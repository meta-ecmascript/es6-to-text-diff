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52E669C" w14:textId="77777777" w:rsidR="0026283E" w:rsidRPr="004D1BD1" w:rsidRDefault="00495E27" w:rsidP="0026283E">
      <w:pPr>
        <w:spacing w:after="6000"/>
      </w:pPr>
      <w:bookmarkStart w:id="0" w:name="_GoBack"/>
      <w:bookmarkEnd w:id="0"/>
      <w:r>
        <w:rPr>
          <w:noProof/>
          <w:lang w:eastAsia="en-US"/>
        </w:rPr>
        <w:pict w14:anchorId="0D71D80B">
          <v:shapetype id="_x0000_t202" coordsize="21600,21600" o:spt="202" path="m0,0l0,21600,21600,21600,21600,0xe">
            <v:stroke joinstyle="miter"/>
            <v:path gradientshapeok="t" o:connecttype="rect"/>
          </v:shapetype>
          <v:shape id="_x0000_s1034" type="#_x0000_t202" style="position:absolute;left:0;text-align:left;margin-left:70.7pt;margin-top:2.2pt;width:225pt;height:1in;z-index:251654144" filled="f" stroked="f">
            <v:textbox style="mso-next-textbox:#_x0000_s1034">
              <w:txbxContent>
                <w:p w14:paraId="606586C1" w14:textId="77777777" w:rsidR="008E7E56" w:rsidRDefault="008E7E56" w:rsidP="00D82B97">
                  <w:pPr>
                    <w:pStyle w:val="StandardNumber"/>
                    <w:rPr>
                      <w:sz w:val="34"/>
                    </w:rPr>
                  </w:pPr>
                </w:p>
                <w:p w14:paraId="31EF7394" w14:textId="77777777" w:rsidR="008E7E56" w:rsidRDefault="008E7E56" w:rsidP="00D82B97">
                  <w:pPr>
                    <w:pStyle w:val="StandardNumber"/>
                  </w:pPr>
                  <w:r>
                    <w:t>ECMA-262</w:t>
                  </w:r>
                </w:p>
                <w:p w14:paraId="4A31C9F5" w14:textId="77777777" w:rsidR="008E7E56" w:rsidRDefault="008E7E56" w:rsidP="00D82B97">
                  <w:pPr>
                    <w:pStyle w:val="DateTitle"/>
                    <w:rPr>
                      <w:b/>
                      <w:sz w:val="40"/>
                    </w:rPr>
                  </w:pPr>
                  <w:r>
                    <w:t>6</w:t>
                  </w:r>
                  <w:r w:rsidRPr="006A4840">
                    <w:rPr>
                      <w:vertAlign w:val="superscript"/>
                    </w:rPr>
                    <w:t>th</w:t>
                  </w:r>
                  <w:r>
                    <w:t xml:space="preserve"> Edition / Draft </w:t>
                  </w:r>
                  <w:ins w:id="1" w:author="Rev 9 Allen Wirfs-Brock" w:date="2012-07-08T16:33:00Z">
                    <w:r>
                      <w:t>July</w:t>
                    </w:r>
                  </w:ins>
                  <w:ins w:id="2" w:author="Allen" w:date="2011-11-04T08:36:00Z">
                    <w:r>
                      <w:t xml:space="preserve"> </w:t>
                    </w:r>
                  </w:ins>
                  <w:ins w:id="3" w:author="Rev 9 Allen Wirfs-Brock" w:date="2012-07-08T16:33:00Z">
                    <w:r>
                      <w:t>8</w:t>
                    </w:r>
                  </w:ins>
                  <w:r>
                    <w:t xml:space="preserve">, </w:t>
                  </w:r>
                  <w:ins w:id="4" w:author="Rev 5 Allen Wirfs-Brock" w:date="2012-01-05T13:28:00Z">
                    <w:r>
                      <w:t>2012</w:t>
                    </w:r>
                  </w:ins>
                </w:p>
              </w:txbxContent>
            </v:textbox>
          </v:shape>
        </w:pict>
      </w:r>
      <w:r>
        <w:rPr>
          <w:noProof/>
          <w:lang w:eastAsia="en-US"/>
        </w:rPr>
        <w:pict w14:anchorId="6379CD93">
          <v:shape id="_x0000_s1036" type="#_x0000_t202" style="position:absolute;left:0;text-align:left;margin-left:-47.6pt;margin-top:97.4pt;width:4in;height:378pt;z-index:251655168" filled="f" stroked="f">
            <v:fill opacity=".5"/>
            <v:textbox style="mso-next-textbox:#_x0000_s1036">
              <w:txbxContent>
                <w:p w14:paraId="540F8E5A" w14:textId="77777777" w:rsidR="008E7E56" w:rsidRDefault="008E7E56" w:rsidP="00C73632">
                  <w:pPr>
                    <w:pStyle w:val="StandardTitle"/>
                  </w:pPr>
                  <w:r w:rsidRPr="00E3357A">
                    <w:rPr>
                      <w:szCs w:val="40"/>
                    </w:rPr>
                    <w:t>ECMAScript Language Specification</w:t>
                  </w:r>
                </w:p>
              </w:txbxContent>
            </v:textbox>
          </v:shape>
        </w:pict>
      </w:r>
      <w:r>
        <w:rPr>
          <w:noProof/>
          <w:lang w:eastAsia="en-US"/>
        </w:rPr>
        <w:pict w14:anchorId="52D0675A">
          <v:shape id="_x0000_s1195" type="#_x0000_t202" style="position:absolute;left:0;text-align:left;margin-left:-32.3pt;margin-top:63pt;width:275pt;height:181.5pt;z-index:251659264;mso-wrap-edited:f" wrapcoords="0 0 21600 0 21600 21600 0 21600 0 0" filled="f" stroked="f">
            <v:fill o:detectmouseclick="t"/>
            <v:textbox style="mso-next-textbox:#_x0000_s1195" inset=",7.2pt,,7.2pt">
              <w:txbxContent>
                <w:p w14:paraId="4B0D0F3C" w14:textId="77777777" w:rsidR="008E7E56" w:rsidRPr="006E08EC" w:rsidRDefault="008E7E56">
                  <w:pPr>
                    <w:rPr>
                      <w:rFonts w:ascii="Mistral" w:hAnsi="Mistral"/>
                      <w:sz w:val="260"/>
                      <w:szCs w:val="144"/>
                    </w:rPr>
                  </w:pPr>
                  <w:r w:rsidRPr="006E08EC">
                    <w:rPr>
                      <w:rFonts w:ascii="Mistral" w:hAnsi="Mistral"/>
                      <w:sz w:val="260"/>
                      <w:szCs w:val="144"/>
                    </w:rPr>
                    <w:t>Draft</w:t>
                  </w:r>
                </w:p>
              </w:txbxContent>
            </v:textbox>
            <w10:wrap type="square"/>
          </v:shape>
        </w:pict>
      </w:r>
      <w:r>
        <w:rPr>
          <w:noProof/>
          <w:lang w:eastAsia="fr-CH"/>
        </w:rPr>
        <w:pict w14:anchorId="2019D791">
          <v:shape id="_x0000_s1194" type="#_x0000_t202" style="position:absolute;left:0;text-align:left;margin-left:52.6pt;margin-top:-74.1pt;width:198pt;height:36pt;z-index:251658240" filled="f" stroked="f">
            <v:textbox style="mso-next-textbox:#_x0000_s1194">
              <w:txbxContent>
                <w:p w14:paraId="7160ABBF" w14:textId="77777777" w:rsidR="008E7E56" w:rsidRDefault="008E7E56" w:rsidP="00DA3971">
                  <w:pPr>
                    <w:pStyle w:val="ECMAWorkgroup"/>
                  </w:pPr>
                  <w:r>
                    <w:t>Ecma/TC39/2011/0xx</w:t>
                  </w:r>
                </w:p>
              </w:txbxContent>
            </v:textbox>
          </v:shape>
        </w:pict>
      </w:r>
      <w:r>
        <w:rPr>
          <w:noProof/>
          <w:lang w:eastAsia="fr-CH"/>
        </w:rPr>
        <w:pict w14:anchorId="1A6F906C">
          <v:shape id="_x0000_s1193" type="#_x0000_t202" style="position:absolute;left:0;text-align:left;margin-left:10.1pt;margin-top:-123.7pt;width:180pt;height:54pt;z-index:251657216" filled="f" stroked="f">
            <v:textbox style="mso-next-textbox:#_x0000_s1193">
              <w:txbxContent>
                <w:p w14:paraId="1F12B7D4" w14:textId="77777777" w:rsidR="008E7E56" w:rsidRDefault="008E7E56" w:rsidP="00DA3971">
                  <w:pPr>
                    <w:pStyle w:val="StandardNumber"/>
                    <w:rPr>
                      <w:sz w:val="34"/>
                    </w:rPr>
                  </w:pPr>
                </w:p>
                <w:p w14:paraId="2C2307A6" w14:textId="77777777" w:rsidR="008E7E56" w:rsidRDefault="008E7E56" w:rsidP="00DA3971">
                  <w:pPr>
                    <w:pStyle w:val="StandardNumber"/>
                    <w:jc w:val="right"/>
                  </w:pPr>
                  <w:r>
                    <w:t>Draft</w:t>
                  </w:r>
                </w:p>
                <w:p w14:paraId="56E937A8" w14:textId="77777777" w:rsidR="008E7E56" w:rsidRDefault="008E7E56" w:rsidP="00DA3971"/>
              </w:txbxContent>
            </v:textbox>
          </v:shape>
        </w:pict>
      </w:r>
      <w:r>
        <w:rPr>
          <w:noProof/>
          <w:lang w:eastAsia="en-US"/>
        </w:rPr>
        <w:pict w14:anchorId="450442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251655168;mso-position-horizontal-relative:page;mso-position-vertical-relative:page">
            <v:imagedata r:id="rId8" o:title="Couv ST"/>
            <o:lock v:ext="edit" aspectratio="f"/>
            <w10:wrap anchorx="page" anchory="page"/>
          </v:shape>
        </w:pict>
      </w:r>
    </w:p>
    <w:p w14:paraId="7023443D" w14:textId="77777777" w:rsidR="001A63F1" w:rsidRPr="00C7794D" w:rsidRDefault="00495E27" w:rsidP="001A63F1">
      <w:pPr>
        <w:spacing w:after="0"/>
      </w:pPr>
      <w:ins w:id="5" w:author="Rev 7 Allen Wirfs-Brock" w:date="2012-03-16T13:47:00Z">
        <w:r>
          <w:rPr>
            <w:noProof/>
          </w:rPr>
          <w:pict w14:anchorId="4F7026E3">
            <v:shape id="Text Box 2" o:spid="_x0000_s1197" type="#_x0000_t202" style="position:absolute;left:0;text-align:left;margin-left:108.4pt;margin-top:0;width:264pt;height:73.7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un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m+YhQmC5gvqI1FoYJxw3EoUW7A9Kepzukrrv&#10;e2YFJeqDxvYsp3ke1iEq+fw6Q8VeWqpLC9McoUrqKRnFjY8rFIkzt9jGrYw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Egpu6cqAgAATwQAAA4AAAAAAAAAAAAAAAAALgIAAGRycy9lMm9E&#10;b2MueG1sUEsBAi0AFAAGAAgAAAAhAP0vMtbbAAAABQEAAA8AAAAAAAAAAAAAAAAAhAQAAGRycy9k&#10;b3ducmV2LnhtbFBLBQYAAAAABAAEAPMAAACMBQAAAAA=&#10;">
              <v:textbox>
                <w:txbxContent>
                  <w:p w14:paraId="1120B39C" w14:textId="77777777" w:rsidR="008E7E56" w:rsidRDefault="008E7E56">
                    <w:r>
                      <w:t xml:space="preserve">Report Errors and Issues at: </w:t>
                    </w:r>
                    <w:hyperlink r:id="rId9" w:history="1">
                      <w:r w:rsidRPr="000B2A13">
                        <w:rPr>
                          <w:rStyle w:val="aff6"/>
                          <w:lang w:val="en-GB"/>
                        </w:rPr>
                        <w:t>https://bugs.ecmascript.org</w:t>
                      </w:r>
                    </w:hyperlink>
                    <w:r>
                      <w:t xml:space="preserve"> </w:t>
                    </w:r>
                  </w:p>
                  <w:p w14:paraId="2E9718D4" w14:textId="77777777" w:rsidR="008E7E56" w:rsidRDefault="008E7E56" w:rsidP="000504BF">
                    <w:pPr>
                      <w:contextualSpacing/>
                    </w:pPr>
                    <w:r>
                      <w:t>Product: Draft for 6</w:t>
                    </w:r>
                    <w:r w:rsidRPr="00226240">
                      <w:t>th</w:t>
                    </w:r>
                    <w:r>
                      <w:t xml:space="preserve"> Edition</w:t>
                    </w:r>
                  </w:p>
                  <w:p w14:paraId="75A0367C" w14:textId="77777777" w:rsidR="008E7E56" w:rsidRDefault="008E7E56" w:rsidP="000504BF">
                    <w:pPr>
                      <w:contextualSpacing/>
                    </w:pPr>
                    <w:r>
                      <w:t>Component:  choose an appropriate one</w:t>
                    </w:r>
                  </w:p>
                  <w:p w14:paraId="1E57191A" w14:textId="77777777" w:rsidR="008E7E56" w:rsidRDefault="008E7E56" w:rsidP="000504BF">
                    <w:pPr>
                      <w:contextualSpacing/>
                    </w:pPr>
                    <w:r>
                      <w:t xml:space="preserve">Version:  </w:t>
                    </w:r>
                    <w:ins w:id="6" w:author="Rev 9 Allen Wirfs-Brock" w:date="2012-07-08T16:34:00Z">
                      <w:r>
                        <w:t>July 8,</w:t>
                      </w:r>
                    </w:ins>
                    <w:ins w:id="7" w:author="Rev 9 Allen Wirfs-Brock" w:date="2012-06-16T09:26:00Z">
                      <w:r>
                        <w:t xml:space="preserve"> </w:t>
                      </w:r>
                    </w:ins>
                    <w:r>
                      <w:t>2012 Draft</w:t>
                    </w:r>
                  </w:p>
                  <w:p w14:paraId="0E6ABD36" w14:textId="77777777" w:rsidR="008E7E56" w:rsidRDefault="008E7E56"/>
                  <w:p w14:paraId="2FE96E06" w14:textId="77777777" w:rsidR="008E7E56" w:rsidRDefault="008E7E56"/>
                </w:txbxContent>
              </v:textbox>
            </v:shape>
          </w:pict>
        </w:r>
      </w:ins>
      <w:r w:rsidR="0026283E" w:rsidRPr="00C7794D">
        <w:br w:type="page"/>
      </w:r>
    </w:p>
    <w:p w14:paraId="13FDC2A3" w14:textId="77777777" w:rsidR="001A63F1" w:rsidRPr="00C7794D" w:rsidRDefault="001A63F1" w:rsidP="001A63F1">
      <w:pPr>
        <w:spacing w:after="0"/>
        <w:sectPr w:rsidR="001A63F1" w:rsidRPr="00C7794D" w:rsidSect="00887CB2">
          <w:headerReference w:type="even" r:id="rId10"/>
          <w:headerReference w:type="default" r:id="rId11"/>
          <w:footerReference w:type="even" r:id="rId12"/>
          <w:footerReference w:type="default" r:id="rId13"/>
          <w:headerReference w:type="first" r:id="rId14"/>
          <w:footerReference w:type="first" r:id="rId15"/>
          <w:pgSz w:w="11907" w:h="16840" w:code="9"/>
          <w:pgMar w:top="4395" w:right="737" w:bottom="567" w:left="851" w:header="709" w:footer="284" w:gutter="567"/>
          <w:pgNumType w:fmt="lowerRoman" w:start="1"/>
          <w:cols w:space="454"/>
          <w:titlePg/>
          <w:docGrid w:linePitch="272"/>
        </w:sectPr>
      </w:pPr>
    </w:p>
    <w:p w14:paraId="09209F0A" w14:textId="77777777"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14:paraId="43820279" w14:textId="77777777" w:rsidR="00990F07" w:rsidRPr="00C7794D" w:rsidRDefault="00990F07">
      <w:pPr>
        <w:pStyle w:val="12"/>
      </w:pPr>
      <w:r w:rsidRPr="00C7794D">
        <w:t>Introduction</w:t>
      </w:r>
      <w:r w:rsidRPr="00C7794D">
        <w:tab/>
        <w:t>vii</w:t>
      </w:r>
    </w:p>
    <w:p w14:paraId="6DA5AC81" w14:textId="77777777" w:rsidR="008E7E56" w:rsidRPr="00652F87" w:rsidRDefault="00F00556">
      <w:pPr>
        <w:pStyle w:val="12"/>
        <w:rPr>
          <w:rFonts w:ascii="Calibri" w:eastAsia="Times New Roman" w:hAnsi="Calibri"/>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29528633" w:history="1">
        <w:r w:rsidR="008E7E56" w:rsidRPr="0086031E">
          <w:rPr>
            <w:rStyle w:val="aff6"/>
            <w:noProof/>
          </w:rPr>
          <w:t>1</w:t>
        </w:r>
        <w:r w:rsidR="008E7E56" w:rsidRPr="00652F87">
          <w:rPr>
            <w:rFonts w:ascii="Calibri" w:eastAsia="Times New Roman" w:hAnsi="Calibri"/>
            <w:b w:val="0"/>
            <w:noProof/>
            <w:sz w:val="22"/>
            <w:szCs w:val="22"/>
            <w:lang w:val="en-US" w:eastAsia="en-US"/>
          </w:rPr>
          <w:tab/>
        </w:r>
        <w:r w:rsidR="008E7E56" w:rsidRPr="0086031E">
          <w:rPr>
            <w:rStyle w:val="aff6"/>
            <w:noProof/>
          </w:rPr>
          <w:t>Scope</w:t>
        </w:r>
        <w:r w:rsidR="008E7E56">
          <w:rPr>
            <w:noProof/>
            <w:webHidden/>
          </w:rPr>
          <w:tab/>
        </w:r>
        <w:r w:rsidR="008E7E56">
          <w:rPr>
            <w:noProof/>
            <w:webHidden/>
          </w:rPr>
          <w:fldChar w:fldCharType="begin"/>
        </w:r>
        <w:r w:rsidR="008E7E56">
          <w:rPr>
            <w:noProof/>
            <w:webHidden/>
          </w:rPr>
          <w:instrText xml:space="preserve"> PAGEREF _Toc329528633 \h </w:instrText>
        </w:r>
        <w:r w:rsidR="008E7E56">
          <w:rPr>
            <w:noProof/>
            <w:webHidden/>
          </w:rPr>
        </w:r>
        <w:r w:rsidR="008E7E56">
          <w:rPr>
            <w:noProof/>
            <w:webHidden/>
          </w:rPr>
          <w:fldChar w:fldCharType="separate"/>
        </w:r>
        <w:r w:rsidR="008E7E56">
          <w:rPr>
            <w:noProof/>
            <w:webHidden/>
          </w:rPr>
          <w:t>1</w:t>
        </w:r>
        <w:r w:rsidR="008E7E56">
          <w:rPr>
            <w:noProof/>
            <w:webHidden/>
          </w:rPr>
          <w:fldChar w:fldCharType="end"/>
        </w:r>
      </w:hyperlink>
    </w:p>
    <w:p w14:paraId="07D7B4D2" w14:textId="77777777" w:rsidR="008E7E56" w:rsidRPr="00652F87" w:rsidRDefault="008E7E56">
      <w:pPr>
        <w:pStyle w:val="12"/>
        <w:rPr>
          <w:rFonts w:ascii="Calibri" w:eastAsia="Times New Roman" w:hAnsi="Calibri"/>
          <w:b w:val="0"/>
          <w:noProof/>
          <w:sz w:val="22"/>
          <w:szCs w:val="22"/>
          <w:lang w:val="en-US" w:eastAsia="en-US"/>
        </w:rPr>
      </w:pPr>
      <w:hyperlink w:anchor="_Toc329528634" w:history="1">
        <w:r w:rsidRPr="0086031E">
          <w:rPr>
            <w:rStyle w:val="aff6"/>
            <w:noProof/>
          </w:rPr>
          <w:t>2</w:t>
        </w:r>
        <w:r w:rsidRPr="00652F87">
          <w:rPr>
            <w:rFonts w:ascii="Calibri" w:eastAsia="Times New Roman" w:hAnsi="Calibri"/>
            <w:b w:val="0"/>
            <w:noProof/>
            <w:sz w:val="22"/>
            <w:szCs w:val="22"/>
            <w:lang w:val="en-US" w:eastAsia="en-US"/>
          </w:rPr>
          <w:tab/>
        </w:r>
        <w:r w:rsidRPr="0086031E">
          <w:rPr>
            <w:rStyle w:val="aff6"/>
            <w:noProof/>
          </w:rPr>
          <w:t>Conformance</w:t>
        </w:r>
        <w:r>
          <w:rPr>
            <w:noProof/>
            <w:webHidden/>
          </w:rPr>
          <w:tab/>
        </w:r>
        <w:r>
          <w:rPr>
            <w:noProof/>
            <w:webHidden/>
          </w:rPr>
          <w:fldChar w:fldCharType="begin"/>
        </w:r>
        <w:r>
          <w:rPr>
            <w:noProof/>
            <w:webHidden/>
          </w:rPr>
          <w:instrText xml:space="preserve"> PAGEREF _Toc329528634 \h </w:instrText>
        </w:r>
        <w:r>
          <w:rPr>
            <w:noProof/>
            <w:webHidden/>
          </w:rPr>
        </w:r>
        <w:r>
          <w:rPr>
            <w:noProof/>
            <w:webHidden/>
          </w:rPr>
          <w:fldChar w:fldCharType="separate"/>
        </w:r>
        <w:r>
          <w:rPr>
            <w:noProof/>
            <w:webHidden/>
          </w:rPr>
          <w:t>1</w:t>
        </w:r>
        <w:r>
          <w:rPr>
            <w:noProof/>
            <w:webHidden/>
          </w:rPr>
          <w:fldChar w:fldCharType="end"/>
        </w:r>
      </w:hyperlink>
    </w:p>
    <w:p w14:paraId="79409BC0" w14:textId="77777777" w:rsidR="008E7E56" w:rsidRPr="00652F87" w:rsidRDefault="008E7E56">
      <w:pPr>
        <w:pStyle w:val="12"/>
        <w:rPr>
          <w:rFonts w:ascii="Calibri" w:eastAsia="Times New Roman" w:hAnsi="Calibri"/>
          <w:b w:val="0"/>
          <w:noProof/>
          <w:sz w:val="22"/>
          <w:szCs w:val="22"/>
          <w:lang w:val="en-US" w:eastAsia="en-US"/>
        </w:rPr>
      </w:pPr>
      <w:hyperlink w:anchor="_Toc329528635" w:history="1">
        <w:r w:rsidRPr="0086031E">
          <w:rPr>
            <w:rStyle w:val="aff6"/>
            <w:noProof/>
          </w:rPr>
          <w:t>3</w:t>
        </w:r>
        <w:r w:rsidRPr="00652F87">
          <w:rPr>
            <w:rFonts w:ascii="Calibri" w:eastAsia="Times New Roman" w:hAnsi="Calibri"/>
            <w:b w:val="0"/>
            <w:noProof/>
            <w:sz w:val="22"/>
            <w:szCs w:val="22"/>
            <w:lang w:val="en-US" w:eastAsia="en-US"/>
          </w:rPr>
          <w:tab/>
        </w:r>
        <w:r w:rsidRPr="0086031E">
          <w:rPr>
            <w:rStyle w:val="aff6"/>
            <w:noProof/>
          </w:rPr>
          <w:t>Normative references</w:t>
        </w:r>
        <w:r>
          <w:rPr>
            <w:noProof/>
            <w:webHidden/>
          </w:rPr>
          <w:tab/>
        </w:r>
        <w:r>
          <w:rPr>
            <w:noProof/>
            <w:webHidden/>
          </w:rPr>
          <w:fldChar w:fldCharType="begin"/>
        </w:r>
        <w:r>
          <w:rPr>
            <w:noProof/>
            <w:webHidden/>
          </w:rPr>
          <w:instrText xml:space="preserve"> PAGEREF _Toc329528635 \h </w:instrText>
        </w:r>
        <w:r>
          <w:rPr>
            <w:noProof/>
            <w:webHidden/>
          </w:rPr>
        </w:r>
        <w:r>
          <w:rPr>
            <w:noProof/>
            <w:webHidden/>
          </w:rPr>
          <w:fldChar w:fldCharType="separate"/>
        </w:r>
        <w:r>
          <w:rPr>
            <w:noProof/>
            <w:webHidden/>
          </w:rPr>
          <w:t>1</w:t>
        </w:r>
        <w:r>
          <w:rPr>
            <w:noProof/>
            <w:webHidden/>
          </w:rPr>
          <w:fldChar w:fldCharType="end"/>
        </w:r>
      </w:hyperlink>
    </w:p>
    <w:p w14:paraId="3EA40F2F" w14:textId="77777777" w:rsidR="008E7E56" w:rsidRPr="00652F87" w:rsidRDefault="008E7E56">
      <w:pPr>
        <w:pStyle w:val="12"/>
        <w:rPr>
          <w:rFonts w:ascii="Calibri" w:eastAsia="Times New Roman" w:hAnsi="Calibri"/>
          <w:b w:val="0"/>
          <w:noProof/>
          <w:sz w:val="22"/>
          <w:szCs w:val="22"/>
          <w:lang w:val="en-US" w:eastAsia="en-US"/>
        </w:rPr>
      </w:pPr>
      <w:hyperlink w:anchor="_Toc329528636" w:history="1">
        <w:r w:rsidRPr="0086031E">
          <w:rPr>
            <w:rStyle w:val="aff6"/>
            <w:noProof/>
          </w:rPr>
          <w:t>4</w:t>
        </w:r>
        <w:r w:rsidRPr="00652F87">
          <w:rPr>
            <w:rFonts w:ascii="Calibri" w:eastAsia="Times New Roman" w:hAnsi="Calibri"/>
            <w:b w:val="0"/>
            <w:noProof/>
            <w:sz w:val="22"/>
            <w:szCs w:val="22"/>
            <w:lang w:val="en-US" w:eastAsia="en-US"/>
          </w:rPr>
          <w:tab/>
        </w:r>
        <w:r w:rsidRPr="0086031E">
          <w:rPr>
            <w:rStyle w:val="aff6"/>
            <w:noProof/>
          </w:rPr>
          <w:t>Overview</w:t>
        </w:r>
        <w:r>
          <w:rPr>
            <w:noProof/>
            <w:webHidden/>
          </w:rPr>
          <w:tab/>
        </w:r>
        <w:r>
          <w:rPr>
            <w:noProof/>
            <w:webHidden/>
          </w:rPr>
          <w:fldChar w:fldCharType="begin"/>
        </w:r>
        <w:r>
          <w:rPr>
            <w:noProof/>
            <w:webHidden/>
          </w:rPr>
          <w:instrText xml:space="preserve"> PAGEREF _Toc329528636 \h </w:instrText>
        </w:r>
        <w:r>
          <w:rPr>
            <w:noProof/>
            <w:webHidden/>
          </w:rPr>
        </w:r>
        <w:r>
          <w:rPr>
            <w:noProof/>
            <w:webHidden/>
          </w:rPr>
          <w:fldChar w:fldCharType="separate"/>
        </w:r>
        <w:r>
          <w:rPr>
            <w:noProof/>
            <w:webHidden/>
          </w:rPr>
          <w:t>1</w:t>
        </w:r>
        <w:r>
          <w:rPr>
            <w:noProof/>
            <w:webHidden/>
          </w:rPr>
          <w:fldChar w:fldCharType="end"/>
        </w:r>
      </w:hyperlink>
    </w:p>
    <w:p w14:paraId="36E7506C" w14:textId="77777777" w:rsidR="008E7E56" w:rsidRPr="00652F87" w:rsidRDefault="008E7E56">
      <w:pPr>
        <w:pStyle w:val="2b"/>
        <w:rPr>
          <w:rFonts w:ascii="Calibri" w:eastAsia="Times New Roman" w:hAnsi="Calibri"/>
          <w:b w:val="0"/>
          <w:noProof/>
          <w:sz w:val="22"/>
          <w:szCs w:val="22"/>
          <w:lang w:val="en-US" w:eastAsia="en-US"/>
        </w:rPr>
      </w:pPr>
      <w:hyperlink w:anchor="_Toc329528637" w:history="1">
        <w:r w:rsidRPr="0086031E">
          <w:rPr>
            <w:rStyle w:val="aff6"/>
            <w:noProof/>
          </w:rPr>
          <w:t>4.1</w:t>
        </w:r>
        <w:r w:rsidRPr="00652F87">
          <w:rPr>
            <w:rFonts w:ascii="Calibri" w:eastAsia="Times New Roman" w:hAnsi="Calibri"/>
            <w:b w:val="0"/>
            <w:noProof/>
            <w:sz w:val="22"/>
            <w:szCs w:val="22"/>
            <w:lang w:val="en-US" w:eastAsia="en-US"/>
          </w:rPr>
          <w:tab/>
        </w:r>
        <w:r w:rsidRPr="0086031E">
          <w:rPr>
            <w:rStyle w:val="aff6"/>
            <w:noProof/>
          </w:rPr>
          <w:t>Web Scripting</w:t>
        </w:r>
        <w:r>
          <w:rPr>
            <w:noProof/>
            <w:webHidden/>
          </w:rPr>
          <w:tab/>
        </w:r>
        <w:r>
          <w:rPr>
            <w:noProof/>
            <w:webHidden/>
          </w:rPr>
          <w:fldChar w:fldCharType="begin"/>
        </w:r>
        <w:r>
          <w:rPr>
            <w:noProof/>
            <w:webHidden/>
          </w:rPr>
          <w:instrText xml:space="preserve"> PAGEREF _Toc329528637 \h </w:instrText>
        </w:r>
        <w:r>
          <w:rPr>
            <w:noProof/>
            <w:webHidden/>
          </w:rPr>
        </w:r>
        <w:r>
          <w:rPr>
            <w:noProof/>
            <w:webHidden/>
          </w:rPr>
          <w:fldChar w:fldCharType="separate"/>
        </w:r>
        <w:r>
          <w:rPr>
            <w:noProof/>
            <w:webHidden/>
          </w:rPr>
          <w:t>2</w:t>
        </w:r>
        <w:r>
          <w:rPr>
            <w:noProof/>
            <w:webHidden/>
          </w:rPr>
          <w:fldChar w:fldCharType="end"/>
        </w:r>
      </w:hyperlink>
    </w:p>
    <w:p w14:paraId="63050A9C" w14:textId="77777777" w:rsidR="008E7E56" w:rsidRPr="00652F87" w:rsidRDefault="008E7E56">
      <w:pPr>
        <w:pStyle w:val="2b"/>
        <w:rPr>
          <w:rFonts w:ascii="Calibri" w:eastAsia="Times New Roman" w:hAnsi="Calibri"/>
          <w:b w:val="0"/>
          <w:noProof/>
          <w:sz w:val="22"/>
          <w:szCs w:val="22"/>
          <w:lang w:val="en-US" w:eastAsia="en-US"/>
        </w:rPr>
      </w:pPr>
      <w:hyperlink w:anchor="_Toc329528638" w:history="1">
        <w:r w:rsidRPr="0086031E">
          <w:rPr>
            <w:rStyle w:val="aff6"/>
            <w:noProof/>
          </w:rPr>
          <w:t>4.2</w:t>
        </w:r>
        <w:r w:rsidRPr="00652F87">
          <w:rPr>
            <w:rFonts w:ascii="Calibri" w:eastAsia="Times New Roman" w:hAnsi="Calibri"/>
            <w:b w:val="0"/>
            <w:noProof/>
            <w:sz w:val="22"/>
            <w:szCs w:val="22"/>
            <w:lang w:val="en-US" w:eastAsia="en-US"/>
          </w:rPr>
          <w:tab/>
        </w:r>
        <w:r w:rsidRPr="0086031E">
          <w:rPr>
            <w:rStyle w:val="aff6"/>
            <w:noProof/>
          </w:rPr>
          <w:t>Language Overview</w:t>
        </w:r>
        <w:r>
          <w:rPr>
            <w:noProof/>
            <w:webHidden/>
          </w:rPr>
          <w:tab/>
        </w:r>
        <w:r>
          <w:rPr>
            <w:noProof/>
            <w:webHidden/>
          </w:rPr>
          <w:fldChar w:fldCharType="begin"/>
        </w:r>
        <w:r>
          <w:rPr>
            <w:noProof/>
            <w:webHidden/>
          </w:rPr>
          <w:instrText xml:space="preserve"> PAGEREF _Toc329528638 \h </w:instrText>
        </w:r>
        <w:r>
          <w:rPr>
            <w:noProof/>
            <w:webHidden/>
          </w:rPr>
        </w:r>
        <w:r>
          <w:rPr>
            <w:noProof/>
            <w:webHidden/>
          </w:rPr>
          <w:fldChar w:fldCharType="separate"/>
        </w:r>
        <w:r>
          <w:rPr>
            <w:noProof/>
            <w:webHidden/>
          </w:rPr>
          <w:t>2</w:t>
        </w:r>
        <w:r>
          <w:rPr>
            <w:noProof/>
            <w:webHidden/>
          </w:rPr>
          <w:fldChar w:fldCharType="end"/>
        </w:r>
      </w:hyperlink>
    </w:p>
    <w:p w14:paraId="5374F889" w14:textId="77777777" w:rsidR="008E7E56" w:rsidRPr="00652F87" w:rsidRDefault="008E7E56">
      <w:pPr>
        <w:pStyle w:val="3a"/>
        <w:rPr>
          <w:rFonts w:ascii="Calibri" w:eastAsia="Times New Roman" w:hAnsi="Calibri"/>
          <w:b w:val="0"/>
          <w:noProof/>
          <w:sz w:val="22"/>
          <w:szCs w:val="22"/>
          <w:lang w:val="en-US" w:eastAsia="en-US"/>
        </w:rPr>
      </w:pPr>
      <w:hyperlink w:anchor="_Toc329528639" w:history="1">
        <w:r w:rsidRPr="0086031E">
          <w:rPr>
            <w:rStyle w:val="aff6"/>
            <w:noProof/>
          </w:rPr>
          <w:t>4.2.1</w:t>
        </w:r>
        <w:r w:rsidRPr="00652F87">
          <w:rPr>
            <w:rFonts w:ascii="Calibri" w:eastAsia="Times New Roman" w:hAnsi="Calibri"/>
            <w:b w:val="0"/>
            <w:noProof/>
            <w:sz w:val="22"/>
            <w:szCs w:val="22"/>
            <w:lang w:val="en-US" w:eastAsia="en-US"/>
          </w:rPr>
          <w:tab/>
        </w:r>
        <w:r w:rsidRPr="0086031E">
          <w:rPr>
            <w:rStyle w:val="aff6"/>
            <w:noProof/>
          </w:rPr>
          <w:t>Objects</w:t>
        </w:r>
        <w:r>
          <w:rPr>
            <w:noProof/>
            <w:webHidden/>
          </w:rPr>
          <w:tab/>
        </w:r>
        <w:r>
          <w:rPr>
            <w:noProof/>
            <w:webHidden/>
          </w:rPr>
          <w:fldChar w:fldCharType="begin"/>
        </w:r>
        <w:r>
          <w:rPr>
            <w:noProof/>
            <w:webHidden/>
          </w:rPr>
          <w:instrText xml:space="preserve"> PAGEREF _Toc329528639 \h </w:instrText>
        </w:r>
        <w:r>
          <w:rPr>
            <w:noProof/>
            <w:webHidden/>
          </w:rPr>
        </w:r>
        <w:r>
          <w:rPr>
            <w:noProof/>
            <w:webHidden/>
          </w:rPr>
          <w:fldChar w:fldCharType="separate"/>
        </w:r>
        <w:r>
          <w:rPr>
            <w:noProof/>
            <w:webHidden/>
          </w:rPr>
          <w:t>3</w:t>
        </w:r>
        <w:r>
          <w:rPr>
            <w:noProof/>
            <w:webHidden/>
          </w:rPr>
          <w:fldChar w:fldCharType="end"/>
        </w:r>
      </w:hyperlink>
    </w:p>
    <w:p w14:paraId="496F6EE5" w14:textId="77777777" w:rsidR="008E7E56" w:rsidRPr="00652F87" w:rsidRDefault="008E7E56">
      <w:pPr>
        <w:pStyle w:val="3a"/>
        <w:rPr>
          <w:rFonts w:ascii="Calibri" w:eastAsia="Times New Roman" w:hAnsi="Calibri"/>
          <w:b w:val="0"/>
          <w:noProof/>
          <w:sz w:val="22"/>
          <w:szCs w:val="22"/>
          <w:lang w:val="en-US" w:eastAsia="en-US"/>
        </w:rPr>
      </w:pPr>
      <w:hyperlink w:anchor="_Toc329528640" w:history="1">
        <w:r w:rsidRPr="0086031E">
          <w:rPr>
            <w:rStyle w:val="aff6"/>
            <w:noProof/>
          </w:rPr>
          <w:t>4.2.2</w:t>
        </w:r>
        <w:r w:rsidRPr="00652F87">
          <w:rPr>
            <w:rFonts w:ascii="Calibri" w:eastAsia="Times New Roman" w:hAnsi="Calibri"/>
            <w:b w:val="0"/>
            <w:noProof/>
            <w:sz w:val="22"/>
            <w:szCs w:val="22"/>
            <w:lang w:val="en-US" w:eastAsia="en-US"/>
          </w:rPr>
          <w:tab/>
        </w:r>
        <w:r w:rsidRPr="0086031E">
          <w:rPr>
            <w:rStyle w:val="aff6"/>
            <w:noProof/>
          </w:rPr>
          <w:t>The Strict Variant of ECMAScript</w:t>
        </w:r>
        <w:r>
          <w:rPr>
            <w:noProof/>
            <w:webHidden/>
          </w:rPr>
          <w:tab/>
        </w:r>
        <w:r>
          <w:rPr>
            <w:noProof/>
            <w:webHidden/>
          </w:rPr>
          <w:fldChar w:fldCharType="begin"/>
        </w:r>
        <w:r>
          <w:rPr>
            <w:noProof/>
            <w:webHidden/>
          </w:rPr>
          <w:instrText xml:space="preserve"> PAGEREF _Toc329528640 \h </w:instrText>
        </w:r>
        <w:r>
          <w:rPr>
            <w:noProof/>
            <w:webHidden/>
          </w:rPr>
        </w:r>
        <w:r>
          <w:rPr>
            <w:noProof/>
            <w:webHidden/>
          </w:rPr>
          <w:fldChar w:fldCharType="separate"/>
        </w:r>
        <w:r>
          <w:rPr>
            <w:noProof/>
            <w:webHidden/>
          </w:rPr>
          <w:t>4</w:t>
        </w:r>
        <w:r>
          <w:rPr>
            <w:noProof/>
            <w:webHidden/>
          </w:rPr>
          <w:fldChar w:fldCharType="end"/>
        </w:r>
      </w:hyperlink>
    </w:p>
    <w:p w14:paraId="52FE19D6" w14:textId="77777777" w:rsidR="008E7E56" w:rsidRPr="00652F87" w:rsidRDefault="008E7E56">
      <w:pPr>
        <w:pStyle w:val="2b"/>
        <w:rPr>
          <w:rFonts w:ascii="Calibri" w:eastAsia="Times New Roman" w:hAnsi="Calibri"/>
          <w:b w:val="0"/>
          <w:noProof/>
          <w:sz w:val="22"/>
          <w:szCs w:val="22"/>
          <w:lang w:val="en-US" w:eastAsia="en-US"/>
        </w:rPr>
      </w:pPr>
      <w:hyperlink w:anchor="_Toc329528641" w:history="1">
        <w:r w:rsidRPr="0086031E">
          <w:rPr>
            <w:rStyle w:val="aff6"/>
            <w:noProof/>
          </w:rPr>
          <w:t>4.3</w:t>
        </w:r>
        <w:r w:rsidRPr="00652F87">
          <w:rPr>
            <w:rFonts w:ascii="Calibri" w:eastAsia="Times New Roman" w:hAnsi="Calibri"/>
            <w:b w:val="0"/>
            <w:noProof/>
            <w:sz w:val="22"/>
            <w:szCs w:val="22"/>
            <w:lang w:val="en-US" w:eastAsia="en-US"/>
          </w:rPr>
          <w:tab/>
        </w:r>
        <w:r w:rsidRPr="0086031E">
          <w:rPr>
            <w:rStyle w:val="aff6"/>
            <w:noProof/>
          </w:rPr>
          <w:t>Terms and definitions</w:t>
        </w:r>
        <w:r>
          <w:rPr>
            <w:noProof/>
            <w:webHidden/>
          </w:rPr>
          <w:tab/>
        </w:r>
        <w:r>
          <w:rPr>
            <w:noProof/>
            <w:webHidden/>
          </w:rPr>
          <w:fldChar w:fldCharType="begin"/>
        </w:r>
        <w:r>
          <w:rPr>
            <w:noProof/>
            <w:webHidden/>
          </w:rPr>
          <w:instrText xml:space="preserve"> PAGEREF _Toc329528641 \h </w:instrText>
        </w:r>
        <w:r>
          <w:rPr>
            <w:noProof/>
            <w:webHidden/>
          </w:rPr>
        </w:r>
        <w:r>
          <w:rPr>
            <w:noProof/>
            <w:webHidden/>
          </w:rPr>
          <w:fldChar w:fldCharType="separate"/>
        </w:r>
        <w:r>
          <w:rPr>
            <w:noProof/>
            <w:webHidden/>
          </w:rPr>
          <w:t>4</w:t>
        </w:r>
        <w:r>
          <w:rPr>
            <w:noProof/>
            <w:webHidden/>
          </w:rPr>
          <w:fldChar w:fldCharType="end"/>
        </w:r>
      </w:hyperlink>
    </w:p>
    <w:p w14:paraId="79320DFD" w14:textId="77777777" w:rsidR="008E7E56" w:rsidRPr="00652F87" w:rsidRDefault="008E7E56">
      <w:pPr>
        <w:pStyle w:val="12"/>
        <w:rPr>
          <w:rFonts w:ascii="Calibri" w:eastAsia="Times New Roman" w:hAnsi="Calibri"/>
          <w:b w:val="0"/>
          <w:noProof/>
          <w:sz w:val="22"/>
          <w:szCs w:val="22"/>
          <w:lang w:val="en-US" w:eastAsia="en-US"/>
        </w:rPr>
      </w:pPr>
      <w:hyperlink w:anchor="_Toc329528642" w:history="1">
        <w:r w:rsidRPr="0086031E">
          <w:rPr>
            <w:rStyle w:val="aff6"/>
            <w:noProof/>
          </w:rPr>
          <w:t>5</w:t>
        </w:r>
        <w:r w:rsidRPr="00652F87">
          <w:rPr>
            <w:rFonts w:ascii="Calibri" w:eastAsia="Times New Roman" w:hAnsi="Calibri"/>
            <w:b w:val="0"/>
            <w:noProof/>
            <w:sz w:val="22"/>
            <w:szCs w:val="22"/>
            <w:lang w:val="en-US" w:eastAsia="en-US"/>
          </w:rPr>
          <w:tab/>
        </w:r>
        <w:r w:rsidRPr="0086031E">
          <w:rPr>
            <w:rStyle w:val="aff6"/>
            <w:noProof/>
          </w:rPr>
          <w:t>Notational Conventions</w:t>
        </w:r>
        <w:r>
          <w:rPr>
            <w:noProof/>
            <w:webHidden/>
          </w:rPr>
          <w:tab/>
        </w:r>
        <w:r>
          <w:rPr>
            <w:noProof/>
            <w:webHidden/>
          </w:rPr>
          <w:fldChar w:fldCharType="begin"/>
        </w:r>
        <w:r>
          <w:rPr>
            <w:noProof/>
            <w:webHidden/>
          </w:rPr>
          <w:instrText xml:space="preserve"> PAGEREF _Toc329528642 \h </w:instrText>
        </w:r>
        <w:r>
          <w:rPr>
            <w:noProof/>
            <w:webHidden/>
          </w:rPr>
        </w:r>
        <w:r>
          <w:rPr>
            <w:noProof/>
            <w:webHidden/>
          </w:rPr>
          <w:fldChar w:fldCharType="separate"/>
        </w:r>
        <w:r>
          <w:rPr>
            <w:noProof/>
            <w:webHidden/>
          </w:rPr>
          <w:t>7</w:t>
        </w:r>
        <w:r>
          <w:rPr>
            <w:noProof/>
            <w:webHidden/>
          </w:rPr>
          <w:fldChar w:fldCharType="end"/>
        </w:r>
      </w:hyperlink>
    </w:p>
    <w:p w14:paraId="104FAEA8" w14:textId="77777777" w:rsidR="008E7E56" w:rsidRPr="00652F87" w:rsidRDefault="008E7E56">
      <w:pPr>
        <w:pStyle w:val="2b"/>
        <w:rPr>
          <w:rFonts w:ascii="Calibri" w:eastAsia="Times New Roman" w:hAnsi="Calibri"/>
          <w:b w:val="0"/>
          <w:noProof/>
          <w:sz w:val="22"/>
          <w:szCs w:val="22"/>
          <w:lang w:val="en-US" w:eastAsia="en-US"/>
        </w:rPr>
      </w:pPr>
      <w:hyperlink w:anchor="_Toc329528643" w:history="1">
        <w:r w:rsidRPr="0086031E">
          <w:rPr>
            <w:rStyle w:val="aff6"/>
            <w:noProof/>
          </w:rPr>
          <w:t>5.1</w:t>
        </w:r>
        <w:r w:rsidRPr="00652F87">
          <w:rPr>
            <w:rFonts w:ascii="Calibri" w:eastAsia="Times New Roman" w:hAnsi="Calibri"/>
            <w:b w:val="0"/>
            <w:noProof/>
            <w:sz w:val="22"/>
            <w:szCs w:val="22"/>
            <w:lang w:val="en-US" w:eastAsia="en-US"/>
          </w:rPr>
          <w:tab/>
        </w:r>
        <w:r w:rsidRPr="0086031E">
          <w:rPr>
            <w:rStyle w:val="aff6"/>
            <w:noProof/>
          </w:rPr>
          <w:t>Syntactic and Lexical Grammars</w:t>
        </w:r>
        <w:r>
          <w:rPr>
            <w:noProof/>
            <w:webHidden/>
          </w:rPr>
          <w:tab/>
        </w:r>
        <w:r>
          <w:rPr>
            <w:noProof/>
            <w:webHidden/>
          </w:rPr>
          <w:fldChar w:fldCharType="begin"/>
        </w:r>
        <w:r>
          <w:rPr>
            <w:noProof/>
            <w:webHidden/>
          </w:rPr>
          <w:instrText xml:space="preserve"> PAGEREF _Toc329528643 \h </w:instrText>
        </w:r>
        <w:r>
          <w:rPr>
            <w:noProof/>
            <w:webHidden/>
          </w:rPr>
        </w:r>
        <w:r>
          <w:rPr>
            <w:noProof/>
            <w:webHidden/>
          </w:rPr>
          <w:fldChar w:fldCharType="separate"/>
        </w:r>
        <w:r>
          <w:rPr>
            <w:noProof/>
            <w:webHidden/>
          </w:rPr>
          <w:t>7</w:t>
        </w:r>
        <w:r>
          <w:rPr>
            <w:noProof/>
            <w:webHidden/>
          </w:rPr>
          <w:fldChar w:fldCharType="end"/>
        </w:r>
      </w:hyperlink>
    </w:p>
    <w:p w14:paraId="5BEC0D5D" w14:textId="77777777" w:rsidR="008E7E56" w:rsidRPr="00652F87" w:rsidRDefault="008E7E56">
      <w:pPr>
        <w:pStyle w:val="3a"/>
        <w:rPr>
          <w:rFonts w:ascii="Calibri" w:eastAsia="Times New Roman" w:hAnsi="Calibri"/>
          <w:b w:val="0"/>
          <w:noProof/>
          <w:sz w:val="22"/>
          <w:szCs w:val="22"/>
          <w:lang w:val="en-US" w:eastAsia="en-US"/>
        </w:rPr>
      </w:pPr>
      <w:hyperlink w:anchor="_Toc329528644" w:history="1">
        <w:r w:rsidRPr="0086031E">
          <w:rPr>
            <w:rStyle w:val="aff6"/>
            <w:noProof/>
          </w:rPr>
          <w:t>5.1.1</w:t>
        </w:r>
        <w:r w:rsidRPr="00652F87">
          <w:rPr>
            <w:rFonts w:ascii="Calibri" w:eastAsia="Times New Roman" w:hAnsi="Calibri"/>
            <w:b w:val="0"/>
            <w:noProof/>
            <w:sz w:val="22"/>
            <w:szCs w:val="22"/>
            <w:lang w:val="en-US" w:eastAsia="en-US"/>
          </w:rPr>
          <w:tab/>
        </w:r>
        <w:r w:rsidRPr="0086031E">
          <w:rPr>
            <w:rStyle w:val="aff6"/>
            <w:noProof/>
          </w:rPr>
          <w:t>Context-Free Grammars</w:t>
        </w:r>
        <w:r>
          <w:rPr>
            <w:noProof/>
            <w:webHidden/>
          </w:rPr>
          <w:tab/>
        </w:r>
        <w:r>
          <w:rPr>
            <w:noProof/>
            <w:webHidden/>
          </w:rPr>
          <w:fldChar w:fldCharType="begin"/>
        </w:r>
        <w:r>
          <w:rPr>
            <w:noProof/>
            <w:webHidden/>
          </w:rPr>
          <w:instrText xml:space="preserve"> PAGEREF _Toc329528644 \h </w:instrText>
        </w:r>
        <w:r>
          <w:rPr>
            <w:noProof/>
            <w:webHidden/>
          </w:rPr>
        </w:r>
        <w:r>
          <w:rPr>
            <w:noProof/>
            <w:webHidden/>
          </w:rPr>
          <w:fldChar w:fldCharType="separate"/>
        </w:r>
        <w:r>
          <w:rPr>
            <w:noProof/>
            <w:webHidden/>
          </w:rPr>
          <w:t>7</w:t>
        </w:r>
        <w:r>
          <w:rPr>
            <w:noProof/>
            <w:webHidden/>
          </w:rPr>
          <w:fldChar w:fldCharType="end"/>
        </w:r>
      </w:hyperlink>
    </w:p>
    <w:p w14:paraId="09C99AAE" w14:textId="77777777" w:rsidR="008E7E56" w:rsidRPr="00652F87" w:rsidRDefault="008E7E56">
      <w:pPr>
        <w:pStyle w:val="3a"/>
        <w:rPr>
          <w:rFonts w:ascii="Calibri" w:eastAsia="Times New Roman" w:hAnsi="Calibri"/>
          <w:b w:val="0"/>
          <w:noProof/>
          <w:sz w:val="22"/>
          <w:szCs w:val="22"/>
          <w:lang w:val="en-US" w:eastAsia="en-US"/>
        </w:rPr>
      </w:pPr>
      <w:hyperlink w:anchor="_Toc329528645" w:history="1">
        <w:r w:rsidRPr="0086031E">
          <w:rPr>
            <w:rStyle w:val="aff6"/>
            <w:noProof/>
          </w:rPr>
          <w:t>5.1.2</w:t>
        </w:r>
        <w:r w:rsidRPr="00652F87">
          <w:rPr>
            <w:rFonts w:ascii="Calibri" w:eastAsia="Times New Roman" w:hAnsi="Calibri"/>
            <w:b w:val="0"/>
            <w:noProof/>
            <w:sz w:val="22"/>
            <w:szCs w:val="22"/>
            <w:lang w:val="en-US" w:eastAsia="en-US"/>
          </w:rPr>
          <w:tab/>
        </w:r>
        <w:r w:rsidRPr="0086031E">
          <w:rPr>
            <w:rStyle w:val="aff6"/>
            <w:noProof/>
          </w:rPr>
          <w:t>The Lexical and RegExp Grammars</w:t>
        </w:r>
        <w:r>
          <w:rPr>
            <w:noProof/>
            <w:webHidden/>
          </w:rPr>
          <w:tab/>
        </w:r>
        <w:r>
          <w:rPr>
            <w:noProof/>
            <w:webHidden/>
          </w:rPr>
          <w:fldChar w:fldCharType="begin"/>
        </w:r>
        <w:r>
          <w:rPr>
            <w:noProof/>
            <w:webHidden/>
          </w:rPr>
          <w:instrText xml:space="preserve"> PAGEREF _Toc329528645 \h </w:instrText>
        </w:r>
        <w:r>
          <w:rPr>
            <w:noProof/>
            <w:webHidden/>
          </w:rPr>
        </w:r>
        <w:r>
          <w:rPr>
            <w:noProof/>
            <w:webHidden/>
          </w:rPr>
          <w:fldChar w:fldCharType="separate"/>
        </w:r>
        <w:r>
          <w:rPr>
            <w:noProof/>
            <w:webHidden/>
          </w:rPr>
          <w:t>8</w:t>
        </w:r>
        <w:r>
          <w:rPr>
            <w:noProof/>
            <w:webHidden/>
          </w:rPr>
          <w:fldChar w:fldCharType="end"/>
        </w:r>
      </w:hyperlink>
    </w:p>
    <w:p w14:paraId="163FBC49" w14:textId="77777777" w:rsidR="008E7E56" w:rsidRPr="00652F87" w:rsidRDefault="008E7E56">
      <w:pPr>
        <w:pStyle w:val="3a"/>
        <w:rPr>
          <w:rFonts w:ascii="Calibri" w:eastAsia="Times New Roman" w:hAnsi="Calibri"/>
          <w:b w:val="0"/>
          <w:noProof/>
          <w:sz w:val="22"/>
          <w:szCs w:val="22"/>
          <w:lang w:val="en-US" w:eastAsia="en-US"/>
        </w:rPr>
      </w:pPr>
      <w:hyperlink w:anchor="_Toc329528646" w:history="1">
        <w:r w:rsidRPr="0086031E">
          <w:rPr>
            <w:rStyle w:val="aff6"/>
            <w:noProof/>
          </w:rPr>
          <w:t>5.1.3</w:t>
        </w:r>
        <w:r w:rsidRPr="00652F87">
          <w:rPr>
            <w:rFonts w:ascii="Calibri" w:eastAsia="Times New Roman" w:hAnsi="Calibri"/>
            <w:b w:val="0"/>
            <w:noProof/>
            <w:sz w:val="22"/>
            <w:szCs w:val="22"/>
            <w:lang w:val="en-US" w:eastAsia="en-US"/>
          </w:rPr>
          <w:tab/>
        </w:r>
        <w:r w:rsidRPr="0086031E">
          <w:rPr>
            <w:rStyle w:val="aff6"/>
            <w:noProof/>
          </w:rPr>
          <w:t>The Numeric String Grammar</w:t>
        </w:r>
        <w:r>
          <w:rPr>
            <w:noProof/>
            <w:webHidden/>
          </w:rPr>
          <w:tab/>
        </w:r>
        <w:r>
          <w:rPr>
            <w:noProof/>
            <w:webHidden/>
          </w:rPr>
          <w:fldChar w:fldCharType="begin"/>
        </w:r>
        <w:r>
          <w:rPr>
            <w:noProof/>
            <w:webHidden/>
          </w:rPr>
          <w:instrText xml:space="preserve"> PAGEREF _Toc329528646 \h </w:instrText>
        </w:r>
        <w:r>
          <w:rPr>
            <w:noProof/>
            <w:webHidden/>
          </w:rPr>
        </w:r>
        <w:r>
          <w:rPr>
            <w:noProof/>
            <w:webHidden/>
          </w:rPr>
          <w:fldChar w:fldCharType="separate"/>
        </w:r>
        <w:r>
          <w:rPr>
            <w:noProof/>
            <w:webHidden/>
          </w:rPr>
          <w:t>8</w:t>
        </w:r>
        <w:r>
          <w:rPr>
            <w:noProof/>
            <w:webHidden/>
          </w:rPr>
          <w:fldChar w:fldCharType="end"/>
        </w:r>
      </w:hyperlink>
    </w:p>
    <w:p w14:paraId="26270367" w14:textId="77777777" w:rsidR="008E7E56" w:rsidRPr="00652F87" w:rsidRDefault="008E7E56">
      <w:pPr>
        <w:pStyle w:val="3a"/>
        <w:rPr>
          <w:rFonts w:ascii="Calibri" w:eastAsia="Times New Roman" w:hAnsi="Calibri"/>
          <w:b w:val="0"/>
          <w:noProof/>
          <w:sz w:val="22"/>
          <w:szCs w:val="22"/>
          <w:lang w:val="en-US" w:eastAsia="en-US"/>
        </w:rPr>
      </w:pPr>
      <w:hyperlink w:anchor="_Toc329528647" w:history="1">
        <w:r w:rsidRPr="0086031E">
          <w:rPr>
            <w:rStyle w:val="aff6"/>
            <w:noProof/>
          </w:rPr>
          <w:t>5.1.4</w:t>
        </w:r>
        <w:r w:rsidRPr="00652F87">
          <w:rPr>
            <w:rFonts w:ascii="Calibri" w:eastAsia="Times New Roman" w:hAnsi="Calibri"/>
            <w:b w:val="0"/>
            <w:noProof/>
            <w:sz w:val="22"/>
            <w:szCs w:val="22"/>
            <w:lang w:val="en-US" w:eastAsia="en-US"/>
          </w:rPr>
          <w:tab/>
        </w:r>
        <w:r w:rsidRPr="0086031E">
          <w:rPr>
            <w:rStyle w:val="aff6"/>
            <w:noProof/>
          </w:rPr>
          <w:t>The Syntactic Grammar</w:t>
        </w:r>
        <w:r>
          <w:rPr>
            <w:noProof/>
            <w:webHidden/>
          </w:rPr>
          <w:tab/>
        </w:r>
        <w:r>
          <w:rPr>
            <w:noProof/>
            <w:webHidden/>
          </w:rPr>
          <w:fldChar w:fldCharType="begin"/>
        </w:r>
        <w:r>
          <w:rPr>
            <w:noProof/>
            <w:webHidden/>
          </w:rPr>
          <w:instrText xml:space="preserve"> PAGEREF _Toc329528647 \h </w:instrText>
        </w:r>
        <w:r>
          <w:rPr>
            <w:noProof/>
            <w:webHidden/>
          </w:rPr>
        </w:r>
        <w:r>
          <w:rPr>
            <w:noProof/>
            <w:webHidden/>
          </w:rPr>
          <w:fldChar w:fldCharType="separate"/>
        </w:r>
        <w:r>
          <w:rPr>
            <w:noProof/>
            <w:webHidden/>
          </w:rPr>
          <w:t>8</w:t>
        </w:r>
        <w:r>
          <w:rPr>
            <w:noProof/>
            <w:webHidden/>
          </w:rPr>
          <w:fldChar w:fldCharType="end"/>
        </w:r>
      </w:hyperlink>
    </w:p>
    <w:p w14:paraId="41BA59D0" w14:textId="77777777" w:rsidR="008E7E56" w:rsidRPr="00652F87" w:rsidRDefault="008E7E56">
      <w:pPr>
        <w:pStyle w:val="3a"/>
        <w:rPr>
          <w:rFonts w:ascii="Calibri" w:eastAsia="Times New Roman" w:hAnsi="Calibri"/>
          <w:b w:val="0"/>
          <w:noProof/>
          <w:sz w:val="22"/>
          <w:szCs w:val="22"/>
          <w:lang w:val="en-US" w:eastAsia="en-US"/>
        </w:rPr>
      </w:pPr>
      <w:hyperlink w:anchor="_Toc329528648" w:history="1">
        <w:r w:rsidRPr="0086031E">
          <w:rPr>
            <w:rStyle w:val="aff6"/>
            <w:noProof/>
          </w:rPr>
          <w:t>5.1.5</w:t>
        </w:r>
        <w:r w:rsidRPr="00652F87">
          <w:rPr>
            <w:rFonts w:ascii="Calibri" w:eastAsia="Times New Roman" w:hAnsi="Calibri"/>
            <w:b w:val="0"/>
            <w:noProof/>
            <w:sz w:val="22"/>
            <w:szCs w:val="22"/>
            <w:lang w:val="en-US" w:eastAsia="en-US"/>
          </w:rPr>
          <w:tab/>
        </w:r>
        <w:r w:rsidRPr="0086031E">
          <w:rPr>
            <w:rStyle w:val="aff6"/>
            <w:noProof/>
          </w:rPr>
          <w:t>The JSON Grammar</w:t>
        </w:r>
        <w:r>
          <w:rPr>
            <w:noProof/>
            <w:webHidden/>
          </w:rPr>
          <w:tab/>
        </w:r>
        <w:r>
          <w:rPr>
            <w:noProof/>
            <w:webHidden/>
          </w:rPr>
          <w:fldChar w:fldCharType="begin"/>
        </w:r>
        <w:r>
          <w:rPr>
            <w:noProof/>
            <w:webHidden/>
          </w:rPr>
          <w:instrText xml:space="preserve"> PAGEREF _Toc329528648 \h </w:instrText>
        </w:r>
        <w:r>
          <w:rPr>
            <w:noProof/>
            <w:webHidden/>
          </w:rPr>
        </w:r>
        <w:r>
          <w:rPr>
            <w:noProof/>
            <w:webHidden/>
          </w:rPr>
          <w:fldChar w:fldCharType="separate"/>
        </w:r>
        <w:r>
          <w:rPr>
            <w:noProof/>
            <w:webHidden/>
          </w:rPr>
          <w:t>9</w:t>
        </w:r>
        <w:r>
          <w:rPr>
            <w:noProof/>
            <w:webHidden/>
          </w:rPr>
          <w:fldChar w:fldCharType="end"/>
        </w:r>
      </w:hyperlink>
    </w:p>
    <w:p w14:paraId="251460C6" w14:textId="77777777" w:rsidR="008E7E56" w:rsidRPr="00652F87" w:rsidRDefault="008E7E56">
      <w:pPr>
        <w:pStyle w:val="3a"/>
        <w:rPr>
          <w:rFonts w:ascii="Calibri" w:eastAsia="Times New Roman" w:hAnsi="Calibri"/>
          <w:b w:val="0"/>
          <w:noProof/>
          <w:sz w:val="22"/>
          <w:szCs w:val="22"/>
          <w:lang w:val="en-US" w:eastAsia="en-US"/>
        </w:rPr>
      </w:pPr>
      <w:hyperlink w:anchor="_Toc329528649" w:history="1">
        <w:r w:rsidRPr="0086031E">
          <w:rPr>
            <w:rStyle w:val="aff6"/>
            <w:noProof/>
          </w:rPr>
          <w:t>5.1.6</w:t>
        </w:r>
        <w:r w:rsidRPr="00652F87">
          <w:rPr>
            <w:rFonts w:ascii="Calibri" w:eastAsia="Times New Roman" w:hAnsi="Calibri"/>
            <w:b w:val="0"/>
            <w:noProof/>
            <w:sz w:val="22"/>
            <w:szCs w:val="22"/>
            <w:lang w:val="en-US" w:eastAsia="en-US"/>
          </w:rPr>
          <w:tab/>
        </w:r>
        <w:r w:rsidRPr="0086031E">
          <w:rPr>
            <w:rStyle w:val="aff6"/>
            <w:noProof/>
          </w:rPr>
          <w:t>Grammar Notation</w:t>
        </w:r>
        <w:r>
          <w:rPr>
            <w:noProof/>
            <w:webHidden/>
          </w:rPr>
          <w:tab/>
        </w:r>
        <w:r>
          <w:rPr>
            <w:noProof/>
            <w:webHidden/>
          </w:rPr>
          <w:fldChar w:fldCharType="begin"/>
        </w:r>
        <w:r>
          <w:rPr>
            <w:noProof/>
            <w:webHidden/>
          </w:rPr>
          <w:instrText xml:space="preserve"> PAGEREF _Toc329528649 \h </w:instrText>
        </w:r>
        <w:r>
          <w:rPr>
            <w:noProof/>
            <w:webHidden/>
          </w:rPr>
        </w:r>
        <w:r>
          <w:rPr>
            <w:noProof/>
            <w:webHidden/>
          </w:rPr>
          <w:fldChar w:fldCharType="separate"/>
        </w:r>
        <w:r>
          <w:rPr>
            <w:noProof/>
            <w:webHidden/>
          </w:rPr>
          <w:t>9</w:t>
        </w:r>
        <w:r>
          <w:rPr>
            <w:noProof/>
            <w:webHidden/>
          </w:rPr>
          <w:fldChar w:fldCharType="end"/>
        </w:r>
      </w:hyperlink>
    </w:p>
    <w:p w14:paraId="19D1481A" w14:textId="77777777" w:rsidR="008E7E56" w:rsidRPr="00652F87" w:rsidRDefault="008E7E56">
      <w:pPr>
        <w:pStyle w:val="2b"/>
        <w:rPr>
          <w:rFonts w:ascii="Calibri" w:eastAsia="Times New Roman" w:hAnsi="Calibri"/>
          <w:b w:val="0"/>
          <w:noProof/>
          <w:sz w:val="22"/>
          <w:szCs w:val="22"/>
          <w:lang w:val="en-US" w:eastAsia="en-US"/>
        </w:rPr>
      </w:pPr>
      <w:hyperlink w:anchor="_Toc329528650" w:history="1">
        <w:r w:rsidRPr="0086031E">
          <w:rPr>
            <w:rStyle w:val="aff6"/>
            <w:noProof/>
          </w:rPr>
          <w:t>5.2</w:t>
        </w:r>
        <w:r w:rsidRPr="00652F87">
          <w:rPr>
            <w:rFonts w:ascii="Calibri" w:eastAsia="Times New Roman" w:hAnsi="Calibri"/>
            <w:b w:val="0"/>
            <w:noProof/>
            <w:sz w:val="22"/>
            <w:szCs w:val="22"/>
            <w:lang w:val="en-US" w:eastAsia="en-US"/>
          </w:rPr>
          <w:tab/>
        </w:r>
        <w:r w:rsidRPr="0086031E">
          <w:rPr>
            <w:rStyle w:val="aff6"/>
            <w:noProof/>
          </w:rPr>
          <w:t>Algorithm Conventions</w:t>
        </w:r>
        <w:r>
          <w:rPr>
            <w:noProof/>
            <w:webHidden/>
          </w:rPr>
          <w:tab/>
        </w:r>
        <w:r>
          <w:rPr>
            <w:noProof/>
            <w:webHidden/>
          </w:rPr>
          <w:fldChar w:fldCharType="begin"/>
        </w:r>
        <w:r>
          <w:rPr>
            <w:noProof/>
            <w:webHidden/>
          </w:rPr>
          <w:instrText xml:space="preserve"> PAGEREF _Toc329528650 \h </w:instrText>
        </w:r>
        <w:r>
          <w:rPr>
            <w:noProof/>
            <w:webHidden/>
          </w:rPr>
        </w:r>
        <w:r>
          <w:rPr>
            <w:noProof/>
            <w:webHidden/>
          </w:rPr>
          <w:fldChar w:fldCharType="separate"/>
        </w:r>
        <w:r>
          <w:rPr>
            <w:noProof/>
            <w:webHidden/>
          </w:rPr>
          <w:t>12</w:t>
        </w:r>
        <w:r>
          <w:rPr>
            <w:noProof/>
            <w:webHidden/>
          </w:rPr>
          <w:fldChar w:fldCharType="end"/>
        </w:r>
      </w:hyperlink>
    </w:p>
    <w:p w14:paraId="0CC7BB74" w14:textId="77777777" w:rsidR="008E7E56" w:rsidRPr="00652F87" w:rsidRDefault="008E7E56">
      <w:pPr>
        <w:pStyle w:val="2b"/>
        <w:rPr>
          <w:rFonts w:ascii="Calibri" w:eastAsia="Times New Roman" w:hAnsi="Calibri"/>
          <w:b w:val="0"/>
          <w:noProof/>
          <w:sz w:val="22"/>
          <w:szCs w:val="22"/>
          <w:lang w:val="en-US" w:eastAsia="en-US"/>
        </w:rPr>
      </w:pPr>
      <w:hyperlink w:anchor="_Toc329528651" w:history="1">
        <w:r w:rsidRPr="0086031E">
          <w:rPr>
            <w:rStyle w:val="aff6"/>
            <w:noProof/>
          </w:rPr>
          <w:t>5.3 Static Semantic Rules</w:t>
        </w:r>
        <w:r>
          <w:rPr>
            <w:noProof/>
            <w:webHidden/>
          </w:rPr>
          <w:tab/>
        </w:r>
        <w:r>
          <w:rPr>
            <w:noProof/>
            <w:webHidden/>
          </w:rPr>
          <w:fldChar w:fldCharType="begin"/>
        </w:r>
        <w:r>
          <w:rPr>
            <w:noProof/>
            <w:webHidden/>
          </w:rPr>
          <w:instrText xml:space="preserve"> PAGEREF _Toc329528651 \h </w:instrText>
        </w:r>
        <w:r>
          <w:rPr>
            <w:noProof/>
            <w:webHidden/>
          </w:rPr>
        </w:r>
        <w:r>
          <w:rPr>
            <w:noProof/>
            <w:webHidden/>
          </w:rPr>
          <w:fldChar w:fldCharType="separate"/>
        </w:r>
        <w:r>
          <w:rPr>
            <w:noProof/>
            <w:webHidden/>
          </w:rPr>
          <w:t>13</w:t>
        </w:r>
        <w:r>
          <w:rPr>
            <w:noProof/>
            <w:webHidden/>
          </w:rPr>
          <w:fldChar w:fldCharType="end"/>
        </w:r>
      </w:hyperlink>
    </w:p>
    <w:p w14:paraId="656F18D8" w14:textId="77777777" w:rsidR="008E7E56" w:rsidRPr="00652F87" w:rsidRDefault="008E7E56">
      <w:pPr>
        <w:pStyle w:val="12"/>
        <w:rPr>
          <w:rFonts w:ascii="Calibri" w:eastAsia="Times New Roman" w:hAnsi="Calibri"/>
          <w:b w:val="0"/>
          <w:noProof/>
          <w:sz w:val="22"/>
          <w:szCs w:val="22"/>
          <w:lang w:val="en-US" w:eastAsia="en-US"/>
        </w:rPr>
      </w:pPr>
      <w:hyperlink w:anchor="_Toc329528652" w:history="1">
        <w:r w:rsidRPr="0086031E">
          <w:rPr>
            <w:rStyle w:val="aff6"/>
            <w:noProof/>
          </w:rPr>
          <w:t>6</w:t>
        </w:r>
        <w:r w:rsidRPr="00652F87">
          <w:rPr>
            <w:rFonts w:ascii="Calibri" w:eastAsia="Times New Roman" w:hAnsi="Calibri"/>
            <w:b w:val="0"/>
            <w:noProof/>
            <w:sz w:val="22"/>
            <w:szCs w:val="22"/>
            <w:lang w:val="en-US" w:eastAsia="en-US"/>
          </w:rPr>
          <w:tab/>
        </w:r>
        <w:r w:rsidRPr="0086031E">
          <w:rPr>
            <w:rStyle w:val="aff6"/>
            <w:noProof/>
          </w:rPr>
          <w:t>Source Text</w:t>
        </w:r>
        <w:r>
          <w:rPr>
            <w:noProof/>
            <w:webHidden/>
          </w:rPr>
          <w:tab/>
        </w:r>
        <w:r>
          <w:rPr>
            <w:noProof/>
            <w:webHidden/>
          </w:rPr>
          <w:fldChar w:fldCharType="begin"/>
        </w:r>
        <w:r>
          <w:rPr>
            <w:noProof/>
            <w:webHidden/>
          </w:rPr>
          <w:instrText xml:space="preserve"> PAGEREF _Toc329528652 \h </w:instrText>
        </w:r>
        <w:r>
          <w:rPr>
            <w:noProof/>
            <w:webHidden/>
          </w:rPr>
        </w:r>
        <w:r>
          <w:rPr>
            <w:noProof/>
            <w:webHidden/>
          </w:rPr>
          <w:fldChar w:fldCharType="separate"/>
        </w:r>
        <w:r>
          <w:rPr>
            <w:noProof/>
            <w:webHidden/>
          </w:rPr>
          <w:t>14</w:t>
        </w:r>
        <w:r>
          <w:rPr>
            <w:noProof/>
            <w:webHidden/>
          </w:rPr>
          <w:fldChar w:fldCharType="end"/>
        </w:r>
      </w:hyperlink>
    </w:p>
    <w:p w14:paraId="72191026" w14:textId="77777777" w:rsidR="008E7E56" w:rsidRPr="00652F87" w:rsidRDefault="008E7E56">
      <w:pPr>
        <w:pStyle w:val="12"/>
        <w:rPr>
          <w:rFonts w:ascii="Calibri" w:eastAsia="Times New Roman" w:hAnsi="Calibri"/>
          <w:b w:val="0"/>
          <w:noProof/>
          <w:sz w:val="22"/>
          <w:szCs w:val="22"/>
          <w:lang w:val="en-US" w:eastAsia="en-US"/>
        </w:rPr>
      </w:pPr>
      <w:hyperlink w:anchor="_Toc329528653" w:history="1">
        <w:r w:rsidRPr="0086031E">
          <w:rPr>
            <w:rStyle w:val="aff6"/>
            <w:noProof/>
          </w:rPr>
          <w:t>7</w:t>
        </w:r>
        <w:r w:rsidRPr="00652F87">
          <w:rPr>
            <w:rFonts w:ascii="Calibri" w:eastAsia="Times New Roman" w:hAnsi="Calibri"/>
            <w:b w:val="0"/>
            <w:noProof/>
            <w:sz w:val="22"/>
            <w:szCs w:val="22"/>
            <w:lang w:val="en-US" w:eastAsia="en-US"/>
          </w:rPr>
          <w:tab/>
        </w:r>
        <w:r w:rsidRPr="0086031E">
          <w:rPr>
            <w:rStyle w:val="aff6"/>
            <w:noProof/>
          </w:rPr>
          <w:t>Lexical Conventions</w:t>
        </w:r>
        <w:r>
          <w:rPr>
            <w:noProof/>
            <w:webHidden/>
          </w:rPr>
          <w:tab/>
        </w:r>
        <w:r>
          <w:rPr>
            <w:noProof/>
            <w:webHidden/>
          </w:rPr>
          <w:fldChar w:fldCharType="begin"/>
        </w:r>
        <w:r>
          <w:rPr>
            <w:noProof/>
            <w:webHidden/>
          </w:rPr>
          <w:instrText xml:space="preserve"> PAGEREF _Toc329528653 \h </w:instrText>
        </w:r>
        <w:r>
          <w:rPr>
            <w:noProof/>
            <w:webHidden/>
          </w:rPr>
        </w:r>
        <w:r>
          <w:rPr>
            <w:noProof/>
            <w:webHidden/>
          </w:rPr>
          <w:fldChar w:fldCharType="separate"/>
        </w:r>
        <w:r>
          <w:rPr>
            <w:noProof/>
            <w:webHidden/>
          </w:rPr>
          <w:t>14</w:t>
        </w:r>
        <w:r>
          <w:rPr>
            <w:noProof/>
            <w:webHidden/>
          </w:rPr>
          <w:fldChar w:fldCharType="end"/>
        </w:r>
      </w:hyperlink>
    </w:p>
    <w:p w14:paraId="468D8168" w14:textId="77777777" w:rsidR="008E7E56" w:rsidRPr="00652F87" w:rsidRDefault="008E7E56">
      <w:pPr>
        <w:pStyle w:val="2b"/>
        <w:rPr>
          <w:rFonts w:ascii="Calibri" w:eastAsia="Times New Roman" w:hAnsi="Calibri"/>
          <w:b w:val="0"/>
          <w:noProof/>
          <w:sz w:val="22"/>
          <w:szCs w:val="22"/>
          <w:lang w:val="en-US" w:eastAsia="en-US"/>
        </w:rPr>
      </w:pPr>
      <w:hyperlink w:anchor="_Toc329528654" w:history="1">
        <w:r w:rsidRPr="0086031E">
          <w:rPr>
            <w:rStyle w:val="aff6"/>
            <w:noProof/>
          </w:rPr>
          <w:t>7.1</w:t>
        </w:r>
        <w:r w:rsidRPr="00652F87">
          <w:rPr>
            <w:rFonts w:ascii="Calibri" w:eastAsia="Times New Roman" w:hAnsi="Calibri"/>
            <w:b w:val="0"/>
            <w:noProof/>
            <w:sz w:val="22"/>
            <w:szCs w:val="22"/>
            <w:lang w:val="en-US" w:eastAsia="en-US"/>
          </w:rPr>
          <w:tab/>
        </w:r>
        <w:r w:rsidRPr="0086031E">
          <w:rPr>
            <w:rStyle w:val="aff6"/>
            <w:noProof/>
          </w:rPr>
          <w:t>Unicode Format-Control Characters</w:t>
        </w:r>
        <w:r>
          <w:rPr>
            <w:noProof/>
            <w:webHidden/>
          </w:rPr>
          <w:tab/>
        </w:r>
        <w:r>
          <w:rPr>
            <w:noProof/>
            <w:webHidden/>
          </w:rPr>
          <w:fldChar w:fldCharType="begin"/>
        </w:r>
        <w:r>
          <w:rPr>
            <w:noProof/>
            <w:webHidden/>
          </w:rPr>
          <w:instrText xml:space="preserve"> PAGEREF _Toc329528654 \h </w:instrText>
        </w:r>
        <w:r>
          <w:rPr>
            <w:noProof/>
            <w:webHidden/>
          </w:rPr>
        </w:r>
        <w:r>
          <w:rPr>
            <w:noProof/>
            <w:webHidden/>
          </w:rPr>
          <w:fldChar w:fldCharType="separate"/>
        </w:r>
        <w:r>
          <w:rPr>
            <w:noProof/>
            <w:webHidden/>
          </w:rPr>
          <w:t>15</w:t>
        </w:r>
        <w:r>
          <w:rPr>
            <w:noProof/>
            <w:webHidden/>
          </w:rPr>
          <w:fldChar w:fldCharType="end"/>
        </w:r>
      </w:hyperlink>
    </w:p>
    <w:p w14:paraId="3DAA5982" w14:textId="77777777" w:rsidR="008E7E56" w:rsidRPr="00652F87" w:rsidRDefault="008E7E56">
      <w:pPr>
        <w:pStyle w:val="2b"/>
        <w:rPr>
          <w:rFonts w:ascii="Calibri" w:eastAsia="Times New Roman" w:hAnsi="Calibri"/>
          <w:b w:val="0"/>
          <w:noProof/>
          <w:sz w:val="22"/>
          <w:szCs w:val="22"/>
          <w:lang w:val="en-US" w:eastAsia="en-US"/>
        </w:rPr>
      </w:pPr>
      <w:hyperlink w:anchor="_Toc329528655" w:history="1">
        <w:r w:rsidRPr="0086031E">
          <w:rPr>
            <w:rStyle w:val="aff6"/>
            <w:noProof/>
          </w:rPr>
          <w:t>7.2</w:t>
        </w:r>
        <w:r w:rsidRPr="00652F87">
          <w:rPr>
            <w:rFonts w:ascii="Calibri" w:eastAsia="Times New Roman" w:hAnsi="Calibri"/>
            <w:b w:val="0"/>
            <w:noProof/>
            <w:sz w:val="22"/>
            <w:szCs w:val="22"/>
            <w:lang w:val="en-US" w:eastAsia="en-US"/>
          </w:rPr>
          <w:tab/>
        </w:r>
        <w:r w:rsidRPr="0086031E">
          <w:rPr>
            <w:rStyle w:val="aff6"/>
            <w:noProof/>
          </w:rPr>
          <w:t>White Space</w:t>
        </w:r>
        <w:r>
          <w:rPr>
            <w:noProof/>
            <w:webHidden/>
          </w:rPr>
          <w:tab/>
        </w:r>
        <w:r>
          <w:rPr>
            <w:noProof/>
            <w:webHidden/>
          </w:rPr>
          <w:fldChar w:fldCharType="begin"/>
        </w:r>
        <w:r>
          <w:rPr>
            <w:noProof/>
            <w:webHidden/>
          </w:rPr>
          <w:instrText xml:space="preserve"> PAGEREF _Toc329528655 \h </w:instrText>
        </w:r>
        <w:r>
          <w:rPr>
            <w:noProof/>
            <w:webHidden/>
          </w:rPr>
        </w:r>
        <w:r>
          <w:rPr>
            <w:noProof/>
            <w:webHidden/>
          </w:rPr>
          <w:fldChar w:fldCharType="separate"/>
        </w:r>
        <w:r>
          <w:rPr>
            <w:noProof/>
            <w:webHidden/>
          </w:rPr>
          <w:t>16</w:t>
        </w:r>
        <w:r>
          <w:rPr>
            <w:noProof/>
            <w:webHidden/>
          </w:rPr>
          <w:fldChar w:fldCharType="end"/>
        </w:r>
      </w:hyperlink>
    </w:p>
    <w:p w14:paraId="4B38AB30" w14:textId="77777777" w:rsidR="008E7E56" w:rsidRPr="00652F87" w:rsidRDefault="008E7E56">
      <w:pPr>
        <w:pStyle w:val="2b"/>
        <w:rPr>
          <w:rFonts w:ascii="Calibri" w:eastAsia="Times New Roman" w:hAnsi="Calibri"/>
          <w:b w:val="0"/>
          <w:noProof/>
          <w:sz w:val="22"/>
          <w:szCs w:val="22"/>
          <w:lang w:val="en-US" w:eastAsia="en-US"/>
        </w:rPr>
      </w:pPr>
      <w:hyperlink w:anchor="_Toc329528656" w:history="1">
        <w:r w:rsidRPr="0086031E">
          <w:rPr>
            <w:rStyle w:val="aff6"/>
            <w:noProof/>
          </w:rPr>
          <w:t>7.3</w:t>
        </w:r>
        <w:r w:rsidRPr="00652F87">
          <w:rPr>
            <w:rFonts w:ascii="Calibri" w:eastAsia="Times New Roman" w:hAnsi="Calibri"/>
            <w:b w:val="0"/>
            <w:noProof/>
            <w:sz w:val="22"/>
            <w:szCs w:val="22"/>
            <w:lang w:val="en-US" w:eastAsia="en-US"/>
          </w:rPr>
          <w:tab/>
        </w:r>
        <w:r w:rsidRPr="0086031E">
          <w:rPr>
            <w:rStyle w:val="aff6"/>
            <w:noProof/>
          </w:rPr>
          <w:t>Line Terminators</w:t>
        </w:r>
        <w:r>
          <w:rPr>
            <w:noProof/>
            <w:webHidden/>
          </w:rPr>
          <w:tab/>
        </w:r>
        <w:r>
          <w:rPr>
            <w:noProof/>
            <w:webHidden/>
          </w:rPr>
          <w:fldChar w:fldCharType="begin"/>
        </w:r>
        <w:r>
          <w:rPr>
            <w:noProof/>
            <w:webHidden/>
          </w:rPr>
          <w:instrText xml:space="preserve"> PAGEREF _Toc329528656 \h </w:instrText>
        </w:r>
        <w:r>
          <w:rPr>
            <w:noProof/>
            <w:webHidden/>
          </w:rPr>
        </w:r>
        <w:r>
          <w:rPr>
            <w:noProof/>
            <w:webHidden/>
          </w:rPr>
          <w:fldChar w:fldCharType="separate"/>
        </w:r>
        <w:r>
          <w:rPr>
            <w:noProof/>
            <w:webHidden/>
          </w:rPr>
          <w:t>16</w:t>
        </w:r>
        <w:r>
          <w:rPr>
            <w:noProof/>
            <w:webHidden/>
          </w:rPr>
          <w:fldChar w:fldCharType="end"/>
        </w:r>
      </w:hyperlink>
    </w:p>
    <w:p w14:paraId="580C3DE8" w14:textId="77777777" w:rsidR="008E7E56" w:rsidRPr="00652F87" w:rsidRDefault="008E7E56">
      <w:pPr>
        <w:pStyle w:val="2b"/>
        <w:rPr>
          <w:rFonts w:ascii="Calibri" w:eastAsia="Times New Roman" w:hAnsi="Calibri"/>
          <w:b w:val="0"/>
          <w:noProof/>
          <w:sz w:val="22"/>
          <w:szCs w:val="22"/>
          <w:lang w:val="en-US" w:eastAsia="en-US"/>
        </w:rPr>
      </w:pPr>
      <w:hyperlink w:anchor="_Toc329528657" w:history="1">
        <w:r w:rsidRPr="0086031E">
          <w:rPr>
            <w:rStyle w:val="aff6"/>
            <w:noProof/>
          </w:rPr>
          <w:t>7.4</w:t>
        </w:r>
        <w:r w:rsidRPr="00652F87">
          <w:rPr>
            <w:rFonts w:ascii="Calibri" w:eastAsia="Times New Roman" w:hAnsi="Calibri"/>
            <w:b w:val="0"/>
            <w:noProof/>
            <w:sz w:val="22"/>
            <w:szCs w:val="22"/>
            <w:lang w:val="en-US" w:eastAsia="en-US"/>
          </w:rPr>
          <w:tab/>
        </w:r>
        <w:r w:rsidRPr="0086031E">
          <w:rPr>
            <w:rStyle w:val="aff6"/>
            <w:noProof/>
          </w:rPr>
          <w:t>Comments</w:t>
        </w:r>
        <w:r>
          <w:rPr>
            <w:noProof/>
            <w:webHidden/>
          </w:rPr>
          <w:tab/>
        </w:r>
        <w:r>
          <w:rPr>
            <w:noProof/>
            <w:webHidden/>
          </w:rPr>
          <w:fldChar w:fldCharType="begin"/>
        </w:r>
        <w:r>
          <w:rPr>
            <w:noProof/>
            <w:webHidden/>
          </w:rPr>
          <w:instrText xml:space="preserve"> PAGEREF _Toc329528657 \h </w:instrText>
        </w:r>
        <w:r>
          <w:rPr>
            <w:noProof/>
            <w:webHidden/>
          </w:rPr>
        </w:r>
        <w:r>
          <w:rPr>
            <w:noProof/>
            <w:webHidden/>
          </w:rPr>
          <w:fldChar w:fldCharType="separate"/>
        </w:r>
        <w:r>
          <w:rPr>
            <w:noProof/>
            <w:webHidden/>
          </w:rPr>
          <w:t>17</w:t>
        </w:r>
        <w:r>
          <w:rPr>
            <w:noProof/>
            <w:webHidden/>
          </w:rPr>
          <w:fldChar w:fldCharType="end"/>
        </w:r>
      </w:hyperlink>
    </w:p>
    <w:p w14:paraId="68AFD594" w14:textId="77777777" w:rsidR="008E7E56" w:rsidRPr="00652F87" w:rsidRDefault="008E7E56">
      <w:pPr>
        <w:pStyle w:val="2b"/>
        <w:rPr>
          <w:rFonts w:ascii="Calibri" w:eastAsia="Times New Roman" w:hAnsi="Calibri"/>
          <w:b w:val="0"/>
          <w:noProof/>
          <w:sz w:val="22"/>
          <w:szCs w:val="22"/>
          <w:lang w:val="en-US" w:eastAsia="en-US"/>
        </w:rPr>
      </w:pPr>
      <w:hyperlink w:anchor="_Toc329528658" w:history="1">
        <w:r w:rsidRPr="0086031E">
          <w:rPr>
            <w:rStyle w:val="aff6"/>
            <w:noProof/>
          </w:rPr>
          <w:t>7.5</w:t>
        </w:r>
        <w:r w:rsidRPr="00652F87">
          <w:rPr>
            <w:rFonts w:ascii="Calibri" w:eastAsia="Times New Roman" w:hAnsi="Calibri"/>
            <w:b w:val="0"/>
            <w:noProof/>
            <w:sz w:val="22"/>
            <w:szCs w:val="22"/>
            <w:lang w:val="en-US" w:eastAsia="en-US"/>
          </w:rPr>
          <w:tab/>
        </w:r>
        <w:r w:rsidRPr="0086031E">
          <w:rPr>
            <w:rStyle w:val="aff6"/>
            <w:noProof/>
          </w:rPr>
          <w:t>Tokens</w:t>
        </w:r>
        <w:r>
          <w:rPr>
            <w:noProof/>
            <w:webHidden/>
          </w:rPr>
          <w:tab/>
        </w:r>
        <w:r>
          <w:rPr>
            <w:noProof/>
            <w:webHidden/>
          </w:rPr>
          <w:fldChar w:fldCharType="begin"/>
        </w:r>
        <w:r>
          <w:rPr>
            <w:noProof/>
            <w:webHidden/>
          </w:rPr>
          <w:instrText xml:space="preserve"> PAGEREF _Toc329528658 \h </w:instrText>
        </w:r>
        <w:r>
          <w:rPr>
            <w:noProof/>
            <w:webHidden/>
          </w:rPr>
        </w:r>
        <w:r>
          <w:rPr>
            <w:noProof/>
            <w:webHidden/>
          </w:rPr>
          <w:fldChar w:fldCharType="separate"/>
        </w:r>
        <w:r>
          <w:rPr>
            <w:noProof/>
            <w:webHidden/>
          </w:rPr>
          <w:t>18</w:t>
        </w:r>
        <w:r>
          <w:rPr>
            <w:noProof/>
            <w:webHidden/>
          </w:rPr>
          <w:fldChar w:fldCharType="end"/>
        </w:r>
      </w:hyperlink>
    </w:p>
    <w:p w14:paraId="3CA188F9" w14:textId="77777777" w:rsidR="008E7E56" w:rsidRPr="00652F87" w:rsidRDefault="008E7E56">
      <w:pPr>
        <w:pStyle w:val="2b"/>
        <w:rPr>
          <w:rFonts w:ascii="Calibri" w:eastAsia="Times New Roman" w:hAnsi="Calibri"/>
          <w:b w:val="0"/>
          <w:noProof/>
          <w:sz w:val="22"/>
          <w:szCs w:val="22"/>
          <w:lang w:val="en-US" w:eastAsia="en-US"/>
        </w:rPr>
      </w:pPr>
      <w:hyperlink w:anchor="_Toc329528659" w:history="1">
        <w:r w:rsidRPr="0086031E">
          <w:rPr>
            <w:rStyle w:val="aff6"/>
            <w:noProof/>
          </w:rPr>
          <w:t>7.6</w:t>
        </w:r>
        <w:r w:rsidRPr="00652F87">
          <w:rPr>
            <w:rFonts w:ascii="Calibri" w:eastAsia="Times New Roman" w:hAnsi="Calibri"/>
            <w:b w:val="0"/>
            <w:noProof/>
            <w:sz w:val="22"/>
            <w:szCs w:val="22"/>
            <w:lang w:val="en-US" w:eastAsia="en-US"/>
          </w:rPr>
          <w:tab/>
        </w:r>
        <w:r w:rsidRPr="0086031E">
          <w:rPr>
            <w:rStyle w:val="aff6"/>
            <w:noProof/>
          </w:rPr>
          <w:t>Identifier Names and Identifiers</w:t>
        </w:r>
        <w:r>
          <w:rPr>
            <w:noProof/>
            <w:webHidden/>
          </w:rPr>
          <w:tab/>
        </w:r>
        <w:r>
          <w:rPr>
            <w:noProof/>
            <w:webHidden/>
          </w:rPr>
          <w:fldChar w:fldCharType="begin"/>
        </w:r>
        <w:r>
          <w:rPr>
            <w:noProof/>
            <w:webHidden/>
          </w:rPr>
          <w:instrText xml:space="preserve"> PAGEREF _Toc329528659 \h </w:instrText>
        </w:r>
        <w:r>
          <w:rPr>
            <w:noProof/>
            <w:webHidden/>
          </w:rPr>
        </w:r>
        <w:r>
          <w:rPr>
            <w:noProof/>
            <w:webHidden/>
          </w:rPr>
          <w:fldChar w:fldCharType="separate"/>
        </w:r>
        <w:r>
          <w:rPr>
            <w:noProof/>
            <w:webHidden/>
          </w:rPr>
          <w:t>18</w:t>
        </w:r>
        <w:r>
          <w:rPr>
            <w:noProof/>
            <w:webHidden/>
          </w:rPr>
          <w:fldChar w:fldCharType="end"/>
        </w:r>
      </w:hyperlink>
    </w:p>
    <w:p w14:paraId="1C109C1D" w14:textId="77777777" w:rsidR="008E7E56" w:rsidRPr="00652F87" w:rsidRDefault="008E7E56">
      <w:pPr>
        <w:pStyle w:val="3a"/>
        <w:rPr>
          <w:rFonts w:ascii="Calibri" w:eastAsia="Times New Roman" w:hAnsi="Calibri"/>
          <w:b w:val="0"/>
          <w:noProof/>
          <w:sz w:val="22"/>
          <w:szCs w:val="22"/>
          <w:lang w:val="en-US" w:eastAsia="en-US"/>
        </w:rPr>
      </w:pPr>
      <w:hyperlink w:anchor="_Toc329528660" w:history="1">
        <w:r w:rsidRPr="0086031E">
          <w:rPr>
            <w:rStyle w:val="aff6"/>
            <w:noProof/>
          </w:rPr>
          <w:t>7.6.1</w:t>
        </w:r>
        <w:r w:rsidRPr="00652F87">
          <w:rPr>
            <w:rFonts w:ascii="Calibri" w:eastAsia="Times New Roman" w:hAnsi="Calibri"/>
            <w:b w:val="0"/>
            <w:noProof/>
            <w:sz w:val="22"/>
            <w:szCs w:val="22"/>
            <w:lang w:val="en-US" w:eastAsia="en-US"/>
          </w:rPr>
          <w:tab/>
        </w:r>
        <w:r w:rsidRPr="0086031E">
          <w:rPr>
            <w:rStyle w:val="aff6"/>
            <w:noProof/>
          </w:rPr>
          <w:t>Reserved Words</w:t>
        </w:r>
        <w:r>
          <w:rPr>
            <w:noProof/>
            <w:webHidden/>
          </w:rPr>
          <w:tab/>
        </w:r>
        <w:r>
          <w:rPr>
            <w:noProof/>
            <w:webHidden/>
          </w:rPr>
          <w:fldChar w:fldCharType="begin"/>
        </w:r>
        <w:r>
          <w:rPr>
            <w:noProof/>
            <w:webHidden/>
          </w:rPr>
          <w:instrText xml:space="preserve"> PAGEREF _Toc329528660 \h </w:instrText>
        </w:r>
        <w:r>
          <w:rPr>
            <w:noProof/>
            <w:webHidden/>
          </w:rPr>
        </w:r>
        <w:r>
          <w:rPr>
            <w:noProof/>
            <w:webHidden/>
          </w:rPr>
          <w:fldChar w:fldCharType="separate"/>
        </w:r>
        <w:r>
          <w:rPr>
            <w:noProof/>
            <w:webHidden/>
          </w:rPr>
          <w:t>19</w:t>
        </w:r>
        <w:r>
          <w:rPr>
            <w:noProof/>
            <w:webHidden/>
          </w:rPr>
          <w:fldChar w:fldCharType="end"/>
        </w:r>
      </w:hyperlink>
    </w:p>
    <w:p w14:paraId="4441CE57" w14:textId="77777777" w:rsidR="008E7E56" w:rsidRPr="00652F87" w:rsidRDefault="008E7E56">
      <w:pPr>
        <w:pStyle w:val="2b"/>
        <w:rPr>
          <w:rFonts w:ascii="Calibri" w:eastAsia="Times New Roman" w:hAnsi="Calibri"/>
          <w:b w:val="0"/>
          <w:noProof/>
          <w:sz w:val="22"/>
          <w:szCs w:val="22"/>
          <w:lang w:val="en-US" w:eastAsia="en-US"/>
        </w:rPr>
      </w:pPr>
      <w:hyperlink w:anchor="_Toc329528661" w:history="1">
        <w:r w:rsidRPr="0086031E">
          <w:rPr>
            <w:rStyle w:val="aff6"/>
            <w:noProof/>
          </w:rPr>
          <w:t>7.7</w:t>
        </w:r>
        <w:r w:rsidRPr="00652F87">
          <w:rPr>
            <w:rFonts w:ascii="Calibri" w:eastAsia="Times New Roman" w:hAnsi="Calibri"/>
            <w:b w:val="0"/>
            <w:noProof/>
            <w:sz w:val="22"/>
            <w:szCs w:val="22"/>
            <w:lang w:val="en-US" w:eastAsia="en-US"/>
          </w:rPr>
          <w:tab/>
        </w:r>
        <w:r w:rsidRPr="0086031E">
          <w:rPr>
            <w:rStyle w:val="aff6"/>
            <w:noProof/>
          </w:rPr>
          <w:t>Punctuators</w:t>
        </w:r>
        <w:r>
          <w:rPr>
            <w:noProof/>
            <w:webHidden/>
          </w:rPr>
          <w:tab/>
        </w:r>
        <w:r>
          <w:rPr>
            <w:noProof/>
            <w:webHidden/>
          </w:rPr>
          <w:fldChar w:fldCharType="begin"/>
        </w:r>
        <w:r>
          <w:rPr>
            <w:noProof/>
            <w:webHidden/>
          </w:rPr>
          <w:instrText xml:space="preserve"> PAGEREF _Toc329528661 \h </w:instrText>
        </w:r>
        <w:r>
          <w:rPr>
            <w:noProof/>
            <w:webHidden/>
          </w:rPr>
        </w:r>
        <w:r>
          <w:rPr>
            <w:noProof/>
            <w:webHidden/>
          </w:rPr>
          <w:fldChar w:fldCharType="separate"/>
        </w:r>
        <w:r>
          <w:rPr>
            <w:noProof/>
            <w:webHidden/>
          </w:rPr>
          <w:t>21</w:t>
        </w:r>
        <w:r>
          <w:rPr>
            <w:noProof/>
            <w:webHidden/>
          </w:rPr>
          <w:fldChar w:fldCharType="end"/>
        </w:r>
      </w:hyperlink>
    </w:p>
    <w:p w14:paraId="2B95B639" w14:textId="77777777" w:rsidR="008E7E56" w:rsidRPr="00652F87" w:rsidRDefault="008E7E56">
      <w:pPr>
        <w:pStyle w:val="2b"/>
        <w:rPr>
          <w:rFonts w:ascii="Calibri" w:eastAsia="Times New Roman" w:hAnsi="Calibri"/>
          <w:b w:val="0"/>
          <w:noProof/>
          <w:sz w:val="22"/>
          <w:szCs w:val="22"/>
          <w:lang w:val="en-US" w:eastAsia="en-US"/>
        </w:rPr>
      </w:pPr>
      <w:hyperlink w:anchor="_Toc329528662" w:history="1">
        <w:r w:rsidRPr="0086031E">
          <w:rPr>
            <w:rStyle w:val="aff6"/>
            <w:noProof/>
          </w:rPr>
          <w:t>7.8</w:t>
        </w:r>
        <w:r w:rsidRPr="00652F87">
          <w:rPr>
            <w:rFonts w:ascii="Calibri" w:eastAsia="Times New Roman" w:hAnsi="Calibri"/>
            <w:b w:val="0"/>
            <w:noProof/>
            <w:sz w:val="22"/>
            <w:szCs w:val="22"/>
            <w:lang w:val="en-US" w:eastAsia="en-US"/>
          </w:rPr>
          <w:tab/>
        </w:r>
        <w:r w:rsidRPr="0086031E">
          <w:rPr>
            <w:rStyle w:val="aff6"/>
            <w:noProof/>
          </w:rPr>
          <w:t>Literals</w:t>
        </w:r>
        <w:r>
          <w:rPr>
            <w:noProof/>
            <w:webHidden/>
          </w:rPr>
          <w:tab/>
        </w:r>
        <w:r>
          <w:rPr>
            <w:noProof/>
            <w:webHidden/>
          </w:rPr>
          <w:fldChar w:fldCharType="begin"/>
        </w:r>
        <w:r>
          <w:rPr>
            <w:noProof/>
            <w:webHidden/>
          </w:rPr>
          <w:instrText xml:space="preserve"> PAGEREF _Toc329528662 \h </w:instrText>
        </w:r>
        <w:r>
          <w:rPr>
            <w:noProof/>
            <w:webHidden/>
          </w:rPr>
        </w:r>
        <w:r>
          <w:rPr>
            <w:noProof/>
            <w:webHidden/>
          </w:rPr>
          <w:fldChar w:fldCharType="separate"/>
        </w:r>
        <w:r>
          <w:rPr>
            <w:noProof/>
            <w:webHidden/>
          </w:rPr>
          <w:t>21</w:t>
        </w:r>
        <w:r>
          <w:rPr>
            <w:noProof/>
            <w:webHidden/>
          </w:rPr>
          <w:fldChar w:fldCharType="end"/>
        </w:r>
      </w:hyperlink>
    </w:p>
    <w:p w14:paraId="297C81A6" w14:textId="77777777" w:rsidR="008E7E56" w:rsidRPr="00652F87" w:rsidRDefault="008E7E56">
      <w:pPr>
        <w:pStyle w:val="3a"/>
        <w:rPr>
          <w:rFonts w:ascii="Calibri" w:eastAsia="Times New Roman" w:hAnsi="Calibri"/>
          <w:b w:val="0"/>
          <w:noProof/>
          <w:sz w:val="22"/>
          <w:szCs w:val="22"/>
          <w:lang w:val="en-US" w:eastAsia="en-US"/>
        </w:rPr>
      </w:pPr>
      <w:hyperlink w:anchor="_Toc329528663" w:history="1">
        <w:r w:rsidRPr="0086031E">
          <w:rPr>
            <w:rStyle w:val="aff6"/>
            <w:noProof/>
          </w:rPr>
          <w:t>7.8.1</w:t>
        </w:r>
        <w:r w:rsidRPr="00652F87">
          <w:rPr>
            <w:rFonts w:ascii="Calibri" w:eastAsia="Times New Roman" w:hAnsi="Calibri"/>
            <w:b w:val="0"/>
            <w:noProof/>
            <w:sz w:val="22"/>
            <w:szCs w:val="22"/>
            <w:lang w:val="en-US" w:eastAsia="en-US"/>
          </w:rPr>
          <w:tab/>
        </w:r>
        <w:r w:rsidRPr="0086031E">
          <w:rPr>
            <w:rStyle w:val="aff6"/>
            <w:noProof/>
          </w:rPr>
          <w:t>Null Literals</w:t>
        </w:r>
        <w:r>
          <w:rPr>
            <w:noProof/>
            <w:webHidden/>
          </w:rPr>
          <w:tab/>
        </w:r>
        <w:r>
          <w:rPr>
            <w:noProof/>
            <w:webHidden/>
          </w:rPr>
          <w:fldChar w:fldCharType="begin"/>
        </w:r>
        <w:r>
          <w:rPr>
            <w:noProof/>
            <w:webHidden/>
          </w:rPr>
          <w:instrText xml:space="preserve"> PAGEREF _Toc329528663 \h </w:instrText>
        </w:r>
        <w:r>
          <w:rPr>
            <w:noProof/>
            <w:webHidden/>
          </w:rPr>
        </w:r>
        <w:r>
          <w:rPr>
            <w:noProof/>
            <w:webHidden/>
          </w:rPr>
          <w:fldChar w:fldCharType="separate"/>
        </w:r>
        <w:r>
          <w:rPr>
            <w:noProof/>
            <w:webHidden/>
          </w:rPr>
          <w:t>21</w:t>
        </w:r>
        <w:r>
          <w:rPr>
            <w:noProof/>
            <w:webHidden/>
          </w:rPr>
          <w:fldChar w:fldCharType="end"/>
        </w:r>
      </w:hyperlink>
    </w:p>
    <w:p w14:paraId="28868816" w14:textId="77777777" w:rsidR="008E7E56" w:rsidRPr="00652F87" w:rsidRDefault="008E7E56">
      <w:pPr>
        <w:pStyle w:val="3a"/>
        <w:rPr>
          <w:rFonts w:ascii="Calibri" w:eastAsia="Times New Roman" w:hAnsi="Calibri"/>
          <w:b w:val="0"/>
          <w:noProof/>
          <w:sz w:val="22"/>
          <w:szCs w:val="22"/>
          <w:lang w:val="en-US" w:eastAsia="en-US"/>
        </w:rPr>
      </w:pPr>
      <w:hyperlink w:anchor="_Toc329528664" w:history="1">
        <w:r w:rsidRPr="0086031E">
          <w:rPr>
            <w:rStyle w:val="aff6"/>
            <w:noProof/>
          </w:rPr>
          <w:t>7.8.3</w:t>
        </w:r>
        <w:r w:rsidRPr="00652F87">
          <w:rPr>
            <w:rFonts w:ascii="Calibri" w:eastAsia="Times New Roman" w:hAnsi="Calibri"/>
            <w:b w:val="0"/>
            <w:noProof/>
            <w:sz w:val="22"/>
            <w:szCs w:val="22"/>
            <w:lang w:val="en-US" w:eastAsia="en-US"/>
          </w:rPr>
          <w:tab/>
        </w:r>
        <w:r w:rsidRPr="0086031E">
          <w:rPr>
            <w:rStyle w:val="aff6"/>
            <w:noProof/>
          </w:rPr>
          <w:t>Numeric Literals</w:t>
        </w:r>
        <w:r>
          <w:rPr>
            <w:noProof/>
            <w:webHidden/>
          </w:rPr>
          <w:tab/>
        </w:r>
        <w:r>
          <w:rPr>
            <w:noProof/>
            <w:webHidden/>
          </w:rPr>
          <w:fldChar w:fldCharType="begin"/>
        </w:r>
        <w:r>
          <w:rPr>
            <w:noProof/>
            <w:webHidden/>
          </w:rPr>
          <w:instrText xml:space="preserve"> PAGEREF _Toc329528664 \h </w:instrText>
        </w:r>
        <w:r>
          <w:rPr>
            <w:noProof/>
            <w:webHidden/>
          </w:rPr>
        </w:r>
        <w:r>
          <w:rPr>
            <w:noProof/>
            <w:webHidden/>
          </w:rPr>
          <w:fldChar w:fldCharType="separate"/>
        </w:r>
        <w:r>
          <w:rPr>
            <w:noProof/>
            <w:webHidden/>
          </w:rPr>
          <w:t>21</w:t>
        </w:r>
        <w:r>
          <w:rPr>
            <w:noProof/>
            <w:webHidden/>
          </w:rPr>
          <w:fldChar w:fldCharType="end"/>
        </w:r>
      </w:hyperlink>
    </w:p>
    <w:p w14:paraId="4C1F721B" w14:textId="77777777" w:rsidR="008E7E56" w:rsidRPr="00652F87" w:rsidRDefault="008E7E56">
      <w:pPr>
        <w:pStyle w:val="3a"/>
        <w:rPr>
          <w:rFonts w:ascii="Calibri" w:eastAsia="Times New Roman" w:hAnsi="Calibri"/>
          <w:b w:val="0"/>
          <w:noProof/>
          <w:sz w:val="22"/>
          <w:szCs w:val="22"/>
          <w:lang w:val="en-US" w:eastAsia="en-US"/>
        </w:rPr>
      </w:pPr>
      <w:hyperlink w:anchor="_Toc329528665" w:history="1">
        <w:r w:rsidRPr="0086031E">
          <w:rPr>
            <w:rStyle w:val="aff6"/>
            <w:noProof/>
          </w:rPr>
          <w:t>7.8.4</w:t>
        </w:r>
        <w:r w:rsidRPr="00652F87">
          <w:rPr>
            <w:rFonts w:ascii="Calibri" w:eastAsia="Times New Roman" w:hAnsi="Calibri"/>
            <w:b w:val="0"/>
            <w:noProof/>
            <w:sz w:val="22"/>
            <w:szCs w:val="22"/>
            <w:lang w:val="en-US" w:eastAsia="en-US"/>
          </w:rPr>
          <w:tab/>
        </w:r>
        <w:r w:rsidRPr="0086031E">
          <w:rPr>
            <w:rStyle w:val="aff6"/>
            <w:noProof/>
          </w:rPr>
          <w:t>String Literals</w:t>
        </w:r>
        <w:r>
          <w:rPr>
            <w:noProof/>
            <w:webHidden/>
          </w:rPr>
          <w:tab/>
        </w:r>
        <w:r>
          <w:rPr>
            <w:noProof/>
            <w:webHidden/>
          </w:rPr>
          <w:fldChar w:fldCharType="begin"/>
        </w:r>
        <w:r>
          <w:rPr>
            <w:noProof/>
            <w:webHidden/>
          </w:rPr>
          <w:instrText xml:space="preserve"> PAGEREF _Toc329528665 \h </w:instrText>
        </w:r>
        <w:r>
          <w:rPr>
            <w:noProof/>
            <w:webHidden/>
          </w:rPr>
        </w:r>
        <w:r>
          <w:rPr>
            <w:noProof/>
            <w:webHidden/>
          </w:rPr>
          <w:fldChar w:fldCharType="separate"/>
        </w:r>
        <w:r>
          <w:rPr>
            <w:noProof/>
            <w:webHidden/>
          </w:rPr>
          <w:t>24</w:t>
        </w:r>
        <w:r>
          <w:rPr>
            <w:noProof/>
            <w:webHidden/>
          </w:rPr>
          <w:fldChar w:fldCharType="end"/>
        </w:r>
      </w:hyperlink>
    </w:p>
    <w:p w14:paraId="6D6965E6" w14:textId="77777777" w:rsidR="008E7E56" w:rsidRPr="00652F87" w:rsidRDefault="008E7E56">
      <w:pPr>
        <w:pStyle w:val="3a"/>
        <w:rPr>
          <w:rFonts w:ascii="Calibri" w:eastAsia="Times New Roman" w:hAnsi="Calibri"/>
          <w:b w:val="0"/>
          <w:noProof/>
          <w:sz w:val="22"/>
          <w:szCs w:val="22"/>
          <w:lang w:val="en-US" w:eastAsia="en-US"/>
        </w:rPr>
      </w:pPr>
      <w:hyperlink w:anchor="_Toc329528666" w:history="1">
        <w:r w:rsidRPr="0086031E">
          <w:rPr>
            <w:rStyle w:val="aff6"/>
            <w:noProof/>
          </w:rPr>
          <w:t>7.8.5</w:t>
        </w:r>
        <w:r w:rsidRPr="00652F87">
          <w:rPr>
            <w:rFonts w:ascii="Calibri" w:eastAsia="Times New Roman" w:hAnsi="Calibri"/>
            <w:b w:val="0"/>
            <w:noProof/>
            <w:sz w:val="22"/>
            <w:szCs w:val="22"/>
            <w:lang w:val="en-US" w:eastAsia="en-US"/>
          </w:rPr>
          <w:tab/>
        </w:r>
        <w:r w:rsidRPr="0086031E">
          <w:rPr>
            <w:rStyle w:val="aff6"/>
            <w:noProof/>
          </w:rPr>
          <w:t>Regular Expression Literals</w:t>
        </w:r>
        <w:r>
          <w:rPr>
            <w:noProof/>
            <w:webHidden/>
          </w:rPr>
          <w:tab/>
        </w:r>
        <w:r>
          <w:rPr>
            <w:noProof/>
            <w:webHidden/>
          </w:rPr>
          <w:fldChar w:fldCharType="begin"/>
        </w:r>
        <w:r>
          <w:rPr>
            <w:noProof/>
            <w:webHidden/>
          </w:rPr>
          <w:instrText xml:space="preserve"> PAGEREF _Toc329528666 \h </w:instrText>
        </w:r>
        <w:r>
          <w:rPr>
            <w:noProof/>
            <w:webHidden/>
          </w:rPr>
        </w:r>
        <w:r>
          <w:rPr>
            <w:noProof/>
            <w:webHidden/>
          </w:rPr>
          <w:fldChar w:fldCharType="separate"/>
        </w:r>
        <w:r>
          <w:rPr>
            <w:noProof/>
            <w:webHidden/>
          </w:rPr>
          <w:t>26</w:t>
        </w:r>
        <w:r>
          <w:rPr>
            <w:noProof/>
            <w:webHidden/>
          </w:rPr>
          <w:fldChar w:fldCharType="end"/>
        </w:r>
      </w:hyperlink>
    </w:p>
    <w:p w14:paraId="7F771E90" w14:textId="77777777" w:rsidR="008E7E56" w:rsidRPr="00652F87" w:rsidRDefault="008E7E56">
      <w:pPr>
        <w:pStyle w:val="3a"/>
        <w:rPr>
          <w:rFonts w:ascii="Calibri" w:eastAsia="Times New Roman" w:hAnsi="Calibri"/>
          <w:b w:val="0"/>
          <w:noProof/>
          <w:sz w:val="22"/>
          <w:szCs w:val="22"/>
          <w:lang w:val="en-US" w:eastAsia="en-US"/>
        </w:rPr>
      </w:pPr>
      <w:hyperlink w:anchor="_Toc329528667" w:history="1">
        <w:r w:rsidRPr="0086031E">
          <w:rPr>
            <w:rStyle w:val="aff6"/>
            <w:noProof/>
          </w:rPr>
          <w:t>7.8.6</w:t>
        </w:r>
        <w:r w:rsidRPr="00652F87">
          <w:rPr>
            <w:rFonts w:ascii="Calibri" w:eastAsia="Times New Roman" w:hAnsi="Calibri"/>
            <w:b w:val="0"/>
            <w:noProof/>
            <w:sz w:val="22"/>
            <w:szCs w:val="22"/>
            <w:lang w:val="en-US" w:eastAsia="en-US"/>
          </w:rPr>
          <w:tab/>
        </w:r>
        <w:r w:rsidRPr="0086031E">
          <w:rPr>
            <w:rStyle w:val="aff6"/>
            <w:noProof/>
          </w:rPr>
          <w:t>Quasi Literal Lexical Components</w:t>
        </w:r>
        <w:r>
          <w:rPr>
            <w:noProof/>
            <w:webHidden/>
          </w:rPr>
          <w:tab/>
        </w:r>
        <w:r>
          <w:rPr>
            <w:noProof/>
            <w:webHidden/>
          </w:rPr>
          <w:fldChar w:fldCharType="begin"/>
        </w:r>
        <w:r>
          <w:rPr>
            <w:noProof/>
            <w:webHidden/>
          </w:rPr>
          <w:instrText xml:space="preserve"> PAGEREF _Toc329528667 \h </w:instrText>
        </w:r>
        <w:r>
          <w:rPr>
            <w:noProof/>
            <w:webHidden/>
          </w:rPr>
        </w:r>
        <w:r>
          <w:rPr>
            <w:noProof/>
            <w:webHidden/>
          </w:rPr>
          <w:fldChar w:fldCharType="separate"/>
        </w:r>
        <w:r>
          <w:rPr>
            <w:noProof/>
            <w:webHidden/>
          </w:rPr>
          <w:t>28</w:t>
        </w:r>
        <w:r>
          <w:rPr>
            <w:noProof/>
            <w:webHidden/>
          </w:rPr>
          <w:fldChar w:fldCharType="end"/>
        </w:r>
      </w:hyperlink>
    </w:p>
    <w:p w14:paraId="17DC7DD0" w14:textId="77777777" w:rsidR="008E7E56" w:rsidRPr="00652F87" w:rsidRDefault="008E7E56">
      <w:pPr>
        <w:pStyle w:val="3a"/>
        <w:rPr>
          <w:rFonts w:ascii="Calibri" w:eastAsia="Times New Roman" w:hAnsi="Calibri"/>
          <w:b w:val="0"/>
          <w:noProof/>
          <w:sz w:val="22"/>
          <w:szCs w:val="22"/>
          <w:lang w:val="en-US" w:eastAsia="en-US"/>
        </w:rPr>
      </w:pPr>
      <w:hyperlink w:anchor="_Toc329528668" w:history="1">
        <w:r w:rsidRPr="0086031E">
          <w:rPr>
            <w:rStyle w:val="aff6"/>
            <w:noProof/>
          </w:rPr>
          <w:t>7.8.2</w:t>
        </w:r>
        <w:r w:rsidRPr="00652F87">
          <w:rPr>
            <w:rFonts w:ascii="Calibri" w:eastAsia="Times New Roman" w:hAnsi="Calibri"/>
            <w:b w:val="0"/>
            <w:noProof/>
            <w:sz w:val="22"/>
            <w:szCs w:val="22"/>
            <w:lang w:val="en-US" w:eastAsia="en-US"/>
          </w:rPr>
          <w:tab/>
        </w:r>
        <w:r w:rsidRPr="0086031E">
          <w:rPr>
            <w:rStyle w:val="aff6"/>
            <w:noProof/>
          </w:rPr>
          <w:t>Boolean Literals</w:t>
        </w:r>
        <w:r>
          <w:rPr>
            <w:noProof/>
            <w:webHidden/>
          </w:rPr>
          <w:tab/>
        </w:r>
        <w:r>
          <w:rPr>
            <w:noProof/>
            <w:webHidden/>
          </w:rPr>
          <w:fldChar w:fldCharType="begin"/>
        </w:r>
        <w:r>
          <w:rPr>
            <w:noProof/>
            <w:webHidden/>
          </w:rPr>
          <w:instrText xml:space="preserve"> PAGEREF _Toc329528668 \h </w:instrText>
        </w:r>
        <w:r>
          <w:rPr>
            <w:noProof/>
            <w:webHidden/>
          </w:rPr>
        </w:r>
        <w:r>
          <w:rPr>
            <w:noProof/>
            <w:webHidden/>
          </w:rPr>
          <w:fldChar w:fldCharType="separate"/>
        </w:r>
        <w:r>
          <w:rPr>
            <w:noProof/>
            <w:webHidden/>
          </w:rPr>
          <w:t>29</w:t>
        </w:r>
        <w:r>
          <w:rPr>
            <w:noProof/>
            <w:webHidden/>
          </w:rPr>
          <w:fldChar w:fldCharType="end"/>
        </w:r>
      </w:hyperlink>
    </w:p>
    <w:p w14:paraId="00D36604" w14:textId="77777777" w:rsidR="008E7E56" w:rsidRPr="00652F87" w:rsidRDefault="008E7E56">
      <w:pPr>
        <w:pStyle w:val="2b"/>
        <w:rPr>
          <w:rFonts w:ascii="Calibri" w:eastAsia="Times New Roman" w:hAnsi="Calibri"/>
          <w:b w:val="0"/>
          <w:noProof/>
          <w:sz w:val="22"/>
          <w:szCs w:val="22"/>
          <w:lang w:val="en-US" w:eastAsia="en-US"/>
        </w:rPr>
      </w:pPr>
      <w:hyperlink w:anchor="_Toc329528669" w:history="1">
        <w:r w:rsidRPr="0086031E">
          <w:rPr>
            <w:rStyle w:val="aff6"/>
            <w:noProof/>
          </w:rPr>
          <w:t>7.9</w:t>
        </w:r>
        <w:r w:rsidRPr="00652F87">
          <w:rPr>
            <w:rFonts w:ascii="Calibri" w:eastAsia="Times New Roman" w:hAnsi="Calibri"/>
            <w:b w:val="0"/>
            <w:noProof/>
            <w:sz w:val="22"/>
            <w:szCs w:val="22"/>
            <w:lang w:val="en-US" w:eastAsia="en-US"/>
          </w:rPr>
          <w:tab/>
        </w:r>
        <w:r w:rsidRPr="0086031E">
          <w:rPr>
            <w:rStyle w:val="aff6"/>
            <w:noProof/>
          </w:rPr>
          <w:t>Automatic Semicolon Insertion</w:t>
        </w:r>
        <w:r>
          <w:rPr>
            <w:noProof/>
            <w:webHidden/>
          </w:rPr>
          <w:tab/>
        </w:r>
        <w:r>
          <w:rPr>
            <w:noProof/>
            <w:webHidden/>
          </w:rPr>
          <w:fldChar w:fldCharType="begin"/>
        </w:r>
        <w:r>
          <w:rPr>
            <w:noProof/>
            <w:webHidden/>
          </w:rPr>
          <w:instrText xml:space="preserve"> PAGEREF _Toc329528669 \h </w:instrText>
        </w:r>
        <w:r>
          <w:rPr>
            <w:noProof/>
            <w:webHidden/>
          </w:rPr>
        </w:r>
        <w:r>
          <w:rPr>
            <w:noProof/>
            <w:webHidden/>
          </w:rPr>
          <w:fldChar w:fldCharType="separate"/>
        </w:r>
        <w:r>
          <w:rPr>
            <w:noProof/>
            <w:webHidden/>
          </w:rPr>
          <w:t>30</w:t>
        </w:r>
        <w:r>
          <w:rPr>
            <w:noProof/>
            <w:webHidden/>
          </w:rPr>
          <w:fldChar w:fldCharType="end"/>
        </w:r>
      </w:hyperlink>
    </w:p>
    <w:p w14:paraId="48FD4593" w14:textId="77777777" w:rsidR="008E7E56" w:rsidRPr="00652F87" w:rsidRDefault="008E7E56">
      <w:pPr>
        <w:pStyle w:val="3a"/>
        <w:rPr>
          <w:rFonts w:ascii="Calibri" w:eastAsia="Times New Roman" w:hAnsi="Calibri"/>
          <w:b w:val="0"/>
          <w:noProof/>
          <w:sz w:val="22"/>
          <w:szCs w:val="22"/>
          <w:lang w:val="en-US" w:eastAsia="en-US"/>
        </w:rPr>
      </w:pPr>
      <w:hyperlink w:anchor="_Toc329528670" w:history="1">
        <w:r w:rsidRPr="0086031E">
          <w:rPr>
            <w:rStyle w:val="aff6"/>
            <w:noProof/>
          </w:rPr>
          <w:t>7.9.1</w:t>
        </w:r>
        <w:r w:rsidRPr="00652F87">
          <w:rPr>
            <w:rFonts w:ascii="Calibri" w:eastAsia="Times New Roman" w:hAnsi="Calibri"/>
            <w:b w:val="0"/>
            <w:noProof/>
            <w:sz w:val="22"/>
            <w:szCs w:val="22"/>
            <w:lang w:val="en-US" w:eastAsia="en-US"/>
          </w:rPr>
          <w:tab/>
        </w:r>
        <w:r w:rsidRPr="0086031E">
          <w:rPr>
            <w:rStyle w:val="aff6"/>
            <w:noProof/>
          </w:rPr>
          <w:t>Rules of Automatic Semicolon Insertion</w:t>
        </w:r>
        <w:r>
          <w:rPr>
            <w:noProof/>
            <w:webHidden/>
          </w:rPr>
          <w:tab/>
        </w:r>
        <w:r>
          <w:rPr>
            <w:noProof/>
            <w:webHidden/>
          </w:rPr>
          <w:fldChar w:fldCharType="begin"/>
        </w:r>
        <w:r>
          <w:rPr>
            <w:noProof/>
            <w:webHidden/>
          </w:rPr>
          <w:instrText xml:space="preserve"> PAGEREF _Toc329528670 \h </w:instrText>
        </w:r>
        <w:r>
          <w:rPr>
            <w:noProof/>
            <w:webHidden/>
          </w:rPr>
        </w:r>
        <w:r>
          <w:rPr>
            <w:noProof/>
            <w:webHidden/>
          </w:rPr>
          <w:fldChar w:fldCharType="separate"/>
        </w:r>
        <w:r>
          <w:rPr>
            <w:noProof/>
            <w:webHidden/>
          </w:rPr>
          <w:t>30</w:t>
        </w:r>
        <w:r>
          <w:rPr>
            <w:noProof/>
            <w:webHidden/>
          </w:rPr>
          <w:fldChar w:fldCharType="end"/>
        </w:r>
      </w:hyperlink>
    </w:p>
    <w:p w14:paraId="3762F2FE" w14:textId="77777777" w:rsidR="008E7E56" w:rsidRPr="00652F87" w:rsidRDefault="008E7E56">
      <w:pPr>
        <w:pStyle w:val="3a"/>
        <w:rPr>
          <w:rFonts w:ascii="Calibri" w:eastAsia="Times New Roman" w:hAnsi="Calibri"/>
          <w:b w:val="0"/>
          <w:noProof/>
          <w:sz w:val="22"/>
          <w:szCs w:val="22"/>
          <w:lang w:val="en-US" w:eastAsia="en-US"/>
        </w:rPr>
      </w:pPr>
      <w:hyperlink w:anchor="_Toc329528671" w:history="1">
        <w:r w:rsidRPr="0086031E">
          <w:rPr>
            <w:rStyle w:val="aff6"/>
            <w:noProof/>
          </w:rPr>
          <w:t>7.9.2</w:t>
        </w:r>
        <w:r w:rsidRPr="00652F87">
          <w:rPr>
            <w:rFonts w:ascii="Calibri" w:eastAsia="Times New Roman" w:hAnsi="Calibri"/>
            <w:b w:val="0"/>
            <w:noProof/>
            <w:sz w:val="22"/>
            <w:szCs w:val="22"/>
            <w:lang w:val="en-US" w:eastAsia="en-US"/>
          </w:rPr>
          <w:tab/>
        </w:r>
        <w:r w:rsidRPr="0086031E">
          <w:rPr>
            <w:rStyle w:val="aff6"/>
            <w:noProof/>
          </w:rPr>
          <w:t>Examples of Automatic Semicolon Insertion</w:t>
        </w:r>
        <w:r>
          <w:rPr>
            <w:noProof/>
            <w:webHidden/>
          </w:rPr>
          <w:tab/>
        </w:r>
        <w:r>
          <w:rPr>
            <w:noProof/>
            <w:webHidden/>
          </w:rPr>
          <w:fldChar w:fldCharType="begin"/>
        </w:r>
        <w:r>
          <w:rPr>
            <w:noProof/>
            <w:webHidden/>
          </w:rPr>
          <w:instrText xml:space="preserve"> PAGEREF _Toc329528671 \h </w:instrText>
        </w:r>
        <w:r>
          <w:rPr>
            <w:noProof/>
            <w:webHidden/>
          </w:rPr>
        </w:r>
        <w:r>
          <w:rPr>
            <w:noProof/>
            <w:webHidden/>
          </w:rPr>
          <w:fldChar w:fldCharType="separate"/>
        </w:r>
        <w:r>
          <w:rPr>
            <w:noProof/>
            <w:webHidden/>
          </w:rPr>
          <w:t>31</w:t>
        </w:r>
        <w:r>
          <w:rPr>
            <w:noProof/>
            <w:webHidden/>
          </w:rPr>
          <w:fldChar w:fldCharType="end"/>
        </w:r>
      </w:hyperlink>
    </w:p>
    <w:p w14:paraId="6A10D05D" w14:textId="77777777" w:rsidR="008E7E56" w:rsidRPr="00652F87" w:rsidRDefault="008E7E56">
      <w:pPr>
        <w:pStyle w:val="12"/>
        <w:rPr>
          <w:rFonts w:ascii="Calibri" w:eastAsia="Times New Roman" w:hAnsi="Calibri"/>
          <w:b w:val="0"/>
          <w:noProof/>
          <w:sz w:val="22"/>
          <w:szCs w:val="22"/>
          <w:lang w:val="en-US" w:eastAsia="en-US"/>
        </w:rPr>
      </w:pPr>
      <w:hyperlink w:anchor="_Toc329528672" w:history="1">
        <w:r w:rsidRPr="0086031E">
          <w:rPr>
            <w:rStyle w:val="aff6"/>
            <w:noProof/>
          </w:rPr>
          <w:t>8</w:t>
        </w:r>
        <w:r w:rsidRPr="00652F87">
          <w:rPr>
            <w:rFonts w:ascii="Calibri" w:eastAsia="Times New Roman" w:hAnsi="Calibri"/>
            <w:b w:val="0"/>
            <w:noProof/>
            <w:sz w:val="22"/>
            <w:szCs w:val="22"/>
            <w:lang w:val="en-US" w:eastAsia="en-US"/>
          </w:rPr>
          <w:tab/>
        </w:r>
        <w:r w:rsidRPr="0086031E">
          <w:rPr>
            <w:rStyle w:val="aff6"/>
            <w:noProof/>
          </w:rPr>
          <w:t>Types</w:t>
        </w:r>
        <w:r>
          <w:rPr>
            <w:noProof/>
            <w:webHidden/>
          </w:rPr>
          <w:tab/>
        </w:r>
        <w:r>
          <w:rPr>
            <w:noProof/>
            <w:webHidden/>
          </w:rPr>
          <w:fldChar w:fldCharType="begin"/>
        </w:r>
        <w:r>
          <w:rPr>
            <w:noProof/>
            <w:webHidden/>
          </w:rPr>
          <w:instrText xml:space="preserve"> PAGEREF _Toc329528672 \h </w:instrText>
        </w:r>
        <w:r>
          <w:rPr>
            <w:noProof/>
            <w:webHidden/>
          </w:rPr>
        </w:r>
        <w:r>
          <w:rPr>
            <w:noProof/>
            <w:webHidden/>
          </w:rPr>
          <w:fldChar w:fldCharType="separate"/>
        </w:r>
        <w:r>
          <w:rPr>
            <w:noProof/>
            <w:webHidden/>
          </w:rPr>
          <w:t>32</w:t>
        </w:r>
        <w:r>
          <w:rPr>
            <w:noProof/>
            <w:webHidden/>
          </w:rPr>
          <w:fldChar w:fldCharType="end"/>
        </w:r>
      </w:hyperlink>
    </w:p>
    <w:p w14:paraId="221674AD" w14:textId="77777777" w:rsidR="008E7E56" w:rsidRPr="00652F87" w:rsidRDefault="008E7E56">
      <w:pPr>
        <w:pStyle w:val="2b"/>
        <w:rPr>
          <w:rFonts w:ascii="Calibri" w:eastAsia="Times New Roman" w:hAnsi="Calibri"/>
          <w:b w:val="0"/>
          <w:noProof/>
          <w:sz w:val="22"/>
          <w:szCs w:val="22"/>
          <w:lang w:val="en-US" w:eastAsia="en-US"/>
        </w:rPr>
      </w:pPr>
      <w:hyperlink w:anchor="_Toc329528673" w:history="1">
        <w:r w:rsidRPr="0086031E">
          <w:rPr>
            <w:rStyle w:val="aff6"/>
            <w:noProof/>
          </w:rPr>
          <w:t>8.1</w:t>
        </w:r>
        <w:r w:rsidRPr="00652F87">
          <w:rPr>
            <w:rFonts w:ascii="Calibri" w:eastAsia="Times New Roman" w:hAnsi="Calibri"/>
            <w:b w:val="0"/>
            <w:noProof/>
            <w:sz w:val="22"/>
            <w:szCs w:val="22"/>
            <w:lang w:val="en-US" w:eastAsia="en-US"/>
          </w:rPr>
          <w:tab/>
        </w:r>
        <w:r w:rsidRPr="0086031E">
          <w:rPr>
            <w:rStyle w:val="aff6"/>
            <w:noProof/>
          </w:rPr>
          <w:t>The Undefined Type</w:t>
        </w:r>
        <w:r>
          <w:rPr>
            <w:noProof/>
            <w:webHidden/>
          </w:rPr>
          <w:tab/>
        </w:r>
        <w:r>
          <w:rPr>
            <w:noProof/>
            <w:webHidden/>
          </w:rPr>
          <w:fldChar w:fldCharType="begin"/>
        </w:r>
        <w:r>
          <w:rPr>
            <w:noProof/>
            <w:webHidden/>
          </w:rPr>
          <w:instrText xml:space="preserve"> PAGEREF _Toc329528673 \h </w:instrText>
        </w:r>
        <w:r>
          <w:rPr>
            <w:noProof/>
            <w:webHidden/>
          </w:rPr>
        </w:r>
        <w:r>
          <w:rPr>
            <w:noProof/>
            <w:webHidden/>
          </w:rPr>
          <w:fldChar w:fldCharType="separate"/>
        </w:r>
        <w:r>
          <w:rPr>
            <w:noProof/>
            <w:webHidden/>
          </w:rPr>
          <w:t>32</w:t>
        </w:r>
        <w:r>
          <w:rPr>
            <w:noProof/>
            <w:webHidden/>
          </w:rPr>
          <w:fldChar w:fldCharType="end"/>
        </w:r>
      </w:hyperlink>
    </w:p>
    <w:p w14:paraId="5286D21C" w14:textId="77777777" w:rsidR="008E7E56" w:rsidRPr="00652F87" w:rsidRDefault="008E7E56">
      <w:pPr>
        <w:pStyle w:val="2b"/>
        <w:rPr>
          <w:rFonts w:ascii="Calibri" w:eastAsia="Times New Roman" w:hAnsi="Calibri"/>
          <w:b w:val="0"/>
          <w:noProof/>
          <w:sz w:val="22"/>
          <w:szCs w:val="22"/>
          <w:lang w:val="en-US" w:eastAsia="en-US"/>
        </w:rPr>
      </w:pPr>
      <w:hyperlink w:anchor="_Toc329528674" w:history="1">
        <w:r w:rsidRPr="0086031E">
          <w:rPr>
            <w:rStyle w:val="aff6"/>
            <w:noProof/>
          </w:rPr>
          <w:t>8.2</w:t>
        </w:r>
        <w:r w:rsidRPr="00652F87">
          <w:rPr>
            <w:rFonts w:ascii="Calibri" w:eastAsia="Times New Roman" w:hAnsi="Calibri"/>
            <w:b w:val="0"/>
            <w:noProof/>
            <w:sz w:val="22"/>
            <w:szCs w:val="22"/>
            <w:lang w:val="en-US" w:eastAsia="en-US"/>
          </w:rPr>
          <w:tab/>
        </w:r>
        <w:r w:rsidRPr="0086031E">
          <w:rPr>
            <w:rStyle w:val="aff6"/>
            <w:noProof/>
          </w:rPr>
          <w:t>The Null Type</w:t>
        </w:r>
        <w:r>
          <w:rPr>
            <w:noProof/>
            <w:webHidden/>
          </w:rPr>
          <w:tab/>
        </w:r>
        <w:r>
          <w:rPr>
            <w:noProof/>
            <w:webHidden/>
          </w:rPr>
          <w:fldChar w:fldCharType="begin"/>
        </w:r>
        <w:r>
          <w:rPr>
            <w:noProof/>
            <w:webHidden/>
          </w:rPr>
          <w:instrText xml:space="preserve"> PAGEREF _Toc329528674 \h </w:instrText>
        </w:r>
        <w:r>
          <w:rPr>
            <w:noProof/>
            <w:webHidden/>
          </w:rPr>
        </w:r>
        <w:r>
          <w:rPr>
            <w:noProof/>
            <w:webHidden/>
          </w:rPr>
          <w:fldChar w:fldCharType="separate"/>
        </w:r>
        <w:r>
          <w:rPr>
            <w:noProof/>
            <w:webHidden/>
          </w:rPr>
          <w:t>32</w:t>
        </w:r>
        <w:r>
          <w:rPr>
            <w:noProof/>
            <w:webHidden/>
          </w:rPr>
          <w:fldChar w:fldCharType="end"/>
        </w:r>
      </w:hyperlink>
    </w:p>
    <w:p w14:paraId="19375E08" w14:textId="77777777" w:rsidR="008E7E56" w:rsidRPr="00652F87" w:rsidRDefault="008E7E56">
      <w:pPr>
        <w:pStyle w:val="2b"/>
        <w:rPr>
          <w:rFonts w:ascii="Calibri" w:eastAsia="Times New Roman" w:hAnsi="Calibri"/>
          <w:b w:val="0"/>
          <w:noProof/>
          <w:sz w:val="22"/>
          <w:szCs w:val="22"/>
          <w:lang w:val="en-US" w:eastAsia="en-US"/>
        </w:rPr>
      </w:pPr>
      <w:hyperlink w:anchor="_Toc329528675" w:history="1">
        <w:r w:rsidRPr="0086031E">
          <w:rPr>
            <w:rStyle w:val="aff6"/>
            <w:noProof/>
          </w:rPr>
          <w:t>8.3</w:t>
        </w:r>
        <w:r w:rsidRPr="00652F87">
          <w:rPr>
            <w:rFonts w:ascii="Calibri" w:eastAsia="Times New Roman" w:hAnsi="Calibri"/>
            <w:b w:val="0"/>
            <w:noProof/>
            <w:sz w:val="22"/>
            <w:szCs w:val="22"/>
            <w:lang w:val="en-US" w:eastAsia="en-US"/>
          </w:rPr>
          <w:tab/>
        </w:r>
        <w:r w:rsidRPr="0086031E">
          <w:rPr>
            <w:rStyle w:val="aff6"/>
            <w:noProof/>
          </w:rPr>
          <w:t>The Boolean Type</w:t>
        </w:r>
        <w:r>
          <w:rPr>
            <w:noProof/>
            <w:webHidden/>
          </w:rPr>
          <w:tab/>
        </w:r>
        <w:r>
          <w:rPr>
            <w:noProof/>
            <w:webHidden/>
          </w:rPr>
          <w:fldChar w:fldCharType="begin"/>
        </w:r>
        <w:r>
          <w:rPr>
            <w:noProof/>
            <w:webHidden/>
          </w:rPr>
          <w:instrText xml:space="preserve"> PAGEREF _Toc329528675 \h </w:instrText>
        </w:r>
        <w:r>
          <w:rPr>
            <w:noProof/>
            <w:webHidden/>
          </w:rPr>
        </w:r>
        <w:r>
          <w:rPr>
            <w:noProof/>
            <w:webHidden/>
          </w:rPr>
          <w:fldChar w:fldCharType="separate"/>
        </w:r>
        <w:r>
          <w:rPr>
            <w:noProof/>
            <w:webHidden/>
          </w:rPr>
          <w:t>32</w:t>
        </w:r>
        <w:r>
          <w:rPr>
            <w:noProof/>
            <w:webHidden/>
          </w:rPr>
          <w:fldChar w:fldCharType="end"/>
        </w:r>
      </w:hyperlink>
    </w:p>
    <w:p w14:paraId="7C1F14EC" w14:textId="77777777" w:rsidR="008E7E56" w:rsidRPr="00652F87" w:rsidRDefault="008E7E56">
      <w:pPr>
        <w:pStyle w:val="2b"/>
        <w:rPr>
          <w:rFonts w:ascii="Calibri" w:eastAsia="Times New Roman" w:hAnsi="Calibri"/>
          <w:b w:val="0"/>
          <w:noProof/>
          <w:sz w:val="22"/>
          <w:szCs w:val="22"/>
          <w:lang w:val="en-US" w:eastAsia="en-US"/>
        </w:rPr>
      </w:pPr>
      <w:hyperlink w:anchor="_Toc329528676" w:history="1">
        <w:r w:rsidRPr="0086031E">
          <w:rPr>
            <w:rStyle w:val="aff6"/>
            <w:noProof/>
          </w:rPr>
          <w:t>8.4</w:t>
        </w:r>
        <w:r w:rsidRPr="00652F87">
          <w:rPr>
            <w:rFonts w:ascii="Calibri" w:eastAsia="Times New Roman" w:hAnsi="Calibri"/>
            <w:b w:val="0"/>
            <w:noProof/>
            <w:sz w:val="22"/>
            <w:szCs w:val="22"/>
            <w:lang w:val="en-US" w:eastAsia="en-US"/>
          </w:rPr>
          <w:tab/>
        </w:r>
        <w:r w:rsidRPr="0086031E">
          <w:rPr>
            <w:rStyle w:val="aff6"/>
            <w:noProof/>
          </w:rPr>
          <w:t>The String Type</w:t>
        </w:r>
        <w:r>
          <w:rPr>
            <w:noProof/>
            <w:webHidden/>
          </w:rPr>
          <w:tab/>
        </w:r>
        <w:r>
          <w:rPr>
            <w:noProof/>
            <w:webHidden/>
          </w:rPr>
          <w:fldChar w:fldCharType="begin"/>
        </w:r>
        <w:r>
          <w:rPr>
            <w:noProof/>
            <w:webHidden/>
          </w:rPr>
          <w:instrText xml:space="preserve"> PAGEREF _Toc329528676 \h </w:instrText>
        </w:r>
        <w:r>
          <w:rPr>
            <w:noProof/>
            <w:webHidden/>
          </w:rPr>
        </w:r>
        <w:r>
          <w:rPr>
            <w:noProof/>
            <w:webHidden/>
          </w:rPr>
          <w:fldChar w:fldCharType="separate"/>
        </w:r>
        <w:r>
          <w:rPr>
            <w:noProof/>
            <w:webHidden/>
          </w:rPr>
          <w:t>32</w:t>
        </w:r>
        <w:r>
          <w:rPr>
            <w:noProof/>
            <w:webHidden/>
          </w:rPr>
          <w:fldChar w:fldCharType="end"/>
        </w:r>
      </w:hyperlink>
    </w:p>
    <w:p w14:paraId="4F728E88" w14:textId="77777777" w:rsidR="008E7E56" w:rsidRPr="00652F87" w:rsidRDefault="008E7E56">
      <w:pPr>
        <w:pStyle w:val="2b"/>
        <w:rPr>
          <w:rFonts w:ascii="Calibri" w:eastAsia="Times New Roman" w:hAnsi="Calibri"/>
          <w:b w:val="0"/>
          <w:noProof/>
          <w:sz w:val="22"/>
          <w:szCs w:val="22"/>
          <w:lang w:val="en-US" w:eastAsia="en-US"/>
        </w:rPr>
      </w:pPr>
      <w:hyperlink w:anchor="_Toc329528677" w:history="1">
        <w:r w:rsidRPr="0086031E">
          <w:rPr>
            <w:rStyle w:val="aff6"/>
            <w:noProof/>
          </w:rPr>
          <w:t>8.5</w:t>
        </w:r>
        <w:r w:rsidRPr="00652F87">
          <w:rPr>
            <w:rFonts w:ascii="Calibri" w:eastAsia="Times New Roman" w:hAnsi="Calibri"/>
            <w:b w:val="0"/>
            <w:noProof/>
            <w:sz w:val="22"/>
            <w:szCs w:val="22"/>
            <w:lang w:val="en-US" w:eastAsia="en-US"/>
          </w:rPr>
          <w:tab/>
        </w:r>
        <w:r w:rsidRPr="0086031E">
          <w:rPr>
            <w:rStyle w:val="aff6"/>
            <w:noProof/>
          </w:rPr>
          <w:t>The Number Type</w:t>
        </w:r>
        <w:r>
          <w:rPr>
            <w:noProof/>
            <w:webHidden/>
          </w:rPr>
          <w:tab/>
        </w:r>
        <w:r>
          <w:rPr>
            <w:noProof/>
            <w:webHidden/>
          </w:rPr>
          <w:fldChar w:fldCharType="begin"/>
        </w:r>
        <w:r>
          <w:rPr>
            <w:noProof/>
            <w:webHidden/>
          </w:rPr>
          <w:instrText xml:space="preserve"> PAGEREF _Toc329528677 \h </w:instrText>
        </w:r>
        <w:r>
          <w:rPr>
            <w:noProof/>
            <w:webHidden/>
          </w:rPr>
        </w:r>
        <w:r>
          <w:rPr>
            <w:noProof/>
            <w:webHidden/>
          </w:rPr>
          <w:fldChar w:fldCharType="separate"/>
        </w:r>
        <w:r>
          <w:rPr>
            <w:noProof/>
            <w:webHidden/>
          </w:rPr>
          <w:t>33</w:t>
        </w:r>
        <w:r>
          <w:rPr>
            <w:noProof/>
            <w:webHidden/>
          </w:rPr>
          <w:fldChar w:fldCharType="end"/>
        </w:r>
      </w:hyperlink>
    </w:p>
    <w:p w14:paraId="78D2C75A" w14:textId="77777777" w:rsidR="008E7E56" w:rsidRPr="00652F87" w:rsidRDefault="008E7E56">
      <w:pPr>
        <w:pStyle w:val="2b"/>
        <w:rPr>
          <w:rFonts w:ascii="Calibri" w:eastAsia="Times New Roman" w:hAnsi="Calibri"/>
          <w:b w:val="0"/>
          <w:noProof/>
          <w:sz w:val="22"/>
          <w:szCs w:val="22"/>
          <w:lang w:val="en-US" w:eastAsia="en-US"/>
        </w:rPr>
      </w:pPr>
      <w:hyperlink w:anchor="_Toc329528678" w:history="1">
        <w:r w:rsidRPr="0086031E">
          <w:rPr>
            <w:rStyle w:val="aff6"/>
            <w:noProof/>
          </w:rPr>
          <w:t>8.6</w:t>
        </w:r>
        <w:r w:rsidRPr="00652F87">
          <w:rPr>
            <w:rFonts w:ascii="Calibri" w:eastAsia="Times New Roman" w:hAnsi="Calibri"/>
            <w:b w:val="0"/>
            <w:noProof/>
            <w:sz w:val="22"/>
            <w:szCs w:val="22"/>
            <w:lang w:val="en-US" w:eastAsia="en-US"/>
          </w:rPr>
          <w:tab/>
        </w:r>
        <w:r w:rsidRPr="0086031E">
          <w:rPr>
            <w:rStyle w:val="aff6"/>
            <w:noProof/>
          </w:rPr>
          <w:t>The Object Type</w:t>
        </w:r>
        <w:r>
          <w:rPr>
            <w:noProof/>
            <w:webHidden/>
          </w:rPr>
          <w:tab/>
        </w:r>
        <w:r>
          <w:rPr>
            <w:noProof/>
            <w:webHidden/>
          </w:rPr>
          <w:fldChar w:fldCharType="begin"/>
        </w:r>
        <w:r>
          <w:rPr>
            <w:noProof/>
            <w:webHidden/>
          </w:rPr>
          <w:instrText xml:space="preserve"> PAGEREF _Toc329528678 \h </w:instrText>
        </w:r>
        <w:r>
          <w:rPr>
            <w:noProof/>
            <w:webHidden/>
          </w:rPr>
        </w:r>
        <w:r>
          <w:rPr>
            <w:noProof/>
            <w:webHidden/>
          </w:rPr>
          <w:fldChar w:fldCharType="separate"/>
        </w:r>
        <w:r>
          <w:rPr>
            <w:noProof/>
            <w:webHidden/>
          </w:rPr>
          <w:t>34</w:t>
        </w:r>
        <w:r>
          <w:rPr>
            <w:noProof/>
            <w:webHidden/>
          </w:rPr>
          <w:fldChar w:fldCharType="end"/>
        </w:r>
      </w:hyperlink>
    </w:p>
    <w:p w14:paraId="4936C0A1" w14:textId="77777777" w:rsidR="008E7E56" w:rsidRPr="00652F87" w:rsidRDefault="008E7E56">
      <w:pPr>
        <w:pStyle w:val="3a"/>
        <w:rPr>
          <w:rFonts w:ascii="Calibri" w:eastAsia="Times New Roman" w:hAnsi="Calibri"/>
          <w:b w:val="0"/>
          <w:noProof/>
          <w:sz w:val="22"/>
          <w:szCs w:val="22"/>
          <w:lang w:val="en-US" w:eastAsia="en-US"/>
        </w:rPr>
      </w:pPr>
      <w:hyperlink w:anchor="_Toc329528679" w:history="1">
        <w:r w:rsidRPr="0086031E">
          <w:rPr>
            <w:rStyle w:val="aff6"/>
            <w:noProof/>
          </w:rPr>
          <w:t>8.6.1</w:t>
        </w:r>
        <w:r w:rsidRPr="00652F87">
          <w:rPr>
            <w:rFonts w:ascii="Calibri" w:eastAsia="Times New Roman" w:hAnsi="Calibri"/>
            <w:b w:val="0"/>
            <w:noProof/>
            <w:sz w:val="22"/>
            <w:szCs w:val="22"/>
            <w:lang w:val="en-US" w:eastAsia="en-US"/>
          </w:rPr>
          <w:tab/>
        </w:r>
        <w:r w:rsidRPr="0086031E">
          <w:rPr>
            <w:rStyle w:val="aff6"/>
            <w:noProof/>
          </w:rPr>
          <w:t>Property Attributes</w:t>
        </w:r>
        <w:r>
          <w:rPr>
            <w:noProof/>
            <w:webHidden/>
          </w:rPr>
          <w:tab/>
        </w:r>
        <w:r>
          <w:rPr>
            <w:noProof/>
            <w:webHidden/>
          </w:rPr>
          <w:fldChar w:fldCharType="begin"/>
        </w:r>
        <w:r>
          <w:rPr>
            <w:noProof/>
            <w:webHidden/>
          </w:rPr>
          <w:instrText xml:space="preserve"> PAGEREF _Toc329528679 \h </w:instrText>
        </w:r>
        <w:r>
          <w:rPr>
            <w:noProof/>
            <w:webHidden/>
          </w:rPr>
        </w:r>
        <w:r>
          <w:rPr>
            <w:noProof/>
            <w:webHidden/>
          </w:rPr>
          <w:fldChar w:fldCharType="separate"/>
        </w:r>
        <w:r>
          <w:rPr>
            <w:noProof/>
            <w:webHidden/>
          </w:rPr>
          <w:t>34</w:t>
        </w:r>
        <w:r>
          <w:rPr>
            <w:noProof/>
            <w:webHidden/>
          </w:rPr>
          <w:fldChar w:fldCharType="end"/>
        </w:r>
      </w:hyperlink>
    </w:p>
    <w:p w14:paraId="5488C0EC" w14:textId="77777777" w:rsidR="008E7E56" w:rsidRPr="00652F87" w:rsidRDefault="008E7E56">
      <w:pPr>
        <w:pStyle w:val="3a"/>
        <w:rPr>
          <w:rFonts w:ascii="Calibri" w:eastAsia="Times New Roman" w:hAnsi="Calibri"/>
          <w:b w:val="0"/>
          <w:noProof/>
          <w:sz w:val="22"/>
          <w:szCs w:val="22"/>
          <w:lang w:val="en-US" w:eastAsia="en-US"/>
        </w:rPr>
      </w:pPr>
      <w:hyperlink w:anchor="_Toc329528680" w:history="1">
        <w:r w:rsidRPr="0086031E">
          <w:rPr>
            <w:rStyle w:val="aff6"/>
            <w:noProof/>
          </w:rPr>
          <w:t>8.6.2</w:t>
        </w:r>
        <w:r w:rsidRPr="00652F87">
          <w:rPr>
            <w:rFonts w:ascii="Calibri" w:eastAsia="Times New Roman" w:hAnsi="Calibri"/>
            <w:b w:val="0"/>
            <w:noProof/>
            <w:sz w:val="22"/>
            <w:szCs w:val="22"/>
            <w:lang w:val="en-US" w:eastAsia="en-US"/>
          </w:rPr>
          <w:tab/>
        </w:r>
        <w:r w:rsidRPr="0086031E">
          <w:rPr>
            <w:rStyle w:val="aff6"/>
            <w:noProof/>
          </w:rPr>
          <w:t>Object Internal Properties and Methods</w:t>
        </w:r>
        <w:r>
          <w:rPr>
            <w:noProof/>
            <w:webHidden/>
          </w:rPr>
          <w:tab/>
        </w:r>
        <w:r>
          <w:rPr>
            <w:noProof/>
            <w:webHidden/>
          </w:rPr>
          <w:fldChar w:fldCharType="begin"/>
        </w:r>
        <w:r>
          <w:rPr>
            <w:noProof/>
            <w:webHidden/>
          </w:rPr>
          <w:instrText xml:space="preserve"> PAGEREF _Toc329528680 \h </w:instrText>
        </w:r>
        <w:r>
          <w:rPr>
            <w:noProof/>
            <w:webHidden/>
          </w:rPr>
        </w:r>
        <w:r>
          <w:rPr>
            <w:noProof/>
            <w:webHidden/>
          </w:rPr>
          <w:fldChar w:fldCharType="separate"/>
        </w:r>
        <w:r>
          <w:rPr>
            <w:noProof/>
            <w:webHidden/>
          </w:rPr>
          <w:t>35</w:t>
        </w:r>
        <w:r>
          <w:rPr>
            <w:noProof/>
            <w:webHidden/>
          </w:rPr>
          <w:fldChar w:fldCharType="end"/>
        </w:r>
      </w:hyperlink>
    </w:p>
    <w:p w14:paraId="1D5DEECF" w14:textId="77777777" w:rsidR="008E7E56" w:rsidRPr="00652F87" w:rsidRDefault="008E7E56">
      <w:pPr>
        <w:pStyle w:val="2b"/>
        <w:rPr>
          <w:rFonts w:ascii="Calibri" w:eastAsia="Times New Roman" w:hAnsi="Calibri"/>
          <w:b w:val="0"/>
          <w:noProof/>
          <w:sz w:val="22"/>
          <w:szCs w:val="22"/>
          <w:lang w:val="en-US" w:eastAsia="en-US"/>
        </w:rPr>
      </w:pPr>
      <w:hyperlink w:anchor="_Toc329528681" w:history="1">
        <w:r w:rsidRPr="0086031E">
          <w:rPr>
            <w:rStyle w:val="aff6"/>
            <w:noProof/>
          </w:rPr>
          <w:t>8.7</w:t>
        </w:r>
        <w:r w:rsidRPr="00652F87">
          <w:rPr>
            <w:rFonts w:ascii="Calibri" w:eastAsia="Times New Roman" w:hAnsi="Calibri"/>
            <w:b w:val="0"/>
            <w:noProof/>
            <w:sz w:val="22"/>
            <w:szCs w:val="22"/>
            <w:lang w:val="en-US" w:eastAsia="en-US"/>
          </w:rPr>
          <w:tab/>
        </w:r>
        <w:r w:rsidRPr="0086031E">
          <w:rPr>
            <w:rStyle w:val="aff6"/>
            <w:noProof/>
          </w:rPr>
          <w:t>The List and Record Specification Type</w:t>
        </w:r>
        <w:r>
          <w:rPr>
            <w:noProof/>
            <w:webHidden/>
          </w:rPr>
          <w:tab/>
        </w:r>
        <w:r>
          <w:rPr>
            <w:noProof/>
            <w:webHidden/>
          </w:rPr>
          <w:fldChar w:fldCharType="begin"/>
        </w:r>
        <w:r>
          <w:rPr>
            <w:noProof/>
            <w:webHidden/>
          </w:rPr>
          <w:instrText xml:space="preserve"> PAGEREF _Toc329528681 \h </w:instrText>
        </w:r>
        <w:r>
          <w:rPr>
            <w:noProof/>
            <w:webHidden/>
          </w:rPr>
        </w:r>
        <w:r>
          <w:rPr>
            <w:noProof/>
            <w:webHidden/>
          </w:rPr>
          <w:fldChar w:fldCharType="separate"/>
        </w:r>
        <w:r>
          <w:rPr>
            <w:noProof/>
            <w:webHidden/>
          </w:rPr>
          <w:t>39</w:t>
        </w:r>
        <w:r>
          <w:rPr>
            <w:noProof/>
            <w:webHidden/>
          </w:rPr>
          <w:fldChar w:fldCharType="end"/>
        </w:r>
      </w:hyperlink>
    </w:p>
    <w:p w14:paraId="379F4335" w14:textId="77777777" w:rsidR="008E7E56" w:rsidRPr="00652F87" w:rsidRDefault="008E7E56">
      <w:pPr>
        <w:pStyle w:val="2b"/>
        <w:rPr>
          <w:rFonts w:ascii="Calibri" w:eastAsia="Times New Roman" w:hAnsi="Calibri"/>
          <w:b w:val="0"/>
          <w:noProof/>
          <w:sz w:val="22"/>
          <w:szCs w:val="22"/>
          <w:lang w:val="en-US" w:eastAsia="en-US"/>
        </w:rPr>
      </w:pPr>
      <w:hyperlink w:anchor="_Toc329528682" w:history="1">
        <w:r w:rsidRPr="0086031E">
          <w:rPr>
            <w:rStyle w:val="aff6"/>
            <w:noProof/>
          </w:rPr>
          <w:t>8.8</w:t>
        </w:r>
        <w:r w:rsidRPr="00652F87">
          <w:rPr>
            <w:rFonts w:ascii="Calibri" w:eastAsia="Times New Roman" w:hAnsi="Calibri"/>
            <w:b w:val="0"/>
            <w:noProof/>
            <w:sz w:val="22"/>
            <w:szCs w:val="22"/>
            <w:lang w:val="en-US" w:eastAsia="en-US"/>
          </w:rPr>
          <w:tab/>
        </w:r>
        <w:r w:rsidRPr="0086031E">
          <w:rPr>
            <w:rStyle w:val="aff6"/>
            <w:noProof/>
          </w:rPr>
          <w:t>The Completion Record Specification Type</w:t>
        </w:r>
        <w:r>
          <w:rPr>
            <w:noProof/>
            <w:webHidden/>
          </w:rPr>
          <w:tab/>
        </w:r>
        <w:r>
          <w:rPr>
            <w:noProof/>
            <w:webHidden/>
          </w:rPr>
          <w:fldChar w:fldCharType="begin"/>
        </w:r>
        <w:r>
          <w:rPr>
            <w:noProof/>
            <w:webHidden/>
          </w:rPr>
          <w:instrText xml:space="preserve"> PAGEREF _Toc329528682 \h </w:instrText>
        </w:r>
        <w:r>
          <w:rPr>
            <w:noProof/>
            <w:webHidden/>
          </w:rPr>
        </w:r>
        <w:r>
          <w:rPr>
            <w:noProof/>
            <w:webHidden/>
          </w:rPr>
          <w:fldChar w:fldCharType="separate"/>
        </w:r>
        <w:r>
          <w:rPr>
            <w:noProof/>
            <w:webHidden/>
          </w:rPr>
          <w:t>39</w:t>
        </w:r>
        <w:r>
          <w:rPr>
            <w:noProof/>
            <w:webHidden/>
          </w:rPr>
          <w:fldChar w:fldCharType="end"/>
        </w:r>
      </w:hyperlink>
    </w:p>
    <w:p w14:paraId="73E21115" w14:textId="77777777" w:rsidR="008E7E56" w:rsidRPr="00652F87" w:rsidRDefault="008E7E56">
      <w:pPr>
        <w:pStyle w:val="3a"/>
        <w:rPr>
          <w:rFonts w:ascii="Calibri" w:eastAsia="Times New Roman" w:hAnsi="Calibri"/>
          <w:b w:val="0"/>
          <w:noProof/>
          <w:sz w:val="22"/>
          <w:szCs w:val="22"/>
          <w:lang w:val="en-US" w:eastAsia="en-US"/>
        </w:rPr>
      </w:pPr>
      <w:hyperlink w:anchor="_Toc329528683" w:history="1">
        <w:r w:rsidRPr="0086031E">
          <w:rPr>
            <w:rStyle w:val="aff6"/>
            <w:noProof/>
          </w:rPr>
          <w:t>8.8.1 Implicit Completion Values</w:t>
        </w:r>
        <w:r>
          <w:rPr>
            <w:noProof/>
            <w:webHidden/>
          </w:rPr>
          <w:tab/>
        </w:r>
        <w:r>
          <w:rPr>
            <w:noProof/>
            <w:webHidden/>
          </w:rPr>
          <w:fldChar w:fldCharType="begin"/>
        </w:r>
        <w:r>
          <w:rPr>
            <w:noProof/>
            <w:webHidden/>
          </w:rPr>
          <w:instrText xml:space="preserve"> PAGEREF _Toc329528683 \h </w:instrText>
        </w:r>
        <w:r>
          <w:rPr>
            <w:noProof/>
            <w:webHidden/>
          </w:rPr>
        </w:r>
        <w:r>
          <w:rPr>
            <w:noProof/>
            <w:webHidden/>
          </w:rPr>
          <w:fldChar w:fldCharType="separate"/>
        </w:r>
        <w:r>
          <w:rPr>
            <w:noProof/>
            <w:webHidden/>
          </w:rPr>
          <w:t>40</w:t>
        </w:r>
        <w:r>
          <w:rPr>
            <w:noProof/>
            <w:webHidden/>
          </w:rPr>
          <w:fldChar w:fldCharType="end"/>
        </w:r>
      </w:hyperlink>
    </w:p>
    <w:p w14:paraId="42B641BF" w14:textId="77777777" w:rsidR="008E7E56" w:rsidRPr="00652F87" w:rsidRDefault="008E7E56">
      <w:pPr>
        <w:pStyle w:val="3a"/>
        <w:rPr>
          <w:rFonts w:ascii="Calibri" w:eastAsia="Times New Roman" w:hAnsi="Calibri"/>
          <w:b w:val="0"/>
          <w:noProof/>
          <w:sz w:val="22"/>
          <w:szCs w:val="22"/>
          <w:lang w:val="en-US" w:eastAsia="en-US"/>
        </w:rPr>
      </w:pPr>
      <w:hyperlink w:anchor="_Toc329528684" w:history="1">
        <w:r w:rsidRPr="0086031E">
          <w:rPr>
            <w:rStyle w:val="aff6"/>
            <w:noProof/>
            <w:lang w:eastAsia="en-US"/>
          </w:rPr>
          <w:t>8.8.2 NormalCompletion</w:t>
        </w:r>
        <w:r>
          <w:rPr>
            <w:noProof/>
            <w:webHidden/>
          </w:rPr>
          <w:tab/>
        </w:r>
        <w:r>
          <w:rPr>
            <w:noProof/>
            <w:webHidden/>
          </w:rPr>
          <w:fldChar w:fldCharType="begin"/>
        </w:r>
        <w:r>
          <w:rPr>
            <w:noProof/>
            <w:webHidden/>
          </w:rPr>
          <w:instrText xml:space="preserve"> PAGEREF _Toc329528684 \h </w:instrText>
        </w:r>
        <w:r>
          <w:rPr>
            <w:noProof/>
            <w:webHidden/>
          </w:rPr>
        </w:r>
        <w:r>
          <w:rPr>
            <w:noProof/>
            <w:webHidden/>
          </w:rPr>
          <w:fldChar w:fldCharType="separate"/>
        </w:r>
        <w:r>
          <w:rPr>
            <w:noProof/>
            <w:webHidden/>
          </w:rPr>
          <w:t>40</w:t>
        </w:r>
        <w:r>
          <w:rPr>
            <w:noProof/>
            <w:webHidden/>
          </w:rPr>
          <w:fldChar w:fldCharType="end"/>
        </w:r>
      </w:hyperlink>
    </w:p>
    <w:p w14:paraId="6505249C" w14:textId="77777777" w:rsidR="008E7E56" w:rsidRPr="00652F87" w:rsidRDefault="008E7E56">
      <w:pPr>
        <w:pStyle w:val="3a"/>
        <w:rPr>
          <w:rFonts w:ascii="Calibri" w:eastAsia="Times New Roman" w:hAnsi="Calibri"/>
          <w:b w:val="0"/>
          <w:noProof/>
          <w:sz w:val="22"/>
          <w:szCs w:val="22"/>
          <w:lang w:val="en-US" w:eastAsia="en-US"/>
        </w:rPr>
      </w:pPr>
      <w:hyperlink w:anchor="_Toc329528685" w:history="1">
        <w:r w:rsidRPr="0086031E">
          <w:rPr>
            <w:rStyle w:val="aff6"/>
            <w:noProof/>
            <w:lang w:eastAsia="en-US"/>
          </w:rPr>
          <w:t>8.8.3 Throw an Exception</w:t>
        </w:r>
        <w:r>
          <w:rPr>
            <w:noProof/>
            <w:webHidden/>
          </w:rPr>
          <w:tab/>
        </w:r>
        <w:r>
          <w:rPr>
            <w:noProof/>
            <w:webHidden/>
          </w:rPr>
          <w:fldChar w:fldCharType="begin"/>
        </w:r>
        <w:r>
          <w:rPr>
            <w:noProof/>
            <w:webHidden/>
          </w:rPr>
          <w:instrText xml:space="preserve"> PAGEREF _Toc329528685 \h </w:instrText>
        </w:r>
        <w:r>
          <w:rPr>
            <w:noProof/>
            <w:webHidden/>
          </w:rPr>
        </w:r>
        <w:r>
          <w:rPr>
            <w:noProof/>
            <w:webHidden/>
          </w:rPr>
          <w:fldChar w:fldCharType="separate"/>
        </w:r>
        <w:r>
          <w:rPr>
            <w:noProof/>
            <w:webHidden/>
          </w:rPr>
          <w:t>40</w:t>
        </w:r>
        <w:r>
          <w:rPr>
            <w:noProof/>
            <w:webHidden/>
          </w:rPr>
          <w:fldChar w:fldCharType="end"/>
        </w:r>
      </w:hyperlink>
    </w:p>
    <w:p w14:paraId="115A67EA" w14:textId="77777777" w:rsidR="008E7E56" w:rsidRPr="00652F87" w:rsidRDefault="008E7E56">
      <w:pPr>
        <w:pStyle w:val="3a"/>
        <w:rPr>
          <w:rFonts w:ascii="Calibri" w:eastAsia="Times New Roman" w:hAnsi="Calibri"/>
          <w:b w:val="0"/>
          <w:noProof/>
          <w:sz w:val="22"/>
          <w:szCs w:val="22"/>
          <w:lang w:val="en-US" w:eastAsia="en-US"/>
        </w:rPr>
      </w:pPr>
      <w:hyperlink w:anchor="_Toc329528686" w:history="1">
        <w:r w:rsidRPr="0086031E">
          <w:rPr>
            <w:rStyle w:val="aff6"/>
            <w:noProof/>
            <w:lang w:eastAsia="en-US"/>
          </w:rPr>
          <w:t>8.8.4 ReturnIfAbrupt</w:t>
        </w:r>
        <w:r>
          <w:rPr>
            <w:noProof/>
            <w:webHidden/>
          </w:rPr>
          <w:tab/>
        </w:r>
        <w:r>
          <w:rPr>
            <w:noProof/>
            <w:webHidden/>
          </w:rPr>
          <w:fldChar w:fldCharType="begin"/>
        </w:r>
        <w:r>
          <w:rPr>
            <w:noProof/>
            <w:webHidden/>
          </w:rPr>
          <w:instrText xml:space="preserve"> PAGEREF _Toc329528686 \h </w:instrText>
        </w:r>
        <w:r>
          <w:rPr>
            <w:noProof/>
            <w:webHidden/>
          </w:rPr>
        </w:r>
        <w:r>
          <w:rPr>
            <w:noProof/>
            <w:webHidden/>
          </w:rPr>
          <w:fldChar w:fldCharType="separate"/>
        </w:r>
        <w:r>
          <w:rPr>
            <w:noProof/>
            <w:webHidden/>
          </w:rPr>
          <w:t>40</w:t>
        </w:r>
        <w:r>
          <w:rPr>
            <w:noProof/>
            <w:webHidden/>
          </w:rPr>
          <w:fldChar w:fldCharType="end"/>
        </w:r>
      </w:hyperlink>
    </w:p>
    <w:p w14:paraId="54513D6B" w14:textId="77777777" w:rsidR="008E7E56" w:rsidRPr="00652F87" w:rsidRDefault="008E7E56">
      <w:pPr>
        <w:pStyle w:val="2b"/>
        <w:rPr>
          <w:rFonts w:ascii="Calibri" w:eastAsia="Times New Roman" w:hAnsi="Calibri"/>
          <w:b w:val="0"/>
          <w:noProof/>
          <w:sz w:val="22"/>
          <w:szCs w:val="22"/>
          <w:lang w:val="en-US" w:eastAsia="en-US"/>
        </w:rPr>
      </w:pPr>
      <w:hyperlink w:anchor="_Toc329528687" w:history="1">
        <w:r w:rsidRPr="0086031E">
          <w:rPr>
            <w:rStyle w:val="aff6"/>
            <w:noProof/>
          </w:rPr>
          <w:t>8.9</w:t>
        </w:r>
        <w:r w:rsidRPr="00652F87">
          <w:rPr>
            <w:rFonts w:ascii="Calibri" w:eastAsia="Times New Roman" w:hAnsi="Calibri"/>
            <w:b w:val="0"/>
            <w:noProof/>
            <w:sz w:val="22"/>
            <w:szCs w:val="22"/>
            <w:lang w:val="en-US" w:eastAsia="en-US"/>
          </w:rPr>
          <w:tab/>
        </w:r>
        <w:r w:rsidRPr="0086031E">
          <w:rPr>
            <w:rStyle w:val="aff6"/>
            <w:noProof/>
          </w:rPr>
          <w:t>The Reference Specification Type</w:t>
        </w:r>
        <w:r>
          <w:rPr>
            <w:noProof/>
            <w:webHidden/>
          </w:rPr>
          <w:tab/>
        </w:r>
        <w:r>
          <w:rPr>
            <w:noProof/>
            <w:webHidden/>
          </w:rPr>
          <w:fldChar w:fldCharType="begin"/>
        </w:r>
        <w:r>
          <w:rPr>
            <w:noProof/>
            <w:webHidden/>
          </w:rPr>
          <w:instrText xml:space="preserve"> PAGEREF _Toc329528687 \h </w:instrText>
        </w:r>
        <w:r>
          <w:rPr>
            <w:noProof/>
            <w:webHidden/>
          </w:rPr>
        </w:r>
        <w:r>
          <w:rPr>
            <w:noProof/>
            <w:webHidden/>
          </w:rPr>
          <w:fldChar w:fldCharType="separate"/>
        </w:r>
        <w:r>
          <w:rPr>
            <w:noProof/>
            <w:webHidden/>
          </w:rPr>
          <w:t>41</w:t>
        </w:r>
        <w:r>
          <w:rPr>
            <w:noProof/>
            <w:webHidden/>
          </w:rPr>
          <w:fldChar w:fldCharType="end"/>
        </w:r>
      </w:hyperlink>
    </w:p>
    <w:p w14:paraId="4BAE21AA" w14:textId="77777777" w:rsidR="008E7E56" w:rsidRPr="00652F87" w:rsidRDefault="008E7E56">
      <w:pPr>
        <w:pStyle w:val="3a"/>
        <w:rPr>
          <w:rFonts w:ascii="Calibri" w:eastAsia="Times New Roman" w:hAnsi="Calibri"/>
          <w:b w:val="0"/>
          <w:noProof/>
          <w:sz w:val="22"/>
          <w:szCs w:val="22"/>
          <w:lang w:val="en-US" w:eastAsia="en-US"/>
        </w:rPr>
      </w:pPr>
      <w:hyperlink w:anchor="_Toc329528688" w:history="1">
        <w:r w:rsidRPr="0086031E">
          <w:rPr>
            <w:rStyle w:val="aff6"/>
            <w:noProof/>
          </w:rPr>
          <w:t>8.9.1</w:t>
        </w:r>
        <w:r w:rsidRPr="00652F87">
          <w:rPr>
            <w:rFonts w:ascii="Calibri" w:eastAsia="Times New Roman" w:hAnsi="Calibri"/>
            <w:b w:val="0"/>
            <w:noProof/>
            <w:sz w:val="22"/>
            <w:szCs w:val="22"/>
            <w:lang w:val="en-US" w:eastAsia="en-US"/>
          </w:rPr>
          <w:tab/>
        </w:r>
        <w:r w:rsidRPr="0086031E">
          <w:rPr>
            <w:rStyle w:val="aff6"/>
            <w:noProof/>
          </w:rPr>
          <w:t>GetValue (V)</w:t>
        </w:r>
        <w:r>
          <w:rPr>
            <w:noProof/>
            <w:webHidden/>
          </w:rPr>
          <w:tab/>
        </w:r>
        <w:r>
          <w:rPr>
            <w:noProof/>
            <w:webHidden/>
          </w:rPr>
          <w:fldChar w:fldCharType="begin"/>
        </w:r>
        <w:r>
          <w:rPr>
            <w:noProof/>
            <w:webHidden/>
          </w:rPr>
          <w:instrText xml:space="preserve"> PAGEREF _Toc329528688 \h </w:instrText>
        </w:r>
        <w:r>
          <w:rPr>
            <w:noProof/>
            <w:webHidden/>
          </w:rPr>
        </w:r>
        <w:r>
          <w:rPr>
            <w:noProof/>
            <w:webHidden/>
          </w:rPr>
          <w:fldChar w:fldCharType="separate"/>
        </w:r>
        <w:r>
          <w:rPr>
            <w:noProof/>
            <w:webHidden/>
          </w:rPr>
          <w:t>41</w:t>
        </w:r>
        <w:r>
          <w:rPr>
            <w:noProof/>
            <w:webHidden/>
          </w:rPr>
          <w:fldChar w:fldCharType="end"/>
        </w:r>
      </w:hyperlink>
    </w:p>
    <w:p w14:paraId="724E50E5" w14:textId="77777777" w:rsidR="008E7E56" w:rsidRPr="00652F87" w:rsidRDefault="008E7E56">
      <w:pPr>
        <w:pStyle w:val="3a"/>
        <w:rPr>
          <w:rFonts w:ascii="Calibri" w:eastAsia="Times New Roman" w:hAnsi="Calibri"/>
          <w:b w:val="0"/>
          <w:noProof/>
          <w:sz w:val="22"/>
          <w:szCs w:val="22"/>
          <w:lang w:val="en-US" w:eastAsia="en-US"/>
        </w:rPr>
      </w:pPr>
      <w:hyperlink w:anchor="_Toc329528689" w:history="1">
        <w:r w:rsidRPr="0086031E">
          <w:rPr>
            <w:rStyle w:val="aff6"/>
            <w:noProof/>
          </w:rPr>
          <w:t>8.9.2</w:t>
        </w:r>
        <w:r w:rsidRPr="00652F87">
          <w:rPr>
            <w:rFonts w:ascii="Calibri" w:eastAsia="Times New Roman" w:hAnsi="Calibri"/>
            <w:b w:val="0"/>
            <w:noProof/>
            <w:sz w:val="22"/>
            <w:szCs w:val="22"/>
            <w:lang w:val="en-US" w:eastAsia="en-US"/>
          </w:rPr>
          <w:tab/>
        </w:r>
        <w:r w:rsidRPr="0086031E">
          <w:rPr>
            <w:rStyle w:val="aff6"/>
            <w:noProof/>
          </w:rPr>
          <w:t>PutValue (V, W)</w:t>
        </w:r>
        <w:r>
          <w:rPr>
            <w:noProof/>
            <w:webHidden/>
          </w:rPr>
          <w:tab/>
        </w:r>
        <w:r>
          <w:rPr>
            <w:noProof/>
            <w:webHidden/>
          </w:rPr>
          <w:fldChar w:fldCharType="begin"/>
        </w:r>
        <w:r>
          <w:rPr>
            <w:noProof/>
            <w:webHidden/>
          </w:rPr>
          <w:instrText xml:space="preserve"> PAGEREF _Toc329528689 \h </w:instrText>
        </w:r>
        <w:r>
          <w:rPr>
            <w:noProof/>
            <w:webHidden/>
          </w:rPr>
        </w:r>
        <w:r>
          <w:rPr>
            <w:noProof/>
            <w:webHidden/>
          </w:rPr>
          <w:fldChar w:fldCharType="separate"/>
        </w:r>
        <w:r>
          <w:rPr>
            <w:noProof/>
            <w:webHidden/>
          </w:rPr>
          <w:t>42</w:t>
        </w:r>
        <w:r>
          <w:rPr>
            <w:noProof/>
            <w:webHidden/>
          </w:rPr>
          <w:fldChar w:fldCharType="end"/>
        </w:r>
      </w:hyperlink>
    </w:p>
    <w:p w14:paraId="41824EBD" w14:textId="77777777" w:rsidR="008E7E56" w:rsidRPr="00652F87" w:rsidRDefault="008E7E56">
      <w:pPr>
        <w:pStyle w:val="3a"/>
        <w:rPr>
          <w:rFonts w:ascii="Calibri" w:eastAsia="Times New Roman" w:hAnsi="Calibri"/>
          <w:b w:val="0"/>
          <w:noProof/>
          <w:sz w:val="22"/>
          <w:szCs w:val="22"/>
          <w:lang w:val="en-US" w:eastAsia="en-US"/>
        </w:rPr>
      </w:pPr>
      <w:hyperlink w:anchor="_Toc329528690" w:history="1">
        <w:r w:rsidRPr="0086031E">
          <w:rPr>
            <w:rStyle w:val="aff6"/>
            <w:noProof/>
          </w:rPr>
          <w:t>8.9.3</w:t>
        </w:r>
        <w:r w:rsidRPr="00652F87">
          <w:rPr>
            <w:rFonts w:ascii="Calibri" w:eastAsia="Times New Roman" w:hAnsi="Calibri"/>
            <w:b w:val="0"/>
            <w:noProof/>
            <w:sz w:val="22"/>
            <w:szCs w:val="22"/>
            <w:lang w:val="en-US" w:eastAsia="en-US"/>
          </w:rPr>
          <w:tab/>
        </w:r>
        <w:r w:rsidRPr="0086031E">
          <w:rPr>
            <w:rStyle w:val="aff6"/>
            <w:noProof/>
          </w:rPr>
          <w:t>GetThisValue (V)</w:t>
        </w:r>
        <w:r>
          <w:rPr>
            <w:noProof/>
            <w:webHidden/>
          </w:rPr>
          <w:tab/>
        </w:r>
        <w:r>
          <w:rPr>
            <w:noProof/>
            <w:webHidden/>
          </w:rPr>
          <w:fldChar w:fldCharType="begin"/>
        </w:r>
        <w:r>
          <w:rPr>
            <w:noProof/>
            <w:webHidden/>
          </w:rPr>
          <w:instrText xml:space="preserve"> PAGEREF _Toc329528690 \h </w:instrText>
        </w:r>
        <w:r>
          <w:rPr>
            <w:noProof/>
            <w:webHidden/>
          </w:rPr>
        </w:r>
        <w:r>
          <w:rPr>
            <w:noProof/>
            <w:webHidden/>
          </w:rPr>
          <w:fldChar w:fldCharType="separate"/>
        </w:r>
        <w:r>
          <w:rPr>
            <w:noProof/>
            <w:webHidden/>
          </w:rPr>
          <w:t>43</w:t>
        </w:r>
        <w:r>
          <w:rPr>
            <w:noProof/>
            <w:webHidden/>
          </w:rPr>
          <w:fldChar w:fldCharType="end"/>
        </w:r>
      </w:hyperlink>
    </w:p>
    <w:p w14:paraId="3F1371B7" w14:textId="77777777" w:rsidR="008E7E56" w:rsidRPr="00652F87" w:rsidRDefault="008E7E56">
      <w:pPr>
        <w:pStyle w:val="2b"/>
        <w:rPr>
          <w:rFonts w:ascii="Calibri" w:eastAsia="Times New Roman" w:hAnsi="Calibri"/>
          <w:b w:val="0"/>
          <w:noProof/>
          <w:sz w:val="22"/>
          <w:szCs w:val="22"/>
          <w:lang w:val="en-US" w:eastAsia="en-US"/>
        </w:rPr>
      </w:pPr>
      <w:hyperlink w:anchor="_Toc329528691" w:history="1">
        <w:r w:rsidRPr="0086031E">
          <w:rPr>
            <w:rStyle w:val="aff6"/>
            <w:noProof/>
          </w:rPr>
          <w:t xml:space="preserve">8.10 </w:t>
        </w:r>
        <w:r w:rsidRPr="00652F87">
          <w:rPr>
            <w:rFonts w:ascii="Calibri" w:eastAsia="Times New Roman" w:hAnsi="Calibri"/>
            <w:b w:val="0"/>
            <w:noProof/>
            <w:sz w:val="22"/>
            <w:szCs w:val="22"/>
            <w:lang w:val="en-US" w:eastAsia="en-US"/>
          </w:rPr>
          <w:tab/>
        </w:r>
        <w:r w:rsidRPr="0086031E">
          <w:rPr>
            <w:rStyle w:val="aff6"/>
            <w:noProof/>
          </w:rPr>
          <w:t>The Property Descriptor and Property Identifier Specification Types</w:t>
        </w:r>
        <w:r>
          <w:rPr>
            <w:noProof/>
            <w:webHidden/>
          </w:rPr>
          <w:tab/>
        </w:r>
        <w:r>
          <w:rPr>
            <w:noProof/>
            <w:webHidden/>
          </w:rPr>
          <w:fldChar w:fldCharType="begin"/>
        </w:r>
        <w:r>
          <w:rPr>
            <w:noProof/>
            <w:webHidden/>
          </w:rPr>
          <w:instrText xml:space="preserve"> PAGEREF _Toc329528691 \h </w:instrText>
        </w:r>
        <w:r>
          <w:rPr>
            <w:noProof/>
            <w:webHidden/>
          </w:rPr>
        </w:r>
        <w:r>
          <w:rPr>
            <w:noProof/>
            <w:webHidden/>
          </w:rPr>
          <w:fldChar w:fldCharType="separate"/>
        </w:r>
        <w:r>
          <w:rPr>
            <w:noProof/>
            <w:webHidden/>
          </w:rPr>
          <w:t>43</w:t>
        </w:r>
        <w:r>
          <w:rPr>
            <w:noProof/>
            <w:webHidden/>
          </w:rPr>
          <w:fldChar w:fldCharType="end"/>
        </w:r>
      </w:hyperlink>
    </w:p>
    <w:p w14:paraId="67FE5724" w14:textId="77777777" w:rsidR="008E7E56" w:rsidRPr="00652F87" w:rsidRDefault="008E7E56">
      <w:pPr>
        <w:pStyle w:val="3a"/>
        <w:rPr>
          <w:rFonts w:ascii="Calibri" w:eastAsia="Times New Roman" w:hAnsi="Calibri"/>
          <w:b w:val="0"/>
          <w:noProof/>
          <w:sz w:val="22"/>
          <w:szCs w:val="22"/>
          <w:lang w:val="en-US" w:eastAsia="en-US"/>
        </w:rPr>
      </w:pPr>
      <w:hyperlink w:anchor="_Toc329528692" w:history="1">
        <w:r w:rsidRPr="0086031E">
          <w:rPr>
            <w:rStyle w:val="aff6"/>
            <w:noProof/>
          </w:rPr>
          <w:t>8.10.1</w:t>
        </w:r>
        <w:r w:rsidRPr="00652F87">
          <w:rPr>
            <w:rFonts w:ascii="Calibri" w:eastAsia="Times New Roman" w:hAnsi="Calibri"/>
            <w:b w:val="0"/>
            <w:noProof/>
            <w:sz w:val="22"/>
            <w:szCs w:val="22"/>
            <w:lang w:val="en-US" w:eastAsia="en-US"/>
          </w:rPr>
          <w:tab/>
        </w:r>
        <w:r w:rsidRPr="0086031E">
          <w:rPr>
            <w:rStyle w:val="aff6"/>
            <w:noProof/>
          </w:rPr>
          <w:t>IsAccessorDescriptor ( Desc )</w:t>
        </w:r>
        <w:r>
          <w:rPr>
            <w:noProof/>
            <w:webHidden/>
          </w:rPr>
          <w:tab/>
        </w:r>
        <w:r>
          <w:rPr>
            <w:noProof/>
            <w:webHidden/>
          </w:rPr>
          <w:fldChar w:fldCharType="begin"/>
        </w:r>
        <w:r>
          <w:rPr>
            <w:noProof/>
            <w:webHidden/>
          </w:rPr>
          <w:instrText xml:space="preserve"> PAGEREF _Toc329528692 \h </w:instrText>
        </w:r>
        <w:r>
          <w:rPr>
            <w:noProof/>
            <w:webHidden/>
          </w:rPr>
        </w:r>
        <w:r>
          <w:rPr>
            <w:noProof/>
            <w:webHidden/>
          </w:rPr>
          <w:fldChar w:fldCharType="separate"/>
        </w:r>
        <w:r>
          <w:rPr>
            <w:noProof/>
            <w:webHidden/>
          </w:rPr>
          <w:t>43</w:t>
        </w:r>
        <w:r>
          <w:rPr>
            <w:noProof/>
            <w:webHidden/>
          </w:rPr>
          <w:fldChar w:fldCharType="end"/>
        </w:r>
      </w:hyperlink>
    </w:p>
    <w:p w14:paraId="2361DBDE" w14:textId="77777777" w:rsidR="008E7E56" w:rsidRPr="00652F87" w:rsidRDefault="008E7E56">
      <w:pPr>
        <w:pStyle w:val="3a"/>
        <w:rPr>
          <w:rFonts w:ascii="Calibri" w:eastAsia="Times New Roman" w:hAnsi="Calibri"/>
          <w:b w:val="0"/>
          <w:noProof/>
          <w:sz w:val="22"/>
          <w:szCs w:val="22"/>
          <w:lang w:val="en-US" w:eastAsia="en-US"/>
        </w:rPr>
      </w:pPr>
      <w:hyperlink w:anchor="_Toc329528693" w:history="1">
        <w:r w:rsidRPr="0086031E">
          <w:rPr>
            <w:rStyle w:val="aff6"/>
            <w:noProof/>
          </w:rPr>
          <w:t>8.10.2</w:t>
        </w:r>
        <w:r w:rsidRPr="00652F87">
          <w:rPr>
            <w:rFonts w:ascii="Calibri" w:eastAsia="Times New Roman" w:hAnsi="Calibri"/>
            <w:b w:val="0"/>
            <w:noProof/>
            <w:sz w:val="22"/>
            <w:szCs w:val="22"/>
            <w:lang w:val="en-US" w:eastAsia="en-US"/>
          </w:rPr>
          <w:tab/>
        </w:r>
        <w:r w:rsidRPr="0086031E">
          <w:rPr>
            <w:rStyle w:val="aff6"/>
            <w:noProof/>
          </w:rPr>
          <w:t>IsDataDescriptor ( Desc )</w:t>
        </w:r>
        <w:r>
          <w:rPr>
            <w:noProof/>
            <w:webHidden/>
          </w:rPr>
          <w:tab/>
        </w:r>
        <w:r>
          <w:rPr>
            <w:noProof/>
            <w:webHidden/>
          </w:rPr>
          <w:fldChar w:fldCharType="begin"/>
        </w:r>
        <w:r>
          <w:rPr>
            <w:noProof/>
            <w:webHidden/>
          </w:rPr>
          <w:instrText xml:space="preserve"> PAGEREF _Toc329528693 \h </w:instrText>
        </w:r>
        <w:r>
          <w:rPr>
            <w:noProof/>
            <w:webHidden/>
          </w:rPr>
        </w:r>
        <w:r>
          <w:rPr>
            <w:noProof/>
            <w:webHidden/>
          </w:rPr>
          <w:fldChar w:fldCharType="separate"/>
        </w:r>
        <w:r>
          <w:rPr>
            <w:noProof/>
            <w:webHidden/>
          </w:rPr>
          <w:t>43</w:t>
        </w:r>
        <w:r>
          <w:rPr>
            <w:noProof/>
            <w:webHidden/>
          </w:rPr>
          <w:fldChar w:fldCharType="end"/>
        </w:r>
      </w:hyperlink>
    </w:p>
    <w:p w14:paraId="7C3C9AAD" w14:textId="77777777" w:rsidR="008E7E56" w:rsidRPr="00652F87" w:rsidRDefault="008E7E56">
      <w:pPr>
        <w:pStyle w:val="3a"/>
        <w:rPr>
          <w:rFonts w:ascii="Calibri" w:eastAsia="Times New Roman" w:hAnsi="Calibri"/>
          <w:b w:val="0"/>
          <w:noProof/>
          <w:sz w:val="22"/>
          <w:szCs w:val="22"/>
          <w:lang w:val="en-US" w:eastAsia="en-US"/>
        </w:rPr>
      </w:pPr>
      <w:hyperlink w:anchor="_Toc329528694" w:history="1">
        <w:r w:rsidRPr="0086031E">
          <w:rPr>
            <w:rStyle w:val="aff6"/>
            <w:noProof/>
          </w:rPr>
          <w:t>8.10.3</w:t>
        </w:r>
        <w:r w:rsidRPr="00652F87">
          <w:rPr>
            <w:rFonts w:ascii="Calibri" w:eastAsia="Times New Roman" w:hAnsi="Calibri"/>
            <w:b w:val="0"/>
            <w:noProof/>
            <w:sz w:val="22"/>
            <w:szCs w:val="22"/>
            <w:lang w:val="en-US" w:eastAsia="en-US"/>
          </w:rPr>
          <w:tab/>
        </w:r>
        <w:r w:rsidRPr="0086031E">
          <w:rPr>
            <w:rStyle w:val="aff6"/>
            <w:noProof/>
          </w:rPr>
          <w:t>IsGenericDescriptor ( Desc )</w:t>
        </w:r>
        <w:r>
          <w:rPr>
            <w:noProof/>
            <w:webHidden/>
          </w:rPr>
          <w:tab/>
        </w:r>
        <w:r>
          <w:rPr>
            <w:noProof/>
            <w:webHidden/>
          </w:rPr>
          <w:fldChar w:fldCharType="begin"/>
        </w:r>
        <w:r>
          <w:rPr>
            <w:noProof/>
            <w:webHidden/>
          </w:rPr>
          <w:instrText xml:space="preserve"> PAGEREF _Toc329528694 \h </w:instrText>
        </w:r>
        <w:r>
          <w:rPr>
            <w:noProof/>
            <w:webHidden/>
          </w:rPr>
        </w:r>
        <w:r>
          <w:rPr>
            <w:noProof/>
            <w:webHidden/>
          </w:rPr>
          <w:fldChar w:fldCharType="separate"/>
        </w:r>
        <w:r>
          <w:rPr>
            <w:noProof/>
            <w:webHidden/>
          </w:rPr>
          <w:t>44</w:t>
        </w:r>
        <w:r>
          <w:rPr>
            <w:noProof/>
            <w:webHidden/>
          </w:rPr>
          <w:fldChar w:fldCharType="end"/>
        </w:r>
      </w:hyperlink>
    </w:p>
    <w:p w14:paraId="3C06E68B" w14:textId="77777777" w:rsidR="008E7E56" w:rsidRPr="00652F87" w:rsidRDefault="008E7E56">
      <w:pPr>
        <w:pStyle w:val="3a"/>
        <w:rPr>
          <w:rFonts w:ascii="Calibri" w:eastAsia="Times New Roman" w:hAnsi="Calibri"/>
          <w:b w:val="0"/>
          <w:noProof/>
          <w:sz w:val="22"/>
          <w:szCs w:val="22"/>
          <w:lang w:val="en-US" w:eastAsia="en-US"/>
        </w:rPr>
      </w:pPr>
      <w:hyperlink w:anchor="_Toc329528695" w:history="1">
        <w:r w:rsidRPr="0086031E">
          <w:rPr>
            <w:rStyle w:val="aff6"/>
            <w:noProof/>
          </w:rPr>
          <w:t>8.10.4</w:t>
        </w:r>
        <w:r w:rsidRPr="00652F87">
          <w:rPr>
            <w:rFonts w:ascii="Calibri" w:eastAsia="Times New Roman" w:hAnsi="Calibri"/>
            <w:b w:val="0"/>
            <w:noProof/>
            <w:sz w:val="22"/>
            <w:szCs w:val="22"/>
            <w:lang w:val="en-US" w:eastAsia="en-US"/>
          </w:rPr>
          <w:tab/>
        </w:r>
        <w:r w:rsidRPr="0086031E">
          <w:rPr>
            <w:rStyle w:val="aff6"/>
            <w:noProof/>
          </w:rPr>
          <w:t>FromPropertyDescriptor ( Desc )</w:t>
        </w:r>
        <w:r>
          <w:rPr>
            <w:noProof/>
            <w:webHidden/>
          </w:rPr>
          <w:tab/>
        </w:r>
        <w:r>
          <w:rPr>
            <w:noProof/>
            <w:webHidden/>
          </w:rPr>
          <w:fldChar w:fldCharType="begin"/>
        </w:r>
        <w:r>
          <w:rPr>
            <w:noProof/>
            <w:webHidden/>
          </w:rPr>
          <w:instrText xml:space="preserve"> PAGEREF _Toc329528695 \h </w:instrText>
        </w:r>
        <w:r>
          <w:rPr>
            <w:noProof/>
            <w:webHidden/>
          </w:rPr>
        </w:r>
        <w:r>
          <w:rPr>
            <w:noProof/>
            <w:webHidden/>
          </w:rPr>
          <w:fldChar w:fldCharType="separate"/>
        </w:r>
        <w:r>
          <w:rPr>
            <w:noProof/>
            <w:webHidden/>
          </w:rPr>
          <w:t>44</w:t>
        </w:r>
        <w:r>
          <w:rPr>
            <w:noProof/>
            <w:webHidden/>
          </w:rPr>
          <w:fldChar w:fldCharType="end"/>
        </w:r>
      </w:hyperlink>
    </w:p>
    <w:p w14:paraId="6FC73A89" w14:textId="77777777" w:rsidR="008E7E56" w:rsidRPr="00652F87" w:rsidRDefault="008E7E56">
      <w:pPr>
        <w:pStyle w:val="3a"/>
        <w:rPr>
          <w:rFonts w:ascii="Calibri" w:eastAsia="Times New Roman" w:hAnsi="Calibri"/>
          <w:b w:val="0"/>
          <w:noProof/>
          <w:sz w:val="22"/>
          <w:szCs w:val="22"/>
          <w:lang w:val="en-US" w:eastAsia="en-US"/>
        </w:rPr>
      </w:pPr>
      <w:hyperlink w:anchor="_Toc329528696" w:history="1">
        <w:r w:rsidRPr="0086031E">
          <w:rPr>
            <w:rStyle w:val="aff6"/>
            <w:noProof/>
          </w:rPr>
          <w:t>8.10.5</w:t>
        </w:r>
        <w:r w:rsidRPr="00652F87">
          <w:rPr>
            <w:rFonts w:ascii="Calibri" w:eastAsia="Times New Roman" w:hAnsi="Calibri"/>
            <w:b w:val="0"/>
            <w:noProof/>
            <w:sz w:val="22"/>
            <w:szCs w:val="22"/>
            <w:lang w:val="en-US" w:eastAsia="en-US"/>
          </w:rPr>
          <w:tab/>
        </w:r>
        <w:r w:rsidRPr="0086031E">
          <w:rPr>
            <w:rStyle w:val="aff6"/>
            <w:noProof/>
          </w:rPr>
          <w:t>ToPropertyDescriptor ( Obj )</w:t>
        </w:r>
        <w:r>
          <w:rPr>
            <w:noProof/>
            <w:webHidden/>
          </w:rPr>
          <w:tab/>
        </w:r>
        <w:r>
          <w:rPr>
            <w:noProof/>
            <w:webHidden/>
          </w:rPr>
          <w:fldChar w:fldCharType="begin"/>
        </w:r>
        <w:r>
          <w:rPr>
            <w:noProof/>
            <w:webHidden/>
          </w:rPr>
          <w:instrText xml:space="preserve"> PAGEREF _Toc329528696 \h </w:instrText>
        </w:r>
        <w:r>
          <w:rPr>
            <w:noProof/>
            <w:webHidden/>
          </w:rPr>
        </w:r>
        <w:r>
          <w:rPr>
            <w:noProof/>
            <w:webHidden/>
          </w:rPr>
          <w:fldChar w:fldCharType="separate"/>
        </w:r>
        <w:r>
          <w:rPr>
            <w:noProof/>
            <w:webHidden/>
          </w:rPr>
          <w:t>44</w:t>
        </w:r>
        <w:r>
          <w:rPr>
            <w:noProof/>
            <w:webHidden/>
          </w:rPr>
          <w:fldChar w:fldCharType="end"/>
        </w:r>
      </w:hyperlink>
    </w:p>
    <w:p w14:paraId="491D8405" w14:textId="77777777" w:rsidR="008E7E56" w:rsidRPr="00652F87" w:rsidRDefault="008E7E56">
      <w:pPr>
        <w:pStyle w:val="2b"/>
        <w:rPr>
          <w:rFonts w:ascii="Calibri" w:eastAsia="Times New Roman" w:hAnsi="Calibri"/>
          <w:b w:val="0"/>
          <w:noProof/>
          <w:sz w:val="22"/>
          <w:szCs w:val="22"/>
          <w:lang w:val="en-US" w:eastAsia="en-US"/>
        </w:rPr>
      </w:pPr>
      <w:hyperlink w:anchor="_Toc329528697" w:history="1">
        <w:r w:rsidRPr="0086031E">
          <w:rPr>
            <w:rStyle w:val="aff6"/>
            <w:noProof/>
          </w:rPr>
          <w:t>8.11</w:t>
        </w:r>
        <w:r w:rsidRPr="00652F87">
          <w:rPr>
            <w:rFonts w:ascii="Calibri" w:eastAsia="Times New Roman" w:hAnsi="Calibri"/>
            <w:b w:val="0"/>
            <w:noProof/>
            <w:sz w:val="22"/>
            <w:szCs w:val="22"/>
            <w:lang w:val="en-US" w:eastAsia="en-US"/>
          </w:rPr>
          <w:tab/>
        </w:r>
        <w:r w:rsidRPr="0086031E">
          <w:rPr>
            <w:rStyle w:val="aff6"/>
            <w:noProof/>
          </w:rPr>
          <w:t>The Lexical Environment and Environment Record Specification Types</w:t>
        </w:r>
        <w:r>
          <w:rPr>
            <w:noProof/>
            <w:webHidden/>
          </w:rPr>
          <w:tab/>
        </w:r>
        <w:r>
          <w:rPr>
            <w:noProof/>
            <w:webHidden/>
          </w:rPr>
          <w:fldChar w:fldCharType="begin"/>
        </w:r>
        <w:r>
          <w:rPr>
            <w:noProof/>
            <w:webHidden/>
          </w:rPr>
          <w:instrText xml:space="preserve"> PAGEREF _Toc329528697 \h </w:instrText>
        </w:r>
        <w:r>
          <w:rPr>
            <w:noProof/>
            <w:webHidden/>
          </w:rPr>
        </w:r>
        <w:r>
          <w:rPr>
            <w:noProof/>
            <w:webHidden/>
          </w:rPr>
          <w:fldChar w:fldCharType="separate"/>
        </w:r>
        <w:r>
          <w:rPr>
            <w:noProof/>
            <w:webHidden/>
          </w:rPr>
          <w:t>45</w:t>
        </w:r>
        <w:r>
          <w:rPr>
            <w:noProof/>
            <w:webHidden/>
          </w:rPr>
          <w:fldChar w:fldCharType="end"/>
        </w:r>
      </w:hyperlink>
    </w:p>
    <w:p w14:paraId="0C5E7D2D" w14:textId="77777777" w:rsidR="008E7E56" w:rsidRPr="00652F87" w:rsidRDefault="008E7E56">
      <w:pPr>
        <w:pStyle w:val="2b"/>
        <w:rPr>
          <w:rFonts w:ascii="Calibri" w:eastAsia="Times New Roman" w:hAnsi="Calibri"/>
          <w:b w:val="0"/>
          <w:noProof/>
          <w:sz w:val="22"/>
          <w:szCs w:val="22"/>
          <w:lang w:val="en-US" w:eastAsia="en-US"/>
        </w:rPr>
      </w:pPr>
      <w:hyperlink w:anchor="_Toc329528698" w:history="1">
        <w:r w:rsidRPr="0086031E">
          <w:rPr>
            <w:rStyle w:val="aff6"/>
            <w:noProof/>
          </w:rPr>
          <w:t>8.12</w:t>
        </w:r>
        <w:r w:rsidRPr="00652F87">
          <w:rPr>
            <w:rFonts w:ascii="Calibri" w:eastAsia="Times New Roman" w:hAnsi="Calibri"/>
            <w:b w:val="0"/>
            <w:noProof/>
            <w:sz w:val="22"/>
            <w:szCs w:val="22"/>
            <w:lang w:val="en-US" w:eastAsia="en-US"/>
          </w:rPr>
          <w:tab/>
        </w:r>
        <w:r w:rsidRPr="0086031E">
          <w:rPr>
            <w:rStyle w:val="aff6"/>
            <w:noProof/>
          </w:rPr>
          <w:t>Algorithms for Object Internal Methods</w:t>
        </w:r>
        <w:r>
          <w:rPr>
            <w:noProof/>
            <w:webHidden/>
          </w:rPr>
          <w:tab/>
        </w:r>
        <w:r>
          <w:rPr>
            <w:noProof/>
            <w:webHidden/>
          </w:rPr>
          <w:fldChar w:fldCharType="begin"/>
        </w:r>
        <w:r>
          <w:rPr>
            <w:noProof/>
            <w:webHidden/>
          </w:rPr>
          <w:instrText xml:space="preserve"> PAGEREF _Toc329528698 \h </w:instrText>
        </w:r>
        <w:r>
          <w:rPr>
            <w:noProof/>
            <w:webHidden/>
          </w:rPr>
        </w:r>
        <w:r>
          <w:rPr>
            <w:noProof/>
            <w:webHidden/>
          </w:rPr>
          <w:fldChar w:fldCharType="separate"/>
        </w:r>
        <w:r>
          <w:rPr>
            <w:noProof/>
            <w:webHidden/>
          </w:rPr>
          <w:t>45</w:t>
        </w:r>
        <w:r>
          <w:rPr>
            <w:noProof/>
            <w:webHidden/>
          </w:rPr>
          <w:fldChar w:fldCharType="end"/>
        </w:r>
      </w:hyperlink>
    </w:p>
    <w:p w14:paraId="1FF4D428" w14:textId="77777777" w:rsidR="008E7E56" w:rsidRPr="00652F87" w:rsidRDefault="008E7E56">
      <w:pPr>
        <w:pStyle w:val="3a"/>
        <w:rPr>
          <w:rFonts w:ascii="Calibri" w:eastAsia="Times New Roman" w:hAnsi="Calibri"/>
          <w:b w:val="0"/>
          <w:noProof/>
          <w:sz w:val="22"/>
          <w:szCs w:val="22"/>
          <w:lang w:val="en-US" w:eastAsia="en-US"/>
        </w:rPr>
      </w:pPr>
      <w:hyperlink w:anchor="_Toc329528699" w:history="1">
        <w:r w:rsidRPr="0086031E">
          <w:rPr>
            <w:rStyle w:val="aff6"/>
            <w:noProof/>
          </w:rPr>
          <w:t>8.12.1</w:t>
        </w:r>
        <w:r w:rsidRPr="00652F87">
          <w:rPr>
            <w:rFonts w:ascii="Calibri" w:eastAsia="Times New Roman" w:hAnsi="Calibri"/>
            <w:b w:val="0"/>
            <w:noProof/>
            <w:sz w:val="22"/>
            <w:szCs w:val="22"/>
            <w:lang w:val="en-US" w:eastAsia="en-US"/>
          </w:rPr>
          <w:tab/>
        </w:r>
        <w:r w:rsidRPr="0086031E">
          <w:rPr>
            <w:rStyle w:val="aff6"/>
            <w:noProof/>
          </w:rPr>
          <w:t>[[GetOwnProperty]] (P)</w:t>
        </w:r>
        <w:r>
          <w:rPr>
            <w:noProof/>
            <w:webHidden/>
          </w:rPr>
          <w:tab/>
        </w:r>
        <w:r>
          <w:rPr>
            <w:noProof/>
            <w:webHidden/>
          </w:rPr>
          <w:fldChar w:fldCharType="begin"/>
        </w:r>
        <w:r>
          <w:rPr>
            <w:noProof/>
            <w:webHidden/>
          </w:rPr>
          <w:instrText xml:space="preserve"> PAGEREF _Toc329528699 \h </w:instrText>
        </w:r>
        <w:r>
          <w:rPr>
            <w:noProof/>
            <w:webHidden/>
          </w:rPr>
        </w:r>
        <w:r>
          <w:rPr>
            <w:noProof/>
            <w:webHidden/>
          </w:rPr>
          <w:fldChar w:fldCharType="separate"/>
        </w:r>
        <w:r>
          <w:rPr>
            <w:noProof/>
            <w:webHidden/>
          </w:rPr>
          <w:t>45</w:t>
        </w:r>
        <w:r>
          <w:rPr>
            <w:noProof/>
            <w:webHidden/>
          </w:rPr>
          <w:fldChar w:fldCharType="end"/>
        </w:r>
      </w:hyperlink>
    </w:p>
    <w:p w14:paraId="0E7BCDD6" w14:textId="77777777" w:rsidR="008E7E56" w:rsidRPr="00652F87" w:rsidRDefault="008E7E56">
      <w:pPr>
        <w:pStyle w:val="3a"/>
        <w:rPr>
          <w:rFonts w:ascii="Calibri" w:eastAsia="Times New Roman" w:hAnsi="Calibri"/>
          <w:b w:val="0"/>
          <w:noProof/>
          <w:sz w:val="22"/>
          <w:szCs w:val="22"/>
          <w:lang w:val="en-US" w:eastAsia="en-US"/>
        </w:rPr>
      </w:pPr>
      <w:hyperlink w:anchor="_Toc329528700" w:history="1">
        <w:r w:rsidRPr="0086031E">
          <w:rPr>
            <w:rStyle w:val="aff6"/>
            <w:noProof/>
          </w:rPr>
          <w:t>8.12.2</w:t>
        </w:r>
        <w:r w:rsidRPr="00652F87">
          <w:rPr>
            <w:rFonts w:ascii="Calibri" w:eastAsia="Times New Roman" w:hAnsi="Calibri"/>
            <w:b w:val="0"/>
            <w:noProof/>
            <w:sz w:val="22"/>
            <w:szCs w:val="22"/>
            <w:lang w:val="en-US" w:eastAsia="en-US"/>
          </w:rPr>
          <w:tab/>
        </w:r>
        <w:r w:rsidRPr="0086031E">
          <w:rPr>
            <w:rStyle w:val="aff6"/>
            <w:noProof/>
          </w:rPr>
          <w:t>[[GetProperty]] (P)</w:t>
        </w:r>
        <w:r>
          <w:rPr>
            <w:noProof/>
            <w:webHidden/>
          </w:rPr>
          <w:tab/>
        </w:r>
        <w:r>
          <w:rPr>
            <w:noProof/>
            <w:webHidden/>
          </w:rPr>
          <w:fldChar w:fldCharType="begin"/>
        </w:r>
        <w:r>
          <w:rPr>
            <w:noProof/>
            <w:webHidden/>
          </w:rPr>
          <w:instrText xml:space="preserve"> PAGEREF _Toc329528700 \h </w:instrText>
        </w:r>
        <w:r>
          <w:rPr>
            <w:noProof/>
            <w:webHidden/>
          </w:rPr>
        </w:r>
        <w:r>
          <w:rPr>
            <w:noProof/>
            <w:webHidden/>
          </w:rPr>
          <w:fldChar w:fldCharType="separate"/>
        </w:r>
        <w:r>
          <w:rPr>
            <w:noProof/>
            <w:webHidden/>
          </w:rPr>
          <w:t>45</w:t>
        </w:r>
        <w:r>
          <w:rPr>
            <w:noProof/>
            <w:webHidden/>
          </w:rPr>
          <w:fldChar w:fldCharType="end"/>
        </w:r>
      </w:hyperlink>
    </w:p>
    <w:p w14:paraId="3E945346" w14:textId="77777777" w:rsidR="008E7E56" w:rsidRPr="00652F87" w:rsidRDefault="008E7E56">
      <w:pPr>
        <w:pStyle w:val="3a"/>
        <w:rPr>
          <w:rFonts w:ascii="Calibri" w:eastAsia="Times New Roman" w:hAnsi="Calibri"/>
          <w:b w:val="0"/>
          <w:noProof/>
          <w:sz w:val="22"/>
          <w:szCs w:val="22"/>
          <w:lang w:val="en-US" w:eastAsia="en-US"/>
        </w:rPr>
      </w:pPr>
      <w:hyperlink w:anchor="_Toc329528701" w:history="1">
        <w:r w:rsidRPr="0086031E">
          <w:rPr>
            <w:rStyle w:val="aff6"/>
            <w:noProof/>
          </w:rPr>
          <w:t>8.12.3</w:t>
        </w:r>
        <w:r w:rsidRPr="00652F87">
          <w:rPr>
            <w:rFonts w:ascii="Calibri" w:eastAsia="Times New Roman" w:hAnsi="Calibri"/>
            <w:b w:val="0"/>
            <w:noProof/>
            <w:sz w:val="22"/>
            <w:szCs w:val="22"/>
            <w:lang w:val="en-US" w:eastAsia="en-US"/>
          </w:rPr>
          <w:tab/>
        </w:r>
        <w:r w:rsidRPr="0086031E">
          <w:rPr>
            <w:rStyle w:val="aff6"/>
            <w:noProof/>
          </w:rPr>
          <w:t>[[Get]] (P [, accessorThisValue] )</w:t>
        </w:r>
        <w:r>
          <w:rPr>
            <w:noProof/>
            <w:webHidden/>
          </w:rPr>
          <w:tab/>
        </w:r>
        <w:r>
          <w:rPr>
            <w:noProof/>
            <w:webHidden/>
          </w:rPr>
          <w:fldChar w:fldCharType="begin"/>
        </w:r>
        <w:r>
          <w:rPr>
            <w:noProof/>
            <w:webHidden/>
          </w:rPr>
          <w:instrText xml:space="preserve"> PAGEREF _Toc329528701 \h </w:instrText>
        </w:r>
        <w:r>
          <w:rPr>
            <w:noProof/>
            <w:webHidden/>
          </w:rPr>
        </w:r>
        <w:r>
          <w:rPr>
            <w:noProof/>
            <w:webHidden/>
          </w:rPr>
          <w:fldChar w:fldCharType="separate"/>
        </w:r>
        <w:r>
          <w:rPr>
            <w:noProof/>
            <w:webHidden/>
          </w:rPr>
          <w:t>45</w:t>
        </w:r>
        <w:r>
          <w:rPr>
            <w:noProof/>
            <w:webHidden/>
          </w:rPr>
          <w:fldChar w:fldCharType="end"/>
        </w:r>
      </w:hyperlink>
    </w:p>
    <w:p w14:paraId="5B4B77AC" w14:textId="77777777" w:rsidR="008E7E56" w:rsidRPr="00652F87" w:rsidRDefault="008E7E56">
      <w:pPr>
        <w:pStyle w:val="3a"/>
        <w:rPr>
          <w:rFonts w:ascii="Calibri" w:eastAsia="Times New Roman" w:hAnsi="Calibri"/>
          <w:b w:val="0"/>
          <w:noProof/>
          <w:sz w:val="22"/>
          <w:szCs w:val="22"/>
          <w:lang w:val="en-US" w:eastAsia="en-US"/>
        </w:rPr>
      </w:pPr>
      <w:hyperlink w:anchor="_Toc329528702" w:history="1">
        <w:r w:rsidRPr="0086031E">
          <w:rPr>
            <w:rStyle w:val="aff6"/>
            <w:noProof/>
          </w:rPr>
          <w:t>8.12.4</w:t>
        </w:r>
        <w:r w:rsidRPr="00652F87">
          <w:rPr>
            <w:rFonts w:ascii="Calibri" w:eastAsia="Times New Roman" w:hAnsi="Calibri"/>
            <w:b w:val="0"/>
            <w:noProof/>
            <w:sz w:val="22"/>
            <w:szCs w:val="22"/>
            <w:lang w:val="en-US" w:eastAsia="en-US"/>
          </w:rPr>
          <w:tab/>
        </w:r>
        <w:r w:rsidRPr="0086031E">
          <w:rPr>
            <w:rStyle w:val="aff6"/>
            <w:noProof/>
          </w:rPr>
          <w:t>[[CanPut]] (P)</w:t>
        </w:r>
        <w:r>
          <w:rPr>
            <w:noProof/>
            <w:webHidden/>
          </w:rPr>
          <w:tab/>
        </w:r>
        <w:r>
          <w:rPr>
            <w:noProof/>
            <w:webHidden/>
          </w:rPr>
          <w:fldChar w:fldCharType="begin"/>
        </w:r>
        <w:r>
          <w:rPr>
            <w:noProof/>
            <w:webHidden/>
          </w:rPr>
          <w:instrText xml:space="preserve"> PAGEREF _Toc329528702 \h </w:instrText>
        </w:r>
        <w:r>
          <w:rPr>
            <w:noProof/>
            <w:webHidden/>
          </w:rPr>
        </w:r>
        <w:r>
          <w:rPr>
            <w:noProof/>
            <w:webHidden/>
          </w:rPr>
          <w:fldChar w:fldCharType="separate"/>
        </w:r>
        <w:r>
          <w:rPr>
            <w:noProof/>
            <w:webHidden/>
          </w:rPr>
          <w:t>46</w:t>
        </w:r>
        <w:r>
          <w:rPr>
            <w:noProof/>
            <w:webHidden/>
          </w:rPr>
          <w:fldChar w:fldCharType="end"/>
        </w:r>
      </w:hyperlink>
    </w:p>
    <w:p w14:paraId="793AFA1E" w14:textId="77777777" w:rsidR="008E7E56" w:rsidRPr="00652F87" w:rsidRDefault="008E7E56">
      <w:pPr>
        <w:pStyle w:val="3a"/>
        <w:rPr>
          <w:rFonts w:ascii="Calibri" w:eastAsia="Times New Roman" w:hAnsi="Calibri"/>
          <w:b w:val="0"/>
          <w:noProof/>
          <w:sz w:val="22"/>
          <w:szCs w:val="22"/>
          <w:lang w:val="en-US" w:eastAsia="en-US"/>
        </w:rPr>
      </w:pPr>
      <w:hyperlink w:anchor="_Toc329528703" w:history="1">
        <w:r w:rsidRPr="0086031E">
          <w:rPr>
            <w:rStyle w:val="aff6"/>
            <w:noProof/>
          </w:rPr>
          <w:t>8.12.5</w:t>
        </w:r>
        <w:r w:rsidRPr="00652F87">
          <w:rPr>
            <w:rFonts w:ascii="Calibri" w:eastAsia="Times New Roman" w:hAnsi="Calibri"/>
            <w:b w:val="0"/>
            <w:noProof/>
            <w:sz w:val="22"/>
            <w:szCs w:val="22"/>
            <w:lang w:val="en-US" w:eastAsia="en-US"/>
          </w:rPr>
          <w:tab/>
        </w:r>
        <w:r w:rsidRPr="0086031E">
          <w:rPr>
            <w:rStyle w:val="aff6"/>
            <w:noProof/>
          </w:rPr>
          <w:t>[[Put]] ( P, V, Throw[, accessorThisValue]  )</w:t>
        </w:r>
        <w:r>
          <w:rPr>
            <w:noProof/>
            <w:webHidden/>
          </w:rPr>
          <w:tab/>
        </w:r>
        <w:r>
          <w:rPr>
            <w:noProof/>
            <w:webHidden/>
          </w:rPr>
          <w:fldChar w:fldCharType="begin"/>
        </w:r>
        <w:r>
          <w:rPr>
            <w:noProof/>
            <w:webHidden/>
          </w:rPr>
          <w:instrText xml:space="preserve"> PAGEREF _Toc329528703 \h </w:instrText>
        </w:r>
        <w:r>
          <w:rPr>
            <w:noProof/>
            <w:webHidden/>
          </w:rPr>
        </w:r>
        <w:r>
          <w:rPr>
            <w:noProof/>
            <w:webHidden/>
          </w:rPr>
          <w:fldChar w:fldCharType="separate"/>
        </w:r>
        <w:r>
          <w:rPr>
            <w:noProof/>
            <w:webHidden/>
          </w:rPr>
          <w:t>46</w:t>
        </w:r>
        <w:r>
          <w:rPr>
            <w:noProof/>
            <w:webHidden/>
          </w:rPr>
          <w:fldChar w:fldCharType="end"/>
        </w:r>
      </w:hyperlink>
    </w:p>
    <w:p w14:paraId="669A3BAB" w14:textId="77777777" w:rsidR="008E7E56" w:rsidRPr="00652F87" w:rsidRDefault="008E7E56">
      <w:pPr>
        <w:pStyle w:val="3a"/>
        <w:rPr>
          <w:rFonts w:ascii="Calibri" w:eastAsia="Times New Roman" w:hAnsi="Calibri"/>
          <w:b w:val="0"/>
          <w:noProof/>
          <w:sz w:val="22"/>
          <w:szCs w:val="22"/>
          <w:lang w:val="en-US" w:eastAsia="en-US"/>
        </w:rPr>
      </w:pPr>
      <w:hyperlink w:anchor="_Toc329528704" w:history="1">
        <w:r w:rsidRPr="0086031E">
          <w:rPr>
            <w:rStyle w:val="aff6"/>
            <w:noProof/>
          </w:rPr>
          <w:t>8.12.6</w:t>
        </w:r>
        <w:r w:rsidRPr="00652F87">
          <w:rPr>
            <w:rFonts w:ascii="Calibri" w:eastAsia="Times New Roman" w:hAnsi="Calibri"/>
            <w:b w:val="0"/>
            <w:noProof/>
            <w:sz w:val="22"/>
            <w:szCs w:val="22"/>
            <w:lang w:val="en-US" w:eastAsia="en-US"/>
          </w:rPr>
          <w:tab/>
        </w:r>
        <w:r w:rsidRPr="0086031E">
          <w:rPr>
            <w:rStyle w:val="aff6"/>
            <w:noProof/>
          </w:rPr>
          <w:t>[[HasProperty]] (P)</w:t>
        </w:r>
        <w:r>
          <w:rPr>
            <w:noProof/>
            <w:webHidden/>
          </w:rPr>
          <w:tab/>
        </w:r>
        <w:r>
          <w:rPr>
            <w:noProof/>
            <w:webHidden/>
          </w:rPr>
          <w:fldChar w:fldCharType="begin"/>
        </w:r>
        <w:r>
          <w:rPr>
            <w:noProof/>
            <w:webHidden/>
          </w:rPr>
          <w:instrText xml:space="preserve"> PAGEREF _Toc329528704 \h </w:instrText>
        </w:r>
        <w:r>
          <w:rPr>
            <w:noProof/>
            <w:webHidden/>
          </w:rPr>
        </w:r>
        <w:r>
          <w:rPr>
            <w:noProof/>
            <w:webHidden/>
          </w:rPr>
          <w:fldChar w:fldCharType="separate"/>
        </w:r>
        <w:r>
          <w:rPr>
            <w:noProof/>
            <w:webHidden/>
          </w:rPr>
          <w:t>46</w:t>
        </w:r>
        <w:r>
          <w:rPr>
            <w:noProof/>
            <w:webHidden/>
          </w:rPr>
          <w:fldChar w:fldCharType="end"/>
        </w:r>
      </w:hyperlink>
    </w:p>
    <w:p w14:paraId="45F0092E" w14:textId="77777777" w:rsidR="008E7E56" w:rsidRPr="00652F87" w:rsidRDefault="008E7E56">
      <w:pPr>
        <w:pStyle w:val="3a"/>
        <w:rPr>
          <w:rFonts w:ascii="Calibri" w:eastAsia="Times New Roman" w:hAnsi="Calibri"/>
          <w:b w:val="0"/>
          <w:noProof/>
          <w:sz w:val="22"/>
          <w:szCs w:val="22"/>
          <w:lang w:val="en-US" w:eastAsia="en-US"/>
        </w:rPr>
      </w:pPr>
      <w:hyperlink w:anchor="_Toc329528705" w:history="1">
        <w:r w:rsidRPr="0086031E">
          <w:rPr>
            <w:rStyle w:val="aff6"/>
            <w:noProof/>
          </w:rPr>
          <w:t>8.12.7</w:t>
        </w:r>
        <w:r w:rsidRPr="00652F87">
          <w:rPr>
            <w:rFonts w:ascii="Calibri" w:eastAsia="Times New Roman" w:hAnsi="Calibri"/>
            <w:b w:val="0"/>
            <w:noProof/>
            <w:sz w:val="22"/>
            <w:szCs w:val="22"/>
            <w:lang w:val="en-US" w:eastAsia="en-US"/>
          </w:rPr>
          <w:tab/>
        </w:r>
        <w:r w:rsidRPr="0086031E">
          <w:rPr>
            <w:rStyle w:val="aff6"/>
            <w:noProof/>
          </w:rPr>
          <w:t>[[Delete]] (P, Throw)</w:t>
        </w:r>
        <w:r>
          <w:rPr>
            <w:noProof/>
            <w:webHidden/>
          </w:rPr>
          <w:tab/>
        </w:r>
        <w:r>
          <w:rPr>
            <w:noProof/>
            <w:webHidden/>
          </w:rPr>
          <w:fldChar w:fldCharType="begin"/>
        </w:r>
        <w:r>
          <w:rPr>
            <w:noProof/>
            <w:webHidden/>
          </w:rPr>
          <w:instrText xml:space="preserve"> PAGEREF _Toc329528705 \h </w:instrText>
        </w:r>
        <w:r>
          <w:rPr>
            <w:noProof/>
            <w:webHidden/>
          </w:rPr>
        </w:r>
        <w:r>
          <w:rPr>
            <w:noProof/>
            <w:webHidden/>
          </w:rPr>
          <w:fldChar w:fldCharType="separate"/>
        </w:r>
        <w:r>
          <w:rPr>
            <w:noProof/>
            <w:webHidden/>
          </w:rPr>
          <w:t>47</w:t>
        </w:r>
        <w:r>
          <w:rPr>
            <w:noProof/>
            <w:webHidden/>
          </w:rPr>
          <w:fldChar w:fldCharType="end"/>
        </w:r>
      </w:hyperlink>
    </w:p>
    <w:p w14:paraId="249CFF6E" w14:textId="77777777" w:rsidR="008E7E56" w:rsidRPr="00652F87" w:rsidRDefault="008E7E56">
      <w:pPr>
        <w:pStyle w:val="3a"/>
        <w:rPr>
          <w:rFonts w:ascii="Calibri" w:eastAsia="Times New Roman" w:hAnsi="Calibri"/>
          <w:b w:val="0"/>
          <w:noProof/>
          <w:sz w:val="22"/>
          <w:szCs w:val="22"/>
          <w:lang w:val="en-US" w:eastAsia="en-US"/>
        </w:rPr>
      </w:pPr>
      <w:hyperlink w:anchor="_Toc329528706" w:history="1">
        <w:r w:rsidRPr="0086031E">
          <w:rPr>
            <w:rStyle w:val="aff6"/>
            <w:noProof/>
          </w:rPr>
          <w:t>8.12.8</w:t>
        </w:r>
        <w:r w:rsidRPr="00652F87">
          <w:rPr>
            <w:rFonts w:ascii="Calibri" w:eastAsia="Times New Roman" w:hAnsi="Calibri"/>
            <w:b w:val="0"/>
            <w:noProof/>
            <w:sz w:val="22"/>
            <w:szCs w:val="22"/>
            <w:lang w:val="en-US" w:eastAsia="en-US"/>
          </w:rPr>
          <w:tab/>
        </w:r>
        <w:r w:rsidRPr="0086031E">
          <w:rPr>
            <w:rStyle w:val="aff6"/>
            <w:noProof/>
          </w:rPr>
          <w:t>[[DefaultValue]] (hint)</w:t>
        </w:r>
        <w:r>
          <w:rPr>
            <w:noProof/>
            <w:webHidden/>
          </w:rPr>
          <w:tab/>
        </w:r>
        <w:r>
          <w:rPr>
            <w:noProof/>
            <w:webHidden/>
          </w:rPr>
          <w:fldChar w:fldCharType="begin"/>
        </w:r>
        <w:r>
          <w:rPr>
            <w:noProof/>
            <w:webHidden/>
          </w:rPr>
          <w:instrText xml:space="preserve"> PAGEREF _Toc329528706 \h </w:instrText>
        </w:r>
        <w:r>
          <w:rPr>
            <w:noProof/>
            <w:webHidden/>
          </w:rPr>
        </w:r>
        <w:r>
          <w:rPr>
            <w:noProof/>
            <w:webHidden/>
          </w:rPr>
          <w:fldChar w:fldCharType="separate"/>
        </w:r>
        <w:r>
          <w:rPr>
            <w:noProof/>
            <w:webHidden/>
          </w:rPr>
          <w:t>47</w:t>
        </w:r>
        <w:r>
          <w:rPr>
            <w:noProof/>
            <w:webHidden/>
          </w:rPr>
          <w:fldChar w:fldCharType="end"/>
        </w:r>
      </w:hyperlink>
    </w:p>
    <w:p w14:paraId="35FFF102" w14:textId="77777777" w:rsidR="008E7E56" w:rsidRPr="00652F87" w:rsidRDefault="008E7E56">
      <w:pPr>
        <w:pStyle w:val="3a"/>
        <w:rPr>
          <w:rFonts w:ascii="Calibri" w:eastAsia="Times New Roman" w:hAnsi="Calibri"/>
          <w:b w:val="0"/>
          <w:noProof/>
          <w:sz w:val="22"/>
          <w:szCs w:val="22"/>
          <w:lang w:val="en-US" w:eastAsia="en-US"/>
        </w:rPr>
      </w:pPr>
      <w:hyperlink w:anchor="_Toc329528707" w:history="1">
        <w:r w:rsidRPr="0086031E">
          <w:rPr>
            <w:rStyle w:val="aff6"/>
            <w:noProof/>
          </w:rPr>
          <w:t>8.12.9</w:t>
        </w:r>
        <w:r w:rsidRPr="00652F87">
          <w:rPr>
            <w:rFonts w:ascii="Calibri" w:eastAsia="Times New Roman" w:hAnsi="Calibri"/>
            <w:b w:val="0"/>
            <w:noProof/>
            <w:sz w:val="22"/>
            <w:szCs w:val="22"/>
            <w:lang w:val="en-US" w:eastAsia="en-US"/>
          </w:rPr>
          <w:tab/>
        </w:r>
        <w:r w:rsidRPr="0086031E">
          <w:rPr>
            <w:rStyle w:val="aff6"/>
            <w:noProof/>
          </w:rPr>
          <w:t>[[DefineOwnProperty]] (P, Desc, Throw)</w:t>
        </w:r>
        <w:r>
          <w:rPr>
            <w:noProof/>
            <w:webHidden/>
          </w:rPr>
          <w:tab/>
        </w:r>
        <w:r>
          <w:rPr>
            <w:noProof/>
            <w:webHidden/>
          </w:rPr>
          <w:fldChar w:fldCharType="begin"/>
        </w:r>
        <w:r>
          <w:rPr>
            <w:noProof/>
            <w:webHidden/>
          </w:rPr>
          <w:instrText xml:space="preserve"> PAGEREF _Toc329528707 \h </w:instrText>
        </w:r>
        <w:r>
          <w:rPr>
            <w:noProof/>
            <w:webHidden/>
          </w:rPr>
        </w:r>
        <w:r>
          <w:rPr>
            <w:noProof/>
            <w:webHidden/>
          </w:rPr>
          <w:fldChar w:fldCharType="separate"/>
        </w:r>
        <w:r>
          <w:rPr>
            <w:noProof/>
            <w:webHidden/>
          </w:rPr>
          <w:t>48</w:t>
        </w:r>
        <w:r>
          <w:rPr>
            <w:noProof/>
            <w:webHidden/>
          </w:rPr>
          <w:fldChar w:fldCharType="end"/>
        </w:r>
      </w:hyperlink>
    </w:p>
    <w:p w14:paraId="36CDAF98" w14:textId="77777777" w:rsidR="008E7E56" w:rsidRPr="00652F87" w:rsidRDefault="008E7E56">
      <w:pPr>
        <w:pStyle w:val="3a"/>
        <w:rPr>
          <w:rFonts w:ascii="Calibri" w:eastAsia="Times New Roman" w:hAnsi="Calibri"/>
          <w:b w:val="0"/>
          <w:noProof/>
          <w:sz w:val="22"/>
          <w:szCs w:val="22"/>
          <w:lang w:val="en-US" w:eastAsia="en-US"/>
        </w:rPr>
      </w:pPr>
      <w:hyperlink w:anchor="_Toc329528708" w:history="1">
        <w:r w:rsidRPr="0086031E">
          <w:rPr>
            <w:rStyle w:val="aff6"/>
            <w:noProof/>
          </w:rPr>
          <w:t>8.12.10</w:t>
        </w:r>
        <w:r w:rsidRPr="00652F87">
          <w:rPr>
            <w:rFonts w:ascii="Calibri" w:eastAsia="Times New Roman" w:hAnsi="Calibri"/>
            <w:b w:val="0"/>
            <w:noProof/>
            <w:sz w:val="22"/>
            <w:szCs w:val="22"/>
            <w:lang w:val="en-US" w:eastAsia="en-US"/>
          </w:rPr>
          <w:tab/>
        </w:r>
        <w:r w:rsidRPr="0086031E">
          <w:rPr>
            <w:rStyle w:val="aff6"/>
            <w:noProof/>
          </w:rPr>
          <w:t>[[Enumerate]] (includePrototype, onlyEnumerable )</w:t>
        </w:r>
        <w:r>
          <w:rPr>
            <w:noProof/>
            <w:webHidden/>
          </w:rPr>
          <w:tab/>
        </w:r>
        <w:r>
          <w:rPr>
            <w:noProof/>
            <w:webHidden/>
          </w:rPr>
          <w:fldChar w:fldCharType="begin"/>
        </w:r>
        <w:r>
          <w:rPr>
            <w:noProof/>
            <w:webHidden/>
          </w:rPr>
          <w:instrText xml:space="preserve"> PAGEREF _Toc329528708 \h </w:instrText>
        </w:r>
        <w:r>
          <w:rPr>
            <w:noProof/>
            <w:webHidden/>
          </w:rPr>
        </w:r>
        <w:r>
          <w:rPr>
            <w:noProof/>
            <w:webHidden/>
          </w:rPr>
          <w:fldChar w:fldCharType="separate"/>
        </w:r>
        <w:r>
          <w:rPr>
            <w:noProof/>
            <w:webHidden/>
          </w:rPr>
          <w:t>49</w:t>
        </w:r>
        <w:r>
          <w:rPr>
            <w:noProof/>
            <w:webHidden/>
          </w:rPr>
          <w:fldChar w:fldCharType="end"/>
        </w:r>
      </w:hyperlink>
    </w:p>
    <w:p w14:paraId="0BD63A35" w14:textId="77777777" w:rsidR="008E7E56" w:rsidRPr="00652F87" w:rsidRDefault="008E7E56">
      <w:pPr>
        <w:pStyle w:val="3a"/>
        <w:rPr>
          <w:rFonts w:ascii="Calibri" w:eastAsia="Times New Roman" w:hAnsi="Calibri"/>
          <w:b w:val="0"/>
          <w:noProof/>
          <w:sz w:val="22"/>
          <w:szCs w:val="22"/>
          <w:lang w:val="en-US" w:eastAsia="en-US"/>
        </w:rPr>
      </w:pPr>
      <w:hyperlink w:anchor="_Toc329528709" w:history="1">
        <w:r w:rsidRPr="0086031E">
          <w:rPr>
            <w:rStyle w:val="aff6"/>
            <w:noProof/>
          </w:rPr>
          <w:t>8.12.11</w:t>
        </w:r>
        <w:r w:rsidRPr="00652F87">
          <w:rPr>
            <w:rFonts w:ascii="Calibri" w:eastAsia="Times New Roman" w:hAnsi="Calibri"/>
            <w:b w:val="0"/>
            <w:noProof/>
            <w:sz w:val="22"/>
            <w:szCs w:val="22"/>
            <w:lang w:val="en-US" w:eastAsia="en-US"/>
          </w:rPr>
          <w:tab/>
        </w:r>
        <w:r w:rsidRPr="0086031E">
          <w:rPr>
            <w:rStyle w:val="aff6"/>
            <w:noProof/>
          </w:rPr>
          <w:t>[[Iterate]] ( )</w:t>
        </w:r>
        <w:r>
          <w:rPr>
            <w:noProof/>
            <w:webHidden/>
          </w:rPr>
          <w:tab/>
        </w:r>
        <w:r>
          <w:rPr>
            <w:noProof/>
            <w:webHidden/>
          </w:rPr>
          <w:fldChar w:fldCharType="begin"/>
        </w:r>
        <w:r>
          <w:rPr>
            <w:noProof/>
            <w:webHidden/>
          </w:rPr>
          <w:instrText xml:space="preserve"> PAGEREF _Toc329528709 \h </w:instrText>
        </w:r>
        <w:r>
          <w:rPr>
            <w:noProof/>
            <w:webHidden/>
          </w:rPr>
        </w:r>
        <w:r>
          <w:rPr>
            <w:noProof/>
            <w:webHidden/>
          </w:rPr>
          <w:fldChar w:fldCharType="separate"/>
        </w:r>
        <w:r>
          <w:rPr>
            <w:noProof/>
            <w:webHidden/>
          </w:rPr>
          <w:t>49</w:t>
        </w:r>
        <w:r>
          <w:rPr>
            <w:noProof/>
            <w:webHidden/>
          </w:rPr>
          <w:fldChar w:fldCharType="end"/>
        </w:r>
      </w:hyperlink>
    </w:p>
    <w:p w14:paraId="3483AA84" w14:textId="77777777" w:rsidR="008E7E56" w:rsidRPr="00652F87" w:rsidRDefault="008E7E56">
      <w:pPr>
        <w:pStyle w:val="12"/>
        <w:rPr>
          <w:rFonts w:ascii="Calibri" w:eastAsia="Times New Roman" w:hAnsi="Calibri"/>
          <w:b w:val="0"/>
          <w:noProof/>
          <w:sz w:val="22"/>
          <w:szCs w:val="22"/>
          <w:lang w:val="en-US" w:eastAsia="en-US"/>
        </w:rPr>
      </w:pPr>
      <w:hyperlink w:anchor="_Toc329528710" w:history="1">
        <w:r w:rsidRPr="0086031E">
          <w:rPr>
            <w:rStyle w:val="aff6"/>
            <w:noProof/>
          </w:rPr>
          <w:t>9 Abstract Operations</w:t>
        </w:r>
        <w:r>
          <w:rPr>
            <w:noProof/>
            <w:webHidden/>
          </w:rPr>
          <w:tab/>
        </w:r>
        <w:r>
          <w:rPr>
            <w:noProof/>
            <w:webHidden/>
          </w:rPr>
          <w:fldChar w:fldCharType="begin"/>
        </w:r>
        <w:r>
          <w:rPr>
            <w:noProof/>
            <w:webHidden/>
          </w:rPr>
          <w:instrText xml:space="preserve"> PAGEREF _Toc329528710 \h </w:instrText>
        </w:r>
        <w:r>
          <w:rPr>
            <w:noProof/>
            <w:webHidden/>
          </w:rPr>
        </w:r>
        <w:r>
          <w:rPr>
            <w:noProof/>
            <w:webHidden/>
          </w:rPr>
          <w:fldChar w:fldCharType="separate"/>
        </w:r>
        <w:r>
          <w:rPr>
            <w:noProof/>
            <w:webHidden/>
          </w:rPr>
          <w:t>49</w:t>
        </w:r>
        <w:r>
          <w:rPr>
            <w:noProof/>
            <w:webHidden/>
          </w:rPr>
          <w:fldChar w:fldCharType="end"/>
        </w:r>
      </w:hyperlink>
    </w:p>
    <w:p w14:paraId="3A316AB0" w14:textId="77777777" w:rsidR="008E7E56" w:rsidRPr="00652F87" w:rsidRDefault="008E7E56">
      <w:pPr>
        <w:pStyle w:val="2b"/>
        <w:rPr>
          <w:rFonts w:ascii="Calibri" w:eastAsia="Times New Roman" w:hAnsi="Calibri"/>
          <w:b w:val="0"/>
          <w:noProof/>
          <w:sz w:val="22"/>
          <w:szCs w:val="22"/>
          <w:lang w:val="en-US" w:eastAsia="en-US"/>
        </w:rPr>
      </w:pPr>
      <w:hyperlink w:anchor="_Toc329528711" w:history="1">
        <w:r w:rsidRPr="0086031E">
          <w:rPr>
            <w:rStyle w:val="aff6"/>
            <w:noProof/>
          </w:rPr>
          <w:t>9.1</w:t>
        </w:r>
        <w:r w:rsidRPr="00652F87">
          <w:rPr>
            <w:rFonts w:ascii="Calibri" w:eastAsia="Times New Roman" w:hAnsi="Calibri"/>
            <w:b w:val="0"/>
            <w:noProof/>
            <w:sz w:val="22"/>
            <w:szCs w:val="22"/>
            <w:lang w:val="en-US" w:eastAsia="en-US"/>
          </w:rPr>
          <w:tab/>
        </w:r>
        <w:r w:rsidRPr="0086031E">
          <w:rPr>
            <w:rStyle w:val="aff6"/>
            <w:noProof/>
          </w:rPr>
          <w:t>Type Conversion and Testing</w:t>
        </w:r>
        <w:r>
          <w:rPr>
            <w:noProof/>
            <w:webHidden/>
          </w:rPr>
          <w:tab/>
        </w:r>
        <w:r>
          <w:rPr>
            <w:noProof/>
            <w:webHidden/>
          </w:rPr>
          <w:fldChar w:fldCharType="begin"/>
        </w:r>
        <w:r>
          <w:rPr>
            <w:noProof/>
            <w:webHidden/>
          </w:rPr>
          <w:instrText xml:space="preserve"> PAGEREF _Toc329528711 \h </w:instrText>
        </w:r>
        <w:r>
          <w:rPr>
            <w:noProof/>
            <w:webHidden/>
          </w:rPr>
        </w:r>
        <w:r>
          <w:rPr>
            <w:noProof/>
            <w:webHidden/>
          </w:rPr>
          <w:fldChar w:fldCharType="separate"/>
        </w:r>
        <w:r>
          <w:rPr>
            <w:noProof/>
            <w:webHidden/>
          </w:rPr>
          <w:t>50</w:t>
        </w:r>
        <w:r>
          <w:rPr>
            <w:noProof/>
            <w:webHidden/>
          </w:rPr>
          <w:fldChar w:fldCharType="end"/>
        </w:r>
      </w:hyperlink>
    </w:p>
    <w:p w14:paraId="14D6A886" w14:textId="77777777" w:rsidR="008E7E56" w:rsidRPr="00652F87" w:rsidRDefault="008E7E56">
      <w:pPr>
        <w:pStyle w:val="3a"/>
        <w:rPr>
          <w:rFonts w:ascii="Calibri" w:eastAsia="Times New Roman" w:hAnsi="Calibri"/>
          <w:b w:val="0"/>
          <w:noProof/>
          <w:sz w:val="22"/>
          <w:szCs w:val="22"/>
          <w:lang w:val="en-US" w:eastAsia="en-US"/>
        </w:rPr>
      </w:pPr>
      <w:hyperlink w:anchor="_Toc329528712" w:history="1">
        <w:r w:rsidRPr="0086031E">
          <w:rPr>
            <w:rStyle w:val="aff6"/>
            <w:noProof/>
          </w:rPr>
          <w:t>9.1.1</w:t>
        </w:r>
        <w:r w:rsidRPr="00652F87">
          <w:rPr>
            <w:rFonts w:ascii="Calibri" w:eastAsia="Times New Roman" w:hAnsi="Calibri"/>
            <w:b w:val="0"/>
            <w:noProof/>
            <w:sz w:val="22"/>
            <w:szCs w:val="22"/>
            <w:lang w:val="en-US" w:eastAsia="en-US"/>
          </w:rPr>
          <w:tab/>
        </w:r>
        <w:r w:rsidRPr="0086031E">
          <w:rPr>
            <w:rStyle w:val="aff6"/>
            <w:noProof/>
          </w:rPr>
          <w:t>ToPrimitive</w:t>
        </w:r>
        <w:r>
          <w:rPr>
            <w:noProof/>
            <w:webHidden/>
          </w:rPr>
          <w:tab/>
        </w:r>
        <w:r>
          <w:rPr>
            <w:noProof/>
            <w:webHidden/>
          </w:rPr>
          <w:fldChar w:fldCharType="begin"/>
        </w:r>
        <w:r>
          <w:rPr>
            <w:noProof/>
            <w:webHidden/>
          </w:rPr>
          <w:instrText xml:space="preserve"> PAGEREF _Toc329528712 \h </w:instrText>
        </w:r>
        <w:r>
          <w:rPr>
            <w:noProof/>
            <w:webHidden/>
          </w:rPr>
        </w:r>
        <w:r>
          <w:rPr>
            <w:noProof/>
            <w:webHidden/>
          </w:rPr>
          <w:fldChar w:fldCharType="separate"/>
        </w:r>
        <w:r>
          <w:rPr>
            <w:noProof/>
            <w:webHidden/>
          </w:rPr>
          <w:t>50</w:t>
        </w:r>
        <w:r>
          <w:rPr>
            <w:noProof/>
            <w:webHidden/>
          </w:rPr>
          <w:fldChar w:fldCharType="end"/>
        </w:r>
      </w:hyperlink>
    </w:p>
    <w:p w14:paraId="0A0BD435" w14:textId="77777777" w:rsidR="008E7E56" w:rsidRPr="00652F87" w:rsidRDefault="008E7E56">
      <w:pPr>
        <w:pStyle w:val="3a"/>
        <w:rPr>
          <w:rFonts w:ascii="Calibri" w:eastAsia="Times New Roman" w:hAnsi="Calibri"/>
          <w:b w:val="0"/>
          <w:noProof/>
          <w:sz w:val="22"/>
          <w:szCs w:val="22"/>
          <w:lang w:val="en-US" w:eastAsia="en-US"/>
        </w:rPr>
      </w:pPr>
      <w:hyperlink w:anchor="_Toc329528713" w:history="1">
        <w:r w:rsidRPr="0086031E">
          <w:rPr>
            <w:rStyle w:val="aff6"/>
            <w:noProof/>
          </w:rPr>
          <w:t>9.1.2</w:t>
        </w:r>
        <w:r w:rsidRPr="00652F87">
          <w:rPr>
            <w:rFonts w:ascii="Calibri" w:eastAsia="Times New Roman" w:hAnsi="Calibri"/>
            <w:b w:val="0"/>
            <w:noProof/>
            <w:sz w:val="22"/>
            <w:szCs w:val="22"/>
            <w:lang w:val="en-US" w:eastAsia="en-US"/>
          </w:rPr>
          <w:tab/>
        </w:r>
        <w:r w:rsidRPr="0086031E">
          <w:rPr>
            <w:rStyle w:val="aff6"/>
            <w:noProof/>
          </w:rPr>
          <w:t>ToBoolean</w:t>
        </w:r>
        <w:r>
          <w:rPr>
            <w:noProof/>
            <w:webHidden/>
          </w:rPr>
          <w:tab/>
        </w:r>
        <w:r>
          <w:rPr>
            <w:noProof/>
            <w:webHidden/>
          </w:rPr>
          <w:fldChar w:fldCharType="begin"/>
        </w:r>
        <w:r>
          <w:rPr>
            <w:noProof/>
            <w:webHidden/>
          </w:rPr>
          <w:instrText xml:space="preserve"> PAGEREF _Toc329528713 \h </w:instrText>
        </w:r>
        <w:r>
          <w:rPr>
            <w:noProof/>
            <w:webHidden/>
          </w:rPr>
        </w:r>
        <w:r>
          <w:rPr>
            <w:noProof/>
            <w:webHidden/>
          </w:rPr>
          <w:fldChar w:fldCharType="separate"/>
        </w:r>
        <w:r>
          <w:rPr>
            <w:noProof/>
            <w:webHidden/>
          </w:rPr>
          <w:t>50</w:t>
        </w:r>
        <w:r>
          <w:rPr>
            <w:noProof/>
            <w:webHidden/>
          </w:rPr>
          <w:fldChar w:fldCharType="end"/>
        </w:r>
      </w:hyperlink>
    </w:p>
    <w:p w14:paraId="02D89939" w14:textId="77777777" w:rsidR="008E7E56" w:rsidRPr="00652F87" w:rsidRDefault="008E7E56">
      <w:pPr>
        <w:pStyle w:val="3a"/>
        <w:rPr>
          <w:rFonts w:ascii="Calibri" w:eastAsia="Times New Roman" w:hAnsi="Calibri"/>
          <w:b w:val="0"/>
          <w:noProof/>
          <w:sz w:val="22"/>
          <w:szCs w:val="22"/>
          <w:lang w:val="en-US" w:eastAsia="en-US"/>
        </w:rPr>
      </w:pPr>
      <w:hyperlink w:anchor="_Toc329528714" w:history="1">
        <w:r w:rsidRPr="0086031E">
          <w:rPr>
            <w:rStyle w:val="aff6"/>
            <w:noProof/>
          </w:rPr>
          <w:t>9.1.3</w:t>
        </w:r>
        <w:r w:rsidRPr="00652F87">
          <w:rPr>
            <w:rFonts w:ascii="Calibri" w:eastAsia="Times New Roman" w:hAnsi="Calibri"/>
            <w:b w:val="0"/>
            <w:noProof/>
            <w:sz w:val="22"/>
            <w:szCs w:val="22"/>
            <w:lang w:val="en-US" w:eastAsia="en-US"/>
          </w:rPr>
          <w:tab/>
        </w:r>
        <w:r w:rsidRPr="0086031E">
          <w:rPr>
            <w:rStyle w:val="aff6"/>
            <w:noProof/>
          </w:rPr>
          <w:t>ToNumber</w:t>
        </w:r>
        <w:r>
          <w:rPr>
            <w:noProof/>
            <w:webHidden/>
          </w:rPr>
          <w:tab/>
        </w:r>
        <w:r>
          <w:rPr>
            <w:noProof/>
            <w:webHidden/>
          </w:rPr>
          <w:fldChar w:fldCharType="begin"/>
        </w:r>
        <w:r>
          <w:rPr>
            <w:noProof/>
            <w:webHidden/>
          </w:rPr>
          <w:instrText xml:space="preserve"> PAGEREF _Toc329528714 \h </w:instrText>
        </w:r>
        <w:r>
          <w:rPr>
            <w:noProof/>
            <w:webHidden/>
          </w:rPr>
        </w:r>
        <w:r>
          <w:rPr>
            <w:noProof/>
            <w:webHidden/>
          </w:rPr>
          <w:fldChar w:fldCharType="separate"/>
        </w:r>
        <w:r>
          <w:rPr>
            <w:noProof/>
            <w:webHidden/>
          </w:rPr>
          <w:t>51</w:t>
        </w:r>
        <w:r>
          <w:rPr>
            <w:noProof/>
            <w:webHidden/>
          </w:rPr>
          <w:fldChar w:fldCharType="end"/>
        </w:r>
      </w:hyperlink>
    </w:p>
    <w:p w14:paraId="4A7ADA60" w14:textId="77777777" w:rsidR="008E7E56" w:rsidRPr="00652F87" w:rsidRDefault="008E7E56">
      <w:pPr>
        <w:pStyle w:val="3a"/>
        <w:rPr>
          <w:rFonts w:ascii="Calibri" w:eastAsia="Times New Roman" w:hAnsi="Calibri"/>
          <w:b w:val="0"/>
          <w:noProof/>
          <w:sz w:val="22"/>
          <w:szCs w:val="22"/>
          <w:lang w:val="en-US" w:eastAsia="en-US"/>
        </w:rPr>
      </w:pPr>
      <w:hyperlink w:anchor="_Toc329528715" w:history="1">
        <w:r w:rsidRPr="0086031E">
          <w:rPr>
            <w:rStyle w:val="aff6"/>
            <w:noProof/>
          </w:rPr>
          <w:t>9.1.4</w:t>
        </w:r>
        <w:r w:rsidRPr="00652F87">
          <w:rPr>
            <w:rFonts w:ascii="Calibri" w:eastAsia="Times New Roman" w:hAnsi="Calibri"/>
            <w:b w:val="0"/>
            <w:noProof/>
            <w:sz w:val="22"/>
            <w:szCs w:val="22"/>
            <w:lang w:val="en-US" w:eastAsia="en-US"/>
          </w:rPr>
          <w:tab/>
        </w:r>
        <w:r w:rsidRPr="0086031E">
          <w:rPr>
            <w:rStyle w:val="aff6"/>
            <w:noProof/>
          </w:rPr>
          <w:t>ToInteger</w:t>
        </w:r>
        <w:r>
          <w:rPr>
            <w:noProof/>
            <w:webHidden/>
          </w:rPr>
          <w:tab/>
        </w:r>
        <w:r>
          <w:rPr>
            <w:noProof/>
            <w:webHidden/>
          </w:rPr>
          <w:fldChar w:fldCharType="begin"/>
        </w:r>
        <w:r>
          <w:rPr>
            <w:noProof/>
            <w:webHidden/>
          </w:rPr>
          <w:instrText xml:space="preserve"> PAGEREF _Toc329528715 \h </w:instrText>
        </w:r>
        <w:r>
          <w:rPr>
            <w:noProof/>
            <w:webHidden/>
          </w:rPr>
        </w:r>
        <w:r>
          <w:rPr>
            <w:noProof/>
            <w:webHidden/>
          </w:rPr>
          <w:fldChar w:fldCharType="separate"/>
        </w:r>
        <w:r>
          <w:rPr>
            <w:noProof/>
            <w:webHidden/>
          </w:rPr>
          <w:t>53</w:t>
        </w:r>
        <w:r>
          <w:rPr>
            <w:noProof/>
            <w:webHidden/>
          </w:rPr>
          <w:fldChar w:fldCharType="end"/>
        </w:r>
      </w:hyperlink>
    </w:p>
    <w:p w14:paraId="66187755" w14:textId="77777777" w:rsidR="008E7E56" w:rsidRPr="00652F87" w:rsidRDefault="008E7E56">
      <w:pPr>
        <w:pStyle w:val="3a"/>
        <w:rPr>
          <w:rFonts w:ascii="Calibri" w:eastAsia="Times New Roman" w:hAnsi="Calibri"/>
          <w:b w:val="0"/>
          <w:noProof/>
          <w:sz w:val="22"/>
          <w:szCs w:val="22"/>
          <w:lang w:val="en-US" w:eastAsia="en-US"/>
        </w:rPr>
      </w:pPr>
      <w:hyperlink w:anchor="_Toc329528716" w:history="1">
        <w:r w:rsidRPr="0086031E">
          <w:rPr>
            <w:rStyle w:val="aff6"/>
            <w:noProof/>
          </w:rPr>
          <w:t>9.1.5</w:t>
        </w:r>
        <w:r w:rsidRPr="00652F87">
          <w:rPr>
            <w:rFonts w:ascii="Calibri" w:eastAsia="Times New Roman" w:hAnsi="Calibri"/>
            <w:b w:val="0"/>
            <w:noProof/>
            <w:sz w:val="22"/>
            <w:szCs w:val="22"/>
            <w:lang w:val="en-US" w:eastAsia="en-US"/>
          </w:rPr>
          <w:tab/>
        </w:r>
        <w:r w:rsidRPr="0086031E">
          <w:rPr>
            <w:rStyle w:val="aff6"/>
            <w:noProof/>
          </w:rPr>
          <w:t>ToInt32: (Signed 32 Bit Integer)</w:t>
        </w:r>
        <w:r>
          <w:rPr>
            <w:noProof/>
            <w:webHidden/>
          </w:rPr>
          <w:tab/>
        </w:r>
        <w:r>
          <w:rPr>
            <w:noProof/>
            <w:webHidden/>
          </w:rPr>
          <w:fldChar w:fldCharType="begin"/>
        </w:r>
        <w:r>
          <w:rPr>
            <w:noProof/>
            <w:webHidden/>
          </w:rPr>
          <w:instrText xml:space="preserve"> PAGEREF _Toc329528716 \h </w:instrText>
        </w:r>
        <w:r>
          <w:rPr>
            <w:noProof/>
            <w:webHidden/>
          </w:rPr>
        </w:r>
        <w:r>
          <w:rPr>
            <w:noProof/>
            <w:webHidden/>
          </w:rPr>
          <w:fldChar w:fldCharType="separate"/>
        </w:r>
        <w:r>
          <w:rPr>
            <w:noProof/>
            <w:webHidden/>
          </w:rPr>
          <w:t>54</w:t>
        </w:r>
        <w:r>
          <w:rPr>
            <w:noProof/>
            <w:webHidden/>
          </w:rPr>
          <w:fldChar w:fldCharType="end"/>
        </w:r>
      </w:hyperlink>
    </w:p>
    <w:p w14:paraId="53A6DC48" w14:textId="77777777" w:rsidR="008E7E56" w:rsidRPr="00652F87" w:rsidRDefault="008E7E56">
      <w:pPr>
        <w:pStyle w:val="3a"/>
        <w:rPr>
          <w:rFonts w:ascii="Calibri" w:eastAsia="Times New Roman" w:hAnsi="Calibri"/>
          <w:b w:val="0"/>
          <w:noProof/>
          <w:sz w:val="22"/>
          <w:szCs w:val="22"/>
          <w:lang w:val="en-US" w:eastAsia="en-US"/>
        </w:rPr>
      </w:pPr>
      <w:hyperlink w:anchor="_Toc329528717" w:history="1">
        <w:r w:rsidRPr="0086031E">
          <w:rPr>
            <w:rStyle w:val="aff6"/>
            <w:noProof/>
          </w:rPr>
          <w:t>9.1.6</w:t>
        </w:r>
        <w:r w:rsidRPr="00652F87">
          <w:rPr>
            <w:rFonts w:ascii="Calibri" w:eastAsia="Times New Roman" w:hAnsi="Calibri"/>
            <w:b w:val="0"/>
            <w:noProof/>
            <w:sz w:val="22"/>
            <w:szCs w:val="22"/>
            <w:lang w:val="en-US" w:eastAsia="en-US"/>
          </w:rPr>
          <w:tab/>
        </w:r>
        <w:r w:rsidRPr="0086031E">
          <w:rPr>
            <w:rStyle w:val="aff6"/>
            <w:noProof/>
          </w:rPr>
          <w:t>ToUint32: (Unsigned 32 Bit Integer)</w:t>
        </w:r>
        <w:r>
          <w:rPr>
            <w:noProof/>
            <w:webHidden/>
          </w:rPr>
          <w:tab/>
        </w:r>
        <w:r>
          <w:rPr>
            <w:noProof/>
            <w:webHidden/>
          </w:rPr>
          <w:fldChar w:fldCharType="begin"/>
        </w:r>
        <w:r>
          <w:rPr>
            <w:noProof/>
            <w:webHidden/>
          </w:rPr>
          <w:instrText xml:space="preserve"> PAGEREF _Toc329528717 \h </w:instrText>
        </w:r>
        <w:r>
          <w:rPr>
            <w:noProof/>
            <w:webHidden/>
          </w:rPr>
        </w:r>
        <w:r>
          <w:rPr>
            <w:noProof/>
            <w:webHidden/>
          </w:rPr>
          <w:fldChar w:fldCharType="separate"/>
        </w:r>
        <w:r>
          <w:rPr>
            <w:noProof/>
            <w:webHidden/>
          </w:rPr>
          <w:t>54</w:t>
        </w:r>
        <w:r>
          <w:rPr>
            <w:noProof/>
            <w:webHidden/>
          </w:rPr>
          <w:fldChar w:fldCharType="end"/>
        </w:r>
      </w:hyperlink>
    </w:p>
    <w:p w14:paraId="435D9F48" w14:textId="77777777" w:rsidR="008E7E56" w:rsidRPr="00652F87" w:rsidRDefault="008E7E56">
      <w:pPr>
        <w:pStyle w:val="3a"/>
        <w:rPr>
          <w:rFonts w:ascii="Calibri" w:eastAsia="Times New Roman" w:hAnsi="Calibri"/>
          <w:b w:val="0"/>
          <w:noProof/>
          <w:sz w:val="22"/>
          <w:szCs w:val="22"/>
          <w:lang w:val="en-US" w:eastAsia="en-US"/>
        </w:rPr>
      </w:pPr>
      <w:hyperlink w:anchor="_Toc329528718" w:history="1">
        <w:r w:rsidRPr="0086031E">
          <w:rPr>
            <w:rStyle w:val="aff6"/>
            <w:noProof/>
          </w:rPr>
          <w:t>9.1.7</w:t>
        </w:r>
        <w:r w:rsidRPr="00652F87">
          <w:rPr>
            <w:rFonts w:ascii="Calibri" w:eastAsia="Times New Roman" w:hAnsi="Calibri"/>
            <w:b w:val="0"/>
            <w:noProof/>
            <w:sz w:val="22"/>
            <w:szCs w:val="22"/>
            <w:lang w:val="en-US" w:eastAsia="en-US"/>
          </w:rPr>
          <w:tab/>
        </w:r>
        <w:r w:rsidRPr="0086031E">
          <w:rPr>
            <w:rStyle w:val="aff6"/>
            <w:noProof/>
          </w:rPr>
          <w:t>ToUint16: (Unsigned 16 Bit Integer)</w:t>
        </w:r>
        <w:r>
          <w:rPr>
            <w:noProof/>
            <w:webHidden/>
          </w:rPr>
          <w:tab/>
        </w:r>
        <w:r>
          <w:rPr>
            <w:noProof/>
            <w:webHidden/>
          </w:rPr>
          <w:fldChar w:fldCharType="begin"/>
        </w:r>
        <w:r>
          <w:rPr>
            <w:noProof/>
            <w:webHidden/>
          </w:rPr>
          <w:instrText xml:space="preserve"> PAGEREF _Toc329528718 \h </w:instrText>
        </w:r>
        <w:r>
          <w:rPr>
            <w:noProof/>
            <w:webHidden/>
          </w:rPr>
        </w:r>
        <w:r>
          <w:rPr>
            <w:noProof/>
            <w:webHidden/>
          </w:rPr>
          <w:fldChar w:fldCharType="separate"/>
        </w:r>
        <w:r>
          <w:rPr>
            <w:noProof/>
            <w:webHidden/>
          </w:rPr>
          <w:t>54</w:t>
        </w:r>
        <w:r>
          <w:rPr>
            <w:noProof/>
            <w:webHidden/>
          </w:rPr>
          <w:fldChar w:fldCharType="end"/>
        </w:r>
      </w:hyperlink>
    </w:p>
    <w:p w14:paraId="79B460EC" w14:textId="77777777" w:rsidR="008E7E56" w:rsidRPr="00652F87" w:rsidRDefault="008E7E56">
      <w:pPr>
        <w:pStyle w:val="3a"/>
        <w:rPr>
          <w:rFonts w:ascii="Calibri" w:eastAsia="Times New Roman" w:hAnsi="Calibri"/>
          <w:b w:val="0"/>
          <w:noProof/>
          <w:sz w:val="22"/>
          <w:szCs w:val="22"/>
          <w:lang w:val="en-US" w:eastAsia="en-US"/>
        </w:rPr>
      </w:pPr>
      <w:hyperlink w:anchor="_Toc329528719" w:history="1">
        <w:r w:rsidRPr="0086031E">
          <w:rPr>
            <w:rStyle w:val="aff6"/>
            <w:noProof/>
          </w:rPr>
          <w:t>9.1.8</w:t>
        </w:r>
        <w:r w:rsidRPr="00652F87">
          <w:rPr>
            <w:rFonts w:ascii="Calibri" w:eastAsia="Times New Roman" w:hAnsi="Calibri"/>
            <w:b w:val="0"/>
            <w:noProof/>
            <w:sz w:val="22"/>
            <w:szCs w:val="22"/>
            <w:lang w:val="en-US" w:eastAsia="en-US"/>
          </w:rPr>
          <w:tab/>
        </w:r>
        <w:r w:rsidRPr="0086031E">
          <w:rPr>
            <w:rStyle w:val="aff6"/>
            <w:noProof/>
          </w:rPr>
          <w:t>ToString</w:t>
        </w:r>
        <w:r>
          <w:rPr>
            <w:noProof/>
            <w:webHidden/>
          </w:rPr>
          <w:tab/>
        </w:r>
        <w:r>
          <w:rPr>
            <w:noProof/>
            <w:webHidden/>
          </w:rPr>
          <w:fldChar w:fldCharType="begin"/>
        </w:r>
        <w:r>
          <w:rPr>
            <w:noProof/>
            <w:webHidden/>
          </w:rPr>
          <w:instrText xml:space="preserve"> PAGEREF _Toc329528719 \h </w:instrText>
        </w:r>
        <w:r>
          <w:rPr>
            <w:noProof/>
            <w:webHidden/>
          </w:rPr>
        </w:r>
        <w:r>
          <w:rPr>
            <w:noProof/>
            <w:webHidden/>
          </w:rPr>
          <w:fldChar w:fldCharType="separate"/>
        </w:r>
        <w:r>
          <w:rPr>
            <w:noProof/>
            <w:webHidden/>
          </w:rPr>
          <w:t>55</w:t>
        </w:r>
        <w:r>
          <w:rPr>
            <w:noProof/>
            <w:webHidden/>
          </w:rPr>
          <w:fldChar w:fldCharType="end"/>
        </w:r>
      </w:hyperlink>
    </w:p>
    <w:p w14:paraId="17F740C9" w14:textId="77777777" w:rsidR="008E7E56" w:rsidRPr="00652F87" w:rsidRDefault="008E7E56">
      <w:pPr>
        <w:pStyle w:val="3a"/>
        <w:rPr>
          <w:rFonts w:ascii="Calibri" w:eastAsia="Times New Roman" w:hAnsi="Calibri"/>
          <w:b w:val="0"/>
          <w:noProof/>
          <w:sz w:val="22"/>
          <w:szCs w:val="22"/>
          <w:lang w:val="en-US" w:eastAsia="en-US"/>
        </w:rPr>
      </w:pPr>
      <w:hyperlink w:anchor="_Toc329528720" w:history="1">
        <w:r w:rsidRPr="0086031E">
          <w:rPr>
            <w:rStyle w:val="aff6"/>
            <w:noProof/>
          </w:rPr>
          <w:t>9.1.9</w:t>
        </w:r>
        <w:r w:rsidRPr="00652F87">
          <w:rPr>
            <w:rFonts w:ascii="Calibri" w:eastAsia="Times New Roman" w:hAnsi="Calibri"/>
            <w:b w:val="0"/>
            <w:noProof/>
            <w:sz w:val="22"/>
            <w:szCs w:val="22"/>
            <w:lang w:val="en-US" w:eastAsia="en-US"/>
          </w:rPr>
          <w:tab/>
        </w:r>
        <w:r w:rsidRPr="0086031E">
          <w:rPr>
            <w:rStyle w:val="aff6"/>
            <w:noProof/>
          </w:rPr>
          <w:t>ToObject</w:t>
        </w:r>
        <w:r>
          <w:rPr>
            <w:noProof/>
            <w:webHidden/>
          </w:rPr>
          <w:tab/>
        </w:r>
        <w:r>
          <w:rPr>
            <w:noProof/>
            <w:webHidden/>
          </w:rPr>
          <w:fldChar w:fldCharType="begin"/>
        </w:r>
        <w:r>
          <w:rPr>
            <w:noProof/>
            <w:webHidden/>
          </w:rPr>
          <w:instrText xml:space="preserve"> PAGEREF _Toc329528720 \h </w:instrText>
        </w:r>
        <w:r>
          <w:rPr>
            <w:noProof/>
            <w:webHidden/>
          </w:rPr>
        </w:r>
        <w:r>
          <w:rPr>
            <w:noProof/>
            <w:webHidden/>
          </w:rPr>
          <w:fldChar w:fldCharType="separate"/>
        </w:r>
        <w:r>
          <w:rPr>
            <w:noProof/>
            <w:webHidden/>
          </w:rPr>
          <w:t>56</w:t>
        </w:r>
        <w:r>
          <w:rPr>
            <w:noProof/>
            <w:webHidden/>
          </w:rPr>
          <w:fldChar w:fldCharType="end"/>
        </w:r>
      </w:hyperlink>
    </w:p>
    <w:p w14:paraId="037D2D06" w14:textId="77777777" w:rsidR="008E7E56" w:rsidRPr="00652F87" w:rsidRDefault="008E7E56">
      <w:pPr>
        <w:pStyle w:val="3a"/>
        <w:rPr>
          <w:rFonts w:ascii="Calibri" w:eastAsia="Times New Roman" w:hAnsi="Calibri"/>
          <w:b w:val="0"/>
          <w:noProof/>
          <w:sz w:val="22"/>
          <w:szCs w:val="22"/>
          <w:lang w:val="en-US" w:eastAsia="en-US"/>
        </w:rPr>
      </w:pPr>
      <w:hyperlink w:anchor="_Toc329528721" w:history="1">
        <w:r w:rsidRPr="0086031E">
          <w:rPr>
            <w:rStyle w:val="aff6"/>
            <w:noProof/>
          </w:rPr>
          <w:t>9.1.10</w:t>
        </w:r>
        <w:r w:rsidRPr="00652F87">
          <w:rPr>
            <w:rFonts w:ascii="Calibri" w:eastAsia="Times New Roman" w:hAnsi="Calibri"/>
            <w:b w:val="0"/>
            <w:noProof/>
            <w:sz w:val="22"/>
            <w:szCs w:val="22"/>
            <w:lang w:val="en-US" w:eastAsia="en-US"/>
          </w:rPr>
          <w:tab/>
        </w:r>
        <w:r w:rsidRPr="0086031E">
          <w:rPr>
            <w:rStyle w:val="aff6"/>
            <w:noProof/>
          </w:rPr>
          <w:t>ToPropertyKey</w:t>
        </w:r>
        <w:r>
          <w:rPr>
            <w:noProof/>
            <w:webHidden/>
          </w:rPr>
          <w:tab/>
        </w:r>
        <w:r>
          <w:rPr>
            <w:noProof/>
            <w:webHidden/>
          </w:rPr>
          <w:fldChar w:fldCharType="begin"/>
        </w:r>
        <w:r>
          <w:rPr>
            <w:noProof/>
            <w:webHidden/>
          </w:rPr>
          <w:instrText xml:space="preserve"> PAGEREF _Toc329528721 \h </w:instrText>
        </w:r>
        <w:r>
          <w:rPr>
            <w:noProof/>
            <w:webHidden/>
          </w:rPr>
        </w:r>
        <w:r>
          <w:rPr>
            <w:noProof/>
            <w:webHidden/>
          </w:rPr>
          <w:fldChar w:fldCharType="separate"/>
        </w:r>
        <w:r>
          <w:rPr>
            <w:noProof/>
            <w:webHidden/>
          </w:rPr>
          <w:t>56</w:t>
        </w:r>
        <w:r>
          <w:rPr>
            <w:noProof/>
            <w:webHidden/>
          </w:rPr>
          <w:fldChar w:fldCharType="end"/>
        </w:r>
      </w:hyperlink>
    </w:p>
    <w:p w14:paraId="7434F606" w14:textId="77777777" w:rsidR="008E7E56" w:rsidRPr="00652F87" w:rsidRDefault="008E7E56">
      <w:pPr>
        <w:pStyle w:val="2b"/>
        <w:rPr>
          <w:rFonts w:ascii="Calibri" w:eastAsia="Times New Roman" w:hAnsi="Calibri"/>
          <w:b w:val="0"/>
          <w:noProof/>
          <w:sz w:val="22"/>
          <w:szCs w:val="22"/>
          <w:lang w:val="en-US" w:eastAsia="en-US"/>
        </w:rPr>
      </w:pPr>
      <w:hyperlink w:anchor="_Toc329528722" w:history="1">
        <w:r w:rsidRPr="0086031E">
          <w:rPr>
            <w:rStyle w:val="aff6"/>
            <w:noProof/>
          </w:rPr>
          <w:t>9.2</w:t>
        </w:r>
        <w:r w:rsidRPr="00652F87">
          <w:rPr>
            <w:rFonts w:ascii="Calibri" w:eastAsia="Times New Roman" w:hAnsi="Calibri"/>
            <w:b w:val="0"/>
            <w:noProof/>
            <w:sz w:val="22"/>
            <w:szCs w:val="22"/>
            <w:lang w:val="en-US" w:eastAsia="en-US"/>
          </w:rPr>
          <w:tab/>
        </w:r>
        <w:r w:rsidRPr="0086031E">
          <w:rPr>
            <w:rStyle w:val="aff6"/>
            <w:noProof/>
          </w:rPr>
          <w:t>Testing and Comparision Operations</w:t>
        </w:r>
        <w:r>
          <w:rPr>
            <w:noProof/>
            <w:webHidden/>
          </w:rPr>
          <w:tab/>
        </w:r>
        <w:r>
          <w:rPr>
            <w:noProof/>
            <w:webHidden/>
          </w:rPr>
          <w:fldChar w:fldCharType="begin"/>
        </w:r>
        <w:r>
          <w:rPr>
            <w:noProof/>
            <w:webHidden/>
          </w:rPr>
          <w:instrText xml:space="preserve"> PAGEREF _Toc329528722 \h </w:instrText>
        </w:r>
        <w:r>
          <w:rPr>
            <w:noProof/>
            <w:webHidden/>
          </w:rPr>
        </w:r>
        <w:r>
          <w:rPr>
            <w:noProof/>
            <w:webHidden/>
          </w:rPr>
          <w:fldChar w:fldCharType="separate"/>
        </w:r>
        <w:r>
          <w:rPr>
            <w:noProof/>
            <w:webHidden/>
          </w:rPr>
          <w:t>56</w:t>
        </w:r>
        <w:r>
          <w:rPr>
            <w:noProof/>
            <w:webHidden/>
          </w:rPr>
          <w:fldChar w:fldCharType="end"/>
        </w:r>
      </w:hyperlink>
    </w:p>
    <w:p w14:paraId="2ECF42E3" w14:textId="77777777" w:rsidR="008E7E56" w:rsidRPr="00652F87" w:rsidRDefault="008E7E56">
      <w:pPr>
        <w:pStyle w:val="3a"/>
        <w:rPr>
          <w:rFonts w:ascii="Calibri" w:eastAsia="Times New Roman" w:hAnsi="Calibri"/>
          <w:b w:val="0"/>
          <w:noProof/>
          <w:sz w:val="22"/>
          <w:szCs w:val="22"/>
          <w:lang w:val="en-US" w:eastAsia="en-US"/>
        </w:rPr>
      </w:pPr>
      <w:hyperlink w:anchor="_Toc329528723" w:history="1">
        <w:r w:rsidRPr="0086031E">
          <w:rPr>
            <w:rStyle w:val="aff6"/>
            <w:noProof/>
          </w:rPr>
          <w:t>9.2.1</w:t>
        </w:r>
        <w:r w:rsidRPr="00652F87">
          <w:rPr>
            <w:rFonts w:ascii="Calibri" w:eastAsia="Times New Roman" w:hAnsi="Calibri"/>
            <w:b w:val="0"/>
            <w:noProof/>
            <w:sz w:val="22"/>
            <w:szCs w:val="22"/>
            <w:lang w:val="en-US" w:eastAsia="en-US"/>
          </w:rPr>
          <w:tab/>
        </w:r>
        <w:r w:rsidRPr="0086031E">
          <w:rPr>
            <w:rStyle w:val="aff6"/>
            <w:noProof/>
          </w:rPr>
          <w:t>CheckObjectCoercible</w:t>
        </w:r>
        <w:r>
          <w:rPr>
            <w:noProof/>
            <w:webHidden/>
          </w:rPr>
          <w:tab/>
        </w:r>
        <w:r>
          <w:rPr>
            <w:noProof/>
            <w:webHidden/>
          </w:rPr>
          <w:fldChar w:fldCharType="begin"/>
        </w:r>
        <w:r>
          <w:rPr>
            <w:noProof/>
            <w:webHidden/>
          </w:rPr>
          <w:instrText xml:space="preserve"> PAGEREF _Toc329528723 \h </w:instrText>
        </w:r>
        <w:r>
          <w:rPr>
            <w:noProof/>
            <w:webHidden/>
          </w:rPr>
        </w:r>
        <w:r>
          <w:rPr>
            <w:noProof/>
            <w:webHidden/>
          </w:rPr>
          <w:fldChar w:fldCharType="separate"/>
        </w:r>
        <w:r>
          <w:rPr>
            <w:noProof/>
            <w:webHidden/>
          </w:rPr>
          <w:t>56</w:t>
        </w:r>
        <w:r>
          <w:rPr>
            <w:noProof/>
            <w:webHidden/>
          </w:rPr>
          <w:fldChar w:fldCharType="end"/>
        </w:r>
      </w:hyperlink>
    </w:p>
    <w:p w14:paraId="6045B7EF" w14:textId="77777777" w:rsidR="008E7E56" w:rsidRPr="00652F87" w:rsidRDefault="008E7E56">
      <w:pPr>
        <w:pStyle w:val="3a"/>
        <w:rPr>
          <w:rFonts w:ascii="Calibri" w:eastAsia="Times New Roman" w:hAnsi="Calibri"/>
          <w:b w:val="0"/>
          <w:noProof/>
          <w:sz w:val="22"/>
          <w:szCs w:val="22"/>
          <w:lang w:val="en-US" w:eastAsia="en-US"/>
        </w:rPr>
      </w:pPr>
      <w:hyperlink w:anchor="_Toc329528724" w:history="1">
        <w:r w:rsidRPr="0086031E">
          <w:rPr>
            <w:rStyle w:val="aff6"/>
            <w:noProof/>
          </w:rPr>
          <w:t>9.2.2</w:t>
        </w:r>
        <w:r w:rsidRPr="00652F87">
          <w:rPr>
            <w:rFonts w:ascii="Calibri" w:eastAsia="Times New Roman" w:hAnsi="Calibri"/>
            <w:b w:val="0"/>
            <w:noProof/>
            <w:sz w:val="22"/>
            <w:szCs w:val="22"/>
            <w:lang w:val="en-US" w:eastAsia="en-US"/>
          </w:rPr>
          <w:tab/>
        </w:r>
        <w:r w:rsidRPr="0086031E">
          <w:rPr>
            <w:rStyle w:val="aff6"/>
            <w:noProof/>
          </w:rPr>
          <w:t>IsCallable</w:t>
        </w:r>
        <w:r>
          <w:rPr>
            <w:noProof/>
            <w:webHidden/>
          </w:rPr>
          <w:tab/>
        </w:r>
        <w:r>
          <w:rPr>
            <w:noProof/>
            <w:webHidden/>
          </w:rPr>
          <w:fldChar w:fldCharType="begin"/>
        </w:r>
        <w:r>
          <w:rPr>
            <w:noProof/>
            <w:webHidden/>
          </w:rPr>
          <w:instrText xml:space="preserve"> PAGEREF _Toc329528724 \h </w:instrText>
        </w:r>
        <w:r>
          <w:rPr>
            <w:noProof/>
            <w:webHidden/>
          </w:rPr>
        </w:r>
        <w:r>
          <w:rPr>
            <w:noProof/>
            <w:webHidden/>
          </w:rPr>
          <w:fldChar w:fldCharType="separate"/>
        </w:r>
        <w:r>
          <w:rPr>
            <w:noProof/>
            <w:webHidden/>
          </w:rPr>
          <w:t>57</w:t>
        </w:r>
        <w:r>
          <w:rPr>
            <w:noProof/>
            <w:webHidden/>
          </w:rPr>
          <w:fldChar w:fldCharType="end"/>
        </w:r>
      </w:hyperlink>
    </w:p>
    <w:p w14:paraId="6DAE31E0" w14:textId="77777777" w:rsidR="008E7E56" w:rsidRPr="00652F87" w:rsidRDefault="008E7E56">
      <w:pPr>
        <w:pStyle w:val="3a"/>
        <w:rPr>
          <w:rFonts w:ascii="Calibri" w:eastAsia="Times New Roman" w:hAnsi="Calibri"/>
          <w:b w:val="0"/>
          <w:noProof/>
          <w:sz w:val="22"/>
          <w:szCs w:val="22"/>
          <w:lang w:val="en-US" w:eastAsia="en-US"/>
        </w:rPr>
      </w:pPr>
      <w:hyperlink w:anchor="_Toc329528725" w:history="1">
        <w:r w:rsidRPr="0086031E">
          <w:rPr>
            <w:rStyle w:val="aff6"/>
            <w:noProof/>
          </w:rPr>
          <w:t>9.2.3</w:t>
        </w:r>
        <w:r w:rsidRPr="00652F87">
          <w:rPr>
            <w:rFonts w:ascii="Calibri" w:eastAsia="Times New Roman" w:hAnsi="Calibri"/>
            <w:b w:val="0"/>
            <w:noProof/>
            <w:sz w:val="22"/>
            <w:szCs w:val="22"/>
            <w:lang w:val="en-US" w:eastAsia="en-US"/>
          </w:rPr>
          <w:tab/>
        </w:r>
        <w:r w:rsidRPr="0086031E">
          <w:rPr>
            <w:rStyle w:val="aff6"/>
            <w:noProof/>
          </w:rPr>
          <w:t>The SameValue Algorithm</w:t>
        </w:r>
        <w:r>
          <w:rPr>
            <w:noProof/>
            <w:webHidden/>
          </w:rPr>
          <w:tab/>
        </w:r>
        <w:r>
          <w:rPr>
            <w:noProof/>
            <w:webHidden/>
          </w:rPr>
          <w:fldChar w:fldCharType="begin"/>
        </w:r>
        <w:r>
          <w:rPr>
            <w:noProof/>
            <w:webHidden/>
          </w:rPr>
          <w:instrText xml:space="preserve"> PAGEREF _Toc329528725 \h </w:instrText>
        </w:r>
        <w:r>
          <w:rPr>
            <w:noProof/>
            <w:webHidden/>
          </w:rPr>
        </w:r>
        <w:r>
          <w:rPr>
            <w:noProof/>
            <w:webHidden/>
          </w:rPr>
          <w:fldChar w:fldCharType="separate"/>
        </w:r>
        <w:r>
          <w:rPr>
            <w:noProof/>
            <w:webHidden/>
          </w:rPr>
          <w:t>57</w:t>
        </w:r>
        <w:r>
          <w:rPr>
            <w:noProof/>
            <w:webHidden/>
          </w:rPr>
          <w:fldChar w:fldCharType="end"/>
        </w:r>
      </w:hyperlink>
    </w:p>
    <w:p w14:paraId="4EBC4759" w14:textId="77777777" w:rsidR="008E7E56" w:rsidRPr="00652F87" w:rsidRDefault="008E7E56">
      <w:pPr>
        <w:pStyle w:val="2b"/>
        <w:rPr>
          <w:rFonts w:ascii="Calibri" w:eastAsia="Times New Roman" w:hAnsi="Calibri"/>
          <w:b w:val="0"/>
          <w:noProof/>
          <w:sz w:val="22"/>
          <w:szCs w:val="22"/>
          <w:lang w:val="en-US" w:eastAsia="en-US"/>
        </w:rPr>
      </w:pPr>
      <w:hyperlink w:anchor="_Toc329528726" w:history="1">
        <w:r w:rsidRPr="0086031E">
          <w:rPr>
            <w:rStyle w:val="aff6"/>
            <w:noProof/>
          </w:rPr>
          <w:t>9.3</w:t>
        </w:r>
        <w:r w:rsidRPr="00652F87">
          <w:rPr>
            <w:rFonts w:ascii="Calibri" w:eastAsia="Times New Roman" w:hAnsi="Calibri"/>
            <w:b w:val="0"/>
            <w:noProof/>
            <w:sz w:val="22"/>
            <w:szCs w:val="22"/>
            <w:lang w:val="en-US" w:eastAsia="en-US"/>
          </w:rPr>
          <w:tab/>
        </w:r>
        <w:r w:rsidRPr="0086031E">
          <w:rPr>
            <w:rStyle w:val="aff6"/>
            <w:noProof/>
          </w:rPr>
          <w:t>Operations on Objects</w:t>
        </w:r>
        <w:r>
          <w:rPr>
            <w:noProof/>
            <w:webHidden/>
          </w:rPr>
          <w:tab/>
        </w:r>
        <w:r>
          <w:rPr>
            <w:noProof/>
            <w:webHidden/>
          </w:rPr>
          <w:fldChar w:fldCharType="begin"/>
        </w:r>
        <w:r>
          <w:rPr>
            <w:noProof/>
            <w:webHidden/>
          </w:rPr>
          <w:instrText xml:space="preserve"> PAGEREF _Toc329528726 \h </w:instrText>
        </w:r>
        <w:r>
          <w:rPr>
            <w:noProof/>
            <w:webHidden/>
          </w:rPr>
        </w:r>
        <w:r>
          <w:rPr>
            <w:noProof/>
            <w:webHidden/>
          </w:rPr>
          <w:fldChar w:fldCharType="separate"/>
        </w:r>
        <w:r>
          <w:rPr>
            <w:noProof/>
            <w:webHidden/>
          </w:rPr>
          <w:t>57</w:t>
        </w:r>
        <w:r>
          <w:rPr>
            <w:noProof/>
            <w:webHidden/>
          </w:rPr>
          <w:fldChar w:fldCharType="end"/>
        </w:r>
      </w:hyperlink>
    </w:p>
    <w:p w14:paraId="280A0D9B" w14:textId="77777777" w:rsidR="008E7E56" w:rsidRPr="00652F87" w:rsidRDefault="008E7E56">
      <w:pPr>
        <w:pStyle w:val="3a"/>
        <w:rPr>
          <w:rFonts w:ascii="Calibri" w:eastAsia="Times New Roman" w:hAnsi="Calibri"/>
          <w:b w:val="0"/>
          <w:noProof/>
          <w:sz w:val="22"/>
          <w:szCs w:val="22"/>
          <w:lang w:val="en-US" w:eastAsia="en-US"/>
        </w:rPr>
      </w:pPr>
      <w:hyperlink w:anchor="_Toc329528727" w:history="1">
        <w:r w:rsidRPr="0086031E">
          <w:rPr>
            <w:rStyle w:val="aff6"/>
            <w:noProof/>
          </w:rPr>
          <w:t>9.3.1</w:t>
        </w:r>
        <w:r w:rsidRPr="00652F87">
          <w:rPr>
            <w:rFonts w:ascii="Calibri" w:eastAsia="Times New Roman" w:hAnsi="Calibri"/>
            <w:b w:val="0"/>
            <w:noProof/>
            <w:sz w:val="22"/>
            <w:szCs w:val="22"/>
            <w:lang w:val="en-US" w:eastAsia="en-US"/>
          </w:rPr>
          <w:tab/>
        </w:r>
        <w:r w:rsidRPr="0086031E">
          <w:rPr>
            <w:rStyle w:val="aff6"/>
            <w:noProof/>
          </w:rPr>
          <w:t>Invoke</w:t>
        </w:r>
        <w:r>
          <w:rPr>
            <w:noProof/>
            <w:webHidden/>
          </w:rPr>
          <w:tab/>
        </w:r>
        <w:r>
          <w:rPr>
            <w:noProof/>
            <w:webHidden/>
          </w:rPr>
          <w:fldChar w:fldCharType="begin"/>
        </w:r>
        <w:r>
          <w:rPr>
            <w:noProof/>
            <w:webHidden/>
          </w:rPr>
          <w:instrText xml:space="preserve"> PAGEREF _Toc329528727 \h </w:instrText>
        </w:r>
        <w:r>
          <w:rPr>
            <w:noProof/>
            <w:webHidden/>
          </w:rPr>
        </w:r>
        <w:r>
          <w:rPr>
            <w:noProof/>
            <w:webHidden/>
          </w:rPr>
          <w:fldChar w:fldCharType="separate"/>
        </w:r>
        <w:r>
          <w:rPr>
            <w:noProof/>
            <w:webHidden/>
          </w:rPr>
          <w:t>57</w:t>
        </w:r>
        <w:r>
          <w:rPr>
            <w:noProof/>
            <w:webHidden/>
          </w:rPr>
          <w:fldChar w:fldCharType="end"/>
        </w:r>
      </w:hyperlink>
    </w:p>
    <w:p w14:paraId="24B8B8D8" w14:textId="77777777" w:rsidR="008E7E56" w:rsidRPr="00652F87" w:rsidRDefault="008E7E56">
      <w:pPr>
        <w:pStyle w:val="12"/>
        <w:rPr>
          <w:rFonts w:ascii="Calibri" w:eastAsia="Times New Roman" w:hAnsi="Calibri"/>
          <w:b w:val="0"/>
          <w:noProof/>
          <w:sz w:val="22"/>
          <w:szCs w:val="22"/>
          <w:lang w:val="en-US" w:eastAsia="en-US"/>
        </w:rPr>
      </w:pPr>
      <w:hyperlink w:anchor="_Toc329528728" w:history="1">
        <w:r w:rsidRPr="0086031E">
          <w:rPr>
            <w:rStyle w:val="aff6"/>
            <w:noProof/>
          </w:rPr>
          <w:t>10</w:t>
        </w:r>
        <w:r w:rsidRPr="00652F87">
          <w:rPr>
            <w:rFonts w:ascii="Calibri" w:eastAsia="Times New Roman" w:hAnsi="Calibri"/>
            <w:b w:val="0"/>
            <w:noProof/>
            <w:sz w:val="22"/>
            <w:szCs w:val="22"/>
            <w:lang w:val="en-US" w:eastAsia="en-US"/>
          </w:rPr>
          <w:tab/>
        </w:r>
        <w:r w:rsidRPr="0086031E">
          <w:rPr>
            <w:rStyle w:val="aff6"/>
            <w:noProof/>
          </w:rPr>
          <w:t>Executable Code and Execution Contexts</w:t>
        </w:r>
        <w:r>
          <w:rPr>
            <w:noProof/>
            <w:webHidden/>
          </w:rPr>
          <w:tab/>
        </w:r>
        <w:r>
          <w:rPr>
            <w:noProof/>
            <w:webHidden/>
          </w:rPr>
          <w:fldChar w:fldCharType="begin"/>
        </w:r>
        <w:r>
          <w:rPr>
            <w:noProof/>
            <w:webHidden/>
          </w:rPr>
          <w:instrText xml:space="preserve"> PAGEREF _Toc329528728 \h </w:instrText>
        </w:r>
        <w:r>
          <w:rPr>
            <w:noProof/>
            <w:webHidden/>
          </w:rPr>
        </w:r>
        <w:r>
          <w:rPr>
            <w:noProof/>
            <w:webHidden/>
          </w:rPr>
          <w:fldChar w:fldCharType="separate"/>
        </w:r>
        <w:r>
          <w:rPr>
            <w:noProof/>
            <w:webHidden/>
          </w:rPr>
          <w:t>58</w:t>
        </w:r>
        <w:r>
          <w:rPr>
            <w:noProof/>
            <w:webHidden/>
          </w:rPr>
          <w:fldChar w:fldCharType="end"/>
        </w:r>
      </w:hyperlink>
    </w:p>
    <w:p w14:paraId="5D97FF86" w14:textId="77777777" w:rsidR="008E7E56" w:rsidRPr="00652F87" w:rsidRDefault="008E7E56">
      <w:pPr>
        <w:pStyle w:val="2b"/>
        <w:rPr>
          <w:rFonts w:ascii="Calibri" w:eastAsia="Times New Roman" w:hAnsi="Calibri"/>
          <w:b w:val="0"/>
          <w:noProof/>
          <w:sz w:val="22"/>
          <w:szCs w:val="22"/>
          <w:lang w:val="en-US" w:eastAsia="en-US"/>
        </w:rPr>
      </w:pPr>
      <w:hyperlink w:anchor="_Toc329528729" w:history="1">
        <w:r w:rsidRPr="0086031E">
          <w:rPr>
            <w:rStyle w:val="aff6"/>
            <w:noProof/>
          </w:rPr>
          <w:t>10.1</w:t>
        </w:r>
        <w:r w:rsidRPr="00652F87">
          <w:rPr>
            <w:rFonts w:ascii="Calibri" w:eastAsia="Times New Roman" w:hAnsi="Calibri"/>
            <w:b w:val="0"/>
            <w:noProof/>
            <w:sz w:val="22"/>
            <w:szCs w:val="22"/>
            <w:lang w:val="en-US" w:eastAsia="en-US"/>
          </w:rPr>
          <w:tab/>
        </w:r>
        <w:r w:rsidRPr="0086031E">
          <w:rPr>
            <w:rStyle w:val="aff6"/>
            <w:noProof/>
          </w:rPr>
          <w:t>Types of Executable Code</w:t>
        </w:r>
        <w:r>
          <w:rPr>
            <w:noProof/>
            <w:webHidden/>
          </w:rPr>
          <w:tab/>
        </w:r>
        <w:r>
          <w:rPr>
            <w:noProof/>
            <w:webHidden/>
          </w:rPr>
          <w:fldChar w:fldCharType="begin"/>
        </w:r>
        <w:r>
          <w:rPr>
            <w:noProof/>
            <w:webHidden/>
          </w:rPr>
          <w:instrText xml:space="preserve"> PAGEREF _Toc329528729 \h </w:instrText>
        </w:r>
        <w:r>
          <w:rPr>
            <w:noProof/>
            <w:webHidden/>
          </w:rPr>
        </w:r>
        <w:r>
          <w:rPr>
            <w:noProof/>
            <w:webHidden/>
          </w:rPr>
          <w:fldChar w:fldCharType="separate"/>
        </w:r>
        <w:r>
          <w:rPr>
            <w:noProof/>
            <w:webHidden/>
          </w:rPr>
          <w:t>58</w:t>
        </w:r>
        <w:r>
          <w:rPr>
            <w:noProof/>
            <w:webHidden/>
          </w:rPr>
          <w:fldChar w:fldCharType="end"/>
        </w:r>
      </w:hyperlink>
    </w:p>
    <w:p w14:paraId="2B329557" w14:textId="77777777" w:rsidR="008E7E56" w:rsidRPr="00652F87" w:rsidRDefault="008E7E56">
      <w:pPr>
        <w:pStyle w:val="3a"/>
        <w:rPr>
          <w:rFonts w:ascii="Calibri" w:eastAsia="Times New Roman" w:hAnsi="Calibri"/>
          <w:b w:val="0"/>
          <w:noProof/>
          <w:sz w:val="22"/>
          <w:szCs w:val="22"/>
          <w:lang w:val="en-US" w:eastAsia="en-US"/>
        </w:rPr>
      </w:pPr>
      <w:hyperlink w:anchor="_Toc329528730" w:history="1">
        <w:r w:rsidRPr="0086031E">
          <w:rPr>
            <w:rStyle w:val="aff6"/>
            <w:noProof/>
          </w:rPr>
          <w:t>10.1.1</w:t>
        </w:r>
        <w:r w:rsidRPr="00652F87">
          <w:rPr>
            <w:rFonts w:ascii="Calibri" w:eastAsia="Times New Roman" w:hAnsi="Calibri"/>
            <w:b w:val="0"/>
            <w:noProof/>
            <w:sz w:val="22"/>
            <w:szCs w:val="22"/>
            <w:lang w:val="en-US" w:eastAsia="en-US"/>
          </w:rPr>
          <w:tab/>
        </w:r>
        <w:r w:rsidRPr="0086031E">
          <w:rPr>
            <w:rStyle w:val="aff6"/>
            <w:noProof/>
          </w:rPr>
          <w:t>Strict Mode Code</w:t>
        </w:r>
        <w:r>
          <w:rPr>
            <w:noProof/>
            <w:webHidden/>
          </w:rPr>
          <w:tab/>
        </w:r>
        <w:r>
          <w:rPr>
            <w:noProof/>
            <w:webHidden/>
          </w:rPr>
          <w:fldChar w:fldCharType="begin"/>
        </w:r>
        <w:r>
          <w:rPr>
            <w:noProof/>
            <w:webHidden/>
          </w:rPr>
          <w:instrText xml:space="preserve"> PAGEREF _Toc329528730 \h </w:instrText>
        </w:r>
        <w:r>
          <w:rPr>
            <w:noProof/>
            <w:webHidden/>
          </w:rPr>
        </w:r>
        <w:r>
          <w:rPr>
            <w:noProof/>
            <w:webHidden/>
          </w:rPr>
          <w:fldChar w:fldCharType="separate"/>
        </w:r>
        <w:r>
          <w:rPr>
            <w:noProof/>
            <w:webHidden/>
          </w:rPr>
          <w:t>58</w:t>
        </w:r>
        <w:r>
          <w:rPr>
            <w:noProof/>
            <w:webHidden/>
          </w:rPr>
          <w:fldChar w:fldCharType="end"/>
        </w:r>
      </w:hyperlink>
    </w:p>
    <w:p w14:paraId="4E980664" w14:textId="77777777" w:rsidR="008E7E56" w:rsidRPr="00652F87" w:rsidRDefault="008E7E56">
      <w:pPr>
        <w:pStyle w:val="3a"/>
        <w:rPr>
          <w:rFonts w:ascii="Calibri" w:eastAsia="Times New Roman" w:hAnsi="Calibri"/>
          <w:b w:val="0"/>
          <w:noProof/>
          <w:sz w:val="22"/>
          <w:szCs w:val="22"/>
          <w:lang w:val="en-US" w:eastAsia="en-US"/>
        </w:rPr>
      </w:pPr>
      <w:hyperlink w:anchor="_Toc329528731" w:history="1">
        <w:r w:rsidRPr="0086031E">
          <w:rPr>
            <w:rStyle w:val="aff6"/>
            <w:noProof/>
          </w:rPr>
          <w:t>10.1.2</w:t>
        </w:r>
        <w:r w:rsidRPr="00652F87">
          <w:rPr>
            <w:rFonts w:ascii="Calibri" w:eastAsia="Times New Roman" w:hAnsi="Calibri"/>
            <w:b w:val="0"/>
            <w:noProof/>
            <w:sz w:val="22"/>
            <w:szCs w:val="22"/>
            <w:lang w:val="en-US" w:eastAsia="en-US"/>
          </w:rPr>
          <w:tab/>
        </w:r>
        <w:r w:rsidRPr="0086031E">
          <w:rPr>
            <w:rStyle w:val="aff6"/>
            <w:noProof/>
          </w:rPr>
          <w:t>Non-ECMAScript Functions</w:t>
        </w:r>
        <w:r>
          <w:rPr>
            <w:noProof/>
            <w:webHidden/>
          </w:rPr>
          <w:tab/>
        </w:r>
        <w:r>
          <w:rPr>
            <w:noProof/>
            <w:webHidden/>
          </w:rPr>
          <w:fldChar w:fldCharType="begin"/>
        </w:r>
        <w:r>
          <w:rPr>
            <w:noProof/>
            <w:webHidden/>
          </w:rPr>
          <w:instrText xml:space="preserve"> PAGEREF _Toc329528731 \h </w:instrText>
        </w:r>
        <w:r>
          <w:rPr>
            <w:noProof/>
            <w:webHidden/>
          </w:rPr>
        </w:r>
        <w:r>
          <w:rPr>
            <w:noProof/>
            <w:webHidden/>
          </w:rPr>
          <w:fldChar w:fldCharType="separate"/>
        </w:r>
        <w:r>
          <w:rPr>
            <w:noProof/>
            <w:webHidden/>
          </w:rPr>
          <w:t>59</w:t>
        </w:r>
        <w:r>
          <w:rPr>
            <w:noProof/>
            <w:webHidden/>
          </w:rPr>
          <w:fldChar w:fldCharType="end"/>
        </w:r>
      </w:hyperlink>
    </w:p>
    <w:p w14:paraId="393A17B9" w14:textId="77777777" w:rsidR="008E7E56" w:rsidRPr="00652F87" w:rsidRDefault="008E7E56">
      <w:pPr>
        <w:pStyle w:val="2b"/>
        <w:rPr>
          <w:rFonts w:ascii="Calibri" w:eastAsia="Times New Roman" w:hAnsi="Calibri"/>
          <w:b w:val="0"/>
          <w:noProof/>
          <w:sz w:val="22"/>
          <w:szCs w:val="22"/>
          <w:lang w:val="en-US" w:eastAsia="en-US"/>
        </w:rPr>
      </w:pPr>
      <w:hyperlink w:anchor="_Toc329528732" w:history="1">
        <w:r w:rsidRPr="0086031E">
          <w:rPr>
            <w:rStyle w:val="aff6"/>
            <w:noProof/>
          </w:rPr>
          <w:t>10.2</w:t>
        </w:r>
        <w:r w:rsidRPr="00652F87">
          <w:rPr>
            <w:rFonts w:ascii="Calibri" w:eastAsia="Times New Roman" w:hAnsi="Calibri"/>
            <w:b w:val="0"/>
            <w:noProof/>
            <w:sz w:val="22"/>
            <w:szCs w:val="22"/>
            <w:lang w:val="en-US" w:eastAsia="en-US"/>
          </w:rPr>
          <w:tab/>
        </w:r>
        <w:r w:rsidRPr="0086031E">
          <w:rPr>
            <w:rStyle w:val="aff6"/>
            <w:noProof/>
          </w:rPr>
          <w:t>Lexical Environments</w:t>
        </w:r>
        <w:r>
          <w:rPr>
            <w:noProof/>
            <w:webHidden/>
          </w:rPr>
          <w:tab/>
        </w:r>
        <w:r>
          <w:rPr>
            <w:noProof/>
            <w:webHidden/>
          </w:rPr>
          <w:fldChar w:fldCharType="begin"/>
        </w:r>
        <w:r>
          <w:rPr>
            <w:noProof/>
            <w:webHidden/>
          </w:rPr>
          <w:instrText xml:space="preserve"> PAGEREF _Toc329528732 \h </w:instrText>
        </w:r>
        <w:r>
          <w:rPr>
            <w:noProof/>
            <w:webHidden/>
          </w:rPr>
        </w:r>
        <w:r>
          <w:rPr>
            <w:noProof/>
            <w:webHidden/>
          </w:rPr>
          <w:fldChar w:fldCharType="separate"/>
        </w:r>
        <w:r>
          <w:rPr>
            <w:noProof/>
            <w:webHidden/>
          </w:rPr>
          <w:t>59</w:t>
        </w:r>
        <w:r>
          <w:rPr>
            <w:noProof/>
            <w:webHidden/>
          </w:rPr>
          <w:fldChar w:fldCharType="end"/>
        </w:r>
      </w:hyperlink>
    </w:p>
    <w:p w14:paraId="04ACF58B" w14:textId="77777777" w:rsidR="008E7E56" w:rsidRPr="00652F87" w:rsidRDefault="008E7E56">
      <w:pPr>
        <w:pStyle w:val="3a"/>
        <w:rPr>
          <w:rFonts w:ascii="Calibri" w:eastAsia="Times New Roman" w:hAnsi="Calibri"/>
          <w:b w:val="0"/>
          <w:noProof/>
          <w:sz w:val="22"/>
          <w:szCs w:val="22"/>
          <w:lang w:val="en-US" w:eastAsia="en-US"/>
        </w:rPr>
      </w:pPr>
      <w:hyperlink w:anchor="_Toc329528733" w:history="1">
        <w:r w:rsidRPr="0086031E">
          <w:rPr>
            <w:rStyle w:val="aff6"/>
            <w:noProof/>
          </w:rPr>
          <w:t>10.2.1</w:t>
        </w:r>
        <w:r w:rsidRPr="00652F87">
          <w:rPr>
            <w:rFonts w:ascii="Calibri" w:eastAsia="Times New Roman" w:hAnsi="Calibri"/>
            <w:b w:val="0"/>
            <w:noProof/>
            <w:sz w:val="22"/>
            <w:szCs w:val="22"/>
            <w:lang w:val="en-US" w:eastAsia="en-US"/>
          </w:rPr>
          <w:tab/>
        </w:r>
        <w:r w:rsidRPr="0086031E">
          <w:rPr>
            <w:rStyle w:val="aff6"/>
            <w:noProof/>
          </w:rPr>
          <w:t>Environment Records</w:t>
        </w:r>
        <w:r>
          <w:rPr>
            <w:noProof/>
            <w:webHidden/>
          </w:rPr>
          <w:tab/>
        </w:r>
        <w:r>
          <w:rPr>
            <w:noProof/>
            <w:webHidden/>
          </w:rPr>
          <w:fldChar w:fldCharType="begin"/>
        </w:r>
        <w:r>
          <w:rPr>
            <w:noProof/>
            <w:webHidden/>
          </w:rPr>
          <w:instrText xml:space="preserve"> PAGEREF _Toc329528733 \h </w:instrText>
        </w:r>
        <w:r>
          <w:rPr>
            <w:noProof/>
            <w:webHidden/>
          </w:rPr>
        </w:r>
        <w:r>
          <w:rPr>
            <w:noProof/>
            <w:webHidden/>
          </w:rPr>
          <w:fldChar w:fldCharType="separate"/>
        </w:r>
        <w:r>
          <w:rPr>
            <w:noProof/>
            <w:webHidden/>
          </w:rPr>
          <w:t>59</w:t>
        </w:r>
        <w:r>
          <w:rPr>
            <w:noProof/>
            <w:webHidden/>
          </w:rPr>
          <w:fldChar w:fldCharType="end"/>
        </w:r>
      </w:hyperlink>
    </w:p>
    <w:p w14:paraId="7A548718" w14:textId="77777777" w:rsidR="008E7E56" w:rsidRPr="00652F87" w:rsidRDefault="008E7E56">
      <w:pPr>
        <w:pStyle w:val="3a"/>
        <w:rPr>
          <w:rFonts w:ascii="Calibri" w:eastAsia="Times New Roman" w:hAnsi="Calibri"/>
          <w:b w:val="0"/>
          <w:noProof/>
          <w:sz w:val="22"/>
          <w:szCs w:val="22"/>
          <w:lang w:val="en-US" w:eastAsia="en-US"/>
        </w:rPr>
      </w:pPr>
      <w:hyperlink w:anchor="_Toc329528734" w:history="1">
        <w:r w:rsidRPr="0086031E">
          <w:rPr>
            <w:rStyle w:val="aff6"/>
            <w:noProof/>
          </w:rPr>
          <w:t>10.2.2</w:t>
        </w:r>
        <w:r w:rsidRPr="00652F87">
          <w:rPr>
            <w:rFonts w:ascii="Calibri" w:eastAsia="Times New Roman" w:hAnsi="Calibri"/>
            <w:b w:val="0"/>
            <w:noProof/>
            <w:sz w:val="22"/>
            <w:szCs w:val="22"/>
            <w:lang w:val="en-US" w:eastAsia="en-US"/>
          </w:rPr>
          <w:tab/>
        </w:r>
        <w:r w:rsidRPr="0086031E">
          <w:rPr>
            <w:rStyle w:val="aff6"/>
            <w:noProof/>
          </w:rPr>
          <w:t>Lexical Environment Operations</w:t>
        </w:r>
        <w:r>
          <w:rPr>
            <w:noProof/>
            <w:webHidden/>
          </w:rPr>
          <w:tab/>
        </w:r>
        <w:r>
          <w:rPr>
            <w:noProof/>
            <w:webHidden/>
          </w:rPr>
          <w:fldChar w:fldCharType="begin"/>
        </w:r>
        <w:r>
          <w:rPr>
            <w:noProof/>
            <w:webHidden/>
          </w:rPr>
          <w:instrText xml:space="preserve"> PAGEREF _Toc329528734 \h </w:instrText>
        </w:r>
        <w:r>
          <w:rPr>
            <w:noProof/>
            <w:webHidden/>
          </w:rPr>
        </w:r>
        <w:r>
          <w:rPr>
            <w:noProof/>
            <w:webHidden/>
          </w:rPr>
          <w:fldChar w:fldCharType="separate"/>
        </w:r>
        <w:r>
          <w:rPr>
            <w:noProof/>
            <w:webHidden/>
          </w:rPr>
          <w:t>66</w:t>
        </w:r>
        <w:r>
          <w:rPr>
            <w:noProof/>
            <w:webHidden/>
          </w:rPr>
          <w:fldChar w:fldCharType="end"/>
        </w:r>
      </w:hyperlink>
    </w:p>
    <w:p w14:paraId="17CFAD5D" w14:textId="77777777" w:rsidR="008E7E56" w:rsidRPr="00652F87" w:rsidRDefault="008E7E56">
      <w:pPr>
        <w:pStyle w:val="2b"/>
        <w:rPr>
          <w:rFonts w:ascii="Calibri" w:eastAsia="Times New Roman" w:hAnsi="Calibri"/>
          <w:b w:val="0"/>
          <w:noProof/>
          <w:sz w:val="22"/>
          <w:szCs w:val="22"/>
          <w:lang w:val="en-US" w:eastAsia="en-US"/>
        </w:rPr>
      </w:pPr>
      <w:hyperlink w:anchor="_Toc329528735" w:history="1">
        <w:r w:rsidRPr="0086031E">
          <w:rPr>
            <w:rStyle w:val="aff6"/>
            <w:noProof/>
          </w:rPr>
          <w:t>10.3</w:t>
        </w:r>
        <w:r w:rsidRPr="00652F87">
          <w:rPr>
            <w:rFonts w:ascii="Calibri" w:eastAsia="Times New Roman" w:hAnsi="Calibri"/>
            <w:b w:val="0"/>
            <w:noProof/>
            <w:sz w:val="22"/>
            <w:szCs w:val="22"/>
            <w:lang w:val="en-US" w:eastAsia="en-US"/>
          </w:rPr>
          <w:tab/>
        </w:r>
        <w:r w:rsidRPr="0086031E">
          <w:rPr>
            <w:rStyle w:val="aff6"/>
            <w:noProof/>
          </w:rPr>
          <w:t>Code Realms</w:t>
        </w:r>
        <w:r>
          <w:rPr>
            <w:noProof/>
            <w:webHidden/>
          </w:rPr>
          <w:tab/>
        </w:r>
        <w:r>
          <w:rPr>
            <w:noProof/>
            <w:webHidden/>
          </w:rPr>
          <w:fldChar w:fldCharType="begin"/>
        </w:r>
        <w:r>
          <w:rPr>
            <w:noProof/>
            <w:webHidden/>
          </w:rPr>
          <w:instrText xml:space="preserve"> PAGEREF _Toc329528735 \h </w:instrText>
        </w:r>
        <w:r>
          <w:rPr>
            <w:noProof/>
            <w:webHidden/>
          </w:rPr>
        </w:r>
        <w:r>
          <w:rPr>
            <w:noProof/>
            <w:webHidden/>
          </w:rPr>
          <w:fldChar w:fldCharType="separate"/>
        </w:r>
        <w:r>
          <w:rPr>
            <w:noProof/>
            <w:webHidden/>
          </w:rPr>
          <w:t>67</w:t>
        </w:r>
        <w:r>
          <w:rPr>
            <w:noProof/>
            <w:webHidden/>
          </w:rPr>
          <w:fldChar w:fldCharType="end"/>
        </w:r>
      </w:hyperlink>
    </w:p>
    <w:p w14:paraId="153A9630" w14:textId="77777777" w:rsidR="008E7E56" w:rsidRPr="00652F87" w:rsidRDefault="008E7E56">
      <w:pPr>
        <w:pStyle w:val="2b"/>
        <w:rPr>
          <w:rFonts w:ascii="Calibri" w:eastAsia="Times New Roman" w:hAnsi="Calibri"/>
          <w:b w:val="0"/>
          <w:noProof/>
          <w:sz w:val="22"/>
          <w:szCs w:val="22"/>
          <w:lang w:val="en-US" w:eastAsia="en-US"/>
        </w:rPr>
      </w:pPr>
      <w:hyperlink w:anchor="_Toc329528736" w:history="1">
        <w:r w:rsidRPr="0086031E">
          <w:rPr>
            <w:rStyle w:val="aff6"/>
            <w:noProof/>
          </w:rPr>
          <w:t>10.4</w:t>
        </w:r>
        <w:r w:rsidRPr="00652F87">
          <w:rPr>
            <w:rFonts w:ascii="Calibri" w:eastAsia="Times New Roman" w:hAnsi="Calibri"/>
            <w:b w:val="0"/>
            <w:noProof/>
            <w:sz w:val="22"/>
            <w:szCs w:val="22"/>
            <w:lang w:val="en-US" w:eastAsia="en-US"/>
          </w:rPr>
          <w:tab/>
        </w:r>
        <w:r w:rsidRPr="0086031E">
          <w:rPr>
            <w:rStyle w:val="aff6"/>
            <w:noProof/>
          </w:rPr>
          <w:t>Execution Contexts</w:t>
        </w:r>
        <w:r>
          <w:rPr>
            <w:noProof/>
            <w:webHidden/>
          </w:rPr>
          <w:tab/>
        </w:r>
        <w:r>
          <w:rPr>
            <w:noProof/>
            <w:webHidden/>
          </w:rPr>
          <w:fldChar w:fldCharType="begin"/>
        </w:r>
        <w:r>
          <w:rPr>
            <w:noProof/>
            <w:webHidden/>
          </w:rPr>
          <w:instrText xml:space="preserve"> PAGEREF _Toc329528736 \h </w:instrText>
        </w:r>
        <w:r>
          <w:rPr>
            <w:noProof/>
            <w:webHidden/>
          </w:rPr>
        </w:r>
        <w:r>
          <w:rPr>
            <w:noProof/>
            <w:webHidden/>
          </w:rPr>
          <w:fldChar w:fldCharType="separate"/>
        </w:r>
        <w:r>
          <w:rPr>
            <w:noProof/>
            <w:webHidden/>
          </w:rPr>
          <w:t>67</w:t>
        </w:r>
        <w:r>
          <w:rPr>
            <w:noProof/>
            <w:webHidden/>
          </w:rPr>
          <w:fldChar w:fldCharType="end"/>
        </w:r>
      </w:hyperlink>
    </w:p>
    <w:p w14:paraId="03A07B45" w14:textId="77777777" w:rsidR="008E7E56" w:rsidRPr="00652F87" w:rsidRDefault="008E7E56">
      <w:pPr>
        <w:pStyle w:val="3a"/>
        <w:rPr>
          <w:rFonts w:ascii="Calibri" w:eastAsia="Times New Roman" w:hAnsi="Calibri"/>
          <w:b w:val="0"/>
          <w:noProof/>
          <w:sz w:val="22"/>
          <w:szCs w:val="22"/>
          <w:lang w:val="en-US" w:eastAsia="en-US"/>
        </w:rPr>
      </w:pPr>
      <w:hyperlink w:anchor="_Toc329528737" w:history="1">
        <w:r w:rsidRPr="0086031E">
          <w:rPr>
            <w:rStyle w:val="aff6"/>
            <w:noProof/>
          </w:rPr>
          <w:t>10.4.1</w:t>
        </w:r>
        <w:r w:rsidRPr="00652F87">
          <w:rPr>
            <w:rFonts w:ascii="Calibri" w:eastAsia="Times New Roman" w:hAnsi="Calibri"/>
            <w:b w:val="0"/>
            <w:noProof/>
            <w:sz w:val="22"/>
            <w:szCs w:val="22"/>
            <w:lang w:val="en-US" w:eastAsia="en-US"/>
          </w:rPr>
          <w:tab/>
        </w:r>
        <w:r w:rsidRPr="0086031E">
          <w:rPr>
            <w:rStyle w:val="aff6"/>
            <w:noProof/>
          </w:rPr>
          <w:t>Identifier Resolution</w:t>
        </w:r>
        <w:r>
          <w:rPr>
            <w:noProof/>
            <w:webHidden/>
          </w:rPr>
          <w:tab/>
        </w:r>
        <w:r>
          <w:rPr>
            <w:noProof/>
            <w:webHidden/>
          </w:rPr>
          <w:fldChar w:fldCharType="begin"/>
        </w:r>
        <w:r>
          <w:rPr>
            <w:noProof/>
            <w:webHidden/>
          </w:rPr>
          <w:instrText xml:space="preserve"> PAGEREF _Toc329528737 \h </w:instrText>
        </w:r>
        <w:r>
          <w:rPr>
            <w:noProof/>
            <w:webHidden/>
          </w:rPr>
        </w:r>
        <w:r>
          <w:rPr>
            <w:noProof/>
            <w:webHidden/>
          </w:rPr>
          <w:fldChar w:fldCharType="separate"/>
        </w:r>
        <w:r>
          <w:rPr>
            <w:noProof/>
            <w:webHidden/>
          </w:rPr>
          <w:t>68</w:t>
        </w:r>
        <w:r>
          <w:rPr>
            <w:noProof/>
            <w:webHidden/>
          </w:rPr>
          <w:fldChar w:fldCharType="end"/>
        </w:r>
      </w:hyperlink>
    </w:p>
    <w:p w14:paraId="3EA5B2A6" w14:textId="77777777" w:rsidR="008E7E56" w:rsidRPr="00652F87" w:rsidRDefault="008E7E56">
      <w:pPr>
        <w:pStyle w:val="3a"/>
        <w:rPr>
          <w:rFonts w:ascii="Calibri" w:eastAsia="Times New Roman" w:hAnsi="Calibri"/>
          <w:b w:val="0"/>
          <w:noProof/>
          <w:sz w:val="22"/>
          <w:szCs w:val="22"/>
          <w:lang w:val="en-US" w:eastAsia="en-US"/>
        </w:rPr>
      </w:pPr>
      <w:hyperlink w:anchor="_Toc329528738" w:history="1">
        <w:r w:rsidRPr="0086031E">
          <w:rPr>
            <w:rStyle w:val="aff6"/>
            <w:noProof/>
          </w:rPr>
          <w:t>10.4.3</w:t>
        </w:r>
        <w:r w:rsidRPr="00652F87">
          <w:rPr>
            <w:rFonts w:ascii="Calibri" w:eastAsia="Times New Roman" w:hAnsi="Calibri"/>
            <w:b w:val="0"/>
            <w:noProof/>
            <w:sz w:val="22"/>
            <w:szCs w:val="22"/>
            <w:lang w:val="en-US" w:eastAsia="en-US"/>
          </w:rPr>
          <w:tab/>
        </w:r>
        <w:r w:rsidRPr="0086031E">
          <w:rPr>
            <w:rStyle w:val="aff6"/>
            <w:noProof/>
          </w:rPr>
          <w:t>GetThisEnvironment</w:t>
        </w:r>
        <w:r>
          <w:rPr>
            <w:noProof/>
            <w:webHidden/>
          </w:rPr>
          <w:tab/>
        </w:r>
        <w:r>
          <w:rPr>
            <w:noProof/>
            <w:webHidden/>
          </w:rPr>
          <w:fldChar w:fldCharType="begin"/>
        </w:r>
        <w:r>
          <w:rPr>
            <w:noProof/>
            <w:webHidden/>
          </w:rPr>
          <w:instrText xml:space="preserve"> PAGEREF _Toc329528738 \h </w:instrText>
        </w:r>
        <w:r>
          <w:rPr>
            <w:noProof/>
            <w:webHidden/>
          </w:rPr>
        </w:r>
        <w:r>
          <w:rPr>
            <w:noProof/>
            <w:webHidden/>
          </w:rPr>
          <w:fldChar w:fldCharType="separate"/>
        </w:r>
        <w:r>
          <w:rPr>
            <w:noProof/>
            <w:webHidden/>
          </w:rPr>
          <w:t>68</w:t>
        </w:r>
        <w:r>
          <w:rPr>
            <w:noProof/>
            <w:webHidden/>
          </w:rPr>
          <w:fldChar w:fldCharType="end"/>
        </w:r>
      </w:hyperlink>
    </w:p>
    <w:p w14:paraId="75C36710" w14:textId="77777777" w:rsidR="008E7E56" w:rsidRPr="00652F87" w:rsidRDefault="008E7E56">
      <w:pPr>
        <w:pStyle w:val="3a"/>
        <w:rPr>
          <w:rFonts w:ascii="Calibri" w:eastAsia="Times New Roman" w:hAnsi="Calibri"/>
          <w:b w:val="0"/>
          <w:noProof/>
          <w:sz w:val="22"/>
          <w:szCs w:val="22"/>
          <w:lang w:val="en-US" w:eastAsia="en-US"/>
        </w:rPr>
      </w:pPr>
      <w:hyperlink w:anchor="_Toc329528739" w:history="1">
        <w:r w:rsidRPr="0086031E">
          <w:rPr>
            <w:rStyle w:val="aff6"/>
            <w:noProof/>
          </w:rPr>
          <w:t>10.4.4</w:t>
        </w:r>
        <w:r w:rsidRPr="00652F87">
          <w:rPr>
            <w:rFonts w:ascii="Calibri" w:eastAsia="Times New Roman" w:hAnsi="Calibri"/>
            <w:b w:val="0"/>
            <w:noProof/>
            <w:sz w:val="22"/>
            <w:szCs w:val="22"/>
            <w:lang w:val="en-US" w:eastAsia="en-US"/>
          </w:rPr>
          <w:tab/>
        </w:r>
        <w:r w:rsidRPr="0086031E">
          <w:rPr>
            <w:rStyle w:val="aff6"/>
            <w:noProof/>
          </w:rPr>
          <w:t>This Resolution</w:t>
        </w:r>
        <w:r>
          <w:rPr>
            <w:noProof/>
            <w:webHidden/>
          </w:rPr>
          <w:tab/>
        </w:r>
        <w:r>
          <w:rPr>
            <w:noProof/>
            <w:webHidden/>
          </w:rPr>
          <w:fldChar w:fldCharType="begin"/>
        </w:r>
        <w:r>
          <w:rPr>
            <w:noProof/>
            <w:webHidden/>
          </w:rPr>
          <w:instrText xml:space="preserve"> PAGEREF _Toc329528739 \h </w:instrText>
        </w:r>
        <w:r>
          <w:rPr>
            <w:noProof/>
            <w:webHidden/>
          </w:rPr>
        </w:r>
        <w:r>
          <w:rPr>
            <w:noProof/>
            <w:webHidden/>
          </w:rPr>
          <w:fldChar w:fldCharType="separate"/>
        </w:r>
        <w:r>
          <w:rPr>
            <w:noProof/>
            <w:webHidden/>
          </w:rPr>
          <w:t>68</w:t>
        </w:r>
        <w:r>
          <w:rPr>
            <w:noProof/>
            <w:webHidden/>
          </w:rPr>
          <w:fldChar w:fldCharType="end"/>
        </w:r>
      </w:hyperlink>
    </w:p>
    <w:p w14:paraId="6455CC11" w14:textId="77777777" w:rsidR="008E7E56" w:rsidRPr="00652F87" w:rsidRDefault="008E7E56">
      <w:pPr>
        <w:pStyle w:val="2b"/>
        <w:rPr>
          <w:rFonts w:ascii="Calibri" w:eastAsia="Times New Roman" w:hAnsi="Calibri"/>
          <w:b w:val="0"/>
          <w:noProof/>
          <w:sz w:val="22"/>
          <w:szCs w:val="22"/>
          <w:lang w:val="en-US" w:eastAsia="en-US"/>
        </w:rPr>
      </w:pPr>
      <w:hyperlink w:anchor="_Toc329528740" w:history="1">
        <w:r w:rsidRPr="0086031E">
          <w:rPr>
            <w:rStyle w:val="aff6"/>
            <w:noProof/>
          </w:rPr>
          <w:t>10.5</w:t>
        </w:r>
        <w:r w:rsidRPr="00652F87">
          <w:rPr>
            <w:rFonts w:ascii="Calibri" w:eastAsia="Times New Roman" w:hAnsi="Calibri"/>
            <w:b w:val="0"/>
            <w:noProof/>
            <w:sz w:val="22"/>
            <w:szCs w:val="22"/>
            <w:lang w:val="en-US" w:eastAsia="en-US"/>
          </w:rPr>
          <w:tab/>
        </w:r>
        <w:r w:rsidRPr="0086031E">
          <w:rPr>
            <w:rStyle w:val="aff6"/>
            <w:noProof/>
          </w:rPr>
          <w:t>Declaration Binding Instantiation</w:t>
        </w:r>
        <w:r>
          <w:rPr>
            <w:noProof/>
            <w:webHidden/>
          </w:rPr>
          <w:tab/>
        </w:r>
        <w:r>
          <w:rPr>
            <w:noProof/>
            <w:webHidden/>
          </w:rPr>
          <w:fldChar w:fldCharType="begin"/>
        </w:r>
        <w:r>
          <w:rPr>
            <w:noProof/>
            <w:webHidden/>
          </w:rPr>
          <w:instrText xml:space="preserve"> PAGEREF _Toc329528740 \h </w:instrText>
        </w:r>
        <w:r>
          <w:rPr>
            <w:noProof/>
            <w:webHidden/>
          </w:rPr>
        </w:r>
        <w:r>
          <w:rPr>
            <w:noProof/>
            <w:webHidden/>
          </w:rPr>
          <w:fldChar w:fldCharType="separate"/>
        </w:r>
        <w:r>
          <w:rPr>
            <w:noProof/>
            <w:webHidden/>
          </w:rPr>
          <w:t>69</w:t>
        </w:r>
        <w:r>
          <w:rPr>
            <w:noProof/>
            <w:webHidden/>
          </w:rPr>
          <w:fldChar w:fldCharType="end"/>
        </w:r>
      </w:hyperlink>
    </w:p>
    <w:p w14:paraId="4A82A0BC" w14:textId="77777777" w:rsidR="008E7E56" w:rsidRPr="00652F87" w:rsidRDefault="008E7E56">
      <w:pPr>
        <w:pStyle w:val="3a"/>
        <w:rPr>
          <w:rFonts w:ascii="Calibri" w:eastAsia="Times New Roman" w:hAnsi="Calibri"/>
          <w:b w:val="0"/>
          <w:noProof/>
          <w:sz w:val="22"/>
          <w:szCs w:val="22"/>
          <w:lang w:val="en-US" w:eastAsia="en-US"/>
        </w:rPr>
      </w:pPr>
      <w:hyperlink w:anchor="_Toc329528741" w:history="1">
        <w:r w:rsidRPr="0086031E">
          <w:rPr>
            <w:rStyle w:val="aff6"/>
            <w:noProof/>
          </w:rPr>
          <w:t>10.5.1</w:t>
        </w:r>
        <w:r w:rsidRPr="00652F87">
          <w:rPr>
            <w:rFonts w:ascii="Calibri" w:eastAsia="Times New Roman" w:hAnsi="Calibri"/>
            <w:b w:val="0"/>
            <w:noProof/>
            <w:sz w:val="22"/>
            <w:szCs w:val="22"/>
            <w:lang w:val="en-US" w:eastAsia="en-US"/>
          </w:rPr>
          <w:tab/>
        </w:r>
        <w:r w:rsidRPr="0086031E">
          <w:rPr>
            <w:rStyle w:val="aff6"/>
            <w:noProof/>
          </w:rPr>
          <w:t>Top-Level Declaration Instantiation</w:t>
        </w:r>
        <w:r>
          <w:rPr>
            <w:noProof/>
            <w:webHidden/>
          </w:rPr>
          <w:tab/>
        </w:r>
        <w:r>
          <w:rPr>
            <w:noProof/>
            <w:webHidden/>
          </w:rPr>
          <w:fldChar w:fldCharType="begin"/>
        </w:r>
        <w:r>
          <w:rPr>
            <w:noProof/>
            <w:webHidden/>
          </w:rPr>
          <w:instrText xml:space="preserve"> PAGEREF _Toc329528741 \h </w:instrText>
        </w:r>
        <w:r>
          <w:rPr>
            <w:noProof/>
            <w:webHidden/>
          </w:rPr>
        </w:r>
        <w:r>
          <w:rPr>
            <w:noProof/>
            <w:webHidden/>
          </w:rPr>
          <w:fldChar w:fldCharType="separate"/>
        </w:r>
        <w:r>
          <w:rPr>
            <w:noProof/>
            <w:webHidden/>
          </w:rPr>
          <w:t>69</w:t>
        </w:r>
        <w:r>
          <w:rPr>
            <w:noProof/>
            <w:webHidden/>
          </w:rPr>
          <w:fldChar w:fldCharType="end"/>
        </w:r>
      </w:hyperlink>
    </w:p>
    <w:p w14:paraId="105D301B" w14:textId="77777777" w:rsidR="008E7E56" w:rsidRPr="00652F87" w:rsidRDefault="008E7E56">
      <w:pPr>
        <w:pStyle w:val="3a"/>
        <w:rPr>
          <w:rFonts w:ascii="Calibri" w:eastAsia="Times New Roman" w:hAnsi="Calibri"/>
          <w:b w:val="0"/>
          <w:noProof/>
          <w:sz w:val="22"/>
          <w:szCs w:val="22"/>
          <w:lang w:val="en-US" w:eastAsia="en-US"/>
        </w:rPr>
      </w:pPr>
      <w:hyperlink w:anchor="_Toc329528742" w:history="1">
        <w:r w:rsidRPr="0086031E">
          <w:rPr>
            <w:rStyle w:val="aff6"/>
            <w:noProof/>
          </w:rPr>
          <w:t>10.5.2</w:t>
        </w:r>
        <w:r w:rsidRPr="00652F87">
          <w:rPr>
            <w:rFonts w:ascii="Calibri" w:eastAsia="Times New Roman" w:hAnsi="Calibri"/>
            <w:b w:val="0"/>
            <w:noProof/>
            <w:sz w:val="22"/>
            <w:szCs w:val="22"/>
            <w:lang w:val="en-US" w:eastAsia="en-US"/>
          </w:rPr>
          <w:tab/>
        </w:r>
        <w:r w:rsidRPr="0086031E">
          <w:rPr>
            <w:rStyle w:val="aff6"/>
            <w:noProof/>
          </w:rPr>
          <w:t>Module Declaration Instantiation</w:t>
        </w:r>
        <w:r>
          <w:rPr>
            <w:noProof/>
            <w:webHidden/>
          </w:rPr>
          <w:tab/>
        </w:r>
        <w:r>
          <w:rPr>
            <w:noProof/>
            <w:webHidden/>
          </w:rPr>
          <w:fldChar w:fldCharType="begin"/>
        </w:r>
        <w:r>
          <w:rPr>
            <w:noProof/>
            <w:webHidden/>
          </w:rPr>
          <w:instrText xml:space="preserve"> PAGEREF _Toc329528742 \h </w:instrText>
        </w:r>
        <w:r>
          <w:rPr>
            <w:noProof/>
            <w:webHidden/>
          </w:rPr>
        </w:r>
        <w:r>
          <w:rPr>
            <w:noProof/>
            <w:webHidden/>
          </w:rPr>
          <w:fldChar w:fldCharType="separate"/>
        </w:r>
        <w:r>
          <w:rPr>
            <w:noProof/>
            <w:webHidden/>
          </w:rPr>
          <w:t>70</w:t>
        </w:r>
        <w:r>
          <w:rPr>
            <w:noProof/>
            <w:webHidden/>
          </w:rPr>
          <w:fldChar w:fldCharType="end"/>
        </w:r>
      </w:hyperlink>
    </w:p>
    <w:p w14:paraId="620B2D2F" w14:textId="77777777" w:rsidR="008E7E56" w:rsidRPr="00652F87" w:rsidRDefault="008E7E56">
      <w:pPr>
        <w:pStyle w:val="3a"/>
        <w:rPr>
          <w:rFonts w:ascii="Calibri" w:eastAsia="Times New Roman" w:hAnsi="Calibri"/>
          <w:b w:val="0"/>
          <w:noProof/>
          <w:sz w:val="22"/>
          <w:szCs w:val="22"/>
          <w:lang w:val="en-US" w:eastAsia="en-US"/>
        </w:rPr>
      </w:pPr>
      <w:hyperlink w:anchor="_Toc329528743" w:history="1">
        <w:r w:rsidRPr="0086031E">
          <w:rPr>
            <w:rStyle w:val="aff6"/>
            <w:noProof/>
          </w:rPr>
          <w:t>10.5.3</w:t>
        </w:r>
        <w:r w:rsidRPr="00652F87">
          <w:rPr>
            <w:rFonts w:ascii="Calibri" w:eastAsia="Times New Roman" w:hAnsi="Calibri"/>
            <w:b w:val="0"/>
            <w:noProof/>
            <w:sz w:val="22"/>
            <w:szCs w:val="22"/>
            <w:lang w:val="en-US" w:eastAsia="en-US"/>
          </w:rPr>
          <w:tab/>
        </w:r>
        <w:r w:rsidRPr="0086031E">
          <w:rPr>
            <w:rStyle w:val="aff6"/>
            <w:noProof/>
          </w:rPr>
          <w:t>Function Declaration Instantiation</w:t>
        </w:r>
        <w:r>
          <w:rPr>
            <w:noProof/>
            <w:webHidden/>
          </w:rPr>
          <w:tab/>
        </w:r>
        <w:r>
          <w:rPr>
            <w:noProof/>
            <w:webHidden/>
          </w:rPr>
          <w:fldChar w:fldCharType="begin"/>
        </w:r>
        <w:r>
          <w:rPr>
            <w:noProof/>
            <w:webHidden/>
          </w:rPr>
          <w:instrText xml:space="preserve"> PAGEREF _Toc329528743 \h </w:instrText>
        </w:r>
        <w:r>
          <w:rPr>
            <w:noProof/>
            <w:webHidden/>
          </w:rPr>
        </w:r>
        <w:r>
          <w:rPr>
            <w:noProof/>
            <w:webHidden/>
          </w:rPr>
          <w:fldChar w:fldCharType="separate"/>
        </w:r>
        <w:r>
          <w:rPr>
            <w:noProof/>
            <w:webHidden/>
          </w:rPr>
          <w:t>70</w:t>
        </w:r>
        <w:r>
          <w:rPr>
            <w:noProof/>
            <w:webHidden/>
          </w:rPr>
          <w:fldChar w:fldCharType="end"/>
        </w:r>
      </w:hyperlink>
    </w:p>
    <w:p w14:paraId="61D158D0" w14:textId="77777777" w:rsidR="008E7E56" w:rsidRPr="00652F87" w:rsidRDefault="008E7E56">
      <w:pPr>
        <w:pStyle w:val="3a"/>
        <w:rPr>
          <w:rFonts w:ascii="Calibri" w:eastAsia="Times New Roman" w:hAnsi="Calibri"/>
          <w:b w:val="0"/>
          <w:noProof/>
          <w:sz w:val="22"/>
          <w:szCs w:val="22"/>
          <w:lang w:val="en-US" w:eastAsia="en-US"/>
        </w:rPr>
      </w:pPr>
      <w:hyperlink w:anchor="_Toc329528744" w:history="1">
        <w:r w:rsidRPr="0086031E">
          <w:rPr>
            <w:rStyle w:val="aff6"/>
            <w:noProof/>
          </w:rPr>
          <w:t>10.5.4</w:t>
        </w:r>
        <w:r w:rsidRPr="00652F87">
          <w:rPr>
            <w:rFonts w:ascii="Calibri" w:eastAsia="Times New Roman" w:hAnsi="Calibri"/>
            <w:b w:val="0"/>
            <w:noProof/>
            <w:sz w:val="22"/>
            <w:szCs w:val="22"/>
            <w:lang w:val="en-US" w:eastAsia="en-US"/>
          </w:rPr>
          <w:tab/>
        </w:r>
        <w:r w:rsidRPr="0086031E">
          <w:rPr>
            <w:rStyle w:val="aff6"/>
            <w:noProof/>
          </w:rPr>
          <w:t>Block Declaration Instantiation</w:t>
        </w:r>
        <w:r>
          <w:rPr>
            <w:noProof/>
            <w:webHidden/>
          </w:rPr>
          <w:tab/>
        </w:r>
        <w:r>
          <w:rPr>
            <w:noProof/>
            <w:webHidden/>
          </w:rPr>
          <w:fldChar w:fldCharType="begin"/>
        </w:r>
        <w:r>
          <w:rPr>
            <w:noProof/>
            <w:webHidden/>
          </w:rPr>
          <w:instrText xml:space="preserve"> PAGEREF _Toc329528744 \h </w:instrText>
        </w:r>
        <w:r>
          <w:rPr>
            <w:noProof/>
            <w:webHidden/>
          </w:rPr>
        </w:r>
        <w:r>
          <w:rPr>
            <w:noProof/>
            <w:webHidden/>
          </w:rPr>
          <w:fldChar w:fldCharType="separate"/>
        </w:r>
        <w:r>
          <w:rPr>
            <w:noProof/>
            <w:webHidden/>
          </w:rPr>
          <w:t>71</w:t>
        </w:r>
        <w:r>
          <w:rPr>
            <w:noProof/>
            <w:webHidden/>
          </w:rPr>
          <w:fldChar w:fldCharType="end"/>
        </w:r>
      </w:hyperlink>
    </w:p>
    <w:p w14:paraId="3748FD41" w14:textId="77777777" w:rsidR="008E7E56" w:rsidRPr="00652F87" w:rsidRDefault="008E7E56">
      <w:pPr>
        <w:pStyle w:val="2b"/>
        <w:rPr>
          <w:rFonts w:ascii="Calibri" w:eastAsia="Times New Roman" w:hAnsi="Calibri"/>
          <w:b w:val="0"/>
          <w:noProof/>
          <w:sz w:val="22"/>
          <w:szCs w:val="22"/>
          <w:lang w:val="en-US" w:eastAsia="en-US"/>
        </w:rPr>
      </w:pPr>
      <w:hyperlink w:anchor="_Toc329528745" w:history="1">
        <w:r w:rsidRPr="0086031E">
          <w:rPr>
            <w:rStyle w:val="aff6"/>
            <w:noProof/>
          </w:rPr>
          <w:t>10.6</w:t>
        </w:r>
        <w:r w:rsidRPr="00652F87">
          <w:rPr>
            <w:rFonts w:ascii="Calibri" w:eastAsia="Times New Roman" w:hAnsi="Calibri"/>
            <w:b w:val="0"/>
            <w:noProof/>
            <w:sz w:val="22"/>
            <w:szCs w:val="22"/>
            <w:lang w:val="en-US" w:eastAsia="en-US"/>
          </w:rPr>
          <w:tab/>
        </w:r>
        <w:r w:rsidRPr="0086031E">
          <w:rPr>
            <w:rStyle w:val="aff6"/>
            <w:noProof/>
          </w:rPr>
          <w:t>Arguments Object</w:t>
        </w:r>
        <w:r>
          <w:rPr>
            <w:noProof/>
            <w:webHidden/>
          </w:rPr>
          <w:tab/>
        </w:r>
        <w:r>
          <w:rPr>
            <w:noProof/>
            <w:webHidden/>
          </w:rPr>
          <w:fldChar w:fldCharType="begin"/>
        </w:r>
        <w:r>
          <w:rPr>
            <w:noProof/>
            <w:webHidden/>
          </w:rPr>
          <w:instrText xml:space="preserve"> PAGEREF _Toc329528745 \h </w:instrText>
        </w:r>
        <w:r>
          <w:rPr>
            <w:noProof/>
            <w:webHidden/>
          </w:rPr>
        </w:r>
        <w:r>
          <w:rPr>
            <w:noProof/>
            <w:webHidden/>
          </w:rPr>
          <w:fldChar w:fldCharType="separate"/>
        </w:r>
        <w:r>
          <w:rPr>
            <w:noProof/>
            <w:webHidden/>
          </w:rPr>
          <w:t>72</w:t>
        </w:r>
        <w:r>
          <w:rPr>
            <w:noProof/>
            <w:webHidden/>
          </w:rPr>
          <w:fldChar w:fldCharType="end"/>
        </w:r>
      </w:hyperlink>
    </w:p>
    <w:p w14:paraId="06286A5A" w14:textId="77777777" w:rsidR="008E7E56" w:rsidRPr="00652F87" w:rsidRDefault="008E7E56">
      <w:pPr>
        <w:pStyle w:val="12"/>
        <w:rPr>
          <w:rFonts w:ascii="Calibri" w:eastAsia="Times New Roman" w:hAnsi="Calibri"/>
          <w:b w:val="0"/>
          <w:noProof/>
          <w:sz w:val="22"/>
          <w:szCs w:val="22"/>
          <w:lang w:val="en-US" w:eastAsia="en-US"/>
        </w:rPr>
      </w:pPr>
      <w:hyperlink w:anchor="_Toc329528746" w:history="1">
        <w:r w:rsidRPr="0086031E">
          <w:rPr>
            <w:rStyle w:val="aff6"/>
            <w:noProof/>
          </w:rPr>
          <w:t>11</w:t>
        </w:r>
        <w:r w:rsidRPr="00652F87">
          <w:rPr>
            <w:rFonts w:ascii="Calibri" w:eastAsia="Times New Roman" w:hAnsi="Calibri"/>
            <w:b w:val="0"/>
            <w:noProof/>
            <w:sz w:val="22"/>
            <w:szCs w:val="22"/>
            <w:lang w:val="en-US" w:eastAsia="en-US"/>
          </w:rPr>
          <w:tab/>
        </w:r>
        <w:r w:rsidRPr="0086031E">
          <w:rPr>
            <w:rStyle w:val="aff6"/>
            <w:noProof/>
          </w:rPr>
          <w:t>Expressions</w:t>
        </w:r>
        <w:r>
          <w:rPr>
            <w:noProof/>
            <w:webHidden/>
          </w:rPr>
          <w:tab/>
        </w:r>
        <w:r>
          <w:rPr>
            <w:noProof/>
            <w:webHidden/>
          </w:rPr>
          <w:fldChar w:fldCharType="begin"/>
        </w:r>
        <w:r>
          <w:rPr>
            <w:noProof/>
            <w:webHidden/>
          </w:rPr>
          <w:instrText xml:space="preserve"> PAGEREF _Toc329528746 \h </w:instrText>
        </w:r>
        <w:r>
          <w:rPr>
            <w:noProof/>
            <w:webHidden/>
          </w:rPr>
        </w:r>
        <w:r>
          <w:rPr>
            <w:noProof/>
            <w:webHidden/>
          </w:rPr>
          <w:fldChar w:fldCharType="separate"/>
        </w:r>
        <w:r>
          <w:rPr>
            <w:noProof/>
            <w:webHidden/>
          </w:rPr>
          <w:t>75</w:t>
        </w:r>
        <w:r>
          <w:rPr>
            <w:noProof/>
            <w:webHidden/>
          </w:rPr>
          <w:fldChar w:fldCharType="end"/>
        </w:r>
      </w:hyperlink>
    </w:p>
    <w:p w14:paraId="5784B9F6" w14:textId="77777777" w:rsidR="008E7E56" w:rsidRPr="00652F87" w:rsidRDefault="008E7E56">
      <w:pPr>
        <w:pStyle w:val="2b"/>
        <w:rPr>
          <w:rFonts w:ascii="Calibri" w:eastAsia="Times New Roman" w:hAnsi="Calibri"/>
          <w:b w:val="0"/>
          <w:noProof/>
          <w:sz w:val="22"/>
          <w:szCs w:val="22"/>
          <w:lang w:val="en-US" w:eastAsia="en-US"/>
        </w:rPr>
      </w:pPr>
      <w:hyperlink w:anchor="_Toc329528747" w:history="1">
        <w:r w:rsidRPr="0086031E">
          <w:rPr>
            <w:rStyle w:val="aff6"/>
            <w:noProof/>
          </w:rPr>
          <w:t>11.1</w:t>
        </w:r>
        <w:r w:rsidRPr="00652F87">
          <w:rPr>
            <w:rFonts w:ascii="Calibri" w:eastAsia="Times New Roman" w:hAnsi="Calibri"/>
            <w:b w:val="0"/>
            <w:noProof/>
            <w:sz w:val="22"/>
            <w:szCs w:val="22"/>
            <w:lang w:val="en-US" w:eastAsia="en-US"/>
          </w:rPr>
          <w:tab/>
        </w:r>
        <w:r w:rsidRPr="0086031E">
          <w:rPr>
            <w:rStyle w:val="aff6"/>
            <w:noProof/>
          </w:rPr>
          <w:t>Primary Expressions</w:t>
        </w:r>
        <w:r>
          <w:rPr>
            <w:noProof/>
            <w:webHidden/>
          </w:rPr>
          <w:tab/>
        </w:r>
        <w:r>
          <w:rPr>
            <w:noProof/>
            <w:webHidden/>
          </w:rPr>
          <w:fldChar w:fldCharType="begin"/>
        </w:r>
        <w:r>
          <w:rPr>
            <w:noProof/>
            <w:webHidden/>
          </w:rPr>
          <w:instrText xml:space="preserve"> PAGEREF _Toc329528747 \h </w:instrText>
        </w:r>
        <w:r>
          <w:rPr>
            <w:noProof/>
            <w:webHidden/>
          </w:rPr>
        </w:r>
        <w:r>
          <w:rPr>
            <w:noProof/>
            <w:webHidden/>
          </w:rPr>
          <w:fldChar w:fldCharType="separate"/>
        </w:r>
        <w:r>
          <w:rPr>
            <w:noProof/>
            <w:webHidden/>
          </w:rPr>
          <w:t>75</w:t>
        </w:r>
        <w:r>
          <w:rPr>
            <w:noProof/>
            <w:webHidden/>
          </w:rPr>
          <w:fldChar w:fldCharType="end"/>
        </w:r>
      </w:hyperlink>
    </w:p>
    <w:p w14:paraId="19DF0635" w14:textId="77777777" w:rsidR="008E7E56" w:rsidRPr="00652F87" w:rsidRDefault="008E7E56">
      <w:pPr>
        <w:pStyle w:val="3a"/>
        <w:rPr>
          <w:rFonts w:ascii="Calibri" w:eastAsia="Times New Roman" w:hAnsi="Calibri"/>
          <w:b w:val="0"/>
          <w:noProof/>
          <w:sz w:val="22"/>
          <w:szCs w:val="22"/>
          <w:lang w:val="en-US" w:eastAsia="en-US"/>
        </w:rPr>
      </w:pPr>
      <w:hyperlink w:anchor="_Toc329528748" w:history="1">
        <w:r w:rsidRPr="0086031E">
          <w:rPr>
            <w:rStyle w:val="aff6"/>
            <w:noProof/>
          </w:rPr>
          <w:t>11.1.1</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this</w:t>
        </w:r>
        <w:r w:rsidRPr="0086031E">
          <w:rPr>
            <w:rStyle w:val="aff6"/>
            <w:noProof/>
          </w:rPr>
          <w:t xml:space="preserve"> Keyword</w:t>
        </w:r>
        <w:r>
          <w:rPr>
            <w:noProof/>
            <w:webHidden/>
          </w:rPr>
          <w:tab/>
        </w:r>
        <w:r>
          <w:rPr>
            <w:noProof/>
            <w:webHidden/>
          </w:rPr>
          <w:fldChar w:fldCharType="begin"/>
        </w:r>
        <w:r>
          <w:rPr>
            <w:noProof/>
            <w:webHidden/>
          </w:rPr>
          <w:instrText xml:space="preserve"> PAGEREF _Toc329528748 \h </w:instrText>
        </w:r>
        <w:r>
          <w:rPr>
            <w:noProof/>
            <w:webHidden/>
          </w:rPr>
        </w:r>
        <w:r>
          <w:rPr>
            <w:noProof/>
            <w:webHidden/>
          </w:rPr>
          <w:fldChar w:fldCharType="separate"/>
        </w:r>
        <w:r>
          <w:rPr>
            <w:noProof/>
            <w:webHidden/>
          </w:rPr>
          <w:t>75</w:t>
        </w:r>
        <w:r>
          <w:rPr>
            <w:noProof/>
            <w:webHidden/>
          </w:rPr>
          <w:fldChar w:fldCharType="end"/>
        </w:r>
      </w:hyperlink>
    </w:p>
    <w:p w14:paraId="1BFDF20D" w14:textId="77777777" w:rsidR="008E7E56" w:rsidRPr="00652F87" w:rsidRDefault="008E7E56">
      <w:pPr>
        <w:pStyle w:val="3a"/>
        <w:rPr>
          <w:rFonts w:ascii="Calibri" w:eastAsia="Times New Roman" w:hAnsi="Calibri"/>
          <w:b w:val="0"/>
          <w:noProof/>
          <w:sz w:val="22"/>
          <w:szCs w:val="22"/>
          <w:lang w:val="en-US" w:eastAsia="en-US"/>
        </w:rPr>
      </w:pPr>
      <w:hyperlink w:anchor="_Toc329528749" w:history="1">
        <w:r w:rsidRPr="0086031E">
          <w:rPr>
            <w:rStyle w:val="aff6"/>
            <w:noProof/>
          </w:rPr>
          <w:t>11.1.2</w:t>
        </w:r>
        <w:r w:rsidRPr="00652F87">
          <w:rPr>
            <w:rFonts w:ascii="Calibri" w:eastAsia="Times New Roman" w:hAnsi="Calibri"/>
            <w:b w:val="0"/>
            <w:noProof/>
            <w:sz w:val="22"/>
            <w:szCs w:val="22"/>
            <w:lang w:val="en-US" w:eastAsia="en-US"/>
          </w:rPr>
          <w:tab/>
        </w:r>
        <w:r w:rsidRPr="0086031E">
          <w:rPr>
            <w:rStyle w:val="aff6"/>
            <w:noProof/>
          </w:rPr>
          <w:t>Identifier Reference</w:t>
        </w:r>
        <w:r>
          <w:rPr>
            <w:noProof/>
            <w:webHidden/>
          </w:rPr>
          <w:tab/>
        </w:r>
        <w:r>
          <w:rPr>
            <w:noProof/>
            <w:webHidden/>
          </w:rPr>
          <w:fldChar w:fldCharType="begin"/>
        </w:r>
        <w:r>
          <w:rPr>
            <w:noProof/>
            <w:webHidden/>
          </w:rPr>
          <w:instrText xml:space="preserve"> PAGEREF _Toc329528749 \h </w:instrText>
        </w:r>
        <w:r>
          <w:rPr>
            <w:noProof/>
            <w:webHidden/>
          </w:rPr>
        </w:r>
        <w:r>
          <w:rPr>
            <w:noProof/>
            <w:webHidden/>
          </w:rPr>
          <w:fldChar w:fldCharType="separate"/>
        </w:r>
        <w:r>
          <w:rPr>
            <w:noProof/>
            <w:webHidden/>
          </w:rPr>
          <w:t>75</w:t>
        </w:r>
        <w:r>
          <w:rPr>
            <w:noProof/>
            <w:webHidden/>
          </w:rPr>
          <w:fldChar w:fldCharType="end"/>
        </w:r>
      </w:hyperlink>
    </w:p>
    <w:p w14:paraId="783BAB8B" w14:textId="77777777" w:rsidR="008E7E56" w:rsidRPr="00652F87" w:rsidRDefault="008E7E56">
      <w:pPr>
        <w:pStyle w:val="3a"/>
        <w:rPr>
          <w:rFonts w:ascii="Calibri" w:eastAsia="Times New Roman" w:hAnsi="Calibri"/>
          <w:b w:val="0"/>
          <w:noProof/>
          <w:sz w:val="22"/>
          <w:szCs w:val="22"/>
          <w:lang w:val="en-US" w:eastAsia="en-US"/>
        </w:rPr>
      </w:pPr>
      <w:hyperlink w:anchor="_Toc329528750" w:history="1">
        <w:r w:rsidRPr="0086031E">
          <w:rPr>
            <w:rStyle w:val="aff6"/>
            <w:noProof/>
          </w:rPr>
          <w:t>11.1.3</w:t>
        </w:r>
        <w:r w:rsidRPr="00652F87">
          <w:rPr>
            <w:rFonts w:ascii="Calibri" w:eastAsia="Times New Roman" w:hAnsi="Calibri"/>
            <w:b w:val="0"/>
            <w:noProof/>
            <w:sz w:val="22"/>
            <w:szCs w:val="22"/>
            <w:lang w:val="en-US" w:eastAsia="en-US"/>
          </w:rPr>
          <w:tab/>
        </w:r>
        <w:r w:rsidRPr="0086031E">
          <w:rPr>
            <w:rStyle w:val="aff6"/>
            <w:noProof/>
          </w:rPr>
          <w:t>Literals</w:t>
        </w:r>
        <w:r>
          <w:rPr>
            <w:noProof/>
            <w:webHidden/>
          </w:rPr>
          <w:tab/>
        </w:r>
        <w:r>
          <w:rPr>
            <w:noProof/>
            <w:webHidden/>
          </w:rPr>
          <w:fldChar w:fldCharType="begin"/>
        </w:r>
        <w:r>
          <w:rPr>
            <w:noProof/>
            <w:webHidden/>
          </w:rPr>
          <w:instrText xml:space="preserve"> PAGEREF _Toc329528750 \h </w:instrText>
        </w:r>
        <w:r>
          <w:rPr>
            <w:noProof/>
            <w:webHidden/>
          </w:rPr>
        </w:r>
        <w:r>
          <w:rPr>
            <w:noProof/>
            <w:webHidden/>
          </w:rPr>
          <w:fldChar w:fldCharType="separate"/>
        </w:r>
        <w:r>
          <w:rPr>
            <w:noProof/>
            <w:webHidden/>
          </w:rPr>
          <w:t>75</w:t>
        </w:r>
        <w:r>
          <w:rPr>
            <w:noProof/>
            <w:webHidden/>
          </w:rPr>
          <w:fldChar w:fldCharType="end"/>
        </w:r>
      </w:hyperlink>
    </w:p>
    <w:p w14:paraId="2430F6FF" w14:textId="77777777" w:rsidR="008E7E56" w:rsidRPr="00652F87" w:rsidRDefault="008E7E56">
      <w:pPr>
        <w:pStyle w:val="3a"/>
        <w:rPr>
          <w:rFonts w:ascii="Calibri" w:eastAsia="Times New Roman" w:hAnsi="Calibri"/>
          <w:b w:val="0"/>
          <w:noProof/>
          <w:sz w:val="22"/>
          <w:szCs w:val="22"/>
          <w:lang w:val="en-US" w:eastAsia="en-US"/>
        </w:rPr>
      </w:pPr>
      <w:hyperlink w:anchor="_Toc329528751" w:history="1">
        <w:r w:rsidRPr="0086031E">
          <w:rPr>
            <w:rStyle w:val="aff6"/>
            <w:noProof/>
          </w:rPr>
          <w:t>11.1.4</w:t>
        </w:r>
        <w:r w:rsidRPr="00652F87">
          <w:rPr>
            <w:rFonts w:ascii="Calibri" w:eastAsia="Times New Roman" w:hAnsi="Calibri"/>
            <w:b w:val="0"/>
            <w:noProof/>
            <w:sz w:val="22"/>
            <w:szCs w:val="22"/>
            <w:lang w:val="en-US" w:eastAsia="en-US"/>
          </w:rPr>
          <w:tab/>
        </w:r>
        <w:r w:rsidRPr="0086031E">
          <w:rPr>
            <w:rStyle w:val="aff6"/>
            <w:noProof/>
          </w:rPr>
          <w:t>Array Initialiser</w:t>
        </w:r>
        <w:r>
          <w:rPr>
            <w:noProof/>
            <w:webHidden/>
          </w:rPr>
          <w:tab/>
        </w:r>
        <w:r>
          <w:rPr>
            <w:noProof/>
            <w:webHidden/>
          </w:rPr>
          <w:fldChar w:fldCharType="begin"/>
        </w:r>
        <w:r>
          <w:rPr>
            <w:noProof/>
            <w:webHidden/>
          </w:rPr>
          <w:instrText xml:space="preserve"> PAGEREF _Toc329528751 \h </w:instrText>
        </w:r>
        <w:r>
          <w:rPr>
            <w:noProof/>
            <w:webHidden/>
          </w:rPr>
        </w:r>
        <w:r>
          <w:rPr>
            <w:noProof/>
            <w:webHidden/>
          </w:rPr>
          <w:fldChar w:fldCharType="separate"/>
        </w:r>
        <w:r>
          <w:rPr>
            <w:noProof/>
            <w:webHidden/>
          </w:rPr>
          <w:t>76</w:t>
        </w:r>
        <w:r>
          <w:rPr>
            <w:noProof/>
            <w:webHidden/>
          </w:rPr>
          <w:fldChar w:fldCharType="end"/>
        </w:r>
      </w:hyperlink>
    </w:p>
    <w:p w14:paraId="05806616" w14:textId="77777777" w:rsidR="008E7E56" w:rsidRPr="00652F87" w:rsidRDefault="008E7E56">
      <w:pPr>
        <w:pStyle w:val="3a"/>
        <w:rPr>
          <w:rFonts w:ascii="Calibri" w:eastAsia="Times New Roman" w:hAnsi="Calibri"/>
          <w:b w:val="0"/>
          <w:noProof/>
          <w:sz w:val="22"/>
          <w:szCs w:val="22"/>
          <w:lang w:val="en-US" w:eastAsia="en-US"/>
        </w:rPr>
      </w:pPr>
      <w:hyperlink w:anchor="_Toc329528752" w:history="1">
        <w:r w:rsidRPr="0086031E">
          <w:rPr>
            <w:rStyle w:val="aff6"/>
            <w:noProof/>
          </w:rPr>
          <w:t>11.1.5</w:t>
        </w:r>
        <w:r w:rsidRPr="00652F87">
          <w:rPr>
            <w:rFonts w:ascii="Calibri" w:eastAsia="Times New Roman" w:hAnsi="Calibri"/>
            <w:b w:val="0"/>
            <w:noProof/>
            <w:sz w:val="22"/>
            <w:szCs w:val="22"/>
            <w:lang w:val="en-US" w:eastAsia="en-US"/>
          </w:rPr>
          <w:tab/>
        </w:r>
        <w:r w:rsidRPr="0086031E">
          <w:rPr>
            <w:rStyle w:val="aff6"/>
            <w:noProof/>
          </w:rPr>
          <w:t>Object Initialiser</w:t>
        </w:r>
        <w:r>
          <w:rPr>
            <w:noProof/>
            <w:webHidden/>
          </w:rPr>
          <w:tab/>
        </w:r>
        <w:r>
          <w:rPr>
            <w:noProof/>
            <w:webHidden/>
          </w:rPr>
          <w:fldChar w:fldCharType="begin"/>
        </w:r>
        <w:r>
          <w:rPr>
            <w:noProof/>
            <w:webHidden/>
          </w:rPr>
          <w:instrText xml:space="preserve"> PAGEREF _Toc329528752 \h </w:instrText>
        </w:r>
        <w:r>
          <w:rPr>
            <w:noProof/>
            <w:webHidden/>
          </w:rPr>
        </w:r>
        <w:r>
          <w:rPr>
            <w:noProof/>
            <w:webHidden/>
          </w:rPr>
          <w:fldChar w:fldCharType="separate"/>
        </w:r>
        <w:r>
          <w:rPr>
            <w:noProof/>
            <w:webHidden/>
          </w:rPr>
          <w:t>79</w:t>
        </w:r>
        <w:r>
          <w:rPr>
            <w:noProof/>
            <w:webHidden/>
          </w:rPr>
          <w:fldChar w:fldCharType="end"/>
        </w:r>
      </w:hyperlink>
    </w:p>
    <w:p w14:paraId="29D91E7A" w14:textId="77777777" w:rsidR="008E7E56" w:rsidRPr="00652F87" w:rsidRDefault="008E7E56">
      <w:pPr>
        <w:pStyle w:val="3a"/>
        <w:rPr>
          <w:rFonts w:ascii="Calibri" w:eastAsia="Times New Roman" w:hAnsi="Calibri"/>
          <w:b w:val="0"/>
          <w:noProof/>
          <w:sz w:val="22"/>
          <w:szCs w:val="22"/>
          <w:lang w:val="en-US" w:eastAsia="en-US"/>
        </w:rPr>
      </w:pPr>
      <w:hyperlink w:anchor="_Toc329528753" w:history="1">
        <w:r w:rsidRPr="0086031E">
          <w:rPr>
            <w:rStyle w:val="aff6"/>
            <w:noProof/>
          </w:rPr>
          <w:t>11.1.6</w:t>
        </w:r>
        <w:r w:rsidRPr="00652F87">
          <w:rPr>
            <w:rFonts w:ascii="Calibri" w:eastAsia="Times New Roman" w:hAnsi="Calibri"/>
            <w:b w:val="0"/>
            <w:noProof/>
            <w:sz w:val="22"/>
            <w:szCs w:val="22"/>
            <w:lang w:val="en-US" w:eastAsia="en-US"/>
          </w:rPr>
          <w:tab/>
        </w:r>
        <w:r w:rsidRPr="0086031E">
          <w:rPr>
            <w:rStyle w:val="aff6"/>
            <w:noProof/>
          </w:rPr>
          <w:t>Function Defining Expressions</w:t>
        </w:r>
        <w:r>
          <w:rPr>
            <w:noProof/>
            <w:webHidden/>
          </w:rPr>
          <w:tab/>
        </w:r>
        <w:r>
          <w:rPr>
            <w:noProof/>
            <w:webHidden/>
          </w:rPr>
          <w:fldChar w:fldCharType="begin"/>
        </w:r>
        <w:r>
          <w:rPr>
            <w:noProof/>
            <w:webHidden/>
          </w:rPr>
          <w:instrText xml:space="preserve"> PAGEREF _Toc329528753 \h </w:instrText>
        </w:r>
        <w:r>
          <w:rPr>
            <w:noProof/>
            <w:webHidden/>
          </w:rPr>
        </w:r>
        <w:r>
          <w:rPr>
            <w:noProof/>
            <w:webHidden/>
          </w:rPr>
          <w:fldChar w:fldCharType="separate"/>
        </w:r>
        <w:r>
          <w:rPr>
            <w:noProof/>
            <w:webHidden/>
          </w:rPr>
          <w:t>82</w:t>
        </w:r>
        <w:r>
          <w:rPr>
            <w:noProof/>
            <w:webHidden/>
          </w:rPr>
          <w:fldChar w:fldCharType="end"/>
        </w:r>
      </w:hyperlink>
    </w:p>
    <w:p w14:paraId="097308EA" w14:textId="77777777" w:rsidR="008E7E56" w:rsidRPr="00652F87" w:rsidRDefault="008E7E56">
      <w:pPr>
        <w:pStyle w:val="3a"/>
        <w:rPr>
          <w:rFonts w:ascii="Calibri" w:eastAsia="Times New Roman" w:hAnsi="Calibri"/>
          <w:b w:val="0"/>
          <w:noProof/>
          <w:sz w:val="22"/>
          <w:szCs w:val="22"/>
          <w:lang w:val="en-US" w:eastAsia="en-US"/>
        </w:rPr>
      </w:pPr>
      <w:hyperlink w:anchor="_Toc329528754" w:history="1">
        <w:r w:rsidRPr="0086031E">
          <w:rPr>
            <w:rStyle w:val="aff6"/>
            <w:noProof/>
          </w:rPr>
          <w:t>11.1.7</w:t>
        </w:r>
        <w:r w:rsidRPr="00652F87">
          <w:rPr>
            <w:rFonts w:ascii="Calibri" w:eastAsia="Times New Roman" w:hAnsi="Calibri"/>
            <w:b w:val="0"/>
            <w:noProof/>
            <w:sz w:val="22"/>
            <w:szCs w:val="22"/>
            <w:lang w:val="en-US" w:eastAsia="en-US"/>
          </w:rPr>
          <w:tab/>
        </w:r>
        <w:r w:rsidRPr="0086031E">
          <w:rPr>
            <w:rStyle w:val="aff6"/>
            <w:noProof/>
          </w:rPr>
          <w:t>Generator Comprehensions</w:t>
        </w:r>
        <w:r>
          <w:rPr>
            <w:noProof/>
            <w:webHidden/>
          </w:rPr>
          <w:tab/>
        </w:r>
        <w:r>
          <w:rPr>
            <w:noProof/>
            <w:webHidden/>
          </w:rPr>
          <w:fldChar w:fldCharType="begin"/>
        </w:r>
        <w:r>
          <w:rPr>
            <w:noProof/>
            <w:webHidden/>
          </w:rPr>
          <w:instrText xml:space="preserve"> PAGEREF _Toc329528754 \h </w:instrText>
        </w:r>
        <w:r>
          <w:rPr>
            <w:noProof/>
            <w:webHidden/>
          </w:rPr>
        </w:r>
        <w:r>
          <w:rPr>
            <w:noProof/>
            <w:webHidden/>
          </w:rPr>
          <w:fldChar w:fldCharType="separate"/>
        </w:r>
        <w:r>
          <w:rPr>
            <w:noProof/>
            <w:webHidden/>
          </w:rPr>
          <w:t>82</w:t>
        </w:r>
        <w:r>
          <w:rPr>
            <w:noProof/>
            <w:webHidden/>
          </w:rPr>
          <w:fldChar w:fldCharType="end"/>
        </w:r>
      </w:hyperlink>
    </w:p>
    <w:p w14:paraId="1D299D47" w14:textId="77777777" w:rsidR="008E7E56" w:rsidRPr="00652F87" w:rsidRDefault="008E7E56">
      <w:pPr>
        <w:pStyle w:val="3a"/>
        <w:rPr>
          <w:rFonts w:ascii="Calibri" w:eastAsia="Times New Roman" w:hAnsi="Calibri"/>
          <w:b w:val="0"/>
          <w:noProof/>
          <w:sz w:val="22"/>
          <w:szCs w:val="22"/>
          <w:lang w:val="en-US" w:eastAsia="en-US"/>
        </w:rPr>
      </w:pPr>
      <w:hyperlink w:anchor="_Toc329528755" w:history="1">
        <w:r w:rsidRPr="0086031E">
          <w:rPr>
            <w:rStyle w:val="aff6"/>
            <w:noProof/>
          </w:rPr>
          <w:t>11.1.8</w:t>
        </w:r>
        <w:r w:rsidRPr="00652F87">
          <w:rPr>
            <w:rFonts w:ascii="Calibri" w:eastAsia="Times New Roman" w:hAnsi="Calibri"/>
            <w:b w:val="0"/>
            <w:noProof/>
            <w:sz w:val="22"/>
            <w:szCs w:val="22"/>
            <w:lang w:val="en-US" w:eastAsia="en-US"/>
          </w:rPr>
          <w:tab/>
        </w:r>
        <w:r w:rsidRPr="0086031E">
          <w:rPr>
            <w:rStyle w:val="aff6"/>
            <w:noProof/>
          </w:rPr>
          <w:t>Regular Expression Literals</w:t>
        </w:r>
        <w:r>
          <w:rPr>
            <w:noProof/>
            <w:webHidden/>
          </w:rPr>
          <w:tab/>
        </w:r>
        <w:r>
          <w:rPr>
            <w:noProof/>
            <w:webHidden/>
          </w:rPr>
          <w:fldChar w:fldCharType="begin"/>
        </w:r>
        <w:r>
          <w:rPr>
            <w:noProof/>
            <w:webHidden/>
          </w:rPr>
          <w:instrText xml:space="preserve"> PAGEREF _Toc329528755 \h </w:instrText>
        </w:r>
        <w:r>
          <w:rPr>
            <w:noProof/>
            <w:webHidden/>
          </w:rPr>
        </w:r>
        <w:r>
          <w:rPr>
            <w:noProof/>
            <w:webHidden/>
          </w:rPr>
          <w:fldChar w:fldCharType="separate"/>
        </w:r>
        <w:r>
          <w:rPr>
            <w:noProof/>
            <w:webHidden/>
          </w:rPr>
          <w:t>82</w:t>
        </w:r>
        <w:r>
          <w:rPr>
            <w:noProof/>
            <w:webHidden/>
          </w:rPr>
          <w:fldChar w:fldCharType="end"/>
        </w:r>
      </w:hyperlink>
    </w:p>
    <w:p w14:paraId="60835CF8" w14:textId="77777777" w:rsidR="008E7E56" w:rsidRPr="00652F87" w:rsidRDefault="008E7E56">
      <w:pPr>
        <w:pStyle w:val="3a"/>
        <w:rPr>
          <w:rFonts w:ascii="Calibri" w:eastAsia="Times New Roman" w:hAnsi="Calibri"/>
          <w:b w:val="0"/>
          <w:noProof/>
          <w:sz w:val="22"/>
          <w:szCs w:val="22"/>
          <w:lang w:val="en-US" w:eastAsia="en-US"/>
        </w:rPr>
      </w:pPr>
      <w:hyperlink w:anchor="_Toc329528756" w:history="1">
        <w:r w:rsidRPr="0086031E">
          <w:rPr>
            <w:rStyle w:val="aff6"/>
            <w:noProof/>
          </w:rPr>
          <w:t>11.1.9</w:t>
        </w:r>
        <w:r w:rsidRPr="00652F87">
          <w:rPr>
            <w:rFonts w:ascii="Calibri" w:eastAsia="Times New Roman" w:hAnsi="Calibri"/>
            <w:b w:val="0"/>
            <w:noProof/>
            <w:sz w:val="22"/>
            <w:szCs w:val="22"/>
            <w:lang w:val="en-US" w:eastAsia="en-US"/>
          </w:rPr>
          <w:tab/>
        </w:r>
        <w:r w:rsidRPr="0086031E">
          <w:rPr>
            <w:rStyle w:val="aff6"/>
            <w:noProof/>
          </w:rPr>
          <w:t>Quasi Literals</w:t>
        </w:r>
        <w:r>
          <w:rPr>
            <w:noProof/>
            <w:webHidden/>
          </w:rPr>
          <w:tab/>
        </w:r>
        <w:r>
          <w:rPr>
            <w:noProof/>
            <w:webHidden/>
          </w:rPr>
          <w:fldChar w:fldCharType="begin"/>
        </w:r>
        <w:r>
          <w:rPr>
            <w:noProof/>
            <w:webHidden/>
          </w:rPr>
          <w:instrText xml:space="preserve"> PAGEREF _Toc329528756 \h </w:instrText>
        </w:r>
        <w:r>
          <w:rPr>
            <w:noProof/>
            <w:webHidden/>
          </w:rPr>
        </w:r>
        <w:r>
          <w:rPr>
            <w:noProof/>
            <w:webHidden/>
          </w:rPr>
          <w:fldChar w:fldCharType="separate"/>
        </w:r>
        <w:r>
          <w:rPr>
            <w:noProof/>
            <w:webHidden/>
          </w:rPr>
          <w:t>83</w:t>
        </w:r>
        <w:r>
          <w:rPr>
            <w:noProof/>
            <w:webHidden/>
          </w:rPr>
          <w:fldChar w:fldCharType="end"/>
        </w:r>
      </w:hyperlink>
    </w:p>
    <w:p w14:paraId="2A928E6E" w14:textId="77777777" w:rsidR="008E7E56" w:rsidRPr="00652F87" w:rsidRDefault="008E7E56">
      <w:pPr>
        <w:pStyle w:val="3a"/>
        <w:rPr>
          <w:rFonts w:ascii="Calibri" w:eastAsia="Times New Roman" w:hAnsi="Calibri"/>
          <w:b w:val="0"/>
          <w:noProof/>
          <w:sz w:val="22"/>
          <w:szCs w:val="22"/>
          <w:lang w:val="en-US" w:eastAsia="en-US"/>
        </w:rPr>
      </w:pPr>
      <w:hyperlink w:anchor="_Toc329528757" w:history="1">
        <w:r w:rsidRPr="0086031E">
          <w:rPr>
            <w:rStyle w:val="aff6"/>
            <w:noProof/>
          </w:rPr>
          <w:t>11.1.10</w:t>
        </w:r>
        <w:r w:rsidRPr="00652F87">
          <w:rPr>
            <w:rFonts w:ascii="Calibri" w:eastAsia="Times New Roman" w:hAnsi="Calibri"/>
            <w:b w:val="0"/>
            <w:noProof/>
            <w:sz w:val="22"/>
            <w:szCs w:val="22"/>
            <w:lang w:val="en-US" w:eastAsia="en-US"/>
          </w:rPr>
          <w:tab/>
        </w:r>
        <w:r w:rsidRPr="0086031E">
          <w:rPr>
            <w:rStyle w:val="aff6"/>
            <w:noProof/>
          </w:rPr>
          <w:t>The Grouping Operator</w:t>
        </w:r>
        <w:r>
          <w:rPr>
            <w:noProof/>
            <w:webHidden/>
          </w:rPr>
          <w:tab/>
        </w:r>
        <w:r>
          <w:rPr>
            <w:noProof/>
            <w:webHidden/>
          </w:rPr>
          <w:fldChar w:fldCharType="begin"/>
        </w:r>
        <w:r>
          <w:rPr>
            <w:noProof/>
            <w:webHidden/>
          </w:rPr>
          <w:instrText xml:space="preserve"> PAGEREF _Toc329528757 \h </w:instrText>
        </w:r>
        <w:r>
          <w:rPr>
            <w:noProof/>
            <w:webHidden/>
          </w:rPr>
        </w:r>
        <w:r>
          <w:rPr>
            <w:noProof/>
            <w:webHidden/>
          </w:rPr>
          <w:fldChar w:fldCharType="separate"/>
        </w:r>
        <w:r>
          <w:rPr>
            <w:noProof/>
            <w:webHidden/>
          </w:rPr>
          <w:t>86</w:t>
        </w:r>
        <w:r>
          <w:rPr>
            <w:noProof/>
            <w:webHidden/>
          </w:rPr>
          <w:fldChar w:fldCharType="end"/>
        </w:r>
      </w:hyperlink>
    </w:p>
    <w:p w14:paraId="536EE0DC" w14:textId="77777777" w:rsidR="008E7E56" w:rsidRPr="00652F87" w:rsidRDefault="008E7E56">
      <w:pPr>
        <w:pStyle w:val="2b"/>
        <w:rPr>
          <w:rFonts w:ascii="Calibri" w:eastAsia="Times New Roman" w:hAnsi="Calibri"/>
          <w:b w:val="0"/>
          <w:noProof/>
          <w:sz w:val="22"/>
          <w:szCs w:val="22"/>
          <w:lang w:val="en-US" w:eastAsia="en-US"/>
        </w:rPr>
      </w:pPr>
      <w:hyperlink w:anchor="_Toc329528758" w:history="1">
        <w:r w:rsidRPr="0086031E">
          <w:rPr>
            <w:rStyle w:val="aff6"/>
            <w:noProof/>
          </w:rPr>
          <w:t>11.2</w:t>
        </w:r>
        <w:r w:rsidRPr="00652F87">
          <w:rPr>
            <w:rFonts w:ascii="Calibri" w:eastAsia="Times New Roman" w:hAnsi="Calibri"/>
            <w:b w:val="0"/>
            <w:noProof/>
            <w:sz w:val="22"/>
            <w:szCs w:val="22"/>
            <w:lang w:val="en-US" w:eastAsia="en-US"/>
          </w:rPr>
          <w:tab/>
        </w:r>
        <w:r w:rsidRPr="0086031E">
          <w:rPr>
            <w:rStyle w:val="aff6"/>
            <w:noProof/>
          </w:rPr>
          <w:t>Left-Hand-Side Expressions</w:t>
        </w:r>
        <w:r>
          <w:rPr>
            <w:noProof/>
            <w:webHidden/>
          </w:rPr>
          <w:tab/>
        </w:r>
        <w:r>
          <w:rPr>
            <w:noProof/>
            <w:webHidden/>
          </w:rPr>
          <w:fldChar w:fldCharType="begin"/>
        </w:r>
        <w:r>
          <w:rPr>
            <w:noProof/>
            <w:webHidden/>
          </w:rPr>
          <w:instrText xml:space="preserve"> PAGEREF _Toc329528758 \h </w:instrText>
        </w:r>
        <w:r>
          <w:rPr>
            <w:noProof/>
            <w:webHidden/>
          </w:rPr>
        </w:r>
        <w:r>
          <w:rPr>
            <w:noProof/>
            <w:webHidden/>
          </w:rPr>
          <w:fldChar w:fldCharType="separate"/>
        </w:r>
        <w:r>
          <w:rPr>
            <w:noProof/>
            <w:webHidden/>
          </w:rPr>
          <w:t>86</w:t>
        </w:r>
        <w:r>
          <w:rPr>
            <w:noProof/>
            <w:webHidden/>
          </w:rPr>
          <w:fldChar w:fldCharType="end"/>
        </w:r>
      </w:hyperlink>
    </w:p>
    <w:p w14:paraId="5FB53C06" w14:textId="77777777" w:rsidR="008E7E56" w:rsidRPr="00652F87" w:rsidRDefault="008E7E56">
      <w:pPr>
        <w:pStyle w:val="3a"/>
        <w:rPr>
          <w:rFonts w:ascii="Calibri" w:eastAsia="Times New Roman" w:hAnsi="Calibri"/>
          <w:b w:val="0"/>
          <w:noProof/>
          <w:sz w:val="22"/>
          <w:szCs w:val="22"/>
          <w:lang w:val="en-US" w:eastAsia="en-US"/>
        </w:rPr>
      </w:pPr>
      <w:hyperlink w:anchor="_Toc329528759" w:history="1">
        <w:r w:rsidRPr="0086031E">
          <w:rPr>
            <w:rStyle w:val="aff6"/>
            <w:noProof/>
          </w:rPr>
          <w:t>11.2.1</w:t>
        </w:r>
        <w:r w:rsidRPr="00652F87">
          <w:rPr>
            <w:rFonts w:ascii="Calibri" w:eastAsia="Times New Roman" w:hAnsi="Calibri"/>
            <w:b w:val="0"/>
            <w:noProof/>
            <w:sz w:val="22"/>
            <w:szCs w:val="22"/>
            <w:lang w:val="en-US" w:eastAsia="en-US"/>
          </w:rPr>
          <w:tab/>
        </w:r>
        <w:r w:rsidRPr="0086031E">
          <w:rPr>
            <w:rStyle w:val="aff6"/>
            <w:noProof/>
          </w:rPr>
          <w:t>Property Accessors</w:t>
        </w:r>
        <w:r>
          <w:rPr>
            <w:noProof/>
            <w:webHidden/>
          </w:rPr>
          <w:tab/>
        </w:r>
        <w:r>
          <w:rPr>
            <w:noProof/>
            <w:webHidden/>
          </w:rPr>
          <w:fldChar w:fldCharType="begin"/>
        </w:r>
        <w:r>
          <w:rPr>
            <w:noProof/>
            <w:webHidden/>
          </w:rPr>
          <w:instrText xml:space="preserve"> PAGEREF _Toc329528759 \h </w:instrText>
        </w:r>
        <w:r>
          <w:rPr>
            <w:noProof/>
            <w:webHidden/>
          </w:rPr>
        </w:r>
        <w:r>
          <w:rPr>
            <w:noProof/>
            <w:webHidden/>
          </w:rPr>
          <w:fldChar w:fldCharType="separate"/>
        </w:r>
        <w:r>
          <w:rPr>
            <w:noProof/>
            <w:webHidden/>
          </w:rPr>
          <w:t>87</w:t>
        </w:r>
        <w:r>
          <w:rPr>
            <w:noProof/>
            <w:webHidden/>
          </w:rPr>
          <w:fldChar w:fldCharType="end"/>
        </w:r>
      </w:hyperlink>
    </w:p>
    <w:p w14:paraId="46CCA5CB" w14:textId="77777777" w:rsidR="008E7E56" w:rsidRPr="00652F87" w:rsidRDefault="008E7E56">
      <w:pPr>
        <w:pStyle w:val="3a"/>
        <w:rPr>
          <w:rFonts w:ascii="Calibri" w:eastAsia="Times New Roman" w:hAnsi="Calibri"/>
          <w:b w:val="0"/>
          <w:noProof/>
          <w:sz w:val="22"/>
          <w:szCs w:val="22"/>
          <w:lang w:val="en-US" w:eastAsia="en-US"/>
        </w:rPr>
      </w:pPr>
      <w:hyperlink w:anchor="_Toc329528760" w:history="1">
        <w:r w:rsidRPr="0086031E">
          <w:rPr>
            <w:rStyle w:val="aff6"/>
            <w:noProof/>
          </w:rPr>
          <w:t>11.2.2</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new</w:t>
        </w:r>
        <w:r w:rsidRPr="0086031E">
          <w:rPr>
            <w:rStyle w:val="aff6"/>
            <w:noProof/>
          </w:rPr>
          <w:t xml:space="preserve"> Operator</w:t>
        </w:r>
        <w:r>
          <w:rPr>
            <w:noProof/>
            <w:webHidden/>
          </w:rPr>
          <w:tab/>
        </w:r>
        <w:r>
          <w:rPr>
            <w:noProof/>
            <w:webHidden/>
          </w:rPr>
          <w:fldChar w:fldCharType="begin"/>
        </w:r>
        <w:r>
          <w:rPr>
            <w:noProof/>
            <w:webHidden/>
          </w:rPr>
          <w:instrText xml:space="preserve"> PAGEREF _Toc329528760 \h </w:instrText>
        </w:r>
        <w:r>
          <w:rPr>
            <w:noProof/>
            <w:webHidden/>
          </w:rPr>
        </w:r>
        <w:r>
          <w:rPr>
            <w:noProof/>
            <w:webHidden/>
          </w:rPr>
          <w:fldChar w:fldCharType="separate"/>
        </w:r>
        <w:r>
          <w:rPr>
            <w:noProof/>
            <w:webHidden/>
          </w:rPr>
          <w:t>88</w:t>
        </w:r>
        <w:r>
          <w:rPr>
            <w:noProof/>
            <w:webHidden/>
          </w:rPr>
          <w:fldChar w:fldCharType="end"/>
        </w:r>
      </w:hyperlink>
    </w:p>
    <w:p w14:paraId="34014100" w14:textId="77777777" w:rsidR="008E7E56" w:rsidRPr="00652F87" w:rsidRDefault="008E7E56">
      <w:pPr>
        <w:pStyle w:val="3a"/>
        <w:rPr>
          <w:rFonts w:ascii="Calibri" w:eastAsia="Times New Roman" w:hAnsi="Calibri"/>
          <w:b w:val="0"/>
          <w:noProof/>
          <w:sz w:val="22"/>
          <w:szCs w:val="22"/>
          <w:lang w:val="en-US" w:eastAsia="en-US"/>
        </w:rPr>
      </w:pPr>
      <w:hyperlink w:anchor="_Toc329528761" w:history="1">
        <w:r w:rsidRPr="0086031E">
          <w:rPr>
            <w:rStyle w:val="aff6"/>
            <w:noProof/>
          </w:rPr>
          <w:t>11.2.3</w:t>
        </w:r>
        <w:r w:rsidRPr="00652F87">
          <w:rPr>
            <w:rFonts w:ascii="Calibri" w:eastAsia="Times New Roman" w:hAnsi="Calibri"/>
            <w:b w:val="0"/>
            <w:noProof/>
            <w:sz w:val="22"/>
            <w:szCs w:val="22"/>
            <w:lang w:val="en-US" w:eastAsia="en-US"/>
          </w:rPr>
          <w:tab/>
        </w:r>
        <w:r w:rsidRPr="0086031E">
          <w:rPr>
            <w:rStyle w:val="aff6"/>
            <w:noProof/>
          </w:rPr>
          <w:t>Function Calls</w:t>
        </w:r>
        <w:r>
          <w:rPr>
            <w:noProof/>
            <w:webHidden/>
          </w:rPr>
          <w:tab/>
        </w:r>
        <w:r>
          <w:rPr>
            <w:noProof/>
            <w:webHidden/>
          </w:rPr>
          <w:fldChar w:fldCharType="begin"/>
        </w:r>
        <w:r>
          <w:rPr>
            <w:noProof/>
            <w:webHidden/>
          </w:rPr>
          <w:instrText xml:space="preserve"> PAGEREF _Toc329528761 \h </w:instrText>
        </w:r>
        <w:r>
          <w:rPr>
            <w:noProof/>
            <w:webHidden/>
          </w:rPr>
        </w:r>
        <w:r>
          <w:rPr>
            <w:noProof/>
            <w:webHidden/>
          </w:rPr>
          <w:fldChar w:fldCharType="separate"/>
        </w:r>
        <w:r>
          <w:rPr>
            <w:noProof/>
            <w:webHidden/>
          </w:rPr>
          <w:t>89</w:t>
        </w:r>
        <w:r>
          <w:rPr>
            <w:noProof/>
            <w:webHidden/>
          </w:rPr>
          <w:fldChar w:fldCharType="end"/>
        </w:r>
      </w:hyperlink>
    </w:p>
    <w:p w14:paraId="2F277830" w14:textId="77777777" w:rsidR="008E7E56" w:rsidRPr="00652F87" w:rsidRDefault="008E7E56">
      <w:pPr>
        <w:pStyle w:val="3a"/>
        <w:rPr>
          <w:rFonts w:ascii="Calibri" w:eastAsia="Times New Roman" w:hAnsi="Calibri"/>
          <w:b w:val="0"/>
          <w:noProof/>
          <w:sz w:val="22"/>
          <w:szCs w:val="22"/>
          <w:lang w:val="en-US" w:eastAsia="en-US"/>
        </w:rPr>
      </w:pPr>
      <w:hyperlink w:anchor="_Toc329528762" w:history="1">
        <w:r w:rsidRPr="0086031E">
          <w:rPr>
            <w:rStyle w:val="aff6"/>
            <w:noProof/>
          </w:rPr>
          <w:t>11.2.4</w:t>
        </w:r>
        <w:r w:rsidRPr="00652F87">
          <w:rPr>
            <w:rFonts w:ascii="Calibri" w:eastAsia="Times New Roman" w:hAnsi="Calibri"/>
            <w:b w:val="0"/>
            <w:noProof/>
            <w:sz w:val="22"/>
            <w:szCs w:val="22"/>
            <w:lang w:val="en-US" w:eastAsia="en-US"/>
          </w:rPr>
          <w:tab/>
        </w:r>
        <w:r w:rsidRPr="0086031E">
          <w:rPr>
            <w:rStyle w:val="aff6"/>
            <w:noProof/>
          </w:rPr>
          <w:t>The</w:t>
        </w:r>
        <w:r w:rsidRPr="0086031E">
          <w:rPr>
            <w:rStyle w:val="aff6"/>
            <w:rFonts w:cs="Arial"/>
            <w:noProof/>
          </w:rPr>
          <w:t xml:space="preserve"> </w:t>
        </w:r>
        <w:r w:rsidRPr="0086031E">
          <w:rPr>
            <w:rStyle w:val="aff6"/>
            <w:rFonts w:ascii="Courier New" w:hAnsi="Courier New"/>
            <w:noProof/>
          </w:rPr>
          <w:t>super</w:t>
        </w:r>
        <w:r w:rsidRPr="0086031E">
          <w:rPr>
            <w:rStyle w:val="aff6"/>
            <w:noProof/>
          </w:rPr>
          <w:t xml:space="preserve"> Keyword</w:t>
        </w:r>
        <w:r>
          <w:rPr>
            <w:noProof/>
            <w:webHidden/>
          </w:rPr>
          <w:tab/>
        </w:r>
        <w:r>
          <w:rPr>
            <w:noProof/>
            <w:webHidden/>
          </w:rPr>
          <w:fldChar w:fldCharType="begin"/>
        </w:r>
        <w:r>
          <w:rPr>
            <w:noProof/>
            <w:webHidden/>
          </w:rPr>
          <w:instrText xml:space="preserve"> PAGEREF _Toc329528762 \h </w:instrText>
        </w:r>
        <w:r>
          <w:rPr>
            <w:noProof/>
            <w:webHidden/>
          </w:rPr>
        </w:r>
        <w:r>
          <w:rPr>
            <w:noProof/>
            <w:webHidden/>
          </w:rPr>
          <w:fldChar w:fldCharType="separate"/>
        </w:r>
        <w:r>
          <w:rPr>
            <w:noProof/>
            <w:webHidden/>
          </w:rPr>
          <w:t>90</w:t>
        </w:r>
        <w:r>
          <w:rPr>
            <w:noProof/>
            <w:webHidden/>
          </w:rPr>
          <w:fldChar w:fldCharType="end"/>
        </w:r>
      </w:hyperlink>
    </w:p>
    <w:p w14:paraId="183AA574" w14:textId="77777777" w:rsidR="008E7E56" w:rsidRPr="00652F87" w:rsidRDefault="008E7E56">
      <w:pPr>
        <w:pStyle w:val="3a"/>
        <w:rPr>
          <w:rFonts w:ascii="Calibri" w:eastAsia="Times New Roman" w:hAnsi="Calibri"/>
          <w:b w:val="0"/>
          <w:noProof/>
          <w:sz w:val="22"/>
          <w:szCs w:val="22"/>
          <w:lang w:val="en-US" w:eastAsia="en-US"/>
        </w:rPr>
      </w:pPr>
      <w:hyperlink w:anchor="_Toc329528763" w:history="1">
        <w:r w:rsidRPr="0086031E">
          <w:rPr>
            <w:rStyle w:val="aff6"/>
            <w:noProof/>
          </w:rPr>
          <w:t>11.2.5</w:t>
        </w:r>
        <w:r w:rsidRPr="00652F87">
          <w:rPr>
            <w:rFonts w:ascii="Calibri" w:eastAsia="Times New Roman" w:hAnsi="Calibri"/>
            <w:b w:val="0"/>
            <w:noProof/>
            <w:sz w:val="22"/>
            <w:szCs w:val="22"/>
            <w:lang w:val="en-US" w:eastAsia="en-US"/>
          </w:rPr>
          <w:tab/>
        </w:r>
        <w:r w:rsidRPr="0086031E">
          <w:rPr>
            <w:rStyle w:val="aff6"/>
            <w:noProof/>
          </w:rPr>
          <w:t>Argument Lists</w:t>
        </w:r>
        <w:r>
          <w:rPr>
            <w:noProof/>
            <w:webHidden/>
          </w:rPr>
          <w:tab/>
        </w:r>
        <w:r>
          <w:rPr>
            <w:noProof/>
            <w:webHidden/>
          </w:rPr>
          <w:fldChar w:fldCharType="begin"/>
        </w:r>
        <w:r>
          <w:rPr>
            <w:noProof/>
            <w:webHidden/>
          </w:rPr>
          <w:instrText xml:space="preserve"> PAGEREF _Toc329528763 \h </w:instrText>
        </w:r>
        <w:r>
          <w:rPr>
            <w:noProof/>
            <w:webHidden/>
          </w:rPr>
        </w:r>
        <w:r>
          <w:rPr>
            <w:noProof/>
            <w:webHidden/>
          </w:rPr>
          <w:fldChar w:fldCharType="separate"/>
        </w:r>
        <w:r>
          <w:rPr>
            <w:noProof/>
            <w:webHidden/>
          </w:rPr>
          <w:t>91</w:t>
        </w:r>
        <w:r>
          <w:rPr>
            <w:noProof/>
            <w:webHidden/>
          </w:rPr>
          <w:fldChar w:fldCharType="end"/>
        </w:r>
      </w:hyperlink>
    </w:p>
    <w:p w14:paraId="1CEA08B8" w14:textId="77777777" w:rsidR="008E7E56" w:rsidRPr="00652F87" w:rsidRDefault="008E7E56">
      <w:pPr>
        <w:pStyle w:val="3a"/>
        <w:rPr>
          <w:rFonts w:ascii="Calibri" w:eastAsia="Times New Roman" w:hAnsi="Calibri"/>
          <w:b w:val="0"/>
          <w:noProof/>
          <w:sz w:val="22"/>
          <w:szCs w:val="22"/>
          <w:lang w:val="en-US" w:eastAsia="en-US"/>
        </w:rPr>
      </w:pPr>
      <w:hyperlink w:anchor="_Toc329528764" w:history="1">
        <w:r w:rsidRPr="0086031E">
          <w:rPr>
            <w:rStyle w:val="aff6"/>
            <w:noProof/>
          </w:rPr>
          <w:t>11.2.6</w:t>
        </w:r>
        <w:r w:rsidRPr="00652F87">
          <w:rPr>
            <w:rFonts w:ascii="Calibri" w:eastAsia="Times New Roman" w:hAnsi="Calibri"/>
            <w:b w:val="0"/>
            <w:noProof/>
            <w:sz w:val="22"/>
            <w:szCs w:val="22"/>
            <w:lang w:val="en-US" w:eastAsia="en-US"/>
          </w:rPr>
          <w:tab/>
        </w:r>
        <w:r w:rsidRPr="0086031E">
          <w:rPr>
            <w:rStyle w:val="aff6"/>
            <w:noProof/>
          </w:rPr>
          <w:t>Tagged Quasis</w:t>
        </w:r>
        <w:r>
          <w:rPr>
            <w:noProof/>
            <w:webHidden/>
          </w:rPr>
          <w:tab/>
        </w:r>
        <w:r>
          <w:rPr>
            <w:noProof/>
            <w:webHidden/>
          </w:rPr>
          <w:fldChar w:fldCharType="begin"/>
        </w:r>
        <w:r>
          <w:rPr>
            <w:noProof/>
            <w:webHidden/>
          </w:rPr>
          <w:instrText xml:space="preserve"> PAGEREF _Toc329528764 \h </w:instrText>
        </w:r>
        <w:r>
          <w:rPr>
            <w:noProof/>
            <w:webHidden/>
          </w:rPr>
        </w:r>
        <w:r>
          <w:rPr>
            <w:noProof/>
            <w:webHidden/>
          </w:rPr>
          <w:fldChar w:fldCharType="separate"/>
        </w:r>
        <w:r>
          <w:rPr>
            <w:noProof/>
            <w:webHidden/>
          </w:rPr>
          <w:t>92</w:t>
        </w:r>
        <w:r>
          <w:rPr>
            <w:noProof/>
            <w:webHidden/>
          </w:rPr>
          <w:fldChar w:fldCharType="end"/>
        </w:r>
      </w:hyperlink>
    </w:p>
    <w:p w14:paraId="595D2973" w14:textId="77777777" w:rsidR="008E7E56" w:rsidRPr="00652F87" w:rsidRDefault="008E7E56">
      <w:pPr>
        <w:pStyle w:val="2b"/>
        <w:rPr>
          <w:rFonts w:ascii="Calibri" w:eastAsia="Times New Roman" w:hAnsi="Calibri"/>
          <w:b w:val="0"/>
          <w:noProof/>
          <w:sz w:val="22"/>
          <w:szCs w:val="22"/>
          <w:lang w:val="en-US" w:eastAsia="en-US"/>
        </w:rPr>
      </w:pPr>
      <w:hyperlink w:anchor="_Toc329528765" w:history="1">
        <w:r w:rsidRPr="0086031E">
          <w:rPr>
            <w:rStyle w:val="aff6"/>
            <w:noProof/>
          </w:rPr>
          <w:t>11.3</w:t>
        </w:r>
        <w:r w:rsidRPr="00652F87">
          <w:rPr>
            <w:rFonts w:ascii="Calibri" w:eastAsia="Times New Roman" w:hAnsi="Calibri"/>
            <w:b w:val="0"/>
            <w:noProof/>
            <w:sz w:val="22"/>
            <w:szCs w:val="22"/>
            <w:lang w:val="en-US" w:eastAsia="en-US"/>
          </w:rPr>
          <w:tab/>
        </w:r>
        <w:r w:rsidRPr="0086031E">
          <w:rPr>
            <w:rStyle w:val="aff6"/>
            <w:noProof/>
          </w:rPr>
          <w:t>Postfix Expressions</w:t>
        </w:r>
        <w:r>
          <w:rPr>
            <w:noProof/>
            <w:webHidden/>
          </w:rPr>
          <w:tab/>
        </w:r>
        <w:r>
          <w:rPr>
            <w:noProof/>
            <w:webHidden/>
          </w:rPr>
          <w:fldChar w:fldCharType="begin"/>
        </w:r>
        <w:r>
          <w:rPr>
            <w:noProof/>
            <w:webHidden/>
          </w:rPr>
          <w:instrText xml:space="preserve"> PAGEREF _Toc329528765 \h </w:instrText>
        </w:r>
        <w:r>
          <w:rPr>
            <w:noProof/>
            <w:webHidden/>
          </w:rPr>
        </w:r>
        <w:r>
          <w:rPr>
            <w:noProof/>
            <w:webHidden/>
          </w:rPr>
          <w:fldChar w:fldCharType="separate"/>
        </w:r>
        <w:r>
          <w:rPr>
            <w:noProof/>
            <w:webHidden/>
          </w:rPr>
          <w:t>92</w:t>
        </w:r>
        <w:r>
          <w:rPr>
            <w:noProof/>
            <w:webHidden/>
          </w:rPr>
          <w:fldChar w:fldCharType="end"/>
        </w:r>
      </w:hyperlink>
    </w:p>
    <w:p w14:paraId="660BF9DD" w14:textId="77777777" w:rsidR="008E7E56" w:rsidRPr="00652F87" w:rsidRDefault="008E7E56">
      <w:pPr>
        <w:pStyle w:val="3a"/>
        <w:rPr>
          <w:rFonts w:ascii="Calibri" w:eastAsia="Times New Roman" w:hAnsi="Calibri"/>
          <w:b w:val="0"/>
          <w:noProof/>
          <w:sz w:val="22"/>
          <w:szCs w:val="22"/>
          <w:lang w:val="en-US" w:eastAsia="en-US"/>
        </w:rPr>
      </w:pPr>
      <w:hyperlink w:anchor="_Toc329528766" w:history="1">
        <w:r w:rsidRPr="0086031E">
          <w:rPr>
            <w:rStyle w:val="aff6"/>
            <w:noProof/>
          </w:rPr>
          <w:t>11.3.1</w:t>
        </w:r>
        <w:r w:rsidRPr="00652F87">
          <w:rPr>
            <w:rFonts w:ascii="Calibri" w:eastAsia="Times New Roman" w:hAnsi="Calibri"/>
            <w:b w:val="0"/>
            <w:noProof/>
            <w:sz w:val="22"/>
            <w:szCs w:val="22"/>
            <w:lang w:val="en-US" w:eastAsia="en-US"/>
          </w:rPr>
          <w:tab/>
        </w:r>
        <w:r w:rsidRPr="0086031E">
          <w:rPr>
            <w:rStyle w:val="aff6"/>
            <w:noProof/>
          </w:rPr>
          <w:t>Postfix Increment Operator</w:t>
        </w:r>
        <w:r>
          <w:rPr>
            <w:noProof/>
            <w:webHidden/>
          </w:rPr>
          <w:tab/>
        </w:r>
        <w:r>
          <w:rPr>
            <w:noProof/>
            <w:webHidden/>
          </w:rPr>
          <w:fldChar w:fldCharType="begin"/>
        </w:r>
        <w:r>
          <w:rPr>
            <w:noProof/>
            <w:webHidden/>
          </w:rPr>
          <w:instrText xml:space="preserve"> PAGEREF _Toc329528766 \h </w:instrText>
        </w:r>
        <w:r>
          <w:rPr>
            <w:noProof/>
            <w:webHidden/>
          </w:rPr>
        </w:r>
        <w:r>
          <w:rPr>
            <w:noProof/>
            <w:webHidden/>
          </w:rPr>
          <w:fldChar w:fldCharType="separate"/>
        </w:r>
        <w:r>
          <w:rPr>
            <w:noProof/>
            <w:webHidden/>
          </w:rPr>
          <w:t>93</w:t>
        </w:r>
        <w:r>
          <w:rPr>
            <w:noProof/>
            <w:webHidden/>
          </w:rPr>
          <w:fldChar w:fldCharType="end"/>
        </w:r>
      </w:hyperlink>
    </w:p>
    <w:p w14:paraId="747D925C" w14:textId="77777777" w:rsidR="008E7E56" w:rsidRPr="00652F87" w:rsidRDefault="008E7E56">
      <w:pPr>
        <w:pStyle w:val="3a"/>
        <w:rPr>
          <w:rFonts w:ascii="Calibri" w:eastAsia="Times New Roman" w:hAnsi="Calibri"/>
          <w:b w:val="0"/>
          <w:noProof/>
          <w:sz w:val="22"/>
          <w:szCs w:val="22"/>
          <w:lang w:val="en-US" w:eastAsia="en-US"/>
        </w:rPr>
      </w:pPr>
      <w:hyperlink w:anchor="_Toc329528767" w:history="1">
        <w:r w:rsidRPr="0086031E">
          <w:rPr>
            <w:rStyle w:val="aff6"/>
            <w:noProof/>
          </w:rPr>
          <w:t>11.3.2</w:t>
        </w:r>
        <w:r w:rsidRPr="00652F87">
          <w:rPr>
            <w:rFonts w:ascii="Calibri" w:eastAsia="Times New Roman" w:hAnsi="Calibri"/>
            <w:b w:val="0"/>
            <w:noProof/>
            <w:sz w:val="22"/>
            <w:szCs w:val="22"/>
            <w:lang w:val="en-US" w:eastAsia="en-US"/>
          </w:rPr>
          <w:tab/>
        </w:r>
        <w:r w:rsidRPr="0086031E">
          <w:rPr>
            <w:rStyle w:val="aff6"/>
            <w:noProof/>
          </w:rPr>
          <w:t>Postfix Decrement Operator</w:t>
        </w:r>
        <w:r>
          <w:rPr>
            <w:noProof/>
            <w:webHidden/>
          </w:rPr>
          <w:tab/>
        </w:r>
        <w:r>
          <w:rPr>
            <w:noProof/>
            <w:webHidden/>
          </w:rPr>
          <w:fldChar w:fldCharType="begin"/>
        </w:r>
        <w:r>
          <w:rPr>
            <w:noProof/>
            <w:webHidden/>
          </w:rPr>
          <w:instrText xml:space="preserve"> PAGEREF _Toc329528767 \h </w:instrText>
        </w:r>
        <w:r>
          <w:rPr>
            <w:noProof/>
            <w:webHidden/>
          </w:rPr>
        </w:r>
        <w:r>
          <w:rPr>
            <w:noProof/>
            <w:webHidden/>
          </w:rPr>
          <w:fldChar w:fldCharType="separate"/>
        </w:r>
        <w:r>
          <w:rPr>
            <w:noProof/>
            <w:webHidden/>
          </w:rPr>
          <w:t>93</w:t>
        </w:r>
        <w:r>
          <w:rPr>
            <w:noProof/>
            <w:webHidden/>
          </w:rPr>
          <w:fldChar w:fldCharType="end"/>
        </w:r>
      </w:hyperlink>
    </w:p>
    <w:p w14:paraId="1064D606" w14:textId="77777777" w:rsidR="008E7E56" w:rsidRPr="00652F87" w:rsidRDefault="008E7E56">
      <w:pPr>
        <w:pStyle w:val="2b"/>
        <w:rPr>
          <w:rFonts w:ascii="Calibri" w:eastAsia="Times New Roman" w:hAnsi="Calibri"/>
          <w:b w:val="0"/>
          <w:noProof/>
          <w:sz w:val="22"/>
          <w:szCs w:val="22"/>
          <w:lang w:val="en-US" w:eastAsia="en-US"/>
        </w:rPr>
      </w:pPr>
      <w:hyperlink w:anchor="_Toc329528768" w:history="1">
        <w:r w:rsidRPr="0086031E">
          <w:rPr>
            <w:rStyle w:val="aff6"/>
            <w:noProof/>
          </w:rPr>
          <w:t>11.4</w:t>
        </w:r>
        <w:r w:rsidRPr="00652F87">
          <w:rPr>
            <w:rFonts w:ascii="Calibri" w:eastAsia="Times New Roman" w:hAnsi="Calibri"/>
            <w:b w:val="0"/>
            <w:noProof/>
            <w:sz w:val="22"/>
            <w:szCs w:val="22"/>
            <w:lang w:val="en-US" w:eastAsia="en-US"/>
          </w:rPr>
          <w:tab/>
        </w:r>
        <w:r w:rsidRPr="0086031E">
          <w:rPr>
            <w:rStyle w:val="aff6"/>
            <w:noProof/>
          </w:rPr>
          <w:t>Unary Operators</w:t>
        </w:r>
        <w:r>
          <w:rPr>
            <w:noProof/>
            <w:webHidden/>
          </w:rPr>
          <w:tab/>
        </w:r>
        <w:r>
          <w:rPr>
            <w:noProof/>
            <w:webHidden/>
          </w:rPr>
          <w:fldChar w:fldCharType="begin"/>
        </w:r>
        <w:r>
          <w:rPr>
            <w:noProof/>
            <w:webHidden/>
          </w:rPr>
          <w:instrText xml:space="preserve"> PAGEREF _Toc329528768 \h </w:instrText>
        </w:r>
        <w:r>
          <w:rPr>
            <w:noProof/>
            <w:webHidden/>
          </w:rPr>
        </w:r>
        <w:r>
          <w:rPr>
            <w:noProof/>
            <w:webHidden/>
          </w:rPr>
          <w:fldChar w:fldCharType="separate"/>
        </w:r>
        <w:r>
          <w:rPr>
            <w:noProof/>
            <w:webHidden/>
          </w:rPr>
          <w:t>93</w:t>
        </w:r>
        <w:r>
          <w:rPr>
            <w:noProof/>
            <w:webHidden/>
          </w:rPr>
          <w:fldChar w:fldCharType="end"/>
        </w:r>
      </w:hyperlink>
    </w:p>
    <w:p w14:paraId="07736EBD" w14:textId="77777777" w:rsidR="008E7E56" w:rsidRPr="00652F87" w:rsidRDefault="008E7E56">
      <w:pPr>
        <w:pStyle w:val="3a"/>
        <w:rPr>
          <w:rFonts w:ascii="Calibri" w:eastAsia="Times New Roman" w:hAnsi="Calibri"/>
          <w:b w:val="0"/>
          <w:noProof/>
          <w:sz w:val="22"/>
          <w:szCs w:val="22"/>
          <w:lang w:val="en-US" w:eastAsia="en-US"/>
        </w:rPr>
      </w:pPr>
      <w:hyperlink w:anchor="_Toc329528769" w:history="1">
        <w:r w:rsidRPr="0086031E">
          <w:rPr>
            <w:rStyle w:val="aff6"/>
            <w:noProof/>
          </w:rPr>
          <w:t>11.4.1</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delete</w:t>
        </w:r>
        <w:r w:rsidRPr="0086031E">
          <w:rPr>
            <w:rStyle w:val="aff6"/>
            <w:noProof/>
          </w:rPr>
          <w:t xml:space="preserve"> Operator</w:t>
        </w:r>
        <w:r>
          <w:rPr>
            <w:noProof/>
            <w:webHidden/>
          </w:rPr>
          <w:tab/>
        </w:r>
        <w:r>
          <w:rPr>
            <w:noProof/>
            <w:webHidden/>
          </w:rPr>
          <w:fldChar w:fldCharType="begin"/>
        </w:r>
        <w:r>
          <w:rPr>
            <w:noProof/>
            <w:webHidden/>
          </w:rPr>
          <w:instrText xml:space="preserve"> PAGEREF _Toc329528769 \h </w:instrText>
        </w:r>
        <w:r>
          <w:rPr>
            <w:noProof/>
            <w:webHidden/>
          </w:rPr>
        </w:r>
        <w:r>
          <w:rPr>
            <w:noProof/>
            <w:webHidden/>
          </w:rPr>
          <w:fldChar w:fldCharType="separate"/>
        </w:r>
        <w:r>
          <w:rPr>
            <w:noProof/>
            <w:webHidden/>
          </w:rPr>
          <w:t>94</w:t>
        </w:r>
        <w:r>
          <w:rPr>
            <w:noProof/>
            <w:webHidden/>
          </w:rPr>
          <w:fldChar w:fldCharType="end"/>
        </w:r>
      </w:hyperlink>
    </w:p>
    <w:p w14:paraId="726BF1DE" w14:textId="77777777" w:rsidR="008E7E56" w:rsidRPr="00652F87" w:rsidRDefault="008E7E56">
      <w:pPr>
        <w:pStyle w:val="3a"/>
        <w:rPr>
          <w:rFonts w:ascii="Calibri" w:eastAsia="Times New Roman" w:hAnsi="Calibri"/>
          <w:b w:val="0"/>
          <w:noProof/>
          <w:sz w:val="22"/>
          <w:szCs w:val="22"/>
          <w:lang w:val="en-US" w:eastAsia="en-US"/>
        </w:rPr>
      </w:pPr>
      <w:hyperlink w:anchor="_Toc329528770" w:history="1">
        <w:r w:rsidRPr="0086031E">
          <w:rPr>
            <w:rStyle w:val="aff6"/>
            <w:noProof/>
          </w:rPr>
          <w:t>11.4.2</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void</w:t>
        </w:r>
        <w:r w:rsidRPr="0086031E">
          <w:rPr>
            <w:rStyle w:val="aff6"/>
            <w:noProof/>
          </w:rPr>
          <w:t xml:space="preserve"> Operator</w:t>
        </w:r>
        <w:r>
          <w:rPr>
            <w:noProof/>
            <w:webHidden/>
          </w:rPr>
          <w:tab/>
        </w:r>
        <w:r>
          <w:rPr>
            <w:noProof/>
            <w:webHidden/>
          </w:rPr>
          <w:fldChar w:fldCharType="begin"/>
        </w:r>
        <w:r>
          <w:rPr>
            <w:noProof/>
            <w:webHidden/>
          </w:rPr>
          <w:instrText xml:space="preserve"> PAGEREF _Toc329528770 \h </w:instrText>
        </w:r>
        <w:r>
          <w:rPr>
            <w:noProof/>
            <w:webHidden/>
          </w:rPr>
        </w:r>
        <w:r>
          <w:rPr>
            <w:noProof/>
            <w:webHidden/>
          </w:rPr>
          <w:fldChar w:fldCharType="separate"/>
        </w:r>
        <w:r>
          <w:rPr>
            <w:noProof/>
            <w:webHidden/>
          </w:rPr>
          <w:t>94</w:t>
        </w:r>
        <w:r>
          <w:rPr>
            <w:noProof/>
            <w:webHidden/>
          </w:rPr>
          <w:fldChar w:fldCharType="end"/>
        </w:r>
      </w:hyperlink>
    </w:p>
    <w:p w14:paraId="322ACE1B" w14:textId="77777777" w:rsidR="008E7E56" w:rsidRPr="00652F87" w:rsidRDefault="008E7E56">
      <w:pPr>
        <w:pStyle w:val="3a"/>
        <w:rPr>
          <w:rFonts w:ascii="Calibri" w:eastAsia="Times New Roman" w:hAnsi="Calibri"/>
          <w:b w:val="0"/>
          <w:noProof/>
          <w:sz w:val="22"/>
          <w:szCs w:val="22"/>
          <w:lang w:val="en-US" w:eastAsia="en-US"/>
        </w:rPr>
      </w:pPr>
      <w:hyperlink w:anchor="_Toc329528771" w:history="1">
        <w:r w:rsidRPr="0086031E">
          <w:rPr>
            <w:rStyle w:val="aff6"/>
            <w:noProof/>
          </w:rPr>
          <w:t>11.4.3</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typeof</w:t>
        </w:r>
        <w:r w:rsidRPr="0086031E">
          <w:rPr>
            <w:rStyle w:val="aff6"/>
            <w:noProof/>
          </w:rPr>
          <w:t xml:space="preserve"> Operator</w:t>
        </w:r>
        <w:r>
          <w:rPr>
            <w:noProof/>
            <w:webHidden/>
          </w:rPr>
          <w:tab/>
        </w:r>
        <w:r>
          <w:rPr>
            <w:noProof/>
            <w:webHidden/>
          </w:rPr>
          <w:fldChar w:fldCharType="begin"/>
        </w:r>
        <w:r>
          <w:rPr>
            <w:noProof/>
            <w:webHidden/>
          </w:rPr>
          <w:instrText xml:space="preserve"> PAGEREF _Toc329528771 \h </w:instrText>
        </w:r>
        <w:r>
          <w:rPr>
            <w:noProof/>
            <w:webHidden/>
          </w:rPr>
        </w:r>
        <w:r>
          <w:rPr>
            <w:noProof/>
            <w:webHidden/>
          </w:rPr>
          <w:fldChar w:fldCharType="separate"/>
        </w:r>
        <w:r>
          <w:rPr>
            <w:noProof/>
            <w:webHidden/>
          </w:rPr>
          <w:t>94</w:t>
        </w:r>
        <w:r>
          <w:rPr>
            <w:noProof/>
            <w:webHidden/>
          </w:rPr>
          <w:fldChar w:fldCharType="end"/>
        </w:r>
      </w:hyperlink>
    </w:p>
    <w:p w14:paraId="2F31B069" w14:textId="77777777" w:rsidR="008E7E56" w:rsidRPr="00652F87" w:rsidRDefault="008E7E56">
      <w:pPr>
        <w:pStyle w:val="3a"/>
        <w:rPr>
          <w:rFonts w:ascii="Calibri" w:eastAsia="Times New Roman" w:hAnsi="Calibri"/>
          <w:b w:val="0"/>
          <w:noProof/>
          <w:sz w:val="22"/>
          <w:szCs w:val="22"/>
          <w:lang w:val="en-US" w:eastAsia="en-US"/>
        </w:rPr>
      </w:pPr>
      <w:hyperlink w:anchor="_Toc329528772" w:history="1">
        <w:r w:rsidRPr="0086031E">
          <w:rPr>
            <w:rStyle w:val="aff6"/>
            <w:noProof/>
          </w:rPr>
          <w:t>11.4.4</w:t>
        </w:r>
        <w:r w:rsidRPr="00652F87">
          <w:rPr>
            <w:rFonts w:ascii="Calibri" w:eastAsia="Times New Roman" w:hAnsi="Calibri"/>
            <w:b w:val="0"/>
            <w:noProof/>
            <w:sz w:val="22"/>
            <w:szCs w:val="22"/>
            <w:lang w:val="en-US" w:eastAsia="en-US"/>
          </w:rPr>
          <w:tab/>
        </w:r>
        <w:r w:rsidRPr="0086031E">
          <w:rPr>
            <w:rStyle w:val="aff6"/>
            <w:noProof/>
          </w:rPr>
          <w:t>Prefix Increment Operator</w:t>
        </w:r>
        <w:r>
          <w:rPr>
            <w:noProof/>
            <w:webHidden/>
          </w:rPr>
          <w:tab/>
        </w:r>
        <w:r>
          <w:rPr>
            <w:noProof/>
            <w:webHidden/>
          </w:rPr>
          <w:fldChar w:fldCharType="begin"/>
        </w:r>
        <w:r>
          <w:rPr>
            <w:noProof/>
            <w:webHidden/>
          </w:rPr>
          <w:instrText xml:space="preserve"> PAGEREF _Toc329528772 \h </w:instrText>
        </w:r>
        <w:r>
          <w:rPr>
            <w:noProof/>
            <w:webHidden/>
          </w:rPr>
        </w:r>
        <w:r>
          <w:rPr>
            <w:noProof/>
            <w:webHidden/>
          </w:rPr>
          <w:fldChar w:fldCharType="separate"/>
        </w:r>
        <w:r>
          <w:rPr>
            <w:noProof/>
            <w:webHidden/>
          </w:rPr>
          <w:t>95</w:t>
        </w:r>
        <w:r>
          <w:rPr>
            <w:noProof/>
            <w:webHidden/>
          </w:rPr>
          <w:fldChar w:fldCharType="end"/>
        </w:r>
      </w:hyperlink>
    </w:p>
    <w:p w14:paraId="20497461" w14:textId="77777777" w:rsidR="008E7E56" w:rsidRPr="00652F87" w:rsidRDefault="008E7E56">
      <w:pPr>
        <w:pStyle w:val="3a"/>
        <w:rPr>
          <w:rFonts w:ascii="Calibri" w:eastAsia="Times New Roman" w:hAnsi="Calibri"/>
          <w:b w:val="0"/>
          <w:noProof/>
          <w:sz w:val="22"/>
          <w:szCs w:val="22"/>
          <w:lang w:val="en-US" w:eastAsia="en-US"/>
        </w:rPr>
      </w:pPr>
      <w:hyperlink w:anchor="_Toc329528773" w:history="1">
        <w:r w:rsidRPr="0086031E">
          <w:rPr>
            <w:rStyle w:val="aff6"/>
            <w:noProof/>
          </w:rPr>
          <w:t>11.4.5</w:t>
        </w:r>
        <w:r w:rsidRPr="00652F87">
          <w:rPr>
            <w:rFonts w:ascii="Calibri" w:eastAsia="Times New Roman" w:hAnsi="Calibri"/>
            <w:b w:val="0"/>
            <w:noProof/>
            <w:sz w:val="22"/>
            <w:szCs w:val="22"/>
            <w:lang w:val="en-US" w:eastAsia="en-US"/>
          </w:rPr>
          <w:tab/>
        </w:r>
        <w:r w:rsidRPr="0086031E">
          <w:rPr>
            <w:rStyle w:val="aff6"/>
            <w:noProof/>
          </w:rPr>
          <w:t>Prefix Decrement Operator</w:t>
        </w:r>
        <w:r>
          <w:rPr>
            <w:noProof/>
            <w:webHidden/>
          </w:rPr>
          <w:tab/>
        </w:r>
        <w:r>
          <w:rPr>
            <w:noProof/>
            <w:webHidden/>
          </w:rPr>
          <w:fldChar w:fldCharType="begin"/>
        </w:r>
        <w:r>
          <w:rPr>
            <w:noProof/>
            <w:webHidden/>
          </w:rPr>
          <w:instrText xml:space="preserve"> PAGEREF _Toc329528773 \h </w:instrText>
        </w:r>
        <w:r>
          <w:rPr>
            <w:noProof/>
            <w:webHidden/>
          </w:rPr>
        </w:r>
        <w:r>
          <w:rPr>
            <w:noProof/>
            <w:webHidden/>
          </w:rPr>
          <w:fldChar w:fldCharType="separate"/>
        </w:r>
        <w:r>
          <w:rPr>
            <w:noProof/>
            <w:webHidden/>
          </w:rPr>
          <w:t>95</w:t>
        </w:r>
        <w:r>
          <w:rPr>
            <w:noProof/>
            <w:webHidden/>
          </w:rPr>
          <w:fldChar w:fldCharType="end"/>
        </w:r>
      </w:hyperlink>
    </w:p>
    <w:p w14:paraId="3D02649C" w14:textId="77777777" w:rsidR="008E7E56" w:rsidRPr="00652F87" w:rsidRDefault="008E7E56">
      <w:pPr>
        <w:pStyle w:val="3a"/>
        <w:rPr>
          <w:rFonts w:ascii="Calibri" w:eastAsia="Times New Roman" w:hAnsi="Calibri"/>
          <w:b w:val="0"/>
          <w:noProof/>
          <w:sz w:val="22"/>
          <w:szCs w:val="22"/>
          <w:lang w:val="en-US" w:eastAsia="en-US"/>
        </w:rPr>
      </w:pPr>
      <w:hyperlink w:anchor="_Toc329528774" w:history="1">
        <w:r w:rsidRPr="0086031E">
          <w:rPr>
            <w:rStyle w:val="aff6"/>
            <w:noProof/>
          </w:rPr>
          <w:t>11.4.6</w:t>
        </w:r>
        <w:r w:rsidRPr="00652F87">
          <w:rPr>
            <w:rFonts w:ascii="Calibri" w:eastAsia="Times New Roman" w:hAnsi="Calibri"/>
            <w:b w:val="0"/>
            <w:noProof/>
            <w:sz w:val="22"/>
            <w:szCs w:val="22"/>
            <w:lang w:val="en-US" w:eastAsia="en-US"/>
          </w:rPr>
          <w:tab/>
        </w:r>
        <w:r w:rsidRPr="0086031E">
          <w:rPr>
            <w:rStyle w:val="aff6"/>
            <w:noProof/>
          </w:rPr>
          <w:t xml:space="preserve">Unary </w:t>
        </w:r>
        <w:r w:rsidRPr="0086031E">
          <w:rPr>
            <w:rStyle w:val="aff6"/>
            <w:rFonts w:ascii="Courier New" w:hAnsi="Courier New"/>
            <w:noProof/>
          </w:rPr>
          <w:t>+</w:t>
        </w:r>
        <w:r w:rsidRPr="0086031E">
          <w:rPr>
            <w:rStyle w:val="aff6"/>
            <w:noProof/>
          </w:rPr>
          <w:t xml:space="preserve"> Operator</w:t>
        </w:r>
        <w:r>
          <w:rPr>
            <w:noProof/>
            <w:webHidden/>
          </w:rPr>
          <w:tab/>
        </w:r>
        <w:r>
          <w:rPr>
            <w:noProof/>
            <w:webHidden/>
          </w:rPr>
          <w:fldChar w:fldCharType="begin"/>
        </w:r>
        <w:r>
          <w:rPr>
            <w:noProof/>
            <w:webHidden/>
          </w:rPr>
          <w:instrText xml:space="preserve"> PAGEREF _Toc329528774 \h </w:instrText>
        </w:r>
        <w:r>
          <w:rPr>
            <w:noProof/>
            <w:webHidden/>
          </w:rPr>
        </w:r>
        <w:r>
          <w:rPr>
            <w:noProof/>
            <w:webHidden/>
          </w:rPr>
          <w:fldChar w:fldCharType="separate"/>
        </w:r>
        <w:r>
          <w:rPr>
            <w:noProof/>
            <w:webHidden/>
          </w:rPr>
          <w:t>95</w:t>
        </w:r>
        <w:r>
          <w:rPr>
            <w:noProof/>
            <w:webHidden/>
          </w:rPr>
          <w:fldChar w:fldCharType="end"/>
        </w:r>
      </w:hyperlink>
    </w:p>
    <w:p w14:paraId="1FDA976E" w14:textId="77777777" w:rsidR="008E7E56" w:rsidRPr="00652F87" w:rsidRDefault="008E7E56">
      <w:pPr>
        <w:pStyle w:val="3a"/>
        <w:rPr>
          <w:rFonts w:ascii="Calibri" w:eastAsia="Times New Roman" w:hAnsi="Calibri"/>
          <w:b w:val="0"/>
          <w:noProof/>
          <w:sz w:val="22"/>
          <w:szCs w:val="22"/>
          <w:lang w:val="en-US" w:eastAsia="en-US"/>
        </w:rPr>
      </w:pPr>
      <w:hyperlink w:anchor="_Toc329528775" w:history="1">
        <w:r w:rsidRPr="0086031E">
          <w:rPr>
            <w:rStyle w:val="aff6"/>
            <w:noProof/>
          </w:rPr>
          <w:t>11.4.7</w:t>
        </w:r>
        <w:r w:rsidRPr="00652F87">
          <w:rPr>
            <w:rFonts w:ascii="Calibri" w:eastAsia="Times New Roman" w:hAnsi="Calibri"/>
            <w:b w:val="0"/>
            <w:noProof/>
            <w:sz w:val="22"/>
            <w:szCs w:val="22"/>
            <w:lang w:val="en-US" w:eastAsia="en-US"/>
          </w:rPr>
          <w:tab/>
        </w:r>
        <w:r w:rsidRPr="0086031E">
          <w:rPr>
            <w:rStyle w:val="aff6"/>
            <w:noProof/>
          </w:rPr>
          <w:t xml:space="preserve">Unary </w:t>
        </w:r>
        <w:r w:rsidRPr="0086031E">
          <w:rPr>
            <w:rStyle w:val="aff6"/>
            <w:rFonts w:ascii="Courier New" w:hAnsi="Courier New"/>
            <w:noProof/>
          </w:rPr>
          <w:t>-</w:t>
        </w:r>
        <w:r w:rsidRPr="0086031E">
          <w:rPr>
            <w:rStyle w:val="aff6"/>
            <w:noProof/>
          </w:rPr>
          <w:t xml:space="preserve"> Operator</w:t>
        </w:r>
        <w:r>
          <w:rPr>
            <w:noProof/>
            <w:webHidden/>
          </w:rPr>
          <w:tab/>
        </w:r>
        <w:r>
          <w:rPr>
            <w:noProof/>
            <w:webHidden/>
          </w:rPr>
          <w:fldChar w:fldCharType="begin"/>
        </w:r>
        <w:r>
          <w:rPr>
            <w:noProof/>
            <w:webHidden/>
          </w:rPr>
          <w:instrText xml:space="preserve"> PAGEREF _Toc329528775 \h </w:instrText>
        </w:r>
        <w:r>
          <w:rPr>
            <w:noProof/>
            <w:webHidden/>
          </w:rPr>
        </w:r>
        <w:r>
          <w:rPr>
            <w:noProof/>
            <w:webHidden/>
          </w:rPr>
          <w:fldChar w:fldCharType="separate"/>
        </w:r>
        <w:r>
          <w:rPr>
            <w:noProof/>
            <w:webHidden/>
          </w:rPr>
          <w:t>96</w:t>
        </w:r>
        <w:r>
          <w:rPr>
            <w:noProof/>
            <w:webHidden/>
          </w:rPr>
          <w:fldChar w:fldCharType="end"/>
        </w:r>
      </w:hyperlink>
    </w:p>
    <w:p w14:paraId="1FF019E0" w14:textId="77777777" w:rsidR="008E7E56" w:rsidRPr="00652F87" w:rsidRDefault="008E7E56">
      <w:pPr>
        <w:pStyle w:val="3a"/>
        <w:rPr>
          <w:rFonts w:ascii="Calibri" w:eastAsia="Times New Roman" w:hAnsi="Calibri"/>
          <w:b w:val="0"/>
          <w:noProof/>
          <w:sz w:val="22"/>
          <w:szCs w:val="22"/>
          <w:lang w:val="en-US" w:eastAsia="en-US"/>
        </w:rPr>
      </w:pPr>
      <w:hyperlink w:anchor="_Toc329528776" w:history="1">
        <w:r w:rsidRPr="0086031E">
          <w:rPr>
            <w:rStyle w:val="aff6"/>
            <w:noProof/>
          </w:rPr>
          <w:t>11.4.8</w:t>
        </w:r>
        <w:r w:rsidRPr="00652F87">
          <w:rPr>
            <w:rFonts w:ascii="Calibri" w:eastAsia="Times New Roman" w:hAnsi="Calibri"/>
            <w:b w:val="0"/>
            <w:noProof/>
            <w:sz w:val="22"/>
            <w:szCs w:val="22"/>
            <w:lang w:val="en-US" w:eastAsia="en-US"/>
          </w:rPr>
          <w:tab/>
        </w:r>
        <w:r w:rsidRPr="0086031E">
          <w:rPr>
            <w:rStyle w:val="aff6"/>
            <w:noProof/>
          </w:rPr>
          <w:t xml:space="preserve">Bitwise NOT Operator ( </w:t>
        </w:r>
        <w:r w:rsidRPr="0086031E">
          <w:rPr>
            <w:rStyle w:val="aff6"/>
            <w:rFonts w:ascii="Courier New" w:hAnsi="Courier New"/>
            <w:noProof/>
          </w:rPr>
          <w:t>~</w:t>
        </w:r>
        <w:r w:rsidRPr="0086031E">
          <w:rPr>
            <w:rStyle w:val="aff6"/>
            <w:noProof/>
          </w:rPr>
          <w:t xml:space="preserve"> )</w:t>
        </w:r>
        <w:r>
          <w:rPr>
            <w:noProof/>
            <w:webHidden/>
          </w:rPr>
          <w:tab/>
        </w:r>
        <w:r>
          <w:rPr>
            <w:noProof/>
            <w:webHidden/>
          </w:rPr>
          <w:fldChar w:fldCharType="begin"/>
        </w:r>
        <w:r>
          <w:rPr>
            <w:noProof/>
            <w:webHidden/>
          </w:rPr>
          <w:instrText xml:space="preserve"> PAGEREF _Toc329528776 \h </w:instrText>
        </w:r>
        <w:r>
          <w:rPr>
            <w:noProof/>
            <w:webHidden/>
          </w:rPr>
        </w:r>
        <w:r>
          <w:rPr>
            <w:noProof/>
            <w:webHidden/>
          </w:rPr>
          <w:fldChar w:fldCharType="separate"/>
        </w:r>
        <w:r>
          <w:rPr>
            <w:noProof/>
            <w:webHidden/>
          </w:rPr>
          <w:t>96</w:t>
        </w:r>
        <w:r>
          <w:rPr>
            <w:noProof/>
            <w:webHidden/>
          </w:rPr>
          <w:fldChar w:fldCharType="end"/>
        </w:r>
      </w:hyperlink>
    </w:p>
    <w:p w14:paraId="591D61B8" w14:textId="77777777" w:rsidR="008E7E56" w:rsidRPr="00652F87" w:rsidRDefault="008E7E56">
      <w:pPr>
        <w:pStyle w:val="3a"/>
        <w:rPr>
          <w:rFonts w:ascii="Calibri" w:eastAsia="Times New Roman" w:hAnsi="Calibri"/>
          <w:b w:val="0"/>
          <w:noProof/>
          <w:sz w:val="22"/>
          <w:szCs w:val="22"/>
          <w:lang w:val="en-US" w:eastAsia="en-US"/>
        </w:rPr>
      </w:pPr>
      <w:hyperlink w:anchor="_Toc329528777" w:history="1">
        <w:r w:rsidRPr="0086031E">
          <w:rPr>
            <w:rStyle w:val="aff6"/>
            <w:noProof/>
          </w:rPr>
          <w:t>11.4.9</w:t>
        </w:r>
        <w:r w:rsidRPr="00652F87">
          <w:rPr>
            <w:rFonts w:ascii="Calibri" w:eastAsia="Times New Roman" w:hAnsi="Calibri"/>
            <w:b w:val="0"/>
            <w:noProof/>
            <w:sz w:val="22"/>
            <w:szCs w:val="22"/>
            <w:lang w:val="en-US" w:eastAsia="en-US"/>
          </w:rPr>
          <w:tab/>
        </w:r>
        <w:r w:rsidRPr="0086031E">
          <w:rPr>
            <w:rStyle w:val="aff6"/>
            <w:noProof/>
          </w:rPr>
          <w:t xml:space="preserve">Logical NOT Operator ( </w:t>
        </w:r>
        <w:r w:rsidRPr="0086031E">
          <w:rPr>
            <w:rStyle w:val="aff6"/>
            <w:rFonts w:ascii="Courier New" w:hAnsi="Courier New"/>
            <w:noProof/>
          </w:rPr>
          <w:t>!</w:t>
        </w:r>
        <w:r w:rsidRPr="0086031E">
          <w:rPr>
            <w:rStyle w:val="aff6"/>
            <w:noProof/>
          </w:rPr>
          <w:t xml:space="preserve"> )</w:t>
        </w:r>
        <w:r>
          <w:rPr>
            <w:noProof/>
            <w:webHidden/>
          </w:rPr>
          <w:tab/>
        </w:r>
        <w:r>
          <w:rPr>
            <w:noProof/>
            <w:webHidden/>
          </w:rPr>
          <w:fldChar w:fldCharType="begin"/>
        </w:r>
        <w:r>
          <w:rPr>
            <w:noProof/>
            <w:webHidden/>
          </w:rPr>
          <w:instrText xml:space="preserve"> PAGEREF _Toc329528777 \h </w:instrText>
        </w:r>
        <w:r>
          <w:rPr>
            <w:noProof/>
            <w:webHidden/>
          </w:rPr>
        </w:r>
        <w:r>
          <w:rPr>
            <w:noProof/>
            <w:webHidden/>
          </w:rPr>
          <w:fldChar w:fldCharType="separate"/>
        </w:r>
        <w:r>
          <w:rPr>
            <w:noProof/>
            <w:webHidden/>
          </w:rPr>
          <w:t>96</w:t>
        </w:r>
        <w:r>
          <w:rPr>
            <w:noProof/>
            <w:webHidden/>
          </w:rPr>
          <w:fldChar w:fldCharType="end"/>
        </w:r>
      </w:hyperlink>
    </w:p>
    <w:p w14:paraId="573AA449" w14:textId="77777777" w:rsidR="008E7E56" w:rsidRPr="00652F87" w:rsidRDefault="008E7E56">
      <w:pPr>
        <w:pStyle w:val="2b"/>
        <w:rPr>
          <w:rFonts w:ascii="Calibri" w:eastAsia="Times New Roman" w:hAnsi="Calibri"/>
          <w:b w:val="0"/>
          <w:noProof/>
          <w:sz w:val="22"/>
          <w:szCs w:val="22"/>
          <w:lang w:val="en-US" w:eastAsia="en-US"/>
        </w:rPr>
      </w:pPr>
      <w:hyperlink w:anchor="_Toc329528778" w:history="1">
        <w:r w:rsidRPr="0086031E">
          <w:rPr>
            <w:rStyle w:val="aff6"/>
            <w:noProof/>
          </w:rPr>
          <w:t>11.5</w:t>
        </w:r>
        <w:r w:rsidRPr="00652F87">
          <w:rPr>
            <w:rFonts w:ascii="Calibri" w:eastAsia="Times New Roman" w:hAnsi="Calibri"/>
            <w:b w:val="0"/>
            <w:noProof/>
            <w:sz w:val="22"/>
            <w:szCs w:val="22"/>
            <w:lang w:val="en-US" w:eastAsia="en-US"/>
          </w:rPr>
          <w:tab/>
        </w:r>
        <w:r w:rsidRPr="0086031E">
          <w:rPr>
            <w:rStyle w:val="aff6"/>
            <w:noProof/>
          </w:rPr>
          <w:t>Multiplicative Operators</w:t>
        </w:r>
        <w:r>
          <w:rPr>
            <w:noProof/>
            <w:webHidden/>
          </w:rPr>
          <w:tab/>
        </w:r>
        <w:r>
          <w:rPr>
            <w:noProof/>
            <w:webHidden/>
          </w:rPr>
          <w:fldChar w:fldCharType="begin"/>
        </w:r>
        <w:r>
          <w:rPr>
            <w:noProof/>
            <w:webHidden/>
          </w:rPr>
          <w:instrText xml:space="preserve"> PAGEREF _Toc329528778 \h </w:instrText>
        </w:r>
        <w:r>
          <w:rPr>
            <w:noProof/>
            <w:webHidden/>
          </w:rPr>
        </w:r>
        <w:r>
          <w:rPr>
            <w:noProof/>
            <w:webHidden/>
          </w:rPr>
          <w:fldChar w:fldCharType="separate"/>
        </w:r>
        <w:r>
          <w:rPr>
            <w:noProof/>
            <w:webHidden/>
          </w:rPr>
          <w:t>96</w:t>
        </w:r>
        <w:r>
          <w:rPr>
            <w:noProof/>
            <w:webHidden/>
          </w:rPr>
          <w:fldChar w:fldCharType="end"/>
        </w:r>
      </w:hyperlink>
    </w:p>
    <w:p w14:paraId="7FBD798E" w14:textId="77777777" w:rsidR="008E7E56" w:rsidRPr="00652F87" w:rsidRDefault="008E7E56">
      <w:pPr>
        <w:pStyle w:val="3a"/>
        <w:rPr>
          <w:rFonts w:ascii="Calibri" w:eastAsia="Times New Roman" w:hAnsi="Calibri"/>
          <w:b w:val="0"/>
          <w:noProof/>
          <w:sz w:val="22"/>
          <w:szCs w:val="22"/>
          <w:lang w:val="en-US" w:eastAsia="en-US"/>
        </w:rPr>
      </w:pPr>
      <w:hyperlink w:anchor="_Toc329528779" w:history="1">
        <w:r w:rsidRPr="0086031E">
          <w:rPr>
            <w:rStyle w:val="aff6"/>
            <w:noProof/>
          </w:rPr>
          <w:t>11.5.1</w:t>
        </w:r>
        <w:r w:rsidRPr="00652F87">
          <w:rPr>
            <w:rFonts w:ascii="Calibri" w:eastAsia="Times New Roman" w:hAnsi="Calibri"/>
            <w:b w:val="0"/>
            <w:noProof/>
            <w:sz w:val="22"/>
            <w:szCs w:val="22"/>
            <w:lang w:val="en-US" w:eastAsia="en-US"/>
          </w:rPr>
          <w:tab/>
        </w:r>
        <w:r w:rsidRPr="0086031E">
          <w:rPr>
            <w:rStyle w:val="aff6"/>
            <w:noProof/>
          </w:rPr>
          <w:t xml:space="preserve">Applying the </w:t>
        </w:r>
        <w:r w:rsidRPr="0086031E">
          <w:rPr>
            <w:rStyle w:val="aff6"/>
            <w:rFonts w:ascii="Courier New" w:hAnsi="Courier New"/>
            <w:noProof/>
          </w:rPr>
          <w:t>*</w:t>
        </w:r>
        <w:r w:rsidRPr="0086031E">
          <w:rPr>
            <w:rStyle w:val="aff6"/>
            <w:noProof/>
          </w:rPr>
          <w:t xml:space="preserve"> Operator</w:t>
        </w:r>
        <w:r>
          <w:rPr>
            <w:noProof/>
            <w:webHidden/>
          </w:rPr>
          <w:tab/>
        </w:r>
        <w:r>
          <w:rPr>
            <w:noProof/>
            <w:webHidden/>
          </w:rPr>
          <w:fldChar w:fldCharType="begin"/>
        </w:r>
        <w:r>
          <w:rPr>
            <w:noProof/>
            <w:webHidden/>
          </w:rPr>
          <w:instrText xml:space="preserve"> PAGEREF _Toc329528779 \h </w:instrText>
        </w:r>
        <w:r>
          <w:rPr>
            <w:noProof/>
            <w:webHidden/>
          </w:rPr>
        </w:r>
        <w:r>
          <w:rPr>
            <w:noProof/>
            <w:webHidden/>
          </w:rPr>
          <w:fldChar w:fldCharType="separate"/>
        </w:r>
        <w:r>
          <w:rPr>
            <w:noProof/>
            <w:webHidden/>
          </w:rPr>
          <w:t>97</w:t>
        </w:r>
        <w:r>
          <w:rPr>
            <w:noProof/>
            <w:webHidden/>
          </w:rPr>
          <w:fldChar w:fldCharType="end"/>
        </w:r>
      </w:hyperlink>
    </w:p>
    <w:p w14:paraId="22ED3227" w14:textId="77777777" w:rsidR="008E7E56" w:rsidRPr="00652F87" w:rsidRDefault="008E7E56">
      <w:pPr>
        <w:pStyle w:val="3a"/>
        <w:rPr>
          <w:rFonts w:ascii="Calibri" w:eastAsia="Times New Roman" w:hAnsi="Calibri"/>
          <w:b w:val="0"/>
          <w:noProof/>
          <w:sz w:val="22"/>
          <w:szCs w:val="22"/>
          <w:lang w:val="en-US" w:eastAsia="en-US"/>
        </w:rPr>
      </w:pPr>
      <w:hyperlink w:anchor="_Toc329528780" w:history="1">
        <w:r w:rsidRPr="0086031E">
          <w:rPr>
            <w:rStyle w:val="aff6"/>
            <w:noProof/>
          </w:rPr>
          <w:t>11.5.2</w:t>
        </w:r>
        <w:r w:rsidRPr="00652F87">
          <w:rPr>
            <w:rFonts w:ascii="Calibri" w:eastAsia="Times New Roman" w:hAnsi="Calibri"/>
            <w:b w:val="0"/>
            <w:noProof/>
            <w:sz w:val="22"/>
            <w:szCs w:val="22"/>
            <w:lang w:val="en-US" w:eastAsia="en-US"/>
          </w:rPr>
          <w:tab/>
        </w:r>
        <w:r w:rsidRPr="0086031E">
          <w:rPr>
            <w:rStyle w:val="aff6"/>
            <w:noProof/>
          </w:rPr>
          <w:t xml:space="preserve">Applying the </w:t>
        </w:r>
        <w:r w:rsidRPr="0086031E">
          <w:rPr>
            <w:rStyle w:val="aff6"/>
            <w:rFonts w:ascii="Courier New" w:hAnsi="Courier New"/>
            <w:noProof/>
          </w:rPr>
          <w:t>/</w:t>
        </w:r>
        <w:r w:rsidRPr="0086031E">
          <w:rPr>
            <w:rStyle w:val="aff6"/>
            <w:noProof/>
          </w:rPr>
          <w:t xml:space="preserve"> Operator</w:t>
        </w:r>
        <w:r>
          <w:rPr>
            <w:noProof/>
            <w:webHidden/>
          </w:rPr>
          <w:tab/>
        </w:r>
        <w:r>
          <w:rPr>
            <w:noProof/>
            <w:webHidden/>
          </w:rPr>
          <w:fldChar w:fldCharType="begin"/>
        </w:r>
        <w:r>
          <w:rPr>
            <w:noProof/>
            <w:webHidden/>
          </w:rPr>
          <w:instrText xml:space="preserve"> PAGEREF _Toc329528780 \h </w:instrText>
        </w:r>
        <w:r>
          <w:rPr>
            <w:noProof/>
            <w:webHidden/>
          </w:rPr>
        </w:r>
        <w:r>
          <w:rPr>
            <w:noProof/>
            <w:webHidden/>
          </w:rPr>
          <w:fldChar w:fldCharType="separate"/>
        </w:r>
        <w:r>
          <w:rPr>
            <w:noProof/>
            <w:webHidden/>
          </w:rPr>
          <w:t>97</w:t>
        </w:r>
        <w:r>
          <w:rPr>
            <w:noProof/>
            <w:webHidden/>
          </w:rPr>
          <w:fldChar w:fldCharType="end"/>
        </w:r>
      </w:hyperlink>
    </w:p>
    <w:p w14:paraId="00A9B57F" w14:textId="77777777" w:rsidR="008E7E56" w:rsidRPr="00652F87" w:rsidRDefault="008E7E56">
      <w:pPr>
        <w:pStyle w:val="3a"/>
        <w:rPr>
          <w:rFonts w:ascii="Calibri" w:eastAsia="Times New Roman" w:hAnsi="Calibri"/>
          <w:b w:val="0"/>
          <w:noProof/>
          <w:sz w:val="22"/>
          <w:szCs w:val="22"/>
          <w:lang w:val="en-US" w:eastAsia="en-US"/>
        </w:rPr>
      </w:pPr>
      <w:hyperlink w:anchor="_Toc329528781" w:history="1">
        <w:r w:rsidRPr="0086031E">
          <w:rPr>
            <w:rStyle w:val="aff6"/>
            <w:noProof/>
          </w:rPr>
          <w:t>11.5.3</w:t>
        </w:r>
        <w:r w:rsidRPr="00652F87">
          <w:rPr>
            <w:rFonts w:ascii="Calibri" w:eastAsia="Times New Roman" w:hAnsi="Calibri"/>
            <w:b w:val="0"/>
            <w:noProof/>
            <w:sz w:val="22"/>
            <w:szCs w:val="22"/>
            <w:lang w:val="en-US" w:eastAsia="en-US"/>
          </w:rPr>
          <w:tab/>
        </w:r>
        <w:r w:rsidRPr="0086031E">
          <w:rPr>
            <w:rStyle w:val="aff6"/>
            <w:noProof/>
          </w:rPr>
          <w:t xml:space="preserve">Applying the </w:t>
        </w:r>
        <w:r w:rsidRPr="0086031E">
          <w:rPr>
            <w:rStyle w:val="aff6"/>
            <w:rFonts w:ascii="Courier New" w:hAnsi="Courier New"/>
            <w:noProof/>
          </w:rPr>
          <w:t>%</w:t>
        </w:r>
        <w:r w:rsidRPr="0086031E">
          <w:rPr>
            <w:rStyle w:val="aff6"/>
            <w:noProof/>
          </w:rPr>
          <w:t xml:space="preserve"> Operator</w:t>
        </w:r>
        <w:r>
          <w:rPr>
            <w:noProof/>
            <w:webHidden/>
          </w:rPr>
          <w:tab/>
        </w:r>
        <w:r>
          <w:rPr>
            <w:noProof/>
            <w:webHidden/>
          </w:rPr>
          <w:fldChar w:fldCharType="begin"/>
        </w:r>
        <w:r>
          <w:rPr>
            <w:noProof/>
            <w:webHidden/>
          </w:rPr>
          <w:instrText xml:space="preserve"> PAGEREF _Toc329528781 \h </w:instrText>
        </w:r>
        <w:r>
          <w:rPr>
            <w:noProof/>
            <w:webHidden/>
          </w:rPr>
        </w:r>
        <w:r>
          <w:rPr>
            <w:noProof/>
            <w:webHidden/>
          </w:rPr>
          <w:fldChar w:fldCharType="separate"/>
        </w:r>
        <w:r>
          <w:rPr>
            <w:noProof/>
            <w:webHidden/>
          </w:rPr>
          <w:t>98</w:t>
        </w:r>
        <w:r>
          <w:rPr>
            <w:noProof/>
            <w:webHidden/>
          </w:rPr>
          <w:fldChar w:fldCharType="end"/>
        </w:r>
      </w:hyperlink>
    </w:p>
    <w:p w14:paraId="09A48CE0" w14:textId="77777777" w:rsidR="008E7E56" w:rsidRPr="00652F87" w:rsidRDefault="008E7E56">
      <w:pPr>
        <w:pStyle w:val="2b"/>
        <w:rPr>
          <w:rFonts w:ascii="Calibri" w:eastAsia="Times New Roman" w:hAnsi="Calibri"/>
          <w:b w:val="0"/>
          <w:noProof/>
          <w:sz w:val="22"/>
          <w:szCs w:val="22"/>
          <w:lang w:val="en-US" w:eastAsia="en-US"/>
        </w:rPr>
      </w:pPr>
      <w:hyperlink w:anchor="_Toc329528782" w:history="1">
        <w:r w:rsidRPr="0086031E">
          <w:rPr>
            <w:rStyle w:val="aff6"/>
            <w:noProof/>
          </w:rPr>
          <w:t>11.6</w:t>
        </w:r>
        <w:r w:rsidRPr="00652F87">
          <w:rPr>
            <w:rFonts w:ascii="Calibri" w:eastAsia="Times New Roman" w:hAnsi="Calibri"/>
            <w:b w:val="0"/>
            <w:noProof/>
            <w:sz w:val="22"/>
            <w:szCs w:val="22"/>
            <w:lang w:val="en-US" w:eastAsia="en-US"/>
          </w:rPr>
          <w:tab/>
        </w:r>
        <w:r w:rsidRPr="0086031E">
          <w:rPr>
            <w:rStyle w:val="aff6"/>
            <w:noProof/>
          </w:rPr>
          <w:t>Additive Operators</w:t>
        </w:r>
        <w:r>
          <w:rPr>
            <w:noProof/>
            <w:webHidden/>
          </w:rPr>
          <w:tab/>
        </w:r>
        <w:r>
          <w:rPr>
            <w:noProof/>
            <w:webHidden/>
          </w:rPr>
          <w:fldChar w:fldCharType="begin"/>
        </w:r>
        <w:r>
          <w:rPr>
            <w:noProof/>
            <w:webHidden/>
          </w:rPr>
          <w:instrText xml:space="preserve"> PAGEREF _Toc329528782 \h </w:instrText>
        </w:r>
        <w:r>
          <w:rPr>
            <w:noProof/>
            <w:webHidden/>
          </w:rPr>
        </w:r>
        <w:r>
          <w:rPr>
            <w:noProof/>
            <w:webHidden/>
          </w:rPr>
          <w:fldChar w:fldCharType="separate"/>
        </w:r>
        <w:r>
          <w:rPr>
            <w:noProof/>
            <w:webHidden/>
          </w:rPr>
          <w:t>98</w:t>
        </w:r>
        <w:r>
          <w:rPr>
            <w:noProof/>
            <w:webHidden/>
          </w:rPr>
          <w:fldChar w:fldCharType="end"/>
        </w:r>
      </w:hyperlink>
    </w:p>
    <w:p w14:paraId="08BD28A6" w14:textId="77777777" w:rsidR="008E7E56" w:rsidRPr="00652F87" w:rsidRDefault="008E7E56">
      <w:pPr>
        <w:pStyle w:val="3a"/>
        <w:rPr>
          <w:rFonts w:ascii="Calibri" w:eastAsia="Times New Roman" w:hAnsi="Calibri"/>
          <w:b w:val="0"/>
          <w:noProof/>
          <w:sz w:val="22"/>
          <w:szCs w:val="22"/>
          <w:lang w:val="en-US" w:eastAsia="en-US"/>
        </w:rPr>
      </w:pPr>
      <w:hyperlink w:anchor="_Toc329528783" w:history="1">
        <w:r w:rsidRPr="0086031E">
          <w:rPr>
            <w:rStyle w:val="aff6"/>
            <w:noProof/>
          </w:rPr>
          <w:t>11.6.1</w:t>
        </w:r>
        <w:r w:rsidRPr="00652F87">
          <w:rPr>
            <w:rFonts w:ascii="Calibri" w:eastAsia="Times New Roman" w:hAnsi="Calibri"/>
            <w:b w:val="0"/>
            <w:noProof/>
            <w:sz w:val="22"/>
            <w:szCs w:val="22"/>
            <w:lang w:val="en-US" w:eastAsia="en-US"/>
          </w:rPr>
          <w:tab/>
        </w:r>
        <w:r w:rsidRPr="0086031E">
          <w:rPr>
            <w:rStyle w:val="aff6"/>
            <w:noProof/>
          </w:rPr>
          <w:t xml:space="preserve">The Addition operator ( </w:t>
        </w:r>
        <w:r w:rsidRPr="0086031E">
          <w:rPr>
            <w:rStyle w:val="aff6"/>
            <w:rFonts w:ascii="Courier New" w:hAnsi="Courier New"/>
            <w:noProof/>
          </w:rPr>
          <w:t>+</w:t>
        </w:r>
        <w:r w:rsidRPr="0086031E">
          <w:rPr>
            <w:rStyle w:val="aff6"/>
            <w:noProof/>
          </w:rPr>
          <w:t xml:space="preserve"> )</w:t>
        </w:r>
        <w:r>
          <w:rPr>
            <w:noProof/>
            <w:webHidden/>
          </w:rPr>
          <w:tab/>
        </w:r>
        <w:r>
          <w:rPr>
            <w:noProof/>
            <w:webHidden/>
          </w:rPr>
          <w:fldChar w:fldCharType="begin"/>
        </w:r>
        <w:r>
          <w:rPr>
            <w:noProof/>
            <w:webHidden/>
          </w:rPr>
          <w:instrText xml:space="preserve"> PAGEREF _Toc329528783 \h </w:instrText>
        </w:r>
        <w:r>
          <w:rPr>
            <w:noProof/>
            <w:webHidden/>
          </w:rPr>
        </w:r>
        <w:r>
          <w:rPr>
            <w:noProof/>
            <w:webHidden/>
          </w:rPr>
          <w:fldChar w:fldCharType="separate"/>
        </w:r>
        <w:r>
          <w:rPr>
            <w:noProof/>
            <w:webHidden/>
          </w:rPr>
          <w:t>98</w:t>
        </w:r>
        <w:r>
          <w:rPr>
            <w:noProof/>
            <w:webHidden/>
          </w:rPr>
          <w:fldChar w:fldCharType="end"/>
        </w:r>
      </w:hyperlink>
    </w:p>
    <w:p w14:paraId="5BCD1AEB" w14:textId="77777777" w:rsidR="008E7E56" w:rsidRPr="00652F87" w:rsidRDefault="008E7E56">
      <w:pPr>
        <w:pStyle w:val="3a"/>
        <w:rPr>
          <w:rFonts w:ascii="Calibri" w:eastAsia="Times New Roman" w:hAnsi="Calibri"/>
          <w:b w:val="0"/>
          <w:noProof/>
          <w:sz w:val="22"/>
          <w:szCs w:val="22"/>
          <w:lang w:val="en-US" w:eastAsia="en-US"/>
        </w:rPr>
      </w:pPr>
      <w:hyperlink w:anchor="_Toc329528784" w:history="1">
        <w:r w:rsidRPr="0086031E">
          <w:rPr>
            <w:rStyle w:val="aff6"/>
            <w:noProof/>
          </w:rPr>
          <w:t>11.6.2</w:t>
        </w:r>
        <w:r w:rsidRPr="00652F87">
          <w:rPr>
            <w:rFonts w:ascii="Calibri" w:eastAsia="Times New Roman" w:hAnsi="Calibri"/>
            <w:b w:val="0"/>
            <w:noProof/>
            <w:sz w:val="22"/>
            <w:szCs w:val="22"/>
            <w:lang w:val="en-US" w:eastAsia="en-US"/>
          </w:rPr>
          <w:tab/>
        </w:r>
        <w:r w:rsidRPr="0086031E">
          <w:rPr>
            <w:rStyle w:val="aff6"/>
            <w:noProof/>
          </w:rPr>
          <w:t xml:space="preserve">The Subtraction Operator ( </w:t>
        </w:r>
        <w:r w:rsidRPr="0086031E">
          <w:rPr>
            <w:rStyle w:val="aff6"/>
            <w:rFonts w:ascii="Courier New" w:hAnsi="Courier New"/>
            <w:noProof/>
          </w:rPr>
          <w:t>-</w:t>
        </w:r>
        <w:r w:rsidRPr="0086031E">
          <w:rPr>
            <w:rStyle w:val="aff6"/>
            <w:noProof/>
          </w:rPr>
          <w:t xml:space="preserve"> )</w:t>
        </w:r>
        <w:r>
          <w:rPr>
            <w:noProof/>
            <w:webHidden/>
          </w:rPr>
          <w:tab/>
        </w:r>
        <w:r>
          <w:rPr>
            <w:noProof/>
            <w:webHidden/>
          </w:rPr>
          <w:fldChar w:fldCharType="begin"/>
        </w:r>
        <w:r>
          <w:rPr>
            <w:noProof/>
            <w:webHidden/>
          </w:rPr>
          <w:instrText xml:space="preserve"> PAGEREF _Toc329528784 \h </w:instrText>
        </w:r>
        <w:r>
          <w:rPr>
            <w:noProof/>
            <w:webHidden/>
          </w:rPr>
        </w:r>
        <w:r>
          <w:rPr>
            <w:noProof/>
            <w:webHidden/>
          </w:rPr>
          <w:fldChar w:fldCharType="separate"/>
        </w:r>
        <w:r>
          <w:rPr>
            <w:noProof/>
            <w:webHidden/>
          </w:rPr>
          <w:t>99</w:t>
        </w:r>
        <w:r>
          <w:rPr>
            <w:noProof/>
            <w:webHidden/>
          </w:rPr>
          <w:fldChar w:fldCharType="end"/>
        </w:r>
      </w:hyperlink>
    </w:p>
    <w:p w14:paraId="668E8AD0" w14:textId="77777777" w:rsidR="008E7E56" w:rsidRPr="00652F87" w:rsidRDefault="008E7E56">
      <w:pPr>
        <w:pStyle w:val="3a"/>
        <w:rPr>
          <w:rFonts w:ascii="Calibri" w:eastAsia="Times New Roman" w:hAnsi="Calibri"/>
          <w:b w:val="0"/>
          <w:noProof/>
          <w:sz w:val="22"/>
          <w:szCs w:val="22"/>
          <w:lang w:val="en-US" w:eastAsia="en-US"/>
        </w:rPr>
      </w:pPr>
      <w:hyperlink w:anchor="_Toc329528785" w:history="1">
        <w:r w:rsidRPr="0086031E">
          <w:rPr>
            <w:rStyle w:val="aff6"/>
            <w:noProof/>
          </w:rPr>
          <w:t>11.6.3</w:t>
        </w:r>
        <w:r w:rsidRPr="00652F87">
          <w:rPr>
            <w:rFonts w:ascii="Calibri" w:eastAsia="Times New Roman" w:hAnsi="Calibri"/>
            <w:b w:val="0"/>
            <w:noProof/>
            <w:sz w:val="22"/>
            <w:szCs w:val="22"/>
            <w:lang w:val="en-US" w:eastAsia="en-US"/>
          </w:rPr>
          <w:tab/>
        </w:r>
        <w:r w:rsidRPr="0086031E">
          <w:rPr>
            <w:rStyle w:val="aff6"/>
            <w:noProof/>
          </w:rPr>
          <w:t>Applying the Additive Operators to Numbers</w:t>
        </w:r>
        <w:r>
          <w:rPr>
            <w:noProof/>
            <w:webHidden/>
          </w:rPr>
          <w:tab/>
        </w:r>
        <w:r>
          <w:rPr>
            <w:noProof/>
            <w:webHidden/>
          </w:rPr>
          <w:fldChar w:fldCharType="begin"/>
        </w:r>
        <w:r>
          <w:rPr>
            <w:noProof/>
            <w:webHidden/>
          </w:rPr>
          <w:instrText xml:space="preserve"> PAGEREF _Toc329528785 \h </w:instrText>
        </w:r>
        <w:r>
          <w:rPr>
            <w:noProof/>
            <w:webHidden/>
          </w:rPr>
        </w:r>
        <w:r>
          <w:rPr>
            <w:noProof/>
            <w:webHidden/>
          </w:rPr>
          <w:fldChar w:fldCharType="separate"/>
        </w:r>
        <w:r>
          <w:rPr>
            <w:noProof/>
            <w:webHidden/>
          </w:rPr>
          <w:t>99</w:t>
        </w:r>
        <w:r>
          <w:rPr>
            <w:noProof/>
            <w:webHidden/>
          </w:rPr>
          <w:fldChar w:fldCharType="end"/>
        </w:r>
      </w:hyperlink>
    </w:p>
    <w:p w14:paraId="05704334" w14:textId="77777777" w:rsidR="008E7E56" w:rsidRPr="00652F87" w:rsidRDefault="008E7E56">
      <w:pPr>
        <w:pStyle w:val="2b"/>
        <w:rPr>
          <w:rFonts w:ascii="Calibri" w:eastAsia="Times New Roman" w:hAnsi="Calibri"/>
          <w:b w:val="0"/>
          <w:noProof/>
          <w:sz w:val="22"/>
          <w:szCs w:val="22"/>
          <w:lang w:val="en-US" w:eastAsia="en-US"/>
        </w:rPr>
      </w:pPr>
      <w:hyperlink w:anchor="_Toc329528786" w:history="1">
        <w:r w:rsidRPr="0086031E">
          <w:rPr>
            <w:rStyle w:val="aff6"/>
            <w:noProof/>
          </w:rPr>
          <w:t>11.7</w:t>
        </w:r>
        <w:r w:rsidRPr="00652F87">
          <w:rPr>
            <w:rFonts w:ascii="Calibri" w:eastAsia="Times New Roman" w:hAnsi="Calibri"/>
            <w:b w:val="0"/>
            <w:noProof/>
            <w:sz w:val="22"/>
            <w:szCs w:val="22"/>
            <w:lang w:val="en-US" w:eastAsia="en-US"/>
          </w:rPr>
          <w:tab/>
        </w:r>
        <w:r w:rsidRPr="0086031E">
          <w:rPr>
            <w:rStyle w:val="aff6"/>
            <w:noProof/>
          </w:rPr>
          <w:t>Bitwise Shift Operators</w:t>
        </w:r>
        <w:r>
          <w:rPr>
            <w:noProof/>
            <w:webHidden/>
          </w:rPr>
          <w:tab/>
        </w:r>
        <w:r>
          <w:rPr>
            <w:noProof/>
            <w:webHidden/>
          </w:rPr>
          <w:fldChar w:fldCharType="begin"/>
        </w:r>
        <w:r>
          <w:rPr>
            <w:noProof/>
            <w:webHidden/>
          </w:rPr>
          <w:instrText xml:space="preserve"> PAGEREF _Toc329528786 \h </w:instrText>
        </w:r>
        <w:r>
          <w:rPr>
            <w:noProof/>
            <w:webHidden/>
          </w:rPr>
        </w:r>
        <w:r>
          <w:rPr>
            <w:noProof/>
            <w:webHidden/>
          </w:rPr>
          <w:fldChar w:fldCharType="separate"/>
        </w:r>
        <w:r>
          <w:rPr>
            <w:noProof/>
            <w:webHidden/>
          </w:rPr>
          <w:t>100</w:t>
        </w:r>
        <w:r>
          <w:rPr>
            <w:noProof/>
            <w:webHidden/>
          </w:rPr>
          <w:fldChar w:fldCharType="end"/>
        </w:r>
      </w:hyperlink>
    </w:p>
    <w:p w14:paraId="3ECEDC1C" w14:textId="77777777" w:rsidR="008E7E56" w:rsidRPr="00652F87" w:rsidRDefault="008E7E56">
      <w:pPr>
        <w:pStyle w:val="3a"/>
        <w:rPr>
          <w:rFonts w:ascii="Calibri" w:eastAsia="Times New Roman" w:hAnsi="Calibri"/>
          <w:b w:val="0"/>
          <w:noProof/>
          <w:sz w:val="22"/>
          <w:szCs w:val="22"/>
          <w:lang w:val="en-US" w:eastAsia="en-US"/>
        </w:rPr>
      </w:pPr>
      <w:hyperlink w:anchor="_Toc329528787" w:history="1">
        <w:r w:rsidRPr="0086031E">
          <w:rPr>
            <w:rStyle w:val="aff6"/>
            <w:noProof/>
          </w:rPr>
          <w:t>11.7.1</w:t>
        </w:r>
        <w:r w:rsidRPr="00652F87">
          <w:rPr>
            <w:rFonts w:ascii="Calibri" w:eastAsia="Times New Roman" w:hAnsi="Calibri"/>
            <w:b w:val="0"/>
            <w:noProof/>
            <w:sz w:val="22"/>
            <w:szCs w:val="22"/>
            <w:lang w:val="en-US" w:eastAsia="en-US"/>
          </w:rPr>
          <w:tab/>
        </w:r>
        <w:r w:rsidRPr="0086031E">
          <w:rPr>
            <w:rStyle w:val="aff6"/>
            <w:noProof/>
          </w:rPr>
          <w:t xml:space="preserve">The Left Shift Operator ( </w:t>
        </w:r>
        <w:r w:rsidRPr="0086031E">
          <w:rPr>
            <w:rStyle w:val="aff6"/>
            <w:rFonts w:ascii="Courier New" w:hAnsi="Courier New"/>
            <w:noProof/>
          </w:rPr>
          <w:t>&lt;&lt;</w:t>
        </w:r>
        <w:r w:rsidRPr="0086031E">
          <w:rPr>
            <w:rStyle w:val="aff6"/>
            <w:noProof/>
          </w:rPr>
          <w:t xml:space="preserve"> )</w:t>
        </w:r>
        <w:r>
          <w:rPr>
            <w:noProof/>
            <w:webHidden/>
          </w:rPr>
          <w:tab/>
        </w:r>
        <w:r>
          <w:rPr>
            <w:noProof/>
            <w:webHidden/>
          </w:rPr>
          <w:fldChar w:fldCharType="begin"/>
        </w:r>
        <w:r>
          <w:rPr>
            <w:noProof/>
            <w:webHidden/>
          </w:rPr>
          <w:instrText xml:space="preserve"> PAGEREF _Toc329528787 \h </w:instrText>
        </w:r>
        <w:r>
          <w:rPr>
            <w:noProof/>
            <w:webHidden/>
          </w:rPr>
        </w:r>
        <w:r>
          <w:rPr>
            <w:noProof/>
            <w:webHidden/>
          </w:rPr>
          <w:fldChar w:fldCharType="separate"/>
        </w:r>
        <w:r>
          <w:rPr>
            <w:noProof/>
            <w:webHidden/>
          </w:rPr>
          <w:t>100</w:t>
        </w:r>
        <w:r>
          <w:rPr>
            <w:noProof/>
            <w:webHidden/>
          </w:rPr>
          <w:fldChar w:fldCharType="end"/>
        </w:r>
      </w:hyperlink>
    </w:p>
    <w:p w14:paraId="20DEFD2F" w14:textId="77777777" w:rsidR="008E7E56" w:rsidRPr="00652F87" w:rsidRDefault="008E7E56">
      <w:pPr>
        <w:pStyle w:val="3a"/>
        <w:rPr>
          <w:rFonts w:ascii="Calibri" w:eastAsia="Times New Roman" w:hAnsi="Calibri"/>
          <w:b w:val="0"/>
          <w:noProof/>
          <w:sz w:val="22"/>
          <w:szCs w:val="22"/>
          <w:lang w:val="en-US" w:eastAsia="en-US"/>
        </w:rPr>
      </w:pPr>
      <w:hyperlink w:anchor="_Toc329528788" w:history="1">
        <w:r w:rsidRPr="0086031E">
          <w:rPr>
            <w:rStyle w:val="aff6"/>
            <w:noProof/>
          </w:rPr>
          <w:t>11.7.2</w:t>
        </w:r>
        <w:r w:rsidRPr="00652F87">
          <w:rPr>
            <w:rFonts w:ascii="Calibri" w:eastAsia="Times New Roman" w:hAnsi="Calibri"/>
            <w:b w:val="0"/>
            <w:noProof/>
            <w:sz w:val="22"/>
            <w:szCs w:val="22"/>
            <w:lang w:val="en-US" w:eastAsia="en-US"/>
          </w:rPr>
          <w:tab/>
        </w:r>
        <w:r w:rsidRPr="0086031E">
          <w:rPr>
            <w:rStyle w:val="aff6"/>
            <w:noProof/>
          </w:rPr>
          <w:t xml:space="preserve">The Signed Right Shift Operator ( </w:t>
        </w:r>
        <w:r w:rsidRPr="0086031E">
          <w:rPr>
            <w:rStyle w:val="aff6"/>
            <w:rFonts w:ascii="Courier New" w:hAnsi="Courier New"/>
            <w:noProof/>
          </w:rPr>
          <w:t>&gt;&gt;</w:t>
        </w:r>
        <w:r w:rsidRPr="0086031E">
          <w:rPr>
            <w:rStyle w:val="aff6"/>
            <w:noProof/>
          </w:rPr>
          <w:t xml:space="preserve"> )</w:t>
        </w:r>
        <w:r>
          <w:rPr>
            <w:noProof/>
            <w:webHidden/>
          </w:rPr>
          <w:tab/>
        </w:r>
        <w:r>
          <w:rPr>
            <w:noProof/>
            <w:webHidden/>
          </w:rPr>
          <w:fldChar w:fldCharType="begin"/>
        </w:r>
        <w:r>
          <w:rPr>
            <w:noProof/>
            <w:webHidden/>
          </w:rPr>
          <w:instrText xml:space="preserve"> PAGEREF _Toc329528788 \h </w:instrText>
        </w:r>
        <w:r>
          <w:rPr>
            <w:noProof/>
            <w:webHidden/>
          </w:rPr>
        </w:r>
        <w:r>
          <w:rPr>
            <w:noProof/>
            <w:webHidden/>
          </w:rPr>
          <w:fldChar w:fldCharType="separate"/>
        </w:r>
        <w:r>
          <w:rPr>
            <w:noProof/>
            <w:webHidden/>
          </w:rPr>
          <w:t>100</w:t>
        </w:r>
        <w:r>
          <w:rPr>
            <w:noProof/>
            <w:webHidden/>
          </w:rPr>
          <w:fldChar w:fldCharType="end"/>
        </w:r>
      </w:hyperlink>
    </w:p>
    <w:p w14:paraId="25A3B3D7" w14:textId="77777777" w:rsidR="008E7E56" w:rsidRPr="00652F87" w:rsidRDefault="008E7E56">
      <w:pPr>
        <w:pStyle w:val="3a"/>
        <w:rPr>
          <w:rFonts w:ascii="Calibri" w:eastAsia="Times New Roman" w:hAnsi="Calibri"/>
          <w:b w:val="0"/>
          <w:noProof/>
          <w:sz w:val="22"/>
          <w:szCs w:val="22"/>
          <w:lang w:val="en-US" w:eastAsia="en-US"/>
        </w:rPr>
      </w:pPr>
      <w:hyperlink w:anchor="_Toc329528789" w:history="1">
        <w:r w:rsidRPr="0086031E">
          <w:rPr>
            <w:rStyle w:val="aff6"/>
            <w:noProof/>
          </w:rPr>
          <w:t>11.7.3</w:t>
        </w:r>
        <w:r w:rsidRPr="00652F87">
          <w:rPr>
            <w:rFonts w:ascii="Calibri" w:eastAsia="Times New Roman" w:hAnsi="Calibri"/>
            <w:b w:val="0"/>
            <w:noProof/>
            <w:sz w:val="22"/>
            <w:szCs w:val="22"/>
            <w:lang w:val="en-US" w:eastAsia="en-US"/>
          </w:rPr>
          <w:tab/>
        </w:r>
        <w:r w:rsidRPr="0086031E">
          <w:rPr>
            <w:rStyle w:val="aff6"/>
            <w:noProof/>
          </w:rPr>
          <w:t xml:space="preserve">The Unsigned Right Shift Operator ( </w:t>
        </w:r>
        <w:r w:rsidRPr="0086031E">
          <w:rPr>
            <w:rStyle w:val="aff6"/>
            <w:rFonts w:ascii="Courier New" w:hAnsi="Courier New"/>
            <w:noProof/>
          </w:rPr>
          <w:t>&gt;&gt;&gt;</w:t>
        </w:r>
        <w:r w:rsidRPr="0086031E">
          <w:rPr>
            <w:rStyle w:val="aff6"/>
            <w:noProof/>
          </w:rPr>
          <w:t xml:space="preserve"> )</w:t>
        </w:r>
        <w:r>
          <w:rPr>
            <w:noProof/>
            <w:webHidden/>
          </w:rPr>
          <w:tab/>
        </w:r>
        <w:r>
          <w:rPr>
            <w:noProof/>
            <w:webHidden/>
          </w:rPr>
          <w:fldChar w:fldCharType="begin"/>
        </w:r>
        <w:r>
          <w:rPr>
            <w:noProof/>
            <w:webHidden/>
          </w:rPr>
          <w:instrText xml:space="preserve"> PAGEREF _Toc329528789 \h </w:instrText>
        </w:r>
        <w:r>
          <w:rPr>
            <w:noProof/>
            <w:webHidden/>
          </w:rPr>
        </w:r>
        <w:r>
          <w:rPr>
            <w:noProof/>
            <w:webHidden/>
          </w:rPr>
          <w:fldChar w:fldCharType="separate"/>
        </w:r>
        <w:r>
          <w:rPr>
            <w:noProof/>
            <w:webHidden/>
          </w:rPr>
          <w:t>101</w:t>
        </w:r>
        <w:r>
          <w:rPr>
            <w:noProof/>
            <w:webHidden/>
          </w:rPr>
          <w:fldChar w:fldCharType="end"/>
        </w:r>
      </w:hyperlink>
    </w:p>
    <w:p w14:paraId="143708B0" w14:textId="77777777" w:rsidR="008E7E56" w:rsidRPr="00652F87" w:rsidRDefault="008E7E56">
      <w:pPr>
        <w:pStyle w:val="2b"/>
        <w:rPr>
          <w:rFonts w:ascii="Calibri" w:eastAsia="Times New Roman" w:hAnsi="Calibri"/>
          <w:b w:val="0"/>
          <w:noProof/>
          <w:sz w:val="22"/>
          <w:szCs w:val="22"/>
          <w:lang w:val="en-US" w:eastAsia="en-US"/>
        </w:rPr>
      </w:pPr>
      <w:hyperlink w:anchor="_Toc329528790" w:history="1">
        <w:r w:rsidRPr="0086031E">
          <w:rPr>
            <w:rStyle w:val="aff6"/>
            <w:noProof/>
          </w:rPr>
          <w:t>11.8</w:t>
        </w:r>
        <w:r w:rsidRPr="00652F87">
          <w:rPr>
            <w:rFonts w:ascii="Calibri" w:eastAsia="Times New Roman" w:hAnsi="Calibri"/>
            <w:b w:val="0"/>
            <w:noProof/>
            <w:sz w:val="22"/>
            <w:szCs w:val="22"/>
            <w:lang w:val="en-US" w:eastAsia="en-US"/>
          </w:rPr>
          <w:tab/>
        </w:r>
        <w:r w:rsidRPr="0086031E">
          <w:rPr>
            <w:rStyle w:val="aff6"/>
            <w:noProof/>
          </w:rPr>
          <w:t>Relational Operators</w:t>
        </w:r>
        <w:r>
          <w:rPr>
            <w:noProof/>
            <w:webHidden/>
          </w:rPr>
          <w:tab/>
        </w:r>
        <w:r>
          <w:rPr>
            <w:noProof/>
            <w:webHidden/>
          </w:rPr>
          <w:fldChar w:fldCharType="begin"/>
        </w:r>
        <w:r>
          <w:rPr>
            <w:noProof/>
            <w:webHidden/>
          </w:rPr>
          <w:instrText xml:space="preserve"> PAGEREF _Toc329528790 \h </w:instrText>
        </w:r>
        <w:r>
          <w:rPr>
            <w:noProof/>
            <w:webHidden/>
          </w:rPr>
        </w:r>
        <w:r>
          <w:rPr>
            <w:noProof/>
            <w:webHidden/>
          </w:rPr>
          <w:fldChar w:fldCharType="separate"/>
        </w:r>
        <w:r>
          <w:rPr>
            <w:noProof/>
            <w:webHidden/>
          </w:rPr>
          <w:t>101</w:t>
        </w:r>
        <w:r>
          <w:rPr>
            <w:noProof/>
            <w:webHidden/>
          </w:rPr>
          <w:fldChar w:fldCharType="end"/>
        </w:r>
      </w:hyperlink>
    </w:p>
    <w:p w14:paraId="1E5509A7" w14:textId="77777777" w:rsidR="008E7E56" w:rsidRPr="00652F87" w:rsidRDefault="008E7E56">
      <w:pPr>
        <w:pStyle w:val="3a"/>
        <w:rPr>
          <w:rFonts w:ascii="Calibri" w:eastAsia="Times New Roman" w:hAnsi="Calibri"/>
          <w:b w:val="0"/>
          <w:noProof/>
          <w:sz w:val="22"/>
          <w:szCs w:val="22"/>
          <w:lang w:val="en-US" w:eastAsia="en-US"/>
        </w:rPr>
      </w:pPr>
      <w:hyperlink w:anchor="_Toc329528791" w:history="1">
        <w:r w:rsidRPr="0086031E">
          <w:rPr>
            <w:rStyle w:val="aff6"/>
            <w:noProof/>
          </w:rPr>
          <w:t>11.8.1 Runtime Semantics</w:t>
        </w:r>
        <w:r>
          <w:rPr>
            <w:noProof/>
            <w:webHidden/>
          </w:rPr>
          <w:tab/>
        </w:r>
        <w:r>
          <w:rPr>
            <w:noProof/>
            <w:webHidden/>
          </w:rPr>
          <w:fldChar w:fldCharType="begin"/>
        </w:r>
        <w:r>
          <w:rPr>
            <w:noProof/>
            <w:webHidden/>
          </w:rPr>
          <w:instrText xml:space="preserve"> PAGEREF _Toc329528791 \h </w:instrText>
        </w:r>
        <w:r>
          <w:rPr>
            <w:noProof/>
            <w:webHidden/>
          </w:rPr>
        </w:r>
        <w:r>
          <w:rPr>
            <w:noProof/>
            <w:webHidden/>
          </w:rPr>
          <w:fldChar w:fldCharType="separate"/>
        </w:r>
        <w:r>
          <w:rPr>
            <w:noProof/>
            <w:webHidden/>
          </w:rPr>
          <w:t>102</w:t>
        </w:r>
        <w:r>
          <w:rPr>
            <w:noProof/>
            <w:webHidden/>
          </w:rPr>
          <w:fldChar w:fldCharType="end"/>
        </w:r>
      </w:hyperlink>
    </w:p>
    <w:p w14:paraId="3F600A9C" w14:textId="77777777" w:rsidR="008E7E56" w:rsidRPr="00652F87" w:rsidRDefault="008E7E56">
      <w:pPr>
        <w:pStyle w:val="2b"/>
        <w:rPr>
          <w:rFonts w:ascii="Calibri" w:eastAsia="Times New Roman" w:hAnsi="Calibri"/>
          <w:b w:val="0"/>
          <w:noProof/>
          <w:sz w:val="22"/>
          <w:szCs w:val="22"/>
          <w:lang w:val="en-US" w:eastAsia="en-US"/>
        </w:rPr>
      </w:pPr>
      <w:hyperlink w:anchor="_Toc329528792" w:history="1">
        <w:r w:rsidRPr="0086031E">
          <w:rPr>
            <w:rStyle w:val="aff6"/>
            <w:noProof/>
          </w:rPr>
          <w:t>11.9</w:t>
        </w:r>
        <w:r w:rsidRPr="00652F87">
          <w:rPr>
            <w:rFonts w:ascii="Calibri" w:eastAsia="Times New Roman" w:hAnsi="Calibri"/>
            <w:b w:val="0"/>
            <w:noProof/>
            <w:sz w:val="22"/>
            <w:szCs w:val="22"/>
            <w:lang w:val="en-US" w:eastAsia="en-US"/>
          </w:rPr>
          <w:tab/>
        </w:r>
        <w:r w:rsidRPr="0086031E">
          <w:rPr>
            <w:rStyle w:val="aff6"/>
            <w:noProof/>
          </w:rPr>
          <w:t>Equality Operators</w:t>
        </w:r>
        <w:r>
          <w:rPr>
            <w:noProof/>
            <w:webHidden/>
          </w:rPr>
          <w:tab/>
        </w:r>
        <w:r>
          <w:rPr>
            <w:noProof/>
            <w:webHidden/>
          </w:rPr>
          <w:fldChar w:fldCharType="begin"/>
        </w:r>
        <w:r>
          <w:rPr>
            <w:noProof/>
            <w:webHidden/>
          </w:rPr>
          <w:instrText xml:space="preserve"> PAGEREF _Toc329528792 \h </w:instrText>
        </w:r>
        <w:r>
          <w:rPr>
            <w:noProof/>
            <w:webHidden/>
          </w:rPr>
        </w:r>
        <w:r>
          <w:rPr>
            <w:noProof/>
            <w:webHidden/>
          </w:rPr>
          <w:fldChar w:fldCharType="separate"/>
        </w:r>
        <w:r>
          <w:rPr>
            <w:noProof/>
            <w:webHidden/>
          </w:rPr>
          <w:t>104</w:t>
        </w:r>
        <w:r>
          <w:rPr>
            <w:noProof/>
            <w:webHidden/>
          </w:rPr>
          <w:fldChar w:fldCharType="end"/>
        </w:r>
      </w:hyperlink>
    </w:p>
    <w:p w14:paraId="6283CC53" w14:textId="77777777" w:rsidR="008E7E56" w:rsidRPr="00652F87" w:rsidRDefault="008E7E56">
      <w:pPr>
        <w:pStyle w:val="3a"/>
        <w:rPr>
          <w:rFonts w:ascii="Calibri" w:eastAsia="Times New Roman" w:hAnsi="Calibri"/>
          <w:b w:val="0"/>
          <w:noProof/>
          <w:sz w:val="22"/>
          <w:szCs w:val="22"/>
          <w:lang w:val="en-US" w:eastAsia="en-US"/>
        </w:rPr>
      </w:pPr>
      <w:hyperlink w:anchor="_Toc329528793" w:history="1">
        <w:r w:rsidRPr="0086031E">
          <w:rPr>
            <w:rStyle w:val="aff6"/>
            <w:noProof/>
          </w:rPr>
          <w:t>11.9.1 Runtime Semantics</w:t>
        </w:r>
        <w:r>
          <w:rPr>
            <w:noProof/>
            <w:webHidden/>
          </w:rPr>
          <w:tab/>
        </w:r>
        <w:r>
          <w:rPr>
            <w:noProof/>
            <w:webHidden/>
          </w:rPr>
          <w:fldChar w:fldCharType="begin"/>
        </w:r>
        <w:r>
          <w:rPr>
            <w:noProof/>
            <w:webHidden/>
          </w:rPr>
          <w:instrText xml:space="preserve"> PAGEREF _Toc329528793 \h </w:instrText>
        </w:r>
        <w:r>
          <w:rPr>
            <w:noProof/>
            <w:webHidden/>
          </w:rPr>
        </w:r>
        <w:r>
          <w:rPr>
            <w:noProof/>
            <w:webHidden/>
          </w:rPr>
          <w:fldChar w:fldCharType="separate"/>
        </w:r>
        <w:r>
          <w:rPr>
            <w:noProof/>
            <w:webHidden/>
          </w:rPr>
          <w:t>104</w:t>
        </w:r>
        <w:r>
          <w:rPr>
            <w:noProof/>
            <w:webHidden/>
          </w:rPr>
          <w:fldChar w:fldCharType="end"/>
        </w:r>
      </w:hyperlink>
    </w:p>
    <w:p w14:paraId="75427B31" w14:textId="77777777" w:rsidR="008E7E56" w:rsidRPr="00652F87" w:rsidRDefault="008E7E56">
      <w:pPr>
        <w:pStyle w:val="2b"/>
        <w:rPr>
          <w:rFonts w:ascii="Calibri" w:eastAsia="Times New Roman" w:hAnsi="Calibri"/>
          <w:b w:val="0"/>
          <w:noProof/>
          <w:sz w:val="22"/>
          <w:szCs w:val="22"/>
          <w:lang w:val="en-US" w:eastAsia="en-US"/>
        </w:rPr>
      </w:pPr>
      <w:hyperlink w:anchor="_Toc329528794" w:history="1">
        <w:r w:rsidRPr="0086031E">
          <w:rPr>
            <w:rStyle w:val="aff6"/>
            <w:noProof/>
          </w:rPr>
          <w:t>11.10</w:t>
        </w:r>
        <w:r w:rsidRPr="00652F87">
          <w:rPr>
            <w:rFonts w:ascii="Calibri" w:eastAsia="Times New Roman" w:hAnsi="Calibri"/>
            <w:b w:val="0"/>
            <w:noProof/>
            <w:sz w:val="22"/>
            <w:szCs w:val="22"/>
            <w:lang w:val="en-US" w:eastAsia="en-US"/>
          </w:rPr>
          <w:tab/>
        </w:r>
        <w:r w:rsidRPr="0086031E">
          <w:rPr>
            <w:rStyle w:val="aff6"/>
            <w:noProof/>
          </w:rPr>
          <w:t>Binary Bitwise Operators</w:t>
        </w:r>
        <w:r>
          <w:rPr>
            <w:noProof/>
            <w:webHidden/>
          </w:rPr>
          <w:tab/>
        </w:r>
        <w:r>
          <w:rPr>
            <w:noProof/>
            <w:webHidden/>
          </w:rPr>
          <w:fldChar w:fldCharType="begin"/>
        </w:r>
        <w:r>
          <w:rPr>
            <w:noProof/>
            <w:webHidden/>
          </w:rPr>
          <w:instrText xml:space="preserve"> PAGEREF _Toc329528794 \h </w:instrText>
        </w:r>
        <w:r>
          <w:rPr>
            <w:noProof/>
            <w:webHidden/>
          </w:rPr>
        </w:r>
        <w:r>
          <w:rPr>
            <w:noProof/>
            <w:webHidden/>
          </w:rPr>
          <w:fldChar w:fldCharType="separate"/>
        </w:r>
        <w:r>
          <w:rPr>
            <w:noProof/>
            <w:webHidden/>
          </w:rPr>
          <w:t>107</w:t>
        </w:r>
        <w:r>
          <w:rPr>
            <w:noProof/>
            <w:webHidden/>
          </w:rPr>
          <w:fldChar w:fldCharType="end"/>
        </w:r>
      </w:hyperlink>
    </w:p>
    <w:p w14:paraId="127D0E59" w14:textId="77777777" w:rsidR="008E7E56" w:rsidRPr="00652F87" w:rsidRDefault="008E7E56">
      <w:pPr>
        <w:pStyle w:val="2b"/>
        <w:rPr>
          <w:rFonts w:ascii="Calibri" w:eastAsia="Times New Roman" w:hAnsi="Calibri"/>
          <w:b w:val="0"/>
          <w:noProof/>
          <w:sz w:val="22"/>
          <w:szCs w:val="22"/>
          <w:lang w:val="en-US" w:eastAsia="en-US"/>
        </w:rPr>
      </w:pPr>
      <w:hyperlink w:anchor="_Toc329528795" w:history="1">
        <w:r w:rsidRPr="0086031E">
          <w:rPr>
            <w:rStyle w:val="aff6"/>
            <w:noProof/>
          </w:rPr>
          <w:t>11.11</w:t>
        </w:r>
        <w:r w:rsidRPr="00652F87">
          <w:rPr>
            <w:rFonts w:ascii="Calibri" w:eastAsia="Times New Roman" w:hAnsi="Calibri"/>
            <w:b w:val="0"/>
            <w:noProof/>
            <w:sz w:val="22"/>
            <w:szCs w:val="22"/>
            <w:lang w:val="en-US" w:eastAsia="en-US"/>
          </w:rPr>
          <w:tab/>
        </w:r>
        <w:r w:rsidRPr="0086031E">
          <w:rPr>
            <w:rStyle w:val="aff6"/>
            <w:noProof/>
          </w:rPr>
          <w:t>Binary Logical Operators</w:t>
        </w:r>
        <w:r>
          <w:rPr>
            <w:noProof/>
            <w:webHidden/>
          </w:rPr>
          <w:tab/>
        </w:r>
        <w:r>
          <w:rPr>
            <w:noProof/>
            <w:webHidden/>
          </w:rPr>
          <w:fldChar w:fldCharType="begin"/>
        </w:r>
        <w:r>
          <w:rPr>
            <w:noProof/>
            <w:webHidden/>
          </w:rPr>
          <w:instrText xml:space="preserve"> PAGEREF _Toc329528795 \h </w:instrText>
        </w:r>
        <w:r>
          <w:rPr>
            <w:noProof/>
            <w:webHidden/>
          </w:rPr>
        </w:r>
        <w:r>
          <w:rPr>
            <w:noProof/>
            <w:webHidden/>
          </w:rPr>
          <w:fldChar w:fldCharType="separate"/>
        </w:r>
        <w:r>
          <w:rPr>
            <w:noProof/>
            <w:webHidden/>
          </w:rPr>
          <w:t>107</w:t>
        </w:r>
        <w:r>
          <w:rPr>
            <w:noProof/>
            <w:webHidden/>
          </w:rPr>
          <w:fldChar w:fldCharType="end"/>
        </w:r>
      </w:hyperlink>
    </w:p>
    <w:p w14:paraId="629C366F" w14:textId="77777777" w:rsidR="008E7E56" w:rsidRPr="00652F87" w:rsidRDefault="008E7E56">
      <w:pPr>
        <w:pStyle w:val="2b"/>
        <w:rPr>
          <w:rFonts w:ascii="Calibri" w:eastAsia="Times New Roman" w:hAnsi="Calibri"/>
          <w:b w:val="0"/>
          <w:noProof/>
          <w:sz w:val="22"/>
          <w:szCs w:val="22"/>
          <w:lang w:val="en-US" w:eastAsia="en-US"/>
        </w:rPr>
      </w:pPr>
      <w:hyperlink w:anchor="_Toc329528796" w:history="1">
        <w:r w:rsidRPr="0086031E">
          <w:rPr>
            <w:rStyle w:val="aff6"/>
            <w:noProof/>
          </w:rPr>
          <w:t>11.12</w:t>
        </w:r>
        <w:r w:rsidRPr="00652F87">
          <w:rPr>
            <w:rFonts w:ascii="Calibri" w:eastAsia="Times New Roman" w:hAnsi="Calibri"/>
            <w:b w:val="0"/>
            <w:noProof/>
            <w:sz w:val="22"/>
            <w:szCs w:val="22"/>
            <w:lang w:val="en-US" w:eastAsia="en-US"/>
          </w:rPr>
          <w:tab/>
        </w:r>
        <w:r w:rsidRPr="0086031E">
          <w:rPr>
            <w:rStyle w:val="aff6"/>
            <w:noProof/>
          </w:rPr>
          <w:t>Conditional Operator (</w:t>
        </w:r>
        <w:r w:rsidRPr="0086031E">
          <w:rPr>
            <w:rStyle w:val="aff6"/>
            <w:rFonts w:ascii="Courier New" w:hAnsi="Courier New"/>
            <w:caps/>
            <w:noProof/>
          </w:rPr>
          <w:t xml:space="preserve"> ? : )</w:t>
        </w:r>
        <w:r>
          <w:rPr>
            <w:noProof/>
            <w:webHidden/>
          </w:rPr>
          <w:tab/>
        </w:r>
        <w:r>
          <w:rPr>
            <w:noProof/>
            <w:webHidden/>
          </w:rPr>
          <w:fldChar w:fldCharType="begin"/>
        </w:r>
        <w:r>
          <w:rPr>
            <w:noProof/>
            <w:webHidden/>
          </w:rPr>
          <w:instrText xml:space="preserve"> PAGEREF _Toc329528796 \h </w:instrText>
        </w:r>
        <w:r>
          <w:rPr>
            <w:noProof/>
            <w:webHidden/>
          </w:rPr>
        </w:r>
        <w:r>
          <w:rPr>
            <w:noProof/>
            <w:webHidden/>
          </w:rPr>
          <w:fldChar w:fldCharType="separate"/>
        </w:r>
        <w:r>
          <w:rPr>
            <w:noProof/>
            <w:webHidden/>
          </w:rPr>
          <w:t>108</w:t>
        </w:r>
        <w:r>
          <w:rPr>
            <w:noProof/>
            <w:webHidden/>
          </w:rPr>
          <w:fldChar w:fldCharType="end"/>
        </w:r>
      </w:hyperlink>
    </w:p>
    <w:p w14:paraId="1DE132D1" w14:textId="77777777" w:rsidR="008E7E56" w:rsidRPr="00652F87" w:rsidRDefault="008E7E56">
      <w:pPr>
        <w:pStyle w:val="2b"/>
        <w:rPr>
          <w:rFonts w:ascii="Calibri" w:eastAsia="Times New Roman" w:hAnsi="Calibri"/>
          <w:b w:val="0"/>
          <w:noProof/>
          <w:sz w:val="22"/>
          <w:szCs w:val="22"/>
          <w:lang w:val="en-US" w:eastAsia="en-US"/>
        </w:rPr>
      </w:pPr>
      <w:hyperlink w:anchor="_Toc329528797" w:history="1">
        <w:r w:rsidRPr="0086031E">
          <w:rPr>
            <w:rStyle w:val="aff6"/>
            <w:noProof/>
          </w:rPr>
          <w:t>11.13</w:t>
        </w:r>
        <w:r w:rsidRPr="00652F87">
          <w:rPr>
            <w:rFonts w:ascii="Calibri" w:eastAsia="Times New Roman" w:hAnsi="Calibri"/>
            <w:b w:val="0"/>
            <w:noProof/>
            <w:sz w:val="22"/>
            <w:szCs w:val="22"/>
            <w:lang w:val="en-US" w:eastAsia="en-US"/>
          </w:rPr>
          <w:tab/>
        </w:r>
        <w:r w:rsidRPr="0086031E">
          <w:rPr>
            <w:rStyle w:val="aff6"/>
            <w:noProof/>
          </w:rPr>
          <w:t>Assignment Operators</w:t>
        </w:r>
        <w:r>
          <w:rPr>
            <w:noProof/>
            <w:webHidden/>
          </w:rPr>
          <w:tab/>
        </w:r>
        <w:r>
          <w:rPr>
            <w:noProof/>
            <w:webHidden/>
          </w:rPr>
          <w:fldChar w:fldCharType="begin"/>
        </w:r>
        <w:r>
          <w:rPr>
            <w:noProof/>
            <w:webHidden/>
          </w:rPr>
          <w:instrText xml:space="preserve"> PAGEREF _Toc329528797 \h </w:instrText>
        </w:r>
        <w:r>
          <w:rPr>
            <w:noProof/>
            <w:webHidden/>
          </w:rPr>
        </w:r>
        <w:r>
          <w:rPr>
            <w:noProof/>
            <w:webHidden/>
          </w:rPr>
          <w:fldChar w:fldCharType="separate"/>
        </w:r>
        <w:r>
          <w:rPr>
            <w:noProof/>
            <w:webHidden/>
          </w:rPr>
          <w:t>109</w:t>
        </w:r>
        <w:r>
          <w:rPr>
            <w:noProof/>
            <w:webHidden/>
          </w:rPr>
          <w:fldChar w:fldCharType="end"/>
        </w:r>
      </w:hyperlink>
    </w:p>
    <w:p w14:paraId="63674461" w14:textId="77777777" w:rsidR="008E7E56" w:rsidRPr="00652F87" w:rsidRDefault="008E7E56">
      <w:pPr>
        <w:pStyle w:val="3a"/>
        <w:rPr>
          <w:rFonts w:ascii="Calibri" w:eastAsia="Times New Roman" w:hAnsi="Calibri"/>
          <w:b w:val="0"/>
          <w:noProof/>
          <w:sz w:val="22"/>
          <w:szCs w:val="22"/>
          <w:lang w:val="en-US" w:eastAsia="en-US"/>
        </w:rPr>
      </w:pPr>
      <w:hyperlink w:anchor="_Toc329528798" w:history="1">
        <w:r w:rsidRPr="0086031E">
          <w:rPr>
            <w:rStyle w:val="aff6"/>
            <w:noProof/>
          </w:rPr>
          <w:t>Static Semantics</w:t>
        </w:r>
        <w:r>
          <w:rPr>
            <w:noProof/>
            <w:webHidden/>
          </w:rPr>
          <w:tab/>
        </w:r>
        <w:r>
          <w:rPr>
            <w:noProof/>
            <w:webHidden/>
          </w:rPr>
          <w:fldChar w:fldCharType="begin"/>
        </w:r>
        <w:r>
          <w:rPr>
            <w:noProof/>
            <w:webHidden/>
          </w:rPr>
          <w:instrText xml:space="preserve"> PAGEREF _Toc329528798 \h </w:instrText>
        </w:r>
        <w:r>
          <w:rPr>
            <w:noProof/>
            <w:webHidden/>
          </w:rPr>
        </w:r>
        <w:r>
          <w:rPr>
            <w:noProof/>
            <w:webHidden/>
          </w:rPr>
          <w:fldChar w:fldCharType="separate"/>
        </w:r>
        <w:r>
          <w:rPr>
            <w:noProof/>
            <w:webHidden/>
          </w:rPr>
          <w:t>109</w:t>
        </w:r>
        <w:r>
          <w:rPr>
            <w:noProof/>
            <w:webHidden/>
          </w:rPr>
          <w:fldChar w:fldCharType="end"/>
        </w:r>
      </w:hyperlink>
    </w:p>
    <w:p w14:paraId="0BB72FE2" w14:textId="77777777" w:rsidR="008E7E56" w:rsidRPr="00652F87" w:rsidRDefault="008E7E56">
      <w:pPr>
        <w:pStyle w:val="3a"/>
        <w:rPr>
          <w:rFonts w:ascii="Calibri" w:eastAsia="Times New Roman" w:hAnsi="Calibri"/>
          <w:b w:val="0"/>
          <w:noProof/>
          <w:sz w:val="22"/>
          <w:szCs w:val="22"/>
          <w:lang w:val="en-US" w:eastAsia="en-US"/>
        </w:rPr>
      </w:pPr>
      <w:hyperlink w:anchor="_Toc329528799" w:history="1">
        <w:r w:rsidRPr="0086031E">
          <w:rPr>
            <w:rStyle w:val="aff6"/>
            <w:noProof/>
          </w:rPr>
          <w:t>Runtime Semantics</w:t>
        </w:r>
        <w:r>
          <w:rPr>
            <w:noProof/>
            <w:webHidden/>
          </w:rPr>
          <w:tab/>
        </w:r>
        <w:r>
          <w:rPr>
            <w:noProof/>
            <w:webHidden/>
          </w:rPr>
          <w:fldChar w:fldCharType="begin"/>
        </w:r>
        <w:r>
          <w:rPr>
            <w:noProof/>
            <w:webHidden/>
          </w:rPr>
          <w:instrText xml:space="preserve"> PAGEREF _Toc329528799 \h </w:instrText>
        </w:r>
        <w:r>
          <w:rPr>
            <w:noProof/>
            <w:webHidden/>
          </w:rPr>
        </w:r>
        <w:r>
          <w:rPr>
            <w:noProof/>
            <w:webHidden/>
          </w:rPr>
          <w:fldChar w:fldCharType="separate"/>
        </w:r>
        <w:r>
          <w:rPr>
            <w:noProof/>
            <w:webHidden/>
          </w:rPr>
          <w:t>110</w:t>
        </w:r>
        <w:r>
          <w:rPr>
            <w:noProof/>
            <w:webHidden/>
          </w:rPr>
          <w:fldChar w:fldCharType="end"/>
        </w:r>
      </w:hyperlink>
    </w:p>
    <w:p w14:paraId="0DB4A122" w14:textId="77777777" w:rsidR="008E7E56" w:rsidRPr="00652F87" w:rsidRDefault="008E7E56">
      <w:pPr>
        <w:pStyle w:val="3a"/>
        <w:rPr>
          <w:rFonts w:ascii="Calibri" w:eastAsia="Times New Roman" w:hAnsi="Calibri"/>
          <w:b w:val="0"/>
          <w:noProof/>
          <w:sz w:val="22"/>
          <w:szCs w:val="22"/>
          <w:lang w:val="en-US" w:eastAsia="en-US"/>
        </w:rPr>
      </w:pPr>
      <w:hyperlink w:anchor="_Toc329528800" w:history="1">
        <w:r w:rsidRPr="0086031E">
          <w:rPr>
            <w:rStyle w:val="aff6"/>
            <w:noProof/>
          </w:rPr>
          <w:t>11.13.1 Destructuring Assignment</w:t>
        </w:r>
        <w:r>
          <w:rPr>
            <w:noProof/>
            <w:webHidden/>
          </w:rPr>
          <w:tab/>
        </w:r>
        <w:r>
          <w:rPr>
            <w:noProof/>
            <w:webHidden/>
          </w:rPr>
          <w:fldChar w:fldCharType="begin"/>
        </w:r>
        <w:r>
          <w:rPr>
            <w:noProof/>
            <w:webHidden/>
          </w:rPr>
          <w:instrText xml:space="preserve"> PAGEREF _Toc329528800 \h </w:instrText>
        </w:r>
        <w:r>
          <w:rPr>
            <w:noProof/>
            <w:webHidden/>
          </w:rPr>
        </w:r>
        <w:r>
          <w:rPr>
            <w:noProof/>
            <w:webHidden/>
          </w:rPr>
          <w:fldChar w:fldCharType="separate"/>
        </w:r>
        <w:r>
          <w:rPr>
            <w:noProof/>
            <w:webHidden/>
          </w:rPr>
          <w:t>110</w:t>
        </w:r>
        <w:r>
          <w:rPr>
            <w:noProof/>
            <w:webHidden/>
          </w:rPr>
          <w:fldChar w:fldCharType="end"/>
        </w:r>
      </w:hyperlink>
    </w:p>
    <w:p w14:paraId="65965962" w14:textId="77777777" w:rsidR="008E7E56" w:rsidRPr="00652F87" w:rsidRDefault="008E7E56">
      <w:pPr>
        <w:pStyle w:val="2b"/>
        <w:rPr>
          <w:rFonts w:ascii="Calibri" w:eastAsia="Times New Roman" w:hAnsi="Calibri"/>
          <w:b w:val="0"/>
          <w:noProof/>
          <w:sz w:val="22"/>
          <w:szCs w:val="22"/>
          <w:lang w:val="en-US" w:eastAsia="en-US"/>
        </w:rPr>
      </w:pPr>
      <w:hyperlink w:anchor="_Toc329528801" w:history="1">
        <w:r w:rsidRPr="0086031E">
          <w:rPr>
            <w:rStyle w:val="aff6"/>
            <w:noProof/>
          </w:rPr>
          <w:t>11.14</w:t>
        </w:r>
        <w:r w:rsidRPr="00652F87">
          <w:rPr>
            <w:rFonts w:ascii="Calibri" w:eastAsia="Times New Roman" w:hAnsi="Calibri"/>
            <w:b w:val="0"/>
            <w:noProof/>
            <w:sz w:val="22"/>
            <w:szCs w:val="22"/>
            <w:lang w:val="en-US" w:eastAsia="en-US"/>
          </w:rPr>
          <w:tab/>
        </w:r>
        <w:r w:rsidRPr="0086031E">
          <w:rPr>
            <w:rStyle w:val="aff6"/>
            <w:noProof/>
          </w:rPr>
          <w:t>Comma Operator (</w:t>
        </w:r>
        <w:r w:rsidRPr="0086031E">
          <w:rPr>
            <w:rStyle w:val="aff6"/>
            <w:rFonts w:ascii="Courier New" w:hAnsi="Courier New"/>
            <w:smallCaps/>
            <w:noProof/>
          </w:rPr>
          <w:t xml:space="preserve"> , )</w:t>
        </w:r>
        <w:r>
          <w:rPr>
            <w:noProof/>
            <w:webHidden/>
          </w:rPr>
          <w:tab/>
        </w:r>
        <w:r>
          <w:rPr>
            <w:noProof/>
            <w:webHidden/>
          </w:rPr>
          <w:fldChar w:fldCharType="begin"/>
        </w:r>
        <w:r>
          <w:rPr>
            <w:noProof/>
            <w:webHidden/>
          </w:rPr>
          <w:instrText xml:space="preserve"> PAGEREF _Toc329528801 \h </w:instrText>
        </w:r>
        <w:r>
          <w:rPr>
            <w:noProof/>
            <w:webHidden/>
          </w:rPr>
        </w:r>
        <w:r>
          <w:rPr>
            <w:noProof/>
            <w:webHidden/>
          </w:rPr>
          <w:fldChar w:fldCharType="separate"/>
        </w:r>
        <w:r>
          <w:rPr>
            <w:noProof/>
            <w:webHidden/>
          </w:rPr>
          <w:t>114</w:t>
        </w:r>
        <w:r>
          <w:rPr>
            <w:noProof/>
            <w:webHidden/>
          </w:rPr>
          <w:fldChar w:fldCharType="end"/>
        </w:r>
      </w:hyperlink>
    </w:p>
    <w:p w14:paraId="53F0021B" w14:textId="77777777" w:rsidR="008E7E56" w:rsidRPr="00652F87" w:rsidRDefault="008E7E56">
      <w:pPr>
        <w:pStyle w:val="12"/>
        <w:rPr>
          <w:rFonts w:ascii="Calibri" w:eastAsia="Times New Roman" w:hAnsi="Calibri"/>
          <w:b w:val="0"/>
          <w:noProof/>
          <w:sz w:val="22"/>
          <w:szCs w:val="22"/>
          <w:lang w:val="en-US" w:eastAsia="en-US"/>
        </w:rPr>
      </w:pPr>
      <w:hyperlink w:anchor="_Toc329528802" w:history="1">
        <w:r w:rsidRPr="0086031E">
          <w:rPr>
            <w:rStyle w:val="aff6"/>
            <w:noProof/>
          </w:rPr>
          <w:t>12</w:t>
        </w:r>
        <w:r w:rsidRPr="00652F87">
          <w:rPr>
            <w:rFonts w:ascii="Calibri" w:eastAsia="Times New Roman" w:hAnsi="Calibri"/>
            <w:b w:val="0"/>
            <w:noProof/>
            <w:sz w:val="22"/>
            <w:szCs w:val="22"/>
            <w:lang w:val="en-US" w:eastAsia="en-US"/>
          </w:rPr>
          <w:tab/>
        </w:r>
        <w:r w:rsidRPr="0086031E">
          <w:rPr>
            <w:rStyle w:val="aff6"/>
            <w:noProof/>
          </w:rPr>
          <w:t>Statements and Declarations</w:t>
        </w:r>
        <w:r>
          <w:rPr>
            <w:noProof/>
            <w:webHidden/>
          </w:rPr>
          <w:tab/>
        </w:r>
        <w:r>
          <w:rPr>
            <w:noProof/>
            <w:webHidden/>
          </w:rPr>
          <w:fldChar w:fldCharType="begin"/>
        </w:r>
        <w:r>
          <w:rPr>
            <w:noProof/>
            <w:webHidden/>
          </w:rPr>
          <w:instrText xml:space="preserve"> PAGEREF _Toc329528802 \h </w:instrText>
        </w:r>
        <w:r>
          <w:rPr>
            <w:noProof/>
            <w:webHidden/>
          </w:rPr>
        </w:r>
        <w:r>
          <w:rPr>
            <w:noProof/>
            <w:webHidden/>
          </w:rPr>
          <w:fldChar w:fldCharType="separate"/>
        </w:r>
        <w:r>
          <w:rPr>
            <w:noProof/>
            <w:webHidden/>
          </w:rPr>
          <w:t>115</w:t>
        </w:r>
        <w:r>
          <w:rPr>
            <w:noProof/>
            <w:webHidden/>
          </w:rPr>
          <w:fldChar w:fldCharType="end"/>
        </w:r>
      </w:hyperlink>
    </w:p>
    <w:p w14:paraId="398DA92A" w14:textId="77777777" w:rsidR="008E7E56" w:rsidRPr="00652F87" w:rsidRDefault="008E7E56">
      <w:pPr>
        <w:pStyle w:val="2b"/>
        <w:rPr>
          <w:rFonts w:ascii="Calibri" w:eastAsia="Times New Roman" w:hAnsi="Calibri"/>
          <w:b w:val="0"/>
          <w:noProof/>
          <w:sz w:val="22"/>
          <w:szCs w:val="22"/>
          <w:lang w:val="en-US" w:eastAsia="en-US"/>
        </w:rPr>
      </w:pPr>
      <w:hyperlink w:anchor="_Toc329528803" w:history="1">
        <w:r w:rsidRPr="0086031E">
          <w:rPr>
            <w:rStyle w:val="aff6"/>
            <w:noProof/>
          </w:rPr>
          <w:t>Static Semantics</w:t>
        </w:r>
        <w:r>
          <w:rPr>
            <w:noProof/>
            <w:webHidden/>
          </w:rPr>
          <w:tab/>
        </w:r>
        <w:r>
          <w:rPr>
            <w:noProof/>
            <w:webHidden/>
          </w:rPr>
          <w:fldChar w:fldCharType="begin"/>
        </w:r>
        <w:r>
          <w:rPr>
            <w:noProof/>
            <w:webHidden/>
          </w:rPr>
          <w:instrText xml:space="preserve"> PAGEREF _Toc329528803 \h </w:instrText>
        </w:r>
        <w:r>
          <w:rPr>
            <w:noProof/>
            <w:webHidden/>
          </w:rPr>
        </w:r>
        <w:r>
          <w:rPr>
            <w:noProof/>
            <w:webHidden/>
          </w:rPr>
          <w:fldChar w:fldCharType="separate"/>
        </w:r>
        <w:r>
          <w:rPr>
            <w:noProof/>
            <w:webHidden/>
          </w:rPr>
          <w:t>115</w:t>
        </w:r>
        <w:r>
          <w:rPr>
            <w:noProof/>
            <w:webHidden/>
          </w:rPr>
          <w:fldChar w:fldCharType="end"/>
        </w:r>
      </w:hyperlink>
    </w:p>
    <w:p w14:paraId="0A9F848E" w14:textId="77777777" w:rsidR="008E7E56" w:rsidRPr="00652F87" w:rsidRDefault="008E7E56">
      <w:pPr>
        <w:pStyle w:val="2b"/>
        <w:rPr>
          <w:rFonts w:ascii="Calibri" w:eastAsia="Times New Roman" w:hAnsi="Calibri"/>
          <w:b w:val="0"/>
          <w:noProof/>
          <w:sz w:val="22"/>
          <w:szCs w:val="22"/>
          <w:lang w:val="en-US" w:eastAsia="en-US"/>
        </w:rPr>
      </w:pPr>
      <w:hyperlink w:anchor="_Toc329528804" w:history="1">
        <w:r w:rsidRPr="0086031E">
          <w:rPr>
            <w:rStyle w:val="aff6"/>
            <w:noProof/>
          </w:rPr>
          <w:t>Runtime Semantics</w:t>
        </w:r>
        <w:r>
          <w:rPr>
            <w:noProof/>
            <w:webHidden/>
          </w:rPr>
          <w:tab/>
        </w:r>
        <w:r>
          <w:rPr>
            <w:noProof/>
            <w:webHidden/>
          </w:rPr>
          <w:fldChar w:fldCharType="begin"/>
        </w:r>
        <w:r>
          <w:rPr>
            <w:noProof/>
            <w:webHidden/>
          </w:rPr>
          <w:instrText xml:space="preserve"> PAGEREF _Toc329528804 \h </w:instrText>
        </w:r>
        <w:r>
          <w:rPr>
            <w:noProof/>
            <w:webHidden/>
          </w:rPr>
        </w:r>
        <w:r>
          <w:rPr>
            <w:noProof/>
            <w:webHidden/>
          </w:rPr>
          <w:fldChar w:fldCharType="separate"/>
        </w:r>
        <w:r>
          <w:rPr>
            <w:noProof/>
            <w:webHidden/>
          </w:rPr>
          <w:t>115</w:t>
        </w:r>
        <w:r>
          <w:rPr>
            <w:noProof/>
            <w:webHidden/>
          </w:rPr>
          <w:fldChar w:fldCharType="end"/>
        </w:r>
      </w:hyperlink>
    </w:p>
    <w:p w14:paraId="24ACFC53" w14:textId="77777777" w:rsidR="008E7E56" w:rsidRPr="00652F87" w:rsidRDefault="008E7E56">
      <w:pPr>
        <w:pStyle w:val="2b"/>
        <w:rPr>
          <w:rFonts w:ascii="Calibri" w:eastAsia="Times New Roman" w:hAnsi="Calibri"/>
          <w:b w:val="0"/>
          <w:noProof/>
          <w:sz w:val="22"/>
          <w:szCs w:val="22"/>
          <w:lang w:val="en-US" w:eastAsia="en-US"/>
        </w:rPr>
      </w:pPr>
      <w:hyperlink w:anchor="_Toc329528805" w:history="1">
        <w:r w:rsidRPr="0086031E">
          <w:rPr>
            <w:rStyle w:val="aff6"/>
            <w:noProof/>
          </w:rPr>
          <w:t>12.1</w:t>
        </w:r>
        <w:r w:rsidRPr="00652F87">
          <w:rPr>
            <w:rFonts w:ascii="Calibri" w:eastAsia="Times New Roman" w:hAnsi="Calibri"/>
            <w:b w:val="0"/>
            <w:noProof/>
            <w:sz w:val="22"/>
            <w:szCs w:val="22"/>
            <w:lang w:val="en-US" w:eastAsia="en-US"/>
          </w:rPr>
          <w:tab/>
        </w:r>
        <w:r w:rsidRPr="0086031E">
          <w:rPr>
            <w:rStyle w:val="aff6"/>
            <w:noProof/>
          </w:rPr>
          <w:t>Block</w:t>
        </w:r>
        <w:r>
          <w:rPr>
            <w:noProof/>
            <w:webHidden/>
          </w:rPr>
          <w:tab/>
        </w:r>
        <w:r>
          <w:rPr>
            <w:noProof/>
            <w:webHidden/>
          </w:rPr>
          <w:fldChar w:fldCharType="begin"/>
        </w:r>
        <w:r>
          <w:rPr>
            <w:noProof/>
            <w:webHidden/>
          </w:rPr>
          <w:instrText xml:space="preserve"> PAGEREF _Toc329528805 \h </w:instrText>
        </w:r>
        <w:r>
          <w:rPr>
            <w:noProof/>
            <w:webHidden/>
          </w:rPr>
        </w:r>
        <w:r>
          <w:rPr>
            <w:noProof/>
            <w:webHidden/>
          </w:rPr>
          <w:fldChar w:fldCharType="separate"/>
        </w:r>
        <w:r>
          <w:rPr>
            <w:noProof/>
            <w:webHidden/>
          </w:rPr>
          <w:t>116</w:t>
        </w:r>
        <w:r>
          <w:rPr>
            <w:noProof/>
            <w:webHidden/>
          </w:rPr>
          <w:fldChar w:fldCharType="end"/>
        </w:r>
      </w:hyperlink>
    </w:p>
    <w:p w14:paraId="1B58D399" w14:textId="77777777" w:rsidR="008E7E56" w:rsidRPr="00652F87" w:rsidRDefault="008E7E56">
      <w:pPr>
        <w:pStyle w:val="2b"/>
        <w:rPr>
          <w:rFonts w:ascii="Calibri" w:eastAsia="Times New Roman" w:hAnsi="Calibri"/>
          <w:b w:val="0"/>
          <w:noProof/>
          <w:sz w:val="22"/>
          <w:szCs w:val="22"/>
          <w:lang w:val="en-US" w:eastAsia="en-US"/>
        </w:rPr>
      </w:pPr>
      <w:hyperlink w:anchor="_Toc329528806" w:history="1">
        <w:r w:rsidRPr="0086031E">
          <w:rPr>
            <w:rStyle w:val="aff6"/>
            <w:noProof/>
          </w:rPr>
          <w:t>12.2</w:t>
        </w:r>
        <w:r w:rsidRPr="00652F87">
          <w:rPr>
            <w:rFonts w:ascii="Calibri" w:eastAsia="Times New Roman" w:hAnsi="Calibri"/>
            <w:b w:val="0"/>
            <w:noProof/>
            <w:sz w:val="22"/>
            <w:szCs w:val="22"/>
            <w:lang w:val="en-US" w:eastAsia="en-US"/>
          </w:rPr>
          <w:tab/>
        </w:r>
        <w:r w:rsidRPr="0086031E">
          <w:rPr>
            <w:rStyle w:val="aff6"/>
            <w:noProof/>
          </w:rPr>
          <w:t>Declarations and the Variable Statement</w:t>
        </w:r>
        <w:r>
          <w:rPr>
            <w:noProof/>
            <w:webHidden/>
          </w:rPr>
          <w:tab/>
        </w:r>
        <w:r>
          <w:rPr>
            <w:noProof/>
            <w:webHidden/>
          </w:rPr>
          <w:fldChar w:fldCharType="begin"/>
        </w:r>
        <w:r>
          <w:rPr>
            <w:noProof/>
            <w:webHidden/>
          </w:rPr>
          <w:instrText xml:space="preserve"> PAGEREF _Toc329528806 \h </w:instrText>
        </w:r>
        <w:r>
          <w:rPr>
            <w:noProof/>
            <w:webHidden/>
          </w:rPr>
        </w:r>
        <w:r>
          <w:rPr>
            <w:noProof/>
            <w:webHidden/>
          </w:rPr>
          <w:fldChar w:fldCharType="separate"/>
        </w:r>
        <w:r>
          <w:rPr>
            <w:noProof/>
            <w:webHidden/>
          </w:rPr>
          <w:t>118</w:t>
        </w:r>
        <w:r>
          <w:rPr>
            <w:noProof/>
            <w:webHidden/>
          </w:rPr>
          <w:fldChar w:fldCharType="end"/>
        </w:r>
      </w:hyperlink>
    </w:p>
    <w:p w14:paraId="39BA4716" w14:textId="77777777" w:rsidR="008E7E56" w:rsidRPr="00652F87" w:rsidRDefault="008E7E56">
      <w:pPr>
        <w:pStyle w:val="3a"/>
        <w:rPr>
          <w:rFonts w:ascii="Calibri" w:eastAsia="Times New Roman" w:hAnsi="Calibri"/>
          <w:b w:val="0"/>
          <w:noProof/>
          <w:sz w:val="22"/>
          <w:szCs w:val="22"/>
          <w:lang w:val="en-US" w:eastAsia="en-US"/>
        </w:rPr>
      </w:pPr>
      <w:hyperlink w:anchor="_Toc329528807" w:history="1">
        <w:r w:rsidRPr="0086031E">
          <w:rPr>
            <w:rStyle w:val="aff6"/>
            <w:noProof/>
          </w:rPr>
          <w:t>12.2.1</w:t>
        </w:r>
        <w:r w:rsidRPr="00652F87">
          <w:rPr>
            <w:rFonts w:ascii="Calibri" w:eastAsia="Times New Roman" w:hAnsi="Calibri"/>
            <w:b w:val="0"/>
            <w:noProof/>
            <w:sz w:val="22"/>
            <w:szCs w:val="22"/>
            <w:lang w:val="en-US" w:eastAsia="en-US"/>
          </w:rPr>
          <w:tab/>
        </w:r>
        <w:r w:rsidRPr="0086031E">
          <w:rPr>
            <w:rStyle w:val="aff6"/>
            <w:noProof/>
          </w:rPr>
          <w:t>Let and Const Declarations</w:t>
        </w:r>
        <w:r>
          <w:rPr>
            <w:noProof/>
            <w:webHidden/>
          </w:rPr>
          <w:tab/>
        </w:r>
        <w:r>
          <w:rPr>
            <w:noProof/>
            <w:webHidden/>
          </w:rPr>
          <w:fldChar w:fldCharType="begin"/>
        </w:r>
        <w:r>
          <w:rPr>
            <w:noProof/>
            <w:webHidden/>
          </w:rPr>
          <w:instrText xml:space="preserve"> PAGEREF _Toc329528807 \h </w:instrText>
        </w:r>
        <w:r>
          <w:rPr>
            <w:noProof/>
            <w:webHidden/>
          </w:rPr>
        </w:r>
        <w:r>
          <w:rPr>
            <w:noProof/>
            <w:webHidden/>
          </w:rPr>
          <w:fldChar w:fldCharType="separate"/>
        </w:r>
        <w:r>
          <w:rPr>
            <w:noProof/>
            <w:webHidden/>
          </w:rPr>
          <w:t>118</w:t>
        </w:r>
        <w:r>
          <w:rPr>
            <w:noProof/>
            <w:webHidden/>
          </w:rPr>
          <w:fldChar w:fldCharType="end"/>
        </w:r>
      </w:hyperlink>
    </w:p>
    <w:p w14:paraId="3A45DACE" w14:textId="77777777" w:rsidR="008E7E56" w:rsidRPr="00652F87" w:rsidRDefault="008E7E56">
      <w:pPr>
        <w:pStyle w:val="3a"/>
        <w:rPr>
          <w:rFonts w:ascii="Calibri" w:eastAsia="Times New Roman" w:hAnsi="Calibri"/>
          <w:b w:val="0"/>
          <w:noProof/>
          <w:sz w:val="22"/>
          <w:szCs w:val="22"/>
          <w:lang w:val="en-US" w:eastAsia="en-US"/>
        </w:rPr>
      </w:pPr>
      <w:hyperlink w:anchor="_Toc329528808" w:history="1">
        <w:r w:rsidRPr="0086031E">
          <w:rPr>
            <w:rStyle w:val="aff6"/>
            <w:noProof/>
          </w:rPr>
          <w:t>12.2.2</w:t>
        </w:r>
        <w:r w:rsidRPr="00652F87">
          <w:rPr>
            <w:rFonts w:ascii="Calibri" w:eastAsia="Times New Roman" w:hAnsi="Calibri"/>
            <w:b w:val="0"/>
            <w:noProof/>
            <w:sz w:val="22"/>
            <w:szCs w:val="22"/>
            <w:lang w:val="en-US" w:eastAsia="en-US"/>
          </w:rPr>
          <w:tab/>
        </w:r>
        <w:r w:rsidRPr="0086031E">
          <w:rPr>
            <w:rStyle w:val="aff6"/>
            <w:noProof/>
          </w:rPr>
          <w:t>Variable Statement</w:t>
        </w:r>
        <w:r>
          <w:rPr>
            <w:noProof/>
            <w:webHidden/>
          </w:rPr>
          <w:tab/>
        </w:r>
        <w:r>
          <w:rPr>
            <w:noProof/>
            <w:webHidden/>
          </w:rPr>
          <w:fldChar w:fldCharType="begin"/>
        </w:r>
        <w:r>
          <w:rPr>
            <w:noProof/>
            <w:webHidden/>
          </w:rPr>
          <w:instrText xml:space="preserve"> PAGEREF _Toc329528808 \h </w:instrText>
        </w:r>
        <w:r>
          <w:rPr>
            <w:noProof/>
            <w:webHidden/>
          </w:rPr>
        </w:r>
        <w:r>
          <w:rPr>
            <w:noProof/>
            <w:webHidden/>
          </w:rPr>
          <w:fldChar w:fldCharType="separate"/>
        </w:r>
        <w:r>
          <w:rPr>
            <w:noProof/>
            <w:webHidden/>
          </w:rPr>
          <w:t>121</w:t>
        </w:r>
        <w:r>
          <w:rPr>
            <w:noProof/>
            <w:webHidden/>
          </w:rPr>
          <w:fldChar w:fldCharType="end"/>
        </w:r>
      </w:hyperlink>
    </w:p>
    <w:p w14:paraId="24E7D313" w14:textId="77777777" w:rsidR="008E7E56" w:rsidRPr="00652F87" w:rsidRDefault="008E7E56">
      <w:pPr>
        <w:pStyle w:val="3a"/>
        <w:rPr>
          <w:rFonts w:ascii="Calibri" w:eastAsia="Times New Roman" w:hAnsi="Calibri"/>
          <w:b w:val="0"/>
          <w:noProof/>
          <w:sz w:val="22"/>
          <w:szCs w:val="22"/>
          <w:lang w:val="en-US" w:eastAsia="en-US"/>
        </w:rPr>
      </w:pPr>
      <w:hyperlink w:anchor="_Toc329528809" w:history="1">
        <w:r w:rsidRPr="0086031E">
          <w:rPr>
            <w:rStyle w:val="aff6"/>
            <w:noProof/>
          </w:rPr>
          <w:t>12.2.4</w:t>
        </w:r>
        <w:r w:rsidRPr="00652F87">
          <w:rPr>
            <w:rFonts w:ascii="Calibri" w:eastAsia="Times New Roman" w:hAnsi="Calibri"/>
            <w:b w:val="0"/>
            <w:noProof/>
            <w:sz w:val="22"/>
            <w:szCs w:val="22"/>
            <w:lang w:val="en-US" w:eastAsia="en-US"/>
          </w:rPr>
          <w:tab/>
        </w:r>
        <w:r w:rsidRPr="0086031E">
          <w:rPr>
            <w:rStyle w:val="aff6"/>
            <w:noProof/>
          </w:rPr>
          <w:t>Destructuring Binding Patterns</w:t>
        </w:r>
        <w:r>
          <w:rPr>
            <w:noProof/>
            <w:webHidden/>
          </w:rPr>
          <w:tab/>
        </w:r>
        <w:r>
          <w:rPr>
            <w:noProof/>
            <w:webHidden/>
          </w:rPr>
          <w:fldChar w:fldCharType="begin"/>
        </w:r>
        <w:r>
          <w:rPr>
            <w:noProof/>
            <w:webHidden/>
          </w:rPr>
          <w:instrText xml:space="preserve"> PAGEREF _Toc329528809 \h </w:instrText>
        </w:r>
        <w:r>
          <w:rPr>
            <w:noProof/>
            <w:webHidden/>
          </w:rPr>
        </w:r>
        <w:r>
          <w:rPr>
            <w:noProof/>
            <w:webHidden/>
          </w:rPr>
          <w:fldChar w:fldCharType="separate"/>
        </w:r>
        <w:r>
          <w:rPr>
            <w:noProof/>
            <w:webHidden/>
          </w:rPr>
          <w:t>123</w:t>
        </w:r>
        <w:r>
          <w:rPr>
            <w:noProof/>
            <w:webHidden/>
          </w:rPr>
          <w:fldChar w:fldCharType="end"/>
        </w:r>
      </w:hyperlink>
    </w:p>
    <w:p w14:paraId="6C994941" w14:textId="77777777" w:rsidR="008E7E56" w:rsidRPr="00652F87" w:rsidRDefault="008E7E56">
      <w:pPr>
        <w:pStyle w:val="2b"/>
        <w:rPr>
          <w:rFonts w:ascii="Calibri" w:eastAsia="Times New Roman" w:hAnsi="Calibri"/>
          <w:b w:val="0"/>
          <w:noProof/>
          <w:sz w:val="22"/>
          <w:szCs w:val="22"/>
          <w:lang w:val="en-US" w:eastAsia="en-US"/>
        </w:rPr>
      </w:pPr>
      <w:hyperlink w:anchor="_Toc329528810" w:history="1">
        <w:r w:rsidRPr="0086031E">
          <w:rPr>
            <w:rStyle w:val="aff6"/>
            <w:noProof/>
          </w:rPr>
          <w:t>12.3</w:t>
        </w:r>
        <w:r w:rsidRPr="00652F87">
          <w:rPr>
            <w:rFonts w:ascii="Calibri" w:eastAsia="Times New Roman" w:hAnsi="Calibri"/>
            <w:b w:val="0"/>
            <w:noProof/>
            <w:sz w:val="22"/>
            <w:szCs w:val="22"/>
            <w:lang w:val="en-US" w:eastAsia="en-US"/>
          </w:rPr>
          <w:tab/>
        </w:r>
        <w:r w:rsidRPr="0086031E">
          <w:rPr>
            <w:rStyle w:val="aff6"/>
            <w:noProof/>
          </w:rPr>
          <w:t>Empty Statement</w:t>
        </w:r>
        <w:r>
          <w:rPr>
            <w:noProof/>
            <w:webHidden/>
          </w:rPr>
          <w:tab/>
        </w:r>
        <w:r>
          <w:rPr>
            <w:noProof/>
            <w:webHidden/>
          </w:rPr>
          <w:fldChar w:fldCharType="begin"/>
        </w:r>
        <w:r>
          <w:rPr>
            <w:noProof/>
            <w:webHidden/>
          </w:rPr>
          <w:instrText xml:space="preserve"> PAGEREF _Toc329528810 \h </w:instrText>
        </w:r>
        <w:r>
          <w:rPr>
            <w:noProof/>
            <w:webHidden/>
          </w:rPr>
        </w:r>
        <w:r>
          <w:rPr>
            <w:noProof/>
            <w:webHidden/>
          </w:rPr>
          <w:fldChar w:fldCharType="separate"/>
        </w:r>
        <w:r>
          <w:rPr>
            <w:noProof/>
            <w:webHidden/>
          </w:rPr>
          <w:t>128</w:t>
        </w:r>
        <w:r>
          <w:rPr>
            <w:noProof/>
            <w:webHidden/>
          </w:rPr>
          <w:fldChar w:fldCharType="end"/>
        </w:r>
      </w:hyperlink>
    </w:p>
    <w:p w14:paraId="4F9C3C25" w14:textId="77777777" w:rsidR="008E7E56" w:rsidRPr="00652F87" w:rsidRDefault="008E7E56">
      <w:pPr>
        <w:pStyle w:val="2b"/>
        <w:rPr>
          <w:rFonts w:ascii="Calibri" w:eastAsia="Times New Roman" w:hAnsi="Calibri"/>
          <w:b w:val="0"/>
          <w:noProof/>
          <w:sz w:val="22"/>
          <w:szCs w:val="22"/>
          <w:lang w:val="en-US" w:eastAsia="en-US"/>
        </w:rPr>
      </w:pPr>
      <w:hyperlink w:anchor="_Toc329528811" w:history="1">
        <w:r w:rsidRPr="0086031E">
          <w:rPr>
            <w:rStyle w:val="aff6"/>
            <w:noProof/>
          </w:rPr>
          <w:t>12.4</w:t>
        </w:r>
        <w:r w:rsidRPr="00652F87">
          <w:rPr>
            <w:rFonts w:ascii="Calibri" w:eastAsia="Times New Roman" w:hAnsi="Calibri"/>
            <w:b w:val="0"/>
            <w:noProof/>
            <w:sz w:val="22"/>
            <w:szCs w:val="22"/>
            <w:lang w:val="en-US" w:eastAsia="en-US"/>
          </w:rPr>
          <w:tab/>
        </w:r>
        <w:r w:rsidRPr="0086031E">
          <w:rPr>
            <w:rStyle w:val="aff6"/>
            <w:noProof/>
          </w:rPr>
          <w:t>Expression Statement</w:t>
        </w:r>
        <w:r>
          <w:rPr>
            <w:noProof/>
            <w:webHidden/>
          </w:rPr>
          <w:tab/>
        </w:r>
        <w:r>
          <w:rPr>
            <w:noProof/>
            <w:webHidden/>
          </w:rPr>
          <w:fldChar w:fldCharType="begin"/>
        </w:r>
        <w:r>
          <w:rPr>
            <w:noProof/>
            <w:webHidden/>
          </w:rPr>
          <w:instrText xml:space="preserve"> PAGEREF _Toc329528811 \h </w:instrText>
        </w:r>
        <w:r>
          <w:rPr>
            <w:noProof/>
            <w:webHidden/>
          </w:rPr>
        </w:r>
        <w:r>
          <w:rPr>
            <w:noProof/>
            <w:webHidden/>
          </w:rPr>
          <w:fldChar w:fldCharType="separate"/>
        </w:r>
        <w:r>
          <w:rPr>
            <w:noProof/>
            <w:webHidden/>
          </w:rPr>
          <w:t>128</w:t>
        </w:r>
        <w:r>
          <w:rPr>
            <w:noProof/>
            <w:webHidden/>
          </w:rPr>
          <w:fldChar w:fldCharType="end"/>
        </w:r>
      </w:hyperlink>
    </w:p>
    <w:p w14:paraId="37BC4942" w14:textId="77777777" w:rsidR="008E7E56" w:rsidRPr="00652F87" w:rsidRDefault="008E7E56">
      <w:pPr>
        <w:pStyle w:val="2b"/>
        <w:rPr>
          <w:rFonts w:ascii="Calibri" w:eastAsia="Times New Roman" w:hAnsi="Calibri"/>
          <w:b w:val="0"/>
          <w:noProof/>
          <w:sz w:val="22"/>
          <w:szCs w:val="22"/>
          <w:lang w:val="en-US" w:eastAsia="en-US"/>
        </w:rPr>
      </w:pPr>
      <w:hyperlink w:anchor="_Toc329528812" w:history="1">
        <w:r w:rsidRPr="0086031E">
          <w:rPr>
            <w:rStyle w:val="aff6"/>
            <w:noProof/>
          </w:rPr>
          <w:t>12.5</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if</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_Toc329528812 \h </w:instrText>
        </w:r>
        <w:r>
          <w:rPr>
            <w:noProof/>
            <w:webHidden/>
          </w:rPr>
        </w:r>
        <w:r>
          <w:rPr>
            <w:noProof/>
            <w:webHidden/>
          </w:rPr>
          <w:fldChar w:fldCharType="separate"/>
        </w:r>
        <w:r>
          <w:rPr>
            <w:noProof/>
            <w:webHidden/>
          </w:rPr>
          <w:t>128</w:t>
        </w:r>
        <w:r>
          <w:rPr>
            <w:noProof/>
            <w:webHidden/>
          </w:rPr>
          <w:fldChar w:fldCharType="end"/>
        </w:r>
      </w:hyperlink>
    </w:p>
    <w:p w14:paraId="4D533F71" w14:textId="77777777" w:rsidR="008E7E56" w:rsidRPr="00652F87" w:rsidRDefault="008E7E56">
      <w:pPr>
        <w:pStyle w:val="2b"/>
        <w:rPr>
          <w:rFonts w:ascii="Calibri" w:eastAsia="Times New Roman" w:hAnsi="Calibri"/>
          <w:b w:val="0"/>
          <w:noProof/>
          <w:sz w:val="22"/>
          <w:szCs w:val="22"/>
          <w:lang w:val="en-US" w:eastAsia="en-US"/>
        </w:rPr>
      </w:pPr>
      <w:hyperlink w:anchor="_Toc329528813" w:history="1">
        <w:r w:rsidRPr="0086031E">
          <w:rPr>
            <w:rStyle w:val="aff6"/>
            <w:noProof/>
          </w:rPr>
          <w:t>12.6</w:t>
        </w:r>
        <w:r w:rsidRPr="00652F87">
          <w:rPr>
            <w:rFonts w:ascii="Calibri" w:eastAsia="Times New Roman" w:hAnsi="Calibri"/>
            <w:b w:val="0"/>
            <w:noProof/>
            <w:sz w:val="22"/>
            <w:szCs w:val="22"/>
            <w:lang w:val="en-US" w:eastAsia="en-US"/>
          </w:rPr>
          <w:tab/>
        </w:r>
        <w:r w:rsidRPr="0086031E">
          <w:rPr>
            <w:rStyle w:val="aff6"/>
            <w:noProof/>
          </w:rPr>
          <w:t>Iteration Statements</w:t>
        </w:r>
        <w:r>
          <w:rPr>
            <w:noProof/>
            <w:webHidden/>
          </w:rPr>
          <w:tab/>
        </w:r>
        <w:r>
          <w:rPr>
            <w:noProof/>
            <w:webHidden/>
          </w:rPr>
          <w:fldChar w:fldCharType="begin"/>
        </w:r>
        <w:r>
          <w:rPr>
            <w:noProof/>
            <w:webHidden/>
          </w:rPr>
          <w:instrText xml:space="preserve"> PAGEREF _Toc329528813 \h </w:instrText>
        </w:r>
        <w:r>
          <w:rPr>
            <w:noProof/>
            <w:webHidden/>
          </w:rPr>
        </w:r>
        <w:r>
          <w:rPr>
            <w:noProof/>
            <w:webHidden/>
          </w:rPr>
          <w:fldChar w:fldCharType="separate"/>
        </w:r>
        <w:r>
          <w:rPr>
            <w:noProof/>
            <w:webHidden/>
          </w:rPr>
          <w:t>129</w:t>
        </w:r>
        <w:r>
          <w:rPr>
            <w:noProof/>
            <w:webHidden/>
          </w:rPr>
          <w:fldChar w:fldCharType="end"/>
        </w:r>
      </w:hyperlink>
    </w:p>
    <w:p w14:paraId="0DB5C36C" w14:textId="77777777" w:rsidR="008E7E56" w:rsidRPr="00652F87" w:rsidRDefault="008E7E56">
      <w:pPr>
        <w:pStyle w:val="3a"/>
        <w:rPr>
          <w:rFonts w:ascii="Calibri" w:eastAsia="Times New Roman" w:hAnsi="Calibri"/>
          <w:b w:val="0"/>
          <w:noProof/>
          <w:sz w:val="22"/>
          <w:szCs w:val="22"/>
          <w:lang w:val="en-US" w:eastAsia="en-US"/>
        </w:rPr>
      </w:pPr>
      <w:hyperlink w:anchor="_Toc329528814" w:history="1">
        <w:r w:rsidRPr="0086031E">
          <w:rPr>
            <w:rStyle w:val="aff6"/>
            <w:noProof/>
          </w:rPr>
          <w:t>12.6.1</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do</w:t>
        </w:r>
        <w:r w:rsidRPr="0086031E">
          <w:rPr>
            <w:rStyle w:val="aff6"/>
            <w:noProof/>
          </w:rPr>
          <w:t>-</w:t>
        </w:r>
        <w:r w:rsidRPr="0086031E">
          <w:rPr>
            <w:rStyle w:val="aff6"/>
            <w:rFonts w:ascii="Courier New" w:hAnsi="Courier New"/>
            <w:noProof/>
          </w:rPr>
          <w:t>while</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_Toc329528814 \h </w:instrText>
        </w:r>
        <w:r>
          <w:rPr>
            <w:noProof/>
            <w:webHidden/>
          </w:rPr>
        </w:r>
        <w:r>
          <w:rPr>
            <w:noProof/>
            <w:webHidden/>
          </w:rPr>
          <w:fldChar w:fldCharType="separate"/>
        </w:r>
        <w:r>
          <w:rPr>
            <w:noProof/>
            <w:webHidden/>
          </w:rPr>
          <w:t>130</w:t>
        </w:r>
        <w:r>
          <w:rPr>
            <w:noProof/>
            <w:webHidden/>
          </w:rPr>
          <w:fldChar w:fldCharType="end"/>
        </w:r>
      </w:hyperlink>
    </w:p>
    <w:p w14:paraId="1116B2E5" w14:textId="77777777" w:rsidR="008E7E56" w:rsidRPr="00652F87" w:rsidRDefault="008E7E56">
      <w:pPr>
        <w:pStyle w:val="3a"/>
        <w:rPr>
          <w:rFonts w:ascii="Calibri" w:eastAsia="Times New Roman" w:hAnsi="Calibri"/>
          <w:b w:val="0"/>
          <w:noProof/>
          <w:sz w:val="22"/>
          <w:szCs w:val="22"/>
          <w:lang w:val="en-US" w:eastAsia="en-US"/>
        </w:rPr>
      </w:pPr>
      <w:hyperlink w:anchor="_Toc329528815" w:history="1">
        <w:r w:rsidRPr="0086031E">
          <w:rPr>
            <w:rStyle w:val="aff6"/>
            <w:noProof/>
          </w:rPr>
          <w:t>12.6.2</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while</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_Toc329528815 \h </w:instrText>
        </w:r>
        <w:r>
          <w:rPr>
            <w:noProof/>
            <w:webHidden/>
          </w:rPr>
        </w:r>
        <w:r>
          <w:rPr>
            <w:noProof/>
            <w:webHidden/>
          </w:rPr>
          <w:fldChar w:fldCharType="separate"/>
        </w:r>
        <w:r>
          <w:rPr>
            <w:noProof/>
            <w:webHidden/>
          </w:rPr>
          <w:t>130</w:t>
        </w:r>
        <w:r>
          <w:rPr>
            <w:noProof/>
            <w:webHidden/>
          </w:rPr>
          <w:fldChar w:fldCharType="end"/>
        </w:r>
      </w:hyperlink>
    </w:p>
    <w:p w14:paraId="2ED9B88F" w14:textId="77777777" w:rsidR="008E7E56" w:rsidRPr="00652F87" w:rsidRDefault="008E7E56">
      <w:pPr>
        <w:pStyle w:val="3a"/>
        <w:rPr>
          <w:rFonts w:ascii="Calibri" w:eastAsia="Times New Roman" w:hAnsi="Calibri"/>
          <w:b w:val="0"/>
          <w:noProof/>
          <w:sz w:val="22"/>
          <w:szCs w:val="22"/>
          <w:lang w:val="en-US" w:eastAsia="en-US"/>
        </w:rPr>
      </w:pPr>
      <w:hyperlink w:anchor="_Toc329528816" w:history="1">
        <w:r w:rsidRPr="0086031E">
          <w:rPr>
            <w:rStyle w:val="aff6"/>
            <w:noProof/>
          </w:rPr>
          <w:t>12.6.3</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for</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_Toc329528816 \h </w:instrText>
        </w:r>
        <w:r>
          <w:rPr>
            <w:noProof/>
            <w:webHidden/>
          </w:rPr>
        </w:r>
        <w:r>
          <w:rPr>
            <w:noProof/>
            <w:webHidden/>
          </w:rPr>
          <w:fldChar w:fldCharType="separate"/>
        </w:r>
        <w:r>
          <w:rPr>
            <w:noProof/>
            <w:webHidden/>
          </w:rPr>
          <w:t>131</w:t>
        </w:r>
        <w:r>
          <w:rPr>
            <w:noProof/>
            <w:webHidden/>
          </w:rPr>
          <w:fldChar w:fldCharType="end"/>
        </w:r>
      </w:hyperlink>
    </w:p>
    <w:p w14:paraId="718A16B8" w14:textId="77777777" w:rsidR="008E7E56" w:rsidRPr="00652F87" w:rsidRDefault="008E7E56">
      <w:pPr>
        <w:pStyle w:val="3a"/>
        <w:rPr>
          <w:rFonts w:ascii="Calibri" w:eastAsia="Times New Roman" w:hAnsi="Calibri"/>
          <w:b w:val="0"/>
          <w:noProof/>
          <w:sz w:val="22"/>
          <w:szCs w:val="22"/>
          <w:lang w:val="en-US" w:eastAsia="en-US"/>
        </w:rPr>
      </w:pPr>
      <w:hyperlink w:anchor="_Toc329528817" w:history="1">
        <w:r w:rsidRPr="0086031E">
          <w:rPr>
            <w:rStyle w:val="aff6"/>
            <w:noProof/>
          </w:rPr>
          <w:t>12.6.4</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for</w:t>
        </w:r>
        <w:r w:rsidRPr="0086031E">
          <w:rPr>
            <w:rStyle w:val="aff6"/>
            <w:noProof/>
          </w:rPr>
          <w:t>-</w:t>
        </w:r>
        <w:r w:rsidRPr="0086031E">
          <w:rPr>
            <w:rStyle w:val="aff6"/>
            <w:rFonts w:ascii="Courier New" w:hAnsi="Courier New"/>
            <w:noProof/>
          </w:rPr>
          <w:t>in</w:t>
        </w:r>
        <w:r w:rsidRPr="0086031E">
          <w:rPr>
            <w:rStyle w:val="aff6"/>
            <w:noProof/>
          </w:rPr>
          <w:t xml:space="preserve"> and </w:t>
        </w:r>
        <w:r w:rsidRPr="0086031E">
          <w:rPr>
            <w:rStyle w:val="aff6"/>
            <w:rFonts w:ascii="Courier New" w:hAnsi="Courier New"/>
            <w:noProof/>
          </w:rPr>
          <w:t>for</w:t>
        </w:r>
        <w:r w:rsidRPr="0086031E">
          <w:rPr>
            <w:rStyle w:val="aff6"/>
            <w:noProof/>
          </w:rPr>
          <w:t>-</w:t>
        </w:r>
        <w:r w:rsidRPr="0086031E">
          <w:rPr>
            <w:rStyle w:val="aff6"/>
            <w:rFonts w:ascii="Courier New" w:hAnsi="Courier New"/>
            <w:noProof/>
          </w:rPr>
          <w:t>of</w:t>
        </w:r>
        <w:r w:rsidRPr="0086031E">
          <w:rPr>
            <w:rStyle w:val="aff6"/>
            <w:noProof/>
          </w:rPr>
          <w:t xml:space="preserve"> Statements</w:t>
        </w:r>
        <w:r>
          <w:rPr>
            <w:noProof/>
            <w:webHidden/>
          </w:rPr>
          <w:tab/>
        </w:r>
        <w:r>
          <w:rPr>
            <w:noProof/>
            <w:webHidden/>
          </w:rPr>
          <w:fldChar w:fldCharType="begin"/>
        </w:r>
        <w:r>
          <w:rPr>
            <w:noProof/>
            <w:webHidden/>
          </w:rPr>
          <w:instrText xml:space="preserve"> PAGEREF _Toc329528817 \h </w:instrText>
        </w:r>
        <w:r>
          <w:rPr>
            <w:noProof/>
            <w:webHidden/>
          </w:rPr>
        </w:r>
        <w:r>
          <w:rPr>
            <w:noProof/>
            <w:webHidden/>
          </w:rPr>
          <w:fldChar w:fldCharType="separate"/>
        </w:r>
        <w:r>
          <w:rPr>
            <w:noProof/>
            <w:webHidden/>
          </w:rPr>
          <w:t>132</w:t>
        </w:r>
        <w:r>
          <w:rPr>
            <w:noProof/>
            <w:webHidden/>
          </w:rPr>
          <w:fldChar w:fldCharType="end"/>
        </w:r>
      </w:hyperlink>
    </w:p>
    <w:p w14:paraId="599689B4" w14:textId="77777777" w:rsidR="008E7E56" w:rsidRPr="00652F87" w:rsidRDefault="008E7E56">
      <w:pPr>
        <w:pStyle w:val="2b"/>
        <w:rPr>
          <w:rFonts w:ascii="Calibri" w:eastAsia="Times New Roman" w:hAnsi="Calibri"/>
          <w:b w:val="0"/>
          <w:noProof/>
          <w:sz w:val="22"/>
          <w:szCs w:val="22"/>
          <w:lang w:val="en-US" w:eastAsia="en-US"/>
        </w:rPr>
      </w:pPr>
      <w:hyperlink w:anchor="_Toc329528818" w:history="1">
        <w:r w:rsidRPr="0086031E">
          <w:rPr>
            <w:rStyle w:val="aff6"/>
            <w:noProof/>
          </w:rPr>
          <w:t>12.7</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continue</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_Toc329528818 \h </w:instrText>
        </w:r>
        <w:r>
          <w:rPr>
            <w:noProof/>
            <w:webHidden/>
          </w:rPr>
        </w:r>
        <w:r>
          <w:rPr>
            <w:noProof/>
            <w:webHidden/>
          </w:rPr>
          <w:fldChar w:fldCharType="separate"/>
        </w:r>
        <w:r>
          <w:rPr>
            <w:noProof/>
            <w:webHidden/>
          </w:rPr>
          <w:t>136</w:t>
        </w:r>
        <w:r>
          <w:rPr>
            <w:noProof/>
            <w:webHidden/>
          </w:rPr>
          <w:fldChar w:fldCharType="end"/>
        </w:r>
      </w:hyperlink>
    </w:p>
    <w:p w14:paraId="7F2D97C7" w14:textId="77777777" w:rsidR="008E7E56" w:rsidRPr="00652F87" w:rsidRDefault="008E7E56">
      <w:pPr>
        <w:pStyle w:val="2b"/>
        <w:rPr>
          <w:rFonts w:ascii="Calibri" w:eastAsia="Times New Roman" w:hAnsi="Calibri"/>
          <w:b w:val="0"/>
          <w:noProof/>
          <w:sz w:val="22"/>
          <w:szCs w:val="22"/>
          <w:lang w:val="en-US" w:eastAsia="en-US"/>
        </w:rPr>
      </w:pPr>
      <w:hyperlink w:anchor="_Toc329528819" w:history="1">
        <w:r w:rsidRPr="0086031E">
          <w:rPr>
            <w:rStyle w:val="aff6"/>
            <w:noProof/>
          </w:rPr>
          <w:t>12.8</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break</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_Toc329528819 \h </w:instrText>
        </w:r>
        <w:r>
          <w:rPr>
            <w:noProof/>
            <w:webHidden/>
          </w:rPr>
        </w:r>
        <w:r>
          <w:rPr>
            <w:noProof/>
            <w:webHidden/>
          </w:rPr>
          <w:fldChar w:fldCharType="separate"/>
        </w:r>
        <w:r>
          <w:rPr>
            <w:noProof/>
            <w:webHidden/>
          </w:rPr>
          <w:t>136</w:t>
        </w:r>
        <w:r>
          <w:rPr>
            <w:noProof/>
            <w:webHidden/>
          </w:rPr>
          <w:fldChar w:fldCharType="end"/>
        </w:r>
      </w:hyperlink>
    </w:p>
    <w:p w14:paraId="1324A1E2" w14:textId="77777777" w:rsidR="008E7E56" w:rsidRPr="00652F87" w:rsidRDefault="008E7E56">
      <w:pPr>
        <w:pStyle w:val="2b"/>
        <w:rPr>
          <w:rFonts w:ascii="Calibri" w:eastAsia="Times New Roman" w:hAnsi="Calibri"/>
          <w:b w:val="0"/>
          <w:noProof/>
          <w:sz w:val="22"/>
          <w:szCs w:val="22"/>
          <w:lang w:val="en-US" w:eastAsia="en-US"/>
        </w:rPr>
      </w:pPr>
      <w:hyperlink w:anchor="_Toc329528820" w:history="1">
        <w:r w:rsidRPr="0086031E">
          <w:rPr>
            <w:rStyle w:val="aff6"/>
            <w:noProof/>
          </w:rPr>
          <w:t>12.9</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return</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_Toc329528820 \h </w:instrText>
        </w:r>
        <w:r>
          <w:rPr>
            <w:noProof/>
            <w:webHidden/>
          </w:rPr>
        </w:r>
        <w:r>
          <w:rPr>
            <w:noProof/>
            <w:webHidden/>
          </w:rPr>
          <w:fldChar w:fldCharType="separate"/>
        </w:r>
        <w:r>
          <w:rPr>
            <w:noProof/>
            <w:webHidden/>
          </w:rPr>
          <w:t>137</w:t>
        </w:r>
        <w:r>
          <w:rPr>
            <w:noProof/>
            <w:webHidden/>
          </w:rPr>
          <w:fldChar w:fldCharType="end"/>
        </w:r>
      </w:hyperlink>
    </w:p>
    <w:p w14:paraId="7F6326DA" w14:textId="77777777" w:rsidR="008E7E56" w:rsidRPr="00652F87" w:rsidRDefault="008E7E56">
      <w:pPr>
        <w:pStyle w:val="2b"/>
        <w:rPr>
          <w:rFonts w:ascii="Calibri" w:eastAsia="Times New Roman" w:hAnsi="Calibri"/>
          <w:b w:val="0"/>
          <w:noProof/>
          <w:sz w:val="22"/>
          <w:szCs w:val="22"/>
          <w:lang w:val="en-US" w:eastAsia="en-US"/>
        </w:rPr>
      </w:pPr>
      <w:hyperlink w:anchor="_Toc329528821" w:history="1">
        <w:r w:rsidRPr="0086031E">
          <w:rPr>
            <w:rStyle w:val="aff6"/>
            <w:noProof/>
          </w:rPr>
          <w:t>12.10</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with</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_Toc329528821 \h </w:instrText>
        </w:r>
        <w:r>
          <w:rPr>
            <w:noProof/>
            <w:webHidden/>
          </w:rPr>
        </w:r>
        <w:r>
          <w:rPr>
            <w:noProof/>
            <w:webHidden/>
          </w:rPr>
          <w:fldChar w:fldCharType="separate"/>
        </w:r>
        <w:r>
          <w:rPr>
            <w:noProof/>
            <w:webHidden/>
          </w:rPr>
          <w:t>137</w:t>
        </w:r>
        <w:r>
          <w:rPr>
            <w:noProof/>
            <w:webHidden/>
          </w:rPr>
          <w:fldChar w:fldCharType="end"/>
        </w:r>
      </w:hyperlink>
    </w:p>
    <w:p w14:paraId="19D66B8A" w14:textId="77777777" w:rsidR="008E7E56" w:rsidRPr="00652F87" w:rsidRDefault="008E7E56">
      <w:pPr>
        <w:pStyle w:val="2b"/>
        <w:rPr>
          <w:rFonts w:ascii="Calibri" w:eastAsia="Times New Roman" w:hAnsi="Calibri"/>
          <w:b w:val="0"/>
          <w:noProof/>
          <w:sz w:val="22"/>
          <w:szCs w:val="22"/>
          <w:lang w:val="en-US" w:eastAsia="en-US"/>
        </w:rPr>
      </w:pPr>
      <w:hyperlink w:anchor="_Toc329528822" w:history="1">
        <w:r w:rsidRPr="0086031E">
          <w:rPr>
            <w:rStyle w:val="aff6"/>
            <w:noProof/>
          </w:rPr>
          <w:t>12.11</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switch</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_Toc329528822 \h </w:instrText>
        </w:r>
        <w:r>
          <w:rPr>
            <w:noProof/>
            <w:webHidden/>
          </w:rPr>
        </w:r>
        <w:r>
          <w:rPr>
            <w:noProof/>
            <w:webHidden/>
          </w:rPr>
          <w:fldChar w:fldCharType="separate"/>
        </w:r>
        <w:r>
          <w:rPr>
            <w:noProof/>
            <w:webHidden/>
          </w:rPr>
          <w:t>138</w:t>
        </w:r>
        <w:r>
          <w:rPr>
            <w:noProof/>
            <w:webHidden/>
          </w:rPr>
          <w:fldChar w:fldCharType="end"/>
        </w:r>
      </w:hyperlink>
    </w:p>
    <w:p w14:paraId="51E847CD" w14:textId="77777777" w:rsidR="008E7E56" w:rsidRPr="00652F87" w:rsidRDefault="008E7E56">
      <w:pPr>
        <w:pStyle w:val="2b"/>
        <w:rPr>
          <w:rFonts w:ascii="Calibri" w:eastAsia="Times New Roman" w:hAnsi="Calibri"/>
          <w:b w:val="0"/>
          <w:noProof/>
          <w:sz w:val="22"/>
          <w:szCs w:val="22"/>
          <w:lang w:val="en-US" w:eastAsia="en-US"/>
        </w:rPr>
      </w:pPr>
      <w:hyperlink w:anchor="_Toc329528823" w:history="1">
        <w:r w:rsidRPr="0086031E">
          <w:rPr>
            <w:rStyle w:val="aff6"/>
            <w:noProof/>
          </w:rPr>
          <w:t>12.12</w:t>
        </w:r>
        <w:r w:rsidRPr="00652F87">
          <w:rPr>
            <w:rFonts w:ascii="Calibri" w:eastAsia="Times New Roman" w:hAnsi="Calibri"/>
            <w:b w:val="0"/>
            <w:noProof/>
            <w:sz w:val="22"/>
            <w:szCs w:val="22"/>
            <w:lang w:val="en-US" w:eastAsia="en-US"/>
          </w:rPr>
          <w:tab/>
        </w:r>
        <w:r w:rsidRPr="0086031E">
          <w:rPr>
            <w:rStyle w:val="aff6"/>
            <w:noProof/>
          </w:rPr>
          <w:t>Labelled Statements</w:t>
        </w:r>
        <w:r>
          <w:rPr>
            <w:noProof/>
            <w:webHidden/>
          </w:rPr>
          <w:tab/>
        </w:r>
        <w:r>
          <w:rPr>
            <w:noProof/>
            <w:webHidden/>
          </w:rPr>
          <w:fldChar w:fldCharType="begin"/>
        </w:r>
        <w:r>
          <w:rPr>
            <w:noProof/>
            <w:webHidden/>
          </w:rPr>
          <w:instrText xml:space="preserve"> PAGEREF _Toc329528823 \h </w:instrText>
        </w:r>
        <w:r>
          <w:rPr>
            <w:noProof/>
            <w:webHidden/>
          </w:rPr>
        </w:r>
        <w:r>
          <w:rPr>
            <w:noProof/>
            <w:webHidden/>
          </w:rPr>
          <w:fldChar w:fldCharType="separate"/>
        </w:r>
        <w:r>
          <w:rPr>
            <w:noProof/>
            <w:webHidden/>
          </w:rPr>
          <w:t>142</w:t>
        </w:r>
        <w:r>
          <w:rPr>
            <w:noProof/>
            <w:webHidden/>
          </w:rPr>
          <w:fldChar w:fldCharType="end"/>
        </w:r>
      </w:hyperlink>
    </w:p>
    <w:p w14:paraId="571765ED" w14:textId="77777777" w:rsidR="008E7E56" w:rsidRPr="00652F87" w:rsidRDefault="008E7E56">
      <w:pPr>
        <w:pStyle w:val="2b"/>
        <w:rPr>
          <w:rFonts w:ascii="Calibri" w:eastAsia="Times New Roman" w:hAnsi="Calibri"/>
          <w:b w:val="0"/>
          <w:noProof/>
          <w:sz w:val="22"/>
          <w:szCs w:val="22"/>
          <w:lang w:val="en-US" w:eastAsia="en-US"/>
        </w:rPr>
      </w:pPr>
      <w:hyperlink w:anchor="_Toc329528824" w:history="1">
        <w:r w:rsidRPr="0086031E">
          <w:rPr>
            <w:rStyle w:val="aff6"/>
            <w:noProof/>
          </w:rPr>
          <w:t>12.13</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throw</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_Toc329528824 \h </w:instrText>
        </w:r>
        <w:r>
          <w:rPr>
            <w:noProof/>
            <w:webHidden/>
          </w:rPr>
        </w:r>
        <w:r>
          <w:rPr>
            <w:noProof/>
            <w:webHidden/>
          </w:rPr>
          <w:fldChar w:fldCharType="separate"/>
        </w:r>
        <w:r>
          <w:rPr>
            <w:noProof/>
            <w:webHidden/>
          </w:rPr>
          <w:t>143</w:t>
        </w:r>
        <w:r>
          <w:rPr>
            <w:noProof/>
            <w:webHidden/>
          </w:rPr>
          <w:fldChar w:fldCharType="end"/>
        </w:r>
      </w:hyperlink>
    </w:p>
    <w:p w14:paraId="37AE28DD" w14:textId="77777777" w:rsidR="008E7E56" w:rsidRPr="00652F87" w:rsidRDefault="008E7E56">
      <w:pPr>
        <w:pStyle w:val="2b"/>
        <w:rPr>
          <w:rFonts w:ascii="Calibri" w:eastAsia="Times New Roman" w:hAnsi="Calibri"/>
          <w:b w:val="0"/>
          <w:noProof/>
          <w:sz w:val="22"/>
          <w:szCs w:val="22"/>
          <w:lang w:val="en-US" w:eastAsia="en-US"/>
        </w:rPr>
      </w:pPr>
      <w:hyperlink w:anchor="_Toc329528825" w:history="1">
        <w:r w:rsidRPr="0086031E">
          <w:rPr>
            <w:rStyle w:val="aff6"/>
            <w:noProof/>
          </w:rPr>
          <w:t>12.14</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try</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_Toc329528825 \h </w:instrText>
        </w:r>
        <w:r>
          <w:rPr>
            <w:noProof/>
            <w:webHidden/>
          </w:rPr>
        </w:r>
        <w:r>
          <w:rPr>
            <w:noProof/>
            <w:webHidden/>
          </w:rPr>
          <w:fldChar w:fldCharType="separate"/>
        </w:r>
        <w:r>
          <w:rPr>
            <w:noProof/>
            <w:webHidden/>
          </w:rPr>
          <w:t>143</w:t>
        </w:r>
        <w:r>
          <w:rPr>
            <w:noProof/>
            <w:webHidden/>
          </w:rPr>
          <w:fldChar w:fldCharType="end"/>
        </w:r>
      </w:hyperlink>
    </w:p>
    <w:p w14:paraId="2F62721D" w14:textId="77777777" w:rsidR="008E7E56" w:rsidRPr="00652F87" w:rsidRDefault="008E7E56">
      <w:pPr>
        <w:pStyle w:val="2b"/>
        <w:rPr>
          <w:rFonts w:ascii="Calibri" w:eastAsia="Times New Roman" w:hAnsi="Calibri"/>
          <w:b w:val="0"/>
          <w:noProof/>
          <w:sz w:val="22"/>
          <w:szCs w:val="22"/>
          <w:lang w:val="en-US" w:eastAsia="en-US"/>
        </w:rPr>
      </w:pPr>
      <w:hyperlink w:anchor="_Toc329528826" w:history="1">
        <w:r w:rsidRPr="0086031E">
          <w:rPr>
            <w:rStyle w:val="aff6"/>
            <w:noProof/>
          </w:rPr>
          <w:t>12.15</w:t>
        </w:r>
        <w:r w:rsidRPr="00652F87">
          <w:rPr>
            <w:rFonts w:ascii="Calibri" w:eastAsia="Times New Roman" w:hAnsi="Calibri"/>
            <w:b w:val="0"/>
            <w:noProof/>
            <w:sz w:val="22"/>
            <w:szCs w:val="22"/>
            <w:lang w:val="en-US" w:eastAsia="en-US"/>
          </w:rPr>
          <w:tab/>
        </w:r>
        <w:r w:rsidRPr="0086031E">
          <w:rPr>
            <w:rStyle w:val="aff6"/>
            <w:noProof/>
          </w:rPr>
          <w:t xml:space="preserve">The </w:t>
        </w:r>
        <w:r w:rsidRPr="0086031E">
          <w:rPr>
            <w:rStyle w:val="aff6"/>
            <w:rFonts w:ascii="Courier New" w:hAnsi="Courier New"/>
            <w:noProof/>
          </w:rPr>
          <w:t>debugger</w:t>
        </w:r>
        <w:r w:rsidRPr="0086031E">
          <w:rPr>
            <w:rStyle w:val="aff6"/>
            <w:noProof/>
          </w:rPr>
          <w:t xml:space="preserve"> statement</w:t>
        </w:r>
        <w:r>
          <w:rPr>
            <w:noProof/>
            <w:webHidden/>
          </w:rPr>
          <w:tab/>
        </w:r>
        <w:r>
          <w:rPr>
            <w:noProof/>
            <w:webHidden/>
          </w:rPr>
          <w:fldChar w:fldCharType="begin"/>
        </w:r>
        <w:r>
          <w:rPr>
            <w:noProof/>
            <w:webHidden/>
          </w:rPr>
          <w:instrText xml:space="preserve"> PAGEREF _Toc329528826 \h </w:instrText>
        </w:r>
        <w:r>
          <w:rPr>
            <w:noProof/>
            <w:webHidden/>
          </w:rPr>
        </w:r>
        <w:r>
          <w:rPr>
            <w:noProof/>
            <w:webHidden/>
          </w:rPr>
          <w:fldChar w:fldCharType="separate"/>
        </w:r>
        <w:r>
          <w:rPr>
            <w:noProof/>
            <w:webHidden/>
          </w:rPr>
          <w:t>145</w:t>
        </w:r>
        <w:r>
          <w:rPr>
            <w:noProof/>
            <w:webHidden/>
          </w:rPr>
          <w:fldChar w:fldCharType="end"/>
        </w:r>
      </w:hyperlink>
    </w:p>
    <w:p w14:paraId="6EC0957A" w14:textId="77777777" w:rsidR="008E7E56" w:rsidRPr="00652F87" w:rsidRDefault="008E7E56">
      <w:pPr>
        <w:pStyle w:val="12"/>
        <w:rPr>
          <w:rFonts w:ascii="Calibri" w:eastAsia="Times New Roman" w:hAnsi="Calibri"/>
          <w:b w:val="0"/>
          <w:noProof/>
          <w:sz w:val="22"/>
          <w:szCs w:val="22"/>
          <w:lang w:val="en-US" w:eastAsia="en-US"/>
        </w:rPr>
      </w:pPr>
      <w:hyperlink w:anchor="_Toc329528827" w:history="1">
        <w:r w:rsidRPr="0086031E">
          <w:rPr>
            <w:rStyle w:val="aff6"/>
            <w:noProof/>
          </w:rPr>
          <w:t>13</w:t>
        </w:r>
        <w:r w:rsidRPr="00652F87">
          <w:rPr>
            <w:rFonts w:ascii="Calibri" w:eastAsia="Times New Roman" w:hAnsi="Calibri"/>
            <w:b w:val="0"/>
            <w:noProof/>
            <w:sz w:val="22"/>
            <w:szCs w:val="22"/>
            <w:lang w:val="en-US" w:eastAsia="en-US"/>
          </w:rPr>
          <w:tab/>
        </w:r>
        <w:r w:rsidRPr="0086031E">
          <w:rPr>
            <w:rStyle w:val="aff6"/>
            <w:noProof/>
          </w:rPr>
          <w:t>Functions and Generators</w:t>
        </w:r>
        <w:r>
          <w:rPr>
            <w:noProof/>
            <w:webHidden/>
          </w:rPr>
          <w:tab/>
        </w:r>
        <w:r>
          <w:rPr>
            <w:noProof/>
            <w:webHidden/>
          </w:rPr>
          <w:fldChar w:fldCharType="begin"/>
        </w:r>
        <w:r>
          <w:rPr>
            <w:noProof/>
            <w:webHidden/>
          </w:rPr>
          <w:instrText xml:space="preserve"> PAGEREF _Toc329528827 \h </w:instrText>
        </w:r>
        <w:r>
          <w:rPr>
            <w:noProof/>
            <w:webHidden/>
          </w:rPr>
        </w:r>
        <w:r>
          <w:rPr>
            <w:noProof/>
            <w:webHidden/>
          </w:rPr>
          <w:fldChar w:fldCharType="separate"/>
        </w:r>
        <w:r>
          <w:rPr>
            <w:noProof/>
            <w:webHidden/>
          </w:rPr>
          <w:t>146</w:t>
        </w:r>
        <w:r>
          <w:rPr>
            <w:noProof/>
            <w:webHidden/>
          </w:rPr>
          <w:fldChar w:fldCharType="end"/>
        </w:r>
      </w:hyperlink>
    </w:p>
    <w:p w14:paraId="6D336C71" w14:textId="77777777" w:rsidR="008E7E56" w:rsidRPr="00652F87" w:rsidRDefault="008E7E56">
      <w:pPr>
        <w:pStyle w:val="2b"/>
        <w:rPr>
          <w:rFonts w:ascii="Calibri" w:eastAsia="Times New Roman" w:hAnsi="Calibri"/>
          <w:b w:val="0"/>
          <w:noProof/>
          <w:sz w:val="22"/>
          <w:szCs w:val="22"/>
          <w:lang w:val="en-US" w:eastAsia="en-US"/>
        </w:rPr>
      </w:pPr>
      <w:hyperlink w:anchor="_Toc329528828" w:history="1">
        <w:r w:rsidRPr="0086031E">
          <w:rPr>
            <w:rStyle w:val="aff6"/>
            <w:noProof/>
          </w:rPr>
          <w:t>13.1</w:t>
        </w:r>
        <w:r w:rsidRPr="00652F87">
          <w:rPr>
            <w:rFonts w:ascii="Calibri" w:eastAsia="Times New Roman" w:hAnsi="Calibri"/>
            <w:b w:val="0"/>
            <w:noProof/>
            <w:sz w:val="22"/>
            <w:szCs w:val="22"/>
            <w:lang w:val="en-US" w:eastAsia="en-US"/>
          </w:rPr>
          <w:tab/>
        </w:r>
        <w:r w:rsidRPr="0086031E">
          <w:rPr>
            <w:rStyle w:val="aff6"/>
            <w:noProof/>
          </w:rPr>
          <w:t>Function Definitions</w:t>
        </w:r>
        <w:r>
          <w:rPr>
            <w:noProof/>
            <w:webHidden/>
          </w:rPr>
          <w:tab/>
        </w:r>
        <w:r>
          <w:rPr>
            <w:noProof/>
            <w:webHidden/>
          </w:rPr>
          <w:fldChar w:fldCharType="begin"/>
        </w:r>
        <w:r>
          <w:rPr>
            <w:noProof/>
            <w:webHidden/>
          </w:rPr>
          <w:instrText xml:space="preserve"> PAGEREF _Toc329528828 \h </w:instrText>
        </w:r>
        <w:r>
          <w:rPr>
            <w:noProof/>
            <w:webHidden/>
          </w:rPr>
        </w:r>
        <w:r>
          <w:rPr>
            <w:noProof/>
            <w:webHidden/>
          </w:rPr>
          <w:fldChar w:fldCharType="separate"/>
        </w:r>
        <w:r>
          <w:rPr>
            <w:noProof/>
            <w:webHidden/>
          </w:rPr>
          <w:t>146</w:t>
        </w:r>
        <w:r>
          <w:rPr>
            <w:noProof/>
            <w:webHidden/>
          </w:rPr>
          <w:fldChar w:fldCharType="end"/>
        </w:r>
      </w:hyperlink>
    </w:p>
    <w:p w14:paraId="68D42675" w14:textId="77777777" w:rsidR="008E7E56" w:rsidRPr="00652F87" w:rsidRDefault="008E7E56">
      <w:pPr>
        <w:pStyle w:val="2b"/>
        <w:rPr>
          <w:rFonts w:ascii="Calibri" w:eastAsia="Times New Roman" w:hAnsi="Calibri"/>
          <w:b w:val="0"/>
          <w:noProof/>
          <w:sz w:val="22"/>
          <w:szCs w:val="22"/>
          <w:lang w:val="en-US" w:eastAsia="en-US"/>
        </w:rPr>
      </w:pPr>
      <w:hyperlink w:anchor="_Toc329528829" w:history="1">
        <w:r w:rsidRPr="0086031E">
          <w:rPr>
            <w:rStyle w:val="aff6"/>
            <w:noProof/>
          </w:rPr>
          <w:t>13.2</w:t>
        </w:r>
        <w:r w:rsidRPr="00652F87">
          <w:rPr>
            <w:rFonts w:ascii="Calibri" w:eastAsia="Times New Roman" w:hAnsi="Calibri"/>
            <w:b w:val="0"/>
            <w:noProof/>
            <w:sz w:val="22"/>
            <w:szCs w:val="22"/>
            <w:lang w:val="en-US" w:eastAsia="en-US"/>
          </w:rPr>
          <w:tab/>
        </w:r>
        <w:r w:rsidRPr="0086031E">
          <w:rPr>
            <w:rStyle w:val="aff6"/>
            <w:noProof/>
          </w:rPr>
          <w:t>Arrow Function Definitions</w:t>
        </w:r>
        <w:r>
          <w:rPr>
            <w:noProof/>
            <w:webHidden/>
          </w:rPr>
          <w:tab/>
        </w:r>
        <w:r>
          <w:rPr>
            <w:noProof/>
            <w:webHidden/>
          </w:rPr>
          <w:fldChar w:fldCharType="begin"/>
        </w:r>
        <w:r>
          <w:rPr>
            <w:noProof/>
            <w:webHidden/>
          </w:rPr>
          <w:instrText xml:space="preserve"> PAGEREF _Toc329528829 \h </w:instrText>
        </w:r>
        <w:r>
          <w:rPr>
            <w:noProof/>
            <w:webHidden/>
          </w:rPr>
        </w:r>
        <w:r>
          <w:rPr>
            <w:noProof/>
            <w:webHidden/>
          </w:rPr>
          <w:fldChar w:fldCharType="separate"/>
        </w:r>
        <w:r>
          <w:rPr>
            <w:noProof/>
            <w:webHidden/>
          </w:rPr>
          <w:t>151</w:t>
        </w:r>
        <w:r>
          <w:rPr>
            <w:noProof/>
            <w:webHidden/>
          </w:rPr>
          <w:fldChar w:fldCharType="end"/>
        </w:r>
      </w:hyperlink>
    </w:p>
    <w:p w14:paraId="2DD436A3" w14:textId="77777777" w:rsidR="008E7E56" w:rsidRPr="00652F87" w:rsidRDefault="008E7E56">
      <w:pPr>
        <w:pStyle w:val="2b"/>
        <w:rPr>
          <w:rFonts w:ascii="Calibri" w:eastAsia="Times New Roman" w:hAnsi="Calibri"/>
          <w:b w:val="0"/>
          <w:noProof/>
          <w:sz w:val="22"/>
          <w:szCs w:val="22"/>
          <w:lang w:val="en-US" w:eastAsia="en-US"/>
        </w:rPr>
      </w:pPr>
      <w:hyperlink w:anchor="_Toc329528830" w:history="1">
        <w:r w:rsidRPr="0086031E">
          <w:rPr>
            <w:rStyle w:val="aff6"/>
            <w:noProof/>
          </w:rPr>
          <w:t>13.3</w:t>
        </w:r>
        <w:r w:rsidRPr="00652F87">
          <w:rPr>
            <w:rFonts w:ascii="Calibri" w:eastAsia="Times New Roman" w:hAnsi="Calibri"/>
            <w:b w:val="0"/>
            <w:noProof/>
            <w:sz w:val="22"/>
            <w:szCs w:val="22"/>
            <w:lang w:val="en-US" w:eastAsia="en-US"/>
          </w:rPr>
          <w:tab/>
        </w:r>
        <w:r w:rsidRPr="0086031E">
          <w:rPr>
            <w:rStyle w:val="aff6"/>
            <w:noProof/>
          </w:rPr>
          <w:t>Method Definitions</w:t>
        </w:r>
        <w:r>
          <w:rPr>
            <w:noProof/>
            <w:webHidden/>
          </w:rPr>
          <w:tab/>
        </w:r>
        <w:r>
          <w:rPr>
            <w:noProof/>
            <w:webHidden/>
          </w:rPr>
          <w:fldChar w:fldCharType="begin"/>
        </w:r>
        <w:r>
          <w:rPr>
            <w:noProof/>
            <w:webHidden/>
          </w:rPr>
          <w:instrText xml:space="preserve"> PAGEREF _Toc329528830 \h </w:instrText>
        </w:r>
        <w:r>
          <w:rPr>
            <w:noProof/>
            <w:webHidden/>
          </w:rPr>
        </w:r>
        <w:r>
          <w:rPr>
            <w:noProof/>
            <w:webHidden/>
          </w:rPr>
          <w:fldChar w:fldCharType="separate"/>
        </w:r>
        <w:r>
          <w:rPr>
            <w:noProof/>
            <w:webHidden/>
          </w:rPr>
          <w:t>154</w:t>
        </w:r>
        <w:r>
          <w:rPr>
            <w:noProof/>
            <w:webHidden/>
          </w:rPr>
          <w:fldChar w:fldCharType="end"/>
        </w:r>
      </w:hyperlink>
    </w:p>
    <w:p w14:paraId="4140E6C7" w14:textId="77777777" w:rsidR="008E7E56" w:rsidRPr="00652F87" w:rsidRDefault="008E7E56">
      <w:pPr>
        <w:pStyle w:val="2b"/>
        <w:rPr>
          <w:rFonts w:ascii="Calibri" w:eastAsia="Times New Roman" w:hAnsi="Calibri"/>
          <w:b w:val="0"/>
          <w:noProof/>
          <w:sz w:val="22"/>
          <w:szCs w:val="22"/>
          <w:lang w:val="en-US" w:eastAsia="en-US"/>
        </w:rPr>
      </w:pPr>
      <w:hyperlink w:anchor="_Toc329528831" w:history="1">
        <w:r w:rsidRPr="0086031E">
          <w:rPr>
            <w:rStyle w:val="aff6"/>
            <w:noProof/>
          </w:rPr>
          <w:t>13.4</w:t>
        </w:r>
        <w:r w:rsidRPr="00652F87">
          <w:rPr>
            <w:rFonts w:ascii="Calibri" w:eastAsia="Times New Roman" w:hAnsi="Calibri"/>
            <w:b w:val="0"/>
            <w:noProof/>
            <w:sz w:val="22"/>
            <w:szCs w:val="22"/>
            <w:lang w:val="en-US" w:eastAsia="en-US"/>
          </w:rPr>
          <w:tab/>
        </w:r>
        <w:r w:rsidRPr="0086031E">
          <w:rPr>
            <w:rStyle w:val="aff6"/>
            <w:noProof/>
          </w:rPr>
          <w:t>Generator Definitions</w:t>
        </w:r>
        <w:r>
          <w:rPr>
            <w:noProof/>
            <w:webHidden/>
          </w:rPr>
          <w:tab/>
        </w:r>
        <w:r>
          <w:rPr>
            <w:noProof/>
            <w:webHidden/>
          </w:rPr>
          <w:fldChar w:fldCharType="begin"/>
        </w:r>
        <w:r>
          <w:rPr>
            <w:noProof/>
            <w:webHidden/>
          </w:rPr>
          <w:instrText xml:space="preserve"> PAGEREF _Toc329528831 \h </w:instrText>
        </w:r>
        <w:r>
          <w:rPr>
            <w:noProof/>
            <w:webHidden/>
          </w:rPr>
        </w:r>
        <w:r>
          <w:rPr>
            <w:noProof/>
            <w:webHidden/>
          </w:rPr>
          <w:fldChar w:fldCharType="separate"/>
        </w:r>
        <w:r>
          <w:rPr>
            <w:noProof/>
            <w:webHidden/>
          </w:rPr>
          <w:t>157</w:t>
        </w:r>
        <w:r>
          <w:rPr>
            <w:noProof/>
            <w:webHidden/>
          </w:rPr>
          <w:fldChar w:fldCharType="end"/>
        </w:r>
      </w:hyperlink>
    </w:p>
    <w:p w14:paraId="71E238C8" w14:textId="77777777" w:rsidR="008E7E56" w:rsidRPr="00652F87" w:rsidRDefault="008E7E56">
      <w:pPr>
        <w:pStyle w:val="2b"/>
        <w:rPr>
          <w:rFonts w:ascii="Calibri" w:eastAsia="Times New Roman" w:hAnsi="Calibri"/>
          <w:b w:val="0"/>
          <w:noProof/>
          <w:sz w:val="22"/>
          <w:szCs w:val="22"/>
          <w:lang w:val="en-US" w:eastAsia="en-US"/>
        </w:rPr>
      </w:pPr>
      <w:hyperlink w:anchor="_Toc329528832" w:history="1">
        <w:r w:rsidRPr="0086031E">
          <w:rPr>
            <w:rStyle w:val="aff6"/>
            <w:noProof/>
          </w:rPr>
          <w:t>13.5</w:t>
        </w:r>
        <w:r w:rsidRPr="00652F87">
          <w:rPr>
            <w:rFonts w:ascii="Calibri" w:eastAsia="Times New Roman" w:hAnsi="Calibri"/>
            <w:b w:val="0"/>
            <w:noProof/>
            <w:sz w:val="22"/>
            <w:szCs w:val="22"/>
            <w:lang w:val="en-US" w:eastAsia="en-US"/>
          </w:rPr>
          <w:tab/>
        </w:r>
        <w:r w:rsidRPr="0086031E">
          <w:rPr>
            <w:rStyle w:val="aff6"/>
            <w:noProof/>
          </w:rPr>
          <w:t>Class Definitions</w:t>
        </w:r>
        <w:r>
          <w:rPr>
            <w:noProof/>
            <w:webHidden/>
          </w:rPr>
          <w:tab/>
        </w:r>
        <w:r>
          <w:rPr>
            <w:noProof/>
            <w:webHidden/>
          </w:rPr>
          <w:fldChar w:fldCharType="begin"/>
        </w:r>
        <w:r>
          <w:rPr>
            <w:noProof/>
            <w:webHidden/>
          </w:rPr>
          <w:instrText xml:space="preserve"> PAGEREF _Toc329528832 \h </w:instrText>
        </w:r>
        <w:r>
          <w:rPr>
            <w:noProof/>
            <w:webHidden/>
          </w:rPr>
        </w:r>
        <w:r>
          <w:rPr>
            <w:noProof/>
            <w:webHidden/>
          </w:rPr>
          <w:fldChar w:fldCharType="separate"/>
        </w:r>
        <w:r>
          <w:rPr>
            <w:noProof/>
            <w:webHidden/>
          </w:rPr>
          <w:t>158</w:t>
        </w:r>
        <w:r>
          <w:rPr>
            <w:noProof/>
            <w:webHidden/>
          </w:rPr>
          <w:fldChar w:fldCharType="end"/>
        </w:r>
      </w:hyperlink>
    </w:p>
    <w:p w14:paraId="0EA93E5B" w14:textId="77777777" w:rsidR="008E7E56" w:rsidRPr="00652F87" w:rsidRDefault="008E7E56">
      <w:pPr>
        <w:pStyle w:val="2b"/>
        <w:rPr>
          <w:rFonts w:ascii="Calibri" w:eastAsia="Times New Roman" w:hAnsi="Calibri"/>
          <w:b w:val="0"/>
          <w:noProof/>
          <w:sz w:val="22"/>
          <w:szCs w:val="22"/>
          <w:lang w:val="en-US" w:eastAsia="en-US"/>
        </w:rPr>
      </w:pPr>
      <w:hyperlink w:anchor="_Toc329528833" w:history="1">
        <w:r w:rsidRPr="0086031E">
          <w:rPr>
            <w:rStyle w:val="aff6"/>
            <w:noProof/>
          </w:rPr>
          <w:t>13.6</w:t>
        </w:r>
        <w:r w:rsidRPr="00652F87">
          <w:rPr>
            <w:rFonts w:ascii="Calibri" w:eastAsia="Times New Roman" w:hAnsi="Calibri"/>
            <w:b w:val="0"/>
            <w:noProof/>
            <w:sz w:val="22"/>
            <w:szCs w:val="22"/>
            <w:lang w:val="en-US" w:eastAsia="en-US"/>
          </w:rPr>
          <w:tab/>
        </w:r>
        <w:r w:rsidRPr="0086031E">
          <w:rPr>
            <w:rStyle w:val="aff6"/>
            <w:noProof/>
          </w:rPr>
          <w:t>Creating Function Objects and Constructors</w:t>
        </w:r>
        <w:r>
          <w:rPr>
            <w:noProof/>
            <w:webHidden/>
          </w:rPr>
          <w:tab/>
        </w:r>
        <w:r>
          <w:rPr>
            <w:noProof/>
            <w:webHidden/>
          </w:rPr>
          <w:fldChar w:fldCharType="begin"/>
        </w:r>
        <w:r>
          <w:rPr>
            <w:noProof/>
            <w:webHidden/>
          </w:rPr>
          <w:instrText xml:space="preserve"> PAGEREF _Toc329528833 \h </w:instrText>
        </w:r>
        <w:r>
          <w:rPr>
            <w:noProof/>
            <w:webHidden/>
          </w:rPr>
        </w:r>
        <w:r>
          <w:rPr>
            <w:noProof/>
            <w:webHidden/>
          </w:rPr>
          <w:fldChar w:fldCharType="separate"/>
        </w:r>
        <w:r>
          <w:rPr>
            <w:noProof/>
            <w:webHidden/>
          </w:rPr>
          <w:t>162</w:t>
        </w:r>
        <w:r>
          <w:rPr>
            <w:noProof/>
            <w:webHidden/>
          </w:rPr>
          <w:fldChar w:fldCharType="end"/>
        </w:r>
      </w:hyperlink>
    </w:p>
    <w:p w14:paraId="0DC9D98A" w14:textId="77777777" w:rsidR="008E7E56" w:rsidRPr="00652F87" w:rsidRDefault="008E7E56">
      <w:pPr>
        <w:pStyle w:val="2b"/>
        <w:rPr>
          <w:rFonts w:ascii="Calibri" w:eastAsia="Times New Roman" w:hAnsi="Calibri"/>
          <w:b w:val="0"/>
          <w:noProof/>
          <w:sz w:val="22"/>
          <w:szCs w:val="22"/>
          <w:lang w:val="en-US" w:eastAsia="en-US"/>
        </w:rPr>
      </w:pPr>
      <w:hyperlink w:anchor="_Toc329528834" w:history="1">
        <w:r w:rsidRPr="0086031E">
          <w:rPr>
            <w:rStyle w:val="aff6"/>
            <w:noProof/>
          </w:rPr>
          <w:t>13.7 Tail Position Calls</w:t>
        </w:r>
        <w:r>
          <w:rPr>
            <w:noProof/>
            <w:webHidden/>
          </w:rPr>
          <w:tab/>
        </w:r>
        <w:r>
          <w:rPr>
            <w:noProof/>
            <w:webHidden/>
          </w:rPr>
          <w:fldChar w:fldCharType="begin"/>
        </w:r>
        <w:r>
          <w:rPr>
            <w:noProof/>
            <w:webHidden/>
          </w:rPr>
          <w:instrText xml:space="preserve"> PAGEREF _Toc329528834 \h </w:instrText>
        </w:r>
        <w:r>
          <w:rPr>
            <w:noProof/>
            <w:webHidden/>
          </w:rPr>
        </w:r>
        <w:r>
          <w:rPr>
            <w:noProof/>
            <w:webHidden/>
          </w:rPr>
          <w:fldChar w:fldCharType="separate"/>
        </w:r>
        <w:r>
          <w:rPr>
            <w:noProof/>
            <w:webHidden/>
          </w:rPr>
          <w:t>164</w:t>
        </w:r>
        <w:r>
          <w:rPr>
            <w:noProof/>
            <w:webHidden/>
          </w:rPr>
          <w:fldChar w:fldCharType="end"/>
        </w:r>
      </w:hyperlink>
    </w:p>
    <w:p w14:paraId="13AB4A9E" w14:textId="77777777" w:rsidR="008E7E56" w:rsidRPr="00652F87" w:rsidRDefault="008E7E56">
      <w:pPr>
        <w:pStyle w:val="12"/>
        <w:rPr>
          <w:rFonts w:ascii="Calibri" w:eastAsia="Times New Roman" w:hAnsi="Calibri"/>
          <w:b w:val="0"/>
          <w:noProof/>
          <w:sz w:val="22"/>
          <w:szCs w:val="22"/>
          <w:lang w:val="en-US" w:eastAsia="en-US"/>
        </w:rPr>
      </w:pPr>
      <w:hyperlink w:anchor="_Toc329528835" w:history="1">
        <w:r w:rsidRPr="0086031E">
          <w:rPr>
            <w:rStyle w:val="aff6"/>
            <w:noProof/>
          </w:rPr>
          <w:t>14</w:t>
        </w:r>
        <w:r w:rsidRPr="00652F87">
          <w:rPr>
            <w:rFonts w:ascii="Calibri" w:eastAsia="Times New Roman" w:hAnsi="Calibri"/>
            <w:b w:val="0"/>
            <w:noProof/>
            <w:sz w:val="22"/>
            <w:szCs w:val="22"/>
            <w:lang w:val="en-US" w:eastAsia="en-US"/>
          </w:rPr>
          <w:tab/>
        </w:r>
        <w:r w:rsidRPr="0086031E">
          <w:rPr>
            <w:rStyle w:val="aff6"/>
            <w:noProof/>
          </w:rPr>
          <w:t>Program</w:t>
        </w:r>
        <w:r>
          <w:rPr>
            <w:noProof/>
            <w:webHidden/>
          </w:rPr>
          <w:tab/>
        </w:r>
        <w:r>
          <w:rPr>
            <w:noProof/>
            <w:webHidden/>
          </w:rPr>
          <w:fldChar w:fldCharType="begin"/>
        </w:r>
        <w:r>
          <w:rPr>
            <w:noProof/>
            <w:webHidden/>
          </w:rPr>
          <w:instrText xml:space="preserve"> PAGEREF _Toc329528835 \h </w:instrText>
        </w:r>
        <w:r>
          <w:rPr>
            <w:noProof/>
            <w:webHidden/>
          </w:rPr>
        </w:r>
        <w:r>
          <w:rPr>
            <w:noProof/>
            <w:webHidden/>
          </w:rPr>
          <w:fldChar w:fldCharType="separate"/>
        </w:r>
        <w:r>
          <w:rPr>
            <w:noProof/>
            <w:webHidden/>
          </w:rPr>
          <w:t>164</w:t>
        </w:r>
        <w:r>
          <w:rPr>
            <w:noProof/>
            <w:webHidden/>
          </w:rPr>
          <w:fldChar w:fldCharType="end"/>
        </w:r>
      </w:hyperlink>
    </w:p>
    <w:p w14:paraId="2D5A4DD1" w14:textId="77777777" w:rsidR="008E7E56" w:rsidRPr="00652F87" w:rsidRDefault="008E7E56">
      <w:pPr>
        <w:pStyle w:val="2b"/>
        <w:rPr>
          <w:rFonts w:ascii="Calibri" w:eastAsia="Times New Roman" w:hAnsi="Calibri"/>
          <w:b w:val="0"/>
          <w:noProof/>
          <w:sz w:val="22"/>
          <w:szCs w:val="22"/>
          <w:lang w:val="en-US" w:eastAsia="en-US"/>
        </w:rPr>
      </w:pPr>
      <w:hyperlink w:anchor="_Toc329528836" w:history="1">
        <w:r w:rsidRPr="0086031E">
          <w:rPr>
            <w:rStyle w:val="aff6"/>
            <w:noProof/>
          </w:rPr>
          <w:t>14.1</w:t>
        </w:r>
        <w:r w:rsidRPr="00652F87">
          <w:rPr>
            <w:rFonts w:ascii="Calibri" w:eastAsia="Times New Roman" w:hAnsi="Calibri"/>
            <w:b w:val="0"/>
            <w:noProof/>
            <w:sz w:val="22"/>
            <w:szCs w:val="22"/>
            <w:lang w:val="en-US" w:eastAsia="en-US"/>
          </w:rPr>
          <w:tab/>
        </w:r>
        <w:r w:rsidRPr="0086031E">
          <w:rPr>
            <w:rStyle w:val="aff6"/>
            <w:noProof/>
          </w:rPr>
          <w:t>Directive Prologues and the Use Strict Directive</w:t>
        </w:r>
        <w:r>
          <w:rPr>
            <w:noProof/>
            <w:webHidden/>
          </w:rPr>
          <w:tab/>
        </w:r>
        <w:r>
          <w:rPr>
            <w:noProof/>
            <w:webHidden/>
          </w:rPr>
          <w:fldChar w:fldCharType="begin"/>
        </w:r>
        <w:r>
          <w:rPr>
            <w:noProof/>
            <w:webHidden/>
          </w:rPr>
          <w:instrText xml:space="preserve"> PAGEREF _Toc329528836 \h </w:instrText>
        </w:r>
        <w:r>
          <w:rPr>
            <w:noProof/>
            <w:webHidden/>
          </w:rPr>
        </w:r>
        <w:r>
          <w:rPr>
            <w:noProof/>
            <w:webHidden/>
          </w:rPr>
          <w:fldChar w:fldCharType="separate"/>
        </w:r>
        <w:r>
          <w:rPr>
            <w:noProof/>
            <w:webHidden/>
          </w:rPr>
          <w:t>165</w:t>
        </w:r>
        <w:r>
          <w:rPr>
            <w:noProof/>
            <w:webHidden/>
          </w:rPr>
          <w:fldChar w:fldCharType="end"/>
        </w:r>
      </w:hyperlink>
    </w:p>
    <w:p w14:paraId="7C680A29" w14:textId="77777777" w:rsidR="008E7E56" w:rsidRPr="00652F87" w:rsidRDefault="008E7E56">
      <w:pPr>
        <w:pStyle w:val="12"/>
        <w:rPr>
          <w:rFonts w:ascii="Calibri" w:eastAsia="Times New Roman" w:hAnsi="Calibri"/>
          <w:b w:val="0"/>
          <w:noProof/>
          <w:sz w:val="22"/>
          <w:szCs w:val="22"/>
          <w:lang w:val="en-US" w:eastAsia="en-US"/>
        </w:rPr>
      </w:pPr>
      <w:hyperlink w:anchor="_Toc329528837" w:history="1">
        <w:r w:rsidRPr="0086031E">
          <w:rPr>
            <w:rStyle w:val="aff6"/>
            <w:noProof/>
          </w:rPr>
          <w:t>15</w:t>
        </w:r>
        <w:r w:rsidRPr="00652F87">
          <w:rPr>
            <w:rFonts w:ascii="Calibri" w:eastAsia="Times New Roman" w:hAnsi="Calibri"/>
            <w:b w:val="0"/>
            <w:noProof/>
            <w:sz w:val="22"/>
            <w:szCs w:val="22"/>
            <w:lang w:val="en-US" w:eastAsia="en-US"/>
          </w:rPr>
          <w:tab/>
        </w:r>
        <w:r w:rsidRPr="0086031E">
          <w:rPr>
            <w:rStyle w:val="aff6"/>
            <w:noProof/>
          </w:rPr>
          <w:t>Standard Built-in ECMAScript Objects</w:t>
        </w:r>
        <w:r>
          <w:rPr>
            <w:noProof/>
            <w:webHidden/>
          </w:rPr>
          <w:tab/>
        </w:r>
        <w:r>
          <w:rPr>
            <w:noProof/>
            <w:webHidden/>
          </w:rPr>
          <w:fldChar w:fldCharType="begin"/>
        </w:r>
        <w:r>
          <w:rPr>
            <w:noProof/>
            <w:webHidden/>
          </w:rPr>
          <w:instrText xml:space="preserve"> PAGEREF _Toc329528837 \h </w:instrText>
        </w:r>
        <w:r>
          <w:rPr>
            <w:noProof/>
            <w:webHidden/>
          </w:rPr>
        </w:r>
        <w:r>
          <w:rPr>
            <w:noProof/>
            <w:webHidden/>
          </w:rPr>
          <w:fldChar w:fldCharType="separate"/>
        </w:r>
        <w:r>
          <w:rPr>
            <w:noProof/>
            <w:webHidden/>
          </w:rPr>
          <w:t>165</w:t>
        </w:r>
        <w:r>
          <w:rPr>
            <w:noProof/>
            <w:webHidden/>
          </w:rPr>
          <w:fldChar w:fldCharType="end"/>
        </w:r>
      </w:hyperlink>
    </w:p>
    <w:p w14:paraId="3E5AD2C9" w14:textId="77777777" w:rsidR="008E7E56" w:rsidRPr="00652F87" w:rsidRDefault="008E7E56">
      <w:pPr>
        <w:pStyle w:val="2b"/>
        <w:rPr>
          <w:rFonts w:ascii="Calibri" w:eastAsia="Times New Roman" w:hAnsi="Calibri"/>
          <w:b w:val="0"/>
          <w:noProof/>
          <w:sz w:val="22"/>
          <w:szCs w:val="22"/>
          <w:lang w:val="en-US" w:eastAsia="en-US"/>
        </w:rPr>
      </w:pPr>
      <w:hyperlink w:anchor="_Toc329528838" w:history="1">
        <w:r w:rsidRPr="0086031E">
          <w:rPr>
            <w:rStyle w:val="aff6"/>
            <w:noProof/>
          </w:rPr>
          <w:t>15.1</w:t>
        </w:r>
        <w:r w:rsidRPr="00652F87">
          <w:rPr>
            <w:rFonts w:ascii="Calibri" w:eastAsia="Times New Roman" w:hAnsi="Calibri"/>
            <w:b w:val="0"/>
            <w:noProof/>
            <w:sz w:val="22"/>
            <w:szCs w:val="22"/>
            <w:lang w:val="en-US" w:eastAsia="en-US"/>
          </w:rPr>
          <w:tab/>
        </w:r>
        <w:r w:rsidRPr="0086031E">
          <w:rPr>
            <w:rStyle w:val="aff6"/>
            <w:noProof/>
          </w:rPr>
          <w:t>The Global Object</w:t>
        </w:r>
        <w:r>
          <w:rPr>
            <w:noProof/>
            <w:webHidden/>
          </w:rPr>
          <w:tab/>
        </w:r>
        <w:r>
          <w:rPr>
            <w:noProof/>
            <w:webHidden/>
          </w:rPr>
          <w:fldChar w:fldCharType="begin"/>
        </w:r>
        <w:r>
          <w:rPr>
            <w:noProof/>
            <w:webHidden/>
          </w:rPr>
          <w:instrText xml:space="preserve"> PAGEREF _Toc329528838 \h </w:instrText>
        </w:r>
        <w:r>
          <w:rPr>
            <w:noProof/>
            <w:webHidden/>
          </w:rPr>
        </w:r>
        <w:r>
          <w:rPr>
            <w:noProof/>
            <w:webHidden/>
          </w:rPr>
          <w:fldChar w:fldCharType="separate"/>
        </w:r>
        <w:r>
          <w:rPr>
            <w:noProof/>
            <w:webHidden/>
          </w:rPr>
          <w:t>166</w:t>
        </w:r>
        <w:r>
          <w:rPr>
            <w:noProof/>
            <w:webHidden/>
          </w:rPr>
          <w:fldChar w:fldCharType="end"/>
        </w:r>
      </w:hyperlink>
    </w:p>
    <w:p w14:paraId="3D5547A8" w14:textId="77777777" w:rsidR="008E7E56" w:rsidRPr="00652F87" w:rsidRDefault="008E7E56">
      <w:pPr>
        <w:pStyle w:val="3a"/>
        <w:rPr>
          <w:rFonts w:ascii="Calibri" w:eastAsia="Times New Roman" w:hAnsi="Calibri"/>
          <w:b w:val="0"/>
          <w:noProof/>
          <w:sz w:val="22"/>
          <w:szCs w:val="22"/>
          <w:lang w:val="en-US" w:eastAsia="en-US"/>
        </w:rPr>
      </w:pPr>
      <w:hyperlink w:anchor="_Toc329528839" w:history="1">
        <w:r w:rsidRPr="0086031E">
          <w:rPr>
            <w:rStyle w:val="aff6"/>
            <w:noProof/>
          </w:rPr>
          <w:t>15.1.1</w:t>
        </w:r>
        <w:r w:rsidRPr="00652F87">
          <w:rPr>
            <w:rFonts w:ascii="Calibri" w:eastAsia="Times New Roman" w:hAnsi="Calibri"/>
            <w:b w:val="0"/>
            <w:noProof/>
            <w:sz w:val="22"/>
            <w:szCs w:val="22"/>
            <w:lang w:val="en-US" w:eastAsia="en-US"/>
          </w:rPr>
          <w:tab/>
        </w:r>
        <w:r w:rsidRPr="0086031E">
          <w:rPr>
            <w:rStyle w:val="aff6"/>
            <w:noProof/>
          </w:rPr>
          <w:t>Value Properties of the Global Object</w:t>
        </w:r>
        <w:r>
          <w:rPr>
            <w:noProof/>
            <w:webHidden/>
          </w:rPr>
          <w:tab/>
        </w:r>
        <w:r>
          <w:rPr>
            <w:noProof/>
            <w:webHidden/>
          </w:rPr>
          <w:fldChar w:fldCharType="begin"/>
        </w:r>
        <w:r>
          <w:rPr>
            <w:noProof/>
            <w:webHidden/>
          </w:rPr>
          <w:instrText xml:space="preserve"> PAGEREF _Toc329528839 \h </w:instrText>
        </w:r>
        <w:r>
          <w:rPr>
            <w:noProof/>
            <w:webHidden/>
          </w:rPr>
        </w:r>
        <w:r>
          <w:rPr>
            <w:noProof/>
            <w:webHidden/>
          </w:rPr>
          <w:fldChar w:fldCharType="separate"/>
        </w:r>
        <w:r>
          <w:rPr>
            <w:noProof/>
            <w:webHidden/>
          </w:rPr>
          <w:t>167</w:t>
        </w:r>
        <w:r>
          <w:rPr>
            <w:noProof/>
            <w:webHidden/>
          </w:rPr>
          <w:fldChar w:fldCharType="end"/>
        </w:r>
      </w:hyperlink>
    </w:p>
    <w:p w14:paraId="0BAABB52" w14:textId="77777777" w:rsidR="008E7E56" w:rsidRPr="00652F87" w:rsidRDefault="008E7E56">
      <w:pPr>
        <w:pStyle w:val="3a"/>
        <w:rPr>
          <w:rFonts w:ascii="Calibri" w:eastAsia="Times New Roman" w:hAnsi="Calibri"/>
          <w:b w:val="0"/>
          <w:noProof/>
          <w:sz w:val="22"/>
          <w:szCs w:val="22"/>
          <w:lang w:val="en-US" w:eastAsia="en-US"/>
        </w:rPr>
      </w:pPr>
      <w:hyperlink w:anchor="_Toc329528840" w:history="1">
        <w:r w:rsidRPr="0086031E">
          <w:rPr>
            <w:rStyle w:val="aff6"/>
            <w:noProof/>
          </w:rPr>
          <w:t>15.1.2</w:t>
        </w:r>
        <w:r w:rsidRPr="00652F87">
          <w:rPr>
            <w:rFonts w:ascii="Calibri" w:eastAsia="Times New Roman" w:hAnsi="Calibri"/>
            <w:b w:val="0"/>
            <w:noProof/>
            <w:sz w:val="22"/>
            <w:szCs w:val="22"/>
            <w:lang w:val="en-US" w:eastAsia="en-US"/>
          </w:rPr>
          <w:tab/>
        </w:r>
        <w:r w:rsidRPr="0086031E">
          <w:rPr>
            <w:rStyle w:val="aff6"/>
            <w:noProof/>
          </w:rPr>
          <w:t>Function Properties of the Global Object</w:t>
        </w:r>
        <w:r>
          <w:rPr>
            <w:noProof/>
            <w:webHidden/>
          </w:rPr>
          <w:tab/>
        </w:r>
        <w:r>
          <w:rPr>
            <w:noProof/>
            <w:webHidden/>
          </w:rPr>
          <w:fldChar w:fldCharType="begin"/>
        </w:r>
        <w:r>
          <w:rPr>
            <w:noProof/>
            <w:webHidden/>
          </w:rPr>
          <w:instrText xml:space="preserve"> PAGEREF _Toc329528840 \h </w:instrText>
        </w:r>
        <w:r>
          <w:rPr>
            <w:noProof/>
            <w:webHidden/>
          </w:rPr>
        </w:r>
        <w:r>
          <w:rPr>
            <w:noProof/>
            <w:webHidden/>
          </w:rPr>
          <w:fldChar w:fldCharType="separate"/>
        </w:r>
        <w:r>
          <w:rPr>
            <w:noProof/>
            <w:webHidden/>
          </w:rPr>
          <w:t>167</w:t>
        </w:r>
        <w:r>
          <w:rPr>
            <w:noProof/>
            <w:webHidden/>
          </w:rPr>
          <w:fldChar w:fldCharType="end"/>
        </w:r>
      </w:hyperlink>
    </w:p>
    <w:p w14:paraId="2FE0F09D" w14:textId="77777777" w:rsidR="008E7E56" w:rsidRPr="00652F87" w:rsidRDefault="008E7E56">
      <w:pPr>
        <w:pStyle w:val="3a"/>
        <w:rPr>
          <w:rFonts w:ascii="Calibri" w:eastAsia="Times New Roman" w:hAnsi="Calibri"/>
          <w:b w:val="0"/>
          <w:noProof/>
          <w:sz w:val="22"/>
          <w:szCs w:val="22"/>
          <w:lang w:val="en-US" w:eastAsia="en-US"/>
        </w:rPr>
      </w:pPr>
      <w:hyperlink w:anchor="_Toc329528841" w:history="1">
        <w:r w:rsidRPr="0086031E">
          <w:rPr>
            <w:rStyle w:val="aff6"/>
            <w:noProof/>
          </w:rPr>
          <w:t>15.1.3</w:t>
        </w:r>
        <w:r w:rsidRPr="00652F87">
          <w:rPr>
            <w:rFonts w:ascii="Calibri" w:eastAsia="Times New Roman" w:hAnsi="Calibri"/>
            <w:b w:val="0"/>
            <w:noProof/>
            <w:sz w:val="22"/>
            <w:szCs w:val="22"/>
            <w:lang w:val="en-US" w:eastAsia="en-US"/>
          </w:rPr>
          <w:tab/>
        </w:r>
        <w:r w:rsidRPr="0086031E">
          <w:rPr>
            <w:rStyle w:val="aff6"/>
            <w:noProof/>
          </w:rPr>
          <w:t>URI Handling Function Properties</w:t>
        </w:r>
        <w:r>
          <w:rPr>
            <w:noProof/>
            <w:webHidden/>
          </w:rPr>
          <w:tab/>
        </w:r>
        <w:r>
          <w:rPr>
            <w:noProof/>
            <w:webHidden/>
          </w:rPr>
          <w:fldChar w:fldCharType="begin"/>
        </w:r>
        <w:r>
          <w:rPr>
            <w:noProof/>
            <w:webHidden/>
          </w:rPr>
          <w:instrText xml:space="preserve"> PAGEREF _Toc329528841 \h </w:instrText>
        </w:r>
        <w:r>
          <w:rPr>
            <w:noProof/>
            <w:webHidden/>
          </w:rPr>
        </w:r>
        <w:r>
          <w:rPr>
            <w:noProof/>
            <w:webHidden/>
          </w:rPr>
          <w:fldChar w:fldCharType="separate"/>
        </w:r>
        <w:r>
          <w:rPr>
            <w:noProof/>
            <w:webHidden/>
          </w:rPr>
          <w:t>169</w:t>
        </w:r>
        <w:r>
          <w:rPr>
            <w:noProof/>
            <w:webHidden/>
          </w:rPr>
          <w:fldChar w:fldCharType="end"/>
        </w:r>
      </w:hyperlink>
    </w:p>
    <w:p w14:paraId="637B76DF" w14:textId="77777777" w:rsidR="008E7E56" w:rsidRPr="00652F87" w:rsidRDefault="008E7E56">
      <w:pPr>
        <w:pStyle w:val="3a"/>
        <w:rPr>
          <w:rFonts w:ascii="Calibri" w:eastAsia="Times New Roman" w:hAnsi="Calibri"/>
          <w:b w:val="0"/>
          <w:noProof/>
          <w:sz w:val="22"/>
          <w:szCs w:val="22"/>
          <w:lang w:val="en-US" w:eastAsia="en-US"/>
        </w:rPr>
      </w:pPr>
      <w:hyperlink w:anchor="_Toc329528842" w:history="1">
        <w:r w:rsidRPr="0086031E">
          <w:rPr>
            <w:rStyle w:val="aff6"/>
            <w:noProof/>
          </w:rPr>
          <w:t>15.1.4</w:t>
        </w:r>
        <w:r w:rsidRPr="00652F87">
          <w:rPr>
            <w:rFonts w:ascii="Calibri" w:eastAsia="Times New Roman" w:hAnsi="Calibri"/>
            <w:b w:val="0"/>
            <w:noProof/>
            <w:sz w:val="22"/>
            <w:szCs w:val="22"/>
            <w:lang w:val="en-US" w:eastAsia="en-US"/>
          </w:rPr>
          <w:tab/>
        </w:r>
        <w:r w:rsidRPr="0086031E">
          <w:rPr>
            <w:rStyle w:val="aff6"/>
            <w:noProof/>
          </w:rPr>
          <w:t>Constructor Properties of the Global Object</w:t>
        </w:r>
        <w:r>
          <w:rPr>
            <w:noProof/>
            <w:webHidden/>
          </w:rPr>
          <w:tab/>
        </w:r>
        <w:r>
          <w:rPr>
            <w:noProof/>
            <w:webHidden/>
          </w:rPr>
          <w:fldChar w:fldCharType="begin"/>
        </w:r>
        <w:r>
          <w:rPr>
            <w:noProof/>
            <w:webHidden/>
          </w:rPr>
          <w:instrText xml:space="preserve"> PAGEREF _Toc329528842 \h </w:instrText>
        </w:r>
        <w:r>
          <w:rPr>
            <w:noProof/>
            <w:webHidden/>
          </w:rPr>
        </w:r>
        <w:r>
          <w:rPr>
            <w:noProof/>
            <w:webHidden/>
          </w:rPr>
          <w:fldChar w:fldCharType="separate"/>
        </w:r>
        <w:r>
          <w:rPr>
            <w:noProof/>
            <w:webHidden/>
          </w:rPr>
          <w:t>174</w:t>
        </w:r>
        <w:r>
          <w:rPr>
            <w:noProof/>
            <w:webHidden/>
          </w:rPr>
          <w:fldChar w:fldCharType="end"/>
        </w:r>
      </w:hyperlink>
    </w:p>
    <w:p w14:paraId="128C3FED" w14:textId="77777777" w:rsidR="008E7E56" w:rsidRPr="00652F87" w:rsidRDefault="008E7E56">
      <w:pPr>
        <w:pStyle w:val="3a"/>
        <w:rPr>
          <w:rFonts w:ascii="Calibri" w:eastAsia="Times New Roman" w:hAnsi="Calibri"/>
          <w:b w:val="0"/>
          <w:noProof/>
          <w:sz w:val="22"/>
          <w:szCs w:val="22"/>
          <w:lang w:val="en-US" w:eastAsia="en-US"/>
        </w:rPr>
      </w:pPr>
      <w:hyperlink w:anchor="_Toc329528843" w:history="1">
        <w:r w:rsidRPr="0086031E">
          <w:rPr>
            <w:rStyle w:val="aff6"/>
            <w:noProof/>
          </w:rPr>
          <w:t>15.1.5</w:t>
        </w:r>
        <w:r w:rsidRPr="00652F87">
          <w:rPr>
            <w:rFonts w:ascii="Calibri" w:eastAsia="Times New Roman" w:hAnsi="Calibri"/>
            <w:b w:val="0"/>
            <w:noProof/>
            <w:sz w:val="22"/>
            <w:szCs w:val="22"/>
            <w:lang w:val="en-US" w:eastAsia="en-US"/>
          </w:rPr>
          <w:tab/>
        </w:r>
        <w:r w:rsidRPr="0086031E">
          <w:rPr>
            <w:rStyle w:val="aff6"/>
            <w:noProof/>
          </w:rPr>
          <w:t>Other Properties of the Global Object</w:t>
        </w:r>
        <w:r>
          <w:rPr>
            <w:noProof/>
            <w:webHidden/>
          </w:rPr>
          <w:tab/>
        </w:r>
        <w:r>
          <w:rPr>
            <w:noProof/>
            <w:webHidden/>
          </w:rPr>
          <w:fldChar w:fldCharType="begin"/>
        </w:r>
        <w:r>
          <w:rPr>
            <w:noProof/>
            <w:webHidden/>
          </w:rPr>
          <w:instrText xml:space="preserve"> PAGEREF _Toc329528843 \h </w:instrText>
        </w:r>
        <w:r>
          <w:rPr>
            <w:noProof/>
            <w:webHidden/>
          </w:rPr>
        </w:r>
        <w:r>
          <w:rPr>
            <w:noProof/>
            <w:webHidden/>
          </w:rPr>
          <w:fldChar w:fldCharType="separate"/>
        </w:r>
        <w:r>
          <w:rPr>
            <w:noProof/>
            <w:webHidden/>
          </w:rPr>
          <w:t>175</w:t>
        </w:r>
        <w:r>
          <w:rPr>
            <w:noProof/>
            <w:webHidden/>
          </w:rPr>
          <w:fldChar w:fldCharType="end"/>
        </w:r>
      </w:hyperlink>
    </w:p>
    <w:p w14:paraId="297D24B1" w14:textId="77777777" w:rsidR="008E7E56" w:rsidRPr="00652F87" w:rsidRDefault="008E7E56">
      <w:pPr>
        <w:pStyle w:val="2b"/>
        <w:rPr>
          <w:rFonts w:ascii="Calibri" w:eastAsia="Times New Roman" w:hAnsi="Calibri"/>
          <w:b w:val="0"/>
          <w:noProof/>
          <w:sz w:val="22"/>
          <w:szCs w:val="22"/>
          <w:lang w:val="en-US" w:eastAsia="en-US"/>
        </w:rPr>
      </w:pPr>
      <w:hyperlink w:anchor="_Toc329528844" w:history="1">
        <w:r w:rsidRPr="0086031E">
          <w:rPr>
            <w:rStyle w:val="aff6"/>
            <w:noProof/>
          </w:rPr>
          <w:t>15.2</w:t>
        </w:r>
        <w:r w:rsidRPr="00652F87">
          <w:rPr>
            <w:rFonts w:ascii="Calibri" w:eastAsia="Times New Roman" w:hAnsi="Calibri"/>
            <w:b w:val="0"/>
            <w:noProof/>
            <w:sz w:val="22"/>
            <w:szCs w:val="22"/>
            <w:lang w:val="en-US" w:eastAsia="en-US"/>
          </w:rPr>
          <w:tab/>
        </w:r>
        <w:r w:rsidRPr="0086031E">
          <w:rPr>
            <w:rStyle w:val="aff6"/>
            <w:noProof/>
          </w:rPr>
          <w:t>Object Objects</w:t>
        </w:r>
        <w:r>
          <w:rPr>
            <w:noProof/>
            <w:webHidden/>
          </w:rPr>
          <w:tab/>
        </w:r>
        <w:r>
          <w:rPr>
            <w:noProof/>
            <w:webHidden/>
          </w:rPr>
          <w:fldChar w:fldCharType="begin"/>
        </w:r>
        <w:r>
          <w:rPr>
            <w:noProof/>
            <w:webHidden/>
          </w:rPr>
          <w:instrText xml:space="preserve"> PAGEREF _Toc329528844 \h </w:instrText>
        </w:r>
        <w:r>
          <w:rPr>
            <w:noProof/>
            <w:webHidden/>
          </w:rPr>
        </w:r>
        <w:r>
          <w:rPr>
            <w:noProof/>
            <w:webHidden/>
          </w:rPr>
          <w:fldChar w:fldCharType="separate"/>
        </w:r>
        <w:r>
          <w:rPr>
            <w:noProof/>
            <w:webHidden/>
          </w:rPr>
          <w:t>175</w:t>
        </w:r>
        <w:r>
          <w:rPr>
            <w:noProof/>
            <w:webHidden/>
          </w:rPr>
          <w:fldChar w:fldCharType="end"/>
        </w:r>
      </w:hyperlink>
    </w:p>
    <w:p w14:paraId="40F5599E" w14:textId="77777777" w:rsidR="008E7E56" w:rsidRPr="00652F87" w:rsidRDefault="008E7E56">
      <w:pPr>
        <w:pStyle w:val="3a"/>
        <w:rPr>
          <w:rFonts w:ascii="Calibri" w:eastAsia="Times New Roman" w:hAnsi="Calibri"/>
          <w:b w:val="0"/>
          <w:noProof/>
          <w:sz w:val="22"/>
          <w:szCs w:val="22"/>
          <w:lang w:val="en-US" w:eastAsia="en-US"/>
        </w:rPr>
      </w:pPr>
      <w:hyperlink w:anchor="_Toc329528845" w:history="1">
        <w:r w:rsidRPr="0086031E">
          <w:rPr>
            <w:rStyle w:val="aff6"/>
            <w:noProof/>
          </w:rPr>
          <w:t>15.2.1</w:t>
        </w:r>
        <w:r w:rsidRPr="00652F87">
          <w:rPr>
            <w:rFonts w:ascii="Calibri" w:eastAsia="Times New Roman" w:hAnsi="Calibri"/>
            <w:b w:val="0"/>
            <w:noProof/>
            <w:sz w:val="22"/>
            <w:szCs w:val="22"/>
            <w:lang w:val="en-US" w:eastAsia="en-US"/>
          </w:rPr>
          <w:tab/>
        </w:r>
        <w:r w:rsidRPr="0086031E">
          <w:rPr>
            <w:rStyle w:val="aff6"/>
            <w:noProof/>
          </w:rPr>
          <w:t>The Object Constructor Called as a Function</w:t>
        </w:r>
        <w:r>
          <w:rPr>
            <w:noProof/>
            <w:webHidden/>
          </w:rPr>
          <w:tab/>
        </w:r>
        <w:r>
          <w:rPr>
            <w:noProof/>
            <w:webHidden/>
          </w:rPr>
          <w:fldChar w:fldCharType="begin"/>
        </w:r>
        <w:r>
          <w:rPr>
            <w:noProof/>
            <w:webHidden/>
          </w:rPr>
          <w:instrText xml:space="preserve"> PAGEREF _Toc329528845 \h </w:instrText>
        </w:r>
        <w:r>
          <w:rPr>
            <w:noProof/>
            <w:webHidden/>
          </w:rPr>
        </w:r>
        <w:r>
          <w:rPr>
            <w:noProof/>
            <w:webHidden/>
          </w:rPr>
          <w:fldChar w:fldCharType="separate"/>
        </w:r>
        <w:r>
          <w:rPr>
            <w:noProof/>
            <w:webHidden/>
          </w:rPr>
          <w:t>175</w:t>
        </w:r>
        <w:r>
          <w:rPr>
            <w:noProof/>
            <w:webHidden/>
          </w:rPr>
          <w:fldChar w:fldCharType="end"/>
        </w:r>
      </w:hyperlink>
    </w:p>
    <w:p w14:paraId="1F7BC889" w14:textId="77777777" w:rsidR="008E7E56" w:rsidRPr="00652F87" w:rsidRDefault="008E7E56">
      <w:pPr>
        <w:pStyle w:val="3a"/>
        <w:rPr>
          <w:rFonts w:ascii="Calibri" w:eastAsia="Times New Roman" w:hAnsi="Calibri"/>
          <w:b w:val="0"/>
          <w:noProof/>
          <w:sz w:val="22"/>
          <w:szCs w:val="22"/>
          <w:lang w:val="en-US" w:eastAsia="en-US"/>
        </w:rPr>
      </w:pPr>
      <w:hyperlink w:anchor="_Toc329528846" w:history="1">
        <w:r w:rsidRPr="0086031E">
          <w:rPr>
            <w:rStyle w:val="aff6"/>
            <w:noProof/>
          </w:rPr>
          <w:t>15.2.2</w:t>
        </w:r>
        <w:r w:rsidRPr="00652F87">
          <w:rPr>
            <w:rFonts w:ascii="Calibri" w:eastAsia="Times New Roman" w:hAnsi="Calibri"/>
            <w:b w:val="0"/>
            <w:noProof/>
            <w:sz w:val="22"/>
            <w:szCs w:val="22"/>
            <w:lang w:val="en-US" w:eastAsia="en-US"/>
          </w:rPr>
          <w:tab/>
        </w:r>
        <w:r w:rsidRPr="0086031E">
          <w:rPr>
            <w:rStyle w:val="aff6"/>
            <w:noProof/>
          </w:rPr>
          <w:t>The Object Constructor</w:t>
        </w:r>
        <w:r>
          <w:rPr>
            <w:noProof/>
            <w:webHidden/>
          </w:rPr>
          <w:tab/>
        </w:r>
        <w:r>
          <w:rPr>
            <w:noProof/>
            <w:webHidden/>
          </w:rPr>
          <w:fldChar w:fldCharType="begin"/>
        </w:r>
        <w:r>
          <w:rPr>
            <w:noProof/>
            <w:webHidden/>
          </w:rPr>
          <w:instrText xml:space="preserve"> PAGEREF _Toc329528846 \h </w:instrText>
        </w:r>
        <w:r>
          <w:rPr>
            <w:noProof/>
            <w:webHidden/>
          </w:rPr>
        </w:r>
        <w:r>
          <w:rPr>
            <w:noProof/>
            <w:webHidden/>
          </w:rPr>
          <w:fldChar w:fldCharType="separate"/>
        </w:r>
        <w:r>
          <w:rPr>
            <w:noProof/>
            <w:webHidden/>
          </w:rPr>
          <w:t>175</w:t>
        </w:r>
        <w:r>
          <w:rPr>
            <w:noProof/>
            <w:webHidden/>
          </w:rPr>
          <w:fldChar w:fldCharType="end"/>
        </w:r>
      </w:hyperlink>
    </w:p>
    <w:p w14:paraId="6AC8E3D8" w14:textId="77777777" w:rsidR="008E7E56" w:rsidRPr="00652F87" w:rsidRDefault="008E7E56">
      <w:pPr>
        <w:pStyle w:val="3a"/>
        <w:rPr>
          <w:rFonts w:ascii="Calibri" w:eastAsia="Times New Roman" w:hAnsi="Calibri"/>
          <w:b w:val="0"/>
          <w:noProof/>
          <w:sz w:val="22"/>
          <w:szCs w:val="22"/>
          <w:lang w:val="en-US" w:eastAsia="en-US"/>
        </w:rPr>
      </w:pPr>
      <w:hyperlink w:anchor="_Toc329528847" w:history="1">
        <w:r w:rsidRPr="0086031E">
          <w:rPr>
            <w:rStyle w:val="aff6"/>
            <w:noProof/>
          </w:rPr>
          <w:t>15.2.3</w:t>
        </w:r>
        <w:r w:rsidRPr="00652F87">
          <w:rPr>
            <w:rFonts w:ascii="Calibri" w:eastAsia="Times New Roman" w:hAnsi="Calibri"/>
            <w:b w:val="0"/>
            <w:noProof/>
            <w:sz w:val="22"/>
            <w:szCs w:val="22"/>
            <w:lang w:val="en-US" w:eastAsia="en-US"/>
          </w:rPr>
          <w:tab/>
        </w:r>
        <w:r w:rsidRPr="0086031E">
          <w:rPr>
            <w:rStyle w:val="aff6"/>
            <w:noProof/>
          </w:rPr>
          <w:t>Properties of the Object Constructor</w:t>
        </w:r>
        <w:r>
          <w:rPr>
            <w:noProof/>
            <w:webHidden/>
          </w:rPr>
          <w:tab/>
        </w:r>
        <w:r>
          <w:rPr>
            <w:noProof/>
            <w:webHidden/>
          </w:rPr>
          <w:fldChar w:fldCharType="begin"/>
        </w:r>
        <w:r>
          <w:rPr>
            <w:noProof/>
            <w:webHidden/>
          </w:rPr>
          <w:instrText xml:space="preserve"> PAGEREF _Toc329528847 \h </w:instrText>
        </w:r>
        <w:r>
          <w:rPr>
            <w:noProof/>
            <w:webHidden/>
          </w:rPr>
        </w:r>
        <w:r>
          <w:rPr>
            <w:noProof/>
            <w:webHidden/>
          </w:rPr>
          <w:fldChar w:fldCharType="separate"/>
        </w:r>
        <w:r>
          <w:rPr>
            <w:noProof/>
            <w:webHidden/>
          </w:rPr>
          <w:t>176</w:t>
        </w:r>
        <w:r>
          <w:rPr>
            <w:noProof/>
            <w:webHidden/>
          </w:rPr>
          <w:fldChar w:fldCharType="end"/>
        </w:r>
      </w:hyperlink>
    </w:p>
    <w:p w14:paraId="37D9B886" w14:textId="77777777" w:rsidR="008E7E56" w:rsidRPr="00652F87" w:rsidRDefault="008E7E56">
      <w:pPr>
        <w:pStyle w:val="3a"/>
        <w:rPr>
          <w:rFonts w:ascii="Calibri" w:eastAsia="Times New Roman" w:hAnsi="Calibri"/>
          <w:b w:val="0"/>
          <w:noProof/>
          <w:sz w:val="22"/>
          <w:szCs w:val="22"/>
          <w:lang w:val="en-US" w:eastAsia="en-US"/>
        </w:rPr>
      </w:pPr>
      <w:hyperlink w:anchor="_Toc329528848" w:history="1">
        <w:r w:rsidRPr="0086031E">
          <w:rPr>
            <w:rStyle w:val="aff6"/>
            <w:noProof/>
          </w:rPr>
          <w:t>15.2.4</w:t>
        </w:r>
        <w:r w:rsidRPr="00652F87">
          <w:rPr>
            <w:rFonts w:ascii="Calibri" w:eastAsia="Times New Roman" w:hAnsi="Calibri"/>
            <w:b w:val="0"/>
            <w:noProof/>
            <w:sz w:val="22"/>
            <w:szCs w:val="22"/>
            <w:lang w:val="en-US" w:eastAsia="en-US"/>
          </w:rPr>
          <w:tab/>
        </w:r>
        <w:r w:rsidRPr="0086031E">
          <w:rPr>
            <w:rStyle w:val="aff6"/>
            <w:noProof/>
          </w:rPr>
          <w:t>Properties of the Object Prototype Object</w:t>
        </w:r>
        <w:r>
          <w:rPr>
            <w:noProof/>
            <w:webHidden/>
          </w:rPr>
          <w:tab/>
        </w:r>
        <w:r>
          <w:rPr>
            <w:noProof/>
            <w:webHidden/>
          </w:rPr>
          <w:fldChar w:fldCharType="begin"/>
        </w:r>
        <w:r>
          <w:rPr>
            <w:noProof/>
            <w:webHidden/>
          </w:rPr>
          <w:instrText xml:space="preserve"> PAGEREF _Toc329528848 \h </w:instrText>
        </w:r>
        <w:r>
          <w:rPr>
            <w:noProof/>
            <w:webHidden/>
          </w:rPr>
        </w:r>
        <w:r>
          <w:rPr>
            <w:noProof/>
            <w:webHidden/>
          </w:rPr>
          <w:fldChar w:fldCharType="separate"/>
        </w:r>
        <w:r>
          <w:rPr>
            <w:noProof/>
            <w:webHidden/>
          </w:rPr>
          <w:t>179</w:t>
        </w:r>
        <w:r>
          <w:rPr>
            <w:noProof/>
            <w:webHidden/>
          </w:rPr>
          <w:fldChar w:fldCharType="end"/>
        </w:r>
      </w:hyperlink>
    </w:p>
    <w:p w14:paraId="3688CB9D" w14:textId="77777777" w:rsidR="008E7E56" w:rsidRPr="00652F87" w:rsidRDefault="008E7E56">
      <w:pPr>
        <w:pStyle w:val="3a"/>
        <w:rPr>
          <w:rFonts w:ascii="Calibri" w:eastAsia="Times New Roman" w:hAnsi="Calibri"/>
          <w:b w:val="0"/>
          <w:noProof/>
          <w:sz w:val="22"/>
          <w:szCs w:val="22"/>
          <w:lang w:val="en-US" w:eastAsia="en-US"/>
        </w:rPr>
      </w:pPr>
      <w:hyperlink w:anchor="_Toc329528849" w:history="1">
        <w:r w:rsidRPr="0086031E">
          <w:rPr>
            <w:rStyle w:val="aff6"/>
            <w:noProof/>
          </w:rPr>
          <w:t>15.2.5</w:t>
        </w:r>
        <w:r w:rsidRPr="00652F87">
          <w:rPr>
            <w:rFonts w:ascii="Calibri" w:eastAsia="Times New Roman" w:hAnsi="Calibri"/>
            <w:b w:val="0"/>
            <w:noProof/>
            <w:sz w:val="22"/>
            <w:szCs w:val="22"/>
            <w:lang w:val="en-US" w:eastAsia="en-US"/>
          </w:rPr>
          <w:tab/>
        </w:r>
        <w:r w:rsidRPr="0086031E">
          <w:rPr>
            <w:rStyle w:val="aff6"/>
            <w:noProof/>
          </w:rPr>
          <w:t>Properties of Object Instances</w:t>
        </w:r>
        <w:r>
          <w:rPr>
            <w:noProof/>
            <w:webHidden/>
          </w:rPr>
          <w:tab/>
        </w:r>
        <w:r>
          <w:rPr>
            <w:noProof/>
            <w:webHidden/>
          </w:rPr>
          <w:fldChar w:fldCharType="begin"/>
        </w:r>
        <w:r>
          <w:rPr>
            <w:noProof/>
            <w:webHidden/>
          </w:rPr>
          <w:instrText xml:space="preserve"> PAGEREF _Toc329528849 \h </w:instrText>
        </w:r>
        <w:r>
          <w:rPr>
            <w:noProof/>
            <w:webHidden/>
          </w:rPr>
        </w:r>
        <w:r>
          <w:rPr>
            <w:noProof/>
            <w:webHidden/>
          </w:rPr>
          <w:fldChar w:fldCharType="separate"/>
        </w:r>
        <w:r>
          <w:rPr>
            <w:noProof/>
            <w:webHidden/>
          </w:rPr>
          <w:t>180</w:t>
        </w:r>
        <w:r>
          <w:rPr>
            <w:noProof/>
            <w:webHidden/>
          </w:rPr>
          <w:fldChar w:fldCharType="end"/>
        </w:r>
      </w:hyperlink>
    </w:p>
    <w:p w14:paraId="38F82532" w14:textId="77777777" w:rsidR="008E7E56" w:rsidRPr="00652F87" w:rsidRDefault="008E7E56">
      <w:pPr>
        <w:pStyle w:val="2b"/>
        <w:rPr>
          <w:rFonts w:ascii="Calibri" w:eastAsia="Times New Roman" w:hAnsi="Calibri"/>
          <w:b w:val="0"/>
          <w:noProof/>
          <w:sz w:val="22"/>
          <w:szCs w:val="22"/>
          <w:lang w:val="en-US" w:eastAsia="en-US"/>
        </w:rPr>
      </w:pPr>
      <w:hyperlink w:anchor="_Toc329528850" w:history="1">
        <w:r w:rsidRPr="0086031E">
          <w:rPr>
            <w:rStyle w:val="aff6"/>
            <w:noProof/>
          </w:rPr>
          <w:t>15.3</w:t>
        </w:r>
        <w:r w:rsidRPr="00652F87">
          <w:rPr>
            <w:rFonts w:ascii="Calibri" w:eastAsia="Times New Roman" w:hAnsi="Calibri"/>
            <w:b w:val="0"/>
            <w:noProof/>
            <w:sz w:val="22"/>
            <w:szCs w:val="22"/>
            <w:lang w:val="en-US" w:eastAsia="en-US"/>
          </w:rPr>
          <w:tab/>
        </w:r>
        <w:r w:rsidRPr="0086031E">
          <w:rPr>
            <w:rStyle w:val="aff6"/>
            <w:noProof/>
          </w:rPr>
          <w:t>Function Objects</w:t>
        </w:r>
        <w:r>
          <w:rPr>
            <w:noProof/>
            <w:webHidden/>
          </w:rPr>
          <w:tab/>
        </w:r>
        <w:r>
          <w:rPr>
            <w:noProof/>
            <w:webHidden/>
          </w:rPr>
          <w:fldChar w:fldCharType="begin"/>
        </w:r>
        <w:r>
          <w:rPr>
            <w:noProof/>
            <w:webHidden/>
          </w:rPr>
          <w:instrText xml:space="preserve"> PAGEREF _Toc329528850 \h </w:instrText>
        </w:r>
        <w:r>
          <w:rPr>
            <w:noProof/>
            <w:webHidden/>
          </w:rPr>
        </w:r>
        <w:r>
          <w:rPr>
            <w:noProof/>
            <w:webHidden/>
          </w:rPr>
          <w:fldChar w:fldCharType="separate"/>
        </w:r>
        <w:r>
          <w:rPr>
            <w:noProof/>
            <w:webHidden/>
          </w:rPr>
          <w:t>181</w:t>
        </w:r>
        <w:r>
          <w:rPr>
            <w:noProof/>
            <w:webHidden/>
          </w:rPr>
          <w:fldChar w:fldCharType="end"/>
        </w:r>
      </w:hyperlink>
    </w:p>
    <w:p w14:paraId="22B7BCDE" w14:textId="77777777" w:rsidR="008E7E56" w:rsidRPr="00652F87" w:rsidRDefault="008E7E56">
      <w:pPr>
        <w:pStyle w:val="3a"/>
        <w:rPr>
          <w:rFonts w:ascii="Calibri" w:eastAsia="Times New Roman" w:hAnsi="Calibri"/>
          <w:b w:val="0"/>
          <w:noProof/>
          <w:sz w:val="22"/>
          <w:szCs w:val="22"/>
          <w:lang w:val="en-US" w:eastAsia="en-US"/>
        </w:rPr>
      </w:pPr>
      <w:hyperlink w:anchor="_Toc329528851" w:history="1">
        <w:r w:rsidRPr="0086031E">
          <w:rPr>
            <w:rStyle w:val="aff6"/>
            <w:noProof/>
          </w:rPr>
          <w:t>15.3.1</w:t>
        </w:r>
        <w:r w:rsidRPr="00652F87">
          <w:rPr>
            <w:rFonts w:ascii="Calibri" w:eastAsia="Times New Roman" w:hAnsi="Calibri"/>
            <w:b w:val="0"/>
            <w:noProof/>
            <w:sz w:val="22"/>
            <w:szCs w:val="22"/>
            <w:lang w:val="en-US" w:eastAsia="en-US"/>
          </w:rPr>
          <w:tab/>
        </w:r>
        <w:r w:rsidRPr="0086031E">
          <w:rPr>
            <w:rStyle w:val="aff6"/>
            <w:noProof/>
          </w:rPr>
          <w:t>The Function Constructor Called as a Function</w:t>
        </w:r>
        <w:r>
          <w:rPr>
            <w:noProof/>
            <w:webHidden/>
          </w:rPr>
          <w:tab/>
        </w:r>
        <w:r>
          <w:rPr>
            <w:noProof/>
            <w:webHidden/>
          </w:rPr>
          <w:fldChar w:fldCharType="begin"/>
        </w:r>
        <w:r>
          <w:rPr>
            <w:noProof/>
            <w:webHidden/>
          </w:rPr>
          <w:instrText xml:space="preserve"> PAGEREF _Toc329528851 \h </w:instrText>
        </w:r>
        <w:r>
          <w:rPr>
            <w:noProof/>
            <w:webHidden/>
          </w:rPr>
        </w:r>
        <w:r>
          <w:rPr>
            <w:noProof/>
            <w:webHidden/>
          </w:rPr>
          <w:fldChar w:fldCharType="separate"/>
        </w:r>
        <w:r>
          <w:rPr>
            <w:noProof/>
            <w:webHidden/>
          </w:rPr>
          <w:t>181</w:t>
        </w:r>
        <w:r>
          <w:rPr>
            <w:noProof/>
            <w:webHidden/>
          </w:rPr>
          <w:fldChar w:fldCharType="end"/>
        </w:r>
      </w:hyperlink>
    </w:p>
    <w:p w14:paraId="7DD551FC" w14:textId="77777777" w:rsidR="008E7E56" w:rsidRPr="00652F87" w:rsidRDefault="008E7E56">
      <w:pPr>
        <w:pStyle w:val="3a"/>
        <w:rPr>
          <w:rFonts w:ascii="Calibri" w:eastAsia="Times New Roman" w:hAnsi="Calibri"/>
          <w:b w:val="0"/>
          <w:noProof/>
          <w:sz w:val="22"/>
          <w:szCs w:val="22"/>
          <w:lang w:val="en-US" w:eastAsia="en-US"/>
        </w:rPr>
      </w:pPr>
      <w:hyperlink w:anchor="_Toc329528852" w:history="1">
        <w:r w:rsidRPr="0086031E">
          <w:rPr>
            <w:rStyle w:val="aff6"/>
            <w:noProof/>
          </w:rPr>
          <w:t>15.3.2</w:t>
        </w:r>
        <w:r w:rsidRPr="00652F87">
          <w:rPr>
            <w:rFonts w:ascii="Calibri" w:eastAsia="Times New Roman" w:hAnsi="Calibri"/>
            <w:b w:val="0"/>
            <w:noProof/>
            <w:sz w:val="22"/>
            <w:szCs w:val="22"/>
            <w:lang w:val="en-US" w:eastAsia="en-US"/>
          </w:rPr>
          <w:tab/>
        </w:r>
        <w:r w:rsidRPr="0086031E">
          <w:rPr>
            <w:rStyle w:val="aff6"/>
            <w:noProof/>
          </w:rPr>
          <w:t>The Function Constructor</w:t>
        </w:r>
        <w:r>
          <w:rPr>
            <w:noProof/>
            <w:webHidden/>
          </w:rPr>
          <w:tab/>
        </w:r>
        <w:r>
          <w:rPr>
            <w:noProof/>
            <w:webHidden/>
          </w:rPr>
          <w:fldChar w:fldCharType="begin"/>
        </w:r>
        <w:r>
          <w:rPr>
            <w:noProof/>
            <w:webHidden/>
          </w:rPr>
          <w:instrText xml:space="preserve"> PAGEREF _Toc329528852 \h </w:instrText>
        </w:r>
        <w:r>
          <w:rPr>
            <w:noProof/>
            <w:webHidden/>
          </w:rPr>
        </w:r>
        <w:r>
          <w:rPr>
            <w:noProof/>
            <w:webHidden/>
          </w:rPr>
          <w:fldChar w:fldCharType="separate"/>
        </w:r>
        <w:r>
          <w:rPr>
            <w:noProof/>
            <w:webHidden/>
          </w:rPr>
          <w:t>181</w:t>
        </w:r>
        <w:r>
          <w:rPr>
            <w:noProof/>
            <w:webHidden/>
          </w:rPr>
          <w:fldChar w:fldCharType="end"/>
        </w:r>
      </w:hyperlink>
    </w:p>
    <w:p w14:paraId="7BB7195E" w14:textId="77777777" w:rsidR="008E7E56" w:rsidRPr="00652F87" w:rsidRDefault="008E7E56">
      <w:pPr>
        <w:pStyle w:val="3a"/>
        <w:rPr>
          <w:rFonts w:ascii="Calibri" w:eastAsia="Times New Roman" w:hAnsi="Calibri"/>
          <w:b w:val="0"/>
          <w:noProof/>
          <w:sz w:val="22"/>
          <w:szCs w:val="22"/>
          <w:lang w:val="en-US" w:eastAsia="en-US"/>
        </w:rPr>
      </w:pPr>
      <w:hyperlink w:anchor="_Toc329528853" w:history="1">
        <w:r w:rsidRPr="0086031E">
          <w:rPr>
            <w:rStyle w:val="aff6"/>
            <w:noProof/>
          </w:rPr>
          <w:t>15.3.3</w:t>
        </w:r>
        <w:r w:rsidRPr="00652F87">
          <w:rPr>
            <w:rFonts w:ascii="Calibri" w:eastAsia="Times New Roman" w:hAnsi="Calibri"/>
            <w:b w:val="0"/>
            <w:noProof/>
            <w:sz w:val="22"/>
            <w:szCs w:val="22"/>
            <w:lang w:val="en-US" w:eastAsia="en-US"/>
          </w:rPr>
          <w:tab/>
        </w:r>
        <w:r w:rsidRPr="0086031E">
          <w:rPr>
            <w:rStyle w:val="aff6"/>
            <w:noProof/>
          </w:rPr>
          <w:t>Properties of the Function Constructor</w:t>
        </w:r>
        <w:r>
          <w:rPr>
            <w:noProof/>
            <w:webHidden/>
          </w:rPr>
          <w:tab/>
        </w:r>
        <w:r>
          <w:rPr>
            <w:noProof/>
            <w:webHidden/>
          </w:rPr>
          <w:fldChar w:fldCharType="begin"/>
        </w:r>
        <w:r>
          <w:rPr>
            <w:noProof/>
            <w:webHidden/>
          </w:rPr>
          <w:instrText xml:space="preserve"> PAGEREF _Toc329528853 \h </w:instrText>
        </w:r>
        <w:r>
          <w:rPr>
            <w:noProof/>
            <w:webHidden/>
          </w:rPr>
        </w:r>
        <w:r>
          <w:rPr>
            <w:noProof/>
            <w:webHidden/>
          </w:rPr>
          <w:fldChar w:fldCharType="separate"/>
        </w:r>
        <w:r>
          <w:rPr>
            <w:noProof/>
            <w:webHidden/>
          </w:rPr>
          <w:t>182</w:t>
        </w:r>
        <w:r>
          <w:rPr>
            <w:noProof/>
            <w:webHidden/>
          </w:rPr>
          <w:fldChar w:fldCharType="end"/>
        </w:r>
      </w:hyperlink>
    </w:p>
    <w:p w14:paraId="3A552FD9" w14:textId="77777777" w:rsidR="008E7E56" w:rsidRPr="00652F87" w:rsidRDefault="008E7E56">
      <w:pPr>
        <w:pStyle w:val="3a"/>
        <w:rPr>
          <w:rFonts w:ascii="Calibri" w:eastAsia="Times New Roman" w:hAnsi="Calibri"/>
          <w:b w:val="0"/>
          <w:noProof/>
          <w:sz w:val="22"/>
          <w:szCs w:val="22"/>
          <w:lang w:val="en-US" w:eastAsia="en-US"/>
        </w:rPr>
      </w:pPr>
      <w:hyperlink w:anchor="_Toc329528854" w:history="1">
        <w:r w:rsidRPr="0086031E">
          <w:rPr>
            <w:rStyle w:val="aff6"/>
            <w:noProof/>
          </w:rPr>
          <w:t>15.3.4</w:t>
        </w:r>
        <w:r w:rsidRPr="00652F87">
          <w:rPr>
            <w:rFonts w:ascii="Calibri" w:eastAsia="Times New Roman" w:hAnsi="Calibri"/>
            <w:b w:val="0"/>
            <w:noProof/>
            <w:sz w:val="22"/>
            <w:szCs w:val="22"/>
            <w:lang w:val="en-US" w:eastAsia="en-US"/>
          </w:rPr>
          <w:tab/>
        </w:r>
        <w:r w:rsidRPr="0086031E">
          <w:rPr>
            <w:rStyle w:val="aff6"/>
            <w:noProof/>
          </w:rPr>
          <w:t>Properties of the Function Prototype Object</w:t>
        </w:r>
        <w:r>
          <w:rPr>
            <w:noProof/>
            <w:webHidden/>
          </w:rPr>
          <w:tab/>
        </w:r>
        <w:r>
          <w:rPr>
            <w:noProof/>
            <w:webHidden/>
          </w:rPr>
          <w:fldChar w:fldCharType="begin"/>
        </w:r>
        <w:r>
          <w:rPr>
            <w:noProof/>
            <w:webHidden/>
          </w:rPr>
          <w:instrText xml:space="preserve"> PAGEREF _Toc329528854 \h </w:instrText>
        </w:r>
        <w:r>
          <w:rPr>
            <w:noProof/>
            <w:webHidden/>
          </w:rPr>
        </w:r>
        <w:r>
          <w:rPr>
            <w:noProof/>
            <w:webHidden/>
          </w:rPr>
          <w:fldChar w:fldCharType="separate"/>
        </w:r>
        <w:r>
          <w:rPr>
            <w:noProof/>
            <w:webHidden/>
          </w:rPr>
          <w:t>182</w:t>
        </w:r>
        <w:r>
          <w:rPr>
            <w:noProof/>
            <w:webHidden/>
          </w:rPr>
          <w:fldChar w:fldCharType="end"/>
        </w:r>
      </w:hyperlink>
    </w:p>
    <w:p w14:paraId="711965AE" w14:textId="77777777" w:rsidR="008E7E56" w:rsidRPr="00652F87" w:rsidRDefault="008E7E56">
      <w:pPr>
        <w:pStyle w:val="3a"/>
        <w:rPr>
          <w:rFonts w:ascii="Calibri" w:eastAsia="Times New Roman" w:hAnsi="Calibri"/>
          <w:b w:val="0"/>
          <w:noProof/>
          <w:sz w:val="22"/>
          <w:szCs w:val="22"/>
          <w:lang w:val="en-US" w:eastAsia="en-US"/>
        </w:rPr>
      </w:pPr>
      <w:hyperlink w:anchor="_Toc329528855" w:history="1">
        <w:r w:rsidRPr="0086031E">
          <w:rPr>
            <w:rStyle w:val="aff6"/>
            <w:noProof/>
          </w:rPr>
          <w:t>15.3.5</w:t>
        </w:r>
        <w:r w:rsidRPr="00652F87">
          <w:rPr>
            <w:rFonts w:ascii="Calibri" w:eastAsia="Times New Roman" w:hAnsi="Calibri"/>
            <w:b w:val="0"/>
            <w:noProof/>
            <w:sz w:val="22"/>
            <w:szCs w:val="22"/>
            <w:lang w:val="en-US" w:eastAsia="en-US"/>
          </w:rPr>
          <w:tab/>
        </w:r>
        <w:r w:rsidRPr="0086031E">
          <w:rPr>
            <w:rStyle w:val="aff6"/>
            <w:noProof/>
          </w:rPr>
          <w:t>Properties of Function Instances</w:t>
        </w:r>
        <w:r>
          <w:rPr>
            <w:noProof/>
            <w:webHidden/>
          </w:rPr>
          <w:tab/>
        </w:r>
        <w:r>
          <w:rPr>
            <w:noProof/>
            <w:webHidden/>
          </w:rPr>
          <w:fldChar w:fldCharType="begin"/>
        </w:r>
        <w:r>
          <w:rPr>
            <w:noProof/>
            <w:webHidden/>
          </w:rPr>
          <w:instrText xml:space="preserve"> PAGEREF _Toc329528855 \h </w:instrText>
        </w:r>
        <w:r>
          <w:rPr>
            <w:noProof/>
            <w:webHidden/>
          </w:rPr>
        </w:r>
        <w:r>
          <w:rPr>
            <w:noProof/>
            <w:webHidden/>
          </w:rPr>
          <w:fldChar w:fldCharType="separate"/>
        </w:r>
        <w:r>
          <w:rPr>
            <w:noProof/>
            <w:webHidden/>
          </w:rPr>
          <w:t>185</w:t>
        </w:r>
        <w:r>
          <w:rPr>
            <w:noProof/>
            <w:webHidden/>
          </w:rPr>
          <w:fldChar w:fldCharType="end"/>
        </w:r>
      </w:hyperlink>
    </w:p>
    <w:p w14:paraId="765EB9D8" w14:textId="77777777" w:rsidR="008E7E56" w:rsidRPr="00652F87" w:rsidRDefault="008E7E56">
      <w:pPr>
        <w:pStyle w:val="2b"/>
        <w:rPr>
          <w:rFonts w:ascii="Calibri" w:eastAsia="Times New Roman" w:hAnsi="Calibri"/>
          <w:b w:val="0"/>
          <w:noProof/>
          <w:sz w:val="22"/>
          <w:szCs w:val="22"/>
          <w:lang w:val="en-US" w:eastAsia="en-US"/>
        </w:rPr>
      </w:pPr>
      <w:hyperlink w:anchor="_Toc329528856" w:history="1">
        <w:r w:rsidRPr="0086031E">
          <w:rPr>
            <w:rStyle w:val="aff6"/>
            <w:noProof/>
          </w:rPr>
          <w:t>15.4</w:t>
        </w:r>
        <w:r w:rsidRPr="00652F87">
          <w:rPr>
            <w:rFonts w:ascii="Calibri" w:eastAsia="Times New Roman" w:hAnsi="Calibri"/>
            <w:b w:val="0"/>
            <w:noProof/>
            <w:sz w:val="22"/>
            <w:szCs w:val="22"/>
            <w:lang w:val="en-US" w:eastAsia="en-US"/>
          </w:rPr>
          <w:tab/>
        </w:r>
        <w:r w:rsidRPr="0086031E">
          <w:rPr>
            <w:rStyle w:val="aff6"/>
            <w:noProof/>
          </w:rPr>
          <w:t>Array Objects</w:t>
        </w:r>
        <w:r>
          <w:rPr>
            <w:noProof/>
            <w:webHidden/>
          </w:rPr>
          <w:tab/>
        </w:r>
        <w:r>
          <w:rPr>
            <w:noProof/>
            <w:webHidden/>
          </w:rPr>
          <w:fldChar w:fldCharType="begin"/>
        </w:r>
        <w:r>
          <w:rPr>
            <w:noProof/>
            <w:webHidden/>
          </w:rPr>
          <w:instrText xml:space="preserve"> PAGEREF _Toc329528856 \h </w:instrText>
        </w:r>
        <w:r>
          <w:rPr>
            <w:noProof/>
            <w:webHidden/>
          </w:rPr>
        </w:r>
        <w:r>
          <w:rPr>
            <w:noProof/>
            <w:webHidden/>
          </w:rPr>
          <w:fldChar w:fldCharType="separate"/>
        </w:r>
        <w:r>
          <w:rPr>
            <w:noProof/>
            <w:webHidden/>
          </w:rPr>
          <w:t>186</w:t>
        </w:r>
        <w:r>
          <w:rPr>
            <w:noProof/>
            <w:webHidden/>
          </w:rPr>
          <w:fldChar w:fldCharType="end"/>
        </w:r>
      </w:hyperlink>
    </w:p>
    <w:p w14:paraId="2B0C9A91" w14:textId="77777777" w:rsidR="008E7E56" w:rsidRPr="00652F87" w:rsidRDefault="008E7E56">
      <w:pPr>
        <w:pStyle w:val="3a"/>
        <w:rPr>
          <w:rFonts w:ascii="Calibri" w:eastAsia="Times New Roman" w:hAnsi="Calibri"/>
          <w:b w:val="0"/>
          <w:noProof/>
          <w:sz w:val="22"/>
          <w:szCs w:val="22"/>
          <w:lang w:val="en-US" w:eastAsia="en-US"/>
        </w:rPr>
      </w:pPr>
      <w:hyperlink w:anchor="_Toc329528857" w:history="1">
        <w:r w:rsidRPr="0086031E">
          <w:rPr>
            <w:rStyle w:val="aff6"/>
            <w:noProof/>
          </w:rPr>
          <w:t>15.4.1</w:t>
        </w:r>
        <w:r w:rsidRPr="00652F87">
          <w:rPr>
            <w:rFonts w:ascii="Calibri" w:eastAsia="Times New Roman" w:hAnsi="Calibri"/>
            <w:b w:val="0"/>
            <w:noProof/>
            <w:sz w:val="22"/>
            <w:szCs w:val="22"/>
            <w:lang w:val="en-US" w:eastAsia="en-US"/>
          </w:rPr>
          <w:tab/>
        </w:r>
        <w:r w:rsidRPr="0086031E">
          <w:rPr>
            <w:rStyle w:val="aff6"/>
            <w:noProof/>
          </w:rPr>
          <w:t>The Array Constructor Called as a Function</w:t>
        </w:r>
        <w:r>
          <w:rPr>
            <w:noProof/>
            <w:webHidden/>
          </w:rPr>
          <w:tab/>
        </w:r>
        <w:r>
          <w:rPr>
            <w:noProof/>
            <w:webHidden/>
          </w:rPr>
          <w:fldChar w:fldCharType="begin"/>
        </w:r>
        <w:r>
          <w:rPr>
            <w:noProof/>
            <w:webHidden/>
          </w:rPr>
          <w:instrText xml:space="preserve"> PAGEREF _Toc329528857 \h </w:instrText>
        </w:r>
        <w:r>
          <w:rPr>
            <w:noProof/>
            <w:webHidden/>
          </w:rPr>
        </w:r>
        <w:r>
          <w:rPr>
            <w:noProof/>
            <w:webHidden/>
          </w:rPr>
          <w:fldChar w:fldCharType="separate"/>
        </w:r>
        <w:r>
          <w:rPr>
            <w:noProof/>
            <w:webHidden/>
          </w:rPr>
          <w:t>186</w:t>
        </w:r>
        <w:r>
          <w:rPr>
            <w:noProof/>
            <w:webHidden/>
          </w:rPr>
          <w:fldChar w:fldCharType="end"/>
        </w:r>
      </w:hyperlink>
    </w:p>
    <w:p w14:paraId="1D927356" w14:textId="77777777" w:rsidR="008E7E56" w:rsidRPr="00652F87" w:rsidRDefault="008E7E56">
      <w:pPr>
        <w:pStyle w:val="3a"/>
        <w:rPr>
          <w:rFonts w:ascii="Calibri" w:eastAsia="Times New Roman" w:hAnsi="Calibri"/>
          <w:b w:val="0"/>
          <w:noProof/>
          <w:sz w:val="22"/>
          <w:szCs w:val="22"/>
          <w:lang w:val="en-US" w:eastAsia="en-US"/>
        </w:rPr>
      </w:pPr>
      <w:hyperlink w:anchor="_Toc329528858" w:history="1">
        <w:r w:rsidRPr="0086031E">
          <w:rPr>
            <w:rStyle w:val="aff6"/>
            <w:noProof/>
          </w:rPr>
          <w:t>15.4.2</w:t>
        </w:r>
        <w:r w:rsidRPr="00652F87">
          <w:rPr>
            <w:rFonts w:ascii="Calibri" w:eastAsia="Times New Roman" w:hAnsi="Calibri"/>
            <w:b w:val="0"/>
            <w:noProof/>
            <w:sz w:val="22"/>
            <w:szCs w:val="22"/>
            <w:lang w:val="en-US" w:eastAsia="en-US"/>
          </w:rPr>
          <w:tab/>
        </w:r>
        <w:r w:rsidRPr="0086031E">
          <w:rPr>
            <w:rStyle w:val="aff6"/>
            <w:noProof/>
          </w:rPr>
          <w:t>The Array Constructor</w:t>
        </w:r>
        <w:r>
          <w:rPr>
            <w:noProof/>
            <w:webHidden/>
          </w:rPr>
          <w:tab/>
        </w:r>
        <w:r>
          <w:rPr>
            <w:noProof/>
            <w:webHidden/>
          </w:rPr>
          <w:fldChar w:fldCharType="begin"/>
        </w:r>
        <w:r>
          <w:rPr>
            <w:noProof/>
            <w:webHidden/>
          </w:rPr>
          <w:instrText xml:space="preserve"> PAGEREF _Toc329528858 \h </w:instrText>
        </w:r>
        <w:r>
          <w:rPr>
            <w:noProof/>
            <w:webHidden/>
          </w:rPr>
        </w:r>
        <w:r>
          <w:rPr>
            <w:noProof/>
            <w:webHidden/>
          </w:rPr>
          <w:fldChar w:fldCharType="separate"/>
        </w:r>
        <w:r>
          <w:rPr>
            <w:noProof/>
            <w:webHidden/>
          </w:rPr>
          <w:t>186</w:t>
        </w:r>
        <w:r>
          <w:rPr>
            <w:noProof/>
            <w:webHidden/>
          </w:rPr>
          <w:fldChar w:fldCharType="end"/>
        </w:r>
      </w:hyperlink>
    </w:p>
    <w:p w14:paraId="165F68BC" w14:textId="77777777" w:rsidR="008E7E56" w:rsidRPr="00652F87" w:rsidRDefault="008E7E56">
      <w:pPr>
        <w:pStyle w:val="3a"/>
        <w:rPr>
          <w:rFonts w:ascii="Calibri" w:eastAsia="Times New Roman" w:hAnsi="Calibri"/>
          <w:b w:val="0"/>
          <w:noProof/>
          <w:sz w:val="22"/>
          <w:szCs w:val="22"/>
          <w:lang w:val="en-US" w:eastAsia="en-US"/>
        </w:rPr>
      </w:pPr>
      <w:hyperlink w:anchor="_Toc329528859" w:history="1">
        <w:r w:rsidRPr="0086031E">
          <w:rPr>
            <w:rStyle w:val="aff6"/>
            <w:noProof/>
          </w:rPr>
          <w:t>15.4.3</w:t>
        </w:r>
        <w:r w:rsidRPr="00652F87">
          <w:rPr>
            <w:rFonts w:ascii="Calibri" w:eastAsia="Times New Roman" w:hAnsi="Calibri"/>
            <w:b w:val="0"/>
            <w:noProof/>
            <w:sz w:val="22"/>
            <w:szCs w:val="22"/>
            <w:lang w:val="en-US" w:eastAsia="en-US"/>
          </w:rPr>
          <w:tab/>
        </w:r>
        <w:r w:rsidRPr="0086031E">
          <w:rPr>
            <w:rStyle w:val="aff6"/>
            <w:noProof/>
          </w:rPr>
          <w:t>Properties of the Array Constructor</w:t>
        </w:r>
        <w:r>
          <w:rPr>
            <w:noProof/>
            <w:webHidden/>
          </w:rPr>
          <w:tab/>
        </w:r>
        <w:r>
          <w:rPr>
            <w:noProof/>
            <w:webHidden/>
          </w:rPr>
          <w:fldChar w:fldCharType="begin"/>
        </w:r>
        <w:r>
          <w:rPr>
            <w:noProof/>
            <w:webHidden/>
          </w:rPr>
          <w:instrText xml:space="preserve"> PAGEREF _Toc329528859 \h </w:instrText>
        </w:r>
        <w:r>
          <w:rPr>
            <w:noProof/>
            <w:webHidden/>
          </w:rPr>
        </w:r>
        <w:r>
          <w:rPr>
            <w:noProof/>
            <w:webHidden/>
          </w:rPr>
          <w:fldChar w:fldCharType="separate"/>
        </w:r>
        <w:r>
          <w:rPr>
            <w:noProof/>
            <w:webHidden/>
          </w:rPr>
          <w:t>187</w:t>
        </w:r>
        <w:r>
          <w:rPr>
            <w:noProof/>
            <w:webHidden/>
          </w:rPr>
          <w:fldChar w:fldCharType="end"/>
        </w:r>
      </w:hyperlink>
    </w:p>
    <w:p w14:paraId="6541BA81" w14:textId="77777777" w:rsidR="008E7E56" w:rsidRPr="00652F87" w:rsidRDefault="008E7E56">
      <w:pPr>
        <w:pStyle w:val="3a"/>
        <w:rPr>
          <w:rFonts w:ascii="Calibri" w:eastAsia="Times New Roman" w:hAnsi="Calibri"/>
          <w:b w:val="0"/>
          <w:noProof/>
          <w:sz w:val="22"/>
          <w:szCs w:val="22"/>
          <w:lang w:val="en-US" w:eastAsia="en-US"/>
        </w:rPr>
      </w:pPr>
      <w:hyperlink w:anchor="_Toc329528860" w:history="1">
        <w:r w:rsidRPr="0086031E">
          <w:rPr>
            <w:rStyle w:val="aff6"/>
            <w:noProof/>
          </w:rPr>
          <w:t>15.4.4</w:t>
        </w:r>
        <w:r w:rsidRPr="00652F87">
          <w:rPr>
            <w:rFonts w:ascii="Calibri" w:eastAsia="Times New Roman" w:hAnsi="Calibri"/>
            <w:b w:val="0"/>
            <w:noProof/>
            <w:sz w:val="22"/>
            <w:szCs w:val="22"/>
            <w:lang w:val="en-US" w:eastAsia="en-US"/>
          </w:rPr>
          <w:tab/>
        </w:r>
        <w:r w:rsidRPr="0086031E">
          <w:rPr>
            <w:rStyle w:val="aff6"/>
            <w:noProof/>
          </w:rPr>
          <w:t>Properties of the Array Prototype Object</w:t>
        </w:r>
        <w:r>
          <w:rPr>
            <w:noProof/>
            <w:webHidden/>
          </w:rPr>
          <w:tab/>
        </w:r>
        <w:r>
          <w:rPr>
            <w:noProof/>
            <w:webHidden/>
          </w:rPr>
          <w:fldChar w:fldCharType="begin"/>
        </w:r>
        <w:r>
          <w:rPr>
            <w:noProof/>
            <w:webHidden/>
          </w:rPr>
          <w:instrText xml:space="preserve"> PAGEREF _Toc329528860 \h </w:instrText>
        </w:r>
        <w:r>
          <w:rPr>
            <w:noProof/>
            <w:webHidden/>
          </w:rPr>
        </w:r>
        <w:r>
          <w:rPr>
            <w:noProof/>
            <w:webHidden/>
          </w:rPr>
          <w:fldChar w:fldCharType="separate"/>
        </w:r>
        <w:r>
          <w:rPr>
            <w:noProof/>
            <w:webHidden/>
          </w:rPr>
          <w:t>189</w:t>
        </w:r>
        <w:r>
          <w:rPr>
            <w:noProof/>
            <w:webHidden/>
          </w:rPr>
          <w:fldChar w:fldCharType="end"/>
        </w:r>
      </w:hyperlink>
    </w:p>
    <w:p w14:paraId="259CC846" w14:textId="77777777" w:rsidR="008E7E56" w:rsidRPr="00652F87" w:rsidRDefault="008E7E56">
      <w:pPr>
        <w:pStyle w:val="3a"/>
        <w:rPr>
          <w:rFonts w:ascii="Calibri" w:eastAsia="Times New Roman" w:hAnsi="Calibri"/>
          <w:b w:val="0"/>
          <w:noProof/>
          <w:sz w:val="22"/>
          <w:szCs w:val="22"/>
          <w:lang w:val="en-US" w:eastAsia="en-US"/>
        </w:rPr>
      </w:pPr>
      <w:hyperlink w:anchor="_Toc329528861" w:history="1">
        <w:r w:rsidRPr="0086031E">
          <w:rPr>
            <w:rStyle w:val="aff6"/>
            <w:noProof/>
          </w:rPr>
          <w:t>15.4.5</w:t>
        </w:r>
        <w:r w:rsidRPr="00652F87">
          <w:rPr>
            <w:rFonts w:ascii="Calibri" w:eastAsia="Times New Roman" w:hAnsi="Calibri"/>
            <w:b w:val="0"/>
            <w:noProof/>
            <w:sz w:val="22"/>
            <w:szCs w:val="22"/>
            <w:lang w:val="en-US" w:eastAsia="en-US"/>
          </w:rPr>
          <w:tab/>
        </w:r>
        <w:r w:rsidRPr="0086031E">
          <w:rPr>
            <w:rStyle w:val="aff6"/>
            <w:noProof/>
          </w:rPr>
          <w:t>Properties of Array Instances</w:t>
        </w:r>
        <w:r>
          <w:rPr>
            <w:noProof/>
            <w:webHidden/>
          </w:rPr>
          <w:tab/>
        </w:r>
        <w:r>
          <w:rPr>
            <w:noProof/>
            <w:webHidden/>
          </w:rPr>
          <w:fldChar w:fldCharType="begin"/>
        </w:r>
        <w:r>
          <w:rPr>
            <w:noProof/>
            <w:webHidden/>
          </w:rPr>
          <w:instrText xml:space="preserve"> PAGEREF _Toc329528861 \h </w:instrText>
        </w:r>
        <w:r>
          <w:rPr>
            <w:noProof/>
            <w:webHidden/>
          </w:rPr>
        </w:r>
        <w:r>
          <w:rPr>
            <w:noProof/>
            <w:webHidden/>
          </w:rPr>
          <w:fldChar w:fldCharType="separate"/>
        </w:r>
        <w:r>
          <w:rPr>
            <w:noProof/>
            <w:webHidden/>
          </w:rPr>
          <w:t>208</w:t>
        </w:r>
        <w:r>
          <w:rPr>
            <w:noProof/>
            <w:webHidden/>
          </w:rPr>
          <w:fldChar w:fldCharType="end"/>
        </w:r>
      </w:hyperlink>
    </w:p>
    <w:p w14:paraId="0ABBDE01" w14:textId="77777777" w:rsidR="008E7E56" w:rsidRPr="00652F87" w:rsidRDefault="008E7E56">
      <w:pPr>
        <w:pStyle w:val="2b"/>
        <w:rPr>
          <w:rFonts w:ascii="Calibri" w:eastAsia="Times New Roman" w:hAnsi="Calibri"/>
          <w:b w:val="0"/>
          <w:noProof/>
          <w:sz w:val="22"/>
          <w:szCs w:val="22"/>
          <w:lang w:val="en-US" w:eastAsia="en-US"/>
        </w:rPr>
      </w:pPr>
      <w:hyperlink w:anchor="_Toc329528862" w:history="1">
        <w:r w:rsidRPr="0086031E">
          <w:rPr>
            <w:rStyle w:val="aff6"/>
            <w:noProof/>
          </w:rPr>
          <w:t>15.5</w:t>
        </w:r>
        <w:r w:rsidRPr="00652F87">
          <w:rPr>
            <w:rFonts w:ascii="Calibri" w:eastAsia="Times New Roman" w:hAnsi="Calibri"/>
            <w:b w:val="0"/>
            <w:noProof/>
            <w:sz w:val="22"/>
            <w:szCs w:val="22"/>
            <w:lang w:val="en-US" w:eastAsia="en-US"/>
          </w:rPr>
          <w:tab/>
        </w:r>
        <w:r w:rsidRPr="0086031E">
          <w:rPr>
            <w:rStyle w:val="aff6"/>
            <w:noProof/>
          </w:rPr>
          <w:t>String Objects</w:t>
        </w:r>
        <w:r>
          <w:rPr>
            <w:noProof/>
            <w:webHidden/>
          </w:rPr>
          <w:tab/>
        </w:r>
        <w:r>
          <w:rPr>
            <w:noProof/>
            <w:webHidden/>
          </w:rPr>
          <w:fldChar w:fldCharType="begin"/>
        </w:r>
        <w:r>
          <w:rPr>
            <w:noProof/>
            <w:webHidden/>
          </w:rPr>
          <w:instrText xml:space="preserve"> PAGEREF _Toc329528862 \h </w:instrText>
        </w:r>
        <w:r>
          <w:rPr>
            <w:noProof/>
            <w:webHidden/>
          </w:rPr>
        </w:r>
        <w:r>
          <w:rPr>
            <w:noProof/>
            <w:webHidden/>
          </w:rPr>
          <w:fldChar w:fldCharType="separate"/>
        </w:r>
        <w:r>
          <w:rPr>
            <w:noProof/>
            <w:webHidden/>
          </w:rPr>
          <w:t>209</w:t>
        </w:r>
        <w:r>
          <w:rPr>
            <w:noProof/>
            <w:webHidden/>
          </w:rPr>
          <w:fldChar w:fldCharType="end"/>
        </w:r>
      </w:hyperlink>
    </w:p>
    <w:p w14:paraId="64408528" w14:textId="77777777" w:rsidR="008E7E56" w:rsidRPr="00652F87" w:rsidRDefault="008E7E56">
      <w:pPr>
        <w:pStyle w:val="3a"/>
        <w:rPr>
          <w:rFonts w:ascii="Calibri" w:eastAsia="Times New Roman" w:hAnsi="Calibri"/>
          <w:b w:val="0"/>
          <w:noProof/>
          <w:sz w:val="22"/>
          <w:szCs w:val="22"/>
          <w:lang w:val="en-US" w:eastAsia="en-US"/>
        </w:rPr>
      </w:pPr>
      <w:hyperlink w:anchor="_Toc329528863" w:history="1">
        <w:r w:rsidRPr="0086031E">
          <w:rPr>
            <w:rStyle w:val="aff6"/>
            <w:noProof/>
          </w:rPr>
          <w:t>15.5.1</w:t>
        </w:r>
        <w:r w:rsidRPr="00652F87">
          <w:rPr>
            <w:rFonts w:ascii="Calibri" w:eastAsia="Times New Roman" w:hAnsi="Calibri"/>
            <w:b w:val="0"/>
            <w:noProof/>
            <w:sz w:val="22"/>
            <w:szCs w:val="22"/>
            <w:lang w:val="en-US" w:eastAsia="en-US"/>
          </w:rPr>
          <w:tab/>
        </w:r>
        <w:r w:rsidRPr="0086031E">
          <w:rPr>
            <w:rStyle w:val="aff6"/>
            <w:noProof/>
          </w:rPr>
          <w:t>The String Constructor Called as a Function</w:t>
        </w:r>
        <w:r>
          <w:rPr>
            <w:noProof/>
            <w:webHidden/>
          </w:rPr>
          <w:tab/>
        </w:r>
        <w:r>
          <w:rPr>
            <w:noProof/>
            <w:webHidden/>
          </w:rPr>
          <w:fldChar w:fldCharType="begin"/>
        </w:r>
        <w:r>
          <w:rPr>
            <w:noProof/>
            <w:webHidden/>
          </w:rPr>
          <w:instrText xml:space="preserve"> PAGEREF _Toc329528863 \h </w:instrText>
        </w:r>
        <w:r>
          <w:rPr>
            <w:noProof/>
            <w:webHidden/>
          </w:rPr>
        </w:r>
        <w:r>
          <w:rPr>
            <w:noProof/>
            <w:webHidden/>
          </w:rPr>
          <w:fldChar w:fldCharType="separate"/>
        </w:r>
        <w:r>
          <w:rPr>
            <w:noProof/>
            <w:webHidden/>
          </w:rPr>
          <w:t>209</w:t>
        </w:r>
        <w:r>
          <w:rPr>
            <w:noProof/>
            <w:webHidden/>
          </w:rPr>
          <w:fldChar w:fldCharType="end"/>
        </w:r>
      </w:hyperlink>
    </w:p>
    <w:p w14:paraId="1A414399" w14:textId="77777777" w:rsidR="008E7E56" w:rsidRPr="00652F87" w:rsidRDefault="008E7E56">
      <w:pPr>
        <w:pStyle w:val="3a"/>
        <w:rPr>
          <w:rFonts w:ascii="Calibri" w:eastAsia="Times New Roman" w:hAnsi="Calibri"/>
          <w:b w:val="0"/>
          <w:noProof/>
          <w:sz w:val="22"/>
          <w:szCs w:val="22"/>
          <w:lang w:val="en-US" w:eastAsia="en-US"/>
        </w:rPr>
      </w:pPr>
      <w:hyperlink w:anchor="_Toc329528864" w:history="1">
        <w:r w:rsidRPr="0086031E">
          <w:rPr>
            <w:rStyle w:val="aff6"/>
            <w:noProof/>
          </w:rPr>
          <w:t>15.5.2</w:t>
        </w:r>
        <w:r w:rsidRPr="00652F87">
          <w:rPr>
            <w:rFonts w:ascii="Calibri" w:eastAsia="Times New Roman" w:hAnsi="Calibri"/>
            <w:b w:val="0"/>
            <w:noProof/>
            <w:sz w:val="22"/>
            <w:szCs w:val="22"/>
            <w:lang w:val="en-US" w:eastAsia="en-US"/>
          </w:rPr>
          <w:tab/>
        </w:r>
        <w:r w:rsidRPr="0086031E">
          <w:rPr>
            <w:rStyle w:val="aff6"/>
            <w:noProof/>
          </w:rPr>
          <w:t>The String Constructor</w:t>
        </w:r>
        <w:r>
          <w:rPr>
            <w:noProof/>
            <w:webHidden/>
          </w:rPr>
          <w:tab/>
        </w:r>
        <w:r>
          <w:rPr>
            <w:noProof/>
            <w:webHidden/>
          </w:rPr>
          <w:fldChar w:fldCharType="begin"/>
        </w:r>
        <w:r>
          <w:rPr>
            <w:noProof/>
            <w:webHidden/>
          </w:rPr>
          <w:instrText xml:space="preserve"> PAGEREF _Toc329528864 \h </w:instrText>
        </w:r>
        <w:r>
          <w:rPr>
            <w:noProof/>
            <w:webHidden/>
          </w:rPr>
        </w:r>
        <w:r>
          <w:rPr>
            <w:noProof/>
            <w:webHidden/>
          </w:rPr>
          <w:fldChar w:fldCharType="separate"/>
        </w:r>
        <w:r>
          <w:rPr>
            <w:noProof/>
            <w:webHidden/>
          </w:rPr>
          <w:t>209</w:t>
        </w:r>
        <w:r>
          <w:rPr>
            <w:noProof/>
            <w:webHidden/>
          </w:rPr>
          <w:fldChar w:fldCharType="end"/>
        </w:r>
      </w:hyperlink>
    </w:p>
    <w:p w14:paraId="54CB05EB" w14:textId="77777777" w:rsidR="008E7E56" w:rsidRPr="00652F87" w:rsidRDefault="008E7E56">
      <w:pPr>
        <w:pStyle w:val="3a"/>
        <w:rPr>
          <w:rFonts w:ascii="Calibri" w:eastAsia="Times New Roman" w:hAnsi="Calibri"/>
          <w:b w:val="0"/>
          <w:noProof/>
          <w:sz w:val="22"/>
          <w:szCs w:val="22"/>
          <w:lang w:val="en-US" w:eastAsia="en-US"/>
        </w:rPr>
      </w:pPr>
      <w:hyperlink w:anchor="_Toc329528865" w:history="1">
        <w:r w:rsidRPr="0086031E">
          <w:rPr>
            <w:rStyle w:val="aff6"/>
            <w:noProof/>
          </w:rPr>
          <w:t>15.5.3</w:t>
        </w:r>
        <w:r w:rsidRPr="00652F87">
          <w:rPr>
            <w:rFonts w:ascii="Calibri" w:eastAsia="Times New Roman" w:hAnsi="Calibri"/>
            <w:b w:val="0"/>
            <w:noProof/>
            <w:sz w:val="22"/>
            <w:szCs w:val="22"/>
            <w:lang w:val="en-US" w:eastAsia="en-US"/>
          </w:rPr>
          <w:tab/>
        </w:r>
        <w:r w:rsidRPr="0086031E">
          <w:rPr>
            <w:rStyle w:val="aff6"/>
            <w:noProof/>
          </w:rPr>
          <w:t>Properties of the String Constructor</w:t>
        </w:r>
        <w:r>
          <w:rPr>
            <w:noProof/>
            <w:webHidden/>
          </w:rPr>
          <w:tab/>
        </w:r>
        <w:r>
          <w:rPr>
            <w:noProof/>
            <w:webHidden/>
          </w:rPr>
          <w:fldChar w:fldCharType="begin"/>
        </w:r>
        <w:r>
          <w:rPr>
            <w:noProof/>
            <w:webHidden/>
          </w:rPr>
          <w:instrText xml:space="preserve"> PAGEREF _Toc329528865 \h </w:instrText>
        </w:r>
        <w:r>
          <w:rPr>
            <w:noProof/>
            <w:webHidden/>
          </w:rPr>
        </w:r>
        <w:r>
          <w:rPr>
            <w:noProof/>
            <w:webHidden/>
          </w:rPr>
          <w:fldChar w:fldCharType="separate"/>
        </w:r>
        <w:r>
          <w:rPr>
            <w:noProof/>
            <w:webHidden/>
          </w:rPr>
          <w:t>209</w:t>
        </w:r>
        <w:r>
          <w:rPr>
            <w:noProof/>
            <w:webHidden/>
          </w:rPr>
          <w:fldChar w:fldCharType="end"/>
        </w:r>
      </w:hyperlink>
    </w:p>
    <w:p w14:paraId="0BAEF133" w14:textId="77777777" w:rsidR="008E7E56" w:rsidRPr="00652F87" w:rsidRDefault="008E7E56">
      <w:pPr>
        <w:pStyle w:val="3a"/>
        <w:rPr>
          <w:rFonts w:ascii="Calibri" w:eastAsia="Times New Roman" w:hAnsi="Calibri"/>
          <w:b w:val="0"/>
          <w:noProof/>
          <w:sz w:val="22"/>
          <w:szCs w:val="22"/>
          <w:lang w:val="en-US" w:eastAsia="en-US"/>
        </w:rPr>
      </w:pPr>
      <w:hyperlink w:anchor="_Toc329528866" w:history="1">
        <w:r w:rsidRPr="0086031E">
          <w:rPr>
            <w:rStyle w:val="aff6"/>
            <w:noProof/>
          </w:rPr>
          <w:t>15.5.4</w:t>
        </w:r>
        <w:r w:rsidRPr="00652F87">
          <w:rPr>
            <w:rFonts w:ascii="Calibri" w:eastAsia="Times New Roman" w:hAnsi="Calibri"/>
            <w:b w:val="0"/>
            <w:noProof/>
            <w:sz w:val="22"/>
            <w:szCs w:val="22"/>
            <w:lang w:val="en-US" w:eastAsia="en-US"/>
          </w:rPr>
          <w:tab/>
        </w:r>
        <w:r w:rsidRPr="0086031E">
          <w:rPr>
            <w:rStyle w:val="aff6"/>
            <w:noProof/>
          </w:rPr>
          <w:t>Properties of the String Prototype Object</w:t>
        </w:r>
        <w:r>
          <w:rPr>
            <w:noProof/>
            <w:webHidden/>
          </w:rPr>
          <w:tab/>
        </w:r>
        <w:r>
          <w:rPr>
            <w:noProof/>
            <w:webHidden/>
          </w:rPr>
          <w:fldChar w:fldCharType="begin"/>
        </w:r>
        <w:r>
          <w:rPr>
            <w:noProof/>
            <w:webHidden/>
          </w:rPr>
          <w:instrText xml:space="preserve"> PAGEREF _Toc329528866 \h </w:instrText>
        </w:r>
        <w:r>
          <w:rPr>
            <w:noProof/>
            <w:webHidden/>
          </w:rPr>
        </w:r>
        <w:r>
          <w:rPr>
            <w:noProof/>
            <w:webHidden/>
          </w:rPr>
          <w:fldChar w:fldCharType="separate"/>
        </w:r>
        <w:r>
          <w:rPr>
            <w:noProof/>
            <w:webHidden/>
          </w:rPr>
          <w:t>211</w:t>
        </w:r>
        <w:r>
          <w:rPr>
            <w:noProof/>
            <w:webHidden/>
          </w:rPr>
          <w:fldChar w:fldCharType="end"/>
        </w:r>
      </w:hyperlink>
    </w:p>
    <w:p w14:paraId="5167E96C" w14:textId="77777777" w:rsidR="008E7E56" w:rsidRPr="00652F87" w:rsidRDefault="008E7E56">
      <w:pPr>
        <w:pStyle w:val="3a"/>
        <w:rPr>
          <w:rFonts w:ascii="Calibri" w:eastAsia="Times New Roman" w:hAnsi="Calibri"/>
          <w:b w:val="0"/>
          <w:noProof/>
          <w:sz w:val="22"/>
          <w:szCs w:val="22"/>
          <w:lang w:val="en-US" w:eastAsia="en-US"/>
        </w:rPr>
      </w:pPr>
      <w:hyperlink w:anchor="_Toc329528867" w:history="1">
        <w:r w:rsidRPr="0086031E">
          <w:rPr>
            <w:rStyle w:val="aff6"/>
            <w:noProof/>
          </w:rPr>
          <w:t>15.5.5</w:t>
        </w:r>
        <w:r w:rsidRPr="00652F87">
          <w:rPr>
            <w:rFonts w:ascii="Calibri" w:eastAsia="Times New Roman" w:hAnsi="Calibri"/>
            <w:b w:val="0"/>
            <w:noProof/>
            <w:sz w:val="22"/>
            <w:szCs w:val="22"/>
            <w:lang w:val="en-US" w:eastAsia="en-US"/>
          </w:rPr>
          <w:tab/>
        </w:r>
        <w:r w:rsidRPr="0086031E">
          <w:rPr>
            <w:rStyle w:val="aff6"/>
            <w:noProof/>
          </w:rPr>
          <w:t>Properties of String Instances</w:t>
        </w:r>
        <w:r>
          <w:rPr>
            <w:noProof/>
            <w:webHidden/>
          </w:rPr>
          <w:tab/>
        </w:r>
        <w:r>
          <w:rPr>
            <w:noProof/>
            <w:webHidden/>
          </w:rPr>
          <w:fldChar w:fldCharType="begin"/>
        </w:r>
        <w:r>
          <w:rPr>
            <w:noProof/>
            <w:webHidden/>
          </w:rPr>
          <w:instrText xml:space="preserve"> PAGEREF _Toc329528867 \h </w:instrText>
        </w:r>
        <w:r>
          <w:rPr>
            <w:noProof/>
            <w:webHidden/>
          </w:rPr>
        </w:r>
        <w:r>
          <w:rPr>
            <w:noProof/>
            <w:webHidden/>
          </w:rPr>
          <w:fldChar w:fldCharType="separate"/>
        </w:r>
        <w:r>
          <w:rPr>
            <w:noProof/>
            <w:webHidden/>
          </w:rPr>
          <w:t>223</w:t>
        </w:r>
        <w:r>
          <w:rPr>
            <w:noProof/>
            <w:webHidden/>
          </w:rPr>
          <w:fldChar w:fldCharType="end"/>
        </w:r>
      </w:hyperlink>
    </w:p>
    <w:p w14:paraId="1A72C168" w14:textId="77777777" w:rsidR="008E7E56" w:rsidRPr="00652F87" w:rsidRDefault="008E7E56">
      <w:pPr>
        <w:pStyle w:val="2b"/>
        <w:rPr>
          <w:rFonts w:ascii="Calibri" w:eastAsia="Times New Roman" w:hAnsi="Calibri"/>
          <w:b w:val="0"/>
          <w:noProof/>
          <w:sz w:val="22"/>
          <w:szCs w:val="22"/>
          <w:lang w:val="en-US" w:eastAsia="en-US"/>
        </w:rPr>
      </w:pPr>
      <w:hyperlink w:anchor="_Toc329528868" w:history="1">
        <w:r w:rsidRPr="0086031E">
          <w:rPr>
            <w:rStyle w:val="aff6"/>
            <w:noProof/>
          </w:rPr>
          <w:t>15.6</w:t>
        </w:r>
        <w:r w:rsidRPr="00652F87">
          <w:rPr>
            <w:rFonts w:ascii="Calibri" w:eastAsia="Times New Roman" w:hAnsi="Calibri"/>
            <w:b w:val="0"/>
            <w:noProof/>
            <w:sz w:val="22"/>
            <w:szCs w:val="22"/>
            <w:lang w:val="en-US" w:eastAsia="en-US"/>
          </w:rPr>
          <w:tab/>
        </w:r>
        <w:r w:rsidRPr="0086031E">
          <w:rPr>
            <w:rStyle w:val="aff6"/>
            <w:noProof/>
          </w:rPr>
          <w:t>Boolean Objects</w:t>
        </w:r>
        <w:r>
          <w:rPr>
            <w:noProof/>
            <w:webHidden/>
          </w:rPr>
          <w:tab/>
        </w:r>
        <w:r>
          <w:rPr>
            <w:noProof/>
            <w:webHidden/>
          </w:rPr>
          <w:fldChar w:fldCharType="begin"/>
        </w:r>
        <w:r>
          <w:rPr>
            <w:noProof/>
            <w:webHidden/>
          </w:rPr>
          <w:instrText xml:space="preserve"> PAGEREF _Toc329528868 \h </w:instrText>
        </w:r>
        <w:r>
          <w:rPr>
            <w:noProof/>
            <w:webHidden/>
          </w:rPr>
        </w:r>
        <w:r>
          <w:rPr>
            <w:noProof/>
            <w:webHidden/>
          </w:rPr>
          <w:fldChar w:fldCharType="separate"/>
        </w:r>
        <w:r>
          <w:rPr>
            <w:noProof/>
            <w:webHidden/>
          </w:rPr>
          <w:t>224</w:t>
        </w:r>
        <w:r>
          <w:rPr>
            <w:noProof/>
            <w:webHidden/>
          </w:rPr>
          <w:fldChar w:fldCharType="end"/>
        </w:r>
      </w:hyperlink>
    </w:p>
    <w:p w14:paraId="3F727F35" w14:textId="77777777" w:rsidR="008E7E56" w:rsidRPr="00652F87" w:rsidRDefault="008E7E56">
      <w:pPr>
        <w:pStyle w:val="3a"/>
        <w:rPr>
          <w:rFonts w:ascii="Calibri" w:eastAsia="Times New Roman" w:hAnsi="Calibri"/>
          <w:b w:val="0"/>
          <w:noProof/>
          <w:sz w:val="22"/>
          <w:szCs w:val="22"/>
          <w:lang w:val="en-US" w:eastAsia="en-US"/>
        </w:rPr>
      </w:pPr>
      <w:hyperlink w:anchor="_Toc329528869" w:history="1">
        <w:r w:rsidRPr="0086031E">
          <w:rPr>
            <w:rStyle w:val="aff6"/>
            <w:noProof/>
          </w:rPr>
          <w:t>15.6.1</w:t>
        </w:r>
        <w:r w:rsidRPr="00652F87">
          <w:rPr>
            <w:rFonts w:ascii="Calibri" w:eastAsia="Times New Roman" w:hAnsi="Calibri"/>
            <w:b w:val="0"/>
            <w:noProof/>
            <w:sz w:val="22"/>
            <w:szCs w:val="22"/>
            <w:lang w:val="en-US" w:eastAsia="en-US"/>
          </w:rPr>
          <w:tab/>
        </w:r>
        <w:r w:rsidRPr="0086031E">
          <w:rPr>
            <w:rStyle w:val="aff6"/>
            <w:noProof/>
          </w:rPr>
          <w:t>The Boolean Constructor Called as a Function</w:t>
        </w:r>
        <w:r>
          <w:rPr>
            <w:noProof/>
            <w:webHidden/>
          </w:rPr>
          <w:tab/>
        </w:r>
        <w:r>
          <w:rPr>
            <w:noProof/>
            <w:webHidden/>
          </w:rPr>
          <w:fldChar w:fldCharType="begin"/>
        </w:r>
        <w:r>
          <w:rPr>
            <w:noProof/>
            <w:webHidden/>
          </w:rPr>
          <w:instrText xml:space="preserve"> PAGEREF _Toc329528869 \h </w:instrText>
        </w:r>
        <w:r>
          <w:rPr>
            <w:noProof/>
            <w:webHidden/>
          </w:rPr>
        </w:r>
        <w:r>
          <w:rPr>
            <w:noProof/>
            <w:webHidden/>
          </w:rPr>
          <w:fldChar w:fldCharType="separate"/>
        </w:r>
        <w:r>
          <w:rPr>
            <w:noProof/>
            <w:webHidden/>
          </w:rPr>
          <w:t>224</w:t>
        </w:r>
        <w:r>
          <w:rPr>
            <w:noProof/>
            <w:webHidden/>
          </w:rPr>
          <w:fldChar w:fldCharType="end"/>
        </w:r>
      </w:hyperlink>
    </w:p>
    <w:p w14:paraId="2686F896" w14:textId="77777777" w:rsidR="008E7E56" w:rsidRPr="00652F87" w:rsidRDefault="008E7E56">
      <w:pPr>
        <w:pStyle w:val="3a"/>
        <w:rPr>
          <w:rFonts w:ascii="Calibri" w:eastAsia="Times New Roman" w:hAnsi="Calibri"/>
          <w:b w:val="0"/>
          <w:noProof/>
          <w:sz w:val="22"/>
          <w:szCs w:val="22"/>
          <w:lang w:val="en-US" w:eastAsia="en-US"/>
        </w:rPr>
      </w:pPr>
      <w:hyperlink w:anchor="_Toc329528870" w:history="1">
        <w:r w:rsidRPr="0086031E">
          <w:rPr>
            <w:rStyle w:val="aff6"/>
            <w:noProof/>
          </w:rPr>
          <w:t>15.6.2</w:t>
        </w:r>
        <w:r w:rsidRPr="00652F87">
          <w:rPr>
            <w:rFonts w:ascii="Calibri" w:eastAsia="Times New Roman" w:hAnsi="Calibri"/>
            <w:b w:val="0"/>
            <w:noProof/>
            <w:sz w:val="22"/>
            <w:szCs w:val="22"/>
            <w:lang w:val="en-US" w:eastAsia="en-US"/>
          </w:rPr>
          <w:tab/>
        </w:r>
        <w:r w:rsidRPr="0086031E">
          <w:rPr>
            <w:rStyle w:val="aff6"/>
            <w:noProof/>
          </w:rPr>
          <w:t>The Boolean Constructor</w:t>
        </w:r>
        <w:r>
          <w:rPr>
            <w:noProof/>
            <w:webHidden/>
          </w:rPr>
          <w:tab/>
        </w:r>
        <w:r>
          <w:rPr>
            <w:noProof/>
            <w:webHidden/>
          </w:rPr>
          <w:fldChar w:fldCharType="begin"/>
        </w:r>
        <w:r>
          <w:rPr>
            <w:noProof/>
            <w:webHidden/>
          </w:rPr>
          <w:instrText xml:space="preserve"> PAGEREF _Toc329528870 \h </w:instrText>
        </w:r>
        <w:r>
          <w:rPr>
            <w:noProof/>
            <w:webHidden/>
          </w:rPr>
        </w:r>
        <w:r>
          <w:rPr>
            <w:noProof/>
            <w:webHidden/>
          </w:rPr>
          <w:fldChar w:fldCharType="separate"/>
        </w:r>
        <w:r>
          <w:rPr>
            <w:noProof/>
            <w:webHidden/>
          </w:rPr>
          <w:t>224</w:t>
        </w:r>
        <w:r>
          <w:rPr>
            <w:noProof/>
            <w:webHidden/>
          </w:rPr>
          <w:fldChar w:fldCharType="end"/>
        </w:r>
      </w:hyperlink>
    </w:p>
    <w:p w14:paraId="22FB4E49" w14:textId="77777777" w:rsidR="008E7E56" w:rsidRPr="00652F87" w:rsidRDefault="008E7E56">
      <w:pPr>
        <w:pStyle w:val="3a"/>
        <w:rPr>
          <w:rFonts w:ascii="Calibri" w:eastAsia="Times New Roman" w:hAnsi="Calibri"/>
          <w:b w:val="0"/>
          <w:noProof/>
          <w:sz w:val="22"/>
          <w:szCs w:val="22"/>
          <w:lang w:val="en-US" w:eastAsia="en-US"/>
        </w:rPr>
      </w:pPr>
      <w:hyperlink w:anchor="_Toc329528871" w:history="1">
        <w:r w:rsidRPr="0086031E">
          <w:rPr>
            <w:rStyle w:val="aff6"/>
            <w:noProof/>
          </w:rPr>
          <w:t>15.6.3</w:t>
        </w:r>
        <w:r w:rsidRPr="00652F87">
          <w:rPr>
            <w:rFonts w:ascii="Calibri" w:eastAsia="Times New Roman" w:hAnsi="Calibri"/>
            <w:b w:val="0"/>
            <w:noProof/>
            <w:sz w:val="22"/>
            <w:szCs w:val="22"/>
            <w:lang w:val="en-US" w:eastAsia="en-US"/>
          </w:rPr>
          <w:tab/>
        </w:r>
        <w:r w:rsidRPr="0086031E">
          <w:rPr>
            <w:rStyle w:val="aff6"/>
            <w:noProof/>
          </w:rPr>
          <w:t>Properties of the Boolean Constructor</w:t>
        </w:r>
        <w:r>
          <w:rPr>
            <w:noProof/>
            <w:webHidden/>
          </w:rPr>
          <w:tab/>
        </w:r>
        <w:r>
          <w:rPr>
            <w:noProof/>
            <w:webHidden/>
          </w:rPr>
          <w:fldChar w:fldCharType="begin"/>
        </w:r>
        <w:r>
          <w:rPr>
            <w:noProof/>
            <w:webHidden/>
          </w:rPr>
          <w:instrText xml:space="preserve"> PAGEREF _Toc329528871 \h </w:instrText>
        </w:r>
        <w:r>
          <w:rPr>
            <w:noProof/>
            <w:webHidden/>
          </w:rPr>
        </w:r>
        <w:r>
          <w:rPr>
            <w:noProof/>
            <w:webHidden/>
          </w:rPr>
          <w:fldChar w:fldCharType="separate"/>
        </w:r>
        <w:r>
          <w:rPr>
            <w:noProof/>
            <w:webHidden/>
          </w:rPr>
          <w:t>224</w:t>
        </w:r>
        <w:r>
          <w:rPr>
            <w:noProof/>
            <w:webHidden/>
          </w:rPr>
          <w:fldChar w:fldCharType="end"/>
        </w:r>
      </w:hyperlink>
    </w:p>
    <w:p w14:paraId="1DF71E6A" w14:textId="77777777" w:rsidR="008E7E56" w:rsidRPr="00652F87" w:rsidRDefault="008E7E56">
      <w:pPr>
        <w:pStyle w:val="3a"/>
        <w:rPr>
          <w:rFonts w:ascii="Calibri" w:eastAsia="Times New Roman" w:hAnsi="Calibri"/>
          <w:b w:val="0"/>
          <w:noProof/>
          <w:sz w:val="22"/>
          <w:szCs w:val="22"/>
          <w:lang w:val="en-US" w:eastAsia="en-US"/>
        </w:rPr>
      </w:pPr>
      <w:hyperlink w:anchor="_Toc329528872" w:history="1">
        <w:r w:rsidRPr="0086031E">
          <w:rPr>
            <w:rStyle w:val="aff6"/>
            <w:noProof/>
          </w:rPr>
          <w:t>15.6.4</w:t>
        </w:r>
        <w:r w:rsidRPr="00652F87">
          <w:rPr>
            <w:rFonts w:ascii="Calibri" w:eastAsia="Times New Roman" w:hAnsi="Calibri"/>
            <w:b w:val="0"/>
            <w:noProof/>
            <w:sz w:val="22"/>
            <w:szCs w:val="22"/>
            <w:lang w:val="en-US" w:eastAsia="en-US"/>
          </w:rPr>
          <w:tab/>
        </w:r>
        <w:r w:rsidRPr="0086031E">
          <w:rPr>
            <w:rStyle w:val="aff6"/>
            <w:noProof/>
          </w:rPr>
          <w:t>Properties of the Boolean Prototype Object</w:t>
        </w:r>
        <w:r>
          <w:rPr>
            <w:noProof/>
            <w:webHidden/>
          </w:rPr>
          <w:tab/>
        </w:r>
        <w:r>
          <w:rPr>
            <w:noProof/>
            <w:webHidden/>
          </w:rPr>
          <w:fldChar w:fldCharType="begin"/>
        </w:r>
        <w:r>
          <w:rPr>
            <w:noProof/>
            <w:webHidden/>
          </w:rPr>
          <w:instrText xml:space="preserve"> PAGEREF _Toc329528872 \h </w:instrText>
        </w:r>
        <w:r>
          <w:rPr>
            <w:noProof/>
            <w:webHidden/>
          </w:rPr>
        </w:r>
        <w:r>
          <w:rPr>
            <w:noProof/>
            <w:webHidden/>
          </w:rPr>
          <w:fldChar w:fldCharType="separate"/>
        </w:r>
        <w:r>
          <w:rPr>
            <w:noProof/>
            <w:webHidden/>
          </w:rPr>
          <w:t>225</w:t>
        </w:r>
        <w:r>
          <w:rPr>
            <w:noProof/>
            <w:webHidden/>
          </w:rPr>
          <w:fldChar w:fldCharType="end"/>
        </w:r>
      </w:hyperlink>
    </w:p>
    <w:p w14:paraId="2C567E75" w14:textId="77777777" w:rsidR="008E7E56" w:rsidRPr="00652F87" w:rsidRDefault="008E7E56">
      <w:pPr>
        <w:pStyle w:val="3a"/>
        <w:rPr>
          <w:rFonts w:ascii="Calibri" w:eastAsia="Times New Roman" w:hAnsi="Calibri"/>
          <w:b w:val="0"/>
          <w:noProof/>
          <w:sz w:val="22"/>
          <w:szCs w:val="22"/>
          <w:lang w:val="en-US" w:eastAsia="en-US"/>
        </w:rPr>
      </w:pPr>
      <w:hyperlink w:anchor="_Toc329528873" w:history="1">
        <w:r w:rsidRPr="0086031E">
          <w:rPr>
            <w:rStyle w:val="aff6"/>
            <w:noProof/>
          </w:rPr>
          <w:t>15.6.5</w:t>
        </w:r>
        <w:r w:rsidRPr="00652F87">
          <w:rPr>
            <w:rFonts w:ascii="Calibri" w:eastAsia="Times New Roman" w:hAnsi="Calibri"/>
            <w:b w:val="0"/>
            <w:noProof/>
            <w:sz w:val="22"/>
            <w:szCs w:val="22"/>
            <w:lang w:val="en-US" w:eastAsia="en-US"/>
          </w:rPr>
          <w:tab/>
        </w:r>
        <w:r w:rsidRPr="0086031E">
          <w:rPr>
            <w:rStyle w:val="aff6"/>
            <w:noProof/>
          </w:rPr>
          <w:t>Properties of Boolean Instances</w:t>
        </w:r>
        <w:r>
          <w:rPr>
            <w:noProof/>
            <w:webHidden/>
          </w:rPr>
          <w:tab/>
        </w:r>
        <w:r>
          <w:rPr>
            <w:noProof/>
            <w:webHidden/>
          </w:rPr>
          <w:fldChar w:fldCharType="begin"/>
        </w:r>
        <w:r>
          <w:rPr>
            <w:noProof/>
            <w:webHidden/>
          </w:rPr>
          <w:instrText xml:space="preserve"> PAGEREF _Toc329528873 \h </w:instrText>
        </w:r>
        <w:r>
          <w:rPr>
            <w:noProof/>
            <w:webHidden/>
          </w:rPr>
        </w:r>
        <w:r>
          <w:rPr>
            <w:noProof/>
            <w:webHidden/>
          </w:rPr>
          <w:fldChar w:fldCharType="separate"/>
        </w:r>
        <w:r>
          <w:rPr>
            <w:noProof/>
            <w:webHidden/>
          </w:rPr>
          <w:t>225</w:t>
        </w:r>
        <w:r>
          <w:rPr>
            <w:noProof/>
            <w:webHidden/>
          </w:rPr>
          <w:fldChar w:fldCharType="end"/>
        </w:r>
      </w:hyperlink>
    </w:p>
    <w:p w14:paraId="0D3E1FF4" w14:textId="77777777" w:rsidR="008E7E56" w:rsidRPr="00652F87" w:rsidRDefault="008E7E56">
      <w:pPr>
        <w:pStyle w:val="2b"/>
        <w:rPr>
          <w:rFonts w:ascii="Calibri" w:eastAsia="Times New Roman" w:hAnsi="Calibri"/>
          <w:b w:val="0"/>
          <w:noProof/>
          <w:sz w:val="22"/>
          <w:szCs w:val="22"/>
          <w:lang w:val="en-US" w:eastAsia="en-US"/>
        </w:rPr>
      </w:pPr>
      <w:hyperlink w:anchor="_Toc329528874" w:history="1">
        <w:r w:rsidRPr="0086031E">
          <w:rPr>
            <w:rStyle w:val="aff6"/>
            <w:noProof/>
          </w:rPr>
          <w:t>15.7</w:t>
        </w:r>
        <w:r w:rsidRPr="00652F87">
          <w:rPr>
            <w:rFonts w:ascii="Calibri" w:eastAsia="Times New Roman" w:hAnsi="Calibri"/>
            <w:b w:val="0"/>
            <w:noProof/>
            <w:sz w:val="22"/>
            <w:szCs w:val="22"/>
            <w:lang w:val="en-US" w:eastAsia="en-US"/>
          </w:rPr>
          <w:tab/>
        </w:r>
        <w:r w:rsidRPr="0086031E">
          <w:rPr>
            <w:rStyle w:val="aff6"/>
            <w:noProof/>
          </w:rPr>
          <w:t>Number Objects</w:t>
        </w:r>
        <w:r>
          <w:rPr>
            <w:noProof/>
            <w:webHidden/>
          </w:rPr>
          <w:tab/>
        </w:r>
        <w:r>
          <w:rPr>
            <w:noProof/>
            <w:webHidden/>
          </w:rPr>
          <w:fldChar w:fldCharType="begin"/>
        </w:r>
        <w:r>
          <w:rPr>
            <w:noProof/>
            <w:webHidden/>
          </w:rPr>
          <w:instrText xml:space="preserve"> PAGEREF _Toc329528874 \h </w:instrText>
        </w:r>
        <w:r>
          <w:rPr>
            <w:noProof/>
            <w:webHidden/>
          </w:rPr>
        </w:r>
        <w:r>
          <w:rPr>
            <w:noProof/>
            <w:webHidden/>
          </w:rPr>
          <w:fldChar w:fldCharType="separate"/>
        </w:r>
        <w:r>
          <w:rPr>
            <w:noProof/>
            <w:webHidden/>
          </w:rPr>
          <w:t>225</w:t>
        </w:r>
        <w:r>
          <w:rPr>
            <w:noProof/>
            <w:webHidden/>
          </w:rPr>
          <w:fldChar w:fldCharType="end"/>
        </w:r>
      </w:hyperlink>
    </w:p>
    <w:p w14:paraId="235C9821" w14:textId="77777777" w:rsidR="008E7E56" w:rsidRPr="00652F87" w:rsidRDefault="008E7E56">
      <w:pPr>
        <w:pStyle w:val="3a"/>
        <w:rPr>
          <w:rFonts w:ascii="Calibri" w:eastAsia="Times New Roman" w:hAnsi="Calibri"/>
          <w:b w:val="0"/>
          <w:noProof/>
          <w:sz w:val="22"/>
          <w:szCs w:val="22"/>
          <w:lang w:val="en-US" w:eastAsia="en-US"/>
        </w:rPr>
      </w:pPr>
      <w:hyperlink w:anchor="_Toc329528875" w:history="1">
        <w:r w:rsidRPr="0086031E">
          <w:rPr>
            <w:rStyle w:val="aff6"/>
            <w:noProof/>
          </w:rPr>
          <w:t>15.7.1</w:t>
        </w:r>
        <w:r w:rsidRPr="00652F87">
          <w:rPr>
            <w:rFonts w:ascii="Calibri" w:eastAsia="Times New Roman" w:hAnsi="Calibri"/>
            <w:b w:val="0"/>
            <w:noProof/>
            <w:sz w:val="22"/>
            <w:szCs w:val="22"/>
            <w:lang w:val="en-US" w:eastAsia="en-US"/>
          </w:rPr>
          <w:tab/>
        </w:r>
        <w:r w:rsidRPr="0086031E">
          <w:rPr>
            <w:rStyle w:val="aff6"/>
            <w:noProof/>
          </w:rPr>
          <w:t>The Number Constructor Called as a Function</w:t>
        </w:r>
        <w:r>
          <w:rPr>
            <w:noProof/>
            <w:webHidden/>
          </w:rPr>
          <w:tab/>
        </w:r>
        <w:r>
          <w:rPr>
            <w:noProof/>
            <w:webHidden/>
          </w:rPr>
          <w:fldChar w:fldCharType="begin"/>
        </w:r>
        <w:r>
          <w:rPr>
            <w:noProof/>
            <w:webHidden/>
          </w:rPr>
          <w:instrText xml:space="preserve"> PAGEREF _Toc329528875 \h </w:instrText>
        </w:r>
        <w:r>
          <w:rPr>
            <w:noProof/>
            <w:webHidden/>
          </w:rPr>
        </w:r>
        <w:r>
          <w:rPr>
            <w:noProof/>
            <w:webHidden/>
          </w:rPr>
          <w:fldChar w:fldCharType="separate"/>
        </w:r>
        <w:r>
          <w:rPr>
            <w:noProof/>
            <w:webHidden/>
          </w:rPr>
          <w:t>225</w:t>
        </w:r>
        <w:r>
          <w:rPr>
            <w:noProof/>
            <w:webHidden/>
          </w:rPr>
          <w:fldChar w:fldCharType="end"/>
        </w:r>
      </w:hyperlink>
    </w:p>
    <w:p w14:paraId="3244DE37" w14:textId="77777777" w:rsidR="008E7E56" w:rsidRPr="00652F87" w:rsidRDefault="008E7E56">
      <w:pPr>
        <w:pStyle w:val="3a"/>
        <w:rPr>
          <w:rFonts w:ascii="Calibri" w:eastAsia="Times New Roman" w:hAnsi="Calibri"/>
          <w:b w:val="0"/>
          <w:noProof/>
          <w:sz w:val="22"/>
          <w:szCs w:val="22"/>
          <w:lang w:val="en-US" w:eastAsia="en-US"/>
        </w:rPr>
      </w:pPr>
      <w:hyperlink w:anchor="_Toc329528876" w:history="1">
        <w:r w:rsidRPr="0086031E">
          <w:rPr>
            <w:rStyle w:val="aff6"/>
            <w:noProof/>
          </w:rPr>
          <w:t>15.7.2</w:t>
        </w:r>
        <w:r w:rsidRPr="00652F87">
          <w:rPr>
            <w:rFonts w:ascii="Calibri" w:eastAsia="Times New Roman" w:hAnsi="Calibri"/>
            <w:b w:val="0"/>
            <w:noProof/>
            <w:sz w:val="22"/>
            <w:szCs w:val="22"/>
            <w:lang w:val="en-US" w:eastAsia="en-US"/>
          </w:rPr>
          <w:tab/>
        </w:r>
        <w:r w:rsidRPr="0086031E">
          <w:rPr>
            <w:rStyle w:val="aff6"/>
            <w:noProof/>
          </w:rPr>
          <w:t>The Number Constructor</w:t>
        </w:r>
        <w:r>
          <w:rPr>
            <w:noProof/>
            <w:webHidden/>
          </w:rPr>
          <w:tab/>
        </w:r>
        <w:r>
          <w:rPr>
            <w:noProof/>
            <w:webHidden/>
          </w:rPr>
          <w:fldChar w:fldCharType="begin"/>
        </w:r>
        <w:r>
          <w:rPr>
            <w:noProof/>
            <w:webHidden/>
          </w:rPr>
          <w:instrText xml:space="preserve"> PAGEREF _Toc329528876 \h </w:instrText>
        </w:r>
        <w:r>
          <w:rPr>
            <w:noProof/>
            <w:webHidden/>
          </w:rPr>
        </w:r>
        <w:r>
          <w:rPr>
            <w:noProof/>
            <w:webHidden/>
          </w:rPr>
          <w:fldChar w:fldCharType="separate"/>
        </w:r>
        <w:r>
          <w:rPr>
            <w:noProof/>
            <w:webHidden/>
          </w:rPr>
          <w:t>225</w:t>
        </w:r>
        <w:r>
          <w:rPr>
            <w:noProof/>
            <w:webHidden/>
          </w:rPr>
          <w:fldChar w:fldCharType="end"/>
        </w:r>
      </w:hyperlink>
    </w:p>
    <w:p w14:paraId="170DAE9D" w14:textId="77777777" w:rsidR="008E7E56" w:rsidRPr="00652F87" w:rsidRDefault="008E7E56">
      <w:pPr>
        <w:pStyle w:val="3a"/>
        <w:rPr>
          <w:rFonts w:ascii="Calibri" w:eastAsia="Times New Roman" w:hAnsi="Calibri"/>
          <w:b w:val="0"/>
          <w:noProof/>
          <w:sz w:val="22"/>
          <w:szCs w:val="22"/>
          <w:lang w:val="en-US" w:eastAsia="en-US"/>
        </w:rPr>
      </w:pPr>
      <w:hyperlink w:anchor="_Toc329528877" w:history="1">
        <w:r w:rsidRPr="0086031E">
          <w:rPr>
            <w:rStyle w:val="aff6"/>
            <w:noProof/>
          </w:rPr>
          <w:t>15.7.3</w:t>
        </w:r>
        <w:r w:rsidRPr="00652F87">
          <w:rPr>
            <w:rFonts w:ascii="Calibri" w:eastAsia="Times New Roman" w:hAnsi="Calibri"/>
            <w:b w:val="0"/>
            <w:noProof/>
            <w:sz w:val="22"/>
            <w:szCs w:val="22"/>
            <w:lang w:val="en-US" w:eastAsia="en-US"/>
          </w:rPr>
          <w:tab/>
        </w:r>
        <w:r w:rsidRPr="0086031E">
          <w:rPr>
            <w:rStyle w:val="aff6"/>
            <w:noProof/>
          </w:rPr>
          <w:t>Properties of the Number Constructor</w:t>
        </w:r>
        <w:r>
          <w:rPr>
            <w:noProof/>
            <w:webHidden/>
          </w:rPr>
          <w:tab/>
        </w:r>
        <w:r>
          <w:rPr>
            <w:noProof/>
            <w:webHidden/>
          </w:rPr>
          <w:fldChar w:fldCharType="begin"/>
        </w:r>
        <w:r>
          <w:rPr>
            <w:noProof/>
            <w:webHidden/>
          </w:rPr>
          <w:instrText xml:space="preserve"> PAGEREF _Toc329528877 \h </w:instrText>
        </w:r>
        <w:r>
          <w:rPr>
            <w:noProof/>
            <w:webHidden/>
          </w:rPr>
        </w:r>
        <w:r>
          <w:rPr>
            <w:noProof/>
            <w:webHidden/>
          </w:rPr>
          <w:fldChar w:fldCharType="separate"/>
        </w:r>
        <w:r>
          <w:rPr>
            <w:noProof/>
            <w:webHidden/>
          </w:rPr>
          <w:t>226</w:t>
        </w:r>
        <w:r>
          <w:rPr>
            <w:noProof/>
            <w:webHidden/>
          </w:rPr>
          <w:fldChar w:fldCharType="end"/>
        </w:r>
      </w:hyperlink>
    </w:p>
    <w:p w14:paraId="02F06D38" w14:textId="77777777" w:rsidR="008E7E56" w:rsidRPr="00652F87" w:rsidRDefault="008E7E56">
      <w:pPr>
        <w:pStyle w:val="3a"/>
        <w:rPr>
          <w:rFonts w:ascii="Calibri" w:eastAsia="Times New Roman" w:hAnsi="Calibri"/>
          <w:b w:val="0"/>
          <w:noProof/>
          <w:sz w:val="22"/>
          <w:szCs w:val="22"/>
          <w:lang w:val="en-US" w:eastAsia="en-US"/>
        </w:rPr>
      </w:pPr>
      <w:hyperlink w:anchor="_Toc329528878" w:history="1">
        <w:r w:rsidRPr="0086031E">
          <w:rPr>
            <w:rStyle w:val="aff6"/>
            <w:noProof/>
          </w:rPr>
          <w:t>15.7.4</w:t>
        </w:r>
        <w:r w:rsidRPr="00652F87">
          <w:rPr>
            <w:rFonts w:ascii="Calibri" w:eastAsia="Times New Roman" w:hAnsi="Calibri"/>
            <w:b w:val="0"/>
            <w:noProof/>
            <w:sz w:val="22"/>
            <w:szCs w:val="22"/>
            <w:lang w:val="en-US" w:eastAsia="en-US"/>
          </w:rPr>
          <w:tab/>
        </w:r>
        <w:r w:rsidRPr="0086031E">
          <w:rPr>
            <w:rStyle w:val="aff6"/>
            <w:noProof/>
          </w:rPr>
          <w:t>Properties of the Number Prototype Object</w:t>
        </w:r>
        <w:r>
          <w:rPr>
            <w:noProof/>
            <w:webHidden/>
          </w:rPr>
          <w:tab/>
        </w:r>
        <w:r>
          <w:rPr>
            <w:noProof/>
            <w:webHidden/>
          </w:rPr>
          <w:fldChar w:fldCharType="begin"/>
        </w:r>
        <w:r>
          <w:rPr>
            <w:noProof/>
            <w:webHidden/>
          </w:rPr>
          <w:instrText xml:space="preserve"> PAGEREF _Toc329528878 \h </w:instrText>
        </w:r>
        <w:r>
          <w:rPr>
            <w:noProof/>
            <w:webHidden/>
          </w:rPr>
        </w:r>
        <w:r>
          <w:rPr>
            <w:noProof/>
            <w:webHidden/>
          </w:rPr>
          <w:fldChar w:fldCharType="separate"/>
        </w:r>
        <w:r>
          <w:rPr>
            <w:noProof/>
            <w:webHidden/>
          </w:rPr>
          <w:t>228</w:t>
        </w:r>
        <w:r>
          <w:rPr>
            <w:noProof/>
            <w:webHidden/>
          </w:rPr>
          <w:fldChar w:fldCharType="end"/>
        </w:r>
      </w:hyperlink>
    </w:p>
    <w:p w14:paraId="5C9AA8F3" w14:textId="77777777" w:rsidR="008E7E56" w:rsidRPr="00652F87" w:rsidRDefault="008E7E56">
      <w:pPr>
        <w:pStyle w:val="3a"/>
        <w:rPr>
          <w:rFonts w:ascii="Calibri" w:eastAsia="Times New Roman" w:hAnsi="Calibri"/>
          <w:b w:val="0"/>
          <w:noProof/>
          <w:sz w:val="22"/>
          <w:szCs w:val="22"/>
          <w:lang w:val="en-US" w:eastAsia="en-US"/>
        </w:rPr>
      </w:pPr>
      <w:hyperlink w:anchor="_Toc329528879" w:history="1">
        <w:r w:rsidRPr="0086031E">
          <w:rPr>
            <w:rStyle w:val="aff6"/>
            <w:noProof/>
          </w:rPr>
          <w:t>15.7.5</w:t>
        </w:r>
        <w:r w:rsidRPr="00652F87">
          <w:rPr>
            <w:rFonts w:ascii="Calibri" w:eastAsia="Times New Roman" w:hAnsi="Calibri"/>
            <w:b w:val="0"/>
            <w:noProof/>
            <w:sz w:val="22"/>
            <w:szCs w:val="22"/>
            <w:lang w:val="en-US" w:eastAsia="en-US"/>
          </w:rPr>
          <w:tab/>
        </w:r>
        <w:r w:rsidRPr="0086031E">
          <w:rPr>
            <w:rStyle w:val="aff6"/>
            <w:noProof/>
          </w:rPr>
          <w:t>Properties of Number Instances</w:t>
        </w:r>
        <w:r>
          <w:rPr>
            <w:noProof/>
            <w:webHidden/>
          </w:rPr>
          <w:tab/>
        </w:r>
        <w:r>
          <w:rPr>
            <w:noProof/>
            <w:webHidden/>
          </w:rPr>
          <w:fldChar w:fldCharType="begin"/>
        </w:r>
        <w:r>
          <w:rPr>
            <w:noProof/>
            <w:webHidden/>
          </w:rPr>
          <w:instrText xml:space="preserve"> PAGEREF _Toc329528879 \h </w:instrText>
        </w:r>
        <w:r>
          <w:rPr>
            <w:noProof/>
            <w:webHidden/>
          </w:rPr>
        </w:r>
        <w:r>
          <w:rPr>
            <w:noProof/>
            <w:webHidden/>
          </w:rPr>
          <w:fldChar w:fldCharType="separate"/>
        </w:r>
        <w:r>
          <w:rPr>
            <w:noProof/>
            <w:webHidden/>
          </w:rPr>
          <w:t>232</w:t>
        </w:r>
        <w:r>
          <w:rPr>
            <w:noProof/>
            <w:webHidden/>
          </w:rPr>
          <w:fldChar w:fldCharType="end"/>
        </w:r>
      </w:hyperlink>
    </w:p>
    <w:p w14:paraId="3450678B" w14:textId="77777777" w:rsidR="008E7E56" w:rsidRPr="00652F87" w:rsidRDefault="008E7E56">
      <w:pPr>
        <w:pStyle w:val="2b"/>
        <w:rPr>
          <w:rFonts w:ascii="Calibri" w:eastAsia="Times New Roman" w:hAnsi="Calibri"/>
          <w:b w:val="0"/>
          <w:noProof/>
          <w:sz w:val="22"/>
          <w:szCs w:val="22"/>
          <w:lang w:val="en-US" w:eastAsia="en-US"/>
        </w:rPr>
      </w:pPr>
      <w:hyperlink w:anchor="_Toc329528880" w:history="1">
        <w:r w:rsidRPr="0086031E">
          <w:rPr>
            <w:rStyle w:val="aff6"/>
            <w:noProof/>
          </w:rPr>
          <w:t>15.8</w:t>
        </w:r>
        <w:r w:rsidRPr="00652F87">
          <w:rPr>
            <w:rFonts w:ascii="Calibri" w:eastAsia="Times New Roman" w:hAnsi="Calibri"/>
            <w:b w:val="0"/>
            <w:noProof/>
            <w:sz w:val="22"/>
            <w:szCs w:val="22"/>
            <w:lang w:val="en-US" w:eastAsia="en-US"/>
          </w:rPr>
          <w:tab/>
        </w:r>
        <w:r w:rsidRPr="0086031E">
          <w:rPr>
            <w:rStyle w:val="aff6"/>
            <w:noProof/>
          </w:rPr>
          <w:t>The Math Object</w:t>
        </w:r>
        <w:r>
          <w:rPr>
            <w:noProof/>
            <w:webHidden/>
          </w:rPr>
          <w:tab/>
        </w:r>
        <w:r>
          <w:rPr>
            <w:noProof/>
            <w:webHidden/>
          </w:rPr>
          <w:fldChar w:fldCharType="begin"/>
        </w:r>
        <w:r>
          <w:rPr>
            <w:noProof/>
            <w:webHidden/>
          </w:rPr>
          <w:instrText xml:space="preserve"> PAGEREF _Toc329528880 \h </w:instrText>
        </w:r>
        <w:r>
          <w:rPr>
            <w:noProof/>
            <w:webHidden/>
          </w:rPr>
        </w:r>
        <w:r>
          <w:rPr>
            <w:noProof/>
            <w:webHidden/>
          </w:rPr>
          <w:fldChar w:fldCharType="separate"/>
        </w:r>
        <w:r>
          <w:rPr>
            <w:noProof/>
            <w:webHidden/>
          </w:rPr>
          <w:t>232</w:t>
        </w:r>
        <w:r>
          <w:rPr>
            <w:noProof/>
            <w:webHidden/>
          </w:rPr>
          <w:fldChar w:fldCharType="end"/>
        </w:r>
      </w:hyperlink>
    </w:p>
    <w:p w14:paraId="0BA1143E" w14:textId="77777777" w:rsidR="008E7E56" w:rsidRPr="00652F87" w:rsidRDefault="008E7E56">
      <w:pPr>
        <w:pStyle w:val="3a"/>
        <w:rPr>
          <w:rFonts w:ascii="Calibri" w:eastAsia="Times New Roman" w:hAnsi="Calibri"/>
          <w:b w:val="0"/>
          <w:noProof/>
          <w:sz w:val="22"/>
          <w:szCs w:val="22"/>
          <w:lang w:val="en-US" w:eastAsia="en-US"/>
        </w:rPr>
      </w:pPr>
      <w:hyperlink w:anchor="_Toc329528881" w:history="1">
        <w:r w:rsidRPr="0086031E">
          <w:rPr>
            <w:rStyle w:val="aff6"/>
            <w:noProof/>
          </w:rPr>
          <w:t>15.8.1</w:t>
        </w:r>
        <w:r w:rsidRPr="00652F87">
          <w:rPr>
            <w:rFonts w:ascii="Calibri" w:eastAsia="Times New Roman" w:hAnsi="Calibri"/>
            <w:b w:val="0"/>
            <w:noProof/>
            <w:sz w:val="22"/>
            <w:szCs w:val="22"/>
            <w:lang w:val="en-US" w:eastAsia="en-US"/>
          </w:rPr>
          <w:tab/>
        </w:r>
        <w:r w:rsidRPr="0086031E">
          <w:rPr>
            <w:rStyle w:val="aff6"/>
            <w:noProof/>
          </w:rPr>
          <w:t>Value Properties of the Math Object</w:t>
        </w:r>
        <w:r>
          <w:rPr>
            <w:noProof/>
            <w:webHidden/>
          </w:rPr>
          <w:tab/>
        </w:r>
        <w:r>
          <w:rPr>
            <w:noProof/>
            <w:webHidden/>
          </w:rPr>
          <w:fldChar w:fldCharType="begin"/>
        </w:r>
        <w:r>
          <w:rPr>
            <w:noProof/>
            <w:webHidden/>
          </w:rPr>
          <w:instrText xml:space="preserve"> PAGEREF _Toc329528881 \h </w:instrText>
        </w:r>
        <w:r>
          <w:rPr>
            <w:noProof/>
            <w:webHidden/>
          </w:rPr>
        </w:r>
        <w:r>
          <w:rPr>
            <w:noProof/>
            <w:webHidden/>
          </w:rPr>
          <w:fldChar w:fldCharType="separate"/>
        </w:r>
        <w:r>
          <w:rPr>
            <w:noProof/>
            <w:webHidden/>
          </w:rPr>
          <w:t>232</w:t>
        </w:r>
        <w:r>
          <w:rPr>
            <w:noProof/>
            <w:webHidden/>
          </w:rPr>
          <w:fldChar w:fldCharType="end"/>
        </w:r>
      </w:hyperlink>
    </w:p>
    <w:p w14:paraId="3D9252B5" w14:textId="77777777" w:rsidR="008E7E56" w:rsidRPr="00652F87" w:rsidRDefault="008E7E56">
      <w:pPr>
        <w:pStyle w:val="3a"/>
        <w:rPr>
          <w:rFonts w:ascii="Calibri" w:eastAsia="Times New Roman" w:hAnsi="Calibri"/>
          <w:b w:val="0"/>
          <w:noProof/>
          <w:sz w:val="22"/>
          <w:szCs w:val="22"/>
          <w:lang w:val="en-US" w:eastAsia="en-US"/>
        </w:rPr>
      </w:pPr>
      <w:hyperlink w:anchor="_Toc329528882" w:history="1">
        <w:r w:rsidRPr="0086031E">
          <w:rPr>
            <w:rStyle w:val="aff6"/>
            <w:noProof/>
          </w:rPr>
          <w:t>15.8.2</w:t>
        </w:r>
        <w:r w:rsidRPr="00652F87">
          <w:rPr>
            <w:rFonts w:ascii="Calibri" w:eastAsia="Times New Roman" w:hAnsi="Calibri"/>
            <w:b w:val="0"/>
            <w:noProof/>
            <w:sz w:val="22"/>
            <w:szCs w:val="22"/>
            <w:lang w:val="en-US" w:eastAsia="en-US"/>
          </w:rPr>
          <w:tab/>
        </w:r>
        <w:r w:rsidRPr="0086031E">
          <w:rPr>
            <w:rStyle w:val="aff6"/>
            <w:noProof/>
          </w:rPr>
          <w:t>Function Properties of the Math Object</w:t>
        </w:r>
        <w:r>
          <w:rPr>
            <w:noProof/>
            <w:webHidden/>
          </w:rPr>
          <w:tab/>
        </w:r>
        <w:r>
          <w:rPr>
            <w:noProof/>
            <w:webHidden/>
          </w:rPr>
          <w:fldChar w:fldCharType="begin"/>
        </w:r>
        <w:r>
          <w:rPr>
            <w:noProof/>
            <w:webHidden/>
          </w:rPr>
          <w:instrText xml:space="preserve"> PAGEREF _Toc329528882 \h </w:instrText>
        </w:r>
        <w:r>
          <w:rPr>
            <w:noProof/>
            <w:webHidden/>
          </w:rPr>
        </w:r>
        <w:r>
          <w:rPr>
            <w:noProof/>
            <w:webHidden/>
          </w:rPr>
          <w:fldChar w:fldCharType="separate"/>
        </w:r>
        <w:r>
          <w:rPr>
            <w:noProof/>
            <w:webHidden/>
          </w:rPr>
          <w:t>233</w:t>
        </w:r>
        <w:r>
          <w:rPr>
            <w:noProof/>
            <w:webHidden/>
          </w:rPr>
          <w:fldChar w:fldCharType="end"/>
        </w:r>
      </w:hyperlink>
    </w:p>
    <w:p w14:paraId="317BCED5" w14:textId="77777777" w:rsidR="008E7E56" w:rsidRPr="00652F87" w:rsidRDefault="008E7E56">
      <w:pPr>
        <w:pStyle w:val="2b"/>
        <w:rPr>
          <w:rFonts w:ascii="Calibri" w:eastAsia="Times New Roman" w:hAnsi="Calibri"/>
          <w:b w:val="0"/>
          <w:noProof/>
          <w:sz w:val="22"/>
          <w:szCs w:val="22"/>
          <w:lang w:val="en-US" w:eastAsia="en-US"/>
        </w:rPr>
      </w:pPr>
      <w:hyperlink w:anchor="_Toc329528883" w:history="1">
        <w:r w:rsidRPr="0086031E">
          <w:rPr>
            <w:rStyle w:val="aff6"/>
            <w:noProof/>
          </w:rPr>
          <w:t>15.9</w:t>
        </w:r>
        <w:r w:rsidRPr="00652F87">
          <w:rPr>
            <w:rFonts w:ascii="Calibri" w:eastAsia="Times New Roman" w:hAnsi="Calibri"/>
            <w:b w:val="0"/>
            <w:noProof/>
            <w:sz w:val="22"/>
            <w:szCs w:val="22"/>
            <w:lang w:val="en-US" w:eastAsia="en-US"/>
          </w:rPr>
          <w:tab/>
        </w:r>
        <w:r w:rsidRPr="0086031E">
          <w:rPr>
            <w:rStyle w:val="aff6"/>
            <w:noProof/>
          </w:rPr>
          <w:t>Date Objects</w:t>
        </w:r>
        <w:r>
          <w:rPr>
            <w:noProof/>
            <w:webHidden/>
          </w:rPr>
          <w:tab/>
        </w:r>
        <w:r>
          <w:rPr>
            <w:noProof/>
            <w:webHidden/>
          </w:rPr>
          <w:fldChar w:fldCharType="begin"/>
        </w:r>
        <w:r>
          <w:rPr>
            <w:noProof/>
            <w:webHidden/>
          </w:rPr>
          <w:instrText xml:space="preserve"> PAGEREF _Toc329528883 \h </w:instrText>
        </w:r>
        <w:r>
          <w:rPr>
            <w:noProof/>
            <w:webHidden/>
          </w:rPr>
        </w:r>
        <w:r>
          <w:rPr>
            <w:noProof/>
            <w:webHidden/>
          </w:rPr>
          <w:fldChar w:fldCharType="separate"/>
        </w:r>
        <w:r>
          <w:rPr>
            <w:noProof/>
            <w:webHidden/>
          </w:rPr>
          <w:t>241</w:t>
        </w:r>
        <w:r>
          <w:rPr>
            <w:noProof/>
            <w:webHidden/>
          </w:rPr>
          <w:fldChar w:fldCharType="end"/>
        </w:r>
      </w:hyperlink>
    </w:p>
    <w:p w14:paraId="75BA9C7D" w14:textId="77777777" w:rsidR="008E7E56" w:rsidRPr="00652F87" w:rsidRDefault="008E7E56">
      <w:pPr>
        <w:pStyle w:val="3a"/>
        <w:rPr>
          <w:rFonts w:ascii="Calibri" w:eastAsia="Times New Roman" w:hAnsi="Calibri"/>
          <w:b w:val="0"/>
          <w:noProof/>
          <w:sz w:val="22"/>
          <w:szCs w:val="22"/>
          <w:lang w:val="en-US" w:eastAsia="en-US"/>
        </w:rPr>
      </w:pPr>
      <w:hyperlink w:anchor="_Toc329528884" w:history="1">
        <w:r w:rsidRPr="0086031E">
          <w:rPr>
            <w:rStyle w:val="aff6"/>
            <w:noProof/>
          </w:rPr>
          <w:t>15.9.1</w:t>
        </w:r>
        <w:r w:rsidRPr="00652F87">
          <w:rPr>
            <w:rFonts w:ascii="Calibri" w:eastAsia="Times New Roman" w:hAnsi="Calibri"/>
            <w:b w:val="0"/>
            <w:noProof/>
            <w:sz w:val="22"/>
            <w:szCs w:val="22"/>
            <w:lang w:val="en-US" w:eastAsia="en-US"/>
          </w:rPr>
          <w:tab/>
        </w:r>
        <w:r w:rsidRPr="0086031E">
          <w:rPr>
            <w:rStyle w:val="aff6"/>
            <w:noProof/>
          </w:rPr>
          <w:t>Overview of Date Objects and Definitions of Abstract Operators</w:t>
        </w:r>
        <w:r>
          <w:rPr>
            <w:noProof/>
            <w:webHidden/>
          </w:rPr>
          <w:tab/>
        </w:r>
        <w:r>
          <w:rPr>
            <w:noProof/>
            <w:webHidden/>
          </w:rPr>
          <w:fldChar w:fldCharType="begin"/>
        </w:r>
        <w:r>
          <w:rPr>
            <w:noProof/>
            <w:webHidden/>
          </w:rPr>
          <w:instrText xml:space="preserve"> PAGEREF _Toc329528884 \h </w:instrText>
        </w:r>
        <w:r>
          <w:rPr>
            <w:noProof/>
            <w:webHidden/>
          </w:rPr>
        </w:r>
        <w:r>
          <w:rPr>
            <w:noProof/>
            <w:webHidden/>
          </w:rPr>
          <w:fldChar w:fldCharType="separate"/>
        </w:r>
        <w:r>
          <w:rPr>
            <w:noProof/>
            <w:webHidden/>
          </w:rPr>
          <w:t>241</w:t>
        </w:r>
        <w:r>
          <w:rPr>
            <w:noProof/>
            <w:webHidden/>
          </w:rPr>
          <w:fldChar w:fldCharType="end"/>
        </w:r>
      </w:hyperlink>
    </w:p>
    <w:p w14:paraId="131262D2" w14:textId="77777777" w:rsidR="008E7E56" w:rsidRPr="00652F87" w:rsidRDefault="008E7E56">
      <w:pPr>
        <w:pStyle w:val="3a"/>
        <w:rPr>
          <w:rFonts w:ascii="Calibri" w:eastAsia="Times New Roman" w:hAnsi="Calibri"/>
          <w:b w:val="0"/>
          <w:noProof/>
          <w:sz w:val="22"/>
          <w:szCs w:val="22"/>
          <w:lang w:val="en-US" w:eastAsia="en-US"/>
        </w:rPr>
      </w:pPr>
      <w:hyperlink w:anchor="_Toc329528885" w:history="1">
        <w:r w:rsidRPr="0086031E">
          <w:rPr>
            <w:rStyle w:val="aff6"/>
            <w:noProof/>
          </w:rPr>
          <w:t>15.9.2</w:t>
        </w:r>
        <w:r w:rsidRPr="00652F87">
          <w:rPr>
            <w:rFonts w:ascii="Calibri" w:eastAsia="Times New Roman" w:hAnsi="Calibri"/>
            <w:b w:val="0"/>
            <w:noProof/>
            <w:sz w:val="22"/>
            <w:szCs w:val="22"/>
            <w:lang w:val="en-US" w:eastAsia="en-US"/>
          </w:rPr>
          <w:tab/>
        </w:r>
        <w:r w:rsidRPr="0086031E">
          <w:rPr>
            <w:rStyle w:val="aff6"/>
            <w:noProof/>
          </w:rPr>
          <w:t>The Date Constructor Called as a Function</w:t>
        </w:r>
        <w:r>
          <w:rPr>
            <w:noProof/>
            <w:webHidden/>
          </w:rPr>
          <w:tab/>
        </w:r>
        <w:r>
          <w:rPr>
            <w:noProof/>
            <w:webHidden/>
          </w:rPr>
          <w:fldChar w:fldCharType="begin"/>
        </w:r>
        <w:r>
          <w:rPr>
            <w:noProof/>
            <w:webHidden/>
          </w:rPr>
          <w:instrText xml:space="preserve"> PAGEREF _Toc329528885 \h </w:instrText>
        </w:r>
        <w:r>
          <w:rPr>
            <w:noProof/>
            <w:webHidden/>
          </w:rPr>
        </w:r>
        <w:r>
          <w:rPr>
            <w:noProof/>
            <w:webHidden/>
          </w:rPr>
          <w:fldChar w:fldCharType="separate"/>
        </w:r>
        <w:r>
          <w:rPr>
            <w:noProof/>
            <w:webHidden/>
          </w:rPr>
          <w:t>245</w:t>
        </w:r>
        <w:r>
          <w:rPr>
            <w:noProof/>
            <w:webHidden/>
          </w:rPr>
          <w:fldChar w:fldCharType="end"/>
        </w:r>
      </w:hyperlink>
    </w:p>
    <w:p w14:paraId="4365CC0F" w14:textId="77777777" w:rsidR="008E7E56" w:rsidRPr="00652F87" w:rsidRDefault="008E7E56">
      <w:pPr>
        <w:pStyle w:val="3a"/>
        <w:rPr>
          <w:rFonts w:ascii="Calibri" w:eastAsia="Times New Roman" w:hAnsi="Calibri"/>
          <w:b w:val="0"/>
          <w:noProof/>
          <w:sz w:val="22"/>
          <w:szCs w:val="22"/>
          <w:lang w:val="en-US" w:eastAsia="en-US"/>
        </w:rPr>
      </w:pPr>
      <w:hyperlink w:anchor="_Toc329528886" w:history="1">
        <w:r w:rsidRPr="0086031E">
          <w:rPr>
            <w:rStyle w:val="aff6"/>
            <w:noProof/>
          </w:rPr>
          <w:t>15.9.3</w:t>
        </w:r>
        <w:r w:rsidRPr="00652F87">
          <w:rPr>
            <w:rFonts w:ascii="Calibri" w:eastAsia="Times New Roman" w:hAnsi="Calibri"/>
            <w:b w:val="0"/>
            <w:noProof/>
            <w:sz w:val="22"/>
            <w:szCs w:val="22"/>
            <w:lang w:val="en-US" w:eastAsia="en-US"/>
          </w:rPr>
          <w:tab/>
        </w:r>
        <w:r w:rsidRPr="0086031E">
          <w:rPr>
            <w:rStyle w:val="aff6"/>
            <w:noProof/>
          </w:rPr>
          <w:t>The Date Constructor</w:t>
        </w:r>
        <w:r>
          <w:rPr>
            <w:noProof/>
            <w:webHidden/>
          </w:rPr>
          <w:tab/>
        </w:r>
        <w:r>
          <w:rPr>
            <w:noProof/>
            <w:webHidden/>
          </w:rPr>
          <w:fldChar w:fldCharType="begin"/>
        </w:r>
        <w:r>
          <w:rPr>
            <w:noProof/>
            <w:webHidden/>
          </w:rPr>
          <w:instrText xml:space="preserve"> PAGEREF _Toc329528886 \h </w:instrText>
        </w:r>
        <w:r>
          <w:rPr>
            <w:noProof/>
            <w:webHidden/>
          </w:rPr>
        </w:r>
        <w:r>
          <w:rPr>
            <w:noProof/>
            <w:webHidden/>
          </w:rPr>
          <w:fldChar w:fldCharType="separate"/>
        </w:r>
        <w:r>
          <w:rPr>
            <w:noProof/>
            <w:webHidden/>
          </w:rPr>
          <w:t>246</w:t>
        </w:r>
        <w:r>
          <w:rPr>
            <w:noProof/>
            <w:webHidden/>
          </w:rPr>
          <w:fldChar w:fldCharType="end"/>
        </w:r>
      </w:hyperlink>
    </w:p>
    <w:p w14:paraId="33523703" w14:textId="77777777" w:rsidR="008E7E56" w:rsidRPr="00652F87" w:rsidRDefault="008E7E56">
      <w:pPr>
        <w:pStyle w:val="3a"/>
        <w:rPr>
          <w:rFonts w:ascii="Calibri" w:eastAsia="Times New Roman" w:hAnsi="Calibri"/>
          <w:b w:val="0"/>
          <w:noProof/>
          <w:sz w:val="22"/>
          <w:szCs w:val="22"/>
          <w:lang w:val="en-US" w:eastAsia="en-US"/>
        </w:rPr>
      </w:pPr>
      <w:hyperlink w:anchor="_Toc329528887" w:history="1">
        <w:r w:rsidRPr="0086031E">
          <w:rPr>
            <w:rStyle w:val="aff6"/>
            <w:noProof/>
          </w:rPr>
          <w:t>15.9.4</w:t>
        </w:r>
        <w:r w:rsidRPr="00652F87">
          <w:rPr>
            <w:rFonts w:ascii="Calibri" w:eastAsia="Times New Roman" w:hAnsi="Calibri"/>
            <w:b w:val="0"/>
            <w:noProof/>
            <w:sz w:val="22"/>
            <w:szCs w:val="22"/>
            <w:lang w:val="en-US" w:eastAsia="en-US"/>
          </w:rPr>
          <w:tab/>
        </w:r>
        <w:r w:rsidRPr="0086031E">
          <w:rPr>
            <w:rStyle w:val="aff6"/>
            <w:noProof/>
          </w:rPr>
          <w:t>Properties of the Date Constructor</w:t>
        </w:r>
        <w:r>
          <w:rPr>
            <w:noProof/>
            <w:webHidden/>
          </w:rPr>
          <w:tab/>
        </w:r>
        <w:r>
          <w:rPr>
            <w:noProof/>
            <w:webHidden/>
          </w:rPr>
          <w:fldChar w:fldCharType="begin"/>
        </w:r>
        <w:r>
          <w:rPr>
            <w:noProof/>
            <w:webHidden/>
          </w:rPr>
          <w:instrText xml:space="preserve"> PAGEREF _Toc329528887 \h </w:instrText>
        </w:r>
        <w:r>
          <w:rPr>
            <w:noProof/>
            <w:webHidden/>
          </w:rPr>
        </w:r>
        <w:r>
          <w:rPr>
            <w:noProof/>
            <w:webHidden/>
          </w:rPr>
          <w:fldChar w:fldCharType="separate"/>
        </w:r>
        <w:r>
          <w:rPr>
            <w:noProof/>
            <w:webHidden/>
          </w:rPr>
          <w:t>247</w:t>
        </w:r>
        <w:r>
          <w:rPr>
            <w:noProof/>
            <w:webHidden/>
          </w:rPr>
          <w:fldChar w:fldCharType="end"/>
        </w:r>
      </w:hyperlink>
    </w:p>
    <w:p w14:paraId="74154694" w14:textId="77777777" w:rsidR="008E7E56" w:rsidRPr="00652F87" w:rsidRDefault="008E7E56">
      <w:pPr>
        <w:pStyle w:val="3a"/>
        <w:rPr>
          <w:rFonts w:ascii="Calibri" w:eastAsia="Times New Roman" w:hAnsi="Calibri"/>
          <w:b w:val="0"/>
          <w:noProof/>
          <w:sz w:val="22"/>
          <w:szCs w:val="22"/>
          <w:lang w:val="en-US" w:eastAsia="en-US"/>
        </w:rPr>
      </w:pPr>
      <w:hyperlink w:anchor="_Toc329528888" w:history="1">
        <w:r w:rsidRPr="0086031E">
          <w:rPr>
            <w:rStyle w:val="aff6"/>
            <w:noProof/>
          </w:rPr>
          <w:t>15.9.5</w:t>
        </w:r>
        <w:r w:rsidRPr="00652F87">
          <w:rPr>
            <w:rFonts w:ascii="Calibri" w:eastAsia="Times New Roman" w:hAnsi="Calibri"/>
            <w:b w:val="0"/>
            <w:noProof/>
            <w:sz w:val="22"/>
            <w:szCs w:val="22"/>
            <w:lang w:val="en-US" w:eastAsia="en-US"/>
          </w:rPr>
          <w:tab/>
        </w:r>
        <w:r w:rsidRPr="0086031E">
          <w:rPr>
            <w:rStyle w:val="aff6"/>
            <w:noProof/>
          </w:rPr>
          <w:t>Properties of the Date Prototype Object</w:t>
        </w:r>
        <w:r>
          <w:rPr>
            <w:noProof/>
            <w:webHidden/>
          </w:rPr>
          <w:tab/>
        </w:r>
        <w:r>
          <w:rPr>
            <w:noProof/>
            <w:webHidden/>
          </w:rPr>
          <w:fldChar w:fldCharType="begin"/>
        </w:r>
        <w:r>
          <w:rPr>
            <w:noProof/>
            <w:webHidden/>
          </w:rPr>
          <w:instrText xml:space="preserve"> PAGEREF _Toc329528888 \h </w:instrText>
        </w:r>
        <w:r>
          <w:rPr>
            <w:noProof/>
            <w:webHidden/>
          </w:rPr>
        </w:r>
        <w:r>
          <w:rPr>
            <w:noProof/>
            <w:webHidden/>
          </w:rPr>
          <w:fldChar w:fldCharType="separate"/>
        </w:r>
        <w:r>
          <w:rPr>
            <w:noProof/>
            <w:webHidden/>
          </w:rPr>
          <w:t>248</w:t>
        </w:r>
        <w:r>
          <w:rPr>
            <w:noProof/>
            <w:webHidden/>
          </w:rPr>
          <w:fldChar w:fldCharType="end"/>
        </w:r>
      </w:hyperlink>
    </w:p>
    <w:p w14:paraId="6F418975" w14:textId="77777777" w:rsidR="008E7E56" w:rsidRPr="00652F87" w:rsidRDefault="008E7E56">
      <w:pPr>
        <w:pStyle w:val="3a"/>
        <w:rPr>
          <w:rFonts w:ascii="Calibri" w:eastAsia="Times New Roman" w:hAnsi="Calibri"/>
          <w:b w:val="0"/>
          <w:noProof/>
          <w:sz w:val="22"/>
          <w:szCs w:val="22"/>
          <w:lang w:val="en-US" w:eastAsia="en-US"/>
        </w:rPr>
      </w:pPr>
      <w:hyperlink w:anchor="_Toc329528889" w:history="1">
        <w:r w:rsidRPr="0086031E">
          <w:rPr>
            <w:rStyle w:val="aff6"/>
            <w:noProof/>
          </w:rPr>
          <w:t>15.9.6</w:t>
        </w:r>
        <w:r w:rsidRPr="00652F87">
          <w:rPr>
            <w:rFonts w:ascii="Calibri" w:eastAsia="Times New Roman" w:hAnsi="Calibri"/>
            <w:b w:val="0"/>
            <w:noProof/>
            <w:sz w:val="22"/>
            <w:szCs w:val="22"/>
            <w:lang w:val="en-US" w:eastAsia="en-US"/>
          </w:rPr>
          <w:tab/>
        </w:r>
        <w:r w:rsidRPr="0086031E">
          <w:rPr>
            <w:rStyle w:val="aff6"/>
            <w:noProof/>
          </w:rPr>
          <w:t>Properties of Date Instances</w:t>
        </w:r>
        <w:r>
          <w:rPr>
            <w:noProof/>
            <w:webHidden/>
          </w:rPr>
          <w:tab/>
        </w:r>
        <w:r>
          <w:rPr>
            <w:noProof/>
            <w:webHidden/>
          </w:rPr>
          <w:fldChar w:fldCharType="begin"/>
        </w:r>
        <w:r>
          <w:rPr>
            <w:noProof/>
            <w:webHidden/>
          </w:rPr>
          <w:instrText xml:space="preserve"> PAGEREF _Toc329528889 \h </w:instrText>
        </w:r>
        <w:r>
          <w:rPr>
            <w:noProof/>
            <w:webHidden/>
          </w:rPr>
        </w:r>
        <w:r>
          <w:rPr>
            <w:noProof/>
            <w:webHidden/>
          </w:rPr>
          <w:fldChar w:fldCharType="separate"/>
        </w:r>
        <w:r>
          <w:rPr>
            <w:noProof/>
            <w:webHidden/>
          </w:rPr>
          <w:t>256</w:t>
        </w:r>
        <w:r>
          <w:rPr>
            <w:noProof/>
            <w:webHidden/>
          </w:rPr>
          <w:fldChar w:fldCharType="end"/>
        </w:r>
      </w:hyperlink>
    </w:p>
    <w:p w14:paraId="40434AB6" w14:textId="77777777" w:rsidR="008E7E56" w:rsidRPr="00652F87" w:rsidRDefault="008E7E56">
      <w:pPr>
        <w:pStyle w:val="2b"/>
        <w:rPr>
          <w:rFonts w:ascii="Calibri" w:eastAsia="Times New Roman" w:hAnsi="Calibri"/>
          <w:b w:val="0"/>
          <w:noProof/>
          <w:sz w:val="22"/>
          <w:szCs w:val="22"/>
          <w:lang w:val="en-US" w:eastAsia="en-US"/>
        </w:rPr>
      </w:pPr>
      <w:hyperlink w:anchor="_Toc329528890" w:history="1">
        <w:r w:rsidRPr="0086031E">
          <w:rPr>
            <w:rStyle w:val="aff6"/>
            <w:noProof/>
          </w:rPr>
          <w:t>15.10</w:t>
        </w:r>
        <w:r w:rsidRPr="00652F87">
          <w:rPr>
            <w:rFonts w:ascii="Calibri" w:eastAsia="Times New Roman" w:hAnsi="Calibri"/>
            <w:b w:val="0"/>
            <w:noProof/>
            <w:sz w:val="22"/>
            <w:szCs w:val="22"/>
            <w:lang w:val="en-US" w:eastAsia="en-US"/>
          </w:rPr>
          <w:tab/>
        </w:r>
        <w:r w:rsidRPr="0086031E">
          <w:rPr>
            <w:rStyle w:val="aff6"/>
            <w:noProof/>
          </w:rPr>
          <w:t>RegExp (Regular Expression) Objects</w:t>
        </w:r>
        <w:r>
          <w:rPr>
            <w:noProof/>
            <w:webHidden/>
          </w:rPr>
          <w:tab/>
        </w:r>
        <w:r>
          <w:rPr>
            <w:noProof/>
            <w:webHidden/>
          </w:rPr>
          <w:fldChar w:fldCharType="begin"/>
        </w:r>
        <w:r>
          <w:rPr>
            <w:noProof/>
            <w:webHidden/>
          </w:rPr>
          <w:instrText xml:space="preserve"> PAGEREF _Toc329528890 \h </w:instrText>
        </w:r>
        <w:r>
          <w:rPr>
            <w:noProof/>
            <w:webHidden/>
          </w:rPr>
        </w:r>
        <w:r>
          <w:rPr>
            <w:noProof/>
            <w:webHidden/>
          </w:rPr>
          <w:fldChar w:fldCharType="separate"/>
        </w:r>
        <w:r>
          <w:rPr>
            <w:noProof/>
            <w:webHidden/>
          </w:rPr>
          <w:t>256</w:t>
        </w:r>
        <w:r>
          <w:rPr>
            <w:noProof/>
            <w:webHidden/>
          </w:rPr>
          <w:fldChar w:fldCharType="end"/>
        </w:r>
      </w:hyperlink>
    </w:p>
    <w:p w14:paraId="7095EFAC" w14:textId="77777777" w:rsidR="008E7E56" w:rsidRPr="00652F87" w:rsidRDefault="008E7E56">
      <w:pPr>
        <w:pStyle w:val="3a"/>
        <w:rPr>
          <w:rFonts w:ascii="Calibri" w:eastAsia="Times New Roman" w:hAnsi="Calibri"/>
          <w:b w:val="0"/>
          <w:noProof/>
          <w:sz w:val="22"/>
          <w:szCs w:val="22"/>
          <w:lang w:val="en-US" w:eastAsia="en-US"/>
        </w:rPr>
      </w:pPr>
      <w:hyperlink w:anchor="_Toc329528891" w:history="1">
        <w:r w:rsidRPr="0086031E">
          <w:rPr>
            <w:rStyle w:val="aff6"/>
            <w:noProof/>
          </w:rPr>
          <w:t>15.10.1</w:t>
        </w:r>
        <w:r w:rsidRPr="00652F87">
          <w:rPr>
            <w:rFonts w:ascii="Calibri" w:eastAsia="Times New Roman" w:hAnsi="Calibri"/>
            <w:b w:val="0"/>
            <w:noProof/>
            <w:sz w:val="22"/>
            <w:szCs w:val="22"/>
            <w:lang w:val="en-US" w:eastAsia="en-US"/>
          </w:rPr>
          <w:tab/>
        </w:r>
        <w:r w:rsidRPr="0086031E">
          <w:rPr>
            <w:rStyle w:val="aff6"/>
            <w:noProof/>
          </w:rPr>
          <w:t>Patterns</w:t>
        </w:r>
        <w:r>
          <w:rPr>
            <w:noProof/>
            <w:webHidden/>
          </w:rPr>
          <w:tab/>
        </w:r>
        <w:r>
          <w:rPr>
            <w:noProof/>
            <w:webHidden/>
          </w:rPr>
          <w:fldChar w:fldCharType="begin"/>
        </w:r>
        <w:r>
          <w:rPr>
            <w:noProof/>
            <w:webHidden/>
          </w:rPr>
          <w:instrText xml:space="preserve"> PAGEREF _Toc329528891 \h </w:instrText>
        </w:r>
        <w:r>
          <w:rPr>
            <w:noProof/>
            <w:webHidden/>
          </w:rPr>
        </w:r>
        <w:r>
          <w:rPr>
            <w:noProof/>
            <w:webHidden/>
          </w:rPr>
          <w:fldChar w:fldCharType="separate"/>
        </w:r>
        <w:r>
          <w:rPr>
            <w:noProof/>
            <w:webHidden/>
          </w:rPr>
          <w:t>256</w:t>
        </w:r>
        <w:r>
          <w:rPr>
            <w:noProof/>
            <w:webHidden/>
          </w:rPr>
          <w:fldChar w:fldCharType="end"/>
        </w:r>
      </w:hyperlink>
    </w:p>
    <w:p w14:paraId="4318853B" w14:textId="77777777" w:rsidR="008E7E56" w:rsidRPr="00652F87" w:rsidRDefault="008E7E56">
      <w:pPr>
        <w:pStyle w:val="3a"/>
        <w:rPr>
          <w:rFonts w:ascii="Calibri" w:eastAsia="Times New Roman" w:hAnsi="Calibri"/>
          <w:b w:val="0"/>
          <w:noProof/>
          <w:sz w:val="22"/>
          <w:szCs w:val="22"/>
          <w:lang w:val="en-US" w:eastAsia="en-US"/>
        </w:rPr>
      </w:pPr>
      <w:hyperlink w:anchor="_Toc329528892" w:history="1">
        <w:r w:rsidRPr="0086031E">
          <w:rPr>
            <w:rStyle w:val="aff6"/>
            <w:noProof/>
          </w:rPr>
          <w:t>15.10.2</w:t>
        </w:r>
        <w:r w:rsidRPr="00652F87">
          <w:rPr>
            <w:rFonts w:ascii="Calibri" w:eastAsia="Times New Roman" w:hAnsi="Calibri"/>
            <w:b w:val="0"/>
            <w:noProof/>
            <w:sz w:val="22"/>
            <w:szCs w:val="22"/>
            <w:lang w:val="en-US" w:eastAsia="en-US"/>
          </w:rPr>
          <w:tab/>
        </w:r>
        <w:r w:rsidRPr="0086031E">
          <w:rPr>
            <w:rStyle w:val="aff6"/>
            <w:noProof/>
          </w:rPr>
          <w:t>Pattern Semantics</w:t>
        </w:r>
        <w:r>
          <w:rPr>
            <w:noProof/>
            <w:webHidden/>
          </w:rPr>
          <w:tab/>
        </w:r>
        <w:r>
          <w:rPr>
            <w:noProof/>
            <w:webHidden/>
          </w:rPr>
          <w:fldChar w:fldCharType="begin"/>
        </w:r>
        <w:r>
          <w:rPr>
            <w:noProof/>
            <w:webHidden/>
          </w:rPr>
          <w:instrText xml:space="preserve"> PAGEREF _Toc329528892 \h </w:instrText>
        </w:r>
        <w:r>
          <w:rPr>
            <w:noProof/>
            <w:webHidden/>
          </w:rPr>
        </w:r>
        <w:r>
          <w:rPr>
            <w:noProof/>
            <w:webHidden/>
          </w:rPr>
          <w:fldChar w:fldCharType="separate"/>
        </w:r>
        <w:r>
          <w:rPr>
            <w:noProof/>
            <w:webHidden/>
          </w:rPr>
          <w:t>258</w:t>
        </w:r>
        <w:r>
          <w:rPr>
            <w:noProof/>
            <w:webHidden/>
          </w:rPr>
          <w:fldChar w:fldCharType="end"/>
        </w:r>
      </w:hyperlink>
    </w:p>
    <w:p w14:paraId="1EBC0A11" w14:textId="77777777" w:rsidR="008E7E56" w:rsidRPr="00652F87" w:rsidRDefault="008E7E56">
      <w:pPr>
        <w:pStyle w:val="3a"/>
        <w:rPr>
          <w:rFonts w:ascii="Calibri" w:eastAsia="Times New Roman" w:hAnsi="Calibri"/>
          <w:b w:val="0"/>
          <w:noProof/>
          <w:sz w:val="22"/>
          <w:szCs w:val="22"/>
          <w:lang w:val="en-US" w:eastAsia="en-US"/>
        </w:rPr>
      </w:pPr>
      <w:hyperlink w:anchor="_Toc329528893" w:history="1">
        <w:r w:rsidRPr="0086031E">
          <w:rPr>
            <w:rStyle w:val="aff6"/>
            <w:noProof/>
          </w:rPr>
          <w:t>15.10.3</w:t>
        </w:r>
        <w:r w:rsidRPr="00652F87">
          <w:rPr>
            <w:rFonts w:ascii="Calibri" w:eastAsia="Times New Roman" w:hAnsi="Calibri"/>
            <w:b w:val="0"/>
            <w:noProof/>
            <w:sz w:val="22"/>
            <w:szCs w:val="22"/>
            <w:lang w:val="en-US" w:eastAsia="en-US"/>
          </w:rPr>
          <w:tab/>
        </w:r>
        <w:r w:rsidRPr="0086031E">
          <w:rPr>
            <w:rStyle w:val="aff6"/>
            <w:noProof/>
          </w:rPr>
          <w:t>The RegExp Constructor Called as a Function</w:t>
        </w:r>
        <w:r>
          <w:rPr>
            <w:noProof/>
            <w:webHidden/>
          </w:rPr>
          <w:tab/>
        </w:r>
        <w:r>
          <w:rPr>
            <w:noProof/>
            <w:webHidden/>
          </w:rPr>
          <w:fldChar w:fldCharType="begin"/>
        </w:r>
        <w:r>
          <w:rPr>
            <w:noProof/>
            <w:webHidden/>
          </w:rPr>
          <w:instrText xml:space="preserve"> PAGEREF _Toc329528893 \h </w:instrText>
        </w:r>
        <w:r>
          <w:rPr>
            <w:noProof/>
            <w:webHidden/>
          </w:rPr>
        </w:r>
        <w:r>
          <w:rPr>
            <w:noProof/>
            <w:webHidden/>
          </w:rPr>
          <w:fldChar w:fldCharType="separate"/>
        </w:r>
        <w:r>
          <w:rPr>
            <w:noProof/>
            <w:webHidden/>
          </w:rPr>
          <w:t>270</w:t>
        </w:r>
        <w:r>
          <w:rPr>
            <w:noProof/>
            <w:webHidden/>
          </w:rPr>
          <w:fldChar w:fldCharType="end"/>
        </w:r>
      </w:hyperlink>
    </w:p>
    <w:p w14:paraId="2EDAFBA7" w14:textId="77777777" w:rsidR="008E7E56" w:rsidRPr="00652F87" w:rsidRDefault="008E7E56">
      <w:pPr>
        <w:pStyle w:val="3a"/>
        <w:rPr>
          <w:rFonts w:ascii="Calibri" w:eastAsia="Times New Roman" w:hAnsi="Calibri"/>
          <w:b w:val="0"/>
          <w:noProof/>
          <w:sz w:val="22"/>
          <w:szCs w:val="22"/>
          <w:lang w:val="en-US" w:eastAsia="en-US"/>
        </w:rPr>
      </w:pPr>
      <w:hyperlink w:anchor="_Toc329528894" w:history="1">
        <w:r w:rsidRPr="0086031E">
          <w:rPr>
            <w:rStyle w:val="aff6"/>
            <w:noProof/>
          </w:rPr>
          <w:t>15.10.4</w:t>
        </w:r>
        <w:r w:rsidRPr="00652F87">
          <w:rPr>
            <w:rFonts w:ascii="Calibri" w:eastAsia="Times New Roman" w:hAnsi="Calibri"/>
            <w:b w:val="0"/>
            <w:noProof/>
            <w:sz w:val="22"/>
            <w:szCs w:val="22"/>
            <w:lang w:val="en-US" w:eastAsia="en-US"/>
          </w:rPr>
          <w:tab/>
        </w:r>
        <w:r w:rsidRPr="0086031E">
          <w:rPr>
            <w:rStyle w:val="aff6"/>
            <w:noProof/>
          </w:rPr>
          <w:t>The RegExp Constructor</w:t>
        </w:r>
        <w:r>
          <w:rPr>
            <w:noProof/>
            <w:webHidden/>
          </w:rPr>
          <w:tab/>
        </w:r>
        <w:r>
          <w:rPr>
            <w:noProof/>
            <w:webHidden/>
          </w:rPr>
          <w:fldChar w:fldCharType="begin"/>
        </w:r>
        <w:r>
          <w:rPr>
            <w:noProof/>
            <w:webHidden/>
          </w:rPr>
          <w:instrText xml:space="preserve"> PAGEREF _Toc329528894 \h </w:instrText>
        </w:r>
        <w:r>
          <w:rPr>
            <w:noProof/>
            <w:webHidden/>
          </w:rPr>
        </w:r>
        <w:r>
          <w:rPr>
            <w:noProof/>
            <w:webHidden/>
          </w:rPr>
          <w:fldChar w:fldCharType="separate"/>
        </w:r>
        <w:r>
          <w:rPr>
            <w:noProof/>
            <w:webHidden/>
          </w:rPr>
          <w:t>270</w:t>
        </w:r>
        <w:r>
          <w:rPr>
            <w:noProof/>
            <w:webHidden/>
          </w:rPr>
          <w:fldChar w:fldCharType="end"/>
        </w:r>
      </w:hyperlink>
    </w:p>
    <w:p w14:paraId="21F50877" w14:textId="77777777" w:rsidR="008E7E56" w:rsidRPr="00652F87" w:rsidRDefault="008E7E56">
      <w:pPr>
        <w:pStyle w:val="3a"/>
        <w:rPr>
          <w:rFonts w:ascii="Calibri" w:eastAsia="Times New Roman" w:hAnsi="Calibri"/>
          <w:b w:val="0"/>
          <w:noProof/>
          <w:sz w:val="22"/>
          <w:szCs w:val="22"/>
          <w:lang w:val="en-US" w:eastAsia="en-US"/>
        </w:rPr>
      </w:pPr>
      <w:hyperlink w:anchor="_Toc329528895" w:history="1">
        <w:r w:rsidRPr="0086031E">
          <w:rPr>
            <w:rStyle w:val="aff6"/>
            <w:noProof/>
          </w:rPr>
          <w:t>15.10.5</w:t>
        </w:r>
        <w:r w:rsidRPr="00652F87">
          <w:rPr>
            <w:rFonts w:ascii="Calibri" w:eastAsia="Times New Roman" w:hAnsi="Calibri"/>
            <w:b w:val="0"/>
            <w:noProof/>
            <w:sz w:val="22"/>
            <w:szCs w:val="22"/>
            <w:lang w:val="en-US" w:eastAsia="en-US"/>
          </w:rPr>
          <w:tab/>
        </w:r>
        <w:r w:rsidRPr="0086031E">
          <w:rPr>
            <w:rStyle w:val="aff6"/>
            <w:noProof/>
          </w:rPr>
          <w:t>Properties of the RegExp Constructor</w:t>
        </w:r>
        <w:r>
          <w:rPr>
            <w:noProof/>
            <w:webHidden/>
          </w:rPr>
          <w:tab/>
        </w:r>
        <w:r>
          <w:rPr>
            <w:noProof/>
            <w:webHidden/>
          </w:rPr>
          <w:fldChar w:fldCharType="begin"/>
        </w:r>
        <w:r>
          <w:rPr>
            <w:noProof/>
            <w:webHidden/>
          </w:rPr>
          <w:instrText xml:space="preserve"> PAGEREF _Toc329528895 \h </w:instrText>
        </w:r>
        <w:r>
          <w:rPr>
            <w:noProof/>
            <w:webHidden/>
          </w:rPr>
        </w:r>
        <w:r>
          <w:rPr>
            <w:noProof/>
            <w:webHidden/>
          </w:rPr>
          <w:fldChar w:fldCharType="separate"/>
        </w:r>
        <w:r>
          <w:rPr>
            <w:noProof/>
            <w:webHidden/>
          </w:rPr>
          <w:t>271</w:t>
        </w:r>
        <w:r>
          <w:rPr>
            <w:noProof/>
            <w:webHidden/>
          </w:rPr>
          <w:fldChar w:fldCharType="end"/>
        </w:r>
      </w:hyperlink>
    </w:p>
    <w:p w14:paraId="50528C0E" w14:textId="77777777" w:rsidR="008E7E56" w:rsidRPr="00652F87" w:rsidRDefault="008E7E56">
      <w:pPr>
        <w:pStyle w:val="3a"/>
        <w:rPr>
          <w:rFonts w:ascii="Calibri" w:eastAsia="Times New Roman" w:hAnsi="Calibri"/>
          <w:b w:val="0"/>
          <w:noProof/>
          <w:sz w:val="22"/>
          <w:szCs w:val="22"/>
          <w:lang w:val="en-US" w:eastAsia="en-US"/>
        </w:rPr>
      </w:pPr>
      <w:hyperlink w:anchor="_Toc329528896" w:history="1">
        <w:r w:rsidRPr="0086031E">
          <w:rPr>
            <w:rStyle w:val="aff6"/>
            <w:noProof/>
          </w:rPr>
          <w:t>15.10.6</w:t>
        </w:r>
        <w:r w:rsidRPr="00652F87">
          <w:rPr>
            <w:rFonts w:ascii="Calibri" w:eastAsia="Times New Roman" w:hAnsi="Calibri"/>
            <w:b w:val="0"/>
            <w:noProof/>
            <w:sz w:val="22"/>
            <w:szCs w:val="22"/>
            <w:lang w:val="en-US" w:eastAsia="en-US"/>
          </w:rPr>
          <w:tab/>
        </w:r>
        <w:r w:rsidRPr="0086031E">
          <w:rPr>
            <w:rStyle w:val="aff6"/>
            <w:noProof/>
          </w:rPr>
          <w:t>Properties of the RegExp Prototype Object</w:t>
        </w:r>
        <w:r>
          <w:rPr>
            <w:noProof/>
            <w:webHidden/>
          </w:rPr>
          <w:tab/>
        </w:r>
        <w:r>
          <w:rPr>
            <w:noProof/>
            <w:webHidden/>
          </w:rPr>
          <w:fldChar w:fldCharType="begin"/>
        </w:r>
        <w:r>
          <w:rPr>
            <w:noProof/>
            <w:webHidden/>
          </w:rPr>
          <w:instrText xml:space="preserve"> PAGEREF _Toc329528896 \h </w:instrText>
        </w:r>
        <w:r>
          <w:rPr>
            <w:noProof/>
            <w:webHidden/>
          </w:rPr>
        </w:r>
        <w:r>
          <w:rPr>
            <w:noProof/>
            <w:webHidden/>
          </w:rPr>
          <w:fldChar w:fldCharType="separate"/>
        </w:r>
        <w:r>
          <w:rPr>
            <w:noProof/>
            <w:webHidden/>
          </w:rPr>
          <w:t>271</w:t>
        </w:r>
        <w:r>
          <w:rPr>
            <w:noProof/>
            <w:webHidden/>
          </w:rPr>
          <w:fldChar w:fldCharType="end"/>
        </w:r>
      </w:hyperlink>
    </w:p>
    <w:p w14:paraId="09D3D23A" w14:textId="77777777" w:rsidR="008E7E56" w:rsidRPr="00652F87" w:rsidRDefault="008E7E56">
      <w:pPr>
        <w:pStyle w:val="3a"/>
        <w:rPr>
          <w:rFonts w:ascii="Calibri" w:eastAsia="Times New Roman" w:hAnsi="Calibri"/>
          <w:b w:val="0"/>
          <w:noProof/>
          <w:sz w:val="22"/>
          <w:szCs w:val="22"/>
          <w:lang w:val="en-US" w:eastAsia="en-US"/>
        </w:rPr>
      </w:pPr>
      <w:hyperlink w:anchor="_Toc329528897" w:history="1">
        <w:r w:rsidRPr="0086031E">
          <w:rPr>
            <w:rStyle w:val="aff6"/>
            <w:noProof/>
          </w:rPr>
          <w:t>15.10.7</w:t>
        </w:r>
        <w:r w:rsidRPr="00652F87">
          <w:rPr>
            <w:rFonts w:ascii="Calibri" w:eastAsia="Times New Roman" w:hAnsi="Calibri"/>
            <w:b w:val="0"/>
            <w:noProof/>
            <w:sz w:val="22"/>
            <w:szCs w:val="22"/>
            <w:lang w:val="en-US" w:eastAsia="en-US"/>
          </w:rPr>
          <w:tab/>
        </w:r>
        <w:r w:rsidRPr="0086031E">
          <w:rPr>
            <w:rStyle w:val="aff6"/>
            <w:noProof/>
          </w:rPr>
          <w:t>Properties of RegExp Instances</w:t>
        </w:r>
        <w:r>
          <w:rPr>
            <w:noProof/>
            <w:webHidden/>
          </w:rPr>
          <w:tab/>
        </w:r>
        <w:r>
          <w:rPr>
            <w:noProof/>
            <w:webHidden/>
          </w:rPr>
          <w:fldChar w:fldCharType="begin"/>
        </w:r>
        <w:r>
          <w:rPr>
            <w:noProof/>
            <w:webHidden/>
          </w:rPr>
          <w:instrText xml:space="preserve"> PAGEREF _Toc329528897 \h </w:instrText>
        </w:r>
        <w:r>
          <w:rPr>
            <w:noProof/>
            <w:webHidden/>
          </w:rPr>
        </w:r>
        <w:r>
          <w:rPr>
            <w:noProof/>
            <w:webHidden/>
          </w:rPr>
          <w:fldChar w:fldCharType="separate"/>
        </w:r>
        <w:r>
          <w:rPr>
            <w:noProof/>
            <w:webHidden/>
          </w:rPr>
          <w:t>273</w:t>
        </w:r>
        <w:r>
          <w:rPr>
            <w:noProof/>
            <w:webHidden/>
          </w:rPr>
          <w:fldChar w:fldCharType="end"/>
        </w:r>
      </w:hyperlink>
    </w:p>
    <w:p w14:paraId="1E34A615" w14:textId="77777777" w:rsidR="008E7E56" w:rsidRPr="00652F87" w:rsidRDefault="008E7E56">
      <w:pPr>
        <w:pStyle w:val="2b"/>
        <w:rPr>
          <w:rFonts w:ascii="Calibri" w:eastAsia="Times New Roman" w:hAnsi="Calibri"/>
          <w:b w:val="0"/>
          <w:noProof/>
          <w:sz w:val="22"/>
          <w:szCs w:val="22"/>
          <w:lang w:val="en-US" w:eastAsia="en-US"/>
        </w:rPr>
      </w:pPr>
      <w:hyperlink w:anchor="_Toc329528898" w:history="1">
        <w:r w:rsidRPr="0086031E">
          <w:rPr>
            <w:rStyle w:val="aff6"/>
            <w:noProof/>
          </w:rPr>
          <w:t>15.11</w:t>
        </w:r>
        <w:r w:rsidRPr="00652F87">
          <w:rPr>
            <w:rFonts w:ascii="Calibri" w:eastAsia="Times New Roman" w:hAnsi="Calibri"/>
            <w:b w:val="0"/>
            <w:noProof/>
            <w:sz w:val="22"/>
            <w:szCs w:val="22"/>
            <w:lang w:val="en-US" w:eastAsia="en-US"/>
          </w:rPr>
          <w:tab/>
        </w:r>
        <w:r w:rsidRPr="0086031E">
          <w:rPr>
            <w:rStyle w:val="aff6"/>
            <w:noProof/>
          </w:rPr>
          <w:t>Error Objects</w:t>
        </w:r>
        <w:r>
          <w:rPr>
            <w:noProof/>
            <w:webHidden/>
          </w:rPr>
          <w:tab/>
        </w:r>
        <w:r>
          <w:rPr>
            <w:noProof/>
            <w:webHidden/>
          </w:rPr>
          <w:fldChar w:fldCharType="begin"/>
        </w:r>
        <w:r>
          <w:rPr>
            <w:noProof/>
            <w:webHidden/>
          </w:rPr>
          <w:instrText xml:space="preserve"> PAGEREF _Toc329528898 \h </w:instrText>
        </w:r>
        <w:r>
          <w:rPr>
            <w:noProof/>
            <w:webHidden/>
          </w:rPr>
        </w:r>
        <w:r>
          <w:rPr>
            <w:noProof/>
            <w:webHidden/>
          </w:rPr>
          <w:fldChar w:fldCharType="separate"/>
        </w:r>
        <w:r>
          <w:rPr>
            <w:noProof/>
            <w:webHidden/>
          </w:rPr>
          <w:t>274</w:t>
        </w:r>
        <w:r>
          <w:rPr>
            <w:noProof/>
            <w:webHidden/>
          </w:rPr>
          <w:fldChar w:fldCharType="end"/>
        </w:r>
      </w:hyperlink>
    </w:p>
    <w:p w14:paraId="64D43125" w14:textId="77777777" w:rsidR="008E7E56" w:rsidRPr="00652F87" w:rsidRDefault="008E7E56">
      <w:pPr>
        <w:pStyle w:val="3a"/>
        <w:rPr>
          <w:rFonts w:ascii="Calibri" w:eastAsia="Times New Roman" w:hAnsi="Calibri"/>
          <w:b w:val="0"/>
          <w:noProof/>
          <w:sz w:val="22"/>
          <w:szCs w:val="22"/>
          <w:lang w:val="en-US" w:eastAsia="en-US"/>
        </w:rPr>
      </w:pPr>
      <w:hyperlink w:anchor="_Toc329528899" w:history="1">
        <w:r w:rsidRPr="0086031E">
          <w:rPr>
            <w:rStyle w:val="aff6"/>
            <w:noProof/>
          </w:rPr>
          <w:t>15.11.1</w:t>
        </w:r>
        <w:r w:rsidRPr="00652F87">
          <w:rPr>
            <w:rFonts w:ascii="Calibri" w:eastAsia="Times New Roman" w:hAnsi="Calibri"/>
            <w:b w:val="0"/>
            <w:noProof/>
            <w:sz w:val="22"/>
            <w:szCs w:val="22"/>
            <w:lang w:val="en-US" w:eastAsia="en-US"/>
          </w:rPr>
          <w:tab/>
        </w:r>
        <w:r w:rsidRPr="0086031E">
          <w:rPr>
            <w:rStyle w:val="aff6"/>
            <w:noProof/>
          </w:rPr>
          <w:t>The Error Constructor Called as a Function</w:t>
        </w:r>
        <w:r>
          <w:rPr>
            <w:noProof/>
            <w:webHidden/>
          </w:rPr>
          <w:tab/>
        </w:r>
        <w:r>
          <w:rPr>
            <w:noProof/>
            <w:webHidden/>
          </w:rPr>
          <w:fldChar w:fldCharType="begin"/>
        </w:r>
        <w:r>
          <w:rPr>
            <w:noProof/>
            <w:webHidden/>
          </w:rPr>
          <w:instrText xml:space="preserve"> PAGEREF _Toc329528899 \h </w:instrText>
        </w:r>
        <w:r>
          <w:rPr>
            <w:noProof/>
            <w:webHidden/>
          </w:rPr>
        </w:r>
        <w:r>
          <w:rPr>
            <w:noProof/>
            <w:webHidden/>
          </w:rPr>
          <w:fldChar w:fldCharType="separate"/>
        </w:r>
        <w:r>
          <w:rPr>
            <w:noProof/>
            <w:webHidden/>
          </w:rPr>
          <w:t>274</w:t>
        </w:r>
        <w:r>
          <w:rPr>
            <w:noProof/>
            <w:webHidden/>
          </w:rPr>
          <w:fldChar w:fldCharType="end"/>
        </w:r>
      </w:hyperlink>
    </w:p>
    <w:p w14:paraId="3B6E3727" w14:textId="77777777" w:rsidR="008E7E56" w:rsidRPr="00652F87" w:rsidRDefault="008E7E56">
      <w:pPr>
        <w:pStyle w:val="3a"/>
        <w:rPr>
          <w:rFonts w:ascii="Calibri" w:eastAsia="Times New Roman" w:hAnsi="Calibri"/>
          <w:b w:val="0"/>
          <w:noProof/>
          <w:sz w:val="22"/>
          <w:szCs w:val="22"/>
          <w:lang w:val="en-US" w:eastAsia="en-US"/>
        </w:rPr>
      </w:pPr>
      <w:hyperlink w:anchor="_Toc329528900" w:history="1">
        <w:r w:rsidRPr="0086031E">
          <w:rPr>
            <w:rStyle w:val="aff6"/>
            <w:noProof/>
          </w:rPr>
          <w:t>15.11.2</w:t>
        </w:r>
        <w:r w:rsidRPr="00652F87">
          <w:rPr>
            <w:rFonts w:ascii="Calibri" w:eastAsia="Times New Roman" w:hAnsi="Calibri"/>
            <w:b w:val="0"/>
            <w:noProof/>
            <w:sz w:val="22"/>
            <w:szCs w:val="22"/>
            <w:lang w:val="en-US" w:eastAsia="en-US"/>
          </w:rPr>
          <w:tab/>
        </w:r>
        <w:r w:rsidRPr="0086031E">
          <w:rPr>
            <w:rStyle w:val="aff6"/>
            <w:noProof/>
          </w:rPr>
          <w:t>The Error Constructor</w:t>
        </w:r>
        <w:r>
          <w:rPr>
            <w:noProof/>
            <w:webHidden/>
          </w:rPr>
          <w:tab/>
        </w:r>
        <w:r>
          <w:rPr>
            <w:noProof/>
            <w:webHidden/>
          </w:rPr>
          <w:fldChar w:fldCharType="begin"/>
        </w:r>
        <w:r>
          <w:rPr>
            <w:noProof/>
            <w:webHidden/>
          </w:rPr>
          <w:instrText xml:space="preserve"> PAGEREF _Toc329528900 \h </w:instrText>
        </w:r>
        <w:r>
          <w:rPr>
            <w:noProof/>
            <w:webHidden/>
          </w:rPr>
        </w:r>
        <w:r>
          <w:rPr>
            <w:noProof/>
            <w:webHidden/>
          </w:rPr>
          <w:fldChar w:fldCharType="separate"/>
        </w:r>
        <w:r>
          <w:rPr>
            <w:noProof/>
            <w:webHidden/>
          </w:rPr>
          <w:t>274</w:t>
        </w:r>
        <w:r>
          <w:rPr>
            <w:noProof/>
            <w:webHidden/>
          </w:rPr>
          <w:fldChar w:fldCharType="end"/>
        </w:r>
      </w:hyperlink>
    </w:p>
    <w:p w14:paraId="0E469D6D" w14:textId="77777777" w:rsidR="008E7E56" w:rsidRPr="00652F87" w:rsidRDefault="008E7E56">
      <w:pPr>
        <w:pStyle w:val="3a"/>
        <w:rPr>
          <w:rFonts w:ascii="Calibri" w:eastAsia="Times New Roman" w:hAnsi="Calibri"/>
          <w:b w:val="0"/>
          <w:noProof/>
          <w:sz w:val="22"/>
          <w:szCs w:val="22"/>
          <w:lang w:val="en-US" w:eastAsia="en-US"/>
        </w:rPr>
      </w:pPr>
      <w:hyperlink w:anchor="_Toc329528901" w:history="1">
        <w:r w:rsidRPr="0086031E">
          <w:rPr>
            <w:rStyle w:val="aff6"/>
            <w:noProof/>
          </w:rPr>
          <w:t>15.11.3</w:t>
        </w:r>
        <w:r w:rsidRPr="00652F87">
          <w:rPr>
            <w:rFonts w:ascii="Calibri" w:eastAsia="Times New Roman" w:hAnsi="Calibri"/>
            <w:b w:val="0"/>
            <w:noProof/>
            <w:sz w:val="22"/>
            <w:szCs w:val="22"/>
            <w:lang w:val="en-US" w:eastAsia="en-US"/>
          </w:rPr>
          <w:tab/>
        </w:r>
        <w:r w:rsidRPr="0086031E">
          <w:rPr>
            <w:rStyle w:val="aff6"/>
            <w:noProof/>
          </w:rPr>
          <w:t>Properties of the Error Constructor</w:t>
        </w:r>
        <w:r>
          <w:rPr>
            <w:noProof/>
            <w:webHidden/>
          </w:rPr>
          <w:tab/>
        </w:r>
        <w:r>
          <w:rPr>
            <w:noProof/>
            <w:webHidden/>
          </w:rPr>
          <w:fldChar w:fldCharType="begin"/>
        </w:r>
        <w:r>
          <w:rPr>
            <w:noProof/>
            <w:webHidden/>
          </w:rPr>
          <w:instrText xml:space="preserve"> PAGEREF _Toc329528901 \h </w:instrText>
        </w:r>
        <w:r>
          <w:rPr>
            <w:noProof/>
            <w:webHidden/>
          </w:rPr>
        </w:r>
        <w:r>
          <w:rPr>
            <w:noProof/>
            <w:webHidden/>
          </w:rPr>
          <w:fldChar w:fldCharType="separate"/>
        </w:r>
        <w:r>
          <w:rPr>
            <w:noProof/>
            <w:webHidden/>
          </w:rPr>
          <w:t>274</w:t>
        </w:r>
        <w:r>
          <w:rPr>
            <w:noProof/>
            <w:webHidden/>
          </w:rPr>
          <w:fldChar w:fldCharType="end"/>
        </w:r>
      </w:hyperlink>
    </w:p>
    <w:p w14:paraId="4612124C" w14:textId="77777777" w:rsidR="008E7E56" w:rsidRPr="00652F87" w:rsidRDefault="008E7E56">
      <w:pPr>
        <w:pStyle w:val="3a"/>
        <w:rPr>
          <w:rFonts w:ascii="Calibri" w:eastAsia="Times New Roman" w:hAnsi="Calibri"/>
          <w:b w:val="0"/>
          <w:noProof/>
          <w:sz w:val="22"/>
          <w:szCs w:val="22"/>
          <w:lang w:val="en-US" w:eastAsia="en-US"/>
        </w:rPr>
      </w:pPr>
      <w:hyperlink w:anchor="_Toc329528902" w:history="1">
        <w:r w:rsidRPr="0086031E">
          <w:rPr>
            <w:rStyle w:val="aff6"/>
            <w:noProof/>
          </w:rPr>
          <w:t>15.11.4</w:t>
        </w:r>
        <w:r w:rsidRPr="00652F87">
          <w:rPr>
            <w:rFonts w:ascii="Calibri" w:eastAsia="Times New Roman" w:hAnsi="Calibri"/>
            <w:b w:val="0"/>
            <w:noProof/>
            <w:sz w:val="22"/>
            <w:szCs w:val="22"/>
            <w:lang w:val="en-US" w:eastAsia="en-US"/>
          </w:rPr>
          <w:tab/>
        </w:r>
        <w:r w:rsidRPr="0086031E">
          <w:rPr>
            <w:rStyle w:val="aff6"/>
            <w:noProof/>
          </w:rPr>
          <w:t>Properties of the Error Prototype Object</w:t>
        </w:r>
        <w:r>
          <w:rPr>
            <w:noProof/>
            <w:webHidden/>
          </w:rPr>
          <w:tab/>
        </w:r>
        <w:r>
          <w:rPr>
            <w:noProof/>
            <w:webHidden/>
          </w:rPr>
          <w:fldChar w:fldCharType="begin"/>
        </w:r>
        <w:r>
          <w:rPr>
            <w:noProof/>
            <w:webHidden/>
          </w:rPr>
          <w:instrText xml:space="preserve"> PAGEREF _Toc329528902 \h </w:instrText>
        </w:r>
        <w:r>
          <w:rPr>
            <w:noProof/>
            <w:webHidden/>
          </w:rPr>
        </w:r>
        <w:r>
          <w:rPr>
            <w:noProof/>
            <w:webHidden/>
          </w:rPr>
          <w:fldChar w:fldCharType="separate"/>
        </w:r>
        <w:r>
          <w:rPr>
            <w:noProof/>
            <w:webHidden/>
          </w:rPr>
          <w:t>275</w:t>
        </w:r>
        <w:r>
          <w:rPr>
            <w:noProof/>
            <w:webHidden/>
          </w:rPr>
          <w:fldChar w:fldCharType="end"/>
        </w:r>
      </w:hyperlink>
    </w:p>
    <w:p w14:paraId="3E54D430" w14:textId="77777777" w:rsidR="008E7E56" w:rsidRPr="00652F87" w:rsidRDefault="008E7E56">
      <w:pPr>
        <w:pStyle w:val="3a"/>
        <w:rPr>
          <w:rFonts w:ascii="Calibri" w:eastAsia="Times New Roman" w:hAnsi="Calibri"/>
          <w:b w:val="0"/>
          <w:noProof/>
          <w:sz w:val="22"/>
          <w:szCs w:val="22"/>
          <w:lang w:val="en-US" w:eastAsia="en-US"/>
        </w:rPr>
      </w:pPr>
      <w:hyperlink w:anchor="_Toc329528903" w:history="1">
        <w:r w:rsidRPr="0086031E">
          <w:rPr>
            <w:rStyle w:val="aff6"/>
            <w:noProof/>
          </w:rPr>
          <w:t>15.11.5</w:t>
        </w:r>
        <w:r w:rsidRPr="00652F87">
          <w:rPr>
            <w:rFonts w:ascii="Calibri" w:eastAsia="Times New Roman" w:hAnsi="Calibri"/>
            <w:b w:val="0"/>
            <w:noProof/>
            <w:sz w:val="22"/>
            <w:szCs w:val="22"/>
            <w:lang w:val="en-US" w:eastAsia="en-US"/>
          </w:rPr>
          <w:tab/>
        </w:r>
        <w:r w:rsidRPr="0086031E">
          <w:rPr>
            <w:rStyle w:val="aff6"/>
            <w:noProof/>
          </w:rPr>
          <w:t>Properties of Error Instances</w:t>
        </w:r>
        <w:r>
          <w:rPr>
            <w:noProof/>
            <w:webHidden/>
          </w:rPr>
          <w:tab/>
        </w:r>
        <w:r>
          <w:rPr>
            <w:noProof/>
            <w:webHidden/>
          </w:rPr>
          <w:fldChar w:fldCharType="begin"/>
        </w:r>
        <w:r>
          <w:rPr>
            <w:noProof/>
            <w:webHidden/>
          </w:rPr>
          <w:instrText xml:space="preserve"> PAGEREF _Toc329528903 \h </w:instrText>
        </w:r>
        <w:r>
          <w:rPr>
            <w:noProof/>
            <w:webHidden/>
          </w:rPr>
        </w:r>
        <w:r>
          <w:rPr>
            <w:noProof/>
            <w:webHidden/>
          </w:rPr>
          <w:fldChar w:fldCharType="separate"/>
        </w:r>
        <w:r>
          <w:rPr>
            <w:noProof/>
            <w:webHidden/>
          </w:rPr>
          <w:t>275</w:t>
        </w:r>
        <w:r>
          <w:rPr>
            <w:noProof/>
            <w:webHidden/>
          </w:rPr>
          <w:fldChar w:fldCharType="end"/>
        </w:r>
      </w:hyperlink>
    </w:p>
    <w:p w14:paraId="575D0276" w14:textId="77777777" w:rsidR="008E7E56" w:rsidRPr="00652F87" w:rsidRDefault="008E7E56">
      <w:pPr>
        <w:pStyle w:val="3a"/>
        <w:rPr>
          <w:rFonts w:ascii="Calibri" w:eastAsia="Times New Roman" w:hAnsi="Calibri"/>
          <w:b w:val="0"/>
          <w:noProof/>
          <w:sz w:val="22"/>
          <w:szCs w:val="22"/>
          <w:lang w:val="en-US" w:eastAsia="en-US"/>
        </w:rPr>
      </w:pPr>
      <w:hyperlink w:anchor="_Toc329528904" w:history="1">
        <w:r w:rsidRPr="0086031E">
          <w:rPr>
            <w:rStyle w:val="aff6"/>
            <w:noProof/>
          </w:rPr>
          <w:t>15.11.6</w:t>
        </w:r>
        <w:r w:rsidRPr="00652F87">
          <w:rPr>
            <w:rFonts w:ascii="Calibri" w:eastAsia="Times New Roman" w:hAnsi="Calibri"/>
            <w:b w:val="0"/>
            <w:noProof/>
            <w:sz w:val="22"/>
            <w:szCs w:val="22"/>
            <w:lang w:val="en-US" w:eastAsia="en-US"/>
          </w:rPr>
          <w:tab/>
        </w:r>
        <w:r w:rsidRPr="0086031E">
          <w:rPr>
            <w:rStyle w:val="aff6"/>
            <w:noProof/>
          </w:rPr>
          <w:t>Native Error Types Used in This Standard</w:t>
        </w:r>
        <w:r>
          <w:rPr>
            <w:noProof/>
            <w:webHidden/>
          </w:rPr>
          <w:tab/>
        </w:r>
        <w:r>
          <w:rPr>
            <w:noProof/>
            <w:webHidden/>
          </w:rPr>
          <w:fldChar w:fldCharType="begin"/>
        </w:r>
        <w:r>
          <w:rPr>
            <w:noProof/>
            <w:webHidden/>
          </w:rPr>
          <w:instrText xml:space="preserve"> PAGEREF _Toc329528904 \h </w:instrText>
        </w:r>
        <w:r>
          <w:rPr>
            <w:noProof/>
            <w:webHidden/>
          </w:rPr>
        </w:r>
        <w:r>
          <w:rPr>
            <w:noProof/>
            <w:webHidden/>
          </w:rPr>
          <w:fldChar w:fldCharType="separate"/>
        </w:r>
        <w:r>
          <w:rPr>
            <w:noProof/>
            <w:webHidden/>
          </w:rPr>
          <w:t>275</w:t>
        </w:r>
        <w:r>
          <w:rPr>
            <w:noProof/>
            <w:webHidden/>
          </w:rPr>
          <w:fldChar w:fldCharType="end"/>
        </w:r>
      </w:hyperlink>
    </w:p>
    <w:p w14:paraId="26345E95" w14:textId="77777777" w:rsidR="008E7E56" w:rsidRPr="00652F87" w:rsidRDefault="008E7E56">
      <w:pPr>
        <w:pStyle w:val="3a"/>
        <w:rPr>
          <w:rFonts w:ascii="Calibri" w:eastAsia="Times New Roman" w:hAnsi="Calibri"/>
          <w:b w:val="0"/>
          <w:noProof/>
          <w:sz w:val="22"/>
          <w:szCs w:val="22"/>
          <w:lang w:val="en-US" w:eastAsia="en-US"/>
        </w:rPr>
      </w:pPr>
      <w:hyperlink w:anchor="_Toc329528905" w:history="1">
        <w:r w:rsidRPr="0086031E">
          <w:rPr>
            <w:rStyle w:val="aff6"/>
            <w:noProof/>
          </w:rPr>
          <w:t>15.11.7</w:t>
        </w:r>
        <w:r w:rsidRPr="00652F87">
          <w:rPr>
            <w:rFonts w:ascii="Calibri" w:eastAsia="Times New Roman" w:hAnsi="Calibri"/>
            <w:b w:val="0"/>
            <w:noProof/>
            <w:sz w:val="22"/>
            <w:szCs w:val="22"/>
            <w:lang w:val="en-US" w:eastAsia="en-US"/>
          </w:rPr>
          <w:tab/>
        </w:r>
        <w:r w:rsidRPr="0086031E">
          <w:rPr>
            <w:rStyle w:val="aff6"/>
            <w:i/>
            <w:noProof/>
          </w:rPr>
          <w:t>NativeError</w:t>
        </w:r>
        <w:r w:rsidRPr="0086031E">
          <w:rPr>
            <w:rStyle w:val="aff6"/>
            <w:noProof/>
          </w:rPr>
          <w:t xml:space="preserve"> Object Structure</w:t>
        </w:r>
        <w:r>
          <w:rPr>
            <w:noProof/>
            <w:webHidden/>
          </w:rPr>
          <w:tab/>
        </w:r>
        <w:r>
          <w:rPr>
            <w:noProof/>
            <w:webHidden/>
          </w:rPr>
          <w:fldChar w:fldCharType="begin"/>
        </w:r>
        <w:r>
          <w:rPr>
            <w:noProof/>
            <w:webHidden/>
          </w:rPr>
          <w:instrText xml:space="preserve"> PAGEREF _Toc329528905 \h </w:instrText>
        </w:r>
        <w:r>
          <w:rPr>
            <w:noProof/>
            <w:webHidden/>
          </w:rPr>
        </w:r>
        <w:r>
          <w:rPr>
            <w:noProof/>
            <w:webHidden/>
          </w:rPr>
          <w:fldChar w:fldCharType="separate"/>
        </w:r>
        <w:r>
          <w:rPr>
            <w:noProof/>
            <w:webHidden/>
          </w:rPr>
          <w:t>276</w:t>
        </w:r>
        <w:r>
          <w:rPr>
            <w:noProof/>
            <w:webHidden/>
          </w:rPr>
          <w:fldChar w:fldCharType="end"/>
        </w:r>
      </w:hyperlink>
    </w:p>
    <w:p w14:paraId="421D3B51" w14:textId="77777777" w:rsidR="008E7E56" w:rsidRPr="00652F87" w:rsidRDefault="008E7E56">
      <w:pPr>
        <w:pStyle w:val="2b"/>
        <w:rPr>
          <w:rFonts w:ascii="Calibri" w:eastAsia="Times New Roman" w:hAnsi="Calibri"/>
          <w:b w:val="0"/>
          <w:noProof/>
          <w:sz w:val="22"/>
          <w:szCs w:val="22"/>
          <w:lang w:val="en-US" w:eastAsia="en-US"/>
        </w:rPr>
      </w:pPr>
      <w:hyperlink w:anchor="_Toc329528906" w:history="1">
        <w:r w:rsidRPr="0086031E">
          <w:rPr>
            <w:rStyle w:val="aff6"/>
            <w:noProof/>
          </w:rPr>
          <w:t>15.12</w:t>
        </w:r>
        <w:r w:rsidRPr="00652F87">
          <w:rPr>
            <w:rFonts w:ascii="Calibri" w:eastAsia="Times New Roman" w:hAnsi="Calibri"/>
            <w:b w:val="0"/>
            <w:noProof/>
            <w:sz w:val="22"/>
            <w:szCs w:val="22"/>
            <w:lang w:val="en-US" w:eastAsia="en-US"/>
          </w:rPr>
          <w:tab/>
        </w:r>
        <w:r w:rsidRPr="0086031E">
          <w:rPr>
            <w:rStyle w:val="aff6"/>
            <w:noProof/>
          </w:rPr>
          <w:t>The JSON Object</w:t>
        </w:r>
        <w:r>
          <w:rPr>
            <w:noProof/>
            <w:webHidden/>
          </w:rPr>
          <w:tab/>
        </w:r>
        <w:r>
          <w:rPr>
            <w:noProof/>
            <w:webHidden/>
          </w:rPr>
          <w:fldChar w:fldCharType="begin"/>
        </w:r>
        <w:r>
          <w:rPr>
            <w:noProof/>
            <w:webHidden/>
          </w:rPr>
          <w:instrText xml:space="preserve"> PAGEREF _Toc329528906 \h </w:instrText>
        </w:r>
        <w:r>
          <w:rPr>
            <w:noProof/>
            <w:webHidden/>
          </w:rPr>
        </w:r>
        <w:r>
          <w:rPr>
            <w:noProof/>
            <w:webHidden/>
          </w:rPr>
          <w:fldChar w:fldCharType="separate"/>
        </w:r>
        <w:r>
          <w:rPr>
            <w:noProof/>
            <w:webHidden/>
          </w:rPr>
          <w:t>278</w:t>
        </w:r>
        <w:r>
          <w:rPr>
            <w:noProof/>
            <w:webHidden/>
          </w:rPr>
          <w:fldChar w:fldCharType="end"/>
        </w:r>
      </w:hyperlink>
    </w:p>
    <w:p w14:paraId="76796D50" w14:textId="77777777" w:rsidR="008E7E56" w:rsidRPr="00652F87" w:rsidRDefault="008E7E56">
      <w:pPr>
        <w:pStyle w:val="3a"/>
        <w:rPr>
          <w:rFonts w:ascii="Calibri" w:eastAsia="Times New Roman" w:hAnsi="Calibri"/>
          <w:b w:val="0"/>
          <w:noProof/>
          <w:sz w:val="22"/>
          <w:szCs w:val="22"/>
          <w:lang w:val="en-US" w:eastAsia="en-US"/>
        </w:rPr>
      </w:pPr>
      <w:hyperlink w:anchor="_Toc329528907" w:history="1">
        <w:r w:rsidRPr="0086031E">
          <w:rPr>
            <w:rStyle w:val="aff6"/>
            <w:noProof/>
          </w:rPr>
          <w:t>15.12.1</w:t>
        </w:r>
        <w:r w:rsidRPr="00652F87">
          <w:rPr>
            <w:rFonts w:ascii="Calibri" w:eastAsia="Times New Roman" w:hAnsi="Calibri"/>
            <w:b w:val="0"/>
            <w:noProof/>
            <w:sz w:val="22"/>
            <w:szCs w:val="22"/>
            <w:lang w:val="en-US" w:eastAsia="en-US"/>
          </w:rPr>
          <w:tab/>
        </w:r>
        <w:r w:rsidRPr="0086031E">
          <w:rPr>
            <w:rStyle w:val="aff6"/>
            <w:noProof/>
          </w:rPr>
          <w:t>The JSON Grammar</w:t>
        </w:r>
        <w:r>
          <w:rPr>
            <w:noProof/>
            <w:webHidden/>
          </w:rPr>
          <w:tab/>
        </w:r>
        <w:r>
          <w:rPr>
            <w:noProof/>
            <w:webHidden/>
          </w:rPr>
          <w:fldChar w:fldCharType="begin"/>
        </w:r>
        <w:r>
          <w:rPr>
            <w:noProof/>
            <w:webHidden/>
          </w:rPr>
          <w:instrText xml:space="preserve"> PAGEREF _Toc329528907 \h </w:instrText>
        </w:r>
        <w:r>
          <w:rPr>
            <w:noProof/>
            <w:webHidden/>
          </w:rPr>
        </w:r>
        <w:r>
          <w:rPr>
            <w:noProof/>
            <w:webHidden/>
          </w:rPr>
          <w:fldChar w:fldCharType="separate"/>
        </w:r>
        <w:r>
          <w:rPr>
            <w:noProof/>
            <w:webHidden/>
          </w:rPr>
          <w:t>278</w:t>
        </w:r>
        <w:r>
          <w:rPr>
            <w:noProof/>
            <w:webHidden/>
          </w:rPr>
          <w:fldChar w:fldCharType="end"/>
        </w:r>
      </w:hyperlink>
    </w:p>
    <w:p w14:paraId="2B637C91" w14:textId="77777777" w:rsidR="008E7E56" w:rsidRPr="00652F87" w:rsidRDefault="008E7E56">
      <w:pPr>
        <w:pStyle w:val="3a"/>
        <w:rPr>
          <w:rFonts w:ascii="Calibri" w:eastAsia="Times New Roman" w:hAnsi="Calibri"/>
          <w:b w:val="0"/>
          <w:noProof/>
          <w:sz w:val="22"/>
          <w:szCs w:val="22"/>
          <w:lang w:val="en-US" w:eastAsia="en-US"/>
        </w:rPr>
      </w:pPr>
      <w:hyperlink w:anchor="_Toc329528908" w:history="1">
        <w:r w:rsidRPr="0086031E">
          <w:rPr>
            <w:rStyle w:val="aff6"/>
            <w:noProof/>
          </w:rPr>
          <w:t>15.12.2</w:t>
        </w:r>
        <w:r w:rsidRPr="00652F87">
          <w:rPr>
            <w:rFonts w:ascii="Calibri" w:eastAsia="Times New Roman" w:hAnsi="Calibri"/>
            <w:b w:val="0"/>
            <w:noProof/>
            <w:sz w:val="22"/>
            <w:szCs w:val="22"/>
            <w:lang w:val="en-US" w:eastAsia="en-US"/>
          </w:rPr>
          <w:tab/>
        </w:r>
        <w:r w:rsidRPr="0086031E">
          <w:rPr>
            <w:rStyle w:val="aff6"/>
            <w:noProof/>
          </w:rPr>
          <w:t>parse ( text [ , reviver ] )</w:t>
        </w:r>
        <w:r>
          <w:rPr>
            <w:noProof/>
            <w:webHidden/>
          </w:rPr>
          <w:tab/>
        </w:r>
        <w:r>
          <w:rPr>
            <w:noProof/>
            <w:webHidden/>
          </w:rPr>
          <w:fldChar w:fldCharType="begin"/>
        </w:r>
        <w:r>
          <w:rPr>
            <w:noProof/>
            <w:webHidden/>
          </w:rPr>
          <w:instrText xml:space="preserve"> PAGEREF _Toc329528908 \h </w:instrText>
        </w:r>
        <w:r>
          <w:rPr>
            <w:noProof/>
            <w:webHidden/>
          </w:rPr>
        </w:r>
        <w:r>
          <w:rPr>
            <w:noProof/>
            <w:webHidden/>
          </w:rPr>
          <w:fldChar w:fldCharType="separate"/>
        </w:r>
        <w:r>
          <w:rPr>
            <w:noProof/>
            <w:webHidden/>
          </w:rPr>
          <w:t>279</w:t>
        </w:r>
        <w:r>
          <w:rPr>
            <w:noProof/>
            <w:webHidden/>
          </w:rPr>
          <w:fldChar w:fldCharType="end"/>
        </w:r>
      </w:hyperlink>
    </w:p>
    <w:p w14:paraId="22AE8CBC" w14:textId="77777777" w:rsidR="008E7E56" w:rsidRPr="00652F87" w:rsidRDefault="008E7E56">
      <w:pPr>
        <w:pStyle w:val="3a"/>
        <w:rPr>
          <w:rFonts w:ascii="Calibri" w:eastAsia="Times New Roman" w:hAnsi="Calibri"/>
          <w:b w:val="0"/>
          <w:noProof/>
          <w:sz w:val="22"/>
          <w:szCs w:val="22"/>
          <w:lang w:val="en-US" w:eastAsia="en-US"/>
        </w:rPr>
      </w:pPr>
      <w:hyperlink w:anchor="_Toc329528909" w:history="1">
        <w:r w:rsidRPr="0086031E">
          <w:rPr>
            <w:rStyle w:val="aff6"/>
            <w:noProof/>
          </w:rPr>
          <w:t>15.12.3</w:t>
        </w:r>
        <w:r w:rsidRPr="00652F87">
          <w:rPr>
            <w:rFonts w:ascii="Calibri" w:eastAsia="Times New Roman" w:hAnsi="Calibri"/>
            <w:b w:val="0"/>
            <w:noProof/>
            <w:sz w:val="22"/>
            <w:szCs w:val="22"/>
            <w:lang w:val="en-US" w:eastAsia="en-US"/>
          </w:rPr>
          <w:tab/>
        </w:r>
        <w:r w:rsidRPr="0086031E">
          <w:rPr>
            <w:rStyle w:val="aff6"/>
            <w:noProof/>
          </w:rPr>
          <w:t>stringify ( value [ , replacer [ , space ] ] )</w:t>
        </w:r>
        <w:r>
          <w:rPr>
            <w:noProof/>
            <w:webHidden/>
          </w:rPr>
          <w:tab/>
        </w:r>
        <w:r>
          <w:rPr>
            <w:noProof/>
            <w:webHidden/>
          </w:rPr>
          <w:fldChar w:fldCharType="begin"/>
        </w:r>
        <w:r>
          <w:rPr>
            <w:noProof/>
            <w:webHidden/>
          </w:rPr>
          <w:instrText xml:space="preserve"> PAGEREF _Toc329528909 \h </w:instrText>
        </w:r>
        <w:r>
          <w:rPr>
            <w:noProof/>
            <w:webHidden/>
          </w:rPr>
        </w:r>
        <w:r>
          <w:rPr>
            <w:noProof/>
            <w:webHidden/>
          </w:rPr>
          <w:fldChar w:fldCharType="separate"/>
        </w:r>
        <w:r>
          <w:rPr>
            <w:noProof/>
            <w:webHidden/>
          </w:rPr>
          <w:t>281</w:t>
        </w:r>
        <w:r>
          <w:rPr>
            <w:noProof/>
            <w:webHidden/>
          </w:rPr>
          <w:fldChar w:fldCharType="end"/>
        </w:r>
      </w:hyperlink>
    </w:p>
    <w:p w14:paraId="1D59DBC5" w14:textId="77777777" w:rsidR="008E7E56" w:rsidRPr="00652F87" w:rsidRDefault="008E7E56">
      <w:pPr>
        <w:pStyle w:val="12"/>
        <w:rPr>
          <w:rFonts w:ascii="Calibri" w:eastAsia="Times New Roman" w:hAnsi="Calibri"/>
          <w:b w:val="0"/>
          <w:noProof/>
          <w:sz w:val="22"/>
          <w:szCs w:val="22"/>
          <w:lang w:val="en-US" w:eastAsia="en-US"/>
        </w:rPr>
      </w:pPr>
      <w:hyperlink w:anchor="_Toc329528910" w:history="1">
        <w:r w:rsidRPr="0086031E">
          <w:rPr>
            <w:rStyle w:val="aff6"/>
            <w:noProof/>
          </w:rPr>
          <w:t>16</w:t>
        </w:r>
        <w:r w:rsidRPr="00652F87">
          <w:rPr>
            <w:rFonts w:ascii="Calibri" w:eastAsia="Times New Roman" w:hAnsi="Calibri"/>
            <w:b w:val="0"/>
            <w:noProof/>
            <w:sz w:val="22"/>
            <w:szCs w:val="22"/>
            <w:lang w:val="en-US" w:eastAsia="en-US"/>
          </w:rPr>
          <w:tab/>
        </w:r>
        <w:r w:rsidRPr="0086031E">
          <w:rPr>
            <w:rStyle w:val="aff6"/>
            <w:noProof/>
          </w:rPr>
          <w:t>Errors</w:t>
        </w:r>
        <w:r>
          <w:rPr>
            <w:noProof/>
            <w:webHidden/>
          </w:rPr>
          <w:tab/>
        </w:r>
        <w:r>
          <w:rPr>
            <w:noProof/>
            <w:webHidden/>
          </w:rPr>
          <w:fldChar w:fldCharType="begin"/>
        </w:r>
        <w:r>
          <w:rPr>
            <w:noProof/>
            <w:webHidden/>
          </w:rPr>
          <w:instrText xml:space="preserve"> PAGEREF _Toc329528910 \h </w:instrText>
        </w:r>
        <w:r>
          <w:rPr>
            <w:noProof/>
            <w:webHidden/>
          </w:rPr>
        </w:r>
        <w:r>
          <w:rPr>
            <w:noProof/>
            <w:webHidden/>
          </w:rPr>
          <w:fldChar w:fldCharType="separate"/>
        </w:r>
        <w:r>
          <w:rPr>
            <w:noProof/>
            <w:webHidden/>
          </w:rPr>
          <w:t>285</w:t>
        </w:r>
        <w:r>
          <w:rPr>
            <w:noProof/>
            <w:webHidden/>
          </w:rPr>
          <w:fldChar w:fldCharType="end"/>
        </w:r>
      </w:hyperlink>
    </w:p>
    <w:p w14:paraId="1B50D562" w14:textId="77777777" w:rsidR="008E7E56" w:rsidRPr="00652F87" w:rsidRDefault="008E7E56">
      <w:pPr>
        <w:pStyle w:val="12"/>
        <w:rPr>
          <w:rFonts w:ascii="Calibri" w:eastAsia="Times New Roman" w:hAnsi="Calibri"/>
          <w:b w:val="0"/>
          <w:noProof/>
          <w:sz w:val="22"/>
          <w:szCs w:val="22"/>
          <w:lang w:val="en-US" w:eastAsia="en-US"/>
        </w:rPr>
      </w:pPr>
      <w:hyperlink w:anchor="_Toc329528911" w:history="1">
        <w:r w:rsidRPr="0086031E">
          <w:rPr>
            <w:rStyle w:val="aff6"/>
            <w:noProof/>
          </w:rPr>
          <w:t>Annex A (informative)  Grammar Summary</w:t>
        </w:r>
        <w:r>
          <w:rPr>
            <w:noProof/>
            <w:webHidden/>
          </w:rPr>
          <w:tab/>
        </w:r>
        <w:r>
          <w:rPr>
            <w:noProof/>
            <w:webHidden/>
          </w:rPr>
          <w:fldChar w:fldCharType="begin"/>
        </w:r>
        <w:r>
          <w:rPr>
            <w:noProof/>
            <w:webHidden/>
          </w:rPr>
          <w:instrText xml:space="preserve"> PAGEREF _Toc329528911 \h </w:instrText>
        </w:r>
        <w:r>
          <w:rPr>
            <w:noProof/>
            <w:webHidden/>
          </w:rPr>
        </w:r>
        <w:r>
          <w:rPr>
            <w:noProof/>
            <w:webHidden/>
          </w:rPr>
          <w:fldChar w:fldCharType="separate"/>
        </w:r>
        <w:r>
          <w:rPr>
            <w:noProof/>
            <w:webHidden/>
          </w:rPr>
          <w:t>287</w:t>
        </w:r>
        <w:r>
          <w:rPr>
            <w:noProof/>
            <w:webHidden/>
          </w:rPr>
          <w:fldChar w:fldCharType="end"/>
        </w:r>
      </w:hyperlink>
    </w:p>
    <w:p w14:paraId="0716C8A7" w14:textId="77777777" w:rsidR="008E7E56" w:rsidRPr="00652F87" w:rsidRDefault="008E7E56">
      <w:pPr>
        <w:pStyle w:val="2b"/>
        <w:rPr>
          <w:rFonts w:ascii="Calibri" w:eastAsia="Times New Roman" w:hAnsi="Calibri"/>
          <w:b w:val="0"/>
          <w:noProof/>
          <w:sz w:val="22"/>
          <w:szCs w:val="22"/>
          <w:lang w:val="en-US" w:eastAsia="en-US"/>
        </w:rPr>
      </w:pPr>
      <w:hyperlink w:anchor="_Toc329528912" w:history="1">
        <w:r w:rsidRPr="0086031E">
          <w:rPr>
            <w:rStyle w:val="aff6"/>
            <w:noProof/>
          </w:rPr>
          <w:t>A.1</w:t>
        </w:r>
        <w:r w:rsidRPr="00652F87">
          <w:rPr>
            <w:rFonts w:ascii="Calibri" w:eastAsia="Times New Roman" w:hAnsi="Calibri"/>
            <w:b w:val="0"/>
            <w:noProof/>
            <w:sz w:val="22"/>
            <w:szCs w:val="22"/>
            <w:lang w:val="en-US" w:eastAsia="en-US"/>
          </w:rPr>
          <w:tab/>
        </w:r>
        <w:r w:rsidRPr="0086031E">
          <w:rPr>
            <w:rStyle w:val="aff6"/>
            <w:noProof/>
          </w:rPr>
          <w:t>Lexical Grammar</w:t>
        </w:r>
        <w:r>
          <w:rPr>
            <w:noProof/>
            <w:webHidden/>
          </w:rPr>
          <w:tab/>
        </w:r>
        <w:r>
          <w:rPr>
            <w:noProof/>
            <w:webHidden/>
          </w:rPr>
          <w:fldChar w:fldCharType="begin"/>
        </w:r>
        <w:r>
          <w:rPr>
            <w:noProof/>
            <w:webHidden/>
          </w:rPr>
          <w:instrText xml:space="preserve"> PAGEREF _Toc329528912 \h </w:instrText>
        </w:r>
        <w:r>
          <w:rPr>
            <w:noProof/>
            <w:webHidden/>
          </w:rPr>
        </w:r>
        <w:r>
          <w:rPr>
            <w:noProof/>
            <w:webHidden/>
          </w:rPr>
          <w:fldChar w:fldCharType="separate"/>
        </w:r>
        <w:r>
          <w:rPr>
            <w:noProof/>
            <w:webHidden/>
          </w:rPr>
          <w:t>287</w:t>
        </w:r>
        <w:r>
          <w:rPr>
            <w:noProof/>
            <w:webHidden/>
          </w:rPr>
          <w:fldChar w:fldCharType="end"/>
        </w:r>
      </w:hyperlink>
    </w:p>
    <w:p w14:paraId="101C5D0D" w14:textId="77777777" w:rsidR="008E7E56" w:rsidRPr="00652F87" w:rsidRDefault="008E7E56">
      <w:pPr>
        <w:pStyle w:val="2b"/>
        <w:rPr>
          <w:rFonts w:ascii="Calibri" w:eastAsia="Times New Roman" w:hAnsi="Calibri"/>
          <w:b w:val="0"/>
          <w:noProof/>
          <w:sz w:val="22"/>
          <w:szCs w:val="22"/>
          <w:lang w:val="en-US" w:eastAsia="en-US"/>
        </w:rPr>
      </w:pPr>
      <w:hyperlink w:anchor="_Toc329528913" w:history="1">
        <w:r w:rsidRPr="0086031E">
          <w:rPr>
            <w:rStyle w:val="aff6"/>
            <w:noProof/>
          </w:rPr>
          <w:t>A.2</w:t>
        </w:r>
        <w:r w:rsidRPr="00652F87">
          <w:rPr>
            <w:rFonts w:ascii="Calibri" w:eastAsia="Times New Roman" w:hAnsi="Calibri"/>
            <w:b w:val="0"/>
            <w:noProof/>
            <w:sz w:val="22"/>
            <w:szCs w:val="22"/>
            <w:lang w:val="en-US" w:eastAsia="en-US"/>
          </w:rPr>
          <w:tab/>
        </w:r>
        <w:r w:rsidRPr="0086031E">
          <w:rPr>
            <w:rStyle w:val="aff6"/>
            <w:noProof/>
          </w:rPr>
          <w:t>Number Conversions</w:t>
        </w:r>
        <w:r>
          <w:rPr>
            <w:noProof/>
            <w:webHidden/>
          </w:rPr>
          <w:tab/>
        </w:r>
        <w:r>
          <w:rPr>
            <w:noProof/>
            <w:webHidden/>
          </w:rPr>
          <w:fldChar w:fldCharType="begin"/>
        </w:r>
        <w:r>
          <w:rPr>
            <w:noProof/>
            <w:webHidden/>
          </w:rPr>
          <w:instrText xml:space="preserve"> PAGEREF _Toc329528913 \h </w:instrText>
        </w:r>
        <w:r>
          <w:rPr>
            <w:noProof/>
            <w:webHidden/>
          </w:rPr>
        </w:r>
        <w:r>
          <w:rPr>
            <w:noProof/>
            <w:webHidden/>
          </w:rPr>
          <w:fldChar w:fldCharType="separate"/>
        </w:r>
        <w:r>
          <w:rPr>
            <w:noProof/>
            <w:webHidden/>
          </w:rPr>
          <w:t>293</w:t>
        </w:r>
        <w:r>
          <w:rPr>
            <w:noProof/>
            <w:webHidden/>
          </w:rPr>
          <w:fldChar w:fldCharType="end"/>
        </w:r>
      </w:hyperlink>
    </w:p>
    <w:p w14:paraId="2B2A7FE9" w14:textId="77777777" w:rsidR="008E7E56" w:rsidRPr="00652F87" w:rsidRDefault="008E7E56">
      <w:pPr>
        <w:pStyle w:val="2b"/>
        <w:rPr>
          <w:rFonts w:ascii="Calibri" w:eastAsia="Times New Roman" w:hAnsi="Calibri"/>
          <w:b w:val="0"/>
          <w:noProof/>
          <w:sz w:val="22"/>
          <w:szCs w:val="22"/>
          <w:lang w:val="en-US" w:eastAsia="en-US"/>
        </w:rPr>
      </w:pPr>
      <w:hyperlink w:anchor="_Toc329528914" w:history="1">
        <w:r w:rsidRPr="0086031E">
          <w:rPr>
            <w:rStyle w:val="aff6"/>
            <w:noProof/>
          </w:rPr>
          <w:t>A.3</w:t>
        </w:r>
        <w:r w:rsidRPr="00652F87">
          <w:rPr>
            <w:rFonts w:ascii="Calibri" w:eastAsia="Times New Roman" w:hAnsi="Calibri"/>
            <w:b w:val="0"/>
            <w:noProof/>
            <w:sz w:val="22"/>
            <w:szCs w:val="22"/>
            <w:lang w:val="en-US" w:eastAsia="en-US"/>
          </w:rPr>
          <w:tab/>
        </w:r>
        <w:r w:rsidRPr="0086031E">
          <w:rPr>
            <w:rStyle w:val="aff6"/>
            <w:noProof/>
          </w:rPr>
          <w:t>Expressions</w:t>
        </w:r>
        <w:r>
          <w:rPr>
            <w:noProof/>
            <w:webHidden/>
          </w:rPr>
          <w:tab/>
        </w:r>
        <w:r>
          <w:rPr>
            <w:noProof/>
            <w:webHidden/>
          </w:rPr>
          <w:fldChar w:fldCharType="begin"/>
        </w:r>
        <w:r>
          <w:rPr>
            <w:noProof/>
            <w:webHidden/>
          </w:rPr>
          <w:instrText xml:space="preserve"> PAGEREF _Toc329528914 \h </w:instrText>
        </w:r>
        <w:r>
          <w:rPr>
            <w:noProof/>
            <w:webHidden/>
          </w:rPr>
        </w:r>
        <w:r>
          <w:rPr>
            <w:noProof/>
            <w:webHidden/>
          </w:rPr>
          <w:fldChar w:fldCharType="separate"/>
        </w:r>
        <w:r>
          <w:rPr>
            <w:noProof/>
            <w:webHidden/>
          </w:rPr>
          <w:t>294</w:t>
        </w:r>
        <w:r>
          <w:rPr>
            <w:noProof/>
            <w:webHidden/>
          </w:rPr>
          <w:fldChar w:fldCharType="end"/>
        </w:r>
      </w:hyperlink>
    </w:p>
    <w:p w14:paraId="1879CC5D" w14:textId="77777777" w:rsidR="008E7E56" w:rsidRPr="00652F87" w:rsidRDefault="008E7E56">
      <w:pPr>
        <w:pStyle w:val="2b"/>
        <w:rPr>
          <w:rFonts w:ascii="Calibri" w:eastAsia="Times New Roman" w:hAnsi="Calibri"/>
          <w:b w:val="0"/>
          <w:noProof/>
          <w:sz w:val="22"/>
          <w:szCs w:val="22"/>
          <w:lang w:val="en-US" w:eastAsia="en-US"/>
        </w:rPr>
      </w:pPr>
      <w:hyperlink w:anchor="_Toc329528915" w:history="1">
        <w:r w:rsidRPr="0086031E">
          <w:rPr>
            <w:rStyle w:val="aff6"/>
            <w:noProof/>
          </w:rPr>
          <w:t>A.4</w:t>
        </w:r>
        <w:r w:rsidRPr="00652F87">
          <w:rPr>
            <w:rFonts w:ascii="Calibri" w:eastAsia="Times New Roman" w:hAnsi="Calibri"/>
            <w:b w:val="0"/>
            <w:noProof/>
            <w:sz w:val="22"/>
            <w:szCs w:val="22"/>
            <w:lang w:val="en-US" w:eastAsia="en-US"/>
          </w:rPr>
          <w:tab/>
        </w:r>
        <w:r w:rsidRPr="0086031E">
          <w:rPr>
            <w:rStyle w:val="aff6"/>
            <w:noProof/>
          </w:rPr>
          <w:t>Statements</w:t>
        </w:r>
        <w:r>
          <w:rPr>
            <w:noProof/>
            <w:webHidden/>
          </w:rPr>
          <w:tab/>
        </w:r>
        <w:r>
          <w:rPr>
            <w:noProof/>
            <w:webHidden/>
          </w:rPr>
          <w:fldChar w:fldCharType="begin"/>
        </w:r>
        <w:r>
          <w:rPr>
            <w:noProof/>
            <w:webHidden/>
          </w:rPr>
          <w:instrText xml:space="preserve"> PAGEREF _Toc329528915 \h </w:instrText>
        </w:r>
        <w:r>
          <w:rPr>
            <w:noProof/>
            <w:webHidden/>
          </w:rPr>
        </w:r>
        <w:r>
          <w:rPr>
            <w:noProof/>
            <w:webHidden/>
          </w:rPr>
          <w:fldChar w:fldCharType="separate"/>
        </w:r>
        <w:r>
          <w:rPr>
            <w:noProof/>
            <w:webHidden/>
          </w:rPr>
          <w:t>298</w:t>
        </w:r>
        <w:r>
          <w:rPr>
            <w:noProof/>
            <w:webHidden/>
          </w:rPr>
          <w:fldChar w:fldCharType="end"/>
        </w:r>
      </w:hyperlink>
    </w:p>
    <w:p w14:paraId="13A1C08A" w14:textId="77777777" w:rsidR="008E7E56" w:rsidRPr="00652F87" w:rsidRDefault="008E7E56">
      <w:pPr>
        <w:pStyle w:val="2b"/>
        <w:rPr>
          <w:rFonts w:ascii="Calibri" w:eastAsia="Times New Roman" w:hAnsi="Calibri"/>
          <w:b w:val="0"/>
          <w:noProof/>
          <w:sz w:val="22"/>
          <w:szCs w:val="22"/>
          <w:lang w:val="en-US" w:eastAsia="en-US"/>
        </w:rPr>
      </w:pPr>
      <w:hyperlink w:anchor="_Toc329528916" w:history="1">
        <w:r w:rsidRPr="0086031E">
          <w:rPr>
            <w:rStyle w:val="aff6"/>
            <w:noProof/>
          </w:rPr>
          <w:t>A.5</w:t>
        </w:r>
        <w:r w:rsidRPr="00652F87">
          <w:rPr>
            <w:rFonts w:ascii="Calibri" w:eastAsia="Times New Roman" w:hAnsi="Calibri"/>
            <w:b w:val="0"/>
            <w:noProof/>
            <w:sz w:val="22"/>
            <w:szCs w:val="22"/>
            <w:lang w:val="en-US" w:eastAsia="en-US"/>
          </w:rPr>
          <w:tab/>
        </w:r>
        <w:r w:rsidRPr="0086031E">
          <w:rPr>
            <w:rStyle w:val="aff6"/>
            <w:noProof/>
          </w:rPr>
          <w:t>Functions and Programs</w:t>
        </w:r>
        <w:r>
          <w:rPr>
            <w:noProof/>
            <w:webHidden/>
          </w:rPr>
          <w:tab/>
        </w:r>
        <w:r>
          <w:rPr>
            <w:noProof/>
            <w:webHidden/>
          </w:rPr>
          <w:fldChar w:fldCharType="begin"/>
        </w:r>
        <w:r>
          <w:rPr>
            <w:noProof/>
            <w:webHidden/>
          </w:rPr>
          <w:instrText xml:space="preserve"> PAGEREF _Toc329528916 \h </w:instrText>
        </w:r>
        <w:r>
          <w:rPr>
            <w:noProof/>
            <w:webHidden/>
          </w:rPr>
        </w:r>
        <w:r>
          <w:rPr>
            <w:noProof/>
            <w:webHidden/>
          </w:rPr>
          <w:fldChar w:fldCharType="separate"/>
        </w:r>
        <w:r>
          <w:rPr>
            <w:noProof/>
            <w:webHidden/>
          </w:rPr>
          <w:t>300</w:t>
        </w:r>
        <w:r>
          <w:rPr>
            <w:noProof/>
            <w:webHidden/>
          </w:rPr>
          <w:fldChar w:fldCharType="end"/>
        </w:r>
      </w:hyperlink>
    </w:p>
    <w:p w14:paraId="3F641CD0" w14:textId="77777777" w:rsidR="008E7E56" w:rsidRPr="00652F87" w:rsidRDefault="008E7E56">
      <w:pPr>
        <w:pStyle w:val="2b"/>
        <w:rPr>
          <w:rFonts w:ascii="Calibri" w:eastAsia="Times New Roman" w:hAnsi="Calibri"/>
          <w:b w:val="0"/>
          <w:noProof/>
          <w:sz w:val="22"/>
          <w:szCs w:val="22"/>
          <w:lang w:val="en-US" w:eastAsia="en-US"/>
        </w:rPr>
      </w:pPr>
      <w:hyperlink w:anchor="_Toc329528917" w:history="1">
        <w:r w:rsidRPr="0086031E">
          <w:rPr>
            <w:rStyle w:val="aff6"/>
            <w:noProof/>
          </w:rPr>
          <w:t>A.6</w:t>
        </w:r>
        <w:r w:rsidRPr="00652F87">
          <w:rPr>
            <w:rFonts w:ascii="Calibri" w:eastAsia="Times New Roman" w:hAnsi="Calibri"/>
            <w:b w:val="0"/>
            <w:noProof/>
            <w:sz w:val="22"/>
            <w:szCs w:val="22"/>
            <w:lang w:val="en-US" w:eastAsia="en-US"/>
          </w:rPr>
          <w:tab/>
        </w:r>
        <w:r w:rsidRPr="0086031E">
          <w:rPr>
            <w:rStyle w:val="aff6"/>
            <w:noProof/>
          </w:rPr>
          <w:t>Universal Resource Identifier Character Classes</w:t>
        </w:r>
        <w:r>
          <w:rPr>
            <w:noProof/>
            <w:webHidden/>
          </w:rPr>
          <w:tab/>
        </w:r>
        <w:r>
          <w:rPr>
            <w:noProof/>
            <w:webHidden/>
          </w:rPr>
          <w:fldChar w:fldCharType="begin"/>
        </w:r>
        <w:r>
          <w:rPr>
            <w:noProof/>
            <w:webHidden/>
          </w:rPr>
          <w:instrText xml:space="preserve"> PAGEREF _Toc329528917 \h </w:instrText>
        </w:r>
        <w:r>
          <w:rPr>
            <w:noProof/>
            <w:webHidden/>
          </w:rPr>
        </w:r>
        <w:r>
          <w:rPr>
            <w:noProof/>
            <w:webHidden/>
          </w:rPr>
          <w:fldChar w:fldCharType="separate"/>
        </w:r>
        <w:r>
          <w:rPr>
            <w:noProof/>
            <w:webHidden/>
          </w:rPr>
          <w:t>301</w:t>
        </w:r>
        <w:r>
          <w:rPr>
            <w:noProof/>
            <w:webHidden/>
          </w:rPr>
          <w:fldChar w:fldCharType="end"/>
        </w:r>
      </w:hyperlink>
    </w:p>
    <w:p w14:paraId="7EB2379E" w14:textId="77777777" w:rsidR="008E7E56" w:rsidRPr="00652F87" w:rsidRDefault="008E7E56">
      <w:pPr>
        <w:pStyle w:val="2b"/>
        <w:rPr>
          <w:rFonts w:ascii="Calibri" w:eastAsia="Times New Roman" w:hAnsi="Calibri"/>
          <w:b w:val="0"/>
          <w:noProof/>
          <w:sz w:val="22"/>
          <w:szCs w:val="22"/>
          <w:lang w:val="en-US" w:eastAsia="en-US"/>
        </w:rPr>
      </w:pPr>
      <w:hyperlink w:anchor="_Toc329528918" w:history="1">
        <w:r w:rsidRPr="0086031E">
          <w:rPr>
            <w:rStyle w:val="aff6"/>
            <w:noProof/>
          </w:rPr>
          <w:t>A.7</w:t>
        </w:r>
        <w:r w:rsidRPr="00652F87">
          <w:rPr>
            <w:rFonts w:ascii="Calibri" w:eastAsia="Times New Roman" w:hAnsi="Calibri"/>
            <w:b w:val="0"/>
            <w:noProof/>
            <w:sz w:val="22"/>
            <w:szCs w:val="22"/>
            <w:lang w:val="en-US" w:eastAsia="en-US"/>
          </w:rPr>
          <w:tab/>
        </w:r>
        <w:r w:rsidRPr="0086031E">
          <w:rPr>
            <w:rStyle w:val="aff6"/>
            <w:noProof/>
          </w:rPr>
          <w:t>Regular Expressions</w:t>
        </w:r>
        <w:r>
          <w:rPr>
            <w:noProof/>
            <w:webHidden/>
          </w:rPr>
          <w:tab/>
        </w:r>
        <w:r>
          <w:rPr>
            <w:noProof/>
            <w:webHidden/>
          </w:rPr>
          <w:fldChar w:fldCharType="begin"/>
        </w:r>
        <w:r>
          <w:rPr>
            <w:noProof/>
            <w:webHidden/>
          </w:rPr>
          <w:instrText xml:space="preserve"> PAGEREF _Toc329528918 \h </w:instrText>
        </w:r>
        <w:r>
          <w:rPr>
            <w:noProof/>
            <w:webHidden/>
          </w:rPr>
        </w:r>
        <w:r>
          <w:rPr>
            <w:noProof/>
            <w:webHidden/>
          </w:rPr>
          <w:fldChar w:fldCharType="separate"/>
        </w:r>
        <w:r>
          <w:rPr>
            <w:noProof/>
            <w:webHidden/>
          </w:rPr>
          <w:t>301</w:t>
        </w:r>
        <w:r>
          <w:rPr>
            <w:noProof/>
            <w:webHidden/>
          </w:rPr>
          <w:fldChar w:fldCharType="end"/>
        </w:r>
      </w:hyperlink>
    </w:p>
    <w:p w14:paraId="160CA35C" w14:textId="77777777" w:rsidR="008E7E56" w:rsidRPr="00652F87" w:rsidRDefault="008E7E56">
      <w:pPr>
        <w:pStyle w:val="2b"/>
        <w:rPr>
          <w:rFonts w:ascii="Calibri" w:eastAsia="Times New Roman" w:hAnsi="Calibri"/>
          <w:b w:val="0"/>
          <w:noProof/>
          <w:sz w:val="22"/>
          <w:szCs w:val="22"/>
          <w:lang w:val="en-US" w:eastAsia="en-US"/>
        </w:rPr>
      </w:pPr>
      <w:hyperlink w:anchor="_Toc329528919" w:history="1">
        <w:r w:rsidRPr="0086031E">
          <w:rPr>
            <w:rStyle w:val="aff6"/>
            <w:noProof/>
          </w:rPr>
          <w:t>A.8</w:t>
        </w:r>
        <w:r w:rsidRPr="00652F87">
          <w:rPr>
            <w:rFonts w:ascii="Calibri" w:eastAsia="Times New Roman" w:hAnsi="Calibri"/>
            <w:b w:val="0"/>
            <w:noProof/>
            <w:sz w:val="22"/>
            <w:szCs w:val="22"/>
            <w:lang w:val="en-US" w:eastAsia="en-US"/>
          </w:rPr>
          <w:tab/>
        </w:r>
        <w:r w:rsidRPr="0086031E">
          <w:rPr>
            <w:rStyle w:val="aff6"/>
            <w:noProof/>
          </w:rPr>
          <w:t>JSON</w:t>
        </w:r>
        <w:r>
          <w:rPr>
            <w:noProof/>
            <w:webHidden/>
          </w:rPr>
          <w:tab/>
        </w:r>
        <w:r>
          <w:rPr>
            <w:noProof/>
            <w:webHidden/>
          </w:rPr>
          <w:fldChar w:fldCharType="begin"/>
        </w:r>
        <w:r>
          <w:rPr>
            <w:noProof/>
            <w:webHidden/>
          </w:rPr>
          <w:instrText xml:space="preserve"> PAGEREF _Toc329528919 \h </w:instrText>
        </w:r>
        <w:r>
          <w:rPr>
            <w:noProof/>
            <w:webHidden/>
          </w:rPr>
        </w:r>
        <w:r>
          <w:rPr>
            <w:noProof/>
            <w:webHidden/>
          </w:rPr>
          <w:fldChar w:fldCharType="separate"/>
        </w:r>
        <w:r>
          <w:rPr>
            <w:noProof/>
            <w:webHidden/>
          </w:rPr>
          <w:t>303</w:t>
        </w:r>
        <w:r>
          <w:rPr>
            <w:noProof/>
            <w:webHidden/>
          </w:rPr>
          <w:fldChar w:fldCharType="end"/>
        </w:r>
      </w:hyperlink>
    </w:p>
    <w:p w14:paraId="7DE3B6BE" w14:textId="77777777" w:rsidR="008E7E56" w:rsidRPr="00652F87" w:rsidRDefault="008E7E56">
      <w:pPr>
        <w:pStyle w:val="3a"/>
        <w:rPr>
          <w:rFonts w:ascii="Calibri" w:eastAsia="Times New Roman" w:hAnsi="Calibri"/>
          <w:b w:val="0"/>
          <w:noProof/>
          <w:sz w:val="22"/>
          <w:szCs w:val="22"/>
          <w:lang w:val="en-US" w:eastAsia="en-US"/>
        </w:rPr>
      </w:pPr>
      <w:hyperlink w:anchor="_Toc329528920" w:history="1">
        <w:r w:rsidRPr="0086031E">
          <w:rPr>
            <w:rStyle w:val="aff6"/>
            <w:noProof/>
          </w:rPr>
          <w:t>A.8.1</w:t>
        </w:r>
        <w:r w:rsidRPr="00652F87">
          <w:rPr>
            <w:rFonts w:ascii="Calibri" w:eastAsia="Times New Roman" w:hAnsi="Calibri"/>
            <w:b w:val="0"/>
            <w:noProof/>
            <w:sz w:val="22"/>
            <w:szCs w:val="22"/>
            <w:lang w:val="en-US" w:eastAsia="en-US"/>
          </w:rPr>
          <w:tab/>
        </w:r>
        <w:r w:rsidRPr="0086031E">
          <w:rPr>
            <w:rStyle w:val="aff6"/>
            <w:noProof/>
          </w:rPr>
          <w:t>JSON Lexical Grammar</w:t>
        </w:r>
        <w:r>
          <w:rPr>
            <w:noProof/>
            <w:webHidden/>
          </w:rPr>
          <w:tab/>
        </w:r>
        <w:r>
          <w:rPr>
            <w:noProof/>
            <w:webHidden/>
          </w:rPr>
          <w:fldChar w:fldCharType="begin"/>
        </w:r>
        <w:r>
          <w:rPr>
            <w:noProof/>
            <w:webHidden/>
          </w:rPr>
          <w:instrText xml:space="preserve"> PAGEREF _Toc329528920 \h </w:instrText>
        </w:r>
        <w:r>
          <w:rPr>
            <w:noProof/>
            <w:webHidden/>
          </w:rPr>
        </w:r>
        <w:r>
          <w:rPr>
            <w:noProof/>
            <w:webHidden/>
          </w:rPr>
          <w:fldChar w:fldCharType="separate"/>
        </w:r>
        <w:r>
          <w:rPr>
            <w:noProof/>
            <w:webHidden/>
          </w:rPr>
          <w:t>303</w:t>
        </w:r>
        <w:r>
          <w:rPr>
            <w:noProof/>
            <w:webHidden/>
          </w:rPr>
          <w:fldChar w:fldCharType="end"/>
        </w:r>
      </w:hyperlink>
    </w:p>
    <w:p w14:paraId="23E68B50" w14:textId="77777777" w:rsidR="008E7E56" w:rsidRPr="00652F87" w:rsidRDefault="008E7E56">
      <w:pPr>
        <w:pStyle w:val="3a"/>
        <w:rPr>
          <w:rFonts w:ascii="Calibri" w:eastAsia="Times New Roman" w:hAnsi="Calibri"/>
          <w:b w:val="0"/>
          <w:noProof/>
          <w:sz w:val="22"/>
          <w:szCs w:val="22"/>
          <w:lang w:val="en-US" w:eastAsia="en-US"/>
        </w:rPr>
      </w:pPr>
      <w:hyperlink w:anchor="_Toc329528921" w:history="1">
        <w:r w:rsidRPr="0086031E">
          <w:rPr>
            <w:rStyle w:val="aff6"/>
            <w:noProof/>
          </w:rPr>
          <w:t>A.8.2</w:t>
        </w:r>
        <w:r w:rsidRPr="00652F87">
          <w:rPr>
            <w:rFonts w:ascii="Calibri" w:eastAsia="Times New Roman" w:hAnsi="Calibri"/>
            <w:b w:val="0"/>
            <w:noProof/>
            <w:sz w:val="22"/>
            <w:szCs w:val="22"/>
            <w:lang w:val="en-US" w:eastAsia="en-US"/>
          </w:rPr>
          <w:tab/>
        </w:r>
        <w:r w:rsidRPr="0086031E">
          <w:rPr>
            <w:rStyle w:val="aff6"/>
            <w:noProof/>
          </w:rPr>
          <w:t>JSON Syntactic Grammar</w:t>
        </w:r>
        <w:r>
          <w:rPr>
            <w:noProof/>
            <w:webHidden/>
          </w:rPr>
          <w:tab/>
        </w:r>
        <w:r>
          <w:rPr>
            <w:noProof/>
            <w:webHidden/>
          </w:rPr>
          <w:fldChar w:fldCharType="begin"/>
        </w:r>
        <w:r>
          <w:rPr>
            <w:noProof/>
            <w:webHidden/>
          </w:rPr>
          <w:instrText xml:space="preserve"> PAGEREF _Toc329528921 \h </w:instrText>
        </w:r>
        <w:r>
          <w:rPr>
            <w:noProof/>
            <w:webHidden/>
          </w:rPr>
        </w:r>
        <w:r>
          <w:rPr>
            <w:noProof/>
            <w:webHidden/>
          </w:rPr>
          <w:fldChar w:fldCharType="separate"/>
        </w:r>
        <w:r>
          <w:rPr>
            <w:noProof/>
            <w:webHidden/>
          </w:rPr>
          <w:t>304</w:t>
        </w:r>
        <w:r>
          <w:rPr>
            <w:noProof/>
            <w:webHidden/>
          </w:rPr>
          <w:fldChar w:fldCharType="end"/>
        </w:r>
      </w:hyperlink>
    </w:p>
    <w:p w14:paraId="5E7B524E" w14:textId="77777777" w:rsidR="008E7E56" w:rsidRPr="00652F87" w:rsidRDefault="008E7E56">
      <w:pPr>
        <w:pStyle w:val="12"/>
        <w:rPr>
          <w:rFonts w:ascii="Calibri" w:eastAsia="Times New Roman" w:hAnsi="Calibri"/>
          <w:b w:val="0"/>
          <w:noProof/>
          <w:sz w:val="22"/>
          <w:szCs w:val="22"/>
          <w:lang w:val="en-US" w:eastAsia="en-US"/>
        </w:rPr>
      </w:pPr>
      <w:hyperlink w:anchor="_Toc329528922" w:history="1">
        <w:r w:rsidRPr="0086031E">
          <w:rPr>
            <w:rStyle w:val="aff6"/>
            <w:noProof/>
          </w:rPr>
          <w:t>Annex B  (normative)  Additional ECMAScript Features for Web Browsers</w:t>
        </w:r>
        <w:r>
          <w:rPr>
            <w:noProof/>
            <w:webHidden/>
          </w:rPr>
          <w:tab/>
        </w:r>
        <w:r>
          <w:rPr>
            <w:noProof/>
            <w:webHidden/>
          </w:rPr>
          <w:fldChar w:fldCharType="begin"/>
        </w:r>
        <w:r>
          <w:rPr>
            <w:noProof/>
            <w:webHidden/>
          </w:rPr>
          <w:instrText xml:space="preserve"> PAGEREF _Toc329528922 \h </w:instrText>
        </w:r>
        <w:r>
          <w:rPr>
            <w:noProof/>
            <w:webHidden/>
          </w:rPr>
        </w:r>
        <w:r>
          <w:rPr>
            <w:noProof/>
            <w:webHidden/>
          </w:rPr>
          <w:fldChar w:fldCharType="separate"/>
        </w:r>
        <w:r>
          <w:rPr>
            <w:noProof/>
            <w:webHidden/>
          </w:rPr>
          <w:t>307</w:t>
        </w:r>
        <w:r>
          <w:rPr>
            <w:noProof/>
            <w:webHidden/>
          </w:rPr>
          <w:fldChar w:fldCharType="end"/>
        </w:r>
      </w:hyperlink>
    </w:p>
    <w:p w14:paraId="3C1156CC" w14:textId="77777777" w:rsidR="008E7E56" w:rsidRPr="00652F87" w:rsidRDefault="008E7E56">
      <w:pPr>
        <w:pStyle w:val="2b"/>
        <w:rPr>
          <w:rFonts w:ascii="Calibri" w:eastAsia="Times New Roman" w:hAnsi="Calibri"/>
          <w:b w:val="0"/>
          <w:noProof/>
          <w:sz w:val="22"/>
          <w:szCs w:val="22"/>
          <w:lang w:val="en-US" w:eastAsia="en-US"/>
        </w:rPr>
      </w:pPr>
      <w:hyperlink w:anchor="_Toc329528923" w:history="1">
        <w:r w:rsidRPr="0086031E">
          <w:rPr>
            <w:rStyle w:val="aff6"/>
            <w:noProof/>
          </w:rPr>
          <w:t>B.1</w:t>
        </w:r>
        <w:r w:rsidRPr="00652F87">
          <w:rPr>
            <w:rFonts w:ascii="Calibri" w:eastAsia="Times New Roman" w:hAnsi="Calibri"/>
            <w:b w:val="0"/>
            <w:noProof/>
            <w:sz w:val="22"/>
            <w:szCs w:val="22"/>
            <w:lang w:val="en-US" w:eastAsia="en-US"/>
          </w:rPr>
          <w:tab/>
        </w:r>
        <w:r w:rsidRPr="0086031E">
          <w:rPr>
            <w:rStyle w:val="aff6"/>
            <w:noProof/>
          </w:rPr>
          <w:t>Additional Syntax</w:t>
        </w:r>
        <w:r>
          <w:rPr>
            <w:noProof/>
            <w:webHidden/>
          </w:rPr>
          <w:tab/>
        </w:r>
        <w:r>
          <w:rPr>
            <w:noProof/>
            <w:webHidden/>
          </w:rPr>
          <w:fldChar w:fldCharType="begin"/>
        </w:r>
        <w:r>
          <w:rPr>
            <w:noProof/>
            <w:webHidden/>
          </w:rPr>
          <w:instrText xml:space="preserve"> PAGEREF _Toc329528923 \h </w:instrText>
        </w:r>
        <w:r>
          <w:rPr>
            <w:noProof/>
            <w:webHidden/>
          </w:rPr>
        </w:r>
        <w:r>
          <w:rPr>
            <w:noProof/>
            <w:webHidden/>
          </w:rPr>
          <w:fldChar w:fldCharType="separate"/>
        </w:r>
        <w:r>
          <w:rPr>
            <w:noProof/>
            <w:webHidden/>
          </w:rPr>
          <w:t>307</w:t>
        </w:r>
        <w:r>
          <w:rPr>
            <w:noProof/>
            <w:webHidden/>
          </w:rPr>
          <w:fldChar w:fldCharType="end"/>
        </w:r>
      </w:hyperlink>
    </w:p>
    <w:p w14:paraId="003BAF7F" w14:textId="77777777" w:rsidR="008E7E56" w:rsidRPr="00652F87" w:rsidRDefault="008E7E56">
      <w:pPr>
        <w:pStyle w:val="3a"/>
        <w:rPr>
          <w:rFonts w:ascii="Calibri" w:eastAsia="Times New Roman" w:hAnsi="Calibri"/>
          <w:b w:val="0"/>
          <w:noProof/>
          <w:sz w:val="22"/>
          <w:szCs w:val="22"/>
          <w:lang w:val="en-US" w:eastAsia="en-US"/>
        </w:rPr>
      </w:pPr>
      <w:hyperlink w:anchor="_Toc329528925" w:history="1">
        <w:r w:rsidRPr="0086031E">
          <w:rPr>
            <w:rStyle w:val="aff6"/>
            <w:noProof/>
          </w:rPr>
          <w:t>B.1.1</w:t>
        </w:r>
        <w:r w:rsidRPr="00652F87">
          <w:rPr>
            <w:rFonts w:ascii="Calibri" w:eastAsia="Times New Roman" w:hAnsi="Calibri"/>
            <w:b w:val="0"/>
            <w:noProof/>
            <w:sz w:val="22"/>
            <w:szCs w:val="22"/>
            <w:lang w:val="en-US" w:eastAsia="en-US"/>
          </w:rPr>
          <w:tab/>
        </w:r>
        <w:r w:rsidRPr="0086031E">
          <w:rPr>
            <w:rStyle w:val="aff6"/>
            <w:noProof/>
          </w:rPr>
          <w:t>Numeric Literals</w:t>
        </w:r>
        <w:r>
          <w:rPr>
            <w:noProof/>
            <w:webHidden/>
          </w:rPr>
          <w:tab/>
        </w:r>
        <w:r>
          <w:rPr>
            <w:noProof/>
            <w:webHidden/>
          </w:rPr>
          <w:fldChar w:fldCharType="begin"/>
        </w:r>
        <w:r>
          <w:rPr>
            <w:noProof/>
            <w:webHidden/>
          </w:rPr>
          <w:instrText xml:space="preserve"> PAGEREF _Toc329528925 \h </w:instrText>
        </w:r>
        <w:r>
          <w:rPr>
            <w:noProof/>
            <w:webHidden/>
          </w:rPr>
        </w:r>
        <w:r>
          <w:rPr>
            <w:noProof/>
            <w:webHidden/>
          </w:rPr>
          <w:fldChar w:fldCharType="separate"/>
        </w:r>
        <w:r>
          <w:rPr>
            <w:noProof/>
            <w:webHidden/>
          </w:rPr>
          <w:t>307</w:t>
        </w:r>
        <w:r>
          <w:rPr>
            <w:noProof/>
            <w:webHidden/>
          </w:rPr>
          <w:fldChar w:fldCharType="end"/>
        </w:r>
      </w:hyperlink>
    </w:p>
    <w:p w14:paraId="0CC85762" w14:textId="77777777" w:rsidR="008E7E56" w:rsidRPr="00652F87" w:rsidRDefault="008E7E56">
      <w:pPr>
        <w:pStyle w:val="3a"/>
        <w:rPr>
          <w:rFonts w:ascii="Calibri" w:eastAsia="Times New Roman" w:hAnsi="Calibri"/>
          <w:b w:val="0"/>
          <w:noProof/>
          <w:sz w:val="22"/>
          <w:szCs w:val="22"/>
          <w:lang w:val="en-US" w:eastAsia="en-US"/>
        </w:rPr>
      </w:pPr>
      <w:hyperlink w:anchor="_Toc329528926" w:history="1">
        <w:r w:rsidRPr="0086031E">
          <w:rPr>
            <w:rStyle w:val="aff6"/>
            <w:noProof/>
          </w:rPr>
          <w:t>B.1.2</w:t>
        </w:r>
        <w:r w:rsidRPr="00652F87">
          <w:rPr>
            <w:rFonts w:ascii="Calibri" w:eastAsia="Times New Roman" w:hAnsi="Calibri"/>
            <w:b w:val="0"/>
            <w:noProof/>
            <w:sz w:val="22"/>
            <w:szCs w:val="22"/>
            <w:lang w:val="en-US" w:eastAsia="en-US"/>
          </w:rPr>
          <w:tab/>
        </w:r>
        <w:r w:rsidRPr="0086031E">
          <w:rPr>
            <w:rStyle w:val="aff6"/>
            <w:noProof/>
          </w:rPr>
          <w:t>String Literals</w:t>
        </w:r>
        <w:r>
          <w:rPr>
            <w:noProof/>
            <w:webHidden/>
          </w:rPr>
          <w:tab/>
        </w:r>
        <w:r>
          <w:rPr>
            <w:noProof/>
            <w:webHidden/>
          </w:rPr>
          <w:fldChar w:fldCharType="begin"/>
        </w:r>
        <w:r>
          <w:rPr>
            <w:noProof/>
            <w:webHidden/>
          </w:rPr>
          <w:instrText xml:space="preserve"> PAGEREF _Toc329528926 \h </w:instrText>
        </w:r>
        <w:r>
          <w:rPr>
            <w:noProof/>
            <w:webHidden/>
          </w:rPr>
        </w:r>
        <w:r>
          <w:rPr>
            <w:noProof/>
            <w:webHidden/>
          </w:rPr>
          <w:fldChar w:fldCharType="separate"/>
        </w:r>
        <w:r>
          <w:rPr>
            <w:noProof/>
            <w:webHidden/>
          </w:rPr>
          <w:t>307</w:t>
        </w:r>
        <w:r>
          <w:rPr>
            <w:noProof/>
            <w:webHidden/>
          </w:rPr>
          <w:fldChar w:fldCharType="end"/>
        </w:r>
      </w:hyperlink>
    </w:p>
    <w:p w14:paraId="7CCCFF93" w14:textId="77777777" w:rsidR="008E7E56" w:rsidRPr="00652F87" w:rsidRDefault="008E7E56">
      <w:pPr>
        <w:pStyle w:val="2b"/>
        <w:rPr>
          <w:rFonts w:ascii="Calibri" w:eastAsia="Times New Roman" w:hAnsi="Calibri"/>
          <w:b w:val="0"/>
          <w:noProof/>
          <w:sz w:val="22"/>
          <w:szCs w:val="22"/>
          <w:lang w:val="en-US" w:eastAsia="en-US"/>
        </w:rPr>
      </w:pPr>
      <w:hyperlink w:anchor="_Toc329528927" w:history="1">
        <w:r w:rsidRPr="0086031E">
          <w:rPr>
            <w:rStyle w:val="aff6"/>
            <w:noProof/>
          </w:rPr>
          <w:t>B.2</w:t>
        </w:r>
        <w:r w:rsidRPr="00652F87">
          <w:rPr>
            <w:rFonts w:ascii="Calibri" w:eastAsia="Times New Roman" w:hAnsi="Calibri"/>
            <w:b w:val="0"/>
            <w:noProof/>
            <w:sz w:val="22"/>
            <w:szCs w:val="22"/>
            <w:lang w:val="en-US" w:eastAsia="en-US"/>
          </w:rPr>
          <w:tab/>
        </w:r>
        <w:r w:rsidRPr="0086031E">
          <w:rPr>
            <w:rStyle w:val="aff6"/>
            <w:noProof/>
          </w:rPr>
          <w:t>Additional Properties</w:t>
        </w:r>
        <w:r>
          <w:rPr>
            <w:noProof/>
            <w:webHidden/>
          </w:rPr>
          <w:tab/>
        </w:r>
        <w:r>
          <w:rPr>
            <w:noProof/>
            <w:webHidden/>
          </w:rPr>
          <w:fldChar w:fldCharType="begin"/>
        </w:r>
        <w:r>
          <w:rPr>
            <w:noProof/>
            <w:webHidden/>
          </w:rPr>
          <w:instrText xml:space="preserve"> PAGEREF _Toc329528927 \h </w:instrText>
        </w:r>
        <w:r>
          <w:rPr>
            <w:noProof/>
            <w:webHidden/>
          </w:rPr>
        </w:r>
        <w:r>
          <w:rPr>
            <w:noProof/>
            <w:webHidden/>
          </w:rPr>
          <w:fldChar w:fldCharType="separate"/>
        </w:r>
        <w:r>
          <w:rPr>
            <w:noProof/>
            <w:webHidden/>
          </w:rPr>
          <w:t>308</w:t>
        </w:r>
        <w:r>
          <w:rPr>
            <w:noProof/>
            <w:webHidden/>
          </w:rPr>
          <w:fldChar w:fldCharType="end"/>
        </w:r>
      </w:hyperlink>
    </w:p>
    <w:p w14:paraId="5F75A2BA" w14:textId="77777777" w:rsidR="008E7E56" w:rsidRPr="00652F87" w:rsidRDefault="008E7E56">
      <w:pPr>
        <w:pStyle w:val="3a"/>
        <w:rPr>
          <w:rFonts w:ascii="Calibri" w:eastAsia="Times New Roman" w:hAnsi="Calibri"/>
          <w:b w:val="0"/>
          <w:noProof/>
          <w:sz w:val="22"/>
          <w:szCs w:val="22"/>
          <w:lang w:val="en-US" w:eastAsia="en-US"/>
        </w:rPr>
      </w:pPr>
      <w:hyperlink w:anchor="_Toc329528928" w:history="1">
        <w:r w:rsidRPr="0086031E">
          <w:rPr>
            <w:rStyle w:val="aff6"/>
            <w:noProof/>
          </w:rPr>
          <w:t>B.2.1</w:t>
        </w:r>
        <w:r w:rsidRPr="00652F87">
          <w:rPr>
            <w:rFonts w:ascii="Calibri" w:eastAsia="Times New Roman" w:hAnsi="Calibri"/>
            <w:b w:val="0"/>
            <w:noProof/>
            <w:sz w:val="22"/>
            <w:szCs w:val="22"/>
            <w:lang w:val="en-US" w:eastAsia="en-US"/>
          </w:rPr>
          <w:tab/>
        </w:r>
        <w:r w:rsidRPr="0086031E">
          <w:rPr>
            <w:rStyle w:val="aff6"/>
            <w:noProof/>
          </w:rPr>
          <w:t>Additional Properties of the Global Object</w:t>
        </w:r>
        <w:r>
          <w:rPr>
            <w:noProof/>
            <w:webHidden/>
          </w:rPr>
          <w:tab/>
        </w:r>
        <w:r>
          <w:rPr>
            <w:noProof/>
            <w:webHidden/>
          </w:rPr>
          <w:fldChar w:fldCharType="begin"/>
        </w:r>
        <w:r>
          <w:rPr>
            <w:noProof/>
            <w:webHidden/>
          </w:rPr>
          <w:instrText xml:space="preserve"> PAGEREF _Toc329528928 \h </w:instrText>
        </w:r>
        <w:r>
          <w:rPr>
            <w:noProof/>
            <w:webHidden/>
          </w:rPr>
        </w:r>
        <w:r>
          <w:rPr>
            <w:noProof/>
            <w:webHidden/>
          </w:rPr>
          <w:fldChar w:fldCharType="separate"/>
        </w:r>
        <w:r>
          <w:rPr>
            <w:noProof/>
            <w:webHidden/>
          </w:rPr>
          <w:t>308</w:t>
        </w:r>
        <w:r>
          <w:rPr>
            <w:noProof/>
            <w:webHidden/>
          </w:rPr>
          <w:fldChar w:fldCharType="end"/>
        </w:r>
      </w:hyperlink>
    </w:p>
    <w:p w14:paraId="3EF09FB3" w14:textId="77777777" w:rsidR="008E7E56" w:rsidRPr="00652F87" w:rsidRDefault="008E7E56">
      <w:pPr>
        <w:pStyle w:val="3a"/>
        <w:rPr>
          <w:rFonts w:ascii="Calibri" w:eastAsia="Times New Roman" w:hAnsi="Calibri"/>
          <w:b w:val="0"/>
          <w:noProof/>
          <w:sz w:val="22"/>
          <w:szCs w:val="22"/>
          <w:lang w:val="en-US" w:eastAsia="en-US"/>
        </w:rPr>
      </w:pPr>
      <w:hyperlink w:anchor="_Toc329528929" w:history="1">
        <w:r w:rsidRPr="0086031E">
          <w:rPr>
            <w:rStyle w:val="aff6"/>
            <w:noProof/>
          </w:rPr>
          <w:t>B.2.2</w:t>
        </w:r>
        <w:r w:rsidRPr="00652F87">
          <w:rPr>
            <w:rFonts w:ascii="Calibri" w:eastAsia="Times New Roman" w:hAnsi="Calibri"/>
            <w:b w:val="0"/>
            <w:noProof/>
            <w:sz w:val="22"/>
            <w:szCs w:val="22"/>
            <w:lang w:val="en-US" w:eastAsia="en-US"/>
          </w:rPr>
          <w:tab/>
        </w:r>
        <w:r w:rsidRPr="0086031E">
          <w:rPr>
            <w:rStyle w:val="aff6"/>
            <w:noProof/>
          </w:rPr>
          <w:t>Additional Properties of the String.prototype Object</w:t>
        </w:r>
        <w:r>
          <w:rPr>
            <w:noProof/>
            <w:webHidden/>
          </w:rPr>
          <w:tab/>
        </w:r>
        <w:r>
          <w:rPr>
            <w:noProof/>
            <w:webHidden/>
          </w:rPr>
          <w:fldChar w:fldCharType="begin"/>
        </w:r>
        <w:r>
          <w:rPr>
            <w:noProof/>
            <w:webHidden/>
          </w:rPr>
          <w:instrText xml:space="preserve"> PAGEREF _Toc329528929 \h </w:instrText>
        </w:r>
        <w:r>
          <w:rPr>
            <w:noProof/>
            <w:webHidden/>
          </w:rPr>
        </w:r>
        <w:r>
          <w:rPr>
            <w:noProof/>
            <w:webHidden/>
          </w:rPr>
          <w:fldChar w:fldCharType="separate"/>
        </w:r>
        <w:r>
          <w:rPr>
            <w:noProof/>
            <w:webHidden/>
          </w:rPr>
          <w:t>309</w:t>
        </w:r>
        <w:r>
          <w:rPr>
            <w:noProof/>
            <w:webHidden/>
          </w:rPr>
          <w:fldChar w:fldCharType="end"/>
        </w:r>
      </w:hyperlink>
    </w:p>
    <w:p w14:paraId="302B5F9C" w14:textId="77777777" w:rsidR="008E7E56" w:rsidRPr="00652F87" w:rsidRDefault="008E7E56">
      <w:pPr>
        <w:pStyle w:val="3a"/>
        <w:rPr>
          <w:rFonts w:ascii="Calibri" w:eastAsia="Times New Roman" w:hAnsi="Calibri"/>
          <w:b w:val="0"/>
          <w:noProof/>
          <w:sz w:val="22"/>
          <w:szCs w:val="22"/>
          <w:lang w:val="en-US" w:eastAsia="en-US"/>
        </w:rPr>
      </w:pPr>
      <w:hyperlink w:anchor="_Toc329528930" w:history="1">
        <w:r w:rsidRPr="0086031E">
          <w:rPr>
            <w:rStyle w:val="aff6"/>
            <w:noProof/>
          </w:rPr>
          <w:t>B.2.3</w:t>
        </w:r>
        <w:r w:rsidRPr="00652F87">
          <w:rPr>
            <w:rFonts w:ascii="Calibri" w:eastAsia="Times New Roman" w:hAnsi="Calibri"/>
            <w:b w:val="0"/>
            <w:noProof/>
            <w:sz w:val="22"/>
            <w:szCs w:val="22"/>
            <w:lang w:val="en-US" w:eastAsia="en-US"/>
          </w:rPr>
          <w:tab/>
        </w:r>
        <w:r w:rsidRPr="0086031E">
          <w:rPr>
            <w:rStyle w:val="aff6"/>
            <w:noProof/>
          </w:rPr>
          <w:t>Additional Properties of the Date.prototype Object</w:t>
        </w:r>
        <w:r>
          <w:rPr>
            <w:noProof/>
            <w:webHidden/>
          </w:rPr>
          <w:tab/>
        </w:r>
        <w:r>
          <w:rPr>
            <w:noProof/>
            <w:webHidden/>
          </w:rPr>
          <w:fldChar w:fldCharType="begin"/>
        </w:r>
        <w:r>
          <w:rPr>
            <w:noProof/>
            <w:webHidden/>
          </w:rPr>
          <w:instrText xml:space="preserve"> PAGEREF _Toc329528930 \h </w:instrText>
        </w:r>
        <w:r>
          <w:rPr>
            <w:noProof/>
            <w:webHidden/>
          </w:rPr>
        </w:r>
        <w:r>
          <w:rPr>
            <w:noProof/>
            <w:webHidden/>
          </w:rPr>
          <w:fldChar w:fldCharType="separate"/>
        </w:r>
        <w:r>
          <w:rPr>
            <w:noProof/>
            <w:webHidden/>
          </w:rPr>
          <w:t>312</w:t>
        </w:r>
        <w:r>
          <w:rPr>
            <w:noProof/>
            <w:webHidden/>
          </w:rPr>
          <w:fldChar w:fldCharType="end"/>
        </w:r>
      </w:hyperlink>
    </w:p>
    <w:p w14:paraId="0AFFA563" w14:textId="77777777" w:rsidR="008E7E56" w:rsidRPr="00652F87" w:rsidRDefault="008E7E56">
      <w:pPr>
        <w:pStyle w:val="2b"/>
        <w:rPr>
          <w:rFonts w:ascii="Calibri" w:eastAsia="Times New Roman" w:hAnsi="Calibri"/>
          <w:b w:val="0"/>
          <w:noProof/>
          <w:sz w:val="22"/>
          <w:szCs w:val="22"/>
          <w:lang w:val="en-US" w:eastAsia="en-US"/>
        </w:rPr>
      </w:pPr>
      <w:hyperlink w:anchor="_Toc329528931" w:history="1">
        <w:r w:rsidRPr="0086031E">
          <w:rPr>
            <w:rStyle w:val="aff6"/>
            <w:noProof/>
          </w:rPr>
          <w:t>B.3</w:t>
        </w:r>
        <w:r w:rsidRPr="00652F87">
          <w:rPr>
            <w:rFonts w:ascii="Calibri" w:eastAsia="Times New Roman" w:hAnsi="Calibri"/>
            <w:b w:val="0"/>
            <w:noProof/>
            <w:sz w:val="22"/>
            <w:szCs w:val="22"/>
            <w:lang w:val="en-US" w:eastAsia="en-US"/>
          </w:rPr>
          <w:tab/>
        </w:r>
        <w:r w:rsidRPr="0086031E">
          <w:rPr>
            <w:rStyle w:val="aff6"/>
            <w:noProof/>
          </w:rPr>
          <w:t>Other Additional Features</w:t>
        </w:r>
        <w:r>
          <w:rPr>
            <w:noProof/>
            <w:webHidden/>
          </w:rPr>
          <w:tab/>
        </w:r>
        <w:r>
          <w:rPr>
            <w:noProof/>
            <w:webHidden/>
          </w:rPr>
          <w:fldChar w:fldCharType="begin"/>
        </w:r>
        <w:r>
          <w:rPr>
            <w:noProof/>
            <w:webHidden/>
          </w:rPr>
          <w:instrText xml:space="preserve"> PAGEREF _Toc329528931 \h </w:instrText>
        </w:r>
        <w:r>
          <w:rPr>
            <w:noProof/>
            <w:webHidden/>
          </w:rPr>
        </w:r>
        <w:r>
          <w:rPr>
            <w:noProof/>
            <w:webHidden/>
          </w:rPr>
          <w:fldChar w:fldCharType="separate"/>
        </w:r>
        <w:r>
          <w:rPr>
            <w:noProof/>
            <w:webHidden/>
          </w:rPr>
          <w:t>313</w:t>
        </w:r>
        <w:r>
          <w:rPr>
            <w:noProof/>
            <w:webHidden/>
          </w:rPr>
          <w:fldChar w:fldCharType="end"/>
        </w:r>
      </w:hyperlink>
    </w:p>
    <w:p w14:paraId="0C7885E8" w14:textId="77777777" w:rsidR="008E7E56" w:rsidRPr="00652F87" w:rsidRDefault="008E7E56">
      <w:pPr>
        <w:pStyle w:val="3a"/>
        <w:rPr>
          <w:rFonts w:ascii="Calibri" w:eastAsia="Times New Roman" w:hAnsi="Calibri"/>
          <w:b w:val="0"/>
          <w:noProof/>
          <w:sz w:val="22"/>
          <w:szCs w:val="22"/>
          <w:lang w:val="en-US" w:eastAsia="en-US"/>
        </w:rPr>
      </w:pPr>
      <w:hyperlink w:anchor="_Toc329528932" w:history="1">
        <w:r w:rsidRPr="0086031E">
          <w:rPr>
            <w:rStyle w:val="aff6"/>
            <w:noProof/>
          </w:rPr>
          <w:t>B.3.1</w:t>
        </w:r>
        <w:r w:rsidRPr="00652F87">
          <w:rPr>
            <w:rFonts w:ascii="Calibri" w:eastAsia="Times New Roman" w:hAnsi="Calibri"/>
            <w:b w:val="0"/>
            <w:noProof/>
            <w:sz w:val="22"/>
            <w:szCs w:val="22"/>
            <w:lang w:val="en-US" w:eastAsia="en-US"/>
          </w:rPr>
          <w:tab/>
        </w:r>
        <w:r w:rsidRPr="0086031E">
          <w:rPr>
            <w:rStyle w:val="aff6"/>
            <w:noProof/>
          </w:rPr>
          <w:t>The __proto__ pseudo property.</w:t>
        </w:r>
        <w:r>
          <w:rPr>
            <w:noProof/>
            <w:webHidden/>
          </w:rPr>
          <w:tab/>
        </w:r>
        <w:r>
          <w:rPr>
            <w:noProof/>
            <w:webHidden/>
          </w:rPr>
          <w:fldChar w:fldCharType="begin"/>
        </w:r>
        <w:r>
          <w:rPr>
            <w:noProof/>
            <w:webHidden/>
          </w:rPr>
          <w:instrText xml:space="preserve"> PAGEREF _Toc329528932 \h </w:instrText>
        </w:r>
        <w:r>
          <w:rPr>
            <w:noProof/>
            <w:webHidden/>
          </w:rPr>
        </w:r>
        <w:r>
          <w:rPr>
            <w:noProof/>
            <w:webHidden/>
          </w:rPr>
          <w:fldChar w:fldCharType="separate"/>
        </w:r>
        <w:r>
          <w:rPr>
            <w:noProof/>
            <w:webHidden/>
          </w:rPr>
          <w:t>313</w:t>
        </w:r>
        <w:r>
          <w:rPr>
            <w:noProof/>
            <w:webHidden/>
          </w:rPr>
          <w:fldChar w:fldCharType="end"/>
        </w:r>
      </w:hyperlink>
    </w:p>
    <w:p w14:paraId="06B5DEF1" w14:textId="77777777" w:rsidR="008E7E56" w:rsidRPr="00652F87" w:rsidRDefault="008E7E56">
      <w:pPr>
        <w:pStyle w:val="12"/>
        <w:rPr>
          <w:rFonts w:ascii="Calibri" w:eastAsia="Times New Roman" w:hAnsi="Calibri"/>
          <w:b w:val="0"/>
          <w:noProof/>
          <w:sz w:val="22"/>
          <w:szCs w:val="22"/>
          <w:lang w:val="en-US" w:eastAsia="en-US"/>
        </w:rPr>
      </w:pPr>
      <w:hyperlink w:anchor="_Toc329528933" w:history="1">
        <w:r w:rsidRPr="0086031E">
          <w:rPr>
            <w:rStyle w:val="aff6"/>
            <w:noProof/>
          </w:rPr>
          <w:t>Annex C (informative)  The Strict Mode of ECMAScript</w:t>
        </w:r>
        <w:r>
          <w:rPr>
            <w:noProof/>
            <w:webHidden/>
          </w:rPr>
          <w:tab/>
        </w:r>
        <w:r>
          <w:rPr>
            <w:noProof/>
            <w:webHidden/>
          </w:rPr>
          <w:fldChar w:fldCharType="begin"/>
        </w:r>
        <w:r>
          <w:rPr>
            <w:noProof/>
            <w:webHidden/>
          </w:rPr>
          <w:instrText xml:space="preserve"> PAGEREF _Toc329528933 \h </w:instrText>
        </w:r>
        <w:r>
          <w:rPr>
            <w:noProof/>
            <w:webHidden/>
          </w:rPr>
        </w:r>
        <w:r>
          <w:rPr>
            <w:noProof/>
            <w:webHidden/>
          </w:rPr>
          <w:fldChar w:fldCharType="separate"/>
        </w:r>
        <w:r>
          <w:rPr>
            <w:noProof/>
            <w:webHidden/>
          </w:rPr>
          <w:t>315</w:t>
        </w:r>
        <w:r>
          <w:rPr>
            <w:noProof/>
            <w:webHidden/>
          </w:rPr>
          <w:fldChar w:fldCharType="end"/>
        </w:r>
      </w:hyperlink>
    </w:p>
    <w:p w14:paraId="0A3665DF" w14:textId="77777777" w:rsidR="008E7E56" w:rsidRPr="00652F87" w:rsidRDefault="008E7E56">
      <w:pPr>
        <w:pStyle w:val="12"/>
        <w:rPr>
          <w:rFonts w:ascii="Calibri" w:eastAsia="Times New Roman" w:hAnsi="Calibri"/>
          <w:b w:val="0"/>
          <w:noProof/>
          <w:sz w:val="22"/>
          <w:szCs w:val="22"/>
          <w:lang w:val="en-US" w:eastAsia="en-US"/>
        </w:rPr>
      </w:pPr>
      <w:hyperlink w:anchor="_Toc329528934" w:history="1">
        <w:r w:rsidRPr="0086031E">
          <w:rPr>
            <w:rStyle w:val="aff6"/>
            <w:noProof/>
          </w:rPr>
          <w:t>Annex D (informative) Corrections and Clarifications with Possible Compatibility Impact</w:t>
        </w:r>
        <w:r>
          <w:rPr>
            <w:noProof/>
            <w:webHidden/>
          </w:rPr>
          <w:tab/>
        </w:r>
        <w:r>
          <w:rPr>
            <w:noProof/>
            <w:webHidden/>
          </w:rPr>
          <w:fldChar w:fldCharType="begin"/>
        </w:r>
        <w:r>
          <w:rPr>
            <w:noProof/>
            <w:webHidden/>
          </w:rPr>
          <w:instrText xml:space="preserve"> PAGEREF _Toc329528934 \h </w:instrText>
        </w:r>
        <w:r>
          <w:rPr>
            <w:noProof/>
            <w:webHidden/>
          </w:rPr>
        </w:r>
        <w:r>
          <w:rPr>
            <w:noProof/>
            <w:webHidden/>
          </w:rPr>
          <w:fldChar w:fldCharType="separate"/>
        </w:r>
        <w:r>
          <w:rPr>
            <w:noProof/>
            <w:webHidden/>
          </w:rPr>
          <w:t>317</w:t>
        </w:r>
        <w:r>
          <w:rPr>
            <w:noProof/>
            <w:webHidden/>
          </w:rPr>
          <w:fldChar w:fldCharType="end"/>
        </w:r>
      </w:hyperlink>
    </w:p>
    <w:p w14:paraId="63EED6D4" w14:textId="77777777" w:rsidR="008E7E56" w:rsidRPr="00652F87" w:rsidRDefault="008E7E56">
      <w:pPr>
        <w:pStyle w:val="2b"/>
        <w:rPr>
          <w:rFonts w:ascii="Calibri" w:eastAsia="Times New Roman" w:hAnsi="Calibri"/>
          <w:b w:val="0"/>
          <w:noProof/>
          <w:sz w:val="22"/>
          <w:szCs w:val="22"/>
          <w:lang w:val="en-US" w:eastAsia="en-US"/>
        </w:rPr>
      </w:pPr>
      <w:hyperlink w:anchor="_Toc329528935" w:history="1">
        <w:r w:rsidRPr="0086031E">
          <w:rPr>
            <w:rStyle w:val="aff6"/>
            <w:noProof/>
          </w:rPr>
          <w:t>In Edition 6</w:t>
        </w:r>
        <w:r>
          <w:rPr>
            <w:noProof/>
            <w:webHidden/>
          </w:rPr>
          <w:tab/>
        </w:r>
        <w:r>
          <w:rPr>
            <w:noProof/>
            <w:webHidden/>
          </w:rPr>
          <w:fldChar w:fldCharType="begin"/>
        </w:r>
        <w:r>
          <w:rPr>
            <w:noProof/>
            <w:webHidden/>
          </w:rPr>
          <w:instrText xml:space="preserve"> PAGEREF _Toc329528935 \h </w:instrText>
        </w:r>
        <w:r>
          <w:rPr>
            <w:noProof/>
            <w:webHidden/>
          </w:rPr>
        </w:r>
        <w:r>
          <w:rPr>
            <w:noProof/>
            <w:webHidden/>
          </w:rPr>
          <w:fldChar w:fldCharType="separate"/>
        </w:r>
        <w:r>
          <w:rPr>
            <w:noProof/>
            <w:webHidden/>
          </w:rPr>
          <w:t>317</w:t>
        </w:r>
        <w:r>
          <w:rPr>
            <w:noProof/>
            <w:webHidden/>
          </w:rPr>
          <w:fldChar w:fldCharType="end"/>
        </w:r>
      </w:hyperlink>
    </w:p>
    <w:p w14:paraId="5CB47368" w14:textId="77777777" w:rsidR="008E7E56" w:rsidRPr="00652F87" w:rsidRDefault="008E7E56">
      <w:pPr>
        <w:pStyle w:val="2b"/>
        <w:rPr>
          <w:rFonts w:ascii="Calibri" w:eastAsia="Times New Roman" w:hAnsi="Calibri"/>
          <w:b w:val="0"/>
          <w:noProof/>
          <w:sz w:val="22"/>
          <w:szCs w:val="22"/>
          <w:lang w:val="en-US" w:eastAsia="en-US"/>
        </w:rPr>
      </w:pPr>
      <w:hyperlink w:anchor="_Toc329528936" w:history="1">
        <w:r w:rsidRPr="0086031E">
          <w:rPr>
            <w:rStyle w:val="aff6"/>
            <w:noProof/>
          </w:rPr>
          <w:t>In 5</w:t>
        </w:r>
        <w:r w:rsidRPr="0086031E">
          <w:rPr>
            <w:rStyle w:val="aff6"/>
            <w:bCs/>
            <w:noProof/>
          </w:rPr>
          <w:t>.1</w:t>
        </w:r>
        <w:r w:rsidRPr="0086031E">
          <w:rPr>
            <w:rStyle w:val="aff6"/>
            <w:noProof/>
          </w:rPr>
          <w:t xml:space="preserve"> Edition 5.1</w:t>
        </w:r>
        <w:r>
          <w:rPr>
            <w:noProof/>
            <w:webHidden/>
          </w:rPr>
          <w:tab/>
        </w:r>
        <w:r>
          <w:rPr>
            <w:noProof/>
            <w:webHidden/>
          </w:rPr>
          <w:fldChar w:fldCharType="begin"/>
        </w:r>
        <w:r>
          <w:rPr>
            <w:noProof/>
            <w:webHidden/>
          </w:rPr>
          <w:instrText xml:space="preserve"> PAGEREF _Toc329528936 \h </w:instrText>
        </w:r>
        <w:r>
          <w:rPr>
            <w:noProof/>
            <w:webHidden/>
          </w:rPr>
        </w:r>
        <w:r>
          <w:rPr>
            <w:noProof/>
            <w:webHidden/>
          </w:rPr>
          <w:fldChar w:fldCharType="separate"/>
        </w:r>
        <w:r>
          <w:rPr>
            <w:noProof/>
            <w:webHidden/>
          </w:rPr>
          <w:t>317</w:t>
        </w:r>
        <w:r>
          <w:rPr>
            <w:noProof/>
            <w:webHidden/>
          </w:rPr>
          <w:fldChar w:fldCharType="end"/>
        </w:r>
      </w:hyperlink>
    </w:p>
    <w:p w14:paraId="11BC484E" w14:textId="77777777" w:rsidR="008E7E56" w:rsidRPr="00652F87" w:rsidRDefault="008E7E56">
      <w:pPr>
        <w:pStyle w:val="2b"/>
        <w:rPr>
          <w:rFonts w:ascii="Calibri" w:eastAsia="Times New Roman" w:hAnsi="Calibri"/>
          <w:b w:val="0"/>
          <w:noProof/>
          <w:sz w:val="22"/>
          <w:szCs w:val="22"/>
          <w:lang w:val="en-US" w:eastAsia="en-US"/>
        </w:rPr>
      </w:pPr>
      <w:hyperlink w:anchor="_Toc329528937" w:history="1">
        <w:r w:rsidRPr="0086031E">
          <w:rPr>
            <w:rStyle w:val="aff6"/>
            <w:noProof/>
          </w:rPr>
          <w:t>In 5</w:t>
        </w:r>
        <w:r w:rsidRPr="0086031E">
          <w:rPr>
            <w:rStyle w:val="aff6"/>
            <w:noProof/>
            <w:vertAlign w:val="superscript"/>
          </w:rPr>
          <w:t>th</w:t>
        </w:r>
        <w:r w:rsidRPr="0086031E">
          <w:rPr>
            <w:rStyle w:val="aff6"/>
            <w:noProof/>
          </w:rPr>
          <w:t xml:space="preserve"> Edition 5</w:t>
        </w:r>
        <w:r>
          <w:rPr>
            <w:noProof/>
            <w:webHidden/>
          </w:rPr>
          <w:tab/>
        </w:r>
        <w:r>
          <w:rPr>
            <w:noProof/>
            <w:webHidden/>
          </w:rPr>
          <w:fldChar w:fldCharType="begin"/>
        </w:r>
        <w:r>
          <w:rPr>
            <w:noProof/>
            <w:webHidden/>
          </w:rPr>
          <w:instrText xml:space="preserve"> PAGEREF _Toc329528937 \h </w:instrText>
        </w:r>
        <w:r>
          <w:rPr>
            <w:noProof/>
            <w:webHidden/>
          </w:rPr>
        </w:r>
        <w:r>
          <w:rPr>
            <w:noProof/>
            <w:webHidden/>
          </w:rPr>
          <w:fldChar w:fldCharType="separate"/>
        </w:r>
        <w:r>
          <w:rPr>
            <w:noProof/>
            <w:webHidden/>
          </w:rPr>
          <w:t>318</w:t>
        </w:r>
        <w:r>
          <w:rPr>
            <w:noProof/>
            <w:webHidden/>
          </w:rPr>
          <w:fldChar w:fldCharType="end"/>
        </w:r>
      </w:hyperlink>
    </w:p>
    <w:p w14:paraId="7F2EA4E9" w14:textId="77777777" w:rsidR="008E7E56" w:rsidRPr="00652F87" w:rsidRDefault="008E7E56">
      <w:pPr>
        <w:pStyle w:val="12"/>
        <w:rPr>
          <w:rFonts w:ascii="Calibri" w:eastAsia="Times New Roman" w:hAnsi="Calibri"/>
          <w:b w:val="0"/>
          <w:noProof/>
          <w:sz w:val="22"/>
          <w:szCs w:val="22"/>
          <w:lang w:val="en-US" w:eastAsia="en-US"/>
        </w:rPr>
      </w:pPr>
      <w:hyperlink w:anchor="_Toc329528938" w:history="1">
        <w:r w:rsidRPr="0086031E">
          <w:rPr>
            <w:rStyle w:val="aff6"/>
            <w:noProof/>
          </w:rPr>
          <w:t>Annex E (informative)  Additions and Changes that Introduce Incompatibilities with Prior Editions</w:t>
        </w:r>
        <w:r>
          <w:rPr>
            <w:noProof/>
            <w:webHidden/>
          </w:rPr>
          <w:tab/>
        </w:r>
        <w:r>
          <w:rPr>
            <w:noProof/>
            <w:webHidden/>
          </w:rPr>
          <w:fldChar w:fldCharType="begin"/>
        </w:r>
        <w:r>
          <w:rPr>
            <w:noProof/>
            <w:webHidden/>
          </w:rPr>
          <w:instrText xml:space="preserve"> PAGEREF _Toc329528938 \h </w:instrText>
        </w:r>
        <w:r>
          <w:rPr>
            <w:noProof/>
            <w:webHidden/>
          </w:rPr>
        </w:r>
        <w:r>
          <w:rPr>
            <w:noProof/>
            <w:webHidden/>
          </w:rPr>
          <w:fldChar w:fldCharType="separate"/>
        </w:r>
        <w:r>
          <w:rPr>
            <w:noProof/>
            <w:webHidden/>
          </w:rPr>
          <w:t>321</w:t>
        </w:r>
        <w:r>
          <w:rPr>
            <w:noProof/>
            <w:webHidden/>
          </w:rPr>
          <w:fldChar w:fldCharType="end"/>
        </w:r>
      </w:hyperlink>
    </w:p>
    <w:p w14:paraId="3B7970E9" w14:textId="77777777" w:rsidR="008E7E56" w:rsidRPr="00652F87" w:rsidRDefault="008E7E56">
      <w:pPr>
        <w:pStyle w:val="2b"/>
        <w:rPr>
          <w:rFonts w:ascii="Calibri" w:eastAsia="Times New Roman" w:hAnsi="Calibri"/>
          <w:b w:val="0"/>
          <w:noProof/>
          <w:sz w:val="22"/>
          <w:szCs w:val="22"/>
          <w:lang w:val="en-US" w:eastAsia="en-US"/>
        </w:rPr>
      </w:pPr>
      <w:hyperlink w:anchor="_Toc329528939" w:history="1">
        <w:r w:rsidRPr="0086031E">
          <w:rPr>
            <w:rStyle w:val="aff6"/>
            <w:noProof/>
          </w:rPr>
          <w:t>In the 6</w:t>
        </w:r>
        <w:r w:rsidRPr="0086031E">
          <w:rPr>
            <w:rStyle w:val="aff6"/>
            <w:noProof/>
            <w:vertAlign w:val="superscript"/>
          </w:rPr>
          <w:t>th</w:t>
        </w:r>
        <w:r w:rsidRPr="0086031E">
          <w:rPr>
            <w:rStyle w:val="aff6"/>
            <w:noProof/>
          </w:rPr>
          <w:t xml:space="preserve"> Edition</w:t>
        </w:r>
        <w:r>
          <w:rPr>
            <w:noProof/>
            <w:webHidden/>
          </w:rPr>
          <w:tab/>
        </w:r>
        <w:r>
          <w:rPr>
            <w:noProof/>
            <w:webHidden/>
          </w:rPr>
          <w:fldChar w:fldCharType="begin"/>
        </w:r>
        <w:r>
          <w:rPr>
            <w:noProof/>
            <w:webHidden/>
          </w:rPr>
          <w:instrText xml:space="preserve"> PAGEREF _Toc329528939 \h </w:instrText>
        </w:r>
        <w:r>
          <w:rPr>
            <w:noProof/>
            <w:webHidden/>
          </w:rPr>
        </w:r>
        <w:r>
          <w:rPr>
            <w:noProof/>
            <w:webHidden/>
          </w:rPr>
          <w:fldChar w:fldCharType="separate"/>
        </w:r>
        <w:r>
          <w:rPr>
            <w:noProof/>
            <w:webHidden/>
          </w:rPr>
          <w:t>321</w:t>
        </w:r>
        <w:r>
          <w:rPr>
            <w:noProof/>
            <w:webHidden/>
          </w:rPr>
          <w:fldChar w:fldCharType="end"/>
        </w:r>
      </w:hyperlink>
    </w:p>
    <w:p w14:paraId="3CED74A2" w14:textId="77777777" w:rsidR="008E7E56" w:rsidRPr="00652F87" w:rsidRDefault="008E7E56">
      <w:pPr>
        <w:pStyle w:val="2b"/>
        <w:rPr>
          <w:rFonts w:ascii="Calibri" w:eastAsia="Times New Roman" w:hAnsi="Calibri"/>
          <w:b w:val="0"/>
          <w:noProof/>
          <w:sz w:val="22"/>
          <w:szCs w:val="22"/>
          <w:lang w:val="en-US" w:eastAsia="en-US"/>
        </w:rPr>
      </w:pPr>
      <w:hyperlink w:anchor="_Toc329528940" w:history="1">
        <w:r w:rsidRPr="0086031E">
          <w:rPr>
            <w:rStyle w:val="aff6"/>
            <w:noProof/>
          </w:rPr>
          <w:t>In the 5</w:t>
        </w:r>
        <w:r w:rsidRPr="0086031E">
          <w:rPr>
            <w:rStyle w:val="aff6"/>
            <w:noProof/>
            <w:vertAlign w:val="superscript"/>
          </w:rPr>
          <w:t>th</w:t>
        </w:r>
        <w:r w:rsidRPr="0086031E">
          <w:rPr>
            <w:rStyle w:val="aff6"/>
            <w:noProof/>
          </w:rPr>
          <w:t xml:space="preserve"> Edition</w:t>
        </w:r>
        <w:r>
          <w:rPr>
            <w:noProof/>
            <w:webHidden/>
          </w:rPr>
          <w:tab/>
        </w:r>
        <w:r>
          <w:rPr>
            <w:noProof/>
            <w:webHidden/>
          </w:rPr>
          <w:fldChar w:fldCharType="begin"/>
        </w:r>
        <w:r>
          <w:rPr>
            <w:noProof/>
            <w:webHidden/>
          </w:rPr>
          <w:instrText xml:space="preserve"> PAGEREF _Toc329528940 \h </w:instrText>
        </w:r>
        <w:r>
          <w:rPr>
            <w:noProof/>
            <w:webHidden/>
          </w:rPr>
        </w:r>
        <w:r>
          <w:rPr>
            <w:noProof/>
            <w:webHidden/>
          </w:rPr>
          <w:fldChar w:fldCharType="separate"/>
        </w:r>
        <w:r>
          <w:rPr>
            <w:noProof/>
            <w:webHidden/>
          </w:rPr>
          <w:t>321</w:t>
        </w:r>
        <w:r>
          <w:rPr>
            <w:noProof/>
            <w:webHidden/>
          </w:rPr>
          <w:fldChar w:fldCharType="end"/>
        </w:r>
      </w:hyperlink>
    </w:p>
    <w:p w14:paraId="7CA04A75" w14:textId="77777777" w:rsidR="008E7E56" w:rsidRPr="00652F87" w:rsidRDefault="008E7E56">
      <w:pPr>
        <w:pStyle w:val="12"/>
        <w:rPr>
          <w:rFonts w:ascii="Calibri" w:eastAsia="Times New Roman" w:hAnsi="Calibri"/>
          <w:b w:val="0"/>
          <w:noProof/>
          <w:sz w:val="22"/>
          <w:szCs w:val="22"/>
          <w:lang w:val="en-US" w:eastAsia="en-US"/>
        </w:rPr>
      </w:pPr>
      <w:hyperlink w:anchor="_Toc329528941" w:history="1">
        <w:r w:rsidRPr="0086031E">
          <w:rPr>
            <w:rStyle w:val="aff6"/>
            <w:noProof/>
          </w:rPr>
          <w:t>Annex F (informative)  Static Semantic Rule Cross Reference</w:t>
        </w:r>
        <w:r>
          <w:rPr>
            <w:noProof/>
            <w:webHidden/>
          </w:rPr>
          <w:tab/>
        </w:r>
        <w:r>
          <w:rPr>
            <w:noProof/>
            <w:webHidden/>
          </w:rPr>
          <w:fldChar w:fldCharType="begin"/>
        </w:r>
        <w:r>
          <w:rPr>
            <w:noProof/>
            <w:webHidden/>
          </w:rPr>
          <w:instrText xml:space="preserve"> PAGEREF _Toc329528941 \h </w:instrText>
        </w:r>
        <w:r>
          <w:rPr>
            <w:noProof/>
            <w:webHidden/>
          </w:rPr>
        </w:r>
        <w:r>
          <w:rPr>
            <w:noProof/>
            <w:webHidden/>
          </w:rPr>
          <w:fldChar w:fldCharType="separate"/>
        </w:r>
        <w:r>
          <w:rPr>
            <w:noProof/>
            <w:webHidden/>
          </w:rPr>
          <w:t>325</w:t>
        </w:r>
        <w:r>
          <w:rPr>
            <w:noProof/>
            <w:webHidden/>
          </w:rPr>
          <w:fldChar w:fldCharType="end"/>
        </w:r>
      </w:hyperlink>
    </w:p>
    <w:p w14:paraId="2C556204" w14:textId="77777777" w:rsidR="008E7E56" w:rsidRPr="00652F87" w:rsidRDefault="008E7E56">
      <w:pPr>
        <w:pStyle w:val="12"/>
        <w:rPr>
          <w:rFonts w:ascii="Calibri" w:eastAsia="Times New Roman" w:hAnsi="Calibri"/>
          <w:b w:val="0"/>
          <w:noProof/>
          <w:sz w:val="22"/>
          <w:szCs w:val="22"/>
          <w:lang w:val="en-US" w:eastAsia="en-US"/>
        </w:rPr>
      </w:pPr>
      <w:hyperlink w:anchor="_Toc329528942" w:history="1">
        <w:r w:rsidRPr="0086031E">
          <w:rPr>
            <w:rStyle w:val="aff6"/>
            <w:noProof/>
          </w:rPr>
          <w:t>Scrap Heap</w:t>
        </w:r>
        <w:r>
          <w:rPr>
            <w:noProof/>
            <w:webHidden/>
          </w:rPr>
          <w:tab/>
        </w:r>
        <w:r>
          <w:rPr>
            <w:noProof/>
            <w:webHidden/>
          </w:rPr>
          <w:fldChar w:fldCharType="begin"/>
        </w:r>
        <w:r>
          <w:rPr>
            <w:noProof/>
            <w:webHidden/>
          </w:rPr>
          <w:instrText xml:space="preserve"> PAGEREF _Toc329528942 \h </w:instrText>
        </w:r>
        <w:r>
          <w:rPr>
            <w:noProof/>
            <w:webHidden/>
          </w:rPr>
        </w:r>
        <w:r>
          <w:rPr>
            <w:noProof/>
            <w:webHidden/>
          </w:rPr>
          <w:fldChar w:fldCharType="separate"/>
        </w:r>
        <w:r>
          <w:rPr>
            <w:noProof/>
            <w:webHidden/>
          </w:rPr>
          <w:t>327</w:t>
        </w:r>
        <w:r>
          <w:rPr>
            <w:noProof/>
            <w:webHidden/>
          </w:rPr>
          <w:fldChar w:fldCharType="end"/>
        </w:r>
      </w:hyperlink>
    </w:p>
    <w:p w14:paraId="629E0280" w14:textId="77777777" w:rsidR="00887CB2" w:rsidRPr="00E65A34" w:rsidRDefault="00F00556" w:rsidP="00BD219A">
      <w:pPr>
        <w:pStyle w:val="92"/>
        <w:spacing w:before="80" w:line="230" w:lineRule="exact"/>
        <w:ind w:right="499"/>
      </w:pPr>
      <w:r w:rsidRPr="004D1BD1">
        <w:fldChar w:fldCharType="end"/>
      </w:r>
    </w:p>
    <w:p w14:paraId="62D2DA8A" w14:textId="77777777" w:rsidR="00990F07" w:rsidRPr="009C202C" w:rsidRDefault="00887CB2" w:rsidP="00887CB2">
      <w:r w:rsidRPr="009C202C">
        <w:br w:type="page"/>
      </w:r>
    </w:p>
    <w:p w14:paraId="4E16CB81" w14:textId="77777777" w:rsidR="003E745B" w:rsidRPr="009C202C" w:rsidRDefault="003E745B" w:rsidP="00990F07"/>
    <w:p w14:paraId="5B89F8DE" w14:textId="77777777" w:rsidR="003E745B" w:rsidRPr="009C202C" w:rsidRDefault="003E745B" w:rsidP="003E745B">
      <w:pPr>
        <w:pStyle w:val="Introduction"/>
      </w:pPr>
      <w:r w:rsidRPr="009C202C">
        <w:t>Introduction</w:t>
      </w:r>
    </w:p>
    <w:p w14:paraId="571D30CB" w14:textId="77777777"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15E5B4EA" w14:textId="77777777" w:rsidR="00990F07" w:rsidRPr="00C7794D" w:rsidRDefault="00990F07" w:rsidP="00990F07">
      <w:r w:rsidRPr="00C7794D">
        <w:t>The development of this Standard started in November 1996. The first edition of this Ecma Standard was adopted by the Ecma General Assembly of June 1997.</w:t>
      </w:r>
    </w:p>
    <w:p w14:paraId="285A2E54" w14:textId="77777777"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26B024A2" w14:textId="77777777"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4E7A25B4" w14:textId="77777777"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aff1"/>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3F0555D7" w14:textId="77777777"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14:paraId="4ABADEB7" w14:textId="77777777" w:rsidR="0040057E" w:rsidRPr="00C7794D" w:rsidRDefault="0040057E" w:rsidP="00990F07">
      <w:r w:rsidRPr="00C7794D">
        <w:t>This present sixth edition of the Standard………</w:t>
      </w:r>
    </w:p>
    <w:p w14:paraId="7DFEE280" w14:textId="77777777" w:rsidR="00990F07" w:rsidRPr="004D1BD1" w:rsidRDefault="00990F07" w:rsidP="00990F07">
      <w:r w:rsidRPr="00C7794D">
        <w:t>ECMAScript is a vibrant language and the evolution of the language is not complete. Significant technical enhancement will continue with future editions of this specification.</w:t>
      </w:r>
    </w:p>
    <w:p w14:paraId="36444867" w14:textId="77777777" w:rsidR="00990F07" w:rsidRPr="00E65A34" w:rsidRDefault="00990F07" w:rsidP="00990F07"/>
    <w:p w14:paraId="749A73A7" w14:textId="77777777" w:rsidR="00990F07" w:rsidRPr="009C202C" w:rsidRDefault="00990F07" w:rsidP="00990F07"/>
    <w:p w14:paraId="6453BE82" w14:textId="77777777" w:rsidR="00990F07" w:rsidRPr="009C202C" w:rsidRDefault="00990F07" w:rsidP="00990F07"/>
    <w:p w14:paraId="7BC07058" w14:textId="77777777"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14:paraId="20A2C81F" w14:textId="77777777" w:rsidR="0012311B" w:rsidRPr="00E77497" w:rsidRDefault="0012311B" w:rsidP="00A45072"/>
    <w:p w14:paraId="1FE41352" w14:textId="77777777" w:rsidR="004F385F" w:rsidRPr="00E77497" w:rsidRDefault="004F385F" w:rsidP="00A45072"/>
    <w:p w14:paraId="0BC60443" w14:textId="77777777" w:rsidR="00E7049F" w:rsidRPr="00E77497" w:rsidRDefault="00E7049F" w:rsidP="00E7049F"/>
    <w:p w14:paraId="469E3F27"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3FE99994"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7FB59782"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748240C6"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43FBD128" w14:textId="77777777"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2E93D4A8" w14:textId="77777777" w:rsidR="00E7049F" w:rsidRPr="00E77497" w:rsidRDefault="00E7049F" w:rsidP="00E7049F"/>
    <w:p w14:paraId="785204CC" w14:textId="77777777" w:rsidR="000B1504" w:rsidRPr="00E77497" w:rsidRDefault="000B1504" w:rsidP="003E745B"/>
    <w:p w14:paraId="7D8F0928" w14:textId="77777777" w:rsidR="000B1504" w:rsidRPr="00E77497" w:rsidRDefault="000B1504" w:rsidP="003E745B"/>
    <w:p w14:paraId="735F37E4" w14:textId="77777777" w:rsidR="003E745B" w:rsidRPr="00E77497" w:rsidRDefault="003E745B">
      <w:pPr>
        <w:sectPr w:rsidR="003E745B" w:rsidRPr="00E77497" w:rsidSect="006E638D">
          <w:headerReference w:type="even" r:id="rId16"/>
          <w:headerReference w:type="default" r:id="rId17"/>
          <w:footerReference w:type="even" r:id="rId18"/>
          <w:footerReference w:type="default" r:id="rId19"/>
          <w:headerReference w:type="first" r:id="rId20"/>
          <w:footerReference w:type="first" r:id="rId21"/>
          <w:pgSz w:w="11906" w:h="16838"/>
          <w:pgMar w:top="1083" w:right="737" w:bottom="567" w:left="850" w:header="851" w:footer="283" w:gutter="567"/>
          <w:pgNumType w:fmt="lowerRoman" w:start="1"/>
          <w:cols w:space="720"/>
          <w:docGrid w:linePitch="272"/>
        </w:sectPr>
      </w:pPr>
    </w:p>
    <w:p w14:paraId="26F0297B" w14:textId="77777777" w:rsidR="00990F07" w:rsidRPr="00C7794D" w:rsidRDefault="00990F07" w:rsidP="003E745B">
      <w:pPr>
        <w:pStyle w:val="zzSTDTitle"/>
        <w:rPr>
          <w:noProof/>
          <w:color w:val="auto"/>
        </w:rPr>
      </w:pPr>
      <w:r w:rsidRPr="00C7794D">
        <w:rPr>
          <w:noProof/>
          <w:color w:val="auto"/>
        </w:rPr>
        <w:t>ECMAScript Language Specification</w:t>
      </w:r>
    </w:p>
    <w:p w14:paraId="66740CB4" w14:textId="77777777" w:rsidR="004C02EF" w:rsidRPr="004D1BD1" w:rsidRDefault="004C02EF" w:rsidP="002F0FA8">
      <w:pPr>
        <w:pStyle w:val="1"/>
        <w:tabs>
          <w:tab w:val="clear" w:pos="560"/>
        </w:tabs>
        <w:ind w:hanging="11"/>
      </w:pPr>
      <w:bookmarkStart w:id="42" w:name="_Toc276630915"/>
      <w:bookmarkStart w:id="43" w:name="_Toc329528633"/>
      <w:r w:rsidRPr="004D1BD1">
        <w:t>Scope</w:t>
      </w:r>
      <w:bookmarkEnd w:id="42"/>
      <w:bookmarkEnd w:id="43"/>
    </w:p>
    <w:p w14:paraId="0D183800" w14:textId="77777777" w:rsidR="004C02EF" w:rsidRPr="009C202C" w:rsidRDefault="004C02EF" w:rsidP="004C02EF">
      <w:r w:rsidRPr="00E65A34">
        <w:rPr>
          <w:rFonts w:eastAsia="Arial Unicode MS"/>
        </w:rPr>
        <w:t>This Standard defines the ECMAScript scripting language.</w:t>
      </w:r>
    </w:p>
    <w:p w14:paraId="75290CF9" w14:textId="77777777" w:rsidR="004C02EF" w:rsidRPr="009C202C" w:rsidRDefault="004C02EF" w:rsidP="002F0FA8">
      <w:pPr>
        <w:pStyle w:val="1"/>
        <w:tabs>
          <w:tab w:val="clear" w:pos="560"/>
        </w:tabs>
        <w:ind w:hanging="11"/>
      </w:pPr>
      <w:bookmarkStart w:id="44" w:name="_Toc523562844"/>
      <w:bookmarkStart w:id="45" w:name="_Toc525704996"/>
      <w:bookmarkStart w:id="46" w:name="_Toc213731291"/>
      <w:bookmarkStart w:id="47" w:name="_Toc276630916"/>
      <w:bookmarkStart w:id="48" w:name="_Toc329528634"/>
      <w:r w:rsidRPr="009C202C">
        <w:t>Conformance</w:t>
      </w:r>
      <w:bookmarkEnd w:id="44"/>
      <w:bookmarkEnd w:id="45"/>
      <w:bookmarkEnd w:id="46"/>
      <w:bookmarkEnd w:id="47"/>
      <w:bookmarkEnd w:id="48"/>
    </w:p>
    <w:p w14:paraId="42E39668" w14:textId="77777777"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300DE7A1" w14:textId="77777777" w:rsidR="004C02EF" w:rsidRPr="00E77497" w:rsidRDefault="004C02EF" w:rsidP="004C02EF">
      <w:pPr>
        <w:rPr>
          <w:rFonts w:eastAsia="Arial Unicode MS"/>
        </w:rPr>
      </w:pPr>
      <w:r w:rsidRPr="00E77497">
        <w:rPr>
          <w:rFonts w:eastAsia="Arial Unicode MS"/>
        </w:rPr>
        <w:t xml:space="preserve">A conforming implementation of this Standard shall interpret characters in conformance with the Unicode Standard, Version </w:t>
      </w:r>
      <w:del w:id="49" w:author="Rev 9 Allen Wirfs-Brock" w:date="2012-07-07T10:46:00Z">
        <w:r w:rsidRPr="00E77497" w:rsidDel="006F5ACA">
          <w:rPr>
            <w:rFonts w:eastAsia="Arial Unicode MS"/>
          </w:rPr>
          <w:delText>3</w:delText>
        </w:r>
      </w:del>
      <w:ins w:id="50" w:author="Rev 9 Allen Wirfs-Brock" w:date="2012-07-07T10:46:00Z">
        <w:r w:rsidR="006F5ACA">
          <w:rPr>
            <w:rFonts w:eastAsia="Arial Unicode MS"/>
          </w:rPr>
          <w:t>5.1</w:t>
        </w:r>
      </w:ins>
      <w:r w:rsidRPr="00E77497">
        <w:rPr>
          <w:rFonts w:eastAsia="Arial Unicode MS"/>
        </w:rPr>
        <w:t>.0 or later and ISO/IEC 10646</w:t>
      </w:r>
      <w:del w:id="51" w:author="Rev 9 Allen Wirfs-Brock" w:date="2012-07-07T10:46:00Z">
        <w:r w:rsidRPr="00E77497" w:rsidDel="006F5ACA">
          <w:rPr>
            <w:rFonts w:eastAsia="Arial Unicode MS"/>
          </w:rPr>
          <w:delText>-1 with either UCS-2 or UTF-16 as the adopted encoding form, implementation level 3</w:delText>
        </w:r>
      </w:del>
      <w:r w:rsidRPr="00E77497">
        <w:rPr>
          <w:rFonts w:eastAsia="Arial Unicode MS"/>
        </w:rPr>
        <w:t xml:space="preserve">. If the adopted ISO/IEC 10646-1 subset is not otherwise specified, it is presumed to be the </w:t>
      </w:r>
      <w:del w:id="52" w:author="Rev 9 Allen Wirfs-Brock" w:date="2012-07-07T10:47:00Z">
        <w:r w:rsidRPr="00E77497" w:rsidDel="006F5ACA">
          <w:rPr>
            <w:rFonts w:eastAsia="Arial Unicode MS"/>
          </w:rPr>
          <w:delText>BMP subset</w:delText>
        </w:r>
      </w:del>
      <w:ins w:id="53" w:author="Rev 9 Allen Wirfs-Brock" w:date="2012-07-07T10:47:00Z">
        <w:r w:rsidR="006F5ACA">
          <w:rPr>
            <w:rFonts w:eastAsia="Arial Unicode MS"/>
          </w:rPr>
          <w:t>Unicode set</w:t>
        </w:r>
      </w:ins>
      <w:r w:rsidRPr="00E77497">
        <w:rPr>
          <w:rFonts w:eastAsia="Arial Unicode MS"/>
        </w:rPr>
        <w:t xml:space="preserve">, collection </w:t>
      </w:r>
      <w:del w:id="54" w:author="Rev 9 Allen Wirfs-Brock" w:date="2012-07-07T10:47:00Z">
        <w:r w:rsidRPr="00E77497" w:rsidDel="006F5ACA">
          <w:rPr>
            <w:rFonts w:eastAsia="Arial Unicode MS"/>
          </w:rPr>
          <w:delText>300</w:delText>
        </w:r>
      </w:del>
      <w:ins w:id="55" w:author="Rev 9 Allen Wirfs-Brock" w:date="2012-07-07T10:47:00Z">
        <w:r w:rsidR="006F5ACA">
          <w:rPr>
            <w:rFonts w:eastAsia="Arial Unicode MS"/>
          </w:rPr>
          <w:t>10646</w:t>
        </w:r>
      </w:ins>
      <w:r w:rsidRPr="00E77497">
        <w:rPr>
          <w:rFonts w:eastAsia="Arial Unicode MS"/>
        </w:rPr>
        <w:t>.</w:t>
      </w:r>
      <w:del w:id="56" w:author="Rev 9 Allen Wirfs-Brock" w:date="2012-07-07T10:48:00Z">
        <w:r w:rsidRPr="00E77497" w:rsidDel="006F5ACA">
          <w:rPr>
            <w:rFonts w:eastAsia="Arial Unicode MS"/>
          </w:rPr>
          <w:delText xml:space="preserve"> If the adopted encoding form is not otherwise specified, it presumed to be the UTF-16 encoding form.</w:delText>
        </w:r>
      </w:del>
    </w:p>
    <w:p w14:paraId="207BC8C8" w14:textId="77777777"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47D26A76" w14:textId="77777777"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7.6.1.2 of this specification.</w:t>
      </w:r>
    </w:p>
    <w:p w14:paraId="6E4B077B" w14:textId="77777777" w:rsidR="004C02EF" w:rsidRPr="00E77497" w:rsidRDefault="004C02EF" w:rsidP="002F0FA8">
      <w:pPr>
        <w:pStyle w:val="1"/>
        <w:tabs>
          <w:tab w:val="clear" w:pos="560"/>
        </w:tabs>
        <w:ind w:hanging="11"/>
      </w:pPr>
      <w:bookmarkStart w:id="57" w:name="_Toc276630917"/>
      <w:bookmarkStart w:id="58" w:name="_Toc329528635"/>
      <w:r w:rsidRPr="00E77497">
        <w:t>Normative references</w:t>
      </w:r>
      <w:bookmarkEnd w:id="57"/>
      <w:bookmarkEnd w:id="58"/>
    </w:p>
    <w:p w14:paraId="4F6AF8FC" w14:textId="77777777"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55DECCC3" w14:textId="77777777" w:rsidR="004C02EF" w:rsidRPr="00E77497" w:rsidRDefault="004C02EF" w:rsidP="004C02EF">
      <w:pPr>
        <w:pStyle w:val="RefNorm"/>
        <w:spacing w:line="230" w:lineRule="exact"/>
        <w:rPr>
          <w:i/>
        </w:rPr>
      </w:pPr>
      <w:bookmarkStart w:id="59" w:name="_Toc136940934"/>
      <w:bookmarkStart w:id="60" w:name="_Toc136941001"/>
      <w:bookmarkStart w:id="61" w:name="_Toc136941270"/>
      <w:bookmarkStart w:id="62" w:name="_Toc136941398"/>
      <w:bookmarkStart w:id="63" w:name="_Toc136949347"/>
      <w:bookmarkStart w:id="64" w:name="_Toc141029224"/>
      <w:r w:rsidRPr="00E77497">
        <w:t>ISO/IEC 9899:1996</w:t>
      </w:r>
      <w:r w:rsidRPr="00E77497">
        <w:rPr>
          <w:i/>
        </w:rPr>
        <w:t>,</w:t>
      </w:r>
      <w:bookmarkEnd w:id="59"/>
      <w:bookmarkEnd w:id="60"/>
      <w:bookmarkEnd w:id="61"/>
      <w:bookmarkEnd w:id="62"/>
      <w:bookmarkEnd w:id="63"/>
      <w:bookmarkEnd w:id="64"/>
      <w:r w:rsidRPr="00E77497">
        <w:rPr>
          <w:i/>
        </w:rPr>
        <w:t xml:space="preserve"> Programming Languages – C, including amendment 1 and technical corrigenda 1 and 2</w:t>
      </w:r>
    </w:p>
    <w:p w14:paraId="5F624049" w14:textId="77777777" w:rsidR="004D46C4" w:rsidRDefault="004D46C4" w:rsidP="004C02EF">
      <w:pPr>
        <w:pStyle w:val="RefNorm"/>
        <w:spacing w:line="230" w:lineRule="exact"/>
        <w:rPr>
          <w:ins w:id="65" w:author="Rev 9 Allen Wirfs-Brock" w:date="2012-07-07T10:43:00Z"/>
          <w:lang w:val="en-US"/>
        </w:rPr>
      </w:pPr>
      <w:ins w:id="66" w:author="Rev 9 Allen Wirfs-Brock" w:date="2012-07-07T10:41:00Z">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l amendments and corrigenda</w:t>
        </w:r>
      </w:ins>
      <w:ins w:id="67" w:author="Rev 9 Allen Wirfs-Brock" w:date="2012-07-07T10:42:00Z">
        <w:r>
          <w:rPr>
            <w:lang w:val="en-US"/>
          </w:rPr>
          <w:t xml:space="preserve">, </w:t>
        </w:r>
      </w:ins>
      <w:ins w:id="68" w:author="Rev 9 Allen Wirfs-Brock" w:date="2012-07-07T10:43:00Z">
        <w:r w:rsidRPr="004D46C4">
          <w:rPr>
            <w:lang w:val="en-US"/>
          </w:rPr>
          <w:t>or successor</w:t>
        </w:r>
      </w:ins>
    </w:p>
    <w:p w14:paraId="57491C7D" w14:textId="77777777" w:rsidR="004D46C4" w:rsidRDefault="004D46C4" w:rsidP="004C02EF">
      <w:pPr>
        <w:pStyle w:val="RefNorm"/>
        <w:spacing w:line="230" w:lineRule="exact"/>
        <w:rPr>
          <w:ins w:id="69" w:author="Rev 9 Allen Wirfs-Brock" w:date="2012-07-07T10:44:00Z"/>
          <w:lang w:val="en-US"/>
        </w:rPr>
      </w:pPr>
      <w:ins w:id="70" w:author="Rev 9 Allen Wirfs-Brock" w:date="2012-07-07T10:43:00Z">
        <w:r w:rsidRPr="004D46C4">
          <w:rPr>
            <w:i/>
            <w:lang w:val="en-US"/>
          </w:rPr>
          <w:t>The Unicode Standard, Version 5.0</w:t>
        </w:r>
        <w:r w:rsidRPr="004D46C4">
          <w:rPr>
            <w:lang w:val="en-US"/>
          </w:rPr>
          <w:t>, as amended by Unicode 5.1.0, or successor</w:t>
        </w:r>
      </w:ins>
    </w:p>
    <w:p w14:paraId="2AD6DDCC" w14:textId="77777777" w:rsidR="004D46C4" w:rsidRDefault="004D46C4" w:rsidP="004C02EF">
      <w:pPr>
        <w:pStyle w:val="RefNorm"/>
        <w:spacing w:line="230" w:lineRule="exact"/>
        <w:rPr>
          <w:ins w:id="71" w:author="Rev 9 Allen Wirfs-Brock" w:date="2012-07-07T10:45:00Z"/>
          <w:lang w:val="en-US"/>
        </w:rPr>
      </w:pPr>
      <w:ins w:id="72" w:author="Rev 9 Allen Wirfs-Brock" w:date="2012-07-07T10:44:00Z">
        <w:r w:rsidRPr="004D46C4">
          <w:rPr>
            <w:i/>
            <w:lang w:val="en-US"/>
          </w:rPr>
          <w:t>Unicode Standard Annex #15, Unicode Normalization Forms, version Unicode 5.1.0</w:t>
        </w:r>
        <w:r w:rsidRPr="004D46C4">
          <w:rPr>
            <w:lang w:val="en-US"/>
          </w:rPr>
          <w:t>, or successor</w:t>
        </w:r>
      </w:ins>
    </w:p>
    <w:p w14:paraId="1007B4A7" w14:textId="77777777" w:rsidR="004C02EF" w:rsidRPr="00E77497" w:rsidRDefault="004D46C4" w:rsidP="004C02EF">
      <w:pPr>
        <w:pStyle w:val="RefNorm"/>
        <w:spacing w:line="230" w:lineRule="exact"/>
        <w:rPr>
          <w:i/>
        </w:rPr>
      </w:pPr>
      <w:ins w:id="73" w:author="Rev 9 Allen Wirfs-Brock" w:date="2012-07-07T10:44:00Z">
        <w:r w:rsidRPr="004D46C4">
          <w:rPr>
            <w:i/>
            <w:lang w:val="en-US"/>
          </w:rPr>
          <w:t>Unicode Standard Annex #31, Unicode Identifiers and Pattern Syntax, version Unicode 5.1.0</w:t>
        </w:r>
        <w:r w:rsidRPr="004D46C4">
          <w:rPr>
            <w:lang w:val="en-US"/>
          </w:rPr>
          <w:t>, or successor.</w:t>
        </w:r>
      </w:ins>
      <w:del w:id="74" w:author="Rev 9 Allen Wirfs-Brock" w:date="2012-07-07T10:42:00Z">
        <w:r w:rsidR="004C02EF" w:rsidRPr="00E77497" w:rsidDel="004D46C4">
          <w:delText>ISO/IEC 10646-1:1993</w:delText>
        </w:r>
        <w:r w:rsidR="004C02EF" w:rsidRPr="00E77497" w:rsidDel="004D46C4">
          <w:rPr>
            <w:i/>
          </w:rPr>
          <w:delText>, Information Technology – Universal Multiple-Octet Coded Character Set (UCS) plus its amendments and corrigenda</w:delText>
        </w:r>
      </w:del>
    </w:p>
    <w:p w14:paraId="12AA2078" w14:textId="77777777" w:rsidR="004C02EF" w:rsidRPr="00E77497" w:rsidRDefault="004C02EF" w:rsidP="004C02EF">
      <w:pPr>
        <w:pStyle w:val="1"/>
        <w:numPr>
          <w:ilvl w:val="0"/>
          <w:numId w:val="0"/>
        </w:numPr>
      </w:pPr>
      <w:bookmarkStart w:id="75" w:name="_Toc276630918"/>
      <w:bookmarkStart w:id="76" w:name="_Toc329528636"/>
      <w:r w:rsidRPr="00E77497">
        <w:t>4</w:t>
      </w:r>
      <w:r w:rsidRPr="00E77497">
        <w:tab/>
        <w:t>Overview</w:t>
      </w:r>
      <w:bookmarkEnd w:id="75"/>
      <w:bookmarkEnd w:id="76"/>
    </w:p>
    <w:p w14:paraId="23AC5F1B" w14:textId="77777777" w:rsidR="004C02EF" w:rsidRPr="00E77497" w:rsidRDefault="004C02EF" w:rsidP="004C02EF">
      <w:r w:rsidRPr="00E77497">
        <w:t>This section contains a non-normative overview of the ECMAScript language.</w:t>
      </w:r>
    </w:p>
    <w:p w14:paraId="26C95B89" w14:textId="77777777" w:rsidR="004C02EF" w:rsidRPr="00E77497" w:rsidRDefault="004C02EF" w:rsidP="004C02EF">
      <w:r w:rsidRPr="00E77497">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del w:id="77" w:author="Rev 9 Allen Wirfs-Brock" w:date="2012-07-07T18:01:00Z">
        <w:r w:rsidRPr="00E77497" w:rsidDel="000625F1">
          <w:rPr>
            <w:i/>
          </w:rPr>
          <w:delText xml:space="preserve">host </w:delText>
        </w:r>
      </w:del>
      <w:r w:rsidRPr="00E77497">
        <w:t>objects, whose description and behaviour are beyond the scope of this specification except to indicate that they may provide certain properties that can be accessed and certain functions that can be called from an ECMAScript program.</w:t>
      </w:r>
    </w:p>
    <w:p w14:paraId="15C9709D" w14:textId="77777777" w:rsidR="004C02EF" w:rsidRPr="00E77497" w:rsidRDefault="004C02EF" w:rsidP="004C02EF">
      <w:r w:rsidRPr="00E77497">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p>
    <w:p w14:paraId="6BF1E257" w14:textId="77777777" w:rsidR="004C02EF" w:rsidRPr="00E77497" w:rsidRDefault="004C02EF" w:rsidP="004C02EF">
      <w:r w:rsidRPr="00E77497">
        <w:t xml:space="preserve">ECMAScript was originally designed to be a </w:t>
      </w:r>
      <w:r w:rsidRPr="00E77497">
        <w:rPr>
          <w:b/>
          <w:i/>
        </w:rPr>
        <w:t>Web scripting language</w:t>
      </w:r>
      <w:r w:rsidRPr="00E77497">
        <w:t>, providing a mechanism to enliven Web pages in browsers and to perform server computation as part of a Web-based client-server architecture. ECMAScript can provide core scripting capabilities for a variety of host environments, and therefore the core scripting language is specified in this document apart from any particular host environment.</w:t>
      </w:r>
    </w:p>
    <w:p w14:paraId="3985235C" w14:textId="77777777"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14:paraId="43AA4EB9" w14:textId="77777777"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14:paraId="779AE1ED" w14:textId="77777777" w:rsidR="004C02EF" w:rsidRPr="00E77497" w:rsidRDefault="004C02EF" w:rsidP="004C02EF">
      <w:r w:rsidRPr="00E77497">
        <w:t>Ungar, David, and Smith, Randall B. Self: The Power of Simplicity. OOPSLA '87 Conference Proceedings, pp. 227–241, Orlando, FL, October 1987.</w:t>
      </w:r>
    </w:p>
    <w:p w14:paraId="0BDA2F52" w14:textId="77777777" w:rsidR="004C02EF" w:rsidRPr="00E77497" w:rsidRDefault="004C02EF" w:rsidP="004C02EF">
      <w:r w:rsidRPr="00E77497">
        <w:t>IEEE Standard for the Scheme Programming Language. IEEE Std 1178-1990.</w:t>
      </w:r>
    </w:p>
    <w:p w14:paraId="4C5617C2" w14:textId="77777777" w:rsidR="004C02EF" w:rsidRPr="00E77497" w:rsidRDefault="004C02EF" w:rsidP="004C02EF">
      <w:pPr>
        <w:pStyle w:val="20"/>
        <w:numPr>
          <w:ilvl w:val="0"/>
          <w:numId w:val="0"/>
        </w:numPr>
      </w:pPr>
      <w:bookmarkStart w:id="78" w:name="_Toc276630919"/>
      <w:bookmarkStart w:id="79" w:name="_Toc329528637"/>
      <w:r w:rsidRPr="00E77497">
        <w:t>4.1</w:t>
      </w:r>
      <w:r w:rsidRPr="00E77497">
        <w:tab/>
        <w:t>Web Scripting</w:t>
      </w:r>
      <w:bookmarkEnd w:id="78"/>
      <w:bookmarkEnd w:id="79"/>
    </w:p>
    <w:p w14:paraId="1DDA4572" w14:textId="77777777"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59A6E354" w14:textId="77777777"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726C0134" w14:textId="77777777" w:rsidR="004C02EF" w:rsidRPr="00E77497" w:rsidRDefault="004C02EF" w:rsidP="004C02EF">
      <w:r w:rsidRPr="00E77497">
        <w:t>Each Web browser and server that supports ECMAScript supplies its own host environment, completing the ECMAScript execution environment.</w:t>
      </w:r>
    </w:p>
    <w:p w14:paraId="3477131D" w14:textId="77777777" w:rsidR="004C02EF" w:rsidRPr="00E77497" w:rsidRDefault="004C02EF" w:rsidP="004C02EF">
      <w:pPr>
        <w:pStyle w:val="20"/>
        <w:numPr>
          <w:ilvl w:val="0"/>
          <w:numId w:val="0"/>
        </w:numPr>
      </w:pPr>
      <w:bookmarkStart w:id="80" w:name="_Toc276630920"/>
      <w:bookmarkStart w:id="81" w:name="_Toc329528638"/>
      <w:r w:rsidRPr="00E77497">
        <w:t>4.2</w:t>
      </w:r>
      <w:r w:rsidRPr="00E77497">
        <w:tab/>
        <w:t>Language Overview</w:t>
      </w:r>
      <w:bookmarkEnd w:id="80"/>
      <w:bookmarkEnd w:id="81"/>
    </w:p>
    <w:p w14:paraId="572516AD" w14:textId="77777777" w:rsidR="004C02EF" w:rsidRPr="00E77497" w:rsidRDefault="004C02EF" w:rsidP="004C02EF">
      <w:r w:rsidRPr="00E77497">
        <w:t>The following is an informal overview of ECMAScript—not all parts of the language are described. This overview is not part of the standard proper.</w:t>
      </w:r>
    </w:p>
    <w:p w14:paraId="44E3CE34" w14:textId="77777777"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726A752F" w14:textId="77777777"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791E732C" w14:textId="77777777"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20355CCB" w14:textId="77777777"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3A358A53" w14:textId="77777777" w:rsidR="004C02EF" w:rsidRPr="009C202C" w:rsidRDefault="004C02EF" w:rsidP="004C02EF">
      <w:pPr>
        <w:pStyle w:val="30"/>
        <w:numPr>
          <w:ilvl w:val="0"/>
          <w:numId w:val="0"/>
        </w:numPr>
      </w:pPr>
      <w:bookmarkStart w:id="82" w:name="_Toc276630921"/>
      <w:bookmarkStart w:id="83" w:name="_Toc329528639"/>
      <w:r w:rsidRPr="009C202C">
        <w:t>4.2.1</w:t>
      </w:r>
      <w:r w:rsidRPr="009C202C">
        <w:tab/>
        <w:t>Objects</w:t>
      </w:r>
      <w:bookmarkEnd w:id="82"/>
      <w:bookmarkEnd w:id="83"/>
    </w:p>
    <w:p w14:paraId="33085CEF" w14:textId="77777777" w:rsidR="004C02EF" w:rsidRPr="00E77497" w:rsidRDefault="004C02EF" w:rsidP="004C02EF">
      <w:r w:rsidRPr="009C202C">
        <w:t xml:space="preserve">ECMAScript does not use classes such as those in C++,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62E1FAF0" w14:textId="77777777"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1264B949" w14:textId="77777777" w:rsidR="004C02EF" w:rsidRPr="00675B74" w:rsidRDefault="00495E27"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Pr>
          <w:noProof/>
        </w:rPr>
        <w:pict w14:anchorId="1C90C508">
          <v:group id="_x0000_s1114" style="position:absolute;left:0;text-align:left;margin-left:25.45pt;margin-top:10.1pt;width:396.4pt;height:221.2pt;z-index:251656192"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14:paraId="0076EA94" w14:textId="77777777" w:rsidR="008E7E56" w:rsidRDefault="008E7E56" w:rsidP="004C02EF">
                                      <w:r>
                                        <w:rPr>
                                          <w:b/>
                                        </w:rPr>
                                        <w:t xml:space="preserve"> cf</w:t>
                                      </w:r>
                                      <w:r>
                                        <w:rPr>
                                          <w:b/>
                                          <w:vertAlign w:val="subscript"/>
                                        </w:rPr>
                                        <w:t>5</w:t>
                                      </w:r>
                                    </w:p>
                                    <w:p w14:paraId="6D11DFA4" w14:textId="77777777" w:rsidR="008E7E56" w:rsidRPr="009F344E" w:rsidRDefault="008E7E56" w:rsidP="004C02EF">
                                      <w:pPr>
                                        <w:contextualSpacing/>
                                        <w:rPr>
                                          <w:rFonts w:ascii="Courier New" w:hAnsi="Courier New" w:cs="Courier New"/>
                                          <w:sz w:val="19"/>
                                        </w:rPr>
                                      </w:pPr>
                                      <w:r w:rsidRPr="009F344E">
                                        <w:rPr>
                                          <w:rFonts w:ascii="Courier New" w:hAnsi="Courier New" w:cs="Courier New"/>
                                          <w:sz w:val="19"/>
                                        </w:rPr>
                                        <w:t xml:space="preserve"> q1</w:t>
                                      </w:r>
                                    </w:p>
                                    <w:p w14:paraId="61BD9967" w14:textId="77777777" w:rsidR="008E7E56" w:rsidRPr="009F344E" w:rsidRDefault="008E7E56"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14:paraId="0894BE2A" w14:textId="77777777" w:rsidR="008E7E56" w:rsidRDefault="008E7E56" w:rsidP="004C02EF">
                                                <w:r>
                                                  <w:rPr>
                                                    <w:b/>
                                                  </w:rPr>
                                                  <w:t xml:space="preserve"> cf</w:t>
                                                </w:r>
                                                <w:r>
                                                  <w:rPr>
                                                    <w:b/>
                                                    <w:vertAlign w:val="subscript"/>
                                                  </w:rPr>
                                                  <w:t>4</w:t>
                                                </w:r>
                                              </w:p>
                                              <w:p w14:paraId="4D5017C4" w14:textId="77777777" w:rsidR="008E7E56" w:rsidRPr="009F344E" w:rsidRDefault="008E7E56" w:rsidP="004C02EF">
                                                <w:pPr>
                                                  <w:contextualSpacing/>
                                                  <w:rPr>
                                                    <w:rFonts w:ascii="Courier New" w:hAnsi="Courier New" w:cs="Courier New"/>
                                                    <w:sz w:val="19"/>
                                                  </w:rPr>
                                                </w:pPr>
                                                <w:r w:rsidRPr="009F344E">
                                                  <w:rPr>
                                                    <w:rFonts w:ascii="Courier New" w:hAnsi="Courier New" w:cs="Courier New"/>
                                                    <w:sz w:val="19"/>
                                                  </w:rPr>
                                                  <w:t xml:space="preserve"> q1</w:t>
                                                </w:r>
                                              </w:p>
                                              <w:p w14:paraId="14AC911F" w14:textId="77777777" w:rsidR="008E7E56" w:rsidRPr="009F344E" w:rsidRDefault="008E7E56"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14:paraId="591BC6C6" w14:textId="77777777" w:rsidR="008E7E56" w:rsidRDefault="008E7E56" w:rsidP="004C02EF">
                                                    <w:r>
                                                      <w:rPr>
                                                        <w:b/>
                                                      </w:rPr>
                                                      <w:t xml:space="preserve"> cf</w:t>
                                                    </w:r>
                                                    <w:r>
                                                      <w:rPr>
                                                        <w:b/>
                                                        <w:vertAlign w:val="subscript"/>
                                                      </w:rPr>
                                                      <w:t>3</w:t>
                                                    </w:r>
                                                  </w:p>
                                                  <w:p w14:paraId="19A57FE9" w14:textId="77777777" w:rsidR="008E7E56" w:rsidRPr="009F344E" w:rsidRDefault="008E7E56" w:rsidP="004C02EF">
                                                    <w:pPr>
                                                      <w:contextualSpacing/>
                                                      <w:rPr>
                                                        <w:rFonts w:ascii="Courier New" w:hAnsi="Courier New" w:cs="Courier New"/>
                                                        <w:sz w:val="19"/>
                                                      </w:rPr>
                                                    </w:pPr>
                                                    <w:r w:rsidRPr="009F344E">
                                                      <w:rPr>
                                                        <w:rFonts w:ascii="Courier New" w:hAnsi="Courier New" w:cs="Courier New"/>
                                                        <w:sz w:val="19"/>
                                                      </w:rPr>
                                                      <w:t xml:space="preserve"> q1</w:t>
                                                    </w:r>
                                                  </w:p>
                                                  <w:p w14:paraId="7D28C949" w14:textId="77777777" w:rsidR="008E7E56" w:rsidRPr="009F344E" w:rsidRDefault="008E7E56"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14:paraId="5684275F" w14:textId="77777777" w:rsidR="008E7E56" w:rsidRDefault="008E7E56" w:rsidP="004C02EF">
                                                                <w:r>
                                                                  <w:rPr>
                                                                    <w:b/>
                                                                  </w:rPr>
                                                                  <w:t xml:space="preserve"> CF</w:t>
                                                                </w:r>
                                                                <w:r>
                                                                  <w:rPr>
                                                                    <w:b/>
                                                                    <w:vertAlign w:val="subscript"/>
                                                                  </w:rPr>
                                                                  <w:t>p</w:t>
                                                                </w:r>
                                                              </w:p>
                                                              <w:p w14:paraId="26E73F2E" w14:textId="77777777" w:rsidR="008E7E56" w:rsidRPr="009F344E" w:rsidRDefault="008E7E56"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14:paraId="22D24FB6" w14:textId="77777777" w:rsidR="008E7E56" w:rsidRPr="00D436B4" w:rsidRDefault="008E7E56" w:rsidP="004C02EF">
                                                                    <w:pPr>
                                                                      <w:spacing w:after="0" w:line="276" w:lineRule="auto"/>
                                                                      <w:rPr>
                                                                        <w:sz w:val="8"/>
                                                                        <w:szCs w:val="8"/>
                                                                      </w:rPr>
                                                                    </w:pPr>
                                                                    <w:r w:rsidRPr="00D436B4">
                                                                      <w:rPr>
                                                                        <w:sz w:val="8"/>
                                                                        <w:szCs w:val="8"/>
                                                                      </w:rPr>
                                                                      <w:t xml:space="preserve"> </w:t>
                                                                    </w:r>
                                                                    <w:r w:rsidRPr="00FF4073">
                                                                      <w:rPr>
                                                                        <w:b/>
                                                                      </w:rPr>
                                                                      <w:t>CF</w:t>
                                                                    </w:r>
                                                                  </w:p>
                                                                  <w:p w14:paraId="7948BC79" w14:textId="77777777" w:rsidR="008E7E56" w:rsidRPr="00D436B4" w:rsidRDefault="008E7E56"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14:paraId="76737978" w14:textId="77777777" w:rsidR="008E7E56" w:rsidRPr="009F344E" w:rsidRDefault="008E7E56"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14:paraId="4707F930" w14:textId="77777777" w:rsidR="008E7E56" w:rsidRPr="009F344E" w:rsidRDefault="008E7E56"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14:paraId="5ADC6CAB" w14:textId="77777777" w:rsidR="008E7E56" w:rsidRDefault="008E7E56" w:rsidP="004C02EF">
                                                                  <w:pPr>
                                                                    <w:rPr>
                                                                      <w:vertAlign w:val="subscript"/>
                                                                    </w:rPr>
                                                                  </w:pPr>
                                                                  <w:r>
                                                                    <w:rPr>
                                                                      <w:b/>
                                                                    </w:rPr>
                                                                    <w:t xml:space="preserve"> cf</w:t>
                                                                  </w:r>
                                                                  <w:r>
                                                                    <w:rPr>
                                                                      <w:b/>
                                                                      <w:vertAlign w:val="subscript"/>
                                                                    </w:rPr>
                                                                    <w:t>1</w:t>
                                                                  </w:r>
                                                                </w:p>
                                                                <w:p w14:paraId="5541D02F" w14:textId="77777777" w:rsidR="008E7E56" w:rsidRPr="009F344E" w:rsidRDefault="008E7E56"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14:paraId="58DC82C6" w14:textId="77777777" w:rsidR="008E7E56" w:rsidRPr="009F344E" w:rsidRDefault="008E7E56"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14:paraId="5AB5A05F" w14:textId="77777777" w:rsidR="008E7E56" w:rsidRDefault="008E7E56" w:rsidP="004C02EF">
                                                              <w:r>
                                                                <w:rPr>
                                                                  <w:b/>
                                                                </w:rPr>
                                                                <w:t xml:space="preserve"> cf</w:t>
                                                              </w:r>
                                                              <w:r>
                                                                <w:rPr>
                                                                  <w:b/>
                                                                  <w:vertAlign w:val="subscript"/>
                                                                </w:rPr>
                                                                <w:t>2</w:t>
                                                              </w:r>
                                                            </w:p>
                                                            <w:p w14:paraId="04D649B0" w14:textId="77777777" w:rsidR="008E7E56" w:rsidRPr="009F344E" w:rsidRDefault="008E7E56"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14:paraId="2BD58B01" w14:textId="77777777" w:rsidR="008E7E56" w:rsidRPr="009F344E" w:rsidRDefault="008E7E56"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14:paraId="1FE96FAD" w14:textId="77777777" w:rsidR="008E7E56" w:rsidRDefault="008E7E56"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14:paraId="69D1CC2F" w14:textId="77777777" w:rsidR="008E7E56" w:rsidRPr="004E7DC4" w:rsidRDefault="008E7E56" w:rsidP="004C02EF">
                    <w:pPr>
                      <w:jc w:val="left"/>
                      <w:rPr>
                        <w:sz w:val="18"/>
                        <w:szCs w:val="18"/>
                      </w:rPr>
                    </w:pPr>
                    <w:r w:rsidRPr="004E7DC4">
                      <w:rPr>
                        <w:sz w:val="18"/>
                        <w:szCs w:val="18"/>
                      </w:rPr>
                      <w:t>explicit prototype property</w:t>
                    </w:r>
                  </w:p>
                </w:txbxContent>
              </v:textbox>
            </v:rect>
          </v:group>
        </w:pict>
      </w:r>
    </w:p>
    <w:p w14:paraId="3D24CECE" w14:textId="77777777" w:rsidR="004C02EF" w:rsidRPr="00E77497" w:rsidRDefault="004C02EF" w:rsidP="004C02EF">
      <w:pPr>
        <w:pStyle w:val="Figuretitle"/>
        <w:spacing w:before="0" w:after="0" w:line="240" w:lineRule="auto"/>
        <w:rPr>
          <w:rFonts w:eastAsia="Arial Unicode MS" w:cs="Arial"/>
        </w:rPr>
      </w:pPr>
      <w:r w:rsidRPr="00E77497">
        <w:rPr>
          <w:rFonts w:eastAsia="Arial Unicode MS"/>
        </w:rPr>
        <w:t>Figure 1 — Object/Prototype Relationships</w:t>
      </w:r>
    </w:p>
    <w:p w14:paraId="481E91E6" w14:textId="77777777" w:rsidR="004C02EF" w:rsidRPr="00E77497" w:rsidRDefault="004C02EF" w:rsidP="00086B3C">
      <w:pPr>
        <w:spacing w:before="240"/>
      </w:pPr>
      <w:r w:rsidRPr="00E77497">
        <w:t>In a class-based object-oriented language, in general, state is carried by instances, methods are carried by classes, and inheritance is only of structure and behaviour. In ECMAScript, the state and methods are carried by objects, and structure, behaviour, and state are all inherited.</w:t>
      </w:r>
    </w:p>
    <w:p w14:paraId="57CFEEF5" w14:textId="77777777" w:rsidR="004C02EF" w:rsidRPr="00E77497" w:rsidRDefault="004C02EF" w:rsidP="004C02EF">
      <w:r w:rsidRPr="00E77497">
        <w:t>All objects that do not directly contain a particular property that their prototype contains share that property and its value. Figure 1 illustrates this:</w:t>
      </w:r>
    </w:p>
    <w:p w14:paraId="5F0F1501" w14:textId="77777777"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60A5A5B2" w14:textId="77777777"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4DD291CD" w14:textId="77777777" w:rsidR="004C02EF" w:rsidRPr="00E77497" w:rsidRDefault="004C02EF" w:rsidP="004C02EF">
      <w:pPr>
        <w:pStyle w:val="30"/>
        <w:numPr>
          <w:ilvl w:val="0"/>
          <w:numId w:val="0"/>
        </w:numPr>
      </w:pPr>
      <w:bookmarkStart w:id="84" w:name="_Toc276630922"/>
      <w:bookmarkStart w:id="85" w:name="_Toc329528640"/>
      <w:r w:rsidRPr="00E77497">
        <w:t>4.2.2</w:t>
      </w:r>
      <w:r w:rsidRPr="00E77497">
        <w:tab/>
        <w:t>The Strict Variant of ECMAScript</w:t>
      </w:r>
      <w:bookmarkEnd w:id="84"/>
      <w:bookmarkEnd w:id="85"/>
    </w:p>
    <w:p w14:paraId="22305425" w14:textId="77777777"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3318CDC8" w14:textId="77777777"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599B504A" w14:textId="77777777"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36641088" w14:textId="77777777" w:rsidR="004C02EF" w:rsidRPr="00E77497" w:rsidRDefault="004C02EF" w:rsidP="004C02EF">
      <w:pPr>
        <w:pStyle w:val="20"/>
        <w:numPr>
          <w:ilvl w:val="0"/>
          <w:numId w:val="0"/>
        </w:numPr>
      </w:pPr>
      <w:bookmarkStart w:id="86" w:name="_Toc276630923"/>
      <w:bookmarkStart w:id="87" w:name="_Toc329528641"/>
      <w:r w:rsidRPr="00E77497">
        <w:t>4.3</w:t>
      </w:r>
      <w:r w:rsidRPr="00E77497">
        <w:tab/>
        <w:t>Terms and definitions</w:t>
      </w:r>
      <w:bookmarkEnd w:id="86"/>
      <w:bookmarkEnd w:id="87"/>
    </w:p>
    <w:p w14:paraId="37DB0F98" w14:textId="77777777" w:rsidR="004C02EF" w:rsidRPr="00E77497" w:rsidRDefault="004C02EF" w:rsidP="004C02EF">
      <w:r w:rsidRPr="00E77497">
        <w:t>For the purposes of this document, the following terms and definitions apply.</w:t>
      </w:r>
    </w:p>
    <w:p w14:paraId="69F1FA0E" w14:textId="77777777" w:rsidR="004C02EF" w:rsidRPr="00E77497" w:rsidRDefault="004C02EF" w:rsidP="004C02EF">
      <w:pPr>
        <w:pStyle w:val="TermNum"/>
      </w:pPr>
      <w:bookmarkStart w:id="88" w:name="_Toc472818721"/>
      <w:bookmarkStart w:id="89" w:name="_Toc235503267"/>
      <w:r w:rsidRPr="00E77497">
        <w:t>4.3.1</w:t>
      </w:r>
    </w:p>
    <w:bookmarkEnd w:id="88"/>
    <w:bookmarkEnd w:id="89"/>
    <w:p w14:paraId="0312E200" w14:textId="77777777" w:rsidR="004C02EF" w:rsidRPr="00E77497" w:rsidRDefault="004C02EF" w:rsidP="004C02EF">
      <w:pPr>
        <w:pStyle w:val="Terms"/>
      </w:pPr>
      <w:r w:rsidRPr="00E77497">
        <w:t>type</w:t>
      </w:r>
    </w:p>
    <w:p w14:paraId="0674D798" w14:textId="77777777" w:rsidR="004C02EF" w:rsidRPr="00E77497" w:rsidRDefault="004C02EF" w:rsidP="004C02EF">
      <w:pPr>
        <w:pStyle w:val="Definition"/>
      </w:pPr>
      <w:r w:rsidRPr="00E77497">
        <w:t>set of data values as defined in Clause 8 of this specification</w:t>
      </w:r>
    </w:p>
    <w:p w14:paraId="4B7FA189" w14:textId="77777777" w:rsidR="004C02EF" w:rsidRPr="00E77497" w:rsidRDefault="004C02EF" w:rsidP="004C02EF">
      <w:pPr>
        <w:pStyle w:val="TermNum"/>
      </w:pPr>
      <w:bookmarkStart w:id="90" w:name="_Toc385672087"/>
      <w:bookmarkStart w:id="91" w:name="_Toc393690178"/>
      <w:bookmarkStart w:id="92" w:name="_Toc472818722"/>
      <w:bookmarkStart w:id="93" w:name="_Toc235503268"/>
      <w:r w:rsidRPr="00E77497">
        <w:t>4.3.2</w:t>
      </w:r>
    </w:p>
    <w:p w14:paraId="7A64E1E5" w14:textId="77777777" w:rsidR="004C02EF" w:rsidRPr="00E77497" w:rsidRDefault="004C02EF" w:rsidP="004C02EF">
      <w:pPr>
        <w:pStyle w:val="Terms"/>
      </w:pPr>
      <w:r w:rsidRPr="00E77497">
        <w:t xml:space="preserve">primitive </w:t>
      </w:r>
      <w:bookmarkEnd w:id="90"/>
      <w:bookmarkEnd w:id="91"/>
      <w:bookmarkEnd w:id="92"/>
      <w:bookmarkEnd w:id="93"/>
      <w:r w:rsidRPr="00E77497">
        <w:t>value</w:t>
      </w:r>
    </w:p>
    <w:p w14:paraId="0B3AF6A5" w14:textId="77777777" w:rsidR="004C02EF" w:rsidRPr="00E77497" w:rsidRDefault="004C02EF" w:rsidP="004C02EF">
      <w:pPr>
        <w:pStyle w:val="Definition"/>
      </w:pPr>
      <w:r w:rsidRPr="00E77497">
        <w:t>member of one of the types Undefined, Null, Boolean, Number, or String as defined in Clause 8</w:t>
      </w:r>
    </w:p>
    <w:p w14:paraId="7014D382" w14:textId="77777777"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94" w:name="_Toc385672088"/>
      <w:bookmarkStart w:id="95" w:name="_Toc393690179"/>
    </w:p>
    <w:p w14:paraId="6A030B93" w14:textId="77777777" w:rsidR="004C02EF" w:rsidRPr="00E77497" w:rsidRDefault="004C02EF" w:rsidP="004C02EF">
      <w:pPr>
        <w:pStyle w:val="TermNum"/>
      </w:pPr>
      <w:bookmarkStart w:id="96" w:name="_Toc472818723"/>
      <w:bookmarkStart w:id="97" w:name="_Toc235503269"/>
      <w:r w:rsidRPr="00E77497">
        <w:t>4.3.3</w:t>
      </w:r>
    </w:p>
    <w:bookmarkEnd w:id="94"/>
    <w:bookmarkEnd w:id="95"/>
    <w:bookmarkEnd w:id="96"/>
    <w:bookmarkEnd w:id="97"/>
    <w:p w14:paraId="11DFEF3B" w14:textId="77777777" w:rsidR="004C02EF" w:rsidRPr="00E77497" w:rsidRDefault="004C02EF" w:rsidP="004C02EF">
      <w:pPr>
        <w:pStyle w:val="Terms"/>
      </w:pPr>
      <w:r w:rsidRPr="00E77497">
        <w:t>object</w:t>
      </w:r>
    </w:p>
    <w:p w14:paraId="56E96254" w14:textId="77777777" w:rsidR="004C02EF" w:rsidRPr="00E77497" w:rsidRDefault="004C02EF" w:rsidP="004C02EF">
      <w:pPr>
        <w:pStyle w:val="Definition"/>
      </w:pPr>
      <w:r w:rsidRPr="00E77497">
        <w:t>member of the type Object</w:t>
      </w:r>
    </w:p>
    <w:p w14:paraId="526E1DAF" w14:textId="77777777" w:rsidR="004C02EF" w:rsidRPr="00E77497" w:rsidRDefault="004C02EF" w:rsidP="004C02EF">
      <w:pPr>
        <w:pStyle w:val="Note"/>
      </w:pPr>
      <w:r w:rsidRPr="00E77497">
        <w:t>NOTE</w:t>
      </w:r>
      <w:r w:rsidRPr="00E77497">
        <w:tab/>
        <w:t>An object is a collection of properties</w:t>
      </w:r>
      <w:bookmarkStart w:id="98" w:name="_Toc385672089"/>
      <w:bookmarkStart w:id="99" w:name="_Toc393690180"/>
      <w:r w:rsidRPr="00E77497">
        <w:t xml:space="preserve"> and has a single prototype object. The prototype may be the null value.</w:t>
      </w:r>
    </w:p>
    <w:p w14:paraId="6575B55D" w14:textId="77777777" w:rsidR="004C02EF" w:rsidRPr="00E77497" w:rsidRDefault="004C02EF" w:rsidP="004C02EF">
      <w:pPr>
        <w:pStyle w:val="TermNum"/>
      </w:pPr>
      <w:bookmarkStart w:id="100" w:name="_Ref457703927"/>
      <w:bookmarkStart w:id="101" w:name="_Toc472818724"/>
      <w:bookmarkStart w:id="102" w:name="_Toc235503270"/>
      <w:r w:rsidRPr="00E77497">
        <w:t>4.3.4</w:t>
      </w:r>
    </w:p>
    <w:bookmarkEnd w:id="98"/>
    <w:bookmarkEnd w:id="99"/>
    <w:bookmarkEnd w:id="100"/>
    <w:bookmarkEnd w:id="101"/>
    <w:bookmarkEnd w:id="102"/>
    <w:p w14:paraId="6FBB951D" w14:textId="77777777" w:rsidR="004C02EF" w:rsidRPr="00E77497" w:rsidRDefault="004C02EF" w:rsidP="004C02EF">
      <w:pPr>
        <w:pStyle w:val="Terms"/>
      </w:pPr>
      <w:r w:rsidRPr="00E77497">
        <w:t>constructor</w:t>
      </w:r>
    </w:p>
    <w:p w14:paraId="0A545BB2" w14:textId="77777777" w:rsidR="004C02EF" w:rsidRPr="00E77497" w:rsidRDefault="004C02EF" w:rsidP="004C02EF">
      <w:pPr>
        <w:pStyle w:val="Definition"/>
      </w:pPr>
      <w:r w:rsidRPr="00E77497">
        <w:t>function object that creates and initialises objects</w:t>
      </w:r>
    </w:p>
    <w:p w14:paraId="614E6D57" w14:textId="77777777"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103" w:name="_Toc385672090"/>
      <w:bookmarkStart w:id="104" w:name="_Toc393690181"/>
    </w:p>
    <w:p w14:paraId="18C58CDB" w14:textId="77777777" w:rsidR="004C02EF" w:rsidRPr="00E77497" w:rsidRDefault="004C02EF" w:rsidP="004C02EF">
      <w:pPr>
        <w:pStyle w:val="TermNum"/>
      </w:pPr>
      <w:bookmarkStart w:id="105" w:name="_Toc472818725"/>
      <w:bookmarkStart w:id="106" w:name="_Toc235503271"/>
      <w:r w:rsidRPr="00E77497">
        <w:t>4.3.5</w:t>
      </w:r>
    </w:p>
    <w:bookmarkEnd w:id="103"/>
    <w:bookmarkEnd w:id="104"/>
    <w:bookmarkEnd w:id="105"/>
    <w:bookmarkEnd w:id="106"/>
    <w:p w14:paraId="6DB976C3" w14:textId="77777777" w:rsidR="004C02EF" w:rsidRPr="00E77497" w:rsidRDefault="004C02EF" w:rsidP="004C02EF">
      <w:pPr>
        <w:pStyle w:val="Terms"/>
      </w:pPr>
      <w:r w:rsidRPr="00E77497">
        <w:t>prototype</w:t>
      </w:r>
    </w:p>
    <w:p w14:paraId="7F0E026F" w14:textId="77777777" w:rsidR="004C02EF" w:rsidRPr="00E77497" w:rsidRDefault="004C02EF" w:rsidP="004C02EF">
      <w:pPr>
        <w:pStyle w:val="Definition"/>
      </w:pPr>
      <w:r w:rsidRPr="00E77497">
        <w:t>object that provides shared properties for other objects</w:t>
      </w:r>
    </w:p>
    <w:p w14:paraId="5780563B" w14:textId="77777777"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107" w:name="_Toc385672091"/>
      <w:bookmarkStart w:id="108"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717903A7" w14:textId="77777777" w:rsidR="004C02EF" w:rsidRPr="00E77497" w:rsidRDefault="004C02EF" w:rsidP="004C02EF">
      <w:pPr>
        <w:pStyle w:val="TermNum"/>
      </w:pPr>
      <w:bookmarkStart w:id="109" w:name="_Toc472818726"/>
      <w:bookmarkStart w:id="110" w:name="_Toc235503272"/>
      <w:r w:rsidRPr="00E77497">
        <w:t>4.3.6</w:t>
      </w:r>
    </w:p>
    <w:p w14:paraId="4A8DFEED" w14:textId="77777777" w:rsidR="004C02EF" w:rsidRPr="00E77497" w:rsidRDefault="004C02EF" w:rsidP="004C02EF">
      <w:pPr>
        <w:pStyle w:val="Terms"/>
      </w:pPr>
      <w:del w:id="111" w:author="Rev 9 Allen Wirfs-Brock" w:date="2012-07-07T17:30:00Z">
        <w:r w:rsidRPr="00E77497" w:rsidDel="00575506">
          <w:delText xml:space="preserve">native </w:delText>
        </w:r>
      </w:del>
      <w:bookmarkEnd w:id="107"/>
      <w:bookmarkEnd w:id="108"/>
      <w:bookmarkEnd w:id="109"/>
      <w:bookmarkEnd w:id="110"/>
      <w:ins w:id="112" w:author="Rev 9 Allen Wirfs-Brock" w:date="2012-07-07T17:30:00Z">
        <w:r w:rsidR="00575506">
          <w:t>ordinary</w:t>
        </w:r>
        <w:r w:rsidR="00575506" w:rsidRPr="00E77497">
          <w:t xml:space="preserve"> </w:t>
        </w:r>
      </w:ins>
      <w:r w:rsidRPr="00E77497">
        <w:t>object</w:t>
      </w:r>
    </w:p>
    <w:p w14:paraId="44799B3F" w14:textId="77777777" w:rsidR="004C02EF" w:rsidRPr="00E77497" w:rsidRDefault="004C02EF" w:rsidP="004C02EF">
      <w:pPr>
        <w:pStyle w:val="Definition"/>
      </w:pPr>
      <w:r w:rsidRPr="00E77497">
        <w:t xml:space="preserve">object </w:t>
      </w:r>
      <w:del w:id="113" w:author="Rev 9 Allen Wirfs-Brock" w:date="2012-07-07T18:02:00Z">
        <w:r w:rsidRPr="00E77497" w:rsidDel="000625F1">
          <w:delText xml:space="preserve">in an ECMAScript implementation </w:delText>
        </w:r>
      </w:del>
      <w:del w:id="114" w:author="Rev 9 Allen Wirfs-Brock" w:date="2012-07-07T17:31:00Z">
        <w:r w:rsidRPr="00E77497" w:rsidDel="00575506">
          <w:delText>whose semantics are fully defined by this specification rather than by  the host environment</w:delText>
        </w:r>
      </w:del>
      <w:ins w:id="115" w:author="Rev 9 Allen Wirfs-Brock" w:date="2012-07-07T17:31:00Z">
        <w:r w:rsidR="00575506">
          <w:t>that</w:t>
        </w:r>
        <w:r w:rsidR="00EB2682">
          <w:t xml:space="preserve"> ha</w:t>
        </w:r>
      </w:ins>
      <w:ins w:id="116" w:author="Rev 9 Allen Wirfs-Brock" w:date="2012-07-07T18:01:00Z">
        <w:r w:rsidR="000625F1">
          <w:t>s</w:t>
        </w:r>
      </w:ins>
      <w:ins w:id="117" w:author="Rev 9 Allen Wirfs-Brock" w:date="2012-07-07T17:31:00Z">
        <w:r w:rsidR="00EB2682">
          <w:t xml:space="preserve"> the default </w:t>
        </w:r>
      </w:ins>
      <w:ins w:id="118" w:author="Rev 9 Allen Wirfs-Brock" w:date="2012-07-07T17:32:00Z">
        <w:r w:rsidR="00EB2682">
          <w:t>behaviour</w:t>
        </w:r>
      </w:ins>
      <w:ins w:id="119" w:author="Rev 9 Allen Wirfs-Brock" w:date="2012-07-07T17:31:00Z">
        <w:r w:rsidR="00EB2682">
          <w:t xml:space="preserve"> </w:t>
        </w:r>
      </w:ins>
      <w:ins w:id="120" w:author="Rev 9 Allen Wirfs-Brock" w:date="2012-07-07T17:32:00Z">
        <w:r w:rsidR="00EB2682">
          <w:t xml:space="preserve">for the internal methods that </w:t>
        </w:r>
      </w:ins>
      <w:ins w:id="121" w:author="Rev 9 Allen Wirfs-Brock" w:date="2012-07-07T18:02:00Z">
        <w:r w:rsidR="000625F1">
          <w:t>must</w:t>
        </w:r>
      </w:ins>
      <w:ins w:id="122" w:author="Rev 9 Allen Wirfs-Brock" w:date="2012-07-07T17:32:00Z">
        <w:r w:rsidR="00EB2682">
          <w:t xml:space="preserve"> be supported by all </w:t>
        </w:r>
      </w:ins>
      <w:ins w:id="123" w:author="Rev 9 Allen Wirfs-Brock" w:date="2012-07-07T18:02:00Z">
        <w:r w:rsidR="000625F1">
          <w:t xml:space="preserve">ECMAScript </w:t>
        </w:r>
      </w:ins>
      <w:ins w:id="124" w:author="Rev 9 Allen Wirfs-Brock" w:date="2012-07-07T17:32:00Z">
        <w:r w:rsidR="00EB2682">
          <w:t>objects.</w:t>
        </w:r>
      </w:ins>
    </w:p>
    <w:p w14:paraId="08458EDD" w14:textId="77777777" w:rsidR="004C02EF" w:rsidRPr="00E77497" w:rsidDel="00EB2682" w:rsidRDefault="004C02EF" w:rsidP="004C02EF">
      <w:pPr>
        <w:pStyle w:val="Note"/>
        <w:rPr>
          <w:del w:id="125" w:author="Rev 9 Allen Wirfs-Brock" w:date="2012-07-07T17:32:00Z"/>
        </w:rPr>
      </w:pPr>
      <w:del w:id="126" w:author="Rev 9 Allen Wirfs-Brock" w:date="2012-07-07T17:32:00Z">
        <w:r w:rsidRPr="00E77497" w:rsidDel="00EB2682">
          <w:delText>NOTE</w:delText>
        </w:r>
        <w:r w:rsidRPr="00E77497" w:rsidDel="00EB2682">
          <w:tab/>
          <w:delText>Standard native objects are defined in this specification. Some native objects are built-in; others may be constructed during the course of execution of an ECMAScript program.</w:delText>
        </w:r>
        <w:bookmarkStart w:id="127" w:name="_Toc393690183"/>
        <w:bookmarkStart w:id="128" w:name="_Toc385672092"/>
      </w:del>
    </w:p>
    <w:p w14:paraId="6F8678FE" w14:textId="77777777" w:rsidR="004C02EF" w:rsidRPr="00E77497" w:rsidRDefault="004C02EF" w:rsidP="004C02EF">
      <w:pPr>
        <w:pStyle w:val="TermNum"/>
      </w:pPr>
      <w:bookmarkStart w:id="129" w:name="_Toc472818727"/>
      <w:bookmarkStart w:id="130" w:name="_Toc235503273"/>
      <w:r w:rsidRPr="00E77497">
        <w:t>4.3.7</w:t>
      </w:r>
    </w:p>
    <w:p w14:paraId="14DC97C5" w14:textId="77777777" w:rsidR="004C02EF" w:rsidRPr="00E77497" w:rsidRDefault="004C02EF" w:rsidP="004C02EF">
      <w:pPr>
        <w:pStyle w:val="TermNum"/>
      </w:pPr>
      <w:r w:rsidRPr="00E77497">
        <w:t xml:space="preserve">built-in </w:t>
      </w:r>
      <w:bookmarkEnd w:id="127"/>
      <w:bookmarkEnd w:id="129"/>
      <w:bookmarkEnd w:id="130"/>
      <w:r w:rsidRPr="00E77497">
        <w:t>object</w:t>
      </w:r>
    </w:p>
    <w:p w14:paraId="6DB71ED4" w14:textId="77777777"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14:paraId="2526A90C" w14:textId="77777777" w:rsidR="004C02EF" w:rsidRPr="00E77497" w:rsidRDefault="004C02EF" w:rsidP="004C02EF">
      <w:pPr>
        <w:pStyle w:val="Note"/>
      </w:pPr>
      <w:r w:rsidRPr="00E77497">
        <w:t>NOTE</w:t>
      </w:r>
      <w:r w:rsidRPr="00E77497">
        <w:tab/>
        <w:t xml:space="preserve">Standard built-in objects are defined in this specification, and an ECMAScript implementation may specify and define others. </w:t>
      </w:r>
      <w:del w:id="131" w:author="Rev 9 Allen Wirfs-Brock" w:date="2012-07-07T17:37:00Z">
        <w:r w:rsidRPr="00E77497" w:rsidDel="00EB2682">
          <w:delText>Every built-in object is a native object.</w:delText>
        </w:r>
        <w:bookmarkStart w:id="132" w:name="_Toc393690184"/>
        <w:r w:rsidRPr="00E77497" w:rsidDel="00EB2682">
          <w:delText xml:space="preserve"> </w:delText>
        </w:r>
      </w:del>
      <w:r w:rsidRPr="00E77497">
        <w:t xml:space="preserve">A </w:t>
      </w:r>
      <w:r w:rsidRPr="00E77497">
        <w:rPr>
          <w:i/>
        </w:rPr>
        <w:t>built-in constructor</w:t>
      </w:r>
      <w:r w:rsidRPr="00E77497">
        <w:rPr>
          <w:b/>
          <w:i/>
        </w:rPr>
        <w:t xml:space="preserve"> </w:t>
      </w:r>
      <w:r w:rsidRPr="00E77497">
        <w:t>is a built-in object that is also a constructor.</w:t>
      </w:r>
    </w:p>
    <w:p w14:paraId="572FF8EA" w14:textId="77777777" w:rsidR="004C02EF" w:rsidRPr="00E77497" w:rsidRDefault="004C02EF" w:rsidP="004C02EF">
      <w:pPr>
        <w:pStyle w:val="TermNum"/>
      </w:pPr>
      <w:bookmarkStart w:id="133" w:name="_Toc472818728"/>
      <w:bookmarkStart w:id="134" w:name="_Toc235503274"/>
      <w:r w:rsidRPr="00E77497">
        <w:t>4.3.8</w:t>
      </w:r>
    </w:p>
    <w:p w14:paraId="666D14C1" w14:textId="77777777" w:rsidR="004C02EF" w:rsidRPr="00E77497" w:rsidRDefault="004C02EF" w:rsidP="004C02EF">
      <w:pPr>
        <w:pStyle w:val="Terms"/>
      </w:pPr>
      <w:del w:id="135" w:author="Rev 9 Allen Wirfs-Brock" w:date="2012-07-07T18:01:00Z">
        <w:r w:rsidRPr="00E77497" w:rsidDel="000625F1">
          <w:delText xml:space="preserve">host </w:delText>
        </w:r>
      </w:del>
      <w:bookmarkEnd w:id="128"/>
      <w:bookmarkEnd w:id="132"/>
      <w:bookmarkEnd w:id="133"/>
      <w:bookmarkEnd w:id="134"/>
      <w:ins w:id="136" w:author="Rev 9 Allen Wirfs-Brock" w:date="2012-07-07T18:01:00Z">
        <w:r w:rsidR="000625F1">
          <w:t>exotic</w:t>
        </w:r>
        <w:r w:rsidR="000625F1" w:rsidRPr="00E77497">
          <w:t xml:space="preserve"> </w:t>
        </w:r>
      </w:ins>
      <w:r w:rsidRPr="00E77497">
        <w:t>object</w:t>
      </w:r>
    </w:p>
    <w:p w14:paraId="01C21199" w14:textId="77777777" w:rsidR="004C02EF" w:rsidRPr="00E77497" w:rsidRDefault="004C02EF" w:rsidP="004C02EF">
      <w:pPr>
        <w:pStyle w:val="Definition"/>
      </w:pPr>
      <w:r w:rsidRPr="00E77497">
        <w:t xml:space="preserve">object </w:t>
      </w:r>
      <w:ins w:id="137" w:author="Rev 9 Allen Wirfs-Brock" w:date="2012-07-07T18:02:00Z">
        <w:r w:rsidR="000625F1">
          <w:t xml:space="preserve">that has some alternative behaviour for </w:t>
        </w:r>
      </w:ins>
      <w:ins w:id="138" w:author="Rev 9 Allen Wirfs-Brock" w:date="2012-07-07T18:03:00Z">
        <w:r w:rsidR="000625F1">
          <w:t>one or more of the</w:t>
        </w:r>
      </w:ins>
      <w:ins w:id="139" w:author="Rev 9 Allen Wirfs-Brock" w:date="2012-07-07T18:02:00Z">
        <w:r w:rsidR="000625F1">
          <w:t xml:space="preserve"> internal methods that must be supported by all ECMAScript objects.</w:t>
        </w:r>
      </w:ins>
      <w:del w:id="140" w:author="Rev 9 Allen Wirfs-Brock" w:date="2012-07-07T18:02:00Z">
        <w:r w:rsidRPr="00E77497" w:rsidDel="000625F1">
          <w:delText>supplied by the host environment to complete the execution environment of ECMAScript</w:delText>
        </w:r>
      </w:del>
    </w:p>
    <w:p w14:paraId="0D29DA20" w14:textId="77777777" w:rsidR="004C02EF" w:rsidRPr="00E77497" w:rsidRDefault="004C02EF" w:rsidP="004C02EF">
      <w:pPr>
        <w:pStyle w:val="Note"/>
      </w:pPr>
      <w:r w:rsidRPr="00E77497">
        <w:t>NOTE</w:t>
      </w:r>
      <w:r w:rsidRPr="00E77497">
        <w:tab/>
        <w:t xml:space="preserve">Any object that is not </w:t>
      </w:r>
      <w:ins w:id="141" w:author="Rev 9 Allen Wirfs-Brock" w:date="2012-07-07T18:03:00Z">
        <w:r w:rsidR="000625F1">
          <w:t xml:space="preserve">an </w:t>
        </w:r>
      </w:ins>
      <w:del w:id="142" w:author="Rev 9 Allen Wirfs-Brock" w:date="2012-07-07T18:03:00Z">
        <w:r w:rsidRPr="00E77497" w:rsidDel="000625F1">
          <w:delText xml:space="preserve">native </w:delText>
        </w:r>
      </w:del>
      <w:ins w:id="143" w:author="Rev 9 Allen Wirfs-Brock" w:date="2012-07-07T18:03:00Z">
        <w:r w:rsidR="000625F1">
          <w:t>ordinary object</w:t>
        </w:r>
        <w:r w:rsidR="000625F1" w:rsidRPr="00E77497">
          <w:t xml:space="preserve"> </w:t>
        </w:r>
      </w:ins>
      <w:r w:rsidRPr="00E77497">
        <w:t>is a</w:t>
      </w:r>
      <w:ins w:id="144" w:author="Rev 9 Allen Wirfs-Brock" w:date="2012-07-07T18:03:00Z">
        <w:r w:rsidR="000625F1">
          <w:t>n</w:t>
        </w:r>
      </w:ins>
      <w:r w:rsidRPr="00E77497">
        <w:t xml:space="preserve"> </w:t>
      </w:r>
      <w:del w:id="145" w:author="Rev 9 Allen Wirfs-Brock" w:date="2012-07-07T18:03:00Z">
        <w:r w:rsidRPr="00E77497" w:rsidDel="000625F1">
          <w:delText xml:space="preserve">host </w:delText>
        </w:r>
      </w:del>
      <w:ins w:id="146" w:author="Rev 9 Allen Wirfs-Brock" w:date="2012-07-07T18:03:00Z">
        <w:r w:rsidR="000625F1">
          <w:t>exotic</w:t>
        </w:r>
        <w:r w:rsidR="000625F1" w:rsidRPr="00E77497">
          <w:t xml:space="preserve"> </w:t>
        </w:r>
      </w:ins>
      <w:r w:rsidRPr="00E77497">
        <w:t>object.</w:t>
      </w:r>
      <w:bookmarkStart w:id="147" w:name="_Toc385672093"/>
      <w:bookmarkStart w:id="148" w:name="_Toc393690185"/>
      <w:bookmarkStart w:id="149" w:name="_Toc410465335"/>
      <w:bookmarkStart w:id="150" w:name="_Toc410465807"/>
      <w:bookmarkStart w:id="151" w:name="_Toc410466906"/>
      <w:bookmarkStart w:id="152" w:name="_Toc410533182"/>
    </w:p>
    <w:p w14:paraId="19A1B24E" w14:textId="77777777" w:rsidR="004C02EF" w:rsidRPr="00E77497" w:rsidRDefault="004C02EF" w:rsidP="004C02EF">
      <w:pPr>
        <w:pStyle w:val="TermNum"/>
      </w:pPr>
      <w:bookmarkStart w:id="153" w:name="_Toc472818729"/>
      <w:bookmarkStart w:id="154" w:name="_Toc235503275"/>
      <w:r w:rsidRPr="00E77497">
        <w:t>4.3.9</w:t>
      </w:r>
    </w:p>
    <w:bookmarkEnd w:id="147"/>
    <w:bookmarkEnd w:id="148"/>
    <w:bookmarkEnd w:id="149"/>
    <w:bookmarkEnd w:id="150"/>
    <w:bookmarkEnd w:id="151"/>
    <w:bookmarkEnd w:id="152"/>
    <w:p w14:paraId="6B42190A" w14:textId="77777777" w:rsidR="004C02EF" w:rsidRPr="00E77497" w:rsidRDefault="004C02EF" w:rsidP="004C02EF">
      <w:pPr>
        <w:pStyle w:val="Terms"/>
      </w:pPr>
      <w:r w:rsidRPr="00E77497">
        <w:t xml:space="preserve">undefined </w:t>
      </w:r>
      <w:bookmarkEnd w:id="153"/>
      <w:bookmarkEnd w:id="154"/>
      <w:r w:rsidRPr="00E77497">
        <w:t>value</w:t>
      </w:r>
    </w:p>
    <w:p w14:paraId="61C786DC" w14:textId="77777777" w:rsidR="004C02EF" w:rsidRPr="00E77497" w:rsidRDefault="004C02EF" w:rsidP="004C02EF">
      <w:pPr>
        <w:pStyle w:val="Definition"/>
      </w:pPr>
      <w:r w:rsidRPr="00E77497">
        <w:t>primitive value used when a variabl</w:t>
      </w:r>
      <w:bookmarkStart w:id="155" w:name="_Toc385672094"/>
      <w:bookmarkStart w:id="156" w:name="_Toc393690186"/>
      <w:r w:rsidRPr="00E77497">
        <w:t>e has not been assigned a value</w:t>
      </w:r>
    </w:p>
    <w:p w14:paraId="3E8D8FA5" w14:textId="77777777" w:rsidR="004C02EF" w:rsidRPr="00E77497" w:rsidRDefault="004C02EF" w:rsidP="004C02EF">
      <w:pPr>
        <w:pStyle w:val="TermNum"/>
      </w:pPr>
      <w:bookmarkStart w:id="157" w:name="_Toc472818730"/>
      <w:bookmarkStart w:id="158" w:name="_Toc235503276"/>
      <w:r w:rsidRPr="00E77497">
        <w:t>4.3.10</w:t>
      </w:r>
    </w:p>
    <w:p w14:paraId="57CC9218" w14:textId="77777777" w:rsidR="004C02EF" w:rsidRPr="00E77497" w:rsidRDefault="004C02EF" w:rsidP="004C02EF">
      <w:pPr>
        <w:pStyle w:val="Terms"/>
      </w:pPr>
      <w:r w:rsidRPr="00E77497">
        <w:t xml:space="preserve">Undefined </w:t>
      </w:r>
      <w:bookmarkEnd w:id="155"/>
      <w:bookmarkEnd w:id="156"/>
      <w:bookmarkEnd w:id="157"/>
      <w:bookmarkEnd w:id="158"/>
      <w:r w:rsidRPr="00E77497">
        <w:t>type</w:t>
      </w:r>
    </w:p>
    <w:p w14:paraId="5E0D84CC" w14:textId="77777777" w:rsidR="004C02EF" w:rsidRPr="00E77497" w:rsidRDefault="004C02EF" w:rsidP="004C02EF">
      <w:pPr>
        <w:pStyle w:val="Definition"/>
      </w:pPr>
      <w:r w:rsidRPr="00E77497">
        <w:t>type whose sole val</w:t>
      </w:r>
      <w:bookmarkStart w:id="159" w:name="_Toc385672095"/>
      <w:bookmarkStart w:id="160" w:name="_Toc393690187"/>
      <w:r w:rsidRPr="00E77497">
        <w:t>ue is the undefined value</w:t>
      </w:r>
    </w:p>
    <w:p w14:paraId="47AC7D65" w14:textId="77777777" w:rsidR="004C02EF" w:rsidRPr="00E77497" w:rsidRDefault="004C02EF" w:rsidP="004C02EF">
      <w:pPr>
        <w:pStyle w:val="TermNum"/>
      </w:pPr>
      <w:bookmarkStart w:id="161" w:name="_Toc472818731"/>
      <w:bookmarkStart w:id="162" w:name="_Toc235503277"/>
      <w:r w:rsidRPr="00E77497">
        <w:t>4.3.11</w:t>
      </w:r>
    </w:p>
    <w:bookmarkEnd w:id="159"/>
    <w:bookmarkEnd w:id="160"/>
    <w:p w14:paraId="3F536C20" w14:textId="77777777" w:rsidR="004C02EF" w:rsidRPr="00E77497" w:rsidRDefault="004C02EF" w:rsidP="004C02EF">
      <w:pPr>
        <w:pStyle w:val="Terms"/>
      </w:pPr>
      <w:r w:rsidRPr="00E77497">
        <w:t xml:space="preserve">null </w:t>
      </w:r>
      <w:bookmarkEnd w:id="161"/>
      <w:bookmarkEnd w:id="162"/>
      <w:r w:rsidRPr="00E77497">
        <w:t>value</w:t>
      </w:r>
    </w:p>
    <w:p w14:paraId="7E67D8B2" w14:textId="77777777" w:rsidR="004C02EF" w:rsidRPr="00E77497" w:rsidRDefault="004C02EF" w:rsidP="004C02EF">
      <w:pPr>
        <w:pStyle w:val="Definition"/>
      </w:pPr>
      <w:r w:rsidRPr="00E77497">
        <w:t>primitive value that represents the intentio</w:t>
      </w:r>
      <w:bookmarkStart w:id="163" w:name="_Toc385672096"/>
      <w:bookmarkStart w:id="164" w:name="_Toc393690188"/>
      <w:r w:rsidRPr="00E77497">
        <w:t>nal absence of any object value</w:t>
      </w:r>
    </w:p>
    <w:p w14:paraId="70F11308" w14:textId="77777777" w:rsidR="004C02EF" w:rsidRPr="00E77497" w:rsidRDefault="004C02EF" w:rsidP="004C02EF">
      <w:pPr>
        <w:pStyle w:val="TermNum"/>
      </w:pPr>
      <w:bookmarkStart w:id="165" w:name="_Toc472818732"/>
      <w:bookmarkStart w:id="166" w:name="_Toc235503278"/>
      <w:r w:rsidRPr="00E77497">
        <w:t>4.3.12</w:t>
      </w:r>
    </w:p>
    <w:p w14:paraId="6B74092C" w14:textId="77777777" w:rsidR="004C02EF" w:rsidRPr="00E77497" w:rsidRDefault="004C02EF" w:rsidP="004C02EF">
      <w:pPr>
        <w:pStyle w:val="Terms"/>
      </w:pPr>
      <w:r w:rsidRPr="00E77497">
        <w:t xml:space="preserve">Null </w:t>
      </w:r>
      <w:bookmarkEnd w:id="163"/>
      <w:bookmarkEnd w:id="164"/>
      <w:bookmarkEnd w:id="165"/>
      <w:bookmarkEnd w:id="166"/>
      <w:r w:rsidRPr="00E77497">
        <w:t>type</w:t>
      </w:r>
    </w:p>
    <w:p w14:paraId="5D90D325" w14:textId="77777777" w:rsidR="004C02EF" w:rsidRPr="00E77497" w:rsidRDefault="004C02EF" w:rsidP="004C02EF">
      <w:pPr>
        <w:pStyle w:val="Definition"/>
      </w:pPr>
      <w:r w:rsidRPr="00E77497">
        <w:t>type who</w:t>
      </w:r>
      <w:bookmarkStart w:id="167" w:name="_Toc385672097"/>
      <w:bookmarkStart w:id="168" w:name="_Toc393690189"/>
      <w:r w:rsidRPr="00E77497">
        <w:t>se sole value is the null value</w:t>
      </w:r>
    </w:p>
    <w:p w14:paraId="18011D84" w14:textId="77777777" w:rsidR="004C02EF" w:rsidRPr="00E77497" w:rsidRDefault="004C02EF" w:rsidP="004C02EF">
      <w:pPr>
        <w:pStyle w:val="TermNum"/>
      </w:pPr>
      <w:bookmarkStart w:id="169" w:name="_Toc472818733"/>
      <w:bookmarkStart w:id="170" w:name="_Toc235503279"/>
      <w:r w:rsidRPr="00E77497">
        <w:t>4.3.13</w:t>
      </w:r>
    </w:p>
    <w:p w14:paraId="7DD61A14" w14:textId="77777777" w:rsidR="004C02EF" w:rsidRPr="00E77497" w:rsidRDefault="004C02EF" w:rsidP="004C02EF">
      <w:pPr>
        <w:pStyle w:val="Terms"/>
      </w:pPr>
      <w:r w:rsidRPr="00E77497">
        <w:t xml:space="preserve">Boolean </w:t>
      </w:r>
      <w:bookmarkEnd w:id="167"/>
      <w:bookmarkEnd w:id="168"/>
      <w:bookmarkEnd w:id="169"/>
      <w:bookmarkEnd w:id="170"/>
      <w:r w:rsidRPr="00E77497">
        <w:t>value</w:t>
      </w:r>
    </w:p>
    <w:p w14:paraId="19B37C43" w14:textId="77777777" w:rsidR="004C02EF" w:rsidRPr="00E77497" w:rsidRDefault="004C02EF" w:rsidP="004C02EF">
      <w:pPr>
        <w:pStyle w:val="Definition"/>
      </w:pPr>
      <w:r w:rsidRPr="00E77497">
        <w:t>member of the Boolean type</w:t>
      </w:r>
    </w:p>
    <w:p w14:paraId="15B2C7B8" w14:textId="77777777" w:rsidR="004C02EF" w:rsidRPr="00E77497" w:rsidRDefault="004C02EF" w:rsidP="004C02EF">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171" w:name="_Toc385672098"/>
      <w:bookmarkStart w:id="172" w:name="_Toc393690190"/>
    </w:p>
    <w:p w14:paraId="06A4AC39" w14:textId="77777777" w:rsidR="004C02EF" w:rsidRPr="00E77497" w:rsidRDefault="004C02EF" w:rsidP="004C02EF">
      <w:pPr>
        <w:pStyle w:val="TermNum"/>
      </w:pPr>
      <w:bookmarkStart w:id="173" w:name="_Toc472818734"/>
      <w:bookmarkStart w:id="174" w:name="_Toc235503280"/>
      <w:r w:rsidRPr="00E77497">
        <w:t>4.3.14</w:t>
      </w:r>
    </w:p>
    <w:p w14:paraId="766FBA08" w14:textId="77777777" w:rsidR="004C02EF" w:rsidRPr="00E77497" w:rsidRDefault="004C02EF" w:rsidP="004C02EF">
      <w:pPr>
        <w:pStyle w:val="Terms"/>
      </w:pPr>
      <w:r w:rsidRPr="00E77497">
        <w:t xml:space="preserve">Boolean </w:t>
      </w:r>
      <w:bookmarkEnd w:id="171"/>
      <w:bookmarkEnd w:id="172"/>
      <w:bookmarkEnd w:id="173"/>
      <w:bookmarkEnd w:id="174"/>
      <w:r w:rsidRPr="00E77497">
        <w:t>type</w:t>
      </w:r>
    </w:p>
    <w:p w14:paraId="3740AF01" w14:textId="77777777"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175" w:name="_Toc385672099"/>
      <w:bookmarkStart w:id="176" w:name="_Toc393690191"/>
    </w:p>
    <w:p w14:paraId="47869AFF" w14:textId="77777777" w:rsidR="004C02EF" w:rsidRPr="00E77497" w:rsidRDefault="004C02EF" w:rsidP="004C02EF">
      <w:pPr>
        <w:pStyle w:val="TermNum"/>
      </w:pPr>
      <w:bookmarkStart w:id="177" w:name="_Toc472818735"/>
      <w:bookmarkStart w:id="178" w:name="_Toc235503281"/>
      <w:r w:rsidRPr="00E77497">
        <w:t>4.3.15</w:t>
      </w:r>
    </w:p>
    <w:p w14:paraId="11F4F61E" w14:textId="77777777" w:rsidR="004C02EF" w:rsidRPr="00E77497" w:rsidRDefault="004C02EF" w:rsidP="004C02EF">
      <w:pPr>
        <w:pStyle w:val="Terms"/>
      </w:pPr>
      <w:r w:rsidRPr="00E77497">
        <w:t xml:space="preserve">Boolean </w:t>
      </w:r>
      <w:bookmarkEnd w:id="175"/>
      <w:bookmarkEnd w:id="176"/>
      <w:bookmarkEnd w:id="177"/>
      <w:bookmarkEnd w:id="178"/>
      <w:r w:rsidRPr="00E77497">
        <w:t>object</w:t>
      </w:r>
    </w:p>
    <w:p w14:paraId="7D928954"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79AB50B3" w14:textId="77777777"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property whose value is the Boolean value. A Boolean object can be coerced to a Boolean value.</w:t>
      </w:r>
    </w:p>
    <w:p w14:paraId="3C43E687" w14:textId="77777777" w:rsidR="004C02EF" w:rsidRPr="00E77497" w:rsidRDefault="004C02EF" w:rsidP="004C02EF">
      <w:pPr>
        <w:pStyle w:val="TermNum"/>
      </w:pPr>
      <w:bookmarkStart w:id="179" w:name="_Toc385672100"/>
      <w:bookmarkStart w:id="180" w:name="_Toc393690192"/>
      <w:bookmarkStart w:id="181" w:name="_Toc472818736"/>
      <w:bookmarkStart w:id="182" w:name="_Toc235503282"/>
      <w:r w:rsidRPr="00E77497">
        <w:t>4.3.16</w:t>
      </w:r>
    </w:p>
    <w:p w14:paraId="13EF9A7E" w14:textId="77777777" w:rsidR="004C02EF" w:rsidRPr="00E77497" w:rsidRDefault="004C02EF" w:rsidP="004C02EF">
      <w:pPr>
        <w:pStyle w:val="TermNum"/>
      </w:pPr>
      <w:r w:rsidRPr="00E77497">
        <w:t xml:space="preserve">String </w:t>
      </w:r>
      <w:bookmarkEnd w:id="179"/>
      <w:bookmarkEnd w:id="180"/>
      <w:bookmarkEnd w:id="181"/>
      <w:bookmarkEnd w:id="182"/>
      <w:r w:rsidRPr="00E77497">
        <w:t>value</w:t>
      </w:r>
    </w:p>
    <w:p w14:paraId="6A069841" w14:textId="77777777" w:rsidR="004C02EF" w:rsidRPr="00E77497" w:rsidRDefault="004C02EF" w:rsidP="004C02EF">
      <w:r w:rsidRPr="00E77497">
        <w:t>primitive value that is a finite ordered sequence of zero o</w:t>
      </w:r>
      <w:bookmarkStart w:id="183" w:name="_Toc385672101"/>
      <w:bookmarkStart w:id="184" w:name="_Toc393690193"/>
      <w:r w:rsidRPr="00E77497">
        <w:t>r more 16-bit unsigned integer</w:t>
      </w:r>
    </w:p>
    <w:p w14:paraId="1A0BF691" w14:textId="77777777"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57FEE34E" w14:textId="77777777" w:rsidR="004C02EF" w:rsidRPr="00E77497" w:rsidRDefault="004C02EF" w:rsidP="004C02EF">
      <w:pPr>
        <w:pStyle w:val="TermNum"/>
      </w:pPr>
      <w:bookmarkStart w:id="185" w:name="_Toc472818737"/>
      <w:bookmarkStart w:id="186" w:name="_Toc235503283"/>
      <w:r w:rsidRPr="00E77497">
        <w:t>4.3.17</w:t>
      </w:r>
    </w:p>
    <w:p w14:paraId="6862FDE0" w14:textId="77777777" w:rsidR="004C02EF" w:rsidRPr="00E77497" w:rsidRDefault="004C02EF" w:rsidP="004C02EF">
      <w:pPr>
        <w:pStyle w:val="Terms"/>
      </w:pPr>
      <w:r w:rsidRPr="00E77497">
        <w:t xml:space="preserve">String </w:t>
      </w:r>
      <w:bookmarkEnd w:id="183"/>
      <w:bookmarkEnd w:id="184"/>
      <w:bookmarkEnd w:id="185"/>
      <w:bookmarkEnd w:id="186"/>
      <w:r w:rsidRPr="00E77497">
        <w:t>type</w:t>
      </w:r>
    </w:p>
    <w:p w14:paraId="38B272B6" w14:textId="77777777" w:rsidR="004C02EF" w:rsidRPr="00E77497" w:rsidRDefault="004C02EF" w:rsidP="004C02EF">
      <w:pPr>
        <w:pStyle w:val="Definition"/>
      </w:pPr>
      <w:r w:rsidRPr="00E77497">
        <w:t>se</w:t>
      </w:r>
      <w:bookmarkStart w:id="187" w:name="_Toc385672102"/>
      <w:bookmarkStart w:id="188" w:name="_Toc393690194"/>
      <w:r w:rsidRPr="00E77497">
        <w:t>t of all possible String values</w:t>
      </w:r>
    </w:p>
    <w:p w14:paraId="30E77F05" w14:textId="77777777" w:rsidR="004C02EF" w:rsidRPr="00E77497" w:rsidRDefault="004C02EF" w:rsidP="004C02EF">
      <w:pPr>
        <w:pStyle w:val="TermNum"/>
      </w:pPr>
      <w:bookmarkStart w:id="189" w:name="_Ref457703934"/>
      <w:bookmarkStart w:id="190" w:name="_Toc472818738"/>
      <w:bookmarkStart w:id="191" w:name="_Toc235503284"/>
      <w:r w:rsidRPr="00E77497">
        <w:t>4.3.18</w:t>
      </w:r>
    </w:p>
    <w:p w14:paraId="3C00A08F" w14:textId="77777777" w:rsidR="004C02EF" w:rsidRPr="00E77497" w:rsidRDefault="004C02EF" w:rsidP="004C02EF">
      <w:pPr>
        <w:pStyle w:val="Terms"/>
      </w:pPr>
      <w:r w:rsidRPr="00E77497">
        <w:t xml:space="preserve">String </w:t>
      </w:r>
      <w:bookmarkEnd w:id="187"/>
      <w:bookmarkEnd w:id="188"/>
      <w:bookmarkEnd w:id="189"/>
      <w:bookmarkEnd w:id="190"/>
      <w:bookmarkEnd w:id="191"/>
      <w:r w:rsidRPr="00E77497">
        <w:t>object</w:t>
      </w:r>
    </w:p>
    <w:p w14:paraId="7F1C5B32"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7DE397C7" w14:textId="77777777"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(15.5.1).</w:t>
      </w:r>
    </w:p>
    <w:p w14:paraId="1F42AEFF" w14:textId="77777777" w:rsidR="004C02EF" w:rsidRPr="00E77497" w:rsidRDefault="004C02EF" w:rsidP="004C02EF">
      <w:pPr>
        <w:pStyle w:val="TermNum"/>
      </w:pPr>
      <w:bookmarkStart w:id="192" w:name="_Toc385672103"/>
      <w:bookmarkStart w:id="193" w:name="_Toc393690195"/>
      <w:bookmarkStart w:id="194" w:name="_Toc472818739"/>
      <w:bookmarkStart w:id="195" w:name="_Toc235503285"/>
      <w:r w:rsidRPr="00E77497">
        <w:t>4.3.19</w:t>
      </w:r>
    </w:p>
    <w:p w14:paraId="5C40304C" w14:textId="77777777" w:rsidR="004C02EF" w:rsidRPr="00E77497" w:rsidRDefault="004C02EF" w:rsidP="004C02EF">
      <w:pPr>
        <w:pStyle w:val="Terms"/>
      </w:pPr>
      <w:r w:rsidRPr="00E77497">
        <w:t xml:space="preserve">Number </w:t>
      </w:r>
      <w:bookmarkEnd w:id="192"/>
      <w:bookmarkEnd w:id="193"/>
      <w:bookmarkEnd w:id="194"/>
      <w:bookmarkEnd w:id="195"/>
      <w:r w:rsidRPr="00E77497">
        <w:t>value</w:t>
      </w:r>
    </w:p>
    <w:p w14:paraId="2589AE46" w14:textId="77777777" w:rsidR="004C02EF" w:rsidRPr="00E77497" w:rsidRDefault="004C02EF" w:rsidP="004C02EF">
      <w:pPr>
        <w:pStyle w:val="Definition"/>
      </w:pPr>
      <w:r w:rsidRPr="00E77497">
        <w:t>primitive value corresponding to a double-precision 64-bit binary format IEEE 754 value</w:t>
      </w:r>
    </w:p>
    <w:p w14:paraId="2DEF8507" w14:textId="77777777"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96" w:name="_Toc385672104"/>
      <w:bookmarkStart w:id="197" w:name="_Toc393690196"/>
    </w:p>
    <w:p w14:paraId="58CF2FF7" w14:textId="77777777" w:rsidR="004C02EF" w:rsidRPr="00E77497" w:rsidRDefault="004C02EF" w:rsidP="004C02EF">
      <w:pPr>
        <w:pStyle w:val="TermNum"/>
      </w:pPr>
      <w:bookmarkStart w:id="198" w:name="_Toc472818740"/>
      <w:bookmarkStart w:id="199" w:name="_Toc235503286"/>
      <w:r w:rsidRPr="00E77497">
        <w:t>4.3.20</w:t>
      </w:r>
    </w:p>
    <w:p w14:paraId="1F6FE914" w14:textId="77777777" w:rsidR="004C02EF" w:rsidRPr="00E77497" w:rsidRDefault="004C02EF" w:rsidP="004C02EF">
      <w:pPr>
        <w:pStyle w:val="Terms"/>
      </w:pPr>
      <w:r w:rsidRPr="00E77497">
        <w:t xml:space="preserve">Number </w:t>
      </w:r>
      <w:bookmarkEnd w:id="196"/>
      <w:bookmarkEnd w:id="197"/>
      <w:bookmarkEnd w:id="198"/>
      <w:bookmarkEnd w:id="199"/>
      <w:r w:rsidRPr="00E77497">
        <w:t>type</w:t>
      </w:r>
    </w:p>
    <w:p w14:paraId="234D6FA5" w14:textId="77777777" w:rsidR="004C02EF" w:rsidRPr="00E77497" w:rsidRDefault="004C02EF" w:rsidP="004C02EF">
      <w:pPr>
        <w:pStyle w:val="Definition"/>
      </w:pPr>
      <w:r w:rsidRPr="00E77497">
        <w:t xml:space="preserve">set of all possible Number values including the special “Not-a-Number” (NaN) values, positive </w:t>
      </w:r>
      <w:bookmarkStart w:id="200" w:name="_Toc385672105"/>
      <w:bookmarkStart w:id="201" w:name="_Toc393690197"/>
      <w:r w:rsidRPr="00E77497">
        <w:t>infinity, and negative infinity</w:t>
      </w:r>
    </w:p>
    <w:p w14:paraId="6CC0DC70" w14:textId="77777777" w:rsidR="004C02EF" w:rsidRPr="00E77497" w:rsidRDefault="004C02EF" w:rsidP="004C02EF">
      <w:pPr>
        <w:pStyle w:val="TermNum"/>
      </w:pPr>
      <w:bookmarkStart w:id="202" w:name="_Toc472818741"/>
      <w:bookmarkStart w:id="203" w:name="_Toc235503287"/>
      <w:r w:rsidRPr="00E77497">
        <w:t>4.3.21</w:t>
      </w:r>
    </w:p>
    <w:p w14:paraId="3DD5AA2D" w14:textId="77777777" w:rsidR="004C02EF" w:rsidRPr="00E77497" w:rsidRDefault="004C02EF" w:rsidP="004C02EF">
      <w:pPr>
        <w:pStyle w:val="Terms"/>
      </w:pPr>
      <w:r w:rsidRPr="00E77497">
        <w:t xml:space="preserve">Number </w:t>
      </w:r>
      <w:bookmarkEnd w:id="200"/>
      <w:bookmarkEnd w:id="201"/>
      <w:bookmarkEnd w:id="202"/>
      <w:bookmarkEnd w:id="203"/>
      <w:r w:rsidRPr="00E77497">
        <w:t>object</w:t>
      </w:r>
    </w:p>
    <w:p w14:paraId="48EE52FE"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79F2C185" w14:textId="77777777"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(15.7.1)</w:t>
      </w:r>
      <w:bookmarkStart w:id="204" w:name="_Toc385672106"/>
      <w:bookmarkStart w:id="205" w:name="_Toc393690198"/>
      <w:r w:rsidRPr="00E77497">
        <w:t>.</w:t>
      </w:r>
    </w:p>
    <w:p w14:paraId="70F7170E" w14:textId="77777777" w:rsidR="004C02EF" w:rsidRPr="00E77497" w:rsidRDefault="004C02EF" w:rsidP="004C02EF">
      <w:pPr>
        <w:pStyle w:val="TermNum"/>
      </w:pPr>
      <w:bookmarkStart w:id="206" w:name="_Toc472818742"/>
      <w:bookmarkStart w:id="207" w:name="_Toc235503288"/>
      <w:r w:rsidRPr="00E77497">
        <w:t>4.3.22</w:t>
      </w:r>
    </w:p>
    <w:p w14:paraId="523C6B25" w14:textId="77777777" w:rsidR="004C02EF" w:rsidRPr="00E77497" w:rsidRDefault="004C02EF" w:rsidP="004C02EF">
      <w:pPr>
        <w:pStyle w:val="Terms"/>
      </w:pPr>
      <w:r w:rsidRPr="00E77497">
        <w:t>Infinit</w:t>
      </w:r>
      <w:bookmarkEnd w:id="204"/>
      <w:bookmarkEnd w:id="205"/>
      <w:r w:rsidRPr="00E77497">
        <w:t>y</w:t>
      </w:r>
      <w:bookmarkEnd w:id="206"/>
      <w:bookmarkEnd w:id="207"/>
    </w:p>
    <w:p w14:paraId="72E75C68" w14:textId="77777777"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208" w:name="_Toc385672107"/>
      <w:bookmarkStart w:id="209" w:name="_Toc393690199"/>
      <w:r w:rsidRPr="00E77497">
        <w:t xml:space="preserve"> positive infinite Number value</w:t>
      </w:r>
    </w:p>
    <w:p w14:paraId="30D0E630" w14:textId="77777777" w:rsidR="004C02EF" w:rsidRPr="00E77497" w:rsidRDefault="004C02EF" w:rsidP="004C02EF">
      <w:pPr>
        <w:pStyle w:val="TermNum"/>
      </w:pPr>
      <w:bookmarkStart w:id="210" w:name="_Hlt424497426"/>
      <w:bookmarkStart w:id="211" w:name="_Toc472818743"/>
      <w:bookmarkStart w:id="212" w:name="_Toc235503289"/>
      <w:bookmarkEnd w:id="210"/>
      <w:r w:rsidRPr="00E77497">
        <w:t>4.3.23</w:t>
      </w:r>
    </w:p>
    <w:p w14:paraId="591B8233" w14:textId="77777777" w:rsidR="004C02EF" w:rsidRPr="00E77497" w:rsidRDefault="004C02EF" w:rsidP="004C02EF">
      <w:pPr>
        <w:pStyle w:val="Terms"/>
      </w:pPr>
      <w:r w:rsidRPr="00E77497">
        <w:t>Na</w:t>
      </w:r>
      <w:bookmarkEnd w:id="208"/>
      <w:bookmarkEnd w:id="209"/>
      <w:r w:rsidRPr="00E77497">
        <w:t>N</w:t>
      </w:r>
      <w:bookmarkEnd w:id="211"/>
      <w:bookmarkEnd w:id="212"/>
    </w:p>
    <w:p w14:paraId="0F5EB24D" w14:textId="77777777" w:rsidR="004C02EF" w:rsidRPr="00E77497" w:rsidRDefault="004C02EF" w:rsidP="004C02EF">
      <w:r w:rsidRPr="00E77497">
        <w:t>number value that is a IEEE 754 “Not-a-Number” value</w:t>
      </w:r>
    </w:p>
    <w:p w14:paraId="3EEAEA4C" w14:textId="77777777" w:rsidR="004C02EF" w:rsidRPr="00E77497" w:rsidRDefault="004C02EF" w:rsidP="004C02EF">
      <w:pPr>
        <w:pStyle w:val="TermNum"/>
      </w:pPr>
      <w:bookmarkStart w:id="213" w:name="_Toc235503290"/>
      <w:r w:rsidRPr="00E77497">
        <w:t>4.3.24</w:t>
      </w:r>
    </w:p>
    <w:bookmarkEnd w:id="213"/>
    <w:p w14:paraId="552B3389" w14:textId="77777777" w:rsidR="004C02EF" w:rsidRPr="00E77497" w:rsidRDefault="004C02EF" w:rsidP="004C02EF">
      <w:pPr>
        <w:pStyle w:val="Terms"/>
      </w:pPr>
      <w:r w:rsidRPr="00E77497">
        <w:t>function</w:t>
      </w:r>
    </w:p>
    <w:p w14:paraId="7564E502"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Function</w:t>
      </w:r>
      <w:r w:rsidRPr="00E77497">
        <w:t xml:space="preserve"> constructor and that may be invoked as a subroutine</w:t>
      </w:r>
    </w:p>
    <w:p w14:paraId="3AB2808D" w14:textId="77777777" w:rsidR="004C02EF" w:rsidRPr="00E77497" w:rsidRDefault="004C02EF" w:rsidP="004C02EF">
      <w:pPr>
        <w:pStyle w:val="Note"/>
      </w:pPr>
      <w:r w:rsidRPr="00E77497">
        <w:t>NOTE</w:t>
      </w:r>
      <w:r w:rsidRPr="00E77497">
        <w:tab/>
        <w:t>In addition to its named properties, a function contains executable code and state that determine how it behaves when invoked. A function’s code may or may not be written in ECMAScript.</w:t>
      </w:r>
    </w:p>
    <w:p w14:paraId="6CFA80C1" w14:textId="77777777" w:rsidR="004C02EF" w:rsidRPr="00E77497" w:rsidRDefault="004C02EF" w:rsidP="004C02EF">
      <w:pPr>
        <w:pStyle w:val="TermNum"/>
      </w:pPr>
      <w:bookmarkStart w:id="214" w:name="_Toc235503291"/>
      <w:r w:rsidRPr="00E77497">
        <w:t>4.3.25</w:t>
      </w:r>
    </w:p>
    <w:p w14:paraId="612A5CA7" w14:textId="77777777" w:rsidR="004C02EF" w:rsidRPr="00E77497" w:rsidRDefault="004C02EF" w:rsidP="004C02EF">
      <w:pPr>
        <w:pStyle w:val="Terms"/>
      </w:pPr>
      <w:r w:rsidRPr="00E77497">
        <w:t xml:space="preserve">built-in </w:t>
      </w:r>
      <w:bookmarkEnd w:id="214"/>
      <w:r w:rsidRPr="00E77497">
        <w:t>function</w:t>
      </w:r>
    </w:p>
    <w:p w14:paraId="31316C47" w14:textId="77777777" w:rsidR="004C02EF" w:rsidRPr="00E77497" w:rsidRDefault="004C02EF" w:rsidP="004C02EF">
      <w:r w:rsidRPr="00E77497">
        <w:t>built-in object that is a function</w:t>
      </w:r>
    </w:p>
    <w:p w14:paraId="5013B210" w14:textId="77777777"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1EA2FA96" w14:textId="77777777" w:rsidR="004C02EF" w:rsidRPr="004D1BD1" w:rsidRDefault="004C02EF" w:rsidP="004C02EF">
      <w:pPr>
        <w:pStyle w:val="TermNum"/>
      </w:pPr>
      <w:bookmarkStart w:id="215" w:name="_Toc235503292"/>
      <w:r w:rsidRPr="004D1BD1">
        <w:t>4.3.26</w:t>
      </w:r>
    </w:p>
    <w:bookmarkEnd w:id="215"/>
    <w:p w14:paraId="6D74201C" w14:textId="77777777" w:rsidR="004C02EF" w:rsidRPr="00E65A34" w:rsidRDefault="004C02EF" w:rsidP="004C02EF">
      <w:pPr>
        <w:pStyle w:val="Terms"/>
      </w:pPr>
      <w:r w:rsidRPr="00E65A34">
        <w:t>property</w:t>
      </w:r>
    </w:p>
    <w:p w14:paraId="1B00C74A" w14:textId="77777777" w:rsidR="004C02EF" w:rsidRPr="009C202C" w:rsidRDefault="004C02EF" w:rsidP="004C02EF">
      <w:r w:rsidRPr="009C202C">
        <w:t>association between a name and a value that is a part of an object</w:t>
      </w:r>
    </w:p>
    <w:p w14:paraId="07EA11C4" w14:textId="77777777"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14:paraId="39B8424D" w14:textId="77777777" w:rsidR="004C02EF" w:rsidRPr="00675B74" w:rsidRDefault="004C02EF" w:rsidP="004C02EF">
      <w:pPr>
        <w:pStyle w:val="TermNum"/>
      </w:pPr>
      <w:bookmarkStart w:id="216" w:name="_Toc235503293"/>
      <w:r w:rsidRPr="00675B74">
        <w:t>4.3.27</w:t>
      </w:r>
    </w:p>
    <w:bookmarkEnd w:id="216"/>
    <w:p w14:paraId="6CD4635B" w14:textId="77777777" w:rsidR="004C02EF" w:rsidRPr="00E77497" w:rsidRDefault="004C02EF" w:rsidP="004C02EF">
      <w:pPr>
        <w:pStyle w:val="Terms"/>
      </w:pPr>
      <w:r w:rsidRPr="00E77497">
        <w:t>method</w:t>
      </w:r>
    </w:p>
    <w:p w14:paraId="2AF47CAA" w14:textId="77777777" w:rsidR="004C02EF" w:rsidRPr="00E77497" w:rsidRDefault="004C02EF" w:rsidP="004C02EF">
      <w:r w:rsidRPr="00E77497">
        <w:t>function that is the value of a property</w:t>
      </w:r>
    </w:p>
    <w:p w14:paraId="005F611A" w14:textId="77777777"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661CBFAA" w14:textId="77777777" w:rsidR="004C02EF" w:rsidRPr="00E77497" w:rsidRDefault="004C02EF" w:rsidP="004C02EF">
      <w:pPr>
        <w:pStyle w:val="TermNum"/>
      </w:pPr>
      <w:bookmarkStart w:id="217" w:name="_Toc235503294"/>
      <w:r w:rsidRPr="00E77497">
        <w:t>4.3.28</w:t>
      </w:r>
    </w:p>
    <w:p w14:paraId="77F1D6D0" w14:textId="77777777" w:rsidR="004C02EF" w:rsidRPr="00E77497" w:rsidRDefault="004C02EF" w:rsidP="004C02EF">
      <w:pPr>
        <w:pStyle w:val="Terms"/>
      </w:pPr>
      <w:r w:rsidRPr="00E77497">
        <w:t>built-in method</w:t>
      </w:r>
    </w:p>
    <w:p w14:paraId="13CAF408" w14:textId="77777777" w:rsidR="004C02EF" w:rsidRPr="00E77497" w:rsidRDefault="004C02EF" w:rsidP="004C02EF">
      <w:r w:rsidRPr="00E77497">
        <w:t>method that is a built-in function</w:t>
      </w:r>
    </w:p>
    <w:p w14:paraId="6C00A428" w14:textId="77777777"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14:paraId="6FA676C8" w14:textId="77777777" w:rsidR="004C02EF" w:rsidRPr="00E77497" w:rsidRDefault="004C02EF" w:rsidP="004C02EF">
      <w:pPr>
        <w:pStyle w:val="TermNum"/>
      </w:pPr>
      <w:r w:rsidRPr="00E77497">
        <w:t>4.3.29</w:t>
      </w:r>
    </w:p>
    <w:bookmarkEnd w:id="217"/>
    <w:p w14:paraId="6027D85B" w14:textId="77777777" w:rsidR="004C02EF" w:rsidRPr="00E77497" w:rsidRDefault="004C02EF" w:rsidP="004C02EF">
      <w:pPr>
        <w:pStyle w:val="Terms"/>
      </w:pPr>
      <w:r w:rsidRPr="00E77497">
        <w:t>attribute</w:t>
      </w:r>
    </w:p>
    <w:p w14:paraId="73A40514" w14:textId="77777777" w:rsidR="004C02EF" w:rsidRPr="00E77497" w:rsidRDefault="004C02EF" w:rsidP="004C02EF">
      <w:r w:rsidRPr="00E77497">
        <w:t>internal value that defines some characteristic of a property</w:t>
      </w:r>
    </w:p>
    <w:p w14:paraId="7663D14A" w14:textId="77777777" w:rsidR="004C02EF" w:rsidRPr="00E77497" w:rsidRDefault="004C02EF" w:rsidP="004C02EF">
      <w:pPr>
        <w:pStyle w:val="TermNum"/>
      </w:pPr>
      <w:bookmarkStart w:id="218" w:name="_Toc235503295"/>
      <w:r w:rsidRPr="00E77497">
        <w:t>4.3.30</w:t>
      </w:r>
    </w:p>
    <w:p w14:paraId="6E60FBFE" w14:textId="77777777" w:rsidR="004C02EF" w:rsidRPr="00E77497" w:rsidRDefault="004C02EF" w:rsidP="004C02EF">
      <w:pPr>
        <w:pStyle w:val="Terms"/>
      </w:pPr>
      <w:r w:rsidRPr="00E77497">
        <w:t xml:space="preserve">own </w:t>
      </w:r>
      <w:bookmarkEnd w:id="218"/>
      <w:r w:rsidRPr="00E77497">
        <w:t>property</w:t>
      </w:r>
    </w:p>
    <w:p w14:paraId="19B01FB5" w14:textId="77777777" w:rsidR="004C02EF" w:rsidRPr="00E77497" w:rsidRDefault="004C02EF" w:rsidP="004C02EF">
      <w:r w:rsidRPr="00E77497">
        <w:t>property that is directly contained by its object</w:t>
      </w:r>
    </w:p>
    <w:p w14:paraId="14BD33E7" w14:textId="77777777" w:rsidR="004C02EF" w:rsidRPr="00E77497" w:rsidRDefault="004C02EF" w:rsidP="004C02EF">
      <w:pPr>
        <w:pStyle w:val="TermNum"/>
      </w:pPr>
      <w:bookmarkStart w:id="219" w:name="_Toc235503296"/>
      <w:r w:rsidRPr="00E77497">
        <w:t>4.3.31</w:t>
      </w:r>
    </w:p>
    <w:p w14:paraId="397CF3E5" w14:textId="77777777" w:rsidR="004C02EF" w:rsidRPr="00E77497" w:rsidRDefault="004C02EF" w:rsidP="004C02EF">
      <w:pPr>
        <w:pStyle w:val="Terms"/>
      </w:pPr>
      <w:r w:rsidRPr="00E77497">
        <w:t xml:space="preserve">inherited </w:t>
      </w:r>
      <w:bookmarkEnd w:id="219"/>
      <w:r w:rsidRPr="00E77497">
        <w:t>property</w:t>
      </w:r>
    </w:p>
    <w:p w14:paraId="09A55CE7" w14:textId="77777777" w:rsidR="004C02EF" w:rsidRPr="00E77497" w:rsidRDefault="004C02EF" w:rsidP="004C02EF">
      <w:r w:rsidRPr="00E77497">
        <w:t>property of an object that is not an own property but is a property (either own or inherited) of the object’s prototype</w:t>
      </w:r>
    </w:p>
    <w:p w14:paraId="27E9D30D" w14:textId="77777777" w:rsidR="004C02EF" w:rsidRPr="00E77497" w:rsidRDefault="004C02EF" w:rsidP="004C02EF">
      <w:pPr>
        <w:pStyle w:val="1"/>
        <w:numPr>
          <w:ilvl w:val="0"/>
          <w:numId w:val="0"/>
        </w:numPr>
      </w:pPr>
      <w:bookmarkStart w:id="220" w:name="_Toc472818744"/>
      <w:bookmarkStart w:id="221" w:name="_Toc235503298"/>
      <w:bookmarkStart w:id="222" w:name="_Toc241509073"/>
      <w:bookmarkStart w:id="223" w:name="_Toc244416560"/>
      <w:bookmarkStart w:id="224" w:name="_Toc276630924"/>
      <w:bookmarkStart w:id="225" w:name="_Toc329528642"/>
      <w:r w:rsidRPr="00E77497">
        <w:t>5</w:t>
      </w:r>
      <w:r w:rsidRPr="00E77497">
        <w:tab/>
        <w:t>Notational Conventions</w:t>
      </w:r>
      <w:bookmarkStart w:id="226" w:name="_Toc381513606"/>
      <w:bookmarkStart w:id="227" w:name="_Ref381520185"/>
      <w:bookmarkStart w:id="228" w:name="_Ref381520193"/>
      <w:bookmarkStart w:id="229" w:name="_Ref381520231"/>
      <w:bookmarkStart w:id="230" w:name="_Toc382202747"/>
      <w:bookmarkStart w:id="231" w:name="_Toc382202967"/>
      <w:bookmarkStart w:id="232" w:name="_Toc382212128"/>
      <w:bookmarkStart w:id="233" w:name="_Toc382212307"/>
      <w:bookmarkStart w:id="234" w:name="_Toc382291473"/>
      <w:bookmarkStart w:id="235" w:name="_Ref382710935"/>
      <w:bookmarkStart w:id="236" w:name="_Toc385672110"/>
      <w:bookmarkStart w:id="237" w:name="_Toc393690201"/>
      <w:bookmarkEnd w:id="220"/>
      <w:bookmarkEnd w:id="221"/>
      <w:bookmarkEnd w:id="222"/>
      <w:bookmarkEnd w:id="223"/>
      <w:bookmarkEnd w:id="224"/>
      <w:bookmarkEnd w:id="225"/>
    </w:p>
    <w:p w14:paraId="505257FD" w14:textId="77777777" w:rsidR="004C02EF" w:rsidRPr="00E77497" w:rsidRDefault="004C02EF" w:rsidP="004C02EF">
      <w:pPr>
        <w:pStyle w:val="20"/>
        <w:numPr>
          <w:ilvl w:val="0"/>
          <w:numId w:val="0"/>
        </w:numPr>
      </w:pPr>
      <w:bookmarkStart w:id="238" w:name="_Toc472818745"/>
      <w:bookmarkStart w:id="239" w:name="_Toc235503299"/>
      <w:bookmarkStart w:id="240" w:name="_Toc241509074"/>
      <w:bookmarkStart w:id="241" w:name="_Toc244416561"/>
      <w:bookmarkStart w:id="242" w:name="_Toc276630925"/>
      <w:bookmarkStart w:id="243" w:name="_Toc329528643"/>
      <w:r w:rsidRPr="00E77497">
        <w:t>5.1</w:t>
      </w:r>
      <w:r w:rsidRPr="00E77497">
        <w:tab/>
        <w:t>Syntactic and Lexical Grammar</w:t>
      </w:r>
      <w:bookmarkEnd w:id="226"/>
      <w:bookmarkEnd w:id="227"/>
      <w:bookmarkEnd w:id="228"/>
      <w:bookmarkEnd w:id="229"/>
      <w:bookmarkEnd w:id="230"/>
      <w:bookmarkEnd w:id="231"/>
      <w:bookmarkEnd w:id="232"/>
      <w:bookmarkEnd w:id="233"/>
      <w:bookmarkEnd w:id="234"/>
      <w:bookmarkEnd w:id="235"/>
      <w:bookmarkEnd w:id="236"/>
      <w:bookmarkEnd w:id="237"/>
      <w:r w:rsidRPr="00E77497">
        <w:t>s</w:t>
      </w:r>
      <w:bookmarkEnd w:id="238"/>
      <w:bookmarkEnd w:id="239"/>
      <w:bookmarkEnd w:id="240"/>
      <w:bookmarkEnd w:id="241"/>
      <w:bookmarkEnd w:id="242"/>
      <w:bookmarkEnd w:id="243"/>
    </w:p>
    <w:p w14:paraId="02065C95" w14:textId="77777777" w:rsidR="004C02EF" w:rsidRPr="00E77497" w:rsidRDefault="004C02EF" w:rsidP="004C02EF">
      <w:pPr>
        <w:pStyle w:val="30"/>
        <w:numPr>
          <w:ilvl w:val="0"/>
          <w:numId w:val="0"/>
        </w:numPr>
      </w:pPr>
      <w:bookmarkStart w:id="244" w:name="_Toc381513607"/>
      <w:bookmarkStart w:id="245" w:name="_Toc382202748"/>
      <w:bookmarkStart w:id="246" w:name="_Toc382202968"/>
      <w:bookmarkStart w:id="247" w:name="_Toc382212129"/>
      <w:bookmarkStart w:id="248" w:name="_Toc382212308"/>
      <w:bookmarkStart w:id="249" w:name="_Toc382291474"/>
      <w:bookmarkStart w:id="250" w:name="_Toc385672111"/>
      <w:bookmarkStart w:id="251" w:name="_Toc393690202"/>
      <w:bookmarkStart w:id="252" w:name="_Toc472818746"/>
      <w:bookmarkStart w:id="253" w:name="_Toc235503300"/>
      <w:bookmarkStart w:id="254" w:name="_Toc241509075"/>
      <w:bookmarkStart w:id="255" w:name="_Toc244416562"/>
      <w:bookmarkStart w:id="256" w:name="_Toc276630926"/>
      <w:bookmarkStart w:id="257" w:name="_Toc329528644"/>
      <w:r w:rsidRPr="00E77497">
        <w:t>5.1.1</w:t>
      </w:r>
      <w:r w:rsidRPr="00E77497">
        <w:tab/>
        <w:t>Context-Free Grammar</w:t>
      </w:r>
      <w:bookmarkEnd w:id="244"/>
      <w:bookmarkEnd w:id="245"/>
      <w:bookmarkEnd w:id="246"/>
      <w:bookmarkEnd w:id="247"/>
      <w:bookmarkEnd w:id="248"/>
      <w:bookmarkEnd w:id="249"/>
      <w:bookmarkEnd w:id="250"/>
      <w:bookmarkEnd w:id="251"/>
      <w:r w:rsidRPr="00E77497">
        <w:t>s</w:t>
      </w:r>
      <w:bookmarkEnd w:id="252"/>
      <w:bookmarkEnd w:id="253"/>
      <w:bookmarkEnd w:id="254"/>
      <w:bookmarkEnd w:id="255"/>
      <w:bookmarkEnd w:id="256"/>
      <w:bookmarkEnd w:id="257"/>
    </w:p>
    <w:p w14:paraId="491A612C" w14:textId="77777777" w:rsidR="004C02EF" w:rsidRPr="00E77497"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ins w:id="258" w:author="Rev 8 Allen Wirfs-Brock" w:date="2012-06-01T07:54:00Z">
        <w:r w:rsidR="0021277A">
          <w:t xml:space="preserve"> A </w:t>
        </w:r>
      </w:ins>
      <w:ins w:id="259" w:author="Rev 8 Allen Wirfs-Brock" w:date="2012-06-01T07:58:00Z">
        <w:r w:rsidR="0021277A">
          <w:rPr>
            <w:i/>
          </w:rPr>
          <w:t>chain</w:t>
        </w:r>
      </w:ins>
      <w:ins w:id="260" w:author="Rev 8 Allen Wirfs-Brock" w:date="2012-06-01T07:57:00Z">
        <w:r w:rsidR="0021277A" w:rsidRPr="0021277A">
          <w:rPr>
            <w:i/>
          </w:rPr>
          <w:t xml:space="preserve"> </w:t>
        </w:r>
      </w:ins>
      <w:ins w:id="261" w:author="Rev 8 Allen Wirfs-Brock" w:date="2012-06-01T07:54:00Z">
        <w:r w:rsidR="0021277A" w:rsidRPr="0021277A">
          <w:rPr>
            <w:i/>
          </w:rPr>
          <w:t>production</w:t>
        </w:r>
        <w:r w:rsidR="0021277A">
          <w:t xml:space="preserve"> </w:t>
        </w:r>
      </w:ins>
      <w:ins w:id="262" w:author="Rev 8 Allen Wirfs-Brock" w:date="2012-06-01T07:58:00Z">
        <w:r w:rsidR="0021277A">
          <w:t xml:space="preserve">is one that </w:t>
        </w:r>
      </w:ins>
      <w:ins w:id="263" w:author="Rev 8 Allen Wirfs-Brock" w:date="2012-06-01T07:54:00Z">
        <w:r w:rsidR="0021277A">
          <w:t xml:space="preserve">has </w:t>
        </w:r>
      </w:ins>
      <w:ins w:id="264" w:author="Rev 8 Allen Wirfs-Brock" w:date="2012-06-01T07:58:00Z">
        <w:r w:rsidR="0021277A">
          <w:t>exactly</w:t>
        </w:r>
      </w:ins>
      <w:ins w:id="265" w:author="Rev 8 Allen Wirfs-Brock" w:date="2012-06-01T07:59:00Z">
        <w:r w:rsidR="0021277A">
          <w:t xml:space="preserve"> one</w:t>
        </w:r>
      </w:ins>
      <w:ins w:id="266" w:author="Rev 8 Allen Wirfs-Brock" w:date="2012-06-01T07:54:00Z">
        <w:r w:rsidR="0021277A">
          <w:t xml:space="preserve"> nonterminal </w:t>
        </w:r>
      </w:ins>
      <w:ins w:id="267" w:author="Rev 8 Allen Wirfs-Brock" w:date="2012-06-01T07:59:00Z">
        <w:r w:rsidR="0021277A">
          <w:t>symbol</w:t>
        </w:r>
      </w:ins>
      <w:ins w:id="268" w:author="Rev 8 Allen Wirfs-Brock" w:date="2012-06-01T07:54:00Z">
        <w:r w:rsidR="0021277A">
          <w:t xml:space="preserve"> on  its right-hand si</w:t>
        </w:r>
      </w:ins>
      <w:ins w:id="269" w:author="Rev 8 Allen Wirfs-Brock" w:date="2012-06-01T07:58:00Z">
        <w:r w:rsidR="0021277A">
          <w:t>d</w:t>
        </w:r>
      </w:ins>
      <w:ins w:id="270" w:author="Rev 8 Allen Wirfs-Brock" w:date="2012-06-01T07:54:00Z">
        <w:r w:rsidR="0021277A">
          <w:t xml:space="preserve">e </w:t>
        </w:r>
      </w:ins>
      <w:ins w:id="271" w:author="Rev 8 Allen Wirfs-Brock" w:date="2012-06-01T07:59:00Z">
        <w:r w:rsidR="0021277A">
          <w:t>along with zero or more terminal symbols</w:t>
        </w:r>
      </w:ins>
      <w:ins w:id="272" w:author="Rev 8 Allen Wirfs-Brock" w:date="2012-06-01T07:57:00Z">
        <w:r w:rsidR="0021277A">
          <w:t>.</w:t>
        </w:r>
      </w:ins>
    </w:p>
    <w:p w14:paraId="140EB2CD" w14:textId="77777777"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273" w:name="_Toc381513608"/>
      <w:bookmarkStart w:id="274" w:name="_Toc382202749"/>
      <w:bookmarkStart w:id="275" w:name="_Toc382202969"/>
      <w:bookmarkStart w:id="276" w:name="_Toc382212130"/>
      <w:bookmarkStart w:id="277" w:name="_Toc382212309"/>
      <w:bookmarkStart w:id="278" w:name="_Toc382291475"/>
      <w:bookmarkStart w:id="279" w:name="_Ref382648155"/>
      <w:bookmarkStart w:id="280" w:name="_Ref384022086"/>
      <w:bookmarkStart w:id="281" w:name="_Toc385672112"/>
      <w:bookmarkStart w:id="282" w:name="_Toc393690203"/>
      <w:bookmarkStart w:id="283" w:name="_Ref404492853"/>
    </w:p>
    <w:p w14:paraId="12EE167A" w14:textId="77777777" w:rsidR="004C02EF" w:rsidRPr="00E77497" w:rsidRDefault="004C02EF" w:rsidP="004C02EF">
      <w:pPr>
        <w:pStyle w:val="30"/>
        <w:numPr>
          <w:ilvl w:val="0"/>
          <w:numId w:val="0"/>
        </w:numPr>
      </w:pPr>
      <w:bookmarkStart w:id="284" w:name="_Ref424530657"/>
      <w:bookmarkStart w:id="285" w:name="_Toc472818747"/>
      <w:bookmarkStart w:id="286" w:name="_Toc235503301"/>
      <w:bookmarkStart w:id="287" w:name="_Toc241509076"/>
      <w:bookmarkStart w:id="288" w:name="_Toc244416563"/>
      <w:bookmarkStart w:id="289" w:name="_Toc276630927"/>
      <w:bookmarkStart w:id="290" w:name="_Toc329528645"/>
      <w:r w:rsidRPr="00E77497">
        <w:t>5.1.2</w:t>
      </w:r>
      <w:r w:rsidRPr="00E77497">
        <w:tab/>
        <w:t>The Lexical and RegExp Gramma</w:t>
      </w:r>
      <w:bookmarkEnd w:id="273"/>
      <w:bookmarkEnd w:id="274"/>
      <w:bookmarkEnd w:id="275"/>
      <w:bookmarkEnd w:id="276"/>
      <w:bookmarkEnd w:id="277"/>
      <w:bookmarkEnd w:id="278"/>
      <w:bookmarkEnd w:id="279"/>
      <w:bookmarkEnd w:id="280"/>
      <w:bookmarkEnd w:id="281"/>
      <w:bookmarkEnd w:id="282"/>
      <w:bookmarkEnd w:id="283"/>
      <w:r w:rsidRPr="00E77497">
        <w:t>r</w:t>
      </w:r>
      <w:bookmarkEnd w:id="284"/>
      <w:r w:rsidRPr="00E77497">
        <w:t>s</w:t>
      </w:r>
      <w:bookmarkEnd w:id="285"/>
      <w:bookmarkEnd w:id="286"/>
      <w:bookmarkEnd w:id="287"/>
      <w:bookmarkEnd w:id="288"/>
      <w:bookmarkEnd w:id="289"/>
      <w:bookmarkEnd w:id="290"/>
    </w:p>
    <w:p w14:paraId="52E0FC0B" w14:textId="77777777"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1C3214E7" w14:textId="77777777"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4858B2C4" w14:textId="77777777" w:rsidR="004C02EF" w:rsidRPr="00E77497" w:rsidRDefault="004C02EF" w:rsidP="004C02EF">
      <w:r w:rsidRPr="00E77497">
        <w:t xml:space="preserve">A </w:t>
      </w:r>
      <w:r w:rsidRPr="00E77497">
        <w:rPr>
          <w:i/>
        </w:rPr>
        <w:t>RegExp grammar</w:t>
      </w:r>
      <w:r w:rsidRPr="00E77497">
        <w:t xml:space="preserve"> for ECMAScript is given in 15.10.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0DCEE2AC" w14:textId="77777777"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291" w:name="_Toc381513609"/>
      <w:bookmarkStart w:id="292" w:name="_Toc382202750"/>
      <w:bookmarkStart w:id="293" w:name="_Toc382202970"/>
      <w:bookmarkStart w:id="294" w:name="_Toc382212131"/>
      <w:bookmarkStart w:id="295" w:name="_Toc382212310"/>
      <w:bookmarkStart w:id="296" w:name="_Toc382291476"/>
      <w:bookmarkStart w:id="297" w:name="_Toc385672113"/>
      <w:bookmarkStart w:id="298" w:name="_Toc393690204"/>
      <w:r w:rsidRPr="00E77497">
        <w:t xml:space="preserve"> The lexical and RegExp grammars share some productions.</w:t>
      </w:r>
    </w:p>
    <w:p w14:paraId="54DA8F50" w14:textId="77777777" w:rsidR="004C02EF" w:rsidRPr="00E77497" w:rsidRDefault="004C02EF" w:rsidP="004C02EF">
      <w:pPr>
        <w:pStyle w:val="30"/>
        <w:numPr>
          <w:ilvl w:val="0"/>
          <w:numId w:val="0"/>
        </w:numPr>
      </w:pPr>
      <w:bookmarkStart w:id="299" w:name="_Toc472818748"/>
      <w:bookmarkStart w:id="300" w:name="_Toc235503302"/>
      <w:bookmarkStart w:id="301" w:name="_Toc241509077"/>
      <w:bookmarkStart w:id="302" w:name="_Toc244416564"/>
      <w:bookmarkStart w:id="303" w:name="_Toc276630928"/>
      <w:bookmarkStart w:id="304" w:name="_Toc329528646"/>
      <w:r w:rsidRPr="00E77497">
        <w:t>5.1.3</w:t>
      </w:r>
      <w:r w:rsidRPr="00E77497">
        <w:tab/>
        <w:t>The Numeric String Gramma</w:t>
      </w:r>
      <w:bookmarkEnd w:id="291"/>
      <w:bookmarkEnd w:id="292"/>
      <w:bookmarkEnd w:id="293"/>
      <w:bookmarkEnd w:id="294"/>
      <w:bookmarkEnd w:id="295"/>
      <w:bookmarkEnd w:id="296"/>
      <w:bookmarkEnd w:id="297"/>
      <w:bookmarkEnd w:id="298"/>
      <w:r w:rsidRPr="00E77497">
        <w:t>r</w:t>
      </w:r>
      <w:bookmarkEnd w:id="299"/>
      <w:bookmarkEnd w:id="300"/>
      <w:bookmarkEnd w:id="301"/>
      <w:bookmarkEnd w:id="302"/>
      <w:bookmarkEnd w:id="303"/>
      <w:bookmarkEnd w:id="304"/>
    </w:p>
    <w:p w14:paraId="5FB8DE0E" w14:textId="77777777"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This grammar appears in 9.3.1.</w:t>
      </w:r>
      <w:bookmarkStart w:id="305" w:name="_Toc381513610"/>
    </w:p>
    <w:p w14:paraId="522BB1CD" w14:textId="77777777"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306" w:name="_Toc382202751"/>
      <w:bookmarkStart w:id="307" w:name="_Toc382202971"/>
      <w:bookmarkStart w:id="308" w:name="_Toc382212132"/>
      <w:bookmarkStart w:id="309" w:name="_Toc382212311"/>
      <w:bookmarkStart w:id="310" w:name="_Toc382291477"/>
      <w:bookmarkStart w:id="311" w:name="_Ref384024372"/>
      <w:bookmarkStart w:id="312" w:name="_Toc385672114"/>
      <w:bookmarkStart w:id="313" w:name="_Toc393690205"/>
    </w:p>
    <w:p w14:paraId="7150E2D5" w14:textId="77777777" w:rsidR="004C02EF" w:rsidRPr="00E77497" w:rsidRDefault="004C02EF" w:rsidP="004C02EF">
      <w:pPr>
        <w:pStyle w:val="30"/>
        <w:numPr>
          <w:ilvl w:val="0"/>
          <w:numId w:val="0"/>
        </w:numPr>
      </w:pPr>
      <w:bookmarkStart w:id="314" w:name="_Toc472818749"/>
      <w:bookmarkStart w:id="315" w:name="_Toc235503303"/>
      <w:bookmarkStart w:id="316" w:name="_Toc241509078"/>
      <w:bookmarkStart w:id="317" w:name="_Toc244416565"/>
      <w:bookmarkStart w:id="318" w:name="_Toc276630929"/>
      <w:bookmarkStart w:id="319" w:name="_Toc329528647"/>
      <w:r w:rsidRPr="00E77497">
        <w:t>5.1.4</w:t>
      </w:r>
      <w:r w:rsidRPr="00E77497">
        <w:tab/>
        <w:t>The Syntactic Gramma</w:t>
      </w:r>
      <w:bookmarkEnd w:id="305"/>
      <w:bookmarkEnd w:id="306"/>
      <w:bookmarkEnd w:id="307"/>
      <w:bookmarkEnd w:id="308"/>
      <w:bookmarkEnd w:id="309"/>
      <w:bookmarkEnd w:id="310"/>
      <w:bookmarkEnd w:id="311"/>
      <w:bookmarkEnd w:id="312"/>
      <w:bookmarkEnd w:id="313"/>
      <w:r w:rsidRPr="00E77497">
        <w:t>r</w:t>
      </w:r>
      <w:bookmarkEnd w:id="314"/>
      <w:bookmarkEnd w:id="315"/>
      <w:bookmarkEnd w:id="316"/>
      <w:bookmarkEnd w:id="317"/>
      <w:bookmarkEnd w:id="318"/>
      <w:bookmarkEnd w:id="319"/>
    </w:p>
    <w:p w14:paraId="471AEBA8" w14:textId="77777777" w:rsidR="004C02EF" w:rsidRPr="00E77497" w:rsidRDefault="004C02EF" w:rsidP="004C02EF">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(5.1.2). It defines a set of productions, starting from the goal symbol </w:t>
      </w:r>
      <w:r w:rsidRPr="00E77497">
        <w:rPr>
          <w:rStyle w:val="bnf"/>
        </w:rPr>
        <w:t>Program</w:t>
      </w:r>
      <w:r w:rsidRPr="00E77497">
        <w:t>, that describe how sequences of tokens can form syntactically correct ECMAScript programs.</w:t>
      </w:r>
    </w:p>
    <w:p w14:paraId="6ECF639F" w14:textId="77777777" w:rsidR="004C02EF" w:rsidRPr="00E77497" w:rsidRDefault="004C02EF" w:rsidP="004C02EF">
      <w:r w:rsidRPr="00E77497">
        <w:t xml:space="preserve">When a stream of characters is to be parsed as an ECMAScript program, it is first converted to a stream of input elements by repeated application of the lexical grammar; this stream of input elements is then parsed by a single application of the syntactic grammar. The program is syntactically in error if the tokens in the stream of input elements cannot be parsed as a single instance of the goal nonterminal </w:t>
      </w:r>
      <w:r w:rsidRPr="00E77497">
        <w:rPr>
          <w:rStyle w:val="bnf"/>
        </w:rPr>
        <w:t>Program</w:t>
      </w:r>
      <w:r w:rsidRPr="00E77497">
        <w:t>, with no tokens left over.</w:t>
      </w:r>
    </w:p>
    <w:p w14:paraId="252DB191" w14:textId="77777777"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14:paraId="6501C33E" w14:textId="77777777" w:rsidR="004C02EF" w:rsidRPr="00E77497" w:rsidRDefault="004C02EF" w:rsidP="004C02EF">
      <w:pPr>
        <w:rPr>
          <w:ins w:id="320" w:author="Allen Wirfs-Brock" w:date="2011-07-02T12:04:00Z"/>
        </w:rPr>
      </w:pPr>
      <w:r w:rsidRPr="00E77497">
        <w:t>The syntactic grammar as presented in clauses 11, 12, 13 and 14 is actually not a complete account of which token sequences are accepted as correct ECMAScript programs.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321" w:name="_Toc381513611"/>
      <w:bookmarkStart w:id="322" w:name="_Toc382202752"/>
      <w:bookmarkStart w:id="323" w:name="_Toc382202972"/>
      <w:bookmarkStart w:id="324" w:name="_Toc382212133"/>
      <w:bookmarkStart w:id="325" w:name="_Toc382212312"/>
      <w:bookmarkStart w:id="326" w:name="_Toc382291478"/>
      <w:bookmarkStart w:id="327" w:name="_Ref382711005"/>
      <w:bookmarkStart w:id="328" w:name="_Toc385672115"/>
      <w:bookmarkStart w:id="329" w:name="_Toc393690206"/>
    </w:p>
    <w:p w14:paraId="0FAC0AE0" w14:textId="77777777" w:rsidR="00DD2A89" w:rsidRPr="00E77497" w:rsidRDefault="00DD2A89" w:rsidP="004C02EF">
      <w:ins w:id="330" w:author="Allen Wirfs-Brock" w:date="2011-07-02T12:04:00Z">
        <w:r w:rsidRPr="00E77497">
          <w:t xml:space="preserve">In certain cases in order to avoid </w:t>
        </w:r>
      </w:ins>
      <w:ins w:id="331" w:author="Allen Wirfs-Brock" w:date="2011-07-12T14:37:00Z">
        <w:r w:rsidR="00466989" w:rsidRPr="00E77497">
          <w:t>ambiguities</w:t>
        </w:r>
      </w:ins>
      <w:ins w:id="332" w:author="Allen Wirfs-Brock" w:date="2011-07-02T12:04:00Z">
        <w:r w:rsidRPr="00E77497">
          <w:t xml:space="preserve"> the syntactic</w:t>
        </w:r>
      </w:ins>
      <w:ins w:id="333" w:author="Allen Wirfs-Brock" w:date="2011-07-02T12:16:00Z">
        <w:r w:rsidR="008669D1" w:rsidRPr="00E77497">
          <w:t xml:space="preserve"> grammar</w:t>
        </w:r>
      </w:ins>
      <w:ins w:id="334" w:author="Allen Wirfs-Brock" w:date="2011-07-02T12:04:00Z">
        <w:r w:rsidRPr="00E77497">
          <w:t xml:space="preserve"> </w:t>
        </w:r>
      </w:ins>
      <w:ins w:id="335" w:author="Allen Wirfs-Brock" w:date="2011-07-02T12:06:00Z">
        <w:r w:rsidRPr="00E77497">
          <w:t xml:space="preserve">uses productions that </w:t>
        </w:r>
      </w:ins>
      <w:ins w:id="336" w:author="Allen Wirfs-Brock" w:date="2011-07-02T12:07:00Z">
        <w:r w:rsidRPr="00E77497">
          <w:t xml:space="preserve">permit token sequences that are not valid ECMAScript programs.  </w:t>
        </w:r>
      </w:ins>
      <w:ins w:id="337" w:author="Allen Wirfs-Brock" w:date="2011-07-02T12:17:00Z">
        <w:r w:rsidR="008669D1" w:rsidRPr="00E77497">
          <w:t xml:space="preserve">In such </w:t>
        </w:r>
      </w:ins>
      <w:ins w:id="338" w:author="Allen Wirfs-Brock" w:date="2011-07-02T12:18:00Z">
        <w:r w:rsidR="008669D1" w:rsidRPr="00E77497">
          <w:t>cases</w:t>
        </w:r>
      </w:ins>
      <w:ins w:id="339" w:author="Allen Wirfs-Brock" w:date="2011-07-02T12:17:00Z">
        <w:r w:rsidR="008669D1" w:rsidRPr="00E77497">
          <w:t xml:space="preserve"> </w:t>
        </w:r>
      </w:ins>
      <w:ins w:id="340" w:author="Allen Wirfs-Brock" w:date="2011-07-02T12:18:00Z">
        <w:r w:rsidR="008669D1" w:rsidRPr="00E77497">
          <w:t xml:space="preserve">a </w:t>
        </w:r>
      </w:ins>
      <w:ins w:id="341" w:author="Allen Wirfs-Brock" w:date="2011-07-02T12:20:00Z">
        <w:r w:rsidR="008669D1" w:rsidRPr="00E77497">
          <w:t xml:space="preserve">more restrictive </w:t>
        </w:r>
      </w:ins>
      <w:ins w:id="342" w:author="Allen Wirfs-Brock" w:date="2011-07-02T12:18:00Z">
        <w:r w:rsidR="008669D1" w:rsidRPr="00E77497">
          <w:rPr>
            <w:i/>
          </w:rPr>
          <w:t>supplemental</w:t>
        </w:r>
      </w:ins>
      <w:ins w:id="343" w:author="Allen Wirfs-Brock" w:date="2011-07-02T12:17:00Z">
        <w:r w:rsidR="008669D1" w:rsidRPr="00E77497">
          <w:rPr>
            <w:i/>
          </w:rPr>
          <w:t xml:space="preserve"> </w:t>
        </w:r>
      </w:ins>
      <w:ins w:id="344" w:author="Allen Wirfs-Brock" w:date="2011-07-02T12:18:00Z">
        <w:r w:rsidR="008669D1" w:rsidRPr="00E77497">
          <w:rPr>
            <w:i/>
          </w:rPr>
          <w:t>grammar</w:t>
        </w:r>
        <w:r w:rsidR="008669D1" w:rsidRPr="00E77497">
          <w:t xml:space="preserve"> is provided that further restricts </w:t>
        </w:r>
      </w:ins>
      <w:ins w:id="345" w:author="Allen Wirfs-Brock" w:date="2011-07-02T12:20:00Z">
        <w:r w:rsidR="008669D1" w:rsidRPr="00E77497">
          <w:t xml:space="preserve">the acceptable token sequences. </w:t>
        </w:r>
      </w:ins>
      <w:ins w:id="346" w:author="Allen Wirfs-Brock" w:date="2011-07-02T12:21:00Z">
        <w:r w:rsidR="008669D1" w:rsidRPr="00E77497">
          <w:t>In such situations</w:t>
        </w:r>
      </w:ins>
      <w:ins w:id="347" w:author="Allen Wirfs-Brock" w:date="2011-07-02T12:22:00Z">
        <w:r w:rsidR="008669D1" w:rsidRPr="00E77497">
          <w:t xml:space="preserve">, </w:t>
        </w:r>
      </w:ins>
      <w:ins w:id="348" w:author="Allen Wirfs-Brock" w:date="2011-07-02T12:23:00Z">
        <w:r w:rsidR="008669D1" w:rsidRPr="00E77497">
          <w:t>when</w:t>
        </w:r>
      </w:ins>
      <w:ins w:id="349" w:author="Allen Wirfs-Brock" w:date="2011-07-02T12:22:00Z">
        <w:r w:rsidR="008669D1" w:rsidRPr="00E77497">
          <w:t xml:space="preserve"> explicitly specific</w:t>
        </w:r>
      </w:ins>
      <w:ins w:id="350" w:author="Allen Wirfs-Brock" w:date="2011-07-12T14:37:00Z">
        <w:r w:rsidR="00466989" w:rsidRPr="00E77497">
          <w:t>, the</w:t>
        </w:r>
      </w:ins>
      <w:ins w:id="351" w:author="Allen Wirfs-Brock" w:date="2011-07-02T12:23:00Z">
        <w:r w:rsidR="008669D1" w:rsidRPr="00E77497">
          <w:t xml:space="preserve"> </w:t>
        </w:r>
      </w:ins>
      <w:ins w:id="352" w:author="Allen Wirfs-Brock" w:date="2011-07-02T12:29:00Z">
        <w:r w:rsidR="004571D2" w:rsidRPr="00E77497">
          <w:t>input elements</w:t>
        </w:r>
      </w:ins>
      <w:ins w:id="353" w:author="Allen Wirfs-Brock" w:date="2011-07-02T12:23:00Z">
        <w:r w:rsidR="008669D1" w:rsidRPr="00E77497">
          <w:t xml:space="preserve"> corresponding to</w:t>
        </w:r>
        <w:r w:rsidR="004571D2" w:rsidRPr="00E77497">
          <w:t xml:space="preserve"> such a production </w:t>
        </w:r>
      </w:ins>
      <w:ins w:id="354" w:author="Allen Wirfs-Brock" w:date="2011-07-02T12:27:00Z">
        <w:r w:rsidR="004571D2" w:rsidRPr="00E77497">
          <w:t>is</w:t>
        </w:r>
      </w:ins>
      <w:ins w:id="355" w:author="Allen Wirfs-Brock" w:date="2011-07-02T12:23:00Z">
        <w:r w:rsidR="004571D2" w:rsidRPr="00E77497">
          <w:t xml:space="preserve"> parsed again using </w:t>
        </w:r>
      </w:ins>
      <w:ins w:id="356" w:author="Allen Wirfs-Brock" w:date="2011-07-02T12:27:00Z">
        <w:r w:rsidR="004571D2" w:rsidRPr="00E77497">
          <w:t>a</w:t>
        </w:r>
      </w:ins>
      <w:ins w:id="357" w:author="Allen Wirfs-Brock" w:date="2011-07-02T12:23:00Z">
        <w:r w:rsidR="004571D2" w:rsidRPr="00E77497">
          <w:t xml:space="preserve"> goal symbol of a supplemental grammar.  </w:t>
        </w:r>
      </w:ins>
      <w:ins w:id="358" w:author="Allen Wirfs-Brock" w:date="2011-07-02T12:26:00Z">
        <w:r w:rsidR="004571D2" w:rsidRPr="00E77497">
          <w:t xml:space="preserve">The program is syntactically in error if the tokens in the stream of input elements cannot be parsed as a single instance of the </w:t>
        </w:r>
      </w:ins>
      <w:ins w:id="359" w:author="Allen Wirfs-Brock" w:date="2011-07-02T12:28:00Z">
        <w:r w:rsidR="004571D2" w:rsidRPr="00E77497">
          <w:t xml:space="preserve">supplemental </w:t>
        </w:r>
      </w:ins>
      <w:ins w:id="360" w:author="Allen Wirfs-Brock" w:date="2011-07-02T12:26:00Z">
        <w:r w:rsidR="004571D2" w:rsidRPr="00E77497">
          <w:t xml:space="preserve">goal </w:t>
        </w:r>
      </w:ins>
      <w:ins w:id="361" w:author="Allen Wirfs-Brock" w:date="2011-07-02T12:28:00Z">
        <w:r w:rsidR="004571D2" w:rsidRPr="00E77497">
          <w:t>symbol</w:t>
        </w:r>
      </w:ins>
      <w:ins w:id="362" w:author="Allen Wirfs-Brock" w:date="2011-07-02T12:26:00Z">
        <w:r w:rsidR="004571D2" w:rsidRPr="00E77497">
          <w:t>, with no tokens left over.</w:t>
        </w:r>
      </w:ins>
    </w:p>
    <w:p w14:paraId="5629F5AF" w14:textId="77777777" w:rsidR="004C02EF" w:rsidRPr="00E77497" w:rsidRDefault="004C02EF" w:rsidP="004C02EF">
      <w:pPr>
        <w:pStyle w:val="30"/>
        <w:numPr>
          <w:ilvl w:val="0"/>
          <w:numId w:val="0"/>
        </w:numPr>
      </w:pPr>
      <w:bookmarkStart w:id="363" w:name="_Toc235503304"/>
      <w:bookmarkStart w:id="364" w:name="_Toc241509079"/>
      <w:bookmarkStart w:id="365" w:name="_Toc244416566"/>
      <w:bookmarkStart w:id="366" w:name="_Toc276630930"/>
      <w:bookmarkStart w:id="367" w:name="_Toc329528648"/>
      <w:r w:rsidRPr="00E77497">
        <w:t>5.1.5</w:t>
      </w:r>
      <w:r w:rsidRPr="00E77497">
        <w:tab/>
        <w:t>The JSON Grammar</w:t>
      </w:r>
      <w:bookmarkEnd w:id="363"/>
      <w:bookmarkEnd w:id="364"/>
      <w:bookmarkEnd w:id="365"/>
      <w:bookmarkEnd w:id="366"/>
      <w:bookmarkEnd w:id="367"/>
    </w:p>
    <w:p w14:paraId="22C33143" w14:textId="77777777" w:rsidR="004C02EF" w:rsidRPr="00E77497" w:rsidRDefault="004C02EF" w:rsidP="004C02EF">
      <w:r w:rsidRPr="00E77497">
        <w:t>The JSON grammar is used to translate a String describing a set of ECMAScript objects into actual objects. The JSON grammar is given in 15.12.1.</w:t>
      </w:r>
    </w:p>
    <w:p w14:paraId="3545A664" w14:textId="77777777"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4C0D1601" w14:textId="77777777"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14:paraId="2D120FBD" w14:textId="77777777" w:rsidR="004C02EF" w:rsidRPr="00E77497" w:rsidRDefault="004C02EF" w:rsidP="004C02EF">
      <w:pPr>
        <w:pStyle w:val="30"/>
        <w:numPr>
          <w:ilvl w:val="0"/>
          <w:numId w:val="0"/>
        </w:numPr>
      </w:pPr>
      <w:bookmarkStart w:id="368" w:name="_Ref456010386"/>
      <w:bookmarkStart w:id="369" w:name="_Toc472818750"/>
      <w:bookmarkStart w:id="370" w:name="_Toc235503305"/>
      <w:bookmarkStart w:id="371" w:name="_Toc241509080"/>
      <w:bookmarkStart w:id="372" w:name="_Toc244416567"/>
      <w:bookmarkStart w:id="373" w:name="_Toc276630931"/>
      <w:bookmarkStart w:id="374" w:name="_Toc329528649"/>
      <w:r w:rsidRPr="00E77497">
        <w:t>5.1.6</w:t>
      </w:r>
      <w:r w:rsidRPr="00E77497">
        <w:tab/>
        <w:t>Grammar Notatio</w:t>
      </w:r>
      <w:bookmarkEnd w:id="321"/>
      <w:bookmarkEnd w:id="322"/>
      <w:bookmarkEnd w:id="323"/>
      <w:bookmarkEnd w:id="324"/>
      <w:bookmarkEnd w:id="325"/>
      <w:bookmarkEnd w:id="326"/>
      <w:bookmarkEnd w:id="327"/>
      <w:bookmarkEnd w:id="328"/>
      <w:bookmarkEnd w:id="329"/>
      <w:r w:rsidRPr="00E77497">
        <w:t>n</w:t>
      </w:r>
      <w:bookmarkEnd w:id="368"/>
      <w:bookmarkEnd w:id="369"/>
      <w:bookmarkEnd w:id="370"/>
      <w:bookmarkEnd w:id="371"/>
      <w:bookmarkEnd w:id="372"/>
      <w:bookmarkEnd w:id="373"/>
      <w:bookmarkEnd w:id="374"/>
    </w:p>
    <w:p w14:paraId="28F2844D" w14:textId="77777777" w:rsidR="004C02EF" w:rsidRPr="00E77497" w:rsidRDefault="004C02EF" w:rsidP="004C02EF">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program exactly as written. All terminal symbol characters specified in this way are to be understood as the appropriate Unicode character from the ASCII range, as opposed to any similar-looking characters from other Unicode ranges.</w:t>
      </w:r>
    </w:p>
    <w:p w14:paraId="7ACA521D" w14:textId="77777777"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ins w:id="375" w:author="Rev 7 Allen Wirfs-Brock" w:date="2012-04-23T12:12:00Z">
        <w:r w:rsidR="00E32893">
          <w:t xml:space="preserve"> (also called a “production”)</w:t>
        </w:r>
      </w:ins>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3EBD2210" w14:textId="77777777" w:rsidR="004C02EF" w:rsidRPr="00E77497" w:rsidRDefault="004C02EF" w:rsidP="004C02EF">
      <w:pPr>
        <w:pStyle w:val="SyntaxRule2"/>
      </w:pPr>
      <w:r w:rsidRPr="00E77497">
        <w:t xml:space="preserve">WhileStatement </w:t>
      </w:r>
      <w:r w:rsidRPr="00E77497">
        <w:rPr>
          <w:rFonts w:ascii="Arial" w:hAnsi="Arial" w:cs="Arial"/>
          <w:b/>
          <w:i w:val="0"/>
        </w:rPr>
        <w:t>:</w:t>
      </w:r>
    </w:p>
    <w:p w14:paraId="78D09FA5" w14:textId="77777777"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768962FE" w14:textId="77777777"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0FA79367" w14:textId="77777777"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14:paraId="2ACE83E7" w14:textId="77777777"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4FA6F235" w14:textId="77777777"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14:paraId="52A6CB6C" w14:textId="77777777"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63D6C4DA"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414AB823" w14:textId="77777777"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14:paraId="6A86E17E" w14:textId="77777777" w:rsidR="004C02EF" w:rsidRPr="00E77497" w:rsidRDefault="004C02EF" w:rsidP="004C02EF">
      <w:r w:rsidRPr="00E77497">
        <w:t>is a convenient abbreviation for:</w:t>
      </w:r>
    </w:p>
    <w:p w14:paraId="53858340"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44091E58" w14:textId="77777777" w:rsidR="004C02EF" w:rsidRPr="00E77497" w:rsidRDefault="004C02EF" w:rsidP="004C02EF">
      <w:pPr>
        <w:pStyle w:val="SyntaxDefinition2"/>
      </w:pPr>
      <w:r w:rsidRPr="00E77497">
        <w:t>Identifier</w:t>
      </w:r>
      <w:r w:rsidRPr="00E77497">
        <w:br/>
        <w:t>Identifier Initialiser</w:t>
      </w:r>
    </w:p>
    <w:p w14:paraId="2CDDE59E" w14:textId="77777777" w:rsidR="004C02EF" w:rsidRPr="00E77497" w:rsidRDefault="004C02EF" w:rsidP="004C02EF">
      <w:r w:rsidRPr="00E77497">
        <w:t>and that:</w:t>
      </w:r>
    </w:p>
    <w:p w14:paraId="57BEBB75"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4B2A6845" w14:textId="77777777" w:rsidR="004C02EF" w:rsidRPr="00E77497" w:rsidRDefault="004C02EF" w:rsidP="004C02EF">
      <w:pPr>
        <w:pStyle w:val="SyntaxDefinition2"/>
      </w:pPr>
      <w:r w:rsidRPr="00E77497">
        <w:rPr>
          <w:rFonts w:ascii="Courier New" w:hAnsi="Courier New"/>
          <w:b/>
          <w:i w:val="0"/>
        </w:rPr>
        <w:t xml:space="preserve">for ( </w:t>
      </w:r>
      <w:r w:rsidRPr="00E77497">
        <w:t>ExpressionNoIn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34EF0711" w14:textId="77777777" w:rsidR="004C02EF" w:rsidRPr="00E77497" w:rsidRDefault="004C02EF" w:rsidP="004C02EF">
      <w:r w:rsidRPr="00E77497">
        <w:t>is a convenient abbreviation for:</w:t>
      </w:r>
    </w:p>
    <w:p w14:paraId="50EEF583"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7A4D705D" w14:textId="77777777" w:rsidR="004C02EF" w:rsidRPr="00E77497" w:rsidRDefault="004C02EF" w:rsidP="004C02EF">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07DC8E75" w14:textId="77777777" w:rsidR="004C02EF" w:rsidRPr="00E77497" w:rsidRDefault="004C02EF" w:rsidP="004C02EF">
      <w:r w:rsidRPr="00E77497">
        <w:t>which in turn is an abbreviation for:</w:t>
      </w:r>
    </w:p>
    <w:p w14:paraId="3351DCEC"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669508F9" w14:textId="77777777" w:rsidR="004C02EF" w:rsidRPr="00E77497" w:rsidRDefault="004C02EF" w:rsidP="004C02EF">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7E861DFB" w14:textId="77777777" w:rsidR="004C02EF" w:rsidRPr="00E77497" w:rsidRDefault="004C02EF" w:rsidP="004C02EF">
      <w:r w:rsidRPr="00E77497">
        <w:t>which in turn is an abbreviation for:</w:t>
      </w:r>
    </w:p>
    <w:p w14:paraId="7A392B1A"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7E378DA3" w14:textId="77777777" w:rsidR="004C02EF" w:rsidRPr="00E77497" w:rsidRDefault="004C02EF" w:rsidP="004C02EF">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14:paraId="34419689" w14:textId="77777777"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14:paraId="5338C409" w14:textId="77777777"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43C564F0"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06BE1299"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14:paraId="44DC2F07" w14:textId="77777777" w:rsidR="004C02EF" w:rsidRPr="00E77497" w:rsidRDefault="004C02EF" w:rsidP="004C02EF">
      <w:r w:rsidRPr="00E77497">
        <w:t>which is merely a convenient abbreviation for:</w:t>
      </w:r>
    </w:p>
    <w:p w14:paraId="4E050944"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p>
    <w:p w14:paraId="32415ADC"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104765A5" w14:textId="77777777"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14:paraId="1E131581" w14:textId="77777777"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5D2CAFEE" w14:textId="77777777"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166634E6"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14:paraId="6A08238F" w14:textId="77777777"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55491424" w14:textId="77777777" w:rsidR="004C02EF" w:rsidRPr="00E77497" w:rsidRDefault="004C02EF" w:rsidP="004C02EF">
      <w:pPr>
        <w:pStyle w:val="SyntaxDefinition2"/>
      </w:pPr>
      <w:r w:rsidRPr="00E77497">
        <w:t>DecimalDigit</w:t>
      </w:r>
      <w:r w:rsidRPr="00E77497">
        <w:br/>
        <w:t>DecimalDigits DecimalDigit</w:t>
      </w:r>
    </w:p>
    <w:p w14:paraId="6F969832" w14:textId="77777777" w:rsidR="004C02EF" w:rsidRPr="00E77497" w:rsidRDefault="004C02EF" w:rsidP="004C02EF">
      <w:r w:rsidRPr="00E77497">
        <w:t>the definition</w:t>
      </w:r>
    </w:p>
    <w:p w14:paraId="7F599E50" w14:textId="77777777"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14:paraId="2C1B4F7C" w14:textId="77777777"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2EC51B98" w14:textId="77777777"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5AC05E00" w14:textId="77777777"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20E3004A" w14:textId="77777777"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14:paraId="3F8EEC00" w14:textId="77777777"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14:paraId="6900A306" w14:textId="77777777" w:rsidR="004C02EF" w:rsidRPr="00E77497" w:rsidRDefault="004C02EF" w:rsidP="004C02EF">
      <w:r w:rsidRPr="00E77497">
        <w:t xml:space="preserve">indicates that the production may not be used if a </w:t>
      </w:r>
      <w:r w:rsidRPr="00E77497">
        <w:rPr>
          <w:rStyle w:val="bnf"/>
        </w:rPr>
        <w:t>LineTerminator</w:t>
      </w:r>
      <w:r w:rsidRPr="00E77497">
        <w:t xml:space="preserve"> occurs in the program 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14:paraId="587B1404" w14:textId="77777777" w:rsidR="004C02EF" w:rsidRPr="00E77497" w:rsidRDefault="004C02EF" w:rsidP="004C02EF">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program.</w:t>
      </w:r>
    </w:p>
    <w:p w14:paraId="04BBBA71" w14:textId="77777777" w:rsidR="001B5C6D" w:rsidRDefault="001B5C6D" w:rsidP="004C02EF">
      <w:pPr>
        <w:rPr>
          <w:ins w:id="376" w:author="Rev 9 Allen Wirfs-Brock" w:date="2012-07-06T14:09:00Z"/>
        </w:rPr>
      </w:pPr>
      <w:ins w:id="377" w:author="Rev 9 Allen Wirfs-Brock" w:date="2012-07-06T14:10:00Z">
        <w:r>
          <w:t>The lexical grammar has multiple goal symbols and the appropriate goal symbol</w:t>
        </w:r>
      </w:ins>
      <w:ins w:id="378" w:author="Rev 9 Allen Wirfs-Brock" w:date="2012-07-06T14:18:00Z">
        <w:r>
          <w:t xml:space="preserve"> to use</w:t>
        </w:r>
      </w:ins>
      <w:ins w:id="379" w:author="Rev 9 Allen Wirfs-Brock" w:date="2012-07-06T14:10:00Z">
        <w:r>
          <w:t xml:space="preserve"> depends upon the syntactic grammar context.  If </w:t>
        </w:r>
      </w:ins>
      <w:ins w:id="380" w:author="Rev 9 Allen Wirfs-Brock" w:date="2012-07-06T14:12:00Z">
        <w:r>
          <w:t>a</w:t>
        </w:r>
      </w:ins>
      <w:ins w:id="381" w:author="Rev 9 Allen Wirfs-Brock" w:date="2012-07-06T14:10:00Z">
        <w:r>
          <w:t xml:space="preserve"> phrase</w:t>
        </w:r>
      </w:ins>
      <w:ins w:id="382" w:author="Rev 9 Allen Wirfs-Brock" w:date="2012-07-06T14:12:00Z">
        <w:r>
          <w:t xml:space="preserve"> of the form</w:t>
        </w:r>
      </w:ins>
      <w:ins w:id="383" w:author="Rev 9 Allen Wirfs-Brock" w:date="2012-07-06T14:10:00Z">
        <w:r>
          <w:t xml:space="preserve"> </w:t>
        </w:r>
      </w:ins>
      <w:ins w:id="384" w:author="Rev 9 Allen Wirfs-Brock" w:date="2012-07-06T14:11:00Z">
        <w:r>
          <w:t>“</w:t>
        </w:r>
      </w:ins>
      <w:ins w:id="385" w:author="Rev 9 Allen Wirfs-Brock" w:date="2012-07-06T14:12:00Z">
        <w:r w:rsidRPr="001B5C6D">
          <w:rPr>
            <w:rFonts w:cs="Arial"/>
            <w:sz w:val="16"/>
          </w:rPr>
          <w:t xml:space="preserve">[Lexical goal </w:t>
        </w:r>
      </w:ins>
      <w:ins w:id="386" w:author="Rev 9 Allen Wirfs-Brock" w:date="2012-07-06T14:13:00Z">
        <w:r w:rsidRPr="001B5C6D">
          <w:rPr>
            <w:i/>
            <w:sz w:val="16"/>
          </w:rPr>
          <w:t>LexicalGoalSymbol</w:t>
        </w:r>
      </w:ins>
      <w:ins w:id="387" w:author="Rev 9 Allen Wirfs-Brock" w:date="2012-07-06T14:12:00Z">
        <w:r w:rsidRPr="001B5C6D">
          <w:rPr>
            <w:rFonts w:cs="Arial"/>
            <w:sz w:val="16"/>
          </w:rPr>
          <w:t>]</w:t>
        </w:r>
      </w:ins>
      <w:ins w:id="388" w:author="Rev 9 Allen Wirfs-Brock" w:date="2012-07-06T14:11:00Z">
        <w:r>
          <w:t>”</w:t>
        </w:r>
      </w:ins>
      <w:ins w:id="389" w:author="Rev 9 Allen Wirfs-Brock" w:date="2012-07-06T14:13:00Z">
        <w:r>
          <w:t xml:space="preserve"> appears on the</w:t>
        </w:r>
      </w:ins>
      <w:ins w:id="390" w:author="Rev 9 Allen Wirfs-Brock" w:date="2012-07-06T14:14:00Z">
        <w:r>
          <w:t xml:space="preserve"> right-hand-side of a syntactic production then the next token </w:t>
        </w:r>
      </w:ins>
      <w:ins w:id="391" w:author="Rev 9 Allen Wirfs-Brock" w:date="2012-07-06T14:15:00Z">
        <w:r>
          <w:t>must</w:t>
        </w:r>
      </w:ins>
      <w:ins w:id="392" w:author="Rev 9 Allen Wirfs-Brock" w:date="2012-07-06T14:14:00Z">
        <w:r>
          <w:t xml:space="preserve"> be lexically recognized using the indicated goal symbol.</w:t>
        </w:r>
      </w:ins>
      <w:ins w:id="393" w:author="Rev 9 Allen Wirfs-Brock" w:date="2012-07-06T14:18:00Z">
        <w:r w:rsidR="002335EB">
          <w:t xml:space="preserve"> In the absence of such a phrase the default lexical goal symbol is used.</w:t>
        </w:r>
      </w:ins>
      <w:ins w:id="394" w:author="Rev 9 Allen Wirfs-Brock" w:date="2012-07-06T14:14:00Z">
        <w:r>
          <w:t xml:space="preserve"> </w:t>
        </w:r>
      </w:ins>
    </w:p>
    <w:p w14:paraId="30EC447D" w14:textId="77777777"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14:paraId="730C352A" w14:textId="77777777"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36609095" w14:textId="77777777"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14:paraId="31977594" w14:textId="77777777"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14:paraId="1A867341" w14:textId="77777777"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330038D7" w14:textId="77777777" w:rsidR="004C02EF" w:rsidRPr="00E77497" w:rsidRDefault="004C02EF" w:rsidP="004C02EF">
      <w:r w:rsidRPr="00E77497">
        <w:t>Finally, a few nonterminal symbols are described by a descriptive phrase in sans-serif type in cases where it would be impractical to list all the alternatives:</w:t>
      </w:r>
    </w:p>
    <w:p w14:paraId="2A915ABC" w14:textId="77777777"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14:paraId="2552B4D7" w14:textId="77777777" w:rsidR="004C02EF" w:rsidRPr="00E77497" w:rsidRDefault="004C02EF" w:rsidP="004C02EF">
      <w:pPr>
        <w:pStyle w:val="SyntaxDefinition2"/>
        <w:rPr>
          <w:rFonts w:ascii="Arial" w:hAnsi="Arial" w:cs="Arial"/>
          <w:i w:val="0"/>
        </w:rPr>
      </w:pPr>
      <w:r w:rsidRPr="00E77497">
        <w:rPr>
          <w:rFonts w:ascii="Arial" w:hAnsi="Arial" w:cs="Arial"/>
          <w:i w:val="0"/>
        </w:rPr>
        <w:t>any Unicode code unit</w:t>
      </w:r>
      <w:bookmarkStart w:id="395" w:name="_Toc381513612"/>
      <w:bookmarkStart w:id="396" w:name="_Toc382202753"/>
      <w:bookmarkStart w:id="397" w:name="_Toc382202973"/>
      <w:bookmarkStart w:id="398" w:name="_Toc382212134"/>
      <w:bookmarkStart w:id="399" w:name="_Toc382212313"/>
      <w:bookmarkStart w:id="400" w:name="_Toc382291479"/>
      <w:bookmarkStart w:id="401" w:name="_Ref385215256"/>
      <w:bookmarkStart w:id="402" w:name="_Ref385215268"/>
      <w:bookmarkStart w:id="403" w:name="_Toc385672116"/>
      <w:bookmarkStart w:id="404" w:name="_Toc393690207"/>
    </w:p>
    <w:p w14:paraId="70F06E13" w14:textId="77777777" w:rsidR="004C02EF" w:rsidRPr="00E77497" w:rsidRDefault="004C02EF" w:rsidP="004C02EF">
      <w:pPr>
        <w:pStyle w:val="20"/>
        <w:numPr>
          <w:ilvl w:val="0"/>
          <w:numId w:val="0"/>
        </w:numPr>
      </w:pPr>
      <w:bookmarkStart w:id="405" w:name="_Ref455935214"/>
      <w:bookmarkStart w:id="406" w:name="_Ref456011133"/>
      <w:bookmarkStart w:id="407" w:name="_Toc472818751"/>
      <w:bookmarkStart w:id="408" w:name="_Toc235503306"/>
      <w:bookmarkStart w:id="409" w:name="_Toc241509081"/>
      <w:bookmarkStart w:id="410" w:name="_Toc244416568"/>
      <w:bookmarkStart w:id="411" w:name="_Toc276630932"/>
      <w:bookmarkStart w:id="412" w:name="_Toc329528650"/>
      <w:r w:rsidRPr="00E77497">
        <w:t>5.2</w:t>
      </w:r>
      <w:r w:rsidRPr="00E77497">
        <w:tab/>
        <w:t>Algorithm Convention</w:t>
      </w:r>
      <w:bookmarkEnd w:id="395"/>
      <w:bookmarkEnd w:id="396"/>
      <w:bookmarkEnd w:id="397"/>
      <w:bookmarkEnd w:id="398"/>
      <w:bookmarkEnd w:id="399"/>
      <w:bookmarkEnd w:id="400"/>
      <w:bookmarkEnd w:id="401"/>
      <w:bookmarkEnd w:id="402"/>
      <w:bookmarkEnd w:id="403"/>
      <w:bookmarkEnd w:id="404"/>
      <w:r w:rsidRPr="00E77497">
        <w:t>s</w:t>
      </w:r>
      <w:bookmarkEnd w:id="405"/>
      <w:bookmarkEnd w:id="406"/>
      <w:bookmarkEnd w:id="407"/>
      <w:bookmarkEnd w:id="408"/>
      <w:bookmarkEnd w:id="409"/>
      <w:bookmarkEnd w:id="410"/>
      <w:bookmarkEnd w:id="411"/>
      <w:bookmarkEnd w:id="412"/>
    </w:p>
    <w:p w14:paraId="52BBC42A" w14:textId="77777777"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08616371" w14:textId="77777777" w:rsidR="004C02EF" w:rsidRPr="00E77497" w:rsidRDefault="00AD18E3" w:rsidP="004C02EF">
      <w:ins w:id="413" w:author="Rev 8 Allen Wirfs-Brock" w:date="2012-06-01T08:23:00Z">
        <w:r>
          <w:t>Algorithms may be explicitly parameterized</w:t>
        </w:r>
      </w:ins>
      <w:ins w:id="414" w:author="Rev 8 Allen Wirfs-Brock" w:date="2012-06-01T08:24:00Z">
        <w:r>
          <w:t>, in which case the names and usage of the parameters must be provided as part of the the algorithms definition</w:t>
        </w:r>
      </w:ins>
      <w:ins w:id="415" w:author="Rev 8 Allen Wirfs-Brock" w:date="2012-06-01T08:23:00Z">
        <w:r>
          <w:t xml:space="preserve">. </w:t>
        </w:r>
      </w:ins>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14:paraId="1B3093E9" w14:textId="77777777" w:rsidR="00E32893" w:rsidRDefault="00E32893" w:rsidP="004C02EF">
      <w:pPr>
        <w:rPr>
          <w:ins w:id="416" w:author="Rev 8 Allen Wirfs-Brock" w:date="2012-06-01T07:51:00Z"/>
        </w:rPr>
      </w:pPr>
      <w:ins w:id="417" w:author="Rev 7 Allen Wirfs-Brock" w:date="2012-04-23T12:25:00Z">
        <w:r>
          <w:t>Algorit</w:t>
        </w:r>
      </w:ins>
      <w:ins w:id="418" w:author="Rev 8 Allen Wirfs-Brock" w:date="2012-05-10T17:34:00Z">
        <w:r w:rsidR="007110FE">
          <w:t>h</w:t>
        </w:r>
      </w:ins>
      <w:ins w:id="419" w:author="Rev 7 Allen Wirfs-Brock" w:date="2012-04-23T12:25:00Z">
        <w:r>
          <w:t xml:space="preserve">ms may be associated with productions of one of the ECMAScript grammars. </w:t>
        </w:r>
      </w:ins>
      <w:ins w:id="420" w:author="Rev 7 Allen Wirfs-Brock" w:date="2012-04-23T12:26:00Z">
        <w:r>
          <w:t xml:space="preserve"> </w:t>
        </w:r>
      </w:ins>
      <w:ins w:id="421" w:author="Rev 7 Allen Wirfs-Brock" w:date="2012-04-23T12:27:00Z">
        <w:r>
          <w:t>A</w:t>
        </w:r>
      </w:ins>
      <w:ins w:id="422" w:author="Rev 7 Allen Wirfs-Brock" w:date="2012-04-23T12:26:00Z">
        <w:r>
          <w:t xml:space="preserve"> production that has multiple alternative definitions will typically have a distinct algorithm</w:t>
        </w:r>
      </w:ins>
      <w:ins w:id="423" w:author="Rev 7 Allen Wirfs-Brock" w:date="2012-04-23T12:27:00Z">
        <w:r w:rsidRPr="00E32893">
          <w:t xml:space="preserve"> </w:t>
        </w:r>
        <w:r>
          <w:t>for each alternative. When an algorithm is associated with a</w:t>
        </w:r>
      </w:ins>
      <w:ins w:id="424" w:author="Rev 7 Allen Wirfs-Brock" w:date="2012-04-23T12:28:00Z">
        <w:r>
          <w:t xml:space="preserve"> grammar production, it may reference the </w:t>
        </w:r>
      </w:ins>
      <w:ins w:id="425" w:author="Rev 7 Allen Wirfs-Brock" w:date="2012-04-23T12:29:00Z">
        <w:r>
          <w:t xml:space="preserve">terminal and non-terminal </w:t>
        </w:r>
      </w:ins>
      <w:ins w:id="426" w:author="Rev 7 Allen Wirfs-Brock" w:date="2012-04-23T12:28:00Z">
        <w:r>
          <w:t xml:space="preserve">symbols of the </w:t>
        </w:r>
      </w:ins>
      <w:ins w:id="427" w:author="Rev 7 Allen Wirfs-Brock" w:date="2012-04-23T12:29:00Z">
        <w:r w:rsidR="009E2EC9">
          <w:t>production alternative</w:t>
        </w:r>
        <w:r>
          <w:t xml:space="preserve"> as if they were parameters of the algorithm.  When used in this manner, </w:t>
        </w:r>
      </w:ins>
      <w:ins w:id="428" w:author="Rev 7 Allen Wirfs-Brock" w:date="2012-04-23T12:31:00Z">
        <w:r>
          <w:t>non-terminal</w:t>
        </w:r>
      </w:ins>
      <w:ins w:id="429" w:author="Rev 7 Allen Wirfs-Brock" w:date="2012-04-23T12:30:00Z">
        <w:r>
          <w:t xml:space="preserve"> symbols </w:t>
        </w:r>
      </w:ins>
      <w:ins w:id="430" w:author="Rev 7 Allen Wirfs-Brock" w:date="2012-04-23T12:31:00Z">
        <w:r>
          <w:t>refer to the actual alternative definition that</w:t>
        </w:r>
      </w:ins>
      <w:ins w:id="431" w:author="Rev 7 Allen Wirfs-Brock" w:date="2012-04-23T12:33:00Z">
        <w:r>
          <w:t xml:space="preserve"> </w:t>
        </w:r>
      </w:ins>
      <w:ins w:id="432" w:author="Rev 7 Allen Wirfs-Brock" w:date="2012-04-23T12:37:00Z">
        <w:r w:rsidR="009E2EC9">
          <w:t>is</w:t>
        </w:r>
      </w:ins>
      <w:ins w:id="433" w:author="Rev 7 Allen Wirfs-Brock" w:date="2012-04-23T12:33:00Z">
        <w:r>
          <w:t xml:space="preserve"> matched when parsing the program souce code.</w:t>
        </w:r>
      </w:ins>
    </w:p>
    <w:p w14:paraId="31A70B6A" w14:textId="77777777" w:rsidR="0021277A" w:rsidRDefault="0021277A" w:rsidP="004C02EF">
      <w:pPr>
        <w:rPr>
          <w:ins w:id="434" w:author="Rev 8 Allen Wirfs-Brock" w:date="2012-06-01T08:07:00Z"/>
        </w:rPr>
      </w:pPr>
      <w:ins w:id="435" w:author="Rev 8 Allen Wirfs-Brock" w:date="2012-06-01T07:52:00Z">
        <w:r>
          <w:t xml:space="preserve">Unless explicitly specified otherwise, all </w:t>
        </w:r>
      </w:ins>
      <w:ins w:id="436" w:author="Rev 8 Allen Wirfs-Brock" w:date="2012-06-01T08:00:00Z">
        <w:r>
          <w:t>chain productions</w:t>
        </w:r>
      </w:ins>
      <w:ins w:id="437" w:author="Rev 8 Allen Wirfs-Brock" w:date="2012-06-01T07:53:00Z">
        <w:r>
          <w:t xml:space="preserve"> </w:t>
        </w:r>
      </w:ins>
      <w:ins w:id="438" w:author="Rev 8 Allen Wirfs-Brock" w:date="2012-06-01T08:01:00Z">
        <w:r>
          <w:t>have an implicit associated definition for every algorithm that is</w:t>
        </w:r>
      </w:ins>
      <w:ins w:id="439" w:author="Rev 8 Allen Wirfs-Brock" w:date="2012-06-01T08:02:00Z">
        <w:r w:rsidR="00CA0354">
          <w:t xml:space="preserve"> might be applied to that production</w:t>
        </w:r>
      </w:ins>
      <w:ins w:id="440" w:author="Rev 8 Allen Wirfs-Brock" w:date="2012-06-01T08:06:00Z">
        <w:r w:rsidR="00CA0354">
          <w:t>’s left-hand side nonterminal</w:t>
        </w:r>
      </w:ins>
      <w:ins w:id="441" w:author="Rev 8 Allen Wirfs-Brock" w:date="2012-06-01T08:02:00Z">
        <w:r w:rsidR="00CA0354">
          <w:t xml:space="preserve">.  The implicit </w:t>
        </w:r>
      </w:ins>
      <w:ins w:id="442" w:author="Rev 8 Allen Wirfs-Brock" w:date="2012-06-01T08:03:00Z">
        <w:r w:rsidR="00CA0354">
          <w:t xml:space="preserve">simply reapplies the </w:t>
        </w:r>
      </w:ins>
      <w:ins w:id="443" w:author="Rev 8 Allen Wirfs-Brock" w:date="2012-06-01T08:06:00Z">
        <w:r w:rsidR="00CA0354">
          <w:t xml:space="preserve">same </w:t>
        </w:r>
      </w:ins>
      <w:ins w:id="444" w:author="Rev 8 Allen Wirfs-Brock" w:date="2012-06-01T08:03:00Z">
        <w:r w:rsidR="00CA0354">
          <w:t>algorithm</w:t>
        </w:r>
      </w:ins>
      <w:ins w:id="445" w:author="Rev 8 Allen Wirfs-Brock" w:date="2012-06-01T08:06:00Z">
        <w:r w:rsidR="00CA0354">
          <w:t xml:space="preserve"> name with the same prameters, if any, </w:t>
        </w:r>
      </w:ins>
      <w:ins w:id="446" w:author="Rev 8 Allen Wirfs-Brock" w:date="2012-06-01T08:03:00Z">
        <w:r w:rsidR="00CA0354">
          <w:t xml:space="preserve"> to the chain production</w:t>
        </w:r>
      </w:ins>
      <w:ins w:id="447" w:author="Rev 8 Allen Wirfs-Brock" w:date="2012-06-01T08:04:00Z">
        <w:r w:rsidR="00CA0354">
          <w:t>’s sole right-hand side nonterminal</w:t>
        </w:r>
      </w:ins>
      <w:ins w:id="448" w:author="Rev 8 Allen Wirfs-Brock" w:date="2012-06-01T08:07:00Z">
        <w:r w:rsidR="00CA0354">
          <w:t xml:space="preserve"> and then result.  For example, </w:t>
        </w:r>
      </w:ins>
      <w:ins w:id="449" w:author="Rev 8 Allen Wirfs-Brock" w:date="2012-06-01T08:15:00Z">
        <w:r w:rsidR="00CB3D7A">
          <w:t>assume</w:t>
        </w:r>
      </w:ins>
      <w:ins w:id="450" w:author="Rev 8 Allen Wirfs-Brock" w:date="2012-06-01T08:07:00Z">
        <w:r w:rsidR="00CA0354">
          <w:t xml:space="preserve"> there is a production</w:t>
        </w:r>
      </w:ins>
    </w:p>
    <w:p w14:paraId="706DBD11" w14:textId="77777777" w:rsidR="00CA0354" w:rsidRPr="00E77497" w:rsidRDefault="00CA0354" w:rsidP="00CA0354">
      <w:pPr>
        <w:pStyle w:val="SyntaxRule2"/>
        <w:rPr>
          <w:ins w:id="451" w:author="Rev 8 Allen Wirfs-Brock" w:date="2012-06-01T08:10:00Z"/>
        </w:rPr>
      </w:pPr>
      <w:ins w:id="452" w:author="Rev 8 Allen Wirfs-Brock" w:date="2012-06-01T08:10:00Z">
        <w:r>
          <w:t>Block</w:t>
        </w:r>
        <w:r w:rsidRPr="00E77497">
          <w:rPr>
            <w:b/>
          </w:rPr>
          <w:t xml:space="preserve"> </w:t>
        </w:r>
        <w:r w:rsidRPr="00E77497">
          <w:rPr>
            <w:rFonts w:ascii="Arial" w:hAnsi="Arial" w:cs="Arial"/>
            <w:b/>
            <w:i w:val="0"/>
          </w:rPr>
          <w:t>:</w:t>
        </w:r>
      </w:ins>
    </w:p>
    <w:p w14:paraId="3CFB3408" w14:textId="77777777" w:rsidR="00CA0354" w:rsidRPr="00E77497" w:rsidRDefault="00CA0354" w:rsidP="00CA0354">
      <w:pPr>
        <w:pStyle w:val="SyntaxDefinition2"/>
        <w:rPr>
          <w:ins w:id="453" w:author="Rev 8 Allen Wirfs-Brock" w:date="2012-06-01T08:10:00Z"/>
        </w:rPr>
      </w:pPr>
      <w:ins w:id="454" w:author="Rev 8 Allen Wirfs-Brock" w:date="2012-06-01T08:10:00Z">
        <w:r>
          <w:rPr>
            <w:rFonts w:ascii="Courier New" w:hAnsi="Courier New"/>
            <w:b/>
            <w:i w:val="0"/>
          </w:rPr>
          <w:t>{</w:t>
        </w:r>
      </w:ins>
      <w:ins w:id="455" w:author="Rev 8 Allen Wirfs-Brock" w:date="2012-06-01T08:11:00Z">
        <w:r>
          <w:rPr>
            <w:rFonts w:ascii="Courier New" w:hAnsi="Courier New"/>
            <w:b/>
            <w:i w:val="0"/>
          </w:rPr>
          <w:t xml:space="preserve"> </w:t>
        </w:r>
      </w:ins>
      <w:ins w:id="456" w:author="Rev 8 Allen Wirfs-Brock" w:date="2012-06-01T08:10:00Z">
        <w:r>
          <w:t>StatementList</w:t>
        </w:r>
        <w:r w:rsidRPr="00E77497">
          <w:t xml:space="preserve"> </w:t>
        </w:r>
        <w:r>
          <w:rPr>
            <w:rFonts w:ascii="Courier New" w:hAnsi="Courier New"/>
            <w:b/>
            <w:i w:val="0"/>
          </w:rPr>
          <w:t>}</w:t>
        </w:r>
      </w:ins>
    </w:p>
    <w:p w14:paraId="0C07DE51" w14:textId="77777777" w:rsidR="00CA0354" w:rsidRDefault="00CB3D7A" w:rsidP="004C02EF">
      <w:pPr>
        <w:rPr>
          <w:ins w:id="457" w:author="Rev 8 Allen Wirfs-Brock" w:date="2012-06-01T08:17:00Z"/>
        </w:rPr>
      </w:pPr>
      <w:ins w:id="458" w:author="Rev 8 Allen Wirfs-Brock" w:date="2012-06-01T08:15:00Z">
        <w:r>
          <w:t>b</w:t>
        </w:r>
      </w:ins>
      <w:ins w:id="459" w:author="Rev 8 Allen Wirfs-Brock" w:date="2012-06-01T08:14:00Z">
        <w:r>
          <w:t xml:space="preserve">ut there is no </w:t>
        </w:r>
        <w:r w:rsidRPr="00CB3D7A">
          <w:rPr>
            <w:rFonts w:ascii="Times New Roman" w:hAnsi="Times New Roman"/>
          </w:rPr>
          <w:t>evalution</w:t>
        </w:r>
        <w:r>
          <w:t xml:space="preserve"> algorithm </w:t>
        </w:r>
      </w:ins>
      <w:ins w:id="460" w:author="Rev 8 Allen Wirfs-Brock" w:date="2012-06-01T08:15:00Z">
        <w:r>
          <w:t xml:space="preserve">that is </w:t>
        </w:r>
      </w:ins>
      <w:ins w:id="461" w:author="Rev 8 Allen Wirfs-Brock" w:date="2012-06-01T08:14:00Z">
        <w:r>
          <w:t xml:space="preserve">explicitly specified for that production. </w:t>
        </w:r>
      </w:ins>
      <w:ins w:id="462" w:author="Rev 8 Allen Wirfs-Brock" w:date="2012-06-01T08:15:00Z">
        <w:r>
          <w:t>If</w:t>
        </w:r>
      </w:ins>
      <w:ins w:id="463" w:author="Rev 8 Allen Wirfs-Brock" w:date="2012-06-01T08:11:00Z">
        <w:r w:rsidR="00CA0354">
          <w:t xml:space="preserve"> in some algorithm there is a statement of the form:</w:t>
        </w:r>
      </w:ins>
      <w:ins w:id="464" w:author="Rev 8 Allen Wirfs-Brock" w:date="2012-06-01T08:12:00Z">
        <w:r>
          <w:t xml:space="preserve"> “</w:t>
        </w:r>
        <w:r w:rsidRPr="00CB3D7A">
          <w:rPr>
            <w:rFonts w:ascii="Times New Roman" w:hAnsi="Times New Roman"/>
          </w:rPr>
          <w:t xml:space="preserve">Return the result of evaluating </w:t>
        </w:r>
        <w:r w:rsidRPr="00CB3D7A">
          <w:rPr>
            <w:rFonts w:ascii="Times New Roman" w:hAnsi="Times New Roman"/>
            <w:i/>
          </w:rPr>
          <w:t>Block</w:t>
        </w:r>
        <w:r>
          <w:t>”</w:t>
        </w:r>
      </w:ins>
      <w:ins w:id="465" w:author="Rev 8 Allen Wirfs-Brock" w:date="2012-06-01T08:16:00Z">
        <w:r>
          <w:t xml:space="preserve"> it is implicit that the algorithm has an </w:t>
        </w:r>
        <w:r w:rsidRPr="00CB3D7A">
          <w:rPr>
            <w:rFonts w:ascii="Times New Roman" w:hAnsi="Times New Roman"/>
          </w:rPr>
          <w:t>evalution</w:t>
        </w:r>
        <w:r>
          <w:t xml:space="preserve"> algorithm of the form: </w:t>
        </w:r>
      </w:ins>
    </w:p>
    <w:p w14:paraId="24E880E0" w14:textId="77777777" w:rsidR="00CB3D7A" w:rsidRPr="00E77497" w:rsidRDefault="00CB3D7A" w:rsidP="00CB3D7A">
      <w:pPr>
        <w:keepNext/>
        <w:ind w:left="403"/>
        <w:rPr>
          <w:ins w:id="466" w:author="Rev 8 Allen Wirfs-Brock" w:date="2012-06-01T08:19:00Z"/>
          <w:rFonts w:ascii="Helvetica" w:hAnsi="Helvetica"/>
          <w:b/>
        </w:rPr>
      </w:pPr>
      <w:ins w:id="467" w:author="Rev 8 Allen Wirfs-Brock" w:date="2012-06-01T08:19:00Z">
        <w:r w:rsidRPr="00E77497">
          <w:rPr>
            <w:rFonts w:ascii="Helvetica" w:hAnsi="Helvetica"/>
            <w:b/>
          </w:rPr>
          <w:t xml:space="preserve">Runtime Semantics: </w:t>
        </w:r>
        <w:r w:rsidRPr="00E77497">
          <w:rPr>
            <w:rFonts w:ascii="Helvetica" w:hAnsi="Helvetica"/>
            <w:b/>
            <w:spacing w:val="6"/>
          </w:rPr>
          <w:t>Evaluation</w:t>
        </w:r>
      </w:ins>
    </w:p>
    <w:p w14:paraId="06A4D4BD" w14:textId="77777777" w:rsidR="00CB3D7A" w:rsidRPr="00CB3D7A" w:rsidRDefault="00CB3D7A" w:rsidP="00CB3D7A">
      <w:pPr>
        <w:pStyle w:val="SyntaxRule"/>
        <w:spacing w:after="240"/>
        <w:ind w:left="403"/>
        <w:rPr>
          <w:ins w:id="468" w:author="Rev 8 Allen Wirfs-Brock" w:date="2012-06-01T08:19:00Z"/>
          <w:i w:val="0"/>
        </w:rPr>
      </w:pPr>
      <w:ins w:id="469" w:author="Rev 8 Allen Wirfs-Brock" w:date="2012-06-01T08:19:00Z">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ins>
      <w:ins w:id="470" w:author="Rev 8 Allen Wirfs-Brock" w:date="2012-06-01T08:20:00Z">
        <w:r>
          <w:rPr>
            <w:rFonts w:ascii="Courier New" w:hAnsi="Courier New"/>
            <w:b/>
            <w:i w:val="0"/>
          </w:rPr>
          <w:t>}</w:t>
        </w:r>
      </w:ins>
    </w:p>
    <w:p w14:paraId="7C821572" w14:textId="77777777" w:rsidR="00CB3D7A" w:rsidRDefault="00CB3D7A" w:rsidP="00AD18E3">
      <w:pPr>
        <w:pStyle w:val="Alg4"/>
        <w:numPr>
          <w:ilvl w:val="0"/>
          <w:numId w:val="560"/>
        </w:numPr>
        <w:tabs>
          <w:tab w:val="clear" w:pos="360"/>
          <w:tab w:val="num" w:pos="763"/>
        </w:tabs>
        <w:spacing w:after="220"/>
        <w:ind w:left="763"/>
        <w:contextualSpacing/>
        <w:rPr>
          <w:ins w:id="471" w:author="Rev 7 Allen Wirfs-Brock" w:date="2012-04-23T12:25:00Z"/>
        </w:rPr>
      </w:pPr>
      <w:ins w:id="472" w:author="Rev 8 Allen Wirfs-Brock" w:date="2012-06-01T08:17:00Z">
        <w:r w:rsidRPr="00E77497">
          <w:t xml:space="preserve">Return </w:t>
        </w:r>
      </w:ins>
      <w:ins w:id="473" w:author="Rev 8 Allen Wirfs-Brock" w:date="2012-06-01T08:18:00Z">
        <w:r>
          <w:t>the result of evaluating</w:t>
        </w:r>
      </w:ins>
      <w:ins w:id="474" w:author="Rev 8 Allen Wirfs-Brock" w:date="2012-06-01T08:17:00Z">
        <w:r w:rsidRPr="00E77497">
          <w:t xml:space="preserve"> </w:t>
        </w:r>
      </w:ins>
      <w:ins w:id="475" w:author="Rev 8 Allen Wirfs-Brock" w:date="2012-06-01T08:18:00Z">
        <w:r>
          <w:rPr>
            <w:rStyle w:val="bnf"/>
          </w:rPr>
          <w:t>StatementList</w:t>
        </w:r>
      </w:ins>
    </w:p>
    <w:p w14:paraId="257DBEDC" w14:textId="77777777" w:rsidR="004C02EF" w:rsidRPr="00E77497" w:rsidDel="00CA0354" w:rsidRDefault="004C02EF" w:rsidP="004C02EF">
      <w:pPr>
        <w:rPr>
          <w:del w:id="476" w:author="Rev 8 Allen Wirfs-Brock" w:date="2012-06-01T08:03:00Z"/>
        </w:rPr>
      </w:pPr>
      <w:del w:id="477" w:author="Rev 8 Allen Wirfs-Brock" w:date="2012-06-01T08:03:00Z">
        <w:r w:rsidRPr="00E77497" w:rsidDel="00CA0354">
          <w:delText>When an algorithm is to produce a value as a result, the directive “</w:delText>
        </w:r>
        <w:r w:rsidRPr="00E77497" w:rsidDel="00CA0354">
          <w:rPr>
            <w:rFonts w:ascii="Times New Roman" w:hAnsi="Times New Roman"/>
          </w:rPr>
          <w:delText xml:space="preserve">return </w:delText>
        </w:r>
        <w:r w:rsidRPr="00E77497" w:rsidDel="00CA0354">
          <w:rPr>
            <w:rFonts w:ascii="Times New Roman" w:hAnsi="Times New Roman"/>
            <w:i/>
          </w:rPr>
          <w:delText>x</w:delText>
        </w:r>
        <w:r w:rsidRPr="00E77497" w:rsidDel="00CA0354">
          <w:delText xml:space="preserve">” is used to indicate that the result of the algorithm is the value of </w:delText>
        </w:r>
        <w:r w:rsidRPr="00E77497" w:rsidDel="00CA0354">
          <w:rPr>
            <w:rFonts w:ascii="Times New Roman" w:hAnsi="Times New Roman"/>
            <w:i/>
          </w:rPr>
          <w:delText>x</w:delText>
        </w:r>
        <w:r w:rsidRPr="00E77497" w:rsidDel="00CA0354">
          <w:delText xml:space="preserve"> and that the algorithm should terminate. The notation </w:delText>
        </w:r>
        <w:r w:rsidRPr="00E77497" w:rsidDel="00CA0354">
          <w:rPr>
            <w:rFonts w:ascii="Times New Roman" w:hAnsi="Times New Roman"/>
          </w:rPr>
          <w:delText>Result(</w:delText>
        </w:r>
        <w:r w:rsidRPr="00E77497" w:rsidDel="00CA0354">
          <w:rPr>
            <w:rFonts w:ascii="Times New Roman" w:hAnsi="Times New Roman"/>
            <w:i/>
          </w:rPr>
          <w:delText>n</w:delText>
        </w:r>
        <w:r w:rsidRPr="00E77497" w:rsidDel="00CA0354">
          <w:rPr>
            <w:rFonts w:ascii="Times New Roman" w:hAnsi="Times New Roman"/>
          </w:rPr>
          <w:delText>)</w:delText>
        </w:r>
        <w:r w:rsidRPr="00E77497" w:rsidDel="00CA0354">
          <w:delText xml:space="preserve"> is used as shorthand for “the </w:delText>
        </w:r>
        <w:r w:rsidRPr="00E77497" w:rsidDel="00CA0354">
          <w:rPr>
            <w:rFonts w:ascii="Times New Roman" w:hAnsi="Times New Roman"/>
          </w:rPr>
          <w:delText xml:space="preserve">result of step </w:delText>
        </w:r>
        <w:r w:rsidRPr="00E77497" w:rsidDel="00CA0354">
          <w:rPr>
            <w:rFonts w:ascii="Times New Roman" w:hAnsi="Times New Roman"/>
            <w:i/>
          </w:rPr>
          <w:delText>n</w:delText>
        </w:r>
        <w:r w:rsidRPr="00E77497" w:rsidDel="00CA0354">
          <w:delText xml:space="preserve">”. </w:delText>
        </w:r>
      </w:del>
    </w:p>
    <w:p w14:paraId="640FCEEB" w14:textId="77777777" w:rsidR="004C02EF" w:rsidRPr="00E77497"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4D81F4C6" w14:textId="77777777" w:rsidR="004C02EF" w:rsidRPr="00E77497" w:rsidRDefault="004C02EF" w:rsidP="009A20C6">
      <w:pPr>
        <w:numPr>
          <w:ilvl w:val="0"/>
          <w:numId w:val="390"/>
        </w:numPr>
        <w:contextualSpacing/>
        <w:rPr>
          <w:rFonts w:ascii="Times New Roman" w:hAnsi="Times New Roman"/>
        </w:rPr>
      </w:pPr>
      <w:r w:rsidRPr="00E77497">
        <w:rPr>
          <w:rFonts w:ascii="Times New Roman" w:hAnsi="Times New Roman"/>
        </w:rPr>
        <w:t>Top-level step</w:t>
      </w:r>
    </w:p>
    <w:p w14:paraId="0D981CE2"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Substep.</w:t>
      </w:r>
    </w:p>
    <w:p w14:paraId="1F98D27C"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 xml:space="preserve">Substep </w:t>
      </w:r>
    </w:p>
    <w:p w14:paraId="44CFA45B"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6CE11192"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116BF811" w14:textId="77777777" w:rsidR="004C02EF" w:rsidRPr="00E77497" w:rsidRDefault="004C02EF" w:rsidP="009A20C6">
      <w:pPr>
        <w:numPr>
          <w:ilvl w:val="3"/>
          <w:numId w:val="390"/>
        </w:numPr>
        <w:contextualSpacing/>
        <w:rPr>
          <w:rFonts w:ascii="Times New Roman" w:hAnsi="Times New Roman"/>
        </w:rPr>
      </w:pPr>
      <w:r w:rsidRPr="00E77497">
        <w:rPr>
          <w:rFonts w:ascii="Times New Roman" w:hAnsi="Times New Roman"/>
        </w:rPr>
        <w:t>Subsubsubstep</w:t>
      </w:r>
    </w:p>
    <w:p w14:paraId="7618588C" w14:textId="77777777" w:rsidR="004C02EF" w:rsidRPr="00E77497" w:rsidRDefault="004C02EF" w:rsidP="009A20C6">
      <w:pPr>
        <w:numPr>
          <w:ilvl w:val="4"/>
          <w:numId w:val="390"/>
        </w:numPr>
        <w:contextualSpacing/>
        <w:rPr>
          <w:rFonts w:ascii="Times New Roman" w:hAnsi="Times New Roman"/>
        </w:rPr>
      </w:pPr>
      <w:r w:rsidRPr="00E77497">
        <w:rPr>
          <w:rFonts w:ascii="Times New Roman" w:hAnsi="Times New Roman"/>
        </w:rPr>
        <w:t>Subsubsubsubstep</w:t>
      </w:r>
    </w:p>
    <w:p w14:paraId="1F09F1CA" w14:textId="77777777"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5B8DA0D5" w14:textId="77777777" w:rsidR="004C02EF" w:rsidRPr="00E77497" w:rsidRDefault="004C02EF" w:rsidP="004C02EF">
      <w:r w:rsidRPr="00E77497">
        <w:t>A step may specify the iterative application of its substeps.</w:t>
      </w:r>
    </w:p>
    <w:p w14:paraId="635FEC09" w14:textId="77777777"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71EEFB3F" w14:textId="77777777"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782981E4" w14:textId="77777777" w:rsidR="004C02EF" w:rsidRPr="00E77497" w:rsidRDefault="004C02EF" w:rsidP="004C02EF">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yields 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6B68F825" w14:textId="77777777" w:rsidR="004C02EF" w:rsidRPr="00E77497" w:rsidRDefault="004C02EF" w:rsidP="004C02EF">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yields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35048812" w14:textId="77777777"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09E4F249" w14:textId="77777777" w:rsidR="004C02EF" w:rsidRPr="00E77497" w:rsidRDefault="004C02EF" w:rsidP="004C02EF">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yields the largest integer (closest to positive infinity) that is not larger than </w:t>
      </w:r>
      <w:r w:rsidRPr="00E77497">
        <w:rPr>
          <w:rFonts w:ascii="Times New Roman" w:hAnsi="Times New Roman"/>
          <w:i/>
        </w:rPr>
        <w:t>x</w:t>
      </w:r>
      <w:r w:rsidRPr="00E77497">
        <w:t>.</w:t>
      </w:r>
    </w:p>
    <w:p w14:paraId="2F2F8288" w14:textId="77777777" w:rsidR="004C02EF" w:rsidRPr="00E77497" w:rsidRDefault="004C02EF" w:rsidP="004C02EF">
      <w:pPr>
        <w:pStyle w:val="Note"/>
      </w:pPr>
      <w:r w:rsidRPr="00E77497">
        <w:t>NOTE</w:t>
      </w:r>
      <w:r w:rsidRPr="00E77497">
        <w:tab/>
      </w:r>
      <w:r w:rsidRPr="00E77497">
        <w:rPr>
          <w:rFonts w:ascii="Times New Roman" w:hAnsi="Times New Roman"/>
        </w:rPr>
        <w:t>floor(</w:t>
      </w:r>
      <w:r w:rsidRPr="00E77497">
        <w:rPr>
          <w:rFonts w:ascii="Times New Roman" w:hAnsi="Times New Roman"/>
          <w:i/>
        </w:rPr>
        <w:t>x</w:t>
      </w:r>
      <w:r w:rsidRPr="00E77497">
        <w:rPr>
          <w:rFonts w:ascii="Times New Roman" w:hAnsi="Times New Roman"/>
        </w:rPr>
        <w:t xml:space="preserve">) = </w:t>
      </w:r>
      <w:r w:rsidRPr="00E77497">
        <w:rPr>
          <w:rFonts w:ascii="Times New Roman" w:hAnsi="Times New Roman"/>
          <w:i/>
        </w:rPr>
        <w:t>x</w:t>
      </w:r>
      <w:r w:rsidRPr="00E77497">
        <w:rPr>
          <w:rFonts w:ascii="Times New Roman" w:hAnsi="Times New Roman"/>
        </w:rPr>
        <w:sym w:font="Symbol" w:char="F02D"/>
      </w:r>
      <w:r w:rsidRPr="00E77497">
        <w:rPr>
          <w:rFonts w:ascii="Times New Roman" w:hAnsi="Times New Roman"/>
        </w:rPr>
        <w:t>(</w:t>
      </w:r>
      <w:r w:rsidRPr="00E77497">
        <w:rPr>
          <w:rFonts w:ascii="Times New Roman" w:hAnsi="Times New Roman"/>
          <w:i/>
        </w:rPr>
        <w:t>x</w:t>
      </w:r>
      <w:r w:rsidRPr="00E77497">
        <w:rPr>
          <w:rFonts w:ascii="Times New Roman" w:hAnsi="Times New Roman"/>
        </w:rPr>
        <w:t xml:space="preserve"> modulo 1)</w:t>
      </w:r>
      <w:r w:rsidRPr="00E77497">
        <w:t>.</w:t>
      </w:r>
    </w:p>
    <w:p w14:paraId="4CAF7518" w14:textId="77777777" w:rsidR="00DB2A0E" w:rsidRPr="00E77497" w:rsidRDefault="004C02EF" w:rsidP="004C02EF">
      <w:pPr>
        <w:pStyle w:val="Note"/>
        <w:rPr>
          <w:ins w:id="478" w:author="Allen Wirfs-Brock" w:date="2011-07-04T19:18:00Z"/>
          <w:sz w:val="20"/>
        </w:rPr>
      </w:pPr>
      <w:r w:rsidRPr="00E77497">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479" w:name="_Hlt410626652"/>
    </w:p>
    <w:p w14:paraId="022C03D2" w14:textId="77777777" w:rsidR="00DB2A0E" w:rsidRPr="00E77497" w:rsidRDefault="00DB2A0E" w:rsidP="00DB2A0E">
      <w:pPr>
        <w:pStyle w:val="20"/>
        <w:numPr>
          <w:ilvl w:val="0"/>
          <w:numId w:val="0"/>
        </w:numPr>
        <w:rPr>
          <w:ins w:id="480" w:author="Allen Wirfs-Brock" w:date="2011-07-04T19:19:00Z"/>
          <w:highlight w:val="yellow"/>
        </w:rPr>
      </w:pPr>
      <w:bookmarkStart w:id="481" w:name="_Toc329528651"/>
      <w:ins w:id="482" w:author="Allen Wirfs-Brock" w:date="2011-07-04T19:19:00Z">
        <w:r w:rsidRPr="00E77497">
          <w:t>5.3 Static Semantic Rules</w:t>
        </w:r>
        <w:bookmarkEnd w:id="481"/>
      </w:ins>
    </w:p>
    <w:p w14:paraId="6D9B4A8E" w14:textId="77777777" w:rsidR="004F5297" w:rsidRDefault="00DB2A0E" w:rsidP="00DB2A0E">
      <w:pPr>
        <w:rPr>
          <w:ins w:id="483" w:author="Rev 7 Allen Wirfs-Brock" w:date="2012-04-23T11:58:00Z"/>
        </w:rPr>
      </w:pPr>
      <w:ins w:id="484" w:author="Allen Wirfs-Brock" w:date="2011-07-04T19:21:00Z">
        <w:r w:rsidRPr="00E77497">
          <w:t>Context-</w:t>
        </w:r>
      </w:ins>
      <w:ins w:id="485" w:author="Allen Wirfs-Brock" w:date="2011-07-04T19:25:00Z">
        <w:r w:rsidR="002A0666" w:rsidRPr="00E77497">
          <w:t>f</w:t>
        </w:r>
      </w:ins>
      <w:ins w:id="486" w:author="Allen Wirfs-Brock" w:date="2011-07-04T19:21:00Z">
        <w:r w:rsidRPr="00E77497">
          <w:t xml:space="preserve">ree </w:t>
        </w:r>
      </w:ins>
      <w:ins w:id="487" w:author="Allen Wirfs-Brock" w:date="2011-07-04T19:25:00Z">
        <w:r w:rsidR="002A0666" w:rsidRPr="00E77497">
          <w:t>g</w:t>
        </w:r>
      </w:ins>
      <w:ins w:id="488" w:author="Allen Wirfs-Brock" w:date="2011-07-04T19:21:00Z">
        <w:r w:rsidRPr="00E77497">
          <w:t xml:space="preserve">rammars are not </w:t>
        </w:r>
      </w:ins>
      <w:ins w:id="489" w:author="Allen Wirfs-Brock rev2" w:date="2011-07-20T13:25:00Z">
        <w:r w:rsidR="00CD7A72" w:rsidRPr="00E77497">
          <w:t xml:space="preserve">sufficiently </w:t>
        </w:r>
      </w:ins>
      <w:ins w:id="490" w:author="Allen Wirfs-Brock" w:date="2011-07-04T19:21:00Z">
        <w:r w:rsidRPr="00E77497">
          <w:t xml:space="preserve">powerful to express all the rules that define </w:t>
        </w:r>
      </w:ins>
      <w:ins w:id="491" w:author="Allen Wirfs-Brock" w:date="2011-07-04T19:20:00Z">
        <w:r w:rsidR="002A0666" w:rsidRPr="00E77497">
          <w:t>whether a stream of input</w:t>
        </w:r>
      </w:ins>
      <w:ins w:id="492" w:author="Allen Wirfs-Brock" w:date="2011-07-04T19:24:00Z">
        <w:r w:rsidR="002A0666" w:rsidRPr="00E77497">
          <w:t xml:space="preserve"> elements make up a valid ECMAScript program that may be evaluated. </w:t>
        </w:r>
      </w:ins>
      <w:ins w:id="493" w:author="Allen Wirfs-Brock" w:date="2011-07-04T19:20:00Z">
        <w:r w:rsidR="002A0666" w:rsidRPr="00E77497">
          <w:t xml:space="preserve"> </w:t>
        </w:r>
      </w:ins>
      <w:ins w:id="494" w:author="Allen Wirfs-Brock" w:date="2011-07-04T19:25:00Z">
        <w:r w:rsidR="002A0666" w:rsidRPr="00E77497">
          <w:t>In some situations addi</w:t>
        </w:r>
      </w:ins>
      <w:ins w:id="495" w:author="Allen Wirfs-Brock" w:date="2011-07-04T19:29:00Z">
        <w:r w:rsidR="002A0666" w:rsidRPr="00E77497">
          <w:t>ti</w:t>
        </w:r>
      </w:ins>
      <w:ins w:id="496" w:author="Allen Wirfs-Brock" w:date="2011-07-04T19:25:00Z">
        <w:r w:rsidR="002A0666" w:rsidRPr="00E77497">
          <w:t xml:space="preserve">onal rules are needed that </w:t>
        </w:r>
      </w:ins>
      <w:ins w:id="497" w:author="Allen Wirfs-Brock" w:date="2011-07-04T19:29:00Z">
        <w:r w:rsidR="002A0666" w:rsidRPr="00E77497">
          <w:t>may</w:t>
        </w:r>
      </w:ins>
      <w:ins w:id="498" w:author="Allen Wirfs-Brock" w:date="2011-07-04T19:25:00Z">
        <w:r w:rsidR="002A0666" w:rsidRPr="00E77497">
          <w:t xml:space="preserve"> be expressed using </w:t>
        </w:r>
      </w:ins>
      <w:ins w:id="499" w:author="Allen Wirfs-Brock" w:date="2011-07-04T19:28:00Z">
        <w:r w:rsidR="002A0666" w:rsidRPr="00E77497">
          <w:t xml:space="preserve">either </w:t>
        </w:r>
      </w:ins>
      <w:ins w:id="500" w:author="Allen Wirfs-Brock" w:date="2011-07-04T19:25:00Z">
        <w:r w:rsidR="002A0666" w:rsidRPr="00E77497">
          <w:t xml:space="preserve">ECMAScript </w:t>
        </w:r>
      </w:ins>
      <w:ins w:id="501" w:author="Allen Wirfs-Brock" w:date="2011-07-04T19:27:00Z">
        <w:r w:rsidR="002A0666" w:rsidRPr="00E77497">
          <w:t>algorithm</w:t>
        </w:r>
      </w:ins>
      <w:ins w:id="502" w:author="Allen Wirfs-Brock" w:date="2011-07-04T19:25:00Z">
        <w:r w:rsidR="002A0666" w:rsidRPr="00E77497">
          <w:t xml:space="preserve"> </w:t>
        </w:r>
      </w:ins>
      <w:ins w:id="503" w:author="Allen Wirfs-Brock" w:date="2011-07-04T19:27:00Z">
        <w:r w:rsidR="002A0666" w:rsidRPr="00E77497">
          <w:t xml:space="preserve">conventions or </w:t>
        </w:r>
      </w:ins>
      <w:ins w:id="504" w:author="Allen Wirfs-Brock" w:date="2011-07-04T19:28:00Z">
        <w:r w:rsidR="002A0666" w:rsidRPr="00E77497">
          <w:t xml:space="preserve">prose requirements. </w:t>
        </w:r>
      </w:ins>
      <w:ins w:id="505" w:author="Allen Wirfs-Brock" w:date="2011-07-04T19:30:00Z">
        <w:r w:rsidR="002A0666" w:rsidRPr="00E77497">
          <w:t>Such rules are always associate</w:t>
        </w:r>
      </w:ins>
      <w:ins w:id="506" w:author="Allen Wirfs-Brock rev2" w:date="2011-07-20T13:25:00Z">
        <w:r w:rsidR="00CD7A72" w:rsidRPr="00E77497">
          <w:t>d</w:t>
        </w:r>
      </w:ins>
      <w:ins w:id="507" w:author="Allen Wirfs-Brock" w:date="2011-07-04T19:30:00Z">
        <w:r w:rsidR="002A0666" w:rsidRPr="00E77497">
          <w:t xml:space="preserve"> with a production of a grammar and are called the </w:t>
        </w:r>
        <w:r w:rsidR="002A0666" w:rsidRPr="00E77497">
          <w:rPr>
            <w:i/>
          </w:rPr>
          <w:t>static semantics</w:t>
        </w:r>
        <w:r w:rsidR="002A0666" w:rsidRPr="00E77497">
          <w:t xml:space="preserve"> of the production.</w:t>
        </w:r>
      </w:ins>
    </w:p>
    <w:p w14:paraId="79881D6D" w14:textId="77777777" w:rsidR="009306E6" w:rsidRDefault="009306E6" w:rsidP="00DB2A0E">
      <w:pPr>
        <w:rPr>
          <w:ins w:id="508" w:author="Rev 7 Allen Wirfs-Brock" w:date="2012-04-23T11:58:00Z"/>
        </w:rPr>
      </w:pPr>
      <w:ins w:id="509" w:author="Rev 7 Allen Wirfs-Brock" w:date="2012-04-23T12:08:00Z">
        <w:r>
          <w:t xml:space="preserve">Static Semantic Rules have names </w:t>
        </w:r>
        <w:r w:rsidR="00E32893">
          <w:t xml:space="preserve">and </w:t>
        </w:r>
      </w:ins>
      <w:ins w:id="510" w:author="Rev 7 Allen Wirfs-Brock" w:date="2012-04-23T12:16:00Z">
        <w:r w:rsidR="00E32893">
          <w:t xml:space="preserve">typically are defined using an algorithm. </w:t>
        </w:r>
        <w:del w:id="511" w:author="Rev 8 Allen Wirfs-Brock" w:date="2012-06-01T08:22:00Z">
          <w:r w:rsidR="00E32893" w:rsidDel="00AD18E3">
            <w:delText xml:space="preserve">Such algorithms </w:delText>
          </w:r>
        </w:del>
      </w:ins>
      <w:ins w:id="512" w:author="Rev 7 Allen Wirfs-Brock" w:date="2012-04-23T12:08:00Z">
        <w:del w:id="513" w:author="Rev 8 Allen Wirfs-Brock" w:date="2012-06-01T08:22:00Z">
          <w:r w:rsidR="00E32893" w:rsidDel="00AD18E3">
            <w:delText xml:space="preserve">may be parameterized.  </w:delText>
          </w:r>
        </w:del>
      </w:ins>
      <w:ins w:id="514" w:author="Rev 7 Allen Wirfs-Brock" w:date="2012-04-23T12:17:00Z">
        <w:r w:rsidR="00E32893">
          <w:t xml:space="preserve">Named </w:t>
        </w:r>
      </w:ins>
      <w:ins w:id="515" w:author="Rev 7 Allen Wirfs-Brock" w:date="2012-04-23T12:03:00Z">
        <w:r>
          <w:t xml:space="preserve">Static Semantic Rules are associated with </w:t>
        </w:r>
      </w:ins>
      <w:ins w:id="516" w:author="Rev 7 Allen Wirfs-Brock" w:date="2012-04-23T12:14:00Z">
        <w:r w:rsidR="00E32893">
          <w:t xml:space="preserve">grammar productions and a production that has multiple alternative definitions will typically </w:t>
        </w:r>
      </w:ins>
      <w:ins w:id="517" w:author="Rev 7 Allen Wirfs-Brock" w:date="2012-04-23T12:18:00Z">
        <w:r w:rsidR="00E32893">
          <w:t>have</w:t>
        </w:r>
      </w:ins>
      <w:ins w:id="518" w:author="Rev 7 Allen Wirfs-Brock" w:date="2012-04-23T12:17:00Z">
        <w:r w:rsidR="00E32893">
          <w:t xml:space="preserve"> </w:t>
        </w:r>
      </w:ins>
      <w:ins w:id="519" w:author="Rev 7 Allen Wirfs-Brock" w:date="2012-04-23T12:19:00Z">
        <w:r w:rsidR="00E32893">
          <w:t xml:space="preserve">for each alternative </w:t>
        </w:r>
      </w:ins>
      <w:ins w:id="520" w:author="Rev 7 Allen Wirfs-Brock" w:date="2012-04-23T12:17:00Z">
        <w:r w:rsidR="00E32893">
          <w:t xml:space="preserve">a distinct algorithm </w:t>
        </w:r>
      </w:ins>
      <w:ins w:id="521" w:author="Rev 7 Allen Wirfs-Brock" w:date="2012-04-23T12:19:00Z">
        <w:r w:rsidR="00E32893">
          <w:t xml:space="preserve">for each applicable </w:t>
        </w:r>
      </w:ins>
      <w:ins w:id="522" w:author="Rev 7 Allen Wirfs-Brock" w:date="2012-04-23T12:20:00Z">
        <w:r w:rsidR="00E32893">
          <w:t>named static semantic rule.</w:t>
        </w:r>
      </w:ins>
      <w:ins w:id="523" w:author="Rev 7 Allen Wirfs-Brock" w:date="2012-04-23T12:23:00Z">
        <w:r w:rsidR="00E32893">
          <w:t xml:space="preserve"> </w:t>
        </w:r>
      </w:ins>
    </w:p>
    <w:p w14:paraId="75DDC878" w14:textId="77777777" w:rsidR="009306E6" w:rsidRDefault="00E32893" w:rsidP="00DB2A0E">
      <w:pPr>
        <w:rPr>
          <w:ins w:id="524" w:author="Rev 7 Allen Wirfs-Brock" w:date="2012-04-23T12:49:00Z"/>
        </w:rPr>
      </w:pPr>
      <w:ins w:id="525" w:author="Rev 7 Allen Wirfs-Brock" w:date="2012-04-23T12:22:00Z">
        <w:r>
          <w:t>Unless otherwise specified every grammar production</w:t>
        </w:r>
      </w:ins>
      <w:ins w:id="526" w:author="Rev 7 Allen Wirfs-Brock" w:date="2012-04-23T12:38:00Z">
        <w:r w:rsidR="009E2EC9">
          <w:t xml:space="preserve"> alternative</w:t>
        </w:r>
      </w:ins>
      <w:ins w:id="527" w:author="Rev 7 Allen Wirfs-Brock" w:date="2012-04-23T12:22:00Z">
        <w:r>
          <w:t xml:space="preserve"> in this specification implicitly </w:t>
        </w:r>
      </w:ins>
      <w:ins w:id="528" w:author="Rev 7 Allen Wirfs-Brock" w:date="2012-04-23T12:38:00Z">
        <w:r w:rsidR="009E2EC9">
          <w:t>has a de</w:t>
        </w:r>
      </w:ins>
      <w:ins w:id="529" w:author="Rev 7 Allen Wirfs-Brock" w:date="2012-04-23T12:41:00Z">
        <w:r w:rsidR="009E2EC9">
          <w:t>finition for a static semantic rule name</w:t>
        </w:r>
      </w:ins>
      <w:ins w:id="530" w:author="Rev 8 Allen Wirfs-Brock" w:date="2012-05-31T17:25:00Z">
        <w:r w:rsidR="0013423F">
          <w:t>d</w:t>
        </w:r>
      </w:ins>
      <w:ins w:id="531" w:author="Rev 7 Allen Wirfs-Brock" w:date="2012-04-23T12:41:00Z">
        <w:r w:rsidR="009E2EC9">
          <w:t xml:space="preserve"> </w:t>
        </w:r>
        <w:r w:rsidR="009E2EC9" w:rsidRPr="009E2EC9">
          <w:rPr>
            <w:rFonts w:ascii="Times New Roman" w:hAnsi="Times New Roman"/>
          </w:rPr>
          <w:t>Contains</w:t>
        </w:r>
        <w:r w:rsidR="009E2EC9">
          <w:t xml:space="preserve"> which takes an argument</w:t>
        </w:r>
      </w:ins>
      <w:ins w:id="532" w:author="Rev 7 Allen Wirfs-Brock" w:date="2012-04-23T12:42:00Z">
        <w:r w:rsidR="009E2EC9">
          <w:t xml:space="preserve"> named </w:t>
        </w:r>
        <w:r w:rsidR="009E2EC9" w:rsidRPr="009E2EC9">
          <w:rPr>
            <w:rFonts w:ascii="Times New Roman" w:hAnsi="Times New Roman"/>
            <w:i/>
          </w:rPr>
          <w:t>symbol</w:t>
        </w:r>
      </w:ins>
      <w:ins w:id="533" w:author="Rev 7 Allen Wirfs-Brock" w:date="2012-04-23T12:44:00Z">
        <w:r w:rsidR="009E2EC9">
          <w:t xml:space="preserve"> whose value</w:t>
        </w:r>
      </w:ins>
      <w:ins w:id="534" w:author="Rev 7 Allen Wirfs-Brock" w:date="2012-04-23T12:42:00Z">
        <w:r w:rsidR="009E2EC9">
          <w:t xml:space="preserve"> is a terminal or non-terminal of the grammer that</w:t>
        </w:r>
      </w:ins>
      <w:ins w:id="535" w:author="Rev 7 Allen Wirfs-Brock" w:date="2012-04-23T12:43:00Z">
        <w:r w:rsidR="009E2EC9">
          <w:t xml:space="preserve"> includes the associated production.</w:t>
        </w:r>
      </w:ins>
      <w:ins w:id="536" w:author="Rev 7 Allen Wirfs-Brock" w:date="2012-04-23T12:44:00Z">
        <w:r w:rsidR="009E2EC9">
          <w:t xml:space="preserve">  The default </w:t>
        </w:r>
      </w:ins>
      <w:ins w:id="537" w:author="Rev 7 Allen Wirfs-Brock" w:date="2012-04-23T12:45:00Z">
        <w:r w:rsidR="009E2EC9">
          <w:t>definition</w:t>
        </w:r>
      </w:ins>
      <w:ins w:id="538" w:author="Rev 7 Allen Wirfs-Brock" w:date="2012-04-23T12:44:00Z">
        <w:r w:rsidR="009E2EC9">
          <w:t xml:space="preserve"> of </w:t>
        </w:r>
        <w:r w:rsidR="009E2EC9" w:rsidRPr="009E2EC9">
          <w:rPr>
            <w:rFonts w:ascii="Times New Roman" w:hAnsi="Times New Roman"/>
          </w:rPr>
          <w:t>Contains</w:t>
        </w:r>
      </w:ins>
      <w:ins w:id="539" w:author="Rev 7 Allen Wirfs-Brock" w:date="2012-04-23T12:57:00Z">
        <w:r w:rsidR="009E2EC9">
          <w:t xml:space="preserve"> is:</w:t>
        </w:r>
      </w:ins>
      <w:ins w:id="540" w:author="Rev 7 Allen Wirfs-Brock" w:date="2012-04-23T12:44:00Z">
        <w:r w:rsidR="009E2EC9">
          <w:t xml:space="preserve"> </w:t>
        </w:r>
      </w:ins>
    </w:p>
    <w:p w14:paraId="586096C2" w14:textId="77777777" w:rsidR="009E2EC9" w:rsidRPr="00E77497" w:rsidRDefault="009E2EC9" w:rsidP="009E2EC9">
      <w:pPr>
        <w:pStyle w:val="Alg2"/>
        <w:numPr>
          <w:ilvl w:val="0"/>
          <w:numId w:val="682"/>
        </w:numPr>
        <w:rPr>
          <w:ins w:id="541" w:author="Rev 7 Allen Wirfs-Brock" w:date="2012-04-23T12:50:00Z"/>
        </w:rPr>
      </w:pPr>
      <w:ins w:id="542" w:author="Rev 7 Allen Wirfs-Brock" w:date="2012-04-23T12:50:00Z">
        <w:r>
          <w:t>For each terminal and non-terminal grammar symbol</w:t>
        </w:r>
      </w:ins>
      <w:ins w:id="543" w:author="Rev 7 Allen Wirfs-Brock" w:date="2012-04-23T12:51:00Z">
        <w:r>
          <w:t xml:space="preserve">, </w:t>
        </w:r>
        <w:r w:rsidRPr="009E2EC9">
          <w:rPr>
            <w:i/>
          </w:rPr>
          <w:t>sym</w:t>
        </w:r>
        <w:r>
          <w:t xml:space="preserve">, </w:t>
        </w:r>
      </w:ins>
      <w:ins w:id="544" w:author="Rev 7 Allen Wirfs-Brock" w:date="2012-04-23T12:50:00Z">
        <w:r>
          <w:t xml:space="preserve"> in the definition of this production</w:t>
        </w:r>
      </w:ins>
      <w:ins w:id="545" w:author="Rev 7 Allen Wirfs-Brock" w:date="2012-04-23T12:51:00Z">
        <w:r>
          <w:t xml:space="preserve"> do</w:t>
        </w:r>
      </w:ins>
      <w:ins w:id="546" w:author="Rev 7 Allen Wirfs-Brock" w:date="2012-04-23T12:50:00Z">
        <w:r>
          <w:t xml:space="preserve"> </w:t>
        </w:r>
        <w:r w:rsidRPr="00E77497">
          <w:t xml:space="preserve"> </w:t>
        </w:r>
      </w:ins>
    </w:p>
    <w:p w14:paraId="0C84715D" w14:textId="77777777" w:rsidR="009E2EC9" w:rsidRDefault="009E2EC9" w:rsidP="009E2EC9">
      <w:pPr>
        <w:pStyle w:val="Alg2"/>
        <w:numPr>
          <w:ilvl w:val="1"/>
          <w:numId w:val="682"/>
        </w:numPr>
        <w:contextualSpacing/>
        <w:rPr>
          <w:ins w:id="547" w:author="Rev 7 Allen Wirfs-Brock" w:date="2012-04-23T12:52:00Z"/>
        </w:rPr>
      </w:pPr>
      <w:ins w:id="548" w:author="Rev 7 Allen Wirfs-Brock" w:date="2012-04-23T12:52:00Z">
        <w:r>
          <w:t xml:space="preserve">If </w:t>
        </w:r>
        <w:r w:rsidRPr="009E2EC9">
          <w:rPr>
            <w:i/>
          </w:rPr>
          <w:t>sym</w:t>
        </w:r>
        <w:r>
          <w:t xml:space="preserve"> is the same grammar symbol as </w:t>
        </w:r>
        <w:r w:rsidRPr="009E2EC9">
          <w:rPr>
            <w:i/>
          </w:rPr>
          <w:t>symbol</w:t>
        </w:r>
        <w:r>
          <w:t xml:space="preserve">, return </w:t>
        </w:r>
        <w:r w:rsidRPr="009E2EC9">
          <w:rPr>
            <w:b/>
          </w:rPr>
          <w:t>true</w:t>
        </w:r>
        <w:r>
          <w:t>.</w:t>
        </w:r>
      </w:ins>
    </w:p>
    <w:p w14:paraId="4FFDAAF1" w14:textId="77777777" w:rsidR="009E2EC9" w:rsidRDefault="009E2EC9" w:rsidP="009E2EC9">
      <w:pPr>
        <w:pStyle w:val="Alg2"/>
        <w:numPr>
          <w:ilvl w:val="1"/>
          <w:numId w:val="682"/>
        </w:numPr>
        <w:contextualSpacing/>
        <w:rPr>
          <w:ins w:id="549" w:author="Rev 7 Allen Wirfs-Brock" w:date="2012-04-23T12:53:00Z"/>
        </w:rPr>
      </w:pPr>
      <w:ins w:id="550" w:author="Rev 7 Allen Wirfs-Brock" w:date="2012-04-23T12:53:00Z">
        <w:r>
          <w:t xml:space="preserve">If </w:t>
        </w:r>
        <w:r w:rsidRPr="009E2EC9">
          <w:rPr>
            <w:i/>
          </w:rPr>
          <w:t>sym</w:t>
        </w:r>
        <w:r>
          <w:t xml:space="preserve"> is a non-terminal, </w:t>
        </w:r>
      </w:ins>
      <w:ins w:id="551" w:author="Rev 7 Allen Wirfs-Brock" w:date="2012-04-23T12:54:00Z">
        <w:r>
          <w:t xml:space="preserve">let </w:t>
        </w:r>
        <w:r w:rsidRPr="009E2EC9">
          <w:rPr>
            <w:i/>
          </w:rPr>
          <w:t>contained</w:t>
        </w:r>
        <w:r>
          <w:t xml:space="preserve"> be the result of Contains for </w:t>
        </w:r>
        <w:r w:rsidRPr="009E2EC9">
          <w:rPr>
            <w:i/>
          </w:rPr>
          <w:t>sym</w:t>
        </w:r>
        <w:r>
          <w:t xml:space="preserve"> with argument </w:t>
        </w:r>
        <w:r w:rsidRPr="009E2EC9">
          <w:rPr>
            <w:i/>
          </w:rPr>
          <w:t>symbol</w:t>
        </w:r>
        <w:r>
          <w:t>.</w:t>
        </w:r>
      </w:ins>
    </w:p>
    <w:p w14:paraId="5193B531" w14:textId="77777777" w:rsidR="009E2EC9" w:rsidRDefault="009E2EC9" w:rsidP="009E2EC9">
      <w:pPr>
        <w:pStyle w:val="Alg2"/>
        <w:numPr>
          <w:ilvl w:val="1"/>
          <w:numId w:val="682"/>
        </w:numPr>
        <w:contextualSpacing/>
        <w:rPr>
          <w:ins w:id="552" w:author="Rev 7 Allen Wirfs-Brock" w:date="2012-04-23T12:50:00Z"/>
        </w:rPr>
      </w:pPr>
      <w:ins w:id="553" w:author="Rev 7 Allen Wirfs-Brock" w:date="2012-04-23T12:55:00Z">
        <w:r>
          <w:t xml:space="preserve">If </w:t>
        </w:r>
        <w:r w:rsidRPr="009E2EC9">
          <w:rPr>
            <w:i/>
          </w:rPr>
          <w:t>contained</w:t>
        </w:r>
        <w:r>
          <w:t xml:space="preserve"> is </w:t>
        </w:r>
      </w:ins>
      <w:ins w:id="554" w:author="Rev 7 Allen Wirfs-Brock" w:date="2012-04-23T12:56:00Z">
        <w:r w:rsidRPr="009E2EC9">
          <w:rPr>
            <w:b/>
          </w:rPr>
          <w:t>true</w:t>
        </w:r>
      </w:ins>
      <w:ins w:id="555" w:author="Rev 7 Allen Wirfs-Brock" w:date="2012-04-23T12:55:00Z">
        <w:r>
          <w:t xml:space="preserve">, return </w:t>
        </w:r>
        <w:r w:rsidRPr="009E2EC9">
          <w:rPr>
            <w:b/>
          </w:rPr>
          <w:t>true</w:t>
        </w:r>
        <w:r>
          <w:t>.</w:t>
        </w:r>
      </w:ins>
    </w:p>
    <w:p w14:paraId="2A9B0A3E" w14:textId="77777777" w:rsidR="009E2EC9" w:rsidRPr="00E77497" w:rsidRDefault="009E2EC9" w:rsidP="009E2EC9">
      <w:pPr>
        <w:pStyle w:val="Alg4"/>
        <w:numPr>
          <w:ilvl w:val="0"/>
          <w:numId w:val="682"/>
        </w:numPr>
        <w:spacing w:after="220"/>
        <w:contextualSpacing/>
        <w:rPr>
          <w:ins w:id="556" w:author="Rev 7 Allen Wirfs-Brock" w:date="2012-04-23T12:50:00Z"/>
        </w:rPr>
      </w:pPr>
      <w:ins w:id="557" w:author="Rev 7 Allen Wirfs-Brock" w:date="2012-04-23T12:50:00Z">
        <w:r w:rsidRPr="00E77497">
          <w:t xml:space="preserve">Return </w:t>
        </w:r>
      </w:ins>
      <w:ins w:id="558" w:author="Rev 7 Allen Wirfs-Brock" w:date="2012-04-23T12:56:00Z">
        <w:r w:rsidRPr="009E2EC9">
          <w:rPr>
            <w:b/>
          </w:rPr>
          <w:t>false</w:t>
        </w:r>
      </w:ins>
      <w:ins w:id="559" w:author="Rev 7 Allen Wirfs-Brock" w:date="2012-04-23T12:50:00Z">
        <w:r w:rsidRPr="00E77497">
          <w:t>.</w:t>
        </w:r>
      </w:ins>
    </w:p>
    <w:p w14:paraId="18E4C684" w14:textId="77777777" w:rsidR="009E2EC9" w:rsidRPr="00E77497" w:rsidRDefault="007372FF" w:rsidP="00DB2A0E">
      <w:pPr>
        <w:rPr>
          <w:ins w:id="560" w:author="Allen Wirfs-Brock" w:date="2011-07-04T19:41:00Z"/>
        </w:rPr>
      </w:pPr>
      <w:ins w:id="561" w:author="Rev 7 Allen Wirfs-Brock" w:date="2012-04-23T13:02:00Z">
        <w:r>
          <w:t xml:space="preserve">The above definition </w:t>
        </w:r>
      </w:ins>
      <w:ins w:id="562" w:author="Rev 7 Allen Wirfs-Brock" w:date="2012-05-01T17:35:00Z">
        <w:r w:rsidR="003B43C7">
          <w:t>is</w:t>
        </w:r>
      </w:ins>
      <w:ins w:id="563" w:author="Rev 7 Allen Wirfs-Brock" w:date="2012-04-23T13:02:00Z">
        <w:r>
          <w:t xml:space="preserve"> explicitly over-ridden for specific producti</w:t>
        </w:r>
      </w:ins>
      <w:ins w:id="564" w:author="Rev 7 Allen Wirfs-Brock" w:date="2012-05-01T17:36:00Z">
        <w:r w:rsidR="003B43C7">
          <w:t>o</w:t>
        </w:r>
      </w:ins>
      <w:ins w:id="565" w:author="Rev 7 Allen Wirfs-Brock" w:date="2012-04-23T13:02:00Z">
        <w:r>
          <w:t>ns.</w:t>
        </w:r>
      </w:ins>
    </w:p>
    <w:p w14:paraId="1BA06F33" w14:textId="77777777" w:rsidR="004C02EF" w:rsidRPr="00446E53" w:rsidRDefault="007372FF" w:rsidP="00DB2A0E">
      <w:ins w:id="566" w:author="Rev 7 Allen Wirfs-Brock" w:date="2012-04-23T13:03:00Z">
        <w:r>
          <w:t xml:space="preserve">A special kind of static semantic rule is an Early Error Rule. Early error rules define early error conditions (see clause 16) that are </w:t>
        </w:r>
      </w:ins>
      <w:ins w:id="567" w:author="Rev 7 Allen Wirfs-Brock" w:date="2012-04-23T13:05:00Z">
        <w:r>
          <w:t>associate</w:t>
        </w:r>
      </w:ins>
      <w:ins w:id="568" w:author="Rev 7 Allen Wirfs-Brock" w:date="2012-04-23T13:03:00Z">
        <w:r>
          <w:t xml:space="preserve"> </w:t>
        </w:r>
      </w:ins>
      <w:ins w:id="569" w:author="Rev 7 Allen Wirfs-Brock" w:date="2012-04-23T13:05:00Z">
        <w:r>
          <w:t xml:space="preserve">with specific grammar productions. </w:t>
        </w:r>
      </w:ins>
      <w:commentRangeStart w:id="570"/>
      <w:ins w:id="571" w:author="Allen Wirfs-Brock" w:date="2011-07-04T19:41:00Z">
        <w:del w:id="572" w:author="Rev 7 Allen Wirfs-Brock" w:date="2012-04-23T13:06:00Z">
          <w:r w:rsidR="004F5297" w:rsidRPr="00E77497" w:rsidDel="007372FF">
            <w:delText>An</w:delText>
          </w:r>
        </w:del>
      </w:ins>
      <w:ins w:id="573" w:author="Rev 7 Allen Wirfs-Brock" w:date="2012-04-23T13:06:00Z">
        <w:r>
          <w:t xml:space="preserve">Evaluation of </w:t>
        </w:r>
      </w:ins>
      <w:ins w:id="574" w:author="Rev 7 Allen Wirfs-Brock" w:date="2012-04-23T13:07:00Z">
        <w:r>
          <w:t xml:space="preserve">most </w:t>
        </w:r>
      </w:ins>
      <w:ins w:id="575" w:author="Rev 7 Allen Wirfs-Brock" w:date="2012-04-23T13:06:00Z">
        <w:r>
          <w:t xml:space="preserve">early error rules are not explicitly invoked within the algorithms of this specification. </w:t>
        </w:r>
      </w:ins>
      <w:ins w:id="576" w:author="Allen Wirfs-Brock" w:date="2011-07-04T19:41:00Z">
        <w:r w:rsidR="004F5297" w:rsidRPr="00E77497">
          <w:t xml:space="preserve"> </w:t>
        </w:r>
      </w:ins>
      <w:ins w:id="577" w:author="Rev 7 Allen Wirfs-Brock" w:date="2012-04-23T13:11:00Z">
        <w:r>
          <w:t>A c</w:t>
        </w:r>
      </w:ins>
      <w:ins w:id="578" w:author="Rev 7 Allen Wirfs-Brock" w:date="2012-04-23T13:07:00Z">
        <w:r>
          <w:t xml:space="preserve">omforming </w:t>
        </w:r>
      </w:ins>
      <w:ins w:id="579" w:author="Allen Wirfs-Brock" w:date="2011-07-04T19:41:00Z">
        <w:r w:rsidR="004F5297" w:rsidRPr="00E77497">
          <w:t>implementation must</w:t>
        </w:r>
      </w:ins>
      <w:ins w:id="580" w:author="Rev 7 Allen Wirfs-Brock" w:date="2012-04-23T13:08:00Z">
        <w:r>
          <w:t>,</w:t>
        </w:r>
      </w:ins>
      <w:ins w:id="581" w:author="Allen Wirfs-Brock" w:date="2011-07-04T19:41:00Z">
        <w:r w:rsidR="004F5297" w:rsidRPr="00E77497">
          <w:t xml:space="preserve"> </w:t>
        </w:r>
      </w:ins>
      <w:ins w:id="582" w:author="Rev 7 Allen Wirfs-Brock" w:date="2012-04-23T13:08:00Z">
        <w:r w:rsidRPr="00E77497">
          <w:t xml:space="preserve">prior to the first evaluation of </w:t>
        </w:r>
        <w:r>
          <w:t>a</w:t>
        </w:r>
        <w:r w:rsidRPr="00E77497">
          <w:t xml:space="preserve"> </w:t>
        </w:r>
        <w:r w:rsidRPr="00E77497">
          <w:rPr>
            <w:rFonts w:ascii="Times New Roman" w:hAnsi="Times New Roman"/>
            <w:i/>
          </w:rPr>
          <w:t>Program</w:t>
        </w:r>
      </w:ins>
      <w:ins w:id="583" w:author="Rev 7 Allen Wirfs-Brock" w:date="2012-04-23T13:09:00Z">
        <w:r>
          <w:rPr>
            <w:rFonts w:cs="Arial"/>
          </w:rPr>
          <w:t>,</w:t>
        </w:r>
      </w:ins>
      <w:ins w:id="584" w:author="Rev 7 Allen Wirfs-Brock" w:date="2012-04-23T13:08:00Z">
        <w:r w:rsidRPr="00E77497">
          <w:t xml:space="preserve"> </w:t>
        </w:r>
      </w:ins>
      <w:ins w:id="585" w:author="Allen Wirfs-Brock" w:date="2011-07-04T19:41:00Z">
        <w:r w:rsidR="004F5297" w:rsidRPr="00E77497">
          <w:t xml:space="preserve">validate all of the </w:t>
        </w:r>
        <w:del w:id="586" w:author="Rev 7 Allen Wirfs-Brock" w:date="2012-04-23T13:07:00Z">
          <w:r w:rsidR="004F5297" w:rsidRPr="00E77497" w:rsidDel="007372FF">
            <w:delText>static semantic</w:delText>
          </w:r>
        </w:del>
      </w:ins>
      <w:ins w:id="587" w:author="Rev 7 Allen Wirfs-Brock" w:date="2012-04-23T13:07:00Z">
        <w:r>
          <w:t>early error</w:t>
        </w:r>
      </w:ins>
      <w:ins w:id="588" w:author="Allen Wirfs-Brock" w:date="2011-07-04T19:41:00Z">
        <w:r w:rsidR="004F5297" w:rsidRPr="00E77497">
          <w:t xml:space="preserve"> rules </w:t>
        </w:r>
      </w:ins>
      <w:ins w:id="589" w:author="Allen Wirfs-Brock" w:date="2011-07-04T19:43:00Z">
        <w:del w:id="590" w:author="Rev 7 Allen Wirfs-Brock" w:date="2012-04-23T13:07:00Z">
          <w:r w:rsidR="004F5297" w:rsidRPr="00E77497" w:rsidDel="007372FF">
            <w:delText>used to</w:delText>
          </w:r>
        </w:del>
      </w:ins>
      <w:ins w:id="591" w:author="Rev 7 Allen Wirfs-Brock" w:date="2012-04-23T13:07:00Z">
        <w:r>
          <w:t xml:space="preserve">of the productions </w:t>
        </w:r>
      </w:ins>
      <w:ins w:id="592" w:author="Rev 7 Allen Wirfs-Brock" w:date="2012-04-23T13:10:00Z">
        <w:r>
          <w:t>used</w:t>
        </w:r>
      </w:ins>
      <w:ins w:id="593" w:author="Rev 7 Allen Wirfs-Brock" w:date="2012-04-23T13:07:00Z">
        <w:r>
          <w:t xml:space="preserve"> </w:t>
        </w:r>
      </w:ins>
      <w:ins w:id="594" w:author="Rev 7 Allen Wirfs-Brock" w:date="2012-04-23T13:10:00Z">
        <w:r>
          <w:t>to</w:t>
        </w:r>
      </w:ins>
      <w:ins w:id="595" w:author="Allen Wirfs-Brock" w:date="2011-07-04T19:43:00Z">
        <w:r w:rsidR="004F5297" w:rsidRPr="00E77497">
          <w:t xml:space="preserve"> parse </w:t>
        </w:r>
      </w:ins>
      <w:ins w:id="596" w:author="Allen Wirfs-Brock" w:date="2011-07-04T19:41:00Z">
        <w:del w:id="597" w:author="Rev 7 Allen Wirfs-Brock" w:date="2012-04-23T13:09:00Z">
          <w:r w:rsidR="004F5297" w:rsidRPr="00E77497" w:rsidDel="007372FF">
            <w:delText>a</w:delText>
          </w:r>
        </w:del>
      </w:ins>
      <w:ins w:id="598" w:author="Rev 7 Allen Wirfs-Brock" w:date="2012-04-23T13:09:00Z">
        <w:r>
          <w:t>that</w:t>
        </w:r>
      </w:ins>
      <w:ins w:id="599" w:author="Allen Wirfs-Brock" w:date="2011-07-04T19:41:00Z">
        <w:r w:rsidR="004F5297" w:rsidRPr="00E77497">
          <w:t xml:space="preserve"> </w:t>
        </w:r>
        <w:r w:rsidR="004F5297" w:rsidRPr="00E77497">
          <w:rPr>
            <w:rFonts w:ascii="Times New Roman" w:hAnsi="Times New Roman"/>
            <w:i/>
          </w:rPr>
          <w:t>Program</w:t>
        </w:r>
        <w:del w:id="600" w:author="Rev 7 Allen Wirfs-Brock" w:date="2012-04-23T13:09:00Z">
          <w:r w:rsidR="004F5297" w:rsidRPr="00E77497" w:rsidDel="007372FF">
            <w:delText xml:space="preserve"> prior to the first evaluation of that </w:delText>
          </w:r>
          <w:r w:rsidR="004F5297" w:rsidRPr="00E77497" w:rsidDel="007372FF">
            <w:rPr>
              <w:rFonts w:ascii="Times New Roman" w:hAnsi="Times New Roman"/>
              <w:i/>
            </w:rPr>
            <w:delText>Program</w:delText>
          </w:r>
        </w:del>
        <w:r w:rsidR="004F5297" w:rsidRPr="00E77497">
          <w:t xml:space="preserve">. </w:t>
        </w:r>
      </w:ins>
      <w:ins w:id="601" w:author="Allen Wirfs-Brock" w:date="2011-07-04T19:43:00Z">
        <w:r w:rsidR="004F5297" w:rsidRPr="00E77497">
          <w:t xml:space="preserve">If any of the </w:t>
        </w:r>
        <w:del w:id="602" w:author="Rev 7 Allen Wirfs-Brock" w:date="2012-04-23T13:10:00Z">
          <w:r w:rsidR="004F5297" w:rsidRPr="00E77497" w:rsidDel="007372FF">
            <w:delText>static semantic</w:delText>
          </w:r>
        </w:del>
      </w:ins>
      <w:ins w:id="603" w:author="Rev 7 Allen Wirfs-Brock" w:date="2012-04-23T13:10:00Z">
        <w:r>
          <w:t>early error</w:t>
        </w:r>
      </w:ins>
      <w:ins w:id="604" w:author="Allen Wirfs-Brock" w:date="2011-07-04T19:43:00Z">
        <w:r w:rsidR="004F5297" w:rsidRPr="00E77497">
          <w:t xml:space="preserve"> rules are violated the </w:t>
        </w:r>
      </w:ins>
      <w:ins w:id="605" w:author="Allen Wirfs-Brock" w:date="2011-07-04T19:44:00Z">
        <w:r w:rsidR="004F5297" w:rsidRPr="00E77497">
          <w:rPr>
            <w:rFonts w:ascii="Times New Roman" w:hAnsi="Times New Roman"/>
            <w:i/>
          </w:rPr>
          <w:t>Program</w:t>
        </w:r>
        <w:r w:rsidR="004F5297" w:rsidRPr="00E77497">
          <w:t xml:space="preserve"> is invalid and can not be evaluated. </w:t>
        </w:r>
        <w:del w:id="606" w:author="Rev 7 Allen Wirfs-Brock" w:date="2012-04-23T13:11:00Z">
          <w:r w:rsidR="004F5297" w:rsidRPr="00E77497" w:rsidDel="007372FF">
            <w:delText xml:space="preserve"> Static semantic rule violations are </w:delText>
          </w:r>
        </w:del>
      </w:ins>
      <w:ins w:id="607" w:author="Allen Wirfs-Brock" w:date="2011-07-04T19:45:00Z">
        <w:del w:id="608" w:author="Rev 7 Allen Wirfs-Brock" w:date="2012-04-23T13:11:00Z">
          <w:r w:rsidR="004F5297" w:rsidRPr="00E77497" w:rsidDel="007372FF">
            <w:delText>early</w:delText>
          </w:r>
        </w:del>
      </w:ins>
      <w:ins w:id="609" w:author="Allen Wirfs-Brock" w:date="2011-07-04T19:44:00Z">
        <w:del w:id="610" w:author="Rev 7 Allen Wirfs-Brock" w:date="2012-04-23T13:11:00Z">
          <w:r w:rsidR="004F5297" w:rsidRPr="00E77497" w:rsidDel="007372FF">
            <w:delText xml:space="preserve"> errors (</w:delText>
          </w:r>
        </w:del>
      </w:ins>
      <w:ins w:id="611" w:author="Allen Wirfs-Brock" w:date="2011-07-04T19:45:00Z">
        <w:del w:id="612" w:author="Rev 7 Allen Wirfs-Brock" w:date="2012-04-23T13:11:00Z">
          <w:r w:rsidR="004F5297" w:rsidRPr="00E77497" w:rsidDel="007372FF">
            <w:delText>see c</w:delText>
          </w:r>
        </w:del>
      </w:ins>
      <w:ins w:id="613" w:author="Allen Wirfs-Brock" w:date="2011-07-04T19:44:00Z">
        <w:del w:id="614" w:author="Rev 7 Allen Wirfs-Brock" w:date="2012-04-23T13:11:00Z">
          <w:r w:rsidR="004F5297" w:rsidRPr="00E77497" w:rsidDel="007372FF">
            <w:delText xml:space="preserve">lause 16) </w:delText>
          </w:r>
        </w:del>
      </w:ins>
      <w:ins w:id="615" w:author="Allen Wirfs-Brock" w:date="2011-07-04T19:47:00Z">
        <w:del w:id="616" w:author="Rev 7 Allen Wirfs-Brock" w:date="2012-04-23T13:11:00Z">
          <w:r w:rsidR="004F5297" w:rsidRPr="00E77497" w:rsidDel="007372FF">
            <w:delText>and reported in the same manner as syntax errors</w:delText>
          </w:r>
        </w:del>
      </w:ins>
      <w:ins w:id="617" w:author="Allen Wirfs-Brock" w:date="2011-07-04T19:45:00Z">
        <w:del w:id="618" w:author="Rev 7 Allen Wirfs-Brock" w:date="2012-04-23T13:11:00Z">
          <w:r w:rsidR="004F5297" w:rsidRPr="00E77497" w:rsidDel="007372FF">
            <w:delText>.</w:delText>
          </w:r>
        </w:del>
      </w:ins>
      <w:ins w:id="619" w:author="Allen Wirfs-Brock" w:date="2011-07-04T19:44:00Z">
        <w:del w:id="620" w:author="Rev 7 Allen Wirfs-Brock" w:date="2012-04-23T13:11:00Z">
          <w:r w:rsidR="004F5297" w:rsidRPr="00E77497" w:rsidDel="007372FF">
            <w:delText xml:space="preserve"> </w:delText>
          </w:r>
        </w:del>
      </w:ins>
      <w:r w:rsidR="004C02EF" w:rsidRPr="00E77497">
        <w:rPr>
          <w:highlight w:val="yellow"/>
        </w:rPr>
        <w:fldChar w:fldCharType="begin"/>
      </w:r>
      <w:r w:rsidR="004C02EF" w:rsidRPr="00E77497">
        <w:rPr>
          <w:highlight w:val="yellow"/>
        </w:rPr>
        <w:fldChar w:fldCharType="end"/>
      </w:r>
      <w:bookmarkStart w:id="621" w:name="_Toc375031117"/>
      <w:bookmarkStart w:id="622" w:name="_Toc381513613"/>
      <w:bookmarkStart w:id="623" w:name="_Toc382202754"/>
      <w:bookmarkStart w:id="624" w:name="_Toc382202974"/>
      <w:bookmarkStart w:id="625" w:name="_Toc382212135"/>
      <w:bookmarkStart w:id="626" w:name="_Toc382212314"/>
      <w:bookmarkStart w:id="627" w:name="_Toc382291480"/>
      <w:bookmarkStart w:id="628" w:name="_Ref382705463"/>
      <w:bookmarkStart w:id="629" w:name="_Ref382705468"/>
      <w:bookmarkStart w:id="630" w:name="_Toc385672117"/>
      <w:bookmarkStart w:id="631" w:name="_Toc393690208"/>
      <w:bookmarkStart w:id="632" w:name="_Ref421431579"/>
      <w:bookmarkStart w:id="633" w:name="_Ref421432870"/>
      <w:bookmarkStart w:id="634" w:name="_Ref421433084"/>
      <w:bookmarkStart w:id="635" w:name="_Ref424530778"/>
      <w:bookmarkStart w:id="636" w:name="_Ref424530884"/>
      <w:bookmarkEnd w:id="479"/>
      <w:commentRangeEnd w:id="570"/>
      <w:r w:rsidR="004F5297" w:rsidRPr="00E77497">
        <w:rPr>
          <w:rStyle w:val="af3"/>
          <w:lang w:val="en-GB"/>
        </w:rPr>
        <w:commentReference w:id="570"/>
      </w:r>
    </w:p>
    <w:p w14:paraId="74D6C8AC" w14:textId="77777777" w:rsidR="004C02EF" w:rsidRPr="00E65A34" w:rsidRDefault="004C02EF" w:rsidP="004C02EF">
      <w:pPr>
        <w:pStyle w:val="1"/>
        <w:numPr>
          <w:ilvl w:val="0"/>
          <w:numId w:val="0"/>
        </w:numPr>
      </w:pPr>
      <w:bookmarkStart w:id="637" w:name="_Ref440449662"/>
      <w:bookmarkStart w:id="638" w:name="_Ref457437433"/>
      <w:bookmarkStart w:id="639" w:name="_Ref459624386"/>
      <w:bookmarkStart w:id="640" w:name="_Ref459624423"/>
      <w:bookmarkStart w:id="641" w:name="_Ref459647164"/>
      <w:bookmarkStart w:id="642" w:name="_Toc472818752"/>
      <w:bookmarkStart w:id="643" w:name="_Toc235503307"/>
      <w:bookmarkStart w:id="644" w:name="_Toc241509082"/>
      <w:bookmarkStart w:id="645" w:name="_Toc244416569"/>
      <w:bookmarkStart w:id="646" w:name="_Toc276630933"/>
      <w:bookmarkStart w:id="647" w:name="_Toc329528652"/>
      <w:r w:rsidRPr="00E65A34">
        <w:t>6</w:t>
      </w:r>
      <w:r w:rsidRPr="00E65A34">
        <w:tab/>
        <w:t>Source Tex</w:t>
      </w:r>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r w:rsidRPr="00E65A34">
        <w:t>t</w:t>
      </w:r>
      <w:bookmarkStart w:id="648" w:name="_Toc382202756"/>
      <w:bookmarkStart w:id="649" w:name="_Toc382202976"/>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p>
    <w:p w14:paraId="6EDD63D2" w14:textId="77777777" w:rsidR="004C02EF" w:rsidRPr="00E77497" w:rsidDel="002212EA" w:rsidRDefault="004C02EF" w:rsidP="004C02EF">
      <w:pPr>
        <w:rPr>
          <w:del w:id="650" w:author="Rev 9 Allen Wirfs-Brock" w:date="2012-07-07T10:26:00Z"/>
        </w:rPr>
      </w:pPr>
      <w:del w:id="651" w:author="Rev 9 Allen Wirfs-Brock" w:date="2012-07-07T10:26:00Z">
        <w:r w:rsidRPr="009C202C" w:rsidDel="002212EA">
          <w:delText xml:space="preserve">ECMAScript source text is </w:delText>
        </w:r>
      </w:del>
      <w:del w:id="652" w:author="Rev 9 Allen Wirfs-Brock" w:date="2012-07-02T15:40:00Z">
        <w:r w:rsidRPr="009C202C" w:rsidDel="00112E4B">
          <w:delText xml:space="preserve">represented as </w:delText>
        </w:r>
      </w:del>
      <w:del w:id="653" w:author="Rev 9 Allen Wirfs-Brock" w:date="2012-07-07T10:26:00Z">
        <w:r w:rsidRPr="009C202C" w:rsidDel="002212EA">
          <w:delText>a sequence of characters</w:delText>
        </w:r>
      </w:del>
      <w:del w:id="654" w:author="Rev 9 Allen Wirfs-Brock" w:date="2012-07-07T10:18:00Z">
        <w:r w:rsidRPr="009C202C" w:rsidDel="00F459F0">
          <w:delText xml:space="preserve"> in the Unicode character encoding, version </w:delText>
        </w:r>
      </w:del>
      <w:del w:id="655" w:author="Rev 9 Allen Wirfs-Brock" w:date="2012-07-02T15:41:00Z">
        <w:r w:rsidRPr="009C202C" w:rsidDel="00112E4B">
          <w:delText>3</w:delText>
        </w:r>
      </w:del>
      <w:del w:id="656" w:author="Rev 9 Allen Wirfs-Brock" w:date="2012-07-07T10:18:00Z">
        <w:r w:rsidRPr="009C202C" w:rsidDel="00F459F0">
          <w:delText>.</w:delText>
        </w:r>
      </w:del>
      <w:del w:id="657" w:author="Rev 9 Allen Wirfs-Brock" w:date="2012-07-02T15:41:00Z">
        <w:r w:rsidRPr="009C202C" w:rsidDel="00112E4B">
          <w:delText xml:space="preserve">0 </w:delText>
        </w:r>
      </w:del>
      <w:del w:id="658" w:author="Rev 9 Allen Wirfs-Brock" w:date="2012-07-07T10:18:00Z">
        <w:r w:rsidRPr="009C202C" w:rsidDel="00F459F0">
          <w:delText>or later</w:delText>
        </w:r>
      </w:del>
      <w:del w:id="659" w:author="Rev 9 Allen Wirfs-Brock" w:date="2012-07-07T10:26:00Z">
        <w:r w:rsidRPr="009C202C" w:rsidDel="002212EA">
          <w:delText xml:space="preserve">. </w:delText>
        </w:r>
      </w:del>
      <w:del w:id="660" w:author="Rev 9 Allen Wirfs-Brock" w:date="2012-07-02T15:43:00Z">
        <w:r w:rsidRPr="009C202C" w:rsidDel="00112E4B">
          <w:delText xml:space="preserve">The text is expected to have been normalised to Unicode Normalization Form C (canonical composition), as described in Unicode Technical Report #15. </w:delText>
        </w:r>
      </w:del>
      <w:del w:id="661" w:author="Rev 9 Allen Wirfs-Brock" w:date="2012-07-07T10:26:00Z">
        <w:r w:rsidRPr="009C202C" w:rsidDel="002212EA">
          <w:delText>Conforming ECMAScript implementations are not required to perform any normalisation of text, or behave as though they were performing normalisation of text</w:delText>
        </w:r>
      </w:del>
      <w:del w:id="662" w:author="Rev 9 Allen Wirfs-Brock" w:date="2012-07-07T10:25:00Z">
        <w:r w:rsidRPr="009C202C" w:rsidDel="002212EA">
          <w:delText>, themselves</w:delText>
        </w:r>
      </w:del>
      <w:del w:id="663" w:author="Rev 9 Allen Wirfs-Brock" w:date="2012-07-07T10:26:00Z">
        <w:r w:rsidRPr="009C202C" w:rsidDel="002212EA">
          <w:delText xml:space="preserve">.  </w:delText>
        </w:r>
      </w:del>
      <w:del w:id="664" w:author="Rev 9 Allen Wirfs-Brock" w:date="2012-07-07T10:20:00Z">
        <w:r w:rsidRPr="009C202C" w:rsidDel="00F459F0">
          <w:delText xml:space="preserve">ECMAScript source text is </w:delText>
        </w:r>
      </w:del>
      <w:del w:id="665" w:author="Rev 9 Allen Wirfs-Brock" w:date="2012-07-02T15:54:00Z">
        <w:r w:rsidRPr="009C202C" w:rsidDel="000605E6">
          <w:delText xml:space="preserve">assumed to be a sequence of 16-bit code units for the purposes of </w:delText>
        </w:r>
        <w:r w:rsidRPr="00675B74" w:rsidDel="000605E6">
          <w:delText>this specification. Such a source text may include sequences of 16-bit code units that are not valid UTF-16 character encodings. If an actual source text is encoded in a form other than 16-bit code units it must be processed as if it was first converted to</w:delText>
        </w:r>
        <w:r w:rsidRPr="00E77497" w:rsidDel="000605E6">
          <w:delText xml:space="preserve"> UTF-16.</w:delText>
        </w:r>
      </w:del>
    </w:p>
    <w:p w14:paraId="3E4B5A83" w14:textId="77777777" w:rsidR="004C02EF" w:rsidRPr="00C7794D" w:rsidRDefault="004C02EF" w:rsidP="004C02EF">
      <w:pPr>
        <w:pStyle w:val="Syntax"/>
      </w:pPr>
      <w:r w:rsidRPr="00C7794D">
        <w:t>Syntax</w:t>
      </w:r>
    </w:p>
    <w:p w14:paraId="6BDC2ABB" w14:textId="77777777" w:rsidR="004C02EF" w:rsidRPr="00C7794D" w:rsidRDefault="004C02EF" w:rsidP="004C02EF">
      <w:pPr>
        <w:pStyle w:val="SyntaxRule2"/>
      </w:pPr>
      <w:r w:rsidRPr="00C7794D">
        <w:t xml:space="preserve">SourceCharacter </w:t>
      </w:r>
      <w:r w:rsidRPr="00C7794D">
        <w:rPr>
          <w:rFonts w:ascii="Arial" w:hAnsi="Arial"/>
          <w:b/>
          <w:i w:val="0"/>
        </w:rPr>
        <w:t>::</w:t>
      </w:r>
    </w:p>
    <w:p w14:paraId="78602B49" w14:textId="77777777" w:rsidR="004C02EF" w:rsidRPr="00C7794D" w:rsidRDefault="004C02EF" w:rsidP="004C02EF">
      <w:pPr>
        <w:pStyle w:val="SyntaxDefinition2"/>
        <w:rPr>
          <w:rFonts w:ascii="Arial" w:hAnsi="Arial" w:cs="Arial"/>
          <w:i w:val="0"/>
        </w:rPr>
      </w:pPr>
      <w:r w:rsidRPr="00C7794D">
        <w:rPr>
          <w:rFonts w:ascii="Arial" w:hAnsi="Arial" w:cs="Arial"/>
          <w:i w:val="0"/>
        </w:rPr>
        <w:t xml:space="preserve">any Unicode </w:t>
      </w:r>
      <w:del w:id="666" w:author="Rev 9 Allen Wirfs-Brock" w:date="2012-07-02T10:16:00Z">
        <w:r w:rsidRPr="00C7794D" w:rsidDel="00FA3FCC">
          <w:rPr>
            <w:rFonts w:ascii="Arial" w:hAnsi="Arial" w:cs="Arial"/>
            <w:i w:val="0"/>
          </w:rPr>
          <w:delText>code unit</w:delText>
        </w:r>
      </w:del>
      <w:ins w:id="667" w:author="Rev 9 Allen Wirfs-Brock" w:date="2012-07-02T10:16:00Z">
        <w:r w:rsidR="00FA3FCC">
          <w:rPr>
            <w:rFonts w:ascii="Arial" w:hAnsi="Arial" w:cs="Arial"/>
            <w:i w:val="0"/>
          </w:rPr>
          <w:t>character</w:t>
        </w:r>
      </w:ins>
    </w:p>
    <w:p w14:paraId="1C698A54" w14:textId="77777777" w:rsidR="002212EA" w:rsidRPr="00E77497" w:rsidRDefault="002212EA" w:rsidP="002212EA">
      <w:pPr>
        <w:rPr>
          <w:ins w:id="668" w:author="Rev 9 Allen Wirfs-Brock" w:date="2012-07-07T10:26:00Z"/>
        </w:rPr>
      </w:pPr>
      <w:ins w:id="669" w:author="Rev 9 Allen Wirfs-Brock" w:date="2012-07-07T10:26:00Z">
        <w:r>
          <w:t xml:space="preserve">The ECMAScript code is expressed using Unicode, version 5.1 or later. </w:t>
        </w:r>
        <w:r w:rsidRPr="009C202C">
          <w:t xml:space="preserve">ECMAScript source text is a sequence of </w:t>
        </w:r>
        <w:r>
          <w:t xml:space="preserve">Unicode </w:t>
        </w:r>
        <w:r w:rsidRPr="009C202C">
          <w:t xml:space="preserve">characters. </w:t>
        </w:r>
        <w:r w:rsidRPr="004D1BD1">
          <w:t>The phrase “Unic</w:t>
        </w:r>
        <w:r w:rsidRPr="00E65A34">
          <w:t>ode character” refer to the abstract linguistic or typographical unit represented by a single Unicode scalar value.</w:t>
        </w:r>
        <w:r>
          <w:t xml:space="preserve"> The actual encodings used to store and interchange </w:t>
        </w:r>
        <w:r w:rsidRPr="009C202C">
          <w:t xml:space="preserve">ECMAScript source text is </w:t>
        </w:r>
        <w:r>
          <w:t>not relevant to this specification. Any well defined encoding such as UTF-32 or UTF-16 may be used. Source text might even be externally represented using a non-Unicode character encoding.  Regardless of the external source text encoding, a conforming ECMAScript implementation processes the source text as if it was a</w:t>
        </w:r>
      </w:ins>
      <w:ins w:id="670" w:author="Rev 9 Allen Wirfs-Brock" w:date="2012-07-08T11:13:00Z">
        <w:r w:rsidR="00606F2D">
          <w:t>n equivalent</w:t>
        </w:r>
      </w:ins>
      <w:ins w:id="671" w:author="Rev 9 Allen Wirfs-Brock" w:date="2012-07-07T10:26:00Z">
        <w:r>
          <w:t xml:space="preserve"> sequence of </w:t>
        </w:r>
        <w:r w:rsidRPr="002212EA">
          <w:rPr>
            <w:rFonts w:ascii="Times New Roman" w:hAnsi="Times New Roman"/>
            <w:i/>
          </w:rPr>
          <w:t>SourceCharacter</w:t>
        </w:r>
        <w:r>
          <w:t xml:space="preserve"> values. Each source character being an abstract Unicode characters with a corresponding Unicode scalar value. </w:t>
        </w:r>
      </w:ins>
      <w:r w:rsidRPr="009C202C">
        <w:t>Conforming ECMAScript implementations are not required to perform any normalisation of text, or behave as though they were performing normalisation of text.</w:t>
      </w:r>
      <w:ins w:id="672" w:author="Rev 9 Allen Wirfs-Brock" w:date="2012-07-07T10:26:00Z">
        <w:r w:rsidRPr="009C202C">
          <w:t xml:space="preserve">  </w:t>
        </w:r>
      </w:ins>
    </w:p>
    <w:p w14:paraId="17EC8745" w14:textId="77777777" w:rsidR="004C02EF" w:rsidRPr="009C202C" w:rsidRDefault="004C02EF" w:rsidP="004C02EF">
      <w:del w:id="673" w:author="Rev 9 Allen Wirfs-Brock" w:date="2012-07-02T16:04:00Z">
        <w:r w:rsidRPr="004D1BD1" w:rsidDel="0053584C">
          <w:delText xml:space="preserve">Throughout the rest of this document, the phrase “code unit” and the word “character” will be used to refer to a 16-bit unsigned value used to represent a single 16-bit unit of text. </w:delText>
        </w:r>
      </w:del>
      <w:del w:id="674" w:author="Rev 9 Allen Wirfs-Brock" w:date="2012-07-07T10:12:00Z">
        <w:r w:rsidRPr="004D1BD1" w:rsidDel="00F55BFC">
          <w:delText>The phrase “Unic</w:delText>
        </w:r>
        <w:r w:rsidRPr="00E65A34" w:rsidDel="00F55BFC">
          <w:delText>ode character” will be used to refer to the abstract linguistic or typographical unit represented by a single Unicode scalar value</w:delText>
        </w:r>
      </w:del>
      <w:del w:id="675" w:author="Rev 9 Allen Wirfs-Brock" w:date="2012-07-02T16:05:00Z">
        <w:r w:rsidRPr="00E65A34" w:rsidDel="0053584C">
          <w:delText xml:space="preserve"> (which may be longer than 16 bits and thus may be represented by more than one code unit)</w:delText>
        </w:r>
      </w:del>
      <w:del w:id="676" w:author="Rev 9 Allen Wirfs-Brock" w:date="2012-07-07T10:12:00Z">
        <w:r w:rsidRPr="00E65A34" w:rsidDel="00F55BFC">
          <w:delText xml:space="preserve">. </w:delText>
        </w:r>
      </w:del>
      <w:r w:rsidRPr="00E65A34">
        <w:t xml:space="preserve">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680E11DE" w14:textId="77777777" w:rsidR="004C02EF" w:rsidRDefault="004C02EF" w:rsidP="004C02EF">
      <w:pPr>
        <w:rPr>
          <w:ins w:id="677" w:author="Rev 9 Allen Wirfs-Brock" w:date="2012-07-02T16:18:00Z"/>
        </w:rPr>
      </w:pPr>
      <w:r w:rsidRPr="009C202C">
        <w:t>In string literals, regular expression literals,</w:t>
      </w:r>
      <w:ins w:id="678" w:author="Rev 9 Allen Wirfs-Brock" w:date="2012-07-02T16:06:00Z">
        <w:r w:rsidR="0053584C">
          <w:t>quasi literals</w:t>
        </w:r>
      </w:ins>
      <w:r w:rsidRPr="009C202C">
        <w:t xml:space="preserve"> and identifiers, any </w:t>
      </w:r>
      <w:ins w:id="679" w:author="Rev 9 Allen Wirfs-Brock" w:date="2012-07-02T16:07:00Z">
        <w:r w:rsidR="0053584C">
          <w:t xml:space="preserve">Unicode </w:t>
        </w:r>
      </w:ins>
      <w:r w:rsidRPr="009C202C">
        <w:t>character</w:t>
      </w:r>
      <w:ins w:id="680" w:author="Rev 9 Allen Wirfs-Brock" w:date="2012-07-02T16:07:00Z">
        <w:r w:rsidR="0053584C">
          <w:t>s</w:t>
        </w:r>
      </w:ins>
      <w:r w:rsidRPr="009C202C">
        <w:t xml:space="preserve"> </w:t>
      </w:r>
      <w:del w:id="681" w:author="Rev 9 Allen Wirfs-Brock" w:date="2012-07-02T16:07:00Z">
        <w:r w:rsidRPr="009C202C" w:rsidDel="0053584C">
          <w:delText xml:space="preserve">(code unit) </w:delText>
        </w:r>
      </w:del>
      <w:r w:rsidRPr="009C202C">
        <w:t xml:space="preserve">may also be expressed as a Unicode escape sequence </w:t>
      </w:r>
      <w:del w:id="682" w:author="Rev 9 Allen Wirfs-Brock" w:date="2012-07-02T16:09:00Z">
        <w:r w:rsidRPr="009C202C" w:rsidDel="0053584C">
          <w:delText xml:space="preserve">consisting </w:delText>
        </w:r>
      </w:del>
      <w:ins w:id="683" w:author="Rev 9 Allen Wirfs-Brock" w:date="2012-07-02T16:09:00Z">
        <w:r w:rsidR="0053584C">
          <w:t>that explicitly express a code point’s numeric value.</w:t>
        </w:r>
      </w:ins>
      <w:ins w:id="684" w:author="Rev 9 Allen Wirfs-Brock" w:date="2012-07-02T16:10:00Z">
        <w:r w:rsidR="0053584C">
          <w:t xml:space="preserve"> </w:t>
        </w:r>
      </w:ins>
      <w:del w:id="685" w:author="Rev 9 Allen Wirfs-Brock" w:date="2012-07-02T16:09:00Z">
        <w:r w:rsidRPr="009C202C" w:rsidDel="0053584C">
          <w:delText xml:space="preserve">of six characters, namely </w:delText>
        </w:r>
        <w:r w:rsidRPr="00675B74" w:rsidDel="0053584C">
          <w:rPr>
            <w:rFonts w:ascii="Courier New" w:hAnsi="Courier New"/>
            <w:b/>
          </w:rPr>
          <w:delText>\u</w:delText>
        </w:r>
        <w:r w:rsidRPr="00E77497" w:rsidDel="0053584C">
          <w:delText xml:space="preserve"> plus four hexadecimal digits. </w:delText>
        </w:r>
      </w:del>
      <w:r w:rsidRPr="00E77497">
        <w:t xml:space="preserve">Within a comment, such an escape sequence is effectively ignored as part of the comment. </w:t>
      </w:r>
      <w:del w:id="686" w:author="Rev 9 Allen Wirfs-Brock" w:date="2012-07-02T16:10:00Z">
        <w:r w:rsidRPr="00E77497" w:rsidDel="0053584C">
          <w:delText>Within a string literal or regular expression literal, the Unicode escape sequence contributes one character to the value of the literal. Within an identifier,</w:delText>
        </w:r>
      </w:del>
      <w:ins w:id="687" w:author="Rev 9 Allen Wirfs-Brock" w:date="2012-07-02T16:10:00Z">
        <w:r w:rsidR="0053584C">
          <w:t>Within other contexts, such an</w:t>
        </w:r>
      </w:ins>
      <w:r w:rsidRPr="00E77497">
        <w:t xml:space="preserve"> </w:t>
      </w:r>
      <w:del w:id="688" w:author="Rev 9 Allen Wirfs-Brock" w:date="2012-07-02T16:11:00Z">
        <w:r w:rsidRPr="00E77497" w:rsidDel="0053584C">
          <w:delText xml:space="preserve">the </w:delText>
        </w:r>
      </w:del>
      <w:r w:rsidRPr="00E77497">
        <w:t xml:space="preserve">escape sequence </w:t>
      </w:r>
      <w:ins w:id="689" w:author="Rev 9 Allen Wirfs-Brock" w:date="2012-07-02T16:11:00Z">
        <w:r w:rsidR="0053584C">
          <w:t xml:space="preserve">contextually </w:t>
        </w:r>
      </w:ins>
      <w:r w:rsidRPr="00E77497">
        <w:t xml:space="preserve">contributes one </w:t>
      </w:r>
      <w:ins w:id="690" w:author="Rev 9 Allen Wirfs-Brock" w:date="2012-07-02T16:11:00Z">
        <w:r w:rsidR="0053584C">
          <w:t xml:space="preserve">Unicode </w:t>
        </w:r>
      </w:ins>
      <w:r w:rsidRPr="00E77497">
        <w:t>character</w:t>
      </w:r>
      <w:del w:id="691" w:author="Rev 9 Allen Wirfs-Brock" w:date="2012-07-02T16:11:00Z">
        <w:r w:rsidRPr="00E77497" w:rsidDel="0053584C">
          <w:delText xml:space="preserve"> to the identifier</w:delText>
        </w:r>
      </w:del>
      <w:r w:rsidRPr="00E77497">
        <w:t>.</w:t>
      </w:r>
    </w:p>
    <w:p w14:paraId="7ED06D80" w14:textId="77777777" w:rsidR="00AA3A15" w:rsidRPr="00E77497" w:rsidDel="004D46C4" w:rsidRDefault="00AA3A15" w:rsidP="004C02EF">
      <w:pPr>
        <w:rPr>
          <w:del w:id="692" w:author="Rev 9 Allen Wirfs-Brock" w:date="2012-07-07T10:37:00Z"/>
        </w:rPr>
      </w:pPr>
    </w:p>
    <w:p w14:paraId="1D05D15F" w14:textId="77777777" w:rsidR="004C02EF" w:rsidRPr="00E77497" w:rsidDel="0053584C" w:rsidRDefault="00AA3A15">
      <w:pPr>
        <w:pStyle w:val="Note"/>
        <w:rPr>
          <w:del w:id="693" w:author="Rev 9 Allen Wirfs-Brock" w:date="2012-07-02T16:12:00Z"/>
        </w:rPr>
      </w:pPr>
      <w:ins w:id="694" w:author="Rev 9 Allen Wirfs-Brock" w:date="2012-07-02T16:15:00Z">
        <w:r>
          <w:t>NOTE</w:t>
        </w:r>
        <w:r>
          <w:tab/>
        </w:r>
      </w:ins>
      <w:del w:id="695" w:author="Rev 9 Allen Wirfs-Brock" w:date="2012-07-02T16:12:00Z">
        <w:r w:rsidR="004C02EF" w:rsidRPr="00E77497" w:rsidDel="0053584C">
          <w:delText>NOTE</w:delText>
        </w:r>
        <w:r w:rsidR="004C02EF" w:rsidRPr="00E77497" w:rsidDel="0053584C">
          <w:tab/>
          <w:delTex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delText>
        </w:r>
      </w:del>
    </w:p>
    <w:p w14:paraId="033DE562" w14:textId="77777777" w:rsidR="004C02EF" w:rsidRPr="00E77497" w:rsidRDefault="004C02EF">
      <w:pPr>
        <w:pStyle w:val="Note"/>
        <w:pPrChange w:id="696" w:author="Rev 9 Allen Wirfs-Brock" w:date="2012-07-02T16:14:00Z">
          <w:pPr/>
        </w:pPrChange>
      </w:pPr>
      <w:r w:rsidRPr="00E77497">
        <w:t xml:space="preserve">ECMAScript differs from the Java programming language in the behaviour of Unicode escape sequences. In a Java program, if the Unicode escape sequence </w:t>
      </w:r>
      <w:r w:rsidRPr="00E77497">
        <w:rPr>
          <w:rFonts w:ascii="Courier New" w:hAnsi="Courier New"/>
          <w:b/>
        </w:rPr>
        <w:t>\u000A</w:t>
      </w:r>
      <w:r w:rsidRPr="00E77497">
        <w:t xml:space="preserve">, for example, occurs within a single-line comment, it is interpreted as a line terminator (Unicode character </w:t>
      </w:r>
      <w:r w:rsidRPr="00E77497">
        <w:rPr>
          <w:rFonts w:ascii="Courier New" w:hAnsi="Courier New"/>
          <w:b/>
        </w:rPr>
        <w:t>000A</w:t>
      </w:r>
      <w:r w:rsidRPr="00E77497">
        <w:t xml:space="preserve"> is line feed) and therefore the next </w:t>
      </w:r>
      <w:ins w:id="697" w:author="Rev 9 Allen Wirfs-Brock" w:date="2012-07-02T16:15:00Z">
        <w:r w:rsidR="00AA3A15">
          <w:t xml:space="preserve">Unicode </w:t>
        </w:r>
      </w:ins>
      <w:r w:rsidRPr="00E77497">
        <w:t xml:space="preserve">character is not part of the comment. Similarly, if the Unicode escape sequence </w:t>
      </w:r>
      <w:r w:rsidRPr="00E77497">
        <w:rPr>
          <w:rFonts w:ascii="Courier New" w:hAnsi="Courier New"/>
          <w:b/>
        </w:rPr>
        <w:t>\u000A</w:t>
      </w:r>
      <w:r w:rsidRPr="00E77497">
        <w:t xml:space="preserve"> occurs within a string literal in a Java program, it is likewise interpreted as a line terminator, which is not allowed within a string literal—one must write </w:t>
      </w:r>
      <w:r w:rsidRPr="00E77497">
        <w:rPr>
          <w:rFonts w:ascii="Courier New" w:hAnsi="Courier New"/>
          <w:b/>
        </w:rPr>
        <w:t>\n</w:t>
      </w:r>
      <w:r w:rsidRPr="00E77497">
        <w:t xml:space="preserve"> instead of </w:t>
      </w:r>
      <w:r w:rsidRPr="00E77497">
        <w:rPr>
          <w:rFonts w:ascii="Courier New" w:hAnsi="Courier New"/>
          <w:b/>
        </w:rPr>
        <w:t>\u000A</w:t>
      </w:r>
      <w:r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w:t>
      </w:r>
      <w:ins w:id="698" w:author="Rev 9 Allen Wirfs-Brock" w:date="2012-07-02T16:13:00Z">
        <w:r w:rsidR="0053584C">
          <w:t xml:space="preserve">Unicode </w:t>
        </w:r>
      </w:ins>
      <w:r w:rsidRPr="00E77497">
        <w:t xml:space="preserve">character to the </w:t>
      </w:r>
      <w:del w:id="699" w:author="Rev 9 Allen Wirfs-Brock" w:date="2012-07-07T10:35:00Z">
        <w:r w:rsidRPr="00E77497" w:rsidDel="004D46C4">
          <w:delText xml:space="preserve">String value of the </w:delText>
        </w:r>
      </w:del>
      <w:r w:rsidRPr="00E77497">
        <w:t>literal and is never interpreted as a line terminator or as a quote mark that might terminate the string literal.</w:t>
      </w:r>
      <w:bookmarkStart w:id="700" w:name="_Toc381513616"/>
      <w:bookmarkStart w:id="701" w:name="_Toc382202758"/>
      <w:bookmarkStart w:id="702" w:name="_Toc382202978"/>
      <w:bookmarkStart w:id="703" w:name="_Toc382212138"/>
      <w:bookmarkStart w:id="704" w:name="_Toc382212317"/>
      <w:bookmarkStart w:id="705" w:name="_Toc382291483"/>
      <w:bookmarkStart w:id="706" w:name="_Toc385672118"/>
      <w:bookmarkStart w:id="707" w:name="_Ref386878476"/>
      <w:bookmarkStart w:id="708" w:name="_Toc393690209"/>
    </w:p>
    <w:p w14:paraId="78959918" w14:textId="77777777" w:rsidR="004D46C4" w:rsidRPr="00E77497" w:rsidRDefault="004D46C4" w:rsidP="004D46C4">
      <w:pPr>
        <w:rPr>
          <w:ins w:id="709" w:author="Rev 9 Allen Wirfs-Brock" w:date="2012-07-07T10:37:00Z"/>
        </w:rPr>
      </w:pPr>
      <w:bookmarkStart w:id="710" w:name="_Ref456010393"/>
      <w:bookmarkStart w:id="711" w:name="_Ref457437434"/>
      <w:bookmarkStart w:id="712" w:name="_Ref463686584"/>
      <w:bookmarkStart w:id="713" w:name="_Toc472818753"/>
      <w:bookmarkStart w:id="714" w:name="_Toc235503308"/>
      <w:bookmarkStart w:id="715" w:name="_Toc241509083"/>
      <w:bookmarkStart w:id="716" w:name="_Toc244416570"/>
      <w:bookmarkStart w:id="717" w:name="_Toc276630934"/>
      <w:ins w:id="718" w:author="Rev 9 Allen Wirfs-Brock" w:date="2012-07-07T10:37:00Z">
        <w:r>
          <w:t xml:space="preserve">ECMAScript String values (8.4) are computational sequences of 16-bit integer values called “code units”. ECMAScript language constructs that generate string values from </w:t>
        </w:r>
        <w:r w:rsidRPr="005D174A">
          <w:rPr>
            <w:rFonts w:ascii="Times New Roman" w:hAnsi="Times New Roman"/>
            <w:i/>
          </w:rPr>
          <w:t>SourceCharacter</w:t>
        </w:r>
        <w:r>
          <w:t xml:space="preserve"> sequences use UTF-16 encoding to generate the code unit values.</w:t>
        </w:r>
      </w:ins>
    </w:p>
    <w:p w14:paraId="1E1F2C47" w14:textId="77777777" w:rsidR="00FA3FCC" w:rsidRDefault="00FA3FCC" w:rsidP="00FA3FCC">
      <w:pPr>
        <w:rPr>
          <w:ins w:id="719" w:author="Rev 9 Allen Wirfs-Brock" w:date="2012-07-02T10:17:00Z"/>
          <w:rStyle w:val="bnf"/>
          <w:rFonts w:ascii="Helvetica" w:hAnsi="Helvetica"/>
          <w:b/>
          <w:i w:val="0"/>
        </w:rPr>
      </w:pPr>
      <w:ins w:id="720" w:author="Rev 9 Allen Wirfs-Brock" w:date="2012-07-02T10:17:00Z">
        <w:r w:rsidRPr="00E77497">
          <w:rPr>
            <w:rFonts w:ascii="Helvetica" w:hAnsi="Helvetica"/>
            <w:b/>
          </w:rPr>
          <w:t xml:space="preserve">Static Semantics:  </w:t>
        </w:r>
        <w:r>
          <w:rPr>
            <w:rStyle w:val="bnf"/>
            <w:rFonts w:ascii="Helvetica" w:hAnsi="Helvetica"/>
            <w:b/>
            <w:i w:val="0"/>
          </w:rPr>
          <w:t xml:space="preserve">UTF-16 </w:t>
        </w:r>
      </w:ins>
      <w:ins w:id="721" w:author="Rev 9 Allen Wirfs-Brock" w:date="2012-07-06T09:56:00Z">
        <w:r w:rsidR="009C6441">
          <w:rPr>
            <w:rStyle w:val="bnf"/>
            <w:rFonts w:ascii="Helvetica" w:hAnsi="Helvetica"/>
            <w:b/>
            <w:i w:val="0"/>
          </w:rPr>
          <w:t>E</w:t>
        </w:r>
      </w:ins>
      <w:ins w:id="722" w:author="Rev 9 Allen Wirfs-Brock" w:date="2012-07-02T10:17:00Z">
        <w:r>
          <w:rPr>
            <w:rStyle w:val="bnf"/>
            <w:rFonts w:ascii="Helvetica" w:hAnsi="Helvetica"/>
            <w:b/>
            <w:i w:val="0"/>
          </w:rPr>
          <w:t>ncoding</w:t>
        </w:r>
      </w:ins>
    </w:p>
    <w:p w14:paraId="2CF26241" w14:textId="77777777" w:rsidR="00FA3FCC" w:rsidRDefault="0005243C" w:rsidP="00FA3FCC">
      <w:pPr>
        <w:rPr>
          <w:ins w:id="723" w:author="Rev 9 Allen Wirfs-Brock" w:date="2012-07-02T10:22:00Z"/>
          <w:rFonts w:ascii="Helvetica" w:hAnsi="Helvetica"/>
          <w:b/>
        </w:rPr>
      </w:pPr>
      <w:ins w:id="724" w:author="Rev 9 Allen Wirfs-Brock" w:date="2012-07-02T10:22:00Z">
        <w:r w:rsidRPr="009C6441">
          <w:rPr>
            <w:rFonts w:ascii="Helvetica" w:hAnsi="Helvetica"/>
          </w:rPr>
          <w:t xml:space="preserve">The </w:t>
        </w:r>
        <w:r w:rsidRPr="009C6441">
          <w:rPr>
            <w:rFonts w:ascii="Times New Roman" w:hAnsi="Times New Roman"/>
          </w:rPr>
          <w:t xml:space="preserve">UTF-16 </w:t>
        </w:r>
      </w:ins>
      <w:ins w:id="725" w:author="Rev 9 Allen Wirfs-Brock" w:date="2012-07-06T09:57:00Z">
        <w:r w:rsidR="009C6441" w:rsidRPr="009C6441">
          <w:rPr>
            <w:rFonts w:ascii="Times New Roman" w:hAnsi="Times New Roman"/>
          </w:rPr>
          <w:t>E</w:t>
        </w:r>
      </w:ins>
      <w:ins w:id="726" w:author="Rev 9 Allen Wirfs-Brock" w:date="2012-07-02T10:22:00Z">
        <w:r w:rsidRPr="009C6441">
          <w:rPr>
            <w:rFonts w:ascii="Times New Roman" w:hAnsi="Times New Roman"/>
          </w:rPr>
          <w:t>ncoding</w:t>
        </w:r>
        <w:r w:rsidRPr="009C6441">
          <w:rPr>
            <w:rFonts w:ascii="Helvetica" w:hAnsi="Helvetica"/>
          </w:rPr>
          <w:t xml:space="preserve"> of a</w:t>
        </w:r>
        <w:r>
          <w:rPr>
            <w:rFonts w:ascii="Helvetica" w:hAnsi="Helvetica"/>
            <w:b/>
          </w:rPr>
          <w:t xml:space="preserve"> </w:t>
        </w:r>
      </w:ins>
      <w:ins w:id="727" w:author="Rev 9 Allen Wirfs-Brock" w:date="2012-07-06T11:27:00Z">
        <w:r w:rsidR="00854991">
          <w:rPr>
            <w:rFonts w:cs="Arial"/>
          </w:rPr>
          <w:t>numeric</w:t>
        </w:r>
      </w:ins>
      <w:ins w:id="728" w:author="Rev 9 Allen Wirfs-Brock" w:date="2012-07-06T11:17:00Z">
        <w:r w:rsidR="00B16202">
          <w:rPr>
            <w:rFonts w:ascii="Helvetica" w:hAnsi="Helvetica"/>
          </w:rPr>
          <w:t xml:space="preserve"> code point</w:t>
        </w:r>
      </w:ins>
      <w:ins w:id="729" w:author="Rev 9 Allen Wirfs-Brock" w:date="2012-07-06T11:27:00Z">
        <w:r w:rsidR="00854991">
          <w:rPr>
            <w:rFonts w:ascii="Helvetica" w:hAnsi="Helvetica"/>
          </w:rPr>
          <w:t xml:space="preserve"> value, </w:t>
        </w:r>
      </w:ins>
      <w:ins w:id="730" w:author="Rev 9 Allen Wirfs-Brock" w:date="2012-07-06T11:28:00Z">
        <w:r w:rsidR="00854991">
          <w:rPr>
            <w:rFonts w:ascii="Times New Roman" w:hAnsi="Times New Roman"/>
            <w:i/>
          </w:rPr>
          <w:t>cp</w:t>
        </w:r>
      </w:ins>
      <w:ins w:id="731" w:author="Rev 9 Allen Wirfs-Brock" w:date="2012-07-06T11:27:00Z">
        <w:r w:rsidR="00854991">
          <w:rPr>
            <w:rFonts w:ascii="Helvetica" w:hAnsi="Helvetica"/>
          </w:rPr>
          <w:t>,</w:t>
        </w:r>
      </w:ins>
      <w:ins w:id="732" w:author="Rev 9 Allen Wirfs-Brock" w:date="2012-07-06T11:17:00Z">
        <w:r w:rsidR="00B16202">
          <w:rPr>
            <w:rFonts w:ascii="Helvetica" w:hAnsi="Helvetica"/>
          </w:rPr>
          <w:t xml:space="preserve"> </w:t>
        </w:r>
      </w:ins>
      <w:ins w:id="733" w:author="Rev 9 Allen Wirfs-Brock" w:date="2012-07-02T10:22:00Z">
        <w:r w:rsidRPr="009C6441">
          <w:rPr>
            <w:rFonts w:ascii="Helvetica" w:hAnsi="Helvetica"/>
          </w:rPr>
          <w:t>is deterimined as follows:</w:t>
        </w:r>
      </w:ins>
    </w:p>
    <w:p w14:paraId="69B035DF" w14:textId="77777777" w:rsidR="00854991" w:rsidRDefault="00854991" w:rsidP="00854991">
      <w:pPr>
        <w:pStyle w:val="Alg4"/>
        <w:numPr>
          <w:ilvl w:val="0"/>
          <w:numId w:val="820"/>
        </w:numPr>
        <w:spacing w:after="220"/>
        <w:contextualSpacing/>
        <w:rPr>
          <w:ins w:id="734" w:author="Rev 9 Allen Wirfs-Brock" w:date="2012-07-06T11:28:00Z"/>
        </w:rPr>
      </w:pPr>
      <w:ins w:id="735" w:author="Rev 9 Allen Wirfs-Brock" w:date="2012-07-06T11:28:00Z">
        <w:r>
          <w:t>Assert: 0 ≤ cp ≤</w:t>
        </w:r>
      </w:ins>
      <w:ins w:id="736" w:author="Rev 9 Allen Wirfs-Brock" w:date="2012-07-06T11:30:00Z">
        <w:r>
          <w:t xml:space="preserve"> </w:t>
        </w:r>
      </w:ins>
      <w:ins w:id="737" w:author="Rev 9 Allen Wirfs-Brock" w:date="2012-07-06T17:39:00Z">
        <w:r w:rsidR="002875BF">
          <w:t>0x10FFFF</w:t>
        </w:r>
      </w:ins>
    </w:p>
    <w:p w14:paraId="280F992F" w14:textId="77777777" w:rsidR="0005243C" w:rsidRDefault="0005243C" w:rsidP="0005243C">
      <w:pPr>
        <w:pStyle w:val="Alg4"/>
        <w:numPr>
          <w:ilvl w:val="0"/>
          <w:numId w:val="820"/>
        </w:numPr>
        <w:spacing w:after="220"/>
        <w:contextualSpacing/>
        <w:rPr>
          <w:ins w:id="738" w:author="Rev 9 Allen Wirfs-Brock" w:date="2012-07-02T10:27:00Z"/>
        </w:rPr>
      </w:pPr>
      <w:ins w:id="739" w:author="Rev 9 Allen Wirfs-Brock" w:date="2012-07-02T10:27:00Z">
        <w:r>
          <w:t xml:space="preserve">If </w:t>
        </w:r>
        <w:r w:rsidRPr="0005243C">
          <w:rPr>
            <w:i/>
          </w:rPr>
          <w:t>cp</w:t>
        </w:r>
        <w:r>
          <w:t xml:space="preserve"> </w:t>
        </w:r>
      </w:ins>
      <w:ins w:id="740" w:author="Rev 9 Allen Wirfs-Brock" w:date="2012-07-02T10:28:00Z">
        <w:r>
          <w:t xml:space="preserve">≤ 65535, then return </w:t>
        </w:r>
        <w:r w:rsidRPr="0005243C">
          <w:rPr>
            <w:i/>
          </w:rPr>
          <w:t>cp</w:t>
        </w:r>
        <w:r>
          <w:t>.</w:t>
        </w:r>
      </w:ins>
    </w:p>
    <w:p w14:paraId="79746C7F" w14:textId="77777777" w:rsidR="0005243C" w:rsidRDefault="0005243C" w:rsidP="0005243C">
      <w:pPr>
        <w:pStyle w:val="Alg4"/>
        <w:numPr>
          <w:ilvl w:val="0"/>
          <w:numId w:val="820"/>
        </w:numPr>
        <w:spacing w:after="220"/>
        <w:contextualSpacing/>
        <w:rPr>
          <w:ins w:id="741" w:author="Rev 9 Allen Wirfs-Brock" w:date="2012-07-02T10:30:00Z"/>
        </w:rPr>
      </w:pPr>
      <w:ins w:id="742" w:author="Rev 9 Allen Wirfs-Brock" w:date="2012-07-02T10:30:00Z">
        <w:r>
          <w:t xml:space="preserve">Let </w:t>
        </w:r>
        <w:r w:rsidRPr="00A409AF">
          <w:rPr>
            <w:i/>
          </w:rPr>
          <w:t>cu1</w:t>
        </w:r>
        <w:r>
          <w:t xml:space="preserve"> be </w:t>
        </w:r>
      </w:ins>
      <w:ins w:id="743" w:author="Rev 9 Allen Wirfs-Brock" w:date="2012-07-02T10:40:00Z">
        <w:r w:rsidR="00004D18">
          <w:t>floor</w:t>
        </w:r>
      </w:ins>
      <w:ins w:id="744" w:author="Rev 9 Allen Wirfs-Brock" w:date="2012-07-02T10:33:00Z">
        <w:r w:rsidR="00004D18">
          <w:t>(</w:t>
        </w:r>
      </w:ins>
      <w:ins w:id="745" w:author="Rev 9 Allen Wirfs-Brock" w:date="2012-07-02T10:32:00Z">
        <w:r w:rsidR="00004D18">
          <w:t>(</w:t>
        </w:r>
      </w:ins>
      <w:ins w:id="746" w:author="Rev 9 Allen Wirfs-Brock" w:date="2012-07-02T10:30:00Z">
        <w:r w:rsidRPr="00A409AF">
          <w:rPr>
            <w:i/>
          </w:rPr>
          <w:t>cp</w:t>
        </w:r>
        <w:r>
          <w:t xml:space="preserve"> </w:t>
        </w:r>
      </w:ins>
      <w:ins w:id="747" w:author="Rev 9 Allen Wirfs-Brock" w:date="2012-07-02T10:32:00Z">
        <w:r w:rsidR="00004D18">
          <w:t>–</w:t>
        </w:r>
      </w:ins>
      <w:ins w:id="748" w:author="Rev 9 Allen Wirfs-Brock" w:date="2012-07-02T10:30:00Z">
        <w:r>
          <w:t xml:space="preserve"> 65536</w:t>
        </w:r>
      </w:ins>
      <w:ins w:id="749" w:author="Rev 9 Allen Wirfs-Brock" w:date="2012-07-02T10:32:00Z">
        <w:r w:rsidR="00004D18">
          <w:t xml:space="preserve">) </w:t>
        </w:r>
      </w:ins>
      <w:ins w:id="750" w:author="Rev 9 Allen Wirfs-Brock" w:date="2012-07-02T10:39:00Z">
        <w:r w:rsidR="00004D18">
          <w:t>/</w:t>
        </w:r>
      </w:ins>
      <w:ins w:id="751" w:author="Rev 9 Allen Wirfs-Brock" w:date="2012-07-02T10:32:00Z">
        <w:r w:rsidR="00004D18">
          <w:t xml:space="preserve"> 1024</w:t>
        </w:r>
      </w:ins>
      <w:ins w:id="752" w:author="Rev 9 Allen Wirfs-Brock" w:date="2012-07-02T10:33:00Z">
        <w:r w:rsidR="00004D18">
          <w:t xml:space="preserve">) + </w:t>
        </w:r>
      </w:ins>
      <w:ins w:id="753" w:author="Rev 9 Allen Wirfs-Brock" w:date="2012-07-02T10:35:00Z">
        <w:r w:rsidR="00004D18">
          <w:t xml:space="preserve">55296. </w:t>
        </w:r>
      </w:ins>
      <w:ins w:id="754" w:author="Rev 9 Allen Wirfs-Brock" w:date="2012-07-02T10:37:00Z">
        <w:r w:rsidR="00004D18" w:rsidRPr="00A409AF">
          <w:rPr>
            <w:rFonts w:ascii="Arial" w:hAnsi="Arial" w:cs="Arial"/>
            <w:sz w:val="18"/>
            <w:szCs w:val="18"/>
          </w:rPr>
          <w:t>NOTE</w:t>
        </w:r>
      </w:ins>
      <w:ins w:id="755" w:author="Rev 9 Allen Wirfs-Brock" w:date="2012-07-02T10:35:00Z">
        <w:r w:rsidR="00004D18" w:rsidRPr="00A409AF">
          <w:rPr>
            <w:sz w:val="18"/>
            <w:szCs w:val="18"/>
          </w:rPr>
          <w:t xml:space="preserve"> 5</w:t>
        </w:r>
      </w:ins>
      <w:ins w:id="756" w:author="Rev 9 Allen Wirfs-Brock" w:date="2012-07-06T11:20:00Z">
        <w:r w:rsidR="00854991">
          <w:rPr>
            <w:sz w:val="18"/>
            <w:szCs w:val="18"/>
          </w:rPr>
          <w:t>5</w:t>
        </w:r>
      </w:ins>
      <w:ins w:id="757" w:author="Rev 9 Allen Wirfs-Brock" w:date="2012-07-02T10:35:00Z">
        <w:r w:rsidR="00004D18" w:rsidRPr="00A409AF">
          <w:rPr>
            <w:sz w:val="18"/>
            <w:szCs w:val="18"/>
          </w:rPr>
          <w:t>296 is 0x</w:t>
        </w:r>
      </w:ins>
      <w:ins w:id="758" w:author="Rev 9 Allen Wirfs-Brock" w:date="2012-07-02T10:36:00Z">
        <w:r w:rsidR="00004D18" w:rsidRPr="00A409AF">
          <w:rPr>
            <w:sz w:val="18"/>
            <w:szCs w:val="18"/>
          </w:rPr>
          <w:t>D800</w:t>
        </w:r>
      </w:ins>
      <w:ins w:id="759" w:author="Rev 9 Allen Wirfs-Brock" w:date="2012-07-02T10:37:00Z">
        <w:r w:rsidR="00004D18" w:rsidRPr="00A409AF">
          <w:rPr>
            <w:sz w:val="18"/>
            <w:szCs w:val="18"/>
          </w:rPr>
          <w:t>.</w:t>
        </w:r>
      </w:ins>
    </w:p>
    <w:p w14:paraId="02734ED5" w14:textId="77777777" w:rsidR="00004D18" w:rsidRDefault="00004D18" w:rsidP="0005243C">
      <w:pPr>
        <w:pStyle w:val="Alg4"/>
        <w:numPr>
          <w:ilvl w:val="0"/>
          <w:numId w:val="820"/>
        </w:numPr>
        <w:spacing w:after="220"/>
        <w:contextualSpacing/>
        <w:rPr>
          <w:ins w:id="760" w:author="Rev 9 Allen Wirfs-Brock" w:date="2012-07-02T10:38:00Z"/>
        </w:rPr>
      </w:pPr>
      <w:ins w:id="761" w:author="Rev 9 Allen Wirfs-Brock" w:date="2012-07-02T10:38:00Z">
        <w:r>
          <w:t xml:space="preserve">Let </w:t>
        </w:r>
        <w:r w:rsidRPr="00A409AF">
          <w:rPr>
            <w:i/>
          </w:rPr>
          <w:t>cu2</w:t>
        </w:r>
        <w:r>
          <w:t xml:space="preserve"> be ((</w:t>
        </w:r>
        <w:r w:rsidRPr="00A409AF">
          <w:rPr>
            <w:i/>
          </w:rPr>
          <w:t>cp</w:t>
        </w:r>
        <w:r>
          <w:t xml:space="preserve"> </w:t>
        </w:r>
      </w:ins>
      <w:ins w:id="762" w:author="Rev 9 Allen Wirfs-Brock" w:date="2012-07-02T10:43:00Z">
        <w:r w:rsidR="00A409AF">
          <w:t xml:space="preserve">– 65536) </w:t>
        </w:r>
      </w:ins>
      <w:ins w:id="763" w:author="Rev 9 Allen Wirfs-Brock" w:date="2012-07-02T10:44:00Z">
        <w:r w:rsidR="00A409AF">
          <w:t>modulo</w:t>
        </w:r>
      </w:ins>
      <w:ins w:id="764" w:author="Rev 9 Allen Wirfs-Brock" w:date="2012-07-02T10:43:00Z">
        <w:r w:rsidR="00A409AF">
          <w:t xml:space="preserve"> 1024)</w:t>
        </w:r>
      </w:ins>
      <w:ins w:id="765" w:author="Rev 9 Allen Wirfs-Brock" w:date="2012-07-02T10:46:00Z">
        <w:r w:rsidR="00A409AF" w:rsidRPr="00A409AF">
          <w:t xml:space="preserve"> </w:t>
        </w:r>
        <w:r w:rsidR="00A409AF">
          <w:t xml:space="preserve">+ 56320. </w:t>
        </w:r>
        <w:r w:rsidR="00A409AF" w:rsidRPr="00D639BE">
          <w:rPr>
            <w:rFonts w:ascii="Arial" w:hAnsi="Arial" w:cs="Arial"/>
            <w:sz w:val="18"/>
            <w:szCs w:val="18"/>
          </w:rPr>
          <w:t>NOTE</w:t>
        </w:r>
        <w:r w:rsidR="00A409AF" w:rsidRPr="00D639BE">
          <w:rPr>
            <w:sz w:val="18"/>
            <w:szCs w:val="18"/>
          </w:rPr>
          <w:t xml:space="preserve"> 5</w:t>
        </w:r>
      </w:ins>
      <w:ins w:id="766" w:author="Rev 9 Allen Wirfs-Brock" w:date="2012-07-06T11:19:00Z">
        <w:r w:rsidR="00854991">
          <w:rPr>
            <w:sz w:val="18"/>
            <w:szCs w:val="18"/>
          </w:rPr>
          <w:t>6</w:t>
        </w:r>
      </w:ins>
      <w:ins w:id="767" w:author="Rev 9 Allen Wirfs-Brock" w:date="2012-07-02T10:47:00Z">
        <w:r w:rsidR="00A409AF">
          <w:rPr>
            <w:sz w:val="18"/>
            <w:szCs w:val="18"/>
          </w:rPr>
          <w:t>320</w:t>
        </w:r>
      </w:ins>
      <w:ins w:id="768" w:author="Rev 9 Allen Wirfs-Brock" w:date="2012-07-02T10:46:00Z">
        <w:r w:rsidR="00A409AF" w:rsidRPr="00D639BE">
          <w:rPr>
            <w:sz w:val="18"/>
            <w:szCs w:val="18"/>
          </w:rPr>
          <w:t xml:space="preserve"> is 0xD</w:t>
        </w:r>
      </w:ins>
      <w:ins w:id="769" w:author="Rev 9 Allen Wirfs-Brock" w:date="2012-07-02T10:47:00Z">
        <w:r w:rsidR="00A409AF">
          <w:rPr>
            <w:sz w:val="18"/>
            <w:szCs w:val="18"/>
          </w:rPr>
          <w:t>C</w:t>
        </w:r>
      </w:ins>
      <w:ins w:id="770" w:author="Rev 9 Allen Wirfs-Brock" w:date="2012-07-02T10:46:00Z">
        <w:r w:rsidR="00A409AF" w:rsidRPr="00D639BE">
          <w:rPr>
            <w:sz w:val="18"/>
            <w:szCs w:val="18"/>
          </w:rPr>
          <w:t>00.</w:t>
        </w:r>
      </w:ins>
    </w:p>
    <w:p w14:paraId="1CA3FD40" w14:textId="77777777" w:rsidR="0005243C" w:rsidRPr="00680F64" w:rsidRDefault="0005243C" w:rsidP="00680F64">
      <w:pPr>
        <w:pStyle w:val="Alg4"/>
        <w:numPr>
          <w:ilvl w:val="0"/>
          <w:numId w:val="820"/>
        </w:numPr>
        <w:spacing w:after="220"/>
        <w:contextualSpacing/>
        <w:rPr>
          <w:ins w:id="771" w:author="Rev 9 Allen Wirfs-Brock" w:date="2012-07-02T10:17:00Z"/>
        </w:rPr>
      </w:pPr>
      <w:ins w:id="772" w:author="Rev 9 Allen Wirfs-Brock" w:date="2012-07-02T10:23:00Z">
        <w:r>
          <w:t xml:space="preserve">Return </w:t>
        </w:r>
      </w:ins>
      <w:ins w:id="773" w:author="Rev 9 Allen Wirfs-Brock" w:date="2012-07-02T10:48:00Z">
        <w:r w:rsidR="00A409AF">
          <w:t xml:space="preserve">the </w:t>
        </w:r>
      </w:ins>
      <w:ins w:id="774" w:author="Rev 9 Allen Wirfs-Brock" w:date="2012-07-02T10:47:00Z">
        <w:r w:rsidR="00A409AF">
          <w:t xml:space="preserve">code unit sequence consisting of </w:t>
        </w:r>
        <w:r w:rsidR="00A409AF" w:rsidRPr="00A409AF">
          <w:rPr>
            <w:i/>
          </w:rPr>
          <w:t>cu1</w:t>
        </w:r>
        <w:r w:rsidR="00A409AF">
          <w:t xml:space="preserve"> followed by </w:t>
        </w:r>
        <w:r w:rsidR="00A409AF" w:rsidRPr="00A409AF">
          <w:rPr>
            <w:i/>
          </w:rPr>
          <w:t>cu2</w:t>
        </w:r>
        <w:r w:rsidR="00A409AF">
          <w:t>.</w:t>
        </w:r>
      </w:ins>
    </w:p>
    <w:p w14:paraId="5A3738BF" w14:textId="77777777" w:rsidR="004C02EF" w:rsidRPr="00E77497" w:rsidRDefault="004C02EF" w:rsidP="004C02EF">
      <w:pPr>
        <w:pStyle w:val="1"/>
        <w:numPr>
          <w:ilvl w:val="0"/>
          <w:numId w:val="0"/>
        </w:numPr>
      </w:pPr>
      <w:bookmarkStart w:id="775" w:name="_Toc329528653"/>
      <w:r w:rsidRPr="00E77497">
        <w:t>7</w:t>
      </w:r>
      <w:r w:rsidRPr="00E77497">
        <w:tab/>
        <w:t>Lexical Convention</w:t>
      </w:r>
      <w:bookmarkEnd w:id="700"/>
      <w:bookmarkEnd w:id="701"/>
      <w:bookmarkEnd w:id="702"/>
      <w:bookmarkEnd w:id="703"/>
      <w:bookmarkEnd w:id="704"/>
      <w:bookmarkEnd w:id="705"/>
      <w:bookmarkEnd w:id="706"/>
      <w:bookmarkEnd w:id="707"/>
      <w:bookmarkEnd w:id="708"/>
      <w:r w:rsidRPr="00E77497">
        <w:t>s</w:t>
      </w:r>
      <w:bookmarkEnd w:id="710"/>
      <w:bookmarkEnd w:id="711"/>
      <w:bookmarkEnd w:id="712"/>
      <w:bookmarkEnd w:id="713"/>
      <w:bookmarkEnd w:id="714"/>
      <w:bookmarkEnd w:id="715"/>
      <w:bookmarkEnd w:id="716"/>
      <w:bookmarkEnd w:id="717"/>
      <w:bookmarkEnd w:id="775"/>
    </w:p>
    <w:p w14:paraId="1388E695" w14:textId="77777777" w:rsidR="004C02EF" w:rsidRPr="00E77497" w:rsidRDefault="004C02EF" w:rsidP="004C02EF">
      <w:r w:rsidRPr="00E77497">
        <w:t>The source text of an ECMAScript program is first converted into a sequence of input elements, which are tokens, line terminators, comments, or white space. The source text is scanned from left to right, repeatedly taking the longest possible sequence of characters as the next input element.</w:t>
      </w:r>
    </w:p>
    <w:p w14:paraId="0602AAE3" w14:textId="77777777" w:rsidR="004C02EF" w:rsidRPr="00E77497" w:rsidRDefault="00256F98" w:rsidP="004C02EF">
      <w:ins w:id="776" w:author="Rev 9 Allen Wirfs-Brock" w:date="2012-06-24T08:35:00Z">
        <w:r>
          <w:t xml:space="preserve">There are several situations where the </w:t>
        </w:r>
      </w:ins>
      <w:ins w:id="777" w:author="Rev 9 Allen Wirfs-Brock" w:date="2012-06-24T08:36:00Z">
        <w:r>
          <w:t>identification</w:t>
        </w:r>
      </w:ins>
      <w:ins w:id="778" w:author="Rev 9 Allen Wirfs-Brock" w:date="2012-06-24T08:35:00Z">
        <w:r>
          <w:t xml:space="preserve"> </w:t>
        </w:r>
      </w:ins>
      <w:ins w:id="779" w:author="Rev 9 Allen Wirfs-Brock" w:date="2012-06-24T08:36:00Z">
        <w:r>
          <w:t xml:space="preserve">of lexical input elements is </w:t>
        </w:r>
      </w:ins>
      <w:ins w:id="780" w:author="Rev 9 Allen Wirfs-Brock" w:date="2012-06-24T08:37:00Z">
        <w:r>
          <w:t>sensitive</w:t>
        </w:r>
      </w:ins>
      <w:ins w:id="781" w:author="Rev 9 Allen Wirfs-Brock" w:date="2012-06-24T08:36:00Z">
        <w:r>
          <w:t xml:space="preserve"> </w:t>
        </w:r>
      </w:ins>
      <w:ins w:id="782" w:author="Rev 9 Allen Wirfs-Brock" w:date="2012-06-24T08:37:00Z">
        <w:r>
          <w:t>to the syntactic grammar context that is consuming the inpout elements.</w:t>
        </w:r>
      </w:ins>
      <w:ins w:id="783" w:author="Rev 9 Allen Wirfs-Brock" w:date="2012-06-24T08:36:00Z">
        <w:r>
          <w:t xml:space="preserve"> </w:t>
        </w:r>
      </w:ins>
      <w:del w:id="784" w:author="Rev 9 Allen Wirfs-Brock" w:date="2012-06-24T08:38:00Z">
        <w:r w:rsidR="004C02EF" w:rsidRPr="00E77497" w:rsidDel="00256F98">
          <w:delText xml:space="preserve">There </w:delText>
        </w:r>
      </w:del>
      <w:ins w:id="785" w:author="Rev 9 Allen Wirfs-Brock" w:date="2012-06-24T08:38:00Z">
        <w:r>
          <w:t xml:space="preserve">This requires multiple </w:t>
        </w:r>
      </w:ins>
      <w:del w:id="786" w:author="Rev 9 Allen Wirfs-Brock" w:date="2012-06-24T08:38:00Z">
        <w:r w:rsidR="004C02EF" w:rsidRPr="00E77497" w:rsidDel="00256F98">
          <w:delText xml:space="preserve">are two </w:delText>
        </w:r>
      </w:del>
      <w:r w:rsidR="004C02EF" w:rsidRPr="00E77497">
        <w:t xml:space="preserve">goal symbols for the lexical grammar. The </w:t>
      </w:r>
      <w:r w:rsidR="004C02EF" w:rsidRPr="00E77497">
        <w:rPr>
          <w:rStyle w:val="bnf"/>
        </w:rPr>
        <w:t>InputElementDiv</w:t>
      </w:r>
      <w:r w:rsidR="004C02EF" w:rsidRPr="00E77497">
        <w:t xml:space="preserve"> </w:t>
      </w:r>
      <w:ins w:id="787" w:author="Rev 9 Allen Wirfs-Brock" w:date="2012-06-24T08:41:00Z">
        <w:r>
          <w:t xml:space="preserve">goal </w:t>
        </w:r>
      </w:ins>
      <w:r w:rsidR="004C02EF" w:rsidRPr="00E77497">
        <w:t xml:space="preserve">symbol is </w:t>
      </w:r>
      <w:ins w:id="788" w:author="Rev 9 Allen Wirfs-Brock" w:date="2012-07-06T14:16:00Z">
        <w:r w:rsidR="001B5C6D">
          <w:t xml:space="preserve">the default goal symbol and is </w:t>
        </w:r>
      </w:ins>
      <w:r w:rsidR="004C02EF" w:rsidRPr="00E77497">
        <w:t>used in those syntactic grammar contexts where a leading division (</w:t>
      </w:r>
      <w:r w:rsidR="004C02EF" w:rsidRPr="00E77497">
        <w:rPr>
          <w:rFonts w:ascii="Courier New" w:hAnsi="Courier New"/>
          <w:b/>
        </w:rPr>
        <w:t>/</w:t>
      </w:r>
      <w:r w:rsidR="004C02EF" w:rsidRPr="00E77497">
        <w:t>) or division-assignment (</w:t>
      </w:r>
      <w:r w:rsidR="004C02EF" w:rsidRPr="00E77497">
        <w:rPr>
          <w:rFonts w:ascii="Courier New" w:hAnsi="Courier New"/>
          <w:b/>
        </w:rPr>
        <w:t>/=</w:t>
      </w:r>
      <w:r w:rsidR="004C02EF" w:rsidRPr="00E77497">
        <w:t xml:space="preserve">) operator is permitted. The </w:t>
      </w:r>
      <w:r w:rsidR="004C02EF" w:rsidRPr="00E77497">
        <w:rPr>
          <w:rStyle w:val="bnf"/>
        </w:rPr>
        <w:t>InputElementRegExp</w:t>
      </w:r>
      <w:r w:rsidR="004C02EF" w:rsidRPr="00E77497">
        <w:t xml:space="preserve"> </w:t>
      </w:r>
      <w:ins w:id="789" w:author="Rev 9 Allen Wirfs-Brock" w:date="2012-06-24T08:41:00Z">
        <w:r>
          <w:t xml:space="preserve">goal </w:t>
        </w:r>
      </w:ins>
      <w:r w:rsidR="004C02EF" w:rsidRPr="00E77497">
        <w:t xml:space="preserve">symbol is used in </w:t>
      </w:r>
      <w:ins w:id="790" w:author="Rev 9 Allen Wirfs-Brock" w:date="2012-06-24T13:40:00Z">
        <w:r w:rsidR="00FD73A2">
          <w:t xml:space="preserve">all </w:t>
        </w:r>
      </w:ins>
      <w:del w:id="791" w:author="Rev 9 Allen Wirfs-Brock" w:date="2012-07-06T14:16:00Z">
        <w:r w:rsidR="004C02EF" w:rsidRPr="00E77497" w:rsidDel="001B5C6D">
          <w:delText xml:space="preserve">other </w:delText>
        </w:r>
      </w:del>
      <w:r w:rsidR="004C02EF" w:rsidRPr="00E77497">
        <w:t>syntactic grammar contexts</w:t>
      </w:r>
      <w:ins w:id="792" w:author="Rev 9 Allen Wirfs-Brock" w:date="2012-06-24T08:40:00Z">
        <w:r>
          <w:t xml:space="preserve"> where a </w:t>
        </w:r>
        <w:r w:rsidRPr="00F94059">
          <w:rPr>
            <w:rStyle w:val="bnf"/>
          </w:rPr>
          <w:t>RegularExpressionLiteral</w:t>
        </w:r>
        <w:r>
          <w:t xml:space="preserve"> is permitted</w:t>
        </w:r>
      </w:ins>
      <w:r w:rsidR="004C02EF" w:rsidRPr="00E77497">
        <w:t>.</w:t>
      </w:r>
      <w:ins w:id="793" w:author="Rev 9 Allen Wirfs-Brock" w:date="2012-06-24T08:41:00Z">
        <w:r>
          <w:t xml:space="preserve"> The </w:t>
        </w:r>
      </w:ins>
      <w:ins w:id="794" w:author="Rev 9 Allen Wirfs-Brock" w:date="2012-06-24T13:42:00Z">
        <w:r w:rsidR="000B02F1" w:rsidRPr="00E77497">
          <w:rPr>
            <w:rStyle w:val="bnf"/>
          </w:rPr>
          <w:t>InputElement</w:t>
        </w:r>
      </w:ins>
      <w:ins w:id="795" w:author="Rev 9 Allen Wirfs-Brock" w:date="2012-06-24T08:51:00Z">
        <w:r>
          <w:rPr>
            <w:rStyle w:val="bnf"/>
          </w:rPr>
          <w:t>QuasiTail</w:t>
        </w:r>
      </w:ins>
      <w:ins w:id="796" w:author="Rev 9 Allen Wirfs-Brock" w:date="2012-06-24T08:42:00Z">
        <w:r w:rsidRPr="00E77497">
          <w:t xml:space="preserve"> </w:t>
        </w:r>
        <w:r>
          <w:t>goal</w:t>
        </w:r>
      </w:ins>
      <w:ins w:id="797" w:author="Rev 9 Allen Wirfs-Brock" w:date="2012-06-24T08:52:00Z">
        <w:r w:rsidR="00F94059">
          <w:t xml:space="preserve"> is used in </w:t>
        </w:r>
      </w:ins>
      <w:ins w:id="798" w:author="Rev 9 Allen Wirfs-Brock" w:date="2012-06-24T13:32:00Z">
        <w:r w:rsidR="00FD73A2" w:rsidRPr="00E77497">
          <w:t>syntactic grammar contexts</w:t>
        </w:r>
        <w:r w:rsidR="00FD73A2">
          <w:t xml:space="preserve"> </w:t>
        </w:r>
      </w:ins>
      <w:ins w:id="799" w:author="Rev 9 Allen Wirfs-Brock" w:date="2012-06-24T08:53:00Z">
        <w:r w:rsidR="00F94059">
          <w:t xml:space="preserve">where a </w:t>
        </w:r>
        <w:r w:rsidR="00F94059" w:rsidRPr="00F94059">
          <w:rPr>
            <w:rStyle w:val="bnf"/>
          </w:rPr>
          <w:t>QuasiLiteral</w:t>
        </w:r>
        <w:r w:rsidR="00F94059">
          <w:t xml:space="preserve"> logically continues after a substitution element.</w:t>
        </w:r>
      </w:ins>
    </w:p>
    <w:p w14:paraId="2F628841" w14:textId="77777777" w:rsidR="004C02EF" w:rsidRPr="00E77497" w:rsidRDefault="004C02EF" w:rsidP="004C02EF">
      <w:pPr>
        <w:pStyle w:val="Note"/>
        <w:rPr>
          <w:i/>
        </w:rPr>
      </w:pPr>
      <w:commentRangeStart w:id="800"/>
      <w:r w:rsidRPr="00E77497">
        <w:t>NOTE</w:t>
      </w:r>
      <w:commentRangeEnd w:id="800"/>
      <w:r w:rsidR="00F94059">
        <w:rPr>
          <w:rStyle w:val="af3"/>
        </w:rPr>
        <w:commentReference w:id="800"/>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7.9); in examples such as the following:</w:t>
      </w:r>
    </w:p>
    <w:p w14:paraId="7211EB85"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14:paraId="34853937" w14:textId="77777777"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75F0BC08"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2F6A82EE" w14:textId="77777777" w:rsidR="004C02EF" w:rsidRPr="00E65A34" w:rsidRDefault="004C02EF" w:rsidP="004C02EF">
      <w:pPr>
        <w:pStyle w:val="Syntax"/>
      </w:pPr>
      <w:r w:rsidRPr="004D1BD1">
        <w:t>Syntax</w:t>
      </w:r>
    </w:p>
    <w:p w14:paraId="242DC066" w14:textId="77777777" w:rsidR="004C02EF" w:rsidRPr="009C202C" w:rsidRDefault="004C02EF" w:rsidP="004C02EF">
      <w:pPr>
        <w:pStyle w:val="SyntaxRule"/>
      </w:pPr>
      <w:bookmarkStart w:id="801" w:name="_Ref451679175"/>
      <w:bookmarkStart w:id="802" w:name="_Ref378386056"/>
      <w:bookmarkStart w:id="803" w:name="_Toc381513617"/>
      <w:bookmarkStart w:id="804" w:name="_Toc382202759"/>
      <w:bookmarkStart w:id="805" w:name="_Toc382202979"/>
      <w:bookmarkStart w:id="806" w:name="_Toc382212139"/>
      <w:bookmarkStart w:id="807" w:name="_Toc382212318"/>
      <w:bookmarkStart w:id="808" w:name="_Toc382291484"/>
      <w:bookmarkStart w:id="809" w:name="_Toc385672119"/>
      <w:bookmarkStart w:id="810" w:name="_Toc393690210"/>
      <w:bookmarkStart w:id="811" w:name="_Ref449966391"/>
      <w:r w:rsidRPr="009C202C">
        <w:t xml:space="preserve">InputElementDiv </w:t>
      </w:r>
      <w:r w:rsidRPr="009C202C">
        <w:rPr>
          <w:rFonts w:ascii="Arial" w:hAnsi="Arial" w:cs="Arial"/>
          <w:b/>
          <w:i w:val="0"/>
        </w:rPr>
        <w:t>::</w:t>
      </w:r>
    </w:p>
    <w:p w14:paraId="0A3ADE07" w14:textId="77777777"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00CB3BD8">
        <w:br/>
      </w:r>
      <w:ins w:id="812" w:author="Rev 9 Allen Wirfs-Brock" w:date="2012-06-24T13:58:00Z">
        <w:r w:rsidR="00CB3BD8">
          <w:t>RightBrace</w:t>
        </w:r>
        <w:r w:rsidR="00CB3BD8" w:rsidRPr="00E77497">
          <w:t>Punctuator</w:t>
        </w:r>
      </w:ins>
      <w:r w:rsidRPr="00675B74">
        <w:br/>
      </w:r>
    </w:p>
    <w:p w14:paraId="0F646546" w14:textId="77777777" w:rsidR="004C02EF" w:rsidRPr="00E77497" w:rsidRDefault="004C02EF" w:rsidP="004C02EF">
      <w:pPr>
        <w:pStyle w:val="SyntaxRule"/>
      </w:pPr>
      <w:r w:rsidRPr="00E77497">
        <w:t xml:space="preserve">InputElementRegExp </w:t>
      </w:r>
      <w:r w:rsidRPr="00E77497">
        <w:rPr>
          <w:rFonts w:ascii="Arial" w:hAnsi="Arial" w:cs="Arial"/>
          <w:b/>
          <w:i w:val="0"/>
        </w:rPr>
        <w:t>::</w:t>
      </w:r>
    </w:p>
    <w:p w14:paraId="198DE0C9" w14:textId="77777777"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r>
      <w:ins w:id="813" w:author="Rev 9 Allen Wirfs-Brock" w:date="2012-06-24T13:58:00Z">
        <w:r w:rsidR="00CB3BD8">
          <w:t>RightBrace</w:t>
        </w:r>
        <w:r w:rsidR="00CB3BD8" w:rsidRPr="00E77497">
          <w:t>Punctuator</w:t>
        </w:r>
      </w:ins>
      <w:r w:rsidR="00CB3BD8" w:rsidRPr="00E77497">
        <w:t xml:space="preserve"> </w:t>
      </w:r>
      <w:r w:rsidR="00CB3BD8">
        <w:br/>
      </w:r>
      <w:r w:rsidRPr="00E77497">
        <w:t>RegularExpressionLiteral</w:t>
      </w:r>
    </w:p>
    <w:p w14:paraId="72F534E4" w14:textId="77777777" w:rsidR="00FD73A2" w:rsidRPr="009C202C" w:rsidRDefault="00FD73A2" w:rsidP="00FD73A2">
      <w:pPr>
        <w:pStyle w:val="SyntaxRule"/>
        <w:rPr>
          <w:ins w:id="814" w:author="Rev 9 Allen Wirfs-Brock" w:date="2012-06-24T13:42:00Z"/>
        </w:rPr>
      </w:pPr>
      <w:bookmarkStart w:id="815" w:name="_Ref456028559"/>
      <w:bookmarkStart w:id="816" w:name="_Toc472818754"/>
      <w:bookmarkStart w:id="817" w:name="_Toc235503309"/>
      <w:bookmarkStart w:id="818" w:name="_Toc241509084"/>
      <w:bookmarkStart w:id="819" w:name="_Toc244416571"/>
      <w:bookmarkStart w:id="820" w:name="_Toc276630935"/>
      <w:ins w:id="821" w:author="Rev 9 Allen Wirfs-Brock" w:date="2012-06-24T13:42:00Z">
        <w:r w:rsidRPr="009C202C">
          <w:t>InputElement</w:t>
        </w:r>
      </w:ins>
      <w:ins w:id="822" w:author="Rev 9 Allen Wirfs-Brock" w:date="2012-06-24T13:43:00Z">
        <w:r w:rsidR="000B02F1">
          <w:t>QuasiTail</w:t>
        </w:r>
      </w:ins>
      <w:ins w:id="823" w:author="Rev 9 Allen Wirfs-Brock" w:date="2012-06-24T13:42:00Z">
        <w:r w:rsidRPr="009C202C">
          <w:t xml:space="preserve"> </w:t>
        </w:r>
        <w:r w:rsidRPr="009C202C">
          <w:rPr>
            <w:rFonts w:ascii="Arial" w:hAnsi="Arial" w:cs="Arial"/>
            <w:b/>
            <w:i w:val="0"/>
          </w:rPr>
          <w:t>::</w:t>
        </w:r>
      </w:ins>
    </w:p>
    <w:p w14:paraId="43FAFFAC" w14:textId="77777777" w:rsidR="00FD73A2" w:rsidRPr="00675B74" w:rsidRDefault="00FD73A2" w:rsidP="00FD73A2">
      <w:pPr>
        <w:pStyle w:val="SyntaxDefinition"/>
        <w:rPr>
          <w:ins w:id="824" w:author="Rev 9 Allen Wirfs-Brock" w:date="2012-06-24T13:42:00Z"/>
        </w:rPr>
      </w:pPr>
      <w:ins w:id="825" w:author="Rev 9 Allen Wirfs-Brock" w:date="2012-06-24T13:42:00Z">
        <w:r w:rsidRPr="00675B74">
          <w:t>WhiteSpace</w:t>
        </w:r>
        <w:r w:rsidRPr="00675B74">
          <w:br/>
          <w:t>LineTerminator</w:t>
        </w:r>
        <w:r w:rsidRPr="00675B74">
          <w:br/>
          <w:t>Comment</w:t>
        </w:r>
        <w:r w:rsidRPr="00675B74">
          <w:br/>
          <w:t>Token</w:t>
        </w:r>
        <w:r w:rsidRPr="00675B74">
          <w:br/>
          <w:t>DivPunctuator</w:t>
        </w:r>
      </w:ins>
      <w:ins w:id="826" w:author="Rev 9 Allen Wirfs-Brock" w:date="2012-06-24T13:46:00Z">
        <w:r w:rsidR="000B02F1">
          <w:br/>
        </w:r>
        <w:r w:rsidR="000B02F1" w:rsidRPr="008E7E56">
          <w:t>QuasiSubstitutionTail</w:t>
        </w:r>
      </w:ins>
      <w:ins w:id="827" w:author="Rev 9 Allen Wirfs-Brock" w:date="2012-06-24T13:42:00Z">
        <w:r w:rsidRPr="00675B74">
          <w:br/>
        </w:r>
      </w:ins>
    </w:p>
    <w:p w14:paraId="0F2F323E" w14:textId="77777777" w:rsidR="004C02EF" w:rsidRPr="00E77497" w:rsidRDefault="004C02EF" w:rsidP="004C02EF">
      <w:pPr>
        <w:pStyle w:val="20"/>
        <w:numPr>
          <w:ilvl w:val="0"/>
          <w:numId w:val="0"/>
        </w:numPr>
      </w:pPr>
      <w:bookmarkStart w:id="828" w:name="_Toc329528654"/>
      <w:r w:rsidRPr="00E77497">
        <w:t>7.1</w:t>
      </w:r>
      <w:r w:rsidRPr="00E77497">
        <w:tab/>
        <w:t>Unicode Format-Control Characters</w:t>
      </w:r>
      <w:bookmarkEnd w:id="801"/>
      <w:bookmarkEnd w:id="815"/>
      <w:bookmarkEnd w:id="816"/>
      <w:bookmarkEnd w:id="817"/>
      <w:bookmarkEnd w:id="818"/>
      <w:bookmarkEnd w:id="819"/>
      <w:bookmarkEnd w:id="820"/>
      <w:bookmarkEnd w:id="828"/>
    </w:p>
    <w:p w14:paraId="20A73650" w14:textId="77777777" w:rsidR="004C02EF" w:rsidRPr="00E77497" w:rsidRDefault="004C02EF" w:rsidP="004C02EF">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14:paraId="49DB60F8" w14:textId="77777777"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ins w:id="829" w:author="Rev 9 Allen Wirfs-Brock" w:date="2012-07-02T16:48:00Z">
        <w:r w:rsidR="003205F6">
          <w:t xml:space="preserve">, quasis, </w:t>
        </w:r>
      </w:ins>
      <w:r w:rsidRPr="00E77497">
        <w:t xml:space="preserve"> and regular expression literals.</w:t>
      </w:r>
    </w:p>
    <w:p w14:paraId="0023F5FF" w14:textId="77777777"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7EA0DA53" w14:textId="77777777"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7.2). </w:t>
      </w:r>
    </w:p>
    <w:p w14:paraId="7BE4A62D" w14:textId="77777777"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ins w:id="830" w:author="Rev 8 Allen Wirfs-Brock" w:date="2012-06-13T12:20:00Z">
        <w:r w:rsidR="00386630">
          <w:fldChar w:fldCharType="begin"/>
        </w:r>
        <w:r w:rsidR="00386630">
          <w:instrText xml:space="preserve"> REF _Ref327353382 \h </w:instrText>
        </w:r>
      </w:ins>
      <w:r w:rsidR="00386630">
        <w:fldChar w:fldCharType="separate"/>
      </w:r>
      <w:ins w:id="831" w:author="Rev 8 Allen Wirfs-Brock" w:date="2012-06-15T19:42:00Z">
        <w:r w:rsidR="00606E07">
          <w:t xml:space="preserve">Table </w:t>
        </w:r>
        <w:r w:rsidR="00606E07">
          <w:rPr>
            <w:noProof/>
          </w:rPr>
          <w:t>1</w:t>
        </w:r>
      </w:ins>
      <w:ins w:id="832" w:author="Rev 8 Allen Wirfs-Brock" w:date="2012-06-13T12:20:00Z">
        <w:r w:rsidR="00386630">
          <w:fldChar w:fldCharType="end"/>
        </w:r>
      </w:ins>
      <w:r w:rsidRPr="00E77497">
        <w:t>.</w:t>
      </w:r>
    </w:p>
    <w:p w14:paraId="0DC7F686" w14:textId="77777777" w:rsidR="004C02EF" w:rsidRPr="00E77497" w:rsidRDefault="00386630" w:rsidP="002F55F1">
      <w:pPr>
        <w:pStyle w:val="Tabletitle"/>
      </w:pPr>
      <w:bookmarkStart w:id="833" w:name="_Ref327353382"/>
      <w:ins w:id="834" w:author="Rev 8 Allen Wirfs-Brock" w:date="2012-06-13T12:17:00Z">
        <w:r>
          <w:t xml:space="preserve">Table </w:t>
        </w:r>
        <w:r>
          <w:fldChar w:fldCharType="begin"/>
        </w:r>
        <w:r>
          <w:instrText xml:space="preserve"> SEQ Table \* ARABIC </w:instrText>
        </w:r>
      </w:ins>
      <w:r>
        <w:fldChar w:fldCharType="separate"/>
      </w:r>
      <w:ins w:id="835" w:author="Rev 8 Allen Wirfs-Brock" w:date="2012-06-15T19:42:00Z">
        <w:r w:rsidR="00606E07">
          <w:rPr>
            <w:noProof/>
          </w:rPr>
          <w:t>1</w:t>
        </w:r>
      </w:ins>
      <w:ins w:id="836" w:author="Rev 8 Allen Wirfs-Brock" w:date="2012-06-13T12:17:00Z">
        <w:r>
          <w:fldChar w:fldCharType="end"/>
        </w:r>
      </w:ins>
      <w:bookmarkEnd w:id="833"/>
      <w:r w:rsidR="004C02EF"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2245"/>
        <w:gridCol w:w="2610"/>
        <w:gridCol w:w="2112"/>
        <w:gridCol w:w="1890"/>
      </w:tblGrid>
      <w:tr w:rsidR="004C02EF" w:rsidRPr="00E77497" w14:paraId="3ECD2091" w14:textId="7777777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4B4934FE" w14:textId="77777777" w:rsidR="004C02EF" w:rsidRPr="00E77497" w:rsidRDefault="004C02EF" w:rsidP="00F55BFC">
            <w:pPr>
              <w:keepNext/>
              <w:shd w:val="solid" w:color="C0C0C0" w:fill="FFFFFF"/>
              <w:spacing w:after="0"/>
              <w:jc w:val="left"/>
              <w:rPr>
                <w:b/>
                <w:i/>
                <w:color w:val="000000"/>
                <w:shd w:val="solid" w:color="C0C0C0" w:fill="FFFFFF"/>
              </w:rPr>
            </w:pPr>
            <w:r w:rsidRPr="00E77497">
              <w:rPr>
                <w:b/>
                <w:i/>
                <w:color w:val="000000"/>
                <w:shd w:val="solid" w:color="C0C0C0" w:fill="FFFFFF"/>
              </w:rPr>
              <w:t xml:space="preserve">Code </w:t>
            </w:r>
            <w:del w:id="837" w:author="Rev 9 Allen Wirfs-Brock" w:date="2012-07-02T16:35:00Z">
              <w:r w:rsidRPr="00E77497" w:rsidDel="00CA6077">
                <w:rPr>
                  <w:b/>
                  <w:i/>
                  <w:color w:val="000000"/>
                  <w:shd w:val="solid" w:color="C0C0C0" w:fill="FFFFFF"/>
                </w:rPr>
                <w:delText xml:space="preserve">Unit </w:delText>
              </w:r>
            </w:del>
            <w:ins w:id="838" w:author="Rev 9 Allen Wirfs-Brock" w:date="2012-07-02T16:35:00Z">
              <w:r w:rsidR="00CA6077">
                <w:rPr>
                  <w:b/>
                  <w:i/>
                  <w:color w:val="000000"/>
                  <w:shd w:val="solid" w:color="C0C0C0" w:fill="FFFFFF"/>
                </w:rPr>
                <w:t>Point</w:t>
              </w:r>
              <w:r w:rsidR="00CA6077" w:rsidRPr="00E77497">
                <w:rPr>
                  <w:b/>
                  <w:i/>
                  <w:color w:val="000000"/>
                  <w:shd w:val="solid" w:color="C0C0C0" w:fill="FFFFFF"/>
                </w:rPr>
                <w:t xml:space="preserve"> </w:t>
              </w:r>
            </w:ins>
            <w:del w:id="839" w:author="Rev 9 Allen Wirfs-Brock" w:date="2012-07-07T10:03:00Z">
              <w:r w:rsidRPr="00E77497" w:rsidDel="00F55BFC">
                <w:rPr>
                  <w:b/>
                  <w:i/>
                  <w:color w:val="000000"/>
                  <w:shd w:val="solid" w:color="C0C0C0" w:fill="FFFFFF"/>
                </w:rPr>
                <w:delText>Value</w:delText>
              </w:r>
            </w:del>
          </w:p>
        </w:tc>
        <w:tc>
          <w:tcPr>
            <w:tcW w:w="2610" w:type="dxa"/>
            <w:tcBorders>
              <w:top w:val="single" w:sz="12" w:space="0" w:color="000000"/>
              <w:bottom w:val="single" w:sz="6" w:space="0" w:color="000000"/>
            </w:tcBorders>
            <w:shd w:val="solid" w:color="C0C0C0" w:fill="FFFFFF"/>
          </w:tcPr>
          <w:p w14:paraId="5282C499"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7DBCF0A1"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5468428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14:paraId="56026226" w14:textId="77777777" w:rsidTr="00360FC8">
        <w:trPr>
          <w:jc w:val="center"/>
        </w:trPr>
        <w:tc>
          <w:tcPr>
            <w:tcW w:w="2245" w:type="dxa"/>
            <w:tcBorders>
              <w:left w:val="single" w:sz="6" w:space="0" w:color="000000"/>
            </w:tcBorders>
          </w:tcPr>
          <w:p w14:paraId="5E672740" w14:textId="77777777" w:rsidR="004C02EF" w:rsidRPr="00E77497" w:rsidRDefault="004C02EF" w:rsidP="003A4B22">
            <w:pPr>
              <w:keepNext/>
              <w:spacing w:after="40"/>
              <w:rPr>
                <w:rFonts w:ascii="Courier New" w:hAnsi="Courier New" w:cs="Courier New"/>
                <w:b/>
              </w:rPr>
            </w:pPr>
            <w:del w:id="840" w:author="Rev 9 Allen Wirfs-Brock" w:date="2012-07-02T16:36:00Z">
              <w:r w:rsidRPr="00E77497" w:rsidDel="00CA6077">
                <w:rPr>
                  <w:rFonts w:ascii="Courier New" w:hAnsi="Courier New" w:cs="Courier New"/>
                  <w:b/>
                </w:rPr>
                <w:delText>\u</w:delText>
              </w:r>
            </w:del>
            <w:ins w:id="841" w:author="Rev 9 Allen Wirfs-Brock" w:date="2012-07-02T16:36:00Z">
              <w:r w:rsidR="00CA6077">
                <w:rPr>
                  <w:rFonts w:ascii="Courier New" w:hAnsi="Courier New" w:cs="Courier New"/>
                  <w:b/>
                </w:rPr>
                <w:t>U+</w:t>
              </w:r>
            </w:ins>
            <w:r w:rsidRPr="00E77497">
              <w:rPr>
                <w:rFonts w:ascii="Courier New" w:hAnsi="Courier New" w:cs="Courier New"/>
                <w:b/>
              </w:rPr>
              <w:t>200C</w:t>
            </w:r>
          </w:p>
        </w:tc>
        <w:tc>
          <w:tcPr>
            <w:tcW w:w="2610" w:type="dxa"/>
          </w:tcPr>
          <w:p w14:paraId="3659B484" w14:textId="77777777" w:rsidR="004C02EF" w:rsidRPr="00E77497" w:rsidRDefault="004C02EF" w:rsidP="003A4B22">
            <w:pPr>
              <w:keepNext/>
              <w:spacing w:after="40"/>
              <w:rPr>
                <w:rFonts w:cs="Arial"/>
              </w:rPr>
            </w:pPr>
            <w:r w:rsidRPr="00E77497">
              <w:rPr>
                <w:rFonts w:cs="Arial"/>
              </w:rPr>
              <w:t>Zero width non-joiner</w:t>
            </w:r>
          </w:p>
        </w:tc>
        <w:tc>
          <w:tcPr>
            <w:tcW w:w="2112" w:type="dxa"/>
          </w:tcPr>
          <w:p w14:paraId="2A6F05DE" w14:textId="77777777"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14:paraId="0040EE4B"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44A12010" w14:textId="77777777" w:rsidTr="00360FC8">
        <w:trPr>
          <w:jc w:val="center"/>
        </w:trPr>
        <w:tc>
          <w:tcPr>
            <w:tcW w:w="2245" w:type="dxa"/>
            <w:tcBorders>
              <w:left w:val="single" w:sz="6" w:space="0" w:color="000000"/>
            </w:tcBorders>
          </w:tcPr>
          <w:p w14:paraId="347C40C5" w14:textId="77777777" w:rsidR="004C02EF" w:rsidRPr="00E77497" w:rsidRDefault="004C02EF" w:rsidP="003A4B22">
            <w:pPr>
              <w:keepNext/>
              <w:spacing w:after="40"/>
              <w:rPr>
                <w:rFonts w:ascii="Courier New" w:hAnsi="Courier New" w:cs="Courier New"/>
                <w:b/>
              </w:rPr>
            </w:pPr>
            <w:del w:id="842" w:author="Rev 9 Allen Wirfs-Brock" w:date="2012-07-02T16:36:00Z">
              <w:r w:rsidRPr="00E77497" w:rsidDel="00CA6077">
                <w:rPr>
                  <w:rFonts w:ascii="Courier New" w:hAnsi="Courier New" w:cs="Courier New"/>
                  <w:b/>
                </w:rPr>
                <w:delText>\u</w:delText>
              </w:r>
            </w:del>
            <w:ins w:id="843" w:author="Rev 9 Allen Wirfs-Brock" w:date="2012-07-02T16:36:00Z">
              <w:r w:rsidR="00CA6077">
                <w:rPr>
                  <w:rFonts w:ascii="Courier New" w:hAnsi="Courier New" w:cs="Courier New"/>
                  <w:b/>
                </w:rPr>
                <w:t>U+</w:t>
              </w:r>
            </w:ins>
            <w:r w:rsidRPr="00E77497">
              <w:rPr>
                <w:rFonts w:ascii="Courier New" w:hAnsi="Courier New" w:cs="Courier New"/>
                <w:b/>
              </w:rPr>
              <w:t>200D</w:t>
            </w:r>
          </w:p>
        </w:tc>
        <w:tc>
          <w:tcPr>
            <w:tcW w:w="2610" w:type="dxa"/>
          </w:tcPr>
          <w:p w14:paraId="1DCD9C30" w14:textId="77777777" w:rsidR="004C02EF" w:rsidRPr="00E77497" w:rsidRDefault="004C02EF" w:rsidP="003A4B22">
            <w:pPr>
              <w:keepNext/>
              <w:spacing w:after="40"/>
              <w:rPr>
                <w:rFonts w:cs="Arial"/>
              </w:rPr>
            </w:pPr>
            <w:r w:rsidRPr="00E77497">
              <w:rPr>
                <w:rFonts w:cs="Arial"/>
              </w:rPr>
              <w:t>Zero width joiner</w:t>
            </w:r>
          </w:p>
        </w:tc>
        <w:tc>
          <w:tcPr>
            <w:tcW w:w="2112" w:type="dxa"/>
          </w:tcPr>
          <w:p w14:paraId="73ED9003" w14:textId="77777777"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14:paraId="7BBAB43A"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0A635C7E" w14:textId="77777777" w:rsidTr="00360FC8">
        <w:trPr>
          <w:jc w:val="center"/>
        </w:trPr>
        <w:tc>
          <w:tcPr>
            <w:tcW w:w="2245" w:type="dxa"/>
            <w:tcBorders>
              <w:left w:val="single" w:sz="6" w:space="0" w:color="000000"/>
              <w:bottom w:val="single" w:sz="12" w:space="0" w:color="000000"/>
            </w:tcBorders>
          </w:tcPr>
          <w:p w14:paraId="7457DD8D" w14:textId="77777777" w:rsidR="004C02EF" w:rsidRPr="00E77497" w:rsidRDefault="004C02EF" w:rsidP="003A4B22">
            <w:pPr>
              <w:spacing w:after="40"/>
              <w:rPr>
                <w:rFonts w:ascii="Courier New" w:hAnsi="Courier New" w:cs="Courier New"/>
              </w:rPr>
            </w:pPr>
            <w:del w:id="844" w:author="Rev 9 Allen Wirfs-Brock" w:date="2012-07-02T16:36:00Z">
              <w:r w:rsidRPr="00E77497" w:rsidDel="00CA6077">
                <w:rPr>
                  <w:rFonts w:ascii="Courier New" w:hAnsi="Courier New" w:cs="Courier New"/>
                  <w:b/>
                </w:rPr>
                <w:delText>\u</w:delText>
              </w:r>
            </w:del>
            <w:ins w:id="845" w:author="Rev 9 Allen Wirfs-Brock" w:date="2012-07-02T16:36:00Z">
              <w:r w:rsidR="00CA6077">
                <w:rPr>
                  <w:rFonts w:ascii="Courier New" w:hAnsi="Courier New" w:cs="Courier New"/>
                  <w:b/>
                </w:rPr>
                <w:t>U+</w:t>
              </w:r>
            </w:ins>
            <w:r w:rsidRPr="00E77497">
              <w:rPr>
                <w:rFonts w:ascii="Courier New" w:hAnsi="Courier New" w:cs="Courier New"/>
                <w:b/>
              </w:rPr>
              <w:t>FEFF</w:t>
            </w:r>
          </w:p>
        </w:tc>
        <w:tc>
          <w:tcPr>
            <w:tcW w:w="2610" w:type="dxa"/>
            <w:tcBorders>
              <w:bottom w:val="single" w:sz="12" w:space="0" w:color="000000"/>
            </w:tcBorders>
          </w:tcPr>
          <w:p w14:paraId="69DB5EF5" w14:textId="77777777"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14:paraId="1FD6DD35" w14:textId="77777777"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14:paraId="10F10BEE" w14:textId="77777777"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14:paraId="20DFF5A3" w14:textId="77777777" w:rsidR="004C02EF" w:rsidRPr="00E77497" w:rsidRDefault="004C02EF" w:rsidP="004C02EF">
      <w:pPr>
        <w:pStyle w:val="20"/>
        <w:numPr>
          <w:ilvl w:val="0"/>
          <w:numId w:val="0"/>
        </w:numPr>
        <w:spacing w:before="240"/>
      </w:pPr>
      <w:bookmarkStart w:id="846" w:name="_Ref451679260"/>
      <w:bookmarkStart w:id="847" w:name="_Toc472818755"/>
      <w:bookmarkStart w:id="848" w:name="_Toc235503310"/>
      <w:bookmarkStart w:id="849" w:name="_Toc241509085"/>
      <w:bookmarkStart w:id="850" w:name="_Toc244416572"/>
      <w:bookmarkStart w:id="851" w:name="_Toc276630936"/>
      <w:bookmarkStart w:id="852" w:name="_Toc329528655"/>
      <w:r w:rsidRPr="00E77497">
        <w:t>7.2</w:t>
      </w:r>
      <w:r w:rsidRPr="00E77497">
        <w:tab/>
        <w:t>White Spac</w:t>
      </w:r>
      <w:bookmarkEnd w:id="802"/>
      <w:bookmarkEnd w:id="803"/>
      <w:bookmarkEnd w:id="804"/>
      <w:bookmarkEnd w:id="805"/>
      <w:bookmarkEnd w:id="806"/>
      <w:bookmarkEnd w:id="807"/>
      <w:bookmarkEnd w:id="808"/>
      <w:bookmarkEnd w:id="809"/>
      <w:bookmarkEnd w:id="810"/>
      <w:r w:rsidRPr="00E77497">
        <w:t>e</w:t>
      </w:r>
      <w:bookmarkEnd w:id="811"/>
      <w:bookmarkEnd w:id="846"/>
      <w:bookmarkEnd w:id="847"/>
      <w:bookmarkEnd w:id="848"/>
      <w:bookmarkEnd w:id="849"/>
      <w:bookmarkEnd w:id="850"/>
      <w:bookmarkEnd w:id="851"/>
      <w:bookmarkEnd w:id="852"/>
    </w:p>
    <w:p w14:paraId="4ADF39F8" w14:textId="77777777"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also occur within a </w:t>
      </w:r>
      <w:r w:rsidRPr="00E77497">
        <w:rPr>
          <w:rFonts w:ascii="Times New Roman" w:hAnsi="Times New Roman"/>
          <w:i/>
        </w:rPr>
        <w:t>StringLiteral</w:t>
      </w:r>
      <w:del w:id="853" w:author="Rev 9 Allen Wirfs-Brock" w:date="2012-06-24T13:51:00Z">
        <w:r w:rsidRPr="00E77497" w:rsidDel="000B02F1">
          <w:delText xml:space="preserve"> or </w:delText>
        </w:r>
      </w:del>
      <w:ins w:id="854" w:author="Rev 9 Allen Wirfs-Brock" w:date="2012-06-24T13:51:00Z">
        <w:r w:rsidR="000B02F1">
          <w:t>,</w:t>
        </w:r>
        <w:r w:rsidR="000B02F1" w:rsidRPr="00E77497">
          <w:t xml:space="preserve"> </w:t>
        </w:r>
      </w:ins>
      <w:r w:rsidRPr="00E77497">
        <w:t xml:space="preserve">a </w:t>
      </w:r>
      <w:r w:rsidRPr="00E77497">
        <w:rPr>
          <w:rFonts w:ascii="Times New Roman" w:hAnsi="Times New Roman"/>
          <w:i/>
        </w:rPr>
        <w:t>RegularExpressionLiteral</w:t>
      </w:r>
      <w:del w:id="855" w:author="Rev 9 Allen Wirfs-Brock" w:date="2012-06-24T13:52:00Z">
        <w:r w:rsidRPr="00E77497" w:rsidDel="00660C67">
          <w:delText xml:space="preserve"> </w:delText>
        </w:r>
      </w:del>
      <w:ins w:id="856" w:author="Rev 9 Allen Wirfs-Brock" w:date="2012-06-24T13:52:00Z">
        <w:r w:rsidR="000B02F1">
          <w:t>,</w:t>
        </w:r>
        <w:r w:rsidR="00660C67">
          <w:t xml:space="preserve"> </w:t>
        </w:r>
      </w:ins>
      <w:ins w:id="857" w:author="Rev 9 Allen Wirfs-Brock" w:date="2012-06-24T13:53:00Z">
        <w:r w:rsidR="00660C67">
          <w:t xml:space="preserve">a </w:t>
        </w:r>
        <w:r w:rsidR="00660C67" w:rsidRPr="00660C67">
          <w:rPr>
            <w:rFonts w:ascii="Times New Roman" w:hAnsi="Times New Roman"/>
            <w:i/>
            <w:rPrChange w:id="858" w:author="Rev 9 Allen Wirfs-Brock" w:date="2012-06-24T13:54:00Z">
              <w:rPr/>
            </w:rPrChange>
          </w:rPr>
          <w:t>Quasi</w:t>
        </w:r>
      </w:ins>
      <w:ins w:id="859" w:author="Rev 9 Allen Wirfs-Brock" w:date="2012-06-24T13:54:00Z">
        <w:r w:rsidR="00660C67">
          <w:t>,</w:t>
        </w:r>
      </w:ins>
      <w:ins w:id="860" w:author="Rev 9 Allen Wirfs-Brock" w:date="2012-06-24T13:53:00Z">
        <w:r w:rsidR="00660C67">
          <w:t xml:space="preserve"> </w:t>
        </w:r>
      </w:ins>
      <w:ins w:id="861" w:author="Rev 9 Allen Wirfs-Brock" w:date="2012-06-24T13:52:00Z">
        <w:r w:rsidR="00660C67">
          <w:t>or</w:t>
        </w:r>
      </w:ins>
      <w:ins w:id="862" w:author="Rev 9 Allen Wirfs-Brock" w:date="2012-06-24T13:53:00Z">
        <w:r w:rsidR="00660C67">
          <w:t xml:space="preserve"> a </w:t>
        </w:r>
        <w:r w:rsidR="00660C67" w:rsidRPr="00660C67">
          <w:rPr>
            <w:rFonts w:ascii="Times New Roman" w:hAnsi="Times New Roman"/>
            <w:i/>
            <w:rPrChange w:id="863" w:author="Rev 9 Allen Wirfs-Brock" w:date="2012-06-24T13:54:00Z">
              <w:rPr/>
            </w:rPrChange>
          </w:rPr>
          <w:t>QuasiSubstitutionTail</w:t>
        </w:r>
        <w:r w:rsidR="00660C67">
          <w:t xml:space="preserve"> </w:t>
        </w:r>
      </w:ins>
      <w:r w:rsidRPr="00E77497">
        <w:t xml:space="preserve">(where they are considered significant characters forming part of the literal value) or within a </w:t>
      </w:r>
      <w:r w:rsidRPr="00E77497">
        <w:rPr>
          <w:rFonts w:ascii="Times New Roman" w:hAnsi="Times New Roman"/>
          <w:i/>
        </w:rPr>
        <w:t>Comment</w:t>
      </w:r>
      <w:r w:rsidRPr="00E77497">
        <w:t>, but cannot appear within any other kind of token.</w:t>
      </w:r>
    </w:p>
    <w:p w14:paraId="70BFAB12" w14:textId="77777777" w:rsidR="004C02EF" w:rsidRPr="00E77497" w:rsidRDefault="004C02EF" w:rsidP="004C02EF">
      <w:pPr>
        <w:spacing w:after="120"/>
      </w:pPr>
      <w:r w:rsidRPr="00E77497">
        <w:t xml:space="preserve">The ECMAScript white space characters are listed in </w:t>
      </w:r>
      <w:ins w:id="864" w:author="Rev 8 Allen Wirfs-Brock" w:date="2012-06-13T12:22:00Z">
        <w:r w:rsidR="00386630">
          <w:fldChar w:fldCharType="begin"/>
        </w:r>
        <w:r w:rsidR="00386630">
          <w:instrText xml:space="preserve"> REF _Ref327353486 \h </w:instrText>
        </w:r>
      </w:ins>
      <w:r w:rsidR="00386630">
        <w:fldChar w:fldCharType="separate"/>
      </w:r>
      <w:ins w:id="865" w:author="Rev 8 Allen Wirfs-Brock" w:date="2012-06-15T19:42:00Z">
        <w:r w:rsidR="00606E07">
          <w:t xml:space="preserve">Table </w:t>
        </w:r>
        <w:r w:rsidR="00606E07">
          <w:rPr>
            <w:noProof/>
          </w:rPr>
          <w:t>2</w:t>
        </w:r>
      </w:ins>
      <w:ins w:id="866" w:author="Rev 8 Allen Wirfs-Brock" w:date="2012-06-13T12:22:00Z">
        <w:r w:rsidR="00386630">
          <w:fldChar w:fldCharType="end"/>
        </w:r>
      </w:ins>
      <w:r w:rsidRPr="00E77497">
        <w:t>.</w:t>
      </w:r>
    </w:p>
    <w:p w14:paraId="0412B26D" w14:textId="77777777" w:rsidR="004C02EF" w:rsidRPr="00E77497" w:rsidRDefault="00386630" w:rsidP="002F55F1">
      <w:pPr>
        <w:pStyle w:val="Tabletitle"/>
        <w:rPr>
          <w:rFonts w:eastAsia="Arial Unicode MS"/>
        </w:rPr>
      </w:pPr>
      <w:bookmarkStart w:id="867" w:name="_Ref327353486"/>
      <w:ins w:id="868" w:author="Rev 8 Allen Wirfs-Brock" w:date="2012-06-13T12:22:00Z">
        <w:r>
          <w:t xml:space="preserve">Table </w:t>
        </w:r>
        <w:r>
          <w:fldChar w:fldCharType="begin"/>
        </w:r>
        <w:r>
          <w:instrText xml:space="preserve"> SEQ Table \* ARABIC </w:instrText>
        </w:r>
      </w:ins>
      <w:r>
        <w:fldChar w:fldCharType="separate"/>
      </w:r>
      <w:ins w:id="869" w:author="Rev 8 Allen Wirfs-Brock" w:date="2012-06-15T19:42:00Z">
        <w:r w:rsidR="00606E07">
          <w:rPr>
            <w:noProof/>
          </w:rPr>
          <w:t>2</w:t>
        </w:r>
      </w:ins>
      <w:ins w:id="870" w:author="Rev 8 Allen Wirfs-Brock" w:date="2012-06-13T12:22:00Z">
        <w:r>
          <w:fldChar w:fldCharType="end"/>
        </w:r>
      </w:ins>
      <w:bookmarkEnd w:id="867"/>
      <w:r w:rsidR="004C02EF"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2399"/>
        <w:gridCol w:w="13"/>
        <w:gridCol w:w="1967"/>
        <w:gridCol w:w="13"/>
      </w:tblGrid>
      <w:tr w:rsidR="004C02EF" w:rsidRPr="00E77497" w14:paraId="1D81A4C8" w14:textId="7777777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5C53ADD4" w14:textId="77777777"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del w:id="871" w:author="Rev 9 Allen Wirfs-Brock" w:date="2012-07-02T16:37:00Z">
              <w:r w:rsidRPr="00E77497" w:rsidDel="00CA6077">
                <w:rPr>
                  <w:b/>
                  <w:i/>
                  <w:color w:val="000000"/>
                  <w:shd w:val="solid" w:color="C0C0C0" w:fill="FFFFFF"/>
                </w:rPr>
                <w:delText xml:space="preserve">Unit </w:delText>
              </w:r>
            </w:del>
            <w:ins w:id="872" w:author="Rev 9 Allen Wirfs-Brock" w:date="2012-07-02T16:37:00Z">
              <w:r w:rsidR="00CA6077">
                <w:rPr>
                  <w:b/>
                  <w:i/>
                  <w:color w:val="000000"/>
                  <w:shd w:val="solid" w:color="C0C0C0" w:fill="FFFFFF"/>
                </w:rPr>
                <w:t>Point</w:t>
              </w:r>
              <w:r w:rsidR="00CA6077" w:rsidRPr="00E77497">
                <w:rPr>
                  <w:b/>
                  <w:i/>
                  <w:color w:val="000000"/>
                  <w:shd w:val="solid" w:color="C0C0C0" w:fill="FFFFFF"/>
                </w:rPr>
                <w:t xml:space="preserve"> </w:t>
              </w:r>
            </w:ins>
            <w:del w:id="873" w:author="Rev 9 Allen Wirfs-Brock" w:date="2012-07-07T10:03:00Z">
              <w:r w:rsidRPr="00E77497" w:rsidDel="00F55BFC">
                <w:rPr>
                  <w:b/>
                  <w:i/>
                  <w:color w:val="000000"/>
                  <w:shd w:val="solid" w:color="C0C0C0" w:fill="FFFFFF"/>
                </w:rPr>
                <w:delText>Value</w:delText>
              </w:r>
            </w:del>
          </w:p>
        </w:tc>
        <w:tc>
          <w:tcPr>
            <w:tcW w:w="2399" w:type="dxa"/>
            <w:tcBorders>
              <w:top w:val="single" w:sz="12" w:space="0" w:color="000000"/>
              <w:bottom w:val="single" w:sz="6" w:space="0" w:color="000000"/>
            </w:tcBorders>
            <w:shd w:val="solid" w:color="C0C0C0" w:fill="FFFFFF"/>
          </w:tcPr>
          <w:p w14:paraId="11407AA1"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71AD3971"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55E012C0" w14:textId="77777777" w:rsidTr="00360FC8">
        <w:trPr>
          <w:gridAfter w:val="1"/>
          <w:wAfter w:w="13" w:type="dxa"/>
          <w:jc w:val="center"/>
        </w:trPr>
        <w:tc>
          <w:tcPr>
            <w:tcW w:w="2396" w:type="dxa"/>
            <w:gridSpan w:val="2"/>
            <w:tcBorders>
              <w:left w:val="single" w:sz="6" w:space="0" w:color="000000"/>
            </w:tcBorders>
          </w:tcPr>
          <w:p w14:paraId="119B4288" w14:textId="77777777" w:rsidR="004C02EF" w:rsidRPr="00C7794D" w:rsidRDefault="004C02EF" w:rsidP="003A4B22">
            <w:pPr>
              <w:keepNext/>
              <w:keepLines/>
              <w:spacing w:after="40"/>
              <w:rPr>
                <w:rFonts w:ascii="Courier New" w:hAnsi="Courier New"/>
                <w:b/>
              </w:rPr>
            </w:pPr>
            <w:del w:id="874" w:author="Rev 9 Allen Wirfs-Brock" w:date="2012-07-02T16:38:00Z">
              <w:r w:rsidRPr="00E77497" w:rsidDel="00CA6077">
                <w:rPr>
                  <w:rFonts w:ascii="Courier New" w:hAnsi="Courier New"/>
                  <w:b/>
                </w:rPr>
                <w:delText>\u</w:delText>
              </w:r>
            </w:del>
            <w:ins w:id="875" w:author="Rev 9 Allen Wirfs-Brock" w:date="2012-07-02T16:38:00Z">
              <w:r w:rsidR="00CA6077">
                <w:rPr>
                  <w:rFonts w:ascii="Courier New" w:hAnsi="Courier New"/>
                  <w:b/>
                </w:rPr>
                <w:t>U+</w:t>
              </w:r>
            </w:ins>
            <w:r w:rsidRPr="00E77497">
              <w:rPr>
                <w:rFonts w:ascii="Courier New" w:hAnsi="Courier New"/>
                <w:b/>
              </w:rPr>
              <w:t>0009</w:t>
            </w:r>
          </w:p>
        </w:tc>
        <w:tc>
          <w:tcPr>
            <w:tcW w:w="2399" w:type="dxa"/>
          </w:tcPr>
          <w:p w14:paraId="0C5425E3" w14:textId="77777777"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14:paraId="133E3E13" w14:textId="77777777" w:rsidR="004C02EF" w:rsidRPr="004D1BD1" w:rsidRDefault="004C02EF" w:rsidP="003A4B22">
            <w:pPr>
              <w:keepNext/>
              <w:keepLines/>
              <w:spacing w:after="40"/>
            </w:pPr>
            <w:r w:rsidRPr="004D1BD1">
              <w:t>&lt;TAB&gt;</w:t>
            </w:r>
          </w:p>
        </w:tc>
      </w:tr>
      <w:tr w:rsidR="004C02EF" w:rsidRPr="00E77497" w14:paraId="196C8BD0" w14:textId="77777777" w:rsidTr="00360FC8">
        <w:trPr>
          <w:gridAfter w:val="1"/>
          <w:wAfter w:w="13" w:type="dxa"/>
          <w:jc w:val="center"/>
        </w:trPr>
        <w:tc>
          <w:tcPr>
            <w:tcW w:w="2396" w:type="dxa"/>
            <w:gridSpan w:val="2"/>
            <w:tcBorders>
              <w:left w:val="single" w:sz="6" w:space="0" w:color="000000"/>
            </w:tcBorders>
          </w:tcPr>
          <w:p w14:paraId="103C4444" w14:textId="77777777" w:rsidR="004C02EF" w:rsidRPr="00E77497" w:rsidRDefault="004C02EF" w:rsidP="003A4B22">
            <w:pPr>
              <w:keepNext/>
              <w:keepLines/>
              <w:spacing w:after="40"/>
              <w:rPr>
                <w:rFonts w:ascii="Courier New" w:hAnsi="Courier New"/>
                <w:b/>
              </w:rPr>
            </w:pPr>
            <w:del w:id="876" w:author="Rev 9 Allen Wirfs-Brock" w:date="2012-07-02T16:38:00Z">
              <w:r w:rsidRPr="00E77497" w:rsidDel="00CA6077">
                <w:rPr>
                  <w:rFonts w:ascii="Courier New" w:hAnsi="Courier New"/>
                  <w:b/>
                </w:rPr>
                <w:delText>\u</w:delText>
              </w:r>
            </w:del>
            <w:ins w:id="877" w:author="Rev 9 Allen Wirfs-Brock" w:date="2012-07-02T16:38:00Z">
              <w:r w:rsidR="00CA6077">
                <w:rPr>
                  <w:rFonts w:ascii="Courier New" w:hAnsi="Courier New"/>
                  <w:b/>
                </w:rPr>
                <w:t>U+</w:t>
              </w:r>
            </w:ins>
            <w:r w:rsidRPr="00E77497">
              <w:rPr>
                <w:rFonts w:ascii="Courier New" w:hAnsi="Courier New"/>
                <w:b/>
              </w:rPr>
              <w:t>000B</w:t>
            </w:r>
          </w:p>
        </w:tc>
        <w:tc>
          <w:tcPr>
            <w:tcW w:w="2399" w:type="dxa"/>
          </w:tcPr>
          <w:p w14:paraId="7313A97C" w14:textId="77777777"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14:paraId="5459F082" w14:textId="77777777" w:rsidR="004C02EF" w:rsidRPr="00E77497" w:rsidRDefault="004C02EF" w:rsidP="003A4B22">
            <w:pPr>
              <w:keepNext/>
              <w:keepLines/>
              <w:spacing w:after="40"/>
            </w:pPr>
            <w:r w:rsidRPr="00E77497">
              <w:t>&lt;VT&gt;</w:t>
            </w:r>
          </w:p>
        </w:tc>
      </w:tr>
      <w:tr w:rsidR="004C02EF" w:rsidRPr="00E77497" w14:paraId="22A55FA9" w14:textId="77777777" w:rsidTr="00360FC8">
        <w:trPr>
          <w:gridBefore w:val="1"/>
          <w:wBefore w:w="9" w:type="dxa"/>
          <w:jc w:val="center"/>
        </w:trPr>
        <w:tc>
          <w:tcPr>
            <w:tcW w:w="2387" w:type="dxa"/>
            <w:tcBorders>
              <w:left w:val="single" w:sz="6" w:space="0" w:color="000000"/>
            </w:tcBorders>
          </w:tcPr>
          <w:p w14:paraId="743C6335" w14:textId="77777777" w:rsidR="004C02EF" w:rsidRPr="00E77497" w:rsidRDefault="004C02EF" w:rsidP="003A4B22">
            <w:pPr>
              <w:keepNext/>
              <w:keepLines/>
              <w:spacing w:after="40"/>
              <w:rPr>
                <w:rFonts w:ascii="Courier New" w:hAnsi="Courier New"/>
                <w:b/>
              </w:rPr>
            </w:pPr>
            <w:del w:id="878" w:author="Rev 9 Allen Wirfs-Brock" w:date="2012-07-02T16:38:00Z">
              <w:r w:rsidRPr="00E77497" w:rsidDel="00CA6077">
                <w:rPr>
                  <w:rFonts w:ascii="Courier New" w:hAnsi="Courier New"/>
                  <w:b/>
                </w:rPr>
                <w:delText>\u</w:delText>
              </w:r>
            </w:del>
            <w:ins w:id="879" w:author="Rev 9 Allen Wirfs-Brock" w:date="2012-07-02T16:38:00Z">
              <w:r w:rsidR="00CA6077">
                <w:rPr>
                  <w:rFonts w:ascii="Courier New" w:hAnsi="Courier New"/>
                  <w:b/>
                </w:rPr>
                <w:t>U+</w:t>
              </w:r>
            </w:ins>
            <w:r w:rsidRPr="00E77497">
              <w:rPr>
                <w:rFonts w:ascii="Courier New" w:hAnsi="Courier New"/>
                <w:b/>
              </w:rPr>
              <w:t>000C</w:t>
            </w:r>
          </w:p>
        </w:tc>
        <w:tc>
          <w:tcPr>
            <w:tcW w:w="2412" w:type="dxa"/>
            <w:gridSpan w:val="2"/>
          </w:tcPr>
          <w:p w14:paraId="4BB6CE61" w14:textId="77777777"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14:paraId="3F184F42" w14:textId="77777777" w:rsidR="004C02EF" w:rsidRPr="00E77497" w:rsidRDefault="004C02EF" w:rsidP="003A4B22">
            <w:pPr>
              <w:keepNext/>
              <w:keepLines/>
              <w:spacing w:after="40"/>
            </w:pPr>
            <w:r w:rsidRPr="00E77497">
              <w:t>&lt;FF&gt;</w:t>
            </w:r>
          </w:p>
        </w:tc>
      </w:tr>
      <w:tr w:rsidR="004C02EF" w:rsidRPr="00E77497" w14:paraId="2688D8D4" w14:textId="77777777" w:rsidTr="00360FC8">
        <w:trPr>
          <w:gridAfter w:val="1"/>
          <w:wAfter w:w="13" w:type="dxa"/>
          <w:jc w:val="center"/>
        </w:trPr>
        <w:tc>
          <w:tcPr>
            <w:tcW w:w="2396" w:type="dxa"/>
            <w:gridSpan w:val="2"/>
            <w:tcBorders>
              <w:left w:val="single" w:sz="6" w:space="0" w:color="000000"/>
            </w:tcBorders>
          </w:tcPr>
          <w:p w14:paraId="3D539137" w14:textId="77777777" w:rsidR="004C02EF" w:rsidRPr="00E77497" w:rsidRDefault="004C02EF" w:rsidP="003A4B22">
            <w:pPr>
              <w:keepNext/>
              <w:keepLines/>
              <w:spacing w:after="40"/>
              <w:rPr>
                <w:rFonts w:ascii="Courier New" w:hAnsi="Courier New"/>
                <w:b/>
              </w:rPr>
            </w:pPr>
            <w:del w:id="880" w:author="Rev 9 Allen Wirfs-Brock" w:date="2012-07-02T16:38:00Z">
              <w:r w:rsidRPr="00E77497" w:rsidDel="00CA6077">
                <w:rPr>
                  <w:rFonts w:ascii="Courier New" w:hAnsi="Courier New"/>
                  <w:b/>
                </w:rPr>
                <w:delText>\u</w:delText>
              </w:r>
            </w:del>
            <w:ins w:id="881" w:author="Rev 9 Allen Wirfs-Brock" w:date="2012-07-02T16:38:00Z">
              <w:r w:rsidR="00CA6077">
                <w:rPr>
                  <w:rFonts w:ascii="Courier New" w:hAnsi="Courier New"/>
                  <w:b/>
                </w:rPr>
                <w:t>U+</w:t>
              </w:r>
            </w:ins>
            <w:r w:rsidRPr="00E77497">
              <w:rPr>
                <w:rFonts w:ascii="Courier New" w:hAnsi="Courier New"/>
                <w:b/>
              </w:rPr>
              <w:t>0020</w:t>
            </w:r>
          </w:p>
        </w:tc>
        <w:tc>
          <w:tcPr>
            <w:tcW w:w="2399" w:type="dxa"/>
          </w:tcPr>
          <w:p w14:paraId="49F6B502" w14:textId="77777777"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14:paraId="188AF940" w14:textId="77777777" w:rsidR="004C02EF" w:rsidRPr="00E77497" w:rsidRDefault="004C02EF" w:rsidP="003A4B22">
            <w:pPr>
              <w:keepNext/>
              <w:keepLines/>
              <w:spacing w:after="40"/>
            </w:pPr>
            <w:r w:rsidRPr="00E77497">
              <w:t>&lt;SP&gt;</w:t>
            </w:r>
          </w:p>
        </w:tc>
      </w:tr>
      <w:tr w:rsidR="004C02EF" w:rsidRPr="00E77497" w14:paraId="0BD6802B" w14:textId="77777777" w:rsidTr="00360FC8">
        <w:trPr>
          <w:gridAfter w:val="1"/>
          <w:wAfter w:w="13" w:type="dxa"/>
          <w:jc w:val="center"/>
        </w:trPr>
        <w:tc>
          <w:tcPr>
            <w:tcW w:w="2396" w:type="dxa"/>
            <w:gridSpan w:val="2"/>
            <w:tcBorders>
              <w:left w:val="single" w:sz="6" w:space="0" w:color="000000"/>
            </w:tcBorders>
          </w:tcPr>
          <w:p w14:paraId="6AF308EA" w14:textId="77777777" w:rsidR="004C02EF" w:rsidRPr="00E77497" w:rsidRDefault="004C02EF" w:rsidP="003A4B22">
            <w:pPr>
              <w:keepNext/>
              <w:keepLines/>
              <w:spacing w:after="40"/>
              <w:rPr>
                <w:rFonts w:ascii="Courier New" w:hAnsi="Courier New"/>
                <w:b/>
              </w:rPr>
            </w:pPr>
            <w:del w:id="882" w:author="Rev 9 Allen Wirfs-Brock" w:date="2012-07-02T16:38:00Z">
              <w:r w:rsidRPr="00E77497" w:rsidDel="00CA6077">
                <w:rPr>
                  <w:rFonts w:ascii="Courier New" w:hAnsi="Courier New"/>
                  <w:b/>
                </w:rPr>
                <w:delText>\u</w:delText>
              </w:r>
            </w:del>
            <w:ins w:id="883" w:author="Rev 9 Allen Wirfs-Brock" w:date="2012-07-02T16:38:00Z">
              <w:r w:rsidR="00CA6077">
                <w:rPr>
                  <w:rFonts w:ascii="Courier New" w:hAnsi="Courier New"/>
                  <w:b/>
                </w:rPr>
                <w:t>U+</w:t>
              </w:r>
            </w:ins>
            <w:r w:rsidRPr="00E77497">
              <w:rPr>
                <w:rFonts w:ascii="Courier New" w:hAnsi="Courier New"/>
                <w:b/>
              </w:rPr>
              <w:t>00A0</w:t>
            </w:r>
          </w:p>
        </w:tc>
        <w:tc>
          <w:tcPr>
            <w:tcW w:w="2399" w:type="dxa"/>
          </w:tcPr>
          <w:p w14:paraId="08A9F94A" w14:textId="77777777"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14:paraId="7BCD3E28" w14:textId="77777777" w:rsidR="004C02EF" w:rsidRPr="00E77497" w:rsidRDefault="004C02EF" w:rsidP="003A4B22">
            <w:pPr>
              <w:keepNext/>
              <w:keepLines/>
              <w:spacing w:after="40"/>
            </w:pPr>
            <w:r w:rsidRPr="00E77497">
              <w:t>&lt;NBSP&gt;</w:t>
            </w:r>
          </w:p>
        </w:tc>
      </w:tr>
      <w:tr w:rsidR="004C02EF" w:rsidRPr="00E77497" w14:paraId="1B389E69" w14:textId="77777777" w:rsidTr="00360FC8">
        <w:trPr>
          <w:gridAfter w:val="1"/>
          <w:wAfter w:w="13" w:type="dxa"/>
          <w:jc w:val="center"/>
        </w:trPr>
        <w:tc>
          <w:tcPr>
            <w:tcW w:w="2396" w:type="dxa"/>
            <w:gridSpan w:val="2"/>
            <w:tcBorders>
              <w:left w:val="single" w:sz="6" w:space="0" w:color="000000"/>
              <w:bottom w:val="single" w:sz="12" w:space="0" w:color="000000"/>
            </w:tcBorders>
          </w:tcPr>
          <w:p w14:paraId="3EFF9A02" w14:textId="77777777" w:rsidR="004C02EF" w:rsidRPr="00E77497" w:rsidRDefault="004C02EF" w:rsidP="003A4B22">
            <w:pPr>
              <w:keepLines/>
              <w:spacing w:after="40"/>
              <w:rPr>
                <w:rFonts w:ascii="Courier New" w:hAnsi="Courier New" w:cs="Courier New"/>
                <w:b/>
              </w:rPr>
            </w:pPr>
            <w:del w:id="884" w:author="Rev 9 Allen Wirfs-Brock" w:date="2012-07-02T16:38:00Z">
              <w:r w:rsidRPr="00E77497" w:rsidDel="00CA6077">
                <w:rPr>
                  <w:rFonts w:ascii="Courier New" w:hAnsi="Courier New" w:cs="Courier New"/>
                  <w:b/>
                </w:rPr>
                <w:delText>\u</w:delText>
              </w:r>
            </w:del>
            <w:ins w:id="885" w:author="Rev 9 Allen Wirfs-Brock" w:date="2012-07-02T16:38:00Z">
              <w:r w:rsidR="00CA6077">
                <w:rPr>
                  <w:rFonts w:ascii="Courier New" w:hAnsi="Courier New" w:cs="Courier New"/>
                  <w:b/>
                </w:rPr>
                <w:t>U+</w:t>
              </w:r>
            </w:ins>
            <w:r w:rsidRPr="00E77497">
              <w:rPr>
                <w:rFonts w:ascii="Courier New" w:hAnsi="Courier New" w:cs="Courier New"/>
                <w:b/>
              </w:rPr>
              <w:t>FEFF</w:t>
            </w:r>
          </w:p>
          <w:p w14:paraId="6EC414E4" w14:textId="77777777" w:rsidR="004C02EF" w:rsidRPr="00E77497" w:rsidRDefault="004C02EF" w:rsidP="003A4B22">
            <w:pPr>
              <w:keepLines/>
              <w:spacing w:after="40"/>
            </w:pPr>
            <w:r w:rsidRPr="00E77497">
              <w:t>Other category “Zs”</w:t>
            </w:r>
          </w:p>
        </w:tc>
        <w:tc>
          <w:tcPr>
            <w:tcW w:w="2399" w:type="dxa"/>
            <w:tcBorders>
              <w:bottom w:val="single" w:sz="12" w:space="0" w:color="000000"/>
            </w:tcBorders>
          </w:tcPr>
          <w:p w14:paraId="73626AAF" w14:textId="77777777" w:rsidR="004C02EF" w:rsidRPr="00E77497" w:rsidRDefault="004C02EF" w:rsidP="003A4B22">
            <w:pPr>
              <w:keepLines/>
              <w:spacing w:after="40"/>
            </w:pPr>
            <w:r w:rsidRPr="00E77497">
              <w:t>Byte Order Mark</w:t>
            </w:r>
          </w:p>
          <w:p w14:paraId="21A39F28" w14:textId="77777777" w:rsidR="004C02EF" w:rsidRPr="00E77497" w:rsidRDefault="004C02EF" w:rsidP="003A4B22">
            <w:pPr>
              <w:keepLines/>
              <w:spacing w:after="40"/>
            </w:pPr>
            <w:r w:rsidRPr="00E77497">
              <w:t>Any other Unicode “space separator”</w:t>
            </w:r>
          </w:p>
        </w:tc>
        <w:tc>
          <w:tcPr>
            <w:tcW w:w="1980" w:type="dxa"/>
            <w:gridSpan w:val="2"/>
            <w:tcBorders>
              <w:bottom w:val="single" w:sz="12" w:space="0" w:color="000000"/>
              <w:right w:val="single" w:sz="6" w:space="0" w:color="000000"/>
            </w:tcBorders>
          </w:tcPr>
          <w:p w14:paraId="1D1D8472" w14:textId="77777777" w:rsidR="004C02EF" w:rsidRPr="00E77497" w:rsidRDefault="004C02EF" w:rsidP="003A4B22">
            <w:pPr>
              <w:keepLines/>
              <w:spacing w:after="40"/>
            </w:pPr>
            <w:r w:rsidRPr="00E77497">
              <w:t>&lt;BOM&gt;</w:t>
            </w:r>
          </w:p>
          <w:p w14:paraId="106EC4C3" w14:textId="77777777" w:rsidR="004C02EF" w:rsidRPr="00E77497" w:rsidRDefault="004C02EF" w:rsidP="003A4B22">
            <w:pPr>
              <w:keepLines/>
              <w:spacing w:after="40"/>
            </w:pPr>
            <w:r w:rsidRPr="00E77497">
              <w:t>&lt;USP&gt;</w:t>
            </w:r>
          </w:p>
          <w:p w14:paraId="047F1AED" w14:textId="77777777" w:rsidR="004C02EF" w:rsidRPr="00E77497" w:rsidRDefault="004C02EF" w:rsidP="003A4B22">
            <w:pPr>
              <w:keepLines/>
              <w:spacing w:after="40"/>
            </w:pPr>
          </w:p>
        </w:tc>
      </w:tr>
    </w:tbl>
    <w:p w14:paraId="6621F157" w14:textId="77777777" w:rsidR="004C02EF" w:rsidRPr="00E77497" w:rsidRDefault="004C02EF" w:rsidP="004C02EF">
      <w:pPr>
        <w:spacing w:after="120"/>
      </w:pPr>
    </w:p>
    <w:p w14:paraId="3F349695" w14:textId="77777777" w:rsidR="004C02EF" w:rsidRPr="00E77497" w:rsidRDefault="004C02EF" w:rsidP="004C02EF">
      <w:r w:rsidRPr="00E77497">
        <w:t xml:space="preserve">ECMAScript implementations must recognise all of the white space characters defined in Unicode </w:t>
      </w:r>
      <w:del w:id="886" w:author="Rev 9 Allen Wirfs-Brock" w:date="2012-07-02T16:39:00Z">
        <w:r w:rsidRPr="00E77497" w:rsidDel="00CA6077">
          <w:delText>3</w:delText>
        </w:r>
      </w:del>
      <w:ins w:id="887" w:author="Rev 9 Allen Wirfs-Brock" w:date="2012-07-02T16:39:00Z">
        <w:r w:rsidR="00CA6077">
          <w:t>5</w:t>
        </w:r>
      </w:ins>
      <w:r w:rsidRPr="00E77497">
        <w:t>.</w:t>
      </w:r>
      <w:del w:id="888" w:author="Rev 9 Allen Wirfs-Brock" w:date="2012-07-02T16:39:00Z">
        <w:r w:rsidRPr="00E77497" w:rsidDel="00CA6077">
          <w:delText>0</w:delText>
        </w:r>
      </w:del>
      <w:ins w:id="889" w:author="Rev 9 Allen Wirfs-Brock" w:date="2012-07-02T16:39:00Z">
        <w:r w:rsidR="00CA6077">
          <w:t>1</w:t>
        </w:r>
      </w:ins>
      <w:r w:rsidRPr="00E77497">
        <w:t>. Later editions of the Unicode Standard may define other white space characters. ECMAScript implementations may recognise white space characters from later editions of the Unicode Standard.</w:t>
      </w:r>
    </w:p>
    <w:p w14:paraId="5F81B542" w14:textId="77777777" w:rsidR="004C02EF" w:rsidRPr="00E77497" w:rsidRDefault="004C02EF" w:rsidP="004C02EF">
      <w:pPr>
        <w:pStyle w:val="Syntax"/>
      </w:pPr>
      <w:r w:rsidRPr="00E77497">
        <w:t>Syntax</w:t>
      </w:r>
    </w:p>
    <w:p w14:paraId="0E138ABC" w14:textId="77777777"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14:paraId="1EBDF50A" w14:textId="77777777"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890" w:name="_Toc385672120"/>
      <w:bookmarkStart w:id="891" w:name="_Toc393690211"/>
      <w:r w:rsidRPr="00E77497">
        <w:rPr>
          <w:i w:val="0"/>
        </w:rPr>
        <w:br/>
        <w:t>&lt;NBSP&gt;</w:t>
      </w:r>
      <w:r w:rsidRPr="00E77497">
        <w:rPr>
          <w:i w:val="0"/>
        </w:rPr>
        <w:br/>
        <w:t>&lt;BOM&gt;</w:t>
      </w:r>
      <w:r w:rsidRPr="00E77497">
        <w:rPr>
          <w:i w:val="0"/>
        </w:rPr>
        <w:br/>
        <w:t>&lt;USP&gt;</w:t>
      </w:r>
    </w:p>
    <w:p w14:paraId="786E3095" w14:textId="77777777" w:rsidR="004C02EF" w:rsidRPr="00E77497" w:rsidRDefault="004C02EF" w:rsidP="004C02EF">
      <w:pPr>
        <w:pStyle w:val="20"/>
        <w:numPr>
          <w:ilvl w:val="0"/>
          <w:numId w:val="0"/>
        </w:numPr>
      </w:pPr>
      <w:bookmarkStart w:id="892" w:name="_Ref449966403"/>
      <w:bookmarkStart w:id="893" w:name="_Toc472818756"/>
      <w:bookmarkStart w:id="894" w:name="_Toc235503311"/>
      <w:bookmarkStart w:id="895" w:name="_Toc241509086"/>
      <w:bookmarkStart w:id="896" w:name="_Toc244416573"/>
      <w:bookmarkStart w:id="897" w:name="_Toc276630937"/>
      <w:bookmarkStart w:id="898" w:name="_Toc329528656"/>
      <w:r w:rsidRPr="00E77497">
        <w:t>7.3</w:t>
      </w:r>
      <w:r w:rsidRPr="00E77497">
        <w:tab/>
      </w:r>
      <w:commentRangeStart w:id="899"/>
      <w:r w:rsidRPr="00E77497">
        <w:t>Line Terminator</w:t>
      </w:r>
      <w:bookmarkEnd w:id="890"/>
      <w:bookmarkEnd w:id="891"/>
      <w:r w:rsidRPr="00E77497">
        <w:t>s</w:t>
      </w:r>
      <w:bookmarkEnd w:id="892"/>
      <w:bookmarkEnd w:id="893"/>
      <w:bookmarkEnd w:id="894"/>
      <w:bookmarkEnd w:id="895"/>
      <w:bookmarkEnd w:id="896"/>
      <w:bookmarkEnd w:id="897"/>
      <w:commentRangeEnd w:id="899"/>
      <w:r w:rsidR="00660C67">
        <w:rPr>
          <w:rStyle w:val="af3"/>
          <w:b w:val="0"/>
        </w:rPr>
        <w:commentReference w:id="899"/>
      </w:r>
      <w:bookmarkEnd w:id="898"/>
    </w:p>
    <w:p w14:paraId="364ACDEC" w14:textId="77777777" w:rsidR="004C02EF" w:rsidRPr="00E77497" w:rsidRDefault="004C02EF" w:rsidP="004C02EF">
      <w:r w:rsidRPr="00E77497">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E77497">
        <w:rPr>
          <w:rFonts w:ascii="Times New Roman" w:hAnsi="Times New Roman"/>
          <w:i/>
        </w:rPr>
        <w:t>StringLiteral</w:t>
      </w:r>
      <w:ins w:id="900" w:author="Rev 9 Allen Wirfs-Brock" w:date="2012-07-02T16:43:00Z">
        <w:r w:rsidR="00CA6077">
          <w:rPr>
            <w:rFonts w:cs="Arial"/>
          </w:rPr>
          <w:t xml:space="preserve">, </w:t>
        </w:r>
        <w:r w:rsidR="00CA6077">
          <w:rPr>
            <w:rFonts w:ascii="Times New Roman" w:hAnsi="Times New Roman"/>
            <w:i/>
          </w:rPr>
          <w:t>Quasi</w:t>
        </w:r>
        <w:r w:rsidR="00CA6077">
          <w:rPr>
            <w:rFonts w:cs="Arial"/>
          </w:rPr>
          <w:t>,</w:t>
        </w:r>
      </w:ins>
      <w:ins w:id="901" w:author="Rev 9 Allen Wirfs-Brock" w:date="2012-07-02T16:44:00Z">
        <w:r w:rsidR="00CA6077">
          <w:rPr>
            <w:rFonts w:cs="Arial"/>
          </w:rPr>
          <w:t xml:space="preserve"> or </w:t>
        </w:r>
        <w:r w:rsidR="00CA6077" w:rsidRPr="00CA6077">
          <w:rPr>
            <w:rFonts w:ascii="Times New Roman" w:hAnsi="Times New Roman"/>
            <w:i/>
          </w:rPr>
          <w:t>QuasiSubstitutionTail</w:t>
        </w:r>
      </w:ins>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6ECAB212" w14:textId="77777777"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(7.4) but cannot occur within a </w:t>
      </w:r>
      <w:r w:rsidRPr="00E77497">
        <w:rPr>
          <w:rFonts w:ascii="Times New Roman" w:hAnsi="Times New Roman"/>
          <w:i/>
        </w:rPr>
        <w:t>SingleLineComment</w:t>
      </w:r>
      <w:r w:rsidRPr="00E77497">
        <w:t xml:space="preserve">. </w:t>
      </w:r>
    </w:p>
    <w:p w14:paraId="711E467C" w14:textId="77777777"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3182FD42" w14:textId="77777777" w:rsidR="004C02EF" w:rsidRPr="00E77497" w:rsidRDefault="004C02EF" w:rsidP="004C02EF">
      <w:pPr>
        <w:spacing w:after="120"/>
      </w:pPr>
      <w:r w:rsidRPr="00E77497">
        <w:t xml:space="preserve">The ECMAScript line terminator characters are listed in </w:t>
      </w:r>
      <w:ins w:id="902" w:author="Rev 8 Allen Wirfs-Brock" w:date="2012-06-13T12:23:00Z">
        <w:r w:rsidR="00386630">
          <w:fldChar w:fldCharType="begin"/>
        </w:r>
        <w:r w:rsidR="00386630">
          <w:instrText xml:space="preserve"> REF _Ref327353531 \h </w:instrText>
        </w:r>
      </w:ins>
      <w:r w:rsidR="00386630">
        <w:fldChar w:fldCharType="separate"/>
      </w:r>
      <w:ins w:id="903" w:author="Rev 8 Allen Wirfs-Brock" w:date="2012-06-15T19:42:00Z">
        <w:r w:rsidR="00606E07">
          <w:t xml:space="preserve">Table </w:t>
        </w:r>
        <w:r w:rsidR="00606E07">
          <w:rPr>
            <w:noProof/>
          </w:rPr>
          <w:t>3</w:t>
        </w:r>
      </w:ins>
      <w:ins w:id="904" w:author="Rev 8 Allen Wirfs-Brock" w:date="2012-06-13T12:23:00Z">
        <w:r w:rsidR="00386630">
          <w:fldChar w:fldCharType="end"/>
        </w:r>
      </w:ins>
      <w:r w:rsidRPr="00E77497">
        <w:t>.</w:t>
      </w:r>
    </w:p>
    <w:p w14:paraId="093A8A59" w14:textId="77777777" w:rsidR="004C02EF" w:rsidRPr="00E77497" w:rsidRDefault="00386630" w:rsidP="002F55F1">
      <w:pPr>
        <w:pStyle w:val="Tabletitle"/>
        <w:rPr>
          <w:rFonts w:eastAsia="Arial Unicode MS"/>
        </w:rPr>
      </w:pPr>
      <w:bookmarkStart w:id="905" w:name="_Ref327353531"/>
      <w:ins w:id="906" w:author="Rev 8 Allen Wirfs-Brock" w:date="2012-06-13T12:23:00Z">
        <w:r>
          <w:t xml:space="preserve">Table </w:t>
        </w:r>
        <w:r>
          <w:fldChar w:fldCharType="begin"/>
        </w:r>
        <w:r>
          <w:instrText xml:space="preserve"> SEQ Table \* ARABIC </w:instrText>
        </w:r>
      </w:ins>
      <w:r>
        <w:fldChar w:fldCharType="separate"/>
      </w:r>
      <w:ins w:id="907" w:author="Rev 8 Allen Wirfs-Brock" w:date="2012-06-15T19:42:00Z">
        <w:r w:rsidR="00606E07">
          <w:rPr>
            <w:noProof/>
          </w:rPr>
          <w:t>3</w:t>
        </w:r>
      </w:ins>
      <w:ins w:id="908" w:author="Rev 8 Allen Wirfs-Brock" w:date="2012-06-13T12:23:00Z">
        <w:r>
          <w:fldChar w:fldCharType="end"/>
        </w:r>
      </w:ins>
      <w:bookmarkEnd w:id="905"/>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2520"/>
        <w:gridCol w:w="2449"/>
      </w:tblGrid>
      <w:tr w:rsidR="004C02EF" w:rsidRPr="00E77497" w14:paraId="4634E61C" w14:textId="77777777" w:rsidTr="00360FC8">
        <w:trPr>
          <w:trHeight w:val="317"/>
          <w:jc w:val="center"/>
        </w:trPr>
        <w:tc>
          <w:tcPr>
            <w:tcW w:w="2292" w:type="dxa"/>
            <w:shd w:val="solid" w:color="C0C0C0" w:fill="FFFFFF"/>
          </w:tcPr>
          <w:p w14:paraId="25DA22BE" w14:textId="77777777"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del w:id="909" w:author="Rev 9 Allen Wirfs-Brock" w:date="2012-07-02T16:45:00Z">
              <w:r w:rsidRPr="00E77497" w:rsidDel="003205F6">
                <w:rPr>
                  <w:b/>
                  <w:i/>
                  <w:color w:val="000000"/>
                  <w:shd w:val="solid" w:color="C0C0C0" w:fill="FFFFFF"/>
                </w:rPr>
                <w:delText xml:space="preserve">Unit </w:delText>
              </w:r>
            </w:del>
            <w:ins w:id="910" w:author="Rev 9 Allen Wirfs-Brock" w:date="2012-07-02T16:45:00Z">
              <w:r w:rsidR="003205F6">
                <w:rPr>
                  <w:b/>
                  <w:i/>
                  <w:color w:val="000000"/>
                  <w:shd w:val="solid" w:color="C0C0C0" w:fill="FFFFFF"/>
                </w:rPr>
                <w:t>Point</w:t>
              </w:r>
              <w:r w:rsidR="003205F6" w:rsidRPr="00E77497">
                <w:rPr>
                  <w:b/>
                  <w:i/>
                  <w:color w:val="000000"/>
                  <w:shd w:val="solid" w:color="C0C0C0" w:fill="FFFFFF"/>
                </w:rPr>
                <w:t xml:space="preserve"> </w:t>
              </w:r>
            </w:ins>
            <w:del w:id="911" w:author="Rev 9 Allen Wirfs-Brock" w:date="2012-07-07T10:04:00Z">
              <w:r w:rsidRPr="00E77497" w:rsidDel="00F55BFC">
                <w:rPr>
                  <w:b/>
                  <w:i/>
                  <w:color w:val="000000"/>
                  <w:shd w:val="solid" w:color="C0C0C0" w:fill="FFFFFF"/>
                </w:rPr>
                <w:delText>Value</w:delText>
              </w:r>
            </w:del>
          </w:p>
        </w:tc>
        <w:tc>
          <w:tcPr>
            <w:tcW w:w="2520" w:type="dxa"/>
            <w:shd w:val="solid" w:color="C0C0C0" w:fill="FFFFFF"/>
          </w:tcPr>
          <w:p w14:paraId="3C73A585"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14:paraId="3BA1B8A2"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5C74CA8F" w14:textId="77777777" w:rsidTr="00360FC8">
        <w:trPr>
          <w:jc w:val="center"/>
        </w:trPr>
        <w:tc>
          <w:tcPr>
            <w:tcW w:w="2292" w:type="dxa"/>
          </w:tcPr>
          <w:p w14:paraId="766C900B" w14:textId="77777777" w:rsidR="004C02EF" w:rsidRPr="00E77497" w:rsidRDefault="004C02EF" w:rsidP="003A4B22">
            <w:pPr>
              <w:keepNext/>
              <w:keepLines/>
              <w:spacing w:after="60"/>
              <w:rPr>
                <w:rFonts w:ascii="Courier New" w:hAnsi="Courier New"/>
                <w:b/>
              </w:rPr>
            </w:pPr>
            <w:del w:id="912" w:author="Rev 9 Allen Wirfs-Brock" w:date="2012-07-02T16:44:00Z">
              <w:r w:rsidRPr="00E77497" w:rsidDel="003205F6">
                <w:rPr>
                  <w:rFonts w:ascii="Courier New" w:hAnsi="Courier New"/>
                  <w:b/>
                </w:rPr>
                <w:delText>\u</w:delText>
              </w:r>
            </w:del>
            <w:ins w:id="913" w:author="Rev 9 Allen Wirfs-Brock" w:date="2012-07-02T16:44:00Z">
              <w:r w:rsidR="003205F6">
                <w:rPr>
                  <w:rFonts w:ascii="Courier New" w:hAnsi="Courier New"/>
                  <w:b/>
                </w:rPr>
                <w:t>U+</w:t>
              </w:r>
            </w:ins>
            <w:r w:rsidRPr="00E77497">
              <w:rPr>
                <w:rFonts w:ascii="Courier New" w:hAnsi="Courier New"/>
                <w:b/>
              </w:rPr>
              <w:t>000A</w:t>
            </w:r>
          </w:p>
        </w:tc>
        <w:tc>
          <w:tcPr>
            <w:tcW w:w="2520" w:type="dxa"/>
          </w:tcPr>
          <w:p w14:paraId="3DDEE7F6" w14:textId="77777777" w:rsidR="004C02EF" w:rsidRPr="00E77497" w:rsidRDefault="004C02EF" w:rsidP="003A4B22">
            <w:pPr>
              <w:keepNext/>
              <w:keepLines/>
              <w:spacing w:after="60"/>
            </w:pPr>
            <w:r w:rsidRPr="00E77497">
              <w:t>Line Feed</w:t>
            </w:r>
          </w:p>
        </w:tc>
        <w:tc>
          <w:tcPr>
            <w:tcW w:w="2449" w:type="dxa"/>
          </w:tcPr>
          <w:p w14:paraId="2B75ACD9" w14:textId="77777777" w:rsidR="004C02EF" w:rsidRPr="00E77497" w:rsidRDefault="004C02EF" w:rsidP="003A4B22">
            <w:pPr>
              <w:keepNext/>
              <w:keepLines/>
              <w:spacing w:after="60"/>
            </w:pPr>
            <w:r w:rsidRPr="00E77497">
              <w:t>&lt;LF&gt;</w:t>
            </w:r>
          </w:p>
        </w:tc>
      </w:tr>
      <w:tr w:rsidR="004C02EF" w:rsidRPr="00E77497" w14:paraId="5A2128C9" w14:textId="77777777" w:rsidTr="00360FC8">
        <w:trPr>
          <w:jc w:val="center"/>
        </w:trPr>
        <w:tc>
          <w:tcPr>
            <w:tcW w:w="2292" w:type="dxa"/>
          </w:tcPr>
          <w:p w14:paraId="078BC5F7" w14:textId="77777777" w:rsidR="004C02EF" w:rsidRPr="00E77497" w:rsidRDefault="004C02EF" w:rsidP="003A4B22">
            <w:pPr>
              <w:keepNext/>
              <w:keepLines/>
              <w:spacing w:after="60"/>
              <w:rPr>
                <w:b/>
              </w:rPr>
            </w:pPr>
            <w:del w:id="914" w:author="Rev 9 Allen Wirfs-Brock" w:date="2012-07-02T16:45:00Z">
              <w:r w:rsidRPr="00E77497" w:rsidDel="003205F6">
                <w:rPr>
                  <w:rFonts w:ascii="Courier New" w:hAnsi="Courier New"/>
                  <w:b/>
                </w:rPr>
                <w:delText>\u</w:delText>
              </w:r>
            </w:del>
            <w:ins w:id="915" w:author="Rev 9 Allen Wirfs-Brock" w:date="2012-07-02T16:45:00Z">
              <w:r w:rsidR="003205F6">
                <w:rPr>
                  <w:rFonts w:ascii="Courier New" w:hAnsi="Courier New"/>
                  <w:b/>
                </w:rPr>
                <w:t>U+</w:t>
              </w:r>
            </w:ins>
            <w:r w:rsidRPr="00E77497">
              <w:rPr>
                <w:rFonts w:ascii="Courier New" w:hAnsi="Courier New"/>
                <w:b/>
              </w:rPr>
              <w:t>000D</w:t>
            </w:r>
          </w:p>
        </w:tc>
        <w:tc>
          <w:tcPr>
            <w:tcW w:w="2520" w:type="dxa"/>
          </w:tcPr>
          <w:p w14:paraId="18364B6E" w14:textId="77777777" w:rsidR="004C02EF" w:rsidRPr="00E77497" w:rsidRDefault="004C02EF" w:rsidP="003A4B22">
            <w:pPr>
              <w:keepNext/>
              <w:keepLines/>
              <w:spacing w:after="60"/>
            </w:pPr>
            <w:r w:rsidRPr="00E77497">
              <w:t xml:space="preserve">Carriage Return </w:t>
            </w:r>
          </w:p>
        </w:tc>
        <w:tc>
          <w:tcPr>
            <w:tcW w:w="2449" w:type="dxa"/>
          </w:tcPr>
          <w:p w14:paraId="75F8855D" w14:textId="77777777" w:rsidR="004C02EF" w:rsidRPr="00E77497" w:rsidRDefault="004C02EF" w:rsidP="003A4B22">
            <w:pPr>
              <w:keepNext/>
              <w:keepLines/>
              <w:spacing w:after="60"/>
            </w:pPr>
            <w:r w:rsidRPr="00E77497">
              <w:t>&lt;CR&gt;</w:t>
            </w:r>
          </w:p>
        </w:tc>
      </w:tr>
      <w:tr w:rsidR="004C02EF" w:rsidRPr="00E77497" w14:paraId="0FD06C24" w14:textId="77777777" w:rsidTr="00360FC8">
        <w:trPr>
          <w:jc w:val="center"/>
        </w:trPr>
        <w:tc>
          <w:tcPr>
            <w:tcW w:w="2292" w:type="dxa"/>
          </w:tcPr>
          <w:p w14:paraId="4526855B" w14:textId="77777777" w:rsidR="004C02EF" w:rsidRPr="00E77497" w:rsidRDefault="004C02EF" w:rsidP="003A4B22">
            <w:pPr>
              <w:keepNext/>
              <w:keepLines/>
              <w:spacing w:after="60"/>
              <w:rPr>
                <w:rFonts w:ascii="Courier New" w:hAnsi="Courier New"/>
                <w:b/>
              </w:rPr>
            </w:pPr>
            <w:del w:id="916" w:author="Rev 9 Allen Wirfs-Brock" w:date="2012-07-02T16:45:00Z">
              <w:r w:rsidRPr="00E77497" w:rsidDel="003205F6">
                <w:rPr>
                  <w:rFonts w:ascii="Courier New" w:hAnsi="Courier New"/>
                  <w:b/>
                </w:rPr>
                <w:delText>\u</w:delText>
              </w:r>
            </w:del>
            <w:ins w:id="917" w:author="Rev 9 Allen Wirfs-Brock" w:date="2012-07-02T16:45:00Z">
              <w:r w:rsidR="003205F6">
                <w:rPr>
                  <w:rFonts w:ascii="Courier New" w:hAnsi="Courier New"/>
                  <w:b/>
                </w:rPr>
                <w:t>U+</w:t>
              </w:r>
            </w:ins>
            <w:r w:rsidRPr="00E77497">
              <w:rPr>
                <w:rFonts w:ascii="Courier New" w:hAnsi="Courier New"/>
                <w:b/>
              </w:rPr>
              <w:t>2028</w:t>
            </w:r>
          </w:p>
        </w:tc>
        <w:tc>
          <w:tcPr>
            <w:tcW w:w="2520" w:type="dxa"/>
          </w:tcPr>
          <w:p w14:paraId="71D6C1D5" w14:textId="77777777" w:rsidR="004C02EF" w:rsidRPr="00E77497" w:rsidRDefault="004C02EF" w:rsidP="003A4B22">
            <w:pPr>
              <w:keepNext/>
              <w:keepLines/>
              <w:spacing w:after="60"/>
            </w:pPr>
            <w:r w:rsidRPr="00E77497">
              <w:t>Line separator</w:t>
            </w:r>
          </w:p>
        </w:tc>
        <w:tc>
          <w:tcPr>
            <w:tcW w:w="2449" w:type="dxa"/>
          </w:tcPr>
          <w:p w14:paraId="56D6F70C" w14:textId="77777777" w:rsidR="004C02EF" w:rsidRPr="00E77497" w:rsidRDefault="004C02EF" w:rsidP="003A4B22">
            <w:pPr>
              <w:keepNext/>
              <w:keepLines/>
              <w:spacing w:after="60"/>
            </w:pPr>
            <w:r w:rsidRPr="00E77497">
              <w:t>&lt;LS&gt;</w:t>
            </w:r>
          </w:p>
        </w:tc>
      </w:tr>
      <w:tr w:rsidR="004C02EF" w:rsidRPr="00E77497" w14:paraId="302A0236" w14:textId="77777777" w:rsidTr="00360FC8">
        <w:trPr>
          <w:jc w:val="center"/>
        </w:trPr>
        <w:tc>
          <w:tcPr>
            <w:tcW w:w="2292" w:type="dxa"/>
          </w:tcPr>
          <w:p w14:paraId="49D16051" w14:textId="77777777" w:rsidR="004C02EF" w:rsidRPr="00E77497" w:rsidRDefault="004C02EF" w:rsidP="003A4B22">
            <w:pPr>
              <w:keepLines/>
              <w:spacing w:after="60"/>
              <w:rPr>
                <w:rFonts w:ascii="Courier New" w:hAnsi="Courier New"/>
                <w:b/>
              </w:rPr>
            </w:pPr>
            <w:del w:id="918" w:author="Rev 9 Allen Wirfs-Brock" w:date="2012-07-02T16:45:00Z">
              <w:r w:rsidRPr="00E77497" w:rsidDel="003205F6">
                <w:rPr>
                  <w:rFonts w:ascii="Courier New" w:hAnsi="Courier New"/>
                  <w:b/>
                </w:rPr>
                <w:delText>\u</w:delText>
              </w:r>
            </w:del>
            <w:ins w:id="919" w:author="Rev 9 Allen Wirfs-Brock" w:date="2012-07-02T16:45:00Z">
              <w:r w:rsidR="003205F6">
                <w:rPr>
                  <w:rFonts w:ascii="Courier New" w:hAnsi="Courier New"/>
                  <w:b/>
                </w:rPr>
                <w:t>U+</w:t>
              </w:r>
            </w:ins>
            <w:r w:rsidRPr="00E77497">
              <w:rPr>
                <w:rFonts w:ascii="Courier New" w:hAnsi="Courier New"/>
                <w:b/>
              </w:rPr>
              <w:t>2029</w:t>
            </w:r>
          </w:p>
        </w:tc>
        <w:tc>
          <w:tcPr>
            <w:tcW w:w="2520" w:type="dxa"/>
          </w:tcPr>
          <w:p w14:paraId="0068E8F5" w14:textId="77777777" w:rsidR="004C02EF" w:rsidRPr="00E77497" w:rsidRDefault="004C02EF" w:rsidP="003A4B22">
            <w:pPr>
              <w:keepLines/>
              <w:spacing w:after="60"/>
            </w:pPr>
            <w:r w:rsidRPr="00E77497">
              <w:t>Paragraph separator</w:t>
            </w:r>
          </w:p>
        </w:tc>
        <w:tc>
          <w:tcPr>
            <w:tcW w:w="2449" w:type="dxa"/>
          </w:tcPr>
          <w:p w14:paraId="53BDB733" w14:textId="77777777" w:rsidR="004C02EF" w:rsidRPr="00E77497" w:rsidRDefault="004C02EF" w:rsidP="003A4B22">
            <w:pPr>
              <w:keepLines/>
              <w:spacing w:after="60"/>
            </w:pPr>
            <w:r w:rsidRPr="00E77497">
              <w:t>&lt;PS&gt;</w:t>
            </w:r>
          </w:p>
        </w:tc>
      </w:tr>
    </w:tbl>
    <w:p w14:paraId="56A39BF2" w14:textId="77777777" w:rsidR="004C02EF" w:rsidRPr="00E77497" w:rsidRDefault="004C02EF" w:rsidP="004C02EF">
      <w:r w:rsidRPr="00E77497">
        <w:t xml:space="preserve">Only the </w:t>
      </w:r>
      <w:ins w:id="920" w:author="Rev 9 Allen Wirfs-Brock" w:date="2012-07-02T16:45:00Z">
        <w:r w:rsidR="003205F6">
          <w:t xml:space="preserve">Unicode </w:t>
        </w:r>
      </w:ins>
      <w:r w:rsidRPr="00E77497">
        <w:t xml:space="preserve">characters in </w:t>
      </w:r>
      <w:ins w:id="921" w:author="Rev 8 Allen Wirfs-Brock" w:date="2012-06-13T12:23:00Z">
        <w:r w:rsidR="00386630">
          <w:fldChar w:fldCharType="begin"/>
        </w:r>
        <w:r w:rsidR="00386630">
          <w:instrText xml:space="preserve"> REF _Ref327353531 \h </w:instrText>
        </w:r>
      </w:ins>
      <w:r w:rsidR="00386630">
        <w:fldChar w:fldCharType="separate"/>
      </w:r>
      <w:ins w:id="922" w:author="Rev 8 Allen Wirfs-Brock" w:date="2012-06-15T19:42:00Z">
        <w:r w:rsidR="00606E07">
          <w:t xml:space="preserve">Table </w:t>
        </w:r>
        <w:r w:rsidR="00606E07">
          <w:rPr>
            <w:noProof/>
          </w:rPr>
          <w:t>3</w:t>
        </w:r>
      </w:ins>
      <w:ins w:id="923" w:author="Rev 8 Allen Wirfs-Brock" w:date="2012-06-13T12:23:00Z">
        <w:r w:rsidR="00386630">
          <w:fldChar w:fldCharType="end"/>
        </w:r>
      </w:ins>
      <w:r w:rsidRPr="00E77497">
        <w:t xml:space="preserve"> are treated as line terminators. Other new line or line breaking </w:t>
      </w:r>
      <w:ins w:id="924" w:author="Rev 9 Allen Wirfs-Brock" w:date="2012-07-02T16:45:00Z">
        <w:r w:rsidR="003205F6">
          <w:t xml:space="preserve">Unicode </w:t>
        </w:r>
      </w:ins>
      <w:r w:rsidRPr="00E77497">
        <w:t xml:space="preserve">characters are treated as white space but not as line terminators. The </w:t>
      </w:r>
      <w:del w:id="925" w:author="Rev 9 Allen Wirfs-Brock" w:date="2012-07-02T16:46:00Z">
        <w:r w:rsidRPr="00E77497" w:rsidDel="003205F6">
          <w:delText xml:space="preserve">character </w:delText>
        </w:r>
      </w:del>
      <w:r w:rsidRPr="00E77497">
        <w:t xml:space="preserve">sequence &lt;CR&gt;&lt;LF&gt; is commonly used as a line terminator. It should be considered a single </w:t>
      </w:r>
      <w:ins w:id="926" w:author="Rev 9 Allen Wirfs-Brock" w:date="2012-07-02T16:47:00Z">
        <w:r w:rsidR="003205F6" w:rsidRPr="005D174A">
          <w:rPr>
            <w:rFonts w:ascii="Times New Roman" w:hAnsi="Times New Roman"/>
            <w:i/>
          </w:rPr>
          <w:t>SourceCharacter</w:t>
        </w:r>
        <w:r w:rsidR="003205F6">
          <w:t xml:space="preserve"> </w:t>
        </w:r>
      </w:ins>
      <w:del w:id="927" w:author="Rev 9 Allen Wirfs-Brock" w:date="2012-07-02T16:47:00Z">
        <w:r w:rsidRPr="00E77497" w:rsidDel="003205F6">
          <w:delText xml:space="preserve">character </w:delText>
        </w:r>
      </w:del>
      <w:r w:rsidRPr="00E77497">
        <w:t>for the purpose of reporting line numbers.</w:t>
      </w:r>
    </w:p>
    <w:p w14:paraId="5DA273F2" w14:textId="77777777" w:rsidR="004C02EF" w:rsidRPr="00E77497" w:rsidRDefault="004C02EF" w:rsidP="004C02EF">
      <w:pPr>
        <w:pStyle w:val="Syntax"/>
      </w:pPr>
      <w:r w:rsidRPr="00E77497">
        <w:t>Syntax</w:t>
      </w:r>
    </w:p>
    <w:p w14:paraId="3C46ED5F" w14:textId="77777777" w:rsidR="004C02EF" w:rsidRPr="00E77497" w:rsidRDefault="004C02EF" w:rsidP="004C02EF">
      <w:pPr>
        <w:pStyle w:val="SyntaxRule"/>
      </w:pPr>
      <w:r w:rsidRPr="00E77497">
        <w:t xml:space="preserve">LineTerminator </w:t>
      </w:r>
      <w:r w:rsidRPr="00E77497">
        <w:rPr>
          <w:rFonts w:ascii="Arial" w:hAnsi="Arial" w:cs="Arial"/>
          <w:b/>
          <w:i w:val="0"/>
        </w:rPr>
        <w:t>::</w:t>
      </w:r>
    </w:p>
    <w:p w14:paraId="080D22EB" w14:textId="77777777" w:rsidR="004C02EF" w:rsidRPr="00E77497" w:rsidRDefault="004C02EF" w:rsidP="004C02EF">
      <w:pPr>
        <w:pStyle w:val="SyntaxDefinition"/>
        <w:rPr>
          <w:i w:val="0"/>
        </w:rPr>
      </w:pPr>
      <w:r w:rsidRPr="00E77497">
        <w:rPr>
          <w:i w:val="0"/>
        </w:rPr>
        <w:t>&lt;LF&gt;</w:t>
      </w:r>
      <w:r w:rsidRPr="00E77497">
        <w:rPr>
          <w:i w:val="0"/>
        </w:rPr>
        <w:br/>
        <w:t>&lt;CR&gt;</w:t>
      </w:r>
      <w:bookmarkStart w:id="928" w:name="_Ref379871138"/>
      <w:bookmarkStart w:id="929" w:name="_Toc381513618"/>
      <w:bookmarkStart w:id="930" w:name="_Toc382202760"/>
      <w:bookmarkStart w:id="931" w:name="_Toc382202980"/>
      <w:bookmarkStart w:id="932" w:name="_Toc382212140"/>
      <w:bookmarkStart w:id="933" w:name="_Toc382212319"/>
      <w:bookmarkStart w:id="934" w:name="_Toc382291485"/>
      <w:bookmarkStart w:id="935" w:name="_Toc385672121"/>
      <w:bookmarkStart w:id="936" w:name="_Toc393690212"/>
      <w:r w:rsidRPr="00E77497">
        <w:rPr>
          <w:i w:val="0"/>
        </w:rPr>
        <w:br/>
        <w:t>&lt;LS&gt;</w:t>
      </w:r>
      <w:r w:rsidRPr="00E77497">
        <w:rPr>
          <w:i w:val="0"/>
        </w:rPr>
        <w:br/>
        <w:t>&lt;PS&gt;</w:t>
      </w:r>
    </w:p>
    <w:p w14:paraId="7B0136D5" w14:textId="77777777" w:rsidR="004C02EF" w:rsidRPr="00E77497" w:rsidRDefault="004C02EF" w:rsidP="004C02EF">
      <w:pPr>
        <w:pStyle w:val="SyntaxRule"/>
      </w:pPr>
      <w:r w:rsidRPr="00E77497">
        <w:t xml:space="preserve">LineTerminatorSequence </w:t>
      </w:r>
      <w:r w:rsidRPr="00E77497">
        <w:rPr>
          <w:rFonts w:ascii="Arial" w:hAnsi="Arial" w:cs="Arial"/>
          <w:b/>
          <w:i w:val="0"/>
        </w:rPr>
        <w:t>::</w:t>
      </w:r>
    </w:p>
    <w:p w14:paraId="78A182AF" w14:textId="77777777"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671F76C6" w14:textId="77777777" w:rsidR="004C02EF" w:rsidRPr="00E77497" w:rsidRDefault="004C02EF" w:rsidP="004C02EF">
      <w:pPr>
        <w:pStyle w:val="20"/>
        <w:numPr>
          <w:ilvl w:val="0"/>
          <w:numId w:val="0"/>
        </w:numPr>
      </w:pPr>
      <w:bookmarkStart w:id="937" w:name="_Ref457437441"/>
      <w:bookmarkStart w:id="938" w:name="_Ref457437442"/>
      <w:bookmarkStart w:id="939" w:name="_Ref457437443"/>
      <w:bookmarkStart w:id="940" w:name="_Ref457437444"/>
      <w:bookmarkStart w:id="941" w:name="_Ref457437448"/>
      <w:bookmarkStart w:id="942" w:name="_Ref457437449"/>
      <w:bookmarkStart w:id="943" w:name="_Ref457437450"/>
      <w:bookmarkStart w:id="944" w:name="_Ref457437451"/>
      <w:bookmarkStart w:id="945" w:name="_Ref457437452"/>
      <w:bookmarkStart w:id="946" w:name="_Toc472818757"/>
      <w:bookmarkStart w:id="947" w:name="_Toc235503312"/>
      <w:bookmarkStart w:id="948" w:name="_Toc241509087"/>
      <w:bookmarkStart w:id="949" w:name="_Toc244416574"/>
      <w:bookmarkStart w:id="950" w:name="_Toc276630938"/>
      <w:bookmarkStart w:id="951" w:name="_Toc329528657"/>
      <w:r w:rsidRPr="00E77497">
        <w:t>7.4</w:t>
      </w:r>
      <w:r w:rsidRPr="00E77497">
        <w:tab/>
        <w:t>Comment</w:t>
      </w:r>
      <w:bookmarkEnd w:id="928"/>
      <w:bookmarkEnd w:id="929"/>
      <w:bookmarkEnd w:id="930"/>
      <w:bookmarkEnd w:id="931"/>
      <w:bookmarkEnd w:id="932"/>
      <w:bookmarkEnd w:id="933"/>
      <w:bookmarkEnd w:id="934"/>
      <w:bookmarkEnd w:id="935"/>
      <w:bookmarkEnd w:id="936"/>
      <w:r w:rsidRPr="00E77497">
        <w:t>s</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p>
    <w:p w14:paraId="3D1C65DE" w14:textId="77777777" w:rsidR="004C02EF" w:rsidRPr="00E77497" w:rsidRDefault="004C02EF" w:rsidP="004C02EF">
      <w:r w:rsidRPr="00E77497">
        <w:t>Comments can be either single or multi-line. Multi-line comments cannot nest.</w:t>
      </w:r>
    </w:p>
    <w:p w14:paraId="057CCA9F" w14:textId="77777777" w:rsidR="004C02EF" w:rsidRPr="00E77497" w:rsidRDefault="004C02EF" w:rsidP="004C02EF">
      <w:r w:rsidRPr="00E77497">
        <w:t xml:space="preserve">Because a single-line comment can contain any </w:t>
      </w:r>
      <w:ins w:id="952" w:author="Rev 9 Allen Wirfs-Brock" w:date="2012-07-02T16:48:00Z">
        <w:r w:rsidR="003205F6">
          <w:t xml:space="preserve">Unicode </w:t>
        </w:r>
      </w:ins>
      <w:r w:rsidRPr="00E77497">
        <w:t xml:space="preserve">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14:paraId="1F75E87E" w14:textId="77777777"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0964DC21" w14:textId="77777777" w:rsidR="004C02EF" w:rsidRPr="00E77497" w:rsidRDefault="004C02EF" w:rsidP="004C02EF">
      <w:pPr>
        <w:pStyle w:val="Syntax"/>
      </w:pPr>
      <w:r w:rsidRPr="00E77497">
        <w:t>Syntax</w:t>
      </w:r>
    </w:p>
    <w:p w14:paraId="7D5D93DC" w14:textId="77777777" w:rsidR="004C02EF" w:rsidRPr="00E77497" w:rsidRDefault="004C02EF" w:rsidP="004C02EF">
      <w:pPr>
        <w:pStyle w:val="SyntaxRule"/>
      </w:pPr>
      <w:r w:rsidRPr="00E77497">
        <w:t xml:space="preserve">Comment </w:t>
      </w:r>
      <w:r w:rsidRPr="00E77497">
        <w:rPr>
          <w:rFonts w:ascii="Arial" w:hAnsi="Arial" w:cs="Arial"/>
          <w:b/>
          <w:i w:val="0"/>
        </w:rPr>
        <w:t>::</w:t>
      </w:r>
    </w:p>
    <w:p w14:paraId="09FE4FC4" w14:textId="77777777" w:rsidR="004C02EF" w:rsidRPr="00E77497" w:rsidRDefault="004C02EF" w:rsidP="004C02EF">
      <w:pPr>
        <w:pStyle w:val="SyntaxDefinition"/>
      </w:pPr>
      <w:r w:rsidRPr="00E77497">
        <w:t>MultiLineComment</w:t>
      </w:r>
      <w:r w:rsidRPr="00E77497">
        <w:br/>
        <w:t>SingleLineComment</w:t>
      </w:r>
    </w:p>
    <w:p w14:paraId="7C46DAF5" w14:textId="77777777" w:rsidR="004C02EF" w:rsidRPr="00E77497" w:rsidRDefault="004C02EF" w:rsidP="004C02EF">
      <w:pPr>
        <w:pStyle w:val="SyntaxRule"/>
      </w:pPr>
      <w:r w:rsidRPr="00E77497">
        <w:t xml:space="preserve">MultiLineComment </w:t>
      </w:r>
      <w:r w:rsidRPr="00E77497">
        <w:rPr>
          <w:rFonts w:ascii="Arial" w:hAnsi="Arial" w:cs="Arial"/>
          <w:b/>
          <w:i w:val="0"/>
        </w:rPr>
        <w:t>::</w:t>
      </w:r>
    </w:p>
    <w:p w14:paraId="454AD127" w14:textId="77777777"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6246B196" w14:textId="77777777" w:rsidR="004C02EF" w:rsidRPr="00E77497" w:rsidRDefault="004C02EF" w:rsidP="004C02EF">
      <w:pPr>
        <w:pStyle w:val="SyntaxRule"/>
      </w:pPr>
      <w:r w:rsidRPr="00E77497">
        <w:t xml:space="preserve">MultiLineCommentChars </w:t>
      </w:r>
      <w:r w:rsidRPr="00E77497">
        <w:rPr>
          <w:rFonts w:ascii="Arial" w:hAnsi="Arial" w:cs="Arial"/>
          <w:b/>
          <w:i w:val="0"/>
        </w:rPr>
        <w:t>::</w:t>
      </w:r>
    </w:p>
    <w:p w14:paraId="4D17C153" w14:textId="77777777"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23607455" w14:textId="77777777" w:rsidR="004C02EF" w:rsidRPr="00E77497" w:rsidRDefault="004C02EF" w:rsidP="004C02EF">
      <w:pPr>
        <w:pStyle w:val="SyntaxRule"/>
      </w:pPr>
      <w:r w:rsidRPr="00E77497">
        <w:t xml:space="preserve">PostAsteriskCommentChars </w:t>
      </w:r>
      <w:r w:rsidRPr="00E77497">
        <w:rPr>
          <w:rFonts w:ascii="Arial" w:hAnsi="Arial" w:cs="Arial"/>
          <w:b/>
          <w:i w:val="0"/>
        </w:rPr>
        <w:t>::</w:t>
      </w:r>
    </w:p>
    <w:p w14:paraId="465B98ED" w14:textId="77777777"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430690D7" w14:textId="77777777"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6DEF72A7"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160E55C0" w14:textId="77777777"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14:paraId="3EFC5B93"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7251F269" w14:textId="77777777" w:rsidR="004C02EF" w:rsidRPr="00E77497" w:rsidRDefault="004C02EF" w:rsidP="004C02EF">
      <w:pPr>
        <w:pStyle w:val="SyntaxRule"/>
      </w:pPr>
      <w:r w:rsidRPr="00E77497">
        <w:t xml:space="preserve">SingleLineComment </w:t>
      </w:r>
      <w:r w:rsidRPr="00E77497">
        <w:rPr>
          <w:rFonts w:ascii="Arial" w:hAnsi="Arial" w:cs="Arial"/>
          <w:b/>
          <w:i w:val="0"/>
        </w:rPr>
        <w:t>::</w:t>
      </w:r>
    </w:p>
    <w:p w14:paraId="4CCDA872" w14:textId="77777777"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08C3F276" w14:textId="77777777" w:rsidR="004C02EF" w:rsidRPr="00E77497" w:rsidRDefault="004C02EF" w:rsidP="004C02EF">
      <w:pPr>
        <w:pStyle w:val="SyntaxRule"/>
      </w:pPr>
      <w:r w:rsidRPr="00E77497">
        <w:t xml:space="preserve">SingleLineCommentChars </w:t>
      </w:r>
      <w:r w:rsidRPr="00E77497">
        <w:rPr>
          <w:rFonts w:ascii="Arial" w:hAnsi="Arial" w:cs="Arial"/>
          <w:b/>
          <w:i w:val="0"/>
        </w:rPr>
        <w:t>::</w:t>
      </w:r>
    </w:p>
    <w:p w14:paraId="6039528F" w14:textId="77777777"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14:paraId="122132E9" w14:textId="77777777" w:rsidR="004C02EF" w:rsidRPr="00E77497" w:rsidRDefault="004C02EF" w:rsidP="004C02EF">
      <w:pPr>
        <w:pStyle w:val="SyntaxRule"/>
      </w:pPr>
      <w:r w:rsidRPr="00E77497">
        <w:t xml:space="preserve">SingleLineCommentChar </w:t>
      </w:r>
      <w:r w:rsidRPr="00E77497">
        <w:rPr>
          <w:rFonts w:ascii="Arial" w:hAnsi="Arial" w:cs="Arial"/>
          <w:b/>
          <w:i w:val="0"/>
        </w:rPr>
        <w:t>::</w:t>
      </w:r>
    </w:p>
    <w:p w14:paraId="1EAACAE5" w14:textId="77777777"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953" w:name="_Toc381513619"/>
      <w:bookmarkStart w:id="954" w:name="_Toc382202761"/>
      <w:bookmarkStart w:id="955" w:name="_Toc382202981"/>
      <w:bookmarkStart w:id="956" w:name="_Toc382212141"/>
      <w:bookmarkStart w:id="957" w:name="_Toc382212320"/>
      <w:bookmarkStart w:id="958" w:name="_Toc382291486"/>
      <w:bookmarkStart w:id="959" w:name="_Toc385672122"/>
      <w:bookmarkStart w:id="960" w:name="_Toc393690213"/>
    </w:p>
    <w:p w14:paraId="19367A27" w14:textId="77777777" w:rsidR="004C02EF" w:rsidRPr="00E77497" w:rsidRDefault="004C02EF" w:rsidP="004C02EF">
      <w:pPr>
        <w:pStyle w:val="20"/>
        <w:numPr>
          <w:ilvl w:val="0"/>
          <w:numId w:val="0"/>
        </w:numPr>
      </w:pPr>
      <w:bookmarkStart w:id="961" w:name="_Ref457437455"/>
      <w:bookmarkStart w:id="962" w:name="_Toc472818758"/>
      <w:bookmarkStart w:id="963" w:name="_Toc235503313"/>
      <w:bookmarkStart w:id="964" w:name="_Toc241509088"/>
      <w:bookmarkStart w:id="965" w:name="_Toc244416575"/>
      <w:bookmarkStart w:id="966" w:name="_Toc276630939"/>
      <w:bookmarkStart w:id="967" w:name="_Toc329528658"/>
      <w:r w:rsidRPr="00E77497">
        <w:t>7.5</w:t>
      </w:r>
      <w:r w:rsidRPr="00E77497">
        <w:tab/>
        <w:t>Token</w:t>
      </w:r>
      <w:bookmarkEnd w:id="953"/>
      <w:bookmarkEnd w:id="954"/>
      <w:bookmarkEnd w:id="955"/>
      <w:bookmarkEnd w:id="956"/>
      <w:bookmarkEnd w:id="957"/>
      <w:bookmarkEnd w:id="958"/>
      <w:bookmarkEnd w:id="959"/>
      <w:bookmarkEnd w:id="960"/>
      <w:r w:rsidRPr="00E77497">
        <w:t>s</w:t>
      </w:r>
      <w:bookmarkEnd w:id="961"/>
      <w:bookmarkEnd w:id="962"/>
      <w:bookmarkEnd w:id="963"/>
      <w:bookmarkEnd w:id="964"/>
      <w:bookmarkEnd w:id="965"/>
      <w:bookmarkEnd w:id="966"/>
      <w:bookmarkEnd w:id="967"/>
    </w:p>
    <w:p w14:paraId="59F8DE2B" w14:textId="77777777" w:rsidR="004C02EF" w:rsidRPr="00E77497" w:rsidRDefault="004C02EF" w:rsidP="004C02EF">
      <w:pPr>
        <w:pStyle w:val="Syntax"/>
      </w:pPr>
      <w:r w:rsidRPr="00E77497">
        <w:t>Syntax</w:t>
      </w:r>
    </w:p>
    <w:p w14:paraId="3B6FF3B5" w14:textId="77777777" w:rsidR="004C02EF" w:rsidRPr="00E77497" w:rsidRDefault="004C02EF" w:rsidP="004C02EF">
      <w:pPr>
        <w:pStyle w:val="SyntaxRule"/>
      </w:pPr>
      <w:r w:rsidRPr="00E77497">
        <w:t xml:space="preserve">Token </w:t>
      </w:r>
      <w:r w:rsidRPr="00E77497">
        <w:rPr>
          <w:rFonts w:ascii="Arial" w:hAnsi="Arial" w:cs="Arial"/>
          <w:b/>
          <w:i w:val="0"/>
        </w:rPr>
        <w:t>::</w:t>
      </w:r>
    </w:p>
    <w:p w14:paraId="50E549A9" w14:textId="77777777"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968" w:name="_Toc381513620"/>
      <w:bookmarkStart w:id="969" w:name="_Toc382202762"/>
      <w:bookmarkStart w:id="970" w:name="_Toc382202982"/>
      <w:bookmarkStart w:id="971" w:name="_Toc382212142"/>
      <w:bookmarkStart w:id="972" w:name="_Toc382212321"/>
      <w:bookmarkStart w:id="973" w:name="_Toc382291487"/>
      <w:bookmarkStart w:id="974" w:name="_Toc385672123"/>
      <w:bookmarkStart w:id="975" w:name="_Toc393690214"/>
      <w:ins w:id="976" w:author="Rev 9 Allen Wirfs-Brock" w:date="2012-06-24T13:49:00Z">
        <w:r w:rsidR="000B02F1">
          <w:br/>
          <w:t>Quasi</w:t>
        </w:r>
      </w:ins>
      <w:ins w:id="977" w:author="Rev 9 Allen Wirfs-Brock" w:date="2012-07-02T16:42:00Z">
        <w:r w:rsidR="00CA6077">
          <w:br/>
        </w:r>
      </w:ins>
    </w:p>
    <w:p w14:paraId="0747A93F" w14:textId="77777777"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del w:id="978" w:author="Rev 9 Allen Wirfs-Brock" w:date="2012-06-24T13:44:00Z">
        <w:r w:rsidRPr="00E77497" w:rsidDel="000B02F1">
          <w:delText xml:space="preserve"> and</w:delText>
        </w:r>
      </w:del>
      <w:ins w:id="979" w:author="Rev 9 Allen Wirfs-Brock" w:date="2012-06-24T13:44:00Z">
        <w:r w:rsidR="000B02F1">
          <w:t>,</w:t>
        </w:r>
      </w:ins>
      <w:r w:rsidRPr="00E77497">
        <w:t xml:space="preserve"> </w:t>
      </w:r>
      <w:r w:rsidRPr="00E77497">
        <w:rPr>
          <w:rFonts w:ascii="Times New Roman" w:hAnsi="Times New Roman"/>
          <w:i/>
        </w:rPr>
        <w:t>RegularExpressionLiteral</w:t>
      </w:r>
      <w:ins w:id="980" w:author="Rev 9 Allen Wirfs-Brock" w:date="2012-06-24T13:44:00Z">
        <w:r w:rsidR="000B02F1" w:rsidRPr="000B02F1">
          <w:t xml:space="preserve"> </w:t>
        </w:r>
        <w:r w:rsidR="000B02F1" w:rsidRPr="00E77497">
          <w:t xml:space="preserve">and </w:t>
        </w:r>
      </w:ins>
      <w:ins w:id="981" w:author="Rev 9 Allen Wirfs-Brock" w:date="2012-06-24T13:45:00Z">
        <w:r w:rsidR="000B02F1">
          <w:rPr>
            <w:rFonts w:ascii="Times New Roman" w:hAnsi="Times New Roman"/>
            <w:i/>
          </w:rPr>
          <w:t>QuasiSubstitutionTail</w:t>
        </w:r>
      </w:ins>
      <w:r w:rsidRPr="00E77497">
        <w:t xml:space="preserve"> productions define tokens, but are not included in the </w:t>
      </w:r>
      <w:r w:rsidRPr="00E77497">
        <w:rPr>
          <w:rFonts w:ascii="Times New Roman" w:hAnsi="Times New Roman"/>
          <w:i/>
        </w:rPr>
        <w:t>Token</w:t>
      </w:r>
      <w:r w:rsidRPr="00E77497">
        <w:t xml:space="preserve"> production.</w:t>
      </w:r>
      <w:bookmarkStart w:id="982" w:name="_Toc381513623"/>
      <w:bookmarkStart w:id="983" w:name="_Toc382202765"/>
      <w:bookmarkStart w:id="984" w:name="_Toc382202985"/>
      <w:bookmarkStart w:id="985" w:name="_Toc382212145"/>
      <w:bookmarkStart w:id="986" w:name="_Toc382212324"/>
      <w:bookmarkStart w:id="987" w:name="_Toc382291490"/>
      <w:bookmarkStart w:id="988" w:name="_Ref382709859"/>
      <w:bookmarkStart w:id="989" w:name="_Toc385672126"/>
      <w:bookmarkStart w:id="990" w:name="_Toc393690217"/>
      <w:bookmarkEnd w:id="968"/>
      <w:bookmarkEnd w:id="969"/>
      <w:bookmarkEnd w:id="970"/>
      <w:bookmarkEnd w:id="971"/>
      <w:bookmarkEnd w:id="972"/>
      <w:bookmarkEnd w:id="973"/>
      <w:bookmarkEnd w:id="974"/>
      <w:bookmarkEnd w:id="975"/>
    </w:p>
    <w:p w14:paraId="633488FC" w14:textId="77777777" w:rsidR="004C02EF" w:rsidRPr="004D1BD1" w:rsidRDefault="004C02EF" w:rsidP="004C02EF">
      <w:pPr>
        <w:pStyle w:val="20"/>
        <w:numPr>
          <w:ilvl w:val="0"/>
          <w:numId w:val="0"/>
        </w:numPr>
      </w:pPr>
      <w:bookmarkStart w:id="991" w:name="_Ref451679320"/>
      <w:bookmarkStart w:id="992" w:name="_Toc472818762"/>
      <w:bookmarkStart w:id="993" w:name="_Toc235503314"/>
      <w:bookmarkStart w:id="994" w:name="_Toc241509089"/>
      <w:bookmarkStart w:id="995" w:name="_Toc244416576"/>
      <w:bookmarkStart w:id="996" w:name="_Toc276630940"/>
      <w:bookmarkStart w:id="997" w:name="_Toc329528659"/>
      <w:r w:rsidRPr="004D1BD1">
        <w:t>7.6</w:t>
      </w:r>
      <w:r w:rsidRPr="004D1BD1">
        <w:tab/>
        <w:t>Identifier Names and Identifier</w:t>
      </w:r>
      <w:bookmarkEnd w:id="982"/>
      <w:bookmarkEnd w:id="983"/>
      <w:bookmarkEnd w:id="984"/>
      <w:bookmarkEnd w:id="985"/>
      <w:bookmarkEnd w:id="986"/>
      <w:bookmarkEnd w:id="987"/>
      <w:bookmarkEnd w:id="988"/>
      <w:bookmarkEnd w:id="989"/>
      <w:bookmarkEnd w:id="990"/>
      <w:r w:rsidRPr="004D1BD1">
        <w:t>s</w:t>
      </w:r>
      <w:bookmarkEnd w:id="991"/>
      <w:bookmarkEnd w:id="992"/>
      <w:bookmarkEnd w:id="993"/>
      <w:bookmarkEnd w:id="994"/>
      <w:bookmarkEnd w:id="995"/>
      <w:bookmarkEnd w:id="996"/>
      <w:bookmarkEnd w:id="997"/>
    </w:p>
    <w:p w14:paraId="7178271A" w14:textId="77777777" w:rsidR="004C02EF" w:rsidRPr="00E77497" w:rsidRDefault="00F170FE" w:rsidP="00606F2D">
      <w:ins w:id="998" w:author="Rev 7 Allen Wirfs-Brock" w:date="2012-04-13T14:15:00Z">
        <w:del w:id="999" w:author="Rev 9 Allen Wirfs-Brock" w:date="2012-07-08T11:19:00Z">
          <w:r w:rsidRPr="005E3AA9" w:rsidDel="00606F2D">
            <w:rPr>
              <w:rFonts w:ascii="Times New Roman" w:hAnsi="Times New Roman"/>
              <w:i/>
            </w:rPr>
            <w:delText>Identifer</w:delText>
          </w:r>
        </w:del>
      </w:ins>
      <w:ins w:id="1000" w:author="Rev 7 Allen Wirfs-Brock" w:date="2012-04-13T14:16:00Z">
        <w:del w:id="1001" w:author="Rev 9 Allen Wirfs-Brock" w:date="2012-07-08T11:19:00Z">
          <w:r w:rsidRPr="005E3AA9" w:rsidDel="00606F2D">
            <w:rPr>
              <w:rFonts w:cs="Arial"/>
            </w:rPr>
            <w:delText>,</w:delText>
          </w:r>
        </w:del>
      </w:ins>
      <w:ins w:id="1002" w:author="Rev 7 Allen Wirfs-Brock" w:date="2012-04-13T14:15:00Z">
        <w:del w:id="1003" w:author="Rev 9 Allen Wirfs-Brock" w:date="2012-07-08T11:19:00Z">
          <w:r w:rsidDel="00606F2D">
            <w:delText xml:space="preserve"> </w:delText>
          </w:r>
        </w:del>
        <w:r w:rsidRPr="005E3AA9">
          <w:rPr>
            <w:rFonts w:ascii="Times New Roman" w:hAnsi="Times New Roman"/>
            <w:i/>
          </w:rPr>
          <w:t>IdentifierName</w:t>
        </w:r>
        <w:r>
          <w:t xml:space="preserve">, </w:t>
        </w:r>
      </w:ins>
      <w:ins w:id="1004" w:author="Rev 9 Allen Wirfs-Brock" w:date="2012-07-08T11:19:00Z">
        <w:r w:rsidR="00606F2D" w:rsidRPr="005E3AA9">
          <w:rPr>
            <w:rFonts w:ascii="Times New Roman" w:hAnsi="Times New Roman"/>
            <w:i/>
          </w:rPr>
          <w:t>Identifer</w:t>
        </w:r>
        <w:r w:rsidR="00606F2D" w:rsidRPr="005E3AA9">
          <w:rPr>
            <w:rFonts w:cs="Arial"/>
          </w:rPr>
          <w:t>,</w:t>
        </w:r>
        <w:r w:rsidR="00606F2D">
          <w:t xml:space="preserve"> </w:t>
        </w:r>
      </w:ins>
      <w:ins w:id="1005" w:author="Rev 7 Allen Wirfs-Brock" w:date="2012-04-13T14:15:00Z">
        <w:r>
          <w:t xml:space="preserve">and </w:t>
        </w:r>
        <w:r w:rsidRPr="005E3AA9">
          <w:rPr>
            <w:rFonts w:ascii="Times New Roman" w:hAnsi="Times New Roman"/>
            <w:i/>
          </w:rPr>
          <w:t>ReservedWord</w:t>
        </w:r>
        <w:r>
          <w:t xml:space="preserve"> </w:t>
        </w:r>
      </w:ins>
      <w:del w:id="1006" w:author="Rev 7 Allen Wirfs-Brock" w:date="2012-04-13T14:17:00Z">
        <w:r w:rsidR="004C02EF" w:rsidRPr="00E65A34" w:rsidDel="00F170FE">
          <w:delText xml:space="preserve">Identifier Names </w:delText>
        </w:r>
      </w:del>
      <w:r w:rsidR="004C02EF" w:rsidRPr="00E65A34">
        <w:t xml:space="preserve">are tokens that are interpreted according to the </w:t>
      </w:r>
      <w:ins w:id="1007" w:author="Rev 9 Allen Wirfs-Brock" w:date="2012-07-08T11:17:00Z">
        <w:r w:rsidR="00606F2D">
          <w:t>DefaultIdentifier Syntax given in Unicode Standard Annex #31, Identifier and Pattern</w:t>
        </w:r>
      </w:ins>
      <w:ins w:id="1008" w:author="Rev 9 Allen Wirfs-Brock" w:date="2012-07-08T11:18:00Z">
        <w:r w:rsidR="00606F2D">
          <w:t xml:space="preserve"> </w:t>
        </w:r>
      </w:ins>
      <w:ins w:id="1009" w:author="Rev 9 Allen Wirfs-Brock" w:date="2012-07-08T11:17:00Z">
        <w:r w:rsidR="00606F2D">
          <w:t>Syntax</w:t>
        </w:r>
      </w:ins>
      <w:del w:id="1010" w:author="Rev 9 Allen Wirfs-Brock" w:date="2012-07-08T11:17:00Z">
        <w:r w:rsidR="004C02EF" w:rsidRPr="00E65A34" w:rsidDel="00606F2D">
          <w:delText>grammar given in the “Identifiers” section of chapter 5 of the Unicode standard</w:delText>
        </w:r>
      </w:del>
      <w:r w:rsidR="004C02EF" w:rsidRPr="00E65A34">
        <w:t>, with some small mod</w:t>
      </w:r>
      <w:r w:rsidR="004C02EF" w:rsidRPr="009C202C">
        <w:t xml:space="preserve">ifications. </w:t>
      </w:r>
      <w:del w:id="1011" w:author="Rev 9 Allen Wirfs-Brock" w:date="2012-07-08T11:29:00Z">
        <w:r w:rsidR="004C02EF" w:rsidRPr="009C202C" w:rsidDel="007B283B">
          <w:delText xml:space="preserve">An </w:delText>
        </w:r>
      </w:del>
      <w:ins w:id="1012" w:author="Rev 9 Allen Wirfs-Brock" w:date="2012-07-08T11:30:00Z">
        <w:r w:rsidR="007B283B" w:rsidRPr="005E3AA9">
          <w:rPr>
            <w:rFonts w:ascii="Times New Roman" w:hAnsi="Times New Roman"/>
            <w:i/>
          </w:rPr>
          <w:t>ReservedWord</w:t>
        </w:r>
      </w:ins>
      <w:ins w:id="1013" w:author="Rev 9 Allen Wirfs-Brock" w:date="2012-07-08T11:29:00Z">
        <w:r w:rsidR="007B283B">
          <w:t xml:space="preserve">  is is an enumerated subset of </w:t>
        </w:r>
      </w:ins>
      <w:ins w:id="1014" w:author="Rev 9 Allen Wirfs-Brock" w:date="2012-07-08T11:30:00Z">
        <w:r w:rsidR="007B283B" w:rsidRPr="005E3AA9">
          <w:rPr>
            <w:rFonts w:ascii="Times New Roman" w:hAnsi="Times New Roman"/>
            <w:i/>
          </w:rPr>
          <w:t>IdentifierName</w:t>
        </w:r>
      </w:ins>
      <w:ins w:id="1015" w:author="Rev 9 Allen Wirfs-Brock" w:date="2012-07-08T11:29:00Z">
        <w:r w:rsidR="007B283B">
          <w:t xml:space="preserve"> and</w:t>
        </w:r>
        <w:r w:rsidR="007B283B" w:rsidRPr="009C202C">
          <w:t xml:space="preserve"> </w:t>
        </w:r>
      </w:ins>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7.6.1). The Unicode identifier grammar is based on </w:t>
      </w:r>
      <w:del w:id="1016" w:author="Rev 9 Allen Wirfs-Brock" w:date="2012-07-08T11:19:00Z">
        <w:r w:rsidR="004C02EF" w:rsidRPr="00E77497" w:rsidDel="00606F2D">
          <w:delText xml:space="preserve">both normative and informative </w:delText>
        </w:r>
      </w:del>
      <w:r w:rsidR="004C02EF" w:rsidRPr="00E77497">
        <w:t xml:space="preserve">character </w:t>
      </w:r>
      <w:del w:id="1017" w:author="Rev 9 Allen Wirfs-Brock" w:date="2012-07-08T11:19:00Z">
        <w:r w:rsidR="004C02EF" w:rsidRPr="00E77497" w:rsidDel="00606F2D">
          <w:delText xml:space="preserve">categories </w:delText>
        </w:r>
      </w:del>
      <w:ins w:id="1018" w:author="Rev 9 Allen Wirfs-Brock" w:date="2012-07-08T11:19:00Z">
        <w:r w:rsidR="00606F2D">
          <w:t>properties</w:t>
        </w:r>
        <w:r w:rsidR="00606F2D" w:rsidRPr="00E77497">
          <w:t xml:space="preserve"> </w:t>
        </w:r>
      </w:ins>
      <w:r w:rsidR="004C02EF" w:rsidRPr="00E77497">
        <w:t xml:space="preserve">specified by the Unicode Standard. The </w:t>
      </w:r>
      <w:ins w:id="1019" w:author="Rev 9 Allen Wirfs-Brock" w:date="2012-07-08T11:20:00Z">
        <w:r w:rsidR="00606F2D">
          <w:t xml:space="preserve">Unicode </w:t>
        </w:r>
      </w:ins>
      <w:r w:rsidR="004C02EF" w:rsidRPr="00E77497">
        <w:t xml:space="preserve">characters in the specified categories in version </w:t>
      </w:r>
      <w:del w:id="1020" w:author="Rev 9 Allen Wirfs-Brock" w:date="2012-07-08T11:20:00Z">
        <w:r w:rsidR="004C02EF" w:rsidRPr="00E77497" w:rsidDel="00606F2D">
          <w:delText>3</w:delText>
        </w:r>
      </w:del>
      <w:ins w:id="1021" w:author="Rev 9 Allen Wirfs-Brock" w:date="2012-07-08T11:20:00Z">
        <w:r w:rsidR="00606F2D">
          <w:t>5.1</w:t>
        </w:r>
      </w:ins>
      <w:r w:rsidR="004C02EF" w:rsidRPr="00E77497">
        <w:t>.0 of the Unicode standard must be treated as in those categories by all conforming ECMAScript implementations.</w:t>
      </w:r>
    </w:p>
    <w:p w14:paraId="2980FE71" w14:textId="77777777" w:rsidR="004C02EF" w:rsidRPr="007B283B" w:rsidRDefault="00F477D2" w:rsidP="00F477D2">
      <w:pPr>
        <w:pStyle w:val="Note"/>
        <w:rPr>
          <w:rFonts w:ascii="Times New Roman" w:hAnsi="Times New Roman"/>
          <w:i/>
        </w:rPr>
        <w:pPrChange w:id="1022" w:author="Rev 9 Allen Wirfs-Brock" w:date="2012-07-08T12:34:00Z">
          <w:pPr/>
        </w:pPrChange>
      </w:pPr>
      <w:ins w:id="1023" w:author="Rev 9 Allen Wirfs-Brock" w:date="2012-07-08T12:34:00Z">
        <w:r>
          <w:t>NOTE</w:t>
        </w:r>
        <w:r>
          <w:tab/>
        </w:r>
      </w:ins>
      <w:r w:rsidR="004C02EF" w:rsidRPr="00E77497">
        <w:t xml:space="preserve">This standard specifies specific character additions: The dollar sign </w:t>
      </w:r>
      <w:del w:id="1024" w:author="Rev 9 Allen Wirfs-Brock" w:date="2012-07-08T11:21:00Z">
        <w:r w:rsidR="004C02EF" w:rsidRPr="00E77497" w:rsidDel="00606F2D">
          <w:delText>(</w:delText>
        </w:r>
        <w:r w:rsidR="004C02EF" w:rsidRPr="00E77497" w:rsidDel="00606F2D">
          <w:rPr>
            <w:rFonts w:ascii="Courier New" w:hAnsi="Courier New" w:cs="Courier New"/>
            <w:b/>
          </w:rPr>
          <w:delText>$</w:delText>
        </w:r>
        <w:r w:rsidR="004C02EF" w:rsidRPr="00E77497" w:rsidDel="00606F2D">
          <w:delText xml:space="preserve">) </w:delText>
        </w:r>
      </w:del>
      <w:ins w:id="1025" w:author="Rev 9 Allen Wirfs-Brock" w:date="2012-07-08T11:21:00Z">
        <w:r w:rsidR="00606F2D" w:rsidRPr="00E77497">
          <w:t>(</w:t>
        </w:r>
        <w:r w:rsidR="00606F2D">
          <w:rPr>
            <w:rFonts w:ascii="Courier New" w:hAnsi="Courier New" w:cs="Courier New"/>
            <w:b/>
          </w:rPr>
          <w:t>U+0024</w:t>
        </w:r>
        <w:r w:rsidR="00606F2D" w:rsidRPr="00E77497">
          <w:t xml:space="preserve">) </w:t>
        </w:r>
      </w:ins>
      <w:r w:rsidR="004C02EF" w:rsidRPr="00E77497">
        <w:t xml:space="preserve">and the underscore </w:t>
      </w:r>
      <w:del w:id="1026" w:author="Rev 9 Allen Wirfs-Brock" w:date="2012-07-08T11:21:00Z">
        <w:r w:rsidR="004C02EF" w:rsidRPr="00E77497" w:rsidDel="00606F2D">
          <w:delText>(</w:delText>
        </w:r>
        <w:r w:rsidR="004C02EF" w:rsidRPr="00E77497" w:rsidDel="00606F2D">
          <w:rPr>
            <w:rFonts w:ascii="Courier New" w:hAnsi="Courier New" w:cs="Courier New"/>
            <w:b/>
          </w:rPr>
          <w:delText>_</w:delText>
        </w:r>
        <w:r w:rsidR="004C02EF" w:rsidRPr="00E77497" w:rsidDel="00606F2D">
          <w:delText xml:space="preserve">) </w:delText>
        </w:r>
      </w:del>
      <w:ins w:id="1027" w:author="Rev 9 Allen Wirfs-Brock" w:date="2012-07-08T11:21:00Z">
        <w:r w:rsidR="00606F2D" w:rsidRPr="00E77497">
          <w:t>(</w:t>
        </w:r>
        <w:r w:rsidR="00606F2D">
          <w:rPr>
            <w:rFonts w:ascii="Courier New" w:hAnsi="Courier New" w:cs="Courier New"/>
            <w:b/>
          </w:rPr>
          <w:t>U+005f</w:t>
        </w:r>
        <w:r w:rsidR="00606F2D" w:rsidRPr="00E77497">
          <w:t xml:space="preserve">) </w:t>
        </w:r>
      </w:ins>
      <w:r w:rsidR="004C02EF" w:rsidRPr="00E77497">
        <w:t xml:space="preserve">are permitted anywhere in an </w:t>
      </w:r>
      <w:r w:rsidR="004C02EF" w:rsidRPr="00E77497">
        <w:rPr>
          <w:rFonts w:ascii="Times New Roman" w:hAnsi="Times New Roman"/>
          <w:i/>
        </w:rPr>
        <w:t>IdentifierName</w:t>
      </w:r>
      <w:ins w:id="1028" w:author="Rev 9 Allen Wirfs-Brock" w:date="2012-07-08T11:26:00Z">
        <w:r w:rsidR="007B283B" w:rsidRPr="007B283B">
          <w:rPr>
            <w:rFonts w:cs="Arial"/>
          </w:rPr>
          <w:t>, and the characters zero width non-joiner (U+200C) and zero width joiner (U+200D)</w:t>
        </w:r>
      </w:ins>
      <w:ins w:id="1029" w:author="Rev 9 Allen Wirfs-Brock" w:date="2012-07-08T11:28:00Z">
        <w:r w:rsidR="007B283B">
          <w:rPr>
            <w:rFonts w:cs="Arial"/>
          </w:rPr>
          <w:t xml:space="preserve"> </w:t>
        </w:r>
      </w:ins>
      <w:ins w:id="1030" w:author="Rev 9 Allen Wirfs-Brock" w:date="2012-07-08T11:30:00Z">
        <w:r w:rsidR="007B283B">
          <w:rPr>
            <w:rFonts w:cs="Arial"/>
          </w:rPr>
          <w:t xml:space="preserve">are </w:t>
        </w:r>
      </w:ins>
      <w:ins w:id="1031" w:author="Rev 9 Allen Wirfs-Brock" w:date="2012-07-08T11:31:00Z">
        <w:r w:rsidR="007B283B">
          <w:rPr>
            <w:rFonts w:cs="Arial"/>
          </w:rPr>
          <w:t>permitted</w:t>
        </w:r>
      </w:ins>
      <w:ins w:id="1032" w:author="Rev 9 Allen Wirfs-Brock" w:date="2012-07-08T11:30:00Z">
        <w:r w:rsidR="007B283B">
          <w:rPr>
            <w:rFonts w:cs="Arial"/>
          </w:rPr>
          <w:t xml:space="preserve"> </w:t>
        </w:r>
      </w:ins>
      <w:ins w:id="1033" w:author="Rev 9 Allen Wirfs-Brock" w:date="2012-07-08T11:31:00Z">
        <w:r w:rsidR="007B283B">
          <w:rPr>
            <w:rFonts w:cs="Arial"/>
          </w:rPr>
          <w:t>anywhere</w:t>
        </w:r>
      </w:ins>
      <w:ins w:id="1034" w:author="Rev 9 Allen Wirfs-Brock" w:date="2012-07-08T11:26:00Z">
        <w:r w:rsidR="007B283B" w:rsidRPr="007B283B">
          <w:rPr>
            <w:rFonts w:cs="Arial"/>
          </w:rPr>
          <w:t xml:space="preserve"> after the first </w:t>
        </w:r>
      </w:ins>
      <w:ins w:id="1035" w:author="Rev 9 Allen Wirfs-Brock" w:date="2012-07-08T11:28:00Z">
        <w:r w:rsidR="007B283B">
          <w:rPr>
            <w:rFonts w:cs="Arial"/>
          </w:rPr>
          <w:t xml:space="preserve">character of an </w:t>
        </w:r>
        <w:r w:rsidR="007B283B" w:rsidRPr="007B283B">
          <w:rPr>
            <w:rFonts w:ascii="Times New Roman" w:hAnsi="Times New Roman"/>
            <w:i/>
          </w:rPr>
          <w:t>IdentifierName</w:t>
        </w:r>
      </w:ins>
      <w:r w:rsidR="004C02EF" w:rsidRPr="00E77497">
        <w:t>.</w:t>
      </w:r>
    </w:p>
    <w:p w14:paraId="54AE0167" w14:textId="77777777" w:rsidR="004C02EF" w:rsidRPr="00E77497" w:rsidRDefault="004C02EF" w:rsidP="004C02EF">
      <w:r w:rsidRPr="00E77497">
        <w:t xml:space="preserve">Unicode escape sequences are </w:t>
      </w:r>
      <w:del w:id="1036" w:author="Rev 9 Allen Wirfs-Brock" w:date="2012-07-08T12:34:00Z">
        <w:r w:rsidRPr="00E77497" w:rsidDel="00F477D2">
          <w:delText xml:space="preserve">also </w:delText>
        </w:r>
      </w:del>
      <w:r w:rsidRPr="00E77497">
        <w:t xml:space="preserve">permitted in an </w:t>
      </w:r>
      <w:r w:rsidRPr="00E77497">
        <w:rPr>
          <w:rFonts w:ascii="Times New Roman" w:hAnsi="Times New Roman"/>
          <w:i/>
        </w:rPr>
        <w:t>IdentifierName</w:t>
      </w:r>
      <w:r w:rsidRPr="00E77497">
        <w:t xml:space="preserve">, where they contribute a single </w:t>
      </w:r>
      <w:ins w:id="1037" w:author="Rev 9 Allen Wirfs-Brock" w:date="2012-07-02T16:50:00Z">
        <w:r w:rsidR="003205F6">
          <w:t xml:space="preserve">Unicode </w:t>
        </w:r>
      </w:ins>
      <w:r w:rsidRPr="00E77497">
        <w:t xml:space="preserve">character to the </w:t>
      </w:r>
      <w:r w:rsidRPr="00E77497">
        <w:rPr>
          <w:rFonts w:ascii="Times New Roman" w:hAnsi="Times New Roman"/>
          <w:i/>
        </w:rPr>
        <w:t>IdentifierName</w:t>
      </w:r>
      <w:del w:id="1038" w:author="Rev 9 Allen Wirfs-Brock" w:date="2012-07-08T11:54:00Z">
        <w:r w:rsidRPr="00E77497" w:rsidDel="001601A2">
          <w:delText xml:space="preserve">, </w:delText>
        </w:r>
      </w:del>
      <w:ins w:id="1039" w:author="Rev 9 Allen Wirfs-Brock" w:date="2012-07-08T11:54:00Z">
        <w:r w:rsidR="001601A2">
          <w:t>.</w:t>
        </w:r>
        <w:r w:rsidR="001601A2" w:rsidRPr="00E77497">
          <w:t xml:space="preserve"> </w:t>
        </w:r>
      </w:ins>
      <w:del w:id="1040" w:author="Rev 9 Allen Wirfs-Brock" w:date="2012-07-08T11:54:00Z">
        <w:r w:rsidRPr="00E77497" w:rsidDel="001601A2">
          <w:delText>as computed by the CV of the</w:delText>
        </w:r>
      </w:del>
      <w:ins w:id="1041" w:author="Rev 9 Allen Wirfs-Brock" w:date="2012-07-08T11:54:00Z">
        <w:r w:rsidR="001601A2">
          <w:t xml:space="preserve">The code point of the contributed character is expressed by the </w:t>
        </w:r>
        <w:r w:rsidR="001601A2" w:rsidRPr="001601A2">
          <w:rPr>
            <w:rFonts w:ascii="Times New Roman" w:hAnsi="Times New Roman"/>
            <w:i/>
          </w:rPr>
          <w:t>HexDigits</w:t>
        </w:r>
        <w:r w:rsidR="001601A2">
          <w:t xml:space="preserve"> of the</w:t>
        </w:r>
      </w:ins>
      <w:r w:rsidRPr="00E77497">
        <w:t xml:space="preserve"> </w:t>
      </w:r>
      <w:r w:rsidRPr="00E77497">
        <w:rPr>
          <w:rFonts w:ascii="Times New Roman" w:hAnsi="Times New Roman"/>
          <w:i/>
        </w:rPr>
        <w:t>UnicodeEscapeSequence</w:t>
      </w:r>
      <w:r w:rsidRPr="00E77497">
        <w:t xml:space="preserve"> (see 7.8.4).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ins w:id="1042" w:author="Rev 9 Allen Wirfs-Brock" w:date="2012-07-08T11:56:00Z">
        <w:r w:rsidR="001601A2">
          <w:t xml:space="preserve">and the </w:t>
        </w:r>
        <w:r w:rsidR="001601A2" w:rsidRPr="001601A2">
          <w:rPr>
            <w:rFonts w:ascii="Courier New" w:hAnsi="Courier New" w:cs="Courier New"/>
            <w:b/>
          </w:rPr>
          <w:t>u</w:t>
        </w:r>
        <w:r w:rsidR="001601A2">
          <w:t xml:space="preserve"> and </w:t>
        </w:r>
        <w:r w:rsidR="001601A2" w:rsidRPr="001601A2">
          <w:rPr>
            <w:rFonts w:ascii="Courier New" w:hAnsi="Courier New" w:cs="Courier New"/>
            <w:b/>
          </w:rPr>
          <w:t>{ }</w:t>
        </w:r>
        <w:r w:rsidR="001601A2">
          <w:t xml:space="preserve"> characters, if they appear, </w:t>
        </w:r>
      </w:ins>
      <w:r w:rsidRPr="00E77497">
        <w:t>do</w:t>
      </w:r>
      <w:del w:id="1043" w:author="Rev 9 Allen Wirfs-Brock" w:date="2012-07-08T11:57:00Z">
        <w:r w:rsidRPr="00E77497" w:rsidDel="001601A2">
          <w:delText>es</w:delText>
        </w:r>
      </w:del>
      <w:r w:rsidRPr="00E77497">
        <w:t xml:space="preserve"> not contribute </w:t>
      </w:r>
      <w:del w:id="1044" w:author="Rev 9 Allen Wirfs-Brock" w:date="2012-07-08T11:57:00Z">
        <w:r w:rsidRPr="00E77497" w:rsidDel="001601A2">
          <w:delText xml:space="preserve">a </w:delText>
        </w:r>
      </w:del>
      <w:r w:rsidRPr="00E77497">
        <w:t>character</w:t>
      </w:r>
      <w:ins w:id="1045" w:author="Rev 9 Allen Wirfs-Brock" w:date="2012-07-08T11:57:00Z">
        <w:r w:rsidR="001601A2">
          <w:t>s</w:t>
        </w:r>
      </w:ins>
      <w:r w:rsidRPr="00E77497">
        <w:t xml:space="preserve">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del w:id="1046" w:author="Rev 9 Allen Wirfs-Brock" w:date="2012-07-08T11:59:00Z">
        <w:r w:rsidRPr="00E77497" w:rsidDel="001601A2">
          <w:delText xml:space="preserve">its </w:delText>
        </w:r>
      </w:del>
      <w:ins w:id="1047" w:author="Rev 9 Allen Wirfs-Brock" w:date="2012-07-08T11:59:00Z">
        <w:r w:rsidR="001601A2">
          <w:t>the Unicode character it constributes</w:t>
        </w:r>
      </w:ins>
      <w:del w:id="1048" w:author="Rev 9 Allen Wirfs-Brock" w:date="2012-07-08T12:00:00Z">
        <w:r w:rsidRPr="00E77497" w:rsidDel="001601A2">
          <w:rPr>
            <w:rFonts w:ascii="Times New Roman" w:hAnsi="Times New Roman"/>
            <w:i/>
          </w:rPr>
          <w:delText>UnicodeEscapeSequence</w:delText>
        </w:r>
        <w:r w:rsidRPr="00E77497" w:rsidDel="001601A2">
          <w:delText>'s CV</w:delText>
        </w:r>
      </w:del>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ins w:id="1049" w:author="Rev 7 Allen Wirfs-Brock" w:date="2012-04-13T14:57:00Z">
        <w:r w:rsidR="0030647A" w:rsidRPr="00E77497">
          <w:rPr>
            <w:rFonts w:ascii="Times New Roman" w:hAnsi="Times New Roman"/>
            <w:i/>
          </w:rPr>
          <w:t xml:space="preserve">IdentifierName </w:t>
        </w:r>
      </w:ins>
      <w:del w:id="1050" w:author="Rev 7 Allen Wirfs-Brock" w:date="2012-04-13T14:57:00Z">
        <w:r w:rsidRPr="00E77497" w:rsidDel="0030647A">
          <w:delText xml:space="preserve">identifiers </w:delText>
        </w:r>
      </w:del>
      <w:r w:rsidRPr="00E77497">
        <w:t>within this specification are based upon their actual characters regardless of whether or not an escape sequence was used to contribute any particular characters.</w:t>
      </w:r>
    </w:p>
    <w:p w14:paraId="3278A9C8" w14:textId="77777777"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w:t>
      </w:r>
      <w:del w:id="1051" w:author="Rev 9 Allen Wirfs-Brock" w:date="2012-07-08T12:04:00Z">
        <w:r w:rsidRPr="00E77497" w:rsidDel="001601A2">
          <w:delText>The intent is that the incoming source text has been converted to normalised form C before it reaches the compiler.</w:delText>
        </w:r>
      </w:del>
    </w:p>
    <w:p w14:paraId="5A161D92" w14:textId="77777777" w:rsidR="004C02EF" w:rsidRPr="00E77497" w:rsidRDefault="004C02EF" w:rsidP="004C02EF">
      <w:r w:rsidRPr="00E77497">
        <w:t xml:space="preserve">ECMAScript implementations may recognise identifier characters defined in later editions of the Unicode Standard. If portability is a concern, programmers should only employ identifier characters defined in Unicode </w:t>
      </w:r>
      <w:commentRangeStart w:id="1052"/>
      <w:r w:rsidRPr="00E77497">
        <w:t>3.0</w:t>
      </w:r>
      <w:commentRangeEnd w:id="1052"/>
      <w:r w:rsidR="001601A2">
        <w:rPr>
          <w:rStyle w:val="af3"/>
        </w:rPr>
        <w:commentReference w:id="1052"/>
      </w:r>
      <w:r w:rsidRPr="00E77497">
        <w:t>.</w:t>
      </w:r>
    </w:p>
    <w:p w14:paraId="1D79418F" w14:textId="77777777" w:rsidR="004C02EF" w:rsidRPr="00E77497" w:rsidRDefault="004C02EF" w:rsidP="004C02EF">
      <w:pPr>
        <w:pStyle w:val="Syntax"/>
      </w:pPr>
      <w:r w:rsidRPr="00E77497">
        <w:t>Syntax</w:t>
      </w:r>
    </w:p>
    <w:p w14:paraId="4FD4C46B" w14:textId="77777777" w:rsidR="004C02EF" w:rsidRPr="00E77497" w:rsidRDefault="004C02EF" w:rsidP="004C02EF">
      <w:pPr>
        <w:pStyle w:val="SyntaxRule"/>
      </w:pPr>
      <w:r w:rsidRPr="00E77497">
        <w:t xml:space="preserve">Identifier </w:t>
      </w:r>
      <w:r w:rsidRPr="00E77497">
        <w:rPr>
          <w:rFonts w:ascii="Arial" w:hAnsi="Arial" w:cs="Arial"/>
          <w:b/>
          <w:i w:val="0"/>
        </w:rPr>
        <w:t>::</w:t>
      </w:r>
    </w:p>
    <w:p w14:paraId="308022ED" w14:textId="77777777"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14:paraId="3EC8A0B6" w14:textId="77777777"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31CA2BF4" w14:textId="77777777" w:rsidR="004C02EF" w:rsidRPr="00E77497" w:rsidRDefault="004C02EF" w:rsidP="004C02EF">
      <w:pPr>
        <w:pStyle w:val="SyntaxDefinition"/>
      </w:pPr>
      <w:r w:rsidRPr="00E77497">
        <w:t>IdentifierStart</w:t>
      </w:r>
      <w:r w:rsidRPr="00E77497">
        <w:br/>
        <w:t>IdentifierName IdentifierPart</w:t>
      </w:r>
    </w:p>
    <w:p w14:paraId="3404EE35" w14:textId="77777777" w:rsidR="004C02EF" w:rsidRPr="00E77497" w:rsidRDefault="004C02EF" w:rsidP="004C02EF">
      <w:pPr>
        <w:pStyle w:val="SyntaxRule"/>
      </w:pPr>
      <w:bookmarkStart w:id="1053" w:name="_Toc381513624"/>
      <w:bookmarkStart w:id="1054" w:name="_Toc382202766"/>
      <w:bookmarkStart w:id="1055" w:name="_Toc382202986"/>
      <w:bookmarkStart w:id="1056" w:name="_Toc382212146"/>
      <w:bookmarkStart w:id="1057" w:name="_Toc382212325"/>
      <w:bookmarkStart w:id="1058" w:name="_Toc382291491"/>
      <w:bookmarkStart w:id="1059" w:name="_Ref382710006"/>
      <w:bookmarkStart w:id="1060" w:name="_Toc385672127"/>
      <w:bookmarkStart w:id="1061" w:name="_Toc393690218"/>
      <w:r w:rsidRPr="00E77497">
        <w:t xml:space="preserve">IdentifierStart </w:t>
      </w:r>
      <w:r w:rsidRPr="00E77497">
        <w:rPr>
          <w:rFonts w:ascii="Arial" w:hAnsi="Arial" w:cs="Arial"/>
          <w:b/>
          <w:i w:val="0"/>
        </w:rPr>
        <w:t>::</w:t>
      </w:r>
    </w:p>
    <w:p w14:paraId="3C33346E" w14:textId="77777777" w:rsidR="004C02EF" w:rsidRPr="00E77497" w:rsidRDefault="004C02EF" w:rsidP="004C02EF">
      <w:pPr>
        <w:pStyle w:val="SyntaxDefinition"/>
      </w:pPr>
      <w:del w:id="1062" w:author="Rev 9 Allen Wirfs-Brock" w:date="2012-07-08T12:12:00Z">
        <w:r w:rsidRPr="00E77497" w:rsidDel="00E85D87">
          <w:delText>UnicodeLetter</w:delText>
        </w:r>
      </w:del>
      <w:ins w:id="1063" w:author="Rev 9 Allen Wirfs-Brock" w:date="2012-07-08T12:12:00Z">
        <w:r w:rsidR="00E85D87" w:rsidRPr="00E77497">
          <w:t>Unicode</w:t>
        </w:r>
        <w:r w:rsidR="00E85D87">
          <w:t>IDStart</w:t>
        </w:r>
      </w:ins>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p>
    <w:p w14:paraId="136F3D40" w14:textId="77777777" w:rsidR="004C02EF" w:rsidRPr="00E77497" w:rsidRDefault="004C02EF" w:rsidP="004C02EF">
      <w:pPr>
        <w:pStyle w:val="SyntaxRule"/>
      </w:pPr>
      <w:r w:rsidRPr="00E77497">
        <w:t xml:space="preserve">IdentifierPart </w:t>
      </w:r>
      <w:r w:rsidRPr="00E77497">
        <w:rPr>
          <w:rFonts w:ascii="Arial" w:hAnsi="Arial" w:cs="Arial"/>
          <w:b/>
          <w:i w:val="0"/>
        </w:rPr>
        <w:t>::</w:t>
      </w:r>
    </w:p>
    <w:p w14:paraId="2D8D7932" w14:textId="77777777" w:rsidR="004C02EF" w:rsidRPr="00E77497" w:rsidRDefault="004C02EF" w:rsidP="004C02EF">
      <w:pPr>
        <w:pStyle w:val="SyntaxDefinition"/>
      </w:pPr>
      <w:del w:id="1064" w:author="Rev 9 Allen Wirfs-Brock" w:date="2012-07-08T12:12:00Z">
        <w:r w:rsidRPr="00E77497" w:rsidDel="00E85D87">
          <w:delText>IdentifierStart</w:delText>
        </w:r>
      </w:del>
      <w:ins w:id="1065" w:author="Rev 9 Allen Wirfs-Brock" w:date="2012-07-08T12:12:00Z">
        <w:r w:rsidR="00E85D87" w:rsidRPr="00E77497">
          <w:t>Identifier</w:t>
        </w:r>
        <w:r w:rsidR="00E85D87">
          <w:t>IDContinue</w:t>
        </w:r>
      </w:ins>
      <w:del w:id="1066" w:author="Rev 9 Allen Wirfs-Brock" w:date="2012-07-08T12:12:00Z">
        <w:r w:rsidRPr="00E77497" w:rsidDel="00E85D87">
          <w:br/>
          <w:delText>UnicodeCombiningMark</w:delText>
        </w:r>
        <w:r w:rsidRPr="00E77497" w:rsidDel="00E85D87">
          <w:br/>
          <w:delText>UnicodeDigit</w:delText>
        </w:r>
        <w:r w:rsidRPr="00E77497" w:rsidDel="00E85D87">
          <w:br/>
          <w:delText>UnicodeConnectorPunctuation</w:delText>
        </w:r>
      </w:del>
      <w:r w:rsidRPr="00E77497">
        <w:br/>
      </w:r>
      <w:r w:rsidRPr="00E77497">
        <w:rPr>
          <w:i w:val="0"/>
        </w:rPr>
        <w:t>&lt;ZWNJ&gt;</w:t>
      </w:r>
      <w:r w:rsidRPr="00E77497">
        <w:rPr>
          <w:i w:val="0"/>
        </w:rPr>
        <w:br/>
        <w:t>&lt;ZWJ&gt;</w:t>
      </w:r>
    </w:p>
    <w:p w14:paraId="276F4ECE" w14:textId="77777777" w:rsidR="004C02EF" w:rsidRPr="00E77497" w:rsidRDefault="004C02EF" w:rsidP="004C02EF">
      <w:pPr>
        <w:pStyle w:val="SyntaxRule"/>
      </w:pPr>
      <w:del w:id="1067" w:author="Rev 9 Allen Wirfs-Brock" w:date="2012-07-08T12:13:00Z">
        <w:r w:rsidRPr="00E77497" w:rsidDel="00E85D87">
          <w:delText xml:space="preserve">UnicodeLetter </w:delText>
        </w:r>
      </w:del>
      <w:ins w:id="1068" w:author="Rev 9 Allen Wirfs-Brock" w:date="2012-07-08T12:13:00Z">
        <w:r w:rsidR="00E85D87" w:rsidRPr="00E77497">
          <w:t>Unicode</w:t>
        </w:r>
        <w:r w:rsidR="00E85D87">
          <w:t>IDStart</w:t>
        </w:r>
        <w:r w:rsidR="00E85D87" w:rsidRPr="00E77497">
          <w:t xml:space="preserve"> </w:t>
        </w:r>
      </w:ins>
      <w:r w:rsidRPr="00E77497">
        <w:rPr>
          <w:rFonts w:ascii="Arial" w:hAnsi="Arial" w:cs="Arial"/>
          <w:b/>
          <w:i w:val="0"/>
        </w:rPr>
        <w:t>::</w:t>
      </w:r>
    </w:p>
    <w:p w14:paraId="742EEDEE" w14:textId="77777777" w:rsidR="004C02EF" w:rsidRPr="00E77497" w:rsidRDefault="004C02EF" w:rsidP="004C02EF">
      <w:pPr>
        <w:pStyle w:val="SyntaxDefinition"/>
        <w:rPr>
          <w:rFonts w:ascii="Arial" w:hAnsi="Arial" w:cs="Arial"/>
          <w:i w:val="0"/>
        </w:rPr>
      </w:pPr>
      <w:r w:rsidRPr="00E77497">
        <w:rPr>
          <w:rFonts w:ascii="Arial" w:hAnsi="Arial" w:cs="Arial"/>
          <w:i w:val="0"/>
        </w:rPr>
        <w:t xml:space="preserve">any </w:t>
      </w:r>
      <w:ins w:id="1069" w:author="Rev 9 Allen Wirfs-Brock" w:date="2012-07-08T12:13:00Z">
        <w:r w:rsidR="00E85D87">
          <w:rPr>
            <w:rFonts w:ascii="Arial" w:hAnsi="Arial" w:cs="Arial"/>
            <w:i w:val="0"/>
          </w:rPr>
          <w:t xml:space="preserve">Unicode </w:t>
        </w:r>
      </w:ins>
      <w:r w:rsidRPr="00E77497">
        <w:rPr>
          <w:rFonts w:ascii="Arial" w:hAnsi="Arial" w:cs="Arial"/>
          <w:i w:val="0"/>
        </w:rPr>
        <w:t xml:space="preserve">character </w:t>
      </w:r>
      <w:del w:id="1070" w:author="Rev 9 Allen Wirfs-Brock" w:date="2012-07-08T12:14:00Z">
        <w:r w:rsidRPr="00E77497" w:rsidDel="00E85D87">
          <w:rPr>
            <w:rFonts w:ascii="Arial" w:hAnsi="Arial" w:cs="Arial"/>
            <w:i w:val="0"/>
          </w:rPr>
          <w:delText xml:space="preserve">in </w:delText>
        </w:r>
      </w:del>
      <w:ins w:id="1071" w:author="Rev 9 Allen Wirfs-Brock" w:date="2012-07-08T12:14:00Z">
        <w:r w:rsidR="00E85D87">
          <w:rPr>
            <w:rFonts w:ascii="Arial" w:hAnsi="Arial" w:cs="Arial"/>
            <w:i w:val="0"/>
          </w:rPr>
          <w:t>with</w:t>
        </w:r>
        <w:r w:rsidR="00E85D87" w:rsidRPr="00E77497">
          <w:rPr>
            <w:rFonts w:ascii="Arial" w:hAnsi="Arial" w:cs="Arial"/>
            <w:i w:val="0"/>
          </w:rPr>
          <w:t xml:space="preserve"> </w:t>
        </w:r>
      </w:ins>
      <w:r w:rsidRPr="00E77497">
        <w:rPr>
          <w:rFonts w:ascii="Arial" w:hAnsi="Arial" w:cs="Arial"/>
          <w:i w:val="0"/>
        </w:rPr>
        <w:t xml:space="preserve">the Unicode </w:t>
      </w:r>
      <w:del w:id="1072" w:author="Rev 9 Allen Wirfs-Brock" w:date="2012-07-08T12:14:00Z">
        <w:r w:rsidRPr="00E77497" w:rsidDel="00E85D87">
          <w:rPr>
            <w:rFonts w:ascii="Arial" w:hAnsi="Arial" w:cs="Arial"/>
            <w:i w:val="0"/>
          </w:rPr>
          <w:delText xml:space="preserve">categories </w:delText>
        </w:r>
      </w:del>
      <w:ins w:id="1073" w:author="Rev 9 Allen Wirfs-Brock" w:date="2012-07-08T12:14:00Z">
        <w:r w:rsidR="00E85D87">
          <w:rPr>
            <w:rFonts w:ascii="Arial" w:hAnsi="Arial" w:cs="Arial"/>
            <w:i w:val="0"/>
          </w:rPr>
          <w:t>property</w:t>
        </w:r>
        <w:r w:rsidR="00E85D87" w:rsidRPr="00E77497">
          <w:rPr>
            <w:rFonts w:ascii="Arial" w:hAnsi="Arial" w:cs="Arial"/>
            <w:i w:val="0"/>
          </w:rPr>
          <w:t xml:space="preserve"> </w:t>
        </w:r>
      </w:ins>
      <w:r w:rsidRPr="00E77497">
        <w:rPr>
          <w:rFonts w:ascii="Arial" w:hAnsi="Arial" w:cs="Arial"/>
          <w:i w:val="0"/>
        </w:rPr>
        <w:t>“</w:t>
      </w:r>
      <w:del w:id="1074" w:author="Rev 9 Allen Wirfs-Brock" w:date="2012-07-08T12:14:00Z">
        <w:r w:rsidRPr="00E77497" w:rsidDel="00E85D87">
          <w:rPr>
            <w:rFonts w:ascii="Arial" w:hAnsi="Arial" w:cs="Arial"/>
            <w:i w:val="0"/>
          </w:rPr>
          <w:delText>Uppercase letter (Lu)</w:delText>
        </w:r>
      </w:del>
      <w:ins w:id="1075" w:author="Rev 9 Allen Wirfs-Brock" w:date="2012-07-08T12:14:00Z">
        <w:r w:rsidR="00E85D87">
          <w:rPr>
            <w:rFonts w:ascii="Arial" w:hAnsi="Arial" w:cs="Arial"/>
            <w:i w:val="0"/>
          </w:rPr>
          <w:t>ID_Start</w:t>
        </w:r>
      </w:ins>
      <w:r w:rsidRPr="00E77497">
        <w:rPr>
          <w:rFonts w:ascii="Arial" w:hAnsi="Arial" w:cs="Arial"/>
          <w:i w:val="0"/>
        </w:rPr>
        <w:t>”</w:t>
      </w:r>
      <w:del w:id="1076" w:author="Rev 9 Allen Wirfs-Brock" w:date="2012-07-08T12:14:00Z">
        <w:r w:rsidRPr="00E77497" w:rsidDel="00E85D87">
          <w:rPr>
            <w:rFonts w:ascii="Arial" w:hAnsi="Arial" w:cs="Arial"/>
            <w:i w:val="0"/>
          </w:rPr>
          <w:delText>, “Lowercase letter (Ll)”, “Titlecase letter (Lt)”, “Modifier letter (Lm)”, “Other letter (Lo)”, or “Letter number (Nl)”</w:delText>
        </w:r>
      </w:del>
      <w:r w:rsidRPr="00E77497">
        <w:rPr>
          <w:rFonts w:ascii="Arial" w:hAnsi="Arial" w:cs="Arial"/>
          <w:i w:val="0"/>
        </w:rPr>
        <w:t>.</w:t>
      </w:r>
    </w:p>
    <w:p w14:paraId="476AAD09" w14:textId="77777777" w:rsidR="004C02EF" w:rsidRPr="00E77497" w:rsidRDefault="00933E1C" w:rsidP="004C02EF">
      <w:pPr>
        <w:pStyle w:val="SyntaxRule"/>
      </w:pPr>
      <w:ins w:id="1077" w:author="Rev 9 Allen Wirfs-Brock" w:date="2012-07-08T12:15:00Z">
        <w:r w:rsidRPr="00E77497">
          <w:t>Unicode</w:t>
        </w:r>
        <w:r>
          <w:t xml:space="preserve">IDStart </w:t>
        </w:r>
      </w:ins>
      <w:del w:id="1078" w:author="Rev 9 Allen Wirfs-Brock" w:date="2012-07-08T12:15:00Z">
        <w:r w:rsidR="004C02EF" w:rsidRPr="00E77497" w:rsidDel="00933E1C">
          <w:delText xml:space="preserve">UnicodeCombiningMark </w:delText>
        </w:r>
      </w:del>
      <w:r w:rsidR="004C02EF" w:rsidRPr="00E77497">
        <w:rPr>
          <w:rFonts w:ascii="Arial" w:hAnsi="Arial" w:cs="Arial"/>
          <w:b/>
          <w:i w:val="0"/>
        </w:rPr>
        <w:t>::</w:t>
      </w:r>
    </w:p>
    <w:p w14:paraId="627D098F" w14:textId="77777777" w:rsidR="004C02EF" w:rsidRPr="00E77497" w:rsidRDefault="004C02EF" w:rsidP="004C02EF">
      <w:pPr>
        <w:pStyle w:val="SyntaxDefinition"/>
        <w:rPr>
          <w:rFonts w:ascii="Arial" w:hAnsi="Arial" w:cs="Arial"/>
          <w:i w:val="0"/>
        </w:rPr>
      </w:pPr>
      <w:r w:rsidRPr="00E77497">
        <w:rPr>
          <w:rFonts w:ascii="Arial" w:hAnsi="Arial" w:cs="Arial"/>
          <w:i w:val="0"/>
        </w:rPr>
        <w:t xml:space="preserve">any </w:t>
      </w:r>
      <w:ins w:id="1079" w:author="Rev 9 Allen Wirfs-Brock" w:date="2012-07-08T12:15:00Z">
        <w:r w:rsidR="00933E1C">
          <w:rPr>
            <w:rFonts w:ascii="Arial" w:hAnsi="Arial" w:cs="Arial"/>
            <w:i w:val="0"/>
          </w:rPr>
          <w:t xml:space="preserve">Unicode </w:t>
        </w:r>
      </w:ins>
      <w:r w:rsidRPr="00E77497">
        <w:rPr>
          <w:rFonts w:ascii="Arial" w:hAnsi="Arial" w:cs="Arial"/>
          <w:i w:val="0"/>
        </w:rPr>
        <w:t xml:space="preserve">character </w:t>
      </w:r>
      <w:del w:id="1080" w:author="Rev 9 Allen Wirfs-Brock" w:date="2012-07-08T12:15:00Z">
        <w:r w:rsidRPr="00E77497" w:rsidDel="00933E1C">
          <w:rPr>
            <w:rFonts w:ascii="Arial" w:hAnsi="Arial" w:cs="Arial"/>
            <w:i w:val="0"/>
          </w:rPr>
          <w:delText xml:space="preserve">in </w:delText>
        </w:r>
      </w:del>
      <w:ins w:id="1081" w:author="Rev 9 Allen Wirfs-Brock" w:date="2012-07-08T12:15:00Z">
        <w:r w:rsidR="00933E1C">
          <w:rPr>
            <w:rFonts w:ascii="Arial" w:hAnsi="Arial" w:cs="Arial"/>
            <w:i w:val="0"/>
          </w:rPr>
          <w:t>with</w:t>
        </w:r>
        <w:r w:rsidR="00933E1C" w:rsidRPr="00E77497">
          <w:rPr>
            <w:rFonts w:ascii="Arial" w:hAnsi="Arial" w:cs="Arial"/>
            <w:i w:val="0"/>
          </w:rPr>
          <w:t xml:space="preserve"> </w:t>
        </w:r>
      </w:ins>
      <w:r w:rsidRPr="00E77497">
        <w:rPr>
          <w:rFonts w:ascii="Arial" w:hAnsi="Arial" w:cs="Arial"/>
          <w:i w:val="0"/>
        </w:rPr>
        <w:t xml:space="preserve">the Unicode </w:t>
      </w:r>
      <w:ins w:id="1082" w:author="Rev 9 Allen Wirfs-Brock" w:date="2012-07-08T12:15:00Z">
        <w:r w:rsidR="00933E1C">
          <w:rPr>
            <w:rFonts w:ascii="Arial" w:hAnsi="Arial" w:cs="Arial"/>
            <w:i w:val="0"/>
          </w:rPr>
          <w:t>property</w:t>
        </w:r>
        <w:r w:rsidR="00933E1C" w:rsidRPr="00E77497">
          <w:rPr>
            <w:rFonts w:ascii="Arial" w:hAnsi="Arial" w:cs="Arial"/>
            <w:i w:val="0"/>
          </w:rPr>
          <w:t xml:space="preserve"> </w:t>
        </w:r>
      </w:ins>
      <w:del w:id="1083" w:author="Rev 9 Allen Wirfs-Brock" w:date="2012-07-08T12:15:00Z">
        <w:r w:rsidRPr="00E77497" w:rsidDel="00933E1C">
          <w:rPr>
            <w:rFonts w:ascii="Arial" w:hAnsi="Arial" w:cs="Arial"/>
            <w:i w:val="0"/>
          </w:rPr>
          <w:delText xml:space="preserve">categories </w:delText>
        </w:r>
      </w:del>
      <w:r w:rsidRPr="00E77497">
        <w:rPr>
          <w:rFonts w:ascii="Arial" w:hAnsi="Arial" w:cs="Arial"/>
          <w:i w:val="0"/>
        </w:rPr>
        <w:t>“</w:t>
      </w:r>
      <w:del w:id="1084" w:author="Rev 9 Allen Wirfs-Brock" w:date="2012-07-08T12:16:00Z">
        <w:r w:rsidRPr="00E77497" w:rsidDel="00933E1C">
          <w:rPr>
            <w:rFonts w:ascii="Arial" w:hAnsi="Arial" w:cs="Arial"/>
            <w:i w:val="0"/>
          </w:rPr>
          <w:delText>Non-spacing mark (Mn)</w:delText>
        </w:r>
      </w:del>
      <w:ins w:id="1085" w:author="Rev 9 Allen Wirfs-Brock" w:date="2012-07-08T12:16:00Z">
        <w:r w:rsidR="00933E1C">
          <w:rPr>
            <w:rFonts w:ascii="Arial" w:hAnsi="Arial" w:cs="Arial"/>
            <w:i w:val="0"/>
          </w:rPr>
          <w:t>ID_Continue</w:t>
        </w:r>
      </w:ins>
      <w:r w:rsidRPr="00E77497">
        <w:rPr>
          <w:rFonts w:ascii="Arial" w:hAnsi="Arial" w:cs="Arial"/>
          <w:i w:val="0"/>
        </w:rPr>
        <w:t>”</w:t>
      </w:r>
      <w:del w:id="1086" w:author="Rev 9 Allen Wirfs-Brock" w:date="2012-07-08T12:16:00Z">
        <w:r w:rsidRPr="00E77497" w:rsidDel="00933E1C">
          <w:rPr>
            <w:rFonts w:ascii="Arial" w:hAnsi="Arial" w:cs="Arial"/>
            <w:i w:val="0"/>
          </w:rPr>
          <w:delText xml:space="preserve"> </w:delText>
        </w:r>
      </w:del>
      <w:del w:id="1087" w:author="Rev 9 Allen Wirfs-Brock" w:date="2012-07-08T12:15:00Z">
        <w:r w:rsidRPr="00E77497" w:rsidDel="00933E1C">
          <w:rPr>
            <w:rFonts w:ascii="Arial" w:hAnsi="Arial" w:cs="Arial"/>
            <w:i w:val="0"/>
          </w:rPr>
          <w:delText>or “Combining spacing mark (Mc)”</w:delText>
        </w:r>
      </w:del>
    </w:p>
    <w:p w14:paraId="71E4A43D" w14:textId="77777777" w:rsidR="004C02EF" w:rsidRPr="00E77497" w:rsidDel="00933E1C" w:rsidRDefault="004C02EF" w:rsidP="004C02EF">
      <w:pPr>
        <w:pStyle w:val="SyntaxRule"/>
        <w:rPr>
          <w:del w:id="1088" w:author="Rev 9 Allen Wirfs-Brock" w:date="2012-07-08T12:16:00Z"/>
        </w:rPr>
      </w:pPr>
      <w:del w:id="1089" w:author="Rev 9 Allen Wirfs-Brock" w:date="2012-07-08T12:16:00Z">
        <w:r w:rsidRPr="00E77497" w:rsidDel="00933E1C">
          <w:delText xml:space="preserve">UnicodeDigit </w:delText>
        </w:r>
        <w:r w:rsidRPr="00E77497" w:rsidDel="00933E1C">
          <w:rPr>
            <w:rFonts w:ascii="Arial" w:hAnsi="Arial" w:cs="Arial"/>
            <w:b/>
            <w:i w:val="0"/>
          </w:rPr>
          <w:delText>::</w:delText>
        </w:r>
      </w:del>
    </w:p>
    <w:p w14:paraId="6B7DAA93" w14:textId="77777777" w:rsidR="004C02EF" w:rsidRPr="00E77497" w:rsidDel="00933E1C" w:rsidRDefault="004C02EF" w:rsidP="004C02EF">
      <w:pPr>
        <w:pStyle w:val="SyntaxDefinition"/>
        <w:rPr>
          <w:del w:id="1090" w:author="Rev 9 Allen Wirfs-Brock" w:date="2012-07-08T12:16:00Z"/>
          <w:rFonts w:ascii="Arial" w:hAnsi="Arial" w:cs="Arial"/>
          <w:i w:val="0"/>
        </w:rPr>
      </w:pPr>
      <w:del w:id="1091" w:author="Rev 9 Allen Wirfs-Brock" w:date="2012-07-08T12:16:00Z">
        <w:r w:rsidRPr="00E77497" w:rsidDel="00933E1C">
          <w:rPr>
            <w:rFonts w:ascii="Arial" w:hAnsi="Arial" w:cs="Arial"/>
            <w:i w:val="0"/>
          </w:rPr>
          <w:delText>any character in the Unicode category “Decimal number (Nd)”</w:delText>
        </w:r>
      </w:del>
    </w:p>
    <w:p w14:paraId="4F05B154" w14:textId="77777777" w:rsidR="004C02EF" w:rsidRPr="00E77497" w:rsidDel="00933E1C" w:rsidRDefault="004C02EF" w:rsidP="004C02EF">
      <w:pPr>
        <w:pStyle w:val="SyntaxRule"/>
        <w:rPr>
          <w:del w:id="1092" w:author="Rev 9 Allen Wirfs-Brock" w:date="2012-07-08T12:16:00Z"/>
        </w:rPr>
      </w:pPr>
      <w:del w:id="1093" w:author="Rev 9 Allen Wirfs-Brock" w:date="2012-07-08T12:16:00Z">
        <w:r w:rsidRPr="00E77497" w:rsidDel="00933E1C">
          <w:delText xml:space="preserve">UnicodeConnectorPunctuation </w:delText>
        </w:r>
        <w:r w:rsidRPr="00E77497" w:rsidDel="00933E1C">
          <w:rPr>
            <w:rFonts w:ascii="Arial" w:hAnsi="Arial" w:cs="Arial"/>
            <w:b/>
            <w:i w:val="0"/>
          </w:rPr>
          <w:delText>::</w:delText>
        </w:r>
      </w:del>
    </w:p>
    <w:p w14:paraId="2870BAF5" w14:textId="77777777" w:rsidR="004C02EF" w:rsidRPr="00E77497" w:rsidDel="00933E1C" w:rsidRDefault="004C02EF" w:rsidP="004C02EF">
      <w:pPr>
        <w:pStyle w:val="SyntaxDefinition"/>
        <w:rPr>
          <w:del w:id="1094" w:author="Rev 9 Allen Wirfs-Brock" w:date="2012-07-08T12:16:00Z"/>
          <w:rFonts w:ascii="Arial" w:hAnsi="Arial" w:cs="Arial"/>
          <w:i w:val="0"/>
        </w:rPr>
      </w:pPr>
      <w:del w:id="1095" w:author="Rev 9 Allen Wirfs-Brock" w:date="2012-07-08T12:16:00Z">
        <w:r w:rsidRPr="00E77497" w:rsidDel="00933E1C">
          <w:rPr>
            <w:rFonts w:ascii="Arial" w:hAnsi="Arial" w:cs="Arial"/>
            <w:i w:val="0"/>
          </w:rPr>
          <w:delText>any character in the Unicode category “Connector punctuation (Pc)”</w:delText>
        </w:r>
      </w:del>
    </w:p>
    <w:p w14:paraId="07C121DF" w14:textId="77777777" w:rsidR="004C02EF" w:rsidRPr="00E77497" w:rsidRDefault="004C02EF" w:rsidP="004C02EF">
      <w:r w:rsidRPr="00E77497">
        <w:t xml:space="preserve">The definitions of the nonterminal </w:t>
      </w:r>
      <w:r w:rsidRPr="00E77497">
        <w:rPr>
          <w:rFonts w:ascii="Times New Roman" w:hAnsi="Times New Roman"/>
          <w:i/>
        </w:rPr>
        <w:t>UnicodeEscapeSequence</w:t>
      </w:r>
      <w:r w:rsidRPr="00E77497">
        <w:t xml:space="preserve"> is given in 7.8.4</w:t>
      </w:r>
    </w:p>
    <w:p w14:paraId="173D2BD3" w14:textId="77777777" w:rsidR="00A2366F" w:rsidRPr="00E77497" w:rsidRDefault="00A2366F" w:rsidP="00A2366F">
      <w:pPr>
        <w:rPr>
          <w:ins w:id="1096" w:author="Rev 4 Allen Wirfs-Brock" w:date="2011-10-19T12:33:00Z"/>
          <w:rFonts w:ascii="Helvetica" w:hAnsi="Helvetica"/>
          <w:b/>
        </w:rPr>
      </w:pPr>
      <w:bookmarkStart w:id="1097" w:name="_Toc235503315"/>
      <w:bookmarkStart w:id="1098" w:name="_Toc241509090"/>
      <w:bookmarkStart w:id="1099" w:name="_Toc244416577"/>
      <w:bookmarkStart w:id="1100" w:name="_Toc276630941"/>
      <w:ins w:id="1101" w:author="Rev 4 Allen Wirfs-Brock" w:date="2011-10-19T12:33:00Z">
        <w:r w:rsidRPr="00E77497">
          <w:rPr>
            <w:rFonts w:ascii="Helvetica" w:hAnsi="Helvetica"/>
            <w:b/>
          </w:rPr>
          <w:t xml:space="preserve">Static Semantics:  </w:t>
        </w:r>
        <w:r w:rsidRPr="00E77497">
          <w:rPr>
            <w:rStyle w:val="bnf"/>
            <w:rFonts w:ascii="Helvetica" w:hAnsi="Helvetica"/>
            <w:b/>
            <w:i w:val="0"/>
          </w:rPr>
          <w:t>String</w:t>
        </w:r>
        <w:del w:id="1102" w:author="Rev 9 Allen Wirfs-Brock" w:date="2012-07-07T16:29:00Z">
          <w:r w:rsidRPr="00E77497" w:rsidDel="00D11231">
            <w:rPr>
              <w:rStyle w:val="bnf"/>
              <w:rFonts w:ascii="Helvetica" w:hAnsi="Helvetica"/>
              <w:b/>
              <w:i w:val="0"/>
            </w:rPr>
            <w:delText xml:space="preserve"> </w:delText>
          </w:r>
        </w:del>
        <w:r w:rsidRPr="00E77497">
          <w:rPr>
            <w:rStyle w:val="bnf"/>
            <w:rFonts w:ascii="Helvetica" w:hAnsi="Helvetica"/>
            <w:b/>
            <w:i w:val="0"/>
          </w:rPr>
          <w:t>Value</w:t>
        </w:r>
      </w:ins>
    </w:p>
    <w:p w14:paraId="20C6FFE4" w14:textId="77777777" w:rsidR="009D6071" w:rsidRPr="00E77497" w:rsidDel="00A2366F" w:rsidRDefault="009D6071" w:rsidP="009D6071">
      <w:pPr>
        <w:pStyle w:val="Syntax"/>
        <w:rPr>
          <w:ins w:id="1103" w:author="Rev 3 Allen Wirfs-Brock" w:date="2011-09-22T13:54:00Z"/>
          <w:del w:id="1104" w:author="Rev 4 Allen Wirfs-Brock" w:date="2011-10-19T12:33:00Z"/>
        </w:rPr>
      </w:pPr>
      <w:ins w:id="1105" w:author="Rev 3 Allen Wirfs-Brock" w:date="2011-09-22T13:54:00Z">
        <w:del w:id="1106" w:author="Rev 4 Allen Wirfs-Brock" w:date="2011-10-19T12:33:00Z">
          <w:r w:rsidRPr="00E77497" w:rsidDel="00A2366F">
            <w:delText>Semantics</w:delText>
          </w:r>
        </w:del>
      </w:ins>
    </w:p>
    <w:p w14:paraId="0D539730" w14:textId="77777777" w:rsidR="009D6071" w:rsidRPr="00E77497" w:rsidRDefault="009D6071" w:rsidP="009D6071">
      <w:pPr>
        <w:rPr>
          <w:ins w:id="1107" w:author="Rev 3 Allen Wirfs-Brock" w:date="2011-09-22T13:54:00Z"/>
        </w:rPr>
      </w:pPr>
      <w:ins w:id="1108" w:author="Rev 3 Allen Wirfs-Brock" w:date="2011-09-22T13:54:00Z">
        <w:del w:id="1109" w:author="Rev 4 Allen Wirfs-Brock" w:date="2011-10-19T12:33:00Z">
          <w:r w:rsidRPr="00E77497" w:rsidDel="00A2366F">
            <w:delText xml:space="preserve">The </w:delText>
          </w:r>
          <w:r w:rsidRPr="00E77497" w:rsidDel="00A2366F">
            <w:rPr>
              <w:rFonts w:ascii="Times New Roman" w:eastAsia="Times New Roman" w:hAnsi="Times New Roman"/>
              <w:spacing w:val="6"/>
              <w:lang w:eastAsia="en-US"/>
            </w:rPr>
            <w:delText xml:space="preserve">String </w:delText>
          </w:r>
        </w:del>
        <w:del w:id="1110" w:author="Rev 4 Allen Wirfs-Brock" w:date="2011-10-19T12:31:00Z">
          <w:r w:rsidRPr="00E77497" w:rsidDel="00A2366F">
            <w:rPr>
              <w:rFonts w:ascii="Times New Roman" w:eastAsia="Times New Roman" w:hAnsi="Times New Roman"/>
              <w:spacing w:val="6"/>
              <w:lang w:eastAsia="en-US"/>
            </w:rPr>
            <w:delText>v</w:delText>
          </w:r>
        </w:del>
        <w:del w:id="1111" w:author="Rev 4 Allen Wirfs-Brock" w:date="2011-10-19T12:33:00Z">
          <w:r w:rsidRPr="00E77497" w:rsidDel="00A2366F">
            <w:rPr>
              <w:rFonts w:ascii="Times New Roman" w:eastAsia="Times New Roman" w:hAnsi="Times New Roman"/>
              <w:spacing w:val="6"/>
              <w:lang w:eastAsia="en-US"/>
            </w:rPr>
            <w:delText xml:space="preserve">alue </w:delText>
          </w:r>
          <w:r w:rsidRPr="00E77497" w:rsidDel="00A2366F">
            <w:delText xml:space="preserve">of </w:delText>
          </w:r>
        </w:del>
      </w:ins>
      <w:ins w:id="1112" w:author="Rev 3 Allen Wirfs-Brock" w:date="2011-09-22T13:55:00Z">
        <w:del w:id="1113" w:author="Rev 4 Allen Wirfs-Brock" w:date="2011-10-19T12:33:00Z">
          <w:r w:rsidRPr="00E77497" w:rsidDel="00A2366F">
            <w:delText>the production</w:delText>
          </w:r>
        </w:del>
      </w:ins>
      <w:ins w:id="1114" w:author="Rev 3 Allen Wirfs-Brock" w:date="2011-09-22T13:54:00Z">
        <w:del w:id="1115" w:author="Rev 4 Allen Wirfs-Brock" w:date="2011-10-19T12:33:00Z">
          <w:r w:rsidRPr="00E77497" w:rsidDel="00A2366F">
            <w:delText xml:space="preserve"> </w:delText>
          </w:r>
        </w:del>
        <w:r w:rsidRPr="00E77497">
          <w:rPr>
            <w:rStyle w:val="bnf"/>
          </w:rPr>
          <w:t>Identifier</w:t>
        </w:r>
        <w:r w:rsidRPr="00E77497">
          <w:t xml:space="preserve"> </w:t>
        </w:r>
      </w:ins>
      <w:ins w:id="1116" w:author="Rev 3 Allen Wirfs-Brock" w:date="2011-09-22T13:56:00Z">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ins>
      <w:ins w:id="1117" w:author="Rev 3 Allen Wirfs-Brock" w:date="2011-09-22T13:54:00Z">
        <w:del w:id="1118" w:author="Rev 4 Allen Wirfs-Brock" w:date="2011-10-19T12:33:00Z">
          <w:r w:rsidRPr="00E77497" w:rsidDel="00A2366F">
            <w:delText>is determined as follows:</w:delText>
          </w:r>
        </w:del>
      </w:ins>
    </w:p>
    <w:p w14:paraId="5ADBB93E" w14:textId="77777777" w:rsidR="009D6071" w:rsidRPr="00E77497" w:rsidRDefault="009D6071" w:rsidP="009A20C6">
      <w:pPr>
        <w:pStyle w:val="Alg4"/>
        <w:numPr>
          <w:ilvl w:val="0"/>
          <w:numId w:val="452"/>
        </w:numPr>
        <w:spacing w:after="220"/>
        <w:contextualSpacing/>
        <w:rPr>
          <w:ins w:id="1119" w:author="Rev 3 Allen Wirfs-Brock" w:date="2011-09-22T13:54:00Z"/>
        </w:rPr>
      </w:pPr>
      <w:ins w:id="1120" w:author="Rev 3 Allen Wirfs-Brock" w:date="2011-09-22T13:54:00Z">
        <w:r w:rsidRPr="00E77497">
          <w:t xml:space="preserve">Return </w:t>
        </w:r>
      </w:ins>
      <w:ins w:id="1121" w:author="Rev 3 Allen Wirfs-Brock" w:date="2011-09-22T13:57:00Z">
        <w:r w:rsidR="006B058A" w:rsidRPr="00E77497">
          <w:t>the</w:t>
        </w:r>
      </w:ins>
      <w:ins w:id="1122" w:author="Rev 3 Allen Wirfs-Brock" w:date="2011-09-22T13:54:00Z">
        <w:r w:rsidRPr="00E77497">
          <w:t xml:space="preserve"> String</w:t>
        </w:r>
        <w:del w:id="1123" w:author="Rev 9 Allen Wirfs-Brock" w:date="2012-07-07T16:29:00Z">
          <w:r w:rsidRPr="00E77497" w:rsidDel="00D11231">
            <w:delText xml:space="preserve"> </w:delText>
          </w:r>
        </w:del>
        <w:del w:id="1124" w:author="Rev 4 Allen Wirfs-Brock" w:date="2011-10-19T12:33:00Z">
          <w:r w:rsidRPr="00E77497" w:rsidDel="00A2366F">
            <w:delText>v</w:delText>
          </w:r>
        </w:del>
      </w:ins>
      <w:ins w:id="1125" w:author="Rev 4 Allen Wirfs-Brock" w:date="2011-10-19T12:33:00Z">
        <w:r w:rsidR="00A2366F" w:rsidRPr="00E77497">
          <w:t>V</w:t>
        </w:r>
      </w:ins>
      <w:ins w:id="1126" w:author="Rev 3 Allen Wirfs-Brock" w:date="2011-09-22T13:54:00Z">
        <w:r w:rsidRPr="00E77497">
          <w:t xml:space="preserve">alue </w:t>
        </w:r>
        <w:del w:id="1127" w:author="Rev 4 Allen Wirfs-Brock" w:date="2011-10-20T13:01:00Z">
          <w:r w:rsidRPr="00E77497" w:rsidDel="00877847">
            <w:delText xml:space="preserve">consisting </w:delText>
          </w:r>
        </w:del>
        <w:r w:rsidRPr="00E77497">
          <w:t xml:space="preserve">of </w:t>
        </w:r>
        <w:r w:rsidRPr="00E77497">
          <w:rPr>
            <w:rStyle w:val="bnf"/>
          </w:rPr>
          <w:t>IdentifierName</w:t>
        </w:r>
        <w:r w:rsidRPr="00E77497">
          <w:t>.</w:t>
        </w:r>
      </w:ins>
    </w:p>
    <w:p w14:paraId="3A5E7131" w14:textId="77777777" w:rsidR="00CB32E0" w:rsidRPr="00E77497" w:rsidRDefault="00CB32E0" w:rsidP="00CB32E0">
      <w:pPr>
        <w:pStyle w:val="SyntaxRule"/>
        <w:rPr>
          <w:ins w:id="1128" w:author="Rev 4 Allen Wirfs-Brock" w:date="2011-10-19T12:35:00Z"/>
        </w:rPr>
      </w:pPr>
      <w:ins w:id="1129" w:author="Rev 4 Allen Wirfs-Brock" w:date="2011-10-19T12:35:00Z">
        <w:r w:rsidRPr="00E77497">
          <w:t>IdentifierName</w:t>
        </w:r>
        <w:r w:rsidRPr="00E77497">
          <w:rPr>
            <w:rFonts w:ascii="Arial" w:hAnsi="Arial" w:cs="Arial"/>
            <w:b/>
          </w:rPr>
          <w:t xml:space="preserve"> </w:t>
        </w:r>
        <w:r w:rsidRPr="00E77497">
          <w:rPr>
            <w:rFonts w:ascii="Arial" w:hAnsi="Arial" w:cs="Arial"/>
            <w:b/>
            <w:i w:val="0"/>
          </w:rPr>
          <w:t>::</w:t>
        </w:r>
      </w:ins>
    </w:p>
    <w:p w14:paraId="54292D55" w14:textId="77777777" w:rsidR="006B058A" w:rsidRPr="00E77497" w:rsidRDefault="00CB32E0" w:rsidP="00C7794D">
      <w:pPr>
        <w:pStyle w:val="SyntaxDefinition"/>
        <w:rPr>
          <w:ins w:id="1130" w:author="Rev 3 Allen Wirfs-Brock" w:date="2011-09-22T13:58:00Z"/>
        </w:rPr>
      </w:pPr>
      <w:ins w:id="1131" w:author="Rev 4 Allen Wirfs-Brock" w:date="2011-10-19T12:35:00Z">
        <w:r w:rsidRPr="00E77497">
          <w:t>IdentifierStart</w:t>
        </w:r>
        <w:r w:rsidRPr="00E77497">
          <w:br/>
          <w:t>IdentifierName IdentifierPart</w:t>
        </w:r>
      </w:ins>
      <w:ins w:id="1132" w:author="Rev 3 Allen Wirfs-Brock" w:date="2011-09-22T13:58:00Z">
        <w:del w:id="1133" w:author="Rev 4 Allen Wirfs-Brock" w:date="2011-10-19T12:34:00Z">
          <w:r w:rsidR="006B058A" w:rsidRPr="00E77497" w:rsidDel="00A2366F">
            <w:delText xml:space="preserve">The </w:delText>
          </w:r>
          <w:r w:rsidR="006B058A" w:rsidRPr="00E77497" w:rsidDel="00A2366F">
            <w:rPr>
              <w:spacing w:val="6"/>
            </w:rPr>
            <w:delText xml:space="preserve">String value </w:delText>
          </w:r>
          <w:r w:rsidR="006B058A" w:rsidRPr="00E77497" w:rsidDel="00A2366F">
            <w:delText xml:space="preserve">of </w:delText>
          </w:r>
        </w:del>
        <w:del w:id="1134" w:author="Rev 4 Allen Wirfs-Brock" w:date="2011-10-19T12:35:00Z">
          <w:r w:rsidR="006B058A" w:rsidRPr="00E77497" w:rsidDel="00CB32E0">
            <w:rPr>
              <w:rStyle w:val="bnf"/>
            </w:rPr>
            <w:delText>IdentifierName</w:delText>
          </w:r>
          <w:r w:rsidR="006B058A" w:rsidRPr="00E77497" w:rsidDel="00CB32E0">
            <w:delText xml:space="preserve"> </w:delText>
          </w:r>
        </w:del>
        <w:del w:id="1135" w:author="Rev 4 Allen Wirfs-Brock" w:date="2011-10-19T12:34:00Z">
          <w:r w:rsidR="006B058A" w:rsidRPr="00E77497" w:rsidDel="00A2366F">
            <w:delText>is determined as follows:</w:delText>
          </w:r>
        </w:del>
      </w:ins>
    </w:p>
    <w:p w14:paraId="4ABCE920" w14:textId="77777777" w:rsidR="006B058A" w:rsidRPr="00E77497" w:rsidRDefault="006B058A" w:rsidP="005815B4">
      <w:pPr>
        <w:pStyle w:val="Alg4"/>
        <w:numPr>
          <w:ilvl w:val="0"/>
          <w:numId w:val="845"/>
        </w:numPr>
        <w:spacing w:after="220"/>
        <w:contextualSpacing/>
        <w:rPr>
          <w:ins w:id="1136" w:author="Rev 3 Allen Wirfs-Brock" w:date="2011-09-22T13:58:00Z"/>
        </w:rPr>
      </w:pPr>
      <w:ins w:id="1137" w:author="Rev 3 Allen Wirfs-Brock" w:date="2011-09-22T13:58:00Z">
        <w:r w:rsidRPr="00E77497">
          <w:t>Return the String value consisting of</w:t>
        </w:r>
      </w:ins>
      <w:ins w:id="1138" w:author="Rev 3 Allen Wirfs-Brock" w:date="2011-09-22T13:59:00Z">
        <w:r w:rsidRPr="00E77497">
          <w:t xml:space="preserve"> the sequence of </w:t>
        </w:r>
        <w:del w:id="1139" w:author="Rev 9 Allen Wirfs-Brock" w:date="2012-07-08T11:36:00Z">
          <w:r w:rsidRPr="00E77497" w:rsidDel="005956C7">
            <w:delText>characters</w:delText>
          </w:r>
        </w:del>
      </w:ins>
      <w:ins w:id="1140" w:author="Rev 9 Allen Wirfs-Brock" w:date="2012-07-08T11:36:00Z">
        <w:r w:rsidR="005956C7">
          <w:t>code units</w:t>
        </w:r>
      </w:ins>
      <w:ins w:id="1141" w:author="Rev 3 Allen Wirfs-Brock" w:date="2011-09-22T13:59:00Z">
        <w:r w:rsidRPr="00E77497">
          <w:t xml:space="preserve"> corresponding to</w:t>
        </w:r>
      </w:ins>
      <w:ins w:id="1142" w:author="Rev 3 Allen Wirfs-Brock" w:date="2011-09-22T13:58:00Z">
        <w:r w:rsidRPr="00E77497">
          <w:t xml:space="preserve"> </w:t>
        </w:r>
        <w:r w:rsidRPr="00E77497">
          <w:rPr>
            <w:rStyle w:val="bnf"/>
          </w:rPr>
          <w:t>IdentifierName</w:t>
        </w:r>
        <w:r w:rsidRPr="00E77497">
          <w:t>.</w:t>
        </w:r>
      </w:ins>
      <w:ins w:id="1143" w:author="Rev 9 Allen Wirfs-Brock" w:date="2012-07-08T11:37:00Z">
        <w:r w:rsidR="005956C7">
          <w:t xml:space="preserve"> In determining the sequence </w:t>
        </w:r>
      </w:ins>
      <w:ins w:id="1144" w:author="Rev 9 Allen Wirfs-Brock" w:date="2012-07-08T11:39:00Z">
        <w:r w:rsidR="005956C7">
          <w:t xml:space="preserve">any occurances of </w:t>
        </w:r>
        <w:r w:rsidR="005956C7" w:rsidRPr="00D63F1B">
          <w:rPr>
            <w:rFonts w:ascii="Courier New" w:hAnsi="Courier New" w:cs="Courier New"/>
            <w:b/>
          </w:rPr>
          <w:t>\</w:t>
        </w:r>
        <w:r w:rsidR="005956C7">
          <w:t xml:space="preserve"> </w:t>
        </w:r>
        <w:r w:rsidR="005956C7" w:rsidRPr="00D63F1B">
          <w:rPr>
            <w:i/>
          </w:rPr>
          <w:t>UnicodeEscapeSequence</w:t>
        </w:r>
        <w:r w:rsidR="005956C7">
          <w:t xml:space="preserve"> are first replaced with the </w:t>
        </w:r>
      </w:ins>
      <w:ins w:id="1145" w:author="Rev 9 Allen Wirfs-Brock" w:date="2012-07-08T11:40:00Z">
        <w:r w:rsidR="005956C7">
          <w:t>code point</w:t>
        </w:r>
      </w:ins>
      <w:ins w:id="1146" w:author="Rev 9 Allen Wirfs-Brock" w:date="2012-07-08T11:39:00Z">
        <w:r w:rsidR="005956C7">
          <w:t xml:space="preserve"> represented by the </w:t>
        </w:r>
      </w:ins>
      <w:ins w:id="1147" w:author="Rev 9 Allen Wirfs-Brock" w:date="2012-07-08T11:40:00Z">
        <w:r w:rsidR="005956C7" w:rsidRPr="00887FC2">
          <w:rPr>
            <w:i/>
          </w:rPr>
          <w:t>UnicodeEscapeSequence</w:t>
        </w:r>
      </w:ins>
      <w:ins w:id="1148" w:author="Rev 9 Allen Wirfs-Brock" w:date="2012-07-08T11:39:00Z">
        <w:r w:rsidR="005956C7">
          <w:t xml:space="preserve"> and </w:t>
        </w:r>
      </w:ins>
      <w:ins w:id="1149" w:author="Rev 9 Allen Wirfs-Brock" w:date="2012-07-08T11:40:00Z">
        <w:r w:rsidR="005956C7">
          <w:t>and then the c</w:t>
        </w:r>
      </w:ins>
      <w:ins w:id="1150" w:author="Rev 9 Allen Wirfs-Brock" w:date="2012-07-08T11:44:00Z">
        <w:r w:rsidR="00D63F1B">
          <w:t>od</w:t>
        </w:r>
      </w:ins>
      <w:ins w:id="1151" w:author="Rev 9 Allen Wirfs-Brock" w:date="2012-07-08T11:40:00Z">
        <w:r w:rsidR="005956C7">
          <w:t xml:space="preserve">e points of the entire </w:t>
        </w:r>
      </w:ins>
      <w:ins w:id="1152" w:author="Rev 9 Allen Wirfs-Brock" w:date="2012-07-08T11:44:00Z">
        <w:r w:rsidR="00D63F1B" w:rsidRPr="00E77497">
          <w:rPr>
            <w:rStyle w:val="bnf"/>
          </w:rPr>
          <w:t>IdentifierName</w:t>
        </w:r>
      </w:ins>
      <w:ins w:id="1153" w:author="Rev 9 Allen Wirfs-Brock" w:date="2012-07-08T11:40:00Z">
        <w:r w:rsidR="005956C7">
          <w:t xml:space="preserve"> are converted to code units</w:t>
        </w:r>
      </w:ins>
      <w:ins w:id="1154" w:author="Rev 9 Allen Wirfs-Brock" w:date="2012-07-08T11:43:00Z">
        <w:r w:rsidR="005956C7">
          <w:t xml:space="preserve"> by UTF-16 Encoding each code point.</w:t>
        </w:r>
      </w:ins>
    </w:p>
    <w:p w14:paraId="4C4842E5" w14:textId="77777777" w:rsidR="004C02EF" w:rsidRPr="00E77497" w:rsidRDefault="004C02EF" w:rsidP="004C02EF">
      <w:pPr>
        <w:pStyle w:val="30"/>
        <w:numPr>
          <w:ilvl w:val="0"/>
          <w:numId w:val="0"/>
        </w:numPr>
      </w:pPr>
      <w:bookmarkStart w:id="1155" w:name="_Toc329528660"/>
      <w:r w:rsidRPr="00E77497">
        <w:t>7.6.1</w:t>
      </w:r>
      <w:r w:rsidRPr="00E77497">
        <w:tab/>
        <w:t>Reserved Words</w:t>
      </w:r>
      <w:bookmarkEnd w:id="1097"/>
      <w:bookmarkEnd w:id="1098"/>
      <w:bookmarkEnd w:id="1099"/>
      <w:bookmarkEnd w:id="1100"/>
      <w:bookmarkEnd w:id="1155"/>
    </w:p>
    <w:p w14:paraId="0B3B35F8" w14:textId="77777777"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79921859" w14:textId="77777777" w:rsidR="004C02EF" w:rsidRPr="00E77497" w:rsidRDefault="004C02EF" w:rsidP="004C02EF">
      <w:pPr>
        <w:pStyle w:val="Syntax"/>
      </w:pPr>
      <w:r w:rsidRPr="00E77497">
        <w:t>Syntax</w:t>
      </w:r>
    </w:p>
    <w:p w14:paraId="74BD0371" w14:textId="77777777"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123A02A9" w14:textId="77777777" w:rsidR="004C02EF" w:rsidRDefault="004C02EF" w:rsidP="004C02EF">
      <w:pPr>
        <w:pStyle w:val="SyntaxDefinition"/>
        <w:rPr>
          <w:ins w:id="1156" w:author="Rev 9 Allen Wirfs-Brock" w:date="2012-07-08T12:18:00Z"/>
        </w:rPr>
      </w:pPr>
      <w:r w:rsidRPr="00E77497">
        <w:t>Keyword</w:t>
      </w:r>
      <w:r w:rsidRPr="00E77497">
        <w:br/>
        <w:t>FutureReservedWord</w:t>
      </w:r>
      <w:r w:rsidRPr="00E77497">
        <w:br/>
        <w:t>NullLiteral</w:t>
      </w:r>
      <w:r w:rsidRPr="00E77497">
        <w:br/>
        <w:t>BooleanLiteral</w:t>
      </w:r>
    </w:p>
    <w:p w14:paraId="5684C391" w14:textId="77777777" w:rsidR="00933E1C" w:rsidRPr="00933E1C" w:rsidRDefault="00933E1C" w:rsidP="00F477D2">
      <w:ins w:id="1157" w:author="Rev 9 Allen Wirfs-Brock" w:date="2012-07-08T12:19:00Z">
        <w:r>
          <w:t xml:space="preserve">The </w:t>
        </w:r>
        <w:r w:rsidRPr="00933E1C">
          <w:rPr>
            <w:rFonts w:ascii="Times New Roman" w:hAnsi="Times New Roman"/>
            <w:i/>
          </w:rPr>
          <w:t>ReservedWord</w:t>
        </w:r>
        <w:r>
          <w:t xml:space="preserve"> definitions</w:t>
        </w:r>
      </w:ins>
      <w:ins w:id="1158" w:author="Rev 9 Allen Wirfs-Brock" w:date="2012-07-08T12:20:00Z">
        <w:r>
          <w:t xml:space="preserve"> are specified as literal sequences of Unicode characters.  However, any </w:t>
        </w:r>
      </w:ins>
      <w:ins w:id="1159" w:author="Rev 9 Allen Wirfs-Brock" w:date="2012-07-08T12:22:00Z">
        <w:r>
          <w:t xml:space="preserve">Unicode </w:t>
        </w:r>
      </w:ins>
      <w:ins w:id="1160" w:author="Rev 9 Allen Wirfs-Brock" w:date="2012-07-08T12:20:00Z">
        <w:r>
          <w:t xml:space="preserve">character in a </w:t>
        </w:r>
      </w:ins>
      <w:ins w:id="1161" w:author="Rev 9 Allen Wirfs-Brock" w:date="2012-07-08T12:22:00Z">
        <w:r w:rsidRPr="00887FC2">
          <w:rPr>
            <w:rFonts w:ascii="Times New Roman" w:hAnsi="Times New Roman"/>
            <w:i/>
          </w:rPr>
          <w:t>ReservedWord</w:t>
        </w:r>
      </w:ins>
      <w:ins w:id="1162" w:author="Rev 9 Allen Wirfs-Brock" w:date="2012-07-08T12:20:00Z">
        <w:r>
          <w:t xml:space="preserve"> can also be expressed by </w:t>
        </w:r>
      </w:ins>
      <w:ins w:id="1163" w:author="Rev 9 Allen Wirfs-Brock" w:date="2012-07-08T12:21:00Z">
        <w:r>
          <w:t xml:space="preserve">a </w:t>
        </w:r>
        <w:r w:rsidRPr="00D63F1B">
          <w:rPr>
            <w:rFonts w:ascii="Courier New" w:hAnsi="Courier New" w:cs="Courier New"/>
            <w:b/>
          </w:rPr>
          <w:t>\</w:t>
        </w:r>
        <w:r>
          <w:t xml:space="preserve"> </w:t>
        </w:r>
        <w:r w:rsidRPr="00933E1C">
          <w:rPr>
            <w:rFonts w:ascii="Times New Roman" w:hAnsi="Times New Roman"/>
            <w:i/>
          </w:rPr>
          <w:t>UnicodeEscapeSequence</w:t>
        </w:r>
        <w:r>
          <w:t xml:space="preserve"> that expresse</w:t>
        </w:r>
      </w:ins>
      <w:ins w:id="1164" w:author="Rev 9 Allen Wirfs-Brock" w:date="2012-07-08T12:23:00Z">
        <w:r>
          <w:t>s</w:t>
        </w:r>
      </w:ins>
      <w:ins w:id="1165" w:author="Rev 9 Allen Wirfs-Brock" w:date="2012-07-08T12:21:00Z">
        <w:r>
          <w:t xml:space="preserve"> that same Unicode character</w:t>
        </w:r>
      </w:ins>
      <w:ins w:id="1166" w:author="Rev 9 Allen Wirfs-Brock" w:date="2012-07-08T12:22:00Z">
        <w:r>
          <w:t>’s code point.</w:t>
        </w:r>
      </w:ins>
      <w:ins w:id="1167" w:author="Rev 9 Allen Wirfs-Brock" w:date="2012-07-08T12:24:00Z">
        <w:r>
          <w:t xml:space="preserve"> Use of such escape sequences does not change the meaning of the </w:t>
        </w:r>
        <w:r w:rsidRPr="00887FC2">
          <w:rPr>
            <w:rFonts w:ascii="Times New Roman" w:hAnsi="Times New Roman"/>
            <w:i/>
          </w:rPr>
          <w:t>ReservedWord</w:t>
        </w:r>
        <w:r>
          <w:t>.</w:t>
        </w:r>
      </w:ins>
    </w:p>
    <w:p w14:paraId="3E4F7807" w14:textId="77777777" w:rsidR="004C02EF" w:rsidRPr="00E77497" w:rsidRDefault="004C02EF" w:rsidP="004C02EF">
      <w:pPr>
        <w:pStyle w:val="40"/>
        <w:numPr>
          <w:ilvl w:val="0"/>
          <w:numId w:val="0"/>
        </w:numPr>
      </w:pPr>
      <w:r w:rsidRPr="00E77497">
        <w:t>7.6.1.1</w:t>
      </w:r>
      <w:r w:rsidRPr="00E77497">
        <w:tab/>
        <w:t>Keywords</w:t>
      </w:r>
    </w:p>
    <w:p w14:paraId="09BC8308" w14:textId="77777777"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1FFB7F42" w14:textId="77777777" w:rsidR="004C02EF" w:rsidRPr="00E77497" w:rsidRDefault="004C02EF" w:rsidP="004C02EF">
      <w:pPr>
        <w:pStyle w:val="Syntax"/>
      </w:pPr>
      <w:r w:rsidRPr="00E77497">
        <w:t>Syntax</w:t>
      </w:r>
    </w:p>
    <w:p w14:paraId="0E4DC70B" w14:textId="77777777"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2F55F1" w:rsidRPr="00E77497" w14:paraId="6232AAAD" w14:textId="77777777" w:rsidTr="008E7E56">
        <w:trPr>
          <w:trHeight w:val="240"/>
        </w:trPr>
        <w:tc>
          <w:tcPr>
            <w:tcW w:w="1895" w:type="dxa"/>
          </w:tcPr>
          <w:p w14:paraId="58D9B016" w14:textId="77777777" w:rsidR="002F55F1" w:rsidRPr="00E77497" w:rsidRDefault="002F55F1" w:rsidP="003A4B22">
            <w:pPr>
              <w:pStyle w:val="SyntaxOneOf"/>
              <w:keepNext/>
            </w:pPr>
            <w:r w:rsidRPr="00E77497">
              <w:t>break</w:t>
            </w:r>
          </w:p>
        </w:tc>
        <w:tc>
          <w:tcPr>
            <w:tcW w:w="1897" w:type="dxa"/>
          </w:tcPr>
          <w:p w14:paraId="32451396" w14:textId="77777777" w:rsidR="002F55F1" w:rsidRPr="00E77497" w:rsidRDefault="002F55F1" w:rsidP="003A4B22">
            <w:pPr>
              <w:pStyle w:val="SyntaxOneOf"/>
              <w:keepNext/>
            </w:pPr>
            <w:r w:rsidRPr="00E77497">
              <w:t>delete</w:t>
            </w:r>
          </w:p>
        </w:tc>
        <w:tc>
          <w:tcPr>
            <w:tcW w:w="1895" w:type="dxa"/>
          </w:tcPr>
          <w:p w14:paraId="1F0D21EF" w14:textId="77777777" w:rsidR="002F55F1" w:rsidRPr="00E77497" w:rsidRDefault="002F55F1" w:rsidP="003A4B22">
            <w:pPr>
              <w:pStyle w:val="SyntaxOneOf"/>
              <w:keepNext/>
            </w:pPr>
            <w:ins w:id="1168" w:author="Rev 8 Allen Wirfs-Brock" w:date="2012-06-15T18:25:00Z">
              <w:r w:rsidRPr="00E77497">
                <w:t>import</w:t>
              </w:r>
              <w:r w:rsidRPr="00E77497" w:rsidDel="002F55F1">
                <w:t xml:space="preserve"> </w:t>
              </w:r>
            </w:ins>
          </w:p>
        </w:tc>
        <w:tc>
          <w:tcPr>
            <w:tcW w:w="1895" w:type="dxa"/>
          </w:tcPr>
          <w:p w14:paraId="55DB8964" w14:textId="77777777" w:rsidR="002F55F1" w:rsidRPr="00E77497" w:rsidRDefault="002F55F1" w:rsidP="003A4B22">
            <w:pPr>
              <w:pStyle w:val="SyntaxOneOf"/>
              <w:keepNext/>
            </w:pPr>
            <w:r w:rsidRPr="00E77497">
              <w:t>this</w:t>
            </w:r>
          </w:p>
        </w:tc>
      </w:tr>
      <w:tr w:rsidR="002F55F1" w:rsidRPr="00E77497" w14:paraId="5D134972" w14:textId="77777777" w:rsidTr="008E7E56">
        <w:trPr>
          <w:trHeight w:val="240"/>
        </w:trPr>
        <w:tc>
          <w:tcPr>
            <w:tcW w:w="1895" w:type="dxa"/>
          </w:tcPr>
          <w:p w14:paraId="4CCA9786" w14:textId="77777777" w:rsidR="002F55F1" w:rsidRPr="00E77497" w:rsidRDefault="002F55F1" w:rsidP="003A4B22">
            <w:pPr>
              <w:pStyle w:val="SyntaxOneOf"/>
              <w:keepNext/>
            </w:pPr>
            <w:r w:rsidRPr="00E77497">
              <w:t>case</w:t>
            </w:r>
          </w:p>
        </w:tc>
        <w:tc>
          <w:tcPr>
            <w:tcW w:w="1897" w:type="dxa"/>
          </w:tcPr>
          <w:p w14:paraId="1323C002" w14:textId="77777777" w:rsidR="002F55F1" w:rsidRPr="00E77497" w:rsidRDefault="002F55F1" w:rsidP="003A4B22">
            <w:pPr>
              <w:pStyle w:val="SyntaxOneOf"/>
              <w:keepNext/>
            </w:pPr>
            <w:r w:rsidRPr="00E77497">
              <w:t>do</w:t>
            </w:r>
            <w:r w:rsidRPr="00E77497" w:rsidDel="00777190">
              <w:t xml:space="preserve"> </w:t>
            </w:r>
          </w:p>
        </w:tc>
        <w:tc>
          <w:tcPr>
            <w:tcW w:w="1895" w:type="dxa"/>
          </w:tcPr>
          <w:p w14:paraId="5D89B569" w14:textId="77777777" w:rsidR="002F55F1" w:rsidRPr="00E77497" w:rsidRDefault="002F55F1" w:rsidP="003A4B22">
            <w:pPr>
              <w:pStyle w:val="SyntaxOneOf"/>
              <w:keepNext/>
            </w:pPr>
            <w:r w:rsidRPr="00E77497">
              <w:t>in</w:t>
            </w:r>
          </w:p>
        </w:tc>
        <w:tc>
          <w:tcPr>
            <w:tcW w:w="1895" w:type="dxa"/>
          </w:tcPr>
          <w:p w14:paraId="07016F30" w14:textId="77777777" w:rsidR="002F55F1" w:rsidRPr="00E77497" w:rsidRDefault="002F55F1" w:rsidP="003A4B22">
            <w:pPr>
              <w:pStyle w:val="SyntaxOneOf"/>
              <w:keepNext/>
            </w:pPr>
            <w:r w:rsidRPr="00E77497">
              <w:t>throw</w:t>
            </w:r>
          </w:p>
        </w:tc>
      </w:tr>
      <w:tr w:rsidR="002F55F1" w:rsidRPr="00E77497" w14:paraId="3DBBB8BF" w14:textId="77777777" w:rsidTr="008E7E56">
        <w:trPr>
          <w:trHeight w:val="240"/>
        </w:trPr>
        <w:tc>
          <w:tcPr>
            <w:tcW w:w="1895" w:type="dxa"/>
          </w:tcPr>
          <w:p w14:paraId="47F57F6B" w14:textId="77777777" w:rsidR="002F55F1" w:rsidRPr="00E77497" w:rsidRDefault="002F55F1" w:rsidP="003A4B22">
            <w:pPr>
              <w:pStyle w:val="SyntaxOneOf"/>
              <w:keepNext/>
            </w:pPr>
            <w:r w:rsidRPr="00E77497">
              <w:t>catch</w:t>
            </w:r>
          </w:p>
        </w:tc>
        <w:tc>
          <w:tcPr>
            <w:tcW w:w="1897" w:type="dxa"/>
          </w:tcPr>
          <w:p w14:paraId="30260004" w14:textId="77777777" w:rsidR="002F55F1" w:rsidRPr="00E77497" w:rsidRDefault="002F55F1" w:rsidP="003A4B22">
            <w:pPr>
              <w:pStyle w:val="SyntaxOneOf"/>
              <w:keepNext/>
            </w:pPr>
            <w:r w:rsidRPr="00E77497">
              <w:t>else</w:t>
            </w:r>
          </w:p>
        </w:tc>
        <w:tc>
          <w:tcPr>
            <w:tcW w:w="1895" w:type="dxa"/>
          </w:tcPr>
          <w:p w14:paraId="3CDB729E" w14:textId="77777777" w:rsidR="002F55F1" w:rsidRPr="00E77497" w:rsidRDefault="002F55F1" w:rsidP="003A4B22">
            <w:pPr>
              <w:pStyle w:val="SyntaxOneOf"/>
              <w:keepNext/>
            </w:pPr>
            <w:r w:rsidRPr="00E77497">
              <w:t>instanceof</w:t>
            </w:r>
            <w:r w:rsidRPr="00E77497" w:rsidDel="00777190">
              <w:t xml:space="preserve"> </w:t>
            </w:r>
          </w:p>
        </w:tc>
        <w:tc>
          <w:tcPr>
            <w:tcW w:w="1895" w:type="dxa"/>
          </w:tcPr>
          <w:p w14:paraId="49C8F715" w14:textId="77777777" w:rsidR="002F55F1" w:rsidRPr="00E77497" w:rsidRDefault="002F55F1" w:rsidP="003A4B22">
            <w:pPr>
              <w:pStyle w:val="SyntaxOneOf"/>
              <w:keepNext/>
            </w:pPr>
            <w:r w:rsidRPr="00E77497">
              <w:t>try</w:t>
            </w:r>
          </w:p>
        </w:tc>
      </w:tr>
      <w:tr w:rsidR="002F55F1" w:rsidRPr="00E77497" w14:paraId="157A9320" w14:textId="77777777" w:rsidTr="008E7E56">
        <w:trPr>
          <w:trHeight w:val="240"/>
        </w:trPr>
        <w:tc>
          <w:tcPr>
            <w:tcW w:w="1895" w:type="dxa"/>
          </w:tcPr>
          <w:p w14:paraId="65AB423D" w14:textId="77777777" w:rsidR="002F55F1" w:rsidRPr="00E77497" w:rsidRDefault="002F55F1" w:rsidP="003A4B22">
            <w:pPr>
              <w:pStyle w:val="SyntaxOneOf"/>
              <w:keepNext/>
            </w:pPr>
            <w:ins w:id="1169" w:author="Rev 8 Allen Wirfs-Brock" w:date="2012-06-15T18:21:00Z">
              <w:r w:rsidRPr="00E77497">
                <w:t>class</w:t>
              </w:r>
              <w:r w:rsidRPr="00E77497" w:rsidDel="002F55F1">
                <w:t xml:space="preserve"> </w:t>
              </w:r>
            </w:ins>
          </w:p>
        </w:tc>
        <w:tc>
          <w:tcPr>
            <w:tcW w:w="1897" w:type="dxa"/>
          </w:tcPr>
          <w:p w14:paraId="7619099B" w14:textId="77777777" w:rsidR="002F55F1" w:rsidRPr="00E77497" w:rsidRDefault="002F55F1" w:rsidP="003A4B22">
            <w:pPr>
              <w:pStyle w:val="SyntaxOneOf"/>
              <w:keepNext/>
            </w:pPr>
            <w:ins w:id="1170" w:author="Rev 8 Allen Wirfs-Brock" w:date="2012-06-15T18:24:00Z">
              <w:r w:rsidRPr="00E77497">
                <w:t>export</w:t>
              </w:r>
              <w:r w:rsidRPr="00E77497" w:rsidDel="002F55F1">
                <w:t xml:space="preserve"> </w:t>
              </w:r>
            </w:ins>
          </w:p>
        </w:tc>
        <w:tc>
          <w:tcPr>
            <w:tcW w:w="1895" w:type="dxa"/>
          </w:tcPr>
          <w:p w14:paraId="39926B48" w14:textId="77777777" w:rsidR="002F55F1" w:rsidRPr="00E77497" w:rsidRDefault="002F55F1" w:rsidP="003A4B22">
            <w:pPr>
              <w:pStyle w:val="SyntaxOneOf"/>
              <w:keepNext/>
            </w:pPr>
            <w:ins w:id="1171" w:author="Rev 8 Allen Wirfs-Brock" w:date="2012-06-15T18:18:00Z">
              <w:r w:rsidRPr="009C202C">
                <w:t>let</w:t>
              </w:r>
            </w:ins>
          </w:p>
        </w:tc>
        <w:tc>
          <w:tcPr>
            <w:tcW w:w="1895" w:type="dxa"/>
          </w:tcPr>
          <w:p w14:paraId="412A7941" w14:textId="77777777" w:rsidR="002F55F1" w:rsidRPr="00E77497" w:rsidRDefault="002F55F1" w:rsidP="003A4B22">
            <w:pPr>
              <w:pStyle w:val="SyntaxOneOf"/>
              <w:keepNext/>
            </w:pPr>
            <w:r w:rsidRPr="00E77497">
              <w:t>typeof</w:t>
            </w:r>
            <w:r w:rsidRPr="00E77497" w:rsidDel="00777190">
              <w:t xml:space="preserve"> </w:t>
            </w:r>
          </w:p>
        </w:tc>
      </w:tr>
      <w:tr w:rsidR="002F55F1" w:rsidRPr="00E77497" w14:paraId="555A6F11" w14:textId="77777777" w:rsidTr="008E7E56">
        <w:trPr>
          <w:trHeight w:val="240"/>
        </w:trPr>
        <w:tc>
          <w:tcPr>
            <w:tcW w:w="1895" w:type="dxa"/>
          </w:tcPr>
          <w:p w14:paraId="1A6AE44E" w14:textId="77777777" w:rsidR="002F55F1" w:rsidRPr="00E77497" w:rsidRDefault="002F55F1" w:rsidP="003A4B22">
            <w:pPr>
              <w:pStyle w:val="SyntaxOneOf"/>
            </w:pPr>
            <w:ins w:id="1172" w:author="Rev 8 Allen Wirfs-Brock" w:date="2012-06-15T18:21:00Z">
              <w:r w:rsidRPr="00E77497">
                <w:t>continue</w:t>
              </w:r>
            </w:ins>
          </w:p>
        </w:tc>
        <w:tc>
          <w:tcPr>
            <w:tcW w:w="1897" w:type="dxa"/>
          </w:tcPr>
          <w:p w14:paraId="11C54839" w14:textId="77777777" w:rsidR="002F55F1" w:rsidRPr="00E77497" w:rsidRDefault="002F55F1" w:rsidP="003A4B22">
            <w:pPr>
              <w:pStyle w:val="SyntaxOneOf"/>
            </w:pPr>
            <w:r w:rsidRPr="00E77497">
              <w:t>finally</w:t>
            </w:r>
          </w:p>
        </w:tc>
        <w:tc>
          <w:tcPr>
            <w:tcW w:w="1895" w:type="dxa"/>
          </w:tcPr>
          <w:p w14:paraId="58707BE9" w14:textId="77777777" w:rsidR="002F55F1" w:rsidRPr="00E77497" w:rsidRDefault="002F55F1" w:rsidP="003A4B22">
            <w:pPr>
              <w:pStyle w:val="SyntaxOneOf"/>
            </w:pPr>
            <w:r w:rsidRPr="00E77497">
              <w:t>new</w:t>
            </w:r>
          </w:p>
        </w:tc>
        <w:tc>
          <w:tcPr>
            <w:tcW w:w="1895" w:type="dxa"/>
          </w:tcPr>
          <w:p w14:paraId="6E4E853D" w14:textId="77777777" w:rsidR="002F55F1" w:rsidRPr="00E77497" w:rsidRDefault="002F55F1" w:rsidP="003A4B22">
            <w:pPr>
              <w:pStyle w:val="SyntaxOneOf"/>
            </w:pPr>
            <w:r w:rsidRPr="00E77497">
              <w:t>var</w:t>
            </w:r>
          </w:p>
        </w:tc>
      </w:tr>
      <w:tr w:rsidR="002F55F1" w:rsidRPr="00E77497" w14:paraId="7793CB54" w14:textId="77777777" w:rsidTr="008E7E56">
        <w:trPr>
          <w:trHeight w:val="240"/>
        </w:trPr>
        <w:tc>
          <w:tcPr>
            <w:tcW w:w="1895" w:type="dxa"/>
          </w:tcPr>
          <w:p w14:paraId="0963CD66" w14:textId="77777777" w:rsidR="002F55F1" w:rsidRPr="00E77497" w:rsidRDefault="002F55F1" w:rsidP="003A4B22">
            <w:pPr>
              <w:pStyle w:val="SyntaxOneOf"/>
            </w:pPr>
            <w:ins w:id="1173" w:author="Rev 8 Allen Wirfs-Brock" w:date="2012-06-15T18:22:00Z">
              <w:r w:rsidRPr="00E77497">
                <w:t>const</w:t>
              </w:r>
            </w:ins>
          </w:p>
        </w:tc>
        <w:tc>
          <w:tcPr>
            <w:tcW w:w="1897" w:type="dxa"/>
          </w:tcPr>
          <w:p w14:paraId="54CB7CF3" w14:textId="77777777" w:rsidR="002F55F1" w:rsidRPr="00E77497" w:rsidRDefault="002F55F1" w:rsidP="003A4B22">
            <w:pPr>
              <w:pStyle w:val="SyntaxOneOf"/>
            </w:pPr>
            <w:r w:rsidRPr="00E77497">
              <w:t>for</w:t>
            </w:r>
          </w:p>
        </w:tc>
        <w:tc>
          <w:tcPr>
            <w:tcW w:w="1895" w:type="dxa"/>
          </w:tcPr>
          <w:p w14:paraId="1D854747" w14:textId="77777777" w:rsidR="002F55F1" w:rsidRPr="00E77497" w:rsidRDefault="002F55F1" w:rsidP="003A4B22">
            <w:pPr>
              <w:pStyle w:val="SyntaxOneOf"/>
            </w:pPr>
            <w:r w:rsidRPr="00E77497">
              <w:t>return</w:t>
            </w:r>
          </w:p>
        </w:tc>
        <w:tc>
          <w:tcPr>
            <w:tcW w:w="1895" w:type="dxa"/>
          </w:tcPr>
          <w:p w14:paraId="1D0C2FD5" w14:textId="77777777" w:rsidR="002F55F1" w:rsidRPr="00E77497" w:rsidRDefault="002F55F1" w:rsidP="003A4B22">
            <w:pPr>
              <w:pStyle w:val="SyntaxOneOf"/>
            </w:pPr>
            <w:r w:rsidRPr="00E77497">
              <w:t>void</w:t>
            </w:r>
          </w:p>
        </w:tc>
      </w:tr>
      <w:tr w:rsidR="002F55F1" w:rsidRPr="00E77497" w14:paraId="223E573D" w14:textId="77777777" w:rsidTr="008E7E56">
        <w:trPr>
          <w:trHeight w:val="240"/>
        </w:trPr>
        <w:tc>
          <w:tcPr>
            <w:tcW w:w="1895" w:type="dxa"/>
          </w:tcPr>
          <w:p w14:paraId="7BEC4442" w14:textId="77777777" w:rsidR="002F55F1" w:rsidRPr="00E77497" w:rsidRDefault="002F55F1" w:rsidP="003A4B22">
            <w:pPr>
              <w:pStyle w:val="SyntaxOneOf"/>
            </w:pPr>
            <w:r w:rsidRPr="00E77497">
              <w:t>debugger</w:t>
            </w:r>
            <w:r w:rsidRPr="00E77497" w:rsidDel="00777190">
              <w:t xml:space="preserve"> </w:t>
            </w:r>
          </w:p>
        </w:tc>
        <w:tc>
          <w:tcPr>
            <w:tcW w:w="1897" w:type="dxa"/>
          </w:tcPr>
          <w:p w14:paraId="320383CD" w14:textId="77777777" w:rsidR="002F55F1" w:rsidRPr="00E77497" w:rsidRDefault="002F55F1" w:rsidP="003A4B22">
            <w:pPr>
              <w:pStyle w:val="SyntaxOneOf"/>
            </w:pPr>
            <w:r w:rsidRPr="00E77497">
              <w:t>function</w:t>
            </w:r>
          </w:p>
        </w:tc>
        <w:tc>
          <w:tcPr>
            <w:tcW w:w="1895" w:type="dxa"/>
          </w:tcPr>
          <w:p w14:paraId="4BE411A2" w14:textId="77777777" w:rsidR="002F55F1" w:rsidRPr="00E77497" w:rsidRDefault="002F55F1" w:rsidP="003A4B22">
            <w:pPr>
              <w:pStyle w:val="SyntaxOneOf"/>
            </w:pPr>
            <w:ins w:id="1174" w:author="Rev 8 Allen Wirfs-Brock" w:date="2012-06-15T18:18:00Z">
              <w:r w:rsidRPr="00E77497">
                <w:t>super</w:t>
              </w:r>
            </w:ins>
          </w:p>
        </w:tc>
        <w:tc>
          <w:tcPr>
            <w:tcW w:w="1895" w:type="dxa"/>
          </w:tcPr>
          <w:p w14:paraId="07855C9B" w14:textId="77777777" w:rsidR="002F55F1" w:rsidRPr="00E77497" w:rsidRDefault="002F55F1" w:rsidP="003A4B22">
            <w:pPr>
              <w:pStyle w:val="SyntaxOneOf"/>
            </w:pPr>
            <w:r w:rsidRPr="00E77497">
              <w:t>while</w:t>
            </w:r>
          </w:p>
        </w:tc>
      </w:tr>
      <w:tr w:rsidR="002F55F1" w:rsidRPr="00E77497" w14:paraId="4D0DCD44" w14:textId="77777777" w:rsidTr="002F55F1">
        <w:trPr>
          <w:trHeight w:val="240"/>
        </w:trPr>
        <w:tc>
          <w:tcPr>
            <w:tcW w:w="1895" w:type="dxa"/>
          </w:tcPr>
          <w:p w14:paraId="4CA58A17" w14:textId="77777777" w:rsidR="002F55F1" w:rsidRPr="00E77497" w:rsidRDefault="002F55F1" w:rsidP="003A4B22">
            <w:pPr>
              <w:pStyle w:val="SyntaxOneOf"/>
            </w:pPr>
            <w:r w:rsidRPr="00E77497">
              <w:t>default</w:t>
            </w:r>
          </w:p>
        </w:tc>
        <w:tc>
          <w:tcPr>
            <w:tcW w:w="1897" w:type="dxa"/>
          </w:tcPr>
          <w:p w14:paraId="05AF6069" w14:textId="77777777" w:rsidR="002F55F1" w:rsidRPr="00E77497" w:rsidRDefault="002F55F1" w:rsidP="003A4B22">
            <w:pPr>
              <w:pStyle w:val="SyntaxOneOf"/>
            </w:pPr>
            <w:r w:rsidRPr="00E77497">
              <w:t>if</w:t>
            </w:r>
            <w:r w:rsidRPr="00E77497" w:rsidDel="002F55F1">
              <w:t xml:space="preserve"> </w:t>
            </w:r>
          </w:p>
        </w:tc>
        <w:tc>
          <w:tcPr>
            <w:tcW w:w="1895" w:type="dxa"/>
          </w:tcPr>
          <w:p w14:paraId="34125DA2" w14:textId="77777777" w:rsidR="002F55F1" w:rsidRPr="00E77497" w:rsidRDefault="002F55F1" w:rsidP="003A4B22">
            <w:pPr>
              <w:pStyle w:val="SyntaxOneOf"/>
            </w:pPr>
            <w:r w:rsidRPr="00E77497">
              <w:t>switch</w:t>
            </w:r>
          </w:p>
        </w:tc>
        <w:tc>
          <w:tcPr>
            <w:tcW w:w="1895" w:type="dxa"/>
          </w:tcPr>
          <w:p w14:paraId="3F9EE040" w14:textId="77777777" w:rsidR="002F55F1" w:rsidRPr="00E77497" w:rsidRDefault="002F55F1" w:rsidP="003A4B22">
            <w:pPr>
              <w:pStyle w:val="SyntaxOneOf"/>
            </w:pPr>
            <w:r w:rsidRPr="00E77497">
              <w:t>with</w:t>
            </w:r>
          </w:p>
        </w:tc>
      </w:tr>
    </w:tbl>
    <w:p w14:paraId="258897A0" w14:textId="77777777" w:rsidR="004C02EF" w:rsidRPr="00E77497" w:rsidRDefault="004C02EF" w:rsidP="004C02EF">
      <w:pPr>
        <w:pStyle w:val="40"/>
        <w:numPr>
          <w:ilvl w:val="0"/>
          <w:numId w:val="0"/>
        </w:numPr>
      </w:pPr>
      <w:r w:rsidRPr="00E77497">
        <w:t>7.6.1.2</w:t>
      </w:r>
      <w:r w:rsidRPr="00E77497">
        <w:tab/>
        <w:t>Future Reserved Words</w:t>
      </w:r>
    </w:p>
    <w:p w14:paraId="042D9A83" w14:textId="77777777" w:rsidR="004C02EF" w:rsidRPr="00E77497" w:rsidRDefault="004C02EF" w:rsidP="004C02EF">
      <w:r w:rsidRPr="00E77497">
        <w:t>The following words are used as keywords in proposed extensions and are therefore reserved to allow for the possibility of future adoption of those extensions.</w:t>
      </w:r>
    </w:p>
    <w:p w14:paraId="648D4EB5" w14:textId="77777777" w:rsidR="004C02EF" w:rsidRPr="00E77497" w:rsidRDefault="004C02EF" w:rsidP="004C02EF">
      <w:pPr>
        <w:pStyle w:val="Syntax"/>
      </w:pPr>
      <w:r w:rsidRPr="00E77497">
        <w:t>Syntax</w:t>
      </w:r>
    </w:p>
    <w:p w14:paraId="1C115BA9" w14:textId="77777777"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14:paraId="497658A9" w14:textId="77777777" w:rsidTr="00F477D2">
        <w:trPr>
          <w:trHeight w:val="240"/>
        </w:trPr>
        <w:tc>
          <w:tcPr>
            <w:tcW w:w="1895" w:type="dxa"/>
          </w:tcPr>
          <w:p w14:paraId="60F61711" w14:textId="77777777" w:rsidR="004C02EF" w:rsidRPr="00E77497" w:rsidRDefault="004C02EF" w:rsidP="003A4B22">
            <w:pPr>
              <w:pStyle w:val="SyntaxOneOf"/>
            </w:pPr>
            <w:del w:id="1175" w:author="Rev 8 Allen Wirfs-Brock" w:date="2012-06-15T18:21:00Z">
              <w:r w:rsidRPr="00E77497" w:rsidDel="002F55F1">
                <w:delText>class</w:delText>
              </w:r>
            </w:del>
          </w:p>
        </w:tc>
        <w:tc>
          <w:tcPr>
            <w:tcW w:w="1895" w:type="dxa"/>
          </w:tcPr>
          <w:p w14:paraId="5BDFDB9D" w14:textId="77777777" w:rsidR="004C02EF" w:rsidRPr="00E77497" w:rsidRDefault="004C02EF" w:rsidP="003A4B22">
            <w:pPr>
              <w:pStyle w:val="SyntaxOneOf"/>
            </w:pPr>
            <w:r w:rsidRPr="00E77497">
              <w:t>enum</w:t>
            </w:r>
          </w:p>
        </w:tc>
        <w:tc>
          <w:tcPr>
            <w:tcW w:w="1895" w:type="dxa"/>
          </w:tcPr>
          <w:p w14:paraId="35F8FA37" w14:textId="77777777" w:rsidR="004C02EF" w:rsidRPr="00E77497" w:rsidRDefault="004C02EF" w:rsidP="003A4B22">
            <w:pPr>
              <w:pStyle w:val="SyntaxOneOf"/>
            </w:pPr>
            <w:commentRangeStart w:id="1176"/>
            <w:r w:rsidRPr="00E77497">
              <w:t>extends</w:t>
            </w:r>
            <w:commentRangeEnd w:id="1176"/>
            <w:r w:rsidR="002F55F1">
              <w:rPr>
                <w:rStyle w:val="af3"/>
                <w:rFonts w:ascii="Arial" w:eastAsia="MS Mincho" w:hAnsi="Arial"/>
                <w:b w:val="0"/>
                <w:lang w:eastAsia="ja-JP"/>
              </w:rPr>
              <w:commentReference w:id="1176"/>
            </w:r>
          </w:p>
        </w:tc>
        <w:tc>
          <w:tcPr>
            <w:tcW w:w="1895" w:type="dxa"/>
          </w:tcPr>
          <w:p w14:paraId="2BA3E434" w14:textId="77777777" w:rsidR="004C02EF" w:rsidRPr="00E77497" w:rsidRDefault="004C02EF" w:rsidP="003A4B22">
            <w:pPr>
              <w:pStyle w:val="SyntaxOneOf"/>
            </w:pPr>
            <w:del w:id="1177" w:author="Rev 8 Allen Wirfs-Brock" w:date="2012-06-15T18:13:00Z">
              <w:r w:rsidRPr="00E77497" w:rsidDel="007727BA">
                <w:delText>super</w:delText>
              </w:r>
            </w:del>
          </w:p>
        </w:tc>
      </w:tr>
      <w:tr w:rsidR="004C02EF" w:rsidRPr="00E77497" w14:paraId="5FD5322B" w14:textId="77777777" w:rsidTr="00F477D2">
        <w:trPr>
          <w:trHeight w:val="240"/>
        </w:trPr>
        <w:tc>
          <w:tcPr>
            <w:tcW w:w="1895" w:type="dxa"/>
          </w:tcPr>
          <w:p w14:paraId="5C3426F5" w14:textId="77777777" w:rsidR="004C02EF" w:rsidRPr="00E77497" w:rsidRDefault="004C02EF" w:rsidP="003A4B22">
            <w:pPr>
              <w:pStyle w:val="SyntaxOneOf"/>
            </w:pPr>
            <w:del w:id="1178" w:author="Rev 8 Allen Wirfs-Brock" w:date="2012-06-15T18:22:00Z">
              <w:r w:rsidRPr="00E77497" w:rsidDel="002F55F1">
                <w:delText>const</w:delText>
              </w:r>
            </w:del>
          </w:p>
        </w:tc>
        <w:tc>
          <w:tcPr>
            <w:tcW w:w="1895" w:type="dxa"/>
          </w:tcPr>
          <w:p w14:paraId="57C75D7E" w14:textId="77777777" w:rsidR="004C02EF" w:rsidRPr="00E77497" w:rsidRDefault="004C02EF" w:rsidP="003A4B22">
            <w:pPr>
              <w:pStyle w:val="SyntaxOneOf"/>
            </w:pPr>
            <w:del w:id="1179" w:author="Rev 8 Allen Wirfs-Brock" w:date="2012-06-15T18:24:00Z">
              <w:r w:rsidRPr="00E77497" w:rsidDel="002F55F1">
                <w:delText>export</w:delText>
              </w:r>
            </w:del>
          </w:p>
        </w:tc>
        <w:tc>
          <w:tcPr>
            <w:tcW w:w="1895" w:type="dxa"/>
          </w:tcPr>
          <w:p w14:paraId="165A9879" w14:textId="77777777" w:rsidR="004C02EF" w:rsidRPr="00E77497" w:rsidRDefault="004C02EF" w:rsidP="003A4B22">
            <w:pPr>
              <w:pStyle w:val="SyntaxOneOf"/>
            </w:pPr>
            <w:del w:id="1180" w:author="Rev 8 Allen Wirfs-Brock" w:date="2012-06-15T18:25:00Z">
              <w:r w:rsidRPr="00E77497" w:rsidDel="002F55F1">
                <w:delText>import</w:delText>
              </w:r>
            </w:del>
          </w:p>
        </w:tc>
        <w:tc>
          <w:tcPr>
            <w:tcW w:w="1895" w:type="dxa"/>
          </w:tcPr>
          <w:p w14:paraId="2C980A70" w14:textId="77777777" w:rsidR="004C02EF" w:rsidRPr="00E77497" w:rsidRDefault="004C02EF" w:rsidP="003A4B22">
            <w:pPr>
              <w:pStyle w:val="SyntaxOneOf"/>
            </w:pPr>
          </w:p>
        </w:tc>
      </w:tr>
    </w:tbl>
    <w:p w14:paraId="10F28067" w14:textId="77777777" w:rsidR="004C02EF" w:rsidRPr="00E77497" w:rsidRDefault="004C02EF" w:rsidP="004C02EF"/>
    <w:p w14:paraId="4234AEA8" w14:textId="77777777"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14:paraId="069C7945" w14:textId="77777777" w:rsidTr="00F477D2">
        <w:trPr>
          <w:trHeight w:val="240"/>
        </w:trPr>
        <w:tc>
          <w:tcPr>
            <w:tcW w:w="1895" w:type="dxa"/>
          </w:tcPr>
          <w:p w14:paraId="7A1D488E" w14:textId="77777777" w:rsidR="004C02EF" w:rsidRPr="00E65A34" w:rsidRDefault="004C02EF" w:rsidP="003A4B22">
            <w:pPr>
              <w:pStyle w:val="SyntaxOneOf"/>
            </w:pPr>
            <w:r w:rsidRPr="004D1BD1">
              <w:t>imp</w:t>
            </w:r>
            <w:r w:rsidRPr="00E65A34">
              <w:t>lements</w:t>
            </w:r>
          </w:p>
        </w:tc>
        <w:tc>
          <w:tcPr>
            <w:tcW w:w="1895" w:type="dxa"/>
          </w:tcPr>
          <w:p w14:paraId="50757482" w14:textId="77777777" w:rsidR="004C02EF" w:rsidRPr="009C202C" w:rsidRDefault="004C02EF" w:rsidP="003A4B22">
            <w:pPr>
              <w:pStyle w:val="SyntaxOneOf"/>
            </w:pPr>
            <w:del w:id="1181" w:author="Rev 8 Allen Wirfs-Brock" w:date="2012-06-15T18:15:00Z">
              <w:r w:rsidRPr="009C202C" w:rsidDel="007727BA">
                <w:delText>let</w:delText>
              </w:r>
            </w:del>
          </w:p>
        </w:tc>
        <w:tc>
          <w:tcPr>
            <w:tcW w:w="1895" w:type="dxa"/>
          </w:tcPr>
          <w:p w14:paraId="4503820F" w14:textId="77777777" w:rsidR="004C02EF" w:rsidRPr="009C202C" w:rsidRDefault="004C02EF" w:rsidP="003A4B22">
            <w:pPr>
              <w:pStyle w:val="SyntaxOneOf"/>
            </w:pPr>
            <w:r w:rsidRPr="009C202C">
              <w:t>private</w:t>
            </w:r>
          </w:p>
        </w:tc>
        <w:tc>
          <w:tcPr>
            <w:tcW w:w="1895" w:type="dxa"/>
          </w:tcPr>
          <w:p w14:paraId="32A14354" w14:textId="77777777" w:rsidR="004C02EF" w:rsidRPr="009C202C" w:rsidRDefault="004C02EF" w:rsidP="003A4B22">
            <w:pPr>
              <w:pStyle w:val="SyntaxOneOf"/>
            </w:pPr>
            <w:r w:rsidRPr="009C202C">
              <w:t>public</w:t>
            </w:r>
          </w:p>
        </w:tc>
        <w:tc>
          <w:tcPr>
            <w:tcW w:w="1895" w:type="dxa"/>
          </w:tcPr>
          <w:p w14:paraId="6FA0CB19" w14:textId="77777777" w:rsidR="004C02EF" w:rsidRPr="00675B74" w:rsidRDefault="004C02EF" w:rsidP="003A4B22">
            <w:pPr>
              <w:pStyle w:val="SyntaxOneOf"/>
            </w:pPr>
            <w:commentRangeStart w:id="1182"/>
            <w:r w:rsidRPr="00675B74">
              <w:t>yield</w:t>
            </w:r>
            <w:commentRangeEnd w:id="1182"/>
            <w:r w:rsidR="002F55F1">
              <w:rPr>
                <w:rStyle w:val="af3"/>
                <w:rFonts w:ascii="Arial" w:eastAsia="MS Mincho" w:hAnsi="Arial"/>
                <w:b w:val="0"/>
                <w:lang w:eastAsia="ja-JP"/>
              </w:rPr>
              <w:commentReference w:id="1182"/>
            </w:r>
          </w:p>
        </w:tc>
      </w:tr>
      <w:tr w:rsidR="004C02EF" w:rsidRPr="00E77497" w14:paraId="09356308" w14:textId="77777777" w:rsidTr="00F477D2">
        <w:trPr>
          <w:trHeight w:val="240"/>
        </w:trPr>
        <w:tc>
          <w:tcPr>
            <w:tcW w:w="1895" w:type="dxa"/>
          </w:tcPr>
          <w:p w14:paraId="3BE4F0DB" w14:textId="77777777" w:rsidR="004C02EF" w:rsidRPr="00E77497" w:rsidRDefault="004C02EF" w:rsidP="003A4B22">
            <w:pPr>
              <w:pStyle w:val="SyntaxOneOf"/>
            </w:pPr>
            <w:r w:rsidRPr="00E77497">
              <w:t>interface</w:t>
            </w:r>
          </w:p>
        </w:tc>
        <w:tc>
          <w:tcPr>
            <w:tcW w:w="1895" w:type="dxa"/>
          </w:tcPr>
          <w:p w14:paraId="58F8E284" w14:textId="77777777" w:rsidR="004C02EF" w:rsidRPr="00E77497" w:rsidRDefault="004C02EF" w:rsidP="003A4B22">
            <w:pPr>
              <w:pStyle w:val="SyntaxOneOf"/>
            </w:pPr>
            <w:r w:rsidRPr="00E77497">
              <w:t>package</w:t>
            </w:r>
          </w:p>
        </w:tc>
        <w:tc>
          <w:tcPr>
            <w:tcW w:w="1895" w:type="dxa"/>
          </w:tcPr>
          <w:p w14:paraId="5F16BD70" w14:textId="77777777" w:rsidR="004C02EF" w:rsidRPr="00E77497" w:rsidRDefault="004C02EF" w:rsidP="003A4B22">
            <w:pPr>
              <w:pStyle w:val="SyntaxOneOf"/>
            </w:pPr>
            <w:r w:rsidRPr="00E77497">
              <w:t>protected</w:t>
            </w:r>
          </w:p>
        </w:tc>
        <w:tc>
          <w:tcPr>
            <w:tcW w:w="1895" w:type="dxa"/>
          </w:tcPr>
          <w:p w14:paraId="066E6994" w14:textId="77777777" w:rsidR="004C02EF" w:rsidRPr="00E77497" w:rsidRDefault="004C02EF" w:rsidP="003A4B22">
            <w:pPr>
              <w:pStyle w:val="SyntaxOneOf"/>
            </w:pPr>
            <w:r w:rsidRPr="00E77497">
              <w:t>static</w:t>
            </w:r>
          </w:p>
        </w:tc>
        <w:tc>
          <w:tcPr>
            <w:tcW w:w="1895" w:type="dxa"/>
          </w:tcPr>
          <w:p w14:paraId="54D4F7DB" w14:textId="77777777" w:rsidR="004C02EF" w:rsidRPr="00E77497" w:rsidRDefault="004C02EF" w:rsidP="003A4B22">
            <w:pPr>
              <w:pStyle w:val="SyntaxOneOf"/>
            </w:pPr>
          </w:p>
        </w:tc>
      </w:tr>
    </w:tbl>
    <w:p w14:paraId="6024CE8B" w14:textId="77777777" w:rsidR="004C02EF" w:rsidRPr="00E77497" w:rsidRDefault="004C02EF" w:rsidP="004C02EF">
      <w:pPr>
        <w:pStyle w:val="SyntaxDefinition"/>
      </w:pPr>
    </w:p>
    <w:p w14:paraId="7F14A3E0" w14:textId="77777777" w:rsidR="004C02EF" w:rsidRPr="00E77497" w:rsidRDefault="004C02EF" w:rsidP="004C02EF">
      <w:pPr>
        <w:pStyle w:val="20"/>
        <w:numPr>
          <w:ilvl w:val="0"/>
          <w:numId w:val="0"/>
        </w:numPr>
      </w:pPr>
      <w:bookmarkStart w:id="1183" w:name="_Ref456010399"/>
      <w:bookmarkStart w:id="1184" w:name="_Toc472818763"/>
      <w:bookmarkStart w:id="1185" w:name="_Toc235503316"/>
      <w:bookmarkStart w:id="1186" w:name="_Toc241509091"/>
      <w:bookmarkStart w:id="1187" w:name="_Toc244416578"/>
      <w:bookmarkStart w:id="1188" w:name="_Toc276630942"/>
      <w:bookmarkStart w:id="1189" w:name="_Toc329528661"/>
      <w:r w:rsidRPr="00E77497">
        <w:t>7.7</w:t>
      </w:r>
      <w:r w:rsidRPr="00E77497">
        <w:tab/>
        <w:t>Punctuator</w:t>
      </w:r>
      <w:bookmarkEnd w:id="1053"/>
      <w:bookmarkEnd w:id="1054"/>
      <w:bookmarkEnd w:id="1055"/>
      <w:bookmarkEnd w:id="1056"/>
      <w:bookmarkEnd w:id="1057"/>
      <w:bookmarkEnd w:id="1058"/>
      <w:bookmarkEnd w:id="1059"/>
      <w:bookmarkEnd w:id="1060"/>
      <w:bookmarkEnd w:id="1061"/>
      <w:r w:rsidRPr="00E77497">
        <w:t>s</w:t>
      </w:r>
      <w:bookmarkEnd w:id="1183"/>
      <w:bookmarkEnd w:id="1184"/>
      <w:bookmarkEnd w:id="1185"/>
      <w:bookmarkEnd w:id="1186"/>
      <w:bookmarkEnd w:id="1187"/>
      <w:bookmarkEnd w:id="1188"/>
      <w:bookmarkEnd w:id="1189"/>
    </w:p>
    <w:p w14:paraId="55DFD278" w14:textId="77777777" w:rsidR="004C02EF" w:rsidRPr="00E77497" w:rsidRDefault="004C02EF" w:rsidP="004C02EF">
      <w:pPr>
        <w:pStyle w:val="Syntax"/>
      </w:pPr>
      <w:bookmarkStart w:id="1190" w:name="_Ref377322467"/>
      <w:bookmarkStart w:id="1191" w:name="_Ref377322512"/>
      <w:bookmarkStart w:id="1192" w:name="_Toc381513625"/>
      <w:bookmarkStart w:id="1193" w:name="_Toc382202767"/>
      <w:bookmarkStart w:id="1194" w:name="_Toc382202987"/>
      <w:bookmarkStart w:id="1195" w:name="_Toc382212147"/>
      <w:bookmarkStart w:id="1196" w:name="_Toc382212326"/>
      <w:bookmarkStart w:id="1197" w:name="_Toc382291492"/>
      <w:bookmarkStart w:id="1198" w:name="_Toc385672128"/>
      <w:bookmarkStart w:id="1199" w:name="_Toc393690219"/>
      <w:r w:rsidRPr="00E77497">
        <w:t>Syntax</w:t>
      </w:r>
    </w:p>
    <w:p w14:paraId="069A1672" w14:textId="77777777"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31B83D80" w14:textId="77777777" w:rsidTr="00660C67">
        <w:tc>
          <w:tcPr>
            <w:tcW w:w="1263" w:type="dxa"/>
          </w:tcPr>
          <w:p w14:paraId="605BC683" w14:textId="77777777" w:rsidR="004C02EF" w:rsidRPr="00E77497" w:rsidRDefault="004C02EF" w:rsidP="003A4B22">
            <w:pPr>
              <w:pStyle w:val="SyntaxOneOf"/>
              <w:keepNext/>
            </w:pPr>
            <w:r w:rsidRPr="00E77497">
              <w:t>{</w:t>
            </w:r>
          </w:p>
        </w:tc>
        <w:tc>
          <w:tcPr>
            <w:tcW w:w="1263" w:type="dxa"/>
          </w:tcPr>
          <w:p w14:paraId="3BDB8B26" w14:textId="77777777" w:rsidR="004C02EF" w:rsidRPr="00E77497" w:rsidRDefault="00660C67" w:rsidP="003A4B22">
            <w:pPr>
              <w:pStyle w:val="SyntaxOneOf"/>
              <w:keepNext/>
            </w:pPr>
            <w:ins w:id="1200" w:author="Rev 9 Allen Wirfs-Brock" w:date="2012-06-24T14:02:00Z">
              <w:r w:rsidRPr="00E77497">
                <w:t>(</w:t>
              </w:r>
            </w:ins>
            <w:del w:id="1201" w:author="Rev 9 Allen Wirfs-Brock" w:date="2012-06-24T14:02:00Z">
              <w:r w:rsidR="004C02EF" w:rsidRPr="00E77497" w:rsidDel="00660C67">
                <w:delText>}</w:delText>
              </w:r>
            </w:del>
          </w:p>
        </w:tc>
        <w:tc>
          <w:tcPr>
            <w:tcW w:w="1263" w:type="dxa"/>
          </w:tcPr>
          <w:p w14:paraId="7075F86F" w14:textId="77777777" w:rsidR="004C02EF" w:rsidRPr="00E77497" w:rsidRDefault="00660C67" w:rsidP="003A4B22">
            <w:pPr>
              <w:pStyle w:val="SyntaxOneOf"/>
              <w:keepNext/>
            </w:pPr>
            <w:ins w:id="1202" w:author="Rev 9 Allen Wirfs-Brock" w:date="2012-06-24T14:02:00Z">
              <w:r w:rsidRPr="00E77497">
                <w:t>)</w:t>
              </w:r>
            </w:ins>
          </w:p>
        </w:tc>
        <w:tc>
          <w:tcPr>
            <w:tcW w:w="1263" w:type="dxa"/>
          </w:tcPr>
          <w:p w14:paraId="78C8AD09" w14:textId="77777777" w:rsidR="004C02EF" w:rsidRPr="00E77497" w:rsidRDefault="00660C67" w:rsidP="003A4B22">
            <w:pPr>
              <w:pStyle w:val="SyntaxOneOf"/>
              <w:keepNext/>
            </w:pPr>
            <w:ins w:id="1203" w:author="Rev 9 Allen Wirfs-Brock" w:date="2012-06-24T14:02:00Z">
              <w:r w:rsidRPr="00E77497">
                <w:t>[</w:t>
              </w:r>
            </w:ins>
          </w:p>
        </w:tc>
        <w:tc>
          <w:tcPr>
            <w:tcW w:w="1263" w:type="dxa"/>
          </w:tcPr>
          <w:p w14:paraId="45A33612" w14:textId="77777777" w:rsidR="004C02EF" w:rsidRPr="00E77497" w:rsidRDefault="00660C67" w:rsidP="003A4B22">
            <w:pPr>
              <w:pStyle w:val="SyntaxOneOf"/>
              <w:keepNext/>
            </w:pPr>
            <w:ins w:id="1204" w:author="Rev 9 Allen Wirfs-Brock" w:date="2012-06-24T14:02:00Z">
              <w:r w:rsidRPr="00E77497">
                <w:t>]</w:t>
              </w:r>
            </w:ins>
          </w:p>
        </w:tc>
        <w:tc>
          <w:tcPr>
            <w:tcW w:w="1263" w:type="dxa"/>
          </w:tcPr>
          <w:p w14:paraId="215E1780" w14:textId="77777777" w:rsidR="004C02EF" w:rsidRPr="00E77497" w:rsidRDefault="004C02EF" w:rsidP="003A4B22">
            <w:pPr>
              <w:pStyle w:val="SyntaxOneOf"/>
              <w:keepNext/>
            </w:pPr>
          </w:p>
        </w:tc>
      </w:tr>
      <w:tr w:rsidR="004C02EF" w:rsidRPr="00E77497" w14:paraId="5D4C0E60" w14:textId="77777777" w:rsidTr="00660C67">
        <w:tc>
          <w:tcPr>
            <w:tcW w:w="1263" w:type="dxa"/>
          </w:tcPr>
          <w:p w14:paraId="041C3397" w14:textId="77777777" w:rsidR="004C02EF" w:rsidRPr="00E77497" w:rsidRDefault="004C02EF" w:rsidP="003A4B22">
            <w:pPr>
              <w:pStyle w:val="SyntaxOneOf"/>
              <w:keepNext/>
            </w:pPr>
            <w:r w:rsidRPr="00E77497">
              <w:t>.</w:t>
            </w:r>
          </w:p>
        </w:tc>
        <w:tc>
          <w:tcPr>
            <w:tcW w:w="1263" w:type="dxa"/>
          </w:tcPr>
          <w:p w14:paraId="48F3E466" w14:textId="77777777" w:rsidR="004C02EF" w:rsidRPr="00E77497" w:rsidRDefault="004C02EF" w:rsidP="003A4B22">
            <w:pPr>
              <w:pStyle w:val="SyntaxOneOf"/>
              <w:keepNext/>
            </w:pPr>
            <w:r w:rsidRPr="00E77497">
              <w:t>;</w:t>
            </w:r>
          </w:p>
        </w:tc>
        <w:tc>
          <w:tcPr>
            <w:tcW w:w="1263" w:type="dxa"/>
          </w:tcPr>
          <w:p w14:paraId="4F8DEDE7" w14:textId="77777777" w:rsidR="004C02EF" w:rsidRPr="00E77497" w:rsidRDefault="004C02EF" w:rsidP="003A4B22">
            <w:pPr>
              <w:pStyle w:val="SyntaxOneOf"/>
              <w:keepNext/>
            </w:pPr>
            <w:r w:rsidRPr="00E77497">
              <w:t>,</w:t>
            </w:r>
          </w:p>
        </w:tc>
        <w:tc>
          <w:tcPr>
            <w:tcW w:w="1263" w:type="dxa"/>
          </w:tcPr>
          <w:p w14:paraId="12EC9063" w14:textId="77777777" w:rsidR="004C02EF" w:rsidRPr="00E77497" w:rsidRDefault="004C02EF" w:rsidP="003A4B22">
            <w:pPr>
              <w:pStyle w:val="SyntaxOneOf"/>
              <w:keepNext/>
            </w:pPr>
            <w:r w:rsidRPr="00E77497">
              <w:t>&lt;</w:t>
            </w:r>
          </w:p>
        </w:tc>
        <w:tc>
          <w:tcPr>
            <w:tcW w:w="1263" w:type="dxa"/>
          </w:tcPr>
          <w:p w14:paraId="186BD4CC" w14:textId="77777777" w:rsidR="004C02EF" w:rsidRPr="00E77497" w:rsidRDefault="004C02EF" w:rsidP="003A4B22">
            <w:pPr>
              <w:pStyle w:val="SyntaxOneOf"/>
              <w:keepNext/>
            </w:pPr>
            <w:r w:rsidRPr="00E77497">
              <w:t>&gt;</w:t>
            </w:r>
          </w:p>
        </w:tc>
        <w:tc>
          <w:tcPr>
            <w:tcW w:w="1263" w:type="dxa"/>
          </w:tcPr>
          <w:p w14:paraId="7BCF5DBD" w14:textId="77777777" w:rsidR="004C02EF" w:rsidRPr="00E77497" w:rsidRDefault="004C02EF" w:rsidP="003A4B22">
            <w:pPr>
              <w:pStyle w:val="SyntaxOneOf"/>
              <w:keepNext/>
            </w:pPr>
            <w:r w:rsidRPr="00E77497">
              <w:t>&lt;=</w:t>
            </w:r>
          </w:p>
        </w:tc>
      </w:tr>
      <w:tr w:rsidR="004C02EF" w:rsidRPr="00E77497" w14:paraId="0556D389" w14:textId="77777777" w:rsidTr="00660C67">
        <w:tc>
          <w:tcPr>
            <w:tcW w:w="1263" w:type="dxa"/>
          </w:tcPr>
          <w:p w14:paraId="49D0564F" w14:textId="77777777" w:rsidR="004C02EF" w:rsidRPr="00E77497" w:rsidRDefault="004C02EF" w:rsidP="003A4B22">
            <w:pPr>
              <w:pStyle w:val="SyntaxOneOf"/>
              <w:keepNext/>
            </w:pPr>
            <w:r w:rsidRPr="00E77497">
              <w:t>&gt;=</w:t>
            </w:r>
          </w:p>
        </w:tc>
        <w:tc>
          <w:tcPr>
            <w:tcW w:w="1263" w:type="dxa"/>
          </w:tcPr>
          <w:p w14:paraId="588C01F2" w14:textId="77777777" w:rsidR="004C02EF" w:rsidRPr="00E77497" w:rsidRDefault="004C02EF" w:rsidP="003A4B22">
            <w:pPr>
              <w:pStyle w:val="SyntaxOneOf"/>
              <w:keepNext/>
            </w:pPr>
            <w:r w:rsidRPr="00E77497">
              <w:t>==</w:t>
            </w:r>
          </w:p>
        </w:tc>
        <w:tc>
          <w:tcPr>
            <w:tcW w:w="1263" w:type="dxa"/>
          </w:tcPr>
          <w:p w14:paraId="0E337450" w14:textId="77777777" w:rsidR="004C02EF" w:rsidRPr="00E77497" w:rsidRDefault="004C02EF" w:rsidP="003A4B22">
            <w:pPr>
              <w:pStyle w:val="SyntaxOneOf"/>
              <w:keepNext/>
            </w:pPr>
            <w:r w:rsidRPr="00E77497">
              <w:t>!=</w:t>
            </w:r>
          </w:p>
        </w:tc>
        <w:tc>
          <w:tcPr>
            <w:tcW w:w="1263" w:type="dxa"/>
          </w:tcPr>
          <w:p w14:paraId="6701DAE8" w14:textId="77777777" w:rsidR="004C02EF" w:rsidRPr="00E77497" w:rsidRDefault="004C02EF" w:rsidP="003A4B22">
            <w:pPr>
              <w:pStyle w:val="SyntaxOneOf"/>
              <w:keepNext/>
            </w:pPr>
            <w:r w:rsidRPr="00E77497">
              <w:t>===</w:t>
            </w:r>
          </w:p>
        </w:tc>
        <w:tc>
          <w:tcPr>
            <w:tcW w:w="1263" w:type="dxa"/>
          </w:tcPr>
          <w:p w14:paraId="4D37D8D0" w14:textId="77777777" w:rsidR="004C02EF" w:rsidRPr="00E77497" w:rsidRDefault="004C02EF" w:rsidP="003A4B22">
            <w:pPr>
              <w:pStyle w:val="SyntaxOneOf"/>
              <w:keepNext/>
            </w:pPr>
            <w:r w:rsidRPr="00E77497">
              <w:t>!==</w:t>
            </w:r>
          </w:p>
        </w:tc>
        <w:tc>
          <w:tcPr>
            <w:tcW w:w="1263" w:type="dxa"/>
          </w:tcPr>
          <w:p w14:paraId="728577EE" w14:textId="77777777" w:rsidR="004C02EF" w:rsidRPr="00E77497" w:rsidRDefault="004C02EF" w:rsidP="003A4B22">
            <w:pPr>
              <w:pStyle w:val="SyntaxOneOf"/>
              <w:keepNext/>
            </w:pPr>
          </w:p>
        </w:tc>
      </w:tr>
      <w:tr w:rsidR="004C02EF" w:rsidRPr="00E77497" w14:paraId="3033C31E" w14:textId="77777777" w:rsidTr="00660C67">
        <w:tc>
          <w:tcPr>
            <w:tcW w:w="1263" w:type="dxa"/>
          </w:tcPr>
          <w:p w14:paraId="6EFDDBCD" w14:textId="77777777" w:rsidR="004C02EF" w:rsidRPr="00E77497" w:rsidRDefault="004C02EF" w:rsidP="003A4B22">
            <w:pPr>
              <w:pStyle w:val="SyntaxOneOf"/>
              <w:keepNext/>
            </w:pPr>
            <w:r w:rsidRPr="00E77497">
              <w:t>+</w:t>
            </w:r>
          </w:p>
        </w:tc>
        <w:tc>
          <w:tcPr>
            <w:tcW w:w="1263" w:type="dxa"/>
          </w:tcPr>
          <w:p w14:paraId="1BE627AF" w14:textId="77777777" w:rsidR="004C02EF" w:rsidRPr="00E77497" w:rsidRDefault="004C02EF" w:rsidP="003A4B22">
            <w:pPr>
              <w:pStyle w:val="SyntaxOneOf"/>
              <w:keepNext/>
            </w:pPr>
            <w:r w:rsidRPr="00E77497">
              <w:t>-</w:t>
            </w:r>
          </w:p>
        </w:tc>
        <w:tc>
          <w:tcPr>
            <w:tcW w:w="1263" w:type="dxa"/>
          </w:tcPr>
          <w:p w14:paraId="678D20BD" w14:textId="77777777" w:rsidR="004C02EF" w:rsidRPr="00E77497" w:rsidRDefault="004C02EF" w:rsidP="003A4B22">
            <w:pPr>
              <w:pStyle w:val="SyntaxOneOf"/>
              <w:keepNext/>
            </w:pPr>
            <w:r w:rsidRPr="00E77497">
              <w:t>*</w:t>
            </w:r>
          </w:p>
        </w:tc>
        <w:tc>
          <w:tcPr>
            <w:tcW w:w="1263" w:type="dxa"/>
          </w:tcPr>
          <w:p w14:paraId="2C2DED65" w14:textId="77777777" w:rsidR="004C02EF" w:rsidRPr="00E77497" w:rsidRDefault="004C02EF" w:rsidP="003A4B22">
            <w:pPr>
              <w:pStyle w:val="SyntaxOneOf"/>
              <w:keepNext/>
            </w:pPr>
            <w:r w:rsidRPr="00E77497">
              <w:t>%</w:t>
            </w:r>
          </w:p>
        </w:tc>
        <w:tc>
          <w:tcPr>
            <w:tcW w:w="1263" w:type="dxa"/>
          </w:tcPr>
          <w:p w14:paraId="78F90365" w14:textId="77777777" w:rsidR="004C02EF" w:rsidRPr="00E77497" w:rsidRDefault="004C02EF" w:rsidP="003A4B22">
            <w:pPr>
              <w:pStyle w:val="SyntaxOneOf"/>
              <w:keepNext/>
            </w:pPr>
            <w:r w:rsidRPr="00E77497">
              <w:t>++</w:t>
            </w:r>
          </w:p>
        </w:tc>
        <w:tc>
          <w:tcPr>
            <w:tcW w:w="1263" w:type="dxa"/>
          </w:tcPr>
          <w:p w14:paraId="04043361" w14:textId="77777777" w:rsidR="004C02EF" w:rsidRPr="00E77497" w:rsidRDefault="004C02EF" w:rsidP="003A4B22">
            <w:pPr>
              <w:pStyle w:val="SyntaxOneOf"/>
              <w:keepNext/>
            </w:pPr>
            <w:r w:rsidRPr="00E77497">
              <w:t>--</w:t>
            </w:r>
          </w:p>
        </w:tc>
      </w:tr>
      <w:tr w:rsidR="004C02EF" w:rsidRPr="00E77497" w14:paraId="1B508939" w14:textId="77777777" w:rsidTr="00660C67">
        <w:tc>
          <w:tcPr>
            <w:tcW w:w="1263" w:type="dxa"/>
          </w:tcPr>
          <w:p w14:paraId="4CD11630" w14:textId="77777777" w:rsidR="004C02EF" w:rsidRPr="00E77497" w:rsidRDefault="004C02EF" w:rsidP="003A4B22">
            <w:pPr>
              <w:pStyle w:val="SyntaxOneOf"/>
              <w:keepNext/>
            </w:pPr>
            <w:r w:rsidRPr="00E77497">
              <w:t>&lt;&lt;</w:t>
            </w:r>
          </w:p>
        </w:tc>
        <w:tc>
          <w:tcPr>
            <w:tcW w:w="1263" w:type="dxa"/>
          </w:tcPr>
          <w:p w14:paraId="0C4D0370" w14:textId="77777777" w:rsidR="004C02EF" w:rsidRPr="00E77497" w:rsidRDefault="004C02EF" w:rsidP="003A4B22">
            <w:pPr>
              <w:pStyle w:val="SyntaxOneOf"/>
              <w:keepNext/>
            </w:pPr>
            <w:r w:rsidRPr="00E77497">
              <w:t>&gt;&gt;</w:t>
            </w:r>
          </w:p>
        </w:tc>
        <w:tc>
          <w:tcPr>
            <w:tcW w:w="1263" w:type="dxa"/>
          </w:tcPr>
          <w:p w14:paraId="0189848E" w14:textId="77777777" w:rsidR="004C02EF" w:rsidRPr="00E77497" w:rsidRDefault="004C02EF" w:rsidP="003A4B22">
            <w:pPr>
              <w:pStyle w:val="SyntaxOneOf"/>
              <w:keepNext/>
            </w:pPr>
            <w:r w:rsidRPr="00E77497">
              <w:t>&gt;&gt;&gt;</w:t>
            </w:r>
          </w:p>
        </w:tc>
        <w:tc>
          <w:tcPr>
            <w:tcW w:w="1263" w:type="dxa"/>
          </w:tcPr>
          <w:p w14:paraId="13AEFD27" w14:textId="77777777" w:rsidR="004C02EF" w:rsidRPr="00E77497" w:rsidRDefault="004C02EF" w:rsidP="003A4B22">
            <w:pPr>
              <w:pStyle w:val="SyntaxOneOf"/>
              <w:keepNext/>
            </w:pPr>
            <w:r w:rsidRPr="00E77497">
              <w:t>&amp;</w:t>
            </w:r>
          </w:p>
        </w:tc>
        <w:tc>
          <w:tcPr>
            <w:tcW w:w="1263" w:type="dxa"/>
          </w:tcPr>
          <w:p w14:paraId="3B32722C" w14:textId="77777777" w:rsidR="004C02EF" w:rsidRPr="00E77497" w:rsidRDefault="004C02EF" w:rsidP="003A4B22">
            <w:pPr>
              <w:pStyle w:val="SyntaxOneOf"/>
              <w:keepNext/>
            </w:pPr>
            <w:r w:rsidRPr="00E77497">
              <w:t>|</w:t>
            </w:r>
          </w:p>
        </w:tc>
        <w:tc>
          <w:tcPr>
            <w:tcW w:w="1263" w:type="dxa"/>
          </w:tcPr>
          <w:p w14:paraId="1952DF63" w14:textId="77777777" w:rsidR="004C02EF" w:rsidRPr="00E77497" w:rsidRDefault="004C02EF" w:rsidP="003A4B22">
            <w:pPr>
              <w:pStyle w:val="SyntaxOneOf"/>
              <w:keepNext/>
            </w:pPr>
            <w:r w:rsidRPr="00E77497">
              <w:t>^</w:t>
            </w:r>
          </w:p>
        </w:tc>
      </w:tr>
      <w:tr w:rsidR="004C02EF" w:rsidRPr="00E77497" w14:paraId="360234B9" w14:textId="77777777" w:rsidTr="00660C67">
        <w:tc>
          <w:tcPr>
            <w:tcW w:w="1263" w:type="dxa"/>
          </w:tcPr>
          <w:p w14:paraId="7BAD0248" w14:textId="77777777" w:rsidR="004C02EF" w:rsidRPr="00E77497" w:rsidRDefault="004C02EF" w:rsidP="003A4B22">
            <w:pPr>
              <w:pStyle w:val="SyntaxOneOf"/>
              <w:keepNext/>
            </w:pPr>
            <w:r w:rsidRPr="00E77497">
              <w:t>!</w:t>
            </w:r>
          </w:p>
        </w:tc>
        <w:tc>
          <w:tcPr>
            <w:tcW w:w="1263" w:type="dxa"/>
          </w:tcPr>
          <w:p w14:paraId="373D754D" w14:textId="77777777" w:rsidR="004C02EF" w:rsidRPr="00E77497" w:rsidRDefault="004C02EF" w:rsidP="003A4B22">
            <w:pPr>
              <w:pStyle w:val="SyntaxOneOf"/>
              <w:keepNext/>
            </w:pPr>
            <w:r w:rsidRPr="00E77497">
              <w:t>~</w:t>
            </w:r>
          </w:p>
        </w:tc>
        <w:tc>
          <w:tcPr>
            <w:tcW w:w="1263" w:type="dxa"/>
          </w:tcPr>
          <w:p w14:paraId="4BC9C93D" w14:textId="77777777" w:rsidR="004C02EF" w:rsidRPr="00E77497" w:rsidRDefault="004C02EF" w:rsidP="003A4B22">
            <w:pPr>
              <w:pStyle w:val="SyntaxOneOf"/>
              <w:keepNext/>
            </w:pPr>
            <w:r w:rsidRPr="00E77497">
              <w:t>&amp;&amp;</w:t>
            </w:r>
          </w:p>
        </w:tc>
        <w:tc>
          <w:tcPr>
            <w:tcW w:w="1263" w:type="dxa"/>
          </w:tcPr>
          <w:p w14:paraId="173A00D4" w14:textId="77777777" w:rsidR="004C02EF" w:rsidRPr="00E77497" w:rsidRDefault="004C02EF" w:rsidP="003A4B22">
            <w:pPr>
              <w:pStyle w:val="SyntaxOneOf"/>
              <w:keepNext/>
            </w:pPr>
            <w:r w:rsidRPr="00E77497">
              <w:t>||</w:t>
            </w:r>
          </w:p>
        </w:tc>
        <w:tc>
          <w:tcPr>
            <w:tcW w:w="1263" w:type="dxa"/>
          </w:tcPr>
          <w:p w14:paraId="273E8C6D" w14:textId="77777777" w:rsidR="004C02EF" w:rsidRPr="00E77497" w:rsidRDefault="004C02EF" w:rsidP="003A4B22">
            <w:pPr>
              <w:pStyle w:val="SyntaxOneOf"/>
              <w:keepNext/>
            </w:pPr>
            <w:r w:rsidRPr="00E77497">
              <w:t>?</w:t>
            </w:r>
          </w:p>
        </w:tc>
        <w:tc>
          <w:tcPr>
            <w:tcW w:w="1263" w:type="dxa"/>
          </w:tcPr>
          <w:p w14:paraId="259DE90C" w14:textId="77777777" w:rsidR="004C02EF" w:rsidRPr="00E77497" w:rsidRDefault="004C02EF" w:rsidP="003A4B22">
            <w:pPr>
              <w:pStyle w:val="SyntaxOneOf"/>
              <w:keepNext/>
            </w:pPr>
            <w:r w:rsidRPr="00E77497">
              <w:t>:</w:t>
            </w:r>
          </w:p>
        </w:tc>
      </w:tr>
      <w:tr w:rsidR="004C02EF" w:rsidRPr="00E77497" w14:paraId="4B7670A8" w14:textId="77777777" w:rsidTr="00660C67">
        <w:tc>
          <w:tcPr>
            <w:tcW w:w="1263" w:type="dxa"/>
          </w:tcPr>
          <w:p w14:paraId="0DAD5C00" w14:textId="77777777" w:rsidR="004C02EF" w:rsidRPr="00E77497" w:rsidRDefault="004C02EF" w:rsidP="003A4B22">
            <w:pPr>
              <w:pStyle w:val="SyntaxOneOf"/>
              <w:keepNext/>
            </w:pPr>
            <w:r w:rsidRPr="00E77497">
              <w:t>=</w:t>
            </w:r>
          </w:p>
        </w:tc>
        <w:tc>
          <w:tcPr>
            <w:tcW w:w="1263" w:type="dxa"/>
          </w:tcPr>
          <w:p w14:paraId="4EAF27B8" w14:textId="77777777" w:rsidR="004C02EF" w:rsidRPr="00E77497" w:rsidRDefault="004C02EF" w:rsidP="003A4B22">
            <w:pPr>
              <w:pStyle w:val="SyntaxOneOf"/>
              <w:keepNext/>
            </w:pPr>
            <w:r w:rsidRPr="00E77497">
              <w:t>+=</w:t>
            </w:r>
          </w:p>
        </w:tc>
        <w:tc>
          <w:tcPr>
            <w:tcW w:w="1263" w:type="dxa"/>
          </w:tcPr>
          <w:p w14:paraId="30938EC4" w14:textId="77777777" w:rsidR="004C02EF" w:rsidRPr="00E77497" w:rsidRDefault="004C02EF" w:rsidP="003A4B22">
            <w:pPr>
              <w:pStyle w:val="SyntaxOneOf"/>
              <w:keepNext/>
            </w:pPr>
            <w:r w:rsidRPr="00E77497">
              <w:t>-=</w:t>
            </w:r>
          </w:p>
        </w:tc>
        <w:tc>
          <w:tcPr>
            <w:tcW w:w="1263" w:type="dxa"/>
          </w:tcPr>
          <w:p w14:paraId="27D8D5A3" w14:textId="77777777" w:rsidR="004C02EF" w:rsidRPr="00E77497" w:rsidRDefault="004C02EF" w:rsidP="003A4B22">
            <w:pPr>
              <w:pStyle w:val="SyntaxOneOf"/>
              <w:keepNext/>
            </w:pPr>
            <w:r w:rsidRPr="00E77497">
              <w:t>*=</w:t>
            </w:r>
          </w:p>
        </w:tc>
        <w:tc>
          <w:tcPr>
            <w:tcW w:w="1263" w:type="dxa"/>
          </w:tcPr>
          <w:p w14:paraId="44889F4A" w14:textId="77777777" w:rsidR="004C02EF" w:rsidRPr="00E77497" w:rsidRDefault="004C02EF" w:rsidP="003A4B22">
            <w:pPr>
              <w:pStyle w:val="SyntaxOneOf"/>
              <w:keepNext/>
            </w:pPr>
            <w:r w:rsidRPr="00E77497">
              <w:t>%=</w:t>
            </w:r>
          </w:p>
        </w:tc>
        <w:tc>
          <w:tcPr>
            <w:tcW w:w="1263" w:type="dxa"/>
          </w:tcPr>
          <w:p w14:paraId="4853A1E4" w14:textId="77777777" w:rsidR="004C02EF" w:rsidRPr="00E77497" w:rsidRDefault="004C02EF" w:rsidP="003A4B22">
            <w:pPr>
              <w:pStyle w:val="SyntaxOneOf"/>
              <w:keepNext/>
            </w:pPr>
            <w:r w:rsidRPr="00E77497">
              <w:t>&lt;&lt;=</w:t>
            </w:r>
          </w:p>
        </w:tc>
      </w:tr>
      <w:tr w:rsidR="004C02EF" w:rsidRPr="00E77497" w14:paraId="46463FE3" w14:textId="77777777" w:rsidTr="00660C67">
        <w:tc>
          <w:tcPr>
            <w:tcW w:w="1263" w:type="dxa"/>
          </w:tcPr>
          <w:p w14:paraId="19CCCC27" w14:textId="77777777" w:rsidR="004C02EF" w:rsidRPr="00E77497" w:rsidRDefault="004C02EF" w:rsidP="003A4B22">
            <w:pPr>
              <w:pStyle w:val="SyntaxOneOf"/>
            </w:pPr>
            <w:r w:rsidRPr="00E77497">
              <w:t>&gt;&gt;=</w:t>
            </w:r>
          </w:p>
        </w:tc>
        <w:tc>
          <w:tcPr>
            <w:tcW w:w="1263" w:type="dxa"/>
          </w:tcPr>
          <w:p w14:paraId="60C0B5F4" w14:textId="77777777" w:rsidR="004C02EF" w:rsidRPr="00E77497" w:rsidRDefault="004C02EF" w:rsidP="003A4B22">
            <w:pPr>
              <w:pStyle w:val="SyntaxOneOf"/>
            </w:pPr>
            <w:r w:rsidRPr="00E77497">
              <w:t>&gt;&gt;&gt;=</w:t>
            </w:r>
          </w:p>
        </w:tc>
        <w:tc>
          <w:tcPr>
            <w:tcW w:w="1263" w:type="dxa"/>
          </w:tcPr>
          <w:p w14:paraId="5C113DE9" w14:textId="77777777" w:rsidR="004C02EF" w:rsidRPr="00E77497" w:rsidRDefault="004C02EF" w:rsidP="003A4B22">
            <w:pPr>
              <w:pStyle w:val="SyntaxOneOf"/>
            </w:pPr>
            <w:r w:rsidRPr="00E77497">
              <w:t>&amp;=</w:t>
            </w:r>
          </w:p>
        </w:tc>
        <w:tc>
          <w:tcPr>
            <w:tcW w:w="1263" w:type="dxa"/>
          </w:tcPr>
          <w:p w14:paraId="1C80FF8B" w14:textId="77777777" w:rsidR="004C02EF" w:rsidRPr="00E77497" w:rsidRDefault="004C02EF" w:rsidP="003A4B22">
            <w:pPr>
              <w:pStyle w:val="SyntaxOneOf"/>
            </w:pPr>
            <w:r w:rsidRPr="00E77497">
              <w:t>|=</w:t>
            </w:r>
          </w:p>
        </w:tc>
        <w:tc>
          <w:tcPr>
            <w:tcW w:w="1263" w:type="dxa"/>
          </w:tcPr>
          <w:p w14:paraId="1BD8408E" w14:textId="77777777" w:rsidR="004C02EF" w:rsidRPr="00E77497" w:rsidRDefault="004C02EF" w:rsidP="003A4B22">
            <w:pPr>
              <w:pStyle w:val="SyntaxOneOf"/>
            </w:pPr>
            <w:r w:rsidRPr="00E77497">
              <w:t>^=</w:t>
            </w:r>
          </w:p>
        </w:tc>
        <w:tc>
          <w:tcPr>
            <w:tcW w:w="1263" w:type="dxa"/>
          </w:tcPr>
          <w:p w14:paraId="52313EE2" w14:textId="77777777" w:rsidR="004C02EF" w:rsidRPr="00E77497" w:rsidRDefault="004C02EF" w:rsidP="003A4B22">
            <w:pPr>
              <w:pStyle w:val="SyntaxOneOf"/>
            </w:pPr>
          </w:p>
        </w:tc>
      </w:tr>
    </w:tbl>
    <w:p w14:paraId="100DD4DD" w14:textId="77777777"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22F51679" w14:textId="77777777" w:rsidTr="00CB3BD8">
        <w:tc>
          <w:tcPr>
            <w:tcW w:w="1263" w:type="dxa"/>
          </w:tcPr>
          <w:p w14:paraId="7DABDD40" w14:textId="77777777" w:rsidR="004C02EF" w:rsidRPr="00E77497" w:rsidRDefault="004C02EF" w:rsidP="003A4B22">
            <w:pPr>
              <w:pStyle w:val="SyntaxOneOf"/>
            </w:pPr>
            <w:r w:rsidRPr="00E77497">
              <w:t>/</w:t>
            </w:r>
          </w:p>
        </w:tc>
        <w:tc>
          <w:tcPr>
            <w:tcW w:w="1263" w:type="dxa"/>
          </w:tcPr>
          <w:p w14:paraId="4553DE94" w14:textId="77777777" w:rsidR="004C02EF" w:rsidRPr="00E77497" w:rsidRDefault="004C02EF" w:rsidP="003A4B22">
            <w:pPr>
              <w:pStyle w:val="SyntaxOneOf"/>
            </w:pPr>
            <w:r w:rsidRPr="00E77497">
              <w:t>/=</w:t>
            </w:r>
          </w:p>
        </w:tc>
        <w:tc>
          <w:tcPr>
            <w:tcW w:w="1263" w:type="dxa"/>
          </w:tcPr>
          <w:p w14:paraId="3D8EB732" w14:textId="77777777" w:rsidR="004C02EF" w:rsidRPr="00E77497" w:rsidRDefault="004C02EF" w:rsidP="003A4B22">
            <w:pPr>
              <w:pStyle w:val="SyntaxOneOf"/>
            </w:pPr>
          </w:p>
        </w:tc>
        <w:tc>
          <w:tcPr>
            <w:tcW w:w="1263" w:type="dxa"/>
          </w:tcPr>
          <w:p w14:paraId="2716D46E" w14:textId="77777777" w:rsidR="004C02EF" w:rsidRPr="00E77497" w:rsidRDefault="004C02EF" w:rsidP="003A4B22">
            <w:pPr>
              <w:pStyle w:val="SyntaxOneOf"/>
            </w:pPr>
          </w:p>
        </w:tc>
        <w:tc>
          <w:tcPr>
            <w:tcW w:w="1263" w:type="dxa"/>
          </w:tcPr>
          <w:p w14:paraId="31E03C94" w14:textId="77777777" w:rsidR="004C02EF" w:rsidRPr="00E77497" w:rsidRDefault="004C02EF" w:rsidP="003A4B22">
            <w:pPr>
              <w:pStyle w:val="SyntaxOneOf"/>
            </w:pPr>
          </w:p>
        </w:tc>
        <w:tc>
          <w:tcPr>
            <w:tcW w:w="1263" w:type="dxa"/>
          </w:tcPr>
          <w:p w14:paraId="0280D196" w14:textId="77777777" w:rsidR="004C02EF" w:rsidRPr="00E77497" w:rsidRDefault="004C02EF" w:rsidP="003A4B22">
            <w:pPr>
              <w:pStyle w:val="SyntaxOneOf"/>
            </w:pPr>
          </w:p>
        </w:tc>
      </w:tr>
    </w:tbl>
    <w:p w14:paraId="2F6BF587" w14:textId="77777777" w:rsidR="00660C67" w:rsidRPr="00E77497" w:rsidRDefault="00660C67" w:rsidP="00660C67">
      <w:pPr>
        <w:pStyle w:val="SyntaxRule"/>
        <w:rPr>
          <w:ins w:id="1205" w:author="Rev 9 Allen Wirfs-Brock" w:date="2012-06-24T13:58:00Z"/>
        </w:rPr>
      </w:pPr>
      <w:bookmarkStart w:id="1206" w:name="_Ref431982634"/>
      <w:bookmarkStart w:id="1207" w:name="_Toc472818764"/>
      <w:bookmarkStart w:id="1208" w:name="_Toc235503317"/>
      <w:bookmarkStart w:id="1209" w:name="_Toc241509092"/>
      <w:bookmarkStart w:id="1210" w:name="_Toc244416579"/>
      <w:bookmarkStart w:id="1211" w:name="_Toc276630943"/>
      <w:ins w:id="1212" w:author="Rev 9 Allen Wirfs-Brock" w:date="2012-06-24T13:58:00Z">
        <w:r>
          <w:t>RightBrace</w:t>
        </w:r>
        <w:r w:rsidRPr="00E77497">
          <w:t xml:space="preserve">Punctuator </w:t>
        </w:r>
        <w:r w:rsidRPr="00E77497">
          <w:rPr>
            <w:rFonts w:ascii="Arial" w:hAnsi="Arial" w:cs="Arial"/>
            <w:b/>
            <w:i w:val="0"/>
          </w:rPr>
          <w:t>::</w:t>
        </w:r>
        <w:r w:rsidRPr="00E77497">
          <w:rPr>
            <w:rFonts w:ascii="Arial" w:hAnsi="Arial" w:cs="Arial"/>
          </w:rPr>
          <w:t xml:space="preserve"> </w:t>
        </w:r>
      </w:ins>
    </w:p>
    <w:tbl>
      <w:tblPr>
        <w:tblW w:w="0" w:type="auto"/>
        <w:tblInd w:w="576" w:type="dxa"/>
        <w:tblLook w:val="0000" w:firstRow="0" w:lastRow="0" w:firstColumn="0" w:lastColumn="0" w:noHBand="0" w:noVBand="0"/>
      </w:tblPr>
      <w:tblGrid>
        <w:gridCol w:w="1263"/>
        <w:gridCol w:w="1263"/>
        <w:gridCol w:w="1263"/>
        <w:gridCol w:w="1263"/>
        <w:gridCol w:w="1263"/>
        <w:gridCol w:w="1263"/>
      </w:tblGrid>
      <w:tr w:rsidR="00660C67" w:rsidRPr="00E77497" w14:paraId="0546A4F3" w14:textId="77777777" w:rsidTr="00C74E77">
        <w:trPr>
          <w:ins w:id="1213" w:author="Rev 9 Allen Wirfs-Brock" w:date="2012-06-24T13:58:00Z"/>
        </w:trPr>
        <w:tc>
          <w:tcPr>
            <w:tcW w:w="1263" w:type="dxa"/>
          </w:tcPr>
          <w:p w14:paraId="5BB71728" w14:textId="77777777" w:rsidR="00660C67" w:rsidRPr="00E77497" w:rsidRDefault="00660C67" w:rsidP="00C74E77">
            <w:pPr>
              <w:pStyle w:val="SyntaxOneOf"/>
              <w:rPr>
                <w:ins w:id="1214" w:author="Rev 9 Allen Wirfs-Brock" w:date="2012-06-24T13:58:00Z"/>
              </w:rPr>
            </w:pPr>
            <w:ins w:id="1215" w:author="Rev 9 Allen Wirfs-Brock" w:date="2012-06-24T13:59:00Z">
              <w:r>
                <w:t>}</w:t>
              </w:r>
            </w:ins>
          </w:p>
        </w:tc>
        <w:tc>
          <w:tcPr>
            <w:tcW w:w="1263" w:type="dxa"/>
          </w:tcPr>
          <w:p w14:paraId="1A002E94" w14:textId="77777777" w:rsidR="00660C67" w:rsidRPr="00E77497" w:rsidRDefault="00660C67" w:rsidP="00C74E77">
            <w:pPr>
              <w:pStyle w:val="SyntaxOneOf"/>
              <w:rPr>
                <w:ins w:id="1216" w:author="Rev 9 Allen Wirfs-Brock" w:date="2012-06-24T13:58:00Z"/>
              </w:rPr>
            </w:pPr>
          </w:p>
        </w:tc>
        <w:tc>
          <w:tcPr>
            <w:tcW w:w="1263" w:type="dxa"/>
          </w:tcPr>
          <w:p w14:paraId="14079D77" w14:textId="77777777" w:rsidR="00660C67" w:rsidRPr="00E77497" w:rsidRDefault="00660C67" w:rsidP="00C74E77">
            <w:pPr>
              <w:pStyle w:val="SyntaxOneOf"/>
              <w:rPr>
                <w:ins w:id="1217" w:author="Rev 9 Allen Wirfs-Brock" w:date="2012-06-24T13:58:00Z"/>
              </w:rPr>
            </w:pPr>
          </w:p>
        </w:tc>
        <w:tc>
          <w:tcPr>
            <w:tcW w:w="1263" w:type="dxa"/>
          </w:tcPr>
          <w:p w14:paraId="03308C77" w14:textId="77777777" w:rsidR="00660C67" w:rsidRPr="00E77497" w:rsidRDefault="00660C67" w:rsidP="00C74E77">
            <w:pPr>
              <w:pStyle w:val="SyntaxOneOf"/>
              <w:rPr>
                <w:ins w:id="1218" w:author="Rev 9 Allen Wirfs-Brock" w:date="2012-06-24T13:58:00Z"/>
              </w:rPr>
            </w:pPr>
          </w:p>
        </w:tc>
        <w:tc>
          <w:tcPr>
            <w:tcW w:w="1263" w:type="dxa"/>
          </w:tcPr>
          <w:p w14:paraId="7889677A" w14:textId="77777777" w:rsidR="00660C67" w:rsidRPr="00E77497" w:rsidRDefault="00660C67" w:rsidP="00C74E77">
            <w:pPr>
              <w:pStyle w:val="SyntaxOneOf"/>
              <w:rPr>
                <w:ins w:id="1219" w:author="Rev 9 Allen Wirfs-Brock" w:date="2012-06-24T13:58:00Z"/>
              </w:rPr>
            </w:pPr>
          </w:p>
        </w:tc>
        <w:tc>
          <w:tcPr>
            <w:tcW w:w="1263" w:type="dxa"/>
          </w:tcPr>
          <w:p w14:paraId="4A53A0A5" w14:textId="77777777" w:rsidR="00660C67" w:rsidRPr="00E77497" w:rsidRDefault="00660C67" w:rsidP="00C74E77">
            <w:pPr>
              <w:pStyle w:val="SyntaxOneOf"/>
              <w:rPr>
                <w:ins w:id="1220" w:author="Rev 9 Allen Wirfs-Brock" w:date="2012-06-24T13:58:00Z"/>
              </w:rPr>
            </w:pPr>
          </w:p>
        </w:tc>
      </w:tr>
    </w:tbl>
    <w:p w14:paraId="0232AAF0" w14:textId="77777777" w:rsidR="004C02EF" w:rsidRPr="00E77497" w:rsidRDefault="004C02EF" w:rsidP="004C02EF">
      <w:pPr>
        <w:pStyle w:val="20"/>
        <w:numPr>
          <w:ilvl w:val="0"/>
          <w:numId w:val="0"/>
        </w:numPr>
      </w:pPr>
      <w:bookmarkStart w:id="1221" w:name="_Toc329528662"/>
      <w:r w:rsidRPr="00E77497">
        <w:t>7.8</w:t>
      </w:r>
      <w:r w:rsidRPr="00E77497">
        <w:tab/>
        <w:t>Literal</w:t>
      </w:r>
      <w:bookmarkEnd w:id="1190"/>
      <w:bookmarkEnd w:id="1191"/>
      <w:bookmarkEnd w:id="1192"/>
      <w:bookmarkEnd w:id="1193"/>
      <w:bookmarkEnd w:id="1194"/>
      <w:bookmarkEnd w:id="1195"/>
      <w:bookmarkEnd w:id="1196"/>
      <w:bookmarkEnd w:id="1197"/>
      <w:bookmarkEnd w:id="1198"/>
      <w:bookmarkEnd w:id="1199"/>
      <w:r w:rsidRPr="00E77497">
        <w:t>s</w:t>
      </w:r>
      <w:bookmarkEnd w:id="1206"/>
      <w:bookmarkEnd w:id="1207"/>
      <w:bookmarkEnd w:id="1208"/>
      <w:bookmarkEnd w:id="1209"/>
      <w:bookmarkEnd w:id="1210"/>
      <w:bookmarkEnd w:id="1211"/>
      <w:bookmarkEnd w:id="1221"/>
    </w:p>
    <w:p w14:paraId="6CD4768D" w14:textId="77777777" w:rsidR="004C02EF" w:rsidRPr="00E77497" w:rsidDel="00305A10" w:rsidRDefault="004C02EF" w:rsidP="004C02EF">
      <w:pPr>
        <w:pStyle w:val="Syntax"/>
        <w:rPr>
          <w:del w:id="1222" w:author="Rev 8 Allen Wirfs-Brock" w:date="2012-05-10T18:31:00Z"/>
        </w:rPr>
      </w:pPr>
      <w:del w:id="1223" w:author="Rev 8 Allen Wirfs-Brock" w:date="2012-05-10T18:31:00Z">
        <w:r w:rsidRPr="00E77497" w:rsidDel="00305A10">
          <w:delText>Syntax</w:delText>
        </w:r>
      </w:del>
    </w:p>
    <w:p w14:paraId="2DD4F65D" w14:textId="77777777" w:rsidR="004C02EF" w:rsidRPr="00E77497" w:rsidDel="00305A10" w:rsidRDefault="004C02EF" w:rsidP="004C02EF">
      <w:pPr>
        <w:pStyle w:val="SyntaxRule"/>
        <w:rPr>
          <w:del w:id="1224" w:author="Rev 8 Allen Wirfs-Brock" w:date="2012-05-10T18:31:00Z"/>
        </w:rPr>
      </w:pPr>
      <w:del w:id="1225" w:author="Rev 8 Allen Wirfs-Brock" w:date="2012-05-10T18:31:00Z">
        <w:r w:rsidRPr="00E77497" w:rsidDel="00305A10">
          <w:delText xml:space="preserve">Literal </w:delText>
        </w:r>
        <w:r w:rsidRPr="00E77497" w:rsidDel="00305A10">
          <w:rPr>
            <w:rFonts w:ascii="Arial" w:hAnsi="Arial" w:cs="Arial"/>
            <w:b/>
            <w:i w:val="0"/>
          </w:rPr>
          <w:delText>::</w:delText>
        </w:r>
      </w:del>
    </w:p>
    <w:p w14:paraId="5DFC10FF" w14:textId="77777777" w:rsidR="00B23154" w:rsidRPr="00E77497" w:rsidDel="00305A10" w:rsidRDefault="004C02EF" w:rsidP="004C02EF">
      <w:pPr>
        <w:pStyle w:val="SyntaxDefinition"/>
        <w:rPr>
          <w:ins w:id="1226" w:author="Rev 4 Allen Wirfs-Brock" w:date="2011-10-18T17:51:00Z"/>
          <w:del w:id="1227" w:author="Rev 8 Allen Wirfs-Brock" w:date="2012-05-10T18:31:00Z"/>
        </w:rPr>
      </w:pPr>
      <w:del w:id="1228" w:author="Rev 8 Allen Wirfs-Brock" w:date="2012-05-10T18:31:00Z">
        <w:r w:rsidRPr="00E77497" w:rsidDel="00305A10">
          <w:delText>NullLiteral</w:delText>
        </w:r>
      </w:del>
      <w:ins w:id="1229" w:author="Rev 4 Allen Wirfs-Brock" w:date="2011-10-18T17:52:00Z">
        <w:del w:id="1230" w:author="Rev 8 Allen Wirfs-Brock" w:date="2012-05-10T18:31:00Z">
          <w:r w:rsidR="00B23154" w:rsidRPr="00E77497" w:rsidDel="00305A10">
            <w:br/>
            <w:delText>ValueLiteral</w:delText>
          </w:r>
        </w:del>
      </w:ins>
      <w:del w:id="1231" w:author="Rev 8 Allen Wirfs-Brock" w:date="2012-05-10T18:31:00Z">
        <w:r w:rsidRPr="00E77497" w:rsidDel="00305A10">
          <w:br/>
        </w:r>
      </w:del>
    </w:p>
    <w:p w14:paraId="2A24DDDB" w14:textId="77777777" w:rsidR="00B23154" w:rsidRPr="00E77497" w:rsidDel="00305A10" w:rsidRDefault="00B23154" w:rsidP="00B23154">
      <w:pPr>
        <w:pStyle w:val="SyntaxRule"/>
        <w:rPr>
          <w:ins w:id="1232" w:author="Rev 4 Allen Wirfs-Brock" w:date="2011-10-18T17:51:00Z"/>
          <w:del w:id="1233" w:author="Rev 8 Allen Wirfs-Brock" w:date="2012-05-10T18:31:00Z"/>
        </w:rPr>
      </w:pPr>
      <w:ins w:id="1234" w:author="Rev 4 Allen Wirfs-Brock" w:date="2011-10-18T17:51:00Z">
        <w:del w:id="1235" w:author="Rev 8 Allen Wirfs-Brock" w:date="2012-05-10T18:31:00Z">
          <w:r w:rsidRPr="00E77497" w:rsidDel="00305A10">
            <w:delText xml:space="preserve">ValueLiteral </w:delText>
          </w:r>
          <w:r w:rsidRPr="00E77497" w:rsidDel="00305A10">
            <w:rPr>
              <w:rFonts w:ascii="Arial" w:hAnsi="Arial" w:cs="Arial"/>
              <w:b/>
              <w:i w:val="0"/>
            </w:rPr>
            <w:delText>::</w:delText>
          </w:r>
        </w:del>
      </w:ins>
    </w:p>
    <w:p w14:paraId="635FDE84" w14:textId="77777777" w:rsidR="004C02EF" w:rsidRPr="00E77497" w:rsidDel="00305A10" w:rsidRDefault="004C02EF" w:rsidP="004C02EF">
      <w:pPr>
        <w:pStyle w:val="SyntaxDefinition"/>
        <w:rPr>
          <w:del w:id="1236" w:author="Rev 8 Allen Wirfs-Brock" w:date="2012-05-10T18:31:00Z"/>
        </w:rPr>
      </w:pPr>
      <w:del w:id="1237" w:author="Rev 8 Allen Wirfs-Brock" w:date="2012-05-10T18:31:00Z">
        <w:r w:rsidRPr="00E77497" w:rsidDel="00305A10">
          <w:delText>BooleanLiteral</w:delText>
        </w:r>
        <w:r w:rsidRPr="00E77497" w:rsidDel="00305A10">
          <w:br/>
          <w:delText>NumericLiteral</w:delText>
        </w:r>
        <w:r w:rsidRPr="00E77497" w:rsidDel="00305A10">
          <w:br/>
          <w:delText>StringLiteral</w:delText>
        </w:r>
        <w:bookmarkStart w:id="1238" w:name="_Toc381513626"/>
        <w:bookmarkStart w:id="1239" w:name="_Ref381608289"/>
        <w:bookmarkStart w:id="1240" w:name="_Toc382202768"/>
        <w:bookmarkStart w:id="1241" w:name="_Toc382202988"/>
        <w:bookmarkStart w:id="1242" w:name="_Toc382212148"/>
        <w:bookmarkStart w:id="1243" w:name="_Toc382212327"/>
        <w:bookmarkStart w:id="1244" w:name="_Toc382291493"/>
        <w:bookmarkStart w:id="1245" w:name="_Toc385672129"/>
        <w:bookmarkStart w:id="1246" w:name="_Toc393690220"/>
        <w:r w:rsidRPr="00E77497" w:rsidDel="00305A10">
          <w:delText xml:space="preserve"> </w:delText>
        </w:r>
        <w:r w:rsidRPr="00E77497" w:rsidDel="00305A10">
          <w:br/>
          <w:delText>RegularExpressionLiteral</w:delText>
        </w:r>
      </w:del>
    </w:p>
    <w:p w14:paraId="6FE8647D" w14:textId="77777777" w:rsidR="004C02EF" w:rsidRPr="00E77497" w:rsidRDefault="004C02EF" w:rsidP="004C02EF">
      <w:pPr>
        <w:pStyle w:val="30"/>
        <w:numPr>
          <w:ilvl w:val="0"/>
          <w:numId w:val="0"/>
        </w:numPr>
      </w:pPr>
      <w:bookmarkStart w:id="1247" w:name="_Ref457437478"/>
      <w:bookmarkStart w:id="1248" w:name="_Toc472818765"/>
      <w:bookmarkStart w:id="1249" w:name="_Toc235503318"/>
      <w:bookmarkStart w:id="1250" w:name="_Toc241509093"/>
      <w:bookmarkStart w:id="1251" w:name="_Toc244416580"/>
      <w:bookmarkStart w:id="1252" w:name="_Toc276630944"/>
      <w:bookmarkStart w:id="1253" w:name="_Toc329528663"/>
      <w:r w:rsidRPr="00E77497">
        <w:t>7.8.1</w:t>
      </w:r>
      <w:r w:rsidRPr="00E77497">
        <w:tab/>
        <w:t>Null Literal</w:t>
      </w:r>
      <w:bookmarkEnd w:id="1238"/>
      <w:bookmarkEnd w:id="1239"/>
      <w:bookmarkEnd w:id="1240"/>
      <w:bookmarkEnd w:id="1241"/>
      <w:bookmarkEnd w:id="1242"/>
      <w:bookmarkEnd w:id="1243"/>
      <w:bookmarkEnd w:id="1244"/>
      <w:bookmarkEnd w:id="1245"/>
      <w:bookmarkEnd w:id="1246"/>
      <w:r w:rsidRPr="00E77497">
        <w:t>s</w:t>
      </w:r>
      <w:bookmarkEnd w:id="1247"/>
      <w:bookmarkEnd w:id="1248"/>
      <w:bookmarkEnd w:id="1249"/>
      <w:bookmarkEnd w:id="1250"/>
      <w:bookmarkEnd w:id="1251"/>
      <w:bookmarkEnd w:id="1252"/>
      <w:bookmarkEnd w:id="1253"/>
    </w:p>
    <w:p w14:paraId="4163F6E3" w14:textId="77777777" w:rsidR="004C02EF" w:rsidRPr="00E77497" w:rsidRDefault="004C02EF" w:rsidP="004C02EF">
      <w:pPr>
        <w:pStyle w:val="Syntax"/>
      </w:pPr>
      <w:r w:rsidRPr="00E77497">
        <w:t>Syntax</w:t>
      </w:r>
    </w:p>
    <w:p w14:paraId="33033676" w14:textId="77777777" w:rsidR="004C02EF" w:rsidRPr="00E77497" w:rsidRDefault="004C02EF" w:rsidP="004C02EF">
      <w:pPr>
        <w:pStyle w:val="SyntaxRule"/>
      </w:pPr>
      <w:r w:rsidRPr="00E77497">
        <w:t xml:space="preserve">NullLiteral </w:t>
      </w:r>
      <w:r w:rsidRPr="00E77497">
        <w:rPr>
          <w:rFonts w:ascii="Arial" w:hAnsi="Arial" w:cs="Arial"/>
          <w:b/>
          <w:i w:val="0"/>
        </w:rPr>
        <w:t>::</w:t>
      </w:r>
    </w:p>
    <w:p w14:paraId="1D4D1819"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14:paraId="31A238A5" w14:textId="77777777" w:rsidR="004C02EF" w:rsidRPr="00E77497" w:rsidDel="00305A10" w:rsidRDefault="004C02EF" w:rsidP="004C02EF">
      <w:pPr>
        <w:pStyle w:val="Syntax"/>
        <w:rPr>
          <w:del w:id="1254" w:author="Rev 8 Allen Wirfs-Brock" w:date="2012-05-10T18:32:00Z"/>
        </w:rPr>
      </w:pPr>
      <w:bookmarkStart w:id="1255" w:name="_Toc381513627"/>
      <w:bookmarkStart w:id="1256" w:name="_Ref381607899"/>
      <w:del w:id="1257" w:author="Rev 8 Allen Wirfs-Brock" w:date="2012-05-10T18:32:00Z">
        <w:r w:rsidRPr="00E77497" w:rsidDel="00305A10">
          <w:delText>Semantics</w:delText>
        </w:r>
      </w:del>
    </w:p>
    <w:p w14:paraId="3763E94F" w14:textId="77777777" w:rsidR="004C02EF" w:rsidRPr="00E77497" w:rsidDel="00305A10" w:rsidRDefault="004C02EF" w:rsidP="004C02EF">
      <w:pPr>
        <w:rPr>
          <w:del w:id="1258" w:author="Rev 8 Allen Wirfs-Brock" w:date="2012-05-10T18:32:00Z"/>
        </w:rPr>
      </w:pPr>
      <w:del w:id="1259" w:author="Rev 8 Allen Wirfs-Brock" w:date="2012-05-10T18:32:00Z">
        <w:r w:rsidRPr="00E77497" w:rsidDel="00305A10">
          <w:delText xml:space="preserve">The value of the null literal </w:delText>
        </w:r>
        <w:r w:rsidRPr="00E77497" w:rsidDel="00305A10">
          <w:rPr>
            <w:rFonts w:ascii="Courier New" w:hAnsi="Courier New"/>
            <w:b/>
          </w:rPr>
          <w:delText>null</w:delText>
        </w:r>
        <w:r w:rsidRPr="00E77497" w:rsidDel="00305A10">
          <w:delText xml:space="preserve"> is the sole value of the Null type, namely </w:delText>
        </w:r>
        <w:r w:rsidRPr="00E77497" w:rsidDel="00305A10">
          <w:rPr>
            <w:b/>
          </w:rPr>
          <w:delText>null</w:delText>
        </w:r>
        <w:r w:rsidRPr="00E77497" w:rsidDel="00305A10">
          <w:delText>.</w:delText>
        </w:r>
        <w:bookmarkStart w:id="1260" w:name="_Toc382202769"/>
        <w:bookmarkStart w:id="1261" w:name="_Toc382202989"/>
        <w:bookmarkStart w:id="1262" w:name="_Toc382212149"/>
        <w:bookmarkStart w:id="1263" w:name="_Toc382212328"/>
        <w:bookmarkStart w:id="1264" w:name="_Toc382291494"/>
        <w:bookmarkStart w:id="1265" w:name="_Toc385672130"/>
        <w:bookmarkStart w:id="1266" w:name="_Toc393690221"/>
      </w:del>
    </w:p>
    <w:p w14:paraId="0EFA4D99" w14:textId="77777777" w:rsidR="004C02EF" w:rsidRPr="00E77497" w:rsidDel="00D27CC9" w:rsidRDefault="004C02EF" w:rsidP="004C02EF">
      <w:pPr>
        <w:pStyle w:val="30"/>
        <w:numPr>
          <w:ilvl w:val="0"/>
          <w:numId w:val="0"/>
        </w:numPr>
        <w:rPr>
          <w:del w:id="1267" w:author="Rev 9 Allen Wirfs-Brock" w:date="2012-07-02T19:31:00Z"/>
        </w:rPr>
      </w:pPr>
      <w:bookmarkStart w:id="1268" w:name="_Ref457437479"/>
      <w:bookmarkStart w:id="1269" w:name="_Toc472818766"/>
      <w:bookmarkStart w:id="1270" w:name="_Toc235503319"/>
      <w:bookmarkStart w:id="1271" w:name="_Toc241509094"/>
      <w:bookmarkStart w:id="1272" w:name="_Toc244416581"/>
      <w:bookmarkStart w:id="1273" w:name="_Toc276630945"/>
      <w:del w:id="1274" w:author="Rev 9 Allen Wirfs-Brock" w:date="2012-07-02T19:31:00Z">
        <w:r w:rsidRPr="00E77497" w:rsidDel="00D27CC9">
          <w:delText>7.8.2</w:delText>
        </w:r>
        <w:r w:rsidRPr="00E77497" w:rsidDel="00D27CC9">
          <w:tab/>
          <w:delText>Boolean Literal</w:delText>
        </w:r>
        <w:bookmarkEnd w:id="1255"/>
        <w:bookmarkEnd w:id="1256"/>
        <w:bookmarkEnd w:id="1260"/>
        <w:bookmarkEnd w:id="1261"/>
        <w:bookmarkEnd w:id="1262"/>
        <w:bookmarkEnd w:id="1263"/>
        <w:bookmarkEnd w:id="1264"/>
        <w:bookmarkEnd w:id="1265"/>
        <w:bookmarkEnd w:id="1266"/>
        <w:r w:rsidRPr="00E77497" w:rsidDel="00D27CC9">
          <w:delText>s</w:delText>
        </w:r>
        <w:bookmarkEnd w:id="1268"/>
        <w:bookmarkEnd w:id="1269"/>
        <w:bookmarkEnd w:id="1270"/>
        <w:bookmarkEnd w:id="1271"/>
        <w:bookmarkEnd w:id="1272"/>
        <w:bookmarkEnd w:id="1273"/>
      </w:del>
    </w:p>
    <w:p w14:paraId="337FAE84" w14:textId="77777777" w:rsidR="004C02EF" w:rsidRPr="00E77497" w:rsidDel="00D27CC9" w:rsidRDefault="004C02EF" w:rsidP="004C02EF">
      <w:pPr>
        <w:pStyle w:val="Syntax"/>
        <w:rPr>
          <w:del w:id="1275" w:author="Rev 9 Allen Wirfs-Brock" w:date="2012-07-02T19:31:00Z"/>
        </w:rPr>
      </w:pPr>
      <w:del w:id="1276" w:author="Rev 9 Allen Wirfs-Brock" w:date="2012-07-02T19:31:00Z">
        <w:r w:rsidRPr="00E77497" w:rsidDel="00D27CC9">
          <w:delText>Syntax</w:delText>
        </w:r>
      </w:del>
    </w:p>
    <w:p w14:paraId="4456BFD1" w14:textId="77777777" w:rsidR="004C02EF" w:rsidRPr="00E77497" w:rsidDel="00D27CC9" w:rsidRDefault="004C02EF" w:rsidP="004C02EF">
      <w:pPr>
        <w:pStyle w:val="SyntaxRule"/>
        <w:rPr>
          <w:del w:id="1277" w:author="Rev 9 Allen Wirfs-Brock" w:date="2012-07-02T19:31:00Z"/>
        </w:rPr>
      </w:pPr>
      <w:del w:id="1278" w:author="Rev 9 Allen Wirfs-Brock" w:date="2012-07-02T19:31:00Z">
        <w:r w:rsidRPr="00E77497" w:rsidDel="00D27CC9">
          <w:delText xml:space="preserve">BooleanLiteral </w:delText>
        </w:r>
        <w:r w:rsidRPr="00E77497" w:rsidDel="00D27CC9">
          <w:rPr>
            <w:rFonts w:ascii="Arial" w:hAnsi="Arial" w:cs="Arial"/>
            <w:b/>
            <w:i w:val="0"/>
          </w:rPr>
          <w:delText>::</w:delText>
        </w:r>
      </w:del>
    </w:p>
    <w:p w14:paraId="4F0981CD" w14:textId="77777777" w:rsidR="004C02EF" w:rsidRPr="00E77497" w:rsidDel="00D27CC9" w:rsidRDefault="004C02EF" w:rsidP="004C02EF">
      <w:pPr>
        <w:pStyle w:val="SyntaxDefinition"/>
        <w:rPr>
          <w:del w:id="1279" w:author="Rev 9 Allen Wirfs-Brock" w:date="2012-07-02T19:31:00Z"/>
          <w:rFonts w:ascii="Courier New" w:hAnsi="Courier New" w:cs="Courier New"/>
          <w:b/>
          <w:i w:val="0"/>
        </w:rPr>
      </w:pPr>
      <w:del w:id="1280" w:author="Rev 9 Allen Wirfs-Brock" w:date="2012-07-02T19:31:00Z">
        <w:r w:rsidRPr="00E77497" w:rsidDel="00D27CC9">
          <w:rPr>
            <w:rFonts w:ascii="Courier New" w:hAnsi="Courier New" w:cs="Courier New"/>
            <w:b/>
            <w:i w:val="0"/>
          </w:rPr>
          <w:delText>true</w:delText>
        </w:r>
        <w:r w:rsidRPr="00E77497" w:rsidDel="00D27CC9">
          <w:rPr>
            <w:rFonts w:ascii="Courier New" w:hAnsi="Courier New" w:cs="Courier New"/>
            <w:b/>
            <w:i w:val="0"/>
          </w:rPr>
          <w:br/>
          <w:delText>false</w:delText>
        </w:r>
      </w:del>
    </w:p>
    <w:p w14:paraId="3AC57D40" w14:textId="77777777" w:rsidR="004C02EF" w:rsidRPr="00E77497" w:rsidDel="00D27CC9" w:rsidRDefault="004C02EF" w:rsidP="004C02EF">
      <w:pPr>
        <w:pStyle w:val="Syntax"/>
        <w:rPr>
          <w:del w:id="1281" w:author="Rev 9 Allen Wirfs-Brock" w:date="2012-07-02T19:31:00Z"/>
        </w:rPr>
      </w:pPr>
      <w:del w:id="1282" w:author="Rev 9 Allen Wirfs-Brock" w:date="2012-07-02T19:31:00Z">
        <w:r w:rsidRPr="00E77497" w:rsidDel="00D27CC9">
          <w:delText>Semantics</w:delText>
        </w:r>
      </w:del>
    </w:p>
    <w:p w14:paraId="4562C9AE" w14:textId="77777777" w:rsidR="004C02EF" w:rsidRPr="00E77497" w:rsidDel="00D27CC9" w:rsidRDefault="004C02EF" w:rsidP="004C02EF">
      <w:pPr>
        <w:rPr>
          <w:del w:id="1283" w:author="Rev 9 Allen Wirfs-Brock" w:date="2012-07-02T19:31:00Z"/>
        </w:rPr>
      </w:pPr>
      <w:del w:id="1284" w:author="Rev 9 Allen Wirfs-Brock" w:date="2012-07-02T19:31:00Z">
        <w:r w:rsidRPr="00E77497" w:rsidDel="00D27CC9">
          <w:delText xml:space="preserve">The value of the Boolean literal </w:delText>
        </w:r>
        <w:r w:rsidRPr="00E77497" w:rsidDel="00D27CC9">
          <w:rPr>
            <w:rFonts w:ascii="Courier New" w:hAnsi="Courier New"/>
            <w:b/>
          </w:rPr>
          <w:delText>true</w:delText>
        </w:r>
        <w:r w:rsidRPr="00E77497" w:rsidDel="00D27CC9">
          <w:delText xml:space="preserve"> is a value of the Boolean type, namely </w:delText>
        </w:r>
        <w:r w:rsidRPr="00E77497" w:rsidDel="00D27CC9">
          <w:rPr>
            <w:b/>
          </w:rPr>
          <w:delText>true</w:delText>
        </w:r>
        <w:r w:rsidRPr="00E77497" w:rsidDel="00D27CC9">
          <w:delText>.</w:delText>
        </w:r>
      </w:del>
    </w:p>
    <w:p w14:paraId="79DFF259" w14:textId="77777777" w:rsidR="004C02EF" w:rsidRPr="00E77497" w:rsidDel="00D27CC9" w:rsidRDefault="004C02EF" w:rsidP="004C02EF">
      <w:pPr>
        <w:rPr>
          <w:del w:id="1285" w:author="Rev 9 Allen Wirfs-Brock" w:date="2012-07-02T19:31:00Z"/>
        </w:rPr>
      </w:pPr>
      <w:del w:id="1286" w:author="Rev 9 Allen Wirfs-Brock" w:date="2012-07-02T19:31:00Z">
        <w:r w:rsidRPr="00E77497" w:rsidDel="00D27CC9">
          <w:delText xml:space="preserve">The value of the Boolean literal </w:delText>
        </w:r>
        <w:r w:rsidRPr="00E77497" w:rsidDel="00D27CC9">
          <w:rPr>
            <w:rFonts w:ascii="Courier New" w:hAnsi="Courier New"/>
            <w:b/>
          </w:rPr>
          <w:delText>false</w:delText>
        </w:r>
        <w:r w:rsidRPr="00E77497" w:rsidDel="00D27CC9">
          <w:delText xml:space="preserve"> is a value of the Boolean type, namely </w:delText>
        </w:r>
        <w:r w:rsidRPr="00E77497" w:rsidDel="00D27CC9">
          <w:rPr>
            <w:b/>
          </w:rPr>
          <w:delText>false</w:delText>
        </w:r>
        <w:bookmarkStart w:id="1287" w:name="_Ref379263013"/>
        <w:bookmarkStart w:id="1288" w:name="_Toc381513628"/>
        <w:r w:rsidRPr="00E77497" w:rsidDel="00D27CC9">
          <w:delText>.</w:delText>
        </w:r>
        <w:bookmarkStart w:id="1289" w:name="_Toc382202770"/>
        <w:bookmarkStart w:id="1290" w:name="_Toc382202990"/>
        <w:bookmarkStart w:id="1291" w:name="_Toc382212150"/>
        <w:bookmarkStart w:id="1292" w:name="_Toc382212329"/>
        <w:bookmarkStart w:id="1293" w:name="_Toc382291495"/>
        <w:bookmarkStart w:id="1294" w:name="_Ref382706882"/>
        <w:bookmarkStart w:id="1295" w:name="_Ref382707062"/>
        <w:bookmarkStart w:id="1296" w:name="_Ref383597354"/>
        <w:bookmarkStart w:id="1297" w:name="_Toc385672131"/>
        <w:bookmarkStart w:id="1298" w:name="_Toc393690222"/>
        <w:bookmarkStart w:id="1299" w:name="_Ref404492947"/>
        <w:bookmarkStart w:id="1300" w:name="_Ref404492964"/>
        <w:bookmarkStart w:id="1301" w:name="_Ref404493248"/>
        <w:bookmarkStart w:id="1302" w:name="_Ref404493273"/>
      </w:del>
    </w:p>
    <w:p w14:paraId="1F612DE1" w14:textId="77777777" w:rsidR="004C02EF" w:rsidRPr="00E77497" w:rsidRDefault="004C02EF" w:rsidP="004C02EF">
      <w:pPr>
        <w:pStyle w:val="30"/>
        <w:numPr>
          <w:ilvl w:val="0"/>
          <w:numId w:val="0"/>
        </w:numPr>
      </w:pPr>
      <w:bookmarkStart w:id="1303" w:name="_Hlt424531226"/>
      <w:bookmarkStart w:id="1304" w:name="_Ref424530746"/>
      <w:bookmarkStart w:id="1305" w:name="_Ref424530811"/>
      <w:bookmarkStart w:id="1306" w:name="_Ref424531213"/>
      <w:bookmarkStart w:id="1307" w:name="_Ref424531238"/>
      <w:bookmarkStart w:id="1308" w:name="_Toc472818767"/>
      <w:bookmarkStart w:id="1309" w:name="_Toc235503320"/>
      <w:bookmarkStart w:id="1310" w:name="_Toc241509095"/>
      <w:bookmarkStart w:id="1311" w:name="_Toc244416582"/>
      <w:bookmarkStart w:id="1312" w:name="_Toc276630946"/>
      <w:bookmarkStart w:id="1313" w:name="_Toc329528664"/>
      <w:bookmarkEnd w:id="1303"/>
      <w:r w:rsidRPr="00E77497">
        <w:t>7.8.3</w:t>
      </w:r>
      <w:r w:rsidRPr="00E77497">
        <w:tab/>
        <w:t>Numeric Literal</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r w:rsidRPr="00E77497">
        <w:t>s</w:t>
      </w:r>
      <w:bookmarkEnd w:id="1304"/>
      <w:bookmarkEnd w:id="1305"/>
      <w:bookmarkEnd w:id="1306"/>
      <w:bookmarkEnd w:id="1307"/>
      <w:bookmarkEnd w:id="1308"/>
      <w:bookmarkEnd w:id="1309"/>
      <w:bookmarkEnd w:id="1310"/>
      <w:bookmarkEnd w:id="1311"/>
      <w:bookmarkEnd w:id="1312"/>
      <w:bookmarkEnd w:id="1313"/>
    </w:p>
    <w:p w14:paraId="6E29D9CA" w14:textId="77777777" w:rsidR="004C02EF" w:rsidRPr="00E77497" w:rsidRDefault="004C02EF" w:rsidP="004C02EF">
      <w:pPr>
        <w:pStyle w:val="Syntax"/>
      </w:pPr>
      <w:commentRangeStart w:id="1314"/>
      <w:r w:rsidRPr="00E77497">
        <w:t>Syntax</w:t>
      </w:r>
      <w:commentRangeEnd w:id="1314"/>
      <w:r w:rsidR="007648B6">
        <w:rPr>
          <w:rStyle w:val="af3"/>
          <w:rFonts w:ascii="Arial" w:eastAsia="MS Mincho" w:hAnsi="Arial"/>
          <w:b w:val="0"/>
          <w:lang w:eastAsia="ja-JP"/>
        </w:rPr>
        <w:commentReference w:id="1314"/>
      </w:r>
    </w:p>
    <w:p w14:paraId="56951E68" w14:textId="77777777"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31BC57B8" w14:textId="77777777" w:rsidR="004C02EF" w:rsidRPr="00E77497" w:rsidRDefault="004C02EF" w:rsidP="004C02EF">
      <w:pPr>
        <w:pStyle w:val="SyntaxDefinition"/>
      </w:pPr>
      <w:r w:rsidRPr="00E77497">
        <w:t>DecimalLiteral</w:t>
      </w:r>
      <w:ins w:id="1315" w:author="Rev 7 Allen Wirfs-Brock" w:date="2012-05-04T10:19:00Z">
        <w:r w:rsidR="00591F2A">
          <w:br/>
          <w:t>BinaryIntegerLiteral</w:t>
        </w:r>
        <w:r w:rsidR="00591F2A">
          <w:br/>
          <w:t>OctalIntegerLiteral</w:t>
        </w:r>
      </w:ins>
      <w:r w:rsidRPr="00E77497">
        <w:br/>
        <w:t>HexIntegerLiteral</w:t>
      </w:r>
    </w:p>
    <w:p w14:paraId="217E02D1" w14:textId="77777777" w:rsidR="004C02EF" w:rsidRPr="00E77497" w:rsidRDefault="004C02EF" w:rsidP="004C02EF">
      <w:pPr>
        <w:pStyle w:val="SyntaxRule"/>
      </w:pPr>
      <w:r w:rsidRPr="00E77497">
        <w:t xml:space="preserve">DecimalLiteral </w:t>
      </w:r>
      <w:r w:rsidRPr="00E77497">
        <w:rPr>
          <w:rFonts w:ascii="Arial" w:hAnsi="Arial" w:cs="Arial"/>
          <w:b/>
          <w:i w:val="0"/>
        </w:rPr>
        <w:t>::</w:t>
      </w:r>
    </w:p>
    <w:p w14:paraId="7A3EBEA6" w14:textId="77777777"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5424E562" w14:textId="77777777"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14:paraId="2680BCD7" w14:textId="77777777"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33D94E96" w14:textId="77777777" w:rsidR="004C02EF" w:rsidRPr="00E77497" w:rsidRDefault="004C02EF" w:rsidP="004C02EF">
      <w:pPr>
        <w:pStyle w:val="SyntaxRule"/>
      </w:pPr>
      <w:r w:rsidRPr="00E77497">
        <w:t xml:space="preserve">DecimalDigits </w:t>
      </w:r>
      <w:r w:rsidRPr="00E77497">
        <w:rPr>
          <w:rFonts w:ascii="Arial" w:hAnsi="Arial" w:cs="Arial"/>
          <w:b/>
          <w:i w:val="0"/>
        </w:rPr>
        <w:t>::</w:t>
      </w:r>
    </w:p>
    <w:p w14:paraId="32A89919" w14:textId="77777777" w:rsidR="004C02EF" w:rsidRPr="00E77497" w:rsidRDefault="004C02EF" w:rsidP="004C02EF">
      <w:pPr>
        <w:pStyle w:val="SyntaxDefinition"/>
      </w:pPr>
      <w:r w:rsidRPr="00E77497">
        <w:t>DecimalDigit</w:t>
      </w:r>
      <w:r w:rsidRPr="00E77497">
        <w:br/>
        <w:t>DecimalDigits DecimalDigit</w:t>
      </w:r>
    </w:p>
    <w:p w14:paraId="09062E4D" w14:textId="77777777" w:rsidR="004C02EF" w:rsidRPr="00E77497" w:rsidRDefault="004C02EF" w:rsidP="004C02EF">
      <w:pPr>
        <w:pStyle w:val="SyntaxRule"/>
      </w:pPr>
      <w:commentRangeStart w:id="1316"/>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1316"/>
      <w:r w:rsidR="00591F2A">
        <w:rPr>
          <w:rStyle w:val="af3"/>
          <w:rFonts w:ascii="Arial" w:eastAsia="MS Mincho" w:hAnsi="Arial"/>
          <w:i w:val="0"/>
          <w:lang w:eastAsia="ja-JP"/>
        </w:rPr>
        <w:commentReference w:id="1316"/>
      </w:r>
    </w:p>
    <w:p w14:paraId="4D2AE7C2"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0209E8A1" w14:textId="77777777"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512E1239"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14:paraId="6F7DF537" w14:textId="77777777" w:rsidR="004C02EF" w:rsidRPr="00E77497" w:rsidRDefault="004C02EF" w:rsidP="004C02EF">
      <w:pPr>
        <w:pStyle w:val="SyntaxRule"/>
      </w:pPr>
      <w:r w:rsidRPr="00E77497">
        <w:t xml:space="preserve">ExponentPart </w:t>
      </w:r>
      <w:r w:rsidRPr="00E77497">
        <w:rPr>
          <w:rFonts w:ascii="Arial" w:hAnsi="Arial" w:cs="Arial"/>
          <w:b/>
          <w:i w:val="0"/>
        </w:rPr>
        <w:t>::</w:t>
      </w:r>
    </w:p>
    <w:p w14:paraId="4E352E06" w14:textId="77777777" w:rsidR="004C02EF" w:rsidRPr="00E77497" w:rsidRDefault="004C02EF" w:rsidP="004C02EF">
      <w:pPr>
        <w:pStyle w:val="SyntaxDefinition"/>
      </w:pPr>
      <w:r w:rsidRPr="00E77497">
        <w:t>ExponentIndicator SignedInteger</w:t>
      </w:r>
    </w:p>
    <w:p w14:paraId="69337D82" w14:textId="77777777"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7762E28D"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279A44DE" w14:textId="77777777"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6450C60C"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09CAAC8E" w14:textId="77777777" w:rsidR="00591F2A" w:rsidRPr="00E77497" w:rsidRDefault="00591F2A" w:rsidP="00591F2A">
      <w:pPr>
        <w:pStyle w:val="SyntaxRule"/>
        <w:rPr>
          <w:ins w:id="1317" w:author="Rev 7 Allen Wirfs-Brock" w:date="2012-05-04T10:39:00Z"/>
        </w:rPr>
      </w:pPr>
      <w:ins w:id="1318" w:author="Rev 7 Allen Wirfs-Brock" w:date="2012-05-04T10:39:00Z">
        <w:r>
          <w:t>Binary</w:t>
        </w:r>
        <w:r w:rsidRPr="00E77497">
          <w:t xml:space="preserve">IntegerLiteral </w:t>
        </w:r>
        <w:r w:rsidRPr="00E77497">
          <w:rPr>
            <w:rFonts w:ascii="Arial" w:hAnsi="Arial"/>
            <w:b/>
            <w:i w:val="0"/>
          </w:rPr>
          <w:t>::</w:t>
        </w:r>
      </w:ins>
    </w:p>
    <w:p w14:paraId="3F4A702B" w14:textId="77777777" w:rsidR="00591F2A" w:rsidRPr="00E77497" w:rsidRDefault="00591F2A" w:rsidP="00591F2A">
      <w:pPr>
        <w:pStyle w:val="SyntaxDefinition"/>
        <w:rPr>
          <w:ins w:id="1319" w:author="Rev 7 Allen Wirfs-Brock" w:date="2012-05-04T10:39:00Z"/>
        </w:rPr>
      </w:pPr>
      <w:ins w:id="1320" w:author="Rev 7 Allen Wirfs-Brock" w:date="2012-05-04T10:39:00Z">
        <w:r>
          <w:rPr>
            <w:rFonts w:ascii="Courier New" w:hAnsi="Courier New"/>
            <w:b/>
            <w:i w:val="0"/>
          </w:rPr>
          <w:t>0b</w:t>
        </w:r>
        <w:r w:rsidRPr="00E77497">
          <w:t xml:space="preserve"> </w:t>
        </w:r>
        <w:r>
          <w:t>Binary</w:t>
        </w:r>
        <w:r w:rsidRPr="00E77497">
          <w:t>Digit</w:t>
        </w:r>
        <w:r>
          <w:br/>
        </w:r>
        <w:r>
          <w:rPr>
            <w:rFonts w:ascii="Courier New" w:hAnsi="Courier New"/>
            <w:b/>
            <w:i w:val="0"/>
          </w:rPr>
          <w:t>0B</w:t>
        </w:r>
        <w:r w:rsidRPr="00E77497">
          <w:t xml:space="preserve"> </w:t>
        </w:r>
        <w:r>
          <w:t>Binary</w:t>
        </w:r>
        <w:r w:rsidRPr="00E77497">
          <w:t>Digit</w:t>
        </w:r>
        <w:r w:rsidRPr="00E77497">
          <w:br/>
        </w:r>
      </w:ins>
      <w:ins w:id="1321" w:author="Rev 7 Allen Wirfs-Brock" w:date="2012-05-04T10:40:00Z">
        <w:r>
          <w:t>Binary</w:t>
        </w:r>
      </w:ins>
      <w:ins w:id="1322" w:author="Rev 7 Allen Wirfs-Brock" w:date="2012-05-04T10:39:00Z">
        <w:r w:rsidRPr="00E77497">
          <w:t xml:space="preserve">IntegerLiteral </w:t>
        </w:r>
      </w:ins>
      <w:ins w:id="1323" w:author="Rev 7 Allen Wirfs-Brock" w:date="2012-05-04T10:40:00Z">
        <w:r>
          <w:t>Binary</w:t>
        </w:r>
      </w:ins>
      <w:ins w:id="1324" w:author="Rev 7 Allen Wirfs-Brock" w:date="2012-05-04T10:39:00Z">
        <w:r w:rsidRPr="00E77497">
          <w:t>Digit</w:t>
        </w:r>
      </w:ins>
    </w:p>
    <w:p w14:paraId="25BDFE62" w14:textId="77777777" w:rsidR="00591F2A" w:rsidRPr="00C7794D" w:rsidRDefault="00591F2A" w:rsidP="00591F2A">
      <w:pPr>
        <w:pStyle w:val="SyntaxRule"/>
        <w:rPr>
          <w:ins w:id="1325" w:author="Rev 7 Allen Wirfs-Brock" w:date="2012-05-04T10:39:00Z"/>
          <w:rFonts w:ascii="Courier New" w:hAnsi="Courier New" w:cs="Courier New"/>
          <w:i w:val="0"/>
        </w:rPr>
      </w:pPr>
      <w:ins w:id="1326" w:author="Rev 7 Allen Wirfs-Brock" w:date="2012-05-04T10:40:00Z">
        <w:r>
          <w:t>Binary</w:t>
        </w:r>
      </w:ins>
      <w:ins w:id="1327" w:author="Rev 7 Allen Wirfs-Brock" w:date="2012-05-04T10:39:00Z">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14:paraId="04D4CA80" w14:textId="77777777" w:rsidR="00591F2A" w:rsidRPr="00C7794D" w:rsidRDefault="00591F2A" w:rsidP="00591F2A">
      <w:pPr>
        <w:pStyle w:val="SyntaxDefinition"/>
        <w:rPr>
          <w:ins w:id="1328" w:author="Rev 7 Allen Wirfs-Brock" w:date="2012-05-04T10:39:00Z"/>
          <w:b/>
          <w:bCs/>
        </w:rPr>
      </w:pPr>
      <w:ins w:id="1329" w:author="Rev 7 Allen Wirfs-Brock" w:date="2012-05-04T10:39: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ins>
    </w:p>
    <w:p w14:paraId="72693C41" w14:textId="77777777" w:rsidR="00591F2A" w:rsidRPr="00E77497" w:rsidRDefault="00591F2A" w:rsidP="00591F2A">
      <w:pPr>
        <w:pStyle w:val="SyntaxRule"/>
        <w:rPr>
          <w:ins w:id="1330" w:author="Rev 7 Allen Wirfs-Brock" w:date="2012-05-04T10:22:00Z"/>
        </w:rPr>
      </w:pPr>
      <w:ins w:id="1331" w:author="Rev 7 Allen Wirfs-Brock" w:date="2012-05-04T10:22:00Z">
        <w:r w:rsidRPr="00E77497">
          <w:t xml:space="preserve">OctalIntegerLiteral </w:t>
        </w:r>
        <w:r w:rsidRPr="00E77497">
          <w:rPr>
            <w:rFonts w:ascii="Arial" w:hAnsi="Arial"/>
            <w:b/>
            <w:i w:val="0"/>
          </w:rPr>
          <w:t>::</w:t>
        </w:r>
      </w:ins>
    </w:p>
    <w:p w14:paraId="4A398CD0" w14:textId="77777777" w:rsidR="00591F2A" w:rsidRPr="00E77497" w:rsidRDefault="00591F2A" w:rsidP="00591F2A">
      <w:pPr>
        <w:pStyle w:val="SyntaxDefinition"/>
        <w:rPr>
          <w:ins w:id="1332" w:author="Rev 7 Allen Wirfs-Brock" w:date="2012-05-04T10:22:00Z"/>
        </w:rPr>
      </w:pPr>
      <w:ins w:id="1333" w:author="Rev 7 Allen Wirfs-Brock" w:date="2012-05-04T10:22:00Z">
        <w:r>
          <w:rPr>
            <w:rFonts w:ascii="Courier New" w:hAnsi="Courier New"/>
            <w:b/>
            <w:i w:val="0"/>
          </w:rPr>
          <w:t>0o</w:t>
        </w:r>
        <w:r w:rsidRPr="00E77497">
          <w:t xml:space="preserve"> OctalDigit</w:t>
        </w:r>
        <w:r>
          <w:br/>
        </w:r>
        <w:r>
          <w:rPr>
            <w:rFonts w:ascii="Courier New" w:hAnsi="Courier New"/>
            <w:b/>
            <w:i w:val="0"/>
          </w:rPr>
          <w:t>0O</w:t>
        </w:r>
        <w:r w:rsidRPr="00E77497">
          <w:t xml:space="preserve"> OctalDigit</w:t>
        </w:r>
        <w:r w:rsidRPr="00E77497">
          <w:br/>
          <w:t>OctalIntegerLiteral OctalDigit</w:t>
        </w:r>
      </w:ins>
    </w:p>
    <w:p w14:paraId="1CDBE381" w14:textId="77777777" w:rsidR="00591F2A" w:rsidRPr="00C7794D" w:rsidRDefault="00591F2A" w:rsidP="00591F2A">
      <w:pPr>
        <w:pStyle w:val="SyntaxRule"/>
        <w:rPr>
          <w:ins w:id="1334" w:author="Rev 7 Allen Wirfs-Brock" w:date="2012-05-04T10:22:00Z"/>
          <w:rFonts w:ascii="Courier New" w:hAnsi="Courier New" w:cs="Courier New"/>
          <w:i w:val="0"/>
        </w:rPr>
      </w:pPr>
      <w:ins w:id="1335" w:author="Rev 7 Allen Wirfs-Brock" w:date="2012-05-04T10:22:00Z">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14:paraId="3AB37A78" w14:textId="77777777" w:rsidR="00591F2A" w:rsidRPr="00C7794D" w:rsidRDefault="00591F2A" w:rsidP="00591F2A">
      <w:pPr>
        <w:pStyle w:val="SyntaxDefinition"/>
        <w:rPr>
          <w:ins w:id="1336" w:author="Rev 7 Allen Wirfs-Brock" w:date="2012-05-04T10:22:00Z"/>
          <w:b/>
          <w:bCs/>
        </w:rPr>
      </w:pPr>
      <w:ins w:id="1337" w:author="Rev 7 Allen Wirfs-Brock" w:date="2012-05-04T10:22: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ins>
    </w:p>
    <w:p w14:paraId="126E26B0"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26CEE04B" w14:textId="77777777" w:rsidR="00617BFA" w:rsidRDefault="004C02EF" w:rsidP="004C02EF">
      <w:pPr>
        <w:pStyle w:val="SyntaxDefinition"/>
        <w:rPr>
          <w:ins w:id="1338" w:author="Rev 9 Allen Wirfs-Brock" w:date="2012-07-06T11:50:00Z"/>
        </w:rPr>
      </w:pPr>
      <w:r w:rsidRPr="00E77497">
        <w:rPr>
          <w:rFonts w:ascii="Courier New" w:hAnsi="Courier New"/>
          <w:b/>
          <w:i w:val="0"/>
        </w:rPr>
        <w:t>0x</w:t>
      </w:r>
      <w:r w:rsidRPr="00E77497">
        <w:t xml:space="preserve"> HexDigit</w:t>
      </w:r>
      <w:ins w:id="1339" w:author="Rev 9 Allen Wirfs-Brock" w:date="2012-07-06T11:49:00Z">
        <w:r w:rsidR="00617BFA">
          <w:t>s</w:t>
        </w:r>
      </w:ins>
      <w:r w:rsidRPr="00E77497">
        <w:br/>
      </w:r>
      <w:r w:rsidRPr="00E77497">
        <w:rPr>
          <w:rFonts w:ascii="Courier New" w:hAnsi="Courier New"/>
          <w:b/>
          <w:i w:val="0"/>
        </w:rPr>
        <w:t>0X</w:t>
      </w:r>
      <w:r w:rsidRPr="00E77497">
        <w:t xml:space="preserve"> HexDigit</w:t>
      </w:r>
      <w:ins w:id="1340" w:author="Rev 9 Allen Wirfs-Brock" w:date="2012-07-06T11:49:00Z">
        <w:r w:rsidR="00617BFA">
          <w:t>s</w:t>
        </w:r>
      </w:ins>
    </w:p>
    <w:p w14:paraId="697F531E" w14:textId="77777777" w:rsidR="00617BFA" w:rsidRDefault="00617BFA" w:rsidP="00617BFA">
      <w:pPr>
        <w:pStyle w:val="SyntaxRule"/>
        <w:rPr>
          <w:ins w:id="1341" w:author="Rev 9 Allen Wirfs-Brock" w:date="2012-07-06T11:50:00Z"/>
          <w:rFonts w:ascii="Arial" w:hAnsi="Arial"/>
          <w:b/>
          <w:i w:val="0"/>
        </w:rPr>
      </w:pPr>
      <w:ins w:id="1342" w:author="Rev 9 Allen Wirfs-Brock" w:date="2012-07-06T11:50:00Z">
        <w:r w:rsidRPr="00E77497">
          <w:t>Hex</w:t>
        </w:r>
      </w:ins>
      <w:ins w:id="1343" w:author="Rev 9 Allen Wirfs-Brock" w:date="2012-07-06T11:51:00Z">
        <w:r w:rsidR="001F597D">
          <w:t>Digits</w:t>
        </w:r>
      </w:ins>
      <w:ins w:id="1344" w:author="Rev 9 Allen Wirfs-Brock" w:date="2012-07-06T11:50:00Z">
        <w:r w:rsidRPr="00E77497">
          <w:t xml:space="preserve"> </w:t>
        </w:r>
        <w:r w:rsidRPr="00E77497">
          <w:rPr>
            <w:rFonts w:ascii="Arial" w:hAnsi="Arial"/>
            <w:b/>
            <w:i w:val="0"/>
          </w:rPr>
          <w:t>::</w:t>
        </w:r>
      </w:ins>
    </w:p>
    <w:p w14:paraId="54A496BD" w14:textId="77777777" w:rsidR="004C02EF" w:rsidRPr="00E77497" w:rsidRDefault="001F597D" w:rsidP="001F597D">
      <w:pPr>
        <w:pStyle w:val="SyntaxDefinition"/>
      </w:pPr>
      <w:ins w:id="1345" w:author="Rev 9 Allen Wirfs-Brock" w:date="2012-07-06T11:51:00Z">
        <w:r w:rsidRPr="00E77497">
          <w:t>HexDigi</w:t>
        </w:r>
        <w:r>
          <w:t>t</w:t>
        </w:r>
        <w:r>
          <w:br/>
        </w:r>
      </w:ins>
      <w:del w:id="1346" w:author="Rev 9 Allen Wirfs-Brock" w:date="2012-07-06T11:51:00Z">
        <w:r w:rsidR="004C02EF" w:rsidRPr="00E77497" w:rsidDel="001F597D">
          <w:br/>
        </w:r>
      </w:del>
      <w:r w:rsidR="004C02EF" w:rsidRPr="00E77497">
        <w:t>Hex</w:t>
      </w:r>
      <w:del w:id="1347" w:author="Rev 9 Allen Wirfs-Brock" w:date="2012-07-06T11:51:00Z">
        <w:r w:rsidR="004C02EF" w:rsidRPr="00E77497" w:rsidDel="001F597D">
          <w:delText>IntegerLiteral</w:delText>
        </w:r>
      </w:del>
      <w:ins w:id="1348" w:author="Rev 9 Allen Wirfs-Brock" w:date="2012-07-06T11:51:00Z">
        <w:r>
          <w:t>Digits</w:t>
        </w:r>
      </w:ins>
      <w:r w:rsidR="004C02EF" w:rsidRPr="00E77497">
        <w:t xml:space="preserve"> HexDigit</w:t>
      </w:r>
    </w:p>
    <w:p w14:paraId="4937BFA1" w14:textId="77777777" w:rsidR="004C02EF" w:rsidRPr="00E77497" w:rsidRDefault="004C02EF" w:rsidP="004C02EF">
      <w:pPr>
        <w:pStyle w:val="SyntaxRule"/>
      </w:pPr>
      <w:r w:rsidRPr="00E77497">
        <w:t xml:space="preserve">HexDigit </w:t>
      </w:r>
      <w:r w:rsidRPr="00E77497">
        <w:rPr>
          <w:rFonts w:ascii="Arial" w:hAnsi="Arial" w:cs="Arial"/>
          <w:i w:val="0"/>
        </w:rPr>
        <w:t>::</w:t>
      </w:r>
      <w:r w:rsidRPr="00E77497">
        <w:rPr>
          <w:rFonts w:ascii="Arial" w:hAnsi="Arial" w:cs="Arial"/>
        </w:rPr>
        <w:t xml:space="preserve"> </w:t>
      </w:r>
      <w:r w:rsidRPr="00E77497">
        <w:rPr>
          <w:rFonts w:ascii="Arial" w:hAnsi="Arial" w:cs="Arial"/>
          <w:i w:val="0"/>
        </w:rPr>
        <w:t>one of</w:t>
      </w:r>
      <w:r w:rsidRPr="00E77497">
        <w:tab/>
      </w:r>
    </w:p>
    <w:p w14:paraId="7ABF5DB3"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1A7A908B" w14:textId="77777777" w:rsidR="004C02EF" w:rsidRPr="00E77497" w:rsidRDefault="004C02EF" w:rsidP="004C02EF">
      <w:r w:rsidRPr="00E77497">
        <w:t xml:space="preserve">The </w:t>
      </w:r>
      <w:ins w:id="1349" w:author="Rev 9 Allen Wirfs-Brock" w:date="2012-07-08T12:28:00Z">
        <w:r w:rsidR="00F477D2" w:rsidRPr="00F477D2">
          <w:rPr>
            <w:rFonts w:ascii="Times New Roman" w:hAnsi="Times New Roman"/>
            <w:i/>
          </w:rPr>
          <w:t>SourceCharacter</w:t>
        </w:r>
      </w:ins>
      <w:del w:id="1350" w:author="Rev 9 Allen Wirfs-Brock" w:date="2012-07-08T12:28:00Z">
        <w:r w:rsidRPr="00F477D2" w:rsidDel="00F477D2">
          <w:rPr>
            <w:rFonts w:ascii="Times New Roman" w:hAnsi="Times New Roman"/>
            <w:i/>
          </w:rPr>
          <w:delText>source character</w:delText>
        </w:r>
      </w:del>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6B07E95A" w14:textId="77777777" w:rsidR="004C02EF" w:rsidRPr="00E77497" w:rsidRDefault="004C02EF" w:rsidP="004C02EF">
      <w:pPr>
        <w:pStyle w:val="Note"/>
        <w:keepNext/>
        <w:spacing w:after="60"/>
      </w:pPr>
      <w:r w:rsidRPr="00E77497">
        <w:t>NOTE</w:t>
      </w:r>
      <w:r w:rsidRPr="00E77497">
        <w:tab/>
        <w:t>For example:</w:t>
      </w:r>
    </w:p>
    <w:p w14:paraId="29901F21" w14:textId="77777777" w:rsidR="004C02EF" w:rsidRPr="00E77497" w:rsidRDefault="004C02EF" w:rsidP="004C02EF">
      <w:pPr>
        <w:pStyle w:val="CodeSample3"/>
        <w:keepNext/>
        <w:spacing w:after="60"/>
        <w:ind w:left="1440"/>
        <w:rPr>
          <w:sz w:val="18"/>
          <w:szCs w:val="18"/>
        </w:rPr>
      </w:pPr>
      <w:r w:rsidRPr="00E77497">
        <w:rPr>
          <w:sz w:val="18"/>
          <w:szCs w:val="18"/>
        </w:rPr>
        <w:t>3in</w:t>
      </w:r>
    </w:p>
    <w:p w14:paraId="1906EB2A" w14:textId="77777777"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39786A3F" w14:textId="77777777" w:rsidR="00305A10" w:rsidRPr="00E77497" w:rsidRDefault="005815B4" w:rsidP="00305A10">
      <w:ins w:id="1351" w:author="Rev 8 Allen Wirfs-Brock" w:date="2012-06-15T17:53:00Z">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Pr="00E77497">
          <w:rPr>
            <w:rFonts w:ascii="Times New Roman" w:hAnsi="Times New Roman"/>
            <w:i/>
          </w:rPr>
          <w:t>OctalIntegerLiteral</w:t>
        </w:r>
        <w:r w:rsidRPr="00E77497">
          <w:t xml:space="preserve"> as described in B.1.1.</w:t>
        </w:r>
      </w:ins>
    </w:p>
    <w:p w14:paraId="5B90D15F" w14:textId="77777777" w:rsidR="004C02EF" w:rsidRPr="00E77497" w:rsidRDefault="00305A10" w:rsidP="004C02EF">
      <w:pPr>
        <w:pStyle w:val="Syntax"/>
      </w:pPr>
      <w:ins w:id="1352" w:author="Rev 8 Allen Wirfs-Brock" w:date="2012-05-10T18:33:00Z">
        <w:r>
          <w:t xml:space="preserve">Static </w:t>
        </w:r>
      </w:ins>
      <w:r w:rsidR="004C02EF" w:rsidRPr="00E77497">
        <w:t>Semantics</w:t>
      </w:r>
      <w:ins w:id="1353" w:author="Rev 8 Allen Wirfs-Brock" w:date="2012-05-10T18:33:00Z">
        <w:r>
          <w:t>: MV’s</w:t>
        </w:r>
      </w:ins>
    </w:p>
    <w:p w14:paraId="5DBD0539" w14:textId="77777777"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14:paraId="377E4223" w14:textId="77777777" w:rsidR="004C02EF" w:rsidRPr="00E77497" w:rsidRDefault="004C02EF" w:rsidP="004C02EF">
      <w:pPr>
        <w:pStyle w:val="MathSpecialCase3"/>
        <w:numPr>
          <w:ilvl w:val="2"/>
          <w:numId w:val="31"/>
        </w:numPr>
        <w:tabs>
          <w:tab w:val="left" w:pos="450"/>
        </w:tabs>
        <w:spacing w:after="0"/>
        <w:ind w:left="446" w:hanging="446"/>
      </w:pPr>
      <w:bookmarkStart w:id="1354" w:name="_Ref378386289"/>
      <w:bookmarkStart w:id="1355"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01BBF7CF" w14:textId="77777777" w:rsidR="0035504E" w:rsidRPr="00A67AF2" w:rsidRDefault="0035504E" w:rsidP="0035504E">
      <w:pPr>
        <w:pStyle w:val="MathSpecialCase3"/>
        <w:numPr>
          <w:ilvl w:val="2"/>
          <w:numId w:val="31"/>
        </w:numPr>
        <w:tabs>
          <w:tab w:val="left" w:pos="450"/>
        </w:tabs>
        <w:spacing w:after="0"/>
        <w:ind w:left="446" w:hanging="446"/>
        <w:rPr>
          <w:ins w:id="1356" w:author="Rev 9 Allen Wirfs-Brock" w:date="2012-07-06T12:09:00Z"/>
          <w:rFonts w:ascii="Arial" w:hAnsi="Arial"/>
        </w:rPr>
      </w:pPr>
      <w:ins w:id="1357" w:author="Rev 9 Allen Wirfs-Brock" w:date="2012-07-06T12:09: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ins>
    </w:p>
    <w:p w14:paraId="231E716E" w14:textId="77777777" w:rsidR="0035504E" w:rsidRPr="00A67AF2" w:rsidRDefault="0035504E" w:rsidP="0035504E">
      <w:pPr>
        <w:pStyle w:val="MathSpecialCase3"/>
        <w:numPr>
          <w:ilvl w:val="2"/>
          <w:numId w:val="31"/>
        </w:numPr>
        <w:tabs>
          <w:tab w:val="left" w:pos="450"/>
        </w:tabs>
        <w:spacing w:after="0"/>
        <w:ind w:left="446" w:hanging="446"/>
        <w:rPr>
          <w:ins w:id="1358" w:author="Rev 9 Allen Wirfs-Brock" w:date="2012-07-06T12:09:00Z"/>
          <w:rFonts w:ascii="Arial" w:hAnsi="Arial"/>
        </w:rPr>
      </w:pPr>
      <w:ins w:id="1359" w:author="Rev 9 Allen Wirfs-Brock" w:date="2012-07-06T12:09: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ins>
    </w:p>
    <w:p w14:paraId="61F2496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26F6C6F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643CB83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s.</w:t>
      </w:r>
    </w:p>
    <w:p w14:paraId="0873194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429E6F3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times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 xml:space="preserve">s </w:t>
      </w:r>
      <w:r w:rsidRPr="00E77497">
        <w:rPr>
          <w:rFonts w:ascii="Courier New" w:hAnsi="Courier New" w:cs="Courier New"/>
        </w:rPr>
        <w:t>and e</w:t>
      </w:r>
      <w:r w:rsidRPr="00E77497">
        <w:t xml:space="preserve"> </w:t>
      </w:r>
      <w:r w:rsidRPr="00E77497">
        <w:rPr>
          <w:rFonts w:ascii="Arial" w:hAnsi="Arial"/>
        </w:rPr>
        <w:t xml:space="preserve">is the MV of </w:t>
      </w:r>
      <w:r w:rsidRPr="00E77497">
        <w:rPr>
          <w:i/>
        </w:rPr>
        <w:t>ExponentPart</w:t>
      </w:r>
      <w:r w:rsidRPr="00E77497">
        <w:t>.</w:t>
      </w:r>
    </w:p>
    <w:p w14:paraId="531DA5C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E77497">
        <w:t>s.</w:t>
      </w:r>
    </w:p>
    <w:p w14:paraId="336E062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E77497">
        <w:t xml:space="preserve">s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1EEFFDB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77E4F14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2509198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6925C0E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6867900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Pr="00E77497">
        <w:rPr>
          <w:rFonts w:ascii="Arial" w:hAnsi="Arial" w:cs="Arial"/>
        </w:rPr>
        <w:t xml:space="preserve">times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680E2CE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02DD35C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Pr="00E77497">
        <w:rPr>
          <w:rFonts w:ascii="Arial" w:hAnsi="Arial" w:cs="Arial"/>
        </w:rPr>
        <w:t>times 10) plus the MV of</w:t>
      </w:r>
      <w:r w:rsidRPr="00E77497">
        <w:t xml:space="preserve"> </w:t>
      </w:r>
      <w:r w:rsidRPr="00E77497">
        <w:rPr>
          <w:i/>
        </w:rPr>
        <w:t>DecimalDigit</w:t>
      </w:r>
      <w:r w:rsidRPr="00E77497">
        <w:t>.</w:t>
      </w:r>
    </w:p>
    <w:p w14:paraId="7B65761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7E70969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404F0DC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33D0782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5F9EBA2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ins w:id="1360" w:author="Rev 9 Allen Wirfs-Brock" w:date="2012-07-06T11:59:00Z">
        <w:r w:rsidR="001F597D" w:rsidRPr="00E77497">
          <w:rPr>
            <w:rFonts w:ascii="Arial" w:hAnsi="Arial"/>
          </w:rPr>
          <w:t xml:space="preserve">or of </w:t>
        </w:r>
        <w:r w:rsidR="001F597D">
          <w:rPr>
            <w:i/>
          </w:rPr>
          <w:t>Octal</w:t>
        </w:r>
        <w:r w:rsidR="001F597D" w:rsidRPr="00E77497">
          <w:rPr>
            <w:i/>
          </w:rPr>
          <w:t>Digit</w:t>
        </w:r>
        <w:r w:rsidR="001F597D">
          <w:rPr>
            <w:i/>
          </w:rPr>
          <w:t xml:space="preserve"> </w:t>
        </w:r>
        <w:r w:rsidR="001F597D" w:rsidRPr="00E77497">
          <w:rPr>
            <w:rFonts w:ascii="Arial" w:hAnsi="Arial"/>
            <w:b/>
          </w:rPr>
          <w:t>::</w:t>
        </w:r>
        <w:r w:rsidR="001F597D" w:rsidRPr="00E77497">
          <w:t xml:space="preserve"> </w:t>
        </w:r>
        <w:r w:rsidR="001F597D">
          <w:rPr>
            <w:rFonts w:ascii="Courier New" w:hAnsi="Courier New"/>
            <w:b/>
          </w:rPr>
          <w:t>0</w:t>
        </w:r>
        <w:r w:rsidR="001F597D" w:rsidRPr="001F597D">
          <w:rPr>
            <w:rFonts w:ascii="Arial" w:hAnsi="Arial"/>
          </w:rPr>
          <w:t xml:space="preserve"> </w:t>
        </w:r>
        <w:r w:rsidR="001F597D" w:rsidRPr="00E77497">
          <w:rPr>
            <w:rFonts w:ascii="Arial" w:hAnsi="Arial"/>
          </w:rPr>
          <w:t xml:space="preserve">or of </w:t>
        </w:r>
        <w:r w:rsidR="001F597D">
          <w:rPr>
            <w:i/>
          </w:rPr>
          <w:t>Binary</w:t>
        </w:r>
        <w:r w:rsidR="001F597D" w:rsidRPr="00E77497">
          <w:rPr>
            <w:i/>
          </w:rPr>
          <w:t>Digit</w:t>
        </w:r>
        <w:r w:rsidR="001F597D" w:rsidRPr="00E77497">
          <w:t xml:space="preserve"> </w:t>
        </w:r>
        <w:r w:rsidR="001F597D" w:rsidRPr="00E77497">
          <w:rPr>
            <w:rFonts w:ascii="Arial" w:hAnsi="Arial"/>
            <w:b/>
          </w:rPr>
          <w:t>::</w:t>
        </w:r>
        <w:r w:rsidR="001F597D" w:rsidRPr="00E77497">
          <w:t xml:space="preserve"> </w:t>
        </w:r>
        <w:r w:rsidR="001F597D">
          <w:rPr>
            <w:rFonts w:ascii="Courier New" w:hAnsi="Courier New"/>
            <w:b/>
          </w:rPr>
          <w:t xml:space="preserve">0 </w:t>
        </w:r>
      </w:ins>
      <w:r w:rsidRPr="00E77497">
        <w:rPr>
          <w:rFonts w:ascii="Arial" w:hAnsi="Arial" w:cs="Arial"/>
        </w:rPr>
        <w:t xml:space="preserve">is </w:t>
      </w:r>
      <w:r w:rsidRPr="00E77497">
        <w:t>0</w:t>
      </w:r>
      <w:r w:rsidRPr="00E77497">
        <w:rPr>
          <w:rFonts w:ascii="Arial" w:hAnsi="Arial" w:cs="Arial"/>
        </w:rPr>
        <w:t>.</w:t>
      </w:r>
    </w:p>
    <w:p w14:paraId="67591ECC" w14:textId="77777777" w:rsidR="004C02EF" w:rsidRPr="00E77497" w:rsidRDefault="004C02EF" w:rsidP="0035504E">
      <w:pPr>
        <w:pStyle w:val="MathSpecialCase3"/>
        <w:numPr>
          <w:ilvl w:val="2"/>
          <w:numId w:val="3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ins w:id="1361" w:author="Rev 9 Allen Wirfs-Brock" w:date="2012-07-06T12:01:00Z">
        <w:r w:rsidR="0035504E">
          <w:rPr>
            <w:i/>
          </w:rPr>
          <w:t xml:space="preserve"> </w:t>
        </w:r>
      </w:ins>
      <w:del w:id="1362" w:author="Rev 9 Allen Wirfs-Brock" w:date="2012-07-06T12:01:00Z">
        <w:r w:rsidRPr="00E77497" w:rsidDel="0035504E">
          <w:delText xml:space="preserve"> </w:delText>
        </w:r>
      </w:del>
      <w:r w:rsidRPr="00E77497">
        <w:rPr>
          <w:rFonts w:ascii="Arial" w:hAnsi="Arial"/>
          <w:b/>
        </w:rPr>
        <w:t>::</w:t>
      </w:r>
      <w:r w:rsidRPr="00E77497">
        <w:t xml:space="preserve"> </w:t>
      </w:r>
      <w:r w:rsidRPr="00E77497">
        <w:rPr>
          <w:rFonts w:ascii="Courier New" w:hAnsi="Courier New"/>
          <w:b/>
        </w:rPr>
        <w:t>1</w:t>
      </w:r>
      <w:ins w:id="1363" w:author="Rev 9 Allen Wirfs-Brock" w:date="2012-07-06T12:01:00Z">
        <w:r w:rsidR="0035504E"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sidRPr="00E77497">
          <w:rPr>
            <w:rFonts w:ascii="Courier New" w:hAnsi="Courier New"/>
            <w:b/>
          </w:rPr>
          <w:t>1</w:t>
        </w:r>
        <w:r w:rsidR="0035504E">
          <w:rPr>
            <w:i/>
          </w:rPr>
          <w:t xml:space="preserve"> </w:t>
        </w:r>
      </w:ins>
      <w:ins w:id="1364" w:author="Rev 9 Allen Wirfs-Brock" w:date="2012-07-06T11:58:00Z">
        <w:r w:rsidR="001F597D" w:rsidRPr="00E77497">
          <w:rPr>
            <w:rFonts w:ascii="Arial" w:hAnsi="Arial"/>
          </w:rPr>
          <w:t>or</w:t>
        </w:r>
      </w:ins>
      <w:ins w:id="1365" w:author="Rev 9 Allen Wirfs-Brock" w:date="2012-07-06T12:02:00Z">
        <w:r w:rsidR="0035504E">
          <w:rPr>
            <w:rFonts w:ascii="Arial" w:hAnsi="Arial"/>
          </w:rPr>
          <w:br/>
        </w:r>
      </w:ins>
      <w:ins w:id="1366" w:author="Rev 9 Allen Wirfs-Brock" w:date="2012-07-06T11:58:00Z">
        <w:r w:rsidR="001F597D" w:rsidRPr="00E77497">
          <w:rPr>
            <w:rFonts w:ascii="Arial" w:hAnsi="Arial"/>
          </w:rPr>
          <w:t xml:space="preserve">of </w:t>
        </w:r>
        <w:r w:rsidR="001F597D">
          <w:rPr>
            <w:i/>
          </w:rPr>
          <w:t>Binary</w:t>
        </w:r>
        <w:r w:rsidR="001F597D" w:rsidRPr="00E77497">
          <w:rPr>
            <w:i/>
          </w:rPr>
          <w:t>Digit</w:t>
        </w:r>
      </w:ins>
      <w:r w:rsidRPr="00E77497">
        <w:t xml:space="preserve"> </w:t>
      </w:r>
      <w:ins w:id="1367" w:author="Rev 9 Allen Wirfs-Brock" w:date="2012-07-06T11:59:00Z">
        <w:r w:rsidR="001F597D" w:rsidRPr="00E77497">
          <w:rPr>
            <w:rFonts w:ascii="Arial" w:hAnsi="Arial"/>
            <w:b/>
          </w:rPr>
          <w:t>::</w:t>
        </w:r>
        <w:r w:rsidR="001F597D" w:rsidRPr="00E77497">
          <w:t xml:space="preserve"> </w:t>
        </w:r>
        <w:r w:rsidR="001F597D" w:rsidRPr="00E77497">
          <w:rPr>
            <w:rFonts w:ascii="Courier New" w:hAnsi="Courier New"/>
            <w:b/>
          </w:rPr>
          <w:t>1</w:t>
        </w:r>
      </w:ins>
      <w:ins w:id="1368" w:author="Rev 9 Allen Wirfs-Brock" w:date="2012-07-06T12:01:00Z">
        <w:r w:rsidR="0035504E">
          <w:rPr>
            <w:rFonts w:ascii="Courier New" w:hAnsi="Courier New"/>
            <w:b/>
          </w:rPr>
          <w:t xml:space="preserve"> </w:t>
        </w:r>
      </w:ins>
      <w:r w:rsidRPr="00E77497">
        <w:rPr>
          <w:rFonts w:ascii="Arial" w:hAnsi="Arial" w:cs="Arial"/>
        </w:rPr>
        <w:t xml:space="preserve">is </w:t>
      </w:r>
      <w:r w:rsidRPr="00E77497">
        <w:t>1</w:t>
      </w:r>
      <w:r w:rsidRPr="00E77497">
        <w:rPr>
          <w:rFonts w:ascii="Arial" w:hAnsi="Arial" w:cs="Arial"/>
        </w:rPr>
        <w:t>.</w:t>
      </w:r>
    </w:p>
    <w:p w14:paraId="60FF58C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ins w:id="1369" w:author="Rev 9 Allen Wirfs-Brock" w:date="2012-07-06T12:03:00Z">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ins>
      <w:ins w:id="1370" w:author="Rev 9 Allen Wirfs-Brock" w:date="2012-07-06T12:04:00Z">
        <w:r w:rsidR="0035504E">
          <w:rPr>
            <w:rFonts w:ascii="Courier New" w:hAnsi="Courier New"/>
            <w:b/>
          </w:rPr>
          <w:t>2</w:t>
        </w:r>
      </w:ins>
      <w:ins w:id="1371" w:author="Rev 9 Allen Wirfs-Brock" w:date="2012-07-06T12:03:00Z">
        <w:r w:rsidR="0035504E">
          <w:rPr>
            <w:i/>
          </w:rPr>
          <w:t xml:space="preserve"> </w:t>
        </w:r>
      </w:ins>
      <w:r w:rsidRPr="00E77497">
        <w:t xml:space="preserve"> </w:t>
      </w:r>
      <w:r w:rsidRPr="00E77497">
        <w:rPr>
          <w:rFonts w:ascii="Arial" w:hAnsi="Arial" w:cs="Arial"/>
        </w:rPr>
        <w:t xml:space="preserve">is </w:t>
      </w:r>
      <w:r w:rsidRPr="00E77497">
        <w:t>2</w:t>
      </w:r>
      <w:r w:rsidRPr="00E77497">
        <w:rPr>
          <w:rFonts w:ascii="Arial" w:hAnsi="Arial" w:cs="Arial"/>
        </w:rPr>
        <w:t>.</w:t>
      </w:r>
    </w:p>
    <w:p w14:paraId="3EFD3D2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ins w:id="1372"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3</w:t>
        </w:r>
        <w:r w:rsidR="0035504E">
          <w:rPr>
            <w:i/>
          </w:rPr>
          <w:t xml:space="preserve"> </w:t>
        </w:r>
      </w:ins>
      <w:r w:rsidRPr="00E77497">
        <w:rPr>
          <w:rFonts w:ascii="Arial" w:hAnsi="Arial" w:cs="Arial"/>
        </w:rPr>
        <w:t xml:space="preserve">is </w:t>
      </w:r>
      <w:r w:rsidRPr="00E77497">
        <w:t>3</w:t>
      </w:r>
      <w:r w:rsidRPr="00E77497">
        <w:rPr>
          <w:rFonts w:ascii="Arial" w:hAnsi="Arial" w:cs="Arial"/>
        </w:rPr>
        <w:t>.</w:t>
      </w:r>
    </w:p>
    <w:p w14:paraId="1420EFB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ins w:id="1373"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4</w:t>
        </w:r>
        <w:r w:rsidR="0035504E">
          <w:rPr>
            <w:i/>
          </w:rPr>
          <w:t xml:space="preserve"> </w:t>
        </w:r>
      </w:ins>
      <w:r w:rsidRPr="00E77497">
        <w:rPr>
          <w:rFonts w:ascii="Arial" w:hAnsi="Arial" w:cs="Arial"/>
        </w:rPr>
        <w:t xml:space="preserve">is </w:t>
      </w:r>
      <w:r w:rsidRPr="00E77497">
        <w:t>4</w:t>
      </w:r>
      <w:r w:rsidRPr="00E77497">
        <w:rPr>
          <w:rFonts w:ascii="Arial" w:hAnsi="Arial" w:cs="Arial"/>
        </w:rPr>
        <w:t>.</w:t>
      </w:r>
    </w:p>
    <w:p w14:paraId="4E992FC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ins w:id="1374" w:author="Rev 9 Allen Wirfs-Brock" w:date="2012-07-06T12:04:00Z">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5</w:t>
        </w:r>
        <w:r w:rsidR="0035504E">
          <w:rPr>
            <w:i/>
          </w:rPr>
          <w:t xml:space="preserve"> </w:t>
        </w:r>
      </w:ins>
      <w:r w:rsidRPr="00E77497">
        <w:t xml:space="preserve"> </w:t>
      </w:r>
      <w:r w:rsidRPr="00E77497">
        <w:rPr>
          <w:rFonts w:ascii="Arial" w:hAnsi="Arial" w:cs="Arial"/>
        </w:rPr>
        <w:t xml:space="preserve">is </w:t>
      </w:r>
      <w:r w:rsidRPr="00E77497">
        <w:t>5</w:t>
      </w:r>
      <w:r w:rsidRPr="00E77497">
        <w:rPr>
          <w:rFonts w:ascii="Arial" w:hAnsi="Arial" w:cs="Arial"/>
        </w:rPr>
        <w:t>.</w:t>
      </w:r>
    </w:p>
    <w:p w14:paraId="65CB89A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ins w:id="1375"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6</w:t>
        </w:r>
        <w:r w:rsidR="0035504E">
          <w:rPr>
            <w:i/>
          </w:rPr>
          <w:t xml:space="preserve"> </w:t>
        </w:r>
      </w:ins>
      <w:r w:rsidRPr="00E77497">
        <w:rPr>
          <w:rFonts w:ascii="Arial" w:hAnsi="Arial" w:cs="Arial"/>
        </w:rPr>
        <w:t xml:space="preserve">is </w:t>
      </w:r>
      <w:r w:rsidRPr="00E77497">
        <w:t>6</w:t>
      </w:r>
      <w:r w:rsidRPr="00E77497">
        <w:rPr>
          <w:rFonts w:ascii="Arial" w:hAnsi="Arial" w:cs="Arial"/>
        </w:rPr>
        <w:t>.</w:t>
      </w:r>
    </w:p>
    <w:p w14:paraId="4C6D0F7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ins w:id="1376"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7</w:t>
        </w:r>
        <w:r w:rsidR="0035504E">
          <w:rPr>
            <w:i/>
          </w:rPr>
          <w:t xml:space="preserve"> </w:t>
        </w:r>
      </w:ins>
      <w:r w:rsidRPr="00E77497">
        <w:rPr>
          <w:rFonts w:ascii="Arial" w:hAnsi="Arial" w:cs="Arial"/>
        </w:rPr>
        <w:t xml:space="preserve">is </w:t>
      </w:r>
      <w:r w:rsidRPr="00591F2A">
        <w:t>7</w:t>
      </w:r>
      <w:r w:rsidRPr="00E77497">
        <w:rPr>
          <w:rFonts w:ascii="Arial" w:hAnsi="Arial" w:cs="Arial"/>
        </w:rPr>
        <w:t>.</w:t>
      </w:r>
    </w:p>
    <w:p w14:paraId="0EF6C70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2C3E5B5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6F4305D9" w14:textId="77777777" w:rsidR="00591F2A" w:rsidRPr="00A67AF2" w:rsidDel="0035504E" w:rsidRDefault="00591F2A" w:rsidP="00591F2A">
      <w:pPr>
        <w:pStyle w:val="MathSpecialCase3"/>
        <w:numPr>
          <w:ilvl w:val="2"/>
          <w:numId w:val="31"/>
        </w:numPr>
        <w:tabs>
          <w:tab w:val="left" w:pos="450"/>
        </w:tabs>
        <w:spacing w:after="0"/>
        <w:ind w:left="446" w:hanging="446"/>
        <w:rPr>
          <w:ins w:id="1377" w:author="Rev 7 Allen Wirfs-Brock" w:date="2012-05-04T10:41:00Z"/>
          <w:del w:id="1378" w:author="Rev 9 Allen Wirfs-Brock" w:date="2012-07-06T12:06:00Z"/>
          <w:rFonts w:ascii="Arial" w:hAnsi="Arial"/>
        </w:rPr>
      </w:pPr>
      <w:ins w:id="1379" w:author="Rev 7 Allen Wirfs-Brock" w:date="2012-05-04T10:41:00Z">
        <w:del w:id="1380" w:author="Rev 9 Allen Wirfs-Brock" w:date="2012-07-06T12:06:00Z">
          <w:r w:rsidRPr="008B7F6F" w:rsidDel="0035504E">
            <w:rPr>
              <w:rFonts w:ascii="Arial" w:hAnsi="Arial"/>
            </w:rPr>
            <w:delText xml:space="preserve">The MV of </w:delText>
          </w:r>
          <w:r w:rsidRPr="00591F2A" w:rsidDel="0035504E">
            <w:rPr>
              <w:i/>
            </w:rPr>
            <w:delText>NumericLiteral</w:delText>
          </w:r>
          <w:r w:rsidRPr="006B6D0A" w:rsidDel="0035504E">
            <w:rPr>
              <w:rFonts w:ascii="Arial" w:hAnsi="Arial"/>
            </w:rPr>
            <w:delText xml:space="preserve"> </w:delText>
          </w:r>
          <w:r w:rsidRPr="00591F2A" w:rsidDel="0035504E">
            <w:rPr>
              <w:rFonts w:ascii="Arial" w:hAnsi="Arial"/>
              <w:b/>
            </w:rPr>
            <w:delText>::</w:delText>
          </w:r>
          <w:r w:rsidRPr="00E65A34" w:rsidDel="0035504E">
            <w:rPr>
              <w:rFonts w:ascii="Arial" w:hAnsi="Arial"/>
            </w:rPr>
            <w:delText xml:space="preserve"> </w:delText>
          </w:r>
          <w:r w:rsidDel="0035504E">
            <w:rPr>
              <w:i/>
            </w:rPr>
            <w:delText>Binary</w:delText>
          </w:r>
          <w:r w:rsidRPr="00591F2A" w:rsidDel="0035504E">
            <w:rPr>
              <w:i/>
            </w:rPr>
            <w:delText>IntegerLiteral</w:delText>
          </w:r>
          <w:r w:rsidRPr="00A67AF2" w:rsidDel="0035504E">
            <w:rPr>
              <w:rFonts w:ascii="Arial" w:hAnsi="Arial"/>
            </w:rPr>
            <w:delText xml:space="preserve"> is the MV of </w:delText>
          </w:r>
        </w:del>
      </w:ins>
      <w:ins w:id="1381" w:author="Rev 7 Allen Wirfs-Brock" w:date="2012-05-04T10:42:00Z">
        <w:del w:id="1382" w:author="Rev 9 Allen Wirfs-Brock" w:date="2012-07-06T12:06:00Z">
          <w:r w:rsidDel="0035504E">
            <w:rPr>
              <w:i/>
            </w:rPr>
            <w:delText>Binary</w:delText>
          </w:r>
        </w:del>
      </w:ins>
      <w:ins w:id="1383" w:author="Rev 7 Allen Wirfs-Brock" w:date="2012-05-04T10:41:00Z">
        <w:del w:id="1384" w:author="Rev 9 Allen Wirfs-Brock" w:date="2012-07-06T12:06:00Z">
          <w:r w:rsidRPr="00591F2A" w:rsidDel="0035504E">
            <w:rPr>
              <w:i/>
            </w:rPr>
            <w:delText>IntegerLiteral</w:delText>
          </w:r>
          <w:r w:rsidRPr="00A67AF2" w:rsidDel="0035504E">
            <w:rPr>
              <w:rFonts w:ascii="Arial" w:hAnsi="Arial"/>
            </w:rPr>
            <w:delText>.</w:delText>
          </w:r>
        </w:del>
      </w:ins>
    </w:p>
    <w:p w14:paraId="79444F96" w14:textId="77777777" w:rsidR="00591F2A" w:rsidRPr="00E77497" w:rsidDel="0035504E" w:rsidRDefault="00591F2A" w:rsidP="00591F2A">
      <w:pPr>
        <w:pStyle w:val="MathSpecialCase3"/>
        <w:numPr>
          <w:ilvl w:val="2"/>
          <w:numId w:val="31"/>
        </w:numPr>
        <w:tabs>
          <w:tab w:val="left" w:pos="450"/>
        </w:tabs>
        <w:spacing w:after="0"/>
        <w:ind w:left="446" w:hanging="446"/>
        <w:rPr>
          <w:ins w:id="1385" w:author="Rev 7 Allen Wirfs-Brock" w:date="2012-05-04T10:41:00Z"/>
          <w:del w:id="1386" w:author="Rev 9 Allen Wirfs-Brock" w:date="2012-07-06T12:03:00Z"/>
          <w:rFonts w:ascii="Arial" w:hAnsi="Arial"/>
        </w:rPr>
      </w:pPr>
      <w:ins w:id="1387" w:author="Rev 7 Allen Wirfs-Brock" w:date="2012-05-04T10:41:00Z">
        <w:del w:id="1388" w:author="Rev 9 Allen Wirfs-Brock" w:date="2012-07-06T12:03:00Z">
          <w:r w:rsidRPr="00B820AB" w:rsidDel="0035504E">
            <w:rPr>
              <w:rFonts w:ascii="Arial" w:hAnsi="Arial"/>
            </w:rPr>
            <w:delText xml:space="preserve">The MV of </w:delText>
          </w:r>
        </w:del>
      </w:ins>
      <w:ins w:id="1389" w:author="Rev 7 Allen Wirfs-Brock" w:date="2012-05-04T10:42:00Z">
        <w:del w:id="1390" w:author="Rev 9 Allen Wirfs-Brock" w:date="2012-07-06T12:03:00Z">
          <w:r w:rsidDel="0035504E">
            <w:rPr>
              <w:i/>
            </w:rPr>
            <w:delText>Binary</w:delText>
          </w:r>
        </w:del>
      </w:ins>
      <w:ins w:id="1391" w:author="Rev 7 Allen Wirfs-Brock" w:date="2012-05-04T10:41:00Z">
        <w:del w:id="1392" w:author="Rev 9 Allen Wirfs-Brock" w:date="2012-07-06T12:03:00Z">
          <w:r w:rsidRPr="00591F2A" w:rsidDel="0035504E">
            <w:rPr>
              <w:i/>
            </w:rPr>
            <w:delText>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0</w:delText>
          </w:r>
          <w:r w:rsidRPr="00E77497" w:rsidDel="0035504E">
            <w:rPr>
              <w:rFonts w:ascii="Arial" w:hAnsi="Arial"/>
            </w:rPr>
            <w:delText xml:space="preserve"> is </w:delText>
          </w:r>
          <w:r w:rsidRPr="00591F2A" w:rsidDel="0035504E">
            <w:delText>0</w:delText>
          </w:r>
          <w:r w:rsidRPr="00E77497" w:rsidDel="0035504E">
            <w:rPr>
              <w:rFonts w:ascii="Arial" w:hAnsi="Arial"/>
            </w:rPr>
            <w:delText>.</w:delText>
          </w:r>
        </w:del>
      </w:ins>
    </w:p>
    <w:p w14:paraId="4CAE3423" w14:textId="77777777" w:rsidR="00591F2A" w:rsidRPr="00E77497" w:rsidDel="001F597D" w:rsidRDefault="00591F2A" w:rsidP="00591F2A">
      <w:pPr>
        <w:pStyle w:val="MathSpecialCase3"/>
        <w:numPr>
          <w:ilvl w:val="2"/>
          <w:numId w:val="31"/>
        </w:numPr>
        <w:tabs>
          <w:tab w:val="left" w:pos="450"/>
        </w:tabs>
        <w:spacing w:after="0"/>
        <w:ind w:left="446" w:hanging="446"/>
        <w:rPr>
          <w:ins w:id="1393" w:author="Rev 7 Allen Wirfs-Brock" w:date="2012-05-04T10:41:00Z"/>
          <w:del w:id="1394" w:author="Rev 9 Allen Wirfs-Brock" w:date="2012-07-06T11:59:00Z"/>
          <w:rFonts w:ascii="Arial" w:hAnsi="Arial"/>
        </w:rPr>
      </w:pPr>
      <w:ins w:id="1395" w:author="Rev 7 Allen Wirfs-Brock" w:date="2012-05-04T10:41:00Z">
        <w:del w:id="1396" w:author="Rev 9 Allen Wirfs-Brock" w:date="2012-07-06T11:59:00Z">
          <w:r w:rsidRPr="00E77497" w:rsidDel="001F597D">
            <w:rPr>
              <w:rFonts w:ascii="Arial" w:hAnsi="Arial"/>
            </w:rPr>
            <w:delText xml:space="preserve">The MV of </w:delText>
          </w:r>
        </w:del>
      </w:ins>
      <w:ins w:id="1397" w:author="Rev 7 Allen Wirfs-Brock" w:date="2012-05-04T10:42:00Z">
        <w:del w:id="1398" w:author="Rev 9 Allen Wirfs-Brock" w:date="2012-07-06T11:59:00Z">
          <w:r w:rsidDel="001F597D">
            <w:rPr>
              <w:i/>
            </w:rPr>
            <w:delText>Binary</w:delText>
          </w:r>
        </w:del>
      </w:ins>
      <w:ins w:id="1399" w:author="Rev 7 Allen Wirfs-Brock" w:date="2012-05-04T10:41:00Z">
        <w:del w:id="1400" w:author="Rev 9 Allen Wirfs-Brock" w:date="2012-07-06T11:59:00Z">
          <w:r w:rsidRPr="00591F2A" w:rsidDel="001F597D">
            <w:rPr>
              <w:i/>
            </w:rPr>
            <w:delText>Digit</w:delText>
          </w:r>
          <w:r w:rsidRPr="00E77497" w:rsidDel="001F597D">
            <w:rPr>
              <w:rFonts w:ascii="Arial" w:hAnsi="Arial"/>
            </w:rPr>
            <w:delText xml:space="preserve"> </w:delText>
          </w:r>
          <w:r w:rsidRPr="00591F2A" w:rsidDel="001F597D">
            <w:rPr>
              <w:rFonts w:ascii="Arial" w:hAnsi="Arial"/>
              <w:b/>
            </w:rPr>
            <w:delText>::</w:delText>
          </w:r>
          <w:r w:rsidRPr="00E77497" w:rsidDel="001F597D">
            <w:rPr>
              <w:rFonts w:ascii="Arial" w:hAnsi="Arial"/>
            </w:rPr>
            <w:delText xml:space="preserve"> </w:delText>
          </w:r>
          <w:r w:rsidRPr="00591F2A" w:rsidDel="001F597D">
            <w:rPr>
              <w:rFonts w:ascii="Courier New" w:hAnsi="Courier New" w:cs="Courier New"/>
              <w:b/>
            </w:rPr>
            <w:delText>1</w:delText>
          </w:r>
          <w:r w:rsidRPr="00E77497" w:rsidDel="001F597D">
            <w:rPr>
              <w:rFonts w:ascii="Arial" w:hAnsi="Arial"/>
            </w:rPr>
            <w:delText xml:space="preserve"> is </w:delText>
          </w:r>
          <w:r w:rsidRPr="00591F2A" w:rsidDel="001F597D">
            <w:delText>1</w:delText>
          </w:r>
          <w:r w:rsidRPr="00E77497" w:rsidDel="001F597D">
            <w:rPr>
              <w:rFonts w:ascii="Arial" w:hAnsi="Arial"/>
            </w:rPr>
            <w:delText>.</w:delText>
          </w:r>
        </w:del>
      </w:ins>
    </w:p>
    <w:p w14:paraId="52130C4A" w14:textId="77777777" w:rsidR="00591F2A" w:rsidRPr="00E77497" w:rsidDel="0035504E" w:rsidRDefault="00591F2A" w:rsidP="00591F2A">
      <w:pPr>
        <w:pStyle w:val="MathSpecialCase3"/>
        <w:numPr>
          <w:ilvl w:val="2"/>
          <w:numId w:val="31"/>
        </w:numPr>
        <w:tabs>
          <w:tab w:val="left" w:pos="450"/>
        </w:tabs>
        <w:spacing w:after="0"/>
        <w:ind w:left="446" w:hanging="446"/>
        <w:rPr>
          <w:ins w:id="1401" w:author="Rev 7 Allen Wirfs-Brock" w:date="2012-05-04T10:43:00Z"/>
          <w:del w:id="1402" w:author="Rev 9 Allen Wirfs-Brock" w:date="2012-07-06T12:06:00Z"/>
          <w:rFonts w:ascii="Arial" w:hAnsi="Arial"/>
        </w:rPr>
      </w:pPr>
      <w:ins w:id="1403" w:author="Rev 7 Allen Wirfs-Brock" w:date="2012-05-04T10:43:00Z">
        <w:del w:id="1404" w:author="Rev 9 Allen Wirfs-Brock" w:date="2012-07-06T12:06:00Z">
          <w:r w:rsidRPr="00E77497" w:rsidDel="0035504E">
            <w:rPr>
              <w:rFonts w:ascii="Arial" w:hAnsi="Arial"/>
            </w:rPr>
            <w:delText xml:space="preserve">The MV of </w:delText>
          </w:r>
          <w:r w:rsidDel="0035504E">
            <w:rPr>
              <w:i/>
            </w:rPr>
            <w:delText>Binary</w:delText>
          </w:r>
          <w:r w:rsidRPr="00591F2A" w:rsidDel="0035504E">
            <w:rPr>
              <w:i/>
            </w:rPr>
            <w:delText>IntegerLiteral</w:delText>
          </w:r>
          <w:r w:rsidDel="0035504E">
            <w:rPr>
              <w:i/>
            </w:rPr>
            <w:delText xml:space="preserve"> </w:delText>
          </w:r>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del>
      </w:ins>
      <w:ins w:id="1405" w:author="Rev 8 Allen Wirfs-Brock" w:date="2012-06-13T17:46:00Z">
        <w:del w:id="1406" w:author="Rev 9 Allen Wirfs-Brock" w:date="2012-07-06T12:06:00Z">
          <w:r w:rsidR="00780A2F" w:rsidDel="0035504E">
            <w:rPr>
              <w:rFonts w:ascii="Courier New" w:hAnsi="Courier New" w:cs="Courier New"/>
              <w:b/>
            </w:rPr>
            <w:delText>b</w:delText>
          </w:r>
        </w:del>
      </w:ins>
      <w:ins w:id="1407" w:author="Rev 7 Allen Wirfs-Brock" w:date="2012-05-04T10:43:00Z">
        <w:del w:id="1408" w:author="Rev 9 Allen Wirfs-Brock" w:date="2012-07-06T12:06:00Z">
          <w:r w:rsidRPr="00E77497" w:rsidDel="0035504E">
            <w:rPr>
              <w:rFonts w:ascii="Arial" w:hAnsi="Arial"/>
            </w:rPr>
            <w:delText xml:space="preserve"> </w:delText>
          </w:r>
        </w:del>
      </w:ins>
      <w:ins w:id="1409" w:author="Rev 7 Allen Wirfs-Brock" w:date="2012-05-04T10:44:00Z">
        <w:del w:id="1410"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411" w:author="Rev 7 Allen Wirfs-Brock" w:date="2012-05-04T10:43:00Z">
        <w:del w:id="1412" w:author="Rev 9 Allen Wirfs-Brock" w:date="2012-07-06T12:06:00Z">
          <w:r w:rsidRPr="00E77497" w:rsidDel="0035504E">
            <w:rPr>
              <w:rFonts w:ascii="Arial" w:hAnsi="Arial"/>
            </w:rPr>
            <w:delText xml:space="preserve">is the MV of </w:delText>
          </w:r>
        </w:del>
      </w:ins>
      <w:ins w:id="1413" w:author="Rev 7 Allen Wirfs-Brock" w:date="2012-05-04T10:44:00Z">
        <w:del w:id="1414" w:author="Rev 9 Allen Wirfs-Brock" w:date="2012-07-06T12:06:00Z">
          <w:r w:rsidDel="0035504E">
            <w:rPr>
              <w:i/>
            </w:rPr>
            <w:delText>Binary</w:delText>
          </w:r>
          <w:r w:rsidRPr="00591F2A" w:rsidDel="0035504E">
            <w:rPr>
              <w:i/>
            </w:rPr>
            <w:delText>Digit</w:delText>
          </w:r>
        </w:del>
      </w:ins>
      <w:ins w:id="1415" w:author="Rev 7 Allen Wirfs-Brock" w:date="2012-05-04T10:43:00Z">
        <w:del w:id="1416" w:author="Rev 9 Allen Wirfs-Brock" w:date="2012-07-06T12:06:00Z">
          <w:r w:rsidRPr="00E77497" w:rsidDel="0035504E">
            <w:rPr>
              <w:rFonts w:ascii="Arial" w:hAnsi="Arial"/>
            </w:rPr>
            <w:delText>.</w:delText>
          </w:r>
        </w:del>
      </w:ins>
    </w:p>
    <w:p w14:paraId="3FCB4A1A" w14:textId="77777777" w:rsidR="00591F2A" w:rsidRPr="00E77497" w:rsidDel="0035504E" w:rsidRDefault="00591F2A" w:rsidP="00591F2A">
      <w:pPr>
        <w:pStyle w:val="MathSpecialCase3"/>
        <w:numPr>
          <w:ilvl w:val="2"/>
          <w:numId w:val="31"/>
        </w:numPr>
        <w:tabs>
          <w:tab w:val="left" w:pos="450"/>
        </w:tabs>
        <w:spacing w:after="0"/>
        <w:ind w:left="446" w:hanging="446"/>
        <w:rPr>
          <w:ins w:id="1417" w:author="Rev 7 Allen Wirfs-Brock" w:date="2012-05-04T10:43:00Z"/>
          <w:del w:id="1418" w:author="Rev 9 Allen Wirfs-Brock" w:date="2012-07-06T12:06:00Z"/>
          <w:rFonts w:ascii="Arial" w:hAnsi="Arial"/>
        </w:rPr>
      </w:pPr>
      <w:ins w:id="1419" w:author="Rev 7 Allen Wirfs-Brock" w:date="2012-05-04T10:43:00Z">
        <w:del w:id="1420" w:author="Rev 9 Allen Wirfs-Brock" w:date="2012-07-06T12:06:00Z">
          <w:r w:rsidRPr="00E77497" w:rsidDel="0035504E">
            <w:rPr>
              <w:rFonts w:ascii="Arial" w:hAnsi="Arial"/>
            </w:rPr>
            <w:delText xml:space="preserve">The MV of </w:delText>
          </w:r>
        </w:del>
      </w:ins>
      <w:ins w:id="1421" w:author="Rev 7 Allen Wirfs-Brock" w:date="2012-05-04T10:44:00Z">
        <w:del w:id="1422" w:author="Rev 9 Allen Wirfs-Brock" w:date="2012-07-06T12:06:00Z">
          <w:r w:rsidDel="0035504E">
            <w:rPr>
              <w:i/>
            </w:rPr>
            <w:delText>Binary</w:delText>
          </w:r>
          <w:r w:rsidRPr="00591F2A" w:rsidDel="0035504E">
            <w:rPr>
              <w:i/>
            </w:rPr>
            <w:delText>IntegerLiteral</w:delText>
          </w:r>
          <w:r w:rsidDel="0035504E">
            <w:rPr>
              <w:i/>
            </w:rPr>
            <w:delText xml:space="preserve"> </w:delText>
          </w:r>
        </w:del>
      </w:ins>
      <w:ins w:id="1423" w:author="Rev 7 Allen Wirfs-Brock" w:date="2012-05-04T10:43:00Z">
        <w:del w:id="1424" w:author="Rev 9 Allen Wirfs-Brock" w:date="2012-07-06T12:06:00Z">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del>
      </w:ins>
      <w:ins w:id="1425" w:author="Rev 8 Allen Wirfs-Brock" w:date="2012-06-13T17:47:00Z">
        <w:del w:id="1426" w:author="Rev 9 Allen Wirfs-Brock" w:date="2012-07-06T12:06:00Z">
          <w:r w:rsidR="00780A2F" w:rsidDel="0035504E">
            <w:rPr>
              <w:rFonts w:ascii="Courier New" w:hAnsi="Courier New" w:cs="Courier New"/>
              <w:b/>
            </w:rPr>
            <w:delText>B</w:delText>
          </w:r>
        </w:del>
      </w:ins>
      <w:ins w:id="1427" w:author="Rev 7 Allen Wirfs-Brock" w:date="2012-05-04T10:43:00Z">
        <w:del w:id="1428" w:author="Rev 9 Allen Wirfs-Brock" w:date="2012-07-06T12:06:00Z">
          <w:r w:rsidRPr="00E77497" w:rsidDel="0035504E">
            <w:rPr>
              <w:rFonts w:ascii="Arial" w:hAnsi="Arial"/>
            </w:rPr>
            <w:delText xml:space="preserve"> </w:delText>
          </w:r>
        </w:del>
      </w:ins>
      <w:ins w:id="1429" w:author="Rev 7 Allen Wirfs-Brock" w:date="2012-05-04T10:45:00Z">
        <w:del w:id="1430"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431" w:author="Rev 7 Allen Wirfs-Brock" w:date="2012-05-04T10:43:00Z">
        <w:del w:id="1432" w:author="Rev 9 Allen Wirfs-Brock" w:date="2012-07-06T12:06:00Z">
          <w:r w:rsidRPr="00E77497" w:rsidDel="0035504E">
            <w:rPr>
              <w:rFonts w:ascii="Arial" w:hAnsi="Arial"/>
            </w:rPr>
            <w:delText xml:space="preserve">is the MV of </w:delText>
          </w:r>
        </w:del>
      </w:ins>
      <w:ins w:id="1433" w:author="Rev 7 Allen Wirfs-Brock" w:date="2012-05-04T10:45:00Z">
        <w:del w:id="1434" w:author="Rev 9 Allen Wirfs-Brock" w:date="2012-07-06T12:06:00Z">
          <w:r w:rsidDel="0035504E">
            <w:rPr>
              <w:i/>
            </w:rPr>
            <w:delText>Binary</w:delText>
          </w:r>
          <w:r w:rsidRPr="00591F2A" w:rsidDel="0035504E">
            <w:rPr>
              <w:i/>
            </w:rPr>
            <w:delText>Digit</w:delText>
          </w:r>
        </w:del>
      </w:ins>
      <w:ins w:id="1435" w:author="Rev 7 Allen Wirfs-Brock" w:date="2012-05-04T10:43:00Z">
        <w:del w:id="1436" w:author="Rev 9 Allen Wirfs-Brock" w:date="2012-07-06T12:06:00Z">
          <w:r w:rsidRPr="00E77497" w:rsidDel="0035504E">
            <w:rPr>
              <w:rFonts w:ascii="Arial" w:hAnsi="Arial"/>
            </w:rPr>
            <w:delText>.</w:delText>
          </w:r>
        </w:del>
      </w:ins>
    </w:p>
    <w:p w14:paraId="74E68B67" w14:textId="77777777" w:rsidR="00591F2A" w:rsidRPr="00E77497" w:rsidDel="0035504E" w:rsidRDefault="00591F2A" w:rsidP="00591F2A">
      <w:pPr>
        <w:pStyle w:val="MathSpecialCase3"/>
        <w:numPr>
          <w:ilvl w:val="2"/>
          <w:numId w:val="31"/>
        </w:numPr>
        <w:tabs>
          <w:tab w:val="left" w:pos="450"/>
        </w:tabs>
        <w:spacing w:after="0"/>
        <w:ind w:left="446" w:hanging="446"/>
        <w:rPr>
          <w:ins w:id="1437" w:author="Rev 7 Allen Wirfs-Brock" w:date="2012-05-04T10:43:00Z"/>
          <w:del w:id="1438" w:author="Rev 9 Allen Wirfs-Brock" w:date="2012-07-06T12:06:00Z"/>
          <w:rFonts w:ascii="Arial" w:hAnsi="Arial"/>
        </w:rPr>
      </w:pPr>
      <w:ins w:id="1439" w:author="Rev 7 Allen Wirfs-Brock" w:date="2012-05-04T10:43:00Z">
        <w:del w:id="1440" w:author="Rev 9 Allen Wirfs-Brock" w:date="2012-07-06T12:06:00Z">
          <w:r w:rsidRPr="00E77497" w:rsidDel="0035504E">
            <w:rPr>
              <w:rFonts w:ascii="Arial" w:hAnsi="Arial"/>
            </w:rPr>
            <w:delText xml:space="preserve">The MV of </w:delText>
          </w:r>
        </w:del>
      </w:ins>
      <w:ins w:id="1441" w:author="Rev 7 Allen Wirfs-Brock" w:date="2012-05-04T10:44:00Z">
        <w:del w:id="1442" w:author="Rev 9 Allen Wirfs-Brock" w:date="2012-07-06T12:06:00Z">
          <w:r w:rsidDel="0035504E">
            <w:rPr>
              <w:i/>
            </w:rPr>
            <w:delText>Binary</w:delText>
          </w:r>
          <w:r w:rsidRPr="00591F2A" w:rsidDel="0035504E">
            <w:rPr>
              <w:i/>
            </w:rPr>
            <w:delText>IntegerLiteral</w:delText>
          </w:r>
          <w:r w:rsidDel="0035504E">
            <w:rPr>
              <w:i/>
            </w:rPr>
            <w:delText xml:space="preserve"> </w:delText>
          </w:r>
        </w:del>
      </w:ins>
      <w:ins w:id="1443" w:author="Rev 7 Allen Wirfs-Brock" w:date="2012-05-04T10:43:00Z">
        <w:del w:id="1444" w:author="Rev 9 Allen Wirfs-Brock" w:date="2012-07-06T12:06:00Z">
          <w:r w:rsidRPr="00591F2A" w:rsidDel="0035504E">
            <w:rPr>
              <w:rFonts w:ascii="Arial" w:hAnsi="Arial"/>
              <w:b/>
            </w:rPr>
            <w:delText>::</w:delText>
          </w:r>
          <w:r w:rsidRPr="00E77497" w:rsidDel="0035504E">
            <w:rPr>
              <w:rFonts w:ascii="Arial" w:hAnsi="Arial"/>
            </w:rPr>
            <w:delText xml:space="preserve"> </w:delText>
          </w:r>
        </w:del>
      </w:ins>
      <w:ins w:id="1445" w:author="Rev 7 Allen Wirfs-Brock" w:date="2012-05-04T10:44:00Z">
        <w:del w:id="1446" w:author="Rev 9 Allen Wirfs-Brock" w:date="2012-07-06T12:06:00Z">
          <w:r w:rsidDel="0035504E">
            <w:rPr>
              <w:i/>
            </w:rPr>
            <w:delText>Binary</w:delText>
          </w:r>
          <w:r w:rsidRPr="00591F2A" w:rsidDel="0035504E">
            <w:rPr>
              <w:i/>
            </w:rPr>
            <w:delText>IntegerLiteral</w:delText>
          </w:r>
          <w:r w:rsidRPr="00A67AF2" w:rsidDel="0035504E">
            <w:rPr>
              <w:rFonts w:ascii="Arial" w:hAnsi="Arial"/>
            </w:rPr>
            <w:delText xml:space="preserve"> </w:delText>
          </w:r>
        </w:del>
      </w:ins>
      <w:ins w:id="1447" w:author="Rev 7 Allen Wirfs-Brock" w:date="2012-05-04T10:45:00Z">
        <w:del w:id="1448"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449" w:author="Rev 7 Allen Wirfs-Brock" w:date="2012-05-04T10:43:00Z">
        <w:del w:id="1450" w:author="Rev 9 Allen Wirfs-Brock" w:date="2012-07-06T12:06:00Z">
          <w:r w:rsidRPr="00E77497" w:rsidDel="0035504E">
            <w:rPr>
              <w:rFonts w:ascii="Arial" w:hAnsi="Arial"/>
            </w:rPr>
            <w:delText xml:space="preserve">is (the MV of </w:delText>
          </w:r>
        </w:del>
      </w:ins>
      <w:ins w:id="1451" w:author="Rev 7 Allen Wirfs-Brock" w:date="2012-05-04T10:44:00Z">
        <w:del w:id="1452" w:author="Rev 9 Allen Wirfs-Brock" w:date="2012-07-06T12:06:00Z">
          <w:r w:rsidDel="0035504E">
            <w:rPr>
              <w:i/>
            </w:rPr>
            <w:delText>Binary</w:delText>
          </w:r>
          <w:r w:rsidRPr="00591F2A" w:rsidDel="0035504E">
            <w:rPr>
              <w:i/>
            </w:rPr>
            <w:delText>IntegerLiteral</w:delText>
          </w:r>
          <w:r w:rsidRPr="00A67AF2" w:rsidDel="0035504E">
            <w:rPr>
              <w:rFonts w:ascii="Arial" w:hAnsi="Arial"/>
            </w:rPr>
            <w:delText xml:space="preserve"> </w:delText>
          </w:r>
        </w:del>
      </w:ins>
      <w:ins w:id="1453" w:author="Rev 7 Allen Wirfs-Brock" w:date="2012-05-04T10:43:00Z">
        <w:del w:id="1454" w:author="Rev 9 Allen Wirfs-Brock" w:date="2012-07-06T12:06:00Z">
          <w:r w:rsidRPr="00E77497" w:rsidDel="0035504E">
            <w:rPr>
              <w:rFonts w:ascii="Arial" w:hAnsi="Arial"/>
            </w:rPr>
            <w:delText xml:space="preserve">times </w:delText>
          </w:r>
        </w:del>
      </w:ins>
      <w:ins w:id="1455" w:author="Rev 7 Allen Wirfs-Brock" w:date="2012-05-04T10:46:00Z">
        <w:del w:id="1456" w:author="Rev 9 Allen Wirfs-Brock" w:date="2012-07-06T12:06:00Z">
          <w:r w:rsidDel="0035504E">
            <w:delText>2</w:delText>
          </w:r>
        </w:del>
      </w:ins>
      <w:ins w:id="1457" w:author="Rev 7 Allen Wirfs-Brock" w:date="2012-05-04T10:43:00Z">
        <w:del w:id="1458" w:author="Rev 9 Allen Wirfs-Brock" w:date="2012-07-06T12:06:00Z">
          <w:r w:rsidRPr="00E77497" w:rsidDel="0035504E">
            <w:rPr>
              <w:rFonts w:ascii="Arial" w:hAnsi="Arial"/>
            </w:rPr>
            <w:delText xml:space="preserve">) plus the MV of </w:delText>
          </w:r>
        </w:del>
      </w:ins>
      <w:ins w:id="1459" w:author="Rev 7 Allen Wirfs-Brock" w:date="2012-05-04T10:46:00Z">
        <w:del w:id="1460" w:author="Rev 9 Allen Wirfs-Brock" w:date="2012-07-06T12:06:00Z">
          <w:r w:rsidDel="0035504E">
            <w:rPr>
              <w:i/>
            </w:rPr>
            <w:delText>Binary</w:delText>
          </w:r>
          <w:r w:rsidRPr="00591F2A" w:rsidDel="0035504E">
            <w:rPr>
              <w:i/>
            </w:rPr>
            <w:delText>Digit</w:delText>
          </w:r>
        </w:del>
      </w:ins>
      <w:ins w:id="1461" w:author="Rev 7 Allen Wirfs-Brock" w:date="2012-05-04T10:43:00Z">
        <w:del w:id="1462" w:author="Rev 9 Allen Wirfs-Brock" w:date="2012-07-06T12:06:00Z">
          <w:r w:rsidRPr="00E77497" w:rsidDel="0035504E">
            <w:rPr>
              <w:rFonts w:ascii="Arial" w:hAnsi="Arial"/>
            </w:rPr>
            <w:delText>.</w:delText>
          </w:r>
        </w:del>
      </w:ins>
    </w:p>
    <w:p w14:paraId="4B7EE4F4" w14:textId="77777777" w:rsidR="00591F2A" w:rsidRPr="00A67AF2" w:rsidDel="0035504E" w:rsidRDefault="00591F2A" w:rsidP="00591F2A">
      <w:pPr>
        <w:pStyle w:val="MathSpecialCase3"/>
        <w:numPr>
          <w:ilvl w:val="2"/>
          <w:numId w:val="31"/>
        </w:numPr>
        <w:tabs>
          <w:tab w:val="left" w:pos="450"/>
        </w:tabs>
        <w:spacing w:after="0"/>
        <w:ind w:left="446" w:hanging="446"/>
        <w:rPr>
          <w:ins w:id="1463" w:author="Rev 7 Allen Wirfs-Brock" w:date="2012-05-04T10:28:00Z"/>
          <w:del w:id="1464" w:author="Rev 9 Allen Wirfs-Brock" w:date="2012-07-06T12:06:00Z"/>
          <w:rFonts w:ascii="Arial" w:hAnsi="Arial"/>
        </w:rPr>
      </w:pPr>
      <w:ins w:id="1465" w:author="Rev 7 Allen Wirfs-Brock" w:date="2012-05-04T10:28:00Z">
        <w:del w:id="1466" w:author="Rev 9 Allen Wirfs-Brock" w:date="2012-07-06T12:06:00Z">
          <w:r w:rsidRPr="008B7F6F" w:rsidDel="0035504E">
            <w:rPr>
              <w:rFonts w:ascii="Arial" w:hAnsi="Arial"/>
            </w:rPr>
            <w:delText xml:space="preserve">The MV of </w:delText>
          </w:r>
          <w:r w:rsidRPr="00591F2A" w:rsidDel="0035504E">
            <w:rPr>
              <w:i/>
            </w:rPr>
            <w:delText>NumericLiteral</w:delText>
          </w:r>
          <w:r w:rsidRPr="006B6D0A" w:rsidDel="0035504E">
            <w:rPr>
              <w:rFonts w:ascii="Arial" w:hAnsi="Arial"/>
            </w:rPr>
            <w:delText xml:space="preserve"> </w:delText>
          </w:r>
          <w:r w:rsidRPr="00591F2A" w:rsidDel="0035504E">
            <w:rPr>
              <w:rFonts w:ascii="Arial" w:hAnsi="Arial"/>
              <w:b/>
            </w:rPr>
            <w:delText>::</w:delText>
          </w:r>
          <w:r w:rsidRPr="00E65A34" w:rsidDel="0035504E">
            <w:rPr>
              <w:rFonts w:ascii="Arial" w:hAnsi="Arial"/>
            </w:rPr>
            <w:delText xml:space="preserve"> </w:delText>
          </w:r>
          <w:r w:rsidRPr="00591F2A" w:rsidDel="0035504E">
            <w:rPr>
              <w:i/>
            </w:rPr>
            <w:delText>OctalIntegerLiteral</w:delText>
          </w:r>
          <w:r w:rsidRPr="00A67AF2" w:rsidDel="0035504E">
            <w:rPr>
              <w:rFonts w:ascii="Arial" w:hAnsi="Arial"/>
            </w:rPr>
            <w:delText xml:space="preserve"> is the MV of </w:delText>
          </w:r>
          <w:r w:rsidRPr="00591F2A" w:rsidDel="0035504E">
            <w:rPr>
              <w:i/>
            </w:rPr>
            <w:delText>OctalIntegerLiteral</w:delText>
          </w:r>
          <w:r w:rsidRPr="00A67AF2" w:rsidDel="0035504E">
            <w:rPr>
              <w:rFonts w:ascii="Arial" w:hAnsi="Arial"/>
            </w:rPr>
            <w:delText>.</w:delText>
          </w:r>
        </w:del>
      </w:ins>
    </w:p>
    <w:p w14:paraId="5E224C44" w14:textId="77777777" w:rsidR="00591F2A" w:rsidRPr="00E77497" w:rsidDel="0035504E" w:rsidRDefault="00591F2A" w:rsidP="00591F2A">
      <w:pPr>
        <w:pStyle w:val="MathSpecialCase3"/>
        <w:numPr>
          <w:ilvl w:val="2"/>
          <w:numId w:val="31"/>
        </w:numPr>
        <w:tabs>
          <w:tab w:val="left" w:pos="450"/>
        </w:tabs>
        <w:spacing w:after="0"/>
        <w:ind w:left="446" w:hanging="446"/>
        <w:rPr>
          <w:ins w:id="1467" w:author="Rev 7 Allen Wirfs-Brock" w:date="2012-05-04T10:28:00Z"/>
          <w:del w:id="1468" w:author="Rev 9 Allen Wirfs-Brock" w:date="2012-07-06T12:03:00Z"/>
          <w:rFonts w:ascii="Arial" w:hAnsi="Arial"/>
        </w:rPr>
      </w:pPr>
      <w:ins w:id="1469" w:author="Rev 7 Allen Wirfs-Brock" w:date="2012-05-04T10:28:00Z">
        <w:del w:id="1470" w:author="Rev 9 Allen Wirfs-Brock" w:date="2012-07-06T12:03:00Z">
          <w:r w:rsidRPr="00B820AB"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0</w:delText>
          </w:r>
          <w:r w:rsidRPr="00E77497" w:rsidDel="0035504E">
            <w:rPr>
              <w:rFonts w:ascii="Arial" w:hAnsi="Arial"/>
            </w:rPr>
            <w:delText xml:space="preserve"> is </w:delText>
          </w:r>
          <w:r w:rsidRPr="00591F2A" w:rsidDel="0035504E">
            <w:delText>0</w:delText>
          </w:r>
          <w:r w:rsidRPr="00E77497" w:rsidDel="0035504E">
            <w:rPr>
              <w:rFonts w:ascii="Arial" w:hAnsi="Arial"/>
            </w:rPr>
            <w:delText>.</w:delText>
          </w:r>
        </w:del>
      </w:ins>
    </w:p>
    <w:p w14:paraId="64D4AE8F" w14:textId="77777777" w:rsidR="00591F2A" w:rsidRPr="00E77497" w:rsidDel="001F597D" w:rsidRDefault="00591F2A" w:rsidP="00591F2A">
      <w:pPr>
        <w:pStyle w:val="MathSpecialCase3"/>
        <w:numPr>
          <w:ilvl w:val="2"/>
          <w:numId w:val="31"/>
        </w:numPr>
        <w:tabs>
          <w:tab w:val="left" w:pos="450"/>
        </w:tabs>
        <w:spacing w:after="0"/>
        <w:ind w:left="446" w:hanging="446"/>
        <w:rPr>
          <w:ins w:id="1471" w:author="Rev 7 Allen Wirfs-Brock" w:date="2012-05-04T10:28:00Z"/>
          <w:del w:id="1472" w:author="Rev 9 Allen Wirfs-Brock" w:date="2012-07-06T11:59:00Z"/>
          <w:rFonts w:ascii="Arial" w:hAnsi="Arial"/>
        </w:rPr>
      </w:pPr>
      <w:ins w:id="1473" w:author="Rev 7 Allen Wirfs-Brock" w:date="2012-05-04T10:28:00Z">
        <w:del w:id="1474" w:author="Rev 9 Allen Wirfs-Brock" w:date="2012-07-06T11:59:00Z">
          <w:r w:rsidRPr="00E77497" w:rsidDel="001F597D">
            <w:rPr>
              <w:rFonts w:ascii="Arial" w:hAnsi="Arial"/>
            </w:rPr>
            <w:delText xml:space="preserve">The MV of </w:delText>
          </w:r>
          <w:r w:rsidRPr="00591F2A" w:rsidDel="001F597D">
            <w:rPr>
              <w:i/>
            </w:rPr>
            <w:delText>OctalDigit</w:delText>
          </w:r>
          <w:r w:rsidRPr="00E77497" w:rsidDel="001F597D">
            <w:rPr>
              <w:rFonts w:ascii="Arial" w:hAnsi="Arial"/>
            </w:rPr>
            <w:delText xml:space="preserve"> </w:delText>
          </w:r>
          <w:r w:rsidRPr="00591F2A" w:rsidDel="001F597D">
            <w:rPr>
              <w:rFonts w:ascii="Arial" w:hAnsi="Arial"/>
              <w:b/>
            </w:rPr>
            <w:delText>::</w:delText>
          </w:r>
          <w:r w:rsidRPr="00E77497" w:rsidDel="001F597D">
            <w:rPr>
              <w:rFonts w:ascii="Arial" w:hAnsi="Arial"/>
            </w:rPr>
            <w:delText xml:space="preserve"> </w:delText>
          </w:r>
          <w:r w:rsidRPr="00591F2A" w:rsidDel="001F597D">
            <w:rPr>
              <w:rFonts w:ascii="Courier New" w:hAnsi="Courier New" w:cs="Courier New"/>
              <w:b/>
            </w:rPr>
            <w:delText>1</w:delText>
          </w:r>
          <w:r w:rsidRPr="00E77497" w:rsidDel="001F597D">
            <w:rPr>
              <w:rFonts w:ascii="Arial" w:hAnsi="Arial"/>
            </w:rPr>
            <w:delText xml:space="preserve"> is </w:delText>
          </w:r>
          <w:r w:rsidRPr="00591F2A" w:rsidDel="001F597D">
            <w:delText>1</w:delText>
          </w:r>
          <w:r w:rsidRPr="00E77497" w:rsidDel="001F597D">
            <w:rPr>
              <w:rFonts w:ascii="Arial" w:hAnsi="Arial"/>
            </w:rPr>
            <w:delText>.</w:delText>
          </w:r>
        </w:del>
      </w:ins>
    </w:p>
    <w:p w14:paraId="4E398654" w14:textId="77777777" w:rsidR="00591F2A" w:rsidRPr="00E77497" w:rsidDel="0035504E" w:rsidRDefault="00591F2A" w:rsidP="00591F2A">
      <w:pPr>
        <w:pStyle w:val="MathSpecialCase3"/>
        <w:numPr>
          <w:ilvl w:val="2"/>
          <w:numId w:val="31"/>
        </w:numPr>
        <w:tabs>
          <w:tab w:val="left" w:pos="450"/>
        </w:tabs>
        <w:spacing w:after="0"/>
        <w:ind w:left="446" w:hanging="446"/>
        <w:rPr>
          <w:ins w:id="1475" w:author="Rev 7 Allen Wirfs-Brock" w:date="2012-05-04T10:28:00Z"/>
          <w:del w:id="1476" w:author="Rev 9 Allen Wirfs-Brock" w:date="2012-07-06T12:05:00Z"/>
          <w:rFonts w:ascii="Arial" w:hAnsi="Arial"/>
        </w:rPr>
      </w:pPr>
      <w:ins w:id="1477" w:author="Rev 7 Allen Wirfs-Brock" w:date="2012-05-04T10:28:00Z">
        <w:del w:id="1478"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2</w:delText>
          </w:r>
          <w:r w:rsidRPr="00E77497" w:rsidDel="0035504E">
            <w:rPr>
              <w:rFonts w:ascii="Arial" w:hAnsi="Arial"/>
            </w:rPr>
            <w:delText xml:space="preserve"> is </w:delText>
          </w:r>
          <w:r w:rsidRPr="00591F2A" w:rsidDel="0035504E">
            <w:delText>2</w:delText>
          </w:r>
          <w:r w:rsidRPr="00E77497" w:rsidDel="0035504E">
            <w:rPr>
              <w:rFonts w:ascii="Arial" w:hAnsi="Arial"/>
            </w:rPr>
            <w:delText>.</w:delText>
          </w:r>
        </w:del>
      </w:ins>
    </w:p>
    <w:p w14:paraId="0FE33151" w14:textId="77777777" w:rsidR="00591F2A" w:rsidRPr="00E77497" w:rsidDel="0035504E" w:rsidRDefault="00591F2A" w:rsidP="00591F2A">
      <w:pPr>
        <w:pStyle w:val="MathSpecialCase3"/>
        <w:numPr>
          <w:ilvl w:val="2"/>
          <w:numId w:val="31"/>
        </w:numPr>
        <w:tabs>
          <w:tab w:val="left" w:pos="450"/>
        </w:tabs>
        <w:spacing w:after="0"/>
        <w:ind w:left="446" w:hanging="446"/>
        <w:rPr>
          <w:ins w:id="1479" w:author="Rev 7 Allen Wirfs-Brock" w:date="2012-05-04T10:28:00Z"/>
          <w:del w:id="1480" w:author="Rev 9 Allen Wirfs-Brock" w:date="2012-07-06T12:05:00Z"/>
          <w:rFonts w:ascii="Arial" w:hAnsi="Arial"/>
        </w:rPr>
      </w:pPr>
      <w:ins w:id="1481" w:author="Rev 7 Allen Wirfs-Brock" w:date="2012-05-04T10:28:00Z">
        <w:del w:id="1482"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3</w:delText>
          </w:r>
          <w:r w:rsidRPr="00E77497" w:rsidDel="0035504E">
            <w:rPr>
              <w:rFonts w:ascii="Arial" w:hAnsi="Arial"/>
            </w:rPr>
            <w:delText xml:space="preserve"> is </w:delText>
          </w:r>
          <w:r w:rsidRPr="00591F2A" w:rsidDel="0035504E">
            <w:delText>3</w:delText>
          </w:r>
          <w:r w:rsidRPr="00E77497" w:rsidDel="0035504E">
            <w:rPr>
              <w:rFonts w:ascii="Arial" w:hAnsi="Arial"/>
            </w:rPr>
            <w:delText>.</w:delText>
          </w:r>
        </w:del>
      </w:ins>
    </w:p>
    <w:p w14:paraId="19E79A03" w14:textId="77777777" w:rsidR="00591F2A" w:rsidRPr="00E77497" w:rsidDel="0035504E" w:rsidRDefault="00591F2A" w:rsidP="00591F2A">
      <w:pPr>
        <w:pStyle w:val="MathSpecialCase3"/>
        <w:numPr>
          <w:ilvl w:val="2"/>
          <w:numId w:val="31"/>
        </w:numPr>
        <w:tabs>
          <w:tab w:val="left" w:pos="450"/>
        </w:tabs>
        <w:spacing w:after="0"/>
        <w:ind w:left="446" w:hanging="446"/>
        <w:rPr>
          <w:ins w:id="1483" w:author="Rev 7 Allen Wirfs-Brock" w:date="2012-05-04T10:28:00Z"/>
          <w:del w:id="1484" w:author="Rev 9 Allen Wirfs-Brock" w:date="2012-07-06T12:05:00Z"/>
          <w:rFonts w:ascii="Arial" w:hAnsi="Arial"/>
        </w:rPr>
      </w:pPr>
      <w:ins w:id="1485" w:author="Rev 7 Allen Wirfs-Brock" w:date="2012-05-04T10:28:00Z">
        <w:del w:id="1486"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4</w:delText>
          </w:r>
          <w:r w:rsidRPr="00E77497" w:rsidDel="0035504E">
            <w:rPr>
              <w:rFonts w:ascii="Arial" w:hAnsi="Arial"/>
            </w:rPr>
            <w:delText xml:space="preserve"> is </w:delText>
          </w:r>
          <w:r w:rsidRPr="00591F2A" w:rsidDel="0035504E">
            <w:delText>4</w:delText>
          </w:r>
          <w:r w:rsidRPr="00E77497" w:rsidDel="0035504E">
            <w:rPr>
              <w:rFonts w:ascii="Arial" w:hAnsi="Arial"/>
            </w:rPr>
            <w:delText>.</w:delText>
          </w:r>
        </w:del>
      </w:ins>
    </w:p>
    <w:p w14:paraId="650C37A9" w14:textId="77777777" w:rsidR="00591F2A" w:rsidRPr="00E77497" w:rsidDel="0035504E" w:rsidRDefault="00591F2A" w:rsidP="00591F2A">
      <w:pPr>
        <w:pStyle w:val="MathSpecialCase3"/>
        <w:numPr>
          <w:ilvl w:val="2"/>
          <w:numId w:val="31"/>
        </w:numPr>
        <w:tabs>
          <w:tab w:val="left" w:pos="450"/>
        </w:tabs>
        <w:spacing w:after="0"/>
        <w:ind w:left="446" w:hanging="446"/>
        <w:rPr>
          <w:ins w:id="1487" w:author="Rev 7 Allen Wirfs-Brock" w:date="2012-05-04T10:28:00Z"/>
          <w:del w:id="1488" w:author="Rev 9 Allen Wirfs-Brock" w:date="2012-07-06T12:05:00Z"/>
          <w:rFonts w:ascii="Arial" w:hAnsi="Arial"/>
        </w:rPr>
      </w:pPr>
      <w:ins w:id="1489" w:author="Rev 7 Allen Wirfs-Brock" w:date="2012-05-04T10:28:00Z">
        <w:del w:id="1490"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5</w:delText>
          </w:r>
          <w:r w:rsidRPr="00E77497" w:rsidDel="0035504E">
            <w:rPr>
              <w:rFonts w:ascii="Arial" w:hAnsi="Arial"/>
            </w:rPr>
            <w:delText xml:space="preserve"> is </w:delText>
          </w:r>
          <w:r w:rsidRPr="00591F2A" w:rsidDel="0035504E">
            <w:delText>5</w:delText>
          </w:r>
          <w:r w:rsidRPr="00E77497" w:rsidDel="0035504E">
            <w:rPr>
              <w:rFonts w:ascii="Arial" w:hAnsi="Arial"/>
            </w:rPr>
            <w:delText>.</w:delText>
          </w:r>
        </w:del>
      </w:ins>
    </w:p>
    <w:p w14:paraId="20C02EAE" w14:textId="77777777" w:rsidR="00591F2A" w:rsidRPr="00E77497" w:rsidDel="0035504E" w:rsidRDefault="00591F2A" w:rsidP="00591F2A">
      <w:pPr>
        <w:pStyle w:val="MathSpecialCase3"/>
        <w:numPr>
          <w:ilvl w:val="2"/>
          <w:numId w:val="31"/>
        </w:numPr>
        <w:tabs>
          <w:tab w:val="left" w:pos="450"/>
        </w:tabs>
        <w:spacing w:after="0"/>
        <w:ind w:left="446" w:hanging="446"/>
        <w:rPr>
          <w:ins w:id="1491" w:author="Rev 7 Allen Wirfs-Brock" w:date="2012-05-04T10:28:00Z"/>
          <w:del w:id="1492" w:author="Rev 9 Allen Wirfs-Brock" w:date="2012-07-06T12:05:00Z"/>
          <w:rFonts w:ascii="Arial" w:hAnsi="Arial"/>
        </w:rPr>
      </w:pPr>
      <w:ins w:id="1493" w:author="Rev 7 Allen Wirfs-Brock" w:date="2012-05-04T10:28:00Z">
        <w:del w:id="1494"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6</w:delText>
          </w:r>
          <w:r w:rsidRPr="00E77497" w:rsidDel="0035504E">
            <w:rPr>
              <w:rFonts w:ascii="Arial" w:hAnsi="Arial"/>
            </w:rPr>
            <w:delText xml:space="preserve"> is </w:delText>
          </w:r>
          <w:r w:rsidRPr="00591F2A" w:rsidDel="0035504E">
            <w:delText>6</w:delText>
          </w:r>
          <w:r w:rsidRPr="00E77497" w:rsidDel="0035504E">
            <w:rPr>
              <w:rFonts w:ascii="Arial" w:hAnsi="Arial"/>
            </w:rPr>
            <w:delText>.</w:delText>
          </w:r>
        </w:del>
      </w:ins>
    </w:p>
    <w:p w14:paraId="07CB8C5A" w14:textId="77777777" w:rsidR="00591F2A" w:rsidRPr="00E77497" w:rsidDel="0035504E" w:rsidRDefault="00591F2A" w:rsidP="00591F2A">
      <w:pPr>
        <w:pStyle w:val="MathSpecialCase3"/>
        <w:numPr>
          <w:ilvl w:val="2"/>
          <w:numId w:val="31"/>
        </w:numPr>
        <w:tabs>
          <w:tab w:val="left" w:pos="450"/>
        </w:tabs>
        <w:spacing w:after="0"/>
        <w:ind w:left="446" w:hanging="446"/>
        <w:rPr>
          <w:ins w:id="1495" w:author="Rev 7 Allen Wirfs-Brock" w:date="2012-05-04T10:28:00Z"/>
          <w:del w:id="1496" w:author="Rev 9 Allen Wirfs-Brock" w:date="2012-07-06T12:05:00Z"/>
          <w:rFonts w:ascii="Arial" w:hAnsi="Arial"/>
        </w:rPr>
      </w:pPr>
      <w:ins w:id="1497" w:author="Rev 7 Allen Wirfs-Brock" w:date="2012-05-04T10:28:00Z">
        <w:del w:id="1498"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7</w:delText>
          </w:r>
          <w:r w:rsidRPr="00E77497" w:rsidDel="0035504E">
            <w:rPr>
              <w:rFonts w:ascii="Arial" w:hAnsi="Arial"/>
            </w:rPr>
            <w:delText xml:space="preserve"> is </w:delText>
          </w:r>
          <w:r w:rsidRPr="00591F2A" w:rsidDel="0035504E">
            <w:delText>7</w:delText>
          </w:r>
          <w:r w:rsidRPr="00E77497" w:rsidDel="0035504E">
            <w:rPr>
              <w:rFonts w:ascii="Arial" w:hAnsi="Arial"/>
            </w:rPr>
            <w:delText>.</w:delText>
          </w:r>
        </w:del>
      </w:ins>
    </w:p>
    <w:p w14:paraId="26D40295" w14:textId="77777777" w:rsidR="00591F2A" w:rsidRPr="00E77497" w:rsidDel="0035504E" w:rsidRDefault="00591F2A" w:rsidP="00591F2A">
      <w:pPr>
        <w:pStyle w:val="MathSpecialCase3"/>
        <w:numPr>
          <w:ilvl w:val="2"/>
          <w:numId w:val="31"/>
        </w:numPr>
        <w:tabs>
          <w:tab w:val="left" w:pos="450"/>
        </w:tabs>
        <w:spacing w:after="0"/>
        <w:ind w:left="446" w:hanging="446"/>
        <w:rPr>
          <w:ins w:id="1499" w:author="Rev 7 Allen Wirfs-Brock" w:date="2012-05-04T10:28:00Z"/>
          <w:del w:id="1500" w:author="Rev 9 Allen Wirfs-Brock" w:date="2012-07-06T12:06:00Z"/>
          <w:rFonts w:ascii="Arial" w:hAnsi="Arial"/>
        </w:rPr>
      </w:pPr>
      <w:ins w:id="1501" w:author="Rev 7 Allen Wirfs-Brock" w:date="2012-05-04T10:28:00Z">
        <w:del w:id="1502"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del>
      </w:ins>
      <w:ins w:id="1503" w:author="Rev 7 Allen Wirfs-Brock" w:date="2012-05-04T10:35:00Z">
        <w:del w:id="1504" w:author="Rev 9 Allen Wirfs-Brock" w:date="2012-07-06T12:06:00Z">
          <w:r w:rsidDel="0035504E">
            <w:rPr>
              <w:rFonts w:ascii="Courier New" w:hAnsi="Courier New" w:cs="Courier New"/>
              <w:b/>
            </w:rPr>
            <w:delText>0o</w:delText>
          </w:r>
        </w:del>
      </w:ins>
      <w:ins w:id="1505" w:author="Rev 7 Allen Wirfs-Brock" w:date="2012-05-04T10:28:00Z">
        <w:del w:id="1506" w:author="Rev 9 Allen Wirfs-Brock" w:date="2012-07-06T12:06:00Z">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OctalDigit</w:delText>
          </w:r>
          <w:r w:rsidRPr="00E77497" w:rsidDel="0035504E">
            <w:rPr>
              <w:rFonts w:ascii="Arial" w:hAnsi="Arial"/>
            </w:rPr>
            <w:delText>.</w:delText>
          </w:r>
        </w:del>
      </w:ins>
    </w:p>
    <w:p w14:paraId="2E73D636" w14:textId="77777777" w:rsidR="00591F2A" w:rsidRPr="00E77497" w:rsidDel="0035504E" w:rsidRDefault="00591F2A" w:rsidP="00591F2A">
      <w:pPr>
        <w:pStyle w:val="MathSpecialCase3"/>
        <w:numPr>
          <w:ilvl w:val="2"/>
          <w:numId w:val="31"/>
        </w:numPr>
        <w:tabs>
          <w:tab w:val="left" w:pos="450"/>
        </w:tabs>
        <w:spacing w:after="0"/>
        <w:ind w:left="446" w:hanging="446"/>
        <w:rPr>
          <w:ins w:id="1507" w:author="Rev 7 Allen Wirfs-Brock" w:date="2012-05-04T10:36:00Z"/>
          <w:del w:id="1508" w:author="Rev 9 Allen Wirfs-Brock" w:date="2012-07-06T12:06:00Z"/>
          <w:rFonts w:ascii="Arial" w:hAnsi="Arial"/>
        </w:rPr>
      </w:pPr>
      <w:ins w:id="1509" w:author="Rev 7 Allen Wirfs-Brock" w:date="2012-05-04T10:36:00Z">
        <w:del w:id="1510"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OctalDigit</w:delText>
          </w:r>
          <w:r w:rsidRPr="00E77497" w:rsidDel="0035504E">
            <w:rPr>
              <w:rFonts w:ascii="Arial" w:hAnsi="Arial"/>
            </w:rPr>
            <w:delText>.</w:delText>
          </w:r>
        </w:del>
      </w:ins>
    </w:p>
    <w:p w14:paraId="2CEDA56B" w14:textId="77777777" w:rsidR="00591F2A" w:rsidRPr="00E77497" w:rsidDel="0035504E" w:rsidRDefault="00591F2A" w:rsidP="00591F2A">
      <w:pPr>
        <w:pStyle w:val="MathSpecialCase3"/>
        <w:numPr>
          <w:ilvl w:val="2"/>
          <w:numId w:val="31"/>
        </w:numPr>
        <w:tabs>
          <w:tab w:val="left" w:pos="450"/>
        </w:tabs>
        <w:spacing w:after="0"/>
        <w:ind w:left="446" w:hanging="446"/>
        <w:rPr>
          <w:ins w:id="1511" w:author="Rev 7 Allen Wirfs-Brock" w:date="2012-05-04T10:28:00Z"/>
          <w:del w:id="1512" w:author="Rev 9 Allen Wirfs-Brock" w:date="2012-07-06T12:06:00Z"/>
          <w:rFonts w:ascii="Arial" w:hAnsi="Arial"/>
        </w:rPr>
      </w:pPr>
      <w:ins w:id="1513" w:author="Rev 7 Allen Wirfs-Brock" w:date="2012-05-04T10:28:00Z">
        <w:del w:id="1514"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i/>
            </w:rPr>
            <w:delText>OctalIntegerLiteral</w:delText>
          </w:r>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OctalIntegerLiteral</w:delText>
          </w:r>
          <w:r w:rsidRPr="00E77497" w:rsidDel="0035504E">
            <w:rPr>
              <w:rFonts w:ascii="Arial" w:hAnsi="Arial"/>
            </w:rPr>
            <w:delText xml:space="preserve"> times </w:delText>
          </w:r>
          <w:r w:rsidRPr="00591F2A" w:rsidDel="0035504E">
            <w:delText>8</w:delText>
          </w:r>
          <w:r w:rsidRPr="00E77497" w:rsidDel="0035504E">
            <w:rPr>
              <w:rFonts w:ascii="Arial" w:hAnsi="Arial"/>
            </w:rPr>
            <w:delText xml:space="preserve">) plus the MV of </w:delText>
          </w:r>
          <w:r w:rsidRPr="00591F2A" w:rsidDel="0035504E">
            <w:rPr>
              <w:i/>
            </w:rPr>
            <w:delText>OctalDigit</w:delText>
          </w:r>
          <w:r w:rsidRPr="00E77497" w:rsidDel="0035504E">
            <w:rPr>
              <w:rFonts w:ascii="Arial" w:hAnsi="Arial"/>
            </w:rPr>
            <w:delText>.</w:delText>
          </w:r>
        </w:del>
      </w:ins>
    </w:p>
    <w:p w14:paraId="33EFBE8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0F6C436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476215B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18E7E4C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13404AD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2484A5F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0FE02950" w14:textId="77777777" w:rsidR="0035504E" w:rsidRPr="00E77497" w:rsidRDefault="0035504E" w:rsidP="0035504E">
      <w:pPr>
        <w:pStyle w:val="MathSpecialCase3"/>
        <w:numPr>
          <w:ilvl w:val="2"/>
          <w:numId w:val="31"/>
        </w:numPr>
        <w:tabs>
          <w:tab w:val="left" w:pos="450"/>
        </w:tabs>
        <w:spacing w:after="0"/>
        <w:ind w:left="446" w:hanging="446"/>
        <w:rPr>
          <w:ins w:id="1515" w:author="Rev 9 Allen Wirfs-Brock" w:date="2012-07-06T12:06:00Z"/>
          <w:rFonts w:ascii="Arial" w:hAnsi="Arial"/>
        </w:rPr>
      </w:pPr>
      <w:ins w:id="1516"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ins>
    </w:p>
    <w:p w14:paraId="259D8C19" w14:textId="77777777" w:rsidR="0035504E" w:rsidRPr="00E77497" w:rsidRDefault="0035504E" w:rsidP="0035504E">
      <w:pPr>
        <w:pStyle w:val="MathSpecialCase3"/>
        <w:numPr>
          <w:ilvl w:val="2"/>
          <w:numId w:val="31"/>
        </w:numPr>
        <w:tabs>
          <w:tab w:val="left" w:pos="450"/>
        </w:tabs>
        <w:spacing w:after="0"/>
        <w:ind w:left="446" w:hanging="446"/>
        <w:rPr>
          <w:ins w:id="1517" w:author="Rev 9 Allen Wirfs-Brock" w:date="2012-07-06T12:06:00Z"/>
          <w:rFonts w:ascii="Arial" w:hAnsi="Arial"/>
        </w:rPr>
      </w:pPr>
      <w:ins w:id="1518"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ins>
    </w:p>
    <w:p w14:paraId="2814711A" w14:textId="77777777" w:rsidR="0035504E" w:rsidRPr="00E77497" w:rsidRDefault="0035504E" w:rsidP="0035504E">
      <w:pPr>
        <w:pStyle w:val="MathSpecialCase3"/>
        <w:numPr>
          <w:ilvl w:val="2"/>
          <w:numId w:val="31"/>
        </w:numPr>
        <w:tabs>
          <w:tab w:val="left" w:pos="450"/>
        </w:tabs>
        <w:spacing w:after="0"/>
        <w:ind w:left="446" w:hanging="446"/>
        <w:rPr>
          <w:ins w:id="1519" w:author="Rev 9 Allen Wirfs-Brock" w:date="2012-07-06T12:06:00Z"/>
          <w:rFonts w:ascii="Arial" w:hAnsi="Arial"/>
        </w:rPr>
      </w:pPr>
      <w:ins w:id="1520"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i/>
          </w:rPr>
          <w:t>Binary</w:t>
        </w:r>
        <w:r w:rsidRPr="00591F2A">
          <w:rPr>
            <w:i/>
          </w:rPr>
          <w:t>IntegerLiteral</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IntegerLiteral</w:t>
        </w:r>
        <w:r w:rsidRPr="00A67AF2">
          <w:rPr>
            <w:rFonts w:ascii="Arial" w:hAnsi="Arial"/>
          </w:rPr>
          <w:t xml:space="preserve"> </w:t>
        </w:r>
        <w:r w:rsidRPr="00E77497">
          <w:rPr>
            <w:rFonts w:ascii="Arial" w:hAnsi="Arial"/>
          </w:rPr>
          <w:t xml:space="preserve">times </w:t>
        </w:r>
        <w:r>
          <w:t>2</w:t>
        </w:r>
        <w:r w:rsidRPr="00E77497">
          <w:rPr>
            <w:rFonts w:ascii="Arial" w:hAnsi="Arial"/>
          </w:rPr>
          <w:t xml:space="preserve">) plus the MV of </w:t>
        </w:r>
        <w:r>
          <w:rPr>
            <w:i/>
          </w:rPr>
          <w:t>Binary</w:t>
        </w:r>
        <w:r w:rsidRPr="00591F2A">
          <w:rPr>
            <w:i/>
          </w:rPr>
          <w:t>Digit</w:t>
        </w:r>
        <w:r w:rsidRPr="00E77497">
          <w:rPr>
            <w:rFonts w:ascii="Arial" w:hAnsi="Arial"/>
          </w:rPr>
          <w:t>.</w:t>
        </w:r>
      </w:ins>
    </w:p>
    <w:p w14:paraId="3343BA01" w14:textId="77777777" w:rsidR="0035504E" w:rsidRPr="00E77497" w:rsidRDefault="0035504E" w:rsidP="0035504E">
      <w:pPr>
        <w:pStyle w:val="MathSpecialCase3"/>
        <w:numPr>
          <w:ilvl w:val="2"/>
          <w:numId w:val="31"/>
        </w:numPr>
        <w:tabs>
          <w:tab w:val="left" w:pos="450"/>
        </w:tabs>
        <w:spacing w:after="0"/>
        <w:ind w:left="446" w:hanging="446"/>
        <w:rPr>
          <w:ins w:id="1521" w:author="Rev 9 Allen Wirfs-Brock" w:date="2012-07-06T12:06:00Z"/>
          <w:rFonts w:ascii="Arial" w:hAnsi="Arial"/>
        </w:rPr>
      </w:pPr>
      <w:ins w:id="1522"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14:paraId="48437DBF" w14:textId="77777777" w:rsidR="0035504E" w:rsidRPr="00E77497" w:rsidRDefault="0035504E" w:rsidP="0035504E">
      <w:pPr>
        <w:pStyle w:val="MathSpecialCase3"/>
        <w:numPr>
          <w:ilvl w:val="2"/>
          <w:numId w:val="31"/>
        </w:numPr>
        <w:tabs>
          <w:tab w:val="left" w:pos="450"/>
        </w:tabs>
        <w:spacing w:after="0"/>
        <w:ind w:left="446" w:hanging="446"/>
        <w:rPr>
          <w:ins w:id="1523" w:author="Rev 9 Allen Wirfs-Brock" w:date="2012-07-06T12:06:00Z"/>
          <w:rFonts w:ascii="Arial" w:hAnsi="Arial"/>
        </w:rPr>
      </w:pPr>
      <w:ins w:id="1524"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14:paraId="603BE9DE" w14:textId="77777777" w:rsidR="0035504E" w:rsidRPr="00E77497" w:rsidRDefault="0035504E" w:rsidP="0035504E">
      <w:pPr>
        <w:pStyle w:val="MathSpecialCase3"/>
        <w:numPr>
          <w:ilvl w:val="2"/>
          <w:numId w:val="31"/>
        </w:numPr>
        <w:tabs>
          <w:tab w:val="left" w:pos="450"/>
        </w:tabs>
        <w:spacing w:after="0"/>
        <w:ind w:left="446" w:hanging="446"/>
        <w:rPr>
          <w:ins w:id="1525" w:author="Rev 9 Allen Wirfs-Brock" w:date="2012-07-06T12:06:00Z"/>
          <w:rFonts w:ascii="Arial" w:hAnsi="Arial"/>
        </w:rPr>
      </w:pPr>
      <w:ins w:id="1526"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OctalIntegerLiteral</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OctalIntegerLiteral</w:t>
        </w:r>
        <w:r w:rsidRPr="00E77497">
          <w:rPr>
            <w:rFonts w:ascii="Arial" w:hAnsi="Arial"/>
          </w:rPr>
          <w:t xml:space="preserve"> times </w:t>
        </w:r>
        <w:r w:rsidRPr="00591F2A">
          <w:t>8</w:t>
        </w:r>
        <w:r w:rsidRPr="00E77497">
          <w:rPr>
            <w:rFonts w:ascii="Arial" w:hAnsi="Arial"/>
          </w:rPr>
          <w:t xml:space="preserve">) plus the MV of </w:t>
        </w:r>
        <w:r w:rsidRPr="00591F2A">
          <w:rPr>
            <w:i/>
          </w:rPr>
          <w:t>OctalDigit</w:t>
        </w:r>
        <w:r w:rsidRPr="00E77497">
          <w:rPr>
            <w:rFonts w:ascii="Arial" w:hAnsi="Arial"/>
          </w:rPr>
          <w:t>.</w:t>
        </w:r>
      </w:ins>
    </w:p>
    <w:p w14:paraId="7587CF8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ins w:id="1527" w:author="Rev 9 Allen Wirfs-Brock" w:date="2012-07-06T11:53:00Z">
        <w:r w:rsidR="001F597D">
          <w:rPr>
            <w:i/>
          </w:rPr>
          <w:t>s</w:t>
        </w:r>
      </w:ins>
      <w:r w:rsidRPr="00E77497">
        <w:t xml:space="preserve"> </w:t>
      </w:r>
      <w:r w:rsidRPr="00E77497">
        <w:rPr>
          <w:rFonts w:ascii="Arial" w:hAnsi="Arial"/>
        </w:rPr>
        <w:t xml:space="preserve">is the MV of </w:t>
      </w:r>
      <w:r w:rsidRPr="00E77497">
        <w:rPr>
          <w:i/>
        </w:rPr>
        <w:t>HexDigit</w:t>
      </w:r>
      <w:ins w:id="1528" w:author="Rev 9 Allen Wirfs-Brock" w:date="2012-07-06T11:53:00Z">
        <w:r w:rsidR="001F597D">
          <w:rPr>
            <w:i/>
          </w:rPr>
          <w:t>s</w:t>
        </w:r>
      </w:ins>
      <w:r w:rsidRPr="00E77497">
        <w:t>.</w:t>
      </w:r>
    </w:p>
    <w:p w14:paraId="76322F4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ins w:id="1529" w:author="Rev 9 Allen Wirfs-Brock" w:date="2012-07-06T11:53:00Z">
        <w:r w:rsidR="001F597D">
          <w:rPr>
            <w:i/>
          </w:rPr>
          <w:t>s</w:t>
        </w:r>
      </w:ins>
      <w:r w:rsidRPr="00E77497">
        <w:t xml:space="preserve"> </w:t>
      </w:r>
      <w:r w:rsidRPr="00E77497">
        <w:rPr>
          <w:rFonts w:ascii="Arial" w:hAnsi="Arial"/>
        </w:rPr>
        <w:t xml:space="preserve">is the MV of </w:t>
      </w:r>
      <w:r w:rsidRPr="00E77497">
        <w:rPr>
          <w:i/>
        </w:rPr>
        <w:t>HexDigit</w:t>
      </w:r>
      <w:ins w:id="1530" w:author="Rev 9 Allen Wirfs-Brock" w:date="2012-07-06T11:53:00Z">
        <w:r w:rsidR="001F597D">
          <w:rPr>
            <w:i/>
          </w:rPr>
          <w:t>s</w:t>
        </w:r>
      </w:ins>
      <w:r w:rsidRPr="00E77497">
        <w:t>.</w:t>
      </w:r>
    </w:p>
    <w:p w14:paraId="7E4BEB7D" w14:textId="77777777" w:rsidR="001F597D" w:rsidRPr="00E77497" w:rsidRDefault="001F597D" w:rsidP="001F597D">
      <w:pPr>
        <w:pStyle w:val="MathSpecialCase3"/>
        <w:numPr>
          <w:ilvl w:val="2"/>
          <w:numId w:val="31"/>
        </w:numPr>
        <w:tabs>
          <w:tab w:val="left" w:pos="450"/>
        </w:tabs>
        <w:spacing w:after="0"/>
        <w:ind w:left="446" w:hanging="446"/>
        <w:rPr>
          <w:ins w:id="1531" w:author="Rev 9 Allen Wirfs-Brock" w:date="2012-07-06T11:55:00Z"/>
        </w:rPr>
      </w:pPr>
      <w:ins w:id="1532" w:author="Rev 9 Allen Wirfs-Brock" w:date="2012-07-06T11:55:00Z">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ins>
    </w:p>
    <w:p w14:paraId="419605A2" w14:textId="77777777" w:rsidR="004C02EF" w:rsidRPr="00E77497" w:rsidRDefault="004C02EF" w:rsidP="004C02E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del w:id="1533" w:author="Rev 9 Allen Wirfs-Brock" w:date="2012-07-06T11:55:00Z">
        <w:r w:rsidRPr="00E77497" w:rsidDel="001F597D">
          <w:rPr>
            <w:i/>
          </w:rPr>
          <w:delText xml:space="preserve">HexIntegerLiteral </w:delText>
        </w:r>
      </w:del>
      <w:ins w:id="1534" w:author="Rev 9 Allen Wirfs-Brock" w:date="2012-07-06T11:55:00Z">
        <w:r w:rsidR="001F597D" w:rsidRPr="00E77497">
          <w:rPr>
            <w:i/>
          </w:rPr>
          <w:t>Hex</w:t>
        </w:r>
        <w:r w:rsidR="001F597D">
          <w:rPr>
            <w:i/>
          </w:rPr>
          <w:t>Digits</w:t>
        </w:r>
        <w:r w:rsidR="001F597D" w:rsidRPr="00E77497">
          <w:rPr>
            <w:i/>
          </w:rPr>
          <w:t xml:space="preserve"> </w:t>
        </w:r>
      </w:ins>
      <w:r w:rsidRPr="00E77497">
        <w:rPr>
          <w:rFonts w:ascii="Arial" w:hAnsi="Arial"/>
          <w:b/>
        </w:rPr>
        <w:t>::</w:t>
      </w:r>
      <w:r w:rsidRPr="00E77497">
        <w:t xml:space="preserve"> </w:t>
      </w:r>
      <w:del w:id="1535" w:author="Rev 9 Allen Wirfs-Brock" w:date="2012-07-06T11:55:00Z">
        <w:r w:rsidRPr="00E77497" w:rsidDel="001F597D">
          <w:rPr>
            <w:i/>
          </w:rPr>
          <w:delText>HexIntegerLiteral</w:delText>
        </w:r>
        <w:r w:rsidRPr="00E77497" w:rsidDel="001F597D">
          <w:delText xml:space="preserve"> </w:delText>
        </w:r>
      </w:del>
      <w:ins w:id="1536" w:author="Rev 9 Allen Wirfs-Brock" w:date="2012-07-06T11:55:00Z">
        <w:r w:rsidR="001F597D" w:rsidRPr="00E77497">
          <w:rPr>
            <w:i/>
          </w:rPr>
          <w:t>Hex</w:t>
        </w:r>
        <w:r w:rsidR="001F597D">
          <w:rPr>
            <w:i/>
          </w:rPr>
          <w:t>Digits</w:t>
        </w:r>
        <w:r w:rsidR="001F597D" w:rsidRPr="00E77497">
          <w:t xml:space="preserve"> </w:t>
        </w:r>
      </w:ins>
      <w:r w:rsidRPr="00E77497">
        <w:rPr>
          <w:i/>
        </w:rPr>
        <w:t>HexDigit</w:t>
      </w:r>
      <w:r w:rsidRPr="00E77497">
        <w:t xml:space="preserve"> </w:t>
      </w:r>
      <w:r w:rsidRPr="00E77497">
        <w:rPr>
          <w:rFonts w:ascii="Arial" w:hAnsi="Arial" w:cs="Arial"/>
        </w:rPr>
        <w:t>is (the MV of</w:t>
      </w:r>
      <w:r w:rsidRPr="00E77497">
        <w:t xml:space="preserve"> </w:t>
      </w:r>
      <w:del w:id="1537" w:author="Rev 9 Allen Wirfs-Brock" w:date="2012-07-06T11:55:00Z">
        <w:r w:rsidRPr="00E77497" w:rsidDel="001F597D">
          <w:rPr>
            <w:i/>
          </w:rPr>
          <w:delText>HexIntegerLiteral</w:delText>
        </w:r>
        <w:r w:rsidRPr="00E77497" w:rsidDel="001F597D">
          <w:delText xml:space="preserve"> </w:delText>
        </w:r>
      </w:del>
      <w:ins w:id="1538" w:author="Rev 9 Allen Wirfs-Brock" w:date="2012-07-06T11:55:00Z">
        <w:r w:rsidR="001F597D" w:rsidRPr="00E77497">
          <w:rPr>
            <w:i/>
          </w:rPr>
          <w:t>Hex</w:t>
        </w:r>
        <w:r w:rsidR="001F597D">
          <w:rPr>
            <w:i/>
          </w:rPr>
          <w:t>Digits</w:t>
        </w:r>
        <w:r w:rsidR="001F597D" w:rsidRPr="00E77497">
          <w:t xml:space="preserve"> </w:t>
        </w:r>
      </w:ins>
      <w:r w:rsidRPr="00E77497">
        <w:rPr>
          <w:rFonts w:ascii="Arial" w:hAnsi="Arial" w:cs="Arial"/>
        </w:rPr>
        <w:t xml:space="preserve">times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3362EEFF" w14:textId="77777777"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8.5),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757769A0"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011C19C9" w14:textId="77777777"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539" w:name="_Toc382202771"/>
      <w:bookmarkStart w:id="1540" w:name="_Toc382202991"/>
      <w:bookmarkStart w:id="1541" w:name="_Toc382212151"/>
      <w:bookmarkStart w:id="1542" w:name="_Toc382212330"/>
      <w:bookmarkStart w:id="1543" w:name="_Toc382291496"/>
      <w:bookmarkStart w:id="1544" w:name="_Ref382709603"/>
      <w:bookmarkStart w:id="1545" w:name="_Ref382709689"/>
      <w:bookmarkStart w:id="1546" w:name="_Toc385672132"/>
      <w:bookmarkStart w:id="1547" w:name="_Toc393690223"/>
    </w:p>
    <w:p w14:paraId="2E15F4D5" w14:textId="77777777" w:rsidR="004C02EF" w:rsidRPr="00E77497" w:rsidDel="00305A10" w:rsidRDefault="004C02EF" w:rsidP="004C02EF">
      <w:pPr>
        <w:rPr>
          <w:del w:id="1548" w:author="Rev 8 Allen Wirfs-Brock" w:date="2012-05-10T18:34:00Z"/>
        </w:rPr>
      </w:pPr>
      <w:del w:id="1549" w:author="Rev 8 Allen Wirfs-Brock" w:date="2012-05-10T18:34:00Z">
        <w:r w:rsidRPr="00E77497" w:rsidDel="00305A10">
          <w:delText xml:space="preserve">A conforming implementation, when processing strict mode code (see 10.1.1), must not extend the syntax of </w:delText>
        </w:r>
        <w:r w:rsidRPr="00E77497" w:rsidDel="00305A10">
          <w:rPr>
            <w:rFonts w:ascii="Times New Roman" w:hAnsi="Times New Roman"/>
            <w:i/>
          </w:rPr>
          <w:delText>NumericLiteral</w:delText>
        </w:r>
        <w:r w:rsidRPr="00E77497" w:rsidDel="00305A10">
          <w:delText xml:space="preserve"> to include </w:delText>
        </w:r>
        <w:r w:rsidRPr="00E77497" w:rsidDel="00305A10">
          <w:rPr>
            <w:rFonts w:ascii="Times New Roman" w:hAnsi="Times New Roman"/>
            <w:i/>
          </w:rPr>
          <w:delText>OctalIntegerLiteral</w:delText>
        </w:r>
        <w:r w:rsidRPr="00E77497" w:rsidDel="00305A10">
          <w:delText xml:space="preserve"> as described in B.1.1.</w:delText>
        </w:r>
      </w:del>
    </w:p>
    <w:p w14:paraId="1B5E6DCB" w14:textId="77777777" w:rsidR="004C02EF" w:rsidRPr="00E77497" w:rsidRDefault="004C02EF" w:rsidP="004C02EF">
      <w:pPr>
        <w:pStyle w:val="30"/>
        <w:numPr>
          <w:ilvl w:val="0"/>
          <w:numId w:val="0"/>
        </w:numPr>
      </w:pPr>
      <w:bookmarkStart w:id="1550" w:name="_Hlt463778258"/>
      <w:bookmarkStart w:id="1551" w:name="_Ref440437891"/>
      <w:bookmarkStart w:id="1552" w:name="_Toc472818768"/>
      <w:bookmarkStart w:id="1553" w:name="_Toc235503321"/>
      <w:bookmarkStart w:id="1554" w:name="_Toc241509096"/>
      <w:bookmarkStart w:id="1555" w:name="_Toc244416583"/>
      <w:bookmarkStart w:id="1556" w:name="_Toc276630947"/>
      <w:bookmarkStart w:id="1557" w:name="_Toc329528665"/>
      <w:bookmarkEnd w:id="1550"/>
      <w:r w:rsidRPr="00E77497">
        <w:t>7.8.4</w:t>
      </w:r>
      <w:r w:rsidRPr="00E77497">
        <w:tab/>
        <w:t>String Literal</w:t>
      </w:r>
      <w:bookmarkEnd w:id="1354"/>
      <w:bookmarkEnd w:id="1355"/>
      <w:bookmarkEnd w:id="1539"/>
      <w:bookmarkEnd w:id="1540"/>
      <w:bookmarkEnd w:id="1541"/>
      <w:bookmarkEnd w:id="1542"/>
      <w:bookmarkEnd w:id="1543"/>
      <w:bookmarkEnd w:id="1544"/>
      <w:bookmarkEnd w:id="1545"/>
      <w:bookmarkEnd w:id="1546"/>
      <w:bookmarkEnd w:id="1547"/>
      <w:r w:rsidRPr="00E77497">
        <w:t>s</w:t>
      </w:r>
      <w:bookmarkEnd w:id="1551"/>
      <w:bookmarkEnd w:id="1552"/>
      <w:bookmarkEnd w:id="1553"/>
      <w:bookmarkEnd w:id="1554"/>
      <w:bookmarkEnd w:id="1555"/>
      <w:bookmarkEnd w:id="1556"/>
      <w:bookmarkEnd w:id="1557"/>
    </w:p>
    <w:p w14:paraId="10A6BEA2" w14:textId="77777777" w:rsidR="004C02EF" w:rsidRPr="00E77497" w:rsidRDefault="00305A10">
      <w:pPr>
        <w:pStyle w:val="Note"/>
        <w:pPrChange w:id="1558" w:author="Rev 8 Allen Wirfs-Brock" w:date="2012-05-10T18:35:00Z">
          <w:pPr/>
        </w:pPrChange>
      </w:pPr>
      <w:ins w:id="1559" w:author="Rev 8 Allen Wirfs-Brock" w:date="2012-05-10T18:35:00Z">
        <w:r>
          <w:t>NOTE</w:t>
        </w:r>
        <w:r>
          <w:tab/>
        </w:r>
      </w:ins>
      <w:r w:rsidR="004C02EF" w:rsidRPr="00E77497">
        <w:t xml:space="preserve">A string literal is zero or more </w:t>
      </w:r>
      <w:ins w:id="1560" w:author="Rev 9 Allen Wirfs-Brock" w:date="2012-07-02T10:02:00Z">
        <w:r w:rsidR="00EF1FE0">
          <w:t xml:space="preserve">Unicode </w:t>
        </w:r>
      </w:ins>
      <w:r w:rsidR="004C02EF" w:rsidRPr="00E77497">
        <w:t xml:space="preserve">characters enclosed in single or double quotes. </w:t>
      </w:r>
      <w:ins w:id="1561" w:author="Rev 9 Allen Wirfs-Brock" w:date="2012-07-02T16:55:00Z">
        <w:r w:rsidR="00E61CB4">
          <w:t xml:space="preserve">Unicode </w:t>
        </w:r>
      </w:ins>
      <w:del w:id="1562" w:author="Rev 9 Allen Wirfs-Brock" w:date="2012-07-02T16:55:00Z">
        <w:r w:rsidR="004C02EF" w:rsidRPr="00E77497" w:rsidDel="00E61CB4">
          <w:delText xml:space="preserve">Each </w:delText>
        </w:r>
      </w:del>
      <w:r w:rsidR="004C02EF" w:rsidRPr="00E77497">
        <w:t>character</w:t>
      </w:r>
      <w:ins w:id="1563" w:author="Rev 9 Allen Wirfs-Brock" w:date="2012-07-02T16:55:00Z">
        <w:r w:rsidR="00E61CB4">
          <w:t>s</w:t>
        </w:r>
      </w:ins>
      <w:r w:rsidR="004C02EF" w:rsidRPr="00E77497">
        <w:t xml:space="preserve"> may </w:t>
      </w:r>
      <w:ins w:id="1564" w:author="Rev 9 Allen Wirfs-Brock" w:date="2012-07-02T16:56:00Z">
        <w:r w:rsidR="00E61CB4">
          <w:t xml:space="preserve">also be </w:t>
        </w:r>
      </w:ins>
      <w:r w:rsidR="004C02EF" w:rsidRPr="00E77497">
        <w:t>be represented by an escape sequence. All characters may appear literally in a string literal except for the closing quote character, backslash, carriage return, line separator, paragraph separator, and line feed. Any character may appear in the form of an escape sequence.</w:t>
      </w:r>
      <w:ins w:id="1565" w:author="Rev 9 Allen Wirfs-Brock" w:date="2012-07-02T10:07:00Z">
        <w:r w:rsidR="00EF1FE0">
          <w:t xml:space="preserve"> String literals evaluate to ECAMScript </w:t>
        </w:r>
      </w:ins>
      <w:ins w:id="1566" w:author="Rev 9 Allen Wirfs-Brock" w:date="2012-07-02T10:08:00Z">
        <w:r w:rsidR="00EF1FE0">
          <w:t>S</w:t>
        </w:r>
      </w:ins>
      <w:ins w:id="1567" w:author="Rev 9 Allen Wirfs-Brock" w:date="2012-07-02T10:07:00Z">
        <w:r w:rsidR="00EF1FE0">
          <w:t xml:space="preserve">tring values. </w:t>
        </w:r>
      </w:ins>
      <w:ins w:id="1568" w:author="Rev 9 Allen Wirfs-Brock" w:date="2012-07-02T10:02:00Z">
        <w:r w:rsidR="00EF1FE0">
          <w:t xml:space="preserve"> </w:t>
        </w:r>
      </w:ins>
      <w:ins w:id="1569" w:author="Rev 9 Allen Wirfs-Brock" w:date="2012-07-02T10:08:00Z">
        <w:r w:rsidR="00EF1FE0">
          <w:t>When generat</w:t>
        </w:r>
      </w:ins>
      <w:ins w:id="1570" w:author="Rev 9 Allen Wirfs-Brock" w:date="2012-07-02T10:09:00Z">
        <w:r w:rsidR="00EF1FE0">
          <w:t>ing these</w:t>
        </w:r>
      </w:ins>
      <w:ins w:id="1571" w:author="Rev 9 Allen Wirfs-Brock" w:date="2012-07-02T10:08:00Z">
        <w:r w:rsidR="00EF1FE0">
          <w:t xml:space="preserve"> string values </w:t>
        </w:r>
      </w:ins>
      <w:ins w:id="1572" w:author="Rev 9 Allen Wirfs-Brock" w:date="2012-07-02T10:05:00Z">
        <w:r w:rsidR="00EF1FE0">
          <w:t xml:space="preserve">Unicode characters belonging to </w:t>
        </w:r>
      </w:ins>
      <w:ins w:id="1573" w:author="Rev 9 Allen Wirfs-Brock" w:date="2012-07-02T10:07:00Z">
        <w:r w:rsidR="00EF1FE0">
          <w:t xml:space="preserve">Basic MultilingualPlane </w:t>
        </w:r>
      </w:ins>
      <w:ins w:id="1574" w:author="Rev 9 Allen Wirfs-Brock" w:date="2012-07-02T10:09:00Z">
        <w:r w:rsidR="00EF1FE0">
          <w:t>are encoded as a single code unit element of the string</w:t>
        </w:r>
      </w:ins>
      <w:ins w:id="1575" w:author="Rev 9 Allen Wirfs-Brock" w:date="2012-07-02T10:10:00Z">
        <w:r w:rsidR="00EF1FE0">
          <w:t>.  All other Unicode characters are encode</w:t>
        </w:r>
      </w:ins>
      <w:ins w:id="1576" w:author="Rev 9 Allen Wirfs-Brock" w:date="2012-07-06T18:44:00Z">
        <w:r w:rsidR="00FF7935">
          <w:t>d</w:t>
        </w:r>
      </w:ins>
      <w:ins w:id="1577" w:author="Rev 9 Allen Wirfs-Brock" w:date="2012-07-02T10:10:00Z">
        <w:r w:rsidR="00EF1FE0">
          <w:t xml:space="preserve"> using UTF-16 as </w:t>
        </w:r>
      </w:ins>
      <w:ins w:id="1578" w:author="Rev 9 Allen Wirfs-Brock" w:date="2012-07-02T10:11:00Z">
        <w:r w:rsidR="00FA3FCC">
          <w:t>two code unit elements of the string.</w:t>
        </w:r>
      </w:ins>
    </w:p>
    <w:p w14:paraId="67EBF952" w14:textId="77777777" w:rsidR="004C02EF" w:rsidRPr="00E77497" w:rsidRDefault="004C02EF" w:rsidP="004C02EF">
      <w:pPr>
        <w:pStyle w:val="Syntax"/>
      </w:pPr>
      <w:r w:rsidRPr="00E77497">
        <w:t>Syntax</w:t>
      </w:r>
    </w:p>
    <w:p w14:paraId="62C8A447" w14:textId="77777777" w:rsidR="004C02EF" w:rsidRPr="00E77497" w:rsidRDefault="004C02EF" w:rsidP="004C02EF">
      <w:pPr>
        <w:pStyle w:val="SyntaxRule"/>
      </w:pPr>
      <w:r w:rsidRPr="00E77497">
        <w:t xml:space="preserve">StringLiteral </w:t>
      </w:r>
      <w:r w:rsidRPr="00E77497">
        <w:rPr>
          <w:rFonts w:ascii="Arial" w:hAnsi="Arial" w:cs="Arial"/>
          <w:b/>
          <w:i w:val="0"/>
        </w:rPr>
        <w:t>::</w:t>
      </w:r>
    </w:p>
    <w:p w14:paraId="46532616" w14:textId="77777777" w:rsidR="004C02EF" w:rsidRPr="00E77497" w:rsidRDefault="004C02EF" w:rsidP="004C02EF">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7EE90237" w14:textId="77777777" w:rsidR="004C02EF" w:rsidRPr="00E77497" w:rsidRDefault="004C02EF" w:rsidP="004C02EF">
      <w:pPr>
        <w:pStyle w:val="SyntaxRule"/>
      </w:pPr>
      <w:r w:rsidRPr="00E77497">
        <w:t xml:space="preserve">DoubleStringCharacters </w:t>
      </w:r>
      <w:r w:rsidRPr="00E77497">
        <w:rPr>
          <w:rFonts w:ascii="Arial" w:hAnsi="Arial" w:cs="Arial"/>
          <w:b/>
          <w:i w:val="0"/>
        </w:rPr>
        <w:t>::</w:t>
      </w:r>
    </w:p>
    <w:p w14:paraId="4C06EB38" w14:textId="77777777" w:rsidR="004C02EF" w:rsidRPr="00E77497" w:rsidRDefault="004C02EF" w:rsidP="004C02EF">
      <w:pPr>
        <w:pStyle w:val="SyntaxDefinition"/>
        <w:rPr>
          <w:vertAlign w:val="subscript"/>
        </w:rPr>
      </w:pPr>
      <w:r w:rsidRPr="00E77497">
        <w:t>DoubleStringCharacter DoubleStringCharacters</w:t>
      </w:r>
      <w:r w:rsidRPr="00E77497">
        <w:rPr>
          <w:rFonts w:ascii="Arial" w:hAnsi="Arial"/>
          <w:i w:val="0"/>
          <w:vertAlign w:val="subscript"/>
        </w:rPr>
        <w:t>opt</w:t>
      </w:r>
    </w:p>
    <w:p w14:paraId="407AAB45" w14:textId="77777777" w:rsidR="004C02EF" w:rsidRPr="00E77497" w:rsidRDefault="004C02EF" w:rsidP="004C02EF">
      <w:pPr>
        <w:pStyle w:val="SyntaxRule"/>
      </w:pPr>
      <w:r w:rsidRPr="00E77497">
        <w:t xml:space="preserve">SingleStringCharacters </w:t>
      </w:r>
      <w:r w:rsidRPr="00E77497">
        <w:rPr>
          <w:rFonts w:ascii="Arial" w:hAnsi="Arial" w:cs="Arial"/>
          <w:b/>
          <w:i w:val="0"/>
        </w:rPr>
        <w:t>::</w:t>
      </w:r>
    </w:p>
    <w:p w14:paraId="3D094D6F" w14:textId="77777777" w:rsidR="004C02EF" w:rsidRPr="00E77497" w:rsidRDefault="004C02EF" w:rsidP="004C02EF">
      <w:pPr>
        <w:pStyle w:val="SyntaxDefinition"/>
        <w:rPr>
          <w:vertAlign w:val="subscript"/>
        </w:rPr>
      </w:pPr>
      <w:r w:rsidRPr="00E77497">
        <w:t>SingleStringCharacter SingleStringCharacters</w:t>
      </w:r>
      <w:r w:rsidRPr="00E77497">
        <w:rPr>
          <w:rFonts w:ascii="Arial" w:hAnsi="Arial"/>
          <w:i w:val="0"/>
          <w:vertAlign w:val="subscript"/>
        </w:rPr>
        <w:t>opt</w:t>
      </w:r>
    </w:p>
    <w:p w14:paraId="28EC6D39" w14:textId="77777777" w:rsidR="004C02EF" w:rsidRPr="00E77497" w:rsidRDefault="004C02EF" w:rsidP="004C02EF">
      <w:pPr>
        <w:pStyle w:val="SyntaxRule"/>
      </w:pPr>
      <w:r w:rsidRPr="00E77497">
        <w:t xml:space="preserve">DoubleStringCharacter </w:t>
      </w:r>
      <w:r w:rsidRPr="00E77497">
        <w:rPr>
          <w:rFonts w:ascii="Arial" w:hAnsi="Arial" w:cs="Arial"/>
          <w:b/>
          <w:i w:val="0"/>
        </w:rPr>
        <w:t>::</w:t>
      </w:r>
    </w:p>
    <w:p w14:paraId="1126EBA4"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1D2AB471" w14:textId="77777777" w:rsidR="004C02EF" w:rsidRPr="00E77497" w:rsidRDefault="004C02EF" w:rsidP="004C02EF">
      <w:pPr>
        <w:pStyle w:val="SyntaxRule"/>
      </w:pPr>
      <w:r w:rsidRPr="00E77497">
        <w:t xml:space="preserve">SingleStringCharacter </w:t>
      </w:r>
      <w:r w:rsidRPr="00E77497">
        <w:rPr>
          <w:rFonts w:ascii="Arial" w:hAnsi="Arial" w:cs="Arial"/>
          <w:b/>
          <w:i w:val="0"/>
        </w:rPr>
        <w:t>::</w:t>
      </w:r>
    </w:p>
    <w:p w14:paraId="0A591FEE"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182AAEE0" w14:textId="77777777" w:rsidR="004C02EF" w:rsidRPr="00E77497" w:rsidRDefault="004C02EF" w:rsidP="004C02EF">
      <w:pPr>
        <w:pStyle w:val="SyntaxRule"/>
        <w:rPr>
          <w:b/>
        </w:rPr>
      </w:pPr>
      <w:r w:rsidRPr="00E77497">
        <w:t xml:space="preserve">LineContinuation </w:t>
      </w:r>
      <w:r w:rsidRPr="00E77497">
        <w:rPr>
          <w:rFonts w:ascii="Arial" w:hAnsi="Arial" w:cs="Arial"/>
          <w:b/>
          <w:i w:val="0"/>
        </w:rPr>
        <w:t>::</w:t>
      </w:r>
    </w:p>
    <w:p w14:paraId="388390CE" w14:textId="77777777" w:rsidR="004C02EF" w:rsidRPr="00E77497" w:rsidRDefault="004C02EF" w:rsidP="004C02EF">
      <w:pPr>
        <w:pStyle w:val="SyntaxDefinition"/>
      </w:pPr>
      <w:r w:rsidRPr="00E77497">
        <w:rPr>
          <w:rFonts w:ascii="Courier New" w:hAnsi="Courier New" w:cs="Courier New"/>
          <w:b/>
          <w:i w:val="0"/>
        </w:rPr>
        <w:t xml:space="preserve">\ </w:t>
      </w:r>
      <w:r w:rsidRPr="00E77497">
        <w:t>LineTerminatorSequence</w:t>
      </w:r>
    </w:p>
    <w:p w14:paraId="2A5708FA" w14:textId="77777777" w:rsidR="004C02EF" w:rsidRPr="00E77497" w:rsidRDefault="004C02EF" w:rsidP="004C02EF">
      <w:pPr>
        <w:pStyle w:val="SyntaxRule"/>
      </w:pPr>
      <w:r w:rsidRPr="00E77497">
        <w:t xml:space="preserve">EscapeSequence </w:t>
      </w:r>
      <w:r w:rsidRPr="00E77497">
        <w:rPr>
          <w:rFonts w:ascii="Arial" w:hAnsi="Arial" w:cs="Arial"/>
          <w:b/>
          <w:i w:val="0"/>
        </w:rPr>
        <w:t>::</w:t>
      </w:r>
    </w:p>
    <w:p w14:paraId="68002600" w14:textId="77777777" w:rsidR="004C02EF" w:rsidRPr="00E77497" w:rsidRDefault="004C02EF" w:rsidP="004C02EF">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68BEBD44" w14:textId="77777777" w:rsidR="00215101" w:rsidRPr="00E77497" w:rsidRDefault="00215101" w:rsidP="00215101">
      <w:pPr>
        <w:rPr>
          <w:ins w:id="1579" w:author="Rev 8 Allen Wirfs-Brock" w:date="2012-05-10T18:41:00Z"/>
        </w:rPr>
      </w:pPr>
      <w:ins w:id="1580" w:author="Rev 8 Allen Wirfs-Brock" w:date="2012-05-10T18:41:00Z">
        <w:r w:rsidRPr="00E77497">
          <w:t xml:space="preserve">A conforming implementation, when processing strict mode code (see 10.1.1), </w:t>
        </w:r>
      </w:ins>
      <w:ins w:id="1581" w:author="Rev 8 Allen Wirfs-Brock" w:date="2012-06-15T17:54:00Z">
        <w:r w:rsidR="005815B4">
          <w:t>must</w:t>
        </w:r>
      </w:ins>
      <w:ins w:id="1582" w:author="Rev 8 Allen Wirfs-Brock" w:date="2012-05-10T18:41:00Z">
        <w:r w:rsidRPr="00E77497">
          <w:t xml:space="preserve"> not extend the syntax of </w:t>
        </w:r>
        <w:r w:rsidRPr="00E77497">
          <w:rPr>
            <w:rFonts w:ascii="Times New Roman" w:hAnsi="Times New Roman"/>
            <w:i/>
          </w:rPr>
          <w:t>EscapeSequence</w:t>
        </w:r>
        <w:r w:rsidRPr="00E77497">
          <w:t xml:space="preserve"> to include </w:t>
        </w:r>
        <w:r w:rsidRPr="00E77497">
          <w:rPr>
            <w:rFonts w:ascii="Times New Roman" w:hAnsi="Times New Roman"/>
            <w:i/>
          </w:rPr>
          <w:t>OctalEscapeSequence</w:t>
        </w:r>
        <w:r w:rsidRPr="00E77497">
          <w:t xml:space="preserve"> as described in B.1.2.</w:t>
        </w:r>
      </w:ins>
    </w:p>
    <w:p w14:paraId="786FCFC9" w14:textId="77777777" w:rsidR="004C02EF" w:rsidRPr="00E77497" w:rsidRDefault="004C02EF" w:rsidP="004C02EF">
      <w:pPr>
        <w:pStyle w:val="SyntaxRule"/>
      </w:pPr>
      <w:r w:rsidRPr="00E77497">
        <w:t xml:space="preserve">CharacterEscapeSequence </w:t>
      </w:r>
      <w:r w:rsidRPr="00E77497">
        <w:rPr>
          <w:rFonts w:ascii="Arial" w:hAnsi="Arial" w:cs="Arial"/>
          <w:b/>
          <w:i w:val="0"/>
        </w:rPr>
        <w:t>::</w:t>
      </w:r>
    </w:p>
    <w:p w14:paraId="74835C69" w14:textId="77777777" w:rsidR="004C02EF" w:rsidRPr="00E77497" w:rsidRDefault="004C02EF" w:rsidP="004C02EF">
      <w:pPr>
        <w:pStyle w:val="SyntaxDefinition"/>
      </w:pPr>
      <w:r w:rsidRPr="00E77497">
        <w:t>SingleEscapeCharacter</w:t>
      </w:r>
      <w:r w:rsidRPr="00E77497">
        <w:br/>
        <w:t>NonEscapeCharacter</w:t>
      </w:r>
    </w:p>
    <w:p w14:paraId="6E7D14DD" w14:textId="77777777" w:rsidR="004C02EF" w:rsidRPr="00E77497" w:rsidRDefault="004C02EF" w:rsidP="004C02EF">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4F9651B4" w14:textId="77777777" w:rsidR="004C02EF" w:rsidRPr="00C7794D" w:rsidRDefault="004C02EF" w:rsidP="004C02EF">
      <w:pPr>
        <w:pStyle w:val="SyntaxDefinition"/>
        <w:rPr>
          <w:rFonts w:ascii="Courier New" w:hAnsi="Courier New" w:cs="Courier New"/>
          <w:b/>
          <w:i w:val="0"/>
        </w:rPr>
      </w:pPr>
      <w:r w:rsidRPr="00C7794D">
        <w:rPr>
          <w:rFonts w:ascii="Courier New" w:hAnsi="Courier New" w:cs="Courier New"/>
          <w:b/>
          <w:i w:val="0"/>
        </w:rPr>
        <w:t>'  "  \  b  f  n  r  t  v</w:t>
      </w:r>
    </w:p>
    <w:p w14:paraId="54C94420" w14:textId="77777777" w:rsidR="004C02EF" w:rsidRPr="009C202C" w:rsidRDefault="004C02EF" w:rsidP="004C02EF">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48476261" w14:textId="77777777" w:rsidR="004C02EF" w:rsidRPr="00E77497" w:rsidRDefault="004C02EF" w:rsidP="004C02EF">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75960C82" w14:textId="77777777" w:rsidR="004C02EF" w:rsidRPr="00E77497" w:rsidRDefault="004C02EF" w:rsidP="004C02EF">
      <w:pPr>
        <w:pStyle w:val="SyntaxRule"/>
      </w:pPr>
      <w:r w:rsidRPr="00E77497">
        <w:t xml:space="preserve">EscapeCharacter </w:t>
      </w:r>
      <w:r w:rsidRPr="00E77497">
        <w:rPr>
          <w:rFonts w:ascii="Arial" w:hAnsi="Arial" w:cs="Arial"/>
          <w:b/>
          <w:i w:val="0"/>
        </w:rPr>
        <w:t>::</w:t>
      </w:r>
    </w:p>
    <w:p w14:paraId="186ADF4D" w14:textId="77777777" w:rsidR="004C02EF" w:rsidRPr="00E77497" w:rsidRDefault="004C02EF" w:rsidP="004C02EF">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57053B0D" w14:textId="77777777" w:rsidR="004C02EF" w:rsidRPr="00E77497" w:rsidRDefault="004C02EF" w:rsidP="004C02EF">
      <w:pPr>
        <w:pStyle w:val="SyntaxRule"/>
      </w:pPr>
      <w:r w:rsidRPr="00E77497">
        <w:t xml:space="preserve">HexEscapeSequence </w:t>
      </w:r>
      <w:r w:rsidRPr="00E77497">
        <w:rPr>
          <w:rFonts w:ascii="Arial" w:hAnsi="Arial" w:cs="Arial"/>
          <w:b/>
          <w:i w:val="0"/>
        </w:rPr>
        <w:t>::</w:t>
      </w:r>
    </w:p>
    <w:p w14:paraId="7EB756C2" w14:textId="77777777" w:rsidR="004C02EF" w:rsidRPr="00E77497" w:rsidRDefault="004C02EF" w:rsidP="004C02EF">
      <w:pPr>
        <w:pStyle w:val="SyntaxDefinition"/>
      </w:pPr>
      <w:r w:rsidRPr="00E77497">
        <w:rPr>
          <w:rFonts w:ascii="Courier New" w:hAnsi="Courier New"/>
          <w:b/>
          <w:i w:val="0"/>
        </w:rPr>
        <w:t xml:space="preserve">x </w:t>
      </w:r>
      <w:r w:rsidRPr="00E77497">
        <w:t>HexDigit HexDigit</w:t>
      </w:r>
    </w:p>
    <w:p w14:paraId="5A88460A" w14:textId="77777777" w:rsidR="004C02EF" w:rsidRPr="00E77497" w:rsidRDefault="004C02EF" w:rsidP="004C02EF">
      <w:pPr>
        <w:pStyle w:val="SyntaxRule"/>
      </w:pPr>
      <w:r w:rsidRPr="00E77497">
        <w:t xml:space="preserve">UnicodeEscapeSequence </w:t>
      </w:r>
      <w:r w:rsidRPr="00E77497">
        <w:rPr>
          <w:rFonts w:ascii="Arial" w:hAnsi="Arial" w:cs="Arial"/>
          <w:b/>
          <w:i w:val="0"/>
        </w:rPr>
        <w:t>::</w:t>
      </w:r>
    </w:p>
    <w:p w14:paraId="38F3C753" w14:textId="77777777" w:rsidR="004C02EF" w:rsidRPr="0056346D" w:rsidRDefault="004C02EF" w:rsidP="004C02EF">
      <w:pPr>
        <w:pStyle w:val="SyntaxDefinition"/>
        <w:rPr>
          <w:rFonts w:ascii="Courier New" w:hAnsi="Courier New" w:cs="Courier New"/>
          <w:b/>
          <w:i w:val="0"/>
        </w:rPr>
      </w:pPr>
      <w:r w:rsidRPr="00E77497">
        <w:rPr>
          <w:rFonts w:ascii="Courier New" w:hAnsi="Courier New"/>
          <w:b/>
          <w:i w:val="0"/>
        </w:rPr>
        <w:t>u</w:t>
      </w:r>
      <w:r w:rsidRPr="00E77497">
        <w:t xml:space="preserve"> HexDigit HexDigit HexDigit HexDigit</w:t>
      </w:r>
      <w:ins w:id="1583" w:author="Rev 9 Allen Wirfs-Brock" w:date="2012-07-02T08:37:00Z">
        <w:r w:rsidR="00E06B9B">
          <w:br/>
        </w:r>
      </w:ins>
      <w:ins w:id="1584" w:author="Rev 9 Allen Wirfs-Brock" w:date="2012-07-02T12:29:00Z">
        <w:r w:rsidR="00CF27DF">
          <w:rPr>
            <w:rFonts w:ascii="Courier New" w:hAnsi="Courier New" w:cs="Courier New"/>
            <w:b/>
            <w:i w:val="0"/>
          </w:rPr>
          <w:t>u</w:t>
        </w:r>
      </w:ins>
      <w:ins w:id="1585" w:author="Rev 9 Allen Wirfs-Brock" w:date="2012-07-02T08:38:00Z">
        <w:r w:rsidR="00E06B9B">
          <w:rPr>
            <w:rFonts w:ascii="Courier New" w:hAnsi="Courier New" w:cs="Courier New"/>
            <w:b/>
            <w:i w:val="0"/>
          </w:rPr>
          <w:t xml:space="preserve">{ </w:t>
        </w:r>
      </w:ins>
      <w:ins w:id="1586" w:author="Rev 9 Allen Wirfs-Brock" w:date="2012-07-02T08:52:00Z">
        <w:r w:rsidR="00BA4C34" w:rsidRPr="00E77497">
          <w:t>HexDigit</w:t>
        </w:r>
      </w:ins>
      <w:ins w:id="1587" w:author="Rev 9 Allen Wirfs-Brock" w:date="2012-07-06T12:11:00Z">
        <w:r w:rsidR="00355D90">
          <w:t>s</w:t>
        </w:r>
      </w:ins>
      <w:ins w:id="1588" w:author="Rev 9 Allen Wirfs-Brock" w:date="2012-07-06T12:12:00Z">
        <w:r w:rsidR="00355D90">
          <w:rPr>
            <w:rFonts w:ascii="Courier New" w:hAnsi="Courier New" w:cs="Courier New"/>
            <w:b/>
            <w:i w:val="0"/>
          </w:rPr>
          <w:t xml:space="preserve"> </w:t>
        </w:r>
      </w:ins>
      <w:ins w:id="1589" w:author="Rev 9 Allen Wirfs-Brock" w:date="2012-07-02T08:38:00Z">
        <w:r w:rsidR="00E06B9B">
          <w:rPr>
            <w:rFonts w:ascii="Courier New" w:hAnsi="Courier New" w:cs="Courier New"/>
            <w:b/>
            <w:i w:val="0"/>
          </w:rPr>
          <w:t>}</w:t>
        </w:r>
      </w:ins>
    </w:p>
    <w:p w14:paraId="7B327EE2" w14:textId="77777777" w:rsidR="00305A10" w:rsidRPr="00E77497" w:rsidDel="00215101" w:rsidRDefault="00305A10" w:rsidP="00305A10">
      <w:pPr>
        <w:rPr>
          <w:del w:id="1590" w:author="Rev 8 Allen Wirfs-Brock" w:date="2012-05-10T18:41:00Z"/>
        </w:rPr>
      </w:pPr>
      <w:del w:id="1591" w:author="Rev 8 Allen Wirfs-Brock" w:date="2012-05-10T18:41:00Z">
        <w:r w:rsidRPr="00E77497" w:rsidDel="00215101">
          <w:delText xml:space="preserve">A conforming implementation, when processing strict mode code (see 10.1.1), may not extend the syntax of </w:delText>
        </w:r>
        <w:r w:rsidRPr="00E77497" w:rsidDel="00215101">
          <w:rPr>
            <w:rFonts w:ascii="Times New Roman" w:hAnsi="Times New Roman"/>
            <w:i/>
          </w:rPr>
          <w:delText>EscapeSequence</w:delText>
        </w:r>
        <w:r w:rsidRPr="00E77497" w:rsidDel="00215101">
          <w:delText xml:space="preserve"> to include </w:delText>
        </w:r>
        <w:r w:rsidRPr="00E77497" w:rsidDel="00215101">
          <w:rPr>
            <w:rFonts w:ascii="Times New Roman" w:hAnsi="Times New Roman"/>
            <w:i/>
          </w:rPr>
          <w:delText>OctalEscapeSequence</w:delText>
        </w:r>
        <w:r w:rsidRPr="00E77497" w:rsidDel="00215101">
          <w:delText xml:space="preserve"> as described in B.1.2.</w:delText>
        </w:r>
      </w:del>
    </w:p>
    <w:p w14:paraId="5B3AAC18" w14:textId="77777777" w:rsidR="004C02EF" w:rsidRPr="00E77497" w:rsidRDefault="004C02EF" w:rsidP="004C02EF">
      <w:r w:rsidRPr="00E77497">
        <w:t xml:space="preserve">The definition of the nonterminal </w:t>
      </w:r>
      <w:r w:rsidRPr="00E77497">
        <w:rPr>
          <w:rFonts w:ascii="Times New Roman" w:hAnsi="Times New Roman"/>
          <w:i/>
        </w:rPr>
        <w:t>HexDigit</w:t>
      </w:r>
      <w:r w:rsidRPr="00E77497">
        <w:t xml:space="preserve"> is given in 7.8.3. </w:t>
      </w:r>
      <w:r w:rsidRPr="00E77497">
        <w:rPr>
          <w:rFonts w:ascii="Times New Roman" w:hAnsi="Times New Roman"/>
          <w:i/>
        </w:rPr>
        <w:t>SourceCharacter</w:t>
      </w:r>
      <w:r w:rsidRPr="00E77497">
        <w:t xml:space="preserve"> is defined in clause 6.</w:t>
      </w:r>
    </w:p>
    <w:p w14:paraId="74E908A1" w14:textId="77777777" w:rsidR="00215101" w:rsidRPr="00E77497" w:rsidRDefault="00215101" w:rsidP="00215101">
      <w:pPr>
        <w:pStyle w:val="Note"/>
        <w:rPr>
          <w:ins w:id="1592" w:author="Rev 8 Allen Wirfs-Brock" w:date="2012-05-10T18:42:00Z"/>
        </w:rPr>
      </w:pPr>
      <w:ins w:id="1593" w:author="Rev 8 Allen Wirfs-Brock" w:date="2012-05-10T18:42:00Z">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ins>
    </w:p>
    <w:p w14:paraId="2AFD089E" w14:textId="77777777" w:rsidR="00D27CC9" w:rsidRDefault="00D27CC9" w:rsidP="00D27CC9">
      <w:pPr>
        <w:rPr>
          <w:ins w:id="1594" w:author="Rev 9 Allen Wirfs-Brock" w:date="2012-07-02T19:32:00Z"/>
          <w:rFonts w:ascii="Helvetica" w:hAnsi="Helvetica"/>
          <w:b/>
        </w:rPr>
      </w:pPr>
      <w:ins w:id="1595" w:author="Rev 9 Allen Wirfs-Brock" w:date="2012-07-02T19:32:00Z">
        <w:r>
          <w:rPr>
            <w:rFonts w:ascii="Helvetica" w:hAnsi="Helvetica"/>
            <w:b/>
          </w:rPr>
          <w:t>Static Semantics</w:t>
        </w:r>
      </w:ins>
    </w:p>
    <w:p w14:paraId="48406040" w14:textId="77777777" w:rsidR="00D27CC9" w:rsidRDefault="00D27CC9" w:rsidP="00D27CC9">
      <w:pPr>
        <w:rPr>
          <w:ins w:id="1596" w:author="Rev 9 Allen Wirfs-Brock" w:date="2012-07-02T19:40:00Z"/>
          <w:rFonts w:ascii="Helvetica" w:hAnsi="Helvetica"/>
          <w:b/>
        </w:rPr>
      </w:pPr>
      <w:ins w:id="1597" w:author="Rev 9 Allen Wirfs-Brock" w:date="2012-07-02T19:31:00Z">
        <w:r w:rsidRPr="00E77497">
          <w:rPr>
            <w:rFonts w:ascii="Helvetica" w:hAnsi="Helvetica"/>
            <w:b/>
          </w:rPr>
          <w:t>Static Semantics:  Early Errors</w:t>
        </w:r>
      </w:ins>
    </w:p>
    <w:p w14:paraId="68B962B2" w14:textId="77777777" w:rsidR="008469F4" w:rsidRPr="00E77497" w:rsidRDefault="008469F4" w:rsidP="00D27CC9">
      <w:pPr>
        <w:rPr>
          <w:ins w:id="1598" w:author="Rev 9 Allen Wirfs-Brock" w:date="2012-07-02T19:31:00Z"/>
          <w:rFonts w:ascii="Helvetica" w:hAnsi="Helvetica"/>
          <w:b/>
        </w:rPr>
      </w:pPr>
      <w:ins w:id="1599" w:author="Rev 9 Allen Wirfs-Brock" w:date="2012-07-02T19:40:00Z">
        <w:r w:rsidRPr="00255A87">
          <w:rPr>
            <w:rFonts w:ascii="Times New Roman" w:hAnsi="Times New Roman"/>
            <w:i/>
          </w:rPr>
          <w:t>UnicodeEscapeSequence</w:t>
        </w:r>
        <w:r w:rsidRPr="00E77497">
          <w:t xml:space="preserve"> </w:t>
        </w:r>
        <w:r w:rsidRPr="00E77497">
          <w:rPr>
            <w:b/>
          </w:rPr>
          <w:t>::</w:t>
        </w:r>
        <w:r w:rsidRPr="00E77497">
          <w:t xml:space="preserve"> </w:t>
        </w:r>
        <w:r w:rsidRPr="00D639BE">
          <w:rPr>
            <w:rFonts w:ascii="Courier New" w:hAnsi="Courier New"/>
            <w:b/>
          </w:rPr>
          <w:t>u</w:t>
        </w:r>
        <w:r>
          <w:rPr>
            <w:rFonts w:ascii="Courier New" w:hAnsi="Courier New"/>
            <w:b/>
          </w:rPr>
          <w:t>{</w:t>
        </w:r>
        <w:r w:rsidRPr="00E77497">
          <w:rPr>
            <w:i/>
          </w:rPr>
          <w:t xml:space="preserve"> </w:t>
        </w:r>
        <w:r w:rsidRPr="00E77497">
          <w:rPr>
            <w:rStyle w:val="bnf"/>
          </w:rPr>
          <w:t>HexDigit</w:t>
        </w:r>
      </w:ins>
      <w:ins w:id="1600" w:author="Rev 9 Allen Wirfs-Brock" w:date="2012-07-06T12:12:00Z">
        <w:r w:rsidR="00355D90">
          <w:rPr>
            <w:rStyle w:val="bnf"/>
          </w:rPr>
          <w:t>s</w:t>
        </w:r>
      </w:ins>
      <w:ins w:id="1601" w:author="Rev 9 Allen Wirfs-Brock" w:date="2012-07-02T19:40:00Z">
        <w:r w:rsidRPr="00E77497">
          <w:rPr>
            <w:i/>
          </w:rPr>
          <w:t xml:space="preserve"> </w:t>
        </w:r>
        <w:r>
          <w:rPr>
            <w:rFonts w:ascii="Courier New" w:hAnsi="Courier New"/>
            <w:b/>
          </w:rPr>
          <w:t>}</w:t>
        </w:r>
      </w:ins>
    </w:p>
    <w:p w14:paraId="2B0C32A3" w14:textId="77777777" w:rsidR="008469F4" w:rsidRDefault="008469F4" w:rsidP="00255A87">
      <w:pPr>
        <w:numPr>
          <w:ilvl w:val="0"/>
          <w:numId w:val="403"/>
        </w:numPr>
        <w:spacing w:before="240" w:after="220"/>
        <w:rPr>
          <w:ins w:id="1602" w:author="Rev 9 Allen Wirfs-Brock" w:date="2012-07-02T19:41:00Z"/>
        </w:rPr>
      </w:pPr>
      <w:ins w:id="1603" w:author="Rev 9 Allen Wirfs-Brock" w:date="2012-07-02T19:41:00Z">
        <w:r>
          <w:t xml:space="preserve">It is a Syntax Error if </w:t>
        </w:r>
      </w:ins>
      <w:ins w:id="1604" w:author="Rev 9 Allen Wirfs-Brock" w:date="2012-07-02T19:43:00Z">
        <w:r>
          <w:t xml:space="preserve">the </w:t>
        </w:r>
        <w:r>
          <w:rPr>
            <w:rFonts w:cs="Arial"/>
          </w:rPr>
          <w:t xml:space="preserve">MV of </w:t>
        </w:r>
        <w:r w:rsidRPr="00255A87">
          <w:rPr>
            <w:rStyle w:val="bnf"/>
          </w:rPr>
          <w:t>HexDigit</w:t>
        </w:r>
      </w:ins>
      <w:ins w:id="1605" w:author="Rev 9 Allen Wirfs-Brock" w:date="2012-07-06T12:12:00Z">
        <w:r w:rsidR="00355D90">
          <w:rPr>
            <w:rStyle w:val="bnf"/>
          </w:rPr>
          <w:t>s</w:t>
        </w:r>
      </w:ins>
      <w:ins w:id="1606" w:author="Rev 9 Allen Wirfs-Brock" w:date="2012-07-02T19:43:00Z">
        <w:r w:rsidRPr="007F2AF2">
          <w:rPr>
            <w:rFonts w:ascii="Times New Roman" w:hAnsi="Times New Roman"/>
            <w:i/>
          </w:rPr>
          <w:t xml:space="preserve"> </w:t>
        </w:r>
      </w:ins>
      <w:ins w:id="1607" w:author="Rev 9 Allen Wirfs-Brock" w:date="2012-07-02T19:45:00Z">
        <w:r>
          <w:t xml:space="preserve">&gt; </w:t>
        </w:r>
        <w:r w:rsidRPr="00255A87">
          <w:rPr>
            <w:rFonts w:ascii="Times New Roman" w:hAnsi="Times New Roman"/>
          </w:rPr>
          <w:t>1</w:t>
        </w:r>
      </w:ins>
      <w:ins w:id="1608" w:author="Rev 9 Allen Wirfs-Brock" w:date="2012-07-06T12:12:00Z">
        <w:r w:rsidR="00355D90">
          <w:rPr>
            <w:rFonts w:ascii="Times New Roman" w:hAnsi="Times New Roman"/>
          </w:rPr>
          <w:t>114111</w:t>
        </w:r>
      </w:ins>
      <w:ins w:id="1609" w:author="Rev 9 Allen Wirfs-Brock" w:date="2012-07-02T19:41:00Z">
        <w:r>
          <w:rPr>
            <w:rStyle w:val="bnf"/>
            <w:rFonts w:ascii="Arial" w:hAnsi="Arial" w:cs="Arial"/>
            <w:i w:val="0"/>
          </w:rPr>
          <w:t>.</w:t>
        </w:r>
        <w:r w:rsidRPr="00E77497">
          <w:rPr>
            <w:rFonts w:ascii="Courier New" w:hAnsi="Courier New" w:cs="Courier New"/>
            <w:b/>
            <w:iCs/>
          </w:rPr>
          <w:t xml:space="preserve"> </w:t>
        </w:r>
      </w:ins>
    </w:p>
    <w:p w14:paraId="0DFF673E" w14:textId="77777777" w:rsidR="008F08B3" w:rsidRPr="00E77497" w:rsidRDefault="008F08B3" w:rsidP="008F08B3">
      <w:pPr>
        <w:rPr>
          <w:ins w:id="1610" w:author="Rev 8 Allen Wirfs-Brock" w:date="2012-05-10T17:56:00Z"/>
          <w:rFonts w:ascii="Helvetica" w:hAnsi="Helvetica"/>
          <w:b/>
        </w:rPr>
      </w:pPr>
      <w:ins w:id="1611" w:author="Rev 8 Allen Wirfs-Brock" w:date="2012-05-10T17:56:00Z">
        <w:r w:rsidRPr="00E77497">
          <w:rPr>
            <w:rFonts w:ascii="Helvetica" w:hAnsi="Helvetica"/>
            <w:b/>
          </w:rPr>
          <w:t xml:space="preserve">Static </w:t>
        </w:r>
      </w:ins>
      <w:r w:rsidRPr="00E77497">
        <w:rPr>
          <w:rFonts w:ascii="Helvetica" w:hAnsi="Helvetica"/>
          <w:b/>
        </w:rPr>
        <w:t>Semantics</w:t>
      </w:r>
      <w:ins w:id="1612" w:author="Rev 8 Allen Wirfs-Brock" w:date="2012-05-10T17:56:00Z">
        <w:r w:rsidRPr="00E77497">
          <w:rPr>
            <w:rFonts w:ascii="Helvetica" w:hAnsi="Helvetica"/>
            <w:b/>
          </w:rPr>
          <w:t xml:space="preserve">:  </w:t>
        </w:r>
      </w:ins>
      <w:ins w:id="1613" w:author="Rev 8 Allen Wirfs-Brock" w:date="2012-05-10T17:57:00Z">
        <w:r>
          <w:rPr>
            <w:rStyle w:val="bnf"/>
            <w:rFonts w:ascii="Helvetica" w:hAnsi="Helvetica"/>
            <w:b/>
            <w:i w:val="0"/>
          </w:rPr>
          <w:t>SV’s and CV’s</w:t>
        </w:r>
      </w:ins>
    </w:p>
    <w:p w14:paraId="1A2868B4" w14:textId="77777777" w:rsidR="004C02EF" w:rsidRPr="00E77497" w:rsidRDefault="004C02EF" w:rsidP="004C02EF">
      <w:r w:rsidRPr="00E77497">
        <w:t xml:space="preserve">A string literal stands for a value of the String type. The String value (SV) of the literal is described in terms of </w:t>
      </w:r>
      <w:del w:id="1614" w:author="Rev 9 Allen Wirfs-Brock" w:date="2012-07-02T09:24:00Z">
        <w:r w:rsidRPr="00E77497" w:rsidDel="00DF1BCC">
          <w:delText xml:space="preserve">character </w:delText>
        </w:r>
      </w:del>
      <w:ins w:id="1615" w:author="Rev 9 Allen Wirfs-Brock" w:date="2012-07-02T09:24:00Z">
        <w:r w:rsidR="00DF1BCC">
          <w:t>code unit</w:t>
        </w:r>
        <w:r w:rsidR="00DF1BCC" w:rsidRPr="00E77497">
          <w:t xml:space="preserve"> </w:t>
        </w:r>
      </w:ins>
      <w:r w:rsidRPr="00E77497">
        <w:t xml:space="preserve">values (CV) contributed by the various parts of the string literal. As part of this process, some </w:t>
      </w:r>
      <w:ins w:id="1616" w:author="Rev 9 Allen Wirfs-Brock" w:date="2012-07-07T10:07:00Z">
        <w:r w:rsidR="00F55BFC">
          <w:t xml:space="preserve">Unicode </w:t>
        </w:r>
      </w:ins>
      <w:r w:rsidRPr="00E77497">
        <w:t>characters within the string literal are interpreted as having a mathematical value (MV), as described below or in 7.8.3.</w:t>
      </w:r>
    </w:p>
    <w:p w14:paraId="1B45773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del w:id="1617" w:author="Rev 9 Allen Wirfs-Brock" w:date="2012-07-02T09:25:00Z">
        <w:r w:rsidRPr="00E77497" w:rsidDel="009975C2">
          <w:rPr>
            <w:rFonts w:ascii="Arial" w:hAnsi="Arial"/>
          </w:rPr>
          <w:delText xml:space="preserve">character </w:delText>
        </w:r>
      </w:del>
      <w:ins w:id="1618" w:author="Rev 9 Allen Wirfs-Brock" w:date="2012-07-02T09:25:00Z">
        <w:r w:rsidR="009975C2">
          <w:rPr>
            <w:rFonts w:ascii="Arial" w:hAnsi="Arial"/>
          </w:rPr>
          <w:t>code unit</w:t>
        </w:r>
        <w:r w:rsidR="009975C2" w:rsidRPr="00E77497">
          <w:rPr>
            <w:rFonts w:ascii="Arial" w:hAnsi="Arial"/>
          </w:rPr>
          <w:t xml:space="preserve"> </w:t>
        </w:r>
      </w:ins>
      <w:r w:rsidRPr="00E77497">
        <w:rPr>
          <w:rFonts w:ascii="Arial" w:hAnsi="Arial"/>
        </w:rPr>
        <w:t>sequence.</w:t>
      </w:r>
    </w:p>
    <w:p w14:paraId="52FA564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ins w:id="1619" w:author="Rev 9 Allen Wirfs-Brock" w:date="2012-07-02T09:25:00Z">
        <w:r w:rsidR="009975C2">
          <w:rPr>
            <w:rFonts w:ascii="Arial" w:hAnsi="Arial"/>
          </w:rPr>
          <w:t>code unit</w:t>
        </w:r>
        <w:r w:rsidR="009975C2" w:rsidRPr="00E77497">
          <w:rPr>
            <w:rFonts w:ascii="Arial" w:hAnsi="Arial"/>
          </w:rPr>
          <w:t xml:space="preserve"> </w:t>
        </w:r>
      </w:ins>
      <w:del w:id="1620" w:author="Rev 9 Allen Wirfs-Brock" w:date="2012-07-02T09:25:00Z">
        <w:r w:rsidRPr="00E77497" w:rsidDel="009975C2">
          <w:rPr>
            <w:rFonts w:ascii="Arial" w:hAnsi="Arial"/>
          </w:rPr>
          <w:delText xml:space="preserve">character </w:delText>
        </w:r>
      </w:del>
      <w:r w:rsidRPr="00E77497">
        <w:rPr>
          <w:rFonts w:ascii="Arial" w:hAnsi="Arial"/>
        </w:rPr>
        <w:t>sequence.</w:t>
      </w:r>
    </w:p>
    <w:p w14:paraId="68CE07C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430DAA3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7E481E6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ins w:id="1621" w:author="Rev 9 Allen Wirfs-Brock" w:date="2012-07-02T09:26:00Z">
        <w:r w:rsidR="009975C2">
          <w:rPr>
            <w:rFonts w:ascii="Arial" w:hAnsi="Arial" w:cs="Arial"/>
          </w:rPr>
          <w:t xml:space="preserve"> or two</w:t>
        </w:r>
      </w:ins>
      <w:r w:rsidRPr="00E77497">
        <w:rPr>
          <w:rFonts w:ascii="Arial" w:hAnsi="Arial" w:cs="Arial"/>
        </w:rPr>
        <w:t xml:space="preserve"> </w:t>
      </w:r>
      <w:ins w:id="1622" w:author="Rev 9 Allen Wirfs-Brock" w:date="2012-07-02T09:25:00Z">
        <w:r w:rsidR="009975C2">
          <w:rPr>
            <w:rFonts w:ascii="Arial" w:hAnsi="Arial"/>
          </w:rPr>
          <w:t>code units</w:t>
        </w:r>
      </w:ins>
      <w:ins w:id="1623" w:author="Rev 9 Allen Wirfs-Brock" w:date="2012-07-02T09:27:00Z">
        <w:r w:rsidR="009975C2">
          <w:rPr>
            <w:rFonts w:ascii="Arial" w:hAnsi="Arial"/>
          </w:rPr>
          <w:t xml:space="preserve"> that i</w:t>
        </w:r>
      </w:ins>
      <w:del w:id="1624" w:author="Rev 9 Allen Wirfs-Brock" w:date="2012-07-02T09:25:00Z">
        <w:r w:rsidRPr="00E77497" w:rsidDel="009975C2">
          <w:rPr>
            <w:rFonts w:ascii="Arial" w:hAnsi="Arial" w:cs="Arial"/>
          </w:rPr>
          <w:delText>character</w:delText>
        </w:r>
      </w:del>
      <w:ins w:id="1625" w:author="Rev 9 Allen Wirfs-Brock" w:date="2012-07-02T09:29:00Z">
        <w:r w:rsidR="009975C2">
          <w:rPr>
            <w:rFonts w:ascii="Arial" w:hAnsi="Arial" w:cs="Arial"/>
          </w:rPr>
          <w:t>s</w:t>
        </w:r>
      </w:ins>
      <w:del w:id="1626" w:author="Rev 9 Allen Wirfs-Brock" w:date="2012-07-02T09:29:00Z">
        <w:r w:rsidRPr="00E77497" w:rsidDel="009975C2">
          <w:rPr>
            <w:rFonts w:ascii="Arial" w:hAnsi="Arial" w:cs="Arial"/>
          </w:rPr>
          <w:delText>,</w:delText>
        </w:r>
      </w:del>
      <w:r w:rsidRPr="00E77497">
        <w:rPr>
          <w:rFonts w:ascii="Arial" w:hAnsi="Arial" w:cs="Arial"/>
        </w:rPr>
        <w:t xml:space="preserve"> the CV of </w:t>
      </w:r>
      <w:r w:rsidRPr="00E77497">
        <w:rPr>
          <w:i/>
        </w:rPr>
        <w:t>DoubleStringCharacter</w:t>
      </w:r>
      <w:r w:rsidRPr="00E77497">
        <w:t>.</w:t>
      </w:r>
    </w:p>
    <w:p w14:paraId="2FC248A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 xml:space="preserve">is a sequence of </w:t>
      </w:r>
      <w:ins w:id="1627" w:author="Rev 9 Allen Wirfs-Brock" w:date="2012-07-02T09:27:00Z">
        <w:r w:rsidR="009975C2" w:rsidRPr="00E77497">
          <w:rPr>
            <w:rFonts w:ascii="Arial" w:hAnsi="Arial" w:cs="Arial"/>
          </w:rPr>
          <w:t>one</w:t>
        </w:r>
        <w:r w:rsidR="009975C2">
          <w:rPr>
            <w:rFonts w:ascii="Arial" w:hAnsi="Arial" w:cs="Arial"/>
          </w:rPr>
          <w:t xml:space="preserve"> or two</w:t>
        </w:r>
        <w:r w:rsidR="009975C2" w:rsidRPr="00E77497">
          <w:rPr>
            <w:rFonts w:ascii="Arial" w:hAnsi="Arial" w:cs="Arial"/>
          </w:rPr>
          <w:t xml:space="preserve"> </w:t>
        </w:r>
        <w:r w:rsidR="009975C2">
          <w:rPr>
            <w:rFonts w:ascii="Arial" w:hAnsi="Arial"/>
          </w:rPr>
          <w:t xml:space="preserve">code units that is </w:t>
        </w:r>
      </w:ins>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ins w:id="1628" w:author="Rev 9 Allen Wirfs-Brock" w:date="2012-07-02T09:27:00Z">
        <w:r w:rsidR="009975C2">
          <w:rPr>
            <w:rFonts w:ascii="Arial" w:hAnsi="Arial"/>
          </w:rPr>
          <w:t xml:space="preserve">code units </w:t>
        </w:r>
      </w:ins>
      <w:del w:id="1629" w:author="Rev 9 Allen Wirfs-Brock" w:date="2012-07-02T09:27:00Z">
        <w:r w:rsidRPr="00E77497" w:rsidDel="009975C2">
          <w:rPr>
            <w:rFonts w:ascii="Arial" w:hAnsi="Arial" w:cs="Arial"/>
          </w:rPr>
          <w:delText xml:space="preserve">characters </w:delText>
        </w:r>
      </w:del>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14:paraId="4B6916C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ins w:id="1630" w:author="Rev 9 Allen Wirfs-Brock" w:date="2012-07-02T09:28:00Z">
        <w:r w:rsidR="009975C2">
          <w:rPr>
            <w:rFonts w:ascii="Arial" w:hAnsi="Arial" w:cs="Arial"/>
          </w:rPr>
          <w:t>or two</w:t>
        </w:r>
        <w:r w:rsidR="009975C2" w:rsidRPr="00E77497">
          <w:rPr>
            <w:rFonts w:ascii="Arial" w:hAnsi="Arial" w:cs="Arial"/>
          </w:rPr>
          <w:t xml:space="preserve"> </w:t>
        </w:r>
        <w:r w:rsidR="009975C2">
          <w:rPr>
            <w:rFonts w:ascii="Arial" w:hAnsi="Arial"/>
          </w:rPr>
          <w:t>code units that is</w:t>
        </w:r>
      </w:ins>
      <w:del w:id="1631" w:author="Rev 9 Allen Wirfs-Brock" w:date="2012-07-02T09:28:00Z">
        <w:r w:rsidRPr="00E77497" w:rsidDel="009975C2">
          <w:rPr>
            <w:rFonts w:ascii="Arial" w:hAnsi="Arial" w:cs="Arial"/>
          </w:rPr>
          <w:delText>character,</w:delText>
        </w:r>
      </w:del>
      <w:r w:rsidRPr="00E77497">
        <w:rPr>
          <w:rFonts w:ascii="Arial" w:hAnsi="Arial" w:cs="Arial"/>
        </w:rPr>
        <w:t xml:space="preserve"> the CV of</w:t>
      </w:r>
      <w:r w:rsidRPr="00E77497">
        <w:t xml:space="preserve"> </w:t>
      </w:r>
      <w:r w:rsidRPr="00E77497">
        <w:rPr>
          <w:i/>
        </w:rPr>
        <w:t>SingleStringCharacter</w:t>
      </w:r>
      <w:r w:rsidRPr="00E77497">
        <w:t>.</w:t>
      </w:r>
    </w:p>
    <w:p w14:paraId="199C161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ins w:id="1632" w:author="Rev 9 Allen Wirfs-Brock" w:date="2012-07-02T09:30:00Z">
        <w:r w:rsidR="009975C2">
          <w:rPr>
            <w:rFonts w:ascii="Arial" w:hAnsi="Arial" w:cs="Arial"/>
          </w:rPr>
          <w:t xml:space="preserve"> one or two</w:t>
        </w:r>
        <w:r w:rsidR="009975C2" w:rsidRPr="00E77497">
          <w:rPr>
            <w:rFonts w:ascii="Arial" w:hAnsi="Arial" w:cs="Arial"/>
          </w:rPr>
          <w:t xml:space="preserve"> </w:t>
        </w:r>
        <w:r w:rsidR="009975C2">
          <w:rPr>
            <w:rFonts w:ascii="Arial" w:hAnsi="Arial"/>
          </w:rPr>
          <w:t>code units that is</w:t>
        </w:r>
      </w:ins>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ins w:id="1633" w:author="Rev 9 Allen Wirfs-Brock" w:date="2012-07-02T09:30:00Z">
        <w:r w:rsidR="009975C2">
          <w:rPr>
            <w:rFonts w:ascii="Arial" w:hAnsi="Arial"/>
          </w:rPr>
          <w:t>code units</w:t>
        </w:r>
        <w:r w:rsidR="009975C2" w:rsidRPr="00675B74" w:rsidDel="009975C2">
          <w:rPr>
            <w:rFonts w:ascii="Arial" w:hAnsi="Arial" w:cs="Arial"/>
          </w:rPr>
          <w:t xml:space="preserve"> </w:t>
        </w:r>
      </w:ins>
      <w:del w:id="1634" w:author="Rev 9 Allen Wirfs-Brock" w:date="2012-07-02T09:30:00Z">
        <w:r w:rsidRPr="00675B74" w:rsidDel="009975C2">
          <w:rPr>
            <w:rFonts w:ascii="Arial" w:hAnsi="Arial" w:cs="Arial"/>
          </w:rPr>
          <w:delText xml:space="preserve">characters </w:delText>
        </w:r>
      </w:del>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14:paraId="1408D1A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 xml:space="preserve">is the empty </w:t>
      </w:r>
      <w:ins w:id="1635" w:author="Rev 9 Allen Wirfs-Brock" w:date="2012-07-02T09:30:00Z">
        <w:r w:rsidR="009975C2">
          <w:rPr>
            <w:rFonts w:ascii="Arial" w:hAnsi="Arial"/>
          </w:rPr>
          <w:t>code unit</w:t>
        </w:r>
        <w:r w:rsidR="009975C2" w:rsidRPr="00E77497" w:rsidDel="009975C2">
          <w:rPr>
            <w:rFonts w:ascii="Arial" w:hAnsi="Arial"/>
          </w:rPr>
          <w:t xml:space="preserve"> </w:t>
        </w:r>
      </w:ins>
      <w:del w:id="1636" w:author="Rev 9 Allen Wirfs-Brock" w:date="2012-07-02T09:30:00Z">
        <w:r w:rsidRPr="00E77497" w:rsidDel="009975C2">
          <w:rPr>
            <w:rFonts w:ascii="Arial" w:hAnsi="Arial"/>
          </w:rPr>
          <w:delText xml:space="preserve">character </w:delText>
        </w:r>
      </w:del>
      <w:r w:rsidRPr="00E77497">
        <w:rPr>
          <w:rFonts w:ascii="Arial" w:hAnsi="Arial"/>
        </w:rPr>
        <w:t>sequence.</w:t>
      </w:r>
    </w:p>
    <w:p w14:paraId="3160480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637" w:author="Rev 9 Allen Wirfs-Brock" w:date="2012-07-02T09:32:00Z">
        <w:r w:rsidR="009975C2" w:rsidRPr="009975C2">
          <w:rPr>
            <w:rFonts w:ascii="Arial" w:hAnsi="Arial"/>
          </w:rPr>
          <w:t xml:space="preserve"> </w:t>
        </w:r>
      </w:ins>
      <w:ins w:id="1638" w:author="Rev 9 Allen Wirfs-Brock" w:date="2012-07-06T11:01:00Z">
        <w:r w:rsidR="00320450" w:rsidRPr="00665EB3">
          <w:t>UTF</w:t>
        </w:r>
        <w:r w:rsidR="00320450">
          <w:t>-</w:t>
        </w:r>
        <w:r w:rsidR="00320450" w:rsidRPr="00665EB3">
          <w:t>16 Encoding</w:t>
        </w:r>
        <w:r w:rsidR="00320450">
          <w:rPr>
            <w:rFonts w:ascii="Arial" w:hAnsi="Arial" w:cs="Arial"/>
          </w:rPr>
          <w:t xml:space="preserve"> (clause 6) </w:t>
        </w:r>
      </w:ins>
      <w:del w:id="1639" w:author="Rev 9 Allen Wirfs-Brock" w:date="2012-07-06T11:01:00Z">
        <w:r w:rsidRPr="00E77497" w:rsidDel="00320450">
          <w:rPr>
            <w:i/>
          </w:rPr>
          <w:delText xml:space="preserve"> SourceCharacter</w:delText>
        </w:r>
        <w:r w:rsidRPr="00E77497" w:rsidDel="00320450">
          <w:delText xml:space="preserve"> </w:delText>
        </w:r>
      </w:del>
      <w:del w:id="1640" w:author="Rev 9 Allen Wirfs-Brock" w:date="2012-07-02T09:31:00Z">
        <w:r w:rsidRPr="00E77497" w:rsidDel="009975C2">
          <w:rPr>
            <w:rFonts w:ascii="Arial" w:hAnsi="Arial" w:cs="Arial"/>
          </w:rPr>
          <w:delText xml:space="preserve">character </w:delText>
        </w:r>
      </w:del>
      <w:del w:id="1641" w:author="Rev 9 Allen Wirfs-Brock" w:date="2012-07-02T09:32:00Z">
        <w:r w:rsidRPr="00E77497" w:rsidDel="009975C2">
          <w:rPr>
            <w:rFonts w:ascii="Arial" w:hAnsi="Arial" w:cs="Arial"/>
          </w:rPr>
          <w:delText>itself</w:delText>
        </w:r>
      </w:del>
      <w:del w:id="1642" w:author="Rev 9 Allen Wirfs-Brock" w:date="2012-07-06T11:01:00Z">
        <w:r w:rsidRPr="00E77497" w:rsidDel="00320450">
          <w:rPr>
            <w:rFonts w:ascii="Arial" w:hAnsi="Arial" w:cs="Arial"/>
          </w:rPr>
          <w:delText>.</w:delText>
        </w:r>
      </w:del>
      <w:ins w:id="1643" w:author="Rev 9 Allen Wirfs-Brock" w:date="2012-07-02T09:42:00Z">
        <w:r w:rsidR="0056346D">
          <w:rPr>
            <w:rFonts w:ascii="Arial" w:hAnsi="Arial" w:cs="Arial"/>
          </w:rPr>
          <w:t>of</w:t>
        </w:r>
      </w:ins>
      <w:ins w:id="1644" w:author="Rev 9 Allen Wirfs-Brock" w:date="2012-07-06T11:26:00Z">
        <w:r w:rsidR="00854991" w:rsidRPr="00854991">
          <w:rPr>
            <w:rFonts w:ascii="Arial" w:hAnsi="Arial" w:cs="Arial"/>
          </w:rPr>
          <w:t xml:space="preserve"> </w:t>
        </w:r>
        <w:r w:rsidR="00854991">
          <w:rPr>
            <w:rFonts w:ascii="Arial" w:hAnsi="Arial" w:cs="Arial"/>
          </w:rPr>
          <w:t>the code point value of</w:t>
        </w:r>
      </w:ins>
      <w:ins w:id="1645" w:author="Rev 9 Allen Wirfs-Brock" w:date="2012-07-02T09:42:00Z">
        <w:r w:rsidR="0056346D">
          <w:rPr>
            <w:rFonts w:ascii="Arial" w:hAnsi="Arial" w:cs="Arial"/>
          </w:rPr>
          <w:t xml:space="preserve"> </w:t>
        </w:r>
        <w:r w:rsidR="0056346D" w:rsidRPr="00E77497">
          <w:rPr>
            <w:i/>
          </w:rPr>
          <w:t>SourceCharacter</w:t>
        </w:r>
        <w:r w:rsidR="0056346D">
          <w:rPr>
            <w:rFonts w:ascii="Arial" w:hAnsi="Arial" w:cs="Arial"/>
          </w:rPr>
          <w:t>.</w:t>
        </w:r>
      </w:ins>
    </w:p>
    <w:p w14:paraId="55B7927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7E7A2D2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30240AA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646" w:author="Rev 9 Allen Wirfs-Brock" w:date="2012-07-02T09:45:00Z">
        <w:r w:rsidR="0056346D" w:rsidRPr="0056346D">
          <w:rPr>
            <w:rFonts w:ascii="Arial" w:hAnsi="Arial"/>
          </w:rPr>
          <w:t xml:space="preserve"> </w:t>
        </w:r>
      </w:ins>
      <w:ins w:id="1647" w:author="Rev 9 Allen Wirfs-Brock" w:date="2012-07-06T11:02:00Z">
        <w:r w:rsidR="00320450" w:rsidRPr="00665EB3">
          <w:t>UTF</w:t>
        </w:r>
        <w:r w:rsidR="00320450">
          <w:t>-</w:t>
        </w:r>
        <w:r w:rsidR="00320450" w:rsidRPr="00665EB3">
          <w:t>16 Encoding</w:t>
        </w:r>
        <w:r w:rsidR="00320450">
          <w:rPr>
            <w:rFonts w:ascii="Arial" w:hAnsi="Arial" w:cs="Arial"/>
          </w:rPr>
          <w:t xml:space="preserve"> (clause 6) of </w:t>
        </w:r>
      </w:ins>
      <w:ins w:id="1648" w:author="Rev 9 Allen Wirfs-Brock" w:date="2012-07-06T11:23:00Z">
        <w:r w:rsidR="00854991">
          <w:rPr>
            <w:rFonts w:ascii="Arial" w:hAnsi="Arial" w:cs="Arial"/>
          </w:rPr>
          <w:t>the code point value of</w:t>
        </w:r>
      </w:ins>
      <w:r w:rsidRPr="00E77497">
        <w:rPr>
          <w:i/>
        </w:rPr>
        <w:t xml:space="preserve"> SourceCharacter</w:t>
      </w:r>
      <w:r w:rsidRPr="00E77497">
        <w:t xml:space="preserve"> </w:t>
      </w:r>
      <w:del w:id="1649" w:author="Rev 9 Allen Wirfs-Brock" w:date="2012-07-02T09:45:00Z">
        <w:r w:rsidRPr="00E77497" w:rsidDel="0056346D">
          <w:rPr>
            <w:rFonts w:ascii="Arial" w:hAnsi="Arial" w:cs="Arial"/>
          </w:rPr>
          <w:delText>character itself</w:delText>
        </w:r>
      </w:del>
      <w:r w:rsidRPr="00E77497">
        <w:rPr>
          <w:rFonts w:ascii="Arial" w:hAnsi="Arial" w:cs="Arial"/>
        </w:rPr>
        <w:t>.</w:t>
      </w:r>
    </w:p>
    <w:p w14:paraId="71B9E43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0374DE4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357F608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72A6A04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del w:id="1650" w:author="Rev 9 Allen Wirfs-Brock" w:date="2012-07-02T09:47:00Z">
        <w:r w:rsidRPr="00E77497" w:rsidDel="0056346D">
          <w:rPr>
            <w:rFonts w:ascii="Arial" w:hAnsi="Arial" w:cs="Arial"/>
          </w:rPr>
          <w:delText>a &lt;NUL&gt; character</w:delText>
        </w:r>
      </w:del>
      <w:ins w:id="1651" w:author="Rev 9 Allen Wirfs-Brock" w:date="2012-07-02T09:47:00Z">
        <w:r w:rsidR="0056346D">
          <w:rPr>
            <w:rFonts w:ascii="Arial" w:hAnsi="Arial" w:cs="Arial"/>
          </w:rPr>
          <w:t xml:space="preserve">the code unit value </w:t>
        </w:r>
        <w:r w:rsidR="0056346D" w:rsidRPr="0056346D">
          <w:t>0</w:t>
        </w:r>
        <w:r w:rsidR="0056346D">
          <w:rPr>
            <w:rFonts w:ascii="Arial" w:hAnsi="Arial" w:cs="Arial"/>
          </w:rPr>
          <w:t>.</w:t>
        </w:r>
      </w:ins>
      <w:r w:rsidRPr="00E77497">
        <w:rPr>
          <w:rFonts w:ascii="Arial" w:hAnsi="Arial" w:cs="Arial"/>
        </w:rPr>
        <w:t xml:space="preserve"> </w:t>
      </w:r>
      <w:del w:id="1652" w:author="Rev 9 Allen Wirfs-Brock" w:date="2012-07-02T09:48:00Z">
        <w:r w:rsidRPr="00E77497" w:rsidDel="0056346D">
          <w:rPr>
            <w:rFonts w:ascii="Arial" w:hAnsi="Arial" w:cs="Arial"/>
          </w:rPr>
          <w:delText>(Unicode value 0000).</w:delText>
        </w:r>
      </w:del>
    </w:p>
    <w:p w14:paraId="7D6005C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67CAADD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657BBF09" w14:textId="77777777" w:rsidR="004C02EF" w:rsidRPr="00E77497" w:rsidRDefault="004C02EF" w:rsidP="004C02EF">
      <w:pPr>
        <w:pStyle w:val="MathSpecialCase3"/>
        <w:numPr>
          <w:ilvl w:val="2"/>
          <w:numId w:val="31"/>
        </w:numPr>
        <w:tabs>
          <w:tab w:val="left" w:pos="450"/>
        </w:tabs>
        <w:spacing w:after="60"/>
        <w:ind w:left="446" w:hanging="446"/>
        <w:rPr>
          <w:rFonts w:ascii="Arial" w:hAnsi="Arial" w:cs="Arial"/>
          <w:i/>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 xml:space="preserve">according to </w:t>
      </w:r>
      <w:ins w:id="1653" w:author="Rev 8 Allen Wirfs-Brock" w:date="2012-06-13T12:24:00Z">
        <w:r w:rsidR="00386630">
          <w:rPr>
            <w:rFonts w:ascii="Arial" w:hAnsi="Arial" w:cs="Arial"/>
          </w:rPr>
          <w:fldChar w:fldCharType="begin"/>
        </w:r>
        <w:r w:rsidR="00386630">
          <w:rPr>
            <w:rFonts w:ascii="Arial" w:hAnsi="Arial" w:cs="Arial"/>
          </w:rPr>
          <w:instrText xml:space="preserve"> REF _Ref327353613 \h </w:instrText>
        </w:r>
      </w:ins>
      <w:r w:rsidR="00386630">
        <w:rPr>
          <w:rFonts w:ascii="Arial" w:hAnsi="Arial" w:cs="Arial"/>
        </w:rPr>
        <w:instrText xml:space="preserve"> \* MERGEFORMAT </w:instrText>
      </w:r>
      <w:r w:rsidR="00386630">
        <w:rPr>
          <w:rFonts w:ascii="Arial" w:hAnsi="Arial" w:cs="Arial"/>
        </w:rPr>
      </w:r>
      <w:r w:rsidR="00386630">
        <w:rPr>
          <w:rFonts w:ascii="Arial" w:hAnsi="Arial" w:cs="Arial"/>
        </w:rPr>
        <w:fldChar w:fldCharType="separate"/>
      </w:r>
      <w:ins w:id="1654" w:author="Rev 8 Allen Wirfs-Brock" w:date="2012-06-15T19:42:00Z">
        <w:r w:rsidR="00606E07" w:rsidRPr="008B444E">
          <w:rPr>
            <w:rFonts w:ascii="Arial" w:hAnsi="Arial" w:cs="Arial"/>
          </w:rPr>
          <w:t>Table 4</w:t>
        </w:r>
      </w:ins>
      <w:ins w:id="1655" w:author="Rev 8 Allen Wirfs-Brock" w:date="2012-06-13T12:24:00Z">
        <w:r w:rsidR="00386630">
          <w:rPr>
            <w:rFonts w:ascii="Arial" w:hAnsi="Arial" w:cs="Arial"/>
          </w:rPr>
          <w:fldChar w:fldCharType="end"/>
        </w:r>
      </w:ins>
      <w:r w:rsidRPr="00E77497">
        <w:rPr>
          <w:rFonts w:ascii="Arial" w:hAnsi="Arial" w:cs="Arial"/>
        </w:rPr>
        <w:t>:</w:t>
      </w:r>
    </w:p>
    <w:p w14:paraId="575CA35F" w14:textId="77777777" w:rsidR="004C02EF" w:rsidRPr="00E77497" w:rsidRDefault="00386630" w:rsidP="00AA1FF6">
      <w:pPr>
        <w:pStyle w:val="Tabletitle"/>
      </w:pPr>
      <w:bookmarkStart w:id="1656" w:name="_Ref327353613"/>
      <w:ins w:id="1657" w:author="Rev 8 Allen Wirfs-Brock" w:date="2012-06-13T12:24:00Z">
        <w:r>
          <w:t xml:space="preserve">Table </w:t>
        </w:r>
        <w:r>
          <w:fldChar w:fldCharType="begin"/>
        </w:r>
        <w:r>
          <w:instrText xml:space="preserve"> SEQ Table \* ARABIC </w:instrText>
        </w:r>
      </w:ins>
      <w:r>
        <w:fldChar w:fldCharType="separate"/>
      </w:r>
      <w:ins w:id="1658" w:author="Rev 8 Allen Wirfs-Brock" w:date="2012-06-15T19:42:00Z">
        <w:r w:rsidR="00606E07">
          <w:rPr>
            <w:noProof/>
          </w:rPr>
          <w:t>4</w:t>
        </w:r>
      </w:ins>
      <w:ins w:id="1659" w:author="Rev 8 Allen Wirfs-Brock" w:date="2012-06-13T12:24:00Z">
        <w:r>
          <w:fldChar w:fldCharType="end"/>
        </w:r>
      </w:ins>
      <w:bookmarkEnd w:id="1656"/>
      <w:r w:rsidR="004C02EF" w:rsidRPr="00E77497">
        <w:t xml:space="preserve"> — String Single Character Escape Sequences</w:t>
      </w:r>
    </w:p>
    <w:tbl>
      <w:tblPr>
        <w:tblW w:w="0" w:type="auto"/>
        <w:jc w:val="center"/>
        <w:tblLayout w:type="fixed"/>
        <w:tblCellMar>
          <w:left w:w="216" w:type="dxa"/>
          <w:right w:w="216" w:type="dxa"/>
        </w:tblCellMar>
        <w:tblLook w:val="0000" w:firstRow="0" w:lastRow="0" w:firstColumn="0" w:lastColumn="0" w:noHBand="0" w:noVBand="0"/>
        <w:tblPrChange w:id="1660" w:author="Rev 6 Allen Wirfs-Brock" w:date="2012-02-23T16:42:00Z">
          <w:tblPr>
            <w:tblW w:w="0" w:type="auto"/>
            <w:jc w:val="center"/>
            <w:tblLayout w:type="fixed"/>
            <w:tblCellMar>
              <w:left w:w="216" w:type="dxa"/>
              <w:right w:w="216" w:type="dxa"/>
            </w:tblCellMar>
            <w:tblLook w:val="0000" w:firstRow="0" w:lastRow="0" w:firstColumn="0" w:lastColumn="0" w:noHBand="0" w:noVBand="0"/>
          </w:tblPr>
        </w:tblPrChange>
      </w:tblPr>
      <w:tblGrid>
        <w:gridCol w:w="2198"/>
        <w:gridCol w:w="2160"/>
        <w:gridCol w:w="2148"/>
        <w:gridCol w:w="1264"/>
        <w:tblGridChange w:id="1661">
          <w:tblGrid>
            <w:gridCol w:w="2198"/>
            <w:gridCol w:w="2160"/>
            <w:gridCol w:w="2148"/>
            <w:gridCol w:w="1264"/>
          </w:tblGrid>
        </w:tblGridChange>
      </w:tblGrid>
      <w:tr w:rsidR="004C02EF" w:rsidRPr="00E77497" w14:paraId="6E0BBF5D" w14:textId="77777777" w:rsidTr="00550FEB">
        <w:trPr>
          <w:trHeight w:val="347"/>
          <w:jc w:val="center"/>
          <w:trPrChange w:id="1662" w:author="Rev 6 Allen Wirfs-Brock" w:date="2012-02-23T16:42:00Z">
            <w:trPr>
              <w:trHeight w:val="347"/>
              <w:jc w:val="center"/>
            </w:trPr>
          </w:trPrChange>
        </w:trPr>
        <w:tc>
          <w:tcPr>
            <w:tcW w:w="2198" w:type="dxa"/>
            <w:tcBorders>
              <w:top w:val="single" w:sz="12" w:space="0" w:color="000000"/>
              <w:left w:val="single" w:sz="6" w:space="0" w:color="000000"/>
              <w:bottom w:val="single" w:sz="6" w:space="0" w:color="000000"/>
            </w:tcBorders>
            <w:shd w:val="solid" w:color="C0C0C0" w:fill="FFFFFF"/>
            <w:tcPrChange w:id="1663" w:author="Rev 6 Allen Wirfs-Brock" w:date="2012-02-23T16:42:00Z">
              <w:tcPr>
                <w:tcW w:w="2198" w:type="dxa"/>
                <w:tcBorders>
                  <w:top w:val="single" w:sz="12" w:space="0" w:color="000000"/>
                  <w:left w:val="single" w:sz="6" w:space="0" w:color="000000"/>
                  <w:bottom w:val="single" w:sz="6" w:space="0" w:color="000000"/>
                </w:tcBorders>
                <w:shd w:val="solid" w:color="C0C0C0" w:fill="FFFFFF"/>
              </w:tcPr>
            </w:tcPrChange>
          </w:tcPr>
          <w:p w14:paraId="17F44AF5"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Change w:id="1664" w:author="Rev 6 Allen Wirfs-Brock" w:date="2012-02-23T16:42:00Z">
              <w:tcPr>
                <w:tcW w:w="2160" w:type="dxa"/>
                <w:tcBorders>
                  <w:top w:val="single" w:sz="12" w:space="0" w:color="000000"/>
                  <w:bottom w:val="single" w:sz="6" w:space="0" w:color="000000"/>
                </w:tcBorders>
                <w:shd w:val="solid" w:color="C0C0C0" w:fill="FFFFFF"/>
              </w:tcPr>
            </w:tcPrChange>
          </w:tcPr>
          <w:p w14:paraId="11EC4B82"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Change w:id="1665" w:author="Rev 6 Allen Wirfs-Brock" w:date="2012-02-23T16:42:00Z">
              <w:tcPr>
                <w:tcW w:w="2148" w:type="dxa"/>
                <w:tcBorders>
                  <w:top w:val="single" w:sz="12" w:space="0" w:color="000000"/>
                  <w:bottom w:val="single" w:sz="6" w:space="0" w:color="000000"/>
                </w:tcBorders>
                <w:shd w:val="solid" w:color="C0C0C0" w:fill="FFFFFF"/>
              </w:tcPr>
            </w:tcPrChange>
          </w:tcPr>
          <w:p w14:paraId="31197E0A"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Change w:id="1666" w:author="Rev 6 Allen Wirfs-Brock" w:date="2012-02-23T16:42:00Z">
              <w:tcPr>
                <w:tcW w:w="1264" w:type="dxa"/>
                <w:tcBorders>
                  <w:top w:val="single" w:sz="12" w:space="0" w:color="000000"/>
                  <w:bottom w:val="single" w:sz="6" w:space="0" w:color="000000"/>
                  <w:right w:val="single" w:sz="6" w:space="0" w:color="000000"/>
                </w:tcBorders>
                <w:shd w:val="solid" w:color="C0C0C0" w:fill="FFFFFF"/>
              </w:tcPr>
            </w:tcPrChange>
          </w:tcPr>
          <w:p w14:paraId="3A0507DF"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4C02EF" w:rsidRPr="00E77497" w14:paraId="59D29AD0" w14:textId="77777777" w:rsidTr="00550FEB">
        <w:trPr>
          <w:jc w:val="center"/>
          <w:trPrChange w:id="1667" w:author="Rev 6 Allen Wirfs-Brock" w:date="2012-02-23T16:42:00Z">
            <w:trPr>
              <w:jc w:val="center"/>
            </w:trPr>
          </w:trPrChange>
        </w:trPr>
        <w:tc>
          <w:tcPr>
            <w:tcW w:w="2198" w:type="dxa"/>
            <w:tcBorders>
              <w:left w:val="single" w:sz="6" w:space="0" w:color="000000"/>
            </w:tcBorders>
            <w:tcPrChange w:id="1668" w:author="Rev 6 Allen Wirfs-Brock" w:date="2012-02-23T16:42:00Z">
              <w:tcPr>
                <w:tcW w:w="2198" w:type="dxa"/>
                <w:tcBorders>
                  <w:left w:val="single" w:sz="6" w:space="0" w:color="000000"/>
                </w:tcBorders>
              </w:tcPr>
            </w:tcPrChange>
          </w:tcPr>
          <w:p w14:paraId="53B94C51" w14:textId="77777777" w:rsidR="004C02EF" w:rsidRPr="00E77497" w:rsidRDefault="004C02EF" w:rsidP="003A4B22">
            <w:pPr>
              <w:keepNext/>
              <w:spacing w:after="60"/>
              <w:jc w:val="center"/>
            </w:pPr>
            <w:r w:rsidRPr="00E77497">
              <w:rPr>
                <w:rFonts w:ascii="Courier New" w:hAnsi="Courier New"/>
                <w:b/>
              </w:rPr>
              <w:t>\b</w:t>
            </w:r>
          </w:p>
        </w:tc>
        <w:tc>
          <w:tcPr>
            <w:tcW w:w="2160" w:type="dxa"/>
            <w:tcPrChange w:id="1669" w:author="Rev 6 Allen Wirfs-Brock" w:date="2012-02-23T16:42:00Z">
              <w:tcPr>
                <w:tcW w:w="2160" w:type="dxa"/>
              </w:tcPr>
            </w:tcPrChange>
          </w:tcPr>
          <w:p w14:paraId="06B1B13F" w14:textId="77777777" w:rsidR="004C02EF" w:rsidRPr="00E77497" w:rsidRDefault="004C02EF" w:rsidP="003A4B22">
            <w:pPr>
              <w:keepNext/>
              <w:spacing w:after="60"/>
            </w:pPr>
            <w:del w:id="1670" w:author="Rev 9 Allen Wirfs-Brock" w:date="2012-07-02T09:48:00Z">
              <w:r w:rsidRPr="00E77497" w:rsidDel="0056346D">
                <w:rPr>
                  <w:rFonts w:ascii="Courier New" w:hAnsi="Courier New"/>
                  <w:b/>
                </w:rPr>
                <w:delText>\u000</w:delText>
              </w:r>
            </w:del>
            <w:ins w:id="1671" w:author="Rev 9 Allen Wirfs-Brock" w:date="2012-07-02T09:48:00Z">
              <w:r w:rsidR="0056346D">
                <w:rPr>
                  <w:rFonts w:ascii="Courier New" w:hAnsi="Courier New"/>
                  <w:b/>
                </w:rPr>
                <w:t>0x</w:t>
              </w:r>
            </w:ins>
            <w:r w:rsidRPr="00E77497">
              <w:rPr>
                <w:rFonts w:ascii="Courier New" w:hAnsi="Courier New"/>
                <w:b/>
              </w:rPr>
              <w:t>8</w:t>
            </w:r>
          </w:p>
        </w:tc>
        <w:tc>
          <w:tcPr>
            <w:tcW w:w="2148" w:type="dxa"/>
            <w:tcPrChange w:id="1672" w:author="Rev 6 Allen Wirfs-Brock" w:date="2012-02-23T16:42:00Z">
              <w:tcPr>
                <w:tcW w:w="2148" w:type="dxa"/>
              </w:tcPr>
            </w:tcPrChange>
          </w:tcPr>
          <w:p w14:paraId="69E96DFD" w14:textId="77777777" w:rsidR="004C02EF" w:rsidRPr="00E77497" w:rsidRDefault="004C02EF" w:rsidP="003A4B22">
            <w:pPr>
              <w:keepNext/>
              <w:spacing w:after="60"/>
            </w:pPr>
            <w:r w:rsidRPr="00E77497">
              <w:t>backspace</w:t>
            </w:r>
          </w:p>
        </w:tc>
        <w:tc>
          <w:tcPr>
            <w:tcW w:w="1264" w:type="dxa"/>
            <w:tcBorders>
              <w:right w:val="single" w:sz="6" w:space="0" w:color="000000"/>
            </w:tcBorders>
            <w:tcPrChange w:id="1673" w:author="Rev 6 Allen Wirfs-Brock" w:date="2012-02-23T16:42:00Z">
              <w:tcPr>
                <w:tcW w:w="1264" w:type="dxa"/>
                <w:tcBorders>
                  <w:right w:val="single" w:sz="6" w:space="0" w:color="000000"/>
                </w:tcBorders>
              </w:tcPr>
            </w:tcPrChange>
          </w:tcPr>
          <w:p w14:paraId="3B2D7447" w14:textId="77777777" w:rsidR="004C02EF" w:rsidRPr="00E77497" w:rsidRDefault="004C02EF" w:rsidP="003A4B22">
            <w:pPr>
              <w:keepNext/>
              <w:spacing w:after="60"/>
            </w:pPr>
            <w:r w:rsidRPr="00E77497">
              <w:t>&lt;BS&gt;</w:t>
            </w:r>
          </w:p>
        </w:tc>
      </w:tr>
      <w:tr w:rsidR="004C02EF" w:rsidRPr="00E77497" w14:paraId="52607B25" w14:textId="77777777" w:rsidTr="00550FEB">
        <w:trPr>
          <w:jc w:val="center"/>
          <w:trPrChange w:id="1674" w:author="Rev 6 Allen Wirfs-Brock" w:date="2012-02-23T16:42:00Z">
            <w:trPr>
              <w:jc w:val="center"/>
            </w:trPr>
          </w:trPrChange>
        </w:trPr>
        <w:tc>
          <w:tcPr>
            <w:tcW w:w="2198" w:type="dxa"/>
            <w:tcBorders>
              <w:left w:val="single" w:sz="6" w:space="0" w:color="000000"/>
            </w:tcBorders>
            <w:tcPrChange w:id="1675" w:author="Rev 6 Allen Wirfs-Brock" w:date="2012-02-23T16:42:00Z">
              <w:tcPr>
                <w:tcW w:w="2198" w:type="dxa"/>
                <w:tcBorders>
                  <w:left w:val="single" w:sz="6" w:space="0" w:color="000000"/>
                </w:tcBorders>
              </w:tcPr>
            </w:tcPrChange>
          </w:tcPr>
          <w:p w14:paraId="7F8A014A" w14:textId="77777777" w:rsidR="004C02EF" w:rsidRPr="00E77497" w:rsidRDefault="004C02EF" w:rsidP="003A4B22">
            <w:pPr>
              <w:keepNext/>
              <w:spacing w:after="60"/>
              <w:jc w:val="center"/>
              <w:rPr>
                <w:rFonts w:ascii="Courier" w:hAnsi="Courier"/>
                <w:b/>
              </w:rPr>
            </w:pPr>
            <w:r w:rsidRPr="00E77497">
              <w:rPr>
                <w:rFonts w:ascii="Courier New" w:hAnsi="Courier New"/>
                <w:b/>
              </w:rPr>
              <w:t>\t</w:t>
            </w:r>
          </w:p>
        </w:tc>
        <w:tc>
          <w:tcPr>
            <w:tcW w:w="2160" w:type="dxa"/>
            <w:tcPrChange w:id="1676" w:author="Rev 6 Allen Wirfs-Brock" w:date="2012-02-23T16:42:00Z">
              <w:tcPr>
                <w:tcW w:w="2160" w:type="dxa"/>
              </w:tcPr>
            </w:tcPrChange>
          </w:tcPr>
          <w:p w14:paraId="6C606B04" w14:textId="77777777" w:rsidR="004C02EF" w:rsidRPr="00E77497" w:rsidRDefault="004C02EF" w:rsidP="003A4B22">
            <w:pPr>
              <w:keepNext/>
              <w:spacing w:after="60"/>
              <w:rPr>
                <w:rFonts w:ascii="Courier" w:hAnsi="Courier"/>
                <w:b/>
              </w:rPr>
            </w:pPr>
            <w:del w:id="1677" w:author="Rev 9 Allen Wirfs-Brock" w:date="2012-07-02T09:49:00Z">
              <w:r w:rsidRPr="00E77497" w:rsidDel="0056346D">
                <w:rPr>
                  <w:rFonts w:ascii="Courier New" w:hAnsi="Courier New"/>
                  <w:b/>
                </w:rPr>
                <w:delText>\u000</w:delText>
              </w:r>
            </w:del>
            <w:ins w:id="1678" w:author="Rev 9 Allen Wirfs-Brock" w:date="2012-07-02T09:49:00Z">
              <w:r w:rsidR="0056346D">
                <w:rPr>
                  <w:rFonts w:ascii="Courier New" w:hAnsi="Courier New"/>
                  <w:b/>
                </w:rPr>
                <w:t>0x</w:t>
              </w:r>
            </w:ins>
            <w:r w:rsidRPr="00E77497">
              <w:rPr>
                <w:rFonts w:ascii="Courier New" w:hAnsi="Courier New"/>
                <w:b/>
              </w:rPr>
              <w:t>9</w:t>
            </w:r>
          </w:p>
        </w:tc>
        <w:tc>
          <w:tcPr>
            <w:tcW w:w="2148" w:type="dxa"/>
            <w:tcPrChange w:id="1679" w:author="Rev 6 Allen Wirfs-Brock" w:date="2012-02-23T16:42:00Z">
              <w:tcPr>
                <w:tcW w:w="2148" w:type="dxa"/>
              </w:tcPr>
            </w:tcPrChange>
          </w:tcPr>
          <w:p w14:paraId="49F67176" w14:textId="77777777" w:rsidR="004C02EF" w:rsidRPr="00E77497" w:rsidRDefault="004C02EF" w:rsidP="003A4B22">
            <w:pPr>
              <w:keepNext/>
              <w:spacing w:after="60"/>
            </w:pPr>
            <w:r w:rsidRPr="00E77497">
              <w:t>horizontal tab</w:t>
            </w:r>
          </w:p>
        </w:tc>
        <w:tc>
          <w:tcPr>
            <w:tcW w:w="1264" w:type="dxa"/>
            <w:tcBorders>
              <w:right w:val="single" w:sz="6" w:space="0" w:color="000000"/>
            </w:tcBorders>
            <w:tcPrChange w:id="1680" w:author="Rev 6 Allen Wirfs-Brock" w:date="2012-02-23T16:42:00Z">
              <w:tcPr>
                <w:tcW w:w="1264" w:type="dxa"/>
                <w:tcBorders>
                  <w:right w:val="single" w:sz="6" w:space="0" w:color="000000"/>
                </w:tcBorders>
              </w:tcPr>
            </w:tcPrChange>
          </w:tcPr>
          <w:p w14:paraId="0E6BA332" w14:textId="77777777" w:rsidR="004C02EF" w:rsidRPr="00E77497" w:rsidRDefault="004C02EF" w:rsidP="003A4B22">
            <w:pPr>
              <w:keepNext/>
              <w:spacing w:after="60"/>
            </w:pPr>
            <w:r w:rsidRPr="00E77497">
              <w:t>&lt;HT&gt;</w:t>
            </w:r>
          </w:p>
        </w:tc>
      </w:tr>
      <w:tr w:rsidR="004C02EF" w:rsidRPr="00E77497" w14:paraId="0B97D2BA" w14:textId="77777777" w:rsidTr="00550FEB">
        <w:trPr>
          <w:jc w:val="center"/>
          <w:trPrChange w:id="1681" w:author="Rev 6 Allen Wirfs-Brock" w:date="2012-02-23T16:42:00Z">
            <w:trPr>
              <w:jc w:val="center"/>
            </w:trPr>
          </w:trPrChange>
        </w:trPr>
        <w:tc>
          <w:tcPr>
            <w:tcW w:w="2198" w:type="dxa"/>
            <w:tcBorders>
              <w:left w:val="single" w:sz="6" w:space="0" w:color="000000"/>
            </w:tcBorders>
            <w:tcPrChange w:id="1682" w:author="Rev 6 Allen Wirfs-Brock" w:date="2012-02-23T16:42:00Z">
              <w:tcPr>
                <w:tcW w:w="2198" w:type="dxa"/>
                <w:tcBorders>
                  <w:left w:val="single" w:sz="6" w:space="0" w:color="000000"/>
                </w:tcBorders>
              </w:tcPr>
            </w:tcPrChange>
          </w:tcPr>
          <w:p w14:paraId="5A612D4E" w14:textId="77777777" w:rsidR="004C02EF" w:rsidRPr="00E77497" w:rsidRDefault="004C02EF" w:rsidP="003A4B22">
            <w:pPr>
              <w:keepNext/>
              <w:spacing w:after="60"/>
              <w:jc w:val="center"/>
              <w:rPr>
                <w:rFonts w:ascii="Courier" w:hAnsi="Courier"/>
                <w:b/>
              </w:rPr>
            </w:pPr>
            <w:r w:rsidRPr="00E77497">
              <w:rPr>
                <w:rFonts w:ascii="Courier New" w:hAnsi="Courier New"/>
                <w:b/>
              </w:rPr>
              <w:t>\n</w:t>
            </w:r>
          </w:p>
        </w:tc>
        <w:tc>
          <w:tcPr>
            <w:tcW w:w="2160" w:type="dxa"/>
            <w:tcPrChange w:id="1683" w:author="Rev 6 Allen Wirfs-Brock" w:date="2012-02-23T16:42:00Z">
              <w:tcPr>
                <w:tcW w:w="2160" w:type="dxa"/>
              </w:tcPr>
            </w:tcPrChange>
          </w:tcPr>
          <w:p w14:paraId="5D13F4A2" w14:textId="77777777" w:rsidR="004C02EF" w:rsidRPr="00E77497" w:rsidRDefault="004C02EF" w:rsidP="003A4B22">
            <w:pPr>
              <w:keepNext/>
              <w:spacing w:after="60"/>
            </w:pPr>
            <w:del w:id="1684" w:author="Rev 9 Allen Wirfs-Brock" w:date="2012-07-02T09:49:00Z">
              <w:r w:rsidRPr="00E77497" w:rsidDel="0056346D">
                <w:rPr>
                  <w:rFonts w:ascii="Courier New" w:hAnsi="Courier New"/>
                  <w:b/>
                </w:rPr>
                <w:delText>\u000</w:delText>
              </w:r>
            </w:del>
            <w:ins w:id="1685" w:author="Rev 9 Allen Wirfs-Brock" w:date="2012-07-02T09:49:00Z">
              <w:r w:rsidR="0056346D">
                <w:rPr>
                  <w:rFonts w:ascii="Courier New" w:hAnsi="Courier New"/>
                  <w:b/>
                </w:rPr>
                <w:t>0x</w:t>
              </w:r>
            </w:ins>
            <w:r w:rsidRPr="00E77497">
              <w:rPr>
                <w:rFonts w:ascii="Courier New" w:hAnsi="Courier New"/>
                <w:b/>
              </w:rPr>
              <w:t>A</w:t>
            </w:r>
          </w:p>
        </w:tc>
        <w:tc>
          <w:tcPr>
            <w:tcW w:w="2148" w:type="dxa"/>
            <w:tcPrChange w:id="1686" w:author="Rev 6 Allen Wirfs-Brock" w:date="2012-02-23T16:42:00Z">
              <w:tcPr>
                <w:tcW w:w="2148" w:type="dxa"/>
              </w:tcPr>
            </w:tcPrChange>
          </w:tcPr>
          <w:p w14:paraId="619CC8E3" w14:textId="77777777" w:rsidR="004C02EF" w:rsidRPr="00E77497" w:rsidRDefault="004C02EF" w:rsidP="003A4B22">
            <w:pPr>
              <w:keepNext/>
              <w:spacing w:after="60"/>
            </w:pPr>
            <w:r w:rsidRPr="00E77497">
              <w:t>line feed (new line)</w:t>
            </w:r>
          </w:p>
        </w:tc>
        <w:tc>
          <w:tcPr>
            <w:tcW w:w="1264" w:type="dxa"/>
            <w:tcBorders>
              <w:right w:val="single" w:sz="6" w:space="0" w:color="000000"/>
            </w:tcBorders>
            <w:tcPrChange w:id="1687" w:author="Rev 6 Allen Wirfs-Brock" w:date="2012-02-23T16:42:00Z">
              <w:tcPr>
                <w:tcW w:w="1264" w:type="dxa"/>
                <w:tcBorders>
                  <w:right w:val="single" w:sz="6" w:space="0" w:color="000000"/>
                </w:tcBorders>
              </w:tcPr>
            </w:tcPrChange>
          </w:tcPr>
          <w:p w14:paraId="56D384BB" w14:textId="77777777" w:rsidR="004C02EF" w:rsidRPr="00E77497" w:rsidRDefault="004C02EF" w:rsidP="003A4B22">
            <w:pPr>
              <w:keepNext/>
              <w:spacing w:after="60"/>
            </w:pPr>
            <w:r w:rsidRPr="00E77497">
              <w:t>&lt;LF&gt;</w:t>
            </w:r>
          </w:p>
        </w:tc>
      </w:tr>
      <w:tr w:rsidR="004C02EF" w:rsidRPr="00E77497" w14:paraId="596CC29E" w14:textId="77777777" w:rsidTr="00550FEB">
        <w:trPr>
          <w:jc w:val="center"/>
          <w:trPrChange w:id="1688" w:author="Rev 6 Allen Wirfs-Brock" w:date="2012-02-23T16:42:00Z">
            <w:trPr>
              <w:jc w:val="center"/>
            </w:trPr>
          </w:trPrChange>
        </w:trPr>
        <w:tc>
          <w:tcPr>
            <w:tcW w:w="2198" w:type="dxa"/>
            <w:tcBorders>
              <w:left w:val="single" w:sz="6" w:space="0" w:color="000000"/>
            </w:tcBorders>
            <w:tcPrChange w:id="1689" w:author="Rev 6 Allen Wirfs-Brock" w:date="2012-02-23T16:42:00Z">
              <w:tcPr>
                <w:tcW w:w="2198" w:type="dxa"/>
                <w:tcBorders>
                  <w:left w:val="single" w:sz="6" w:space="0" w:color="000000"/>
                </w:tcBorders>
              </w:tcPr>
            </w:tcPrChange>
          </w:tcPr>
          <w:p w14:paraId="5A7BE669" w14:textId="77777777" w:rsidR="004C02EF" w:rsidRPr="00E77497" w:rsidRDefault="004C02EF" w:rsidP="003A4B22">
            <w:pPr>
              <w:keepNext/>
              <w:spacing w:after="60"/>
              <w:jc w:val="center"/>
              <w:rPr>
                <w:rFonts w:ascii="Courier New" w:hAnsi="Courier New"/>
                <w:b/>
              </w:rPr>
            </w:pPr>
            <w:r w:rsidRPr="00E77497">
              <w:rPr>
                <w:rFonts w:ascii="Courier New" w:hAnsi="Courier New"/>
                <w:b/>
              </w:rPr>
              <w:t>\v</w:t>
            </w:r>
          </w:p>
        </w:tc>
        <w:tc>
          <w:tcPr>
            <w:tcW w:w="2160" w:type="dxa"/>
            <w:tcPrChange w:id="1690" w:author="Rev 6 Allen Wirfs-Brock" w:date="2012-02-23T16:42:00Z">
              <w:tcPr>
                <w:tcW w:w="2160" w:type="dxa"/>
              </w:tcPr>
            </w:tcPrChange>
          </w:tcPr>
          <w:p w14:paraId="5E4336DD" w14:textId="77777777" w:rsidR="004C02EF" w:rsidRPr="00E77497" w:rsidRDefault="004C02EF" w:rsidP="003A4B22">
            <w:pPr>
              <w:keepNext/>
              <w:spacing w:after="60"/>
              <w:rPr>
                <w:rFonts w:ascii="Courier New" w:hAnsi="Courier New"/>
                <w:b/>
              </w:rPr>
            </w:pPr>
            <w:del w:id="1691" w:author="Rev 9 Allen Wirfs-Brock" w:date="2012-07-02T09:49:00Z">
              <w:r w:rsidRPr="00E77497" w:rsidDel="0056346D">
                <w:rPr>
                  <w:rFonts w:ascii="Courier New" w:hAnsi="Courier New"/>
                  <w:b/>
                </w:rPr>
                <w:delText>\u000B</w:delText>
              </w:r>
            </w:del>
            <w:ins w:id="1692" w:author="Rev 9 Allen Wirfs-Brock" w:date="2012-07-02T09:49:00Z">
              <w:r w:rsidR="0056346D">
                <w:rPr>
                  <w:rFonts w:ascii="Courier New" w:hAnsi="Courier New"/>
                  <w:b/>
                </w:rPr>
                <w:t>0x</w:t>
              </w:r>
            </w:ins>
            <w:r w:rsidR="0056346D">
              <w:rPr>
                <w:rFonts w:ascii="Courier New" w:hAnsi="Courier New"/>
                <w:b/>
              </w:rPr>
              <w:t>B</w:t>
            </w:r>
          </w:p>
        </w:tc>
        <w:tc>
          <w:tcPr>
            <w:tcW w:w="2148" w:type="dxa"/>
            <w:tcPrChange w:id="1693" w:author="Rev 6 Allen Wirfs-Brock" w:date="2012-02-23T16:42:00Z">
              <w:tcPr>
                <w:tcW w:w="2148" w:type="dxa"/>
              </w:tcPr>
            </w:tcPrChange>
          </w:tcPr>
          <w:p w14:paraId="539CABA1" w14:textId="77777777" w:rsidR="004C02EF" w:rsidRPr="00E77497" w:rsidRDefault="004C02EF" w:rsidP="003A4B22">
            <w:pPr>
              <w:keepNext/>
              <w:spacing w:after="60"/>
            </w:pPr>
            <w:r w:rsidRPr="00E77497">
              <w:t>vertical tab</w:t>
            </w:r>
          </w:p>
        </w:tc>
        <w:tc>
          <w:tcPr>
            <w:tcW w:w="1264" w:type="dxa"/>
            <w:tcBorders>
              <w:right w:val="single" w:sz="6" w:space="0" w:color="000000"/>
            </w:tcBorders>
            <w:tcPrChange w:id="1694" w:author="Rev 6 Allen Wirfs-Brock" w:date="2012-02-23T16:42:00Z">
              <w:tcPr>
                <w:tcW w:w="1264" w:type="dxa"/>
                <w:tcBorders>
                  <w:right w:val="single" w:sz="6" w:space="0" w:color="000000"/>
                </w:tcBorders>
              </w:tcPr>
            </w:tcPrChange>
          </w:tcPr>
          <w:p w14:paraId="3C71162E" w14:textId="77777777" w:rsidR="004C02EF" w:rsidRPr="00E77497" w:rsidRDefault="004C02EF" w:rsidP="003A4B22">
            <w:pPr>
              <w:keepNext/>
              <w:spacing w:after="60"/>
            </w:pPr>
            <w:r w:rsidRPr="00E77497">
              <w:t>&lt;VT&gt;</w:t>
            </w:r>
          </w:p>
        </w:tc>
      </w:tr>
      <w:tr w:rsidR="004C02EF" w:rsidRPr="00E77497" w14:paraId="5EAF3AF6" w14:textId="77777777" w:rsidTr="00550FEB">
        <w:trPr>
          <w:jc w:val="center"/>
          <w:trPrChange w:id="1695" w:author="Rev 6 Allen Wirfs-Brock" w:date="2012-02-23T16:42:00Z">
            <w:trPr>
              <w:jc w:val="center"/>
            </w:trPr>
          </w:trPrChange>
        </w:trPr>
        <w:tc>
          <w:tcPr>
            <w:tcW w:w="2198" w:type="dxa"/>
            <w:tcBorders>
              <w:left w:val="single" w:sz="6" w:space="0" w:color="000000"/>
            </w:tcBorders>
            <w:tcPrChange w:id="1696" w:author="Rev 6 Allen Wirfs-Brock" w:date="2012-02-23T16:42:00Z">
              <w:tcPr>
                <w:tcW w:w="2198" w:type="dxa"/>
                <w:tcBorders>
                  <w:left w:val="single" w:sz="6" w:space="0" w:color="000000"/>
                </w:tcBorders>
              </w:tcPr>
            </w:tcPrChange>
          </w:tcPr>
          <w:p w14:paraId="3C73146B" w14:textId="77777777" w:rsidR="004C02EF" w:rsidRPr="00C7794D" w:rsidRDefault="004C02EF" w:rsidP="003A4B22">
            <w:pPr>
              <w:keepNext/>
              <w:spacing w:after="60"/>
              <w:jc w:val="center"/>
              <w:rPr>
                <w:rFonts w:ascii="Courier" w:hAnsi="Courier"/>
                <w:b/>
              </w:rPr>
            </w:pPr>
            <w:r w:rsidRPr="00E77497">
              <w:rPr>
                <w:rFonts w:ascii="Courier New" w:hAnsi="Courier New"/>
                <w:b/>
              </w:rPr>
              <w:t>\f</w:t>
            </w:r>
          </w:p>
        </w:tc>
        <w:tc>
          <w:tcPr>
            <w:tcW w:w="2160" w:type="dxa"/>
            <w:tcPrChange w:id="1697" w:author="Rev 6 Allen Wirfs-Brock" w:date="2012-02-23T16:42:00Z">
              <w:tcPr>
                <w:tcW w:w="2160" w:type="dxa"/>
              </w:tcPr>
            </w:tcPrChange>
          </w:tcPr>
          <w:p w14:paraId="25E331BA" w14:textId="77777777" w:rsidR="004C02EF" w:rsidRPr="00E65A34" w:rsidRDefault="004C02EF" w:rsidP="003A4B22">
            <w:pPr>
              <w:keepNext/>
              <w:spacing w:after="60"/>
            </w:pPr>
            <w:del w:id="1698" w:author="Rev 9 Allen Wirfs-Brock" w:date="2012-07-02T09:49:00Z">
              <w:r w:rsidRPr="004D1BD1" w:rsidDel="0056346D">
                <w:rPr>
                  <w:rFonts w:ascii="Courier New" w:hAnsi="Courier New"/>
                  <w:b/>
                </w:rPr>
                <w:delText>\u000</w:delText>
              </w:r>
            </w:del>
            <w:ins w:id="1699" w:author="Rev 9 Allen Wirfs-Brock" w:date="2012-07-02T09:49:00Z">
              <w:r w:rsidR="0056346D">
                <w:rPr>
                  <w:rFonts w:ascii="Courier New" w:hAnsi="Courier New"/>
                  <w:b/>
                </w:rPr>
                <w:t>0x</w:t>
              </w:r>
            </w:ins>
            <w:r w:rsidRPr="004D1BD1">
              <w:rPr>
                <w:rFonts w:ascii="Courier New" w:hAnsi="Courier New"/>
                <w:b/>
              </w:rPr>
              <w:t>C</w:t>
            </w:r>
          </w:p>
        </w:tc>
        <w:tc>
          <w:tcPr>
            <w:tcW w:w="2148" w:type="dxa"/>
            <w:tcPrChange w:id="1700" w:author="Rev 6 Allen Wirfs-Brock" w:date="2012-02-23T16:42:00Z">
              <w:tcPr>
                <w:tcW w:w="2148" w:type="dxa"/>
              </w:tcPr>
            </w:tcPrChange>
          </w:tcPr>
          <w:p w14:paraId="17F772C8" w14:textId="77777777" w:rsidR="004C02EF" w:rsidRPr="009C202C" w:rsidRDefault="004C02EF" w:rsidP="003A4B22">
            <w:pPr>
              <w:keepNext/>
              <w:spacing w:after="60"/>
            </w:pPr>
            <w:r w:rsidRPr="009C202C">
              <w:t>form feed</w:t>
            </w:r>
          </w:p>
        </w:tc>
        <w:tc>
          <w:tcPr>
            <w:tcW w:w="1264" w:type="dxa"/>
            <w:tcBorders>
              <w:right w:val="single" w:sz="6" w:space="0" w:color="000000"/>
            </w:tcBorders>
            <w:tcPrChange w:id="1701" w:author="Rev 6 Allen Wirfs-Brock" w:date="2012-02-23T16:42:00Z">
              <w:tcPr>
                <w:tcW w:w="1264" w:type="dxa"/>
                <w:tcBorders>
                  <w:right w:val="single" w:sz="6" w:space="0" w:color="000000"/>
                </w:tcBorders>
              </w:tcPr>
            </w:tcPrChange>
          </w:tcPr>
          <w:p w14:paraId="0AFB1DB4" w14:textId="77777777" w:rsidR="004C02EF" w:rsidRPr="009C202C" w:rsidRDefault="004C02EF" w:rsidP="003A4B22">
            <w:pPr>
              <w:keepNext/>
              <w:spacing w:after="60"/>
            </w:pPr>
            <w:r w:rsidRPr="009C202C">
              <w:t>&lt;FF&gt;</w:t>
            </w:r>
          </w:p>
        </w:tc>
      </w:tr>
      <w:tr w:rsidR="004C02EF" w:rsidRPr="00E77497" w14:paraId="672DA12A" w14:textId="77777777" w:rsidTr="00550FEB">
        <w:trPr>
          <w:jc w:val="center"/>
          <w:trPrChange w:id="1702" w:author="Rev 6 Allen Wirfs-Brock" w:date="2012-02-23T16:42:00Z">
            <w:trPr>
              <w:jc w:val="center"/>
            </w:trPr>
          </w:trPrChange>
        </w:trPr>
        <w:tc>
          <w:tcPr>
            <w:tcW w:w="2198" w:type="dxa"/>
            <w:tcBorders>
              <w:left w:val="single" w:sz="6" w:space="0" w:color="000000"/>
            </w:tcBorders>
            <w:tcPrChange w:id="1703" w:author="Rev 6 Allen Wirfs-Brock" w:date="2012-02-23T16:42:00Z">
              <w:tcPr>
                <w:tcW w:w="2198" w:type="dxa"/>
                <w:tcBorders>
                  <w:left w:val="single" w:sz="6" w:space="0" w:color="000000"/>
                </w:tcBorders>
              </w:tcPr>
            </w:tcPrChange>
          </w:tcPr>
          <w:p w14:paraId="0375CE88" w14:textId="77777777" w:rsidR="004C02EF" w:rsidRPr="00E77497" w:rsidRDefault="004C02EF" w:rsidP="003A4B22">
            <w:pPr>
              <w:keepNext/>
              <w:spacing w:after="60"/>
              <w:jc w:val="center"/>
            </w:pPr>
            <w:r w:rsidRPr="00E77497">
              <w:rPr>
                <w:rFonts w:ascii="Courier New" w:hAnsi="Courier New"/>
                <w:b/>
              </w:rPr>
              <w:t>\r</w:t>
            </w:r>
          </w:p>
        </w:tc>
        <w:tc>
          <w:tcPr>
            <w:tcW w:w="2160" w:type="dxa"/>
            <w:tcPrChange w:id="1704" w:author="Rev 6 Allen Wirfs-Brock" w:date="2012-02-23T16:42:00Z">
              <w:tcPr>
                <w:tcW w:w="2160" w:type="dxa"/>
              </w:tcPr>
            </w:tcPrChange>
          </w:tcPr>
          <w:p w14:paraId="5980DEBE" w14:textId="77777777" w:rsidR="004C02EF" w:rsidRPr="00E77497" w:rsidRDefault="004C02EF" w:rsidP="00913E8D">
            <w:pPr>
              <w:keepNext/>
              <w:spacing w:after="60"/>
            </w:pPr>
            <w:del w:id="1705" w:author="Rev 9 Allen Wirfs-Brock" w:date="2012-07-02T09:49:00Z">
              <w:r w:rsidRPr="00E77497" w:rsidDel="00913E8D">
                <w:rPr>
                  <w:rFonts w:ascii="Courier New" w:hAnsi="Courier New"/>
                  <w:b/>
                </w:rPr>
                <w:delText>\u000</w:delText>
              </w:r>
            </w:del>
            <w:ins w:id="1706" w:author="Rev 9 Allen Wirfs-Brock" w:date="2012-07-02T09:49:00Z">
              <w:r w:rsidR="00913E8D">
                <w:rPr>
                  <w:rFonts w:ascii="Courier New" w:hAnsi="Courier New"/>
                  <w:b/>
                </w:rPr>
                <w:t>0</w:t>
              </w:r>
            </w:ins>
            <w:ins w:id="1707" w:author="Rev 9 Allen Wirfs-Brock" w:date="2012-07-02T09:50:00Z">
              <w:r w:rsidR="00913E8D">
                <w:rPr>
                  <w:rFonts w:ascii="Courier New" w:hAnsi="Courier New"/>
                  <w:b/>
                </w:rPr>
                <w:t>x</w:t>
              </w:r>
            </w:ins>
            <w:r w:rsidRPr="00E77497">
              <w:rPr>
                <w:rFonts w:ascii="Courier New" w:hAnsi="Courier New"/>
                <w:b/>
              </w:rPr>
              <w:t>D</w:t>
            </w:r>
          </w:p>
        </w:tc>
        <w:tc>
          <w:tcPr>
            <w:tcW w:w="2148" w:type="dxa"/>
            <w:tcPrChange w:id="1708" w:author="Rev 6 Allen Wirfs-Brock" w:date="2012-02-23T16:42:00Z">
              <w:tcPr>
                <w:tcW w:w="2148" w:type="dxa"/>
              </w:tcPr>
            </w:tcPrChange>
          </w:tcPr>
          <w:p w14:paraId="3FEE06B9" w14:textId="77777777" w:rsidR="004C02EF" w:rsidRPr="00E77497" w:rsidRDefault="004C02EF" w:rsidP="003A4B22">
            <w:pPr>
              <w:keepNext/>
              <w:spacing w:after="60"/>
            </w:pPr>
            <w:r w:rsidRPr="00E77497">
              <w:t>carriage return</w:t>
            </w:r>
          </w:p>
        </w:tc>
        <w:tc>
          <w:tcPr>
            <w:tcW w:w="1264" w:type="dxa"/>
            <w:tcBorders>
              <w:right w:val="single" w:sz="6" w:space="0" w:color="000000"/>
            </w:tcBorders>
            <w:tcPrChange w:id="1709" w:author="Rev 6 Allen Wirfs-Brock" w:date="2012-02-23T16:42:00Z">
              <w:tcPr>
                <w:tcW w:w="1264" w:type="dxa"/>
                <w:tcBorders>
                  <w:right w:val="single" w:sz="6" w:space="0" w:color="000000"/>
                </w:tcBorders>
              </w:tcPr>
            </w:tcPrChange>
          </w:tcPr>
          <w:p w14:paraId="2984D009" w14:textId="77777777" w:rsidR="004C02EF" w:rsidRPr="00E77497" w:rsidRDefault="004C02EF" w:rsidP="003A4B22">
            <w:pPr>
              <w:keepNext/>
              <w:spacing w:after="60"/>
            </w:pPr>
            <w:r w:rsidRPr="00E77497">
              <w:t>&lt;CR&gt;</w:t>
            </w:r>
          </w:p>
        </w:tc>
      </w:tr>
      <w:tr w:rsidR="004C02EF" w:rsidRPr="00E77497" w14:paraId="1A15C150" w14:textId="77777777" w:rsidTr="00550FEB">
        <w:trPr>
          <w:jc w:val="center"/>
          <w:trPrChange w:id="1710" w:author="Rev 6 Allen Wirfs-Brock" w:date="2012-02-23T16:42:00Z">
            <w:trPr>
              <w:jc w:val="center"/>
            </w:trPr>
          </w:trPrChange>
        </w:trPr>
        <w:tc>
          <w:tcPr>
            <w:tcW w:w="2198" w:type="dxa"/>
            <w:tcBorders>
              <w:left w:val="single" w:sz="6" w:space="0" w:color="000000"/>
            </w:tcBorders>
            <w:tcPrChange w:id="1711" w:author="Rev 6 Allen Wirfs-Brock" w:date="2012-02-23T16:42:00Z">
              <w:tcPr>
                <w:tcW w:w="2198" w:type="dxa"/>
                <w:tcBorders>
                  <w:left w:val="single" w:sz="6" w:space="0" w:color="000000"/>
                </w:tcBorders>
              </w:tcPr>
            </w:tcPrChange>
          </w:tcPr>
          <w:p w14:paraId="5C8CB56D" w14:textId="77777777" w:rsidR="004C02EF" w:rsidRPr="00C7794D" w:rsidRDefault="004C02EF" w:rsidP="003A4B22">
            <w:pPr>
              <w:keepNext/>
              <w:spacing w:after="60"/>
              <w:jc w:val="center"/>
            </w:pPr>
            <w:r w:rsidRPr="00E77497">
              <w:rPr>
                <w:rFonts w:ascii="Courier New" w:hAnsi="Courier New"/>
                <w:b/>
              </w:rPr>
              <w:t>\"</w:t>
            </w:r>
          </w:p>
        </w:tc>
        <w:tc>
          <w:tcPr>
            <w:tcW w:w="2160" w:type="dxa"/>
            <w:tcPrChange w:id="1712" w:author="Rev 6 Allen Wirfs-Brock" w:date="2012-02-23T16:42:00Z">
              <w:tcPr>
                <w:tcW w:w="2160" w:type="dxa"/>
              </w:tcPr>
            </w:tcPrChange>
          </w:tcPr>
          <w:p w14:paraId="1D190964" w14:textId="77777777" w:rsidR="004C02EF" w:rsidRPr="00C7794D" w:rsidRDefault="004C02EF" w:rsidP="003A4B22">
            <w:pPr>
              <w:keepNext/>
              <w:spacing w:after="60"/>
            </w:pPr>
            <w:del w:id="1713" w:author="Rev 9 Allen Wirfs-Brock" w:date="2012-07-02T09:49:00Z">
              <w:r w:rsidRPr="004D1BD1" w:rsidDel="00913E8D">
                <w:rPr>
                  <w:rFonts w:ascii="Courier New" w:hAnsi="Courier New"/>
                  <w:b/>
                </w:rPr>
                <w:delText>\u00</w:delText>
              </w:r>
            </w:del>
            <w:ins w:id="1714" w:author="Rev 9 Allen Wirfs-Brock" w:date="2012-07-02T09:49:00Z">
              <w:r w:rsidR="00913E8D">
                <w:rPr>
                  <w:rFonts w:ascii="Courier New" w:hAnsi="Courier New"/>
                  <w:b/>
                </w:rPr>
                <w:t>0x</w:t>
              </w:r>
            </w:ins>
            <w:r w:rsidRPr="004D1BD1">
              <w:rPr>
                <w:rFonts w:ascii="Courier New" w:hAnsi="Courier New"/>
                <w:b/>
              </w:rPr>
              <w:t>22</w:t>
            </w:r>
          </w:p>
        </w:tc>
        <w:tc>
          <w:tcPr>
            <w:tcW w:w="2148" w:type="dxa"/>
            <w:tcPrChange w:id="1715" w:author="Rev 6 Allen Wirfs-Brock" w:date="2012-02-23T16:42:00Z">
              <w:tcPr>
                <w:tcW w:w="2148" w:type="dxa"/>
              </w:tcPr>
            </w:tcPrChange>
          </w:tcPr>
          <w:p w14:paraId="6489FF4B" w14:textId="77777777" w:rsidR="004C02EF" w:rsidRPr="00E65A34" w:rsidRDefault="004C02EF" w:rsidP="003A4B22">
            <w:pPr>
              <w:keepNext/>
              <w:spacing w:after="60"/>
            </w:pPr>
            <w:r w:rsidRPr="004D1BD1">
              <w:t>double</w:t>
            </w:r>
            <w:r w:rsidRPr="00E65A34">
              <w:t xml:space="preserve"> quote</w:t>
            </w:r>
          </w:p>
        </w:tc>
        <w:tc>
          <w:tcPr>
            <w:tcW w:w="1264" w:type="dxa"/>
            <w:tcBorders>
              <w:right w:val="single" w:sz="6" w:space="0" w:color="000000"/>
            </w:tcBorders>
            <w:tcPrChange w:id="1716" w:author="Rev 6 Allen Wirfs-Brock" w:date="2012-02-23T16:42:00Z">
              <w:tcPr>
                <w:tcW w:w="1264" w:type="dxa"/>
                <w:tcBorders>
                  <w:right w:val="single" w:sz="6" w:space="0" w:color="000000"/>
                </w:tcBorders>
              </w:tcPr>
            </w:tcPrChange>
          </w:tcPr>
          <w:p w14:paraId="1D13C268" w14:textId="77777777" w:rsidR="004C02EF" w:rsidRPr="009C202C" w:rsidRDefault="004C02EF" w:rsidP="003A4B22">
            <w:pPr>
              <w:keepNext/>
              <w:spacing w:after="60"/>
              <w:rPr>
                <w:rFonts w:ascii="Courier New" w:hAnsi="Courier New"/>
              </w:rPr>
            </w:pPr>
            <w:r w:rsidRPr="009C202C">
              <w:rPr>
                <w:rFonts w:ascii="Courier New" w:hAnsi="Courier New"/>
                <w:b/>
              </w:rPr>
              <w:t>"</w:t>
            </w:r>
          </w:p>
        </w:tc>
      </w:tr>
      <w:tr w:rsidR="004C02EF" w:rsidRPr="00E77497" w14:paraId="1D5F658B" w14:textId="77777777" w:rsidTr="00550FEB">
        <w:trPr>
          <w:jc w:val="center"/>
          <w:trPrChange w:id="1717" w:author="Rev 6 Allen Wirfs-Brock" w:date="2012-02-23T16:42:00Z">
            <w:trPr>
              <w:jc w:val="center"/>
            </w:trPr>
          </w:trPrChange>
        </w:trPr>
        <w:tc>
          <w:tcPr>
            <w:tcW w:w="2198" w:type="dxa"/>
            <w:tcBorders>
              <w:left w:val="single" w:sz="6" w:space="0" w:color="000000"/>
            </w:tcBorders>
            <w:tcPrChange w:id="1718" w:author="Rev 6 Allen Wirfs-Brock" w:date="2012-02-23T16:42:00Z">
              <w:tcPr>
                <w:tcW w:w="2198" w:type="dxa"/>
                <w:tcBorders>
                  <w:left w:val="single" w:sz="6" w:space="0" w:color="000000"/>
                </w:tcBorders>
              </w:tcPr>
            </w:tcPrChange>
          </w:tcPr>
          <w:p w14:paraId="4FA5D003"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PrChange w:id="1719" w:author="Rev 6 Allen Wirfs-Brock" w:date="2012-02-23T16:42:00Z">
              <w:tcPr>
                <w:tcW w:w="2160" w:type="dxa"/>
              </w:tcPr>
            </w:tcPrChange>
          </w:tcPr>
          <w:p w14:paraId="2729D48A" w14:textId="77777777" w:rsidR="004C02EF" w:rsidRPr="00E77497" w:rsidRDefault="004C02EF" w:rsidP="003A4B22">
            <w:pPr>
              <w:keepNext/>
              <w:spacing w:after="60"/>
            </w:pPr>
            <w:del w:id="1720" w:author="Rev 9 Allen Wirfs-Brock" w:date="2012-07-02T09:50:00Z">
              <w:r w:rsidRPr="00E77497" w:rsidDel="00913E8D">
                <w:rPr>
                  <w:rFonts w:ascii="Courier New" w:hAnsi="Courier New"/>
                  <w:b/>
                </w:rPr>
                <w:delText>\u00</w:delText>
              </w:r>
            </w:del>
            <w:ins w:id="1721" w:author="Rev 9 Allen Wirfs-Brock" w:date="2012-07-02T09:50:00Z">
              <w:r w:rsidR="00913E8D">
                <w:rPr>
                  <w:rFonts w:ascii="Courier New" w:hAnsi="Courier New"/>
                  <w:b/>
                </w:rPr>
                <w:t>0x</w:t>
              </w:r>
            </w:ins>
            <w:r w:rsidRPr="00E77497">
              <w:rPr>
                <w:rFonts w:ascii="Courier New" w:hAnsi="Courier New"/>
                <w:b/>
              </w:rPr>
              <w:t>27</w:t>
            </w:r>
          </w:p>
        </w:tc>
        <w:tc>
          <w:tcPr>
            <w:tcW w:w="2148" w:type="dxa"/>
            <w:tcPrChange w:id="1722" w:author="Rev 6 Allen Wirfs-Brock" w:date="2012-02-23T16:42:00Z">
              <w:tcPr>
                <w:tcW w:w="2148" w:type="dxa"/>
              </w:tcPr>
            </w:tcPrChange>
          </w:tcPr>
          <w:p w14:paraId="0ACB769F" w14:textId="77777777" w:rsidR="004C02EF" w:rsidRPr="00E77497" w:rsidRDefault="004C02EF" w:rsidP="003A4B22">
            <w:pPr>
              <w:keepNext/>
              <w:spacing w:after="60"/>
            </w:pPr>
            <w:r w:rsidRPr="00E77497">
              <w:t>single quote</w:t>
            </w:r>
          </w:p>
        </w:tc>
        <w:tc>
          <w:tcPr>
            <w:tcW w:w="1264" w:type="dxa"/>
            <w:tcBorders>
              <w:right w:val="single" w:sz="6" w:space="0" w:color="000000"/>
            </w:tcBorders>
            <w:tcPrChange w:id="1723" w:author="Rev 6 Allen Wirfs-Brock" w:date="2012-02-23T16:42:00Z">
              <w:tcPr>
                <w:tcW w:w="1264" w:type="dxa"/>
                <w:tcBorders>
                  <w:right w:val="single" w:sz="6" w:space="0" w:color="000000"/>
                </w:tcBorders>
              </w:tcPr>
            </w:tcPrChange>
          </w:tcPr>
          <w:p w14:paraId="3A9265FD" w14:textId="77777777" w:rsidR="004C02EF" w:rsidRPr="00E77497" w:rsidRDefault="004C02EF" w:rsidP="003A4B22">
            <w:pPr>
              <w:keepNext/>
              <w:spacing w:after="60"/>
            </w:pPr>
            <w:r w:rsidRPr="00E77497">
              <w:rPr>
                <w:rFonts w:ascii="Courier New" w:hAnsi="Courier New"/>
                <w:b/>
              </w:rPr>
              <w:t>'</w:t>
            </w:r>
          </w:p>
        </w:tc>
      </w:tr>
      <w:tr w:rsidR="004C02EF" w:rsidRPr="00E77497" w14:paraId="366DD088" w14:textId="77777777" w:rsidTr="00550FEB">
        <w:trPr>
          <w:jc w:val="center"/>
          <w:trPrChange w:id="1724" w:author="Rev 6 Allen Wirfs-Brock" w:date="2012-02-23T16:42:00Z">
            <w:trPr>
              <w:jc w:val="center"/>
            </w:trPr>
          </w:trPrChange>
        </w:trPr>
        <w:tc>
          <w:tcPr>
            <w:tcW w:w="2198" w:type="dxa"/>
            <w:tcBorders>
              <w:left w:val="single" w:sz="6" w:space="0" w:color="000000"/>
              <w:bottom w:val="single" w:sz="12" w:space="0" w:color="000000"/>
            </w:tcBorders>
            <w:tcPrChange w:id="1725" w:author="Rev 6 Allen Wirfs-Brock" w:date="2012-02-23T16:42:00Z">
              <w:tcPr>
                <w:tcW w:w="2198" w:type="dxa"/>
                <w:tcBorders>
                  <w:left w:val="single" w:sz="6" w:space="0" w:color="000000"/>
                  <w:bottom w:val="single" w:sz="12" w:space="0" w:color="000000"/>
                </w:tcBorders>
              </w:tcPr>
            </w:tcPrChange>
          </w:tcPr>
          <w:p w14:paraId="6FC735AC"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Change w:id="1726" w:author="Rev 6 Allen Wirfs-Brock" w:date="2012-02-23T16:42:00Z">
              <w:tcPr>
                <w:tcW w:w="2160" w:type="dxa"/>
                <w:tcBorders>
                  <w:bottom w:val="single" w:sz="12" w:space="0" w:color="000000"/>
                </w:tcBorders>
              </w:tcPr>
            </w:tcPrChange>
          </w:tcPr>
          <w:p w14:paraId="4862FFD2" w14:textId="77777777" w:rsidR="004C02EF" w:rsidRPr="00E77497" w:rsidRDefault="004C02EF" w:rsidP="003A4B22">
            <w:pPr>
              <w:keepNext/>
              <w:spacing w:after="60"/>
              <w:rPr>
                <w:rFonts w:ascii="Courier" w:hAnsi="Courier"/>
                <w:b/>
              </w:rPr>
            </w:pPr>
            <w:del w:id="1727" w:author="Rev 9 Allen Wirfs-Brock" w:date="2012-07-02T09:50:00Z">
              <w:r w:rsidRPr="00E77497" w:rsidDel="00913E8D">
                <w:rPr>
                  <w:rFonts w:ascii="Courier New" w:hAnsi="Courier New"/>
                  <w:b/>
                </w:rPr>
                <w:delText>\u00</w:delText>
              </w:r>
            </w:del>
            <w:ins w:id="1728" w:author="Rev 9 Allen Wirfs-Brock" w:date="2012-07-02T09:50:00Z">
              <w:r w:rsidR="00913E8D">
                <w:rPr>
                  <w:rFonts w:ascii="Courier New" w:hAnsi="Courier New"/>
                  <w:b/>
                </w:rPr>
                <w:t>0x</w:t>
              </w:r>
            </w:ins>
            <w:r w:rsidRPr="00E77497">
              <w:rPr>
                <w:rFonts w:ascii="Courier New" w:hAnsi="Courier New"/>
                <w:b/>
              </w:rPr>
              <w:t>5C</w:t>
            </w:r>
          </w:p>
        </w:tc>
        <w:tc>
          <w:tcPr>
            <w:tcW w:w="2148" w:type="dxa"/>
            <w:tcBorders>
              <w:bottom w:val="single" w:sz="12" w:space="0" w:color="000000"/>
            </w:tcBorders>
            <w:tcPrChange w:id="1729" w:author="Rev 6 Allen Wirfs-Brock" w:date="2012-02-23T16:42:00Z">
              <w:tcPr>
                <w:tcW w:w="2148" w:type="dxa"/>
                <w:tcBorders>
                  <w:bottom w:val="single" w:sz="12" w:space="0" w:color="000000"/>
                </w:tcBorders>
              </w:tcPr>
            </w:tcPrChange>
          </w:tcPr>
          <w:p w14:paraId="18FCEA57" w14:textId="77777777" w:rsidR="004C02EF" w:rsidRPr="00E77497" w:rsidRDefault="004C02EF" w:rsidP="003A4B22">
            <w:pPr>
              <w:keepNext/>
              <w:spacing w:after="60"/>
            </w:pPr>
            <w:r w:rsidRPr="00E77497">
              <w:t>backslash</w:t>
            </w:r>
          </w:p>
        </w:tc>
        <w:tc>
          <w:tcPr>
            <w:tcW w:w="1264" w:type="dxa"/>
            <w:tcBorders>
              <w:bottom w:val="single" w:sz="12" w:space="0" w:color="000000"/>
              <w:right w:val="single" w:sz="6" w:space="0" w:color="000000"/>
            </w:tcBorders>
            <w:tcPrChange w:id="1730" w:author="Rev 6 Allen Wirfs-Brock" w:date="2012-02-23T16:42:00Z">
              <w:tcPr>
                <w:tcW w:w="1264" w:type="dxa"/>
                <w:tcBorders>
                  <w:bottom w:val="single" w:sz="12" w:space="0" w:color="000000"/>
                  <w:right w:val="single" w:sz="6" w:space="0" w:color="000000"/>
                </w:tcBorders>
              </w:tcPr>
            </w:tcPrChange>
          </w:tcPr>
          <w:p w14:paraId="39B6D749" w14:textId="77777777" w:rsidR="004C02EF" w:rsidRPr="00E77497" w:rsidRDefault="004C02EF" w:rsidP="003A4B22">
            <w:pPr>
              <w:keepNext/>
              <w:spacing w:after="60"/>
              <w:rPr>
                <w:rFonts w:ascii="Courier" w:hAnsi="Courier"/>
                <w:b/>
              </w:rPr>
            </w:pPr>
            <w:r w:rsidRPr="00E77497">
              <w:rPr>
                <w:rFonts w:ascii="Courier New" w:hAnsi="Courier New"/>
                <w:b/>
              </w:rPr>
              <w:t>\</w:t>
            </w:r>
          </w:p>
        </w:tc>
      </w:tr>
    </w:tbl>
    <w:p w14:paraId="2DE5B00C" w14:textId="77777777" w:rsidR="004C02EF" w:rsidRPr="00E77497" w:rsidRDefault="004C02EF" w:rsidP="004C02EF">
      <w:bookmarkStart w:id="1731" w:name="_Toc375031153"/>
      <w:bookmarkStart w:id="1732" w:name="_Ref378393823"/>
      <w:bookmarkStart w:id="1733" w:name="_Ref379172559"/>
      <w:bookmarkStart w:id="1734" w:name="_Ref379873477"/>
      <w:bookmarkStart w:id="1735" w:name="_Ref381174987"/>
      <w:bookmarkStart w:id="1736" w:name="_Ref381506868"/>
      <w:bookmarkStart w:id="1737" w:name="_Toc381513630"/>
      <w:bookmarkStart w:id="1738" w:name="_Toc382202772"/>
      <w:bookmarkStart w:id="1739" w:name="_Toc382202992"/>
      <w:bookmarkStart w:id="1740" w:name="_Toc382212152"/>
      <w:bookmarkStart w:id="1741" w:name="_Toc382212331"/>
      <w:bookmarkStart w:id="1742" w:name="_Toc382291497"/>
      <w:bookmarkStart w:id="1743" w:name="_Ref382649260"/>
      <w:bookmarkStart w:id="1744" w:name="_Ref382649794"/>
    </w:p>
    <w:p w14:paraId="5F9F9081"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07777E08"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745" w:author="Rev 9 Allen Wirfs-Brock" w:date="2012-07-02T09:51:00Z">
        <w:r w:rsidR="00913E8D" w:rsidRPr="00913E8D">
          <w:rPr>
            <w:rFonts w:ascii="Arial" w:hAnsi="Arial"/>
          </w:rPr>
          <w:t xml:space="preserve"> </w:t>
        </w:r>
      </w:ins>
      <w:ins w:id="1746" w:author="Rev 9 Allen Wirfs-Brock" w:date="2012-07-06T11:13:00Z">
        <w:r w:rsidR="00B16202" w:rsidRPr="00665EB3">
          <w:t>UTF</w:t>
        </w:r>
        <w:r w:rsidR="00B16202">
          <w:t>-</w:t>
        </w:r>
        <w:r w:rsidR="00B16202" w:rsidRPr="00665EB3">
          <w:t>16 Encoding</w:t>
        </w:r>
        <w:r w:rsidR="00B16202">
          <w:rPr>
            <w:rFonts w:ascii="Arial" w:hAnsi="Arial" w:cs="Arial"/>
          </w:rPr>
          <w:t xml:space="preserve"> (clause 6) of</w:t>
        </w:r>
      </w:ins>
      <w:ins w:id="1747" w:author="Rev 9 Allen Wirfs-Brock" w:date="2012-07-06T11:23:00Z">
        <w:r w:rsidR="00854991" w:rsidRPr="00854991">
          <w:rPr>
            <w:rFonts w:ascii="Arial" w:hAnsi="Arial" w:cs="Arial"/>
          </w:rPr>
          <w:t xml:space="preserve"> </w:t>
        </w:r>
        <w:r w:rsidR="00854991">
          <w:rPr>
            <w:rFonts w:ascii="Arial" w:hAnsi="Arial" w:cs="Arial"/>
          </w:rPr>
          <w:t>the code point value of</w:t>
        </w:r>
      </w:ins>
      <w:r w:rsidRPr="00E77497">
        <w:rPr>
          <w:rFonts w:ascii="Arial" w:hAnsi="Arial" w:cs="Arial"/>
        </w:rPr>
        <w:t xml:space="preserve"> </w:t>
      </w:r>
      <w:r w:rsidRPr="00E77497">
        <w:rPr>
          <w:i/>
        </w:rPr>
        <w:t>SourceCharacter</w:t>
      </w:r>
      <w:r w:rsidRPr="00E77497">
        <w:t xml:space="preserve"> </w:t>
      </w:r>
      <w:del w:id="1748" w:author="Rev 9 Allen Wirfs-Brock" w:date="2012-07-02T09:52:00Z">
        <w:r w:rsidRPr="00E77497" w:rsidDel="00913E8D">
          <w:rPr>
            <w:rFonts w:ascii="Arial" w:hAnsi="Arial" w:cs="Arial"/>
          </w:rPr>
          <w:delText>character itself</w:delText>
        </w:r>
      </w:del>
      <w:r w:rsidRPr="00E77497">
        <w:rPr>
          <w:rFonts w:ascii="Arial" w:hAnsi="Arial" w:cs="Arial"/>
        </w:rPr>
        <w:t>.</w:t>
      </w:r>
    </w:p>
    <w:p w14:paraId="0E2AB23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w:t>
      </w:r>
      <w:del w:id="1749" w:author="Rev 9 Allen Wirfs-Brock" w:date="2012-07-02T09:53:00Z">
        <w:r w:rsidRPr="00E77497" w:rsidDel="00913E8D">
          <w:rPr>
            <w:rFonts w:ascii="Arial" w:hAnsi="Arial" w:cs="Arial"/>
          </w:rPr>
          <w:delText xml:space="preserve">character whose </w:delText>
        </w:r>
      </w:del>
      <w:r w:rsidRPr="00E77497">
        <w:rPr>
          <w:rFonts w:ascii="Arial" w:hAnsi="Arial" w:cs="Arial"/>
        </w:rPr>
        <w:t xml:space="preserve">code unit value </w:t>
      </w:r>
      <w:ins w:id="1750" w:author="Rev 9 Allen Wirfs-Brock" w:date="2012-07-02T09:53:00Z">
        <w:r w:rsidR="00913E8D">
          <w:rPr>
            <w:rFonts w:ascii="Arial" w:hAnsi="Arial" w:cs="Arial"/>
          </w:rPr>
          <w:t xml:space="preserve">that </w:t>
        </w:r>
      </w:ins>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17043330" w14:textId="77777777" w:rsidR="004C02EF" w:rsidRDefault="004C02EF" w:rsidP="00EF1FE0">
      <w:pPr>
        <w:pStyle w:val="MathSpecialCase3"/>
        <w:numPr>
          <w:ilvl w:val="2"/>
          <w:numId w:val="31"/>
        </w:numPr>
        <w:tabs>
          <w:tab w:val="left" w:pos="450"/>
        </w:tabs>
        <w:spacing w:after="240"/>
        <w:ind w:left="446" w:hanging="446"/>
        <w:contextualSpacing/>
        <w:rPr>
          <w:ins w:id="1751" w:author="Rev 9 Allen Wirfs-Brock" w:date="2012-07-02T08:55:00Z"/>
        </w:rPr>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w:t>
      </w:r>
      <w:del w:id="1752" w:author="Rev 9 Allen Wirfs-Brock" w:date="2012-07-02T09:54:00Z">
        <w:r w:rsidRPr="00E77497" w:rsidDel="00913E8D">
          <w:rPr>
            <w:rFonts w:ascii="Arial" w:hAnsi="Arial" w:cs="Arial"/>
          </w:rPr>
          <w:delText xml:space="preserve">character whose </w:delText>
        </w:r>
      </w:del>
      <w:r w:rsidRPr="00E77497">
        <w:rPr>
          <w:rFonts w:ascii="Arial" w:hAnsi="Arial" w:cs="Arial"/>
        </w:rPr>
        <w:t xml:space="preserve">code unit value </w:t>
      </w:r>
      <w:ins w:id="1753" w:author="Rev 9 Allen Wirfs-Brock" w:date="2012-07-02T09:54:00Z">
        <w:r w:rsidR="00913E8D">
          <w:rPr>
            <w:rFonts w:ascii="Arial" w:hAnsi="Arial" w:cs="Arial"/>
          </w:rPr>
          <w:t xml:space="preserve">that </w:t>
        </w:r>
      </w:ins>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172C834B" w14:textId="77777777" w:rsidR="00BA4C34" w:rsidRPr="00E77497" w:rsidDel="00355D90" w:rsidRDefault="00BA4C34" w:rsidP="00EF1FE0">
      <w:pPr>
        <w:pStyle w:val="MathSpecialCase3"/>
        <w:numPr>
          <w:ilvl w:val="2"/>
          <w:numId w:val="31"/>
        </w:numPr>
        <w:tabs>
          <w:tab w:val="left" w:pos="450"/>
        </w:tabs>
        <w:spacing w:after="240"/>
        <w:ind w:left="446" w:hanging="446"/>
        <w:contextualSpacing/>
        <w:rPr>
          <w:del w:id="1754" w:author="Rev 9 Allen Wirfs-Brock" w:date="2012-07-06T12:15:00Z"/>
        </w:rPr>
      </w:pPr>
      <w:ins w:id="1755" w:author="Rev 9 Allen Wirfs-Brock" w:date="2012-07-02T08:55:00Z">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ins>
      <w:ins w:id="1756" w:author="Rev 9 Allen Wirfs-Brock" w:date="2012-07-02T12:29:00Z">
        <w:r w:rsidR="0015078A" w:rsidRPr="00355D90">
          <w:rPr>
            <w:rFonts w:ascii="Courier New" w:hAnsi="Courier New" w:cs="Courier New"/>
            <w:b/>
          </w:rPr>
          <w:t>u</w:t>
        </w:r>
      </w:ins>
      <w:ins w:id="1757" w:author="Rev 9 Allen Wirfs-Brock" w:date="2012-07-02T08:55:00Z">
        <w:r>
          <w:rPr>
            <w:rFonts w:ascii="Courier New" w:hAnsi="Courier New"/>
            <w:b/>
          </w:rPr>
          <w:t>{</w:t>
        </w:r>
        <w:r w:rsidRPr="00E77497">
          <w:rPr>
            <w:i/>
          </w:rPr>
          <w:t xml:space="preserve"> </w:t>
        </w:r>
        <w:r w:rsidRPr="00E77497">
          <w:rPr>
            <w:rStyle w:val="bnf"/>
          </w:rPr>
          <w:t>HexDigit</w:t>
        </w:r>
      </w:ins>
      <w:ins w:id="1758" w:author="Rev 9 Allen Wirfs-Brock" w:date="2012-07-06T12:14:00Z">
        <w:r w:rsidR="00355D90">
          <w:rPr>
            <w:rStyle w:val="bnf"/>
          </w:rPr>
          <w:t>s</w:t>
        </w:r>
      </w:ins>
      <w:ins w:id="1759" w:author="Rev 9 Allen Wirfs-Brock" w:date="2012-07-02T08:55:00Z">
        <w:r w:rsidRPr="00E77497">
          <w:t xml:space="preserve"> </w:t>
        </w:r>
      </w:ins>
      <w:ins w:id="1760" w:author="Rev 9 Allen Wirfs-Brock" w:date="2012-07-02T08:56:00Z">
        <w:r>
          <w:rPr>
            <w:rFonts w:ascii="Courier New" w:hAnsi="Courier New"/>
            <w:b/>
          </w:rPr>
          <w:t>}</w:t>
        </w:r>
      </w:ins>
      <w:ins w:id="1761" w:author="Rev 9 Allen Wirfs-Brock" w:date="2012-07-02T08:55:00Z">
        <w:r w:rsidRPr="00EF1FE0">
          <w:rPr>
            <w:rFonts w:ascii="Arial" w:hAnsi="Arial" w:cs="Arial"/>
          </w:rPr>
          <w:t>is</w:t>
        </w:r>
        <w:r w:rsidRPr="00E77497">
          <w:t xml:space="preserve"> </w:t>
        </w:r>
        <w:r w:rsidRPr="00E77497">
          <w:rPr>
            <w:rFonts w:ascii="Arial" w:hAnsi="Arial" w:cs="Arial"/>
          </w:rPr>
          <w:t xml:space="preserve">the </w:t>
        </w:r>
      </w:ins>
      <w:ins w:id="1762" w:author="Rev 9 Allen Wirfs-Brock" w:date="2012-07-06T12:14:00Z">
        <w:r w:rsidR="00355D90" w:rsidRPr="00D639BE">
          <w:rPr>
            <w:rFonts w:ascii="Arial" w:hAnsi="Arial" w:cs="Arial"/>
          </w:rPr>
          <w:t>is</w:t>
        </w:r>
        <w:r w:rsidR="00355D90" w:rsidRPr="00E77497">
          <w:t xml:space="preserve"> </w:t>
        </w:r>
        <w:r w:rsidR="00355D90" w:rsidRPr="00E77497">
          <w:rPr>
            <w:rFonts w:ascii="Arial" w:hAnsi="Arial" w:cs="Arial"/>
          </w:rPr>
          <w:t>the</w:t>
        </w:r>
        <w:r w:rsidR="00355D90">
          <w:rPr>
            <w:rFonts w:ascii="Arial" w:hAnsi="Arial" w:cs="Arial"/>
          </w:rPr>
          <w:t xml:space="preserve"> </w:t>
        </w:r>
        <w:r w:rsidR="00355D90" w:rsidRPr="00665EB3">
          <w:t>UTF</w:t>
        </w:r>
        <w:r w:rsidR="00355D90">
          <w:t>-</w:t>
        </w:r>
        <w:r w:rsidR="00355D90" w:rsidRPr="00665EB3">
          <w:t>16 Encoding</w:t>
        </w:r>
        <w:r w:rsidR="00355D90">
          <w:rPr>
            <w:rFonts w:ascii="Arial" w:hAnsi="Arial" w:cs="Arial"/>
          </w:rPr>
          <w:t xml:space="preserve"> (clause 6) of</w:t>
        </w:r>
        <w:r w:rsidR="00355D90" w:rsidRPr="00854991">
          <w:rPr>
            <w:rFonts w:ascii="Arial" w:hAnsi="Arial" w:cs="Arial"/>
          </w:rPr>
          <w:t xml:space="preserve"> </w:t>
        </w:r>
        <w:r w:rsidR="00355D90">
          <w:rPr>
            <w:rFonts w:ascii="Arial" w:hAnsi="Arial" w:cs="Arial"/>
          </w:rPr>
          <w:t xml:space="preserve">the MV of </w:t>
        </w:r>
        <w:r w:rsidR="00355D90" w:rsidRPr="00E77497">
          <w:rPr>
            <w:i/>
          </w:rPr>
          <w:t>HexDigit</w:t>
        </w:r>
      </w:ins>
      <w:ins w:id="1763" w:author="Rev 9 Allen Wirfs-Brock" w:date="2012-07-06T12:15:00Z">
        <w:r w:rsidR="00355D90">
          <w:rPr>
            <w:i/>
          </w:rPr>
          <w:t>s</w:t>
        </w:r>
      </w:ins>
      <w:ins w:id="1764" w:author="Rev 9 Allen Wirfs-Brock" w:date="2012-07-02T08:55:00Z">
        <w:r w:rsidRPr="00E77497">
          <w:t>.</w:t>
        </w:r>
      </w:ins>
    </w:p>
    <w:p w14:paraId="21B59955" w14:textId="77777777" w:rsidR="00DF1BCC" w:rsidRDefault="00DF1BCC" w:rsidP="00355D90">
      <w:pPr>
        <w:pStyle w:val="MathSpecialCase3"/>
        <w:numPr>
          <w:ilvl w:val="2"/>
          <w:numId w:val="31"/>
        </w:numPr>
        <w:tabs>
          <w:tab w:val="left" w:pos="450"/>
        </w:tabs>
        <w:spacing w:after="240"/>
        <w:ind w:left="446" w:hanging="446"/>
        <w:contextualSpacing/>
        <w:rPr>
          <w:ins w:id="1765" w:author="Rev 9 Allen Wirfs-Brock" w:date="2012-07-02T09:14:00Z"/>
        </w:rPr>
      </w:pPr>
    </w:p>
    <w:p w14:paraId="4EC8177D" w14:textId="77777777" w:rsidR="004C02EF" w:rsidRPr="00E77497" w:rsidDel="00215101" w:rsidRDefault="004C02EF" w:rsidP="004C02EF">
      <w:pPr>
        <w:rPr>
          <w:del w:id="1766" w:author="Rev 8 Allen Wirfs-Brock" w:date="2012-05-10T18:41:00Z"/>
        </w:rPr>
      </w:pPr>
      <w:del w:id="1767" w:author="Rev 8 Allen Wirfs-Brock" w:date="2012-05-10T18:41:00Z">
        <w:r w:rsidRPr="00E77497" w:rsidDel="00215101">
          <w:delText xml:space="preserve">A conforming implementation, when processing strict mode code (see 10.1.1), may not extend the syntax of </w:delText>
        </w:r>
        <w:r w:rsidRPr="00E77497" w:rsidDel="00215101">
          <w:rPr>
            <w:rFonts w:ascii="Times New Roman" w:hAnsi="Times New Roman"/>
            <w:i/>
          </w:rPr>
          <w:delText>EscapeSequence</w:delText>
        </w:r>
        <w:r w:rsidRPr="00E77497" w:rsidDel="00215101">
          <w:delText xml:space="preserve"> to include </w:delText>
        </w:r>
        <w:r w:rsidRPr="00E77497" w:rsidDel="00215101">
          <w:rPr>
            <w:rFonts w:ascii="Times New Roman" w:hAnsi="Times New Roman"/>
            <w:i/>
          </w:rPr>
          <w:delText>OctalEscapeSequence</w:delText>
        </w:r>
        <w:r w:rsidRPr="00E77497" w:rsidDel="00215101">
          <w:delText xml:space="preserve"> as described in B.1.2.</w:delText>
        </w:r>
      </w:del>
    </w:p>
    <w:p w14:paraId="6D39E66E" w14:textId="77777777" w:rsidR="004C02EF" w:rsidRPr="00E77497" w:rsidDel="00215101" w:rsidRDefault="004C02EF" w:rsidP="004C02EF">
      <w:pPr>
        <w:pStyle w:val="Note"/>
        <w:rPr>
          <w:del w:id="1768" w:author="Rev 8 Allen Wirfs-Brock" w:date="2012-05-10T18:42:00Z"/>
        </w:rPr>
      </w:pPr>
      <w:del w:id="1769" w:author="Rev 8 Allen Wirfs-Brock" w:date="2012-05-10T18:42:00Z">
        <w:r w:rsidRPr="00E77497" w:rsidDel="00215101">
          <w:delText>NOTE</w:delText>
        </w:r>
        <w:r w:rsidRPr="00E77497" w:rsidDel="00215101">
          <w:tab/>
          <w:delText xml:space="preserve">A line terminator character cannot appear in a string literal, except as part of a </w:delText>
        </w:r>
        <w:r w:rsidRPr="00E77497" w:rsidDel="00215101">
          <w:rPr>
            <w:rStyle w:val="bnf"/>
          </w:rPr>
          <w:delText>LineContinuation</w:delText>
        </w:r>
        <w:r w:rsidRPr="00E77497" w:rsidDel="00215101">
          <w:delText xml:space="preserve"> to produce the empty character sequence. The correct way to cause a line terminator character to be part of the String value of a string literal is to use an escape sequence such as </w:delText>
        </w:r>
        <w:r w:rsidRPr="00E77497" w:rsidDel="00215101">
          <w:rPr>
            <w:rFonts w:ascii="Courier New" w:hAnsi="Courier New"/>
            <w:b/>
          </w:rPr>
          <w:delText>\n</w:delText>
        </w:r>
        <w:r w:rsidRPr="00E77497" w:rsidDel="00215101">
          <w:delText xml:space="preserve"> or </w:delText>
        </w:r>
        <w:r w:rsidRPr="00E77497" w:rsidDel="00215101">
          <w:rPr>
            <w:rFonts w:ascii="Courier New" w:hAnsi="Courier New"/>
            <w:b/>
          </w:rPr>
          <w:delText>\u000A</w:delText>
        </w:r>
        <w:r w:rsidRPr="00E77497" w:rsidDel="00215101">
          <w:delText>.</w:delText>
        </w:r>
        <w:bookmarkStart w:id="1770" w:name="_Ref383594745"/>
        <w:bookmarkStart w:id="1771" w:name="_Toc385672133"/>
        <w:bookmarkStart w:id="1772" w:name="_Toc393690224"/>
      </w:del>
    </w:p>
    <w:p w14:paraId="614A09DD" w14:textId="77777777" w:rsidR="004C02EF" w:rsidRPr="00E77497" w:rsidRDefault="004C02EF" w:rsidP="004C02EF">
      <w:pPr>
        <w:pStyle w:val="30"/>
        <w:numPr>
          <w:ilvl w:val="0"/>
          <w:numId w:val="0"/>
        </w:numPr>
      </w:pPr>
      <w:bookmarkStart w:id="1773" w:name="_Toc432237481"/>
      <w:bookmarkStart w:id="1774" w:name="_Toc432984690"/>
      <w:bookmarkStart w:id="1775" w:name="_Ref456010409"/>
      <w:bookmarkStart w:id="1776" w:name="_Ref457437516"/>
      <w:bookmarkStart w:id="1777" w:name="_Ref457437517"/>
      <w:bookmarkStart w:id="1778" w:name="_Ref457437518"/>
      <w:bookmarkStart w:id="1779" w:name="_Ref457437523"/>
      <w:bookmarkStart w:id="1780" w:name="_Ref457437524"/>
      <w:bookmarkStart w:id="1781" w:name="_Ref457437525"/>
      <w:bookmarkStart w:id="1782" w:name="_Ref457437526"/>
      <w:bookmarkStart w:id="1783" w:name="_Ref457437527"/>
      <w:bookmarkStart w:id="1784" w:name="_Ref457705277"/>
      <w:bookmarkStart w:id="1785" w:name="_Ref457705317"/>
      <w:bookmarkStart w:id="1786" w:name="_Ref457792658"/>
      <w:bookmarkStart w:id="1787" w:name="_Ref457792662"/>
      <w:bookmarkStart w:id="1788" w:name="_Toc472818769"/>
      <w:bookmarkStart w:id="1789" w:name="_Toc235503322"/>
      <w:bookmarkStart w:id="1790" w:name="_Toc241509097"/>
      <w:bookmarkStart w:id="1791" w:name="_Toc244416584"/>
      <w:bookmarkStart w:id="1792" w:name="_Toc276630948"/>
      <w:bookmarkStart w:id="1793" w:name="_Ref424530589"/>
      <w:bookmarkStart w:id="1794" w:name="_Ref424535009"/>
      <w:bookmarkStart w:id="1795" w:name="_Toc329528666"/>
      <w:r w:rsidRPr="00E77497">
        <w:t>7.8.5</w:t>
      </w:r>
      <w:r w:rsidRPr="00E77497">
        <w:tab/>
        <w:t>Regular Expression Literals</w:t>
      </w:r>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5"/>
    </w:p>
    <w:p w14:paraId="70693F85" w14:textId="77777777" w:rsidR="004C02EF" w:rsidRPr="00E77497" w:rsidRDefault="00215101">
      <w:pPr>
        <w:pStyle w:val="Note"/>
        <w:pPrChange w:id="1796" w:author="Rev 8 Allen Wirfs-Brock" w:date="2012-05-10T18:49:00Z">
          <w:pPr/>
        </w:pPrChange>
      </w:pPr>
      <w:ins w:id="1797" w:author="Rev 8 Allen Wirfs-Brock" w:date="2012-05-10T18:49:00Z">
        <w:r>
          <w:t>NOTE</w:t>
        </w:r>
        <w:r>
          <w:tab/>
        </w:r>
      </w:ins>
      <w:r w:rsidR="004C02EF" w:rsidRPr="00E77497">
        <w:t xml:space="preserve">A regular expression literal is an input element that is converted to a RegExp object (see 15.10)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15.10.4) or calling the </w:t>
      </w:r>
      <w:r w:rsidR="004C02EF" w:rsidRPr="00E77497">
        <w:rPr>
          <w:rFonts w:ascii="Courier New" w:hAnsi="Courier New"/>
          <w:b/>
        </w:rPr>
        <w:t>RegExp</w:t>
      </w:r>
      <w:r w:rsidR="004C02EF" w:rsidRPr="00E77497">
        <w:t xml:space="preserve"> constructor as a function (15.10.3).</w:t>
      </w:r>
    </w:p>
    <w:p w14:paraId="10B6C229" w14:textId="77777777" w:rsidR="00C3505C" w:rsidRDefault="004C02EF" w:rsidP="004C02EF">
      <w:pPr>
        <w:rPr>
          <w:ins w:id="1798" w:author="Rev 9 Allen Wirfs-Brock" w:date="2012-06-23T17:53:00Z"/>
        </w:rPr>
      </w:pPr>
      <w:r w:rsidRPr="00E77497">
        <w:t xml:space="preserve">The productions below describe the syntax for a regular expression literal and are used by the input element scanner to find the end of the regular expression literal. The </w:t>
      </w:r>
      <w:del w:id="1799" w:author="Rev 9 Allen Wirfs-Brock" w:date="2012-06-23T17:50:00Z">
        <w:r w:rsidRPr="00E77497" w:rsidDel="00C3505C">
          <w:delText>Strings of characters</w:delText>
        </w:r>
      </w:del>
      <w:ins w:id="1800" w:author="Rev 9 Allen Wirfs-Brock" w:date="2012-06-23T17:50:00Z">
        <w:r w:rsidR="00C3505C">
          <w:t>source code</w:t>
        </w:r>
      </w:ins>
      <w:r w:rsidRPr="00E77497">
        <w:t xml:space="preserve"> comprising the </w:t>
      </w:r>
      <w:r w:rsidRPr="00E77497">
        <w:rPr>
          <w:rStyle w:val="bnf"/>
        </w:rPr>
        <w:t>RegularExpressionBody</w:t>
      </w:r>
      <w:r w:rsidRPr="00E77497">
        <w:t xml:space="preserve"> and the </w:t>
      </w:r>
      <w:r w:rsidRPr="00E77497">
        <w:rPr>
          <w:rStyle w:val="bnf"/>
        </w:rPr>
        <w:t>RegularExpressionFlags</w:t>
      </w:r>
      <w:r w:rsidRPr="00E77497">
        <w:t xml:space="preserve"> are </w:t>
      </w:r>
      <w:ins w:id="1801" w:author="Rev 9 Allen Wirfs-Brock" w:date="2012-06-23T17:50:00Z">
        <w:r w:rsidR="00C3505C">
          <w:t>subsequently parsed using</w:t>
        </w:r>
      </w:ins>
      <w:ins w:id="1802" w:author="Rev 9 Allen Wirfs-Brock" w:date="2012-06-23T17:52:00Z">
        <w:r w:rsidR="00C3505C">
          <w:t xml:space="preserve"> the </w:t>
        </w:r>
      </w:ins>
      <w:r w:rsidR="00C3505C" w:rsidRPr="00E77497">
        <w:t>more stringent</w:t>
      </w:r>
      <w:r w:rsidR="00C3505C">
        <w:t xml:space="preserve"> </w:t>
      </w:r>
      <w:ins w:id="1803" w:author="Rev 9 Allen Wirfs-Brock" w:date="2012-06-23T17:50:00Z">
        <w:r w:rsidR="00C3505C">
          <w:t>ECMAScript Regular Expression grammar (15.10.1)</w:t>
        </w:r>
      </w:ins>
      <w:ins w:id="1804" w:author="Rev 9 Allen Wirfs-Brock" w:date="2012-06-23T17:52:00Z">
        <w:r w:rsidR="00C3505C">
          <w:t>.</w:t>
        </w:r>
      </w:ins>
      <w:ins w:id="1805" w:author="Rev 9 Allen Wirfs-Brock" w:date="2012-06-23T17:50:00Z">
        <w:r w:rsidR="00C3505C">
          <w:t xml:space="preserve"> </w:t>
        </w:r>
      </w:ins>
    </w:p>
    <w:p w14:paraId="4E4367A6" w14:textId="77777777" w:rsidR="004C02EF" w:rsidRPr="00E77497" w:rsidRDefault="004C02EF" w:rsidP="004C02EF">
      <w:del w:id="1806" w:author="Rev 9 Allen Wirfs-Brock" w:date="2012-06-23T17:53:00Z">
        <w:r w:rsidRPr="00E77497" w:rsidDel="00C3505C">
          <w:delText xml:space="preserve">passed uninterpreted to the regular expression constructor, which interprets them according to its own, grammar. </w:delText>
        </w:r>
      </w:del>
      <w:r w:rsidRPr="00E77497">
        <w:t>An implementation may extend the</w:t>
      </w:r>
      <w:ins w:id="1807" w:author="Rev 9 Allen Wirfs-Brock" w:date="2012-06-23T17:53:00Z">
        <w:r w:rsidR="00C3505C" w:rsidRPr="00C3505C">
          <w:t xml:space="preserve"> </w:t>
        </w:r>
        <w:r w:rsidR="00C3505C">
          <w:t>ECMAScript Regular Expression grammar defined in 15.10.1</w:t>
        </w:r>
      </w:ins>
      <w:del w:id="1808" w:author="Rev 9 Allen Wirfs-Brock" w:date="2012-06-23T17:54:00Z">
        <w:r w:rsidRPr="00E77497" w:rsidDel="00C3505C">
          <w:delText xml:space="preserve"> regular expression constructor's grammar</w:delText>
        </w:r>
      </w:del>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ins w:id="1809" w:author="Rev 9 Allen Wirfs-Brock" w:date="2012-06-23T17:54:00Z">
        <w:r w:rsidR="00C3505C">
          <w:t xml:space="preserve">defined below </w:t>
        </w:r>
      </w:ins>
      <w:r w:rsidRPr="00E77497">
        <w:t>or the productions used by these productions.</w:t>
      </w:r>
    </w:p>
    <w:p w14:paraId="0AEC3375" w14:textId="77777777" w:rsidR="004C02EF" w:rsidRPr="00E77497" w:rsidRDefault="004C02EF" w:rsidP="004C02EF">
      <w:pPr>
        <w:pStyle w:val="Syntax"/>
      </w:pPr>
      <w:r w:rsidRPr="00E77497">
        <w:t>Syntax</w:t>
      </w:r>
    </w:p>
    <w:p w14:paraId="227ED56A" w14:textId="77777777" w:rsidR="004C02EF" w:rsidRPr="00E77497" w:rsidRDefault="004C02EF" w:rsidP="004C02EF">
      <w:pPr>
        <w:pStyle w:val="SyntaxRule"/>
      </w:pPr>
      <w:r w:rsidRPr="00E77497">
        <w:t xml:space="preserve">RegularExpressionLiteral </w:t>
      </w:r>
      <w:r w:rsidRPr="00E77497">
        <w:rPr>
          <w:rFonts w:ascii="Arial" w:hAnsi="Arial" w:cs="Arial"/>
          <w:b/>
          <w:i w:val="0"/>
        </w:rPr>
        <w:t>::</w:t>
      </w:r>
    </w:p>
    <w:p w14:paraId="76CE090A" w14:textId="77777777"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593DB40D" w14:textId="77777777"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2F313476" w14:textId="77777777" w:rsidR="004C02EF" w:rsidRPr="00E77497" w:rsidRDefault="004C02EF" w:rsidP="004C02EF">
      <w:pPr>
        <w:pStyle w:val="SyntaxDefinition"/>
      </w:pPr>
      <w:r w:rsidRPr="00E77497">
        <w:t>RegularExpressionFirstChar RegularExpressionChars</w:t>
      </w:r>
    </w:p>
    <w:p w14:paraId="0DB64F43" w14:textId="77777777" w:rsidR="004C02EF" w:rsidRPr="00E77497" w:rsidRDefault="004C02EF" w:rsidP="004C02EF">
      <w:pPr>
        <w:pStyle w:val="SyntaxRule"/>
      </w:pPr>
      <w:r w:rsidRPr="00E77497">
        <w:t xml:space="preserve">RegularExpressionChars </w:t>
      </w:r>
      <w:r w:rsidRPr="00E77497">
        <w:rPr>
          <w:rFonts w:ascii="Arial" w:hAnsi="Arial" w:cs="Arial"/>
          <w:b/>
          <w:i w:val="0"/>
        </w:rPr>
        <w:t>::</w:t>
      </w:r>
    </w:p>
    <w:p w14:paraId="260B8041" w14:textId="77777777"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14:paraId="2243F8F5" w14:textId="77777777" w:rsidR="004C02EF" w:rsidRPr="00E77497" w:rsidRDefault="004C02EF" w:rsidP="004C02EF">
      <w:pPr>
        <w:pStyle w:val="SyntaxRule"/>
      </w:pPr>
      <w:r w:rsidRPr="00E77497">
        <w:t xml:space="preserve">RegularExpressionFirstChar </w:t>
      </w:r>
      <w:r w:rsidRPr="00E77497">
        <w:rPr>
          <w:rFonts w:ascii="Arial" w:hAnsi="Arial" w:cs="Arial"/>
          <w:b/>
          <w:i w:val="0"/>
        </w:rPr>
        <w:t>::</w:t>
      </w:r>
    </w:p>
    <w:p w14:paraId="24B2A373" w14:textId="77777777"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74354173" w14:textId="77777777" w:rsidR="004C02EF" w:rsidRPr="00E77497" w:rsidRDefault="004C02EF" w:rsidP="004C02EF">
      <w:pPr>
        <w:pStyle w:val="SyntaxRule"/>
      </w:pPr>
      <w:r w:rsidRPr="00E77497">
        <w:t xml:space="preserve">RegularExpressionChar </w:t>
      </w:r>
      <w:r w:rsidRPr="00E77497">
        <w:rPr>
          <w:rFonts w:ascii="Arial" w:hAnsi="Arial" w:cs="Arial"/>
          <w:b/>
          <w:i w:val="0"/>
        </w:rPr>
        <w:t>::</w:t>
      </w:r>
    </w:p>
    <w:p w14:paraId="3A1CCE57" w14:textId="77777777"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7E24B94B" w14:textId="77777777"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14:paraId="61E55C58" w14:textId="77777777"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14:paraId="37147D9A" w14:textId="77777777" w:rsidR="004C02EF" w:rsidRPr="00E77497" w:rsidRDefault="004C02EF" w:rsidP="004C02EF">
      <w:pPr>
        <w:pStyle w:val="SyntaxRule"/>
      </w:pPr>
      <w:r w:rsidRPr="00E77497">
        <w:t xml:space="preserve">RegularExpressionNonTerminator </w:t>
      </w:r>
      <w:r w:rsidRPr="00E77497">
        <w:rPr>
          <w:rFonts w:ascii="Arial" w:hAnsi="Arial" w:cs="Arial"/>
          <w:b/>
          <w:i w:val="0"/>
        </w:rPr>
        <w:t>::</w:t>
      </w:r>
    </w:p>
    <w:p w14:paraId="28234A6C"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6CEAE407" w14:textId="77777777" w:rsidR="004C02EF" w:rsidRPr="00E77497" w:rsidRDefault="004C02EF" w:rsidP="004C02EF">
      <w:pPr>
        <w:pStyle w:val="SyntaxRule"/>
      </w:pPr>
      <w:r w:rsidRPr="00E77497">
        <w:t xml:space="preserve">RegularExpressionClass </w:t>
      </w:r>
      <w:r w:rsidRPr="00E77497">
        <w:rPr>
          <w:rFonts w:ascii="Arial" w:hAnsi="Arial" w:cs="Arial"/>
          <w:b/>
          <w:i w:val="0"/>
        </w:rPr>
        <w:t>::</w:t>
      </w:r>
    </w:p>
    <w:p w14:paraId="0A3AD5BC" w14:textId="77777777"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0E264413" w14:textId="77777777"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6D0E37E9" w14:textId="77777777"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5583C986" w14:textId="77777777"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14:paraId="3BD6F877" w14:textId="77777777"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4106BE74" w14:textId="77777777"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3AC53E16" w14:textId="77777777"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14:paraId="3BEB9295" w14:textId="77777777"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576327A2" w14:textId="77777777" w:rsidR="000611A9" w:rsidRPr="00E77497" w:rsidRDefault="000611A9" w:rsidP="000611A9">
      <w:pPr>
        <w:rPr>
          <w:ins w:id="1810" w:author="Rev 9 Allen Wirfs-Brock" w:date="2012-06-23T17:42:00Z"/>
          <w:rFonts w:ascii="Helvetica" w:hAnsi="Helvetica"/>
          <w:b/>
        </w:rPr>
      </w:pPr>
      <w:ins w:id="1811" w:author="Rev 9 Allen Wirfs-Brock" w:date="2012-06-23T17:42:00Z">
        <w:r w:rsidRPr="00E77497">
          <w:rPr>
            <w:rFonts w:ascii="Helvetica" w:hAnsi="Helvetica"/>
            <w:b/>
          </w:rPr>
          <w:t xml:space="preserve">Static Semantics:  </w:t>
        </w:r>
        <w:r>
          <w:rPr>
            <w:rStyle w:val="bnf"/>
            <w:rFonts w:ascii="Helvetica" w:hAnsi="Helvetica"/>
            <w:b/>
            <w:i w:val="0"/>
          </w:rPr>
          <w:t>BodyText</w:t>
        </w:r>
      </w:ins>
    </w:p>
    <w:p w14:paraId="11F452F6" w14:textId="77777777" w:rsidR="000611A9" w:rsidRPr="00E77497" w:rsidRDefault="000611A9" w:rsidP="000611A9">
      <w:pPr>
        <w:rPr>
          <w:ins w:id="1812" w:author="Rev 9 Allen Wirfs-Brock" w:date="2012-06-23T17:44:00Z"/>
        </w:rPr>
      </w:pPr>
      <w:ins w:id="1813" w:author="Rev 9 Allen Wirfs-Brock" w:date="2012-06-23T17:44:00Z">
        <w:r>
          <w:rPr>
            <w:rStyle w:val="bnf"/>
          </w:rPr>
          <w:t>RegularExpressionLiteral</w:t>
        </w:r>
        <w:r w:rsidRPr="00E77497">
          <w:t xml:space="preserve"> </w:t>
        </w:r>
        <w:r w:rsidRPr="00E77497">
          <w:rPr>
            <w:b/>
          </w:rPr>
          <w:t>::</w:t>
        </w:r>
        <w:r w:rsidRPr="00E77497">
          <w:t xml:space="preserve"> </w:t>
        </w:r>
      </w:ins>
      <w:ins w:id="1814" w:author="Rev 9 Allen Wirfs-Brock" w:date="2012-06-23T17:45:00Z">
        <w:r w:rsidRPr="000611A9">
          <w:rPr>
            <w:rFonts w:ascii="Courier New" w:hAnsi="Courier New" w:cs="Courier New"/>
            <w:b/>
          </w:rPr>
          <w:t>/</w:t>
        </w:r>
        <w:r w:rsidRPr="00E77497">
          <w:rPr>
            <w:rFonts w:cs="Arial"/>
            <w:b/>
          </w:rPr>
          <w:t xml:space="preserve"> </w:t>
        </w:r>
        <w:r>
          <w:rPr>
            <w:rStyle w:val="bnf"/>
          </w:rPr>
          <w:t xml:space="preserve">RegularExpressionBody </w:t>
        </w:r>
      </w:ins>
      <w:ins w:id="1815" w:author="Rev 9 Allen Wirfs-Brock" w:date="2012-06-23T17:46:00Z">
        <w:r w:rsidRPr="001E1EC2">
          <w:rPr>
            <w:rFonts w:ascii="Courier New" w:hAnsi="Courier New" w:cs="Courier New"/>
            <w:b/>
          </w:rPr>
          <w:t>/</w:t>
        </w:r>
      </w:ins>
      <w:ins w:id="1816" w:author="Rev 9 Allen Wirfs-Brock" w:date="2012-06-23T17:44:00Z">
        <w:r w:rsidRPr="00E77497">
          <w:t xml:space="preserve"> </w:t>
        </w:r>
      </w:ins>
      <w:ins w:id="1817" w:author="Rev 9 Allen Wirfs-Brock" w:date="2012-06-23T17:46:00Z">
        <w:r>
          <w:rPr>
            <w:rStyle w:val="bnf"/>
          </w:rPr>
          <w:t>RegularExpressionFlags</w:t>
        </w:r>
      </w:ins>
    </w:p>
    <w:p w14:paraId="651F6A6D" w14:textId="77777777" w:rsidR="000611A9" w:rsidRPr="00E77497" w:rsidRDefault="000611A9" w:rsidP="000611A9">
      <w:pPr>
        <w:pStyle w:val="Alg4"/>
        <w:numPr>
          <w:ilvl w:val="0"/>
          <w:numId w:val="891"/>
        </w:numPr>
        <w:spacing w:after="220"/>
        <w:contextualSpacing/>
        <w:rPr>
          <w:ins w:id="1818" w:author="Rev 9 Allen Wirfs-Brock" w:date="2012-06-23T17:44:00Z"/>
        </w:rPr>
      </w:pPr>
      <w:ins w:id="1819" w:author="Rev 9 Allen Wirfs-Brock" w:date="2012-06-23T17:44:00Z">
        <w:r w:rsidRPr="00E77497">
          <w:t xml:space="preserve">Return the </w:t>
        </w:r>
      </w:ins>
      <w:ins w:id="1820" w:author="Rev 9 Allen Wirfs-Brock" w:date="2012-06-23T17:46:00Z">
        <w:r>
          <w:t>source code that was recognized as</w:t>
        </w:r>
      </w:ins>
      <w:ins w:id="1821" w:author="Rev 9 Allen Wirfs-Brock" w:date="2012-06-23T17:44:00Z">
        <w:r w:rsidRPr="00E77497">
          <w:t xml:space="preserve"> </w:t>
        </w:r>
      </w:ins>
      <w:ins w:id="1822" w:author="Rev 9 Allen Wirfs-Brock" w:date="2012-06-23T17:47:00Z">
        <w:r>
          <w:rPr>
            <w:rStyle w:val="bnf"/>
          </w:rPr>
          <w:t>RegularExpressionBody</w:t>
        </w:r>
      </w:ins>
      <w:ins w:id="1823" w:author="Rev 9 Allen Wirfs-Brock" w:date="2012-06-23T17:44:00Z">
        <w:r w:rsidRPr="00E77497">
          <w:t>.</w:t>
        </w:r>
      </w:ins>
    </w:p>
    <w:p w14:paraId="0142C73F" w14:textId="77777777" w:rsidR="000611A9" w:rsidRPr="00E77497" w:rsidRDefault="000611A9" w:rsidP="000611A9">
      <w:pPr>
        <w:rPr>
          <w:ins w:id="1824" w:author="Rev 9 Allen Wirfs-Brock" w:date="2012-06-23T17:47:00Z"/>
          <w:rFonts w:ascii="Helvetica" w:hAnsi="Helvetica"/>
          <w:b/>
        </w:rPr>
      </w:pPr>
      <w:ins w:id="1825" w:author="Rev 9 Allen Wirfs-Brock" w:date="2012-06-23T17:47:00Z">
        <w:r w:rsidRPr="00E77497">
          <w:rPr>
            <w:rFonts w:ascii="Helvetica" w:hAnsi="Helvetica"/>
            <w:b/>
          </w:rPr>
          <w:t xml:space="preserve">Static Semantics:  </w:t>
        </w:r>
        <w:r>
          <w:rPr>
            <w:rStyle w:val="bnf"/>
            <w:rFonts w:ascii="Helvetica" w:hAnsi="Helvetica"/>
            <w:b/>
            <w:i w:val="0"/>
          </w:rPr>
          <w:t>FlagText</w:t>
        </w:r>
      </w:ins>
    </w:p>
    <w:p w14:paraId="79E261B9" w14:textId="77777777" w:rsidR="000611A9" w:rsidRPr="00E77497" w:rsidRDefault="000611A9" w:rsidP="000611A9">
      <w:pPr>
        <w:rPr>
          <w:ins w:id="1826" w:author="Rev 9 Allen Wirfs-Brock" w:date="2012-06-23T17:47:00Z"/>
        </w:rPr>
      </w:pPr>
      <w:ins w:id="1827" w:author="Rev 9 Allen Wirfs-Brock" w:date="2012-06-23T17:47:00Z">
        <w:r>
          <w:rPr>
            <w:rStyle w:val="bnf"/>
          </w:rPr>
          <w:t>RegularExpressionLiteral</w:t>
        </w:r>
        <w:r w:rsidRPr="00E77497">
          <w:t xml:space="preserve"> </w:t>
        </w:r>
        <w:r w:rsidRPr="00E77497">
          <w:rPr>
            <w:b/>
          </w:rPr>
          <w:t>::</w:t>
        </w:r>
        <w:r w:rsidRPr="00E77497">
          <w:t xml:space="preserve"> </w:t>
        </w:r>
        <w:r w:rsidRPr="001E1EC2">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ins>
    </w:p>
    <w:p w14:paraId="7CCBEBFE" w14:textId="77777777" w:rsidR="000611A9" w:rsidRPr="00E77497" w:rsidRDefault="000611A9" w:rsidP="000611A9">
      <w:pPr>
        <w:pStyle w:val="Alg4"/>
        <w:numPr>
          <w:ilvl w:val="0"/>
          <w:numId w:val="892"/>
        </w:numPr>
        <w:spacing w:after="220"/>
        <w:contextualSpacing/>
        <w:rPr>
          <w:ins w:id="1828" w:author="Rev 9 Allen Wirfs-Brock" w:date="2012-06-23T17:47:00Z"/>
        </w:rPr>
      </w:pPr>
      <w:ins w:id="1829" w:author="Rev 9 Allen Wirfs-Brock" w:date="2012-06-23T17:47:00Z">
        <w:r w:rsidRPr="00E77497">
          <w:t xml:space="preserve">Return the </w:t>
        </w:r>
        <w:r>
          <w:t>source code that was recognized as</w:t>
        </w:r>
        <w:r w:rsidRPr="00E77497">
          <w:t xml:space="preserve"> </w:t>
        </w:r>
        <w:r>
          <w:rPr>
            <w:rStyle w:val="bnf"/>
          </w:rPr>
          <w:t>RegularExpression</w:t>
        </w:r>
      </w:ins>
      <w:ins w:id="1830" w:author="Rev 9 Allen Wirfs-Brock" w:date="2012-06-23T17:48:00Z">
        <w:r>
          <w:rPr>
            <w:rStyle w:val="bnf"/>
          </w:rPr>
          <w:t>Flags</w:t>
        </w:r>
      </w:ins>
      <w:ins w:id="1831" w:author="Rev 9 Allen Wirfs-Brock" w:date="2012-06-23T17:47:00Z">
        <w:r w:rsidRPr="00E77497">
          <w:t>.</w:t>
        </w:r>
      </w:ins>
    </w:p>
    <w:p w14:paraId="36296955" w14:textId="77777777" w:rsidR="004C02EF" w:rsidRPr="00E77497" w:rsidDel="00215101" w:rsidRDefault="004C02EF" w:rsidP="004C02EF">
      <w:pPr>
        <w:pStyle w:val="Syntax"/>
        <w:rPr>
          <w:del w:id="1832" w:author="Rev 8 Allen Wirfs-Brock" w:date="2012-05-10T18:43:00Z"/>
        </w:rPr>
      </w:pPr>
      <w:del w:id="1833" w:author="Rev 8 Allen Wirfs-Brock" w:date="2012-05-10T18:43:00Z">
        <w:r w:rsidRPr="00E77497" w:rsidDel="00215101">
          <w:delText>Semantics</w:delText>
        </w:r>
      </w:del>
    </w:p>
    <w:p w14:paraId="6DBAB7AB" w14:textId="77777777" w:rsidR="004C02EF" w:rsidRPr="00E77497" w:rsidDel="00215101" w:rsidRDefault="004C02EF" w:rsidP="004C02EF">
      <w:pPr>
        <w:rPr>
          <w:del w:id="1834" w:author="Rev 8 Allen Wirfs-Brock" w:date="2012-05-10T18:43:00Z"/>
        </w:rPr>
      </w:pPr>
      <w:del w:id="1835" w:author="Rev 8 Allen Wirfs-Brock" w:date="2012-05-10T18:43:00Z">
        <w:r w:rsidRPr="00E77497" w:rsidDel="00215101">
          <w:delText xml:space="preserve">A regular expression literal evaluates to a value of the Object type that is an instance of the standard built-in constructor RegExp. This value is determined in two steps: first, the characters comprising the regular expression's </w:delText>
        </w:r>
        <w:r w:rsidRPr="00E77497" w:rsidDel="00215101">
          <w:rPr>
            <w:rFonts w:ascii="Times New Roman" w:hAnsi="Times New Roman"/>
            <w:i/>
          </w:rPr>
          <w:delText>RegularExpressionBody</w:delText>
        </w:r>
        <w:r w:rsidRPr="00E77497" w:rsidDel="00215101">
          <w:delText xml:space="preserve"> and </w:delText>
        </w:r>
        <w:r w:rsidRPr="00E77497" w:rsidDel="00215101">
          <w:rPr>
            <w:rFonts w:ascii="Times New Roman" w:hAnsi="Times New Roman"/>
            <w:i/>
          </w:rPr>
          <w:delText>RegularExpressionFlags</w:delText>
        </w:r>
        <w:r w:rsidRPr="00E77497" w:rsidDel="00215101">
          <w:delText xml:space="preserve"> production expansions are collected uninterpreted into two Strings Pattern and Flags, respectively. Then each time the literal is evaluated, a new object is created as if by the expression </w:delText>
        </w:r>
        <w:r w:rsidRPr="00E77497" w:rsidDel="00215101">
          <w:rPr>
            <w:rFonts w:ascii="Courier New" w:hAnsi="Courier New"/>
            <w:b/>
          </w:rPr>
          <w:delText>new RegExp(</w:delText>
        </w:r>
        <w:r w:rsidRPr="00E77497" w:rsidDel="00215101">
          <w:rPr>
            <w:rFonts w:ascii="Courier New" w:hAnsi="Courier New"/>
          </w:rPr>
          <w:delText>Pattern, Flags</w:delText>
        </w:r>
        <w:r w:rsidRPr="00E77497" w:rsidDel="00215101">
          <w:rPr>
            <w:rFonts w:ascii="Courier New" w:hAnsi="Courier New"/>
            <w:b/>
          </w:rPr>
          <w:delText>)</w:delText>
        </w:r>
        <w:r w:rsidRPr="00E77497" w:rsidDel="00215101">
          <w:delText xml:space="preserve"> where RegExp is the standard built-in constructor with that name. The newly constructed object becomes the value of the </w:delText>
        </w:r>
        <w:r w:rsidRPr="00E77497" w:rsidDel="00215101">
          <w:rPr>
            <w:rFonts w:ascii="Times New Roman" w:hAnsi="Times New Roman"/>
            <w:i/>
          </w:rPr>
          <w:delText>RegularExpressionLiteral</w:delText>
        </w:r>
        <w:r w:rsidRPr="00E77497" w:rsidDel="00215101">
          <w:delText xml:space="preserve">. If the call to </w:delText>
        </w:r>
        <w:r w:rsidRPr="00E77497" w:rsidDel="00215101">
          <w:rPr>
            <w:rFonts w:ascii="Courier New" w:hAnsi="Courier New"/>
            <w:b/>
          </w:rPr>
          <w:delText>new RegExp</w:delText>
        </w:r>
        <w:r w:rsidRPr="00E77497" w:rsidDel="00215101">
          <w:delText xml:space="preserve"> would generate an error as specified in 15.10.4.1, the error must be treated as an early error (Clause 16).</w:delText>
        </w:r>
      </w:del>
    </w:p>
    <w:p w14:paraId="2F251A80" w14:textId="77777777" w:rsidR="00B6358F" w:rsidRPr="00E77497" w:rsidRDefault="00B6358F" w:rsidP="00B6358F">
      <w:pPr>
        <w:pStyle w:val="30"/>
        <w:numPr>
          <w:ilvl w:val="0"/>
          <w:numId w:val="0"/>
        </w:numPr>
        <w:rPr>
          <w:ins w:id="1836" w:author="Rev 9 Allen Wirfs-Brock" w:date="2012-06-24T14:19:00Z"/>
        </w:rPr>
      </w:pPr>
      <w:bookmarkStart w:id="1837" w:name="_Ref463859562"/>
      <w:bookmarkStart w:id="1838" w:name="_Toc472818770"/>
      <w:bookmarkStart w:id="1839" w:name="_Toc235503323"/>
      <w:bookmarkStart w:id="1840" w:name="_Toc241509098"/>
      <w:bookmarkStart w:id="1841" w:name="_Toc244416585"/>
      <w:bookmarkStart w:id="1842" w:name="_Toc276630949"/>
      <w:bookmarkStart w:id="1843" w:name="_Toc329528667"/>
      <w:ins w:id="1844" w:author="Rev 9 Allen Wirfs-Brock" w:date="2012-06-24T14:19:00Z">
        <w:r w:rsidRPr="00E77497">
          <w:t>7.8.</w:t>
        </w:r>
        <w:r>
          <w:t>6</w:t>
        </w:r>
        <w:r w:rsidRPr="00E77497">
          <w:tab/>
        </w:r>
        <w:r>
          <w:t>Quasi</w:t>
        </w:r>
        <w:r w:rsidRPr="00E77497">
          <w:t xml:space="preserve"> Literal</w:t>
        </w:r>
        <w:r>
          <w:t xml:space="preserve"> Lexical Comp</w:t>
        </w:r>
      </w:ins>
      <w:ins w:id="1845" w:author="Rev 9 Allen Wirfs-Brock" w:date="2012-07-06T09:33:00Z">
        <w:r w:rsidR="002C1B8F">
          <w:t>o</w:t>
        </w:r>
      </w:ins>
      <w:ins w:id="1846" w:author="Rev 9 Allen Wirfs-Brock" w:date="2012-06-24T14:19:00Z">
        <w:r>
          <w:t>nents</w:t>
        </w:r>
        <w:bookmarkEnd w:id="1843"/>
      </w:ins>
    </w:p>
    <w:p w14:paraId="3D76723F" w14:textId="77777777" w:rsidR="00B6358F" w:rsidRPr="00E77497" w:rsidRDefault="00B6358F" w:rsidP="00B6358F">
      <w:pPr>
        <w:pStyle w:val="Syntax"/>
        <w:rPr>
          <w:ins w:id="1847" w:author="Rev 9 Allen Wirfs-Brock" w:date="2012-06-24T14:19:00Z"/>
        </w:rPr>
      </w:pPr>
      <w:ins w:id="1848" w:author="Rev 9 Allen Wirfs-Brock" w:date="2012-06-24T14:19:00Z">
        <w:r w:rsidRPr="00E77497">
          <w:t>7.9</w:t>
        </w:r>
        <w:r w:rsidRPr="00E77497">
          <w:tab/>
          <w:t>Syntax</w:t>
        </w:r>
      </w:ins>
    </w:p>
    <w:p w14:paraId="0409BB40" w14:textId="77777777" w:rsidR="00B6358F" w:rsidRPr="00E77497" w:rsidRDefault="00B6358F" w:rsidP="00B6358F">
      <w:pPr>
        <w:pStyle w:val="SyntaxRule"/>
        <w:rPr>
          <w:ins w:id="1849" w:author="Rev 9 Allen Wirfs-Brock" w:date="2012-06-24T14:19:00Z"/>
        </w:rPr>
      </w:pPr>
      <w:ins w:id="1850" w:author="Rev 9 Allen Wirfs-Brock" w:date="2012-06-24T14:19:00Z">
        <w:r>
          <w:t xml:space="preserve">Quasi </w:t>
        </w:r>
        <w:r w:rsidRPr="00E77497">
          <w:rPr>
            <w:rFonts w:ascii="Arial" w:hAnsi="Arial" w:cs="Arial"/>
            <w:b/>
            <w:i w:val="0"/>
          </w:rPr>
          <w:t>::</w:t>
        </w:r>
      </w:ins>
    </w:p>
    <w:p w14:paraId="046129FF" w14:textId="77777777" w:rsidR="00B6358F" w:rsidRPr="00B43B49" w:rsidRDefault="005F297D" w:rsidP="00B6358F">
      <w:pPr>
        <w:pStyle w:val="SyntaxDefinition"/>
        <w:rPr>
          <w:ins w:id="1851" w:author="Rev 9 Allen Wirfs-Brock" w:date="2012-06-24T14:22:00Z"/>
          <w:i w:val="0"/>
        </w:rPr>
      </w:pPr>
      <w:ins w:id="1852" w:author="Rev 9 Allen Wirfs-Brock" w:date="2012-06-24T14:24:00Z">
        <w:r>
          <w:t>FullQuasi</w:t>
        </w:r>
      </w:ins>
      <w:ins w:id="1853" w:author="Rev 9 Allen Wirfs-Brock" w:date="2012-06-24T14:22:00Z">
        <w:r w:rsidR="00B6358F" w:rsidRPr="00E77497">
          <w:rPr>
            <w:b/>
          </w:rPr>
          <w:t xml:space="preserve"> </w:t>
        </w:r>
        <w:r w:rsidR="00B6358F" w:rsidRPr="00E77497">
          <w:rPr>
            <w:rFonts w:ascii="Courier New" w:hAnsi="Courier New"/>
            <w:b/>
            <w:i w:val="0"/>
          </w:rPr>
          <w:br/>
        </w:r>
      </w:ins>
      <w:ins w:id="1854" w:author="Rev 9 Allen Wirfs-Brock" w:date="2012-06-24T14:24:00Z">
        <w:r w:rsidRPr="008B6A17">
          <w:t>QuasiHead</w:t>
        </w:r>
      </w:ins>
    </w:p>
    <w:p w14:paraId="1E94C167" w14:textId="77777777" w:rsidR="005F297D" w:rsidRPr="00B43B49" w:rsidRDefault="005F297D" w:rsidP="005F297D">
      <w:pPr>
        <w:pStyle w:val="SyntaxRule"/>
        <w:rPr>
          <w:ins w:id="1855" w:author="Rev 9 Allen Wirfs-Brock" w:date="2012-06-24T14:26:00Z"/>
          <w:i w:val="0"/>
        </w:rPr>
      </w:pPr>
      <w:ins w:id="1856" w:author="Rev 9 Allen Wirfs-Brock" w:date="2012-06-24T14:26:00Z">
        <w:r w:rsidRPr="008B6A17">
          <w:t>FullQuasi</w:t>
        </w:r>
        <w:r w:rsidRPr="00B43B49">
          <w:rPr>
            <w:i w:val="0"/>
          </w:rPr>
          <w:t xml:space="preserve"> </w:t>
        </w:r>
        <w:r w:rsidRPr="008B6A17">
          <w:rPr>
            <w:rFonts w:ascii="Arial" w:hAnsi="Arial" w:cs="Arial"/>
            <w:b/>
            <w:i w:val="0"/>
          </w:rPr>
          <w:t>::</w:t>
        </w:r>
      </w:ins>
    </w:p>
    <w:p w14:paraId="4BCC54E0" w14:textId="77777777" w:rsidR="005F297D" w:rsidRPr="00E77497" w:rsidRDefault="005F297D" w:rsidP="005F297D">
      <w:pPr>
        <w:pStyle w:val="SyntaxDefinition"/>
        <w:rPr>
          <w:ins w:id="1857" w:author="Rev 9 Allen Wirfs-Brock" w:date="2012-06-24T14:26:00Z"/>
        </w:rPr>
      </w:pPr>
      <w:ins w:id="1858" w:author="Rev 9 Allen Wirfs-Brock" w:date="2012-06-24T14:26:00Z">
        <w:r w:rsidRPr="00B43B49">
          <w:rPr>
            <w:rFonts w:ascii="Courier New" w:hAnsi="Courier New" w:cs="Courier New"/>
            <w:b/>
            <w:i w:val="0"/>
          </w:rPr>
          <w:t>`</w:t>
        </w:r>
      </w:ins>
      <w:ins w:id="1859" w:author="Rev 9 Allen Wirfs-Brock" w:date="2012-06-24T15:29:00Z">
        <w:r w:rsidR="008B6A17">
          <w:t xml:space="preserve"> QuasiCharacters</w:t>
        </w:r>
      </w:ins>
      <w:ins w:id="1860" w:author="Rev 9 Allen Wirfs-Brock" w:date="2012-06-24T15:31:00Z">
        <w:r w:rsidR="008B6A17" w:rsidRPr="00E77497">
          <w:rPr>
            <w:rFonts w:ascii="Arial" w:hAnsi="Arial"/>
            <w:i w:val="0"/>
            <w:vertAlign w:val="subscript"/>
          </w:rPr>
          <w:t>opt</w:t>
        </w:r>
      </w:ins>
      <w:ins w:id="1861" w:author="Rev 9 Allen Wirfs-Brock" w:date="2012-06-24T15:29:00Z">
        <w:r w:rsidR="008B6A17">
          <w:t xml:space="preserve"> </w:t>
        </w:r>
        <w:r w:rsidR="008B6A17" w:rsidRPr="00B43B49">
          <w:rPr>
            <w:rFonts w:ascii="Courier New" w:hAnsi="Courier New" w:cs="Courier New"/>
            <w:b/>
            <w:i w:val="0"/>
          </w:rPr>
          <w:t>`</w:t>
        </w:r>
      </w:ins>
      <w:ins w:id="1862" w:author="Rev 9 Allen Wirfs-Brock" w:date="2012-06-24T14:26:00Z">
        <w:r>
          <w:t xml:space="preserve"> </w:t>
        </w:r>
      </w:ins>
    </w:p>
    <w:p w14:paraId="78E0E1A6" w14:textId="77777777" w:rsidR="008B6A17" w:rsidRPr="001E1EC2" w:rsidRDefault="008B6A17" w:rsidP="008B6A17">
      <w:pPr>
        <w:pStyle w:val="SyntaxRule"/>
        <w:rPr>
          <w:ins w:id="1863" w:author="Rev 9 Allen Wirfs-Brock" w:date="2012-06-24T15:32:00Z"/>
          <w:i w:val="0"/>
        </w:rPr>
      </w:pPr>
      <w:ins w:id="1864" w:author="Rev 9 Allen Wirfs-Brock" w:date="2012-06-24T15:32:00Z">
        <w:r w:rsidRPr="00B43B49">
          <w:t>Quasi</w:t>
        </w:r>
        <w:r>
          <w:t>Head</w:t>
        </w:r>
        <w:r w:rsidRPr="001E1EC2">
          <w:rPr>
            <w:i w:val="0"/>
          </w:rPr>
          <w:t xml:space="preserve"> </w:t>
        </w:r>
        <w:r w:rsidRPr="008B6A17">
          <w:rPr>
            <w:rFonts w:ascii="Arial" w:hAnsi="Arial" w:cs="Arial"/>
            <w:b/>
            <w:i w:val="0"/>
          </w:rPr>
          <w:t>::</w:t>
        </w:r>
      </w:ins>
    </w:p>
    <w:p w14:paraId="663D9A0F" w14:textId="77777777" w:rsidR="008B6A17" w:rsidRPr="00E77497" w:rsidRDefault="008B6A17" w:rsidP="008B6A17">
      <w:pPr>
        <w:pStyle w:val="SyntaxDefinition"/>
        <w:rPr>
          <w:ins w:id="1865" w:author="Rev 9 Allen Wirfs-Brock" w:date="2012-06-24T15:32:00Z"/>
        </w:rPr>
      </w:pPr>
      <w:ins w:id="1866" w:author="Rev 9 Allen Wirfs-Brock" w:date="2012-06-24T15:32:00Z">
        <w:r w:rsidRPr="001E1EC2">
          <w:rPr>
            <w:rFonts w:ascii="Courier New" w:hAnsi="Courier New" w:cs="Courier New"/>
            <w:b/>
            <w:i w:val="0"/>
          </w:rPr>
          <w:t>`</w:t>
        </w:r>
        <w:r>
          <w:t xml:space="preserve"> QuasiCharacters</w:t>
        </w:r>
        <w:r w:rsidRPr="00E77497">
          <w:rPr>
            <w:rFonts w:ascii="Arial" w:hAnsi="Arial"/>
            <w:i w:val="0"/>
            <w:vertAlign w:val="subscript"/>
          </w:rPr>
          <w:t>opt</w:t>
        </w:r>
        <w:r>
          <w:t xml:space="preserve"> </w:t>
        </w:r>
      </w:ins>
      <w:ins w:id="1867" w:author="Rev 9 Allen Wirfs-Brock" w:date="2012-06-24T15:49:00Z">
        <w:r w:rsidR="00B43B49">
          <w:rPr>
            <w:rFonts w:ascii="Courier New" w:hAnsi="Courier New" w:cs="Courier New"/>
            <w:b/>
            <w:i w:val="0"/>
          </w:rPr>
          <w:t>$</w:t>
        </w:r>
      </w:ins>
      <w:ins w:id="1868" w:author="Rev 9 Allen Wirfs-Brock" w:date="2012-06-26T15:07:00Z">
        <w:r w:rsidR="000D671D">
          <w:rPr>
            <w:rFonts w:ascii="Courier New" w:hAnsi="Courier New" w:cs="Courier New"/>
            <w:b/>
            <w:i w:val="0"/>
          </w:rPr>
          <w:t>{</w:t>
        </w:r>
      </w:ins>
      <w:ins w:id="1869" w:author="Rev 9 Allen Wirfs-Brock" w:date="2012-06-24T15:32:00Z">
        <w:r>
          <w:t xml:space="preserve"> </w:t>
        </w:r>
      </w:ins>
    </w:p>
    <w:p w14:paraId="644C1BEC" w14:textId="77777777" w:rsidR="008B6A17" w:rsidRPr="00E77497" w:rsidRDefault="008B6A17" w:rsidP="008B6A17">
      <w:pPr>
        <w:pStyle w:val="SyntaxRule"/>
        <w:rPr>
          <w:ins w:id="1870" w:author="Rev 9 Allen Wirfs-Brock" w:date="2012-06-24T15:35:00Z"/>
        </w:rPr>
      </w:pPr>
      <w:ins w:id="1871" w:author="Rev 9 Allen Wirfs-Brock" w:date="2012-06-24T15:35:00Z">
        <w:r>
          <w:t xml:space="preserve">QuasiSubstitutionTail </w:t>
        </w:r>
        <w:r w:rsidRPr="00E77497">
          <w:rPr>
            <w:rFonts w:ascii="Arial" w:hAnsi="Arial" w:cs="Arial"/>
            <w:b/>
            <w:i w:val="0"/>
          </w:rPr>
          <w:t>::</w:t>
        </w:r>
      </w:ins>
    </w:p>
    <w:p w14:paraId="56D80AD8" w14:textId="77777777" w:rsidR="008B6A17" w:rsidRPr="001E1EC2" w:rsidRDefault="008B6A17" w:rsidP="008B6A17">
      <w:pPr>
        <w:pStyle w:val="SyntaxDefinition"/>
        <w:rPr>
          <w:ins w:id="1872" w:author="Rev 9 Allen Wirfs-Brock" w:date="2012-06-24T15:35:00Z"/>
          <w:i w:val="0"/>
        </w:rPr>
      </w:pPr>
      <w:ins w:id="1873" w:author="Rev 9 Allen Wirfs-Brock" w:date="2012-06-24T15:35:00Z">
        <w:r>
          <w:t>QuasiMiddle</w:t>
        </w:r>
        <w:r w:rsidRPr="00E77497">
          <w:rPr>
            <w:b/>
          </w:rPr>
          <w:t xml:space="preserve"> </w:t>
        </w:r>
      </w:ins>
      <w:ins w:id="1874" w:author="Rev 9 Allen Wirfs-Brock" w:date="2012-06-24T16:05:00Z">
        <w:r w:rsidR="00576D5A">
          <w:rPr>
            <w:b/>
          </w:rPr>
          <w:br/>
        </w:r>
      </w:ins>
      <w:ins w:id="1875" w:author="Rev 9 Allen Wirfs-Brock" w:date="2012-06-24T16:06:00Z">
        <w:r w:rsidR="00576D5A">
          <w:t>QuasiTail</w:t>
        </w:r>
      </w:ins>
    </w:p>
    <w:p w14:paraId="3924DFB4" w14:textId="77777777" w:rsidR="00576D5A" w:rsidRPr="001E1EC2" w:rsidRDefault="00576D5A" w:rsidP="00576D5A">
      <w:pPr>
        <w:pStyle w:val="SyntaxRule"/>
        <w:rPr>
          <w:ins w:id="1876" w:author="Rev 9 Allen Wirfs-Brock" w:date="2012-06-24T16:07:00Z"/>
          <w:i w:val="0"/>
        </w:rPr>
      </w:pPr>
      <w:ins w:id="1877" w:author="Rev 9 Allen Wirfs-Brock" w:date="2012-06-24T16:07:00Z">
        <w:r w:rsidRPr="001E1EC2">
          <w:t>Quasi</w:t>
        </w:r>
        <w:r>
          <w:t>Middle</w:t>
        </w:r>
        <w:r w:rsidRPr="001E1EC2">
          <w:rPr>
            <w:i w:val="0"/>
          </w:rPr>
          <w:t xml:space="preserve"> </w:t>
        </w:r>
        <w:r w:rsidRPr="008B6A17">
          <w:rPr>
            <w:rFonts w:ascii="Arial" w:hAnsi="Arial" w:cs="Arial"/>
            <w:b/>
            <w:i w:val="0"/>
          </w:rPr>
          <w:t>::</w:t>
        </w:r>
      </w:ins>
    </w:p>
    <w:p w14:paraId="56A6D10F" w14:textId="77777777" w:rsidR="00576D5A" w:rsidRPr="00E77497" w:rsidRDefault="00576D5A" w:rsidP="00576D5A">
      <w:pPr>
        <w:pStyle w:val="SyntaxDefinition"/>
        <w:rPr>
          <w:ins w:id="1878" w:author="Rev 9 Allen Wirfs-Brock" w:date="2012-06-24T16:07:00Z"/>
        </w:rPr>
      </w:pPr>
      <w:ins w:id="1879" w:author="Rev 9 Allen Wirfs-Brock" w:date="2012-06-24T16:07:00Z">
        <w:r>
          <w:rPr>
            <w:rFonts w:ascii="Courier New" w:hAnsi="Courier New" w:cs="Courier New"/>
            <w:b/>
            <w:i w:val="0"/>
          </w:rPr>
          <w:t>}</w:t>
        </w:r>
        <w:r>
          <w:t xml:space="preserve"> QuasiCharacters</w:t>
        </w:r>
        <w:r w:rsidRPr="00E77497">
          <w:rPr>
            <w:rFonts w:ascii="Arial" w:hAnsi="Arial"/>
            <w:i w:val="0"/>
            <w:vertAlign w:val="subscript"/>
          </w:rPr>
          <w:t>opt</w:t>
        </w:r>
        <w:r>
          <w:t xml:space="preserve"> </w:t>
        </w:r>
        <w:r>
          <w:rPr>
            <w:rFonts w:ascii="Courier New" w:hAnsi="Courier New" w:cs="Courier New"/>
            <w:b/>
            <w:i w:val="0"/>
          </w:rPr>
          <w:t>$</w:t>
        </w:r>
      </w:ins>
      <w:ins w:id="1880" w:author="Rev 9 Allen Wirfs-Brock" w:date="2012-06-26T15:07:00Z">
        <w:r w:rsidR="000D671D">
          <w:rPr>
            <w:rFonts w:ascii="Courier New" w:hAnsi="Courier New" w:cs="Courier New"/>
            <w:b/>
            <w:i w:val="0"/>
          </w:rPr>
          <w:t>{</w:t>
        </w:r>
      </w:ins>
      <w:ins w:id="1881" w:author="Rev 9 Allen Wirfs-Brock" w:date="2012-06-24T16:07:00Z">
        <w:r>
          <w:t xml:space="preserve"> </w:t>
        </w:r>
      </w:ins>
    </w:p>
    <w:p w14:paraId="58AF1007" w14:textId="77777777" w:rsidR="00E32DB2" w:rsidRPr="001E1EC2" w:rsidRDefault="00E32DB2" w:rsidP="00E32DB2">
      <w:pPr>
        <w:pStyle w:val="SyntaxRule"/>
        <w:rPr>
          <w:ins w:id="1882" w:author="Rev 9 Allen Wirfs-Brock" w:date="2012-06-24T15:40:00Z"/>
          <w:i w:val="0"/>
        </w:rPr>
      </w:pPr>
      <w:ins w:id="1883" w:author="Rev 9 Allen Wirfs-Brock" w:date="2012-06-24T15:40:00Z">
        <w:r w:rsidRPr="001E1EC2">
          <w:t>Quasi</w:t>
        </w:r>
        <w:r>
          <w:t>Tail</w:t>
        </w:r>
        <w:r w:rsidRPr="001E1EC2">
          <w:rPr>
            <w:i w:val="0"/>
          </w:rPr>
          <w:t xml:space="preserve"> </w:t>
        </w:r>
        <w:r w:rsidRPr="008B6A17">
          <w:rPr>
            <w:rFonts w:ascii="Arial" w:hAnsi="Arial" w:cs="Arial"/>
            <w:b/>
            <w:i w:val="0"/>
          </w:rPr>
          <w:t>::</w:t>
        </w:r>
      </w:ins>
    </w:p>
    <w:p w14:paraId="4F06C5BE" w14:textId="77777777" w:rsidR="00E32DB2" w:rsidRPr="00E77497" w:rsidRDefault="00E32DB2" w:rsidP="00E32DB2">
      <w:pPr>
        <w:pStyle w:val="SyntaxDefinition"/>
        <w:rPr>
          <w:ins w:id="1884" w:author="Rev 9 Allen Wirfs-Brock" w:date="2012-06-24T15:40:00Z"/>
        </w:rPr>
      </w:pPr>
      <w:ins w:id="1885" w:author="Rev 9 Allen Wirfs-Brock" w:date="2012-06-24T15:40:00Z">
        <w:r>
          <w:rPr>
            <w:rFonts w:ascii="Courier New" w:hAnsi="Courier New" w:cs="Courier New"/>
            <w:b/>
            <w:i w:val="0"/>
          </w:rPr>
          <w:t>}</w:t>
        </w:r>
        <w:r>
          <w:t xml:space="preserve"> QuasiCharacters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ins>
    </w:p>
    <w:p w14:paraId="51DCE4C3" w14:textId="77777777" w:rsidR="00B43B49" w:rsidRPr="00E77497" w:rsidRDefault="00B43B49" w:rsidP="00B43B49">
      <w:pPr>
        <w:pStyle w:val="SyntaxRule"/>
        <w:rPr>
          <w:ins w:id="1886" w:author="Rev 9 Allen Wirfs-Brock" w:date="2012-06-24T15:43:00Z"/>
        </w:rPr>
      </w:pPr>
      <w:ins w:id="1887" w:author="Rev 9 Allen Wirfs-Brock" w:date="2012-06-24T15:43:00Z">
        <w:r>
          <w:t>Quasi</w:t>
        </w:r>
        <w:r w:rsidRPr="00E77497">
          <w:t xml:space="preserve">Characters </w:t>
        </w:r>
        <w:r w:rsidRPr="00E77497">
          <w:rPr>
            <w:rFonts w:ascii="Arial" w:hAnsi="Arial" w:cs="Arial"/>
            <w:b/>
            <w:i w:val="0"/>
          </w:rPr>
          <w:t>::</w:t>
        </w:r>
      </w:ins>
    </w:p>
    <w:p w14:paraId="2240E568" w14:textId="77777777" w:rsidR="00B43B49" w:rsidRPr="00E77497" w:rsidRDefault="00B43B49" w:rsidP="00B43B49">
      <w:pPr>
        <w:pStyle w:val="SyntaxDefinition"/>
        <w:rPr>
          <w:ins w:id="1888" w:author="Rev 9 Allen Wirfs-Brock" w:date="2012-06-24T15:43:00Z"/>
          <w:vertAlign w:val="subscript"/>
        </w:rPr>
      </w:pPr>
      <w:ins w:id="1889" w:author="Rev 9 Allen Wirfs-Brock" w:date="2012-06-24T15:43:00Z">
        <w:r>
          <w:t>Quasi</w:t>
        </w:r>
        <w:r w:rsidRPr="00E77497">
          <w:t xml:space="preserve">Character </w:t>
        </w:r>
        <w:r>
          <w:t>Quasi</w:t>
        </w:r>
        <w:r w:rsidRPr="00E77497">
          <w:t>Characters</w:t>
        </w:r>
        <w:r w:rsidRPr="00E77497">
          <w:rPr>
            <w:rFonts w:ascii="Arial" w:hAnsi="Arial"/>
            <w:i w:val="0"/>
            <w:vertAlign w:val="subscript"/>
          </w:rPr>
          <w:t>opt</w:t>
        </w:r>
      </w:ins>
    </w:p>
    <w:p w14:paraId="2EAD9515" w14:textId="77777777" w:rsidR="00B43B49" w:rsidRPr="00E77497" w:rsidRDefault="00B43B49" w:rsidP="00B43B49">
      <w:pPr>
        <w:pStyle w:val="SyntaxRule"/>
        <w:rPr>
          <w:ins w:id="1890" w:author="Rev 9 Allen Wirfs-Brock" w:date="2012-06-24T15:44:00Z"/>
        </w:rPr>
      </w:pPr>
      <w:ins w:id="1891" w:author="Rev 9 Allen Wirfs-Brock" w:date="2012-06-24T15:44:00Z">
        <w:r>
          <w:t>Quasi</w:t>
        </w:r>
        <w:r w:rsidRPr="00E77497">
          <w:t xml:space="preserve">Character </w:t>
        </w:r>
        <w:r w:rsidRPr="00E77497">
          <w:rPr>
            <w:rFonts w:ascii="Arial" w:hAnsi="Arial" w:cs="Arial"/>
            <w:b/>
            <w:i w:val="0"/>
          </w:rPr>
          <w:t>::</w:t>
        </w:r>
      </w:ins>
    </w:p>
    <w:p w14:paraId="543D1959" w14:textId="77777777" w:rsidR="00B43B49" w:rsidRPr="00E77497" w:rsidRDefault="00B43B49" w:rsidP="00B43B49">
      <w:pPr>
        <w:pStyle w:val="SyntaxDefinition"/>
        <w:rPr>
          <w:ins w:id="1892" w:author="Rev 9 Allen Wirfs-Brock" w:date="2012-06-24T15:44:00Z"/>
        </w:rPr>
      </w:pPr>
      <w:ins w:id="1893" w:author="Rev 9 Allen Wirfs-Brock" w:date="2012-06-24T15:44:00Z">
        <w:r w:rsidRPr="00E77497">
          <w:t xml:space="preserve">SourceCharacter </w:t>
        </w:r>
        <w:r w:rsidRPr="00E77497">
          <w:rPr>
            <w:rFonts w:ascii="Arial" w:hAnsi="Arial" w:cs="Arial"/>
            <w:b/>
            <w:i w:val="0"/>
          </w:rPr>
          <w:t>but not one of</w:t>
        </w:r>
        <w:r w:rsidRPr="00E77497">
          <w:t xml:space="preserve"> </w:t>
        </w:r>
      </w:ins>
      <w:ins w:id="1894" w:author="Rev 9 Allen Wirfs-Brock" w:date="2012-06-24T15:49:00Z">
        <w:r w:rsidR="00822130">
          <w:rPr>
            <w:rFonts w:ascii="Courier New" w:hAnsi="Courier New"/>
            <w:b/>
            <w:i w:val="0"/>
          </w:rPr>
          <w:t>`</w:t>
        </w:r>
      </w:ins>
      <w:ins w:id="1895" w:author="Rev 9 Allen Wirfs-Brock" w:date="2012-06-24T15:44:00Z">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ins>
      <w:ins w:id="1896" w:author="Rev 9 Allen Wirfs-Brock" w:date="2012-06-24T15:51:00Z">
        <w:r w:rsidR="00822130" w:rsidRPr="00822130">
          <w:rPr>
            <w:rFonts w:ascii="Arial" w:hAnsi="Arial" w:cs="Arial"/>
            <w:b/>
            <w:i w:val="0"/>
          </w:rPr>
          <w:t xml:space="preserve"> </w:t>
        </w:r>
        <w:r w:rsidR="00822130" w:rsidRPr="00E77497">
          <w:rPr>
            <w:rFonts w:ascii="Arial" w:hAnsi="Arial" w:cs="Arial"/>
            <w:b/>
            <w:i w:val="0"/>
          </w:rPr>
          <w:t>or</w:t>
        </w:r>
        <w:r w:rsidR="00822130" w:rsidRPr="00E77497">
          <w:rPr>
            <w:rFonts w:ascii="Arial" w:hAnsi="Arial" w:cs="Arial"/>
            <w:b/>
          </w:rPr>
          <w:t xml:space="preserve"> </w:t>
        </w:r>
        <w:commentRangeStart w:id="1897"/>
        <w:r w:rsidR="00822130">
          <w:rPr>
            <w:rFonts w:ascii="Courier New" w:hAnsi="Courier New"/>
            <w:b/>
            <w:i w:val="0"/>
          </w:rPr>
          <w:t>$</w:t>
        </w:r>
      </w:ins>
      <w:commentRangeEnd w:id="1897"/>
      <w:ins w:id="1898" w:author="Rev 9 Allen Wirfs-Brock" w:date="2012-06-24T16:09:00Z">
        <w:r w:rsidR="00576D5A">
          <w:rPr>
            <w:rStyle w:val="af3"/>
            <w:rFonts w:ascii="Arial" w:eastAsia="MS Mincho" w:hAnsi="Arial"/>
            <w:i w:val="0"/>
            <w:lang w:eastAsia="ja-JP"/>
          </w:rPr>
          <w:commentReference w:id="1897"/>
        </w:r>
      </w:ins>
      <w:ins w:id="1899" w:author="Rev 9 Allen Wirfs-Brock" w:date="2012-06-24T15:44:00Z">
        <w:r w:rsidRPr="00E77497">
          <w:t xml:space="preserve"> </w:t>
        </w:r>
        <w:r w:rsidRPr="00E77497">
          <w:br/>
        </w:r>
      </w:ins>
      <w:ins w:id="1900" w:author="Rev 9 Allen Wirfs-Brock" w:date="2012-06-26T15:16:00Z">
        <w:r w:rsidR="000D671D">
          <w:rPr>
            <w:rFonts w:ascii="Courier New" w:hAnsi="Courier New"/>
            <w:b/>
            <w:i w:val="0"/>
          </w:rPr>
          <w:t xml:space="preserve">$ </w:t>
        </w:r>
        <w:r w:rsidR="000D671D" w:rsidRPr="00E77497">
          <w:rPr>
            <w:rFonts w:ascii="Arial" w:hAnsi="Arial" w:cs="Arial"/>
            <w:i w:val="0"/>
            <w:sz w:val="16"/>
            <w:szCs w:val="16"/>
          </w:rPr>
          <w:t xml:space="preserve">[lookahead </w:t>
        </w:r>
        <w:r w:rsidR="000D671D" w:rsidRPr="00E77497">
          <w:rPr>
            <w:rFonts w:ascii="Arial" w:hAnsi="Arial" w:cs="Arial"/>
            <w:i w:val="0"/>
            <w:sz w:val="16"/>
            <w:szCs w:val="16"/>
          </w:rPr>
          <w:sym w:font="Symbol" w:char="F0CF"/>
        </w:r>
        <w:r w:rsidR="000D671D" w:rsidRPr="00E77497">
          <w:rPr>
            <w:i w:val="0"/>
            <w:sz w:val="16"/>
            <w:szCs w:val="16"/>
          </w:rPr>
          <w:t xml:space="preserve"> </w:t>
        </w:r>
      </w:ins>
      <w:ins w:id="1901" w:author="Rev 9 Allen Wirfs-Brock" w:date="2012-06-26T15:17:00Z">
        <w:r w:rsidR="000D671D" w:rsidRPr="000D671D">
          <w:rPr>
            <w:rFonts w:ascii="Courier New" w:hAnsi="Courier New"/>
            <w:b/>
            <w:i w:val="0"/>
            <w:sz w:val="16"/>
            <w:szCs w:val="16"/>
          </w:rPr>
          <w:t>{</w:t>
        </w:r>
        <w:r w:rsidR="000D671D" w:rsidRPr="000D671D">
          <w:rPr>
            <w:rFonts w:ascii="Arial" w:hAnsi="Arial" w:cs="Arial"/>
            <w:i w:val="0"/>
          </w:rPr>
          <w:t xml:space="preserve"> </w:t>
        </w:r>
      </w:ins>
      <w:ins w:id="1902" w:author="Rev 9 Allen Wirfs-Brock" w:date="2012-06-26T15:16:00Z">
        <w:r w:rsidR="000D671D" w:rsidRPr="00E77497">
          <w:rPr>
            <w:rFonts w:ascii="Arial" w:hAnsi="Arial" w:cs="Arial"/>
            <w:i w:val="0"/>
            <w:sz w:val="16"/>
            <w:szCs w:val="16"/>
          </w:rPr>
          <w:t>]</w:t>
        </w:r>
      </w:ins>
      <w:ins w:id="1903" w:author="Rev 9 Allen Wirfs-Brock" w:date="2012-06-26T15:15:00Z">
        <w:r w:rsidR="000D671D">
          <w:rPr>
            <w:rFonts w:ascii="Courier New" w:hAnsi="Courier New"/>
            <w:b/>
            <w:i w:val="0"/>
          </w:rPr>
          <w:br/>
        </w:r>
      </w:ins>
      <w:ins w:id="1904" w:author="Rev 9 Allen Wirfs-Brock" w:date="2012-06-24T15:44:00Z">
        <w:r w:rsidRPr="00E77497">
          <w:rPr>
            <w:rFonts w:ascii="Courier New" w:hAnsi="Courier New"/>
            <w:b/>
            <w:i w:val="0"/>
          </w:rPr>
          <w:t xml:space="preserve">\ </w:t>
        </w:r>
      </w:ins>
      <w:ins w:id="1905" w:author="Rev 9 Allen Wirfs-Brock" w:date="2012-06-25T17:43:00Z">
        <w:r w:rsidR="00C61AA1">
          <w:t>E</w:t>
        </w:r>
      </w:ins>
      <w:ins w:id="1906" w:author="Rev 9 Allen Wirfs-Brock" w:date="2012-06-24T15:44:00Z">
        <w:r w:rsidRPr="00E77497">
          <w:t>scapeSequence</w:t>
        </w:r>
        <w:r w:rsidRPr="00E77497">
          <w:br/>
          <w:t>LineContinuation</w:t>
        </w:r>
      </w:ins>
    </w:p>
    <w:p w14:paraId="4702598D" w14:textId="77777777" w:rsidR="00D24575" w:rsidRPr="00E77497" w:rsidRDefault="00D24575" w:rsidP="00D24575">
      <w:pPr>
        <w:rPr>
          <w:ins w:id="1907" w:author="Rev 9 Allen Wirfs-Brock" w:date="2012-06-24T16:24:00Z"/>
          <w:rFonts w:ascii="Helvetica" w:hAnsi="Helvetica"/>
          <w:b/>
        </w:rPr>
      </w:pPr>
      <w:ins w:id="1908" w:author="Rev 9 Allen Wirfs-Brock" w:date="2012-06-24T16:24:00Z">
        <w:r w:rsidRPr="00E77497">
          <w:rPr>
            <w:rFonts w:ascii="Helvetica" w:hAnsi="Helvetica"/>
            <w:b/>
          </w:rPr>
          <w:t xml:space="preserve">Static Semantics:  </w:t>
        </w:r>
        <w:r>
          <w:rPr>
            <w:rStyle w:val="bnf"/>
            <w:rFonts w:ascii="Helvetica" w:hAnsi="Helvetica"/>
            <w:b/>
            <w:i w:val="0"/>
          </w:rPr>
          <w:t xml:space="preserve">QV’s </w:t>
        </w:r>
      </w:ins>
      <w:ins w:id="1909" w:author="Rev 9 Allen Wirfs-Brock" w:date="2012-06-26T15:47:00Z">
        <w:r w:rsidR="00FE4F42">
          <w:rPr>
            <w:rStyle w:val="bnf"/>
            <w:rFonts w:ascii="Helvetica" w:hAnsi="Helvetica"/>
            <w:b/>
            <w:i w:val="0"/>
          </w:rPr>
          <w:t>and RQV’s</w:t>
        </w:r>
      </w:ins>
    </w:p>
    <w:p w14:paraId="4032577B" w14:textId="77777777" w:rsidR="002C1B8F" w:rsidRPr="00E77497" w:rsidRDefault="002C1B8F" w:rsidP="002C1B8F">
      <w:pPr>
        <w:rPr>
          <w:ins w:id="1910" w:author="Rev 9 Allen Wirfs-Brock" w:date="2012-07-06T09:33:00Z"/>
        </w:rPr>
      </w:pPr>
      <w:ins w:id="1911" w:author="Rev 9 Allen Wirfs-Brock" w:date="2012-07-06T09:33:00Z">
        <w:r w:rsidRPr="00E77497">
          <w:t xml:space="preserve">A </w:t>
        </w:r>
      </w:ins>
      <w:ins w:id="1912" w:author="Rev 9 Allen Wirfs-Brock" w:date="2012-07-06T09:36:00Z">
        <w:r>
          <w:t>q</w:t>
        </w:r>
      </w:ins>
      <w:ins w:id="1913" w:author="Rev 9 Allen Wirfs-Brock" w:date="2012-07-06T09:35:00Z">
        <w:r>
          <w:t>uasi</w:t>
        </w:r>
      </w:ins>
      <w:ins w:id="1914" w:author="Rev 9 Allen Wirfs-Brock" w:date="2012-07-06T09:33:00Z">
        <w:r w:rsidRPr="00E77497">
          <w:t xml:space="preserve"> literal </w:t>
        </w:r>
      </w:ins>
      <w:ins w:id="1915" w:author="Rev 9 Allen Wirfs-Brock" w:date="2012-07-06T09:35:00Z">
        <w:r>
          <w:t xml:space="preserve">component is interpreted as a sequence of Unicode </w:t>
        </w:r>
      </w:ins>
      <w:ins w:id="1916" w:author="Rev 9 Allen Wirfs-Brock" w:date="2012-07-07T10:08:00Z">
        <w:r w:rsidR="00F55BFC">
          <w:t>characters</w:t>
        </w:r>
      </w:ins>
      <w:ins w:id="1917" w:author="Rev 9 Allen Wirfs-Brock" w:date="2012-07-06T09:33:00Z">
        <w:r w:rsidRPr="00E77497">
          <w:t xml:space="preserve">. The </w:t>
        </w:r>
      </w:ins>
      <w:ins w:id="1918" w:author="Rev 9 Allen Wirfs-Brock" w:date="2012-07-06T09:34:00Z">
        <w:r>
          <w:t>Quasi</w:t>
        </w:r>
      </w:ins>
      <w:ins w:id="1919" w:author="Rev 9 Allen Wirfs-Brock" w:date="2012-07-06T09:33:00Z">
        <w:r w:rsidRPr="00E77497">
          <w:t xml:space="preserve"> </w:t>
        </w:r>
      </w:ins>
      <w:ins w:id="1920" w:author="Rev 9 Allen Wirfs-Brock" w:date="2012-07-06T09:35:00Z">
        <w:r>
          <w:t>V</w:t>
        </w:r>
      </w:ins>
      <w:ins w:id="1921" w:author="Rev 9 Allen Wirfs-Brock" w:date="2012-07-06T09:33:00Z">
        <w:r w:rsidRPr="00E77497">
          <w:t>alue (</w:t>
        </w:r>
      </w:ins>
      <w:ins w:id="1922" w:author="Rev 9 Allen Wirfs-Brock" w:date="2012-07-06T09:36:00Z">
        <w:r>
          <w:t>Q</w:t>
        </w:r>
      </w:ins>
      <w:ins w:id="1923" w:author="Rev 9 Allen Wirfs-Brock" w:date="2012-07-06T09:33:00Z">
        <w:r w:rsidRPr="00E77497">
          <w:t xml:space="preserve">V) of </w:t>
        </w:r>
      </w:ins>
      <w:ins w:id="1924" w:author="Rev 9 Allen Wirfs-Brock" w:date="2012-07-06T09:42:00Z">
        <w:r>
          <w:t>a</w:t>
        </w:r>
      </w:ins>
      <w:ins w:id="1925" w:author="Rev 9 Allen Wirfs-Brock" w:date="2012-07-06T09:33:00Z">
        <w:r w:rsidRPr="00E77497">
          <w:t xml:space="preserve"> literal </w:t>
        </w:r>
      </w:ins>
      <w:ins w:id="1926" w:author="Rev 9 Allen Wirfs-Brock" w:date="2012-07-06T09:36:00Z">
        <w:r>
          <w:t xml:space="preserve">component </w:t>
        </w:r>
      </w:ins>
      <w:ins w:id="1927" w:author="Rev 9 Allen Wirfs-Brock" w:date="2012-07-06T09:33:00Z">
        <w:r w:rsidRPr="00E77497">
          <w:t xml:space="preserve">is described in terms of </w:t>
        </w:r>
        <w:r>
          <w:t>code unit</w:t>
        </w:r>
        <w:r w:rsidRPr="00E77497">
          <w:t xml:space="preserve"> values (</w:t>
        </w:r>
      </w:ins>
      <w:ins w:id="1928" w:author="Rev 9 Allen Wirfs-Brock" w:date="2012-07-06T09:38:00Z">
        <w:r>
          <w:t xml:space="preserve">CV, </w:t>
        </w:r>
      </w:ins>
      <w:ins w:id="1929" w:author="Rev 9 Allen Wirfs-Brock" w:date="2012-07-06T09:37:00Z">
        <w:r>
          <w:t>7.8.4</w:t>
        </w:r>
      </w:ins>
      <w:ins w:id="1930" w:author="Rev 9 Allen Wirfs-Brock" w:date="2012-07-06T09:33:00Z">
        <w:r w:rsidRPr="00E77497">
          <w:t xml:space="preserve">) contributed by the various parts of the </w:t>
        </w:r>
      </w:ins>
      <w:ins w:id="1931" w:author="Rev 9 Allen Wirfs-Brock" w:date="2012-07-06T09:37:00Z">
        <w:r>
          <w:t>quasi</w:t>
        </w:r>
      </w:ins>
      <w:ins w:id="1932" w:author="Rev 9 Allen Wirfs-Brock" w:date="2012-07-06T09:33:00Z">
        <w:r w:rsidRPr="00E77497">
          <w:t xml:space="preserve"> literal</w:t>
        </w:r>
      </w:ins>
      <w:ins w:id="1933" w:author="Rev 9 Allen Wirfs-Brock" w:date="2012-07-06T09:37:00Z">
        <w:r>
          <w:t xml:space="preserve"> cmponent</w:t>
        </w:r>
      </w:ins>
      <w:ins w:id="1934" w:author="Rev 9 Allen Wirfs-Brock" w:date="2012-07-06T09:33:00Z">
        <w:r w:rsidRPr="00E77497">
          <w:t xml:space="preserve">. As part of this process, some </w:t>
        </w:r>
      </w:ins>
      <w:ins w:id="1935" w:author="Rev 9 Allen Wirfs-Brock" w:date="2012-07-07T10:09:00Z">
        <w:r w:rsidR="00F55BFC">
          <w:t>Unicode characters</w:t>
        </w:r>
      </w:ins>
      <w:ins w:id="1936" w:author="Rev 9 Allen Wirfs-Brock" w:date="2012-07-06T09:33:00Z">
        <w:r w:rsidRPr="00E77497">
          <w:t xml:space="preserve"> within the </w:t>
        </w:r>
      </w:ins>
      <w:ins w:id="1937" w:author="Rev 9 Allen Wirfs-Brock" w:date="2012-07-06T09:43:00Z">
        <w:r>
          <w:t>quasi component</w:t>
        </w:r>
      </w:ins>
      <w:ins w:id="1938" w:author="Rev 9 Allen Wirfs-Brock" w:date="2012-07-06T09:33:00Z">
        <w:r w:rsidRPr="00E77497">
          <w:t xml:space="preserve"> are interpreted as having a mathematical value (MV</w:t>
        </w:r>
      </w:ins>
      <w:ins w:id="1939" w:author="Rev 9 Allen Wirfs-Brock" w:date="2012-07-06T09:38:00Z">
        <w:r>
          <w:t>,</w:t>
        </w:r>
      </w:ins>
      <w:ins w:id="1940" w:author="Rev 9 Allen Wirfs-Brock" w:date="2012-07-06T09:33:00Z">
        <w:r w:rsidRPr="00E77497">
          <w:t xml:space="preserve"> 7.8.3</w:t>
        </w:r>
      </w:ins>
      <w:ins w:id="1941" w:author="Rev 9 Allen Wirfs-Brock" w:date="2012-07-06T09:38:00Z">
        <w:r>
          <w:t>)</w:t>
        </w:r>
      </w:ins>
      <w:ins w:id="1942" w:author="Rev 9 Allen Wirfs-Brock" w:date="2012-07-06T09:33:00Z">
        <w:r w:rsidRPr="00E77497">
          <w:t>.</w:t>
        </w:r>
      </w:ins>
      <w:ins w:id="1943" w:author="Rev 9 Allen Wirfs-Brock" w:date="2012-07-06T09:38:00Z">
        <w:r>
          <w:t xml:space="preserve">  </w:t>
        </w:r>
      </w:ins>
      <w:ins w:id="1944" w:author="Rev 9 Allen Wirfs-Brock" w:date="2012-07-06T09:41:00Z">
        <w:r>
          <w:t>In determining a QV, e</w:t>
        </w:r>
      </w:ins>
      <w:ins w:id="1945" w:author="Rev 9 Allen Wirfs-Brock" w:date="2012-07-06T09:39:00Z">
        <w:r>
          <w:t xml:space="preserve">scape sequences are </w:t>
        </w:r>
      </w:ins>
      <w:ins w:id="1946" w:author="Rev 9 Allen Wirfs-Brock" w:date="2012-07-06T09:40:00Z">
        <w:r>
          <w:t>replaced</w:t>
        </w:r>
      </w:ins>
      <w:ins w:id="1947" w:author="Rev 9 Allen Wirfs-Brock" w:date="2012-07-06T09:39:00Z">
        <w:r>
          <w:t xml:space="preserve"> </w:t>
        </w:r>
      </w:ins>
      <w:ins w:id="1948" w:author="Rev 9 Allen Wirfs-Brock" w:date="2012-07-06T09:40:00Z">
        <w:r>
          <w:t xml:space="preserve">by the code unit of the </w:t>
        </w:r>
      </w:ins>
      <w:ins w:id="1949" w:author="Rev 9 Allen Wirfs-Brock" w:date="2012-07-07T10:09:00Z">
        <w:r w:rsidR="00F55BFC">
          <w:t xml:space="preserve">Unicode </w:t>
        </w:r>
      </w:ins>
      <w:ins w:id="1950" w:author="Rev 9 Allen Wirfs-Brock" w:date="2012-07-06T09:40:00Z">
        <w:r>
          <w:t>characters represented by the escape</w:t>
        </w:r>
      </w:ins>
      <w:ins w:id="1951" w:author="Rev 9 Allen Wirfs-Brock" w:date="2012-07-06T09:43:00Z">
        <w:r w:rsidR="007E0FF6">
          <w:t xml:space="preserve"> sequence</w:t>
        </w:r>
      </w:ins>
      <w:ins w:id="1952" w:author="Rev 9 Allen Wirfs-Brock" w:date="2012-07-06T09:40:00Z">
        <w:r>
          <w:t xml:space="preserve">. </w:t>
        </w:r>
      </w:ins>
      <w:ins w:id="1953" w:author="Rev 9 Allen Wirfs-Brock" w:date="2012-07-06T09:39:00Z">
        <w:r>
          <w:t xml:space="preserve"> </w:t>
        </w:r>
      </w:ins>
      <w:ins w:id="1954" w:author="Rev 9 Allen Wirfs-Brock" w:date="2012-07-06T09:41:00Z">
        <w:r>
          <w:t>The Quasi</w:t>
        </w:r>
      </w:ins>
      <w:ins w:id="1955" w:author="Rev 9 Allen Wirfs-Brock" w:date="2012-07-06T09:42:00Z">
        <w:r>
          <w:t xml:space="preserve"> </w:t>
        </w:r>
      </w:ins>
      <w:ins w:id="1956" w:author="Rev 9 Allen Wirfs-Brock" w:date="2012-07-06T09:41:00Z">
        <w:r>
          <w:t>Raw</w:t>
        </w:r>
      </w:ins>
      <w:ins w:id="1957" w:author="Rev 9 Allen Wirfs-Brock" w:date="2012-07-06T09:42:00Z">
        <w:r>
          <w:t xml:space="preserve"> </w:t>
        </w:r>
      </w:ins>
      <w:ins w:id="1958" w:author="Rev 9 Allen Wirfs-Brock" w:date="2012-07-06T09:41:00Z">
        <w:r>
          <w:t>Value</w:t>
        </w:r>
      </w:ins>
      <w:ins w:id="1959" w:author="Rev 9 Allen Wirfs-Brock" w:date="2012-07-06T09:42:00Z">
        <w:r>
          <w:t xml:space="preserve"> (QRV) is </w:t>
        </w:r>
      </w:ins>
      <w:ins w:id="1960" w:author="Rev 9 Allen Wirfs-Brock" w:date="2012-07-06T09:43:00Z">
        <w:r w:rsidR="007E0FF6">
          <w:t xml:space="preserve">similar to a Quasi Value with the difference that in QRVs escape </w:t>
        </w:r>
      </w:ins>
      <w:ins w:id="1961" w:author="Rev 9 Allen Wirfs-Brock" w:date="2012-07-06T09:44:00Z">
        <w:r w:rsidR="007E0FF6">
          <w:t>sequences</w:t>
        </w:r>
      </w:ins>
      <w:ins w:id="1962" w:author="Rev 9 Allen Wirfs-Brock" w:date="2012-07-06T09:43:00Z">
        <w:r w:rsidR="007E0FF6">
          <w:t xml:space="preserve"> </w:t>
        </w:r>
      </w:ins>
      <w:ins w:id="1963" w:author="Rev 9 Allen Wirfs-Brock" w:date="2012-07-06T09:44:00Z">
        <w:r w:rsidR="007E0FF6">
          <w:t>are interpreted literally.</w:t>
        </w:r>
      </w:ins>
    </w:p>
    <w:p w14:paraId="6652DAAE" w14:textId="77777777" w:rsidR="00CF290C" w:rsidRPr="00E77497" w:rsidRDefault="00CF290C" w:rsidP="00CF290C">
      <w:pPr>
        <w:pStyle w:val="MathSpecialCase3"/>
        <w:numPr>
          <w:ilvl w:val="2"/>
          <w:numId w:val="31"/>
        </w:numPr>
        <w:tabs>
          <w:tab w:val="left" w:pos="450"/>
        </w:tabs>
        <w:spacing w:after="0"/>
        <w:ind w:left="446" w:hanging="446"/>
        <w:rPr>
          <w:ins w:id="1964" w:author="Rev 9 Allen Wirfs-Brock" w:date="2012-06-24T16:26:00Z"/>
        </w:rPr>
      </w:pPr>
      <w:ins w:id="1965" w:author="Rev 9 Allen Wirfs-Brock" w:date="2012-06-24T16:26:00Z">
        <w:r w:rsidRPr="00E77497">
          <w:rPr>
            <w:rFonts w:ascii="Arial" w:hAnsi="Arial"/>
          </w:rPr>
          <w:t xml:space="preserve">The </w:t>
        </w:r>
        <w:r>
          <w:rPr>
            <w:rFonts w:ascii="Arial" w:hAnsi="Arial"/>
          </w:rPr>
          <w:t>Q</w:t>
        </w:r>
        <w:r w:rsidRPr="00E77497">
          <w:rPr>
            <w:rFonts w:ascii="Arial" w:hAnsi="Arial"/>
          </w:rPr>
          <w:t>V</w:t>
        </w:r>
      </w:ins>
      <w:ins w:id="1966" w:author="Rev 9 Allen Wirfs-Brock" w:date="2012-07-06T10:02:00Z">
        <w:r w:rsidR="009C6441">
          <w:rPr>
            <w:rFonts w:ascii="Arial" w:hAnsi="Arial"/>
          </w:rPr>
          <w:t xml:space="preserve"> and QRV</w:t>
        </w:r>
      </w:ins>
      <w:ins w:id="1967" w:author="Rev 9 Allen Wirfs-Brock" w:date="2012-06-24T16:26:00Z">
        <w:r w:rsidRPr="00E77497">
          <w:rPr>
            <w:rFonts w:ascii="Arial" w:hAnsi="Arial"/>
          </w:rPr>
          <w:t xml:space="preserve"> of</w:t>
        </w:r>
        <w:r w:rsidRPr="00E77497">
          <w:t xml:space="preserve"> </w:t>
        </w:r>
      </w:ins>
      <w:ins w:id="1968" w:author="Rev 9 Allen Wirfs-Brock" w:date="2012-06-24T16:27:00Z">
        <w:r>
          <w:rPr>
            <w:i/>
          </w:rPr>
          <w:t>Ful</w:t>
        </w:r>
      </w:ins>
      <w:ins w:id="1969" w:author="Rev 9 Allen Wirfs-Brock" w:date="2012-06-24T16:28:00Z">
        <w:r>
          <w:rPr>
            <w:i/>
          </w:rPr>
          <w:t>l</w:t>
        </w:r>
      </w:ins>
      <w:ins w:id="1970" w:author="Rev 9 Allen Wirfs-Brock" w:date="2012-06-24T16:27:00Z">
        <w:r>
          <w:rPr>
            <w:i/>
          </w:rPr>
          <w:t>Quasi</w:t>
        </w:r>
      </w:ins>
      <w:ins w:id="1971" w:author="Rev 9 Allen Wirfs-Brock" w:date="2012-06-24T16:26:00Z">
        <w:r w:rsidRPr="00E77497">
          <w:t xml:space="preserve"> </w:t>
        </w:r>
        <w:r w:rsidRPr="00E77497">
          <w:rPr>
            <w:rFonts w:ascii="Arial" w:hAnsi="Arial"/>
            <w:b/>
          </w:rPr>
          <w:t>::</w:t>
        </w:r>
        <w:r w:rsidRPr="00E77497">
          <w:t xml:space="preserve"> </w:t>
        </w:r>
      </w:ins>
      <w:ins w:id="1972" w:author="Rev 9 Allen Wirfs-Brock" w:date="2012-06-24T16:28:00Z">
        <w:r>
          <w:rPr>
            <w:rFonts w:ascii="Courier New" w:hAnsi="Courier New"/>
            <w:b/>
          </w:rPr>
          <w:t>``</w:t>
        </w:r>
      </w:ins>
      <w:ins w:id="1973" w:author="Rev 9 Allen Wirfs-Brock" w:date="2012-06-24T16:26:00Z">
        <w:r w:rsidRPr="00E77497">
          <w:t xml:space="preserve"> </w:t>
        </w:r>
        <w:r w:rsidRPr="00E77497">
          <w:rPr>
            <w:rFonts w:ascii="Arial" w:hAnsi="Arial"/>
          </w:rPr>
          <w:t xml:space="preserve">is the empty </w:t>
        </w:r>
      </w:ins>
      <w:ins w:id="1974" w:author="Rev 9 Allen Wirfs-Brock" w:date="2012-07-02T11:16:00Z">
        <w:r w:rsidR="008E1679">
          <w:rPr>
            <w:rFonts w:ascii="Arial" w:hAnsi="Arial"/>
          </w:rPr>
          <w:t>code unit</w:t>
        </w:r>
      </w:ins>
      <w:ins w:id="1975" w:author="Rev 9 Allen Wirfs-Brock" w:date="2012-06-24T16:26:00Z">
        <w:r w:rsidRPr="00E77497">
          <w:rPr>
            <w:rFonts w:ascii="Arial" w:hAnsi="Arial"/>
          </w:rPr>
          <w:t xml:space="preserve"> sequence.</w:t>
        </w:r>
      </w:ins>
    </w:p>
    <w:p w14:paraId="139C2C9D" w14:textId="77777777" w:rsidR="00CF290C" w:rsidRPr="00E77497" w:rsidRDefault="00CF290C" w:rsidP="00CF290C">
      <w:pPr>
        <w:pStyle w:val="MathSpecialCase3"/>
        <w:numPr>
          <w:ilvl w:val="2"/>
          <w:numId w:val="31"/>
        </w:numPr>
        <w:tabs>
          <w:tab w:val="left" w:pos="450"/>
        </w:tabs>
        <w:spacing w:after="0"/>
        <w:ind w:left="446" w:hanging="446"/>
        <w:rPr>
          <w:ins w:id="1976" w:author="Rev 9 Allen Wirfs-Brock" w:date="2012-06-24T16:26:00Z"/>
        </w:rPr>
      </w:pPr>
      <w:ins w:id="1977" w:author="Rev 9 Allen Wirfs-Brock" w:date="2012-06-24T16:26:00Z">
        <w:r w:rsidRPr="00E77497">
          <w:rPr>
            <w:rFonts w:ascii="Arial" w:hAnsi="Arial"/>
          </w:rPr>
          <w:t xml:space="preserve">The </w:t>
        </w:r>
      </w:ins>
      <w:ins w:id="1978" w:author="Rev 9 Allen Wirfs-Brock" w:date="2012-06-24T16:31:00Z">
        <w:r>
          <w:rPr>
            <w:rFonts w:ascii="Arial" w:hAnsi="Arial"/>
          </w:rPr>
          <w:t>Q</w:t>
        </w:r>
      </w:ins>
      <w:ins w:id="1979" w:author="Rev 9 Allen Wirfs-Brock" w:date="2012-06-24T16:26:00Z">
        <w:r w:rsidRPr="00E77497">
          <w:rPr>
            <w:rFonts w:ascii="Arial" w:hAnsi="Arial"/>
          </w:rPr>
          <w:t xml:space="preserve">V </w:t>
        </w:r>
      </w:ins>
      <w:ins w:id="1980" w:author="Rev 9 Allen Wirfs-Brock" w:date="2012-07-06T10:03:00Z">
        <w:r w:rsidR="009C6441">
          <w:rPr>
            <w:rFonts w:ascii="Arial" w:hAnsi="Arial"/>
          </w:rPr>
          <w:t>and QRV</w:t>
        </w:r>
        <w:r w:rsidR="009C6441" w:rsidRPr="00E77497">
          <w:rPr>
            <w:rFonts w:ascii="Arial" w:hAnsi="Arial"/>
          </w:rPr>
          <w:t xml:space="preserve"> </w:t>
        </w:r>
      </w:ins>
      <w:ins w:id="1981" w:author="Rev 9 Allen Wirfs-Brock" w:date="2012-06-24T16:26:00Z">
        <w:r w:rsidRPr="00E77497">
          <w:rPr>
            <w:rFonts w:ascii="Arial" w:hAnsi="Arial"/>
          </w:rPr>
          <w:t>of</w:t>
        </w:r>
        <w:r w:rsidRPr="00E77497">
          <w:t xml:space="preserve"> </w:t>
        </w:r>
      </w:ins>
      <w:ins w:id="1982" w:author="Rev 9 Allen Wirfs-Brock" w:date="2012-06-24T16:30:00Z">
        <w:r>
          <w:rPr>
            <w:i/>
          </w:rPr>
          <w:t>QuasiHead</w:t>
        </w:r>
      </w:ins>
      <w:ins w:id="1983" w:author="Rev 9 Allen Wirfs-Brock" w:date="2012-06-24T16:26:00Z">
        <w:r w:rsidRPr="00E77497">
          <w:t xml:space="preserve"> </w:t>
        </w:r>
        <w:r w:rsidRPr="00E77497">
          <w:rPr>
            <w:rFonts w:ascii="Arial" w:hAnsi="Arial"/>
            <w:b/>
          </w:rPr>
          <w:t>::</w:t>
        </w:r>
        <w:r w:rsidRPr="00E77497">
          <w:t xml:space="preserve"> </w:t>
        </w:r>
      </w:ins>
      <w:ins w:id="1984" w:author="Rev 9 Allen Wirfs-Brock" w:date="2012-06-24T16:30:00Z">
        <w:r>
          <w:rPr>
            <w:rFonts w:ascii="Courier New" w:hAnsi="Courier New"/>
            <w:b/>
          </w:rPr>
          <w:t>`$</w:t>
        </w:r>
      </w:ins>
      <w:ins w:id="1985" w:author="Rev 9 Allen Wirfs-Brock" w:date="2012-06-26T15:11:00Z">
        <w:r w:rsidR="000D671D">
          <w:rPr>
            <w:rFonts w:ascii="Courier New" w:hAnsi="Courier New"/>
            <w:b/>
          </w:rPr>
          <w:t xml:space="preserve">{ </w:t>
        </w:r>
      </w:ins>
      <w:ins w:id="1986" w:author="Rev 9 Allen Wirfs-Brock" w:date="2012-06-24T16:26:00Z">
        <w:r w:rsidRPr="00E77497">
          <w:t xml:space="preserve"> </w:t>
        </w:r>
        <w:r w:rsidRPr="00E77497">
          <w:rPr>
            <w:rFonts w:ascii="Arial" w:hAnsi="Arial"/>
          </w:rPr>
          <w:t xml:space="preserve">is the empty </w:t>
        </w:r>
      </w:ins>
      <w:ins w:id="1987" w:author="Rev 9 Allen Wirfs-Brock" w:date="2012-07-02T11:16:00Z">
        <w:r w:rsidR="008E1679">
          <w:rPr>
            <w:rFonts w:ascii="Arial" w:hAnsi="Arial"/>
          </w:rPr>
          <w:t>code unit</w:t>
        </w:r>
        <w:r w:rsidR="008E1679" w:rsidRPr="00E77497">
          <w:rPr>
            <w:rFonts w:ascii="Arial" w:hAnsi="Arial"/>
          </w:rPr>
          <w:t xml:space="preserve"> </w:t>
        </w:r>
      </w:ins>
      <w:ins w:id="1988" w:author="Rev 9 Allen Wirfs-Brock" w:date="2012-06-24T16:26:00Z">
        <w:r w:rsidRPr="00E77497">
          <w:rPr>
            <w:rFonts w:ascii="Arial" w:hAnsi="Arial"/>
          </w:rPr>
          <w:t>sequence.</w:t>
        </w:r>
      </w:ins>
    </w:p>
    <w:p w14:paraId="69684FFC" w14:textId="77777777" w:rsidR="00CF290C" w:rsidRPr="00E77497" w:rsidRDefault="00CF290C" w:rsidP="00CF290C">
      <w:pPr>
        <w:pStyle w:val="MathSpecialCase3"/>
        <w:numPr>
          <w:ilvl w:val="2"/>
          <w:numId w:val="31"/>
        </w:numPr>
        <w:tabs>
          <w:tab w:val="left" w:pos="450"/>
        </w:tabs>
        <w:spacing w:after="0"/>
        <w:ind w:left="446" w:hanging="446"/>
        <w:rPr>
          <w:ins w:id="1989" w:author="Rev 9 Allen Wirfs-Brock" w:date="2012-06-24T16:32:00Z"/>
        </w:rPr>
      </w:pPr>
      <w:ins w:id="1990" w:author="Rev 9 Allen Wirfs-Brock" w:date="2012-06-24T16:32:00Z">
        <w:r w:rsidRPr="00E77497">
          <w:rPr>
            <w:rFonts w:ascii="Arial" w:hAnsi="Arial"/>
          </w:rPr>
          <w:t xml:space="preserve">The </w:t>
        </w:r>
        <w:r>
          <w:rPr>
            <w:rFonts w:ascii="Arial" w:hAnsi="Arial"/>
          </w:rPr>
          <w:t>Q</w:t>
        </w:r>
        <w:r w:rsidRPr="00E77497">
          <w:rPr>
            <w:rFonts w:ascii="Arial" w:hAnsi="Arial"/>
          </w:rPr>
          <w:t xml:space="preserve">V </w:t>
        </w:r>
      </w:ins>
      <w:ins w:id="1991" w:author="Rev 9 Allen Wirfs-Brock" w:date="2012-07-06T10:03:00Z">
        <w:r w:rsidR="009C6441">
          <w:rPr>
            <w:rFonts w:ascii="Arial" w:hAnsi="Arial"/>
          </w:rPr>
          <w:t>and QRV</w:t>
        </w:r>
        <w:r w:rsidR="009C6441" w:rsidRPr="00E77497">
          <w:rPr>
            <w:rFonts w:ascii="Arial" w:hAnsi="Arial"/>
          </w:rPr>
          <w:t xml:space="preserve"> </w:t>
        </w:r>
      </w:ins>
      <w:ins w:id="1992" w:author="Rev 9 Allen Wirfs-Brock" w:date="2012-06-24T16:32:00Z">
        <w:r w:rsidRPr="00E77497">
          <w:rPr>
            <w:rFonts w:ascii="Arial" w:hAnsi="Arial"/>
          </w:rPr>
          <w:t>of</w:t>
        </w:r>
        <w:r w:rsidRPr="00E77497">
          <w:t xml:space="preserve"> </w:t>
        </w:r>
        <w:r>
          <w:rPr>
            <w:i/>
          </w:rPr>
          <w:t>QuasiMiddle</w:t>
        </w:r>
        <w:r w:rsidRPr="00E77497">
          <w:t xml:space="preserve"> </w:t>
        </w:r>
        <w:r w:rsidRPr="00E77497">
          <w:rPr>
            <w:rFonts w:ascii="Arial" w:hAnsi="Arial"/>
            <w:b/>
          </w:rPr>
          <w:t>::</w:t>
        </w:r>
        <w:r w:rsidRPr="00E77497">
          <w:t xml:space="preserve"> </w:t>
        </w:r>
        <w:r>
          <w:rPr>
            <w:rFonts w:ascii="Courier New" w:hAnsi="Courier New"/>
            <w:b/>
          </w:rPr>
          <w:t>}$</w:t>
        </w:r>
      </w:ins>
      <w:ins w:id="1993" w:author="Rev 9 Allen Wirfs-Brock" w:date="2012-06-26T15:10:00Z">
        <w:r w:rsidR="000D671D">
          <w:rPr>
            <w:rFonts w:ascii="Courier New" w:hAnsi="Courier New"/>
            <w:b/>
          </w:rPr>
          <w:t>{</w:t>
        </w:r>
      </w:ins>
      <w:ins w:id="1994" w:author="Rev 9 Allen Wirfs-Brock" w:date="2012-06-24T16:32:00Z">
        <w:r w:rsidRPr="00E77497">
          <w:t xml:space="preserve"> </w:t>
        </w:r>
        <w:r w:rsidRPr="00E77497">
          <w:rPr>
            <w:rFonts w:ascii="Arial" w:hAnsi="Arial"/>
          </w:rPr>
          <w:t xml:space="preserve">is the empty </w:t>
        </w:r>
      </w:ins>
      <w:ins w:id="1995" w:author="Rev 9 Allen Wirfs-Brock" w:date="2012-07-02T11:16:00Z">
        <w:r w:rsidR="008E1679">
          <w:rPr>
            <w:rFonts w:ascii="Arial" w:hAnsi="Arial"/>
          </w:rPr>
          <w:t>code unit</w:t>
        </w:r>
        <w:r w:rsidR="008E1679" w:rsidRPr="00E77497">
          <w:rPr>
            <w:rFonts w:ascii="Arial" w:hAnsi="Arial"/>
          </w:rPr>
          <w:t xml:space="preserve"> </w:t>
        </w:r>
      </w:ins>
      <w:ins w:id="1996" w:author="Rev 9 Allen Wirfs-Brock" w:date="2012-06-24T16:32:00Z">
        <w:r w:rsidRPr="00E77497">
          <w:rPr>
            <w:rFonts w:ascii="Arial" w:hAnsi="Arial"/>
          </w:rPr>
          <w:t>sequence.</w:t>
        </w:r>
      </w:ins>
    </w:p>
    <w:p w14:paraId="61D1654A" w14:textId="77777777" w:rsidR="00CF290C" w:rsidRPr="00E77497" w:rsidRDefault="00CF290C" w:rsidP="00CF290C">
      <w:pPr>
        <w:pStyle w:val="MathSpecialCase3"/>
        <w:numPr>
          <w:ilvl w:val="2"/>
          <w:numId w:val="31"/>
        </w:numPr>
        <w:tabs>
          <w:tab w:val="left" w:pos="450"/>
        </w:tabs>
        <w:spacing w:after="0"/>
        <w:ind w:left="446" w:hanging="446"/>
        <w:rPr>
          <w:ins w:id="1997" w:author="Rev 9 Allen Wirfs-Brock" w:date="2012-06-24T16:33:00Z"/>
        </w:rPr>
      </w:pPr>
      <w:ins w:id="1998" w:author="Rev 9 Allen Wirfs-Brock" w:date="2012-06-24T16:33:00Z">
        <w:r w:rsidRPr="00E77497">
          <w:rPr>
            <w:rFonts w:ascii="Arial" w:hAnsi="Arial"/>
          </w:rPr>
          <w:t xml:space="preserve">The </w:t>
        </w:r>
        <w:r>
          <w:rPr>
            <w:rFonts w:ascii="Arial" w:hAnsi="Arial"/>
          </w:rPr>
          <w:t>Q</w:t>
        </w:r>
        <w:r w:rsidRPr="00E77497">
          <w:rPr>
            <w:rFonts w:ascii="Arial" w:hAnsi="Arial"/>
          </w:rPr>
          <w:t xml:space="preserve">V </w:t>
        </w:r>
      </w:ins>
      <w:ins w:id="1999" w:author="Rev 9 Allen Wirfs-Brock" w:date="2012-07-06T10:03:00Z">
        <w:r w:rsidR="009C6441">
          <w:rPr>
            <w:rFonts w:ascii="Arial" w:hAnsi="Arial"/>
          </w:rPr>
          <w:t>and QRV</w:t>
        </w:r>
        <w:r w:rsidR="009C6441" w:rsidRPr="00E77497">
          <w:rPr>
            <w:rFonts w:ascii="Arial" w:hAnsi="Arial"/>
          </w:rPr>
          <w:t xml:space="preserve"> </w:t>
        </w:r>
      </w:ins>
      <w:ins w:id="2000" w:author="Rev 9 Allen Wirfs-Brock" w:date="2012-06-24T16:33:00Z">
        <w:r w:rsidRPr="00E77497">
          <w:rPr>
            <w:rFonts w:ascii="Arial" w:hAnsi="Arial"/>
          </w:rPr>
          <w:t>of</w:t>
        </w:r>
        <w:r w:rsidRPr="00E77497">
          <w:t xml:space="preserve"> </w:t>
        </w:r>
        <w:r>
          <w:rPr>
            <w:i/>
          </w:rPr>
          <w:t>QuasiTail</w:t>
        </w:r>
        <w:r w:rsidRPr="00E77497">
          <w:t xml:space="preserve"> </w:t>
        </w:r>
        <w:r w:rsidRPr="00E77497">
          <w:rPr>
            <w:rFonts w:ascii="Arial" w:hAnsi="Arial"/>
            <w:b/>
          </w:rPr>
          <w:t>::</w:t>
        </w:r>
        <w:r w:rsidRPr="00E77497">
          <w:t xml:space="preserve"> </w:t>
        </w:r>
        <w:r>
          <w:rPr>
            <w:rFonts w:ascii="Courier New" w:hAnsi="Courier New"/>
            <w:b/>
          </w:rPr>
          <w:t>}</w:t>
        </w:r>
      </w:ins>
      <w:ins w:id="2001" w:author="Rev 9 Allen Wirfs-Brock" w:date="2012-06-24T16:34:00Z">
        <w:r>
          <w:rPr>
            <w:rFonts w:ascii="Courier New" w:hAnsi="Courier New"/>
            <w:b/>
          </w:rPr>
          <w:t>`</w:t>
        </w:r>
      </w:ins>
      <w:ins w:id="2002" w:author="Rev 9 Allen Wirfs-Brock" w:date="2012-06-24T16:33:00Z">
        <w:r w:rsidRPr="00E77497">
          <w:t xml:space="preserve"> </w:t>
        </w:r>
        <w:r w:rsidRPr="00E77497">
          <w:rPr>
            <w:rFonts w:ascii="Arial" w:hAnsi="Arial"/>
          </w:rPr>
          <w:t xml:space="preserve">is the empty </w:t>
        </w:r>
      </w:ins>
      <w:ins w:id="2003" w:author="Rev 9 Allen Wirfs-Brock" w:date="2012-07-02T11:16:00Z">
        <w:r w:rsidR="008E1679">
          <w:rPr>
            <w:rFonts w:ascii="Arial" w:hAnsi="Arial"/>
          </w:rPr>
          <w:t>code unit</w:t>
        </w:r>
        <w:r w:rsidR="008E1679" w:rsidRPr="00E77497">
          <w:rPr>
            <w:rFonts w:ascii="Arial" w:hAnsi="Arial"/>
          </w:rPr>
          <w:t xml:space="preserve"> </w:t>
        </w:r>
      </w:ins>
      <w:ins w:id="2004" w:author="Rev 9 Allen Wirfs-Brock" w:date="2012-06-24T16:33:00Z">
        <w:r w:rsidRPr="00E77497">
          <w:rPr>
            <w:rFonts w:ascii="Arial" w:hAnsi="Arial"/>
          </w:rPr>
          <w:t>sequence.</w:t>
        </w:r>
      </w:ins>
    </w:p>
    <w:p w14:paraId="3927B38E" w14:textId="77777777" w:rsidR="001C6DE6" w:rsidRPr="00E77497" w:rsidRDefault="001C6DE6" w:rsidP="001C6DE6">
      <w:pPr>
        <w:pStyle w:val="MathSpecialCase3"/>
        <w:numPr>
          <w:ilvl w:val="2"/>
          <w:numId w:val="31"/>
        </w:numPr>
        <w:tabs>
          <w:tab w:val="left" w:pos="450"/>
        </w:tabs>
        <w:spacing w:after="0"/>
        <w:ind w:left="446" w:hanging="446"/>
        <w:rPr>
          <w:ins w:id="2005" w:author="Rev 9 Allen Wirfs-Brock" w:date="2012-06-24T16:35:00Z"/>
        </w:rPr>
      </w:pPr>
      <w:ins w:id="2006" w:author="Rev 9 Allen Wirfs-Brock" w:date="2012-06-24T16:35:00Z">
        <w:r w:rsidRPr="00E77497">
          <w:rPr>
            <w:rFonts w:ascii="Arial" w:hAnsi="Arial"/>
          </w:rPr>
          <w:t xml:space="preserve">The </w:t>
        </w:r>
        <w:r>
          <w:rPr>
            <w:rFonts w:ascii="Arial" w:hAnsi="Arial"/>
          </w:rPr>
          <w:t>Q</w:t>
        </w:r>
        <w:r w:rsidRPr="00E77497">
          <w:rPr>
            <w:rFonts w:ascii="Arial" w:hAnsi="Arial"/>
          </w:rPr>
          <w:t>V of</w:t>
        </w:r>
        <w:r w:rsidRPr="00E77497">
          <w:t xml:space="preserve"> </w:t>
        </w:r>
        <w:r>
          <w:rPr>
            <w:i/>
          </w:rPr>
          <w:t>FullQuasi</w:t>
        </w:r>
        <w:r w:rsidRPr="00E77497">
          <w:t xml:space="preserve"> </w:t>
        </w:r>
        <w:r w:rsidRPr="00E77497">
          <w:rPr>
            <w:rFonts w:ascii="Arial" w:hAnsi="Arial"/>
            <w:b/>
          </w:rPr>
          <w:t>::</w:t>
        </w:r>
        <w:r w:rsidRPr="00E77497">
          <w:t xml:space="preserve"> </w:t>
        </w:r>
        <w:r>
          <w:rPr>
            <w:rFonts w:ascii="Courier New" w:hAnsi="Courier New"/>
            <w:b/>
          </w:rPr>
          <w:t>`</w:t>
        </w:r>
      </w:ins>
      <w:ins w:id="2007" w:author="Rev 9 Allen Wirfs-Brock" w:date="2012-06-24T16:36:00Z">
        <w:r>
          <w:rPr>
            <w:rFonts w:ascii="Courier New" w:hAnsi="Courier New"/>
            <w:b/>
          </w:rPr>
          <w:t xml:space="preserve"> </w:t>
        </w:r>
      </w:ins>
      <w:ins w:id="2008" w:author="Rev 9 Allen Wirfs-Brock" w:date="2012-06-24T16:35:00Z">
        <w:r w:rsidRPr="001C6DE6">
          <w:rPr>
            <w:i/>
          </w:rPr>
          <w:t>QuasiCharacters</w:t>
        </w:r>
      </w:ins>
      <w:ins w:id="2009" w:author="Rev 9 Allen Wirfs-Brock" w:date="2012-06-24T16:36:00Z">
        <w:r>
          <w:rPr>
            <w:i/>
          </w:rPr>
          <w:t xml:space="preserve"> </w:t>
        </w:r>
      </w:ins>
      <w:ins w:id="2010" w:author="Rev 9 Allen Wirfs-Brock" w:date="2012-06-24T16:35:00Z">
        <w:r>
          <w:rPr>
            <w:rFonts w:ascii="Courier New" w:hAnsi="Courier New"/>
            <w:b/>
          </w:rPr>
          <w:t>`</w:t>
        </w:r>
        <w:r w:rsidRPr="00E77497">
          <w:t xml:space="preserve"> </w:t>
        </w:r>
        <w:r w:rsidRPr="00E77497">
          <w:rPr>
            <w:rFonts w:ascii="Arial" w:hAnsi="Arial"/>
          </w:rPr>
          <w:t xml:space="preserve">is the </w:t>
        </w:r>
      </w:ins>
      <w:ins w:id="2011" w:author="Rev 9 Allen Wirfs-Brock" w:date="2012-06-24T16:37:00Z">
        <w:r>
          <w:rPr>
            <w:rFonts w:ascii="Arial" w:hAnsi="Arial"/>
          </w:rPr>
          <w:t xml:space="preserve">QV of </w:t>
        </w:r>
        <w:r w:rsidRPr="001E1EC2">
          <w:rPr>
            <w:i/>
          </w:rPr>
          <w:t>QuasiCharacters</w:t>
        </w:r>
      </w:ins>
      <w:ins w:id="2012" w:author="Rev 9 Allen Wirfs-Brock" w:date="2012-06-24T16:35:00Z">
        <w:r w:rsidRPr="00E77497">
          <w:rPr>
            <w:rFonts w:ascii="Arial" w:hAnsi="Arial"/>
          </w:rPr>
          <w:t>.</w:t>
        </w:r>
      </w:ins>
    </w:p>
    <w:p w14:paraId="43202919" w14:textId="77777777" w:rsidR="001C6DE6" w:rsidRPr="00E77497" w:rsidRDefault="001C6DE6" w:rsidP="001C6DE6">
      <w:pPr>
        <w:pStyle w:val="MathSpecialCase3"/>
        <w:numPr>
          <w:ilvl w:val="2"/>
          <w:numId w:val="31"/>
        </w:numPr>
        <w:tabs>
          <w:tab w:val="left" w:pos="450"/>
        </w:tabs>
        <w:spacing w:after="0"/>
        <w:ind w:left="446" w:hanging="446"/>
        <w:rPr>
          <w:ins w:id="2013" w:author="Rev 9 Allen Wirfs-Brock" w:date="2012-06-24T16:35:00Z"/>
        </w:rPr>
      </w:pPr>
      <w:ins w:id="2014" w:author="Rev 9 Allen Wirfs-Brock" w:date="2012-06-24T16:35:00Z">
        <w:r w:rsidRPr="00E77497">
          <w:rPr>
            <w:rFonts w:ascii="Arial" w:hAnsi="Arial"/>
          </w:rPr>
          <w:t xml:space="preserve">The </w:t>
        </w:r>
        <w:r>
          <w:rPr>
            <w:rFonts w:ascii="Arial" w:hAnsi="Arial"/>
          </w:rPr>
          <w:t>Q</w:t>
        </w:r>
        <w:r w:rsidRPr="00E77497">
          <w:rPr>
            <w:rFonts w:ascii="Arial" w:hAnsi="Arial"/>
          </w:rPr>
          <w:t>V of</w:t>
        </w:r>
        <w:r w:rsidRPr="00E77497">
          <w:t xml:space="preserve"> </w:t>
        </w:r>
        <w:r>
          <w:rPr>
            <w:i/>
          </w:rPr>
          <w:t>QuasiHead</w:t>
        </w:r>
        <w:r w:rsidRPr="00E77497">
          <w:t xml:space="preserve"> </w:t>
        </w:r>
        <w:r w:rsidRPr="00E77497">
          <w:rPr>
            <w:rFonts w:ascii="Arial" w:hAnsi="Arial"/>
            <w:b/>
          </w:rPr>
          <w:t>::</w:t>
        </w:r>
        <w:r w:rsidRPr="00E77497">
          <w:t xml:space="preserve"> </w:t>
        </w:r>
        <w:r>
          <w:rPr>
            <w:rFonts w:ascii="Courier New" w:hAnsi="Courier New"/>
            <w:b/>
          </w:rPr>
          <w:t>`</w:t>
        </w:r>
      </w:ins>
      <w:ins w:id="2015" w:author="Rev 9 Allen Wirfs-Brock" w:date="2012-06-24T16:36:00Z">
        <w:r w:rsidRPr="001C6DE6">
          <w:rPr>
            <w:i/>
          </w:rPr>
          <w:t xml:space="preserve"> </w:t>
        </w:r>
        <w:r w:rsidRPr="001E1EC2">
          <w:rPr>
            <w:i/>
          </w:rPr>
          <w:t>QuasiCharacters</w:t>
        </w:r>
        <w:r>
          <w:rPr>
            <w:rFonts w:ascii="Courier New" w:hAnsi="Courier New"/>
            <w:b/>
          </w:rPr>
          <w:t xml:space="preserve"> </w:t>
        </w:r>
      </w:ins>
      <w:ins w:id="2016" w:author="Rev 9 Allen Wirfs-Brock" w:date="2012-06-24T16:35:00Z">
        <w:r>
          <w:rPr>
            <w:rFonts w:ascii="Courier New" w:hAnsi="Courier New"/>
            <w:b/>
          </w:rPr>
          <w:t>$</w:t>
        </w:r>
      </w:ins>
      <w:ins w:id="2017" w:author="Rev 9 Allen Wirfs-Brock" w:date="2012-06-26T15:12:00Z">
        <w:r w:rsidR="000D671D">
          <w:rPr>
            <w:rFonts w:ascii="Courier New" w:hAnsi="Courier New"/>
            <w:b/>
          </w:rPr>
          <w:t>{</w:t>
        </w:r>
      </w:ins>
      <w:ins w:id="2018" w:author="Rev 9 Allen Wirfs-Brock" w:date="2012-06-24T16:35:00Z">
        <w:r w:rsidRPr="00E77497">
          <w:t xml:space="preserve"> </w:t>
        </w:r>
        <w:r w:rsidRPr="00E77497">
          <w:rPr>
            <w:rFonts w:ascii="Arial" w:hAnsi="Arial"/>
          </w:rPr>
          <w:t xml:space="preserve">is the </w:t>
        </w:r>
      </w:ins>
      <w:ins w:id="2019" w:author="Rev 9 Allen Wirfs-Brock" w:date="2012-06-24T16:37:00Z">
        <w:r>
          <w:rPr>
            <w:rFonts w:ascii="Arial" w:hAnsi="Arial"/>
          </w:rPr>
          <w:t xml:space="preserve">QV of </w:t>
        </w:r>
        <w:r w:rsidRPr="001E1EC2">
          <w:rPr>
            <w:i/>
          </w:rPr>
          <w:t>QuasiCharacters</w:t>
        </w:r>
      </w:ins>
      <w:ins w:id="2020" w:author="Rev 9 Allen Wirfs-Brock" w:date="2012-06-24T16:35:00Z">
        <w:r w:rsidRPr="00E77497">
          <w:rPr>
            <w:rFonts w:ascii="Arial" w:hAnsi="Arial"/>
          </w:rPr>
          <w:t>.</w:t>
        </w:r>
      </w:ins>
    </w:p>
    <w:p w14:paraId="43D58E1B" w14:textId="77777777" w:rsidR="001C6DE6" w:rsidRPr="00E77497" w:rsidRDefault="001C6DE6" w:rsidP="001C6DE6">
      <w:pPr>
        <w:pStyle w:val="MathSpecialCase3"/>
        <w:numPr>
          <w:ilvl w:val="2"/>
          <w:numId w:val="31"/>
        </w:numPr>
        <w:tabs>
          <w:tab w:val="left" w:pos="450"/>
        </w:tabs>
        <w:spacing w:after="0"/>
        <w:ind w:left="446" w:hanging="446"/>
        <w:rPr>
          <w:ins w:id="2021" w:author="Rev 9 Allen Wirfs-Brock" w:date="2012-06-24T16:35:00Z"/>
        </w:rPr>
      </w:pPr>
      <w:ins w:id="2022" w:author="Rev 9 Allen Wirfs-Brock" w:date="2012-06-24T16:35:00Z">
        <w:r w:rsidRPr="00E77497">
          <w:rPr>
            <w:rFonts w:ascii="Arial" w:hAnsi="Arial"/>
          </w:rPr>
          <w:t xml:space="preserve">The </w:t>
        </w:r>
        <w:r>
          <w:rPr>
            <w:rFonts w:ascii="Arial" w:hAnsi="Arial"/>
          </w:rPr>
          <w:t>Q</w:t>
        </w:r>
        <w:r w:rsidRPr="00E77497">
          <w:rPr>
            <w:rFonts w:ascii="Arial" w:hAnsi="Arial"/>
          </w:rPr>
          <w:t>V of</w:t>
        </w:r>
        <w:r w:rsidRPr="00E77497">
          <w:t xml:space="preserve"> </w:t>
        </w:r>
        <w:r>
          <w:rPr>
            <w:i/>
          </w:rPr>
          <w:t>QuasiMiddle</w:t>
        </w:r>
        <w:r w:rsidRPr="00E77497">
          <w:t xml:space="preserve"> </w:t>
        </w:r>
        <w:r w:rsidRPr="00E77497">
          <w:rPr>
            <w:rFonts w:ascii="Arial" w:hAnsi="Arial"/>
            <w:b/>
          </w:rPr>
          <w:t>::</w:t>
        </w:r>
        <w:r w:rsidRPr="00E77497">
          <w:t xml:space="preserve"> </w:t>
        </w:r>
        <w:r>
          <w:rPr>
            <w:rFonts w:ascii="Courier New" w:hAnsi="Courier New"/>
            <w:b/>
          </w:rPr>
          <w:t>}</w:t>
        </w:r>
      </w:ins>
      <w:ins w:id="2023" w:author="Rev 9 Allen Wirfs-Brock" w:date="2012-06-24T16:36:00Z">
        <w:r w:rsidRPr="001C6DE6">
          <w:rPr>
            <w:i/>
          </w:rPr>
          <w:t xml:space="preserve"> </w:t>
        </w:r>
        <w:r w:rsidRPr="001E1EC2">
          <w:rPr>
            <w:i/>
          </w:rPr>
          <w:t>QuasiCharacters</w:t>
        </w:r>
        <w:r>
          <w:rPr>
            <w:rFonts w:ascii="Courier New" w:hAnsi="Courier New"/>
            <w:b/>
          </w:rPr>
          <w:t xml:space="preserve"> </w:t>
        </w:r>
      </w:ins>
      <w:ins w:id="2024" w:author="Rev 9 Allen Wirfs-Brock" w:date="2012-06-24T16:35:00Z">
        <w:r>
          <w:rPr>
            <w:rFonts w:ascii="Courier New" w:hAnsi="Courier New"/>
            <w:b/>
          </w:rPr>
          <w:t>$</w:t>
        </w:r>
      </w:ins>
      <w:ins w:id="2025" w:author="Rev 9 Allen Wirfs-Brock" w:date="2012-06-26T15:13:00Z">
        <w:r w:rsidR="000D671D">
          <w:rPr>
            <w:rFonts w:ascii="Courier New" w:hAnsi="Courier New"/>
            <w:b/>
          </w:rPr>
          <w:t>{</w:t>
        </w:r>
      </w:ins>
      <w:ins w:id="2026" w:author="Rev 9 Allen Wirfs-Brock" w:date="2012-06-24T16:35:00Z">
        <w:r w:rsidRPr="00E77497">
          <w:t xml:space="preserve"> </w:t>
        </w:r>
        <w:r w:rsidRPr="00E77497">
          <w:rPr>
            <w:rFonts w:ascii="Arial" w:hAnsi="Arial"/>
          </w:rPr>
          <w:t xml:space="preserve">is the </w:t>
        </w:r>
      </w:ins>
      <w:ins w:id="2027" w:author="Rev 9 Allen Wirfs-Brock" w:date="2012-06-24T16:37:00Z">
        <w:r>
          <w:rPr>
            <w:rFonts w:ascii="Arial" w:hAnsi="Arial"/>
          </w:rPr>
          <w:t xml:space="preserve">QV of </w:t>
        </w:r>
        <w:r w:rsidRPr="001E1EC2">
          <w:rPr>
            <w:i/>
          </w:rPr>
          <w:t>QuasiCharacters</w:t>
        </w:r>
      </w:ins>
      <w:ins w:id="2028" w:author="Rev 9 Allen Wirfs-Brock" w:date="2012-06-24T16:35:00Z">
        <w:r w:rsidRPr="00E77497">
          <w:rPr>
            <w:rFonts w:ascii="Arial" w:hAnsi="Arial"/>
          </w:rPr>
          <w:t>.</w:t>
        </w:r>
      </w:ins>
    </w:p>
    <w:p w14:paraId="72B97C78" w14:textId="77777777" w:rsidR="001C6DE6" w:rsidRPr="00E77497" w:rsidRDefault="001C6DE6" w:rsidP="001C6DE6">
      <w:pPr>
        <w:pStyle w:val="MathSpecialCase3"/>
        <w:numPr>
          <w:ilvl w:val="2"/>
          <w:numId w:val="31"/>
        </w:numPr>
        <w:tabs>
          <w:tab w:val="left" w:pos="450"/>
        </w:tabs>
        <w:spacing w:after="0"/>
        <w:ind w:left="446" w:hanging="446"/>
        <w:rPr>
          <w:ins w:id="2029" w:author="Rev 9 Allen Wirfs-Brock" w:date="2012-06-24T16:35:00Z"/>
        </w:rPr>
      </w:pPr>
      <w:ins w:id="2030" w:author="Rev 9 Allen Wirfs-Brock" w:date="2012-06-24T16:35:00Z">
        <w:r w:rsidRPr="00E77497">
          <w:rPr>
            <w:rFonts w:ascii="Arial" w:hAnsi="Arial"/>
          </w:rPr>
          <w:t xml:space="preserve">The </w:t>
        </w:r>
        <w:r>
          <w:rPr>
            <w:rFonts w:ascii="Arial" w:hAnsi="Arial"/>
          </w:rPr>
          <w:t>Q</w:t>
        </w:r>
        <w:r w:rsidRPr="00E77497">
          <w:rPr>
            <w:rFonts w:ascii="Arial" w:hAnsi="Arial"/>
          </w:rPr>
          <w:t>V of</w:t>
        </w:r>
        <w:r w:rsidRPr="00E77497">
          <w:t xml:space="preserve"> </w:t>
        </w:r>
        <w:r>
          <w:rPr>
            <w:i/>
          </w:rPr>
          <w:t>QuasiTail</w:t>
        </w:r>
        <w:r w:rsidRPr="00E77497">
          <w:t xml:space="preserve"> </w:t>
        </w:r>
        <w:r w:rsidRPr="00E77497">
          <w:rPr>
            <w:rFonts w:ascii="Arial" w:hAnsi="Arial"/>
            <w:b/>
          </w:rPr>
          <w:t>::</w:t>
        </w:r>
        <w:r w:rsidRPr="00E77497">
          <w:t xml:space="preserve"> </w:t>
        </w:r>
        <w:r>
          <w:rPr>
            <w:rFonts w:ascii="Courier New" w:hAnsi="Courier New"/>
            <w:b/>
          </w:rPr>
          <w:t>}</w:t>
        </w:r>
      </w:ins>
      <w:ins w:id="2031" w:author="Rev 9 Allen Wirfs-Brock" w:date="2012-06-24T16:36:00Z">
        <w:r w:rsidRPr="001C6DE6">
          <w:rPr>
            <w:i/>
          </w:rPr>
          <w:t xml:space="preserve"> </w:t>
        </w:r>
        <w:r w:rsidRPr="001E1EC2">
          <w:rPr>
            <w:i/>
          </w:rPr>
          <w:t>QuasiCharacters</w:t>
        </w:r>
        <w:r>
          <w:rPr>
            <w:rFonts w:ascii="Courier New" w:hAnsi="Courier New"/>
            <w:b/>
          </w:rPr>
          <w:t xml:space="preserve"> </w:t>
        </w:r>
      </w:ins>
      <w:ins w:id="2032" w:author="Rev 9 Allen Wirfs-Brock" w:date="2012-06-24T16:35:00Z">
        <w:r>
          <w:rPr>
            <w:rFonts w:ascii="Courier New" w:hAnsi="Courier New"/>
            <w:b/>
          </w:rPr>
          <w:t>`</w:t>
        </w:r>
        <w:r w:rsidRPr="00E77497">
          <w:t xml:space="preserve"> </w:t>
        </w:r>
        <w:r w:rsidRPr="00E77497">
          <w:rPr>
            <w:rFonts w:ascii="Arial" w:hAnsi="Arial"/>
          </w:rPr>
          <w:t xml:space="preserve">is the </w:t>
        </w:r>
      </w:ins>
      <w:ins w:id="2033" w:author="Rev 9 Allen Wirfs-Brock" w:date="2012-06-24T16:38:00Z">
        <w:r>
          <w:rPr>
            <w:rFonts w:ascii="Arial" w:hAnsi="Arial"/>
          </w:rPr>
          <w:t xml:space="preserve">QV of </w:t>
        </w:r>
        <w:r w:rsidRPr="001E1EC2">
          <w:rPr>
            <w:i/>
          </w:rPr>
          <w:t>QuasiCharacters</w:t>
        </w:r>
      </w:ins>
      <w:ins w:id="2034" w:author="Rev 9 Allen Wirfs-Brock" w:date="2012-06-24T16:35:00Z">
        <w:r w:rsidRPr="00E77497">
          <w:rPr>
            <w:rFonts w:ascii="Arial" w:hAnsi="Arial"/>
          </w:rPr>
          <w:t>.</w:t>
        </w:r>
      </w:ins>
    </w:p>
    <w:p w14:paraId="50E8FF8E" w14:textId="77777777" w:rsidR="00CF290C" w:rsidRPr="00E77497" w:rsidRDefault="00CF290C" w:rsidP="00CF290C">
      <w:pPr>
        <w:pStyle w:val="MathSpecialCase3"/>
        <w:numPr>
          <w:ilvl w:val="2"/>
          <w:numId w:val="31"/>
        </w:numPr>
        <w:tabs>
          <w:tab w:val="left" w:pos="450"/>
        </w:tabs>
        <w:spacing w:after="0"/>
        <w:ind w:left="446" w:hanging="446"/>
        <w:rPr>
          <w:ins w:id="2035" w:author="Rev 9 Allen Wirfs-Brock" w:date="2012-06-24T16:26:00Z"/>
        </w:rPr>
      </w:pPr>
      <w:ins w:id="2036" w:author="Rev 9 Allen Wirfs-Brock" w:date="2012-06-24T16:26:00Z">
        <w:r w:rsidRPr="00E77497">
          <w:rPr>
            <w:rFonts w:ascii="Arial" w:hAnsi="Arial"/>
          </w:rPr>
          <w:t xml:space="preserve">The </w:t>
        </w:r>
      </w:ins>
      <w:ins w:id="2037" w:author="Rev 9 Allen Wirfs-Brock" w:date="2012-06-25T17:35:00Z">
        <w:r w:rsidR="00C61AA1">
          <w:rPr>
            <w:rFonts w:ascii="Arial" w:hAnsi="Arial"/>
          </w:rPr>
          <w:t>Q</w:t>
        </w:r>
      </w:ins>
      <w:ins w:id="2038" w:author="Rev 9 Allen Wirfs-Brock" w:date="2012-06-24T16:26:00Z">
        <w:r w:rsidRPr="00E77497">
          <w:rPr>
            <w:rFonts w:ascii="Arial" w:hAnsi="Arial"/>
          </w:rPr>
          <w:t>V of</w:t>
        </w:r>
        <w:r w:rsidRPr="00E77497">
          <w:t xml:space="preserve"> </w:t>
        </w:r>
      </w:ins>
      <w:ins w:id="2039" w:author="Rev 9 Allen Wirfs-Brock" w:date="2012-06-25T17:36:00Z">
        <w:r w:rsidR="00C61AA1" w:rsidRPr="001C6DE6">
          <w:rPr>
            <w:i/>
          </w:rPr>
          <w:t>QuasiCharacters</w:t>
        </w:r>
      </w:ins>
      <w:ins w:id="2040" w:author="Rev 9 Allen Wirfs-Brock" w:date="2012-06-24T16:26:00Z">
        <w:r w:rsidRPr="00E77497">
          <w:rPr>
            <w:rFonts w:ascii="Arial" w:hAnsi="Arial"/>
            <w:b/>
          </w:rPr>
          <w:t>::</w:t>
        </w:r>
        <w:r w:rsidRPr="00E77497">
          <w:t xml:space="preserve"> </w:t>
        </w:r>
      </w:ins>
      <w:ins w:id="2041" w:author="Rev 9 Allen Wirfs-Brock" w:date="2012-06-25T17:37:00Z">
        <w:r w:rsidR="00C61AA1" w:rsidRPr="00C74E77">
          <w:rPr>
            <w:i/>
          </w:rPr>
          <w:t>QuasiCharacter</w:t>
        </w:r>
        <w:r w:rsidR="00C61AA1" w:rsidRPr="00E77497">
          <w:t xml:space="preserve"> </w:t>
        </w:r>
      </w:ins>
      <w:ins w:id="2042" w:author="Rev 9 Allen Wirfs-Brock" w:date="2012-06-24T16:26:00Z">
        <w:r w:rsidRPr="00E77497">
          <w:t xml:space="preserve"> </w:t>
        </w:r>
        <w:r w:rsidRPr="00E77497">
          <w:rPr>
            <w:rFonts w:ascii="Arial" w:hAnsi="Arial" w:cs="Arial"/>
          </w:rPr>
          <w:t xml:space="preserve">is the </w:t>
        </w:r>
      </w:ins>
      <w:ins w:id="2043" w:author="Rev 9 Allen Wirfs-Brock" w:date="2012-06-25T17:37:00Z">
        <w:r w:rsidR="00C61AA1">
          <w:rPr>
            <w:rFonts w:ascii="Arial" w:hAnsi="Arial" w:cs="Arial"/>
          </w:rPr>
          <w:t>Q</w:t>
        </w:r>
      </w:ins>
      <w:ins w:id="2044" w:author="Rev 9 Allen Wirfs-Brock" w:date="2012-06-24T16:26:00Z">
        <w:r w:rsidRPr="00E77497">
          <w:rPr>
            <w:rFonts w:ascii="Arial" w:hAnsi="Arial" w:cs="Arial"/>
          </w:rPr>
          <w:t>V</w:t>
        </w:r>
        <w:r w:rsidRPr="00E77497">
          <w:t xml:space="preserve"> of </w:t>
        </w:r>
      </w:ins>
      <w:ins w:id="2045" w:author="Rev 9 Allen Wirfs-Brock" w:date="2012-06-25T17:37:00Z">
        <w:r w:rsidR="00C61AA1" w:rsidRPr="001E1EC2">
          <w:rPr>
            <w:i/>
          </w:rPr>
          <w:t>QuasiCharacter</w:t>
        </w:r>
      </w:ins>
      <w:ins w:id="2046" w:author="Rev 9 Allen Wirfs-Brock" w:date="2012-06-24T16:26:00Z">
        <w:r w:rsidRPr="00E77497">
          <w:t>.</w:t>
        </w:r>
      </w:ins>
    </w:p>
    <w:p w14:paraId="15A0BD16" w14:textId="77777777" w:rsidR="00CF290C" w:rsidRPr="00E77497" w:rsidRDefault="00CF290C" w:rsidP="00CF290C">
      <w:pPr>
        <w:pStyle w:val="MathSpecialCase3"/>
        <w:numPr>
          <w:ilvl w:val="2"/>
          <w:numId w:val="31"/>
        </w:numPr>
        <w:tabs>
          <w:tab w:val="left" w:pos="450"/>
        </w:tabs>
        <w:spacing w:after="0"/>
        <w:ind w:left="446" w:hanging="446"/>
        <w:rPr>
          <w:ins w:id="2047" w:author="Rev 9 Allen Wirfs-Brock" w:date="2012-06-24T16:26:00Z"/>
        </w:rPr>
      </w:pPr>
      <w:ins w:id="2048" w:author="Rev 9 Allen Wirfs-Brock" w:date="2012-06-24T16:26:00Z">
        <w:r w:rsidRPr="00E77497">
          <w:rPr>
            <w:rFonts w:ascii="Arial" w:hAnsi="Arial"/>
          </w:rPr>
          <w:t xml:space="preserve">The </w:t>
        </w:r>
      </w:ins>
      <w:ins w:id="2049" w:author="Rev 9 Allen Wirfs-Brock" w:date="2012-06-25T17:39:00Z">
        <w:r w:rsidR="00C61AA1">
          <w:rPr>
            <w:rFonts w:ascii="Arial" w:hAnsi="Arial"/>
          </w:rPr>
          <w:t>Q</w:t>
        </w:r>
      </w:ins>
      <w:ins w:id="2050" w:author="Rev 9 Allen Wirfs-Brock" w:date="2012-06-24T16:26:00Z">
        <w:r w:rsidRPr="00E77497">
          <w:rPr>
            <w:rFonts w:ascii="Arial" w:hAnsi="Arial"/>
          </w:rPr>
          <w:t>V of</w:t>
        </w:r>
        <w:r w:rsidRPr="00E77497">
          <w:t xml:space="preserve"> </w:t>
        </w:r>
      </w:ins>
      <w:ins w:id="2051" w:author="Rev 9 Allen Wirfs-Brock" w:date="2012-07-06T09:47:00Z">
        <w:r w:rsidR="007E0FF6" w:rsidRPr="001E1EC2">
          <w:rPr>
            <w:i/>
          </w:rPr>
          <w:t>QuasiCharacters</w:t>
        </w:r>
        <w:r w:rsidR="007E0FF6">
          <w:rPr>
            <w:i/>
          </w:rPr>
          <w:t xml:space="preserve"> </w:t>
        </w:r>
      </w:ins>
      <w:ins w:id="2052" w:author="Rev 9 Allen Wirfs-Brock" w:date="2012-06-24T16:26:00Z">
        <w:r w:rsidRPr="00E77497">
          <w:rPr>
            <w:rFonts w:ascii="Arial" w:hAnsi="Arial"/>
            <w:b/>
          </w:rPr>
          <w:t>::</w:t>
        </w:r>
        <w:r w:rsidRPr="00E77497">
          <w:t xml:space="preserve"> </w:t>
        </w:r>
      </w:ins>
      <w:ins w:id="2053" w:author="Rev 9 Allen Wirfs-Brock" w:date="2012-06-25T17:39:00Z">
        <w:r w:rsidR="00C61AA1" w:rsidRPr="001E1EC2">
          <w:rPr>
            <w:i/>
          </w:rPr>
          <w:t>QuasiCharacter</w:t>
        </w:r>
        <w:r w:rsidR="00C61AA1" w:rsidRPr="00E77497">
          <w:t xml:space="preserve"> </w:t>
        </w:r>
        <w:r w:rsidR="00C61AA1" w:rsidRPr="001E1EC2">
          <w:rPr>
            <w:i/>
          </w:rPr>
          <w:t>QuasiCharacters</w:t>
        </w:r>
        <w:r w:rsidR="00C61AA1" w:rsidRPr="00E77497">
          <w:t xml:space="preserve"> </w:t>
        </w:r>
      </w:ins>
      <w:ins w:id="2054" w:author="Rev 9 Allen Wirfs-Brock" w:date="2012-06-25T17:38:00Z">
        <w:r w:rsidR="00C61AA1" w:rsidRPr="00E65A34">
          <w:rPr>
            <w:rFonts w:ascii="Arial" w:hAnsi="Arial" w:cs="Arial"/>
          </w:rPr>
          <w:t xml:space="preserve">is a sequence </w:t>
        </w:r>
      </w:ins>
      <w:ins w:id="2055" w:author="Rev 9 Allen Wirfs-Brock" w:date="2012-07-02T11:17:00Z">
        <w:r w:rsidR="008E1679">
          <w:rPr>
            <w:rFonts w:ascii="Arial" w:hAnsi="Arial" w:cs="Arial"/>
          </w:rPr>
          <w:t xml:space="preserve">consisting </w:t>
        </w:r>
      </w:ins>
      <w:ins w:id="2056" w:author="Rev 9 Allen Wirfs-Brock" w:date="2012-06-25T17:38:00Z">
        <w:r w:rsidR="00C61AA1" w:rsidRPr="00E65A34">
          <w:rPr>
            <w:rFonts w:ascii="Arial" w:hAnsi="Arial" w:cs="Arial"/>
          </w:rPr>
          <w:t>of the</w:t>
        </w:r>
      </w:ins>
      <w:ins w:id="2057" w:author="Rev 9 Allen Wirfs-Brock" w:date="2012-06-25T17:40:00Z">
        <w:r w:rsidR="00C61AA1">
          <w:rPr>
            <w:rFonts w:ascii="Arial" w:hAnsi="Arial" w:cs="Arial"/>
          </w:rPr>
          <w:t xml:space="preserve"> </w:t>
        </w:r>
      </w:ins>
      <w:ins w:id="2058" w:author="Rev 9 Allen Wirfs-Brock" w:date="2012-07-02T11:17:00Z">
        <w:r w:rsidR="008E1679">
          <w:rPr>
            <w:rFonts w:ascii="Arial" w:hAnsi="Arial"/>
          </w:rPr>
          <w:t>code units</w:t>
        </w:r>
        <w:r w:rsidR="008E1679">
          <w:rPr>
            <w:rFonts w:ascii="Arial" w:hAnsi="Arial" w:cs="Arial"/>
          </w:rPr>
          <w:t xml:space="preserve"> </w:t>
        </w:r>
      </w:ins>
      <w:ins w:id="2059" w:author="Rev 9 Allen Wirfs-Brock" w:date="2012-06-25T17:40:00Z">
        <w:r w:rsidR="00C61AA1">
          <w:rPr>
            <w:rFonts w:ascii="Arial" w:hAnsi="Arial" w:cs="Arial"/>
          </w:rPr>
          <w:t>in the</w:t>
        </w:r>
      </w:ins>
      <w:ins w:id="2060" w:author="Rev 9 Allen Wirfs-Brock" w:date="2012-06-25T17:38:00Z">
        <w:r w:rsidR="00C61AA1" w:rsidRPr="00E65A34">
          <w:rPr>
            <w:rFonts w:ascii="Arial" w:hAnsi="Arial" w:cs="Arial"/>
          </w:rPr>
          <w:t xml:space="preserve"> </w:t>
        </w:r>
      </w:ins>
      <w:ins w:id="2061" w:author="Rev 9 Allen Wirfs-Brock" w:date="2012-06-25T17:39:00Z">
        <w:r w:rsidR="00C61AA1">
          <w:rPr>
            <w:rFonts w:ascii="Arial" w:hAnsi="Arial" w:cs="Arial"/>
          </w:rPr>
          <w:t>Q</w:t>
        </w:r>
      </w:ins>
      <w:ins w:id="2062" w:author="Rev 9 Allen Wirfs-Brock" w:date="2012-06-25T17:38:00Z">
        <w:r w:rsidR="00C61AA1" w:rsidRPr="00E65A34">
          <w:rPr>
            <w:rFonts w:ascii="Arial" w:hAnsi="Arial" w:cs="Arial"/>
          </w:rPr>
          <w:t>V of</w:t>
        </w:r>
        <w:r w:rsidR="00C61AA1" w:rsidRPr="009C202C">
          <w:t xml:space="preserve"> </w:t>
        </w:r>
      </w:ins>
      <w:ins w:id="2063" w:author="Rev 9 Allen Wirfs-Brock" w:date="2012-06-25T17:40:00Z">
        <w:r w:rsidR="00C61AA1" w:rsidRPr="001E1EC2">
          <w:rPr>
            <w:i/>
          </w:rPr>
          <w:t>QuasiCharacter</w:t>
        </w:r>
        <w:r w:rsidR="00C61AA1" w:rsidRPr="00675B74">
          <w:rPr>
            <w:rFonts w:ascii="Arial" w:hAnsi="Arial" w:cs="Arial"/>
          </w:rPr>
          <w:t xml:space="preserve"> </w:t>
        </w:r>
      </w:ins>
      <w:ins w:id="2064" w:author="Rev 9 Allen Wirfs-Brock" w:date="2012-06-25T17:38:00Z">
        <w:r w:rsidR="00C61AA1" w:rsidRPr="00675B74">
          <w:rPr>
            <w:rFonts w:ascii="Arial" w:hAnsi="Arial" w:cs="Arial"/>
          </w:rPr>
          <w:t xml:space="preserve">followed by all the </w:t>
        </w:r>
      </w:ins>
      <w:ins w:id="2065" w:author="Rev 9 Allen Wirfs-Brock" w:date="2012-07-02T11:17:00Z">
        <w:r w:rsidR="008E1679">
          <w:rPr>
            <w:rFonts w:ascii="Arial" w:hAnsi="Arial"/>
          </w:rPr>
          <w:t>code units</w:t>
        </w:r>
        <w:r w:rsidR="008E1679" w:rsidRPr="00675B74">
          <w:rPr>
            <w:rFonts w:ascii="Arial" w:hAnsi="Arial" w:cs="Arial"/>
          </w:rPr>
          <w:t xml:space="preserve"> </w:t>
        </w:r>
      </w:ins>
      <w:ins w:id="2066" w:author="Rev 9 Allen Wirfs-Brock" w:date="2012-06-25T17:38:00Z">
        <w:r w:rsidR="00C61AA1" w:rsidRPr="00675B74">
          <w:rPr>
            <w:rFonts w:ascii="Arial" w:hAnsi="Arial" w:cs="Arial"/>
          </w:rPr>
          <w:t xml:space="preserve">in the </w:t>
        </w:r>
      </w:ins>
      <w:ins w:id="2067" w:author="Rev 9 Allen Wirfs-Brock" w:date="2012-06-25T17:40:00Z">
        <w:r w:rsidR="00C61AA1">
          <w:rPr>
            <w:rFonts w:ascii="Arial" w:hAnsi="Arial" w:cs="Arial"/>
          </w:rPr>
          <w:t>Q</w:t>
        </w:r>
      </w:ins>
      <w:ins w:id="2068" w:author="Rev 9 Allen Wirfs-Brock" w:date="2012-06-25T17:38:00Z">
        <w:r w:rsidR="00C61AA1" w:rsidRPr="00675B74">
          <w:rPr>
            <w:rFonts w:ascii="Arial" w:hAnsi="Arial" w:cs="Arial"/>
          </w:rPr>
          <w:t>V of</w:t>
        </w:r>
        <w:r w:rsidR="00C61AA1" w:rsidRPr="00E77497">
          <w:t xml:space="preserve"> </w:t>
        </w:r>
      </w:ins>
      <w:ins w:id="2069" w:author="Rev 9 Allen Wirfs-Brock" w:date="2012-06-25T17:40:00Z">
        <w:r w:rsidR="00C61AA1" w:rsidRPr="001E1EC2">
          <w:rPr>
            <w:i/>
          </w:rPr>
          <w:t>QuasiCharacters</w:t>
        </w:r>
        <w:r w:rsidR="00C61AA1" w:rsidRPr="00E77497">
          <w:t xml:space="preserve"> </w:t>
        </w:r>
      </w:ins>
      <w:ins w:id="2070" w:author="Rev 9 Allen Wirfs-Brock" w:date="2012-06-25T17:38:00Z">
        <w:r w:rsidR="009C6441">
          <w:rPr>
            <w:rFonts w:ascii="Arial" w:hAnsi="Arial" w:cs="Arial"/>
          </w:rPr>
          <w:t>in order</w:t>
        </w:r>
      </w:ins>
      <w:ins w:id="2071" w:author="Rev 9 Allen Wirfs-Brock" w:date="2012-06-24T16:26:00Z">
        <w:r w:rsidRPr="00E77497">
          <w:t>.</w:t>
        </w:r>
      </w:ins>
    </w:p>
    <w:p w14:paraId="5282A7F1" w14:textId="77777777" w:rsidR="00CF290C" w:rsidRPr="00E77497" w:rsidRDefault="00CF290C" w:rsidP="00C61AA1">
      <w:pPr>
        <w:pStyle w:val="MathSpecialCase3"/>
        <w:numPr>
          <w:ilvl w:val="2"/>
          <w:numId w:val="31"/>
        </w:numPr>
        <w:tabs>
          <w:tab w:val="left" w:pos="450"/>
        </w:tabs>
        <w:spacing w:after="0"/>
        <w:ind w:left="446" w:hanging="446"/>
        <w:rPr>
          <w:ins w:id="2072" w:author="Rev 9 Allen Wirfs-Brock" w:date="2012-06-24T16:26:00Z"/>
        </w:rPr>
      </w:pPr>
      <w:ins w:id="2073" w:author="Rev 9 Allen Wirfs-Brock" w:date="2012-06-24T16:26:00Z">
        <w:r w:rsidRPr="00E77497">
          <w:rPr>
            <w:rFonts w:ascii="Arial" w:hAnsi="Arial"/>
          </w:rPr>
          <w:t xml:space="preserve">The </w:t>
        </w:r>
      </w:ins>
      <w:ins w:id="2074" w:author="Rev 9 Allen Wirfs-Brock" w:date="2012-06-25T17:45:00Z">
        <w:r w:rsidR="00C61AA1">
          <w:rPr>
            <w:rFonts w:ascii="Arial" w:hAnsi="Arial"/>
          </w:rPr>
          <w:t>Q</w:t>
        </w:r>
      </w:ins>
      <w:ins w:id="2075" w:author="Rev 9 Allen Wirfs-Brock" w:date="2012-06-24T16:26:00Z">
        <w:r w:rsidRPr="00E77497">
          <w:rPr>
            <w:rFonts w:ascii="Arial" w:hAnsi="Arial"/>
          </w:rPr>
          <w:t>V of</w:t>
        </w:r>
        <w:r w:rsidRPr="00E77497">
          <w:t xml:space="preserve"> </w:t>
        </w:r>
      </w:ins>
      <w:ins w:id="2076" w:author="Rev 9 Allen Wirfs-Brock" w:date="2012-06-25T17:45:00Z">
        <w:r w:rsidR="00C61AA1" w:rsidRPr="001E1EC2">
          <w:rPr>
            <w:i/>
          </w:rPr>
          <w:t>Quasi</w:t>
        </w:r>
        <w:r w:rsidR="00C61AA1">
          <w:rPr>
            <w:i/>
          </w:rPr>
          <w:t>Characte</w:t>
        </w:r>
      </w:ins>
      <w:ins w:id="2077" w:author="Rev 9 Allen Wirfs-Brock" w:date="2012-06-25T17:47:00Z">
        <w:r w:rsidR="00F30E98">
          <w:rPr>
            <w:i/>
          </w:rPr>
          <w:t>r</w:t>
        </w:r>
      </w:ins>
      <w:ins w:id="2078" w:author="Rev 9 Allen Wirfs-Brock" w:date="2012-06-25T17:45:00Z">
        <w:r w:rsidR="00C61AA1">
          <w:rPr>
            <w:i/>
          </w:rPr>
          <w:t xml:space="preserve"> </w:t>
        </w:r>
      </w:ins>
      <w:ins w:id="2079" w:author="Rev 9 Allen Wirfs-Brock" w:date="2012-06-24T16:26:00Z">
        <w:r w:rsidRPr="00E77497">
          <w:rPr>
            <w:rFonts w:ascii="Arial" w:hAnsi="Arial"/>
            <w:b/>
          </w:rPr>
          <w:t>::</w:t>
        </w:r>
        <w:r w:rsidRPr="00E77497">
          <w:t xml:space="preserve"> </w:t>
        </w:r>
      </w:ins>
      <w:ins w:id="2080" w:author="Rev 9 Allen Wirfs-Brock" w:date="2012-06-25T17:46:00Z">
        <w:r w:rsidR="00C61AA1" w:rsidRPr="00E77497">
          <w:rPr>
            <w:i/>
          </w:rPr>
          <w:t>SourceCharacter</w:t>
        </w:r>
        <w:r w:rsidR="00C61AA1" w:rsidRPr="00E77497">
          <w:t xml:space="preserve"> </w:t>
        </w:r>
        <w:r w:rsidR="00C61AA1" w:rsidRPr="00E77497">
          <w:rPr>
            <w:rFonts w:ascii="Arial" w:hAnsi="Arial" w:cs="Arial"/>
            <w:b/>
          </w:rPr>
          <w:t>but not one of</w:t>
        </w:r>
        <w:r w:rsidR="00C61AA1" w:rsidRPr="00E77497">
          <w:t xml:space="preserve"> </w:t>
        </w:r>
      </w:ins>
      <w:ins w:id="2081" w:author="Rev 9 Allen Wirfs-Brock" w:date="2012-06-25T17:53:00Z">
        <w:r w:rsidR="00F30E98">
          <w:rPr>
            <w:rFonts w:ascii="Courier New" w:hAnsi="Courier New"/>
            <w:b/>
          </w:rPr>
          <w:t>`</w:t>
        </w:r>
      </w:ins>
      <w:ins w:id="2082" w:author="Rev 9 Allen Wirfs-Brock" w:date="2012-06-25T17:46:00Z">
        <w:r w:rsidR="00C61AA1" w:rsidRPr="00E77497">
          <w:rPr>
            <w:b/>
          </w:rPr>
          <w:t xml:space="preserve"> </w:t>
        </w:r>
        <w:r w:rsidR="00C61AA1" w:rsidRPr="00E77497">
          <w:rPr>
            <w:rFonts w:ascii="Arial" w:hAnsi="Arial" w:cs="Arial"/>
            <w:b/>
          </w:rPr>
          <w:t>or</w:t>
        </w:r>
        <w:r w:rsidR="00C61AA1" w:rsidRPr="00E77497">
          <w:rPr>
            <w:b/>
          </w:rPr>
          <w:t xml:space="preserve"> </w:t>
        </w:r>
        <w:r w:rsidR="00C61AA1" w:rsidRPr="00E77497">
          <w:rPr>
            <w:rFonts w:ascii="Courier New" w:hAnsi="Courier New"/>
            <w:b/>
          </w:rPr>
          <w:t>\</w:t>
        </w:r>
        <w:r w:rsidR="00C61AA1" w:rsidRPr="00E77497">
          <w:t xml:space="preserve"> </w:t>
        </w:r>
        <w:r w:rsidR="00C61AA1" w:rsidRPr="00E77497">
          <w:rPr>
            <w:rFonts w:ascii="Arial" w:hAnsi="Arial" w:cs="Arial"/>
            <w:b/>
          </w:rPr>
          <w:t>or</w:t>
        </w:r>
        <w:r w:rsidR="00C61AA1" w:rsidRPr="00E77497">
          <w:rPr>
            <w:b/>
          </w:rPr>
          <w:t xml:space="preserve"> </w:t>
        </w:r>
      </w:ins>
      <w:ins w:id="2083" w:author="Rev 9 Allen Wirfs-Brock" w:date="2012-06-25T17:53:00Z">
        <w:r w:rsidR="00F30E98">
          <w:rPr>
            <w:rFonts w:ascii="Courier New" w:hAnsi="Courier New"/>
            <w:b/>
          </w:rPr>
          <w:t>$</w:t>
        </w:r>
      </w:ins>
      <w:ins w:id="2084" w:author="Rev 9 Allen Wirfs-Brock" w:date="2012-07-06T10:34:00Z">
        <w:r w:rsidR="00554BFC" w:rsidRPr="00554BFC">
          <w:rPr>
            <w:rFonts w:ascii="Arial" w:hAnsi="Arial" w:cs="Arial"/>
            <w:b/>
            <w:i/>
          </w:rPr>
          <w:t xml:space="preserve"> </w:t>
        </w:r>
      </w:ins>
      <w:ins w:id="2085" w:author="Rev 9 Allen Wirfs-Brock" w:date="2012-06-25T17:46:00Z">
        <w:r w:rsidR="00C61AA1" w:rsidRPr="00E77497">
          <w:rPr>
            <w:rFonts w:ascii="Arial" w:hAnsi="Arial" w:cs="Arial"/>
          </w:rPr>
          <w:t xml:space="preserve">is </w:t>
        </w:r>
      </w:ins>
      <w:ins w:id="2086" w:author="Rev 9 Allen Wirfs-Brock" w:date="2012-07-02T12:09:00Z">
        <w:r w:rsidR="0028144B">
          <w:rPr>
            <w:rFonts w:ascii="Arial" w:hAnsi="Arial" w:cs="Arial"/>
          </w:rPr>
          <w:t xml:space="preserve">the </w:t>
        </w:r>
        <w:r w:rsidR="0028144B" w:rsidRPr="00665EB3">
          <w:t>UTF</w:t>
        </w:r>
      </w:ins>
      <w:ins w:id="2087" w:author="Rev 9 Allen Wirfs-Brock" w:date="2012-07-06T10:59:00Z">
        <w:r w:rsidR="00320450">
          <w:t>-</w:t>
        </w:r>
      </w:ins>
      <w:ins w:id="2088" w:author="Rev 9 Allen Wirfs-Brock" w:date="2012-07-02T12:09:00Z">
        <w:r w:rsidR="0028144B" w:rsidRPr="00665EB3">
          <w:t xml:space="preserve">16 </w:t>
        </w:r>
      </w:ins>
      <w:ins w:id="2089" w:author="Rev 9 Allen Wirfs-Brock" w:date="2012-07-06T09:58:00Z">
        <w:r w:rsidR="009C6441" w:rsidRPr="00665EB3">
          <w:t>E</w:t>
        </w:r>
      </w:ins>
      <w:ins w:id="2090" w:author="Rev 9 Allen Wirfs-Brock" w:date="2012-07-02T12:09:00Z">
        <w:r w:rsidR="0028144B" w:rsidRPr="00665EB3">
          <w:t>ncoding</w:t>
        </w:r>
        <w:r w:rsidR="0028144B">
          <w:rPr>
            <w:rFonts w:ascii="Arial" w:hAnsi="Arial" w:cs="Arial"/>
          </w:rPr>
          <w:t xml:space="preserve"> </w:t>
        </w:r>
      </w:ins>
      <w:ins w:id="2091" w:author="Rev 9 Allen Wirfs-Brock" w:date="2012-07-06T09:58:00Z">
        <w:r w:rsidR="009C6441">
          <w:rPr>
            <w:rFonts w:ascii="Arial" w:hAnsi="Arial" w:cs="Arial"/>
          </w:rPr>
          <w:t xml:space="preserve">(clause 6) </w:t>
        </w:r>
      </w:ins>
      <w:ins w:id="2092" w:author="Rev 9 Allen Wirfs-Brock" w:date="2012-07-02T12:09:00Z">
        <w:r w:rsidR="0028144B">
          <w:rPr>
            <w:rFonts w:ascii="Arial" w:hAnsi="Arial" w:cs="Arial"/>
          </w:rPr>
          <w:t>of</w:t>
        </w:r>
      </w:ins>
      <w:ins w:id="2093" w:author="Rev 9 Allen Wirfs-Brock" w:date="2012-07-06T11:24:00Z">
        <w:r w:rsidR="00854991" w:rsidRPr="00854991">
          <w:rPr>
            <w:rFonts w:ascii="Arial" w:hAnsi="Arial" w:cs="Arial"/>
          </w:rPr>
          <w:t xml:space="preserve"> </w:t>
        </w:r>
        <w:r w:rsidR="00854991">
          <w:rPr>
            <w:rFonts w:ascii="Arial" w:hAnsi="Arial" w:cs="Arial"/>
          </w:rPr>
          <w:t>the code point value of</w:t>
        </w:r>
      </w:ins>
      <w:ins w:id="2094" w:author="Rev 9 Allen Wirfs-Brock" w:date="2012-07-02T12:09:00Z">
        <w:r w:rsidR="0028144B">
          <w:rPr>
            <w:rFonts w:ascii="Arial" w:hAnsi="Arial" w:cs="Arial"/>
          </w:rPr>
          <w:t xml:space="preserve"> </w:t>
        </w:r>
        <w:r w:rsidR="0028144B" w:rsidRPr="00E77497">
          <w:rPr>
            <w:i/>
          </w:rPr>
          <w:t>SourceCharacter</w:t>
        </w:r>
      </w:ins>
      <w:ins w:id="2095" w:author="Rev 9 Allen Wirfs-Brock" w:date="2012-06-25T17:46:00Z">
        <w:r w:rsidR="00C61AA1" w:rsidRPr="00E77497">
          <w:rPr>
            <w:rFonts w:ascii="Arial" w:hAnsi="Arial" w:cs="Arial"/>
          </w:rPr>
          <w:t>.</w:t>
        </w:r>
      </w:ins>
    </w:p>
    <w:p w14:paraId="7971B62B" w14:textId="77777777" w:rsidR="00317AA1" w:rsidRPr="00E77497" w:rsidRDefault="00317AA1" w:rsidP="00317AA1">
      <w:pPr>
        <w:pStyle w:val="MathSpecialCase3"/>
        <w:numPr>
          <w:ilvl w:val="2"/>
          <w:numId w:val="31"/>
        </w:numPr>
        <w:tabs>
          <w:tab w:val="left" w:pos="450"/>
        </w:tabs>
        <w:spacing w:after="0"/>
        <w:ind w:left="446" w:hanging="446"/>
        <w:rPr>
          <w:ins w:id="2096" w:author="Rev 9 Allen Wirfs-Brock" w:date="2012-06-26T15:20:00Z"/>
        </w:rPr>
      </w:pPr>
      <w:ins w:id="2097" w:author="Rev 9 Allen Wirfs-Brock" w:date="2012-06-26T15:20:00Z">
        <w:r w:rsidRPr="00E77497">
          <w:rPr>
            <w:rFonts w:ascii="Arial" w:hAnsi="Arial"/>
          </w:rPr>
          <w:t xml:space="preserve">The </w:t>
        </w:r>
        <w:r>
          <w:rPr>
            <w:rFonts w:ascii="Arial" w:hAnsi="Arial"/>
          </w:rPr>
          <w:t>Q</w:t>
        </w:r>
        <w:r w:rsidRPr="00E77497">
          <w:rPr>
            <w:rFonts w:ascii="Arial" w:hAnsi="Arial"/>
          </w:rPr>
          <w:t>V of</w:t>
        </w:r>
        <w:r w:rsidRPr="00E77497">
          <w:t xml:space="preserve"> </w:t>
        </w:r>
        <w:r w:rsidRPr="001E1EC2">
          <w:rPr>
            <w:i/>
          </w:rPr>
          <w:t>Quasi</w:t>
        </w:r>
        <w:r>
          <w:rPr>
            <w:i/>
          </w:rPr>
          <w:t xml:space="preserve">Character </w:t>
        </w:r>
        <w:r w:rsidRPr="00E77497">
          <w:rPr>
            <w:rFonts w:ascii="Arial" w:hAnsi="Arial"/>
            <w:b/>
          </w:rPr>
          <w:t>::</w:t>
        </w:r>
        <w:r w:rsidRPr="00317AA1">
          <w:t xml:space="preserve"> </w:t>
        </w:r>
      </w:ins>
      <w:ins w:id="2098" w:author="Rev 9 Allen Wirfs-Brock" w:date="2012-06-26T15:21:00Z">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ins>
      <w:ins w:id="2099" w:author="Rev 9 Allen Wirfs-Brock" w:date="2012-06-26T15:20:00Z">
        <w:r w:rsidRPr="00317AA1">
          <w:rPr>
            <w:rFonts w:ascii="Courier New" w:hAnsi="Courier New"/>
            <w:b/>
          </w:rPr>
          <w:t xml:space="preserve"> </w:t>
        </w:r>
        <w:r w:rsidRPr="00E77497">
          <w:rPr>
            <w:rFonts w:ascii="Arial" w:hAnsi="Arial" w:cs="Arial"/>
          </w:rPr>
          <w:t xml:space="preserve">is </w:t>
        </w:r>
      </w:ins>
      <w:ins w:id="2100" w:author="Rev 9 Allen Wirfs-Brock" w:date="2012-07-02T12:11:00Z">
        <w:r w:rsidR="0028144B">
          <w:rPr>
            <w:rFonts w:ascii="Arial" w:hAnsi="Arial" w:cs="Arial"/>
          </w:rPr>
          <w:t xml:space="preserve">the code unit value </w:t>
        </w:r>
      </w:ins>
      <w:ins w:id="2101" w:author="Rev 9 Allen Wirfs-Brock" w:date="2012-07-02T12:12:00Z">
        <w:r w:rsidR="0028144B">
          <w:t>0x0024</w:t>
        </w:r>
      </w:ins>
      <w:ins w:id="2102" w:author="Rev 9 Allen Wirfs-Brock" w:date="2012-06-26T15:20:00Z">
        <w:r w:rsidRPr="00E77497">
          <w:rPr>
            <w:rFonts w:ascii="Arial" w:hAnsi="Arial" w:cs="Arial"/>
          </w:rPr>
          <w:t>.</w:t>
        </w:r>
      </w:ins>
    </w:p>
    <w:p w14:paraId="1A6685DC" w14:textId="77777777" w:rsidR="00CF290C" w:rsidRPr="00E77497" w:rsidRDefault="00CF290C" w:rsidP="00CF290C">
      <w:pPr>
        <w:pStyle w:val="MathSpecialCase3"/>
        <w:numPr>
          <w:ilvl w:val="2"/>
          <w:numId w:val="31"/>
        </w:numPr>
        <w:tabs>
          <w:tab w:val="left" w:pos="450"/>
        </w:tabs>
        <w:spacing w:after="0"/>
        <w:ind w:left="446" w:hanging="446"/>
        <w:rPr>
          <w:ins w:id="2103" w:author="Rev 9 Allen Wirfs-Brock" w:date="2012-06-24T16:26:00Z"/>
        </w:rPr>
      </w:pPr>
      <w:ins w:id="2104" w:author="Rev 9 Allen Wirfs-Brock" w:date="2012-06-24T16:26:00Z">
        <w:r w:rsidRPr="00E77497">
          <w:rPr>
            <w:rFonts w:ascii="Arial" w:hAnsi="Arial"/>
          </w:rPr>
          <w:t xml:space="preserve">The </w:t>
        </w:r>
      </w:ins>
      <w:ins w:id="2105" w:author="Rev 9 Allen Wirfs-Brock" w:date="2012-06-25T17:47:00Z">
        <w:r w:rsidR="00F30E98">
          <w:rPr>
            <w:rFonts w:ascii="Arial" w:hAnsi="Arial"/>
          </w:rPr>
          <w:t>Q</w:t>
        </w:r>
      </w:ins>
      <w:ins w:id="2106" w:author="Rev 9 Allen Wirfs-Brock" w:date="2012-06-24T16:26:00Z">
        <w:r w:rsidRPr="00E77497">
          <w:rPr>
            <w:rFonts w:ascii="Arial" w:hAnsi="Arial"/>
          </w:rPr>
          <w:t>V of</w:t>
        </w:r>
        <w:r w:rsidRPr="00E77497">
          <w:t xml:space="preserve"> </w:t>
        </w:r>
      </w:ins>
      <w:ins w:id="2107" w:author="Rev 9 Allen Wirfs-Brock" w:date="2012-06-25T17:47:00Z">
        <w:r w:rsidR="00F30E98" w:rsidRPr="001E1EC2">
          <w:rPr>
            <w:i/>
          </w:rPr>
          <w:t>Quasi</w:t>
        </w:r>
        <w:r w:rsidR="00F30E98">
          <w:rPr>
            <w:i/>
          </w:rPr>
          <w:t>Character</w:t>
        </w:r>
      </w:ins>
      <w:ins w:id="2108" w:author="Rev 9 Allen Wirfs-Brock" w:date="2012-06-25T17:49:00Z">
        <w:r w:rsidR="00F30E98">
          <w:rPr>
            <w:i/>
          </w:rPr>
          <w:t xml:space="preserve"> </w:t>
        </w:r>
      </w:ins>
      <w:ins w:id="2109" w:author="Rev 9 Allen Wirfs-Brock" w:date="2012-06-24T16:26:00Z">
        <w:r w:rsidRPr="00E77497">
          <w:rPr>
            <w:rFonts w:ascii="Arial" w:hAnsi="Arial"/>
            <w:b/>
          </w:rPr>
          <w:t>::</w:t>
        </w:r>
        <w:r w:rsidRPr="00E77497">
          <w:t xml:space="preserve"> </w:t>
        </w:r>
      </w:ins>
      <w:ins w:id="2110" w:author="Rev 9 Allen Wirfs-Brock" w:date="2012-06-25T17:48:00Z">
        <w:r w:rsidR="00F30E98" w:rsidRPr="00C74E77">
          <w:rPr>
            <w:rFonts w:ascii="Courier New" w:hAnsi="Courier New"/>
            <w:b/>
          </w:rPr>
          <w:t>\</w:t>
        </w:r>
        <w:r w:rsidR="00F30E98" w:rsidRPr="00E77497">
          <w:rPr>
            <w:rFonts w:ascii="Courier New" w:hAnsi="Courier New"/>
            <w:b/>
            <w:i/>
          </w:rPr>
          <w:t xml:space="preserve"> </w:t>
        </w:r>
        <w:r w:rsidR="00F30E98" w:rsidRPr="00C74E77">
          <w:rPr>
            <w:i/>
          </w:rPr>
          <w:t>EscapeSequence</w:t>
        </w:r>
      </w:ins>
      <w:ins w:id="2111" w:author="Rev 9 Allen Wirfs-Brock" w:date="2012-06-24T16:26:00Z">
        <w:r w:rsidRPr="00E77497">
          <w:rPr>
            <w:i/>
          </w:rPr>
          <w:t xml:space="preserve"> </w:t>
        </w:r>
        <w:r w:rsidRPr="00E77497">
          <w:rPr>
            <w:rFonts w:ascii="Arial" w:hAnsi="Arial" w:cs="Arial"/>
          </w:rPr>
          <w:t xml:space="preserve">is </w:t>
        </w:r>
      </w:ins>
      <w:ins w:id="2112" w:author="Rev 9 Allen Wirfs-Brock" w:date="2012-06-26T15:32:00Z">
        <w:r w:rsidR="004C402C">
          <w:rPr>
            <w:rFonts w:ascii="Arial" w:hAnsi="Arial" w:cs="Arial"/>
          </w:rPr>
          <w:t xml:space="preserve">the CV of </w:t>
        </w:r>
        <w:r w:rsidR="004C402C" w:rsidRPr="001E1EC2">
          <w:rPr>
            <w:i/>
          </w:rPr>
          <w:t>EscapeSequence</w:t>
        </w:r>
      </w:ins>
      <w:ins w:id="2113" w:author="Rev 9 Allen Wirfs-Brock" w:date="2012-06-24T16:26:00Z">
        <w:r w:rsidRPr="00E77497">
          <w:rPr>
            <w:rFonts w:ascii="Arial" w:hAnsi="Arial" w:cs="Arial"/>
          </w:rPr>
          <w:t>.</w:t>
        </w:r>
      </w:ins>
    </w:p>
    <w:p w14:paraId="6A2A14AC" w14:textId="77777777" w:rsidR="00CF290C" w:rsidRPr="00E77497" w:rsidRDefault="00CF290C" w:rsidP="00CF290C">
      <w:pPr>
        <w:pStyle w:val="MathSpecialCase3"/>
        <w:numPr>
          <w:ilvl w:val="2"/>
          <w:numId w:val="31"/>
        </w:numPr>
        <w:tabs>
          <w:tab w:val="left" w:pos="450"/>
        </w:tabs>
        <w:spacing w:after="0"/>
        <w:ind w:left="446" w:hanging="446"/>
        <w:rPr>
          <w:ins w:id="2114" w:author="Rev 9 Allen Wirfs-Brock" w:date="2012-06-24T16:26:00Z"/>
        </w:rPr>
      </w:pPr>
      <w:ins w:id="2115" w:author="Rev 9 Allen Wirfs-Brock" w:date="2012-06-24T16:26:00Z">
        <w:r w:rsidRPr="00E77497">
          <w:rPr>
            <w:rFonts w:ascii="Arial" w:hAnsi="Arial"/>
          </w:rPr>
          <w:t xml:space="preserve">The </w:t>
        </w:r>
      </w:ins>
      <w:ins w:id="2116" w:author="Rev 9 Allen Wirfs-Brock" w:date="2012-06-25T17:49:00Z">
        <w:r w:rsidR="00F30E98">
          <w:rPr>
            <w:rFonts w:ascii="Arial" w:hAnsi="Arial"/>
          </w:rPr>
          <w:t>Q</w:t>
        </w:r>
      </w:ins>
      <w:ins w:id="2117" w:author="Rev 9 Allen Wirfs-Brock" w:date="2012-06-24T16:26:00Z">
        <w:r w:rsidRPr="00E77497">
          <w:rPr>
            <w:rFonts w:ascii="Arial" w:hAnsi="Arial"/>
          </w:rPr>
          <w:t>V of</w:t>
        </w:r>
        <w:r w:rsidRPr="00E77497">
          <w:t xml:space="preserve"> </w:t>
        </w:r>
      </w:ins>
      <w:ins w:id="2118" w:author="Rev 9 Allen Wirfs-Brock" w:date="2012-06-25T17:49:00Z">
        <w:r w:rsidR="00F30E98" w:rsidRPr="001E1EC2">
          <w:rPr>
            <w:i/>
          </w:rPr>
          <w:t>Quasi</w:t>
        </w:r>
        <w:r w:rsidR="00F30E98">
          <w:rPr>
            <w:i/>
          </w:rPr>
          <w:t>Character</w:t>
        </w:r>
      </w:ins>
      <w:ins w:id="2119" w:author="Rev 9 Allen Wirfs-Brock" w:date="2012-07-06T11:09:00Z">
        <w:r w:rsidR="00320450">
          <w:rPr>
            <w:i/>
          </w:rPr>
          <w:t xml:space="preserve"> </w:t>
        </w:r>
      </w:ins>
      <w:ins w:id="2120" w:author="Rev 9 Allen Wirfs-Brock" w:date="2012-06-24T16:26:00Z">
        <w:r w:rsidRPr="00E77497">
          <w:rPr>
            <w:rFonts w:ascii="Arial" w:hAnsi="Arial"/>
            <w:b/>
          </w:rPr>
          <w:t>::</w:t>
        </w:r>
        <w:r w:rsidRPr="00E77497">
          <w:t xml:space="preserve"> </w:t>
        </w:r>
      </w:ins>
      <w:ins w:id="2121" w:author="Rev 9 Allen Wirfs-Brock" w:date="2012-06-25T17:49:00Z">
        <w:r w:rsidR="00F30E98" w:rsidRPr="00C74E77">
          <w:rPr>
            <w:i/>
          </w:rPr>
          <w:t>LineContinuation</w:t>
        </w:r>
        <w:r w:rsidR="00F30E98" w:rsidRPr="00E77497">
          <w:rPr>
            <w:rFonts w:ascii="Arial" w:hAnsi="Arial" w:cs="Arial"/>
          </w:rPr>
          <w:t xml:space="preserve"> </w:t>
        </w:r>
      </w:ins>
      <w:ins w:id="2122" w:author="Rev 9 Allen Wirfs-Brock" w:date="2012-06-24T16:26:00Z">
        <w:r w:rsidRPr="00E77497">
          <w:rPr>
            <w:rFonts w:ascii="Arial" w:hAnsi="Arial" w:cs="Arial"/>
          </w:rPr>
          <w:t xml:space="preserve">is </w:t>
        </w:r>
      </w:ins>
      <w:ins w:id="2123" w:author="Rev 9 Allen Wirfs-Brock" w:date="2012-06-25T17:51:00Z">
        <w:r w:rsidR="00F30E98" w:rsidRPr="00E77497">
          <w:rPr>
            <w:rFonts w:ascii="Arial" w:hAnsi="Arial"/>
          </w:rPr>
          <w:t xml:space="preserve">the </w:t>
        </w:r>
        <w:r w:rsidR="00F30E98">
          <w:rPr>
            <w:rFonts w:ascii="Arial" w:hAnsi="Arial"/>
          </w:rPr>
          <w:t xml:space="preserve">QV of </w:t>
        </w:r>
      </w:ins>
      <w:ins w:id="2124" w:author="Rev 9 Allen Wirfs-Brock" w:date="2012-06-25T17:52:00Z">
        <w:r w:rsidR="00F30E98" w:rsidRPr="001E1EC2">
          <w:rPr>
            <w:i/>
          </w:rPr>
          <w:t>LineContinuation</w:t>
        </w:r>
      </w:ins>
      <w:ins w:id="2125" w:author="Rev 9 Allen Wirfs-Brock" w:date="2012-06-24T16:26:00Z">
        <w:r w:rsidRPr="00E77497">
          <w:t>.</w:t>
        </w:r>
      </w:ins>
    </w:p>
    <w:p w14:paraId="6B67FCD3" w14:textId="77777777" w:rsidR="0028144B" w:rsidRPr="00CF27DF" w:rsidRDefault="004C402C" w:rsidP="0057551E">
      <w:pPr>
        <w:pStyle w:val="MathSpecialCase3"/>
        <w:numPr>
          <w:ilvl w:val="2"/>
          <w:numId w:val="31"/>
        </w:numPr>
        <w:tabs>
          <w:tab w:val="left" w:pos="450"/>
        </w:tabs>
        <w:spacing w:after="240"/>
        <w:ind w:left="446" w:hanging="446"/>
        <w:rPr>
          <w:ins w:id="2126" w:author="Rev 9 Allen Wirfs-Brock" w:date="2012-07-02T12:13:00Z"/>
        </w:rPr>
      </w:pPr>
      <w:ins w:id="2127" w:author="Rev 9 Allen Wirfs-Brock" w:date="2012-06-26T15:34:00Z">
        <w:r w:rsidRPr="00FE4F42">
          <w:rPr>
            <w:rFonts w:ascii="Arial" w:hAnsi="Arial"/>
          </w:rPr>
          <w:t>The QV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ins>
      <w:ins w:id="2128" w:author="Rev 9 Allen Wirfs-Brock" w:date="2012-07-06T10:28:00Z">
        <w:r w:rsidR="007F3D4F" w:rsidRPr="00E77497">
          <w:rPr>
            <w:rFonts w:ascii="Arial" w:hAnsi="Arial"/>
          </w:rPr>
          <w:t xml:space="preserve">the empty </w:t>
        </w:r>
        <w:r w:rsidR="007F3D4F">
          <w:rPr>
            <w:rFonts w:ascii="Arial" w:hAnsi="Arial"/>
          </w:rPr>
          <w:t>code unit</w:t>
        </w:r>
        <w:r w:rsidR="007F3D4F" w:rsidRPr="00E77497" w:rsidDel="009975C2">
          <w:rPr>
            <w:rFonts w:ascii="Arial" w:hAnsi="Arial"/>
          </w:rPr>
          <w:t xml:space="preserve"> </w:t>
        </w:r>
        <w:r w:rsidR="007F3D4F" w:rsidRPr="00E77497">
          <w:rPr>
            <w:rFonts w:ascii="Arial" w:hAnsi="Arial"/>
          </w:rPr>
          <w:t>sequence</w:t>
        </w:r>
      </w:ins>
      <w:ins w:id="2129" w:author="Rev 9 Allen Wirfs-Brock" w:date="2012-06-26T15:34:00Z">
        <w:r w:rsidRPr="00FE4F42">
          <w:rPr>
            <w:rFonts w:ascii="Arial" w:hAnsi="Arial"/>
          </w:rPr>
          <w:t>.</w:t>
        </w:r>
      </w:ins>
    </w:p>
    <w:p w14:paraId="0F5B0B8A" w14:textId="77777777" w:rsidR="007E0FF6" w:rsidRPr="00E77497" w:rsidRDefault="007E0FF6" w:rsidP="007E0FF6">
      <w:pPr>
        <w:pStyle w:val="MathSpecialCase3"/>
        <w:numPr>
          <w:ilvl w:val="2"/>
          <w:numId w:val="31"/>
        </w:numPr>
        <w:tabs>
          <w:tab w:val="left" w:pos="450"/>
        </w:tabs>
        <w:spacing w:after="0"/>
        <w:ind w:left="446" w:hanging="446"/>
        <w:rPr>
          <w:ins w:id="2130" w:author="Rev 9 Allen Wirfs-Brock" w:date="2012-07-06T09:44:00Z"/>
        </w:rPr>
      </w:pPr>
      <w:ins w:id="2131" w:author="Rev 9 Allen Wirfs-Brock" w:date="2012-07-06T09:44:00Z">
        <w:r w:rsidRPr="00E77497">
          <w:rPr>
            <w:rFonts w:ascii="Arial" w:hAnsi="Arial"/>
          </w:rPr>
          <w:t xml:space="preserve">The </w:t>
        </w:r>
        <w:r>
          <w:rPr>
            <w:rFonts w:ascii="Arial" w:hAnsi="Arial"/>
          </w:rPr>
          <w:t>Q</w:t>
        </w:r>
      </w:ins>
      <w:ins w:id="2132" w:author="Rev 9 Allen Wirfs-Brock" w:date="2012-07-06T09:45:00Z">
        <w:r>
          <w:rPr>
            <w:rFonts w:ascii="Arial" w:hAnsi="Arial"/>
          </w:rPr>
          <w:t>R</w:t>
        </w:r>
      </w:ins>
      <w:ins w:id="2133" w:author="Rev 9 Allen Wirfs-Brock" w:date="2012-07-06T09:44:00Z">
        <w:r w:rsidRPr="00E77497">
          <w:rPr>
            <w:rFonts w:ascii="Arial" w:hAnsi="Arial"/>
          </w:rPr>
          <w:t>V of</w:t>
        </w:r>
        <w:r w:rsidRPr="00E77497">
          <w:t xml:space="preserve"> </w:t>
        </w:r>
        <w:r>
          <w:rPr>
            <w:i/>
          </w:rPr>
          <w:t>FullQuasi</w:t>
        </w:r>
        <w:r w:rsidRPr="00E77497">
          <w:t xml:space="preserve"> </w:t>
        </w:r>
        <w:r w:rsidRPr="00E77497">
          <w:rPr>
            <w:rFonts w:ascii="Arial" w:hAnsi="Arial"/>
            <w:b/>
          </w:rPr>
          <w:t>::</w:t>
        </w:r>
        <w:r w:rsidRPr="00E77497">
          <w:t xml:space="preserve"> </w:t>
        </w:r>
        <w:r>
          <w:rPr>
            <w:rFonts w:ascii="Courier New" w:hAnsi="Courier New"/>
            <w:b/>
          </w:rPr>
          <w:t xml:space="preserve">` </w:t>
        </w:r>
        <w:r w:rsidRPr="001C6DE6">
          <w:rPr>
            <w:i/>
          </w:rPr>
          <w:t>QuasiCharacters</w:t>
        </w:r>
        <w:r>
          <w:rPr>
            <w:i/>
          </w:rPr>
          <w:t xml:space="preserve"> </w:t>
        </w:r>
        <w:r>
          <w:rPr>
            <w:rFonts w:ascii="Courier New" w:hAnsi="Courier New"/>
            <w:b/>
          </w:rPr>
          <w:t>`</w:t>
        </w:r>
        <w:r w:rsidRPr="00E77497">
          <w:t xml:space="preserve"> </w:t>
        </w:r>
        <w:r w:rsidRPr="00E77497">
          <w:rPr>
            <w:rFonts w:ascii="Arial" w:hAnsi="Arial"/>
          </w:rPr>
          <w:t xml:space="preserve">is the </w:t>
        </w:r>
        <w:r>
          <w:rPr>
            <w:rFonts w:ascii="Arial" w:hAnsi="Arial"/>
          </w:rPr>
          <w:t>Q</w:t>
        </w:r>
      </w:ins>
      <w:ins w:id="2134" w:author="Rev 9 Allen Wirfs-Brock" w:date="2012-07-06T09:46:00Z">
        <w:r>
          <w:rPr>
            <w:rFonts w:ascii="Arial" w:hAnsi="Arial"/>
          </w:rPr>
          <w:t>R</w:t>
        </w:r>
      </w:ins>
      <w:ins w:id="2135" w:author="Rev 9 Allen Wirfs-Brock" w:date="2012-07-06T09:44:00Z">
        <w:r>
          <w:rPr>
            <w:rFonts w:ascii="Arial" w:hAnsi="Arial"/>
          </w:rPr>
          <w:t xml:space="preserve">V of </w:t>
        </w:r>
        <w:r w:rsidRPr="001E1EC2">
          <w:rPr>
            <w:i/>
          </w:rPr>
          <w:t>QuasiCharacters</w:t>
        </w:r>
        <w:r w:rsidRPr="00E77497">
          <w:rPr>
            <w:rFonts w:ascii="Arial" w:hAnsi="Arial"/>
          </w:rPr>
          <w:t>.</w:t>
        </w:r>
      </w:ins>
    </w:p>
    <w:p w14:paraId="32D65B5D" w14:textId="77777777" w:rsidR="007E0FF6" w:rsidRPr="00E77497" w:rsidRDefault="007E0FF6" w:rsidP="007E0FF6">
      <w:pPr>
        <w:pStyle w:val="MathSpecialCase3"/>
        <w:numPr>
          <w:ilvl w:val="2"/>
          <w:numId w:val="31"/>
        </w:numPr>
        <w:tabs>
          <w:tab w:val="left" w:pos="450"/>
        </w:tabs>
        <w:spacing w:after="0"/>
        <w:ind w:left="446" w:hanging="446"/>
        <w:rPr>
          <w:ins w:id="2136" w:author="Rev 9 Allen Wirfs-Brock" w:date="2012-07-06T09:44:00Z"/>
        </w:rPr>
      </w:pPr>
      <w:ins w:id="2137" w:author="Rev 9 Allen Wirfs-Brock" w:date="2012-07-06T09:44:00Z">
        <w:r w:rsidRPr="00E77497">
          <w:rPr>
            <w:rFonts w:ascii="Arial" w:hAnsi="Arial"/>
          </w:rPr>
          <w:t xml:space="preserve">The </w:t>
        </w:r>
        <w:r>
          <w:rPr>
            <w:rFonts w:ascii="Arial" w:hAnsi="Arial"/>
          </w:rPr>
          <w:t>Q</w:t>
        </w:r>
      </w:ins>
      <w:ins w:id="2138" w:author="Rev 9 Allen Wirfs-Brock" w:date="2012-07-06T09:45:00Z">
        <w:r>
          <w:rPr>
            <w:rFonts w:ascii="Arial" w:hAnsi="Arial"/>
          </w:rPr>
          <w:t>R</w:t>
        </w:r>
      </w:ins>
      <w:ins w:id="2139" w:author="Rev 9 Allen Wirfs-Brock" w:date="2012-07-06T09:44:00Z">
        <w:r w:rsidRPr="00E77497">
          <w:rPr>
            <w:rFonts w:ascii="Arial" w:hAnsi="Arial"/>
          </w:rPr>
          <w:t>V of</w:t>
        </w:r>
        <w:r w:rsidRPr="00E77497">
          <w:t xml:space="preserve"> </w:t>
        </w:r>
        <w:r>
          <w:rPr>
            <w:i/>
          </w:rPr>
          <w:t>QuasiHead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Pr="001E1EC2">
          <w:rPr>
            <w:i/>
          </w:rPr>
          <w:t>QuasiCharacters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Q</w:t>
        </w:r>
      </w:ins>
      <w:ins w:id="2140" w:author="Rev 9 Allen Wirfs-Brock" w:date="2012-07-06T09:46:00Z">
        <w:r>
          <w:rPr>
            <w:rFonts w:ascii="Arial" w:hAnsi="Arial"/>
          </w:rPr>
          <w:t>R</w:t>
        </w:r>
      </w:ins>
      <w:ins w:id="2141" w:author="Rev 9 Allen Wirfs-Brock" w:date="2012-07-06T09:44:00Z">
        <w:r>
          <w:rPr>
            <w:rFonts w:ascii="Arial" w:hAnsi="Arial"/>
          </w:rPr>
          <w:t xml:space="preserve">V of </w:t>
        </w:r>
        <w:r w:rsidRPr="001E1EC2">
          <w:rPr>
            <w:i/>
          </w:rPr>
          <w:t>QuasiCharacters</w:t>
        </w:r>
        <w:r w:rsidRPr="00E77497">
          <w:rPr>
            <w:rFonts w:ascii="Arial" w:hAnsi="Arial"/>
          </w:rPr>
          <w:t>.</w:t>
        </w:r>
      </w:ins>
    </w:p>
    <w:p w14:paraId="647BDB65" w14:textId="77777777" w:rsidR="007E0FF6" w:rsidRPr="00E77497" w:rsidRDefault="007E0FF6" w:rsidP="007E0FF6">
      <w:pPr>
        <w:pStyle w:val="MathSpecialCase3"/>
        <w:numPr>
          <w:ilvl w:val="2"/>
          <w:numId w:val="31"/>
        </w:numPr>
        <w:tabs>
          <w:tab w:val="left" w:pos="450"/>
        </w:tabs>
        <w:spacing w:after="0"/>
        <w:ind w:left="446" w:hanging="446"/>
        <w:rPr>
          <w:ins w:id="2142" w:author="Rev 9 Allen Wirfs-Brock" w:date="2012-07-06T09:44:00Z"/>
        </w:rPr>
      </w:pPr>
      <w:ins w:id="2143" w:author="Rev 9 Allen Wirfs-Brock" w:date="2012-07-06T09:44:00Z">
        <w:r w:rsidRPr="00E77497">
          <w:rPr>
            <w:rFonts w:ascii="Arial" w:hAnsi="Arial"/>
          </w:rPr>
          <w:t xml:space="preserve">The </w:t>
        </w:r>
        <w:r>
          <w:rPr>
            <w:rFonts w:ascii="Arial" w:hAnsi="Arial"/>
          </w:rPr>
          <w:t>Q</w:t>
        </w:r>
      </w:ins>
      <w:ins w:id="2144" w:author="Rev 9 Allen Wirfs-Brock" w:date="2012-07-06T09:46:00Z">
        <w:r>
          <w:rPr>
            <w:rFonts w:ascii="Arial" w:hAnsi="Arial"/>
          </w:rPr>
          <w:t>R</w:t>
        </w:r>
      </w:ins>
      <w:ins w:id="2145" w:author="Rev 9 Allen Wirfs-Brock" w:date="2012-07-06T09:44:00Z">
        <w:r w:rsidRPr="00E77497">
          <w:rPr>
            <w:rFonts w:ascii="Arial" w:hAnsi="Arial"/>
          </w:rPr>
          <w:t>V of</w:t>
        </w:r>
        <w:r w:rsidRPr="00E77497">
          <w:t xml:space="preserve"> </w:t>
        </w:r>
        <w:r>
          <w:rPr>
            <w:i/>
          </w:rPr>
          <w:t>QuasiMiddle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Pr="001E1EC2">
          <w:rPr>
            <w:i/>
          </w:rPr>
          <w:t>QuasiCharacters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Q</w:t>
        </w:r>
      </w:ins>
      <w:ins w:id="2146" w:author="Rev 9 Allen Wirfs-Brock" w:date="2012-07-06T09:46:00Z">
        <w:r>
          <w:rPr>
            <w:rFonts w:ascii="Arial" w:hAnsi="Arial"/>
          </w:rPr>
          <w:t>R</w:t>
        </w:r>
      </w:ins>
      <w:ins w:id="2147" w:author="Rev 9 Allen Wirfs-Brock" w:date="2012-07-06T09:44:00Z">
        <w:r>
          <w:rPr>
            <w:rFonts w:ascii="Arial" w:hAnsi="Arial"/>
          </w:rPr>
          <w:t xml:space="preserve">V of </w:t>
        </w:r>
        <w:r w:rsidRPr="001E1EC2">
          <w:rPr>
            <w:i/>
          </w:rPr>
          <w:t>QuasiCharacters</w:t>
        </w:r>
        <w:r w:rsidRPr="00E77497">
          <w:rPr>
            <w:rFonts w:ascii="Arial" w:hAnsi="Arial"/>
          </w:rPr>
          <w:t>.</w:t>
        </w:r>
      </w:ins>
    </w:p>
    <w:p w14:paraId="7E9C9F02" w14:textId="77777777" w:rsidR="007E0FF6" w:rsidRPr="00E77497" w:rsidRDefault="007E0FF6" w:rsidP="007E0FF6">
      <w:pPr>
        <w:pStyle w:val="MathSpecialCase3"/>
        <w:numPr>
          <w:ilvl w:val="2"/>
          <w:numId w:val="31"/>
        </w:numPr>
        <w:tabs>
          <w:tab w:val="left" w:pos="450"/>
        </w:tabs>
        <w:spacing w:after="0"/>
        <w:ind w:left="446" w:hanging="446"/>
        <w:rPr>
          <w:ins w:id="2148" w:author="Rev 9 Allen Wirfs-Brock" w:date="2012-07-06T09:44:00Z"/>
        </w:rPr>
      </w:pPr>
      <w:ins w:id="2149" w:author="Rev 9 Allen Wirfs-Brock" w:date="2012-07-06T09:44:00Z">
        <w:r w:rsidRPr="00E77497">
          <w:rPr>
            <w:rFonts w:ascii="Arial" w:hAnsi="Arial"/>
          </w:rPr>
          <w:t xml:space="preserve">The </w:t>
        </w:r>
        <w:r>
          <w:rPr>
            <w:rFonts w:ascii="Arial" w:hAnsi="Arial"/>
          </w:rPr>
          <w:t>Q</w:t>
        </w:r>
      </w:ins>
      <w:ins w:id="2150" w:author="Rev 9 Allen Wirfs-Brock" w:date="2012-07-06T09:46:00Z">
        <w:r>
          <w:rPr>
            <w:rFonts w:ascii="Arial" w:hAnsi="Arial"/>
          </w:rPr>
          <w:t>R</w:t>
        </w:r>
      </w:ins>
      <w:ins w:id="2151" w:author="Rev 9 Allen Wirfs-Brock" w:date="2012-07-06T09:44:00Z">
        <w:r w:rsidRPr="00E77497">
          <w:rPr>
            <w:rFonts w:ascii="Arial" w:hAnsi="Arial"/>
          </w:rPr>
          <w:t>V of</w:t>
        </w:r>
        <w:r w:rsidRPr="00E77497">
          <w:t xml:space="preserve"> </w:t>
        </w:r>
        <w:r>
          <w:rPr>
            <w:i/>
          </w:rPr>
          <w:t>QuasiTail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Pr="001E1EC2">
          <w:rPr>
            <w:i/>
          </w:rPr>
          <w:t>QuasiCharacters</w:t>
        </w:r>
        <w:r>
          <w:rPr>
            <w:rFonts w:ascii="Courier New" w:hAnsi="Courier New"/>
            <w:b/>
          </w:rPr>
          <w:t xml:space="preserve"> `</w:t>
        </w:r>
        <w:r w:rsidRPr="00E77497">
          <w:t xml:space="preserve"> </w:t>
        </w:r>
        <w:r w:rsidRPr="00E77497">
          <w:rPr>
            <w:rFonts w:ascii="Arial" w:hAnsi="Arial"/>
          </w:rPr>
          <w:t xml:space="preserve">is the </w:t>
        </w:r>
        <w:r>
          <w:rPr>
            <w:rFonts w:ascii="Arial" w:hAnsi="Arial"/>
          </w:rPr>
          <w:t>Q</w:t>
        </w:r>
      </w:ins>
      <w:ins w:id="2152" w:author="Rev 9 Allen Wirfs-Brock" w:date="2012-07-06T09:46:00Z">
        <w:r>
          <w:rPr>
            <w:rFonts w:ascii="Arial" w:hAnsi="Arial"/>
          </w:rPr>
          <w:t>R</w:t>
        </w:r>
      </w:ins>
      <w:ins w:id="2153" w:author="Rev 9 Allen Wirfs-Brock" w:date="2012-07-06T09:44:00Z">
        <w:r>
          <w:rPr>
            <w:rFonts w:ascii="Arial" w:hAnsi="Arial"/>
          </w:rPr>
          <w:t xml:space="preserve">V of </w:t>
        </w:r>
        <w:r w:rsidRPr="001E1EC2">
          <w:rPr>
            <w:i/>
          </w:rPr>
          <w:t>QuasiCharacters</w:t>
        </w:r>
        <w:r w:rsidRPr="00E77497">
          <w:rPr>
            <w:rFonts w:ascii="Arial" w:hAnsi="Arial"/>
          </w:rPr>
          <w:t>.</w:t>
        </w:r>
      </w:ins>
    </w:p>
    <w:p w14:paraId="598D1074" w14:textId="77777777" w:rsidR="007E0FF6" w:rsidRPr="00E77497" w:rsidRDefault="007E0FF6" w:rsidP="007E0FF6">
      <w:pPr>
        <w:pStyle w:val="MathSpecialCase3"/>
        <w:numPr>
          <w:ilvl w:val="2"/>
          <w:numId w:val="31"/>
        </w:numPr>
        <w:tabs>
          <w:tab w:val="left" w:pos="450"/>
        </w:tabs>
        <w:spacing w:after="0"/>
        <w:ind w:left="446" w:hanging="446"/>
        <w:rPr>
          <w:ins w:id="2154" w:author="Rev 9 Allen Wirfs-Brock" w:date="2012-07-06T09:44:00Z"/>
        </w:rPr>
      </w:pPr>
      <w:ins w:id="2155" w:author="Rev 9 Allen Wirfs-Brock" w:date="2012-07-06T09:44:00Z">
        <w:r w:rsidRPr="00E77497">
          <w:rPr>
            <w:rFonts w:ascii="Arial" w:hAnsi="Arial"/>
          </w:rPr>
          <w:t xml:space="preserve">The </w:t>
        </w:r>
        <w:r>
          <w:rPr>
            <w:rFonts w:ascii="Arial" w:hAnsi="Arial"/>
          </w:rPr>
          <w:t>Q</w:t>
        </w:r>
      </w:ins>
      <w:ins w:id="2156" w:author="Rev 9 Allen Wirfs-Brock" w:date="2012-07-06T09:46:00Z">
        <w:r>
          <w:rPr>
            <w:rFonts w:ascii="Arial" w:hAnsi="Arial"/>
          </w:rPr>
          <w:t>R</w:t>
        </w:r>
      </w:ins>
      <w:ins w:id="2157" w:author="Rev 9 Allen Wirfs-Brock" w:date="2012-07-06T09:44:00Z">
        <w:r w:rsidRPr="00E77497">
          <w:rPr>
            <w:rFonts w:ascii="Arial" w:hAnsi="Arial"/>
          </w:rPr>
          <w:t>V of</w:t>
        </w:r>
        <w:r w:rsidRPr="00E77497">
          <w:t xml:space="preserve"> </w:t>
        </w:r>
        <w:r w:rsidRPr="001C6DE6">
          <w:rPr>
            <w:i/>
          </w:rPr>
          <w:t>QuasiCharacters</w:t>
        </w:r>
        <w:r w:rsidRPr="00E77497">
          <w:rPr>
            <w:rFonts w:ascii="Arial" w:hAnsi="Arial"/>
            <w:b/>
          </w:rPr>
          <w:t>::</w:t>
        </w:r>
        <w:r w:rsidRPr="00E77497">
          <w:t xml:space="preserve"> </w:t>
        </w:r>
        <w:r w:rsidRPr="00C74E77">
          <w:rPr>
            <w:i/>
          </w:rPr>
          <w:t>QuasiCharacter</w:t>
        </w:r>
        <w:r w:rsidRPr="00E77497">
          <w:t xml:space="preserve">  </w:t>
        </w:r>
        <w:r w:rsidRPr="00E77497">
          <w:rPr>
            <w:rFonts w:ascii="Arial" w:hAnsi="Arial" w:cs="Arial"/>
          </w:rPr>
          <w:t xml:space="preserve">is the </w:t>
        </w:r>
        <w:r>
          <w:rPr>
            <w:rFonts w:ascii="Arial" w:hAnsi="Arial" w:cs="Arial"/>
          </w:rPr>
          <w:t>Q</w:t>
        </w:r>
      </w:ins>
      <w:ins w:id="2158" w:author="Rev 9 Allen Wirfs-Brock" w:date="2012-07-06T09:46:00Z">
        <w:r>
          <w:rPr>
            <w:rFonts w:ascii="Arial" w:hAnsi="Arial" w:cs="Arial"/>
          </w:rPr>
          <w:t>R</w:t>
        </w:r>
      </w:ins>
      <w:ins w:id="2159" w:author="Rev 9 Allen Wirfs-Brock" w:date="2012-07-06T09:44:00Z">
        <w:r w:rsidRPr="00E77497">
          <w:rPr>
            <w:rFonts w:ascii="Arial" w:hAnsi="Arial" w:cs="Arial"/>
          </w:rPr>
          <w:t>V</w:t>
        </w:r>
        <w:r w:rsidRPr="00E77497">
          <w:t xml:space="preserve"> of </w:t>
        </w:r>
        <w:r w:rsidRPr="001E1EC2">
          <w:rPr>
            <w:i/>
          </w:rPr>
          <w:t>QuasiCharacter</w:t>
        </w:r>
        <w:r w:rsidRPr="00E77497">
          <w:t>.</w:t>
        </w:r>
      </w:ins>
    </w:p>
    <w:p w14:paraId="13BD0E61" w14:textId="77777777" w:rsidR="007E0FF6" w:rsidRPr="00E77497" w:rsidRDefault="007E0FF6" w:rsidP="007E0FF6">
      <w:pPr>
        <w:pStyle w:val="MathSpecialCase3"/>
        <w:numPr>
          <w:ilvl w:val="2"/>
          <w:numId w:val="31"/>
        </w:numPr>
        <w:tabs>
          <w:tab w:val="left" w:pos="450"/>
        </w:tabs>
        <w:spacing w:after="0"/>
        <w:ind w:left="446" w:hanging="446"/>
        <w:rPr>
          <w:ins w:id="2160" w:author="Rev 9 Allen Wirfs-Brock" w:date="2012-07-06T09:44:00Z"/>
        </w:rPr>
      </w:pPr>
      <w:ins w:id="2161" w:author="Rev 9 Allen Wirfs-Brock" w:date="2012-07-06T09:44:00Z">
        <w:r w:rsidRPr="00E77497">
          <w:rPr>
            <w:rFonts w:ascii="Arial" w:hAnsi="Arial"/>
          </w:rPr>
          <w:t xml:space="preserve">The </w:t>
        </w:r>
        <w:r>
          <w:rPr>
            <w:rFonts w:ascii="Arial" w:hAnsi="Arial"/>
          </w:rPr>
          <w:t>Q</w:t>
        </w:r>
      </w:ins>
      <w:ins w:id="2162" w:author="Rev 9 Allen Wirfs-Brock" w:date="2012-07-06T09:47:00Z">
        <w:r>
          <w:rPr>
            <w:rFonts w:ascii="Arial" w:hAnsi="Arial"/>
          </w:rPr>
          <w:t>R</w:t>
        </w:r>
      </w:ins>
      <w:ins w:id="2163" w:author="Rev 9 Allen Wirfs-Brock" w:date="2012-07-06T09:44:00Z">
        <w:r w:rsidRPr="00E77497">
          <w:rPr>
            <w:rFonts w:ascii="Arial" w:hAnsi="Arial"/>
          </w:rPr>
          <w:t>V of</w:t>
        </w:r>
        <w:r w:rsidRPr="00E77497">
          <w:t xml:space="preserve"> </w:t>
        </w:r>
      </w:ins>
      <w:ins w:id="2164" w:author="Rev 9 Allen Wirfs-Brock" w:date="2012-07-06T09:47:00Z">
        <w:r w:rsidRPr="001C6DE6">
          <w:rPr>
            <w:i/>
          </w:rPr>
          <w:t>QuasiCharacters</w:t>
        </w:r>
      </w:ins>
      <w:ins w:id="2165" w:author="Rev 9 Allen Wirfs-Brock" w:date="2012-07-06T09:44:00Z">
        <w:r w:rsidRPr="00E77497">
          <w:rPr>
            <w:rFonts w:ascii="Arial" w:hAnsi="Arial"/>
            <w:b/>
          </w:rPr>
          <w:t>::</w:t>
        </w:r>
        <w:r w:rsidRPr="00E77497">
          <w:t xml:space="preserve"> </w:t>
        </w:r>
        <w:r w:rsidRPr="001E1EC2">
          <w:rPr>
            <w:i/>
          </w:rPr>
          <w:t>QuasiCharacter</w:t>
        </w:r>
        <w:r w:rsidRPr="00E77497">
          <w:t xml:space="preserve"> </w:t>
        </w:r>
        <w:r w:rsidRPr="001E1EC2">
          <w:rPr>
            <w:i/>
          </w:rPr>
          <w:t>QuasiCharacters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Pr>
            <w:rFonts w:ascii="Arial" w:hAnsi="Arial" w:cs="Arial"/>
          </w:rPr>
          <w:t>Q</w:t>
        </w:r>
      </w:ins>
      <w:ins w:id="2166" w:author="Rev 9 Allen Wirfs-Brock" w:date="2012-07-06T09:47:00Z">
        <w:r>
          <w:rPr>
            <w:rFonts w:ascii="Arial" w:hAnsi="Arial" w:cs="Arial"/>
          </w:rPr>
          <w:t>R</w:t>
        </w:r>
      </w:ins>
      <w:ins w:id="2167" w:author="Rev 9 Allen Wirfs-Brock" w:date="2012-07-06T09:44:00Z">
        <w:r w:rsidRPr="00E65A34">
          <w:rPr>
            <w:rFonts w:ascii="Arial" w:hAnsi="Arial" w:cs="Arial"/>
          </w:rPr>
          <w:t>V of</w:t>
        </w:r>
        <w:r w:rsidRPr="009C202C">
          <w:t xml:space="preserve"> </w:t>
        </w:r>
        <w:r w:rsidRPr="001E1EC2">
          <w:rPr>
            <w:i/>
          </w:rPr>
          <w:t>QuasiCharacter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Pr>
            <w:rFonts w:ascii="Arial" w:hAnsi="Arial" w:cs="Arial"/>
          </w:rPr>
          <w:t>Q</w:t>
        </w:r>
      </w:ins>
      <w:ins w:id="2168" w:author="Rev 9 Allen Wirfs-Brock" w:date="2012-07-06T09:48:00Z">
        <w:r>
          <w:rPr>
            <w:rFonts w:ascii="Arial" w:hAnsi="Arial" w:cs="Arial"/>
          </w:rPr>
          <w:t>R</w:t>
        </w:r>
      </w:ins>
      <w:ins w:id="2169" w:author="Rev 9 Allen Wirfs-Brock" w:date="2012-07-06T09:44:00Z">
        <w:r w:rsidRPr="00675B74">
          <w:rPr>
            <w:rFonts w:ascii="Arial" w:hAnsi="Arial" w:cs="Arial"/>
          </w:rPr>
          <w:t>V of</w:t>
        </w:r>
        <w:r w:rsidRPr="00E77497">
          <w:t xml:space="preserve"> </w:t>
        </w:r>
        <w:r w:rsidRPr="001E1EC2">
          <w:rPr>
            <w:i/>
          </w:rPr>
          <w:t>QuasiCharacters</w:t>
        </w:r>
      </w:ins>
      <w:ins w:id="2170" w:author="Rev 9 Allen Wirfs-Brock" w:date="2012-07-06T10:00:00Z">
        <w:r w:rsidR="009C6441">
          <w:rPr>
            <w:i/>
          </w:rPr>
          <w:t>,</w:t>
        </w:r>
      </w:ins>
      <w:ins w:id="2171" w:author="Rev 9 Allen Wirfs-Brock" w:date="2012-07-06T09:44:00Z">
        <w:r w:rsidRPr="00E77497">
          <w:t xml:space="preserve"> </w:t>
        </w:r>
        <w:r w:rsidR="009C6441">
          <w:rPr>
            <w:rFonts w:ascii="Arial" w:hAnsi="Arial" w:cs="Arial"/>
          </w:rPr>
          <w:t>in order</w:t>
        </w:r>
        <w:r w:rsidRPr="00E77497">
          <w:t>.</w:t>
        </w:r>
      </w:ins>
    </w:p>
    <w:p w14:paraId="56DD69B7" w14:textId="77777777" w:rsidR="007E0FF6" w:rsidRPr="00E77497" w:rsidRDefault="007E0FF6" w:rsidP="007E0FF6">
      <w:pPr>
        <w:pStyle w:val="MathSpecialCase3"/>
        <w:numPr>
          <w:ilvl w:val="2"/>
          <w:numId w:val="31"/>
        </w:numPr>
        <w:tabs>
          <w:tab w:val="left" w:pos="450"/>
        </w:tabs>
        <w:spacing w:after="0"/>
        <w:ind w:left="446" w:hanging="446"/>
        <w:rPr>
          <w:ins w:id="2172" w:author="Rev 9 Allen Wirfs-Brock" w:date="2012-07-06T09:44:00Z"/>
        </w:rPr>
      </w:pPr>
      <w:ins w:id="2173" w:author="Rev 9 Allen Wirfs-Brock" w:date="2012-07-06T09:44:00Z">
        <w:r w:rsidRPr="00E77497">
          <w:rPr>
            <w:rFonts w:ascii="Arial" w:hAnsi="Arial"/>
          </w:rPr>
          <w:t xml:space="preserve">The </w:t>
        </w:r>
        <w:r>
          <w:rPr>
            <w:rFonts w:ascii="Arial" w:hAnsi="Arial"/>
          </w:rPr>
          <w:t>Q</w:t>
        </w:r>
      </w:ins>
      <w:ins w:id="2174" w:author="Rev 9 Allen Wirfs-Brock" w:date="2012-07-06T09:48:00Z">
        <w:r>
          <w:rPr>
            <w:rFonts w:ascii="Arial" w:hAnsi="Arial"/>
          </w:rPr>
          <w:t>R</w:t>
        </w:r>
      </w:ins>
      <w:ins w:id="2175" w:author="Rev 9 Allen Wirfs-Brock" w:date="2012-07-06T09:44:00Z">
        <w:r w:rsidRPr="00E77497">
          <w:rPr>
            <w:rFonts w:ascii="Arial" w:hAnsi="Arial"/>
          </w:rPr>
          <w:t>V of</w:t>
        </w:r>
        <w:r w:rsidRPr="00E77497">
          <w:t xml:space="preserve"> </w:t>
        </w:r>
        <w:r w:rsidRPr="001E1EC2">
          <w:rPr>
            <w:i/>
          </w:rPr>
          <w:t>Quasi</w:t>
        </w:r>
        <w:r>
          <w:rPr>
            <w:i/>
          </w:rPr>
          <w:t xml:space="preserv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E77497">
          <w:t xml:space="preserve"> </w:t>
        </w:r>
      </w:ins>
      <w:ins w:id="2176" w:author="Rev 9 Allen Wirfs-Brock" w:date="2012-07-06T12:54:00Z">
        <w:r w:rsidR="00276B67" w:rsidRPr="00E77497">
          <w:rPr>
            <w:rFonts w:ascii="Arial" w:hAnsi="Arial" w:cs="Arial"/>
          </w:rPr>
          <w:t xml:space="preserve">is </w:t>
        </w:r>
        <w:r w:rsidR="00276B67">
          <w:rPr>
            <w:rFonts w:ascii="Arial" w:hAnsi="Arial" w:cs="Arial"/>
          </w:rPr>
          <w:t xml:space="preserve">the </w:t>
        </w:r>
        <w:r w:rsidR="00276B67" w:rsidRPr="00665EB3">
          <w:t>UTF</w:t>
        </w:r>
        <w:r w:rsidR="00276B67">
          <w:t>-</w:t>
        </w:r>
        <w:r w:rsidR="00276B67" w:rsidRPr="00665EB3">
          <w:t>16 Encoding</w:t>
        </w:r>
        <w:r w:rsidR="00276B67">
          <w:rPr>
            <w:rFonts w:ascii="Arial" w:hAnsi="Arial" w:cs="Arial"/>
          </w:rPr>
          <w:t xml:space="preserve"> (clause 6) of</w:t>
        </w:r>
        <w:r w:rsidR="00276B67" w:rsidRPr="00854991">
          <w:rPr>
            <w:rFonts w:ascii="Arial" w:hAnsi="Arial" w:cs="Arial"/>
          </w:rPr>
          <w:t xml:space="preserve"> </w:t>
        </w:r>
        <w:r w:rsidR="00276B67">
          <w:rPr>
            <w:rFonts w:ascii="Arial" w:hAnsi="Arial" w:cs="Arial"/>
          </w:rPr>
          <w:t xml:space="preserve">the code point value of </w:t>
        </w:r>
        <w:r w:rsidR="00276B67" w:rsidRPr="00E77497">
          <w:rPr>
            <w:i/>
          </w:rPr>
          <w:t>SourceCharacter</w:t>
        </w:r>
        <w:r w:rsidR="00276B67" w:rsidRPr="00E77497">
          <w:rPr>
            <w:rFonts w:ascii="Arial" w:hAnsi="Arial" w:cs="Arial"/>
          </w:rPr>
          <w:t>.</w:t>
        </w:r>
      </w:ins>
    </w:p>
    <w:p w14:paraId="072D8074" w14:textId="77777777" w:rsidR="007E0FF6" w:rsidRPr="00E77497" w:rsidRDefault="007E0FF6" w:rsidP="007E0FF6">
      <w:pPr>
        <w:pStyle w:val="MathSpecialCase3"/>
        <w:numPr>
          <w:ilvl w:val="2"/>
          <w:numId w:val="31"/>
        </w:numPr>
        <w:tabs>
          <w:tab w:val="left" w:pos="450"/>
        </w:tabs>
        <w:spacing w:after="0"/>
        <w:ind w:left="446" w:hanging="446"/>
        <w:rPr>
          <w:ins w:id="2177" w:author="Rev 9 Allen Wirfs-Brock" w:date="2012-07-06T09:44:00Z"/>
        </w:rPr>
      </w:pPr>
      <w:ins w:id="2178" w:author="Rev 9 Allen Wirfs-Brock" w:date="2012-07-06T09:44:00Z">
        <w:r w:rsidRPr="00E77497">
          <w:rPr>
            <w:rFonts w:ascii="Arial" w:hAnsi="Arial"/>
          </w:rPr>
          <w:t xml:space="preserve">The </w:t>
        </w:r>
        <w:r>
          <w:rPr>
            <w:rFonts w:ascii="Arial" w:hAnsi="Arial"/>
          </w:rPr>
          <w:t>Q</w:t>
        </w:r>
      </w:ins>
      <w:ins w:id="2179" w:author="Rev 9 Allen Wirfs-Brock" w:date="2012-07-06T10:00:00Z">
        <w:r w:rsidR="009C6441">
          <w:rPr>
            <w:rFonts w:ascii="Arial" w:hAnsi="Arial"/>
          </w:rPr>
          <w:t>R</w:t>
        </w:r>
      </w:ins>
      <w:ins w:id="2180" w:author="Rev 9 Allen Wirfs-Brock" w:date="2012-07-06T09:44:00Z">
        <w:r w:rsidRPr="00E77497">
          <w:rPr>
            <w:rFonts w:ascii="Arial" w:hAnsi="Arial"/>
          </w:rPr>
          <w:t>V of</w:t>
        </w:r>
        <w:r w:rsidRPr="00E77497">
          <w:t xml:space="preserve"> </w:t>
        </w:r>
        <w:r w:rsidRPr="001E1EC2">
          <w:rPr>
            <w:i/>
          </w:rPr>
          <w:t>Quasi</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ins>
    </w:p>
    <w:p w14:paraId="77A595FD" w14:textId="77777777" w:rsidR="007E0FF6" w:rsidRPr="00E77497" w:rsidRDefault="007E0FF6" w:rsidP="007E0FF6">
      <w:pPr>
        <w:pStyle w:val="MathSpecialCase3"/>
        <w:numPr>
          <w:ilvl w:val="2"/>
          <w:numId w:val="31"/>
        </w:numPr>
        <w:tabs>
          <w:tab w:val="left" w:pos="450"/>
        </w:tabs>
        <w:spacing w:after="0"/>
        <w:ind w:left="446" w:hanging="446"/>
        <w:rPr>
          <w:ins w:id="2181" w:author="Rev 9 Allen Wirfs-Brock" w:date="2012-07-06T09:44:00Z"/>
        </w:rPr>
      </w:pPr>
      <w:ins w:id="2182" w:author="Rev 9 Allen Wirfs-Brock" w:date="2012-07-06T09:44:00Z">
        <w:r w:rsidRPr="00E77497">
          <w:rPr>
            <w:rFonts w:ascii="Arial" w:hAnsi="Arial"/>
          </w:rPr>
          <w:t xml:space="preserve">The </w:t>
        </w:r>
        <w:r>
          <w:rPr>
            <w:rFonts w:ascii="Arial" w:hAnsi="Arial"/>
          </w:rPr>
          <w:t>Q</w:t>
        </w:r>
      </w:ins>
      <w:ins w:id="2183" w:author="Rev 9 Allen Wirfs-Brock" w:date="2012-07-06T10:14:00Z">
        <w:r w:rsidR="00665EB3">
          <w:rPr>
            <w:rFonts w:ascii="Arial" w:hAnsi="Arial"/>
          </w:rPr>
          <w:t>R</w:t>
        </w:r>
      </w:ins>
      <w:ins w:id="2184" w:author="Rev 9 Allen Wirfs-Brock" w:date="2012-07-06T09:44:00Z">
        <w:r w:rsidRPr="00E77497">
          <w:rPr>
            <w:rFonts w:ascii="Arial" w:hAnsi="Arial"/>
          </w:rPr>
          <w:t>V of</w:t>
        </w:r>
        <w:r w:rsidRPr="00E77497">
          <w:t xml:space="preserve"> </w:t>
        </w:r>
        <w:r w:rsidRPr="001E1EC2">
          <w:rPr>
            <w:i/>
          </w:rPr>
          <w:t>Quasi</w:t>
        </w:r>
        <w:r>
          <w:rPr>
            <w:i/>
          </w:rPr>
          <w:t xml:space="preserv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the</w:t>
        </w:r>
      </w:ins>
      <w:ins w:id="2185" w:author="Rev 9 Allen Wirfs-Brock" w:date="2012-07-06T10:14:00Z">
        <w:r w:rsidR="00665EB3">
          <w:rPr>
            <w:rFonts w:ascii="Arial" w:hAnsi="Arial" w:cs="Arial"/>
          </w:rPr>
          <w:t xml:space="preserve"> sequence consisting of the</w:t>
        </w:r>
      </w:ins>
      <w:ins w:id="2186" w:author="Rev 9 Allen Wirfs-Brock" w:date="2012-07-06T10:15:00Z">
        <w:r w:rsidR="00665EB3">
          <w:rPr>
            <w:rFonts w:ascii="Arial" w:hAnsi="Arial" w:cs="Arial"/>
          </w:rPr>
          <w:t xml:space="preserve"> code unit value </w:t>
        </w:r>
        <w:r w:rsidR="00665EB3">
          <w:t>0x00</w:t>
        </w:r>
      </w:ins>
      <w:ins w:id="2187" w:author="Rev 9 Allen Wirfs-Brock" w:date="2012-07-06T10:16:00Z">
        <w:r w:rsidR="00665EB3">
          <w:t>5C</w:t>
        </w:r>
      </w:ins>
      <w:ins w:id="2188" w:author="Rev 9 Allen Wirfs-Brock" w:date="2012-07-06T10:14:00Z">
        <w:r w:rsidR="00665EB3">
          <w:rPr>
            <w:rFonts w:ascii="Arial" w:hAnsi="Arial" w:cs="Arial"/>
          </w:rPr>
          <w:t xml:space="preserve"> </w:t>
        </w:r>
      </w:ins>
      <w:ins w:id="2189" w:author="Rev 9 Allen Wirfs-Brock" w:date="2012-07-06T09:44:00Z">
        <w:r>
          <w:rPr>
            <w:rFonts w:ascii="Arial" w:hAnsi="Arial" w:cs="Arial"/>
          </w:rPr>
          <w:t xml:space="preserve"> </w:t>
        </w:r>
      </w:ins>
      <w:ins w:id="2190" w:author="Rev 9 Allen Wirfs-Brock" w:date="2012-07-06T10:16:00Z">
        <w:r w:rsidR="00665EB3">
          <w:rPr>
            <w:rFonts w:ascii="Arial" w:hAnsi="Arial" w:cs="Arial"/>
          </w:rPr>
          <w:t xml:space="preserve">followed by the code units of </w:t>
        </w:r>
      </w:ins>
      <w:ins w:id="2191" w:author="Rev 9 Allen Wirfs-Brock" w:date="2012-07-06T10:19:00Z">
        <w:r w:rsidR="00665EB3">
          <w:rPr>
            <w:rFonts w:ascii="Arial" w:hAnsi="Arial" w:cs="Arial"/>
          </w:rPr>
          <w:t>Q</w:t>
        </w:r>
      </w:ins>
      <w:ins w:id="2192" w:author="Rev 9 Allen Wirfs-Brock" w:date="2012-07-06T10:16:00Z">
        <w:r w:rsidR="00665EB3">
          <w:rPr>
            <w:rFonts w:ascii="Arial" w:hAnsi="Arial" w:cs="Arial"/>
          </w:rPr>
          <w:t>R</w:t>
        </w:r>
      </w:ins>
      <w:ins w:id="2193" w:author="Rev 9 Allen Wirfs-Brock" w:date="2012-07-06T09:44:00Z">
        <w:r>
          <w:rPr>
            <w:rFonts w:ascii="Arial" w:hAnsi="Arial" w:cs="Arial"/>
          </w:rPr>
          <w:t xml:space="preserve">V of </w:t>
        </w:r>
        <w:r w:rsidRPr="001E1EC2">
          <w:rPr>
            <w:i/>
          </w:rPr>
          <w:t>EscapeSequence</w:t>
        </w:r>
        <w:r w:rsidRPr="00E77497">
          <w:rPr>
            <w:rFonts w:ascii="Arial" w:hAnsi="Arial" w:cs="Arial"/>
          </w:rPr>
          <w:t>.</w:t>
        </w:r>
      </w:ins>
    </w:p>
    <w:p w14:paraId="2677FF6D" w14:textId="77777777" w:rsidR="007E0FF6" w:rsidRPr="00E77497" w:rsidRDefault="007E0FF6" w:rsidP="007E0FF6">
      <w:pPr>
        <w:pStyle w:val="MathSpecialCase3"/>
        <w:numPr>
          <w:ilvl w:val="2"/>
          <w:numId w:val="31"/>
        </w:numPr>
        <w:tabs>
          <w:tab w:val="left" w:pos="450"/>
        </w:tabs>
        <w:spacing w:after="0"/>
        <w:ind w:left="446" w:hanging="446"/>
        <w:rPr>
          <w:ins w:id="2194" w:author="Rev 9 Allen Wirfs-Brock" w:date="2012-07-06T09:44:00Z"/>
        </w:rPr>
      </w:pPr>
      <w:ins w:id="2195" w:author="Rev 9 Allen Wirfs-Brock" w:date="2012-07-06T09:44:00Z">
        <w:r w:rsidRPr="00E77497">
          <w:rPr>
            <w:rFonts w:ascii="Arial" w:hAnsi="Arial"/>
          </w:rPr>
          <w:t xml:space="preserve">The </w:t>
        </w:r>
        <w:r>
          <w:rPr>
            <w:rFonts w:ascii="Arial" w:hAnsi="Arial"/>
          </w:rPr>
          <w:t>Q</w:t>
        </w:r>
      </w:ins>
      <w:ins w:id="2196" w:author="Rev 9 Allen Wirfs-Brock" w:date="2012-07-06T10:17:00Z">
        <w:r w:rsidR="00665EB3">
          <w:rPr>
            <w:rFonts w:ascii="Arial" w:hAnsi="Arial"/>
          </w:rPr>
          <w:t>R</w:t>
        </w:r>
      </w:ins>
      <w:ins w:id="2197" w:author="Rev 9 Allen Wirfs-Brock" w:date="2012-07-06T09:44:00Z">
        <w:r w:rsidRPr="00E77497">
          <w:rPr>
            <w:rFonts w:ascii="Arial" w:hAnsi="Arial"/>
          </w:rPr>
          <w:t>V of</w:t>
        </w:r>
        <w:r w:rsidRPr="00E77497">
          <w:t xml:space="preserve"> </w:t>
        </w:r>
        <w:r w:rsidRPr="001E1EC2">
          <w:rPr>
            <w:i/>
          </w:rPr>
          <w:t>Quasi</w:t>
        </w:r>
        <w:r>
          <w:rPr>
            <w:i/>
          </w:rPr>
          <w:t>Character</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Pr>
            <w:rFonts w:ascii="Arial" w:hAnsi="Arial"/>
          </w:rPr>
          <w:t>Q</w:t>
        </w:r>
      </w:ins>
      <w:ins w:id="2198" w:author="Rev 9 Allen Wirfs-Brock" w:date="2012-07-06T10:18:00Z">
        <w:r w:rsidR="00665EB3">
          <w:rPr>
            <w:rFonts w:ascii="Arial" w:hAnsi="Arial"/>
          </w:rPr>
          <w:t>R</w:t>
        </w:r>
      </w:ins>
      <w:ins w:id="2199" w:author="Rev 9 Allen Wirfs-Brock" w:date="2012-07-06T09:44:00Z">
        <w:r>
          <w:rPr>
            <w:rFonts w:ascii="Arial" w:hAnsi="Arial"/>
          </w:rPr>
          <w:t xml:space="preserve">V of </w:t>
        </w:r>
        <w:r w:rsidRPr="001E1EC2">
          <w:rPr>
            <w:i/>
          </w:rPr>
          <w:t>LineContinuation</w:t>
        </w:r>
        <w:r w:rsidRPr="00E77497">
          <w:t>.</w:t>
        </w:r>
      </w:ins>
    </w:p>
    <w:p w14:paraId="648EBD74" w14:textId="77777777" w:rsidR="00C5377E" w:rsidRPr="00E77497" w:rsidRDefault="00C5377E" w:rsidP="00C5377E">
      <w:pPr>
        <w:pStyle w:val="MathSpecialCase3"/>
        <w:numPr>
          <w:ilvl w:val="2"/>
          <w:numId w:val="31"/>
        </w:numPr>
        <w:tabs>
          <w:tab w:val="left" w:pos="450"/>
        </w:tabs>
        <w:spacing w:after="0"/>
        <w:ind w:left="446" w:hanging="446"/>
        <w:rPr>
          <w:ins w:id="2200" w:author="Rev 9 Allen Wirfs-Brock" w:date="2012-07-06T12:59:00Z"/>
        </w:rPr>
      </w:pPr>
      <w:ins w:id="2201" w:author="Rev 9 Allen Wirfs-Brock" w:date="2012-07-06T12:59:00Z">
        <w:r w:rsidRPr="00E77497">
          <w:rPr>
            <w:rFonts w:ascii="Arial" w:hAnsi="Arial"/>
          </w:rPr>
          <w:t xml:space="preserve">The </w:t>
        </w:r>
        <w:r>
          <w:rPr>
            <w:rFonts w:ascii="Arial" w:hAnsi="Arial"/>
          </w:rPr>
          <w:t>QR</w:t>
        </w:r>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ins>
      <w:ins w:id="2202" w:author="Rev 9 Allen Wirfs-Brock" w:date="2012-07-06T13:15:00Z">
        <w:r w:rsidR="00806173">
          <w:rPr>
            <w:rFonts w:ascii="Arial" w:hAnsi="Arial" w:cs="Arial"/>
          </w:rPr>
          <w:t>QRV</w:t>
        </w:r>
      </w:ins>
      <w:ins w:id="2203" w:author="Rev 9 Allen Wirfs-Brock" w:date="2012-07-06T12:59:00Z">
        <w:r w:rsidRPr="00E77497">
          <w:rPr>
            <w:rFonts w:ascii="Arial" w:hAnsi="Arial" w:cs="Arial"/>
          </w:rPr>
          <w:t xml:space="preserve"> of the</w:t>
        </w:r>
        <w:r w:rsidRPr="00E77497">
          <w:rPr>
            <w:i/>
          </w:rPr>
          <w:t xml:space="preserve"> CharacterEscapeSequence</w:t>
        </w:r>
        <w:r w:rsidRPr="00E77497">
          <w:t>.</w:t>
        </w:r>
      </w:ins>
    </w:p>
    <w:p w14:paraId="53070892" w14:textId="77777777" w:rsidR="00C5377E" w:rsidRPr="00E77497" w:rsidRDefault="00C5377E" w:rsidP="00C5377E">
      <w:pPr>
        <w:pStyle w:val="MathSpecialCase3"/>
        <w:numPr>
          <w:ilvl w:val="2"/>
          <w:numId w:val="31"/>
        </w:numPr>
        <w:tabs>
          <w:tab w:val="left" w:pos="450"/>
        </w:tabs>
        <w:spacing w:after="0"/>
        <w:ind w:left="446" w:hanging="446"/>
        <w:rPr>
          <w:ins w:id="2204" w:author="Rev 9 Allen Wirfs-Brock" w:date="2012-07-06T12:59:00Z"/>
        </w:rPr>
      </w:pPr>
      <w:ins w:id="2205" w:author="Rev 9 Allen Wirfs-Brock" w:date="2012-07-06T12:59:00Z">
        <w:r w:rsidRPr="00E77497">
          <w:rPr>
            <w:rFonts w:ascii="Arial" w:hAnsi="Arial"/>
          </w:rPr>
          <w:t xml:space="preserve">The </w:t>
        </w:r>
      </w:ins>
      <w:ins w:id="2206" w:author="Rev 9 Allen Wirfs-Brock" w:date="2012-07-06T13:26:00Z">
        <w:r w:rsidR="003B1D6B">
          <w:rPr>
            <w:rFonts w:ascii="Arial" w:hAnsi="Arial"/>
          </w:rPr>
          <w:t>QR</w:t>
        </w:r>
      </w:ins>
      <w:ins w:id="2207" w:author="Rev 9 Allen Wirfs-Brock" w:date="2012-07-06T12:59:00Z">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ins>
      <w:ins w:id="2208" w:author="Rev 9 Allen Wirfs-Brock" w:date="2012-07-06T13:28:00Z">
        <w:r w:rsidR="003B1D6B">
          <w:t>0x</w:t>
        </w:r>
      </w:ins>
      <w:ins w:id="2209" w:author="Rev 9 Allen Wirfs-Brock" w:date="2012-07-06T13:59:00Z">
        <w:r w:rsidR="004A5E29">
          <w:t>00</w:t>
        </w:r>
      </w:ins>
      <w:ins w:id="2210" w:author="Rev 9 Allen Wirfs-Brock" w:date="2012-07-06T13:28:00Z">
        <w:r w:rsidR="003B1D6B">
          <w:t>30</w:t>
        </w:r>
      </w:ins>
      <w:ins w:id="2211" w:author="Rev 9 Allen Wirfs-Brock" w:date="2012-07-06T12:59:00Z">
        <w:r>
          <w:rPr>
            <w:rFonts w:ascii="Arial" w:hAnsi="Arial" w:cs="Arial"/>
          </w:rPr>
          <w:t>.</w:t>
        </w:r>
        <w:r w:rsidRPr="00E77497">
          <w:rPr>
            <w:rFonts w:ascii="Arial" w:hAnsi="Arial" w:cs="Arial"/>
          </w:rPr>
          <w:t xml:space="preserve"> </w:t>
        </w:r>
      </w:ins>
    </w:p>
    <w:p w14:paraId="4FE0A56D" w14:textId="77777777" w:rsidR="00C5377E" w:rsidRPr="00E77497" w:rsidRDefault="00C5377E" w:rsidP="00C5377E">
      <w:pPr>
        <w:pStyle w:val="MathSpecialCase3"/>
        <w:numPr>
          <w:ilvl w:val="2"/>
          <w:numId w:val="31"/>
        </w:numPr>
        <w:tabs>
          <w:tab w:val="left" w:pos="450"/>
        </w:tabs>
        <w:spacing w:after="0"/>
        <w:ind w:left="446" w:hanging="446"/>
        <w:rPr>
          <w:ins w:id="2212" w:author="Rev 9 Allen Wirfs-Brock" w:date="2012-07-06T12:59:00Z"/>
        </w:rPr>
      </w:pPr>
      <w:ins w:id="2213" w:author="Rev 9 Allen Wirfs-Brock" w:date="2012-07-06T12:59:00Z">
        <w:r w:rsidRPr="00E77497">
          <w:rPr>
            <w:rFonts w:ascii="Arial" w:hAnsi="Arial"/>
          </w:rPr>
          <w:t xml:space="preserve">The </w:t>
        </w:r>
      </w:ins>
      <w:ins w:id="2214" w:author="Rev 9 Allen Wirfs-Brock" w:date="2012-07-06T13:28:00Z">
        <w:r w:rsidR="003B1D6B">
          <w:rPr>
            <w:rFonts w:ascii="Arial" w:hAnsi="Arial"/>
          </w:rPr>
          <w:t>QR</w:t>
        </w:r>
      </w:ins>
      <w:ins w:id="2215" w:author="Rev 9 Allen Wirfs-Brock" w:date="2012-07-06T12:59:00Z">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ins>
      <w:ins w:id="2216" w:author="Rev 9 Allen Wirfs-Brock" w:date="2012-07-06T13:29:00Z">
        <w:r w:rsidR="003B1D6B">
          <w:rPr>
            <w:rFonts w:ascii="Arial" w:hAnsi="Arial" w:cs="Arial"/>
          </w:rPr>
          <w:t>QRV</w:t>
        </w:r>
      </w:ins>
      <w:ins w:id="2217" w:author="Rev 9 Allen Wirfs-Brock" w:date="2012-07-06T12:59:00Z">
        <w:r w:rsidRPr="00E77497">
          <w:rPr>
            <w:rFonts w:ascii="Arial" w:hAnsi="Arial" w:cs="Arial"/>
          </w:rPr>
          <w:t xml:space="preserve"> of the</w:t>
        </w:r>
        <w:r w:rsidRPr="00E77497">
          <w:rPr>
            <w:i/>
          </w:rPr>
          <w:t xml:space="preserve"> HexEscapeSequence</w:t>
        </w:r>
        <w:r w:rsidRPr="00E77497">
          <w:t>.</w:t>
        </w:r>
      </w:ins>
    </w:p>
    <w:p w14:paraId="78371F03" w14:textId="77777777" w:rsidR="00C5377E" w:rsidRPr="00E77497" w:rsidRDefault="00C5377E" w:rsidP="00C5377E">
      <w:pPr>
        <w:pStyle w:val="MathSpecialCase3"/>
        <w:numPr>
          <w:ilvl w:val="2"/>
          <w:numId w:val="31"/>
        </w:numPr>
        <w:tabs>
          <w:tab w:val="left" w:pos="450"/>
        </w:tabs>
        <w:spacing w:after="0"/>
        <w:ind w:left="446" w:hanging="446"/>
        <w:rPr>
          <w:ins w:id="2218" w:author="Rev 9 Allen Wirfs-Brock" w:date="2012-07-06T12:59:00Z"/>
        </w:rPr>
      </w:pPr>
      <w:ins w:id="2219" w:author="Rev 9 Allen Wirfs-Brock" w:date="2012-07-06T12:59:00Z">
        <w:r w:rsidRPr="00E77497">
          <w:rPr>
            <w:rFonts w:ascii="Arial" w:hAnsi="Arial"/>
          </w:rPr>
          <w:t>The C</w:t>
        </w:r>
      </w:ins>
      <w:ins w:id="2220" w:author="Rev 9 Allen Wirfs-Brock" w:date="2012-07-06T13:44:00Z">
        <w:r w:rsidR="008B0F52">
          <w:rPr>
            <w:rFonts w:ascii="Arial" w:hAnsi="Arial"/>
          </w:rPr>
          <w:t>R</w:t>
        </w:r>
      </w:ins>
      <w:ins w:id="2221" w:author="Rev 9 Allen Wirfs-Brock" w:date="2012-07-06T12:59:00Z">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w:t>
        </w:r>
      </w:ins>
      <w:ins w:id="2222" w:author="Rev 9 Allen Wirfs-Brock" w:date="2012-07-06T13:44:00Z">
        <w:r w:rsidR="008B0F52">
          <w:rPr>
            <w:rFonts w:ascii="Arial" w:hAnsi="Arial" w:cs="Arial"/>
          </w:rPr>
          <w:t>R</w:t>
        </w:r>
      </w:ins>
      <w:ins w:id="2223" w:author="Rev 9 Allen Wirfs-Brock" w:date="2012-07-06T12:59:00Z">
        <w:r w:rsidRPr="00E77497">
          <w:rPr>
            <w:rFonts w:ascii="Arial" w:hAnsi="Arial" w:cs="Arial"/>
          </w:rPr>
          <w:t>V of the</w:t>
        </w:r>
        <w:r w:rsidRPr="00E77497">
          <w:rPr>
            <w:i/>
          </w:rPr>
          <w:t xml:space="preserve"> UnicodeEscapeSequence</w:t>
        </w:r>
        <w:r w:rsidRPr="00E77497">
          <w:t>.</w:t>
        </w:r>
      </w:ins>
    </w:p>
    <w:p w14:paraId="75AD9CD0" w14:textId="77777777" w:rsidR="00806173" w:rsidRPr="00E77497" w:rsidRDefault="00806173" w:rsidP="00806173">
      <w:pPr>
        <w:pStyle w:val="MathSpecialCase3"/>
        <w:numPr>
          <w:ilvl w:val="2"/>
          <w:numId w:val="31"/>
        </w:numPr>
        <w:tabs>
          <w:tab w:val="left" w:pos="450"/>
        </w:tabs>
        <w:spacing w:after="0"/>
        <w:ind w:left="446" w:hanging="446"/>
        <w:rPr>
          <w:ins w:id="2224" w:author="Rev 9 Allen Wirfs-Brock" w:date="2012-07-06T13:06:00Z"/>
        </w:rPr>
      </w:pPr>
      <w:ins w:id="2225" w:author="Rev 9 Allen Wirfs-Brock" w:date="2012-07-06T13:06:00Z">
        <w:r w:rsidRPr="00E77497">
          <w:rPr>
            <w:rFonts w:ascii="Arial" w:hAnsi="Arial"/>
          </w:rPr>
          <w:t xml:space="preserve">The </w:t>
        </w:r>
      </w:ins>
      <w:ins w:id="2226" w:author="Rev 9 Allen Wirfs-Brock" w:date="2012-07-06T13:07:00Z">
        <w:r>
          <w:rPr>
            <w:rFonts w:ascii="Arial" w:hAnsi="Arial"/>
          </w:rPr>
          <w:t>QR</w:t>
        </w:r>
      </w:ins>
      <w:ins w:id="2227" w:author="Rev 9 Allen Wirfs-Brock" w:date="2012-07-06T13:06:00Z">
        <w:r w:rsidRPr="00E77497">
          <w:rPr>
            <w:rFonts w:ascii="Arial" w:hAnsi="Arial"/>
          </w:rPr>
          <w:t>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ins>
      <w:ins w:id="2228" w:author="Rev 9 Allen Wirfs-Brock" w:date="2012-07-06T13:07:00Z">
        <w:r>
          <w:rPr>
            <w:i/>
          </w:rPr>
          <w:t>Single</w:t>
        </w:r>
      </w:ins>
      <w:ins w:id="2229" w:author="Rev 9 Allen Wirfs-Brock" w:date="2012-07-06T13:06:00Z">
        <w:r w:rsidRPr="00E77497">
          <w:rPr>
            <w:i/>
          </w:rPr>
          <w:t>EscapeCharacter</w:t>
        </w:r>
        <w:r w:rsidRPr="00E77497">
          <w:t xml:space="preserve"> </w:t>
        </w:r>
        <w:r w:rsidRPr="00E77497">
          <w:rPr>
            <w:rFonts w:ascii="Arial" w:hAnsi="Arial" w:cs="Arial"/>
          </w:rPr>
          <w:t xml:space="preserve">is the </w:t>
        </w:r>
      </w:ins>
      <w:ins w:id="2230" w:author="Rev 9 Allen Wirfs-Brock" w:date="2012-07-06T13:08:00Z">
        <w:r>
          <w:rPr>
            <w:rFonts w:ascii="Arial" w:hAnsi="Arial" w:cs="Arial"/>
          </w:rPr>
          <w:t>QR</w:t>
        </w:r>
      </w:ins>
      <w:ins w:id="2231" w:author="Rev 9 Allen Wirfs-Brock" w:date="2012-07-06T13:06:00Z">
        <w:r w:rsidRPr="00E77497">
          <w:rPr>
            <w:rFonts w:ascii="Arial" w:hAnsi="Arial" w:cs="Arial"/>
          </w:rPr>
          <w:t>V of the</w:t>
        </w:r>
        <w:r w:rsidRPr="00E77497">
          <w:rPr>
            <w:i/>
          </w:rPr>
          <w:t xml:space="preserve"> </w:t>
        </w:r>
      </w:ins>
      <w:ins w:id="2232" w:author="Rev 9 Allen Wirfs-Brock" w:date="2012-07-06T13:15:00Z">
        <w:r>
          <w:rPr>
            <w:i/>
          </w:rPr>
          <w:t>Single</w:t>
        </w:r>
      </w:ins>
      <w:ins w:id="2233" w:author="Rev 9 Allen Wirfs-Brock" w:date="2012-07-06T13:06:00Z">
        <w:r w:rsidRPr="00E77497">
          <w:rPr>
            <w:i/>
          </w:rPr>
          <w:t>EscapeCharacter</w:t>
        </w:r>
        <w:r w:rsidRPr="00E77497">
          <w:t>.</w:t>
        </w:r>
      </w:ins>
    </w:p>
    <w:p w14:paraId="2065D8F7" w14:textId="77777777" w:rsidR="00806173" w:rsidRPr="00E77497" w:rsidRDefault="00806173" w:rsidP="00806173">
      <w:pPr>
        <w:pStyle w:val="MathSpecialCase3"/>
        <w:numPr>
          <w:ilvl w:val="2"/>
          <w:numId w:val="31"/>
        </w:numPr>
        <w:tabs>
          <w:tab w:val="left" w:pos="450"/>
        </w:tabs>
        <w:spacing w:after="0"/>
        <w:ind w:left="446" w:hanging="446"/>
        <w:rPr>
          <w:ins w:id="2234" w:author="Rev 9 Allen Wirfs-Brock" w:date="2012-07-06T13:06:00Z"/>
        </w:rPr>
      </w:pPr>
      <w:ins w:id="2235" w:author="Rev 9 Allen Wirfs-Brock" w:date="2012-07-06T13:06:00Z">
        <w:r w:rsidRPr="00E77497">
          <w:rPr>
            <w:rFonts w:ascii="Arial" w:hAnsi="Arial"/>
          </w:rPr>
          <w:t xml:space="preserve">The </w:t>
        </w:r>
      </w:ins>
      <w:ins w:id="2236" w:author="Rev 9 Allen Wirfs-Brock" w:date="2012-07-06T13:07:00Z">
        <w:r>
          <w:rPr>
            <w:rFonts w:ascii="Arial" w:hAnsi="Arial"/>
          </w:rPr>
          <w:t>QR</w:t>
        </w:r>
      </w:ins>
      <w:ins w:id="2237" w:author="Rev 9 Allen Wirfs-Brock" w:date="2012-07-06T13:06:00Z">
        <w:r w:rsidRPr="00E77497">
          <w:rPr>
            <w:rFonts w:ascii="Arial" w:hAnsi="Arial"/>
          </w:rPr>
          <w:t>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ins>
    </w:p>
    <w:p w14:paraId="7E4149E1" w14:textId="77777777" w:rsidR="0057551E" w:rsidRPr="00E77497" w:rsidRDefault="0057551E" w:rsidP="0057551E">
      <w:pPr>
        <w:pStyle w:val="MathSpecialCase3"/>
        <w:numPr>
          <w:ilvl w:val="2"/>
          <w:numId w:val="31"/>
        </w:numPr>
        <w:tabs>
          <w:tab w:val="left" w:pos="450"/>
        </w:tabs>
        <w:spacing w:after="0"/>
        <w:ind w:left="446" w:hanging="446"/>
        <w:jc w:val="left"/>
        <w:rPr>
          <w:ins w:id="2238" w:author="Rev 9 Allen Wirfs-Brock" w:date="2012-07-06T13:18:00Z"/>
        </w:rPr>
      </w:pPr>
      <w:ins w:id="2239" w:author="Rev 9 Allen Wirfs-Brock" w:date="2012-07-06T13:18:00Z">
        <w:r w:rsidRPr="00E77497">
          <w:rPr>
            <w:rFonts w:ascii="Arial" w:hAnsi="Arial"/>
          </w:rPr>
          <w:t xml:space="preserve">The </w:t>
        </w:r>
        <w:r>
          <w:rPr>
            <w:rFonts w:ascii="Arial" w:hAnsi="Arial"/>
          </w:rPr>
          <w:t>QR</w:t>
        </w:r>
        <w:r w:rsidRPr="00E77497">
          <w:rPr>
            <w:rFonts w:ascii="Arial" w:hAnsi="Arial"/>
          </w:rPr>
          <w:t>V of</w:t>
        </w:r>
        <w:r w:rsidRPr="00E77497">
          <w:t xml:space="preserve"> </w:t>
        </w:r>
      </w:ins>
      <w:ins w:id="2240" w:author="Rev 9 Allen Wirfs-Brock" w:date="2012-07-06T13:19:00Z">
        <w:r>
          <w:rPr>
            <w:i/>
          </w:rPr>
          <w:t>Single</w:t>
        </w:r>
        <w:r w:rsidRPr="00E77497">
          <w:rPr>
            <w:i/>
          </w:rPr>
          <w:t>EscapeCharacter</w:t>
        </w:r>
        <w:r>
          <w:rPr>
            <w:i/>
          </w:rPr>
          <w:t xml:space="preserve"> </w:t>
        </w:r>
      </w:ins>
      <w:ins w:id="2241" w:author="Rev 9 Allen Wirfs-Brock" w:date="2012-07-06T13:18:00Z">
        <w:r w:rsidRPr="00E77497">
          <w:rPr>
            <w:rFonts w:ascii="Arial" w:hAnsi="Arial"/>
            <w:b/>
          </w:rPr>
          <w:t>::</w:t>
        </w:r>
        <w:r w:rsidRPr="00E77497">
          <w:t xml:space="preserve"> </w:t>
        </w:r>
      </w:ins>
      <w:ins w:id="2242" w:author="Rev 9 Allen Wirfs-Brock" w:date="2012-07-06T13:20:00Z">
        <w:r w:rsidRPr="0057551E">
          <w:rPr>
            <w:rFonts w:ascii="Arial" w:hAnsi="Arial" w:cs="Arial"/>
            <w:b/>
          </w:rPr>
          <w:t>one of</w:t>
        </w:r>
        <w:r w:rsidRPr="0057551E">
          <w:rPr>
            <w:rFonts w:ascii="Arial" w:hAnsi="Arial" w:cs="Arial"/>
          </w:rPr>
          <w:t xml:space="preserve"> </w:t>
        </w:r>
      </w:ins>
      <w:ins w:id="2243" w:author="Rev 9 Allen Wirfs-Brock" w:date="2012-07-06T13:21:00Z">
        <w:r w:rsidRPr="0057551E">
          <w:rPr>
            <w:rFonts w:ascii="Courier New" w:hAnsi="Courier New" w:cs="Courier New"/>
            <w:b/>
          </w:rPr>
          <w:t>'  "  \  b  f  n  r  t  v</w:t>
        </w:r>
        <w:r w:rsidRPr="00E77497">
          <w:rPr>
            <w:rFonts w:ascii="Arial" w:hAnsi="Arial" w:cs="Arial"/>
          </w:rPr>
          <w:t xml:space="preserve"> </w:t>
        </w:r>
      </w:ins>
      <w:ins w:id="2244" w:author="Rev 9 Allen Wirfs-Brock" w:date="2012-07-06T13:24:00Z">
        <w:r>
          <w:rPr>
            <w:rFonts w:ascii="Arial" w:hAnsi="Arial" w:cs="Arial"/>
          </w:rPr>
          <w:t xml:space="preserve"> </w:t>
        </w:r>
      </w:ins>
      <w:ins w:id="2245" w:author="Rev 9 Allen Wirfs-Brock" w:date="2012-07-06T13:18:00Z">
        <w:r w:rsidRPr="00E77497">
          <w:rPr>
            <w:rFonts w:ascii="Arial" w:hAnsi="Arial" w:cs="Arial"/>
          </w:rPr>
          <w:t>is the CV of the</w:t>
        </w:r>
      </w:ins>
      <w:ins w:id="2246" w:author="Rev 9 Allen Wirfs-Brock" w:date="2012-07-06T13:23:00Z">
        <w:r>
          <w:rPr>
            <w:rFonts w:ascii="Arial" w:hAnsi="Arial" w:cs="Arial"/>
          </w:rPr>
          <w:t xml:space="preserve"> </w:t>
        </w:r>
        <w:r w:rsidRPr="00E77497">
          <w:rPr>
            <w:i/>
          </w:rPr>
          <w:t>SourceCharacter</w:t>
        </w:r>
      </w:ins>
      <w:ins w:id="2247" w:author="Rev 9 Allen Wirfs-Brock" w:date="2012-07-06T13:22:00Z">
        <w:r>
          <w:rPr>
            <w:rFonts w:ascii="Arial" w:hAnsi="Arial" w:cs="Arial"/>
          </w:rPr>
          <w:t xml:space="preserve"> that is</w:t>
        </w:r>
      </w:ins>
      <w:ins w:id="2248" w:author="Rev 9 Allen Wirfs-Brock" w:date="2012-07-06T13:23:00Z">
        <w:r>
          <w:rPr>
            <w:rFonts w:ascii="Arial" w:hAnsi="Arial" w:cs="Arial"/>
          </w:rPr>
          <w:t xml:space="preserve"> </w:t>
        </w:r>
      </w:ins>
      <w:ins w:id="2249" w:author="Rev 9 Allen Wirfs-Brock" w:date="2012-07-06T13:24:00Z">
        <w:r>
          <w:rPr>
            <w:rFonts w:ascii="Arial" w:hAnsi="Arial" w:cs="Arial"/>
          </w:rPr>
          <w:t>that</w:t>
        </w:r>
      </w:ins>
      <w:ins w:id="2250" w:author="Rev 9 Allen Wirfs-Brock" w:date="2012-07-06T13:23:00Z">
        <w:r>
          <w:rPr>
            <w:rFonts w:ascii="Arial" w:hAnsi="Arial" w:cs="Arial"/>
          </w:rPr>
          <w:t xml:space="preserve"> single character</w:t>
        </w:r>
      </w:ins>
      <w:ins w:id="2251" w:author="Rev 9 Allen Wirfs-Brock" w:date="2012-07-06T13:18:00Z">
        <w:r w:rsidRPr="00E77497">
          <w:t>.</w:t>
        </w:r>
      </w:ins>
    </w:p>
    <w:p w14:paraId="29BC27E3" w14:textId="77777777" w:rsidR="003B1D6B" w:rsidRPr="00E77497" w:rsidRDefault="003B1D6B" w:rsidP="003B1D6B">
      <w:pPr>
        <w:pStyle w:val="MathSpecialCase3"/>
        <w:numPr>
          <w:ilvl w:val="2"/>
          <w:numId w:val="31"/>
        </w:numPr>
        <w:tabs>
          <w:tab w:val="left" w:pos="450"/>
        </w:tabs>
        <w:spacing w:after="0"/>
        <w:ind w:left="446" w:hanging="446"/>
        <w:rPr>
          <w:ins w:id="2252" w:author="Rev 9 Allen Wirfs-Brock" w:date="2012-07-06T13:31:00Z"/>
        </w:rPr>
      </w:pPr>
      <w:ins w:id="2253" w:author="Rev 9 Allen Wirfs-Brock" w:date="2012-07-06T13:31:00Z">
        <w:r w:rsidRPr="00E77497">
          <w:rPr>
            <w:rFonts w:ascii="Arial" w:hAnsi="Arial"/>
          </w:rPr>
          <w:t xml:space="preserve">The </w:t>
        </w:r>
        <w:r>
          <w:rPr>
            <w:rFonts w:ascii="Arial" w:hAnsi="Arial"/>
          </w:rPr>
          <w:t>QR</w:t>
        </w:r>
        <w:r w:rsidRPr="00E77497">
          <w:rPr>
            <w:rFonts w:ascii="Arial" w:hAnsi="Arial"/>
          </w:rPr>
          <w:t>V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ins>
      <w:ins w:id="2254" w:author="Rev 9 Allen Wirfs-Brock" w:date="2012-07-06T13:32:00Z">
        <w:r>
          <w:rPr>
            <w:i/>
          </w:rPr>
          <w:t xml:space="preserve">HexDigit HexDigit </w:t>
        </w:r>
      </w:ins>
      <w:ins w:id="2255" w:author="Rev 9 Allen Wirfs-Brock" w:date="2012-07-06T13:31:00Z">
        <w:r w:rsidRPr="00E77497">
          <w:t xml:space="preserve"> </w:t>
        </w:r>
      </w:ins>
      <w:ins w:id="2256" w:author="Rev 9 Allen Wirfs-Brock" w:date="2012-07-06T13:37:00Z">
        <w:r w:rsidRPr="00E65A34">
          <w:rPr>
            <w:rFonts w:ascii="Arial" w:hAnsi="Arial" w:cs="Arial"/>
          </w:rPr>
          <w:t xml:space="preserve">is </w:t>
        </w:r>
      </w:ins>
      <w:ins w:id="2257" w:author="Rev 9 Allen Wirfs-Brock" w:date="2012-07-06T13:38:00Z">
        <w:r w:rsidR="008B0F52">
          <w:rPr>
            <w:rFonts w:ascii="Arial" w:hAnsi="Arial" w:cs="Arial"/>
          </w:rPr>
          <w:t>the</w:t>
        </w:r>
      </w:ins>
      <w:ins w:id="2258" w:author="Rev 9 Allen Wirfs-Brock" w:date="2012-07-06T13:37:00Z">
        <w:r w:rsidRPr="00E65A34">
          <w:rPr>
            <w:rFonts w:ascii="Arial" w:hAnsi="Arial" w:cs="Arial"/>
          </w:rPr>
          <w:t xml:space="preserve">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ins>
      <w:ins w:id="2259" w:author="Rev 9 Allen Wirfs-Brock" w:date="2012-07-06T13:38:00Z">
        <w:r w:rsidR="008B0F52">
          <w:rPr>
            <w:rFonts w:ascii="Arial" w:hAnsi="Arial"/>
          </w:rPr>
          <w:t xml:space="preserve"> consisting of code unit value </w:t>
        </w:r>
        <w:r w:rsidR="008B0F52" w:rsidRPr="004A5E29">
          <w:t>0x</w:t>
        </w:r>
      </w:ins>
      <w:ins w:id="2260" w:author="Rev 9 Allen Wirfs-Brock" w:date="2012-07-06T13:48:00Z">
        <w:r w:rsidR="00C6133D">
          <w:t>0</w:t>
        </w:r>
      </w:ins>
      <w:ins w:id="2261" w:author="Rev 9 Allen Wirfs-Brock" w:date="2012-07-06T13:38:00Z">
        <w:r w:rsidR="008B0F52" w:rsidRPr="004A5E29">
          <w:t>78</w:t>
        </w:r>
        <w:r w:rsidR="008B0F52">
          <w:rPr>
            <w:rFonts w:ascii="Arial" w:hAnsi="Arial"/>
          </w:rPr>
          <w:t xml:space="preserve"> followed</w:t>
        </w:r>
      </w:ins>
      <w:ins w:id="2262" w:author="Rev 9 Allen Wirfs-Brock" w:date="2012-07-06T13:41:00Z">
        <w:r w:rsidR="008B0F52">
          <w:rPr>
            <w:rFonts w:ascii="Arial" w:hAnsi="Arial"/>
          </w:rPr>
          <w:t xml:space="preserve"> by</w:t>
        </w:r>
      </w:ins>
      <w:ins w:id="2263" w:author="Rev 9 Allen Wirfs-Brock" w:date="2012-07-06T13:38:00Z">
        <w:r w:rsidR="008B0F52">
          <w:rPr>
            <w:rFonts w:ascii="Arial" w:hAnsi="Arial"/>
          </w:rPr>
          <w:t xml:space="preserve"> </w:t>
        </w:r>
      </w:ins>
      <w:ins w:id="2264" w:author="Rev 9 Allen Wirfs-Brock" w:date="2012-07-06T13:41:00Z">
        <w:r w:rsidR="008B0F52">
          <w:rPr>
            <w:rFonts w:ascii="Arial" w:hAnsi="Arial"/>
          </w:rPr>
          <w:t>QRV</w:t>
        </w:r>
      </w:ins>
      <w:ins w:id="2265" w:author="Rev 9 Allen Wirfs-Brock" w:date="2012-07-06T13:38:00Z">
        <w:r w:rsidR="008B0F52">
          <w:rPr>
            <w:rFonts w:ascii="Arial" w:hAnsi="Arial"/>
          </w:rPr>
          <w:t xml:space="preserve"> of the first </w:t>
        </w:r>
      </w:ins>
      <w:ins w:id="2266" w:author="Rev 9 Allen Wirfs-Brock" w:date="2012-07-06T13:39:00Z">
        <w:r w:rsidR="008B0F52">
          <w:rPr>
            <w:i/>
          </w:rPr>
          <w:t>HexDigit</w:t>
        </w:r>
      </w:ins>
      <w:ins w:id="2267" w:author="Rev 9 Allen Wirfs-Brock" w:date="2012-07-06T13:38:00Z">
        <w:r w:rsidR="008B0F52">
          <w:rPr>
            <w:rFonts w:ascii="Arial" w:hAnsi="Arial"/>
          </w:rPr>
          <w:t xml:space="preserve"> followe</w:t>
        </w:r>
      </w:ins>
      <w:ins w:id="2268" w:author="Rev 9 Allen Wirfs-Brock" w:date="2012-07-06T13:39:00Z">
        <w:r w:rsidR="008B0F52">
          <w:rPr>
            <w:rFonts w:ascii="Arial" w:hAnsi="Arial"/>
          </w:rPr>
          <w:t>d</w:t>
        </w:r>
      </w:ins>
      <w:ins w:id="2269" w:author="Rev 9 Allen Wirfs-Brock" w:date="2012-07-06T13:38:00Z">
        <w:r w:rsidR="008B0F52">
          <w:rPr>
            <w:rFonts w:ascii="Arial" w:hAnsi="Arial"/>
          </w:rPr>
          <w:t xml:space="preserve"> by the </w:t>
        </w:r>
      </w:ins>
      <w:ins w:id="2270" w:author="Rev 9 Allen Wirfs-Brock" w:date="2012-07-06T13:41:00Z">
        <w:r w:rsidR="008B0F52">
          <w:rPr>
            <w:rFonts w:ascii="Arial" w:hAnsi="Arial"/>
          </w:rPr>
          <w:t>QRV</w:t>
        </w:r>
      </w:ins>
      <w:ins w:id="2271" w:author="Rev 9 Allen Wirfs-Brock" w:date="2012-07-06T13:38:00Z">
        <w:r w:rsidR="008B0F52">
          <w:rPr>
            <w:rFonts w:ascii="Arial" w:hAnsi="Arial"/>
          </w:rPr>
          <w:t xml:space="preserve"> of the second</w:t>
        </w:r>
      </w:ins>
      <w:ins w:id="2272" w:author="Rev 9 Allen Wirfs-Brock" w:date="2012-07-06T13:39:00Z">
        <w:r w:rsidR="008B0F52">
          <w:rPr>
            <w:rFonts w:ascii="Arial" w:hAnsi="Arial"/>
          </w:rPr>
          <w:t xml:space="preserve"> </w:t>
        </w:r>
        <w:r w:rsidR="008B0F52">
          <w:rPr>
            <w:i/>
          </w:rPr>
          <w:t>HexDigit</w:t>
        </w:r>
      </w:ins>
      <w:ins w:id="2273" w:author="Rev 9 Allen Wirfs-Brock" w:date="2012-07-06T13:31:00Z">
        <w:r w:rsidRPr="00E77497">
          <w:t>.</w:t>
        </w:r>
      </w:ins>
    </w:p>
    <w:p w14:paraId="3252FFB7" w14:textId="77777777" w:rsidR="008B0F52" w:rsidRDefault="008B0F52" w:rsidP="008B0F52">
      <w:pPr>
        <w:pStyle w:val="MathSpecialCase3"/>
        <w:numPr>
          <w:ilvl w:val="2"/>
          <w:numId w:val="31"/>
        </w:numPr>
        <w:tabs>
          <w:tab w:val="left" w:pos="450"/>
        </w:tabs>
        <w:spacing w:after="240"/>
        <w:ind w:left="446" w:hanging="446"/>
        <w:contextualSpacing/>
        <w:rPr>
          <w:ins w:id="2274" w:author="Rev 9 Allen Wirfs-Brock" w:date="2012-07-06T13:45:00Z"/>
        </w:rPr>
      </w:pPr>
      <w:ins w:id="2275" w:author="Rev 9 Allen Wirfs-Brock" w:date="2012-07-06T13:45:00Z">
        <w:r w:rsidRPr="00E77497">
          <w:rPr>
            <w:rFonts w:ascii="Arial" w:hAnsi="Arial"/>
          </w:rPr>
          <w:t xml:space="preserve">The </w:t>
        </w:r>
      </w:ins>
      <w:ins w:id="2276" w:author="Rev 9 Allen Wirfs-Brock" w:date="2012-07-06T13:49:00Z">
        <w:r w:rsidR="00C6133D">
          <w:rPr>
            <w:rFonts w:ascii="Arial" w:hAnsi="Arial"/>
          </w:rPr>
          <w:t>Q</w:t>
        </w:r>
      </w:ins>
      <w:ins w:id="2277" w:author="Rev 9 Allen Wirfs-Brock" w:date="2012-07-06T13:46:00Z">
        <w:r>
          <w:rPr>
            <w:rFonts w:ascii="Arial" w:hAnsi="Arial"/>
          </w:rPr>
          <w:t>RV</w:t>
        </w:r>
      </w:ins>
      <w:ins w:id="2278" w:author="Rev 9 Allen Wirfs-Brock" w:date="2012-07-06T13:45:00Z">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ins>
      <w:ins w:id="2279" w:author="Rev 9 Allen Wirfs-Brock" w:date="2012-07-06T13:47:00Z">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ins>
      <w:ins w:id="2280" w:author="Rev 9 Allen Wirfs-Brock" w:date="2012-07-06T13:58:00Z">
        <w:r w:rsidR="004A5E29">
          <w:t>00</w:t>
        </w:r>
      </w:ins>
      <w:ins w:id="2281" w:author="Rev 9 Allen Wirfs-Brock" w:date="2012-07-06T13:47:00Z">
        <w:r w:rsidRPr="004A5E29">
          <w:t>75</w:t>
        </w:r>
        <w:r>
          <w:rPr>
            <w:rFonts w:ascii="Arial" w:hAnsi="Arial"/>
          </w:rPr>
          <w:t xml:space="preserve"> followed by QRV of the first </w:t>
        </w:r>
        <w:r>
          <w:rPr>
            <w:i/>
          </w:rPr>
          <w:t>HexDigit</w:t>
        </w:r>
        <w:r>
          <w:rPr>
            <w:rFonts w:ascii="Arial" w:hAnsi="Arial"/>
          </w:rPr>
          <w:t xml:space="preserve"> followed by the QRV of the second </w:t>
        </w:r>
        <w:r>
          <w:rPr>
            <w:i/>
          </w:rPr>
          <w:t>HexDigit</w:t>
        </w:r>
      </w:ins>
      <w:ins w:id="2282" w:author="Rev 9 Allen Wirfs-Brock" w:date="2012-07-06T13:45:00Z">
        <w:r w:rsidRPr="00E77497">
          <w:rPr>
            <w:rFonts w:ascii="Arial" w:hAnsi="Arial" w:cs="Arial"/>
          </w:rPr>
          <w:t xml:space="preserve"> </w:t>
        </w:r>
      </w:ins>
      <w:ins w:id="2283" w:author="Rev 9 Allen Wirfs-Brock" w:date="2012-07-06T13:49:00Z">
        <w:r w:rsidR="00C6133D">
          <w:rPr>
            <w:rFonts w:ascii="Arial" w:hAnsi="Arial"/>
          </w:rPr>
          <w:t xml:space="preserve">followed by QRV of the third </w:t>
        </w:r>
        <w:r w:rsidR="00C6133D">
          <w:rPr>
            <w:i/>
          </w:rPr>
          <w:t>HexDigit</w:t>
        </w:r>
        <w:r w:rsidR="00C6133D">
          <w:rPr>
            <w:rFonts w:ascii="Arial" w:hAnsi="Arial"/>
          </w:rPr>
          <w:t xml:space="preserve"> followed by the QRV </w:t>
        </w:r>
      </w:ins>
      <w:ins w:id="2284" w:author="Rev 9 Allen Wirfs-Brock" w:date="2012-07-06T13:45:00Z">
        <w:r w:rsidRPr="00E77497">
          <w:rPr>
            <w:rFonts w:ascii="Arial" w:hAnsi="Arial" w:cs="Arial"/>
          </w:rPr>
          <w:t>of the fourth</w:t>
        </w:r>
        <w:r w:rsidRPr="00E77497">
          <w:t xml:space="preserve"> </w:t>
        </w:r>
        <w:r w:rsidRPr="00E77497">
          <w:rPr>
            <w:i/>
          </w:rPr>
          <w:t>HexDigit</w:t>
        </w:r>
        <w:r w:rsidRPr="00E77497">
          <w:t>.</w:t>
        </w:r>
      </w:ins>
    </w:p>
    <w:p w14:paraId="3528D790" w14:textId="77777777" w:rsidR="008B0F52" w:rsidRDefault="008B0F52" w:rsidP="008B0F52">
      <w:pPr>
        <w:pStyle w:val="MathSpecialCase3"/>
        <w:numPr>
          <w:ilvl w:val="2"/>
          <w:numId w:val="31"/>
        </w:numPr>
        <w:tabs>
          <w:tab w:val="left" w:pos="450"/>
        </w:tabs>
        <w:spacing w:after="0"/>
        <w:ind w:left="446" w:hanging="446"/>
        <w:rPr>
          <w:ins w:id="2285" w:author="Rev 9 Allen Wirfs-Brock" w:date="2012-07-06T13:45:00Z"/>
        </w:rPr>
      </w:pPr>
      <w:ins w:id="2286" w:author="Rev 9 Allen Wirfs-Brock" w:date="2012-07-06T13:45:00Z">
        <w:r w:rsidRPr="00E77497">
          <w:rPr>
            <w:rFonts w:ascii="Arial" w:hAnsi="Arial"/>
          </w:rPr>
          <w:t xml:space="preserve">The </w:t>
        </w:r>
      </w:ins>
      <w:ins w:id="2287" w:author="Rev 9 Allen Wirfs-Brock" w:date="2012-07-06T13:49:00Z">
        <w:r w:rsidR="00C6133D">
          <w:rPr>
            <w:rFonts w:ascii="Arial" w:hAnsi="Arial"/>
          </w:rPr>
          <w:t>QR</w:t>
        </w:r>
      </w:ins>
      <w:ins w:id="2288" w:author="Rev 9 Allen Wirfs-Brock" w:date="2012-07-06T13:45:00Z">
        <w:r w:rsidRPr="00E77497">
          <w:rPr>
            <w:rFonts w:ascii="Arial" w:hAnsi="Arial"/>
          </w:rPr>
          <w:t>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F1FE0">
          <w:rPr>
            <w:rFonts w:ascii="Arial" w:hAnsi="Arial" w:cs="Arial"/>
          </w:rPr>
          <w:t>is</w:t>
        </w:r>
        <w:r w:rsidRPr="00E77497">
          <w:t xml:space="preserve"> </w:t>
        </w:r>
        <w:r w:rsidRPr="00E77497">
          <w:rPr>
            <w:rFonts w:ascii="Arial" w:hAnsi="Arial" w:cs="Arial"/>
          </w:rPr>
          <w:t xml:space="preserve">the </w:t>
        </w:r>
      </w:ins>
      <w:ins w:id="2289" w:author="Rev 9 Allen Wirfs-Brock" w:date="2012-07-06T13:51:00Z">
        <w:r w:rsidR="00C6133D" w:rsidRPr="00E65A34">
          <w:rPr>
            <w:rFonts w:ascii="Arial" w:hAnsi="Arial" w:cs="Arial"/>
          </w:rPr>
          <w:t xml:space="preserve">sequence </w:t>
        </w:r>
        <w:r w:rsidR="00C6133D">
          <w:rPr>
            <w:rFonts w:ascii="Arial" w:hAnsi="Arial" w:cs="Arial"/>
          </w:rPr>
          <w:t xml:space="preserve">consisting </w:t>
        </w:r>
        <w:r w:rsidR="00C6133D" w:rsidRPr="00E65A34">
          <w:rPr>
            <w:rFonts w:ascii="Arial" w:hAnsi="Arial" w:cs="Arial"/>
          </w:rPr>
          <w:t>of the</w:t>
        </w:r>
        <w:r w:rsidR="00C6133D">
          <w:rPr>
            <w:rFonts w:ascii="Arial" w:hAnsi="Arial" w:cs="Arial"/>
          </w:rPr>
          <w:t xml:space="preserve"> </w:t>
        </w:r>
        <w:r w:rsidR="00C6133D">
          <w:rPr>
            <w:rFonts w:ascii="Arial" w:hAnsi="Arial"/>
          </w:rPr>
          <w:t xml:space="preserve">code units consisting of code unit value </w:t>
        </w:r>
        <w:r w:rsidR="00C6133D" w:rsidRPr="00887FC2">
          <w:t>0x</w:t>
        </w:r>
      </w:ins>
      <w:ins w:id="2290" w:author="Rev 9 Allen Wirfs-Brock" w:date="2012-07-06T13:58:00Z">
        <w:r w:rsidR="004A5E29">
          <w:t>00</w:t>
        </w:r>
      </w:ins>
      <w:ins w:id="2291" w:author="Rev 9 Allen Wirfs-Brock" w:date="2012-07-06T13:51:00Z">
        <w:r w:rsidR="00C6133D" w:rsidRPr="00887FC2">
          <w:t>75</w:t>
        </w:r>
        <w:r w:rsidR="00C6133D">
          <w:rPr>
            <w:rFonts w:ascii="Arial" w:hAnsi="Arial"/>
          </w:rPr>
          <w:t xml:space="preserve"> followed by</w:t>
        </w:r>
      </w:ins>
      <w:ins w:id="2292" w:author="Rev 9 Allen Wirfs-Brock" w:date="2012-07-06T13:52:00Z">
        <w:r w:rsidR="00C6133D" w:rsidRPr="00C6133D">
          <w:rPr>
            <w:rFonts w:ascii="Arial" w:hAnsi="Arial"/>
          </w:rPr>
          <w:t xml:space="preserve"> </w:t>
        </w:r>
        <w:r w:rsidR="00C6133D">
          <w:rPr>
            <w:rFonts w:ascii="Arial" w:hAnsi="Arial"/>
          </w:rPr>
          <w:t xml:space="preserve">code unit value </w:t>
        </w:r>
        <w:r w:rsidR="00C6133D" w:rsidRPr="00887FC2">
          <w:t>0x</w:t>
        </w:r>
      </w:ins>
      <w:ins w:id="2293" w:author="Rev 9 Allen Wirfs-Brock" w:date="2012-07-06T13:58:00Z">
        <w:r w:rsidR="004A5E29">
          <w:t>00</w:t>
        </w:r>
      </w:ins>
      <w:ins w:id="2294" w:author="Rev 9 Allen Wirfs-Brock" w:date="2012-07-06T13:52:00Z">
        <w:r w:rsidR="00C6133D" w:rsidRPr="00887FC2">
          <w:t>7</w:t>
        </w:r>
      </w:ins>
      <w:ins w:id="2295" w:author="Rev 9 Allen Wirfs-Brock" w:date="2012-07-06T13:54:00Z">
        <w:r w:rsidR="00C6133D">
          <w:t>B</w:t>
        </w:r>
      </w:ins>
      <w:ins w:id="2296" w:author="Rev 9 Allen Wirfs-Brock" w:date="2012-07-06T13:52:00Z">
        <w:r w:rsidR="00C6133D">
          <w:rPr>
            <w:rFonts w:ascii="Arial" w:hAnsi="Arial"/>
          </w:rPr>
          <w:t xml:space="preserve"> </w:t>
        </w:r>
      </w:ins>
      <w:ins w:id="2297" w:author="Rev 9 Allen Wirfs-Brock" w:date="2012-07-06T13:51:00Z">
        <w:r w:rsidR="00C6133D">
          <w:rPr>
            <w:rFonts w:ascii="Arial" w:hAnsi="Arial"/>
          </w:rPr>
          <w:t xml:space="preserve"> </w:t>
        </w:r>
      </w:ins>
      <w:ins w:id="2298" w:author="Rev 9 Allen Wirfs-Brock" w:date="2012-07-06T13:54:00Z">
        <w:r w:rsidR="00C6133D">
          <w:rPr>
            <w:rFonts w:ascii="Arial" w:hAnsi="Arial"/>
          </w:rPr>
          <w:t>followed by</w:t>
        </w:r>
        <w:r w:rsidR="00C6133D" w:rsidRPr="00C6133D">
          <w:rPr>
            <w:rFonts w:ascii="Arial" w:hAnsi="Arial"/>
          </w:rPr>
          <w:t xml:space="preserve"> </w:t>
        </w:r>
      </w:ins>
      <w:ins w:id="2299" w:author="Rev 9 Allen Wirfs-Brock" w:date="2012-07-06T13:51:00Z">
        <w:r w:rsidR="00C6133D">
          <w:rPr>
            <w:rFonts w:ascii="Arial" w:hAnsi="Arial"/>
          </w:rPr>
          <w:t xml:space="preserve">QRV of </w:t>
        </w:r>
        <w:r w:rsidR="00C6133D">
          <w:rPr>
            <w:i/>
          </w:rPr>
          <w:t>HexDigit</w:t>
        </w:r>
        <w:r w:rsidR="00C6133D">
          <w:rPr>
            <w:rFonts w:ascii="Arial" w:hAnsi="Arial"/>
          </w:rPr>
          <w:t xml:space="preserve"> followed by</w:t>
        </w:r>
      </w:ins>
      <w:ins w:id="2300" w:author="Rev 9 Allen Wirfs-Brock" w:date="2012-07-06T13:54:00Z">
        <w:r w:rsidR="00C6133D" w:rsidRPr="00C6133D">
          <w:rPr>
            <w:rFonts w:ascii="Arial" w:hAnsi="Arial"/>
          </w:rPr>
          <w:t xml:space="preserve"> </w:t>
        </w:r>
        <w:r w:rsidR="00C6133D">
          <w:rPr>
            <w:rFonts w:ascii="Arial" w:hAnsi="Arial"/>
          </w:rPr>
          <w:t xml:space="preserve">code unit value </w:t>
        </w:r>
        <w:r w:rsidR="00C6133D" w:rsidRPr="00887FC2">
          <w:t>0x</w:t>
        </w:r>
      </w:ins>
      <w:ins w:id="2301" w:author="Rev 9 Allen Wirfs-Brock" w:date="2012-07-06T13:58:00Z">
        <w:r w:rsidR="004A5E29">
          <w:t>00</w:t>
        </w:r>
      </w:ins>
      <w:ins w:id="2302" w:author="Rev 9 Allen Wirfs-Brock" w:date="2012-07-06T13:54:00Z">
        <w:r w:rsidR="00C6133D" w:rsidRPr="00887FC2">
          <w:t>7</w:t>
        </w:r>
        <w:r w:rsidR="00C6133D">
          <w:t>D</w:t>
        </w:r>
      </w:ins>
      <w:ins w:id="2303" w:author="Rev 9 Allen Wirfs-Brock" w:date="2012-07-06T13:45:00Z">
        <w:r w:rsidRPr="00E77497">
          <w:t>.</w:t>
        </w:r>
      </w:ins>
    </w:p>
    <w:p w14:paraId="7AE27F1C" w14:textId="77777777" w:rsidR="00C6133D" w:rsidRPr="00E77497" w:rsidRDefault="00C6133D" w:rsidP="00C6133D">
      <w:pPr>
        <w:pStyle w:val="MathSpecialCase3"/>
        <w:numPr>
          <w:ilvl w:val="2"/>
          <w:numId w:val="31"/>
        </w:numPr>
        <w:tabs>
          <w:tab w:val="left" w:pos="450"/>
        </w:tabs>
        <w:spacing w:after="0"/>
        <w:ind w:left="446" w:hanging="446"/>
        <w:rPr>
          <w:ins w:id="2304" w:author="Rev 9 Allen Wirfs-Brock" w:date="2012-07-06T13:56:00Z"/>
        </w:rPr>
      </w:pPr>
      <w:ins w:id="2305" w:author="Rev 9 Allen Wirfs-Brock" w:date="2012-07-06T13:56:00Z">
        <w:r w:rsidRPr="00E77497">
          <w:rPr>
            <w:rFonts w:ascii="Arial" w:hAnsi="Arial" w:cs="Arial"/>
          </w:rPr>
          <w:t>The</w:t>
        </w:r>
        <w:r w:rsidRPr="00E77497">
          <w:rPr>
            <w:rFonts w:ascii="Arial" w:hAnsi="Arial"/>
          </w:rPr>
          <w:t xml:space="preserve"> </w:t>
        </w:r>
        <w:r>
          <w:rPr>
            <w:rFonts w:ascii="Arial" w:hAnsi="Arial"/>
          </w:rPr>
          <w:t>QRV</w:t>
        </w:r>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ins>
      <w:ins w:id="2306" w:author="Rev 9 Allen Wirfs-Brock" w:date="2012-07-06T13:57:00Z">
        <w:r>
          <w:rPr>
            <w:rFonts w:ascii="Arial" w:hAnsi="Arial"/>
          </w:rPr>
          <w:t>QRV</w:t>
        </w:r>
      </w:ins>
      <w:ins w:id="2307" w:author="Rev 9 Allen Wirfs-Brock" w:date="2012-07-06T13:56:00Z">
        <w:r w:rsidRPr="00E77497">
          <w:rPr>
            <w:rFonts w:ascii="Arial" w:hAnsi="Arial"/>
          </w:rPr>
          <w:t xml:space="preserve"> of </w:t>
        </w:r>
        <w:r w:rsidRPr="00E77497">
          <w:rPr>
            <w:i/>
          </w:rPr>
          <w:t>HexDigit</w:t>
        </w:r>
        <w:r w:rsidRPr="00E77497">
          <w:t>.</w:t>
        </w:r>
      </w:ins>
    </w:p>
    <w:p w14:paraId="5E33402B" w14:textId="77777777" w:rsidR="00C6133D" w:rsidRPr="004A5E29" w:rsidRDefault="00C6133D" w:rsidP="00C6133D">
      <w:pPr>
        <w:pStyle w:val="MathSpecialCase3"/>
        <w:numPr>
          <w:ilvl w:val="2"/>
          <w:numId w:val="31"/>
        </w:numPr>
        <w:tabs>
          <w:tab w:val="left" w:pos="450"/>
        </w:tabs>
        <w:spacing w:after="0"/>
        <w:ind w:left="446" w:hanging="446"/>
        <w:rPr>
          <w:ins w:id="2308" w:author="Rev 9 Allen Wirfs-Brock" w:date="2012-07-06T13:56:00Z"/>
        </w:rPr>
      </w:pPr>
      <w:ins w:id="2309" w:author="Rev 9 Allen Wirfs-Brock" w:date="2012-07-06T13:56:00Z">
        <w:r w:rsidRPr="00E77497">
          <w:rPr>
            <w:rFonts w:ascii="Arial" w:hAnsi="Arial" w:cs="Arial"/>
          </w:rPr>
          <w:t>The</w:t>
        </w:r>
        <w:r w:rsidRPr="00E77497">
          <w:rPr>
            <w:rFonts w:ascii="Arial" w:hAnsi="Arial"/>
          </w:rPr>
          <w:t xml:space="preserve"> </w:t>
        </w:r>
      </w:ins>
      <w:ins w:id="2310" w:author="Rev 9 Allen Wirfs-Brock" w:date="2012-07-06T13:57:00Z">
        <w:r>
          <w:rPr>
            <w:rFonts w:ascii="Arial" w:hAnsi="Arial"/>
          </w:rPr>
          <w:t>QRV</w:t>
        </w:r>
      </w:ins>
      <w:ins w:id="2311" w:author="Rev 9 Allen Wirfs-Brock" w:date="2012-07-06T13:56:00Z">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ins>
      <w:ins w:id="2312" w:author="Rev 9 Allen Wirfs-Brock" w:date="2012-07-06T13:57:00Z">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cs="Arial"/>
          </w:rPr>
          <w:t xml:space="preserve">QRV of </w:t>
        </w:r>
      </w:ins>
      <w:ins w:id="2313" w:author="Rev 9 Allen Wirfs-Brock" w:date="2012-07-06T13:56:00Z">
        <w:r w:rsidRPr="00E77497">
          <w:rPr>
            <w:i/>
          </w:rPr>
          <w:t>Hex</w:t>
        </w:r>
        <w:r>
          <w:rPr>
            <w:i/>
          </w:rPr>
          <w:t>Digits</w:t>
        </w:r>
        <w:r w:rsidRPr="00E77497">
          <w:t xml:space="preserve"> </w:t>
        </w:r>
      </w:ins>
      <w:ins w:id="2314" w:author="Rev 9 Allen Wirfs-Brock" w:date="2012-07-06T13:58:00Z">
        <w:r>
          <w:rPr>
            <w:rFonts w:ascii="Arial" w:hAnsi="Arial"/>
          </w:rPr>
          <w:t>followed by</w:t>
        </w:r>
        <w:r w:rsidRPr="00C6133D">
          <w:rPr>
            <w:rFonts w:ascii="Arial" w:hAnsi="Arial"/>
          </w:rPr>
          <w:t xml:space="preserve"> </w:t>
        </w:r>
        <w:r>
          <w:rPr>
            <w:rFonts w:ascii="Arial" w:hAnsi="Arial"/>
          </w:rPr>
          <w:t>QRV of</w:t>
        </w:r>
      </w:ins>
      <w:ins w:id="2315" w:author="Rev 9 Allen Wirfs-Brock" w:date="2012-07-06T13:56:00Z">
        <w:r w:rsidRPr="00E77497">
          <w:t xml:space="preserve"> </w:t>
        </w:r>
        <w:r w:rsidRPr="00E77497">
          <w:rPr>
            <w:i/>
          </w:rPr>
          <w:t>HexDigit</w:t>
        </w:r>
        <w:r w:rsidRPr="00E77497">
          <w:rPr>
            <w:rFonts w:ascii="Arial" w:hAnsi="Arial" w:cs="Arial"/>
          </w:rPr>
          <w:t>.</w:t>
        </w:r>
      </w:ins>
    </w:p>
    <w:p w14:paraId="6F319A25" w14:textId="77777777" w:rsidR="008B0F52" w:rsidRPr="008B0F52" w:rsidRDefault="008B0F52" w:rsidP="008B0F52">
      <w:pPr>
        <w:pStyle w:val="MathSpecialCase3"/>
        <w:numPr>
          <w:ilvl w:val="2"/>
          <w:numId w:val="31"/>
        </w:numPr>
        <w:tabs>
          <w:tab w:val="left" w:pos="450"/>
        </w:tabs>
        <w:spacing w:after="0"/>
        <w:ind w:left="446" w:hanging="446"/>
        <w:rPr>
          <w:ins w:id="2316" w:author="Rev 9 Allen Wirfs-Brock" w:date="2012-07-06T13:42:00Z"/>
        </w:rPr>
      </w:pPr>
      <w:ins w:id="2317" w:author="Rev 9 Allen Wirfs-Brock" w:date="2012-07-06T13:42:00Z">
        <w:r w:rsidRPr="00FE4F42">
          <w:rPr>
            <w:rFonts w:ascii="Arial" w:hAnsi="Arial"/>
          </w:rPr>
          <w:t>The Q</w:t>
        </w:r>
        <w:r>
          <w:rPr>
            <w:rFonts w:ascii="Arial" w:hAnsi="Arial"/>
          </w:rPr>
          <w:t>R</w:t>
        </w:r>
        <w:r w:rsidRPr="00FE4F42">
          <w:rPr>
            <w:rFonts w:ascii="Arial" w:hAnsi="Arial"/>
          </w:rPr>
          <w:t>V of</w:t>
        </w:r>
        <w:r>
          <w:rPr>
            <w:rFonts w:ascii="Arial" w:hAnsi="Arial"/>
          </w:rPr>
          <w:t xml:space="preserve"> a </w:t>
        </w:r>
        <w:r>
          <w:rPr>
            <w:i/>
          </w:rPr>
          <w:t>HexDigit</w:t>
        </w:r>
        <w:r>
          <w:rPr>
            <w:rFonts w:ascii="Arial" w:hAnsi="Arial"/>
          </w:rPr>
          <w:t xml:space="preserve">  is </w:t>
        </w:r>
      </w:ins>
      <w:ins w:id="2318" w:author="Rev 9 Allen Wirfs-Brock" w:date="2012-07-06T13:43:00Z">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ins>
      <w:ins w:id="2319" w:author="Rev 9 Allen Wirfs-Brock" w:date="2012-07-06T13:44:00Z">
        <w:r>
          <w:rPr>
            <w:i/>
          </w:rPr>
          <w:t>HexDigit</w:t>
        </w:r>
      </w:ins>
      <w:ins w:id="2320" w:author="Rev 9 Allen Wirfs-Brock" w:date="2012-07-06T13:43:00Z">
        <w:r w:rsidRPr="00E77497">
          <w:t>.</w:t>
        </w:r>
      </w:ins>
    </w:p>
    <w:p w14:paraId="5CF36631" w14:textId="77777777" w:rsidR="007E0FF6" w:rsidRPr="00CF27DF" w:rsidRDefault="007E0FF6" w:rsidP="007E0FF6">
      <w:pPr>
        <w:pStyle w:val="MathSpecialCase3"/>
        <w:numPr>
          <w:ilvl w:val="2"/>
          <w:numId w:val="31"/>
        </w:numPr>
        <w:tabs>
          <w:tab w:val="left" w:pos="450"/>
        </w:tabs>
        <w:spacing w:after="0"/>
        <w:ind w:left="446" w:hanging="446"/>
        <w:rPr>
          <w:ins w:id="2321" w:author="Rev 9 Allen Wirfs-Brock" w:date="2012-07-06T09:44:00Z"/>
        </w:rPr>
      </w:pPr>
      <w:ins w:id="2322" w:author="Rev 9 Allen Wirfs-Brock" w:date="2012-07-06T09:44:00Z">
        <w:r w:rsidRPr="00FE4F42">
          <w:rPr>
            <w:rFonts w:ascii="Arial" w:hAnsi="Arial"/>
          </w:rPr>
          <w:t>The Q</w:t>
        </w:r>
      </w:ins>
      <w:ins w:id="2323" w:author="Rev 9 Allen Wirfs-Brock" w:date="2012-07-06T10:18:00Z">
        <w:r w:rsidR="00665EB3">
          <w:rPr>
            <w:rFonts w:ascii="Arial" w:hAnsi="Arial"/>
          </w:rPr>
          <w:t>R</w:t>
        </w:r>
      </w:ins>
      <w:ins w:id="2324" w:author="Rev 9 Allen Wirfs-Brock" w:date="2012-07-06T09:44:00Z">
        <w:r w:rsidRPr="00FE4F42">
          <w:rPr>
            <w:rFonts w:ascii="Arial" w:hAnsi="Arial"/>
          </w:rPr>
          <w:t>V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ins>
      <w:ins w:id="2325" w:author="Rev 9 Allen Wirfs-Brock" w:date="2012-07-06T10:19:00Z">
        <w:r w:rsidR="00665EB3">
          <w:rPr>
            <w:rFonts w:ascii="Arial" w:hAnsi="Arial" w:cs="Arial"/>
          </w:rPr>
          <w:t xml:space="preserve">the sequence consisting of the code unit value </w:t>
        </w:r>
        <w:r w:rsidR="00665EB3">
          <w:t>0x005C</w:t>
        </w:r>
        <w:r w:rsidR="00665EB3">
          <w:rPr>
            <w:rFonts w:ascii="Arial" w:hAnsi="Arial" w:cs="Arial"/>
          </w:rPr>
          <w:t xml:space="preserve">  followed by the code units of </w:t>
        </w:r>
      </w:ins>
      <w:ins w:id="2326" w:author="Rev 9 Allen Wirfs-Brock" w:date="2012-07-06T10:20:00Z">
        <w:r w:rsidR="00665EB3">
          <w:rPr>
            <w:rFonts w:ascii="Arial" w:hAnsi="Arial" w:cs="Arial"/>
          </w:rPr>
          <w:t>Q</w:t>
        </w:r>
      </w:ins>
      <w:ins w:id="2327" w:author="Rev 9 Allen Wirfs-Brock" w:date="2012-07-06T12:56:00Z">
        <w:r w:rsidR="00C5377E">
          <w:rPr>
            <w:rFonts w:ascii="Arial" w:hAnsi="Arial" w:cs="Arial"/>
          </w:rPr>
          <w:t>R</w:t>
        </w:r>
      </w:ins>
      <w:ins w:id="2328" w:author="Rev 9 Allen Wirfs-Brock" w:date="2012-07-06T10:19:00Z">
        <w:r w:rsidR="00665EB3">
          <w:rPr>
            <w:rFonts w:ascii="Arial" w:hAnsi="Arial" w:cs="Arial"/>
          </w:rPr>
          <w:t xml:space="preserve">V of </w:t>
        </w:r>
      </w:ins>
      <w:ins w:id="2329" w:author="Rev 9 Allen Wirfs-Brock" w:date="2012-07-06T09:44:00Z">
        <w:r w:rsidRPr="00FE4F42">
          <w:rPr>
            <w:i/>
          </w:rPr>
          <w:t>LineTerminatorSequence</w:t>
        </w:r>
        <w:r w:rsidRPr="00FE4F42">
          <w:rPr>
            <w:rFonts w:ascii="Arial" w:hAnsi="Arial"/>
          </w:rPr>
          <w:t>.</w:t>
        </w:r>
      </w:ins>
    </w:p>
    <w:p w14:paraId="00A43D3F" w14:textId="77777777" w:rsidR="007E0FF6" w:rsidRPr="00FE4F42" w:rsidRDefault="007E0FF6" w:rsidP="007E0FF6">
      <w:pPr>
        <w:pStyle w:val="MathSpecialCase3"/>
        <w:numPr>
          <w:ilvl w:val="2"/>
          <w:numId w:val="31"/>
        </w:numPr>
        <w:tabs>
          <w:tab w:val="left" w:pos="450"/>
        </w:tabs>
        <w:spacing w:after="0"/>
        <w:ind w:left="446" w:hanging="446"/>
        <w:rPr>
          <w:ins w:id="2330" w:author="Rev 9 Allen Wirfs-Brock" w:date="2012-07-06T09:44:00Z"/>
        </w:rPr>
      </w:pPr>
      <w:ins w:id="2331" w:author="Rev 9 Allen Wirfs-Brock" w:date="2012-07-06T09:44:00Z">
        <w:r w:rsidRPr="00FE4F42">
          <w:rPr>
            <w:rFonts w:ascii="Arial" w:hAnsi="Arial"/>
          </w:rPr>
          <w:t>The Q</w:t>
        </w:r>
      </w:ins>
      <w:ins w:id="2332" w:author="Rev 9 Allen Wirfs-Brock" w:date="2012-07-06T12:56:00Z">
        <w:r w:rsidR="00C5377E">
          <w:rPr>
            <w:rFonts w:ascii="Arial" w:hAnsi="Arial"/>
          </w:rPr>
          <w:t>R</w:t>
        </w:r>
      </w:ins>
      <w:ins w:id="2333" w:author="Rev 9 Allen Wirfs-Brock" w:date="2012-07-06T09:44:00Z">
        <w:r w:rsidRPr="00FE4F42">
          <w:rPr>
            <w:rFonts w:ascii="Arial" w:hAnsi="Arial"/>
          </w:rPr>
          <w:t>V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ins>
    </w:p>
    <w:p w14:paraId="37CE4C64" w14:textId="77777777" w:rsidR="007E0FF6" w:rsidRPr="001E1EC2" w:rsidRDefault="007E0FF6" w:rsidP="007E0FF6">
      <w:pPr>
        <w:pStyle w:val="MathSpecialCase3"/>
        <w:numPr>
          <w:ilvl w:val="2"/>
          <w:numId w:val="31"/>
        </w:numPr>
        <w:tabs>
          <w:tab w:val="left" w:pos="450"/>
        </w:tabs>
        <w:spacing w:after="0"/>
        <w:ind w:left="446" w:hanging="446"/>
        <w:rPr>
          <w:ins w:id="2334" w:author="Rev 9 Allen Wirfs-Brock" w:date="2012-07-06T09:44:00Z"/>
        </w:rPr>
      </w:pPr>
      <w:ins w:id="2335" w:author="Rev 9 Allen Wirfs-Brock" w:date="2012-07-06T09:44:00Z">
        <w:r w:rsidRPr="00E77497">
          <w:rPr>
            <w:rFonts w:ascii="Arial" w:hAnsi="Arial"/>
          </w:rPr>
          <w:t xml:space="preserve">The </w:t>
        </w:r>
        <w:r>
          <w:rPr>
            <w:rFonts w:ascii="Arial" w:hAnsi="Arial"/>
          </w:rPr>
          <w:t>Q</w:t>
        </w:r>
      </w:ins>
      <w:ins w:id="2336" w:author="Rev 9 Allen Wirfs-Brock" w:date="2012-07-06T12:56:00Z">
        <w:r w:rsidR="00C5377E">
          <w:rPr>
            <w:rFonts w:ascii="Arial" w:hAnsi="Arial"/>
          </w:rPr>
          <w:t>R</w:t>
        </w:r>
      </w:ins>
      <w:ins w:id="2337" w:author="Rev 9 Allen Wirfs-Brock" w:date="2012-07-06T09:44:00Z">
        <w:r w:rsidRPr="00E77497">
          <w:rPr>
            <w:rFonts w:ascii="Arial" w:hAnsi="Arial"/>
          </w:rPr>
          <w:t>V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sz w:val="16"/>
          </w:rPr>
          <w:t>[lookahead</w:t>
        </w:r>
        <w:r w:rsidRPr="00FE4F42">
          <w:rPr>
            <w:sz w:val="16"/>
          </w:rPr>
          <w:t xml:space="preserve"> </w:t>
        </w:r>
        <w:r w:rsidRPr="00FE4F42">
          <w:rPr>
            <w:rFonts w:ascii="Arial" w:hAnsi="Arial" w:cs="Arial"/>
            <w:sz w:val="16"/>
          </w:rPr>
          <w:sym w:font="Symbol" w:char="F0CF"/>
        </w:r>
        <w:r w:rsidRPr="00FE4F42">
          <w:rPr>
            <w:sz w:val="16"/>
          </w:rPr>
          <w:t xml:space="preserve"> &lt;LF&gt;</w:t>
        </w:r>
        <w:r w:rsidRPr="00FE4F42">
          <w:t xml:space="preserve"> </w:t>
        </w:r>
        <w:r w:rsidRPr="00FE4F42">
          <w:rPr>
            <w:rFonts w:ascii="Arial" w:hAnsi="Arial" w:cs="Arial"/>
            <w:sz w:val="16"/>
          </w:rPr>
          <w:t>]</w:t>
        </w:r>
        <w:r>
          <w:t xml:space="preserve">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0x000D</w:t>
        </w:r>
        <w:r w:rsidRPr="00E77497">
          <w:rPr>
            <w:rFonts w:ascii="Arial" w:hAnsi="Arial" w:cs="Arial"/>
          </w:rPr>
          <w:t>.</w:t>
        </w:r>
      </w:ins>
    </w:p>
    <w:p w14:paraId="00555C25" w14:textId="77777777" w:rsidR="007E0FF6" w:rsidRPr="00FE4F42" w:rsidRDefault="007E0FF6" w:rsidP="007E0FF6">
      <w:pPr>
        <w:pStyle w:val="MathSpecialCase3"/>
        <w:numPr>
          <w:ilvl w:val="2"/>
          <w:numId w:val="31"/>
        </w:numPr>
        <w:tabs>
          <w:tab w:val="left" w:pos="450"/>
        </w:tabs>
        <w:spacing w:after="0"/>
        <w:ind w:left="446" w:hanging="446"/>
        <w:rPr>
          <w:ins w:id="2338" w:author="Rev 9 Allen Wirfs-Brock" w:date="2012-07-06T09:44:00Z"/>
        </w:rPr>
      </w:pPr>
      <w:ins w:id="2339" w:author="Rev 9 Allen Wirfs-Brock" w:date="2012-07-06T09:44:00Z">
        <w:r w:rsidRPr="00E77497">
          <w:rPr>
            <w:rFonts w:ascii="Arial" w:hAnsi="Arial"/>
          </w:rPr>
          <w:t xml:space="preserve">The </w:t>
        </w:r>
        <w:r>
          <w:rPr>
            <w:rFonts w:ascii="Arial" w:hAnsi="Arial"/>
          </w:rPr>
          <w:t>Q</w:t>
        </w:r>
      </w:ins>
      <w:ins w:id="2340" w:author="Rev 9 Allen Wirfs-Brock" w:date="2012-07-06T12:56:00Z">
        <w:r w:rsidR="00C5377E">
          <w:rPr>
            <w:rFonts w:ascii="Arial" w:hAnsi="Arial"/>
          </w:rPr>
          <w:t>R</w:t>
        </w:r>
      </w:ins>
      <w:ins w:id="2341" w:author="Rev 9 Allen Wirfs-Brock" w:date="2012-07-06T09:44:00Z">
        <w:r w:rsidRPr="00E77497">
          <w:rPr>
            <w:rFonts w:ascii="Arial" w:hAnsi="Arial"/>
          </w:rPr>
          <w:t>V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ins>
    </w:p>
    <w:p w14:paraId="65BC9EC7" w14:textId="77777777" w:rsidR="007E0FF6" w:rsidRPr="00FE4F42" w:rsidRDefault="007E0FF6" w:rsidP="007E0FF6">
      <w:pPr>
        <w:pStyle w:val="MathSpecialCase3"/>
        <w:numPr>
          <w:ilvl w:val="2"/>
          <w:numId w:val="31"/>
        </w:numPr>
        <w:tabs>
          <w:tab w:val="left" w:pos="450"/>
        </w:tabs>
        <w:spacing w:after="0"/>
        <w:ind w:left="446" w:hanging="446"/>
        <w:rPr>
          <w:ins w:id="2342" w:author="Rev 9 Allen Wirfs-Brock" w:date="2012-07-06T09:44:00Z"/>
        </w:rPr>
      </w:pPr>
      <w:ins w:id="2343" w:author="Rev 9 Allen Wirfs-Brock" w:date="2012-07-06T09:44:00Z">
        <w:r w:rsidRPr="00E77497">
          <w:rPr>
            <w:rFonts w:ascii="Arial" w:hAnsi="Arial"/>
          </w:rPr>
          <w:t xml:space="preserve">The </w:t>
        </w:r>
        <w:r>
          <w:rPr>
            <w:rFonts w:ascii="Arial" w:hAnsi="Arial"/>
          </w:rPr>
          <w:t>Q</w:t>
        </w:r>
      </w:ins>
      <w:ins w:id="2344" w:author="Rev 9 Allen Wirfs-Brock" w:date="2012-07-06T12:56:00Z">
        <w:r w:rsidR="00C5377E">
          <w:rPr>
            <w:rFonts w:ascii="Arial" w:hAnsi="Arial"/>
          </w:rPr>
          <w:t>R</w:t>
        </w:r>
      </w:ins>
      <w:ins w:id="2345" w:author="Rev 9 Allen Wirfs-Brock" w:date="2012-07-06T09:44:00Z">
        <w:r w:rsidRPr="00E77497">
          <w:rPr>
            <w:rFonts w:ascii="Arial" w:hAnsi="Arial"/>
          </w:rPr>
          <w:t>V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ins>
    </w:p>
    <w:p w14:paraId="10242000" w14:textId="77777777" w:rsidR="007E0FF6" w:rsidRPr="00E77497" w:rsidRDefault="007E0FF6" w:rsidP="007E0FF6">
      <w:pPr>
        <w:pStyle w:val="MathSpecialCase3"/>
        <w:numPr>
          <w:ilvl w:val="2"/>
          <w:numId w:val="31"/>
        </w:numPr>
        <w:tabs>
          <w:tab w:val="left" w:pos="450"/>
        </w:tabs>
        <w:spacing w:after="240"/>
        <w:ind w:left="446" w:hanging="446"/>
        <w:rPr>
          <w:ins w:id="2346" w:author="Rev 9 Allen Wirfs-Brock" w:date="2012-07-06T09:44:00Z"/>
        </w:rPr>
      </w:pPr>
      <w:ins w:id="2347" w:author="Rev 9 Allen Wirfs-Brock" w:date="2012-07-06T09:44:00Z">
        <w:r w:rsidRPr="00E77497">
          <w:rPr>
            <w:rFonts w:ascii="Arial" w:hAnsi="Arial"/>
          </w:rPr>
          <w:t xml:space="preserve">The </w:t>
        </w:r>
        <w:r>
          <w:rPr>
            <w:rFonts w:ascii="Arial" w:hAnsi="Arial"/>
          </w:rPr>
          <w:t>Q</w:t>
        </w:r>
      </w:ins>
      <w:ins w:id="2348" w:author="Rev 9 Allen Wirfs-Brock" w:date="2012-07-06T12:57:00Z">
        <w:r w:rsidR="00C5377E">
          <w:rPr>
            <w:rFonts w:ascii="Arial" w:hAnsi="Arial"/>
          </w:rPr>
          <w:t>R</w:t>
        </w:r>
      </w:ins>
      <w:ins w:id="2349" w:author="Rev 9 Allen Wirfs-Brock" w:date="2012-07-06T09:44:00Z">
        <w:r w:rsidRPr="00E77497">
          <w:rPr>
            <w:rFonts w:ascii="Arial" w:hAnsi="Arial"/>
          </w:rPr>
          <w:t>V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r>
          <w:t>0x000D</w:t>
        </w:r>
        <w:r w:rsidRPr="00E77497">
          <w:rPr>
            <w:rFonts w:ascii="Arial" w:hAnsi="Arial"/>
          </w:rPr>
          <w:t xml:space="preserve"> </w:t>
        </w:r>
        <w:r>
          <w:rPr>
            <w:rFonts w:ascii="Arial" w:hAnsi="Arial"/>
          </w:rPr>
          <w:t xml:space="preserve">followed by the </w:t>
        </w:r>
        <w:r w:rsidRPr="00E77497">
          <w:rPr>
            <w:rFonts w:ascii="Arial" w:hAnsi="Arial"/>
          </w:rPr>
          <w:t xml:space="preserve"> </w:t>
        </w:r>
        <w:r>
          <w:rPr>
            <w:rFonts w:ascii="Arial" w:hAnsi="Arial" w:cs="Arial"/>
          </w:rPr>
          <w:t xml:space="preserve">code unit value </w:t>
        </w:r>
        <w:r>
          <w:t>0x000A</w:t>
        </w:r>
        <w:r w:rsidRPr="00E77497">
          <w:rPr>
            <w:rFonts w:ascii="Arial" w:hAnsi="Arial"/>
          </w:rPr>
          <w:t>.</w:t>
        </w:r>
      </w:ins>
    </w:p>
    <w:p w14:paraId="54EC4A7C" w14:textId="77777777" w:rsidR="007F3D4F" w:rsidRDefault="007F3D4F" w:rsidP="007F3D4F">
      <w:pPr>
        <w:pStyle w:val="Note"/>
        <w:rPr>
          <w:ins w:id="2350" w:author="Rev 9 Allen Wirfs-Brock" w:date="2012-07-06T10:24:00Z"/>
        </w:rPr>
      </w:pPr>
      <w:ins w:id="2351" w:author="Rev 9 Allen Wirfs-Brock" w:date="2012-07-06T10:24:00Z">
        <w:r>
          <w:t>NOTE</w:t>
        </w:r>
        <w:r>
          <w:tab/>
          <w:t xml:space="preserve">QV </w:t>
        </w:r>
      </w:ins>
      <w:ins w:id="2352" w:author="Rev 9 Allen Wirfs-Brock" w:date="2012-07-06T10:26:00Z">
        <w:r>
          <w:t>excludes the code units of</w:t>
        </w:r>
      </w:ins>
      <w:ins w:id="2353" w:author="Rev 9 Allen Wirfs-Brock" w:date="2012-07-06T10:24:00Z">
        <w:r>
          <w:t xml:space="preserve"> </w:t>
        </w:r>
        <w:r w:rsidRPr="007F3D4F">
          <w:rPr>
            <w:rFonts w:ascii="Times New Roman" w:hAnsi="Times New Roman"/>
            <w:i/>
          </w:rPr>
          <w:t>LineContinuation</w:t>
        </w:r>
        <w:r>
          <w:t xml:space="preserve"> while QRV</w:t>
        </w:r>
      </w:ins>
      <w:ins w:id="2354" w:author="Rev 9 Allen Wirfs-Brock" w:date="2012-07-06T12:57:00Z">
        <w:r w:rsidR="00C5377E">
          <w:t xml:space="preserve"> includes</w:t>
        </w:r>
      </w:ins>
      <w:ins w:id="2355" w:author="Rev 9 Allen Wirfs-Brock" w:date="2012-07-06T10:24:00Z">
        <w:r>
          <w:t xml:space="preserve"> </w:t>
        </w:r>
      </w:ins>
      <w:ins w:id="2356" w:author="Rev 9 Allen Wirfs-Brock" w:date="2012-07-06T10:26:00Z">
        <w:r>
          <w:t>them.</w:t>
        </w:r>
      </w:ins>
    </w:p>
    <w:p w14:paraId="07F25084" w14:textId="77777777" w:rsidR="00D27CC9" w:rsidRPr="00E77497" w:rsidRDefault="00D27CC9" w:rsidP="00D27CC9">
      <w:pPr>
        <w:pStyle w:val="30"/>
        <w:numPr>
          <w:ilvl w:val="0"/>
          <w:numId w:val="0"/>
        </w:numPr>
        <w:rPr>
          <w:ins w:id="2357" w:author="Rev 9 Allen Wirfs-Brock" w:date="2012-07-02T19:31:00Z"/>
        </w:rPr>
      </w:pPr>
      <w:bookmarkStart w:id="2358" w:name="_Toc329528668"/>
      <w:ins w:id="2359" w:author="Rev 9 Allen Wirfs-Brock" w:date="2012-07-02T19:31:00Z">
        <w:r w:rsidRPr="00E77497">
          <w:t>7.8.2</w:t>
        </w:r>
        <w:r w:rsidRPr="00E77497">
          <w:tab/>
          <w:t>Boolean Literals</w:t>
        </w:r>
        <w:bookmarkEnd w:id="2358"/>
      </w:ins>
    </w:p>
    <w:p w14:paraId="760786C8" w14:textId="77777777" w:rsidR="00D27CC9" w:rsidRPr="00E77497" w:rsidRDefault="00D27CC9" w:rsidP="00D27CC9">
      <w:pPr>
        <w:pStyle w:val="Syntax"/>
        <w:rPr>
          <w:ins w:id="2360" w:author="Rev 9 Allen Wirfs-Brock" w:date="2012-07-02T19:31:00Z"/>
        </w:rPr>
      </w:pPr>
      <w:ins w:id="2361" w:author="Rev 9 Allen Wirfs-Brock" w:date="2012-07-02T19:31:00Z">
        <w:r w:rsidRPr="00E77497">
          <w:t>Syntax</w:t>
        </w:r>
      </w:ins>
    </w:p>
    <w:p w14:paraId="19CA94A7" w14:textId="77777777" w:rsidR="00D27CC9" w:rsidRPr="00E77497" w:rsidRDefault="00D27CC9" w:rsidP="00D27CC9">
      <w:pPr>
        <w:pStyle w:val="SyntaxRule"/>
        <w:rPr>
          <w:ins w:id="2362" w:author="Rev 9 Allen Wirfs-Brock" w:date="2012-07-02T19:31:00Z"/>
        </w:rPr>
      </w:pPr>
      <w:ins w:id="2363" w:author="Rev 9 Allen Wirfs-Brock" w:date="2012-07-02T19:31:00Z">
        <w:r w:rsidRPr="00E77497">
          <w:t xml:space="preserve">BooleanLiteral </w:t>
        </w:r>
        <w:r w:rsidRPr="00E77497">
          <w:rPr>
            <w:rFonts w:ascii="Arial" w:hAnsi="Arial" w:cs="Arial"/>
            <w:b/>
            <w:i w:val="0"/>
          </w:rPr>
          <w:t>::</w:t>
        </w:r>
      </w:ins>
    </w:p>
    <w:p w14:paraId="0BB59706" w14:textId="77777777" w:rsidR="00D27CC9" w:rsidRPr="00E77497" w:rsidRDefault="00D27CC9" w:rsidP="00D27CC9">
      <w:pPr>
        <w:pStyle w:val="SyntaxDefinition"/>
        <w:rPr>
          <w:ins w:id="2364" w:author="Rev 9 Allen Wirfs-Brock" w:date="2012-07-02T19:31:00Z"/>
          <w:rFonts w:ascii="Courier New" w:hAnsi="Courier New" w:cs="Courier New"/>
          <w:b/>
          <w:i w:val="0"/>
        </w:rPr>
      </w:pPr>
      <w:ins w:id="2365" w:author="Rev 9 Allen Wirfs-Brock" w:date="2012-07-02T19:31:00Z">
        <w:r w:rsidRPr="00E77497">
          <w:rPr>
            <w:rFonts w:ascii="Courier New" w:hAnsi="Courier New" w:cs="Courier New"/>
            <w:b/>
            <w:i w:val="0"/>
          </w:rPr>
          <w:t>true</w:t>
        </w:r>
        <w:r w:rsidRPr="00E77497">
          <w:rPr>
            <w:rFonts w:ascii="Courier New" w:hAnsi="Courier New" w:cs="Courier New"/>
            <w:b/>
            <w:i w:val="0"/>
          </w:rPr>
          <w:br/>
          <w:t>false</w:t>
        </w:r>
      </w:ins>
    </w:p>
    <w:p w14:paraId="506F782D" w14:textId="77777777" w:rsidR="004C02EF" w:rsidRPr="00E77497" w:rsidRDefault="00D27CC9" w:rsidP="00D27CC9">
      <w:pPr>
        <w:pStyle w:val="20"/>
        <w:numPr>
          <w:ilvl w:val="0"/>
          <w:numId w:val="0"/>
        </w:numPr>
      </w:pPr>
      <w:ins w:id="2366" w:author="Rev 9 Allen Wirfs-Brock" w:date="2012-07-02T19:31:00Z">
        <w:r>
          <w:t xml:space="preserve"> </w:t>
        </w:r>
      </w:ins>
      <w:bookmarkStart w:id="2367" w:name="_Toc329528669"/>
      <w:r w:rsidR="00B6358F">
        <w:t>7</w:t>
      </w:r>
      <w:r w:rsidR="004C02EF" w:rsidRPr="00E77497">
        <w:t>.9</w:t>
      </w:r>
      <w:r w:rsidR="004C02EF" w:rsidRPr="00E77497">
        <w:tab/>
        <w:t>Automatic Semicolon Insertio</w:t>
      </w:r>
      <w:bookmarkStart w:id="2368" w:name="_Toc382202773"/>
      <w:bookmarkStart w:id="2369" w:name="_Toc382202993"/>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70"/>
      <w:bookmarkEnd w:id="1771"/>
      <w:bookmarkEnd w:id="1772"/>
      <w:bookmarkEnd w:id="2368"/>
      <w:bookmarkEnd w:id="2369"/>
      <w:r w:rsidR="004C02EF" w:rsidRPr="00E77497">
        <w:t>n</w:t>
      </w:r>
      <w:bookmarkEnd w:id="1793"/>
      <w:bookmarkEnd w:id="1794"/>
      <w:bookmarkEnd w:id="1837"/>
      <w:bookmarkEnd w:id="1838"/>
      <w:bookmarkEnd w:id="1839"/>
      <w:bookmarkEnd w:id="1840"/>
      <w:bookmarkEnd w:id="1841"/>
      <w:bookmarkEnd w:id="1842"/>
      <w:bookmarkEnd w:id="2367"/>
    </w:p>
    <w:p w14:paraId="5F623CA0" w14:textId="77777777" w:rsidR="004C02EF" w:rsidRPr="00E77497" w:rsidRDefault="004C02EF" w:rsidP="004C02EF">
      <w:r w:rsidRPr="00E77497">
        <w:t xml:space="preserve">Certain ECMAScript statements (empty statement, variable statement, expression statement, </w:t>
      </w:r>
      <w:r w:rsidRPr="00E77497">
        <w:rPr>
          <w:rFonts w:ascii="Courier New" w:hAnsi="Courier New"/>
          <w:b/>
        </w:rPr>
        <w:t>do</w:t>
      </w:r>
      <w:r w:rsidRPr="00E77497">
        <w:t>-</w:t>
      </w:r>
      <w:r w:rsidRPr="00E77497">
        <w:rPr>
          <w:rFonts w:ascii="Courier New" w:hAnsi="Courier New"/>
          <w:b/>
        </w:rPr>
        <w:t>while</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2370" w:name="_Toc393690225"/>
    </w:p>
    <w:p w14:paraId="56BC9DA4" w14:textId="77777777" w:rsidR="004C02EF" w:rsidRPr="00E77497" w:rsidRDefault="004C02EF" w:rsidP="004C02EF">
      <w:pPr>
        <w:pStyle w:val="30"/>
        <w:numPr>
          <w:ilvl w:val="0"/>
          <w:numId w:val="0"/>
        </w:numPr>
      </w:pPr>
      <w:bookmarkStart w:id="2371" w:name="_Ref456011139"/>
      <w:bookmarkStart w:id="2372" w:name="_Toc472818771"/>
      <w:bookmarkStart w:id="2373" w:name="_Toc235503324"/>
      <w:bookmarkStart w:id="2374" w:name="_Toc241509099"/>
      <w:bookmarkStart w:id="2375" w:name="_Toc244416586"/>
      <w:bookmarkStart w:id="2376" w:name="_Toc276630950"/>
      <w:bookmarkStart w:id="2377" w:name="_Toc329528670"/>
      <w:r w:rsidRPr="00E77497">
        <w:t>7.9.1</w:t>
      </w:r>
      <w:r w:rsidRPr="00E77497">
        <w:tab/>
        <w:t>Rules of Automatic Semicolon Insertio</w:t>
      </w:r>
      <w:bookmarkEnd w:id="2370"/>
      <w:r w:rsidRPr="00E77497">
        <w:t>n</w:t>
      </w:r>
      <w:bookmarkEnd w:id="2371"/>
      <w:bookmarkEnd w:id="2372"/>
      <w:bookmarkEnd w:id="2373"/>
      <w:bookmarkEnd w:id="2374"/>
      <w:bookmarkEnd w:id="2375"/>
      <w:bookmarkEnd w:id="2376"/>
      <w:bookmarkEnd w:id="2377"/>
    </w:p>
    <w:p w14:paraId="1CF87C6A" w14:textId="77777777" w:rsidR="004C02EF" w:rsidRPr="00E77497" w:rsidRDefault="004C02EF" w:rsidP="004C02EF">
      <w:r w:rsidRPr="00E77497">
        <w:t>There are three basic rules of semicolon insertion:</w:t>
      </w:r>
    </w:p>
    <w:p w14:paraId="03C9AE33" w14:textId="77777777" w:rsidR="004C02EF" w:rsidRPr="00E77497" w:rsidRDefault="004C02EF" w:rsidP="004C02EF">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program 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6B2C9D23" w14:textId="77777777"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14:paraId="299533EA" w14:textId="77777777"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14:paraId="5BF55692"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the end of the input stream of tokens is encountered and the parser is unable to parse the input token stream as a single complete ECMAScript </w:t>
      </w:r>
      <w:r w:rsidRPr="00E77497">
        <w:rPr>
          <w:rStyle w:val="bnf"/>
        </w:rPr>
        <w:t>Program</w:t>
      </w:r>
      <w:r w:rsidRPr="00E77497">
        <w:rPr>
          <w:rFonts w:ascii="Arial" w:hAnsi="Arial" w:cs="Arial"/>
        </w:rPr>
        <w:t>, then a semicolon is automatically inserted at the end of the input stream.</w:t>
      </w:r>
    </w:p>
    <w:p w14:paraId="6E071293"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2060950E" w14:textId="77777777"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12.6.3).</w:t>
      </w:r>
    </w:p>
    <w:p w14:paraId="3442F31B" w14:textId="77777777" w:rsidR="004C02EF" w:rsidRPr="00E77497" w:rsidRDefault="004C02EF" w:rsidP="004C02EF">
      <w:pPr>
        <w:pStyle w:val="Note"/>
        <w:spacing w:after="120"/>
      </w:pPr>
      <w:bookmarkStart w:id="2378" w:name="_Toc393690226"/>
      <w:bookmarkStart w:id="2379" w:name="_Ref404492883"/>
      <w:bookmarkStart w:id="2380" w:name="_Ref404492911"/>
      <w:r w:rsidRPr="00E77497">
        <w:t>NOTE</w:t>
      </w:r>
      <w:r w:rsidRPr="00E77497">
        <w:tab/>
        <w:t>The following are the only restricted productions in the grammar:</w:t>
      </w:r>
    </w:p>
    <w:p w14:paraId="0775356B" w14:textId="77777777"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14:paraId="368EFED9" w14:textId="77777777"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26D38E6B" w14:textId="77777777"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14:paraId="1D0B7292" w14:textId="77777777"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14:paraId="5B36FA64" w14:textId="77777777"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14:paraId="6730C6BC" w14:textId="77777777"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14:paraId="55451687" w14:textId="77777777"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14:paraId="567E1906" w14:textId="77777777"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14:paraId="3E92EF2B" w14:textId="77777777"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14:paraId="25EE255B" w14:textId="77777777"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14:paraId="3C1BDAA4" w14:textId="77777777" w:rsidR="004C02EF" w:rsidRPr="00E77497" w:rsidRDefault="004C02EF" w:rsidP="004C02EF">
      <w:pPr>
        <w:rPr>
          <w:sz w:val="18"/>
        </w:rPr>
      </w:pPr>
      <w:bookmarkStart w:id="2381" w:name="_Ref424532635"/>
      <w:bookmarkStart w:id="2382" w:name="_Ref424532665"/>
      <w:r w:rsidRPr="00E77497">
        <w:rPr>
          <w:sz w:val="18"/>
        </w:rPr>
        <w:t>The practical effect of these restricted productions is as follows:</w:t>
      </w:r>
    </w:p>
    <w:p w14:paraId="139FA377"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6E4ED68F"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618A0CFB" w14:textId="77777777" w:rsidR="004C02EF" w:rsidRPr="00E77497" w:rsidRDefault="004C02EF" w:rsidP="004C02EF">
      <w:pPr>
        <w:spacing w:after="220"/>
        <w:ind w:left="400"/>
        <w:rPr>
          <w:sz w:val="18"/>
        </w:rPr>
      </w:pPr>
      <w:r w:rsidRPr="00E77497">
        <w:rPr>
          <w:sz w:val="18"/>
        </w:rPr>
        <w:t>The resulting practical advice to ECMAScript programmers is:</w:t>
      </w:r>
    </w:p>
    <w:p w14:paraId="0820DBB8" w14:textId="77777777"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6F99CFD9" w14:textId="77777777"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7AC7A5E6" w14:textId="77777777"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58346250" w14:textId="77777777" w:rsidR="004C02EF" w:rsidRPr="00E77497" w:rsidRDefault="004C02EF" w:rsidP="004C02EF">
      <w:pPr>
        <w:pStyle w:val="30"/>
        <w:numPr>
          <w:ilvl w:val="0"/>
          <w:numId w:val="0"/>
        </w:numPr>
      </w:pPr>
      <w:bookmarkStart w:id="2383" w:name="_Toc472818772"/>
      <w:bookmarkStart w:id="2384" w:name="_Toc235503325"/>
      <w:bookmarkStart w:id="2385" w:name="_Toc241509100"/>
      <w:bookmarkStart w:id="2386" w:name="_Toc244416587"/>
      <w:bookmarkStart w:id="2387" w:name="_Toc276630951"/>
      <w:bookmarkStart w:id="2388" w:name="_Toc329528671"/>
      <w:r w:rsidRPr="00E77497">
        <w:t>7.9.2</w:t>
      </w:r>
      <w:r w:rsidRPr="00E77497">
        <w:tab/>
        <w:t>Examples of Automatic Semicolon Insertio</w:t>
      </w:r>
      <w:bookmarkEnd w:id="2378"/>
      <w:bookmarkEnd w:id="2379"/>
      <w:bookmarkEnd w:id="2380"/>
      <w:r w:rsidRPr="00E77497">
        <w:t>n</w:t>
      </w:r>
      <w:bookmarkEnd w:id="2381"/>
      <w:bookmarkEnd w:id="2382"/>
      <w:bookmarkEnd w:id="2383"/>
      <w:bookmarkEnd w:id="2384"/>
      <w:bookmarkEnd w:id="2385"/>
      <w:bookmarkEnd w:id="2386"/>
      <w:bookmarkEnd w:id="2387"/>
      <w:bookmarkEnd w:id="2388"/>
    </w:p>
    <w:p w14:paraId="6CAC7758" w14:textId="77777777" w:rsidR="004C02EF" w:rsidRPr="00E77497" w:rsidRDefault="004C02EF" w:rsidP="004C02EF">
      <w:pPr>
        <w:keepNext/>
        <w:spacing w:after="60"/>
      </w:pPr>
      <w:r w:rsidRPr="00E77497">
        <w:t>The source</w:t>
      </w:r>
    </w:p>
    <w:p w14:paraId="2F6B5478" w14:textId="77777777" w:rsidR="004C02EF" w:rsidRPr="00E77497" w:rsidRDefault="004C02EF" w:rsidP="004C02EF">
      <w:pPr>
        <w:pStyle w:val="CodeSample3"/>
        <w:spacing w:after="60"/>
        <w:ind w:left="1440"/>
        <w:jc w:val="left"/>
      </w:pPr>
      <w:r w:rsidRPr="00E77497">
        <w:t>{ 1 2 } 3</w:t>
      </w:r>
    </w:p>
    <w:p w14:paraId="43944FD8" w14:textId="77777777" w:rsidR="004C02EF" w:rsidRPr="00E77497" w:rsidRDefault="004C02EF" w:rsidP="004C02EF">
      <w:pPr>
        <w:spacing w:after="60"/>
      </w:pPr>
      <w:r w:rsidRPr="00E77497">
        <w:t>is not a valid sentence in the ECMAScript grammar, even with the automatic semicolon insertion rules. In contrast, the source</w:t>
      </w:r>
    </w:p>
    <w:p w14:paraId="2BC7D98D" w14:textId="77777777" w:rsidR="004C02EF" w:rsidRPr="00E77497" w:rsidRDefault="004C02EF" w:rsidP="004C02EF">
      <w:pPr>
        <w:pStyle w:val="CodeSample3"/>
        <w:ind w:left="1440"/>
        <w:jc w:val="left"/>
      </w:pPr>
      <w:r w:rsidRPr="00E77497">
        <w:t>{ 1</w:t>
      </w:r>
      <w:r w:rsidRPr="00E77497">
        <w:br/>
        <w:t>2 } 3</w:t>
      </w:r>
    </w:p>
    <w:p w14:paraId="2CF1C606" w14:textId="77777777" w:rsidR="004C02EF" w:rsidRPr="00E77497" w:rsidRDefault="004C02EF" w:rsidP="004C02EF">
      <w:pPr>
        <w:spacing w:after="60"/>
      </w:pPr>
      <w:r w:rsidRPr="00E77497">
        <w:t>is also not a valid ECMAScript sentence, but is transformed by automatic semicolon insertion into the following:</w:t>
      </w:r>
    </w:p>
    <w:p w14:paraId="524698D0" w14:textId="77777777" w:rsidR="004C02EF" w:rsidRPr="00E77497" w:rsidRDefault="004C02EF" w:rsidP="004C02EF">
      <w:pPr>
        <w:pStyle w:val="CodeSample3"/>
        <w:spacing w:after="60"/>
        <w:ind w:left="1440"/>
        <w:jc w:val="left"/>
      </w:pPr>
      <w:r w:rsidRPr="00E77497">
        <w:t>{ 1</w:t>
      </w:r>
      <w:r w:rsidRPr="00E77497">
        <w:br/>
        <w:t>;2 ;} 3;</w:t>
      </w:r>
    </w:p>
    <w:p w14:paraId="79614C16" w14:textId="77777777" w:rsidR="004C02EF" w:rsidRPr="00E77497" w:rsidRDefault="004C02EF" w:rsidP="004C02EF">
      <w:r w:rsidRPr="00E77497">
        <w:t>which is a valid ECMAScript sentence.</w:t>
      </w:r>
    </w:p>
    <w:p w14:paraId="24B0D0BE" w14:textId="77777777" w:rsidR="004C02EF" w:rsidRPr="00E77497" w:rsidRDefault="004C02EF" w:rsidP="004C02EF">
      <w:pPr>
        <w:spacing w:after="60"/>
      </w:pPr>
      <w:r w:rsidRPr="00E77497">
        <w:t>The source</w:t>
      </w:r>
    </w:p>
    <w:p w14:paraId="2E44E077" w14:textId="77777777" w:rsidR="004C02EF" w:rsidRPr="00E77497" w:rsidRDefault="004C02EF" w:rsidP="004C02EF">
      <w:pPr>
        <w:pStyle w:val="CodeSample3"/>
        <w:spacing w:after="60"/>
        <w:ind w:left="1440"/>
        <w:jc w:val="left"/>
      </w:pPr>
      <w:r w:rsidRPr="00E77497">
        <w:t>for (a; b</w:t>
      </w:r>
      <w:r w:rsidRPr="00E77497">
        <w:br/>
        <w:t>)</w:t>
      </w:r>
    </w:p>
    <w:p w14:paraId="23640E19" w14:textId="77777777"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507D98E4" w14:textId="77777777" w:rsidR="004C02EF" w:rsidRPr="00E77497" w:rsidRDefault="004C02EF" w:rsidP="004C02EF">
      <w:pPr>
        <w:spacing w:after="60"/>
      </w:pPr>
      <w:r w:rsidRPr="00E77497">
        <w:t>The source</w:t>
      </w:r>
    </w:p>
    <w:p w14:paraId="7D5F4B6D" w14:textId="77777777" w:rsidR="004C02EF" w:rsidRPr="00E77497" w:rsidRDefault="004C02EF" w:rsidP="004C02EF">
      <w:pPr>
        <w:pStyle w:val="CodeSample3"/>
        <w:spacing w:after="60"/>
        <w:ind w:left="1440"/>
      </w:pPr>
      <w:r w:rsidRPr="00E77497">
        <w:t>return</w:t>
      </w:r>
      <w:r w:rsidRPr="00E77497">
        <w:br/>
        <w:t>a + b</w:t>
      </w:r>
    </w:p>
    <w:p w14:paraId="4BDD8451" w14:textId="77777777" w:rsidR="004C02EF" w:rsidRPr="00E77497" w:rsidRDefault="004C02EF" w:rsidP="004C02EF">
      <w:pPr>
        <w:spacing w:after="60"/>
      </w:pPr>
      <w:r w:rsidRPr="00E77497">
        <w:t>is transformed by automatic semicolon insertion into the following:</w:t>
      </w:r>
    </w:p>
    <w:p w14:paraId="0C29EAAD" w14:textId="77777777" w:rsidR="004C02EF" w:rsidRPr="00E77497" w:rsidRDefault="004C02EF" w:rsidP="004C02EF">
      <w:pPr>
        <w:pStyle w:val="CodeSample3"/>
        <w:ind w:left="1440"/>
      </w:pPr>
      <w:r w:rsidRPr="00E77497">
        <w:t>return;</w:t>
      </w:r>
      <w:r w:rsidRPr="00E77497">
        <w:br/>
        <w:t>a + b;</w:t>
      </w:r>
    </w:p>
    <w:p w14:paraId="3F1C9AC2" w14:textId="77777777"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4769C8E3" w14:textId="77777777" w:rsidR="004C02EF" w:rsidRPr="00E77497" w:rsidRDefault="004C02EF" w:rsidP="004C02EF">
      <w:pPr>
        <w:spacing w:after="60"/>
      </w:pPr>
      <w:r w:rsidRPr="00E77497">
        <w:t>The source</w:t>
      </w:r>
    </w:p>
    <w:p w14:paraId="404C8016" w14:textId="77777777" w:rsidR="004C02EF" w:rsidRPr="00E77497" w:rsidRDefault="004C02EF" w:rsidP="004C02EF">
      <w:pPr>
        <w:pStyle w:val="CodeSample3"/>
        <w:spacing w:after="60"/>
        <w:ind w:left="1440"/>
        <w:jc w:val="left"/>
      </w:pPr>
      <w:r w:rsidRPr="00E77497">
        <w:t>a = b</w:t>
      </w:r>
      <w:r w:rsidRPr="00E77497">
        <w:br/>
        <w:t>++c</w:t>
      </w:r>
    </w:p>
    <w:p w14:paraId="51DA9ABE" w14:textId="77777777" w:rsidR="004C02EF" w:rsidRPr="00E77497" w:rsidRDefault="004C02EF" w:rsidP="004C02EF">
      <w:pPr>
        <w:spacing w:after="60"/>
      </w:pPr>
      <w:r w:rsidRPr="00E77497">
        <w:t>is transformed by automatic semicolon insertion into the following:</w:t>
      </w:r>
    </w:p>
    <w:p w14:paraId="4A6F4131" w14:textId="77777777" w:rsidR="004C02EF" w:rsidRPr="00E77497" w:rsidRDefault="004C02EF" w:rsidP="004C02EF">
      <w:pPr>
        <w:pStyle w:val="CodeSample3"/>
        <w:ind w:left="1440"/>
        <w:jc w:val="left"/>
      </w:pPr>
      <w:r w:rsidRPr="00E77497">
        <w:t>a = b;</w:t>
      </w:r>
      <w:r w:rsidRPr="00E77497">
        <w:br/>
        <w:t>++c;</w:t>
      </w:r>
    </w:p>
    <w:p w14:paraId="2924CA4C" w14:textId="77777777"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037182C1" w14:textId="77777777" w:rsidR="004C02EF" w:rsidRPr="00E77497" w:rsidRDefault="004C02EF" w:rsidP="004C02EF">
      <w:pPr>
        <w:spacing w:after="60"/>
      </w:pPr>
      <w:r w:rsidRPr="00E77497">
        <w:t>The source</w:t>
      </w:r>
    </w:p>
    <w:p w14:paraId="34B1E1FB" w14:textId="77777777" w:rsidR="004C02EF" w:rsidRPr="00E77497" w:rsidRDefault="004C02EF" w:rsidP="004C02EF">
      <w:pPr>
        <w:pStyle w:val="CodeSample3"/>
        <w:spacing w:after="60"/>
        <w:ind w:left="1440"/>
        <w:jc w:val="left"/>
      </w:pPr>
      <w:r w:rsidRPr="00E77497">
        <w:t>if (a &gt; b)</w:t>
      </w:r>
      <w:r w:rsidRPr="00E77497">
        <w:br/>
        <w:t>else c = d</w:t>
      </w:r>
    </w:p>
    <w:p w14:paraId="2737390B" w14:textId="77777777"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2389" w:name="_Toc381513631"/>
      <w:bookmarkStart w:id="2390" w:name="_Toc382202774"/>
      <w:bookmarkStart w:id="2391" w:name="_Toc382202994"/>
      <w:bookmarkStart w:id="2392" w:name="_Toc382212153"/>
      <w:bookmarkStart w:id="2393" w:name="_Toc382212332"/>
      <w:bookmarkStart w:id="2394" w:name="_Toc382291498"/>
      <w:bookmarkStart w:id="2395" w:name="_Toc385672134"/>
    </w:p>
    <w:p w14:paraId="0C943331" w14:textId="77777777" w:rsidR="004C02EF" w:rsidRPr="00E77497" w:rsidRDefault="004C02EF" w:rsidP="004C02EF">
      <w:pPr>
        <w:spacing w:after="60"/>
      </w:pPr>
      <w:r w:rsidRPr="00E77497">
        <w:t>The source</w:t>
      </w:r>
    </w:p>
    <w:p w14:paraId="2C7C8A43" w14:textId="77777777" w:rsidR="004C02EF" w:rsidRPr="00E77497" w:rsidRDefault="004C02EF" w:rsidP="004C02EF">
      <w:pPr>
        <w:pStyle w:val="CodeSample3"/>
        <w:spacing w:after="60"/>
        <w:ind w:left="1440"/>
        <w:jc w:val="left"/>
      </w:pPr>
      <w:r w:rsidRPr="00E77497">
        <w:t>a = b + c</w:t>
      </w:r>
      <w:r w:rsidRPr="00E77497">
        <w:br/>
        <w:t>(d + e).print()</w:t>
      </w:r>
    </w:p>
    <w:p w14:paraId="40D0ED4E" w14:textId="77777777"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2A2C8F52" w14:textId="77777777" w:rsidR="004C02EF" w:rsidRPr="00E77497" w:rsidRDefault="004C02EF" w:rsidP="004C02EF">
      <w:pPr>
        <w:pStyle w:val="CodeSample3"/>
        <w:ind w:firstLine="720"/>
      </w:pPr>
      <w:r w:rsidRPr="00E77497">
        <w:t>a = b + c(d + e).print()</w:t>
      </w:r>
    </w:p>
    <w:p w14:paraId="0A83094B" w14:textId="77777777"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2396" w:name="_Toc393690227"/>
    </w:p>
    <w:p w14:paraId="6008472E" w14:textId="77777777" w:rsidR="004C02EF" w:rsidRPr="00E77497" w:rsidRDefault="004C02EF" w:rsidP="004C02EF">
      <w:pPr>
        <w:pStyle w:val="1"/>
        <w:numPr>
          <w:ilvl w:val="0"/>
          <w:numId w:val="0"/>
        </w:numPr>
        <w:spacing w:after="120"/>
      </w:pPr>
      <w:bookmarkStart w:id="2397" w:name="_Toc472818773"/>
      <w:bookmarkStart w:id="2398" w:name="_Toc235503326"/>
      <w:bookmarkStart w:id="2399" w:name="_Toc241509101"/>
      <w:bookmarkStart w:id="2400" w:name="_Toc244416588"/>
      <w:bookmarkStart w:id="2401" w:name="_Toc276630952"/>
      <w:bookmarkStart w:id="2402" w:name="_Toc329528672"/>
      <w:r w:rsidRPr="00E77497">
        <w:t>8</w:t>
      </w:r>
      <w:r w:rsidRPr="00E77497">
        <w:tab/>
        <w:t>Type</w:t>
      </w:r>
      <w:bookmarkEnd w:id="2389"/>
      <w:bookmarkEnd w:id="2390"/>
      <w:bookmarkEnd w:id="2391"/>
      <w:bookmarkEnd w:id="2392"/>
      <w:bookmarkEnd w:id="2393"/>
      <w:bookmarkEnd w:id="2394"/>
      <w:bookmarkEnd w:id="2395"/>
      <w:bookmarkEnd w:id="2396"/>
      <w:r w:rsidRPr="00E77497">
        <w:t>s</w:t>
      </w:r>
      <w:bookmarkEnd w:id="2397"/>
      <w:bookmarkEnd w:id="2398"/>
      <w:bookmarkEnd w:id="2399"/>
      <w:bookmarkEnd w:id="2400"/>
      <w:bookmarkEnd w:id="2401"/>
      <w:bookmarkEnd w:id="2402"/>
    </w:p>
    <w:p w14:paraId="389F8DBF" w14:textId="77777777" w:rsidR="004C02EF" w:rsidRPr="00E77497" w:rsidRDefault="004C02EF" w:rsidP="004C02EF">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5C0DB0A7" w14:textId="77777777" w:rsidR="004C02EF" w:rsidRPr="00E77497" w:rsidRDefault="004C02EF" w:rsidP="004C02EF">
      <w:r w:rsidRPr="00E77497">
        <w:t>An ECMAScript language type corresponds to values that are directly manipulated by an ECMAScript programmer using the ECMAScript language. The ECMAScript language types are Undefined, Null, Boolean, String, Number, and Object.</w:t>
      </w:r>
    </w:p>
    <w:p w14:paraId="143ECF76" w14:textId="77777777" w:rsidR="004C02EF" w:rsidRPr="00E77497" w:rsidRDefault="004C02EF" w:rsidP="004C02EF">
      <w:r w:rsidRPr="00E77497">
        <w:t>A specification type corresponds to meta-values that are used within algorithms to describe the semantics of ECMAScript language constructs and ECMAScript language types. The specification types are Reference, List, Completion, Property Descriptor, Property Identifier, Lexical Environment, and Environment Record.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48A99EB5" w14:textId="77777777" w:rsidR="004C02EF" w:rsidRPr="00E77497" w:rsidRDefault="004C02EF" w:rsidP="004C02EF">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bookmarkStart w:id="2403" w:name="_Toc381513632"/>
      <w:bookmarkStart w:id="2404" w:name="_Toc382202775"/>
      <w:bookmarkStart w:id="2405" w:name="_Toc382202995"/>
      <w:bookmarkStart w:id="2406" w:name="_Toc382212154"/>
      <w:bookmarkStart w:id="2407" w:name="_Toc382212333"/>
      <w:bookmarkStart w:id="2408" w:name="_Toc382291499"/>
      <w:bookmarkStart w:id="2409" w:name="_Toc385672135"/>
      <w:bookmarkStart w:id="2410" w:name="_Toc393690228"/>
    </w:p>
    <w:p w14:paraId="2E3A727A" w14:textId="77777777" w:rsidR="004C02EF" w:rsidRPr="00E77497" w:rsidRDefault="004C02EF" w:rsidP="004C02EF">
      <w:pPr>
        <w:pStyle w:val="20"/>
        <w:numPr>
          <w:ilvl w:val="0"/>
          <w:numId w:val="0"/>
        </w:numPr>
      </w:pPr>
      <w:bookmarkStart w:id="2411" w:name="_Ref449763253"/>
      <w:bookmarkStart w:id="2412" w:name="_Toc472818774"/>
      <w:bookmarkStart w:id="2413" w:name="_Toc235503327"/>
      <w:bookmarkStart w:id="2414" w:name="_Toc241509102"/>
      <w:bookmarkStart w:id="2415" w:name="_Toc244416589"/>
      <w:bookmarkStart w:id="2416" w:name="_Toc276630953"/>
      <w:bookmarkStart w:id="2417" w:name="_Toc329528673"/>
      <w:r w:rsidRPr="00E77497">
        <w:t>8.1</w:t>
      </w:r>
      <w:r w:rsidRPr="00E77497">
        <w:tab/>
        <w:t>The Undefined Typ</w:t>
      </w:r>
      <w:bookmarkEnd w:id="2403"/>
      <w:bookmarkEnd w:id="2404"/>
      <w:bookmarkEnd w:id="2405"/>
      <w:bookmarkEnd w:id="2406"/>
      <w:bookmarkEnd w:id="2407"/>
      <w:bookmarkEnd w:id="2408"/>
      <w:bookmarkEnd w:id="2409"/>
      <w:bookmarkEnd w:id="2410"/>
      <w:r w:rsidRPr="00E77497">
        <w:t>e</w:t>
      </w:r>
      <w:bookmarkEnd w:id="2411"/>
      <w:bookmarkEnd w:id="2412"/>
      <w:bookmarkEnd w:id="2413"/>
      <w:bookmarkEnd w:id="2414"/>
      <w:bookmarkEnd w:id="2415"/>
      <w:bookmarkEnd w:id="2416"/>
      <w:bookmarkEnd w:id="2417"/>
    </w:p>
    <w:p w14:paraId="13467B4E" w14:textId="77777777" w:rsidR="004C02EF" w:rsidRPr="00E77497" w:rsidRDefault="004C02EF" w:rsidP="004C02EF">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bookmarkStart w:id="2418" w:name="_Toc381513633"/>
      <w:bookmarkStart w:id="2419" w:name="_Toc382202776"/>
      <w:bookmarkStart w:id="2420" w:name="_Toc382202996"/>
      <w:bookmarkStart w:id="2421" w:name="_Toc382212155"/>
      <w:bookmarkStart w:id="2422" w:name="_Toc382212334"/>
      <w:bookmarkStart w:id="2423" w:name="_Toc382291500"/>
      <w:bookmarkStart w:id="2424" w:name="_Toc385672136"/>
      <w:bookmarkStart w:id="2425" w:name="_Toc393690229"/>
    </w:p>
    <w:p w14:paraId="11F50FAB" w14:textId="77777777" w:rsidR="004C02EF" w:rsidRPr="00E77497" w:rsidRDefault="004C02EF" w:rsidP="004C02EF">
      <w:pPr>
        <w:pStyle w:val="20"/>
        <w:numPr>
          <w:ilvl w:val="0"/>
          <w:numId w:val="0"/>
        </w:numPr>
      </w:pPr>
      <w:bookmarkStart w:id="2426" w:name="_Toc472818775"/>
      <w:bookmarkStart w:id="2427" w:name="_Toc235503328"/>
      <w:bookmarkStart w:id="2428" w:name="_Toc241509103"/>
      <w:bookmarkStart w:id="2429" w:name="_Toc244416590"/>
      <w:bookmarkStart w:id="2430" w:name="_Toc276630954"/>
      <w:bookmarkStart w:id="2431" w:name="_Toc329528674"/>
      <w:r w:rsidRPr="00E77497">
        <w:t>8.2</w:t>
      </w:r>
      <w:r w:rsidRPr="00E77497">
        <w:tab/>
        <w:t>The Null Typ</w:t>
      </w:r>
      <w:bookmarkEnd w:id="2418"/>
      <w:bookmarkEnd w:id="2419"/>
      <w:bookmarkEnd w:id="2420"/>
      <w:bookmarkEnd w:id="2421"/>
      <w:bookmarkEnd w:id="2422"/>
      <w:bookmarkEnd w:id="2423"/>
      <w:bookmarkEnd w:id="2424"/>
      <w:bookmarkEnd w:id="2425"/>
      <w:r w:rsidRPr="00E77497">
        <w:t>e</w:t>
      </w:r>
      <w:bookmarkEnd w:id="2426"/>
      <w:bookmarkEnd w:id="2427"/>
      <w:bookmarkEnd w:id="2428"/>
      <w:bookmarkEnd w:id="2429"/>
      <w:bookmarkEnd w:id="2430"/>
      <w:bookmarkEnd w:id="2431"/>
    </w:p>
    <w:p w14:paraId="0166CCAC" w14:textId="77777777" w:rsidR="004C02EF" w:rsidRPr="00E77497" w:rsidRDefault="004C02EF" w:rsidP="004C02EF">
      <w:r w:rsidRPr="00E77497">
        <w:t xml:space="preserve">The Null type has exactly one value, called </w:t>
      </w:r>
      <w:r w:rsidRPr="00E77497">
        <w:rPr>
          <w:b/>
        </w:rPr>
        <w:t>null</w:t>
      </w:r>
      <w:r w:rsidRPr="00E77497">
        <w:t>.</w:t>
      </w:r>
      <w:bookmarkStart w:id="2432" w:name="_Toc381513634"/>
      <w:bookmarkStart w:id="2433" w:name="_Toc382202777"/>
      <w:bookmarkStart w:id="2434" w:name="_Toc382202997"/>
      <w:bookmarkStart w:id="2435" w:name="_Toc382212156"/>
      <w:bookmarkStart w:id="2436" w:name="_Toc382212335"/>
      <w:bookmarkStart w:id="2437" w:name="_Toc382291501"/>
      <w:bookmarkStart w:id="2438" w:name="_Toc385672137"/>
      <w:bookmarkStart w:id="2439" w:name="_Toc393690230"/>
    </w:p>
    <w:p w14:paraId="5FC682C7" w14:textId="77777777" w:rsidR="004C02EF" w:rsidRPr="00E77497" w:rsidRDefault="004C02EF" w:rsidP="004C02EF">
      <w:pPr>
        <w:pStyle w:val="20"/>
        <w:numPr>
          <w:ilvl w:val="0"/>
          <w:numId w:val="0"/>
        </w:numPr>
      </w:pPr>
      <w:bookmarkStart w:id="2440" w:name="_Toc472818776"/>
      <w:bookmarkStart w:id="2441" w:name="_Toc235503329"/>
      <w:bookmarkStart w:id="2442" w:name="_Toc241509104"/>
      <w:bookmarkStart w:id="2443" w:name="_Toc244416591"/>
      <w:bookmarkStart w:id="2444" w:name="_Toc276630955"/>
      <w:bookmarkStart w:id="2445" w:name="_Toc329528675"/>
      <w:r w:rsidRPr="00E77497">
        <w:t>8.3</w:t>
      </w:r>
      <w:r w:rsidRPr="00E77497">
        <w:tab/>
        <w:t>The Boolean Typ</w:t>
      </w:r>
      <w:bookmarkEnd w:id="2432"/>
      <w:bookmarkEnd w:id="2433"/>
      <w:bookmarkEnd w:id="2434"/>
      <w:bookmarkEnd w:id="2435"/>
      <w:bookmarkEnd w:id="2436"/>
      <w:bookmarkEnd w:id="2437"/>
      <w:bookmarkEnd w:id="2438"/>
      <w:bookmarkEnd w:id="2439"/>
      <w:r w:rsidRPr="00E77497">
        <w:t>e</w:t>
      </w:r>
      <w:bookmarkEnd w:id="2440"/>
      <w:bookmarkEnd w:id="2441"/>
      <w:bookmarkEnd w:id="2442"/>
      <w:bookmarkEnd w:id="2443"/>
      <w:bookmarkEnd w:id="2444"/>
      <w:bookmarkEnd w:id="2445"/>
    </w:p>
    <w:p w14:paraId="5D93F125" w14:textId="77777777" w:rsidR="004C02EF" w:rsidRPr="00E77497" w:rsidRDefault="004C02EF" w:rsidP="004C02EF">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bookmarkStart w:id="2446" w:name="_Ref384033349"/>
      <w:bookmarkStart w:id="2447" w:name="_Toc385672138"/>
      <w:bookmarkStart w:id="2448" w:name="_Toc393690231"/>
      <w:bookmarkStart w:id="2449" w:name="_Ref379873913"/>
      <w:bookmarkStart w:id="2450" w:name="_Ref379873915"/>
      <w:bookmarkStart w:id="2451" w:name="_Toc381513635"/>
      <w:bookmarkStart w:id="2452" w:name="_Toc382202778"/>
      <w:bookmarkStart w:id="2453" w:name="_Toc382202998"/>
      <w:bookmarkStart w:id="2454" w:name="_Toc382212157"/>
      <w:bookmarkStart w:id="2455" w:name="_Toc382212336"/>
      <w:bookmarkStart w:id="2456" w:name="_Toc382291502"/>
    </w:p>
    <w:p w14:paraId="0F97107B" w14:textId="77777777" w:rsidR="004C02EF" w:rsidRPr="00E77497" w:rsidRDefault="004C02EF" w:rsidP="004C02EF">
      <w:pPr>
        <w:pStyle w:val="20"/>
        <w:numPr>
          <w:ilvl w:val="0"/>
          <w:numId w:val="0"/>
        </w:numPr>
      </w:pPr>
      <w:bookmarkStart w:id="2457" w:name="_Ref451679925"/>
      <w:bookmarkStart w:id="2458" w:name="_Toc472818777"/>
      <w:bookmarkStart w:id="2459" w:name="_Toc235503330"/>
      <w:bookmarkStart w:id="2460" w:name="_Toc241509105"/>
      <w:bookmarkStart w:id="2461" w:name="_Toc244416592"/>
      <w:bookmarkStart w:id="2462" w:name="_Toc276630956"/>
      <w:bookmarkStart w:id="2463" w:name="_Toc329528676"/>
      <w:r w:rsidRPr="00E77497">
        <w:t>8.4</w:t>
      </w:r>
      <w:r w:rsidRPr="00E77497">
        <w:tab/>
        <w:t xml:space="preserve">The String </w:t>
      </w:r>
      <w:bookmarkEnd w:id="2446"/>
      <w:bookmarkEnd w:id="2447"/>
      <w:bookmarkEnd w:id="2448"/>
      <w:r w:rsidRPr="00E77497">
        <w:t>Type</w:t>
      </w:r>
      <w:bookmarkEnd w:id="2457"/>
      <w:bookmarkEnd w:id="2458"/>
      <w:bookmarkEnd w:id="2459"/>
      <w:bookmarkEnd w:id="2460"/>
      <w:bookmarkEnd w:id="2461"/>
      <w:bookmarkEnd w:id="2462"/>
      <w:bookmarkEnd w:id="2463"/>
    </w:p>
    <w:p w14:paraId="315FF1B6" w14:textId="77777777" w:rsidR="004C02EF" w:rsidRPr="00E77497" w:rsidRDefault="004C02EF" w:rsidP="004C02EF">
      <w:r w:rsidRPr="00E77497">
        <w:t xml:space="preserve">The String type is the set of all finite ordered sequences of zero or more 16-bit unsigned integer values (“elements”). The String type is generally used to represent textual data in a running ECMAScript program, in which case each element in the String is treated as a </w:t>
      </w:r>
      <w:ins w:id="2464" w:author="Rev 9 Allen Wirfs-Brock" w:date="2012-07-06T18:34:00Z">
        <w:r w:rsidR="00281181">
          <w:t xml:space="preserve">Unicode </w:t>
        </w:r>
      </w:ins>
      <w:r w:rsidRPr="00E77497">
        <w:t>code unit value</w:t>
      </w:r>
      <w:del w:id="2465" w:author="Rev 9 Allen Wirfs-Brock" w:date="2012-07-06T18:34:00Z">
        <w:r w:rsidRPr="00E77497" w:rsidDel="00281181">
          <w:delText xml:space="preserve"> (see Clause 6)</w:delText>
        </w:r>
      </w:del>
      <w:r w:rsidRPr="00E77497">
        <w:t>. Each element is regarded as occupying a position within the sequence. These positions are indexed with nonnegative integers. The first element (if any) is at position 0, the next element (if any) at position 1, and so on. The length of a String is the number of elements (i.e., 16-bit values) within it. The empty String has length zero and therefore contains no elements.</w:t>
      </w:r>
      <w:bookmarkStart w:id="2466" w:name="_Toc385672139"/>
      <w:bookmarkStart w:id="2467" w:name="_Ref393616595"/>
      <w:bookmarkStart w:id="2468" w:name="_Toc393690232"/>
      <w:bookmarkStart w:id="2469" w:name="_Ref404492926"/>
      <w:bookmarkStart w:id="2470" w:name="_Ref404493293"/>
      <w:bookmarkStart w:id="2471" w:name="_Ref404504794"/>
    </w:p>
    <w:p w14:paraId="48C8A158" w14:textId="77777777" w:rsidR="00922332" w:rsidRDefault="00281181" w:rsidP="00281181">
      <w:pPr>
        <w:rPr>
          <w:ins w:id="2472" w:author="Rev 9 Allen Wirfs-Brock" w:date="2012-07-07T12:38:00Z"/>
        </w:rPr>
      </w:pPr>
      <w:ins w:id="2473" w:author="Rev 9 Allen Wirfs-Brock" w:date="2012-07-06T18:36:00Z">
        <w:r>
          <w:t xml:space="preserve">Where ECMAScript operations interpret String </w:t>
        </w:r>
      </w:ins>
      <w:ins w:id="2474" w:author="Rev 9 Allen Wirfs-Brock" w:date="2012-07-06T18:37:00Z">
        <w:r>
          <w:t>values</w:t>
        </w:r>
      </w:ins>
      <w:ins w:id="2475" w:author="Rev 9 Allen Wirfs-Brock" w:date="2012-07-06T18:36:00Z">
        <w:r>
          <w:t xml:space="preserve">,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w:t>
        </w:r>
      </w:ins>
      <w:ins w:id="2476" w:author="Rev 9 Allen Wirfs-Brock" w:date="2012-07-06T18:40:00Z">
        <w:r>
          <w:t xml:space="preserve">a </w:t>
        </w:r>
      </w:ins>
      <w:ins w:id="2477" w:author="Rev 9 Allen Wirfs-Brock" w:date="2012-07-06T18:36:00Z">
        <w:r>
          <w:t>normalized form. Only operations that are explicitly specified to be language or locale sensitive produce language-sensitive results</w:t>
        </w:r>
      </w:ins>
    </w:p>
    <w:p w14:paraId="53E278B8" w14:textId="77777777" w:rsidR="004C02EF" w:rsidRPr="00E77497" w:rsidDel="00206DEC" w:rsidRDefault="004C02EF" w:rsidP="00206DEC">
      <w:pPr>
        <w:numPr>
          <w:ilvl w:val="0"/>
          <w:numId w:val="912"/>
        </w:numPr>
        <w:rPr>
          <w:del w:id="2478" w:author="Rev 9 Allen Wirfs-Brock" w:date="2012-07-07T12:50:00Z"/>
        </w:rPr>
      </w:pPr>
      <w:del w:id="2479" w:author="Rev 9 Allen Wirfs-Brock" w:date="2012-07-06T18:39:00Z">
        <w:r w:rsidRPr="00E77497" w:rsidDel="00281181">
          <w:delText xml:space="preserve">When a String contains actual textual data, each element is considered to be a single UTF-16 code unit. Whether or not this is the actual storage format of a String, the </w:delText>
        </w:r>
      </w:del>
      <w:del w:id="2480" w:author="Rev 9 Allen Wirfs-Brock" w:date="2012-07-06T18:32:00Z">
        <w:r w:rsidRPr="00E77497" w:rsidDel="00281181">
          <w:delText xml:space="preserve">characters </w:delText>
        </w:r>
      </w:del>
      <w:del w:id="2481" w:author="Rev 9 Allen Wirfs-Brock" w:date="2012-07-06T18:39:00Z">
        <w:r w:rsidRPr="00E77497" w:rsidDel="00281181">
          <w:delText>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delText>
        </w:r>
      </w:del>
    </w:p>
    <w:p w14:paraId="323E1D2F" w14:textId="77777777" w:rsidR="004C02EF" w:rsidRPr="00E77497" w:rsidRDefault="004C02EF" w:rsidP="004C02EF">
      <w:pPr>
        <w:pStyle w:val="Note"/>
      </w:pPr>
      <w:r w:rsidRPr="00E77497">
        <w:t>NOTE</w:t>
      </w:r>
      <w:r w:rsidRPr="00E77497">
        <w:tab/>
        <w:t xml:space="preserve">The rationale behind this design was to keep the implementation of Strings as simple and high-performing as possible. </w:t>
      </w:r>
      <w:del w:id="2482" w:author="Rev 9 Allen Wirfs-Brock" w:date="2012-07-02T17:40:00Z">
        <w:r w:rsidRPr="00E77497" w:rsidDel="00A0691D">
          <w:delText xml:space="preserve">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w:delText>
        </w:r>
      </w:del>
      <w:del w:id="2483" w:author="Rev 9 Allen Wirfs-Brock" w:date="2012-07-02T17:41:00Z">
        <w:r w:rsidRPr="00E77497" w:rsidDel="00A0691D">
          <w:delText>Since it is recommended that</w:delText>
        </w:r>
      </w:del>
      <w:ins w:id="2484" w:author="Rev 9 Allen Wirfs-Brock" w:date="2012-07-02T17:41:00Z">
        <w:r w:rsidR="00A0691D">
          <w:t>If</w:t>
        </w:r>
      </w:ins>
      <w:r w:rsidRPr="00E77497">
        <w:t xml:space="preserve"> ECMAScript source code </w:t>
      </w:r>
      <w:del w:id="2485" w:author="Rev 9 Allen Wirfs-Brock" w:date="2012-07-02T19:28:00Z">
        <w:r w:rsidRPr="00E77497" w:rsidDel="00D27CC9">
          <w:delText xml:space="preserve">be </w:delText>
        </w:r>
      </w:del>
      <w:ins w:id="2486" w:author="Rev 9 Allen Wirfs-Brock" w:date="2012-07-02T19:28:00Z">
        <w:r w:rsidR="00D27CC9">
          <w:t>is</w:t>
        </w:r>
        <w:r w:rsidR="00D27CC9" w:rsidRPr="00E77497">
          <w:t xml:space="preserve"> </w:t>
        </w:r>
      </w:ins>
      <w:r w:rsidRPr="00E77497">
        <w:t xml:space="preserve">in Normalised Form C, string literals are guaranteed to </w:t>
      </w:r>
      <w:ins w:id="2487" w:author="Rev 9 Allen Wirfs-Brock" w:date="2012-07-02T19:29:00Z">
        <w:r w:rsidR="00D27CC9">
          <w:t xml:space="preserve">also </w:t>
        </w:r>
      </w:ins>
      <w:r w:rsidRPr="00E77497">
        <w:t>be normalised</w:t>
      </w:r>
      <w:del w:id="2488" w:author="Rev 9 Allen Wirfs-Brock" w:date="2012-07-02T19:29:00Z">
        <w:r w:rsidRPr="00E77497" w:rsidDel="00D27CC9">
          <w:delText xml:space="preserve"> (if source text is guaranteed to be normalised)</w:delText>
        </w:r>
      </w:del>
      <w:r w:rsidRPr="00E77497">
        <w:t>, as long as they do not contain any Unicode escape sequences.</w:t>
      </w:r>
    </w:p>
    <w:p w14:paraId="13F274F6" w14:textId="77777777" w:rsidR="00206DEC" w:rsidRDefault="00206DEC" w:rsidP="008E7E56">
      <w:pPr>
        <w:contextualSpacing/>
        <w:rPr>
          <w:ins w:id="2489" w:author="Rev 9 Allen Wirfs-Brock" w:date="2012-07-07T12:50:00Z"/>
        </w:rPr>
      </w:pPr>
      <w:bookmarkStart w:id="2490" w:name="_Ref424530687"/>
      <w:bookmarkStart w:id="2491" w:name="_Ref424531262"/>
      <w:bookmarkStart w:id="2492" w:name="_Ref424532158"/>
      <w:bookmarkStart w:id="2493" w:name="_Toc472818778"/>
      <w:bookmarkStart w:id="2494" w:name="_Toc235503331"/>
      <w:bookmarkStart w:id="2495" w:name="_Toc241509106"/>
      <w:bookmarkStart w:id="2496" w:name="_Toc244416593"/>
      <w:bookmarkStart w:id="2497" w:name="_Toc276630957"/>
      <w:ins w:id="2498" w:author="Rev 9 Allen Wirfs-Brock" w:date="2012-07-07T12:50:00Z">
        <w:r>
          <w:t xml:space="preserve">Some operations interpret String contents as UTF-16 encoded Unicode code points. In that case the interpretation is: </w:t>
        </w:r>
      </w:ins>
    </w:p>
    <w:p w14:paraId="577DAF86" w14:textId="77777777" w:rsidR="00206DEC" w:rsidRDefault="00206DEC" w:rsidP="00206DEC">
      <w:pPr>
        <w:numPr>
          <w:ilvl w:val="0"/>
          <w:numId w:val="912"/>
        </w:numPr>
        <w:contextualSpacing/>
        <w:rPr>
          <w:ins w:id="2499" w:author="Rev 9 Allen Wirfs-Brock" w:date="2012-07-07T12:50:00Z"/>
        </w:rPr>
      </w:pPr>
      <w:ins w:id="2500" w:author="Rev 9 Allen Wirfs-Brock" w:date="2012-07-07T12:50:00Z">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ins>
    </w:p>
    <w:p w14:paraId="0BC37D54" w14:textId="77777777" w:rsidR="00206DEC" w:rsidRDefault="00206DEC" w:rsidP="00206DEC">
      <w:pPr>
        <w:numPr>
          <w:ilvl w:val="0"/>
          <w:numId w:val="912"/>
        </w:numPr>
        <w:contextualSpacing/>
        <w:rPr>
          <w:ins w:id="2501" w:author="Rev 9 Allen Wirfs-Brock" w:date="2012-07-07T12:50:00Z"/>
        </w:rPr>
      </w:pPr>
      <w:ins w:id="2502" w:author="Rev 9 Allen Wirfs-Brock" w:date="2012-07-07T12:50:00Z">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ins>
    </w:p>
    <w:p w14:paraId="65ABA43B" w14:textId="77777777" w:rsidR="00206DEC" w:rsidRPr="00E77497" w:rsidRDefault="00206DEC" w:rsidP="00206DEC">
      <w:pPr>
        <w:numPr>
          <w:ilvl w:val="0"/>
          <w:numId w:val="912"/>
        </w:numPr>
        <w:rPr>
          <w:ins w:id="2503" w:author="Rev 9 Allen Wirfs-Brock" w:date="2012-07-07T12:50:00Z"/>
        </w:rPr>
      </w:pPr>
      <w:ins w:id="2504" w:author="Rev 9 Allen Wirfs-Brock" w:date="2012-07-07T12:50:00Z">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ins>
    </w:p>
    <w:p w14:paraId="04C8456D" w14:textId="77777777" w:rsidR="004C02EF" w:rsidRPr="00E77497" w:rsidRDefault="004C02EF" w:rsidP="004C02EF">
      <w:pPr>
        <w:pStyle w:val="20"/>
        <w:numPr>
          <w:ilvl w:val="0"/>
          <w:numId w:val="0"/>
        </w:numPr>
      </w:pPr>
      <w:bookmarkStart w:id="2505" w:name="_Toc329528677"/>
      <w:r w:rsidRPr="00E77497">
        <w:t>8.5</w:t>
      </w:r>
      <w:r w:rsidRPr="00E77497">
        <w:tab/>
        <w:t>The Number Typ</w:t>
      </w:r>
      <w:bookmarkEnd w:id="2449"/>
      <w:bookmarkEnd w:id="2450"/>
      <w:bookmarkEnd w:id="2451"/>
      <w:bookmarkEnd w:id="2452"/>
      <w:bookmarkEnd w:id="2453"/>
      <w:bookmarkEnd w:id="2454"/>
      <w:bookmarkEnd w:id="2455"/>
      <w:bookmarkEnd w:id="2456"/>
      <w:bookmarkEnd w:id="2466"/>
      <w:bookmarkEnd w:id="2467"/>
      <w:bookmarkEnd w:id="2468"/>
      <w:bookmarkEnd w:id="2469"/>
      <w:bookmarkEnd w:id="2470"/>
      <w:bookmarkEnd w:id="2471"/>
      <w:r w:rsidRPr="00E77497">
        <w:t>e</w:t>
      </w:r>
      <w:bookmarkEnd w:id="2490"/>
      <w:bookmarkEnd w:id="2491"/>
      <w:bookmarkEnd w:id="2492"/>
      <w:bookmarkEnd w:id="2493"/>
      <w:bookmarkEnd w:id="2494"/>
      <w:bookmarkEnd w:id="2495"/>
      <w:bookmarkEnd w:id="2496"/>
      <w:bookmarkEnd w:id="2497"/>
      <w:bookmarkEnd w:id="2505"/>
    </w:p>
    <w:p w14:paraId="121C1FD9" w14:textId="77777777" w:rsidR="004C02EF" w:rsidRPr="00E77497" w:rsidRDefault="004C02EF" w:rsidP="004C02EF">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5BFE729D" w14:textId="77777777" w:rsidR="004C02EF" w:rsidRPr="00E77497" w:rsidRDefault="004C02EF" w:rsidP="004C02EF">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4B7FE65F" w14:textId="77777777" w:rsidR="004C02EF" w:rsidRPr="009C202C" w:rsidRDefault="004C02EF" w:rsidP="004C02EF">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04B5B597" w14:textId="77777777" w:rsidR="004C02EF" w:rsidRPr="00E77497" w:rsidRDefault="004C02EF" w:rsidP="004C02EF">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4A04049F" w14:textId="77777777" w:rsidR="004C02EF" w:rsidRPr="00E65A34" w:rsidRDefault="004C02EF" w:rsidP="004C02EF">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17322C65" w14:textId="77777777" w:rsidR="004C02EF" w:rsidRPr="009C202C" w:rsidRDefault="004C02EF" w:rsidP="004C02EF">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14:paraId="7ADDCFFE" w14:textId="77777777" w:rsidR="004C02EF" w:rsidRPr="00E77497" w:rsidRDefault="004C02EF" w:rsidP="004C02EF">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2A81310C" w14:textId="77777777" w:rsidR="004C02EF" w:rsidRPr="009C202C" w:rsidRDefault="004C02EF" w:rsidP="004C02EF">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394350E2" w14:textId="77777777" w:rsidR="004C02EF" w:rsidRPr="00E65A34" w:rsidRDefault="004C02EF" w:rsidP="004C02EF">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14:paraId="6682B86E" w14:textId="77777777" w:rsidR="004C02EF" w:rsidRPr="00E77497" w:rsidRDefault="004C02EF" w:rsidP="004C02EF">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3FEA34FE" w14:textId="77777777" w:rsidR="004C02EF" w:rsidRPr="00E65A34" w:rsidRDefault="004C02EF" w:rsidP="004C02EF">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16FFD6BB" w14:textId="77777777" w:rsidR="004C02EF" w:rsidRPr="00E77497" w:rsidRDefault="004C02EF" w:rsidP="004C02EF">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6FDD9155" w14:textId="77777777" w:rsidR="004C02EF" w:rsidRPr="00E77497" w:rsidRDefault="004C02EF" w:rsidP="004C02EF">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221D5C12" w14:textId="77777777" w:rsidR="004C02EF" w:rsidRPr="00E77497" w:rsidRDefault="004C02EF" w:rsidP="004C02EF">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5B61F17C" w14:textId="77777777" w:rsidR="004C02EF" w:rsidRPr="009C202C" w:rsidRDefault="004C02EF" w:rsidP="004C02EF">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9.5 and 9.6, respectively.</w:t>
      </w:r>
      <w:bookmarkStart w:id="2506" w:name="_Toc381513636"/>
      <w:bookmarkStart w:id="2507" w:name="_Toc382202779"/>
      <w:bookmarkStart w:id="2508" w:name="_Toc382202999"/>
      <w:bookmarkStart w:id="2509" w:name="_Toc382212158"/>
      <w:bookmarkStart w:id="2510" w:name="_Toc382212337"/>
      <w:bookmarkStart w:id="2511" w:name="_Toc382291503"/>
      <w:bookmarkStart w:id="2512" w:name="_Toc385672140"/>
      <w:bookmarkStart w:id="2513" w:name="_Toc393690233"/>
    </w:p>
    <w:p w14:paraId="5779FECF" w14:textId="77777777" w:rsidR="004C02EF" w:rsidRPr="00675B74" w:rsidRDefault="004C02EF" w:rsidP="004C02EF">
      <w:pPr>
        <w:pStyle w:val="20"/>
        <w:numPr>
          <w:ilvl w:val="0"/>
          <w:numId w:val="0"/>
        </w:numPr>
      </w:pPr>
      <w:bookmarkStart w:id="2514" w:name="_Toc472818779"/>
      <w:bookmarkStart w:id="2515" w:name="_Toc235503332"/>
      <w:bookmarkStart w:id="2516" w:name="_Toc241509107"/>
      <w:bookmarkStart w:id="2517" w:name="_Toc244416594"/>
      <w:bookmarkStart w:id="2518" w:name="_Toc276630958"/>
      <w:bookmarkStart w:id="2519" w:name="_Toc329528678"/>
      <w:r w:rsidRPr="00675B74">
        <w:t>8.6</w:t>
      </w:r>
      <w:r w:rsidRPr="00675B74">
        <w:tab/>
        <w:t>The Object Typ</w:t>
      </w:r>
      <w:bookmarkEnd w:id="2506"/>
      <w:bookmarkEnd w:id="2507"/>
      <w:bookmarkEnd w:id="2508"/>
      <w:bookmarkEnd w:id="2509"/>
      <w:bookmarkEnd w:id="2510"/>
      <w:bookmarkEnd w:id="2511"/>
      <w:bookmarkEnd w:id="2512"/>
      <w:bookmarkEnd w:id="2513"/>
      <w:r w:rsidRPr="00675B74">
        <w:t>e</w:t>
      </w:r>
      <w:bookmarkEnd w:id="2514"/>
      <w:bookmarkEnd w:id="2515"/>
      <w:bookmarkEnd w:id="2516"/>
      <w:bookmarkEnd w:id="2517"/>
      <w:bookmarkEnd w:id="2518"/>
      <w:bookmarkEnd w:id="2519"/>
    </w:p>
    <w:p w14:paraId="7E312017" w14:textId="77777777" w:rsidR="004C02EF" w:rsidRPr="00E77497" w:rsidRDefault="004C02EF" w:rsidP="004C02EF">
      <w:r w:rsidRPr="00E77497">
        <w:t>An Object is a collection of properties.</w:t>
      </w:r>
      <w:r w:rsidRPr="00E77497">
        <w:rPr>
          <w:i/>
        </w:rPr>
        <w:t xml:space="preserve"> </w:t>
      </w:r>
      <w:r w:rsidRPr="00E77497">
        <w:t>Each property is either a named data property, a named accessor property, or an internal property:</w:t>
      </w:r>
    </w:p>
    <w:p w14:paraId="3DA90AD7" w14:textId="77777777" w:rsidR="004C02EF" w:rsidRPr="00E77497" w:rsidRDefault="004C02EF" w:rsidP="004C02EF">
      <w:pPr>
        <w:numPr>
          <w:ilvl w:val="0"/>
          <w:numId w:val="34"/>
        </w:numPr>
      </w:pPr>
      <w:r w:rsidRPr="00E77497">
        <w:t xml:space="preserve">A </w:t>
      </w:r>
      <w:r w:rsidRPr="00E77497">
        <w:rPr>
          <w:i/>
        </w:rPr>
        <w:t>named data property</w:t>
      </w:r>
      <w:r w:rsidRPr="00E77497">
        <w:t xml:space="preserve"> associates a name with an ECMAScript language value and a set of Boolean attributes.</w:t>
      </w:r>
    </w:p>
    <w:p w14:paraId="1911B6F2" w14:textId="77777777" w:rsidR="004C02EF" w:rsidRPr="00E77497" w:rsidRDefault="004C02EF" w:rsidP="004C02EF">
      <w:pPr>
        <w:numPr>
          <w:ilvl w:val="0"/>
          <w:numId w:val="34"/>
        </w:numPr>
      </w:pPr>
      <w:r w:rsidRPr="00E77497">
        <w:t xml:space="preserve">A </w:t>
      </w:r>
      <w:r w:rsidRPr="00E77497">
        <w:rPr>
          <w:i/>
        </w:rPr>
        <w:t>named accessor property</w:t>
      </w:r>
      <w:r w:rsidRPr="00E77497">
        <w:t xml:space="preserve"> associates a name with one or two accessor functions, and a set of Boolean attributes. The accessor functions are used to store or retrieve an ECMAScript language value that is associated with the property. </w:t>
      </w:r>
    </w:p>
    <w:p w14:paraId="57A41769" w14:textId="77777777" w:rsidR="004C02EF" w:rsidRPr="00E77497" w:rsidRDefault="004C02EF" w:rsidP="004C02EF">
      <w:pPr>
        <w:numPr>
          <w:ilvl w:val="0"/>
          <w:numId w:val="34"/>
        </w:numPr>
      </w:pPr>
      <w:r w:rsidRPr="00E77497">
        <w:t xml:space="preserve">An </w:t>
      </w:r>
      <w:r w:rsidRPr="00E77497">
        <w:rPr>
          <w:i/>
        </w:rPr>
        <w:t>internal property</w:t>
      </w:r>
      <w:r w:rsidRPr="00E77497">
        <w:t xml:space="preserve"> has no name and is not directly accessible via ECMAScript language operators. Internal properties exist purely for specification purposes. </w:t>
      </w:r>
    </w:p>
    <w:p w14:paraId="4D230B82" w14:textId="77777777" w:rsidR="004C02EF" w:rsidRPr="00E77497" w:rsidRDefault="004C02EF" w:rsidP="004C02EF">
      <w:r w:rsidRPr="00E77497">
        <w:t xml:space="preserve">There are two kinds of access for named (non-internal) properties: </w:t>
      </w:r>
      <w:r w:rsidRPr="00E77497">
        <w:rPr>
          <w:i/>
        </w:rPr>
        <w:t xml:space="preserve">get </w:t>
      </w:r>
      <w:r w:rsidRPr="00E77497">
        <w:t xml:space="preserve">and </w:t>
      </w:r>
      <w:r w:rsidRPr="00E77497">
        <w:rPr>
          <w:i/>
        </w:rPr>
        <w:t>put</w:t>
      </w:r>
      <w:r w:rsidRPr="00E77497">
        <w:t>, corresponding to retrieval and assignment, respectively.</w:t>
      </w:r>
    </w:p>
    <w:p w14:paraId="547D5770" w14:textId="77777777" w:rsidR="004C02EF" w:rsidRPr="00E77497" w:rsidRDefault="004C02EF" w:rsidP="004C02EF">
      <w:pPr>
        <w:pStyle w:val="30"/>
        <w:numPr>
          <w:ilvl w:val="0"/>
          <w:numId w:val="0"/>
        </w:numPr>
      </w:pPr>
      <w:bookmarkStart w:id="2520" w:name="_Ref379172771"/>
      <w:bookmarkStart w:id="2521" w:name="_Toc381513637"/>
      <w:bookmarkStart w:id="2522" w:name="_Toc382202780"/>
      <w:bookmarkStart w:id="2523" w:name="_Toc382203000"/>
      <w:bookmarkStart w:id="2524" w:name="_Toc382212159"/>
      <w:bookmarkStart w:id="2525" w:name="_Toc382212338"/>
      <w:bookmarkStart w:id="2526" w:name="_Toc382291504"/>
      <w:bookmarkStart w:id="2527" w:name="_Toc385672141"/>
      <w:bookmarkStart w:id="2528" w:name="_Toc393690234"/>
      <w:bookmarkStart w:id="2529" w:name="_Ref457707512"/>
      <w:bookmarkStart w:id="2530" w:name="_Toc472818780"/>
      <w:bookmarkStart w:id="2531" w:name="_Toc235503333"/>
      <w:bookmarkStart w:id="2532" w:name="_Toc241509108"/>
      <w:bookmarkStart w:id="2533" w:name="_Toc244416595"/>
      <w:bookmarkStart w:id="2534" w:name="_Toc276630959"/>
      <w:bookmarkStart w:id="2535" w:name="_Toc329528679"/>
      <w:r w:rsidRPr="00E77497">
        <w:t>8.6.1</w:t>
      </w:r>
      <w:r w:rsidRPr="00E77497">
        <w:tab/>
        <w:t>Property Attribute</w:t>
      </w:r>
      <w:bookmarkEnd w:id="2520"/>
      <w:bookmarkEnd w:id="2521"/>
      <w:bookmarkEnd w:id="2522"/>
      <w:bookmarkEnd w:id="2523"/>
      <w:bookmarkEnd w:id="2524"/>
      <w:bookmarkEnd w:id="2525"/>
      <w:bookmarkEnd w:id="2526"/>
      <w:bookmarkEnd w:id="2527"/>
      <w:bookmarkEnd w:id="2528"/>
      <w:r w:rsidRPr="00E77497">
        <w:t>s</w:t>
      </w:r>
      <w:bookmarkEnd w:id="2529"/>
      <w:bookmarkEnd w:id="2530"/>
      <w:bookmarkEnd w:id="2531"/>
      <w:bookmarkEnd w:id="2532"/>
      <w:bookmarkEnd w:id="2533"/>
      <w:bookmarkEnd w:id="2534"/>
      <w:bookmarkEnd w:id="2535"/>
    </w:p>
    <w:p w14:paraId="67903C07" w14:textId="77777777" w:rsidR="004C02EF" w:rsidRPr="00E77497" w:rsidRDefault="004C02EF" w:rsidP="004C02EF">
      <w:r w:rsidRPr="00E77497">
        <w:t xml:space="preserve">Attributes are used in this specification to define and explain the state of named properties. A named data property associates a name with the attributes listed in </w:t>
      </w:r>
      <w:ins w:id="2536" w:author="Rev 8 Allen Wirfs-Brock" w:date="2012-06-13T12:26:00Z">
        <w:r w:rsidR="00386630">
          <w:fldChar w:fldCharType="begin"/>
        </w:r>
        <w:r w:rsidR="00386630">
          <w:instrText xml:space="preserve"> REF _Ref327353731 \h </w:instrText>
        </w:r>
      </w:ins>
      <w:r w:rsidR="00386630">
        <w:fldChar w:fldCharType="separate"/>
      </w:r>
      <w:ins w:id="2537" w:author="Rev 8 Allen Wirfs-Brock" w:date="2012-06-15T19:42:00Z">
        <w:r w:rsidR="00606E07">
          <w:t xml:space="preserve">Table </w:t>
        </w:r>
        <w:r w:rsidR="00606E07">
          <w:rPr>
            <w:noProof/>
          </w:rPr>
          <w:t>5</w:t>
        </w:r>
      </w:ins>
      <w:ins w:id="2538" w:author="Rev 8 Allen Wirfs-Brock" w:date="2012-06-13T12:26:00Z">
        <w:r w:rsidR="00386630">
          <w:fldChar w:fldCharType="end"/>
        </w:r>
        <w:r w:rsidR="00386630">
          <w:t>.</w:t>
        </w:r>
      </w:ins>
    </w:p>
    <w:p w14:paraId="235BB84E" w14:textId="77777777" w:rsidR="004C02EF" w:rsidRPr="00E77497" w:rsidRDefault="00386630" w:rsidP="00AA1FF6">
      <w:pPr>
        <w:pStyle w:val="Tabletitle"/>
        <w:rPr>
          <w:rFonts w:eastAsia="Arial Unicode MS"/>
        </w:rPr>
      </w:pPr>
      <w:bookmarkStart w:id="2539" w:name="_Ref327353731"/>
      <w:ins w:id="2540" w:author="Rev 8 Allen Wirfs-Brock" w:date="2012-06-13T12:26:00Z">
        <w:r>
          <w:t xml:space="preserve">Table </w:t>
        </w:r>
        <w:r>
          <w:fldChar w:fldCharType="begin"/>
        </w:r>
        <w:r>
          <w:instrText xml:space="preserve"> SEQ Table \* ARABIC </w:instrText>
        </w:r>
      </w:ins>
      <w:r>
        <w:fldChar w:fldCharType="separate"/>
      </w:r>
      <w:ins w:id="2541" w:author="Rev 8 Allen Wirfs-Brock" w:date="2012-06-15T19:42:00Z">
        <w:r w:rsidR="00606E07">
          <w:rPr>
            <w:noProof/>
          </w:rPr>
          <w:t>5</w:t>
        </w:r>
      </w:ins>
      <w:ins w:id="2542" w:author="Rev 8 Allen Wirfs-Brock" w:date="2012-06-13T12:26:00Z">
        <w:r>
          <w:fldChar w:fldCharType="end"/>
        </w:r>
      </w:ins>
      <w:bookmarkEnd w:id="2539"/>
      <w:r w:rsidR="004C02EF" w:rsidRPr="00E77497">
        <w:rPr>
          <w:rFonts w:eastAsia="Arial Unicode MS"/>
        </w:rPr>
        <w:t xml:space="preserve"> — </w:t>
      </w:r>
      <w:r w:rsidR="004C02EF" w:rsidRPr="00E77497">
        <w:t>Attributes of a Named Data Property</w:t>
      </w:r>
    </w:p>
    <w:tbl>
      <w:tblPr>
        <w:tblW w:w="9090" w:type="dxa"/>
        <w:tblInd w:w="648" w:type="dxa"/>
        <w:tblLook w:val="04A0" w:firstRow="1" w:lastRow="0" w:firstColumn="1" w:lastColumn="0" w:noHBand="0" w:noVBand="1"/>
      </w:tblPr>
      <w:tblGrid>
        <w:gridCol w:w="1710"/>
        <w:gridCol w:w="1925"/>
        <w:gridCol w:w="5455"/>
      </w:tblGrid>
      <w:tr w:rsidR="004C02EF" w:rsidRPr="00E77497" w14:paraId="1BD8D4DC" w14:textId="7777777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10BA410F" w14:textId="77777777" w:rsidR="004C02EF" w:rsidRPr="00E77497" w:rsidRDefault="004C02EF" w:rsidP="003A4B22">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545EA32E" w14:textId="77777777" w:rsidR="004C02EF" w:rsidRPr="00E77497" w:rsidRDefault="004C02EF" w:rsidP="003A4B22">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4DA70788" w14:textId="77777777" w:rsidR="004C02EF" w:rsidRPr="00E77497" w:rsidRDefault="004C02EF" w:rsidP="003A4B22">
            <w:pPr>
              <w:keepNext/>
              <w:keepLines/>
              <w:spacing w:after="0"/>
              <w:jc w:val="center"/>
              <w:rPr>
                <w:b/>
                <w:i/>
              </w:rPr>
            </w:pPr>
            <w:r w:rsidRPr="00E77497">
              <w:rPr>
                <w:b/>
                <w:i/>
              </w:rPr>
              <w:t>Description</w:t>
            </w:r>
          </w:p>
        </w:tc>
      </w:tr>
      <w:tr w:rsidR="004C02EF" w:rsidRPr="00E77497" w14:paraId="6FF58E15" w14:textId="7777777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686AB756" w14:textId="77777777" w:rsidR="004C02EF" w:rsidRPr="00E77497" w:rsidRDefault="004C02EF" w:rsidP="003A4B22">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14:paraId="61086004" w14:textId="77777777" w:rsidR="004C02EF" w:rsidRPr="00E77497" w:rsidRDefault="004C02EF" w:rsidP="003A4B22">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14:paraId="19586A5F" w14:textId="77777777" w:rsidR="004C02EF" w:rsidRPr="00E77497" w:rsidRDefault="004C02EF" w:rsidP="003A4B22">
            <w:pPr>
              <w:keepNext/>
              <w:keepLines/>
              <w:spacing w:after="0"/>
              <w:jc w:val="left"/>
            </w:pPr>
            <w:r w:rsidRPr="00E77497">
              <w:t>The value retrieved by reading the property.</w:t>
            </w:r>
          </w:p>
        </w:tc>
      </w:tr>
      <w:tr w:rsidR="004C02EF" w:rsidRPr="00E77497" w14:paraId="62950E83" w14:textId="7777777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3A58B816" w14:textId="77777777" w:rsidR="004C02EF" w:rsidRPr="00E77497" w:rsidRDefault="004C02EF" w:rsidP="003A4B22">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14:paraId="789AF297"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6B597973" w14:textId="77777777" w:rsidR="004C02EF" w:rsidRPr="00E77497" w:rsidRDefault="004C02EF" w:rsidP="003A4B22">
            <w:pPr>
              <w:keepNext/>
              <w:keepLines/>
              <w:spacing w:after="0"/>
              <w:jc w:val="left"/>
            </w:pPr>
            <w:r w:rsidRPr="00E77497">
              <w:t xml:space="preserve">If </w:t>
            </w:r>
            <w:r w:rsidRPr="00E77497">
              <w:rPr>
                <w:b/>
              </w:rPr>
              <w:t>false</w:t>
            </w:r>
            <w:r w:rsidRPr="00E77497">
              <w:t>, attempts by ECMAScript code to change the property’s [[Value]] attribute using [[Put]] will not succeed.</w:t>
            </w:r>
          </w:p>
        </w:tc>
      </w:tr>
      <w:tr w:rsidR="004C02EF" w:rsidRPr="00E77497" w14:paraId="61FF9B14" w14:textId="7777777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0B5A9A6C" w14:textId="77777777" w:rsidR="004C02EF" w:rsidRPr="00E77497" w:rsidRDefault="004C02EF" w:rsidP="003A4B22">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14:paraId="2DE2EB1D"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7562951E" w14:textId="77777777" w:rsidR="004C02EF" w:rsidRPr="00E77497" w:rsidRDefault="004C02EF" w:rsidP="003A4B22">
            <w:pPr>
              <w:keepNext/>
              <w:keepLines/>
              <w:spacing w:after="0"/>
              <w:jc w:val="left"/>
            </w:pPr>
            <w:r w:rsidRPr="00E77497">
              <w:t xml:space="preserve">If </w:t>
            </w:r>
            <w:r w:rsidRPr="00E77497">
              <w:rPr>
                <w:b/>
              </w:rPr>
              <w:t>true</w:t>
            </w:r>
            <w:r w:rsidRPr="00E77497">
              <w:t>, the property will be enumerated by a for-in enumeration (see 12.6.4). Otherwise, the property is said to be non-enumerable.</w:t>
            </w:r>
          </w:p>
        </w:tc>
      </w:tr>
      <w:tr w:rsidR="004C02EF" w:rsidRPr="00E77497" w14:paraId="3F981C34" w14:textId="7777777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25ED3FC9" w14:textId="77777777" w:rsidR="004C02EF" w:rsidRPr="00E77497" w:rsidRDefault="004C02EF" w:rsidP="003A4B22">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14:paraId="19B4BC9E"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45B4AE86" w14:textId="77777777" w:rsidR="004C02EF" w:rsidRPr="00E77497" w:rsidRDefault="004C02EF" w:rsidP="003A4B22">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 will fail.</w:t>
            </w:r>
          </w:p>
        </w:tc>
      </w:tr>
    </w:tbl>
    <w:p w14:paraId="497EC258" w14:textId="77777777" w:rsidR="004C02EF" w:rsidRPr="00E77497" w:rsidRDefault="004C02EF" w:rsidP="004C02EF">
      <w:pPr>
        <w:spacing w:after="0"/>
      </w:pPr>
    </w:p>
    <w:p w14:paraId="1EF28070" w14:textId="77777777" w:rsidR="004C02EF" w:rsidRPr="00E77497" w:rsidRDefault="004C02EF" w:rsidP="004C02EF">
      <w:pPr>
        <w:spacing w:after="120"/>
      </w:pPr>
      <w:r w:rsidRPr="00E77497">
        <w:t xml:space="preserve">A named accessor property associates a name with the attributes listed in </w:t>
      </w:r>
      <w:ins w:id="2543" w:author="Rev 8 Allen Wirfs-Brock" w:date="2012-06-13T12:27:00Z">
        <w:r w:rsidR="00386630">
          <w:fldChar w:fldCharType="begin"/>
        </w:r>
        <w:r w:rsidR="00386630">
          <w:instrText xml:space="preserve"> REF _Ref327353763 \h </w:instrText>
        </w:r>
      </w:ins>
      <w:r w:rsidR="00386630">
        <w:fldChar w:fldCharType="separate"/>
      </w:r>
      <w:ins w:id="2544" w:author="Rev 8 Allen Wirfs-Brock" w:date="2012-06-15T19:42:00Z">
        <w:r w:rsidR="00606E07">
          <w:t xml:space="preserve">Table </w:t>
        </w:r>
        <w:r w:rsidR="00606E07">
          <w:rPr>
            <w:noProof/>
          </w:rPr>
          <w:t>6</w:t>
        </w:r>
      </w:ins>
      <w:ins w:id="2545" w:author="Rev 8 Allen Wirfs-Brock" w:date="2012-06-13T12:27:00Z">
        <w:r w:rsidR="00386630">
          <w:fldChar w:fldCharType="end"/>
        </w:r>
      </w:ins>
      <w:r w:rsidRPr="00E77497">
        <w:t>.</w:t>
      </w:r>
    </w:p>
    <w:p w14:paraId="583613B1" w14:textId="77777777" w:rsidR="004C02EF" w:rsidRPr="00E77497" w:rsidRDefault="00386630" w:rsidP="00AA1FF6">
      <w:pPr>
        <w:pStyle w:val="Tabletitle"/>
      </w:pPr>
      <w:bookmarkStart w:id="2546" w:name="_Ref327353763"/>
      <w:ins w:id="2547" w:author="Rev 8 Allen Wirfs-Brock" w:date="2012-06-13T12:26:00Z">
        <w:r>
          <w:t xml:space="preserve">Table </w:t>
        </w:r>
        <w:r>
          <w:fldChar w:fldCharType="begin"/>
        </w:r>
        <w:r>
          <w:instrText xml:space="preserve"> SEQ Table \* ARABIC </w:instrText>
        </w:r>
      </w:ins>
      <w:r>
        <w:fldChar w:fldCharType="separate"/>
      </w:r>
      <w:ins w:id="2548" w:author="Rev 8 Allen Wirfs-Brock" w:date="2012-06-15T19:42:00Z">
        <w:r w:rsidR="00606E07">
          <w:rPr>
            <w:noProof/>
          </w:rPr>
          <w:t>6</w:t>
        </w:r>
      </w:ins>
      <w:ins w:id="2549" w:author="Rev 8 Allen Wirfs-Brock" w:date="2012-06-13T12:26:00Z">
        <w:r>
          <w:fldChar w:fldCharType="end"/>
        </w:r>
      </w:ins>
      <w:bookmarkEnd w:id="2546"/>
      <w:r w:rsidR="004C02EF" w:rsidRPr="00E77497">
        <w:rPr>
          <w:rFonts w:eastAsia="Arial Unicode MS"/>
        </w:rPr>
        <w:t xml:space="preserve"> — </w:t>
      </w:r>
      <w:r w:rsidR="004C02EF" w:rsidRPr="00E77497">
        <w:t>Attributes of a Named Accessor Property</w:t>
      </w:r>
    </w:p>
    <w:tbl>
      <w:tblPr>
        <w:tblW w:w="9090" w:type="dxa"/>
        <w:tblInd w:w="648" w:type="dxa"/>
        <w:tblLook w:val="04A0" w:firstRow="1" w:lastRow="0" w:firstColumn="1" w:lastColumn="0" w:noHBand="0" w:noVBand="1"/>
      </w:tblPr>
      <w:tblGrid>
        <w:gridCol w:w="1710"/>
        <w:gridCol w:w="1890"/>
        <w:gridCol w:w="5490"/>
      </w:tblGrid>
      <w:tr w:rsidR="004C02EF" w:rsidRPr="00E77497" w14:paraId="08643CDB" w14:textId="7777777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2D9E4053" w14:textId="77777777" w:rsidR="004C02EF" w:rsidRPr="00E77497" w:rsidRDefault="004C02EF" w:rsidP="003A4B22">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2B166D85" w14:textId="77777777" w:rsidR="004C02EF" w:rsidRPr="00E77497" w:rsidRDefault="004C02EF" w:rsidP="003A4B22">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16745818" w14:textId="77777777" w:rsidR="004C02EF" w:rsidRPr="00E77497" w:rsidRDefault="004C02EF" w:rsidP="003A4B22">
            <w:pPr>
              <w:keepNext/>
              <w:spacing w:after="0"/>
              <w:contextualSpacing/>
              <w:jc w:val="center"/>
              <w:rPr>
                <w:b/>
                <w:i/>
              </w:rPr>
            </w:pPr>
            <w:r w:rsidRPr="00E77497">
              <w:rPr>
                <w:b/>
                <w:i/>
              </w:rPr>
              <w:t>Description</w:t>
            </w:r>
          </w:p>
        </w:tc>
      </w:tr>
      <w:tr w:rsidR="004C02EF" w:rsidRPr="00E77497" w14:paraId="174DA75C" w14:textId="7777777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087F5083" w14:textId="77777777" w:rsidR="004C02EF" w:rsidRPr="00E77497" w:rsidRDefault="004C02EF" w:rsidP="003A4B22">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14:paraId="174078D9"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14:paraId="1F68ECB5"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empty arguments list to return the property value each time a get access of the property is performed.</w:t>
            </w:r>
          </w:p>
        </w:tc>
      </w:tr>
      <w:tr w:rsidR="004C02EF" w:rsidRPr="00E77497" w14:paraId="3E75DFAF" w14:textId="7777777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191A3277" w14:textId="77777777" w:rsidR="004C02EF" w:rsidRPr="00E77497" w:rsidRDefault="004C02EF" w:rsidP="003A4B22">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14:paraId="1D0EC1FE"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14:paraId="5A35010B"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4C02EF" w:rsidRPr="00E77497" w14:paraId="1C07AB6F" w14:textId="7777777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4B130A80" w14:textId="77777777" w:rsidR="004C02EF" w:rsidRPr="00E77497" w:rsidRDefault="004C02EF" w:rsidP="003A4B22">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14:paraId="3486A6BE" w14:textId="77777777" w:rsidR="004C02EF" w:rsidRPr="00E77497" w:rsidRDefault="004C02EF" w:rsidP="003A4B22">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2CB7A37D" w14:textId="77777777" w:rsidR="004C02EF" w:rsidRPr="00E77497" w:rsidRDefault="004C02EF" w:rsidP="003A4B22">
            <w:pPr>
              <w:keepNext/>
              <w:spacing w:after="0"/>
              <w:contextualSpacing/>
              <w:jc w:val="left"/>
            </w:pPr>
            <w:r w:rsidRPr="00E77497">
              <w:t xml:space="preserve">If </w:t>
            </w:r>
            <w:r w:rsidRPr="00E77497">
              <w:rPr>
                <w:b/>
              </w:rPr>
              <w:t>true</w:t>
            </w:r>
            <w:r w:rsidRPr="00E77497">
              <w:t>, the property is to be enumerated by a for-in enumeration (see 12.6.4). Otherwise, the property is said to be non-enumerable.</w:t>
            </w:r>
          </w:p>
        </w:tc>
      </w:tr>
      <w:tr w:rsidR="004C02EF" w:rsidRPr="00E77497" w14:paraId="76B23332" w14:textId="7777777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6D487D90" w14:textId="77777777" w:rsidR="004C02EF" w:rsidRPr="00E77497" w:rsidRDefault="004C02EF" w:rsidP="003A4B22">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14:paraId="1105FF04" w14:textId="77777777" w:rsidR="004C02EF" w:rsidRPr="00E77497" w:rsidRDefault="004C02EF" w:rsidP="003A4B22">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2E15001D" w14:textId="77777777" w:rsidR="004C02EF" w:rsidRPr="00E77497" w:rsidRDefault="004C02EF" w:rsidP="003A4B22">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14:paraId="2D62FD20" w14:textId="77777777" w:rsidR="004C02EF" w:rsidRPr="00E77497" w:rsidRDefault="004C02EF" w:rsidP="004C02EF">
      <w:pPr>
        <w:spacing w:after="120"/>
      </w:pPr>
      <w:bookmarkStart w:id="2550" w:name="_Toc381513638"/>
      <w:bookmarkStart w:id="2551" w:name="_Toc382202781"/>
      <w:bookmarkStart w:id="2552" w:name="_Toc382203001"/>
      <w:bookmarkStart w:id="2553" w:name="_Toc382212160"/>
      <w:bookmarkStart w:id="2554" w:name="_Toc382212339"/>
      <w:bookmarkStart w:id="2555" w:name="_Toc382291505"/>
      <w:bookmarkStart w:id="2556" w:name="_Ref382731829"/>
      <w:bookmarkStart w:id="2557" w:name="_Toc385672142"/>
      <w:bookmarkStart w:id="2558" w:name="_Toc393690235"/>
      <w:bookmarkStart w:id="2559" w:name="_Ref440438264"/>
      <w:bookmarkStart w:id="2560" w:name="_Toc472818781"/>
    </w:p>
    <w:p w14:paraId="4995871F" w14:textId="77777777" w:rsidR="004C02EF" w:rsidRPr="00E77497" w:rsidRDefault="004C02EF" w:rsidP="004C02EF">
      <w:r w:rsidRPr="00E77497">
        <w:t xml:space="preserve">If the value of an attribute is not explicitly specified by this specification for a named property, the default value defined in </w:t>
      </w:r>
      <w:ins w:id="2561" w:author="Rev 8 Allen Wirfs-Brock" w:date="2012-06-13T12:28:00Z">
        <w:r w:rsidR="00386630">
          <w:fldChar w:fldCharType="begin"/>
        </w:r>
        <w:r w:rsidR="00386630">
          <w:instrText xml:space="preserve"> REF _Ref327353811 \h </w:instrText>
        </w:r>
      </w:ins>
      <w:r w:rsidR="00386630">
        <w:fldChar w:fldCharType="separate"/>
      </w:r>
      <w:ins w:id="2562" w:author="Rev 8 Allen Wirfs-Brock" w:date="2012-06-15T19:42:00Z">
        <w:r w:rsidR="00606E07">
          <w:t xml:space="preserve">Table </w:t>
        </w:r>
        <w:r w:rsidR="00606E07">
          <w:rPr>
            <w:noProof/>
          </w:rPr>
          <w:t>7</w:t>
        </w:r>
      </w:ins>
      <w:ins w:id="2563" w:author="Rev 8 Allen Wirfs-Brock" w:date="2012-06-13T12:28:00Z">
        <w:r w:rsidR="00386630">
          <w:fldChar w:fldCharType="end"/>
        </w:r>
      </w:ins>
      <w:r w:rsidRPr="00E77497">
        <w:t xml:space="preserve"> is used.</w:t>
      </w:r>
    </w:p>
    <w:p w14:paraId="086D8994" w14:textId="77777777" w:rsidR="004C02EF" w:rsidRPr="00E77497" w:rsidRDefault="00386630" w:rsidP="00AA1FF6">
      <w:pPr>
        <w:pStyle w:val="Tabletitle"/>
        <w:rPr>
          <w:rFonts w:eastAsia="Arial Unicode MS"/>
        </w:rPr>
      </w:pPr>
      <w:bookmarkStart w:id="2564" w:name="_Ref327353811"/>
      <w:ins w:id="2565" w:author="Rev 8 Allen Wirfs-Brock" w:date="2012-06-13T12:27:00Z">
        <w:r>
          <w:t xml:space="preserve">Table </w:t>
        </w:r>
        <w:r>
          <w:fldChar w:fldCharType="begin"/>
        </w:r>
        <w:r>
          <w:instrText xml:space="preserve"> SEQ Table \* ARABIC </w:instrText>
        </w:r>
      </w:ins>
      <w:r>
        <w:fldChar w:fldCharType="separate"/>
      </w:r>
      <w:ins w:id="2566" w:author="Rev 8 Allen Wirfs-Brock" w:date="2012-06-15T19:42:00Z">
        <w:r w:rsidR="00606E07">
          <w:rPr>
            <w:noProof/>
          </w:rPr>
          <w:t>7</w:t>
        </w:r>
      </w:ins>
      <w:ins w:id="2567" w:author="Rev 8 Allen Wirfs-Brock" w:date="2012-06-13T12:27:00Z">
        <w:r>
          <w:fldChar w:fldCharType="end"/>
        </w:r>
      </w:ins>
      <w:bookmarkEnd w:id="2564"/>
      <w:r w:rsidR="004C02EF" w:rsidRPr="00E77497">
        <w:rPr>
          <w:rFonts w:eastAsia="Arial Unicode MS"/>
        </w:rPr>
        <w:t xml:space="preserve"> — </w:t>
      </w:r>
      <w:r w:rsidR="004C02EF" w:rsidRPr="00E77497">
        <w:t>Default Attribute Values</w:t>
      </w:r>
    </w:p>
    <w:tbl>
      <w:tblPr>
        <w:tblW w:w="3560" w:type="dxa"/>
        <w:tblInd w:w="3333" w:type="dxa"/>
        <w:tblLook w:val="04A0" w:firstRow="1" w:lastRow="0" w:firstColumn="1" w:lastColumn="0" w:noHBand="0" w:noVBand="1"/>
      </w:tblPr>
      <w:tblGrid>
        <w:gridCol w:w="1890"/>
        <w:gridCol w:w="1670"/>
      </w:tblGrid>
      <w:tr w:rsidR="004C02EF" w:rsidRPr="00E77497" w14:paraId="088D0CD8"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6D43BA05" w14:textId="77777777" w:rsidR="004C02EF" w:rsidRPr="00E77497" w:rsidRDefault="004C02EF" w:rsidP="003A4B22">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5A44480D" w14:textId="77777777" w:rsidR="004C02EF" w:rsidRPr="00E77497" w:rsidRDefault="004C02EF" w:rsidP="003A4B22">
            <w:pPr>
              <w:keepNext/>
              <w:spacing w:after="0"/>
              <w:jc w:val="center"/>
              <w:rPr>
                <w:b/>
              </w:rPr>
            </w:pPr>
            <w:r w:rsidRPr="00E77497">
              <w:rPr>
                <w:b/>
              </w:rPr>
              <w:t>Default Value</w:t>
            </w:r>
          </w:p>
        </w:tc>
      </w:tr>
      <w:tr w:rsidR="004C02EF" w:rsidRPr="00E77497" w14:paraId="1F44041C"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26326016" w14:textId="77777777" w:rsidR="004C02EF" w:rsidRPr="00E77497" w:rsidRDefault="004C02EF" w:rsidP="003A4B22">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759CE682" w14:textId="77777777" w:rsidR="004C02EF" w:rsidRPr="00E77497" w:rsidRDefault="004C02EF" w:rsidP="003A4B22">
            <w:pPr>
              <w:keepNext/>
              <w:spacing w:after="0"/>
              <w:jc w:val="left"/>
              <w:rPr>
                <w:b/>
              </w:rPr>
            </w:pPr>
            <w:r w:rsidRPr="00E77497">
              <w:rPr>
                <w:b/>
              </w:rPr>
              <w:t>undefined</w:t>
            </w:r>
          </w:p>
        </w:tc>
      </w:tr>
      <w:tr w:rsidR="004C02EF" w:rsidRPr="00E77497" w14:paraId="1D5F1C5B" w14:textId="7777777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0F5E7BD1" w14:textId="77777777" w:rsidR="004C02EF" w:rsidRPr="00E77497" w:rsidRDefault="004C02EF" w:rsidP="003A4B22">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14:paraId="36C0CC01" w14:textId="77777777" w:rsidR="004C02EF" w:rsidRPr="00E77497" w:rsidRDefault="004C02EF" w:rsidP="003A4B22">
            <w:pPr>
              <w:keepNext/>
              <w:spacing w:after="0"/>
              <w:jc w:val="left"/>
              <w:rPr>
                <w:b/>
              </w:rPr>
            </w:pPr>
            <w:r w:rsidRPr="00E77497">
              <w:rPr>
                <w:b/>
              </w:rPr>
              <w:t>undefined</w:t>
            </w:r>
          </w:p>
        </w:tc>
      </w:tr>
      <w:tr w:rsidR="004C02EF" w:rsidRPr="00E77497" w14:paraId="6C860905"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64CF884D" w14:textId="77777777" w:rsidR="004C02EF" w:rsidRPr="00E77497" w:rsidRDefault="004C02EF" w:rsidP="003A4B22">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14:paraId="08ACE97D" w14:textId="77777777" w:rsidR="004C02EF" w:rsidRPr="00E77497" w:rsidRDefault="004C02EF" w:rsidP="003A4B22">
            <w:pPr>
              <w:keepNext/>
              <w:spacing w:after="0"/>
              <w:jc w:val="left"/>
              <w:rPr>
                <w:b/>
              </w:rPr>
            </w:pPr>
            <w:r w:rsidRPr="00E77497">
              <w:rPr>
                <w:b/>
              </w:rPr>
              <w:t>undefined</w:t>
            </w:r>
          </w:p>
        </w:tc>
      </w:tr>
      <w:tr w:rsidR="004C02EF" w:rsidRPr="00E77497" w14:paraId="5E376994"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6D14EFE3" w14:textId="77777777" w:rsidR="004C02EF" w:rsidRPr="00E77497" w:rsidRDefault="004C02EF" w:rsidP="003A4B22">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14:paraId="5743C708" w14:textId="77777777" w:rsidR="004C02EF" w:rsidRPr="00E77497" w:rsidRDefault="004C02EF" w:rsidP="003A4B22">
            <w:pPr>
              <w:keepNext/>
              <w:spacing w:after="0"/>
              <w:jc w:val="left"/>
              <w:rPr>
                <w:b/>
              </w:rPr>
            </w:pPr>
            <w:r w:rsidRPr="00E77497">
              <w:rPr>
                <w:b/>
              </w:rPr>
              <w:t>false</w:t>
            </w:r>
          </w:p>
        </w:tc>
      </w:tr>
      <w:tr w:rsidR="004C02EF" w:rsidRPr="00E77497" w14:paraId="412EBA97"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EDA2D48" w14:textId="77777777" w:rsidR="004C02EF" w:rsidRPr="00E77497" w:rsidRDefault="004C02EF" w:rsidP="003A4B22">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14:paraId="6307E6D1" w14:textId="77777777" w:rsidR="004C02EF" w:rsidRPr="00E77497" w:rsidRDefault="004C02EF" w:rsidP="003A4B22">
            <w:pPr>
              <w:keepNext/>
              <w:spacing w:after="0"/>
              <w:jc w:val="left"/>
              <w:rPr>
                <w:b/>
              </w:rPr>
            </w:pPr>
            <w:r w:rsidRPr="00E77497">
              <w:rPr>
                <w:b/>
              </w:rPr>
              <w:t>false</w:t>
            </w:r>
          </w:p>
        </w:tc>
      </w:tr>
      <w:tr w:rsidR="004C02EF" w:rsidRPr="00E77497" w14:paraId="0E0B6EA9"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8B90474" w14:textId="77777777" w:rsidR="004C02EF" w:rsidRPr="00E77497" w:rsidRDefault="004C02EF" w:rsidP="003A4B22">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14:paraId="2CECA890" w14:textId="77777777" w:rsidR="004C02EF" w:rsidRPr="00E77497" w:rsidRDefault="004C02EF" w:rsidP="003A4B22">
            <w:pPr>
              <w:spacing w:after="0"/>
              <w:jc w:val="left"/>
              <w:rPr>
                <w:b/>
              </w:rPr>
            </w:pPr>
            <w:r w:rsidRPr="00E77497">
              <w:rPr>
                <w:b/>
              </w:rPr>
              <w:t>false</w:t>
            </w:r>
          </w:p>
        </w:tc>
      </w:tr>
    </w:tbl>
    <w:p w14:paraId="67A114C5" w14:textId="77777777" w:rsidR="004C02EF" w:rsidRPr="00E77497" w:rsidRDefault="004C02EF" w:rsidP="004C02EF">
      <w:bookmarkStart w:id="2568" w:name="_Toc235503334"/>
    </w:p>
    <w:p w14:paraId="29A6BF6E" w14:textId="77777777" w:rsidR="004C02EF" w:rsidRPr="00E77497" w:rsidRDefault="004C02EF" w:rsidP="004C02EF">
      <w:pPr>
        <w:pStyle w:val="30"/>
        <w:numPr>
          <w:ilvl w:val="0"/>
          <w:numId w:val="0"/>
        </w:numPr>
      </w:pPr>
      <w:bookmarkStart w:id="2569" w:name="_Toc241509109"/>
      <w:bookmarkStart w:id="2570" w:name="_Toc244416596"/>
      <w:bookmarkStart w:id="2571" w:name="_Toc276630960"/>
      <w:bookmarkStart w:id="2572" w:name="_Toc329528680"/>
      <w:r w:rsidRPr="00E77497">
        <w:t>8.6.2</w:t>
      </w:r>
      <w:r w:rsidRPr="00E77497">
        <w:tab/>
        <w:t>Object Internal Properties and Method</w:t>
      </w:r>
      <w:bookmarkEnd w:id="2550"/>
      <w:bookmarkEnd w:id="2551"/>
      <w:bookmarkEnd w:id="2552"/>
      <w:bookmarkEnd w:id="2553"/>
      <w:bookmarkEnd w:id="2554"/>
      <w:bookmarkEnd w:id="2555"/>
      <w:bookmarkEnd w:id="2556"/>
      <w:bookmarkEnd w:id="2557"/>
      <w:bookmarkEnd w:id="2558"/>
      <w:r w:rsidRPr="00E77497">
        <w:t>s</w:t>
      </w:r>
      <w:bookmarkEnd w:id="2559"/>
      <w:bookmarkEnd w:id="2560"/>
      <w:bookmarkEnd w:id="2568"/>
      <w:bookmarkEnd w:id="2569"/>
      <w:bookmarkEnd w:id="2570"/>
      <w:bookmarkEnd w:id="2571"/>
      <w:bookmarkEnd w:id="2572"/>
    </w:p>
    <w:p w14:paraId="7D0AAE15" w14:textId="77777777" w:rsidR="004C02EF" w:rsidRPr="00E77497" w:rsidRDefault="004C02EF" w:rsidP="004C02EF">
      <w:r w:rsidRPr="00E77497">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square brackets [[ ]]. When an algorithm uses an internal property of an object and the object does not implement the indicated internal property, a </w:t>
      </w:r>
      <w:r w:rsidRPr="00E77497">
        <w:rPr>
          <w:b/>
        </w:rPr>
        <w:t>TypeError</w:t>
      </w:r>
      <w:r w:rsidRPr="00E77497">
        <w:t xml:space="preserve"> exception is thrown.</w:t>
      </w:r>
    </w:p>
    <w:p w14:paraId="1DC554A4" w14:textId="77777777" w:rsidR="00575506" w:rsidRDefault="004C02EF" w:rsidP="004C02EF">
      <w:pPr>
        <w:rPr>
          <w:ins w:id="2573" w:author="Rev 9 Allen Wirfs-Brock" w:date="2012-07-07T17:21:00Z"/>
        </w:rPr>
      </w:pPr>
      <w:del w:id="2574" w:author="Rev 9 Allen Wirfs-Brock" w:date="2012-07-07T17:21:00Z">
        <w:r w:rsidRPr="00E77497" w:rsidDel="006A77CE">
          <w:delText xml:space="preserve">The </w:delText>
        </w:r>
      </w:del>
      <w:ins w:id="2575" w:author="Rev 8 Allen Wirfs-Brock" w:date="2012-06-13T12:31:00Z">
        <w:r w:rsidR="00386630">
          <w:fldChar w:fldCharType="begin"/>
        </w:r>
        <w:r w:rsidR="00386630">
          <w:instrText xml:space="preserve"> REF _Ref327354012 \h </w:instrText>
        </w:r>
      </w:ins>
      <w:r w:rsidR="00386630">
        <w:fldChar w:fldCharType="separate"/>
      </w:r>
      <w:ins w:id="2576" w:author="Rev 8 Allen Wirfs-Brock" w:date="2012-06-15T19:42:00Z">
        <w:r w:rsidR="00606E07">
          <w:t xml:space="preserve">Table </w:t>
        </w:r>
        <w:r w:rsidR="00606E07">
          <w:rPr>
            <w:noProof/>
          </w:rPr>
          <w:t>8</w:t>
        </w:r>
      </w:ins>
      <w:ins w:id="2577" w:author="Rev 8 Allen Wirfs-Brock" w:date="2012-06-13T12:31:00Z">
        <w:r w:rsidR="00386630">
          <w:fldChar w:fldCharType="end"/>
        </w:r>
      </w:ins>
      <w:r w:rsidRPr="00E77497">
        <w:t xml:space="preserve"> summarises the internal properties used by this specification that are applicable to all ECMAScript objects. </w:t>
      </w:r>
      <w:del w:id="2578" w:author="Rev 9 Allen Wirfs-Brock" w:date="2012-07-07T17:21:00Z">
        <w:r w:rsidRPr="00E77497" w:rsidDel="006A77CE">
          <w:delText xml:space="preserve">The </w:delText>
        </w:r>
      </w:del>
      <w:ins w:id="2579" w:author="Rev 8 Allen Wirfs-Brock" w:date="2012-06-13T12:31:00Z">
        <w:r w:rsidR="00386630">
          <w:fldChar w:fldCharType="begin"/>
        </w:r>
        <w:r w:rsidR="00386630">
          <w:instrText xml:space="preserve"> REF _Ref327354026 \h </w:instrText>
        </w:r>
      </w:ins>
      <w:r w:rsidR="00386630">
        <w:fldChar w:fldCharType="separate"/>
      </w:r>
      <w:ins w:id="2580" w:author="Rev 8 Allen Wirfs-Brock" w:date="2012-06-15T19:42:00Z">
        <w:r w:rsidR="00606E07">
          <w:t xml:space="preserve">Table </w:t>
        </w:r>
        <w:r w:rsidR="00606E07">
          <w:rPr>
            <w:noProof/>
          </w:rPr>
          <w:t>9</w:t>
        </w:r>
      </w:ins>
      <w:ins w:id="2581" w:author="Rev 8 Allen Wirfs-Brock" w:date="2012-06-13T12:31:00Z">
        <w:r w:rsidR="00386630">
          <w:fldChar w:fldCharType="end"/>
        </w:r>
      </w:ins>
      <w:r w:rsidRPr="00E77497">
        <w:t xml:space="preserve"> summarises the internal properties used by this specification that are only applicable to some ECMAScript objects</w:t>
      </w:r>
      <w:del w:id="2582" w:author="Rev 9 Allen Wirfs-Brock" w:date="2012-07-07T17:21:00Z">
        <w:r w:rsidRPr="00E77497" w:rsidDel="00575506">
          <w:delText xml:space="preserve">. </w:delText>
        </w:r>
      </w:del>
      <w:ins w:id="2583" w:author="Rev 9 Allen Wirfs-Brock" w:date="2012-07-07T17:21:00Z">
        <w:r w:rsidR="00575506" w:rsidRPr="00E77497">
          <w:t>.</w:t>
        </w:r>
      </w:ins>
    </w:p>
    <w:p w14:paraId="364CD88B" w14:textId="77777777" w:rsidR="00575506" w:rsidRDefault="00575506" w:rsidP="004C02EF">
      <w:pPr>
        <w:rPr>
          <w:ins w:id="2584" w:author="Rev 9 Allen Wirfs-Brock" w:date="2012-07-07T17:29:00Z"/>
        </w:rPr>
      </w:pPr>
      <w:ins w:id="2585" w:author="Rev 9 Allen Wirfs-Brock" w:date="2012-07-07T17:23:00Z">
        <w:r>
          <w:t xml:space="preserve">Clause 8.12 </w:t>
        </w:r>
      </w:ins>
      <w:ins w:id="2586" w:author="Rev 9 Allen Wirfs-Brock" w:date="2012-07-07T17:27:00Z">
        <w:r>
          <w:t>provides</w:t>
        </w:r>
      </w:ins>
      <w:ins w:id="2587" w:author="Rev 9 Allen Wirfs-Brock" w:date="2012-07-07T17:23:00Z">
        <w:r>
          <w:t xml:space="preserve"> the algorithm</w:t>
        </w:r>
      </w:ins>
      <w:ins w:id="2588" w:author="Rev 9 Allen Wirfs-Brock" w:date="2012-07-07T17:25:00Z">
        <w:r>
          <w:t>s</w:t>
        </w:r>
      </w:ins>
      <w:ins w:id="2589" w:author="Rev 9 Allen Wirfs-Brock" w:date="2012-07-07T17:23:00Z">
        <w:r>
          <w:t xml:space="preserve"> </w:t>
        </w:r>
      </w:ins>
      <w:ins w:id="2590" w:author="Rev 9 Allen Wirfs-Brock" w:date="2012-07-07T17:27:00Z">
        <w:r>
          <w:t xml:space="preserve">that defined the default </w:t>
        </w:r>
      </w:ins>
      <w:ins w:id="2591" w:author="Rev 9 Allen Wirfs-Brock" w:date="2012-07-07T17:28:00Z">
        <w:r>
          <w:t>behaviour</w:t>
        </w:r>
      </w:ins>
      <w:ins w:id="2592" w:author="Rev 9 Allen Wirfs-Brock" w:date="2012-07-07T17:27:00Z">
        <w:r>
          <w:t xml:space="preserve"> </w:t>
        </w:r>
      </w:ins>
      <w:ins w:id="2593" w:author="Rev 9 Allen Wirfs-Brock" w:date="2012-07-07T17:24:00Z">
        <w:r>
          <w:t xml:space="preserve">for the internal methods in </w:t>
        </w:r>
        <w:r>
          <w:fldChar w:fldCharType="begin"/>
        </w:r>
        <w:r>
          <w:instrText xml:space="preserve"> REF _Ref327354012 \h </w:instrText>
        </w:r>
        <w:r>
          <w:fldChar w:fldCharType="separate"/>
        </w:r>
        <w:r>
          <w:t xml:space="preserve">Table </w:t>
        </w:r>
        <w:r>
          <w:rPr>
            <w:noProof/>
          </w:rPr>
          <w:t>8</w:t>
        </w:r>
        <w:r>
          <w:fldChar w:fldCharType="end"/>
        </w:r>
      </w:ins>
      <w:ins w:id="2594" w:author="Rev 9 Allen Wirfs-Brock" w:date="2012-07-07T17:25:00Z">
        <w:r>
          <w:t xml:space="preserve">.  </w:t>
        </w:r>
      </w:ins>
      <w:ins w:id="2595" w:author="Rev 9 Allen Wirfs-Brock" w:date="2012-07-07T17:26:00Z">
        <w:r>
          <w:t xml:space="preserve">An </w:t>
        </w:r>
        <w:r w:rsidRPr="00575506">
          <w:rPr>
            <w:i/>
          </w:rPr>
          <w:t>ordinary object</w:t>
        </w:r>
        <w:r>
          <w:t xml:space="preserve"> is </w:t>
        </w:r>
      </w:ins>
      <w:ins w:id="2596" w:author="Rev 9 Allen Wirfs-Brock" w:date="2012-07-07T17:27:00Z">
        <w:r>
          <w:t>an</w:t>
        </w:r>
      </w:ins>
      <w:ins w:id="2597" w:author="Rev 9 Allen Wirfs-Brock" w:date="2012-07-07T17:25:00Z">
        <w:r>
          <w:t xml:space="preserve"> object that uses all of these default algorithms</w:t>
        </w:r>
      </w:ins>
      <w:ins w:id="2598" w:author="Rev 9 Allen Wirfs-Brock" w:date="2012-07-07T17:26:00Z">
        <w:r>
          <w:t xml:space="preserve">. An </w:t>
        </w:r>
        <w:r w:rsidRPr="00575506">
          <w:rPr>
            <w:i/>
            <w:rPrChange w:id="2599" w:author="Rev 9 Allen Wirfs-Brock" w:date="2012-07-07T17:29:00Z">
              <w:rPr/>
            </w:rPrChange>
          </w:rPr>
          <w:t xml:space="preserve">exotic object </w:t>
        </w:r>
        <w:r>
          <w:t xml:space="preserve">is an </w:t>
        </w:r>
      </w:ins>
      <w:ins w:id="2600" w:author="Rev 9 Allen Wirfs-Brock" w:date="2012-07-07T17:27:00Z">
        <w:r>
          <w:t>object that uses some other</w:t>
        </w:r>
      </w:ins>
      <w:ins w:id="2601" w:author="Rev 9 Allen Wirfs-Brock" w:date="2012-07-07T17:28:00Z">
        <w:r>
          <w:t xml:space="preserve"> algorithm to provide alternative behaviour for one or more of these internal methods.</w:t>
        </w:r>
      </w:ins>
      <w:ins w:id="2602" w:author="Rev 9 Allen Wirfs-Brock" w:date="2012-07-07T17:24:00Z">
        <w:r w:rsidRPr="00E77497">
          <w:t xml:space="preserve"> </w:t>
        </w:r>
      </w:ins>
      <w:del w:id="2603" w:author="Rev 9 Allen Wirfs-Brock" w:date="2012-07-07T17:29:00Z">
        <w:r w:rsidR="004C02EF" w:rsidRPr="00E77497" w:rsidDel="00575506">
          <w:delText xml:space="preserve">The descriptions in these tables indicate their behaviour for native ECMAScript objects, unless stated otherwise in this document for particular kinds of native ECMAScript objects. </w:delText>
        </w:r>
      </w:del>
    </w:p>
    <w:p w14:paraId="3D1C127B" w14:textId="77777777" w:rsidR="004C02EF" w:rsidRPr="00E77497" w:rsidDel="00575506" w:rsidRDefault="004C02EF" w:rsidP="004C02EF">
      <w:pPr>
        <w:rPr>
          <w:ins w:id="2604" w:author="Allen Wirfs-Brock" w:date="2011-07-02T12:59:00Z"/>
          <w:del w:id="2605" w:author="Rev 9 Allen Wirfs-Brock" w:date="2012-07-07T17:29:00Z"/>
        </w:rPr>
      </w:pPr>
      <w:del w:id="2606" w:author="Rev 9 Allen Wirfs-Brock" w:date="2012-07-07T17:29:00Z">
        <w:r w:rsidRPr="00E77497" w:rsidDel="00575506">
          <w:delText>Host objects may support these internal properties with any implementation-dependent behaviour as long as it is consistent with the specific host object restrictions stated in this document.</w:delText>
        </w:r>
      </w:del>
    </w:p>
    <w:p w14:paraId="78FDC52F" w14:textId="77777777" w:rsidR="004C02EF" w:rsidRPr="00E77497" w:rsidRDefault="004C02EF" w:rsidP="004C02EF">
      <w:r w:rsidRPr="00E77497">
        <w:t>The “Value Type Domain” columns of the following tables define the types of values associated with internal properties. The type names refer to the types defined in Clause 8 augmented by the following additional names. “</w:t>
      </w:r>
      <w:r w:rsidRPr="00E77497">
        <w:rPr>
          <w:i/>
        </w:rPr>
        <w:t>any</w:t>
      </w:r>
      <w:r w:rsidRPr="00E77497">
        <w:t>” means the value may be any ECMAScript language type. “</w:t>
      </w:r>
      <w:r w:rsidRPr="00E77497">
        <w:rPr>
          <w:i/>
        </w:rPr>
        <w:t>primitive</w:t>
      </w:r>
      <w:r w:rsidRPr="00E77497">
        <w:t>” means Undefined, Null, Boolean, String, or Number. “</w:t>
      </w:r>
      <w:r w:rsidRPr="00E77497">
        <w:rPr>
          <w:i/>
        </w:rPr>
        <w:t>SpecOp</w:t>
      </w:r>
      <w:r w:rsidRPr="00E77497">
        <w:t>” means the internal property is an internal method, an implementation provided procedure defined by an abstract operation specification. “SpecOp” is followed by a list of descriptive parameter names. If a parameter name is the same as a type name then the name describes the type of the parameter. If a “SpecOp” returns a value, its parameter list is followed by the symbol “→” and the type of the returned value.</w:t>
      </w:r>
    </w:p>
    <w:p w14:paraId="3A82875F" w14:textId="77777777" w:rsidR="004C02EF" w:rsidRPr="00E77497" w:rsidRDefault="00386630" w:rsidP="00AA1FF6">
      <w:pPr>
        <w:pStyle w:val="Tabletitle"/>
      </w:pPr>
      <w:bookmarkStart w:id="2607" w:name="_Ref327354012"/>
      <w:ins w:id="2608" w:author="Rev 8 Allen Wirfs-Brock" w:date="2012-06-13T12:29:00Z">
        <w:r>
          <w:t xml:space="preserve">Table </w:t>
        </w:r>
        <w:r>
          <w:fldChar w:fldCharType="begin"/>
        </w:r>
        <w:r>
          <w:instrText xml:space="preserve"> SEQ Table \* ARABIC </w:instrText>
        </w:r>
      </w:ins>
      <w:r>
        <w:fldChar w:fldCharType="separate"/>
      </w:r>
      <w:ins w:id="2609" w:author="Rev 8 Allen Wirfs-Brock" w:date="2012-06-15T19:42:00Z">
        <w:r w:rsidR="00606E07">
          <w:rPr>
            <w:noProof/>
          </w:rPr>
          <w:t>8</w:t>
        </w:r>
      </w:ins>
      <w:ins w:id="2610" w:author="Rev 8 Allen Wirfs-Brock" w:date="2012-06-13T12:29:00Z">
        <w:r>
          <w:fldChar w:fldCharType="end"/>
        </w:r>
      </w:ins>
      <w:bookmarkEnd w:id="2607"/>
      <w:r w:rsidR="004C02EF" w:rsidRPr="00E77497">
        <w:rPr>
          <w:rFonts w:eastAsia="Arial Unicode MS"/>
        </w:rPr>
        <w:t xml:space="preserve"> — </w:t>
      </w:r>
      <w:r w:rsidR="004C02EF" w:rsidRPr="00E77497">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Change w:id="2611" w:author="Rev 6 Allen Wirfs-Brock" w:date="2012-02-23T16:42:00Z">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PrChange>
      </w:tblPr>
      <w:tblGrid>
        <w:gridCol w:w="2245"/>
        <w:gridCol w:w="2697"/>
        <w:gridCol w:w="4553"/>
        <w:tblGridChange w:id="2612">
          <w:tblGrid>
            <w:gridCol w:w="2245"/>
            <w:gridCol w:w="2697"/>
            <w:gridCol w:w="4553"/>
          </w:tblGrid>
        </w:tblGridChange>
      </w:tblGrid>
      <w:tr w:rsidR="004C02EF" w:rsidRPr="00E77497" w14:paraId="0CEBBDB8" w14:textId="77777777" w:rsidTr="00550FEB">
        <w:trPr>
          <w:jc w:val="right"/>
          <w:trPrChange w:id="2613" w:author="Rev 6 Allen Wirfs-Brock" w:date="2012-02-23T16:42:00Z">
            <w:trPr>
              <w:jc w:val="right"/>
            </w:trPr>
          </w:trPrChange>
        </w:trPr>
        <w:tc>
          <w:tcPr>
            <w:tcW w:w="2245" w:type="dxa"/>
            <w:tcBorders>
              <w:top w:val="single" w:sz="12" w:space="0" w:color="000000"/>
              <w:left w:val="single" w:sz="6" w:space="0" w:color="000000"/>
              <w:bottom w:val="single" w:sz="6" w:space="0" w:color="000000"/>
              <w:right w:val="nil"/>
            </w:tcBorders>
            <w:shd w:val="solid" w:color="C0C0C0" w:fill="FFFFFF"/>
            <w:tcPrChange w:id="2614" w:author="Rev 6 Allen Wirfs-Brock" w:date="2012-02-23T16:42:00Z">
              <w:tcPr>
                <w:tcW w:w="2245" w:type="dxa"/>
                <w:tcBorders>
                  <w:top w:val="single" w:sz="12" w:space="0" w:color="000000"/>
                  <w:left w:val="single" w:sz="6" w:space="0" w:color="000000"/>
                  <w:bottom w:val="single" w:sz="6" w:space="0" w:color="000000"/>
                  <w:right w:val="nil"/>
                </w:tcBorders>
                <w:shd w:val="solid" w:color="C0C0C0" w:fill="FFFFFF"/>
              </w:tcPr>
            </w:tcPrChange>
          </w:tcPr>
          <w:p w14:paraId="3C90258C"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Change w:id="2615" w:author="Rev 6 Allen Wirfs-Brock" w:date="2012-02-23T16:42:00Z">
              <w:tcPr>
                <w:tcW w:w="2697" w:type="dxa"/>
                <w:tcBorders>
                  <w:top w:val="single" w:sz="12" w:space="0" w:color="000000"/>
                  <w:left w:val="nil"/>
                  <w:bottom w:val="single" w:sz="6" w:space="0" w:color="000000"/>
                  <w:right w:val="nil"/>
                </w:tcBorders>
                <w:shd w:val="solid" w:color="C0C0C0" w:fill="FFFFFF"/>
              </w:tcPr>
            </w:tcPrChange>
          </w:tcPr>
          <w:p w14:paraId="00FD4421"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Change w:id="2616" w:author="Rev 6 Allen Wirfs-Brock" w:date="2012-02-23T16:42:00Z">
              <w:tcPr>
                <w:tcW w:w="4553" w:type="dxa"/>
                <w:tcBorders>
                  <w:top w:val="single" w:sz="12" w:space="0" w:color="000000"/>
                  <w:left w:val="nil"/>
                  <w:bottom w:val="single" w:sz="6" w:space="0" w:color="000000"/>
                  <w:right w:val="single" w:sz="6" w:space="0" w:color="000000"/>
                </w:tcBorders>
                <w:shd w:val="solid" w:color="C0C0C0" w:fill="FFFFFF"/>
              </w:tcPr>
            </w:tcPrChange>
          </w:tcPr>
          <w:p w14:paraId="0F2B586B"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4C02EF" w:rsidRPr="00E77497" w14:paraId="08BC2AAD" w14:textId="77777777" w:rsidTr="00550FEB">
        <w:trPr>
          <w:jc w:val="right"/>
          <w:trPrChange w:id="2617" w:author="Rev 6 Allen Wirfs-Brock" w:date="2012-02-23T16:42:00Z">
            <w:trPr>
              <w:jc w:val="right"/>
            </w:trPr>
          </w:trPrChange>
        </w:trPr>
        <w:tc>
          <w:tcPr>
            <w:tcW w:w="2245" w:type="dxa"/>
            <w:tcBorders>
              <w:top w:val="nil"/>
            </w:tcBorders>
            <w:tcPrChange w:id="2618" w:author="Rev 6 Allen Wirfs-Brock" w:date="2012-02-23T16:42:00Z">
              <w:tcPr>
                <w:tcW w:w="2245" w:type="dxa"/>
                <w:tcBorders>
                  <w:top w:val="nil"/>
                </w:tcBorders>
              </w:tcPr>
            </w:tcPrChange>
          </w:tcPr>
          <w:p w14:paraId="4AD9E757" w14:textId="77777777" w:rsidR="004C02EF" w:rsidRPr="00E77497" w:rsidRDefault="004C02EF" w:rsidP="003A4B22">
            <w:pPr>
              <w:keepNext/>
              <w:spacing w:after="0"/>
            </w:pPr>
            <w:r w:rsidRPr="00E77497">
              <w:t>[[Prototype]]</w:t>
            </w:r>
          </w:p>
        </w:tc>
        <w:tc>
          <w:tcPr>
            <w:tcW w:w="2697" w:type="dxa"/>
            <w:tcBorders>
              <w:top w:val="nil"/>
            </w:tcBorders>
            <w:tcPrChange w:id="2619" w:author="Rev 6 Allen Wirfs-Brock" w:date="2012-02-23T16:42:00Z">
              <w:tcPr>
                <w:tcW w:w="2697" w:type="dxa"/>
                <w:tcBorders>
                  <w:top w:val="nil"/>
                </w:tcBorders>
              </w:tcPr>
            </w:tcPrChange>
          </w:tcPr>
          <w:p w14:paraId="248CCC3C" w14:textId="77777777" w:rsidR="004C02EF" w:rsidRPr="00E77497" w:rsidRDefault="004C02EF" w:rsidP="003A4B22">
            <w:pPr>
              <w:keepNext/>
              <w:spacing w:after="0"/>
              <w:jc w:val="left"/>
            </w:pPr>
            <w:r w:rsidRPr="00E77497">
              <w:t xml:space="preserve">Object </w:t>
            </w:r>
            <w:r w:rsidRPr="00E77497">
              <w:rPr>
                <w:i/>
              </w:rPr>
              <w:t xml:space="preserve">or </w:t>
            </w:r>
            <w:r w:rsidRPr="00E77497">
              <w:t>Null</w:t>
            </w:r>
          </w:p>
        </w:tc>
        <w:tc>
          <w:tcPr>
            <w:tcW w:w="4553" w:type="dxa"/>
            <w:tcBorders>
              <w:top w:val="nil"/>
            </w:tcBorders>
            <w:tcPrChange w:id="2620" w:author="Rev 6 Allen Wirfs-Brock" w:date="2012-02-23T16:42:00Z">
              <w:tcPr>
                <w:tcW w:w="4553" w:type="dxa"/>
                <w:tcBorders>
                  <w:top w:val="nil"/>
                </w:tcBorders>
              </w:tcPr>
            </w:tcPrChange>
          </w:tcPr>
          <w:p w14:paraId="4883F0DD" w14:textId="77777777" w:rsidR="004C02EF" w:rsidRPr="00E77497" w:rsidRDefault="004C02EF" w:rsidP="003A4B22">
            <w:pPr>
              <w:keepNext/>
              <w:spacing w:after="0"/>
            </w:pPr>
            <w:r w:rsidRPr="00E77497">
              <w:t>The prototype of this object.</w:t>
            </w:r>
          </w:p>
        </w:tc>
      </w:tr>
      <w:tr w:rsidR="004C02EF" w:rsidRPr="00E77497" w:rsidDel="000011A1" w14:paraId="6B728B5E" w14:textId="77777777" w:rsidTr="00550FEB">
        <w:trPr>
          <w:jc w:val="right"/>
          <w:del w:id="2621" w:author="Allen Wirfs-Brock" w:date="2011-07-02T13:14:00Z"/>
          <w:trPrChange w:id="2622" w:author="Rev 6 Allen Wirfs-Brock" w:date="2012-02-23T16:42:00Z">
            <w:trPr>
              <w:jc w:val="right"/>
            </w:trPr>
          </w:trPrChange>
        </w:trPr>
        <w:tc>
          <w:tcPr>
            <w:tcW w:w="2245" w:type="dxa"/>
            <w:tcPrChange w:id="2623" w:author="Rev 6 Allen Wirfs-Brock" w:date="2012-02-23T16:42:00Z">
              <w:tcPr>
                <w:tcW w:w="2245" w:type="dxa"/>
              </w:tcPr>
            </w:tcPrChange>
          </w:tcPr>
          <w:p w14:paraId="35BDE0E7" w14:textId="77777777" w:rsidR="004C02EF" w:rsidRPr="00E77497" w:rsidDel="000011A1" w:rsidRDefault="004C02EF" w:rsidP="003A4B22">
            <w:pPr>
              <w:keepNext/>
              <w:spacing w:after="0"/>
              <w:rPr>
                <w:del w:id="2624" w:author="Allen Wirfs-Brock" w:date="2011-07-02T13:14:00Z"/>
              </w:rPr>
            </w:pPr>
            <w:del w:id="2625" w:author="Allen Wirfs-Brock" w:date="2011-07-02T13:14:00Z">
              <w:r w:rsidRPr="00E77497" w:rsidDel="000011A1">
                <w:delText>[[Class]]</w:delText>
              </w:r>
            </w:del>
          </w:p>
        </w:tc>
        <w:tc>
          <w:tcPr>
            <w:tcW w:w="2697" w:type="dxa"/>
            <w:tcPrChange w:id="2626" w:author="Rev 6 Allen Wirfs-Brock" w:date="2012-02-23T16:42:00Z">
              <w:tcPr>
                <w:tcW w:w="2697" w:type="dxa"/>
              </w:tcPr>
            </w:tcPrChange>
          </w:tcPr>
          <w:p w14:paraId="5069BE48" w14:textId="77777777" w:rsidR="004C02EF" w:rsidRPr="00E77497" w:rsidDel="000011A1" w:rsidRDefault="004C02EF" w:rsidP="003A4B22">
            <w:pPr>
              <w:keepNext/>
              <w:spacing w:after="0"/>
              <w:jc w:val="left"/>
              <w:rPr>
                <w:del w:id="2627" w:author="Allen Wirfs-Brock" w:date="2011-07-02T13:14:00Z"/>
              </w:rPr>
            </w:pPr>
            <w:del w:id="2628" w:author="Allen Wirfs-Brock" w:date="2011-07-02T13:14:00Z">
              <w:r w:rsidRPr="00E77497" w:rsidDel="000011A1">
                <w:delText>String</w:delText>
              </w:r>
            </w:del>
          </w:p>
        </w:tc>
        <w:tc>
          <w:tcPr>
            <w:tcW w:w="4553" w:type="dxa"/>
            <w:tcPrChange w:id="2629" w:author="Rev 6 Allen Wirfs-Brock" w:date="2012-02-23T16:42:00Z">
              <w:tcPr>
                <w:tcW w:w="4553" w:type="dxa"/>
              </w:tcPr>
            </w:tcPrChange>
          </w:tcPr>
          <w:p w14:paraId="03B5AB20" w14:textId="77777777" w:rsidR="004C02EF" w:rsidRPr="00E77497" w:rsidDel="000011A1" w:rsidRDefault="004C02EF" w:rsidP="003A4B22">
            <w:pPr>
              <w:keepNext/>
              <w:spacing w:after="0"/>
              <w:rPr>
                <w:del w:id="2630" w:author="Allen Wirfs-Brock" w:date="2011-07-02T13:14:00Z"/>
              </w:rPr>
            </w:pPr>
            <w:del w:id="2631" w:author="Allen Wirfs-Brock" w:date="2011-07-02T13:14:00Z">
              <w:r w:rsidRPr="00E77497" w:rsidDel="000011A1">
                <w:delText>A String value indicating a specification defined classification of objects.</w:delText>
              </w:r>
            </w:del>
          </w:p>
        </w:tc>
      </w:tr>
      <w:tr w:rsidR="004C02EF" w:rsidRPr="00E77497" w14:paraId="3DB185AD" w14:textId="77777777" w:rsidTr="00550FEB">
        <w:trPr>
          <w:jc w:val="right"/>
          <w:trPrChange w:id="2632" w:author="Rev 6 Allen Wirfs-Brock" w:date="2012-02-23T16:42:00Z">
            <w:trPr>
              <w:jc w:val="right"/>
            </w:trPr>
          </w:trPrChange>
        </w:trPr>
        <w:tc>
          <w:tcPr>
            <w:tcW w:w="2245" w:type="dxa"/>
            <w:tcPrChange w:id="2633" w:author="Rev 6 Allen Wirfs-Brock" w:date="2012-02-23T16:42:00Z">
              <w:tcPr>
                <w:tcW w:w="2245" w:type="dxa"/>
              </w:tcPr>
            </w:tcPrChange>
          </w:tcPr>
          <w:p w14:paraId="24597D73" w14:textId="77777777" w:rsidR="004C02EF" w:rsidRPr="00E77497" w:rsidRDefault="004C02EF" w:rsidP="003A4B22">
            <w:pPr>
              <w:keepNext/>
              <w:spacing w:after="0"/>
            </w:pPr>
            <w:r w:rsidRPr="00E77497">
              <w:t>[[Extensible]]</w:t>
            </w:r>
          </w:p>
        </w:tc>
        <w:tc>
          <w:tcPr>
            <w:tcW w:w="2697" w:type="dxa"/>
            <w:tcPrChange w:id="2634" w:author="Rev 6 Allen Wirfs-Brock" w:date="2012-02-23T16:42:00Z">
              <w:tcPr>
                <w:tcW w:w="2697" w:type="dxa"/>
              </w:tcPr>
            </w:tcPrChange>
          </w:tcPr>
          <w:p w14:paraId="182E78A0" w14:textId="77777777" w:rsidR="004C02EF" w:rsidRPr="00E77497" w:rsidRDefault="004C02EF" w:rsidP="003A4B22">
            <w:pPr>
              <w:keepNext/>
              <w:spacing w:after="0"/>
              <w:jc w:val="left"/>
            </w:pPr>
            <w:r w:rsidRPr="00E77497">
              <w:t>Boolean</w:t>
            </w:r>
          </w:p>
        </w:tc>
        <w:tc>
          <w:tcPr>
            <w:tcW w:w="4553" w:type="dxa"/>
            <w:tcPrChange w:id="2635" w:author="Rev 6 Allen Wirfs-Brock" w:date="2012-02-23T16:42:00Z">
              <w:tcPr>
                <w:tcW w:w="4553" w:type="dxa"/>
              </w:tcPr>
            </w:tcPrChange>
          </w:tcPr>
          <w:p w14:paraId="49D64F6B" w14:textId="77777777" w:rsidR="004C02EF" w:rsidRPr="00E77497" w:rsidRDefault="004C02EF" w:rsidP="003A4B22">
            <w:pPr>
              <w:keepNext/>
              <w:spacing w:after="0"/>
            </w:pPr>
            <w:r w:rsidRPr="00E77497">
              <w:t xml:space="preserve">If </w:t>
            </w:r>
            <w:r w:rsidRPr="00E77497">
              <w:rPr>
                <w:b/>
              </w:rPr>
              <w:t>true</w:t>
            </w:r>
            <w:r w:rsidRPr="00E77497">
              <w:t>, own properties may be added to the object.</w:t>
            </w:r>
          </w:p>
        </w:tc>
      </w:tr>
      <w:tr w:rsidR="004C02EF" w:rsidRPr="00E77497" w14:paraId="08D7B979" w14:textId="77777777" w:rsidTr="00550FEB">
        <w:trPr>
          <w:jc w:val="right"/>
          <w:trPrChange w:id="2636" w:author="Rev 6 Allen Wirfs-Brock" w:date="2012-02-23T16:42:00Z">
            <w:trPr>
              <w:jc w:val="right"/>
            </w:trPr>
          </w:trPrChange>
        </w:trPr>
        <w:tc>
          <w:tcPr>
            <w:tcW w:w="2245" w:type="dxa"/>
            <w:tcPrChange w:id="2637" w:author="Rev 6 Allen Wirfs-Brock" w:date="2012-02-23T16:42:00Z">
              <w:tcPr>
                <w:tcW w:w="2245" w:type="dxa"/>
              </w:tcPr>
            </w:tcPrChange>
          </w:tcPr>
          <w:p w14:paraId="5E621477" w14:textId="77777777" w:rsidR="004C02EF" w:rsidRPr="00E77497" w:rsidRDefault="004C02EF" w:rsidP="003A4B22">
            <w:pPr>
              <w:keepNext/>
              <w:spacing w:after="0"/>
            </w:pPr>
            <w:r w:rsidRPr="00E77497">
              <w:t>[[Get]]</w:t>
            </w:r>
          </w:p>
        </w:tc>
        <w:tc>
          <w:tcPr>
            <w:tcW w:w="2697" w:type="dxa"/>
            <w:tcPrChange w:id="2638" w:author="Rev 6 Allen Wirfs-Brock" w:date="2012-02-23T16:42:00Z">
              <w:tcPr>
                <w:tcW w:w="2697" w:type="dxa"/>
              </w:tcPr>
            </w:tcPrChange>
          </w:tcPr>
          <w:p w14:paraId="73B7F22B" w14:textId="77777777" w:rsidR="004C02EF" w:rsidRPr="00E77497" w:rsidRDefault="004C02EF" w:rsidP="003A4B22">
            <w:pPr>
              <w:keepNext/>
              <w:spacing w:after="0"/>
              <w:jc w:val="left"/>
            </w:pPr>
            <w:r w:rsidRPr="00E77497">
              <w:t>SpecOp(</w:t>
            </w:r>
            <w:r w:rsidRPr="00E77497">
              <w:rPr>
                <w:i/>
              </w:rPr>
              <w:t>propertyName</w:t>
            </w:r>
            <w:r w:rsidRPr="00E77497">
              <w:t xml:space="preserve">) </w:t>
            </w:r>
            <w:r w:rsidRPr="00E77497">
              <w:rPr>
                <w:b/>
                <w:i/>
                <w:color w:val="000000"/>
              </w:rPr>
              <w:t>→</w:t>
            </w:r>
            <w:r w:rsidRPr="00E77497">
              <w:t xml:space="preserve"> any</w:t>
            </w:r>
          </w:p>
        </w:tc>
        <w:tc>
          <w:tcPr>
            <w:tcW w:w="4553" w:type="dxa"/>
            <w:tcPrChange w:id="2639" w:author="Rev 6 Allen Wirfs-Brock" w:date="2012-02-23T16:42:00Z">
              <w:tcPr>
                <w:tcW w:w="4553" w:type="dxa"/>
              </w:tcPr>
            </w:tcPrChange>
          </w:tcPr>
          <w:p w14:paraId="72D24CC3" w14:textId="77777777" w:rsidR="004C02EF" w:rsidRPr="00E77497" w:rsidRDefault="004C02EF" w:rsidP="003A4B22">
            <w:pPr>
              <w:keepNext/>
              <w:spacing w:after="0"/>
            </w:pPr>
            <w:r w:rsidRPr="00E77497">
              <w:t>Returns the value of the named property.</w:t>
            </w:r>
          </w:p>
        </w:tc>
      </w:tr>
      <w:tr w:rsidR="004C02EF" w:rsidRPr="00E77497" w14:paraId="19BAEDFD" w14:textId="77777777" w:rsidTr="00550FEB">
        <w:trPr>
          <w:jc w:val="right"/>
          <w:trPrChange w:id="2640" w:author="Rev 6 Allen Wirfs-Brock" w:date="2012-02-23T16:42:00Z">
            <w:trPr>
              <w:jc w:val="right"/>
            </w:trPr>
          </w:trPrChange>
        </w:trPr>
        <w:tc>
          <w:tcPr>
            <w:tcW w:w="2245" w:type="dxa"/>
            <w:tcPrChange w:id="2641" w:author="Rev 6 Allen Wirfs-Brock" w:date="2012-02-23T16:42:00Z">
              <w:tcPr>
                <w:tcW w:w="2245" w:type="dxa"/>
              </w:tcPr>
            </w:tcPrChange>
          </w:tcPr>
          <w:p w14:paraId="56F30855" w14:textId="77777777" w:rsidR="004C02EF" w:rsidRPr="00E77497" w:rsidRDefault="004C02EF" w:rsidP="003A4B22">
            <w:pPr>
              <w:keepNext/>
              <w:spacing w:after="0"/>
            </w:pPr>
            <w:r w:rsidRPr="00E77497">
              <w:t>[[GetOwnProperty]]</w:t>
            </w:r>
          </w:p>
        </w:tc>
        <w:tc>
          <w:tcPr>
            <w:tcW w:w="2697" w:type="dxa"/>
            <w:tcPrChange w:id="2642" w:author="Rev 6 Allen Wirfs-Brock" w:date="2012-02-23T16:42:00Z">
              <w:tcPr>
                <w:tcW w:w="2697" w:type="dxa"/>
              </w:tcPr>
            </w:tcPrChange>
          </w:tcPr>
          <w:p w14:paraId="4493999E"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6D791C16"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Change w:id="2643" w:author="Rev 6 Allen Wirfs-Brock" w:date="2012-02-23T16:42:00Z">
              <w:tcPr>
                <w:tcW w:w="4553" w:type="dxa"/>
              </w:tcPr>
            </w:tcPrChange>
          </w:tcPr>
          <w:p w14:paraId="5A376217" w14:textId="77777777" w:rsidR="004C02EF" w:rsidRPr="00E77497" w:rsidRDefault="004C02EF" w:rsidP="003A4B22">
            <w:pPr>
              <w:keepNext/>
              <w:spacing w:after="0"/>
            </w:pPr>
            <w:r w:rsidRPr="00E77497">
              <w:t xml:space="preserve">Returns the Property Descriptor of the named own property of this object, or </w:t>
            </w:r>
            <w:r w:rsidRPr="00E77497">
              <w:rPr>
                <w:b/>
              </w:rPr>
              <w:t xml:space="preserve">undefined </w:t>
            </w:r>
            <w:r w:rsidRPr="00E77497">
              <w:t>if absent.</w:t>
            </w:r>
          </w:p>
        </w:tc>
      </w:tr>
      <w:tr w:rsidR="004C02EF" w:rsidRPr="00E77497" w14:paraId="01F6F791" w14:textId="77777777" w:rsidTr="00550FEB">
        <w:trPr>
          <w:jc w:val="right"/>
          <w:trPrChange w:id="2644" w:author="Rev 6 Allen Wirfs-Brock" w:date="2012-02-23T16:42:00Z">
            <w:trPr>
              <w:jc w:val="right"/>
            </w:trPr>
          </w:trPrChange>
        </w:trPr>
        <w:tc>
          <w:tcPr>
            <w:tcW w:w="2245" w:type="dxa"/>
            <w:tcPrChange w:id="2645" w:author="Rev 6 Allen Wirfs-Brock" w:date="2012-02-23T16:42:00Z">
              <w:tcPr>
                <w:tcW w:w="2245" w:type="dxa"/>
              </w:tcPr>
            </w:tcPrChange>
          </w:tcPr>
          <w:p w14:paraId="3348D063" w14:textId="77777777" w:rsidR="004C02EF" w:rsidRPr="00E77497" w:rsidRDefault="004C02EF" w:rsidP="003A4B22">
            <w:pPr>
              <w:keepNext/>
              <w:spacing w:after="0"/>
            </w:pPr>
            <w:r w:rsidRPr="00E77497">
              <w:t>[[GetProperty]]</w:t>
            </w:r>
          </w:p>
        </w:tc>
        <w:tc>
          <w:tcPr>
            <w:tcW w:w="2697" w:type="dxa"/>
            <w:tcPrChange w:id="2646" w:author="Rev 6 Allen Wirfs-Brock" w:date="2012-02-23T16:42:00Z">
              <w:tcPr>
                <w:tcW w:w="2697" w:type="dxa"/>
              </w:tcPr>
            </w:tcPrChange>
          </w:tcPr>
          <w:p w14:paraId="0B6F38C4"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44E15FAA"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Change w:id="2647" w:author="Rev 6 Allen Wirfs-Brock" w:date="2012-02-23T16:42:00Z">
              <w:tcPr>
                <w:tcW w:w="4553" w:type="dxa"/>
              </w:tcPr>
            </w:tcPrChange>
          </w:tcPr>
          <w:p w14:paraId="151FD9E6" w14:textId="77777777" w:rsidR="004C02EF" w:rsidRPr="00E77497" w:rsidRDefault="004C02EF" w:rsidP="003A4B22">
            <w:pPr>
              <w:keepNext/>
              <w:spacing w:after="0"/>
            </w:pPr>
            <w:r w:rsidRPr="00E77497">
              <w:t xml:space="preserve">Returns the fully populated Property Descriptor of the named property of this object, or </w:t>
            </w:r>
            <w:r w:rsidRPr="00E77497">
              <w:rPr>
                <w:b/>
              </w:rPr>
              <w:t xml:space="preserve">undefined </w:t>
            </w:r>
            <w:r w:rsidRPr="00E77497">
              <w:t>if absent.</w:t>
            </w:r>
          </w:p>
        </w:tc>
      </w:tr>
      <w:tr w:rsidR="004C02EF" w:rsidRPr="00E77497" w14:paraId="7774D4B2" w14:textId="77777777" w:rsidTr="00550FEB">
        <w:trPr>
          <w:jc w:val="right"/>
          <w:trPrChange w:id="2648" w:author="Rev 6 Allen Wirfs-Brock" w:date="2012-02-23T16:42:00Z">
            <w:trPr>
              <w:jc w:val="right"/>
            </w:trPr>
          </w:trPrChange>
        </w:trPr>
        <w:tc>
          <w:tcPr>
            <w:tcW w:w="2245" w:type="dxa"/>
            <w:tcBorders>
              <w:bottom w:val="nil"/>
            </w:tcBorders>
            <w:tcPrChange w:id="2649" w:author="Rev 6 Allen Wirfs-Brock" w:date="2012-02-23T16:42:00Z">
              <w:tcPr>
                <w:tcW w:w="2245" w:type="dxa"/>
                <w:tcBorders>
                  <w:bottom w:val="nil"/>
                </w:tcBorders>
              </w:tcPr>
            </w:tcPrChange>
          </w:tcPr>
          <w:p w14:paraId="7A843330" w14:textId="77777777" w:rsidR="004C02EF" w:rsidRPr="00E77497" w:rsidRDefault="004C02EF" w:rsidP="003A4B22">
            <w:pPr>
              <w:keepNext/>
              <w:spacing w:after="0"/>
            </w:pPr>
            <w:r w:rsidRPr="00E77497">
              <w:t>[[Put]]</w:t>
            </w:r>
          </w:p>
        </w:tc>
        <w:tc>
          <w:tcPr>
            <w:tcW w:w="2697" w:type="dxa"/>
            <w:tcPrChange w:id="2650" w:author="Rev 6 Allen Wirfs-Brock" w:date="2012-02-23T16:42:00Z">
              <w:tcPr>
                <w:tcW w:w="2697" w:type="dxa"/>
              </w:tcPr>
            </w:tcPrChange>
          </w:tcPr>
          <w:p w14:paraId="3CACBD83"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i/>
              </w:rPr>
              <w:t>any, Boolean</w:t>
            </w:r>
            <w:r w:rsidRPr="00E77497">
              <w:t>)</w:t>
            </w:r>
          </w:p>
        </w:tc>
        <w:tc>
          <w:tcPr>
            <w:tcW w:w="4553" w:type="dxa"/>
            <w:tcPrChange w:id="2651" w:author="Rev 6 Allen Wirfs-Brock" w:date="2012-02-23T16:42:00Z">
              <w:tcPr>
                <w:tcW w:w="4553" w:type="dxa"/>
              </w:tcPr>
            </w:tcPrChange>
          </w:tcPr>
          <w:p w14:paraId="49EF2BEC" w14:textId="77777777" w:rsidR="004C02EF" w:rsidRPr="00E77497" w:rsidRDefault="004C02EF" w:rsidP="003A4B22">
            <w:pPr>
              <w:keepNext/>
              <w:spacing w:after="0"/>
            </w:pPr>
            <w:r w:rsidRPr="00E77497">
              <w:t>Sets the specified named property to the value of the second parameter. The flag controls failure handling.</w:t>
            </w:r>
          </w:p>
        </w:tc>
      </w:tr>
      <w:tr w:rsidR="004C02EF" w:rsidRPr="00E77497" w14:paraId="557E0360" w14:textId="77777777" w:rsidTr="00550FEB">
        <w:trPr>
          <w:jc w:val="right"/>
          <w:trPrChange w:id="2652" w:author="Rev 6 Allen Wirfs-Brock" w:date="2012-02-23T16:42:00Z">
            <w:trPr>
              <w:jc w:val="right"/>
            </w:trPr>
          </w:trPrChange>
        </w:trPr>
        <w:tc>
          <w:tcPr>
            <w:tcW w:w="2245" w:type="dxa"/>
            <w:tcPrChange w:id="2653" w:author="Rev 6 Allen Wirfs-Brock" w:date="2012-02-23T16:42:00Z">
              <w:tcPr>
                <w:tcW w:w="2245" w:type="dxa"/>
              </w:tcPr>
            </w:tcPrChange>
          </w:tcPr>
          <w:p w14:paraId="5810BA4E" w14:textId="77777777" w:rsidR="004C02EF" w:rsidRPr="00E77497" w:rsidRDefault="004C02EF" w:rsidP="003A4B22">
            <w:pPr>
              <w:keepNext/>
              <w:spacing w:after="0"/>
            </w:pPr>
            <w:r w:rsidRPr="00E77497">
              <w:t>[[CanPut]]</w:t>
            </w:r>
          </w:p>
        </w:tc>
        <w:tc>
          <w:tcPr>
            <w:tcW w:w="2697" w:type="dxa"/>
            <w:tcPrChange w:id="2654" w:author="Rev 6 Allen Wirfs-Brock" w:date="2012-02-23T16:42:00Z">
              <w:tcPr>
                <w:tcW w:w="2697" w:type="dxa"/>
              </w:tcPr>
            </w:tcPrChange>
          </w:tcPr>
          <w:p w14:paraId="14C8361A"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Boolean</w:t>
            </w:r>
          </w:p>
        </w:tc>
        <w:tc>
          <w:tcPr>
            <w:tcW w:w="4553" w:type="dxa"/>
            <w:tcPrChange w:id="2655" w:author="Rev 6 Allen Wirfs-Brock" w:date="2012-02-23T16:42:00Z">
              <w:tcPr>
                <w:tcW w:w="4553" w:type="dxa"/>
              </w:tcPr>
            </w:tcPrChange>
          </w:tcPr>
          <w:p w14:paraId="5FD04F45" w14:textId="77777777" w:rsidR="004C02EF" w:rsidRPr="00E77497" w:rsidRDefault="004C02EF" w:rsidP="003A4B22">
            <w:pPr>
              <w:keepNext/>
              <w:spacing w:after="0"/>
            </w:pPr>
            <w:r w:rsidRPr="00E77497">
              <w:t xml:space="preserve">Returns a Boolean value indicating whether a [[Put]] operation with </w:t>
            </w:r>
            <w:r w:rsidRPr="00E77497">
              <w:rPr>
                <w:i/>
              </w:rPr>
              <w:t>PropertyName</w:t>
            </w:r>
            <w:r w:rsidRPr="00E77497">
              <w:t xml:space="preserve"> can be performed.</w:t>
            </w:r>
          </w:p>
        </w:tc>
      </w:tr>
      <w:tr w:rsidR="004C02EF" w:rsidRPr="00E77497" w14:paraId="23AF0E16" w14:textId="77777777" w:rsidTr="00550FEB">
        <w:trPr>
          <w:jc w:val="right"/>
          <w:trPrChange w:id="2656" w:author="Rev 6 Allen Wirfs-Brock" w:date="2012-02-23T16:42:00Z">
            <w:trPr>
              <w:jc w:val="right"/>
            </w:trPr>
          </w:trPrChange>
        </w:trPr>
        <w:tc>
          <w:tcPr>
            <w:tcW w:w="2245" w:type="dxa"/>
            <w:tcPrChange w:id="2657" w:author="Rev 6 Allen Wirfs-Brock" w:date="2012-02-23T16:42:00Z">
              <w:tcPr>
                <w:tcW w:w="2245" w:type="dxa"/>
              </w:tcPr>
            </w:tcPrChange>
          </w:tcPr>
          <w:p w14:paraId="5E5456A2" w14:textId="77777777" w:rsidR="004C02EF" w:rsidRPr="00E77497" w:rsidRDefault="004C02EF" w:rsidP="003A4B22">
            <w:pPr>
              <w:keepNext/>
              <w:spacing w:after="0"/>
            </w:pPr>
            <w:r w:rsidRPr="00E77497">
              <w:t>[[HasProperty]]</w:t>
            </w:r>
          </w:p>
        </w:tc>
        <w:tc>
          <w:tcPr>
            <w:tcW w:w="2697" w:type="dxa"/>
            <w:tcPrChange w:id="2658" w:author="Rev 6 Allen Wirfs-Brock" w:date="2012-02-23T16:42:00Z">
              <w:tcPr>
                <w:tcW w:w="2697" w:type="dxa"/>
              </w:tcPr>
            </w:tcPrChange>
          </w:tcPr>
          <w:p w14:paraId="648C801B"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w:t>
            </w:r>
            <w:r w:rsidRPr="00E77497">
              <w:rPr>
                <w:i/>
              </w:rPr>
              <w:t>Boolean</w:t>
            </w:r>
          </w:p>
        </w:tc>
        <w:tc>
          <w:tcPr>
            <w:tcW w:w="4553" w:type="dxa"/>
            <w:tcPrChange w:id="2659" w:author="Rev 6 Allen Wirfs-Brock" w:date="2012-02-23T16:42:00Z">
              <w:tcPr>
                <w:tcW w:w="4553" w:type="dxa"/>
              </w:tcPr>
            </w:tcPrChange>
          </w:tcPr>
          <w:p w14:paraId="7D1B844A" w14:textId="77777777" w:rsidR="004C02EF" w:rsidRPr="00E77497" w:rsidRDefault="004C02EF" w:rsidP="003A4B22">
            <w:pPr>
              <w:keepNext/>
              <w:spacing w:after="0"/>
            </w:pPr>
            <w:r w:rsidRPr="00E77497">
              <w:t>Returns a Boolean value indicating whether the object already has a property with the given name.</w:t>
            </w:r>
          </w:p>
        </w:tc>
      </w:tr>
      <w:tr w:rsidR="004C02EF" w:rsidRPr="00E77497" w14:paraId="39E02C9F" w14:textId="77777777" w:rsidTr="00550FEB">
        <w:trPr>
          <w:jc w:val="right"/>
          <w:trPrChange w:id="2660" w:author="Rev 6 Allen Wirfs-Brock" w:date="2012-02-23T16:42:00Z">
            <w:trPr>
              <w:jc w:val="right"/>
            </w:trPr>
          </w:trPrChange>
        </w:trPr>
        <w:tc>
          <w:tcPr>
            <w:tcW w:w="2245" w:type="dxa"/>
            <w:tcPrChange w:id="2661" w:author="Rev 6 Allen Wirfs-Brock" w:date="2012-02-23T16:42:00Z">
              <w:tcPr>
                <w:tcW w:w="2245" w:type="dxa"/>
              </w:tcPr>
            </w:tcPrChange>
          </w:tcPr>
          <w:p w14:paraId="0DBC1792" w14:textId="77777777" w:rsidR="004C02EF" w:rsidRPr="00E77497" w:rsidRDefault="004C02EF" w:rsidP="003A4B22">
            <w:pPr>
              <w:keepNext/>
              <w:spacing w:after="0"/>
            </w:pPr>
            <w:r w:rsidRPr="00E77497">
              <w:t>[[Delete]]</w:t>
            </w:r>
          </w:p>
        </w:tc>
        <w:tc>
          <w:tcPr>
            <w:tcW w:w="2697" w:type="dxa"/>
            <w:tcPrChange w:id="2662" w:author="Rev 6 Allen Wirfs-Brock" w:date="2012-02-23T16:42:00Z">
              <w:tcPr>
                <w:tcW w:w="2697" w:type="dxa"/>
              </w:tcPr>
            </w:tcPrChange>
          </w:tcPr>
          <w:p w14:paraId="03E0EAA6" w14:textId="77777777" w:rsidR="004C02EF" w:rsidRPr="00E77497" w:rsidRDefault="004C02EF" w:rsidP="003A4B22">
            <w:pPr>
              <w:keepNext/>
              <w:spacing w:after="0"/>
              <w:jc w:val="left"/>
            </w:pPr>
            <w:r w:rsidRPr="00E77497">
              <w:t>SpecOp (</w:t>
            </w:r>
            <w:r w:rsidRPr="00E77497">
              <w:rPr>
                <w:i/>
              </w:rPr>
              <w:t>propertyName, Boolean</w:t>
            </w:r>
            <w:r w:rsidRPr="00E77497">
              <w:t xml:space="preserve">) </w:t>
            </w:r>
            <w:r w:rsidRPr="00E77497">
              <w:rPr>
                <w:b/>
                <w:i/>
                <w:color w:val="000000"/>
              </w:rPr>
              <w:t>→</w:t>
            </w:r>
            <w:r w:rsidRPr="00E77497">
              <w:t xml:space="preserve"> Boolean</w:t>
            </w:r>
          </w:p>
        </w:tc>
        <w:tc>
          <w:tcPr>
            <w:tcW w:w="4553" w:type="dxa"/>
            <w:tcPrChange w:id="2663" w:author="Rev 6 Allen Wirfs-Brock" w:date="2012-02-23T16:42:00Z">
              <w:tcPr>
                <w:tcW w:w="4553" w:type="dxa"/>
              </w:tcPr>
            </w:tcPrChange>
          </w:tcPr>
          <w:p w14:paraId="66969507" w14:textId="77777777" w:rsidR="004C02EF" w:rsidRPr="00E77497" w:rsidRDefault="004C02EF" w:rsidP="003A4B22">
            <w:pPr>
              <w:keepNext/>
              <w:spacing w:after="0"/>
            </w:pPr>
            <w:r w:rsidRPr="00E77497">
              <w:t>Removes the specified named own property from the object. The flag controls failure handling.</w:t>
            </w:r>
          </w:p>
        </w:tc>
      </w:tr>
      <w:tr w:rsidR="004C02EF" w:rsidRPr="00E77497" w14:paraId="2EB4E219" w14:textId="77777777" w:rsidTr="00550FEB">
        <w:trPr>
          <w:jc w:val="right"/>
          <w:trPrChange w:id="2664" w:author="Rev 6 Allen Wirfs-Brock" w:date="2012-02-23T16:42:00Z">
            <w:trPr>
              <w:jc w:val="right"/>
            </w:trPr>
          </w:trPrChange>
        </w:trPr>
        <w:tc>
          <w:tcPr>
            <w:tcW w:w="2245" w:type="dxa"/>
            <w:tcPrChange w:id="2665" w:author="Rev 6 Allen Wirfs-Brock" w:date="2012-02-23T16:42:00Z">
              <w:tcPr>
                <w:tcW w:w="2245" w:type="dxa"/>
              </w:tcPr>
            </w:tcPrChange>
          </w:tcPr>
          <w:p w14:paraId="681CABFF" w14:textId="77777777" w:rsidR="004C02EF" w:rsidRPr="00E77497" w:rsidRDefault="004C02EF" w:rsidP="003A4B22">
            <w:pPr>
              <w:keepNext/>
              <w:spacing w:after="0"/>
            </w:pPr>
            <w:r w:rsidRPr="00E77497">
              <w:t>[[DefaultValue]]</w:t>
            </w:r>
          </w:p>
        </w:tc>
        <w:tc>
          <w:tcPr>
            <w:tcW w:w="2697" w:type="dxa"/>
            <w:tcPrChange w:id="2666" w:author="Rev 6 Allen Wirfs-Brock" w:date="2012-02-23T16:42:00Z">
              <w:tcPr>
                <w:tcW w:w="2697" w:type="dxa"/>
              </w:tcPr>
            </w:tcPrChange>
          </w:tcPr>
          <w:p w14:paraId="2EFF467B" w14:textId="77777777" w:rsidR="004C02EF" w:rsidRPr="00E77497" w:rsidRDefault="004C02EF" w:rsidP="003A4B22">
            <w:pPr>
              <w:keepNext/>
              <w:spacing w:after="0"/>
              <w:jc w:val="left"/>
            </w:pPr>
            <w:r w:rsidRPr="00E77497">
              <w:t>SpecOp (</w:t>
            </w:r>
            <w:r w:rsidRPr="00E77497">
              <w:rPr>
                <w:i/>
              </w:rPr>
              <w:t>Hint</w:t>
            </w:r>
            <w:r w:rsidRPr="00E77497">
              <w:t xml:space="preserve">) </w:t>
            </w:r>
            <w:r w:rsidRPr="00E77497">
              <w:rPr>
                <w:b/>
                <w:i/>
                <w:color w:val="000000"/>
              </w:rPr>
              <w:t>→</w:t>
            </w:r>
            <w:r w:rsidRPr="00E77497">
              <w:t xml:space="preserve"> </w:t>
            </w:r>
            <w:r w:rsidRPr="00E77497">
              <w:rPr>
                <w:i/>
              </w:rPr>
              <w:t>primitive</w:t>
            </w:r>
          </w:p>
        </w:tc>
        <w:tc>
          <w:tcPr>
            <w:tcW w:w="4553" w:type="dxa"/>
            <w:tcPrChange w:id="2667" w:author="Rev 6 Allen Wirfs-Brock" w:date="2012-02-23T16:42:00Z">
              <w:tcPr>
                <w:tcW w:w="4553" w:type="dxa"/>
              </w:tcPr>
            </w:tcPrChange>
          </w:tcPr>
          <w:p w14:paraId="123FA54B" w14:textId="77777777" w:rsidR="004C02EF" w:rsidRPr="00E77497" w:rsidRDefault="004C02EF" w:rsidP="003A4B22">
            <w:pPr>
              <w:keepNext/>
              <w:spacing w:after="0"/>
            </w:pPr>
            <w:r w:rsidRPr="00E77497">
              <w:t>Hint is a String. Returns a default value for the object.</w:t>
            </w:r>
          </w:p>
        </w:tc>
      </w:tr>
      <w:tr w:rsidR="004C02EF" w:rsidRPr="00E77497" w14:paraId="159BFA52" w14:textId="77777777" w:rsidTr="00550FEB">
        <w:trPr>
          <w:jc w:val="right"/>
          <w:trPrChange w:id="2668" w:author="Rev 6 Allen Wirfs-Brock" w:date="2012-02-23T16:42:00Z">
            <w:trPr>
              <w:jc w:val="right"/>
            </w:trPr>
          </w:trPrChange>
        </w:trPr>
        <w:tc>
          <w:tcPr>
            <w:tcW w:w="2245" w:type="dxa"/>
            <w:tcPrChange w:id="2669" w:author="Rev 6 Allen Wirfs-Brock" w:date="2012-02-23T16:42:00Z">
              <w:tcPr>
                <w:tcW w:w="2245" w:type="dxa"/>
              </w:tcPr>
            </w:tcPrChange>
          </w:tcPr>
          <w:p w14:paraId="6C52A73B" w14:textId="77777777" w:rsidR="004C02EF" w:rsidRPr="00E77497" w:rsidRDefault="004C02EF" w:rsidP="003A4B22">
            <w:pPr>
              <w:keepNext/>
              <w:spacing w:after="0"/>
            </w:pPr>
            <w:r w:rsidRPr="00E77497">
              <w:t>[[DefineOwnProperty]]</w:t>
            </w:r>
          </w:p>
        </w:tc>
        <w:tc>
          <w:tcPr>
            <w:tcW w:w="2697" w:type="dxa"/>
            <w:tcPrChange w:id="2670" w:author="Rev 6 Allen Wirfs-Brock" w:date="2012-02-23T16:42:00Z">
              <w:tcPr>
                <w:tcW w:w="2697" w:type="dxa"/>
              </w:tcPr>
            </w:tcPrChange>
          </w:tcPr>
          <w:p w14:paraId="39E66D95" w14:textId="77777777" w:rsidR="004C02EF" w:rsidRPr="00E77497" w:rsidRDefault="004C02EF" w:rsidP="003A4B22">
            <w:pPr>
              <w:keepNext/>
              <w:spacing w:after="0"/>
              <w:jc w:val="left"/>
            </w:pPr>
            <w:r w:rsidRPr="00E77497">
              <w:t>SpecOp (</w:t>
            </w:r>
            <w:r w:rsidRPr="00E77497">
              <w:rPr>
                <w:i/>
              </w:rPr>
              <w:t>propertyName, PropertyDescriptor, Boolean</w:t>
            </w:r>
            <w:r w:rsidRPr="00E77497">
              <w:t>)</w:t>
            </w:r>
            <w:r w:rsidRPr="00E77497">
              <w:rPr>
                <w:b/>
                <w:i/>
                <w:color w:val="000000"/>
              </w:rPr>
              <w:t xml:space="preserve"> →</w:t>
            </w:r>
            <w:r w:rsidRPr="00E77497">
              <w:t xml:space="preserve"> Boolean</w:t>
            </w:r>
          </w:p>
        </w:tc>
        <w:tc>
          <w:tcPr>
            <w:tcW w:w="4553" w:type="dxa"/>
            <w:tcPrChange w:id="2671" w:author="Rev 6 Allen Wirfs-Brock" w:date="2012-02-23T16:42:00Z">
              <w:tcPr>
                <w:tcW w:w="4553" w:type="dxa"/>
              </w:tcPr>
            </w:tcPrChange>
          </w:tcPr>
          <w:p w14:paraId="5806BD60" w14:textId="77777777" w:rsidR="004C02EF" w:rsidRPr="00E77497" w:rsidRDefault="004C02EF" w:rsidP="003A4B22">
            <w:pPr>
              <w:keepNext/>
              <w:spacing w:after="0"/>
            </w:pPr>
            <w:r w:rsidRPr="00E77497">
              <w:t>Creates or alters the named own property to have the state described by a Property Descriptor. The flag controls failure handling.</w:t>
            </w:r>
          </w:p>
        </w:tc>
      </w:tr>
      <w:tr w:rsidR="00FF7312" w:rsidRPr="00E77497" w14:paraId="572ED493" w14:textId="77777777" w:rsidTr="00550FEB">
        <w:trPr>
          <w:jc w:val="right"/>
          <w:ins w:id="2672" w:author="Rev 6 Allen Wirfs-Brock" w:date="2012-02-01T13:59:00Z"/>
          <w:trPrChange w:id="2673" w:author="Rev 6 Allen Wirfs-Brock" w:date="2012-02-23T16:42:00Z">
            <w:trPr>
              <w:jc w:val="right"/>
            </w:trPr>
          </w:trPrChange>
        </w:trPr>
        <w:tc>
          <w:tcPr>
            <w:tcW w:w="2245" w:type="dxa"/>
            <w:tcPrChange w:id="2674" w:author="Rev 6 Allen Wirfs-Brock" w:date="2012-02-23T16:42:00Z">
              <w:tcPr>
                <w:tcW w:w="2245" w:type="dxa"/>
              </w:tcPr>
            </w:tcPrChange>
          </w:tcPr>
          <w:p w14:paraId="1BDEEB97" w14:textId="77777777" w:rsidR="00FF7312" w:rsidRPr="00E77497" w:rsidRDefault="00FF7312" w:rsidP="003A4B22">
            <w:pPr>
              <w:keepNext/>
              <w:spacing w:after="0"/>
              <w:rPr>
                <w:ins w:id="2675" w:author="Rev 6 Allen Wirfs-Brock" w:date="2012-02-01T13:59:00Z"/>
              </w:rPr>
            </w:pPr>
            <w:ins w:id="2676" w:author="Rev 6 Allen Wirfs-Brock" w:date="2012-02-01T13:59:00Z">
              <w:r>
                <w:t>[[Enumerate]]</w:t>
              </w:r>
            </w:ins>
          </w:p>
        </w:tc>
        <w:tc>
          <w:tcPr>
            <w:tcW w:w="2697" w:type="dxa"/>
            <w:tcPrChange w:id="2677" w:author="Rev 6 Allen Wirfs-Brock" w:date="2012-02-23T16:42:00Z">
              <w:tcPr>
                <w:tcW w:w="2697" w:type="dxa"/>
              </w:tcPr>
            </w:tcPrChange>
          </w:tcPr>
          <w:p w14:paraId="5200C47D" w14:textId="77777777" w:rsidR="00FF7312" w:rsidRPr="00FF7312" w:rsidRDefault="00FF7312" w:rsidP="00BB04E8">
            <w:pPr>
              <w:keepNext/>
              <w:spacing w:after="0"/>
              <w:jc w:val="left"/>
              <w:rPr>
                <w:ins w:id="2678" w:author="Rev 6 Allen Wirfs-Brock" w:date="2012-02-01T13:59:00Z"/>
              </w:rPr>
            </w:pPr>
            <w:ins w:id="2679" w:author="Rev 6 Allen Wirfs-Brock" w:date="2012-02-01T14:00:00Z">
              <w:r>
                <w:t>SpecOp()</w:t>
              </w:r>
              <w:r w:rsidRPr="00E77497">
                <w:rPr>
                  <w:b/>
                  <w:i/>
                  <w:color w:val="000000"/>
                </w:rPr>
                <w:t>→</w:t>
              </w:r>
            </w:ins>
            <w:ins w:id="2680" w:author="Rev 6 Allen Wirfs-Brock" w:date="2012-02-26T16:37:00Z">
              <w:r w:rsidR="00BB04E8">
                <w:rPr>
                  <w:color w:val="000000"/>
                </w:rPr>
                <w:t>Object</w:t>
              </w:r>
            </w:ins>
          </w:p>
        </w:tc>
        <w:tc>
          <w:tcPr>
            <w:tcW w:w="4553" w:type="dxa"/>
            <w:tcPrChange w:id="2681" w:author="Rev 6 Allen Wirfs-Brock" w:date="2012-02-23T16:42:00Z">
              <w:tcPr>
                <w:tcW w:w="4553" w:type="dxa"/>
              </w:tcPr>
            </w:tcPrChange>
          </w:tcPr>
          <w:p w14:paraId="027ED7F0" w14:textId="77777777" w:rsidR="00FF7312" w:rsidRPr="00E77497" w:rsidRDefault="00BB04E8" w:rsidP="00BB04E8">
            <w:pPr>
              <w:keepNext/>
              <w:spacing w:after="0"/>
              <w:rPr>
                <w:ins w:id="2682" w:author="Rev 6 Allen Wirfs-Brock" w:date="2012-02-01T13:59:00Z"/>
              </w:rPr>
            </w:pPr>
            <w:ins w:id="2683" w:author="Rev 6 Allen Wirfs-Brock" w:date="2012-02-01T14:01:00Z">
              <w:r>
                <w:t xml:space="preserve">Returns an object that </w:t>
              </w:r>
            </w:ins>
            <w:ins w:id="2684" w:author="Rev 6 Allen Wirfs-Brock" w:date="2012-02-26T16:39:00Z">
              <w:r>
                <w:t>can</w:t>
              </w:r>
            </w:ins>
            <w:ins w:id="2685" w:author="Rev 6 Allen Wirfs-Brock" w:date="2012-02-01T14:01:00Z">
              <w:r>
                <w:t xml:space="preserve"> </w:t>
              </w:r>
            </w:ins>
            <w:ins w:id="2686" w:author="Rev 6 Allen Wirfs-Brock" w:date="2012-02-26T16:39:00Z">
              <w:r>
                <w:t>enumerate</w:t>
              </w:r>
            </w:ins>
            <w:ins w:id="2687" w:author="Rev 6 Allen Wirfs-Brock" w:date="2012-02-01T14:01:00Z">
              <w:r w:rsidR="00FF7312">
                <w:t xml:space="preserve"> </w:t>
              </w:r>
            </w:ins>
            <w:ins w:id="2688" w:author="Rev 6 Allen Wirfs-Brock" w:date="2012-02-01T14:02:00Z">
              <w:r w:rsidR="00FF7312">
                <w:t xml:space="preserve">the </w:t>
              </w:r>
            </w:ins>
            <w:ins w:id="2689" w:author="Rev 6 Allen Wirfs-Brock" w:date="2012-02-01T14:01:00Z">
              <w:r w:rsidR="00FF7312">
                <w:t>string values of the keys of the enumerable propert</w:t>
              </w:r>
            </w:ins>
            <w:ins w:id="2690" w:author="Rev 6 Allen Wirfs-Brock" w:date="2012-02-26T16:39:00Z">
              <w:r>
                <w:t>ie</w:t>
              </w:r>
            </w:ins>
            <w:ins w:id="2691" w:author="Rev 6 Allen Wirfs-Brock" w:date="2012-02-01T14:01:00Z">
              <w:r w:rsidR="00FF7312">
                <w:t>s of the object.</w:t>
              </w:r>
            </w:ins>
            <w:ins w:id="2692" w:author="Rev 6 Allen Wirfs-Brock" w:date="2012-02-26T16:39:00Z">
              <w:r>
                <w:t xml:space="preserve"> The return</w:t>
              </w:r>
            </w:ins>
            <w:ins w:id="2693" w:author="Rev 6 Allen Wirfs-Brock" w:date="2012-02-26T16:41:00Z">
              <w:r>
                <w:t>ed</w:t>
              </w:r>
            </w:ins>
            <w:ins w:id="2694" w:author="Rev 6 Allen Wirfs-Brock" w:date="2012-02-26T16:39:00Z">
              <w:r>
                <w:t xml:space="preserve"> object is an Iterator object.</w:t>
              </w:r>
            </w:ins>
          </w:p>
        </w:tc>
      </w:tr>
      <w:tr w:rsidR="00FF7312" w:rsidRPr="00E77497" w14:paraId="7EC37B59" w14:textId="77777777" w:rsidTr="00550FEB">
        <w:trPr>
          <w:jc w:val="right"/>
          <w:ins w:id="2695" w:author="Rev 6 Allen Wirfs-Brock" w:date="2012-02-01T13:59:00Z"/>
          <w:trPrChange w:id="2696" w:author="Rev 6 Allen Wirfs-Brock" w:date="2012-02-23T16:42:00Z">
            <w:trPr>
              <w:jc w:val="right"/>
            </w:trPr>
          </w:trPrChange>
        </w:trPr>
        <w:tc>
          <w:tcPr>
            <w:tcW w:w="2245" w:type="dxa"/>
            <w:tcPrChange w:id="2697" w:author="Rev 6 Allen Wirfs-Brock" w:date="2012-02-23T16:42:00Z">
              <w:tcPr>
                <w:tcW w:w="2245" w:type="dxa"/>
              </w:tcPr>
            </w:tcPrChange>
          </w:tcPr>
          <w:p w14:paraId="3A9DE2B2" w14:textId="77777777" w:rsidR="00FF7312" w:rsidRPr="00E77497" w:rsidRDefault="00FF7312" w:rsidP="003A4B22">
            <w:pPr>
              <w:keepNext/>
              <w:spacing w:after="0"/>
              <w:rPr>
                <w:ins w:id="2698" w:author="Rev 6 Allen Wirfs-Brock" w:date="2012-02-01T13:59:00Z"/>
              </w:rPr>
            </w:pPr>
            <w:ins w:id="2699" w:author="Rev 6 Allen Wirfs-Brock" w:date="2012-02-01T14:00:00Z">
              <w:r>
                <w:t>[[Iterate]]</w:t>
              </w:r>
            </w:ins>
          </w:p>
        </w:tc>
        <w:tc>
          <w:tcPr>
            <w:tcW w:w="2697" w:type="dxa"/>
            <w:tcPrChange w:id="2700" w:author="Rev 6 Allen Wirfs-Brock" w:date="2012-02-23T16:42:00Z">
              <w:tcPr>
                <w:tcW w:w="2697" w:type="dxa"/>
              </w:tcPr>
            </w:tcPrChange>
          </w:tcPr>
          <w:p w14:paraId="560EA898" w14:textId="77777777" w:rsidR="00FF7312" w:rsidRPr="00E77497" w:rsidRDefault="00BB04E8" w:rsidP="003A4B22">
            <w:pPr>
              <w:keepNext/>
              <w:spacing w:after="0"/>
              <w:jc w:val="left"/>
              <w:rPr>
                <w:ins w:id="2701" w:author="Rev 6 Allen Wirfs-Brock" w:date="2012-02-01T13:59:00Z"/>
              </w:rPr>
            </w:pPr>
            <w:ins w:id="2702" w:author="Rev 6 Allen Wirfs-Brock" w:date="2012-02-26T16:37:00Z">
              <w:r>
                <w:t>SpecOp()</w:t>
              </w:r>
              <w:r w:rsidRPr="00E77497">
                <w:rPr>
                  <w:b/>
                  <w:i/>
                  <w:color w:val="000000"/>
                </w:rPr>
                <w:t>→</w:t>
              </w:r>
              <w:r>
                <w:rPr>
                  <w:color w:val="000000"/>
                </w:rPr>
                <w:t>Object</w:t>
              </w:r>
            </w:ins>
          </w:p>
        </w:tc>
        <w:tc>
          <w:tcPr>
            <w:tcW w:w="4553" w:type="dxa"/>
            <w:tcPrChange w:id="2703" w:author="Rev 6 Allen Wirfs-Brock" w:date="2012-02-23T16:42:00Z">
              <w:tcPr>
                <w:tcW w:w="4553" w:type="dxa"/>
              </w:tcPr>
            </w:tcPrChange>
          </w:tcPr>
          <w:p w14:paraId="0B66B892" w14:textId="77777777" w:rsidR="00FF7312" w:rsidRPr="00E77497" w:rsidRDefault="00BB04E8" w:rsidP="00BB04E8">
            <w:pPr>
              <w:keepNext/>
              <w:spacing w:after="0"/>
              <w:rPr>
                <w:ins w:id="2704" w:author="Rev 6 Allen Wirfs-Brock" w:date="2012-02-01T13:59:00Z"/>
              </w:rPr>
            </w:pPr>
            <w:ins w:id="2705" w:author="Rev 6 Allen Wirfs-Brock" w:date="2012-02-26T16:39:00Z">
              <w:r>
                <w:t>Returns an object that can enum</w:t>
              </w:r>
            </w:ins>
            <w:ins w:id="2706" w:author="Rev 8 Allen Wirfs-Brock" w:date="2012-06-13T17:48:00Z">
              <w:r w:rsidR="00780A2F">
                <w:t>er</w:t>
              </w:r>
            </w:ins>
            <w:ins w:id="2707" w:author="Rev 6 Allen Wirfs-Brock" w:date="2012-02-26T16:39:00Z">
              <w:r>
                <w:t xml:space="preserve">ate the </w:t>
              </w:r>
            </w:ins>
            <w:ins w:id="2708" w:author="Rev 6 Allen Wirfs-Brock" w:date="2012-02-26T16:40:00Z">
              <w:r>
                <w:t>logical component</w:t>
              </w:r>
            </w:ins>
            <w:ins w:id="2709" w:author="Rev 6 Allen Wirfs-Brock" w:date="2012-02-26T16:39:00Z">
              <w:r>
                <w:t xml:space="preserve"> values of the object. The return</w:t>
              </w:r>
            </w:ins>
            <w:ins w:id="2710" w:author="Rev 6 Allen Wirfs-Brock" w:date="2012-02-26T16:41:00Z">
              <w:r>
                <w:t>ed</w:t>
              </w:r>
            </w:ins>
            <w:ins w:id="2711" w:author="Rev 6 Allen Wirfs-Brock" w:date="2012-02-26T16:39:00Z">
              <w:r>
                <w:t xml:space="preserve"> object is an Iterator object.</w:t>
              </w:r>
            </w:ins>
          </w:p>
        </w:tc>
      </w:tr>
    </w:tbl>
    <w:p w14:paraId="2C5FFC05" w14:textId="77777777" w:rsidR="004C02EF" w:rsidRPr="00E77497" w:rsidRDefault="004C02EF" w:rsidP="004C02EF">
      <w:pPr>
        <w:spacing w:after="120"/>
      </w:pPr>
    </w:p>
    <w:p w14:paraId="79541ADD" w14:textId="77777777" w:rsidR="004C02EF" w:rsidRPr="00E77497" w:rsidRDefault="004C02EF" w:rsidP="004C02EF">
      <w:r w:rsidRPr="00E77497">
        <w:t xml:space="preserve">Every object </w:t>
      </w:r>
      <w:del w:id="2712" w:author="Rev 9 Allen Wirfs-Brock" w:date="2012-07-07T17:37:00Z">
        <w:r w:rsidRPr="00E77497" w:rsidDel="00EB2682">
          <w:delText>(including host objects)</w:delText>
        </w:r>
      </w:del>
      <w:r w:rsidRPr="00E77497">
        <w:t xml:space="preserve"> must implement all of the internal properties listed in </w:t>
      </w:r>
      <w:ins w:id="2713" w:author="Rev 8 Allen Wirfs-Brock" w:date="2012-06-13T12:32:00Z">
        <w:r w:rsidR="00386630">
          <w:fldChar w:fldCharType="begin"/>
        </w:r>
        <w:r w:rsidR="00386630">
          <w:instrText xml:space="preserve"> REF _Ref327354012 \h </w:instrText>
        </w:r>
      </w:ins>
      <w:r w:rsidR="00386630">
        <w:fldChar w:fldCharType="separate"/>
      </w:r>
      <w:ins w:id="2714" w:author="Rev 8 Allen Wirfs-Brock" w:date="2012-06-15T19:42:00Z">
        <w:r w:rsidR="00606E07">
          <w:t xml:space="preserve">Table </w:t>
        </w:r>
        <w:r w:rsidR="00606E07">
          <w:rPr>
            <w:noProof/>
          </w:rPr>
          <w:t>8</w:t>
        </w:r>
      </w:ins>
      <w:ins w:id="2715" w:author="Rev 8 Allen Wirfs-Brock" w:date="2012-06-13T12:32:00Z">
        <w:r w:rsidR="00386630">
          <w:fldChar w:fldCharType="end"/>
        </w:r>
      </w:ins>
      <w:r w:rsidRPr="00E77497">
        <w:t xml:space="preserve">. However, the [[DefaultValue]] internal method may, for some objects, simply throw a </w:t>
      </w:r>
      <w:r w:rsidRPr="00E77497">
        <w:rPr>
          <w:b/>
        </w:rPr>
        <w:t>TypeError</w:t>
      </w:r>
      <w:r w:rsidRPr="00E77497">
        <w:t xml:space="preserve"> exception.</w:t>
      </w:r>
    </w:p>
    <w:p w14:paraId="2A978254" w14:textId="77777777" w:rsidR="004C02EF" w:rsidRPr="00E77497" w:rsidRDefault="004C02EF" w:rsidP="004C02EF">
      <w:r w:rsidRPr="00E77497">
        <w:t xml:space="preserve">All objects have an internal property called [[Prototype]]. The value of this property is either </w:t>
      </w:r>
      <w:r w:rsidRPr="00E77497">
        <w:rPr>
          <w:b/>
        </w:rPr>
        <w:t>null</w:t>
      </w:r>
      <w:r w:rsidRPr="00E77497">
        <w:t xml:space="preserve"> or an object and is used for implementing inheritance. Whether or not a</w:t>
      </w:r>
      <w:ins w:id="2716" w:author="Rev 9 Allen Wirfs-Brock" w:date="2012-07-07T17:33:00Z">
        <w:r w:rsidR="00EB2682">
          <w:t>n</w:t>
        </w:r>
      </w:ins>
      <w:r w:rsidRPr="00E77497">
        <w:t xml:space="preserve"> </w:t>
      </w:r>
      <w:del w:id="2717" w:author="Rev 9 Allen Wirfs-Brock" w:date="2012-07-07T17:33:00Z">
        <w:r w:rsidRPr="00E77497" w:rsidDel="00EB2682">
          <w:delText xml:space="preserve">native </w:delText>
        </w:r>
      </w:del>
      <w:ins w:id="2718" w:author="Rev 9 Allen Wirfs-Brock" w:date="2012-07-07T17:33:00Z">
        <w:r w:rsidR="00EB2682">
          <w:t>ordinary</w:t>
        </w:r>
        <w:r w:rsidR="00EB2682" w:rsidRPr="00E77497">
          <w:t xml:space="preserve"> </w:t>
        </w:r>
      </w:ins>
      <w:r w:rsidRPr="00E77497">
        <w:t>object can have a</w:t>
      </w:r>
      <w:ins w:id="2719" w:author="Rev 9 Allen Wirfs-Brock" w:date="2012-07-07T17:33:00Z">
        <w:r w:rsidR="00EB2682">
          <w:t>n</w:t>
        </w:r>
      </w:ins>
      <w:r w:rsidRPr="00E77497">
        <w:t xml:space="preserve"> </w:t>
      </w:r>
      <w:del w:id="2720" w:author="Rev 9 Allen Wirfs-Brock" w:date="2012-07-07T17:33:00Z">
        <w:r w:rsidRPr="00E77497" w:rsidDel="00EB2682">
          <w:delText xml:space="preserve">host </w:delText>
        </w:r>
      </w:del>
      <w:ins w:id="2721" w:author="Rev 9 Allen Wirfs-Brock" w:date="2012-07-07T17:33:00Z">
        <w:r w:rsidR="00EB2682">
          <w:t>exotic</w:t>
        </w:r>
        <w:r w:rsidR="00EB2682" w:rsidRPr="00E77497">
          <w:t xml:space="preserve"> </w:t>
        </w:r>
      </w:ins>
      <w:r w:rsidRPr="00E77497">
        <w:t xml:space="preserve">object as its [[Prototype]] depends on the implementation. Every [[Prototype]] chain must have finite length (that is, starting from any object, recursively accessing the [[Prototype]] internal property must eventually lead to a </w:t>
      </w:r>
      <w:r w:rsidRPr="00E77497">
        <w:rPr>
          <w:b/>
        </w:rPr>
        <w:t>null</w:t>
      </w:r>
      <w:r w:rsidRPr="00E77497">
        <w:t xml:space="preserve"> value). Named data properties of the [[Prototype]] object are inherited (are visible as properties of the child object) for the purposes of get access, but not for put access. Named accessor properties are inherited for both get access and put access.</w:t>
      </w:r>
    </w:p>
    <w:p w14:paraId="116F95AD" w14:textId="77777777" w:rsidR="004C02EF" w:rsidRPr="00E77497" w:rsidRDefault="004C02EF" w:rsidP="004C02EF">
      <w:r w:rsidRPr="00E77497">
        <w:t xml:space="preserve">Every ECMAScript object has a Boolean-valued [[Extensible]] internal property that controls whether or not named properties may be added to the object. If the value of the [[Extensible]] internal property is </w:t>
      </w:r>
      <w:r w:rsidRPr="00E77497">
        <w:rPr>
          <w:b/>
        </w:rPr>
        <w:t>false</w:t>
      </w:r>
      <w:r w:rsidRPr="00E77497">
        <w:t xml:space="preserve"> then additional named properties may not be added to the object.  In addition, if [[Extensible]] is </w:t>
      </w:r>
      <w:r w:rsidRPr="00E77497">
        <w:rPr>
          <w:b/>
        </w:rPr>
        <w:t>false</w:t>
      </w:r>
      <w:r w:rsidRPr="00E77497">
        <w:t xml:space="preserve"> the value of </w:t>
      </w:r>
      <w:del w:id="2722" w:author="Allen Wirfs-Brock" w:date="2011-07-02T13:16:00Z">
        <w:r w:rsidRPr="00E77497" w:rsidDel="000011A1">
          <w:delText xml:space="preserve">the [[Class]] and </w:delText>
        </w:r>
      </w:del>
      <w:r w:rsidRPr="00E77497">
        <w:t xml:space="preserve">[[Prototype]] internal properties of the object may not be modified.  Once the value of an [[Extensible]] internal property has been set to </w:t>
      </w:r>
      <w:r w:rsidRPr="00E77497">
        <w:rPr>
          <w:b/>
        </w:rPr>
        <w:t>false</w:t>
      </w:r>
      <w:r w:rsidRPr="00E77497">
        <w:t xml:space="preserve"> it may not be subsequently changed to </w:t>
      </w:r>
      <w:r w:rsidRPr="00E77497">
        <w:rPr>
          <w:b/>
        </w:rPr>
        <w:t>true</w:t>
      </w:r>
      <w:r w:rsidRPr="00E77497">
        <w:t>.</w:t>
      </w:r>
    </w:p>
    <w:p w14:paraId="00CDDA6E" w14:textId="77777777" w:rsidR="004C02EF" w:rsidRPr="00E77497" w:rsidRDefault="004C02EF" w:rsidP="004C02EF">
      <w:pPr>
        <w:pStyle w:val="Note"/>
      </w:pPr>
      <w:r w:rsidRPr="00E77497">
        <w:t>NOTE</w:t>
      </w:r>
      <w:r w:rsidRPr="00E77497">
        <w:tab/>
        <w:t xml:space="preserve">This specification defines no ECMAScript language operators or built-in functions that permit a program to modify an object’s </w:t>
      </w:r>
      <w:del w:id="2723" w:author="Allen Wirfs-Brock" w:date="2011-07-02T13:16:00Z">
        <w:r w:rsidRPr="00E77497" w:rsidDel="000011A1">
          <w:delText xml:space="preserve">[[Class]] or </w:delText>
        </w:r>
      </w:del>
      <w:r w:rsidRPr="00E77497">
        <w:t xml:space="preserve">[[Prototype]] internal properties or to change the value of [[Extensible]] from </w:t>
      </w:r>
      <w:r w:rsidRPr="00E77497">
        <w:rPr>
          <w:b/>
        </w:rPr>
        <w:t>false</w:t>
      </w:r>
      <w:r w:rsidRPr="00E77497">
        <w:t xml:space="preserve"> to </w:t>
      </w:r>
      <w:r w:rsidRPr="00E77497">
        <w:rPr>
          <w:b/>
        </w:rPr>
        <w:t>true</w:t>
      </w:r>
      <w:r w:rsidRPr="00E77497">
        <w:t xml:space="preserve">. Implementation specific extensions that modify </w:t>
      </w:r>
      <w:del w:id="2724" w:author="Allen Wirfs-Brock" w:date="2011-07-02T13:16:00Z">
        <w:r w:rsidRPr="00E77497" w:rsidDel="000011A1">
          <w:delText xml:space="preserve">[[Class]], </w:delText>
        </w:r>
      </w:del>
      <w:r w:rsidRPr="00E77497">
        <w:t>[[Prototype]] or [[Extensible]] must not violate the invariants defined in the preceding paragraph.</w:t>
      </w:r>
    </w:p>
    <w:p w14:paraId="7441537F" w14:textId="77777777" w:rsidR="004C02EF" w:rsidRPr="00E77497" w:rsidDel="000011A1" w:rsidRDefault="004C02EF" w:rsidP="004C02EF">
      <w:pPr>
        <w:rPr>
          <w:del w:id="2725" w:author="Allen Wirfs-Brock" w:date="2011-07-02T13:17:00Z"/>
        </w:rPr>
      </w:pPr>
      <w:del w:id="2726" w:author="Allen Wirfs-Brock" w:date="2011-07-02T13:17:00Z">
        <w:r w:rsidRPr="00E77497" w:rsidDel="000011A1">
          <w:delText xml:space="preserve">The value of the [[Class]] internal property is defined by this specification for every kind of built-in object. The value of the [[Class]] internal property of a host object may be any String value except one of </w:delText>
        </w:r>
        <w:r w:rsidRPr="00E77497" w:rsidDel="000011A1">
          <w:rPr>
            <w:rFonts w:ascii="Courier New" w:hAnsi="Courier New" w:cs="Courier New"/>
            <w:b/>
          </w:rPr>
          <w:delText>"Arguments"</w:delText>
        </w:r>
        <w:r w:rsidRPr="00E77497" w:rsidDel="000011A1">
          <w:delText xml:space="preserve">, </w:delText>
        </w:r>
        <w:r w:rsidRPr="00E77497" w:rsidDel="000011A1">
          <w:rPr>
            <w:rFonts w:ascii="Courier New" w:hAnsi="Courier New" w:cs="Courier New"/>
            <w:b/>
          </w:rPr>
          <w:delText>"Array"</w:delText>
        </w:r>
        <w:r w:rsidRPr="00E77497" w:rsidDel="000011A1">
          <w:delText xml:space="preserve">, </w:delText>
        </w:r>
        <w:r w:rsidRPr="00E77497" w:rsidDel="000011A1">
          <w:rPr>
            <w:rFonts w:ascii="Courier New" w:hAnsi="Courier New" w:cs="Courier New"/>
            <w:b/>
          </w:rPr>
          <w:delText>"Boolean"</w:delText>
        </w:r>
        <w:r w:rsidRPr="00E77497" w:rsidDel="000011A1">
          <w:delText xml:space="preserve">, </w:delText>
        </w:r>
        <w:r w:rsidRPr="00E77497" w:rsidDel="000011A1">
          <w:rPr>
            <w:rFonts w:ascii="Courier New" w:hAnsi="Courier New" w:cs="Courier New"/>
            <w:b/>
          </w:rPr>
          <w:delText>"Date"</w:delText>
        </w:r>
        <w:r w:rsidRPr="00E77497" w:rsidDel="000011A1">
          <w:delText xml:space="preserve">, </w:delText>
        </w:r>
        <w:r w:rsidRPr="00E77497" w:rsidDel="000011A1">
          <w:rPr>
            <w:rFonts w:ascii="Courier New" w:hAnsi="Courier New" w:cs="Courier New"/>
            <w:b/>
          </w:rPr>
          <w:delText>"Error"</w:delText>
        </w:r>
        <w:r w:rsidRPr="00E77497" w:rsidDel="000011A1">
          <w:delText xml:space="preserve">, </w:delText>
        </w:r>
        <w:r w:rsidRPr="00E77497" w:rsidDel="000011A1">
          <w:rPr>
            <w:rFonts w:ascii="Courier New" w:hAnsi="Courier New" w:cs="Courier New"/>
            <w:b/>
          </w:rPr>
          <w:delText>"Function"</w:delText>
        </w:r>
        <w:r w:rsidRPr="00E77497" w:rsidDel="000011A1">
          <w:delText xml:space="preserve">, </w:delText>
        </w:r>
        <w:r w:rsidRPr="00E77497" w:rsidDel="000011A1">
          <w:rPr>
            <w:rFonts w:ascii="Courier New" w:hAnsi="Courier New" w:cs="Courier New"/>
            <w:b/>
          </w:rPr>
          <w:delText>"JSON"</w:delText>
        </w:r>
        <w:r w:rsidRPr="00E77497" w:rsidDel="000011A1">
          <w:delText xml:space="preserve">, </w:delText>
        </w:r>
        <w:r w:rsidRPr="00E77497" w:rsidDel="000011A1">
          <w:rPr>
            <w:rFonts w:ascii="Courier New" w:hAnsi="Courier New" w:cs="Courier New"/>
            <w:b/>
          </w:rPr>
          <w:delText>"Math"</w:delText>
        </w:r>
        <w:r w:rsidRPr="00E77497" w:rsidDel="000011A1">
          <w:delText xml:space="preserve">, </w:delText>
        </w:r>
        <w:r w:rsidRPr="00E77497" w:rsidDel="000011A1">
          <w:rPr>
            <w:rFonts w:ascii="Courier New" w:hAnsi="Courier New" w:cs="Courier New"/>
            <w:b/>
          </w:rPr>
          <w:delText>"Number"</w:delText>
        </w:r>
        <w:r w:rsidRPr="00E77497" w:rsidDel="000011A1">
          <w:delText xml:space="preserve">, </w:delText>
        </w:r>
        <w:r w:rsidRPr="00E77497" w:rsidDel="000011A1">
          <w:rPr>
            <w:rFonts w:ascii="Courier New" w:hAnsi="Courier New" w:cs="Courier New"/>
            <w:b/>
          </w:rPr>
          <w:delText>"Object"</w:delText>
        </w:r>
        <w:r w:rsidRPr="00E77497" w:rsidDel="000011A1">
          <w:delText xml:space="preserve">, </w:delText>
        </w:r>
        <w:r w:rsidRPr="00E77497" w:rsidDel="000011A1">
          <w:rPr>
            <w:rFonts w:ascii="Courier New" w:hAnsi="Courier New" w:cs="Courier New"/>
            <w:b/>
          </w:rPr>
          <w:delText>"RegExp"</w:delText>
        </w:r>
        <w:r w:rsidRPr="00E77497" w:rsidDel="000011A1">
          <w:delText xml:space="preserve">, and </w:delText>
        </w:r>
        <w:r w:rsidRPr="00E77497" w:rsidDel="000011A1">
          <w:rPr>
            <w:rFonts w:ascii="Courier New" w:hAnsi="Courier New" w:cs="Courier New"/>
            <w:b/>
          </w:rPr>
          <w:delText>"String"</w:delText>
        </w:r>
        <w:r w:rsidRPr="00E77497" w:rsidDel="000011A1">
          <w:delText xml:space="preserve">. The value of a [[Class]] internal property is used internally to distinguish different kinds of objects. Note that this specification does not provide any means for a program to access that value except through </w:delText>
        </w:r>
        <w:r w:rsidRPr="00E77497" w:rsidDel="000011A1">
          <w:rPr>
            <w:rFonts w:ascii="Courier New" w:hAnsi="Courier New"/>
            <w:b/>
          </w:rPr>
          <w:delText>Object.prototype.toString</w:delText>
        </w:r>
        <w:r w:rsidRPr="00E77497" w:rsidDel="000011A1">
          <w:delText xml:space="preserve"> (see 15.2.4.2).</w:delText>
        </w:r>
      </w:del>
    </w:p>
    <w:p w14:paraId="092D2F6B" w14:textId="77777777" w:rsidR="004C02EF" w:rsidRPr="00E77497" w:rsidRDefault="004C02EF" w:rsidP="004C02EF">
      <w:r w:rsidRPr="00E77497">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14:paraId="2580D9B0" w14:textId="77777777" w:rsidR="004C02EF" w:rsidRPr="00E77497" w:rsidRDefault="004C02EF" w:rsidP="004C02EF">
      <w:del w:id="2727" w:author="Rev 9 Allen Wirfs-Brock" w:date="2012-07-07T17:37:00Z">
        <w:r w:rsidRPr="00E77497" w:rsidDel="00EB2682">
          <w:delText xml:space="preserve">Host </w:delText>
        </w:r>
      </w:del>
      <w:ins w:id="2728" w:author="Rev 9 Allen Wirfs-Brock" w:date="2012-07-07T17:37:00Z">
        <w:r w:rsidR="00EB2682">
          <w:t>Exotic</w:t>
        </w:r>
        <w:r w:rsidR="00EB2682" w:rsidRPr="00E77497">
          <w:t xml:space="preserve"> </w:t>
        </w:r>
      </w:ins>
      <w:r w:rsidRPr="00E77497">
        <w:t xml:space="preserve">objects may implement these internal methods in any manner unless specified otherwise; for example, one possibility is that [[Get]] and [[Put]] for a particular </w:t>
      </w:r>
      <w:del w:id="2729" w:author="Rev 9 Allen Wirfs-Brock" w:date="2012-07-07T17:38:00Z">
        <w:r w:rsidRPr="00E77497" w:rsidDel="00EB2682">
          <w:delText xml:space="preserve">host </w:delText>
        </w:r>
      </w:del>
      <w:ins w:id="2730" w:author="Rev 9 Allen Wirfs-Brock" w:date="2012-07-07T17:38:00Z">
        <w:r w:rsidR="00EB2682">
          <w:t>exotic</w:t>
        </w:r>
        <w:r w:rsidR="00EB2682" w:rsidRPr="00E77497">
          <w:t xml:space="preserve"> </w:t>
        </w:r>
      </w:ins>
      <w:r w:rsidRPr="00E77497">
        <w:t xml:space="preserve">object indeed fetch and store property values but [[HasProperty]] always generates </w:t>
      </w:r>
      <w:r w:rsidRPr="00E77497">
        <w:rPr>
          <w:b/>
        </w:rPr>
        <w:t>false</w:t>
      </w:r>
      <w:r w:rsidRPr="00E77497">
        <w:t>. However, if any specified manipulation of a</w:t>
      </w:r>
      <w:ins w:id="2731" w:author="Rev 9 Allen Wirfs-Brock" w:date="2012-07-07T17:38:00Z">
        <w:r w:rsidR="00EB2682">
          <w:t>n</w:t>
        </w:r>
      </w:ins>
      <w:r w:rsidRPr="00E77497">
        <w:t xml:space="preserve"> </w:t>
      </w:r>
      <w:del w:id="2732" w:author="Rev 9 Allen Wirfs-Brock" w:date="2012-07-07T17:38:00Z">
        <w:r w:rsidRPr="00E77497" w:rsidDel="00EB2682">
          <w:delText xml:space="preserve">host </w:delText>
        </w:r>
      </w:del>
      <w:ins w:id="2733" w:author="Rev 9 Allen Wirfs-Brock" w:date="2012-07-07T17:38:00Z">
        <w:r w:rsidR="00EB2682">
          <w:t>exotic</w:t>
        </w:r>
        <w:r w:rsidR="00EB2682" w:rsidRPr="00E77497">
          <w:t xml:space="preserve"> </w:t>
        </w:r>
      </w:ins>
      <w:r w:rsidRPr="00E77497">
        <w:t xml:space="preserve">object's internal properties is not supported by an implementation, that manipulation must throw a </w:t>
      </w:r>
      <w:r w:rsidRPr="00E77497">
        <w:rPr>
          <w:b/>
        </w:rPr>
        <w:t>TypeError</w:t>
      </w:r>
      <w:r w:rsidRPr="00E77497">
        <w:t xml:space="preserve"> exception when attempted.</w:t>
      </w:r>
    </w:p>
    <w:p w14:paraId="5B2C0928" w14:textId="77777777" w:rsidR="004C02EF" w:rsidRPr="00E77497" w:rsidRDefault="004C02EF" w:rsidP="004C02EF">
      <w:pPr>
        <w:spacing w:after="120"/>
      </w:pPr>
      <w:r w:rsidRPr="00E77497">
        <w:t>The [[GetOwnProperty]] internal method of a</w:t>
      </w:r>
      <w:ins w:id="2734" w:author="Rev 9 Allen Wirfs-Brock" w:date="2012-07-07T17:39:00Z">
        <w:r w:rsidR="00EB2682">
          <w:t>ll</w:t>
        </w:r>
      </w:ins>
      <w:r w:rsidRPr="00E77497">
        <w:t xml:space="preserve"> </w:t>
      </w:r>
      <w:del w:id="2735" w:author="Rev 9 Allen Wirfs-Brock" w:date="2012-07-07T17:39:00Z">
        <w:r w:rsidRPr="00E77497" w:rsidDel="00EB2682">
          <w:delText xml:space="preserve">host </w:delText>
        </w:r>
      </w:del>
      <w:r w:rsidRPr="00E77497">
        <w:t>object</w:t>
      </w:r>
      <w:ins w:id="2736" w:author="Rev 9 Allen Wirfs-Brock" w:date="2012-07-07T17:39:00Z">
        <w:r w:rsidR="00EB2682">
          <w:t>s</w:t>
        </w:r>
      </w:ins>
      <w:r w:rsidRPr="00E77497">
        <w:t xml:space="preserve"> must conform to the following invariants for each property of the </w:t>
      </w:r>
      <w:del w:id="2737" w:author="Rev 9 Allen Wirfs-Brock" w:date="2012-07-07T17:39:00Z">
        <w:r w:rsidRPr="00E77497" w:rsidDel="00EB2682">
          <w:delText xml:space="preserve">host </w:delText>
        </w:r>
      </w:del>
      <w:r w:rsidRPr="00E77497">
        <w:t>object:</w:t>
      </w:r>
    </w:p>
    <w:p w14:paraId="436823AA" w14:textId="77777777" w:rsidR="004C02EF" w:rsidRPr="00E77497" w:rsidRDefault="004C02EF" w:rsidP="004C02EF">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14:paraId="0D2D0C53" w14:textId="77777777" w:rsidR="004C02EF" w:rsidRPr="00E77497" w:rsidRDefault="004C02EF" w:rsidP="004C02EF">
      <w:pPr>
        <w:numPr>
          <w:ilvl w:val="0"/>
          <w:numId w:val="35"/>
        </w:numPr>
      </w:pPr>
      <w:r w:rsidRPr="00E77497">
        <w:t xml:space="preserve">If a property is described as a data property and its [[Writable]] and [[Configurable]] are both </w:t>
      </w:r>
      <w:r w:rsidRPr="00E77497">
        <w:rPr>
          <w:b/>
        </w:rPr>
        <w:t>false</w:t>
      </w:r>
      <w:r w:rsidRPr="00E77497">
        <w:t>, then the SameValue (according to 9.12) must be returned for the [[Value]] attribute of the property on all calls to [[GetOwnProperty]].</w:t>
      </w:r>
    </w:p>
    <w:p w14:paraId="143E7E48" w14:textId="77777777" w:rsidR="004C02EF" w:rsidRPr="00E77497" w:rsidRDefault="004C02EF" w:rsidP="004C02EF">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14:paraId="3C7F577D" w14:textId="77777777" w:rsidR="004C02EF" w:rsidRPr="00E77497" w:rsidRDefault="004C02EF" w:rsidP="004C02EF">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14:paraId="7C4C2D40" w14:textId="77777777" w:rsidR="004C02EF" w:rsidRPr="00E77497" w:rsidRDefault="004C02EF" w:rsidP="004C02EF">
      <w:pPr>
        <w:numPr>
          <w:ilvl w:val="0"/>
          <w:numId w:val="35"/>
        </w:numPr>
      </w:pPr>
      <w:r w:rsidRPr="00E77497">
        <w:t xml:space="preserve">If the value of the </w:t>
      </w:r>
      <w:del w:id="2738" w:author="Rev 9 Allen Wirfs-Brock" w:date="2012-07-07T17:39:00Z">
        <w:r w:rsidRPr="00E77497" w:rsidDel="00EB2682">
          <w:delText xml:space="preserve">host </w:delText>
        </w:r>
      </w:del>
      <w:r w:rsidRPr="00E77497">
        <w:t xml:space="preserve">object’s [[Extensible]] internal property has been observed by ECMAScript code to be </w:t>
      </w:r>
      <w:r w:rsidRPr="00E77497">
        <w:rPr>
          <w:b/>
        </w:rPr>
        <w:t>false</w:t>
      </w:r>
      <w:r w:rsidRPr="00E77497">
        <w:t>, then if a call to [[GetOwnProperty]] describes a property as non-existent all subsequent calls must also describe that property as non-existent.</w:t>
      </w:r>
    </w:p>
    <w:p w14:paraId="1170DE19" w14:textId="77777777" w:rsidR="004C02EF" w:rsidRPr="00E77497" w:rsidRDefault="004C02EF" w:rsidP="004C02EF">
      <w:r w:rsidRPr="00E77497">
        <w:t>The [[DefineOwnProperty]] internal method of a</w:t>
      </w:r>
      <w:ins w:id="2739" w:author="Rev 9 Allen Wirfs-Brock" w:date="2012-07-07T17:40:00Z">
        <w:r w:rsidR="00EB2682">
          <w:t>ll</w:t>
        </w:r>
      </w:ins>
      <w:r w:rsidRPr="00E77497">
        <w:t xml:space="preserve"> </w:t>
      </w:r>
      <w:del w:id="2740" w:author="Rev 9 Allen Wirfs-Brock" w:date="2012-07-07T17:40:00Z">
        <w:r w:rsidRPr="00E77497" w:rsidDel="00EB2682">
          <w:delText xml:space="preserve">host </w:delText>
        </w:r>
      </w:del>
      <w:r w:rsidRPr="00E77497">
        <w:t>object</w:t>
      </w:r>
      <w:ins w:id="2741" w:author="Rev 9 Allen Wirfs-Brock" w:date="2012-07-07T17:40:00Z">
        <w:r w:rsidR="00EB2682">
          <w:t>s</w:t>
        </w:r>
      </w:ins>
      <w:r w:rsidRPr="00E77497">
        <w:t xml:space="preserve"> must not permit the addition of a new property to a </w:t>
      </w:r>
      <w:del w:id="2742" w:author="Rev 9 Allen Wirfs-Brock" w:date="2012-07-07T18:04:00Z">
        <w:r w:rsidRPr="00E77497" w:rsidDel="0086056A">
          <w:delText xml:space="preserve">host </w:delText>
        </w:r>
      </w:del>
      <w:ins w:id="2743" w:author="Rev 9 Allen Wirfs-Brock" w:date="2012-07-07T18:04:00Z">
        <w:r w:rsidR="0086056A">
          <w:t>that</w:t>
        </w:r>
        <w:r w:rsidR="0086056A" w:rsidRPr="00E77497">
          <w:t xml:space="preserve"> </w:t>
        </w:r>
      </w:ins>
      <w:r w:rsidRPr="00E77497">
        <w:t xml:space="preserve">object if the [[Extensible]] internal property of that </w:t>
      </w:r>
      <w:del w:id="2744" w:author="Rev 9 Allen Wirfs-Brock" w:date="2012-07-07T17:40:00Z">
        <w:r w:rsidRPr="00E77497" w:rsidDel="00EB2682">
          <w:delText xml:space="preserve">host </w:delText>
        </w:r>
      </w:del>
      <w:r w:rsidRPr="00E77497">
        <w:t xml:space="preserve">object has been observed by ECMAScript code to be </w:t>
      </w:r>
      <w:r w:rsidRPr="00E77497">
        <w:rPr>
          <w:b/>
        </w:rPr>
        <w:t>false</w:t>
      </w:r>
      <w:r w:rsidRPr="00E77497">
        <w:t xml:space="preserve">. </w:t>
      </w:r>
    </w:p>
    <w:p w14:paraId="320523A6" w14:textId="77777777" w:rsidR="004C02EF" w:rsidRPr="00E77497" w:rsidRDefault="004C02EF" w:rsidP="004C02EF">
      <w:r w:rsidRPr="00E77497">
        <w:t xml:space="preserve">If the [[Extensible]] internal property of </w:t>
      </w:r>
      <w:del w:id="2745" w:author="Rev 9 Allen Wirfs-Brock" w:date="2012-07-07T17:40:00Z">
        <w:r w:rsidRPr="00E77497" w:rsidDel="00EB2682">
          <w:delText xml:space="preserve">that </w:delText>
        </w:r>
      </w:del>
      <w:ins w:id="2746" w:author="Rev 9 Allen Wirfs-Brock" w:date="2012-07-07T17:40:00Z">
        <w:r w:rsidR="00EB2682">
          <w:t>an</w:t>
        </w:r>
        <w:r w:rsidR="00EB2682" w:rsidRPr="00E77497">
          <w:t xml:space="preserve"> </w:t>
        </w:r>
      </w:ins>
      <w:del w:id="2747" w:author="Rev 9 Allen Wirfs-Brock" w:date="2012-07-07T17:40:00Z">
        <w:r w:rsidRPr="00E77497" w:rsidDel="00EB2682">
          <w:delText xml:space="preserve">host </w:delText>
        </w:r>
      </w:del>
      <w:r w:rsidRPr="00E77497">
        <w:t xml:space="preserve">object has been observed by ECMAScript code to be </w:t>
      </w:r>
      <w:r w:rsidRPr="00E77497">
        <w:rPr>
          <w:b/>
        </w:rPr>
        <w:t>false</w:t>
      </w:r>
      <w:r w:rsidRPr="00E77497">
        <w:t xml:space="preserve"> then it must not subsequently become </w:t>
      </w:r>
      <w:r w:rsidRPr="00E77497">
        <w:rPr>
          <w:b/>
        </w:rPr>
        <w:t>true</w:t>
      </w:r>
      <w:r w:rsidRPr="00E77497">
        <w:t>.</w:t>
      </w:r>
    </w:p>
    <w:p w14:paraId="0A35647C" w14:textId="77777777" w:rsidR="004C02EF" w:rsidRPr="00E77497" w:rsidRDefault="00787AF9" w:rsidP="00AA1FF6">
      <w:pPr>
        <w:pStyle w:val="Tabletitle"/>
      </w:pPr>
      <w:bookmarkStart w:id="2748" w:name="_Toc381513640"/>
      <w:bookmarkStart w:id="2749" w:name="_Toc382202783"/>
      <w:bookmarkStart w:id="2750" w:name="_Toc382203003"/>
      <w:bookmarkStart w:id="2751" w:name="_Toc382212162"/>
      <w:bookmarkStart w:id="2752" w:name="_Toc382212345"/>
      <w:bookmarkStart w:id="2753" w:name="_Toc382291507"/>
      <w:bookmarkStart w:id="2754" w:name="_Ref382730731"/>
      <w:bookmarkStart w:id="2755" w:name="_Ref382730741"/>
      <w:bookmarkStart w:id="2756" w:name="_Toc385672143"/>
      <w:bookmarkStart w:id="2757" w:name="_Ref393616854"/>
      <w:bookmarkStart w:id="2758" w:name="_Toc393690236"/>
      <w:bookmarkStart w:id="2759" w:name="_Ref404493061"/>
      <w:r w:rsidRPr="00E77497">
        <w:rPr>
          <w:rFonts w:eastAsia="Arial Unicode MS"/>
        </w:rPr>
        <w:br w:type="page"/>
      </w:r>
      <w:bookmarkStart w:id="2760" w:name="_Ref327354026"/>
      <w:ins w:id="2761" w:author="Rev 8 Allen Wirfs-Brock" w:date="2012-06-13T12:30:00Z">
        <w:r w:rsidR="00386630">
          <w:t xml:space="preserve">Table </w:t>
        </w:r>
        <w:r w:rsidR="00386630">
          <w:fldChar w:fldCharType="begin"/>
        </w:r>
        <w:r w:rsidR="00386630">
          <w:instrText xml:space="preserve"> SEQ Table \* ARABIC </w:instrText>
        </w:r>
      </w:ins>
      <w:r w:rsidR="00386630">
        <w:fldChar w:fldCharType="separate"/>
      </w:r>
      <w:ins w:id="2762" w:author="Rev 8 Allen Wirfs-Brock" w:date="2012-06-15T19:42:00Z">
        <w:r w:rsidR="00606E07">
          <w:rPr>
            <w:noProof/>
          </w:rPr>
          <w:t>9</w:t>
        </w:r>
      </w:ins>
      <w:ins w:id="2763" w:author="Rev 8 Allen Wirfs-Brock" w:date="2012-06-13T12:30:00Z">
        <w:r w:rsidR="00386630">
          <w:fldChar w:fldCharType="end"/>
        </w:r>
      </w:ins>
      <w:bookmarkEnd w:id="2760"/>
      <w:r w:rsidR="004C02EF" w:rsidRPr="00E77497">
        <w:rPr>
          <w:rFonts w:eastAsia="Arial Unicode MS"/>
        </w:rPr>
        <w:t xml:space="preserve"> — </w:t>
      </w:r>
      <w:r w:rsidR="004C02EF"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Change w:id="2764" w:author="Rev 6 Allen Wirfs-Brock" w:date="2012-02-23T16:42:00Z">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PrChange>
      </w:tblPr>
      <w:tblGrid>
        <w:gridCol w:w="2192"/>
        <w:gridCol w:w="2043"/>
        <w:gridCol w:w="5580"/>
        <w:tblGridChange w:id="2765">
          <w:tblGrid>
            <w:gridCol w:w="2192"/>
            <w:gridCol w:w="2043"/>
            <w:gridCol w:w="5580"/>
          </w:tblGrid>
        </w:tblGridChange>
      </w:tblGrid>
      <w:tr w:rsidR="004C02EF" w:rsidRPr="00E77497" w14:paraId="456D638B" w14:textId="77777777" w:rsidTr="00550FEB">
        <w:trPr>
          <w:jc w:val="center"/>
          <w:trPrChange w:id="2766" w:author="Rev 6 Allen Wirfs-Brock" w:date="2012-02-23T16:42:00Z">
            <w:trPr>
              <w:jc w:val="center"/>
            </w:trPr>
          </w:trPrChange>
        </w:trPr>
        <w:tc>
          <w:tcPr>
            <w:tcW w:w="2192" w:type="dxa"/>
            <w:tcBorders>
              <w:top w:val="single" w:sz="12" w:space="0" w:color="000000"/>
              <w:left w:val="single" w:sz="6" w:space="0" w:color="000000"/>
              <w:bottom w:val="single" w:sz="6" w:space="0" w:color="000000"/>
              <w:right w:val="nil"/>
            </w:tcBorders>
            <w:shd w:val="solid" w:color="C0C0C0" w:fill="FFFFFF"/>
            <w:tcPrChange w:id="2767" w:author="Rev 6 Allen Wirfs-Brock" w:date="2012-02-23T16:42:00Z">
              <w:tcPr>
                <w:tcW w:w="2192" w:type="dxa"/>
                <w:tcBorders>
                  <w:top w:val="single" w:sz="12" w:space="0" w:color="000000"/>
                  <w:left w:val="single" w:sz="6" w:space="0" w:color="000000"/>
                  <w:bottom w:val="single" w:sz="6" w:space="0" w:color="000000"/>
                  <w:right w:val="nil"/>
                </w:tcBorders>
                <w:shd w:val="solid" w:color="C0C0C0" w:fill="FFFFFF"/>
              </w:tcPr>
            </w:tcPrChange>
          </w:tcPr>
          <w:p w14:paraId="3D5C9FF8"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Change w:id="2768" w:author="Rev 6 Allen Wirfs-Brock" w:date="2012-02-23T16:42:00Z">
              <w:tcPr>
                <w:tcW w:w="2043" w:type="dxa"/>
                <w:tcBorders>
                  <w:top w:val="single" w:sz="12" w:space="0" w:color="000000"/>
                  <w:left w:val="nil"/>
                  <w:bottom w:val="single" w:sz="6" w:space="0" w:color="000000"/>
                  <w:right w:val="nil"/>
                </w:tcBorders>
                <w:shd w:val="solid" w:color="C0C0C0" w:fill="FFFFFF"/>
              </w:tcPr>
            </w:tcPrChange>
          </w:tcPr>
          <w:p w14:paraId="2571CC68"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Change w:id="2769" w:author="Rev 6 Allen Wirfs-Brock" w:date="2012-02-23T16:42:00Z">
              <w:tcPr>
                <w:tcW w:w="5580" w:type="dxa"/>
                <w:tcBorders>
                  <w:top w:val="single" w:sz="12" w:space="0" w:color="000000"/>
                  <w:left w:val="nil"/>
                  <w:bottom w:val="single" w:sz="6" w:space="0" w:color="000000"/>
                  <w:right w:val="single" w:sz="6" w:space="0" w:color="000000"/>
                </w:tcBorders>
                <w:shd w:val="solid" w:color="C0C0C0" w:fill="FFFFFF"/>
              </w:tcPr>
            </w:tcPrChange>
          </w:tcPr>
          <w:p w14:paraId="19BB670F"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6558F" w:rsidRPr="00E77497" w14:paraId="2CA770DD" w14:textId="77777777" w:rsidTr="00550FEB">
        <w:trPr>
          <w:jc w:val="center"/>
          <w:ins w:id="2770" w:author="Rev 3 Allen Wirfs-Brock" w:date="2011-09-07T15:03:00Z"/>
          <w:trPrChange w:id="2771" w:author="Rev 6 Allen Wirfs-Brock" w:date="2012-02-23T16:42:00Z">
            <w:trPr>
              <w:jc w:val="center"/>
            </w:trPr>
          </w:trPrChange>
        </w:trPr>
        <w:tc>
          <w:tcPr>
            <w:tcW w:w="2192" w:type="dxa"/>
            <w:tcPrChange w:id="2772" w:author="Rev 6 Allen Wirfs-Brock" w:date="2012-02-23T16:42:00Z">
              <w:tcPr>
                <w:tcW w:w="2192" w:type="dxa"/>
              </w:tcPr>
            </w:tcPrChange>
          </w:tcPr>
          <w:p w14:paraId="1090B513" w14:textId="77777777" w:rsidR="0066558F" w:rsidRPr="00E77497" w:rsidRDefault="0066558F" w:rsidP="003A4B22">
            <w:pPr>
              <w:keepNext/>
              <w:spacing w:after="0"/>
              <w:rPr>
                <w:ins w:id="2773" w:author="Rev 3 Allen Wirfs-Brock" w:date="2011-09-07T15:03:00Z"/>
              </w:rPr>
            </w:pPr>
            <w:ins w:id="2774" w:author="Rev 3 Allen Wirfs-Brock" w:date="2011-09-07T15:03:00Z">
              <w:r w:rsidRPr="00E77497">
                <w:t>[[Native</w:t>
              </w:r>
            </w:ins>
            <w:ins w:id="2775" w:author="Rev 3 Allen Wirfs-Brock" w:date="2011-09-07T15:04:00Z">
              <w:r w:rsidRPr="00E77497">
                <w:t>Brand]]</w:t>
              </w:r>
            </w:ins>
          </w:p>
        </w:tc>
        <w:tc>
          <w:tcPr>
            <w:tcW w:w="2043" w:type="dxa"/>
            <w:tcPrChange w:id="2776" w:author="Rev 6 Allen Wirfs-Brock" w:date="2012-02-23T16:42:00Z">
              <w:tcPr>
                <w:tcW w:w="2043" w:type="dxa"/>
              </w:tcPr>
            </w:tcPrChange>
          </w:tcPr>
          <w:p w14:paraId="1A7F4AC2" w14:textId="77777777" w:rsidR="0066558F" w:rsidRPr="00E77497" w:rsidRDefault="0066558F" w:rsidP="003A4B22">
            <w:pPr>
              <w:keepNext/>
              <w:spacing w:after="0"/>
              <w:jc w:val="left"/>
              <w:rPr>
                <w:ins w:id="2777" w:author="Rev 3 Allen Wirfs-Brock" w:date="2011-09-07T15:03:00Z"/>
                <w:i/>
              </w:rPr>
            </w:pPr>
            <w:ins w:id="2778" w:author="Rev 3 Allen Wirfs-Brock" w:date="2011-09-07T15:06:00Z">
              <w:r w:rsidRPr="00E77497">
                <w:t>Members of the NativeBrand enumeration.</w:t>
              </w:r>
            </w:ins>
          </w:p>
        </w:tc>
        <w:tc>
          <w:tcPr>
            <w:tcW w:w="5580" w:type="dxa"/>
            <w:tcPrChange w:id="2779" w:author="Rev 6 Allen Wirfs-Brock" w:date="2012-02-23T16:42:00Z">
              <w:tcPr>
                <w:tcW w:w="5580" w:type="dxa"/>
              </w:tcPr>
            </w:tcPrChange>
          </w:tcPr>
          <w:p w14:paraId="2063B870" w14:textId="77777777" w:rsidR="0066558F" w:rsidRPr="00E77497" w:rsidRDefault="0066558F" w:rsidP="003A4B22">
            <w:pPr>
              <w:keepNext/>
              <w:spacing w:after="0"/>
              <w:rPr>
                <w:ins w:id="2780" w:author="Rev 3 Allen Wirfs-Brock" w:date="2011-09-07T15:03:00Z"/>
              </w:rPr>
            </w:pPr>
            <w:ins w:id="2781" w:author="Rev 3 Allen Wirfs-Brock" w:date="2011-09-07T15:05:00Z">
              <w:r w:rsidRPr="00E77497">
                <w:t>A tag value used by this specification to categorize various kinds of native ECMAScript objects defined in this specification.</w:t>
              </w:r>
            </w:ins>
            <w:ins w:id="2782" w:author="Rev 3 Allen Wirfs-Brock" w:date="2011-09-07T15:07:00Z">
              <w:r w:rsidRPr="00E77497">
                <w:t xml:space="preserve"> Host objects do not have this internal property.</w:t>
              </w:r>
            </w:ins>
          </w:p>
        </w:tc>
      </w:tr>
      <w:tr w:rsidR="004C02EF" w:rsidRPr="00E77497" w14:paraId="5CAF2150" w14:textId="77777777" w:rsidTr="00550FEB">
        <w:trPr>
          <w:jc w:val="center"/>
          <w:trPrChange w:id="2783" w:author="Rev 6 Allen Wirfs-Brock" w:date="2012-02-23T16:42:00Z">
            <w:trPr>
              <w:jc w:val="center"/>
            </w:trPr>
          </w:trPrChange>
        </w:trPr>
        <w:tc>
          <w:tcPr>
            <w:tcW w:w="2192" w:type="dxa"/>
            <w:tcPrChange w:id="2784" w:author="Rev 6 Allen Wirfs-Brock" w:date="2012-02-23T16:42:00Z">
              <w:tcPr>
                <w:tcW w:w="2192" w:type="dxa"/>
              </w:tcPr>
            </w:tcPrChange>
          </w:tcPr>
          <w:p w14:paraId="2EA18F66" w14:textId="77777777" w:rsidR="004C02EF" w:rsidRPr="00E77497" w:rsidRDefault="004C02EF" w:rsidP="003A4B22">
            <w:pPr>
              <w:keepNext/>
              <w:spacing w:after="0"/>
            </w:pPr>
            <w:r w:rsidRPr="00E77497">
              <w:t>[[PrimitiveValue]]</w:t>
            </w:r>
          </w:p>
        </w:tc>
        <w:tc>
          <w:tcPr>
            <w:tcW w:w="2043" w:type="dxa"/>
            <w:tcPrChange w:id="2785" w:author="Rev 6 Allen Wirfs-Brock" w:date="2012-02-23T16:42:00Z">
              <w:tcPr>
                <w:tcW w:w="2043" w:type="dxa"/>
              </w:tcPr>
            </w:tcPrChange>
          </w:tcPr>
          <w:p w14:paraId="07070FFA" w14:textId="77777777" w:rsidR="004C02EF" w:rsidRPr="00E77497" w:rsidRDefault="004C02EF" w:rsidP="003A4B22">
            <w:pPr>
              <w:keepNext/>
              <w:spacing w:after="0"/>
              <w:jc w:val="left"/>
            </w:pPr>
            <w:r w:rsidRPr="00E77497">
              <w:rPr>
                <w:i/>
              </w:rPr>
              <w:t>primitive</w:t>
            </w:r>
          </w:p>
        </w:tc>
        <w:tc>
          <w:tcPr>
            <w:tcW w:w="5580" w:type="dxa"/>
            <w:tcPrChange w:id="2786" w:author="Rev 6 Allen Wirfs-Brock" w:date="2012-02-23T16:42:00Z">
              <w:tcPr>
                <w:tcW w:w="5580" w:type="dxa"/>
              </w:tcPr>
            </w:tcPrChange>
          </w:tcPr>
          <w:p w14:paraId="34FCAE15" w14:textId="77777777" w:rsidR="004C02EF" w:rsidRPr="00E77497" w:rsidRDefault="004C02EF" w:rsidP="003A4B22">
            <w:pPr>
              <w:keepNext/>
              <w:spacing w:after="0"/>
            </w:pPr>
            <w:r w:rsidRPr="00E77497">
              <w:t>Internal state information associated with this object. Of the standard built-in ECMAScript objects, only Boolean, Date, Number, and String objects implement [[PrimitiveValue]].</w:t>
            </w:r>
          </w:p>
        </w:tc>
      </w:tr>
      <w:tr w:rsidR="004C02EF" w:rsidRPr="00E77497" w14:paraId="7DDFEF67" w14:textId="77777777" w:rsidTr="00550FEB">
        <w:trPr>
          <w:jc w:val="center"/>
          <w:trPrChange w:id="2787" w:author="Rev 6 Allen Wirfs-Brock" w:date="2012-02-23T16:42:00Z">
            <w:trPr>
              <w:jc w:val="center"/>
            </w:trPr>
          </w:trPrChange>
        </w:trPr>
        <w:tc>
          <w:tcPr>
            <w:tcW w:w="2192" w:type="dxa"/>
            <w:tcPrChange w:id="2788" w:author="Rev 6 Allen Wirfs-Brock" w:date="2012-02-23T16:42:00Z">
              <w:tcPr>
                <w:tcW w:w="2192" w:type="dxa"/>
              </w:tcPr>
            </w:tcPrChange>
          </w:tcPr>
          <w:p w14:paraId="459DD10E" w14:textId="77777777" w:rsidR="004C02EF" w:rsidRPr="00E77497" w:rsidRDefault="004C02EF" w:rsidP="003A4B22">
            <w:pPr>
              <w:keepNext/>
              <w:spacing w:after="0"/>
            </w:pPr>
            <w:r w:rsidRPr="00E77497">
              <w:t>[[Construct]]</w:t>
            </w:r>
          </w:p>
        </w:tc>
        <w:tc>
          <w:tcPr>
            <w:tcW w:w="2043" w:type="dxa"/>
            <w:tcPrChange w:id="2789" w:author="Rev 6 Allen Wirfs-Brock" w:date="2012-02-23T16:42:00Z">
              <w:tcPr>
                <w:tcW w:w="2043" w:type="dxa"/>
              </w:tcPr>
            </w:tcPrChange>
          </w:tcPr>
          <w:p w14:paraId="5269DB81" w14:textId="77777777" w:rsidR="004C02EF" w:rsidRPr="00E77497" w:rsidRDefault="004C02EF" w:rsidP="003A4B22">
            <w:pPr>
              <w:keepNext/>
              <w:spacing w:after="0"/>
              <w:jc w:val="left"/>
            </w:pPr>
            <w:r w:rsidRPr="00E77497">
              <w:t xml:space="preserve">SpecOp(a List of </w:t>
            </w:r>
            <w:r w:rsidRPr="00E77497">
              <w:rPr>
                <w:i/>
              </w:rPr>
              <w:t>any</w:t>
            </w:r>
            <w:r w:rsidRPr="00E77497">
              <w:t xml:space="preserve">) </w:t>
            </w:r>
            <w:r w:rsidRPr="00E77497">
              <w:rPr>
                <w:rFonts w:ascii="Times New Roman" w:hAnsi="Times New Roman"/>
                <w:b/>
                <w:i/>
                <w:color w:val="000000"/>
              </w:rPr>
              <w:t>→</w:t>
            </w:r>
            <w:r w:rsidRPr="00E77497">
              <w:t xml:space="preserve"> Object</w:t>
            </w:r>
          </w:p>
        </w:tc>
        <w:tc>
          <w:tcPr>
            <w:tcW w:w="5580" w:type="dxa"/>
            <w:tcPrChange w:id="2790" w:author="Rev 6 Allen Wirfs-Brock" w:date="2012-02-23T16:42:00Z">
              <w:tcPr>
                <w:tcW w:w="5580" w:type="dxa"/>
              </w:tcPr>
            </w:tcPrChange>
          </w:tcPr>
          <w:p w14:paraId="4216C066" w14:textId="77777777" w:rsidR="004C02EF" w:rsidRPr="00E77497" w:rsidRDefault="004C02EF" w:rsidP="003A4B22">
            <w:pPr>
              <w:keepNext/>
              <w:spacing w:after="0"/>
            </w:pPr>
            <w:r w:rsidRPr="00E77497">
              <w:t xml:space="preserve">Creates an object. Invoked via the </w:t>
            </w:r>
            <w:r w:rsidRPr="00E77497">
              <w:rPr>
                <w:rFonts w:ascii="Courier New" w:hAnsi="Courier New"/>
                <w:b/>
              </w:rPr>
              <w:t>new</w:t>
            </w:r>
            <w:r w:rsidRPr="00E77497">
              <w:t xml:space="preserve"> operator. The arguments to the SpecOp are the arguments passed to the </w:t>
            </w:r>
            <w:r w:rsidRPr="00E77497">
              <w:rPr>
                <w:b/>
              </w:rPr>
              <w:t>new</w:t>
            </w:r>
            <w:r w:rsidRPr="00E77497">
              <w:t xml:space="preserve"> operator. Objects that implement this internal method are called </w:t>
            </w:r>
            <w:r w:rsidRPr="00E77497">
              <w:rPr>
                <w:i/>
              </w:rPr>
              <w:t>constructors</w:t>
            </w:r>
            <w:r w:rsidRPr="00E77497">
              <w:t>.</w:t>
            </w:r>
          </w:p>
        </w:tc>
      </w:tr>
      <w:tr w:rsidR="004C02EF" w:rsidRPr="00E77497" w14:paraId="00B9972C" w14:textId="77777777" w:rsidTr="00550FEB">
        <w:trPr>
          <w:jc w:val="center"/>
          <w:trPrChange w:id="2791" w:author="Rev 6 Allen Wirfs-Brock" w:date="2012-02-23T16:42:00Z">
            <w:trPr>
              <w:jc w:val="center"/>
            </w:trPr>
          </w:trPrChange>
        </w:trPr>
        <w:tc>
          <w:tcPr>
            <w:tcW w:w="2192" w:type="dxa"/>
            <w:tcPrChange w:id="2792" w:author="Rev 6 Allen Wirfs-Brock" w:date="2012-02-23T16:42:00Z">
              <w:tcPr>
                <w:tcW w:w="2192" w:type="dxa"/>
              </w:tcPr>
            </w:tcPrChange>
          </w:tcPr>
          <w:p w14:paraId="12F04745" w14:textId="77777777" w:rsidR="004C02EF" w:rsidRPr="00E77497" w:rsidRDefault="004C02EF" w:rsidP="003A4B22">
            <w:pPr>
              <w:keepNext/>
              <w:spacing w:after="0"/>
            </w:pPr>
            <w:r w:rsidRPr="00E77497">
              <w:t>[[Call]]</w:t>
            </w:r>
          </w:p>
        </w:tc>
        <w:tc>
          <w:tcPr>
            <w:tcW w:w="2043" w:type="dxa"/>
            <w:tcPrChange w:id="2793" w:author="Rev 6 Allen Wirfs-Brock" w:date="2012-02-23T16:42:00Z">
              <w:tcPr>
                <w:tcW w:w="2043" w:type="dxa"/>
              </w:tcPr>
            </w:tcPrChange>
          </w:tcPr>
          <w:p w14:paraId="26EAD77E" w14:textId="77777777" w:rsidR="004C02EF" w:rsidRPr="00E77497" w:rsidRDefault="004C02EF" w:rsidP="003A4B22">
            <w:pPr>
              <w:keepNext/>
              <w:spacing w:after="0"/>
              <w:jc w:val="left"/>
            </w:pPr>
            <w:r w:rsidRPr="00E77497">
              <w:t>SpecOp(</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 xml:space="preserve">any </w:t>
            </w:r>
            <w:r w:rsidRPr="00E77497">
              <w:t>or Reference</w:t>
            </w:r>
          </w:p>
        </w:tc>
        <w:tc>
          <w:tcPr>
            <w:tcW w:w="5580" w:type="dxa"/>
            <w:tcPrChange w:id="2794" w:author="Rev 6 Allen Wirfs-Brock" w:date="2012-02-23T16:42:00Z">
              <w:tcPr>
                <w:tcW w:w="5580" w:type="dxa"/>
              </w:tcPr>
            </w:tcPrChange>
          </w:tcPr>
          <w:p w14:paraId="1A59C3CF" w14:textId="77777777" w:rsidR="004C02EF" w:rsidRPr="00E77497" w:rsidRDefault="004C02EF" w:rsidP="003A4B22">
            <w:pPr>
              <w:keepNext/>
              <w:spacing w:after="0"/>
            </w:pPr>
            <w:r w:rsidRPr="00E77497">
              <w:t xml:space="preserve">Executes code associated with the object. Invoked via a function call expression. The arguments to the SpecOp are this object and a list containing the arguments passed to the function call expression. Objects that implement this internal method are </w:t>
            </w:r>
            <w:r w:rsidRPr="00E77497">
              <w:rPr>
                <w:i/>
              </w:rPr>
              <w:t>callable</w:t>
            </w:r>
            <w:r w:rsidRPr="00E77497">
              <w:t xml:space="preserve">. </w:t>
            </w:r>
            <w:commentRangeStart w:id="2795"/>
            <w:r w:rsidRPr="00E77497">
              <w:t>Only callable objects that are host objects may return Reference values.</w:t>
            </w:r>
            <w:commentRangeEnd w:id="2795"/>
            <w:r w:rsidR="00EB2682">
              <w:rPr>
                <w:rStyle w:val="af3"/>
              </w:rPr>
              <w:commentReference w:id="2795"/>
            </w:r>
          </w:p>
        </w:tc>
      </w:tr>
      <w:tr w:rsidR="004C02EF" w:rsidRPr="00E77497" w14:paraId="7D52E2C9" w14:textId="77777777" w:rsidTr="00550FEB">
        <w:trPr>
          <w:jc w:val="center"/>
          <w:trPrChange w:id="2796" w:author="Rev 6 Allen Wirfs-Brock" w:date="2012-02-23T16:42:00Z">
            <w:trPr>
              <w:jc w:val="center"/>
            </w:trPr>
          </w:trPrChange>
        </w:trPr>
        <w:tc>
          <w:tcPr>
            <w:tcW w:w="2192" w:type="dxa"/>
            <w:tcPrChange w:id="2797" w:author="Rev 6 Allen Wirfs-Brock" w:date="2012-02-23T16:42:00Z">
              <w:tcPr>
                <w:tcW w:w="2192" w:type="dxa"/>
              </w:tcPr>
            </w:tcPrChange>
          </w:tcPr>
          <w:p w14:paraId="6AE92496" w14:textId="77777777" w:rsidR="004C02EF" w:rsidRPr="00E77497" w:rsidRDefault="004C02EF" w:rsidP="003A4B22">
            <w:pPr>
              <w:keepNext/>
              <w:spacing w:after="0"/>
            </w:pPr>
            <w:r w:rsidRPr="00E77497">
              <w:t>[[HasInstance]]</w:t>
            </w:r>
          </w:p>
        </w:tc>
        <w:tc>
          <w:tcPr>
            <w:tcW w:w="2043" w:type="dxa"/>
            <w:tcPrChange w:id="2798" w:author="Rev 6 Allen Wirfs-Brock" w:date="2012-02-23T16:42:00Z">
              <w:tcPr>
                <w:tcW w:w="2043" w:type="dxa"/>
              </w:tcPr>
            </w:tcPrChange>
          </w:tcPr>
          <w:p w14:paraId="0D2D71C7" w14:textId="77777777" w:rsidR="004C02EF" w:rsidRPr="00E77497" w:rsidRDefault="004C02EF" w:rsidP="003A4B22">
            <w:pPr>
              <w:keepNext/>
              <w:spacing w:after="0"/>
              <w:jc w:val="left"/>
            </w:pPr>
            <w:r w:rsidRPr="00E77497">
              <w:t>SpecOp(</w:t>
            </w:r>
            <w:r w:rsidRPr="00E77497">
              <w:rPr>
                <w:i/>
              </w:rPr>
              <w:t>any</w:t>
            </w:r>
            <w:r w:rsidRPr="00E77497">
              <w:t xml:space="preserve">) </w:t>
            </w:r>
            <w:r w:rsidRPr="00E77497">
              <w:rPr>
                <w:rFonts w:ascii="Times New Roman" w:hAnsi="Times New Roman"/>
                <w:b/>
                <w:i/>
                <w:color w:val="000000"/>
              </w:rPr>
              <w:t>→</w:t>
            </w:r>
            <w:r w:rsidRPr="00E77497">
              <w:t xml:space="preserve"> Boolean</w:t>
            </w:r>
          </w:p>
        </w:tc>
        <w:tc>
          <w:tcPr>
            <w:tcW w:w="5580" w:type="dxa"/>
            <w:tcPrChange w:id="2799" w:author="Rev 6 Allen Wirfs-Brock" w:date="2012-02-23T16:42:00Z">
              <w:tcPr>
                <w:tcW w:w="5580" w:type="dxa"/>
              </w:tcPr>
            </w:tcPrChange>
          </w:tcPr>
          <w:p w14:paraId="237291DF" w14:textId="77777777" w:rsidR="004C02EF" w:rsidRPr="00E77497" w:rsidRDefault="004C02EF" w:rsidP="003A4B22">
            <w:pPr>
              <w:keepNext/>
              <w:spacing w:after="0"/>
            </w:pPr>
            <w:r w:rsidRPr="00E77497">
              <w:t>Returns a Boolean value indicating whether the argument is likely an Object that was constructed by this object. Of the standard built-in ECMAScript objects, only Function objects implement [[HasInstance]].</w:t>
            </w:r>
          </w:p>
        </w:tc>
      </w:tr>
      <w:tr w:rsidR="004C02EF" w:rsidRPr="00E77497" w14:paraId="229AA845" w14:textId="77777777" w:rsidTr="00550FEB">
        <w:trPr>
          <w:jc w:val="center"/>
          <w:trPrChange w:id="2800" w:author="Rev 6 Allen Wirfs-Brock" w:date="2012-02-23T16:42:00Z">
            <w:trPr>
              <w:jc w:val="center"/>
            </w:trPr>
          </w:trPrChange>
        </w:trPr>
        <w:tc>
          <w:tcPr>
            <w:tcW w:w="2192" w:type="dxa"/>
            <w:tcPrChange w:id="2801" w:author="Rev 6 Allen Wirfs-Brock" w:date="2012-02-23T16:42:00Z">
              <w:tcPr>
                <w:tcW w:w="2192" w:type="dxa"/>
              </w:tcPr>
            </w:tcPrChange>
          </w:tcPr>
          <w:p w14:paraId="6FD343DC" w14:textId="77777777" w:rsidR="004C02EF" w:rsidRPr="00E77497" w:rsidRDefault="004C02EF" w:rsidP="003A4B22">
            <w:pPr>
              <w:keepNext/>
              <w:spacing w:after="0"/>
            </w:pPr>
            <w:r w:rsidRPr="00E77497">
              <w:t>[[Scope]]</w:t>
            </w:r>
          </w:p>
        </w:tc>
        <w:tc>
          <w:tcPr>
            <w:tcW w:w="2043" w:type="dxa"/>
            <w:tcPrChange w:id="2802" w:author="Rev 6 Allen Wirfs-Brock" w:date="2012-02-23T16:42:00Z">
              <w:tcPr>
                <w:tcW w:w="2043" w:type="dxa"/>
              </w:tcPr>
            </w:tcPrChange>
          </w:tcPr>
          <w:p w14:paraId="16DF3F18" w14:textId="77777777" w:rsidR="004C02EF" w:rsidRPr="00E77497" w:rsidRDefault="004C02EF" w:rsidP="003A4B22">
            <w:pPr>
              <w:keepNext/>
              <w:spacing w:after="0"/>
              <w:jc w:val="left"/>
            </w:pPr>
            <w:r w:rsidRPr="00E77497">
              <w:t>Lexical Environment</w:t>
            </w:r>
          </w:p>
        </w:tc>
        <w:tc>
          <w:tcPr>
            <w:tcW w:w="5580" w:type="dxa"/>
            <w:tcPrChange w:id="2803" w:author="Rev 6 Allen Wirfs-Brock" w:date="2012-02-23T16:42:00Z">
              <w:tcPr>
                <w:tcW w:w="5580" w:type="dxa"/>
              </w:tcPr>
            </w:tcPrChange>
          </w:tcPr>
          <w:p w14:paraId="0D842C0D" w14:textId="77777777" w:rsidR="004C02EF" w:rsidRPr="00E77497" w:rsidRDefault="004C02EF" w:rsidP="001F03D6">
            <w:pPr>
              <w:keepNext/>
              <w:spacing w:after="0"/>
            </w:pPr>
            <w:r w:rsidRPr="00E77497">
              <w:t xml:space="preserve">A lexical environment that </w:t>
            </w:r>
            <w:del w:id="2804" w:author="Rev 4 Allen Wirfs-Brock" w:date="2011-10-18T12:18:00Z">
              <w:r w:rsidRPr="00E77497" w:rsidDel="001F03D6">
                <w:delText xml:space="preserve">defines </w:delText>
              </w:r>
            </w:del>
            <w:ins w:id="2805" w:author="Rev 4 Allen Wirfs-Brock" w:date="2011-10-18T12:18:00Z">
              <w:r w:rsidR="001F03D6" w:rsidRPr="00E77497">
                <w:t xml:space="preserve">is </w:t>
              </w:r>
            </w:ins>
            <w:r w:rsidRPr="00E77497">
              <w:t>the environment in which a Function object is executed. Of the standard built-in ECMAScript objects, only Function objects implement [[Scope]].</w:t>
            </w:r>
          </w:p>
        </w:tc>
      </w:tr>
      <w:tr w:rsidR="004C02EF" w:rsidRPr="00E77497" w14:paraId="58996439" w14:textId="77777777" w:rsidTr="00550FEB">
        <w:trPr>
          <w:jc w:val="center"/>
          <w:trPrChange w:id="2806" w:author="Rev 6 Allen Wirfs-Brock" w:date="2012-02-23T16:42:00Z">
            <w:trPr>
              <w:jc w:val="center"/>
            </w:trPr>
          </w:trPrChange>
        </w:trPr>
        <w:tc>
          <w:tcPr>
            <w:tcW w:w="2192" w:type="dxa"/>
            <w:tcPrChange w:id="2807" w:author="Rev 6 Allen Wirfs-Brock" w:date="2012-02-23T16:42:00Z">
              <w:tcPr>
                <w:tcW w:w="2192" w:type="dxa"/>
              </w:tcPr>
            </w:tcPrChange>
          </w:tcPr>
          <w:p w14:paraId="223625BA" w14:textId="77777777" w:rsidR="004C02EF" w:rsidRPr="00E77497" w:rsidRDefault="004C02EF" w:rsidP="003A4B22">
            <w:pPr>
              <w:keepNext/>
              <w:spacing w:after="0"/>
            </w:pPr>
            <w:r w:rsidRPr="00E77497">
              <w:t>[[FormalParameters]]</w:t>
            </w:r>
          </w:p>
        </w:tc>
        <w:tc>
          <w:tcPr>
            <w:tcW w:w="2043" w:type="dxa"/>
            <w:tcPrChange w:id="2808" w:author="Rev 6 Allen Wirfs-Brock" w:date="2012-02-23T16:42:00Z">
              <w:tcPr>
                <w:tcW w:w="2043" w:type="dxa"/>
              </w:tcPr>
            </w:tcPrChange>
          </w:tcPr>
          <w:p w14:paraId="12520F10" w14:textId="77777777" w:rsidR="004C02EF" w:rsidRPr="00E77497" w:rsidRDefault="004C02EF" w:rsidP="003A4B22">
            <w:pPr>
              <w:keepNext/>
              <w:spacing w:after="0"/>
              <w:jc w:val="left"/>
            </w:pPr>
            <w:del w:id="2809" w:author="Rev 4 Allen Wirfs-Brock" w:date="2011-10-18T11:54:00Z">
              <w:r w:rsidRPr="00E77497" w:rsidDel="00E33CF9">
                <w:delText>List of Strings</w:delText>
              </w:r>
            </w:del>
            <w:ins w:id="2810" w:author="Rev 4 Allen Wirfs-Brock" w:date="2011-10-18T11:54:00Z">
              <w:r w:rsidR="00E33CF9" w:rsidRPr="00E77497">
                <w:t>Parse Tree</w:t>
              </w:r>
            </w:ins>
          </w:p>
        </w:tc>
        <w:tc>
          <w:tcPr>
            <w:tcW w:w="5580" w:type="dxa"/>
            <w:tcPrChange w:id="2811" w:author="Rev 6 Allen Wirfs-Brock" w:date="2012-02-23T16:42:00Z">
              <w:tcPr>
                <w:tcW w:w="5580" w:type="dxa"/>
              </w:tcPr>
            </w:tcPrChange>
          </w:tcPr>
          <w:p w14:paraId="71189F05" w14:textId="77777777" w:rsidR="004C02EF" w:rsidRPr="009C202C" w:rsidRDefault="004C02EF" w:rsidP="006F049D">
            <w:pPr>
              <w:keepNext/>
              <w:spacing w:after="0"/>
            </w:pPr>
            <w:del w:id="2812" w:author="Rev 4 Allen Wirfs-Brock" w:date="2011-10-18T11:56:00Z">
              <w:r w:rsidRPr="00E77497" w:rsidDel="00E33CF9">
                <w:delText>A possibly empty List containing the identifier Strings of a Function’s</w:delText>
              </w:r>
            </w:del>
            <w:ins w:id="2813" w:author="Rev 4 Allen Wirfs-Brock" w:date="2011-10-18T11:56:00Z">
              <w:r w:rsidR="00E33CF9" w:rsidRPr="00E77497">
                <w:t xml:space="preserve">A parse tree for ECMAScript code </w:t>
              </w:r>
            </w:ins>
            <w:ins w:id="2814" w:author="Rev 4 Allen Wirfs-Brock" w:date="2011-10-18T11:58:00Z">
              <w:r w:rsidR="005F1687" w:rsidRPr="00E77497">
                <w:t>parsed</w:t>
              </w:r>
            </w:ins>
            <w:ins w:id="2815" w:author="Rev 4 Allen Wirfs-Brock" w:date="2011-10-18T11:56:00Z">
              <w:r w:rsidR="00E33CF9" w:rsidRPr="00E77497">
                <w:t xml:space="preserve"> </w:t>
              </w:r>
            </w:ins>
            <w:ins w:id="2816" w:author="Rev 4 Allen Wirfs-Brock" w:date="2011-10-18T12:18:00Z">
              <w:r w:rsidR="006F049D" w:rsidRPr="00E77497">
                <w:t>with</w:t>
              </w:r>
            </w:ins>
            <w:r w:rsidRPr="00E77497">
              <w:t xml:space="preserve"> </w:t>
            </w:r>
            <w:r w:rsidRPr="004D1BD1">
              <w:rPr>
                <w:rStyle w:val="bnf"/>
              </w:rPr>
              <w:t>FormalParameterList</w:t>
            </w:r>
            <w:ins w:id="2817" w:author="Rev 4 Allen Wirfs-Brock" w:date="2011-10-18T11:57:00Z">
              <w:r w:rsidR="00E33CF9" w:rsidRPr="00E65A34">
                <w:rPr>
                  <w:rStyle w:val="bnf"/>
                </w:rPr>
                <w:t xml:space="preserve"> </w:t>
              </w:r>
              <w:r w:rsidR="00E33CF9" w:rsidRPr="00C7794D">
                <w:t>as the goal symbol</w:t>
              </w:r>
            </w:ins>
            <w:r w:rsidRPr="004D1BD1">
              <w:t xml:space="preserve">. Of the standard built-in ECMAScript objects, only </w:t>
            </w:r>
            <w:r w:rsidRPr="00E65A34">
              <w:t>Function objects implement [[</w:t>
            </w:r>
            <w:del w:id="2818" w:author="Rev 4 Allen Wirfs-Brock" w:date="2011-10-18T11:56:00Z">
              <w:r w:rsidRPr="009C202C" w:rsidDel="00E33CF9">
                <w:delText>FormalParameterList</w:delText>
              </w:r>
            </w:del>
            <w:ins w:id="2819" w:author="Rev 4 Allen Wirfs-Brock" w:date="2011-10-18T11:56:00Z">
              <w:r w:rsidR="00E33CF9" w:rsidRPr="009C202C">
                <w:t>FormalParameters</w:t>
              </w:r>
            </w:ins>
            <w:r w:rsidRPr="009C202C">
              <w:t>]].</w:t>
            </w:r>
          </w:p>
        </w:tc>
      </w:tr>
      <w:tr w:rsidR="004C02EF" w:rsidRPr="00E77497" w14:paraId="7045841F" w14:textId="77777777" w:rsidTr="00550FEB">
        <w:trPr>
          <w:jc w:val="center"/>
          <w:trPrChange w:id="2820" w:author="Rev 6 Allen Wirfs-Brock" w:date="2012-02-23T16:42:00Z">
            <w:trPr>
              <w:jc w:val="center"/>
            </w:trPr>
          </w:trPrChange>
        </w:trPr>
        <w:tc>
          <w:tcPr>
            <w:tcW w:w="2192" w:type="dxa"/>
            <w:tcPrChange w:id="2821" w:author="Rev 6 Allen Wirfs-Brock" w:date="2012-02-23T16:42:00Z">
              <w:tcPr>
                <w:tcW w:w="2192" w:type="dxa"/>
              </w:tcPr>
            </w:tcPrChange>
          </w:tcPr>
          <w:p w14:paraId="0FA6BDA5" w14:textId="77777777" w:rsidR="004C02EF" w:rsidRPr="00E77497" w:rsidRDefault="004C02EF" w:rsidP="003A4B22">
            <w:pPr>
              <w:keepNext/>
              <w:spacing w:after="0"/>
            </w:pPr>
            <w:r w:rsidRPr="00E77497">
              <w:t>[[Code]]</w:t>
            </w:r>
          </w:p>
        </w:tc>
        <w:tc>
          <w:tcPr>
            <w:tcW w:w="2043" w:type="dxa"/>
            <w:tcPrChange w:id="2822" w:author="Rev 6 Allen Wirfs-Brock" w:date="2012-02-23T16:42:00Z">
              <w:tcPr>
                <w:tcW w:w="2043" w:type="dxa"/>
              </w:tcPr>
            </w:tcPrChange>
          </w:tcPr>
          <w:p w14:paraId="0AC61BBE" w14:textId="77777777" w:rsidR="004C02EF" w:rsidRPr="00E77497" w:rsidRDefault="004C02EF" w:rsidP="003A4B22">
            <w:pPr>
              <w:keepNext/>
              <w:spacing w:after="0"/>
              <w:jc w:val="left"/>
            </w:pPr>
            <w:del w:id="2823" w:author="Rev 4 Allen Wirfs-Brock" w:date="2011-10-18T11:55:00Z">
              <w:r w:rsidRPr="00E77497" w:rsidDel="00E33CF9">
                <w:delText>ECMAScript code</w:delText>
              </w:r>
            </w:del>
            <w:ins w:id="2824" w:author="Rev 4 Allen Wirfs-Brock" w:date="2011-10-18T11:55:00Z">
              <w:r w:rsidR="00E33CF9" w:rsidRPr="00E77497">
                <w:t>Parse Tree</w:t>
              </w:r>
            </w:ins>
          </w:p>
        </w:tc>
        <w:tc>
          <w:tcPr>
            <w:tcW w:w="5580" w:type="dxa"/>
            <w:tcPrChange w:id="2825" w:author="Rev 6 Allen Wirfs-Brock" w:date="2012-02-23T16:42:00Z">
              <w:tcPr>
                <w:tcW w:w="5580" w:type="dxa"/>
              </w:tcPr>
            </w:tcPrChange>
          </w:tcPr>
          <w:p w14:paraId="6D22EF5C" w14:textId="77777777" w:rsidR="004C02EF" w:rsidRPr="00E77497" w:rsidRDefault="005F1687" w:rsidP="006F049D">
            <w:pPr>
              <w:keepNext/>
              <w:spacing w:after="0"/>
            </w:pPr>
            <w:ins w:id="2826" w:author="Rev 4 Allen Wirfs-Brock" w:date="2011-10-18T11:58:00Z">
              <w:r w:rsidRPr="00E77497">
                <w:t xml:space="preserve">A parse tree for ECMAScript code parsed </w:t>
              </w:r>
            </w:ins>
            <w:ins w:id="2827" w:author="Rev 4 Allen Wirfs-Brock" w:date="2011-10-18T12:17:00Z">
              <w:r w:rsidR="006F049D" w:rsidRPr="00E77497">
                <w:t>with</w:t>
              </w:r>
            </w:ins>
            <w:ins w:id="2828" w:author="Rev 4 Allen Wirfs-Brock" w:date="2011-10-18T11:58:00Z">
              <w:r w:rsidRPr="00E77497">
                <w:t xml:space="preserve"> </w:t>
              </w:r>
              <w:r w:rsidRPr="00E77497">
                <w:rPr>
                  <w:rStyle w:val="bnf"/>
                </w:rPr>
                <w:t xml:space="preserve">FunctionBody </w:t>
              </w:r>
              <w:r w:rsidRPr="00E77497">
                <w:t xml:space="preserve">as the goal symbol. </w:t>
              </w:r>
            </w:ins>
            <w:del w:id="2829" w:author="Rev 4 Allen Wirfs-Brock" w:date="2011-10-18T11:58:00Z">
              <w:r w:rsidR="004C02EF" w:rsidRPr="00E77497" w:rsidDel="005F1687">
                <w:delText>The ECMAScript code of a function.</w:delText>
              </w:r>
            </w:del>
            <w:r w:rsidR="004C02EF" w:rsidRPr="00E77497">
              <w:t xml:space="preserve"> Of the standard built-in ECMAScript objects, only Function objects implement [[Code]].</w:t>
            </w:r>
          </w:p>
        </w:tc>
      </w:tr>
      <w:tr w:rsidR="006F049D" w:rsidRPr="00E77497" w14:paraId="2600DD8E" w14:textId="77777777" w:rsidTr="00550FEB">
        <w:trPr>
          <w:jc w:val="center"/>
          <w:ins w:id="2830" w:author="Rev 4 Allen Wirfs-Brock" w:date="2011-10-18T12:13:00Z"/>
          <w:trPrChange w:id="2831" w:author="Rev 6 Allen Wirfs-Brock" w:date="2012-02-23T16:42:00Z">
            <w:trPr>
              <w:jc w:val="center"/>
            </w:trPr>
          </w:trPrChange>
        </w:trPr>
        <w:tc>
          <w:tcPr>
            <w:tcW w:w="2192" w:type="dxa"/>
            <w:tcPrChange w:id="2832" w:author="Rev 6 Allen Wirfs-Brock" w:date="2012-02-23T16:42:00Z">
              <w:tcPr>
                <w:tcW w:w="2192" w:type="dxa"/>
              </w:tcPr>
            </w:tcPrChange>
          </w:tcPr>
          <w:p w14:paraId="35EA8216" w14:textId="77777777" w:rsidR="006F049D" w:rsidRPr="00E77497" w:rsidRDefault="006F049D" w:rsidP="003A4B22">
            <w:pPr>
              <w:keepNext/>
              <w:spacing w:after="0"/>
              <w:rPr>
                <w:ins w:id="2833" w:author="Rev 4 Allen Wirfs-Brock" w:date="2011-10-18T12:13:00Z"/>
              </w:rPr>
            </w:pPr>
            <w:ins w:id="2834" w:author="Rev 4 Allen Wirfs-Brock" w:date="2011-10-18T12:13:00Z">
              <w:r w:rsidRPr="00E77497">
                <w:t>[[Strict]]</w:t>
              </w:r>
            </w:ins>
          </w:p>
        </w:tc>
        <w:tc>
          <w:tcPr>
            <w:tcW w:w="2043" w:type="dxa"/>
            <w:tcPrChange w:id="2835" w:author="Rev 6 Allen Wirfs-Brock" w:date="2012-02-23T16:42:00Z">
              <w:tcPr>
                <w:tcW w:w="2043" w:type="dxa"/>
              </w:tcPr>
            </w:tcPrChange>
          </w:tcPr>
          <w:p w14:paraId="008D6455" w14:textId="77777777" w:rsidR="006F049D" w:rsidRPr="00E77497" w:rsidRDefault="006F049D" w:rsidP="003A4B22">
            <w:pPr>
              <w:keepNext/>
              <w:spacing w:after="0"/>
              <w:jc w:val="left"/>
              <w:rPr>
                <w:ins w:id="2836" w:author="Rev 4 Allen Wirfs-Brock" w:date="2011-10-18T12:13:00Z"/>
              </w:rPr>
            </w:pPr>
            <w:ins w:id="2837" w:author="Rev 4 Allen Wirfs-Brock" w:date="2011-10-18T12:13:00Z">
              <w:r w:rsidRPr="00E77497">
                <w:t>Boolean</w:t>
              </w:r>
            </w:ins>
          </w:p>
        </w:tc>
        <w:tc>
          <w:tcPr>
            <w:tcW w:w="5580" w:type="dxa"/>
            <w:tcPrChange w:id="2838" w:author="Rev 6 Allen Wirfs-Brock" w:date="2012-02-23T16:42:00Z">
              <w:tcPr>
                <w:tcW w:w="5580" w:type="dxa"/>
              </w:tcPr>
            </w:tcPrChange>
          </w:tcPr>
          <w:p w14:paraId="4B4EB84A" w14:textId="77777777" w:rsidR="006F049D" w:rsidRPr="00E77497" w:rsidRDefault="006F049D" w:rsidP="006F049D">
            <w:pPr>
              <w:keepNext/>
              <w:spacing w:after="0"/>
              <w:rPr>
                <w:ins w:id="2839" w:author="Rev 4 Allen Wirfs-Brock" w:date="2011-10-18T12:13:00Z"/>
              </w:rPr>
            </w:pPr>
            <w:ins w:id="2840" w:author="Rev 4 Allen Wirfs-Brock" w:date="2011-10-18T12:14:00Z">
              <w:r w:rsidRPr="00E77497">
                <w:t>True if a Function object is a strict mode function.</w:t>
              </w:r>
            </w:ins>
            <w:ins w:id="2841" w:author="Rev 4 Allen Wirfs-Brock" w:date="2011-10-18T12:15:00Z">
              <w:r w:rsidRPr="00E77497">
                <w:t xml:space="preserve"> Of the standard built-in ECMAScript objects, only Function objects implement [[Strict]].</w:t>
              </w:r>
            </w:ins>
          </w:p>
        </w:tc>
      </w:tr>
      <w:tr w:rsidR="004C02EF" w:rsidRPr="00E77497" w14:paraId="6EA06C56" w14:textId="77777777" w:rsidTr="00550FEB">
        <w:trPr>
          <w:jc w:val="center"/>
          <w:trPrChange w:id="2842" w:author="Rev 6 Allen Wirfs-Brock" w:date="2012-02-23T16:42:00Z">
            <w:trPr>
              <w:jc w:val="center"/>
            </w:trPr>
          </w:trPrChange>
        </w:trPr>
        <w:tc>
          <w:tcPr>
            <w:tcW w:w="2192" w:type="dxa"/>
            <w:tcPrChange w:id="2843" w:author="Rev 6 Allen Wirfs-Brock" w:date="2012-02-23T16:42:00Z">
              <w:tcPr>
                <w:tcW w:w="2192" w:type="dxa"/>
              </w:tcPr>
            </w:tcPrChange>
          </w:tcPr>
          <w:p w14:paraId="0A405A65" w14:textId="77777777" w:rsidR="004C02EF" w:rsidRPr="00E77497" w:rsidRDefault="004C02EF" w:rsidP="003A4B22">
            <w:pPr>
              <w:keepNext/>
              <w:spacing w:after="0"/>
            </w:pPr>
            <w:r w:rsidRPr="00E77497">
              <w:t>[[TargetFunction]]</w:t>
            </w:r>
          </w:p>
        </w:tc>
        <w:tc>
          <w:tcPr>
            <w:tcW w:w="2043" w:type="dxa"/>
            <w:tcPrChange w:id="2844" w:author="Rev 6 Allen Wirfs-Brock" w:date="2012-02-23T16:42:00Z">
              <w:tcPr>
                <w:tcW w:w="2043" w:type="dxa"/>
              </w:tcPr>
            </w:tcPrChange>
          </w:tcPr>
          <w:p w14:paraId="61D884F2" w14:textId="77777777" w:rsidR="004C02EF" w:rsidRPr="00E77497" w:rsidRDefault="004C02EF" w:rsidP="003A4B22">
            <w:pPr>
              <w:keepNext/>
              <w:spacing w:after="0"/>
              <w:jc w:val="left"/>
            </w:pPr>
            <w:r w:rsidRPr="00E77497">
              <w:t>Object</w:t>
            </w:r>
          </w:p>
        </w:tc>
        <w:tc>
          <w:tcPr>
            <w:tcW w:w="5580" w:type="dxa"/>
            <w:tcPrChange w:id="2845" w:author="Rev 6 Allen Wirfs-Brock" w:date="2012-02-23T16:42:00Z">
              <w:tcPr>
                <w:tcW w:w="5580" w:type="dxa"/>
              </w:tcPr>
            </w:tcPrChange>
          </w:tcPr>
          <w:p w14:paraId="4A7110DB" w14:textId="77777777" w:rsidR="004C02EF" w:rsidRPr="00E77497" w:rsidRDefault="004C02EF" w:rsidP="003A4B22">
            <w:pPr>
              <w:keepNext/>
              <w:spacing w:after="0"/>
            </w:pPr>
            <w:r w:rsidRPr="00E77497">
              <w:t>The target function of a function object created using the standard built-in Function.prototype.bind method. Only ECMAScript objects created using Function.prototype.bind have a [[TargetFunction]] internal property.</w:t>
            </w:r>
          </w:p>
        </w:tc>
      </w:tr>
      <w:tr w:rsidR="004C02EF" w:rsidRPr="00E77497" w14:paraId="6CBC67B1" w14:textId="77777777" w:rsidTr="00550FEB">
        <w:trPr>
          <w:jc w:val="center"/>
          <w:trPrChange w:id="2846" w:author="Rev 6 Allen Wirfs-Brock" w:date="2012-02-23T16:42:00Z">
            <w:trPr>
              <w:jc w:val="center"/>
            </w:trPr>
          </w:trPrChange>
        </w:trPr>
        <w:tc>
          <w:tcPr>
            <w:tcW w:w="2192" w:type="dxa"/>
            <w:tcPrChange w:id="2847" w:author="Rev 6 Allen Wirfs-Brock" w:date="2012-02-23T16:42:00Z">
              <w:tcPr>
                <w:tcW w:w="2192" w:type="dxa"/>
              </w:tcPr>
            </w:tcPrChange>
          </w:tcPr>
          <w:p w14:paraId="1B6903B9" w14:textId="77777777" w:rsidR="004C02EF" w:rsidRPr="00E77497" w:rsidRDefault="004C02EF" w:rsidP="003A4B22">
            <w:pPr>
              <w:keepNext/>
              <w:spacing w:after="0"/>
            </w:pPr>
            <w:r w:rsidRPr="00E77497">
              <w:t>[[BoundThis]]</w:t>
            </w:r>
          </w:p>
        </w:tc>
        <w:tc>
          <w:tcPr>
            <w:tcW w:w="2043" w:type="dxa"/>
            <w:tcPrChange w:id="2848" w:author="Rev 6 Allen Wirfs-Brock" w:date="2012-02-23T16:42:00Z">
              <w:tcPr>
                <w:tcW w:w="2043" w:type="dxa"/>
              </w:tcPr>
            </w:tcPrChange>
          </w:tcPr>
          <w:p w14:paraId="26C09A03" w14:textId="77777777" w:rsidR="004C02EF" w:rsidRPr="00E77497" w:rsidRDefault="004C02EF" w:rsidP="003A4B22">
            <w:pPr>
              <w:keepNext/>
              <w:spacing w:after="0"/>
              <w:jc w:val="left"/>
              <w:rPr>
                <w:i/>
              </w:rPr>
            </w:pPr>
            <w:r w:rsidRPr="00E77497">
              <w:rPr>
                <w:i/>
              </w:rPr>
              <w:t>any</w:t>
            </w:r>
          </w:p>
        </w:tc>
        <w:tc>
          <w:tcPr>
            <w:tcW w:w="5580" w:type="dxa"/>
            <w:tcPrChange w:id="2849" w:author="Rev 6 Allen Wirfs-Brock" w:date="2012-02-23T16:42:00Z">
              <w:tcPr>
                <w:tcW w:w="5580" w:type="dxa"/>
              </w:tcPr>
            </w:tcPrChange>
          </w:tcPr>
          <w:p w14:paraId="45E13BB5" w14:textId="77777777" w:rsidR="004C02EF" w:rsidRPr="00E77497" w:rsidRDefault="004C02EF" w:rsidP="003A4B22">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4C02EF" w:rsidRPr="00E77497" w14:paraId="603D9625" w14:textId="77777777" w:rsidTr="00550FEB">
        <w:trPr>
          <w:jc w:val="center"/>
          <w:trPrChange w:id="2850" w:author="Rev 6 Allen Wirfs-Brock" w:date="2012-02-23T16:42:00Z">
            <w:trPr>
              <w:jc w:val="center"/>
            </w:trPr>
          </w:trPrChange>
        </w:trPr>
        <w:tc>
          <w:tcPr>
            <w:tcW w:w="2192" w:type="dxa"/>
            <w:tcPrChange w:id="2851" w:author="Rev 6 Allen Wirfs-Brock" w:date="2012-02-23T16:42:00Z">
              <w:tcPr>
                <w:tcW w:w="2192" w:type="dxa"/>
              </w:tcPr>
            </w:tcPrChange>
          </w:tcPr>
          <w:p w14:paraId="12E2E272" w14:textId="77777777" w:rsidR="004C02EF" w:rsidRPr="00E77497" w:rsidRDefault="004C02EF" w:rsidP="003A4B22">
            <w:pPr>
              <w:keepNext/>
              <w:keepLines/>
              <w:spacing w:after="0"/>
            </w:pPr>
            <w:r w:rsidRPr="00E77497">
              <w:t>[[BoundArguments]]</w:t>
            </w:r>
          </w:p>
        </w:tc>
        <w:tc>
          <w:tcPr>
            <w:tcW w:w="2043" w:type="dxa"/>
            <w:tcPrChange w:id="2852" w:author="Rev 6 Allen Wirfs-Brock" w:date="2012-02-23T16:42:00Z">
              <w:tcPr>
                <w:tcW w:w="2043" w:type="dxa"/>
              </w:tcPr>
            </w:tcPrChange>
          </w:tcPr>
          <w:p w14:paraId="2515EDAE" w14:textId="77777777" w:rsidR="004C02EF" w:rsidRPr="00E77497" w:rsidRDefault="004C02EF" w:rsidP="003A4B22">
            <w:pPr>
              <w:keepNext/>
              <w:keepLines/>
              <w:spacing w:after="0"/>
              <w:jc w:val="left"/>
              <w:rPr>
                <w:i/>
              </w:rPr>
            </w:pPr>
            <w:r w:rsidRPr="00E77497">
              <w:t xml:space="preserve">List of </w:t>
            </w:r>
            <w:r w:rsidRPr="00E77497">
              <w:rPr>
                <w:i/>
              </w:rPr>
              <w:t>any</w:t>
            </w:r>
          </w:p>
        </w:tc>
        <w:tc>
          <w:tcPr>
            <w:tcW w:w="5580" w:type="dxa"/>
            <w:tcPrChange w:id="2853" w:author="Rev 6 Allen Wirfs-Brock" w:date="2012-02-23T16:42:00Z">
              <w:tcPr>
                <w:tcW w:w="5580" w:type="dxa"/>
              </w:tcPr>
            </w:tcPrChange>
          </w:tcPr>
          <w:p w14:paraId="554C03E0" w14:textId="77777777" w:rsidR="004C02EF" w:rsidRPr="00E77497" w:rsidRDefault="004C02EF" w:rsidP="001F03D6">
            <w:pPr>
              <w:keepNext/>
              <w:keepLines/>
              <w:spacing w:after="0"/>
            </w:pPr>
            <w:r w:rsidRPr="00E77497">
              <w:t xml:space="preserve">The pre-bound argument values of a function Object created </w:t>
            </w:r>
            <w:del w:id="2854" w:author="Rev 4 Allen Wirfs-Brock" w:date="2011-10-18T12:22:00Z">
              <w:r w:rsidRPr="00E77497" w:rsidDel="001F03D6">
                <w:delText xml:space="preserve">using </w:delText>
              </w:r>
            </w:del>
            <w:ins w:id="2855" w:author="Rev 4 Allen Wirfs-Brock" w:date="2011-10-18T12:22:00Z">
              <w:r w:rsidR="001F03D6" w:rsidRPr="00E77497">
                <w:t xml:space="preserve">by </w:t>
              </w:r>
            </w:ins>
            <w:r w:rsidRPr="00E77497">
              <w:t xml:space="preserve">the standard built-in Function.prototype.bind method. Only </w:t>
            </w:r>
            <w:del w:id="2856" w:author="Rev 4 Allen Wirfs-Brock" w:date="2011-10-18T12:23:00Z">
              <w:r w:rsidRPr="00E77497" w:rsidDel="001F03D6">
                <w:delText xml:space="preserve">ECMAScript </w:delText>
              </w:r>
            </w:del>
            <w:r w:rsidRPr="00E77497">
              <w:t xml:space="preserve">objects created </w:t>
            </w:r>
            <w:del w:id="2857" w:author="Rev 4 Allen Wirfs-Brock" w:date="2011-10-18T12:22:00Z">
              <w:r w:rsidRPr="00E77497" w:rsidDel="001F03D6">
                <w:delText xml:space="preserve">using </w:delText>
              </w:r>
            </w:del>
            <w:ins w:id="2858" w:author="Rev 4 Allen Wirfs-Brock" w:date="2011-10-18T12:22:00Z">
              <w:r w:rsidR="001F03D6" w:rsidRPr="00E77497">
                <w:t xml:space="preserve">by </w:t>
              </w:r>
            </w:ins>
            <w:r w:rsidRPr="00E77497">
              <w:t>Function.prototype.bind have a [[BoundArguments]] internal property.</w:t>
            </w:r>
          </w:p>
        </w:tc>
      </w:tr>
      <w:tr w:rsidR="004C02EF" w:rsidRPr="00E77497" w14:paraId="5F6F86C0" w14:textId="77777777" w:rsidTr="00550FEB">
        <w:trPr>
          <w:jc w:val="center"/>
          <w:trPrChange w:id="2859" w:author="Rev 6 Allen Wirfs-Brock" w:date="2012-02-23T16:42:00Z">
            <w:trPr>
              <w:jc w:val="center"/>
            </w:trPr>
          </w:trPrChange>
        </w:trPr>
        <w:tc>
          <w:tcPr>
            <w:tcW w:w="2192" w:type="dxa"/>
            <w:tcPrChange w:id="2860" w:author="Rev 6 Allen Wirfs-Brock" w:date="2012-02-23T16:42:00Z">
              <w:tcPr>
                <w:tcW w:w="2192" w:type="dxa"/>
              </w:tcPr>
            </w:tcPrChange>
          </w:tcPr>
          <w:p w14:paraId="35B5E741" w14:textId="77777777" w:rsidR="004C02EF" w:rsidRPr="00E77497" w:rsidRDefault="004C02EF" w:rsidP="003A4B22">
            <w:pPr>
              <w:keepNext/>
              <w:spacing w:after="0"/>
            </w:pPr>
            <w:r w:rsidRPr="00E77497">
              <w:t>[[Match]]</w:t>
            </w:r>
          </w:p>
        </w:tc>
        <w:tc>
          <w:tcPr>
            <w:tcW w:w="2043" w:type="dxa"/>
            <w:tcPrChange w:id="2861" w:author="Rev 6 Allen Wirfs-Brock" w:date="2012-02-23T16:42:00Z">
              <w:tcPr>
                <w:tcW w:w="2043" w:type="dxa"/>
              </w:tcPr>
            </w:tcPrChange>
          </w:tcPr>
          <w:p w14:paraId="1E756BFA" w14:textId="77777777" w:rsidR="004C02EF" w:rsidRPr="00E77497" w:rsidRDefault="004C02EF" w:rsidP="003A4B22">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Change w:id="2862" w:author="Rev 6 Allen Wirfs-Brock" w:date="2012-02-23T16:42:00Z">
              <w:tcPr>
                <w:tcW w:w="5580" w:type="dxa"/>
              </w:tcPr>
            </w:tcPrChange>
          </w:tcPr>
          <w:p w14:paraId="19BC149D" w14:textId="77777777" w:rsidR="004C02EF" w:rsidRPr="00E77497" w:rsidRDefault="004C02EF" w:rsidP="003A4B22">
            <w:pPr>
              <w:keepNext/>
              <w:spacing w:after="0"/>
            </w:pPr>
            <w:r w:rsidRPr="00E77497">
              <w:t>Tests for a regular expression match and returns a MatchResult value (see 15.10.2.1). Of the standard built-in ECMAScript objects, only RegExp objects implement [[Match]].</w:t>
            </w:r>
          </w:p>
        </w:tc>
      </w:tr>
      <w:tr w:rsidR="004C02EF" w:rsidRPr="00E77497" w14:paraId="193DD73D" w14:textId="77777777" w:rsidTr="00550FEB">
        <w:trPr>
          <w:jc w:val="center"/>
          <w:trPrChange w:id="2863" w:author="Rev 6 Allen Wirfs-Brock" w:date="2012-02-23T16:42:00Z">
            <w:trPr>
              <w:jc w:val="center"/>
            </w:trPr>
          </w:trPrChange>
        </w:trPr>
        <w:tc>
          <w:tcPr>
            <w:tcW w:w="2192" w:type="dxa"/>
            <w:tcPrChange w:id="2864" w:author="Rev 6 Allen Wirfs-Brock" w:date="2012-02-23T16:42:00Z">
              <w:tcPr>
                <w:tcW w:w="2192" w:type="dxa"/>
              </w:tcPr>
            </w:tcPrChange>
          </w:tcPr>
          <w:p w14:paraId="54916B09" w14:textId="77777777" w:rsidR="004C02EF" w:rsidRPr="00E77497" w:rsidRDefault="004C02EF" w:rsidP="003A4B22">
            <w:pPr>
              <w:keepNext/>
              <w:spacing w:after="0"/>
            </w:pPr>
            <w:r w:rsidRPr="00E77497">
              <w:t>[[ParameterMap]]</w:t>
            </w:r>
          </w:p>
        </w:tc>
        <w:tc>
          <w:tcPr>
            <w:tcW w:w="2043" w:type="dxa"/>
            <w:tcPrChange w:id="2865" w:author="Rev 6 Allen Wirfs-Brock" w:date="2012-02-23T16:42:00Z">
              <w:tcPr>
                <w:tcW w:w="2043" w:type="dxa"/>
              </w:tcPr>
            </w:tcPrChange>
          </w:tcPr>
          <w:p w14:paraId="69C418B3" w14:textId="77777777" w:rsidR="004C02EF" w:rsidRPr="00E77497" w:rsidRDefault="004C02EF" w:rsidP="003A4B22">
            <w:pPr>
              <w:keepNext/>
              <w:spacing w:after="0"/>
              <w:jc w:val="left"/>
            </w:pPr>
            <w:r w:rsidRPr="00E77497">
              <w:t>Object</w:t>
            </w:r>
          </w:p>
        </w:tc>
        <w:tc>
          <w:tcPr>
            <w:tcW w:w="5580" w:type="dxa"/>
            <w:tcPrChange w:id="2866" w:author="Rev 6 Allen Wirfs-Brock" w:date="2012-02-23T16:42:00Z">
              <w:tcPr>
                <w:tcW w:w="5580" w:type="dxa"/>
              </w:tcPr>
            </w:tcPrChange>
          </w:tcPr>
          <w:p w14:paraId="22F48277" w14:textId="77777777" w:rsidR="004C02EF" w:rsidRPr="00E77497" w:rsidRDefault="004C02EF" w:rsidP="001F03D6">
            <w:pPr>
              <w:keepNext/>
              <w:spacing w:after="0"/>
            </w:pPr>
            <w:r w:rsidRPr="00E77497">
              <w:t xml:space="preserve">Provides a mapping between the properties of an arguments object (see 10.6) and the formal parameters of the associated function. Only </w:t>
            </w:r>
            <w:del w:id="2867" w:author="Rev 4 Allen Wirfs-Brock" w:date="2011-10-18T12:23:00Z">
              <w:r w:rsidRPr="00E77497" w:rsidDel="001F03D6">
                <w:delText xml:space="preserve">ECMAScript </w:delText>
              </w:r>
            </w:del>
            <w:r w:rsidRPr="00E77497">
              <w:t>objects that are arguments objects have a [[ParameterMap]] internal property.</w:t>
            </w:r>
          </w:p>
        </w:tc>
      </w:tr>
    </w:tbl>
    <w:p w14:paraId="747707FD" w14:textId="77777777" w:rsidR="00FC56FA" w:rsidRPr="00E77497" w:rsidRDefault="00FC56FA" w:rsidP="00FC56FA">
      <w:pPr>
        <w:rPr>
          <w:ins w:id="2868" w:author="Allen Wirfs-Brock" w:date="2011-07-02T13:05:00Z"/>
        </w:rPr>
      </w:pPr>
    </w:p>
    <w:p w14:paraId="157A6408" w14:textId="77777777" w:rsidR="00FC56FA" w:rsidRPr="00E77497" w:rsidRDefault="007526C2" w:rsidP="00FE434F">
      <w:pPr>
        <w:rPr>
          <w:ins w:id="2869" w:author="Allen Wirfs-Brock" w:date="2011-07-02T13:05:00Z"/>
        </w:rPr>
      </w:pPr>
      <w:ins w:id="2870" w:author="Rev 3 Allen Wirfs-Brock" w:date="2011-09-07T15:09:00Z">
        <w:r w:rsidRPr="00E77497">
          <w:t xml:space="preserve">The [[NativeBrand]] internal property is used to identify native ECMASCript objects as objects that conform to specific parts of this </w:t>
        </w:r>
      </w:ins>
      <w:ins w:id="2871" w:author="Rev 3 Allen Wirfs-Brock" w:date="2011-09-07T15:11:00Z">
        <w:r w:rsidRPr="00E77497">
          <w:t>specification</w:t>
        </w:r>
      </w:ins>
      <w:ins w:id="2872" w:author="Rev 3 Allen Wirfs-Brock" w:date="2011-09-07T15:09:00Z">
        <w:r w:rsidRPr="00E77497">
          <w:t>.</w:t>
        </w:r>
      </w:ins>
      <w:ins w:id="2873" w:author="Rev 3 Allen Wirfs-Brock" w:date="2011-09-07T15:11:00Z">
        <w:r w:rsidRPr="00E77497">
          <w:t xml:space="preserve"> The value of a [[NativeBrand]] property is a single member of this set of enumerated values: NativeFunction</w:t>
        </w:r>
      </w:ins>
      <w:ins w:id="2874" w:author="Rev 3 Allen Wirfs-Brock" w:date="2011-09-07T15:13:00Z">
        <w:r w:rsidRPr="00E77497">
          <w:t>, NativeArray, String</w:t>
        </w:r>
      </w:ins>
      <w:ins w:id="2875" w:author="Rev 3 Allen Wirfs-Brock" w:date="2011-09-07T15:14:00Z">
        <w:r w:rsidRPr="00E77497">
          <w:t>Wrapper</w:t>
        </w:r>
      </w:ins>
      <w:ins w:id="2876" w:author="Rev 3 Allen Wirfs-Brock" w:date="2011-09-07T15:13:00Z">
        <w:r w:rsidRPr="00E77497">
          <w:t>, Boolean</w:t>
        </w:r>
      </w:ins>
      <w:ins w:id="2877" w:author="Rev 3 Allen Wirfs-Brock" w:date="2011-09-07T15:14:00Z">
        <w:r w:rsidRPr="00E77497">
          <w:t>Wrapper</w:t>
        </w:r>
      </w:ins>
      <w:ins w:id="2878" w:author="Rev 3 Allen Wirfs-Brock" w:date="2011-09-07T15:13:00Z">
        <w:r w:rsidRPr="00E77497">
          <w:t>,</w:t>
        </w:r>
      </w:ins>
      <w:ins w:id="2879" w:author="Rev 3 Allen Wirfs-Brock" w:date="2011-09-07T15:14:00Z">
        <w:r w:rsidRPr="00E77497">
          <w:t xml:space="preserve"> NumberWrapper, NativeMath, NativeDate, NativeRegExp, NativeError, NativeJSON, NativeArguments</w:t>
        </w:r>
      </w:ins>
      <w:ins w:id="2880" w:author="Rev 7 Allen Wirfs-Brock" w:date="2012-05-01T17:02:00Z">
        <w:r w:rsidR="006C4D5D">
          <w:t>, NativePrivateName</w:t>
        </w:r>
      </w:ins>
      <w:ins w:id="2881" w:author="Rev 3 Allen Wirfs-Brock" w:date="2011-09-07T15:14:00Z">
        <w:r w:rsidRPr="00E77497">
          <w:t>.</w:t>
        </w:r>
      </w:ins>
      <w:ins w:id="2882" w:author="Rev 3 Allen Wirfs-Brock" w:date="2011-09-07T15:13:00Z">
        <w:r w:rsidRPr="00E77497">
          <w:t xml:space="preserve"> </w:t>
        </w:r>
      </w:ins>
      <w:ins w:id="2883" w:author="Allen Wirfs-Brock" w:date="2011-07-02T13:05:00Z">
        <w:del w:id="2884" w:author="Rev 3 Allen Wirfs-Brock" w:date="2011-09-07T15:17:00Z">
          <w:r w:rsidR="00FC56FA" w:rsidRPr="00E77497" w:rsidDel="007526C2">
            <w:delTex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delText>
          </w:r>
        </w:del>
      </w:ins>
      <w:ins w:id="2885" w:author="Allen Wirfs-Brock" w:date="2011-07-02T13:06:00Z">
        <w:r w:rsidR="00FC56FA" w:rsidRPr="00E77497">
          <w:t xml:space="preserve">The actual value of </w:t>
        </w:r>
        <w:del w:id="2886" w:author="Rev 3 Allen Wirfs-Brock" w:date="2011-09-07T15:18:00Z">
          <w:r w:rsidR="00FC56FA" w:rsidRPr="00E77497" w:rsidDel="007526C2">
            <w:delText>these</w:delText>
          </w:r>
        </w:del>
      </w:ins>
      <w:ins w:id="2887" w:author="Rev 3 Allen Wirfs-Brock" w:date="2011-09-07T15:18:00Z">
        <w:r w:rsidRPr="00E77497">
          <w:t>the [[NativeBrand]] internal</w:t>
        </w:r>
      </w:ins>
      <w:ins w:id="2888" w:author="Allen Wirfs-Brock" w:date="2011-07-02T13:06:00Z">
        <w:r w:rsidR="00FC56FA" w:rsidRPr="00E77497">
          <w:t xml:space="preserve"> propert</w:t>
        </w:r>
        <w:del w:id="2889" w:author="Rev 3 Allen Wirfs-Brock" w:date="2011-09-07T15:18:00Z">
          <w:r w:rsidR="00FC56FA" w:rsidRPr="00E77497" w:rsidDel="007526C2">
            <w:delText>ies</w:delText>
          </w:r>
        </w:del>
      </w:ins>
      <w:ins w:id="2890" w:author="Rev 3 Allen Wirfs-Brock" w:date="2011-09-07T15:18:00Z">
        <w:r w:rsidRPr="00E77497">
          <w:t>y</w:t>
        </w:r>
      </w:ins>
      <w:ins w:id="2891" w:author="Allen Wirfs-Brock" w:date="2011-07-02T13:06:00Z">
        <w:r w:rsidR="00FC56FA" w:rsidRPr="00E77497">
          <w:t xml:space="preserve"> </w:t>
        </w:r>
        <w:del w:id="2892" w:author="Rev 3 Allen Wirfs-Brock" w:date="2011-09-07T15:18:00Z">
          <w:r w:rsidR="00FC56FA" w:rsidRPr="00E77497" w:rsidDel="007526C2">
            <w:delText>are not</w:delText>
          </w:r>
        </w:del>
      </w:ins>
      <w:ins w:id="2893" w:author="Rev 3 Allen Wirfs-Brock" w:date="2011-09-07T15:18:00Z">
        <w:r w:rsidRPr="00E77497">
          <w:t>is only used</w:t>
        </w:r>
      </w:ins>
      <w:ins w:id="2894" w:author="Allen Wirfs-Brock" w:date="2011-07-02T13:06:00Z">
        <w:r w:rsidR="00FC56FA" w:rsidRPr="00E77497">
          <w:t xml:space="preserve"> </w:t>
        </w:r>
        <w:del w:id="2895" w:author="Rev 3 Allen Wirfs-Brock" w:date="2011-09-09T11:33:00Z">
          <w:r w:rsidR="00FC56FA" w:rsidRPr="00E77497" w:rsidDel="00FB6304">
            <w:delText>used</w:delText>
          </w:r>
        </w:del>
      </w:ins>
      <w:ins w:id="2896" w:author="Rev 3 Allen Wirfs-Brock" w:date="2011-09-09T11:33:00Z">
        <w:r w:rsidR="00FB6304" w:rsidRPr="00E77497">
          <w:t>to</w:t>
        </w:r>
      </w:ins>
      <w:ins w:id="2897" w:author="Rev 3 Allen Wirfs-Brock" w:date="2011-09-07T15:18:00Z">
        <w:r w:rsidRPr="00E77497">
          <w:t xml:space="preserve"> identify specific kinds of native ECMAScript</w:t>
        </w:r>
      </w:ins>
      <w:ins w:id="2898" w:author="Rev 3 Allen Wirfs-Brock" w:date="2011-09-07T15:19:00Z">
        <w:r w:rsidRPr="00E77497">
          <w:t xml:space="preserve"> objects</w:t>
        </w:r>
      </w:ins>
      <w:ins w:id="2899" w:author="Allen Wirfs-Brock" w:date="2011-07-02T13:06:00Z">
        <w:r w:rsidR="00FC56FA" w:rsidRPr="00E77497">
          <w:t>.</w:t>
        </w:r>
      </w:ins>
      <w:ins w:id="2900" w:author="Allen Wirfs-Brock" w:date="2011-07-02T13:05:00Z">
        <w:r w:rsidR="00FC56FA" w:rsidRPr="00E77497">
          <w:t xml:space="preserve"> Host objects </w:t>
        </w:r>
        <w:del w:id="2901" w:author="Rev 3 Allen Wirfs-Brock" w:date="2011-09-07T15:19:00Z">
          <w:r w:rsidR="00FC56FA" w:rsidRPr="00E77497" w:rsidDel="00FE434F">
            <w:delText>may</w:delText>
          </w:r>
        </w:del>
      </w:ins>
      <w:ins w:id="2902" w:author="Rev 3 Allen Wirfs-Brock" w:date="2011-09-07T15:19:00Z">
        <w:r w:rsidR="00FE434F" w:rsidRPr="00E77497">
          <w:t>do</w:t>
        </w:r>
      </w:ins>
      <w:ins w:id="2903" w:author="Allen Wirfs-Brock" w:date="2011-07-02T13:05:00Z">
        <w:r w:rsidR="00FC56FA" w:rsidRPr="00E77497">
          <w:t xml:space="preserve"> not have </w:t>
        </w:r>
        <w:del w:id="2904" w:author="Rev 3 Allen Wirfs-Brock" w:date="2011-09-07T15:19:00Z">
          <w:r w:rsidR="00FC56FA" w:rsidRPr="00E77497" w:rsidDel="00FE434F">
            <w:delText xml:space="preserve">any of these </w:delText>
          </w:r>
        </w:del>
      </w:ins>
      <w:ins w:id="2905" w:author="Rev 3 Allen Wirfs-Brock" w:date="2011-09-07T15:19:00Z">
        <w:r w:rsidR="00FE434F" w:rsidRPr="00E77497">
          <w:t xml:space="preserve">this </w:t>
        </w:r>
      </w:ins>
      <w:ins w:id="2906" w:author="Allen Wirfs-Brock" w:date="2011-07-02T13:05:00Z">
        <w:r w:rsidR="00FC56FA" w:rsidRPr="00E77497">
          <w:t>internal propert</w:t>
        </w:r>
        <w:del w:id="2907" w:author="Rev 3 Allen Wirfs-Brock" w:date="2011-09-07T15:19:00Z">
          <w:r w:rsidR="00FC56FA" w:rsidRPr="00E77497" w:rsidDel="00FE434F">
            <w:delText>ies</w:delText>
          </w:r>
        </w:del>
      </w:ins>
      <w:ins w:id="2908" w:author="Rev 3 Allen Wirfs-Brock" w:date="2011-09-07T15:19:00Z">
        <w:r w:rsidR="00FE434F" w:rsidRPr="00E77497">
          <w:t>y</w:t>
        </w:r>
      </w:ins>
      <w:ins w:id="2909" w:author="Allen Wirfs-Brock" w:date="2011-07-02T13:05:00Z">
        <w:r w:rsidR="00FC56FA" w:rsidRPr="00E77497">
          <w:t>,</w:t>
        </w:r>
      </w:ins>
    </w:p>
    <w:p w14:paraId="135C48C5" w14:textId="77777777" w:rsidR="00134E95" w:rsidRPr="00E77497" w:rsidRDefault="00386630" w:rsidP="00AA1FF6">
      <w:pPr>
        <w:pStyle w:val="Tabletitle"/>
        <w:rPr>
          <w:ins w:id="2910" w:author="Allen Wirfs-Brock" w:date="2011-07-02T13:04:00Z"/>
        </w:rPr>
      </w:pPr>
      <w:ins w:id="2911" w:author="Rev 8 Allen Wirfs-Brock" w:date="2012-06-13T12:32:00Z">
        <w:r>
          <w:t xml:space="preserve">Table </w:t>
        </w:r>
        <w:r>
          <w:fldChar w:fldCharType="begin"/>
        </w:r>
        <w:r>
          <w:instrText xml:space="preserve"> SEQ Table \* ARABIC </w:instrText>
        </w:r>
      </w:ins>
      <w:r>
        <w:fldChar w:fldCharType="separate"/>
      </w:r>
      <w:ins w:id="2912" w:author="Rev 8 Allen Wirfs-Brock" w:date="2012-06-15T19:42:00Z">
        <w:r w:rsidR="00606E07">
          <w:rPr>
            <w:noProof/>
          </w:rPr>
          <w:t>10</w:t>
        </w:r>
      </w:ins>
      <w:ins w:id="2913" w:author="Rev 8 Allen Wirfs-Brock" w:date="2012-06-13T12:32:00Z">
        <w:r>
          <w:fldChar w:fldCharType="end"/>
        </w:r>
      </w:ins>
      <w:ins w:id="2914" w:author="Allen Wirfs-Brock" w:date="2011-07-02T13:04:00Z">
        <w:r w:rsidR="00134E95" w:rsidRPr="00E77497">
          <w:rPr>
            <w:rFonts w:eastAsia="Arial Unicode MS"/>
          </w:rPr>
          <w:t xml:space="preserve"> — </w:t>
        </w:r>
        <w:del w:id="2915" w:author="Rev 3 Allen Wirfs-Brock" w:date="2011-09-07T15:20:00Z">
          <w:r w:rsidR="00134E95" w:rsidRPr="00E77497" w:rsidDel="00FE434F">
            <w:delText xml:space="preserve">Internal </w:delText>
          </w:r>
          <w:r w:rsidR="00FC56FA" w:rsidRPr="00E77497" w:rsidDel="00FE434F">
            <w:delText>Properties</w:delText>
          </w:r>
        </w:del>
      </w:ins>
      <w:ins w:id="2916" w:author="Rev 3 Allen Wirfs-Brock" w:date="2011-09-07T15:20:00Z">
        <w:r w:rsidR="00FE434F" w:rsidRPr="00E77497">
          <w:t xml:space="preserve">Values of the [[NativeBrand]] </w:t>
        </w:r>
      </w:ins>
      <w:ins w:id="2917" w:author="Allen Wirfs-Brock" w:date="2011-07-02T13:04:00Z">
        <w:r w:rsidR="00FC56FA" w:rsidRPr="00E77497">
          <w:t xml:space="preserve"> </w:t>
        </w:r>
        <w:del w:id="2918" w:author="Rev 3 Allen Wirfs-Brock" w:date="2011-09-07T15:20:00Z">
          <w:r w:rsidR="00FC56FA" w:rsidRPr="00E77497" w:rsidDel="00FE434F">
            <w:delText>that Categorize Native Object</w:delText>
          </w:r>
        </w:del>
      </w:ins>
      <w:ins w:id="2919" w:author="Rev 3 Allen Wirfs-Brock" w:date="2011-09-07T15:20:00Z">
        <w:r w:rsidR="00FE434F" w:rsidRPr="00E77497">
          <w:t>Internal Property</w:t>
        </w:r>
      </w:ins>
      <w:ins w:id="2920" w:author="Allen Wirfs-Brock" w:date="2011-07-02T13:04:00Z">
        <w:del w:id="2921" w:author="Rev 3 Allen Wirfs-Brock" w:date="2011-09-07T15:20:00Z">
          <w:r w:rsidR="00FC56FA" w:rsidRPr="00E77497" w:rsidDel="00FE434F">
            <w:delText>s</w:delText>
          </w:r>
        </w:del>
      </w:ins>
    </w:p>
    <w:tbl>
      <w:tblPr>
        <w:tblW w:w="0" w:type="auto"/>
        <w:jc w:val="right"/>
        <w:tblInd w:w="-4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Change w:id="2922" w:author="Rev 8 Allen Wirfs-Brock" w:date="2012-06-15T18:06:00Z">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PrChange>
      </w:tblPr>
      <w:tblGrid>
        <w:gridCol w:w="3095"/>
        <w:gridCol w:w="2592"/>
        <w:gridCol w:w="3936"/>
        <w:gridCol w:w="393"/>
        <w:tblGridChange w:id="2923">
          <w:tblGrid>
            <w:gridCol w:w="2245"/>
            <w:gridCol w:w="850"/>
            <w:gridCol w:w="1847"/>
            <w:gridCol w:w="850"/>
            <w:gridCol w:w="3703"/>
            <w:gridCol w:w="850"/>
          </w:tblGrid>
        </w:tblGridChange>
      </w:tblGrid>
      <w:tr w:rsidR="00134E95" w:rsidRPr="00E77497" w14:paraId="2FFEED8E" w14:textId="77777777" w:rsidTr="00AA1FF6">
        <w:trPr>
          <w:gridAfter w:val="1"/>
          <w:wAfter w:w="393" w:type="dxa"/>
          <w:jc w:val="right"/>
          <w:ins w:id="2924" w:author="Allen Wirfs-Brock" w:date="2011-07-02T13:04:00Z"/>
          <w:trPrChange w:id="2925" w:author="Rev 8 Allen Wirfs-Brock" w:date="2012-06-15T18:06:00Z">
            <w:trPr>
              <w:gridAfter w:val="1"/>
              <w:jc w:val="right"/>
            </w:trPr>
          </w:trPrChange>
        </w:trPr>
        <w:tc>
          <w:tcPr>
            <w:tcW w:w="3095" w:type="dxa"/>
            <w:tcBorders>
              <w:top w:val="single" w:sz="12" w:space="0" w:color="000000"/>
              <w:left w:val="single" w:sz="6" w:space="0" w:color="000000"/>
              <w:bottom w:val="single" w:sz="6" w:space="0" w:color="000000"/>
              <w:right w:val="nil"/>
            </w:tcBorders>
            <w:shd w:val="solid" w:color="C0C0C0" w:fill="FFFFFF"/>
            <w:tcPrChange w:id="2926" w:author="Rev 8 Allen Wirfs-Brock" w:date="2012-06-15T18:06:00Z">
              <w:tcPr>
                <w:tcW w:w="2245" w:type="dxa"/>
                <w:tcBorders>
                  <w:top w:val="single" w:sz="12" w:space="0" w:color="000000"/>
                  <w:left w:val="single" w:sz="6" w:space="0" w:color="000000"/>
                  <w:bottom w:val="single" w:sz="6" w:space="0" w:color="000000"/>
                  <w:right w:val="nil"/>
                </w:tcBorders>
                <w:shd w:val="solid" w:color="C0C0C0" w:fill="FFFFFF"/>
              </w:tcPr>
            </w:tcPrChange>
          </w:tcPr>
          <w:p w14:paraId="56607A71" w14:textId="77777777" w:rsidR="00134E95" w:rsidRPr="00E77497" w:rsidRDefault="00134E95" w:rsidP="00134E95">
            <w:pPr>
              <w:keepNext/>
              <w:shd w:val="solid" w:color="C0C0C0" w:fill="FFFFFF"/>
              <w:spacing w:after="0"/>
              <w:rPr>
                <w:ins w:id="2927" w:author="Allen Wirfs-Brock" w:date="2011-07-02T13:04:00Z"/>
                <w:b/>
                <w:i/>
                <w:color w:val="000000"/>
                <w:shd w:val="solid" w:color="C0C0C0" w:fill="FFFFFF"/>
              </w:rPr>
            </w:pPr>
            <w:ins w:id="2928" w:author="Allen Wirfs-Brock" w:date="2011-07-02T13:04:00Z">
              <w:del w:id="2929" w:author="Rev 7 Allen Wirfs-Brock" w:date="2012-05-01T17:01:00Z">
                <w:r w:rsidRPr="00E77497" w:rsidDel="006C4D5D">
                  <w:rPr>
                    <w:b/>
                    <w:i/>
                    <w:color w:val="000000"/>
                    <w:shd w:val="solid" w:color="C0C0C0" w:fill="FFFFFF"/>
                  </w:rPr>
                  <w:delText>Internal Property</w:delText>
                </w:r>
              </w:del>
            </w:ins>
            <w:ins w:id="2930" w:author="Rev 7 Allen Wirfs-Brock" w:date="2012-05-01T17:01:00Z">
              <w:r w:rsidR="006C4D5D">
                <w:rPr>
                  <w:b/>
                  <w:i/>
                  <w:color w:val="000000"/>
                  <w:shd w:val="solid" w:color="C0C0C0" w:fill="FFFFFF"/>
                </w:rPr>
                <w:t>Value</w:t>
              </w:r>
            </w:ins>
          </w:p>
        </w:tc>
        <w:tc>
          <w:tcPr>
            <w:tcW w:w="2592" w:type="dxa"/>
            <w:tcBorders>
              <w:top w:val="single" w:sz="12" w:space="0" w:color="000000"/>
              <w:left w:val="nil"/>
              <w:bottom w:val="single" w:sz="6" w:space="0" w:color="000000"/>
              <w:right w:val="nil"/>
            </w:tcBorders>
            <w:shd w:val="solid" w:color="C0C0C0" w:fill="FFFFFF"/>
            <w:tcPrChange w:id="2931" w:author="Rev 8 Allen Wirfs-Brock" w:date="2012-06-15T18:06:00Z">
              <w:tcPr>
                <w:tcW w:w="2697" w:type="dxa"/>
                <w:gridSpan w:val="2"/>
                <w:tcBorders>
                  <w:top w:val="single" w:sz="12" w:space="0" w:color="000000"/>
                  <w:left w:val="nil"/>
                  <w:bottom w:val="single" w:sz="6" w:space="0" w:color="000000"/>
                  <w:right w:val="nil"/>
                </w:tcBorders>
                <w:shd w:val="solid" w:color="C0C0C0" w:fill="FFFFFF"/>
              </w:tcPr>
            </w:tcPrChange>
          </w:tcPr>
          <w:p w14:paraId="4E4628D3" w14:textId="77777777" w:rsidR="00134E95" w:rsidRPr="00E77497" w:rsidRDefault="00FC56FA" w:rsidP="00134E95">
            <w:pPr>
              <w:keepNext/>
              <w:shd w:val="solid" w:color="C0C0C0" w:fill="FFFFFF"/>
              <w:spacing w:after="0"/>
              <w:jc w:val="left"/>
              <w:rPr>
                <w:ins w:id="2932" w:author="Allen Wirfs-Brock" w:date="2011-07-02T13:04:00Z"/>
                <w:b/>
                <w:i/>
                <w:color w:val="000000"/>
                <w:shd w:val="solid" w:color="C0C0C0" w:fill="FFFFFF"/>
              </w:rPr>
            </w:pPr>
            <w:ins w:id="2933" w:author="Allen Wirfs-Brock" w:date="2011-07-02T13:07:00Z">
              <w:r w:rsidRPr="00E77497">
                <w:rPr>
                  <w:b/>
                  <w:i/>
                  <w:color w:val="000000"/>
                  <w:shd w:val="solid" w:color="C0C0C0" w:fill="FFFFFF"/>
                </w:rPr>
                <w:t>Category</w:t>
              </w:r>
            </w:ins>
          </w:p>
        </w:tc>
        <w:tc>
          <w:tcPr>
            <w:tcW w:w="3936" w:type="dxa"/>
            <w:tcBorders>
              <w:top w:val="single" w:sz="12" w:space="0" w:color="000000"/>
              <w:left w:val="nil"/>
              <w:bottom w:val="single" w:sz="6" w:space="0" w:color="000000"/>
              <w:right w:val="single" w:sz="6" w:space="0" w:color="000000"/>
            </w:tcBorders>
            <w:shd w:val="solid" w:color="C0C0C0" w:fill="FFFFFF"/>
            <w:tcPrChange w:id="2934" w:author="Rev 8 Allen Wirfs-Brock" w:date="2012-06-15T18:06:00Z">
              <w:tcPr>
                <w:tcW w:w="4553" w:type="dxa"/>
                <w:gridSpan w:val="2"/>
                <w:tcBorders>
                  <w:top w:val="single" w:sz="12" w:space="0" w:color="000000"/>
                  <w:left w:val="nil"/>
                  <w:bottom w:val="single" w:sz="6" w:space="0" w:color="000000"/>
                  <w:right w:val="single" w:sz="6" w:space="0" w:color="000000"/>
                </w:tcBorders>
                <w:shd w:val="solid" w:color="C0C0C0" w:fill="FFFFFF"/>
              </w:tcPr>
            </w:tcPrChange>
          </w:tcPr>
          <w:p w14:paraId="74991671" w14:textId="77777777" w:rsidR="00134E95" w:rsidRPr="00E77497" w:rsidRDefault="00134E95" w:rsidP="00134E95">
            <w:pPr>
              <w:keepNext/>
              <w:shd w:val="solid" w:color="C0C0C0" w:fill="FFFFFF"/>
              <w:spacing w:after="0"/>
              <w:rPr>
                <w:ins w:id="2935" w:author="Allen Wirfs-Brock" w:date="2011-07-02T13:04:00Z"/>
                <w:b/>
                <w:i/>
                <w:color w:val="000000"/>
                <w:shd w:val="solid" w:color="C0C0C0" w:fill="FFFFFF"/>
              </w:rPr>
            </w:pPr>
            <w:ins w:id="2936" w:author="Allen Wirfs-Brock" w:date="2011-07-02T13:04:00Z">
              <w:r w:rsidRPr="00E77497">
                <w:rPr>
                  <w:b/>
                  <w:i/>
                  <w:color w:val="000000"/>
                  <w:shd w:val="solid" w:color="C0C0C0" w:fill="FFFFFF"/>
                </w:rPr>
                <w:t>Description</w:t>
              </w:r>
            </w:ins>
          </w:p>
        </w:tc>
      </w:tr>
      <w:tr w:rsidR="00134E95" w:rsidRPr="00E77497" w14:paraId="5F58D571" w14:textId="77777777" w:rsidTr="00AA1FF6">
        <w:trPr>
          <w:gridAfter w:val="1"/>
          <w:wAfter w:w="393" w:type="dxa"/>
          <w:jc w:val="right"/>
          <w:ins w:id="2937" w:author="Allen Wirfs-Brock" w:date="2011-07-02T13:04:00Z"/>
          <w:trPrChange w:id="2938" w:author="Rev 8 Allen Wirfs-Brock" w:date="2012-06-15T18:06:00Z">
            <w:trPr>
              <w:gridAfter w:val="1"/>
              <w:jc w:val="right"/>
            </w:trPr>
          </w:trPrChange>
        </w:trPr>
        <w:tc>
          <w:tcPr>
            <w:tcW w:w="3095" w:type="dxa"/>
            <w:tcBorders>
              <w:top w:val="nil"/>
            </w:tcBorders>
            <w:tcPrChange w:id="2939" w:author="Rev 8 Allen Wirfs-Brock" w:date="2012-06-15T18:06:00Z">
              <w:tcPr>
                <w:tcW w:w="2245" w:type="dxa"/>
                <w:tcBorders>
                  <w:top w:val="nil"/>
                </w:tcBorders>
              </w:tcPr>
            </w:tcPrChange>
          </w:tcPr>
          <w:p w14:paraId="61EC27D7" w14:textId="77777777" w:rsidR="00134E95" w:rsidRPr="00E77497" w:rsidRDefault="00FC56FA" w:rsidP="007516CC">
            <w:pPr>
              <w:keepNext/>
              <w:spacing w:after="0"/>
              <w:rPr>
                <w:ins w:id="2940" w:author="Allen Wirfs-Brock" w:date="2011-07-02T13:04:00Z"/>
              </w:rPr>
            </w:pPr>
            <w:ins w:id="2941" w:author="Allen Wirfs-Brock" w:date="2011-07-02T13:07:00Z">
              <w:del w:id="2942" w:author="Rev 3 Allen Wirfs-Brock" w:date="2011-09-07T15:35:00Z">
                <w:r w:rsidRPr="00E77497" w:rsidDel="007516CC">
                  <w:delText>[[</w:delText>
                </w:r>
              </w:del>
              <w:del w:id="2943" w:author="Rev 3 Allen Wirfs-Brock" w:date="2011-09-07T15:34:00Z">
                <w:r w:rsidRPr="00E77497" w:rsidDel="007516CC">
                  <w:delText>IsFunction</w:delText>
                </w:r>
              </w:del>
            </w:ins>
            <w:ins w:id="2944" w:author="Rev 3 Allen Wirfs-Brock" w:date="2011-09-07T15:34:00Z">
              <w:r w:rsidR="007516CC" w:rsidRPr="00E77497">
                <w:t>NativeFunction</w:t>
              </w:r>
            </w:ins>
            <w:ins w:id="2945" w:author="Allen Wirfs-Brock" w:date="2011-07-02T13:07:00Z">
              <w:del w:id="2946" w:author="Rev 3 Allen Wirfs-Brock" w:date="2011-09-07T15:35:00Z">
                <w:r w:rsidRPr="00E77497" w:rsidDel="007516CC">
                  <w:delText>]]</w:delText>
                </w:r>
              </w:del>
            </w:ins>
          </w:p>
        </w:tc>
        <w:tc>
          <w:tcPr>
            <w:tcW w:w="2592" w:type="dxa"/>
            <w:tcBorders>
              <w:top w:val="nil"/>
            </w:tcBorders>
            <w:tcPrChange w:id="2947" w:author="Rev 8 Allen Wirfs-Brock" w:date="2012-06-15T18:06:00Z">
              <w:tcPr>
                <w:tcW w:w="2697" w:type="dxa"/>
                <w:gridSpan w:val="2"/>
                <w:tcBorders>
                  <w:top w:val="nil"/>
                </w:tcBorders>
              </w:tcPr>
            </w:tcPrChange>
          </w:tcPr>
          <w:p w14:paraId="3BC15958" w14:textId="77777777" w:rsidR="00134E95" w:rsidRPr="00E77497" w:rsidRDefault="00FC56FA" w:rsidP="00134E95">
            <w:pPr>
              <w:keepNext/>
              <w:spacing w:after="0"/>
              <w:jc w:val="left"/>
              <w:rPr>
                <w:ins w:id="2948" w:author="Allen Wirfs-Brock" w:date="2011-07-02T13:04:00Z"/>
              </w:rPr>
            </w:pPr>
            <w:ins w:id="2949" w:author="Allen Wirfs-Brock" w:date="2011-07-02T13:08:00Z">
              <w:r w:rsidRPr="00E77497">
                <w:t>Function objects</w:t>
              </w:r>
            </w:ins>
          </w:p>
        </w:tc>
        <w:tc>
          <w:tcPr>
            <w:tcW w:w="3936" w:type="dxa"/>
            <w:tcBorders>
              <w:top w:val="nil"/>
            </w:tcBorders>
            <w:tcPrChange w:id="2950" w:author="Rev 8 Allen Wirfs-Brock" w:date="2012-06-15T18:06:00Z">
              <w:tcPr>
                <w:tcW w:w="4553" w:type="dxa"/>
                <w:gridSpan w:val="2"/>
                <w:tcBorders>
                  <w:top w:val="nil"/>
                </w:tcBorders>
              </w:tcPr>
            </w:tcPrChange>
          </w:tcPr>
          <w:p w14:paraId="038D5093" w14:textId="77777777" w:rsidR="00134E95" w:rsidRPr="00E77497" w:rsidRDefault="00134E95" w:rsidP="00134E95">
            <w:pPr>
              <w:keepNext/>
              <w:spacing w:after="0"/>
              <w:rPr>
                <w:ins w:id="2951" w:author="Allen Wirfs-Brock" w:date="2011-07-02T13:04:00Z"/>
              </w:rPr>
            </w:pPr>
          </w:p>
        </w:tc>
      </w:tr>
      <w:tr w:rsidR="00134E95" w:rsidRPr="00E77497" w14:paraId="3CAED629" w14:textId="77777777" w:rsidTr="00AA1FF6">
        <w:trPr>
          <w:gridAfter w:val="1"/>
          <w:wAfter w:w="393" w:type="dxa"/>
          <w:jc w:val="right"/>
          <w:ins w:id="2952" w:author="Allen Wirfs-Brock" w:date="2011-07-02T13:04:00Z"/>
          <w:trPrChange w:id="2953" w:author="Rev 8 Allen Wirfs-Brock" w:date="2012-06-15T18:06:00Z">
            <w:trPr>
              <w:gridAfter w:val="1"/>
              <w:jc w:val="right"/>
            </w:trPr>
          </w:trPrChange>
        </w:trPr>
        <w:tc>
          <w:tcPr>
            <w:tcW w:w="3095" w:type="dxa"/>
            <w:tcPrChange w:id="2954" w:author="Rev 8 Allen Wirfs-Brock" w:date="2012-06-15T18:06:00Z">
              <w:tcPr>
                <w:tcW w:w="2245" w:type="dxa"/>
              </w:tcPr>
            </w:tcPrChange>
          </w:tcPr>
          <w:p w14:paraId="6E01392C" w14:textId="77777777" w:rsidR="00134E95" w:rsidRPr="00E77497" w:rsidRDefault="00FC56FA" w:rsidP="00134E95">
            <w:pPr>
              <w:keepNext/>
              <w:spacing w:after="0"/>
              <w:rPr>
                <w:ins w:id="2955" w:author="Allen Wirfs-Brock" w:date="2011-07-02T13:04:00Z"/>
              </w:rPr>
            </w:pPr>
            <w:ins w:id="2956" w:author="Allen Wirfs-Brock" w:date="2011-07-02T13:08:00Z">
              <w:del w:id="2957" w:author="Rev 3 Allen Wirfs-Brock" w:date="2011-09-07T15:44:00Z">
                <w:r w:rsidRPr="00E77497" w:rsidDel="009D141F">
                  <w:delText>[[IsArray]]</w:delText>
                </w:r>
              </w:del>
            </w:ins>
            <w:ins w:id="2958" w:author="Rev 3 Allen Wirfs-Brock" w:date="2011-09-07T15:44:00Z">
              <w:r w:rsidR="009D141F" w:rsidRPr="00E77497">
                <w:t>NativeArray</w:t>
              </w:r>
            </w:ins>
          </w:p>
        </w:tc>
        <w:tc>
          <w:tcPr>
            <w:tcW w:w="2592" w:type="dxa"/>
            <w:tcPrChange w:id="2959" w:author="Rev 8 Allen Wirfs-Brock" w:date="2012-06-15T18:06:00Z">
              <w:tcPr>
                <w:tcW w:w="2697" w:type="dxa"/>
                <w:gridSpan w:val="2"/>
              </w:tcPr>
            </w:tcPrChange>
          </w:tcPr>
          <w:p w14:paraId="3FFB471E" w14:textId="77777777" w:rsidR="00FC56FA" w:rsidRPr="00E77497" w:rsidRDefault="00FC56FA" w:rsidP="00FC56FA">
            <w:pPr>
              <w:keepNext/>
              <w:spacing w:after="0"/>
              <w:jc w:val="left"/>
              <w:rPr>
                <w:ins w:id="2960" w:author="Allen Wirfs-Brock" w:date="2011-07-02T13:04:00Z"/>
              </w:rPr>
            </w:pPr>
            <w:ins w:id="2961" w:author="Allen Wirfs-Brock" w:date="2011-07-02T13:08:00Z">
              <w:r w:rsidRPr="00E77497">
                <w:t xml:space="preserve">Array </w:t>
              </w:r>
            </w:ins>
            <w:ins w:id="2962" w:author="Allen Wirfs-Brock" w:date="2011-07-02T13:12:00Z">
              <w:r w:rsidRPr="00E77497">
                <w:t>o</w:t>
              </w:r>
            </w:ins>
            <w:ins w:id="2963" w:author="Allen Wirfs-Brock" w:date="2011-07-02T13:08:00Z">
              <w:r w:rsidRPr="00E77497">
                <w:t>bjects</w:t>
              </w:r>
            </w:ins>
          </w:p>
        </w:tc>
        <w:tc>
          <w:tcPr>
            <w:tcW w:w="3936" w:type="dxa"/>
            <w:tcPrChange w:id="2964" w:author="Rev 8 Allen Wirfs-Brock" w:date="2012-06-15T18:06:00Z">
              <w:tcPr>
                <w:tcW w:w="4553" w:type="dxa"/>
                <w:gridSpan w:val="2"/>
              </w:tcPr>
            </w:tcPrChange>
          </w:tcPr>
          <w:p w14:paraId="25E426BD" w14:textId="77777777" w:rsidR="00134E95" w:rsidRPr="00E77497" w:rsidRDefault="00134E95" w:rsidP="00134E95">
            <w:pPr>
              <w:keepNext/>
              <w:spacing w:after="0"/>
              <w:rPr>
                <w:ins w:id="2965" w:author="Allen Wirfs-Brock" w:date="2011-07-02T13:04:00Z"/>
              </w:rPr>
            </w:pPr>
          </w:p>
        </w:tc>
      </w:tr>
      <w:tr w:rsidR="00134E95" w:rsidRPr="00E77497" w14:paraId="13404B3D" w14:textId="77777777" w:rsidTr="00AA1FF6">
        <w:trPr>
          <w:gridAfter w:val="1"/>
          <w:wAfter w:w="393" w:type="dxa"/>
          <w:jc w:val="right"/>
          <w:ins w:id="2966" w:author="Allen Wirfs-Brock" w:date="2011-07-02T13:04:00Z"/>
          <w:trPrChange w:id="2967" w:author="Rev 8 Allen Wirfs-Brock" w:date="2012-06-15T18:06:00Z">
            <w:trPr>
              <w:gridAfter w:val="1"/>
              <w:jc w:val="right"/>
            </w:trPr>
          </w:trPrChange>
        </w:trPr>
        <w:tc>
          <w:tcPr>
            <w:tcW w:w="3095" w:type="dxa"/>
            <w:tcPrChange w:id="2968" w:author="Rev 8 Allen Wirfs-Brock" w:date="2012-06-15T18:06:00Z">
              <w:tcPr>
                <w:tcW w:w="2245" w:type="dxa"/>
              </w:tcPr>
            </w:tcPrChange>
          </w:tcPr>
          <w:p w14:paraId="1A5AB0E6" w14:textId="77777777" w:rsidR="00134E95" w:rsidRPr="00E77497" w:rsidRDefault="00134E95" w:rsidP="00FC56FA">
            <w:pPr>
              <w:keepNext/>
              <w:spacing w:after="0"/>
              <w:rPr>
                <w:ins w:id="2969" w:author="Allen Wirfs-Brock" w:date="2011-07-02T13:04:00Z"/>
              </w:rPr>
            </w:pPr>
            <w:ins w:id="2970" w:author="Allen Wirfs-Brock" w:date="2011-07-02T13:04:00Z">
              <w:del w:id="2971" w:author="Rev 3 Allen Wirfs-Brock" w:date="2011-09-07T17:58:00Z">
                <w:r w:rsidRPr="00E77497" w:rsidDel="00065D08">
                  <w:delText>[[</w:delText>
                </w:r>
              </w:del>
            </w:ins>
            <w:ins w:id="2972" w:author="Allen Wirfs-Brock" w:date="2011-07-02T13:09:00Z">
              <w:del w:id="2973" w:author="Rev 3 Allen Wirfs-Brock" w:date="2011-09-07T17:58:00Z">
                <w:r w:rsidR="00FC56FA" w:rsidRPr="00E77497" w:rsidDel="00065D08">
                  <w:delText>IsString</w:delText>
                </w:r>
              </w:del>
            </w:ins>
            <w:ins w:id="2974" w:author="Allen Wirfs-Brock" w:date="2011-07-02T13:04:00Z">
              <w:del w:id="2975" w:author="Rev 3 Allen Wirfs-Brock" w:date="2011-09-07T17:58:00Z">
                <w:r w:rsidRPr="00E77497" w:rsidDel="00065D08">
                  <w:delText>]]</w:delText>
                </w:r>
              </w:del>
            </w:ins>
            <w:ins w:id="2976" w:author="Rev 3 Allen Wirfs-Brock" w:date="2011-09-07T17:58:00Z">
              <w:r w:rsidR="00065D08" w:rsidRPr="00E77497">
                <w:t>StringWrapper</w:t>
              </w:r>
            </w:ins>
          </w:p>
        </w:tc>
        <w:tc>
          <w:tcPr>
            <w:tcW w:w="2592" w:type="dxa"/>
            <w:tcPrChange w:id="2977" w:author="Rev 8 Allen Wirfs-Brock" w:date="2012-06-15T18:06:00Z">
              <w:tcPr>
                <w:tcW w:w="2697" w:type="dxa"/>
                <w:gridSpan w:val="2"/>
              </w:tcPr>
            </w:tcPrChange>
          </w:tcPr>
          <w:p w14:paraId="24411E67" w14:textId="77777777" w:rsidR="00134E95" w:rsidRPr="00E77497" w:rsidRDefault="00FC56FA" w:rsidP="00FC56FA">
            <w:pPr>
              <w:keepNext/>
              <w:spacing w:after="0"/>
              <w:jc w:val="left"/>
              <w:rPr>
                <w:ins w:id="2978" w:author="Allen Wirfs-Brock" w:date="2011-07-02T13:04:00Z"/>
              </w:rPr>
            </w:pPr>
            <w:ins w:id="2979" w:author="Allen Wirfs-Brock" w:date="2011-07-02T13:09:00Z">
              <w:r w:rsidRPr="00E77497">
                <w:t xml:space="preserve">String </w:t>
              </w:r>
            </w:ins>
            <w:ins w:id="2980" w:author="Allen Wirfs-Brock" w:date="2011-07-02T13:12:00Z">
              <w:r w:rsidRPr="00E77497">
                <w:t>o</w:t>
              </w:r>
            </w:ins>
            <w:ins w:id="2981" w:author="Allen Wirfs-Brock" w:date="2011-07-02T13:09:00Z">
              <w:r w:rsidRPr="00E77497">
                <w:t>bjects</w:t>
              </w:r>
            </w:ins>
          </w:p>
        </w:tc>
        <w:tc>
          <w:tcPr>
            <w:tcW w:w="3936" w:type="dxa"/>
            <w:tcPrChange w:id="2982" w:author="Rev 8 Allen Wirfs-Brock" w:date="2012-06-15T18:06:00Z">
              <w:tcPr>
                <w:tcW w:w="4553" w:type="dxa"/>
                <w:gridSpan w:val="2"/>
              </w:tcPr>
            </w:tcPrChange>
          </w:tcPr>
          <w:p w14:paraId="71382DC1" w14:textId="77777777" w:rsidR="00134E95" w:rsidRPr="00E77497" w:rsidRDefault="00134E95" w:rsidP="00134E95">
            <w:pPr>
              <w:keepNext/>
              <w:spacing w:after="0"/>
              <w:rPr>
                <w:ins w:id="2983" w:author="Allen Wirfs-Brock" w:date="2011-07-02T13:04:00Z"/>
              </w:rPr>
            </w:pPr>
          </w:p>
        </w:tc>
      </w:tr>
      <w:tr w:rsidR="00134E95" w:rsidRPr="00E77497" w14:paraId="308B9362" w14:textId="77777777" w:rsidTr="00AA1FF6">
        <w:trPr>
          <w:gridAfter w:val="1"/>
          <w:wAfter w:w="393" w:type="dxa"/>
          <w:jc w:val="right"/>
          <w:ins w:id="2984" w:author="Allen Wirfs-Brock" w:date="2011-07-02T13:04:00Z"/>
          <w:trPrChange w:id="2985" w:author="Rev 8 Allen Wirfs-Brock" w:date="2012-06-15T18:06:00Z">
            <w:trPr>
              <w:gridAfter w:val="1"/>
              <w:jc w:val="right"/>
            </w:trPr>
          </w:trPrChange>
        </w:trPr>
        <w:tc>
          <w:tcPr>
            <w:tcW w:w="3095" w:type="dxa"/>
            <w:tcPrChange w:id="2986" w:author="Rev 8 Allen Wirfs-Brock" w:date="2012-06-15T18:06:00Z">
              <w:tcPr>
                <w:tcW w:w="2245" w:type="dxa"/>
              </w:tcPr>
            </w:tcPrChange>
          </w:tcPr>
          <w:p w14:paraId="24931C08" w14:textId="77777777" w:rsidR="00134E95" w:rsidRPr="00E77497" w:rsidRDefault="00134E95" w:rsidP="00FC56FA">
            <w:pPr>
              <w:keepNext/>
              <w:spacing w:after="0"/>
              <w:rPr>
                <w:ins w:id="2987" w:author="Allen Wirfs-Brock" w:date="2011-07-02T13:04:00Z"/>
              </w:rPr>
            </w:pPr>
            <w:ins w:id="2988" w:author="Allen Wirfs-Brock" w:date="2011-07-02T13:04:00Z">
              <w:del w:id="2989" w:author="Rev 3 Allen Wirfs-Brock" w:date="2011-09-07T18:02:00Z">
                <w:r w:rsidRPr="00E77497" w:rsidDel="00187187">
                  <w:delText>[[</w:delText>
                </w:r>
              </w:del>
            </w:ins>
            <w:ins w:id="2990" w:author="Allen Wirfs-Brock" w:date="2011-07-02T13:09:00Z">
              <w:del w:id="2991" w:author="Rev 3 Allen Wirfs-Brock" w:date="2011-09-07T17:59:00Z">
                <w:r w:rsidR="00FC56FA" w:rsidRPr="00E77497" w:rsidDel="00065D08">
                  <w:delText>IsBoolean</w:delText>
                </w:r>
              </w:del>
            </w:ins>
            <w:ins w:id="2992" w:author="Allen Wirfs-Brock" w:date="2011-07-02T13:04:00Z">
              <w:del w:id="2993" w:author="Rev 3 Allen Wirfs-Brock" w:date="2011-09-07T18:02:00Z">
                <w:r w:rsidRPr="00E77497" w:rsidDel="00187187">
                  <w:delText>]]</w:delText>
                </w:r>
              </w:del>
            </w:ins>
            <w:ins w:id="2994" w:author="Rev 3 Allen Wirfs-Brock" w:date="2011-09-07T18:02:00Z">
              <w:r w:rsidR="00187187" w:rsidRPr="00E77497">
                <w:t>BooleanWrapper</w:t>
              </w:r>
            </w:ins>
          </w:p>
        </w:tc>
        <w:tc>
          <w:tcPr>
            <w:tcW w:w="2592" w:type="dxa"/>
            <w:tcPrChange w:id="2995" w:author="Rev 8 Allen Wirfs-Brock" w:date="2012-06-15T18:06:00Z">
              <w:tcPr>
                <w:tcW w:w="2697" w:type="dxa"/>
                <w:gridSpan w:val="2"/>
              </w:tcPr>
            </w:tcPrChange>
          </w:tcPr>
          <w:p w14:paraId="3AA73393" w14:textId="77777777" w:rsidR="00134E95" w:rsidRPr="00E77497" w:rsidRDefault="00FC56FA" w:rsidP="00134E95">
            <w:pPr>
              <w:keepNext/>
              <w:spacing w:after="0"/>
              <w:jc w:val="left"/>
              <w:rPr>
                <w:ins w:id="2996" w:author="Allen Wirfs-Brock" w:date="2011-07-02T13:04:00Z"/>
              </w:rPr>
            </w:pPr>
            <w:ins w:id="2997" w:author="Allen Wirfs-Brock" w:date="2011-07-02T13:12:00Z">
              <w:r w:rsidRPr="00E77497">
                <w:t>Boolean objects</w:t>
              </w:r>
            </w:ins>
          </w:p>
        </w:tc>
        <w:tc>
          <w:tcPr>
            <w:tcW w:w="3936" w:type="dxa"/>
            <w:tcPrChange w:id="2998" w:author="Rev 8 Allen Wirfs-Brock" w:date="2012-06-15T18:06:00Z">
              <w:tcPr>
                <w:tcW w:w="4553" w:type="dxa"/>
                <w:gridSpan w:val="2"/>
              </w:tcPr>
            </w:tcPrChange>
          </w:tcPr>
          <w:p w14:paraId="3B7271FC" w14:textId="77777777" w:rsidR="00134E95" w:rsidRPr="00E77497" w:rsidRDefault="00134E95" w:rsidP="00134E95">
            <w:pPr>
              <w:keepNext/>
              <w:spacing w:after="0"/>
              <w:rPr>
                <w:ins w:id="2999" w:author="Allen Wirfs-Brock" w:date="2011-07-02T13:04:00Z"/>
              </w:rPr>
            </w:pPr>
          </w:p>
        </w:tc>
      </w:tr>
      <w:tr w:rsidR="00134E95" w:rsidRPr="00E77497" w14:paraId="46EBB7FB" w14:textId="77777777" w:rsidTr="00AA1FF6">
        <w:trPr>
          <w:gridAfter w:val="1"/>
          <w:wAfter w:w="393" w:type="dxa"/>
          <w:jc w:val="right"/>
          <w:ins w:id="3000" w:author="Allen Wirfs-Brock" w:date="2011-07-02T13:04:00Z"/>
          <w:trPrChange w:id="3001" w:author="Rev 8 Allen Wirfs-Brock" w:date="2012-06-15T18:06:00Z">
            <w:trPr>
              <w:gridAfter w:val="1"/>
              <w:jc w:val="right"/>
            </w:trPr>
          </w:trPrChange>
        </w:trPr>
        <w:tc>
          <w:tcPr>
            <w:tcW w:w="3095" w:type="dxa"/>
            <w:tcPrChange w:id="3002" w:author="Rev 8 Allen Wirfs-Brock" w:date="2012-06-15T18:06:00Z">
              <w:tcPr>
                <w:tcW w:w="2245" w:type="dxa"/>
              </w:tcPr>
            </w:tcPrChange>
          </w:tcPr>
          <w:p w14:paraId="75A1F156" w14:textId="77777777" w:rsidR="00134E95" w:rsidRPr="00E77497" w:rsidRDefault="00134E95" w:rsidP="00FC56FA">
            <w:pPr>
              <w:keepNext/>
              <w:spacing w:after="0"/>
              <w:rPr>
                <w:ins w:id="3003" w:author="Allen Wirfs-Brock" w:date="2011-07-02T13:04:00Z"/>
              </w:rPr>
            </w:pPr>
            <w:ins w:id="3004" w:author="Allen Wirfs-Brock" w:date="2011-07-02T13:04:00Z">
              <w:del w:id="3005" w:author="Rev 3 Allen Wirfs-Brock" w:date="2011-09-07T18:06:00Z">
                <w:r w:rsidRPr="00E77497" w:rsidDel="00187187">
                  <w:delText>[[</w:delText>
                </w:r>
              </w:del>
            </w:ins>
            <w:ins w:id="3006" w:author="Allen Wirfs-Brock" w:date="2011-07-02T13:10:00Z">
              <w:del w:id="3007" w:author="Rev 3 Allen Wirfs-Brock" w:date="2011-09-07T18:06:00Z">
                <w:r w:rsidR="00FC56FA" w:rsidRPr="00E77497" w:rsidDel="00187187">
                  <w:delText>IsNumber</w:delText>
                </w:r>
              </w:del>
            </w:ins>
            <w:ins w:id="3008" w:author="Allen Wirfs-Brock" w:date="2011-07-02T13:04:00Z">
              <w:del w:id="3009" w:author="Rev 3 Allen Wirfs-Brock" w:date="2011-09-07T18:06:00Z">
                <w:r w:rsidRPr="00E77497" w:rsidDel="00187187">
                  <w:delText>]]</w:delText>
                </w:r>
              </w:del>
            </w:ins>
            <w:ins w:id="3010" w:author="Rev 3 Allen Wirfs-Brock" w:date="2011-09-07T18:06:00Z">
              <w:r w:rsidR="00187187" w:rsidRPr="00E77497">
                <w:t>NumberWrapper</w:t>
              </w:r>
            </w:ins>
          </w:p>
        </w:tc>
        <w:tc>
          <w:tcPr>
            <w:tcW w:w="2592" w:type="dxa"/>
            <w:tcPrChange w:id="3011" w:author="Rev 8 Allen Wirfs-Brock" w:date="2012-06-15T18:06:00Z">
              <w:tcPr>
                <w:tcW w:w="2697" w:type="dxa"/>
                <w:gridSpan w:val="2"/>
              </w:tcPr>
            </w:tcPrChange>
          </w:tcPr>
          <w:p w14:paraId="60B46F2B" w14:textId="77777777" w:rsidR="00134E95" w:rsidRPr="00E77497" w:rsidRDefault="00FC56FA" w:rsidP="00134E95">
            <w:pPr>
              <w:keepNext/>
              <w:spacing w:after="0"/>
              <w:jc w:val="left"/>
              <w:rPr>
                <w:ins w:id="3012" w:author="Allen Wirfs-Brock" w:date="2011-07-02T13:04:00Z"/>
                <w:i/>
              </w:rPr>
            </w:pPr>
            <w:ins w:id="3013" w:author="Allen Wirfs-Brock" w:date="2011-07-02T13:12:00Z">
              <w:r w:rsidRPr="00E77497">
                <w:t>Number objects</w:t>
              </w:r>
            </w:ins>
          </w:p>
        </w:tc>
        <w:tc>
          <w:tcPr>
            <w:tcW w:w="3936" w:type="dxa"/>
            <w:tcPrChange w:id="3014" w:author="Rev 8 Allen Wirfs-Brock" w:date="2012-06-15T18:06:00Z">
              <w:tcPr>
                <w:tcW w:w="4553" w:type="dxa"/>
                <w:gridSpan w:val="2"/>
              </w:tcPr>
            </w:tcPrChange>
          </w:tcPr>
          <w:p w14:paraId="0519B970" w14:textId="77777777" w:rsidR="00134E95" w:rsidRPr="00E77497" w:rsidRDefault="00134E95" w:rsidP="00134E95">
            <w:pPr>
              <w:keepNext/>
              <w:spacing w:after="0"/>
              <w:rPr>
                <w:ins w:id="3015" w:author="Allen Wirfs-Brock" w:date="2011-07-02T13:04:00Z"/>
              </w:rPr>
            </w:pPr>
          </w:p>
        </w:tc>
      </w:tr>
      <w:tr w:rsidR="00134E95" w:rsidRPr="00E77497" w14:paraId="60746690" w14:textId="77777777" w:rsidTr="00AA1FF6">
        <w:trPr>
          <w:gridAfter w:val="1"/>
          <w:wAfter w:w="393" w:type="dxa"/>
          <w:jc w:val="right"/>
          <w:ins w:id="3016" w:author="Allen Wirfs-Brock" w:date="2011-07-02T13:04:00Z"/>
          <w:trPrChange w:id="3017" w:author="Rev 8 Allen Wirfs-Brock" w:date="2012-06-15T18:06:00Z">
            <w:trPr>
              <w:gridAfter w:val="1"/>
              <w:jc w:val="right"/>
            </w:trPr>
          </w:trPrChange>
        </w:trPr>
        <w:tc>
          <w:tcPr>
            <w:tcW w:w="3095" w:type="dxa"/>
            <w:tcPrChange w:id="3018" w:author="Rev 8 Allen Wirfs-Brock" w:date="2012-06-15T18:06:00Z">
              <w:tcPr>
                <w:tcW w:w="2245" w:type="dxa"/>
              </w:tcPr>
            </w:tcPrChange>
          </w:tcPr>
          <w:p w14:paraId="5BFDFE29" w14:textId="77777777" w:rsidR="00134E95" w:rsidRPr="00E77497" w:rsidRDefault="00134E95" w:rsidP="00FC56FA">
            <w:pPr>
              <w:keepNext/>
              <w:spacing w:after="0"/>
              <w:rPr>
                <w:ins w:id="3019" w:author="Allen Wirfs-Brock" w:date="2011-07-02T13:04:00Z"/>
              </w:rPr>
            </w:pPr>
            <w:ins w:id="3020" w:author="Allen Wirfs-Brock" w:date="2011-07-02T13:04:00Z">
              <w:del w:id="3021" w:author="Rev 3 Allen Wirfs-Brock" w:date="2011-09-07T18:07:00Z">
                <w:r w:rsidRPr="00E77497" w:rsidDel="00187187">
                  <w:delText>[[</w:delText>
                </w:r>
              </w:del>
            </w:ins>
            <w:ins w:id="3022" w:author="Allen Wirfs-Brock" w:date="2011-07-02T13:10:00Z">
              <w:del w:id="3023" w:author="Rev 3 Allen Wirfs-Brock" w:date="2011-09-07T18:07:00Z">
                <w:r w:rsidR="00FC56FA" w:rsidRPr="00E77497" w:rsidDel="00187187">
                  <w:delText>IsMath</w:delText>
                </w:r>
              </w:del>
            </w:ins>
            <w:ins w:id="3024" w:author="Allen Wirfs-Brock" w:date="2011-07-02T13:04:00Z">
              <w:del w:id="3025" w:author="Rev 3 Allen Wirfs-Brock" w:date="2011-09-07T18:07:00Z">
                <w:r w:rsidRPr="00E77497" w:rsidDel="00187187">
                  <w:delText>]]</w:delText>
                </w:r>
              </w:del>
            </w:ins>
            <w:ins w:id="3026" w:author="Rev 3 Allen Wirfs-Brock" w:date="2011-09-07T18:07:00Z">
              <w:r w:rsidR="00187187" w:rsidRPr="00E77497">
                <w:t>NativeMath</w:t>
              </w:r>
            </w:ins>
          </w:p>
        </w:tc>
        <w:tc>
          <w:tcPr>
            <w:tcW w:w="2592" w:type="dxa"/>
            <w:tcPrChange w:id="3027" w:author="Rev 8 Allen Wirfs-Brock" w:date="2012-06-15T18:06:00Z">
              <w:tcPr>
                <w:tcW w:w="2697" w:type="dxa"/>
                <w:gridSpan w:val="2"/>
              </w:tcPr>
            </w:tcPrChange>
          </w:tcPr>
          <w:p w14:paraId="3A0C4CE7" w14:textId="77777777" w:rsidR="00134E95" w:rsidRPr="00E77497" w:rsidRDefault="00FC56FA" w:rsidP="007526C2">
            <w:pPr>
              <w:keepNext/>
              <w:spacing w:after="0"/>
              <w:jc w:val="left"/>
              <w:rPr>
                <w:ins w:id="3028" w:author="Allen Wirfs-Brock" w:date="2011-07-02T13:04:00Z"/>
                <w:i/>
              </w:rPr>
            </w:pPr>
            <w:ins w:id="3029" w:author="Allen Wirfs-Brock" w:date="2011-07-02T13:12:00Z">
              <w:r w:rsidRPr="00E77497">
                <w:t>The Mat</w:t>
              </w:r>
              <w:del w:id="3030" w:author="Rev 3 Allen Wirfs-Brock" w:date="2011-09-07T15:16:00Z">
                <w:r w:rsidRPr="00E77497" w:rsidDel="007526C2">
                  <w:delText>c</w:delText>
                </w:r>
              </w:del>
              <w:r w:rsidRPr="00E77497">
                <w:t>h object</w:t>
              </w:r>
            </w:ins>
          </w:p>
        </w:tc>
        <w:tc>
          <w:tcPr>
            <w:tcW w:w="3936" w:type="dxa"/>
            <w:tcPrChange w:id="3031" w:author="Rev 8 Allen Wirfs-Brock" w:date="2012-06-15T18:06:00Z">
              <w:tcPr>
                <w:tcW w:w="4553" w:type="dxa"/>
                <w:gridSpan w:val="2"/>
              </w:tcPr>
            </w:tcPrChange>
          </w:tcPr>
          <w:p w14:paraId="04EF03E0" w14:textId="77777777" w:rsidR="00134E95" w:rsidRPr="00E77497" w:rsidRDefault="00134E95" w:rsidP="00134E95">
            <w:pPr>
              <w:keepNext/>
              <w:spacing w:after="0"/>
              <w:rPr>
                <w:ins w:id="3032" w:author="Allen Wirfs-Brock" w:date="2011-07-02T13:04:00Z"/>
              </w:rPr>
            </w:pPr>
          </w:p>
        </w:tc>
      </w:tr>
      <w:tr w:rsidR="00134E95" w:rsidRPr="00E77497" w14:paraId="3C604F71" w14:textId="77777777" w:rsidTr="00AA1FF6">
        <w:trPr>
          <w:gridAfter w:val="1"/>
          <w:wAfter w:w="393" w:type="dxa"/>
          <w:jc w:val="right"/>
          <w:ins w:id="3033" w:author="Allen Wirfs-Brock" w:date="2011-07-02T13:04:00Z"/>
          <w:trPrChange w:id="3034" w:author="Rev 8 Allen Wirfs-Brock" w:date="2012-06-15T18:06:00Z">
            <w:trPr>
              <w:gridAfter w:val="1"/>
              <w:jc w:val="right"/>
            </w:trPr>
          </w:trPrChange>
        </w:trPr>
        <w:tc>
          <w:tcPr>
            <w:tcW w:w="3095" w:type="dxa"/>
            <w:tcBorders>
              <w:bottom w:val="nil"/>
            </w:tcBorders>
            <w:tcPrChange w:id="3035" w:author="Rev 8 Allen Wirfs-Brock" w:date="2012-06-15T18:06:00Z">
              <w:tcPr>
                <w:tcW w:w="2245" w:type="dxa"/>
                <w:tcBorders>
                  <w:bottom w:val="nil"/>
                </w:tcBorders>
              </w:tcPr>
            </w:tcPrChange>
          </w:tcPr>
          <w:p w14:paraId="6C8F995F" w14:textId="77777777" w:rsidR="00134E95" w:rsidRPr="00E77497" w:rsidRDefault="00134E95" w:rsidP="00FA2A04">
            <w:pPr>
              <w:keepNext/>
              <w:spacing w:after="0"/>
              <w:rPr>
                <w:ins w:id="3036" w:author="Allen Wirfs-Brock" w:date="2011-07-02T13:04:00Z"/>
              </w:rPr>
            </w:pPr>
            <w:ins w:id="3037" w:author="Allen Wirfs-Brock" w:date="2011-07-02T13:04:00Z">
              <w:del w:id="3038" w:author="Rev 3 Allen Wirfs-Brock" w:date="2011-09-08T14:47:00Z">
                <w:r w:rsidRPr="00E77497" w:rsidDel="00FA2A04">
                  <w:delText>[[</w:delText>
                </w:r>
              </w:del>
            </w:ins>
            <w:ins w:id="3039" w:author="Allen Wirfs-Brock" w:date="2011-07-02T13:10:00Z">
              <w:del w:id="3040" w:author="Rev 3 Allen Wirfs-Brock" w:date="2011-09-08T14:47:00Z">
                <w:r w:rsidR="00FC56FA" w:rsidRPr="00E77497" w:rsidDel="00FA2A04">
                  <w:delText>IsDate</w:delText>
                </w:r>
              </w:del>
            </w:ins>
            <w:ins w:id="3041" w:author="Rev 3 Allen Wirfs-Brock" w:date="2011-09-08T14:47:00Z">
              <w:r w:rsidR="00FA2A04" w:rsidRPr="00E77497">
                <w:t>NativeDat</w:t>
              </w:r>
            </w:ins>
            <w:ins w:id="3042" w:author="Allen Wirfs-Brock" w:date="2011-07-02T13:04:00Z">
              <w:del w:id="3043" w:author="Rev 3 Allen Wirfs-Brock" w:date="2011-09-08T14:47:00Z">
                <w:r w:rsidRPr="00E77497" w:rsidDel="00FA2A04">
                  <w:delText>]</w:delText>
                </w:r>
              </w:del>
            </w:ins>
            <w:ins w:id="3044" w:author="Rev 3 Allen Wirfs-Brock" w:date="2011-09-08T14:47:00Z">
              <w:r w:rsidR="00FA2A04" w:rsidRPr="00E77497">
                <w:t>e</w:t>
              </w:r>
            </w:ins>
            <w:ins w:id="3045" w:author="Allen Wirfs-Brock" w:date="2011-07-02T13:04:00Z">
              <w:del w:id="3046" w:author="Rev 3 Allen Wirfs-Brock" w:date="2011-09-08T14:47:00Z">
                <w:r w:rsidRPr="00E77497" w:rsidDel="00FA2A04">
                  <w:delText>]</w:delText>
                </w:r>
              </w:del>
            </w:ins>
          </w:p>
        </w:tc>
        <w:tc>
          <w:tcPr>
            <w:tcW w:w="2592" w:type="dxa"/>
            <w:tcPrChange w:id="3047" w:author="Rev 8 Allen Wirfs-Brock" w:date="2012-06-15T18:06:00Z">
              <w:tcPr>
                <w:tcW w:w="2697" w:type="dxa"/>
                <w:gridSpan w:val="2"/>
              </w:tcPr>
            </w:tcPrChange>
          </w:tcPr>
          <w:p w14:paraId="5BFBC367" w14:textId="77777777" w:rsidR="00134E95" w:rsidRPr="00E77497" w:rsidRDefault="00FC56FA" w:rsidP="00134E95">
            <w:pPr>
              <w:keepNext/>
              <w:spacing w:after="0"/>
              <w:jc w:val="left"/>
              <w:rPr>
                <w:ins w:id="3048" w:author="Allen Wirfs-Brock" w:date="2011-07-02T13:04:00Z"/>
              </w:rPr>
            </w:pPr>
            <w:ins w:id="3049" w:author="Allen Wirfs-Brock" w:date="2011-07-02T13:12:00Z">
              <w:r w:rsidRPr="00E77497">
                <w:t>Date objects</w:t>
              </w:r>
            </w:ins>
          </w:p>
        </w:tc>
        <w:tc>
          <w:tcPr>
            <w:tcW w:w="3936" w:type="dxa"/>
            <w:tcPrChange w:id="3050" w:author="Rev 8 Allen Wirfs-Brock" w:date="2012-06-15T18:06:00Z">
              <w:tcPr>
                <w:tcW w:w="4553" w:type="dxa"/>
                <w:gridSpan w:val="2"/>
              </w:tcPr>
            </w:tcPrChange>
          </w:tcPr>
          <w:p w14:paraId="648423DA" w14:textId="77777777" w:rsidR="00134E95" w:rsidRPr="00E77497" w:rsidRDefault="00134E95" w:rsidP="00134E95">
            <w:pPr>
              <w:keepNext/>
              <w:spacing w:after="0"/>
              <w:rPr>
                <w:ins w:id="3051" w:author="Allen Wirfs-Brock" w:date="2011-07-02T13:04:00Z"/>
              </w:rPr>
            </w:pPr>
          </w:p>
        </w:tc>
      </w:tr>
      <w:tr w:rsidR="00134E95" w:rsidRPr="00E77497" w14:paraId="3566D59E" w14:textId="77777777" w:rsidTr="00AA1FF6">
        <w:trPr>
          <w:gridAfter w:val="1"/>
          <w:wAfter w:w="393" w:type="dxa"/>
          <w:jc w:val="right"/>
          <w:ins w:id="3052" w:author="Allen Wirfs-Brock" w:date="2011-07-02T13:04:00Z"/>
          <w:trPrChange w:id="3053" w:author="Rev 8 Allen Wirfs-Brock" w:date="2012-06-15T18:06:00Z">
            <w:trPr>
              <w:gridAfter w:val="1"/>
              <w:jc w:val="right"/>
            </w:trPr>
          </w:trPrChange>
        </w:trPr>
        <w:tc>
          <w:tcPr>
            <w:tcW w:w="3095" w:type="dxa"/>
            <w:tcPrChange w:id="3054" w:author="Rev 8 Allen Wirfs-Brock" w:date="2012-06-15T18:06:00Z">
              <w:tcPr>
                <w:tcW w:w="2245" w:type="dxa"/>
              </w:tcPr>
            </w:tcPrChange>
          </w:tcPr>
          <w:p w14:paraId="55D47572" w14:textId="77777777" w:rsidR="00134E95" w:rsidRPr="00E77497" w:rsidRDefault="00134E95" w:rsidP="00FC56FA">
            <w:pPr>
              <w:keepNext/>
              <w:spacing w:after="0"/>
              <w:rPr>
                <w:ins w:id="3055" w:author="Allen Wirfs-Brock" w:date="2011-07-02T13:04:00Z"/>
              </w:rPr>
            </w:pPr>
            <w:ins w:id="3056" w:author="Allen Wirfs-Brock" w:date="2011-07-02T13:04:00Z">
              <w:del w:id="3057" w:author="Rev 3 Allen Wirfs-Brock" w:date="2011-09-08T14:57:00Z">
                <w:r w:rsidRPr="00E77497" w:rsidDel="00BA3B3B">
                  <w:delText>[[</w:delText>
                </w:r>
              </w:del>
            </w:ins>
            <w:ins w:id="3058" w:author="Allen Wirfs-Brock" w:date="2011-07-02T13:10:00Z">
              <w:del w:id="3059" w:author="Rev 3 Allen Wirfs-Brock" w:date="2011-09-08T14:57:00Z">
                <w:r w:rsidR="00FC56FA" w:rsidRPr="00E77497" w:rsidDel="00BA3B3B">
                  <w:delText>IsRegExp</w:delText>
                </w:r>
              </w:del>
            </w:ins>
            <w:ins w:id="3060" w:author="Allen Wirfs-Brock" w:date="2011-07-02T13:04:00Z">
              <w:del w:id="3061" w:author="Rev 3 Allen Wirfs-Brock" w:date="2011-09-08T14:57:00Z">
                <w:r w:rsidRPr="00E77497" w:rsidDel="00BA3B3B">
                  <w:delText>]]</w:delText>
                </w:r>
              </w:del>
            </w:ins>
            <w:ins w:id="3062" w:author="Rev 3 Allen Wirfs-Brock" w:date="2011-09-08T14:57:00Z">
              <w:r w:rsidR="00BA3B3B" w:rsidRPr="00E77497">
                <w:t>NativeRegExp</w:t>
              </w:r>
            </w:ins>
          </w:p>
        </w:tc>
        <w:tc>
          <w:tcPr>
            <w:tcW w:w="2592" w:type="dxa"/>
            <w:tcPrChange w:id="3063" w:author="Rev 8 Allen Wirfs-Brock" w:date="2012-06-15T18:06:00Z">
              <w:tcPr>
                <w:tcW w:w="2697" w:type="dxa"/>
                <w:gridSpan w:val="2"/>
              </w:tcPr>
            </w:tcPrChange>
          </w:tcPr>
          <w:p w14:paraId="52AA769F" w14:textId="77777777" w:rsidR="00134E95" w:rsidRPr="00E77497" w:rsidRDefault="00FC56FA" w:rsidP="00134E95">
            <w:pPr>
              <w:keepNext/>
              <w:spacing w:after="0"/>
              <w:jc w:val="left"/>
              <w:rPr>
                <w:ins w:id="3064" w:author="Allen Wirfs-Brock" w:date="2011-07-02T13:04:00Z"/>
              </w:rPr>
            </w:pPr>
            <w:ins w:id="3065" w:author="Allen Wirfs-Brock" w:date="2011-07-02T13:13:00Z">
              <w:r w:rsidRPr="00E77497">
                <w:t>RegExp objects</w:t>
              </w:r>
            </w:ins>
          </w:p>
        </w:tc>
        <w:tc>
          <w:tcPr>
            <w:tcW w:w="3936" w:type="dxa"/>
            <w:tcPrChange w:id="3066" w:author="Rev 8 Allen Wirfs-Brock" w:date="2012-06-15T18:06:00Z">
              <w:tcPr>
                <w:tcW w:w="4553" w:type="dxa"/>
                <w:gridSpan w:val="2"/>
              </w:tcPr>
            </w:tcPrChange>
          </w:tcPr>
          <w:p w14:paraId="7095944A" w14:textId="77777777" w:rsidR="00134E95" w:rsidRPr="00E77497" w:rsidRDefault="00134E95" w:rsidP="00134E95">
            <w:pPr>
              <w:keepNext/>
              <w:spacing w:after="0"/>
              <w:rPr>
                <w:ins w:id="3067" w:author="Allen Wirfs-Brock" w:date="2011-07-02T13:04:00Z"/>
              </w:rPr>
            </w:pPr>
          </w:p>
        </w:tc>
      </w:tr>
      <w:tr w:rsidR="00134E95" w:rsidRPr="00E77497" w14:paraId="3BEE3C21" w14:textId="77777777" w:rsidTr="00AA1FF6">
        <w:trPr>
          <w:gridAfter w:val="1"/>
          <w:wAfter w:w="393" w:type="dxa"/>
          <w:jc w:val="right"/>
          <w:ins w:id="3068" w:author="Allen Wirfs-Brock" w:date="2011-07-02T13:04:00Z"/>
          <w:trPrChange w:id="3069" w:author="Rev 8 Allen Wirfs-Brock" w:date="2012-06-15T18:06:00Z">
            <w:trPr>
              <w:gridAfter w:val="1"/>
              <w:jc w:val="right"/>
            </w:trPr>
          </w:trPrChange>
        </w:trPr>
        <w:tc>
          <w:tcPr>
            <w:tcW w:w="3095" w:type="dxa"/>
            <w:tcPrChange w:id="3070" w:author="Rev 8 Allen Wirfs-Brock" w:date="2012-06-15T18:06:00Z">
              <w:tcPr>
                <w:tcW w:w="2245" w:type="dxa"/>
              </w:tcPr>
            </w:tcPrChange>
          </w:tcPr>
          <w:p w14:paraId="451DD641" w14:textId="77777777" w:rsidR="00134E95" w:rsidRPr="00E77497" w:rsidRDefault="00134E95" w:rsidP="00FC56FA">
            <w:pPr>
              <w:keepNext/>
              <w:spacing w:after="0"/>
              <w:rPr>
                <w:ins w:id="3071" w:author="Allen Wirfs-Brock" w:date="2011-07-02T13:04:00Z"/>
              </w:rPr>
            </w:pPr>
            <w:ins w:id="3072" w:author="Allen Wirfs-Brock" w:date="2011-07-02T13:04:00Z">
              <w:del w:id="3073" w:author="Rev 3 Allen Wirfs-Brock" w:date="2011-09-08T15:01:00Z">
                <w:r w:rsidRPr="00E77497" w:rsidDel="004B7D01">
                  <w:delText>[[</w:delText>
                </w:r>
              </w:del>
            </w:ins>
            <w:ins w:id="3074" w:author="Allen Wirfs-Brock" w:date="2011-07-02T13:10:00Z">
              <w:del w:id="3075" w:author="Rev 3 Allen Wirfs-Brock" w:date="2011-09-08T15:01:00Z">
                <w:r w:rsidR="00FC56FA" w:rsidRPr="00E77497" w:rsidDel="004B7D01">
                  <w:delText>IsError</w:delText>
                </w:r>
              </w:del>
            </w:ins>
            <w:ins w:id="3076" w:author="Allen Wirfs-Brock" w:date="2011-07-02T13:04:00Z">
              <w:del w:id="3077" w:author="Rev 3 Allen Wirfs-Brock" w:date="2011-09-08T15:01:00Z">
                <w:r w:rsidRPr="00E77497" w:rsidDel="004B7D01">
                  <w:delText>]]</w:delText>
                </w:r>
              </w:del>
            </w:ins>
            <w:ins w:id="3078" w:author="Rev 3 Allen Wirfs-Brock" w:date="2011-09-08T15:01:00Z">
              <w:r w:rsidR="004B7D01" w:rsidRPr="00E77497">
                <w:t>NativeError</w:t>
              </w:r>
            </w:ins>
          </w:p>
        </w:tc>
        <w:tc>
          <w:tcPr>
            <w:tcW w:w="2592" w:type="dxa"/>
            <w:tcPrChange w:id="3079" w:author="Rev 8 Allen Wirfs-Brock" w:date="2012-06-15T18:06:00Z">
              <w:tcPr>
                <w:tcW w:w="2697" w:type="dxa"/>
                <w:gridSpan w:val="2"/>
              </w:tcPr>
            </w:tcPrChange>
          </w:tcPr>
          <w:p w14:paraId="24B15CDF" w14:textId="77777777" w:rsidR="00134E95" w:rsidRPr="00E77497" w:rsidRDefault="00FC56FA" w:rsidP="00FC56FA">
            <w:pPr>
              <w:keepNext/>
              <w:spacing w:after="0"/>
              <w:jc w:val="left"/>
              <w:rPr>
                <w:ins w:id="3080" w:author="Allen Wirfs-Brock" w:date="2011-07-02T13:04:00Z"/>
              </w:rPr>
            </w:pPr>
            <w:ins w:id="3081" w:author="Allen Wirfs-Brock" w:date="2011-07-02T13:04:00Z">
              <w:r w:rsidRPr="00E77497">
                <w:t>Error objects</w:t>
              </w:r>
            </w:ins>
          </w:p>
        </w:tc>
        <w:tc>
          <w:tcPr>
            <w:tcW w:w="3936" w:type="dxa"/>
            <w:tcPrChange w:id="3082" w:author="Rev 8 Allen Wirfs-Brock" w:date="2012-06-15T18:06:00Z">
              <w:tcPr>
                <w:tcW w:w="4553" w:type="dxa"/>
                <w:gridSpan w:val="2"/>
              </w:tcPr>
            </w:tcPrChange>
          </w:tcPr>
          <w:p w14:paraId="4344A802" w14:textId="77777777" w:rsidR="00134E95" w:rsidRPr="00E77497" w:rsidRDefault="00134E95" w:rsidP="00134E95">
            <w:pPr>
              <w:keepNext/>
              <w:spacing w:after="0"/>
              <w:rPr>
                <w:ins w:id="3083" w:author="Allen Wirfs-Brock" w:date="2011-07-02T13:04:00Z"/>
              </w:rPr>
            </w:pPr>
          </w:p>
        </w:tc>
      </w:tr>
      <w:tr w:rsidR="00134E95" w:rsidRPr="00E77497" w14:paraId="44DCEFDD" w14:textId="77777777" w:rsidTr="00AA1FF6">
        <w:trPr>
          <w:gridAfter w:val="1"/>
          <w:wAfter w:w="393" w:type="dxa"/>
          <w:jc w:val="right"/>
          <w:ins w:id="3084" w:author="Allen Wirfs-Brock" w:date="2011-07-02T13:04:00Z"/>
          <w:trPrChange w:id="3085" w:author="Rev 8 Allen Wirfs-Brock" w:date="2012-06-15T18:06:00Z">
            <w:trPr>
              <w:gridAfter w:val="1"/>
              <w:jc w:val="right"/>
            </w:trPr>
          </w:trPrChange>
        </w:trPr>
        <w:tc>
          <w:tcPr>
            <w:tcW w:w="3095" w:type="dxa"/>
            <w:tcPrChange w:id="3086" w:author="Rev 8 Allen Wirfs-Brock" w:date="2012-06-15T18:06:00Z">
              <w:tcPr>
                <w:tcW w:w="2245" w:type="dxa"/>
              </w:tcPr>
            </w:tcPrChange>
          </w:tcPr>
          <w:p w14:paraId="3D858AF1" w14:textId="77777777" w:rsidR="00134E95" w:rsidRPr="00E77497" w:rsidRDefault="00134E95" w:rsidP="00FC56FA">
            <w:pPr>
              <w:keepNext/>
              <w:spacing w:after="0"/>
              <w:rPr>
                <w:ins w:id="3087" w:author="Allen Wirfs-Brock" w:date="2011-07-02T13:04:00Z"/>
              </w:rPr>
            </w:pPr>
            <w:ins w:id="3088" w:author="Allen Wirfs-Brock" w:date="2011-07-02T13:04:00Z">
              <w:del w:id="3089" w:author="Rev 3 Allen Wirfs-Brock" w:date="2011-09-08T15:03:00Z">
                <w:r w:rsidRPr="00E77497" w:rsidDel="00883E25">
                  <w:delText>[[</w:delText>
                </w:r>
              </w:del>
            </w:ins>
            <w:ins w:id="3090" w:author="Allen Wirfs-Brock" w:date="2011-07-02T13:11:00Z">
              <w:del w:id="3091" w:author="Rev 3 Allen Wirfs-Brock" w:date="2011-09-08T15:03:00Z">
                <w:r w:rsidR="00FC56FA" w:rsidRPr="00E77497" w:rsidDel="00883E25">
                  <w:delText>IsJSON</w:delText>
                </w:r>
              </w:del>
            </w:ins>
            <w:ins w:id="3092" w:author="Allen Wirfs-Brock" w:date="2011-07-02T13:04:00Z">
              <w:del w:id="3093" w:author="Rev 3 Allen Wirfs-Brock" w:date="2011-09-08T15:03:00Z">
                <w:r w:rsidRPr="00E77497" w:rsidDel="00883E25">
                  <w:delText>]]</w:delText>
                </w:r>
              </w:del>
            </w:ins>
            <w:ins w:id="3094" w:author="Rev 3 Allen Wirfs-Brock" w:date="2011-09-08T15:03:00Z">
              <w:r w:rsidR="00883E25" w:rsidRPr="00E77497">
                <w:t>NativeJSON</w:t>
              </w:r>
            </w:ins>
          </w:p>
        </w:tc>
        <w:tc>
          <w:tcPr>
            <w:tcW w:w="2592" w:type="dxa"/>
            <w:tcPrChange w:id="3095" w:author="Rev 8 Allen Wirfs-Brock" w:date="2012-06-15T18:06:00Z">
              <w:tcPr>
                <w:tcW w:w="2697" w:type="dxa"/>
                <w:gridSpan w:val="2"/>
              </w:tcPr>
            </w:tcPrChange>
          </w:tcPr>
          <w:p w14:paraId="473007EE" w14:textId="77777777" w:rsidR="00134E95" w:rsidRPr="00E77497" w:rsidRDefault="00FC56FA" w:rsidP="00134E95">
            <w:pPr>
              <w:keepNext/>
              <w:spacing w:after="0"/>
              <w:jc w:val="left"/>
              <w:rPr>
                <w:ins w:id="3096" w:author="Allen Wirfs-Brock" w:date="2011-07-02T13:04:00Z"/>
              </w:rPr>
            </w:pPr>
            <w:ins w:id="3097" w:author="Allen Wirfs-Brock" w:date="2011-07-02T13:13:00Z">
              <w:r w:rsidRPr="00E77497">
                <w:t>The JSON object</w:t>
              </w:r>
            </w:ins>
          </w:p>
        </w:tc>
        <w:tc>
          <w:tcPr>
            <w:tcW w:w="3936" w:type="dxa"/>
            <w:tcPrChange w:id="3098" w:author="Rev 8 Allen Wirfs-Brock" w:date="2012-06-15T18:06:00Z">
              <w:tcPr>
                <w:tcW w:w="4553" w:type="dxa"/>
                <w:gridSpan w:val="2"/>
              </w:tcPr>
            </w:tcPrChange>
          </w:tcPr>
          <w:p w14:paraId="18AD2123" w14:textId="77777777" w:rsidR="00134E95" w:rsidRPr="00E77497" w:rsidRDefault="00134E95" w:rsidP="00134E95">
            <w:pPr>
              <w:keepNext/>
              <w:spacing w:after="0"/>
              <w:rPr>
                <w:ins w:id="3099" w:author="Allen Wirfs-Brock" w:date="2011-07-02T13:04:00Z"/>
              </w:rPr>
            </w:pPr>
          </w:p>
        </w:tc>
      </w:tr>
      <w:tr w:rsidR="00134E95" w:rsidRPr="00E77497" w14:paraId="0F3D9EC4" w14:textId="77777777" w:rsidTr="00AA1FF6">
        <w:trPr>
          <w:gridAfter w:val="1"/>
          <w:wAfter w:w="393" w:type="dxa"/>
          <w:jc w:val="right"/>
          <w:ins w:id="3100" w:author="Allen Wirfs-Brock" w:date="2011-07-02T13:04:00Z"/>
          <w:trPrChange w:id="3101" w:author="Rev 8 Allen Wirfs-Brock" w:date="2012-06-15T18:06:00Z">
            <w:trPr>
              <w:gridAfter w:val="1"/>
              <w:jc w:val="right"/>
            </w:trPr>
          </w:trPrChange>
        </w:trPr>
        <w:tc>
          <w:tcPr>
            <w:tcW w:w="3095" w:type="dxa"/>
            <w:tcPrChange w:id="3102" w:author="Rev 8 Allen Wirfs-Brock" w:date="2012-06-15T18:06:00Z">
              <w:tcPr>
                <w:tcW w:w="2245" w:type="dxa"/>
              </w:tcPr>
            </w:tcPrChange>
          </w:tcPr>
          <w:p w14:paraId="6AEADB4E" w14:textId="77777777" w:rsidR="00134E95" w:rsidRPr="00E77497" w:rsidRDefault="00134E95" w:rsidP="00FC56FA">
            <w:pPr>
              <w:keepNext/>
              <w:spacing w:after="0"/>
              <w:rPr>
                <w:ins w:id="3103" w:author="Allen Wirfs-Brock" w:date="2011-07-02T13:04:00Z"/>
              </w:rPr>
            </w:pPr>
            <w:ins w:id="3104" w:author="Allen Wirfs-Brock" w:date="2011-07-02T13:04:00Z">
              <w:del w:id="3105" w:author="Rev 3 Allen Wirfs-Brock" w:date="2011-09-08T15:06:00Z">
                <w:r w:rsidRPr="00E77497" w:rsidDel="00883E25">
                  <w:delText>[[</w:delText>
                </w:r>
              </w:del>
            </w:ins>
            <w:ins w:id="3106" w:author="Allen Wirfs-Brock" w:date="2011-07-02T13:11:00Z">
              <w:del w:id="3107" w:author="Rev 3 Allen Wirfs-Brock" w:date="2011-09-08T15:06:00Z">
                <w:r w:rsidR="00FC56FA" w:rsidRPr="00E77497" w:rsidDel="00883E25">
                  <w:delText>IsArguments</w:delText>
                </w:r>
              </w:del>
            </w:ins>
            <w:ins w:id="3108" w:author="Allen Wirfs-Brock" w:date="2011-07-02T13:04:00Z">
              <w:del w:id="3109" w:author="Rev 3 Allen Wirfs-Brock" w:date="2011-09-08T15:06:00Z">
                <w:r w:rsidRPr="00E77497" w:rsidDel="00883E25">
                  <w:delText>]]</w:delText>
                </w:r>
              </w:del>
            </w:ins>
            <w:ins w:id="3110" w:author="Rev 3 Allen Wirfs-Brock" w:date="2011-09-08T15:06:00Z">
              <w:r w:rsidR="00883E25" w:rsidRPr="00E77497">
                <w:t>NativeArguments</w:t>
              </w:r>
            </w:ins>
          </w:p>
        </w:tc>
        <w:tc>
          <w:tcPr>
            <w:tcW w:w="2592" w:type="dxa"/>
            <w:tcPrChange w:id="3111" w:author="Rev 8 Allen Wirfs-Brock" w:date="2012-06-15T18:06:00Z">
              <w:tcPr>
                <w:tcW w:w="2697" w:type="dxa"/>
                <w:gridSpan w:val="2"/>
              </w:tcPr>
            </w:tcPrChange>
          </w:tcPr>
          <w:p w14:paraId="4EEC405D" w14:textId="77777777" w:rsidR="00134E95" w:rsidRPr="00E77497" w:rsidRDefault="00FC56FA" w:rsidP="00134E95">
            <w:pPr>
              <w:keepNext/>
              <w:spacing w:after="0"/>
              <w:jc w:val="left"/>
              <w:rPr>
                <w:ins w:id="3112" w:author="Allen Wirfs-Brock" w:date="2011-07-02T13:04:00Z"/>
              </w:rPr>
            </w:pPr>
            <w:ins w:id="3113" w:author="Allen Wirfs-Brock" w:date="2011-07-02T13:13:00Z">
              <w:r w:rsidRPr="00E77497">
                <w:t>Arguments objects</w:t>
              </w:r>
            </w:ins>
          </w:p>
        </w:tc>
        <w:tc>
          <w:tcPr>
            <w:tcW w:w="3936" w:type="dxa"/>
            <w:tcPrChange w:id="3114" w:author="Rev 8 Allen Wirfs-Brock" w:date="2012-06-15T18:06:00Z">
              <w:tcPr>
                <w:tcW w:w="4553" w:type="dxa"/>
                <w:gridSpan w:val="2"/>
              </w:tcPr>
            </w:tcPrChange>
          </w:tcPr>
          <w:p w14:paraId="586E0188" w14:textId="77777777" w:rsidR="00134E95" w:rsidRPr="00E77497" w:rsidRDefault="00134E95" w:rsidP="00134E95">
            <w:pPr>
              <w:keepNext/>
              <w:spacing w:after="0"/>
              <w:rPr>
                <w:ins w:id="3115" w:author="Allen Wirfs-Brock" w:date="2011-07-02T13:04:00Z"/>
              </w:rPr>
            </w:pPr>
          </w:p>
        </w:tc>
      </w:tr>
      <w:tr w:rsidR="006C4D5D" w:rsidRPr="00E77497" w14:paraId="29E8243C" w14:textId="77777777" w:rsidTr="00AA1FF6">
        <w:trPr>
          <w:gridAfter w:val="1"/>
          <w:wAfter w:w="393" w:type="dxa"/>
          <w:jc w:val="right"/>
          <w:ins w:id="3116" w:author="Rev 7 Allen Wirfs-Brock" w:date="2012-05-01T17:00:00Z"/>
          <w:trPrChange w:id="3117" w:author="Rev 8 Allen Wirfs-Brock" w:date="2012-06-15T18:06:00Z">
            <w:trPr>
              <w:jc w:val="right"/>
            </w:trPr>
          </w:trPrChange>
        </w:trPr>
        <w:tc>
          <w:tcPr>
            <w:tcW w:w="3095" w:type="dxa"/>
            <w:tcPrChange w:id="3118" w:author="Rev 8 Allen Wirfs-Brock" w:date="2012-06-15T18:06:00Z">
              <w:tcPr>
                <w:tcW w:w="2245" w:type="dxa"/>
                <w:gridSpan w:val="2"/>
              </w:tcPr>
            </w:tcPrChange>
          </w:tcPr>
          <w:p w14:paraId="4A008F4F" w14:textId="77777777" w:rsidR="006C4D5D" w:rsidRPr="00E77497" w:rsidDel="00883E25" w:rsidRDefault="006C4D5D" w:rsidP="00FC56FA">
            <w:pPr>
              <w:keepNext/>
              <w:spacing w:after="0"/>
              <w:rPr>
                <w:ins w:id="3119" w:author="Rev 7 Allen Wirfs-Brock" w:date="2012-05-01T17:00:00Z"/>
              </w:rPr>
            </w:pPr>
            <w:ins w:id="3120" w:author="Rev 7 Allen Wirfs-Brock" w:date="2012-05-01T17:02:00Z">
              <w:r>
                <w:t>Native</w:t>
              </w:r>
            </w:ins>
            <w:ins w:id="3121" w:author="Rev 7 Allen Wirfs-Brock" w:date="2012-05-01T17:01:00Z">
              <w:r>
                <w:t>PrivateName</w:t>
              </w:r>
            </w:ins>
          </w:p>
        </w:tc>
        <w:tc>
          <w:tcPr>
            <w:tcW w:w="2592" w:type="dxa"/>
            <w:tcPrChange w:id="3122" w:author="Rev 8 Allen Wirfs-Brock" w:date="2012-06-15T18:06:00Z">
              <w:tcPr>
                <w:tcW w:w="2697" w:type="dxa"/>
                <w:gridSpan w:val="2"/>
              </w:tcPr>
            </w:tcPrChange>
          </w:tcPr>
          <w:p w14:paraId="128695D4" w14:textId="77777777" w:rsidR="006C4D5D" w:rsidRPr="00E77497" w:rsidRDefault="006C4D5D" w:rsidP="00134E95">
            <w:pPr>
              <w:keepNext/>
              <w:spacing w:after="0"/>
              <w:jc w:val="left"/>
              <w:rPr>
                <w:ins w:id="3123" w:author="Rev 7 Allen Wirfs-Brock" w:date="2012-05-01T17:00:00Z"/>
              </w:rPr>
            </w:pPr>
            <w:ins w:id="3124" w:author="Rev 7 Allen Wirfs-Brock" w:date="2012-05-01T17:02:00Z">
              <w:r>
                <w:t>Private Name objects</w:t>
              </w:r>
            </w:ins>
          </w:p>
        </w:tc>
        <w:tc>
          <w:tcPr>
            <w:tcW w:w="3936" w:type="dxa"/>
            <w:tcPrChange w:id="3125" w:author="Rev 8 Allen Wirfs-Brock" w:date="2012-06-15T18:06:00Z">
              <w:tcPr>
                <w:tcW w:w="4553" w:type="dxa"/>
                <w:gridSpan w:val="2"/>
              </w:tcPr>
            </w:tcPrChange>
          </w:tcPr>
          <w:p w14:paraId="502EAE78" w14:textId="77777777" w:rsidR="006C4D5D" w:rsidRPr="00E77497" w:rsidRDefault="006C4D5D" w:rsidP="00134E95">
            <w:pPr>
              <w:keepNext/>
              <w:spacing w:after="0"/>
              <w:rPr>
                <w:ins w:id="3126" w:author="Rev 7 Allen Wirfs-Brock" w:date="2012-05-01T17:00:00Z"/>
              </w:rPr>
            </w:pPr>
          </w:p>
        </w:tc>
      </w:tr>
      <w:tr w:rsidR="00134E95" w:rsidRPr="00E77497" w:rsidDel="00883E25" w14:paraId="52B5C475" w14:textId="77777777" w:rsidTr="00AA1FF6">
        <w:trPr>
          <w:jc w:val="right"/>
          <w:ins w:id="3127" w:author="Allen Wirfs-Brock" w:date="2011-07-02T13:04:00Z"/>
          <w:del w:id="3128" w:author="Rev 3 Allen Wirfs-Brock" w:date="2011-09-08T15:06:00Z"/>
          <w:trPrChange w:id="3129" w:author="Rev 8 Allen Wirfs-Brock" w:date="2012-06-15T18:06:00Z">
            <w:trPr>
              <w:gridAfter w:val="0"/>
              <w:jc w:val="right"/>
            </w:trPr>
          </w:trPrChange>
        </w:trPr>
        <w:tc>
          <w:tcPr>
            <w:tcW w:w="3095" w:type="dxa"/>
            <w:tcPrChange w:id="3130" w:author="Rev 8 Allen Wirfs-Brock" w:date="2012-06-15T18:06:00Z">
              <w:tcPr>
                <w:tcW w:w="2245" w:type="dxa"/>
              </w:tcPr>
            </w:tcPrChange>
          </w:tcPr>
          <w:p w14:paraId="49C2E830" w14:textId="77777777" w:rsidR="00134E95" w:rsidRPr="00E77497" w:rsidDel="00883E25" w:rsidRDefault="00134E95" w:rsidP="00FC56FA">
            <w:pPr>
              <w:keepNext/>
              <w:spacing w:after="0"/>
              <w:rPr>
                <w:ins w:id="3131" w:author="Allen Wirfs-Brock" w:date="2011-07-02T13:04:00Z"/>
                <w:del w:id="3132" w:author="Rev 3 Allen Wirfs-Brock" w:date="2011-09-08T15:06:00Z"/>
              </w:rPr>
            </w:pPr>
            <w:ins w:id="3133" w:author="Allen Wirfs-Brock" w:date="2011-07-02T13:04:00Z">
              <w:del w:id="3134" w:author="Rev 3 Allen Wirfs-Brock" w:date="2011-09-08T15:06:00Z">
                <w:r w:rsidRPr="00E77497" w:rsidDel="00883E25">
                  <w:delText>[[]]</w:delText>
                </w:r>
              </w:del>
            </w:ins>
          </w:p>
        </w:tc>
        <w:tc>
          <w:tcPr>
            <w:tcW w:w="2592" w:type="dxa"/>
            <w:tcPrChange w:id="3135" w:author="Rev 8 Allen Wirfs-Brock" w:date="2012-06-15T18:06:00Z">
              <w:tcPr>
                <w:tcW w:w="2697" w:type="dxa"/>
                <w:gridSpan w:val="2"/>
              </w:tcPr>
            </w:tcPrChange>
          </w:tcPr>
          <w:p w14:paraId="555263D6" w14:textId="77777777" w:rsidR="00134E95" w:rsidRPr="00E77497" w:rsidDel="00883E25" w:rsidRDefault="00134E95" w:rsidP="00134E95">
            <w:pPr>
              <w:keepNext/>
              <w:spacing w:after="0"/>
              <w:jc w:val="left"/>
              <w:rPr>
                <w:ins w:id="3136" w:author="Allen Wirfs-Brock" w:date="2011-07-02T13:04:00Z"/>
                <w:del w:id="3137" w:author="Rev 3 Allen Wirfs-Brock" w:date="2011-09-08T15:06:00Z"/>
              </w:rPr>
            </w:pPr>
          </w:p>
        </w:tc>
        <w:tc>
          <w:tcPr>
            <w:tcW w:w="4329" w:type="dxa"/>
            <w:gridSpan w:val="2"/>
            <w:tcPrChange w:id="3138" w:author="Rev 8 Allen Wirfs-Brock" w:date="2012-06-15T18:06:00Z">
              <w:tcPr>
                <w:tcW w:w="4553" w:type="dxa"/>
                <w:gridSpan w:val="2"/>
              </w:tcPr>
            </w:tcPrChange>
          </w:tcPr>
          <w:p w14:paraId="54CCDFE2" w14:textId="77777777" w:rsidR="00134E95" w:rsidRPr="00E77497" w:rsidDel="00883E25" w:rsidRDefault="00134E95" w:rsidP="00134E95">
            <w:pPr>
              <w:keepNext/>
              <w:spacing w:after="0"/>
              <w:rPr>
                <w:ins w:id="3139" w:author="Allen Wirfs-Brock" w:date="2011-07-02T13:04:00Z"/>
                <w:del w:id="3140" w:author="Rev 3 Allen Wirfs-Brock" w:date="2011-09-08T15:06:00Z"/>
              </w:rPr>
            </w:pPr>
          </w:p>
        </w:tc>
      </w:tr>
    </w:tbl>
    <w:p w14:paraId="223E90CD" w14:textId="77777777" w:rsidR="004C02EF" w:rsidRPr="00E77497" w:rsidRDefault="004C02EF" w:rsidP="004C02EF"/>
    <w:p w14:paraId="5545C936" w14:textId="77777777" w:rsidR="00F87676" w:rsidRPr="00E77497" w:rsidRDefault="00F87676" w:rsidP="00F87676">
      <w:pPr>
        <w:pStyle w:val="20"/>
        <w:numPr>
          <w:ilvl w:val="0"/>
          <w:numId w:val="0"/>
        </w:numPr>
        <w:rPr>
          <w:ins w:id="3141" w:author="Rev 6 Allen Wirfs-Brock" w:date="2012-02-22T12:33:00Z"/>
        </w:rPr>
      </w:pPr>
      <w:bookmarkStart w:id="3142" w:name="_Hlt458484268"/>
      <w:bookmarkStart w:id="3143" w:name="_Hlt455971670"/>
      <w:bookmarkStart w:id="3144" w:name="_Toc381513643"/>
      <w:bookmarkStart w:id="3145" w:name="_Toc382202786"/>
      <w:bookmarkStart w:id="3146" w:name="_Toc382203006"/>
      <w:bookmarkStart w:id="3147" w:name="_Toc382212165"/>
      <w:bookmarkStart w:id="3148" w:name="_Toc382212367"/>
      <w:bookmarkStart w:id="3149" w:name="_Toc382291510"/>
      <w:bookmarkStart w:id="3150" w:name="_Ref383596004"/>
      <w:bookmarkStart w:id="3151" w:name="_Toc385672147"/>
      <w:bookmarkStart w:id="3152" w:name="_Toc393690242"/>
      <w:bookmarkStart w:id="3153" w:name="_Toc472818782"/>
      <w:bookmarkStart w:id="3154" w:name="_Toc235503335"/>
      <w:bookmarkStart w:id="3155" w:name="_Toc241509110"/>
      <w:bookmarkStart w:id="3156" w:name="_Toc244416597"/>
      <w:bookmarkStart w:id="3157" w:name="_Toc276630961"/>
      <w:bookmarkStart w:id="3158" w:name="_Toc329528681"/>
      <w:bookmarkEnd w:id="2748"/>
      <w:bookmarkEnd w:id="2749"/>
      <w:bookmarkEnd w:id="2750"/>
      <w:bookmarkEnd w:id="2751"/>
      <w:bookmarkEnd w:id="2752"/>
      <w:bookmarkEnd w:id="2753"/>
      <w:bookmarkEnd w:id="2754"/>
      <w:bookmarkEnd w:id="2755"/>
      <w:bookmarkEnd w:id="2756"/>
      <w:bookmarkEnd w:id="2757"/>
      <w:bookmarkEnd w:id="2758"/>
      <w:bookmarkEnd w:id="2759"/>
      <w:bookmarkEnd w:id="3142"/>
      <w:bookmarkEnd w:id="3143"/>
      <w:ins w:id="3159" w:author="Rev 6 Allen Wirfs-Brock" w:date="2012-02-22T12:33:00Z">
        <w:r w:rsidRPr="00E77497">
          <w:t>8.</w:t>
        </w:r>
        <w:r>
          <w:t>7</w:t>
        </w:r>
        <w:r w:rsidRPr="00E77497">
          <w:tab/>
          <w:t xml:space="preserve">The List </w:t>
        </w:r>
        <w:r>
          <w:t xml:space="preserve">and Record </w:t>
        </w:r>
        <w:r w:rsidRPr="00E77497">
          <w:t>Specification Type</w:t>
        </w:r>
        <w:bookmarkEnd w:id="3158"/>
      </w:ins>
    </w:p>
    <w:p w14:paraId="7144F40E" w14:textId="77777777" w:rsidR="00F87676" w:rsidRDefault="00F87676" w:rsidP="00F87676">
      <w:pPr>
        <w:rPr>
          <w:ins w:id="3160" w:author="Rev 6 Allen Wirfs-Brock" w:date="2012-02-22T12:33:00Z"/>
        </w:rPr>
      </w:pPr>
      <w:ins w:id="3161" w:author="Rev 6 Allen Wirfs-Brock" w:date="2012-02-22T12:33:00Z">
        <w:r w:rsidRPr="00E77497">
          <w:t xml:space="preserve">The List type is used to explain the evaluation of argument lists (see 11.2.4)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ins>
    </w:p>
    <w:p w14:paraId="7D53BC50" w14:textId="77777777" w:rsidR="00F87676" w:rsidRDefault="00F87676" w:rsidP="00F87676">
      <w:pPr>
        <w:rPr>
          <w:ins w:id="3162" w:author="Rev 6 Allen Wirfs-Brock" w:date="2012-02-22T12:33:00Z"/>
        </w:rPr>
      </w:pPr>
      <w:ins w:id="3163" w:author="Rev 6 Allen Wirfs-Brock" w:date="2012-02-22T12:33:00Z">
        <w:r>
          <w:t>The Record type is used to describe data aggrations within the algorithms of this specifation. A Record type value consists of one or more named fields.  The value of each field is either the ECMAScript type value or a an abstract value represented by a name assocatiated with the Record type. Field names are always enclosed in double brackets.  For example, [[value]]</w:t>
        </w:r>
      </w:ins>
    </w:p>
    <w:p w14:paraId="106C3364" w14:textId="77777777" w:rsidR="00F87676" w:rsidRPr="00E77497" w:rsidRDefault="00F87676" w:rsidP="00F87676">
      <w:pPr>
        <w:rPr>
          <w:ins w:id="3164" w:author="Rev 6 Allen Wirfs-Brock" w:date="2012-02-22T12:33:00Z"/>
        </w:rPr>
      </w:pPr>
      <w:ins w:id="3165" w:author="Rev 6 Allen Wirfs-Brock" w:date="2012-02-22T12:33:00Z">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Record value that has fields three fields each of why is initialized to a specific value</w:t>
        </w:r>
        <w:r w:rsidRPr="00E77497">
          <w:t>. Field name order is not significant. Any fields that are not explicitly listed are considered to be absent.</w:t>
        </w:r>
      </w:ins>
    </w:p>
    <w:p w14:paraId="21FC2D37" w14:textId="77777777" w:rsidR="00F87676" w:rsidRDefault="00F87676" w:rsidP="00F87676">
      <w:pPr>
        <w:rPr>
          <w:ins w:id="3166" w:author="Rev 6 Allen Wirfs-Brock" w:date="2012-02-22T12:33:00Z"/>
        </w:rPr>
      </w:pPr>
      <w:ins w:id="3167" w:author="Rev 6 Allen Wirfs-Brock" w:date="2012-02-22T12:33:00Z">
        <w:r w:rsidRPr="00E77497">
          <w:t xml:space="preserve">In specification text and algorithms, dot notation may be used to refer to a specific field of a </w:t>
        </w:r>
        <w:r>
          <w:t>Record value</w:t>
        </w:r>
        <w:r w:rsidRPr="00E77497">
          <w:t xml:space="preserve">. For example, if D is </w:t>
        </w:r>
        <w:r>
          <w:t>the record shown in the previous paragraph</w:t>
        </w:r>
        <w:r w:rsidRPr="00E77497">
          <w:t xml:space="preserve"> then D.[[</w:t>
        </w:r>
        <w:r>
          <w:t>field2</w:t>
        </w:r>
        <w:r w:rsidRPr="00E77497">
          <w:t>]] is shorthand for “the field of D named [[</w:t>
        </w:r>
        <w:r>
          <w:t>Field2</w:t>
        </w:r>
        <w:r w:rsidRPr="00E77497">
          <w:t>]]”.</w:t>
        </w:r>
      </w:ins>
    </w:p>
    <w:p w14:paraId="625F5F0F" w14:textId="77777777" w:rsidR="00F87676" w:rsidRPr="00E77497" w:rsidRDefault="00F87676" w:rsidP="00F87676">
      <w:pPr>
        <w:rPr>
          <w:ins w:id="3168" w:author="Rev 6 Allen Wirfs-Brock" w:date="2012-02-22T12:33:00Z"/>
        </w:rPr>
      </w:pPr>
      <w:ins w:id="3169" w:author="Rev 6 Allen Wirfs-Brock" w:date="2012-02-22T12:33:00Z">
        <w:r>
          <w:t xml:space="preserve">Schema for commonly used Record field combination may be named and that name may be used as a prefix to a literal Record value to identify the specific kind of aggrations 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ins>
    </w:p>
    <w:p w14:paraId="7FCEB89C" w14:textId="77777777" w:rsidR="00F87676" w:rsidRPr="00E77497" w:rsidRDefault="00F87676" w:rsidP="00F87676">
      <w:pPr>
        <w:pStyle w:val="20"/>
        <w:numPr>
          <w:ilvl w:val="0"/>
          <w:numId w:val="0"/>
        </w:numPr>
        <w:rPr>
          <w:ins w:id="3170" w:author="Rev 6 Allen Wirfs-Brock" w:date="2012-02-22T12:33:00Z"/>
        </w:rPr>
      </w:pPr>
      <w:bookmarkStart w:id="3171" w:name="_Toc329528682"/>
      <w:ins w:id="3172" w:author="Rev 6 Allen Wirfs-Brock" w:date="2012-02-22T12:33:00Z">
        <w:r w:rsidRPr="00E77497">
          <w:t>8.</w:t>
        </w:r>
      </w:ins>
      <w:ins w:id="3173" w:author="Rev 6 Allen Wirfs-Brock" w:date="2012-02-22T12:34:00Z">
        <w:r>
          <w:t>8</w:t>
        </w:r>
      </w:ins>
      <w:ins w:id="3174" w:author="Rev 6 Allen Wirfs-Brock" w:date="2012-02-22T12:33:00Z">
        <w:r w:rsidRPr="00E77497">
          <w:tab/>
          <w:t>The Completion</w:t>
        </w:r>
      </w:ins>
      <w:ins w:id="3175" w:author="Rev 6 Allen Wirfs-Brock" w:date="2012-02-22T12:34:00Z">
        <w:r>
          <w:t xml:space="preserve"> Record</w:t>
        </w:r>
      </w:ins>
      <w:ins w:id="3176" w:author="Rev 6 Allen Wirfs-Brock" w:date="2012-02-22T12:33:00Z">
        <w:r w:rsidRPr="00E77497">
          <w:t xml:space="preserve"> Specification Type</w:t>
        </w:r>
        <w:bookmarkEnd w:id="3171"/>
      </w:ins>
    </w:p>
    <w:p w14:paraId="388D23AC" w14:textId="77777777" w:rsidR="00F87676" w:rsidRDefault="00F87676" w:rsidP="00F87676">
      <w:pPr>
        <w:rPr>
          <w:ins w:id="3177" w:author="Rev 6 Allen Wirfs-Brock" w:date="2012-02-22T12:33:00Z"/>
        </w:rPr>
      </w:pPr>
      <w:ins w:id="3178" w:author="Rev 6 Allen Wirfs-Brock" w:date="2012-02-22T12:33:00Z">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ins>
    </w:p>
    <w:p w14:paraId="199E3FA6" w14:textId="77777777" w:rsidR="00F87676" w:rsidRDefault="00F87676" w:rsidP="00F87676">
      <w:pPr>
        <w:rPr>
          <w:ins w:id="3179" w:author="Rev 6 Allen Wirfs-Brock" w:date="2012-02-22T12:33:00Z"/>
        </w:rPr>
      </w:pPr>
      <w:ins w:id="3180" w:author="Rev 6 Allen Wirfs-Brock" w:date="2012-02-22T12:33:00Z">
        <w:r w:rsidRPr="00E77497">
          <w:t xml:space="preserve">Values of the Completion type are </w:t>
        </w:r>
        <w:r>
          <w:t>Record value</w:t>
        </w:r>
      </w:ins>
      <w:ins w:id="3181" w:author="Rev 7 Allen Wirfs-Brock" w:date="2012-04-09T15:35:00Z">
        <w:r w:rsidR="00401267">
          <w:t>s</w:t>
        </w:r>
      </w:ins>
      <w:ins w:id="3182" w:author="Rev 6 Allen Wirfs-Brock" w:date="2012-02-22T12:33:00Z">
        <w:r>
          <w:t xml:space="preserve"> whole fi</w:t>
        </w:r>
        <w:del w:id="3183" w:author="Rev 7 Allen Wirfs-Brock" w:date="2012-04-09T15:35:00Z">
          <w:r w:rsidDel="00401267">
            <w:delText>le</w:delText>
          </w:r>
        </w:del>
      </w:ins>
      <w:ins w:id="3184" w:author="Rev 7 Allen Wirfs-Brock" w:date="2012-04-09T15:35:00Z">
        <w:r w:rsidR="00401267">
          <w:t>el</w:t>
        </w:r>
      </w:ins>
      <w:ins w:id="3185" w:author="Rev 6 Allen Wirfs-Brock" w:date="2012-02-22T12:33:00Z">
        <w:r>
          <w:t xml:space="preserve">ds are defined as by </w:t>
        </w:r>
      </w:ins>
      <w:ins w:id="3186" w:author="Rev 8 Allen Wirfs-Brock" w:date="2012-06-13T12:33:00Z">
        <w:r w:rsidR="00386630">
          <w:fldChar w:fldCharType="begin"/>
        </w:r>
        <w:r w:rsidR="00386630">
          <w:instrText xml:space="preserve"> REF _Ref327354160 \h </w:instrText>
        </w:r>
      </w:ins>
      <w:r w:rsidR="00386630">
        <w:fldChar w:fldCharType="separate"/>
      </w:r>
      <w:ins w:id="3187" w:author="Rev 8 Allen Wirfs-Brock" w:date="2012-06-15T19:42:00Z">
        <w:r w:rsidR="00606E07">
          <w:t xml:space="preserve">Table </w:t>
        </w:r>
        <w:r w:rsidR="00606E07">
          <w:rPr>
            <w:noProof/>
          </w:rPr>
          <w:t>11</w:t>
        </w:r>
      </w:ins>
      <w:ins w:id="3188" w:author="Rev 8 Allen Wirfs-Brock" w:date="2012-06-13T12:33:00Z">
        <w:r w:rsidR="00386630">
          <w:fldChar w:fldCharType="end"/>
        </w:r>
      </w:ins>
      <w:ins w:id="3189" w:author="Rev 6 Allen Wirfs-Brock" w:date="2012-02-22T12:33:00Z">
        <w:r>
          <w:t>.</w:t>
        </w:r>
      </w:ins>
    </w:p>
    <w:p w14:paraId="66FC85B0" w14:textId="77777777" w:rsidR="00F87676" w:rsidRPr="00E77497" w:rsidRDefault="00386630" w:rsidP="00AA1FF6">
      <w:pPr>
        <w:pStyle w:val="Tabletitle"/>
        <w:rPr>
          <w:ins w:id="3190" w:author="Rev 6 Allen Wirfs-Brock" w:date="2012-02-22T12:33:00Z"/>
        </w:rPr>
      </w:pPr>
      <w:bookmarkStart w:id="3191" w:name="_Ref327354160"/>
      <w:ins w:id="3192" w:author="Rev 8 Allen Wirfs-Brock" w:date="2012-06-13T12:33:00Z">
        <w:r>
          <w:t xml:space="preserve">Table </w:t>
        </w:r>
        <w:r>
          <w:fldChar w:fldCharType="begin"/>
        </w:r>
        <w:r>
          <w:instrText xml:space="preserve"> SEQ Table \* ARABIC </w:instrText>
        </w:r>
      </w:ins>
      <w:r>
        <w:fldChar w:fldCharType="separate"/>
      </w:r>
      <w:ins w:id="3193" w:author="Rev 8 Allen Wirfs-Brock" w:date="2012-06-15T19:42:00Z">
        <w:r w:rsidR="00606E07">
          <w:rPr>
            <w:noProof/>
          </w:rPr>
          <w:t>11</w:t>
        </w:r>
      </w:ins>
      <w:ins w:id="3194" w:author="Rev 8 Allen Wirfs-Brock" w:date="2012-06-13T12:33:00Z">
        <w:r>
          <w:fldChar w:fldCharType="end"/>
        </w:r>
      </w:ins>
      <w:bookmarkEnd w:id="3191"/>
      <w:ins w:id="3195" w:author="Rev 6 Allen Wirfs-Brock" w:date="2012-02-22T12:33:00Z">
        <w:r w:rsidR="00F87676" w:rsidRPr="00E77497">
          <w:rPr>
            <w:rFonts w:eastAsia="Arial Unicode MS"/>
          </w:rPr>
          <w:t xml:space="preserve"> — </w:t>
        </w:r>
        <w:r w:rsidR="00F87676">
          <w:t>Completion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F87676" w:rsidRPr="00E77497" w14:paraId="6C4335DF" w14:textId="77777777" w:rsidTr="007B3D38">
        <w:trPr>
          <w:trHeight w:val="338"/>
          <w:jc w:val="center"/>
          <w:ins w:id="3196" w:author="Rev 6 Allen Wirfs-Brock" w:date="2012-02-22T12:33:00Z"/>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00A1AE99" w14:textId="77777777" w:rsidR="00F87676" w:rsidRPr="00E77497" w:rsidRDefault="00F87676" w:rsidP="00A83EB4">
            <w:pPr>
              <w:keepNext/>
              <w:shd w:val="solid" w:color="C0C0C0" w:fill="FFFFFF"/>
              <w:spacing w:after="0"/>
              <w:rPr>
                <w:ins w:id="3197" w:author="Rev 6 Allen Wirfs-Brock" w:date="2012-02-22T12:33:00Z"/>
                <w:b/>
                <w:i/>
                <w:shd w:val="solid" w:color="C0C0C0" w:fill="FFFFFF"/>
              </w:rPr>
            </w:pPr>
            <w:ins w:id="3198" w:author="Rev 6 Allen Wirfs-Brock" w:date="2012-02-22T12:33: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55B3C825" w14:textId="77777777" w:rsidR="00F87676" w:rsidRPr="00E77497" w:rsidRDefault="00F87676" w:rsidP="00A83EB4">
            <w:pPr>
              <w:keepNext/>
              <w:shd w:val="solid" w:color="C0C0C0" w:fill="FFFFFF"/>
              <w:spacing w:after="0"/>
              <w:rPr>
                <w:ins w:id="3199" w:author="Rev 6 Allen Wirfs-Brock" w:date="2012-02-22T12:33:00Z"/>
                <w:b/>
                <w:i/>
                <w:shd w:val="solid" w:color="C0C0C0" w:fill="FFFFFF"/>
              </w:rPr>
            </w:pPr>
            <w:ins w:id="3200" w:author="Rev 6 Allen Wirfs-Brock" w:date="2012-02-22T12:33: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
          <w:p w14:paraId="6D1225DB" w14:textId="77777777" w:rsidR="00F87676" w:rsidRDefault="00F87676" w:rsidP="00A83EB4">
            <w:pPr>
              <w:keepNext/>
              <w:shd w:val="solid" w:color="C0C0C0" w:fill="FFFFFF"/>
              <w:spacing w:after="0"/>
              <w:rPr>
                <w:ins w:id="3201" w:author="Rev 6 Allen Wirfs-Brock" w:date="2012-02-22T12:33:00Z"/>
                <w:b/>
                <w:i/>
                <w:shd w:val="solid" w:color="C0C0C0" w:fill="FFFFFF"/>
              </w:rPr>
            </w:pPr>
            <w:ins w:id="3202" w:author="Rev 6 Allen Wirfs-Brock" w:date="2012-02-22T12:33:00Z">
              <w:r>
                <w:rPr>
                  <w:b/>
                  <w:i/>
                  <w:shd w:val="solid" w:color="C0C0C0" w:fill="FFFFFF"/>
                </w:rPr>
                <w:t>Meaning</w:t>
              </w:r>
            </w:ins>
          </w:p>
        </w:tc>
      </w:tr>
      <w:tr w:rsidR="00F87676" w:rsidRPr="00E77497" w14:paraId="127C4B87" w14:textId="77777777" w:rsidTr="007B3D38">
        <w:trPr>
          <w:jc w:val="center"/>
          <w:ins w:id="3203" w:author="Rev 6 Allen Wirfs-Brock" w:date="2012-02-22T12:33:00Z"/>
        </w:trPr>
        <w:tc>
          <w:tcPr>
            <w:tcW w:w="1397" w:type="dxa"/>
            <w:tcBorders>
              <w:top w:val="nil"/>
            </w:tcBorders>
          </w:tcPr>
          <w:p w14:paraId="69769AD4" w14:textId="77777777" w:rsidR="00F87676" w:rsidRPr="00543DFB" w:rsidRDefault="00F87676" w:rsidP="00A83EB4">
            <w:pPr>
              <w:keepNext/>
              <w:spacing w:after="60"/>
              <w:rPr>
                <w:ins w:id="3204" w:author="Rev 6 Allen Wirfs-Brock" w:date="2012-02-22T12:33:00Z"/>
                <w:rFonts w:ascii="Times New Roman" w:hAnsi="Times New Roman"/>
              </w:rPr>
            </w:pPr>
            <w:ins w:id="3205" w:author="Rev 6 Allen Wirfs-Brock" w:date="2012-02-22T12:33:00Z">
              <w:r w:rsidRPr="00543DFB">
                <w:rPr>
                  <w:rFonts w:ascii="Times New Roman" w:hAnsi="Times New Roman"/>
                </w:rPr>
                <w:t>[[type]]</w:t>
              </w:r>
            </w:ins>
          </w:p>
        </w:tc>
        <w:tc>
          <w:tcPr>
            <w:tcW w:w="4098" w:type="dxa"/>
            <w:tcBorders>
              <w:top w:val="nil"/>
            </w:tcBorders>
          </w:tcPr>
          <w:p w14:paraId="061EA9BC" w14:textId="77777777" w:rsidR="00F87676" w:rsidRPr="00E77497" w:rsidRDefault="00F87676" w:rsidP="00A83EB4">
            <w:pPr>
              <w:keepNext/>
              <w:spacing w:after="60"/>
              <w:rPr>
                <w:ins w:id="3206" w:author="Rev 6 Allen Wirfs-Brock" w:date="2012-02-22T12:33:00Z"/>
              </w:rPr>
            </w:pPr>
            <w:ins w:id="3207" w:author="Rev 6 Allen Wirfs-Brock" w:date="2012-02-22T12:33:00Z">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ins>
          </w:p>
        </w:tc>
        <w:tc>
          <w:tcPr>
            <w:tcW w:w="4230" w:type="dxa"/>
            <w:tcBorders>
              <w:top w:val="nil"/>
            </w:tcBorders>
          </w:tcPr>
          <w:p w14:paraId="6162484B" w14:textId="77777777" w:rsidR="00F87676" w:rsidRPr="00E77497" w:rsidRDefault="00F87676" w:rsidP="00A83EB4">
            <w:pPr>
              <w:keepNext/>
              <w:spacing w:after="60"/>
              <w:rPr>
                <w:ins w:id="3208" w:author="Rev 6 Allen Wirfs-Brock" w:date="2012-02-22T12:33:00Z"/>
              </w:rPr>
            </w:pPr>
            <w:ins w:id="3209" w:author="Rev 6 Allen Wirfs-Brock" w:date="2012-02-22T12:33:00Z">
              <w:r>
                <w:t>The type of completion that occurred.</w:t>
              </w:r>
            </w:ins>
          </w:p>
        </w:tc>
      </w:tr>
      <w:tr w:rsidR="00F87676" w:rsidRPr="00E77497" w14:paraId="7F3150E9" w14:textId="77777777" w:rsidTr="007B3D38">
        <w:trPr>
          <w:jc w:val="center"/>
          <w:ins w:id="3210" w:author="Rev 6 Allen Wirfs-Brock" w:date="2012-02-22T12:33:00Z"/>
        </w:trPr>
        <w:tc>
          <w:tcPr>
            <w:tcW w:w="1397" w:type="dxa"/>
          </w:tcPr>
          <w:p w14:paraId="456A2B32" w14:textId="77777777" w:rsidR="00F87676" w:rsidRPr="00E77497" w:rsidRDefault="00F87676" w:rsidP="00A83EB4">
            <w:pPr>
              <w:keepNext/>
              <w:spacing w:after="60"/>
              <w:rPr>
                <w:ins w:id="3211" w:author="Rev 6 Allen Wirfs-Brock" w:date="2012-02-22T12:33:00Z"/>
              </w:rPr>
            </w:pPr>
            <w:ins w:id="3212" w:author="Rev 6 Allen Wirfs-Brock" w:date="2012-02-22T12:33:00Z">
              <w:r w:rsidRPr="00543DFB">
                <w:rPr>
                  <w:rFonts w:ascii="Times New Roman" w:hAnsi="Times New Roman"/>
                </w:rPr>
                <w:t>[[value]]</w:t>
              </w:r>
            </w:ins>
          </w:p>
        </w:tc>
        <w:tc>
          <w:tcPr>
            <w:tcW w:w="4098" w:type="dxa"/>
          </w:tcPr>
          <w:p w14:paraId="1507FD00" w14:textId="77777777" w:rsidR="00F87676" w:rsidRPr="00E77497" w:rsidRDefault="00F87676" w:rsidP="00A83EB4">
            <w:pPr>
              <w:keepNext/>
              <w:spacing w:after="60"/>
              <w:rPr>
                <w:ins w:id="3213" w:author="Rev 6 Allen Wirfs-Brock" w:date="2012-02-22T12:33:00Z"/>
              </w:rPr>
            </w:pPr>
            <w:ins w:id="3214" w:author="Rev 6 Allen Wirfs-Brock" w:date="2012-02-22T12:33:00Z">
              <w:r w:rsidRPr="00E77497">
                <w:t xml:space="preserve">any ECMAScript language value or </w:t>
              </w:r>
              <w:r w:rsidRPr="00E77497">
                <w:rPr>
                  <w:b/>
                </w:rPr>
                <w:t>empty</w:t>
              </w:r>
            </w:ins>
          </w:p>
        </w:tc>
        <w:tc>
          <w:tcPr>
            <w:tcW w:w="4230" w:type="dxa"/>
          </w:tcPr>
          <w:p w14:paraId="6E81A8B0" w14:textId="77777777" w:rsidR="00F87676" w:rsidRPr="00E77497" w:rsidRDefault="00F87676" w:rsidP="00A83EB4">
            <w:pPr>
              <w:keepNext/>
              <w:spacing w:after="60"/>
              <w:rPr>
                <w:ins w:id="3215" w:author="Rev 6 Allen Wirfs-Brock" w:date="2012-02-22T12:33:00Z"/>
              </w:rPr>
            </w:pPr>
            <w:ins w:id="3216" w:author="Rev 6 Allen Wirfs-Brock" w:date="2012-02-22T12:33:00Z">
              <w:r>
                <w:t>The value that was produced.</w:t>
              </w:r>
            </w:ins>
          </w:p>
        </w:tc>
      </w:tr>
      <w:tr w:rsidR="00F87676" w:rsidRPr="00E77497" w14:paraId="39DEBDCB" w14:textId="77777777" w:rsidTr="007B3D38">
        <w:trPr>
          <w:jc w:val="center"/>
          <w:ins w:id="3217" w:author="Rev 6 Allen Wirfs-Brock" w:date="2012-02-22T12:33:00Z"/>
        </w:trPr>
        <w:tc>
          <w:tcPr>
            <w:tcW w:w="1397" w:type="dxa"/>
          </w:tcPr>
          <w:p w14:paraId="21F9E6EB" w14:textId="77777777" w:rsidR="00F87676" w:rsidRPr="00E77497" w:rsidRDefault="00F87676" w:rsidP="00A83EB4">
            <w:pPr>
              <w:keepNext/>
              <w:spacing w:after="60"/>
              <w:rPr>
                <w:ins w:id="3218" w:author="Rev 6 Allen Wirfs-Brock" w:date="2012-02-22T12:33:00Z"/>
              </w:rPr>
            </w:pPr>
            <w:ins w:id="3219" w:author="Rev 6 Allen Wirfs-Brock" w:date="2012-02-22T12:33:00Z">
              <w:r w:rsidRPr="00543DFB">
                <w:rPr>
                  <w:rFonts w:ascii="Times New Roman" w:hAnsi="Times New Roman"/>
                </w:rPr>
                <w:t>[[target]]</w:t>
              </w:r>
            </w:ins>
          </w:p>
        </w:tc>
        <w:tc>
          <w:tcPr>
            <w:tcW w:w="4098" w:type="dxa"/>
          </w:tcPr>
          <w:p w14:paraId="0B1C8AFC" w14:textId="77777777" w:rsidR="00F87676" w:rsidRPr="00E77497" w:rsidRDefault="00F87676" w:rsidP="00A83EB4">
            <w:pPr>
              <w:keepNext/>
              <w:spacing w:after="60"/>
              <w:rPr>
                <w:ins w:id="3220" w:author="Rev 6 Allen Wirfs-Brock" w:date="2012-02-22T12:33:00Z"/>
              </w:rPr>
            </w:pPr>
            <w:ins w:id="3221" w:author="Rev 6 Allen Wirfs-Brock" w:date="2012-02-22T12:33:00Z">
              <w:r w:rsidRPr="00E77497">
                <w:t xml:space="preserve">any ECMAScript identifier or </w:t>
              </w:r>
              <w:r w:rsidRPr="00E77497">
                <w:rPr>
                  <w:b/>
                </w:rPr>
                <w:t>empty</w:t>
              </w:r>
            </w:ins>
          </w:p>
        </w:tc>
        <w:tc>
          <w:tcPr>
            <w:tcW w:w="4230" w:type="dxa"/>
          </w:tcPr>
          <w:p w14:paraId="610C8F35" w14:textId="77777777" w:rsidR="00F87676" w:rsidRPr="00E77497" w:rsidRDefault="00F87676" w:rsidP="00A83EB4">
            <w:pPr>
              <w:keepNext/>
              <w:spacing w:after="60"/>
              <w:rPr>
                <w:ins w:id="3222" w:author="Rev 6 Allen Wirfs-Brock" w:date="2012-02-22T12:33:00Z"/>
              </w:rPr>
            </w:pPr>
            <w:ins w:id="3223" w:author="Rev 6 Allen Wirfs-Brock" w:date="2012-02-22T12:33:00Z">
              <w:r>
                <w:t>The target label for directed control transfers.</w:t>
              </w:r>
            </w:ins>
          </w:p>
        </w:tc>
      </w:tr>
    </w:tbl>
    <w:p w14:paraId="3123F0E9" w14:textId="77777777" w:rsidR="00F87676" w:rsidRDefault="00F87676" w:rsidP="00F87676">
      <w:pPr>
        <w:rPr>
          <w:ins w:id="3224" w:author="Rev 6 Allen Wirfs-Brock" w:date="2012-02-22T12:33:00Z"/>
        </w:rPr>
      </w:pPr>
    </w:p>
    <w:p w14:paraId="4ADDDE28" w14:textId="77777777" w:rsidR="00F87676" w:rsidRDefault="00F87676" w:rsidP="00F87676">
      <w:pPr>
        <w:rPr>
          <w:ins w:id="3225" w:author="Rev 6 Allen Wirfs-Brock" w:date="2012-02-22T12:33:00Z"/>
        </w:rPr>
      </w:pPr>
      <w:ins w:id="3226" w:author="Rev 6 Allen Wirfs-Brock" w:date="2012-02-22T12:33:00Z">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ins>
    </w:p>
    <w:p w14:paraId="3CA07142" w14:textId="77777777" w:rsidR="007B3D38" w:rsidRDefault="00081283" w:rsidP="008E7E56">
      <w:pPr>
        <w:pStyle w:val="30"/>
        <w:numPr>
          <w:ilvl w:val="0"/>
          <w:numId w:val="0"/>
        </w:numPr>
        <w:rPr>
          <w:ins w:id="3227" w:author="Rev 8 Allen Wirfs-Brock" w:date="2012-06-14T17:49:00Z"/>
        </w:rPr>
      </w:pPr>
      <w:bookmarkStart w:id="3228" w:name="_Toc329528683"/>
      <w:ins w:id="3229" w:author="Rev 9 Allen Wirfs-Brock" w:date="2012-07-07T13:30:00Z">
        <w:r>
          <w:t xml:space="preserve">8.8.1 </w:t>
        </w:r>
      </w:ins>
      <w:ins w:id="3230" w:author="Rev 8 Allen Wirfs-Brock" w:date="2012-06-14T17:49:00Z">
        <w:r w:rsidR="007B3D38">
          <w:t>Implic</w:t>
        </w:r>
        <w:del w:id="3231" w:author="Rev 9 Allen Wirfs-Brock" w:date="2012-06-29T11:01:00Z">
          <w:r w:rsidR="007B3D38" w:rsidDel="00116059">
            <w:delText>l</w:delText>
          </w:r>
        </w:del>
      </w:ins>
      <w:ins w:id="3232" w:author="Rev 9 Allen Wirfs-Brock" w:date="2012-06-29T11:01:00Z">
        <w:r w:rsidR="00116059">
          <w:t>i</w:t>
        </w:r>
      </w:ins>
      <w:ins w:id="3233" w:author="Rev 8 Allen Wirfs-Brock" w:date="2012-06-14T17:49:00Z">
        <w:r w:rsidR="007B3D38">
          <w:t>t</w:t>
        </w:r>
        <w:del w:id="3234" w:author="Rev 9 Allen Wirfs-Brock" w:date="2012-06-29T11:01:00Z">
          <w:r w:rsidR="007B3D38" w:rsidDel="00116059">
            <w:delText>y</w:delText>
          </w:r>
        </w:del>
        <w:r w:rsidR="007B3D38">
          <w:t xml:space="preserve"> Completion Values</w:t>
        </w:r>
        <w:bookmarkEnd w:id="3228"/>
      </w:ins>
    </w:p>
    <w:p w14:paraId="7225CAD0" w14:textId="77777777" w:rsidR="00F87676" w:rsidRDefault="00F87676" w:rsidP="00F87676">
      <w:pPr>
        <w:rPr>
          <w:ins w:id="3235" w:author="Rev 6 Allen Wirfs-Brock" w:date="2012-02-22T12:33:00Z"/>
        </w:rPr>
      </w:pPr>
      <w:ins w:id="3236" w:author="Rev 6 Allen Wirfs-Brock" w:date="2012-02-22T12:33:00Z">
        <w:r>
          <w:t xml:space="preserve">The algorithms of this specification often implicitly return </w:t>
        </w:r>
      </w:ins>
      <w:ins w:id="3237" w:author="Rev 6 Allen Wirfs-Brock" w:date="2012-02-22T12:44:00Z">
        <w:r w:rsidR="00B35191">
          <w:t>C</w:t>
        </w:r>
      </w:ins>
      <w:ins w:id="3238" w:author="Rev 6 Allen Wirfs-Brock" w:date="2012-02-22T12:33:00Z">
        <w:r>
          <w:t xml:space="preserve">ompletion </w:t>
        </w:r>
      </w:ins>
      <w:ins w:id="3239" w:author="Rev 6 Allen Wirfs-Brock" w:date="2012-02-22T12:44:00Z">
        <w:r w:rsidR="00B35191">
          <w:t>R</w:t>
        </w:r>
      </w:ins>
      <w:ins w:id="3240" w:author="Rev 6 Allen Wirfs-Brock" w:date="2012-02-22T12:45:00Z">
        <w:r w:rsidR="00B35191">
          <w:t>ecords</w:t>
        </w:r>
      </w:ins>
      <w:ins w:id="3241" w:author="Rev 6 Allen Wirfs-Brock" w:date="2012-02-22T12:46:00Z">
        <w:r w:rsidR="00B35191">
          <w:t xml:space="preserve"> whose [[type]] is </w:t>
        </w:r>
        <w:r w:rsidR="00B35191" w:rsidRPr="00F56AD5">
          <w:rPr>
            <w:b/>
          </w:rPr>
          <w:t>normal</w:t>
        </w:r>
      </w:ins>
      <w:ins w:id="3242" w:author="Rev 6 Allen Wirfs-Brock" w:date="2012-02-22T12:33:00Z">
        <w:r>
          <w:t xml:space="preserve">.  Unless it is otherwise </w:t>
        </w:r>
      </w:ins>
      <w:ins w:id="3243" w:author="Rev 6 Allen Wirfs-Brock" w:date="2012-02-22T12:47:00Z">
        <w:r w:rsidR="00F56AD5">
          <w:t>obvious</w:t>
        </w:r>
      </w:ins>
      <w:ins w:id="3244" w:author="Rev 6 Allen Wirfs-Brock" w:date="2012-02-22T12:33:00Z">
        <w:r>
          <w:t xml:space="preserve"> from the context, an algorithm statement </w:t>
        </w:r>
        <w:r w:rsidR="00B35191">
          <w:t>that returns a</w:t>
        </w:r>
        <w:r>
          <w:t xml:space="preserve"> value</w:t>
        </w:r>
      </w:ins>
      <w:ins w:id="3245" w:author="Rev 6 Allen Wirfs-Brock" w:date="2012-02-22T12:45:00Z">
        <w:r w:rsidR="00B35191">
          <w:t xml:space="preserve"> that is not a Completion Record</w:t>
        </w:r>
      </w:ins>
      <w:ins w:id="3246" w:author="Rev 6 Allen Wirfs-Brock" w:date="2012-02-22T12:33:00Z">
        <w:r>
          <w:t>, such as:</w:t>
        </w:r>
      </w:ins>
    </w:p>
    <w:p w14:paraId="2EE28599" w14:textId="77777777" w:rsidR="00F87676" w:rsidRPr="00E77497" w:rsidRDefault="00F87676" w:rsidP="00F87676">
      <w:pPr>
        <w:pStyle w:val="Alg3"/>
        <w:numPr>
          <w:ilvl w:val="0"/>
          <w:numId w:val="354"/>
        </w:numPr>
        <w:spacing w:after="220"/>
        <w:rPr>
          <w:ins w:id="3247" w:author="Rev 6 Allen Wirfs-Brock" w:date="2012-02-22T12:33:00Z"/>
        </w:rPr>
      </w:pPr>
      <w:ins w:id="3248" w:author="Rev 6 Allen Wirfs-Brock" w:date="2012-02-22T12:33:00Z">
        <w:r>
          <w:t>R</w:t>
        </w:r>
        <w:r w:rsidRPr="00E77497">
          <w:t xml:space="preserve">eturn the String </w:t>
        </w:r>
        <w:r w:rsidRPr="00E77497">
          <w:rPr>
            <w:rFonts w:ascii="Courier New" w:hAnsi="Courier New"/>
            <w:b/>
          </w:rPr>
          <w:t>"Infinity"</w:t>
        </w:r>
        <w:r w:rsidRPr="00E77497">
          <w:t>.</w:t>
        </w:r>
      </w:ins>
    </w:p>
    <w:p w14:paraId="432C181F" w14:textId="77777777" w:rsidR="00F87676" w:rsidRDefault="00F87676" w:rsidP="00F87676">
      <w:pPr>
        <w:rPr>
          <w:ins w:id="3249" w:author="Rev 6 Allen Wirfs-Brock" w:date="2012-02-22T12:33:00Z"/>
        </w:rPr>
      </w:pPr>
      <w:ins w:id="3250" w:author="Rev 6 Allen Wirfs-Brock" w:date="2012-02-22T12:33:00Z">
        <w:r>
          <w:t>mean the same things as:</w:t>
        </w:r>
      </w:ins>
    </w:p>
    <w:p w14:paraId="0DA6396D" w14:textId="77777777" w:rsidR="00F87676" w:rsidRDefault="00F87676" w:rsidP="00F87676">
      <w:pPr>
        <w:pStyle w:val="Alg3"/>
        <w:numPr>
          <w:ilvl w:val="0"/>
          <w:numId w:val="663"/>
        </w:numPr>
        <w:spacing w:after="220"/>
        <w:rPr>
          <w:ins w:id="3251" w:author="Rev 6 Allen Wirfs-Brock" w:date="2012-02-22T12:33:00Z"/>
        </w:rPr>
      </w:pPr>
      <w:ins w:id="3252" w:author="Rev 6 Allen Wirfs-Brock" w:date="2012-02-22T12:33:00Z">
        <w:r>
          <w:t>R</w:t>
        </w:r>
        <w:r w:rsidRPr="00E77497">
          <w:t xml:space="preserve">eturn </w:t>
        </w:r>
        <w:r>
          <w:t xml:space="preserve">Completion {[[type]]: </w:t>
        </w:r>
        <w:r w:rsidRPr="002C2220">
          <w:rPr>
            <w:rFonts w:ascii="Arial" w:hAnsi="Arial" w:cs="Arial"/>
          </w:rPr>
          <w:t>normal</w:t>
        </w:r>
        <w:r>
          <w:t xml:space="preserve">, [[value]]: </w:t>
        </w:r>
        <w:r w:rsidRPr="00E77497">
          <w:t xml:space="preserve">String </w:t>
        </w:r>
        <w:r w:rsidRPr="00E77497">
          <w:rPr>
            <w:rFonts w:ascii="Courier New" w:hAnsi="Courier New"/>
            <w:b/>
          </w:rPr>
          <w:t>"Infinity"</w:t>
        </w:r>
        <w:r>
          <w:t>, [[target]]:</w:t>
        </w:r>
        <w:r w:rsidRPr="002C2220">
          <w:rPr>
            <w:rFonts w:ascii="Arial" w:hAnsi="Arial" w:cs="Arial"/>
          </w:rPr>
          <w:t>empty</w:t>
        </w:r>
        <w:r>
          <w:t>}</w:t>
        </w:r>
        <w:r w:rsidRPr="00E77497">
          <w:t>.</w:t>
        </w:r>
      </w:ins>
    </w:p>
    <w:p w14:paraId="3CF5CE1C" w14:textId="77777777" w:rsidR="00F87676" w:rsidRDefault="00F87676" w:rsidP="00F56AD5">
      <w:pPr>
        <w:rPr>
          <w:ins w:id="3253" w:author="Rev 6 Allen Wirfs-Brock" w:date="2012-02-22T12:33:00Z"/>
          <w:lang w:eastAsia="en-US"/>
        </w:rPr>
      </w:pPr>
      <w:ins w:id="3254" w:author="Rev 6 Allen Wirfs-Brock" w:date="2012-02-22T12:33:00Z">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ins>
    </w:p>
    <w:p w14:paraId="3CF0D4E6" w14:textId="77777777" w:rsidR="007B3D38" w:rsidRDefault="00081283" w:rsidP="006A77CE">
      <w:pPr>
        <w:pStyle w:val="30"/>
        <w:numPr>
          <w:ilvl w:val="0"/>
          <w:numId w:val="0"/>
        </w:numPr>
        <w:rPr>
          <w:ins w:id="3255" w:author="Rev 8 Allen Wirfs-Brock" w:date="2012-06-14T17:50:00Z"/>
          <w:lang w:eastAsia="en-US"/>
        </w:rPr>
      </w:pPr>
      <w:bookmarkStart w:id="3256" w:name="_Toc329528684"/>
      <w:ins w:id="3257" w:author="Rev 9 Allen Wirfs-Brock" w:date="2012-07-07T13:30:00Z">
        <w:r>
          <w:rPr>
            <w:lang w:eastAsia="en-US"/>
          </w:rPr>
          <w:t xml:space="preserve">8.8.2 </w:t>
        </w:r>
      </w:ins>
      <w:ins w:id="3258" w:author="Rev 8 Allen Wirfs-Brock" w:date="2012-06-14T17:50:00Z">
        <w:r w:rsidR="007B3D38">
          <w:rPr>
            <w:lang w:eastAsia="en-US"/>
          </w:rPr>
          <w:t>NormalCompletion</w:t>
        </w:r>
        <w:bookmarkEnd w:id="3256"/>
      </w:ins>
    </w:p>
    <w:p w14:paraId="7E245564" w14:textId="77777777" w:rsidR="00F56AD5" w:rsidDel="00A55C37" w:rsidRDefault="00F56AD5" w:rsidP="00F87676">
      <w:pPr>
        <w:rPr>
          <w:ins w:id="3259" w:author="Rev 6 Allen Wirfs-Brock" w:date="2012-02-22T12:48:00Z"/>
          <w:del w:id="3260" w:author="Rev 7 Allen Wirfs-Brock" w:date="2012-04-09T16:03:00Z"/>
          <w:lang w:eastAsia="en-US"/>
        </w:rPr>
      </w:pPr>
      <w:ins w:id="3261" w:author="Rev 6 Allen Wirfs-Brock" w:date="2012-02-22T12:48:00Z">
        <w:del w:id="3262" w:author="Rev 7 Allen Wirfs-Brock" w:date="2012-04-09T16:03:00Z">
          <w:r w:rsidDel="00A55C37">
            <w:rPr>
              <w:lang w:eastAsia="en-US"/>
            </w:rPr>
            <w:delText xml:space="preserve">The abstraction </w:delText>
          </w:r>
        </w:del>
      </w:ins>
      <w:ins w:id="3263" w:author="Rev 6 Allen Wirfs-Brock" w:date="2012-02-25T09:49:00Z">
        <w:del w:id="3264" w:author="Rev 7 Allen Wirfs-Brock" w:date="2012-04-09T16:03:00Z">
          <w:r w:rsidR="00542A4C" w:rsidDel="00A55C37">
            <w:rPr>
              <w:lang w:eastAsia="en-US"/>
            </w:rPr>
            <w:delText>operation</w:delText>
          </w:r>
        </w:del>
      </w:ins>
      <w:ins w:id="3265" w:author="Rev 6 Allen Wirfs-Brock" w:date="2012-02-22T12:48:00Z">
        <w:del w:id="3266" w:author="Rev 7 Allen Wirfs-Brock" w:date="2012-04-09T16:03:00Z">
          <w:r w:rsidDel="00A55C37">
            <w:rPr>
              <w:lang w:eastAsia="en-US"/>
            </w:rPr>
            <w:delText xml:space="preserve"> NormalValue with a single </w:delText>
          </w:r>
          <w:r w:rsidRPr="00F56AD5" w:rsidDel="00A55C37">
            <w:rPr>
              <w:i/>
              <w:lang w:eastAsia="en-US"/>
            </w:rPr>
            <w:delText>argument</w:delText>
          </w:r>
          <w:r w:rsidDel="00A55C37">
            <w:rPr>
              <w:lang w:eastAsia="en-US"/>
            </w:rPr>
            <w:delText xml:space="preserve"> is a short hand that is defined as follows:</w:delText>
          </w:r>
        </w:del>
      </w:ins>
    </w:p>
    <w:p w14:paraId="52ECD55D" w14:textId="77777777" w:rsidR="00F56AD5" w:rsidRPr="00C7794D" w:rsidDel="00A55C37" w:rsidRDefault="00F56AD5" w:rsidP="00F56AD5">
      <w:pPr>
        <w:pStyle w:val="MediumGrid21"/>
        <w:numPr>
          <w:ilvl w:val="0"/>
          <w:numId w:val="335"/>
        </w:numPr>
        <w:rPr>
          <w:ins w:id="3267" w:author="Rev 6 Allen Wirfs-Brock" w:date="2012-02-22T12:51:00Z"/>
          <w:del w:id="3268" w:author="Rev 7 Allen Wirfs-Brock" w:date="2012-04-09T16:03:00Z"/>
          <w:rFonts w:ascii="Times New Roman" w:hAnsi="Times New Roman"/>
          <w:lang w:val="en-GB"/>
        </w:rPr>
      </w:pPr>
      <w:ins w:id="3269" w:author="Rev 6 Allen Wirfs-Brock" w:date="2012-02-22T12:51:00Z">
        <w:del w:id="3270"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del>
      </w:ins>
      <w:ins w:id="3271" w:author="Rev 6 Allen Wirfs-Brock" w:date="2012-02-22T12:52:00Z">
        <w:del w:id="3272" w:author="Rev 7 Allen Wirfs-Brock" w:date="2012-04-09T16:03:00Z">
          <w:r w:rsidDel="00A55C37">
            <w:rPr>
              <w:rFonts w:ascii="Times New Roman" w:hAnsi="Times New Roman"/>
              <w:lang w:val="en-GB"/>
            </w:rPr>
            <w:delText xml:space="preserve"> not a Completion</w:delText>
          </w:r>
        </w:del>
      </w:ins>
      <w:ins w:id="3273" w:author="Rev 6 Allen Wirfs-Brock" w:date="2012-02-22T12:53:00Z">
        <w:del w:id="3274" w:author="Rev 7 Allen Wirfs-Brock" w:date="2012-04-09T16:03:00Z">
          <w:r w:rsidDel="00A55C37">
            <w:rPr>
              <w:rFonts w:ascii="Times New Roman" w:hAnsi="Times New Roman"/>
              <w:lang w:val="en-GB"/>
            </w:rPr>
            <w:delText xml:space="preserve"> </w:delText>
          </w:r>
        </w:del>
      </w:ins>
      <w:ins w:id="3275" w:author="Rev 6 Allen Wirfs-Brock" w:date="2012-02-22T12:52:00Z">
        <w:del w:id="3276" w:author="Rev 7 Allen Wirfs-Brock" w:date="2012-04-09T16:03:00Z">
          <w:r w:rsidDel="00A55C37">
            <w:rPr>
              <w:rFonts w:ascii="Times New Roman" w:hAnsi="Times New Roman"/>
              <w:lang w:val="en-GB"/>
            </w:rPr>
            <w:delText xml:space="preserve">Record, return </w:delText>
          </w:r>
          <w:r w:rsidRPr="00F56AD5" w:rsidDel="00A55C37">
            <w:rPr>
              <w:rFonts w:ascii="Times New Roman" w:hAnsi="Times New Roman"/>
              <w:i/>
              <w:lang w:val="en-GB"/>
            </w:rPr>
            <w:delText>argument</w:delText>
          </w:r>
        </w:del>
      </w:ins>
      <w:ins w:id="3277" w:author="Rev 6 Allen Wirfs-Brock" w:date="2012-02-22T12:51:00Z">
        <w:del w:id="3278" w:author="Rev 7 Allen Wirfs-Brock" w:date="2012-04-09T16:03:00Z">
          <w:r w:rsidRPr="00C7794D" w:rsidDel="00A55C37">
            <w:rPr>
              <w:rFonts w:ascii="Times New Roman" w:hAnsi="Times New Roman"/>
              <w:lang w:val="en-GB"/>
            </w:rPr>
            <w:delText>.</w:delText>
          </w:r>
        </w:del>
      </w:ins>
    </w:p>
    <w:p w14:paraId="62C22A53" w14:textId="77777777" w:rsidR="00F56AD5" w:rsidRPr="00C7794D" w:rsidDel="00A55C37" w:rsidRDefault="00F56AD5" w:rsidP="00F56AD5">
      <w:pPr>
        <w:pStyle w:val="MediumGrid21"/>
        <w:numPr>
          <w:ilvl w:val="0"/>
          <w:numId w:val="335"/>
        </w:numPr>
        <w:rPr>
          <w:ins w:id="3279" w:author="Rev 6 Allen Wirfs-Brock" w:date="2012-02-22T12:51:00Z"/>
          <w:del w:id="3280" w:author="Rev 7 Allen Wirfs-Brock" w:date="2012-04-09T16:03:00Z"/>
          <w:rFonts w:ascii="Times New Roman" w:hAnsi="Times New Roman"/>
          <w:lang w:val="en-GB"/>
        </w:rPr>
      </w:pPr>
      <w:ins w:id="3281" w:author="Rev 6 Allen Wirfs-Brock" w:date="2012-02-22T12:53:00Z">
        <w:del w:id="3282"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r w:rsidDel="00A55C37">
            <w:rPr>
              <w:rFonts w:ascii="Times New Roman" w:hAnsi="Times New Roman"/>
              <w:lang w:val="en-GB"/>
            </w:rPr>
            <w:delText xml:space="preserve"> an abrupt completion, return </w:delText>
          </w:r>
          <w:r w:rsidRPr="006A5E27" w:rsidDel="00A55C37">
            <w:rPr>
              <w:rFonts w:ascii="Times New Roman" w:hAnsi="Times New Roman"/>
              <w:i/>
              <w:lang w:val="en-GB"/>
            </w:rPr>
            <w:delText>argument</w:delText>
          </w:r>
          <w:r w:rsidRPr="00C7794D" w:rsidDel="00A55C37">
            <w:rPr>
              <w:rFonts w:ascii="Times New Roman" w:hAnsi="Times New Roman"/>
              <w:lang w:val="en-GB"/>
            </w:rPr>
            <w:delText>.</w:delText>
          </w:r>
        </w:del>
      </w:ins>
    </w:p>
    <w:p w14:paraId="4DDE8E50" w14:textId="77777777" w:rsidR="00F56AD5" w:rsidRPr="00F56AD5" w:rsidDel="00A55C37" w:rsidRDefault="00F56AD5">
      <w:pPr>
        <w:pStyle w:val="MediumGrid21"/>
        <w:numPr>
          <w:ilvl w:val="0"/>
          <w:numId w:val="335"/>
        </w:numPr>
        <w:spacing w:after="240"/>
        <w:rPr>
          <w:ins w:id="3283" w:author="Rev 6 Allen Wirfs-Brock" w:date="2012-02-22T12:48:00Z"/>
          <w:del w:id="3284" w:author="Rev 7 Allen Wirfs-Brock" w:date="2012-04-09T16:03:00Z"/>
          <w:rFonts w:ascii="Times New Roman" w:hAnsi="Times New Roman"/>
          <w:rPrChange w:id="3285" w:author="Rev 6 Allen Wirfs-Brock" w:date="2012-02-22T12:54:00Z">
            <w:rPr>
              <w:ins w:id="3286" w:author="Rev 6 Allen Wirfs-Brock" w:date="2012-02-22T12:48:00Z"/>
              <w:del w:id="3287" w:author="Rev 7 Allen Wirfs-Brock" w:date="2012-04-09T16:03:00Z"/>
              <w:lang w:eastAsia="en-US"/>
            </w:rPr>
          </w:rPrChange>
        </w:rPr>
        <w:pPrChange w:id="3288" w:author="Rev 6 Allen Wirfs-Brock" w:date="2012-02-22T12:55:00Z">
          <w:pPr/>
        </w:pPrChange>
      </w:pPr>
      <w:ins w:id="3289" w:author="Rev 6 Allen Wirfs-Brock" w:date="2012-02-22T12:51:00Z">
        <w:del w:id="3290" w:author="Rev 7 Allen Wirfs-Brock" w:date="2012-04-09T16:03:00Z">
          <w:r w:rsidRPr="00C7794D" w:rsidDel="00A55C37">
            <w:rPr>
              <w:rFonts w:ascii="Times New Roman" w:hAnsi="Times New Roman"/>
              <w:lang w:val="en-GB"/>
            </w:rPr>
            <w:delText>Return</w:delText>
          </w:r>
        </w:del>
      </w:ins>
      <w:ins w:id="3291" w:author="Rev 6 Allen Wirfs-Brock" w:date="2012-02-22T12:53:00Z">
        <w:del w:id="3292" w:author="Rev 7 Allen Wirfs-Brock" w:date="2012-04-09T16:03:00Z">
          <w:r w:rsidDel="00A55C37">
            <w:rPr>
              <w:rFonts w:ascii="Times New Roman" w:hAnsi="Times New Roman"/>
              <w:b/>
              <w:lang w:val="en-GB"/>
            </w:rPr>
            <w:delText xml:space="preserve"> </w:delText>
          </w:r>
          <w:r w:rsidRPr="00F56AD5" w:rsidDel="00A55C37">
            <w:rPr>
              <w:rFonts w:ascii="Times New Roman" w:hAnsi="Times New Roman"/>
              <w:i/>
              <w:lang w:val="en-GB"/>
            </w:rPr>
            <w:delText>argument</w:delText>
          </w:r>
          <w:r w:rsidDel="00A55C37">
            <w:rPr>
              <w:rFonts w:ascii="Times New Roman" w:hAnsi="Times New Roman"/>
              <w:lang w:val="en-GB"/>
            </w:rPr>
            <w:delText>.[[value]]</w:delText>
          </w:r>
        </w:del>
      </w:ins>
      <w:ins w:id="3293" w:author="Rev 6 Allen Wirfs-Brock" w:date="2012-02-22T12:51:00Z">
        <w:del w:id="3294" w:author="Rev 7 Allen Wirfs-Brock" w:date="2012-04-09T16:03:00Z">
          <w:r w:rsidRPr="00C7794D" w:rsidDel="00A55C37">
            <w:rPr>
              <w:rFonts w:ascii="Times New Roman" w:hAnsi="Times New Roman"/>
              <w:lang w:val="en-GB"/>
            </w:rPr>
            <w:delText>.</w:delText>
          </w:r>
        </w:del>
      </w:ins>
      <w:ins w:id="3295" w:author="Rev 6 Allen Wirfs-Brock" w:date="2012-02-22T12:53:00Z">
        <w:del w:id="3296" w:author="Rev 7 Allen Wirfs-Brock" w:date="2012-04-09T16:03:00Z">
          <w:r w:rsidDel="00A55C37">
            <w:rPr>
              <w:rFonts w:ascii="Times New Roman" w:hAnsi="Times New Roman"/>
              <w:lang w:val="en-GB"/>
            </w:rPr>
            <w:delText xml:space="preserve"> </w:delText>
          </w:r>
        </w:del>
      </w:ins>
    </w:p>
    <w:p w14:paraId="6E067CEF" w14:textId="77777777" w:rsidR="007B3D38" w:rsidRDefault="0055587E" w:rsidP="0055587E">
      <w:pPr>
        <w:rPr>
          <w:ins w:id="3297" w:author="Rev 8 Allen Wirfs-Brock" w:date="2012-06-14T17:55:00Z"/>
          <w:rFonts w:cs="Arial"/>
          <w:lang w:eastAsia="en-US"/>
        </w:rPr>
      </w:pPr>
      <w:ins w:id="3298" w:author="Rev 6 Allen Wirfs-Brock" w:date="2012-02-23T12:28:00Z">
        <w:r>
          <w:rPr>
            <w:lang w:eastAsia="en-US"/>
          </w:rPr>
          <w:t xml:space="preserve">The </w:t>
        </w:r>
        <w:del w:id="3299" w:author="Rev 8 Allen Wirfs-Brock" w:date="2012-06-14T14:41:00Z">
          <w:r w:rsidDel="00D4543D">
            <w:rPr>
              <w:lang w:eastAsia="en-US"/>
            </w:rPr>
            <w:delText xml:space="preserve">abstraction </w:delText>
          </w:r>
        </w:del>
      </w:ins>
      <w:ins w:id="3300" w:author="Rev 6 Allen Wirfs-Brock" w:date="2012-02-25T09:49:00Z">
        <w:del w:id="3301" w:author="Rev 8 Allen Wirfs-Brock" w:date="2012-06-14T14:41:00Z">
          <w:r w:rsidR="00542A4C" w:rsidDel="00D4543D">
            <w:rPr>
              <w:lang w:eastAsia="en-US"/>
            </w:rPr>
            <w:delText>operation</w:delText>
          </w:r>
        </w:del>
      </w:ins>
      <w:ins w:id="3302" w:author="Rev 8 Allen Wirfs-Brock" w:date="2012-06-14T14:41:00Z">
        <w:r w:rsidR="00D4543D">
          <w:rPr>
            <w:lang w:eastAsia="en-US"/>
          </w:rPr>
          <w:t>abstract operation</w:t>
        </w:r>
      </w:ins>
      <w:ins w:id="3303" w:author="Rev 6 Allen Wirfs-Brock" w:date="2012-02-23T12:28:00Z">
        <w:r>
          <w:rPr>
            <w:lang w:eastAsia="en-US"/>
          </w:rPr>
          <w:t xml:space="preserve"> NormalCompletion with a single </w:t>
        </w:r>
        <w:r w:rsidRPr="007B3D38">
          <w:rPr>
            <w:rFonts w:ascii="Times New Roman" w:hAnsi="Times New Roman"/>
            <w:i/>
            <w:lang w:eastAsia="en-US"/>
          </w:rPr>
          <w:t>argument</w:t>
        </w:r>
      </w:ins>
      <w:ins w:id="3304" w:author="Rev 8 Allen Wirfs-Brock" w:date="2012-06-14T17:55:00Z">
        <w:r w:rsidR="007B3D38">
          <w:rPr>
            <w:rFonts w:cs="Arial"/>
            <w:lang w:eastAsia="en-US"/>
          </w:rPr>
          <w:t>, such as:</w:t>
        </w:r>
      </w:ins>
    </w:p>
    <w:p w14:paraId="09F3CFEB" w14:textId="77777777" w:rsidR="007B3D38" w:rsidRPr="00E77497" w:rsidRDefault="007B3D38" w:rsidP="007B3D38">
      <w:pPr>
        <w:pStyle w:val="Alg3"/>
        <w:numPr>
          <w:ilvl w:val="0"/>
          <w:numId w:val="889"/>
        </w:numPr>
        <w:spacing w:after="220"/>
        <w:rPr>
          <w:ins w:id="3305" w:author="Rev 8 Allen Wirfs-Brock" w:date="2012-06-14T17:55:00Z"/>
        </w:rPr>
      </w:pPr>
      <w:ins w:id="3306" w:author="Rev 8 Allen Wirfs-Brock" w:date="2012-06-14T17:55:00Z">
        <w:r>
          <w:t>R</w:t>
        </w:r>
        <w:r w:rsidRPr="00E77497">
          <w:t xml:space="preserve">eturn </w:t>
        </w:r>
      </w:ins>
      <w:ins w:id="3307" w:author="Rev 8 Allen Wirfs-Brock" w:date="2012-06-14T17:56:00Z">
        <w:r>
          <w:t>NormalCompletion(</w:t>
        </w:r>
        <w:r w:rsidRPr="00142A0A">
          <w:rPr>
            <w:i/>
          </w:rPr>
          <w:t>argument</w:t>
        </w:r>
        <w:r>
          <w:t>)</w:t>
        </w:r>
      </w:ins>
      <w:ins w:id="3308" w:author="Rev 8 Allen Wirfs-Brock" w:date="2012-06-14T17:55:00Z">
        <w:r w:rsidRPr="00E77497">
          <w:t>.</w:t>
        </w:r>
      </w:ins>
    </w:p>
    <w:p w14:paraId="697C1DD8" w14:textId="77777777" w:rsidR="0055587E" w:rsidRDefault="00081283" w:rsidP="0055587E">
      <w:pPr>
        <w:rPr>
          <w:ins w:id="3309" w:author="Rev 6 Allen Wirfs-Brock" w:date="2012-02-23T12:28:00Z"/>
          <w:lang w:eastAsia="en-US"/>
        </w:rPr>
      </w:pPr>
      <w:ins w:id="3310" w:author="Rev 6 Allen Wirfs-Brock" w:date="2012-02-23T12:28:00Z">
        <w:r>
          <w:rPr>
            <w:lang w:eastAsia="en-US"/>
          </w:rPr>
          <w:t>I</w:t>
        </w:r>
        <w:r w:rsidR="0055587E">
          <w:rPr>
            <w:lang w:eastAsia="en-US"/>
          </w:rPr>
          <w:t>s a short hand that is defined as follows:</w:t>
        </w:r>
      </w:ins>
    </w:p>
    <w:p w14:paraId="5991DF81" w14:textId="77777777" w:rsidR="0055587E" w:rsidRPr="000D29DF" w:rsidRDefault="0055587E" w:rsidP="006F1578">
      <w:pPr>
        <w:pStyle w:val="Alg3"/>
        <w:numPr>
          <w:ilvl w:val="0"/>
          <w:numId w:val="674"/>
        </w:numPr>
        <w:spacing w:after="220"/>
        <w:rPr>
          <w:ins w:id="3311" w:author="Rev 6 Allen Wirfs-Brock" w:date="2012-02-23T12:29:00Z"/>
        </w:rPr>
      </w:pPr>
      <w:ins w:id="3312" w:author="Rev 6 Allen Wirfs-Brock" w:date="2012-02-23T12:29:00Z">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ins>
    </w:p>
    <w:p w14:paraId="4C383141" w14:textId="77777777" w:rsidR="007B3D38" w:rsidRDefault="00081283" w:rsidP="006A77CE">
      <w:pPr>
        <w:pStyle w:val="30"/>
        <w:numPr>
          <w:ilvl w:val="0"/>
          <w:numId w:val="0"/>
        </w:numPr>
        <w:rPr>
          <w:ins w:id="3313" w:author="Rev 8 Allen Wirfs-Brock" w:date="2012-06-14T17:50:00Z"/>
          <w:lang w:eastAsia="en-US"/>
        </w:rPr>
      </w:pPr>
      <w:bookmarkStart w:id="3314" w:name="_Toc329528685"/>
      <w:ins w:id="3315" w:author="Rev 9 Allen Wirfs-Brock" w:date="2012-07-07T13:30:00Z">
        <w:r>
          <w:rPr>
            <w:lang w:eastAsia="en-US"/>
          </w:rPr>
          <w:t xml:space="preserve">8.8.3 </w:t>
        </w:r>
      </w:ins>
      <w:ins w:id="3316" w:author="Rev 8 Allen Wirfs-Brock" w:date="2012-06-14T17:51:00Z">
        <w:r w:rsidR="007B3D38">
          <w:rPr>
            <w:lang w:eastAsia="en-US"/>
          </w:rPr>
          <w:t>Throw an Exception</w:t>
        </w:r>
      </w:ins>
      <w:bookmarkEnd w:id="3314"/>
    </w:p>
    <w:p w14:paraId="22C658D7" w14:textId="77777777" w:rsidR="00F87676" w:rsidRDefault="00F87676" w:rsidP="00F87676">
      <w:pPr>
        <w:rPr>
          <w:ins w:id="3317" w:author="Rev 6 Allen Wirfs-Brock" w:date="2012-02-22T12:33:00Z"/>
          <w:lang w:eastAsia="en-US"/>
        </w:rPr>
      </w:pPr>
      <w:ins w:id="3318" w:author="Rev 6 Allen Wirfs-Brock" w:date="2012-02-22T12:33:00Z">
        <w:r>
          <w:rPr>
            <w:lang w:eastAsia="en-US"/>
          </w:rPr>
          <w:t xml:space="preserve">Algorithms steps that say to throw an exception, such as </w:t>
        </w:r>
      </w:ins>
    </w:p>
    <w:p w14:paraId="2E4AFBDC" w14:textId="77777777" w:rsidR="00F87676" w:rsidRPr="00E77497" w:rsidRDefault="00F87676" w:rsidP="00F87676">
      <w:pPr>
        <w:pStyle w:val="Alg3"/>
        <w:numPr>
          <w:ilvl w:val="0"/>
          <w:numId w:val="667"/>
        </w:numPr>
        <w:spacing w:after="220"/>
        <w:rPr>
          <w:ins w:id="3319" w:author="Rev 6 Allen Wirfs-Brock" w:date="2012-02-22T12:33:00Z"/>
        </w:rPr>
      </w:pPr>
      <w:ins w:id="3320" w:author="Rev 6 Allen Wirfs-Brock" w:date="2012-02-22T12:33:00Z">
        <w:r>
          <w:t xml:space="preserve">Throw a </w:t>
        </w:r>
        <w:r w:rsidRPr="006A5E27">
          <w:rPr>
            <w:b/>
          </w:rPr>
          <w:t>TypeError</w:t>
        </w:r>
        <w:r>
          <w:t xml:space="preserve"> exception</w:t>
        </w:r>
        <w:r w:rsidRPr="00E77497">
          <w:t>.</w:t>
        </w:r>
      </w:ins>
    </w:p>
    <w:p w14:paraId="0DACF2E7" w14:textId="77777777" w:rsidR="00F87676" w:rsidRDefault="00081283" w:rsidP="00F87676">
      <w:pPr>
        <w:rPr>
          <w:ins w:id="3321" w:author="Rev 6 Allen Wirfs-Brock" w:date="2012-02-22T12:33:00Z"/>
        </w:rPr>
      </w:pPr>
      <w:ins w:id="3322" w:author="Rev 6 Allen Wirfs-Brock" w:date="2012-02-22T12:33:00Z">
        <w:r>
          <w:t>M</w:t>
        </w:r>
        <w:r w:rsidR="00F87676">
          <w:t>ean the same things as:</w:t>
        </w:r>
      </w:ins>
    </w:p>
    <w:p w14:paraId="3EEF4270" w14:textId="77777777" w:rsidR="00F87676" w:rsidRPr="000D29DF" w:rsidRDefault="00F87676" w:rsidP="006F1578">
      <w:pPr>
        <w:pStyle w:val="Alg3"/>
        <w:numPr>
          <w:ilvl w:val="0"/>
          <w:numId w:val="666"/>
        </w:numPr>
        <w:spacing w:after="220"/>
        <w:rPr>
          <w:ins w:id="3323" w:author="Rev 6 Allen Wirfs-Brock" w:date="2012-02-22T12:33:00Z"/>
        </w:rPr>
      </w:pPr>
      <w:ins w:id="3324" w:author="Rev 6 Allen Wirfs-Brock" w:date="2012-02-22T12:33:00Z">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ins>
    </w:p>
    <w:p w14:paraId="7BD49734" w14:textId="77777777" w:rsidR="007B3D38" w:rsidRDefault="00081283" w:rsidP="006A77CE">
      <w:pPr>
        <w:pStyle w:val="30"/>
        <w:numPr>
          <w:ilvl w:val="0"/>
          <w:numId w:val="0"/>
        </w:numPr>
        <w:rPr>
          <w:ins w:id="3325" w:author="Rev 8 Allen Wirfs-Brock" w:date="2012-06-14T17:51:00Z"/>
          <w:lang w:eastAsia="en-US"/>
        </w:rPr>
      </w:pPr>
      <w:bookmarkStart w:id="3326" w:name="_Toc329528686"/>
      <w:ins w:id="3327" w:author="Rev 9 Allen Wirfs-Brock" w:date="2012-07-07T13:31:00Z">
        <w:r>
          <w:rPr>
            <w:lang w:eastAsia="en-US"/>
          </w:rPr>
          <w:t xml:space="preserve">8.8.4 </w:t>
        </w:r>
      </w:ins>
      <w:ins w:id="3328" w:author="Rev 8 Allen Wirfs-Brock" w:date="2012-06-14T17:51:00Z">
        <w:r w:rsidR="007B3D38">
          <w:rPr>
            <w:lang w:eastAsia="en-US"/>
          </w:rPr>
          <w:t>ReturnIfAbrupt</w:t>
        </w:r>
        <w:bookmarkEnd w:id="3326"/>
      </w:ins>
    </w:p>
    <w:p w14:paraId="25B9A1E6" w14:textId="77777777" w:rsidR="00A01CD2" w:rsidRDefault="0055587E" w:rsidP="0055587E">
      <w:pPr>
        <w:rPr>
          <w:ins w:id="3329" w:author="Rev 7 Allen Wirfs-Brock" w:date="2012-04-09T15:53:00Z"/>
          <w:lang w:eastAsia="en-US"/>
        </w:rPr>
      </w:pPr>
      <w:ins w:id="3330" w:author="Rev 6 Allen Wirfs-Brock" w:date="2012-02-23T12:31:00Z">
        <w:r>
          <w:rPr>
            <w:lang w:eastAsia="en-US"/>
          </w:rPr>
          <w:t>Algorithms steps that say</w:t>
        </w:r>
        <w:del w:id="3331" w:author="Rev 7 Allen Wirfs-Brock" w:date="2012-04-09T15:53:00Z">
          <w:r w:rsidDel="00A01CD2">
            <w:rPr>
              <w:lang w:eastAsia="en-US"/>
            </w:rPr>
            <w:delText xml:space="preserve"> </w:delText>
          </w:r>
        </w:del>
      </w:ins>
    </w:p>
    <w:p w14:paraId="5D84BFB5" w14:textId="77777777" w:rsidR="00A01CD2" w:rsidRDefault="0055587E" w:rsidP="00A55C37">
      <w:pPr>
        <w:pStyle w:val="Alg3"/>
        <w:numPr>
          <w:ilvl w:val="0"/>
          <w:numId w:val="675"/>
        </w:numPr>
        <w:spacing w:after="220"/>
        <w:rPr>
          <w:ins w:id="3332" w:author="Rev 7 Allen Wirfs-Brock" w:date="2012-04-09T15:54:00Z"/>
        </w:rPr>
      </w:pPr>
      <w:ins w:id="3333" w:author="Rev 6 Allen Wirfs-Brock" w:date="2012-02-23T12:31:00Z">
        <w:r>
          <w:t>ReturnIfAbrupt(</w:t>
        </w:r>
        <w:r w:rsidRPr="00A55C37">
          <w:rPr>
            <w:i/>
          </w:rPr>
          <w:t>argument</w:t>
        </w:r>
        <w:r>
          <w:t>)</w:t>
        </w:r>
        <w:del w:id="3334" w:author="Rev 8 Allen Wirfs-Brock" w:date="2012-06-14T16:04:00Z">
          <w:r w:rsidDel="004B2239">
            <w:delText>,</w:delText>
          </w:r>
        </w:del>
      </w:ins>
      <w:ins w:id="3335" w:author="Rev 8 Allen Wirfs-Brock" w:date="2012-06-14T16:04:00Z">
        <w:r w:rsidR="004B2239">
          <w:t>.</w:t>
        </w:r>
      </w:ins>
    </w:p>
    <w:p w14:paraId="48BB63B6" w14:textId="77777777" w:rsidR="0055587E" w:rsidRDefault="0055587E" w:rsidP="0055587E">
      <w:pPr>
        <w:rPr>
          <w:ins w:id="3336" w:author="Rev 6 Allen Wirfs-Brock" w:date="2012-02-23T12:31:00Z"/>
        </w:rPr>
      </w:pPr>
      <w:ins w:id="3337" w:author="Rev 6 Allen Wirfs-Brock" w:date="2012-02-23T12:31:00Z">
        <w:r>
          <w:t>mean the same things as:</w:t>
        </w:r>
      </w:ins>
    </w:p>
    <w:p w14:paraId="57ED189A" w14:textId="77777777" w:rsidR="00A55C37" w:rsidRDefault="0055587E" w:rsidP="00A55C37">
      <w:pPr>
        <w:pStyle w:val="Alg3"/>
        <w:numPr>
          <w:ilvl w:val="0"/>
          <w:numId w:val="701"/>
        </w:numPr>
        <w:spacing w:after="220"/>
        <w:contextualSpacing/>
        <w:rPr>
          <w:ins w:id="3338" w:author="Rev 7 Allen Wirfs-Brock" w:date="2012-04-09T15:55:00Z"/>
        </w:rPr>
      </w:pPr>
      <w:ins w:id="3339" w:author="Rev 6 Allen Wirfs-Brock" w:date="2012-02-23T12:33:00Z">
        <w:r w:rsidRPr="00C7794D">
          <w:t xml:space="preserve">If </w:t>
        </w:r>
        <w:r>
          <w:rPr>
            <w:i/>
          </w:rPr>
          <w:t>argument</w:t>
        </w:r>
        <w:r w:rsidRPr="00C7794D">
          <w:t xml:space="preserve"> is</w:t>
        </w:r>
        <w:r>
          <w:t xml:space="preserve"> an abrupt completion, </w:t>
        </w:r>
      </w:ins>
      <w:ins w:id="3340" w:author="Rev 7 Allen Wirfs-Brock" w:date="2012-04-09T15:55:00Z">
        <w:r w:rsidR="00A55C37">
          <w:t xml:space="preserve">then </w:t>
        </w:r>
      </w:ins>
      <w:ins w:id="3341" w:author="Rev 6 Allen Wirfs-Brock" w:date="2012-02-23T12:33:00Z">
        <w:r>
          <w:t xml:space="preserve">return </w:t>
        </w:r>
        <w:r w:rsidRPr="006A5E27">
          <w:rPr>
            <w:i/>
          </w:rPr>
          <w:t>argument</w:t>
        </w:r>
      </w:ins>
      <w:ins w:id="3342" w:author="Rev 7 Allen Wirfs-Brock" w:date="2012-04-09T15:57:00Z">
        <w:del w:id="3343" w:author="Rev 8 Allen Wirfs-Brock" w:date="2012-06-14T16:04:00Z">
          <w:r w:rsidR="00A55C37" w:rsidDel="004B2239">
            <w:delText>,</w:delText>
          </w:r>
        </w:del>
      </w:ins>
      <w:ins w:id="3344" w:author="Rev 8 Allen Wirfs-Brock" w:date="2012-06-14T16:04:00Z">
        <w:r w:rsidR="004B2239">
          <w:t>.</w:t>
        </w:r>
      </w:ins>
    </w:p>
    <w:p w14:paraId="3DD5C3D5" w14:textId="77777777" w:rsidR="00A55C37" w:rsidRDefault="00E82328" w:rsidP="005E3AA9">
      <w:pPr>
        <w:pStyle w:val="Alg3"/>
        <w:numPr>
          <w:ilvl w:val="0"/>
          <w:numId w:val="701"/>
        </w:numPr>
        <w:spacing w:after="220"/>
        <w:rPr>
          <w:ins w:id="3345" w:author="Rev 7 Allen Wirfs-Brock" w:date="2012-04-09T15:56:00Z"/>
        </w:rPr>
      </w:pPr>
      <w:ins w:id="3346" w:author="Rev 7 Allen Wirfs-Brock" w:date="2012-04-09T15:52:00Z">
        <w:r>
          <w:t>Else</w:t>
        </w:r>
        <w:r w:rsidR="00A55C37">
          <w:t xml:space="preserve"> if </w:t>
        </w:r>
        <w:r w:rsidR="00A55C37" w:rsidRPr="00A55C37">
          <w:rPr>
            <w:i/>
          </w:rPr>
          <w:t>argument</w:t>
        </w:r>
        <w:r w:rsidR="00A55C37">
          <w:t xml:space="preserve"> is a </w:t>
        </w:r>
      </w:ins>
      <w:ins w:id="3347" w:author="Rev 7 Allen Wirfs-Brock" w:date="2012-04-09T16:19:00Z">
        <w:r>
          <w:t>C</w:t>
        </w:r>
      </w:ins>
      <w:ins w:id="3348" w:author="Rev 7 Allen Wirfs-Brock" w:date="2012-04-09T15:52:00Z">
        <w:r w:rsidR="00A55C37">
          <w:t xml:space="preserve">ompletion </w:t>
        </w:r>
      </w:ins>
      <w:ins w:id="3349" w:author="Rev 7 Allen Wirfs-Brock" w:date="2012-04-09T16:19:00Z">
        <w:r>
          <w:t>R</w:t>
        </w:r>
      </w:ins>
      <w:ins w:id="3350" w:author="Rev 7 Allen Wirfs-Brock" w:date="2012-04-09T15:52:00Z">
        <w:r w:rsidR="00A55C37">
          <w:t xml:space="preserve">ecord, then let </w:t>
        </w:r>
      </w:ins>
      <w:ins w:id="3351" w:author="Rev 7 Allen Wirfs-Brock" w:date="2012-04-09T16:18:00Z">
        <w:r w:rsidRPr="00A55C37">
          <w:rPr>
            <w:i/>
          </w:rPr>
          <w:t>argument</w:t>
        </w:r>
        <w:r>
          <w:t xml:space="preserve"> </w:t>
        </w:r>
      </w:ins>
      <w:ins w:id="3352" w:author="Rev 7 Allen Wirfs-Brock" w:date="2012-04-09T15:52:00Z">
        <w:r w:rsidR="00A55C37">
          <w:t xml:space="preserve">be </w:t>
        </w:r>
      </w:ins>
      <w:ins w:id="3353" w:author="Rev 7 Allen Wirfs-Brock" w:date="2012-04-09T15:57:00Z">
        <w:r w:rsidR="00A55C37" w:rsidRPr="00A55C37">
          <w:rPr>
            <w:i/>
          </w:rPr>
          <w:t>argument</w:t>
        </w:r>
        <w:r w:rsidR="00A55C37">
          <w:t>.[[value]]</w:t>
        </w:r>
        <w:del w:id="3354" w:author="Rev 8 Allen Wirfs-Brock" w:date="2012-06-14T16:04:00Z">
          <w:r w:rsidR="00A55C37" w:rsidDel="004B2239">
            <w:delText>,</w:delText>
          </w:r>
        </w:del>
      </w:ins>
      <w:ins w:id="3355" w:author="Rev 8 Allen Wirfs-Brock" w:date="2012-06-14T16:04:00Z">
        <w:r w:rsidR="004B2239">
          <w:t>.</w:t>
        </w:r>
      </w:ins>
    </w:p>
    <w:p w14:paraId="4CC68DD5" w14:textId="77777777" w:rsidR="0055587E" w:rsidRPr="000D29DF" w:rsidDel="00E82328" w:rsidRDefault="0055587E" w:rsidP="00A55C37">
      <w:pPr>
        <w:pStyle w:val="Alg3"/>
        <w:numPr>
          <w:ilvl w:val="0"/>
          <w:numId w:val="701"/>
        </w:numPr>
        <w:spacing w:after="220"/>
        <w:rPr>
          <w:ins w:id="3356" w:author="Rev 6 Allen Wirfs-Brock" w:date="2012-02-23T12:31:00Z"/>
          <w:del w:id="3357" w:author="Rev 7 Allen Wirfs-Brock" w:date="2012-04-09T16:18:00Z"/>
        </w:rPr>
      </w:pPr>
      <w:ins w:id="3358" w:author="Rev 6 Allen Wirfs-Brock" w:date="2012-02-23T12:31:00Z">
        <w:del w:id="3359" w:author="Rev 7 Allen Wirfs-Brock" w:date="2012-04-09T16:00:00Z">
          <w:r w:rsidRPr="00E77497" w:rsidDel="00A55C37">
            <w:delText>.</w:delText>
          </w:r>
        </w:del>
      </w:ins>
    </w:p>
    <w:p w14:paraId="783BFAD8" w14:textId="77777777" w:rsidR="004C02EF" w:rsidRPr="00E77497" w:rsidRDefault="004C02EF" w:rsidP="004C02EF">
      <w:pPr>
        <w:pStyle w:val="20"/>
        <w:numPr>
          <w:ilvl w:val="0"/>
          <w:numId w:val="0"/>
        </w:numPr>
        <w:spacing w:before="240"/>
      </w:pPr>
      <w:bookmarkStart w:id="3360" w:name="_Toc329528687"/>
      <w:r w:rsidRPr="00E77497">
        <w:t>8.</w:t>
      </w:r>
      <w:del w:id="3361" w:author="Rev 6 Allen Wirfs-Brock" w:date="2012-02-22T12:34:00Z">
        <w:r w:rsidRPr="00E77497" w:rsidDel="00F87676">
          <w:delText>7</w:delText>
        </w:r>
      </w:del>
      <w:ins w:id="3362" w:author="Rev 6 Allen Wirfs-Brock" w:date="2012-02-22T12:34:00Z">
        <w:r w:rsidR="00F87676">
          <w:t>9</w:t>
        </w:r>
      </w:ins>
      <w:r w:rsidRPr="00E77497">
        <w:tab/>
        <w:t>The Reference Specification Typ</w:t>
      </w:r>
      <w:bookmarkEnd w:id="3144"/>
      <w:bookmarkEnd w:id="3145"/>
      <w:bookmarkEnd w:id="3146"/>
      <w:bookmarkEnd w:id="3147"/>
      <w:bookmarkEnd w:id="3148"/>
      <w:bookmarkEnd w:id="3149"/>
      <w:bookmarkEnd w:id="3150"/>
      <w:bookmarkEnd w:id="3151"/>
      <w:bookmarkEnd w:id="3152"/>
      <w:r w:rsidRPr="00E77497">
        <w:t>e</w:t>
      </w:r>
      <w:bookmarkEnd w:id="3153"/>
      <w:bookmarkEnd w:id="3154"/>
      <w:bookmarkEnd w:id="3155"/>
      <w:bookmarkEnd w:id="3156"/>
      <w:bookmarkEnd w:id="3157"/>
      <w:bookmarkEnd w:id="3360"/>
    </w:p>
    <w:p w14:paraId="301321D6" w14:textId="77777777" w:rsidR="004C02EF" w:rsidRPr="006F1578" w:rsidRDefault="008D16CB" w:rsidP="004C02EF">
      <w:pPr>
        <w:rPr>
          <w:sz w:val="18"/>
          <w:szCs w:val="18"/>
        </w:rPr>
      </w:pPr>
      <w:ins w:id="3363" w:author="Rev 5 Allen Wirfs-Brock" w:date="2012-01-11T13:58:00Z">
        <w:r w:rsidRPr="006F1578">
          <w:rPr>
            <w:sz w:val="18"/>
            <w:szCs w:val="18"/>
          </w:rPr>
          <w:t>NOTE</w:t>
        </w:r>
        <w:r w:rsidRPr="006F1578">
          <w:rPr>
            <w:sz w:val="18"/>
            <w:szCs w:val="18"/>
          </w:rPr>
          <w:tab/>
        </w:r>
      </w:ins>
      <w:r w:rsidR="004C02EF" w:rsidRPr="006F1578">
        <w:rPr>
          <w:sz w:val="18"/>
          <w:szCs w:val="18"/>
        </w:rPr>
        <w:t xml:space="preserve">The Reference type is used to explain the behaviour of such operators as </w:t>
      </w:r>
      <w:r w:rsidR="004C02EF" w:rsidRPr="006F1578">
        <w:rPr>
          <w:rFonts w:ascii="Courier New" w:hAnsi="Courier New"/>
          <w:b/>
          <w:sz w:val="18"/>
          <w:szCs w:val="18"/>
        </w:rPr>
        <w:t>delete</w:t>
      </w:r>
      <w:r w:rsidR="004C02EF" w:rsidRPr="006F1578">
        <w:rPr>
          <w:sz w:val="18"/>
          <w:szCs w:val="18"/>
        </w:rPr>
        <w:t xml:space="preserve">, </w:t>
      </w:r>
      <w:r w:rsidR="004C02EF" w:rsidRPr="006F1578">
        <w:rPr>
          <w:rFonts w:ascii="Courier New" w:hAnsi="Courier New"/>
          <w:b/>
          <w:sz w:val="18"/>
          <w:szCs w:val="18"/>
        </w:rPr>
        <w:t>typeof</w:t>
      </w:r>
      <w:r w:rsidR="004C02EF" w:rsidRPr="006F1578">
        <w:rPr>
          <w:sz w:val="18"/>
          <w:szCs w:val="18"/>
        </w:rPr>
        <w:t xml:space="preserve">, </w:t>
      </w:r>
      <w:del w:id="3364" w:author="Rev 9 Allen Wirfs-Brock" w:date="2012-07-07T17:44:00Z">
        <w:r w:rsidR="004C02EF" w:rsidRPr="006F1578" w:rsidDel="003D5776">
          <w:rPr>
            <w:sz w:val="18"/>
            <w:szCs w:val="18"/>
          </w:rPr>
          <w:delText xml:space="preserve">and </w:delText>
        </w:r>
      </w:del>
      <w:r w:rsidR="004C02EF" w:rsidRPr="006F1578">
        <w:rPr>
          <w:sz w:val="18"/>
          <w:szCs w:val="18"/>
        </w:rPr>
        <w:t>the assignment operators</w:t>
      </w:r>
      <w:ins w:id="3365" w:author="Rev 9 Allen Wirfs-Brock" w:date="2012-07-07T17:44:00Z">
        <w:r w:rsidR="003D5776">
          <w:rPr>
            <w:sz w:val="18"/>
            <w:szCs w:val="18"/>
          </w:rPr>
          <w:t xml:space="preserve">, the </w:t>
        </w:r>
        <w:r w:rsidR="003D5776" w:rsidRPr="003D5776">
          <w:rPr>
            <w:rFonts w:ascii="Courier New" w:hAnsi="Courier New"/>
            <w:b/>
            <w:sz w:val="18"/>
            <w:szCs w:val="18"/>
            <w:rPrChange w:id="3366" w:author="Rev 9 Allen Wirfs-Brock" w:date="2012-07-07T17:45:00Z">
              <w:rPr>
                <w:sz w:val="18"/>
                <w:szCs w:val="18"/>
              </w:rPr>
            </w:rPrChange>
          </w:rPr>
          <w:t>super</w:t>
        </w:r>
        <w:r w:rsidR="003D5776">
          <w:rPr>
            <w:sz w:val="18"/>
            <w:szCs w:val="18"/>
          </w:rPr>
          <w:t xml:space="preserve"> keyword and other lanauge features.</w:t>
        </w:r>
      </w:ins>
      <w:r w:rsidR="004C02EF" w:rsidRPr="006F1578">
        <w:rPr>
          <w:sz w:val="18"/>
          <w:szCs w:val="18"/>
        </w:rPr>
        <w:t xml:space="preserve">. For example, the left-hand operand of an assignment is expected to produce a reference. </w:t>
      </w:r>
      <w:del w:id="3367" w:author="Rev 9 Allen Wirfs-Brock" w:date="2012-07-07T17:44:00Z">
        <w:r w:rsidR="004C02EF" w:rsidRPr="006F1578" w:rsidDel="003D5776">
          <w:rPr>
            <w:sz w:val="18"/>
            <w:szCs w:val="18"/>
          </w:rPr>
          <w:delText>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delText>
        </w:r>
      </w:del>
    </w:p>
    <w:p w14:paraId="6905E1D6" w14:textId="77777777" w:rsidR="004C02EF" w:rsidRDefault="004C02EF" w:rsidP="004C02EF">
      <w:pPr>
        <w:rPr>
          <w:ins w:id="3368" w:author="Rev 5 Allen Wirfs-Brock" w:date="2012-01-11T13:59:00Z"/>
        </w:rPr>
      </w:pPr>
      <w:r w:rsidRPr="00E77497">
        <w:t xml:space="preserve">A </w:t>
      </w:r>
      <w:r w:rsidRPr="00E77497">
        <w:rPr>
          <w:b/>
        </w:rPr>
        <w:t xml:space="preserve">Reference </w:t>
      </w:r>
      <w:r w:rsidRPr="00E77497">
        <w:t xml:space="preserve">is a resolved name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xml:space="preserve">, an Object, a Boolean, a String, a Number, or an environment record (10.2.1). A </w:t>
      </w:r>
      <w:r w:rsidRPr="006A77CE">
        <w:rPr>
          <w:rFonts w:ascii="Times New Roman" w:hAnsi="Times New Roman"/>
          <w:i/>
        </w:rPr>
        <w:t>base</w:t>
      </w:r>
      <w:r w:rsidRPr="00E77497">
        <w:t xml:space="preserve"> value of </w:t>
      </w:r>
      <w:r w:rsidRPr="00E77497">
        <w:rPr>
          <w:b/>
        </w:rPr>
        <w:t>undefined</w:t>
      </w:r>
      <w:r w:rsidRPr="00E77497">
        <w:t xml:space="preserve"> indicates that the </w:t>
      </w:r>
      <w:del w:id="3369" w:author="Rev 5 Allen Wirfs-Brock" w:date="2012-01-11T14:05:00Z">
        <w:r w:rsidRPr="00E77497" w:rsidDel="008D16CB">
          <w:delText xml:space="preserve">reference </w:delText>
        </w:r>
      </w:del>
      <w:ins w:id="3370" w:author="Rev 5 Allen Wirfs-Brock" w:date="2012-01-11T14:05:00Z">
        <w:r w:rsidR="008D16CB">
          <w:t>R</w:t>
        </w:r>
        <w:r w:rsidR="008D16CB" w:rsidRPr="00E77497">
          <w:t xml:space="preserve">eference </w:t>
        </w:r>
      </w:ins>
      <w:r w:rsidRPr="00E77497">
        <w:t xml:space="preserve">could not be resolved to a binding. The </w:t>
      </w:r>
      <w:r w:rsidRPr="006A77CE">
        <w:rPr>
          <w:rFonts w:ascii="Times New Roman" w:hAnsi="Times New Roman"/>
          <w:i/>
        </w:rPr>
        <w:t>referenced name</w:t>
      </w:r>
      <w:r w:rsidRPr="00E77497">
        <w:t xml:space="preserve"> is a String.</w:t>
      </w:r>
    </w:p>
    <w:p w14:paraId="21B5B971" w14:textId="77777777" w:rsidR="008D16CB" w:rsidRPr="00E77497" w:rsidRDefault="008D16CB" w:rsidP="004C02EF">
      <w:ins w:id="3371" w:author="Rev 5 Allen Wirfs-Brock" w:date="2012-01-11T13:59:00Z">
        <w:r>
          <w:t xml:space="preserve">A Super Reference is a Reference that is used to represents a </w:t>
        </w:r>
      </w:ins>
      <w:ins w:id="3372" w:author="Rev 5 Allen Wirfs-Brock" w:date="2012-01-11T14:01:00Z">
        <w:r>
          <w:t xml:space="preserve">name </w:t>
        </w:r>
      </w:ins>
      <w:ins w:id="3373" w:author="Rev 5 Allen Wirfs-Brock" w:date="2012-01-11T13:59:00Z">
        <w:r>
          <w:t xml:space="preserve">binding that </w:t>
        </w:r>
      </w:ins>
      <w:ins w:id="3374" w:author="Rev 5 Allen Wirfs-Brock" w:date="2012-01-11T14:01:00Z">
        <w:r>
          <w:t xml:space="preserve">was expressed using the </w:t>
        </w:r>
        <w:r w:rsidRPr="006A77CE">
          <w:t>super</w:t>
        </w:r>
        <w:r>
          <w:t xml:space="preserve"> keyword. </w:t>
        </w:r>
      </w:ins>
      <w:ins w:id="3375" w:author="Rev 5 Allen Wirfs-Brock" w:date="2012-01-11T14:02:00Z">
        <w:r>
          <w:t xml:space="preserve"> A Super Reference has an additional </w:t>
        </w:r>
        <w:r w:rsidRPr="006A77CE">
          <w:rPr>
            <w:rFonts w:ascii="Times New Roman" w:hAnsi="Times New Roman"/>
            <w:i/>
          </w:rPr>
          <w:t>thisValue</w:t>
        </w:r>
        <w:r>
          <w:t xml:space="preserve"> component</w:t>
        </w:r>
      </w:ins>
      <w:ins w:id="3376" w:author="Rev 5 Allen Wirfs-Brock" w:date="2012-01-11T14:06:00Z">
        <w:r>
          <w:t xml:space="preserve"> and its </w:t>
        </w:r>
        <w:r w:rsidRPr="006A77CE">
          <w:rPr>
            <w:rFonts w:ascii="Times New Roman" w:hAnsi="Times New Roman"/>
            <w:i/>
          </w:rPr>
          <w:t>base</w:t>
        </w:r>
        <w:r>
          <w:t xml:space="preserve"> value will </w:t>
        </w:r>
        <w:r w:rsidR="004349F5">
          <w:t>never be an environment record</w:t>
        </w:r>
      </w:ins>
      <w:ins w:id="3377" w:author="Rev 5 Allen Wirfs-Brock" w:date="2012-01-11T14:02:00Z">
        <w:r>
          <w:t xml:space="preserve">. </w:t>
        </w:r>
      </w:ins>
    </w:p>
    <w:p w14:paraId="5397F0B4" w14:textId="77777777" w:rsidR="004C02EF" w:rsidRPr="00E77497" w:rsidRDefault="004C02EF" w:rsidP="004C02EF">
      <w:r w:rsidRPr="00E77497">
        <w:t>The following abstract operations are used in this specification to access the components of references:</w:t>
      </w:r>
    </w:p>
    <w:p w14:paraId="06F9FC44" w14:textId="77777777" w:rsidR="004C02EF" w:rsidRPr="00E77497" w:rsidRDefault="004C02EF" w:rsidP="006A77CE">
      <w:pPr>
        <w:numPr>
          <w:ilvl w:val="0"/>
          <w:numId w:val="36"/>
        </w:numPr>
        <w:spacing w:after="60"/>
        <w:contextualSpacing/>
      </w:pPr>
      <w:r w:rsidRPr="00E77497">
        <w:t>GetBase(V). Returns the base value component of the reference V.</w:t>
      </w:r>
    </w:p>
    <w:p w14:paraId="3F4F6C22" w14:textId="77777777" w:rsidR="004C02EF" w:rsidRPr="00E77497" w:rsidRDefault="004C02EF" w:rsidP="006A77CE">
      <w:pPr>
        <w:numPr>
          <w:ilvl w:val="0"/>
          <w:numId w:val="36"/>
        </w:numPr>
        <w:spacing w:after="60"/>
        <w:contextualSpacing/>
      </w:pPr>
      <w:r w:rsidRPr="00E77497">
        <w:t>GetReferencedName(V). Returns the referenced name component of the reference V.</w:t>
      </w:r>
    </w:p>
    <w:p w14:paraId="64F42D5D" w14:textId="77777777" w:rsidR="004C02EF" w:rsidRPr="00E77497" w:rsidRDefault="004C02EF" w:rsidP="006A77CE">
      <w:pPr>
        <w:numPr>
          <w:ilvl w:val="0"/>
          <w:numId w:val="36"/>
        </w:numPr>
        <w:spacing w:after="60"/>
        <w:contextualSpacing/>
      </w:pPr>
      <w:r w:rsidRPr="00E77497">
        <w:t>IsStrictReference(V). Returns the strict reference component of the reference V.</w:t>
      </w:r>
    </w:p>
    <w:p w14:paraId="067D40E6" w14:textId="77777777" w:rsidR="004C02EF" w:rsidRPr="00E77497" w:rsidRDefault="004C02EF" w:rsidP="006A77CE">
      <w:pPr>
        <w:numPr>
          <w:ilvl w:val="0"/>
          <w:numId w:val="36"/>
        </w:numPr>
        <w:spacing w:after="60"/>
        <w:contextualSpacing/>
      </w:pPr>
      <w:r w:rsidRPr="00E77497">
        <w:t xml:space="preserve">HasPrimitiveBase(V). Returns </w:t>
      </w:r>
      <w:r w:rsidRPr="00627D24">
        <w:rPr>
          <w:rFonts w:ascii="Times New Roman" w:hAnsi="Times New Roman"/>
          <w:b/>
        </w:rPr>
        <w:t>true</w:t>
      </w:r>
      <w:r w:rsidRPr="00E77497">
        <w:rPr>
          <w:b/>
        </w:rPr>
        <w:t xml:space="preserve"> </w:t>
      </w:r>
      <w:r w:rsidRPr="00E77497">
        <w:t>if the base value is a Boolean, String, or Number.</w:t>
      </w:r>
    </w:p>
    <w:p w14:paraId="0E2F718D" w14:textId="77777777" w:rsidR="004C02EF" w:rsidRPr="00E77497" w:rsidRDefault="004C02EF" w:rsidP="006A77CE">
      <w:pPr>
        <w:numPr>
          <w:ilvl w:val="0"/>
          <w:numId w:val="36"/>
        </w:numPr>
        <w:spacing w:after="60"/>
        <w:contextualSpacing/>
      </w:pPr>
      <w:r w:rsidRPr="00E77497">
        <w:t xml:space="preserve">IsPropertyReference(V). Returns </w:t>
      </w:r>
      <w:r w:rsidRPr="00627D24">
        <w:rPr>
          <w:rFonts w:ascii="Times New Roman" w:hAnsi="Times New Roman"/>
          <w:b/>
        </w:rPr>
        <w:t>true</w:t>
      </w:r>
      <w:r w:rsidRPr="00E77497">
        <w:t xml:space="preserve"> if either the base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14:paraId="4D23F854" w14:textId="77777777" w:rsidR="004C02EF" w:rsidRDefault="004C02EF" w:rsidP="006A77CE">
      <w:pPr>
        <w:numPr>
          <w:ilvl w:val="0"/>
          <w:numId w:val="36"/>
        </w:numPr>
        <w:contextualSpacing/>
        <w:rPr>
          <w:ins w:id="3378" w:author="Rev 5 Allen Wirfs-Brock" w:date="2012-01-11T14:10:00Z"/>
        </w:rPr>
      </w:pPr>
      <w:r w:rsidRPr="00E77497">
        <w:t xml:space="preserve">IsUnresolvableReference(V). Returns </w:t>
      </w:r>
      <w:r w:rsidRPr="00627D24">
        <w:rPr>
          <w:rFonts w:ascii="Times New Roman" w:hAnsi="Times New Roman"/>
          <w:b/>
        </w:rPr>
        <w:t>true</w:t>
      </w:r>
      <w:r w:rsidRPr="00E77497">
        <w:t xml:space="preserve"> if the base value is </w:t>
      </w:r>
      <w:r w:rsidRPr="00E77497">
        <w:rPr>
          <w:b/>
        </w:rPr>
        <w:t>undefined</w:t>
      </w:r>
      <w:r w:rsidRPr="00E77497">
        <w:t xml:space="preserve"> and </w:t>
      </w:r>
      <w:r w:rsidRPr="00E77497">
        <w:rPr>
          <w:b/>
        </w:rPr>
        <w:t>false</w:t>
      </w:r>
      <w:r w:rsidRPr="00E77497">
        <w:t xml:space="preserve"> otherwise.</w:t>
      </w:r>
    </w:p>
    <w:p w14:paraId="77FA7AA4" w14:textId="77777777" w:rsidR="00AD64E6" w:rsidRPr="00E77497" w:rsidRDefault="004349F5" w:rsidP="004C02EF">
      <w:pPr>
        <w:numPr>
          <w:ilvl w:val="0"/>
          <w:numId w:val="36"/>
        </w:numPr>
      </w:pPr>
      <w:ins w:id="3379" w:author="Rev 5 Allen Wirfs-Brock" w:date="2012-01-11T14:10:00Z">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ins>
    </w:p>
    <w:p w14:paraId="5F3FD465" w14:textId="77777777" w:rsidR="004C02EF" w:rsidRPr="00E77497" w:rsidRDefault="004C02EF" w:rsidP="004C02EF">
      <w:bookmarkStart w:id="3380" w:name="_Toc381513644"/>
      <w:bookmarkStart w:id="3381" w:name="_Toc382202787"/>
      <w:bookmarkStart w:id="3382" w:name="_Toc382203007"/>
      <w:bookmarkStart w:id="3383" w:name="_Toc382212166"/>
      <w:bookmarkStart w:id="3384" w:name="_Toc382212368"/>
      <w:bookmarkStart w:id="3385" w:name="_Toc382291511"/>
      <w:bookmarkStart w:id="3386" w:name="_Toc385672148"/>
      <w:bookmarkStart w:id="3387" w:name="_Toc393690243"/>
      <w:bookmarkStart w:id="3388" w:name="_Ref455971374"/>
      <w:bookmarkStart w:id="3389" w:name="_Ref456011162"/>
      <w:r w:rsidRPr="00E77497">
        <w:t>The following abstract operations are used in this specification to operate on references:</w:t>
      </w:r>
    </w:p>
    <w:p w14:paraId="2EC41968" w14:textId="77777777" w:rsidR="004C02EF" w:rsidRPr="00E77497" w:rsidRDefault="004C02EF" w:rsidP="004C02EF">
      <w:pPr>
        <w:pStyle w:val="30"/>
        <w:numPr>
          <w:ilvl w:val="0"/>
          <w:numId w:val="0"/>
        </w:numPr>
      </w:pPr>
      <w:bookmarkStart w:id="3390" w:name="_Toc381513646"/>
      <w:bookmarkStart w:id="3391" w:name="_Toc382202789"/>
      <w:bookmarkStart w:id="3392" w:name="_Toc382203009"/>
      <w:bookmarkStart w:id="3393" w:name="_Toc382212168"/>
      <w:bookmarkStart w:id="3394" w:name="_Toc382212374"/>
      <w:bookmarkStart w:id="3395" w:name="_Toc382291513"/>
      <w:bookmarkStart w:id="3396" w:name="_Toc385672150"/>
      <w:bookmarkStart w:id="3397" w:name="_Toc393690245"/>
      <w:bookmarkStart w:id="3398" w:name="_Ref455971379"/>
      <w:bookmarkStart w:id="3399" w:name="_Ref456011174"/>
      <w:bookmarkStart w:id="3400" w:name="_Toc472818783"/>
      <w:bookmarkStart w:id="3401" w:name="_Toc235503336"/>
      <w:bookmarkStart w:id="3402" w:name="_Toc241509111"/>
      <w:bookmarkStart w:id="3403" w:name="_Toc244416598"/>
      <w:bookmarkStart w:id="3404" w:name="_Toc276630962"/>
      <w:bookmarkStart w:id="3405" w:name="_Toc329528688"/>
      <w:bookmarkEnd w:id="3380"/>
      <w:bookmarkEnd w:id="3381"/>
      <w:bookmarkEnd w:id="3382"/>
      <w:bookmarkEnd w:id="3383"/>
      <w:bookmarkEnd w:id="3384"/>
      <w:bookmarkEnd w:id="3385"/>
      <w:bookmarkEnd w:id="3386"/>
      <w:bookmarkEnd w:id="3387"/>
      <w:bookmarkEnd w:id="3388"/>
      <w:bookmarkEnd w:id="3389"/>
      <w:r w:rsidRPr="00E77497">
        <w:t>8.</w:t>
      </w:r>
      <w:del w:id="3406" w:author="Rev 6 Allen Wirfs-Brock" w:date="2012-02-22T12:34:00Z">
        <w:r w:rsidRPr="00E77497" w:rsidDel="00F87676">
          <w:delText>7</w:delText>
        </w:r>
      </w:del>
      <w:ins w:id="3407" w:author="Rev 6 Allen Wirfs-Brock" w:date="2012-02-22T12:34:00Z">
        <w:r w:rsidR="00F87676">
          <w:t>9</w:t>
        </w:r>
      </w:ins>
      <w:r w:rsidRPr="00E77497">
        <w:t>.1</w:t>
      </w:r>
      <w:r w:rsidRPr="00E77497">
        <w:tab/>
        <w:t>GetValu</w:t>
      </w:r>
      <w:bookmarkEnd w:id="3390"/>
      <w:bookmarkEnd w:id="3391"/>
      <w:bookmarkEnd w:id="3392"/>
      <w:bookmarkEnd w:id="3393"/>
      <w:bookmarkEnd w:id="3394"/>
      <w:bookmarkEnd w:id="3395"/>
      <w:r w:rsidRPr="00E77497">
        <w:t>e (V</w:t>
      </w:r>
      <w:bookmarkEnd w:id="3396"/>
      <w:bookmarkEnd w:id="3397"/>
      <w:r w:rsidRPr="00E77497">
        <w:t>)</w:t>
      </w:r>
      <w:bookmarkStart w:id="3408" w:name="_Toc382212375"/>
      <w:bookmarkEnd w:id="3398"/>
      <w:bookmarkEnd w:id="3399"/>
      <w:bookmarkEnd w:id="3400"/>
      <w:bookmarkEnd w:id="3401"/>
      <w:bookmarkEnd w:id="3402"/>
      <w:bookmarkEnd w:id="3403"/>
      <w:bookmarkEnd w:id="3404"/>
      <w:bookmarkEnd w:id="3405"/>
    </w:p>
    <w:p w14:paraId="340F8825" w14:textId="77777777" w:rsidR="008C11D4" w:rsidRDefault="00B868C9" w:rsidP="00471CAA">
      <w:pPr>
        <w:pStyle w:val="Alg4"/>
        <w:numPr>
          <w:ilvl w:val="0"/>
          <w:numId w:val="332"/>
        </w:numPr>
        <w:rPr>
          <w:ins w:id="3409" w:author="Rev 6 Allen Wirfs-Brock" w:date="2012-02-16T13:32:00Z"/>
        </w:rPr>
      </w:pPr>
      <w:ins w:id="3410" w:author="Rev 6 Allen Wirfs-Brock" w:date="2012-02-23T13:09:00Z">
        <w:r>
          <w:t>ReturnIfAbrupt(</w:t>
        </w:r>
      </w:ins>
      <w:ins w:id="3411" w:author="Rev 6 Allen Wirfs-Brock" w:date="2012-02-16T13:32:00Z">
        <w:r w:rsidR="008C11D4" w:rsidRPr="008C11D4">
          <w:rPr>
            <w:i/>
          </w:rPr>
          <w:t>V</w:t>
        </w:r>
      </w:ins>
      <w:ins w:id="3412" w:author="Rev 6 Allen Wirfs-Brock" w:date="2012-02-23T13:10:00Z">
        <w:r>
          <w:t>)</w:t>
        </w:r>
      </w:ins>
      <w:ins w:id="3413" w:author="Rev 6 Allen Wirfs-Brock" w:date="2012-02-16T13:32:00Z">
        <w:r w:rsidR="008C11D4">
          <w:t>.</w:t>
        </w:r>
      </w:ins>
    </w:p>
    <w:p w14:paraId="52E6B35B" w14:textId="77777777" w:rsidR="00B35191" w:rsidDel="00A55C37" w:rsidRDefault="00F56AD5" w:rsidP="00471CAA">
      <w:pPr>
        <w:pStyle w:val="Alg4"/>
        <w:numPr>
          <w:ilvl w:val="0"/>
          <w:numId w:val="332"/>
        </w:numPr>
        <w:rPr>
          <w:ins w:id="3414" w:author="Rev 6 Allen Wirfs-Brock" w:date="2012-02-22T12:36:00Z"/>
          <w:del w:id="3415" w:author="Rev 7 Allen Wirfs-Brock" w:date="2012-04-09T16:02:00Z"/>
        </w:rPr>
      </w:pPr>
      <w:ins w:id="3416" w:author="Rev 6 Allen Wirfs-Brock" w:date="2012-02-22T12:57:00Z">
        <w:del w:id="3417" w:author="Rev 7 Allen Wirfs-Brock" w:date="2012-04-09T16:02:00Z">
          <w:r w:rsidDel="00A55C37">
            <w:delText xml:space="preserve">Let </w:delText>
          </w:r>
          <w:r w:rsidRPr="00B35191" w:rsidDel="00A55C37">
            <w:rPr>
              <w:i/>
            </w:rPr>
            <w:delText>V</w:delText>
          </w:r>
          <w:r w:rsidDel="00A55C37">
            <w:delText xml:space="preserve"> be NormalValue(</w:delText>
          </w:r>
          <w:r w:rsidRPr="00B35191" w:rsidDel="00A55C37">
            <w:rPr>
              <w:i/>
            </w:rPr>
            <w:delText>V</w:delText>
          </w:r>
          <w:r w:rsidDel="00A55C37">
            <w:delText>).</w:delText>
          </w:r>
        </w:del>
      </w:ins>
    </w:p>
    <w:p w14:paraId="777B8192" w14:textId="77777777" w:rsidR="004C02EF" w:rsidRPr="00E77497" w:rsidRDefault="004C02EF" w:rsidP="00471CAA">
      <w:pPr>
        <w:pStyle w:val="Alg4"/>
        <w:numPr>
          <w:ilvl w:val="0"/>
          <w:numId w:val="332"/>
        </w:numPr>
      </w:pPr>
      <w:r w:rsidRPr="00E77497">
        <w:t>If Type(</w:t>
      </w:r>
      <w:r w:rsidRPr="00E77497">
        <w:rPr>
          <w:i/>
        </w:rPr>
        <w:t>V</w:t>
      </w:r>
      <w:r w:rsidRPr="00E77497">
        <w:t xml:space="preserve">) is not Reference, return </w:t>
      </w:r>
      <w:r w:rsidRPr="00E77497">
        <w:rPr>
          <w:i/>
        </w:rPr>
        <w:t>V</w:t>
      </w:r>
      <w:bookmarkEnd w:id="3408"/>
      <w:r w:rsidRPr="00E77497">
        <w:t>.</w:t>
      </w:r>
      <w:bookmarkStart w:id="3418" w:name="_Toc382212376"/>
    </w:p>
    <w:p w14:paraId="5826C43C" w14:textId="77777777" w:rsidR="004C02EF" w:rsidRPr="00E77497" w:rsidRDefault="004C02EF" w:rsidP="00471CAA">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bookmarkEnd w:id="3418"/>
      <w:r w:rsidRPr="00E77497">
        <w:t>.</w:t>
      </w:r>
      <w:bookmarkStart w:id="3419" w:name="_Toc382212377"/>
    </w:p>
    <w:p w14:paraId="624317EC" w14:textId="77777777" w:rsidR="004C02EF" w:rsidRPr="00E77497" w:rsidRDefault="004C02EF" w:rsidP="00471CAA">
      <w:pPr>
        <w:pStyle w:val="Alg4"/>
        <w:numPr>
          <w:ilvl w:val="0"/>
          <w:numId w:val="332"/>
        </w:numPr>
      </w:pPr>
      <w:r w:rsidRPr="00E77497">
        <w:t>If IsUnresolvableReference(</w:t>
      </w:r>
      <w:r w:rsidRPr="00E77497">
        <w:rPr>
          <w:i/>
        </w:rPr>
        <w:t>V</w:t>
      </w:r>
      <w:r w:rsidRPr="00E77497">
        <w:t xml:space="preserve">), </w:t>
      </w:r>
      <w:bookmarkEnd w:id="3419"/>
      <w:r w:rsidRPr="00E77497">
        <w:t xml:space="preserve">throw a </w:t>
      </w:r>
      <w:r w:rsidRPr="00E77497">
        <w:rPr>
          <w:b/>
        </w:rPr>
        <w:t>ReferenceError</w:t>
      </w:r>
      <w:r w:rsidRPr="00E77497">
        <w:t xml:space="preserve"> exception.</w:t>
      </w:r>
      <w:bookmarkStart w:id="3420" w:name="_Toc382212378"/>
    </w:p>
    <w:p w14:paraId="42F9A8AD" w14:textId="77777777" w:rsidR="004C02EF" w:rsidRPr="00E77497" w:rsidRDefault="004C02EF" w:rsidP="00471CAA">
      <w:pPr>
        <w:pStyle w:val="Alg4"/>
        <w:numPr>
          <w:ilvl w:val="0"/>
          <w:numId w:val="332"/>
        </w:numPr>
      </w:pPr>
      <w:r w:rsidRPr="00E77497">
        <w:t>If IsPropertyReference(</w:t>
      </w:r>
      <w:r w:rsidRPr="00E77497">
        <w:rPr>
          <w:i/>
        </w:rPr>
        <w:t>V</w:t>
      </w:r>
      <w:r w:rsidRPr="00E77497">
        <w:t>), then</w:t>
      </w:r>
    </w:p>
    <w:p w14:paraId="7EC8DCEB" w14:textId="77777777" w:rsidR="004C02EF" w:rsidRPr="00E77497" w:rsidRDefault="004C02EF" w:rsidP="00471CAA">
      <w:pPr>
        <w:pStyle w:val="Alg4"/>
        <w:numPr>
          <w:ilvl w:val="1"/>
          <w:numId w:val="332"/>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get</w:t>
      </w:r>
      <w:r w:rsidRPr="00E77497">
        <w:t xml:space="preserve"> be the [[Get]] internal method of </w:t>
      </w:r>
      <w:r w:rsidRPr="00E77497">
        <w:rPr>
          <w:i/>
        </w:rPr>
        <w:t>base</w:t>
      </w:r>
      <w:r w:rsidRPr="00E77497">
        <w:t xml:space="preserve">, otherwise let </w:t>
      </w:r>
      <w:r w:rsidRPr="00E77497">
        <w:rPr>
          <w:i/>
        </w:rPr>
        <w:t>get</w:t>
      </w:r>
      <w:r w:rsidRPr="00E77497">
        <w:t xml:space="preserve"> be the special [[Get]] internal method defined below.</w:t>
      </w:r>
    </w:p>
    <w:p w14:paraId="7AD02F09" w14:textId="77777777" w:rsidR="00AD64E6" w:rsidRDefault="00AD64E6" w:rsidP="00471CAA">
      <w:pPr>
        <w:pStyle w:val="Alg4"/>
        <w:numPr>
          <w:ilvl w:val="1"/>
          <w:numId w:val="332"/>
        </w:numPr>
        <w:rPr>
          <w:ins w:id="3421" w:author="Rev 7 Allen Wirfs-Brock" w:date="2012-05-01T15:55:00Z"/>
        </w:rPr>
      </w:pPr>
      <w:ins w:id="3422" w:author="Rev 7 Allen Wirfs-Brock" w:date="2012-05-01T15:55:00Z">
        <w:r>
          <w:t>If IsSuperReference(</w:t>
        </w:r>
        <w:r w:rsidRPr="00B02127">
          <w:rPr>
            <w:i/>
          </w:rPr>
          <w:t>V</w:t>
        </w:r>
        <w:r>
          <w:t xml:space="preserve">) is </w:t>
        </w:r>
        <w:r w:rsidRPr="00B02127">
          <w:rPr>
            <w:b/>
          </w:rPr>
          <w:t>false</w:t>
        </w:r>
      </w:ins>
      <w:ins w:id="3423" w:author="Rev 7 Allen Wirfs-Brock" w:date="2012-05-01T15:56:00Z">
        <w:r w:rsidRPr="00B02127">
          <w:t>,</w:t>
        </w:r>
        <w:r>
          <w:rPr>
            <w:b/>
          </w:rPr>
          <w:t xml:space="preserve"> </w:t>
        </w:r>
        <w:r w:rsidRPr="00B02127">
          <w:t>then</w:t>
        </w:r>
      </w:ins>
      <w:ins w:id="3424" w:author="Rev 7 Allen Wirfs-Brock" w:date="2012-05-01T15:55:00Z">
        <w:r>
          <w:t xml:space="preserve"> </w:t>
        </w:r>
      </w:ins>
    </w:p>
    <w:p w14:paraId="1FA95C4A" w14:textId="77777777" w:rsidR="004C02EF" w:rsidRPr="00E77497" w:rsidRDefault="004C02EF" w:rsidP="00B02127">
      <w:pPr>
        <w:pStyle w:val="Alg4"/>
        <w:numPr>
          <w:ilvl w:val="2"/>
          <w:numId w:val="332"/>
        </w:numPr>
      </w:pPr>
      <w:r w:rsidRPr="00E77497">
        <w:t xml:space="preserve">Return the result of calling </w:t>
      </w:r>
      <w:del w:id="3425" w:author="Rev 5 Allen Wirfs-Brock" w:date="2012-01-12T12:36:00Z">
        <w:r w:rsidRPr="00E77497" w:rsidDel="00AE79C3">
          <w:delText xml:space="preserve">the </w:delText>
        </w:r>
      </w:del>
      <w:r w:rsidRPr="00E77497">
        <w:rPr>
          <w:i/>
        </w:rPr>
        <w:t>get</w:t>
      </w:r>
      <w:r w:rsidRPr="00E77497">
        <w:t xml:space="preserve"> </w:t>
      </w:r>
      <w:ins w:id="3426" w:author="Rev 5 Allen Wirfs-Brock" w:date="2012-01-12T12:36:00Z">
        <w:r w:rsidR="00AE79C3">
          <w:t>a</w:t>
        </w:r>
      </w:ins>
      <w:ins w:id="3427" w:author="Rev 5 Allen Wirfs-Brock" w:date="2012-01-12T12:37:00Z">
        <w:r w:rsidR="00AE79C3">
          <w:t>s</w:t>
        </w:r>
      </w:ins>
      <w:ins w:id="3428" w:author="Rev 5 Allen Wirfs-Brock" w:date="2012-01-12T12:36:00Z">
        <w:r w:rsidR="00AE79C3">
          <w:t xml:space="preserve"> an </w:t>
        </w:r>
      </w:ins>
      <w:r w:rsidRPr="00E77497">
        <w:t xml:space="preserve">internal method </w:t>
      </w:r>
      <w:del w:id="3429" w:author="Rev 5 Allen Wirfs-Brock" w:date="2012-01-12T12:37:00Z">
        <w:r w:rsidRPr="00E77497" w:rsidDel="00AE79C3">
          <w:delText xml:space="preserve">using </w:delText>
        </w:r>
      </w:del>
      <w:ins w:id="3430" w:author="Rev 5 Allen Wirfs-Brock" w:date="2012-01-12T12:37:00Z">
        <w:r w:rsidR="00AE79C3">
          <w:t>of</w:t>
        </w:r>
        <w:r w:rsidR="00AE79C3" w:rsidRPr="00E77497">
          <w:t xml:space="preserve"> </w:t>
        </w:r>
      </w:ins>
      <w:r w:rsidRPr="00E77497">
        <w:rPr>
          <w:i/>
        </w:rPr>
        <w:t xml:space="preserve">base </w:t>
      </w:r>
      <w:del w:id="3431" w:author="Rev 5 Allen Wirfs-Brock" w:date="2012-01-12T12:37:00Z">
        <w:r w:rsidRPr="00E77497" w:rsidDel="00AE79C3">
          <w:delText xml:space="preserve">as its </w:delText>
        </w:r>
        <w:r w:rsidRPr="00E77497" w:rsidDel="00AE79C3">
          <w:rPr>
            <w:b/>
          </w:rPr>
          <w:delText xml:space="preserve">this </w:delText>
        </w:r>
        <w:r w:rsidRPr="00E77497" w:rsidDel="00AE79C3">
          <w:delText xml:space="preserve">value, and </w:delText>
        </w:r>
      </w:del>
      <w:r w:rsidRPr="00E77497">
        <w:t>passing GetReferencedName(</w:t>
      </w:r>
      <w:r w:rsidRPr="00E77497">
        <w:rPr>
          <w:i/>
        </w:rPr>
        <w:t>V</w:t>
      </w:r>
      <w:r w:rsidRPr="00E77497">
        <w:t xml:space="preserve">) for the </w:t>
      </w:r>
      <w:bookmarkEnd w:id="3420"/>
      <w:r w:rsidRPr="00E77497">
        <w:t>argument.</w:t>
      </w:r>
      <w:bookmarkStart w:id="3432" w:name="_Toc382212379"/>
    </w:p>
    <w:p w14:paraId="3F464BA3" w14:textId="77777777" w:rsidR="00AD64E6" w:rsidRPr="00AD64E6" w:rsidRDefault="00AD64E6" w:rsidP="00B02127">
      <w:pPr>
        <w:pStyle w:val="Alg4"/>
        <w:numPr>
          <w:ilvl w:val="1"/>
          <w:numId w:val="332"/>
        </w:numPr>
        <w:rPr>
          <w:ins w:id="3433" w:author="Rev 7 Allen Wirfs-Brock" w:date="2012-05-01T15:56:00Z"/>
        </w:rPr>
      </w:pPr>
      <w:ins w:id="3434" w:author="Rev 7 Allen Wirfs-Brock" w:date="2012-05-01T15:56:00Z">
        <w:r>
          <w:t>Else,</w:t>
        </w:r>
      </w:ins>
    </w:p>
    <w:p w14:paraId="06D0945E" w14:textId="77777777" w:rsidR="00AD64E6" w:rsidRDefault="00AD64E6" w:rsidP="00B02127">
      <w:pPr>
        <w:pStyle w:val="Alg4"/>
        <w:numPr>
          <w:ilvl w:val="2"/>
          <w:numId w:val="332"/>
        </w:numPr>
        <w:rPr>
          <w:ins w:id="3435" w:author="Rev 7 Allen Wirfs-Brock" w:date="2012-05-01T15:58:00Z"/>
        </w:rPr>
      </w:pPr>
      <w:ins w:id="3436" w:author="Rev 7 Allen Wirfs-Brock" w:date="2012-05-01T15:58:00Z">
        <w:r w:rsidRPr="00E77497">
          <w:t xml:space="preserve">Return the result of calling </w:t>
        </w:r>
        <w:r w:rsidRPr="00E77497">
          <w:rPr>
            <w:i/>
          </w:rPr>
          <w:t>get</w:t>
        </w:r>
        <w:r w:rsidRPr="00E77497">
          <w:t xml:space="preserve"> </w:t>
        </w:r>
        <w:r>
          <w:t xml:space="preserve">as an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xml:space="preserve">) and </w:t>
        </w:r>
      </w:ins>
      <w:ins w:id="3437" w:author="Rev 9 Allen Wirfs-Brock" w:date="2012-07-07T16:41:00Z">
        <w:r w:rsidR="00625115">
          <w:t>Get</w:t>
        </w:r>
      </w:ins>
      <w:ins w:id="3438" w:author="Rev 7 Allen Wirfs-Brock" w:date="2012-05-01T15:59:00Z">
        <w:r>
          <w:t>ThisValue(</w:t>
        </w:r>
        <w:r w:rsidRPr="00250FC6">
          <w:rPr>
            <w:i/>
          </w:rPr>
          <w:t>V</w:t>
        </w:r>
        <w:r>
          <w:t>) as</w:t>
        </w:r>
      </w:ins>
      <w:ins w:id="3439" w:author="Rev 7 Allen Wirfs-Brock" w:date="2012-05-01T15:58:00Z">
        <w:r>
          <w:t xml:space="preserve"> the argument</w:t>
        </w:r>
      </w:ins>
      <w:ins w:id="3440" w:author="Rev 7 Allen Wirfs-Brock" w:date="2012-05-01T15:59:00Z">
        <w:r>
          <w:t>s</w:t>
        </w:r>
      </w:ins>
      <w:ins w:id="3441" w:author="Rev 7 Allen Wirfs-Brock" w:date="2012-05-01T15:58:00Z">
        <w:r>
          <w:t>.</w:t>
        </w:r>
      </w:ins>
    </w:p>
    <w:p w14:paraId="0AD8A00F" w14:textId="77777777" w:rsidR="004C02EF" w:rsidRPr="00E77497" w:rsidRDefault="004C02EF" w:rsidP="00AD64E6">
      <w:pPr>
        <w:pStyle w:val="Alg4"/>
        <w:numPr>
          <w:ilvl w:val="0"/>
          <w:numId w:val="332"/>
        </w:numPr>
      </w:pPr>
      <w:r w:rsidRPr="00E77497">
        <w:t xml:space="preserve">Else, </w:t>
      </w:r>
      <w:r w:rsidRPr="00E77497">
        <w:rPr>
          <w:i/>
        </w:rPr>
        <w:t>base</w:t>
      </w:r>
      <w:r w:rsidRPr="00E77497">
        <w:t xml:space="preserve"> must be an environment record.</w:t>
      </w:r>
    </w:p>
    <w:p w14:paraId="338124FC" w14:textId="77777777" w:rsidR="004C02EF" w:rsidRPr="00E77497" w:rsidRDefault="004C02EF" w:rsidP="00471CAA">
      <w:pPr>
        <w:pStyle w:val="Alg4"/>
        <w:numPr>
          <w:ilvl w:val="1"/>
          <w:numId w:val="332"/>
        </w:numPr>
        <w:spacing w:after="120"/>
      </w:pPr>
      <w:r w:rsidRPr="00E77497">
        <w:t xml:space="preserve">Return the result of calling the GetBindingValue (see 10.2.1)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bookmarkStart w:id="3442" w:name="_Toc381513647"/>
      <w:bookmarkStart w:id="3443" w:name="_Toc382202790"/>
      <w:bookmarkStart w:id="3444" w:name="_Toc382203010"/>
      <w:bookmarkStart w:id="3445" w:name="_Toc382212169"/>
      <w:bookmarkStart w:id="3446" w:name="_Toc382212380"/>
      <w:bookmarkStart w:id="3447" w:name="_Toc382291514"/>
      <w:bookmarkStart w:id="3448" w:name="_Toc385672151"/>
      <w:bookmarkStart w:id="3449" w:name="_Toc393690246"/>
      <w:bookmarkEnd w:id="3432"/>
    </w:p>
    <w:p w14:paraId="7C74A099" w14:textId="77777777" w:rsidR="004C02EF" w:rsidRPr="00E77497" w:rsidRDefault="004C02EF" w:rsidP="004C02EF">
      <w:r w:rsidRPr="00E77497">
        <w:t>The following [[Get]]</w:t>
      </w:r>
      <w:ins w:id="3450" w:author="Rev 7 Allen Wirfs-Brock" w:date="2012-05-01T16:00:00Z">
        <w:r w:rsidR="00AD64E6">
          <w:t>(P [, accessorThisValue])</w:t>
        </w:r>
      </w:ins>
      <w:r w:rsidRPr="00E77497">
        <w:t xml:space="preserve"> internal method is used by GetValue when </w:t>
      </w:r>
      <w:r w:rsidRPr="00E77497">
        <w:rPr>
          <w:rFonts w:ascii="Times New Roman" w:hAnsi="Times New Roman"/>
          <w:i/>
        </w:rPr>
        <w:t>V</w:t>
      </w:r>
      <w:r w:rsidRPr="00E77497">
        <w:t xml:space="preserve"> is a property reference with a primitive base value. </w:t>
      </w:r>
      <w:del w:id="3451" w:author="Rev 5 Allen Wirfs-Brock" w:date="2012-01-12T12:43:00Z">
        <w:r w:rsidRPr="00E77497" w:rsidDel="00AE79C3">
          <w:delText xml:space="preserve">It is called using </w:delText>
        </w:r>
      </w:del>
      <w:r w:rsidRPr="00E77497">
        <w:rPr>
          <w:rFonts w:ascii="Times New Roman" w:hAnsi="Times New Roman"/>
          <w:i/>
        </w:rPr>
        <w:t>base</w:t>
      </w:r>
      <w:r w:rsidRPr="00E77497">
        <w:t xml:space="preserve"> </w:t>
      </w:r>
      <w:del w:id="3452" w:author="Rev 5 Allen Wirfs-Brock" w:date="2012-01-12T12:42:00Z">
        <w:r w:rsidRPr="00E77497" w:rsidDel="00AE79C3">
          <w:delText xml:space="preserve">as </w:delText>
        </w:r>
      </w:del>
      <w:ins w:id="3453" w:author="Rev 5 Allen Wirfs-Brock" w:date="2012-01-12T12:42:00Z">
        <w:r w:rsidR="00AE79C3">
          <w:t xml:space="preserve">is the value the internal method is called upon </w:t>
        </w:r>
      </w:ins>
      <w:del w:id="3454" w:author="Rev 5 Allen Wirfs-Brock" w:date="2012-01-12T12:42:00Z">
        <w:r w:rsidRPr="00E77497" w:rsidDel="00AE79C3">
          <w:delText xml:space="preserve">its </w:delText>
        </w:r>
        <w:r w:rsidRPr="00E77497" w:rsidDel="00AE79C3">
          <w:rPr>
            <w:b/>
          </w:rPr>
          <w:delText>this</w:delText>
        </w:r>
        <w:r w:rsidRPr="00E77497" w:rsidDel="00AE79C3">
          <w:delText xml:space="preserve"> value and </w:delText>
        </w:r>
      </w:del>
      <w:r w:rsidRPr="00E77497">
        <w:t>with property</w:t>
      </w:r>
      <w:ins w:id="3455" w:author="Rev 5 Allen Wirfs-Brock" w:date="2012-01-12T12:43:00Z">
        <w:r w:rsidR="00AE79C3">
          <w:t xml:space="preserve"> name</w:t>
        </w:r>
      </w:ins>
      <w:r w:rsidRPr="00E77497">
        <w:t xml:space="preserve"> </w:t>
      </w:r>
      <w:r w:rsidRPr="00E77497">
        <w:rPr>
          <w:rFonts w:ascii="Times New Roman" w:hAnsi="Times New Roman"/>
          <w:i/>
        </w:rPr>
        <w:t>P</w:t>
      </w:r>
      <w:r w:rsidRPr="00E77497">
        <w:t xml:space="preserve"> as its argument. The following steps are taken:</w:t>
      </w:r>
    </w:p>
    <w:p w14:paraId="2142119C" w14:textId="77777777" w:rsidR="004C02EF" w:rsidRPr="00E77497" w:rsidRDefault="004C02EF" w:rsidP="00471CAA">
      <w:pPr>
        <w:pStyle w:val="Alg4"/>
        <w:numPr>
          <w:ilvl w:val="0"/>
          <w:numId w:val="342"/>
        </w:numPr>
      </w:pPr>
      <w:r w:rsidRPr="00E77497">
        <w:t xml:space="preserve">Let </w:t>
      </w:r>
      <w:r w:rsidRPr="00E77497">
        <w:rPr>
          <w:i/>
        </w:rPr>
        <w:t>O</w:t>
      </w:r>
      <w:r w:rsidRPr="00E77497">
        <w:t xml:space="preserve"> be ToObject(</w:t>
      </w:r>
      <w:r w:rsidRPr="00E77497">
        <w:rPr>
          <w:i/>
        </w:rPr>
        <w:t>base</w:t>
      </w:r>
      <w:r w:rsidRPr="00E77497">
        <w:t>).</w:t>
      </w:r>
    </w:p>
    <w:p w14:paraId="7EAA433E" w14:textId="77777777" w:rsidR="004C02EF" w:rsidRPr="00E77497" w:rsidRDefault="004C02EF" w:rsidP="00471CAA">
      <w:pPr>
        <w:pStyle w:val="Alg4"/>
        <w:numPr>
          <w:ilvl w:val="0"/>
          <w:numId w:val="342"/>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64E29CDA" w14:textId="77777777" w:rsidR="004C02EF" w:rsidRPr="00E77497" w:rsidRDefault="004C02EF" w:rsidP="00471CAA">
      <w:pPr>
        <w:pStyle w:val="Alg4"/>
        <w:numPr>
          <w:ilvl w:val="0"/>
          <w:numId w:val="342"/>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64A856CC" w14:textId="77777777" w:rsidR="004C02EF" w:rsidRPr="00E77497" w:rsidRDefault="004C02EF" w:rsidP="00471CAA">
      <w:pPr>
        <w:pStyle w:val="Alg4"/>
        <w:numPr>
          <w:ilvl w:val="0"/>
          <w:numId w:val="342"/>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2916B6C3" w14:textId="77777777" w:rsidR="004C02EF" w:rsidRPr="00E77497" w:rsidRDefault="004C02EF" w:rsidP="00471CAA">
      <w:pPr>
        <w:pStyle w:val="Alg4"/>
        <w:numPr>
          <w:ilvl w:val="0"/>
          <w:numId w:val="342"/>
        </w:numPr>
      </w:pPr>
      <w:r w:rsidRPr="00E77497">
        <w:t>Otherwise, IsAccessorDescriptor(</w:t>
      </w:r>
      <w:r w:rsidRPr="00E77497">
        <w:rPr>
          <w:i/>
        </w:rPr>
        <w:t>desc</w:t>
      </w:r>
      <w:r w:rsidRPr="00E77497">
        <w:t xml:space="preserve">) must be </w:t>
      </w:r>
      <w:r w:rsidRPr="00E77497">
        <w:rPr>
          <w:b/>
        </w:rPr>
        <w:t>true</w:t>
      </w:r>
      <w:r w:rsidRPr="00E77497">
        <w:t xml:space="preserve"> so, let </w:t>
      </w:r>
      <w:r w:rsidRPr="00E77497">
        <w:rPr>
          <w:i/>
        </w:rPr>
        <w:t>getter</w:t>
      </w:r>
      <w:r w:rsidRPr="00E77497">
        <w:t xml:space="preserve"> be </w:t>
      </w:r>
      <w:r w:rsidRPr="00E77497">
        <w:rPr>
          <w:i/>
        </w:rPr>
        <w:t>desc</w:t>
      </w:r>
      <w:r w:rsidRPr="00E77497">
        <w:t>.[[Get]] (see 8.10).</w:t>
      </w:r>
    </w:p>
    <w:p w14:paraId="676E2AD5" w14:textId="77777777" w:rsidR="004C02EF" w:rsidRPr="00E77497" w:rsidRDefault="004C02EF" w:rsidP="00471CAA">
      <w:pPr>
        <w:pStyle w:val="Alg4"/>
        <w:numPr>
          <w:ilvl w:val="0"/>
          <w:numId w:val="342"/>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086E1EF9" w14:textId="77777777" w:rsidR="00AD64E6" w:rsidRDefault="00AD64E6" w:rsidP="00AD64E6">
      <w:pPr>
        <w:pStyle w:val="Alg4"/>
        <w:numPr>
          <w:ilvl w:val="0"/>
          <w:numId w:val="342"/>
        </w:numPr>
        <w:spacing w:after="120"/>
        <w:contextualSpacing/>
        <w:rPr>
          <w:ins w:id="3456" w:author="Rev 7 Allen Wirfs-Brock" w:date="2012-05-01T16:00:00Z"/>
        </w:rPr>
      </w:pPr>
      <w:ins w:id="3457" w:author="Rev 7 Allen Wirfs-Brock" w:date="2012-05-01T16:02:00Z">
        <w:r>
          <w:t>If the</w:t>
        </w:r>
      </w:ins>
      <w:ins w:id="3458" w:author="Rev 7 Allen Wirfs-Brock" w:date="2012-05-01T16:00:00Z">
        <w:r>
          <w:t xml:space="preserve"> </w:t>
        </w:r>
        <w:r w:rsidRPr="00AD64E6">
          <w:rPr>
            <w:i/>
          </w:rPr>
          <w:t>accessorThisValue</w:t>
        </w:r>
        <w:r>
          <w:t xml:space="preserve"> </w:t>
        </w:r>
      </w:ins>
      <w:ins w:id="3459" w:author="Rev 7 Allen Wirfs-Brock" w:date="2012-05-01T16:02:00Z">
        <w:r>
          <w:t xml:space="preserve">argument </w:t>
        </w:r>
      </w:ins>
      <w:ins w:id="3460" w:author="Rev 7 Allen Wirfs-Brock" w:date="2012-05-01T16:00:00Z">
        <w:r>
          <w:t xml:space="preserve">is not present, let </w:t>
        </w:r>
        <w:r w:rsidRPr="00AD64E6">
          <w:rPr>
            <w:i/>
          </w:rPr>
          <w:t>accessorThisValue</w:t>
        </w:r>
        <w:r>
          <w:t xml:space="preserve"> be </w:t>
        </w:r>
        <w:r w:rsidRPr="00AD64E6">
          <w:rPr>
            <w:i/>
          </w:rPr>
          <w:t>base</w:t>
        </w:r>
      </w:ins>
    </w:p>
    <w:p w14:paraId="03A6F806" w14:textId="77777777" w:rsidR="004C02EF" w:rsidRPr="00E77497" w:rsidRDefault="004C02EF" w:rsidP="00471CAA">
      <w:pPr>
        <w:pStyle w:val="Alg4"/>
        <w:numPr>
          <w:ilvl w:val="0"/>
          <w:numId w:val="342"/>
        </w:numPr>
        <w:spacing w:after="120"/>
      </w:pPr>
      <w:r w:rsidRPr="00E77497">
        <w:t>Return the result</w:t>
      </w:r>
      <w:ins w:id="3461" w:author="Rev 6 Allen Wirfs-Brock" w:date="2012-02-22T12:41:00Z">
        <w:r w:rsidR="00B35191">
          <w:t xml:space="preserve"> of</w:t>
        </w:r>
      </w:ins>
      <w:r w:rsidRPr="00E77497">
        <w:t xml:space="preserve"> calling the [[Call]] internal method of </w:t>
      </w:r>
      <w:r w:rsidRPr="00E77497">
        <w:rPr>
          <w:i/>
        </w:rPr>
        <w:t xml:space="preserve">getter </w:t>
      </w:r>
      <w:r w:rsidRPr="00E77497">
        <w:t xml:space="preserve">providing </w:t>
      </w:r>
      <w:ins w:id="3462" w:author="Rev 7 Allen Wirfs-Brock" w:date="2012-05-01T16:13:00Z">
        <w:r w:rsidR="00B02127" w:rsidRPr="00AD64E6">
          <w:rPr>
            <w:i/>
          </w:rPr>
          <w:t>accessorThisValue</w:t>
        </w:r>
        <w:r w:rsidR="00B02127">
          <w:t xml:space="preserve"> </w:t>
        </w:r>
      </w:ins>
      <w:del w:id="3463" w:author="Rev 7 Allen Wirfs-Brock" w:date="2012-05-01T16:13:00Z">
        <w:r w:rsidRPr="00E77497" w:rsidDel="00B02127">
          <w:rPr>
            <w:i/>
          </w:rPr>
          <w:delText xml:space="preserve">base </w:delText>
        </w:r>
      </w:del>
      <w:r w:rsidRPr="00E77497">
        <w:t xml:space="preserve">as the </w:t>
      </w:r>
      <w:r w:rsidRPr="00E77497">
        <w:rPr>
          <w:b/>
        </w:rPr>
        <w:t>this</w:t>
      </w:r>
      <w:r w:rsidRPr="00E77497">
        <w:t xml:space="preserve"> value and providing no arguments.</w:t>
      </w:r>
    </w:p>
    <w:p w14:paraId="3785AF2F" w14:textId="77777777" w:rsidR="004C02EF" w:rsidRPr="00E77497" w:rsidRDefault="004C02EF" w:rsidP="004C02EF">
      <w:pPr>
        <w:pStyle w:val="Note"/>
      </w:pPr>
      <w:r w:rsidRPr="00E77497">
        <w:t>NOTE</w:t>
      </w:r>
      <w:r w:rsidRPr="00E77497">
        <w:tab/>
        <w:t>The object that may be created in step 1 is not accessible outside of the above method. An implementation might choose to avoid the actual creation of the object. The only situation where such an actual property access that uses this internal method can have visible effect is when it invokes an accessor function.</w:t>
      </w:r>
    </w:p>
    <w:p w14:paraId="1E9E6FF9" w14:textId="77777777" w:rsidR="004C02EF" w:rsidRPr="00E77497" w:rsidRDefault="004C02EF" w:rsidP="004C02EF">
      <w:pPr>
        <w:pStyle w:val="30"/>
        <w:numPr>
          <w:ilvl w:val="0"/>
          <w:numId w:val="0"/>
        </w:numPr>
      </w:pPr>
      <w:bookmarkStart w:id="3464" w:name="_Ref455971381"/>
      <w:bookmarkStart w:id="3465" w:name="_Ref456011179"/>
      <w:bookmarkStart w:id="3466" w:name="_Toc472818784"/>
      <w:bookmarkStart w:id="3467" w:name="_Toc235503337"/>
      <w:bookmarkStart w:id="3468" w:name="_Toc241509112"/>
      <w:bookmarkStart w:id="3469" w:name="_Toc244416599"/>
      <w:bookmarkStart w:id="3470" w:name="_Toc276630963"/>
      <w:bookmarkStart w:id="3471" w:name="_Toc329528689"/>
      <w:r w:rsidRPr="00E77497">
        <w:t>8.</w:t>
      </w:r>
      <w:del w:id="3472" w:author="Rev 6 Allen Wirfs-Brock" w:date="2012-02-22T12:34:00Z">
        <w:r w:rsidRPr="00E77497" w:rsidDel="00F87676">
          <w:delText>7</w:delText>
        </w:r>
      </w:del>
      <w:ins w:id="3473" w:author="Rev 6 Allen Wirfs-Brock" w:date="2012-02-22T12:34:00Z">
        <w:r w:rsidR="00F87676">
          <w:t>9</w:t>
        </w:r>
      </w:ins>
      <w:r w:rsidRPr="00E77497">
        <w:t>.2</w:t>
      </w:r>
      <w:r w:rsidRPr="00E77497">
        <w:tab/>
        <w:t>PutValu</w:t>
      </w:r>
      <w:bookmarkEnd w:id="3442"/>
      <w:bookmarkEnd w:id="3443"/>
      <w:bookmarkEnd w:id="3444"/>
      <w:bookmarkEnd w:id="3445"/>
      <w:bookmarkEnd w:id="3446"/>
      <w:bookmarkEnd w:id="3447"/>
      <w:r w:rsidRPr="00E77497">
        <w:t>e (V, W</w:t>
      </w:r>
      <w:bookmarkEnd w:id="3448"/>
      <w:bookmarkEnd w:id="3449"/>
      <w:r w:rsidRPr="00E77497">
        <w:t>)</w:t>
      </w:r>
      <w:bookmarkStart w:id="3474" w:name="_Toc382212381"/>
      <w:bookmarkEnd w:id="3464"/>
      <w:bookmarkEnd w:id="3465"/>
      <w:bookmarkEnd w:id="3466"/>
      <w:bookmarkEnd w:id="3467"/>
      <w:bookmarkEnd w:id="3468"/>
      <w:bookmarkEnd w:id="3469"/>
      <w:bookmarkEnd w:id="3470"/>
      <w:bookmarkEnd w:id="3471"/>
    </w:p>
    <w:p w14:paraId="3F3A6B63" w14:textId="77777777" w:rsidR="008C11D4" w:rsidRDefault="00B868C9" w:rsidP="008C11D4">
      <w:pPr>
        <w:pStyle w:val="Alg4"/>
        <w:numPr>
          <w:ilvl w:val="0"/>
          <w:numId w:val="333"/>
        </w:numPr>
        <w:rPr>
          <w:ins w:id="3475" w:author="Rev 6 Allen Wirfs-Brock" w:date="2012-02-16T13:34:00Z"/>
        </w:rPr>
      </w:pPr>
      <w:ins w:id="3476" w:author="Rev 6 Allen Wirfs-Brock" w:date="2012-02-23T13:10:00Z">
        <w:r>
          <w:t>ReturnIfAbrupt(</w:t>
        </w:r>
      </w:ins>
      <w:ins w:id="3477" w:author="Rev 6 Allen Wirfs-Brock" w:date="2012-02-16T13:34:00Z">
        <w:r w:rsidR="008C11D4" w:rsidRPr="008C11D4">
          <w:rPr>
            <w:i/>
          </w:rPr>
          <w:t>V</w:t>
        </w:r>
      </w:ins>
      <w:ins w:id="3478" w:author="Rev 6 Allen Wirfs-Brock" w:date="2012-02-23T13:10:00Z">
        <w:r>
          <w:t>)</w:t>
        </w:r>
      </w:ins>
      <w:ins w:id="3479" w:author="Rev 6 Allen Wirfs-Brock" w:date="2012-02-16T13:34:00Z">
        <w:r w:rsidR="008C11D4">
          <w:t>.</w:t>
        </w:r>
      </w:ins>
    </w:p>
    <w:p w14:paraId="3F369D31" w14:textId="77777777" w:rsidR="00392591" w:rsidRDefault="00B868C9" w:rsidP="00392591">
      <w:pPr>
        <w:pStyle w:val="Alg4"/>
        <w:numPr>
          <w:ilvl w:val="0"/>
          <w:numId w:val="333"/>
        </w:numPr>
        <w:rPr>
          <w:ins w:id="3480" w:author="Rev 6 Allen Wirfs-Brock" w:date="2012-02-16T18:47:00Z"/>
        </w:rPr>
      </w:pPr>
      <w:ins w:id="3481" w:author="Rev 6 Allen Wirfs-Brock" w:date="2012-02-23T13:11:00Z">
        <w:r>
          <w:t>ReturnIfAbrupt(</w:t>
        </w:r>
      </w:ins>
      <w:ins w:id="3482" w:author="Rev 6 Allen Wirfs-Brock" w:date="2012-02-16T18:48:00Z">
        <w:r w:rsidR="00392591">
          <w:rPr>
            <w:i/>
          </w:rPr>
          <w:t>W</w:t>
        </w:r>
      </w:ins>
      <w:ins w:id="3483" w:author="Rev 6 Allen Wirfs-Brock" w:date="2012-02-23T13:11:00Z">
        <w:r>
          <w:t>)</w:t>
        </w:r>
      </w:ins>
      <w:ins w:id="3484" w:author="Rev 6 Allen Wirfs-Brock" w:date="2012-02-16T18:47:00Z">
        <w:r w:rsidR="00392591">
          <w:t>.</w:t>
        </w:r>
      </w:ins>
    </w:p>
    <w:p w14:paraId="2D392DAE" w14:textId="77777777" w:rsidR="00B35191" w:rsidDel="00A55C37" w:rsidRDefault="00F56AD5" w:rsidP="00B35191">
      <w:pPr>
        <w:pStyle w:val="Alg4"/>
        <w:numPr>
          <w:ilvl w:val="0"/>
          <w:numId w:val="333"/>
        </w:numPr>
        <w:rPr>
          <w:ins w:id="3485" w:author="Rev 6 Allen Wirfs-Brock" w:date="2012-02-22T12:41:00Z"/>
          <w:del w:id="3486" w:author="Rev 7 Allen Wirfs-Brock" w:date="2012-04-09T16:03:00Z"/>
        </w:rPr>
      </w:pPr>
      <w:ins w:id="3487" w:author="Rev 6 Allen Wirfs-Brock" w:date="2012-02-22T12:56:00Z">
        <w:del w:id="3488" w:author="Rev 7 Allen Wirfs-Brock" w:date="2012-04-09T16:03:00Z">
          <w:r w:rsidDel="00A55C37">
            <w:delText>L</w:delText>
          </w:r>
        </w:del>
      </w:ins>
      <w:ins w:id="3489" w:author="Rev 6 Allen Wirfs-Brock" w:date="2012-02-22T12:41:00Z">
        <w:del w:id="3490" w:author="Rev 7 Allen Wirfs-Brock" w:date="2012-04-09T16:03:00Z">
          <w:r w:rsidR="00B35191" w:rsidDel="00A55C37">
            <w:delText xml:space="preserve">et </w:delText>
          </w:r>
          <w:r w:rsidR="00B35191" w:rsidRPr="00B35191" w:rsidDel="00A55C37">
            <w:rPr>
              <w:i/>
            </w:rPr>
            <w:delText>V</w:delText>
          </w:r>
          <w:r w:rsidR="00B35191" w:rsidDel="00A55C37">
            <w:delText xml:space="preserve"> be </w:delText>
          </w:r>
        </w:del>
      </w:ins>
      <w:ins w:id="3491" w:author="Rev 6 Allen Wirfs-Brock" w:date="2012-02-22T12:56:00Z">
        <w:del w:id="3492" w:author="Rev 7 Allen Wirfs-Brock" w:date="2012-04-09T16:03:00Z">
          <w:r w:rsidDel="00A55C37">
            <w:delText>NormalValue(</w:delText>
          </w:r>
        </w:del>
      </w:ins>
      <w:ins w:id="3493" w:author="Rev 6 Allen Wirfs-Brock" w:date="2012-02-22T12:41:00Z">
        <w:del w:id="3494" w:author="Rev 7 Allen Wirfs-Brock" w:date="2012-04-09T16:03:00Z">
          <w:r w:rsidR="00B35191" w:rsidRPr="00B35191" w:rsidDel="00A55C37">
            <w:rPr>
              <w:i/>
            </w:rPr>
            <w:delText>V</w:delText>
          </w:r>
        </w:del>
      </w:ins>
      <w:ins w:id="3495" w:author="Rev 6 Allen Wirfs-Brock" w:date="2012-02-22T12:56:00Z">
        <w:del w:id="3496" w:author="Rev 7 Allen Wirfs-Brock" w:date="2012-04-09T16:03:00Z">
          <w:r w:rsidDel="00A55C37">
            <w:delText>).</w:delText>
          </w:r>
        </w:del>
      </w:ins>
    </w:p>
    <w:p w14:paraId="059A2DA1" w14:textId="77777777" w:rsidR="00F56AD5" w:rsidDel="00A55C37" w:rsidRDefault="00F56AD5" w:rsidP="00F56AD5">
      <w:pPr>
        <w:pStyle w:val="Alg4"/>
        <w:numPr>
          <w:ilvl w:val="0"/>
          <w:numId w:val="333"/>
        </w:numPr>
        <w:rPr>
          <w:ins w:id="3497" w:author="Rev 6 Allen Wirfs-Brock" w:date="2012-02-22T12:56:00Z"/>
          <w:del w:id="3498" w:author="Rev 7 Allen Wirfs-Brock" w:date="2012-04-09T16:03:00Z"/>
        </w:rPr>
      </w:pPr>
      <w:ins w:id="3499" w:author="Rev 6 Allen Wirfs-Brock" w:date="2012-02-22T12:56:00Z">
        <w:del w:id="3500" w:author="Rev 7 Allen Wirfs-Brock" w:date="2012-04-09T16:03:00Z">
          <w:r w:rsidDel="00A55C37">
            <w:delText xml:space="preserve">Let </w:delText>
          </w:r>
          <w:r w:rsidDel="00A55C37">
            <w:rPr>
              <w:i/>
            </w:rPr>
            <w:delText>W</w:delText>
          </w:r>
          <w:r w:rsidDel="00A55C37">
            <w:delText xml:space="preserve"> be NormalValue(</w:delText>
          </w:r>
          <w:r w:rsidDel="00A55C37">
            <w:rPr>
              <w:i/>
            </w:rPr>
            <w:delText>W</w:delText>
          </w:r>
          <w:r w:rsidDel="00A55C37">
            <w:delText>).</w:delText>
          </w:r>
        </w:del>
      </w:ins>
    </w:p>
    <w:p w14:paraId="06D51C8F" w14:textId="77777777" w:rsidR="004C02EF" w:rsidRPr="00E77497" w:rsidRDefault="004C02EF" w:rsidP="00471CAA">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14:paraId="38B54DBA" w14:textId="77777777" w:rsidR="004C02EF" w:rsidRPr="00E77497" w:rsidRDefault="004C02EF" w:rsidP="00471CAA">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14:paraId="1E739FC1" w14:textId="77777777" w:rsidR="004C02EF" w:rsidRPr="00E77497" w:rsidRDefault="004C02EF" w:rsidP="00471CAA">
      <w:pPr>
        <w:pStyle w:val="Alg4"/>
        <w:numPr>
          <w:ilvl w:val="0"/>
          <w:numId w:val="333"/>
        </w:numPr>
      </w:pPr>
      <w:r w:rsidRPr="00E77497">
        <w:t>If IsUnresolvableReference(</w:t>
      </w:r>
      <w:r w:rsidRPr="00E77497">
        <w:rPr>
          <w:i/>
        </w:rPr>
        <w:t>V</w:t>
      </w:r>
      <w:r w:rsidRPr="00E77497">
        <w:t>), then</w:t>
      </w:r>
    </w:p>
    <w:p w14:paraId="54C47804" w14:textId="77777777" w:rsidR="004C02EF" w:rsidRPr="00E77497" w:rsidRDefault="004C02EF" w:rsidP="00471CAA">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14:paraId="103D278B" w14:textId="77777777" w:rsidR="004C02EF" w:rsidRPr="00E77497" w:rsidRDefault="004C02EF" w:rsidP="00471CAA">
      <w:pPr>
        <w:pStyle w:val="Alg4"/>
        <w:numPr>
          <w:ilvl w:val="2"/>
          <w:numId w:val="333"/>
        </w:numPr>
      </w:pPr>
      <w:r w:rsidRPr="00E77497">
        <w:t xml:space="preserve">Throw </w:t>
      </w:r>
      <w:r w:rsidRPr="00E77497">
        <w:rPr>
          <w:b/>
        </w:rPr>
        <w:t>ReferenceError</w:t>
      </w:r>
      <w:r w:rsidRPr="00E77497">
        <w:t xml:space="preserve"> exception.</w:t>
      </w:r>
    </w:p>
    <w:p w14:paraId="1522BD2A" w14:textId="77777777" w:rsidR="004C02EF" w:rsidRPr="00E77497" w:rsidRDefault="004C02EF" w:rsidP="00471CAA">
      <w:pPr>
        <w:pStyle w:val="Alg4"/>
        <w:numPr>
          <w:ilvl w:val="1"/>
          <w:numId w:val="333"/>
        </w:numPr>
      </w:pPr>
      <w:del w:id="3501" w:author="Rev 6 Allen Wirfs-Brock" w:date="2012-02-22T13:06:00Z">
        <w:r w:rsidRPr="00E77497" w:rsidDel="00FB01DF">
          <w:delText xml:space="preserve">Call </w:delText>
        </w:r>
      </w:del>
      <w:ins w:id="3502" w:author="Rev 6 Allen Wirfs-Brock" w:date="2012-02-22T13:06:00Z">
        <w:r w:rsidR="00FB01DF">
          <w:t>Return the result of calling</w:t>
        </w:r>
        <w:r w:rsidR="00FB01DF" w:rsidRPr="00E77497">
          <w:t xml:space="preserve"> </w:t>
        </w:r>
      </w:ins>
      <w:r w:rsidRPr="00E77497">
        <w:t>the [[Put]] internal method of the global object, passing GetReferencedName(</w:t>
      </w:r>
      <w:r w:rsidRPr="00E77497">
        <w:rPr>
          <w:i/>
        </w:rPr>
        <w:t>V</w:t>
      </w:r>
      <w:r w:rsidRPr="00E77497">
        <w:t xml:space="preserve">) for the property name, </w:t>
      </w:r>
      <w:r w:rsidRPr="00E77497">
        <w:rPr>
          <w:i/>
        </w:rPr>
        <w:t>W</w:t>
      </w:r>
      <w:r w:rsidRPr="00E77497">
        <w:t xml:space="preserve"> for the value, and </w:t>
      </w:r>
      <w:r w:rsidRPr="00E77497">
        <w:rPr>
          <w:b/>
        </w:rPr>
        <w:t>false</w:t>
      </w:r>
      <w:r w:rsidRPr="00E77497">
        <w:t xml:space="preserve"> for the </w:t>
      </w:r>
      <w:r w:rsidRPr="00E77497">
        <w:rPr>
          <w:i/>
        </w:rPr>
        <w:t>Throw</w:t>
      </w:r>
      <w:r w:rsidRPr="00E77497">
        <w:t xml:space="preserve"> flag.</w:t>
      </w:r>
    </w:p>
    <w:p w14:paraId="70BFBA8A" w14:textId="77777777" w:rsidR="004C02EF" w:rsidRPr="00E77497" w:rsidRDefault="004C02EF" w:rsidP="00471CAA">
      <w:pPr>
        <w:pStyle w:val="Alg4"/>
        <w:numPr>
          <w:ilvl w:val="0"/>
          <w:numId w:val="333"/>
        </w:numPr>
      </w:pPr>
      <w:r w:rsidRPr="00E77497">
        <w:t>Else if IsPropertyReference(</w:t>
      </w:r>
      <w:r w:rsidRPr="00E77497">
        <w:rPr>
          <w:i/>
        </w:rPr>
        <w:t>V</w:t>
      </w:r>
      <w:r w:rsidRPr="00E77497">
        <w:t>), then</w:t>
      </w:r>
    </w:p>
    <w:p w14:paraId="06642883" w14:textId="77777777" w:rsidR="004C02EF" w:rsidRPr="00E77497" w:rsidRDefault="004C02EF" w:rsidP="00471CAA">
      <w:pPr>
        <w:pStyle w:val="Alg4"/>
        <w:numPr>
          <w:ilvl w:val="1"/>
          <w:numId w:val="333"/>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put</w:t>
      </w:r>
      <w:r w:rsidRPr="00E77497">
        <w:t xml:space="preserve"> be the [[Put]] internal method of </w:t>
      </w:r>
      <w:r w:rsidRPr="00E77497">
        <w:rPr>
          <w:i/>
        </w:rPr>
        <w:t>base</w:t>
      </w:r>
      <w:r w:rsidRPr="00E77497">
        <w:t xml:space="preserve">, otherwise let </w:t>
      </w:r>
      <w:r w:rsidRPr="00E77497">
        <w:rPr>
          <w:i/>
        </w:rPr>
        <w:t>put</w:t>
      </w:r>
      <w:r w:rsidRPr="00E77497">
        <w:t xml:space="preserve"> be the special [[Put]] internal method defined below.</w:t>
      </w:r>
    </w:p>
    <w:p w14:paraId="4B72DE1D" w14:textId="77777777" w:rsidR="00B02127" w:rsidRDefault="00B02127" w:rsidP="00B02127">
      <w:pPr>
        <w:pStyle w:val="Alg4"/>
        <w:numPr>
          <w:ilvl w:val="1"/>
          <w:numId w:val="333"/>
        </w:numPr>
        <w:rPr>
          <w:ins w:id="3503" w:author="Rev 7 Allen Wirfs-Brock" w:date="2012-05-01T16:05:00Z"/>
        </w:rPr>
      </w:pPr>
      <w:ins w:id="3504" w:author="Rev 7 Allen Wirfs-Brock" w:date="2012-05-01T16:05:00Z">
        <w:r>
          <w:t>If IsSuperReference(</w:t>
        </w:r>
        <w:r w:rsidRPr="00B02127">
          <w:rPr>
            <w:i/>
          </w:rPr>
          <w:t>V</w:t>
        </w:r>
        <w:r>
          <w:t xml:space="preserve">) is </w:t>
        </w:r>
        <w:r w:rsidRPr="00B02127">
          <w:rPr>
            <w:b/>
          </w:rPr>
          <w:t>false</w:t>
        </w:r>
        <w:r w:rsidRPr="00B02127">
          <w:t>,</w:t>
        </w:r>
        <w:r>
          <w:rPr>
            <w:b/>
          </w:rPr>
          <w:t xml:space="preserve"> </w:t>
        </w:r>
        <w:r w:rsidRPr="00B02127">
          <w:t>then</w:t>
        </w:r>
        <w:r>
          <w:t xml:space="preserve"> </w:t>
        </w:r>
      </w:ins>
    </w:p>
    <w:p w14:paraId="10BFE50A" w14:textId="77777777" w:rsidR="004C02EF" w:rsidRPr="00E77497" w:rsidRDefault="00627D24" w:rsidP="006A77CE">
      <w:pPr>
        <w:pStyle w:val="Alg4"/>
        <w:numPr>
          <w:ilvl w:val="2"/>
          <w:numId w:val="333"/>
        </w:numPr>
      </w:pPr>
      <w:ins w:id="3505" w:author="Rev 6 Allen Wirfs-Brock" w:date="2012-02-22T13:07:00Z">
        <w:r>
          <w:t>Return the result of calling</w:t>
        </w:r>
        <w:r w:rsidRPr="00E77497" w:rsidDel="00627D24">
          <w:t xml:space="preserve"> </w:t>
        </w:r>
      </w:ins>
      <w:del w:id="3506" w:author="Rev 6 Allen Wirfs-Brock" w:date="2012-02-22T13:07:00Z">
        <w:r w:rsidR="004C02EF" w:rsidRPr="00E77497" w:rsidDel="00627D24">
          <w:delText xml:space="preserve">Call </w:delText>
        </w:r>
      </w:del>
      <w:del w:id="3507" w:author="Rev 5 Allen Wirfs-Brock" w:date="2012-01-12T12:38:00Z">
        <w:r w:rsidR="004C02EF" w:rsidRPr="00E77497" w:rsidDel="00AE79C3">
          <w:delText xml:space="preserve">the </w:delText>
        </w:r>
      </w:del>
      <w:r w:rsidR="004C02EF" w:rsidRPr="00E77497">
        <w:rPr>
          <w:i/>
        </w:rPr>
        <w:t xml:space="preserve">put </w:t>
      </w:r>
      <w:ins w:id="3508" w:author="Rev 5 Allen Wirfs-Brock" w:date="2012-01-12T12:38:00Z">
        <w:r w:rsidR="00AE79C3" w:rsidRPr="00AE79C3">
          <w:t>as an</w:t>
        </w:r>
        <w:r w:rsidR="00AE79C3">
          <w:rPr>
            <w:i/>
          </w:rPr>
          <w:t xml:space="preserve"> </w:t>
        </w:r>
      </w:ins>
      <w:r w:rsidR="004C02EF" w:rsidRPr="00E77497">
        <w:t xml:space="preserve">internal method </w:t>
      </w:r>
      <w:del w:id="3509" w:author="Rev 5 Allen Wirfs-Brock" w:date="2012-01-12T12:39:00Z">
        <w:r w:rsidR="004C02EF" w:rsidRPr="00E77497" w:rsidDel="00AE79C3">
          <w:delText xml:space="preserve">using </w:delText>
        </w:r>
      </w:del>
      <w:ins w:id="3510" w:author="Rev 5 Allen Wirfs-Brock" w:date="2012-01-12T12:39:00Z">
        <w:r w:rsidR="00AE79C3">
          <w:t>of</w:t>
        </w:r>
        <w:r w:rsidR="00AE79C3" w:rsidRPr="00E77497">
          <w:t xml:space="preserve"> </w:t>
        </w:r>
      </w:ins>
      <w:r w:rsidR="004C02EF" w:rsidRPr="00E77497">
        <w:rPr>
          <w:i/>
        </w:rPr>
        <w:t xml:space="preserve">base </w:t>
      </w:r>
      <w:del w:id="3511" w:author="Rev 5 Allen Wirfs-Brock" w:date="2012-01-12T12:39:00Z">
        <w:r w:rsidR="004C02EF" w:rsidRPr="00E77497" w:rsidDel="00AE79C3">
          <w:delText xml:space="preserve">as its </w:delText>
        </w:r>
        <w:r w:rsidR="004C02EF" w:rsidRPr="00E77497" w:rsidDel="00AE79C3">
          <w:rPr>
            <w:b/>
          </w:rPr>
          <w:delText xml:space="preserve">this </w:delText>
        </w:r>
        <w:r w:rsidR="004C02EF" w:rsidRPr="00E77497" w:rsidDel="00AE79C3">
          <w:delText xml:space="preserve">value, and </w:delText>
        </w:r>
      </w:del>
      <w:r w:rsidR="004C02EF" w:rsidRPr="00E77497">
        <w:t>passing GetReferencedName(</w:t>
      </w:r>
      <w:r w:rsidR="004C02EF" w:rsidRPr="00E77497">
        <w:rPr>
          <w:i/>
        </w:rPr>
        <w:t>V</w:t>
      </w:r>
      <w:r w:rsidR="004C02EF" w:rsidRPr="00E77497">
        <w:t xml:space="preserve">) for the property name, </w:t>
      </w:r>
      <w:r w:rsidR="004C02EF" w:rsidRPr="00E77497">
        <w:rPr>
          <w:i/>
        </w:rPr>
        <w:t xml:space="preserve">W </w:t>
      </w:r>
      <w:r w:rsidR="004C02EF" w:rsidRPr="00E77497">
        <w:t>for the value, and IsStrictReference(</w:t>
      </w:r>
      <w:r w:rsidR="004C02EF" w:rsidRPr="00E77497">
        <w:rPr>
          <w:i/>
        </w:rPr>
        <w:t>V</w:t>
      </w:r>
      <w:r w:rsidR="004C02EF" w:rsidRPr="00E77497">
        <w:t xml:space="preserve">) for the </w:t>
      </w:r>
      <w:r w:rsidR="004C02EF" w:rsidRPr="00E77497">
        <w:rPr>
          <w:i/>
        </w:rPr>
        <w:t xml:space="preserve">Throw </w:t>
      </w:r>
      <w:r w:rsidR="004C02EF" w:rsidRPr="00E77497">
        <w:t>flag.</w:t>
      </w:r>
    </w:p>
    <w:p w14:paraId="2CC276B1" w14:textId="77777777" w:rsidR="00B02127" w:rsidRPr="00AD64E6" w:rsidRDefault="00B02127" w:rsidP="00B02127">
      <w:pPr>
        <w:pStyle w:val="Alg4"/>
        <w:numPr>
          <w:ilvl w:val="1"/>
          <w:numId w:val="333"/>
        </w:numPr>
        <w:rPr>
          <w:ins w:id="3512" w:author="Rev 7 Allen Wirfs-Brock" w:date="2012-05-01T16:06:00Z"/>
        </w:rPr>
      </w:pPr>
      <w:ins w:id="3513" w:author="Rev 7 Allen Wirfs-Brock" w:date="2012-05-01T16:06:00Z">
        <w:r>
          <w:t>Else,</w:t>
        </w:r>
      </w:ins>
    </w:p>
    <w:p w14:paraId="3B5037C6" w14:textId="77777777" w:rsidR="00B02127" w:rsidRDefault="00B02127" w:rsidP="00B02127">
      <w:pPr>
        <w:pStyle w:val="Alg4"/>
        <w:numPr>
          <w:ilvl w:val="2"/>
          <w:numId w:val="333"/>
        </w:numPr>
        <w:rPr>
          <w:ins w:id="3514" w:author="Rev 7 Allen Wirfs-Brock" w:date="2012-05-01T16:06:00Z"/>
        </w:rPr>
      </w:pPr>
      <w:ins w:id="3515" w:author="Rev 7 Allen Wirfs-Brock" w:date="2012-05-01T16:06:00Z">
        <w:r w:rsidRPr="00E77497">
          <w:t xml:space="preserve">Return the result of calling </w:t>
        </w:r>
        <w:r w:rsidRPr="00E77497">
          <w:rPr>
            <w:i/>
          </w:rPr>
          <w:t xml:space="preserve">put </w:t>
        </w:r>
        <w:r w:rsidRPr="00AE79C3">
          <w:t>as an</w:t>
        </w:r>
        <w:r>
          <w:rPr>
            <w:i/>
          </w:rPr>
          <w:t xml:space="preserve">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rsidRPr="00E77497">
          <w:t xml:space="preserve">) for the property name, </w:t>
        </w:r>
        <w:r w:rsidRPr="00E77497">
          <w:rPr>
            <w:i/>
          </w:rPr>
          <w:t xml:space="preserve">W </w:t>
        </w:r>
        <w:r w:rsidRPr="00E77497">
          <w:t>for the value, IsStrictReference(</w:t>
        </w:r>
        <w:r w:rsidRPr="00E77497">
          <w:rPr>
            <w:i/>
          </w:rPr>
          <w:t>V</w:t>
        </w:r>
        <w:r w:rsidRPr="00E77497">
          <w:t>)</w:t>
        </w:r>
      </w:ins>
      <w:ins w:id="3516" w:author="Rev 7 Allen Wirfs-Brock" w:date="2012-05-01T16:07:00Z">
        <w:r>
          <w:t xml:space="preserve"> </w:t>
        </w:r>
      </w:ins>
      <w:ins w:id="3517" w:author="Rev 7 Allen Wirfs-Brock" w:date="2012-05-01T16:06:00Z">
        <w:r w:rsidRPr="00E77497">
          <w:t xml:space="preserve"> for the </w:t>
        </w:r>
        <w:r w:rsidRPr="00E77497">
          <w:rPr>
            <w:i/>
          </w:rPr>
          <w:t xml:space="preserve">Throw </w:t>
        </w:r>
        <w:r w:rsidRPr="00E77497">
          <w:t>flag</w:t>
        </w:r>
      </w:ins>
      <w:ins w:id="3518" w:author="Rev 7 Allen Wirfs-Brock" w:date="2012-05-01T16:07:00Z">
        <w:r>
          <w:t xml:space="preserve">, and </w:t>
        </w:r>
      </w:ins>
      <w:ins w:id="3519" w:author="Rev 9 Allen Wirfs-Brock" w:date="2012-07-07T16:43:00Z">
        <w:r w:rsidR="00625115">
          <w:t>Get</w:t>
        </w:r>
      </w:ins>
      <w:ins w:id="3520" w:author="Rev 7 Allen Wirfs-Brock" w:date="2012-05-01T16:07:00Z">
        <w:r>
          <w:t>ThisValue(</w:t>
        </w:r>
        <w:r w:rsidRPr="00250FC6">
          <w:rPr>
            <w:i/>
          </w:rPr>
          <w:t>V</w:t>
        </w:r>
        <w:r>
          <w:t xml:space="preserve">) as the </w:t>
        </w:r>
        <w:r w:rsidRPr="00B02127">
          <w:rPr>
            <w:i/>
          </w:rPr>
          <w:t>accessorThisValue</w:t>
        </w:r>
        <w:r>
          <w:t xml:space="preserve"> argument.</w:t>
        </w:r>
      </w:ins>
    </w:p>
    <w:p w14:paraId="0F7867BF" w14:textId="77777777" w:rsidR="004C02EF" w:rsidRPr="00E77497" w:rsidRDefault="004C02EF" w:rsidP="00471CAA">
      <w:pPr>
        <w:pStyle w:val="Alg4"/>
        <w:numPr>
          <w:ilvl w:val="0"/>
          <w:numId w:val="333"/>
        </w:numPr>
      </w:pPr>
      <w:r w:rsidRPr="00E77497">
        <w:t xml:space="preserve">Else </w:t>
      </w:r>
      <w:r w:rsidRPr="00E77497">
        <w:rPr>
          <w:i/>
        </w:rPr>
        <w:t xml:space="preserve">base </w:t>
      </w:r>
      <w:r w:rsidRPr="00E77497">
        <w:t>must be a reference whose base is an environment record. So,</w:t>
      </w:r>
    </w:p>
    <w:p w14:paraId="1930C270" w14:textId="77777777" w:rsidR="004C02EF" w:rsidRPr="00E77497" w:rsidRDefault="00627D24" w:rsidP="00471CAA">
      <w:pPr>
        <w:pStyle w:val="Alg4"/>
        <w:numPr>
          <w:ilvl w:val="1"/>
          <w:numId w:val="333"/>
        </w:numPr>
      </w:pPr>
      <w:ins w:id="3521" w:author="Rev 6 Allen Wirfs-Brock" w:date="2012-02-22T13:07:00Z">
        <w:r>
          <w:t>Return the result of calling</w:t>
        </w:r>
        <w:r w:rsidRPr="00E77497" w:rsidDel="00627D24">
          <w:t xml:space="preserve"> </w:t>
        </w:r>
      </w:ins>
      <w:del w:id="3522" w:author="Rev 6 Allen Wirfs-Brock" w:date="2012-02-22T13:07:00Z">
        <w:r w:rsidR="004C02EF" w:rsidRPr="00E77497" w:rsidDel="00627D24">
          <w:delText xml:space="preserve">Call </w:delText>
        </w:r>
      </w:del>
      <w:r w:rsidR="004C02EF" w:rsidRPr="00E77497">
        <w:t xml:space="preserve">the SetMutableBinding (10.2.1) concrete method of </w:t>
      </w:r>
      <w:r w:rsidR="004C02EF" w:rsidRPr="00E77497">
        <w:rPr>
          <w:i/>
        </w:rPr>
        <w:t>base</w:t>
      </w:r>
      <w:r w:rsidR="004C02EF" w:rsidRPr="00E77497">
        <w:t>, passing GetReferencedName(</w:t>
      </w:r>
      <w:r w:rsidR="004C02EF" w:rsidRPr="00E77497">
        <w:rPr>
          <w:i/>
        </w:rPr>
        <w:t>V</w:t>
      </w:r>
      <w:r w:rsidR="004C02EF" w:rsidRPr="00E77497">
        <w:t xml:space="preserve">), </w:t>
      </w:r>
      <w:r w:rsidR="004C02EF" w:rsidRPr="00E77497">
        <w:rPr>
          <w:i/>
        </w:rPr>
        <w:t>W</w:t>
      </w:r>
      <w:r w:rsidR="004C02EF" w:rsidRPr="00E77497">
        <w:t>, and IsStrictReference(</w:t>
      </w:r>
      <w:r w:rsidR="004C02EF" w:rsidRPr="00E77497">
        <w:rPr>
          <w:i/>
        </w:rPr>
        <w:t>V</w:t>
      </w:r>
      <w:r w:rsidR="004C02EF" w:rsidRPr="00E77497">
        <w:t>) as arguments.</w:t>
      </w:r>
    </w:p>
    <w:p w14:paraId="7E9FF111" w14:textId="77777777" w:rsidR="004C02EF" w:rsidRPr="00E77497" w:rsidRDefault="004C02EF" w:rsidP="00471CAA">
      <w:pPr>
        <w:pStyle w:val="Alg4"/>
        <w:numPr>
          <w:ilvl w:val="0"/>
          <w:numId w:val="333"/>
        </w:numPr>
        <w:spacing w:after="120"/>
      </w:pPr>
      <w:r w:rsidRPr="00E77497">
        <w:t>Return</w:t>
      </w:r>
      <w:ins w:id="3523" w:author="Rev 6 Allen Wirfs-Brock" w:date="2012-02-22T13:08:00Z">
        <w:r w:rsidR="00627D24">
          <w:t xml:space="preserve"> </w:t>
        </w:r>
        <w:r w:rsidR="00627D24" w:rsidRPr="00627D24">
          <w:rPr>
            <w:b/>
          </w:rPr>
          <w:t>undefined</w:t>
        </w:r>
      </w:ins>
      <w:r w:rsidRPr="00E77497">
        <w:t>.</w:t>
      </w:r>
    </w:p>
    <w:p w14:paraId="58F003B9" w14:textId="77777777" w:rsidR="004C02EF" w:rsidRPr="00E77497" w:rsidRDefault="004C02EF" w:rsidP="004C02EF">
      <w:r w:rsidRPr="00E77497">
        <w:t xml:space="preserve">The following [[Put]] internal method is used by PutValue when </w:t>
      </w:r>
      <w:r w:rsidRPr="00E77497">
        <w:rPr>
          <w:rFonts w:ascii="Times New Roman" w:hAnsi="Times New Roman"/>
          <w:i/>
        </w:rPr>
        <w:t>V</w:t>
      </w:r>
      <w:r w:rsidRPr="00E77497">
        <w:t xml:space="preserve"> is a property reference with a primitive base value. </w:t>
      </w:r>
      <w:del w:id="3524" w:author="Rev 5 Allen Wirfs-Brock" w:date="2012-01-12T12:44:00Z">
        <w:r w:rsidRPr="00E77497" w:rsidDel="00AE79C3">
          <w:delText xml:space="preserve">It is called using </w:delText>
        </w:r>
      </w:del>
      <w:r w:rsidRPr="00E77497">
        <w:rPr>
          <w:rFonts w:ascii="Times New Roman" w:hAnsi="Times New Roman"/>
          <w:i/>
        </w:rPr>
        <w:t>base</w:t>
      </w:r>
      <w:r w:rsidRPr="00E77497">
        <w:t xml:space="preserve"> </w:t>
      </w:r>
      <w:ins w:id="3525" w:author="Rev 5 Allen Wirfs-Brock" w:date="2012-01-12T12:44:00Z">
        <w:r w:rsidR="00AE79C3">
          <w:t xml:space="preserve">is the value the internal method is called upon </w:t>
        </w:r>
      </w:ins>
      <w:del w:id="3526" w:author="Rev 5 Allen Wirfs-Brock" w:date="2012-01-12T12:44:00Z">
        <w:r w:rsidRPr="00E77497" w:rsidDel="00AE79C3">
          <w:delText xml:space="preserve">as its </w:delText>
        </w:r>
        <w:r w:rsidRPr="00E77497" w:rsidDel="00AE79C3">
          <w:rPr>
            <w:b/>
          </w:rPr>
          <w:delText>this</w:delText>
        </w:r>
        <w:r w:rsidRPr="00E77497" w:rsidDel="00AE79C3">
          <w:delText xml:space="preserve"> value and </w:delText>
        </w:r>
      </w:del>
      <w:r w:rsidRPr="00E77497">
        <w:t>with property</w:t>
      </w:r>
      <w:ins w:id="3527" w:author="Rev 5 Allen Wirfs-Brock" w:date="2012-01-12T12:44:00Z">
        <w:r w:rsidR="00AE79C3">
          <w:t xml:space="preserve"> name</w:t>
        </w:r>
      </w:ins>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W</w:t>
      </w:r>
      <w:r w:rsidRPr="00E77497">
        <w:t xml:space="preserve">, and Boolean flag </w:t>
      </w:r>
      <w:r w:rsidRPr="00E77497">
        <w:rPr>
          <w:rFonts w:ascii="Times New Roman" w:hAnsi="Times New Roman"/>
          <w:i/>
        </w:rPr>
        <w:t>Throw</w:t>
      </w:r>
      <w:r w:rsidRPr="00E77497">
        <w:t xml:space="preserve"> as </w:t>
      </w:r>
      <w:ins w:id="3528" w:author="Rev 7 Allen Wirfs-Brock" w:date="2012-05-01T16:10:00Z">
        <w:r w:rsidR="00B02127">
          <w:t xml:space="preserve">required </w:t>
        </w:r>
      </w:ins>
      <w:r w:rsidRPr="00E77497">
        <w:t>arguments</w:t>
      </w:r>
      <w:ins w:id="3529" w:author="Rev 7 Allen Wirfs-Brock" w:date="2012-05-01T16:10:00Z">
        <w:r w:rsidR="00B02127">
          <w:t xml:space="preserve"> and optional argument </w:t>
        </w:r>
        <w:r w:rsidR="00B02127" w:rsidRPr="00B02127">
          <w:rPr>
            <w:rFonts w:ascii="Times New Roman" w:hAnsi="Times New Roman"/>
            <w:i/>
          </w:rPr>
          <w:t>accessorThisValue</w:t>
        </w:r>
      </w:ins>
      <w:r w:rsidRPr="00E77497">
        <w:t>. The following steps are taken:</w:t>
      </w:r>
    </w:p>
    <w:p w14:paraId="0ACBB570" w14:textId="77777777" w:rsidR="004C02EF" w:rsidRPr="00E77497" w:rsidRDefault="004C02EF" w:rsidP="00471CAA">
      <w:pPr>
        <w:pStyle w:val="Alg4"/>
        <w:keepNext/>
        <w:numPr>
          <w:ilvl w:val="0"/>
          <w:numId w:val="334"/>
        </w:numPr>
      </w:pPr>
      <w:r w:rsidRPr="00E77497">
        <w:t xml:space="preserve">Let </w:t>
      </w:r>
      <w:r w:rsidRPr="00E77497">
        <w:rPr>
          <w:i/>
        </w:rPr>
        <w:t>O</w:t>
      </w:r>
      <w:r w:rsidRPr="00E77497">
        <w:t xml:space="preserve"> be ToObject(</w:t>
      </w:r>
      <w:r w:rsidRPr="00E77497">
        <w:rPr>
          <w:i/>
        </w:rPr>
        <w:t>base</w:t>
      </w:r>
      <w:r w:rsidRPr="00E77497">
        <w:t>).</w:t>
      </w:r>
    </w:p>
    <w:p w14:paraId="43FC4C60" w14:textId="77777777" w:rsidR="004C02EF" w:rsidRPr="00E77497" w:rsidRDefault="004C02EF" w:rsidP="00471CAA">
      <w:pPr>
        <w:pStyle w:val="Alg4"/>
        <w:numPr>
          <w:ilvl w:val="0"/>
          <w:numId w:val="334"/>
        </w:numPr>
      </w:pPr>
      <w:r w:rsidRPr="00E77497">
        <w:t xml:space="preserve">If the result of calling the [[CanPut]] internal method of </w:t>
      </w:r>
      <w:r w:rsidRPr="00E77497">
        <w:rPr>
          <w:i/>
        </w:rPr>
        <w:t>O</w:t>
      </w:r>
      <w:r w:rsidRPr="00E77497">
        <w:t xml:space="preserve"> with argument </w:t>
      </w:r>
      <w:r w:rsidRPr="00E77497">
        <w:rPr>
          <w:i/>
        </w:rPr>
        <w:t>P</w:t>
      </w:r>
      <w:r w:rsidRPr="00E77497">
        <w:t xml:space="preserve"> is </w:t>
      </w:r>
      <w:r w:rsidRPr="00E77497">
        <w:rPr>
          <w:b/>
        </w:rPr>
        <w:t>false</w:t>
      </w:r>
      <w:r w:rsidRPr="00E77497">
        <w:t>, then</w:t>
      </w:r>
    </w:p>
    <w:p w14:paraId="410ACBAD"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56348CA7" w14:textId="77777777" w:rsidR="004C02EF" w:rsidRPr="00E77497" w:rsidRDefault="004C02EF" w:rsidP="00471CAA">
      <w:pPr>
        <w:pStyle w:val="Alg4"/>
        <w:numPr>
          <w:ilvl w:val="1"/>
          <w:numId w:val="334"/>
        </w:numPr>
      </w:pPr>
      <w:r w:rsidRPr="00E77497">
        <w:t>Else return</w:t>
      </w:r>
      <w:ins w:id="3530" w:author="Rev 6 Allen Wirfs-Brock" w:date="2012-02-22T13:10:00Z">
        <w:r w:rsidR="00627D24">
          <w:t xml:space="preserve"> </w:t>
        </w:r>
        <w:r w:rsidR="00627D24" w:rsidRPr="006A5E27">
          <w:rPr>
            <w:b/>
          </w:rPr>
          <w:t>undefined</w:t>
        </w:r>
      </w:ins>
      <w:r w:rsidRPr="00E77497">
        <w:t>.</w:t>
      </w:r>
    </w:p>
    <w:p w14:paraId="3904D695" w14:textId="77777777" w:rsidR="004C02EF" w:rsidRPr="00E77497" w:rsidRDefault="004C02EF" w:rsidP="00471CAA">
      <w:pPr>
        <w:pStyle w:val="Alg4"/>
        <w:numPr>
          <w:ilvl w:val="0"/>
          <w:numId w:val="334"/>
        </w:numPr>
      </w:pPr>
      <w:r w:rsidRPr="00E77497">
        <w:t xml:space="preserve">Let </w:t>
      </w:r>
      <w:r w:rsidRPr="00E77497">
        <w:rPr>
          <w:i/>
        </w:rPr>
        <w:t>ownDesc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09A8EBE6" w14:textId="77777777" w:rsidR="004C02EF" w:rsidRPr="00E77497" w:rsidRDefault="004C02EF" w:rsidP="00471CAA">
      <w:pPr>
        <w:pStyle w:val="Alg4"/>
        <w:numPr>
          <w:ilvl w:val="0"/>
          <w:numId w:val="334"/>
        </w:numPr>
      </w:pPr>
      <w:r w:rsidRPr="00E77497">
        <w:t>If IsDataDescriptor(</w:t>
      </w:r>
      <w:r w:rsidRPr="00E77497">
        <w:rPr>
          <w:i/>
        </w:rPr>
        <w:t>ownDesc</w:t>
      </w:r>
      <w:r w:rsidRPr="00E77497">
        <w:t xml:space="preserve">) is </w:t>
      </w:r>
      <w:r w:rsidRPr="00E77497">
        <w:rPr>
          <w:b/>
        </w:rPr>
        <w:t>true</w:t>
      </w:r>
      <w:r w:rsidRPr="00E77497">
        <w:t>, then</w:t>
      </w:r>
    </w:p>
    <w:p w14:paraId="306E7AE5"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w:t>
      </w:r>
      <w:r w:rsidRPr="006A77CE">
        <w:t>exception</w:t>
      </w:r>
      <w:r w:rsidRPr="00E77497">
        <w:t>.</w:t>
      </w:r>
    </w:p>
    <w:p w14:paraId="196D80B4" w14:textId="77777777" w:rsidR="004C02EF" w:rsidRPr="00E77497" w:rsidRDefault="004C02EF" w:rsidP="00471CAA">
      <w:pPr>
        <w:pStyle w:val="Alg4"/>
        <w:numPr>
          <w:ilvl w:val="1"/>
          <w:numId w:val="334"/>
        </w:numPr>
      </w:pPr>
      <w:r w:rsidRPr="00E77497">
        <w:t>Else return</w:t>
      </w:r>
      <w:ins w:id="3531" w:author="Rev 6 Allen Wirfs-Brock" w:date="2012-02-22T13:09:00Z">
        <w:r w:rsidR="00627D24" w:rsidRPr="00627D24">
          <w:rPr>
            <w:b/>
          </w:rPr>
          <w:t xml:space="preserve"> </w:t>
        </w:r>
        <w:r w:rsidR="00627D24" w:rsidRPr="006A5E27">
          <w:rPr>
            <w:b/>
          </w:rPr>
          <w:t>undefined</w:t>
        </w:r>
      </w:ins>
      <w:r w:rsidRPr="00E77497">
        <w:t>.</w:t>
      </w:r>
    </w:p>
    <w:p w14:paraId="18EF473E" w14:textId="77777777" w:rsidR="004C02EF" w:rsidRPr="00E77497" w:rsidRDefault="004C02EF" w:rsidP="00471CAA">
      <w:pPr>
        <w:pStyle w:val="Alg4"/>
        <w:numPr>
          <w:ilvl w:val="0"/>
          <w:numId w:val="334"/>
        </w:numPr>
      </w:pPr>
      <w:r w:rsidRPr="00E77497">
        <w:t xml:space="preserve">Let </w:t>
      </w:r>
      <w:r w:rsidRPr="00E77497">
        <w:rPr>
          <w:i/>
        </w:rPr>
        <w:t>desc</w:t>
      </w:r>
      <w:r w:rsidRPr="00E77497">
        <w:t xml:space="preserve"> be the result of calling the [[GetProperty]] internal method of </w:t>
      </w:r>
      <w:r w:rsidRPr="00E77497">
        <w:rPr>
          <w:i/>
        </w:rPr>
        <w:t>O</w:t>
      </w:r>
      <w:r w:rsidRPr="00E77497">
        <w:t xml:space="preserve"> with argument </w:t>
      </w:r>
      <w:r w:rsidRPr="00E77497">
        <w:rPr>
          <w:i/>
        </w:rPr>
        <w:t>P</w:t>
      </w:r>
      <w:r w:rsidRPr="00E77497">
        <w:t>. This may be either an own or inherited accessor property descriptor or an inherited data property descriptor.</w:t>
      </w:r>
    </w:p>
    <w:p w14:paraId="2E8CE4CD" w14:textId="77777777" w:rsidR="004C02EF" w:rsidRPr="00E77497" w:rsidRDefault="004C02EF" w:rsidP="00471CAA">
      <w:pPr>
        <w:pStyle w:val="Alg4"/>
        <w:numPr>
          <w:ilvl w:val="0"/>
          <w:numId w:val="334"/>
        </w:numPr>
      </w:pPr>
      <w:r w:rsidRPr="00E77497">
        <w:t>If IsAccessorDescriptor(</w:t>
      </w:r>
      <w:r w:rsidRPr="00E77497">
        <w:rPr>
          <w:i/>
        </w:rPr>
        <w:t>desc</w:t>
      </w:r>
      <w:r w:rsidRPr="00E77497">
        <w:t xml:space="preserve">) is </w:t>
      </w:r>
      <w:r w:rsidRPr="00E77497">
        <w:rPr>
          <w:b/>
        </w:rPr>
        <w:t>true</w:t>
      </w:r>
      <w:r w:rsidRPr="00E77497">
        <w:t>, then</w:t>
      </w:r>
    </w:p>
    <w:p w14:paraId="6E3246B0" w14:textId="77777777" w:rsidR="004C02EF" w:rsidRPr="00E77497" w:rsidRDefault="004C02EF" w:rsidP="00471CAA">
      <w:pPr>
        <w:pStyle w:val="Alg4"/>
        <w:numPr>
          <w:ilvl w:val="1"/>
          <w:numId w:val="334"/>
        </w:numPr>
      </w:pPr>
      <w:r w:rsidRPr="00E77497">
        <w:t xml:space="preserve">Let </w:t>
      </w:r>
      <w:r w:rsidRPr="00E77497">
        <w:rPr>
          <w:i/>
        </w:rPr>
        <w:t>setter</w:t>
      </w:r>
      <w:r w:rsidRPr="00E77497">
        <w:t xml:space="preserve"> be </w:t>
      </w:r>
      <w:r w:rsidRPr="00E77497">
        <w:rPr>
          <w:i/>
        </w:rPr>
        <w:t>desc</w:t>
      </w:r>
      <w:r w:rsidRPr="00E77497">
        <w:t xml:space="preserve">.[[Set]] (see 8.10) which cannot be </w:t>
      </w:r>
      <w:r w:rsidRPr="00E77497">
        <w:rPr>
          <w:b/>
        </w:rPr>
        <w:t>undefined</w:t>
      </w:r>
      <w:r w:rsidRPr="00E77497">
        <w:t>.</w:t>
      </w:r>
    </w:p>
    <w:p w14:paraId="19CED350" w14:textId="77777777" w:rsidR="00B02127" w:rsidRDefault="00B02127" w:rsidP="00B02127">
      <w:pPr>
        <w:pStyle w:val="Alg4"/>
        <w:numPr>
          <w:ilvl w:val="1"/>
          <w:numId w:val="334"/>
        </w:numPr>
        <w:spacing w:after="120"/>
        <w:contextualSpacing/>
        <w:rPr>
          <w:ins w:id="3532" w:author="Rev 7 Allen Wirfs-Brock" w:date="2012-05-01T16:12:00Z"/>
        </w:rPr>
      </w:pPr>
      <w:ins w:id="3533" w:author="Rev 7 Allen Wirfs-Brock" w:date="2012-05-01T16:12:00Z">
        <w:r>
          <w:t xml:space="preserve">If </w:t>
        </w:r>
        <w:r>
          <w:rPr>
            <w:i/>
          </w:rPr>
          <w:t>accessorT</w:t>
        </w:r>
        <w:r w:rsidRPr="00791170">
          <w:rPr>
            <w:i/>
          </w:rPr>
          <w:t>hisValue</w:t>
        </w:r>
        <w:r>
          <w:t xml:space="preserve"> is not present, then let </w:t>
        </w:r>
        <w:r>
          <w:rPr>
            <w:i/>
          </w:rPr>
          <w:t>accessorT</w:t>
        </w:r>
        <w:r w:rsidRPr="00791170">
          <w:rPr>
            <w:i/>
          </w:rPr>
          <w:t>hisValue</w:t>
        </w:r>
        <w:r>
          <w:t xml:space="preserve"> be </w:t>
        </w:r>
        <w:r>
          <w:rPr>
            <w:i/>
          </w:rPr>
          <w:t>base</w:t>
        </w:r>
        <w:r>
          <w:t>.</w:t>
        </w:r>
      </w:ins>
    </w:p>
    <w:p w14:paraId="2E8D63D4" w14:textId="77777777" w:rsidR="004C02EF" w:rsidRPr="00E77497" w:rsidRDefault="004C02EF" w:rsidP="00471CAA">
      <w:pPr>
        <w:pStyle w:val="Alg4"/>
        <w:numPr>
          <w:ilvl w:val="1"/>
          <w:numId w:val="334"/>
        </w:numPr>
      </w:pPr>
      <w:del w:id="3534" w:author="Rev 6 Allen Wirfs-Brock" w:date="2012-02-22T13:06:00Z">
        <w:r w:rsidRPr="00E77497" w:rsidDel="00FB01DF">
          <w:delText xml:space="preserve">Call </w:delText>
        </w:r>
      </w:del>
      <w:ins w:id="3535" w:author="Rev 6 Allen Wirfs-Brock" w:date="2012-02-22T13:06:00Z">
        <w:r w:rsidR="00FB01DF">
          <w:t>Return the result of calling</w:t>
        </w:r>
        <w:r w:rsidR="00FB01DF" w:rsidRPr="00E77497">
          <w:t xml:space="preserve"> </w:t>
        </w:r>
      </w:ins>
      <w:r w:rsidRPr="00E77497">
        <w:t xml:space="preserve">the [[Call]] internal method of </w:t>
      </w:r>
      <w:r w:rsidRPr="00E77497">
        <w:rPr>
          <w:i/>
        </w:rPr>
        <w:t>setter</w:t>
      </w:r>
      <w:r w:rsidRPr="00E77497">
        <w:t xml:space="preserve"> providing </w:t>
      </w:r>
      <w:del w:id="3536" w:author="Rev 7 Allen Wirfs-Brock" w:date="2012-05-01T16:12:00Z">
        <w:r w:rsidRPr="00E77497" w:rsidDel="00B02127">
          <w:rPr>
            <w:i/>
          </w:rPr>
          <w:delText>base</w:delText>
        </w:r>
        <w:r w:rsidRPr="00E77497" w:rsidDel="00B02127">
          <w:delText xml:space="preserve"> </w:delText>
        </w:r>
      </w:del>
      <w:ins w:id="3537" w:author="Rev 7 Allen Wirfs-Brock" w:date="2012-05-01T16:12:00Z">
        <w:r w:rsidR="00B02127">
          <w:rPr>
            <w:i/>
          </w:rPr>
          <w:t>accessorThisValue</w:t>
        </w:r>
        <w:r w:rsidR="00B02127" w:rsidRPr="00E77497">
          <w:t xml:space="preserve"> </w:t>
        </w:r>
      </w:ins>
      <w:r w:rsidRPr="00E77497">
        <w:t xml:space="preserve">as the </w:t>
      </w:r>
      <w:r w:rsidRPr="00E77497">
        <w:rPr>
          <w:b/>
        </w:rPr>
        <w:t>this</w:t>
      </w:r>
      <w:r w:rsidRPr="00E77497">
        <w:t xml:space="preserve"> value and an argument list containing only </w:t>
      </w:r>
      <w:r w:rsidRPr="00E77497">
        <w:rPr>
          <w:i/>
        </w:rPr>
        <w:t>W</w:t>
      </w:r>
      <w:r w:rsidRPr="00E77497">
        <w:t>.</w:t>
      </w:r>
    </w:p>
    <w:p w14:paraId="013B8599" w14:textId="77777777" w:rsidR="004C02EF" w:rsidRPr="00E77497" w:rsidRDefault="004C02EF" w:rsidP="00471CAA">
      <w:pPr>
        <w:pStyle w:val="Alg4"/>
        <w:numPr>
          <w:ilvl w:val="0"/>
          <w:numId w:val="334"/>
        </w:numPr>
      </w:pPr>
      <w:r w:rsidRPr="00E77497">
        <w:t xml:space="preserve">Else, this is a request to create an own property on the transient object </w:t>
      </w:r>
      <w:r w:rsidRPr="00E77497">
        <w:rPr>
          <w:i/>
        </w:rPr>
        <w:t>O</w:t>
      </w:r>
    </w:p>
    <w:p w14:paraId="6381004B"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66F5228C" w14:textId="77777777" w:rsidR="004C02EF" w:rsidRPr="00E77497" w:rsidRDefault="004C02EF" w:rsidP="00471CAA">
      <w:pPr>
        <w:pStyle w:val="Alg4"/>
        <w:numPr>
          <w:ilvl w:val="0"/>
          <w:numId w:val="334"/>
        </w:numPr>
        <w:spacing w:after="120"/>
      </w:pPr>
      <w:r w:rsidRPr="00E77497">
        <w:t>Return</w:t>
      </w:r>
      <w:ins w:id="3538" w:author="Rev 6 Allen Wirfs-Brock" w:date="2012-02-22T13:09:00Z">
        <w:r w:rsidR="00627D24">
          <w:t xml:space="preserve"> </w:t>
        </w:r>
        <w:r w:rsidR="00627D24" w:rsidRPr="006A5E27">
          <w:rPr>
            <w:b/>
          </w:rPr>
          <w:t>undefined</w:t>
        </w:r>
      </w:ins>
      <w:r w:rsidRPr="00E77497">
        <w:t>.</w:t>
      </w:r>
    </w:p>
    <w:p w14:paraId="653B5057" w14:textId="77777777" w:rsidR="004C02EF" w:rsidRPr="00E77497" w:rsidRDefault="004C02EF" w:rsidP="004C02EF">
      <w:pPr>
        <w:pStyle w:val="Note"/>
      </w:pPr>
      <w:r w:rsidRPr="00E77497">
        <w:t>NOTE</w:t>
      </w:r>
      <w:r w:rsidRPr="00E77497">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E77497">
        <w:rPr>
          <w:rFonts w:ascii="Times New Roman" w:hAnsi="Times New Roman"/>
          <w:i/>
        </w:rPr>
        <w:t>Throw</w:t>
      </w:r>
      <w:r w:rsidRPr="00E77497">
        <w:t xml:space="preserve"> predicated error check. When </w:t>
      </w:r>
      <w:r w:rsidRPr="00E77497">
        <w:rPr>
          <w:rFonts w:ascii="Times New Roman" w:hAnsi="Times New Roman"/>
          <w:i/>
        </w:rPr>
        <w:t>Throw</w:t>
      </w:r>
      <w:r w:rsidRPr="00E77497">
        <w:t xml:space="preserve"> is </w:t>
      </w:r>
      <w:r w:rsidRPr="00E77497">
        <w:rPr>
          <w:b/>
        </w:rPr>
        <w:t>true</w:t>
      </w:r>
      <w:r w:rsidRPr="00E77497">
        <w:t xml:space="preserve"> any property assignment that would create a new property on the transient object throws an error.</w:t>
      </w:r>
    </w:p>
    <w:p w14:paraId="2F8600A2" w14:textId="77777777" w:rsidR="0012147D" w:rsidRPr="00E77497" w:rsidRDefault="0012147D" w:rsidP="0012147D">
      <w:pPr>
        <w:pStyle w:val="30"/>
        <w:numPr>
          <w:ilvl w:val="0"/>
          <w:numId w:val="0"/>
        </w:numPr>
        <w:rPr>
          <w:ins w:id="3539" w:author="Rev 7 Allen Wirfs-Brock" w:date="2012-05-01T17:20:00Z"/>
        </w:rPr>
      </w:pPr>
      <w:bookmarkStart w:id="3540" w:name="_Ref384027166"/>
      <w:bookmarkStart w:id="3541" w:name="_Toc385672152"/>
      <w:bookmarkStart w:id="3542" w:name="_Toc393690247"/>
      <w:bookmarkStart w:id="3543" w:name="_Ref424533023"/>
      <w:bookmarkStart w:id="3544" w:name="_Ref424667800"/>
      <w:bookmarkStart w:id="3545" w:name="_Toc472818785"/>
      <w:bookmarkStart w:id="3546" w:name="_Toc235503338"/>
      <w:bookmarkStart w:id="3547" w:name="_Toc241509113"/>
      <w:bookmarkStart w:id="3548" w:name="_Toc244416600"/>
      <w:bookmarkStart w:id="3549" w:name="_Toc276630964"/>
      <w:bookmarkStart w:id="3550" w:name="_Toc381513648"/>
      <w:bookmarkStart w:id="3551" w:name="_Toc382202791"/>
      <w:bookmarkStart w:id="3552" w:name="_Toc382203011"/>
      <w:bookmarkStart w:id="3553" w:name="_Toc382212170"/>
      <w:bookmarkStart w:id="3554" w:name="_Toc382212388"/>
      <w:bookmarkStart w:id="3555" w:name="_Toc382291515"/>
      <w:bookmarkStart w:id="3556" w:name="_Toc329528690"/>
      <w:bookmarkEnd w:id="3474"/>
      <w:ins w:id="3557" w:author="Rev 7 Allen Wirfs-Brock" w:date="2012-05-01T17:20:00Z">
        <w:r w:rsidRPr="00E77497">
          <w:t>8.</w:t>
        </w:r>
        <w:r>
          <w:t>9</w:t>
        </w:r>
        <w:r w:rsidRPr="00E77497">
          <w:t>.</w:t>
        </w:r>
        <w:r>
          <w:t>3</w:t>
        </w:r>
        <w:r w:rsidRPr="00E77497">
          <w:tab/>
          <w:t>Get</w:t>
        </w:r>
        <w:r>
          <w:t>This</w:t>
        </w:r>
        <w:r w:rsidRPr="00E77497">
          <w:t>Value (V)</w:t>
        </w:r>
        <w:bookmarkEnd w:id="3556"/>
      </w:ins>
    </w:p>
    <w:p w14:paraId="42D31753" w14:textId="77777777" w:rsidR="0012147D" w:rsidRDefault="0012147D" w:rsidP="0012147D">
      <w:pPr>
        <w:pStyle w:val="Alg4"/>
        <w:numPr>
          <w:ilvl w:val="0"/>
          <w:numId w:val="790"/>
        </w:numPr>
        <w:rPr>
          <w:ins w:id="3558" w:author="Rev 7 Allen Wirfs-Brock" w:date="2012-05-01T17:20:00Z"/>
        </w:rPr>
      </w:pPr>
      <w:ins w:id="3559" w:author="Rev 7 Allen Wirfs-Brock" w:date="2012-05-01T17:20:00Z">
        <w:r>
          <w:t>ReturnIfAbrupt(</w:t>
        </w:r>
        <w:r w:rsidRPr="008C11D4">
          <w:rPr>
            <w:i/>
          </w:rPr>
          <w:t>V</w:t>
        </w:r>
        <w:r>
          <w:t>).</w:t>
        </w:r>
      </w:ins>
    </w:p>
    <w:p w14:paraId="3732A824" w14:textId="77777777" w:rsidR="0012147D" w:rsidRPr="00E77497" w:rsidRDefault="0012147D" w:rsidP="0012147D">
      <w:pPr>
        <w:pStyle w:val="Alg4"/>
        <w:numPr>
          <w:ilvl w:val="0"/>
          <w:numId w:val="790"/>
        </w:numPr>
        <w:rPr>
          <w:ins w:id="3560" w:author="Rev 7 Allen Wirfs-Brock" w:date="2012-05-01T17:20:00Z"/>
        </w:rPr>
      </w:pPr>
      <w:ins w:id="3561" w:author="Rev 7 Allen Wirfs-Brock" w:date="2012-05-01T17:20:00Z">
        <w:r w:rsidRPr="00E77497">
          <w:t>If Type(</w:t>
        </w:r>
        <w:r w:rsidRPr="00E77497">
          <w:rPr>
            <w:i/>
          </w:rPr>
          <w:t>V</w:t>
        </w:r>
        <w:r w:rsidRPr="00E77497">
          <w:t xml:space="preserve">) is not Reference, return </w:t>
        </w:r>
        <w:r w:rsidRPr="00E77497">
          <w:rPr>
            <w:i/>
          </w:rPr>
          <w:t>V</w:t>
        </w:r>
        <w:r w:rsidRPr="00E77497">
          <w:t>.</w:t>
        </w:r>
      </w:ins>
    </w:p>
    <w:p w14:paraId="2D693084" w14:textId="77777777" w:rsidR="0012147D" w:rsidRPr="00E77497" w:rsidRDefault="0012147D" w:rsidP="0012147D">
      <w:pPr>
        <w:pStyle w:val="Alg4"/>
        <w:numPr>
          <w:ilvl w:val="0"/>
          <w:numId w:val="790"/>
        </w:numPr>
        <w:rPr>
          <w:ins w:id="3562" w:author="Rev 7 Allen Wirfs-Brock" w:date="2012-05-01T17:20:00Z"/>
        </w:rPr>
      </w:pPr>
      <w:ins w:id="3563" w:author="Rev 7 Allen Wirfs-Brock" w:date="2012-05-01T17:20:00Z">
        <w:r w:rsidRPr="00E77497">
          <w:t>If IsUnresolvableReference(</w:t>
        </w:r>
        <w:r w:rsidRPr="00E77497">
          <w:rPr>
            <w:i/>
          </w:rPr>
          <w:t>V</w:t>
        </w:r>
        <w:r w:rsidRPr="00E77497">
          <w:t xml:space="preserve">), throw a </w:t>
        </w:r>
        <w:r w:rsidRPr="00E77497">
          <w:rPr>
            <w:b/>
          </w:rPr>
          <w:t>ReferenceError</w:t>
        </w:r>
        <w:r w:rsidRPr="00E77497">
          <w:t xml:space="preserve"> exception.</w:t>
        </w:r>
      </w:ins>
    </w:p>
    <w:p w14:paraId="3776FDB6" w14:textId="77777777" w:rsidR="0012147D" w:rsidRDefault="0012147D" w:rsidP="0012147D">
      <w:pPr>
        <w:pStyle w:val="Alg4"/>
        <w:numPr>
          <w:ilvl w:val="0"/>
          <w:numId w:val="790"/>
        </w:numPr>
        <w:rPr>
          <w:ins w:id="3564" w:author="Rev 7 Allen Wirfs-Brock" w:date="2012-05-01T17:24:00Z"/>
        </w:rPr>
      </w:pPr>
      <w:ins w:id="3565" w:author="Rev 7 Allen Wirfs-Brock" w:date="2012-05-01T17:20:00Z">
        <w:r w:rsidRPr="00E77497">
          <w:t>If Is</w:t>
        </w:r>
      </w:ins>
      <w:ins w:id="3566" w:author="Rev 7 Allen Wirfs-Brock" w:date="2012-05-01T17:23:00Z">
        <w:r>
          <w:t>Super</w:t>
        </w:r>
      </w:ins>
      <w:ins w:id="3567" w:author="Rev 7 Allen Wirfs-Brock" w:date="2012-05-01T17:20:00Z">
        <w:r w:rsidRPr="00E77497">
          <w:t>Reference(</w:t>
        </w:r>
        <w:r w:rsidRPr="00E77497">
          <w:rPr>
            <w:i/>
          </w:rPr>
          <w:t>V</w:t>
        </w:r>
        <w:r w:rsidRPr="00E77497">
          <w:t>), then</w:t>
        </w:r>
      </w:ins>
    </w:p>
    <w:p w14:paraId="6AF00D13" w14:textId="77777777" w:rsidR="0012147D" w:rsidRPr="00E77497" w:rsidRDefault="0012147D" w:rsidP="0012147D">
      <w:pPr>
        <w:pStyle w:val="Alg4"/>
        <w:numPr>
          <w:ilvl w:val="1"/>
          <w:numId w:val="790"/>
        </w:numPr>
        <w:rPr>
          <w:ins w:id="3568" w:author="Rev 7 Allen Wirfs-Brock" w:date="2012-05-01T17:20:00Z"/>
        </w:rPr>
      </w:pPr>
      <w:ins w:id="3569" w:author="Rev 7 Allen Wirfs-Brock" w:date="2012-05-01T17:24:00Z">
        <w:r>
          <w:t xml:space="preserve">Return the value of the </w:t>
        </w:r>
        <w:r w:rsidRPr="00B02127">
          <w:rPr>
            <w:i/>
          </w:rPr>
          <w:t>thisValue</w:t>
        </w:r>
        <w:r>
          <w:t xml:space="preserve"> component of the reference </w:t>
        </w:r>
        <w:r w:rsidRPr="0012147D">
          <w:rPr>
            <w:i/>
          </w:rPr>
          <w:t>V</w:t>
        </w:r>
        <w:r>
          <w:t>.</w:t>
        </w:r>
      </w:ins>
    </w:p>
    <w:p w14:paraId="16328991" w14:textId="77777777" w:rsidR="0012147D" w:rsidRPr="00E77497" w:rsidRDefault="0028262A" w:rsidP="0028262A">
      <w:pPr>
        <w:pStyle w:val="Alg4"/>
        <w:numPr>
          <w:ilvl w:val="0"/>
          <w:numId w:val="790"/>
        </w:numPr>
        <w:spacing w:after="240"/>
        <w:rPr>
          <w:ins w:id="3570" w:author="Rev 7 Allen Wirfs-Brock" w:date="2012-05-01T17:20:00Z"/>
        </w:rPr>
      </w:pPr>
      <w:ins w:id="3571" w:author="Rev 7 Allen Wirfs-Brock" w:date="2012-05-01T17:26:00Z">
        <w:r>
          <w:t>Return GetBase(</w:t>
        </w:r>
        <w:r w:rsidRPr="0028262A">
          <w:rPr>
            <w:i/>
          </w:rPr>
          <w:t>V</w:t>
        </w:r>
        <w:r>
          <w:t>)</w:t>
        </w:r>
      </w:ins>
      <w:ins w:id="3572" w:author="Rev 7 Allen Wirfs-Brock" w:date="2012-05-01T17:20:00Z">
        <w:r w:rsidR="0012147D" w:rsidRPr="00E77497">
          <w:t>.</w:t>
        </w:r>
      </w:ins>
    </w:p>
    <w:p w14:paraId="2BD4364D" w14:textId="77777777" w:rsidR="004C02EF" w:rsidRPr="00E77497" w:rsidDel="00F87676" w:rsidRDefault="004C02EF" w:rsidP="00C623F2">
      <w:pPr>
        <w:pStyle w:val="20"/>
        <w:numPr>
          <w:ilvl w:val="0"/>
          <w:numId w:val="0"/>
        </w:numPr>
        <w:rPr>
          <w:del w:id="3573" w:author="Rev 6 Allen Wirfs-Brock" w:date="2012-02-22T12:33:00Z"/>
        </w:rPr>
      </w:pPr>
      <w:del w:id="3574" w:author="Rev 6 Allen Wirfs-Brock" w:date="2012-02-22T12:33:00Z">
        <w:r w:rsidRPr="00E77497" w:rsidDel="00F87676">
          <w:delText>8.8</w:delText>
        </w:r>
        <w:r w:rsidRPr="00E77497" w:rsidDel="00F87676">
          <w:tab/>
          <w:delText>The List Specification Typ</w:delText>
        </w:r>
        <w:bookmarkEnd w:id="3540"/>
        <w:bookmarkEnd w:id="3541"/>
        <w:bookmarkEnd w:id="3542"/>
        <w:r w:rsidRPr="00E77497" w:rsidDel="00F87676">
          <w:delText>e</w:delText>
        </w:r>
        <w:bookmarkEnd w:id="3543"/>
        <w:bookmarkEnd w:id="3544"/>
        <w:bookmarkEnd w:id="3545"/>
        <w:bookmarkEnd w:id="3546"/>
        <w:bookmarkEnd w:id="3547"/>
        <w:bookmarkEnd w:id="3548"/>
        <w:bookmarkEnd w:id="3549"/>
      </w:del>
    </w:p>
    <w:p w14:paraId="0733EB69" w14:textId="77777777" w:rsidR="00B90F3D" w:rsidRPr="00E77497" w:rsidDel="00DB5CC3" w:rsidRDefault="004C02EF" w:rsidP="004C02EF">
      <w:pPr>
        <w:rPr>
          <w:del w:id="3575" w:author="Rev 6 Allen Wirfs-Brock" w:date="2012-02-16T11:59:00Z"/>
        </w:rPr>
      </w:pPr>
      <w:del w:id="3576" w:author="Rev 6 Allen Wirfs-Brock" w:date="2012-02-22T12:33:00Z">
        <w:r w:rsidRPr="00E77497" w:rsidDel="00F87676">
          <w:delText xml:space="preserve">The List type is used to explain the evaluation of argument lists (see 11.2.4) in </w:delText>
        </w:r>
        <w:r w:rsidRPr="00E77497" w:rsidDel="00F87676">
          <w:rPr>
            <w:rFonts w:ascii="Courier New" w:hAnsi="Courier New"/>
            <w:b/>
          </w:rPr>
          <w:delText>new</w:delText>
        </w:r>
        <w:r w:rsidRPr="00E77497" w:rsidDel="00F87676">
          <w:delText xml:space="preserve"> expressions, in function calls, and in other algorithms where a simple list of values is needed. Values of the List type are simply ordered sequences of values. These sequences may be of any length.</w:delText>
        </w:r>
      </w:del>
      <w:bookmarkStart w:id="3577" w:name="_Toc385672153"/>
      <w:bookmarkStart w:id="3578" w:name="_Toc393690248"/>
    </w:p>
    <w:p w14:paraId="6DDAE0E6" w14:textId="77777777" w:rsidR="004C02EF" w:rsidRPr="00E77497" w:rsidDel="00F87676" w:rsidRDefault="004C02EF" w:rsidP="00C623F2">
      <w:pPr>
        <w:pStyle w:val="20"/>
        <w:numPr>
          <w:ilvl w:val="0"/>
          <w:numId w:val="0"/>
        </w:numPr>
        <w:rPr>
          <w:del w:id="3579" w:author="Rev 6 Allen Wirfs-Brock" w:date="2012-02-22T12:33:00Z"/>
        </w:rPr>
      </w:pPr>
      <w:bookmarkStart w:id="3580" w:name="_Toc472818786"/>
      <w:bookmarkStart w:id="3581" w:name="_Toc235503339"/>
      <w:bookmarkStart w:id="3582" w:name="_Toc241509114"/>
      <w:bookmarkStart w:id="3583" w:name="_Toc244416601"/>
      <w:bookmarkStart w:id="3584" w:name="_Toc276630965"/>
      <w:del w:id="3585" w:author="Rev 6 Allen Wirfs-Brock" w:date="2012-02-22T12:33:00Z">
        <w:r w:rsidRPr="00E77497" w:rsidDel="00F87676">
          <w:delText>8.9</w:delText>
        </w:r>
        <w:r w:rsidRPr="00E77497" w:rsidDel="00F87676">
          <w:tab/>
          <w:delText>The Completion Specification Typ</w:delText>
        </w:r>
        <w:bookmarkEnd w:id="3577"/>
        <w:bookmarkEnd w:id="3578"/>
        <w:r w:rsidRPr="00E77497" w:rsidDel="00F87676">
          <w:delText>e</w:delText>
        </w:r>
        <w:bookmarkEnd w:id="3580"/>
        <w:bookmarkEnd w:id="3581"/>
        <w:bookmarkEnd w:id="3582"/>
        <w:bookmarkEnd w:id="3583"/>
        <w:bookmarkEnd w:id="3584"/>
      </w:del>
    </w:p>
    <w:p w14:paraId="00F2DBE2" w14:textId="77777777" w:rsidR="004C02EF" w:rsidRPr="00E77497" w:rsidDel="00543DFB" w:rsidRDefault="004C02EF" w:rsidP="004C02EF">
      <w:pPr>
        <w:rPr>
          <w:del w:id="3586" w:author="Rev 6 Allen Wirfs-Brock" w:date="2012-02-16T12:15:00Z"/>
        </w:rPr>
      </w:pPr>
      <w:del w:id="3587" w:author="Rev 6 Allen Wirfs-Brock" w:date="2012-02-22T12:33:00Z">
        <w:r w:rsidRPr="00E77497" w:rsidDel="00F87676">
          <w:delText>The Completion type is used to explain the behaviour of statements (</w:delText>
        </w:r>
        <w:r w:rsidRPr="00E77497" w:rsidDel="00F87676">
          <w:rPr>
            <w:rFonts w:ascii="Courier New" w:hAnsi="Courier New"/>
            <w:b/>
          </w:rPr>
          <w:delText>break</w:delText>
        </w:r>
        <w:r w:rsidRPr="00E77497" w:rsidDel="00F87676">
          <w:delText xml:space="preserve">, </w:delText>
        </w:r>
        <w:r w:rsidRPr="00E77497" w:rsidDel="00F87676">
          <w:rPr>
            <w:rFonts w:ascii="Courier New" w:hAnsi="Courier New"/>
            <w:b/>
          </w:rPr>
          <w:delText>continue</w:delText>
        </w:r>
        <w:r w:rsidRPr="00E77497" w:rsidDel="00F87676">
          <w:delText xml:space="preserve">, </w:delText>
        </w:r>
        <w:r w:rsidRPr="00E77497" w:rsidDel="00F87676">
          <w:rPr>
            <w:rFonts w:ascii="Courier New" w:hAnsi="Courier New"/>
            <w:b/>
          </w:rPr>
          <w:delText>return</w:delText>
        </w:r>
        <w:r w:rsidRPr="00E77497" w:rsidDel="00F87676">
          <w:delText xml:space="preserve"> and </w:delText>
        </w:r>
        <w:r w:rsidRPr="00E77497" w:rsidDel="00F87676">
          <w:rPr>
            <w:rFonts w:ascii="Courier New" w:hAnsi="Courier New"/>
            <w:b/>
          </w:rPr>
          <w:delText>throw</w:delText>
        </w:r>
        <w:r w:rsidRPr="00E77497" w:rsidDel="00F87676">
          <w:delText>) that perform nonlocal transfers of control</w:delText>
        </w:r>
      </w:del>
      <w:del w:id="3588" w:author="Rev 6 Allen Wirfs-Brock" w:date="2012-02-16T12:02:00Z">
        <w:r w:rsidRPr="00E77497" w:rsidDel="00DB5CC3">
          <w:delText xml:space="preserve">. </w:delText>
        </w:r>
      </w:del>
      <w:del w:id="3589" w:author="Rev 6 Allen Wirfs-Brock" w:date="2012-02-22T12:33:00Z">
        <w:r w:rsidRPr="00E77497" w:rsidDel="00F87676">
          <w:delText xml:space="preserve">Values of the Completion type are </w:delText>
        </w:r>
      </w:del>
      <w:del w:id="3590" w:author="Rev 6 Allen Wirfs-Brock" w:date="2012-02-16T12:15:00Z">
        <w:r w:rsidRPr="00E77497" w:rsidDel="00543DFB">
          <w:delText>triples of the form (</w:delText>
        </w:r>
        <w:r w:rsidRPr="00E77497" w:rsidDel="00543DFB">
          <w:rPr>
            <w:i/>
          </w:rPr>
          <w:delText>type</w:delText>
        </w:r>
        <w:r w:rsidRPr="00E77497" w:rsidDel="00543DFB">
          <w:delText xml:space="preserve">, </w:delText>
        </w:r>
        <w:r w:rsidRPr="00E77497" w:rsidDel="00543DFB">
          <w:rPr>
            <w:i/>
          </w:rPr>
          <w:delText>value</w:delText>
        </w:r>
        <w:r w:rsidRPr="00E77497" w:rsidDel="00543DFB">
          <w:delText xml:space="preserve">, </w:delText>
        </w:r>
        <w:r w:rsidRPr="00E77497" w:rsidDel="00543DFB">
          <w:rPr>
            <w:i/>
          </w:rPr>
          <w:delText>target</w:delText>
        </w:r>
        <w:r w:rsidRPr="00E77497" w:rsidDel="00543DFB">
          <w:delText xml:space="preserve">), where </w:delText>
        </w:r>
        <w:r w:rsidRPr="00E77497" w:rsidDel="00543DFB">
          <w:rPr>
            <w:i/>
          </w:rPr>
          <w:delText>type</w:delText>
        </w:r>
        <w:r w:rsidRPr="00E77497" w:rsidDel="00543DFB">
          <w:delText xml:space="preserve"> is one of </w:delText>
        </w:r>
        <w:r w:rsidRPr="00E77497" w:rsidDel="00543DFB">
          <w:rPr>
            <w:b/>
          </w:rPr>
          <w:delText>normal</w:delText>
        </w:r>
        <w:r w:rsidRPr="00E77497" w:rsidDel="00543DFB">
          <w:delText xml:space="preserve">, </w:delText>
        </w:r>
        <w:r w:rsidRPr="00E77497" w:rsidDel="00543DFB">
          <w:rPr>
            <w:b/>
          </w:rPr>
          <w:delText>break</w:delText>
        </w:r>
        <w:r w:rsidRPr="00E77497" w:rsidDel="00543DFB">
          <w:delText xml:space="preserve">, </w:delText>
        </w:r>
        <w:r w:rsidRPr="00E77497" w:rsidDel="00543DFB">
          <w:rPr>
            <w:b/>
          </w:rPr>
          <w:delText>continue</w:delText>
        </w:r>
        <w:r w:rsidRPr="00E77497" w:rsidDel="00543DFB">
          <w:delText xml:space="preserve">, </w:delText>
        </w:r>
        <w:r w:rsidRPr="00E77497" w:rsidDel="00543DFB">
          <w:rPr>
            <w:b/>
          </w:rPr>
          <w:delText>return</w:delText>
        </w:r>
        <w:r w:rsidRPr="00E77497" w:rsidDel="00543DFB">
          <w:delText xml:space="preserve">, or </w:delText>
        </w:r>
        <w:r w:rsidRPr="00E77497" w:rsidDel="00543DFB">
          <w:rPr>
            <w:b/>
          </w:rPr>
          <w:delText>throw</w:delText>
        </w:r>
        <w:r w:rsidRPr="00E77497" w:rsidDel="00543DFB">
          <w:delText xml:space="preserve">, </w:delText>
        </w:r>
        <w:r w:rsidRPr="00E77497" w:rsidDel="00543DFB">
          <w:rPr>
            <w:i/>
          </w:rPr>
          <w:delText xml:space="preserve">value </w:delText>
        </w:r>
        <w:r w:rsidRPr="00E77497" w:rsidDel="00543DFB">
          <w:delText xml:space="preserve">is any ECMAScript language value or </w:delText>
        </w:r>
        <w:r w:rsidRPr="00E77497" w:rsidDel="00543DFB">
          <w:rPr>
            <w:b/>
          </w:rPr>
          <w:delText>empty</w:delText>
        </w:r>
        <w:r w:rsidRPr="00E77497" w:rsidDel="00543DFB">
          <w:delText xml:space="preserve">, and </w:delText>
        </w:r>
        <w:r w:rsidRPr="00E77497" w:rsidDel="00543DFB">
          <w:rPr>
            <w:i/>
          </w:rPr>
          <w:delText>target</w:delText>
        </w:r>
        <w:r w:rsidRPr="00E77497" w:rsidDel="00543DFB">
          <w:delText xml:space="preserve"> is any ECMAScript identifier or </w:delText>
        </w:r>
        <w:r w:rsidRPr="00E77497" w:rsidDel="00543DFB">
          <w:rPr>
            <w:b/>
          </w:rPr>
          <w:delText>empty</w:delText>
        </w:r>
        <w:r w:rsidRPr="00E77497" w:rsidDel="00543DFB">
          <w:delText xml:space="preserve">. If </w:delText>
        </w:r>
        <w:r w:rsidRPr="00E77497" w:rsidDel="00543DFB">
          <w:rPr>
            <w:rFonts w:ascii="Times New Roman" w:hAnsi="Times New Roman"/>
            <w:i/>
          </w:rPr>
          <w:delText>cv</w:delText>
        </w:r>
        <w:r w:rsidRPr="00E77497" w:rsidDel="00543DFB">
          <w:delText xml:space="preserve"> is a completion value then </w:delText>
        </w:r>
        <w:r w:rsidRPr="00E77497" w:rsidDel="00543DFB">
          <w:rPr>
            <w:rFonts w:ascii="Times New Roman" w:hAnsi="Times New Roman"/>
            <w:i/>
          </w:rPr>
          <w:delText>cv</w:delText>
        </w:r>
        <w:r w:rsidRPr="00E77497" w:rsidDel="00543DFB">
          <w:rPr>
            <w:rFonts w:ascii="Times New Roman" w:hAnsi="Times New Roman"/>
          </w:rPr>
          <w:delText>.type</w:delText>
        </w:r>
        <w:r w:rsidRPr="00E77497" w:rsidDel="00543DFB">
          <w:delText xml:space="preserve">, </w:delText>
        </w:r>
        <w:r w:rsidRPr="00E77497" w:rsidDel="00543DFB">
          <w:rPr>
            <w:rFonts w:ascii="Times New Roman" w:hAnsi="Times New Roman"/>
            <w:i/>
          </w:rPr>
          <w:delText>cv</w:delText>
        </w:r>
        <w:r w:rsidRPr="00E77497" w:rsidDel="00543DFB">
          <w:rPr>
            <w:rFonts w:ascii="Times New Roman" w:hAnsi="Times New Roman"/>
          </w:rPr>
          <w:delText>.value</w:delText>
        </w:r>
        <w:r w:rsidRPr="00E77497" w:rsidDel="00543DFB">
          <w:delText xml:space="preserve">, and </w:delText>
        </w:r>
        <w:r w:rsidRPr="00E77497" w:rsidDel="00543DFB">
          <w:rPr>
            <w:rFonts w:ascii="Times New Roman" w:hAnsi="Times New Roman"/>
            <w:i/>
          </w:rPr>
          <w:delText>cv</w:delText>
        </w:r>
        <w:r w:rsidRPr="00E77497" w:rsidDel="00543DFB">
          <w:rPr>
            <w:rFonts w:ascii="Times New Roman" w:hAnsi="Times New Roman"/>
          </w:rPr>
          <w:delText>.target</w:delText>
        </w:r>
        <w:r w:rsidRPr="00E77497" w:rsidDel="00543DFB">
          <w:delText xml:space="preserve"> may be used to directly refer to its constituent values.</w:delText>
        </w:r>
      </w:del>
    </w:p>
    <w:p w14:paraId="7FEA182F" w14:textId="77777777" w:rsidR="00905436" w:rsidRPr="000D29DF" w:rsidDel="00F87676" w:rsidRDefault="004C02EF" w:rsidP="000D29DF">
      <w:pPr>
        <w:rPr>
          <w:del w:id="3591" w:author="Rev 6 Allen Wirfs-Brock" w:date="2012-02-22T12:33:00Z"/>
          <w:lang w:eastAsia="en-US"/>
        </w:rPr>
      </w:pPr>
      <w:del w:id="3592" w:author="Rev 6 Allen Wirfs-Brock" w:date="2012-02-22T12:33:00Z">
        <w:r w:rsidRPr="00E77497" w:rsidDel="00F87676">
          <w:delText xml:space="preserve">The term “abrupt completion” refers to any completion with a </w:delText>
        </w:r>
        <w:r w:rsidRPr="002C2220" w:rsidDel="00F87676">
          <w:rPr>
            <w:rFonts w:ascii="Times New Roman" w:hAnsi="Times New Roman"/>
          </w:rPr>
          <w:delText>type</w:delText>
        </w:r>
        <w:r w:rsidRPr="00E77497" w:rsidDel="00F87676">
          <w:delText xml:space="preserve"> other than </w:delText>
        </w:r>
        <w:r w:rsidRPr="00E77497" w:rsidDel="00F87676">
          <w:rPr>
            <w:b/>
          </w:rPr>
          <w:delText>normal</w:delText>
        </w:r>
        <w:r w:rsidRPr="00E77497" w:rsidDel="00F87676">
          <w:delText>.</w:delText>
        </w:r>
      </w:del>
    </w:p>
    <w:p w14:paraId="52AEADEC" w14:textId="77777777" w:rsidR="004C02EF" w:rsidRPr="00E77497" w:rsidRDefault="004C02EF" w:rsidP="00C623F2">
      <w:pPr>
        <w:pStyle w:val="20"/>
        <w:numPr>
          <w:ilvl w:val="0"/>
          <w:numId w:val="0"/>
        </w:numPr>
      </w:pPr>
      <w:bookmarkStart w:id="3593" w:name="_Toc202449367"/>
      <w:bookmarkStart w:id="3594" w:name="_Toc235503340"/>
      <w:bookmarkStart w:id="3595" w:name="_Toc241509115"/>
      <w:bookmarkStart w:id="3596" w:name="_Toc244416602"/>
      <w:bookmarkStart w:id="3597" w:name="_Toc276630966"/>
      <w:bookmarkStart w:id="3598" w:name="_Toc329528691"/>
      <w:r w:rsidRPr="00E77497">
        <w:t xml:space="preserve">8.10 </w:t>
      </w:r>
      <w:r w:rsidRPr="00E77497">
        <w:tab/>
        <w:t xml:space="preserve">The Property Descriptor and </w:t>
      </w:r>
      <w:commentRangeStart w:id="3599"/>
      <w:r w:rsidRPr="00E77497">
        <w:t>Property Identifier</w:t>
      </w:r>
      <w:commentRangeEnd w:id="3599"/>
      <w:r w:rsidR="00C5717D">
        <w:rPr>
          <w:rStyle w:val="af3"/>
          <w:b w:val="0"/>
        </w:rPr>
        <w:commentReference w:id="3599"/>
      </w:r>
      <w:r w:rsidRPr="00E77497">
        <w:t xml:space="preserve"> Specification Type</w:t>
      </w:r>
      <w:bookmarkEnd w:id="3593"/>
      <w:r w:rsidRPr="00E77497">
        <w:t>s</w:t>
      </w:r>
      <w:bookmarkEnd w:id="3594"/>
      <w:bookmarkEnd w:id="3595"/>
      <w:bookmarkEnd w:id="3596"/>
      <w:bookmarkEnd w:id="3597"/>
      <w:bookmarkEnd w:id="3598"/>
    </w:p>
    <w:p w14:paraId="12531CDD" w14:textId="77777777" w:rsidR="004C02EF" w:rsidRPr="00E77497" w:rsidRDefault="004C02EF" w:rsidP="004C02EF">
      <w:r w:rsidRPr="00E7749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 as specified in 8.6.1. In addition, any field may be present or absent.</w:t>
      </w:r>
    </w:p>
    <w:p w14:paraId="198713DE" w14:textId="77777777" w:rsidR="004C02EF" w:rsidRPr="00E77497" w:rsidRDefault="004C02EF" w:rsidP="004C02EF">
      <w:r w:rsidRPr="00E77497">
        <w:t xml:space="preserve">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w:t>
      </w:r>
      <w:ins w:id="3600" w:author="Rev 8 Allen Wirfs-Brock" w:date="2012-06-13T12:34:00Z">
        <w:r w:rsidR="00386630">
          <w:fldChar w:fldCharType="begin"/>
        </w:r>
        <w:r w:rsidR="00386630">
          <w:instrText xml:space="preserve"> REF _Ref327353731 \h </w:instrText>
        </w:r>
      </w:ins>
      <w:r w:rsidR="00386630">
        <w:fldChar w:fldCharType="separate"/>
      </w:r>
      <w:ins w:id="3601" w:author="Rev 8 Allen Wirfs-Brock" w:date="2012-06-15T19:42:00Z">
        <w:r w:rsidR="00606E07">
          <w:t xml:space="preserve">Table </w:t>
        </w:r>
        <w:r w:rsidR="00606E07">
          <w:rPr>
            <w:noProof/>
          </w:rPr>
          <w:t>5</w:t>
        </w:r>
      </w:ins>
      <w:ins w:id="3602" w:author="Rev 8 Allen Wirfs-Brock" w:date="2012-06-13T12:34:00Z">
        <w:r w:rsidR="00386630">
          <w:fldChar w:fldCharType="end"/>
        </w:r>
      </w:ins>
      <w:r w:rsidRPr="00E77497">
        <w:t xml:space="preserve"> or </w:t>
      </w:r>
      <w:ins w:id="3603" w:author="Rev 8 Allen Wirfs-Brock" w:date="2012-06-13T12:34:00Z">
        <w:r w:rsidR="00386630">
          <w:fldChar w:fldCharType="begin"/>
        </w:r>
        <w:r w:rsidR="00386630">
          <w:instrText xml:space="preserve"> REF _Ref327353763 \h </w:instrText>
        </w:r>
      </w:ins>
      <w:r w:rsidR="00386630">
        <w:fldChar w:fldCharType="separate"/>
      </w:r>
      <w:ins w:id="3604" w:author="Rev 8 Allen Wirfs-Brock" w:date="2012-06-15T19:42:00Z">
        <w:r w:rsidR="00606E07">
          <w:t xml:space="preserve">Table </w:t>
        </w:r>
        <w:r w:rsidR="00606E07">
          <w:rPr>
            <w:noProof/>
          </w:rPr>
          <w:t>6</w:t>
        </w:r>
      </w:ins>
      <w:ins w:id="3605" w:author="Rev 8 Allen Wirfs-Brock" w:date="2012-06-13T12:34:00Z">
        <w:r w:rsidR="00386630">
          <w:fldChar w:fldCharType="end"/>
        </w:r>
      </w:ins>
      <w:r w:rsidRPr="00E77497">
        <w:t>.</w:t>
      </w:r>
    </w:p>
    <w:p w14:paraId="6E11ED5C" w14:textId="77777777" w:rsidR="004C02EF" w:rsidRPr="00E77497" w:rsidRDefault="004C02EF" w:rsidP="004C02EF">
      <w:r w:rsidRPr="00E77497">
        <w:t xml:space="preserve">For notational convenience within this specification, an object literal-like syntax can be used to define a property descriptor value. For example, Property Descriptor {[[Value]]: 42, [[Writable]]: </w:t>
      </w:r>
      <w:r w:rsidRPr="00E77497">
        <w:rPr>
          <w:b/>
        </w:rPr>
        <w:t>false</w:t>
      </w:r>
      <w:r w:rsidRPr="00E77497">
        <w:t xml:space="preserve">, [[Configurable]]: </w:t>
      </w:r>
      <w:r w:rsidRPr="00E77497">
        <w:rPr>
          <w:b/>
        </w:rPr>
        <w:t>true</w:t>
      </w:r>
      <w:r w:rsidRPr="00E77497">
        <w:t>} defines a data property descriptor. Field name order is not significant. Any fields that are not explicitly listed are considered to be absent.</w:t>
      </w:r>
    </w:p>
    <w:p w14:paraId="40CBC7BA" w14:textId="77777777" w:rsidR="004C02EF" w:rsidRPr="00E77497" w:rsidRDefault="004C02EF" w:rsidP="004C02EF">
      <w:r w:rsidRPr="00E77497">
        <w:t>In specification text and algorithms, dot notation may be used to refer to a specific field of a Property Descriptor. For example, if D is a property descriptor then D.[[Value]] is shorthand for “the field of D named [[Value]]”.</w:t>
      </w:r>
    </w:p>
    <w:p w14:paraId="64B9F439" w14:textId="77777777" w:rsidR="004C02EF" w:rsidRPr="00E77497" w:rsidRDefault="004C02EF" w:rsidP="004C02EF">
      <w:r w:rsidRPr="00E77497">
        <w:t xml:space="preserve">The Property Identifier type is used to associate a property name with a Property Descriptor.  Values of the Property Identifier type are pairs of the form (name, descriptor), where name is a String and descriptor is a Property Descriptor value. </w:t>
      </w:r>
    </w:p>
    <w:p w14:paraId="4CDB1DC0" w14:textId="77777777" w:rsidR="004C02EF" w:rsidRPr="00E77497" w:rsidRDefault="004C02EF" w:rsidP="004C02EF">
      <w:r w:rsidRPr="00E77497">
        <w:t>The following abstract operations are used in this specification to operate upon Property Descriptor values:</w:t>
      </w:r>
    </w:p>
    <w:p w14:paraId="0D112FEF" w14:textId="77777777" w:rsidR="004C02EF" w:rsidRPr="00E77497" w:rsidRDefault="004C02EF" w:rsidP="00C623F2">
      <w:pPr>
        <w:pStyle w:val="30"/>
        <w:numPr>
          <w:ilvl w:val="0"/>
          <w:numId w:val="0"/>
        </w:numPr>
      </w:pPr>
      <w:bookmarkStart w:id="3606" w:name="_Toc202449369"/>
      <w:bookmarkStart w:id="3607" w:name="_Toc235503341"/>
      <w:bookmarkStart w:id="3608" w:name="_Toc241509116"/>
      <w:bookmarkStart w:id="3609" w:name="_Toc244416603"/>
      <w:bookmarkStart w:id="3610" w:name="_Toc276630967"/>
      <w:bookmarkStart w:id="3611" w:name="_Toc329528692"/>
      <w:r w:rsidRPr="00E77497">
        <w:t>8.10.1</w:t>
      </w:r>
      <w:r w:rsidRPr="00E77497">
        <w:tab/>
        <w:t>IsAccessorDescriptor ( Desc )</w:t>
      </w:r>
      <w:bookmarkEnd w:id="3606"/>
      <w:bookmarkEnd w:id="3607"/>
      <w:bookmarkEnd w:id="3608"/>
      <w:bookmarkEnd w:id="3609"/>
      <w:bookmarkEnd w:id="3610"/>
      <w:bookmarkEnd w:id="3611"/>
    </w:p>
    <w:p w14:paraId="6768ADDA" w14:textId="77777777" w:rsidR="004C02EF" w:rsidRPr="00E77497" w:rsidRDefault="004C02EF" w:rsidP="004C02EF">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14:paraId="35E26FB8" w14:textId="77777777" w:rsidR="004C02EF" w:rsidRPr="00C7794D" w:rsidRDefault="004C02EF" w:rsidP="006A77CE">
      <w:pPr>
        <w:pStyle w:val="MediumGrid21"/>
        <w:numPr>
          <w:ilvl w:val="0"/>
          <w:numId w:val="674"/>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4AE4B26C" w14:textId="77777777" w:rsidR="004C02EF" w:rsidRPr="00C7794D" w:rsidRDefault="004C02EF" w:rsidP="006A77CE">
      <w:pPr>
        <w:pStyle w:val="MediumGrid21"/>
        <w:numPr>
          <w:ilvl w:val="0"/>
          <w:numId w:val="674"/>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14:paraId="429DA523" w14:textId="77777777" w:rsidR="004C02EF" w:rsidRPr="00C7794D" w:rsidRDefault="004C02EF" w:rsidP="006A77CE">
      <w:pPr>
        <w:pStyle w:val="MediumGrid21"/>
        <w:numPr>
          <w:ilvl w:val="0"/>
          <w:numId w:val="674"/>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34D509A1" w14:textId="77777777" w:rsidR="004C02EF" w:rsidRPr="004D1BD1" w:rsidRDefault="004C02EF" w:rsidP="00C623F2">
      <w:pPr>
        <w:pStyle w:val="30"/>
        <w:numPr>
          <w:ilvl w:val="0"/>
          <w:numId w:val="0"/>
        </w:numPr>
      </w:pPr>
      <w:bookmarkStart w:id="3612" w:name="_Toc202449370"/>
      <w:bookmarkStart w:id="3613" w:name="_Toc235503342"/>
      <w:bookmarkStart w:id="3614" w:name="_Toc241509117"/>
      <w:bookmarkStart w:id="3615" w:name="_Toc244416604"/>
      <w:bookmarkStart w:id="3616" w:name="_Toc276630968"/>
      <w:bookmarkStart w:id="3617" w:name="_Toc329528693"/>
      <w:r w:rsidRPr="004D1BD1">
        <w:t>8.10.2</w:t>
      </w:r>
      <w:r w:rsidRPr="004D1BD1">
        <w:tab/>
        <w:t>IsDataDescriptor ( Desc )</w:t>
      </w:r>
      <w:bookmarkEnd w:id="3612"/>
      <w:bookmarkEnd w:id="3613"/>
      <w:bookmarkEnd w:id="3614"/>
      <w:bookmarkEnd w:id="3615"/>
      <w:bookmarkEnd w:id="3616"/>
      <w:bookmarkEnd w:id="3617"/>
    </w:p>
    <w:p w14:paraId="6BDF3E20" w14:textId="77777777" w:rsidR="004C02EF" w:rsidRPr="009C202C" w:rsidRDefault="004C02EF" w:rsidP="004C02EF">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14:paraId="6E5F4D41"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5923ABBA"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14:paraId="487FD4D0" w14:textId="77777777" w:rsidR="004C02EF" w:rsidRPr="00C7794D" w:rsidRDefault="004C02EF" w:rsidP="00471CAA">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6B140C06" w14:textId="77777777" w:rsidR="004C02EF" w:rsidRPr="004D1BD1" w:rsidRDefault="004C02EF" w:rsidP="00C623F2">
      <w:pPr>
        <w:pStyle w:val="30"/>
        <w:numPr>
          <w:ilvl w:val="0"/>
          <w:numId w:val="0"/>
        </w:numPr>
      </w:pPr>
      <w:bookmarkStart w:id="3618" w:name="_Toc202449371"/>
      <w:bookmarkStart w:id="3619" w:name="_Toc235503343"/>
      <w:bookmarkStart w:id="3620" w:name="_Toc241509118"/>
      <w:bookmarkStart w:id="3621" w:name="_Toc244416605"/>
      <w:bookmarkStart w:id="3622" w:name="_Toc276630969"/>
      <w:bookmarkStart w:id="3623" w:name="_Toc329528694"/>
      <w:r w:rsidRPr="004D1BD1">
        <w:t>8.10.3</w:t>
      </w:r>
      <w:r w:rsidRPr="004D1BD1">
        <w:tab/>
        <w:t>IsGenericDescriptor ( Desc )</w:t>
      </w:r>
      <w:bookmarkEnd w:id="3618"/>
      <w:bookmarkEnd w:id="3619"/>
      <w:bookmarkEnd w:id="3620"/>
      <w:bookmarkEnd w:id="3621"/>
      <w:bookmarkEnd w:id="3622"/>
      <w:bookmarkEnd w:id="3623"/>
    </w:p>
    <w:p w14:paraId="7B1E218F" w14:textId="77777777" w:rsidR="004C02EF" w:rsidRPr="009C202C" w:rsidRDefault="004C02EF" w:rsidP="004C02EF">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14:paraId="4DFA73FE" w14:textId="77777777" w:rsidR="004C02EF" w:rsidRPr="00C7794D" w:rsidRDefault="004C02EF" w:rsidP="00471CAA">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1C40B9A8" w14:textId="77777777" w:rsidR="004C02EF" w:rsidRPr="00C7794D" w:rsidRDefault="004C02EF" w:rsidP="00471CAA">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14:paraId="7A1F2876" w14:textId="77777777" w:rsidR="004C02EF" w:rsidRPr="00C7794D" w:rsidRDefault="004C02EF" w:rsidP="00471CAA">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14:paraId="18602D2F" w14:textId="77777777" w:rsidR="004C02EF" w:rsidRPr="004D1BD1" w:rsidRDefault="004C02EF" w:rsidP="00C623F2">
      <w:pPr>
        <w:pStyle w:val="30"/>
        <w:numPr>
          <w:ilvl w:val="0"/>
          <w:numId w:val="0"/>
        </w:numPr>
      </w:pPr>
      <w:bookmarkStart w:id="3624" w:name="_Toc202449372"/>
      <w:bookmarkStart w:id="3625" w:name="_Toc235503344"/>
      <w:bookmarkStart w:id="3626" w:name="_Toc241509119"/>
      <w:bookmarkStart w:id="3627" w:name="_Toc244416606"/>
      <w:bookmarkStart w:id="3628" w:name="_Toc276630970"/>
      <w:bookmarkStart w:id="3629" w:name="_Toc329528695"/>
      <w:r w:rsidRPr="004D1BD1">
        <w:t>8.10.4</w:t>
      </w:r>
      <w:r w:rsidRPr="004D1BD1">
        <w:tab/>
        <w:t>FromPropertyDescriptor ( Desc )</w:t>
      </w:r>
      <w:bookmarkEnd w:id="3624"/>
      <w:bookmarkEnd w:id="3625"/>
      <w:bookmarkEnd w:id="3626"/>
      <w:bookmarkEnd w:id="3627"/>
      <w:bookmarkEnd w:id="3628"/>
      <w:bookmarkEnd w:id="3629"/>
    </w:p>
    <w:p w14:paraId="3CB2105B" w14:textId="77777777" w:rsidR="004C02EF" w:rsidRPr="009C202C" w:rsidRDefault="004C02EF" w:rsidP="004C02EF">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14:paraId="162A5A50" w14:textId="77777777" w:rsidR="004C02EF" w:rsidRPr="00E77497" w:rsidRDefault="004C02EF" w:rsidP="004C02EF">
      <w:pPr>
        <w:spacing w:after="160"/>
      </w:pPr>
      <w:r w:rsidRPr="00675B74">
        <w:t xml:space="preserve">The following algorithm assumes that </w:t>
      </w:r>
      <w:r w:rsidRPr="00E77497">
        <w:rPr>
          <w:rFonts w:ascii="Times New Roman" w:hAnsi="Times New Roman"/>
          <w:i/>
        </w:rPr>
        <w:t xml:space="preserve">Desc </w:t>
      </w:r>
      <w:r w:rsidRPr="00E77497">
        <w:t>is a fully populated Property Descriptor, such as that returned from [[GetOwnProperty]] (see 8.12.1).</w:t>
      </w:r>
    </w:p>
    <w:p w14:paraId="71D76E13"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14:paraId="70A6C5E3"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ins w:id="3630" w:author="Rev 7 Allen Wirfs-Brock" w:date="2012-05-04T14:12:00Z">
        <w:r w:rsidR="00F77917" w:rsidRPr="005F7AD6">
          <w:t>the abstract</w:t>
        </w:r>
        <w:del w:id="3631" w:author="Rev 8 Allen Wirfs-Brock" w:date="2012-06-14T14:37:00Z">
          <w:r w:rsidR="00F77917" w:rsidRPr="005F7AD6" w:rsidDel="00D4543D">
            <w:delText>ion</w:delText>
          </w:r>
        </w:del>
        <w:r w:rsidR="00F77917" w:rsidRPr="005F7AD6">
          <w:t xml:space="preserve"> operation ObjectCreate</w:t>
        </w:r>
        <w:r w:rsidR="00F77917">
          <w:t xml:space="preserve"> (15.2)</w:t>
        </w:r>
      </w:ins>
      <w:del w:id="3632" w:author="Rev 7 Allen Wirfs-Brock" w:date="2012-05-04T14:12:00Z">
        <w:r w:rsidRPr="00C7794D" w:rsidDel="00F77917">
          <w:rPr>
            <w:rFonts w:ascii="Times New Roman" w:hAnsi="Times New Roman"/>
            <w:lang w:val="en-GB"/>
          </w:rPr>
          <w:delText xml:space="preserve">creating a new object as if by the expression </w:delText>
        </w:r>
        <w:r w:rsidRPr="00C7794D" w:rsidDel="00F77917">
          <w:rPr>
            <w:rFonts w:ascii="Times New Roman" w:hAnsi="Times New Roman"/>
            <w:b/>
            <w:lang w:val="en-GB"/>
          </w:rPr>
          <w:delText xml:space="preserve">new Object() </w:delText>
        </w:r>
        <w:r w:rsidRPr="00C7794D" w:rsidDel="00F77917">
          <w:rPr>
            <w:rFonts w:ascii="Times New Roman" w:hAnsi="Times New Roman"/>
            <w:lang w:val="en-GB"/>
          </w:rPr>
          <w:delText>where</w:delText>
        </w:r>
        <w:r w:rsidRPr="00C7794D" w:rsidDel="00F77917">
          <w:rPr>
            <w:rFonts w:ascii="Times New Roman" w:hAnsi="Times New Roman"/>
            <w:b/>
            <w:lang w:val="en-GB"/>
          </w:rPr>
          <w:delText xml:space="preserve"> Object </w:delText>
        </w:r>
        <w:r w:rsidRPr="00C7794D" w:rsidDel="00F77917">
          <w:rPr>
            <w:rFonts w:ascii="Times New Roman" w:hAnsi="Times New Roman"/>
            <w:lang w:val="en-GB"/>
          </w:rPr>
          <w:delText>is the standard built-in constructor with that name</w:delText>
        </w:r>
      </w:del>
      <w:r w:rsidRPr="00C7794D">
        <w:rPr>
          <w:rFonts w:ascii="Times New Roman" w:hAnsi="Times New Roman"/>
          <w:lang w:val="en-GB"/>
        </w:rPr>
        <w:t>.</w:t>
      </w:r>
    </w:p>
    <w:p w14:paraId="49028063"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If IsDataDescriptor(</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true</w:t>
      </w:r>
      <w:r w:rsidRPr="00C7794D">
        <w:rPr>
          <w:rFonts w:ascii="Times New Roman" w:hAnsi="Times New Roman"/>
          <w:lang w:val="en-GB"/>
        </w:rPr>
        <w:t xml:space="preserve">, then </w:t>
      </w:r>
    </w:p>
    <w:p w14:paraId="0004379A"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value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3CD5B60F"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writable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6DB6303E"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Else, IsAccessorDescriptor(</w:t>
      </w:r>
      <w:r w:rsidRPr="00C7794D">
        <w:rPr>
          <w:rFonts w:ascii="Times New Roman" w:hAnsi="Times New Roman"/>
          <w:i/>
          <w:lang w:val="en-GB"/>
        </w:rPr>
        <w:t>Desc</w:t>
      </w:r>
      <w:r w:rsidRPr="00C7794D">
        <w:rPr>
          <w:rFonts w:ascii="Times New Roman" w:hAnsi="Times New Roman"/>
          <w:lang w:val="en-GB"/>
        </w:rPr>
        <w:t xml:space="preserve">) must be </w:t>
      </w:r>
      <w:r w:rsidRPr="00C7794D">
        <w:rPr>
          <w:rFonts w:ascii="Times New Roman" w:hAnsi="Times New Roman"/>
          <w:b/>
          <w:lang w:val="en-GB"/>
        </w:rPr>
        <w:t>true</w:t>
      </w:r>
      <w:r w:rsidRPr="00C7794D">
        <w:rPr>
          <w:rFonts w:ascii="Times New Roman" w:hAnsi="Times New Roman"/>
          <w:lang w:val="en-GB"/>
        </w:rPr>
        <w:t>, so</w:t>
      </w:r>
    </w:p>
    <w:p w14:paraId="0165BD94"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get"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.[[Get]],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w:t>
      </w:r>
    </w:p>
    <w:p w14:paraId="37267E67"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set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5ACC12A1"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enumerable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61F38E4B"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configurable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57A6AAFC" w14:textId="77777777" w:rsidR="004C02EF" w:rsidRPr="00C7794D" w:rsidRDefault="004C02EF" w:rsidP="00471CAA">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14:paraId="2FFA7A49" w14:textId="77777777" w:rsidR="004C02EF" w:rsidRPr="004D1BD1" w:rsidRDefault="004C02EF" w:rsidP="00C623F2">
      <w:pPr>
        <w:pStyle w:val="30"/>
        <w:numPr>
          <w:ilvl w:val="0"/>
          <w:numId w:val="0"/>
        </w:numPr>
      </w:pPr>
      <w:bookmarkStart w:id="3633" w:name="_Toc202449373"/>
      <w:bookmarkStart w:id="3634" w:name="_Toc235503345"/>
      <w:bookmarkStart w:id="3635" w:name="_Toc241509120"/>
      <w:bookmarkStart w:id="3636" w:name="_Toc244416607"/>
      <w:bookmarkStart w:id="3637" w:name="_Toc276630971"/>
      <w:bookmarkStart w:id="3638" w:name="_Toc329528696"/>
      <w:r w:rsidRPr="004D1BD1">
        <w:t>8.10.5</w:t>
      </w:r>
      <w:r w:rsidRPr="004D1BD1">
        <w:tab/>
        <w:t>ToPropertyDescriptor ( Obj )</w:t>
      </w:r>
      <w:bookmarkEnd w:id="3633"/>
      <w:bookmarkEnd w:id="3634"/>
      <w:bookmarkEnd w:id="3635"/>
      <w:bookmarkEnd w:id="3636"/>
      <w:bookmarkEnd w:id="3637"/>
      <w:bookmarkEnd w:id="3638"/>
    </w:p>
    <w:p w14:paraId="37321C36" w14:textId="77777777" w:rsidR="004C02EF" w:rsidRPr="009C202C" w:rsidRDefault="004C02EF" w:rsidP="004C02EF">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1871075B" w14:textId="77777777" w:rsidR="00627D24" w:rsidRDefault="00B868C9" w:rsidP="00627D24">
      <w:pPr>
        <w:pStyle w:val="Alg4"/>
        <w:numPr>
          <w:ilvl w:val="0"/>
          <w:numId w:val="339"/>
        </w:numPr>
        <w:rPr>
          <w:ins w:id="3639" w:author="Rev 6 Allen Wirfs-Brock" w:date="2012-02-22T13:13:00Z"/>
        </w:rPr>
      </w:pPr>
      <w:ins w:id="3640" w:author="Rev 6 Allen Wirfs-Brock" w:date="2012-02-23T13:12:00Z">
        <w:r>
          <w:t>ReturnIfAbrupt(</w:t>
        </w:r>
      </w:ins>
      <w:ins w:id="3641" w:author="Rev 6 Allen Wirfs-Brock" w:date="2012-02-22T13:14:00Z">
        <w:r w:rsidR="00627D24">
          <w:rPr>
            <w:i/>
          </w:rPr>
          <w:t>Obj</w:t>
        </w:r>
      </w:ins>
      <w:ins w:id="3642" w:author="Rev 6 Allen Wirfs-Brock" w:date="2012-02-23T13:12:00Z">
        <w:r>
          <w:t>)</w:t>
        </w:r>
      </w:ins>
      <w:ins w:id="3643" w:author="Rev 6 Allen Wirfs-Brock" w:date="2012-02-22T13:14:00Z">
        <w:r w:rsidR="00627D24">
          <w:t>.</w:t>
        </w:r>
      </w:ins>
    </w:p>
    <w:p w14:paraId="4333E954" w14:textId="77777777" w:rsidR="004C02EF" w:rsidRPr="00E77497" w:rsidRDefault="004C02EF" w:rsidP="00471CAA">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14:paraId="398B08FE" w14:textId="77777777" w:rsidR="004C02EF" w:rsidRPr="00E77497" w:rsidRDefault="004C02EF" w:rsidP="00471CAA">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14:paraId="25E4CB12"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enumerable</w:t>
      </w:r>
      <w:r w:rsidRPr="004D1BD1">
        <w:t xml:space="preserve">" is </w:t>
      </w:r>
      <w:r w:rsidRPr="00E65A34">
        <w:rPr>
          <w:b/>
        </w:rPr>
        <w:t>true</w:t>
      </w:r>
      <w:r w:rsidRPr="009C202C">
        <w:t>, then</w:t>
      </w:r>
    </w:p>
    <w:p w14:paraId="554F405D" w14:textId="77777777" w:rsidR="004C02EF" w:rsidRPr="004D1BD1" w:rsidRDefault="004C02EF" w:rsidP="00471CAA">
      <w:pPr>
        <w:pStyle w:val="Alg4"/>
        <w:numPr>
          <w:ilvl w:val="1"/>
          <w:numId w:val="339"/>
        </w:numPr>
      </w:pPr>
      <w:r w:rsidRPr="009C202C">
        <w:t xml:space="preserve">Let </w:t>
      </w:r>
      <w:r w:rsidRPr="009C202C">
        <w:rPr>
          <w:i/>
        </w:rPr>
        <w:t>enum</w:t>
      </w:r>
      <w:r w:rsidRPr="00675B74">
        <w:t xml:space="preserve"> be the result of calling the [[Get]] internal method of </w:t>
      </w:r>
      <w:r w:rsidRPr="00E77497">
        <w:rPr>
          <w:i/>
        </w:rPr>
        <w:t>Obj</w:t>
      </w:r>
      <w:r w:rsidRPr="00E77497">
        <w:t xml:space="preserve"> with "</w:t>
      </w:r>
      <w:r w:rsidRPr="00C7794D">
        <w:rPr>
          <w:rFonts w:ascii="Courier New" w:hAnsi="Courier New" w:cs="Courier New"/>
          <w:b/>
          <w:spacing w:val="0"/>
        </w:rPr>
        <w:t>enumerable</w:t>
      </w:r>
      <w:r w:rsidRPr="004D1BD1">
        <w:t>".</w:t>
      </w:r>
    </w:p>
    <w:p w14:paraId="5C650CEB" w14:textId="77777777" w:rsidR="00627D24" w:rsidRDefault="00B868C9" w:rsidP="00627D24">
      <w:pPr>
        <w:pStyle w:val="Alg4"/>
        <w:numPr>
          <w:ilvl w:val="1"/>
          <w:numId w:val="339"/>
        </w:numPr>
        <w:rPr>
          <w:ins w:id="3644" w:author="Rev 6 Allen Wirfs-Brock" w:date="2012-02-22T13:15:00Z"/>
        </w:rPr>
      </w:pPr>
      <w:ins w:id="3645" w:author="Rev 6 Allen Wirfs-Brock" w:date="2012-02-23T13:12:00Z">
        <w:r>
          <w:t>ReturnIfAbrupt(</w:t>
        </w:r>
      </w:ins>
      <w:ins w:id="3646" w:author="Rev 6 Allen Wirfs-Brock" w:date="2012-02-22T13:16:00Z">
        <w:r w:rsidR="00627D24" w:rsidRPr="009C202C">
          <w:rPr>
            <w:i/>
          </w:rPr>
          <w:t>enum</w:t>
        </w:r>
      </w:ins>
      <w:ins w:id="3647" w:author="Rev 6 Allen Wirfs-Brock" w:date="2012-02-23T13:13:00Z">
        <w:r>
          <w:t>)</w:t>
        </w:r>
      </w:ins>
      <w:ins w:id="3648" w:author="Rev 6 Allen Wirfs-Brock" w:date="2012-02-22T13:15:00Z">
        <w:r w:rsidR="00627D24">
          <w:t>.</w:t>
        </w:r>
      </w:ins>
    </w:p>
    <w:p w14:paraId="2BAD8B1C" w14:textId="77777777" w:rsidR="004C02EF" w:rsidRPr="00675B74" w:rsidRDefault="004C02EF" w:rsidP="00471CAA">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14:paraId="3BBE6EB0"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configurable</w:t>
      </w:r>
      <w:r w:rsidRPr="004D1BD1">
        <w:t xml:space="preserve">" is </w:t>
      </w:r>
      <w:r w:rsidRPr="00E65A34">
        <w:rPr>
          <w:b/>
        </w:rPr>
        <w:t>true</w:t>
      </w:r>
      <w:r w:rsidRPr="009C202C">
        <w:t>, then</w:t>
      </w:r>
    </w:p>
    <w:p w14:paraId="13A934A6" w14:textId="77777777" w:rsidR="004C02EF" w:rsidRPr="004D1BD1" w:rsidRDefault="004C02EF" w:rsidP="00471CAA">
      <w:pPr>
        <w:pStyle w:val="Alg4"/>
        <w:numPr>
          <w:ilvl w:val="1"/>
          <w:numId w:val="339"/>
        </w:numPr>
      </w:pPr>
      <w:r w:rsidRPr="009C202C">
        <w:t xml:space="preserve">Let </w:t>
      </w:r>
      <w:r w:rsidRPr="009C202C">
        <w:rPr>
          <w:i/>
        </w:rPr>
        <w:t>conf</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configurable</w:t>
      </w:r>
      <w:r w:rsidRPr="004D1BD1">
        <w:t>".</w:t>
      </w:r>
    </w:p>
    <w:p w14:paraId="5D558E8F" w14:textId="77777777" w:rsidR="00627D24" w:rsidRDefault="00B868C9" w:rsidP="00627D24">
      <w:pPr>
        <w:pStyle w:val="Alg4"/>
        <w:numPr>
          <w:ilvl w:val="1"/>
          <w:numId w:val="339"/>
        </w:numPr>
        <w:rPr>
          <w:ins w:id="3649" w:author="Rev 6 Allen Wirfs-Brock" w:date="2012-02-22T13:16:00Z"/>
        </w:rPr>
      </w:pPr>
      <w:ins w:id="3650" w:author="Rev 6 Allen Wirfs-Brock" w:date="2012-02-23T13:13:00Z">
        <w:r>
          <w:t>ReturnIfAbrupt(</w:t>
        </w:r>
        <w:r w:rsidRPr="00DE13A5">
          <w:rPr>
            <w:i/>
          </w:rPr>
          <w:t>con</w:t>
        </w:r>
        <w:del w:id="3651" w:author="Rev 7 Allen Wirfs-Brock" w:date="2012-04-09T16:06:00Z">
          <w:r w:rsidRPr="00DE13A5" w:rsidDel="00D8563F">
            <w:rPr>
              <w:i/>
            </w:rPr>
            <w:delText>g</w:delText>
          </w:r>
        </w:del>
      </w:ins>
      <w:ins w:id="3652" w:author="Rev 7 Allen Wirfs-Brock" w:date="2012-04-09T16:06:00Z">
        <w:r w:rsidR="00D8563F" w:rsidRPr="00DE13A5">
          <w:rPr>
            <w:i/>
          </w:rPr>
          <w:t>f</w:t>
        </w:r>
      </w:ins>
      <w:ins w:id="3653" w:author="Rev 6 Allen Wirfs-Brock" w:date="2012-02-23T13:13:00Z">
        <w:r>
          <w:t>)</w:t>
        </w:r>
      </w:ins>
      <w:ins w:id="3654" w:author="Rev 6 Allen Wirfs-Brock" w:date="2012-02-22T13:16:00Z">
        <w:r w:rsidR="00627D24">
          <w:t>.</w:t>
        </w:r>
      </w:ins>
    </w:p>
    <w:p w14:paraId="364ADE04" w14:textId="77777777" w:rsidR="004C02EF" w:rsidRPr="00675B74" w:rsidRDefault="004C02EF" w:rsidP="00471CAA">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14:paraId="7133FFAA"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value</w:t>
      </w:r>
      <w:r w:rsidRPr="004D1BD1">
        <w:t xml:space="preserve">" is </w:t>
      </w:r>
      <w:r w:rsidRPr="00E65A34">
        <w:rPr>
          <w:b/>
        </w:rPr>
        <w:t>true</w:t>
      </w:r>
      <w:r w:rsidRPr="009C202C">
        <w:t>, then</w:t>
      </w:r>
    </w:p>
    <w:p w14:paraId="72E41025" w14:textId="77777777" w:rsidR="004C02EF" w:rsidRPr="004D1BD1" w:rsidRDefault="004C02EF" w:rsidP="00471CAA">
      <w:pPr>
        <w:pStyle w:val="Alg4"/>
        <w:numPr>
          <w:ilvl w:val="1"/>
          <w:numId w:val="339"/>
        </w:numPr>
      </w:pPr>
      <w:r w:rsidRPr="009C202C">
        <w:t xml:space="preserve">Let </w:t>
      </w:r>
      <w:r w:rsidRPr="009C202C">
        <w:rPr>
          <w:i/>
        </w:rPr>
        <w:t>value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value</w:t>
      </w:r>
      <w:r w:rsidRPr="004D1BD1">
        <w:t>”.</w:t>
      </w:r>
    </w:p>
    <w:p w14:paraId="324C5128" w14:textId="77777777" w:rsidR="00627D24" w:rsidRDefault="00B868C9" w:rsidP="00627D24">
      <w:pPr>
        <w:pStyle w:val="Alg4"/>
        <w:numPr>
          <w:ilvl w:val="1"/>
          <w:numId w:val="339"/>
        </w:numPr>
        <w:rPr>
          <w:ins w:id="3655" w:author="Rev 6 Allen Wirfs-Brock" w:date="2012-02-22T13:16:00Z"/>
        </w:rPr>
      </w:pPr>
      <w:ins w:id="3656" w:author="Rev 6 Allen Wirfs-Brock" w:date="2012-02-23T13:14:00Z">
        <w:r>
          <w:t>ReturnIfAbrupt(</w:t>
        </w:r>
      </w:ins>
      <w:ins w:id="3657" w:author="Rev 6 Allen Wirfs-Brock" w:date="2012-02-22T13:17:00Z">
        <w:r w:rsidR="00627D24" w:rsidRPr="009C202C">
          <w:rPr>
            <w:i/>
          </w:rPr>
          <w:t>value</w:t>
        </w:r>
      </w:ins>
      <w:ins w:id="3658" w:author="Rev 6 Allen Wirfs-Brock" w:date="2012-02-23T13:14:00Z">
        <w:r>
          <w:t>)</w:t>
        </w:r>
      </w:ins>
      <w:ins w:id="3659" w:author="Rev 6 Allen Wirfs-Brock" w:date="2012-02-22T13:16:00Z">
        <w:r w:rsidR="00627D24">
          <w:t>.</w:t>
        </w:r>
      </w:ins>
    </w:p>
    <w:p w14:paraId="34D22CCB" w14:textId="77777777" w:rsidR="004C02EF" w:rsidRPr="00675B74" w:rsidRDefault="004C02EF" w:rsidP="00471CAA">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14:paraId="7E0D4999"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writable</w:t>
      </w:r>
      <w:r w:rsidRPr="004D1BD1">
        <w:t xml:space="preserve">" is </w:t>
      </w:r>
      <w:r w:rsidRPr="00E65A34">
        <w:rPr>
          <w:b/>
        </w:rPr>
        <w:t>true</w:t>
      </w:r>
      <w:r w:rsidRPr="009C202C">
        <w:t>, then</w:t>
      </w:r>
    </w:p>
    <w:p w14:paraId="5ECD7B53" w14:textId="77777777" w:rsidR="004C02EF" w:rsidRPr="004D1BD1" w:rsidRDefault="004C02EF" w:rsidP="00471CAA">
      <w:pPr>
        <w:pStyle w:val="Alg4"/>
        <w:numPr>
          <w:ilvl w:val="1"/>
          <w:numId w:val="339"/>
        </w:numPr>
      </w:pPr>
      <w:r w:rsidRPr="009C202C">
        <w:t xml:space="preserve">Let </w:t>
      </w:r>
      <w:r w:rsidRPr="009C202C">
        <w:rPr>
          <w:i/>
        </w:rPr>
        <w:t>writable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writable</w:t>
      </w:r>
      <w:r w:rsidRPr="004D1BD1">
        <w:t>".</w:t>
      </w:r>
    </w:p>
    <w:p w14:paraId="0C010C07" w14:textId="77777777" w:rsidR="00627D24" w:rsidRDefault="00B868C9" w:rsidP="00627D24">
      <w:pPr>
        <w:pStyle w:val="Alg4"/>
        <w:numPr>
          <w:ilvl w:val="1"/>
          <w:numId w:val="339"/>
        </w:numPr>
        <w:rPr>
          <w:ins w:id="3660" w:author="Rev 6 Allen Wirfs-Brock" w:date="2012-02-22T13:16:00Z"/>
        </w:rPr>
      </w:pPr>
      <w:ins w:id="3661" w:author="Rev 6 Allen Wirfs-Brock" w:date="2012-02-23T13:14:00Z">
        <w:r>
          <w:t>ReturnIfAbrupt(</w:t>
        </w:r>
      </w:ins>
      <w:ins w:id="3662" w:author="Rev 6 Allen Wirfs-Brock" w:date="2012-02-22T13:17:00Z">
        <w:r w:rsidR="00627D24" w:rsidRPr="009C202C">
          <w:rPr>
            <w:i/>
          </w:rPr>
          <w:t>writable</w:t>
        </w:r>
      </w:ins>
      <w:ins w:id="3663" w:author="Rev 6 Allen Wirfs-Brock" w:date="2012-02-23T13:14:00Z">
        <w:r>
          <w:t>)</w:t>
        </w:r>
      </w:ins>
      <w:ins w:id="3664" w:author="Rev 6 Allen Wirfs-Brock" w:date="2012-02-22T13:16:00Z">
        <w:r w:rsidR="00627D24">
          <w:t>.</w:t>
        </w:r>
      </w:ins>
    </w:p>
    <w:p w14:paraId="1F371919" w14:textId="77777777" w:rsidR="004C02EF" w:rsidRPr="00675B74" w:rsidRDefault="004C02EF" w:rsidP="00471CAA">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14:paraId="1FCAA289"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get</w:t>
      </w:r>
      <w:r w:rsidRPr="004D1BD1">
        <w:t xml:space="preserve">" is </w:t>
      </w:r>
      <w:r w:rsidRPr="00E65A34">
        <w:rPr>
          <w:b/>
        </w:rPr>
        <w:t>true</w:t>
      </w:r>
      <w:r w:rsidRPr="009C202C">
        <w:t>, then</w:t>
      </w:r>
    </w:p>
    <w:p w14:paraId="3BCA1C10" w14:textId="77777777" w:rsidR="004C02EF" w:rsidRPr="004D1BD1" w:rsidRDefault="004C02EF" w:rsidP="00471CAA">
      <w:pPr>
        <w:pStyle w:val="Alg4"/>
        <w:numPr>
          <w:ilvl w:val="1"/>
          <w:numId w:val="339"/>
        </w:numPr>
      </w:pPr>
      <w:r w:rsidRPr="009C202C">
        <w:t xml:space="preserve">Let </w:t>
      </w:r>
      <w:r w:rsidRPr="009C202C">
        <w:rPr>
          <w:i/>
        </w:rPr>
        <w:t>getter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get</w:t>
      </w:r>
      <w:r w:rsidRPr="004D1BD1">
        <w:t>".</w:t>
      </w:r>
    </w:p>
    <w:p w14:paraId="53A377CA" w14:textId="77777777" w:rsidR="00627D24" w:rsidRDefault="00B868C9" w:rsidP="00627D24">
      <w:pPr>
        <w:pStyle w:val="Alg4"/>
        <w:numPr>
          <w:ilvl w:val="1"/>
          <w:numId w:val="339"/>
        </w:numPr>
        <w:rPr>
          <w:ins w:id="3665" w:author="Rev 6 Allen Wirfs-Brock" w:date="2012-02-22T13:16:00Z"/>
        </w:rPr>
      </w:pPr>
      <w:ins w:id="3666" w:author="Rev 6 Allen Wirfs-Brock" w:date="2012-02-23T13:14:00Z">
        <w:r>
          <w:t>ReturnIfAbrupt(</w:t>
        </w:r>
      </w:ins>
      <w:ins w:id="3667" w:author="Rev 6 Allen Wirfs-Brock" w:date="2012-02-22T13:17:00Z">
        <w:r w:rsidR="00627D24" w:rsidRPr="009C202C">
          <w:rPr>
            <w:i/>
          </w:rPr>
          <w:t>getter</w:t>
        </w:r>
      </w:ins>
      <w:ins w:id="3668" w:author="Rev 6 Allen Wirfs-Brock" w:date="2012-02-23T13:14:00Z">
        <w:r>
          <w:t>)</w:t>
        </w:r>
      </w:ins>
      <w:ins w:id="3669" w:author="Rev 6 Allen Wirfs-Brock" w:date="2012-02-22T13:16:00Z">
        <w:r w:rsidR="00627D24">
          <w:t>.</w:t>
        </w:r>
      </w:ins>
    </w:p>
    <w:p w14:paraId="41376264" w14:textId="77777777" w:rsidR="004C02EF" w:rsidRPr="00E77497" w:rsidRDefault="004C02EF" w:rsidP="00471CAA">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04C66049" w14:textId="77777777" w:rsidR="004C02EF" w:rsidRPr="00E77497" w:rsidRDefault="004C02EF" w:rsidP="00471CAA">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14:paraId="49688EB6"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set</w:t>
      </w:r>
      <w:r w:rsidRPr="004D1BD1">
        <w:t xml:space="preserve">" is </w:t>
      </w:r>
      <w:r w:rsidRPr="00E65A34">
        <w:rPr>
          <w:b/>
        </w:rPr>
        <w:t>true</w:t>
      </w:r>
      <w:r w:rsidRPr="009C202C">
        <w:t>, then</w:t>
      </w:r>
    </w:p>
    <w:p w14:paraId="4B37ACD1" w14:textId="77777777" w:rsidR="004C02EF" w:rsidRPr="004D1BD1" w:rsidRDefault="004C02EF" w:rsidP="00471CAA">
      <w:pPr>
        <w:pStyle w:val="Alg4"/>
        <w:numPr>
          <w:ilvl w:val="1"/>
          <w:numId w:val="339"/>
        </w:numPr>
      </w:pPr>
      <w:r w:rsidRPr="009C202C">
        <w:t xml:space="preserve">Let </w:t>
      </w:r>
      <w:r w:rsidRPr="009C202C">
        <w:rPr>
          <w:i/>
        </w:rPr>
        <w:t>setter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set</w:t>
      </w:r>
      <w:r w:rsidRPr="004D1BD1">
        <w:t>".</w:t>
      </w:r>
    </w:p>
    <w:p w14:paraId="31ED9974" w14:textId="77777777" w:rsidR="00627D24" w:rsidRDefault="00B868C9" w:rsidP="00627D24">
      <w:pPr>
        <w:pStyle w:val="Alg4"/>
        <w:numPr>
          <w:ilvl w:val="1"/>
          <w:numId w:val="339"/>
        </w:numPr>
        <w:rPr>
          <w:ins w:id="3670" w:author="Rev 6 Allen Wirfs-Brock" w:date="2012-02-22T13:16:00Z"/>
        </w:rPr>
      </w:pPr>
      <w:ins w:id="3671" w:author="Rev 6 Allen Wirfs-Brock" w:date="2012-02-23T13:15:00Z">
        <w:r>
          <w:t>ReturnIfAbrupt(</w:t>
        </w:r>
      </w:ins>
      <w:ins w:id="3672" w:author="Rev 6 Allen Wirfs-Brock" w:date="2012-02-22T13:17:00Z">
        <w:r w:rsidR="004E4ED3" w:rsidRPr="009C202C">
          <w:rPr>
            <w:i/>
          </w:rPr>
          <w:t>setter</w:t>
        </w:r>
      </w:ins>
      <w:ins w:id="3673" w:author="Rev 6 Allen Wirfs-Brock" w:date="2012-02-23T13:15:00Z">
        <w:r>
          <w:t>)</w:t>
        </w:r>
      </w:ins>
      <w:ins w:id="3674" w:author="Rev 6 Allen Wirfs-Brock" w:date="2012-02-22T13:16:00Z">
        <w:r w:rsidR="00627D24">
          <w:t>.</w:t>
        </w:r>
      </w:ins>
    </w:p>
    <w:p w14:paraId="0324D495" w14:textId="77777777" w:rsidR="004C02EF" w:rsidRPr="00E77497" w:rsidRDefault="004C02EF" w:rsidP="00471CAA">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36FBF8A6" w14:textId="77777777" w:rsidR="004C02EF" w:rsidRPr="00E77497" w:rsidRDefault="004C02EF" w:rsidP="00471CAA">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14:paraId="7B7ECBB3" w14:textId="77777777" w:rsidR="004C02EF" w:rsidRPr="00E77497" w:rsidRDefault="004C02EF" w:rsidP="00471CAA">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14:paraId="4A59893D" w14:textId="77777777" w:rsidR="004C02EF" w:rsidRPr="00E77497" w:rsidRDefault="004C02EF" w:rsidP="00471CAA">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67F2C2B3" w14:textId="77777777" w:rsidR="004C02EF" w:rsidRPr="00E77497" w:rsidRDefault="004C02EF" w:rsidP="00471CAA">
      <w:pPr>
        <w:pStyle w:val="Alg4"/>
        <w:numPr>
          <w:ilvl w:val="0"/>
          <w:numId w:val="339"/>
        </w:numPr>
        <w:spacing w:after="120"/>
      </w:pPr>
      <w:r w:rsidRPr="00E77497">
        <w:t xml:space="preserve">Return </w:t>
      </w:r>
      <w:r w:rsidRPr="00E77497">
        <w:rPr>
          <w:i/>
        </w:rPr>
        <w:t>desc</w:t>
      </w:r>
      <w:r w:rsidRPr="00E77497">
        <w:t>.</w:t>
      </w:r>
    </w:p>
    <w:p w14:paraId="67242930" w14:textId="77777777" w:rsidR="004C02EF" w:rsidRPr="00E77497" w:rsidRDefault="004C02EF" w:rsidP="00C623F2">
      <w:pPr>
        <w:pStyle w:val="20"/>
        <w:numPr>
          <w:ilvl w:val="0"/>
          <w:numId w:val="0"/>
        </w:numPr>
      </w:pPr>
      <w:bookmarkStart w:id="3675" w:name="_Toc235503346"/>
      <w:bookmarkStart w:id="3676" w:name="_Toc241509121"/>
      <w:bookmarkStart w:id="3677" w:name="_Toc244416608"/>
      <w:bookmarkStart w:id="3678" w:name="_Toc276630972"/>
      <w:bookmarkStart w:id="3679" w:name="_Toc385672154"/>
      <w:bookmarkStart w:id="3680" w:name="_Toc393690249"/>
      <w:bookmarkStart w:id="3681" w:name="_Toc472818787"/>
      <w:bookmarkStart w:id="3682" w:name="_Toc329528697"/>
      <w:r w:rsidRPr="00E77497">
        <w:t>8.11</w:t>
      </w:r>
      <w:r w:rsidRPr="00E77497">
        <w:tab/>
        <w:t>The Lexical Environment and Environment Record Specification Types</w:t>
      </w:r>
      <w:bookmarkEnd w:id="3675"/>
      <w:bookmarkEnd w:id="3676"/>
      <w:bookmarkEnd w:id="3677"/>
      <w:bookmarkEnd w:id="3678"/>
      <w:bookmarkEnd w:id="3682"/>
    </w:p>
    <w:p w14:paraId="714D004F" w14:textId="77777777" w:rsidR="004C02EF" w:rsidRPr="00E77497" w:rsidRDefault="004C02EF" w:rsidP="004C02EF">
      <w:r w:rsidRPr="00E77497">
        <w:t>The Lexical Environment and Environment Record types are used to explain the behaviour of name resolution in nested functions and blocks. These types and the operations upon them are defined in Clause 10.</w:t>
      </w:r>
    </w:p>
    <w:p w14:paraId="3211C9CA" w14:textId="77777777" w:rsidR="004C02EF" w:rsidRPr="00E77497" w:rsidRDefault="004C02EF" w:rsidP="00C623F2">
      <w:pPr>
        <w:pStyle w:val="20"/>
        <w:numPr>
          <w:ilvl w:val="0"/>
          <w:numId w:val="0"/>
        </w:numPr>
      </w:pPr>
      <w:bookmarkStart w:id="3683" w:name="_Toc235503347"/>
      <w:bookmarkStart w:id="3684" w:name="_Toc241509122"/>
      <w:bookmarkStart w:id="3685" w:name="_Toc244416609"/>
      <w:bookmarkStart w:id="3686" w:name="_Toc276630973"/>
      <w:bookmarkStart w:id="3687" w:name="_Toc329528698"/>
      <w:r w:rsidRPr="00E77497">
        <w:t>8.12</w:t>
      </w:r>
      <w:r w:rsidRPr="00E77497">
        <w:tab/>
        <w:t>Algorithms for Object Internal Methods</w:t>
      </w:r>
      <w:bookmarkEnd w:id="3683"/>
      <w:bookmarkEnd w:id="3684"/>
      <w:bookmarkEnd w:id="3685"/>
      <w:bookmarkEnd w:id="3686"/>
      <w:bookmarkEnd w:id="3687"/>
    </w:p>
    <w:p w14:paraId="6F772438" w14:textId="77777777" w:rsidR="004C02EF" w:rsidRPr="00E77497" w:rsidRDefault="004C02EF" w:rsidP="004C02EF">
      <w:r w:rsidRPr="00E77497">
        <w:t xml:space="preserve">In the following algorithm descriptions, assume </w:t>
      </w:r>
      <w:r w:rsidRPr="00E77497">
        <w:rPr>
          <w:rFonts w:ascii="Times New Roman" w:hAnsi="Times New Roman"/>
          <w:i/>
        </w:rPr>
        <w:t>O</w:t>
      </w:r>
      <w:r w:rsidRPr="00E77497">
        <w:t xml:space="preserve"> is a native ECMAScript object, </w:t>
      </w:r>
      <w:r w:rsidRPr="00E77497">
        <w:rPr>
          <w:rFonts w:ascii="Times New Roman" w:hAnsi="Times New Roman"/>
          <w:i/>
        </w:rPr>
        <w:t>P</w:t>
      </w:r>
      <w:r w:rsidRPr="00E77497">
        <w:t xml:space="preserve"> is a String, </w:t>
      </w:r>
      <w:r w:rsidRPr="00E77497">
        <w:rPr>
          <w:rFonts w:ascii="Times New Roman" w:hAnsi="Times New Roman"/>
          <w:i/>
        </w:rPr>
        <w:t>Desc</w:t>
      </w:r>
      <w:r w:rsidRPr="00E77497">
        <w:t xml:space="preserve"> is a Property Description record, and </w:t>
      </w:r>
      <w:r w:rsidRPr="00E77497">
        <w:rPr>
          <w:rFonts w:ascii="Times New Roman" w:hAnsi="Times New Roman"/>
          <w:i/>
        </w:rPr>
        <w:t>Throw</w:t>
      </w:r>
      <w:r w:rsidRPr="00E77497">
        <w:t xml:space="preserve"> is a Boolean flag.</w:t>
      </w:r>
    </w:p>
    <w:p w14:paraId="48B57061" w14:textId="77777777" w:rsidR="004C02EF" w:rsidRPr="00E77497" w:rsidRDefault="004C02EF" w:rsidP="00C623F2">
      <w:pPr>
        <w:pStyle w:val="30"/>
        <w:numPr>
          <w:ilvl w:val="0"/>
          <w:numId w:val="0"/>
        </w:numPr>
      </w:pPr>
      <w:bookmarkStart w:id="3688" w:name="_Toc235503348"/>
      <w:bookmarkStart w:id="3689" w:name="_Toc241509123"/>
      <w:bookmarkStart w:id="3690" w:name="_Toc244416610"/>
      <w:bookmarkStart w:id="3691" w:name="_Toc276630974"/>
      <w:bookmarkStart w:id="3692" w:name="_Toc329528699"/>
      <w:r w:rsidRPr="00E77497">
        <w:t>8.12.1</w:t>
      </w:r>
      <w:r w:rsidRPr="00E77497">
        <w:tab/>
        <w:t>[[GetOwnProperty]] (P)</w:t>
      </w:r>
      <w:bookmarkEnd w:id="3688"/>
      <w:bookmarkEnd w:id="3689"/>
      <w:bookmarkEnd w:id="3690"/>
      <w:bookmarkEnd w:id="3691"/>
      <w:bookmarkEnd w:id="3692"/>
    </w:p>
    <w:p w14:paraId="73A512C6" w14:textId="77777777" w:rsidR="004C02EF" w:rsidRPr="00E77497" w:rsidRDefault="004C02EF" w:rsidP="004C02EF">
      <w:r w:rsidRPr="00E77497">
        <w:t xml:space="preserve">When the [[GetOwnProperty]]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1ECE3875" w14:textId="77777777" w:rsidR="004E4ED3" w:rsidDel="00D8563F" w:rsidRDefault="00B868C9" w:rsidP="004E4ED3">
      <w:pPr>
        <w:pStyle w:val="Alg4"/>
        <w:numPr>
          <w:ilvl w:val="0"/>
          <w:numId w:val="340"/>
        </w:numPr>
        <w:rPr>
          <w:ins w:id="3693" w:author="Rev 6 Allen Wirfs-Brock" w:date="2012-02-22T13:20:00Z"/>
          <w:del w:id="3694" w:author="Rev 7 Allen Wirfs-Brock" w:date="2012-04-09T16:09:00Z"/>
        </w:rPr>
      </w:pPr>
      <w:ins w:id="3695" w:author="Rev 6 Allen Wirfs-Brock" w:date="2012-02-23T13:15:00Z">
        <w:del w:id="3696" w:author="Rev 7 Allen Wirfs-Brock" w:date="2012-04-09T16:09:00Z">
          <w:r w:rsidDel="00D8563F">
            <w:delText>ReturnIfAbrupt(</w:delText>
          </w:r>
        </w:del>
      </w:ins>
      <w:ins w:id="3697" w:author="Rev 6 Allen Wirfs-Brock" w:date="2012-02-22T13:20:00Z">
        <w:del w:id="3698" w:author="Rev 7 Allen Wirfs-Brock" w:date="2012-04-09T16:09:00Z">
          <w:r w:rsidR="004E4ED3" w:rsidDel="00D8563F">
            <w:rPr>
              <w:i/>
            </w:rPr>
            <w:delText>O</w:delText>
          </w:r>
        </w:del>
      </w:ins>
      <w:ins w:id="3699" w:author="Rev 6 Allen Wirfs-Brock" w:date="2012-02-23T13:15:00Z">
        <w:del w:id="3700" w:author="Rev 7 Allen Wirfs-Brock" w:date="2012-04-09T16:09:00Z">
          <w:r w:rsidDel="00D8563F">
            <w:delText>)</w:delText>
          </w:r>
        </w:del>
      </w:ins>
      <w:ins w:id="3701" w:author="Rev 6 Allen Wirfs-Brock" w:date="2012-02-22T13:20:00Z">
        <w:del w:id="3702" w:author="Rev 7 Allen Wirfs-Brock" w:date="2012-04-09T16:09:00Z">
          <w:r w:rsidR="004E4ED3" w:rsidDel="00D8563F">
            <w:delText>.</w:delText>
          </w:r>
        </w:del>
      </w:ins>
    </w:p>
    <w:p w14:paraId="6858A429" w14:textId="77777777" w:rsidR="004C02EF" w:rsidRPr="00E77497" w:rsidRDefault="004C02EF" w:rsidP="00471CAA">
      <w:pPr>
        <w:pStyle w:val="Alg4"/>
        <w:numPr>
          <w:ilvl w:val="0"/>
          <w:numId w:val="340"/>
        </w:numPr>
      </w:pPr>
      <w:r w:rsidRPr="00E77497">
        <w:t xml:space="preserve">If </w:t>
      </w:r>
      <w:r w:rsidRPr="00E77497">
        <w:rPr>
          <w:i/>
        </w:rPr>
        <w:t xml:space="preserve">O </w:t>
      </w:r>
      <w:r w:rsidRPr="00E77497">
        <w:t xml:space="preserve">doesn’t have an own property with name </w:t>
      </w:r>
      <w:r w:rsidRPr="00E77497">
        <w:rPr>
          <w:i/>
        </w:rPr>
        <w:t>P</w:t>
      </w:r>
      <w:r w:rsidRPr="00E77497">
        <w:t xml:space="preserve">, return </w:t>
      </w:r>
      <w:r w:rsidRPr="00E77497">
        <w:rPr>
          <w:b/>
        </w:rPr>
        <w:t>undefined</w:t>
      </w:r>
      <w:r w:rsidRPr="00E77497">
        <w:t>.</w:t>
      </w:r>
    </w:p>
    <w:p w14:paraId="2B9EB9EC" w14:textId="77777777" w:rsidR="004C02EF" w:rsidRPr="00E77497" w:rsidRDefault="004C02EF" w:rsidP="00471CAA">
      <w:pPr>
        <w:pStyle w:val="Alg4"/>
        <w:numPr>
          <w:ilvl w:val="0"/>
          <w:numId w:val="340"/>
        </w:numPr>
      </w:pPr>
      <w:r w:rsidRPr="00E77497">
        <w:t xml:space="preserve">Let </w:t>
      </w:r>
      <w:r w:rsidRPr="00E77497">
        <w:rPr>
          <w:i/>
        </w:rPr>
        <w:t xml:space="preserve">D </w:t>
      </w:r>
      <w:r w:rsidRPr="00E77497">
        <w:t>be a newly created Property Descriptor with no fields.</w:t>
      </w:r>
    </w:p>
    <w:p w14:paraId="034F6456" w14:textId="77777777" w:rsidR="004C02EF" w:rsidRPr="00E77497" w:rsidRDefault="004C02EF" w:rsidP="00471CAA">
      <w:pPr>
        <w:pStyle w:val="Alg4"/>
        <w:numPr>
          <w:ilvl w:val="0"/>
          <w:numId w:val="340"/>
        </w:numPr>
      </w:pPr>
      <w:r w:rsidRPr="00E77497">
        <w:t xml:space="preserve">Let </w:t>
      </w:r>
      <w:r w:rsidRPr="00E77497">
        <w:rPr>
          <w:i/>
        </w:rPr>
        <w:t xml:space="preserve">X </w:t>
      </w:r>
      <w:r w:rsidRPr="00E77497">
        <w:t xml:space="preserve">be </w:t>
      </w:r>
      <w:r w:rsidRPr="00E77497">
        <w:rPr>
          <w:i/>
        </w:rPr>
        <w:t>O</w:t>
      </w:r>
      <w:r w:rsidRPr="00E77497">
        <w:t xml:space="preserve">’s own property named </w:t>
      </w:r>
      <w:r w:rsidRPr="00E77497">
        <w:rPr>
          <w:i/>
        </w:rPr>
        <w:t>P</w:t>
      </w:r>
      <w:r w:rsidRPr="00E77497">
        <w:t>.</w:t>
      </w:r>
    </w:p>
    <w:p w14:paraId="17C8E34E" w14:textId="77777777" w:rsidR="004C02EF" w:rsidRPr="00E77497" w:rsidRDefault="004C02EF" w:rsidP="00471CAA">
      <w:pPr>
        <w:pStyle w:val="Alg4"/>
        <w:numPr>
          <w:ilvl w:val="0"/>
          <w:numId w:val="340"/>
        </w:numPr>
      </w:pPr>
      <w:r w:rsidRPr="00E77497">
        <w:t xml:space="preserve">If </w:t>
      </w:r>
      <w:r w:rsidRPr="00E77497">
        <w:rPr>
          <w:i/>
        </w:rPr>
        <w:t xml:space="preserve">X </w:t>
      </w:r>
      <w:r w:rsidRPr="00E77497">
        <w:t>is a data property, then</w:t>
      </w:r>
    </w:p>
    <w:p w14:paraId="10C4D353"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.[[Value]] to the value of </w:t>
      </w:r>
      <w:r w:rsidRPr="00E77497">
        <w:rPr>
          <w:i/>
        </w:rPr>
        <w:t>X</w:t>
      </w:r>
      <w:r w:rsidRPr="00E77497">
        <w:t>’s [[Value]] attribute.</w:t>
      </w:r>
    </w:p>
    <w:p w14:paraId="69EBD32B"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.[[Writable]] to the value of </w:t>
      </w:r>
      <w:r w:rsidRPr="00E77497">
        <w:rPr>
          <w:i/>
        </w:rPr>
        <w:t>X</w:t>
      </w:r>
      <w:r w:rsidRPr="00E77497">
        <w:t>’s [[Writable]] attribute</w:t>
      </w:r>
    </w:p>
    <w:p w14:paraId="1711056B" w14:textId="77777777" w:rsidR="004C02EF" w:rsidRPr="00E77497" w:rsidRDefault="004C02EF" w:rsidP="00471CAA">
      <w:pPr>
        <w:pStyle w:val="Alg4"/>
        <w:numPr>
          <w:ilvl w:val="0"/>
          <w:numId w:val="340"/>
        </w:numPr>
      </w:pPr>
      <w:r w:rsidRPr="00E77497">
        <w:t xml:space="preserve">Else </w:t>
      </w:r>
      <w:r w:rsidRPr="00E77497">
        <w:rPr>
          <w:i/>
        </w:rPr>
        <w:t xml:space="preserve">X </w:t>
      </w:r>
      <w:r w:rsidRPr="00E77497">
        <w:t>is an accessor property, so</w:t>
      </w:r>
    </w:p>
    <w:p w14:paraId="0309A9D3"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.[[Get]] to the value of </w:t>
      </w:r>
      <w:r w:rsidRPr="00E77497">
        <w:rPr>
          <w:i/>
        </w:rPr>
        <w:t>X</w:t>
      </w:r>
      <w:r w:rsidRPr="00E77497">
        <w:t>’s [[Get]] attribute.</w:t>
      </w:r>
    </w:p>
    <w:p w14:paraId="24C4AFDD"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.[[Set]] to the value of </w:t>
      </w:r>
      <w:r w:rsidRPr="00E77497">
        <w:rPr>
          <w:i/>
        </w:rPr>
        <w:t>X</w:t>
      </w:r>
      <w:r w:rsidRPr="00E77497">
        <w:t>’s [[Set]] attribute.</w:t>
      </w:r>
    </w:p>
    <w:p w14:paraId="289B6B35"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.[[Enumerable]] to the value of </w:t>
      </w:r>
      <w:r w:rsidRPr="00E77497">
        <w:rPr>
          <w:i/>
        </w:rPr>
        <w:t>X</w:t>
      </w:r>
      <w:r w:rsidRPr="00E77497">
        <w:t>’s [[Enumerable]] attribute.</w:t>
      </w:r>
    </w:p>
    <w:p w14:paraId="6D6CAA64"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7CD1ABDF" w14:textId="77777777" w:rsidR="004C02EF" w:rsidRPr="00E77497" w:rsidRDefault="004C02EF" w:rsidP="00471CAA">
      <w:pPr>
        <w:pStyle w:val="Alg4"/>
        <w:numPr>
          <w:ilvl w:val="0"/>
          <w:numId w:val="340"/>
        </w:numPr>
        <w:spacing w:after="120"/>
      </w:pPr>
      <w:r w:rsidRPr="00E77497">
        <w:t xml:space="preserve">Return </w:t>
      </w:r>
      <w:r w:rsidRPr="00E77497">
        <w:rPr>
          <w:i/>
        </w:rPr>
        <w:t>D</w:t>
      </w:r>
      <w:r w:rsidRPr="00E77497">
        <w:t>.</w:t>
      </w:r>
    </w:p>
    <w:p w14:paraId="12BB796F" w14:textId="77777777" w:rsidR="004C02EF" w:rsidRPr="00E77497" w:rsidRDefault="004C02EF" w:rsidP="004C02EF">
      <w:r w:rsidRPr="00E77497">
        <w:t xml:space="preserve">However, if </w:t>
      </w:r>
      <w:r w:rsidRPr="00E77497">
        <w:rPr>
          <w:rFonts w:ascii="Times New Roman" w:hAnsi="Times New Roman"/>
          <w:i/>
        </w:rPr>
        <w:t xml:space="preserve">O </w:t>
      </w:r>
      <w:r w:rsidRPr="00E77497">
        <w:t>is a String object it has a more elaborate [[GetOwnProperty]] internal method defined in 15.5.5.2.</w:t>
      </w:r>
    </w:p>
    <w:p w14:paraId="3D2E4EB2" w14:textId="77777777" w:rsidR="004C02EF" w:rsidRPr="00E77497" w:rsidRDefault="004C02EF" w:rsidP="00C623F2">
      <w:pPr>
        <w:pStyle w:val="30"/>
        <w:numPr>
          <w:ilvl w:val="0"/>
          <w:numId w:val="0"/>
        </w:numPr>
      </w:pPr>
      <w:bookmarkStart w:id="3703" w:name="_Toc235503349"/>
      <w:bookmarkStart w:id="3704" w:name="_Toc241509124"/>
      <w:bookmarkStart w:id="3705" w:name="_Toc244416611"/>
      <w:bookmarkStart w:id="3706" w:name="_Toc276630975"/>
      <w:bookmarkStart w:id="3707" w:name="_Toc329528700"/>
      <w:r w:rsidRPr="00E77497">
        <w:t>8.12.2</w:t>
      </w:r>
      <w:r w:rsidRPr="00E77497">
        <w:tab/>
        <w:t>[[GetProperty]] (P)</w:t>
      </w:r>
      <w:bookmarkEnd w:id="3703"/>
      <w:bookmarkEnd w:id="3704"/>
      <w:bookmarkEnd w:id="3705"/>
      <w:bookmarkEnd w:id="3706"/>
      <w:bookmarkEnd w:id="3707"/>
    </w:p>
    <w:p w14:paraId="348DE56C" w14:textId="77777777" w:rsidR="004C02EF" w:rsidRPr="00E77497" w:rsidRDefault="004C02EF" w:rsidP="004C02EF">
      <w:r w:rsidRPr="00E77497">
        <w:t xml:space="preserve">When the [[GetProperty]]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42A72325" w14:textId="77777777" w:rsidR="004E4ED3" w:rsidDel="00D8563F" w:rsidRDefault="00B868C9" w:rsidP="004E4ED3">
      <w:pPr>
        <w:pStyle w:val="Alg4"/>
        <w:numPr>
          <w:ilvl w:val="0"/>
          <w:numId w:val="341"/>
        </w:numPr>
        <w:rPr>
          <w:ins w:id="3708" w:author="Rev 6 Allen Wirfs-Brock" w:date="2012-02-22T13:20:00Z"/>
          <w:del w:id="3709" w:author="Rev 7 Allen Wirfs-Brock" w:date="2012-04-09T16:09:00Z"/>
        </w:rPr>
      </w:pPr>
      <w:ins w:id="3710" w:author="Rev 6 Allen Wirfs-Brock" w:date="2012-02-23T13:16:00Z">
        <w:del w:id="3711" w:author="Rev 7 Allen Wirfs-Brock" w:date="2012-04-09T16:09:00Z">
          <w:r w:rsidDel="00D8563F">
            <w:delText>ReturnIfAbrupt(</w:delText>
          </w:r>
          <w:r w:rsidDel="00D8563F">
            <w:rPr>
              <w:i/>
            </w:rPr>
            <w:delText>O</w:delText>
          </w:r>
          <w:r w:rsidDel="00D8563F">
            <w:delText>)</w:delText>
          </w:r>
        </w:del>
      </w:ins>
      <w:ins w:id="3712" w:author="Rev 6 Allen Wirfs-Brock" w:date="2012-02-22T13:20:00Z">
        <w:del w:id="3713" w:author="Rev 7 Allen Wirfs-Brock" w:date="2012-04-09T16:09:00Z">
          <w:r w:rsidR="004E4ED3" w:rsidDel="00D8563F">
            <w:delText>.</w:delText>
          </w:r>
        </w:del>
      </w:ins>
    </w:p>
    <w:p w14:paraId="20FC2426" w14:textId="77777777" w:rsidR="004C02EF" w:rsidRPr="00E77497" w:rsidRDefault="004C02EF" w:rsidP="00FA3203">
      <w:pPr>
        <w:pStyle w:val="Alg4"/>
        <w:numPr>
          <w:ilvl w:val="0"/>
          <w:numId w:val="341"/>
        </w:numPr>
      </w:pPr>
      <w:r w:rsidRPr="00E77497">
        <w:t xml:space="preserve">Let </w:t>
      </w:r>
      <w:r w:rsidRPr="00E77497">
        <w:rPr>
          <w:i/>
        </w:rPr>
        <w:t xml:space="preserve">prop </w:t>
      </w:r>
      <w:r w:rsidRPr="00E77497">
        <w:t xml:space="preserve">be the result of calling the [[GetOwnProperty]] internal method of </w:t>
      </w:r>
      <w:r w:rsidRPr="00E77497">
        <w:rPr>
          <w:i/>
        </w:rPr>
        <w:t xml:space="preserve">O </w:t>
      </w:r>
      <w:r w:rsidRPr="00E77497">
        <w:t xml:space="preserve">with property name </w:t>
      </w:r>
      <w:r w:rsidRPr="00E77497">
        <w:rPr>
          <w:i/>
        </w:rPr>
        <w:t>P</w:t>
      </w:r>
      <w:r w:rsidRPr="00E77497">
        <w:t>.</w:t>
      </w:r>
    </w:p>
    <w:p w14:paraId="04039A41" w14:textId="77777777" w:rsidR="004C02EF" w:rsidRPr="00E77497" w:rsidRDefault="004C02EF" w:rsidP="00FA3203">
      <w:pPr>
        <w:pStyle w:val="Alg4"/>
        <w:numPr>
          <w:ilvl w:val="0"/>
          <w:numId w:val="341"/>
        </w:numPr>
      </w:pPr>
      <w:r w:rsidRPr="00E77497">
        <w:t xml:space="preserve">If </w:t>
      </w:r>
      <w:r w:rsidRPr="00E77497">
        <w:rPr>
          <w:i/>
        </w:rPr>
        <w:t xml:space="preserve">prop </w:t>
      </w:r>
      <w:r w:rsidRPr="00E77497">
        <w:t xml:space="preserve">is not </w:t>
      </w:r>
      <w:r w:rsidRPr="00E77497">
        <w:rPr>
          <w:b/>
        </w:rPr>
        <w:t>undefined</w:t>
      </w:r>
      <w:r w:rsidRPr="00E77497">
        <w:t xml:space="preserve">, return </w:t>
      </w:r>
      <w:r w:rsidRPr="00E77497">
        <w:rPr>
          <w:i/>
        </w:rPr>
        <w:t>prop</w:t>
      </w:r>
      <w:r w:rsidRPr="00E77497">
        <w:t>.</w:t>
      </w:r>
    </w:p>
    <w:p w14:paraId="194157ED" w14:textId="77777777" w:rsidR="004C02EF" w:rsidRPr="00E77497" w:rsidRDefault="004C02EF" w:rsidP="00FA3203">
      <w:pPr>
        <w:pStyle w:val="Alg4"/>
        <w:numPr>
          <w:ilvl w:val="0"/>
          <w:numId w:val="341"/>
        </w:numPr>
      </w:pPr>
      <w:r w:rsidRPr="00E77497">
        <w:t xml:space="preserve">Let </w:t>
      </w:r>
      <w:r w:rsidRPr="00E77497">
        <w:rPr>
          <w:i/>
        </w:rPr>
        <w:t>proto</w:t>
      </w:r>
      <w:r w:rsidRPr="00E77497">
        <w:t xml:space="preserve"> be the value of the [[Prototype]] internal property of </w:t>
      </w:r>
      <w:r w:rsidRPr="00E77497">
        <w:rPr>
          <w:i/>
        </w:rPr>
        <w:t>O.</w:t>
      </w:r>
    </w:p>
    <w:p w14:paraId="7AD6EE4B" w14:textId="77777777" w:rsidR="004C02EF" w:rsidRPr="00E77497" w:rsidRDefault="004C02EF" w:rsidP="00FA3203">
      <w:pPr>
        <w:pStyle w:val="Alg4"/>
        <w:numPr>
          <w:ilvl w:val="0"/>
          <w:numId w:val="341"/>
        </w:numPr>
      </w:pPr>
      <w:r w:rsidRPr="00E77497">
        <w:t xml:space="preserve">If </w:t>
      </w:r>
      <w:r w:rsidRPr="00E77497">
        <w:rPr>
          <w:i/>
        </w:rPr>
        <w:t xml:space="preserve">proto </w:t>
      </w:r>
      <w:r w:rsidRPr="00E77497">
        <w:t xml:space="preserve">is </w:t>
      </w:r>
      <w:r w:rsidRPr="00E77497">
        <w:rPr>
          <w:b/>
        </w:rPr>
        <w:t>null</w:t>
      </w:r>
      <w:r w:rsidRPr="00E77497">
        <w:t xml:space="preserve">, return </w:t>
      </w:r>
      <w:r w:rsidRPr="00E77497">
        <w:rPr>
          <w:b/>
        </w:rPr>
        <w:t>undefined</w:t>
      </w:r>
      <w:r w:rsidRPr="00E77497">
        <w:t>.</w:t>
      </w:r>
    </w:p>
    <w:p w14:paraId="2280B33A" w14:textId="77777777" w:rsidR="004C02EF" w:rsidRPr="00E77497" w:rsidRDefault="004C02EF" w:rsidP="00FA3203">
      <w:pPr>
        <w:pStyle w:val="Alg4"/>
        <w:numPr>
          <w:ilvl w:val="0"/>
          <w:numId w:val="341"/>
        </w:numPr>
        <w:spacing w:after="220"/>
      </w:pPr>
      <w:r w:rsidRPr="00E77497">
        <w:t xml:space="preserve">Return the result of calling the [[GetProperty]] internal method of </w:t>
      </w:r>
      <w:r w:rsidRPr="00E77497">
        <w:rPr>
          <w:i/>
        </w:rPr>
        <w:t>proto</w:t>
      </w:r>
      <w:r w:rsidRPr="00E77497">
        <w:t xml:space="preserve"> with argument </w:t>
      </w:r>
      <w:r w:rsidRPr="00E77497">
        <w:rPr>
          <w:i/>
        </w:rPr>
        <w:t>P</w:t>
      </w:r>
      <w:r w:rsidRPr="00E77497">
        <w:t>.</w:t>
      </w:r>
    </w:p>
    <w:p w14:paraId="3E6874D6" w14:textId="77777777" w:rsidR="004C02EF" w:rsidRPr="00E77497" w:rsidRDefault="004C02EF" w:rsidP="00C623F2">
      <w:pPr>
        <w:pStyle w:val="30"/>
        <w:numPr>
          <w:ilvl w:val="0"/>
          <w:numId w:val="0"/>
        </w:numPr>
      </w:pPr>
      <w:bookmarkStart w:id="3714" w:name="_Toc235503350"/>
      <w:bookmarkStart w:id="3715" w:name="_Toc241509125"/>
      <w:bookmarkStart w:id="3716" w:name="_Toc244416612"/>
      <w:bookmarkStart w:id="3717" w:name="_Toc276630976"/>
      <w:bookmarkStart w:id="3718" w:name="_Toc329528701"/>
      <w:r w:rsidRPr="00E77497">
        <w:t>8.12.3</w:t>
      </w:r>
      <w:r w:rsidRPr="00E77497">
        <w:tab/>
        <w:t>[[Get]] (P</w:t>
      </w:r>
      <w:ins w:id="3719" w:author="Rev 7 Allen Wirfs-Brock" w:date="2012-05-01T15:47:00Z">
        <w:r w:rsidR="00791170">
          <w:t xml:space="preserve"> [</w:t>
        </w:r>
      </w:ins>
      <w:ins w:id="3720" w:author="Rev 7 Allen Wirfs-Brock" w:date="2012-05-01T15:43:00Z">
        <w:r w:rsidR="00791170">
          <w:t>,</w:t>
        </w:r>
      </w:ins>
      <w:ins w:id="3721" w:author="Rev 7 Allen Wirfs-Brock" w:date="2012-05-01T15:47:00Z">
        <w:r w:rsidR="00791170">
          <w:t xml:space="preserve"> </w:t>
        </w:r>
      </w:ins>
      <w:ins w:id="3722" w:author="Rev 7 Allen Wirfs-Brock" w:date="2012-05-01T15:53:00Z">
        <w:r w:rsidR="00791170">
          <w:t>accessorT</w:t>
        </w:r>
      </w:ins>
      <w:ins w:id="3723" w:author="Rev 7 Allen Wirfs-Brock" w:date="2012-05-01T15:47:00Z">
        <w:r w:rsidR="00791170">
          <w:t>hisValue]</w:t>
        </w:r>
      </w:ins>
      <w:ins w:id="3724" w:author="Rev 7 Allen Wirfs-Brock" w:date="2012-05-01T15:43:00Z">
        <w:r w:rsidR="00791170">
          <w:t xml:space="preserve"> </w:t>
        </w:r>
      </w:ins>
      <w:r w:rsidRPr="00E77497">
        <w:t>)</w:t>
      </w:r>
      <w:bookmarkEnd w:id="3714"/>
      <w:bookmarkEnd w:id="3715"/>
      <w:bookmarkEnd w:id="3716"/>
      <w:bookmarkEnd w:id="3717"/>
      <w:bookmarkEnd w:id="3718"/>
    </w:p>
    <w:p w14:paraId="48571B7F" w14:textId="77777777" w:rsidR="004C02EF" w:rsidRPr="00E77497" w:rsidRDefault="004C02EF" w:rsidP="004C02EF">
      <w:r w:rsidRPr="00E77497">
        <w:t xml:space="preserve">When the [[Get]]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50C6A43D" w14:textId="77777777" w:rsidR="004E4ED3" w:rsidDel="00D8563F" w:rsidRDefault="00B868C9" w:rsidP="004E4ED3">
      <w:pPr>
        <w:pStyle w:val="Alg4"/>
        <w:numPr>
          <w:ilvl w:val="0"/>
          <w:numId w:val="401"/>
        </w:numPr>
        <w:rPr>
          <w:ins w:id="3725" w:author="Rev 6 Allen Wirfs-Brock" w:date="2012-02-22T13:20:00Z"/>
          <w:del w:id="3726" w:author="Rev 7 Allen Wirfs-Brock" w:date="2012-04-09T16:10:00Z"/>
        </w:rPr>
      </w:pPr>
      <w:bookmarkStart w:id="3727" w:name="_Toc235503351"/>
      <w:bookmarkStart w:id="3728" w:name="_Toc241509126"/>
      <w:bookmarkStart w:id="3729" w:name="_Toc244416613"/>
      <w:ins w:id="3730" w:author="Rev 6 Allen Wirfs-Brock" w:date="2012-02-23T13:16:00Z">
        <w:del w:id="3731" w:author="Rev 7 Allen Wirfs-Brock" w:date="2012-04-09T16:10:00Z">
          <w:r w:rsidDel="00D8563F">
            <w:delText>ReturnIfAbrupt(</w:delText>
          </w:r>
          <w:r w:rsidDel="00D8563F">
            <w:rPr>
              <w:i/>
            </w:rPr>
            <w:delText>O</w:delText>
          </w:r>
          <w:r w:rsidDel="00D8563F">
            <w:delText>)</w:delText>
          </w:r>
        </w:del>
      </w:ins>
      <w:ins w:id="3732" w:author="Rev 6 Allen Wirfs-Brock" w:date="2012-02-22T13:20:00Z">
        <w:del w:id="3733" w:author="Rev 7 Allen Wirfs-Brock" w:date="2012-04-09T16:10:00Z">
          <w:r w:rsidR="004E4ED3" w:rsidDel="00D8563F">
            <w:delText>.</w:delText>
          </w:r>
        </w:del>
      </w:ins>
    </w:p>
    <w:p w14:paraId="6F978E7A" w14:textId="77777777" w:rsidR="004C02EF" w:rsidRPr="00E77497" w:rsidRDefault="004C02EF" w:rsidP="00FA3203">
      <w:pPr>
        <w:pStyle w:val="Alg4"/>
        <w:numPr>
          <w:ilvl w:val="0"/>
          <w:numId w:val="401"/>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2441C1C1" w14:textId="77777777" w:rsidR="004C02EF" w:rsidRPr="00E77497" w:rsidRDefault="004C02EF" w:rsidP="00FA3203">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09B2BE17" w14:textId="77777777" w:rsidR="004C02EF" w:rsidRPr="00E77497" w:rsidRDefault="004C02EF" w:rsidP="00FA3203">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29333BF1" w14:textId="77777777" w:rsidR="004C02EF" w:rsidRPr="00E77497" w:rsidRDefault="004C02EF" w:rsidP="00FA3203">
      <w:pPr>
        <w:pStyle w:val="Alg4"/>
        <w:numPr>
          <w:ilvl w:val="0"/>
          <w:numId w:val="401"/>
        </w:numPr>
      </w:pPr>
      <w:r w:rsidRPr="00E77497">
        <w:t>Otherwise, IsAccessorDescriptor(</w:t>
      </w:r>
      <w:r w:rsidRPr="00E77497">
        <w:rPr>
          <w:i/>
        </w:rPr>
        <w:t>desc</w:t>
      </w:r>
      <w:r w:rsidRPr="00E77497">
        <w:t xml:space="preserve">) must be true so, let </w:t>
      </w:r>
      <w:r w:rsidRPr="00E77497">
        <w:rPr>
          <w:i/>
        </w:rPr>
        <w:t>getter</w:t>
      </w:r>
      <w:r w:rsidRPr="00E77497">
        <w:t xml:space="preserve"> be </w:t>
      </w:r>
      <w:r w:rsidRPr="00E77497">
        <w:rPr>
          <w:i/>
        </w:rPr>
        <w:t>desc</w:t>
      </w:r>
      <w:r w:rsidRPr="00E77497">
        <w:t>.[[Get]].</w:t>
      </w:r>
    </w:p>
    <w:p w14:paraId="2D8F603F" w14:textId="77777777" w:rsidR="004C02EF" w:rsidRPr="00E77497" w:rsidRDefault="004C02EF" w:rsidP="00FA3203">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706C269A" w14:textId="77777777" w:rsidR="00791170" w:rsidRDefault="00791170" w:rsidP="00791170">
      <w:pPr>
        <w:pStyle w:val="Alg4"/>
        <w:numPr>
          <w:ilvl w:val="0"/>
          <w:numId w:val="401"/>
        </w:numPr>
        <w:spacing w:after="120"/>
        <w:contextualSpacing/>
        <w:rPr>
          <w:ins w:id="3734" w:author="Rev 7 Allen Wirfs-Brock" w:date="2012-05-01T15:48:00Z"/>
        </w:rPr>
      </w:pPr>
      <w:ins w:id="3735" w:author="Rev 7 Allen Wirfs-Brock" w:date="2012-05-01T15:48:00Z">
        <w:r>
          <w:t xml:space="preserve">If </w:t>
        </w:r>
      </w:ins>
      <w:ins w:id="3736" w:author="Rev 7 Allen Wirfs-Brock" w:date="2012-05-01T15:52:00Z">
        <w:r>
          <w:rPr>
            <w:i/>
          </w:rPr>
          <w:t>accessorT</w:t>
        </w:r>
        <w:r w:rsidRPr="00791170">
          <w:rPr>
            <w:i/>
          </w:rPr>
          <w:t>hisValue</w:t>
        </w:r>
        <w:r>
          <w:t xml:space="preserve"> </w:t>
        </w:r>
      </w:ins>
      <w:ins w:id="3737" w:author="Rev 7 Allen Wirfs-Brock" w:date="2012-05-01T15:48:00Z">
        <w:r>
          <w:t xml:space="preserve">is not present, then let </w:t>
        </w:r>
      </w:ins>
      <w:ins w:id="3738" w:author="Rev 7 Allen Wirfs-Brock" w:date="2012-05-01T15:52:00Z">
        <w:r>
          <w:rPr>
            <w:i/>
          </w:rPr>
          <w:t>accessorT</w:t>
        </w:r>
        <w:r w:rsidRPr="00791170">
          <w:rPr>
            <w:i/>
          </w:rPr>
          <w:t>hisValue</w:t>
        </w:r>
        <w:r>
          <w:t xml:space="preserve"> </w:t>
        </w:r>
      </w:ins>
      <w:ins w:id="3739" w:author="Rev 7 Allen Wirfs-Brock" w:date="2012-05-01T15:48:00Z">
        <w:r>
          <w:t xml:space="preserve">be </w:t>
        </w:r>
        <w:r w:rsidRPr="00791170">
          <w:rPr>
            <w:i/>
          </w:rPr>
          <w:t>O</w:t>
        </w:r>
        <w:r>
          <w:t>.</w:t>
        </w:r>
      </w:ins>
    </w:p>
    <w:p w14:paraId="0011DA5C" w14:textId="77777777" w:rsidR="004C02EF" w:rsidRPr="00E77497" w:rsidRDefault="004C02EF" w:rsidP="00FA3203">
      <w:pPr>
        <w:pStyle w:val="Alg4"/>
        <w:numPr>
          <w:ilvl w:val="0"/>
          <w:numId w:val="401"/>
        </w:numPr>
        <w:spacing w:after="120"/>
      </w:pPr>
      <w:r w:rsidRPr="00E77497">
        <w:t xml:space="preserve">Return the result calling the [[Call]] internal method of </w:t>
      </w:r>
      <w:r w:rsidRPr="00E77497">
        <w:rPr>
          <w:i/>
        </w:rPr>
        <w:t xml:space="preserve">getter </w:t>
      </w:r>
      <w:r w:rsidRPr="00E77497">
        <w:t xml:space="preserve">providing </w:t>
      </w:r>
      <w:del w:id="3740" w:author="Rev 7 Allen Wirfs-Brock" w:date="2012-05-01T15:49:00Z">
        <w:r w:rsidRPr="00E77497" w:rsidDel="00791170">
          <w:rPr>
            <w:i/>
          </w:rPr>
          <w:delText xml:space="preserve">O </w:delText>
        </w:r>
      </w:del>
      <w:ins w:id="3741" w:author="Rev 7 Allen Wirfs-Brock" w:date="2012-05-01T15:52:00Z">
        <w:r w:rsidR="00791170">
          <w:rPr>
            <w:i/>
          </w:rPr>
          <w:t>accessorT</w:t>
        </w:r>
        <w:r w:rsidR="00791170" w:rsidRPr="00791170">
          <w:rPr>
            <w:i/>
          </w:rPr>
          <w:t>hisValue</w:t>
        </w:r>
        <w:r w:rsidR="00791170">
          <w:t xml:space="preserve"> </w:t>
        </w:r>
      </w:ins>
      <w:r w:rsidRPr="00E77497">
        <w:t xml:space="preserve">as the </w:t>
      </w:r>
      <w:r w:rsidRPr="00E77497">
        <w:rPr>
          <w:b/>
        </w:rPr>
        <w:t>this</w:t>
      </w:r>
      <w:r w:rsidRPr="00E77497">
        <w:t xml:space="preserve"> value and providing no arguments.</w:t>
      </w:r>
    </w:p>
    <w:p w14:paraId="47F2AB00" w14:textId="77777777" w:rsidR="004C02EF" w:rsidRPr="00E77497" w:rsidRDefault="004C02EF" w:rsidP="00C623F2">
      <w:pPr>
        <w:pStyle w:val="30"/>
        <w:numPr>
          <w:ilvl w:val="0"/>
          <w:numId w:val="0"/>
        </w:numPr>
      </w:pPr>
      <w:bookmarkStart w:id="3742" w:name="_Toc276630977"/>
      <w:bookmarkStart w:id="3743" w:name="_Toc329528702"/>
      <w:r w:rsidRPr="00E77497">
        <w:t>8.12.4</w:t>
      </w:r>
      <w:r w:rsidRPr="00E77497">
        <w:tab/>
        <w:t>[[CanPut]] (P)</w:t>
      </w:r>
      <w:bookmarkEnd w:id="3727"/>
      <w:bookmarkEnd w:id="3728"/>
      <w:bookmarkEnd w:id="3729"/>
      <w:bookmarkEnd w:id="3742"/>
      <w:bookmarkEnd w:id="3743"/>
    </w:p>
    <w:p w14:paraId="439705F4" w14:textId="77777777" w:rsidR="004C02EF" w:rsidRPr="00E77497" w:rsidRDefault="004C02EF" w:rsidP="004C02EF">
      <w:r w:rsidRPr="00E77497">
        <w:t xml:space="preserve">When the [[CanPut]] internal method of </w:t>
      </w:r>
      <w:r w:rsidRPr="00E77497">
        <w:rPr>
          <w:rFonts w:ascii="Times New Roman" w:hAnsi="Times New Roman"/>
          <w:i/>
        </w:rPr>
        <w:t xml:space="preserve">O </w:t>
      </w:r>
      <w:r w:rsidRPr="00E77497">
        <w:t xml:space="preserve">is called with property name </w:t>
      </w:r>
      <w:r w:rsidRPr="00E77497">
        <w:rPr>
          <w:rFonts w:ascii="Times New Roman" w:hAnsi="Times New Roman"/>
          <w:i/>
        </w:rPr>
        <w:t>P</w:t>
      </w:r>
      <w:r w:rsidRPr="00E77497">
        <w:t>, the following steps are taken:</w:t>
      </w:r>
    </w:p>
    <w:p w14:paraId="13CC38C9" w14:textId="77777777" w:rsidR="004E4ED3" w:rsidDel="00D8563F" w:rsidRDefault="00B868C9" w:rsidP="004E4ED3">
      <w:pPr>
        <w:pStyle w:val="Alg4"/>
        <w:numPr>
          <w:ilvl w:val="0"/>
          <w:numId w:val="343"/>
        </w:numPr>
        <w:rPr>
          <w:ins w:id="3744" w:author="Rev 6 Allen Wirfs-Brock" w:date="2012-02-22T13:21:00Z"/>
          <w:del w:id="3745" w:author="Rev 7 Allen Wirfs-Brock" w:date="2012-04-09T16:10:00Z"/>
        </w:rPr>
      </w:pPr>
      <w:ins w:id="3746" w:author="Rev 6 Allen Wirfs-Brock" w:date="2012-02-23T13:16:00Z">
        <w:del w:id="3747" w:author="Rev 7 Allen Wirfs-Brock" w:date="2012-04-09T16:10:00Z">
          <w:r w:rsidDel="00D8563F">
            <w:delText>ReturnIfAbrupt(</w:delText>
          </w:r>
          <w:r w:rsidDel="00D8563F">
            <w:rPr>
              <w:i/>
            </w:rPr>
            <w:delText>O</w:delText>
          </w:r>
          <w:r w:rsidDel="00D8563F">
            <w:delText>)</w:delText>
          </w:r>
        </w:del>
      </w:ins>
      <w:ins w:id="3748" w:author="Rev 6 Allen Wirfs-Brock" w:date="2012-02-22T13:21:00Z">
        <w:del w:id="3749" w:author="Rev 7 Allen Wirfs-Brock" w:date="2012-04-09T16:10:00Z">
          <w:r w:rsidR="004E4ED3" w:rsidDel="00D8563F">
            <w:delText>.</w:delText>
          </w:r>
        </w:del>
      </w:ins>
    </w:p>
    <w:p w14:paraId="1CAB3403" w14:textId="77777777" w:rsidR="004C02EF" w:rsidRPr="00E77497" w:rsidRDefault="004C02EF" w:rsidP="00FA3203">
      <w:pPr>
        <w:pStyle w:val="Alg4"/>
        <w:numPr>
          <w:ilvl w:val="0"/>
          <w:numId w:val="34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6EF72B62" w14:textId="77777777" w:rsidR="004C02EF" w:rsidRPr="00E77497" w:rsidRDefault="004C02EF" w:rsidP="00FA3203">
      <w:pPr>
        <w:pStyle w:val="Alg4"/>
        <w:numPr>
          <w:ilvl w:val="0"/>
          <w:numId w:val="343"/>
        </w:numPr>
      </w:pPr>
      <w:r w:rsidRPr="00E77497">
        <w:t xml:space="preserve">If </w:t>
      </w:r>
      <w:r w:rsidRPr="00E77497">
        <w:rPr>
          <w:i/>
        </w:rPr>
        <w:t>desc</w:t>
      </w:r>
      <w:r w:rsidRPr="00E77497">
        <w:t xml:space="preserve"> is not </w:t>
      </w:r>
      <w:r w:rsidRPr="00E77497">
        <w:rPr>
          <w:b/>
        </w:rPr>
        <w:t>undefined</w:t>
      </w:r>
      <w:r w:rsidRPr="00E77497">
        <w:t>, then</w:t>
      </w:r>
    </w:p>
    <w:p w14:paraId="1B4835B5" w14:textId="77777777" w:rsidR="004C02EF" w:rsidRPr="00E77497" w:rsidRDefault="004C02EF" w:rsidP="00FA3203">
      <w:pPr>
        <w:pStyle w:val="Alg4"/>
        <w:numPr>
          <w:ilvl w:val="1"/>
          <w:numId w:val="343"/>
        </w:numPr>
      </w:pPr>
      <w:r w:rsidRPr="00E77497">
        <w:t>If IsAccessorDescriptor(</w:t>
      </w:r>
      <w:r w:rsidRPr="00E77497">
        <w:rPr>
          <w:i/>
        </w:rPr>
        <w:t>desc</w:t>
      </w:r>
      <w:r w:rsidRPr="00E77497">
        <w:t xml:space="preserve">) is </w:t>
      </w:r>
      <w:r w:rsidRPr="00E77497">
        <w:rPr>
          <w:b/>
        </w:rPr>
        <w:t>true</w:t>
      </w:r>
      <w:r w:rsidRPr="00E77497">
        <w:t>, then</w:t>
      </w:r>
    </w:p>
    <w:p w14:paraId="3C4111D5" w14:textId="77777777" w:rsidR="004C02EF" w:rsidRPr="00E77497" w:rsidRDefault="004C02EF" w:rsidP="00FA3203">
      <w:pPr>
        <w:pStyle w:val="Alg4"/>
        <w:numPr>
          <w:ilvl w:val="2"/>
          <w:numId w:val="343"/>
        </w:numPr>
      </w:pPr>
      <w:r w:rsidRPr="00E77497">
        <w:t xml:space="preserve">If </w:t>
      </w:r>
      <w:r w:rsidRPr="00E77497">
        <w:rPr>
          <w:i/>
        </w:rPr>
        <w:t>desc</w:t>
      </w:r>
      <w:r w:rsidRPr="00E77497">
        <w:t xml:space="preserve">.[[Set]] is </w:t>
      </w:r>
      <w:r w:rsidRPr="00E77497">
        <w:rPr>
          <w:b/>
        </w:rPr>
        <w:t>undefined</w:t>
      </w:r>
      <w:r w:rsidRPr="00E77497">
        <w:t xml:space="preserve">, then return </w:t>
      </w:r>
      <w:r w:rsidRPr="00E77497">
        <w:rPr>
          <w:b/>
        </w:rPr>
        <w:t>false</w:t>
      </w:r>
      <w:r w:rsidRPr="00E77497">
        <w:t>.</w:t>
      </w:r>
    </w:p>
    <w:p w14:paraId="2755F13F" w14:textId="77777777" w:rsidR="004C02EF" w:rsidRPr="00E77497" w:rsidRDefault="004C02EF" w:rsidP="00FA3203">
      <w:pPr>
        <w:pStyle w:val="Alg4"/>
        <w:numPr>
          <w:ilvl w:val="2"/>
          <w:numId w:val="343"/>
        </w:numPr>
      </w:pPr>
      <w:r w:rsidRPr="00E77497">
        <w:t xml:space="preserve">Else return </w:t>
      </w:r>
      <w:r w:rsidRPr="00E77497">
        <w:rPr>
          <w:b/>
        </w:rPr>
        <w:t>true</w:t>
      </w:r>
      <w:r w:rsidRPr="00E77497">
        <w:t>.</w:t>
      </w:r>
    </w:p>
    <w:p w14:paraId="2714C1B3" w14:textId="77777777" w:rsidR="004C02EF" w:rsidRPr="00E77497" w:rsidRDefault="004C02EF" w:rsidP="00FA3203">
      <w:pPr>
        <w:pStyle w:val="Alg4"/>
        <w:numPr>
          <w:ilvl w:val="1"/>
          <w:numId w:val="343"/>
        </w:numPr>
      </w:pPr>
      <w:r w:rsidRPr="00E77497">
        <w:t xml:space="preserve">Else, </w:t>
      </w:r>
      <w:r w:rsidRPr="00E77497">
        <w:rPr>
          <w:i/>
        </w:rPr>
        <w:t>desc</w:t>
      </w:r>
      <w:r w:rsidRPr="00E77497">
        <w:t xml:space="preserve"> must be a DataDescriptor so return the value of </w:t>
      </w:r>
      <w:r w:rsidRPr="00E77497">
        <w:rPr>
          <w:i/>
        </w:rPr>
        <w:t>desc</w:t>
      </w:r>
      <w:r w:rsidRPr="00E77497">
        <w:t>.[[Writable]].</w:t>
      </w:r>
    </w:p>
    <w:p w14:paraId="6257B243" w14:textId="77777777" w:rsidR="004C02EF" w:rsidRPr="00E77497" w:rsidRDefault="004C02EF" w:rsidP="00FA3203">
      <w:pPr>
        <w:pStyle w:val="Alg4"/>
        <w:numPr>
          <w:ilvl w:val="0"/>
          <w:numId w:val="343"/>
        </w:numPr>
      </w:pPr>
      <w:r w:rsidRPr="00E77497">
        <w:t xml:space="preserve">Let </w:t>
      </w:r>
      <w:r w:rsidRPr="00E77497">
        <w:rPr>
          <w:i/>
        </w:rPr>
        <w:t>proto</w:t>
      </w:r>
      <w:r w:rsidRPr="00E77497">
        <w:t xml:space="preserve"> be the [[Prototype]] internal property of </w:t>
      </w:r>
      <w:r w:rsidRPr="00E77497">
        <w:rPr>
          <w:i/>
        </w:rPr>
        <w:t>O</w:t>
      </w:r>
      <w:r w:rsidRPr="00E77497">
        <w:t>.</w:t>
      </w:r>
    </w:p>
    <w:p w14:paraId="595EA40F" w14:textId="77777777" w:rsidR="004C02EF" w:rsidRPr="00E77497" w:rsidRDefault="004C02EF" w:rsidP="00FA3203">
      <w:pPr>
        <w:pStyle w:val="Alg4"/>
        <w:numPr>
          <w:ilvl w:val="0"/>
          <w:numId w:val="343"/>
        </w:numPr>
      </w:pPr>
      <w:r w:rsidRPr="00E77497">
        <w:t xml:space="preserve">If </w:t>
      </w:r>
      <w:r w:rsidRPr="00E77497">
        <w:rPr>
          <w:i/>
        </w:rPr>
        <w:t>proto</w:t>
      </w:r>
      <w:r w:rsidRPr="00E77497">
        <w:t xml:space="preserve"> is </w:t>
      </w:r>
      <w:r w:rsidRPr="00E77497">
        <w:rPr>
          <w:b/>
        </w:rPr>
        <w:t>null</w:t>
      </w:r>
      <w:r w:rsidRPr="00E77497">
        <w:t xml:space="preserve">, then return the value of the [[Extensible]] internal property of </w:t>
      </w:r>
      <w:r w:rsidRPr="00E77497">
        <w:rPr>
          <w:i/>
        </w:rPr>
        <w:t>O</w:t>
      </w:r>
      <w:r w:rsidRPr="00E77497">
        <w:t>.</w:t>
      </w:r>
    </w:p>
    <w:p w14:paraId="1EC8A69F" w14:textId="77777777" w:rsidR="004C02EF" w:rsidRPr="00E77497" w:rsidRDefault="004C02EF" w:rsidP="00FA3203">
      <w:pPr>
        <w:pStyle w:val="Alg4"/>
        <w:numPr>
          <w:ilvl w:val="0"/>
          <w:numId w:val="343"/>
        </w:numPr>
      </w:pPr>
      <w:r w:rsidRPr="00E77497">
        <w:t xml:space="preserve">Let </w:t>
      </w:r>
      <w:r w:rsidRPr="00E77497">
        <w:rPr>
          <w:i/>
        </w:rPr>
        <w:t>inherited</w:t>
      </w:r>
      <w:r w:rsidRPr="00E77497">
        <w:t xml:space="preserve"> be the result of calling the [[GetProperty]] internal method of </w:t>
      </w:r>
      <w:r w:rsidRPr="00E77497">
        <w:rPr>
          <w:i/>
        </w:rPr>
        <w:t>proto</w:t>
      </w:r>
      <w:r w:rsidRPr="00E77497">
        <w:t xml:space="preserve"> with property name </w:t>
      </w:r>
      <w:r w:rsidRPr="00E77497">
        <w:rPr>
          <w:i/>
        </w:rPr>
        <w:t>P</w:t>
      </w:r>
      <w:r w:rsidRPr="00E77497">
        <w:t>.</w:t>
      </w:r>
    </w:p>
    <w:p w14:paraId="12ACED11" w14:textId="77777777" w:rsidR="004C02EF" w:rsidRPr="00E77497" w:rsidRDefault="004C02EF" w:rsidP="00FA3203">
      <w:pPr>
        <w:pStyle w:val="Alg4"/>
        <w:numPr>
          <w:ilvl w:val="0"/>
          <w:numId w:val="343"/>
        </w:numPr>
      </w:pPr>
      <w:r w:rsidRPr="00E77497">
        <w:t xml:space="preserve">If </w:t>
      </w:r>
      <w:r w:rsidRPr="00E77497">
        <w:rPr>
          <w:i/>
        </w:rPr>
        <w:t>inherited</w:t>
      </w:r>
      <w:r w:rsidRPr="00E77497">
        <w:t xml:space="preserve"> is </w:t>
      </w:r>
      <w:r w:rsidRPr="00E77497">
        <w:rPr>
          <w:b/>
        </w:rPr>
        <w:t>undefined</w:t>
      </w:r>
      <w:r w:rsidRPr="00E77497">
        <w:t xml:space="preserve">, return the value of the [[Extensible]] internal property of </w:t>
      </w:r>
      <w:r w:rsidRPr="00E77497">
        <w:rPr>
          <w:i/>
        </w:rPr>
        <w:t>O</w:t>
      </w:r>
      <w:r w:rsidRPr="00E77497">
        <w:t>.</w:t>
      </w:r>
    </w:p>
    <w:p w14:paraId="0F0F6DB6" w14:textId="77777777" w:rsidR="004C02EF" w:rsidRPr="00E77497" w:rsidRDefault="004C02EF" w:rsidP="00FA3203">
      <w:pPr>
        <w:pStyle w:val="Alg4"/>
        <w:numPr>
          <w:ilvl w:val="0"/>
          <w:numId w:val="343"/>
        </w:numPr>
      </w:pPr>
      <w:r w:rsidRPr="00E77497">
        <w:t>If IsAccessorDescriptor(</w:t>
      </w:r>
      <w:r w:rsidRPr="00E77497">
        <w:rPr>
          <w:i/>
        </w:rPr>
        <w:t>inherited</w:t>
      </w:r>
      <w:r w:rsidRPr="00E77497">
        <w:t xml:space="preserve">) is </w:t>
      </w:r>
      <w:r w:rsidRPr="00E77497">
        <w:rPr>
          <w:b/>
        </w:rPr>
        <w:t>true</w:t>
      </w:r>
      <w:r w:rsidRPr="00E77497">
        <w:t>, then</w:t>
      </w:r>
    </w:p>
    <w:p w14:paraId="5DF08BFF" w14:textId="77777777" w:rsidR="004C02EF" w:rsidRPr="00E77497" w:rsidRDefault="004C02EF" w:rsidP="00FA3203">
      <w:pPr>
        <w:pStyle w:val="Alg4"/>
        <w:numPr>
          <w:ilvl w:val="1"/>
          <w:numId w:val="343"/>
        </w:numPr>
      </w:pPr>
      <w:r w:rsidRPr="00E77497">
        <w:t xml:space="preserve">If </w:t>
      </w:r>
      <w:r w:rsidRPr="00E77497">
        <w:rPr>
          <w:i/>
        </w:rPr>
        <w:t>inherited</w:t>
      </w:r>
      <w:r w:rsidRPr="00E77497">
        <w:t xml:space="preserve">.[[Set]] is </w:t>
      </w:r>
      <w:r w:rsidRPr="00E77497">
        <w:rPr>
          <w:b/>
        </w:rPr>
        <w:t>undefined</w:t>
      </w:r>
      <w:r w:rsidRPr="00E77497">
        <w:t xml:space="preserve">, then return </w:t>
      </w:r>
      <w:r w:rsidRPr="00E77497">
        <w:rPr>
          <w:b/>
        </w:rPr>
        <w:t>false</w:t>
      </w:r>
      <w:r w:rsidRPr="00E77497">
        <w:t>.</w:t>
      </w:r>
    </w:p>
    <w:p w14:paraId="7037AE45" w14:textId="77777777" w:rsidR="004C02EF" w:rsidRPr="00E77497" w:rsidRDefault="004C02EF" w:rsidP="00FA3203">
      <w:pPr>
        <w:pStyle w:val="Alg4"/>
        <w:numPr>
          <w:ilvl w:val="1"/>
          <w:numId w:val="343"/>
        </w:numPr>
      </w:pPr>
      <w:r w:rsidRPr="00E77497">
        <w:t xml:space="preserve">Else return </w:t>
      </w:r>
      <w:r w:rsidRPr="00E77497">
        <w:rPr>
          <w:b/>
        </w:rPr>
        <w:t>true</w:t>
      </w:r>
      <w:r w:rsidRPr="00E77497">
        <w:t>.</w:t>
      </w:r>
    </w:p>
    <w:p w14:paraId="232577D7" w14:textId="77777777" w:rsidR="004C02EF" w:rsidRPr="00E77497" w:rsidRDefault="004C02EF" w:rsidP="00FA3203">
      <w:pPr>
        <w:pStyle w:val="Alg4"/>
        <w:numPr>
          <w:ilvl w:val="0"/>
          <w:numId w:val="343"/>
        </w:numPr>
      </w:pPr>
      <w:r w:rsidRPr="00E77497">
        <w:t xml:space="preserve">Else, </w:t>
      </w:r>
      <w:r w:rsidRPr="00E77497">
        <w:rPr>
          <w:i/>
        </w:rPr>
        <w:t>inherited</w:t>
      </w:r>
      <w:r w:rsidRPr="00E77497">
        <w:t xml:space="preserve"> must be a DataDescriptor</w:t>
      </w:r>
    </w:p>
    <w:p w14:paraId="6F7346CC" w14:textId="77777777" w:rsidR="004C02EF" w:rsidRPr="00E77497" w:rsidRDefault="004C02EF" w:rsidP="00FA3203">
      <w:pPr>
        <w:pStyle w:val="Alg4"/>
        <w:numPr>
          <w:ilvl w:val="1"/>
          <w:numId w:val="343"/>
        </w:numPr>
      </w:pPr>
      <w:r w:rsidRPr="00E77497">
        <w:t xml:space="preserve">If the [[Extensible]] internal property of </w:t>
      </w:r>
      <w:r w:rsidRPr="00E77497">
        <w:rPr>
          <w:i/>
        </w:rPr>
        <w:t>O</w:t>
      </w:r>
      <w:r w:rsidRPr="00E77497">
        <w:t xml:space="preserve"> is </w:t>
      </w:r>
      <w:r w:rsidRPr="00E77497">
        <w:rPr>
          <w:b/>
        </w:rPr>
        <w:t>false</w:t>
      </w:r>
      <w:r w:rsidRPr="00E77497">
        <w:t xml:space="preserve">, return </w:t>
      </w:r>
      <w:r w:rsidRPr="00E77497">
        <w:rPr>
          <w:b/>
        </w:rPr>
        <w:t>false</w:t>
      </w:r>
      <w:r w:rsidRPr="00E77497">
        <w:t>.</w:t>
      </w:r>
    </w:p>
    <w:p w14:paraId="346FFC31" w14:textId="77777777" w:rsidR="004C02EF" w:rsidRPr="00E77497" w:rsidRDefault="004C02EF" w:rsidP="00FA3203">
      <w:pPr>
        <w:pStyle w:val="Alg4"/>
        <w:numPr>
          <w:ilvl w:val="1"/>
          <w:numId w:val="343"/>
        </w:numPr>
        <w:spacing w:after="120"/>
      </w:pPr>
      <w:r w:rsidRPr="00E77497">
        <w:t xml:space="preserve">Else return the value of </w:t>
      </w:r>
      <w:r w:rsidRPr="00E77497">
        <w:rPr>
          <w:i/>
        </w:rPr>
        <w:t>inherited</w:t>
      </w:r>
      <w:r w:rsidRPr="00E77497">
        <w:t>.[[Writable]].</w:t>
      </w:r>
    </w:p>
    <w:p w14:paraId="472AB5D9" w14:textId="77777777" w:rsidR="004C02EF" w:rsidRPr="00E77497" w:rsidRDefault="004C02EF" w:rsidP="004C02EF">
      <w:pPr>
        <w:pStyle w:val="Note"/>
        <w:rPr>
          <w:sz w:val="20"/>
        </w:rPr>
      </w:pPr>
      <w:del w:id="3750" w:author="Rev 9 Allen Wirfs-Brock" w:date="2012-07-07T17:45:00Z">
        <w:r w:rsidRPr="00E77497" w:rsidDel="003D5776">
          <w:rPr>
            <w:sz w:val="20"/>
          </w:rPr>
          <w:delText xml:space="preserve">Host </w:delText>
        </w:r>
      </w:del>
      <w:ins w:id="3751" w:author="Rev 9 Allen Wirfs-Brock" w:date="2012-07-07T17:45:00Z">
        <w:r w:rsidR="003D5776">
          <w:rPr>
            <w:sz w:val="20"/>
          </w:rPr>
          <w:t>Exotic</w:t>
        </w:r>
        <w:r w:rsidR="003D5776" w:rsidRPr="00E77497">
          <w:rPr>
            <w:sz w:val="20"/>
          </w:rPr>
          <w:t xml:space="preserve"> </w:t>
        </w:r>
      </w:ins>
      <w:r w:rsidRPr="00E77497">
        <w:rPr>
          <w:sz w:val="20"/>
        </w:rPr>
        <w:t xml:space="preserve">objects may define additional constraints upon [[Put]] operations. If possible, </w:t>
      </w:r>
      <w:del w:id="3752" w:author="Rev 9 Allen Wirfs-Brock" w:date="2012-07-07T17:45:00Z">
        <w:r w:rsidRPr="00E77497" w:rsidDel="003D5776">
          <w:rPr>
            <w:sz w:val="20"/>
          </w:rPr>
          <w:delText xml:space="preserve">host </w:delText>
        </w:r>
      </w:del>
      <w:ins w:id="3753" w:author="Rev 9 Allen Wirfs-Brock" w:date="2012-07-07T17:45:00Z">
        <w:r w:rsidR="003D5776">
          <w:rPr>
            <w:sz w:val="20"/>
          </w:rPr>
          <w:t>exotic</w:t>
        </w:r>
        <w:r w:rsidR="003D5776" w:rsidRPr="00E77497">
          <w:rPr>
            <w:sz w:val="20"/>
          </w:rPr>
          <w:t xml:space="preserve"> </w:t>
        </w:r>
      </w:ins>
      <w:r w:rsidRPr="00E77497">
        <w:rPr>
          <w:sz w:val="20"/>
        </w:rPr>
        <w:t>objects should not allow [[Put]] operations in situations where this definition of [[CanPut]] returns false.</w:t>
      </w:r>
    </w:p>
    <w:p w14:paraId="4C8F1BB3" w14:textId="77777777" w:rsidR="004C02EF" w:rsidRPr="00E77497" w:rsidRDefault="004C02EF" w:rsidP="00C623F2">
      <w:pPr>
        <w:pStyle w:val="30"/>
        <w:numPr>
          <w:ilvl w:val="0"/>
          <w:numId w:val="0"/>
        </w:numPr>
      </w:pPr>
      <w:bookmarkStart w:id="3754" w:name="_Toc235503352"/>
      <w:bookmarkStart w:id="3755" w:name="_Toc241509127"/>
      <w:bookmarkStart w:id="3756" w:name="_Toc244416614"/>
      <w:bookmarkStart w:id="3757" w:name="_Toc276630978"/>
      <w:bookmarkStart w:id="3758" w:name="_Toc329528703"/>
      <w:r w:rsidRPr="00E77497">
        <w:t>8.12.5</w:t>
      </w:r>
      <w:r w:rsidRPr="00E77497">
        <w:tab/>
        <w:t>[[Put]] ( P, V, Throw</w:t>
      </w:r>
      <w:ins w:id="3759" w:author="Rev 7 Allen Wirfs-Brock" w:date="2012-05-01T15:48:00Z">
        <w:r w:rsidR="00791170">
          <w:t xml:space="preserve">[, </w:t>
        </w:r>
      </w:ins>
      <w:ins w:id="3760" w:author="Rev 7 Allen Wirfs-Brock" w:date="2012-05-01T15:51:00Z">
        <w:r w:rsidR="00791170">
          <w:t>accessorT</w:t>
        </w:r>
      </w:ins>
      <w:ins w:id="3761" w:author="Rev 7 Allen Wirfs-Brock" w:date="2012-05-01T15:48:00Z">
        <w:r w:rsidR="00791170">
          <w:t xml:space="preserve">hisValue] </w:t>
        </w:r>
      </w:ins>
      <w:r w:rsidRPr="00E77497">
        <w:t xml:space="preserve"> )</w:t>
      </w:r>
      <w:bookmarkEnd w:id="3754"/>
      <w:bookmarkEnd w:id="3755"/>
      <w:bookmarkEnd w:id="3756"/>
      <w:bookmarkEnd w:id="3757"/>
      <w:bookmarkEnd w:id="3758"/>
    </w:p>
    <w:p w14:paraId="29268203" w14:textId="77777777" w:rsidR="004C02EF" w:rsidRPr="00E77497" w:rsidRDefault="004C02EF" w:rsidP="004C02EF">
      <w:r w:rsidRPr="00E77497">
        <w:t xml:space="preserve">When the [[Put]] internal method of </w:t>
      </w:r>
      <w:r w:rsidRPr="00E77497">
        <w:rPr>
          <w:rFonts w:ascii="Times New Roman" w:hAnsi="Times New Roman"/>
          <w:i/>
        </w:rPr>
        <w:t>O</w:t>
      </w:r>
      <w:r w:rsidRPr="00E77497">
        <w:t xml:space="preserve"> is called with property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and Boolean flag </w:t>
      </w:r>
      <w:r w:rsidRPr="00E77497">
        <w:rPr>
          <w:rFonts w:ascii="Times New Roman" w:hAnsi="Times New Roman"/>
          <w:i/>
        </w:rPr>
        <w:t>Throw</w:t>
      </w:r>
      <w:r w:rsidRPr="00E77497">
        <w:t>, the following steps are taken:</w:t>
      </w:r>
    </w:p>
    <w:p w14:paraId="45567AB7" w14:textId="77777777" w:rsidR="004E4ED3" w:rsidDel="00D8563F" w:rsidRDefault="00B868C9" w:rsidP="004E4ED3">
      <w:pPr>
        <w:pStyle w:val="Alg4"/>
        <w:numPr>
          <w:ilvl w:val="0"/>
          <w:numId w:val="344"/>
        </w:numPr>
        <w:rPr>
          <w:ins w:id="3762" w:author="Rev 6 Allen Wirfs-Brock" w:date="2012-02-22T13:22:00Z"/>
          <w:del w:id="3763" w:author="Rev 7 Allen Wirfs-Brock" w:date="2012-04-09T16:11:00Z"/>
        </w:rPr>
      </w:pPr>
      <w:ins w:id="3764" w:author="Rev 6 Allen Wirfs-Brock" w:date="2012-02-23T13:16:00Z">
        <w:del w:id="3765" w:author="Rev 7 Allen Wirfs-Brock" w:date="2012-04-09T16:11:00Z">
          <w:r w:rsidDel="00D8563F">
            <w:delText>ReturnIfAbrupt(</w:delText>
          </w:r>
          <w:r w:rsidDel="00D8563F">
            <w:rPr>
              <w:i/>
            </w:rPr>
            <w:delText>O</w:delText>
          </w:r>
          <w:r w:rsidDel="00D8563F">
            <w:delText>)</w:delText>
          </w:r>
        </w:del>
      </w:ins>
      <w:ins w:id="3766" w:author="Rev 6 Allen Wirfs-Brock" w:date="2012-02-22T13:22:00Z">
        <w:del w:id="3767" w:author="Rev 7 Allen Wirfs-Brock" w:date="2012-04-09T16:11:00Z">
          <w:r w:rsidR="004E4ED3" w:rsidDel="00D8563F">
            <w:delText>.</w:delText>
          </w:r>
        </w:del>
      </w:ins>
    </w:p>
    <w:p w14:paraId="21AE9F37" w14:textId="77777777" w:rsidR="004C02EF" w:rsidRPr="00E77497" w:rsidRDefault="004C02EF" w:rsidP="00FA3203">
      <w:pPr>
        <w:pStyle w:val="Alg4"/>
        <w:numPr>
          <w:ilvl w:val="0"/>
          <w:numId w:val="344"/>
        </w:numPr>
      </w:pPr>
      <w:r w:rsidRPr="00E77497">
        <w:t xml:space="preserve">If the result of calling the [[CanPut]] internal method of </w:t>
      </w:r>
      <w:r w:rsidRPr="00E77497">
        <w:rPr>
          <w:i/>
        </w:rPr>
        <w:t xml:space="preserve">O </w:t>
      </w:r>
      <w:r w:rsidRPr="00E77497">
        <w:t xml:space="preserve">with argument </w:t>
      </w:r>
      <w:r w:rsidRPr="00E77497">
        <w:rPr>
          <w:i/>
        </w:rPr>
        <w:t xml:space="preserve">P </w:t>
      </w:r>
      <w:r w:rsidRPr="00E77497">
        <w:t xml:space="preserve">is </w:t>
      </w:r>
      <w:r w:rsidRPr="00E77497">
        <w:rPr>
          <w:b/>
        </w:rPr>
        <w:t>false</w:t>
      </w:r>
      <w:r w:rsidRPr="00E77497">
        <w:t>, then</w:t>
      </w:r>
    </w:p>
    <w:p w14:paraId="431EC790" w14:textId="77777777" w:rsidR="004C02EF" w:rsidRPr="00E77497" w:rsidRDefault="004C02EF" w:rsidP="00FA3203">
      <w:pPr>
        <w:pStyle w:val="Alg4"/>
        <w:numPr>
          <w:ilvl w:val="1"/>
          <w:numId w:val="344"/>
        </w:numPr>
      </w:pPr>
      <w:r w:rsidRPr="00E77497">
        <w:t xml:space="preserve">If </w:t>
      </w:r>
      <w:r w:rsidRPr="00E77497">
        <w:rPr>
          <w:i/>
        </w:rPr>
        <w:t xml:space="preserve">Throw </w:t>
      </w:r>
      <w:r w:rsidRPr="00E77497">
        <w:t xml:space="preserve">is </w:t>
      </w:r>
      <w:r w:rsidRPr="00E77497">
        <w:rPr>
          <w:b/>
        </w:rPr>
        <w:t>true</w:t>
      </w:r>
      <w:r w:rsidRPr="00E77497">
        <w:t xml:space="preserve">, then throw a </w:t>
      </w:r>
      <w:r w:rsidRPr="00E77497">
        <w:rPr>
          <w:b/>
        </w:rPr>
        <w:t xml:space="preserve">TypeError </w:t>
      </w:r>
      <w:r w:rsidRPr="00E77497">
        <w:t>exception.</w:t>
      </w:r>
    </w:p>
    <w:p w14:paraId="0EDABD33" w14:textId="77777777" w:rsidR="004C02EF" w:rsidRPr="00E77497" w:rsidRDefault="004C02EF" w:rsidP="00FA3203">
      <w:pPr>
        <w:pStyle w:val="Alg4"/>
        <w:numPr>
          <w:ilvl w:val="1"/>
          <w:numId w:val="344"/>
        </w:numPr>
      </w:pPr>
      <w:r w:rsidRPr="00E77497">
        <w:t>Else return</w:t>
      </w:r>
      <w:ins w:id="3768" w:author="Rev 6 Allen Wirfs-Brock" w:date="2012-02-22T13:22:00Z">
        <w:r w:rsidR="004E4ED3" w:rsidRPr="004E4ED3">
          <w:rPr>
            <w:b/>
          </w:rPr>
          <w:t xml:space="preserve"> </w:t>
        </w:r>
        <w:r w:rsidR="004E4ED3" w:rsidRPr="00E77497">
          <w:rPr>
            <w:b/>
          </w:rPr>
          <w:t>undefined</w:t>
        </w:r>
      </w:ins>
      <w:r w:rsidRPr="00E77497">
        <w:t>.</w:t>
      </w:r>
    </w:p>
    <w:p w14:paraId="789917DA" w14:textId="77777777" w:rsidR="004C02EF" w:rsidRPr="00E77497" w:rsidRDefault="004C02EF" w:rsidP="00FA3203">
      <w:pPr>
        <w:pStyle w:val="Alg4"/>
        <w:numPr>
          <w:ilvl w:val="0"/>
          <w:numId w:val="344"/>
        </w:numPr>
      </w:pPr>
      <w:r w:rsidRPr="00E77497">
        <w:t xml:space="preserve">Let </w:t>
      </w:r>
      <w:r w:rsidRPr="00E77497">
        <w:rPr>
          <w:i/>
        </w:rPr>
        <w:t xml:space="preserve">ownDesc </w:t>
      </w:r>
      <w:r w:rsidRPr="00E77497">
        <w:t xml:space="preserve">be the result of calling the [[GetOwnProperty]] internal method of </w:t>
      </w:r>
      <w:r w:rsidRPr="00E77497">
        <w:rPr>
          <w:i/>
        </w:rPr>
        <w:t xml:space="preserve">O </w:t>
      </w:r>
      <w:r w:rsidRPr="00E77497">
        <w:t xml:space="preserve">with argument </w:t>
      </w:r>
      <w:r w:rsidRPr="00E77497">
        <w:rPr>
          <w:i/>
        </w:rPr>
        <w:t>P</w:t>
      </w:r>
      <w:r w:rsidRPr="00E77497">
        <w:t>.</w:t>
      </w:r>
    </w:p>
    <w:p w14:paraId="24350D98" w14:textId="77777777" w:rsidR="004C02EF" w:rsidRPr="00E77497" w:rsidRDefault="004C02EF" w:rsidP="00FA3203">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14:paraId="22573C63" w14:textId="77777777" w:rsidR="004C02EF" w:rsidRPr="00E77497" w:rsidRDefault="004C02EF" w:rsidP="00FA3203">
      <w:pPr>
        <w:pStyle w:val="Alg4"/>
        <w:numPr>
          <w:ilvl w:val="1"/>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14:paraId="07B47656" w14:textId="77777777" w:rsidR="004C02EF" w:rsidRPr="00E77497" w:rsidRDefault="004C02EF" w:rsidP="00FA3203">
      <w:pPr>
        <w:pStyle w:val="Alg4"/>
        <w:numPr>
          <w:ilvl w:val="1"/>
          <w:numId w:val="344"/>
        </w:numPr>
      </w:pPr>
      <w:del w:id="3769" w:author="Rev 6 Allen Wirfs-Brock" w:date="2012-02-22T13:23:00Z">
        <w:r w:rsidRPr="00E77497" w:rsidDel="004E4ED3">
          <w:delText xml:space="preserve">Call </w:delText>
        </w:r>
      </w:del>
      <w:ins w:id="3770" w:author="Rev 6 Allen Wirfs-Brock" w:date="2012-02-22T13:23:00Z">
        <w:r w:rsidR="004E4ED3">
          <w:t>Return the result of calling</w:t>
        </w:r>
        <w:r w:rsidR="004E4ED3" w:rsidRPr="00E77497">
          <w:t xml:space="preserve"> </w:t>
        </w:r>
      </w:ins>
      <w:r w:rsidRPr="00E77497">
        <w:t xml:space="preserve">the [[DefineOwnProperty]] internal method of </w:t>
      </w:r>
      <w:r w:rsidRPr="00E77497">
        <w:rPr>
          <w:i/>
        </w:rPr>
        <w:t>O</w:t>
      </w:r>
      <w:r w:rsidRPr="00E77497">
        <w:t xml:space="preserve"> passing </w:t>
      </w:r>
      <w:r w:rsidRPr="00E77497">
        <w:rPr>
          <w:i/>
        </w:rPr>
        <w:t>P</w:t>
      </w:r>
      <w:r w:rsidRPr="00E77497">
        <w:t xml:space="preserve">, </w:t>
      </w:r>
      <w:r w:rsidRPr="00E77497">
        <w:rPr>
          <w:i/>
        </w:rPr>
        <w:t>valueDesc</w:t>
      </w:r>
      <w:r w:rsidRPr="00E77497">
        <w:t xml:space="preserve">, and </w:t>
      </w:r>
      <w:r w:rsidRPr="00E77497">
        <w:rPr>
          <w:i/>
        </w:rPr>
        <w:t>Throw</w:t>
      </w:r>
      <w:r w:rsidRPr="00E77497">
        <w:t xml:space="preserve"> as arguments.</w:t>
      </w:r>
    </w:p>
    <w:p w14:paraId="312C88F3" w14:textId="77777777" w:rsidR="004C02EF" w:rsidRPr="00E77497" w:rsidDel="00DE13A5" w:rsidRDefault="004C02EF" w:rsidP="00FA3203">
      <w:pPr>
        <w:pStyle w:val="Alg4"/>
        <w:numPr>
          <w:ilvl w:val="1"/>
          <w:numId w:val="344"/>
        </w:numPr>
        <w:rPr>
          <w:del w:id="3771" w:author="Rev 7 Allen Wirfs-Brock" w:date="2012-05-04T14:02:00Z"/>
        </w:rPr>
      </w:pPr>
      <w:del w:id="3772" w:author="Rev 7 Allen Wirfs-Brock" w:date="2012-05-04T14:02:00Z">
        <w:r w:rsidRPr="00E77497" w:rsidDel="00DE13A5">
          <w:delText>Return.</w:delText>
        </w:r>
      </w:del>
    </w:p>
    <w:p w14:paraId="148EA59A" w14:textId="77777777" w:rsidR="004C02EF" w:rsidRPr="00E77497" w:rsidRDefault="004C02EF" w:rsidP="009A20C6">
      <w:pPr>
        <w:pStyle w:val="Alg4"/>
        <w:numPr>
          <w:ilvl w:val="0"/>
          <w:numId w:val="344"/>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argument </w:t>
      </w:r>
      <w:r w:rsidRPr="00E77497">
        <w:rPr>
          <w:i/>
        </w:rPr>
        <w:t>P</w:t>
      </w:r>
      <w:r w:rsidRPr="00E77497">
        <w:t>. This may be either an own or inherited accessor property descriptor or an inherited data property descriptor.</w:t>
      </w:r>
    </w:p>
    <w:p w14:paraId="3F73B7D2" w14:textId="77777777" w:rsidR="004C02EF" w:rsidRPr="00E77497" w:rsidRDefault="004C02EF" w:rsidP="009A20C6">
      <w:pPr>
        <w:pStyle w:val="Alg4"/>
        <w:numPr>
          <w:ilvl w:val="0"/>
          <w:numId w:val="344"/>
        </w:numPr>
      </w:pPr>
      <w:r w:rsidRPr="00E77497">
        <w:t>If IsAccessorDescriptor(</w:t>
      </w:r>
      <w:r w:rsidRPr="00E77497">
        <w:rPr>
          <w:i/>
        </w:rPr>
        <w:t>desc</w:t>
      </w:r>
      <w:r w:rsidRPr="00E77497">
        <w:t xml:space="preserve">) is </w:t>
      </w:r>
      <w:r w:rsidRPr="00E77497">
        <w:rPr>
          <w:b/>
        </w:rPr>
        <w:t>true</w:t>
      </w:r>
      <w:r w:rsidRPr="00E77497">
        <w:t>, then</w:t>
      </w:r>
    </w:p>
    <w:p w14:paraId="555FD9F1" w14:textId="77777777" w:rsidR="004C02EF" w:rsidRPr="00E77497" w:rsidRDefault="004C02EF" w:rsidP="009A20C6">
      <w:pPr>
        <w:pStyle w:val="Alg4"/>
        <w:numPr>
          <w:ilvl w:val="1"/>
          <w:numId w:val="344"/>
        </w:numPr>
      </w:pPr>
      <w:r w:rsidRPr="00E77497">
        <w:t xml:space="preserve">Let </w:t>
      </w:r>
      <w:r w:rsidRPr="00E77497">
        <w:rPr>
          <w:i/>
        </w:rPr>
        <w:t xml:space="preserve">setter </w:t>
      </w:r>
      <w:r w:rsidRPr="00E77497">
        <w:t xml:space="preserve">be </w:t>
      </w:r>
      <w:r w:rsidRPr="00E77497">
        <w:rPr>
          <w:i/>
        </w:rPr>
        <w:t>desc</w:t>
      </w:r>
      <w:r w:rsidRPr="00E77497">
        <w:t xml:space="preserve">.[[Set]] which cannot be </w:t>
      </w:r>
      <w:r w:rsidRPr="00E77497">
        <w:rPr>
          <w:b/>
        </w:rPr>
        <w:t>undefined</w:t>
      </w:r>
      <w:r w:rsidRPr="00E77497">
        <w:t>.</w:t>
      </w:r>
    </w:p>
    <w:p w14:paraId="5938C68B" w14:textId="77777777" w:rsidR="00791170" w:rsidRDefault="00791170" w:rsidP="00791170">
      <w:pPr>
        <w:pStyle w:val="Alg4"/>
        <w:numPr>
          <w:ilvl w:val="1"/>
          <w:numId w:val="344"/>
        </w:numPr>
        <w:spacing w:after="120"/>
        <w:contextualSpacing/>
        <w:rPr>
          <w:ins w:id="3773" w:author="Rev 7 Allen Wirfs-Brock" w:date="2012-05-01T15:51:00Z"/>
        </w:rPr>
      </w:pPr>
      <w:ins w:id="3774" w:author="Rev 7 Allen Wirfs-Brock" w:date="2012-05-01T15:51:00Z">
        <w:r>
          <w:t xml:space="preserve">If </w:t>
        </w:r>
      </w:ins>
      <w:ins w:id="3775" w:author="Rev 7 Allen Wirfs-Brock" w:date="2012-05-01T15:52:00Z">
        <w:r>
          <w:rPr>
            <w:i/>
          </w:rPr>
          <w:t>accessorT</w:t>
        </w:r>
      </w:ins>
      <w:ins w:id="3776" w:author="Rev 7 Allen Wirfs-Brock" w:date="2012-05-01T15:51:00Z">
        <w:r w:rsidRPr="00791170">
          <w:rPr>
            <w:i/>
          </w:rPr>
          <w:t>hisValue</w:t>
        </w:r>
        <w:r>
          <w:t xml:space="preserve"> is not present, then let </w:t>
        </w:r>
      </w:ins>
      <w:ins w:id="3777" w:author="Rev 7 Allen Wirfs-Brock" w:date="2012-05-01T15:52:00Z">
        <w:r>
          <w:rPr>
            <w:i/>
          </w:rPr>
          <w:t>accessorT</w:t>
        </w:r>
        <w:r w:rsidRPr="00791170">
          <w:rPr>
            <w:i/>
          </w:rPr>
          <w:t>hisValue</w:t>
        </w:r>
        <w:r>
          <w:t xml:space="preserve"> </w:t>
        </w:r>
      </w:ins>
      <w:ins w:id="3778" w:author="Rev 7 Allen Wirfs-Brock" w:date="2012-05-01T15:51:00Z">
        <w:r>
          <w:t xml:space="preserve">be </w:t>
        </w:r>
        <w:r w:rsidRPr="00791170">
          <w:rPr>
            <w:i/>
          </w:rPr>
          <w:t>O</w:t>
        </w:r>
        <w:r>
          <w:t>.</w:t>
        </w:r>
      </w:ins>
    </w:p>
    <w:p w14:paraId="7225B416" w14:textId="77777777" w:rsidR="004C02EF" w:rsidRPr="00E77497" w:rsidRDefault="004E4ED3" w:rsidP="009A20C6">
      <w:pPr>
        <w:pStyle w:val="Alg4"/>
        <w:numPr>
          <w:ilvl w:val="1"/>
          <w:numId w:val="344"/>
        </w:numPr>
      </w:pPr>
      <w:ins w:id="3779" w:author="Rev 6 Allen Wirfs-Brock" w:date="2012-02-22T13:23:00Z">
        <w:r>
          <w:t>Return the result of calling</w:t>
        </w:r>
        <w:r w:rsidRPr="00E77497">
          <w:t xml:space="preserve"> </w:t>
        </w:r>
      </w:ins>
      <w:del w:id="3780" w:author="Rev 6 Allen Wirfs-Brock" w:date="2012-02-22T13:23:00Z">
        <w:r w:rsidR="004C02EF" w:rsidRPr="00E77497" w:rsidDel="004E4ED3">
          <w:delText xml:space="preserve">Call </w:delText>
        </w:r>
      </w:del>
      <w:r w:rsidR="004C02EF" w:rsidRPr="00E77497">
        <w:t xml:space="preserve">the [[Call]] internal method of </w:t>
      </w:r>
      <w:r w:rsidR="004C02EF" w:rsidRPr="00E77497">
        <w:rPr>
          <w:i/>
        </w:rPr>
        <w:t xml:space="preserve">setter </w:t>
      </w:r>
      <w:r w:rsidR="004C02EF" w:rsidRPr="00E77497">
        <w:t xml:space="preserve">providing </w:t>
      </w:r>
      <w:ins w:id="3781" w:author="Rev 7 Allen Wirfs-Brock" w:date="2012-05-01T15:51:00Z">
        <w:r w:rsidR="00791170" w:rsidRPr="00791170">
          <w:rPr>
            <w:i/>
          </w:rPr>
          <w:t>thisValue</w:t>
        </w:r>
      </w:ins>
      <w:del w:id="3782" w:author="Rev 7 Allen Wirfs-Brock" w:date="2012-05-01T15:51:00Z">
        <w:r w:rsidR="004C02EF" w:rsidRPr="00E77497" w:rsidDel="00791170">
          <w:rPr>
            <w:i/>
          </w:rPr>
          <w:delText>O</w:delText>
        </w:r>
      </w:del>
      <w:r w:rsidR="004C02EF" w:rsidRPr="00E77497">
        <w:rPr>
          <w:i/>
        </w:rPr>
        <w:t xml:space="preserve"> </w:t>
      </w:r>
      <w:r w:rsidR="004C02EF" w:rsidRPr="00E77497">
        <w:t xml:space="preserve">as the </w:t>
      </w:r>
      <w:r w:rsidR="004C02EF" w:rsidRPr="00E77497">
        <w:rPr>
          <w:b/>
        </w:rPr>
        <w:t xml:space="preserve">this </w:t>
      </w:r>
      <w:r w:rsidR="004C02EF" w:rsidRPr="00E77497">
        <w:t xml:space="preserve">value and providing </w:t>
      </w:r>
      <w:r w:rsidR="004C02EF" w:rsidRPr="00E77497">
        <w:rPr>
          <w:i/>
        </w:rPr>
        <w:t xml:space="preserve">V </w:t>
      </w:r>
      <w:r w:rsidR="004C02EF" w:rsidRPr="00E77497">
        <w:t>as the sole argument.</w:t>
      </w:r>
    </w:p>
    <w:p w14:paraId="2B7A97EB" w14:textId="77777777" w:rsidR="004C02EF" w:rsidRPr="00E77497" w:rsidRDefault="004C02EF" w:rsidP="009A20C6">
      <w:pPr>
        <w:pStyle w:val="Alg4"/>
        <w:numPr>
          <w:ilvl w:val="0"/>
          <w:numId w:val="344"/>
        </w:numPr>
      </w:pPr>
      <w:r w:rsidRPr="00E77497">
        <w:t xml:space="preserve">Else, create a named data property named </w:t>
      </w:r>
      <w:r w:rsidRPr="00E77497">
        <w:rPr>
          <w:i/>
        </w:rPr>
        <w:t xml:space="preserve">P </w:t>
      </w:r>
      <w:r w:rsidRPr="00E77497">
        <w:t xml:space="preserve">on object </w:t>
      </w:r>
      <w:r w:rsidRPr="00E77497">
        <w:rPr>
          <w:i/>
        </w:rPr>
        <w:t xml:space="preserve">O </w:t>
      </w:r>
      <w:r w:rsidRPr="00E77497">
        <w:t>as follows</w:t>
      </w:r>
    </w:p>
    <w:p w14:paraId="1922E9D1" w14:textId="77777777" w:rsidR="004C02EF" w:rsidRPr="00E77497" w:rsidRDefault="004C02EF" w:rsidP="009A20C6">
      <w:pPr>
        <w:pStyle w:val="Alg4"/>
        <w:numPr>
          <w:ilvl w:val="1"/>
          <w:numId w:val="344"/>
        </w:numPr>
      </w:pPr>
      <w:r w:rsidRPr="00E77497">
        <w:t xml:space="preserve">Let </w:t>
      </w:r>
      <w:r w:rsidRPr="00E77497">
        <w:rPr>
          <w:i/>
        </w:rPr>
        <w:t>newDesc</w:t>
      </w:r>
      <w:r w:rsidRPr="00E77497">
        <w:t xml:space="preserve"> be the Property Descriptor</w:t>
      </w:r>
      <w:r w:rsidRPr="00E77497">
        <w:br/>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B70A96D" w14:textId="77777777" w:rsidR="004C02EF" w:rsidRPr="00E77497" w:rsidRDefault="004E4ED3" w:rsidP="004E4ED3">
      <w:pPr>
        <w:pStyle w:val="Alg4"/>
        <w:numPr>
          <w:ilvl w:val="1"/>
          <w:numId w:val="344"/>
        </w:numPr>
        <w:spacing w:after="220"/>
      </w:pPr>
      <w:ins w:id="3783" w:author="Rev 6 Allen Wirfs-Brock" w:date="2012-02-22T13:23:00Z">
        <w:r>
          <w:t>Return the result of calling</w:t>
        </w:r>
        <w:r w:rsidRPr="00E77497">
          <w:t xml:space="preserve"> </w:t>
        </w:r>
      </w:ins>
      <w:del w:id="3784" w:author="Rev 6 Allen Wirfs-Brock" w:date="2012-02-22T13:23:00Z">
        <w:r w:rsidR="004C02EF" w:rsidRPr="00E77497" w:rsidDel="004E4ED3">
          <w:delText xml:space="preserve">Call </w:delText>
        </w:r>
      </w:del>
      <w:r w:rsidR="004C02EF" w:rsidRPr="00E77497">
        <w:t xml:space="preserve">the [[DefineOwnProperty]] internal method of </w:t>
      </w:r>
      <w:r w:rsidR="004C02EF" w:rsidRPr="00E77497">
        <w:rPr>
          <w:i/>
        </w:rPr>
        <w:t>O</w:t>
      </w:r>
      <w:r w:rsidR="004C02EF" w:rsidRPr="00E77497">
        <w:t xml:space="preserve"> passing </w:t>
      </w:r>
      <w:r w:rsidR="004C02EF" w:rsidRPr="00E77497">
        <w:rPr>
          <w:i/>
        </w:rPr>
        <w:t>P</w:t>
      </w:r>
      <w:r w:rsidR="004C02EF" w:rsidRPr="00E77497">
        <w:t xml:space="preserve">, </w:t>
      </w:r>
      <w:r w:rsidR="004C02EF" w:rsidRPr="00E77497">
        <w:rPr>
          <w:i/>
        </w:rPr>
        <w:t>newDesc</w:t>
      </w:r>
      <w:r w:rsidR="004C02EF" w:rsidRPr="00E77497">
        <w:t xml:space="preserve">, and </w:t>
      </w:r>
      <w:r w:rsidR="004C02EF" w:rsidRPr="00E77497">
        <w:rPr>
          <w:i/>
        </w:rPr>
        <w:t>Throw</w:t>
      </w:r>
      <w:r w:rsidR="004C02EF" w:rsidRPr="00E77497">
        <w:t xml:space="preserve"> as arguments.</w:t>
      </w:r>
    </w:p>
    <w:p w14:paraId="5C20A4C5" w14:textId="77777777" w:rsidR="004C02EF" w:rsidRPr="00E77497" w:rsidDel="004E4ED3" w:rsidRDefault="004C02EF" w:rsidP="009A20C6">
      <w:pPr>
        <w:pStyle w:val="Alg4"/>
        <w:numPr>
          <w:ilvl w:val="0"/>
          <w:numId w:val="344"/>
        </w:numPr>
        <w:spacing w:after="120"/>
        <w:rPr>
          <w:del w:id="3785" w:author="Rev 6 Allen Wirfs-Brock" w:date="2012-02-22T13:24:00Z"/>
        </w:rPr>
      </w:pPr>
      <w:del w:id="3786" w:author="Rev 6 Allen Wirfs-Brock" w:date="2012-02-22T13:24:00Z">
        <w:r w:rsidRPr="00E77497" w:rsidDel="004E4ED3">
          <w:delText>Return.</w:delText>
        </w:r>
      </w:del>
    </w:p>
    <w:p w14:paraId="6B5E023D" w14:textId="77777777" w:rsidR="004C02EF" w:rsidRPr="00E77497" w:rsidRDefault="004C02EF" w:rsidP="00C623F2">
      <w:pPr>
        <w:pStyle w:val="30"/>
        <w:numPr>
          <w:ilvl w:val="0"/>
          <w:numId w:val="0"/>
        </w:numPr>
      </w:pPr>
      <w:bookmarkStart w:id="3787" w:name="_Toc235503353"/>
      <w:bookmarkStart w:id="3788" w:name="_Toc241509128"/>
      <w:bookmarkStart w:id="3789" w:name="_Toc244416615"/>
      <w:bookmarkStart w:id="3790" w:name="_Toc276630979"/>
      <w:bookmarkStart w:id="3791" w:name="_Toc329528704"/>
      <w:r w:rsidRPr="00E77497">
        <w:t>8.12.6</w:t>
      </w:r>
      <w:r w:rsidRPr="00E77497">
        <w:tab/>
        <w:t>[[HasProperty]] (P)</w:t>
      </w:r>
      <w:bookmarkEnd w:id="3787"/>
      <w:bookmarkEnd w:id="3788"/>
      <w:bookmarkEnd w:id="3789"/>
      <w:bookmarkEnd w:id="3790"/>
      <w:bookmarkEnd w:id="3791"/>
    </w:p>
    <w:p w14:paraId="1088D4DA" w14:textId="77777777" w:rsidR="004C02EF" w:rsidRPr="00E77497" w:rsidRDefault="004C02EF" w:rsidP="004C02EF">
      <w:r w:rsidRPr="00E77497">
        <w:t xml:space="preserve">When the [[HasProperty]]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6C5A57E1" w14:textId="77777777" w:rsidR="004E4ED3" w:rsidDel="00D8563F" w:rsidRDefault="00B868C9" w:rsidP="004E4ED3">
      <w:pPr>
        <w:pStyle w:val="Alg4"/>
        <w:numPr>
          <w:ilvl w:val="0"/>
          <w:numId w:val="345"/>
        </w:numPr>
        <w:rPr>
          <w:ins w:id="3792" w:author="Rev 6 Allen Wirfs-Brock" w:date="2012-02-22T13:24:00Z"/>
          <w:del w:id="3793" w:author="Rev 7 Allen Wirfs-Brock" w:date="2012-04-09T16:12:00Z"/>
        </w:rPr>
      </w:pPr>
      <w:ins w:id="3794" w:author="Rev 6 Allen Wirfs-Brock" w:date="2012-02-23T13:16:00Z">
        <w:del w:id="3795" w:author="Rev 7 Allen Wirfs-Brock" w:date="2012-04-09T16:12:00Z">
          <w:r w:rsidDel="00D8563F">
            <w:delText>ReturnIfAbrupt(</w:delText>
          </w:r>
          <w:r w:rsidDel="00D8563F">
            <w:rPr>
              <w:i/>
            </w:rPr>
            <w:delText>O</w:delText>
          </w:r>
          <w:r w:rsidDel="00D8563F">
            <w:delText>)</w:delText>
          </w:r>
        </w:del>
      </w:ins>
      <w:ins w:id="3796" w:author="Rev 6 Allen Wirfs-Brock" w:date="2012-02-22T13:24:00Z">
        <w:del w:id="3797" w:author="Rev 7 Allen Wirfs-Brock" w:date="2012-04-09T16:12:00Z">
          <w:r w:rsidR="004E4ED3" w:rsidDel="00D8563F">
            <w:delText>.</w:delText>
          </w:r>
        </w:del>
      </w:ins>
    </w:p>
    <w:p w14:paraId="60EA44C7" w14:textId="77777777" w:rsidR="004C02EF" w:rsidRPr="00E77497" w:rsidRDefault="004C02EF" w:rsidP="009A20C6">
      <w:pPr>
        <w:pStyle w:val="Alg4"/>
        <w:numPr>
          <w:ilvl w:val="0"/>
          <w:numId w:val="345"/>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165D71D1" w14:textId="77777777" w:rsidR="004C02EF" w:rsidRPr="00E77497" w:rsidRDefault="004C02EF" w:rsidP="009A20C6">
      <w:pPr>
        <w:pStyle w:val="Alg4"/>
        <w:numPr>
          <w:ilvl w:val="0"/>
          <w:numId w:val="345"/>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false</w:t>
      </w:r>
      <w:r w:rsidRPr="00E77497">
        <w:t>.</w:t>
      </w:r>
    </w:p>
    <w:p w14:paraId="19E42B81" w14:textId="77777777" w:rsidR="004C02EF" w:rsidRPr="00E77497" w:rsidRDefault="004C02EF" w:rsidP="009A20C6">
      <w:pPr>
        <w:pStyle w:val="Alg4"/>
        <w:numPr>
          <w:ilvl w:val="0"/>
          <w:numId w:val="345"/>
        </w:numPr>
        <w:spacing w:after="120"/>
      </w:pPr>
      <w:r w:rsidRPr="00E77497">
        <w:t xml:space="preserve">Else return </w:t>
      </w:r>
      <w:r w:rsidRPr="00E77497">
        <w:rPr>
          <w:b/>
        </w:rPr>
        <w:t>true</w:t>
      </w:r>
      <w:r w:rsidRPr="00E77497">
        <w:t>.</w:t>
      </w:r>
    </w:p>
    <w:p w14:paraId="6165BFC4" w14:textId="77777777" w:rsidR="004C02EF" w:rsidRPr="00E77497" w:rsidRDefault="004C02EF" w:rsidP="00C623F2">
      <w:pPr>
        <w:pStyle w:val="30"/>
        <w:numPr>
          <w:ilvl w:val="0"/>
          <w:numId w:val="0"/>
        </w:numPr>
      </w:pPr>
      <w:bookmarkStart w:id="3798" w:name="_Toc235503354"/>
      <w:bookmarkStart w:id="3799" w:name="_Toc241509129"/>
      <w:bookmarkStart w:id="3800" w:name="_Toc244416616"/>
      <w:bookmarkStart w:id="3801" w:name="_Toc276630980"/>
      <w:bookmarkStart w:id="3802" w:name="_Toc329528705"/>
      <w:r w:rsidRPr="00E77497">
        <w:t>8.12.7</w:t>
      </w:r>
      <w:r w:rsidRPr="00E77497">
        <w:tab/>
        <w:t>[[Delete]] (P, Throw)</w:t>
      </w:r>
      <w:bookmarkEnd w:id="3798"/>
      <w:bookmarkEnd w:id="3799"/>
      <w:bookmarkEnd w:id="3800"/>
      <w:bookmarkEnd w:id="3801"/>
      <w:bookmarkEnd w:id="3802"/>
    </w:p>
    <w:p w14:paraId="177A9C1F" w14:textId="77777777" w:rsidR="004C02EF" w:rsidRPr="00E77497" w:rsidRDefault="004C02EF" w:rsidP="004C02EF">
      <w:r w:rsidRPr="00E77497">
        <w:t xml:space="preserve">When the [[Delete]]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 xml:space="preserve">P </w:t>
      </w:r>
      <w:r w:rsidRPr="00E77497">
        <w:t xml:space="preserve">and the Boolean flag </w:t>
      </w:r>
      <w:r w:rsidRPr="00E77497">
        <w:rPr>
          <w:rFonts w:ascii="Times New Roman" w:hAnsi="Times New Roman"/>
          <w:i/>
        </w:rPr>
        <w:t>Throw</w:t>
      </w:r>
      <w:r w:rsidRPr="00E77497">
        <w:t>, the following steps are taken:</w:t>
      </w:r>
    </w:p>
    <w:p w14:paraId="55C4038A" w14:textId="77777777" w:rsidR="004E4ED3" w:rsidDel="00D8563F" w:rsidRDefault="00B868C9" w:rsidP="004E4ED3">
      <w:pPr>
        <w:pStyle w:val="Alg4"/>
        <w:numPr>
          <w:ilvl w:val="0"/>
          <w:numId w:val="346"/>
        </w:numPr>
        <w:rPr>
          <w:ins w:id="3803" w:author="Rev 6 Allen Wirfs-Brock" w:date="2012-02-22T13:24:00Z"/>
          <w:del w:id="3804" w:author="Rev 7 Allen Wirfs-Brock" w:date="2012-04-09T16:12:00Z"/>
        </w:rPr>
      </w:pPr>
      <w:ins w:id="3805" w:author="Rev 6 Allen Wirfs-Brock" w:date="2012-02-23T13:16:00Z">
        <w:del w:id="3806" w:author="Rev 7 Allen Wirfs-Brock" w:date="2012-04-09T16:12:00Z">
          <w:r w:rsidDel="00D8563F">
            <w:delText>ReturnIfAbrupt(</w:delText>
          </w:r>
          <w:r w:rsidDel="00D8563F">
            <w:rPr>
              <w:i/>
            </w:rPr>
            <w:delText>O</w:delText>
          </w:r>
          <w:r w:rsidDel="00D8563F">
            <w:delText>)</w:delText>
          </w:r>
        </w:del>
      </w:ins>
      <w:ins w:id="3807" w:author="Rev 6 Allen Wirfs-Brock" w:date="2012-02-22T13:24:00Z">
        <w:del w:id="3808" w:author="Rev 7 Allen Wirfs-Brock" w:date="2012-04-09T16:12:00Z">
          <w:r w:rsidR="004E4ED3" w:rsidDel="00D8563F">
            <w:delText>.</w:delText>
          </w:r>
        </w:del>
      </w:ins>
    </w:p>
    <w:p w14:paraId="5BC89A66" w14:textId="77777777" w:rsidR="004C02EF" w:rsidRPr="00E77497" w:rsidDel="004372C5" w:rsidRDefault="004C02EF" w:rsidP="009A20C6">
      <w:pPr>
        <w:pStyle w:val="Alg4"/>
        <w:numPr>
          <w:ilvl w:val="0"/>
          <w:numId w:val="346"/>
        </w:numPr>
      </w:pPr>
      <w:r w:rsidRPr="00E77497">
        <w:t xml:space="preserve">Let </w:t>
      </w:r>
      <w:r w:rsidRPr="00E77497">
        <w:rPr>
          <w:i/>
        </w:rPr>
        <w:t>desc</w:t>
      </w:r>
      <w:r w:rsidRPr="00E77497">
        <w:t xml:space="preserve"> be the result of calling </w:t>
      </w:r>
      <w:r w:rsidRPr="00E77497" w:rsidDel="004372C5">
        <w:t xml:space="preserve">the [[GetOwnProperty]] </w:t>
      </w:r>
      <w:r w:rsidRPr="00E77497">
        <w:t xml:space="preserve">internal </w:t>
      </w:r>
      <w:r w:rsidRPr="00E77497" w:rsidDel="004372C5">
        <w:t xml:space="preserve">method of </w:t>
      </w:r>
      <w:r w:rsidRPr="00E77497" w:rsidDel="004372C5">
        <w:rPr>
          <w:i/>
        </w:rPr>
        <w:t>O</w:t>
      </w:r>
      <w:r w:rsidRPr="00E77497" w:rsidDel="004372C5">
        <w:t xml:space="preserve"> with property name </w:t>
      </w:r>
      <w:r w:rsidRPr="00E77497" w:rsidDel="004372C5">
        <w:rPr>
          <w:i/>
        </w:rPr>
        <w:t>P</w:t>
      </w:r>
      <w:r w:rsidRPr="00E77497" w:rsidDel="004372C5">
        <w:t>.</w:t>
      </w:r>
    </w:p>
    <w:p w14:paraId="39D83005"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14:paraId="35B6F80C"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14:paraId="4756C218" w14:textId="77777777" w:rsidR="004C02EF" w:rsidRPr="00E77497" w:rsidRDefault="004C02EF" w:rsidP="009A20C6">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14:paraId="6660F579" w14:textId="77777777" w:rsidR="004C02EF" w:rsidRPr="00E77497" w:rsidRDefault="004C02EF" w:rsidP="009A20C6">
      <w:pPr>
        <w:pStyle w:val="Alg4"/>
        <w:numPr>
          <w:ilvl w:val="1"/>
          <w:numId w:val="346"/>
        </w:numPr>
      </w:pPr>
      <w:r w:rsidRPr="00E77497">
        <w:t xml:space="preserve">Return </w:t>
      </w:r>
      <w:r w:rsidRPr="00E77497">
        <w:rPr>
          <w:b/>
        </w:rPr>
        <w:t>true</w:t>
      </w:r>
      <w:r w:rsidRPr="00E77497">
        <w:t>.</w:t>
      </w:r>
    </w:p>
    <w:p w14:paraId="30B60C3C" w14:textId="77777777" w:rsidR="004C02EF" w:rsidRPr="00E77497" w:rsidRDefault="004C02EF" w:rsidP="009A20C6">
      <w:pPr>
        <w:pStyle w:val="Alg4"/>
        <w:numPr>
          <w:ilvl w:val="0"/>
          <w:numId w:val="346"/>
        </w:numPr>
      </w:pPr>
      <w:r w:rsidRPr="00E77497">
        <w:t xml:space="preserve">Else if </w:t>
      </w:r>
      <w:r w:rsidRPr="00E77497">
        <w:rPr>
          <w:i/>
        </w:rPr>
        <w:t>Throw</w:t>
      </w:r>
      <w:r w:rsidRPr="00E77497">
        <w:t xml:space="preserve">, then throw a </w:t>
      </w:r>
      <w:r w:rsidRPr="00E77497">
        <w:rPr>
          <w:b/>
        </w:rPr>
        <w:t>TypeError</w:t>
      </w:r>
      <w:r w:rsidRPr="00E77497">
        <w:t xml:space="preserve"> exception.</w:t>
      </w:r>
    </w:p>
    <w:p w14:paraId="53001524" w14:textId="77777777" w:rsidR="004C02EF" w:rsidRPr="00E77497" w:rsidRDefault="004C02EF" w:rsidP="009A20C6">
      <w:pPr>
        <w:pStyle w:val="Alg4"/>
        <w:numPr>
          <w:ilvl w:val="0"/>
          <w:numId w:val="346"/>
        </w:numPr>
        <w:spacing w:after="120"/>
      </w:pPr>
      <w:r w:rsidRPr="00E77497">
        <w:t xml:space="preserve">Return </w:t>
      </w:r>
      <w:r w:rsidRPr="00E77497">
        <w:rPr>
          <w:b/>
        </w:rPr>
        <w:t>false</w:t>
      </w:r>
      <w:r w:rsidRPr="00E77497">
        <w:t>.</w:t>
      </w:r>
    </w:p>
    <w:p w14:paraId="4537DA86" w14:textId="77777777" w:rsidR="004C02EF" w:rsidRPr="00E77497" w:rsidRDefault="004C02EF" w:rsidP="00C623F2">
      <w:pPr>
        <w:pStyle w:val="30"/>
        <w:numPr>
          <w:ilvl w:val="0"/>
          <w:numId w:val="0"/>
        </w:numPr>
      </w:pPr>
      <w:bookmarkStart w:id="3809" w:name="_Toc235503355"/>
      <w:bookmarkStart w:id="3810" w:name="_Toc241509130"/>
      <w:bookmarkStart w:id="3811" w:name="_Toc244416617"/>
      <w:bookmarkStart w:id="3812" w:name="_Toc276630981"/>
      <w:bookmarkStart w:id="3813" w:name="_Toc329528706"/>
      <w:r w:rsidRPr="00E77497">
        <w:t>8.12.8</w:t>
      </w:r>
      <w:r w:rsidRPr="00E77497">
        <w:tab/>
        <w:t>[[DefaultValue]] (hint)</w:t>
      </w:r>
      <w:bookmarkEnd w:id="3809"/>
      <w:bookmarkEnd w:id="3810"/>
      <w:bookmarkEnd w:id="3811"/>
      <w:bookmarkEnd w:id="3812"/>
      <w:bookmarkEnd w:id="3813"/>
    </w:p>
    <w:p w14:paraId="0AC7155C"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String, the following steps are taken:</w:t>
      </w:r>
    </w:p>
    <w:p w14:paraId="128B1343" w14:textId="77777777" w:rsidR="004E4ED3" w:rsidDel="00D8563F" w:rsidRDefault="00B868C9" w:rsidP="004E4ED3">
      <w:pPr>
        <w:pStyle w:val="Alg4"/>
        <w:numPr>
          <w:ilvl w:val="0"/>
          <w:numId w:val="347"/>
        </w:numPr>
        <w:rPr>
          <w:ins w:id="3814" w:author="Rev 6 Allen Wirfs-Brock" w:date="2012-02-22T13:25:00Z"/>
          <w:del w:id="3815" w:author="Rev 7 Allen Wirfs-Brock" w:date="2012-04-09T16:12:00Z"/>
        </w:rPr>
      </w:pPr>
      <w:ins w:id="3816" w:author="Rev 6 Allen Wirfs-Brock" w:date="2012-02-23T13:17:00Z">
        <w:del w:id="3817" w:author="Rev 7 Allen Wirfs-Brock" w:date="2012-04-09T16:12:00Z">
          <w:r w:rsidDel="00D8563F">
            <w:delText>ReturnIfAbrupt(</w:delText>
          </w:r>
          <w:r w:rsidDel="00D8563F">
            <w:rPr>
              <w:i/>
            </w:rPr>
            <w:delText>O</w:delText>
          </w:r>
          <w:r w:rsidDel="00D8563F">
            <w:delText>)</w:delText>
          </w:r>
        </w:del>
      </w:ins>
      <w:ins w:id="3818" w:author="Rev 6 Allen Wirfs-Brock" w:date="2012-02-22T13:25:00Z">
        <w:del w:id="3819" w:author="Rev 7 Allen Wirfs-Brock" w:date="2012-04-09T16:12:00Z">
          <w:r w:rsidR="004E4ED3" w:rsidDel="00D8563F">
            <w:delText>.</w:delText>
          </w:r>
        </w:del>
      </w:ins>
    </w:p>
    <w:p w14:paraId="7C6EA496" w14:textId="77777777" w:rsidR="004C02EF" w:rsidRPr="00E77497" w:rsidRDefault="004C02EF" w:rsidP="009A20C6">
      <w:pPr>
        <w:pStyle w:val="Alg4"/>
        <w:numPr>
          <w:ilvl w:val="0"/>
          <w:numId w:val="347"/>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3BAD17FC" w14:textId="77777777" w:rsidR="004E4ED3" w:rsidRDefault="002861C6" w:rsidP="004E4ED3">
      <w:pPr>
        <w:pStyle w:val="Alg4"/>
        <w:numPr>
          <w:ilvl w:val="0"/>
          <w:numId w:val="347"/>
        </w:numPr>
        <w:rPr>
          <w:ins w:id="3820" w:author="Rev 6 Allen Wirfs-Brock" w:date="2012-02-22T13:26:00Z"/>
        </w:rPr>
      </w:pPr>
      <w:ins w:id="3821" w:author="Rev 6 Allen Wirfs-Brock" w:date="2012-02-23T13:17:00Z">
        <w:r>
          <w:t>ReturnIfAbrupt(</w:t>
        </w:r>
        <w:r>
          <w:rPr>
            <w:i/>
          </w:rPr>
          <w:t>toString</w:t>
        </w:r>
        <w:r>
          <w:t>)</w:t>
        </w:r>
      </w:ins>
      <w:ins w:id="3822" w:author="Rev 6 Allen Wirfs-Brock" w:date="2012-02-22T13:26:00Z">
        <w:r w:rsidR="004E4ED3">
          <w:t>.</w:t>
        </w:r>
      </w:ins>
    </w:p>
    <w:p w14:paraId="7A7E045F" w14:textId="77777777" w:rsidR="004C02EF" w:rsidRPr="00E77497" w:rsidRDefault="004C02EF" w:rsidP="009A20C6">
      <w:pPr>
        <w:pStyle w:val="Alg4"/>
        <w:numPr>
          <w:ilvl w:val="0"/>
          <w:numId w:val="347"/>
        </w:numPr>
      </w:pPr>
      <w:r w:rsidRPr="00E77497">
        <w:t>If IsCallable(</w:t>
      </w:r>
      <w:r w:rsidRPr="00E77497">
        <w:rPr>
          <w:i/>
        </w:rPr>
        <w:t>toString)</w:t>
      </w:r>
      <w:r w:rsidRPr="00E77497">
        <w:t xml:space="preserve"> is </w:t>
      </w:r>
      <w:r w:rsidRPr="00E77497">
        <w:rPr>
          <w:b/>
        </w:rPr>
        <w:t xml:space="preserve">true </w:t>
      </w:r>
      <w:r w:rsidRPr="00E77497">
        <w:t>then,</w:t>
      </w:r>
    </w:p>
    <w:p w14:paraId="4F7AAAF2" w14:textId="77777777" w:rsidR="004C02EF" w:rsidRPr="00E77497" w:rsidRDefault="004C02EF" w:rsidP="009A20C6">
      <w:pPr>
        <w:pStyle w:val="Alg4"/>
        <w:numPr>
          <w:ilvl w:val="1"/>
          <w:numId w:val="347"/>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2FFCD843" w14:textId="77777777" w:rsidR="002D271D" w:rsidRDefault="002861C6" w:rsidP="002D271D">
      <w:pPr>
        <w:pStyle w:val="Alg4"/>
        <w:numPr>
          <w:ilvl w:val="1"/>
          <w:numId w:val="347"/>
        </w:numPr>
        <w:rPr>
          <w:ins w:id="3823" w:author="Rev 6 Allen Wirfs-Brock" w:date="2012-02-22T13:28:00Z"/>
        </w:rPr>
      </w:pPr>
      <w:ins w:id="3824" w:author="Rev 6 Allen Wirfs-Brock" w:date="2012-02-23T13:17:00Z">
        <w:r>
          <w:t>ReturnIfAbrupt(</w:t>
        </w:r>
      </w:ins>
      <w:ins w:id="3825" w:author="Rev 6 Allen Wirfs-Brock" w:date="2012-02-23T13:18:00Z">
        <w:r>
          <w:rPr>
            <w:i/>
          </w:rPr>
          <w:t>str</w:t>
        </w:r>
      </w:ins>
      <w:ins w:id="3826" w:author="Rev 6 Allen Wirfs-Brock" w:date="2012-02-23T13:17:00Z">
        <w:r>
          <w:t>)</w:t>
        </w:r>
      </w:ins>
      <w:ins w:id="3827" w:author="Rev 6 Allen Wirfs-Brock" w:date="2012-02-22T13:28:00Z">
        <w:r w:rsidR="002D271D">
          <w:t>.</w:t>
        </w:r>
      </w:ins>
    </w:p>
    <w:p w14:paraId="12014DB9" w14:textId="77777777" w:rsidR="004C02EF" w:rsidRPr="00E77497" w:rsidRDefault="004C02EF" w:rsidP="009A20C6">
      <w:pPr>
        <w:pStyle w:val="Alg4"/>
        <w:numPr>
          <w:ilvl w:val="1"/>
          <w:numId w:val="347"/>
        </w:numPr>
      </w:pPr>
      <w:r w:rsidRPr="00E77497">
        <w:t xml:space="preserve">If </w:t>
      </w:r>
      <w:r w:rsidRPr="00E77497">
        <w:rPr>
          <w:i/>
        </w:rPr>
        <w:t>str</w:t>
      </w:r>
      <w:r w:rsidRPr="00E77497">
        <w:t xml:space="preserve"> is a primitive value, return </w:t>
      </w:r>
      <w:r w:rsidRPr="00E77497">
        <w:rPr>
          <w:i/>
        </w:rPr>
        <w:t>str</w:t>
      </w:r>
      <w:r w:rsidRPr="00E77497">
        <w:t>.</w:t>
      </w:r>
    </w:p>
    <w:p w14:paraId="570F5B57" w14:textId="77777777" w:rsidR="004C02EF" w:rsidRPr="00E77497" w:rsidRDefault="004C02EF" w:rsidP="009A20C6">
      <w:pPr>
        <w:pStyle w:val="Alg4"/>
        <w:numPr>
          <w:ilvl w:val="0"/>
          <w:numId w:val="347"/>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03300E19" w14:textId="77777777" w:rsidR="004E4ED3" w:rsidRDefault="002861C6" w:rsidP="004E4ED3">
      <w:pPr>
        <w:pStyle w:val="Alg4"/>
        <w:numPr>
          <w:ilvl w:val="0"/>
          <w:numId w:val="347"/>
        </w:numPr>
        <w:rPr>
          <w:ins w:id="3828" w:author="Rev 6 Allen Wirfs-Brock" w:date="2012-02-22T13:27:00Z"/>
        </w:rPr>
      </w:pPr>
      <w:ins w:id="3829" w:author="Rev 6 Allen Wirfs-Brock" w:date="2012-02-23T13:18:00Z">
        <w:r>
          <w:t>ReturnIfAbrupt(</w:t>
        </w:r>
        <w:r>
          <w:rPr>
            <w:i/>
          </w:rPr>
          <w:t>valueOf</w:t>
        </w:r>
        <w:r>
          <w:t>)</w:t>
        </w:r>
      </w:ins>
      <w:ins w:id="3830" w:author="Rev 6 Allen Wirfs-Brock" w:date="2012-02-22T13:27:00Z">
        <w:r w:rsidR="004E4ED3">
          <w:t>.</w:t>
        </w:r>
      </w:ins>
    </w:p>
    <w:p w14:paraId="6599815D" w14:textId="77777777" w:rsidR="004C02EF" w:rsidRPr="00E77497" w:rsidRDefault="004C02EF" w:rsidP="009A20C6">
      <w:pPr>
        <w:pStyle w:val="Alg4"/>
        <w:numPr>
          <w:ilvl w:val="0"/>
          <w:numId w:val="347"/>
        </w:numPr>
      </w:pPr>
      <w:r w:rsidRPr="00E77497">
        <w:t>If IsCallable(</w:t>
      </w:r>
      <w:r w:rsidRPr="00E77497">
        <w:rPr>
          <w:i/>
        </w:rPr>
        <w:t>valueOf)</w:t>
      </w:r>
      <w:r w:rsidRPr="00E77497">
        <w:t xml:space="preserve"> is </w:t>
      </w:r>
      <w:r w:rsidRPr="00E77497">
        <w:rPr>
          <w:b/>
        </w:rPr>
        <w:t>true</w:t>
      </w:r>
      <w:r w:rsidRPr="00E77497">
        <w:t xml:space="preserve"> then, </w:t>
      </w:r>
    </w:p>
    <w:p w14:paraId="4D04B40A" w14:textId="77777777" w:rsidR="004C02EF" w:rsidRPr="00E77497" w:rsidRDefault="004C02EF" w:rsidP="009A20C6">
      <w:pPr>
        <w:pStyle w:val="Alg4"/>
        <w:numPr>
          <w:ilvl w:val="1"/>
          <w:numId w:val="347"/>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this value and an empty argument list.</w:t>
      </w:r>
    </w:p>
    <w:p w14:paraId="487BB9A6" w14:textId="77777777" w:rsidR="002D271D" w:rsidRDefault="002861C6" w:rsidP="002D271D">
      <w:pPr>
        <w:pStyle w:val="Alg4"/>
        <w:numPr>
          <w:ilvl w:val="1"/>
          <w:numId w:val="347"/>
        </w:numPr>
        <w:rPr>
          <w:ins w:id="3831" w:author="Rev 6 Allen Wirfs-Brock" w:date="2012-02-22T13:28:00Z"/>
        </w:rPr>
      </w:pPr>
      <w:ins w:id="3832" w:author="Rev 6 Allen Wirfs-Brock" w:date="2012-02-23T13:18:00Z">
        <w:r>
          <w:t>ReturnIfAbrupt(</w:t>
        </w:r>
        <w:r>
          <w:rPr>
            <w:i/>
          </w:rPr>
          <w:t>val</w:t>
        </w:r>
        <w:r>
          <w:t>)</w:t>
        </w:r>
      </w:ins>
      <w:ins w:id="3833" w:author="Rev 6 Allen Wirfs-Brock" w:date="2012-02-22T13:28:00Z">
        <w:r w:rsidR="002D271D">
          <w:t>.</w:t>
        </w:r>
      </w:ins>
    </w:p>
    <w:p w14:paraId="4D8E0339" w14:textId="77777777" w:rsidR="004C02EF" w:rsidRPr="00E77497" w:rsidRDefault="004C02EF" w:rsidP="009A20C6">
      <w:pPr>
        <w:pStyle w:val="Alg4"/>
        <w:numPr>
          <w:ilvl w:val="1"/>
          <w:numId w:val="347"/>
        </w:numPr>
      </w:pPr>
      <w:r w:rsidRPr="00E77497">
        <w:t xml:space="preserve">If </w:t>
      </w:r>
      <w:r w:rsidRPr="00E77497">
        <w:rPr>
          <w:i/>
        </w:rPr>
        <w:t>val</w:t>
      </w:r>
      <w:r w:rsidRPr="00E77497">
        <w:t xml:space="preserve"> is a primitive value, return </w:t>
      </w:r>
      <w:r w:rsidRPr="00E77497">
        <w:rPr>
          <w:i/>
        </w:rPr>
        <w:t>val</w:t>
      </w:r>
      <w:r w:rsidRPr="00E77497">
        <w:t>.</w:t>
      </w:r>
    </w:p>
    <w:p w14:paraId="5C1E8D74" w14:textId="77777777" w:rsidR="004C02EF" w:rsidRPr="00E77497" w:rsidRDefault="004C02EF" w:rsidP="009A20C6">
      <w:pPr>
        <w:pStyle w:val="Alg4"/>
        <w:numPr>
          <w:ilvl w:val="0"/>
          <w:numId w:val="347"/>
        </w:numPr>
        <w:spacing w:after="120"/>
      </w:pPr>
      <w:r w:rsidRPr="00E77497">
        <w:t xml:space="preserve">Throw a </w:t>
      </w:r>
      <w:r w:rsidRPr="00E77497">
        <w:rPr>
          <w:b/>
        </w:rPr>
        <w:t>TypeError</w:t>
      </w:r>
      <w:r w:rsidRPr="00E77497">
        <w:t xml:space="preserve"> exception.</w:t>
      </w:r>
    </w:p>
    <w:p w14:paraId="1B257CA0"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Number, the following steps are taken:</w:t>
      </w:r>
    </w:p>
    <w:p w14:paraId="082AC5AB" w14:textId="77777777" w:rsidR="004E4ED3" w:rsidDel="00D8563F" w:rsidRDefault="00B868C9" w:rsidP="004E4ED3">
      <w:pPr>
        <w:pStyle w:val="Alg4"/>
        <w:numPr>
          <w:ilvl w:val="0"/>
          <w:numId w:val="348"/>
        </w:numPr>
        <w:rPr>
          <w:ins w:id="3834" w:author="Rev 6 Allen Wirfs-Brock" w:date="2012-02-22T13:25:00Z"/>
          <w:del w:id="3835" w:author="Rev 7 Allen Wirfs-Brock" w:date="2012-04-09T16:15:00Z"/>
        </w:rPr>
      </w:pPr>
      <w:ins w:id="3836" w:author="Rev 6 Allen Wirfs-Brock" w:date="2012-02-23T13:17:00Z">
        <w:del w:id="3837" w:author="Rev 7 Allen Wirfs-Brock" w:date="2012-04-09T16:15:00Z">
          <w:r w:rsidDel="00D8563F">
            <w:delText>ReturnIfAbrupt(</w:delText>
          </w:r>
          <w:r w:rsidDel="00D8563F">
            <w:rPr>
              <w:i/>
            </w:rPr>
            <w:delText>O</w:delText>
          </w:r>
          <w:r w:rsidDel="00D8563F">
            <w:delText>)</w:delText>
          </w:r>
        </w:del>
      </w:ins>
      <w:ins w:id="3838" w:author="Rev 6 Allen Wirfs-Brock" w:date="2012-02-22T13:25:00Z">
        <w:del w:id="3839" w:author="Rev 7 Allen Wirfs-Brock" w:date="2012-04-09T16:15:00Z">
          <w:r w:rsidR="004E4ED3" w:rsidDel="00D8563F">
            <w:delText>.</w:delText>
          </w:r>
        </w:del>
      </w:ins>
    </w:p>
    <w:p w14:paraId="6BEDE5CB" w14:textId="77777777" w:rsidR="004C02EF" w:rsidRPr="00E77497" w:rsidRDefault="004C02EF" w:rsidP="009A20C6">
      <w:pPr>
        <w:pStyle w:val="Alg4"/>
        <w:numPr>
          <w:ilvl w:val="0"/>
          <w:numId w:val="348"/>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20959130" w14:textId="77777777" w:rsidR="002861C6" w:rsidRDefault="002861C6" w:rsidP="002861C6">
      <w:pPr>
        <w:pStyle w:val="Alg4"/>
        <w:numPr>
          <w:ilvl w:val="0"/>
          <w:numId w:val="348"/>
        </w:numPr>
        <w:rPr>
          <w:ins w:id="3840" w:author="Rev 6 Allen Wirfs-Brock" w:date="2012-02-23T13:19:00Z"/>
        </w:rPr>
      </w:pPr>
      <w:ins w:id="3841" w:author="Rev 6 Allen Wirfs-Brock" w:date="2012-02-23T13:19:00Z">
        <w:r>
          <w:t>ReturnIfAbrupt(</w:t>
        </w:r>
        <w:r>
          <w:rPr>
            <w:i/>
          </w:rPr>
          <w:t>valueOf</w:t>
        </w:r>
        <w:r>
          <w:t>).</w:t>
        </w:r>
      </w:ins>
    </w:p>
    <w:p w14:paraId="24EF9C68" w14:textId="77777777" w:rsidR="004C02EF" w:rsidRPr="00E77497" w:rsidRDefault="004C02EF" w:rsidP="009A20C6">
      <w:pPr>
        <w:pStyle w:val="Alg4"/>
        <w:numPr>
          <w:ilvl w:val="0"/>
          <w:numId w:val="348"/>
        </w:numPr>
      </w:pPr>
      <w:r w:rsidRPr="00E77497">
        <w:t>If IsCallable(</w:t>
      </w:r>
      <w:r w:rsidRPr="00E77497">
        <w:rPr>
          <w:i/>
        </w:rPr>
        <w:t>valueOf)</w:t>
      </w:r>
      <w:r w:rsidRPr="00E77497">
        <w:t xml:space="preserve"> is </w:t>
      </w:r>
      <w:r w:rsidRPr="00E77497">
        <w:rPr>
          <w:b/>
        </w:rPr>
        <w:t>true</w:t>
      </w:r>
      <w:r w:rsidRPr="00E77497">
        <w:t xml:space="preserve"> then,</w:t>
      </w:r>
    </w:p>
    <w:p w14:paraId="174FFD94" w14:textId="77777777" w:rsidR="004C02EF" w:rsidRPr="00E77497" w:rsidRDefault="004C02EF" w:rsidP="009A20C6">
      <w:pPr>
        <w:pStyle w:val="Alg4"/>
        <w:numPr>
          <w:ilvl w:val="1"/>
          <w:numId w:val="348"/>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72BFC84A" w14:textId="77777777" w:rsidR="002861C6" w:rsidRDefault="002861C6" w:rsidP="002861C6">
      <w:pPr>
        <w:pStyle w:val="Alg4"/>
        <w:numPr>
          <w:ilvl w:val="1"/>
          <w:numId w:val="348"/>
        </w:numPr>
        <w:rPr>
          <w:ins w:id="3842" w:author="Rev 6 Allen Wirfs-Brock" w:date="2012-02-23T13:19:00Z"/>
        </w:rPr>
      </w:pPr>
      <w:ins w:id="3843" w:author="Rev 6 Allen Wirfs-Brock" w:date="2012-02-23T13:19:00Z">
        <w:r>
          <w:t>ReturnIfAbrupt(</w:t>
        </w:r>
        <w:r>
          <w:rPr>
            <w:i/>
          </w:rPr>
          <w:t>val</w:t>
        </w:r>
        <w:r>
          <w:t>).</w:t>
        </w:r>
      </w:ins>
    </w:p>
    <w:p w14:paraId="4273C18F" w14:textId="77777777" w:rsidR="004C02EF" w:rsidRPr="00E77497" w:rsidRDefault="004C02EF" w:rsidP="009A20C6">
      <w:pPr>
        <w:pStyle w:val="Alg4"/>
        <w:numPr>
          <w:ilvl w:val="1"/>
          <w:numId w:val="348"/>
        </w:numPr>
      </w:pPr>
      <w:r w:rsidRPr="00E77497">
        <w:t xml:space="preserve">If </w:t>
      </w:r>
      <w:r w:rsidRPr="00E77497">
        <w:rPr>
          <w:i/>
        </w:rPr>
        <w:t>val</w:t>
      </w:r>
      <w:r w:rsidRPr="00E77497">
        <w:t xml:space="preserve"> is a primitive value, return </w:t>
      </w:r>
      <w:r w:rsidRPr="00E77497">
        <w:rPr>
          <w:i/>
        </w:rPr>
        <w:t>val</w:t>
      </w:r>
      <w:r w:rsidRPr="00E77497">
        <w:t>.</w:t>
      </w:r>
    </w:p>
    <w:p w14:paraId="6DD55C65" w14:textId="77777777" w:rsidR="004C02EF" w:rsidRPr="00E77497" w:rsidRDefault="004C02EF" w:rsidP="009A20C6">
      <w:pPr>
        <w:pStyle w:val="Alg4"/>
        <w:numPr>
          <w:ilvl w:val="0"/>
          <w:numId w:val="348"/>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2D46798A" w14:textId="77777777" w:rsidR="002861C6" w:rsidRDefault="002861C6" w:rsidP="002861C6">
      <w:pPr>
        <w:pStyle w:val="Alg4"/>
        <w:numPr>
          <w:ilvl w:val="0"/>
          <w:numId w:val="348"/>
        </w:numPr>
        <w:rPr>
          <w:ins w:id="3844" w:author="Rev 6 Allen Wirfs-Brock" w:date="2012-02-23T13:18:00Z"/>
        </w:rPr>
      </w:pPr>
      <w:ins w:id="3845" w:author="Rev 6 Allen Wirfs-Brock" w:date="2012-02-23T13:18:00Z">
        <w:r>
          <w:t>ReturnIfAbrupt(</w:t>
        </w:r>
        <w:r>
          <w:rPr>
            <w:i/>
          </w:rPr>
          <w:t>toString</w:t>
        </w:r>
        <w:r>
          <w:t>).</w:t>
        </w:r>
      </w:ins>
    </w:p>
    <w:p w14:paraId="03B17DE0" w14:textId="77777777" w:rsidR="004C02EF" w:rsidRPr="00E77497" w:rsidRDefault="004C02EF" w:rsidP="009A20C6">
      <w:pPr>
        <w:pStyle w:val="Alg4"/>
        <w:numPr>
          <w:ilvl w:val="0"/>
          <w:numId w:val="348"/>
        </w:numPr>
      </w:pPr>
      <w:r w:rsidRPr="00E77497">
        <w:t>If IsCallable(</w:t>
      </w:r>
      <w:r w:rsidRPr="00E77497">
        <w:rPr>
          <w:i/>
        </w:rPr>
        <w:t>toString)</w:t>
      </w:r>
      <w:r w:rsidRPr="00E77497">
        <w:t xml:space="preserve"> is </w:t>
      </w:r>
      <w:r w:rsidRPr="00E77497">
        <w:rPr>
          <w:b/>
        </w:rPr>
        <w:t>true</w:t>
      </w:r>
      <w:r w:rsidRPr="00E77497">
        <w:t xml:space="preserve"> then,</w:t>
      </w:r>
    </w:p>
    <w:p w14:paraId="4B36AC94" w14:textId="77777777" w:rsidR="004C02EF" w:rsidRPr="00E77497" w:rsidRDefault="004C02EF" w:rsidP="009A20C6">
      <w:pPr>
        <w:pStyle w:val="Alg4"/>
        <w:numPr>
          <w:ilvl w:val="1"/>
          <w:numId w:val="348"/>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this value and an empty argument list.</w:t>
      </w:r>
    </w:p>
    <w:p w14:paraId="0B877812" w14:textId="77777777" w:rsidR="002861C6" w:rsidRDefault="002861C6" w:rsidP="002861C6">
      <w:pPr>
        <w:pStyle w:val="Alg4"/>
        <w:numPr>
          <w:ilvl w:val="1"/>
          <w:numId w:val="348"/>
        </w:numPr>
        <w:rPr>
          <w:ins w:id="3846" w:author="Rev 6 Allen Wirfs-Brock" w:date="2012-02-23T13:20:00Z"/>
        </w:rPr>
      </w:pPr>
      <w:ins w:id="3847" w:author="Rev 6 Allen Wirfs-Brock" w:date="2012-02-23T13:20:00Z">
        <w:r>
          <w:t>ReturnIfAbrupt(</w:t>
        </w:r>
        <w:r>
          <w:rPr>
            <w:i/>
          </w:rPr>
          <w:t>str</w:t>
        </w:r>
        <w:r>
          <w:t>).</w:t>
        </w:r>
      </w:ins>
    </w:p>
    <w:p w14:paraId="6715F6E5" w14:textId="77777777" w:rsidR="004C02EF" w:rsidRPr="00E77497" w:rsidRDefault="004C02EF" w:rsidP="009A20C6">
      <w:pPr>
        <w:pStyle w:val="Alg4"/>
        <w:numPr>
          <w:ilvl w:val="1"/>
          <w:numId w:val="348"/>
        </w:numPr>
      </w:pPr>
      <w:r w:rsidRPr="00E77497">
        <w:t xml:space="preserve">If </w:t>
      </w:r>
      <w:r w:rsidRPr="00E77497">
        <w:rPr>
          <w:i/>
        </w:rPr>
        <w:t>str</w:t>
      </w:r>
      <w:r w:rsidRPr="00E77497">
        <w:t xml:space="preserve"> is a primitive value, return </w:t>
      </w:r>
      <w:r w:rsidRPr="00E77497">
        <w:rPr>
          <w:i/>
        </w:rPr>
        <w:t>str</w:t>
      </w:r>
      <w:r w:rsidRPr="00E77497">
        <w:t>.</w:t>
      </w:r>
    </w:p>
    <w:p w14:paraId="50AD9D69" w14:textId="77777777" w:rsidR="004C02EF" w:rsidRPr="00E77497" w:rsidRDefault="004C02EF" w:rsidP="009A20C6">
      <w:pPr>
        <w:pStyle w:val="Alg4"/>
        <w:numPr>
          <w:ilvl w:val="0"/>
          <w:numId w:val="348"/>
        </w:numPr>
        <w:spacing w:after="120"/>
      </w:pPr>
      <w:r w:rsidRPr="00E77497">
        <w:t xml:space="preserve">Throw a </w:t>
      </w:r>
      <w:r w:rsidRPr="00E77497">
        <w:rPr>
          <w:b/>
        </w:rPr>
        <w:t xml:space="preserve">TypeError </w:t>
      </w:r>
      <w:r w:rsidRPr="00E77497">
        <w:t>exception.</w:t>
      </w:r>
    </w:p>
    <w:p w14:paraId="2F7CA667"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no hint, then it behaves as if the hint were Number, unless </w:t>
      </w:r>
      <w:r w:rsidRPr="00E77497">
        <w:rPr>
          <w:rFonts w:ascii="Times New Roman" w:hAnsi="Times New Roman"/>
          <w:i/>
        </w:rPr>
        <w:t>O</w:t>
      </w:r>
      <w:r w:rsidRPr="00E77497">
        <w:t xml:space="preserve"> is a Date object (see 15.9.6), in which case it behaves as if the hint were String.</w:t>
      </w:r>
    </w:p>
    <w:p w14:paraId="5C088E6A" w14:textId="77777777" w:rsidR="004C02EF" w:rsidRPr="00E77497" w:rsidRDefault="004C02EF" w:rsidP="004C02EF">
      <w:r w:rsidRPr="00E77497">
        <w:t xml:space="preserve">The above specification of [[DefaultValue]] for </w:t>
      </w:r>
      <w:del w:id="3848" w:author="Rev 9 Allen Wirfs-Brock" w:date="2012-07-07T17:33:00Z">
        <w:r w:rsidRPr="00E77497" w:rsidDel="00EB2682">
          <w:delText xml:space="preserve">native </w:delText>
        </w:r>
      </w:del>
      <w:ins w:id="3849" w:author="Rev 9 Allen Wirfs-Brock" w:date="2012-07-07T17:33:00Z">
        <w:r w:rsidR="00EB2682">
          <w:t>ordinary</w:t>
        </w:r>
        <w:r w:rsidR="00EB2682" w:rsidRPr="00E77497">
          <w:t xml:space="preserve"> </w:t>
        </w:r>
      </w:ins>
      <w:r w:rsidRPr="00E77497">
        <w:t>objects can return only primitive values. If a</w:t>
      </w:r>
      <w:ins w:id="3850" w:author="Rev 9 Allen Wirfs-Brock" w:date="2012-07-07T17:33:00Z">
        <w:r w:rsidR="00EB2682">
          <w:t>n</w:t>
        </w:r>
      </w:ins>
      <w:r w:rsidRPr="00E77497">
        <w:t xml:space="preserve"> </w:t>
      </w:r>
      <w:del w:id="3851" w:author="Rev 9 Allen Wirfs-Brock" w:date="2012-07-07T17:34:00Z">
        <w:r w:rsidRPr="00E77497" w:rsidDel="00EB2682">
          <w:delText xml:space="preserve">host </w:delText>
        </w:r>
      </w:del>
      <w:ins w:id="3852" w:author="Rev 9 Allen Wirfs-Brock" w:date="2012-07-07T17:34:00Z">
        <w:r w:rsidR="00EB2682">
          <w:t>exotic</w:t>
        </w:r>
        <w:r w:rsidR="00EB2682" w:rsidRPr="00E77497">
          <w:t xml:space="preserve"> </w:t>
        </w:r>
      </w:ins>
      <w:r w:rsidRPr="00E77497">
        <w:t>object implements its own [[DefaultValue]] internal method, it must ensure that its [[DefaultValue]] internal method can return only primitive values.</w:t>
      </w:r>
    </w:p>
    <w:p w14:paraId="4F4C5FE9" w14:textId="77777777" w:rsidR="004C02EF" w:rsidRPr="00E77497" w:rsidRDefault="004C02EF" w:rsidP="00C623F2">
      <w:pPr>
        <w:pStyle w:val="30"/>
        <w:numPr>
          <w:ilvl w:val="0"/>
          <w:numId w:val="0"/>
        </w:numPr>
      </w:pPr>
      <w:bookmarkStart w:id="3853" w:name="_Toc235503356"/>
      <w:bookmarkStart w:id="3854" w:name="_Toc241509131"/>
      <w:bookmarkStart w:id="3855" w:name="_Toc244416618"/>
      <w:bookmarkStart w:id="3856" w:name="_Toc276630982"/>
      <w:bookmarkStart w:id="3857" w:name="_Toc329528707"/>
      <w:r w:rsidRPr="00E77497">
        <w:t>8.12.9</w:t>
      </w:r>
      <w:r w:rsidRPr="00E77497">
        <w:tab/>
        <w:t>[[DefineOwnProperty]] (P, Desc, Throw)</w:t>
      </w:r>
      <w:bookmarkEnd w:id="3853"/>
      <w:bookmarkEnd w:id="3854"/>
      <w:bookmarkEnd w:id="3855"/>
      <w:bookmarkEnd w:id="3856"/>
      <w:bookmarkEnd w:id="3857"/>
    </w:p>
    <w:p w14:paraId="40083A99" w14:textId="77777777" w:rsidR="004C02EF" w:rsidRPr="00E77497" w:rsidRDefault="004C02EF" w:rsidP="004C02EF">
      <w:r w:rsidRPr="00E77497">
        <w:t xml:space="preserve">In the following algorithm, the term “Reject” means “If </w:t>
      </w:r>
      <w:r w:rsidRPr="00E77497">
        <w:rPr>
          <w:rStyle w:val="bnf"/>
        </w:rPr>
        <w:t>Throw</w:t>
      </w:r>
      <w:r w:rsidRPr="00E77497">
        <w:t xml:space="preserve"> is </w:t>
      </w:r>
      <w:r w:rsidRPr="00E77497">
        <w:rPr>
          <w:b/>
        </w:rPr>
        <w:t>true</w:t>
      </w:r>
      <w:r w:rsidRPr="00E77497">
        <w:t xml:space="preserve">, then throw a </w:t>
      </w:r>
      <w:r w:rsidRPr="00E77497">
        <w:rPr>
          <w:b/>
        </w:rPr>
        <w:t>TypeError</w:t>
      </w:r>
      <w:r w:rsidRPr="00E77497">
        <w:t xml:space="preserve"> exception, otherwise return </w:t>
      </w:r>
      <w:r w:rsidRPr="00E77497">
        <w:rPr>
          <w:b/>
        </w:rPr>
        <w:t>false</w:t>
      </w:r>
      <w:r w:rsidRPr="00E77497">
        <w:t xml:space="preserve">”. The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14:paraId="16BCC7F7" w14:textId="77777777" w:rsidR="004C02EF" w:rsidRPr="00E77497" w:rsidRDefault="004C02EF" w:rsidP="004C02EF">
      <w:r w:rsidRPr="00E77497">
        <w:t xml:space="preserve">When the [[DefineOwnProperty]]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6350140A" w14:textId="77777777" w:rsidR="002D271D" w:rsidDel="00E82328" w:rsidRDefault="002861C6" w:rsidP="002D271D">
      <w:pPr>
        <w:pStyle w:val="Alg4"/>
        <w:numPr>
          <w:ilvl w:val="0"/>
          <w:numId w:val="349"/>
        </w:numPr>
        <w:rPr>
          <w:ins w:id="3858" w:author="Rev 6 Allen Wirfs-Brock" w:date="2012-02-22T13:32:00Z"/>
          <w:del w:id="3859" w:author="Rev 7 Allen Wirfs-Brock" w:date="2012-04-09T16:16:00Z"/>
        </w:rPr>
      </w:pPr>
      <w:ins w:id="3860" w:author="Rev 6 Allen Wirfs-Brock" w:date="2012-02-23T13:20:00Z">
        <w:del w:id="3861" w:author="Rev 7 Allen Wirfs-Brock" w:date="2012-04-09T16:16:00Z">
          <w:r w:rsidDel="00E82328">
            <w:delText>ReturnIfAbrupt(</w:delText>
          </w:r>
          <w:r w:rsidDel="00E82328">
            <w:rPr>
              <w:i/>
            </w:rPr>
            <w:delText>O</w:delText>
          </w:r>
          <w:r w:rsidDel="00E82328">
            <w:delText>)</w:delText>
          </w:r>
        </w:del>
      </w:ins>
      <w:ins w:id="3862" w:author="Rev 6 Allen Wirfs-Brock" w:date="2012-02-22T13:32:00Z">
        <w:del w:id="3863" w:author="Rev 7 Allen Wirfs-Brock" w:date="2012-04-09T16:16:00Z">
          <w:r w:rsidR="002D271D" w:rsidDel="00E82328">
            <w:delText>.</w:delText>
          </w:r>
        </w:del>
      </w:ins>
    </w:p>
    <w:p w14:paraId="121D9E26" w14:textId="77777777" w:rsidR="004C02EF" w:rsidRPr="00E77497" w:rsidRDefault="004C02EF" w:rsidP="009A20C6">
      <w:pPr>
        <w:pStyle w:val="Alg4"/>
        <w:numPr>
          <w:ilvl w:val="0"/>
          <w:numId w:val="349"/>
        </w:numPr>
      </w:pPr>
      <w:r w:rsidRPr="00E77497">
        <w:t xml:space="preserve">Let </w:t>
      </w:r>
      <w:r w:rsidRPr="00E77497">
        <w:rPr>
          <w:i/>
        </w:rPr>
        <w:t>current</w:t>
      </w:r>
      <w:r w:rsidRPr="00E77497">
        <w:t xml:space="preserve"> be the result of calling the [[GetOwnProperty]] internal method of </w:t>
      </w:r>
      <w:r w:rsidRPr="00E77497">
        <w:rPr>
          <w:i/>
        </w:rPr>
        <w:t>O</w:t>
      </w:r>
      <w:r w:rsidRPr="00E77497">
        <w:t xml:space="preserve"> with property name </w:t>
      </w:r>
      <w:r w:rsidRPr="00E77497">
        <w:rPr>
          <w:i/>
        </w:rPr>
        <w:t>P</w:t>
      </w:r>
      <w:r w:rsidRPr="00E77497">
        <w:t>.</w:t>
      </w:r>
    </w:p>
    <w:p w14:paraId="1548DB78" w14:textId="77777777" w:rsidR="004C02EF" w:rsidRPr="00E77497" w:rsidRDefault="004C02EF" w:rsidP="009A20C6">
      <w:pPr>
        <w:pStyle w:val="Alg4"/>
        <w:numPr>
          <w:ilvl w:val="0"/>
          <w:numId w:val="349"/>
        </w:numPr>
      </w:pPr>
      <w:r w:rsidRPr="00E77497">
        <w:t xml:space="preserve">Let </w:t>
      </w:r>
      <w:r w:rsidRPr="00E77497">
        <w:rPr>
          <w:i/>
        </w:rPr>
        <w:t>extensible</w:t>
      </w:r>
      <w:r w:rsidRPr="00E77497">
        <w:t xml:space="preserve"> be the value of the [[Extensible]] internal property of </w:t>
      </w:r>
      <w:r w:rsidRPr="00E77497">
        <w:rPr>
          <w:i/>
        </w:rPr>
        <w:t>O</w:t>
      </w:r>
      <w:r w:rsidRPr="00E77497">
        <w:t>.</w:t>
      </w:r>
    </w:p>
    <w:p w14:paraId="27183EE5" w14:textId="77777777" w:rsidR="004C02EF" w:rsidRPr="00E77497" w:rsidRDefault="004C02EF" w:rsidP="009A20C6">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sidRPr="00E77497">
        <w:t xml:space="preserve"> and </w:t>
      </w:r>
      <w:r w:rsidRPr="00E77497">
        <w:rPr>
          <w:i/>
        </w:rPr>
        <w:t>extensible</w:t>
      </w:r>
      <w:r w:rsidRPr="00E77497">
        <w:t xml:space="preserve"> is </w:t>
      </w:r>
      <w:r w:rsidRPr="00E77497">
        <w:rPr>
          <w:b/>
        </w:rPr>
        <w:t>false</w:t>
      </w:r>
      <w:r w:rsidRPr="00E77497">
        <w:t>, then Reject.</w:t>
      </w:r>
    </w:p>
    <w:p w14:paraId="6831A8C9" w14:textId="77777777" w:rsidR="004C02EF" w:rsidRPr="00E77497" w:rsidRDefault="004C02EF" w:rsidP="009A20C6">
      <w:pPr>
        <w:pStyle w:val="Alg4"/>
        <w:numPr>
          <w:ilvl w:val="0"/>
          <w:numId w:val="349"/>
        </w:numPr>
      </w:pPr>
      <w:r w:rsidRPr="00E77497">
        <w:t xml:space="preserve">If </w:t>
      </w:r>
      <w:r w:rsidRPr="00E77497">
        <w:rPr>
          <w:i/>
        </w:rPr>
        <w:t>current</w:t>
      </w:r>
      <w:r w:rsidRPr="00E77497">
        <w:t xml:space="preserve"> is </w:t>
      </w:r>
      <w:r w:rsidRPr="00E77497">
        <w:rPr>
          <w:b/>
        </w:rPr>
        <w:t>undefined</w:t>
      </w:r>
      <w:r w:rsidRPr="00E77497">
        <w:t xml:space="preserve"> and </w:t>
      </w:r>
      <w:r w:rsidRPr="00E77497">
        <w:rPr>
          <w:i/>
        </w:rPr>
        <w:t>extensible</w:t>
      </w:r>
      <w:r w:rsidRPr="00E77497">
        <w:t xml:space="preserve"> is </w:t>
      </w:r>
      <w:r w:rsidRPr="00E77497">
        <w:rPr>
          <w:b/>
        </w:rPr>
        <w:t>true</w:t>
      </w:r>
      <w:r w:rsidRPr="00E77497">
        <w:t>, then</w:t>
      </w:r>
    </w:p>
    <w:p w14:paraId="54251FCE" w14:textId="77777777" w:rsidR="004C02EF" w:rsidRPr="00E77497" w:rsidRDefault="004C02EF" w:rsidP="009A20C6">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2F41F42F" w14:textId="77777777" w:rsidR="004C02EF" w:rsidRPr="00E77497" w:rsidRDefault="004C02EF" w:rsidP="009A20C6">
      <w:pPr>
        <w:pStyle w:val="Alg4"/>
        <w:numPr>
          <w:ilvl w:val="2"/>
          <w:numId w:val="349"/>
        </w:numPr>
      </w:pPr>
      <w:r w:rsidRPr="00E77497">
        <w:t xml:space="preserve">Create 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10417A75" w14:textId="77777777" w:rsidR="004C02EF" w:rsidRPr="00E77497" w:rsidRDefault="004C02EF" w:rsidP="009A20C6">
      <w:pPr>
        <w:pStyle w:val="Alg4"/>
        <w:numPr>
          <w:ilvl w:val="1"/>
          <w:numId w:val="349"/>
        </w:numPr>
      </w:pPr>
      <w:r w:rsidRPr="00E77497">
        <w:t xml:space="preserve">Else, </w:t>
      </w:r>
      <w:r w:rsidRPr="00E77497">
        <w:rPr>
          <w:i/>
        </w:rPr>
        <w:t>Desc</w:t>
      </w:r>
      <w:r w:rsidRPr="00E77497">
        <w:t xml:space="preserve"> must be an accessor Property Descriptor so,</w:t>
      </w:r>
    </w:p>
    <w:p w14:paraId="3B0383A4" w14:textId="77777777" w:rsidR="004C02EF" w:rsidRPr="00E77497" w:rsidRDefault="004C02EF" w:rsidP="009A20C6">
      <w:pPr>
        <w:pStyle w:val="Alg4"/>
        <w:numPr>
          <w:ilvl w:val="2"/>
          <w:numId w:val="349"/>
        </w:numPr>
      </w:pPr>
      <w:r w:rsidRPr="00E77497">
        <w:t xml:space="preserve">Create 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10DDF9B5" w14:textId="77777777" w:rsidR="004C02EF" w:rsidRPr="00E77497" w:rsidRDefault="004C02EF" w:rsidP="009A20C6">
      <w:pPr>
        <w:pStyle w:val="Alg4"/>
        <w:numPr>
          <w:ilvl w:val="1"/>
          <w:numId w:val="349"/>
        </w:numPr>
      </w:pPr>
      <w:r w:rsidRPr="00E77497">
        <w:t xml:space="preserve">Return </w:t>
      </w:r>
      <w:r w:rsidRPr="00E77497">
        <w:rPr>
          <w:b/>
        </w:rPr>
        <w:t>true</w:t>
      </w:r>
      <w:r w:rsidRPr="00E77497">
        <w:t>.</w:t>
      </w:r>
    </w:p>
    <w:p w14:paraId="2EC1410A"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46E8DD85"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 (9.12).</w:t>
      </w:r>
    </w:p>
    <w:p w14:paraId="6E871CB1" w14:textId="77777777" w:rsidR="004C02EF" w:rsidRPr="00E77497" w:rsidRDefault="004C02EF" w:rsidP="009A20C6">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5064A949" w14:textId="77777777" w:rsidR="004C02EF" w:rsidRPr="00E77497" w:rsidRDefault="004C02EF" w:rsidP="009A20C6">
      <w:pPr>
        <w:pStyle w:val="Alg4"/>
        <w:numPr>
          <w:ilvl w:val="1"/>
          <w:numId w:val="349"/>
        </w:numPr>
      </w:pPr>
      <w:r w:rsidRPr="00E77497">
        <w:t xml:space="preserve">Reject, if the [[Configurable]] field of </w:t>
      </w:r>
      <w:r w:rsidRPr="00E77497">
        <w:rPr>
          <w:i/>
        </w:rPr>
        <w:t>Desc</w:t>
      </w:r>
      <w:r w:rsidRPr="00E77497">
        <w:t xml:space="preserve"> is </w:t>
      </w:r>
      <w:r w:rsidRPr="00E77497">
        <w:rPr>
          <w:b/>
        </w:rPr>
        <w:t>true</w:t>
      </w:r>
      <w:r w:rsidRPr="00E77497">
        <w:t>.</w:t>
      </w:r>
    </w:p>
    <w:p w14:paraId="40BF4071" w14:textId="77777777" w:rsidR="004C02EF" w:rsidRPr="00E77497" w:rsidRDefault="004C02EF" w:rsidP="009A20C6">
      <w:pPr>
        <w:pStyle w:val="Alg4"/>
        <w:numPr>
          <w:ilvl w:val="1"/>
          <w:numId w:val="349"/>
        </w:numPr>
      </w:pPr>
      <w:r w:rsidRPr="00E77497">
        <w:t xml:space="preserve">Reject,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0418109D" w14:textId="77777777" w:rsidR="004C02EF" w:rsidRPr="00E77497" w:rsidRDefault="004C02EF" w:rsidP="009A20C6">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14:paraId="2A41F72E"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14:paraId="3FB476A1" w14:textId="77777777" w:rsidR="004C02EF" w:rsidRPr="00E77497" w:rsidRDefault="004C02EF" w:rsidP="009A20C6">
      <w:pPr>
        <w:pStyle w:val="Alg4"/>
        <w:numPr>
          <w:ilvl w:val="1"/>
          <w:numId w:val="349"/>
        </w:numPr>
      </w:pPr>
      <w:r w:rsidRPr="00E77497">
        <w:t xml:space="preserve">Reject, if the [[Configurable]] field of </w:t>
      </w:r>
      <w:r w:rsidRPr="00E77497">
        <w:rPr>
          <w:i/>
        </w:rPr>
        <w:t>current</w:t>
      </w:r>
      <w:r w:rsidRPr="00E77497">
        <w:t xml:space="preserve"> is </w:t>
      </w:r>
      <w:r w:rsidRPr="00E77497">
        <w:rPr>
          <w:b/>
        </w:rPr>
        <w:t>false</w:t>
      </w:r>
      <w:r w:rsidRPr="00E77497">
        <w:t xml:space="preserve">. </w:t>
      </w:r>
    </w:p>
    <w:p w14:paraId="0937CCF1" w14:textId="77777777" w:rsidR="004C02EF" w:rsidRPr="00E77497" w:rsidRDefault="004C02EF" w:rsidP="009A20C6">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14:paraId="3CBDF3D8"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5E408B72" w14:textId="77777777" w:rsidR="004C02EF" w:rsidRPr="00E77497" w:rsidRDefault="004C02EF" w:rsidP="009A20C6">
      <w:pPr>
        <w:pStyle w:val="Alg4"/>
        <w:numPr>
          <w:ilvl w:val="1"/>
          <w:numId w:val="349"/>
        </w:numPr>
      </w:pPr>
      <w:r w:rsidRPr="00E77497">
        <w:t>Else,</w:t>
      </w:r>
    </w:p>
    <w:p w14:paraId="6D32766B"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43F5D730"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494D3111"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316030D8" w14:textId="77777777" w:rsidR="004C02EF" w:rsidRPr="00E77497" w:rsidRDefault="004C02EF" w:rsidP="009A20C6">
      <w:pPr>
        <w:pStyle w:val="Alg4"/>
        <w:numPr>
          <w:ilvl w:val="2"/>
          <w:numId w:val="349"/>
        </w:numPr>
      </w:pPr>
      <w:r w:rsidRPr="00E77497">
        <w:t xml:space="preserve">Reject,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523E95E0" w14:textId="77777777" w:rsidR="004C02EF" w:rsidRPr="00E77497" w:rsidRDefault="004C02EF" w:rsidP="009A20C6">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14:paraId="4608902F" w14:textId="77777777" w:rsidR="004C02EF" w:rsidRPr="00E77497" w:rsidRDefault="004C02EF" w:rsidP="009A20C6">
      <w:pPr>
        <w:pStyle w:val="Alg4"/>
        <w:numPr>
          <w:ilvl w:val="3"/>
          <w:numId w:val="349"/>
        </w:numPr>
      </w:pPr>
      <w:r w:rsidRPr="00E77497">
        <w:t xml:space="preserve">Reject,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519044CC" w14:textId="77777777" w:rsidR="004C02EF" w:rsidRPr="00E77497" w:rsidRDefault="004C02EF" w:rsidP="009A20C6">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14:paraId="26AC2B44" w14:textId="77777777" w:rsidR="004C02EF" w:rsidRPr="00E77497" w:rsidRDefault="004C02EF" w:rsidP="009A20C6">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 xml:space="preserve"> so,</w:t>
      </w:r>
    </w:p>
    <w:p w14:paraId="36048B6C"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67657F28" w14:textId="77777777" w:rsidR="004C02EF" w:rsidRPr="00E77497" w:rsidRDefault="004C02EF" w:rsidP="009A20C6">
      <w:pPr>
        <w:pStyle w:val="Alg4"/>
        <w:numPr>
          <w:ilvl w:val="2"/>
          <w:numId w:val="349"/>
        </w:numPr>
      </w:pPr>
      <w:r w:rsidRPr="00E77497">
        <w:t xml:space="preserve">Reject,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3BCC01F7" w14:textId="77777777" w:rsidR="004C02EF" w:rsidRPr="00E77497" w:rsidRDefault="004C02EF" w:rsidP="009A20C6">
      <w:pPr>
        <w:pStyle w:val="Alg4"/>
        <w:numPr>
          <w:ilvl w:val="2"/>
          <w:numId w:val="349"/>
        </w:numPr>
      </w:pPr>
      <w:r w:rsidRPr="00E77497">
        <w:t xml:space="preserve">Reject,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1C7431CE" w14:textId="77777777" w:rsidR="004C02EF" w:rsidRPr="00E77497" w:rsidRDefault="004C02EF" w:rsidP="009A20C6">
      <w:pPr>
        <w:pStyle w:val="Alg4"/>
        <w:numPr>
          <w:ilvl w:val="0"/>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30A773D8" w14:textId="77777777" w:rsidR="004C02EF" w:rsidRPr="00E77497" w:rsidRDefault="004C02EF" w:rsidP="009A20C6">
      <w:pPr>
        <w:pStyle w:val="Alg4"/>
        <w:numPr>
          <w:ilvl w:val="0"/>
          <w:numId w:val="349"/>
        </w:numPr>
        <w:spacing w:after="120"/>
      </w:pPr>
      <w:r w:rsidRPr="00E77497">
        <w:t xml:space="preserve">Return </w:t>
      </w:r>
      <w:r w:rsidRPr="00E77497">
        <w:rPr>
          <w:b/>
        </w:rPr>
        <w:t>true</w:t>
      </w:r>
      <w:r w:rsidRPr="00E77497">
        <w:t>.</w:t>
      </w:r>
    </w:p>
    <w:p w14:paraId="2313EE4D" w14:textId="77777777" w:rsidR="004C02EF" w:rsidRPr="00E77497" w:rsidRDefault="004C02EF" w:rsidP="004C02EF">
      <w:r w:rsidRPr="00E77497">
        <w:t xml:space="preserve">However, if </w:t>
      </w:r>
      <w:r w:rsidRPr="00E77497">
        <w:rPr>
          <w:rFonts w:ascii="Times New Roman" w:hAnsi="Times New Roman"/>
          <w:i/>
        </w:rPr>
        <w:t>O</w:t>
      </w:r>
      <w:r w:rsidRPr="00E77497">
        <w:t xml:space="preserve"> </w:t>
      </w:r>
      <w:ins w:id="3864" w:author="Allen Wirfs-Brock" w:date="2011-07-02T14:56:00Z">
        <w:r w:rsidR="001C6822" w:rsidRPr="00E77497">
          <w:t>has a</w:t>
        </w:r>
      </w:ins>
      <w:ins w:id="3865" w:author="Allen Wirfs-Brock" w:date="2011-07-02T14:57:00Z">
        <w:r w:rsidR="001C6822" w:rsidRPr="00E77497">
          <w:t>n</w:t>
        </w:r>
      </w:ins>
      <w:ins w:id="3866" w:author="Allen Wirfs-Brock" w:date="2011-07-02T14:56:00Z">
        <w:r w:rsidR="001C6822" w:rsidRPr="00E77497">
          <w:t xml:space="preserve"> [[</w:t>
        </w:r>
        <w:del w:id="3867" w:author="Rev 3 Allen Wirfs-Brock" w:date="2011-09-07T15:36:00Z">
          <w:r w:rsidR="001C6822" w:rsidRPr="00E77497" w:rsidDel="007516CC">
            <w:delText>IsArray</w:delText>
          </w:r>
        </w:del>
      </w:ins>
      <w:ins w:id="3868" w:author="Rev 3 Allen Wirfs-Brock" w:date="2011-09-07T15:36:00Z">
        <w:r w:rsidR="007516CC" w:rsidRPr="00E77497">
          <w:t>NativeBrand</w:t>
        </w:r>
      </w:ins>
      <w:ins w:id="3869" w:author="Allen Wirfs-Brock" w:date="2011-07-02T14:56:00Z">
        <w:r w:rsidR="001C6822" w:rsidRPr="00E77497">
          <w:t>]] internal property</w:t>
        </w:r>
      </w:ins>
      <w:ins w:id="3870" w:author="Rev 3 Allen Wirfs-Brock" w:date="2011-09-07T15:37:00Z">
        <w:r w:rsidR="007516CC" w:rsidRPr="00E77497">
          <w:t xml:space="preserve"> whose value is NativeArray</w:t>
        </w:r>
      </w:ins>
      <w:del w:id="3871" w:author="Allen Wirfs-Brock" w:date="2011-07-02T14:56:00Z">
        <w:r w:rsidRPr="00E77497" w:rsidDel="001C6822">
          <w:delText>is an Array object,</w:delText>
        </w:r>
      </w:del>
      <w:r w:rsidRPr="00E77497">
        <w:t xml:space="preserve"> </w:t>
      </w:r>
      <w:ins w:id="3872" w:author="Rev 3 Allen Wirfs-Brock" w:date="2011-09-07T15:37:00Z">
        <w:r w:rsidR="007516CC" w:rsidRPr="00E77497">
          <w:rPr>
            <w:rFonts w:ascii="Times New Roman" w:hAnsi="Times New Roman"/>
            <w:i/>
          </w:rPr>
          <w:t>O</w:t>
        </w:r>
        <w:r w:rsidR="007516CC" w:rsidRPr="00E77497" w:rsidDel="007516CC">
          <w:t xml:space="preserve"> </w:t>
        </w:r>
      </w:ins>
      <w:del w:id="3873" w:author="Rev 3 Allen Wirfs-Brock" w:date="2011-09-07T15:37:00Z">
        <w:r w:rsidRPr="00E77497" w:rsidDel="007516CC">
          <w:delText xml:space="preserve">it </w:delText>
        </w:r>
      </w:del>
      <w:ins w:id="3874" w:author="Allen Wirfs-Brock" w:date="2011-07-02T14:57:00Z">
        <w:r w:rsidR="001C6822" w:rsidRPr="00E77497">
          <w:t xml:space="preserve">also </w:t>
        </w:r>
      </w:ins>
      <w:r w:rsidRPr="00E77497">
        <w:t>has a more elaborate [[DefineOwnProperty]] internal method defined in 15.4.5.1.</w:t>
      </w:r>
    </w:p>
    <w:p w14:paraId="4EA9C8BA" w14:textId="77777777" w:rsidR="004C02EF" w:rsidRPr="00E77497" w:rsidRDefault="004C02EF" w:rsidP="004C02EF">
      <w:pPr>
        <w:pStyle w:val="Note"/>
      </w:pPr>
      <w:r w:rsidRPr="00E77497">
        <w:t>NOTE</w:t>
      </w:r>
      <w:r w:rsidRPr="00E77497">
        <w:tab/>
        <w:t xml:space="preserve">Step 10.b allows any field of Desc to be different from the corresponding field of current if current’s [[Configurable]] field is </w:t>
      </w:r>
      <w:r w:rsidRPr="00E77497">
        <w:rPr>
          <w:b/>
        </w:rPr>
        <w:t>true</w:t>
      </w:r>
      <w:r w:rsidRPr="00E77497">
        <w:t xml:space="preserve">. This even permits changing the [[Value]] of a property whose [[Writable]] attribute is </w:t>
      </w:r>
      <w:r w:rsidRPr="00E77497">
        <w:rPr>
          <w:b/>
        </w:rPr>
        <w:t>false</w:t>
      </w:r>
      <w:r w:rsidRPr="00E77497">
        <w:t xml:space="preserve">. This is allowed because a </w:t>
      </w:r>
      <w:r w:rsidRPr="00E77497">
        <w:rPr>
          <w:b/>
        </w:rPr>
        <w:t>true</w:t>
      </w:r>
      <w:r w:rsidRPr="00E77497">
        <w:t xml:space="preserve"> [[Configurable]] attribute would permit an equivalent sequence of calls where [[Writable]] is first set to </w:t>
      </w:r>
      <w:r w:rsidRPr="00E77497">
        <w:rPr>
          <w:b/>
        </w:rPr>
        <w:t>true</w:t>
      </w:r>
      <w:r w:rsidRPr="00E77497">
        <w:t xml:space="preserve">, a new [[Value]] is set, and then [[Writable]] is set to </w:t>
      </w:r>
      <w:r w:rsidRPr="00E77497">
        <w:rPr>
          <w:b/>
        </w:rPr>
        <w:t>false</w:t>
      </w:r>
      <w:r w:rsidRPr="00E77497">
        <w:t>.</w:t>
      </w:r>
    </w:p>
    <w:p w14:paraId="62866FB8" w14:textId="77777777" w:rsidR="00FF7312" w:rsidRPr="00E77497" w:rsidRDefault="00FF7312" w:rsidP="00FF7312">
      <w:pPr>
        <w:pStyle w:val="30"/>
        <w:numPr>
          <w:ilvl w:val="0"/>
          <w:numId w:val="0"/>
        </w:numPr>
        <w:rPr>
          <w:ins w:id="3875" w:author="Rev 6 Allen Wirfs-Brock" w:date="2012-02-01T14:04:00Z"/>
        </w:rPr>
      </w:pPr>
      <w:bookmarkStart w:id="3876" w:name="_Toc235503357"/>
      <w:bookmarkStart w:id="3877" w:name="_Toc241509132"/>
      <w:bookmarkStart w:id="3878" w:name="_Toc244416619"/>
      <w:bookmarkStart w:id="3879" w:name="_Toc276630983"/>
      <w:bookmarkStart w:id="3880" w:name="_Toc329528708"/>
      <w:ins w:id="3881" w:author="Rev 6 Allen Wirfs-Brock" w:date="2012-02-01T14:04:00Z">
        <w:r w:rsidRPr="00E77497">
          <w:t>8.12.</w:t>
        </w:r>
        <w:r>
          <w:t>10</w:t>
        </w:r>
        <w:r w:rsidRPr="00E77497">
          <w:tab/>
          <w:t>[[</w:t>
        </w:r>
        <w:r>
          <w:t>Enumerate</w:t>
        </w:r>
        <w:r w:rsidRPr="00E77497">
          <w:t>]] (</w:t>
        </w:r>
      </w:ins>
      <w:commentRangeStart w:id="3882"/>
      <w:ins w:id="3883" w:author="Rev 6 Allen Wirfs-Brock" w:date="2012-02-03T11:30:00Z">
        <w:r w:rsidR="00DB0602">
          <w:t>includePrototype, onlyEnumerable</w:t>
        </w:r>
      </w:ins>
      <w:ins w:id="3884" w:author="Rev 6 Allen Wirfs-Brock" w:date="2012-02-01T14:04:00Z">
        <w:r>
          <w:t xml:space="preserve"> </w:t>
        </w:r>
      </w:ins>
      <w:commentRangeEnd w:id="3882"/>
      <w:ins w:id="3885" w:author="Rev 6 Allen Wirfs-Brock" w:date="2012-02-27T18:27:00Z">
        <w:r w:rsidR="002F0FA8">
          <w:rPr>
            <w:rStyle w:val="af3"/>
            <w:b w:val="0"/>
          </w:rPr>
          <w:commentReference w:id="3882"/>
        </w:r>
      </w:ins>
      <w:ins w:id="3886" w:author="Rev 6 Allen Wirfs-Brock" w:date="2012-02-01T14:04:00Z">
        <w:r w:rsidRPr="00E77497">
          <w:t>)</w:t>
        </w:r>
        <w:bookmarkEnd w:id="3880"/>
      </w:ins>
    </w:p>
    <w:p w14:paraId="5A78D21D" w14:textId="77777777" w:rsidR="00FF7312" w:rsidRPr="00E77497" w:rsidRDefault="00FF7312" w:rsidP="00FF7312">
      <w:pPr>
        <w:rPr>
          <w:ins w:id="3887" w:author="Rev 6 Allen Wirfs-Brock" w:date="2012-02-01T14:04:00Z"/>
        </w:rPr>
      </w:pPr>
      <w:ins w:id="3888" w:author="Rev 6 Allen Wirfs-Brock" w:date="2012-02-01T14:04: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ins>
      <w:ins w:id="3889" w:author="Rev 6 Allen Wirfs-Brock" w:date="2012-02-03T11:31:00Z">
        <w:r w:rsidR="00DB0602">
          <w:t xml:space="preserve">Boolean arguments </w:t>
        </w:r>
        <w:r w:rsidR="00DB0602" w:rsidRPr="00CB4E8F">
          <w:rPr>
            <w:rFonts w:ascii="Times New Roman" w:hAnsi="Times New Roman"/>
            <w:i/>
          </w:rPr>
          <w:t>includePrototype</w:t>
        </w:r>
        <w:r w:rsidR="00DB0602">
          <w:t xml:space="preserve"> and </w:t>
        </w:r>
        <w:r w:rsidR="00DB0602" w:rsidRPr="00CB4E8F">
          <w:rPr>
            <w:rFonts w:ascii="Times New Roman" w:hAnsi="Times New Roman"/>
            <w:i/>
          </w:rPr>
          <w:t>onlyEnumerable</w:t>
        </w:r>
        <w:r w:rsidR="00DB0602">
          <w:t xml:space="preserve">, </w:t>
        </w:r>
      </w:ins>
      <w:ins w:id="3890" w:author="Rev 6 Allen Wirfs-Brock" w:date="2012-02-01T14:04:00Z">
        <w:r w:rsidRPr="00E77497">
          <w:t xml:space="preserve"> the following steps are taken:</w:t>
        </w:r>
      </w:ins>
    </w:p>
    <w:p w14:paraId="68218E6E" w14:textId="77777777" w:rsidR="00DC1627" w:rsidRPr="00E77497" w:rsidDel="004372C5" w:rsidRDefault="00DC1627" w:rsidP="00DC1627">
      <w:pPr>
        <w:pStyle w:val="Alg4"/>
        <w:numPr>
          <w:ilvl w:val="0"/>
          <w:numId w:val="655"/>
        </w:numPr>
        <w:rPr>
          <w:ins w:id="3891" w:author="Rev 6 Allen Wirfs-Brock" w:date="2012-02-26T17:10:00Z"/>
        </w:rPr>
      </w:pPr>
      <w:ins w:id="3892" w:author="Rev 6 Allen Wirfs-Brock" w:date="2012-02-26T17:10:00Z">
        <w:r>
          <w:t>Return an Iterator object (</w:t>
        </w:r>
        <w:commentRangeStart w:id="3893"/>
        <w:r>
          <w:t>reference xxxx</w:t>
        </w:r>
      </w:ins>
      <w:commentRangeEnd w:id="3893"/>
      <w:ins w:id="3894" w:author="Rev 6 Allen Wirfs-Brock" w:date="2012-02-26T17:12:00Z">
        <w:r>
          <w:rPr>
            <w:rStyle w:val="af3"/>
            <w:rFonts w:ascii="Arial" w:eastAsia="MS Mincho" w:hAnsi="Arial"/>
            <w:spacing w:val="0"/>
            <w:lang w:eastAsia="ja-JP"/>
          </w:rPr>
          <w:commentReference w:id="3893"/>
        </w:r>
      </w:ins>
      <w:ins w:id="3895" w:author="Rev 6 Allen Wirfs-Brock" w:date="2012-02-26T17:10:00Z">
        <w:r>
          <w:t xml:space="preserve">) whose next method iterates over all the keys of enumerable property keys of </w:t>
        </w:r>
        <w:r w:rsidRPr="00DC1627">
          <w:rPr>
            <w:i/>
          </w:rPr>
          <w:t>O</w:t>
        </w:r>
        <w:r w:rsidRPr="00E77497" w:rsidDel="004372C5">
          <w:t>.</w:t>
        </w:r>
        <w:r>
          <w:t xml:space="preserve"> </w:t>
        </w:r>
      </w:ins>
      <w:ins w:id="3896" w:author="Rev 6 Allen Wirfs-Brock" w:date="2012-02-26T17:15:00Z">
        <w:r>
          <w:t xml:space="preserve">If </w:t>
        </w:r>
        <w:r w:rsidRPr="00DC1627">
          <w:rPr>
            <w:i/>
          </w:rPr>
          <w:t>includePrototype</w:t>
        </w:r>
        <w:r>
          <w:t xml:space="preserve"> is </w:t>
        </w:r>
        <w:r w:rsidRPr="00DC1627">
          <w:rPr>
            <w:b/>
          </w:rPr>
          <w:t>false</w:t>
        </w:r>
        <w:r>
          <w:t xml:space="preserve">, then only own properties of </w:t>
        </w:r>
        <w:r w:rsidRPr="00DC1627">
          <w:rPr>
            <w:i/>
          </w:rPr>
          <w:t>O</w:t>
        </w:r>
        <w:r>
          <w:t xml:space="preserve"> are include</w:t>
        </w:r>
      </w:ins>
      <w:ins w:id="3897" w:author="Rev 6 Allen Wirfs-Brock" w:date="2012-02-26T17:17:00Z">
        <w:r>
          <w:t>d</w:t>
        </w:r>
      </w:ins>
      <w:ins w:id="3898" w:author="Rev 6 Allen Wirfs-Brock" w:date="2012-02-26T17:15:00Z">
        <w:r>
          <w:t xml:space="preserve">. If </w:t>
        </w:r>
        <w:r w:rsidRPr="00DC1627">
          <w:rPr>
            <w:i/>
          </w:rPr>
          <w:t>onlyEnumerable</w:t>
        </w:r>
        <w:r>
          <w:t xml:space="preserve"> is </w:t>
        </w:r>
        <w:r w:rsidRPr="00DC1627">
          <w:rPr>
            <w:b/>
          </w:rPr>
          <w:t>false</w:t>
        </w:r>
        <w:r>
          <w:t>, then</w:t>
        </w:r>
      </w:ins>
      <w:ins w:id="3899" w:author="Rev 6 Allen Wirfs-Brock" w:date="2012-02-26T17:16:00Z">
        <w:r>
          <w:t xml:space="preserve"> all properties that do not have private name keys are included. </w:t>
        </w:r>
      </w:ins>
      <w:ins w:id="3900" w:author="Rev 6 Allen Wirfs-Brock" w:date="2012-02-26T17:10:00Z">
        <w:r w:rsidRPr="00E77497">
          <w:t>The mechanics and order of enumerating the properties  is not specified</w:t>
        </w:r>
      </w:ins>
      <w:ins w:id="3901" w:author="Rev 6 Allen Wirfs-Brock" w:date="2012-02-26T17:12:00Z">
        <w:r>
          <w:t xml:space="preserve"> but must conform to the rules specified below</w:t>
        </w:r>
      </w:ins>
      <w:ins w:id="3902" w:author="Rev 6 Allen Wirfs-Brock" w:date="2012-02-26T17:10:00Z">
        <w:r w:rsidRPr="00E77497">
          <w:t>.</w:t>
        </w:r>
      </w:ins>
      <w:ins w:id="3903" w:author="Rev 6 Allen Wirfs-Brock" w:date="2012-02-26T17:14:00Z">
        <w:r>
          <w:t xml:space="preserve">  </w:t>
        </w:r>
      </w:ins>
    </w:p>
    <w:p w14:paraId="6A620161" w14:textId="77777777" w:rsidR="00F671C5" w:rsidRDefault="00F671C5" w:rsidP="00DC1627">
      <w:pPr>
        <w:pStyle w:val="Alg4"/>
        <w:spacing w:after="120"/>
        <w:ind w:left="360"/>
        <w:rPr>
          <w:ins w:id="3904" w:author="Rev 6 Allen Wirfs-Brock" w:date="2012-02-26T17:12:00Z"/>
        </w:rPr>
      </w:pPr>
    </w:p>
    <w:p w14:paraId="4CDBC3E6" w14:textId="77777777" w:rsidR="00DC1627" w:rsidRPr="00E77497" w:rsidRDefault="00DC1627" w:rsidP="00DC1627">
      <w:pPr>
        <w:rPr>
          <w:ins w:id="3905" w:author="Rev 6 Allen Wirfs-Brock" w:date="2012-02-26T17:12:00Z"/>
        </w:rPr>
      </w:pPr>
      <w:ins w:id="3906" w:author="Rev 6 Allen Wirfs-Brock" w:date="2012-02-26T17:13:00Z">
        <w:r>
          <w:t xml:space="preserve">Enumerated properties do not include properties whose property key is a private name. </w:t>
        </w:r>
      </w:ins>
      <w:ins w:id="3907" w:author="Rev 6 Allen Wirfs-Brock" w:date="2012-02-26T17:12:00Z">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14:paraId="25F72A58" w14:textId="77777777" w:rsidR="00DC1627" w:rsidRPr="00E77497" w:rsidRDefault="00DC1627" w:rsidP="00DC1627">
      <w:pPr>
        <w:rPr>
          <w:ins w:id="3908" w:author="Rev 6 Allen Wirfs-Brock" w:date="2012-02-26T17:12:00Z"/>
        </w:rPr>
      </w:pPr>
      <w:ins w:id="3909" w:author="Rev 6 Allen Wirfs-Brock" w:date="2012-02-26T17:12: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14:paraId="16203901" w14:textId="77777777" w:rsidR="00DC1627" w:rsidRPr="002A07A7" w:rsidRDefault="002A07A7" w:rsidP="002A07A7">
      <w:pPr>
        <w:rPr>
          <w:ins w:id="3910" w:author="Rev 6 Allen Wirfs-Brock" w:date="2012-02-26T17:04:00Z"/>
          <w:lang w:eastAsia="en-US"/>
        </w:rPr>
      </w:pPr>
      <w:commentRangeStart w:id="3911"/>
      <w:ins w:id="3912" w:author="Rev 6 Allen Wirfs-Brock" w:date="2012-02-26T17:18:00Z">
        <w:r>
          <w:rPr>
            <w:lang w:eastAsia="en-US"/>
          </w:rPr>
          <w:t>The following is an informative algorithm that conforms to these rules</w:t>
        </w:r>
      </w:ins>
      <w:commentRangeEnd w:id="3911"/>
      <w:ins w:id="3913" w:author="Rev 6 Allen Wirfs-Brock" w:date="2012-02-26T17:20:00Z">
        <w:r>
          <w:rPr>
            <w:rStyle w:val="af3"/>
          </w:rPr>
          <w:commentReference w:id="3911"/>
        </w:r>
      </w:ins>
    </w:p>
    <w:p w14:paraId="6D379654" w14:textId="77777777" w:rsidR="00FF7312" w:rsidRPr="00E77497" w:rsidDel="004372C5" w:rsidRDefault="00FF7312" w:rsidP="002A07A7">
      <w:pPr>
        <w:pStyle w:val="Alg4"/>
        <w:numPr>
          <w:ilvl w:val="0"/>
          <w:numId w:val="698"/>
        </w:numPr>
        <w:rPr>
          <w:ins w:id="3914" w:author="Rev 6 Allen Wirfs-Brock" w:date="2012-02-01T14:04:00Z"/>
        </w:rPr>
      </w:pPr>
      <w:ins w:id="3915" w:author="Rev 6 Allen Wirfs-Brock" w:date="2012-02-01T14:04:00Z">
        <w:r w:rsidRPr="00E77497">
          <w:t xml:space="preserve">Let </w:t>
        </w:r>
      </w:ins>
      <w:ins w:id="3916" w:author="Rev 6 Allen Wirfs-Brock" w:date="2012-02-01T14:08:00Z">
        <w:r w:rsidR="00FF3D07">
          <w:rPr>
            <w:i/>
          </w:rPr>
          <w:t xml:space="preserve">obj </w:t>
        </w:r>
        <w:r w:rsidR="00FF3D07" w:rsidRPr="00FF3D07">
          <w:t xml:space="preserve">be </w:t>
        </w:r>
      </w:ins>
      <w:ins w:id="3917" w:author="Rev 6 Allen Wirfs-Brock" w:date="2012-02-01T14:09:00Z">
        <w:r w:rsidR="00FF3D07">
          <w:rPr>
            <w:i/>
          </w:rPr>
          <w:t>O</w:t>
        </w:r>
      </w:ins>
      <w:ins w:id="3918" w:author="Rev 6 Allen Wirfs-Brock" w:date="2012-02-01T14:04:00Z">
        <w:r w:rsidRPr="00E77497" w:rsidDel="004372C5">
          <w:t>.</w:t>
        </w:r>
      </w:ins>
    </w:p>
    <w:p w14:paraId="088F12D9" w14:textId="77777777" w:rsidR="00222858" w:rsidRDefault="00222858" w:rsidP="002A07A7">
      <w:pPr>
        <w:pStyle w:val="Alg4"/>
        <w:numPr>
          <w:ilvl w:val="0"/>
          <w:numId w:val="698"/>
        </w:numPr>
        <w:rPr>
          <w:ins w:id="3919" w:author="Rev 6 Allen Wirfs-Brock" w:date="2012-02-02T18:19:00Z"/>
        </w:rPr>
      </w:pPr>
      <w:ins w:id="3920" w:author="Rev 6 Allen Wirfs-Brock" w:date="2012-02-02T18:19:00Z">
        <w:r>
          <w:t xml:space="preserve">Let </w:t>
        </w:r>
        <w:r w:rsidRPr="00CB4E8F">
          <w:rPr>
            <w:i/>
          </w:rPr>
          <w:t>proto</w:t>
        </w:r>
        <w:r>
          <w:t xml:space="preserve"> be the value of the [[Prototype]] internal property of </w:t>
        </w:r>
        <w:r w:rsidRPr="00CB4E8F">
          <w:rPr>
            <w:i/>
          </w:rPr>
          <w:t>O</w:t>
        </w:r>
        <w:r>
          <w:t>.</w:t>
        </w:r>
      </w:ins>
    </w:p>
    <w:p w14:paraId="73D2CBE5" w14:textId="77777777" w:rsidR="00222858" w:rsidRDefault="00222858" w:rsidP="002A07A7">
      <w:pPr>
        <w:pStyle w:val="Alg4"/>
        <w:numPr>
          <w:ilvl w:val="0"/>
          <w:numId w:val="698"/>
        </w:numPr>
        <w:rPr>
          <w:ins w:id="3921" w:author="Rev 6 Allen Wirfs-Brock" w:date="2012-02-02T18:22:00Z"/>
        </w:rPr>
      </w:pPr>
      <w:ins w:id="3922" w:author="Rev 6 Allen Wirfs-Brock" w:date="2012-02-02T18:22:00Z">
        <w:r>
          <w:t xml:space="preserve">If </w:t>
        </w:r>
      </w:ins>
      <w:ins w:id="3923" w:author="Rev 6 Allen Wirfs-Brock" w:date="2012-02-03T11:34:00Z">
        <w:r w:rsidR="00DB0602">
          <w:rPr>
            <w:i/>
          </w:rPr>
          <w:t>includePrototype</w:t>
        </w:r>
      </w:ins>
      <w:ins w:id="3924" w:author="Rev 6 Allen Wirfs-Brock" w:date="2012-02-03T11:35:00Z">
        <w:r w:rsidR="00DB0602">
          <w:t xml:space="preserve"> is false or </w:t>
        </w:r>
        <w:r w:rsidR="00DB0602" w:rsidRPr="00CB4E8F">
          <w:rPr>
            <w:i/>
          </w:rPr>
          <w:t>proto</w:t>
        </w:r>
      </w:ins>
      <w:ins w:id="3925" w:author="Rev 6 Allen Wirfs-Brock" w:date="2012-02-02T18:22:00Z">
        <w:r>
          <w:t xml:space="preserve"> is the value </w:t>
        </w:r>
        <w:r w:rsidRPr="00CB4E8F">
          <w:rPr>
            <w:b/>
          </w:rPr>
          <w:t>null</w:t>
        </w:r>
        <w:r>
          <w:t>, then</w:t>
        </w:r>
      </w:ins>
    </w:p>
    <w:p w14:paraId="78E511D0" w14:textId="77777777" w:rsidR="00222858" w:rsidRDefault="00222858" w:rsidP="002A07A7">
      <w:pPr>
        <w:pStyle w:val="Alg4"/>
        <w:numPr>
          <w:ilvl w:val="1"/>
          <w:numId w:val="698"/>
        </w:numPr>
        <w:rPr>
          <w:ins w:id="3926" w:author="Rev 6 Allen Wirfs-Brock" w:date="2012-02-02T18:22:00Z"/>
        </w:rPr>
      </w:pPr>
      <w:ins w:id="3927" w:author="Rev 6 Allen Wirfs-Brock" w:date="2012-02-02T18:22:00Z">
        <w:r>
          <w:t xml:space="preserve">Let </w:t>
        </w:r>
      </w:ins>
      <w:ins w:id="3928" w:author="Rev 6 Allen Wirfs-Brock" w:date="2012-02-02T18:25:00Z">
        <w:r>
          <w:rPr>
            <w:i/>
          </w:rPr>
          <w:t>propList</w:t>
        </w:r>
      </w:ins>
      <w:ins w:id="3929" w:author="Rev 6 Allen Wirfs-Brock" w:date="2012-02-02T18:22:00Z">
        <w:r>
          <w:t xml:space="preserve"> be </w:t>
        </w:r>
      </w:ins>
      <w:ins w:id="3930" w:author="Rev 6 Allen Wirfs-Brock" w:date="2012-02-02T18:23:00Z">
        <w:r>
          <w:t>a new</w:t>
        </w:r>
      </w:ins>
      <w:ins w:id="3931" w:author="Rev 6 Allen Wirfs-Brock" w:date="2012-02-02T18:22:00Z">
        <w:r>
          <w:t xml:space="preserve"> empty List.</w:t>
        </w:r>
      </w:ins>
    </w:p>
    <w:p w14:paraId="06E9620F" w14:textId="77777777" w:rsidR="00222858" w:rsidRDefault="00222858" w:rsidP="002A07A7">
      <w:pPr>
        <w:pStyle w:val="Alg4"/>
        <w:numPr>
          <w:ilvl w:val="0"/>
          <w:numId w:val="698"/>
        </w:numPr>
        <w:rPr>
          <w:ins w:id="3932" w:author="Rev 6 Allen Wirfs-Brock" w:date="2012-02-02T18:23:00Z"/>
        </w:rPr>
      </w:pPr>
      <w:ins w:id="3933" w:author="Rev 6 Allen Wirfs-Brock" w:date="2012-02-02T18:23:00Z">
        <w:r>
          <w:t>Else</w:t>
        </w:r>
      </w:ins>
    </w:p>
    <w:p w14:paraId="426398EA" w14:textId="77777777" w:rsidR="00222858" w:rsidRDefault="00222858" w:rsidP="002A07A7">
      <w:pPr>
        <w:pStyle w:val="Alg4"/>
        <w:numPr>
          <w:ilvl w:val="1"/>
          <w:numId w:val="698"/>
        </w:numPr>
        <w:rPr>
          <w:ins w:id="3934" w:author="Rev 6 Allen Wirfs-Brock" w:date="2012-02-02T18:23:00Z"/>
        </w:rPr>
      </w:pPr>
      <w:ins w:id="3935" w:author="Rev 6 Allen Wirfs-Brock" w:date="2012-02-02T18:23:00Z">
        <w:r>
          <w:t xml:space="preserve">Let </w:t>
        </w:r>
      </w:ins>
      <w:ins w:id="3936" w:author="Rev 6 Allen Wirfs-Brock" w:date="2012-02-02T18:25:00Z">
        <w:r>
          <w:rPr>
            <w:i/>
          </w:rPr>
          <w:t>propList</w:t>
        </w:r>
      </w:ins>
      <w:ins w:id="3937" w:author="Rev 6 Allen Wirfs-Brock" w:date="2012-02-02T18:23:00Z">
        <w:r>
          <w:t xml:space="preserve"> be the result of calling the [[Enumerate]] internal met</w:t>
        </w:r>
      </w:ins>
      <w:ins w:id="3938" w:author="Rev 6 Allen Wirfs-Brock" w:date="2012-02-03T11:36:00Z">
        <w:r w:rsidR="00DB0602">
          <w:t>h</w:t>
        </w:r>
      </w:ins>
      <w:ins w:id="3939" w:author="Rev 6 Allen Wirfs-Brock" w:date="2012-02-02T18:23:00Z">
        <w:r>
          <w:t xml:space="preserve">od of </w:t>
        </w:r>
      </w:ins>
      <w:ins w:id="3940" w:author="Rev 6 Allen Wirfs-Brock" w:date="2012-02-22T14:50:00Z">
        <w:r w:rsidR="006F021A">
          <w:rPr>
            <w:i/>
          </w:rPr>
          <w:t>proto</w:t>
        </w:r>
      </w:ins>
      <w:ins w:id="3941" w:author="Rev 6 Allen Wirfs-Brock" w:date="2012-02-03T11:36:00Z">
        <w:r w:rsidR="00DB0602" w:rsidRPr="00DB0602">
          <w:t xml:space="preserve"> </w:t>
        </w:r>
        <w:r w:rsidR="00DB0602" w:rsidRPr="00E77497">
          <w:t xml:space="preserve">with </w:t>
        </w:r>
        <w:r w:rsidR="00DB0602">
          <w:t>arguments</w:t>
        </w:r>
        <w:r w:rsidR="00DB0602" w:rsidRPr="00E77497">
          <w:t xml:space="preserve"> </w:t>
        </w:r>
      </w:ins>
      <w:ins w:id="3942" w:author="Rev 6 Allen Wirfs-Brock" w:date="2012-02-22T14:50:00Z">
        <w:r w:rsidR="006F021A" w:rsidRPr="006F021A">
          <w:rPr>
            <w:b/>
          </w:rPr>
          <w:t>true</w:t>
        </w:r>
      </w:ins>
      <w:ins w:id="3943" w:author="Rev 6 Allen Wirfs-Brock" w:date="2012-02-03T11:36:00Z">
        <w:r w:rsidR="00DB0602" w:rsidRPr="00E77497">
          <w:t xml:space="preserve"> </w:t>
        </w:r>
        <w:r w:rsidR="00DB0602">
          <w:t>and</w:t>
        </w:r>
      </w:ins>
      <w:ins w:id="3944" w:author="Rev 6 Allen Wirfs-Brock" w:date="2012-02-03T11:37:00Z">
        <w:r w:rsidR="00DB0602" w:rsidRPr="00DB0602">
          <w:rPr>
            <w:i/>
          </w:rPr>
          <w:t xml:space="preserve"> </w:t>
        </w:r>
        <w:r w:rsidR="00DB0602" w:rsidRPr="00650BA7">
          <w:rPr>
            <w:i/>
          </w:rPr>
          <w:t>onlyEnumerable</w:t>
        </w:r>
      </w:ins>
      <w:ins w:id="3945" w:author="Rev 6 Allen Wirfs-Brock" w:date="2012-02-02T18:23:00Z">
        <w:r>
          <w:t>.</w:t>
        </w:r>
      </w:ins>
    </w:p>
    <w:p w14:paraId="01EE1D15" w14:textId="77777777" w:rsidR="00FF3D07" w:rsidRDefault="00222858" w:rsidP="002A07A7">
      <w:pPr>
        <w:pStyle w:val="Alg4"/>
        <w:numPr>
          <w:ilvl w:val="0"/>
          <w:numId w:val="698"/>
        </w:numPr>
        <w:rPr>
          <w:ins w:id="3946" w:author="Rev 6 Allen Wirfs-Brock" w:date="2012-02-01T14:10:00Z"/>
        </w:rPr>
      </w:pPr>
      <w:ins w:id="3947" w:author="Rev 6 Allen Wirfs-Brock" w:date="2012-02-02T18:25:00Z">
        <w:r>
          <w:t xml:space="preserve">For each </w:t>
        </w:r>
      </w:ins>
      <w:ins w:id="3948" w:author="Rev 6 Allen Wirfs-Brock" w:date="2012-02-02T18:26:00Z">
        <w:r>
          <w:t xml:space="preserve">string </w:t>
        </w:r>
        <w:r w:rsidRPr="00CB4E8F">
          <w:rPr>
            <w:i/>
          </w:rPr>
          <w:t>name</w:t>
        </w:r>
      </w:ins>
      <w:ins w:id="3949" w:author="Rev 6 Allen Wirfs-Brock" w:date="2012-02-02T18:25:00Z">
        <w:r>
          <w:t xml:space="preserve"> that is the property key </w:t>
        </w:r>
      </w:ins>
      <w:ins w:id="3950" w:author="Rev 6 Allen Wirfs-Brock" w:date="2012-02-02T18:26:00Z">
        <w:r>
          <w:t>of an own prop</w:t>
        </w:r>
        <w:del w:id="3951" w:author="Rev 7 Allen Wirfs-Brock" w:date="2012-05-04T14:09:00Z">
          <w:r w:rsidDel="00F77917">
            <w:delText>op</w:delText>
          </w:r>
        </w:del>
        <w:r>
          <w:t xml:space="preserve">erty of </w:t>
        </w:r>
        <w:r w:rsidRPr="00CB4E8F">
          <w:rPr>
            <w:i/>
          </w:rPr>
          <w:t>O</w:t>
        </w:r>
      </w:ins>
    </w:p>
    <w:p w14:paraId="26DE5A77" w14:textId="77777777" w:rsidR="00FF3D07" w:rsidRDefault="00DB0602" w:rsidP="002A07A7">
      <w:pPr>
        <w:pStyle w:val="Alg4"/>
        <w:numPr>
          <w:ilvl w:val="1"/>
          <w:numId w:val="698"/>
        </w:numPr>
        <w:rPr>
          <w:ins w:id="3952" w:author="Rev 6 Allen Wirfs-Brock" w:date="2012-02-01T14:11:00Z"/>
        </w:rPr>
      </w:pPr>
      <w:ins w:id="3953" w:author="Rev 6 Allen Wirfs-Brock" w:date="2012-02-03T11:38:00Z">
        <w:r>
          <w:t xml:space="preserve">Let </w:t>
        </w:r>
        <w:r w:rsidRPr="00CB4E8F">
          <w:rPr>
            <w:i/>
          </w:rPr>
          <w:t>desc</w:t>
        </w:r>
        <w:r>
          <w:t xml:space="preserve"> be the </w:t>
        </w:r>
      </w:ins>
      <w:ins w:id="3954" w:author="Rev 6 Allen Wirfs-Brock" w:date="2012-02-03T11:39:00Z">
        <w:r>
          <w:t>result</w:t>
        </w:r>
      </w:ins>
      <w:ins w:id="3955" w:author="Rev 6 Allen Wirfs-Brock" w:date="2012-02-03T11:38:00Z">
        <w:r>
          <w:t xml:space="preserve"> </w:t>
        </w:r>
      </w:ins>
      <w:ins w:id="3956" w:author="Rev 6 Allen Wirfs-Brock" w:date="2012-02-03T11:39:00Z">
        <w:r>
          <w:t xml:space="preserve">of calling the [[GetOwnProperty]] internal method of </w:t>
        </w:r>
        <w:r w:rsidRPr="00CB4E8F">
          <w:rPr>
            <w:i/>
          </w:rPr>
          <w:t>O</w:t>
        </w:r>
        <w:r>
          <w:t xml:space="preserve"> with argument </w:t>
        </w:r>
        <w:r w:rsidRPr="00CB4E8F">
          <w:rPr>
            <w:i/>
          </w:rPr>
          <w:t>name</w:t>
        </w:r>
        <w:r>
          <w:t>.</w:t>
        </w:r>
      </w:ins>
    </w:p>
    <w:p w14:paraId="3B4144AD" w14:textId="77777777" w:rsidR="00FF7312" w:rsidRPr="00E77497" w:rsidRDefault="00CB4E8F" w:rsidP="002A07A7">
      <w:pPr>
        <w:pStyle w:val="Alg4"/>
        <w:numPr>
          <w:ilvl w:val="1"/>
          <w:numId w:val="698"/>
        </w:numPr>
        <w:rPr>
          <w:ins w:id="3957" w:author="Rev 6 Allen Wirfs-Brock" w:date="2012-02-01T14:04:00Z"/>
        </w:rPr>
      </w:pPr>
      <w:ins w:id="3958" w:author="Rev 6 Allen Wirfs-Brock" w:date="2012-02-03T12:02:00Z">
        <w:r w:rsidRPr="00E77497">
          <w:t xml:space="preserve">If </w:t>
        </w:r>
      </w:ins>
      <w:ins w:id="3959" w:author="Rev 6 Allen Wirfs-Brock" w:date="2012-02-03T12:01:00Z">
        <w:r w:rsidRPr="00650BA7">
          <w:rPr>
            <w:i/>
          </w:rPr>
          <w:t>name</w:t>
        </w:r>
        <w:r>
          <w:t xml:space="preserve"> is an element of </w:t>
        </w:r>
        <w:r w:rsidRPr="00650BA7">
          <w:rPr>
            <w:i/>
          </w:rPr>
          <w:t>propList</w:t>
        </w:r>
        <w:r>
          <w:t>, then</w:t>
        </w:r>
      </w:ins>
      <w:ins w:id="3960" w:author="Rev 6 Allen Wirfs-Brock" w:date="2012-02-03T12:02:00Z">
        <w:r w:rsidRPr="00CB4E8F">
          <w:t xml:space="preserve"> </w:t>
        </w:r>
        <w:r>
          <w:t xml:space="preserve">remove </w:t>
        </w:r>
        <w:r w:rsidRPr="00650BA7">
          <w:rPr>
            <w:i/>
          </w:rPr>
          <w:t>name</w:t>
        </w:r>
        <w:r>
          <w:t xml:space="preserve"> as an element of </w:t>
        </w:r>
        <w:r w:rsidRPr="00650BA7">
          <w:rPr>
            <w:i/>
          </w:rPr>
          <w:t>propList</w:t>
        </w:r>
        <w:r>
          <w:t>.</w:t>
        </w:r>
      </w:ins>
    </w:p>
    <w:p w14:paraId="51F4693A" w14:textId="77777777" w:rsidR="00F34354" w:rsidRPr="00E77497" w:rsidRDefault="0026197F" w:rsidP="002A07A7">
      <w:pPr>
        <w:pStyle w:val="Alg4"/>
        <w:numPr>
          <w:ilvl w:val="1"/>
          <w:numId w:val="698"/>
        </w:numPr>
        <w:rPr>
          <w:ins w:id="3961" w:author="Rev 6 Allen Wirfs-Brock" w:date="2012-02-03T11:50:00Z"/>
        </w:rPr>
      </w:pPr>
      <w:ins w:id="3962" w:author="Rev 6 Allen Wirfs-Brock" w:date="2012-02-03T12:41:00Z">
        <w:r>
          <w:t>I</w:t>
        </w:r>
      </w:ins>
      <w:ins w:id="3963" w:author="Rev 6 Allen Wirfs-Brock" w:date="2012-02-03T12:06:00Z">
        <w:r w:rsidR="00CB4E8F">
          <w:t xml:space="preserve">f </w:t>
        </w:r>
      </w:ins>
      <w:ins w:id="3964" w:author="Rev 6 Allen Wirfs-Brock" w:date="2012-02-03T12:05:00Z">
        <w:r w:rsidR="00CB4E8F" w:rsidRPr="00650BA7">
          <w:rPr>
            <w:i/>
          </w:rPr>
          <w:t>onlyEnumerable</w:t>
        </w:r>
        <w:r w:rsidR="00CB4E8F" w:rsidRPr="00E77497">
          <w:t xml:space="preserve"> is </w:t>
        </w:r>
        <w:r w:rsidR="00CB4E8F">
          <w:rPr>
            <w:b/>
          </w:rPr>
          <w:t>false</w:t>
        </w:r>
      </w:ins>
      <w:ins w:id="3965" w:author="Rev 6 Allen Wirfs-Brock" w:date="2012-02-03T12:07:00Z">
        <w:r w:rsidR="00CB4E8F">
          <w:rPr>
            <w:b/>
          </w:rPr>
          <w:t xml:space="preserve"> </w:t>
        </w:r>
        <w:r w:rsidR="00CB4E8F">
          <w:t>or</w:t>
        </w:r>
      </w:ins>
      <w:ins w:id="3966" w:author="Rev 6 Allen Wirfs-Brock" w:date="2012-02-03T11:50:00Z">
        <w:r w:rsidR="00F34354">
          <w:t xml:space="preserve"> </w:t>
        </w:r>
      </w:ins>
      <w:ins w:id="3967" w:author="Rev 6 Allen Wirfs-Brock" w:date="2012-02-03T12:06:00Z">
        <w:r w:rsidR="00CB4E8F" w:rsidRPr="00E77497">
          <w:rPr>
            <w:i/>
          </w:rPr>
          <w:t>desc</w:t>
        </w:r>
        <w:r w:rsidR="00CB4E8F" w:rsidRPr="00E77497">
          <w:t>.[[</w:t>
        </w:r>
        <w:r w:rsidR="00CB4E8F">
          <w:t>Enumerable</w:t>
        </w:r>
        <w:r w:rsidR="00CB4E8F" w:rsidRPr="00E77497">
          <w:t xml:space="preserve">]] is </w:t>
        </w:r>
        <w:r w:rsidR="00CB4E8F">
          <w:rPr>
            <w:b/>
          </w:rPr>
          <w:t>true</w:t>
        </w:r>
      </w:ins>
      <w:ins w:id="3968" w:author="Rev 6 Allen Wirfs-Brock" w:date="2012-02-03T11:50:00Z">
        <w:r w:rsidR="00F34354">
          <w:t xml:space="preserve">, then </w:t>
        </w:r>
      </w:ins>
      <w:ins w:id="3969" w:author="Rev 6 Allen Wirfs-Brock" w:date="2012-02-03T12:06:00Z">
        <w:r w:rsidR="00CB4E8F">
          <w:t>add</w:t>
        </w:r>
      </w:ins>
      <w:ins w:id="3970" w:author="Rev 6 Allen Wirfs-Brock" w:date="2012-02-03T11:50:00Z">
        <w:r w:rsidR="00F34354">
          <w:t xml:space="preserve"> </w:t>
        </w:r>
        <w:r w:rsidR="00F34354" w:rsidRPr="00650BA7">
          <w:rPr>
            <w:i/>
          </w:rPr>
          <w:t>name</w:t>
        </w:r>
        <w:r w:rsidR="00F34354">
          <w:t xml:space="preserve"> as an element of </w:t>
        </w:r>
        <w:r w:rsidR="00F34354" w:rsidRPr="00650BA7">
          <w:rPr>
            <w:i/>
          </w:rPr>
          <w:t>propList</w:t>
        </w:r>
        <w:r w:rsidR="00F34354">
          <w:t>.</w:t>
        </w:r>
      </w:ins>
    </w:p>
    <w:p w14:paraId="2875C1BE" w14:textId="77777777" w:rsidR="00F34354" w:rsidRDefault="00F34354" w:rsidP="002A07A7">
      <w:pPr>
        <w:pStyle w:val="Alg4"/>
        <w:numPr>
          <w:ilvl w:val="0"/>
          <w:numId w:val="698"/>
        </w:numPr>
        <w:spacing w:after="120"/>
        <w:contextualSpacing/>
        <w:rPr>
          <w:ins w:id="3971" w:author="Rev 6 Allen Wirfs-Brock" w:date="2012-02-03T11:51:00Z"/>
        </w:rPr>
      </w:pPr>
      <w:ins w:id="3972" w:author="Rev 6 Allen Wirfs-Brock" w:date="2012-02-03T11:52:00Z">
        <w:r>
          <w:t xml:space="preserve">Order the elements of </w:t>
        </w:r>
        <w:r w:rsidRPr="00CB4E8F">
          <w:rPr>
            <w:i/>
          </w:rPr>
          <w:t>propList</w:t>
        </w:r>
        <w:r>
          <w:t xml:space="preserve"> in an implementation defined order. </w:t>
        </w:r>
      </w:ins>
    </w:p>
    <w:p w14:paraId="48967089" w14:textId="77777777" w:rsidR="00FF7312" w:rsidRPr="00E77497" w:rsidRDefault="00FF7312" w:rsidP="002A07A7">
      <w:pPr>
        <w:pStyle w:val="Alg4"/>
        <w:numPr>
          <w:ilvl w:val="0"/>
          <w:numId w:val="698"/>
        </w:numPr>
        <w:spacing w:after="120"/>
        <w:rPr>
          <w:ins w:id="3973" w:author="Rev 6 Allen Wirfs-Brock" w:date="2012-02-01T14:04:00Z"/>
        </w:rPr>
      </w:pPr>
      <w:ins w:id="3974" w:author="Rev 6 Allen Wirfs-Brock" w:date="2012-02-01T14:04:00Z">
        <w:r w:rsidRPr="00E77497">
          <w:t xml:space="preserve">Return </w:t>
        </w:r>
      </w:ins>
      <w:ins w:id="3975" w:author="Rev 6 Allen Wirfs-Brock" w:date="2012-02-03T11:52:00Z">
        <w:r w:rsidR="00F34354" w:rsidRPr="00650BA7">
          <w:rPr>
            <w:i/>
          </w:rPr>
          <w:t>propList</w:t>
        </w:r>
      </w:ins>
      <w:ins w:id="3976" w:author="Rev 6 Allen Wirfs-Brock" w:date="2012-02-01T14:04:00Z">
        <w:r w:rsidRPr="00E77497">
          <w:t>.</w:t>
        </w:r>
      </w:ins>
    </w:p>
    <w:p w14:paraId="4E6821CB" w14:textId="77777777" w:rsidR="00F671C5" w:rsidRPr="00E77497" w:rsidRDefault="00F671C5" w:rsidP="00F671C5">
      <w:pPr>
        <w:pStyle w:val="30"/>
        <w:numPr>
          <w:ilvl w:val="0"/>
          <w:numId w:val="0"/>
        </w:numPr>
        <w:rPr>
          <w:ins w:id="3977" w:author="Rev 6 Allen Wirfs-Brock" w:date="2012-02-26T16:57:00Z"/>
        </w:rPr>
      </w:pPr>
      <w:bookmarkStart w:id="3978" w:name="_Toc329528709"/>
      <w:ins w:id="3979" w:author="Rev 6 Allen Wirfs-Brock" w:date="2012-02-26T16:57:00Z">
        <w:r w:rsidRPr="00E77497">
          <w:t>8.12.</w:t>
        </w:r>
        <w:r>
          <w:t>11</w:t>
        </w:r>
        <w:r w:rsidRPr="00E77497">
          <w:tab/>
          <w:t>[[</w:t>
        </w:r>
        <w:r>
          <w:t>Iterate</w:t>
        </w:r>
        <w:r w:rsidRPr="00E77497">
          <w:t>]] (</w:t>
        </w:r>
        <w:r>
          <w:t xml:space="preserve"> </w:t>
        </w:r>
        <w:r w:rsidRPr="00E77497">
          <w:t>)</w:t>
        </w:r>
        <w:bookmarkEnd w:id="3978"/>
      </w:ins>
    </w:p>
    <w:p w14:paraId="0BE5436A" w14:textId="77777777" w:rsidR="00F671C5" w:rsidRPr="00E77497" w:rsidRDefault="00F671C5" w:rsidP="00F671C5">
      <w:pPr>
        <w:rPr>
          <w:ins w:id="3980" w:author="Rev 6 Allen Wirfs-Brock" w:date="2012-02-26T16:57:00Z"/>
        </w:rPr>
      </w:pPr>
      <w:ins w:id="3981" w:author="Rev 6 Allen Wirfs-Brock" w:date="2012-02-26T16:57:00Z">
        <w:r w:rsidRPr="00E77497">
          <w:t>When the [[</w:t>
        </w:r>
      </w:ins>
      <w:ins w:id="3982" w:author="Rev 6 Allen Wirfs-Brock" w:date="2012-02-26T16:58:00Z">
        <w:r>
          <w:t>Iterate</w:t>
        </w:r>
      </w:ins>
      <w:ins w:id="3983" w:author="Rev 6 Allen Wirfs-Brock" w:date="2012-02-26T16:57:00Z">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ins>
    </w:p>
    <w:p w14:paraId="7557E4BD" w14:textId="77777777" w:rsidR="00F671C5" w:rsidRDefault="00F671C5" w:rsidP="00F671C5">
      <w:pPr>
        <w:pStyle w:val="Alg4"/>
        <w:numPr>
          <w:ilvl w:val="0"/>
          <w:numId w:val="697"/>
        </w:numPr>
        <w:rPr>
          <w:ins w:id="3984" w:author="Rev 6 Allen Wirfs-Brock" w:date="2012-02-26T16:57:00Z"/>
        </w:rPr>
      </w:pPr>
      <w:ins w:id="3985" w:author="Rev 6 Allen Wirfs-Brock" w:date="2012-02-26T16:57:00Z">
        <w:r>
          <w:t xml:space="preserve">Let </w:t>
        </w:r>
      </w:ins>
      <w:ins w:id="3986" w:author="Rev 6 Allen Wirfs-Brock" w:date="2012-02-26T16:59:00Z">
        <w:r>
          <w:rPr>
            <w:i/>
          </w:rPr>
          <w:t>itr</w:t>
        </w:r>
      </w:ins>
      <w:ins w:id="3987" w:author="Rev 6 Allen Wirfs-Brock" w:date="2012-02-26T16:57:00Z">
        <w:r>
          <w:t xml:space="preserve"> be the </w:t>
        </w:r>
      </w:ins>
      <w:ins w:id="3988" w:author="Rev 6 Allen Wirfs-Brock" w:date="2012-02-26T16:59:00Z">
        <w:r>
          <w:t>result of performing Invoke with</w:t>
        </w:r>
      </w:ins>
      <w:ins w:id="3989" w:author="Rev 6 Allen Wirfs-Brock" w:date="2012-02-26T17:02:00Z">
        <w:r>
          <w:t xml:space="preserve"> arguments</w:t>
        </w:r>
      </w:ins>
      <w:ins w:id="3990" w:author="Rev 6 Allen Wirfs-Brock" w:date="2012-02-26T16:59:00Z">
        <w:r>
          <w:t xml:space="preserve"> </w:t>
        </w:r>
      </w:ins>
      <w:commentRangeStart w:id="3991"/>
      <w:ins w:id="3992" w:author="Rev 6 Allen Wirfs-Brock" w:date="2012-02-26T17:00:00Z">
        <w:r>
          <w:t>%iterator%</w:t>
        </w:r>
      </w:ins>
      <w:commentRangeEnd w:id="3991"/>
      <w:ins w:id="3993" w:author="Rev 6 Allen Wirfs-Brock" w:date="2012-02-27T18:21:00Z">
        <w:r w:rsidR="00FE23BC">
          <w:rPr>
            <w:rStyle w:val="af3"/>
            <w:rFonts w:ascii="Arial" w:eastAsia="MS Mincho" w:hAnsi="Arial"/>
            <w:spacing w:val="0"/>
            <w:lang w:eastAsia="ja-JP"/>
          </w:rPr>
          <w:commentReference w:id="3991"/>
        </w:r>
      </w:ins>
      <w:ins w:id="3994" w:author="Rev 6 Allen Wirfs-Brock" w:date="2012-02-26T17:00:00Z">
        <w:r>
          <w:t xml:space="preserve">, </w:t>
        </w:r>
        <w:r w:rsidRPr="00F671C5">
          <w:rPr>
            <w:i/>
          </w:rPr>
          <w:t>O</w:t>
        </w:r>
        <w:r>
          <w:t xml:space="preserve"> and an empty argument List.</w:t>
        </w:r>
      </w:ins>
    </w:p>
    <w:p w14:paraId="47EF1F72" w14:textId="77777777" w:rsidR="00F671C5" w:rsidRPr="00E77497" w:rsidRDefault="00F671C5" w:rsidP="00F671C5">
      <w:pPr>
        <w:pStyle w:val="Alg4"/>
        <w:numPr>
          <w:ilvl w:val="0"/>
          <w:numId w:val="697"/>
        </w:numPr>
        <w:spacing w:after="120"/>
        <w:rPr>
          <w:ins w:id="3995" w:author="Rev 6 Allen Wirfs-Brock" w:date="2012-02-26T16:57:00Z"/>
        </w:rPr>
      </w:pPr>
      <w:ins w:id="3996" w:author="Rev 6 Allen Wirfs-Brock" w:date="2012-02-26T16:57:00Z">
        <w:r w:rsidRPr="00E77497">
          <w:t xml:space="preserve">Return </w:t>
        </w:r>
      </w:ins>
      <w:ins w:id="3997" w:author="Rev 6 Allen Wirfs-Brock" w:date="2012-02-26T17:03:00Z">
        <w:r>
          <w:rPr>
            <w:i/>
          </w:rPr>
          <w:t>itr</w:t>
        </w:r>
      </w:ins>
      <w:ins w:id="3998" w:author="Rev 6 Allen Wirfs-Brock" w:date="2012-02-26T16:57:00Z">
        <w:r w:rsidRPr="00E77497">
          <w:t>.</w:t>
        </w:r>
      </w:ins>
    </w:p>
    <w:p w14:paraId="3B962AC3" w14:textId="77777777" w:rsidR="009E6FBC" w:rsidRDefault="009E6FBC" w:rsidP="004C02EF">
      <w:pPr>
        <w:pStyle w:val="1"/>
        <w:numPr>
          <w:ilvl w:val="0"/>
          <w:numId w:val="0"/>
        </w:numPr>
        <w:rPr>
          <w:ins w:id="3999" w:author="Rev 6 Allen Wirfs-Brock" w:date="2012-02-22T15:44:00Z"/>
        </w:rPr>
      </w:pPr>
      <w:bookmarkStart w:id="4000" w:name="_Toc329528710"/>
      <w:ins w:id="4001" w:author="Rev 6 Allen Wirfs-Brock" w:date="2012-02-22T15:44:00Z">
        <w:r>
          <w:t>9 Abstract Operations</w:t>
        </w:r>
        <w:bookmarkEnd w:id="4000"/>
        <w:r>
          <w:t xml:space="preserve"> </w:t>
        </w:r>
      </w:ins>
    </w:p>
    <w:p w14:paraId="0AF34639" w14:textId="77777777" w:rsidR="001D4C27" w:rsidRDefault="001D4C27" w:rsidP="001D4C27">
      <w:pPr>
        <w:rPr>
          <w:ins w:id="4002" w:author="Rev 6 Allen Wirfs-Brock" w:date="2012-02-22T15:55:00Z"/>
        </w:rPr>
      </w:pPr>
      <w:ins w:id="4003" w:author="Rev 6 Allen Wirfs-Brock" w:date="2012-02-22T15:56:00Z">
        <w:r w:rsidRPr="00E77497">
          <w:t>These operations are not a part of the</w:t>
        </w:r>
        <w:r>
          <w:t xml:space="preserve"> ECMAScript</w:t>
        </w:r>
        <w:r w:rsidRPr="00E77497">
          <w:t xml:space="preserve"> language; they are defined here to </w:t>
        </w:r>
      </w:ins>
      <w:ins w:id="4004" w:author="Rev 6 Allen Wirfs-Brock" w:date="2012-02-22T15:58:00Z">
        <w:r>
          <w:t xml:space="preserve">solely to </w:t>
        </w:r>
      </w:ins>
      <w:ins w:id="4005" w:author="Rev 6 Allen Wirfs-Brock" w:date="2012-02-22T15:56:00Z">
        <w:r w:rsidRPr="00E77497">
          <w:t xml:space="preserve">aid the specification of the semantics of </w:t>
        </w:r>
      </w:ins>
      <w:ins w:id="4006" w:author="Rev 6 Allen Wirfs-Brock" w:date="2012-02-22T15:57:00Z">
        <w:r>
          <w:t xml:space="preserve">the </w:t>
        </w:r>
      </w:ins>
      <w:ins w:id="4007" w:author="Rev 6 Allen Wirfs-Brock" w:date="2012-02-22T15:56:00Z">
        <w:r>
          <w:t>ECMAScript</w:t>
        </w:r>
      </w:ins>
      <w:ins w:id="4008" w:author="Rev 6 Allen Wirfs-Brock" w:date="2012-02-22T15:57:00Z">
        <w:r>
          <w:t xml:space="preserve"> Language</w:t>
        </w:r>
      </w:ins>
      <w:ins w:id="4009" w:author="Rev 6 Allen Wirfs-Brock" w:date="2012-02-22T15:56:00Z">
        <w:r>
          <w:t>.</w:t>
        </w:r>
      </w:ins>
    </w:p>
    <w:p w14:paraId="31D9A1D8" w14:textId="77777777" w:rsidR="004C02EF" w:rsidRPr="00E77497" w:rsidRDefault="004C02EF" w:rsidP="001D4C27">
      <w:pPr>
        <w:pStyle w:val="20"/>
        <w:numPr>
          <w:ilvl w:val="0"/>
          <w:numId w:val="0"/>
        </w:numPr>
      </w:pPr>
      <w:bookmarkStart w:id="4010" w:name="_Toc329528711"/>
      <w:r w:rsidRPr="00E77497">
        <w:t>9</w:t>
      </w:r>
      <w:ins w:id="4011" w:author="Rev 6 Allen Wirfs-Brock" w:date="2012-02-22T15:45:00Z">
        <w:r w:rsidR="00852030">
          <w:t>.1</w:t>
        </w:r>
      </w:ins>
      <w:r w:rsidRPr="00E77497">
        <w:tab/>
        <w:t>Type Conversio</w:t>
      </w:r>
      <w:bookmarkEnd w:id="3550"/>
      <w:bookmarkEnd w:id="3551"/>
      <w:bookmarkEnd w:id="3552"/>
      <w:bookmarkEnd w:id="3553"/>
      <w:bookmarkEnd w:id="3554"/>
      <w:bookmarkEnd w:id="3555"/>
      <w:bookmarkEnd w:id="3679"/>
      <w:bookmarkEnd w:id="3680"/>
      <w:r w:rsidRPr="00E77497">
        <w:t>n</w:t>
      </w:r>
      <w:bookmarkEnd w:id="3681"/>
      <w:r w:rsidRPr="00E77497">
        <w:t xml:space="preserve"> and Testing</w:t>
      </w:r>
      <w:bookmarkEnd w:id="3876"/>
      <w:bookmarkEnd w:id="3877"/>
      <w:bookmarkEnd w:id="3878"/>
      <w:bookmarkEnd w:id="3879"/>
      <w:bookmarkEnd w:id="4010"/>
    </w:p>
    <w:p w14:paraId="0522AA99" w14:textId="77777777" w:rsidR="004C02EF" w:rsidRPr="00E77497" w:rsidRDefault="004C02EF" w:rsidP="004C02EF">
      <w:r w:rsidRPr="00E77497">
        <w:t xml:space="preserve">The ECMAScript </w:t>
      </w:r>
      <w:del w:id="4012" w:author="Rev 6 Allen Wirfs-Brock" w:date="2012-02-22T15:58:00Z">
        <w:r w:rsidRPr="00E77497" w:rsidDel="001D4C27">
          <w:delText>runtime system</w:delText>
        </w:r>
      </w:del>
      <w:ins w:id="4013" w:author="Rev 6 Allen Wirfs-Brock" w:date="2012-02-22T15:58:00Z">
        <w:r w:rsidR="001D4C27">
          <w:t>language implicitly</w:t>
        </w:r>
      </w:ins>
      <w:r w:rsidRPr="00E77497">
        <w:t xml:space="preserve"> performs automatic type conversion as needed. To clarify the semantics of certain constructs it is useful to define a set of conversion abstract operations.</w:t>
      </w:r>
      <w:del w:id="4014" w:author="Rev 6 Allen Wirfs-Brock" w:date="2012-02-22T15:55:00Z">
        <w:r w:rsidRPr="00E77497" w:rsidDel="001D4C27">
          <w:delText xml:space="preserve"> These abstract operations are not a part of the language; they are defined here to aid the specification of the semantics of the language</w:delText>
        </w:r>
      </w:del>
      <w:r w:rsidRPr="00E77497">
        <w:t>. The conversion abstract operations are polymorphic; that is, they can accept a value of any ECMAScript language type, but not of specification types.</w:t>
      </w:r>
      <w:bookmarkStart w:id="4015" w:name="_Toc375031131"/>
      <w:bookmarkStart w:id="4016" w:name="_Ref378389486"/>
      <w:bookmarkStart w:id="4017" w:name="_Toc381513649"/>
      <w:bookmarkStart w:id="4018" w:name="_Toc382202792"/>
      <w:bookmarkStart w:id="4019" w:name="_Toc382203012"/>
      <w:bookmarkStart w:id="4020" w:name="_Toc382212171"/>
      <w:bookmarkStart w:id="4021" w:name="_Toc382212389"/>
      <w:bookmarkStart w:id="4022" w:name="_Toc382291516"/>
      <w:bookmarkStart w:id="4023" w:name="_Toc385672155"/>
      <w:bookmarkStart w:id="4024" w:name="_Toc393690250"/>
    </w:p>
    <w:p w14:paraId="1DF75BDE" w14:textId="77777777" w:rsidR="004C02EF" w:rsidRPr="00E77497" w:rsidRDefault="004C02EF" w:rsidP="00FE23BC">
      <w:pPr>
        <w:pStyle w:val="30"/>
        <w:numPr>
          <w:ilvl w:val="0"/>
          <w:numId w:val="0"/>
        </w:numPr>
      </w:pPr>
      <w:bookmarkStart w:id="4025" w:name="_Ref455971611"/>
      <w:bookmarkStart w:id="4026" w:name="_Ref456011185"/>
      <w:bookmarkStart w:id="4027" w:name="_Toc472818788"/>
      <w:bookmarkStart w:id="4028" w:name="_Toc235503358"/>
      <w:bookmarkStart w:id="4029" w:name="_Toc241509133"/>
      <w:bookmarkStart w:id="4030" w:name="_Toc244416620"/>
      <w:bookmarkStart w:id="4031" w:name="_Toc276630984"/>
      <w:bookmarkStart w:id="4032" w:name="_Toc329528712"/>
      <w:r w:rsidRPr="00E77497">
        <w:t>9.1</w:t>
      </w:r>
      <w:del w:id="4033" w:author="Rev 6 Allen Wirfs-Brock" w:date="2012-02-22T15:45:00Z">
        <w:r w:rsidRPr="00E77497" w:rsidDel="00852030">
          <w:tab/>
        </w:r>
      </w:del>
      <w:ins w:id="4034" w:author="Rev 6 Allen Wirfs-Brock" w:date="2012-02-22T15:45:00Z">
        <w:r w:rsidR="00852030">
          <w:t>.1</w:t>
        </w:r>
      </w:ins>
      <w:ins w:id="4035" w:author="Rev 6 Allen Wirfs-Brock" w:date="2012-02-22T15:46:00Z">
        <w:r w:rsidR="00852030">
          <w:tab/>
        </w:r>
      </w:ins>
      <w:r w:rsidRPr="00E77497">
        <w:t>ToPrimitiv</w:t>
      </w:r>
      <w:bookmarkEnd w:id="4015"/>
      <w:bookmarkEnd w:id="4016"/>
      <w:bookmarkEnd w:id="4017"/>
      <w:bookmarkEnd w:id="4018"/>
      <w:bookmarkEnd w:id="4019"/>
      <w:bookmarkEnd w:id="4020"/>
      <w:bookmarkEnd w:id="4021"/>
      <w:bookmarkEnd w:id="4022"/>
      <w:bookmarkEnd w:id="4023"/>
      <w:bookmarkEnd w:id="4024"/>
      <w:r w:rsidRPr="00E77497">
        <w:t>e</w:t>
      </w:r>
      <w:bookmarkEnd w:id="4025"/>
      <w:bookmarkEnd w:id="4026"/>
      <w:bookmarkEnd w:id="4027"/>
      <w:bookmarkEnd w:id="4028"/>
      <w:bookmarkEnd w:id="4029"/>
      <w:bookmarkEnd w:id="4030"/>
      <w:bookmarkEnd w:id="4031"/>
      <w:bookmarkEnd w:id="4032"/>
    </w:p>
    <w:p w14:paraId="358C148A" w14:textId="77777777" w:rsidR="004C02EF" w:rsidRPr="00E77497" w:rsidRDefault="004C02EF" w:rsidP="004C02EF">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 </w:t>
      </w:r>
      <w:ins w:id="4036" w:author="Rev 8 Allen Wirfs-Brock" w:date="2012-06-13T12:36:00Z">
        <w:r w:rsidR="00386630">
          <w:fldChar w:fldCharType="begin"/>
        </w:r>
        <w:r w:rsidR="00386630">
          <w:instrText xml:space="preserve"> REF _Ref327354299 \h </w:instrText>
        </w:r>
      </w:ins>
      <w:r w:rsidR="00386630">
        <w:fldChar w:fldCharType="separate"/>
      </w:r>
      <w:ins w:id="4037" w:author="Rev 8 Allen Wirfs-Brock" w:date="2012-06-15T19:42:00Z">
        <w:r w:rsidR="00606E07">
          <w:t xml:space="preserve">Table </w:t>
        </w:r>
        <w:r w:rsidR="00606E07">
          <w:rPr>
            <w:noProof/>
          </w:rPr>
          <w:t>12</w:t>
        </w:r>
      </w:ins>
      <w:ins w:id="4038" w:author="Rev 8 Allen Wirfs-Brock" w:date="2012-06-13T12:36:00Z">
        <w:r w:rsidR="00386630">
          <w:fldChar w:fldCharType="end"/>
        </w:r>
      </w:ins>
      <w:r w:rsidRPr="00E77497">
        <w:t>:</w:t>
      </w:r>
    </w:p>
    <w:p w14:paraId="59FCB125" w14:textId="77777777" w:rsidR="004C02EF" w:rsidRPr="00E77497" w:rsidRDefault="00386630" w:rsidP="00AA1FF6">
      <w:pPr>
        <w:pStyle w:val="Tabletitle"/>
      </w:pPr>
      <w:bookmarkStart w:id="4039" w:name="_Ref327354299"/>
      <w:ins w:id="4040" w:author="Rev 8 Allen Wirfs-Brock" w:date="2012-06-13T12:35:00Z">
        <w:r>
          <w:t xml:space="preserve">Table </w:t>
        </w:r>
        <w:r>
          <w:fldChar w:fldCharType="begin"/>
        </w:r>
        <w:r>
          <w:instrText xml:space="preserve"> SEQ Table \* ARABIC </w:instrText>
        </w:r>
      </w:ins>
      <w:r>
        <w:fldChar w:fldCharType="separate"/>
      </w:r>
      <w:ins w:id="4041" w:author="Rev 8 Allen Wirfs-Brock" w:date="2012-06-15T19:42:00Z">
        <w:r w:rsidR="00606E07">
          <w:rPr>
            <w:noProof/>
          </w:rPr>
          <w:t>12</w:t>
        </w:r>
      </w:ins>
      <w:ins w:id="4042" w:author="Rev 8 Allen Wirfs-Brock" w:date="2012-06-13T12:35:00Z">
        <w:r>
          <w:fldChar w:fldCharType="end"/>
        </w:r>
      </w:ins>
      <w:bookmarkEnd w:id="4039"/>
      <w:ins w:id="4043" w:author="Allen Wirfs-Brock" w:date="2011-07-02T13:27:00Z">
        <w:r w:rsidR="008962D8" w:rsidRPr="00E77497">
          <w:rPr>
            <w:rFonts w:eastAsia="Arial Unicode MS"/>
          </w:rPr>
          <w:t xml:space="preserve"> </w:t>
        </w:r>
      </w:ins>
      <w:r w:rsidR="004C02EF" w:rsidRPr="00E77497">
        <w:rPr>
          <w:rFonts w:eastAsia="Arial Unicode MS"/>
        </w:rPr>
        <w:t xml:space="preserve">— </w:t>
      </w:r>
      <w:r w:rsidR="004C02EF"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4FA96E0" w14:textId="7777777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4E24CF6D"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75367384"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7D22600B" w14:textId="77777777" w:rsidTr="006E1632">
        <w:trPr>
          <w:jc w:val="center"/>
          <w:ins w:id="4044" w:author="Rev 6 Allen Wirfs-Brock" w:date="2012-02-16T18:25:00Z"/>
        </w:trPr>
        <w:tc>
          <w:tcPr>
            <w:tcW w:w="1998" w:type="dxa"/>
            <w:tcBorders>
              <w:top w:val="nil"/>
            </w:tcBorders>
          </w:tcPr>
          <w:p w14:paraId="5C7AD608" w14:textId="77777777" w:rsidR="00CB4C00" w:rsidRPr="00E77497" w:rsidRDefault="00CB4C00" w:rsidP="000348AE">
            <w:pPr>
              <w:keepNext/>
              <w:spacing w:after="60"/>
              <w:rPr>
                <w:ins w:id="4045" w:author="Rev 6 Allen Wirfs-Brock" w:date="2012-02-16T18:25:00Z"/>
              </w:rPr>
            </w:pPr>
            <w:ins w:id="4046" w:author="Rev 6 Allen Wirfs-Brock" w:date="2012-02-16T18:25:00Z">
              <w:r>
                <w:t>Completion Record</w:t>
              </w:r>
            </w:ins>
          </w:p>
        </w:tc>
        <w:tc>
          <w:tcPr>
            <w:tcW w:w="6858" w:type="dxa"/>
            <w:tcBorders>
              <w:top w:val="nil"/>
            </w:tcBorders>
          </w:tcPr>
          <w:p w14:paraId="6F71D5C2" w14:textId="77777777" w:rsidR="00CB4C00" w:rsidRPr="00E77497" w:rsidRDefault="00CB4C00" w:rsidP="00B07504">
            <w:pPr>
              <w:keepNext/>
              <w:spacing w:after="60"/>
              <w:rPr>
                <w:ins w:id="4047" w:author="Rev 6 Allen Wirfs-Brock" w:date="2012-02-16T18:25:00Z"/>
              </w:rPr>
            </w:pPr>
            <w:ins w:id="4048" w:author="Rev 6 Allen Wirfs-Brock" w:date="2012-02-16T18:25:00Z">
              <w:r>
                <w:t xml:space="preserve">If </w:t>
              </w:r>
            </w:ins>
            <w:ins w:id="4049" w:author="Rev 6 Allen Wirfs-Brock" w:date="2012-02-22T12:19:00Z">
              <w:r w:rsidR="00B07504">
                <w:rPr>
                  <w:i/>
                </w:rPr>
                <w:t>argument</w:t>
              </w:r>
            </w:ins>
            <w:ins w:id="4050" w:author="Rev 6 Allen Wirfs-Brock" w:date="2012-02-16T18:25:00Z">
              <w:r>
                <w:t xml:space="preserve"> is an abrupt completion, return </w:t>
              </w:r>
              <w:r w:rsidRPr="00B07504">
                <w:rPr>
                  <w:i/>
                </w:rPr>
                <w:t>argument</w:t>
              </w:r>
              <w:r>
                <w:t>. Otherwise return ToPrimitive(</w:t>
              </w:r>
            </w:ins>
            <w:ins w:id="4051" w:author="Rev 6 Allen Wirfs-Brock" w:date="2012-02-22T12:21:00Z">
              <w:r w:rsidR="00B07504">
                <w:rPr>
                  <w:i/>
                </w:rPr>
                <w:t>argument</w:t>
              </w:r>
            </w:ins>
            <w:ins w:id="4052" w:author="Rev 6 Allen Wirfs-Brock" w:date="2012-02-16T18:25:00Z">
              <w:r>
                <w:t>.[[value]])</w:t>
              </w:r>
            </w:ins>
          </w:p>
        </w:tc>
      </w:tr>
      <w:tr w:rsidR="004C02EF" w:rsidRPr="00E77497" w14:paraId="40D2A2A3" w14:textId="77777777" w:rsidTr="006E1632">
        <w:trPr>
          <w:jc w:val="center"/>
        </w:trPr>
        <w:tc>
          <w:tcPr>
            <w:tcW w:w="1998" w:type="dxa"/>
            <w:tcBorders>
              <w:top w:val="nil"/>
            </w:tcBorders>
          </w:tcPr>
          <w:p w14:paraId="2ACB8DD8" w14:textId="77777777" w:rsidR="004C02EF" w:rsidRPr="00E77497" w:rsidRDefault="004C02EF" w:rsidP="003A4B22">
            <w:pPr>
              <w:keepNext/>
              <w:spacing w:after="60"/>
            </w:pPr>
            <w:r w:rsidRPr="00E77497">
              <w:t>Undefined</w:t>
            </w:r>
          </w:p>
        </w:tc>
        <w:tc>
          <w:tcPr>
            <w:tcW w:w="6858" w:type="dxa"/>
            <w:tcBorders>
              <w:top w:val="nil"/>
            </w:tcBorders>
          </w:tcPr>
          <w:p w14:paraId="5E0D5715" w14:textId="77777777" w:rsidR="004C02EF" w:rsidRPr="00E77497" w:rsidRDefault="004C02EF" w:rsidP="003A4B22">
            <w:pPr>
              <w:keepNext/>
              <w:spacing w:after="60"/>
            </w:pPr>
            <w:del w:id="4053" w:author="Rev 6 Allen Wirfs-Brock" w:date="2012-02-16T12:35:00Z">
              <w:r w:rsidRPr="00E77497" w:rsidDel="000D29DF">
                <w:delText>The result equals</w:delText>
              </w:r>
            </w:del>
            <w:ins w:id="4054" w:author="Rev 6 Allen Wirfs-Brock" w:date="2012-02-16T12:35:00Z">
              <w:r w:rsidR="000D29DF">
                <w:t>Return</w:t>
              </w:r>
            </w:ins>
            <w:r w:rsidRPr="00E77497">
              <w:t xml:space="preserve"> </w:t>
            </w:r>
            <w:ins w:id="4055" w:author="Rev 6 Allen Wirfs-Brock" w:date="2012-02-22T12:20:00Z">
              <w:r w:rsidR="00B07504" w:rsidRPr="006A5E27">
                <w:rPr>
                  <w:i/>
                </w:rPr>
                <w:t>argument</w:t>
              </w:r>
              <w:r w:rsidR="00B07504" w:rsidRPr="00E77497" w:rsidDel="00B07504">
                <w:t xml:space="preserve"> </w:t>
              </w:r>
            </w:ins>
            <w:del w:id="4056"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w:delText>
              </w:r>
            </w:del>
            <w:r w:rsidRPr="00E77497">
              <w:t>t (no conversion).</w:t>
            </w:r>
          </w:p>
        </w:tc>
      </w:tr>
      <w:tr w:rsidR="004C02EF" w:rsidRPr="00E77497" w14:paraId="7B5E2631" w14:textId="77777777" w:rsidTr="006E1632">
        <w:trPr>
          <w:jc w:val="center"/>
        </w:trPr>
        <w:tc>
          <w:tcPr>
            <w:tcW w:w="1998" w:type="dxa"/>
          </w:tcPr>
          <w:p w14:paraId="6BB6112B" w14:textId="77777777" w:rsidR="004C02EF" w:rsidRPr="00E77497" w:rsidRDefault="004C02EF" w:rsidP="003A4B22">
            <w:pPr>
              <w:keepNext/>
              <w:spacing w:after="60"/>
            </w:pPr>
            <w:r w:rsidRPr="00E77497">
              <w:t>Null</w:t>
            </w:r>
          </w:p>
        </w:tc>
        <w:tc>
          <w:tcPr>
            <w:tcW w:w="6858" w:type="dxa"/>
          </w:tcPr>
          <w:p w14:paraId="42BD832D" w14:textId="77777777" w:rsidR="004C02EF" w:rsidRPr="00E77497" w:rsidRDefault="004C02EF" w:rsidP="003A4B22">
            <w:pPr>
              <w:keepNext/>
              <w:spacing w:after="60"/>
            </w:pPr>
            <w:del w:id="4057" w:author="Rev 6 Allen Wirfs-Brock" w:date="2012-02-16T12:35:00Z">
              <w:r w:rsidRPr="00E77497" w:rsidDel="000D29DF">
                <w:delText>The result equals</w:delText>
              </w:r>
            </w:del>
            <w:ins w:id="4058" w:author="Rev 6 Allen Wirfs-Brock" w:date="2012-02-16T12:35:00Z">
              <w:r w:rsidR="000D29DF">
                <w:t>Return</w:t>
              </w:r>
            </w:ins>
            <w:r w:rsidRPr="00E77497">
              <w:t xml:space="preserve"> </w:t>
            </w:r>
            <w:ins w:id="4059" w:author="Rev 6 Allen Wirfs-Brock" w:date="2012-02-22T12:20:00Z">
              <w:r w:rsidR="00B07504" w:rsidRPr="006A5E27">
                <w:rPr>
                  <w:i/>
                </w:rPr>
                <w:t>argument</w:t>
              </w:r>
            </w:ins>
            <w:del w:id="4060"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6CB1CEF2" w14:textId="77777777" w:rsidTr="006E1632">
        <w:trPr>
          <w:jc w:val="center"/>
        </w:trPr>
        <w:tc>
          <w:tcPr>
            <w:tcW w:w="1998" w:type="dxa"/>
          </w:tcPr>
          <w:p w14:paraId="65EC25A0" w14:textId="77777777" w:rsidR="004C02EF" w:rsidRPr="00E77497" w:rsidRDefault="004C02EF" w:rsidP="003A4B22">
            <w:pPr>
              <w:keepNext/>
              <w:spacing w:after="60"/>
            </w:pPr>
            <w:r w:rsidRPr="00E77497">
              <w:t>Boolean</w:t>
            </w:r>
          </w:p>
        </w:tc>
        <w:tc>
          <w:tcPr>
            <w:tcW w:w="6858" w:type="dxa"/>
          </w:tcPr>
          <w:p w14:paraId="2F6C66D5" w14:textId="77777777" w:rsidR="004C02EF" w:rsidRPr="00E77497" w:rsidRDefault="004C02EF" w:rsidP="003A4B22">
            <w:pPr>
              <w:keepNext/>
              <w:spacing w:after="60"/>
            </w:pPr>
            <w:del w:id="4061" w:author="Rev 6 Allen Wirfs-Brock" w:date="2012-02-16T12:36:00Z">
              <w:r w:rsidRPr="00E77497" w:rsidDel="000D29DF">
                <w:delText>The result equals</w:delText>
              </w:r>
            </w:del>
            <w:ins w:id="4062" w:author="Rev 6 Allen Wirfs-Brock" w:date="2012-02-16T12:36:00Z">
              <w:r w:rsidR="000D29DF">
                <w:t>Return</w:t>
              </w:r>
            </w:ins>
            <w:r w:rsidRPr="00E77497">
              <w:t xml:space="preserve"> </w:t>
            </w:r>
            <w:ins w:id="4063" w:author="Rev 6 Allen Wirfs-Brock" w:date="2012-02-22T12:20:00Z">
              <w:r w:rsidR="00B07504" w:rsidRPr="006A5E27">
                <w:rPr>
                  <w:i/>
                </w:rPr>
                <w:t>argument</w:t>
              </w:r>
            </w:ins>
            <w:del w:id="4064"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5DD72015" w14:textId="77777777" w:rsidTr="006E1632">
        <w:trPr>
          <w:jc w:val="center"/>
        </w:trPr>
        <w:tc>
          <w:tcPr>
            <w:tcW w:w="1998" w:type="dxa"/>
          </w:tcPr>
          <w:p w14:paraId="7C5D0462" w14:textId="77777777" w:rsidR="004C02EF" w:rsidRPr="00E77497" w:rsidRDefault="004C02EF" w:rsidP="003A4B22">
            <w:pPr>
              <w:keepNext/>
              <w:spacing w:after="60"/>
            </w:pPr>
            <w:r w:rsidRPr="00E77497">
              <w:t>Number</w:t>
            </w:r>
          </w:p>
        </w:tc>
        <w:tc>
          <w:tcPr>
            <w:tcW w:w="6858" w:type="dxa"/>
          </w:tcPr>
          <w:p w14:paraId="177E2827" w14:textId="77777777" w:rsidR="004C02EF" w:rsidRPr="00E77497" w:rsidRDefault="004C02EF" w:rsidP="003A4B22">
            <w:pPr>
              <w:keepNext/>
              <w:spacing w:after="60"/>
            </w:pPr>
            <w:del w:id="4065" w:author="Rev 6 Allen Wirfs-Brock" w:date="2012-02-16T12:36:00Z">
              <w:r w:rsidRPr="00E77497" w:rsidDel="000D29DF">
                <w:delText>The result equals</w:delText>
              </w:r>
            </w:del>
            <w:ins w:id="4066" w:author="Rev 6 Allen Wirfs-Brock" w:date="2012-02-16T12:36:00Z">
              <w:r w:rsidR="000D29DF">
                <w:t>Return</w:t>
              </w:r>
            </w:ins>
            <w:r w:rsidRPr="00E77497">
              <w:t xml:space="preserve"> </w:t>
            </w:r>
            <w:ins w:id="4067" w:author="Rev 6 Allen Wirfs-Brock" w:date="2012-02-22T12:20:00Z">
              <w:r w:rsidR="00B07504" w:rsidRPr="006A5E27">
                <w:rPr>
                  <w:i/>
                </w:rPr>
                <w:t>argument</w:t>
              </w:r>
            </w:ins>
            <w:del w:id="4068"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4334877B" w14:textId="77777777" w:rsidTr="006E1632">
        <w:trPr>
          <w:jc w:val="center"/>
        </w:trPr>
        <w:tc>
          <w:tcPr>
            <w:tcW w:w="1998" w:type="dxa"/>
          </w:tcPr>
          <w:p w14:paraId="20F69D26" w14:textId="77777777" w:rsidR="004C02EF" w:rsidRPr="00E77497" w:rsidRDefault="004C02EF" w:rsidP="003A4B22">
            <w:pPr>
              <w:keepNext/>
              <w:spacing w:after="60"/>
            </w:pPr>
            <w:r w:rsidRPr="00E77497">
              <w:t>String</w:t>
            </w:r>
          </w:p>
        </w:tc>
        <w:tc>
          <w:tcPr>
            <w:tcW w:w="6858" w:type="dxa"/>
          </w:tcPr>
          <w:p w14:paraId="2FF77447" w14:textId="77777777" w:rsidR="004C02EF" w:rsidRPr="00E77497" w:rsidRDefault="004C02EF" w:rsidP="003A4B22">
            <w:pPr>
              <w:keepNext/>
              <w:spacing w:after="60"/>
            </w:pPr>
            <w:del w:id="4069" w:author="Rev 6 Allen Wirfs-Brock" w:date="2012-02-16T12:36:00Z">
              <w:r w:rsidRPr="00E77497" w:rsidDel="000D29DF">
                <w:delText>The result equals</w:delText>
              </w:r>
            </w:del>
            <w:ins w:id="4070" w:author="Rev 6 Allen Wirfs-Brock" w:date="2012-02-16T12:36:00Z">
              <w:r w:rsidR="000D29DF">
                <w:t>Return</w:t>
              </w:r>
            </w:ins>
            <w:r w:rsidRPr="00E77497">
              <w:t xml:space="preserve"> </w:t>
            </w:r>
            <w:ins w:id="4071" w:author="Rev 6 Allen Wirfs-Brock" w:date="2012-02-22T12:21:00Z">
              <w:r w:rsidR="00B07504" w:rsidRPr="006A5E27">
                <w:rPr>
                  <w:i/>
                </w:rPr>
                <w:t>argument</w:t>
              </w:r>
            </w:ins>
            <w:del w:id="4072" w:author="Rev 6 Allen Wirfs-Brock" w:date="2012-02-22T12:21: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452A7B29" w14:textId="77777777" w:rsidTr="006E1632">
        <w:trPr>
          <w:jc w:val="center"/>
        </w:trPr>
        <w:tc>
          <w:tcPr>
            <w:tcW w:w="1998" w:type="dxa"/>
          </w:tcPr>
          <w:p w14:paraId="513E62A8" w14:textId="77777777" w:rsidR="004C02EF" w:rsidRPr="00E77497" w:rsidRDefault="004C02EF" w:rsidP="003A4B22">
            <w:pPr>
              <w:keepNext/>
              <w:spacing w:after="60"/>
            </w:pPr>
            <w:r w:rsidRPr="00E77497">
              <w:t>Object</w:t>
            </w:r>
          </w:p>
        </w:tc>
        <w:tc>
          <w:tcPr>
            <w:tcW w:w="6858" w:type="dxa"/>
          </w:tcPr>
          <w:p w14:paraId="615BB33A" w14:textId="77777777" w:rsidR="000D29DF" w:rsidRPr="00E77497" w:rsidRDefault="0001107E" w:rsidP="000D29DF">
            <w:pPr>
              <w:keepNext/>
              <w:tabs>
                <w:tab w:val="left" w:pos="360"/>
              </w:tabs>
              <w:spacing w:after="60"/>
              <w:rPr>
                <w:ins w:id="4073" w:author="Rev 6 Allen Wirfs-Brock" w:date="2012-02-16T12:37:00Z"/>
              </w:rPr>
            </w:pPr>
            <w:ins w:id="4074" w:author="Rev 6 Allen Wirfs-Brock" w:date="2012-02-16T12:38:00Z">
              <w:r>
                <w:t>Perform</w:t>
              </w:r>
            </w:ins>
            <w:ins w:id="4075" w:author="Rev 6 Allen Wirfs-Brock" w:date="2012-02-16T12:37:00Z">
              <w:r w:rsidR="000D29DF" w:rsidRPr="00E77497">
                <w:t xml:space="preserve"> the following steps:</w:t>
              </w:r>
            </w:ins>
          </w:p>
          <w:p w14:paraId="15F79D00" w14:textId="77777777" w:rsidR="0001107E" w:rsidRDefault="0095410B" w:rsidP="0001107E">
            <w:pPr>
              <w:keepNext/>
              <w:numPr>
                <w:ilvl w:val="0"/>
                <w:numId w:val="22"/>
              </w:numPr>
              <w:spacing w:after="60"/>
              <w:rPr>
                <w:ins w:id="4076" w:author="Rev 6 Allen Wirfs-Brock" w:date="2012-02-22T12:05:00Z"/>
                <w:rFonts w:ascii="Times New Roman" w:hAnsi="Times New Roman"/>
              </w:rPr>
            </w:pPr>
            <w:ins w:id="4077" w:author="Rev 6 Allen Wirfs-Brock" w:date="2012-02-22T12:06:00Z">
              <w:r>
                <w:rPr>
                  <w:rFonts w:ascii="Times New Roman" w:hAnsi="Times New Roman"/>
                </w:rPr>
                <w:t xml:space="preserve">Let </w:t>
              </w:r>
              <w:r w:rsidRPr="0095410B">
                <w:rPr>
                  <w:rFonts w:ascii="Times New Roman" w:hAnsi="Times New Roman"/>
                  <w:i/>
                </w:rPr>
                <w:t>default</w:t>
              </w:r>
              <w:r>
                <w:rPr>
                  <w:rFonts w:ascii="Times New Roman" w:hAnsi="Times New Roman"/>
                </w:rPr>
                <w:t xml:space="preserve"> be the</w:t>
              </w:r>
            </w:ins>
            <w:ins w:id="4078" w:author="Rev 6 Allen Wirfs-Brock" w:date="2012-02-16T12:38:00Z">
              <w:r w:rsidR="0001107E">
                <w:rPr>
                  <w:rFonts w:ascii="Times New Roman" w:hAnsi="Times New Roman"/>
                </w:rPr>
                <w:t xml:space="preserve"> result of </w:t>
              </w:r>
            </w:ins>
            <w:ins w:id="4079" w:author="Rev 6 Allen Wirfs-Brock" w:date="2012-02-16T12:39:00Z">
              <w:r w:rsidR="0001107E" w:rsidRPr="0001107E">
                <w:rPr>
                  <w:rFonts w:ascii="Times New Roman" w:hAnsi="Times New Roman"/>
                </w:rPr>
                <w:t xml:space="preserve">calling the [[DefaultValue]] internal method of </w:t>
              </w:r>
            </w:ins>
            <w:ins w:id="4080" w:author="Rev 6 Allen Wirfs-Brock" w:date="2012-02-22T12:20:00Z">
              <w:r w:rsidR="00B07504">
                <w:rPr>
                  <w:rFonts w:ascii="Times New Roman" w:hAnsi="Times New Roman"/>
                  <w:i/>
                </w:rPr>
                <w:t>argument</w:t>
              </w:r>
            </w:ins>
            <w:ins w:id="4081" w:author="Rev 6 Allen Wirfs-Brock" w:date="2012-02-16T12:39:00Z">
              <w:r w:rsidR="0001107E" w:rsidRPr="0001107E">
                <w:rPr>
                  <w:rFonts w:ascii="Times New Roman" w:hAnsi="Times New Roman"/>
                </w:rPr>
                <w:t>, passing the optional hint</w:t>
              </w:r>
              <w:r w:rsidR="0001107E">
                <w:rPr>
                  <w:rFonts w:ascii="Times New Roman" w:hAnsi="Times New Roman"/>
                </w:rPr>
                <w:t xml:space="preserve"> </w:t>
              </w:r>
              <w:r w:rsidR="0001107E" w:rsidRPr="0001107E">
                <w:rPr>
                  <w:rFonts w:ascii="Times New Roman" w:hAnsi="Times New Roman"/>
                  <w:i/>
                </w:rPr>
                <w:t>PreferredType</w:t>
              </w:r>
            </w:ins>
            <w:ins w:id="4082" w:author="Rev 6 Allen Wirfs-Brock" w:date="2012-02-16T12:37:00Z">
              <w:r w:rsidR="000D29DF" w:rsidRPr="00E77497">
                <w:rPr>
                  <w:rFonts w:ascii="Times New Roman" w:hAnsi="Times New Roman"/>
                </w:rPr>
                <w:t>.</w:t>
              </w:r>
            </w:ins>
          </w:p>
          <w:p w14:paraId="574ED62D" w14:textId="77777777" w:rsidR="0095410B" w:rsidRDefault="0095410B" w:rsidP="0095410B">
            <w:pPr>
              <w:keepNext/>
              <w:numPr>
                <w:ilvl w:val="0"/>
                <w:numId w:val="22"/>
              </w:numPr>
              <w:spacing w:after="220"/>
              <w:rPr>
                <w:ins w:id="4083" w:author="Rev 6 Allen Wirfs-Brock" w:date="2012-02-16T12:38:00Z"/>
                <w:rFonts w:ascii="Times New Roman" w:hAnsi="Times New Roman"/>
              </w:rPr>
            </w:pPr>
            <w:ins w:id="4084" w:author="Rev 6 Allen Wirfs-Brock" w:date="2012-02-22T12:06:00Z">
              <w:r>
                <w:rPr>
                  <w:rFonts w:ascii="Times New Roman" w:hAnsi="Times New Roman"/>
                </w:rPr>
                <w:t>Return ToPrimitive(</w:t>
              </w:r>
              <w:r w:rsidRPr="0095410B">
                <w:rPr>
                  <w:rFonts w:ascii="Times New Roman" w:hAnsi="Times New Roman"/>
                  <w:i/>
                </w:rPr>
                <w:t>default</w:t>
              </w:r>
              <w:r>
                <w:rPr>
                  <w:rFonts w:ascii="Times New Roman" w:hAnsi="Times New Roman"/>
                </w:rPr>
                <w:t>).</w:t>
              </w:r>
            </w:ins>
          </w:p>
          <w:p w14:paraId="067B59A3" w14:textId="77777777" w:rsidR="004C02EF" w:rsidRPr="00E77497" w:rsidRDefault="004C02EF" w:rsidP="000D29DF">
            <w:pPr>
              <w:keepNext/>
              <w:spacing w:after="60"/>
            </w:pPr>
            <w:del w:id="4085" w:author="Rev 6 Allen Wirfs-Brock" w:date="2012-02-16T12:41:00Z">
              <w:r w:rsidRPr="00E77497" w:rsidDel="0001107E">
                <w:delText xml:space="preserve">Return a default value for the Object. The default value of an object is retrieved by calling the [[DefaultValue]] internal method of the object, passing the optional hint </w:delText>
              </w:r>
              <w:r w:rsidRPr="00E77497" w:rsidDel="0001107E">
                <w:rPr>
                  <w:rFonts w:ascii="Times New Roman" w:hAnsi="Times New Roman"/>
                  <w:i/>
                </w:rPr>
                <w:delText>PreferredType</w:delText>
              </w:r>
              <w:r w:rsidRPr="00E77497" w:rsidDel="0001107E">
                <w:delText xml:space="preserve">. </w:delText>
              </w:r>
            </w:del>
            <w:r w:rsidRPr="00E77497">
              <w:t>The behaviour of the [[DefaultValue]] internal method is defined by this specification for all native ECMAScript objects in 8.12.8.</w:t>
            </w:r>
          </w:p>
        </w:tc>
      </w:tr>
    </w:tbl>
    <w:p w14:paraId="09C3AF89" w14:textId="77777777" w:rsidR="004C02EF" w:rsidRPr="00E77497" w:rsidRDefault="004C02EF" w:rsidP="004C02EF">
      <w:bookmarkStart w:id="4086" w:name="_Toc375031132"/>
      <w:bookmarkStart w:id="4087" w:name="_Toc381513650"/>
      <w:bookmarkStart w:id="4088" w:name="_Toc382202793"/>
      <w:bookmarkStart w:id="4089" w:name="_Toc382203013"/>
      <w:bookmarkStart w:id="4090" w:name="_Toc382212172"/>
      <w:bookmarkStart w:id="4091" w:name="_Toc382212390"/>
      <w:bookmarkStart w:id="4092" w:name="_Toc382291517"/>
      <w:bookmarkStart w:id="4093" w:name="_Toc385672156"/>
      <w:bookmarkStart w:id="4094" w:name="_Toc393690251"/>
    </w:p>
    <w:p w14:paraId="3331D3DE" w14:textId="77777777" w:rsidR="004C02EF" w:rsidRPr="00E77497" w:rsidRDefault="004C02EF" w:rsidP="00FE23BC">
      <w:pPr>
        <w:pStyle w:val="30"/>
        <w:numPr>
          <w:ilvl w:val="0"/>
          <w:numId w:val="0"/>
        </w:numPr>
      </w:pPr>
      <w:bookmarkStart w:id="4095" w:name="_Toc472818789"/>
      <w:bookmarkStart w:id="4096" w:name="_Toc235503359"/>
      <w:bookmarkStart w:id="4097" w:name="_Toc241509134"/>
      <w:bookmarkStart w:id="4098" w:name="_Toc244416621"/>
      <w:bookmarkStart w:id="4099" w:name="_Toc276630985"/>
      <w:bookmarkStart w:id="4100" w:name="_Toc329528713"/>
      <w:r w:rsidRPr="00E77497">
        <w:t>9.</w:t>
      </w:r>
      <w:ins w:id="4101" w:author="Rev 6 Allen Wirfs-Brock" w:date="2012-02-22T15:46:00Z">
        <w:r w:rsidR="00852030">
          <w:t>1.</w:t>
        </w:r>
      </w:ins>
      <w:r w:rsidRPr="00E77497">
        <w:t>2</w:t>
      </w:r>
      <w:r w:rsidRPr="00E77497">
        <w:tab/>
        <w:t>ToBoolea</w:t>
      </w:r>
      <w:bookmarkEnd w:id="4086"/>
      <w:bookmarkEnd w:id="4087"/>
      <w:bookmarkEnd w:id="4088"/>
      <w:bookmarkEnd w:id="4089"/>
      <w:bookmarkEnd w:id="4090"/>
      <w:bookmarkEnd w:id="4091"/>
      <w:bookmarkEnd w:id="4092"/>
      <w:bookmarkEnd w:id="4093"/>
      <w:bookmarkEnd w:id="4094"/>
      <w:r w:rsidRPr="00E77497">
        <w:t>n</w:t>
      </w:r>
      <w:bookmarkEnd w:id="4095"/>
      <w:bookmarkEnd w:id="4096"/>
      <w:bookmarkEnd w:id="4097"/>
      <w:bookmarkEnd w:id="4098"/>
      <w:bookmarkEnd w:id="4099"/>
      <w:bookmarkEnd w:id="4100"/>
    </w:p>
    <w:p w14:paraId="1999AEDD" w14:textId="77777777" w:rsidR="004C02EF" w:rsidRPr="00E77497" w:rsidRDefault="004C02EF" w:rsidP="004C02EF">
      <w:r w:rsidRPr="00E77497">
        <w:t xml:space="preserve">The abstract operation ToBoolean converts its </w:t>
      </w:r>
      <w:r w:rsidRPr="00FE23BC">
        <w:rPr>
          <w:i/>
        </w:rPr>
        <w:t>argument</w:t>
      </w:r>
      <w:r w:rsidRPr="00E77497">
        <w:t xml:space="preserve"> to a value of type Boolean according to </w:t>
      </w:r>
      <w:ins w:id="4102" w:author="Rev 8 Allen Wirfs-Brock" w:date="2012-06-13T12:37:00Z">
        <w:r w:rsidR="00386630">
          <w:fldChar w:fldCharType="begin"/>
        </w:r>
        <w:r w:rsidR="00386630">
          <w:instrText xml:space="preserve"> REF _Ref327354360 \h </w:instrText>
        </w:r>
      </w:ins>
      <w:r w:rsidR="00386630">
        <w:fldChar w:fldCharType="separate"/>
      </w:r>
      <w:ins w:id="4103" w:author="Rev 8 Allen Wirfs-Brock" w:date="2012-06-15T19:42:00Z">
        <w:r w:rsidR="00606E07">
          <w:t xml:space="preserve">Table </w:t>
        </w:r>
        <w:r w:rsidR="00606E07">
          <w:rPr>
            <w:noProof/>
          </w:rPr>
          <w:t>13</w:t>
        </w:r>
      </w:ins>
      <w:ins w:id="4104" w:author="Rev 8 Allen Wirfs-Brock" w:date="2012-06-13T12:37:00Z">
        <w:r w:rsidR="00386630">
          <w:fldChar w:fldCharType="end"/>
        </w:r>
      </w:ins>
      <w:r w:rsidRPr="00E77497">
        <w:t>:</w:t>
      </w:r>
    </w:p>
    <w:p w14:paraId="37D60524" w14:textId="77777777" w:rsidR="004C02EF" w:rsidRPr="00E77497" w:rsidRDefault="00386630" w:rsidP="00AA1FF6">
      <w:pPr>
        <w:pStyle w:val="Tabletitle"/>
      </w:pPr>
      <w:bookmarkStart w:id="4105" w:name="_Ref327354360"/>
      <w:ins w:id="4106" w:author="Rev 8 Allen Wirfs-Brock" w:date="2012-06-13T12:36:00Z">
        <w:r>
          <w:t xml:space="preserve">Table </w:t>
        </w:r>
        <w:r>
          <w:fldChar w:fldCharType="begin"/>
        </w:r>
        <w:r>
          <w:instrText xml:space="preserve"> SEQ Table \* ARABIC </w:instrText>
        </w:r>
      </w:ins>
      <w:r>
        <w:fldChar w:fldCharType="separate"/>
      </w:r>
      <w:ins w:id="4107" w:author="Rev 8 Allen Wirfs-Brock" w:date="2012-06-15T19:42:00Z">
        <w:r w:rsidR="00606E07">
          <w:rPr>
            <w:noProof/>
          </w:rPr>
          <w:t>13</w:t>
        </w:r>
      </w:ins>
      <w:ins w:id="4108" w:author="Rev 8 Allen Wirfs-Brock" w:date="2012-06-13T12:36:00Z">
        <w:r>
          <w:fldChar w:fldCharType="end"/>
        </w:r>
      </w:ins>
      <w:bookmarkEnd w:id="4105"/>
      <w:ins w:id="4109"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4C02EF" w:rsidRPr="00E77497" w14:paraId="39B5C350" w14:textId="77777777" w:rsidTr="00FE23BC">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288FFA0A"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367821CF"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Result</w:t>
            </w:r>
          </w:p>
        </w:tc>
      </w:tr>
      <w:tr w:rsidR="00855852" w:rsidRPr="00E77497" w14:paraId="1E80F4E3" w14:textId="77777777" w:rsidTr="00FE23BC">
        <w:trPr>
          <w:jc w:val="center"/>
          <w:ins w:id="4110" w:author="Rev 6 Allen Wirfs-Brock" w:date="2012-02-16T15:26:00Z"/>
        </w:trPr>
        <w:tc>
          <w:tcPr>
            <w:tcW w:w="1998" w:type="dxa"/>
            <w:tcBorders>
              <w:top w:val="nil"/>
            </w:tcBorders>
          </w:tcPr>
          <w:p w14:paraId="0D12A7FC" w14:textId="77777777" w:rsidR="00855852" w:rsidRPr="00E77497" w:rsidRDefault="00855852" w:rsidP="003258C2">
            <w:pPr>
              <w:keepNext/>
              <w:spacing w:after="60"/>
              <w:rPr>
                <w:ins w:id="4111" w:author="Rev 6 Allen Wirfs-Brock" w:date="2012-02-16T15:26:00Z"/>
              </w:rPr>
            </w:pPr>
            <w:ins w:id="4112" w:author="Rev 6 Allen Wirfs-Brock" w:date="2012-02-16T15:26:00Z">
              <w:r>
                <w:t>Completion Record</w:t>
              </w:r>
            </w:ins>
          </w:p>
        </w:tc>
        <w:tc>
          <w:tcPr>
            <w:tcW w:w="6858" w:type="dxa"/>
            <w:tcBorders>
              <w:top w:val="nil"/>
            </w:tcBorders>
          </w:tcPr>
          <w:p w14:paraId="1FC332CF" w14:textId="77777777" w:rsidR="00855852" w:rsidRPr="00E77497" w:rsidRDefault="00855852" w:rsidP="00855852">
            <w:pPr>
              <w:keepNext/>
              <w:spacing w:after="60"/>
              <w:rPr>
                <w:ins w:id="4113" w:author="Rev 6 Allen Wirfs-Brock" w:date="2012-02-16T15:26:00Z"/>
              </w:rPr>
            </w:pPr>
            <w:ins w:id="4114" w:author="Rev 6 Allen Wirfs-Brock" w:date="2012-02-16T15:26:00Z">
              <w:r>
                <w:t xml:space="preserve">If </w:t>
              </w:r>
              <w:r w:rsidRPr="0039396D">
                <w:rPr>
                  <w:i/>
                </w:rPr>
                <w:t>argument</w:t>
              </w:r>
              <w:r>
                <w:t xml:space="preserve"> is an abrupt completion, return the argument. Otherwise return ToBoolean(</w:t>
              </w:r>
              <w:r w:rsidRPr="0039396D">
                <w:rPr>
                  <w:i/>
                </w:rPr>
                <w:t>argument</w:t>
              </w:r>
              <w:r>
                <w:t>.[[value]])</w:t>
              </w:r>
            </w:ins>
          </w:p>
        </w:tc>
      </w:tr>
      <w:tr w:rsidR="004C02EF" w:rsidRPr="00E77497" w14:paraId="31CFF241" w14:textId="77777777" w:rsidTr="00FE23BC">
        <w:trPr>
          <w:jc w:val="center"/>
        </w:trPr>
        <w:tc>
          <w:tcPr>
            <w:tcW w:w="1998" w:type="dxa"/>
            <w:tcBorders>
              <w:top w:val="nil"/>
            </w:tcBorders>
          </w:tcPr>
          <w:p w14:paraId="543F5918" w14:textId="77777777" w:rsidR="004C02EF" w:rsidRPr="00E77497" w:rsidRDefault="004C02EF" w:rsidP="003A4B22">
            <w:pPr>
              <w:keepNext/>
              <w:spacing w:after="60"/>
            </w:pPr>
            <w:r w:rsidRPr="00E77497">
              <w:t>Undefined</w:t>
            </w:r>
          </w:p>
        </w:tc>
        <w:tc>
          <w:tcPr>
            <w:tcW w:w="6858" w:type="dxa"/>
            <w:tcBorders>
              <w:top w:val="nil"/>
            </w:tcBorders>
          </w:tcPr>
          <w:p w14:paraId="1D49C324" w14:textId="77777777" w:rsidR="004C02EF" w:rsidRPr="00E77497" w:rsidRDefault="0001107E" w:rsidP="003A4B22">
            <w:pPr>
              <w:keepNext/>
              <w:spacing w:after="60"/>
            </w:pPr>
            <w:ins w:id="4115" w:author="Rev 6 Allen Wirfs-Brock" w:date="2012-02-16T12:43:00Z">
              <w:r>
                <w:t>Return</w:t>
              </w:r>
              <w:r w:rsidRPr="00E77497">
                <w:t xml:space="preserve"> </w:t>
              </w:r>
            </w:ins>
            <w:r w:rsidR="004C02EF" w:rsidRPr="00E77497">
              <w:rPr>
                <w:b/>
              </w:rPr>
              <w:t>false</w:t>
            </w:r>
          </w:p>
        </w:tc>
      </w:tr>
      <w:tr w:rsidR="004C02EF" w:rsidRPr="00E77497" w14:paraId="532920AC" w14:textId="77777777" w:rsidTr="00FE23BC">
        <w:trPr>
          <w:jc w:val="center"/>
        </w:trPr>
        <w:tc>
          <w:tcPr>
            <w:tcW w:w="1998" w:type="dxa"/>
          </w:tcPr>
          <w:p w14:paraId="118D679B" w14:textId="77777777" w:rsidR="004C02EF" w:rsidRPr="00E77497" w:rsidRDefault="004C02EF" w:rsidP="003A4B22">
            <w:pPr>
              <w:keepNext/>
              <w:spacing w:after="60"/>
            </w:pPr>
            <w:r w:rsidRPr="00E77497">
              <w:t>Null</w:t>
            </w:r>
          </w:p>
        </w:tc>
        <w:tc>
          <w:tcPr>
            <w:tcW w:w="6858" w:type="dxa"/>
          </w:tcPr>
          <w:p w14:paraId="78CC5D6D" w14:textId="77777777" w:rsidR="004C02EF" w:rsidRPr="00E77497" w:rsidRDefault="0001107E" w:rsidP="003A4B22">
            <w:pPr>
              <w:keepNext/>
              <w:spacing w:after="60"/>
            </w:pPr>
            <w:ins w:id="4116" w:author="Rev 6 Allen Wirfs-Brock" w:date="2012-02-16T12:44:00Z">
              <w:r>
                <w:t>Return</w:t>
              </w:r>
              <w:r w:rsidRPr="00E77497">
                <w:t xml:space="preserve"> </w:t>
              </w:r>
            </w:ins>
            <w:r w:rsidR="004C02EF" w:rsidRPr="00E77497">
              <w:rPr>
                <w:b/>
              </w:rPr>
              <w:t>false</w:t>
            </w:r>
          </w:p>
        </w:tc>
      </w:tr>
      <w:tr w:rsidR="004C02EF" w:rsidRPr="00E77497" w14:paraId="6775D2D2" w14:textId="77777777" w:rsidTr="00FE23BC">
        <w:trPr>
          <w:jc w:val="center"/>
        </w:trPr>
        <w:tc>
          <w:tcPr>
            <w:tcW w:w="1998" w:type="dxa"/>
          </w:tcPr>
          <w:p w14:paraId="6BD74CE9" w14:textId="77777777" w:rsidR="004C02EF" w:rsidRPr="00E77497" w:rsidRDefault="004C02EF" w:rsidP="003A4B22">
            <w:pPr>
              <w:keepNext/>
              <w:spacing w:after="60"/>
            </w:pPr>
            <w:r w:rsidRPr="00E77497">
              <w:t>Boolean</w:t>
            </w:r>
          </w:p>
        </w:tc>
        <w:tc>
          <w:tcPr>
            <w:tcW w:w="6858" w:type="dxa"/>
          </w:tcPr>
          <w:p w14:paraId="3DAE6C19" w14:textId="77777777" w:rsidR="004C02EF" w:rsidRPr="00E77497" w:rsidRDefault="004C02EF" w:rsidP="003A4B22">
            <w:pPr>
              <w:keepNext/>
              <w:spacing w:after="60"/>
            </w:pPr>
            <w:del w:id="4117" w:author="Rev 6 Allen Wirfs-Brock" w:date="2012-02-16T12:42:00Z">
              <w:r w:rsidRPr="00E77497" w:rsidDel="0001107E">
                <w:delText>The result equals</w:delText>
              </w:r>
            </w:del>
            <w:ins w:id="4118" w:author="Rev 6 Allen Wirfs-Brock" w:date="2012-02-16T12:42:00Z">
              <w:r w:rsidR="0001107E">
                <w:t>Return</w:t>
              </w:r>
            </w:ins>
            <w:r w:rsidRPr="00E77497">
              <w:t xml:space="preserve"> the input argument (no conversion).</w:t>
            </w:r>
          </w:p>
        </w:tc>
      </w:tr>
      <w:tr w:rsidR="004C02EF" w:rsidRPr="00E77497" w14:paraId="1BFDFE89" w14:textId="77777777" w:rsidTr="00FE23BC">
        <w:trPr>
          <w:jc w:val="center"/>
        </w:trPr>
        <w:tc>
          <w:tcPr>
            <w:tcW w:w="1998" w:type="dxa"/>
          </w:tcPr>
          <w:p w14:paraId="2E25B707" w14:textId="77777777" w:rsidR="004C02EF" w:rsidRPr="00E77497" w:rsidRDefault="004C02EF" w:rsidP="003A4B22">
            <w:pPr>
              <w:keepNext/>
              <w:spacing w:after="60"/>
            </w:pPr>
            <w:r w:rsidRPr="00E77497">
              <w:t>Number</w:t>
            </w:r>
          </w:p>
        </w:tc>
        <w:tc>
          <w:tcPr>
            <w:tcW w:w="6858" w:type="dxa"/>
          </w:tcPr>
          <w:p w14:paraId="77EB613B" w14:textId="77777777" w:rsidR="004C02EF" w:rsidRPr="00675B74" w:rsidRDefault="004C02EF" w:rsidP="0001107E">
            <w:pPr>
              <w:keepNext/>
              <w:spacing w:after="60"/>
            </w:pPr>
            <w:del w:id="4119" w:author="Rev 6 Allen Wirfs-Brock" w:date="2012-02-16T12:43:00Z">
              <w:r w:rsidRPr="00E77497" w:rsidDel="0001107E">
                <w:delText>The result is</w:delText>
              </w:r>
            </w:del>
            <w:ins w:id="4120" w:author="Rev 6 Allen Wirfs-Brock" w:date="2012-02-16T12:43:00Z">
              <w:r w:rsidR="0001107E">
                <w:t>Return</w:t>
              </w:r>
            </w:ins>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del w:id="4121" w:author="Rev 6 Allen Wirfs-Brock" w:date="2012-02-16T12:43:00Z">
              <w:r w:rsidRPr="009C202C" w:rsidDel="0001107E">
                <w:delText>the result is</w:delText>
              </w:r>
            </w:del>
            <w:ins w:id="4122" w:author="Rev 6 Allen Wirfs-Brock" w:date="2012-02-16T12:43:00Z">
              <w:r w:rsidR="0001107E">
                <w:t>return</w:t>
              </w:r>
            </w:ins>
            <w:r w:rsidRPr="009C202C">
              <w:t xml:space="preserve"> </w:t>
            </w:r>
            <w:r w:rsidRPr="009C202C">
              <w:rPr>
                <w:b/>
              </w:rPr>
              <w:t>true</w:t>
            </w:r>
            <w:r w:rsidRPr="00675B74">
              <w:t xml:space="preserve">. </w:t>
            </w:r>
          </w:p>
        </w:tc>
      </w:tr>
      <w:tr w:rsidR="004C02EF" w:rsidRPr="00E77497" w14:paraId="3BAB8F1E" w14:textId="77777777" w:rsidTr="00FE23BC">
        <w:trPr>
          <w:jc w:val="center"/>
        </w:trPr>
        <w:tc>
          <w:tcPr>
            <w:tcW w:w="1998" w:type="dxa"/>
          </w:tcPr>
          <w:p w14:paraId="7A1A8909" w14:textId="77777777" w:rsidR="004C02EF" w:rsidRPr="00E77497" w:rsidRDefault="004C02EF" w:rsidP="003A4B22">
            <w:pPr>
              <w:keepNext/>
              <w:spacing w:after="60"/>
            </w:pPr>
            <w:r w:rsidRPr="00E77497">
              <w:t>String</w:t>
            </w:r>
          </w:p>
        </w:tc>
        <w:tc>
          <w:tcPr>
            <w:tcW w:w="6858" w:type="dxa"/>
          </w:tcPr>
          <w:p w14:paraId="6708121B" w14:textId="77777777" w:rsidR="004C02EF" w:rsidRPr="00E77497" w:rsidRDefault="004C02EF" w:rsidP="0001107E">
            <w:pPr>
              <w:keepNext/>
              <w:spacing w:after="60"/>
              <w:rPr>
                <w:rFonts w:ascii="Courier New" w:hAnsi="Courier New"/>
              </w:rPr>
            </w:pPr>
            <w:del w:id="4123" w:author="Rev 6 Allen Wirfs-Brock" w:date="2012-02-16T12:43:00Z">
              <w:r w:rsidRPr="00E77497" w:rsidDel="0001107E">
                <w:delText>The result is</w:delText>
              </w:r>
            </w:del>
            <w:ins w:id="4124" w:author="Rev 6 Allen Wirfs-Brock" w:date="2012-02-16T12:43:00Z">
              <w:r w:rsidR="0001107E">
                <w:t>Return</w:t>
              </w:r>
            </w:ins>
            <w:r w:rsidRPr="00E77497">
              <w:t xml:space="preserve"> </w:t>
            </w:r>
            <w:r w:rsidRPr="00E77497">
              <w:rPr>
                <w:b/>
              </w:rPr>
              <w:t>false</w:t>
            </w:r>
            <w:r w:rsidRPr="00E77497">
              <w:t xml:space="preserve"> if the argument is the empty String (its length is zero); otherwise </w:t>
            </w:r>
            <w:del w:id="4125" w:author="Rev 6 Allen Wirfs-Brock" w:date="2012-02-16T12:43:00Z">
              <w:r w:rsidRPr="00E77497" w:rsidDel="0001107E">
                <w:delText>the result is</w:delText>
              </w:r>
            </w:del>
            <w:ins w:id="4126" w:author="Rev 6 Allen Wirfs-Brock" w:date="2012-02-16T12:43:00Z">
              <w:r w:rsidR="0001107E">
                <w:t>return</w:t>
              </w:r>
            </w:ins>
            <w:r w:rsidRPr="00E77497">
              <w:t xml:space="preserve"> </w:t>
            </w:r>
            <w:r w:rsidRPr="00E77497">
              <w:rPr>
                <w:b/>
              </w:rPr>
              <w:t>true</w:t>
            </w:r>
            <w:r w:rsidRPr="00E77497">
              <w:t>.</w:t>
            </w:r>
          </w:p>
        </w:tc>
      </w:tr>
      <w:tr w:rsidR="004C02EF" w:rsidRPr="00E77497" w14:paraId="26C5AF02" w14:textId="77777777" w:rsidTr="00FE23BC">
        <w:trPr>
          <w:jc w:val="center"/>
        </w:trPr>
        <w:tc>
          <w:tcPr>
            <w:tcW w:w="1998" w:type="dxa"/>
          </w:tcPr>
          <w:p w14:paraId="3F9E4EA9" w14:textId="77777777" w:rsidR="004C02EF" w:rsidRPr="00E77497" w:rsidRDefault="004C02EF" w:rsidP="003A4B22">
            <w:pPr>
              <w:spacing w:after="60"/>
            </w:pPr>
            <w:r w:rsidRPr="00E77497">
              <w:t>Object</w:t>
            </w:r>
          </w:p>
        </w:tc>
        <w:tc>
          <w:tcPr>
            <w:tcW w:w="6858" w:type="dxa"/>
          </w:tcPr>
          <w:p w14:paraId="373C7E4A" w14:textId="77777777" w:rsidR="004C02EF" w:rsidRPr="00E77497" w:rsidRDefault="0001107E" w:rsidP="003A4B22">
            <w:pPr>
              <w:spacing w:after="60"/>
            </w:pPr>
            <w:ins w:id="4127" w:author="Rev 6 Allen Wirfs-Brock" w:date="2012-02-16T12:44:00Z">
              <w:r>
                <w:t>Return</w:t>
              </w:r>
              <w:r w:rsidRPr="00E77497">
                <w:t xml:space="preserve"> </w:t>
              </w:r>
            </w:ins>
            <w:r w:rsidR="004C02EF" w:rsidRPr="00E77497">
              <w:rPr>
                <w:b/>
              </w:rPr>
              <w:t>true</w:t>
            </w:r>
          </w:p>
        </w:tc>
      </w:tr>
    </w:tbl>
    <w:p w14:paraId="08D79634" w14:textId="77777777" w:rsidR="004C02EF" w:rsidRPr="00E77497" w:rsidRDefault="004C02EF" w:rsidP="004C02EF">
      <w:bookmarkStart w:id="4128" w:name="_Toc375031133"/>
      <w:bookmarkStart w:id="4129" w:name="_Ref379262782"/>
      <w:bookmarkStart w:id="4130" w:name="_Toc381513651"/>
      <w:bookmarkStart w:id="4131" w:name="_Toc382202794"/>
      <w:bookmarkStart w:id="4132" w:name="_Toc382203014"/>
      <w:bookmarkStart w:id="4133" w:name="_Toc382212173"/>
      <w:bookmarkStart w:id="4134" w:name="_Toc382212391"/>
      <w:bookmarkStart w:id="4135" w:name="_Toc382291518"/>
      <w:bookmarkStart w:id="4136" w:name="_Toc385672157"/>
      <w:bookmarkStart w:id="4137" w:name="_Toc393690252"/>
    </w:p>
    <w:p w14:paraId="51A9FE64" w14:textId="77777777" w:rsidR="004C02EF" w:rsidRPr="00E77497" w:rsidRDefault="004C02EF" w:rsidP="00FE23BC">
      <w:pPr>
        <w:pStyle w:val="30"/>
        <w:numPr>
          <w:ilvl w:val="0"/>
          <w:numId w:val="0"/>
        </w:numPr>
      </w:pPr>
      <w:bookmarkStart w:id="4138" w:name="_Toc472818790"/>
      <w:bookmarkStart w:id="4139" w:name="_Toc235503360"/>
      <w:bookmarkStart w:id="4140" w:name="_Toc241509135"/>
      <w:bookmarkStart w:id="4141" w:name="_Toc244416622"/>
      <w:bookmarkStart w:id="4142" w:name="_Toc276630986"/>
      <w:bookmarkStart w:id="4143" w:name="_Toc329528714"/>
      <w:r w:rsidRPr="00E77497">
        <w:t>9.</w:t>
      </w:r>
      <w:ins w:id="4144" w:author="Rev 6 Allen Wirfs-Brock" w:date="2012-02-22T15:47:00Z">
        <w:r w:rsidR="00852030">
          <w:t>1.</w:t>
        </w:r>
      </w:ins>
      <w:r w:rsidRPr="00E77497">
        <w:t>3</w:t>
      </w:r>
      <w:r w:rsidRPr="00E77497">
        <w:tab/>
        <w:t>ToNumbe</w:t>
      </w:r>
      <w:bookmarkEnd w:id="4128"/>
      <w:bookmarkEnd w:id="4129"/>
      <w:bookmarkEnd w:id="4130"/>
      <w:bookmarkEnd w:id="4131"/>
      <w:bookmarkEnd w:id="4132"/>
      <w:bookmarkEnd w:id="4133"/>
      <w:bookmarkEnd w:id="4134"/>
      <w:bookmarkEnd w:id="4135"/>
      <w:bookmarkEnd w:id="4136"/>
      <w:bookmarkEnd w:id="4137"/>
      <w:r w:rsidRPr="00E77497">
        <w:t>r</w:t>
      </w:r>
      <w:bookmarkEnd w:id="4138"/>
      <w:bookmarkEnd w:id="4139"/>
      <w:bookmarkEnd w:id="4140"/>
      <w:bookmarkEnd w:id="4141"/>
      <w:bookmarkEnd w:id="4142"/>
      <w:bookmarkEnd w:id="4143"/>
    </w:p>
    <w:p w14:paraId="01911055" w14:textId="77777777" w:rsidR="004C02EF" w:rsidRPr="00E77497" w:rsidRDefault="004C02EF" w:rsidP="00FE23BC">
      <w:pPr>
        <w:keepNext/>
      </w:pPr>
      <w:r w:rsidRPr="00E77497">
        <w:t xml:space="preserve">The abstract operation ToNumber converts its </w:t>
      </w:r>
      <w:r w:rsidRPr="0095410B">
        <w:rPr>
          <w:i/>
        </w:rPr>
        <w:t>argument</w:t>
      </w:r>
      <w:r w:rsidRPr="00E77497">
        <w:t xml:space="preserve"> to a value of type Number according to </w:t>
      </w:r>
      <w:ins w:id="4145" w:author="Rev 8 Allen Wirfs-Brock" w:date="2012-06-13T12:38:00Z">
        <w:r w:rsidR="00386630">
          <w:fldChar w:fldCharType="begin"/>
        </w:r>
        <w:r w:rsidR="00386630">
          <w:instrText xml:space="preserve"> REF _Ref327354415 \h </w:instrText>
        </w:r>
      </w:ins>
      <w:r w:rsidR="00386630">
        <w:fldChar w:fldCharType="separate"/>
      </w:r>
      <w:ins w:id="4146" w:author="Rev 8 Allen Wirfs-Brock" w:date="2012-06-15T19:42:00Z">
        <w:r w:rsidR="00606E07">
          <w:t xml:space="preserve">Table </w:t>
        </w:r>
        <w:r w:rsidR="00606E07">
          <w:rPr>
            <w:noProof/>
          </w:rPr>
          <w:t>14</w:t>
        </w:r>
      </w:ins>
      <w:ins w:id="4147" w:author="Rev 8 Allen Wirfs-Brock" w:date="2012-06-13T12:38:00Z">
        <w:r w:rsidR="00386630">
          <w:fldChar w:fldCharType="end"/>
        </w:r>
      </w:ins>
      <w:r w:rsidRPr="00E77497">
        <w:t>:</w:t>
      </w:r>
    </w:p>
    <w:p w14:paraId="352C43BA" w14:textId="77777777" w:rsidR="004C02EF" w:rsidRPr="00E77497" w:rsidRDefault="00386630" w:rsidP="00AA1FF6">
      <w:pPr>
        <w:pStyle w:val="Tabletitle"/>
      </w:pPr>
      <w:bookmarkStart w:id="4148" w:name="_Ref327354415"/>
      <w:ins w:id="4149" w:author="Rev 8 Allen Wirfs-Brock" w:date="2012-06-13T12:37:00Z">
        <w:r>
          <w:t xml:space="preserve">Table </w:t>
        </w:r>
        <w:r>
          <w:fldChar w:fldCharType="begin"/>
        </w:r>
        <w:r>
          <w:instrText xml:space="preserve"> SEQ Table \* ARABIC </w:instrText>
        </w:r>
      </w:ins>
      <w:r>
        <w:fldChar w:fldCharType="separate"/>
      </w:r>
      <w:ins w:id="4150" w:author="Rev 8 Allen Wirfs-Brock" w:date="2012-06-15T19:42:00Z">
        <w:r w:rsidR="00606E07">
          <w:rPr>
            <w:noProof/>
          </w:rPr>
          <w:t>14</w:t>
        </w:r>
      </w:ins>
      <w:ins w:id="4151" w:author="Rev 8 Allen Wirfs-Brock" w:date="2012-06-13T12:37:00Z">
        <w:r>
          <w:fldChar w:fldCharType="end"/>
        </w:r>
      </w:ins>
      <w:bookmarkEnd w:id="4148"/>
      <w:ins w:id="4152"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5775EAB0" w14:textId="7777777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E2F0EE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6E5BEBE7"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736CE" w:rsidRPr="00E77497" w14:paraId="10B9BD38" w14:textId="77777777" w:rsidTr="006E1632">
        <w:trPr>
          <w:jc w:val="center"/>
          <w:ins w:id="4153" w:author="Rev 6 Allen Wirfs-Brock" w:date="2012-02-16T15:09:00Z"/>
        </w:trPr>
        <w:tc>
          <w:tcPr>
            <w:tcW w:w="1998" w:type="dxa"/>
            <w:tcBorders>
              <w:top w:val="nil"/>
            </w:tcBorders>
          </w:tcPr>
          <w:p w14:paraId="61B93FD2" w14:textId="77777777" w:rsidR="004736CE" w:rsidRPr="00E77497" w:rsidRDefault="004736CE" w:rsidP="003258C2">
            <w:pPr>
              <w:keepNext/>
              <w:spacing w:after="60"/>
              <w:rPr>
                <w:ins w:id="4154" w:author="Rev 6 Allen Wirfs-Brock" w:date="2012-02-16T15:09:00Z"/>
              </w:rPr>
            </w:pPr>
            <w:ins w:id="4155" w:author="Rev 6 Allen Wirfs-Brock" w:date="2012-02-16T15:09:00Z">
              <w:r>
                <w:t>Completion Record</w:t>
              </w:r>
            </w:ins>
          </w:p>
        </w:tc>
        <w:tc>
          <w:tcPr>
            <w:tcW w:w="6858" w:type="dxa"/>
            <w:tcBorders>
              <w:top w:val="nil"/>
            </w:tcBorders>
          </w:tcPr>
          <w:p w14:paraId="1AD24BFC" w14:textId="77777777" w:rsidR="004736CE" w:rsidRPr="00E77497" w:rsidRDefault="004736CE" w:rsidP="0095410B">
            <w:pPr>
              <w:keepNext/>
              <w:spacing w:after="60"/>
              <w:rPr>
                <w:ins w:id="4156" w:author="Rev 6 Allen Wirfs-Brock" w:date="2012-02-16T15:09:00Z"/>
              </w:rPr>
            </w:pPr>
            <w:ins w:id="4157" w:author="Rev 6 Allen Wirfs-Brock" w:date="2012-02-16T15:09:00Z">
              <w:r>
                <w:t xml:space="preserve">If </w:t>
              </w:r>
              <w:r w:rsidRPr="0039396D">
                <w:rPr>
                  <w:i/>
                </w:rPr>
                <w:t>argument</w:t>
              </w:r>
              <w:r>
                <w:t xml:space="preserve"> is an abrupt completion, return </w:t>
              </w:r>
              <w:r w:rsidRPr="0095410B">
                <w:rPr>
                  <w:i/>
                </w:rPr>
                <w:t>argument</w:t>
              </w:r>
              <w:r>
                <w:t>. Otherwise return To</w:t>
              </w:r>
            </w:ins>
            <w:ins w:id="4158" w:author="Rev 6 Allen Wirfs-Brock" w:date="2012-02-16T15:10:00Z">
              <w:r>
                <w:t>Number</w:t>
              </w:r>
            </w:ins>
            <w:ins w:id="4159" w:author="Rev 6 Allen Wirfs-Brock" w:date="2012-02-16T15:09:00Z">
              <w:r>
                <w:t>(</w:t>
              </w:r>
              <w:r w:rsidRPr="0039396D">
                <w:rPr>
                  <w:i/>
                </w:rPr>
                <w:t>argument</w:t>
              </w:r>
              <w:r>
                <w:t>.[[value]])</w:t>
              </w:r>
            </w:ins>
          </w:p>
        </w:tc>
      </w:tr>
      <w:tr w:rsidR="004C02EF" w:rsidRPr="00E77497" w14:paraId="4B928D2F" w14:textId="77777777" w:rsidTr="006E1632">
        <w:trPr>
          <w:jc w:val="center"/>
        </w:trPr>
        <w:tc>
          <w:tcPr>
            <w:tcW w:w="1998" w:type="dxa"/>
            <w:tcBorders>
              <w:top w:val="nil"/>
            </w:tcBorders>
          </w:tcPr>
          <w:p w14:paraId="409CC970" w14:textId="77777777" w:rsidR="004C02EF" w:rsidRPr="00E77497" w:rsidRDefault="004C02EF" w:rsidP="003A4B22">
            <w:pPr>
              <w:keepNext/>
              <w:spacing w:after="60"/>
            </w:pPr>
            <w:r w:rsidRPr="00E77497">
              <w:t>Undefined</w:t>
            </w:r>
          </w:p>
        </w:tc>
        <w:tc>
          <w:tcPr>
            <w:tcW w:w="6858" w:type="dxa"/>
            <w:tcBorders>
              <w:top w:val="nil"/>
            </w:tcBorders>
          </w:tcPr>
          <w:p w14:paraId="59E89B16" w14:textId="77777777" w:rsidR="004C02EF" w:rsidRPr="00E77497" w:rsidRDefault="0001107E" w:rsidP="003A4B22">
            <w:pPr>
              <w:keepNext/>
              <w:spacing w:after="60"/>
            </w:pPr>
            <w:ins w:id="4160" w:author="Rev 6 Allen Wirfs-Brock" w:date="2012-02-16T12:44:00Z">
              <w:r>
                <w:t>Return</w:t>
              </w:r>
              <w:r w:rsidRPr="00E77497">
                <w:t xml:space="preserve"> </w:t>
              </w:r>
            </w:ins>
            <w:r w:rsidR="004C02EF" w:rsidRPr="00E77497">
              <w:rPr>
                <w:b/>
              </w:rPr>
              <w:t>NaN</w:t>
            </w:r>
          </w:p>
        </w:tc>
      </w:tr>
      <w:tr w:rsidR="004C02EF" w:rsidRPr="00E77497" w14:paraId="32C0BDA9" w14:textId="77777777" w:rsidTr="006E1632">
        <w:trPr>
          <w:jc w:val="center"/>
        </w:trPr>
        <w:tc>
          <w:tcPr>
            <w:tcW w:w="1998" w:type="dxa"/>
          </w:tcPr>
          <w:p w14:paraId="503F1705" w14:textId="77777777" w:rsidR="004C02EF" w:rsidRPr="00E77497" w:rsidRDefault="004C02EF" w:rsidP="003A4B22">
            <w:pPr>
              <w:keepNext/>
              <w:spacing w:after="60"/>
            </w:pPr>
            <w:r w:rsidRPr="00E77497">
              <w:t>Null</w:t>
            </w:r>
          </w:p>
        </w:tc>
        <w:tc>
          <w:tcPr>
            <w:tcW w:w="6858" w:type="dxa"/>
          </w:tcPr>
          <w:p w14:paraId="1F62F794" w14:textId="77777777" w:rsidR="004C02EF" w:rsidRPr="00E77497" w:rsidRDefault="0001107E" w:rsidP="003A4B22">
            <w:pPr>
              <w:keepNext/>
              <w:spacing w:after="60"/>
            </w:pPr>
            <w:ins w:id="4161" w:author="Rev 6 Allen Wirfs-Brock" w:date="2012-02-16T12:44:00Z">
              <w:r>
                <w:t>Return</w:t>
              </w:r>
              <w:r w:rsidRPr="00E77497">
                <w:t xml:space="preserve"> </w:t>
              </w:r>
            </w:ins>
            <w:r w:rsidR="004C02EF" w:rsidRPr="00E77497">
              <w:rPr>
                <w:b/>
              </w:rPr>
              <w:t>+0</w:t>
            </w:r>
          </w:p>
        </w:tc>
      </w:tr>
      <w:tr w:rsidR="004C02EF" w:rsidRPr="00E77497" w14:paraId="3C0E733F" w14:textId="77777777" w:rsidTr="006E1632">
        <w:trPr>
          <w:jc w:val="center"/>
        </w:trPr>
        <w:tc>
          <w:tcPr>
            <w:tcW w:w="1998" w:type="dxa"/>
          </w:tcPr>
          <w:p w14:paraId="2738CE85" w14:textId="77777777" w:rsidR="004C02EF" w:rsidRPr="00E77497" w:rsidRDefault="004C02EF" w:rsidP="003A4B22">
            <w:pPr>
              <w:keepNext/>
              <w:spacing w:after="60"/>
            </w:pPr>
            <w:r w:rsidRPr="00E77497">
              <w:t>Boolean</w:t>
            </w:r>
          </w:p>
        </w:tc>
        <w:tc>
          <w:tcPr>
            <w:tcW w:w="6858" w:type="dxa"/>
          </w:tcPr>
          <w:p w14:paraId="49577ACA" w14:textId="77777777" w:rsidR="004C02EF" w:rsidRPr="00E77497" w:rsidRDefault="0001107E" w:rsidP="00CB4C00">
            <w:pPr>
              <w:keepNext/>
              <w:spacing w:after="60"/>
            </w:pPr>
            <w:ins w:id="4162" w:author="Rev 6 Allen Wirfs-Brock" w:date="2012-02-16T12:47:00Z">
              <w:r>
                <w:t>Return</w:t>
              </w:r>
            </w:ins>
            <w:del w:id="4163" w:author="Rev 6 Allen Wirfs-Brock" w:date="2012-02-16T12:47:00Z">
              <w:r w:rsidR="004C02EF" w:rsidRPr="00E77497" w:rsidDel="0001107E">
                <w:delText>The result is</w:delText>
              </w:r>
            </w:del>
            <w:r w:rsidR="004C02EF" w:rsidRPr="00E77497">
              <w:t xml:space="preserve"> </w:t>
            </w:r>
            <w:r w:rsidR="004C02EF" w:rsidRPr="00E77497">
              <w:rPr>
                <w:b/>
              </w:rPr>
              <w:t>1</w:t>
            </w:r>
            <w:r w:rsidR="004C02EF" w:rsidRPr="00E77497">
              <w:t xml:space="preserve"> if </w:t>
            </w:r>
            <w:del w:id="4164"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true</w:t>
            </w:r>
            <w:r w:rsidR="004C02EF" w:rsidRPr="00E77497">
              <w:t xml:space="preserve">. </w:t>
            </w:r>
            <w:ins w:id="4165" w:author="Rev 6 Allen Wirfs-Brock" w:date="2012-02-16T12:47:00Z">
              <w:r>
                <w:t>Return</w:t>
              </w:r>
            </w:ins>
            <w:del w:id="4166" w:author="Rev 6 Allen Wirfs-Brock" w:date="2012-02-16T12:47:00Z">
              <w:r w:rsidR="004C02EF" w:rsidRPr="00E77497" w:rsidDel="0001107E">
                <w:delText>The result is</w:delText>
              </w:r>
            </w:del>
            <w:r w:rsidR="004C02EF" w:rsidRPr="00E77497">
              <w:t xml:space="preserve"> </w:t>
            </w:r>
            <w:r w:rsidR="004C02EF" w:rsidRPr="00E77497">
              <w:rPr>
                <w:b/>
              </w:rPr>
              <w:t>+0</w:t>
            </w:r>
            <w:r w:rsidR="004C02EF" w:rsidRPr="00E77497">
              <w:t xml:space="preserve"> if </w:t>
            </w:r>
            <w:del w:id="4167"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false</w:t>
            </w:r>
            <w:r w:rsidR="004C02EF" w:rsidRPr="00E77497">
              <w:t>.</w:t>
            </w:r>
          </w:p>
        </w:tc>
      </w:tr>
      <w:tr w:rsidR="004C02EF" w:rsidRPr="00E77497" w14:paraId="21F16F31" w14:textId="77777777" w:rsidTr="006E1632">
        <w:trPr>
          <w:jc w:val="center"/>
        </w:trPr>
        <w:tc>
          <w:tcPr>
            <w:tcW w:w="1998" w:type="dxa"/>
          </w:tcPr>
          <w:p w14:paraId="116805E4" w14:textId="77777777" w:rsidR="004C02EF" w:rsidRPr="00E77497" w:rsidRDefault="004C02EF" w:rsidP="003A4B22">
            <w:pPr>
              <w:keepNext/>
              <w:spacing w:after="60"/>
            </w:pPr>
            <w:r w:rsidRPr="00E77497">
              <w:t>Number</w:t>
            </w:r>
          </w:p>
        </w:tc>
        <w:tc>
          <w:tcPr>
            <w:tcW w:w="6858" w:type="dxa"/>
          </w:tcPr>
          <w:p w14:paraId="5EB6B2AD" w14:textId="77777777" w:rsidR="004C02EF" w:rsidRPr="00E77497" w:rsidRDefault="0001107E" w:rsidP="00CB4C00">
            <w:pPr>
              <w:keepNext/>
              <w:spacing w:after="60"/>
            </w:pPr>
            <w:ins w:id="4168" w:author="Rev 6 Allen Wirfs-Brock" w:date="2012-02-16T12:47:00Z">
              <w:r>
                <w:t>Return</w:t>
              </w:r>
            </w:ins>
            <w:del w:id="4169" w:author="Rev 6 Allen Wirfs-Brock" w:date="2012-02-16T12:47:00Z">
              <w:r w:rsidR="004C02EF" w:rsidRPr="00E77497" w:rsidDel="0001107E">
                <w:delText>The result equals</w:delText>
              </w:r>
            </w:del>
            <w:r w:rsidR="004C02EF" w:rsidRPr="00E77497">
              <w:t xml:space="preserve"> </w:t>
            </w:r>
            <w:del w:id="4170" w:author="Rev 6 Allen Wirfs-Brock" w:date="2012-02-16T18:28:00Z">
              <w:r w:rsidR="004C02EF" w:rsidRPr="00E77497" w:rsidDel="00CB4C00">
                <w:delText xml:space="preserve">the </w:delText>
              </w:r>
            </w:del>
            <w:del w:id="4171" w:author="Rev 6 Allen Wirfs-Brock" w:date="2012-02-16T18:27:00Z">
              <w:r w:rsidR="004C02EF" w:rsidRPr="0095410B" w:rsidDel="00CB4C00">
                <w:rPr>
                  <w:i/>
                </w:rPr>
                <w:delText xml:space="preserve">input </w:delText>
              </w:r>
            </w:del>
            <w:r w:rsidR="004C02EF" w:rsidRPr="0095410B">
              <w:rPr>
                <w:i/>
              </w:rPr>
              <w:t>argument</w:t>
            </w:r>
            <w:r w:rsidR="004C02EF" w:rsidRPr="00E77497">
              <w:t xml:space="preserve"> (no conversion).</w:t>
            </w:r>
          </w:p>
        </w:tc>
      </w:tr>
      <w:tr w:rsidR="004C02EF" w:rsidRPr="00E77497" w14:paraId="7F07AAFB" w14:textId="77777777" w:rsidTr="006E1632">
        <w:trPr>
          <w:jc w:val="center"/>
        </w:trPr>
        <w:tc>
          <w:tcPr>
            <w:tcW w:w="1998" w:type="dxa"/>
          </w:tcPr>
          <w:p w14:paraId="46436432" w14:textId="77777777" w:rsidR="004C02EF" w:rsidRPr="00E77497" w:rsidRDefault="004C02EF" w:rsidP="003A4B22">
            <w:pPr>
              <w:keepNext/>
              <w:spacing w:after="60"/>
            </w:pPr>
            <w:r w:rsidRPr="00E77497">
              <w:t>String</w:t>
            </w:r>
          </w:p>
        </w:tc>
        <w:tc>
          <w:tcPr>
            <w:tcW w:w="6858" w:type="dxa"/>
          </w:tcPr>
          <w:p w14:paraId="2267B140" w14:textId="77777777" w:rsidR="004C02EF" w:rsidRPr="00E77497" w:rsidRDefault="004C02EF" w:rsidP="003A4B22">
            <w:pPr>
              <w:keepNext/>
              <w:spacing w:after="60"/>
            </w:pPr>
            <w:r w:rsidRPr="00E77497">
              <w:t>See grammar and note below.</w:t>
            </w:r>
          </w:p>
        </w:tc>
      </w:tr>
      <w:tr w:rsidR="004C02EF" w:rsidRPr="00E77497" w14:paraId="17317F5C" w14:textId="77777777" w:rsidTr="006E1632">
        <w:trPr>
          <w:jc w:val="center"/>
        </w:trPr>
        <w:tc>
          <w:tcPr>
            <w:tcW w:w="1998" w:type="dxa"/>
          </w:tcPr>
          <w:p w14:paraId="64374B01" w14:textId="77777777" w:rsidR="004C02EF" w:rsidRPr="00E77497" w:rsidRDefault="004C02EF" w:rsidP="003A4B22">
            <w:pPr>
              <w:keepNext/>
              <w:spacing w:after="60"/>
            </w:pPr>
            <w:r w:rsidRPr="00E77497">
              <w:t>Object</w:t>
            </w:r>
          </w:p>
        </w:tc>
        <w:tc>
          <w:tcPr>
            <w:tcW w:w="6858" w:type="dxa"/>
          </w:tcPr>
          <w:p w14:paraId="38454DE4" w14:textId="77777777" w:rsidR="004C02EF" w:rsidRPr="00E77497" w:rsidRDefault="004C02EF" w:rsidP="003A4B22">
            <w:pPr>
              <w:keepNext/>
              <w:tabs>
                <w:tab w:val="left" w:pos="360"/>
              </w:tabs>
              <w:spacing w:after="60"/>
            </w:pPr>
            <w:r w:rsidRPr="00E77497">
              <w:t>Apply the following steps</w:t>
            </w:r>
            <w:bookmarkStart w:id="4172" w:name="_Toc382212392"/>
            <w:r w:rsidRPr="00E77497">
              <w:t>:</w:t>
            </w:r>
          </w:p>
          <w:p w14:paraId="55C9E637" w14:textId="77777777" w:rsidR="004C02EF" w:rsidRPr="00E77497" w:rsidRDefault="004C02EF" w:rsidP="0001107E">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del w:id="4173" w:author="Rev 6 Allen Wirfs-Brock" w:date="2012-02-16T18:27:00Z">
              <w:r w:rsidRPr="00E77497" w:rsidDel="00CB4C00">
                <w:rPr>
                  <w:rFonts w:ascii="Times New Roman" w:hAnsi="Times New Roman"/>
                  <w:i/>
                </w:rPr>
                <w:delText xml:space="preserve">input </w:delText>
              </w:r>
            </w:del>
            <w:r w:rsidRPr="00E77497">
              <w:rPr>
                <w:rFonts w:ascii="Times New Roman" w:hAnsi="Times New Roman"/>
                <w:i/>
              </w:rPr>
              <w:t>argument</w:t>
            </w:r>
            <w:r w:rsidRPr="00E77497">
              <w:rPr>
                <w:rFonts w:ascii="Times New Roman" w:hAnsi="Times New Roman"/>
              </w:rPr>
              <w:t>, hint Number)</w:t>
            </w:r>
            <w:bookmarkStart w:id="4174" w:name="_Toc382212393"/>
            <w:bookmarkEnd w:id="4172"/>
            <w:r w:rsidRPr="00E77497">
              <w:rPr>
                <w:rFonts w:ascii="Times New Roman" w:hAnsi="Times New Roman"/>
              </w:rPr>
              <w:t>.</w:t>
            </w:r>
          </w:p>
          <w:p w14:paraId="3D91A346" w14:textId="77777777" w:rsidR="004C02EF" w:rsidRPr="00E77497" w:rsidRDefault="004C02EF" w:rsidP="0095410B">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bookmarkEnd w:id="4174"/>
            <w:r w:rsidRPr="00E77497">
              <w:rPr>
                <w:rFonts w:ascii="Times New Roman" w:hAnsi="Times New Roman"/>
              </w:rPr>
              <w:t>)</w:t>
            </w:r>
            <w:bookmarkStart w:id="4175" w:name="_Toc382212394"/>
            <w:r w:rsidRPr="00E77497">
              <w:rPr>
                <w:rFonts w:ascii="Times New Roman" w:hAnsi="Times New Roman"/>
              </w:rPr>
              <w:t>.</w:t>
            </w:r>
            <w:bookmarkEnd w:id="4175"/>
          </w:p>
        </w:tc>
      </w:tr>
    </w:tbl>
    <w:p w14:paraId="60EFB879" w14:textId="77777777" w:rsidR="004C02EF" w:rsidRPr="00E77497" w:rsidRDefault="004C02EF" w:rsidP="004C02EF">
      <w:bookmarkStart w:id="4176" w:name="_Toc375031134"/>
      <w:bookmarkStart w:id="4177" w:name="_Ref378387275"/>
      <w:bookmarkStart w:id="4178" w:name="_Ref378387280"/>
      <w:bookmarkStart w:id="4179" w:name="_Ref378387297"/>
      <w:bookmarkStart w:id="4180" w:name="_Ref378387363"/>
      <w:bookmarkStart w:id="4181" w:name="_Ref379173723"/>
      <w:bookmarkStart w:id="4182" w:name="_Ref381502823"/>
      <w:bookmarkStart w:id="4183" w:name="_Toc381513652"/>
      <w:bookmarkStart w:id="4184" w:name="_Toc382202795"/>
      <w:bookmarkStart w:id="4185" w:name="_Toc382203015"/>
      <w:bookmarkStart w:id="4186" w:name="_Toc382212174"/>
      <w:bookmarkStart w:id="4187" w:name="_Toc382212395"/>
      <w:bookmarkStart w:id="4188" w:name="_Toc382291519"/>
      <w:bookmarkStart w:id="4189" w:name="_Toc385672158"/>
      <w:bookmarkStart w:id="4190" w:name="_Ref386878569"/>
      <w:bookmarkStart w:id="4191" w:name="_Ref387126025"/>
      <w:bookmarkStart w:id="4192" w:name="_Toc393690253"/>
      <w:bookmarkStart w:id="4193" w:name="_Ref404492817"/>
      <w:bookmarkStart w:id="4194" w:name="_Ref404501361"/>
      <w:bookmarkStart w:id="4195" w:name="_Ref424530616"/>
      <w:bookmarkStart w:id="4196" w:name="_Ref424535777"/>
    </w:p>
    <w:p w14:paraId="6784E1CE" w14:textId="77777777" w:rsidR="004C02EF" w:rsidRPr="00E77497" w:rsidRDefault="004C02EF" w:rsidP="00FE23BC">
      <w:pPr>
        <w:pStyle w:val="40"/>
        <w:numPr>
          <w:ilvl w:val="0"/>
          <w:numId w:val="0"/>
        </w:numPr>
      </w:pPr>
      <w:bookmarkStart w:id="4197" w:name="_Ref456028389"/>
      <w:bookmarkStart w:id="4198" w:name="_Toc472818791"/>
      <w:bookmarkStart w:id="4199" w:name="_Toc235503361"/>
      <w:bookmarkStart w:id="4200" w:name="_Toc241509136"/>
      <w:bookmarkStart w:id="4201" w:name="_Toc244416623"/>
      <w:bookmarkStart w:id="4202" w:name="_Toc276630987"/>
      <w:r w:rsidRPr="00E77497">
        <w:t>9</w:t>
      </w:r>
      <w:ins w:id="4203" w:author="Rev 6 Allen Wirfs-Brock" w:date="2012-02-22T15:47:00Z">
        <w:r w:rsidR="00852030">
          <w:t>.1</w:t>
        </w:r>
      </w:ins>
      <w:r w:rsidRPr="00E77497">
        <w:t>.3.1</w:t>
      </w:r>
      <w:r w:rsidRPr="00E77497">
        <w:tab/>
        <w:t>ToNumber Applied to the String Typ</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r w:rsidRPr="00E77497">
        <w:t>e</w:t>
      </w:r>
      <w:bookmarkEnd w:id="4195"/>
      <w:bookmarkEnd w:id="4196"/>
      <w:bookmarkEnd w:id="4197"/>
      <w:bookmarkEnd w:id="4198"/>
      <w:bookmarkEnd w:id="4199"/>
      <w:bookmarkEnd w:id="4200"/>
      <w:bookmarkEnd w:id="4201"/>
      <w:bookmarkEnd w:id="4202"/>
    </w:p>
    <w:p w14:paraId="6FD79298" w14:textId="77777777" w:rsidR="004C02EF" w:rsidRPr="00E77497" w:rsidRDefault="004C02EF" w:rsidP="004C02EF">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3C1FCD9A" w14:textId="77777777" w:rsidR="004C02EF" w:rsidRPr="00E77497" w:rsidRDefault="004C02EF" w:rsidP="004C02EF">
      <w:pPr>
        <w:pStyle w:val="Syntax"/>
      </w:pPr>
      <w:r w:rsidRPr="00E77497">
        <w:t xml:space="preserve">Syntax </w:t>
      </w:r>
    </w:p>
    <w:p w14:paraId="2B1F5481" w14:textId="77777777" w:rsidR="004C02EF" w:rsidRPr="00E77497" w:rsidRDefault="004C02EF" w:rsidP="004C02EF">
      <w:pPr>
        <w:pStyle w:val="SyntaxRule"/>
      </w:pPr>
      <w:r w:rsidRPr="00E77497">
        <w:t xml:space="preserve">StringNumericLiteral </w:t>
      </w:r>
      <w:r w:rsidRPr="00E77497">
        <w:rPr>
          <w:rFonts w:ascii="Arial" w:hAnsi="Arial"/>
          <w:b/>
          <w:i w:val="0"/>
        </w:rPr>
        <w:t>:::</w:t>
      </w:r>
    </w:p>
    <w:p w14:paraId="6BF99E3F" w14:textId="77777777" w:rsidR="004C02EF" w:rsidRPr="00E77497" w:rsidRDefault="004C02EF" w:rsidP="004C02EF">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6238B85E" w14:textId="77777777" w:rsidR="004C02EF" w:rsidRPr="00E77497" w:rsidRDefault="004C02EF" w:rsidP="004C02EF">
      <w:pPr>
        <w:pStyle w:val="SyntaxRule"/>
      </w:pPr>
      <w:r w:rsidRPr="00E77497">
        <w:t xml:space="preserve">StrWhiteSpace </w:t>
      </w:r>
      <w:r w:rsidRPr="00E77497">
        <w:rPr>
          <w:rFonts w:ascii="Arial" w:hAnsi="Arial"/>
          <w:b/>
          <w:i w:val="0"/>
        </w:rPr>
        <w:t>:::</w:t>
      </w:r>
    </w:p>
    <w:p w14:paraId="3505D420" w14:textId="77777777" w:rsidR="004C02EF" w:rsidRPr="00E77497" w:rsidRDefault="004C02EF" w:rsidP="004C02EF">
      <w:pPr>
        <w:pStyle w:val="SyntaxDefinition"/>
      </w:pPr>
      <w:r w:rsidRPr="00E77497">
        <w:t>StrWhiteSpaceChar StrWhiteSpace</w:t>
      </w:r>
      <w:r w:rsidRPr="00E77497">
        <w:rPr>
          <w:rFonts w:ascii="Arial" w:hAnsi="Arial" w:cs="Arial"/>
          <w:i w:val="0"/>
          <w:vertAlign w:val="subscript"/>
        </w:rPr>
        <w:t>opt</w:t>
      </w:r>
    </w:p>
    <w:p w14:paraId="3BA7B1A2" w14:textId="77777777" w:rsidR="004C02EF" w:rsidRPr="00E77497" w:rsidRDefault="004C02EF" w:rsidP="004C02EF">
      <w:pPr>
        <w:pStyle w:val="SyntaxRule"/>
      </w:pPr>
      <w:r w:rsidRPr="00E77497">
        <w:t xml:space="preserve">StrWhiteSpaceChar </w:t>
      </w:r>
      <w:r w:rsidRPr="00E77497">
        <w:rPr>
          <w:rFonts w:ascii="Arial" w:hAnsi="Arial"/>
          <w:b/>
          <w:i w:val="0"/>
        </w:rPr>
        <w:t>:::</w:t>
      </w:r>
    </w:p>
    <w:p w14:paraId="2B565DCF" w14:textId="77777777" w:rsidR="004C02EF" w:rsidRPr="00E77497" w:rsidRDefault="004C02EF" w:rsidP="004C02EF">
      <w:pPr>
        <w:pStyle w:val="SyntaxDefinition"/>
      </w:pPr>
      <w:r w:rsidRPr="00E77497">
        <w:t>WhiteSpace</w:t>
      </w:r>
      <w:r w:rsidRPr="00E77497">
        <w:br/>
        <w:t>LineTerminator</w:t>
      </w:r>
    </w:p>
    <w:p w14:paraId="2B598C64" w14:textId="77777777" w:rsidR="004C02EF" w:rsidRPr="00E77497" w:rsidRDefault="004C02EF" w:rsidP="004C02EF">
      <w:pPr>
        <w:pStyle w:val="SyntaxRule"/>
      </w:pPr>
      <w:r w:rsidRPr="00E77497">
        <w:t xml:space="preserve">StrNumericLiteral </w:t>
      </w:r>
      <w:r w:rsidRPr="00E77497">
        <w:rPr>
          <w:rFonts w:ascii="Arial" w:hAnsi="Arial"/>
          <w:b/>
          <w:i w:val="0"/>
        </w:rPr>
        <w:t>:::</w:t>
      </w:r>
    </w:p>
    <w:p w14:paraId="256BA907" w14:textId="77777777" w:rsidR="004C02EF" w:rsidRPr="00E77497" w:rsidRDefault="004C02EF" w:rsidP="004C02EF">
      <w:pPr>
        <w:pStyle w:val="SyntaxDefinition"/>
      </w:pPr>
      <w:r w:rsidRPr="00E77497">
        <w:t>StrDecimalLiteral</w:t>
      </w:r>
      <w:r w:rsidRPr="00E77497">
        <w:br/>
        <w:t>HexIntegerLiteral</w:t>
      </w:r>
    </w:p>
    <w:p w14:paraId="2E403D12" w14:textId="77777777" w:rsidR="004C02EF" w:rsidRPr="00E77497" w:rsidRDefault="004C02EF" w:rsidP="004C02EF">
      <w:pPr>
        <w:pStyle w:val="SyntaxRule"/>
      </w:pPr>
      <w:r w:rsidRPr="00E77497">
        <w:t xml:space="preserve">StrDecimalLiteral </w:t>
      </w:r>
      <w:r w:rsidRPr="00E77497">
        <w:rPr>
          <w:rFonts w:ascii="Arial" w:hAnsi="Arial"/>
          <w:b/>
          <w:i w:val="0"/>
        </w:rPr>
        <w:t>:::</w:t>
      </w:r>
    </w:p>
    <w:p w14:paraId="7173B8F9" w14:textId="77777777" w:rsidR="004C02EF" w:rsidRPr="00E77497" w:rsidRDefault="004C02EF" w:rsidP="004C02EF">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7F8C15B3" w14:textId="77777777" w:rsidR="004C02EF" w:rsidRPr="00E77497" w:rsidRDefault="004C02EF" w:rsidP="004C02EF">
      <w:pPr>
        <w:pStyle w:val="SyntaxRule"/>
      </w:pPr>
      <w:r w:rsidRPr="00E77497">
        <w:t xml:space="preserve">StrUnsignedDecimalLiteral </w:t>
      </w:r>
      <w:r w:rsidRPr="00E77497">
        <w:rPr>
          <w:rFonts w:ascii="Arial" w:hAnsi="Arial"/>
          <w:b/>
          <w:i w:val="0"/>
        </w:rPr>
        <w:t>:::</w:t>
      </w:r>
    </w:p>
    <w:p w14:paraId="3C296DF0" w14:textId="77777777" w:rsidR="004C02EF" w:rsidRPr="00E77497" w:rsidRDefault="004C02EF" w:rsidP="004C02EF">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1C6B580C" w14:textId="77777777" w:rsidR="004C02EF" w:rsidRPr="00E77497" w:rsidRDefault="004C02EF" w:rsidP="004C02EF">
      <w:pPr>
        <w:pStyle w:val="SyntaxRule"/>
      </w:pPr>
      <w:r w:rsidRPr="00E77497">
        <w:t xml:space="preserve">DecimalDigits </w:t>
      </w:r>
      <w:r w:rsidRPr="00E77497">
        <w:rPr>
          <w:rFonts w:ascii="Arial" w:hAnsi="Arial"/>
          <w:b/>
          <w:i w:val="0"/>
        </w:rPr>
        <w:t>:::</w:t>
      </w:r>
    </w:p>
    <w:p w14:paraId="5D1D7F40" w14:textId="77777777" w:rsidR="004C02EF" w:rsidRPr="00E77497" w:rsidRDefault="004C02EF" w:rsidP="004C02EF">
      <w:pPr>
        <w:pStyle w:val="SyntaxDefinition"/>
      </w:pPr>
      <w:r w:rsidRPr="00E77497">
        <w:t>DecimalDigit</w:t>
      </w:r>
      <w:r w:rsidRPr="00E77497">
        <w:br/>
        <w:t>DecimalDigits DecimalDigit</w:t>
      </w:r>
    </w:p>
    <w:p w14:paraId="4FA7B19C" w14:textId="77777777" w:rsidR="004C02EF" w:rsidRPr="00E77497" w:rsidRDefault="004C02EF" w:rsidP="004C02EF">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6F559512"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4144C6DB" w14:textId="77777777" w:rsidR="004C02EF" w:rsidRPr="00E77497" w:rsidRDefault="004C02EF" w:rsidP="004C02EF">
      <w:pPr>
        <w:pStyle w:val="SyntaxRule"/>
      </w:pPr>
      <w:r w:rsidRPr="00E77497">
        <w:t xml:space="preserve">ExponentPart </w:t>
      </w:r>
      <w:r w:rsidRPr="00E77497">
        <w:rPr>
          <w:rFonts w:ascii="Arial" w:hAnsi="Arial"/>
          <w:b/>
          <w:i w:val="0"/>
        </w:rPr>
        <w:t>:::</w:t>
      </w:r>
    </w:p>
    <w:p w14:paraId="068D8805" w14:textId="77777777" w:rsidR="004C02EF" w:rsidRPr="00E77497" w:rsidRDefault="004C02EF" w:rsidP="004C02EF">
      <w:pPr>
        <w:pStyle w:val="SyntaxDefinition"/>
      </w:pPr>
      <w:r w:rsidRPr="00E77497">
        <w:t>ExponentIndicator SignedInteger</w:t>
      </w:r>
    </w:p>
    <w:p w14:paraId="7EA7CDBA" w14:textId="77777777" w:rsidR="004C02EF" w:rsidRPr="00E77497" w:rsidRDefault="004C02EF" w:rsidP="004C02EF">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068C5554"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50B23BA0" w14:textId="77777777" w:rsidR="004C02EF" w:rsidRPr="00E77497" w:rsidRDefault="004C02EF" w:rsidP="004C02EF">
      <w:pPr>
        <w:pStyle w:val="SyntaxRule"/>
      </w:pPr>
      <w:r w:rsidRPr="00E77497">
        <w:t xml:space="preserve">SignedInteger </w:t>
      </w:r>
      <w:r w:rsidRPr="00E77497">
        <w:rPr>
          <w:rFonts w:ascii="Arial" w:hAnsi="Arial"/>
          <w:b/>
          <w:i w:val="0"/>
        </w:rPr>
        <w:t>:::</w:t>
      </w:r>
    </w:p>
    <w:p w14:paraId="60A6473C"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6607A807"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4EC60F93"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1F505DFC" w14:textId="77777777" w:rsidR="004C02EF" w:rsidRPr="00E77497" w:rsidRDefault="004C02EF" w:rsidP="004C02EF">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69324F61" w14:textId="77777777" w:rsidR="004C02EF" w:rsidRPr="00E77497" w:rsidRDefault="004C02EF" w:rsidP="004C02EF">
      <w:pPr>
        <w:pStyle w:val="SyntaxDefinition"/>
        <w:rPr>
          <w:rFonts w:ascii="Courier New" w:hAnsi="Courier New" w:cs="Courier New"/>
          <w:b/>
          <w:i w:val="0"/>
        </w:rPr>
      </w:pPr>
      <w:bookmarkStart w:id="4204" w:name="_Toc375031135"/>
      <w:bookmarkStart w:id="4205" w:name="_Toc381513653"/>
      <w:bookmarkStart w:id="4206" w:name="_Toc382202796"/>
      <w:bookmarkStart w:id="4207" w:name="_Toc382203016"/>
      <w:bookmarkStart w:id="4208" w:name="_Toc382212175"/>
      <w:bookmarkStart w:id="4209" w:name="_Toc382212396"/>
      <w:bookmarkStart w:id="4210" w:name="_Toc382291520"/>
      <w:r w:rsidRPr="00E77497">
        <w:rPr>
          <w:rFonts w:ascii="Courier New" w:hAnsi="Courier New" w:cs="Courier New"/>
          <w:b/>
          <w:i w:val="0"/>
        </w:rPr>
        <w:t>0  1  2  3  4  5  6  7  8  9  a  b  c  d  e  f  A  B  C  D  E  F</w:t>
      </w:r>
    </w:p>
    <w:p w14:paraId="4A1C3D57" w14:textId="77777777" w:rsidR="004C02EF" w:rsidRPr="00E77497" w:rsidRDefault="00CA30A6" w:rsidP="00CA30A6">
      <w:pPr>
        <w:pStyle w:val="Note"/>
        <w:contextualSpacing/>
      </w:pPr>
      <w:ins w:id="4211" w:author="Rev 8 Allen Wirfs-Brock" w:date="2012-06-14T14:55:00Z">
        <w:r>
          <w:t>NOTE</w:t>
        </w:r>
        <w:r>
          <w:tab/>
        </w:r>
      </w:ins>
      <w:r w:rsidR="004C02EF" w:rsidRPr="00E77497">
        <w:t xml:space="preserve">Some differences should be noted between the syntax of a </w:t>
      </w:r>
      <w:r w:rsidR="004C02EF" w:rsidRPr="00E77497">
        <w:rPr>
          <w:rStyle w:val="bnf"/>
        </w:rPr>
        <w:t>StringNumericLiteral</w:t>
      </w:r>
      <w:r w:rsidR="004C02EF" w:rsidRPr="00E77497">
        <w:t xml:space="preserve"> and a </w:t>
      </w:r>
      <w:r w:rsidR="004C02EF" w:rsidRPr="00E77497">
        <w:rPr>
          <w:rStyle w:val="bnf"/>
        </w:rPr>
        <w:t>NumericLiteral</w:t>
      </w:r>
      <w:r w:rsidR="004C02EF" w:rsidRPr="00E77497">
        <w:t xml:space="preserve"> (see 7.8.3):</w:t>
      </w:r>
    </w:p>
    <w:p w14:paraId="386A0B2C"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573B6549"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1CA9743E"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2BDD3662" w14:textId="77777777" w:rsidR="004C02EF" w:rsidRPr="00E77497" w:rsidRDefault="004C02EF" w:rsidP="00CA30A6">
      <w:pPr>
        <w:pStyle w:val="Note"/>
        <w:numPr>
          <w:ilvl w:val="0"/>
          <w:numId w:val="888"/>
        </w:numPr>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607C087E" w14:textId="77777777" w:rsidR="00CA30A6" w:rsidRPr="00E77497" w:rsidRDefault="00CA30A6" w:rsidP="00CA30A6">
      <w:pPr>
        <w:keepNext/>
        <w:rPr>
          <w:ins w:id="4212" w:author="Rev 8 Allen Wirfs-Brock" w:date="2012-06-14T14:55:00Z"/>
          <w:rFonts w:ascii="Helvetica" w:hAnsi="Helvetica"/>
          <w:b/>
        </w:rPr>
      </w:pPr>
      <w:ins w:id="4213" w:author="Rev 8 Allen Wirfs-Brock" w:date="2012-06-14T14:55:00Z">
        <w:r w:rsidRPr="00E77497">
          <w:rPr>
            <w:rFonts w:ascii="Helvetica" w:hAnsi="Helvetica"/>
            <w:b/>
          </w:rPr>
          <w:t>Runtime Semantics</w:t>
        </w:r>
      </w:ins>
    </w:p>
    <w:p w14:paraId="115EC123" w14:textId="77777777" w:rsidR="004C02EF" w:rsidRPr="00E77497" w:rsidRDefault="004C02EF" w:rsidP="004C02EF">
      <w:r w:rsidRPr="00E77497">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7B241CC0"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336FE511"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66B385A1"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14:paraId="101A6422"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5F801C61"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50CD9FA3"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7B72075A"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60911169" w14:textId="77777777" w:rsidR="004C02EF" w:rsidRPr="009C202C"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3855E3F4" w14:textId="77777777" w:rsidR="004C02EF" w:rsidRPr="004D1BD1" w:rsidRDefault="004C02EF" w:rsidP="004C02EF">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5216D651" w14:textId="77777777" w:rsidR="004C02EF" w:rsidRPr="00E77497" w:rsidRDefault="004C02EF" w:rsidP="004C02EF">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5128B0A0" w14:textId="77777777" w:rsidR="004C02EF" w:rsidRPr="00675B74" w:rsidRDefault="004C02EF" w:rsidP="004C02EF">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210CC3B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01BE0CC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72FD872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s.</w:t>
      </w:r>
    </w:p>
    <w:p w14:paraId="033616D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4D163D3F"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6938744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35D0AE5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21BD197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6E85FC1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2524B16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0BB5CAE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5835D2A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23DEA57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2F7D749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7AEE492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2278380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790A317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17199D8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4CBCBCC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7FA2E06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2686CB0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1C275A4E"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2CC033D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64924A5F"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5B3C1B5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2BF1C9F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75DE287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66C3B40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7CDF2791"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17FDE58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025A5B36" w14:textId="77777777" w:rsidR="004C02EF" w:rsidRPr="00E77497" w:rsidRDefault="004C02EF" w:rsidP="004C02EF">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5F69D5D2" w14:textId="77777777" w:rsidR="004C02EF" w:rsidRPr="00E77497" w:rsidRDefault="004C02EF" w:rsidP="004C02EF">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8.5),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7A3CC3C3" w14:textId="77777777" w:rsidR="004C02EF" w:rsidRPr="00E77497" w:rsidRDefault="004C02EF" w:rsidP="004C02EF">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082F04F5" w14:textId="77777777" w:rsidR="004C02EF" w:rsidRPr="00E77497" w:rsidRDefault="004C02EF" w:rsidP="004C02EF">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bookmarkStart w:id="4214" w:name="_Toc385672159"/>
      <w:bookmarkStart w:id="4215" w:name="_Toc393690254"/>
    </w:p>
    <w:p w14:paraId="0EDDDAE3" w14:textId="77777777" w:rsidR="004C02EF" w:rsidRPr="00E77497" w:rsidRDefault="004C02EF" w:rsidP="006E1632">
      <w:pPr>
        <w:pStyle w:val="30"/>
        <w:numPr>
          <w:ilvl w:val="0"/>
          <w:numId w:val="0"/>
        </w:numPr>
      </w:pPr>
      <w:bookmarkStart w:id="4216" w:name="_Toc472818792"/>
      <w:bookmarkStart w:id="4217" w:name="_Toc235503362"/>
      <w:bookmarkStart w:id="4218" w:name="_Toc241509137"/>
      <w:bookmarkStart w:id="4219" w:name="_Toc244416624"/>
      <w:bookmarkStart w:id="4220" w:name="_Toc276630988"/>
      <w:bookmarkStart w:id="4221" w:name="_Toc329528715"/>
      <w:r w:rsidRPr="00E77497">
        <w:t>9</w:t>
      </w:r>
      <w:ins w:id="4222" w:author="Rev 6 Allen Wirfs-Brock" w:date="2012-02-22T15:48:00Z">
        <w:r w:rsidR="00852030">
          <w:t>.1</w:t>
        </w:r>
      </w:ins>
      <w:r w:rsidRPr="00E77497">
        <w:t>.4</w:t>
      </w:r>
      <w:r w:rsidRPr="00E77497">
        <w:tab/>
        <w:t>ToIntege</w:t>
      </w:r>
      <w:bookmarkEnd w:id="4204"/>
      <w:bookmarkEnd w:id="4205"/>
      <w:bookmarkEnd w:id="4206"/>
      <w:bookmarkEnd w:id="4207"/>
      <w:bookmarkEnd w:id="4208"/>
      <w:bookmarkEnd w:id="4209"/>
      <w:bookmarkEnd w:id="4210"/>
      <w:bookmarkEnd w:id="4214"/>
      <w:bookmarkEnd w:id="4215"/>
      <w:r w:rsidRPr="00E77497">
        <w:t>r</w:t>
      </w:r>
      <w:bookmarkEnd w:id="4216"/>
      <w:bookmarkEnd w:id="4217"/>
      <w:bookmarkEnd w:id="4218"/>
      <w:bookmarkEnd w:id="4219"/>
      <w:bookmarkEnd w:id="4220"/>
      <w:bookmarkEnd w:id="4221"/>
    </w:p>
    <w:p w14:paraId="7022EC8F" w14:textId="77777777" w:rsidR="004C02EF" w:rsidRPr="00E77497" w:rsidRDefault="004C02EF" w:rsidP="004C02EF">
      <w:r w:rsidRPr="00E77497">
        <w:t>The abstract operation ToInteger converts its argument to an integral numeric value. This abstract operation functions as follows:</w:t>
      </w:r>
      <w:bookmarkStart w:id="4223" w:name="_Toc382212397"/>
    </w:p>
    <w:p w14:paraId="06DA2FB3" w14:textId="77777777" w:rsidR="004C02EF" w:rsidRPr="00E77497" w:rsidRDefault="004C02EF" w:rsidP="009A20C6">
      <w:pPr>
        <w:pStyle w:val="Alg2"/>
        <w:numPr>
          <w:ilvl w:val="0"/>
          <w:numId w:val="350"/>
        </w:numPr>
      </w:pPr>
      <w:r w:rsidRPr="00E77497">
        <w:t xml:space="preserve">Let </w:t>
      </w:r>
      <w:r w:rsidRPr="00E77497">
        <w:rPr>
          <w:i/>
        </w:rPr>
        <w:t>number</w:t>
      </w:r>
      <w:r w:rsidRPr="00E77497">
        <w:t xml:space="preserve"> be the result of calling ToNumber on the input argument</w:t>
      </w:r>
      <w:bookmarkEnd w:id="4223"/>
      <w:r w:rsidRPr="00E77497">
        <w:t>.</w:t>
      </w:r>
      <w:bookmarkStart w:id="4224" w:name="_Toc382212398"/>
    </w:p>
    <w:p w14:paraId="7B64A257" w14:textId="77777777" w:rsidR="00CB4C00" w:rsidRDefault="002861C6" w:rsidP="00CB4C00">
      <w:pPr>
        <w:pStyle w:val="Alg4"/>
        <w:numPr>
          <w:ilvl w:val="0"/>
          <w:numId w:val="350"/>
        </w:numPr>
        <w:contextualSpacing/>
        <w:rPr>
          <w:ins w:id="4225" w:author="Rev 6 Allen Wirfs-Brock" w:date="2012-02-16T18:20:00Z"/>
        </w:rPr>
      </w:pPr>
      <w:ins w:id="4226" w:author="Rev 6 Allen Wirfs-Brock" w:date="2012-02-23T13:21:00Z">
        <w:r>
          <w:t>ReturnIfAbrupt(</w:t>
        </w:r>
        <w:r>
          <w:rPr>
            <w:i/>
          </w:rPr>
          <w:t>number</w:t>
        </w:r>
        <w:r>
          <w:t>)</w:t>
        </w:r>
      </w:ins>
      <w:ins w:id="4227" w:author="Rev 6 Allen Wirfs-Brock" w:date="2012-02-16T18:20:00Z">
        <w:r w:rsidR="00CB4C00">
          <w:t>.</w:t>
        </w:r>
      </w:ins>
    </w:p>
    <w:p w14:paraId="5EB4EC46"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bookmarkEnd w:id="4224"/>
      <w:r w:rsidRPr="00E77497">
        <w:t>.</w:t>
      </w:r>
      <w:bookmarkStart w:id="4228" w:name="_Toc382212399"/>
    </w:p>
    <w:p w14:paraId="5DD91F41"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bookmarkEnd w:id="4228"/>
      <w:r w:rsidRPr="00E77497">
        <w:t>.</w:t>
      </w:r>
      <w:bookmarkStart w:id="4229" w:name="_Toc382212400"/>
    </w:p>
    <w:p w14:paraId="6D90FB0B" w14:textId="77777777" w:rsidR="004C02EF" w:rsidRPr="00E77497" w:rsidRDefault="004C02EF" w:rsidP="009A20C6">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4229"/>
      <w:r w:rsidRPr="00E77497">
        <w:t>.</w:t>
      </w:r>
      <w:bookmarkStart w:id="4230" w:name="_Toc375031136"/>
      <w:bookmarkStart w:id="4231" w:name="_Ref379906863"/>
      <w:bookmarkStart w:id="4232" w:name="_Ref381179003"/>
      <w:bookmarkStart w:id="4233" w:name="_Toc381513654"/>
      <w:bookmarkStart w:id="4234" w:name="_Toc382202797"/>
      <w:bookmarkStart w:id="4235" w:name="_Toc382203017"/>
      <w:bookmarkStart w:id="4236" w:name="_Toc382212176"/>
      <w:bookmarkStart w:id="4237" w:name="_Toc382212402"/>
      <w:bookmarkStart w:id="4238" w:name="_Toc382291521"/>
      <w:bookmarkStart w:id="4239" w:name="_Ref382713431"/>
      <w:bookmarkStart w:id="4240" w:name="_Ref383595223"/>
      <w:bookmarkStart w:id="4241" w:name="_Toc385672160"/>
      <w:bookmarkStart w:id="4242" w:name="_Toc393690255"/>
      <w:bookmarkStart w:id="4243" w:name="_Ref404492982"/>
      <w:bookmarkStart w:id="4244" w:name="_Ref424532750"/>
      <w:bookmarkStart w:id="4245" w:name="_Ref424667409"/>
      <w:bookmarkStart w:id="4246" w:name="_Toc472818793"/>
    </w:p>
    <w:p w14:paraId="6DFBCD8E" w14:textId="77777777" w:rsidR="004C02EF" w:rsidRPr="00E77497" w:rsidRDefault="004C02EF" w:rsidP="00FE23BC">
      <w:pPr>
        <w:pStyle w:val="30"/>
        <w:numPr>
          <w:ilvl w:val="0"/>
          <w:numId w:val="0"/>
        </w:numPr>
      </w:pPr>
      <w:bookmarkStart w:id="4247" w:name="_Toc235503363"/>
      <w:bookmarkStart w:id="4248" w:name="_Toc241509138"/>
      <w:bookmarkStart w:id="4249" w:name="_Toc244416625"/>
      <w:bookmarkStart w:id="4250" w:name="_Toc276630989"/>
      <w:bookmarkStart w:id="4251" w:name="_Toc329528716"/>
      <w:r w:rsidRPr="00E77497">
        <w:t>9</w:t>
      </w:r>
      <w:ins w:id="4252" w:author="Rev 6 Allen Wirfs-Brock" w:date="2012-02-22T15:48:00Z">
        <w:r w:rsidR="00852030">
          <w:t>.1</w:t>
        </w:r>
      </w:ins>
      <w:r w:rsidRPr="00E77497">
        <w:t>.5</w:t>
      </w:r>
      <w:r w:rsidRPr="00E77497">
        <w:tab/>
        <w:t>ToInt32: (Signed 32 Bit Integer</w:t>
      </w:r>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r w:rsidRPr="00E77497">
        <w:t>)</w:t>
      </w:r>
      <w:bookmarkEnd w:id="4244"/>
      <w:bookmarkEnd w:id="4245"/>
      <w:bookmarkEnd w:id="4246"/>
      <w:bookmarkEnd w:id="4247"/>
      <w:bookmarkEnd w:id="4248"/>
      <w:bookmarkEnd w:id="4249"/>
      <w:bookmarkEnd w:id="4250"/>
      <w:bookmarkEnd w:id="4251"/>
    </w:p>
    <w:p w14:paraId="7009A476" w14:textId="77777777" w:rsidR="004C02EF" w:rsidRPr="009C202C" w:rsidRDefault="004C02EF" w:rsidP="004C02EF">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bookmarkStart w:id="4253" w:name="_Toc382212403"/>
    </w:p>
    <w:p w14:paraId="3CF74804" w14:textId="77777777" w:rsidR="004C02EF" w:rsidRPr="00675B74" w:rsidRDefault="004C02EF" w:rsidP="009A20C6">
      <w:pPr>
        <w:pStyle w:val="Alg2"/>
        <w:numPr>
          <w:ilvl w:val="0"/>
          <w:numId w:val="351"/>
        </w:numPr>
      </w:pPr>
      <w:r w:rsidRPr="009C202C">
        <w:t xml:space="preserve">Let </w:t>
      </w:r>
      <w:r w:rsidRPr="009C202C">
        <w:rPr>
          <w:i/>
        </w:rPr>
        <w:t>number</w:t>
      </w:r>
      <w:r w:rsidRPr="00675B74">
        <w:t xml:space="preserve"> be the result of calling ToNumber on the input argument</w:t>
      </w:r>
      <w:bookmarkEnd w:id="4253"/>
      <w:r w:rsidRPr="00675B74">
        <w:t>.</w:t>
      </w:r>
      <w:bookmarkStart w:id="4254" w:name="_Toc382212404"/>
    </w:p>
    <w:p w14:paraId="759292BF" w14:textId="77777777" w:rsidR="00CB4C00" w:rsidRDefault="002861C6" w:rsidP="00CB4C00">
      <w:pPr>
        <w:pStyle w:val="Alg4"/>
        <w:numPr>
          <w:ilvl w:val="0"/>
          <w:numId w:val="351"/>
        </w:numPr>
        <w:contextualSpacing/>
        <w:rPr>
          <w:ins w:id="4255" w:author="Rev 6 Allen Wirfs-Brock" w:date="2012-02-16T18:21:00Z"/>
        </w:rPr>
      </w:pPr>
      <w:ins w:id="4256" w:author="Rev 6 Allen Wirfs-Brock" w:date="2012-02-23T13:22:00Z">
        <w:r>
          <w:t>ReturnIfAbrupt(</w:t>
        </w:r>
        <w:r>
          <w:rPr>
            <w:i/>
          </w:rPr>
          <w:t>number</w:t>
        </w:r>
        <w:r>
          <w:t>)</w:t>
        </w:r>
      </w:ins>
      <w:ins w:id="4257" w:author="Rev 6 Allen Wirfs-Brock" w:date="2012-02-16T18:21:00Z">
        <w:r w:rsidR="00CB4C00">
          <w:t>.</w:t>
        </w:r>
      </w:ins>
    </w:p>
    <w:p w14:paraId="1314ACAA" w14:textId="77777777" w:rsidR="004C02EF" w:rsidRPr="00E77497" w:rsidRDefault="004C02EF" w:rsidP="009A20C6">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bookmarkEnd w:id="4254"/>
      <w:r w:rsidRPr="00E77497">
        <w:t>.</w:t>
      </w:r>
      <w:bookmarkStart w:id="4258" w:name="_Toc382212405"/>
    </w:p>
    <w:p w14:paraId="1B30B23A" w14:textId="77777777" w:rsidR="004C02EF" w:rsidRPr="00E77497" w:rsidRDefault="004C02EF" w:rsidP="009A20C6">
      <w:pPr>
        <w:pStyle w:val="Alg2"/>
        <w:numPr>
          <w:ilvl w:val="0"/>
          <w:numId w:val="351"/>
        </w:numPr>
      </w:pPr>
      <w:r w:rsidRPr="00E77497">
        <w:t xml:space="preserve">Let </w:t>
      </w:r>
      <w:r w:rsidRPr="00E77497">
        <w:rPr>
          <w:i/>
        </w:rPr>
        <w:t>posInt</w:t>
      </w:r>
      <w:r w:rsidRPr="00E77497">
        <w:t xml:space="preserve"> be sign(</w:t>
      </w:r>
      <w:r w:rsidRPr="00E77497">
        <w:rPr>
          <w:i/>
        </w:rPr>
        <w:t>number</w:t>
      </w:r>
      <w:r w:rsidRPr="00E77497">
        <w:t>) * floor(abs(</w:t>
      </w:r>
      <w:r w:rsidRPr="00E77497">
        <w:rPr>
          <w:i/>
        </w:rPr>
        <w:t>number</w:t>
      </w:r>
      <w:r w:rsidRPr="00E77497">
        <w:t>))</w:t>
      </w:r>
      <w:bookmarkEnd w:id="4258"/>
      <w:r w:rsidRPr="00E77497">
        <w:t>.</w:t>
      </w:r>
      <w:bookmarkStart w:id="4259" w:name="_Toc382212407"/>
    </w:p>
    <w:p w14:paraId="363224F3" w14:textId="77777777" w:rsidR="004C02EF" w:rsidRPr="00E77497" w:rsidRDefault="004C02EF" w:rsidP="009A20C6">
      <w:pPr>
        <w:pStyle w:val="Alg2"/>
        <w:numPr>
          <w:ilvl w:val="0"/>
          <w:numId w:val="351"/>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4259"/>
      <w:r w:rsidRPr="00E77497">
        <w:t>.</w:t>
      </w:r>
    </w:p>
    <w:p w14:paraId="3CC05BDD" w14:textId="77777777" w:rsidR="004C02EF" w:rsidRPr="00E77497" w:rsidRDefault="004C02EF" w:rsidP="009A20C6">
      <w:pPr>
        <w:pStyle w:val="Alg2"/>
        <w:numPr>
          <w:ilvl w:val="0"/>
          <w:numId w:val="351"/>
        </w:numPr>
        <w:spacing w:after="220"/>
      </w:pPr>
      <w:r w:rsidRPr="00E77497">
        <w:t xml:space="preserve">If </w:t>
      </w:r>
      <w:r w:rsidRPr="00E77497">
        <w:rPr>
          <w:i/>
        </w:rPr>
        <w:t>int32bit</w:t>
      </w:r>
      <w:r w:rsidRPr="00E77497">
        <w:t xml:space="preserve"> is greater than or equal to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3A91021B" w14:textId="77777777" w:rsidR="004C02EF" w:rsidRPr="00E77497" w:rsidRDefault="004C02EF" w:rsidP="004C02EF">
      <w:pPr>
        <w:pStyle w:val="Note"/>
        <w:spacing w:after="120"/>
      </w:pPr>
      <w:r w:rsidRPr="00E77497">
        <w:t>NOTE</w:t>
      </w:r>
      <w:r w:rsidRPr="00E77497">
        <w:tab/>
        <w:t>Given the above definition of ToInt32:</w:t>
      </w:r>
    </w:p>
    <w:p w14:paraId="680A90F6" w14:textId="77777777" w:rsidR="004C02EF" w:rsidRPr="00E77497" w:rsidRDefault="004C02EF" w:rsidP="004C02EF">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14:paraId="78680E52" w14:textId="77777777" w:rsidR="004C02EF" w:rsidRPr="00E77497" w:rsidRDefault="004C02EF" w:rsidP="004C02EF">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4AFA61A4" w14:textId="77777777" w:rsidR="004C02EF" w:rsidRPr="00E77497" w:rsidRDefault="004C02EF" w:rsidP="004C02EF">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bookmarkStart w:id="4260" w:name="_Toc375031137"/>
      <w:bookmarkStart w:id="4261" w:name="_Ref379906881"/>
      <w:bookmarkStart w:id="4262" w:name="_Ref379913789"/>
      <w:bookmarkStart w:id="4263" w:name="_Ref381179032"/>
      <w:bookmarkStart w:id="4264" w:name="_Toc381513655"/>
      <w:bookmarkStart w:id="4265" w:name="_Toc382202798"/>
      <w:bookmarkStart w:id="4266" w:name="_Toc382203018"/>
      <w:bookmarkStart w:id="4267" w:name="_Toc382212177"/>
      <w:bookmarkStart w:id="4268" w:name="_Toc382212408"/>
      <w:bookmarkStart w:id="4269" w:name="_Toc382291522"/>
      <w:bookmarkStart w:id="4270" w:name="_Ref382713437"/>
      <w:bookmarkStart w:id="4271" w:name="_Ref383595202"/>
      <w:bookmarkStart w:id="4272" w:name="_Toc385672161"/>
      <w:bookmarkStart w:id="4273" w:name="_Toc393690256"/>
      <w:bookmarkStart w:id="4274" w:name="_Ref404492996"/>
    </w:p>
    <w:p w14:paraId="0280A22E" w14:textId="77777777" w:rsidR="004C02EF" w:rsidRPr="00E77497" w:rsidRDefault="004C02EF" w:rsidP="00FE23BC">
      <w:pPr>
        <w:pStyle w:val="30"/>
        <w:numPr>
          <w:ilvl w:val="0"/>
          <w:numId w:val="0"/>
        </w:numPr>
      </w:pPr>
      <w:bookmarkStart w:id="4275" w:name="_Ref424532763"/>
      <w:bookmarkStart w:id="4276" w:name="_Toc472818794"/>
      <w:bookmarkStart w:id="4277" w:name="_Toc235503364"/>
      <w:bookmarkStart w:id="4278" w:name="_Toc241509139"/>
      <w:bookmarkStart w:id="4279" w:name="_Toc244416626"/>
      <w:bookmarkStart w:id="4280" w:name="_Toc276630990"/>
      <w:bookmarkStart w:id="4281" w:name="_Toc329528717"/>
      <w:r w:rsidRPr="00E77497">
        <w:t>9</w:t>
      </w:r>
      <w:ins w:id="4282" w:author="Rev 6 Allen Wirfs-Brock" w:date="2012-02-22T15:48:00Z">
        <w:r w:rsidR="00852030">
          <w:t>.1</w:t>
        </w:r>
      </w:ins>
      <w:r w:rsidRPr="00E77497">
        <w:t>.6</w:t>
      </w:r>
      <w:r w:rsidRPr="00E77497">
        <w:tab/>
        <w:t>ToUint32: (Unsigned 32 Bit Integer</w:t>
      </w:r>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r w:rsidRPr="00E77497">
        <w:t>)</w:t>
      </w:r>
      <w:bookmarkStart w:id="4283" w:name="_Toc382212409"/>
      <w:bookmarkEnd w:id="4275"/>
      <w:bookmarkEnd w:id="4276"/>
      <w:bookmarkEnd w:id="4277"/>
      <w:bookmarkEnd w:id="4278"/>
      <w:bookmarkEnd w:id="4279"/>
      <w:bookmarkEnd w:id="4280"/>
      <w:bookmarkEnd w:id="4281"/>
    </w:p>
    <w:p w14:paraId="1BDA6AC5" w14:textId="77777777" w:rsidR="004C02EF" w:rsidRPr="009C202C" w:rsidRDefault="004C02EF" w:rsidP="004C02EF">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w:t>
      </w:r>
      <w:del w:id="4284" w:author="Rev 8 Allen Wirfs-Brock" w:date="2012-06-14T14:37:00Z">
        <w:r w:rsidRPr="009C202C" w:rsidDel="00D4543D">
          <w:delText>ion</w:delText>
        </w:r>
      </w:del>
      <w:r w:rsidRPr="009C202C">
        <w:t xml:space="preserve"> operation functions as follows:</w:t>
      </w:r>
    </w:p>
    <w:p w14:paraId="253ED9EB" w14:textId="77777777" w:rsidR="004C02EF" w:rsidRPr="00675B74" w:rsidRDefault="004C02EF" w:rsidP="009A20C6">
      <w:pPr>
        <w:pStyle w:val="Alg2"/>
        <w:numPr>
          <w:ilvl w:val="0"/>
          <w:numId w:val="352"/>
        </w:numPr>
      </w:pPr>
      <w:r w:rsidRPr="009C202C">
        <w:t xml:space="preserve">Let </w:t>
      </w:r>
      <w:r w:rsidRPr="009C202C">
        <w:rPr>
          <w:i/>
        </w:rPr>
        <w:t>number</w:t>
      </w:r>
      <w:r w:rsidRPr="00675B74">
        <w:t xml:space="preserve"> be the result of calling ToNumber on the input argument</w:t>
      </w:r>
      <w:bookmarkEnd w:id="4283"/>
      <w:r w:rsidRPr="00675B74">
        <w:t>.</w:t>
      </w:r>
      <w:bookmarkStart w:id="4285" w:name="_Toc382212410"/>
    </w:p>
    <w:p w14:paraId="773AC863" w14:textId="77777777" w:rsidR="00CB4C00" w:rsidRDefault="002861C6" w:rsidP="00CB4C00">
      <w:pPr>
        <w:pStyle w:val="Alg4"/>
        <w:numPr>
          <w:ilvl w:val="0"/>
          <w:numId w:val="352"/>
        </w:numPr>
        <w:contextualSpacing/>
        <w:rPr>
          <w:ins w:id="4286" w:author="Rev 6 Allen Wirfs-Brock" w:date="2012-02-16T18:21:00Z"/>
        </w:rPr>
      </w:pPr>
      <w:ins w:id="4287" w:author="Rev 6 Allen Wirfs-Brock" w:date="2012-02-23T13:22:00Z">
        <w:r>
          <w:t>ReturnIfAbrupt(</w:t>
        </w:r>
        <w:r>
          <w:rPr>
            <w:i/>
          </w:rPr>
          <w:t>number</w:t>
        </w:r>
        <w:r>
          <w:t>)</w:t>
        </w:r>
      </w:ins>
      <w:ins w:id="4288" w:author="Rev 6 Allen Wirfs-Brock" w:date="2012-02-16T18:21:00Z">
        <w:r w:rsidR="00CB4C00">
          <w:t>.</w:t>
        </w:r>
      </w:ins>
    </w:p>
    <w:p w14:paraId="25266AC3" w14:textId="77777777" w:rsidR="004C02EF" w:rsidRPr="00E77497" w:rsidRDefault="004C02EF" w:rsidP="009A20C6">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bookmarkEnd w:id="4285"/>
      <w:r w:rsidRPr="00E77497">
        <w:t>.</w:t>
      </w:r>
      <w:bookmarkStart w:id="4289" w:name="_Toc382212411"/>
    </w:p>
    <w:p w14:paraId="4DDA8ACA" w14:textId="77777777" w:rsidR="004C02EF" w:rsidRPr="00E77497" w:rsidRDefault="004C02EF" w:rsidP="009A20C6">
      <w:pPr>
        <w:pStyle w:val="Alg2"/>
        <w:numPr>
          <w:ilvl w:val="0"/>
          <w:numId w:val="352"/>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4289"/>
      <w:r w:rsidRPr="00E77497">
        <w:t>.</w:t>
      </w:r>
      <w:bookmarkStart w:id="4290" w:name="_Toc382212413"/>
    </w:p>
    <w:p w14:paraId="540B39F4" w14:textId="77777777" w:rsidR="004C02EF" w:rsidRPr="00E77497" w:rsidRDefault="004C02EF" w:rsidP="009A20C6">
      <w:pPr>
        <w:pStyle w:val="Alg2"/>
        <w:numPr>
          <w:ilvl w:val="0"/>
          <w:numId w:val="352"/>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4290"/>
      <w:r w:rsidRPr="00E77497">
        <w:t>.</w:t>
      </w:r>
    </w:p>
    <w:p w14:paraId="4DBB25EC" w14:textId="77777777" w:rsidR="004C02EF" w:rsidRPr="00E77497" w:rsidRDefault="004C02EF" w:rsidP="009A20C6">
      <w:pPr>
        <w:pStyle w:val="Alg2"/>
        <w:numPr>
          <w:ilvl w:val="0"/>
          <w:numId w:val="352"/>
        </w:numPr>
        <w:spacing w:after="220"/>
      </w:pPr>
      <w:r w:rsidRPr="00E77497">
        <w:t xml:space="preserve">Return </w:t>
      </w:r>
      <w:r w:rsidRPr="00E77497">
        <w:rPr>
          <w:i/>
        </w:rPr>
        <w:t>int32bit</w:t>
      </w:r>
      <w:r w:rsidRPr="00E77497">
        <w:t>.</w:t>
      </w:r>
    </w:p>
    <w:p w14:paraId="1FAAB83C" w14:textId="77777777" w:rsidR="004C02EF" w:rsidRPr="00E77497" w:rsidRDefault="004C02EF" w:rsidP="004C02EF">
      <w:pPr>
        <w:pStyle w:val="Note"/>
        <w:spacing w:after="120"/>
      </w:pPr>
      <w:r w:rsidRPr="00E77497">
        <w:t>NOTE</w:t>
      </w:r>
      <w:r w:rsidRPr="00E77497">
        <w:tab/>
        <w:t>Given the above definition of ToUInt32:</w:t>
      </w:r>
    </w:p>
    <w:p w14:paraId="736AA60B" w14:textId="77777777" w:rsidR="004C02EF" w:rsidRPr="00E77497" w:rsidRDefault="004C02EF" w:rsidP="004C02EF">
      <w:pPr>
        <w:pStyle w:val="Note"/>
        <w:numPr>
          <w:ilvl w:val="0"/>
          <w:numId w:val="39"/>
        </w:numPr>
        <w:tabs>
          <w:tab w:val="clear" w:pos="960"/>
          <w:tab w:val="left" w:pos="360"/>
        </w:tabs>
        <w:ind w:left="360"/>
        <w:contextualSpacing/>
      </w:pPr>
      <w:r w:rsidRPr="00E77497">
        <w:t>Step 5 is the only difference between ToUint32 and ToInt32.</w:t>
      </w:r>
    </w:p>
    <w:p w14:paraId="5D70E270" w14:textId="77777777" w:rsidR="004C02EF" w:rsidRPr="00E77497" w:rsidRDefault="004C02EF" w:rsidP="004C02EF">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14:paraId="4EABD900" w14:textId="77777777" w:rsidR="004C02EF" w:rsidRPr="00E77497" w:rsidRDefault="004C02EF" w:rsidP="004C02EF">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bookmarkStart w:id="4291" w:name="_Toc375031138"/>
      <w:bookmarkStart w:id="4292" w:name="_Ref379262870"/>
      <w:bookmarkStart w:id="4293" w:name="_Toc381513656"/>
      <w:bookmarkStart w:id="4294" w:name="_Toc382202799"/>
      <w:bookmarkStart w:id="4295" w:name="_Toc382203019"/>
      <w:bookmarkStart w:id="4296" w:name="_Toc382212178"/>
      <w:bookmarkStart w:id="4297" w:name="_Toc382212414"/>
      <w:bookmarkStart w:id="4298" w:name="_Toc382291523"/>
    </w:p>
    <w:p w14:paraId="31B0A792"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bookmarkStart w:id="4299" w:name="_Ref383930447"/>
      <w:bookmarkStart w:id="4300" w:name="_Toc385672162"/>
      <w:bookmarkStart w:id="4301" w:name="_Toc393690257"/>
    </w:p>
    <w:p w14:paraId="61196C52" w14:textId="77777777" w:rsidR="004C02EF" w:rsidRPr="00E77497" w:rsidRDefault="004C02EF" w:rsidP="006E1632">
      <w:pPr>
        <w:pStyle w:val="30"/>
        <w:numPr>
          <w:ilvl w:val="0"/>
          <w:numId w:val="0"/>
        </w:numPr>
      </w:pPr>
      <w:bookmarkStart w:id="4302" w:name="_Hlt458400770"/>
      <w:bookmarkStart w:id="4303" w:name="_Ref424532099"/>
      <w:bookmarkStart w:id="4304" w:name="_Toc472818795"/>
      <w:bookmarkStart w:id="4305" w:name="_Toc235503365"/>
      <w:bookmarkStart w:id="4306" w:name="_Toc241509140"/>
      <w:bookmarkStart w:id="4307" w:name="_Toc244416627"/>
      <w:bookmarkStart w:id="4308" w:name="_Toc276630991"/>
      <w:bookmarkStart w:id="4309" w:name="_Toc329528718"/>
      <w:bookmarkEnd w:id="4302"/>
      <w:r w:rsidRPr="00E77497">
        <w:t>9</w:t>
      </w:r>
      <w:ins w:id="4310" w:author="Rev 6 Allen Wirfs-Brock" w:date="2012-02-22T15:49:00Z">
        <w:r w:rsidR="00852030">
          <w:t>.1</w:t>
        </w:r>
      </w:ins>
      <w:r w:rsidRPr="00E77497">
        <w:t>.7</w:t>
      </w:r>
      <w:r w:rsidRPr="00E77497">
        <w:tab/>
        <w:t>ToUint16: (Unsigned 16 Bit Integer</w:t>
      </w:r>
      <w:bookmarkEnd w:id="4299"/>
      <w:bookmarkEnd w:id="4300"/>
      <w:bookmarkEnd w:id="4301"/>
      <w:r w:rsidRPr="00E77497">
        <w:t>)</w:t>
      </w:r>
      <w:bookmarkEnd w:id="4303"/>
      <w:bookmarkEnd w:id="4304"/>
      <w:bookmarkEnd w:id="4305"/>
      <w:bookmarkEnd w:id="4306"/>
      <w:bookmarkEnd w:id="4307"/>
      <w:bookmarkEnd w:id="4308"/>
      <w:bookmarkEnd w:id="4309"/>
    </w:p>
    <w:p w14:paraId="275D6F4A" w14:textId="77777777" w:rsidR="004C02EF" w:rsidRPr="00E65A34" w:rsidRDefault="004C02EF" w:rsidP="004C02EF">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46833A22" w14:textId="77777777" w:rsidR="004C02EF" w:rsidRPr="009C202C" w:rsidRDefault="004C02EF" w:rsidP="009A20C6">
      <w:pPr>
        <w:pStyle w:val="Alg2"/>
        <w:numPr>
          <w:ilvl w:val="0"/>
          <w:numId w:val="353"/>
        </w:numPr>
      </w:pPr>
      <w:r w:rsidRPr="009C202C">
        <w:t xml:space="preserve">Let </w:t>
      </w:r>
      <w:r w:rsidRPr="009C202C">
        <w:rPr>
          <w:i/>
        </w:rPr>
        <w:t>number</w:t>
      </w:r>
      <w:r w:rsidRPr="009C202C">
        <w:t xml:space="preserve"> be the result of calling ToNumber on the input argument.</w:t>
      </w:r>
    </w:p>
    <w:p w14:paraId="3359F26F" w14:textId="77777777" w:rsidR="00CB4C00" w:rsidRDefault="002861C6" w:rsidP="00CB4C00">
      <w:pPr>
        <w:pStyle w:val="Alg4"/>
        <w:numPr>
          <w:ilvl w:val="0"/>
          <w:numId w:val="353"/>
        </w:numPr>
        <w:contextualSpacing/>
        <w:rPr>
          <w:ins w:id="4311" w:author="Rev 6 Allen Wirfs-Brock" w:date="2012-02-16T18:21:00Z"/>
        </w:rPr>
      </w:pPr>
      <w:ins w:id="4312" w:author="Rev 6 Allen Wirfs-Brock" w:date="2012-02-23T13:22:00Z">
        <w:r>
          <w:t>ReturnIfAbrupt(</w:t>
        </w:r>
        <w:r>
          <w:rPr>
            <w:i/>
          </w:rPr>
          <w:t>number</w:t>
        </w:r>
        <w:r>
          <w:t>)</w:t>
        </w:r>
      </w:ins>
      <w:ins w:id="4313" w:author="Rev 6 Allen Wirfs-Brock" w:date="2012-02-16T18:21:00Z">
        <w:r w:rsidR="00CB4C00">
          <w:t>.</w:t>
        </w:r>
      </w:ins>
    </w:p>
    <w:p w14:paraId="1CB65C20" w14:textId="77777777" w:rsidR="004C02EF" w:rsidRPr="00E77497" w:rsidRDefault="004C02EF" w:rsidP="009A20C6">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1AF8FC43" w14:textId="77777777" w:rsidR="004C02EF" w:rsidRPr="00E77497" w:rsidRDefault="004C02EF" w:rsidP="009A20C6">
      <w:pPr>
        <w:pStyle w:val="Alg2"/>
        <w:numPr>
          <w:ilvl w:val="0"/>
          <w:numId w:val="353"/>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5CF25880" w14:textId="77777777" w:rsidR="004C02EF" w:rsidRPr="00E77497" w:rsidRDefault="004C02EF" w:rsidP="009A20C6">
      <w:pPr>
        <w:pStyle w:val="Alg2"/>
        <w:numPr>
          <w:ilvl w:val="0"/>
          <w:numId w:val="353"/>
        </w:numPr>
      </w:pPr>
      <w:r w:rsidRPr="00E77497">
        <w:t xml:space="preserve">Let </w:t>
      </w:r>
      <w:r w:rsidRPr="00E77497">
        <w:rPr>
          <w:i/>
        </w:rPr>
        <w:t>int16bit</w:t>
      </w:r>
      <w:r w:rsidRPr="00E77497">
        <w:t xml:space="preserve"> be </w:t>
      </w:r>
      <w:r w:rsidRPr="00E77497">
        <w:rPr>
          <w:i/>
        </w:rPr>
        <w:t>posInt</w:t>
      </w:r>
      <w:r w:rsidRPr="00E77497">
        <w:t xml:space="preserve"> modulo 2</w:t>
      </w:r>
      <w:r w:rsidRPr="00E77497">
        <w:rPr>
          <w:vertAlign w:val="superscript"/>
        </w:rPr>
        <w:t>16</w:t>
      </w:r>
      <w:r w:rsidRPr="00E77497">
        <w:t xml:space="preserve">; that is, a finite integer value </w:t>
      </w:r>
      <w:r w:rsidRPr="00E77497">
        <w:rPr>
          <w:i/>
        </w:rPr>
        <w:t>k</w:t>
      </w:r>
      <w:r w:rsidRPr="00E77497">
        <w:t xml:space="preserve"> of Number type with positive sign and less than 2</w:t>
      </w:r>
      <w:r w:rsidRPr="00E77497">
        <w:rPr>
          <w:vertAlign w:val="superscript"/>
        </w:rPr>
        <w:t>16</w:t>
      </w:r>
      <w:r w:rsidRPr="00E77497">
        <w:t xml:space="preserve"> in magnitude such that the mathematical difference of </w:t>
      </w:r>
      <w:r w:rsidRPr="00E77497">
        <w:rPr>
          <w:i/>
        </w:rPr>
        <w:t>posInt</w:t>
      </w:r>
      <w:r w:rsidRPr="00E77497">
        <w:t xml:space="preserve"> and </w:t>
      </w:r>
      <w:r w:rsidRPr="00E77497">
        <w:rPr>
          <w:i/>
        </w:rPr>
        <w:t>k</w:t>
      </w:r>
      <w:r w:rsidRPr="00E77497">
        <w:t xml:space="preserve"> is mathematically an integer multiple of 2</w:t>
      </w:r>
      <w:r w:rsidRPr="00E77497">
        <w:rPr>
          <w:vertAlign w:val="superscript"/>
        </w:rPr>
        <w:t>16</w:t>
      </w:r>
      <w:r w:rsidRPr="00E77497">
        <w:t>.</w:t>
      </w:r>
    </w:p>
    <w:p w14:paraId="583A0F40" w14:textId="77777777" w:rsidR="004C02EF" w:rsidRPr="00E77497" w:rsidRDefault="004C02EF" w:rsidP="009A20C6">
      <w:pPr>
        <w:pStyle w:val="Alg2"/>
        <w:numPr>
          <w:ilvl w:val="0"/>
          <w:numId w:val="353"/>
        </w:numPr>
        <w:spacing w:after="220"/>
      </w:pPr>
      <w:r w:rsidRPr="00E77497">
        <w:t xml:space="preserve">Return </w:t>
      </w:r>
      <w:r w:rsidRPr="00E77497">
        <w:rPr>
          <w:i/>
        </w:rPr>
        <w:t>int16bit</w:t>
      </w:r>
      <w:r w:rsidRPr="00E77497">
        <w:t>.</w:t>
      </w:r>
    </w:p>
    <w:p w14:paraId="4667E18B" w14:textId="77777777" w:rsidR="004C02EF" w:rsidRPr="00E77497" w:rsidRDefault="004C02EF" w:rsidP="004C02EF">
      <w:pPr>
        <w:pStyle w:val="Note"/>
        <w:spacing w:after="120"/>
      </w:pPr>
      <w:r w:rsidRPr="00E77497">
        <w:t>NOTE</w:t>
      </w:r>
      <w:r w:rsidRPr="00E77497">
        <w:tab/>
        <w:t>Given the above definition of ToUint16:</w:t>
      </w:r>
    </w:p>
    <w:p w14:paraId="1A445C6D"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14:paraId="4B9A8DA6"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E77497">
        <w:rPr>
          <w:b/>
        </w:rPr>
        <w:t>+0</w:t>
      </w:r>
      <w:r w:rsidRPr="00E77497">
        <w:t>.</w:t>
      </w:r>
      <w:bookmarkStart w:id="4314" w:name="_Toc385672163"/>
      <w:bookmarkStart w:id="4315" w:name="_Toc393690258"/>
    </w:p>
    <w:p w14:paraId="03390129" w14:textId="77777777" w:rsidR="004C02EF" w:rsidRPr="00E77497" w:rsidRDefault="004C02EF" w:rsidP="006E1632">
      <w:pPr>
        <w:pStyle w:val="30"/>
        <w:numPr>
          <w:ilvl w:val="0"/>
          <w:numId w:val="0"/>
        </w:numPr>
      </w:pPr>
      <w:bookmarkStart w:id="4316" w:name="_Toc472818796"/>
      <w:bookmarkStart w:id="4317" w:name="_Toc235503366"/>
      <w:bookmarkStart w:id="4318" w:name="_Toc241509141"/>
      <w:bookmarkStart w:id="4319" w:name="_Toc244416628"/>
      <w:bookmarkStart w:id="4320" w:name="_Toc276630992"/>
      <w:bookmarkStart w:id="4321" w:name="_Toc329528719"/>
      <w:r w:rsidRPr="00E77497">
        <w:t>9</w:t>
      </w:r>
      <w:ins w:id="4322" w:author="Rev 6 Allen Wirfs-Brock" w:date="2012-02-22T15:49:00Z">
        <w:r w:rsidR="00852030">
          <w:t>.1</w:t>
        </w:r>
      </w:ins>
      <w:r w:rsidRPr="00E77497">
        <w:t>.8</w:t>
      </w:r>
      <w:r w:rsidRPr="00E77497">
        <w:tab/>
        <w:t>ToStrin</w:t>
      </w:r>
      <w:bookmarkEnd w:id="4291"/>
      <w:bookmarkEnd w:id="4292"/>
      <w:bookmarkEnd w:id="4293"/>
      <w:bookmarkEnd w:id="4294"/>
      <w:bookmarkEnd w:id="4295"/>
      <w:bookmarkEnd w:id="4296"/>
      <w:bookmarkEnd w:id="4297"/>
      <w:bookmarkEnd w:id="4298"/>
      <w:bookmarkEnd w:id="4314"/>
      <w:bookmarkEnd w:id="4315"/>
      <w:r w:rsidRPr="00E77497">
        <w:t>g</w:t>
      </w:r>
      <w:bookmarkEnd w:id="4316"/>
      <w:bookmarkEnd w:id="4317"/>
      <w:bookmarkEnd w:id="4318"/>
      <w:bookmarkEnd w:id="4319"/>
      <w:bookmarkEnd w:id="4320"/>
      <w:bookmarkEnd w:id="4321"/>
    </w:p>
    <w:p w14:paraId="3CEE2BEE" w14:textId="77777777" w:rsidR="004C02EF" w:rsidRPr="00E77497" w:rsidRDefault="004C02EF" w:rsidP="004C02EF">
      <w:pPr>
        <w:spacing w:after="120"/>
      </w:pPr>
      <w:r w:rsidRPr="00E77497">
        <w:t xml:space="preserve">The abstract operation ToString converts its </w:t>
      </w:r>
      <w:r w:rsidRPr="00FE23BC">
        <w:rPr>
          <w:i/>
        </w:rPr>
        <w:t>argument</w:t>
      </w:r>
      <w:r w:rsidRPr="00E77497">
        <w:t xml:space="preserve"> to a value of type String according to </w:t>
      </w:r>
      <w:ins w:id="4323" w:author="Rev 8 Allen Wirfs-Brock" w:date="2012-06-13T12:38:00Z">
        <w:r w:rsidR="00386630">
          <w:fldChar w:fldCharType="begin"/>
        </w:r>
        <w:r w:rsidR="00386630">
          <w:instrText xml:space="preserve"> REF _Ref327354467 \h </w:instrText>
        </w:r>
      </w:ins>
      <w:r w:rsidR="00386630">
        <w:fldChar w:fldCharType="separate"/>
      </w:r>
      <w:ins w:id="4324" w:author="Rev 8 Allen Wirfs-Brock" w:date="2012-06-15T19:42:00Z">
        <w:r w:rsidR="00606E07">
          <w:t xml:space="preserve">Table </w:t>
        </w:r>
        <w:r w:rsidR="00606E07">
          <w:rPr>
            <w:noProof/>
          </w:rPr>
          <w:t>15</w:t>
        </w:r>
      </w:ins>
      <w:ins w:id="4325" w:author="Rev 8 Allen Wirfs-Brock" w:date="2012-06-13T12:38:00Z">
        <w:r w:rsidR="00386630">
          <w:fldChar w:fldCharType="end"/>
        </w:r>
      </w:ins>
      <w:r w:rsidRPr="00E77497">
        <w:t>:</w:t>
      </w:r>
    </w:p>
    <w:p w14:paraId="18181F7C" w14:textId="77777777" w:rsidR="004C02EF" w:rsidRPr="00E77497" w:rsidRDefault="00386630" w:rsidP="00AA1FF6">
      <w:pPr>
        <w:pStyle w:val="Tabletitle"/>
      </w:pPr>
      <w:bookmarkStart w:id="4326" w:name="_Ref327354467"/>
      <w:ins w:id="4327" w:author="Rev 8 Allen Wirfs-Brock" w:date="2012-06-13T12:38:00Z">
        <w:r>
          <w:t xml:space="preserve">Table </w:t>
        </w:r>
        <w:r>
          <w:fldChar w:fldCharType="begin"/>
        </w:r>
        <w:r>
          <w:instrText xml:space="preserve"> SEQ Table \* ARABIC </w:instrText>
        </w:r>
      </w:ins>
      <w:r>
        <w:fldChar w:fldCharType="separate"/>
      </w:r>
      <w:ins w:id="4328" w:author="Rev 8 Allen Wirfs-Brock" w:date="2012-06-15T19:42:00Z">
        <w:r w:rsidR="00606E07">
          <w:rPr>
            <w:noProof/>
          </w:rPr>
          <w:t>15</w:t>
        </w:r>
      </w:ins>
      <w:ins w:id="4329" w:author="Rev 8 Allen Wirfs-Brock" w:date="2012-06-13T12:38:00Z">
        <w:r>
          <w:fldChar w:fldCharType="end"/>
        </w:r>
      </w:ins>
      <w:bookmarkEnd w:id="4326"/>
      <w:ins w:id="4330"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74EE1645" w14:textId="77777777" w:rsidTr="006E163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07C903E"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75B67D33" w14:textId="77777777" w:rsidR="004C02EF" w:rsidRPr="00E77497" w:rsidRDefault="004C02EF" w:rsidP="003A4B22">
            <w:pPr>
              <w:shd w:val="solid" w:color="C0C0C0" w:fill="FFFFFF"/>
              <w:spacing w:after="0"/>
              <w:rPr>
                <w:b/>
                <w:i/>
                <w:shd w:val="solid" w:color="C0C0C0" w:fill="FFFFFF"/>
              </w:rPr>
            </w:pPr>
            <w:r w:rsidRPr="00E77497">
              <w:rPr>
                <w:b/>
                <w:i/>
                <w:shd w:val="solid" w:color="C0C0C0" w:fill="FFFFFF"/>
              </w:rPr>
              <w:t>Result</w:t>
            </w:r>
          </w:p>
        </w:tc>
      </w:tr>
      <w:tr w:rsidR="00CB4C00" w:rsidRPr="00E77497" w14:paraId="14F39935" w14:textId="77777777" w:rsidTr="006E1632">
        <w:trPr>
          <w:jc w:val="center"/>
          <w:ins w:id="4331" w:author="Rev 6 Allen Wirfs-Brock" w:date="2012-02-16T18:24:00Z"/>
        </w:trPr>
        <w:tc>
          <w:tcPr>
            <w:tcW w:w="1998" w:type="dxa"/>
            <w:tcBorders>
              <w:top w:val="nil"/>
            </w:tcBorders>
          </w:tcPr>
          <w:p w14:paraId="6CD941EF" w14:textId="77777777" w:rsidR="00CB4C00" w:rsidRPr="00E77497" w:rsidRDefault="00CB4C00" w:rsidP="000348AE">
            <w:pPr>
              <w:keepNext/>
              <w:spacing w:after="60"/>
              <w:rPr>
                <w:ins w:id="4332" w:author="Rev 6 Allen Wirfs-Brock" w:date="2012-02-16T18:24:00Z"/>
              </w:rPr>
            </w:pPr>
            <w:ins w:id="4333" w:author="Rev 6 Allen Wirfs-Brock" w:date="2012-02-16T18:24:00Z">
              <w:r>
                <w:t>Completion Record</w:t>
              </w:r>
            </w:ins>
          </w:p>
        </w:tc>
        <w:tc>
          <w:tcPr>
            <w:tcW w:w="6858" w:type="dxa"/>
            <w:tcBorders>
              <w:top w:val="nil"/>
            </w:tcBorders>
          </w:tcPr>
          <w:p w14:paraId="65C36B2D" w14:textId="77777777" w:rsidR="00CB4C00" w:rsidRPr="00E77497" w:rsidRDefault="00CB4C00" w:rsidP="00E83F05">
            <w:pPr>
              <w:keepNext/>
              <w:spacing w:after="60"/>
              <w:rPr>
                <w:ins w:id="4334" w:author="Rev 6 Allen Wirfs-Brock" w:date="2012-02-16T18:24:00Z"/>
              </w:rPr>
            </w:pPr>
            <w:ins w:id="4335" w:author="Rev 6 Allen Wirfs-Brock" w:date="2012-02-16T18:24:00Z">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ins>
          </w:p>
        </w:tc>
      </w:tr>
      <w:tr w:rsidR="004C02EF" w:rsidRPr="00E77497" w14:paraId="49F24B98" w14:textId="77777777" w:rsidTr="006E1632">
        <w:trPr>
          <w:jc w:val="center"/>
        </w:trPr>
        <w:tc>
          <w:tcPr>
            <w:tcW w:w="1998" w:type="dxa"/>
            <w:tcBorders>
              <w:top w:val="nil"/>
            </w:tcBorders>
          </w:tcPr>
          <w:p w14:paraId="60494365" w14:textId="77777777" w:rsidR="004C02EF" w:rsidRPr="00E77497" w:rsidRDefault="004C02EF" w:rsidP="003A4B22">
            <w:pPr>
              <w:keepNext/>
              <w:spacing w:after="60"/>
            </w:pPr>
            <w:r w:rsidRPr="00E77497">
              <w:t>Undefined</w:t>
            </w:r>
          </w:p>
        </w:tc>
        <w:tc>
          <w:tcPr>
            <w:tcW w:w="6858" w:type="dxa"/>
            <w:tcBorders>
              <w:top w:val="nil"/>
            </w:tcBorders>
          </w:tcPr>
          <w:p w14:paraId="75AB5BEB"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"undefined"</w:t>
            </w:r>
          </w:p>
        </w:tc>
      </w:tr>
      <w:tr w:rsidR="004C02EF" w:rsidRPr="00E77497" w14:paraId="57BA45FD" w14:textId="77777777" w:rsidTr="006E1632">
        <w:trPr>
          <w:jc w:val="center"/>
        </w:trPr>
        <w:tc>
          <w:tcPr>
            <w:tcW w:w="1998" w:type="dxa"/>
          </w:tcPr>
          <w:p w14:paraId="6F4ADE8F" w14:textId="77777777" w:rsidR="004C02EF" w:rsidRPr="00E77497" w:rsidRDefault="004C02EF" w:rsidP="003A4B22">
            <w:pPr>
              <w:keepNext/>
              <w:spacing w:after="60"/>
            </w:pPr>
            <w:r w:rsidRPr="00E77497">
              <w:t>Null</w:t>
            </w:r>
          </w:p>
        </w:tc>
        <w:tc>
          <w:tcPr>
            <w:tcW w:w="6858" w:type="dxa"/>
          </w:tcPr>
          <w:p w14:paraId="2648F3B6"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"null"</w:t>
            </w:r>
          </w:p>
        </w:tc>
      </w:tr>
      <w:tr w:rsidR="004C02EF" w:rsidRPr="00E77497" w14:paraId="2B9CC55C" w14:textId="77777777" w:rsidTr="006E1632">
        <w:trPr>
          <w:jc w:val="center"/>
        </w:trPr>
        <w:tc>
          <w:tcPr>
            <w:tcW w:w="1998" w:type="dxa"/>
          </w:tcPr>
          <w:p w14:paraId="201BCF95" w14:textId="77777777" w:rsidR="004C02EF" w:rsidRPr="00E77497" w:rsidRDefault="004C02EF" w:rsidP="003A4B22">
            <w:pPr>
              <w:keepNext/>
              <w:spacing w:after="60"/>
            </w:pPr>
            <w:r w:rsidRPr="00E77497">
              <w:t>Boolean</w:t>
            </w:r>
          </w:p>
        </w:tc>
        <w:tc>
          <w:tcPr>
            <w:tcW w:w="6858" w:type="dxa"/>
          </w:tcPr>
          <w:p w14:paraId="65F74458" w14:textId="77777777" w:rsidR="004C02EF" w:rsidRPr="00E77497" w:rsidRDefault="004C02EF" w:rsidP="003A4B22">
            <w:pPr>
              <w:spacing w:after="60"/>
            </w:pPr>
            <w:r w:rsidRPr="00E77497">
              <w:t xml:space="preserve">If </w:t>
            </w:r>
            <w:del w:id="4336" w:author="Rev 6 Allen Wirfs-Brock" w:date="2012-02-16T18:28:00Z">
              <w:r w:rsidRPr="00E83F05" w:rsidDel="00E83F05">
                <w:rPr>
                  <w:i/>
                </w:rPr>
                <w:delText xml:space="preserve">the </w:delText>
              </w:r>
            </w:del>
            <w:r w:rsidRPr="00E83F05">
              <w:rPr>
                <w:i/>
              </w:rPr>
              <w:t>argument</w:t>
            </w:r>
            <w:r w:rsidRPr="00E77497">
              <w:t xml:space="preserve"> is </w:t>
            </w:r>
            <w:r w:rsidRPr="00E77497">
              <w:rPr>
                <w:b/>
              </w:rPr>
              <w:t>true</w:t>
            </w:r>
            <w:r w:rsidRPr="00E77497">
              <w:t xml:space="preserve">, then </w:t>
            </w:r>
            <w:ins w:id="4337" w:author="Rev 6 Allen Wirfs-Brock" w:date="2012-02-16T12:49:00Z">
              <w:r w:rsidR="00905436">
                <w:t>return</w:t>
              </w:r>
            </w:ins>
            <w:del w:id="4338" w:author="Rev 6 Allen Wirfs-Brock" w:date="2012-02-16T12:49:00Z">
              <w:r w:rsidRPr="00E77497" w:rsidDel="00905436">
                <w:delText>the result is</w:delText>
              </w:r>
            </w:del>
            <w:r w:rsidRPr="00E77497">
              <w:t xml:space="preserve"> </w:t>
            </w:r>
            <w:r w:rsidRPr="00E77497">
              <w:rPr>
                <w:rFonts w:ascii="Courier New" w:hAnsi="Courier New" w:cs="Courier New"/>
                <w:b/>
              </w:rPr>
              <w:t>"true"</w:t>
            </w:r>
            <w:r w:rsidRPr="00E77497">
              <w:t>.</w:t>
            </w:r>
          </w:p>
          <w:p w14:paraId="5A05CD2B" w14:textId="77777777" w:rsidR="004C02EF" w:rsidRPr="00E77497" w:rsidRDefault="004C02EF" w:rsidP="00E83F05">
            <w:pPr>
              <w:spacing w:after="60"/>
            </w:pPr>
            <w:r w:rsidRPr="00E77497">
              <w:t xml:space="preserve">If </w:t>
            </w:r>
            <w:del w:id="4339" w:author="Rev 6 Allen Wirfs-Brock" w:date="2012-02-16T18:29:00Z">
              <w:r w:rsidRPr="00E77497" w:rsidDel="00E83F05">
                <w:delText xml:space="preserve">the </w:delText>
              </w:r>
            </w:del>
            <w:r w:rsidRPr="00E83F05">
              <w:rPr>
                <w:i/>
              </w:rPr>
              <w:t>argument</w:t>
            </w:r>
            <w:r w:rsidRPr="00E77497">
              <w:t xml:space="preserve"> is </w:t>
            </w:r>
            <w:r w:rsidRPr="00E77497">
              <w:rPr>
                <w:b/>
              </w:rPr>
              <w:t>false</w:t>
            </w:r>
            <w:r w:rsidRPr="00E77497">
              <w:t xml:space="preserve">, then </w:t>
            </w:r>
            <w:ins w:id="4340" w:author="Rev 6 Allen Wirfs-Brock" w:date="2012-02-16T12:49:00Z">
              <w:r w:rsidR="00905436">
                <w:t>return</w:t>
              </w:r>
            </w:ins>
            <w:del w:id="4341" w:author="Rev 6 Allen Wirfs-Brock" w:date="2012-02-16T12:49:00Z">
              <w:r w:rsidRPr="00E77497" w:rsidDel="00905436">
                <w:delText>the result is</w:delText>
              </w:r>
            </w:del>
            <w:r w:rsidRPr="00E77497">
              <w:t xml:space="preserve"> </w:t>
            </w:r>
            <w:r w:rsidRPr="00E77497">
              <w:rPr>
                <w:rFonts w:ascii="Courier New" w:hAnsi="Courier New" w:cs="Courier New"/>
                <w:b/>
              </w:rPr>
              <w:t>"false"</w:t>
            </w:r>
            <w:r w:rsidRPr="00E77497">
              <w:rPr>
                <w:b/>
              </w:rPr>
              <w:t>.</w:t>
            </w:r>
          </w:p>
        </w:tc>
      </w:tr>
      <w:tr w:rsidR="004C02EF" w:rsidRPr="00E77497" w14:paraId="468F0457" w14:textId="77777777" w:rsidTr="006E1632">
        <w:trPr>
          <w:jc w:val="center"/>
        </w:trPr>
        <w:tc>
          <w:tcPr>
            <w:tcW w:w="1998" w:type="dxa"/>
          </w:tcPr>
          <w:p w14:paraId="384C32FD" w14:textId="77777777" w:rsidR="004C02EF" w:rsidRPr="00E77497" w:rsidRDefault="004C02EF" w:rsidP="003A4B22">
            <w:pPr>
              <w:keepNext/>
              <w:spacing w:after="60"/>
            </w:pPr>
            <w:r w:rsidRPr="00E77497">
              <w:t>Number</w:t>
            </w:r>
          </w:p>
        </w:tc>
        <w:tc>
          <w:tcPr>
            <w:tcW w:w="6858" w:type="dxa"/>
          </w:tcPr>
          <w:p w14:paraId="5E4CE235" w14:textId="77777777" w:rsidR="004C02EF" w:rsidRPr="00E77497" w:rsidRDefault="004C02EF" w:rsidP="003A4B22">
            <w:pPr>
              <w:spacing w:after="60"/>
            </w:pPr>
            <w:r w:rsidRPr="00E77497">
              <w:t>See 9.8.1.</w:t>
            </w:r>
          </w:p>
        </w:tc>
      </w:tr>
      <w:tr w:rsidR="004C02EF" w:rsidRPr="00E77497" w14:paraId="2C0919C6" w14:textId="77777777" w:rsidTr="006E1632">
        <w:trPr>
          <w:jc w:val="center"/>
        </w:trPr>
        <w:tc>
          <w:tcPr>
            <w:tcW w:w="1998" w:type="dxa"/>
          </w:tcPr>
          <w:p w14:paraId="77A64575" w14:textId="77777777" w:rsidR="004C02EF" w:rsidRPr="00E77497" w:rsidRDefault="004C02EF" w:rsidP="003A4B22">
            <w:pPr>
              <w:keepNext/>
              <w:spacing w:after="60"/>
            </w:pPr>
            <w:r w:rsidRPr="00E77497">
              <w:t>String</w:t>
            </w:r>
          </w:p>
        </w:tc>
        <w:tc>
          <w:tcPr>
            <w:tcW w:w="6858" w:type="dxa"/>
          </w:tcPr>
          <w:p w14:paraId="40C3A120" w14:textId="77777777" w:rsidR="004C02EF" w:rsidRPr="00E77497" w:rsidRDefault="004C02EF" w:rsidP="00E83F05">
            <w:pPr>
              <w:spacing w:after="60"/>
            </w:pPr>
            <w:r w:rsidRPr="00E77497">
              <w:t xml:space="preserve">Return </w:t>
            </w:r>
            <w:del w:id="4342" w:author="Rev 6 Allen Wirfs-Brock" w:date="2012-02-16T18:29:00Z">
              <w:r w:rsidRPr="00E77497" w:rsidDel="00E83F05">
                <w:delText xml:space="preserve">the input </w:delText>
              </w:r>
            </w:del>
            <w:r w:rsidRPr="00E83F05">
              <w:rPr>
                <w:i/>
              </w:rPr>
              <w:t>argument</w:t>
            </w:r>
            <w:r w:rsidRPr="00E77497">
              <w:t xml:space="preserve"> (no conversion)</w:t>
            </w:r>
          </w:p>
        </w:tc>
      </w:tr>
      <w:tr w:rsidR="004C02EF" w:rsidRPr="00E77497" w14:paraId="1AF259EB" w14:textId="77777777" w:rsidTr="006E1632">
        <w:trPr>
          <w:jc w:val="center"/>
        </w:trPr>
        <w:tc>
          <w:tcPr>
            <w:tcW w:w="1998" w:type="dxa"/>
          </w:tcPr>
          <w:p w14:paraId="742E8FE7" w14:textId="77777777" w:rsidR="004C02EF" w:rsidRPr="00E77497" w:rsidRDefault="004C02EF" w:rsidP="003A4B22">
            <w:pPr>
              <w:keepNext/>
              <w:spacing w:after="60"/>
            </w:pPr>
            <w:r w:rsidRPr="00E77497">
              <w:t>Object</w:t>
            </w:r>
          </w:p>
        </w:tc>
        <w:tc>
          <w:tcPr>
            <w:tcW w:w="6858" w:type="dxa"/>
          </w:tcPr>
          <w:p w14:paraId="39537BFE" w14:textId="77777777" w:rsidR="004C02EF" w:rsidRPr="00E77497" w:rsidRDefault="004C02EF" w:rsidP="003A4B22">
            <w:pPr>
              <w:spacing w:after="60"/>
            </w:pPr>
            <w:r w:rsidRPr="00E77497">
              <w:t>Apply the following steps</w:t>
            </w:r>
            <w:bookmarkStart w:id="4343" w:name="_Toc382212415"/>
            <w:r w:rsidRPr="00E77497">
              <w:t>:</w:t>
            </w:r>
          </w:p>
          <w:p w14:paraId="52C8887A" w14:textId="77777777" w:rsidR="004C02EF" w:rsidRPr="00E77497" w:rsidRDefault="004C02EF" w:rsidP="003A4B2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del w:id="4344" w:author="Rev 6 Allen Wirfs-Brock" w:date="2012-02-16T18:29:00Z">
              <w:r w:rsidRPr="00E83F05" w:rsidDel="00E83F05">
                <w:rPr>
                  <w:rFonts w:ascii="Times New Roman" w:hAnsi="Times New Roman"/>
                  <w:i/>
                </w:rPr>
                <w:delText xml:space="preserve">input </w:delText>
              </w:r>
            </w:del>
            <w:r w:rsidRPr="00E83F05">
              <w:rPr>
                <w:rFonts w:ascii="Times New Roman" w:hAnsi="Times New Roman"/>
                <w:i/>
              </w:rPr>
              <w:t>argument</w:t>
            </w:r>
            <w:r w:rsidRPr="00E77497">
              <w:rPr>
                <w:rFonts w:ascii="Times New Roman" w:hAnsi="Times New Roman"/>
              </w:rPr>
              <w:t>, hint String)</w:t>
            </w:r>
            <w:bookmarkStart w:id="4345" w:name="_Toc382212416"/>
            <w:bookmarkEnd w:id="4343"/>
            <w:r w:rsidRPr="00E77497">
              <w:rPr>
                <w:rFonts w:ascii="Times New Roman" w:hAnsi="Times New Roman"/>
              </w:rPr>
              <w:t>.</w:t>
            </w:r>
          </w:p>
          <w:p w14:paraId="72289BEA" w14:textId="77777777" w:rsidR="004C02EF" w:rsidRPr="00E77497" w:rsidRDefault="004C02EF" w:rsidP="003A4B22">
            <w:pPr>
              <w:spacing w:after="0"/>
            </w:pPr>
            <w:r w:rsidRPr="00E77497">
              <w:rPr>
                <w:rFonts w:ascii="Times New Roman" w:hAnsi="Times New Roman"/>
              </w:rPr>
              <w:t>2. Return ToString(</w:t>
            </w:r>
            <w:r w:rsidRPr="00E77497">
              <w:rPr>
                <w:rFonts w:ascii="Times New Roman" w:hAnsi="Times New Roman"/>
                <w:i/>
              </w:rPr>
              <w:t>primValue</w:t>
            </w:r>
            <w:bookmarkEnd w:id="4345"/>
            <w:r w:rsidRPr="00E77497">
              <w:rPr>
                <w:rFonts w:ascii="Times New Roman" w:hAnsi="Times New Roman"/>
              </w:rPr>
              <w:t>)</w:t>
            </w:r>
            <w:bookmarkStart w:id="4346" w:name="_Toc382212417"/>
            <w:r w:rsidRPr="00E77497">
              <w:rPr>
                <w:rFonts w:ascii="Times New Roman" w:hAnsi="Times New Roman"/>
              </w:rPr>
              <w:t>.</w:t>
            </w:r>
            <w:bookmarkEnd w:id="4346"/>
          </w:p>
        </w:tc>
      </w:tr>
    </w:tbl>
    <w:p w14:paraId="5E70543A" w14:textId="77777777" w:rsidR="004C02EF" w:rsidRPr="00E77497" w:rsidRDefault="004C02EF" w:rsidP="00AA1FF6">
      <w:pPr>
        <w:pStyle w:val="40"/>
        <w:numPr>
          <w:ilvl w:val="0"/>
          <w:numId w:val="0"/>
        </w:numPr>
        <w:spacing w:before="240"/>
      </w:pPr>
      <w:bookmarkStart w:id="4347" w:name="_Toc375031139"/>
      <w:bookmarkStart w:id="4348" w:name="_Toc381513657"/>
      <w:bookmarkStart w:id="4349" w:name="_Ref381522270"/>
      <w:bookmarkStart w:id="4350" w:name="_Toc382202800"/>
      <w:bookmarkStart w:id="4351" w:name="_Toc382203020"/>
      <w:bookmarkStart w:id="4352" w:name="_Toc382212179"/>
      <w:bookmarkStart w:id="4353" w:name="_Toc382212418"/>
      <w:bookmarkStart w:id="4354" w:name="_Toc382291524"/>
      <w:bookmarkStart w:id="4355" w:name="_Ref382713649"/>
      <w:bookmarkStart w:id="4356" w:name="_Ref384025880"/>
      <w:bookmarkStart w:id="4357" w:name="_Toc385672164"/>
      <w:bookmarkStart w:id="4358" w:name="_Toc393690259"/>
      <w:bookmarkStart w:id="4359" w:name="_Ref457790568"/>
      <w:bookmarkStart w:id="4360" w:name="_Toc472818797"/>
      <w:bookmarkStart w:id="4361" w:name="_Toc235503367"/>
      <w:bookmarkStart w:id="4362" w:name="_Toc241509142"/>
      <w:bookmarkStart w:id="4363" w:name="_Toc244416629"/>
      <w:bookmarkStart w:id="4364" w:name="_Toc276630993"/>
      <w:r w:rsidRPr="00E77497">
        <w:t>9</w:t>
      </w:r>
      <w:ins w:id="4365" w:author="Rev 6 Allen Wirfs-Brock" w:date="2012-02-22T15:49:00Z">
        <w:r w:rsidR="00852030">
          <w:t>.1</w:t>
        </w:r>
      </w:ins>
      <w:r w:rsidRPr="00E77497">
        <w:t>.8.1</w:t>
      </w:r>
      <w:r w:rsidRPr="00E77497">
        <w:tab/>
        <w:t>ToString Applied to the Number Typ</w:t>
      </w:r>
      <w:bookmarkEnd w:id="4347"/>
      <w:bookmarkEnd w:id="4348"/>
      <w:bookmarkEnd w:id="4349"/>
      <w:bookmarkEnd w:id="4350"/>
      <w:bookmarkEnd w:id="4351"/>
      <w:bookmarkEnd w:id="4352"/>
      <w:bookmarkEnd w:id="4353"/>
      <w:bookmarkEnd w:id="4354"/>
      <w:bookmarkEnd w:id="4355"/>
      <w:bookmarkEnd w:id="4356"/>
      <w:bookmarkEnd w:id="4357"/>
      <w:bookmarkEnd w:id="4358"/>
      <w:r w:rsidRPr="00E77497">
        <w:t>e</w:t>
      </w:r>
      <w:bookmarkEnd w:id="4359"/>
      <w:bookmarkEnd w:id="4360"/>
      <w:bookmarkEnd w:id="4361"/>
      <w:bookmarkEnd w:id="4362"/>
      <w:bookmarkEnd w:id="4363"/>
      <w:bookmarkEnd w:id="4364"/>
    </w:p>
    <w:p w14:paraId="165C1655" w14:textId="77777777" w:rsidR="004C02EF" w:rsidRPr="00E77497" w:rsidRDefault="004C02EF" w:rsidP="004C02EF">
      <w:r w:rsidRPr="00E77497">
        <w:t xml:space="preserve">The abstract operation ToString converts a Number </w:t>
      </w:r>
      <w:r w:rsidRPr="00E77497">
        <w:rPr>
          <w:rFonts w:ascii="Times New Roman" w:hAnsi="Times New Roman"/>
          <w:i/>
        </w:rPr>
        <w:t>m</w:t>
      </w:r>
      <w:r w:rsidRPr="00E77497">
        <w:t xml:space="preserve"> to String format as follows:</w:t>
      </w:r>
    </w:p>
    <w:p w14:paraId="65D16583"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2D3039FE"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2E2D923A"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254F8374"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infinity, return the String </w:t>
      </w:r>
      <w:r w:rsidRPr="00E77497">
        <w:rPr>
          <w:rFonts w:ascii="Courier New" w:hAnsi="Courier New"/>
          <w:b/>
        </w:rPr>
        <w:t>"Infinity"</w:t>
      </w:r>
      <w:r w:rsidRPr="00E77497">
        <w:t>.</w:t>
      </w:r>
    </w:p>
    <w:p w14:paraId="7672BE72" w14:textId="77777777" w:rsidR="004C02EF" w:rsidRPr="00E77497" w:rsidRDefault="004C02EF" w:rsidP="008E7E56">
      <w:pPr>
        <w:pStyle w:val="Alg3"/>
        <w:numPr>
          <w:ilvl w:val="0"/>
          <w:numId w:val="913"/>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2B011C4B" w14:textId="77777777" w:rsidR="004C02EF" w:rsidRPr="00E77497" w:rsidRDefault="004C02EF" w:rsidP="008E7E56">
      <w:pPr>
        <w:pStyle w:val="Alg3"/>
        <w:numPr>
          <w:ilvl w:val="0"/>
          <w:numId w:val="913"/>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s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64A72CE8" w14:textId="77777777" w:rsidR="004C02EF" w:rsidRPr="00E77497" w:rsidRDefault="004C02EF" w:rsidP="008E7E56">
      <w:pPr>
        <w:pStyle w:val="Alg3"/>
        <w:numPr>
          <w:ilvl w:val="0"/>
          <w:numId w:val="913"/>
        </w:numPr>
      </w:pPr>
      <w:r w:rsidRPr="00E77497">
        <w:t xml:space="preserve">If 0 &lt; n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7C729AF1" w14:textId="77777777" w:rsidR="004C02EF" w:rsidRPr="00E77497" w:rsidRDefault="004C02EF" w:rsidP="008E7E56">
      <w:pPr>
        <w:pStyle w:val="Alg3"/>
        <w:numPr>
          <w:ilvl w:val="0"/>
          <w:numId w:val="913"/>
        </w:numPr>
      </w:pPr>
      <w:r w:rsidRPr="00E77497">
        <w:t xml:space="preserve">If </w:t>
      </w:r>
      <w:r w:rsidRPr="00E77497">
        <w:sym w:font="Symbol" w:char="F02D"/>
      </w:r>
      <w:r w:rsidRPr="00E77497">
        <w:t xml:space="preserve">6 &lt; n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53AF0783" w14:textId="77777777" w:rsidR="004C02EF" w:rsidRPr="00E77497" w:rsidRDefault="004C02EF" w:rsidP="008E7E56">
      <w:pPr>
        <w:pStyle w:val="Alg3"/>
        <w:numPr>
          <w:ilvl w:val="0"/>
          <w:numId w:val="913"/>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7CBFFF15" w14:textId="77777777" w:rsidR="004C02EF" w:rsidRPr="00E77497" w:rsidRDefault="004C02EF" w:rsidP="008E7E56">
      <w:pPr>
        <w:pStyle w:val="Alg3"/>
        <w:numPr>
          <w:ilvl w:val="0"/>
          <w:numId w:val="913"/>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bookmarkStart w:id="4366" w:name="_Toc375031140"/>
      <w:bookmarkStart w:id="4367" w:name="_Toc381513658"/>
      <w:bookmarkStart w:id="4368" w:name="_Toc382202801"/>
      <w:bookmarkStart w:id="4369" w:name="_Toc382203021"/>
      <w:bookmarkStart w:id="4370" w:name="_Toc382212180"/>
      <w:bookmarkStart w:id="4371" w:name="_Toc382212419"/>
      <w:bookmarkStart w:id="4372" w:name="_Toc382291525"/>
      <w:bookmarkStart w:id="4373" w:name="_Toc385672165"/>
      <w:bookmarkStart w:id="4374" w:name="_Toc393690260"/>
    </w:p>
    <w:p w14:paraId="6CA9C84E" w14:textId="77777777" w:rsidR="004C02EF" w:rsidRPr="00E77497" w:rsidRDefault="004C02EF" w:rsidP="004C02EF">
      <w:pPr>
        <w:pStyle w:val="Note"/>
        <w:spacing w:after="60"/>
      </w:pPr>
      <w:r w:rsidRPr="00E77497">
        <w:t>NOTE 1</w:t>
      </w:r>
      <w:r w:rsidRPr="00E77497">
        <w:tab/>
        <w:t>The following observations may be useful as guidelines for implementations, but are not part of the normative requirements of this Standard:</w:t>
      </w:r>
    </w:p>
    <w:p w14:paraId="487645F5"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7C6697F3" w14:textId="77777777" w:rsidR="004C02EF" w:rsidRPr="00E77497" w:rsidRDefault="004C02EF" w:rsidP="004C02EF">
      <w:pPr>
        <w:pStyle w:val="Note"/>
        <w:numPr>
          <w:ilvl w:val="0"/>
          <w:numId w:val="39"/>
        </w:numPr>
        <w:tabs>
          <w:tab w:val="clear" w:pos="960"/>
          <w:tab w:val="left" w:pos="360"/>
        </w:tabs>
        <w:ind w:left="360"/>
      </w:pPr>
      <w:r w:rsidRPr="00E77497">
        <w:t>The least significant digit of s is not always uniquely determined by the requirements listed in step 5.</w:t>
      </w:r>
    </w:p>
    <w:p w14:paraId="06E03E37" w14:textId="77777777" w:rsidR="004C02EF" w:rsidRPr="00E77497" w:rsidRDefault="004C02EF" w:rsidP="004C02EF">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63BF7E0C" w14:textId="77777777" w:rsidR="004C02EF" w:rsidRPr="00E77497" w:rsidRDefault="004C02EF" w:rsidP="004C02EF">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445389CC" w14:textId="77777777" w:rsidR="004C02EF" w:rsidRPr="00E77497" w:rsidRDefault="004C02EF" w:rsidP="004C02EF">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53DA1F1D" w14:textId="77777777" w:rsidR="004C02EF" w:rsidRPr="00E77497" w:rsidRDefault="004C02EF" w:rsidP="004C02EF">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E77497">
        <w:rPr>
          <w:rFonts w:cs="Arial"/>
        </w:rPr>
        <w:t>http://cm.bell-labs.com/netlib/fp/dtoa.c.gz</w:t>
      </w:r>
      <w:r w:rsidRPr="00E77497">
        <w:t> and as</w:t>
      </w:r>
      <w:r w:rsidRPr="00E77497">
        <w:br/>
      </w:r>
      <w:r w:rsidRPr="00E77497">
        <w:rPr>
          <w:rFonts w:cs="Arial"/>
        </w:rPr>
        <w:t>http://cm.bell-labs.com/netlib/fp/g_fmt.c.gz</w:t>
      </w:r>
      <w:r w:rsidRPr="00E77497">
        <w:t xml:space="preserve"> and may also be found at the various </w:t>
      </w:r>
      <w:r w:rsidRPr="00E77497">
        <w:rPr>
          <w:rFonts w:ascii="Courier New" w:hAnsi="Courier New"/>
          <w:b/>
        </w:rPr>
        <w:t>netlib</w:t>
      </w:r>
      <w:r w:rsidRPr="00E77497">
        <w:t xml:space="preserve"> mirror sites.</w:t>
      </w:r>
    </w:p>
    <w:p w14:paraId="71E88ABA" w14:textId="77777777" w:rsidR="004C02EF" w:rsidRPr="00E77497" w:rsidRDefault="004C02EF" w:rsidP="00386630">
      <w:pPr>
        <w:pStyle w:val="30"/>
        <w:numPr>
          <w:ilvl w:val="0"/>
          <w:numId w:val="0"/>
        </w:numPr>
      </w:pPr>
      <w:bookmarkStart w:id="4375" w:name="_Ref455971449"/>
      <w:bookmarkStart w:id="4376" w:name="_Ref456011191"/>
      <w:bookmarkStart w:id="4377" w:name="_Toc472818798"/>
      <w:bookmarkStart w:id="4378" w:name="_Toc235503368"/>
      <w:bookmarkStart w:id="4379" w:name="_Toc241509143"/>
      <w:bookmarkStart w:id="4380" w:name="_Toc244416630"/>
      <w:bookmarkStart w:id="4381" w:name="_Toc276630994"/>
      <w:bookmarkStart w:id="4382" w:name="_Toc329528720"/>
      <w:r w:rsidRPr="00E77497">
        <w:t>9</w:t>
      </w:r>
      <w:ins w:id="4383" w:author="Rev 6 Allen Wirfs-Brock" w:date="2012-02-22T15:49:00Z">
        <w:r w:rsidR="00852030">
          <w:t>.1</w:t>
        </w:r>
      </w:ins>
      <w:r w:rsidRPr="00E77497">
        <w:t>.9</w:t>
      </w:r>
      <w:r w:rsidRPr="00E77497">
        <w:tab/>
        <w:t>ToObjec</w:t>
      </w:r>
      <w:bookmarkEnd w:id="4366"/>
      <w:bookmarkEnd w:id="4367"/>
      <w:bookmarkEnd w:id="4368"/>
      <w:bookmarkEnd w:id="4369"/>
      <w:bookmarkEnd w:id="4370"/>
      <w:bookmarkEnd w:id="4371"/>
      <w:bookmarkEnd w:id="4372"/>
      <w:bookmarkEnd w:id="4373"/>
      <w:bookmarkEnd w:id="4374"/>
      <w:r w:rsidRPr="00E77497">
        <w:t>t</w:t>
      </w:r>
      <w:bookmarkEnd w:id="4375"/>
      <w:bookmarkEnd w:id="4376"/>
      <w:bookmarkEnd w:id="4377"/>
      <w:bookmarkEnd w:id="4378"/>
      <w:bookmarkEnd w:id="4379"/>
      <w:bookmarkEnd w:id="4380"/>
      <w:bookmarkEnd w:id="4381"/>
      <w:bookmarkEnd w:id="4382"/>
    </w:p>
    <w:p w14:paraId="011EF0B1" w14:textId="77777777" w:rsidR="004C02EF" w:rsidRPr="00E77497" w:rsidRDefault="004C02EF" w:rsidP="004C02EF">
      <w:pPr>
        <w:spacing w:after="120"/>
      </w:pPr>
      <w:r w:rsidRPr="00E77497">
        <w:t xml:space="preserve">The abstract operation ToObject converts its </w:t>
      </w:r>
      <w:r w:rsidRPr="00B07504">
        <w:rPr>
          <w:i/>
        </w:rPr>
        <w:t>argument</w:t>
      </w:r>
      <w:r w:rsidRPr="00E77497">
        <w:t xml:space="preserve"> to a value of type Object according to </w:t>
      </w:r>
      <w:ins w:id="4384" w:author="Rev 8 Allen Wirfs-Brock" w:date="2012-06-13T12:39:00Z">
        <w:r w:rsidR="00386630">
          <w:fldChar w:fldCharType="begin"/>
        </w:r>
        <w:r w:rsidR="00386630">
          <w:instrText xml:space="preserve"> REF _Ref327354519 \h </w:instrText>
        </w:r>
      </w:ins>
      <w:r w:rsidR="00386630">
        <w:fldChar w:fldCharType="separate"/>
      </w:r>
      <w:ins w:id="4385" w:author="Rev 8 Allen Wirfs-Brock" w:date="2012-06-15T19:42:00Z">
        <w:r w:rsidR="00606E07">
          <w:t xml:space="preserve">Table </w:t>
        </w:r>
        <w:r w:rsidR="00606E07">
          <w:rPr>
            <w:noProof/>
          </w:rPr>
          <w:t>16</w:t>
        </w:r>
      </w:ins>
      <w:ins w:id="4386" w:author="Rev 8 Allen Wirfs-Brock" w:date="2012-06-13T12:39:00Z">
        <w:r w:rsidR="00386630">
          <w:fldChar w:fldCharType="end"/>
        </w:r>
      </w:ins>
      <w:r w:rsidRPr="00E77497">
        <w:t>:</w:t>
      </w:r>
    </w:p>
    <w:p w14:paraId="1B04782A" w14:textId="77777777" w:rsidR="004C02EF" w:rsidRPr="00E77497" w:rsidRDefault="00386630" w:rsidP="00AA1FF6">
      <w:pPr>
        <w:pStyle w:val="Tabletitle"/>
      </w:pPr>
      <w:bookmarkStart w:id="4387" w:name="_Ref327354519"/>
      <w:ins w:id="4388" w:author="Rev 8 Allen Wirfs-Brock" w:date="2012-06-13T12:39:00Z">
        <w:r>
          <w:t xml:space="preserve">Table </w:t>
        </w:r>
        <w:r>
          <w:fldChar w:fldCharType="begin"/>
        </w:r>
        <w:r>
          <w:instrText xml:space="preserve"> SEQ Table \* ARABIC </w:instrText>
        </w:r>
      </w:ins>
      <w:r>
        <w:fldChar w:fldCharType="separate"/>
      </w:r>
      <w:ins w:id="4389" w:author="Rev 8 Allen Wirfs-Brock" w:date="2012-06-15T19:42:00Z">
        <w:r w:rsidR="00606E07">
          <w:rPr>
            <w:noProof/>
          </w:rPr>
          <w:t>16</w:t>
        </w:r>
      </w:ins>
      <w:ins w:id="4390" w:author="Rev 8 Allen Wirfs-Brock" w:date="2012-06-13T12:39:00Z">
        <w:r>
          <w:fldChar w:fldCharType="end"/>
        </w:r>
      </w:ins>
      <w:bookmarkEnd w:id="4387"/>
      <w:ins w:id="4391" w:author="Allen Wirfs-Brock" w:date="2011-07-02T13:29:00Z">
        <w:r w:rsidR="008962D8" w:rsidRPr="00E77497">
          <w:rPr>
            <w:rFonts w:eastAsia="Arial Unicode MS"/>
          </w:rPr>
          <w:t xml:space="preserve"> </w:t>
        </w:r>
      </w:ins>
      <w:r w:rsidR="004C02EF" w:rsidRPr="00E77497">
        <w:rPr>
          <w:rFonts w:eastAsia="Arial Unicode MS"/>
        </w:rPr>
        <w:t xml:space="preserve">— </w:t>
      </w:r>
      <w:r w:rsidR="004C02EF" w:rsidRPr="00E77497">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DE12791" w14:textId="77777777" w:rsidTr="006E163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582B023"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51ABFBA1"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39396D" w:rsidRPr="00E77497" w14:paraId="7F741887" w14:textId="77777777" w:rsidTr="006E1632">
        <w:trPr>
          <w:jc w:val="center"/>
          <w:ins w:id="4392" w:author="Rev 6 Allen Wirfs-Brock" w:date="2012-02-16T14:57:00Z"/>
        </w:trPr>
        <w:tc>
          <w:tcPr>
            <w:tcW w:w="1998" w:type="dxa"/>
            <w:tcBorders>
              <w:top w:val="nil"/>
            </w:tcBorders>
          </w:tcPr>
          <w:p w14:paraId="51B7C030" w14:textId="77777777" w:rsidR="0039396D" w:rsidRPr="00E77497" w:rsidRDefault="0039396D" w:rsidP="003A4B22">
            <w:pPr>
              <w:keepNext/>
              <w:spacing w:after="60"/>
              <w:rPr>
                <w:ins w:id="4393" w:author="Rev 6 Allen Wirfs-Brock" w:date="2012-02-16T14:57:00Z"/>
              </w:rPr>
            </w:pPr>
            <w:ins w:id="4394" w:author="Rev 6 Allen Wirfs-Brock" w:date="2012-02-16T14:57:00Z">
              <w:r>
                <w:t>Completion Record</w:t>
              </w:r>
            </w:ins>
          </w:p>
        </w:tc>
        <w:tc>
          <w:tcPr>
            <w:tcW w:w="6858" w:type="dxa"/>
            <w:tcBorders>
              <w:top w:val="nil"/>
            </w:tcBorders>
          </w:tcPr>
          <w:p w14:paraId="1154DB77" w14:textId="77777777" w:rsidR="0039396D" w:rsidRPr="00E77497" w:rsidRDefault="0039396D" w:rsidP="00B07504">
            <w:pPr>
              <w:keepNext/>
              <w:spacing w:after="60"/>
              <w:rPr>
                <w:ins w:id="4395" w:author="Rev 6 Allen Wirfs-Brock" w:date="2012-02-16T14:57:00Z"/>
              </w:rPr>
            </w:pPr>
            <w:ins w:id="4396" w:author="Rev 6 Allen Wirfs-Brock" w:date="2012-02-16T14:58:00Z">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w:t>
              </w:r>
            </w:ins>
            <w:ins w:id="4397" w:author="Rev 6 Allen Wirfs-Brock" w:date="2012-02-16T14:59:00Z">
              <w:r>
                <w:t>[[</w:t>
              </w:r>
            </w:ins>
            <w:ins w:id="4398" w:author="Rev 6 Allen Wirfs-Brock" w:date="2012-02-16T14:58:00Z">
              <w:r>
                <w:t>value</w:t>
              </w:r>
            </w:ins>
            <w:ins w:id="4399" w:author="Rev 6 Allen Wirfs-Brock" w:date="2012-02-16T14:59:00Z">
              <w:r>
                <w:t>]]</w:t>
              </w:r>
            </w:ins>
            <w:ins w:id="4400" w:author="Rev 6 Allen Wirfs-Brock" w:date="2012-02-16T14:58:00Z">
              <w:r>
                <w:t>)</w:t>
              </w:r>
            </w:ins>
          </w:p>
        </w:tc>
      </w:tr>
      <w:tr w:rsidR="004C02EF" w:rsidRPr="00E77497" w14:paraId="30706C3D" w14:textId="77777777" w:rsidTr="006E1632">
        <w:trPr>
          <w:jc w:val="center"/>
        </w:trPr>
        <w:tc>
          <w:tcPr>
            <w:tcW w:w="1998" w:type="dxa"/>
            <w:tcBorders>
              <w:top w:val="nil"/>
            </w:tcBorders>
          </w:tcPr>
          <w:p w14:paraId="23DDEB01" w14:textId="77777777" w:rsidR="004C02EF" w:rsidRPr="00E77497" w:rsidRDefault="004C02EF" w:rsidP="003A4B22">
            <w:pPr>
              <w:keepNext/>
              <w:spacing w:after="60"/>
            </w:pPr>
            <w:r w:rsidRPr="00E77497">
              <w:t>Undefined</w:t>
            </w:r>
          </w:p>
        </w:tc>
        <w:tc>
          <w:tcPr>
            <w:tcW w:w="6858" w:type="dxa"/>
            <w:tcBorders>
              <w:top w:val="nil"/>
            </w:tcBorders>
          </w:tcPr>
          <w:p w14:paraId="138D57DD"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4EFA81FD" w14:textId="77777777" w:rsidTr="006E1632">
        <w:trPr>
          <w:jc w:val="center"/>
        </w:trPr>
        <w:tc>
          <w:tcPr>
            <w:tcW w:w="1998" w:type="dxa"/>
          </w:tcPr>
          <w:p w14:paraId="63F5276A" w14:textId="77777777" w:rsidR="004C02EF" w:rsidRPr="00E77497" w:rsidRDefault="004C02EF" w:rsidP="003A4B22">
            <w:pPr>
              <w:keepNext/>
              <w:spacing w:after="60"/>
            </w:pPr>
            <w:r w:rsidRPr="00E77497">
              <w:t>Null</w:t>
            </w:r>
          </w:p>
        </w:tc>
        <w:tc>
          <w:tcPr>
            <w:tcW w:w="6858" w:type="dxa"/>
          </w:tcPr>
          <w:p w14:paraId="4EF603BE"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46E9D648" w14:textId="77777777" w:rsidTr="006E1632">
        <w:trPr>
          <w:jc w:val="center"/>
        </w:trPr>
        <w:tc>
          <w:tcPr>
            <w:tcW w:w="1998" w:type="dxa"/>
          </w:tcPr>
          <w:p w14:paraId="7B59AB50" w14:textId="77777777" w:rsidR="004C02EF" w:rsidRPr="00E77497" w:rsidRDefault="004C02EF" w:rsidP="003A4B22">
            <w:pPr>
              <w:keepNext/>
              <w:spacing w:after="60"/>
            </w:pPr>
            <w:r w:rsidRPr="00E77497">
              <w:t>Boolean</w:t>
            </w:r>
          </w:p>
        </w:tc>
        <w:tc>
          <w:tcPr>
            <w:tcW w:w="6858" w:type="dxa"/>
          </w:tcPr>
          <w:p w14:paraId="3A0E0530" w14:textId="77777777" w:rsidR="004C02EF" w:rsidRPr="00E77497" w:rsidRDefault="00905436" w:rsidP="00E83F05">
            <w:pPr>
              <w:keepNext/>
              <w:spacing w:after="60"/>
            </w:pPr>
            <w:ins w:id="4401" w:author="Rev 6 Allen Wirfs-Brock" w:date="2012-02-16T12:50:00Z">
              <w:r>
                <w:t>Return</w:t>
              </w:r>
              <w:r w:rsidRPr="00E77497">
                <w:t xml:space="preserve"> </w:t>
              </w:r>
            </w:ins>
            <w:del w:id="4402" w:author="Rev 6 Allen Wirfs-Brock" w:date="2012-02-16T12:50:00Z">
              <w:r w:rsidR="004C02EF" w:rsidRPr="00E77497" w:rsidDel="00905436">
                <w:delText xml:space="preserve">Create </w:delText>
              </w:r>
            </w:del>
            <w:r w:rsidR="004C02EF" w:rsidRPr="00E77497">
              <w:t xml:space="preserve">a new Boolean object whose [[PrimitiveValue]] internal property is set to the value of </w:t>
            </w:r>
            <w:del w:id="4403" w:author="Rev 6 Allen Wirfs-Brock" w:date="2012-02-16T18:29:00Z">
              <w:r w:rsidR="004C02EF" w:rsidRPr="00E77497" w:rsidDel="00E83F05">
                <w:delText xml:space="preserve">the </w:delText>
              </w:r>
            </w:del>
            <w:r w:rsidR="004C02EF" w:rsidRPr="00E83F05">
              <w:rPr>
                <w:i/>
              </w:rPr>
              <w:t>argument</w:t>
            </w:r>
            <w:r w:rsidR="004C02EF" w:rsidRPr="00E77497">
              <w:t>. See 15.6 for a description of Boolean objects.</w:t>
            </w:r>
          </w:p>
        </w:tc>
      </w:tr>
      <w:tr w:rsidR="004C02EF" w:rsidRPr="00E77497" w14:paraId="4781F0C4" w14:textId="77777777" w:rsidTr="006E1632">
        <w:trPr>
          <w:jc w:val="center"/>
        </w:trPr>
        <w:tc>
          <w:tcPr>
            <w:tcW w:w="1998" w:type="dxa"/>
          </w:tcPr>
          <w:p w14:paraId="13CE6BD0" w14:textId="77777777" w:rsidR="004C02EF" w:rsidRPr="00E77497" w:rsidRDefault="004C02EF" w:rsidP="003A4B22">
            <w:pPr>
              <w:keepNext/>
              <w:spacing w:after="60"/>
            </w:pPr>
            <w:r w:rsidRPr="00E77497">
              <w:t>Number</w:t>
            </w:r>
          </w:p>
        </w:tc>
        <w:tc>
          <w:tcPr>
            <w:tcW w:w="6858" w:type="dxa"/>
          </w:tcPr>
          <w:p w14:paraId="710AD45D" w14:textId="77777777" w:rsidR="004C02EF" w:rsidRPr="00E77497" w:rsidRDefault="00905436" w:rsidP="00E83F05">
            <w:pPr>
              <w:keepNext/>
              <w:spacing w:after="60"/>
            </w:pPr>
            <w:ins w:id="4404" w:author="Rev 6 Allen Wirfs-Brock" w:date="2012-02-16T12:50:00Z">
              <w:r>
                <w:t>Return</w:t>
              </w:r>
              <w:r w:rsidRPr="00E77497">
                <w:t xml:space="preserve"> </w:t>
              </w:r>
            </w:ins>
            <w:del w:id="4405" w:author="Rev 6 Allen Wirfs-Brock" w:date="2012-02-16T12:50:00Z">
              <w:r w:rsidR="004C02EF" w:rsidRPr="00E77497" w:rsidDel="00905436">
                <w:delText xml:space="preserve">Create </w:delText>
              </w:r>
            </w:del>
            <w:r w:rsidR="004C02EF" w:rsidRPr="00E77497">
              <w:t xml:space="preserve">a new Number object whose [[PrimitiveValue]] internal property is set to the value of </w:t>
            </w:r>
            <w:del w:id="4406" w:author="Rev 6 Allen Wirfs-Brock" w:date="2012-02-16T18:30:00Z">
              <w:r w:rsidR="004C02EF" w:rsidRPr="00E83F05" w:rsidDel="00E83F05">
                <w:rPr>
                  <w:i/>
                </w:rPr>
                <w:delText xml:space="preserve">the </w:delText>
              </w:r>
            </w:del>
            <w:r w:rsidR="004C02EF" w:rsidRPr="00E83F05">
              <w:rPr>
                <w:i/>
              </w:rPr>
              <w:t>argument</w:t>
            </w:r>
            <w:r w:rsidR="004C02EF" w:rsidRPr="00E77497">
              <w:t>. See 15.7 for a description of Number objects.</w:t>
            </w:r>
          </w:p>
        </w:tc>
      </w:tr>
      <w:tr w:rsidR="004C02EF" w:rsidRPr="00E77497" w14:paraId="2A0A2ED3" w14:textId="77777777" w:rsidTr="006E1632">
        <w:trPr>
          <w:jc w:val="center"/>
        </w:trPr>
        <w:tc>
          <w:tcPr>
            <w:tcW w:w="1998" w:type="dxa"/>
          </w:tcPr>
          <w:p w14:paraId="5EFE6824" w14:textId="77777777" w:rsidR="004C02EF" w:rsidRPr="00E77497" w:rsidRDefault="004C02EF" w:rsidP="003A4B22">
            <w:pPr>
              <w:keepNext/>
              <w:spacing w:after="60"/>
            </w:pPr>
            <w:r w:rsidRPr="00E77497">
              <w:t>String</w:t>
            </w:r>
          </w:p>
        </w:tc>
        <w:tc>
          <w:tcPr>
            <w:tcW w:w="6858" w:type="dxa"/>
          </w:tcPr>
          <w:p w14:paraId="60EE1E38" w14:textId="77777777" w:rsidR="004C02EF" w:rsidRPr="00E77497" w:rsidRDefault="00905436" w:rsidP="00E83F05">
            <w:pPr>
              <w:keepNext/>
              <w:spacing w:after="60"/>
            </w:pPr>
            <w:ins w:id="4407" w:author="Rev 6 Allen Wirfs-Brock" w:date="2012-02-16T12:50:00Z">
              <w:r>
                <w:t>Return</w:t>
              </w:r>
              <w:r w:rsidRPr="00E77497">
                <w:t xml:space="preserve"> </w:t>
              </w:r>
            </w:ins>
            <w:del w:id="4408" w:author="Rev 6 Allen Wirfs-Brock" w:date="2012-02-16T12:50:00Z">
              <w:r w:rsidR="004C02EF" w:rsidRPr="00E77497" w:rsidDel="00905436">
                <w:delText xml:space="preserve">Create </w:delText>
              </w:r>
            </w:del>
            <w:r w:rsidR="004C02EF" w:rsidRPr="00E77497">
              <w:t xml:space="preserve">a new String object whose [[PrimitiveValue]] internal property is set to the value of </w:t>
            </w:r>
            <w:del w:id="4409" w:author="Rev 6 Allen Wirfs-Brock" w:date="2012-02-16T18:30:00Z">
              <w:r w:rsidR="004C02EF" w:rsidRPr="00E77497" w:rsidDel="00E83F05">
                <w:delText xml:space="preserve">the </w:delText>
              </w:r>
            </w:del>
            <w:r w:rsidR="004C02EF" w:rsidRPr="00E83F05">
              <w:rPr>
                <w:i/>
              </w:rPr>
              <w:t>argument</w:t>
            </w:r>
            <w:r w:rsidR="004C02EF" w:rsidRPr="00E77497">
              <w:t>. See 15.5 for a description of String objects.</w:t>
            </w:r>
          </w:p>
        </w:tc>
      </w:tr>
      <w:tr w:rsidR="004C02EF" w:rsidRPr="00E77497" w14:paraId="6FB6254F" w14:textId="77777777" w:rsidTr="006E1632">
        <w:trPr>
          <w:jc w:val="center"/>
        </w:trPr>
        <w:tc>
          <w:tcPr>
            <w:tcW w:w="1998" w:type="dxa"/>
          </w:tcPr>
          <w:p w14:paraId="63B31E61" w14:textId="77777777" w:rsidR="004C02EF" w:rsidRPr="00E77497" w:rsidRDefault="004C02EF" w:rsidP="003A4B22">
            <w:pPr>
              <w:spacing w:after="60"/>
            </w:pPr>
            <w:r w:rsidRPr="00E77497">
              <w:t>Object</w:t>
            </w:r>
          </w:p>
        </w:tc>
        <w:tc>
          <w:tcPr>
            <w:tcW w:w="6858" w:type="dxa"/>
          </w:tcPr>
          <w:p w14:paraId="69A16540" w14:textId="77777777" w:rsidR="004C02EF" w:rsidRPr="00E77497" w:rsidRDefault="00905436" w:rsidP="00E83F05">
            <w:pPr>
              <w:spacing w:after="60"/>
            </w:pPr>
            <w:ins w:id="4410" w:author="Rev 6 Allen Wirfs-Brock" w:date="2012-02-16T12:50:00Z">
              <w:r>
                <w:t>Return</w:t>
              </w:r>
            </w:ins>
            <w:del w:id="4411" w:author="Rev 6 Allen Wirfs-Brock" w:date="2012-02-16T12:50:00Z">
              <w:r w:rsidR="004C02EF" w:rsidRPr="00E77497" w:rsidDel="00905436">
                <w:delText>The result is</w:delText>
              </w:r>
            </w:del>
            <w:r w:rsidR="004C02EF" w:rsidRPr="00E77497">
              <w:t xml:space="preserve"> </w:t>
            </w:r>
            <w:del w:id="4412" w:author="Rev 6 Allen Wirfs-Brock" w:date="2012-02-16T18:30:00Z">
              <w:r w:rsidR="004C02EF" w:rsidRPr="00E77497" w:rsidDel="00E83F05">
                <w:delText xml:space="preserve">the input </w:delText>
              </w:r>
            </w:del>
            <w:r w:rsidR="004C02EF" w:rsidRPr="00E83F05">
              <w:rPr>
                <w:i/>
              </w:rPr>
              <w:t>argument</w:t>
            </w:r>
            <w:r w:rsidR="004C02EF" w:rsidRPr="00E77497">
              <w:t xml:space="preserve"> (no conversion).</w:t>
            </w:r>
          </w:p>
        </w:tc>
      </w:tr>
    </w:tbl>
    <w:p w14:paraId="39C23878" w14:textId="77777777" w:rsidR="001F7810" w:rsidRPr="00E77497" w:rsidRDefault="001F7810" w:rsidP="00D11231">
      <w:pPr>
        <w:pStyle w:val="30"/>
        <w:numPr>
          <w:ilvl w:val="0"/>
          <w:numId w:val="0"/>
        </w:numPr>
        <w:spacing w:before="200"/>
        <w:rPr>
          <w:ins w:id="4413" w:author="Rev 7 Allen Wirfs-Brock" w:date="2012-05-01T16:52:00Z"/>
        </w:rPr>
      </w:pPr>
      <w:bookmarkStart w:id="4414" w:name="_Toc235503369"/>
      <w:bookmarkStart w:id="4415" w:name="_Toc241509144"/>
      <w:bookmarkStart w:id="4416" w:name="_Toc244416631"/>
      <w:bookmarkStart w:id="4417" w:name="_Toc276630995"/>
      <w:bookmarkStart w:id="4418" w:name="_Toc381513659"/>
      <w:bookmarkStart w:id="4419" w:name="_Toc382202802"/>
      <w:bookmarkStart w:id="4420" w:name="_Toc382203022"/>
      <w:bookmarkStart w:id="4421" w:name="_Toc382212181"/>
      <w:bookmarkStart w:id="4422" w:name="_Toc382212420"/>
      <w:bookmarkStart w:id="4423" w:name="_Toc382291526"/>
      <w:bookmarkStart w:id="4424" w:name="_Toc385672166"/>
      <w:bookmarkStart w:id="4425" w:name="_Toc393690261"/>
      <w:bookmarkStart w:id="4426" w:name="_Ref449966566"/>
      <w:bookmarkStart w:id="4427" w:name="_Toc472818799"/>
      <w:bookmarkStart w:id="4428" w:name="_Toc329528721"/>
      <w:ins w:id="4429" w:author="Rev 7 Allen Wirfs-Brock" w:date="2012-05-01T16:52:00Z">
        <w:r w:rsidRPr="00E77497">
          <w:t>9</w:t>
        </w:r>
        <w:r>
          <w:t>.1</w:t>
        </w:r>
        <w:r w:rsidRPr="00E77497">
          <w:t>.</w:t>
        </w:r>
        <w:r>
          <w:t>10</w:t>
        </w:r>
        <w:r w:rsidRPr="00E77497">
          <w:tab/>
          <w:t>To</w:t>
        </w:r>
      </w:ins>
      <w:ins w:id="4430" w:author="Rev 7 Allen Wirfs-Brock" w:date="2012-05-01T16:53:00Z">
        <w:r>
          <w:t>PropertyKey</w:t>
        </w:r>
      </w:ins>
      <w:bookmarkEnd w:id="4428"/>
      <w:ins w:id="4431" w:author="Rev 7 Allen Wirfs-Brock" w:date="2012-05-01T16:52:00Z">
        <w:r w:rsidRPr="00E77497">
          <w:t xml:space="preserve"> </w:t>
        </w:r>
      </w:ins>
    </w:p>
    <w:p w14:paraId="6AFD154E" w14:textId="77777777" w:rsidR="001F7810" w:rsidRPr="009C202C" w:rsidRDefault="001F7810" w:rsidP="001F7810">
      <w:pPr>
        <w:rPr>
          <w:ins w:id="4432" w:author="Rev 7 Allen Wirfs-Brock" w:date="2012-05-01T16:52:00Z"/>
        </w:rPr>
      </w:pPr>
      <w:ins w:id="4433" w:author="Rev 7 Allen Wirfs-Brock" w:date="2012-05-01T16:52:00Z">
        <w:r w:rsidRPr="00E77497">
          <w:t>The abstract operation To</w:t>
        </w:r>
      </w:ins>
      <w:ins w:id="4434" w:author="Rev 7 Allen Wirfs-Brock" w:date="2012-05-01T16:54:00Z">
        <w:r>
          <w:t>Property</w:t>
        </w:r>
      </w:ins>
      <w:ins w:id="4435" w:author="Rev 9 Allen Wirfs-Brock" w:date="2012-07-07T16:35:00Z">
        <w:r w:rsidR="00D11231">
          <w:t>Key</w:t>
        </w:r>
      </w:ins>
      <w:ins w:id="4436" w:author="Rev 7 Allen Wirfs-Brock" w:date="2012-05-01T16:52:00Z">
        <w:r w:rsidRPr="00E77497">
          <w:t xml:space="preserve"> converts its </w:t>
        </w:r>
        <w:r w:rsidRPr="006C4D5D">
          <w:rPr>
            <w:rFonts w:ascii="Times New Roman" w:hAnsi="Times New Roman"/>
            <w:i/>
          </w:rPr>
          <w:t>argument</w:t>
        </w:r>
        <w:r w:rsidRPr="00E77497">
          <w:t xml:space="preserve"> to </w:t>
        </w:r>
      </w:ins>
      <w:ins w:id="4437" w:author="Rev 7 Allen Wirfs-Brock" w:date="2012-05-01T16:54:00Z">
        <w:r>
          <w:t xml:space="preserve">a </w:t>
        </w:r>
      </w:ins>
      <w:ins w:id="4438" w:author="Rev 7 Allen Wirfs-Brock" w:date="2012-05-01T16:55:00Z">
        <w:r w:rsidR="006C4D5D">
          <w:t>value that can be used as a</w:t>
        </w:r>
      </w:ins>
      <w:ins w:id="4439" w:author="Rev 7 Allen Wirfs-Brock" w:date="2012-05-01T16:54:00Z">
        <w:r w:rsidR="006C4D5D">
          <w:t>property key</w:t>
        </w:r>
      </w:ins>
      <w:ins w:id="4440" w:author="Rev 7 Allen Wirfs-Brock" w:date="2012-05-01T16:55:00Z">
        <w:r w:rsidR="006C4D5D">
          <w:t xml:space="preserve"> by performing the following steps</w:t>
        </w:r>
      </w:ins>
      <w:ins w:id="4441" w:author="Rev 7 Allen Wirfs-Brock" w:date="2012-05-01T16:52:00Z">
        <w:r w:rsidRPr="009C202C">
          <w:t>:</w:t>
        </w:r>
      </w:ins>
    </w:p>
    <w:p w14:paraId="0A2736A5" w14:textId="77777777" w:rsidR="001F7810" w:rsidRDefault="001F7810" w:rsidP="001F7810">
      <w:pPr>
        <w:pStyle w:val="Alg4"/>
        <w:numPr>
          <w:ilvl w:val="0"/>
          <w:numId w:val="788"/>
        </w:numPr>
        <w:contextualSpacing/>
        <w:rPr>
          <w:ins w:id="4442" w:author="Rev 7 Allen Wirfs-Brock" w:date="2012-05-01T16:52:00Z"/>
        </w:rPr>
      </w:pPr>
      <w:ins w:id="4443" w:author="Rev 7 Allen Wirfs-Brock" w:date="2012-05-01T16:52:00Z">
        <w:r>
          <w:t>ReturnIfAbrupt(</w:t>
        </w:r>
      </w:ins>
      <w:ins w:id="4444" w:author="Rev 7 Allen Wirfs-Brock" w:date="2012-05-01T16:55:00Z">
        <w:r w:rsidR="006C4D5D">
          <w:rPr>
            <w:i/>
          </w:rPr>
          <w:t>argument</w:t>
        </w:r>
      </w:ins>
      <w:ins w:id="4445" w:author="Rev 7 Allen Wirfs-Brock" w:date="2012-05-01T16:52:00Z">
        <w:r>
          <w:t>).</w:t>
        </w:r>
      </w:ins>
    </w:p>
    <w:p w14:paraId="1D67FB3C" w14:textId="77777777" w:rsidR="006C4D5D" w:rsidRDefault="006C4D5D" w:rsidP="001F7810">
      <w:pPr>
        <w:pStyle w:val="Alg2"/>
        <w:numPr>
          <w:ilvl w:val="0"/>
          <w:numId w:val="788"/>
        </w:numPr>
        <w:rPr>
          <w:ins w:id="4446" w:author="Rev 7 Allen Wirfs-Brock" w:date="2012-05-01T16:56:00Z"/>
        </w:rPr>
      </w:pPr>
      <w:ins w:id="4447" w:author="Rev 7 Allen Wirfs-Brock" w:date="2012-05-01T16:56:00Z">
        <w:r>
          <w:t>If Type(</w:t>
        </w:r>
        <w:r w:rsidRPr="006C4D5D">
          <w:rPr>
            <w:i/>
          </w:rPr>
          <w:t>argument</w:t>
        </w:r>
        <w:r>
          <w:t>) is Object, then</w:t>
        </w:r>
      </w:ins>
    </w:p>
    <w:p w14:paraId="391DF57A" w14:textId="77777777" w:rsidR="006C4D5D" w:rsidRDefault="001F7810" w:rsidP="006C4D5D">
      <w:pPr>
        <w:pStyle w:val="Alg2"/>
        <w:numPr>
          <w:ilvl w:val="1"/>
          <w:numId w:val="788"/>
        </w:numPr>
        <w:rPr>
          <w:ins w:id="4448" w:author="Rev 7 Allen Wirfs-Brock" w:date="2012-05-01T17:04:00Z"/>
        </w:rPr>
      </w:pPr>
      <w:ins w:id="4449" w:author="Rev 7 Allen Wirfs-Brock" w:date="2012-05-01T16:52:00Z">
        <w:r w:rsidRPr="00E77497">
          <w:t xml:space="preserve">If </w:t>
        </w:r>
      </w:ins>
      <w:ins w:id="4450" w:author="Rev 7 Allen Wirfs-Brock" w:date="2012-05-01T17:03:00Z">
        <w:r w:rsidR="006C4D5D">
          <w:rPr>
            <w:i/>
          </w:rPr>
          <w:t>argument</w:t>
        </w:r>
      </w:ins>
      <w:ins w:id="4451" w:author="Rev 7 Allen Wirfs-Brock" w:date="2012-05-01T16:52:00Z">
        <w:r w:rsidRPr="00E77497">
          <w:t xml:space="preserve"> </w:t>
        </w:r>
      </w:ins>
      <w:ins w:id="4452" w:author="Rev 7 Allen Wirfs-Brock" w:date="2012-05-01T17:04:00Z">
        <w:r w:rsidR="006C4D5D">
          <w:t>has a [[NativeBrand]] internal property whose value is NativePrivateName, then</w:t>
        </w:r>
      </w:ins>
    </w:p>
    <w:p w14:paraId="4D5F2A80" w14:textId="77777777" w:rsidR="001F7810" w:rsidRPr="00E77497" w:rsidRDefault="006C4D5D" w:rsidP="006C4D5D">
      <w:pPr>
        <w:pStyle w:val="Alg2"/>
        <w:numPr>
          <w:ilvl w:val="2"/>
          <w:numId w:val="788"/>
        </w:numPr>
        <w:rPr>
          <w:ins w:id="4453" w:author="Rev 7 Allen Wirfs-Brock" w:date="2012-05-01T16:52:00Z"/>
        </w:rPr>
      </w:pPr>
      <w:ins w:id="4454" w:author="Rev 7 Allen Wirfs-Brock" w:date="2012-05-01T17:05:00Z">
        <w:r>
          <w:t>R</w:t>
        </w:r>
      </w:ins>
      <w:ins w:id="4455" w:author="Rev 7 Allen Wirfs-Brock" w:date="2012-05-01T17:04:00Z">
        <w:r>
          <w:t xml:space="preserve">eturn </w:t>
        </w:r>
        <w:r w:rsidRPr="006C4D5D">
          <w:rPr>
            <w:i/>
          </w:rPr>
          <w:t>argument</w:t>
        </w:r>
        <w:r>
          <w:t>.</w:t>
        </w:r>
      </w:ins>
    </w:p>
    <w:p w14:paraId="56EE60E4" w14:textId="77777777" w:rsidR="001F7810" w:rsidRPr="00E77497" w:rsidRDefault="001F7810" w:rsidP="001F7810">
      <w:pPr>
        <w:pStyle w:val="Alg2"/>
        <w:numPr>
          <w:ilvl w:val="0"/>
          <w:numId w:val="788"/>
        </w:numPr>
        <w:spacing w:after="220"/>
        <w:rPr>
          <w:ins w:id="4456" w:author="Rev 7 Allen Wirfs-Brock" w:date="2012-05-01T16:52:00Z"/>
        </w:rPr>
      </w:pPr>
      <w:ins w:id="4457" w:author="Rev 7 Allen Wirfs-Brock" w:date="2012-05-01T16:52:00Z">
        <w:r w:rsidRPr="00E77497">
          <w:t xml:space="preserve">Return </w:t>
        </w:r>
      </w:ins>
      <w:ins w:id="4458" w:author="Rev 7 Allen Wirfs-Brock" w:date="2012-05-01T16:57:00Z">
        <w:r w:rsidR="006C4D5D">
          <w:t>ToString(</w:t>
        </w:r>
        <w:r w:rsidR="006C4D5D">
          <w:rPr>
            <w:i/>
          </w:rPr>
          <w:t>argument</w:t>
        </w:r>
        <w:r w:rsidR="006C4D5D">
          <w:t>)</w:t>
        </w:r>
      </w:ins>
      <w:ins w:id="4459" w:author="Rev 7 Allen Wirfs-Brock" w:date="2012-05-01T16:52:00Z">
        <w:r w:rsidRPr="00E77497">
          <w:t>.</w:t>
        </w:r>
      </w:ins>
    </w:p>
    <w:p w14:paraId="1207F65A" w14:textId="77777777" w:rsidR="00852030" w:rsidRDefault="00852030" w:rsidP="002F0FA8">
      <w:pPr>
        <w:pStyle w:val="20"/>
        <w:numPr>
          <w:ilvl w:val="0"/>
          <w:numId w:val="0"/>
        </w:numPr>
        <w:rPr>
          <w:ins w:id="4460" w:author="Rev 6 Allen Wirfs-Brock" w:date="2012-02-22T15:50:00Z"/>
        </w:rPr>
      </w:pPr>
      <w:bookmarkStart w:id="4461" w:name="_Toc329528722"/>
      <w:ins w:id="4462" w:author="Rev 6 Allen Wirfs-Brock" w:date="2012-02-22T15:50:00Z">
        <w:r>
          <w:t>9.2</w:t>
        </w:r>
        <w:r>
          <w:tab/>
          <w:t xml:space="preserve">Testing </w:t>
        </w:r>
      </w:ins>
      <w:ins w:id="4463" w:author="Rev 6 Allen Wirfs-Brock" w:date="2012-02-22T15:53:00Z">
        <w:r>
          <w:t xml:space="preserve">and Comparision </w:t>
        </w:r>
      </w:ins>
      <w:ins w:id="4464" w:author="Rev 6 Allen Wirfs-Brock" w:date="2012-02-22T15:50:00Z">
        <w:r>
          <w:t>Operation</w:t>
        </w:r>
      </w:ins>
      <w:ins w:id="4465" w:author="Rev 6 Allen Wirfs-Brock" w:date="2012-02-22T15:53:00Z">
        <w:r>
          <w:t>s</w:t>
        </w:r>
      </w:ins>
      <w:bookmarkEnd w:id="4461"/>
    </w:p>
    <w:p w14:paraId="5682A745" w14:textId="77777777" w:rsidR="004C02EF" w:rsidRPr="00E77497" w:rsidRDefault="004C02EF" w:rsidP="00FE23BC">
      <w:pPr>
        <w:pStyle w:val="30"/>
        <w:numPr>
          <w:ilvl w:val="0"/>
          <w:numId w:val="0"/>
        </w:numPr>
      </w:pPr>
      <w:bookmarkStart w:id="4466" w:name="_Toc329528723"/>
      <w:r w:rsidRPr="00E77497">
        <w:t>9</w:t>
      </w:r>
      <w:ins w:id="4467" w:author="Rev 6 Allen Wirfs-Brock" w:date="2012-02-22T15:51:00Z">
        <w:r w:rsidR="00852030">
          <w:t>.2</w:t>
        </w:r>
      </w:ins>
      <w:r w:rsidRPr="00E77497">
        <w:t>.1</w:t>
      </w:r>
      <w:del w:id="4468" w:author="Rev 6 Allen Wirfs-Brock" w:date="2012-02-22T15:51:00Z">
        <w:r w:rsidRPr="00E77497" w:rsidDel="00852030">
          <w:delText>0</w:delText>
        </w:r>
      </w:del>
      <w:r w:rsidRPr="00E77497">
        <w:tab/>
        <w:t>CheckObjectCoercible</w:t>
      </w:r>
      <w:bookmarkEnd w:id="4414"/>
      <w:bookmarkEnd w:id="4415"/>
      <w:bookmarkEnd w:id="4416"/>
      <w:bookmarkEnd w:id="4417"/>
      <w:bookmarkEnd w:id="4466"/>
    </w:p>
    <w:p w14:paraId="6D57F454" w14:textId="77777777" w:rsidR="004C02EF" w:rsidRPr="00E77497" w:rsidRDefault="004C02EF" w:rsidP="004C02EF">
      <w:pPr>
        <w:spacing w:after="120"/>
      </w:pPr>
      <w:r w:rsidRPr="00E77497">
        <w:t xml:space="preserve">The abstract operation CheckObjectCoercible throws an error if its argument is a value that cannot be converted to an Object using ToObject. It is defined by </w:t>
      </w:r>
      <w:ins w:id="4469" w:author="Rev 8 Allen Wirfs-Brock" w:date="2012-06-13T12:40:00Z">
        <w:r w:rsidR="00386630">
          <w:fldChar w:fldCharType="begin"/>
        </w:r>
        <w:r w:rsidR="00386630">
          <w:instrText xml:space="preserve"> REF _Ref327354583 \h </w:instrText>
        </w:r>
      </w:ins>
      <w:r w:rsidR="00386630">
        <w:fldChar w:fldCharType="separate"/>
      </w:r>
      <w:ins w:id="4470" w:author="Rev 8 Allen Wirfs-Brock" w:date="2012-06-15T19:42:00Z">
        <w:r w:rsidR="00606E07">
          <w:t xml:space="preserve">Table </w:t>
        </w:r>
        <w:r w:rsidR="00606E07">
          <w:rPr>
            <w:noProof/>
          </w:rPr>
          <w:t>17</w:t>
        </w:r>
      </w:ins>
      <w:ins w:id="4471" w:author="Rev 8 Allen Wirfs-Brock" w:date="2012-06-13T12:40:00Z">
        <w:r w:rsidR="00386630">
          <w:fldChar w:fldCharType="end"/>
        </w:r>
      </w:ins>
      <w:r w:rsidRPr="00E77497">
        <w:t>:</w:t>
      </w:r>
    </w:p>
    <w:p w14:paraId="62453ACB" w14:textId="77777777" w:rsidR="004C02EF" w:rsidRPr="00E77497" w:rsidRDefault="00386630" w:rsidP="00AA1FF6">
      <w:pPr>
        <w:pStyle w:val="Tabletitle"/>
      </w:pPr>
      <w:bookmarkStart w:id="4472" w:name="_Ref327354583"/>
      <w:ins w:id="4473" w:author="Rev 8 Allen Wirfs-Brock" w:date="2012-06-13T12:40:00Z">
        <w:r>
          <w:t xml:space="preserve">Table </w:t>
        </w:r>
        <w:r>
          <w:fldChar w:fldCharType="begin"/>
        </w:r>
        <w:r>
          <w:instrText xml:space="preserve"> SEQ Table \* ARABIC </w:instrText>
        </w:r>
      </w:ins>
      <w:r>
        <w:fldChar w:fldCharType="separate"/>
      </w:r>
      <w:ins w:id="4474" w:author="Rev 8 Allen Wirfs-Brock" w:date="2012-06-15T19:42:00Z">
        <w:r w:rsidR="00606E07">
          <w:rPr>
            <w:noProof/>
          </w:rPr>
          <w:t>17</w:t>
        </w:r>
      </w:ins>
      <w:ins w:id="4475" w:author="Rev 8 Allen Wirfs-Brock" w:date="2012-06-13T12:40:00Z">
        <w:r>
          <w:fldChar w:fldCharType="end"/>
        </w:r>
      </w:ins>
      <w:bookmarkEnd w:id="4472"/>
      <w:r w:rsidR="004C02EF" w:rsidRPr="00E77497">
        <w:rPr>
          <w:rFonts w:eastAsia="Arial Unicode MS"/>
        </w:rPr>
        <w:t xml:space="preserve"> — </w:t>
      </w:r>
      <w:r w:rsidR="004C02EF"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4C02EF" w:rsidRPr="004D1BD1" w14:paraId="605B7165" w14:textId="77777777" w:rsidTr="002F0FA8">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14ED5664"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7017E93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0F3E6E43" w14:textId="77777777" w:rsidTr="002F0FA8">
        <w:tblPrEx>
          <w:tblLook w:val="0000" w:firstRow="0" w:lastRow="0" w:firstColumn="0" w:lastColumn="0" w:noHBand="0" w:noVBand="0"/>
        </w:tblPrEx>
        <w:trPr>
          <w:jc w:val="center"/>
          <w:ins w:id="4476" w:author="Rev 6 Allen Wirfs-Brock" w:date="2012-02-16T18:22:00Z"/>
        </w:trPr>
        <w:tc>
          <w:tcPr>
            <w:tcW w:w="1998" w:type="dxa"/>
            <w:tcBorders>
              <w:top w:val="nil"/>
            </w:tcBorders>
          </w:tcPr>
          <w:p w14:paraId="2F1A1E5D" w14:textId="77777777" w:rsidR="00CB4C00" w:rsidRPr="00E77497" w:rsidRDefault="00CB4C00" w:rsidP="000348AE">
            <w:pPr>
              <w:keepNext/>
              <w:spacing w:after="60"/>
              <w:rPr>
                <w:ins w:id="4477" w:author="Rev 6 Allen Wirfs-Brock" w:date="2012-02-16T18:22:00Z"/>
              </w:rPr>
            </w:pPr>
            <w:ins w:id="4478" w:author="Rev 6 Allen Wirfs-Brock" w:date="2012-02-16T18:22:00Z">
              <w:r>
                <w:t>Completion Record</w:t>
              </w:r>
            </w:ins>
          </w:p>
        </w:tc>
        <w:tc>
          <w:tcPr>
            <w:tcW w:w="6858" w:type="dxa"/>
            <w:tcBorders>
              <w:top w:val="nil"/>
            </w:tcBorders>
          </w:tcPr>
          <w:p w14:paraId="180B9421" w14:textId="77777777" w:rsidR="00CB4C00" w:rsidRPr="00E77497" w:rsidRDefault="00CB4C00" w:rsidP="0095410B">
            <w:pPr>
              <w:keepNext/>
              <w:spacing w:after="60"/>
              <w:rPr>
                <w:ins w:id="4479" w:author="Rev 6 Allen Wirfs-Brock" w:date="2012-02-16T18:22:00Z"/>
              </w:rPr>
            </w:pPr>
            <w:ins w:id="4480" w:author="Rev 6 Allen Wirfs-Brock" w:date="2012-02-16T18:22:00Z">
              <w:r>
                <w:t xml:space="preserve">If </w:t>
              </w:r>
              <w:r w:rsidRPr="0039396D">
                <w:rPr>
                  <w:i/>
                </w:rPr>
                <w:t>argument</w:t>
              </w:r>
              <w:r>
                <w:t xml:space="preserve"> is an abrupt completion, return </w:t>
              </w:r>
              <w:r w:rsidRPr="0095410B">
                <w:rPr>
                  <w:i/>
                </w:rPr>
                <w:t>argument</w:t>
              </w:r>
              <w:r>
                <w:t xml:space="preserve">. Otherwise return </w:t>
              </w:r>
            </w:ins>
            <w:ins w:id="4481" w:author="Rev 6 Allen Wirfs-Brock" w:date="2012-02-16T18:23:00Z">
              <w:r>
                <w:t>CheckObjectCoercible</w:t>
              </w:r>
            </w:ins>
            <w:ins w:id="4482" w:author="Rev 6 Allen Wirfs-Brock" w:date="2012-02-16T18:22:00Z">
              <w:r>
                <w:t>(</w:t>
              </w:r>
              <w:r w:rsidRPr="0039396D">
                <w:rPr>
                  <w:i/>
                </w:rPr>
                <w:t>argument</w:t>
              </w:r>
              <w:r>
                <w:t>.[[value]])</w:t>
              </w:r>
            </w:ins>
          </w:p>
        </w:tc>
      </w:tr>
      <w:tr w:rsidR="004C02EF" w:rsidRPr="004D1BD1" w14:paraId="38F34FE7" w14:textId="77777777" w:rsidTr="002F0FA8">
        <w:trPr>
          <w:jc w:val="center"/>
        </w:trPr>
        <w:tc>
          <w:tcPr>
            <w:tcW w:w="1998" w:type="dxa"/>
            <w:tcBorders>
              <w:top w:val="nil"/>
              <w:left w:val="single" w:sz="6" w:space="0" w:color="auto"/>
              <w:bottom w:val="single" w:sz="6" w:space="0" w:color="auto"/>
              <w:right w:val="single" w:sz="6" w:space="0" w:color="auto"/>
            </w:tcBorders>
            <w:hideMark/>
          </w:tcPr>
          <w:p w14:paraId="6918C3A0" w14:textId="77777777" w:rsidR="004C02EF" w:rsidRPr="003B4312" w:rsidRDefault="004C02EF" w:rsidP="003A4B2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14:paraId="7615AF4F"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429F0EC1"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694D2177" w14:textId="77777777" w:rsidR="004C02EF" w:rsidRPr="003B4312" w:rsidRDefault="004C02EF" w:rsidP="003A4B2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14:paraId="4F09B62F"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45869A48"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6B05C83E" w14:textId="77777777" w:rsidR="004C02EF" w:rsidRPr="003B4312" w:rsidRDefault="004C02EF" w:rsidP="003A4B2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14:paraId="57DFF353" w14:textId="77777777" w:rsidR="004C02EF" w:rsidRPr="00E65A34" w:rsidRDefault="004C02EF" w:rsidP="003A4B22">
            <w:pPr>
              <w:keepNext/>
              <w:spacing w:after="60"/>
            </w:pPr>
            <w:r w:rsidRPr="00E65A34">
              <w:t>Return</w:t>
            </w:r>
            <w:ins w:id="4483" w:author="Rev 6 Allen Wirfs-Brock" w:date="2012-02-22T15:51:00Z">
              <w:r w:rsidR="00852030">
                <w:t xml:space="preserve"> </w:t>
              </w:r>
              <w:r w:rsidR="00852030" w:rsidRPr="006E1632">
                <w:rPr>
                  <w:i/>
                </w:rPr>
                <w:t>argument</w:t>
              </w:r>
            </w:ins>
          </w:p>
        </w:tc>
      </w:tr>
      <w:tr w:rsidR="004C02EF" w:rsidRPr="004D1BD1" w14:paraId="556559B4"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57D9A1E8" w14:textId="77777777" w:rsidR="004C02EF" w:rsidRPr="003B4312" w:rsidRDefault="004C02EF" w:rsidP="003A4B2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14:paraId="532534BF" w14:textId="77777777" w:rsidR="004C02EF" w:rsidRPr="00E65A34" w:rsidRDefault="004C02EF" w:rsidP="003A4B22">
            <w:pPr>
              <w:keepNext/>
              <w:spacing w:after="60"/>
            </w:pPr>
            <w:r w:rsidRPr="00E65A34">
              <w:t>Return</w:t>
            </w:r>
            <w:ins w:id="4484" w:author="Rev 6 Allen Wirfs-Brock" w:date="2012-02-22T15:52:00Z">
              <w:r w:rsidR="00852030" w:rsidRPr="006A5E27">
                <w:rPr>
                  <w:i/>
                </w:rPr>
                <w:t xml:space="preserve"> argument</w:t>
              </w:r>
            </w:ins>
          </w:p>
        </w:tc>
      </w:tr>
      <w:tr w:rsidR="004C02EF" w:rsidRPr="004D1BD1" w14:paraId="25C8A434"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2C2F31D2" w14:textId="77777777" w:rsidR="004C02EF" w:rsidRPr="003B4312" w:rsidRDefault="004C02EF" w:rsidP="003A4B2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14:paraId="2997208E" w14:textId="77777777" w:rsidR="004C02EF" w:rsidRPr="00E65A34" w:rsidRDefault="004C02EF" w:rsidP="003A4B22">
            <w:pPr>
              <w:keepNext/>
              <w:spacing w:after="60"/>
            </w:pPr>
            <w:r w:rsidRPr="00E65A34">
              <w:t>Return</w:t>
            </w:r>
            <w:ins w:id="4485" w:author="Rev 6 Allen Wirfs-Brock" w:date="2012-02-22T15:52:00Z">
              <w:r w:rsidR="00852030" w:rsidRPr="006A5E27">
                <w:rPr>
                  <w:i/>
                </w:rPr>
                <w:t xml:space="preserve"> argument</w:t>
              </w:r>
            </w:ins>
          </w:p>
        </w:tc>
      </w:tr>
      <w:tr w:rsidR="004C02EF" w:rsidRPr="004D1BD1" w14:paraId="6CCAFBA6"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1D5036B6" w14:textId="77777777" w:rsidR="004C02EF" w:rsidRPr="003B4312" w:rsidRDefault="004C02EF" w:rsidP="003A4B2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14:paraId="294F9319" w14:textId="77777777" w:rsidR="004C02EF" w:rsidRPr="00E65A34" w:rsidRDefault="004C02EF" w:rsidP="003A4B22">
            <w:pPr>
              <w:spacing w:after="60"/>
            </w:pPr>
            <w:r w:rsidRPr="00E65A34">
              <w:t>Return</w:t>
            </w:r>
            <w:ins w:id="4486" w:author="Rev 6 Allen Wirfs-Brock" w:date="2012-02-22T15:52:00Z">
              <w:r w:rsidR="00852030" w:rsidRPr="006A5E27">
                <w:rPr>
                  <w:i/>
                </w:rPr>
                <w:t xml:space="preserve"> argument</w:t>
              </w:r>
            </w:ins>
          </w:p>
        </w:tc>
      </w:tr>
    </w:tbl>
    <w:p w14:paraId="4224F9C7" w14:textId="77777777" w:rsidR="004C02EF" w:rsidRPr="004D1BD1" w:rsidRDefault="004C02EF" w:rsidP="002F0FA8">
      <w:pPr>
        <w:pStyle w:val="30"/>
        <w:numPr>
          <w:ilvl w:val="0"/>
          <w:numId w:val="0"/>
        </w:numPr>
      </w:pPr>
      <w:bookmarkStart w:id="4487" w:name="_Toc235503370"/>
      <w:bookmarkStart w:id="4488" w:name="_Toc241509145"/>
      <w:bookmarkStart w:id="4489" w:name="_Toc244416632"/>
      <w:bookmarkStart w:id="4490" w:name="_Toc276630996"/>
      <w:bookmarkStart w:id="4491" w:name="_Toc329528724"/>
      <w:r w:rsidRPr="004D1BD1">
        <w:t>9.</w:t>
      </w:r>
      <w:del w:id="4492" w:author="Rev 6 Allen Wirfs-Brock" w:date="2012-02-22T15:52:00Z">
        <w:r w:rsidRPr="004D1BD1" w:rsidDel="00852030">
          <w:delText>11</w:delText>
        </w:r>
      </w:del>
      <w:ins w:id="4493" w:author="Rev 6 Allen Wirfs-Brock" w:date="2012-02-22T15:52:00Z">
        <w:r w:rsidR="00852030">
          <w:t>2.2</w:t>
        </w:r>
      </w:ins>
      <w:r w:rsidRPr="004D1BD1">
        <w:tab/>
        <w:t>IsCallable</w:t>
      </w:r>
      <w:bookmarkEnd w:id="4487"/>
      <w:bookmarkEnd w:id="4488"/>
      <w:bookmarkEnd w:id="4489"/>
      <w:bookmarkEnd w:id="4490"/>
      <w:bookmarkEnd w:id="4491"/>
    </w:p>
    <w:p w14:paraId="1F8F257B" w14:textId="77777777" w:rsidR="004C02EF" w:rsidRPr="009C202C" w:rsidRDefault="004C02EF" w:rsidP="004C02EF">
      <w:r w:rsidRPr="00E65A34">
        <w:t xml:space="preserve">The abstract operation IsCallable determines if its </w:t>
      </w:r>
      <w:r w:rsidRPr="00E83F05">
        <w:rPr>
          <w:i/>
        </w:rPr>
        <w:t>argument</w:t>
      </w:r>
      <w:r w:rsidRPr="00E65A34">
        <w:t xml:space="preserve">, which must be an ECMAScript language value, is a callable function Object according to </w:t>
      </w:r>
      <w:ins w:id="4494" w:author="Rev 8 Allen Wirfs-Brock" w:date="2012-06-13T12:42:00Z">
        <w:r w:rsidR="00386630">
          <w:fldChar w:fldCharType="begin"/>
        </w:r>
        <w:r w:rsidR="00386630">
          <w:instrText xml:space="preserve"> REF _Ref327354668 \h </w:instrText>
        </w:r>
      </w:ins>
      <w:r w:rsidR="00386630">
        <w:fldChar w:fldCharType="separate"/>
      </w:r>
      <w:ins w:id="4495" w:author="Rev 8 Allen Wirfs-Brock" w:date="2012-06-15T19:42:00Z">
        <w:r w:rsidR="00606E07">
          <w:t xml:space="preserve">Table </w:t>
        </w:r>
        <w:r w:rsidR="00606E07">
          <w:rPr>
            <w:noProof/>
          </w:rPr>
          <w:t>18</w:t>
        </w:r>
      </w:ins>
      <w:ins w:id="4496" w:author="Rev 8 Allen Wirfs-Brock" w:date="2012-06-13T12:42:00Z">
        <w:r w:rsidR="00386630">
          <w:fldChar w:fldCharType="end"/>
        </w:r>
      </w:ins>
      <w:r w:rsidRPr="009C202C">
        <w:t>:</w:t>
      </w:r>
    </w:p>
    <w:p w14:paraId="519D9F86" w14:textId="77777777" w:rsidR="004C02EF" w:rsidRPr="00E77497" w:rsidRDefault="00386630" w:rsidP="00AA1FF6">
      <w:pPr>
        <w:pStyle w:val="Tabletitle"/>
      </w:pPr>
      <w:bookmarkStart w:id="4497" w:name="_Ref327354668"/>
      <w:ins w:id="4498" w:author="Rev 8 Allen Wirfs-Brock" w:date="2012-06-13T12:41:00Z">
        <w:r>
          <w:t xml:space="preserve">Table </w:t>
        </w:r>
        <w:r>
          <w:fldChar w:fldCharType="begin"/>
        </w:r>
        <w:r>
          <w:instrText xml:space="preserve"> SEQ Table \* ARABIC </w:instrText>
        </w:r>
      </w:ins>
      <w:r>
        <w:fldChar w:fldCharType="separate"/>
      </w:r>
      <w:ins w:id="4499" w:author="Rev 8 Allen Wirfs-Brock" w:date="2012-06-15T19:42:00Z">
        <w:r w:rsidR="00606E07">
          <w:rPr>
            <w:noProof/>
          </w:rPr>
          <w:t>18</w:t>
        </w:r>
      </w:ins>
      <w:ins w:id="4500" w:author="Rev 8 Allen Wirfs-Brock" w:date="2012-06-13T12:41:00Z">
        <w:r>
          <w:fldChar w:fldCharType="end"/>
        </w:r>
      </w:ins>
      <w:bookmarkEnd w:id="4497"/>
      <w:ins w:id="4501" w:author="Allen Wirfs-Brock" w:date="2011-07-02T13:29:00Z">
        <w:r w:rsidR="008962D8" w:rsidRPr="00E77497">
          <w:rPr>
            <w:rFonts w:eastAsia="Arial Unicode MS"/>
          </w:rPr>
          <w:t xml:space="preserve"> </w:t>
        </w:r>
      </w:ins>
      <w:r w:rsidR="004C02EF" w:rsidRPr="00E77497">
        <w:rPr>
          <w:rFonts w:eastAsia="Arial Unicode MS"/>
        </w:rPr>
        <w:t xml:space="preserve">— </w:t>
      </w:r>
      <w:r w:rsidR="004C02EF"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6033D4DB" w14:textId="77777777" w:rsidTr="006E163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26FDA83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6C2B9D06"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0EBAFAA1" w14:textId="77777777" w:rsidTr="006E1632">
        <w:trPr>
          <w:jc w:val="center"/>
          <w:ins w:id="4502" w:author="Rev 6 Allen Wirfs-Brock" w:date="2012-02-16T18:23:00Z"/>
        </w:trPr>
        <w:tc>
          <w:tcPr>
            <w:tcW w:w="1998" w:type="dxa"/>
            <w:tcBorders>
              <w:top w:val="nil"/>
            </w:tcBorders>
          </w:tcPr>
          <w:p w14:paraId="3F79C221" w14:textId="77777777" w:rsidR="00CB4C00" w:rsidRPr="00E77497" w:rsidRDefault="00CB4C00" w:rsidP="000348AE">
            <w:pPr>
              <w:keepNext/>
              <w:spacing w:after="60"/>
              <w:rPr>
                <w:ins w:id="4503" w:author="Rev 6 Allen Wirfs-Brock" w:date="2012-02-16T18:23:00Z"/>
              </w:rPr>
            </w:pPr>
            <w:ins w:id="4504" w:author="Rev 6 Allen Wirfs-Brock" w:date="2012-02-16T18:23:00Z">
              <w:r>
                <w:t>Completion Record</w:t>
              </w:r>
            </w:ins>
          </w:p>
        </w:tc>
        <w:tc>
          <w:tcPr>
            <w:tcW w:w="6858" w:type="dxa"/>
            <w:tcBorders>
              <w:top w:val="nil"/>
            </w:tcBorders>
          </w:tcPr>
          <w:p w14:paraId="3D194D65" w14:textId="77777777" w:rsidR="00CB4C00" w:rsidRPr="00E77497" w:rsidRDefault="00CB4C00" w:rsidP="00B07504">
            <w:pPr>
              <w:keepNext/>
              <w:spacing w:after="60"/>
              <w:rPr>
                <w:ins w:id="4505" w:author="Rev 6 Allen Wirfs-Brock" w:date="2012-02-16T18:23:00Z"/>
              </w:rPr>
            </w:pPr>
            <w:ins w:id="4506" w:author="Rev 6 Allen Wirfs-Brock" w:date="2012-02-16T18:23:00Z">
              <w:r>
                <w:t xml:space="preserve">If </w:t>
              </w:r>
              <w:r w:rsidRPr="0039396D">
                <w:rPr>
                  <w:i/>
                </w:rPr>
                <w:t>argument</w:t>
              </w:r>
              <w:r>
                <w:t xml:space="preserve"> is an abrupt completion, return </w:t>
              </w:r>
              <w:r w:rsidRPr="00B07504">
                <w:rPr>
                  <w:i/>
                </w:rPr>
                <w:t>argument</w:t>
              </w:r>
              <w:r>
                <w:t>. Otherwise return IsCallable(</w:t>
              </w:r>
              <w:r w:rsidRPr="0039396D">
                <w:rPr>
                  <w:i/>
                </w:rPr>
                <w:t>argument</w:t>
              </w:r>
              <w:r>
                <w:t>.[[value]])</w:t>
              </w:r>
            </w:ins>
          </w:p>
        </w:tc>
      </w:tr>
      <w:tr w:rsidR="004C02EF" w:rsidRPr="00E77497" w14:paraId="4F03950B" w14:textId="77777777" w:rsidTr="006E1632">
        <w:trPr>
          <w:jc w:val="center"/>
        </w:trPr>
        <w:tc>
          <w:tcPr>
            <w:tcW w:w="1998" w:type="dxa"/>
            <w:tcBorders>
              <w:top w:val="nil"/>
            </w:tcBorders>
          </w:tcPr>
          <w:p w14:paraId="362DAB49" w14:textId="77777777" w:rsidR="004C02EF" w:rsidRPr="00E77497" w:rsidRDefault="004C02EF" w:rsidP="003A4B22">
            <w:pPr>
              <w:keepNext/>
              <w:spacing w:after="60"/>
            </w:pPr>
            <w:r w:rsidRPr="00E77497">
              <w:t>Undefined</w:t>
            </w:r>
          </w:p>
        </w:tc>
        <w:tc>
          <w:tcPr>
            <w:tcW w:w="6858" w:type="dxa"/>
            <w:tcBorders>
              <w:top w:val="nil"/>
            </w:tcBorders>
          </w:tcPr>
          <w:p w14:paraId="1110DD39"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24BE8D08" w14:textId="77777777" w:rsidTr="006E1632">
        <w:trPr>
          <w:jc w:val="center"/>
        </w:trPr>
        <w:tc>
          <w:tcPr>
            <w:tcW w:w="1998" w:type="dxa"/>
          </w:tcPr>
          <w:p w14:paraId="5779AFD2" w14:textId="77777777" w:rsidR="004C02EF" w:rsidRPr="00E77497" w:rsidRDefault="004C02EF" w:rsidP="003A4B22">
            <w:pPr>
              <w:keepNext/>
              <w:spacing w:after="60"/>
            </w:pPr>
            <w:r w:rsidRPr="00E77497">
              <w:t>Null</w:t>
            </w:r>
          </w:p>
        </w:tc>
        <w:tc>
          <w:tcPr>
            <w:tcW w:w="6858" w:type="dxa"/>
          </w:tcPr>
          <w:p w14:paraId="725AE98C"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50B1B24D" w14:textId="77777777" w:rsidTr="006E1632">
        <w:trPr>
          <w:jc w:val="center"/>
        </w:trPr>
        <w:tc>
          <w:tcPr>
            <w:tcW w:w="1998" w:type="dxa"/>
          </w:tcPr>
          <w:p w14:paraId="3D353869" w14:textId="77777777" w:rsidR="004C02EF" w:rsidRPr="00E77497" w:rsidRDefault="004C02EF" w:rsidP="003A4B22">
            <w:pPr>
              <w:keepNext/>
              <w:spacing w:after="60"/>
            </w:pPr>
            <w:r w:rsidRPr="00E77497">
              <w:t>Boolean</w:t>
            </w:r>
          </w:p>
        </w:tc>
        <w:tc>
          <w:tcPr>
            <w:tcW w:w="6858" w:type="dxa"/>
          </w:tcPr>
          <w:p w14:paraId="3DC1D914"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369D457C" w14:textId="77777777" w:rsidTr="006E1632">
        <w:trPr>
          <w:jc w:val="center"/>
        </w:trPr>
        <w:tc>
          <w:tcPr>
            <w:tcW w:w="1998" w:type="dxa"/>
          </w:tcPr>
          <w:p w14:paraId="4C120C3D" w14:textId="77777777" w:rsidR="004C02EF" w:rsidRPr="00E77497" w:rsidRDefault="004C02EF" w:rsidP="003A4B22">
            <w:pPr>
              <w:keepNext/>
              <w:spacing w:after="60"/>
            </w:pPr>
            <w:r w:rsidRPr="00E77497">
              <w:t>Number</w:t>
            </w:r>
          </w:p>
        </w:tc>
        <w:tc>
          <w:tcPr>
            <w:tcW w:w="6858" w:type="dxa"/>
          </w:tcPr>
          <w:p w14:paraId="6B6C58F3"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4F340188" w14:textId="77777777" w:rsidTr="006E1632">
        <w:trPr>
          <w:jc w:val="center"/>
        </w:trPr>
        <w:tc>
          <w:tcPr>
            <w:tcW w:w="1998" w:type="dxa"/>
          </w:tcPr>
          <w:p w14:paraId="4A7F6C67" w14:textId="77777777" w:rsidR="004C02EF" w:rsidRPr="00E77497" w:rsidRDefault="004C02EF" w:rsidP="003A4B22">
            <w:pPr>
              <w:keepNext/>
              <w:spacing w:after="60"/>
            </w:pPr>
            <w:r w:rsidRPr="00E77497">
              <w:t>String</w:t>
            </w:r>
          </w:p>
        </w:tc>
        <w:tc>
          <w:tcPr>
            <w:tcW w:w="6858" w:type="dxa"/>
          </w:tcPr>
          <w:p w14:paraId="156E9AC4"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7EBE1A7B" w14:textId="77777777" w:rsidTr="006E1632">
        <w:trPr>
          <w:jc w:val="center"/>
        </w:trPr>
        <w:tc>
          <w:tcPr>
            <w:tcW w:w="1998" w:type="dxa"/>
          </w:tcPr>
          <w:p w14:paraId="192B9E51" w14:textId="77777777" w:rsidR="004C02EF" w:rsidRPr="00E77497" w:rsidRDefault="004C02EF" w:rsidP="003A4B22">
            <w:pPr>
              <w:spacing w:after="60"/>
            </w:pPr>
            <w:r w:rsidRPr="00E77497">
              <w:t>Object</w:t>
            </w:r>
          </w:p>
        </w:tc>
        <w:tc>
          <w:tcPr>
            <w:tcW w:w="6858" w:type="dxa"/>
          </w:tcPr>
          <w:p w14:paraId="39655015" w14:textId="77777777" w:rsidR="004C02EF" w:rsidRPr="00E77497" w:rsidRDefault="004C02EF" w:rsidP="00E83F05">
            <w:pPr>
              <w:spacing w:after="60"/>
            </w:pPr>
            <w:r w:rsidRPr="00E77497">
              <w:t xml:space="preserve">If </w:t>
            </w:r>
            <w:del w:id="4507" w:author="Rev 6 Allen Wirfs-Brock" w:date="2012-02-16T18:31:00Z">
              <w:r w:rsidRPr="00E83F05" w:rsidDel="00E83F05">
                <w:rPr>
                  <w:i/>
                </w:rPr>
                <w:delText xml:space="preserve">the </w:delText>
              </w:r>
            </w:del>
            <w:r w:rsidRPr="00E83F05">
              <w:rPr>
                <w:i/>
              </w:rPr>
              <w:t>argument</w:t>
            </w:r>
            <w:r w:rsidRPr="00E77497">
              <w:t xml:space="preserve"> </w:t>
            </w:r>
            <w:del w:id="4508" w:author="Rev 6 Allen Wirfs-Brock" w:date="2012-02-16T18:31:00Z">
              <w:r w:rsidRPr="00E77497" w:rsidDel="00E83F05">
                <w:delText xml:space="preserve">object </w:delText>
              </w:r>
            </w:del>
            <w:r w:rsidRPr="00E77497">
              <w:t xml:space="preserve">has a [[Call]] internal method, then return </w:t>
            </w:r>
            <w:r w:rsidRPr="00E77497">
              <w:rPr>
                <w:b/>
              </w:rPr>
              <w:t>true</w:t>
            </w:r>
            <w:r w:rsidRPr="00E77497">
              <w:t xml:space="preserve">, otherwise return </w:t>
            </w:r>
            <w:r w:rsidRPr="00E77497">
              <w:rPr>
                <w:b/>
              </w:rPr>
              <w:t>false</w:t>
            </w:r>
            <w:r w:rsidRPr="00E77497">
              <w:t>.</w:t>
            </w:r>
          </w:p>
        </w:tc>
      </w:tr>
    </w:tbl>
    <w:p w14:paraId="5E0ACD41" w14:textId="77777777" w:rsidR="004C02EF" w:rsidRPr="00E77497" w:rsidRDefault="004C02EF" w:rsidP="006E1632">
      <w:pPr>
        <w:pStyle w:val="30"/>
        <w:numPr>
          <w:ilvl w:val="0"/>
          <w:numId w:val="0"/>
        </w:numPr>
      </w:pPr>
      <w:bookmarkStart w:id="4509" w:name="_Toc235503371"/>
      <w:bookmarkStart w:id="4510" w:name="_Toc241509146"/>
      <w:bookmarkStart w:id="4511" w:name="_Toc244416633"/>
      <w:bookmarkStart w:id="4512" w:name="_Toc276630997"/>
      <w:bookmarkStart w:id="4513" w:name="_Toc329528725"/>
      <w:r w:rsidRPr="00E77497">
        <w:t>9.</w:t>
      </w:r>
      <w:del w:id="4514" w:author="Rev 6 Allen Wirfs-Brock" w:date="2012-02-22T15:54:00Z">
        <w:r w:rsidRPr="00E77497" w:rsidDel="00852030">
          <w:delText>12</w:delText>
        </w:r>
      </w:del>
      <w:ins w:id="4515" w:author="Rev 6 Allen Wirfs-Brock" w:date="2012-02-22T15:54:00Z">
        <w:r w:rsidR="00852030">
          <w:t>2.3</w:t>
        </w:r>
      </w:ins>
      <w:r w:rsidRPr="00E77497">
        <w:tab/>
        <w:t>The SameValue Algorithm</w:t>
      </w:r>
      <w:bookmarkEnd w:id="4509"/>
      <w:bookmarkEnd w:id="4510"/>
      <w:bookmarkEnd w:id="4511"/>
      <w:bookmarkEnd w:id="4512"/>
      <w:bookmarkEnd w:id="4513"/>
    </w:p>
    <w:p w14:paraId="5F711818" w14:textId="77777777" w:rsidR="004C02EF" w:rsidRPr="00E77497" w:rsidRDefault="004C02EF" w:rsidP="004C02EF">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10B636A0" w14:textId="77777777" w:rsidR="00E83F05" w:rsidRDefault="002861C6" w:rsidP="00E83F05">
      <w:pPr>
        <w:pStyle w:val="Alg4"/>
        <w:numPr>
          <w:ilvl w:val="0"/>
          <w:numId w:val="355"/>
        </w:numPr>
        <w:contextualSpacing/>
        <w:rPr>
          <w:ins w:id="4516" w:author="Rev 6 Allen Wirfs-Brock" w:date="2012-02-16T18:32:00Z"/>
        </w:rPr>
      </w:pPr>
      <w:ins w:id="4517" w:author="Rev 6 Allen Wirfs-Brock" w:date="2012-02-23T13:23:00Z">
        <w:r>
          <w:t>ReturnIfAbrupt(</w:t>
        </w:r>
        <w:r>
          <w:rPr>
            <w:i/>
          </w:rPr>
          <w:t>x</w:t>
        </w:r>
        <w:r>
          <w:t>)</w:t>
        </w:r>
      </w:ins>
      <w:ins w:id="4518" w:author="Rev 6 Allen Wirfs-Brock" w:date="2012-02-16T18:32:00Z">
        <w:r w:rsidR="00E83F05">
          <w:t>.</w:t>
        </w:r>
      </w:ins>
    </w:p>
    <w:p w14:paraId="395A4CCD" w14:textId="77777777" w:rsidR="00E83F05" w:rsidRDefault="002861C6" w:rsidP="00E83F05">
      <w:pPr>
        <w:pStyle w:val="Alg4"/>
        <w:numPr>
          <w:ilvl w:val="0"/>
          <w:numId w:val="355"/>
        </w:numPr>
        <w:contextualSpacing/>
        <w:rPr>
          <w:ins w:id="4519" w:author="Rev 6 Allen Wirfs-Brock" w:date="2012-02-16T18:32:00Z"/>
        </w:rPr>
      </w:pPr>
      <w:ins w:id="4520" w:author="Rev 6 Allen Wirfs-Brock" w:date="2012-02-23T13:23:00Z">
        <w:r>
          <w:t>ReturnIfAbrupt(</w:t>
        </w:r>
        <w:r>
          <w:rPr>
            <w:i/>
          </w:rPr>
          <w:t>y</w:t>
        </w:r>
        <w:r>
          <w:t>)</w:t>
        </w:r>
      </w:ins>
      <w:ins w:id="4521" w:author="Rev 6 Allen Wirfs-Brock" w:date="2012-02-16T18:32:00Z">
        <w:r w:rsidR="00E83F05">
          <w:t>.</w:t>
        </w:r>
      </w:ins>
    </w:p>
    <w:p w14:paraId="5841228C" w14:textId="77777777" w:rsidR="00B07504" w:rsidDel="00E82328" w:rsidRDefault="00B07504" w:rsidP="009A20C6">
      <w:pPr>
        <w:pStyle w:val="Alg4"/>
        <w:numPr>
          <w:ilvl w:val="0"/>
          <w:numId w:val="355"/>
        </w:numPr>
        <w:rPr>
          <w:ins w:id="4522" w:author="Rev 6 Allen Wirfs-Brock" w:date="2012-02-22T12:22:00Z"/>
          <w:del w:id="4523" w:author="Rev 7 Allen Wirfs-Brock" w:date="2012-04-09T16:24:00Z"/>
        </w:rPr>
      </w:pPr>
      <w:ins w:id="4524" w:author="Rev 6 Allen Wirfs-Brock" w:date="2012-02-22T12:23:00Z">
        <w:del w:id="4525" w:author="Rev 7 Allen Wirfs-Brock" w:date="2012-04-09T16:24:00Z">
          <w:r w:rsidDel="00E82328">
            <w:delText xml:space="preserve">If </w:delText>
          </w:r>
          <w:r w:rsidDel="00E82328">
            <w:rPr>
              <w:i/>
            </w:rPr>
            <w:delText>x</w:delText>
          </w:r>
          <w:r w:rsidRPr="00E77497" w:rsidDel="00E82328">
            <w:delText xml:space="preserve"> </w:delText>
          </w:r>
          <w:r w:rsidDel="00E82328">
            <w:delText xml:space="preserve">is an Completion Record, let </w:delText>
          </w:r>
        </w:del>
      </w:ins>
      <w:ins w:id="4526" w:author="Rev 6 Allen Wirfs-Brock" w:date="2012-02-22T12:24:00Z">
        <w:del w:id="4527" w:author="Rev 7 Allen Wirfs-Brock" w:date="2012-04-09T16:24:00Z">
          <w:r w:rsidRPr="006E1632" w:rsidDel="00E82328">
            <w:rPr>
              <w:i/>
            </w:rPr>
            <w:delText>x</w:delText>
          </w:r>
          <w:r w:rsidDel="00E82328">
            <w:delText xml:space="preserve"> be</w:delText>
          </w:r>
        </w:del>
      </w:ins>
      <w:ins w:id="4528" w:author="Rev 6 Allen Wirfs-Brock" w:date="2012-02-22T12:23:00Z">
        <w:del w:id="4529" w:author="Rev 7 Allen Wirfs-Brock" w:date="2012-04-09T16:24:00Z">
          <w:r w:rsidDel="00E82328">
            <w:delText xml:space="preserve"> </w:delText>
          </w:r>
          <w:r w:rsidDel="00E82328">
            <w:rPr>
              <w:i/>
            </w:rPr>
            <w:delText>x</w:delText>
          </w:r>
        </w:del>
      </w:ins>
      <w:ins w:id="4530" w:author="Rev 6 Allen Wirfs-Brock" w:date="2012-02-22T12:24:00Z">
        <w:del w:id="4531" w:author="Rev 7 Allen Wirfs-Brock" w:date="2012-04-09T16:24:00Z">
          <w:r w:rsidDel="00E82328">
            <w:delText>.[[value]]</w:delText>
          </w:r>
        </w:del>
      </w:ins>
      <w:ins w:id="4532" w:author="Rev 6 Allen Wirfs-Brock" w:date="2012-02-22T12:23:00Z">
        <w:del w:id="4533" w:author="Rev 7 Allen Wirfs-Brock" w:date="2012-04-09T16:24:00Z">
          <w:r w:rsidDel="00E82328">
            <w:delText xml:space="preserve">. </w:delText>
          </w:r>
        </w:del>
      </w:ins>
    </w:p>
    <w:p w14:paraId="55D7390A" w14:textId="77777777" w:rsidR="00B07504" w:rsidDel="00E82328" w:rsidRDefault="00B07504" w:rsidP="00B07504">
      <w:pPr>
        <w:pStyle w:val="Alg4"/>
        <w:numPr>
          <w:ilvl w:val="0"/>
          <w:numId w:val="355"/>
        </w:numPr>
        <w:rPr>
          <w:ins w:id="4534" w:author="Rev 6 Allen Wirfs-Brock" w:date="2012-02-22T12:24:00Z"/>
          <w:del w:id="4535" w:author="Rev 7 Allen Wirfs-Brock" w:date="2012-04-09T16:24:00Z"/>
        </w:rPr>
      </w:pPr>
      <w:ins w:id="4536" w:author="Rev 6 Allen Wirfs-Brock" w:date="2012-02-22T12:24:00Z">
        <w:del w:id="4537" w:author="Rev 7 Allen Wirfs-Brock" w:date="2012-04-09T16:24:00Z">
          <w:r w:rsidDel="00E82328">
            <w:delText xml:space="preserve">If </w:delText>
          </w:r>
          <w:r w:rsidDel="00E82328">
            <w:rPr>
              <w:i/>
            </w:rPr>
            <w:delText>y</w:delText>
          </w:r>
          <w:r w:rsidRPr="00E77497" w:rsidDel="00E82328">
            <w:delText xml:space="preserve"> </w:delText>
          </w:r>
          <w:r w:rsidDel="00E82328">
            <w:delText xml:space="preserve">is an Completion Record, let </w:delText>
          </w:r>
          <w:r w:rsidDel="00E82328">
            <w:rPr>
              <w:i/>
            </w:rPr>
            <w:delText>y</w:delText>
          </w:r>
          <w:r w:rsidDel="00E82328">
            <w:delText xml:space="preserve"> be </w:delText>
          </w:r>
        </w:del>
      </w:ins>
      <w:ins w:id="4538" w:author="Rev 6 Allen Wirfs-Brock" w:date="2012-02-22T12:25:00Z">
        <w:del w:id="4539" w:author="Rev 7 Allen Wirfs-Brock" w:date="2012-04-09T16:24:00Z">
          <w:r w:rsidDel="00E82328">
            <w:rPr>
              <w:i/>
            </w:rPr>
            <w:delText>y</w:delText>
          </w:r>
        </w:del>
      </w:ins>
      <w:ins w:id="4540" w:author="Rev 6 Allen Wirfs-Brock" w:date="2012-02-22T12:24:00Z">
        <w:del w:id="4541" w:author="Rev 7 Allen Wirfs-Brock" w:date="2012-04-09T16:24:00Z">
          <w:r w:rsidDel="00E82328">
            <w:delText xml:space="preserve">.[[value]]. </w:delText>
          </w:r>
        </w:del>
      </w:ins>
    </w:p>
    <w:p w14:paraId="3CB408DA" w14:textId="77777777" w:rsidR="004C02EF" w:rsidRPr="00E77497" w:rsidRDefault="004C02EF" w:rsidP="009A20C6">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61C47354" w14:textId="77777777" w:rsidR="004C02EF" w:rsidRPr="00E77497" w:rsidRDefault="004C02EF" w:rsidP="009A20C6">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14:paraId="48893914" w14:textId="77777777" w:rsidR="004C02EF" w:rsidRPr="00E77497" w:rsidRDefault="004C02EF" w:rsidP="009A20C6">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14:paraId="535F8CC1" w14:textId="77777777" w:rsidR="004C02EF" w:rsidRPr="00E77497" w:rsidRDefault="004C02EF" w:rsidP="009A20C6">
      <w:pPr>
        <w:pStyle w:val="Alg4"/>
        <w:numPr>
          <w:ilvl w:val="0"/>
          <w:numId w:val="355"/>
        </w:numPr>
      </w:pPr>
      <w:r w:rsidRPr="00E77497">
        <w:t>If Type(</w:t>
      </w:r>
      <w:r w:rsidRPr="00E77497">
        <w:rPr>
          <w:i/>
        </w:rPr>
        <w:t>x</w:t>
      </w:r>
      <w:r w:rsidRPr="00E77497">
        <w:t>) is Number, then.</w:t>
      </w:r>
    </w:p>
    <w:p w14:paraId="13A7B5D0"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23F69D0B"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46F3767A"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05150B1A"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1357A3B0" w14:textId="77777777" w:rsidR="004C02EF" w:rsidRPr="00E77497" w:rsidRDefault="004C02EF" w:rsidP="009A20C6">
      <w:pPr>
        <w:pStyle w:val="Alg4"/>
        <w:numPr>
          <w:ilvl w:val="1"/>
          <w:numId w:val="355"/>
        </w:numPr>
      </w:pPr>
      <w:r w:rsidRPr="00E77497">
        <w:t xml:space="preserve">Return </w:t>
      </w:r>
      <w:r w:rsidRPr="00E77497">
        <w:rPr>
          <w:b/>
        </w:rPr>
        <w:t>false</w:t>
      </w:r>
      <w:r w:rsidRPr="00E77497">
        <w:t>.</w:t>
      </w:r>
    </w:p>
    <w:p w14:paraId="242F561B" w14:textId="77777777" w:rsidR="004C02EF" w:rsidRPr="00E77497" w:rsidRDefault="004C02EF" w:rsidP="009A20C6">
      <w:pPr>
        <w:pStyle w:val="Alg4"/>
        <w:numPr>
          <w:ilvl w:val="0"/>
          <w:numId w:val="355"/>
        </w:numPr>
      </w:pPr>
      <w:r w:rsidRPr="00E77497">
        <w:t>If Type(</w:t>
      </w:r>
      <w:r w:rsidRPr="00E77497">
        <w:rPr>
          <w:i/>
        </w:rPr>
        <w:t>x</w:t>
      </w:r>
      <w:r w:rsidRPr="00E77497">
        <w:t xml:space="preserve">) is String, then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47070201" w14:textId="77777777" w:rsidR="004C02EF" w:rsidRPr="00E77497" w:rsidRDefault="004C02EF" w:rsidP="009A20C6">
      <w:pPr>
        <w:pStyle w:val="Alg4"/>
        <w:numPr>
          <w:ilvl w:val="0"/>
          <w:numId w:val="355"/>
        </w:numPr>
      </w:pPr>
      <w:r w:rsidRPr="00E77497">
        <w:t>If Type(</w:t>
      </w:r>
      <w:r w:rsidRPr="00E77497">
        <w:rPr>
          <w:i/>
        </w:rPr>
        <w:t>x</w:t>
      </w:r>
      <w:r w:rsidRPr="00E77497">
        <w:t xml:space="preserve">) is Boolean,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72E4C30B" w14:textId="77777777" w:rsidR="004C02EF" w:rsidRPr="00E77497" w:rsidRDefault="004C02EF" w:rsidP="009A20C6">
      <w:pPr>
        <w:pStyle w:val="Alg4"/>
        <w:numPr>
          <w:ilvl w:val="0"/>
          <w:numId w:val="355"/>
        </w:numPr>
        <w:spacing w:after="120"/>
      </w:pPr>
      <w:r w:rsidRPr="00E77497">
        <w:t xml:space="preserve">Return true if </w:t>
      </w:r>
      <w:r w:rsidRPr="00E77497">
        <w:rPr>
          <w:i/>
        </w:rPr>
        <w:t>x</w:t>
      </w:r>
      <w:r w:rsidRPr="00E77497">
        <w:t xml:space="preserve"> and </w:t>
      </w:r>
      <w:r w:rsidRPr="00E77497">
        <w:rPr>
          <w:i/>
        </w:rPr>
        <w:t>y</w:t>
      </w:r>
      <w:r w:rsidRPr="00E77497">
        <w:t xml:space="preserve"> </w:t>
      </w:r>
      <w:del w:id="4542" w:author="Rev 5 Allen Wirfs-Brock" w:date="2012-01-05T12:52:00Z">
        <w:r w:rsidRPr="00E77497" w:rsidDel="00C30F74">
          <w:delText>refer to</w:delText>
        </w:r>
      </w:del>
      <w:ins w:id="4543" w:author="Rev 5 Allen Wirfs-Brock" w:date="2012-01-05T12:52:00Z">
        <w:r w:rsidR="00C30F74">
          <w:t>are</w:t>
        </w:r>
      </w:ins>
      <w:r w:rsidRPr="00E77497">
        <w:t xml:space="preserve"> the same </w:t>
      </w:r>
      <w:del w:id="4544" w:author="Rev 5 Allen Wirfs-Brock" w:date="2012-01-05T12:54:00Z">
        <w:r w:rsidRPr="00E77497" w:rsidDel="00C30F74">
          <w:delText>object</w:delText>
        </w:r>
      </w:del>
      <w:ins w:id="4545" w:author="Rev 5 Allen Wirfs-Brock" w:date="2012-01-05T12:54:00Z">
        <w:r w:rsidR="00C30F74">
          <w:t>O</w:t>
        </w:r>
        <w:r w:rsidR="00C30F74" w:rsidRPr="00E77497">
          <w:t>bject</w:t>
        </w:r>
        <w:r w:rsidR="00C30F74">
          <w:t xml:space="preserve"> </w:t>
        </w:r>
      </w:ins>
      <w:ins w:id="4546" w:author="Rev 5 Allen Wirfs-Brock" w:date="2012-01-05T12:53:00Z">
        <w:r w:rsidR="00C30F74">
          <w:t>value</w:t>
        </w:r>
      </w:ins>
      <w:r w:rsidRPr="00E77497">
        <w:t xml:space="preserve">. Otherwise, return </w:t>
      </w:r>
      <w:r w:rsidRPr="00E77497">
        <w:rPr>
          <w:b/>
        </w:rPr>
        <w:t>false</w:t>
      </w:r>
      <w:r w:rsidRPr="00E77497">
        <w:t>.</w:t>
      </w:r>
    </w:p>
    <w:p w14:paraId="4D1B5F4D" w14:textId="77777777" w:rsidR="001D4C27" w:rsidRDefault="001D4C27" w:rsidP="006E1632">
      <w:pPr>
        <w:pStyle w:val="20"/>
        <w:numPr>
          <w:ilvl w:val="0"/>
          <w:numId w:val="0"/>
        </w:numPr>
        <w:rPr>
          <w:ins w:id="4547" w:author="Rev 6 Allen Wirfs-Brock" w:date="2012-02-22T15:59:00Z"/>
        </w:rPr>
      </w:pPr>
      <w:bookmarkStart w:id="4548" w:name="_Toc235503372"/>
      <w:bookmarkStart w:id="4549" w:name="_Toc241509147"/>
      <w:bookmarkStart w:id="4550" w:name="_Toc244416634"/>
      <w:bookmarkStart w:id="4551" w:name="_Toc276630998"/>
      <w:bookmarkStart w:id="4552" w:name="_Toc329528726"/>
      <w:ins w:id="4553" w:author="Rev 6 Allen Wirfs-Brock" w:date="2012-02-22T15:59:00Z">
        <w:r>
          <w:t>9.3</w:t>
        </w:r>
        <w:r>
          <w:tab/>
        </w:r>
        <w:del w:id="4554" w:author="Rev 9 Allen Wirfs-Brock" w:date="2012-07-05T20:00:00Z">
          <w:r w:rsidDel="00EE34CE">
            <w:delText xml:space="preserve">Property Access </w:delText>
          </w:r>
        </w:del>
        <w:r>
          <w:t>Operations</w:t>
        </w:r>
      </w:ins>
      <w:ins w:id="4555" w:author="Rev 9 Allen Wirfs-Brock" w:date="2012-07-05T20:00:00Z">
        <w:r w:rsidR="00EE34CE">
          <w:t xml:space="preserve"> on Objects</w:t>
        </w:r>
      </w:ins>
      <w:bookmarkEnd w:id="4552"/>
    </w:p>
    <w:p w14:paraId="2E23F2CD" w14:textId="77777777" w:rsidR="001D4C27" w:rsidRDefault="001D4C27" w:rsidP="006E1632">
      <w:pPr>
        <w:pStyle w:val="30"/>
        <w:numPr>
          <w:ilvl w:val="0"/>
          <w:numId w:val="0"/>
        </w:numPr>
        <w:rPr>
          <w:ins w:id="4556" w:author="Rev 6 Allen Wirfs-Brock" w:date="2012-02-22T16:00:00Z"/>
        </w:rPr>
      </w:pPr>
      <w:bookmarkStart w:id="4557" w:name="_Toc329528727"/>
      <w:ins w:id="4558" w:author="Rev 6 Allen Wirfs-Brock" w:date="2012-02-22T16:00:00Z">
        <w:r>
          <w:t>9.3.1</w:t>
        </w:r>
        <w:r>
          <w:tab/>
          <w:t>Invoke</w:t>
        </w:r>
        <w:bookmarkEnd w:id="4557"/>
      </w:ins>
    </w:p>
    <w:p w14:paraId="3426768B" w14:textId="77777777" w:rsidR="001D4C27" w:rsidRPr="00E77497" w:rsidRDefault="001D4C27" w:rsidP="001D4C27">
      <w:pPr>
        <w:rPr>
          <w:ins w:id="4559" w:author="Rev 6 Allen Wirfs-Brock" w:date="2012-02-22T16:02:00Z"/>
        </w:rPr>
      </w:pPr>
      <w:ins w:id="4560" w:author="Rev 6 Allen Wirfs-Brock" w:date="2012-02-22T16:03:00Z">
        <w:r>
          <w:t xml:space="preserve">The </w:t>
        </w:r>
        <w:del w:id="4561" w:author="Rev 9 Allen Wirfs-Brock" w:date="2012-07-07T16:51:00Z">
          <w:r w:rsidDel="000358AB">
            <w:delText xml:space="preserve">Invoke </w:delText>
          </w:r>
        </w:del>
        <w:r>
          <w:t>abstract</w:t>
        </w:r>
        <w:del w:id="4562" w:author="Rev 8 Allen Wirfs-Brock" w:date="2012-06-14T14:37:00Z">
          <w:r w:rsidDel="00D4543D">
            <w:delText>ion</w:delText>
          </w:r>
        </w:del>
        <w:r>
          <w:t xml:space="preserve"> </w:t>
        </w:r>
      </w:ins>
      <w:ins w:id="4563" w:author="Rev 6 Allen Wirfs-Brock" w:date="2012-02-22T16:04:00Z">
        <w:del w:id="4564" w:author="Rev 9 Allen Wirfs-Brock" w:date="2012-07-07T16:51:00Z">
          <w:r w:rsidDel="000358AB">
            <w:delText xml:space="preserve">abstract </w:delText>
          </w:r>
        </w:del>
        <w:r>
          <w:t xml:space="preserve">operation </w:t>
        </w:r>
      </w:ins>
      <w:ins w:id="4565" w:author="Rev 9 Allen Wirfs-Brock" w:date="2012-07-07T16:51:00Z">
        <w:r w:rsidR="000358AB">
          <w:t xml:space="preserve">Invoke </w:t>
        </w:r>
      </w:ins>
      <w:ins w:id="4566" w:author="Rev 6 Allen Wirfs-Brock" w:date="2012-02-22T16:03:00Z">
        <w:r>
          <w:t>is used to call a method property of an object.  The operation is</w:t>
        </w:r>
      </w:ins>
      <w:ins w:id="4567" w:author="Rev 6 Allen Wirfs-Brock" w:date="2012-02-22T16:04:00Z">
        <w:r>
          <w:t xml:space="preserve"> called with arguments </w:t>
        </w:r>
      </w:ins>
      <w:ins w:id="4568" w:author="Rev 6 Allen Wirfs-Brock" w:date="2012-02-22T16:02:00Z">
        <w:r w:rsidRPr="00E77497">
          <w:t xml:space="preserve"> </w:t>
        </w:r>
      </w:ins>
      <w:ins w:id="4569" w:author="Rev 6 Allen Wirfs-Brock" w:date="2012-02-22T16:04:00Z">
        <w:r>
          <w:rPr>
            <w:rFonts w:ascii="Times New Roman" w:hAnsi="Times New Roman"/>
            <w:i/>
          </w:rPr>
          <w:t>P</w:t>
        </w:r>
        <w:r w:rsidRPr="008A2636">
          <w:rPr>
            <w:rFonts w:cs="Arial"/>
          </w:rPr>
          <w:t>,</w:t>
        </w:r>
        <w:r>
          <w:rPr>
            <w:rFonts w:ascii="Times New Roman" w:hAnsi="Times New Roman"/>
          </w:rPr>
          <w:t xml:space="preserve"> </w:t>
        </w:r>
      </w:ins>
      <w:ins w:id="4570" w:author="Rev 6 Allen Wirfs-Brock" w:date="2012-02-22T16:09:00Z">
        <w:r w:rsidR="00A83EB4" w:rsidRPr="008A2636">
          <w:rPr>
            <w:rFonts w:ascii="Times New Roman" w:hAnsi="Times New Roman"/>
            <w:i/>
          </w:rPr>
          <w:t>O</w:t>
        </w:r>
      </w:ins>
      <w:ins w:id="4571" w:author="Rev 6 Allen Wirfs-Brock" w:date="2012-02-22T16:05:00Z">
        <w:r>
          <w:rPr>
            <w:rFonts w:cs="Arial"/>
          </w:rPr>
          <w:t xml:space="preserve">, and </w:t>
        </w:r>
        <w:r w:rsidRPr="008A2636">
          <w:rPr>
            <w:rFonts w:ascii="Times New Roman" w:hAnsi="Times New Roman"/>
            <w:i/>
          </w:rPr>
          <w:t>args</w:t>
        </w:r>
        <w:r w:rsidR="00A83EB4">
          <w:rPr>
            <w:rFonts w:cs="Arial"/>
          </w:rPr>
          <w:t xml:space="preserve"> where </w:t>
        </w:r>
        <w:r w:rsidR="00A83EB4" w:rsidRPr="008A2636">
          <w:rPr>
            <w:rFonts w:ascii="Times New Roman" w:hAnsi="Times New Roman"/>
            <w:i/>
          </w:rPr>
          <w:t>P</w:t>
        </w:r>
        <w:r w:rsidR="00A83EB4">
          <w:rPr>
            <w:rFonts w:cs="Arial"/>
          </w:rPr>
          <w:t xml:space="preserve"> is the property key, </w:t>
        </w:r>
      </w:ins>
      <w:ins w:id="4572" w:author="Rev 6 Allen Wirfs-Brock" w:date="2012-02-22T16:09:00Z">
        <w:r w:rsidR="00A83EB4">
          <w:rPr>
            <w:rFonts w:ascii="Times New Roman" w:hAnsi="Times New Roman"/>
            <w:i/>
          </w:rPr>
          <w:t>O</w:t>
        </w:r>
      </w:ins>
      <w:ins w:id="4573" w:author="Rev 6 Allen Wirfs-Brock" w:date="2012-02-22T16:05:00Z">
        <w:r w:rsidR="00A83EB4">
          <w:rPr>
            <w:rFonts w:cs="Arial"/>
          </w:rPr>
          <w:t xml:space="preserve"> serves as both the lookup point </w:t>
        </w:r>
      </w:ins>
      <w:ins w:id="4574" w:author="Rev 6 Allen Wirfs-Brock" w:date="2012-02-22T16:09:00Z">
        <w:r w:rsidR="00A83EB4">
          <w:rPr>
            <w:rFonts w:cs="Arial"/>
          </w:rPr>
          <w:t>f</w:t>
        </w:r>
      </w:ins>
      <w:ins w:id="4575" w:author="Rev 6 Allen Wirfs-Brock" w:date="2012-02-22T16:05:00Z">
        <w:r w:rsidR="00A83EB4">
          <w:rPr>
            <w:rFonts w:cs="Arial"/>
          </w:rPr>
          <w:t xml:space="preserve">or the property and the this value of the </w:t>
        </w:r>
      </w:ins>
      <w:ins w:id="4576" w:author="Rev 6 Allen Wirfs-Brock" w:date="2012-02-22T16:09:00Z">
        <w:r w:rsidR="00A83EB4">
          <w:rPr>
            <w:rFonts w:cs="Arial"/>
          </w:rPr>
          <w:t>call</w:t>
        </w:r>
      </w:ins>
      <w:ins w:id="4577" w:author="Rev 6 Allen Wirfs-Brock" w:date="2012-02-22T16:05:00Z">
        <w:r w:rsidR="00A83EB4">
          <w:rPr>
            <w:rFonts w:cs="Arial"/>
          </w:rPr>
          <w:t xml:space="preserve">, and </w:t>
        </w:r>
        <w:r w:rsidR="00A83EB4" w:rsidRPr="008A2636">
          <w:rPr>
            <w:rFonts w:ascii="Times New Roman" w:hAnsi="Times New Roman"/>
            <w:i/>
          </w:rPr>
          <w:t>args</w:t>
        </w:r>
        <w:r w:rsidR="00A83EB4">
          <w:rPr>
            <w:rFonts w:cs="Arial"/>
          </w:rPr>
          <w:t xml:space="preserve"> is the list of arguments values passed to the method.</w:t>
        </w:r>
      </w:ins>
      <w:ins w:id="4578" w:author="Rev 6 Allen Wirfs-Brock" w:date="2012-02-22T16:02:00Z">
        <w:r w:rsidRPr="00E77497">
          <w:t xml:space="preserve"> </w:t>
        </w:r>
      </w:ins>
      <w:ins w:id="4579" w:author="Rev 6 Allen Wirfs-Brock" w:date="2012-02-22T16:07:00Z">
        <w:r w:rsidR="00A83EB4">
          <w:t>This abstract operation perform</w:t>
        </w:r>
      </w:ins>
      <w:ins w:id="4580" w:author="Rev 6 Allen Wirfs-Brock" w:date="2012-02-22T16:02:00Z">
        <w:r w:rsidRPr="00E77497">
          <w:t>, the following steps:</w:t>
        </w:r>
      </w:ins>
    </w:p>
    <w:p w14:paraId="429E84B1" w14:textId="77777777" w:rsidR="004D1203" w:rsidRPr="00E77497" w:rsidRDefault="004D1203" w:rsidP="004D1203">
      <w:pPr>
        <w:pStyle w:val="Alg4"/>
        <w:numPr>
          <w:ilvl w:val="0"/>
          <w:numId w:val="181"/>
        </w:numPr>
        <w:rPr>
          <w:ins w:id="4581" w:author="Rev 6 Allen Wirfs-Brock" w:date="2012-02-22T16:17:00Z"/>
        </w:rPr>
      </w:pPr>
      <w:ins w:id="4582" w:author="Rev 6 Allen Wirfs-Brock" w:date="2012-02-22T16:17:00Z">
        <w:r w:rsidRPr="00E77497">
          <w:t xml:space="preserve">Let </w:t>
        </w:r>
      </w:ins>
      <w:ins w:id="4583" w:author="Rev 6 Allen Wirfs-Brock" w:date="2012-02-22T16:30:00Z">
        <w:r w:rsidR="008A2636">
          <w:rPr>
            <w:i/>
          </w:rPr>
          <w:t>obj</w:t>
        </w:r>
      </w:ins>
      <w:ins w:id="4584" w:author="Rev 6 Allen Wirfs-Brock" w:date="2012-02-22T16:17:00Z">
        <w:r w:rsidRPr="00E77497">
          <w:rPr>
            <w:i/>
          </w:rPr>
          <w:t xml:space="preserve"> </w:t>
        </w:r>
        <w:r w:rsidRPr="00E77497">
          <w:t>be ToObject</w:t>
        </w:r>
      </w:ins>
      <w:ins w:id="4585" w:author="Rev 6 Allen Wirfs-Brock" w:date="2012-02-22T16:29:00Z">
        <w:r w:rsidR="008A2636">
          <w:t>(</w:t>
        </w:r>
        <w:r w:rsidR="008A2636" w:rsidRPr="008A2636">
          <w:rPr>
            <w:i/>
          </w:rPr>
          <w:t>O</w:t>
        </w:r>
        <w:r w:rsidR="008A2636">
          <w:t>)</w:t>
        </w:r>
      </w:ins>
      <w:ins w:id="4586" w:author="Rev 6 Allen Wirfs-Brock" w:date="2012-02-22T16:17:00Z">
        <w:r w:rsidRPr="00E77497">
          <w:t>.</w:t>
        </w:r>
      </w:ins>
    </w:p>
    <w:p w14:paraId="56555E1B" w14:textId="77777777" w:rsidR="008A2636" w:rsidRDefault="002861C6" w:rsidP="008A2636">
      <w:pPr>
        <w:pStyle w:val="Alg4"/>
        <w:numPr>
          <w:ilvl w:val="0"/>
          <w:numId w:val="181"/>
        </w:numPr>
        <w:contextualSpacing/>
        <w:rPr>
          <w:ins w:id="4587" w:author="Rev 6 Allen Wirfs-Brock" w:date="2012-02-22T16:31:00Z"/>
        </w:rPr>
      </w:pPr>
      <w:ins w:id="4588" w:author="Rev 6 Allen Wirfs-Brock" w:date="2012-02-23T13:23:00Z">
        <w:r>
          <w:t>ReturnIfAbrupt(</w:t>
        </w:r>
        <w:r>
          <w:rPr>
            <w:i/>
          </w:rPr>
          <w:t>obj</w:t>
        </w:r>
        <w:r>
          <w:t>)</w:t>
        </w:r>
      </w:ins>
      <w:ins w:id="4589" w:author="Rev 6 Allen Wirfs-Brock" w:date="2012-02-22T16:31:00Z">
        <w:r w:rsidR="008A2636">
          <w:t>.</w:t>
        </w:r>
      </w:ins>
    </w:p>
    <w:p w14:paraId="2408098D" w14:textId="77777777" w:rsidR="004D1203" w:rsidRPr="00E77497" w:rsidRDefault="004D1203" w:rsidP="004D1203">
      <w:pPr>
        <w:pStyle w:val="Alg4"/>
        <w:numPr>
          <w:ilvl w:val="0"/>
          <w:numId w:val="181"/>
        </w:numPr>
        <w:rPr>
          <w:ins w:id="4590" w:author="Rev 6 Allen Wirfs-Brock" w:date="2012-02-22T16:17:00Z"/>
        </w:rPr>
      </w:pPr>
      <w:ins w:id="4591" w:author="Rev 6 Allen Wirfs-Brock" w:date="2012-02-22T16:17:00Z">
        <w:r w:rsidRPr="00E77497">
          <w:t xml:space="preserve">Let </w:t>
        </w:r>
      </w:ins>
      <w:ins w:id="4592" w:author="Rev 6 Allen Wirfs-Brock" w:date="2012-02-22T16:29:00Z">
        <w:r w:rsidR="008A2636">
          <w:rPr>
            <w:i/>
          </w:rPr>
          <w:t>func</w:t>
        </w:r>
      </w:ins>
      <w:ins w:id="4593" w:author="Rev 6 Allen Wirfs-Brock" w:date="2012-02-22T16:17:00Z">
        <w:r w:rsidRPr="00E77497">
          <w:t xml:space="preserve"> be the result of calling the [[Get]] internal method of </w:t>
        </w:r>
      </w:ins>
      <w:ins w:id="4594" w:author="Rev 6 Allen Wirfs-Brock" w:date="2012-02-22T16:31:00Z">
        <w:r w:rsidR="008A2636">
          <w:rPr>
            <w:i/>
          </w:rPr>
          <w:t>obj</w:t>
        </w:r>
      </w:ins>
      <w:ins w:id="4595" w:author="Rev 6 Allen Wirfs-Brock" w:date="2012-02-22T16:17:00Z">
        <w:r w:rsidRPr="00E77497">
          <w:rPr>
            <w:i/>
          </w:rPr>
          <w:t xml:space="preserve"> </w:t>
        </w:r>
        <w:r w:rsidRPr="00E77497">
          <w:t xml:space="preserve">passing </w:t>
        </w:r>
      </w:ins>
      <w:ins w:id="4596" w:author="Rev 6 Allen Wirfs-Brock" w:date="2012-02-22T16:30:00Z">
        <w:r w:rsidR="008A2636">
          <w:rPr>
            <w:i/>
          </w:rPr>
          <w:t>P</w:t>
        </w:r>
      </w:ins>
      <w:ins w:id="4597" w:author="Rev 6 Allen Wirfs-Brock" w:date="2012-02-22T16:17:00Z">
        <w:r w:rsidRPr="00E77497">
          <w:t xml:space="preserve"> as the argument.</w:t>
        </w:r>
      </w:ins>
    </w:p>
    <w:p w14:paraId="63633499" w14:textId="77777777" w:rsidR="008A2636" w:rsidRDefault="002861C6" w:rsidP="008A2636">
      <w:pPr>
        <w:pStyle w:val="Alg4"/>
        <w:numPr>
          <w:ilvl w:val="0"/>
          <w:numId w:val="181"/>
        </w:numPr>
        <w:contextualSpacing/>
        <w:rPr>
          <w:ins w:id="4598" w:author="Rev 6 Allen Wirfs-Brock" w:date="2012-02-22T16:31:00Z"/>
        </w:rPr>
      </w:pPr>
      <w:ins w:id="4599" w:author="Rev 6 Allen Wirfs-Brock" w:date="2012-02-23T13:24:00Z">
        <w:r>
          <w:t>ReturnIfAbrupt(</w:t>
        </w:r>
        <w:r>
          <w:rPr>
            <w:i/>
          </w:rPr>
          <w:t>func</w:t>
        </w:r>
        <w:r>
          <w:t>)</w:t>
        </w:r>
      </w:ins>
      <w:ins w:id="4600" w:author="Rev 6 Allen Wirfs-Brock" w:date="2012-02-22T16:31:00Z">
        <w:r w:rsidR="008A2636">
          <w:t>.</w:t>
        </w:r>
      </w:ins>
    </w:p>
    <w:p w14:paraId="6FE5AB45" w14:textId="77777777" w:rsidR="004D1203" w:rsidRPr="00E77497" w:rsidRDefault="004D1203" w:rsidP="004D1203">
      <w:pPr>
        <w:pStyle w:val="Alg4"/>
        <w:numPr>
          <w:ilvl w:val="0"/>
          <w:numId w:val="181"/>
        </w:numPr>
        <w:rPr>
          <w:ins w:id="4601" w:author="Rev 6 Allen Wirfs-Brock" w:date="2012-02-22T16:17:00Z"/>
        </w:rPr>
      </w:pPr>
      <w:ins w:id="4602" w:author="Rev 6 Allen Wirfs-Brock" w:date="2012-02-22T16:17:00Z">
        <w:r w:rsidRPr="00E77497">
          <w:t>If IsCallable(</w:t>
        </w:r>
      </w:ins>
      <w:ins w:id="4603" w:author="Rev 6 Allen Wirfs-Brock" w:date="2012-02-22T16:32:00Z">
        <w:r w:rsidR="008A2636">
          <w:rPr>
            <w:i/>
          </w:rPr>
          <w:t>func</w:t>
        </w:r>
      </w:ins>
      <w:ins w:id="4604" w:author="Rev 6 Allen Wirfs-Brock" w:date="2012-02-22T16:17:00Z">
        <w:r w:rsidRPr="00E77497">
          <w:t xml:space="preserve">) is </w:t>
        </w:r>
        <w:r w:rsidRPr="00E77497">
          <w:rPr>
            <w:b/>
          </w:rPr>
          <w:t>false</w:t>
        </w:r>
        <w:r w:rsidRPr="00E77497">
          <w:t xml:space="preserve">, throw a </w:t>
        </w:r>
        <w:r w:rsidRPr="00E77497">
          <w:rPr>
            <w:b/>
          </w:rPr>
          <w:t xml:space="preserve">TypeError </w:t>
        </w:r>
        <w:r w:rsidRPr="00E77497">
          <w:t>exception.</w:t>
        </w:r>
      </w:ins>
    </w:p>
    <w:p w14:paraId="58E8602A" w14:textId="77777777" w:rsidR="004D1203" w:rsidRPr="00E77497" w:rsidRDefault="004D1203" w:rsidP="004D1203">
      <w:pPr>
        <w:pStyle w:val="Alg4"/>
        <w:numPr>
          <w:ilvl w:val="0"/>
          <w:numId w:val="181"/>
        </w:numPr>
        <w:spacing w:after="120"/>
        <w:rPr>
          <w:ins w:id="4605" w:author="Rev 6 Allen Wirfs-Brock" w:date="2012-02-22T16:17:00Z"/>
        </w:rPr>
      </w:pPr>
      <w:ins w:id="4606" w:author="Rev 6 Allen Wirfs-Brock" w:date="2012-02-22T16:17:00Z">
        <w:r w:rsidRPr="00E77497">
          <w:t xml:space="preserve">Return the result of calling the [[Call]] internal method of </w:t>
        </w:r>
      </w:ins>
      <w:ins w:id="4607" w:author="Rev 6 Allen Wirfs-Brock" w:date="2012-02-22T16:32:00Z">
        <w:r w:rsidR="008A2636">
          <w:rPr>
            <w:i/>
          </w:rPr>
          <w:t>func</w:t>
        </w:r>
        <w:r w:rsidR="008A2636" w:rsidRPr="00E77497">
          <w:t xml:space="preserve"> </w:t>
        </w:r>
      </w:ins>
      <w:ins w:id="4608" w:author="Rev 6 Allen Wirfs-Brock" w:date="2012-02-22T16:17:00Z">
        <w:r w:rsidRPr="00E77497">
          <w:t xml:space="preserve">passing </w:t>
        </w:r>
        <w:r w:rsidRPr="00E77497">
          <w:rPr>
            <w:i/>
          </w:rPr>
          <w:t xml:space="preserve">O </w:t>
        </w:r>
        <w:r w:rsidRPr="00E77497">
          <w:t xml:space="preserve">as the </w:t>
        </w:r>
        <w:r w:rsidRPr="00E77497">
          <w:rPr>
            <w:b/>
          </w:rPr>
          <w:t xml:space="preserve">this </w:t>
        </w:r>
        <w:r w:rsidRPr="00E77497">
          <w:t xml:space="preserve">value and </w:t>
        </w:r>
      </w:ins>
      <w:ins w:id="4609" w:author="Rev 6 Allen Wirfs-Brock" w:date="2012-02-22T16:33:00Z">
        <w:r w:rsidR="008A2636">
          <w:t xml:space="preserve">argument list </w:t>
        </w:r>
        <w:r w:rsidR="008A2636" w:rsidRPr="008A2636">
          <w:rPr>
            <w:i/>
          </w:rPr>
          <w:t>args</w:t>
        </w:r>
      </w:ins>
      <w:ins w:id="4610" w:author="Rev 6 Allen Wirfs-Brock" w:date="2012-02-22T16:17:00Z">
        <w:r w:rsidRPr="00E77497">
          <w:t>.</w:t>
        </w:r>
      </w:ins>
    </w:p>
    <w:p w14:paraId="65BE0CE3" w14:textId="77777777" w:rsidR="001D4C27" w:rsidRPr="001D4C27" w:rsidRDefault="001D4C27" w:rsidP="008A2636">
      <w:pPr>
        <w:rPr>
          <w:ins w:id="4611" w:author="Rev 6 Allen Wirfs-Brock" w:date="2012-02-22T15:59:00Z"/>
        </w:rPr>
      </w:pPr>
    </w:p>
    <w:p w14:paraId="4701544E" w14:textId="77777777" w:rsidR="004C02EF" w:rsidRPr="00E77497" w:rsidRDefault="004C02EF" w:rsidP="004C02EF">
      <w:pPr>
        <w:pStyle w:val="1"/>
        <w:numPr>
          <w:ilvl w:val="0"/>
          <w:numId w:val="0"/>
        </w:numPr>
      </w:pPr>
      <w:bookmarkStart w:id="4612" w:name="_Toc329528728"/>
      <w:r w:rsidRPr="00E77497">
        <w:t>10</w:t>
      </w:r>
      <w:r w:rsidRPr="00E77497">
        <w:tab/>
        <w:t>Executable Code and Execution Context</w:t>
      </w:r>
      <w:bookmarkEnd w:id="4418"/>
      <w:bookmarkEnd w:id="4419"/>
      <w:bookmarkEnd w:id="4420"/>
      <w:bookmarkEnd w:id="4421"/>
      <w:bookmarkEnd w:id="4422"/>
      <w:bookmarkEnd w:id="4423"/>
      <w:bookmarkEnd w:id="4424"/>
      <w:bookmarkEnd w:id="4425"/>
      <w:r w:rsidRPr="00E77497">
        <w:t>s</w:t>
      </w:r>
      <w:bookmarkEnd w:id="4426"/>
      <w:bookmarkEnd w:id="4427"/>
      <w:bookmarkEnd w:id="4548"/>
      <w:bookmarkEnd w:id="4549"/>
      <w:bookmarkEnd w:id="4550"/>
      <w:bookmarkEnd w:id="4551"/>
      <w:bookmarkEnd w:id="4612"/>
    </w:p>
    <w:p w14:paraId="190C0722" w14:textId="77777777" w:rsidR="004C02EF" w:rsidRPr="00E77497" w:rsidRDefault="004C02EF" w:rsidP="00C623F2">
      <w:pPr>
        <w:pStyle w:val="20"/>
        <w:numPr>
          <w:ilvl w:val="0"/>
          <w:numId w:val="0"/>
        </w:numPr>
      </w:pPr>
      <w:bookmarkStart w:id="4613" w:name="_Toc235503373"/>
      <w:bookmarkStart w:id="4614" w:name="_Toc241509148"/>
      <w:bookmarkStart w:id="4615" w:name="_Toc244416635"/>
      <w:bookmarkStart w:id="4616" w:name="_Toc276630999"/>
      <w:bookmarkStart w:id="4617" w:name="_Toc329528729"/>
      <w:r w:rsidRPr="00E77497">
        <w:t>10.1</w:t>
      </w:r>
      <w:r w:rsidRPr="00E77497">
        <w:tab/>
        <w:t>Types of Executable Code</w:t>
      </w:r>
      <w:bookmarkEnd w:id="4613"/>
      <w:bookmarkEnd w:id="4614"/>
      <w:bookmarkEnd w:id="4615"/>
      <w:bookmarkEnd w:id="4616"/>
      <w:bookmarkEnd w:id="4617"/>
    </w:p>
    <w:p w14:paraId="7D7A722C" w14:textId="77777777" w:rsidR="004C02EF" w:rsidRPr="00E77497" w:rsidRDefault="004C02EF" w:rsidP="004C02EF">
      <w:r w:rsidRPr="00E77497">
        <w:t>There are three types of ECMAScript executable code:</w:t>
      </w:r>
    </w:p>
    <w:p w14:paraId="5D7B057B" w14:textId="77777777" w:rsidR="004C02EF" w:rsidRPr="00E77497" w:rsidRDefault="004C02EF" w:rsidP="004C02EF">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sidRPr="00E77497">
        <w:rPr>
          <w:rFonts w:cs="Arial"/>
          <w:i/>
        </w:rPr>
        <w:t>Program</w:t>
      </w:r>
      <w:r w:rsidRPr="00E77497">
        <w:rPr>
          <w:rFonts w:ascii="Arial" w:hAnsi="Arial" w:cs="Arial"/>
        </w:rPr>
        <w:t xml:space="preserve">. The global code of a particular </w:t>
      </w:r>
      <w:r w:rsidRPr="00E77497">
        <w:rPr>
          <w:rFonts w:cs="Arial"/>
          <w:i/>
        </w:rPr>
        <w:t>Program</w:t>
      </w:r>
      <w:r w:rsidRPr="00E77497">
        <w:rPr>
          <w:rFonts w:ascii="Arial" w:hAnsi="Arial" w:cs="Arial"/>
        </w:rPr>
        <w:t xml:space="preserve"> does not include any source text that is parsed as part of a </w:t>
      </w:r>
      <w:r w:rsidRPr="00E77497">
        <w:rPr>
          <w:rFonts w:cs="Arial"/>
          <w:i/>
        </w:rPr>
        <w:t>FunctionBody</w:t>
      </w:r>
      <w:r w:rsidRPr="00E77497">
        <w:rPr>
          <w:rFonts w:ascii="Arial" w:hAnsi="Arial" w:cs="Arial"/>
        </w:rPr>
        <w:t>.</w:t>
      </w:r>
    </w:p>
    <w:p w14:paraId="538E377E"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sidRPr="00E77497">
        <w:rPr>
          <w:i/>
        </w:rPr>
        <w:t>Program</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sidRPr="00E77497">
        <w:rPr>
          <w:i/>
        </w:rPr>
        <w:t>Program</w:t>
      </w:r>
      <w:r w:rsidRPr="00E77497">
        <w:rPr>
          <w:rFonts w:ascii="Arial" w:hAnsi="Arial"/>
        </w:rPr>
        <w:t>.</w:t>
      </w:r>
    </w:p>
    <w:p w14:paraId="11F3C7A0"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w:t>
      </w:r>
      <w:ins w:id="4618" w:author="Rev 7 Allen Wirfs-Brock" w:date="2012-05-01T08:39:00Z">
        <w:r w:rsidR="00B776CC">
          <w:rPr>
            <w:rFonts w:ascii="Arial" w:hAnsi="Arial"/>
          </w:rPr>
          <w:t xml:space="preserve">to supply the value of the [[Code]] internal property </w:t>
        </w:r>
      </w:ins>
      <w:commentRangeStart w:id="4619"/>
      <w:ins w:id="4620" w:author="Rev 7 Allen Wirfs-Brock" w:date="2012-05-01T08:40:00Z">
        <w:r w:rsidR="00B776CC">
          <w:rPr>
            <w:rFonts w:ascii="Arial" w:hAnsi="Arial"/>
          </w:rPr>
          <w:t>(see 13.5)</w:t>
        </w:r>
      </w:ins>
      <w:commentRangeEnd w:id="4619"/>
      <w:ins w:id="4621" w:author="Rev 7 Allen Wirfs-Brock" w:date="2012-05-01T08:44:00Z">
        <w:r w:rsidR="00B776CC">
          <w:rPr>
            <w:rStyle w:val="af3"/>
            <w:rFonts w:ascii="Arial" w:eastAsia="MS Mincho" w:hAnsi="Arial"/>
            <w:spacing w:val="0"/>
            <w:lang w:eastAsia="ja-JP"/>
          </w:rPr>
          <w:commentReference w:id="4619"/>
        </w:r>
      </w:ins>
      <w:ins w:id="4622" w:author="Rev 7 Allen Wirfs-Brock" w:date="2012-05-01T08:40:00Z">
        <w:r w:rsidR="00B776CC">
          <w:rPr>
            <w:rFonts w:ascii="Arial" w:hAnsi="Arial"/>
          </w:rPr>
          <w:t xml:space="preserve"> </w:t>
        </w:r>
      </w:ins>
      <w:ins w:id="4623" w:author="Rev 7 Allen Wirfs-Brock" w:date="2012-05-01T08:39:00Z">
        <w:r w:rsidR="00B776CC">
          <w:rPr>
            <w:rFonts w:ascii="Arial" w:hAnsi="Arial"/>
          </w:rPr>
          <w:t xml:space="preserve">of function </w:t>
        </w:r>
      </w:ins>
      <w:ins w:id="4624" w:author="Rev 7 Allen Wirfs-Brock" w:date="2012-05-01T08:44:00Z">
        <w:r w:rsidR="00B776CC">
          <w:rPr>
            <w:rFonts w:ascii="Arial" w:hAnsi="Arial"/>
          </w:rPr>
          <w:t>and</w:t>
        </w:r>
      </w:ins>
      <w:ins w:id="4625" w:author="Rev 7 Allen Wirfs-Brock" w:date="2012-05-01T08:39:00Z">
        <w:r w:rsidR="00B776CC">
          <w:rPr>
            <w:rFonts w:ascii="Arial" w:hAnsi="Arial"/>
          </w:rPr>
          <w:t xml:space="preserve"> generator objects. </w:t>
        </w:r>
      </w:ins>
      <w:del w:id="4626" w:author="Rev 7 Allen Wirfs-Brock" w:date="2012-05-01T08:39:00Z">
        <w:r w:rsidRPr="00E77497" w:rsidDel="00B776CC">
          <w:rPr>
            <w:rFonts w:ascii="Arial" w:hAnsi="Arial"/>
          </w:rPr>
          <w:delText xml:space="preserve">as </w:delText>
        </w:r>
      </w:del>
      <w:del w:id="4627" w:author="Rev 7 Allen Wirfs-Brock" w:date="2012-05-01T08:41:00Z">
        <w:r w:rsidRPr="00E77497" w:rsidDel="00B776CC">
          <w:rPr>
            <w:rFonts w:ascii="Arial" w:hAnsi="Arial"/>
          </w:rPr>
          <w:delText xml:space="preserve">part of a </w:delText>
        </w:r>
        <w:r w:rsidRPr="00E77497" w:rsidDel="00B776CC">
          <w:rPr>
            <w:i/>
          </w:rPr>
          <w:delText>FunctionBody</w:delText>
        </w:r>
        <w:r w:rsidRPr="00E77497" w:rsidDel="00B776CC">
          <w:rPr>
            <w:rFonts w:ascii="Arial" w:hAnsi="Arial"/>
          </w:rPr>
          <w:delText>.</w:delText>
        </w:r>
      </w:del>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ins w:id="4628" w:author="Rev 7 Allen Wirfs-Brock" w:date="2012-05-01T08:42:00Z">
        <w:r w:rsidR="00B776CC">
          <w:rPr>
            <w:rFonts w:ascii="Arial" w:hAnsi="Arial"/>
          </w:rPr>
          <w:t xml:space="preserve"> function or generator</w:t>
        </w:r>
      </w:ins>
      <w:r w:rsidRPr="00E77497">
        <w:rPr>
          <w:rFonts w:ascii="Arial" w:hAnsi="Arial"/>
        </w:rPr>
        <w:t xml:space="preserve"> </w:t>
      </w:r>
      <w:del w:id="4629" w:author="Rev 7 Allen Wirfs-Brock" w:date="2012-05-01T08:41:00Z">
        <w:r w:rsidRPr="00E77497" w:rsidDel="00B776CC">
          <w:rPr>
            <w:i/>
          </w:rPr>
          <w:delText>FunctionBody</w:delText>
        </w:r>
        <w:r w:rsidRPr="00E77497" w:rsidDel="00B776CC">
          <w:rPr>
            <w:rFonts w:ascii="Arial" w:hAnsi="Arial"/>
          </w:rPr>
          <w:delText xml:space="preserve"> </w:delText>
        </w:r>
      </w:del>
      <w:r w:rsidRPr="00E77497">
        <w:rPr>
          <w:rFonts w:ascii="Arial" w:hAnsi="Arial"/>
        </w:rPr>
        <w:t xml:space="preserve">does not include any source text that is parsed as </w:t>
      </w:r>
      <w:del w:id="4630" w:author="Rev 7 Allen Wirfs-Brock" w:date="2012-05-01T08:42:00Z">
        <w:r w:rsidRPr="00E77497" w:rsidDel="00B776CC">
          <w:rPr>
            <w:rFonts w:ascii="Arial" w:hAnsi="Arial"/>
          </w:rPr>
          <w:delText xml:space="preserve">part </w:delText>
        </w:r>
      </w:del>
      <w:ins w:id="4631" w:author="Rev 7 Allen Wirfs-Brock" w:date="2012-05-01T08:42:00Z">
        <w:r w:rsidR="00B776CC">
          <w:rPr>
            <w:rFonts w:ascii="Arial" w:hAnsi="Arial"/>
          </w:rPr>
          <w:t>the function code</w:t>
        </w:r>
        <w:r w:rsidR="00B776CC" w:rsidRPr="00E77497">
          <w:rPr>
            <w:rFonts w:ascii="Arial" w:hAnsi="Arial"/>
          </w:rPr>
          <w:t xml:space="preserve"> </w:t>
        </w:r>
      </w:ins>
      <w:r w:rsidRPr="00E77497">
        <w:rPr>
          <w:rFonts w:ascii="Arial" w:hAnsi="Arial"/>
        </w:rPr>
        <w:t>of a nested</w:t>
      </w:r>
      <w:ins w:id="4632" w:author="Rev 7 Allen Wirfs-Brock" w:date="2012-05-01T08:42:00Z">
        <w:r w:rsidR="00B776CC" w:rsidRPr="00B776CC">
          <w:rPr>
            <w:rFonts w:ascii="Arial" w:hAnsi="Arial"/>
          </w:rPr>
          <w:t xml:space="preserve"> </w:t>
        </w:r>
        <w:r w:rsidR="00B776CC">
          <w:rPr>
            <w:rFonts w:ascii="Arial" w:hAnsi="Arial"/>
          </w:rPr>
          <w:t>function or generator</w:t>
        </w:r>
      </w:ins>
      <w:del w:id="4633" w:author="Rev 7 Allen Wirfs-Brock" w:date="2012-05-01T08:42:00Z">
        <w:r w:rsidRPr="00E77497" w:rsidDel="00B776CC">
          <w:rPr>
            <w:rFonts w:ascii="Arial" w:hAnsi="Arial"/>
          </w:rPr>
          <w:delText xml:space="preserve"> </w:delText>
        </w:r>
        <w:r w:rsidRPr="00E77497" w:rsidDel="00B776CC">
          <w:rPr>
            <w:i/>
          </w:rPr>
          <w:delText>FunctionBody</w:delText>
        </w:r>
      </w:del>
      <w:r w:rsidRPr="00E77497">
        <w:rPr>
          <w:rFonts w:ascii="Arial" w:hAnsi="Arial"/>
        </w:rPr>
        <w:t xml:space="preserve">. </w:t>
      </w:r>
      <w:del w:id="4634" w:author="Rev 7 Allen Wirfs-Brock" w:date="2012-05-01T08:43:00Z">
        <w:r w:rsidRPr="00E77497" w:rsidDel="00B776CC">
          <w:rPr>
            <w:rFonts w:ascii="Arial" w:hAnsi="Arial"/>
            <w:i/>
          </w:rPr>
          <w:delText>Function code</w:delText>
        </w:r>
        <w:r w:rsidRPr="00E77497" w:rsidDel="00B776CC">
          <w:rPr>
            <w:rFonts w:ascii="Arial" w:hAnsi="Arial"/>
          </w:rPr>
          <w:delText xml:space="preserve"> also denotes the source text supplied when using the built-in </w:delText>
        </w:r>
        <w:r w:rsidRPr="00E77497" w:rsidDel="00B776CC">
          <w:rPr>
            <w:rFonts w:ascii="Courier New" w:hAnsi="Courier New"/>
            <w:b/>
          </w:rPr>
          <w:delText>Function</w:delText>
        </w:r>
        <w:r w:rsidRPr="00E77497" w:rsidDel="00B776CC">
          <w:rPr>
            <w:rFonts w:ascii="Arial" w:hAnsi="Arial"/>
          </w:rPr>
          <w:delText xml:space="preserve"> object as a constructor. More precisely, the last parameter provided to the </w:delText>
        </w:r>
        <w:r w:rsidRPr="00E77497" w:rsidDel="00B776CC">
          <w:rPr>
            <w:rFonts w:ascii="Courier New" w:hAnsi="Courier New"/>
            <w:b/>
          </w:rPr>
          <w:delText>Function</w:delText>
        </w:r>
        <w:r w:rsidRPr="00E77497" w:rsidDel="00B776CC">
          <w:rPr>
            <w:rFonts w:ascii="Arial" w:hAnsi="Arial"/>
          </w:rPr>
          <w:delText xml:space="preserve"> constructor is converted to a String and treated as the </w:delText>
        </w:r>
        <w:r w:rsidRPr="00E77497" w:rsidDel="00B776CC">
          <w:rPr>
            <w:i/>
          </w:rPr>
          <w:delText>FunctionBody</w:delText>
        </w:r>
        <w:r w:rsidRPr="00E77497" w:rsidDel="00B776CC">
          <w:rPr>
            <w:rFonts w:ascii="Arial" w:hAnsi="Arial"/>
          </w:rPr>
          <w:delText xml:space="preserve">. If more than one parameter is provided to the </w:delText>
        </w:r>
        <w:r w:rsidRPr="00E77497" w:rsidDel="00B776CC">
          <w:rPr>
            <w:rFonts w:ascii="Courier New" w:hAnsi="Courier New"/>
            <w:b/>
          </w:rPr>
          <w:delText>Function</w:delText>
        </w:r>
        <w:r w:rsidRPr="00E77497" w:rsidDel="00B776CC">
          <w:rPr>
            <w:rFonts w:ascii="Arial" w:hAnsi="Arial"/>
          </w:rPr>
          <w:delText xml:space="preserve"> constructor, all parameters except the last one are converted to Strings and concatenated together, separated by commas. The resulting String is interpreted as the </w:delText>
        </w:r>
        <w:r w:rsidRPr="00E77497" w:rsidDel="00B776CC">
          <w:rPr>
            <w:i/>
          </w:rPr>
          <w:delText>FormalParameterList</w:delText>
        </w:r>
        <w:r w:rsidRPr="00E77497" w:rsidDel="00B776CC">
          <w:rPr>
            <w:rFonts w:ascii="Arial" w:hAnsi="Arial"/>
          </w:rPr>
          <w:delText xml:space="preserve"> for the </w:delText>
        </w:r>
        <w:r w:rsidRPr="00E77497" w:rsidDel="00B776CC">
          <w:rPr>
            <w:i/>
          </w:rPr>
          <w:delText>FunctionBody</w:delText>
        </w:r>
        <w:r w:rsidRPr="00E77497" w:rsidDel="00B776CC">
          <w:rPr>
            <w:rFonts w:ascii="Arial" w:hAnsi="Arial"/>
          </w:rPr>
          <w:delText xml:space="preserve"> defined by the last parameter. The function code for a particular instantiation of a </w:delText>
        </w:r>
        <w:r w:rsidRPr="00E77497" w:rsidDel="00B776CC">
          <w:rPr>
            <w:rFonts w:ascii="Courier New" w:hAnsi="Courier New"/>
            <w:b/>
          </w:rPr>
          <w:delText>Function</w:delText>
        </w:r>
        <w:r w:rsidRPr="00E77497" w:rsidDel="00B776CC">
          <w:rPr>
            <w:rFonts w:ascii="Arial" w:hAnsi="Arial"/>
          </w:rPr>
          <w:delText xml:space="preserve"> does not include any source text that is parsed as part of a nested </w:delText>
        </w:r>
        <w:r w:rsidRPr="00E77497" w:rsidDel="00B776CC">
          <w:rPr>
            <w:i/>
          </w:rPr>
          <w:delText>FunctionBody</w:delText>
        </w:r>
        <w:r w:rsidRPr="00E77497" w:rsidDel="00B776CC">
          <w:rPr>
            <w:rFonts w:ascii="Arial" w:hAnsi="Arial"/>
          </w:rPr>
          <w:delText>.</w:delText>
        </w:r>
      </w:del>
    </w:p>
    <w:p w14:paraId="503DF959" w14:textId="77777777" w:rsidR="00B776CC" w:rsidRDefault="00B776CC">
      <w:pPr>
        <w:pStyle w:val="Note"/>
        <w:rPr>
          <w:ins w:id="4635" w:author="Rev 7 Allen Wirfs-Brock" w:date="2012-05-01T08:45:00Z"/>
        </w:rPr>
        <w:pPrChange w:id="4636" w:author="Rev 7 Allen Wirfs-Brock" w:date="2012-05-01T08:45:00Z">
          <w:pPr>
            <w:pStyle w:val="30"/>
            <w:numPr>
              <w:ilvl w:val="0"/>
              <w:numId w:val="0"/>
            </w:numPr>
          </w:pPr>
        </w:pPrChange>
      </w:pPr>
      <w:bookmarkStart w:id="4637" w:name="_Toc235503374"/>
      <w:bookmarkStart w:id="4638" w:name="_Toc241509149"/>
      <w:bookmarkStart w:id="4639" w:name="_Toc244416636"/>
      <w:bookmarkStart w:id="4640" w:name="_Toc276631000"/>
      <w:ins w:id="4641" w:author="Rev 7 Allen Wirfs-Brock" w:date="2012-05-01T08:46:00Z">
        <w:r>
          <w:t>NOTE</w:t>
        </w:r>
        <w:r>
          <w:tab/>
          <w:t xml:space="preserve">Function code is generally provided </w:t>
        </w:r>
      </w:ins>
      <w:ins w:id="4642" w:author="Rev 7 Allen Wirfs-Brock" w:date="2012-05-01T08:48:00Z">
        <w:r w:rsidR="00612205">
          <w:t>as</w:t>
        </w:r>
      </w:ins>
      <w:ins w:id="4643" w:author="Rev 7 Allen Wirfs-Brock" w:date="2012-05-01T08:46:00Z">
        <w:r>
          <w:t xml:space="preserve"> the bodies of Function Definitions (</w:t>
        </w:r>
      </w:ins>
      <w:ins w:id="4644" w:author="Rev 7 Allen Wirfs-Brock" w:date="2012-05-01T08:47:00Z">
        <w:r w:rsidR="00612205">
          <w:t xml:space="preserve">13.1), Arrow Function Definditions (13.2), Method Definitions (13.3) and Generator Definitions (13.4). </w:t>
        </w:r>
      </w:ins>
      <w:ins w:id="4645" w:author="Rev 7 Allen Wirfs-Brock" w:date="2012-05-01T08:48:00Z">
        <w:r w:rsidR="00612205">
          <w:t>Function code is also derived from the last argument to the Function constructor (</w:t>
        </w:r>
      </w:ins>
      <w:ins w:id="4646" w:author="Rev 7 Allen Wirfs-Brock" w:date="2012-05-01T08:49:00Z">
        <w:r w:rsidR="00612205">
          <w:t>15.3).</w:t>
        </w:r>
      </w:ins>
    </w:p>
    <w:p w14:paraId="7493BC52" w14:textId="77777777" w:rsidR="004C02EF" w:rsidRPr="00E77497" w:rsidRDefault="004C02EF" w:rsidP="00C623F2">
      <w:pPr>
        <w:pStyle w:val="30"/>
        <w:numPr>
          <w:ilvl w:val="0"/>
          <w:numId w:val="0"/>
        </w:numPr>
      </w:pPr>
      <w:bookmarkStart w:id="4647" w:name="_Toc329528730"/>
      <w:r w:rsidRPr="00E77497">
        <w:t>10.1.1</w:t>
      </w:r>
      <w:r w:rsidRPr="00E77497">
        <w:tab/>
        <w:t>Strict Mode Code</w:t>
      </w:r>
      <w:bookmarkEnd w:id="4637"/>
      <w:bookmarkEnd w:id="4638"/>
      <w:bookmarkEnd w:id="4639"/>
      <w:bookmarkEnd w:id="4640"/>
      <w:bookmarkEnd w:id="4647"/>
    </w:p>
    <w:p w14:paraId="62AC92B1" w14:textId="77777777" w:rsidR="004C02EF" w:rsidRPr="00E77497" w:rsidRDefault="004C02EF" w:rsidP="004C02EF">
      <w:r w:rsidRPr="00E77497">
        <w:t xml:space="preserve">An ECMAScript </w:t>
      </w:r>
      <w:r w:rsidRPr="00E77497">
        <w:rPr>
          <w:rFonts w:ascii="Times New Roman" w:hAnsi="Times New Roman"/>
          <w:i/>
        </w:rPr>
        <w:t>Program</w:t>
      </w:r>
      <w:r w:rsidRPr="00E77497">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14:paraId="118488B7" w14:textId="77777777" w:rsidR="004C02EF" w:rsidRPr="00E77497" w:rsidRDefault="004C02EF" w:rsidP="004C02EF">
      <w:pPr>
        <w:numPr>
          <w:ilvl w:val="0"/>
          <w:numId w:val="40"/>
        </w:numPr>
        <w:ind w:left="360"/>
      </w:pPr>
      <w:r w:rsidRPr="00E77497">
        <w:t>Global code is strict global code if it begins with a Directive Prologue that contains a Use Strict Directive (see 14.1).</w:t>
      </w:r>
    </w:p>
    <w:p w14:paraId="247D83FD" w14:textId="77777777" w:rsidR="004C02EF" w:rsidRPr="00E77497" w:rsidRDefault="004C02EF" w:rsidP="004C02EF">
      <w:pPr>
        <w:numPr>
          <w:ilvl w:val="0"/>
          <w:numId w:val="40"/>
        </w:numPr>
        <w:ind w:left="360"/>
      </w:pPr>
      <w:r w:rsidRPr="00E77497">
        <w:t xml:space="preserve">Eval code is strict eval code if it begins with a Directive Prologue that contains a Use Strict Directive or if the call to eval is a direct call (see 15.1.2.1.1) to the eval function that is contained in strict mode code. </w:t>
      </w:r>
    </w:p>
    <w:p w14:paraId="7E3D3A87" w14:textId="77777777" w:rsidR="004C02EF" w:rsidRPr="00E77497" w:rsidRDefault="004C02EF" w:rsidP="004C02EF">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del w:id="4648" w:author="Rev 7 Allen Wirfs-Brock" w:date="2012-04-20T09:35:00Z">
        <w:r w:rsidRPr="00E77497" w:rsidDel="001A6289">
          <w:rPr>
            <w:rFonts w:ascii="Times New Roman" w:hAnsi="Times New Roman"/>
            <w:i/>
          </w:rPr>
          <w:delText>PropertyAssignment</w:delText>
        </w:r>
      </w:del>
      <w:ins w:id="4649" w:author="Rev 7 Allen Wirfs-Brock" w:date="2012-04-20T09:35:00Z">
        <w:r w:rsidR="001A6289">
          <w:rPr>
            <w:rFonts w:ascii="Times New Roman" w:hAnsi="Times New Roman"/>
            <w:i/>
          </w:rPr>
          <w:t>PropertyDefinition</w:t>
        </w:r>
      </w:ins>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del w:id="4650" w:author="Rev 7 Allen Wirfs-Brock" w:date="2012-04-20T09:35:00Z">
        <w:r w:rsidRPr="00E77497" w:rsidDel="001A6289">
          <w:rPr>
            <w:rFonts w:ascii="Times New Roman" w:hAnsi="Times New Roman"/>
            <w:i/>
          </w:rPr>
          <w:delText>PropertyAssignment</w:delText>
        </w:r>
      </w:del>
      <w:ins w:id="4651" w:author="Rev 7 Allen Wirfs-Brock" w:date="2012-04-20T09:35:00Z">
        <w:r w:rsidR="001A6289">
          <w:rPr>
            <w:rFonts w:ascii="Times New Roman" w:hAnsi="Times New Roman"/>
            <w:i/>
          </w:rPr>
          <w:t>PropertyDefinition</w:t>
        </w:r>
      </w:ins>
      <w:r w:rsidRPr="00E77497">
        <w:t xml:space="preserve"> is contained in strict mode code or if the function code begins with a Directive Prologue that contains a Use Strict Directive.</w:t>
      </w:r>
    </w:p>
    <w:p w14:paraId="0DFB4109" w14:textId="77777777" w:rsidR="004C02EF" w:rsidRPr="00E77497" w:rsidRDefault="004C02EF" w:rsidP="004C02EF">
      <w:pPr>
        <w:numPr>
          <w:ilvl w:val="0"/>
          <w:numId w:val="40"/>
        </w:numPr>
        <w:ind w:left="360"/>
        <w:rPr>
          <w:ins w:id="4652" w:author="Allen Wirfs-Brock" w:date="2011-07-01T16:55:00Z"/>
        </w:rPr>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14:paraId="7AFAB0A3" w14:textId="77777777" w:rsidR="00655CEE" w:rsidRPr="00E77497" w:rsidDel="00612205" w:rsidRDefault="00655CEE" w:rsidP="004C02EF">
      <w:pPr>
        <w:numPr>
          <w:ilvl w:val="0"/>
          <w:numId w:val="40"/>
        </w:numPr>
        <w:ind w:left="360"/>
        <w:rPr>
          <w:ins w:id="4653" w:author="Allen Wirfs-Brock" w:date="2011-07-01T16:20:00Z"/>
          <w:del w:id="4654" w:author="Rev 7 Allen Wirfs-Brock" w:date="2012-05-01T08:50:00Z"/>
        </w:rPr>
      </w:pPr>
      <w:commentRangeStart w:id="4655"/>
      <w:ins w:id="4656" w:author="Allen Wirfs-Brock" w:date="2011-07-01T16:55:00Z">
        <w:del w:id="4657" w:author="Rev 7 Allen Wirfs-Brock" w:date="2012-05-01T08:50:00Z">
          <w:r w:rsidRPr="00E77497" w:rsidDel="00612205">
            <w:delText>Unless specified otherwise, extended code (10.2</w:delText>
          </w:r>
        </w:del>
      </w:ins>
      <w:ins w:id="4658" w:author="Allen Wirfs-Brock rev2" w:date="2011-07-25T15:20:00Z">
        <w:del w:id="4659" w:author="Rev 7 Allen Wirfs-Brock" w:date="2012-05-01T08:50:00Z">
          <w:r w:rsidR="00046185" w:rsidRPr="00E77497" w:rsidDel="00612205">
            <w:delText>1</w:delText>
          </w:r>
        </w:del>
      </w:ins>
      <w:ins w:id="4660" w:author="Allen Wirfs-Brock" w:date="2011-07-01T16:55:00Z">
        <w:del w:id="4661" w:author="Rev 7 Allen Wirfs-Brock" w:date="2012-05-01T08:50:00Z">
          <w:r w:rsidRPr="00E77497" w:rsidDel="00612205">
            <w:delText>.1</w:delText>
          </w:r>
        </w:del>
      </w:ins>
      <w:ins w:id="4662" w:author="Allen Wirfs-Brock rev2" w:date="2011-07-25T15:20:00Z">
        <w:del w:id="4663" w:author="Rev 7 Allen Wirfs-Brock" w:date="2012-05-01T08:50:00Z">
          <w:r w:rsidR="00046185" w:rsidRPr="00E77497" w:rsidDel="00612205">
            <w:delText>2</w:delText>
          </w:r>
        </w:del>
      </w:ins>
      <w:ins w:id="4664" w:author="Allen Wirfs-Brock" w:date="2011-07-01T16:55:00Z">
        <w:del w:id="4665" w:author="Rev 7 Allen Wirfs-Brock" w:date="2012-05-01T08:50:00Z">
          <w:r w:rsidRPr="00E77497" w:rsidDel="00612205">
            <w:delText>) is also consider</w:delText>
          </w:r>
        </w:del>
      </w:ins>
      <w:ins w:id="4666" w:author="Allen Wirfs-Brock" w:date="2011-07-12T14:59:00Z">
        <w:del w:id="4667" w:author="Rev 7 Allen Wirfs-Brock" w:date="2012-05-01T08:50:00Z">
          <w:r w:rsidR="002C254E" w:rsidRPr="00E77497" w:rsidDel="00612205">
            <w:delText>ed</w:delText>
          </w:r>
        </w:del>
      </w:ins>
      <w:ins w:id="4668" w:author="Allen Wirfs-Brock" w:date="2011-07-01T16:55:00Z">
        <w:del w:id="4669" w:author="Rev 7 Allen Wirfs-Brock" w:date="2012-05-01T08:50:00Z">
          <w:r w:rsidRPr="00E77497" w:rsidDel="00612205">
            <w:delText xml:space="preserve"> strict </w:delText>
          </w:r>
        </w:del>
      </w:ins>
      <w:ins w:id="4670" w:author="Allen Wirfs-Brock rev2" w:date="2011-07-25T15:21:00Z">
        <w:del w:id="4671" w:author="Rev 7 Allen Wirfs-Brock" w:date="2012-05-01T08:50:00Z">
          <w:r w:rsidR="00046185" w:rsidRPr="00E77497" w:rsidDel="00612205">
            <w:delText xml:space="preserve">mode </w:delText>
          </w:r>
        </w:del>
      </w:ins>
      <w:ins w:id="4672" w:author="Allen Wirfs-Brock" w:date="2011-07-01T16:55:00Z">
        <w:del w:id="4673" w:author="Rev 7 Allen Wirfs-Brock" w:date="2012-05-01T08:50:00Z">
          <w:r w:rsidRPr="00E77497" w:rsidDel="00612205">
            <w:delText>code.</w:delText>
          </w:r>
        </w:del>
      </w:ins>
      <w:commentRangeEnd w:id="4655"/>
      <w:del w:id="4674" w:author="Rev 7 Allen Wirfs-Brock" w:date="2012-05-01T08:50:00Z">
        <w:r w:rsidR="00EB1E7F" w:rsidDel="00612205">
          <w:rPr>
            <w:rStyle w:val="af3"/>
          </w:rPr>
          <w:commentReference w:id="4655"/>
        </w:r>
      </w:del>
    </w:p>
    <w:p w14:paraId="7E574A28" w14:textId="77777777" w:rsidR="00741E7F" w:rsidRPr="00E77497" w:rsidDel="00EB1E7F" w:rsidRDefault="00741E7F" w:rsidP="00741E7F">
      <w:pPr>
        <w:pStyle w:val="30"/>
        <w:numPr>
          <w:ilvl w:val="0"/>
          <w:numId w:val="0"/>
        </w:numPr>
        <w:rPr>
          <w:ins w:id="4675" w:author="Allen Wirfs-Brock" w:date="2011-07-01T16:25:00Z"/>
          <w:del w:id="4676" w:author="Rev 6 Allen Wirfs-Brock" w:date="2012-01-26T11:03:00Z"/>
        </w:rPr>
      </w:pPr>
      <w:ins w:id="4677" w:author="Allen Wirfs-Brock" w:date="2011-07-01T16:20:00Z">
        <w:del w:id="4678" w:author="Rev 6 Allen Wirfs-Brock" w:date="2012-01-26T11:03:00Z">
          <w:r w:rsidRPr="00E77497" w:rsidDel="00EB1E7F">
            <w:delText>10.1.2</w:delText>
          </w:r>
          <w:r w:rsidRPr="00E77497" w:rsidDel="00EB1E7F">
            <w:tab/>
          </w:r>
        </w:del>
      </w:ins>
      <w:ins w:id="4679" w:author="Allen Wirfs-Brock" w:date="2011-07-01T16:21:00Z">
        <w:del w:id="4680" w:author="Rev 6 Allen Wirfs-Brock" w:date="2012-01-26T11:03:00Z">
          <w:r w:rsidRPr="00E77497" w:rsidDel="00EB1E7F">
            <w:delText>Extended</w:delText>
          </w:r>
        </w:del>
      </w:ins>
      <w:ins w:id="4681" w:author="Allen Wirfs-Brock" w:date="2011-07-01T16:20:00Z">
        <w:del w:id="4682" w:author="Rev 6 Allen Wirfs-Brock" w:date="2012-01-26T11:03:00Z">
          <w:r w:rsidRPr="00E77497" w:rsidDel="00EB1E7F">
            <w:delText xml:space="preserve"> Code</w:delText>
          </w:r>
        </w:del>
      </w:ins>
    </w:p>
    <w:p w14:paraId="75C4E4ED" w14:textId="77777777" w:rsidR="006B134A" w:rsidRPr="00E77497" w:rsidDel="00EB1E7F" w:rsidRDefault="006B134A" w:rsidP="00B20723">
      <w:pPr>
        <w:rPr>
          <w:ins w:id="4683" w:author="Allen Wirfs-Brock" w:date="2011-07-01T16:31:00Z"/>
          <w:del w:id="4684" w:author="Rev 6 Allen Wirfs-Brock" w:date="2012-01-26T11:03:00Z"/>
        </w:rPr>
      </w:pPr>
      <w:ins w:id="4685" w:author="Allen Wirfs-Brock" w:date="2011-07-01T16:27:00Z">
        <w:del w:id="4686" w:author="Rev 6 Allen Wirfs-Brock" w:date="2012-01-26T11:03:00Z">
          <w:r w:rsidRPr="00E77497" w:rsidDel="00EB1E7F">
            <w:rPr>
              <w:i/>
            </w:rPr>
            <w:delText>Extended code</w:delText>
          </w:r>
          <w:r w:rsidRPr="00E77497" w:rsidDel="00EB1E7F">
            <w:delText xml:space="preserve"> is any any code contained in an</w:delText>
          </w:r>
        </w:del>
      </w:ins>
      <w:ins w:id="4687" w:author="Allen Wirfs-Brock" w:date="2011-07-01T16:25:00Z">
        <w:del w:id="4688" w:author="Rev 6 Allen Wirfs-Brock" w:date="2012-01-26T11:03:00Z">
          <w:r w:rsidRPr="00E77497" w:rsidDel="00EB1E7F">
            <w:delText xml:space="preserve"> ECMAScript </w:delText>
          </w:r>
          <w:r w:rsidRPr="00E77497" w:rsidDel="00EB1E7F">
            <w:rPr>
              <w:rFonts w:ascii="Times New Roman" w:hAnsi="Times New Roman"/>
              <w:i/>
            </w:rPr>
            <w:delText>Program</w:delText>
          </w:r>
          <w:r w:rsidRPr="00E77497" w:rsidDel="00EB1E7F">
            <w:delText xml:space="preserve"> syntactic unit </w:delText>
          </w:r>
        </w:del>
      </w:ins>
      <w:ins w:id="4689" w:author="Allen Wirfs-Brock" w:date="2011-07-01T16:26:00Z">
        <w:del w:id="4690" w:author="Rev 6 Allen Wirfs-Brock" w:date="2012-01-26T11:03:00Z">
          <w:r w:rsidRPr="00E77497" w:rsidDel="00EB1E7F">
            <w:delText xml:space="preserve">that </w:delText>
          </w:r>
        </w:del>
      </w:ins>
      <w:ins w:id="4691" w:author="Allen Wirfs-Brock" w:date="2011-07-01T16:28:00Z">
        <w:del w:id="4692" w:author="Rev 6 Allen Wirfs-Brock" w:date="2012-01-26T11:03:00Z">
          <w:r w:rsidRPr="00E77497" w:rsidDel="00EB1E7F">
            <w:delText>contains occur</w:delText>
          </w:r>
        </w:del>
      </w:ins>
      <w:ins w:id="4693" w:author="Allen Wirfs-Brock rev2" w:date="2011-07-25T15:23:00Z">
        <w:del w:id="4694" w:author="Rev 6 Allen Wirfs-Brock" w:date="2012-01-26T11:03:00Z">
          <w:r w:rsidR="00046185" w:rsidRPr="00E77497" w:rsidDel="00EB1E7F">
            <w:delText>r</w:delText>
          </w:r>
        </w:del>
      </w:ins>
      <w:ins w:id="4695" w:author="Allen Wirfs-Brock" w:date="2011-07-01T16:28:00Z">
        <w:del w:id="4696" w:author="Rev 6 Allen Wirfs-Brock" w:date="2012-01-26T11:03:00Z">
          <w:r w:rsidRPr="00E77497" w:rsidDel="00EB1E7F">
            <w:delText>a</w:delText>
          </w:r>
        </w:del>
      </w:ins>
      <w:ins w:id="4697" w:author="Allen Wirfs-Brock rev2" w:date="2011-07-25T15:23:00Z">
        <w:del w:id="4698" w:author="Rev 6 Allen Wirfs-Brock" w:date="2012-01-26T11:03:00Z">
          <w:r w:rsidR="00046185" w:rsidRPr="00E77497" w:rsidDel="00EB1E7F">
            <w:delText>e</w:delText>
          </w:r>
        </w:del>
      </w:ins>
      <w:ins w:id="4699" w:author="Allen Wirfs-Brock" w:date="2011-07-01T16:28:00Z">
        <w:del w:id="4700" w:author="Rev 6 Allen Wirfs-Brock" w:date="2012-01-26T11:03:00Z">
          <w:r w:rsidRPr="00E77497" w:rsidDel="00EB1E7F">
            <w:delText>nces of</w:delText>
          </w:r>
        </w:del>
      </w:ins>
      <w:ins w:id="4701" w:author="Allen Wirfs-Brock" w:date="2011-07-01T16:26:00Z">
        <w:del w:id="4702" w:author="Rev 6 Allen Wirfs-Brock" w:date="2012-01-26T11:03:00Z">
          <w:r w:rsidRPr="00E77497" w:rsidDel="00EB1E7F">
            <w:delText xml:space="preserve"> lexical or syntactic productions define</w:delText>
          </w:r>
        </w:del>
      </w:ins>
      <w:ins w:id="4703" w:author="Allen Wirfs-Brock" w:date="2011-07-12T14:50:00Z">
        <w:del w:id="4704" w:author="Rev 6 Allen Wirfs-Brock" w:date="2012-01-26T11:03:00Z">
          <w:r w:rsidR="0006214F" w:rsidRPr="00E77497" w:rsidDel="00EB1E7F">
            <w:delText>d</w:delText>
          </w:r>
        </w:del>
      </w:ins>
      <w:ins w:id="4705" w:author="Allen Wirfs-Brock" w:date="2011-07-01T16:26:00Z">
        <w:del w:id="4706" w:author="Rev 6 Allen Wirfs-Brock" w:date="2012-01-26T11:03:00Z">
          <w:r w:rsidRPr="00E77497" w:rsidDel="00EB1E7F">
            <w:delText xml:space="preserve"> subsequent to the Fifth Edition of the ECMAScript </w:delText>
          </w:r>
        </w:del>
      </w:ins>
      <w:ins w:id="4707" w:author="Allen Wirfs-Brock" w:date="2011-07-01T16:28:00Z">
        <w:del w:id="4708" w:author="Rev 6 Allen Wirfs-Brock" w:date="2012-01-26T11:03:00Z">
          <w:r w:rsidRPr="00E77497" w:rsidDel="00EB1E7F">
            <w:delText>specification.</w:delText>
          </w:r>
        </w:del>
      </w:ins>
      <w:ins w:id="4709" w:author="Allen Wirfs-Brock" w:date="2011-07-01T16:31:00Z">
        <w:del w:id="4710" w:author="Rev 6 Allen Wirfs-Brock" w:date="2012-01-26T11:03:00Z">
          <w:r w:rsidRPr="00E77497" w:rsidDel="00EB1E7F">
            <w:delText xml:space="preserve"> Code is interpreted as </w:delText>
          </w:r>
        </w:del>
      </w:ins>
      <w:ins w:id="4711" w:author="Allen Wirfs-Brock" w:date="2011-07-01T17:01:00Z">
        <w:del w:id="4712" w:author="Rev 6 Allen Wirfs-Brock" w:date="2012-01-26T11:03:00Z">
          <w:r w:rsidR="00655CEE" w:rsidRPr="00E77497" w:rsidDel="00EB1E7F">
            <w:delText>extended</w:delText>
          </w:r>
        </w:del>
      </w:ins>
      <w:ins w:id="4713" w:author="Allen Wirfs-Brock" w:date="2011-07-01T16:31:00Z">
        <w:del w:id="4714" w:author="Rev 6 Allen Wirfs-Brock" w:date="2012-01-26T11:03:00Z">
          <w:r w:rsidRPr="00E77497" w:rsidDel="00EB1E7F">
            <w:delText xml:space="preserve"> code in the following situations:</w:delText>
          </w:r>
        </w:del>
      </w:ins>
    </w:p>
    <w:p w14:paraId="1D8F56CE" w14:textId="77777777" w:rsidR="006B134A" w:rsidRPr="004D1BD1" w:rsidDel="00EB1E7F" w:rsidRDefault="006B134A" w:rsidP="006B134A">
      <w:pPr>
        <w:numPr>
          <w:ilvl w:val="0"/>
          <w:numId w:val="40"/>
        </w:numPr>
        <w:ind w:left="360"/>
        <w:rPr>
          <w:ins w:id="4715" w:author="Allen Wirfs-Brock" w:date="2011-07-01T16:31:00Z"/>
          <w:del w:id="4716" w:author="Rev 6 Allen Wirfs-Brock" w:date="2012-01-26T11:03:00Z"/>
        </w:rPr>
      </w:pPr>
      <w:ins w:id="4717" w:author="Allen Wirfs-Brock" w:date="2011-07-01T16:31:00Z">
        <w:del w:id="4718" w:author="Rev 6 Allen Wirfs-Brock" w:date="2012-01-26T11:03:00Z">
          <w:r w:rsidRPr="00E77497" w:rsidDel="00EB1E7F">
            <w:delText>Global code is extended global code if it</w:delText>
          </w:r>
        </w:del>
      </w:ins>
      <w:ins w:id="4719" w:author="Allen Wirfs-Brock" w:date="2011-07-01T16:32:00Z">
        <w:del w:id="4720" w:author="Rev 6 Allen Wirfs-Brock" w:date="2012-01-26T11:03:00Z">
          <w:r w:rsidRPr="00E77497" w:rsidDel="00EB1E7F">
            <w:delText xml:space="preserve"> is contained in an </w:delText>
          </w:r>
        </w:del>
      </w:ins>
      <w:ins w:id="4721" w:author="Allen Wirfs-Brock" w:date="2011-07-01T16:31:00Z">
        <w:del w:id="4722" w:author="Rev 6 Allen Wirfs-Brock" w:date="2012-01-26T11:03:00Z">
          <w:r w:rsidRPr="00E77497" w:rsidDel="00EB1E7F">
            <w:delText xml:space="preserve"> </w:delText>
          </w:r>
        </w:del>
      </w:ins>
      <w:ins w:id="4723" w:author="Allen Wirfs-Brock" w:date="2011-07-01T16:33:00Z">
        <w:del w:id="4724" w:author="Rev 6 Allen Wirfs-Brock" w:date="2012-01-26T11:03:00Z">
          <w:r w:rsidRPr="00E77497" w:rsidDel="00EB1E7F">
            <w:delText xml:space="preserve">ECMAScript </w:delText>
          </w:r>
          <w:r w:rsidRPr="00E77497" w:rsidDel="00EB1E7F">
            <w:rPr>
              <w:rFonts w:ascii="Times New Roman" w:hAnsi="Times New Roman"/>
              <w:i/>
            </w:rPr>
            <w:delText>Program</w:delText>
          </w:r>
          <w:r w:rsidRPr="00E77497" w:rsidDel="00EB1E7F">
            <w:delText xml:space="preserve"> syntactic unit that has</w:delText>
          </w:r>
          <w:r w:rsidR="00B20723" w:rsidRPr="00E77497" w:rsidDel="00EB1E7F">
            <w:delText xml:space="preserve"> been designated as an extended </w:delText>
          </w:r>
        </w:del>
      </w:ins>
      <w:ins w:id="4725" w:author="Allen Wirfs-Brock" w:date="2011-07-01T16:34:00Z">
        <w:del w:id="4726" w:author="Rev 6 Allen Wirfs-Brock" w:date="2012-01-26T11:03:00Z">
          <w:r w:rsidR="00B20723" w:rsidRPr="00E77497" w:rsidDel="00EB1E7F">
            <w:rPr>
              <w:rFonts w:ascii="Times New Roman" w:hAnsi="Times New Roman"/>
              <w:i/>
            </w:rPr>
            <w:delText>Program</w:delText>
          </w:r>
          <w:r w:rsidR="00B20723" w:rsidRPr="00E77497" w:rsidDel="00EB1E7F">
            <w:delText xml:space="preserve"> unit</w:delText>
          </w:r>
        </w:del>
      </w:ins>
      <w:ins w:id="4727" w:author="Allen Wirfs-Brock" w:date="2011-07-01T16:33:00Z">
        <w:del w:id="4728" w:author="Rev 6 Allen Wirfs-Brock" w:date="2012-01-26T11:03:00Z">
          <w:r w:rsidRPr="00E77497" w:rsidDel="00EB1E7F">
            <w:delText xml:space="preserve"> </w:delText>
          </w:r>
        </w:del>
      </w:ins>
      <w:ins w:id="4729" w:author="Allen Wirfs-Brock" w:date="2011-07-01T16:34:00Z">
        <w:del w:id="4730" w:author="Rev 6 Allen Wirfs-Brock" w:date="2012-01-26T11:03:00Z">
          <w:r w:rsidR="00B20723" w:rsidRPr="00E77497" w:rsidDel="00EB1E7F">
            <w:delText xml:space="preserve">in an implementation defined manner or if </w:delText>
          </w:r>
        </w:del>
      </w:ins>
      <w:ins w:id="4731" w:author="Allen Wirfs-Brock" w:date="2011-07-01T16:35:00Z">
        <w:del w:id="4732" w:author="Rev 6 Allen Wirfs-Brock" w:date="2012-01-26T11:03:00Z">
          <w:r w:rsidR="00B20723" w:rsidRPr="00E77497" w:rsidDel="00EB1E7F">
            <w:delText>???</w:delText>
          </w:r>
        </w:del>
      </w:ins>
      <w:ins w:id="4733" w:author="Allen Wirfs-Brock" w:date="2011-07-01T16:31:00Z">
        <w:del w:id="4734" w:author="Rev 6 Allen Wirfs-Brock" w:date="2012-01-26T11:03:00Z">
          <w:r w:rsidRPr="004D1BD1" w:rsidDel="00EB1E7F">
            <w:delText>.</w:delText>
          </w:r>
        </w:del>
      </w:ins>
    </w:p>
    <w:p w14:paraId="1F01D64F" w14:textId="77777777" w:rsidR="006B134A" w:rsidRPr="004D1BD1" w:rsidDel="00EB1E7F" w:rsidRDefault="006B134A" w:rsidP="006B134A">
      <w:pPr>
        <w:numPr>
          <w:ilvl w:val="0"/>
          <w:numId w:val="40"/>
        </w:numPr>
        <w:ind w:left="360"/>
        <w:rPr>
          <w:ins w:id="4735" w:author="Allen Wirfs-Brock" w:date="2011-07-01T16:31:00Z"/>
          <w:del w:id="4736" w:author="Rev 6 Allen Wirfs-Brock" w:date="2012-01-26T11:03:00Z"/>
        </w:rPr>
      </w:pPr>
      <w:ins w:id="4737" w:author="Allen Wirfs-Brock" w:date="2011-07-01T16:31:00Z">
        <w:del w:id="4738" w:author="Rev 6 Allen Wirfs-Brock" w:date="2012-01-26T11:03:00Z">
          <w:r w:rsidRPr="00E65A34" w:rsidDel="00EB1E7F">
            <w:delText xml:space="preserve">Eval code is </w:delText>
          </w:r>
        </w:del>
      </w:ins>
      <w:ins w:id="4739" w:author="Allen Wirfs-Brock" w:date="2011-07-01T16:36:00Z">
        <w:del w:id="4740" w:author="Rev 6 Allen Wirfs-Brock" w:date="2012-01-26T11:03:00Z">
          <w:r w:rsidR="00B20723" w:rsidRPr="009C202C" w:rsidDel="00EB1E7F">
            <w:delText>extended</w:delText>
          </w:r>
        </w:del>
      </w:ins>
      <w:ins w:id="4741" w:author="Allen Wirfs-Brock" w:date="2011-07-01T16:31:00Z">
        <w:del w:id="4742" w:author="Rev 6 Allen Wirfs-Brock" w:date="2012-01-26T11:03:00Z">
          <w:r w:rsidRPr="009C202C" w:rsidDel="00EB1E7F">
            <w:delText xml:space="preserve"> eval code if the call to eval is a direct call (see 15.1.2.1.1) to the eval function that is contained in </w:delText>
          </w:r>
        </w:del>
      </w:ins>
      <w:ins w:id="4743" w:author="Allen Wirfs-Brock" w:date="2011-07-01T16:37:00Z">
        <w:del w:id="4744" w:author="Rev 6 Allen Wirfs-Brock" w:date="2012-01-26T11:03:00Z">
          <w:r w:rsidR="00B20723" w:rsidRPr="009C202C" w:rsidDel="00EB1E7F">
            <w:delText>extended</w:delText>
          </w:r>
        </w:del>
      </w:ins>
      <w:ins w:id="4745" w:author="Allen Wirfs-Brock" w:date="2011-07-01T16:31:00Z">
        <w:del w:id="4746" w:author="Rev 6 Allen Wirfs-Brock" w:date="2012-01-26T11:03:00Z">
          <w:r w:rsidRPr="00675B74" w:rsidDel="00EB1E7F">
            <w:delText xml:space="preserve"> mode code</w:delText>
          </w:r>
        </w:del>
      </w:ins>
      <w:ins w:id="4747" w:author="Allen Wirfs-Brock" w:date="2011-07-01T16:37:00Z">
        <w:del w:id="4748" w:author="Rev 6 Allen Wirfs-Brock" w:date="2012-01-26T11:03:00Z">
          <w:r w:rsidR="00B20723" w:rsidRPr="00E77497" w:rsidDel="00EB1E7F">
            <w:delText xml:space="preserve"> or if it begins with ???</w:delText>
          </w:r>
        </w:del>
      </w:ins>
      <w:ins w:id="4749" w:author="Allen Wirfs-Brock" w:date="2011-07-01T16:31:00Z">
        <w:del w:id="4750" w:author="Rev 6 Allen Wirfs-Brock" w:date="2012-01-26T11:03:00Z">
          <w:r w:rsidRPr="00E77497" w:rsidDel="00EB1E7F">
            <w:delText xml:space="preserve">. </w:delText>
          </w:r>
        </w:del>
      </w:ins>
    </w:p>
    <w:p w14:paraId="24875464" w14:textId="77777777" w:rsidR="006B134A" w:rsidRPr="004D1BD1" w:rsidDel="00EB1E7F" w:rsidRDefault="006B134A" w:rsidP="006B134A">
      <w:pPr>
        <w:numPr>
          <w:ilvl w:val="0"/>
          <w:numId w:val="40"/>
        </w:numPr>
        <w:ind w:left="360"/>
        <w:rPr>
          <w:ins w:id="4751" w:author="Allen Wirfs-Brock" w:date="2011-07-01T16:31:00Z"/>
          <w:del w:id="4752" w:author="Rev 6 Allen Wirfs-Brock" w:date="2012-01-26T11:03:00Z"/>
        </w:rPr>
      </w:pPr>
      <w:ins w:id="4753" w:author="Allen Wirfs-Brock" w:date="2011-07-01T16:31:00Z">
        <w:del w:id="4754" w:author="Rev 6 Allen Wirfs-Brock" w:date="2012-01-26T11:03:00Z">
          <w:r w:rsidRPr="00E65A34" w:rsidDel="00EB1E7F">
            <w:delText xml:space="preserve">Function code that is part of a </w:delText>
          </w:r>
          <w:r w:rsidRPr="009C202C" w:rsidDel="00EB1E7F">
            <w:rPr>
              <w:rFonts w:ascii="Times New Roman" w:hAnsi="Times New Roman"/>
              <w:i/>
            </w:rPr>
            <w:delText>FunctionDeclaration</w:delText>
          </w:r>
          <w:r w:rsidRPr="009C202C" w:rsidDel="00EB1E7F">
            <w:delText xml:space="preserve">, </w:delText>
          </w:r>
          <w:r w:rsidRPr="009C202C" w:rsidDel="00EB1E7F">
            <w:rPr>
              <w:rFonts w:ascii="Times New Roman" w:hAnsi="Times New Roman"/>
              <w:i/>
            </w:rPr>
            <w:delText>FunctionExpression</w:delText>
          </w:r>
          <w:r w:rsidRPr="00675B74" w:rsidDel="00EB1E7F">
            <w:rPr>
              <w:rFonts w:cs="Arial"/>
            </w:rPr>
            <w:delText xml:space="preserve">, or accessor </w:delText>
          </w:r>
          <w:r w:rsidRPr="00E77497" w:rsidDel="00EB1E7F">
            <w:rPr>
              <w:rFonts w:ascii="Times New Roman" w:hAnsi="Times New Roman"/>
              <w:i/>
            </w:rPr>
            <w:delText>PropertyAssignment</w:delText>
          </w:r>
          <w:r w:rsidRPr="00E77497" w:rsidDel="00EB1E7F">
            <w:delText xml:space="preserve"> is </w:delText>
          </w:r>
        </w:del>
      </w:ins>
      <w:ins w:id="4755" w:author="Allen Wirfs-Brock" w:date="2011-07-01T16:38:00Z">
        <w:del w:id="4756" w:author="Rev 6 Allen Wirfs-Brock" w:date="2012-01-26T11:03:00Z">
          <w:r w:rsidR="00B20723" w:rsidRPr="00E77497" w:rsidDel="00EB1E7F">
            <w:delText>extended</w:delText>
          </w:r>
        </w:del>
      </w:ins>
      <w:ins w:id="4757" w:author="Allen Wirfs-Brock" w:date="2011-07-01T16:31:00Z">
        <w:del w:id="4758" w:author="Rev 6 Allen Wirfs-Brock" w:date="2012-01-26T11:03:00Z">
          <w:r w:rsidRPr="00E77497" w:rsidDel="00EB1E7F">
            <w:delText xml:space="preserve"> function code if its </w:delText>
          </w:r>
          <w:r w:rsidRPr="00E77497" w:rsidDel="00EB1E7F">
            <w:rPr>
              <w:rFonts w:ascii="Times New Roman" w:hAnsi="Times New Roman"/>
              <w:i/>
            </w:rPr>
            <w:delText>FunctionDeclaration</w:delText>
          </w:r>
          <w:r w:rsidRPr="00E77497" w:rsidDel="00EB1E7F">
            <w:rPr>
              <w:rFonts w:cs="Arial"/>
            </w:rPr>
            <w:delText>,</w:delText>
          </w:r>
          <w:r w:rsidRPr="00E77497" w:rsidDel="00EB1E7F">
            <w:delText xml:space="preserve"> </w:delText>
          </w:r>
          <w:r w:rsidRPr="00E77497" w:rsidDel="00EB1E7F">
            <w:rPr>
              <w:rFonts w:ascii="Times New Roman" w:hAnsi="Times New Roman"/>
              <w:i/>
            </w:rPr>
            <w:delText>FunctionExpression</w:delText>
          </w:r>
          <w:r w:rsidRPr="00E77497" w:rsidDel="00EB1E7F">
            <w:rPr>
              <w:rFonts w:cs="Arial"/>
            </w:rPr>
            <w:delText xml:space="preserve">, or </w:delText>
          </w:r>
          <w:r w:rsidRPr="00E77497" w:rsidDel="00EB1E7F">
            <w:rPr>
              <w:rFonts w:ascii="Times New Roman" w:hAnsi="Times New Roman"/>
              <w:i/>
            </w:rPr>
            <w:delText>PropertyAssignment</w:delText>
          </w:r>
          <w:r w:rsidRPr="00E77497" w:rsidDel="00EB1E7F">
            <w:delText xml:space="preserve"> is contained in </w:delText>
          </w:r>
        </w:del>
      </w:ins>
      <w:ins w:id="4759" w:author="Allen Wirfs-Brock" w:date="2011-07-01T16:38:00Z">
        <w:del w:id="4760" w:author="Rev 6 Allen Wirfs-Brock" w:date="2012-01-26T11:03:00Z">
          <w:r w:rsidR="00B20723" w:rsidRPr="00E77497" w:rsidDel="00EB1E7F">
            <w:delText>extended</w:delText>
          </w:r>
        </w:del>
      </w:ins>
      <w:ins w:id="4761" w:author="Allen Wirfs-Brock" w:date="2011-07-01T16:31:00Z">
        <w:del w:id="4762" w:author="Rev 6 Allen Wirfs-Brock" w:date="2012-01-26T11:03:00Z">
          <w:r w:rsidRPr="00E77497" w:rsidDel="00EB1E7F">
            <w:delText xml:space="preserve"> mode code or if the function code begins with </w:delText>
          </w:r>
        </w:del>
      </w:ins>
      <w:ins w:id="4763" w:author="Allen Wirfs-Brock" w:date="2011-07-01T16:39:00Z">
        <w:del w:id="4764" w:author="Rev 6 Allen Wirfs-Brock" w:date="2012-01-26T11:03:00Z">
          <w:r w:rsidR="00B20723" w:rsidRPr="00E77497" w:rsidDel="00EB1E7F">
            <w:delText>???</w:delText>
          </w:r>
        </w:del>
      </w:ins>
      <w:ins w:id="4765" w:author="Allen Wirfs-Brock" w:date="2011-07-01T16:31:00Z">
        <w:del w:id="4766" w:author="Rev 6 Allen Wirfs-Brock" w:date="2012-01-26T11:03:00Z">
          <w:r w:rsidRPr="004D1BD1" w:rsidDel="00EB1E7F">
            <w:delText>.</w:delText>
          </w:r>
        </w:del>
      </w:ins>
    </w:p>
    <w:p w14:paraId="76BD42F0" w14:textId="77777777" w:rsidR="00741E7F" w:rsidRPr="003B4312" w:rsidDel="00EB1E7F" w:rsidRDefault="006B134A" w:rsidP="003B4312">
      <w:pPr>
        <w:numPr>
          <w:ilvl w:val="0"/>
          <w:numId w:val="40"/>
        </w:numPr>
        <w:ind w:left="360"/>
        <w:rPr>
          <w:ins w:id="4767" w:author="Allen Wirfs-Brock" w:date="2011-07-01T16:56:00Z"/>
          <w:del w:id="4768" w:author="Rev 6 Allen Wirfs-Brock" w:date="2012-01-26T11:03:00Z"/>
        </w:rPr>
      </w:pPr>
      <w:ins w:id="4769" w:author="Allen Wirfs-Brock" w:date="2011-07-01T16:31:00Z">
        <w:del w:id="4770" w:author="Rev 6 Allen Wirfs-Brock" w:date="2012-01-26T11:03:00Z">
          <w:r w:rsidRPr="003B4312" w:rsidDel="00EB1E7F">
            <w:delText xml:space="preserve">Function code that is supplied as the last argument to the built-in Function constructor is strict function code if the last argument is a String that when processed as a </w:delText>
          </w:r>
          <w:r w:rsidRPr="003B4312" w:rsidDel="00EB1E7F">
            <w:rPr>
              <w:rFonts w:ascii="Times New Roman" w:hAnsi="Times New Roman"/>
              <w:i/>
            </w:rPr>
            <w:delText>FunctionBody</w:delText>
          </w:r>
          <w:r w:rsidRPr="003B4312" w:rsidDel="00EB1E7F">
            <w:delText xml:space="preserve"> begins with </w:delText>
          </w:r>
        </w:del>
      </w:ins>
      <w:ins w:id="4771" w:author="Allen Wirfs-Brock" w:date="2011-07-01T16:39:00Z">
        <w:del w:id="4772" w:author="Rev 6 Allen Wirfs-Brock" w:date="2012-01-26T11:03:00Z">
          <w:r w:rsidR="00B20723" w:rsidRPr="003B4312" w:rsidDel="00EB1E7F">
            <w:delText>???</w:delText>
          </w:r>
        </w:del>
      </w:ins>
      <w:ins w:id="4773" w:author="Allen Wirfs-Brock" w:date="2011-07-01T16:31:00Z">
        <w:del w:id="4774" w:author="Rev 6 Allen Wirfs-Brock" w:date="2012-01-26T11:03:00Z">
          <w:r w:rsidRPr="004D1BD1" w:rsidDel="00EB1E7F">
            <w:delText>.</w:delText>
          </w:r>
        </w:del>
      </w:ins>
    </w:p>
    <w:p w14:paraId="55BDDD62" w14:textId="77777777" w:rsidR="00655CEE" w:rsidRPr="003B4312" w:rsidRDefault="00655CEE" w:rsidP="00655CEE">
      <w:ins w:id="4775" w:author="Allen Wirfs-Brock" w:date="2011-07-01T16:57:00Z">
        <w:del w:id="4776" w:author="Rev 6 Allen Wirfs-Brock" w:date="2012-01-26T11:03:00Z">
          <w:r w:rsidRPr="003B4312" w:rsidDel="00EB1E7F">
            <w:delText>The</w:delText>
          </w:r>
        </w:del>
      </w:ins>
      <w:ins w:id="4777" w:author="Allen Wirfs-Brock rev2" w:date="2011-07-25T15:24:00Z">
        <w:del w:id="4778" w:author="Rev 6 Allen Wirfs-Brock" w:date="2012-01-26T11:03:00Z">
          <w:r w:rsidR="00046185" w:rsidRPr="003B4312" w:rsidDel="00EB1E7F">
            <w:delText xml:space="preserve"> term</w:delText>
          </w:r>
        </w:del>
      </w:ins>
      <w:ins w:id="4779" w:author="Allen Wirfs-Brock" w:date="2011-07-01T16:57:00Z">
        <w:del w:id="4780" w:author="Rev 6 Allen Wirfs-Brock" w:date="2012-01-26T11:03:00Z">
          <w:r w:rsidRPr="00446E53" w:rsidDel="00EB1E7F">
            <w:delText xml:space="preserve"> </w:delText>
          </w:r>
        </w:del>
      </w:ins>
      <w:ins w:id="4781" w:author="Allen Wirfs-Brock" w:date="2011-07-01T17:07:00Z">
        <w:del w:id="4782" w:author="Rev 6 Allen Wirfs-Brock" w:date="2012-01-26T11:03:00Z">
          <w:r w:rsidR="00F1783C" w:rsidRPr="00E65A34" w:rsidDel="00EB1E7F">
            <w:delText>“</w:delText>
          </w:r>
        </w:del>
      </w:ins>
      <w:ins w:id="4783" w:author="Allen Wirfs-Brock" w:date="2011-07-01T16:58:00Z">
        <w:del w:id="4784" w:author="Rev 6 Allen Wirfs-Brock" w:date="2012-01-26T11:03:00Z">
          <w:r w:rsidRPr="009C202C" w:rsidDel="00EB1E7F">
            <w:delText>strict code</w:delText>
          </w:r>
        </w:del>
      </w:ins>
      <w:ins w:id="4785" w:author="Allen Wirfs-Brock" w:date="2011-07-01T17:07:00Z">
        <w:del w:id="4786" w:author="Rev 6 Allen Wirfs-Brock" w:date="2012-01-26T11:03:00Z">
          <w:r w:rsidR="00F1783C" w:rsidRPr="009C202C" w:rsidDel="00EB1E7F">
            <w:delText>”</w:delText>
          </w:r>
        </w:del>
      </w:ins>
      <w:ins w:id="4787" w:author="Allen Wirfs-Brock" w:date="2011-07-01T16:58:00Z">
        <w:del w:id="4788" w:author="Rev 6 Allen Wirfs-Brock" w:date="2012-01-26T11:03:00Z">
          <w:r w:rsidRPr="009C202C" w:rsidDel="00EB1E7F">
            <w:delText xml:space="preserve"> </w:delText>
          </w:r>
        </w:del>
      </w:ins>
      <w:ins w:id="4789" w:author="Allen Wirfs-Brock" w:date="2011-07-01T17:02:00Z">
        <w:del w:id="4790" w:author="Rev 6 Allen Wirfs-Brock" w:date="2012-01-26T11:03:00Z">
          <w:r w:rsidRPr="00675B74" w:rsidDel="00EB1E7F">
            <w:delText>includes</w:delText>
          </w:r>
        </w:del>
      </w:ins>
      <w:ins w:id="4791" w:author="Allen Wirfs-Brock rev2" w:date="2011-07-25T15:26:00Z">
        <w:del w:id="4792" w:author="Rev 6 Allen Wirfs-Brock" w:date="2012-01-26T11:03:00Z">
          <w:r w:rsidR="00046185" w:rsidRPr="00E77497" w:rsidDel="00EB1E7F">
            <w:delText>is used to designate</w:delText>
          </w:r>
        </w:del>
      </w:ins>
      <w:ins w:id="4793" w:author="Allen Wirfs-Brock" w:date="2011-07-01T17:02:00Z">
        <w:del w:id="4794" w:author="Rev 6 Allen Wirfs-Brock" w:date="2012-01-26T11:03:00Z">
          <w:r w:rsidRPr="00E77497" w:rsidDel="00EB1E7F">
            <w:delText xml:space="preserve"> both actual strict mode code</w:delText>
          </w:r>
        </w:del>
      </w:ins>
      <w:ins w:id="4795" w:author="Allen Wirfs-Brock rev2" w:date="2011-07-25T15:25:00Z">
        <w:del w:id="4796" w:author="Rev 6 Allen Wirfs-Brock" w:date="2012-01-26T11:03:00Z">
          <w:r w:rsidR="00046185" w:rsidRPr="00E77497" w:rsidDel="00EB1E7F">
            <w:delText xml:space="preserve"> and extended </w:delText>
          </w:r>
        </w:del>
      </w:ins>
      <w:ins w:id="4797" w:author="Allen Wirfs-Brock rev2" w:date="2011-07-25T15:28:00Z">
        <w:del w:id="4798" w:author="Rev 6 Allen Wirfs-Brock" w:date="2012-01-26T11:03:00Z">
          <w:r w:rsidR="006B2955" w:rsidRPr="00E77497" w:rsidDel="00EB1E7F">
            <w:delText>code</w:delText>
          </w:r>
        </w:del>
      </w:ins>
      <w:ins w:id="4799" w:author="Allen Wirfs-Brock" w:date="2011-07-01T17:02:00Z">
        <w:del w:id="4800" w:author="Rev 6 Allen Wirfs-Brock" w:date="2012-01-26T11:03:00Z">
          <w:r w:rsidRPr="00E77497" w:rsidDel="00EB1E7F">
            <w:delText xml:space="preserve"> </w:delText>
          </w:r>
        </w:del>
      </w:ins>
      <w:ins w:id="4801" w:author="Allen Wirfs-Brock" w:date="2011-07-01T17:07:00Z">
        <w:del w:id="4802" w:author="Rev 6 Allen Wirfs-Brock" w:date="2012-01-26T11:03:00Z">
          <w:r w:rsidR="00F1783C" w:rsidRPr="00E77497" w:rsidDel="00EB1E7F">
            <w:delText>while</w:delText>
          </w:r>
        </w:del>
      </w:ins>
      <w:ins w:id="4803" w:author="Allen Wirfs-Brock rev2" w:date="2011-07-25T15:25:00Z">
        <w:del w:id="4804" w:author="Rev 6 Allen Wirfs-Brock" w:date="2012-01-26T11:03:00Z">
          <w:r w:rsidR="00046185" w:rsidRPr="00E77497" w:rsidDel="00EB1E7F">
            <w:delText xml:space="preserve"> the term</w:delText>
          </w:r>
        </w:del>
      </w:ins>
      <w:ins w:id="4805" w:author="Allen Wirfs-Brock" w:date="2011-07-01T17:02:00Z">
        <w:del w:id="4806" w:author="Rev 6 Allen Wirfs-Brock" w:date="2012-01-26T11:03:00Z">
          <w:r w:rsidRPr="00E77497" w:rsidDel="00EB1E7F">
            <w:delText xml:space="preserve"> </w:delText>
          </w:r>
        </w:del>
      </w:ins>
      <w:ins w:id="4807" w:author="Allen Wirfs-Brock" w:date="2011-07-01T17:07:00Z">
        <w:del w:id="4808" w:author="Rev 6 Allen Wirfs-Brock" w:date="2012-01-26T11:03:00Z">
          <w:r w:rsidR="00F1783C" w:rsidRPr="00E77497" w:rsidDel="00EB1E7F">
            <w:delText>“</w:delText>
          </w:r>
        </w:del>
      </w:ins>
      <w:ins w:id="4809" w:author="Allen Wirfs-Brock" w:date="2011-07-01T17:02:00Z">
        <w:del w:id="4810" w:author="Rev 6 Allen Wirfs-Brock" w:date="2012-01-26T11:03:00Z">
          <w:r w:rsidRPr="00E77497" w:rsidDel="00EB1E7F">
            <w:delText>extended code</w:delText>
          </w:r>
        </w:del>
      </w:ins>
      <w:ins w:id="4811" w:author="Allen Wirfs-Brock" w:date="2011-07-01T17:07:00Z">
        <w:del w:id="4812" w:author="Rev 6 Allen Wirfs-Brock" w:date="2012-01-26T11:03:00Z">
          <w:r w:rsidR="00F1783C" w:rsidRPr="00E77497" w:rsidDel="00EB1E7F">
            <w:delText>”</w:delText>
          </w:r>
        </w:del>
      </w:ins>
      <w:ins w:id="4813" w:author="Allen Wirfs-Brock" w:date="2011-07-01T17:02:00Z">
        <w:del w:id="4814" w:author="Rev 6 Allen Wirfs-Brock" w:date="2012-01-26T11:03:00Z">
          <w:r w:rsidRPr="00E77497" w:rsidDel="00EB1E7F">
            <w:delText xml:space="preserve"> </w:delText>
          </w:r>
        </w:del>
      </w:ins>
      <w:ins w:id="4815" w:author="Allen Wirfs-Brock" w:date="2011-07-01T17:08:00Z">
        <w:del w:id="4816" w:author="Rev 6 Allen Wirfs-Brock" w:date="2012-01-26T11:03:00Z">
          <w:r w:rsidR="00F1783C" w:rsidRPr="00E77497" w:rsidDel="00EB1E7F">
            <w:delText>is</w:delText>
          </w:r>
        </w:del>
      </w:ins>
      <w:ins w:id="4817" w:author="Allen Wirfs-Brock" w:date="2011-07-01T17:12:00Z">
        <w:del w:id="4818" w:author="Rev 6 Allen Wirfs-Brock" w:date="2012-01-26T11:03:00Z">
          <w:r w:rsidR="00636473" w:rsidRPr="00E77497" w:rsidDel="00EB1E7F">
            <w:delText>lucco</w:delText>
          </w:r>
        </w:del>
      </w:ins>
      <w:ins w:id="4819" w:author="Rev 3 Allen Wirfs-Brock" w:date="2011-08-30T10:55:00Z">
        <w:del w:id="4820" w:author="Rev 6 Allen Wirfs-Brock" w:date="2012-01-26T11:03:00Z">
          <w:r w:rsidR="00734C3F" w:rsidRPr="00E77497" w:rsidDel="00EB1E7F">
            <w:delText>only</w:delText>
          </w:r>
        </w:del>
      </w:ins>
      <w:ins w:id="4821" w:author="Allen Wirfs-Brock" w:date="2011-07-01T17:05:00Z">
        <w:del w:id="4822" w:author="Rev 6 Allen Wirfs-Brock" w:date="2012-01-26T11:03:00Z">
          <w:r w:rsidR="00F1783C" w:rsidRPr="00E77497" w:rsidDel="00EB1E7F">
            <w:delText xml:space="preserve"> </w:delText>
          </w:r>
        </w:del>
      </w:ins>
      <w:ins w:id="4823" w:author="Allen Wirfs-Brock rev2" w:date="2011-07-25T15:27:00Z">
        <w:del w:id="4824" w:author="Rev 6 Allen Wirfs-Brock" w:date="2012-01-26T11:03:00Z">
          <w:r w:rsidR="00046185" w:rsidRPr="00E77497" w:rsidDel="00EB1E7F">
            <w:delText xml:space="preserve">designates </w:delText>
          </w:r>
        </w:del>
      </w:ins>
      <w:ins w:id="4825" w:author="Allen Wirfs-Brock" w:date="2011-07-01T17:05:00Z">
        <w:del w:id="4826" w:author="Rev 6 Allen Wirfs-Brock" w:date="2012-01-26T11:03:00Z">
          <w:r w:rsidR="00F1783C" w:rsidRPr="00E77497" w:rsidDel="00EB1E7F">
            <w:delText xml:space="preserve">only used to </w:delText>
          </w:r>
        </w:del>
      </w:ins>
      <w:ins w:id="4827" w:author="Allen Wirfs-Brock" w:date="2011-07-01T17:02:00Z">
        <w:del w:id="4828" w:author="Rev 6 Allen Wirfs-Brock" w:date="2012-01-26T11:03:00Z">
          <w:r w:rsidR="00F1783C" w:rsidRPr="00E77497" w:rsidDel="00EB1E7F">
            <w:delText>to mean actual extended code.</w:delText>
          </w:r>
        </w:del>
      </w:ins>
      <w:ins w:id="4829" w:author="Rev 4 Allen Wirfs-Brock" w:date="2011-11-04T09:07:00Z">
        <w:del w:id="4830" w:author="Rev 6 Allen Wirfs-Brock" w:date="2012-01-26T11:03:00Z">
          <w:r w:rsidR="003B4312" w:rsidDel="00EB1E7F">
            <w:delText xml:space="preserve">  </w:delText>
          </w:r>
        </w:del>
        <w:r w:rsidR="003B4312">
          <w:t xml:space="preserve">The term “base code” is used to designate code that is not </w:t>
        </w:r>
        <w:del w:id="4831" w:author="Rev 6 Allen Wirfs-Brock" w:date="2012-01-26T11:03:00Z">
          <w:r w:rsidR="003B4312" w:rsidDel="00EB1E7F">
            <w:delText>extended</w:delText>
          </w:r>
        </w:del>
      </w:ins>
      <w:ins w:id="4832" w:author="Rev 6 Allen Wirfs-Brock" w:date="2012-01-26T11:03:00Z">
        <w:r w:rsidR="00EB1E7F">
          <w:t>strict</w:t>
        </w:r>
      </w:ins>
      <w:ins w:id="4833" w:author="Rev 4 Allen Wirfs-Brock" w:date="2011-11-04T09:07:00Z">
        <w:r w:rsidR="003B4312">
          <w:t xml:space="preserve"> code.</w:t>
        </w:r>
      </w:ins>
    </w:p>
    <w:p w14:paraId="6FE2DD87" w14:textId="77777777" w:rsidR="00FB6E5E" w:rsidRDefault="00FB6E5E" w:rsidP="00FB6E5E">
      <w:pPr>
        <w:pStyle w:val="30"/>
        <w:numPr>
          <w:ilvl w:val="0"/>
          <w:numId w:val="0"/>
        </w:numPr>
        <w:rPr>
          <w:ins w:id="4834" w:author="Rev 8 Allen Wirfs-Brock" w:date="2012-06-12T16:05:00Z"/>
        </w:rPr>
      </w:pPr>
      <w:bookmarkStart w:id="4835" w:name="_Toc235503375"/>
      <w:bookmarkStart w:id="4836" w:name="_Toc241509150"/>
      <w:bookmarkStart w:id="4837" w:name="_Toc244416637"/>
      <w:bookmarkStart w:id="4838" w:name="_Toc276631001"/>
      <w:bookmarkStart w:id="4839" w:name="_Toc329528731"/>
      <w:ins w:id="4840" w:author="Rev 8 Allen Wirfs-Brock" w:date="2012-06-12T16:05:00Z">
        <w:r w:rsidRPr="00E77497">
          <w:t>10.1.</w:t>
        </w:r>
        <w:r>
          <w:t>2</w:t>
        </w:r>
        <w:r w:rsidRPr="00E77497">
          <w:tab/>
        </w:r>
        <w:r>
          <w:t>Non-ECMAScript Functions</w:t>
        </w:r>
        <w:bookmarkEnd w:id="4839"/>
      </w:ins>
    </w:p>
    <w:p w14:paraId="6D597794" w14:textId="77777777" w:rsidR="00FB6E5E" w:rsidRDefault="00FB6E5E" w:rsidP="00FB6E5E">
      <w:pPr>
        <w:rPr>
          <w:ins w:id="4841" w:author="Rev 8 Allen Wirfs-Brock" w:date="2012-06-12T16:05:00Z"/>
        </w:rPr>
      </w:pPr>
      <w:ins w:id="4842" w:author="Rev 8 Allen Wirfs-Brock" w:date="2012-06-12T16:06:00Z">
        <w:r>
          <w:t xml:space="preserve">An ECMAScript implementation may support the </w:t>
        </w:r>
      </w:ins>
      <w:ins w:id="4843" w:author="Rev 8 Allen Wirfs-Brock" w:date="2012-06-12T16:08:00Z">
        <w:r>
          <w:t>evaluation</w:t>
        </w:r>
      </w:ins>
      <w:ins w:id="4844" w:author="Rev 8 Allen Wirfs-Brock" w:date="2012-06-12T16:06:00Z">
        <w:r>
          <w:t xml:space="preserve"> of function objects whose </w:t>
        </w:r>
      </w:ins>
      <w:ins w:id="4845" w:author="Rev 8 Allen Wirfs-Brock" w:date="2012-06-12T16:08:00Z">
        <w:r>
          <w:t xml:space="preserve">evaluative behaviour is expressed in some implementation defined </w:t>
        </w:r>
      </w:ins>
      <w:ins w:id="4846" w:author="Rev 8 Allen Wirfs-Brock" w:date="2012-06-13T15:49:00Z">
        <w:r w:rsidR="00CB5151">
          <w:t>form of executable code</w:t>
        </w:r>
      </w:ins>
      <w:ins w:id="4847" w:author="Rev 8 Allen Wirfs-Brock" w:date="2012-06-12T16:08:00Z">
        <w:r>
          <w:t xml:space="preserve"> </w:t>
        </w:r>
        <w:r w:rsidR="0073553A">
          <w:t xml:space="preserve">other than via ECMAScript code. Whether a function object is an ECMAScript code function or a </w:t>
        </w:r>
      </w:ins>
      <w:ins w:id="4848" w:author="Rev 8 Allen Wirfs-Brock" w:date="2012-06-12T16:14:00Z">
        <w:r w:rsidR="0073553A">
          <w:t>n</w:t>
        </w:r>
      </w:ins>
      <w:ins w:id="4849" w:author="Rev 8 Allen Wirfs-Brock" w:date="2012-06-12T16:08:00Z">
        <w:r w:rsidR="0073553A">
          <w:t xml:space="preserve">on-ECMAScript function is not </w:t>
        </w:r>
      </w:ins>
      <w:ins w:id="4850" w:author="Rev 8 Allen Wirfs-Brock" w:date="2012-06-12T16:16:00Z">
        <w:r w:rsidR="0073553A">
          <w:t xml:space="preserve">semantically </w:t>
        </w:r>
      </w:ins>
      <w:ins w:id="4851" w:author="Rev 8 Allen Wirfs-Brock" w:date="2012-06-12T16:08:00Z">
        <w:r w:rsidR="0073553A">
          <w:t>observable from the perspective of an ECMAScript code function that calls</w:t>
        </w:r>
      </w:ins>
      <w:ins w:id="4852" w:author="Rev 8 Allen Wirfs-Brock" w:date="2012-06-12T16:15:00Z">
        <w:r w:rsidR="0073553A">
          <w:t xml:space="preserve"> or is called by</w:t>
        </w:r>
      </w:ins>
      <w:ins w:id="4853" w:author="Rev 8 Allen Wirfs-Brock" w:date="2012-06-12T16:08:00Z">
        <w:r w:rsidR="0073553A">
          <w:t xml:space="preserve"> such a non-</w:t>
        </w:r>
      </w:ins>
      <w:ins w:id="4854" w:author="Rev 8 Allen Wirfs-Brock" w:date="2012-06-12T16:14:00Z">
        <w:r w:rsidR="0073553A">
          <w:t>ECMAScript function</w:t>
        </w:r>
      </w:ins>
      <w:ins w:id="4855" w:author="Rev 8 Allen Wirfs-Brock" w:date="2012-06-12T16:15:00Z">
        <w:r w:rsidR="0073553A">
          <w:t>.</w:t>
        </w:r>
      </w:ins>
    </w:p>
    <w:p w14:paraId="1C4D6C91" w14:textId="77777777" w:rsidR="004C02EF" w:rsidRPr="00E65A34" w:rsidRDefault="004C02EF" w:rsidP="00C623F2">
      <w:pPr>
        <w:pStyle w:val="20"/>
        <w:numPr>
          <w:ilvl w:val="0"/>
          <w:numId w:val="0"/>
        </w:numPr>
      </w:pPr>
      <w:bookmarkStart w:id="4856" w:name="_Toc329528732"/>
      <w:r w:rsidRPr="00E65A34">
        <w:t>10.2</w:t>
      </w:r>
      <w:r w:rsidRPr="00E65A34">
        <w:tab/>
        <w:t>Lexical Environments</w:t>
      </w:r>
      <w:bookmarkEnd w:id="4835"/>
      <w:bookmarkEnd w:id="4836"/>
      <w:bookmarkEnd w:id="4837"/>
      <w:bookmarkEnd w:id="4838"/>
      <w:bookmarkEnd w:id="4856"/>
    </w:p>
    <w:p w14:paraId="614ABDA2" w14:textId="77777777" w:rsidR="004C02EF" w:rsidRPr="00E77497" w:rsidRDefault="004C02EF" w:rsidP="004C02EF">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del w:id="4857" w:author="Rev 7 Allen Wirfs-Brock" w:date="2012-05-01T09:48:00Z">
        <w:r w:rsidRPr="00E77497" w:rsidDel="00C35D22">
          <w:rPr>
            <w:rFonts w:ascii="Times New Roman" w:hAnsi="Times New Roman"/>
            <w:i/>
          </w:rPr>
          <w:delText>WithStatement</w:delText>
        </w:r>
      </w:del>
      <w:ins w:id="4858" w:author="Rev 7 Allen Wirfs-Brock" w:date="2012-05-01T09:48:00Z">
        <w:r w:rsidR="00C35D22">
          <w:rPr>
            <w:rFonts w:ascii="Times New Roman" w:hAnsi="Times New Roman"/>
            <w:i/>
          </w:rPr>
          <w:t>Block</w:t>
        </w:r>
        <w:r w:rsidR="00C35D22" w:rsidRPr="00E77497">
          <w:rPr>
            <w:rFonts w:ascii="Times New Roman" w:hAnsi="Times New Roman"/>
            <w:i/>
          </w:rPr>
          <w:t>Statement</w:t>
        </w:r>
      </w:ins>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0B59CA38" w14:textId="77777777" w:rsidR="004C02EF" w:rsidRPr="00E77497" w:rsidRDefault="004C02EF" w:rsidP="004C02EF">
      <w:r w:rsidRPr="00E77497">
        <w:t xml:space="preserve">An </w:t>
      </w:r>
      <w:r w:rsidRPr="00E77497">
        <w:rPr>
          <w:i/>
        </w:rPr>
        <w:t>Environment Record</w:t>
      </w:r>
      <w:r w:rsidRPr="00E77497">
        <w:t xml:space="preserve"> records the identifier bindings that are created within the scope of its associated Lexical Environment.</w:t>
      </w:r>
    </w:p>
    <w:p w14:paraId="0EAF7C12" w14:textId="77777777" w:rsidR="004C02EF" w:rsidRPr="00E77497" w:rsidRDefault="004C02EF" w:rsidP="004C02EF">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del w:id="4859" w:author="Rev 8 Allen Wirfs-Brock" w:date="2012-06-13T16:04:00Z">
        <w:r w:rsidRPr="00E77497" w:rsidDel="00B33FB4">
          <w:delText xml:space="preserve">execution </w:delText>
        </w:r>
      </w:del>
      <w:ins w:id="4860" w:author="Rev 8 Allen Wirfs-Brock" w:date="2012-06-13T16:04:00Z">
        <w:r w:rsidR="00B33FB4">
          <w:t>evaluation</w:t>
        </w:r>
        <w:r w:rsidR="00B33FB4" w:rsidRPr="00E77497">
          <w:t xml:space="preserve"> </w:t>
        </w:r>
      </w:ins>
      <w:r w:rsidRPr="00E77497">
        <w:t>of the surrounding function.</w:t>
      </w:r>
    </w:p>
    <w:p w14:paraId="7D377B14" w14:textId="77777777" w:rsidR="00C35D22" w:rsidRPr="00120381" w:rsidRDefault="00C35D22" w:rsidP="00C35D22">
      <w:pPr>
        <w:rPr>
          <w:ins w:id="4861" w:author="Rev 7 Allen Wirfs-Brock" w:date="2012-05-01T09:57:00Z"/>
          <w:sz w:val="24"/>
          <w:szCs w:val="24"/>
        </w:rPr>
      </w:pPr>
      <w:ins w:id="4862" w:author="Rev 7 Allen Wirfs-Brock" w:date="2012-05-01T09:58:00Z">
        <w:r>
          <w:t>A</w:t>
        </w:r>
      </w:ins>
      <w:ins w:id="4863" w:author="Rev 7 Allen Wirfs-Brock" w:date="2012-05-01T09:57:00Z">
        <w:r w:rsidRPr="00E77497">
          <w:t xml:space="preserve"> </w:t>
        </w:r>
        <w:r w:rsidRPr="00E77497">
          <w:rPr>
            <w:i/>
          </w:rPr>
          <w:t>global environment</w:t>
        </w:r>
        <w:r w:rsidRPr="00E77497">
          <w:t xml:space="preserve"> is a Lexical Environment which </w:t>
        </w:r>
      </w:ins>
      <w:ins w:id="4864" w:author="Rev 7 Allen Wirfs-Brock" w:date="2012-05-01T10:00:00Z">
        <w:r w:rsidR="007942F6">
          <w:t>does not have an outer environment</w:t>
        </w:r>
      </w:ins>
      <w:ins w:id="4865" w:author="Rev 7 Allen Wirfs-Brock" w:date="2012-05-01T09:57:00Z">
        <w:r w:rsidRPr="00E77497">
          <w:t xml:space="preserve">. </w:t>
        </w:r>
      </w:ins>
      <w:ins w:id="4866" w:author="Rev 7 Allen Wirfs-Brock" w:date="2012-05-01T10:00:00Z">
        <w:r w:rsidR="007942F6" w:rsidRPr="00E77497">
          <w:t xml:space="preserve">The global environment’s outer environment reference is </w:t>
        </w:r>
        <w:r w:rsidR="007942F6" w:rsidRPr="00E77497">
          <w:rPr>
            <w:b/>
          </w:rPr>
          <w:t>null</w:t>
        </w:r>
        <w:r w:rsidR="007942F6" w:rsidRPr="00E77497">
          <w:t>.</w:t>
        </w:r>
      </w:ins>
      <w:ins w:id="4867" w:author="Rev 7 Allen Wirfs-Brock" w:date="2012-05-01T10:02:00Z">
        <w:r w:rsidR="007942F6">
          <w:t xml:space="preserve"> A global environment</w:t>
        </w:r>
      </w:ins>
      <w:ins w:id="4868" w:author="Rev 7 Allen Wirfs-Brock" w:date="2012-05-01T11:11:00Z">
        <w:r w:rsidR="00E41B65">
          <w:t>’s environment record</w:t>
        </w:r>
      </w:ins>
      <w:ins w:id="4869" w:author="Rev 7 Allen Wirfs-Brock" w:date="2012-05-01T10:02:00Z">
        <w:r w:rsidR="007942F6">
          <w:t xml:space="preserve"> may be prepopulated </w:t>
        </w:r>
      </w:ins>
      <w:ins w:id="4870" w:author="Rev 7 Allen Wirfs-Brock" w:date="2012-05-01T10:03:00Z">
        <w:r w:rsidR="00E41B65">
          <w:t>with identifier bindings</w:t>
        </w:r>
      </w:ins>
      <w:ins w:id="4871" w:author="Rev 7 Allen Wirfs-Brock" w:date="2012-05-01T11:12:00Z">
        <w:r w:rsidR="00E41B65">
          <w:t xml:space="preserve"> and includes</w:t>
        </w:r>
      </w:ins>
      <w:ins w:id="4872" w:author="Rev 7 Allen Wirfs-Brock" w:date="2012-05-01T11:08:00Z">
        <w:r w:rsidR="00E41B65">
          <w:t xml:space="preserve"> an associated </w:t>
        </w:r>
        <w:r w:rsidR="00E41B65" w:rsidRPr="00E41B65">
          <w:rPr>
            <w:i/>
          </w:rPr>
          <w:t>global object</w:t>
        </w:r>
        <w:r w:rsidR="00E41B65">
          <w:t xml:space="preserve"> whose</w:t>
        </w:r>
      </w:ins>
      <w:ins w:id="4873" w:author="Rev 7 Allen Wirfs-Brock" w:date="2012-05-01T11:09:00Z">
        <w:r w:rsidR="00E41B65">
          <w:t xml:space="preserve"> properties provide some of the global environment</w:t>
        </w:r>
      </w:ins>
      <w:ins w:id="4874" w:author="Rev 7 Allen Wirfs-Brock" w:date="2012-05-01T11:10:00Z">
        <w:r w:rsidR="00E41B65">
          <w:t>’s identifier bindings.</w:t>
        </w:r>
        <w:r w:rsidR="00E41B65" w:rsidRPr="00E77497">
          <w:t xml:space="preserve"> </w:t>
        </w:r>
      </w:ins>
      <w:ins w:id="4875" w:author="Rev 7 Allen Wirfs-Brock" w:date="2012-05-01T11:43:00Z">
        <w:r w:rsidR="008F06EA">
          <w:t xml:space="preserve">This global object is the value of </w:t>
        </w:r>
      </w:ins>
      <w:ins w:id="4876" w:author="Rev 7 Allen Wirfs-Brock" w:date="2012-05-01T11:44:00Z">
        <w:r w:rsidR="008F06EA">
          <w:t xml:space="preserve">a global environment’s </w:t>
        </w:r>
      </w:ins>
      <w:ins w:id="4877" w:author="Rev 7 Allen Wirfs-Brock" w:date="2012-05-01T11:43:00Z">
        <w:r w:rsidR="008F06EA">
          <w:t xml:space="preserve"> </w:t>
        </w:r>
        <w:r w:rsidR="008F06EA" w:rsidRPr="005B1DB1">
          <w:rPr>
            <w:rFonts w:ascii="Courier New" w:hAnsi="Courier New" w:cs="Courier New"/>
            <w:b/>
          </w:rPr>
          <w:t>this</w:t>
        </w:r>
        <w:r w:rsidR="008F06EA">
          <w:t xml:space="preserve"> binding</w:t>
        </w:r>
      </w:ins>
      <w:ins w:id="4878" w:author="Rev 7 Allen Wirfs-Brock" w:date="2012-05-01T09:57:00Z">
        <w:r w:rsidRPr="00E77497">
          <w:t>As ECMAScript code is executed, additional properties may be added to the global object and the initial properties may be modified.</w:t>
        </w:r>
        <w:r w:rsidRPr="00120381">
          <w:rPr>
            <w:sz w:val="24"/>
            <w:szCs w:val="24"/>
          </w:rPr>
          <w:t xml:space="preserve"> </w:t>
        </w:r>
      </w:ins>
    </w:p>
    <w:p w14:paraId="5479A57A" w14:textId="77777777" w:rsidR="008F06EA" w:rsidRDefault="008F06EA" w:rsidP="004C02EF">
      <w:pPr>
        <w:rPr>
          <w:ins w:id="4879" w:author="Rev 7 Allen Wirfs-Brock" w:date="2012-05-01T11:34:00Z"/>
        </w:rPr>
      </w:pPr>
      <w:ins w:id="4880" w:author="Rev 7 Allen Wirfs-Brock" w:date="2012-05-01T11:34:00Z">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w:t>
        </w:r>
      </w:ins>
      <w:ins w:id="4881" w:author="Rev 7 Allen Wirfs-Brock" w:date="2012-05-01T11:40:00Z">
        <w:r>
          <w:t>environment</w:t>
        </w:r>
      </w:ins>
      <w:ins w:id="4882" w:author="Rev 7 Allen Wirfs-Brock" w:date="2012-05-01T11:34:00Z">
        <w:r>
          <w:t xml:space="preserve"> </w:t>
        </w:r>
      </w:ins>
      <w:ins w:id="4883" w:author="Rev 7 Allen Wirfs-Brock" w:date="2012-05-01T11:40:00Z">
        <w:r>
          <w:t xml:space="preserve">also captures the state necessary to support the </w:t>
        </w:r>
        <w:r w:rsidRPr="008F06EA">
          <w:rPr>
            <w:rFonts w:ascii="Courier New" w:hAnsi="Courier New" w:cs="Courier New"/>
            <w:b/>
          </w:rPr>
          <w:t>super</w:t>
        </w:r>
        <w:r>
          <w:t xml:space="preserve"> method invocations.</w:t>
        </w:r>
      </w:ins>
    </w:p>
    <w:p w14:paraId="59CE12DC" w14:textId="77777777" w:rsidR="004C02EF" w:rsidRPr="00E77497" w:rsidRDefault="004C02EF" w:rsidP="004C02EF">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51B65E15" w14:textId="77777777" w:rsidR="004C02EF" w:rsidRPr="00E77497" w:rsidRDefault="004C02EF" w:rsidP="00C623F2">
      <w:pPr>
        <w:pStyle w:val="30"/>
        <w:numPr>
          <w:ilvl w:val="0"/>
          <w:numId w:val="0"/>
        </w:numPr>
      </w:pPr>
      <w:bookmarkStart w:id="4884" w:name="_Toc235503376"/>
      <w:bookmarkStart w:id="4885" w:name="_Toc241509151"/>
      <w:bookmarkStart w:id="4886" w:name="_Toc244416638"/>
      <w:bookmarkStart w:id="4887" w:name="_Toc276631002"/>
      <w:bookmarkStart w:id="4888" w:name="_Toc329528733"/>
      <w:r w:rsidRPr="00E77497">
        <w:t>10.2.1</w:t>
      </w:r>
      <w:r w:rsidRPr="00E77497">
        <w:tab/>
        <w:t>Environment Records</w:t>
      </w:r>
      <w:bookmarkEnd w:id="4884"/>
      <w:bookmarkEnd w:id="4885"/>
      <w:bookmarkEnd w:id="4886"/>
      <w:bookmarkEnd w:id="4887"/>
      <w:bookmarkEnd w:id="4888"/>
    </w:p>
    <w:p w14:paraId="5C443580" w14:textId="77777777" w:rsidR="004C02EF" w:rsidRPr="00E77497" w:rsidRDefault="004C02EF" w:rsidP="004C02EF">
      <w:r w:rsidRPr="00E77497">
        <w:t xml:space="preserve">There are two 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Program</w:t>
      </w:r>
      <w:r w:rsidRPr="00E77497">
        <w:t xml:space="preserve"> and </w:t>
      </w:r>
      <w:r w:rsidRPr="00E77497">
        <w:rPr>
          <w:rFonts w:ascii="Times New Roman" w:hAnsi="Times New Roman"/>
          <w:i/>
        </w:rPr>
        <w:t>WithStatement</w:t>
      </w:r>
      <w:r w:rsidRPr="00E77497">
        <w:t xml:space="preserve"> that associate identifier bindings with the properties of some object.</w:t>
      </w:r>
    </w:p>
    <w:p w14:paraId="3FC56297" w14:textId="77777777" w:rsidR="004C02EF" w:rsidRPr="00E77497" w:rsidRDefault="004C02EF" w:rsidP="004C02EF">
      <w:r w:rsidRPr="00E77497">
        <w:t xml:space="preserve">For specification purposes Environment Record values can be thought of as existing in a simple object-oriented hierarchy where Environment Record is an abstract class with two concrete subclasses, declarative environment record and object environment record. The abstract class includes the abstract specification methods defined in </w:t>
      </w:r>
      <w:ins w:id="4889" w:author="Rev 8 Allen Wirfs-Brock" w:date="2012-06-13T12:44:00Z">
        <w:r w:rsidR="00386630">
          <w:fldChar w:fldCharType="begin"/>
        </w:r>
        <w:r w:rsidR="00386630">
          <w:instrText xml:space="preserve"> REF _Ref327354769 \h </w:instrText>
        </w:r>
      </w:ins>
      <w:r w:rsidR="00386630">
        <w:fldChar w:fldCharType="separate"/>
      </w:r>
      <w:ins w:id="4890" w:author="Rev 8 Allen Wirfs-Brock" w:date="2012-06-15T19:42:00Z">
        <w:r w:rsidR="00606E07">
          <w:t xml:space="preserve">Table </w:t>
        </w:r>
        <w:r w:rsidR="00606E07">
          <w:rPr>
            <w:noProof/>
          </w:rPr>
          <w:t>19</w:t>
        </w:r>
      </w:ins>
      <w:ins w:id="4891" w:author="Rev 8 Allen Wirfs-Brock" w:date="2012-06-13T12:44:00Z">
        <w:r w:rsidR="00386630">
          <w:fldChar w:fldCharType="end"/>
        </w:r>
      </w:ins>
      <w:r w:rsidRPr="00E77497">
        <w:t xml:space="preserve">. These abstract methods have distinct concrete algorithms for each of the concrete subclasses. </w:t>
      </w:r>
    </w:p>
    <w:p w14:paraId="126414B3" w14:textId="77777777" w:rsidR="004C02EF" w:rsidRPr="00E77497" w:rsidRDefault="00386630" w:rsidP="00AA1FF6">
      <w:pPr>
        <w:pStyle w:val="Tabletitle"/>
      </w:pPr>
      <w:bookmarkStart w:id="4892" w:name="_Ref327354769"/>
      <w:ins w:id="4893" w:author="Rev 8 Allen Wirfs-Brock" w:date="2012-06-13T12:43:00Z">
        <w:r>
          <w:t xml:space="preserve">Table </w:t>
        </w:r>
        <w:r>
          <w:fldChar w:fldCharType="begin"/>
        </w:r>
        <w:r>
          <w:instrText xml:space="preserve"> SEQ Table \* ARABIC </w:instrText>
        </w:r>
      </w:ins>
      <w:r>
        <w:fldChar w:fldCharType="separate"/>
      </w:r>
      <w:ins w:id="4894" w:author="Rev 8 Allen Wirfs-Brock" w:date="2012-06-15T19:42:00Z">
        <w:r w:rsidR="00606E07">
          <w:rPr>
            <w:noProof/>
          </w:rPr>
          <w:t>19</w:t>
        </w:r>
      </w:ins>
      <w:ins w:id="4895" w:author="Rev 8 Allen Wirfs-Brock" w:date="2012-06-13T12:43:00Z">
        <w:r>
          <w:fldChar w:fldCharType="end"/>
        </w:r>
      </w:ins>
      <w:bookmarkEnd w:id="4892"/>
      <w:ins w:id="4896" w:author="Allen Wirfs-Brock" w:date="2011-07-02T13:30:00Z">
        <w:r w:rsidR="008962D8" w:rsidRPr="00E77497">
          <w:t xml:space="preserve"> </w:t>
        </w:r>
      </w:ins>
      <w:r w:rsidR="004C02EF" w:rsidRPr="00E77497">
        <w:t>—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Change w:id="4897">
          <w:tblGrid>
            <w:gridCol w:w="2926"/>
            <w:gridCol w:w="236"/>
            <w:gridCol w:w="5694"/>
            <w:gridCol w:w="236"/>
          </w:tblGrid>
        </w:tblGridChange>
      </w:tblGrid>
      <w:tr w:rsidR="004C02EF" w:rsidRPr="004D1BD1" w14:paraId="4902B314" w14:textId="77777777" w:rsidTr="00C0326B">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14:paraId="247AC257"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147E36A2"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60E3ADA0" w14:textId="77777777" w:rsidTr="00C0326B">
        <w:trPr>
          <w:jc w:val="right"/>
        </w:trPr>
        <w:tc>
          <w:tcPr>
            <w:tcW w:w="3162" w:type="dxa"/>
            <w:tcBorders>
              <w:top w:val="nil"/>
              <w:left w:val="single" w:sz="6" w:space="0" w:color="auto"/>
              <w:bottom w:val="single" w:sz="6" w:space="0" w:color="auto"/>
              <w:right w:val="single" w:sz="6" w:space="0" w:color="auto"/>
            </w:tcBorders>
            <w:hideMark/>
          </w:tcPr>
          <w:p w14:paraId="079CD206" w14:textId="77777777" w:rsidR="004C02EF" w:rsidRPr="00E65A34" w:rsidRDefault="004C02EF" w:rsidP="003A4B22">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14:paraId="2631D5CC" w14:textId="77777777" w:rsidR="004C02EF" w:rsidRPr="00E77497" w:rsidRDefault="004C02EF" w:rsidP="003A4B22">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4C02EF" w:rsidRPr="004D1BD1" w14:paraId="206C1F98" w14:textId="77777777" w:rsidTr="00C0326B">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14:paraId="1988CE03" w14:textId="77777777" w:rsidR="004C02EF" w:rsidRPr="00E65A34" w:rsidRDefault="004C02EF" w:rsidP="003A4B22">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14:paraId="3053F85F" w14:textId="77777777" w:rsidR="004C02EF" w:rsidRPr="00E77497" w:rsidRDefault="004C02EF" w:rsidP="003A4B22">
            <w:pPr>
              <w:keepNext/>
              <w:spacing w:after="60"/>
            </w:pPr>
            <w:r w:rsidRPr="009C202C">
              <w:t xml:space="preserve">Create a new 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C0326B" w:rsidRPr="00E77497" w14:paraId="5EF4BB69" w14:textId="77777777" w:rsidTr="00C0326B">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14:paraId="6F04BDD8" w14:textId="77777777" w:rsidR="00C0326B" w:rsidRPr="00E65A34" w:rsidRDefault="00C0326B" w:rsidP="003A4B22">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23F3E714" w14:textId="77777777" w:rsidR="00C0326B" w:rsidRPr="00E77497" w:rsidRDefault="00C0326B" w:rsidP="003A4B22">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C0326B" w:rsidRPr="004D1BD1" w14:paraId="51D6D0AE" w14:textId="77777777" w:rsidTr="00C0326B">
        <w:trPr>
          <w:jc w:val="right"/>
        </w:trPr>
        <w:tc>
          <w:tcPr>
            <w:tcW w:w="3162" w:type="dxa"/>
            <w:tcBorders>
              <w:top w:val="single" w:sz="6" w:space="0" w:color="auto"/>
              <w:left w:val="single" w:sz="6" w:space="0" w:color="auto"/>
              <w:bottom w:val="single" w:sz="6" w:space="0" w:color="auto"/>
              <w:right w:val="single" w:sz="6" w:space="0" w:color="auto"/>
            </w:tcBorders>
            <w:hideMark/>
          </w:tcPr>
          <w:p w14:paraId="6DC6A07B" w14:textId="77777777" w:rsidR="00C0326B" w:rsidRPr="00E77497" w:rsidRDefault="00C0326B" w:rsidP="003A4B22">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780779C1" w14:textId="77777777" w:rsidR="00C0326B" w:rsidRPr="00E77497" w:rsidRDefault="00C0326B" w:rsidP="003A4B22">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C0326B" w:rsidRPr="004D1BD1" w14:paraId="6342C70F" w14:textId="77777777" w:rsidTr="00C0326B">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14:paraId="39108EE2" w14:textId="77777777" w:rsidR="00C0326B" w:rsidRPr="004D1BD1" w:rsidRDefault="00C0326B" w:rsidP="003A4B22">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14:paraId="4B464E9D" w14:textId="77777777" w:rsidR="00C0326B" w:rsidRPr="00E77497" w:rsidRDefault="00C0326B" w:rsidP="003A4B22">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FC5053" w:rsidRPr="00606A1B" w14:paraId="685D79C5" w14:textId="77777777" w:rsidTr="00476EC7">
        <w:trPr>
          <w:jc w:val="right"/>
          <w:ins w:id="4898" w:author="Rev 7 Allen Wirfs-Brock" w:date="2012-05-02T16:34:00Z"/>
        </w:trPr>
        <w:tc>
          <w:tcPr>
            <w:tcW w:w="3162" w:type="dxa"/>
            <w:tcBorders>
              <w:top w:val="single" w:sz="6" w:space="0" w:color="auto"/>
              <w:left w:val="single" w:sz="6" w:space="0" w:color="auto"/>
              <w:bottom w:val="single" w:sz="6" w:space="0" w:color="auto"/>
              <w:right w:val="single" w:sz="6" w:space="0" w:color="auto"/>
            </w:tcBorders>
          </w:tcPr>
          <w:p w14:paraId="13DB651E" w14:textId="77777777" w:rsidR="00FC5053" w:rsidRDefault="00FC5053" w:rsidP="00F16EA2">
            <w:pPr>
              <w:spacing w:after="60"/>
              <w:rPr>
                <w:ins w:id="4899" w:author="Rev 7 Allen Wirfs-Brock" w:date="2012-05-02T16:34:00Z"/>
              </w:rPr>
            </w:pPr>
            <w:ins w:id="4900" w:author="Rev 7 Allen Wirfs-Brock" w:date="2012-05-02T16:34:00Z">
              <w:r w:rsidRPr="004D1BD1">
                <w:t>Create</w:t>
              </w:r>
              <w:r>
                <w:t>Var</w:t>
              </w:r>
              <w:r w:rsidRPr="004D1BD1">
                <w:t>Binding(N</w:t>
              </w:r>
              <w:r w:rsidRPr="00E65A34">
                <w:t>, D)</w:t>
              </w:r>
            </w:ins>
          </w:p>
        </w:tc>
        <w:tc>
          <w:tcPr>
            <w:tcW w:w="5930" w:type="dxa"/>
            <w:tcBorders>
              <w:top w:val="single" w:sz="6" w:space="0" w:color="auto"/>
              <w:left w:val="single" w:sz="6" w:space="0" w:color="auto"/>
              <w:bottom w:val="single" w:sz="6" w:space="0" w:color="auto"/>
              <w:right w:val="single" w:sz="6" w:space="0" w:color="auto"/>
            </w:tcBorders>
          </w:tcPr>
          <w:p w14:paraId="62C2DB21" w14:textId="77777777" w:rsidR="00FC5053" w:rsidRPr="009C202C" w:rsidRDefault="00FC5053" w:rsidP="005B1DB1">
            <w:pPr>
              <w:spacing w:after="60"/>
              <w:rPr>
                <w:ins w:id="4901" w:author="Rev 7 Allen Wirfs-Brock" w:date="2012-05-02T16:34:00Z"/>
              </w:rPr>
            </w:pPr>
            <w:ins w:id="4902" w:author="Rev 7 Allen Wirfs-Brock" w:date="2012-05-02T16:34:00Z">
              <w:r>
                <w:t xml:space="preserve">Used for global </w:t>
              </w:r>
              <w:r w:rsidRPr="00C0326B">
                <w:rPr>
                  <w:rFonts w:ascii="Courier New" w:hAnsi="Courier New" w:cs="Courier New"/>
                  <w:b/>
                </w:rPr>
                <w:t>var</w:t>
              </w:r>
              <w:r>
                <w:t xml:space="preserve"> and </w:t>
              </w:r>
              <w:r w:rsidRPr="00C0326B">
                <w:rPr>
                  <w:rFonts w:ascii="Courier New" w:hAnsi="Courier New" w:cs="Courier New"/>
                  <w:b/>
                </w:rPr>
                <w:t>function</w:t>
              </w:r>
              <w:r>
                <w:t xml:space="preserve"> bindings. </w:t>
              </w:r>
              <w:r w:rsidRPr="009C202C">
                <w:t xml:space="preserve">Create a new 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and function declaration to receive special treatment.</w:t>
              </w:r>
            </w:ins>
          </w:p>
        </w:tc>
      </w:tr>
      <w:tr w:rsidR="00FC5053" w:rsidRPr="00606A1B" w14:paraId="6DCF057B" w14:textId="77777777" w:rsidTr="00476EC7">
        <w:trPr>
          <w:jc w:val="right"/>
          <w:ins w:id="4903" w:author="Rev 7 Allen Wirfs-Brock" w:date="2012-05-01T11:51:00Z"/>
        </w:trPr>
        <w:tc>
          <w:tcPr>
            <w:tcW w:w="3162" w:type="dxa"/>
            <w:tcBorders>
              <w:top w:val="single" w:sz="6" w:space="0" w:color="auto"/>
              <w:left w:val="single" w:sz="6" w:space="0" w:color="auto"/>
              <w:bottom w:val="single" w:sz="6" w:space="0" w:color="auto"/>
              <w:right w:val="single" w:sz="6" w:space="0" w:color="auto"/>
            </w:tcBorders>
          </w:tcPr>
          <w:p w14:paraId="65157346" w14:textId="77777777" w:rsidR="00FC5053" w:rsidRPr="004D1BD1" w:rsidDel="00F16EA2" w:rsidRDefault="00FC5053" w:rsidP="00F16EA2">
            <w:pPr>
              <w:spacing w:after="60"/>
              <w:rPr>
                <w:ins w:id="4904" w:author="Rev 7 Allen Wirfs-Brock" w:date="2012-05-01T11:51:00Z"/>
              </w:rPr>
            </w:pPr>
            <w:ins w:id="4905" w:author="Rev 7 Allen Wirfs-Brock" w:date="2012-05-01T11:54:00Z">
              <w:r>
                <w:t>HasThisBinding</w:t>
              </w:r>
            </w:ins>
            <w:ins w:id="4906" w:author="Rev 7 Allen Wirfs-Brock" w:date="2012-05-01T11:51:00Z">
              <w:r>
                <w:t>()</w:t>
              </w:r>
            </w:ins>
          </w:p>
        </w:tc>
        <w:tc>
          <w:tcPr>
            <w:tcW w:w="5930" w:type="dxa"/>
            <w:tcBorders>
              <w:top w:val="single" w:sz="6" w:space="0" w:color="auto"/>
              <w:left w:val="single" w:sz="6" w:space="0" w:color="auto"/>
              <w:bottom w:val="single" w:sz="6" w:space="0" w:color="auto"/>
              <w:right w:val="single" w:sz="6" w:space="0" w:color="auto"/>
            </w:tcBorders>
          </w:tcPr>
          <w:p w14:paraId="02F4362D" w14:textId="77777777" w:rsidR="00FC5053" w:rsidRDefault="00FC5053" w:rsidP="005B1DB1">
            <w:pPr>
              <w:spacing w:after="60"/>
              <w:rPr>
                <w:ins w:id="4907" w:author="Rev 7 Allen Wirfs-Brock" w:date="2012-05-01T11:51:00Z"/>
              </w:rPr>
            </w:pPr>
            <w:ins w:id="4908" w:author="Rev 7 Allen Wirfs-Brock" w:date="2012-05-01T11:55:00Z">
              <w:r w:rsidRPr="009C202C">
                <w:t xml:space="preserve">Determine if an </w:t>
              </w:r>
            </w:ins>
            <w:ins w:id="4909" w:author="Rev 7 Allen Wirfs-Brock" w:date="2012-05-01T11:52:00Z">
              <w:r>
                <w:t xml:space="preserve">environment record establishes a </w:t>
              </w:r>
              <w:r w:rsidRPr="005B1DB1">
                <w:rPr>
                  <w:rFonts w:ascii="Courier New" w:hAnsi="Courier New" w:cs="Courier New"/>
                  <w:b/>
                </w:rPr>
                <w:t>this</w:t>
              </w:r>
              <w:r>
                <w:t xml:space="preserve"> binding. </w:t>
              </w:r>
            </w:ins>
            <w:ins w:id="4910" w:author="Rev 7 Allen Wirfs-Brock" w:date="2012-05-01T11:55:00Z">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606A1B" w14:paraId="6AD07EE8" w14:textId="77777777" w:rsidTr="00476EC7">
        <w:trPr>
          <w:jc w:val="right"/>
          <w:ins w:id="4911" w:author="Rev 7 Allen Wirfs-Brock" w:date="2012-05-01T11:56:00Z"/>
        </w:trPr>
        <w:tc>
          <w:tcPr>
            <w:tcW w:w="3162" w:type="dxa"/>
            <w:tcBorders>
              <w:top w:val="single" w:sz="6" w:space="0" w:color="auto"/>
              <w:left w:val="single" w:sz="6" w:space="0" w:color="auto"/>
              <w:bottom w:val="single" w:sz="6" w:space="0" w:color="auto"/>
              <w:right w:val="single" w:sz="6" w:space="0" w:color="auto"/>
            </w:tcBorders>
          </w:tcPr>
          <w:p w14:paraId="3A12352D" w14:textId="77777777" w:rsidR="00FC5053" w:rsidRDefault="00FC5053" w:rsidP="00476EC7">
            <w:pPr>
              <w:spacing w:after="60"/>
              <w:rPr>
                <w:ins w:id="4912" w:author="Rev 7 Allen Wirfs-Brock" w:date="2012-05-01T11:56:00Z"/>
              </w:rPr>
            </w:pPr>
            <w:ins w:id="4913" w:author="Rev 7 Allen Wirfs-Brock" w:date="2012-05-01T11:56:00Z">
              <w:r>
                <w:t>Has</w:t>
              </w:r>
            </w:ins>
            <w:ins w:id="4914" w:author="Rev 7 Allen Wirfs-Brock" w:date="2012-05-01T11:57:00Z">
              <w:r>
                <w:t>Super</w:t>
              </w:r>
            </w:ins>
            <w:ins w:id="4915" w:author="Rev 7 Allen Wirfs-Brock" w:date="2012-05-01T11:56:00Z">
              <w:r>
                <w:t>Binding()</w:t>
              </w:r>
            </w:ins>
          </w:p>
        </w:tc>
        <w:tc>
          <w:tcPr>
            <w:tcW w:w="5930" w:type="dxa"/>
            <w:tcBorders>
              <w:top w:val="single" w:sz="6" w:space="0" w:color="auto"/>
              <w:left w:val="single" w:sz="6" w:space="0" w:color="auto"/>
              <w:bottom w:val="single" w:sz="6" w:space="0" w:color="auto"/>
              <w:right w:val="single" w:sz="6" w:space="0" w:color="auto"/>
            </w:tcBorders>
          </w:tcPr>
          <w:p w14:paraId="678EC2B5" w14:textId="77777777" w:rsidR="00FC5053" w:rsidRPr="009C202C" w:rsidRDefault="00FC5053" w:rsidP="00476EC7">
            <w:pPr>
              <w:spacing w:after="60"/>
              <w:rPr>
                <w:ins w:id="4916" w:author="Rev 7 Allen Wirfs-Brock" w:date="2012-05-01T11:56:00Z"/>
              </w:rPr>
            </w:pPr>
            <w:ins w:id="4917" w:author="Rev 7 Allen Wirfs-Brock" w:date="2012-05-01T11:56:00Z">
              <w:r w:rsidRPr="009C202C">
                <w:t xml:space="preserve">Determine if an </w:t>
              </w:r>
              <w:r>
                <w:t xml:space="preserve">environment record establishes a </w:t>
              </w:r>
            </w:ins>
            <w:ins w:id="4918" w:author="Rev 7 Allen Wirfs-Brock" w:date="2012-05-01T11:57:00Z">
              <w:r>
                <w:rPr>
                  <w:rFonts w:ascii="Courier New" w:hAnsi="Courier New" w:cs="Courier New"/>
                  <w:b/>
                </w:rPr>
                <w:t>super</w:t>
              </w:r>
            </w:ins>
            <w:ins w:id="4919" w:author="Rev 7 Allen Wirfs-Brock" w:date="2012-05-01T11:56:00Z">
              <w:r>
                <w:t xml:space="preserve"> </w:t>
              </w:r>
            </w:ins>
            <w:ins w:id="4920" w:author="Rev 7 Allen Wirfs-Brock" w:date="2012-05-01T11:57:00Z">
              <w:r>
                <w:t xml:space="preserve">method </w:t>
              </w:r>
            </w:ins>
            <w:ins w:id="4921" w:author="Rev 7 Allen Wirfs-Brock" w:date="2012-05-01T11:56:00Z">
              <w:r>
                <w:t xml:space="preserve">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4D1BD1" w14:paraId="1EDC6C0F" w14:textId="77777777" w:rsidTr="00476EC7">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Change w:id="4922" w:author="Rev 6 Allen Wirfs-Brock" w:date="2012-02-23T16:42:00Z">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PrEx>
          </w:tblPrExChange>
        </w:tblPrEx>
        <w:trPr>
          <w:jc w:val="right"/>
          <w:trPrChange w:id="4923" w:author="Rev 6 Allen Wirfs-Brock" w:date="2012-02-23T16:42:00Z">
            <w:trPr>
              <w:gridAfter w:val="0"/>
              <w:jc w:val="right"/>
            </w:trPr>
          </w:trPrChange>
        </w:trPr>
        <w:tc>
          <w:tcPr>
            <w:tcW w:w="3162" w:type="dxa"/>
            <w:tcBorders>
              <w:top w:val="single" w:sz="6" w:space="0" w:color="auto"/>
              <w:left w:val="single" w:sz="6" w:space="0" w:color="auto"/>
              <w:bottom w:val="single" w:sz="6" w:space="0" w:color="auto"/>
              <w:right w:val="single" w:sz="6" w:space="0" w:color="auto"/>
            </w:tcBorders>
            <w:hideMark/>
            <w:tcPrChange w:id="4924" w:author="Rev 6 Allen Wirfs-Brock" w:date="2012-02-23T16:42:00Z">
              <w:tcPr>
                <w:tcW w:w="2926" w:type="dxa"/>
                <w:tcBorders>
                  <w:top w:val="single" w:sz="6" w:space="0" w:color="auto"/>
                  <w:left w:val="single" w:sz="6" w:space="0" w:color="auto"/>
                  <w:bottom w:val="single" w:sz="6" w:space="0" w:color="auto"/>
                  <w:right w:val="single" w:sz="6" w:space="0" w:color="auto"/>
                </w:tcBorders>
                <w:hideMark/>
              </w:tcPr>
            </w:tcPrChange>
          </w:tcPr>
          <w:p w14:paraId="5BA16C5C" w14:textId="77777777" w:rsidR="00FC5053" w:rsidRPr="00E65A34" w:rsidRDefault="00FC5053" w:rsidP="00F16EA2">
            <w:pPr>
              <w:spacing w:after="60"/>
            </w:pPr>
            <w:del w:id="4925" w:author="Rev 7 Allen Wirfs-Brock" w:date="2012-04-26T08:08:00Z">
              <w:r w:rsidRPr="004D1BD1" w:rsidDel="00F16EA2">
                <w:delText>ImplicitThisV</w:delText>
              </w:r>
              <w:r w:rsidRPr="00E65A34" w:rsidDel="00F16EA2">
                <w:delText>alue</w:delText>
              </w:r>
            </w:del>
            <w:ins w:id="4926" w:author="Rev 7 Allen Wirfs-Brock" w:date="2012-04-26T08:08:00Z">
              <w:r>
                <w:t>With</w:t>
              </w:r>
            </w:ins>
            <w:ins w:id="4927" w:author="Rev 7 Allen Wirfs-Brock" w:date="2012-04-26T08:10:00Z">
              <w:r>
                <w:t>Base</w:t>
              </w:r>
            </w:ins>
            <w:ins w:id="4928" w:author="Rev 7 Allen Wirfs-Brock" w:date="2012-04-26T08:08:00Z">
              <w:r>
                <w:t>Object</w:t>
              </w:r>
            </w:ins>
            <w:ins w:id="4929" w:author="Rev 7 Allen Wirfs-Brock" w:date="2012-04-26T08:09:00Z">
              <w:r w:rsidRPr="00E65A34">
                <w:t xml:space="preserve"> </w:t>
              </w:r>
            </w:ins>
            <w:r w:rsidRPr="00E65A34">
              <w:t>()</w:t>
            </w:r>
          </w:p>
        </w:tc>
        <w:tc>
          <w:tcPr>
            <w:tcW w:w="5930" w:type="dxa"/>
            <w:tcBorders>
              <w:top w:val="single" w:sz="6" w:space="0" w:color="auto"/>
              <w:left w:val="single" w:sz="6" w:space="0" w:color="auto"/>
              <w:bottom w:val="single" w:sz="6" w:space="0" w:color="auto"/>
              <w:right w:val="single" w:sz="6" w:space="0" w:color="auto"/>
            </w:tcBorders>
            <w:hideMark/>
            <w:tcPrChange w:id="4930" w:author="Rev 6 Allen Wirfs-Brock" w:date="2012-02-23T16:42:00Z">
              <w:tcPr>
                <w:tcW w:w="5930" w:type="dxa"/>
                <w:gridSpan w:val="2"/>
                <w:tcBorders>
                  <w:top w:val="single" w:sz="6" w:space="0" w:color="auto"/>
                  <w:left w:val="single" w:sz="6" w:space="0" w:color="auto"/>
                  <w:bottom w:val="single" w:sz="6" w:space="0" w:color="auto"/>
                  <w:right w:val="single" w:sz="6" w:space="0" w:color="auto"/>
                </w:tcBorders>
                <w:hideMark/>
              </w:tcPr>
            </w:tcPrChange>
          </w:tcPr>
          <w:p w14:paraId="5AC6FCC8" w14:textId="77777777" w:rsidR="00FC5053" w:rsidRPr="009C202C" w:rsidRDefault="00FC5053" w:rsidP="00017E44">
            <w:pPr>
              <w:spacing w:after="60"/>
            </w:pPr>
            <w:ins w:id="4931" w:author="Rev 7 Allen Wirfs-Brock" w:date="2012-04-26T08:17:00Z">
              <w:r>
                <w:t xml:space="preserve">If this </w:t>
              </w:r>
            </w:ins>
            <w:ins w:id="4932" w:author="Rev 7 Allen Wirfs-Brock" w:date="2012-04-26T08:18:00Z">
              <w:r>
                <w:t>environment</w:t>
              </w:r>
            </w:ins>
            <w:ins w:id="4933" w:author="Rev 7 Allen Wirfs-Brock" w:date="2012-04-26T08:17:00Z">
              <w:r>
                <w:t xml:space="preserve"> </w:t>
              </w:r>
            </w:ins>
            <w:ins w:id="4934" w:author="Rev 7 Allen Wirfs-Brock" w:date="2012-04-26T08:18:00Z">
              <w:r>
                <w:t xml:space="preserve">record is associated with a </w:t>
              </w:r>
              <w:r w:rsidRPr="00017E44">
                <w:rPr>
                  <w:rFonts w:ascii="Courier New" w:hAnsi="Courier New" w:cs="Courier New"/>
                  <w:b/>
                </w:rPr>
                <w:t>with</w:t>
              </w:r>
              <w:r>
                <w:t xml:space="preserve"> statement, return</w:t>
              </w:r>
            </w:ins>
            <w:ins w:id="4935" w:author="Rev 7 Allen Wirfs-Brock" w:date="2012-04-26T08:19:00Z">
              <w:r>
                <w:t xml:space="preserve"> the with object. Otherwise, return </w:t>
              </w:r>
              <w:r w:rsidRPr="00017E44">
                <w:rPr>
                  <w:rFonts w:ascii="Times New Roman" w:hAnsi="Times New Roman"/>
                  <w:b/>
                </w:rPr>
                <w:t>undefined</w:t>
              </w:r>
              <w:r>
                <w:t xml:space="preserve">. </w:t>
              </w:r>
            </w:ins>
            <w:del w:id="4936" w:author="Rev 7 Allen Wirfs-Brock" w:date="2012-04-26T08:20:00Z">
              <w:r w:rsidRPr="009C202C" w:rsidDel="00017E44">
                <w:delText xml:space="preserve">Returns the value to use as the </w:delText>
              </w:r>
              <w:r w:rsidRPr="009C202C" w:rsidDel="00017E44">
                <w:rPr>
                  <w:b/>
                </w:rPr>
                <w:delText>this</w:delText>
              </w:r>
              <w:r w:rsidRPr="009C202C" w:rsidDel="00017E44">
                <w:delText xml:space="preserve"> value on calls to function objects that are obtained as binding values from this environment record. </w:delText>
              </w:r>
            </w:del>
          </w:p>
        </w:tc>
      </w:tr>
    </w:tbl>
    <w:p w14:paraId="092A4867" w14:textId="77777777" w:rsidR="004C02EF" w:rsidRPr="004D1BD1" w:rsidRDefault="004C02EF" w:rsidP="004C02EF">
      <w:pPr>
        <w:spacing w:after="120"/>
      </w:pPr>
    </w:p>
    <w:p w14:paraId="36285FCD" w14:textId="77777777" w:rsidR="004C02EF" w:rsidRPr="009C202C" w:rsidRDefault="004C02EF" w:rsidP="004C02EF">
      <w:pPr>
        <w:pStyle w:val="40"/>
        <w:numPr>
          <w:ilvl w:val="0"/>
          <w:numId w:val="0"/>
        </w:numPr>
      </w:pPr>
      <w:r w:rsidRPr="00E65A34">
        <w:t>10.2.1.1</w:t>
      </w:r>
      <w:r w:rsidRPr="00E65A34">
        <w:tab/>
        <w:t xml:space="preserve">Declarative Environment </w:t>
      </w:r>
      <w:r w:rsidRPr="009C202C">
        <w:t>Records</w:t>
      </w:r>
    </w:p>
    <w:p w14:paraId="45F000C8" w14:textId="77777777" w:rsidR="004C02EF" w:rsidRPr="00E77497" w:rsidRDefault="004C02EF" w:rsidP="004C02EF">
      <w:r w:rsidRPr="009C202C">
        <w:t>Each declarative environment record is associated with an ECMAScript program scope containing variable</w:t>
      </w:r>
      <w:ins w:id="4937" w:author="Rev 3 Allen Wirfs-Brock" w:date="2011-08-30T17:24:00Z">
        <w:r w:rsidR="00EB385B" w:rsidRPr="009C202C">
          <w:t>, constant,</w:t>
        </w:r>
      </w:ins>
      <w:r w:rsidRPr="00675B74">
        <w:t xml:space="preserve"> and/or function declarations. A declarative environment record binds the set of identifiers defined by the declarations contained with</w:t>
      </w:r>
      <w:r w:rsidRPr="00E77497">
        <w:t>in its scope.</w:t>
      </w:r>
    </w:p>
    <w:p w14:paraId="235AD32C" w14:textId="77777777" w:rsidR="004C02EF" w:rsidRPr="00E77497" w:rsidRDefault="004C02EF" w:rsidP="004C02EF">
      <w:pPr>
        <w:spacing w:after="120"/>
      </w:pPr>
      <w:r w:rsidRPr="00E77497">
        <w:t xml:space="preserve">In addition to the mutable bindings supported by all Environment Records, declarative environment records also provide for immutable bindings.  An immutable binding is one where the association between an identifier and a value may not be modified once it has been established. Creation and initialisation of </w:t>
      </w:r>
      <w:del w:id="4938" w:author="Rev 3 Allen Wirfs-Brock" w:date="2011-08-30T17:26:00Z">
        <w:r w:rsidRPr="00E77497" w:rsidDel="00BC6B32">
          <w:delText xml:space="preserve">immutable </w:delText>
        </w:r>
      </w:del>
      <w:ins w:id="4939" w:author="Rev 3 Allen Wirfs-Brock" w:date="2011-08-30T17:26:00Z">
        <w:r w:rsidR="00BC6B32" w:rsidRPr="00E77497">
          <w:t xml:space="preserve">declarative </w:t>
        </w:r>
      </w:ins>
      <w:r w:rsidRPr="00E77497">
        <w:t xml:space="preserve">binding are distinct steps so it is possible for such bindings to exist in either an initialised or uninitialised state. Declarative environment records support the methods listed in </w:t>
      </w:r>
      <w:ins w:id="4940" w:author="Rev 8 Allen Wirfs-Brock" w:date="2012-06-13T12:44:00Z">
        <w:r w:rsidR="00386630">
          <w:fldChar w:fldCharType="begin"/>
        </w:r>
        <w:r w:rsidR="00386630">
          <w:instrText xml:space="preserve"> REF _Ref327354825 \h </w:instrText>
        </w:r>
      </w:ins>
      <w:r w:rsidR="00386630">
        <w:fldChar w:fldCharType="separate"/>
      </w:r>
      <w:ins w:id="4941" w:author="Rev 8 Allen Wirfs-Brock" w:date="2012-06-15T19:42:00Z">
        <w:r w:rsidR="00606E07">
          <w:t xml:space="preserve">Table </w:t>
        </w:r>
        <w:r w:rsidR="00606E07">
          <w:rPr>
            <w:noProof/>
          </w:rPr>
          <w:t>20</w:t>
        </w:r>
      </w:ins>
      <w:ins w:id="4942" w:author="Rev 8 Allen Wirfs-Brock" w:date="2012-06-13T12:44:00Z">
        <w:r w:rsidR="00386630">
          <w:fldChar w:fldCharType="end"/>
        </w:r>
      </w:ins>
      <w:ins w:id="4943" w:author="Rev 8 Allen Wirfs-Brock" w:date="2012-06-13T12:45:00Z">
        <w:r w:rsidR="00386630">
          <w:t xml:space="preserve"> </w:t>
        </w:r>
      </w:ins>
      <w:r w:rsidRPr="00E77497">
        <w:t>in addition to the Environment Record abstract specification methods:</w:t>
      </w:r>
    </w:p>
    <w:p w14:paraId="6E6402A4" w14:textId="77777777" w:rsidR="004C02EF" w:rsidRPr="00E77497" w:rsidRDefault="00386630" w:rsidP="00AA1FF6">
      <w:pPr>
        <w:pStyle w:val="Tabletitle"/>
      </w:pPr>
      <w:bookmarkStart w:id="4944" w:name="_Ref327354825"/>
      <w:ins w:id="4945" w:author="Rev 8 Allen Wirfs-Brock" w:date="2012-06-13T12:44:00Z">
        <w:r>
          <w:t xml:space="preserve">Table </w:t>
        </w:r>
        <w:r>
          <w:fldChar w:fldCharType="begin"/>
        </w:r>
        <w:r>
          <w:instrText xml:space="preserve"> SEQ Table \* ARABIC </w:instrText>
        </w:r>
      </w:ins>
      <w:r>
        <w:fldChar w:fldCharType="separate"/>
      </w:r>
      <w:ins w:id="4946" w:author="Rev 8 Allen Wirfs-Brock" w:date="2012-06-15T19:42:00Z">
        <w:r w:rsidR="00606E07">
          <w:rPr>
            <w:noProof/>
          </w:rPr>
          <w:t>20</w:t>
        </w:r>
      </w:ins>
      <w:ins w:id="4947" w:author="Rev 8 Allen Wirfs-Brock" w:date="2012-06-13T12:44:00Z">
        <w:r>
          <w:fldChar w:fldCharType="end"/>
        </w:r>
      </w:ins>
      <w:bookmarkEnd w:id="4944"/>
      <w:ins w:id="4948" w:author="Allen Wirfs-Brock" w:date="2011-07-02T13:30:00Z">
        <w:r w:rsidR="008962D8" w:rsidRPr="00E77497">
          <w:t xml:space="preserve"> </w:t>
        </w:r>
      </w:ins>
      <w:r w:rsidR="004C02EF" w:rsidRPr="00E77497">
        <w:t>— Additional Methods of Declarative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Change w:id="4949" w:author="Rev 6 Allen Wirfs-Brock" w:date="2012-02-23T16:42:00Z">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PrChange>
      </w:tblPr>
      <w:tblGrid>
        <w:gridCol w:w="3033"/>
        <w:gridCol w:w="5930"/>
        <w:tblGridChange w:id="4950">
          <w:tblGrid>
            <w:gridCol w:w="3033"/>
            <w:gridCol w:w="5930"/>
          </w:tblGrid>
        </w:tblGridChange>
      </w:tblGrid>
      <w:tr w:rsidR="004C02EF" w:rsidRPr="004D1BD1" w14:paraId="3B389372" w14:textId="77777777" w:rsidTr="00550FEB">
        <w:trPr>
          <w:trHeight w:val="320"/>
          <w:jc w:val="center"/>
          <w:trPrChange w:id="4951" w:author="Rev 6 Allen Wirfs-Brock" w:date="2012-02-23T16:42:00Z">
            <w:trPr>
              <w:trHeight w:val="320"/>
              <w:jc w:val="center"/>
            </w:trPr>
          </w:trPrChange>
        </w:trPr>
        <w:tc>
          <w:tcPr>
            <w:tcW w:w="3033" w:type="dxa"/>
            <w:tcBorders>
              <w:top w:val="single" w:sz="12" w:space="0" w:color="000000"/>
              <w:left w:val="single" w:sz="6" w:space="0" w:color="000000"/>
              <w:bottom w:val="single" w:sz="6" w:space="0" w:color="000000"/>
              <w:right w:val="nil"/>
            </w:tcBorders>
            <w:shd w:val="solid" w:color="C0C0C0" w:fill="FFFFFF"/>
            <w:hideMark/>
            <w:tcPrChange w:id="4952" w:author="Rev 6 Allen Wirfs-Brock" w:date="2012-02-23T16:42:00Z">
              <w:tcPr>
                <w:tcW w:w="3033" w:type="dxa"/>
                <w:tcBorders>
                  <w:top w:val="single" w:sz="12" w:space="0" w:color="000000"/>
                  <w:left w:val="single" w:sz="6" w:space="0" w:color="000000"/>
                  <w:bottom w:val="single" w:sz="6" w:space="0" w:color="000000"/>
                  <w:right w:val="nil"/>
                </w:tcBorders>
                <w:shd w:val="solid" w:color="C0C0C0" w:fill="FFFFFF"/>
                <w:hideMark/>
              </w:tcPr>
            </w:tcPrChange>
          </w:tcPr>
          <w:p w14:paraId="0DC64E9C"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Change w:id="4953" w:author="Rev 6 Allen Wirfs-Brock" w:date="2012-02-23T16:42:00Z">
              <w:tcPr>
                <w:tcW w:w="5930" w:type="dxa"/>
                <w:tcBorders>
                  <w:top w:val="single" w:sz="12" w:space="0" w:color="000000"/>
                  <w:left w:val="nil"/>
                  <w:bottom w:val="single" w:sz="6" w:space="0" w:color="000000"/>
                  <w:right w:val="single" w:sz="6" w:space="0" w:color="000000"/>
                </w:tcBorders>
                <w:shd w:val="solid" w:color="C0C0C0" w:fill="FFFFFF"/>
                <w:hideMark/>
              </w:tcPr>
            </w:tcPrChange>
          </w:tcPr>
          <w:p w14:paraId="0BC2620F"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0EA765E0" w14:textId="77777777" w:rsidTr="00550FEB">
        <w:trPr>
          <w:jc w:val="center"/>
          <w:trPrChange w:id="4954" w:author="Rev 6 Allen Wirfs-Brock" w:date="2012-02-23T16:42:00Z">
            <w:trPr>
              <w:jc w:val="center"/>
            </w:trPr>
          </w:trPrChange>
        </w:trPr>
        <w:tc>
          <w:tcPr>
            <w:tcW w:w="3033" w:type="dxa"/>
            <w:tcBorders>
              <w:top w:val="single" w:sz="6" w:space="0" w:color="auto"/>
              <w:left w:val="single" w:sz="6" w:space="0" w:color="auto"/>
              <w:bottom w:val="single" w:sz="6" w:space="0" w:color="auto"/>
              <w:right w:val="single" w:sz="6" w:space="0" w:color="auto"/>
            </w:tcBorders>
            <w:hideMark/>
            <w:tcPrChange w:id="4955" w:author="Rev 6 Allen Wirfs-Brock" w:date="2012-02-23T16:42:00Z">
              <w:tcPr>
                <w:tcW w:w="3033" w:type="dxa"/>
                <w:tcBorders>
                  <w:top w:val="single" w:sz="6" w:space="0" w:color="auto"/>
                  <w:left w:val="single" w:sz="6" w:space="0" w:color="auto"/>
                  <w:bottom w:val="single" w:sz="6" w:space="0" w:color="auto"/>
                  <w:right w:val="single" w:sz="6" w:space="0" w:color="auto"/>
                </w:tcBorders>
                <w:hideMark/>
              </w:tcPr>
            </w:tcPrChange>
          </w:tcPr>
          <w:p w14:paraId="047D4686" w14:textId="77777777" w:rsidR="004C02EF" w:rsidRPr="00E65A34" w:rsidRDefault="004C02EF" w:rsidP="003A4B22">
            <w:pPr>
              <w:keepNext/>
              <w:spacing w:after="60"/>
            </w:pPr>
            <w:r w:rsidRPr="004D1BD1">
              <w:t>CreateImmutableBinding(N)</w:t>
            </w:r>
          </w:p>
        </w:tc>
        <w:tc>
          <w:tcPr>
            <w:tcW w:w="5930" w:type="dxa"/>
            <w:tcBorders>
              <w:top w:val="single" w:sz="6" w:space="0" w:color="auto"/>
              <w:left w:val="single" w:sz="6" w:space="0" w:color="auto"/>
              <w:bottom w:val="single" w:sz="6" w:space="0" w:color="auto"/>
              <w:right w:val="single" w:sz="6" w:space="0" w:color="auto"/>
            </w:tcBorders>
            <w:hideMark/>
            <w:tcPrChange w:id="4956"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55072871" w14:textId="77777777" w:rsidR="004C02EF" w:rsidRPr="00675B74" w:rsidRDefault="004C02EF" w:rsidP="003A4B22">
            <w:pPr>
              <w:keepNext/>
              <w:spacing w:after="60"/>
            </w:pPr>
            <w:r w:rsidRPr="009C202C">
              <w:t xml:space="preserve">Create a new but uninitialised immutable binding in an environment record. The String value </w:t>
            </w:r>
            <w:r w:rsidRPr="009C202C">
              <w:rPr>
                <w:rFonts w:ascii="Times New Roman" w:hAnsi="Times New Roman"/>
                <w:i/>
              </w:rPr>
              <w:t>N</w:t>
            </w:r>
            <w:r w:rsidRPr="00675B74">
              <w:t xml:space="preserve"> is the text of the bound name.</w:t>
            </w:r>
          </w:p>
        </w:tc>
      </w:tr>
      <w:tr w:rsidR="004C02EF" w:rsidRPr="004D1BD1" w14:paraId="4E07A8D4" w14:textId="77777777" w:rsidTr="00550FEB">
        <w:trPr>
          <w:jc w:val="center"/>
          <w:trPrChange w:id="4957" w:author="Rev 6 Allen Wirfs-Brock" w:date="2012-02-23T16:42:00Z">
            <w:trPr>
              <w:jc w:val="center"/>
            </w:trPr>
          </w:trPrChange>
        </w:trPr>
        <w:tc>
          <w:tcPr>
            <w:tcW w:w="3033" w:type="dxa"/>
            <w:tcBorders>
              <w:top w:val="single" w:sz="6" w:space="0" w:color="auto"/>
              <w:left w:val="single" w:sz="6" w:space="0" w:color="auto"/>
              <w:bottom w:val="single" w:sz="6" w:space="0" w:color="auto"/>
              <w:right w:val="single" w:sz="6" w:space="0" w:color="auto"/>
            </w:tcBorders>
            <w:hideMark/>
            <w:tcPrChange w:id="4958" w:author="Rev 6 Allen Wirfs-Brock" w:date="2012-02-23T16:42:00Z">
              <w:tcPr>
                <w:tcW w:w="3033" w:type="dxa"/>
                <w:tcBorders>
                  <w:top w:val="single" w:sz="6" w:space="0" w:color="auto"/>
                  <w:left w:val="single" w:sz="6" w:space="0" w:color="auto"/>
                  <w:bottom w:val="single" w:sz="6" w:space="0" w:color="auto"/>
                  <w:right w:val="single" w:sz="6" w:space="0" w:color="auto"/>
                </w:tcBorders>
                <w:hideMark/>
              </w:tcPr>
            </w:tcPrChange>
          </w:tcPr>
          <w:p w14:paraId="46FBE84A" w14:textId="77777777" w:rsidR="004C02EF" w:rsidRPr="009C202C" w:rsidRDefault="004C02EF" w:rsidP="00BC6B32">
            <w:pPr>
              <w:spacing w:after="60"/>
            </w:pPr>
            <w:r w:rsidRPr="004D1BD1">
              <w:t>Initialize</w:t>
            </w:r>
            <w:del w:id="4959" w:author="Rev 3 Allen Wirfs-Brock" w:date="2011-08-30T17:30:00Z">
              <w:r w:rsidRPr="00E65A34" w:rsidDel="00BC6B32">
                <w:delText>Immutable</w:delText>
              </w:r>
            </w:del>
            <w:r w:rsidRPr="009C202C">
              <w:t>Binding(N,V)</w:t>
            </w:r>
          </w:p>
        </w:tc>
        <w:tc>
          <w:tcPr>
            <w:tcW w:w="5930" w:type="dxa"/>
            <w:tcBorders>
              <w:top w:val="single" w:sz="6" w:space="0" w:color="auto"/>
              <w:left w:val="single" w:sz="6" w:space="0" w:color="auto"/>
              <w:bottom w:val="single" w:sz="6" w:space="0" w:color="auto"/>
              <w:right w:val="single" w:sz="6" w:space="0" w:color="auto"/>
            </w:tcBorders>
            <w:hideMark/>
            <w:tcPrChange w:id="4960"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490B3546" w14:textId="77777777" w:rsidR="004C02EF" w:rsidRPr="00E77497" w:rsidRDefault="004C02EF" w:rsidP="00BC6B32">
            <w:pPr>
              <w:spacing w:after="60"/>
            </w:pPr>
            <w:r w:rsidRPr="009C202C">
              <w:t xml:space="preserve">Set the value of an already existing but uninitialised </w:t>
            </w:r>
            <w:del w:id="4961" w:author="Rev 3 Allen Wirfs-Brock" w:date="2011-08-30T17:30:00Z">
              <w:r w:rsidRPr="009C202C" w:rsidDel="00BC6B32">
                <w:delText xml:space="preserve">immutable </w:delText>
              </w:r>
            </w:del>
            <w:r w:rsidRPr="00675B74">
              <w:t xml:space="preserve">binding in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V</w:t>
            </w:r>
            <w:r w:rsidRPr="00E77497">
              <w:t xml:space="preserve"> is the value for the binding and is a value of any ECMAScript language type. </w:t>
            </w:r>
          </w:p>
        </w:tc>
      </w:tr>
    </w:tbl>
    <w:p w14:paraId="16E4A429" w14:textId="77777777" w:rsidR="004C02EF" w:rsidRPr="004D1BD1" w:rsidRDefault="004C02EF" w:rsidP="004C02EF"/>
    <w:p w14:paraId="5C7A75E2" w14:textId="77777777" w:rsidR="004C02EF" w:rsidRPr="00E65A34" w:rsidRDefault="004C02EF" w:rsidP="004C02EF">
      <w:r w:rsidRPr="00E65A34">
        <w:t>The behaviour of the concrete specification methods for Declarative Environment Records is defined by the following algorithms.</w:t>
      </w:r>
    </w:p>
    <w:p w14:paraId="610959C2" w14:textId="77777777" w:rsidR="004C02EF" w:rsidRPr="009C202C" w:rsidRDefault="004C02EF" w:rsidP="004C02EF">
      <w:pPr>
        <w:pStyle w:val="51"/>
        <w:numPr>
          <w:ilvl w:val="0"/>
          <w:numId w:val="0"/>
        </w:numPr>
      </w:pPr>
      <w:r w:rsidRPr="009C202C">
        <w:t>10.2.1.1.1</w:t>
      </w:r>
      <w:r w:rsidRPr="009C202C">
        <w:tab/>
        <w:t>HasBinding(N)</w:t>
      </w:r>
    </w:p>
    <w:p w14:paraId="3EC54E94" w14:textId="77777777" w:rsidR="004C02EF" w:rsidRPr="009C202C" w:rsidRDefault="004C02EF" w:rsidP="004C02EF">
      <w:r w:rsidRPr="009C202C">
        <w:t>The concrete environment record method HasBinding for declarative environment records simply determines if the argument identifier is one of the identifiers bound by the record:</w:t>
      </w:r>
    </w:p>
    <w:p w14:paraId="32645B35" w14:textId="77777777" w:rsidR="004C02EF" w:rsidRPr="00E77497" w:rsidRDefault="004C02EF" w:rsidP="009A20C6">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14:paraId="4F0BD91E" w14:textId="77777777" w:rsidR="004C02EF" w:rsidRPr="00E77497" w:rsidRDefault="004C02EF" w:rsidP="009A20C6">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14:paraId="14953E13" w14:textId="77777777" w:rsidR="004C02EF" w:rsidRPr="00E77497" w:rsidRDefault="004C02EF" w:rsidP="009A20C6">
      <w:pPr>
        <w:pStyle w:val="Alg4"/>
        <w:numPr>
          <w:ilvl w:val="0"/>
          <w:numId w:val="356"/>
        </w:numPr>
        <w:spacing w:after="240"/>
      </w:pPr>
      <w:r w:rsidRPr="00E77497">
        <w:t xml:space="preserve">If it does not have such a binding, return </w:t>
      </w:r>
      <w:r w:rsidRPr="00E77497">
        <w:rPr>
          <w:b/>
        </w:rPr>
        <w:t>false</w:t>
      </w:r>
      <w:r w:rsidRPr="00E77497">
        <w:t>.</w:t>
      </w:r>
    </w:p>
    <w:p w14:paraId="3C7B2124" w14:textId="77777777" w:rsidR="004C02EF" w:rsidRPr="00E77497" w:rsidRDefault="004C02EF" w:rsidP="004C02EF">
      <w:pPr>
        <w:pStyle w:val="51"/>
        <w:numPr>
          <w:ilvl w:val="0"/>
          <w:numId w:val="0"/>
        </w:numPr>
      </w:pPr>
      <w:r w:rsidRPr="00E77497">
        <w:t>10.2.1.1.2</w:t>
      </w:r>
      <w:r w:rsidRPr="00E77497">
        <w:tab/>
        <w:t>CreateMutableBinding (N, D)</w:t>
      </w:r>
    </w:p>
    <w:p w14:paraId="5AB32B6E" w14:textId="77777777" w:rsidR="004C02EF" w:rsidRPr="00E77497" w:rsidRDefault="004C02EF" w:rsidP="004C02EF">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2696147F" w14:textId="77777777" w:rsidR="004C02EF" w:rsidRPr="00E77497" w:rsidRDefault="004C02EF" w:rsidP="009A20C6">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14:paraId="669D1770" w14:textId="77777777" w:rsidR="004C02EF" w:rsidRPr="00E77497" w:rsidRDefault="004C02EF" w:rsidP="009A20C6">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14:paraId="33991295" w14:textId="77777777" w:rsidR="004C02EF" w:rsidRPr="00E77497" w:rsidRDefault="004C02EF" w:rsidP="00C24EEA">
      <w:pPr>
        <w:pStyle w:val="Alg4"/>
        <w:numPr>
          <w:ilvl w:val="0"/>
          <w:numId w:val="357"/>
        </w:numPr>
        <w:spacing w:after="120"/>
        <w:contextualSpacing/>
      </w:pPr>
      <w:r w:rsidRPr="00E77497">
        <w:t xml:space="preserve">Create a mutable binding in </w:t>
      </w:r>
      <w:r w:rsidRPr="00E77497">
        <w:rPr>
          <w:i/>
        </w:rPr>
        <w:t>envRec</w:t>
      </w:r>
      <w:r w:rsidRPr="00E77497">
        <w:t xml:space="preserve"> for </w:t>
      </w:r>
      <w:r w:rsidRPr="00E77497">
        <w:rPr>
          <w:i/>
        </w:rPr>
        <w:t>N</w:t>
      </w:r>
      <w:r w:rsidRPr="00E77497">
        <w:t xml:space="preserve"> and </w:t>
      </w:r>
      <w:ins w:id="4962" w:author="Rev 3 Allen Wirfs-Brock" w:date="2011-08-30T18:12:00Z">
        <w:r w:rsidR="00CD21C3" w:rsidRPr="00E77497">
          <w:t>and record that it is uninitialised</w:t>
        </w:r>
      </w:ins>
      <w:del w:id="4963" w:author="Rev 3 Allen Wirfs-Brock" w:date="2011-08-30T18:12:00Z">
        <w:r w:rsidRPr="00E77497" w:rsidDel="00CD21C3">
          <w:delText xml:space="preserve">set its bound value to </w:delText>
        </w:r>
        <w:r w:rsidRPr="00E77497" w:rsidDel="00CD21C3">
          <w:rPr>
            <w:b/>
          </w:rPr>
          <w:delText>undefined</w:delText>
        </w:r>
      </w:del>
      <w:r w:rsidRPr="00E77497">
        <w:t xml:space="preserve">. If </w:t>
      </w:r>
      <w:r w:rsidRPr="00E77497">
        <w:rPr>
          <w:i/>
        </w:rPr>
        <w:t>D</w:t>
      </w:r>
      <w:r w:rsidRPr="00E77497">
        <w:t xml:space="preserve"> is true record that the newly created binding may be deleted by a subsequent DeleteBinding call.</w:t>
      </w:r>
    </w:p>
    <w:p w14:paraId="126AB161" w14:textId="77777777" w:rsidR="00C24EEA" w:rsidRDefault="00C24EEA" w:rsidP="00C24EEA">
      <w:pPr>
        <w:pStyle w:val="Alg4"/>
        <w:numPr>
          <w:ilvl w:val="0"/>
          <w:numId w:val="357"/>
        </w:numPr>
        <w:spacing w:after="120"/>
        <w:rPr>
          <w:ins w:id="4964" w:author="Rev 9 Allen Wirfs-Brock" w:date="2012-07-08T14:06:00Z"/>
        </w:rPr>
      </w:pPr>
      <w:ins w:id="4965" w:author="Rev 9 Allen Wirfs-Brock" w:date="2012-07-08T14:06:00Z">
        <w:r>
          <w:t>Return NormalCompetion(</w:t>
        </w:r>
        <w:r w:rsidRPr="00A9140A">
          <w:rPr>
            <w:rFonts w:ascii="Arial" w:hAnsi="Arial" w:cs="Arial"/>
          </w:rPr>
          <w:t>empty</w:t>
        </w:r>
        <w:r>
          <w:t>)</w:t>
        </w:r>
      </w:ins>
    </w:p>
    <w:p w14:paraId="22238226" w14:textId="77777777" w:rsidR="004C02EF" w:rsidRPr="00E77497" w:rsidRDefault="004C02EF" w:rsidP="004C02EF">
      <w:pPr>
        <w:pStyle w:val="51"/>
        <w:numPr>
          <w:ilvl w:val="0"/>
          <w:numId w:val="0"/>
        </w:numPr>
      </w:pPr>
      <w:r w:rsidRPr="00E77497">
        <w:t>10.2.1.1.3</w:t>
      </w:r>
      <w:r w:rsidRPr="00E77497">
        <w:tab/>
        <w:t>SetMutableBinding (N,V,S)</w:t>
      </w:r>
    </w:p>
    <w:p w14:paraId="4744B037" w14:textId="77777777" w:rsidR="004C02EF" w:rsidRPr="00E77497" w:rsidRDefault="004C02EF" w:rsidP="004C02EF">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3129019A" w14:textId="77777777" w:rsidR="004C02EF" w:rsidRPr="00E77497" w:rsidRDefault="004C02EF" w:rsidP="009A20C6">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14:paraId="0D2F3FB3" w14:textId="77777777" w:rsidR="004C02EF" w:rsidRPr="00E77497" w:rsidRDefault="004C02EF" w:rsidP="009A20C6">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14:paraId="68AB65D4" w14:textId="77777777" w:rsidR="00250582" w:rsidRPr="00E77497" w:rsidRDefault="00250582" w:rsidP="009A20C6">
      <w:pPr>
        <w:pStyle w:val="Alg4"/>
        <w:numPr>
          <w:ilvl w:val="0"/>
          <w:numId w:val="358"/>
        </w:numPr>
        <w:rPr>
          <w:ins w:id="4966" w:author="Rev 3 Allen Wirfs-Brock" w:date="2011-08-30T18:01:00Z"/>
        </w:rPr>
      </w:pPr>
      <w:ins w:id="4967" w:author="Rev 3 Allen Wirfs-Brock" w:date="2011-08-30T18:01:00Z">
        <w:r w:rsidRPr="00E77497">
          <w:t xml:space="preserve">Assert: </w:t>
        </w:r>
      </w:ins>
      <w:ins w:id="4968" w:author="Rev 3 Allen Wirfs-Brock" w:date="2011-08-30T18:02:00Z">
        <w:r w:rsidRPr="00E77497">
          <w:t xml:space="preserve">The binding for </w:t>
        </w:r>
        <w:r w:rsidRPr="00E77497">
          <w:rPr>
            <w:i/>
          </w:rPr>
          <w:t>N</w:t>
        </w:r>
        <w:r w:rsidRPr="00E77497">
          <w:t xml:space="preserve"> in </w:t>
        </w:r>
        <w:r w:rsidRPr="00E77497">
          <w:rPr>
            <w:i/>
          </w:rPr>
          <w:t>envRec</w:t>
        </w:r>
        <w:r w:rsidRPr="00E77497">
          <w:t xml:space="preserve"> has already been initialised.</w:t>
        </w:r>
      </w:ins>
    </w:p>
    <w:p w14:paraId="126E71E0" w14:textId="77777777" w:rsidR="004C02EF" w:rsidRPr="00E77497" w:rsidRDefault="004C02EF" w:rsidP="009A20C6">
      <w:pPr>
        <w:pStyle w:val="Alg4"/>
        <w:numPr>
          <w:ilvl w:val="0"/>
          <w:numId w:val="358"/>
        </w:numPr>
      </w:pPr>
      <w:r w:rsidRPr="00E77497">
        <w:t xml:space="preserve">If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14:paraId="32135B85" w14:textId="77777777" w:rsidR="00E72878" w:rsidRPr="00E77497" w:rsidRDefault="00E72878" w:rsidP="009A20C6">
      <w:pPr>
        <w:pStyle w:val="Alg4"/>
        <w:numPr>
          <w:ilvl w:val="0"/>
          <w:numId w:val="358"/>
        </w:numPr>
        <w:spacing w:after="120"/>
        <w:contextualSpacing/>
        <w:rPr>
          <w:ins w:id="4969" w:author="Rev 3 Allen Wirfs-Brock" w:date="2011-08-31T09:54:00Z"/>
        </w:rPr>
      </w:pPr>
      <w:ins w:id="4970" w:author="Rev 3 Allen Wirfs-Brock" w:date="2011-08-31T09:54:00Z">
        <w:r w:rsidRPr="00E77497">
          <w:t xml:space="preserve">Else if  binding for </w:t>
        </w:r>
        <w:r w:rsidRPr="00E77497">
          <w:rPr>
            <w:i/>
          </w:rPr>
          <w:t>N</w:t>
        </w:r>
        <w:r w:rsidRPr="00E77497">
          <w:t xml:space="preserve"> in </w:t>
        </w:r>
        <w:r w:rsidRPr="00E77497">
          <w:rPr>
            <w:i/>
          </w:rPr>
          <w:t>envRec</w:t>
        </w:r>
        <w:r w:rsidRPr="00E77497">
          <w:t xml:space="preserve"> has not yet been initialized throw a ReferenceError exception.</w:t>
        </w:r>
      </w:ins>
    </w:p>
    <w:p w14:paraId="2BAAB930" w14:textId="77777777" w:rsidR="004C02EF" w:rsidRPr="00E77497" w:rsidRDefault="004C02EF" w:rsidP="00C24EEA">
      <w:pPr>
        <w:pStyle w:val="Alg4"/>
        <w:numPr>
          <w:ilvl w:val="0"/>
          <w:numId w:val="358"/>
        </w:numPr>
        <w:spacing w:after="120"/>
        <w:contextualSpacing/>
      </w:pPr>
      <w:r w:rsidRPr="00E77497">
        <w:t xml:space="preserve">Else this must be an attempt to change the value of an immutable binding so if </w:t>
      </w:r>
      <w:r w:rsidRPr="00E77497">
        <w:rPr>
          <w:i/>
        </w:rPr>
        <w:t>S</w:t>
      </w:r>
      <w:r w:rsidRPr="00E77497">
        <w:t xml:space="preserve"> </w:t>
      </w:r>
      <w:del w:id="4971" w:author="Rev 5 Allen Wirfs-Brock" w:date="2012-01-05T11:53:00Z">
        <w:r w:rsidRPr="00E77497" w:rsidDel="005B1B0C">
          <w:delText xml:space="preserve">if </w:delText>
        </w:r>
      </w:del>
      <w:ins w:id="4972" w:author="Rev 5 Allen Wirfs-Brock" w:date="2012-01-05T11:53:00Z">
        <w:r w:rsidR="005B1B0C" w:rsidRPr="00E77497">
          <w:t>i</w:t>
        </w:r>
        <w:r w:rsidR="005B1B0C">
          <w:t>s</w:t>
        </w:r>
        <w:r w:rsidR="005B1B0C" w:rsidRPr="00E77497">
          <w:t xml:space="preserve"> </w:t>
        </w:r>
      </w:ins>
      <w:r w:rsidRPr="00E77497">
        <w:rPr>
          <w:b/>
        </w:rPr>
        <w:t>true</w:t>
      </w:r>
      <w:r w:rsidRPr="00E77497">
        <w:t xml:space="preserve"> throw a </w:t>
      </w:r>
      <w:r w:rsidRPr="00E77497">
        <w:rPr>
          <w:b/>
        </w:rPr>
        <w:t>TypeError</w:t>
      </w:r>
      <w:r w:rsidRPr="00E77497">
        <w:t xml:space="preserve"> exception.</w:t>
      </w:r>
    </w:p>
    <w:p w14:paraId="4F8F1EEF" w14:textId="77777777" w:rsidR="00C24EEA" w:rsidRDefault="00C24EEA" w:rsidP="00C24EEA">
      <w:pPr>
        <w:pStyle w:val="Alg4"/>
        <w:numPr>
          <w:ilvl w:val="0"/>
          <w:numId w:val="358"/>
        </w:numPr>
        <w:spacing w:after="120"/>
        <w:rPr>
          <w:ins w:id="4973" w:author="Rev 9 Allen Wirfs-Brock" w:date="2012-07-08T14:07:00Z"/>
        </w:rPr>
      </w:pPr>
      <w:ins w:id="4974" w:author="Rev 9 Allen Wirfs-Brock" w:date="2012-07-08T14:07:00Z">
        <w:r>
          <w:t>Return NormalCompletion(</w:t>
        </w:r>
        <w:r w:rsidRPr="00C24EEA">
          <w:rPr>
            <w:b/>
          </w:rPr>
          <w:t>undefined</w:t>
        </w:r>
        <w:r>
          <w:t>).</w:t>
        </w:r>
      </w:ins>
    </w:p>
    <w:p w14:paraId="40A28F04" w14:textId="77777777" w:rsidR="004C02EF" w:rsidRPr="00E77497" w:rsidRDefault="004C02EF" w:rsidP="004C02EF">
      <w:pPr>
        <w:pStyle w:val="51"/>
        <w:numPr>
          <w:ilvl w:val="0"/>
          <w:numId w:val="0"/>
        </w:numPr>
      </w:pPr>
      <w:r w:rsidRPr="00E77497">
        <w:t>10.2.1.1.4</w:t>
      </w:r>
      <w:r w:rsidRPr="00E77497">
        <w:tab/>
        <w:t>GetBindingValue(N,S)</w:t>
      </w:r>
    </w:p>
    <w:p w14:paraId="37555E47" w14:textId="77777777" w:rsidR="004C02EF" w:rsidRPr="00E77497" w:rsidRDefault="004C02EF" w:rsidP="004C02EF">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14:paraId="610E8AC1" w14:textId="77777777" w:rsidR="004C02EF" w:rsidRPr="00E77497" w:rsidRDefault="004C02EF" w:rsidP="009A20C6">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14:paraId="05EDFA77" w14:textId="77777777" w:rsidR="004C02EF" w:rsidRPr="00E77497" w:rsidRDefault="004C02EF" w:rsidP="009A20C6">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14:paraId="15AE4D5F" w14:textId="77777777" w:rsidR="004C02EF" w:rsidRPr="00E77497" w:rsidRDefault="004C02EF" w:rsidP="009A20C6">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w:t>
      </w:r>
      <w:del w:id="4975" w:author="Rev 3 Allen Wirfs-Brock" w:date="2011-08-31T09:56:00Z">
        <w:r w:rsidRPr="00E77497" w:rsidDel="00BB586E">
          <w:delText xml:space="preserve">immutable </w:delText>
        </w:r>
      </w:del>
      <w:r w:rsidRPr="00E77497">
        <w:t>binding, then</w:t>
      </w:r>
    </w:p>
    <w:p w14:paraId="5ADAFA72" w14:textId="77777777" w:rsidR="004C02EF" w:rsidRPr="00E77497" w:rsidRDefault="004C02EF" w:rsidP="009A20C6">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14:paraId="1DC6C574" w14:textId="77777777" w:rsidR="004C02EF" w:rsidRPr="00E77497" w:rsidRDefault="004C02EF" w:rsidP="009A20C6">
      <w:pPr>
        <w:pStyle w:val="Alg4"/>
        <w:numPr>
          <w:ilvl w:val="0"/>
          <w:numId w:val="359"/>
        </w:numPr>
        <w:spacing w:after="120"/>
      </w:pPr>
      <w:r w:rsidRPr="00E77497">
        <w:t xml:space="preserve">Else, return the value currently bound to </w:t>
      </w:r>
      <w:r w:rsidRPr="00E77497">
        <w:rPr>
          <w:i/>
        </w:rPr>
        <w:t>N</w:t>
      </w:r>
      <w:r w:rsidRPr="00E77497">
        <w:t xml:space="preserve"> in </w:t>
      </w:r>
      <w:r w:rsidRPr="00E77497">
        <w:rPr>
          <w:i/>
        </w:rPr>
        <w:t>envRec</w:t>
      </w:r>
      <w:r w:rsidRPr="00E77497">
        <w:t>.</w:t>
      </w:r>
    </w:p>
    <w:p w14:paraId="6D91A50A" w14:textId="77777777" w:rsidR="004C02EF" w:rsidRPr="00E77497" w:rsidRDefault="004C02EF" w:rsidP="004C02EF">
      <w:pPr>
        <w:pStyle w:val="51"/>
        <w:numPr>
          <w:ilvl w:val="0"/>
          <w:numId w:val="0"/>
        </w:numPr>
      </w:pPr>
      <w:r w:rsidRPr="00E77497">
        <w:t>10.2.1.1.5</w:t>
      </w:r>
      <w:r w:rsidRPr="00E77497">
        <w:tab/>
        <w:t>DeleteBinding (N)</w:t>
      </w:r>
    </w:p>
    <w:p w14:paraId="07756FCA" w14:textId="77777777" w:rsidR="004C02EF" w:rsidRPr="00E77497" w:rsidRDefault="004C02EF" w:rsidP="004C02EF">
      <w:r w:rsidRPr="00E77497">
        <w:t>The concrete Environment Record method DeleteBinding for declarative environment records can only delete bindings that have been explicitly designated as being subject to deletion.</w:t>
      </w:r>
    </w:p>
    <w:p w14:paraId="3F4E554D" w14:textId="77777777" w:rsidR="004C02EF" w:rsidRPr="00E77497" w:rsidRDefault="004C02EF" w:rsidP="009A20C6">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14:paraId="3B2B384D" w14:textId="77777777" w:rsidR="004C02EF" w:rsidRPr="00E77497" w:rsidRDefault="004C02EF" w:rsidP="009A20C6">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041BA6D6" w14:textId="77777777" w:rsidR="004C02EF" w:rsidRPr="00E77497" w:rsidRDefault="004C02EF" w:rsidP="009A20C6">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is cannot be deleted, return </w:t>
      </w:r>
      <w:r w:rsidRPr="00E77497">
        <w:rPr>
          <w:b/>
        </w:rPr>
        <w:t>false</w:t>
      </w:r>
      <w:r w:rsidRPr="00E77497">
        <w:t>.</w:t>
      </w:r>
    </w:p>
    <w:p w14:paraId="33DC1072" w14:textId="77777777" w:rsidR="004C02EF" w:rsidRPr="00E77497" w:rsidRDefault="004C02EF" w:rsidP="009A20C6">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14:paraId="1C6FC1CE" w14:textId="77777777" w:rsidR="004C02EF" w:rsidRPr="00E77497" w:rsidRDefault="004C02EF" w:rsidP="009A20C6">
      <w:pPr>
        <w:pStyle w:val="Alg4"/>
        <w:numPr>
          <w:ilvl w:val="0"/>
          <w:numId w:val="360"/>
        </w:numPr>
        <w:spacing w:after="120"/>
      </w:pPr>
      <w:r w:rsidRPr="00E77497">
        <w:t xml:space="preserve">Return </w:t>
      </w:r>
      <w:r w:rsidRPr="00E77497">
        <w:rPr>
          <w:b/>
        </w:rPr>
        <w:t>true</w:t>
      </w:r>
      <w:r w:rsidRPr="00E77497">
        <w:t>.</w:t>
      </w:r>
    </w:p>
    <w:p w14:paraId="066AADE4" w14:textId="77777777" w:rsidR="00FC5053" w:rsidRPr="00E77497" w:rsidRDefault="00FC5053" w:rsidP="00FC5053">
      <w:pPr>
        <w:pStyle w:val="51"/>
        <w:numPr>
          <w:ilvl w:val="0"/>
          <w:numId w:val="0"/>
        </w:numPr>
        <w:rPr>
          <w:ins w:id="4976" w:author="Rev 7 Allen Wirfs-Brock" w:date="2012-05-02T16:37:00Z"/>
        </w:rPr>
      </w:pPr>
      <w:ins w:id="4977" w:author="Rev 7 Allen Wirfs-Brock" w:date="2012-05-02T16:37:00Z">
        <w:r w:rsidRPr="00E77497">
          <w:t>10.2.1.1.</w:t>
        </w:r>
        <w:r>
          <w:t>6</w:t>
        </w:r>
        <w:r w:rsidRPr="00E77497">
          <w:tab/>
          <w:t>Create</w:t>
        </w:r>
      </w:ins>
      <w:ins w:id="4978" w:author="Rev 7 Allen Wirfs-Brock" w:date="2012-05-02T16:38:00Z">
        <w:r>
          <w:t>Var</w:t>
        </w:r>
      </w:ins>
      <w:ins w:id="4979" w:author="Rev 7 Allen Wirfs-Brock" w:date="2012-05-02T16:37:00Z">
        <w:r w:rsidRPr="00E77497">
          <w:t>Binding (N, D)</w:t>
        </w:r>
      </w:ins>
    </w:p>
    <w:p w14:paraId="459DC431" w14:textId="77777777" w:rsidR="00FC5053" w:rsidRPr="00E77497" w:rsidRDefault="00FC5053" w:rsidP="00FC5053">
      <w:pPr>
        <w:rPr>
          <w:ins w:id="4980" w:author="Rev 7 Allen Wirfs-Brock" w:date="2012-05-02T16:37:00Z"/>
        </w:rPr>
      </w:pPr>
      <w:ins w:id="4981" w:author="Rev 7 Allen Wirfs-Brock" w:date="2012-05-02T16:37:00Z">
        <w:r w:rsidRPr="00E77497">
          <w:t>The concrete Environment Record method Create</w:t>
        </w:r>
      </w:ins>
      <w:ins w:id="4982" w:author="Rev 7 Allen Wirfs-Brock" w:date="2012-05-02T16:41:00Z">
        <w:r>
          <w:t>Var</w:t>
        </w:r>
      </w:ins>
      <w:ins w:id="4983" w:author="Rev 7 Allen Wirfs-Brock" w:date="2012-05-02T16:37:00Z">
        <w:r w:rsidRPr="00E77497">
          <w:t xml:space="preserve">Binding for declarative environment records </w:t>
        </w:r>
      </w:ins>
      <w:ins w:id="4984" w:author="Rev 7 Allen Wirfs-Brock" w:date="2012-05-02T16:42:00Z">
        <w:r>
          <w:t>performs the same action as the CreateMutableBinding concrete method of the same environment Record.</w:t>
        </w:r>
      </w:ins>
    </w:p>
    <w:p w14:paraId="507C66C3" w14:textId="77777777" w:rsidR="00FC5053" w:rsidRPr="00E77497" w:rsidRDefault="00FC5053" w:rsidP="00FC5053">
      <w:pPr>
        <w:pStyle w:val="Alg4"/>
        <w:numPr>
          <w:ilvl w:val="0"/>
          <w:numId w:val="793"/>
        </w:numPr>
        <w:rPr>
          <w:ins w:id="4985" w:author="Rev 7 Allen Wirfs-Brock" w:date="2012-05-02T16:37:00Z"/>
        </w:rPr>
      </w:pPr>
      <w:ins w:id="4986" w:author="Rev 7 Allen Wirfs-Brock" w:date="2012-05-02T16:37:00Z">
        <w:r w:rsidRPr="00E77497">
          <w:t xml:space="preserve">Let </w:t>
        </w:r>
        <w:r w:rsidRPr="00E77497">
          <w:rPr>
            <w:i/>
          </w:rPr>
          <w:t xml:space="preserve">envRec </w:t>
        </w:r>
        <w:r w:rsidRPr="00E77497">
          <w:t>be the declarative environment record for which the method was invoked.</w:t>
        </w:r>
      </w:ins>
    </w:p>
    <w:p w14:paraId="4F7F344F" w14:textId="77777777" w:rsidR="00FC5053" w:rsidRPr="00E77497" w:rsidRDefault="00FC5053" w:rsidP="00FC5053">
      <w:pPr>
        <w:pStyle w:val="Alg4"/>
        <w:numPr>
          <w:ilvl w:val="0"/>
          <w:numId w:val="793"/>
        </w:numPr>
        <w:spacing w:after="120"/>
        <w:rPr>
          <w:ins w:id="4987" w:author="Rev 7 Allen Wirfs-Brock" w:date="2012-05-02T16:37:00Z"/>
        </w:rPr>
      </w:pPr>
      <w:ins w:id="4988" w:author="Rev 7 Allen Wirfs-Brock" w:date="2012-05-02T16:38:00Z">
        <w:r>
          <w:t xml:space="preserve">Return the result of calling </w:t>
        </w:r>
      </w:ins>
      <w:ins w:id="4989" w:author="Rev 7 Allen Wirfs-Brock" w:date="2012-05-02T16:40:00Z">
        <w:r w:rsidRPr="00FC5053">
          <w:rPr>
            <w:i/>
          </w:rPr>
          <w:t>envRec’s</w:t>
        </w:r>
      </w:ins>
      <w:ins w:id="4990" w:author="Rev 7 Allen Wirfs-Brock" w:date="2012-05-02T16:38:00Z">
        <w:r>
          <w:t xml:space="preserve"> CreateMutableBinding concrete method </w:t>
        </w:r>
      </w:ins>
      <w:ins w:id="4991" w:author="Rev 7 Allen Wirfs-Brock" w:date="2012-05-02T16:40:00Z">
        <w:r>
          <w:t xml:space="preserve">with arguments </w:t>
        </w:r>
        <w:r w:rsidRPr="00FC5053">
          <w:rPr>
            <w:i/>
          </w:rPr>
          <w:t>N</w:t>
        </w:r>
        <w:r>
          <w:t xml:space="preserve"> and </w:t>
        </w:r>
        <w:r w:rsidRPr="00FC5053">
          <w:rPr>
            <w:i/>
          </w:rPr>
          <w:t>D</w:t>
        </w:r>
        <w:r>
          <w:t>.</w:t>
        </w:r>
      </w:ins>
      <w:ins w:id="4992" w:author="Rev 7 Allen Wirfs-Brock" w:date="2012-05-02T16:38:00Z">
        <w:r>
          <w:t xml:space="preserve"> </w:t>
        </w:r>
      </w:ins>
    </w:p>
    <w:p w14:paraId="5E06A2FF" w14:textId="77777777" w:rsidR="00CC3839" w:rsidRPr="00E77497" w:rsidRDefault="00CC3839" w:rsidP="00CC3839">
      <w:pPr>
        <w:pStyle w:val="51"/>
        <w:numPr>
          <w:ilvl w:val="0"/>
          <w:numId w:val="0"/>
        </w:numPr>
        <w:rPr>
          <w:ins w:id="4993" w:author="Rev 7 Allen Wirfs-Brock" w:date="2012-05-01T13:45:00Z"/>
        </w:rPr>
      </w:pPr>
      <w:ins w:id="4994" w:author="Rev 7 Allen Wirfs-Brock" w:date="2012-05-01T13:45:00Z">
        <w:r w:rsidRPr="00E77497">
          <w:t>10.2.1.1.</w:t>
        </w:r>
      </w:ins>
      <w:ins w:id="4995" w:author="Rev 7 Allen Wirfs-Brock" w:date="2012-05-02T16:37:00Z">
        <w:r w:rsidR="00FC5053">
          <w:t>7</w:t>
        </w:r>
      </w:ins>
      <w:ins w:id="4996" w:author="Rev 7 Allen Wirfs-Brock" w:date="2012-05-01T13:45:00Z">
        <w:r w:rsidRPr="00E77497">
          <w:tab/>
        </w:r>
      </w:ins>
      <w:ins w:id="4997" w:author="Rev 7 Allen Wirfs-Brock" w:date="2012-05-01T13:46:00Z">
        <w:r>
          <w:t>HasThisBinding</w:t>
        </w:r>
        <w:r w:rsidRPr="00E77497">
          <w:t xml:space="preserve"> </w:t>
        </w:r>
      </w:ins>
      <w:ins w:id="4998" w:author="Rev 7 Allen Wirfs-Brock" w:date="2012-05-01T13:45:00Z">
        <w:r w:rsidRPr="00E77497">
          <w:t>()</w:t>
        </w:r>
      </w:ins>
    </w:p>
    <w:p w14:paraId="3FA80AD8" w14:textId="77777777" w:rsidR="00CC3839" w:rsidRPr="00E77497" w:rsidRDefault="00BC1C9D" w:rsidP="00CC3839">
      <w:pPr>
        <w:rPr>
          <w:ins w:id="4999" w:author="Rev 7 Allen Wirfs-Brock" w:date="2012-05-01T13:45:00Z"/>
        </w:rPr>
      </w:pPr>
      <w:ins w:id="5000" w:author="Rev 7 Allen Wirfs-Brock" w:date="2012-05-01T13:48:00Z">
        <w:r>
          <w:t>Regular D</w:t>
        </w:r>
      </w:ins>
      <w:ins w:id="5001" w:author="Rev 7 Allen Wirfs-Brock" w:date="2012-05-01T13:45:00Z">
        <w:r w:rsidR="00CC3839" w:rsidRPr="00E77497">
          <w:t xml:space="preserve">eclarative Environment Records </w:t>
        </w:r>
      </w:ins>
      <w:ins w:id="5002" w:author="Rev 7 Allen Wirfs-Brock" w:date="2012-05-01T13:47:00Z">
        <w:r w:rsidR="00CC3839">
          <w:t xml:space="preserve">do not </w:t>
        </w:r>
      </w:ins>
      <w:ins w:id="5003" w:author="Rev 7 Allen Wirfs-Brock" w:date="2012-05-01T13:48:00Z">
        <w:r>
          <w:t>provide</w:t>
        </w:r>
      </w:ins>
      <w:ins w:id="5004" w:author="Rev 7 Allen Wirfs-Brock" w:date="2012-05-01T13:47:00Z">
        <w:r w:rsidR="00CC3839">
          <w:t xml:space="preserve"> a </w:t>
        </w:r>
        <w:r w:rsidR="00CC3839" w:rsidRPr="00CC3839">
          <w:rPr>
            <w:rFonts w:ascii="Courier New" w:hAnsi="Courier New" w:cs="Courier New"/>
            <w:b/>
          </w:rPr>
          <w:t>this</w:t>
        </w:r>
        <w:r w:rsidR="00CC3839">
          <w:t xml:space="preserve"> binding</w:t>
        </w:r>
      </w:ins>
      <w:ins w:id="5005" w:author="Rev 7 Allen Wirfs-Brock" w:date="2012-05-01T13:45:00Z">
        <w:r w:rsidR="00CC3839" w:rsidRPr="00E77497">
          <w:t>.</w:t>
        </w:r>
      </w:ins>
    </w:p>
    <w:p w14:paraId="2CB4E420" w14:textId="77777777" w:rsidR="00CC3839" w:rsidRPr="00E77497" w:rsidRDefault="00CC3839" w:rsidP="00CC3839">
      <w:pPr>
        <w:pStyle w:val="Alg4"/>
        <w:numPr>
          <w:ilvl w:val="0"/>
          <w:numId w:val="776"/>
        </w:numPr>
        <w:spacing w:after="120"/>
        <w:rPr>
          <w:ins w:id="5006" w:author="Rev 7 Allen Wirfs-Brock" w:date="2012-05-01T13:45:00Z"/>
        </w:rPr>
      </w:pPr>
      <w:ins w:id="5007" w:author="Rev 7 Allen Wirfs-Brock" w:date="2012-05-01T13:45:00Z">
        <w:r w:rsidRPr="00E77497">
          <w:t xml:space="preserve">Return </w:t>
        </w:r>
      </w:ins>
      <w:ins w:id="5008" w:author="Rev 7 Allen Wirfs-Brock" w:date="2012-05-01T13:46:00Z">
        <w:r>
          <w:rPr>
            <w:b/>
          </w:rPr>
          <w:t>false</w:t>
        </w:r>
      </w:ins>
      <w:ins w:id="5009" w:author="Rev 7 Allen Wirfs-Brock" w:date="2012-05-01T13:45:00Z">
        <w:r w:rsidRPr="00E77497">
          <w:t>.</w:t>
        </w:r>
      </w:ins>
    </w:p>
    <w:p w14:paraId="32A0696E" w14:textId="77777777" w:rsidR="00CC3839" w:rsidRPr="00E77497" w:rsidRDefault="00CC3839" w:rsidP="00CC3839">
      <w:pPr>
        <w:pStyle w:val="51"/>
        <w:numPr>
          <w:ilvl w:val="0"/>
          <w:numId w:val="0"/>
        </w:numPr>
        <w:rPr>
          <w:ins w:id="5010" w:author="Rev 7 Allen Wirfs-Brock" w:date="2012-05-01T13:45:00Z"/>
        </w:rPr>
      </w:pPr>
      <w:ins w:id="5011" w:author="Rev 7 Allen Wirfs-Brock" w:date="2012-05-01T13:45:00Z">
        <w:r w:rsidRPr="00E77497">
          <w:t>10.2.1.1.</w:t>
        </w:r>
      </w:ins>
      <w:ins w:id="5012" w:author="Rev 7 Allen Wirfs-Brock" w:date="2012-05-02T16:37:00Z">
        <w:r w:rsidR="00FC5053">
          <w:t>8</w:t>
        </w:r>
      </w:ins>
      <w:ins w:id="5013" w:author="Rev 7 Allen Wirfs-Brock" w:date="2012-05-01T13:45:00Z">
        <w:r w:rsidRPr="00E77497">
          <w:tab/>
        </w:r>
      </w:ins>
      <w:ins w:id="5014" w:author="Rev 7 Allen Wirfs-Brock" w:date="2012-05-01T13:46:00Z">
        <w:r>
          <w:t>HasSuperBinding</w:t>
        </w:r>
        <w:r w:rsidRPr="00E77497">
          <w:t xml:space="preserve"> </w:t>
        </w:r>
      </w:ins>
      <w:ins w:id="5015" w:author="Rev 7 Allen Wirfs-Brock" w:date="2012-05-01T13:45:00Z">
        <w:r w:rsidRPr="00E77497">
          <w:t>()</w:t>
        </w:r>
      </w:ins>
    </w:p>
    <w:p w14:paraId="4EF97794" w14:textId="77777777" w:rsidR="00CC3839" w:rsidRPr="00E77497" w:rsidRDefault="00BC1C9D" w:rsidP="00CC3839">
      <w:pPr>
        <w:rPr>
          <w:ins w:id="5016" w:author="Rev 7 Allen Wirfs-Brock" w:date="2012-05-01T13:45:00Z"/>
        </w:rPr>
      </w:pPr>
      <w:ins w:id="5017" w:author="Rev 7 Allen Wirfs-Brock" w:date="2012-05-01T13:49:00Z">
        <w:r>
          <w:t xml:space="preserve">Regular </w:t>
        </w:r>
      </w:ins>
      <w:ins w:id="5018" w:author="Rev 7 Allen Wirfs-Brock" w:date="2012-05-01T13:45:00Z">
        <w:r w:rsidR="00CC3839" w:rsidRPr="00E77497">
          <w:t xml:space="preserve">Declarative Environment Records </w:t>
        </w:r>
      </w:ins>
      <w:ins w:id="5019" w:author="Rev 7 Allen Wirfs-Brock" w:date="2012-05-01T13:48:00Z">
        <w:r>
          <w:t xml:space="preserve">do not provide a </w:t>
        </w:r>
        <w:r>
          <w:rPr>
            <w:rFonts w:ascii="Courier New" w:hAnsi="Courier New" w:cs="Courier New"/>
            <w:b/>
          </w:rPr>
          <w:t>super</w:t>
        </w:r>
        <w:r>
          <w:t xml:space="preserve"> binding</w:t>
        </w:r>
      </w:ins>
      <w:ins w:id="5020" w:author="Rev 7 Allen Wirfs-Brock" w:date="2012-05-01T13:45:00Z">
        <w:r w:rsidR="00CC3839" w:rsidRPr="00E77497">
          <w:t>.</w:t>
        </w:r>
      </w:ins>
    </w:p>
    <w:p w14:paraId="536D41B4" w14:textId="77777777" w:rsidR="00CC3839" w:rsidRPr="00E77497" w:rsidRDefault="00CC3839" w:rsidP="00CC3839">
      <w:pPr>
        <w:pStyle w:val="Alg4"/>
        <w:numPr>
          <w:ilvl w:val="0"/>
          <w:numId w:val="777"/>
        </w:numPr>
        <w:spacing w:after="120"/>
        <w:rPr>
          <w:ins w:id="5021" w:author="Rev 7 Allen Wirfs-Brock" w:date="2012-05-01T13:45:00Z"/>
        </w:rPr>
      </w:pPr>
      <w:ins w:id="5022" w:author="Rev 7 Allen Wirfs-Brock" w:date="2012-05-01T13:45:00Z">
        <w:r w:rsidRPr="00E77497">
          <w:t xml:space="preserve">Return </w:t>
        </w:r>
      </w:ins>
      <w:ins w:id="5023" w:author="Rev 7 Allen Wirfs-Brock" w:date="2012-05-01T13:46:00Z">
        <w:r>
          <w:rPr>
            <w:b/>
          </w:rPr>
          <w:t>false</w:t>
        </w:r>
      </w:ins>
      <w:ins w:id="5024" w:author="Rev 7 Allen Wirfs-Brock" w:date="2012-05-01T13:45:00Z">
        <w:r w:rsidRPr="00E77497">
          <w:t>.</w:t>
        </w:r>
      </w:ins>
    </w:p>
    <w:p w14:paraId="217E8789" w14:textId="77777777" w:rsidR="004C02EF" w:rsidRPr="00E77497" w:rsidRDefault="004C02EF" w:rsidP="004C02EF">
      <w:pPr>
        <w:pStyle w:val="51"/>
        <w:numPr>
          <w:ilvl w:val="0"/>
          <w:numId w:val="0"/>
        </w:numPr>
      </w:pPr>
      <w:r w:rsidRPr="00E77497">
        <w:t>10.2.1.1.</w:t>
      </w:r>
      <w:del w:id="5025" w:author="Rev 7 Allen Wirfs-Brock" w:date="2012-05-01T13:45:00Z">
        <w:r w:rsidRPr="00E77497" w:rsidDel="00CC3839">
          <w:delText>6</w:delText>
        </w:r>
      </w:del>
      <w:ins w:id="5026" w:author="Rev 7 Allen Wirfs-Brock" w:date="2012-05-02T16:37:00Z">
        <w:r w:rsidR="00FC5053">
          <w:t>9</w:t>
        </w:r>
      </w:ins>
      <w:r w:rsidRPr="00E77497">
        <w:tab/>
      </w:r>
      <w:del w:id="5027" w:author="Rev 7 Allen Wirfs-Brock" w:date="2012-04-26T08:12:00Z">
        <w:r w:rsidRPr="00E77497" w:rsidDel="00F16EA2">
          <w:delText>ImplicitThisValue</w:delText>
        </w:r>
      </w:del>
      <w:ins w:id="5028" w:author="Rev 7 Allen Wirfs-Brock" w:date="2012-04-26T08:12:00Z">
        <w:r w:rsidR="00F16EA2">
          <w:t>WithBase</w:t>
        </w:r>
      </w:ins>
      <w:ins w:id="5029" w:author="Rev 7 Allen Wirfs-Brock" w:date="2012-04-26T08:13:00Z">
        <w:r w:rsidR="00F16EA2">
          <w:t>Object</w:t>
        </w:r>
      </w:ins>
      <w:r w:rsidRPr="00E77497">
        <w:t>()</w:t>
      </w:r>
    </w:p>
    <w:p w14:paraId="0E2250E3" w14:textId="77777777" w:rsidR="004C02EF" w:rsidRPr="00E77497" w:rsidRDefault="004C02EF" w:rsidP="004C02EF">
      <w:r w:rsidRPr="00E77497">
        <w:t xml:space="preserve">Declarative Environment Records always return </w:t>
      </w:r>
      <w:r w:rsidRPr="00E77497">
        <w:rPr>
          <w:b/>
        </w:rPr>
        <w:t>undefined</w:t>
      </w:r>
      <w:r w:rsidRPr="00E77497">
        <w:t xml:space="preserve"> as their </w:t>
      </w:r>
      <w:del w:id="5030" w:author="Rev 7 Allen Wirfs-Brock" w:date="2012-04-26T08:13:00Z">
        <w:r w:rsidRPr="00E77497" w:rsidDel="00F16EA2">
          <w:delText>ImplicitThisValue</w:delText>
        </w:r>
      </w:del>
      <w:ins w:id="5031" w:author="Rev 7 Allen Wirfs-Brock" w:date="2012-04-26T08:13:00Z">
        <w:r w:rsidR="00F16EA2">
          <w:t>WithBaseObject</w:t>
        </w:r>
      </w:ins>
      <w:r w:rsidRPr="00E77497">
        <w:t>.</w:t>
      </w:r>
    </w:p>
    <w:p w14:paraId="5585DE31" w14:textId="77777777" w:rsidR="004C02EF" w:rsidRPr="00E77497" w:rsidRDefault="004C02EF" w:rsidP="009A20C6">
      <w:pPr>
        <w:pStyle w:val="Alg4"/>
        <w:numPr>
          <w:ilvl w:val="0"/>
          <w:numId w:val="361"/>
        </w:numPr>
        <w:spacing w:after="120"/>
      </w:pPr>
      <w:r w:rsidRPr="00E77497">
        <w:t xml:space="preserve">Return </w:t>
      </w:r>
      <w:r w:rsidRPr="00E77497">
        <w:rPr>
          <w:b/>
        </w:rPr>
        <w:t>undefined</w:t>
      </w:r>
      <w:r w:rsidRPr="00E77497">
        <w:t>.</w:t>
      </w:r>
    </w:p>
    <w:p w14:paraId="0BA9F3D1" w14:textId="77777777" w:rsidR="004C02EF" w:rsidRPr="00E77497" w:rsidRDefault="004C02EF" w:rsidP="004C02EF">
      <w:pPr>
        <w:pStyle w:val="51"/>
        <w:numPr>
          <w:ilvl w:val="0"/>
          <w:numId w:val="0"/>
        </w:numPr>
      </w:pPr>
      <w:r w:rsidRPr="00E77497">
        <w:t>10.2.1.1.</w:t>
      </w:r>
      <w:del w:id="5032" w:author="Rev 7 Allen Wirfs-Brock" w:date="2012-05-02T16:37:00Z">
        <w:r w:rsidRPr="00E77497" w:rsidDel="00FC5053">
          <w:delText>7</w:delText>
        </w:r>
      </w:del>
      <w:ins w:id="5033" w:author="Rev 7 Allen Wirfs-Brock" w:date="2012-05-02T16:38:00Z">
        <w:r w:rsidR="00FC5053">
          <w:t>10</w:t>
        </w:r>
      </w:ins>
      <w:r w:rsidRPr="00E77497">
        <w:tab/>
        <w:t xml:space="preserve">CreateImmutableBinding </w:t>
      </w:r>
      <w:commentRangeStart w:id="5034"/>
      <w:r w:rsidRPr="00E77497">
        <w:t>(N)</w:t>
      </w:r>
      <w:commentRangeEnd w:id="5034"/>
      <w:r w:rsidR="00F04E83">
        <w:rPr>
          <w:rStyle w:val="af3"/>
          <w:b w:val="0"/>
        </w:rPr>
        <w:commentReference w:id="5034"/>
      </w:r>
    </w:p>
    <w:p w14:paraId="11FB4FA0" w14:textId="77777777" w:rsidR="004C02EF" w:rsidRPr="00E77497" w:rsidRDefault="004C02EF" w:rsidP="004C02EF">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w:t>
      </w:r>
    </w:p>
    <w:p w14:paraId="712A7787" w14:textId="77777777" w:rsidR="004C02EF" w:rsidRPr="00E77497" w:rsidRDefault="004C02EF" w:rsidP="009A20C6">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14:paraId="05385E0C" w14:textId="77777777" w:rsidR="004C02EF" w:rsidRPr="00E77497" w:rsidRDefault="004C02EF" w:rsidP="009A20C6">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14:paraId="5E7CAA54" w14:textId="77777777" w:rsidR="004C02EF" w:rsidRPr="00E77497" w:rsidRDefault="004C02EF" w:rsidP="009A20C6">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14:paraId="6F9F4CA7" w14:textId="77777777" w:rsidR="004C02EF" w:rsidRPr="00E77497" w:rsidRDefault="004C02EF" w:rsidP="004C02EF">
      <w:pPr>
        <w:pStyle w:val="51"/>
        <w:numPr>
          <w:ilvl w:val="0"/>
          <w:numId w:val="0"/>
        </w:numPr>
      </w:pPr>
      <w:r w:rsidRPr="00E77497">
        <w:t>10.2.1.1.</w:t>
      </w:r>
      <w:del w:id="5035" w:author="Rev 7 Allen Wirfs-Brock" w:date="2012-05-02T16:37:00Z">
        <w:r w:rsidRPr="00E77497" w:rsidDel="00FC5053">
          <w:delText>8</w:delText>
        </w:r>
      </w:del>
      <w:ins w:id="5036" w:author="Rev 7 Allen Wirfs-Brock" w:date="2012-05-02T16:37:00Z">
        <w:r w:rsidR="00FC5053">
          <w:t>1</w:t>
        </w:r>
      </w:ins>
      <w:ins w:id="5037" w:author="Rev 7 Allen Wirfs-Brock" w:date="2012-05-02T16:38:00Z">
        <w:r w:rsidR="00FC5053">
          <w:t>1</w:t>
        </w:r>
      </w:ins>
      <w:r w:rsidRPr="00E77497">
        <w:tab/>
        <w:t>Initialize</w:t>
      </w:r>
      <w:del w:id="5038" w:author="Rev 3 Allen Wirfs-Brock" w:date="2011-08-30T17:28:00Z">
        <w:r w:rsidRPr="00E77497" w:rsidDel="00BC6B32">
          <w:delText>Immutable</w:delText>
        </w:r>
      </w:del>
      <w:r w:rsidRPr="00E77497">
        <w:t>Binding (N,V)</w:t>
      </w:r>
    </w:p>
    <w:p w14:paraId="4D4C9156" w14:textId="77777777" w:rsidR="004C02EF" w:rsidRPr="00E77497" w:rsidRDefault="004C02EF" w:rsidP="004C02EF">
      <w:r w:rsidRPr="00E77497">
        <w:t>The concrete Environment Record method Initialize</w:t>
      </w:r>
      <w:del w:id="5039" w:author="Rev 3 Allen Wirfs-Brock" w:date="2011-08-30T17:28:00Z">
        <w:r w:rsidRPr="00E77497" w:rsidDel="00BC6B32">
          <w:delText>Immutable</w:delText>
        </w:r>
      </w:del>
      <w:r w:rsidRPr="00E77497">
        <w:t xml:space="preserve">Binding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w:t>
      </w:r>
      <w:del w:id="5040" w:author="Rev 3 Allen Wirfs-Brock" w:date="2011-08-30T17:28:00Z">
        <w:r w:rsidRPr="00E77497" w:rsidDel="00BC6B32">
          <w:delText xml:space="preserve">immutable </w:delText>
        </w:r>
      </w:del>
      <w:r w:rsidRPr="00E77497">
        <w:t xml:space="preserve">binding for </w:t>
      </w:r>
      <w:r w:rsidRPr="00E77497">
        <w:rPr>
          <w:rFonts w:ascii="Times New Roman" w:hAnsi="Times New Roman"/>
          <w:i/>
        </w:rPr>
        <w:t>N</w:t>
      </w:r>
      <w:r w:rsidRPr="00E77497">
        <w:t xml:space="preserve"> must already exist. </w:t>
      </w:r>
    </w:p>
    <w:p w14:paraId="0D707506" w14:textId="77777777" w:rsidR="004C02EF" w:rsidRPr="00E77497" w:rsidRDefault="004C02EF" w:rsidP="009A20C6">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14:paraId="2E46266C" w14:textId="77777777" w:rsidR="004C02EF" w:rsidRPr="00E77497" w:rsidRDefault="004C02EF" w:rsidP="009A20C6">
      <w:pPr>
        <w:pStyle w:val="Alg4"/>
        <w:numPr>
          <w:ilvl w:val="0"/>
          <w:numId w:val="363"/>
        </w:numPr>
      </w:pPr>
      <w:r w:rsidRPr="00E77497">
        <w:t xml:space="preserve">Assert: </w:t>
      </w:r>
      <w:r w:rsidRPr="00E77497">
        <w:rPr>
          <w:i/>
        </w:rPr>
        <w:t>envRec</w:t>
      </w:r>
      <w:r w:rsidRPr="00E77497">
        <w:t xml:space="preserve"> must have an uninitialised </w:t>
      </w:r>
      <w:del w:id="5041" w:author="Rev 3 Allen Wirfs-Brock" w:date="2011-08-30T17:29:00Z">
        <w:r w:rsidRPr="00E77497" w:rsidDel="00BC6B32">
          <w:delText xml:space="preserve">immutable </w:delText>
        </w:r>
      </w:del>
      <w:r w:rsidRPr="00E77497">
        <w:t>binding for N.</w:t>
      </w:r>
    </w:p>
    <w:p w14:paraId="543CBC66" w14:textId="77777777" w:rsidR="004C02EF" w:rsidRPr="00E77497" w:rsidRDefault="004C02EF" w:rsidP="009A20C6">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14:paraId="3914739D" w14:textId="77777777" w:rsidR="004C02EF" w:rsidRPr="00E77497" w:rsidRDefault="004C02EF" w:rsidP="009A20C6">
      <w:pPr>
        <w:pStyle w:val="Alg4"/>
        <w:numPr>
          <w:ilvl w:val="0"/>
          <w:numId w:val="363"/>
        </w:numPr>
        <w:spacing w:after="120"/>
      </w:pPr>
      <w:r w:rsidRPr="00E77497">
        <w:t xml:space="preserve">Record that the </w:t>
      </w:r>
      <w:del w:id="5042" w:author="Rev 3 Allen Wirfs-Brock" w:date="2011-08-30T17:29:00Z">
        <w:r w:rsidRPr="00E77497" w:rsidDel="00BC6B32">
          <w:delText xml:space="preserve">immutable </w:delText>
        </w:r>
      </w:del>
      <w:r w:rsidRPr="00E77497">
        <w:t xml:space="preserve">binding for </w:t>
      </w:r>
      <w:r w:rsidRPr="00E77497">
        <w:rPr>
          <w:i/>
        </w:rPr>
        <w:t>N</w:t>
      </w:r>
      <w:r w:rsidRPr="00E77497">
        <w:t xml:space="preserve"> in </w:t>
      </w:r>
      <w:r w:rsidRPr="00E77497">
        <w:rPr>
          <w:i/>
        </w:rPr>
        <w:t>envRec</w:t>
      </w:r>
      <w:r w:rsidRPr="00E77497">
        <w:t xml:space="preserve"> has been initialised.</w:t>
      </w:r>
    </w:p>
    <w:p w14:paraId="60A430B7" w14:textId="77777777" w:rsidR="004C02EF" w:rsidRPr="00E77497" w:rsidRDefault="004C02EF" w:rsidP="004C02EF">
      <w:pPr>
        <w:pStyle w:val="40"/>
        <w:numPr>
          <w:ilvl w:val="0"/>
          <w:numId w:val="0"/>
        </w:numPr>
      </w:pPr>
      <w:r w:rsidRPr="00E77497">
        <w:t>10.2.1.2</w:t>
      </w:r>
      <w:r w:rsidRPr="00E77497">
        <w:tab/>
        <w:t>Object Environment Records</w:t>
      </w:r>
    </w:p>
    <w:p w14:paraId="15EDBECA" w14:textId="77777777" w:rsidR="004C02EF" w:rsidRPr="00E77497" w:rsidRDefault="004C02EF" w:rsidP="004C02EF">
      <w:r w:rsidRPr="00E77497">
        <w:t xml:space="preserve">Each object environment record is associated with an object called its </w:t>
      </w:r>
      <w:r w:rsidRPr="00E77497">
        <w:rPr>
          <w:i/>
        </w:rPr>
        <w:t>binding object</w:t>
      </w:r>
      <w:r w:rsidRPr="00E77497">
        <w:t xml:space="preserve">. An object environment record binds the set of identifier names that directly correspond to the property names of its binding object. Property names that are not 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5CBD0AD8" w14:textId="77777777" w:rsidR="004C02EF" w:rsidRPr="00E77497" w:rsidRDefault="004C02EF" w:rsidP="004C02EF">
      <w:r w:rsidRPr="00E77497">
        <w:t xml:space="preserve">Object environment records </w:t>
      </w:r>
      <w:ins w:id="5043" w:author="Rev 7 Allen Wirfs-Brock" w:date="2012-04-26T08:50:00Z">
        <w:r w:rsidR="00933B52">
          <w:t xml:space="preserve">created for </w:t>
        </w:r>
        <w:r w:rsidR="00933B52" w:rsidRPr="00933B52">
          <w:rPr>
            <w:rFonts w:ascii="Courier New" w:hAnsi="Courier New" w:cs="Courier New"/>
            <w:b/>
            <w:rPrChange w:id="5044" w:author="Rev 7 Allen Wirfs-Brock" w:date="2012-04-26T08:51:00Z">
              <w:rPr/>
            </w:rPrChange>
          </w:rPr>
          <w:t>with</w:t>
        </w:r>
        <w:r w:rsidR="00933B52">
          <w:t xml:space="preserve"> statements</w:t>
        </w:r>
      </w:ins>
      <w:ins w:id="5045" w:author="Rev 7 Allen Wirfs-Brock" w:date="2012-04-26T08:51:00Z">
        <w:r w:rsidR="00933B52">
          <w:t xml:space="preserve"> </w:t>
        </w:r>
        <w:r w:rsidR="00933B52" w:rsidRPr="00E77497">
          <w:t>(12.10)</w:t>
        </w:r>
      </w:ins>
      <w:ins w:id="5046" w:author="Rev 7 Allen Wirfs-Brock" w:date="2012-04-26T08:50:00Z">
        <w:r w:rsidR="00933B52">
          <w:t xml:space="preserve"> </w:t>
        </w:r>
      </w:ins>
      <w:r w:rsidRPr="00E77497">
        <w:t xml:space="preserve">can </w:t>
      </w:r>
      <w:del w:id="5047" w:author="Rev 7 Allen Wirfs-Brock" w:date="2012-04-26T08:50:00Z">
        <w:r w:rsidRPr="00E77497" w:rsidDel="00933B52">
          <w:delText xml:space="preserve">be configured to </w:delText>
        </w:r>
      </w:del>
      <w:r w:rsidRPr="00E77497">
        <w:t xml:space="preserve">provide their binding object as an implicit this value for use in function calls. </w:t>
      </w:r>
      <w:del w:id="5048" w:author="Rev 7 Allen Wirfs-Brock" w:date="2012-04-26T08:51:00Z">
        <w:r w:rsidRPr="00E77497" w:rsidDel="00933B52">
          <w:delText xml:space="preserve">This capability is used to specify the behaviour of With Statement (12.10) induced bindings. </w:delText>
        </w:r>
      </w:del>
      <w:r w:rsidRPr="00E77497">
        <w:t xml:space="preserve">The capability is controlled by a </w:t>
      </w:r>
      <w:del w:id="5049" w:author="Rev 7 Allen Wirfs-Brock" w:date="2012-04-26T08:52:00Z">
        <w:r w:rsidRPr="00E77497" w:rsidDel="00933B52">
          <w:rPr>
            <w:rFonts w:ascii="Times New Roman" w:hAnsi="Times New Roman"/>
            <w:i/>
          </w:rPr>
          <w:delText>provideThis</w:delText>
        </w:r>
        <w:r w:rsidRPr="00E77497" w:rsidDel="00933B52">
          <w:delText xml:space="preserve"> </w:delText>
        </w:r>
      </w:del>
      <w:ins w:id="5050" w:author="Rev 7 Allen Wirfs-Brock" w:date="2012-04-26T08:52:00Z">
        <w:r w:rsidR="00933B52">
          <w:rPr>
            <w:rFonts w:ascii="Times New Roman" w:hAnsi="Times New Roman"/>
            <w:i/>
          </w:rPr>
          <w:t>withEnvironment</w:t>
        </w:r>
        <w:r w:rsidR="00933B52" w:rsidRPr="00E77497">
          <w:t xml:space="preserve"> </w:t>
        </w:r>
      </w:ins>
      <w:r w:rsidRPr="00E77497">
        <w:t xml:space="preserve">Boolean value that is associated with each object environment record.  By default, the value of </w:t>
      </w:r>
      <w:ins w:id="5051" w:author="Rev 7 Allen Wirfs-Brock" w:date="2012-04-26T08:53:00Z">
        <w:r w:rsidR="00933B52">
          <w:rPr>
            <w:rFonts w:ascii="Times New Roman" w:hAnsi="Times New Roman"/>
            <w:i/>
          </w:rPr>
          <w:t>withEnvironment</w:t>
        </w:r>
        <w:r w:rsidR="00933B52" w:rsidRPr="00E77497">
          <w:t xml:space="preserve"> </w:t>
        </w:r>
      </w:ins>
      <w:del w:id="5052"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is </w:t>
      </w:r>
      <w:r w:rsidRPr="00E77497">
        <w:rPr>
          <w:b/>
        </w:rPr>
        <w:t>false</w:t>
      </w:r>
      <w:r w:rsidRPr="00E77497">
        <w:t xml:space="preserve"> for any object environment record.</w:t>
      </w:r>
    </w:p>
    <w:p w14:paraId="5B55FAE6" w14:textId="77777777" w:rsidR="004C02EF" w:rsidRPr="00E77497" w:rsidRDefault="004C02EF" w:rsidP="004C02EF">
      <w:r w:rsidRPr="00E77497">
        <w:t>The behaviour of the concrete specification methods for Object Environment Records is defined by the following algorithms.</w:t>
      </w:r>
    </w:p>
    <w:p w14:paraId="0C87421E" w14:textId="77777777" w:rsidR="004C02EF" w:rsidRPr="00E77497" w:rsidRDefault="004C02EF" w:rsidP="004C02EF">
      <w:pPr>
        <w:pStyle w:val="51"/>
        <w:numPr>
          <w:ilvl w:val="0"/>
          <w:numId w:val="0"/>
        </w:numPr>
      </w:pPr>
      <w:r w:rsidRPr="00E77497">
        <w:t>10.2.1.2.1</w:t>
      </w:r>
      <w:r w:rsidRPr="00E77497">
        <w:tab/>
        <w:t>HasBinding(N)</w:t>
      </w:r>
    </w:p>
    <w:p w14:paraId="3C003657" w14:textId="77777777" w:rsidR="004C02EF" w:rsidRPr="00E77497" w:rsidRDefault="004C02EF" w:rsidP="004C02EF">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6F317F58" w14:textId="77777777" w:rsidR="004C02EF" w:rsidRPr="00E77497" w:rsidRDefault="004C02EF" w:rsidP="009A20C6">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14:paraId="58EF47B5" w14:textId="77777777" w:rsidR="004C02EF" w:rsidRPr="00E77497" w:rsidRDefault="004C02EF" w:rsidP="009A20C6">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6E9EC497" w14:textId="77777777" w:rsidR="004C02EF" w:rsidRPr="00E77497" w:rsidRDefault="004C02EF" w:rsidP="009A20C6">
      <w:pPr>
        <w:pStyle w:val="Alg4"/>
        <w:numPr>
          <w:ilvl w:val="0"/>
          <w:numId w:val="364"/>
        </w:numPr>
        <w:spacing w:after="120"/>
      </w:pPr>
      <w:r w:rsidRPr="00E77497">
        <w:t xml:space="preserve">Return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5BE8CCE4" w14:textId="77777777" w:rsidR="004C02EF" w:rsidRPr="00E77497" w:rsidRDefault="004C02EF" w:rsidP="004C02EF">
      <w:pPr>
        <w:pStyle w:val="51"/>
        <w:numPr>
          <w:ilvl w:val="0"/>
          <w:numId w:val="0"/>
        </w:numPr>
      </w:pPr>
      <w:r w:rsidRPr="00E77497">
        <w:t>10.2.1.2.2</w:t>
      </w:r>
      <w:r w:rsidRPr="00E77497">
        <w:tab/>
        <w:t>CreateMutableBinding (N, D)</w:t>
      </w:r>
    </w:p>
    <w:p w14:paraId="0D09205F" w14:textId="77777777" w:rsidR="004C02EF" w:rsidRPr="00E77497" w:rsidRDefault="004C02EF" w:rsidP="004C02EF">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 xml:space="preserve">. A property named </w:t>
      </w:r>
      <w:r w:rsidRPr="00E77497">
        <w:rPr>
          <w:rFonts w:ascii="Times New Roman" w:hAnsi="Times New Roman"/>
          <w:i/>
        </w:rPr>
        <w:t>N</w:t>
      </w:r>
      <w:r w:rsidRPr="00E77497">
        <w:t xml:space="preserve"> must not already exist in the binding object.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322B9250" w14:textId="77777777" w:rsidR="004C02EF" w:rsidRPr="00E77497" w:rsidRDefault="004C02EF" w:rsidP="009A20C6">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14:paraId="4C98CA93" w14:textId="77777777" w:rsidR="004C02EF" w:rsidRPr="00E77497" w:rsidRDefault="004C02EF" w:rsidP="009A20C6">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14:paraId="1CA03622" w14:textId="77777777" w:rsidR="004C02EF" w:rsidRPr="00E77497" w:rsidRDefault="004C02EF" w:rsidP="009A20C6">
      <w:pPr>
        <w:pStyle w:val="Alg4"/>
        <w:numPr>
          <w:ilvl w:val="0"/>
          <w:numId w:val="365"/>
        </w:numPr>
      </w:pPr>
      <w:r w:rsidRPr="00E77497">
        <w:t xml:space="preserve">Assert: The result of calling the [[HasProperty]] internal method of </w:t>
      </w:r>
      <w:r w:rsidRPr="00E77497">
        <w:rPr>
          <w:i/>
        </w:rPr>
        <w:t>bindings</w:t>
      </w:r>
      <w:r w:rsidRPr="00E77497">
        <w:t xml:space="preserve">, passing </w:t>
      </w:r>
      <w:r w:rsidRPr="00E77497">
        <w:rPr>
          <w:i/>
        </w:rPr>
        <w:t>N</w:t>
      </w:r>
      <w:r w:rsidRPr="00E77497">
        <w:t xml:space="preserve"> as the property name, is </w:t>
      </w:r>
      <w:r w:rsidRPr="00E77497">
        <w:rPr>
          <w:b/>
        </w:rPr>
        <w:t>false</w:t>
      </w:r>
      <w:r w:rsidRPr="00E77497">
        <w:t>.</w:t>
      </w:r>
    </w:p>
    <w:p w14:paraId="494969D4" w14:textId="77777777" w:rsidR="004C02EF" w:rsidRPr="00E77497" w:rsidRDefault="004C02EF" w:rsidP="009A20C6">
      <w:pPr>
        <w:pStyle w:val="Alg4"/>
        <w:numPr>
          <w:ilvl w:val="0"/>
          <w:numId w:val="365"/>
        </w:numPr>
        <w:spacing w:after="120"/>
        <w:contextualSpacing/>
      </w:pPr>
      <w:r w:rsidRPr="00E77497">
        <w:t xml:space="preserve">If  D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206DBBB1" w14:textId="77777777" w:rsidR="004C02EF" w:rsidRPr="00E77497" w:rsidRDefault="004C02EF" w:rsidP="009A20C6">
      <w:pPr>
        <w:pStyle w:val="Alg4"/>
        <w:numPr>
          <w:ilvl w:val="0"/>
          <w:numId w:val="365"/>
        </w:numPr>
        <w:spacing w:after="120"/>
      </w:pPr>
      <w:del w:id="5053" w:author="Rev 9 Allen Wirfs-Brock" w:date="2012-07-08T14:08:00Z">
        <w:r w:rsidRPr="00E77497" w:rsidDel="00C24EEA">
          <w:delText xml:space="preserve">Call </w:delText>
        </w:r>
      </w:del>
      <w:ins w:id="5054" w:author="Rev 9 Allen Wirfs-Brock" w:date="2012-07-08T14:08:00Z">
        <w:r w:rsidR="00C24EEA">
          <w:t>Return the result of calling</w:t>
        </w:r>
        <w:r w:rsidR="00C24EEA" w:rsidRPr="00E77497">
          <w:t xml:space="preserve"> </w:t>
        </w:r>
      </w:ins>
      <w:r w:rsidRPr="00E77497">
        <w:t xml:space="preserve">the [[DefineOwnProperty]] internal method of </w:t>
      </w:r>
      <w:r w:rsidRPr="00E77497">
        <w:rPr>
          <w:i/>
        </w:rPr>
        <w:t>bindings</w:t>
      </w:r>
      <w:r w:rsidRPr="00E77497">
        <w:t xml:space="preserve">, passing </w:t>
      </w:r>
      <w:r w:rsidRPr="00E77497">
        <w:rPr>
          <w:i/>
        </w:rPr>
        <w:t>N</w:t>
      </w:r>
      <w:r w:rsidRPr="00E77497">
        <w:t>,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 xml:space="preserve">}, and </w:t>
      </w:r>
      <w:r w:rsidRPr="00E77497">
        <w:rPr>
          <w:b/>
        </w:rPr>
        <w:t>true</w:t>
      </w:r>
      <w:r w:rsidRPr="00E77497">
        <w:t xml:space="preserve"> as arguments.</w:t>
      </w:r>
    </w:p>
    <w:p w14:paraId="2CC62854" w14:textId="77777777" w:rsidR="004C02EF" w:rsidRPr="00E77497" w:rsidRDefault="004C02EF" w:rsidP="004C02EF">
      <w:pPr>
        <w:pStyle w:val="51"/>
        <w:numPr>
          <w:ilvl w:val="0"/>
          <w:numId w:val="0"/>
        </w:numPr>
      </w:pPr>
      <w:r w:rsidRPr="00E77497">
        <w:t>10.2.1.2.3</w:t>
      </w:r>
      <w:r w:rsidRPr="00E77497">
        <w:tab/>
        <w:t>SetMutableBinding (N,V,S)</w:t>
      </w:r>
    </w:p>
    <w:p w14:paraId="4905ECBE" w14:textId="77777777" w:rsidR="004C02EF" w:rsidRPr="00E77497" w:rsidRDefault="004C02EF" w:rsidP="004C02EF">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should already exist but if it does not or is not currently writable, error handling is determined by the value of the Boolean argument </w:t>
      </w:r>
      <w:r w:rsidRPr="00E77497">
        <w:rPr>
          <w:rFonts w:ascii="Times New Roman" w:hAnsi="Times New Roman"/>
          <w:i/>
        </w:rPr>
        <w:t>S</w:t>
      </w:r>
      <w:r w:rsidRPr="00E77497">
        <w:t>.</w:t>
      </w:r>
    </w:p>
    <w:p w14:paraId="035800C8" w14:textId="77777777" w:rsidR="004C02EF" w:rsidRPr="00E77497" w:rsidRDefault="004C02EF" w:rsidP="009A20C6">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14:paraId="62229E45" w14:textId="77777777" w:rsidR="004C02EF" w:rsidRPr="00E77497" w:rsidRDefault="004C02EF" w:rsidP="009A20C6">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14:paraId="651E9DF2" w14:textId="77777777" w:rsidR="004C02EF" w:rsidRPr="00E77497" w:rsidRDefault="004C02EF" w:rsidP="009A20C6">
      <w:pPr>
        <w:pStyle w:val="Alg4"/>
        <w:numPr>
          <w:ilvl w:val="0"/>
          <w:numId w:val="366"/>
        </w:numPr>
        <w:spacing w:after="120"/>
      </w:pPr>
      <w:del w:id="5055" w:author="Rev 9 Allen Wirfs-Brock" w:date="2012-07-08T13:56:00Z">
        <w:r w:rsidRPr="00E77497" w:rsidDel="0039463E">
          <w:delText xml:space="preserve">Call </w:delText>
        </w:r>
      </w:del>
      <w:ins w:id="5056" w:author="Rev 9 Allen Wirfs-Brock" w:date="2012-07-08T13:56:00Z">
        <w:r w:rsidR="0039463E">
          <w:t>Return the result of calling</w:t>
        </w:r>
        <w:r w:rsidR="0039463E" w:rsidRPr="00E77497">
          <w:t xml:space="preserve"> </w:t>
        </w:r>
      </w:ins>
      <w:r w:rsidRPr="00E77497">
        <w:t xml:space="preserve">the [[Put]] internal method of </w:t>
      </w:r>
      <w:r w:rsidRPr="00E77497">
        <w:rPr>
          <w:i/>
        </w:rPr>
        <w:t>bindings</w:t>
      </w:r>
      <w:r w:rsidRPr="00E77497">
        <w:t xml:space="preserve"> with arguments </w:t>
      </w:r>
      <w:r w:rsidRPr="00E77497">
        <w:rPr>
          <w:i/>
        </w:rPr>
        <w:t>N</w:t>
      </w:r>
      <w:r w:rsidRPr="00E77497">
        <w:t xml:space="preserve">, </w:t>
      </w:r>
      <w:r w:rsidRPr="00E77497">
        <w:rPr>
          <w:i/>
        </w:rPr>
        <w:t>V</w:t>
      </w:r>
      <w:r w:rsidRPr="00E77497">
        <w:t xml:space="preserve">, and </w:t>
      </w:r>
      <w:r w:rsidRPr="00E77497">
        <w:rPr>
          <w:i/>
        </w:rPr>
        <w:t>S</w:t>
      </w:r>
      <w:r w:rsidRPr="00E77497">
        <w:t>.</w:t>
      </w:r>
    </w:p>
    <w:p w14:paraId="629E47CB" w14:textId="77777777" w:rsidR="004C02EF" w:rsidRPr="00E77497" w:rsidRDefault="004C02EF" w:rsidP="004C02EF">
      <w:pPr>
        <w:pStyle w:val="51"/>
        <w:numPr>
          <w:ilvl w:val="0"/>
          <w:numId w:val="0"/>
        </w:numPr>
      </w:pPr>
      <w:r w:rsidRPr="00E77497">
        <w:t>10.2.1.2.4</w:t>
      </w:r>
      <w:r w:rsidRPr="00E77497">
        <w:tab/>
        <w:t>GetBindingValue(N,S)</w:t>
      </w:r>
    </w:p>
    <w:p w14:paraId="6D3532C0" w14:textId="77777777" w:rsidR="004C02EF" w:rsidRPr="00E77497" w:rsidRDefault="004C02EF" w:rsidP="004C02EF">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2CE8E131" w14:textId="77777777" w:rsidR="004C02EF" w:rsidRPr="00E77497" w:rsidRDefault="004C02EF" w:rsidP="009A20C6">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14:paraId="7D13EEF0" w14:textId="77777777" w:rsidR="004C02EF" w:rsidRPr="00E77497" w:rsidRDefault="004C02EF" w:rsidP="009A20C6">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14:paraId="00C25ABD" w14:textId="77777777" w:rsidR="004C02EF" w:rsidRPr="00E77497" w:rsidRDefault="004C02EF" w:rsidP="009A20C6">
      <w:pPr>
        <w:pStyle w:val="Alg4"/>
        <w:numPr>
          <w:ilvl w:val="0"/>
          <w:numId w:val="367"/>
        </w:numPr>
      </w:pPr>
      <w:r w:rsidRPr="00E77497">
        <w:t xml:space="preserve">Let </w:t>
      </w:r>
      <w:r w:rsidRPr="00E77497">
        <w:rPr>
          <w:i/>
        </w:rPr>
        <w:t>value</w:t>
      </w:r>
      <w:r w:rsidRPr="00E77497">
        <w:t xml:space="preserve"> be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3B1FA75A" w14:textId="77777777" w:rsidR="004C02EF" w:rsidRPr="00E77497" w:rsidRDefault="004C02EF" w:rsidP="009A20C6">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14:paraId="4864055B" w14:textId="77777777" w:rsidR="004C02EF" w:rsidRPr="00E77497" w:rsidRDefault="004C02EF" w:rsidP="009A20C6">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402E5B4F" w14:textId="77777777" w:rsidR="004C02EF" w:rsidRPr="00E77497" w:rsidRDefault="004C02EF" w:rsidP="009A20C6">
      <w:pPr>
        <w:pStyle w:val="Alg4"/>
        <w:numPr>
          <w:ilvl w:val="0"/>
          <w:numId w:val="367"/>
        </w:numPr>
        <w:spacing w:after="120"/>
      </w:pPr>
      <w:r w:rsidRPr="00E77497">
        <w:t xml:space="preserve">Return the result of calling the [[Get]] internal method of </w:t>
      </w:r>
      <w:r w:rsidRPr="00E77497">
        <w:rPr>
          <w:i/>
        </w:rPr>
        <w:t>bindings</w:t>
      </w:r>
      <w:r w:rsidRPr="00E77497">
        <w:t xml:space="preserve">, passing </w:t>
      </w:r>
      <w:r w:rsidRPr="00E77497">
        <w:rPr>
          <w:i/>
        </w:rPr>
        <w:t>N</w:t>
      </w:r>
      <w:r w:rsidRPr="00E77497">
        <w:t xml:space="preserve"> for the argument.</w:t>
      </w:r>
    </w:p>
    <w:p w14:paraId="4D71CB14" w14:textId="77777777" w:rsidR="004C02EF" w:rsidRPr="00E77497" w:rsidRDefault="004C02EF" w:rsidP="004C02EF">
      <w:pPr>
        <w:pStyle w:val="51"/>
        <w:numPr>
          <w:ilvl w:val="0"/>
          <w:numId w:val="0"/>
        </w:numPr>
      </w:pPr>
      <w:r w:rsidRPr="00E77497">
        <w:t>10.2.1.2.5</w:t>
      </w:r>
      <w:r w:rsidRPr="00E77497">
        <w:tab/>
        <w:t>DeleteBinding (N)</w:t>
      </w:r>
    </w:p>
    <w:p w14:paraId="21888EE4" w14:textId="77777777" w:rsidR="004C02EF" w:rsidRPr="00E77497" w:rsidRDefault="004C02EF" w:rsidP="004C02EF">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0EDE8564" w14:textId="77777777" w:rsidR="004C02EF" w:rsidRPr="00E77497" w:rsidRDefault="004C02EF" w:rsidP="009A20C6">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14:paraId="09B00886" w14:textId="77777777" w:rsidR="004C02EF" w:rsidRPr="00E77497" w:rsidRDefault="004C02EF" w:rsidP="009A20C6">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4143C330" w14:textId="77777777" w:rsidR="004C02EF" w:rsidRPr="00E77497" w:rsidRDefault="004C02EF" w:rsidP="009A20C6">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and </w:t>
      </w:r>
      <w:r w:rsidRPr="00E77497">
        <w:rPr>
          <w:b/>
        </w:rPr>
        <w:t>false</w:t>
      </w:r>
      <w:r w:rsidRPr="00E77497">
        <w:t xml:space="preserve"> as arguments.</w:t>
      </w:r>
    </w:p>
    <w:p w14:paraId="5FA3DF5A" w14:textId="77777777" w:rsidR="00760432" w:rsidRPr="00E77497" w:rsidRDefault="00760432" w:rsidP="00760432">
      <w:pPr>
        <w:pStyle w:val="51"/>
        <w:numPr>
          <w:ilvl w:val="0"/>
          <w:numId w:val="0"/>
        </w:numPr>
        <w:rPr>
          <w:ins w:id="5057" w:author="Rev 7 Allen Wirfs-Brock" w:date="2012-05-02T16:44:00Z"/>
        </w:rPr>
      </w:pPr>
      <w:ins w:id="5058" w:author="Rev 7 Allen Wirfs-Brock" w:date="2012-05-02T16:44:00Z">
        <w:r w:rsidRPr="00E77497">
          <w:t>10.2.1.</w:t>
        </w:r>
        <w:del w:id="5059" w:author="Rev 8 Allen Wirfs-Brock" w:date="2012-06-13T17:50:00Z">
          <w:r w:rsidRPr="00E77497" w:rsidDel="00780A2F">
            <w:delText>1</w:delText>
          </w:r>
        </w:del>
      </w:ins>
      <w:ins w:id="5060" w:author="Rev 8 Allen Wirfs-Brock" w:date="2012-06-13T17:50:00Z">
        <w:r w:rsidR="00780A2F">
          <w:t>2</w:t>
        </w:r>
      </w:ins>
      <w:ins w:id="5061" w:author="Rev 7 Allen Wirfs-Brock" w:date="2012-05-02T16:44:00Z">
        <w:r w:rsidRPr="00E77497">
          <w:t>.</w:t>
        </w:r>
        <w:r>
          <w:t>6</w:t>
        </w:r>
        <w:r w:rsidRPr="00E77497">
          <w:tab/>
          <w:t>Create</w:t>
        </w:r>
        <w:r>
          <w:t>Var</w:t>
        </w:r>
        <w:r w:rsidRPr="00E77497">
          <w:t>Binding (N, D)</w:t>
        </w:r>
      </w:ins>
    </w:p>
    <w:p w14:paraId="2CBC7483" w14:textId="77777777" w:rsidR="00760432" w:rsidRPr="00E77497" w:rsidRDefault="00760432" w:rsidP="00760432">
      <w:pPr>
        <w:rPr>
          <w:ins w:id="5062" w:author="Rev 7 Allen Wirfs-Brock" w:date="2012-05-02T16:44:00Z"/>
        </w:rPr>
      </w:pPr>
      <w:ins w:id="5063" w:author="Rev 7 Allen Wirfs-Brock" w:date="2012-05-02T16:44:00Z">
        <w:r w:rsidRPr="00E77497">
          <w:t>The concrete Environment Record method Create</w:t>
        </w:r>
        <w:r>
          <w:t>Var</w:t>
        </w:r>
        <w:r w:rsidRPr="00E77497">
          <w:t xml:space="preserve">Binding for </w:t>
        </w:r>
        <w:r>
          <w:t>object</w:t>
        </w:r>
        <w:r w:rsidRPr="00E77497">
          <w:t xml:space="preserve"> environment records </w:t>
        </w:r>
        <w:r>
          <w:t>performs the same action as the CreateMutableBinding concrete method of the same environment Record.</w:t>
        </w:r>
      </w:ins>
    </w:p>
    <w:p w14:paraId="54CE7FE2" w14:textId="77777777" w:rsidR="00760432" w:rsidRPr="00E77497" w:rsidRDefault="00760432" w:rsidP="00760432">
      <w:pPr>
        <w:pStyle w:val="Alg4"/>
        <w:numPr>
          <w:ilvl w:val="0"/>
          <w:numId w:val="794"/>
        </w:numPr>
        <w:rPr>
          <w:ins w:id="5064" w:author="Rev 7 Allen Wirfs-Brock" w:date="2012-05-02T16:44:00Z"/>
        </w:rPr>
      </w:pPr>
      <w:ins w:id="5065" w:author="Rev 7 Allen Wirfs-Brock" w:date="2012-05-02T16:44:00Z">
        <w:r w:rsidRPr="00E77497">
          <w:t xml:space="preserve">Let </w:t>
        </w:r>
        <w:r w:rsidRPr="00E77497">
          <w:rPr>
            <w:i/>
          </w:rPr>
          <w:t xml:space="preserve">envRec </w:t>
        </w:r>
        <w:r w:rsidRPr="00E77497">
          <w:t>be the declarative environment record for which the method was invoked.</w:t>
        </w:r>
      </w:ins>
    </w:p>
    <w:p w14:paraId="110CE715" w14:textId="77777777" w:rsidR="00760432" w:rsidRPr="00E77497" w:rsidRDefault="00760432" w:rsidP="00760432">
      <w:pPr>
        <w:pStyle w:val="Alg4"/>
        <w:numPr>
          <w:ilvl w:val="0"/>
          <w:numId w:val="794"/>
        </w:numPr>
        <w:spacing w:after="120"/>
        <w:rPr>
          <w:ins w:id="5066" w:author="Rev 7 Allen Wirfs-Brock" w:date="2012-05-02T16:44:00Z"/>
        </w:rPr>
      </w:pPr>
      <w:ins w:id="5067" w:author="Rev 7 Allen Wirfs-Brock" w:date="2012-05-02T16:44:00Z">
        <w:r>
          <w:t xml:space="preserve">Return the result of calling </w:t>
        </w:r>
        <w:r w:rsidRPr="00FC5053">
          <w:rPr>
            <w:i/>
          </w:rPr>
          <w:t>envRec’s</w:t>
        </w:r>
        <w:r>
          <w:t xml:space="preserve"> CreateMutableBinding concrete method with arguments </w:t>
        </w:r>
        <w:r w:rsidRPr="00FC5053">
          <w:rPr>
            <w:i/>
          </w:rPr>
          <w:t>N</w:t>
        </w:r>
        <w:r>
          <w:t xml:space="preserve"> and </w:t>
        </w:r>
        <w:r w:rsidRPr="00FC5053">
          <w:rPr>
            <w:i/>
          </w:rPr>
          <w:t>D</w:t>
        </w:r>
        <w:r>
          <w:t xml:space="preserve">. </w:t>
        </w:r>
      </w:ins>
    </w:p>
    <w:p w14:paraId="3709CC46" w14:textId="77777777" w:rsidR="00BC1C9D" w:rsidRPr="00E77497" w:rsidRDefault="00BC1C9D" w:rsidP="00BC1C9D">
      <w:pPr>
        <w:pStyle w:val="51"/>
        <w:numPr>
          <w:ilvl w:val="0"/>
          <w:numId w:val="0"/>
        </w:numPr>
        <w:rPr>
          <w:ins w:id="5068" w:author="Rev 7 Allen Wirfs-Brock" w:date="2012-05-01T13:50:00Z"/>
        </w:rPr>
      </w:pPr>
      <w:ins w:id="5069" w:author="Rev 7 Allen Wirfs-Brock" w:date="2012-05-01T13:50:00Z">
        <w:r w:rsidRPr="00E77497">
          <w:t>10.2.1.</w:t>
        </w:r>
        <w:r>
          <w:t>2</w:t>
        </w:r>
        <w:r w:rsidRPr="00E77497">
          <w:t>.</w:t>
        </w:r>
      </w:ins>
      <w:ins w:id="5070" w:author="Rev 7 Allen Wirfs-Brock" w:date="2012-05-02T16:44:00Z">
        <w:r w:rsidR="00760432">
          <w:t>7</w:t>
        </w:r>
      </w:ins>
      <w:ins w:id="5071" w:author="Rev 7 Allen Wirfs-Brock" w:date="2012-05-01T13:50:00Z">
        <w:r w:rsidRPr="00E77497">
          <w:tab/>
        </w:r>
        <w:r>
          <w:t>HasThisBinding</w:t>
        </w:r>
        <w:r w:rsidRPr="00E77497">
          <w:t xml:space="preserve"> ()</w:t>
        </w:r>
      </w:ins>
    </w:p>
    <w:p w14:paraId="0DEE6363" w14:textId="77777777" w:rsidR="00BC1C9D" w:rsidRPr="00E77497" w:rsidRDefault="00BC1C9D" w:rsidP="00BC1C9D">
      <w:pPr>
        <w:rPr>
          <w:ins w:id="5072" w:author="Rev 7 Allen Wirfs-Brock" w:date="2012-05-01T13:50:00Z"/>
        </w:rPr>
      </w:pPr>
      <w:ins w:id="5073" w:author="Rev 7 Allen Wirfs-Brock" w:date="2012-05-01T13:50:00Z">
        <w:r>
          <w:t xml:space="preserve">Regular </w:t>
        </w:r>
      </w:ins>
      <w:ins w:id="5074" w:author="Rev 7 Allen Wirfs-Brock" w:date="2012-05-01T13:51:00Z">
        <w:r>
          <w:t>Object</w:t>
        </w:r>
      </w:ins>
      <w:ins w:id="5075" w:author="Rev 7 Allen Wirfs-Brock" w:date="2012-05-01T13:50:00Z">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ins>
    </w:p>
    <w:p w14:paraId="0D678B29" w14:textId="77777777" w:rsidR="00BC1C9D" w:rsidRPr="00E77497" w:rsidRDefault="00BC1C9D" w:rsidP="00BC1C9D">
      <w:pPr>
        <w:pStyle w:val="Alg4"/>
        <w:numPr>
          <w:ilvl w:val="0"/>
          <w:numId w:val="778"/>
        </w:numPr>
        <w:spacing w:after="120"/>
        <w:rPr>
          <w:ins w:id="5076" w:author="Rev 7 Allen Wirfs-Brock" w:date="2012-05-01T13:50:00Z"/>
        </w:rPr>
      </w:pPr>
      <w:ins w:id="5077" w:author="Rev 7 Allen Wirfs-Brock" w:date="2012-05-01T13:50:00Z">
        <w:r w:rsidRPr="00E77497">
          <w:t xml:space="preserve">Return </w:t>
        </w:r>
        <w:r>
          <w:rPr>
            <w:b/>
          </w:rPr>
          <w:t>false</w:t>
        </w:r>
        <w:r w:rsidRPr="00E77497">
          <w:t>.</w:t>
        </w:r>
      </w:ins>
    </w:p>
    <w:p w14:paraId="58524E3A" w14:textId="77777777" w:rsidR="00BC1C9D" w:rsidRPr="00E77497" w:rsidRDefault="00BC1C9D" w:rsidP="00BC1C9D">
      <w:pPr>
        <w:pStyle w:val="51"/>
        <w:numPr>
          <w:ilvl w:val="0"/>
          <w:numId w:val="0"/>
        </w:numPr>
        <w:rPr>
          <w:ins w:id="5078" w:author="Rev 7 Allen Wirfs-Brock" w:date="2012-05-01T13:50:00Z"/>
        </w:rPr>
      </w:pPr>
      <w:ins w:id="5079" w:author="Rev 7 Allen Wirfs-Brock" w:date="2012-05-01T13:50:00Z">
        <w:r w:rsidRPr="00E77497">
          <w:t>10.2.1.</w:t>
        </w:r>
        <w:r>
          <w:t>2</w:t>
        </w:r>
        <w:r w:rsidRPr="00E77497">
          <w:t>.</w:t>
        </w:r>
      </w:ins>
      <w:ins w:id="5080" w:author="Rev 7 Allen Wirfs-Brock" w:date="2012-05-02T16:44:00Z">
        <w:r w:rsidR="00760432">
          <w:t>8</w:t>
        </w:r>
      </w:ins>
      <w:ins w:id="5081" w:author="Rev 7 Allen Wirfs-Brock" w:date="2012-05-01T13:50:00Z">
        <w:r w:rsidRPr="00E77497">
          <w:tab/>
        </w:r>
        <w:r>
          <w:t>HasSuperBinding</w:t>
        </w:r>
        <w:r w:rsidRPr="00E77497">
          <w:t xml:space="preserve"> ()</w:t>
        </w:r>
      </w:ins>
    </w:p>
    <w:p w14:paraId="688FF8F6" w14:textId="77777777" w:rsidR="00BC1C9D" w:rsidRPr="00E77497" w:rsidRDefault="00BC1C9D" w:rsidP="00BC1C9D">
      <w:pPr>
        <w:rPr>
          <w:ins w:id="5082" w:author="Rev 7 Allen Wirfs-Brock" w:date="2012-05-01T13:50:00Z"/>
        </w:rPr>
      </w:pPr>
      <w:ins w:id="5083" w:author="Rev 7 Allen Wirfs-Brock" w:date="2012-05-01T13:50:00Z">
        <w:r>
          <w:t xml:space="preserve">Regular </w:t>
        </w:r>
      </w:ins>
      <w:ins w:id="5084" w:author="Rev 7 Allen Wirfs-Brock" w:date="2012-05-01T13:51:00Z">
        <w:r>
          <w:t>Object</w:t>
        </w:r>
      </w:ins>
      <w:ins w:id="5085" w:author="Rev 7 Allen Wirfs-Brock" w:date="2012-05-01T13:50:00Z">
        <w:r w:rsidRPr="00E77497">
          <w:t xml:space="preserve"> Environment Records </w:t>
        </w:r>
        <w:r>
          <w:t xml:space="preserve">do not provide a </w:t>
        </w:r>
        <w:r>
          <w:rPr>
            <w:rFonts w:ascii="Courier New" w:hAnsi="Courier New" w:cs="Courier New"/>
            <w:b/>
          </w:rPr>
          <w:t>super</w:t>
        </w:r>
        <w:r>
          <w:t xml:space="preserve"> binding</w:t>
        </w:r>
        <w:r w:rsidRPr="00E77497">
          <w:t>.</w:t>
        </w:r>
      </w:ins>
    </w:p>
    <w:p w14:paraId="764ED2CD" w14:textId="77777777" w:rsidR="00BC1C9D" w:rsidRPr="00E77497" w:rsidRDefault="00BC1C9D" w:rsidP="00BC1C9D">
      <w:pPr>
        <w:pStyle w:val="Alg4"/>
        <w:numPr>
          <w:ilvl w:val="0"/>
          <w:numId w:val="779"/>
        </w:numPr>
        <w:spacing w:after="120"/>
        <w:rPr>
          <w:ins w:id="5086" w:author="Rev 7 Allen Wirfs-Brock" w:date="2012-05-01T13:50:00Z"/>
        </w:rPr>
      </w:pPr>
      <w:ins w:id="5087" w:author="Rev 7 Allen Wirfs-Brock" w:date="2012-05-01T13:50:00Z">
        <w:r w:rsidRPr="00E77497">
          <w:t xml:space="preserve">Return </w:t>
        </w:r>
        <w:r>
          <w:rPr>
            <w:b/>
          </w:rPr>
          <w:t>false</w:t>
        </w:r>
        <w:r w:rsidRPr="00E77497">
          <w:t>.</w:t>
        </w:r>
      </w:ins>
    </w:p>
    <w:p w14:paraId="48F9EFB8" w14:textId="77777777" w:rsidR="004C02EF" w:rsidRPr="00E77497" w:rsidRDefault="004C02EF" w:rsidP="004C02EF">
      <w:pPr>
        <w:pStyle w:val="51"/>
        <w:numPr>
          <w:ilvl w:val="0"/>
          <w:numId w:val="0"/>
        </w:numPr>
      </w:pPr>
      <w:r w:rsidRPr="00E77497">
        <w:t>10.2.1.2.</w:t>
      </w:r>
      <w:del w:id="5088" w:author="Rev 7 Allen Wirfs-Brock" w:date="2012-05-01T13:50:00Z">
        <w:r w:rsidRPr="00E77497" w:rsidDel="00BC1C9D">
          <w:delText>6</w:delText>
        </w:r>
      </w:del>
      <w:ins w:id="5089" w:author="Rev 7 Allen Wirfs-Brock" w:date="2012-05-02T16:44:00Z">
        <w:r w:rsidR="00760432">
          <w:t>9</w:t>
        </w:r>
      </w:ins>
      <w:r w:rsidRPr="00E77497">
        <w:tab/>
      </w:r>
      <w:del w:id="5090" w:author="Rev 7 Allen Wirfs-Brock" w:date="2012-04-26T08:15:00Z">
        <w:r w:rsidRPr="00E77497" w:rsidDel="00F16EA2">
          <w:delText>ImplicitThisValue</w:delText>
        </w:r>
      </w:del>
      <w:ins w:id="5091" w:author="Rev 7 Allen Wirfs-Brock" w:date="2012-04-26T08:15:00Z">
        <w:r w:rsidR="00F16EA2">
          <w:t>WithBaseObject</w:t>
        </w:r>
      </w:ins>
      <w:r w:rsidRPr="00E77497">
        <w:t>()</w:t>
      </w:r>
    </w:p>
    <w:p w14:paraId="376E3964" w14:textId="77777777" w:rsidR="004C02EF" w:rsidRPr="00E77497" w:rsidRDefault="004C02EF" w:rsidP="004C02EF">
      <w:r w:rsidRPr="00E77497">
        <w:t xml:space="preserve">Object Environment Records return </w:t>
      </w:r>
      <w:r w:rsidRPr="00E77497">
        <w:rPr>
          <w:b/>
        </w:rPr>
        <w:t>undefined</w:t>
      </w:r>
      <w:r w:rsidRPr="00E77497">
        <w:t xml:space="preserve"> as their </w:t>
      </w:r>
      <w:del w:id="5092" w:author="Rev 7 Allen Wirfs-Brock" w:date="2012-04-26T08:15:00Z">
        <w:r w:rsidRPr="00E77497" w:rsidDel="00F16EA2">
          <w:delText xml:space="preserve">ImplicitThisValue </w:delText>
        </w:r>
      </w:del>
      <w:ins w:id="5093" w:author="Rev 7 Allen Wirfs-Brock" w:date="2012-04-26T08:15:00Z">
        <w:r w:rsidR="00F16EA2">
          <w:t>WithBaseObject</w:t>
        </w:r>
        <w:r w:rsidR="00F16EA2" w:rsidRPr="00E77497">
          <w:t xml:space="preserve"> </w:t>
        </w:r>
      </w:ins>
      <w:r w:rsidRPr="00E77497">
        <w:t xml:space="preserve">unless their </w:t>
      </w:r>
      <w:ins w:id="5094" w:author="Rev 7 Allen Wirfs-Brock" w:date="2012-04-26T08:53:00Z">
        <w:r w:rsidR="00933B52">
          <w:rPr>
            <w:rFonts w:ascii="Times New Roman" w:hAnsi="Times New Roman"/>
            <w:i/>
          </w:rPr>
          <w:t>withEnvironment</w:t>
        </w:r>
        <w:r w:rsidR="00933B52" w:rsidRPr="00E77497">
          <w:t xml:space="preserve"> </w:t>
        </w:r>
      </w:ins>
      <w:del w:id="5095"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flag is </w:t>
      </w:r>
      <w:r w:rsidRPr="00E77497">
        <w:rPr>
          <w:b/>
        </w:rPr>
        <w:t>true</w:t>
      </w:r>
      <w:r w:rsidRPr="00E77497">
        <w:t>.</w:t>
      </w:r>
    </w:p>
    <w:p w14:paraId="1A9C791D" w14:textId="77777777" w:rsidR="004C02EF" w:rsidRPr="00E77497" w:rsidRDefault="004C02EF" w:rsidP="009A20C6">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14:paraId="7FDF0175" w14:textId="77777777" w:rsidR="004C02EF" w:rsidRPr="00E77497" w:rsidRDefault="004C02EF" w:rsidP="009A20C6">
      <w:pPr>
        <w:pStyle w:val="Alg4"/>
        <w:numPr>
          <w:ilvl w:val="0"/>
          <w:numId w:val="369"/>
        </w:numPr>
        <w:spacing w:after="120"/>
        <w:contextualSpacing/>
      </w:pPr>
      <w:r w:rsidRPr="00E77497">
        <w:t xml:space="preserve">If the </w:t>
      </w:r>
      <w:ins w:id="5096" w:author="Rev 7 Allen Wirfs-Brock" w:date="2012-04-26T08:53:00Z">
        <w:r w:rsidR="00933B52">
          <w:rPr>
            <w:i/>
          </w:rPr>
          <w:t>withEnvironment</w:t>
        </w:r>
        <w:r w:rsidR="00933B52" w:rsidRPr="00E77497">
          <w:t xml:space="preserve"> </w:t>
        </w:r>
      </w:ins>
      <w:del w:id="5097"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14:paraId="2947E0FD" w14:textId="77777777" w:rsidR="004C02EF" w:rsidRPr="00E77497" w:rsidRDefault="004C02EF" w:rsidP="009A20C6">
      <w:pPr>
        <w:pStyle w:val="Alg4"/>
        <w:numPr>
          <w:ilvl w:val="0"/>
          <w:numId w:val="369"/>
        </w:numPr>
        <w:spacing w:after="120"/>
      </w:pPr>
      <w:r w:rsidRPr="00E77497">
        <w:t xml:space="preserve">Otherwise, return </w:t>
      </w:r>
      <w:r w:rsidRPr="00E77497">
        <w:rPr>
          <w:b/>
        </w:rPr>
        <w:t>undefined</w:t>
      </w:r>
      <w:r w:rsidRPr="00E77497">
        <w:t>.</w:t>
      </w:r>
    </w:p>
    <w:p w14:paraId="458F0A93" w14:textId="77777777" w:rsidR="007638E0" w:rsidRPr="009C202C" w:rsidRDefault="007638E0" w:rsidP="007638E0">
      <w:pPr>
        <w:pStyle w:val="40"/>
        <w:numPr>
          <w:ilvl w:val="0"/>
          <w:numId w:val="0"/>
        </w:numPr>
        <w:rPr>
          <w:ins w:id="5098" w:author="Rev 7 Allen Wirfs-Brock" w:date="2012-05-01T12:21:00Z"/>
        </w:rPr>
      </w:pPr>
      <w:bookmarkStart w:id="5099" w:name="_Toc235503377"/>
      <w:bookmarkStart w:id="5100" w:name="_Toc241509152"/>
      <w:bookmarkStart w:id="5101" w:name="_Toc244416639"/>
      <w:bookmarkStart w:id="5102" w:name="_Toc276631003"/>
      <w:ins w:id="5103" w:author="Rev 7 Allen Wirfs-Brock" w:date="2012-05-01T12:21:00Z">
        <w:r w:rsidRPr="00E65A34">
          <w:t>10.2.1.</w:t>
        </w:r>
      </w:ins>
      <w:ins w:id="5104" w:author="Rev 7 Allen Wirfs-Brock" w:date="2012-05-03T17:30:00Z">
        <w:del w:id="5105" w:author="Rev 8 Allen Wirfs-Brock" w:date="2012-06-13T17:51:00Z">
          <w:r w:rsidR="00EA0A8D" w:rsidDel="00780A2F">
            <w:delText>4</w:delText>
          </w:r>
        </w:del>
      </w:ins>
      <w:ins w:id="5106" w:author="Rev 8 Allen Wirfs-Brock" w:date="2012-06-13T17:51:00Z">
        <w:r w:rsidR="00780A2F">
          <w:t>3</w:t>
        </w:r>
      </w:ins>
      <w:ins w:id="5107" w:author="Rev 7 Allen Wirfs-Brock" w:date="2012-05-01T12:21:00Z">
        <w:r w:rsidRPr="00E65A34">
          <w:tab/>
        </w:r>
      </w:ins>
      <w:ins w:id="5108" w:author="Rev 7 Allen Wirfs-Brock" w:date="2012-05-04T13:45:00Z">
        <w:r w:rsidR="00EE1F3C">
          <w:t>Method</w:t>
        </w:r>
      </w:ins>
      <w:ins w:id="5109" w:author="Rev 7 Allen Wirfs-Brock" w:date="2012-05-01T12:21:00Z">
        <w:r w:rsidRPr="00E65A34">
          <w:t xml:space="preserve"> Environment </w:t>
        </w:r>
        <w:r w:rsidRPr="009C202C">
          <w:t>Records</w:t>
        </w:r>
      </w:ins>
    </w:p>
    <w:p w14:paraId="1B9579E1" w14:textId="77777777" w:rsidR="007638E0" w:rsidRPr="00E77497" w:rsidRDefault="007638E0" w:rsidP="007638E0">
      <w:pPr>
        <w:rPr>
          <w:ins w:id="5110" w:author="Rev 7 Allen Wirfs-Brock" w:date="2012-05-01T12:21:00Z"/>
        </w:rPr>
      </w:pPr>
      <w:ins w:id="5111" w:author="Rev 7 Allen Wirfs-Brock" w:date="2012-05-01T12:21:00Z">
        <w:r w:rsidRPr="00675B74">
          <w:t xml:space="preserve">A </w:t>
        </w:r>
      </w:ins>
      <w:ins w:id="5112" w:author="Rev 7 Allen Wirfs-Brock" w:date="2012-05-01T12:22:00Z">
        <w:r>
          <w:t>method</w:t>
        </w:r>
      </w:ins>
      <w:ins w:id="5113" w:author="Rev 7 Allen Wirfs-Brock" w:date="2012-05-01T12:21:00Z">
        <w:r w:rsidRPr="00675B74">
          <w:t xml:space="preserve"> environment record </w:t>
        </w:r>
      </w:ins>
      <w:ins w:id="5114" w:author="Rev 7 Allen Wirfs-Brock" w:date="2012-05-01T12:23:00Z">
        <w:r>
          <w:t xml:space="preserve">is a declarative </w:t>
        </w:r>
      </w:ins>
      <w:ins w:id="5115" w:author="Rev 7 Allen Wirfs-Brock" w:date="2012-05-01T12:50:00Z">
        <w:r w:rsidR="00F77938">
          <w:t>environment</w:t>
        </w:r>
      </w:ins>
      <w:ins w:id="5116" w:author="Rev 7 Allen Wirfs-Brock" w:date="2012-05-01T12:23:00Z">
        <w:r>
          <w:t xml:space="preserve"> record</w:t>
        </w:r>
      </w:ins>
      <w:ins w:id="5117" w:author="Rev 7 Allen Wirfs-Brock" w:date="2012-05-01T12:28:00Z">
        <w:r w:rsidR="00597584">
          <w:t xml:space="preserve"> that </w:t>
        </w:r>
      </w:ins>
      <w:ins w:id="5118" w:author="Rev 7 Allen Wirfs-Brock" w:date="2012-05-01T12:30:00Z">
        <w:r w:rsidR="00597584">
          <w:t>is used to represent</w:t>
        </w:r>
      </w:ins>
      <w:ins w:id="5119" w:author="Rev 7 Allen Wirfs-Brock" w:date="2012-05-01T12:28:00Z">
        <w:r w:rsidR="00597584">
          <w:t xml:space="preserve"> the outer most scope of a function</w:t>
        </w:r>
      </w:ins>
      <w:ins w:id="5120" w:author="Rev 7 Allen Wirfs-Brock" w:date="2012-05-01T12:23:00Z">
        <w:r>
          <w:t xml:space="preserve"> that </w:t>
        </w:r>
      </w:ins>
      <w:ins w:id="5121" w:author="Rev 7 Allen Wirfs-Brock" w:date="2012-05-01T12:24:00Z">
        <w:r>
          <w:t>pr</w:t>
        </w:r>
      </w:ins>
      <w:ins w:id="5122" w:author="Rev 7 Allen Wirfs-Brock" w:date="2012-05-01T12:38:00Z">
        <w:r w:rsidR="00D634EC">
          <w:t>o</w:t>
        </w:r>
      </w:ins>
      <w:ins w:id="5123" w:author="Rev 7 Allen Wirfs-Brock" w:date="2012-05-01T12:24:00Z">
        <w:r>
          <w:t xml:space="preserve">vides a </w:t>
        </w:r>
        <w:r w:rsidRPr="00597584">
          <w:rPr>
            <w:rFonts w:ascii="Courier New" w:hAnsi="Courier New" w:cs="Courier New"/>
            <w:b/>
          </w:rPr>
          <w:t>this</w:t>
        </w:r>
        <w:r>
          <w:t xml:space="preserve"> binding</w:t>
        </w:r>
      </w:ins>
      <w:ins w:id="5124" w:author="Rev 7 Allen Wirfs-Brock" w:date="2012-05-01T12:29:00Z">
        <w:r w:rsidR="00597584">
          <w:t>.</w:t>
        </w:r>
      </w:ins>
      <w:ins w:id="5125" w:author="Rev 7 Allen Wirfs-Brock" w:date="2012-05-01T12:24:00Z">
        <w:r>
          <w:t xml:space="preserve"> </w:t>
        </w:r>
      </w:ins>
      <w:ins w:id="5126" w:author="Rev 7 Allen Wirfs-Brock" w:date="2012-05-01T12:30:00Z">
        <w:r w:rsidR="00597584">
          <w:t>I</w:t>
        </w:r>
      </w:ins>
      <w:ins w:id="5127" w:author="Rev 7 Allen Wirfs-Brock" w:date="2012-05-01T12:24:00Z">
        <w:r>
          <w:t xml:space="preserve">n addition </w:t>
        </w:r>
      </w:ins>
      <w:ins w:id="5128" w:author="Rev 7 Allen Wirfs-Brock" w:date="2012-05-01T12:25:00Z">
        <w:r>
          <w:t>to</w:t>
        </w:r>
      </w:ins>
      <w:ins w:id="5129" w:author="Rev 7 Allen Wirfs-Brock" w:date="2012-05-01T12:21:00Z">
        <w:r w:rsidRPr="00675B74">
          <w:t xml:space="preserve"> </w:t>
        </w:r>
      </w:ins>
      <w:ins w:id="5130" w:author="Rev 7 Allen Wirfs-Brock" w:date="2012-05-01T12:30:00Z">
        <w:r w:rsidR="00597584">
          <w:t xml:space="preserve">its </w:t>
        </w:r>
      </w:ins>
      <w:ins w:id="5131" w:author="Rev 7 Allen Wirfs-Brock" w:date="2012-05-01T12:26:00Z">
        <w:r w:rsidR="00597584">
          <w:t>identifier bindings</w:t>
        </w:r>
      </w:ins>
      <w:ins w:id="5132" w:author="Rev 7 Allen Wirfs-Brock" w:date="2012-05-01T12:30:00Z">
        <w:r w:rsidR="00597584">
          <w:t xml:space="preserve">, a method </w:t>
        </w:r>
      </w:ins>
      <w:ins w:id="5133" w:author="Rev 7 Allen Wirfs-Brock" w:date="2012-05-01T12:31:00Z">
        <w:r w:rsidR="00597584">
          <w:t>environment</w:t>
        </w:r>
      </w:ins>
      <w:ins w:id="5134" w:author="Rev 7 Allen Wirfs-Brock" w:date="2012-05-01T12:30:00Z">
        <w:r w:rsidR="00597584">
          <w:t xml:space="preserve"> </w:t>
        </w:r>
      </w:ins>
      <w:ins w:id="5135" w:author="Rev 7 Allen Wirfs-Brock" w:date="2012-05-01T12:31:00Z">
        <w:r w:rsidR="00597584">
          <w:t xml:space="preserve">record contains the </w:t>
        </w:r>
        <w:r w:rsidR="00597584" w:rsidRPr="00D634EC">
          <w:rPr>
            <w:rFonts w:ascii="Courier New" w:hAnsi="Courier New" w:cs="Courier New"/>
            <w:b/>
          </w:rPr>
          <w:t>this</w:t>
        </w:r>
        <w:r w:rsidR="00597584">
          <w:t xml:space="preserve"> value used within its scope. </w:t>
        </w:r>
      </w:ins>
      <w:ins w:id="5136" w:author="Rev 7 Allen Wirfs-Brock" w:date="2012-05-01T12:32:00Z">
        <w:r w:rsidR="00597584">
          <w:t xml:space="preserve">If such a function references </w:t>
        </w:r>
        <w:r w:rsidR="00597584" w:rsidRPr="00597584">
          <w:rPr>
            <w:rFonts w:ascii="Courier New" w:hAnsi="Courier New" w:cs="Courier New"/>
            <w:b/>
          </w:rPr>
          <w:t>super</w:t>
        </w:r>
        <w:r w:rsidR="00597584">
          <w:t xml:space="preserve">, its method environment record </w:t>
        </w:r>
      </w:ins>
      <w:ins w:id="5137" w:author="Rev 7 Allen Wirfs-Brock" w:date="2012-05-01T12:31:00Z">
        <w:r w:rsidR="00597584">
          <w:t xml:space="preserve"> also </w:t>
        </w:r>
      </w:ins>
      <w:ins w:id="5138" w:author="Rev 7 Allen Wirfs-Brock" w:date="2012-05-01T12:33:00Z">
        <w:r w:rsidR="00597584">
          <w:t>contains</w:t>
        </w:r>
      </w:ins>
      <w:ins w:id="5139" w:author="Rev 7 Allen Wirfs-Brock" w:date="2012-05-01T12:31:00Z">
        <w:r w:rsidR="00597584">
          <w:t xml:space="preserve"> </w:t>
        </w:r>
      </w:ins>
      <w:ins w:id="5140" w:author="Rev 7 Allen Wirfs-Brock" w:date="2012-05-01T12:37:00Z">
        <w:r w:rsidR="00D634EC">
          <w:t>the state</w:t>
        </w:r>
      </w:ins>
      <w:ins w:id="5141" w:author="Rev 7 Allen Wirfs-Brock" w:date="2012-05-01T12:33:00Z">
        <w:r w:rsidR="00597584">
          <w:t xml:space="preserve"> that </w:t>
        </w:r>
      </w:ins>
      <w:ins w:id="5142" w:author="Rev 7 Allen Wirfs-Brock" w:date="2012-05-01T12:37:00Z">
        <w:r w:rsidR="00D634EC">
          <w:t>is</w:t>
        </w:r>
      </w:ins>
      <w:ins w:id="5143" w:author="Rev 7 Allen Wirfs-Brock" w:date="2012-05-01T12:33:00Z">
        <w:r w:rsidR="00597584">
          <w:t xml:space="preserve"> used to perform </w:t>
        </w:r>
        <w:r w:rsidR="00597584" w:rsidRPr="00D634EC">
          <w:rPr>
            <w:rFonts w:ascii="Courier New" w:hAnsi="Courier New" w:cs="Courier New"/>
            <w:b/>
          </w:rPr>
          <w:t>super</w:t>
        </w:r>
        <w:r w:rsidR="00597584">
          <w:t xml:space="preserve"> method invocations from within the function. </w:t>
        </w:r>
      </w:ins>
      <w:ins w:id="5144" w:author="Rev 7 Allen Wirfs-Brock" w:date="2012-05-01T12:31:00Z">
        <w:r w:rsidR="00597584">
          <w:t xml:space="preserve"> </w:t>
        </w:r>
      </w:ins>
      <w:ins w:id="5145" w:author="Rev 7 Allen Wirfs-Brock" w:date="2012-05-01T12:21:00Z">
        <w:r w:rsidRPr="00675B74">
          <w:t xml:space="preserve"> </w:t>
        </w:r>
      </w:ins>
    </w:p>
    <w:p w14:paraId="5071635C" w14:textId="77777777" w:rsidR="00D634EC" w:rsidRPr="00E77497" w:rsidRDefault="00D634EC" w:rsidP="00D634EC">
      <w:pPr>
        <w:rPr>
          <w:ins w:id="5146" w:author="Rev 7 Allen Wirfs-Brock" w:date="2012-05-01T12:36:00Z"/>
        </w:rPr>
      </w:pPr>
      <w:ins w:id="5147" w:author="Rev 7 Allen Wirfs-Brock" w:date="2012-05-01T12:38:00Z">
        <w:r>
          <w:t>Method</w:t>
        </w:r>
      </w:ins>
      <w:ins w:id="5148" w:author="Rev 7 Allen Wirfs-Brock" w:date="2012-05-01T12:36:00Z">
        <w:r w:rsidRPr="00E77497">
          <w:t xml:space="preserve"> environment records </w:t>
        </w:r>
      </w:ins>
      <w:ins w:id="5149" w:author="Rev 7 Allen Wirfs-Brock" w:date="2012-05-01T12:39:00Z">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ins>
      <w:ins w:id="5150" w:author="Rev 7 Allen Wirfs-Brock" w:date="2012-05-01T12:36:00Z">
        <w:r w:rsidRPr="00E77497">
          <w:t xml:space="preserve">. </w:t>
        </w:r>
      </w:ins>
      <w:ins w:id="5151" w:author="Rev 7 Allen Wirfs-Brock" w:date="2012-05-01T12:42:00Z">
        <w:r>
          <w:t xml:space="preserve">If the associated function references </w:t>
        </w:r>
        <w:r w:rsidRPr="00F77938">
          <w:rPr>
            <w:rFonts w:ascii="Courier New" w:hAnsi="Courier New" w:cs="Courier New"/>
            <w:b/>
          </w:rPr>
          <w:t>super</w:t>
        </w:r>
        <w:r>
          <w:t>, the environment</w:t>
        </w:r>
      </w:ins>
      <w:ins w:id="5152" w:author="Rev 7 Allen Wirfs-Brock" w:date="2012-05-01T12:47:00Z">
        <w:r w:rsidR="00F77938">
          <w:t xml:space="preserve"> record</w:t>
        </w:r>
      </w:ins>
      <w:ins w:id="5153" w:author="Rev 7 Allen Wirfs-Brock" w:date="2012-05-01T12:42:00Z">
        <w:r>
          <w:t xml:space="preserve"> stores</w:t>
        </w:r>
      </w:ins>
      <w:ins w:id="5154" w:author="Rev 7 Allen Wirfs-Brock" w:date="2012-05-01T12:43:00Z">
        <w:r>
          <w:t xml:space="preserve"> in </w:t>
        </w:r>
        <w:r w:rsidRPr="00F77938">
          <w:rPr>
            <w:rFonts w:ascii="Times New Roman" w:hAnsi="Times New Roman"/>
            <w:i/>
          </w:rPr>
          <w:t>HomeObject</w:t>
        </w:r>
      </w:ins>
      <w:ins w:id="5155" w:author="Rev 7 Allen Wirfs-Brock" w:date="2012-05-01T12:42:00Z">
        <w:r>
          <w:t xml:space="preserve"> the object that the function is bound to as a method</w:t>
        </w:r>
      </w:ins>
      <w:ins w:id="5156" w:author="Rev 7 Allen Wirfs-Brock" w:date="2012-05-01T12:47:00Z">
        <w:r w:rsidR="00F77938">
          <w:t xml:space="preserve"> and in </w:t>
        </w:r>
        <w:r w:rsidR="00F77938" w:rsidRPr="00F77938">
          <w:rPr>
            <w:rFonts w:ascii="Times New Roman" w:hAnsi="Times New Roman"/>
            <w:i/>
          </w:rPr>
          <w:t>MethodName</w:t>
        </w:r>
        <w:r w:rsidR="00F77938">
          <w:t xml:space="preserve"> the property key used </w:t>
        </w:r>
      </w:ins>
      <w:ins w:id="5157" w:author="Rev 7 Allen Wirfs-Brock" w:date="2012-05-01T12:48:00Z">
        <w:r w:rsidR="00F77938">
          <w:t>for unqualified</w:t>
        </w:r>
      </w:ins>
      <w:ins w:id="5158" w:author="Rev 7 Allen Wirfs-Brock" w:date="2012-05-01T12:47:00Z">
        <w:r w:rsidR="00F77938">
          <w:t xml:space="preserve"> </w:t>
        </w:r>
      </w:ins>
      <w:ins w:id="5159" w:author="Rev 7 Allen Wirfs-Brock" w:date="2012-05-01T12:48:00Z">
        <w:r w:rsidR="00F77938">
          <w:t>super invocations from within the function</w:t>
        </w:r>
      </w:ins>
      <w:ins w:id="5160" w:author="Rev 7 Allen Wirfs-Brock" w:date="2012-05-01T12:47:00Z">
        <w:r w:rsidR="00F77938">
          <w:t xml:space="preserve">. </w:t>
        </w:r>
      </w:ins>
      <w:ins w:id="5161" w:author="Rev 7 Allen Wirfs-Brock" w:date="2012-05-01T12:44:00Z">
        <w:r>
          <w:t xml:space="preserve"> </w:t>
        </w:r>
      </w:ins>
      <w:ins w:id="5162" w:author="Rev 7 Allen Wirfs-Brock" w:date="2012-05-01T12:46:00Z">
        <w:r w:rsidR="00F77938">
          <w:t>T</w:t>
        </w:r>
      </w:ins>
      <w:ins w:id="5163" w:author="Rev 7 Allen Wirfs-Brock" w:date="2012-05-01T12:45:00Z">
        <w:r w:rsidR="00F77938" w:rsidRPr="00E77497">
          <w:t xml:space="preserve">he </w:t>
        </w:r>
      </w:ins>
      <w:ins w:id="5164" w:author="Rev 7 Allen Wirfs-Brock" w:date="2012-05-01T12:46:00Z">
        <w:r w:rsidR="00F77938">
          <w:t xml:space="preserve">default </w:t>
        </w:r>
      </w:ins>
      <w:ins w:id="5165" w:author="Rev 7 Allen Wirfs-Brock" w:date="2012-05-01T12:45:00Z">
        <w:r w:rsidR="00F77938" w:rsidRPr="00E77497">
          <w:t xml:space="preserve">value </w:t>
        </w:r>
      </w:ins>
      <w:ins w:id="5166" w:author="Rev 7 Allen Wirfs-Brock" w:date="2012-05-01T12:49:00Z">
        <w:r w:rsidR="00F77938">
          <w:t>for</w:t>
        </w:r>
      </w:ins>
      <w:ins w:id="5167" w:author="Rev 7 Allen Wirfs-Brock" w:date="2012-05-01T12:45:00Z">
        <w:r w:rsidR="00F77938" w:rsidRPr="00E77497">
          <w:t xml:space="preserve"> </w:t>
        </w:r>
        <w:r w:rsidR="00F77938" w:rsidRPr="00250FC6">
          <w:rPr>
            <w:rFonts w:ascii="Times New Roman" w:hAnsi="Times New Roman"/>
            <w:i/>
          </w:rPr>
          <w:t>HomeObject</w:t>
        </w:r>
        <w:r w:rsidR="00F77938">
          <w:t xml:space="preserve"> </w:t>
        </w:r>
      </w:ins>
      <w:ins w:id="5168" w:author="Rev 7 Allen Wirfs-Brock" w:date="2012-05-01T12:49:00Z">
        <w:r w:rsidR="00F77938">
          <w:t>and</w:t>
        </w:r>
        <w:r w:rsidR="00F77938" w:rsidRPr="00F77938">
          <w:rPr>
            <w:rFonts w:ascii="Times New Roman" w:hAnsi="Times New Roman"/>
            <w:i/>
          </w:rPr>
          <w:t xml:space="preserve"> </w:t>
        </w:r>
        <w:r w:rsidR="00F77938" w:rsidRPr="00250FC6">
          <w:rPr>
            <w:rFonts w:ascii="Times New Roman" w:hAnsi="Times New Roman"/>
            <w:i/>
          </w:rPr>
          <w:t>MethodName</w:t>
        </w:r>
        <w:r w:rsidR="00F77938">
          <w:t xml:space="preserve"> is</w:t>
        </w:r>
      </w:ins>
      <w:ins w:id="5169" w:author="Rev 7 Allen Wirfs-Brock" w:date="2012-05-01T12:45:00Z">
        <w:r w:rsidR="00F77938" w:rsidRPr="00E77497">
          <w:t xml:space="preserve"> </w:t>
        </w:r>
        <w:r w:rsidR="00F77938" w:rsidRPr="00F77938">
          <w:rPr>
            <w:rFonts w:ascii="Times New Roman" w:hAnsi="Times New Roman"/>
            <w:b/>
          </w:rPr>
          <w:t>undefined</w:t>
        </w:r>
        <w:r w:rsidR="00F77938" w:rsidRPr="00E77497">
          <w:t>.</w:t>
        </w:r>
      </w:ins>
    </w:p>
    <w:p w14:paraId="28FDAA39" w14:textId="77777777" w:rsidR="007638E0" w:rsidRPr="00E77497" w:rsidRDefault="00CC3839" w:rsidP="007638E0">
      <w:pPr>
        <w:spacing w:after="120"/>
        <w:rPr>
          <w:ins w:id="5170" w:author="Rev 7 Allen Wirfs-Brock" w:date="2012-05-01T12:21:00Z"/>
        </w:rPr>
      </w:pPr>
      <w:ins w:id="5171" w:author="Rev 7 Allen Wirfs-Brock" w:date="2012-05-01T13:38:00Z">
        <w:r>
          <w:t>Methods</w:t>
        </w:r>
      </w:ins>
      <w:ins w:id="5172" w:author="Rev 7 Allen Wirfs-Brock" w:date="2012-05-01T12:21:00Z">
        <w:r w:rsidR="007638E0" w:rsidRPr="00E77497">
          <w:t xml:space="preserve"> environment records support </w:t>
        </w:r>
      </w:ins>
      <w:ins w:id="5173" w:author="Rev 7 Allen Wirfs-Brock" w:date="2012-05-01T13:39:00Z">
        <w:r>
          <w:t>all of Declarative Environment Record methods listed in</w:t>
        </w:r>
      </w:ins>
      <w:ins w:id="5174" w:author="Rev 8 Allen Wirfs-Brock" w:date="2012-06-13T12:47:00Z">
        <w:r w:rsidR="00676727">
          <w:t xml:space="preserve"> </w:t>
        </w:r>
      </w:ins>
      <w:ins w:id="5175" w:author="Rev 8 Allen Wirfs-Brock" w:date="2012-06-13T12:48:00Z">
        <w:r w:rsidR="00676727">
          <w:fldChar w:fldCharType="begin"/>
        </w:r>
        <w:r w:rsidR="00676727">
          <w:instrText xml:space="preserve"> REF _Ref327354769 \h </w:instrText>
        </w:r>
      </w:ins>
      <w:r w:rsidR="00676727">
        <w:fldChar w:fldCharType="separate"/>
      </w:r>
      <w:ins w:id="5176" w:author="Rev 8 Allen Wirfs-Brock" w:date="2012-06-15T19:42:00Z">
        <w:r w:rsidR="00606E07">
          <w:t xml:space="preserve">Table </w:t>
        </w:r>
        <w:r w:rsidR="00606E07">
          <w:rPr>
            <w:noProof/>
          </w:rPr>
          <w:t>19</w:t>
        </w:r>
      </w:ins>
      <w:ins w:id="5177" w:author="Rev 8 Allen Wirfs-Brock" w:date="2012-06-13T12:48:00Z">
        <w:r w:rsidR="00676727">
          <w:fldChar w:fldCharType="end"/>
        </w:r>
        <w:r w:rsidR="00676727">
          <w:t xml:space="preserve"> and</w:t>
        </w:r>
      </w:ins>
      <w:ins w:id="5178" w:author="Rev 7 Allen Wirfs-Brock" w:date="2012-05-01T13:39:00Z">
        <w:r>
          <w:t xml:space="preserve"> </w:t>
        </w:r>
      </w:ins>
      <w:ins w:id="5179" w:author="Rev 8 Allen Wirfs-Brock" w:date="2012-06-13T12:47:00Z">
        <w:r w:rsidR="00676727">
          <w:fldChar w:fldCharType="begin"/>
        </w:r>
        <w:r w:rsidR="00676727">
          <w:instrText xml:space="preserve"> REF _Ref327354825 \h </w:instrText>
        </w:r>
      </w:ins>
      <w:r w:rsidR="00676727">
        <w:fldChar w:fldCharType="separate"/>
      </w:r>
      <w:ins w:id="5180" w:author="Rev 8 Allen Wirfs-Brock" w:date="2012-06-15T19:42:00Z">
        <w:r w:rsidR="00606E07">
          <w:t xml:space="preserve">Table </w:t>
        </w:r>
        <w:r w:rsidR="00606E07">
          <w:rPr>
            <w:noProof/>
          </w:rPr>
          <w:t>20</w:t>
        </w:r>
      </w:ins>
      <w:ins w:id="5181" w:author="Rev 8 Allen Wirfs-Brock" w:date="2012-06-13T12:47:00Z">
        <w:r w:rsidR="00676727">
          <w:fldChar w:fldCharType="end"/>
        </w:r>
      </w:ins>
      <w:ins w:id="5182" w:author="Rev 7 Allen Wirfs-Brock" w:date="2012-05-01T13:39:00Z">
        <w:r>
          <w:t xml:space="preserve"> </w:t>
        </w:r>
      </w:ins>
      <w:ins w:id="5183" w:author="Rev 7 Allen Wirfs-Brock" w:date="2012-05-01T13:41:00Z">
        <w:r>
          <w:t>and share</w:t>
        </w:r>
      </w:ins>
      <w:ins w:id="5184" w:author="Rev 7 Allen Wirfs-Brock" w:date="2012-05-01T13:39:00Z">
        <w:r>
          <w:t xml:space="preserve"> the same specifications</w:t>
        </w:r>
      </w:ins>
      <w:ins w:id="5185" w:author="Rev 7 Allen Wirfs-Brock" w:date="2012-05-01T13:41:00Z">
        <w:r>
          <w:t xml:space="preserve"> for those metjhods</w:t>
        </w:r>
      </w:ins>
      <w:ins w:id="5186" w:author="Rev 7 Allen Wirfs-Brock" w:date="2012-05-01T13:39:00Z">
        <w:r>
          <w:t xml:space="preserve">. </w:t>
        </w:r>
      </w:ins>
      <w:ins w:id="5187" w:author="Rev 7 Allen Wirfs-Brock" w:date="2012-05-01T13:43:00Z">
        <w:r>
          <w:t>In addition, d</w:t>
        </w:r>
        <w:r w:rsidRPr="00E77497">
          <w:t xml:space="preserve">eclarative environment records support the methods listed in </w:t>
        </w:r>
      </w:ins>
      <w:ins w:id="5188" w:author="Rev 8 Allen Wirfs-Brock" w:date="2012-06-13T12:47:00Z">
        <w:r w:rsidR="00386630">
          <w:fldChar w:fldCharType="begin"/>
        </w:r>
        <w:r w:rsidR="00386630">
          <w:instrText xml:space="preserve"> REF _Ref327354950 \h </w:instrText>
        </w:r>
      </w:ins>
      <w:r w:rsidR="00386630">
        <w:fldChar w:fldCharType="separate"/>
      </w:r>
      <w:ins w:id="5189" w:author="Rev 8 Allen Wirfs-Brock" w:date="2012-06-15T19:42:00Z">
        <w:r w:rsidR="00606E07">
          <w:t xml:space="preserve">Table </w:t>
        </w:r>
        <w:r w:rsidR="00606E07">
          <w:rPr>
            <w:noProof/>
          </w:rPr>
          <w:t>21</w:t>
        </w:r>
      </w:ins>
      <w:ins w:id="5190" w:author="Rev 8 Allen Wirfs-Brock" w:date="2012-06-13T12:47:00Z">
        <w:r w:rsidR="00386630">
          <w:fldChar w:fldCharType="end"/>
        </w:r>
      </w:ins>
      <w:ins w:id="5191" w:author="Rev 7 Allen Wirfs-Brock" w:date="2012-05-01T13:43:00Z">
        <w:r w:rsidR="00825110">
          <w:t>:</w:t>
        </w:r>
      </w:ins>
    </w:p>
    <w:p w14:paraId="26781278" w14:textId="77777777" w:rsidR="007638E0" w:rsidRPr="00E77497" w:rsidRDefault="00386630" w:rsidP="00AA1FF6">
      <w:pPr>
        <w:pStyle w:val="Tabletitle"/>
        <w:rPr>
          <w:ins w:id="5192" w:author="Rev 7 Allen Wirfs-Brock" w:date="2012-05-01T12:21:00Z"/>
        </w:rPr>
      </w:pPr>
      <w:bookmarkStart w:id="5193" w:name="_Ref327354950"/>
      <w:ins w:id="5194" w:author="Rev 8 Allen Wirfs-Brock" w:date="2012-06-13T12:46:00Z">
        <w:r>
          <w:t xml:space="preserve">Table </w:t>
        </w:r>
        <w:r>
          <w:fldChar w:fldCharType="begin"/>
        </w:r>
        <w:r>
          <w:instrText xml:space="preserve"> SEQ Table \* ARABIC </w:instrText>
        </w:r>
      </w:ins>
      <w:r>
        <w:fldChar w:fldCharType="separate"/>
      </w:r>
      <w:ins w:id="5195" w:author="Rev 8 Allen Wirfs-Brock" w:date="2012-06-15T19:42:00Z">
        <w:r w:rsidR="00606E07">
          <w:rPr>
            <w:noProof/>
          </w:rPr>
          <w:t>21</w:t>
        </w:r>
      </w:ins>
      <w:ins w:id="5196" w:author="Rev 8 Allen Wirfs-Brock" w:date="2012-06-13T12:46:00Z">
        <w:r>
          <w:fldChar w:fldCharType="end"/>
        </w:r>
      </w:ins>
      <w:bookmarkEnd w:id="5193"/>
      <w:ins w:id="5197" w:author="Rev 7 Allen Wirfs-Brock" w:date="2012-05-01T12:21:00Z">
        <w:r w:rsidR="007638E0" w:rsidRPr="00E77497">
          <w:t xml:space="preserve"> — Additional Methods of </w:t>
        </w:r>
      </w:ins>
      <w:ins w:id="5198" w:author="Rev 7 Allen Wirfs-Brock" w:date="2012-05-01T13:43:00Z">
        <w:r w:rsidR="00CC3839">
          <w:t>Method</w:t>
        </w:r>
      </w:ins>
      <w:ins w:id="5199" w:author="Rev 7 Allen Wirfs-Brock" w:date="2012-05-01T12:21:00Z">
        <w:r w:rsidR="007638E0" w:rsidRPr="00E77497">
          <w:t xml:space="preserve"> Environment Records</w:t>
        </w:r>
      </w:ins>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33"/>
        <w:gridCol w:w="5930"/>
      </w:tblGrid>
      <w:tr w:rsidR="007638E0" w:rsidRPr="00250FC6" w14:paraId="562365FE" w14:textId="77777777" w:rsidTr="00141C64">
        <w:trPr>
          <w:trHeight w:val="320"/>
          <w:jc w:val="center"/>
          <w:ins w:id="5200" w:author="Rev 7 Allen Wirfs-Brock" w:date="2012-05-01T12:21:00Z"/>
        </w:trPr>
        <w:tc>
          <w:tcPr>
            <w:tcW w:w="3033" w:type="dxa"/>
            <w:tcBorders>
              <w:top w:val="single" w:sz="12" w:space="0" w:color="000000"/>
              <w:left w:val="single" w:sz="6" w:space="0" w:color="000000"/>
              <w:bottom w:val="single" w:sz="6" w:space="0" w:color="000000"/>
              <w:right w:val="nil"/>
            </w:tcBorders>
            <w:shd w:val="solid" w:color="C0C0C0" w:fill="FFFFFF"/>
            <w:hideMark/>
          </w:tcPr>
          <w:p w14:paraId="67693D30" w14:textId="77777777" w:rsidR="007638E0" w:rsidRPr="00E77497" w:rsidRDefault="007638E0" w:rsidP="00141C64">
            <w:pPr>
              <w:keepNext/>
              <w:shd w:val="solid" w:color="C0C0C0" w:fill="FFFFFF"/>
              <w:spacing w:after="0"/>
              <w:rPr>
                <w:ins w:id="5201" w:author="Rev 7 Allen Wirfs-Brock" w:date="2012-05-01T12:21:00Z"/>
                <w:b/>
                <w:i/>
                <w:shd w:val="solid" w:color="C0C0C0" w:fill="FFFFFF"/>
              </w:rPr>
            </w:pPr>
            <w:ins w:id="5202" w:author="Rev 7 Allen Wirfs-Brock" w:date="2012-05-01T12:21:00Z">
              <w:r w:rsidRPr="00E77497">
                <w:rPr>
                  <w:b/>
                  <w:i/>
                  <w:shd w:val="solid" w:color="C0C0C0" w:fill="FFFFFF"/>
                </w:rPr>
                <w:t>Method</w:t>
              </w:r>
            </w:ins>
          </w:p>
        </w:tc>
        <w:tc>
          <w:tcPr>
            <w:tcW w:w="5930" w:type="dxa"/>
            <w:tcBorders>
              <w:top w:val="single" w:sz="12" w:space="0" w:color="000000"/>
              <w:left w:val="nil"/>
              <w:bottom w:val="single" w:sz="6" w:space="0" w:color="000000"/>
              <w:right w:val="single" w:sz="6" w:space="0" w:color="000000"/>
            </w:tcBorders>
            <w:shd w:val="solid" w:color="C0C0C0" w:fill="FFFFFF"/>
            <w:hideMark/>
          </w:tcPr>
          <w:p w14:paraId="4B5D5219" w14:textId="77777777" w:rsidR="007638E0" w:rsidRPr="00E77497" w:rsidRDefault="007638E0" w:rsidP="00141C64">
            <w:pPr>
              <w:keepNext/>
              <w:shd w:val="solid" w:color="C0C0C0" w:fill="FFFFFF"/>
              <w:spacing w:after="0"/>
              <w:rPr>
                <w:ins w:id="5203" w:author="Rev 7 Allen Wirfs-Brock" w:date="2012-05-01T12:21:00Z"/>
                <w:b/>
                <w:i/>
                <w:shd w:val="solid" w:color="C0C0C0" w:fill="FFFFFF"/>
              </w:rPr>
            </w:pPr>
            <w:ins w:id="5204" w:author="Rev 7 Allen Wirfs-Brock" w:date="2012-05-01T12:21:00Z">
              <w:r w:rsidRPr="00E77497">
                <w:rPr>
                  <w:b/>
                  <w:i/>
                  <w:shd w:val="solid" w:color="C0C0C0" w:fill="FFFFFF"/>
                </w:rPr>
                <w:t>Purpose</w:t>
              </w:r>
            </w:ins>
          </w:p>
        </w:tc>
      </w:tr>
      <w:tr w:rsidR="007638E0" w:rsidRPr="00250FC6" w14:paraId="49E36286" w14:textId="77777777" w:rsidTr="00141C64">
        <w:trPr>
          <w:jc w:val="center"/>
          <w:ins w:id="5205"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14:paraId="270CA41B" w14:textId="77777777" w:rsidR="007638E0" w:rsidRPr="00E65A34" w:rsidRDefault="00825110" w:rsidP="00825110">
            <w:pPr>
              <w:keepNext/>
              <w:spacing w:after="60"/>
              <w:rPr>
                <w:ins w:id="5206" w:author="Rev 7 Allen Wirfs-Brock" w:date="2012-05-01T12:21:00Z"/>
              </w:rPr>
            </w:pPr>
            <w:ins w:id="5207" w:author="Rev 7 Allen Wirfs-Brock" w:date="2012-05-01T13:58:00Z">
              <w:r>
                <w:t>GetThis</w:t>
              </w:r>
            </w:ins>
            <w:ins w:id="5208" w:author="Rev 7 Allen Wirfs-Brock" w:date="2012-05-01T13:59:00Z">
              <w:r>
                <w:t>Binding</w:t>
              </w:r>
            </w:ins>
            <w:ins w:id="5209" w:author="Rev 7 Allen Wirfs-Brock" w:date="2012-05-01T12:21:00Z">
              <w:r w:rsidR="007638E0" w:rsidRPr="004D1BD1">
                <w:t>()</w:t>
              </w:r>
            </w:ins>
          </w:p>
        </w:tc>
        <w:tc>
          <w:tcPr>
            <w:tcW w:w="5930" w:type="dxa"/>
            <w:tcBorders>
              <w:top w:val="single" w:sz="6" w:space="0" w:color="auto"/>
              <w:left w:val="single" w:sz="6" w:space="0" w:color="auto"/>
              <w:bottom w:val="single" w:sz="6" w:space="0" w:color="auto"/>
              <w:right w:val="single" w:sz="6" w:space="0" w:color="auto"/>
            </w:tcBorders>
            <w:hideMark/>
          </w:tcPr>
          <w:p w14:paraId="2B0069B1" w14:textId="77777777" w:rsidR="007638E0" w:rsidRPr="00675B74" w:rsidRDefault="00825110" w:rsidP="00825110">
            <w:pPr>
              <w:keepNext/>
              <w:spacing w:after="60"/>
              <w:rPr>
                <w:ins w:id="5210" w:author="Rev 7 Allen Wirfs-Brock" w:date="2012-05-01T12:21:00Z"/>
              </w:rPr>
            </w:pPr>
            <w:ins w:id="5211" w:author="Rev 7 Allen Wirfs-Brock" w:date="2012-05-01T13:59:00Z">
              <w:r>
                <w:t>Return the value of</w:t>
              </w:r>
            </w:ins>
            <w:ins w:id="5212" w:author="Rev 7 Allen Wirfs-Brock" w:date="2012-05-01T14:00:00Z">
              <w:r>
                <w:t xml:space="preserve"> this environment record</w:t>
              </w:r>
            </w:ins>
            <w:ins w:id="5213" w:author="Rev 7 Allen Wirfs-Brock" w:date="2012-05-01T14:03:00Z">
              <w:r>
                <w:t>’</w:t>
              </w:r>
            </w:ins>
            <w:ins w:id="5214" w:author="Rev 7 Allen Wirfs-Brock" w:date="2012-05-01T14:00:00Z">
              <w:r>
                <w:t>s</w:t>
              </w:r>
            </w:ins>
            <w:ins w:id="5215" w:author="Rev 7 Allen Wirfs-Brock" w:date="2012-05-01T13:59:00Z">
              <w:r>
                <w:t xml:space="preserve"> </w:t>
              </w:r>
              <w:r w:rsidRPr="00825110">
                <w:rPr>
                  <w:rFonts w:ascii="Courier New" w:hAnsi="Courier New" w:cs="Courier New"/>
                  <w:b/>
                </w:rPr>
                <w:t>this</w:t>
              </w:r>
              <w:r>
                <w:t xml:space="preserve"> </w:t>
              </w:r>
            </w:ins>
            <w:ins w:id="5216" w:author="Rev 7 Allen Wirfs-Brock" w:date="2012-05-01T14:00:00Z">
              <w:r>
                <w:t>binding.</w:t>
              </w:r>
            </w:ins>
          </w:p>
        </w:tc>
      </w:tr>
      <w:tr w:rsidR="00825110" w:rsidRPr="00250FC6" w14:paraId="009637A1" w14:textId="77777777" w:rsidTr="00141C64">
        <w:trPr>
          <w:jc w:val="center"/>
          <w:ins w:id="5217" w:author="Rev 7 Allen Wirfs-Brock" w:date="2012-05-01T13:58:00Z"/>
        </w:trPr>
        <w:tc>
          <w:tcPr>
            <w:tcW w:w="3033" w:type="dxa"/>
            <w:tcBorders>
              <w:top w:val="single" w:sz="6" w:space="0" w:color="auto"/>
              <w:left w:val="single" w:sz="6" w:space="0" w:color="auto"/>
              <w:bottom w:val="single" w:sz="6" w:space="0" w:color="auto"/>
              <w:right w:val="single" w:sz="6" w:space="0" w:color="auto"/>
            </w:tcBorders>
          </w:tcPr>
          <w:p w14:paraId="33478380" w14:textId="77777777" w:rsidR="00825110" w:rsidRPr="004D1BD1" w:rsidRDefault="00825110" w:rsidP="000B265D">
            <w:pPr>
              <w:spacing w:after="60"/>
              <w:rPr>
                <w:ins w:id="5218" w:author="Rev 7 Allen Wirfs-Brock" w:date="2012-05-01T13:58:00Z"/>
              </w:rPr>
            </w:pPr>
            <w:ins w:id="5219" w:author="Rev 7 Allen Wirfs-Brock" w:date="2012-05-01T13:58:00Z">
              <w:r>
                <w:t>Get</w:t>
              </w:r>
            </w:ins>
            <w:ins w:id="5220" w:author="Rev 7 Allen Wirfs-Brock" w:date="2012-05-01T14:00:00Z">
              <w:del w:id="5221" w:author="Rev 9 Allen Wirfs-Brock" w:date="2012-06-30T08:15:00Z">
                <w:r w:rsidDel="000B265D">
                  <w:delText>Home</w:delText>
                </w:r>
              </w:del>
            </w:ins>
            <w:ins w:id="5222" w:author="Rev 9 Allen Wirfs-Brock" w:date="2012-06-30T08:15:00Z">
              <w:r w:rsidR="000B265D">
                <w:t>Super</w:t>
              </w:r>
            </w:ins>
            <w:ins w:id="5223" w:author="Rev 7 Allen Wirfs-Brock" w:date="2012-05-01T14:00:00Z">
              <w:del w:id="5224" w:author="Rev 9 Allen Wirfs-Brock" w:date="2012-06-30T08:16:00Z">
                <w:r w:rsidDel="000B265D">
                  <w:delText>Object</w:delText>
                </w:r>
              </w:del>
            </w:ins>
            <w:ins w:id="5225" w:author="Rev 9 Allen Wirfs-Brock" w:date="2012-06-30T08:16:00Z">
              <w:r w:rsidR="000B265D">
                <w:t>Base</w:t>
              </w:r>
            </w:ins>
            <w:ins w:id="5226" w:author="Rev 7 Allen Wirfs-Brock" w:date="2012-05-01T13:58:00Z">
              <w:r>
                <w:t>()</w:t>
              </w:r>
            </w:ins>
          </w:p>
        </w:tc>
        <w:tc>
          <w:tcPr>
            <w:tcW w:w="5930" w:type="dxa"/>
            <w:tcBorders>
              <w:top w:val="single" w:sz="6" w:space="0" w:color="auto"/>
              <w:left w:val="single" w:sz="6" w:space="0" w:color="auto"/>
              <w:bottom w:val="single" w:sz="6" w:space="0" w:color="auto"/>
              <w:right w:val="single" w:sz="6" w:space="0" w:color="auto"/>
            </w:tcBorders>
          </w:tcPr>
          <w:p w14:paraId="598C90A7" w14:textId="77777777" w:rsidR="00825110" w:rsidRPr="009C202C" w:rsidRDefault="00825110" w:rsidP="000B265D">
            <w:pPr>
              <w:spacing w:after="60"/>
              <w:rPr>
                <w:ins w:id="5227" w:author="Rev 7 Allen Wirfs-Brock" w:date="2012-05-01T13:58:00Z"/>
              </w:rPr>
            </w:pPr>
            <w:ins w:id="5228" w:author="Rev 7 Allen Wirfs-Brock" w:date="2012-05-01T14:01:00Z">
              <w:r>
                <w:t xml:space="preserve">Return the </w:t>
              </w:r>
              <w:del w:id="5229" w:author="Rev 9 Allen Wirfs-Brock" w:date="2012-06-30T08:18:00Z">
                <w:r w:rsidDel="000B265D">
                  <w:delText>value</w:delText>
                </w:r>
              </w:del>
            </w:ins>
            <w:ins w:id="5230" w:author="Rev 9 Allen Wirfs-Brock" w:date="2012-06-30T08:18:00Z">
              <w:r w:rsidR="000B265D">
                <w:t xml:space="preserve">object that is the base for </w:t>
              </w:r>
              <w:r w:rsidR="000B265D" w:rsidRPr="000B265D">
                <w:rPr>
                  <w:rFonts w:ascii="Courier New" w:hAnsi="Courier New" w:cs="Courier New"/>
                  <w:b/>
                </w:rPr>
                <w:t>super</w:t>
              </w:r>
              <w:r w:rsidR="000B265D">
                <w:t xml:space="preserve"> property accesses</w:t>
              </w:r>
            </w:ins>
            <w:ins w:id="5231" w:author="Rev 9 Allen Wirfs-Brock" w:date="2012-06-30T08:20:00Z">
              <w:r w:rsidR="000B265D">
                <w:t xml:space="preserve"> bound in this environment record</w:t>
              </w:r>
            </w:ins>
            <w:ins w:id="5232" w:author="Rev 9 Allen Wirfs-Brock" w:date="2012-06-30T08:18:00Z">
              <w:r w:rsidR="000B265D">
                <w:t xml:space="preserve">. </w:t>
              </w:r>
            </w:ins>
            <w:ins w:id="5233" w:author="Rev 9 Allen Wirfs-Brock" w:date="2012-06-30T08:20:00Z">
              <w:r w:rsidR="000B265D">
                <w:t xml:space="preserve">The object is </w:t>
              </w:r>
            </w:ins>
            <w:ins w:id="5234" w:author="Rev 9 Allen Wirfs-Brock" w:date="2012-06-30T08:18:00Z">
              <w:r w:rsidR="000B265D">
                <w:t>derived from</w:t>
              </w:r>
            </w:ins>
            <w:ins w:id="5235" w:author="Rev 7 Allen Wirfs-Brock" w:date="2012-05-01T14:01:00Z">
              <w:r>
                <w:t xml:space="preserve"> </w:t>
              </w:r>
              <w:del w:id="5236" w:author="Rev 9 Allen Wirfs-Brock" w:date="2012-06-30T08:18:00Z">
                <w:r w:rsidDel="000B265D">
                  <w:delText xml:space="preserve">of </w:delText>
                </w:r>
              </w:del>
              <w:r>
                <w:t>this environment record</w:t>
              </w:r>
            </w:ins>
            <w:ins w:id="5237" w:author="Rev 7 Allen Wirfs-Brock" w:date="2012-05-01T14:03:00Z">
              <w:r>
                <w:t>’</w:t>
              </w:r>
            </w:ins>
            <w:ins w:id="5238" w:author="Rev 7 Allen Wirfs-Brock" w:date="2012-05-01T14:01:00Z">
              <w:r>
                <w:t xml:space="preserve">s </w:t>
              </w:r>
              <w:r w:rsidRPr="00825110">
                <w:rPr>
                  <w:rFonts w:ascii="Times New Roman" w:hAnsi="Times New Roman"/>
                </w:rPr>
                <w:t>HomeObject</w:t>
              </w:r>
              <w:r>
                <w:rPr>
                  <w:rFonts w:ascii="Courier New" w:hAnsi="Courier New" w:cs="Courier New"/>
                  <w:b/>
                </w:rPr>
                <w:t xml:space="preserve"> </w:t>
              </w:r>
              <w:r w:rsidRPr="00825110">
                <w:rPr>
                  <w:rFonts w:cs="Arial"/>
                </w:rPr>
                <w:t>binding.</w:t>
              </w:r>
            </w:ins>
            <w:ins w:id="5239" w:author="Rev 7 Allen Wirfs-Brock" w:date="2012-05-01T14:02:00Z">
              <w:r>
                <w:rPr>
                  <w:rFonts w:cs="Arial"/>
                </w:rPr>
                <w:t xml:space="preserve"> If the value is Empty, return </w:t>
              </w:r>
              <w:r w:rsidRPr="00825110">
                <w:rPr>
                  <w:rFonts w:ascii="Times New Roman" w:hAnsi="Times New Roman"/>
                  <w:b/>
                </w:rPr>
                <w:t>undefined</w:t>
              </w:r>
              <w:r>
                <w:rPr>
                  <w:rFonts w:cs="Arial"/>
                </w:rPr>
                <w:t xml:space="preserve">. </w:t>
              </w:r>
            </w:ins>
          </w:p>
        </w:tc>
      </w:tr>
      <w:tr w:rsidR="00825110" w:rsidRPr="00250FC6" w14:paraId="7B798CE6" w14:textId="77777777" w:rsidTr="00141C64">
        <w:trPr>
          <w:jc w:val="center"/>
          <w:ins w:id="5240"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14:paraId="1DE0D09D" w14:textId="77777777" w:rsidR="00825110" w:rsidRPr="009C202C" w:rsidRDefault="00825110" w:rsidP="00141C64">
            <w:pPr>
              <w:spacing w:after="60"/>
              <w:rPr>
                <w:ins w:id="5241" w:author="Rev 7 Allen Wirfs-Brock" w:date="2012-05-01T12:21:00Z"/>
              </w:rPr>
            </w:pPr>
            <w:ins w:id="5242" w:author="Rev 7 Allen Wirfs-Brock" w:date="2012-05-01T13:58:00Z">
              <w:r>
                <w:t>GetMethodName()</w:t>
              </w:r>
            </w:ins>
          </w:p>
        </w:tc>
        <w:tc>
          <w:tcPr>
            <w:tcW w:w="5930" w:type="dxa"/>
            <w:tcBorders>
              <w:top w:val="single" w:sz="6" w:space="0" w:color="auto"/>
              <w:left w:val="single" w:sz="6" w:space="0" w:color="auto"/>
              <w:bottom w:val="single" w:sz="6" w:space="0" w:color="auto"/>
              <w:right w:val="single" w:sz="6" w:space="0" w:color="auto"/>
            </w:tcBorders>
            <w:hideMark/>
          </w:tcPr>
          <w:p w14:paraId="54AFE88F" w14:textId="77777777" w:rsidR="00825110" w:rsidRPr="00E77497" w:rsidRDefault="00825110" w:rsidP="00825110">
            <w:pPr>
              <w:spacing w:after="60"/>
              <w:rPr>
                <w:ins w:id="5243" w:author="Rev 7 Allen Wirfs-Brock" w:date="2012-05-01T12:21:00Z"/>
              </w:rPr>
            </w:pPr>
            <w:ins w:id="5244" w:author="Rev 7 Allen Wirfs-Brock" w:date="2012-05-01T14:03:00Z">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ins>
          </w:p>
        </w:tc>
      </w:tr>
    </w:tbl>
    <w:p w14:paraId="011F5F13" w14:textId="77777777" w:rsidR="007638E0" w:rsidRPr="004D1BD1" w:rsidRDefault="007638E0" w:rsidP="007638E0">
      <w:pPr>
        <w:rPr>
          <w:ins w:id="5245" w:author="Rev 7 Allen Wirfs-Brock" w:date="2012-05-01T12:21:00Z"/>
        </w:rPr>
      </w:pPr>
    </w:p>
    <w:p w14:paraId="2B8F17C6" w14:textId="77777777" w:rsidR="007638E0" w:rsidRPr="00E65A34" w:rsidRDefault="007638E0" w:rsidP="007638E0">
      <w:pPr>
        <w:rPr>
          <w:ins w:id="5246" w:author="Rev 7 Allen Wirfs-Brock" w:date="2012-05-01T12:21:00Z"/>
        </w:rPr>
      </w:pPr>
      <w:ins w:id="5247" w:author="Rev 7 Allen Wirfs-Brock" w:date="2012-05-01T12:21:00Z">
        <w:r w:rsidRPr="00E65A34">
          <w:t xml:space="preserve">The behaviour of the </w:t>
        </w:r>
      </w:ins>
      <w:ins w:id="5248" w:author="Rev 7 Allen Wirfs-Brock" w:date="2012-05-01T14:27:00Z">
        <w:r w:rsidR="0090471B">
          <w:t xml:space="preserve">additional </w:t>
        </w:r>
      </w:ins>
      <w:ins w:id="5249" w:author="Rev 7 Allen Wirfs-Brock" w:date="2012-05-01T12:21:00Z">
        <w:r w:rsidRPr="00E65A34">
          <w:t xml:space="preserve">concrete specification methods for </w:t>
        </w:r>
      </w:ins>
      <w:ins w:id="5250" w:author="Rev 7 Allen Wirfs-Brock" w:date="2012-05-01T13:52:00Z">
        <w:r w:rsidR="00BC1C9D">
          <w:t>Method</w:t>
        </w:r>
      </w:ins>
      <w:ins w:id="5251" w:author="Rev 7 Allen Wirfs-Brock" w:date="2012-05-01T12:21:00Z">
        <w:r w:rsidRPr="00E65A34">
          <w:t xml:space="preserve"> Environment Records is defined by the following algorithms</w:t>
        </w:r>
      </w:ins>
      <w:ins w:id="5252" w:author="Rev 7 Allen Wirfs-Brock" w:date="2012-05-01T14:25:00Z">
        <w:r w:rsidR="0090471B">
          <w:t>:</w:t>
        </w:r>
      </w:ins>
    </w:p>
    <w:p w14:paraId="2B8FBF6E" w14:textId="77777777" w:rsidR="00BC1C9D" w:rsidRPr="00E77497" w:rsidRDefault="00BC1C9D" w:rsidP="00BC1C9D">
      <w:pPr>
        <w:pStyle w:val="51"/>
        <w:numPr>
          <w:ilvl w:val="0"/>
          <w:numId w:val="0"/>
        </w:numPr>
        <w:rPr>
          <w:ins w:id="5253" w:author="Rev 7 Allen Wirfs-Brock" w:date="2012-05-01T13:52:00Z"/>
        </w:rPr>
      </w:pPr>
      <w:ins w:id="5254" w:author="Rev 7 Allen Wirfs-Brock" w:date="2012-05-01T13:52:00Z">
        <w:r w:rsidRPr="00E77497">
          <w:t>10.2.1.</w:t>
        </w:r>
      </w:ins>
      <w:ins w:id="5255" w:author="Rev 7 Allen Wirfs-Brock" w:date="2012-05-01T14:17:00Z">
        <w:r w:rsidR="00BE6B07">
          <w:t>3</w:t>
        </w:r>
      </w:ins>
      <w:ins w:id="5256" w:author="Rev 7 Allen Wirfs-Brock" w:date="2012-05-01T13:52:00Z">
        <w:r w:rsidRPr="00E77497">
          <w:t>.</w:t>
        </w:r>
      </w:ins>
      <w:ins w:id="5257" w:author="Rev 7 Allen Wirfs-Brock" w:date="2012-05-01T14:17:00Z">
        <w:r w:rsidR="00BE6B07">
          <w:t>1</w:t>
        </w:r>
      </w:ins>
      <w:ins w:id="5258" w:author="Rev 7 Allen Wirfs-Brock" w:date="2012-05-01T13:52:00Z">
        <w:r w:rsidRPr="00E77497">
          <w:tab/>
        </w:r>
        <w:r>
          <w:t>HasThisBinding</w:t>
        </w:r>
        <w:r w:rsidRPr="00E77497">
          <w:t xml:space="preserve"> ()</w:t>
        </w:r>
      </w:ins>
    </w:p>
    <w:p w14:paraId="44AF9C4A" w14:textId="77777777" w:rsidR="00BC1C9D" w:rsidRPr="00E77497" w:rsidRDefault="00BC1C9D" w:rsidP="00BC1C9D">
      <w:pPr>
        <w:rPr>
          <w:ins w:id="5259" w:author="Rev 7 Allen Wirfs-Brock" w:date="2012-05-01T13:52:00Z"/>
        </w:rPr>
      </w:pPr>
      <w:ins w:id="5260" w:author="Rev 7 Allen Wirfs-Brock" w:date="2012-05-01T13:52:00Z">
        <w:r>
          <w:t xml:space="preserve">Regular </w:t>
        </w:r>
      </w:ins>
      <w:ins w:id="5261" w:author="Rev 7 Allen Wirfs-Brock" w:date="2012-05-01T13:53:00Z">
        <w:r>
          <w:t>Method</w:t>
        </w:r>
      </w:ins>
      <w:ins w:id="5262" w:author="Rev 7 Allen Wirfs-Brock" w:date="2012-05-01T13:52:00Z">
        <w:r w:rsidRPr="00E77497">
          <w:t xml:space="preserve"> Environment Records </w:t>
        </w:r>
      </w:ins>
      <w:ins w:id="5263" w:author="Rev 7 Allen Wirfs-Brock" w:date="2012-05-01T13:53:00Z">
        <w:r>
          <w:t>always</w:t>
        </w:r>
      </w:ins>
      <w:ins w:id="5264" w:author="Rev 7 Allen Wirfs-Brock" w:date="2012-05-01T13:52:00Z">
        <w:r>
          <w:t xml:space="preserve"> provide a </w:t>
        </w:r>
        <w:r w:rsidRPr="00CC3839">
          <w:rPr>
            <w:rFonts w:ascii="Courier New" w:hAnsi="Courier New" w:cs="Courier New"/>
            <w:b/>
          </w:rPr>
          <w:t>this</w:t>
        </w:r>
        <w:r>
          <w:t xml:space="preserve"> binding</w:t>
        </w:r>
        <w:r w:rsidRPr="00E77497">
          <w:t>.</w:t>
        </w:r>
      </w:ins>
    </w:p>
    <w:p w14:paraId="200BA35B" w14:textId="77777777" w:rsidR="00BC1C9D" w:rsidRPr="00E77497" w:rsidRDefault="0090471B" w:rsidP="00BC1C9D">
      <w:pPr>
        <w:pStyle w:val="Alg4"/>
        <w:numPr>
          <w:ilvl w:val="0"/>
          <w:numId w:val="780"/>
        </w:numPr>
        <w:spacing w:after="120"/>
        <w:rPr>
          <w:ins w:id="5265" w:author="Rev 7 Allen Wirfs-Brock" w:date="2012-05-01T13:52:00Z"/>
        </w:rPr>
      </w:pPr>
      <w:ins w:id="5266" w:author="Rev 7 Allen Wirfs-Brock" w:date="2012-05-01T14:20:00Z">
        <w:r w:rsidRPr="00E77497">
          <w:t xml:space="preserve">Return </w:t>
        </w:r>
        <w:r>
          <w:rPr>
            <w:b/>
          </w:rPr>
          <w:t>true</w:t>
        </w:r>
        <w:r w:rsidRPr="00E77497">
          <w:t>.</w:t>
        </w:r>
      </w:ins>
    </w:p>
    <w:p w14:paraId="79869B65" w14:textId="77777777" w:rsidR="00BC1C9D" w:rsidRPr="00E77497" w:rsidRDefault="00BC1C9D" w:rsidP="00BC1C9D">
      <w:pPr>
        <w:pStyle w:val="51"/>
        <w:numPr>
          <w:ilvl w:val="0"/>
          <w:numId w:val="0"/>
        </w:numPr>
        <w:rPr>
          <w:ins w:id="5267" w:author="Rev 7 Allen Wirfs-Brock" w:date="2012-05-01T13:52:00Z"/>
        </w:rPr>
      </w:pPr>
      <w:ins w:id="5268" w:author="Rev 7 Allen Wirfs-Brock" w:date="2012-05-01T13:52:00Z">
        <w:r w:rsidRPr="00E77497">
          <w:t>10.2.1.</w:t>
        </w:r>
      </w:ins>
      <w:ins w:id="5269" w:author="Rev 7 Allen Wirfs-Brock" w:date="2012-05-01T14:17:00Z">
        <w:r w:rsidR="00BE6B07">
          <w:t>3</w:t>
        </w:r>
      </w:ins>
      <w:ins w:id="5270" w:author="Rev 7 Allen Wirfs-Brock" w:date="2012-05-01T13:52:00Z">
        <w:r w:rsidRPr="00E77497">
          <w:t>.</w:t>
        </w:r>
      </w:ins>
      <w:ins w:id="5271" w:author="Rev 7 Allen Wirfs-Brock" w:date="2012-05-01T14:17:00Z">
        <w:r w:rsidR="00BE6B07">
          <w:t>2</w:t>
        </w:r>
      </w:ins>
      <w:ins w:id="5272" w:author="Rev 7 Allen Wirfs-Brock" w:date="2012-05-01T13:52:00Z">
        <w:r w:rsidRPr="00E77497">
          <w:tab/>
        </w:r>
        <w:r>
          <w:t>HasSuperBinding</w:t>
        </w:r>
        <w:r w:rsidRPr="00E77497">
          <w:t xml:space="preserve"> ()</w:t>
        </w:r>
      </w:ins>
    </w:p>
    <w:p w14:paraId="3C045A84" w14:textId="77777777" w:rsidR="00BC1C9D" w:rsidRPr="00E77497" w:rsidRDefault="0090471B" w:rsidP="00BC1C9D">
      <w:pPr>
        <w:pStyle w:val="Alg4"/>
        <w:numPr>
          <w:ilvl w:val="0"/>
          <w:numId w:val="781"/>
        </w:numPr>
        <w:spacing w:after="120"/>
        <w:rPr>
          <w:ins w:id="5273" w:author="Rev 7 Allen Wirfs-Brock" w:date="2012-05-01T13:53:00Z"/>
        </w:rPr>
      </w:pPr>
      <w:ins w:id="5274" w:author="Rev 7 Allen Wirfs-Brock" w:date="2012-05-01T14:20:00Z">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ins>
    </w:p>
    <w:p w14:paraId="0E11584B" w14:textId="77777777" w:rsidR="00BE6B07" w:rsidRPr="00E77497" w:rsidRDefault="00BE6B07" w:rsidP="00BE6B07">
      <w:pPr>
        <w:pStyle w:val="51"/>
        <w:numPr>
          <w:ilvl w:val="0"/>
          <w:numId w:val="0"/>
        </w:numPr>
        <w:rPr>
          <w:ins w:id="5275" w:author="Rev 7 Allen Wirfs-Brock" w:date="2012-05-01T14:16:00Z"/>
        </w:rPr>
      </w:pPr>
      <w:ins w:id="5276" w:author="Rev 7 Allen Wirfs-Brock" w:date="2012-05-01T14:16:00Z">
        <w:r w:rsidRPr="00E77497">
          <w:t>10.2.1.</w:t>
        </w:r>
      </w:ins>
      <w:ins w:id="5277" w:author="Rev 7 Allen Wirfs-Brock" w:date="2012-05-01T14:17:00Z">
        <w:r>
          <w:t>3</w:t>
        </w:r>
      </w:ins>
      <w:ins w:id="5278" w:author="Rev 7 Allen Wirfs-Brock" w:date="2012-05-01T14:16:00Z">
        <w:r w:rsidRPr="00E77497">
          <w:t>.</w:t>
        </w:r>
      </w:ins>
      <w:ins w:id="5279" w:author="Rev 7 Allen Wirfs-Brock" w:date="2012-05-01T14:17:00Z">
        <w:r>
          <w:t>3</w:t>
        </w:r>
      </w:ins>
      <w:ins w:id="5280" w:author="Rev 7 Allen Wirfs-Brock" w:date="2012-05-01T14:16:00Z">
        <w:r w:rsidRPr="00E77497">
          <w:tab/>
        </w:r>
      </w:ins>
      <w:ins w:id="5281" w:author="Rev 7 Allen Wirfs-Brock" w:date="2012-05-01T14:18:00Z">
        <w:r w:rsidR="0090471B">
          <w:t>Get</w:t>
        </w:r>
      </w:ins>
      <w:ins w:id="5282" w:author="Rev 7 Allen Wirfs-Brock" w:date="2012-05-01T14:16:00Z">
        <w:r>
          <w:t>ThisBinding</w:t>
        </w:r>
        <w:r w:rsidRPr="00E77497">
          <w:t xml:space="preserve"> ()</w:t>
        </w:r>
      </w:ins>
    </w:p>
    <w:p w14:paraId="4A74DCA8" w14:textId="77777777" w:rsidR="00BE6B07" w:rsidRPr="00E77497" w:rsidRDefault="0090471B" w:rsidP="0090471B">
      <w:pPr>
        <w:pStyle w:val="Alg4"/>
        <w:numPr>
          <w:ilvl w:val="0"/>
          <w:numId w:val="783"/>
        </w:numPr>
        <w:spacing w:after="120"/>
        <w:rPr>
          <w:ins w:id="5283" w:author="Rev 7 Allen Wirfs-Brock" w:date="2012-05-01T14:16:00Z"/>
        </w:rPr>
      </w:pPr>
      <w:ins w:id="5284" w:author="Rev 7 Allen Wirfs-Brock" w:date="2012-05-01T14:18:00Z">
        <w:r>
          <w:t>Return the value of this</w:t>
        </w:r>
      </w:ins>
      <w:ins w:id="5285" w:author="Rev 7 Allen Wirfs-Brock" w:date="2012-05-01T14:16:00Z">
        <w:r w:rsidR="00BE6B07">
          <w:t xml:space="preserve"> environment record’s </w:t>
        </w:r>
      </w:ins>
      <w:ins w:id="5286" w:author="Rev 7 Allen Wirfs-Brock" w:date="2012-05-01T14:21:00Z">
        <w:r>
          <w:rPr>
            <w:i/>
          </w:rPr>
          <w:t>thisValue</w:t>
        </w:r>
      </w:ins>
      <w:ins w:id="5287" w:author="Rev 7 Allen Wirfs-Brock" w:date="2012-05-01T14:16:00Z">
        <w:r w:rsidR="00BE6B07" w:rsidRPr="00E77497">
          <w:t>.</w:t>
        </w:r>
      </w:ins>
    </w:p>
    <w:p w14:paraId="004207B4" w14:textId="77777777" w:rsidR="00BE6B07" w:rsidRPr="00E77497" w:rsidRDefault="00BE6B07" w:rsidP="00BE6B07">
      <w:pPr>
        <w:pStyle w:val="51"/>
        <w:numPr>
          <w:ilvl w:val="0"/>
          <w:numId w:val="0"/>
        </w:numPr>
        <w:rPr>
          <w:ins w:id="5288" w:author="Rev 7 Allen Wirfs-Brock" w:date="2012-05-01T14:16:00Z"/>
        </w:rPr>
      </w:pPr>
      <w:ins w:id="5289" w:author="Rev 7 Allen Wirfs-Brock" w:date="2012-05-01T14:16:00Z">
        <w:r w:rsidRPr="00E77497">
          <w:t>10.2.1.</w:t>
        </w:r>
      </w:ins>
      <w:ins w:id="5290" w:author="Rev 7 Allen Wirfs-Brock" w:date="2012-05-01T14:17:00Z">
        <w:r>
          <w:t>3</w:t>
        </w:r>
      </w:ins>
      <w:ins w:id="5291" w:author="Rev 7 Allen Wirfs-Brock" w:date="2012-05-01T14:16:00Z">
        <w:r w:rsidRPr="00E77497">
          <w:t>.</w:t>
        </w:r>
      </w:ins>
      <w:ins w:id="5292" w:author="Rev 7 Allen Wirfs-Brock" w:date="2012-05-01T14:17:00Z">
        <w:r>
          <w:t>4</w:t>
        </w:r>
      </w:ins>
      <w:ins w:id="5293" w:author="Rev 7 Allen Wirfs-Brock" w:date="2012-05-01T14:16:00Z">
        <w:r w:rsidRPr="00E77497">
          <w:tab/>
        </w:r>
      </w:ins>
      <w:ins w:id="5294" w:author="Rev 7 Allen Wirfs-Brock" w:date="2012-05-01T14:22:00Z">
        <w:r w:rsidR="0090471B">
          <w:t>Get</w:t>
        </w:r>
        <w:del w:id="5295" w:author="Rev 9 Allen Wirfs-Brock" w:date="2012-06-30T08:21:00Z">
          <w:r w:rsidR="0090471B" w:rsidDel="000B265D">
            <w:delText>HomeObject</w:delText>
          </w:r>
        </w:del>
      </w:ins>
      <w:ins w:id="5296" w:author="Rev 9 Allen Wirfs-Brock" w:date="2012-06-30T08:21:00Z">
        <w:r w:rsidR="000B265D">
          <w:t>SuperBase</w:t>
        </w:r>
      </w:ins>
      <w:ins w:id="5297" w:author="Rev 7 Allen Wirfs-Brock" w:date="2012-05-01T14:16:00Z">
        <w:r w:rsidRPr="00E77497">
          <w:t xml:space="preserve"> ()</w:t>
        </w:r>
      </w:ins>
    </w:p>
    <w:p w14:paraId="002E42BC" w14:textId="77777777" w:rsidR="000B265D" w:rsidRDefault="000B265D" w:rsidP="003228B0">
      <w:pPr>
        <w:pStyle w:val="Alg4"/>
        <w:numPr>
          <w:ilvl w:val="0"/>
          <w:numId w:val="784"/>
        </w:numPr>
        <w:spacing w:after="120"/>
        <w:contextualSpacing/>
        <w:rPr>
          <w:ins w:id="5298" w:author="Rev 9 Allen Wirfs-Brock" w:date="2012-06-30T08:23:00Z"/>
        </w:rPr>
      </w:pPr>
      <w:ins w:id="5299" w:author="Rev 9 Allen Wirfs-Brock" w:date="2012-06-30T08:23:00Z">
        <w:r>
          <w:t xml:space="preserve">Let </w:t>
        </w:r>
        <w:r w:rsidRPr="003228B0">
          <w:rPr>
            <w:i/>
          </w:rPr>
          <w:t>home</w:t>
        </w:r>
        <w:r>
          <w:t xml:space="preserve"> be</w:t>
        </w:r>
      </w:ins>
      <w:ins w:id="5300" w:author="Rev 9 Allen Wirfs-Brock" w:date="2012-06-30T08:24:00Z">
        <w:r>
          <w:t xml:space="preserve"> the value of</w:t>
        </w:r>
      </w:ins>
      <w:ins w:id="5301" w:author="Rev 9 Allen Wirfs-Brock" w:date="2012-06-30T08:23:00Z">
        <w:r w:rsidRPr="000B265D">
          <w:t xml:space="preserve"> </w:t>
        </w:r>
        <w:r>
          <w:t xml:space="preserve">this environment record’s </w:t>
        </w:r>
        <w:r w:rsidRPr="00BC1C9D">
          <w:rPr>
            <w:i/>
          </w:rPr>
          <w:t>HomeObject</w:t>
        </w:r>
        <w:r>
          <w:t>.</w:t>
        </w:r>
      </w:ins>
    </w:p>
    <w:p w14:paraId="09C2DE93" w14:textId="77777777" w:rsidR="000B265D" w:rsidRDefault="0090471B" w:rsidP="003228B0">
      <w:pPr>
        <w:pStyle w:val="Alg4"/>
        <w:numPr>
          <w:ilvl w:val="0"/>
          <w:numId w:val="784"/>
        </w:numPr>
        <w:spacing w:after="120"/>
        <w:contextualSpacing/>
        <w:rPr>
          <w:ins w:id="5302" w:author="Rev 9 Allen Wirfs-Brock" w:date="2012-06-30T08:22:00Z"/>
        </w:rPr>
      </w:pPr>
      <w:ins w:id="5303" w:author="Rev 7 Allen Wirfs-Brock" w:date="2012-05-01T14:23:00Z">
        <w:r>
          <w:t xml:space="preserve">If </w:t>
        </w:r>
      </w:ins>
      <w:ins w:id="5304" w:author="Rev 9 Allen Wirfs-Brock" w:date="2012-06-30T08:24:00Z">
        <w:r w:rsidR="000B265D" w:rsidRPr="00D639BE">
          <w:rPr>
            <w:i/>
          </w:rPr>
          <w:t>home</w:t>
        </w:r>
      </w:ins>
      <w:ins w:id="5305" w:author="Rev 7 Allen Wirfs-Brock" w:date="2012-05-01T14:23:00Z">
        <w:del w:id="5306" w:author="Rev 9 Allen Wirfs-Brock" w:date="2012-06-30T08:24:00Z">
          <w:r w:rsidDel="000B265D">
            <w:delText xml:space="preserve">this environment record’s </w:delText>
          </w:r>
          <w:r w:rsidRPr="00BC1C9D" w:rsidDel="000B265D">
            <w:rPr>
              <w:i/>
            </w:rPr>
            <w:delText>HomeObject</w:delText>
          </w:r>
        </w:del>
        <w:r>
          <w:t xml:space="preserve"> has the value </w:t>
        </w:r>
        <w:r w:rsidRPr="00BC1C9D">
          <w:rPr>
            <w:rFonts w:ascii="Arial" w:hAnsi="Arial" w:cs="Arial"/>
          </w:rPr>
          <w:t>Empty</w:t>
        </w:r>
        <w:r>
          <w:t xml:space="preserve">, then return </w:t>
        </w:r>
        <w:r>
          <w:rPr>
            <w:b/>
          </w:rPr>
          <w:t>undefined</w:t>
        </w:r>
        <w:r>
          <w:t>.</w:t>
        </w:r>
        <w:del w:id="5307" w:author="Rev 9 Allen Wirfs-Brock" w:date="2012-06-30T08:21:00Z">
          <w:r w:rsidDel="000B265D">
            <w:delText xml:space="preserve"> </w:delText>
          </w:r>
        </w:del>
      </w:ins>
    </w:p>
    <w:p w14:paraId="13E158B4" w14:textId="77777777" w:rsidR="003228B0" w:rsidRDefault="003228B0" w:rsidP="003228B0">
      <w:pPr>
        <w:pStyle w:val="Alg4"/>
        <w:numPr>
          <w:ilvl w:val="0"/>
          <w:numId w:val="784"/>
        </w:numPr>
        <w:spacing w:after="120"/>
        <w:contextualSpacing/>
        <w:rPr>
          <w:ins w:id="5308" w:author="Rev 9 Allen Wirfs-Brock" w:date="2012-06-30T08:26:00Z"/>
        </w:rPr>
      </w:pPr>
      <w:ins w:id="5309" w:author="Rev 9 Allen Wirfs-Brock" w:date="2012-06-30T08:26:00Z">
        <w:r>
          <w:t>Assert Type(</w:t>
        </w:r>
        <w:r w:rsidRPr="003C276D">
          <w:rPr>
            <w:i/>
          </w:rPr>
          <w:t>home</w:t>
        </w:r>
        <w:r>
          <w:t>) is Object.</w:t>
        </w:r>
      </w:ins>
    </w:p>
    <w:p w14:paraId="47149EC7" w14:textId="77777777" w:rsidR="00BE6B07" w:rsidRPr="00E77497" w:rsidRDefault="0090471B" w:rsidP="003228B0">
      <w:pPr>
        <w:pStyle w:val="Alg4"/>
        <w:numPr>
          <w:ilvl w:val="0"/>
          <w:numId w:val="784"/>
        </w:numPr>
        <w:spacing w:after="120"/>
        <w:rPr>
          <w:ins w:id="5310" w:author="Rev 7 Allen Wirfs-Brock" w:date="2012-05-01T14:16:00Z"/>
        </w:rPr>
      </w:pPr>
      <w:ins w:id="5311" w:author="Rev 7 Allen Wirfs-Brock" w:date="2012-05-01T14:23:00Z">
        <w:del w:id="5312" w:author="Rev 9 Allen Wirfs-Brock" w:date="2012-06-30T08:28:00Z">
          <w:r w:rsidDel="003228B0">
            <w:delText>Otherwise, r</w:delText>
          </w:r>
        </w:del>
      </w:ins>
      <w:ins w:id="5313" w:author="Rev 9 Allen Wirfs-Brock" w:date="2012-06-30T08:28:00Z">
        <w:r w:rsidR="003228B0">
          <w:t>R</w:t>
        </w:r>
      </w:ins>
      <w:ins w:id="5314" w:author="Rev 7 Allen Wirfs-Brock" w:date="2012-05-01T14:23:00Z">
        <w:r>
          <w:t>eturn</w:t>
        </w:r>
        <w:r>
          <w:rPr>
            <w:b/>
          </w:rPr>
          <w:t xml:space="preserve"> </w:t>
        </w:r>
        <w:r>
          <w:t xml:space="preserve">the </w:t>
        </w:r>
      </w:ins>
      <w:ins w:id="5315" w:author="Rev 9 Allen Wirfs-Brock" w:date="2012-06-30T08:29:00Z">
        <w:r w:rsidR="003228B0">
          <w:t xml:space="preserve">value of </w:t>
        </w:r>
        <w:r w:rsidR="003228B0" w:rsidRPr="00D639BE">
          <w:rPr>
            <w:i/>
          </w:rPr>
          <w:t>home’s</w:t>
        </w:r>
        <w:r w:rsidR="003228B0">
          <w:t xml:space="preserve"> [[Prototype]] internal property.</w:t>
        </w:r>
      </w:ins>
      <w:ins w:id="5316" w:author="Rev 7 Allen Wirfs-Brock" w:date="2012-05-01T14:23:00Z">
        <w:del w:id="5317" w:author="Rev 9 Allen Wirfs-Brock" w:date="2012-06-30T08:29:00Z">
          <w:r w:rsidRPr="0090471B" w:rsidDel="003228B0">
            <w:rPr>
              <w:i/>
            </w:rPr>
            <w:delText>HomeObject</w:delText>
          </w:r>
          <w:r w:rsidDel="003228B0">
            <w:delText xml:space="preserve"> value</w:delText>
          </w:r>
        </w:del>
        <w:r w:rsidRPr="00E77497">
          <w:t>.</w:t>
        </w:r>
      </w:ins>
    </w:p>
    <w:p w14:paraId="7D1C1CD3" w14:textId="77777777" w:rsidR="0090471B" w:rsidRPr="00E77497" w:rsidRDefault="0090471B" w:rsidP="0090471B">
      <w:pPr>
        <w:pStyle w:val="51"/>
        <w:numPr>
          <w:ilvl w:val="0"/>
          <w:numId w:val="0"/>
        </w:numPr>
        <w:rPr>
          <w:ins w:id="5318" w:author="Rev 7 Allen Wirfs-Brock" w:date="2012-05-01T14:24:00Z"/>
        </w:rPr>
      </w:pPr>
      <w:ins w:id="5319" w:author="Rev 7 Allen Wirfs-Brock" w:date="2012-05-01T14:24:00Z">
        <w:r w:rsidRPr="00E77497">
          <w:t>10.2.1.</w:t>
        </w:r>
        <w:r>
          <w:t>3</w:t>
        </w:r>
        <w:r w:rsidRPr="00E77497">
          <w:t>.</w:t>
        </w:r>
        <w:r>
          <w:t>5</w:t>
        </w:r>
        <w:r w:rsidRPr="00E77497">
          <w:tab/>
        </w:r>
        <w:r>
          <w:t>GetMethodName</w:t>
        </w:r>
        <w:r w:rsidRPr="00E77497">
          <w:t xml:space="preserve"> ()</w:t>
        </w:r>
      </w:ins>
    </w:p>
    <w:p w14:paraId="3A8AC995" w14:textId="77777777" w:rsidR="0090471B" w:rsidRPr="00E77497" w:rsidRDefault="0090471B" w:rsidP="0090471B">
      <w:pPr>
        <w:pStyle w:val="Alg4"/>
        <w:numPr>
          <w:ilvl w:val="0"/>
          <w:numId w:val="785"/>
        </w:numPr>
        <w:spacing w:after="120"/>
        <w:rPr>
          <w:ins w:id="5320" w:author="Rev 7 Allen Wirfs-Brock" w:date="2012-05-01T14:24:00Z"/>
        </w:rPr>
      </w:pPr>
      <w:ins w:id="5321" w:author="Rev 7 Allen Wirfs-Brock" w:date="2012-05-01T14:25:00Z">
        <w:r>
          <w:t xml:space="preserve">Return the value of this environment record’s </w:t>
        </w:r>
        <w:r>
          <w:rPr>
            <w:i/>
          </w:rPr>
          <w:t>MethodName</w:t>
        </w:r>
        <w:r w:rsidRPr="00E77497">
          <w:t>.</w:t>
        </w:r>
      </w:ins>
    </w:p>
    <w:p w14:paraId="79642793" w14:textId="77777777" w:rsidR="00760432" w:rsidRPr="00E77497" w:rsidRDefault="00760432" w:rsidP="00760432">
      <w:pPr>
        <w:pStyle w:val="40"/>
        <w:numPr>
          <w:ilvl w:val="0"/>
          <w:numId w:val="0"/>
        </w:numPr>
        <w:rPr>
          <w:ins w:id="5322" w:author="Rev 7 Allen Wirfs-Brock" w:date="2012-05-02T16:47:00Z"/>
        </w:rPr>
      </w:pPr>
      <w:ins w:id="5323" w:author="Rev 7 Allen Wirfs-Brock" w:date="2012-05-02T16:47:00Z">
        <w:r w:rsidRPr="00E77497">
          <w:t>10.2.1.</w:t>
        </w:r>
        <w:r>
          <w:t>4</w:t>
        </w:r>
        <w:r w:rsidRPr="00E77497">
          <w:tab/>
        </w:r>
        <w:r>
          <w:t>Global</w:t>
        </w:r>
        <w:r w:rsidRPr="00E77497">
          <w:t xml:space="preserve"> Environment Records</w:t>
        </w:r>
      </w:ins>
    </w:p>
    <w:p w14:paraId="124F396D" w14:textId="77777777" w:rsidR="00760432" w:rsidRPr="00E77497" w:rsidRDefault="00760432" w:rsidP="00760432">
      <w:pPr>
        <w:rPr>
          <w:ins w:id="5324" w:author="Rev 7 Allen Wirfs-Brock" w:date="2012-05-02T16:47:00Z"/>
        </w:rPr>
      </w:pPr>
      <w:ins w:id="5325" w:author="Rev 7 Allen Wirfs-Brock" w:date="2012-05-02T16:50:00Z">
        <w:r>
          <w:t>A global environment is</w:t>
        </w:r>
      </w:ins>
      <w:ins w:id="5326" w:author="Rev 7 Allen Wirfs-Brock" w:date="2012-05-04T13:47:00Z">
        <w:r w:rsidR="00EE1F3C">
          <w:t xml:space="preserve"> is used to represent the outer most scope of a ECMAScript </w:t>
        </w:r>
        <w:r w:rsidR="00EE1F3C" w:rsidRPr="00EE1F3C">
          <w:rPr>
            <w:rFonts w:ascii="Times New Roman" w:hAnsi="Times New Roman"/>
            <w:i/>
          </w:rPr>
          <w:t>Program</w:t>
        </w:r>
        <w:r w:rsidR="00EE1F3C">
          <w:t xml:space="preserve">. If such a function references </w:t>
        </w:r>
        <w:r w:rsidR="00EE1F3C" w:rsidRPr="00597584">
          <w:rPr>
            <w:rFonts w:ascii="Courier New" w:hAnsi="Courier New" w:cs="Courier New"/>
            <w:b/>
          </w:rPr>
          <w:t>super</w:t>
        </w:r>
        <w:r w:rsidR="00EE1F3C">
          <w:t xml:space="preserve">, </w:t>
        </w:r>
      </w:ins>
      <w:ins w:id="5327" w:author="Rev 7 Allen Wirfs-Brock" w:date="2012-05-04T13:50:00Z">
        <w:r w:rsidR="00EE1F3C">
          <w:t>A global environment provides the bindings for built-in globals (15.1), properties of the global object, and for all declarations</w:t>
        </w:r>
      </w:ins>
      <w:ins w:id="5328" w:author="Rev 7 Allen Wirfs-Brock" w:date="2012-05-04T13:54:00Z">
        <w:r w:rsidR="00EE1F3C">
          <w:t xml:space="preserve"> that are not function code and</w:t>
        </w:r>
      </w:ins>
      <w:ins w:id="5329" w:author="Rev 7 Allen Wirfs-Brock" w:date="2012-05-04T13:50:00Z">
        <w:r w:rsidR="00EE1F3C">
          <w:t xml:space="preserve"> that occur</w:t>
        </w:r>
      </w:ins>
      <w:ins w:id="5330" w:author="Rev 7 Allen Wirfs-Brock" w:date="2012-05-04T13:53:00Z">
        <w:r w:rsidR="00EE1F3C">
          <w:t xml:space="preserve"> within </w:t>
        </w:r>
        <w:r w:rsidR="00EE1F3C" w:rsidRPr="00EE1F3C">
          <w:rPr>
            <w:rFonts w:ascii="Times New Roman" w:hAnsi="Times New Roman"/>
            <w:i/>
          </w:rPr>
          <w:t>Program</w:t>
        </w:r>
        <w:r w:rsidR="00EE1F3C">
          <w:t xml:space="preserve"> productions.</w:t>
        </w:r>
      </w:ins>
      <w:ins w:id="5331" w:author="Rev 7 Allen Wirfs-Brock" w:date="2012-05-04T13:47:00Z">
        <w:r w:rsidR="00EE1F3C">
          <w:t>.</w:t>
        </w:r>
      </w:ins>
      <w:ins w:id="5332" w:author="Rev 7 Allen Wirfs-Brock" w:date="2012-05-04T13:48:00Z">
        <w:r w:rsidR="00EE1F3C">
          <w:t xml:space="preserve"> All ECMAScript </w:t>
        </w:r>
        <w:r w:rsidR="00EE1F3C" w:rsidRPr="00EE1F3C">
          <w:rPr>
            <w:rFonts w:ascii="Times New Roman" w:hAnsi="Times New Roman"/>
            <w:i/>
          </w:rPr>
          <w:t>Program</w:t>
        </w:r>
        <w:r w:rsidR="00EE1F3C">
          <w:t xml:space="preserve"> productions that are processed iin a specific Realm </w:t>
        </w:r>
      </w:ins>
      <w:ins w:id="5333" w:author="Rev 7 Allen Wirfs-Brock" w:date="2012-05-04T13:49:00Z">
        <w:r w:rsidR="00EE1F3C">
          <w:t xml:space="preserve">(10.3) </w:t>
        </w:r>
      </w:ins>
      <w:ins w:id="5334" w:author="Rev 7 Allen Wirfs-Brock" w:date="2012-05-04T13:48:00Z">
        <w:r w:rsidR="00EE1F3C">
          <w:t xml:space="preserve">share the same global </w:t>
        </w:r>
      </w:ins>
      <w:ins w:id="5335" w:author="Rev 7 Allen Wirfs-Brock" w:date="2012-05-04T13:49:00Z">
        <w:r w:rsidR="00EE1F3C">
          <w:t>environment</w:t>
        </w:r>
      </w:ins>
      <w:ins w:id="5336" w:author="Rev 7 Allen Wirfs-Brock" w:date="2012-05-04T13:48:00Z">
        <w:r w:rsidR="00EE1F3C">
          <w:t xml:space="preserve"> </w:t>
        </w:r>
      </w:ins>
      <w:ins w:id="5337" w:author="Rev 7 Allen Wirfs-Brock" w:date="2012-05-04T13:49:00Z">
        <w:r w:rsidR="00EE1F3C">
          <w:t>record.</w:t>
        </w:r>
      </w:ins>
      <w:ins w:id="5338" w:author="Rev 7 Allen Wirfs-Brock" w:date="2012-05-02T16:47:00Z">
        <w:r w:rsidRPr="00E77497">
          <w:t>.</w:t>
        </w:r>
      </w:ins>
    </w:p>
    <w:p w14:paraId="045ACA5E" w14:textId="77777777" w:rsidR="00760432" w:rsidRPr="00E77497" w:rsidRDefault="00760432" w:rsidP="00760432">
      <w:pPr>
        <w:rPr>
          <w:ins w:id="5339" w:author="Rev 7 Allen Wirfs-Brock" w:date="2012-05-02T16:47:00Z"/>
        </w:rPr>
      </w:pPr>
      <w:commentRangeStart w:id="5340"/>
      <w:ins w:id="5341" w:author="Rev 7 Allen Wirfs-Brock" w:date="2012-05-02T16:47:00Z">
        <w:r w:rsidRPr="00E77497">
          <w:t xml:space="preserve">The behaviour of the concrete specification methods for </w:t>
        </w:r>
        <w:r>
          <w:t>Global</w:t>
        </w:r>
        <w:r w:rsidRPr="00E77497">
          <w:t xml:space="preserve"> Environment Records is defined by the following algorithms.</w:t>
        </w:r>
      </w:ins>
      <w:commentRangeEnd w:id="5340"/>
      <w:ins w:id="5342" w:author="Rev 7 Allen Wirfs-Brock" w:date="2012-05-04T13:54:00Z">
        <w:r w:rsidR="00EE1F3C">
          <w:rPr>
            <w:rStyle w:val="af3"/>
          </w:rPr>
          <w:commentReference w:id="5340"/>
        </w:r>
      </w:ins>
    </w:p>
    <w:p w14:paraId="2A121B5E" w14:textId="77777777" w:rsidR="004C02EF" w:rsidRPr="00E77497" w:rsidRDefault="004C02EF" w:rsidP="00C623F2">
      <w:pPr>
        <w:pStyle w:val="30"/>
        <w:numPr>
          <w:ilvl w:val="0"/>
          <w:numId w:val="0"/>
        </w:numPr>
      </w:pPr>
      <w:bookmarkStart w:id="5343" w:name="_Toc329528734"/>
      <w:r w:rsidRPr="00E77497">
        <w:t>10.2.2</w:t>
      </w:r>
      <w:r w:rsidRPr="00E77497">
        <w:tab/>
        <w:t>Lexical Environment Operations</w:t>
      </w:r>
      <w:bookmarkEnd w:id="5099"/>
      <w:bookmarkEnd w:id="5100"/>
      <w:bookmarkEnd w:id="5101"/>
      <w:bookmarkEnd w:id="5102"/>
      <w:bookmarkEnd w:id="5343"/>
    </w:p>
    <w:p w14:paraId="13B0A6DD" w14:textId="77777777" w:rsidR="004C02EF" w:rsidRPr="00E77497" w:rsidRDefault="004C02EF" w:rsidP="004C02EF">
      <w:r w:rsidRPr="00E77497">
        <w:t>The following abstract operations are used in this specification to operate upon lexical environments:</w:t>
      </w:r>
    </w:p>
    <w:p w14:paraId="7AFE2B39" w14:textId="77777777" w:rsidR="004C02EF" w:rsidRPr="00E77497" w:rsidRDefault="004C02EF" w:rsidP="004C02EF">
      <w:pPr>
        <w:pStyle w:val="40"/>
        <w:numPr>
          <w:ilvl w:val="0"/>
          <w:numId w:val="0"/>
        </w:numPr>
      </w:pPr>
      <w:r w:rsidRPr="00E77497">
        <w:t>10.2.2.1</w:t>
      </w:r>
      <w:r w:rsidRPr="00E77497">
        <w:tab/>
        <w:t>GetIdentifierReference (lex, name, strict)</w:t>
      </w:r>
    </w:p>
    <w:p w14:paraId="03CD19BB" w14:textId="77777777" w:rsidR="004C02EF" w:rsidRPr="00E77497" w:rsidRDefault="004C02EF" w:rsidP="004C02EF">
      <w:r w:rsidRPr="00E77497">
        <w:t xml:space="preserve">The abstract operation GetIdentifierReference is called with a Lexical Environment </w:t>
      </w:r>
      <w:r w:rsidRPr="00E77497">
        <w:rPr>
          <w:rFonts w:ascii="Times New Roman" w:hAnsi="Times New Roman"/>
          <w:i/>
        </w:rPr>
        <w:t>lex</w:t>
      </w:r>
      <w:r w:rsidRPr="00E77497">
        <w:t>, a</w:t>
      </w:r>
      <w:del w:id="5344" w:author="Allen Wirfs-Brock rev2" w:date="2011-07-22T10:31:00Z">
        <w:r w:rsidRPr="00E77497" w:rsidDel="0040565C">
          <w:delText>n</w:delText>
        </w:r>
      </w:del>
      <w:r w:rsidRPr="00E77497">
        <w:t xml:space="preserve"> </w:t>
      </w:r>
      <w:del w:id="5345" w:author="Allen Wirfs-Brock rev2" w:date="2011-07-22T10:31:00Z">
        <w:r w:rsidRPr="00E77497" w:rsidDel="0040565C">
          <w:delText xml:space="preserve">identifier </w:delText>
        </w:r>
      </w:del>
      <w:r w:rsidRPr="00E77497">
        <w:t xml:space="preserve">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6E60BD53" w14:textId="77777777" w:rsidR="004C02EF" w:rsidRPr="00E77497" w:rsidRDefault="004C02EF" w:rsidP="009A20C6">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14:paraId="104C014E"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mode flag is </w:t>
      </w:r>
      <w:r w:rsidRPr="00E77497">
        <w:rPr>
          <w:i/>
        </w:rPr>
        <w:t>strict</w:t>
      </w:r>
      <w:r w:rsidRPr="00E77497">
        <w:t>.</w:t>
      </w:r>
    </w:p>
    <w:p w14:paraId="4EDAD365" w14:textId="77777777" w:rsidR="004C02EF" w:rsidRPr="00E77497" w:rsidRDefault="004C02EF" w:rsidP="009A20C6">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14:paraId="3BEC9D29" w14:textId="77777777" w:rsidR="004C02EF" w:rsidRPr="00E77497" w:rsidRDefault="004C02EF" w:rsidP="009A20C6">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7F561511" w14:textId="77777777" w:rsidR="004C02EF" w:rsidRPr="00E77497" w:rsidRDefault="004C02EF" w:rsidP="009A20C6">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247331F3"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mode flag is </w:t>
      </w:r>
      <w:r w:rsidRPr="00E77497">
        <w:rPr>
          <w:i/>
        </w:rPr>
        <w:t>strict.</w:t>
      </w:r>
    </w:p>
    <w:p w14:paraId="72500C05" w14:textId="77777777" w:rsidR="004C02EF" w:rsidRPr="00E77497" w:rsidRDefault="004C02EF" w:rsidP="009A20C6">
      <w:pPr>
        <w:pStyle w:val="Alg4"/>
        <w:numPr>
          <w:ilvl w:val="0"/>
          <w:numId w:val="370"/>
        </w:numPr>
      </w:pPr>
      <w:r w:rsidRPr="00E77497">
        <w:t>Else</w:t>
      </w:r>
    </w:p>
    <w:p w14:paraId="03EA065E" w14:textId="77777777" w:rsidR="004C02EF" w:rsidRPr="00E77497" w:rsidRDefault="004C02EF" w:rsidP="009A20C6">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44030303" w14:textId="77777777" w:rsidR="004C02EF" w:rsidRPr="00E77497" w:rsidRDefault="004C02EF" w:rsidP="009A20C6">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14:paraId="42977324" w14:textId="77777777" w:rsidR="004C02EF" w:rsidRPr="00E77497" w:rsidRDefault="004C02EF" w:rsidP="004C02EF">
      <w:pPr>
        <w:pStyle w:val="40"/>
        <w:numPr>
          <w:ilvl w:val="0"/>
          <w:numId w:val="0"/>
        </w:numPr>
      </w:pPr>
      <w:r w:rsidRPr="00E77497">
        <w:t>10.2.2.2</w:t>
      </w:r>
      <w:r w:rsidRPr="00E77497">
        <w:tab/>
        <w:t>NewDeclarativeEnvironment</w:t>
      </w:r>
      <w:r w:rsidRPr="00E77497" w:rsidDel="008472DE">
        <w:t xml:space="preserve"> </w:t>
      </w:r>
      <w:r w:rsidRPr="00E77497">
        <w:t>(E)</w:t>
      </w:r>
    </w:p>
    <w:p w14:paraId="4728F8E1" w14:textId="77777777" w:rsidR="004C02EF" w:rsidRPr="00E77497" w:rsidRDefault="004C02EF" w:rsidP="004C02EF">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09E0B08D" w14:textId="77777777" w:rsidR="004C02EF" w:rsidRPr="00E77497" w:rsidRDefault="004C02EF" w:rsidP="009A20C6">
      <w:pPr>
        <w:pStyle w:val="Alg4"/>
        <w:numPr>
          <w:ilvl w:val="0"/>
          <w:numId w:val="371"/>
        </w:numPr>
      </w:pPr>
      <w:r w:rsidRPr="00E77497">
        <w:t xml:space="preserve">Let </w:t>
      </w:r>
      <w:r w:rsidRPr="00E77497">
        <w:rPr>
          <w:i/>
        </w:rPr>
        <w:t>env</w:t>
      </w:r>
      <w:r w:rsidRPr="00E77497">
        <w:t xml:space="preserve"> be a new Lexical Environment.</w:t>
      </w:r>
    </w:p>
    <w:p w14:paraId="0BE1B86A" w14:textId="77777777" w:rsidR="004C02EF" w:rsidRPr="00E77497" w:rsidRDefault="004C02EF" w:rsidP="009A20C6">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14:paraId="6D6C6DE8" w14:textId="77777777" w:rsidR="004C02EF" w:rsidRPr="00E77497" w:rsidRDefault="004C02EF" w:rsidP="009A20C6">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14:paraId="73C14E58" w14:textId="77777777" w:rsidR="004C02EF" w:rsidRPr="00E77497" w:rsidRDefault="004C02EF" w:rsidP="009A20C6">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59E789EB" w14:textId="77777777" w:rsidR="004C02EF" w:rsidRPr="00E77497" w:rsidRDefault="004C02EF" w:rsidP="009A20C6">
      <w:pPr>
        <w:pStyle w:val="Alg4"/>
        <w:numPr>
          <w:ilvl w:val="0"/>
          <w:numId w:val="371"/>
        </w:numPr>
        <w:spacing w:after="120"/>
      </w:pPr>
      <w:r w:rsidRPr="00E77497">
        <w:t xml:space="preserve">Return </w:t>
      </w:r>
      <w:r w:rsidRPr="00E77497">
        <w:rPr>
          <w:i/>
        </w:rPr>
        <w:t>env</w:t>
      </w:r>
      <w:r w:rsidRPr="00E77497">
        <w:t>.</w:t>
      </w:r>
    </w:p>
    <w:p w14:paraId="22A2D144" w14:textId="77777777" w:rsidR="004C02EF" w:rsidRPr="00E77497" w:rsidRDefault="004C02EF" w:rsidP="004C02EF">
      <w:pPr>
        <w:pStyle w:val="40"/>
        <w:numPr>
          <w:ilvl w:val="0"/>
          <w:numId w:val="0"/>
        </w:numPr>
      </w:pPr>
      <w:r w:rsidRPr="00E77497">
        <w:t>10.2.2.3</w:t>
      </w:r>
      <w:r w:rsidRPr="00E77497">
        <w:tab/>
        <w:t>NewObjectEnvironment</w:t>
      </w:r>
      <w:r w:rsidRPr="00E77497" w:rsidDel="008472DE">
        <w:t xml:space="preserve"> </w:t>
      </w:r>
      <w:r w:rsidRPr="00E77497">
        <w:t>(O, E)</w:t>
      </w:r>
    </w:p>
    <w:p w14:paraId="5B42EFD3" w14:textId="77777777" w:rsidR="004C02EF" w:rsidRPr="00E77497" w:rsidRDefault="004C02EF" w:rsidP="004C02EF">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31F74E7D" w14:textId="77777777" w:rsidR="004C02EF" w:rsidRPr="00E77497" w:rsidRDefault="004C02EF" w:rsidP="009A20C6">
      <w:pPr>
        <w:pStyle w:val="Alg4"/>
        <w:numPr>
          <w:ilvl w:val="0"/>
          <w:numId w:val="372"/>
        </w:numPr>
      </w:pPr>
      <w:r w:rsidRPr="00E77497">
        <w:t xml:space="preserve">Let </w:t>
      </w:r>
      <w:r w:rsidRPr="00E77497">
        <w:rPr>
          <w:i/>
        </w:rPr>
        <w:t>env</w:t>
      </w:r>
      <w:r w:rsidRPr="00E77497">
        <w:t xml:space="preserve"> be a new Lexical Environment.</w:t>
      </w:r>
    </w:p>
    <w:p w14:paraId="778AED45" w14:textId="77777777" w:rsidR="004C02EF" w:rsidRPr="00E77497" w:rsidRDefault="004C02EF" w:rsidP="009A20C6">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14:paraId="27BD646F" w14:textId="77777777" w:rsidR="004C02EF" w:rsidRPr="00E77497" w:rsidRDefault="004C02EF" w:rsidP="009A20C6">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14:paraId="27C2AD40" w14:textId="77777777" w:rsidR="004C02EF" w:rsidRPr="00E77497" w:rsidRDefault="004C02EF" w:rsidP="009A20C6">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727D2931" w14:textId="77777777" w:rsidR="004C02EF" w:rsidRPr="00E77497" w:rsidRDefault="004C02EF" w:rsidP="009A20C6">
      <w:pPr>
        <w:pStyle w:val="Alg4"/>
        <w:numPr>
          <w:ilvl w:val="0"/>
          <w:numId w:val="372"/>
        </w:numPr>
        <w:spacing w:after="120"/>
      </w:pPr>
      <w:r w:rsidRPr="00E77497">
        <w:t xml:space="preserve">Return </w:t>
      </w:r>
      <w:r w:rsidRPr="00E77497">
        <w:rPr>
          <w:i/>
        </w:rPr>
        <w:t>env</w:t>
      </w:r>
      <w:r w:rsidRPr="00E77497">
        <w:t>.</w:t>
      </w:r>
    </w:p>
    <w:p w14:paraId="46A23ECD" w14:textId="77777777" w:rsidR="00476EC7" w:rsidRPr="00E77497" w:rsidRDefault="00476EC7" w:rsidP="00476EC7">
      <w:pPr>
        <w:pStyle w:val="40"/>
        <w:numPr>
          <w:ilvl w:val="0"/>
          <w:numId w:val="0"/>
        </w:numPr>
        <w:rPr>
          <w:ins w:id="5346" w:author="Rev 7 Allen Wirfs-Brock" w:date="2012-05-01T11:59:00Z"/>
        </w:rPr>
      </w:pPr>
      <w:bookmarkStart w:id="5347" w:name="_Toc235503378"/>
      <w:bookmarkStart w:id="5348" w:name="_Toc241509153"/>
      <w:bookmarkStart w:id="5349" w:name="_Toc244416640"/>
      <w:bookmarkStart w:id="5350" w:name="_Toc276631004"/>
      <w:ins w:id="5351" w:author="Rev 7 Allen Wirfs-Brock" w:date="2012-05-01T11:59:00Z">
        <w:r w:rsidRPr="00E77497">
          <w:t>10.2.2.</w:t>
        </w:r>
        <w:r>
          <w:t>4</w:t>
        </w:r>
        <w:r w:rsidRPr="00E77497">
          <w:tab/>
          <w:t>New</w:t>
        </w:r>
        <w:r>
          <w:t>Method</w:t>
        </w:r>
        <w:r w:rsidRPr="00E77497">
          <w:t>Environment</w:t>
        </w:r>
        <w:r w:rsidRPr="00E77497" w:rsidDel="008472DE">
          <w:t xml:space="preserve"> </w:t>
        </w:r>
        <w:r w:rsidRPr="00E77497">
          <w:t>(</w:t>
        </w:r>
      </w:ins>
      <w:ins w:id="5352" w:author="Rev 7 Allen Wirfs-Brock" w:date="2012-05-01T12:01:00Z">
        <w:r>
          <w:t>F</w:t>
        </w:r>
      </w:ins>
      <w:ins w:id="5353" w:author="Rev 7 Allen Wirfs-Brock" w:date="2012-05-01T11:59:00Z">
        <w:r w:rsidRPr="00E77497">
          <w:t xml:space="preserve">, </w:t>
        </w:r>
      </w:ins>
      <w:ins w:id="5354" w:author="Rev 7 Allen Wirfs-Brock" w:date="2012-05-01T12:02:00Z">
        <w:r>
          <w:t>T</w:t>
        </w:r>
      </w:ins>
      <w:ins w:id="5355" w:author="Rev 7 Allen Wirfs-Brock" w:date="2012-05-01T11:59:00Z">
        <w:r w:rsidRPr="00E77497">
          <w:t>)</w:t>
        </w:r>
      </w:ins>
    </w:p>
    <w:p w14:paraId="59501E01" w14:textId="77777777" w:rsidR="00476EC7" w:rsidRPr="00E77497" w:rsidRDefault="00476EC7" w:rsidP="00476EC7">
      <w:pPr>
        <w:rPr>
          <w:ins w:id="5356" w:author="Rev 7 Allen Wirfs-Brock" w:date="2012-05-01T11:59:00Z"/>
        </w:rPr>
      </w:pPr>
      <w:ins w:id="5357" w:author="Rev 7 Allen Wirfs-Brock" w:date="2012-05-01T11:59:00Z">
        <w:r w:rsidRPr="00E77497">
          <w:t xml:space="preserve">When the abstract operation NewObjectEnvironment is called with an </w:t>
        </w:r>
      </w:ins>
      <w:ins w:id="5358" w:author="Rev 7 Allen Wirfs-Brock" w:date="2012-05-01T12:02:00Z">
        <w:r>
          <w:t xml:space="preserve">ECMAScript function </w:t>
        </w:r>
      </w:ins>
      <w:ins w:id="5359" w:author="Rev 7 Allen Wirfs-Brock" w:date="2012-05-01T11:59:00Z">
        <w:r w:rsidRPr="00E77497">
          <w:t xml:space="preserve">Object </w:t>
        </w:r>
      </w:ins>
      <w:ins w:id="5360" w:author="Rev 7 Allen Wirfs-Brock" w:date="2012-05-01T12:02:00Z">
        <w:r>
          <w:rPr>
            <w:rFonts w:ascii="Times New Roman" w:hAnsi="Times New Roman"/>
            <w:i/>
          </w:rPr>
          <w:t>F</w:t>
        </w:r>
      </w:ins>
      <w:ins w:id="5361" w:author="Rev 7 Allen Wirfs-Brock" w:date="2012-05-01T11:59:00Z">
        <w:r w:rsidRPr="00E77497">
          <w:t xml:space="preserve"> and </w:t>
        </w:r>
      </w:ins>
      <w:ins w:id="5362" w:author="Rev 7 Allen Wirfs-Brock" w:date="2012-05-01T12:02:00Z">
        <w:r>
          <w:t>a ECMAScript value</w:t>
        </w:r>
      </w:ins>
      <w:ins w:id="5363" w:author="Rev 7 Allen Wirfs-Brock" w:date="2012-05-01T11:59:00Z">
        <w:r w:rsidRPr="00E77497">
          <w:t xml:space="preserve"> </w:t>
        </w:r>
      </w:ins>
      <w:ins w:id="5364" w:author="Rev 7 Allen Wirfs-Brock" w:date="2012-05-01T12:02:00Z">
        <w:r>
          <w:rPr>
            <w:rFonts w:ascii="Times New Roman" w:hAnsi="Times New Roman"/>
            <w:i/>
          </w:rPr>
          <w:t>T</w:t>
        </w:r>
      </w:ins>
      <w:ins w:id="5365" w:author="Rev 7 Allen Wirfs-Brock" w:date="2012-05-01T11:59:00Z">
        <w:r w:rsidRPr="00E77497">
          <w:rPr>
            <w:rFonts w:ascii="Times New Roman" w:hAnsi="Times New Roman"/>
            <w:i/>
          </w:rPr>
          <w:t xml:space="preserve"> </w:t>
        </w:r>
        <w:r w:rsidRPr="00E77497">
          <w:t>as arguments, the following steps are performed:</w:t>
        </w:r>
      </w:ins>
    </w:p>
    <w:p w14:paraId="719BFCE7" w14:textId="77777777" w:rsidR="00476EC7" w:rsidRPr="00E77497" w:rsidRDefault="00476EC7" w:rsidP="00476EC7">
      <w:pPr>
        <w:pStyle w:val="Alg4"/>
        <w:numPr>
          <w:ilvl w:val="0"/>
          <w:numId w:val="775"/>
        </w:numPr>
        <w:rPr>
          <w:ins w:id="5366" w:author="Rev 7 Allen Wirfs-Brock" w:date="2012-05-01T11:59:00Z"/>
        </w:rPr>
      </w:pPr>
      <w:ins w:id="5367" w:author="Rev 7 Allen Wirfs-Brock" w:date="2012-05-01T11:59:00Z">
        <w:r w:rsidRPr="00E77497">
          <w:t xml:space="preserve">Let </w:t>
        </w:r>
        <w:r w:rsidRPr="00E77497">
          <w:rPr>
            <w:i/>
          </w:rPr>
          <w:t>env</w:t>
        </w:r>
        <w:r w:rsidRPr="00E77497">
          <w:t xml:space="preserve"> be a new Lexical Environment.</w:t>
        </w:r>
      </w:ins>
    </w:p>
    <w:p w14:paraId="08422361" w14:textId="77777777" w:rsidR="00476EC7" w:rsidRPr="00E77497" w:rsidRDefault="00476EC7" w:rsidP="00476EC7">
      <w:pPr>
        <w:pStyle w:val="Alg4"/>
        <w:numPr>
          <w:ilvl w:val="0"/>
          <w:numId w:val="775"/>
        </w:numPr>
        <w:rPr>
          <w:ins w:id="5368" w:author="Rev 7 Allen Wirfs-Brock" w:date="2012-05-01T11:59:00Z"/>
        </w:rPr>
      </w:pPr>
      <w:ins w:id="5369" w:author="Rev 7 Allen Wirfs-Brock" w:date="2012-05-01T11:59:00Z">
        <w:r w:rsidRPr="00E77497">
          <w:t xml:space="preserve">Let </w:t>
        </w:r>
        <w:r w:rsidRPr="00E77497">
          <w:rPr>
            <w:i/>
          </w:rPr>
          <w:t>envRec</w:t>
        </w:r>
        <w:r w:rsidRPr="00E77497">
          <w:t xml:space="preserve"> be a new </w:t>
        </w:r>
      </w:ins>
      <w:ins w:id="5370" w:author="Rev 7 Allen Wirfs-Brock" w:date="2012-05-01T12:04:00Z">
        <w:r>
          <w:t>method</w:t>
        </w:r>
      </w:ins>
      <w:ins w:id="5371" w:author="Rev 7 Allen Wirfs-Brock" w:date="2012-05-01T11:59:00Z">
        <w:r w:rsidRPr="00E77497">
          <w:t xml:space="preserve"> environment record containing </w:t>
        </w:r>
      </w:ins>
      <w:ins w:id="5372" w:author="Rev 7 Allen Wirfs-Brock" w:date="2012-05-01T12:04:00Z">
        <w:r w:rsidRPr="00E77497">
          <w:t>containing no bindings</w:t>
        </w:r>
      </w:ins>
      <w:ins w:id="5373" w:author="Rev 7 Allen Wirfs-Brock" w:date="2012-05-01T11:59:00Z">
        <w:r w:rsidRPr="00E77497">
          <w:t>.</w:t>
        </w:r>
      </w:ins>
    </w:p>
    <w:p w14:paraId="6C5404A5" w14:textId="77777777" w:rsidR="00F07521" w:rsidRDefault="00F07521" w:rsidP="00476EC7">
      <w:pPr>
        <w:pStyle w:val="Alg4"/>
        <w:numPr>
          <w:ilvl w:val="0"/>
          <w:numId w:val="775"/>
        </w:numPr>
        <w:rPr>
          <w:ins w:id="5374" w:author="Rev 7 Allen Wirfs-Brock" w:date="2012-05-01T12:05:00Z"/>
        </w:rPr>
      </w:pPr>
      <w:ins w:id="5375" w:author="Rev 7 Allen Wirfs-Brock" w:date="2012-05-01T12:06:00Z">
        <w:r>
          <w:t xml:space="preserve">Set </w:t>
        </w:r>
        <w:r w:rsidRPr="00BC1C9D">
          <w:rPr>
            <w:i/>
          </w:rPr>
          <w:t>envRe</w:t>
        </w:r>
        <w:r>
          <w:rPr>
            <w:i/>
          </w:rPr>
          <w:t>c</w:t>
        </w:r>
        <w:r w:rsidRPr="00E77497">
          <w:rPr>
            <w:i/>
          </w:rPr>
          <w:t>’s</w:t>
        </w:r>
        <w:r>
          <w:t xml:space="preserve"> </w:t>
        </w:r>
      </w:ins>
      <w:ins w:id="5376" w:author="Rev 7 Allen Wirfs-Brock" w:date="2012-05-01T13:54:00Z">
        <w:r w:rsidR="00BC1C9D" w:rsidRPr="00BC1C9D">
          <w:rPr>
            <w:i/>
          </w:rPr>
          <w:t>this</w:t>
        </w:r>
      </w:ins>
      <w:ins w:id="5377" w:author="Rev 7 Allen Wirfs-Brock" w:date="2012-05-01T12:06:00Z">
        <w:r w:rsidRPr="00BC1C9D">
          <w:rPr>
            <w:i/>
          </w:rPr>
          <w:t>Value</w:t>
        </w:r>
        <w:r>
          <w:t xml:space="preserve"> to </w:t>
        </w:r>
        <w:r w:rsidRPr="00BC1C9D">
          <w:rPr>
            <w:i/>
          </w:rPr>
          <w:t>T</w:t>
        </w:r>
        <w:r>
          <w:t>.</w:t>
        </w:r>
      </w:ins>
    </w:p>
    <w:p w14:paraId="6E4327EC" w14:textId="77777777" w:rsidR="00F07521" w:rsidRPr="00F07521" w:rsidRDefault="00F07521" w:rsidP="00F07521">
      <w:pPr>
        <w:pStyle w:val="Alg4"/>
        <w:numPr>
          <w:ilvl w:val="0"/>
          <w:numId w:val="775"/>
        </w:numPr>
        <w:rPr>
          <w:ins w:id="5378" w:author="Rev 7 Allen Wirfs-Brock" w:date="2012-05-01T12:09:00Z"/>
        </w:rPr>
      </w:pPr>
      <w:ins w:id="5379" w:author="Rev 7 Allen Wirfs-Brock" w:date="2012-05-01T12:09:00Z">
        <w:r>
          <w:t xml:space="preserve">If </w:t>
        </w:r>
        <w:r w:rsidRPr="00BC1C9D">
          <w:rPr>
            <w:i/>
          </w:rPr>
          <w:t>F</w:t>
        </w:r>
        <w:r>
          <w:t xml:space="preserve"> has a [[Home]] internal property, then</w:t>
        </w:r>
      </w:ins>
    </w:p>
    <w:p w14:paraId="215F7DD9" w14:textId="77777777" w:rsidR="00F07521" w:rsidRDefault="00F07521" w:rsidP="00BC1C9D">
      <w:pPr>
        <w:pStyle w:val="Alg4"/>
        <w:numPr>
          <w:ilvl w:val="1"/>
          <w:numId w:val="775"/>
        </w:numPr>
        <w:rPr>
          <w:ins w:id="5380" w:author="Rev 7 Allen Wirfs-Brock" w:date="2012-05-01T12:10:00Z"/>
        </w:rPr>
      </w:pPr>
      <w:ins w:id="5381" w:author="Rev 7 Allen Wirfs-Brock" w:date="2012-05-01T12:11:00Z">
        <w:r>
          <w:t xml:space="preserve">Set </w:t>
        </w:r>
        <w:r w:rsidRPr="00250FC6">
          <w:rPr>
            <w:i/>
          </w:rPr>
          <w:t>envRe</w:t>
        </w:r>
        <w:r>
          <w:rPr>
            <w:i/>
          </w:rPr>
          <w:t>c</w:t>
        </w:r>
        <w:r w:rsidRPr="00E77497">
          <w:rPr>
            <w:i/>
          </w:rPr>
          <w:t>’s</w:t>
        </w:r>
        <w:r>
          <w:t xml:space="preserve"> </w:t>
        </w:r>
      </w:ins>
      <w:ins w:id="5382" w:author="Rev 7 Allen Wirfs-Brock" w:date="2012-05-01T13:55:00Z">
        <w:r w:rsidR="00BC1C9D" w:rsidRPr="00BC1C9D">
          <w:rPr>
            <w:i/>
          </w:rPr>
          <w:t>HomeObject</w:t>
        </w:r>
      </w:ins>
      <w:ins w:id="5383" w:author="Rev 7 Allen Wirfs-Brock" w:date="2012-05-01T12:11:00Z">
        <w:r>
          <w:t xml:space="preserve"> to the value of</w:t>
        </w:r>
        <w:r w:rsidRPr="00E77497">
          <w:t xml:space="preserve"> </w:t>
        </w:r>
        <w:r>
          <w:rPr>
            <w:i/>
          </w:rPr>
          <w:t>F</w:t>
        </w:r>
        <w:r w:rsidRPr="00E77497">
          <w:rPr>
            <w:i/>
          </w:rPr>
          <w:t>’s</w:t>
        </w:r>
        <w:r>
          <w:t xml:space="preserve"> [[Home]] internal property</w:t>
        </w:r>
      </w:ins>
      <w:ins w:id="5384" w:author="Rev 7 Allen Wirfs-Brock" w:date="2012-05-01T12:12:00Z">
        <w:r>
          <w:t>.</w:t>
        </w:r>
      </w:ins>
    </w:p>
    <w:p w14:paraId="676BC413" w14:textId="77777777" w:rsidR="00F07521" w:rsidRDefault="00F07521" w:rsidP="00BC1C9D">
      <w:pPr>
        <w:pStyle w:val="Alg4"/>
        <w:numPr>
          <w:ilvl w:val="1"/>
          <w:numId w:val="775"/>
        </w:numPr>
        <w:rPr>
          <w:ins w:id="5385" w:author="Rev 7 Allen Wirfs-Brock" w:date="2012-05-01T12:12:00Z"/>
        </w:rPr>
      </w:pPr>
      <w:ins w:id="5386" w:author="Rev 7 Allen Wirfs-Brock" w:date="2012-05-01T12:12:00Z">
        <w:r>
          <w:t xml:space="preserve">Set </w:t>
        </w:r>
        <w:r w:rsidRPr="00250FC6">
          <w:rPr>
            <w:i/>
          </w:rPr>
          <w:t>envRe</w:t>
        </w:r>
        <w:r>
          <w:rPr>
            <w:i/>
          </w:rPr>
          <w:t>c</w:t>
        </w:r>
        <w:r w:rsidRPr="00E77497">
          <w:rPr>
            <w:i/>
          </w:rPr>
          <w:t>’s</w:t>
        </w:r>
        <w:r>
          <w:t xml:space="preserve"> </w:t>
        </w:r>
      </w:ins>
      <w:ins w:id="5387" w:author="Rev 7 Allen Wirfs-Brock" w:date="2012-05-01T12:15:00Z">
        <w:r w:rsidR="007638E0" w:rsidRPr="00BC1C9D">
          <w:rPr>
            <w:i/>
          </w:rPr>
          <w:t>M</w:t>
        </w:r>
      </w:ins>
      <w:ins w:id="5388" w:author="Rev 7 Allen Wirfs-Brock" w:date="2012-05-01T12:12:00Z">
        <w:r w:rsidRPr="00BC1C9D">
          <w:rPr>
            <w:i/>
          </w:rPr>
          <w:t>ethodName</w:t>
        </w:r>
        <w:r>
          <w:t xml:space="preserve"> to the value of</w:t>
        </w:r>
        <w:r w:rsidRPr="00E77497">
          <w:t xml:space="preserve"> </w:t>
        </w:r>
        <w:r>
          <w:rPr>
            <w:i/>
          </w:rPr>
          <w:t>F</w:t>
        </w:r>
        <w:r w:rsidRPr="00E77497">
          <w:rPr>
            <w:i/>
          </w:rPr>
          <w:t>’s</w:t>
        </w:r>
        <w:r>
          <w:t xml:space="preserve"> [[</w:t>
        </w:r>
      </w:ins>
      <w:ins w:id="5389" w:author="Rev 7 Allen Wirfs-Brock" w:date="2012-05-01T12:15:00Z">
        <w:r w:rsidR="007638E0">
          <w:t>Method</w:t>
        </w:r>
      </w:ins>
      <w:ins w:id="5390" w:author="Rev 7 Allen Wirfs-Brock" w:date="2012-05-01T12:12:00Z">
        <w:r>
          <w:t>Name]] internal property</w:t>
        </w:r>
      </w:ins>
      <w:ins w:id="5391" w:author="Rev 7 Allen Wirfs-Brock" w:date="2012-05-01T12:13:00Z">
        <w:r>
          <w:t>.</w:t>
        </w:r>
      </w:ins>
    </w:p>
    <w:p w14:paraId="2C4DE95E" w14:textId="77777777" w:rsidR="00F07521" w:rsidRDefault="00F07521" w:rsidP="00476EC7">
      <w:pPr>
        <w:pStyle w:val="Alg4"/>
        <w:numPr>
          <w:ilvl w:val="0"/>
          <w:numId w:val="775"/>
        </w:numPr>
        <w:rPr>
          <w:ins w:id="5392" w:author="Rev 7 Allen Wirfs-Brock" w:date="2012-05-01T12:13:00Z"/>
        </w:rPr>
      </w:pPr>
      <w:ins w:id="5393" w:author="Rev 7 Allen Wirfs-Brock" w:date="2012-05-01T12:13:00Z">
        <w:r>
          <w:t xml:space="preserve">Else, Set </w:t>
        </w:r>
        <w:r w:rsidRPr="00250FC6">
          <w:rPr>
            <w:i/>
          </w:rPr>
          <w:t>envRe</w:t>
        </w:r>
        <w:r>
          <w:rPr>
            <w:i/>
          </w:rPr>
          <w:t>c</w:t>
        </w:r>
        <w:r w:rsidRPr="00E77497">
          <w:rPr>
            <w:i/>
          </w:rPr>
          <w:t>’s</w:t>
        </w:r>
        <w:r>
          <w:t xml:space="preserve"> home to </w:t>
        </w:r>
        <w:r w:rsidRPr="00BC1C9D">
          <w:rPr>
            <w:rFonts w:ascii="Arial" w:hAnsi="Arial" w:cs="Arial"/>
          </w:rPr>
          <w:t>E</w:t>
        </w:r>
      </w:ins>
      <w:ins w:id="5394" w:author="Rev 7 Allen Wirfs-Brock" w:date="2012-05-01T12:14:00Z">
        <w:r>
          <w:rPr>
            <w:rFonts w:ascii="Arial" w:hAnsi="Arial" w:cs="Arial"/>
          </w:rPr>
          <w:t>mpty</w:t>
        </w:r>
      </w:ins>
      <w:ins w:id="5395" w:author="Rev 7 Allen Wirfs-Brock" w:date="2012-05-01T12:13:00Z">
        <w:r>
          <w:t>.</w:t>
        </w:r>
      </w:ins>
    </w:p>
    <w:p w14:paraId="43FE742B" w14:textId="77777777" w:rsidR="00476EC7" w:rsidRPr="00E77497" w:rsidRDefault="00476EC7" w:rsidP="00476EC7">
      <w:pPr>
        <w:pStyle w:val="Alg4"/>
        <w:numPr>
          <w:ilvl w:val="0"/>
          <w:numId w:val="775"/>
        </w:numPr>
        <w:rPr>
          <w:ins w:id="5396" w:author="Rev 7 Allen Wirfs-Brock" w:date="2012-05-01T11:59:00Z"/>
        </w:rPr>
      </w:pPr>
      <w:ins w:id="5397" w:author="Rev 7 Allen Wirfs-Brock" w:date="2012-05-01T11:59:00Z">
        <w:r w:rsidRPr="00E77497">
          <w:t xml:space="preserve">Set </w:t>
        </w:r>
        <w:r w:rsidRPr="00E77497">
          <w:rPr>
            <w:i/>
          </w:rPr>
          <w:t>env’s</w:t>
        </w:r>
        <w:r w:rsidRPr="00E77497">
          <w:t xml:space="preserve"> environment record to be </w:t>
        </w:r>
        <w:r w:rsidRPr="00E77497">
          <w:rPr>
            <w:i/>
          </w:rPr>
          <w:t>envRec</w:t>
        </w:r>
        <w:r w:rsidRPr="00E77497">
          <w:t>.</w:t>
        </w:r>
      </w:ins>
    </w:p>
    <w:p w14:paraId="13BB783B" w14:textId="77777777" w:rsidR="00476EC7" w:rsidRPr="00E77497" w:rsidRDefault="00476EC7" w:rsidP="00476EC7">
      <w:pPr>
        <w:pStyle w:val="Alg4"/>
        <w:numPr>
          <w:ilvl w:val="0"/>
          <w:numId w:val="775"/>
        </w:numPr>
        <w:rPr>
          <w:ins w:id="5398" w:author="Rev 7 Allen Wirfs-Brock" w:date="2012-05-01T11:59:00Z"/>
        </w:rPr>
      </w:pPr>
      <w:ins w:id="5399" w:author="Rev 7 Allen Wirfs-Brock" w:date="2012-05-01T11:59:00Z">
        <w:r w:rsidRPr="00E77497">
          <w:t xml:space="preserve">Set the outer lexical environment reference of </w:t>
        </w:r>
        <w:r w:rsidRPr="00E77497">
          <w:rPr>
            <w:i/>
          </w:rPr>
          <w:t>env</w:t>
        </w:r>
        <w:r w:rsidRPr="00E77497">
          <w:t xml:space="preserve"> to</w:t>
        </w:r>
      </w:ins>
      <w:ins w:id="5400" w:author="Rev 7 Allen Wirfs-Brock" w:date="2012-05-01T12:08:00Z">
        <w:r w:rsidR="00F07521">
          <w:t xml:space="preserve"> the value of</w:t>
        </w:r>
      </w:ins>
      <w:ins w:id="5401" w:author="Rev 7 Allen Wirfs-Brock" w:date="2012-05-01T11:59:00Z">
        <w:r w:rsidRPr="00E77497">
          <w:t xml:space="preserve"> </w:t>
        </w:r>
      </w:ins>
      <w:ins w:id="5402" w:author="Rev 7 Allen Wirfs-Brock" w:date="2012-05-01T12:08:00Z">
        <w:r w:rsidR="00F07521">
          <w:rPr>
            <w:i/>
          </w:rPr>
          <w:t>F</w:t>
        </w:r>
        <w:r w:rsidR="00F07521" w:rsidRPr="00E77497">
          <w:rPr>
            <w:i/>
          </w:rPr>
          <w:t>’s</w:t>
        </w:r>
        <w:r w:rsidR="00F07521">
          <w:t xml:space="preserve"> [[Scope]] internal property</w:t>
        </w:r>
      </w:ins>
      <w:ins w:id="5403" w:author="Rev 7 Allen Wirfs-Brock" w:date="2012-05-01T11:59:00Z">
        <w:r w:rsidRPr="00E77497">
          <w:t>.</w:t>
        </w:r>
      </w:ins>
    </w:p>
    <w:p w14:paraId="1A002469" w14:textId="77777777" w:rsidR="00476EC7" w:rsidRPr="00E77497" w:rsidRDefault="00476EC7" w:rsidP="00476EC7">
      <w:pPr>
        <w:pStyle w:val="Alg4"/>
        <w:numPr>
          <w:ilvl w:val="0"/>
          <w:numId w:val="775"/>
        </w:numPr>
        <w:spacing w:after="120"/>
        <w:rPr>
          <w:ins w:id="5404" w:author="Rev 7 Allen Wirfs-Brock" w:date="2012-05-01T11:59:00Z"/>
        </w:rPr>
      </w:pPr>
      <w:ins w:id="5405" w:author="Rev 7 Allen Wirfs-Brock" w:date="2012-05-01T11:59:00Z">
        <w:r w:rsidRPr="00E77497">
          <w:t xml:space="preserve">Return </w:t>
        </w:r>
        <w:r w:rsidRPr="00E77497">
          <w:rPr>
            <w:i/>
          </w:rPr>
          <w:t>env</w:t>
        </w:r>
        <w:r w:rsidRPr="00E77497">
          <w:t>.</w:t>
        </w:r>
      </w:ins>
    </w:p>
    <w:p w14:paraId="128193BC" w14:textId="77777777" w:rsidR="00CB215C" w:rsidRDefault="00CB215C" w:rsidP="00CB215C">
      <w:pPr>
        <w:pStyle w:val="20"/>
        <w:numPr>
          <w:ilvl w:val="0"/>
          <w:numId w:val="0"/>
        </w:numPr>
        <w:rPr>
          <w:ins w:id="5406" w:author="Rev 7 Allen Wirfs-Brock" w:date="2012-05-02T16:03:00Z"/>
        </w:rPr>
      </w:pPr>
      <w:bookmarkStart w:id="5407" w:name="_Toc329528735"/>
      <w:ins w:id="5408" w:author="Rev 7 Allen Wirfs-Brock" w:date="2012-05-02T16:03:00Z">
        <w:r w:rsidRPr="00E77497">
          <w:t>10.</w:t>
        </w:r>
        <w:r>
          <w:t>3</w:t>
        </w:r>
        <w:r w:rsidRPr="00E77497">
          <w:tab/>
          <w:t>Code</w:t>
        </w:r>
        <w:r>
          <w:t xml:space="preserve"> </w:t>
        </w:r>
        <w:commentRangeStart w:id="5409"/>
        <w:r>
          <w:t>Realms</w:t>
        </w:r>
      </w:ins>
      <w:commentRangeEnd w:id="5409"/>
      <w:r w:rsidR="00C27C8B">
        <w:rPr>
          <w:rStyle w:val="af3"/>
          <w:b w:val="0"/>
        </w:rPr>
        <w:commentReference w:id="5409"/>
      </w:r>
      <w:bookmarkEnd w:id="5407"/>
    </w:p>
    <w:p w14:paraId="100D40A2" w14:textId="77777777" w:rsidR="00CB215C" w:rsidRDefault="00CB215C" w:rsidP="00CB215C">
      <w:pPr>
        <w:rPr>
          <w:ins w:id="5410" w:author="Rev 7 Allen Wirfs-Brock" w:date="2012-05-02T16:03:00Z"/>
        </w:rPr>
      </w:pPr>
      <w:ins w:id="5411" w:author="Rev 7 Allen Wirfs-Brock" w:date="2012-05-02T16:03:00Z">
        <w:r>
          <w:t xml:space="preserve">Before it is evaluated, all ECMAScript code must be associated with a </w:t>
        </w:r>
        <w:r w:rsidRPr="00F0412C">
          <w:rPr>
            <w:i/>
          </w:rPr>
          <w:t>Realm</w:t>
        </w:r>
        <w:r>
          <w:t>.  Conceptually, a realm consists as of an set of intrinsic objects, an ECMAScript global environment, all of the ECMAScript code that is loaded within the scope of that global environment, a Loader object that can associate new ECMAScript code with the realm, and other associated state</w:t>
        </w:r>
      </w:ins>
      <w:ins w:id="5412" w:author="Rev 8 Allen Wirfs-Brock" w:date="2012-06-13T09:24:00Z">
        <w:r w:rsidR="00C27C8B">
          <w:t xml:space="preserve"> and resources</w:t>
        </w:r>
      </w:ins>
      <w:ins w:id="5413" w:author="Rev 7 Allen Wirfs-Brock" w:date="2012-05-02T16:03:00Z">
        <w:r>
          <w:t>.</w:t>
        </w:r>
      </w:ins>
    </w:p>
    <w:p w14:paraId="67753634" w14:textId="77777777" w:rsidR="00CB215C" w:rsidRDefault="00CB215C" w:rsidP="00CB215C">
      <w:pPr>
        <w:rPr>
          <w:ins w:id="5414" w:author="Rev 7 Allen Wirfs-Brock" w:date="2012-05-02T16:04:00Z"/>
        </w:rPr>
      </w:pPr>
      <w:ins w:id="5415" w:author="Rev 7 Allen Wirfs-Brock" w:date="2012-05-02T16:03:00Z">
        <w:r>
          <w:t xml:space="preserve">A Realm </w:t>
        </w:r>
      </w:ins>
      <w:ins w:id="5416" w:author="Rev 7 Allen Wirfs-Brock" w:date="2012-05-02T16:04:00Z">
        <w:r>
          <w:t xml:space="preserve">is specified as a Record with the </w:t>
        </w:r>
        <w:del w:id="5417" w:author="Rev 8 Allen Wirfs-Brock" w:date="2012-06-13T12:50:00Z">
          <w:r w:rsidDel="00676727">
            <w:delText xml:space="preserve">following </w:delText>
          </w:r>
        </w:del>
        <w:r>
          <w:t>fields</w:t>
        </w:r>
      </w:ins>
      <w:ins w:id="5418" w:author="Rev 8 Allen Wirfs-Brock" w:date="2012-06-13T12:50:00Z">
        <w:r w:rsidR="00676727">
          <w:t xml:space="preserve"> specified in </w:t>
        </w:r>
        <w:r w:rsidR="00676727">
          <w:fldChar w:fldCharType="begin"/>
        </w:r>
        <w:r w:rsidR="00676727">
          <w:instrText xml:space="preserve"> REF _Ref327355159 \h </w:instrText>
        </w:r>
      </w:ins>
      <w:r w:rsidR="00676727">
        <w:fldChar w:fldCharType="separate"/>
      </w:r>
      <w:ins w:id="5419" w:author="Rev 8 Allen Wirfs-Brock" w:date="2012-06-15T19:42:00Z">
        <w:r w:rsidR="00606E07">
          <w:t xml:space="preserve">Table </w:t>
        </w:r>
        <w:r w:rsidR="00606E07">
          <w:rPr>
            <w:noProof/>
          </w:rPr>
          <w:t>22</w:t>
        </w:r>
      </w:ins>
      <w:ins w:id="5420" w:author="Rev 8 Allen Wirfs-Brock" w:date="2012-06-13T12:50:00Z">
        <w:r w:rsidR="00676727">
          <w:fldChar w:fldCharType="end"/>
        </w:r>
      </w:ins>
      <w:ins w:id="5421" w:author="Rev 7 Allen Wirfs-Brock" w:date="2012-05-02T16:04:00Z">
        <w:r>
          <w:t>:</w:t>
        </w:r>
      </w:ins>
    </w:p>
    <w:p w14:paraId="16AD614E" w14:textId="77777777" w:rsidR="00CB215C" w:rsidRPr="00E77497" w:rsidRDefault="00676727" w:rsidP="00AA1FF6">
      <w:pPr>
        <w:pStyle w:val="Tabletitle"/>
        <w:rPr>
          <w:ins w:id="5422" w:author="Rev 7 Allen Wirfs-Brock" w:date="2012-05-02T16:05:00Z"/>
        </w:rPr>
      </w:pPr>
      <w:bookmarkStart w:id="5423" w:name="_Ref327355159"/>
      <w:ins w:id="5424" w:author="Rev 8 Allen Wirfs-Brock" w:date="2012-06-13T12:49:00Z">
        <w:r>
          <w:t xml:space="preserve">Table </w:t>
        </w:r>
        <w:r>
          <w:fldChar w:fldCharType="begin"/>
        </w:r>
        <w:r>
          <w:instrText xml:space="preserve"> SEQ Table \* ARABIC </w:instrText>
        </w:r>
      </w:ins>
      <w:r>
        <w:fldChar w:fldCharType="separate"/>
      </w:r>
      <w:ins w:id="5425" w:author="Rev 8 Allen Wirfs-Brock" w:date="2012-06-15T19:42:00Z">
        <w:r w:rsidR="00606E07">
          <w:rPr>
            <w:noProof/>
          </w:rPr>
          <w:t>22</w:t>
        </w:r>
      </w:ins>
      <w:ins w:id="5426" w:author="Rev 8 Allen Wirfs-Brock" w:date="2012-06-13T12:49:00Z">
        <w:r>
          <w:fldChar w:fldCharType="end"/>
        </w:r>
      </w:ins>
      <w:bookmarkEnd w:id="5423"/>
      <w:ins w:id="5427" w:author="Rev 7 Allen Wirfs-Brock" w:date="2012-05-02T16:05:00Z">
        <w:r w:rsidR="00CB215C" w:rsidRPr="00E77497">
          <w:rPr>
            <w:rFonts w:eastAsia="Arial Unicode MS"/>
          </w:rPr>
          <w:t xml:space="preserve"> — </w:t>
        </w:r>
        <w:r w:rsidR="00CB215C">
          <w:t>Realm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CB215C" w:rsidRPr="00E77497" w14:paraId="26D844EB" w14:textId="77777777" w:rsidTr="00640BCB">
        <w:trPr>
          <w:trHeight w:val="338"/>
          <w:jc w:val="center"/>
          <w:ins w:id="5428" w:author="Rev 7 Allen Wirfs-Brock" w:date="2012-05-02T16:05:00Z"/>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147A9CD8" w14:textId="77777777" w:rsidR="00CB215C" w:rsidRPr="00E77497" w:rsidRDefault="00CB215C" w:rsidP="00640BCB">
            <w:pPr>
              <w:keepNext/>
              <w:shd w:val="solid" w:color="C0C0C0" w:fill="FFFFFF"/>
              <w:spacing w:after="0"/>
              <w:rPr>
                <w:ins w:id="5429" w:author="Rev 7 Allen Wirfs-Brock" w:date="2012-05-02T16:05:00Z"/>
                <w:b/>
                <w:i/>
                <w:shd w:val="solid" w:color="C0C0C0" w:fill="FFFFFF"/>
              </w:rPr>
            </w:pPr>
            <w:ins w:id="5430" w:author="Rev 7 Allen Wirfs-Brock" w:date="2012-05-02T16:05: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3EDFC417" w14:textId="77777777" w:rsidR="00CB215C" w:rsidRPr="00E77497" w:rsidRDefault="00CB215C" w:rsidP="00640BCB">
            <w:pPr>
              <w:keepNext/>
              <w:shd w:val="solid" w:color="C0C0C0" w:fill="FFFFFF"/>
              <w:spacing w:after="0"/>
              <w:rPr>
                <w:ins w:id="5431" w:author="Rev 7 Allen Wirfs-Brock" w:date="2012-05-02T16:05:00Z"/>
                <w:b/>
                <w:i/>
                <w:shd w:val="solid" w:color="C0C0C0" w:fill="FFFFFF"/>
              </w:rPr>
            </w:pPr>
            <w:ins w:id="5432" w:author="Rev 7 Allen Wirfs-Brock" w:date="2012-05-02T16:05: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
          <w:p w14:paraId="297273FC" w14:textId="77777777" w:rsidR="00CB215C" w:rsidRDefault="00CB215C" w:rsidP="00640BCB">
            <w:pPr>
              <w:keepNext/>
              <w:shd w:val="solid" w:color="C0C0C0" w:fill="FFFFFF"/>
              <w:spacing w:after="0"/>
              <w:rPr>
                <w:ins w:id="5433" w:author="Rev 7 Allen Wirfs-Brock" w:date="2012-05-02T16:05:00Z"/>
                <w:b/>
                <w:i/>
                <w:shd w:val="solid" w:color="C0C0C0" w:fill="FFFFFF"/>
              </w:rPr>
            </w:pPr>
            <w:ins w:id="5434" w:author="Rev 7 Allen Wirfs-Brock" w:date="2012-05-02T16:05:00Z">
              <w:r>
                <w:rPr>
                  <w:b/>
                  <w:i/>
                  <w:shd w:val="solid" w:color="C0C0C0" w:fill="FFFFFF"/>
                </w:rPr>
                <w:t>Meaning</w:t>
              </w:r>
            </w:ins>
          </w:p>
        </w:tc>
      </w:tr>
      <w:tr w:rsidR="00CB215C" w:rsidRPr="00E77497" w14:paraId="0D60C18C" w14:textId="77777777" w:rsidTr="00640BCB">
        <w:trPr>
          <w:jc w:val="center"/>
          <w:ins w:id="5435" w:author="Rev 7 Allen Wirfs-Brock" w:date="2012-05-02T16:05:00Z"/>
        </w:trPr>
        <w:tc>
          <w:tcPr>
            <w:tcW w:w="1397" w:type="dxa"/>
            <w:tcBorders>
              <w:top w:val="nil"/>
            </w:tcBorders>
          </w:tcPr>
          <w:p w14:paraId="51D8B1F4" w14:textId="77777777" w:rsidR="00CB215C" w:rsidRPr="00543DFB" w:rsidRDefault="00CB215C" w:rsidP="00CB215C">
            <w:pPr>
              <w:keepNext/>
              <w:spacing w:after="60"/>
              <w:rPr>
                <w:ins w:id="5436" w:author="Rev 7 Allen Wirfs-Brock" w:date="2012-05-02T16:05:00Z"/>
                <w:rFonts w:ascii="Times New Roman" w:hAnsi="Times New Roman"/>
              </w:rPr>
            </w:pPr>
            <w:ins w:id="5437" w:author="Rev 7 Allen Wirfs-Brock" w:date="2012-05-02T16:05:00Z">
              <w:r w:rsidRPr="00543DFB">
                <w:rPr>
                  <w:rFonts w:ascii="Times New Roman" w:hAnsi="Times New Roman"/>
                </w:rPr>
                <w:t>[[</w:t>
              </w:r>
            </w:ins>
            <w:ins w:id="5438" w:author="Rev 7 Allen Wirfs-Brock" w:date="2012-05-02T16:06:00Z">
              <w:r>
                <w:rPr>
                  <w:rFonts w:ascii="Times New Roman" w:hAnsi="Times New Roman"/>
                </w:rPr>
                <w:t>intrinsics</w:t>
              </w:r>
            </w:ins>
            <w:ins w:id="5439" w:author="Rev 7 Allen Wirfs-Brock" w:date="2012-05-02T16:05:00Z">
              <w:r w:rsidRPr="00543DFB">
                <w:rPr>
                  <w:rFonts w:ascii="Times New Roman" w:hAnsi="Times New Roman"/>
                </w:rPr>
                <w:t>]]</w:t>
              </w:r>
            </w:ins>
          </w:p>
        </w:tc>
        <w:tc>
          <w:tcPr>
            <w:tcW w:w="4098" w:type="dxa"/>
            <w:tcBorders>
              <w:top w:val="nil"/>
            </w:tcBorders>
          </w:tcPr>
          <w:p w14:paraId="012FBB88" w14:textId="77777777" w:rsidR="00CB215C" w:rsidRPr="00E77497" w:rsidRDefault="00CB215C" w:rsidP="00640BCB">
            <w:pPr>
              <w:keepNext/>
              <w:spacing w:after="60"/>
              <w:rPr>
                <w:ins w:id="5440" w:author="Rev 7 Allen Wirfs-Brock" w:date="2012-05-02T16:05:00Z"/>
              </w:rPr>
            </w:pPr>
            <w:ins w:id="5441" w:author="Rev 7 Allen Wirfs-Brock" w:date="2012-05-02T16:07:00Z">
              <w:r>
                <w:t>A record whose field names are intrinsic keys and whose values are objects</w:t>
              </w:r>
            </w:ins>
          </w:p>
        </w:tc>
        <w:tc>
          <w:tcPr>
            <w:tcW w:w="4230" w:type="dxa"/>
            <w:tcBorders>
              <w:top w:val="nil"/>
            </w:tcBorders>
          </w:tcPr>
          <w:p w14:paraId="1F39F460" w14:textId="77777777" w:rsidR="00CB215C" w:rsidRPr="00E77497" w:rsidRDefault="00CB215C" w:rsidP="00640BCB">
            <w:pPr>
              <w:keepNext/>
              <w:spacing w:after="60"/>
              <w:rPr>
                <w:ins w:id="5442" w:author="Rev 7 Allen Wirfs-Brock" w:date="2012-05-02T16:05:00Z"/>
              </w:rPr>
            </w:pPr>
            <w:ins w:id="5443" w:author="Rev 7 Allen Wirfs-Brock" w:date="2012-05-02T16:08:00Z">
              <w:r>
                <w:t>These are the intrinsic values used by code associated with this Realm</w:t>
              </w:r>
            </w:ins>
          </w:p>
        </w:tc>
      </w:tr>
      <w:tr w:rsidR="00CB215C" w:rsidRPr="00E77497" w14:paraId="161AF2A9" w14:textId="77777777" w:rsidTr="00640BCB">
        <w:trPr>
          <w:jc w:val="center"/>
          <w:ins w:id="5444" w:author="Rev 7 Allen Wirfs-Brock" w:date="2012-05-02T16:05:00Z"/>
        </w:trPr>
        <w:tc>
          <w:tcPr>
            <w:tcW w:w="1397" w:type="dxa"/>
          </w:tcPr>
          <w:p w14:paraId="53EDDF74" w14:textId="77777777" w:rsidR="00CB215C" w:rsidRPr="00E77497" w:rsidRDefault="00CB215C" w:rsidP="00640BCB">
            <w:pPr>
              <w:keepNext/>
              <w:spacing w:after="60"/>
              <w:rPr>
                <w:ins w:id="5445" w:author="Rev 7 Allen Wirfs-Brock" w:date="2012-05-02T16:05:00Z"/>
              </w:rPr>
            </w:pPr>
            <w:ins w:id="5446" w:author="Rev 7 Allen Wirfs-Brock" w:date="2012-05-02T16:09:00Z">
              <w:r>
                <w:rPr>
                  <w:rFonts w:ascii="Times New Roman" w:hAnsi="Times New Roman"/>
                </w:rPr>
                <w:t>[[this]]</w:t>
              </w:r>
            </w:ins>
          </w:p>
        </w:tc>
        <w:tc>
          <w:tcPr>
            <w:tcW w:w="4098" w:type="dxa"/>
          </w:tcPr>
          <w:p w14:paraId="67A24130" w14:textId="77777777" w:rsidR="00CB215C" w:rsidRPr="00E77497" w:rsidRDefault="00CB215C" w:rsidP="00CB215C">
            <w:pPr>
              <w:keepNext/>
              <w:spacing w:after="60"/>
              <w:rPr>
                <w:ins w:id="5447" w:author="Rev 7 Allen Wirfs-Brock" w:date="2012-05-02T16:05:00Z"/>
              </w:rPr>
            </w:pPr>
            <w:ins w:id="5448" w:author="Rev 7 Allen Wirfs-Brock" w:date="2012-05-02T16:09:00Z">
              <w:r>
                <w:t>An ECMAScript object</w:t>
              </w:r>
            </w:ins>
          </w:p>
        </w:tc>
        <w:tc>
          <w:tcPr>
            <w:tcW w:w="4230" w:type="dxa"/>
          </w:tcPr>
          <w:p w14:paraId="56ABC114" w14:textId="77777777" w:rsidR="00CB215C" w:rsidRPr="00E77497" w:rsidRDefault="00CB215C" w:rsidP="00640BCB">
            <w:pPr>
              <w:keepNext/>
              <w:spacing w:after="60"/>
              <w:rPr>
                <w:ins w:id="5449" w:author="Rev 7 Allen Wirfs-Brock" w:date="2012-05-02T16:05:00Z"/>
              </w:rPr>
            </w:pPr>
            <w:ins w:id="5450" w:author="Rev 7 Allen Wirfs-Brock" w:date="2012-05-02T16:09:00Z">
              <w:r>
                <w:t>The global object for this Realm</w:t>
              </w:r>
            </w:ins>
          </w:p>
        </w:tc>
      </w:tr>
      <w:tr w:rsidR="00CB215C" w:rsidRPr="00E77497" w14:paraId="2D5564EB" w14:textId="77777777" w:rsidTr="00640BCB">
        <w:trPr>
          <w:jc w:val="center"/>
          <w:ins w:id="5451" w:author="Rev 7 Allen Wirfs-Brock" w:date="2012-05-02T16:10:00Z"/>
        </w:trPr>
        <w:tc>
          <w:tcPr>
            <w:tcW w:w="1397" w:type="dxa"/>
          </w:tcPr>
          <w:p w14:paraId="22DC016E" w14:textId="77777777" w:rsidR="00CB215C" w:rsidRPr="00543DFB" w:rsidRDefault="00CB215C" w:rsidP="00640BCB">
            <w:pPr>
              <w:keepNext/>
              <w:spacing w:after="60"/>
              <w:rPr>
                <w:ins w:id="5452" w:author="Rev 7 Allen Wirfs-Brock" w:date="2012-05-02T16:10:00Z"/>
                <w:rFonts w:ascii="Times New Roman" w:hAnsi="Times New Roman"/>
              </w:rPr>
            </w:pPr>
            <w:ins w:id="5453" w:author="Rev 7 Allen Wirfs-Brock" w:date="2012-05-02T16:10:00Z">
              <w:r>
                <w:rPr>
                  <w:rFonts w:ascii="Times New Roman" w:hAnsi="Times New Roman"/>
                </w:rPr>
                <w:t>[[globalEnv]]</w:t>
              </w:r>
            </w:ins>
          </w:p>
        </w:tc>
        <w:tc>
          <w:tcPr>
            <w:tcW w:w="4098" w:type="dxa"/>
          </w:tcPr>
          <w:p w14:paraId="6D2FB01A" w14:textId="77777777" w:rsidR="00CB215C" w:rsidRPr="00E77497" w:rsidRDefault="00CB215C" w:rsidP="00640BCB">
            <w:pPr>
              <w:keepNext/>
              <w:spacing w:after="60"/>
              <w:rPr>
                <w:ins w:id="5454" w:author="Rev 7 Allen Wirfs-Brock" w:date="2012-05-02T16:10:00Z"/>
              </w:rPr>
            </w:pPr>
            <w:ins w:id="5455" w:author="Rev 7 Allen Wirfs-Brock" w:date="2012-05-02T16:10:00Z">
              <w:r>
                <w:t xml:space="preserve">A </w:t>
              </w:r>
            </w:ins>
            <w:ins w:id="5456" w:author="Rev 7 Allen Wirfs-Brock" w:date="2012-05-02T16:11:00Z">
              <w:r>
                <w:t>ECMAScript environment</w:t>
              </w:r>
            </w:ins>
          </w:p>
        </w:tc>
        <w:tc>
          <w:tcPr>
            <w:tcW w:w="4230" w:type="dxa"/>
          </w:tcPr>
          <w:p w14:paraId="5983B8CD" w14:textId="77777777" w:rsidR="00CB215C" w:rsidRDefault="00CB215C" w:rsidP="00640BCB">
            <w:pPr>
              <w:keepNext/>
              <w:spacing w:after="60"/>
              <w:rPr>
                <w:ins w:id="5457" w:author="Rev 7 Allen Wirfs-Brock" w:date="2012-05-02T16:10:00Z"/>
              </w:rPr>
            </w:pPr>
            <w:ins w:id="5458" w:author="Rev 7 Allen Wirfs-Brock" w:date="2012-05-02T16:11:00Z">
              <w:r>
                <w:t>The global environment for this Realm</w:t>
              </w:r>
            </w:ins>
          </w:p>
        </w:tc>
      </w:tr>
      <w:tr w:rsidR="00CB215C" w:rsidRPr="00E77497" w14:paraId="1599B772" w14:textId="77777777" w:rsidTr="00CB215C">
        <w:trPr>
          <w:jc w:val="center"/>
          <w:ins w:id="5459" w:author="Rev 7 Allen Wirfs-Brock" w:date="2012-05-02T16:05:00Z"/>
        </w:trPr>
        <w:tc>
          <w:tcPr>
            <w:tcW w:w="1397" w:type="dxa"/>
          </w:tcPr>
          <w:p w14:paraId="400D5A0C" w14:textId="77777777" w:rsidR="00CB215C" w:rsidRPr="00E77497" w:rsidRDefault="00CB215C" w:rsidP="00CB215C">
            <w:pPr>
              <w:keepNext/>
              <w:spacing w:after="60"/>
              <w:rPr>
                <w:ins w:id="5460" w:author="Rev 7 Allen Wirfs-Brock" w:date="2012-05-02T16:05:00Z"/>
              </w:rPr>
            </w:pPr>
            <w:ins w:id="5461" w:author="Rev 7 Allen Wirfs-Brock" w:date="2012-05-02T16:05:00Z">
              <w:r w:rsidRPr="00543DFB">
                <w:rPr>
                  <w:rFonts w:ascii="Times New Roman" w:hAnsi="Times New Roman"/>
                </w:rPr>
                <w:t>[[</w:t>
              </w:r>
            </w:ins>
            <w:ins w:id="5462" w:author="Rev 7 Allen Wirfs-Brock" w:date="2012-05-02T16:11:00Z">
              <w:r>
                <w:rPr>
                  <w:rFonts w:ascii="Times New Roman" w:hAnsi="Times New Roman"/>
                </w:rPr>
                <w:t>loader</w:t>
              </w:r>
            </w:ins>
            <w:ins w:id="5463" w:author="Rev 7 Allen Wirfs-Brock" w:date="2012-05-02T16:05:00Z">
              <w:r w:rsidRPr="00543DFB">
                <w:rPr>
                  <w:rFonts w:ascii="Times New Roman" w:hAnsi="Times New Roman"/>
                </w:rPr>
                <w:t>]]</w:t>
              </w:r>
            </w:ins>
          </w:p>
        </w:tc>
        <w:tc>
          <w:tcPr>
            <w:tcW w:w="4098" w:type="dxa"/>
          </w:tcPr>
          <w:p w14:paraId="5B444D8F" w14:textId="77777777" w:rsidR="00CB215C" w:rsidRPr="00E77497" w:rsidRDefault="00CB215C" w:rsidP="00640BCB">
            <w:pPr>
              <w:keepNext/>
              <w:spacing w:after="60"/>
              <w:rPr>
                <w:ins w:id="5464" w:author="Rev 7 Allen Wirfs-Brock" w:date="2012-05-02T16:05:00Z"/>
              </w:rPr>
            </w:pPr>
            <w:ins w:id="5465" w:author="Rev 7 Allen Wirfs-Brock" w:date="2012-05-02T16:05:00Z">
              <w:r w:rsidRPr="00E77497">
                <w:t xml:space="preserve">any ECMAScript identifier or </w:t>
              </w:r>
              <w:r w:rsidRPr="00E77497">
                <w:rPr>
                  <w:b/>
                </w:rPr>
                <w:t>empty</w:t>
              </w:r>
            </w:ins>
          </w:p>
        </w:tc>
        <w:tc>
          <w:tcPr>
            <w:tcW w:w="4230" w:type="dxa"/>
          </w:tcPr>
          <w:p w14:paraId="66604090" w14:textId="77777777" w:rsidR="00CB215C" w:rsidRPr="00E77497" w:rsidRDefault="00CB215C" w:rsidP="00640BCB">
            <w:pPr>
              <w:keepNext/>
              <w:spacing w:after="60"/>
              <w:rPr>
                <w:ins w:id="5466" w:author="Rev 7 Allen Wirfs-Brock" w:date="2012-05-02T16:05:00Z"/>
              </w:rPr>
            </w:pPr>
            <w:ins w:id="5467" w:author="Rev 7 Allen Wirfs-Brock" w:date="2012-05-02T16:12:00Z">
              <w:r>
                <w:t>The Loader object that can associate ECMAScript code with this Realm</w:t>
              </w:r>
            </w:ins>
          </w:p>
        </w:tc>
      </w:tr>
    </w:tbl>
    <w:p w14:paraId="451F4FCE" w14:textId="77777777" w:rsidR="00F0412C" w:rsidRPr="00F0412C" w:rsidRDefault="00F0412C" w:rsidP="00CB215C">
      <w:pPr>
        <w:rPr>
          <w:ins w:id="5468" w:author="Rev 7 Allen Wirfs-Brock" w:date="2012-05-02T14:58:00Z"/>
        </w:rPr>
      </w:pPr>
    </w:p>
    <w:p w14:paraId="5D455EF0" w14:textId="77777777" w:rsidR="004C02EF" w:rsidRPr="00E77497" w:rsidDel="00E41B65" w:rsidRDefault="004C02EF" w:rsidP="00C623F2">
      <w:pPr>
        <w:pStyle w:val="30"/>
        <w:numPr>
          <w:ilvl w:val="0"/>
          <w:numId w:val="0"/>
        </w:numPr>
        <w:rPr>
          <w:del w:id="5469" w:author="Rev 7 Allen Wirfs-Brock" w:date="2012-05-01T11:14:00Z"/>
        </w:rPr>
      </w:pPr>
      <w:del w:id="5470" w:author="Rev 7 Allen Wirfs-Brock" w:date="2012-05-01T11:14:00Z">
        <w:r w:rsidRPr="00E77497" w:rsidDel="00E41B65">
          <w:delText>10.2.3</w:delText>
        </w:r>
        <w:r w:rsidRPr="00E77497" w:rsidDel="00E41B65">
          <w:tab/>
          <w:delText>The Global Environment</w:delText>
        </w:r>
        <w:bookmarkEnd w:id="5347"/>
        <w:bookmarkEnd w:id="5348"/>
        <w:bookmarkEnd w:id="5349"/>
        <w:bookmarkEnd w:id="5350"/>
      </w:del>
    </w:p>
    <w:p w14:paraId="4957F381" w14:textId="77777777" w:rsidR="004C02EF" w:rsidRPr="00E77497" w:rsidDel="00E41B65" w:rsidRDefault="004C02EF" w:rsidP="004C02EF">
      <w:pPr>
        <w:rPr>
          <w:del w:id="5471" w:author="Rev 7 Allen Wirfs-Brock" w:date="2012-05-01T11:14:00Z"/>
        </w:rPr>
      </w:pPr>
      <w:del w:id="5472" w:author="Rev 7 Allen Wirfs-Brock" w:date="2012-05-01T11:14:00Z">
        <w:r w:rsidRPr="00E77497" w:rsidDel="00E41B65">
          <w:delText xml:space="preserve">The </w:delText>
        </w:r>
        <w:r w:rsidRPr="00E77497" w:rsidDel="00E41B65">
          <w:rPr>
            <w:i/>
          </w:rPr>
          <w:delText>global environment</w:delText>
        </w:r>
        <w:r w:rsidRPr="00E77497" w:rsidDel="00E41B65">
          <w:delTex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delText>
        </w:r>
        <w:r w:rsidRPr="00E77497" w:rsidDel="00E41B65">
          <w:rPr>
            <w:b/>
          </w:rPr>
          <w:delText>null</w:delText>
        </w:r>
        <w:r w:rsidRPr="00E77497" w:rsidDel="00E41B65">
          <w:delText>.</w:delText>
        </w:r>
      </w:del>
    </w:p>
    <w:p w14:paraId="4E257F4B" w14:textId="77777777" w:rsidR="004C02EF" w:rsidRPr="00120381" w:rsidDel="00E41B65" w:rsidRDefault="004C02EF" w:rsidP="004C02EF">
      <w:pPr>
        <w:rPr>
          <w:del w:id="5473" w:author="Rev 7 Allen Wirfs-Brock" w:date="2012-05-01T11:14:00Z"/>
          <w:sz w:val="24"/>
          <w:szCs w:val="24"/>
        </w:rPr>
      </w:pPr>
      <w:del w:id="5474" w:author="Rev 7 Allen Wirfs-Brock" w:date="2012-05-01T11:14:00Z">
        <w:r w:rsidRPr="00E77497" w:rsidDel="00E41B65">
          <w:delText>As ECMAScript code is executed, additional properties may be added to the global object and the initial properties may be modified.</w:delText>
        </w:r>
        <w:r w:rsidRPr="00120381" w:rsidDel="00E41B65">
          <w:rPr>
            <w:sz w:val="24"/>
            <w:szCs w:val="24"/>
          </w:rPr>
          <w:delText xml:space="preserve"> </w:delText>
        </w:r>
      </w:del>
    </w:p>
    <w:p w14:paraId="0F913B83" w14:textId="77777777" w:rsidR="004C02EF" w:rsidRPr="003B4312" w:rsidRDefault="004C02EF" w:rsidP="00C623F2">
      <w:pPr>
        <w:pStyle w:val="20"/>
        <w:numPr>
          <w:ilvl w:val="0"/>
          <w:numId w:val="0"/>
        </w:numPr>
      </w:pPr>
      <w:bookmarkStart w:id="5475" w:name="_Toc235503379"/>
      <w:bookmarkStart w:id="5476" w:name="_Toc241509154"/>
      <w:bookmarkStart w:id="5477" w:name="_Toc244416641"/>
      <w:bookmarkStart w:id="5478" w:name="_Toc276631005"/>
      <w:bookmarkStart w:id="5479" w:name="_Toc329528736"/>
      <w:r w:rsidRPr="004D1BD1">
        <w:t>10.</w:t>
      </w:r>
      <w:del w:id="5480" w:author="Rev 7 Allen Wirfs-Brock" w:date="2012-05-02T14:58:00Z">
        <w:r w:rsidRPr="004D1BD1" w:rsidDel="002B1601">
          <w:delText>3</w:delText>
        </w:r>
      </w:del>
      <w:ins w:id="5481" w:author="Rev 7 Allen Wirfs-Brock" w:date="2012-05-02T14:58:00Z">
        <w:r w:rsidR="002B1601">
          <w:t>4</w:t>
        </w:r>
      </w:ins>
      <w:r w:rsidRPr="004D1BD1">
        <w:tab/>
      </w:r>
      <w:r w:rsidRPr="003B4312">
        <w:t>Execution Contexts</w:t>
      </w:r>
      <w:bookmarkEnd w:id="5475"/>
      <w:bookmarkEnd w:id="5476"/>
      <w:bookmarkEnd w:id="5477"/>
      <w:bookmarkEnd w:id="5478"/>
      <w:bookmarkEnd w:id="5479"/>
    </w:p>
    <w:p w14:paraId="51A4CD35" w14:textId="77777777" w:rsidR="00977527" w:rsidRPr="00E77497" w:rsidRDefault="004C02EF" w:rsidP="004C02EF">
      <w:r w:rsidRPr="00E65A34">
        <w:t xml:space="preserve">When </w:t>
      </w:r>
      <w:r w:rsidRPr="009C202C">
        <w:t>control is transferred to</w:t>
      </w:r>
      <w:ins w:id="5482" w:author="Rev 8 Allen Wirfs-Brock" w:date="2012-06-13T15:51:00Z">
        <w:r w:rsidR="00CB5151">
          <w:t xml:space="preserve"> code executable by an</w:t>
        </w:r>
      </w:ins>
      <w:r w:rsidRPr="009C202C">
        <w:t xml:space="preserve"> ECMAScript </w:t>
      </w:r>
      <w:del w:id="5483" w:author="Rev 8 Allen Wirfs-Brock" w:date="2012-06-13T15:51:00Z">
        <w:r w:rsidRPr="009C202C" w:rsidDel="00CB5151">
          <w:delText>executable code</w:delText>
        </w:r>
      </w:del>
      <w:ins w:id="5484" w:author="Rev 8 Allen Wirfs-Brock" w:date="2012-06-13T15:51:00Z">
        <w:r w:rsidR="00CB5151">
          <w:t>implementation</w:t>
        </w:r>
      </w:ins>
      <w:r w:rsidRPr="009C202C">
        <w:t xml:space="preserve">, control is entering an </w:t>
      </w:r>
      <w:r w:rsidRPr="009C202C">
        <w:rPr>
          <w:i/>
        </w:rPr>
        <w:t>execution context</w:t>
      </w:r>
      <w:r w:rsidRPr="009C202C">
        <w:t xml:space="preserve">. </w:t>
      </w:r>
      <w:del w:id="5485" w:author="Rev 8 Allen Wirfs-Brock" w:date="2012-06-13T16:09:00Z">
        <w:r w:rsidRPr="009C202C" w:rsidDel="00B33FB4">
          <w:delText>Active execution contexts logically form a stack. The top</w:delText>
        </w:r>
      </w:del>
      <w:ins w:id="5486" w:author="Rev 8 Allen Wirfs-Brock" w:date="2012-06-13T16:09:00Z">
        <w:r w:rsidR="00B33FB4">
          <w:t>At any point in time, the</w:t>
        </w:r>
      </w:ins>
      <w:ins w:id="5487" w:author="Rev 8 Allen Wirfs-Brock" w:date="2012-06-13T16:10:00Z">
        <w:r w:rsidR="008872E1">
          <w:t>re is at most one</w:t>
        </w:r>
      </w:ins>
      <w:r w:rsidRPr="009C202C">
        <w:t xml:space="preserve"> execution context </w:t>
      </w:r>
      <w:del w:id="5488" w:author="Rev 8 Allen Wirfs-Brock" w:date="2012-06-13T16:11:00Z">
        <w:r w:rsidRPr="009C202C" w:rsidDel="008872E1">
          <w:delText>on this logical stack</w:delText>
        </w:r>
      </w:del>
      <w:ins w:id="5489" w:author="Rev 8 Allen Wirfs-Brock" w:date="2012-06-13T16:11:00Z">
        <w:r w:rsidR="008872E1">
          <w:t xml:space="preserve">that is actually executing code. This is known as </w:t>
        </w:r>
      </w:ins>
      <w:del w:id="5490" w:author="Rev 8 Allen Wirfs-Brock" w:date="2012-06-13T16:11:00Z">
        <w:r w:rsidRPr="009C202C" w:rsidDel="008872E1">
          <w:delText xml:space="preserve"> is </w:delText>
        </w:r>
      </w:del>
      <w:r w:rsidRPr="009C202C">
        <w:t xml:space="preserve">the </w:t>
      </w:r>
      <w:r w:rsidRPr="008872E1">
        <w:rPr>
          <w:i/>
          <w:rPrChange w:id="5491" w:author="Rev 8 Allen Wirfs-Brock" w:date="2012-06-13T16:11:00Z">
            <w:rPr/>
          </w:rPrChange>
        </w:rPr>
        <w:t>running</w:t>
      </w:r>
      <w:r w:rsidRPr="009C202C">
        <w:t xml:space="preserve"> execution context.</w:t>
      </w:r>
      <w:bookmarkStart w:id="5492" w:name="_Toc381513660"/>
      <w:bookmarkStart w:id="5493" w:name="_Toc382202803"/>
      <w:bookmarkStart w:id="5494" w:name="_Toc382203023"/>
      <w:bookmarkStart w:id="5495" w:name="_Toc382212182"/>
      <w:bookmarkStart w:id="5496" w:name="_Toc382212421"/>
      <w:bookmarkStart w:id="5497" w:name="_Toc382291527"/>
      <w:bookmarkStart w:id="5498" w:name="_Toc385672167"/>
      <w:bookmarkStart w:id="5499" w:name="_Toc393690262"/>
      <w:r w:rsidRPr="009C202C">
        <w:t xml:space="preserve"> A new execution context is c</w:t>
      </w:r>
      <w:r w:rsidRPr="00675B74">
        <w:t xml:space="preserve">reated whenever control is transferred from the executable code associated with the currently running execution context to executable code that is not associated with that execution context. The newly created execution context </w:t>
      </w:r>
      <w:del w:id="5500" w:author="Rev 8 Allen Wirfs-Brock" w:date="2012-06-13T16:13:00Z">
        <w:r w:rsidRPr="00675B74" w:rsidDel="008872E1">
          <w:delText>is pushed onto the stack</w:delText>
        </w:r>
      </w:del>
      <w:ins w:id="5501" w:author="Rev 8 Allen Wirfs-Brock" w:date="2012-06-13T16:13:00Z">
        <w:r w:rsidR="008872E1">
          <w:t>records the identi</w:t>
        </w:r>
        <w:del w:id="5502" w:author="Rev 9 Allen Wirfs-Brock" w:date="2012-07-08T14:38:00Z">
          <w:r w:rsidR="008872E1" w:rsidDel="00491BC9">
            <w:delText>f</w:delText>
          </w:r>
        </w:del>
      </w:ins>
      <w:ins w:id="5503" w:author="Rev 9 Allen Wirfs-Brock" w:date="2012-07-08T14:38:00Z">
        <w:r w:rsidR="00491BC9">
          <w:t>t</w:t>
        </w:r>
      </w:ins>
      <w:ins w:id="5504" w:author="Rev 8 Allen Wirfs-Brock" w:date="2012-06-13T16:13:00Z">
        <w:r w:rsidR="008872E1">
          <w:t>y of the  current running execution context</w:t>
        </w:r>
      </w:ins>
      <w:r w:rsidRPr="00675B74">
        <w:t xml:space="preserve"> </w:t>
      </w:r>
      <w:del w:id="5505" w:author="Rev 8 Allen Wirfs-Brock" w:date="2012-06-13T16:14:00Z">
        <w:r w:rsidRPr="00675B74" w:rsidDel="008872E1">
          <w:delText xml:space="preserve">and </w:delText>
        </w:r>
      </w:del>
      <w:ins w:id="5506" w:author="Rev 8 Allen Wirfs-Brock" w:date="2012-06-13T16:14:00Z">
        <w:r w:rsidR="008872E1" w:rsidRPr="00675B74">
          <w:t>and</w:t>
        </w:r>
        <w:r w:rsidR="008872E1">
          <w:t xml:space="preserve"> then </w:t>
        </w:r>
      </w:ins>
      <w:r w:rsidRPr="00E77497">
        <w:t>becomes the running execution context.</w:t>
      </w:r>
    </w:p>
    <w:p w14:paraId="3A614212" w14:textId="77777777" w:rsidR="004C02EF" w:rsidRPr="00E77497" w:rsidRDefault="004C02EF" w:rsidP="004C02EF">
      <w:r w:rsidRPr="00E77497">
        <w:t xml:space="preserve">An execution context contains whatever </w:t>
      </w:r>
      <w:ins w:id="5507" w:author="Rev 7 Allen Wirfs-Brock" w:date="2012-05-02T10:06:00Z">
        <w:r w:rsidR="009B3DD4">
          <w:t xml:space="preserve">implementation specific </w:t>
        </w:r>
      </w:ins>
      <w:r w:rsidRPr="00E77497">
        <w:t xml:space="preserve">state is necessary to track the execution progress of its associated code. </w:t>
      </w:r>
      <w:del w:id="5508" w:author="Rev 8 Allen Wirfs-Brock" w:date="2012-06-13T09:34:00Z">
        <w:r w:rsidRPr="00E77497" w:rsidDel="00EB0AF3">
          <w:delText>In addition, e</w:delText>
        </w:r>
      </w:del>
      <w:ins w:id="5509" w:author="Rev 8 Allen Wirfs-Brock" w:date="2012-06-13T09:34:00Z">
        <w:r w:rsidR="00EB0AF3">
          <w:t>E</w:t>
        </w:r>
      </w:ins>
      <w:r w:rsidRPr="00E77497">
        <w:t xml:space="preserve">ach execution context has the state components listed in </w:t>
      </w:r>
      <w:ins w:id="5510" w:author="Rev 8 Allen Wirfs-Brock" w:date="2012-06-13T12:51:00Z">
        <w:r w:rsidR="00676727">
          <w:fldChar w:fldCharType="begin"/>
        </w:r>
        <w:r w:rsidR="00676727">
          <w:instrText xml:space="preserve"> REF _Ref327352961 \h </w:instrText>
        </w:r>
      </w:ins>
      <w:r w:rsidR="00676727">
        <w:fldChar w:fldCharType="separate"/>
      </w:r>
      <w:ins w:id="5511" w:author="Rev 8 Allen Wirfs-Brock" w:date="2012-06-15T19:42:00Z">
        <w:r w:rsidR="00606E07">
          <w:t xml:space="preserve">Table </w:t>
        </w:r>
        <w:r w:rsidR="00606E07">
          <w:rPr>
            <w:noProof/>
          </w:rPr>
          <w:t>23</w:t>
        </w:r>
      </w:ins>
      <w:ins w:id="5512" w:author="Rev 8 Allen Wirfs-Brock" w:date="2012-06-13T12:51:00Z">
        <w:r w:rsidR="00676727">
          <w:fldChar w:fldCharType="end"/>
        </w:r>
      </w:ins>
      <w:r w:rsidRPr="00E77497">
        <w:t xml:space="preserve"> .</w:t>
      </w:r>
    </w:p>
    <w:p w14:paraId="403081E2" w14:textId="77777777" w:rsidR="004C02EF" w:rsidRPr="00E77497" w:rsidRDefault="00386630" w:rsidP="00AA1FF6">
      <w:pPr>
        <w:pStyle w:val="Tabletitle"/>
      </w:pPr>
      <w:bookmarkStart w:id="5513" w:name="_Ref327352961"/>
      <w:ins w:id="5514" w:author="Rev 8 Allen Wirfs-Brock" w:date="2012-06-13T12:11:00Z">
        <w:r>
          <w:t xml:space="preserve">Table </w:t>
        </w:r>
        <w:r>
          <w:fldChar w:fldCharType="begin"/>
        </w:r>
        <w:r>
          <w:instrText xml:space="preserve"> SEQ Table \* ARABIC </w:instrText>
        </w:r>
      </w:ins>
      <w:r>
        <w:fldChar w:fldCharType="separate"/>
      </w:r>
      <w:ins w:id="5515" w:author="Rev 8 Allen Wirfs-Brock" w:date="2012-06-15T19:42:00Z">
        <w:r w:rsidR="00606E07">
          <w:rPr>
            <w:noProof/>
          </w:rPr>
          <w:t>23</w:t>
        </w:r>
      </w:ins>
      <w:ins w:id="5516" w:author="Rev 8 Allen Wirfs-Brock" w:date="2012-06-13T12:11:00Z">
        <w:r>
          <w:fldChar w:fldCharType="end"/>
        </w:r>
      </w:ins>
      <w:bookmarkEnd w:id="5513"/>
      <w:ins w:id="5517" w:author="Allen Wirfs-Brock" w:date="2011-07-02T13:30:00Z">
        <w:r w:rsidR="008962D8" w:rsidRPr="00AA1FF6">
          <w:t xml:space="preserve"> </w:t>
        </w:r>
      </w:ins>
      <w:r w:rsidR="004C02EF" w:rsidRPr="00AA1FF6">
        <w:t>—</w:t>
      </w:r>
      <w:del w:id="5518" w:author="Rev 8 Allen Wirfs-Brock" w:date="2012-06-13T09:37:00Z">
        <w:r w:rsidR="004C02EF" w:rsidRPr="00AA1FF6" w:rsidDel="00EB0AF3">
          <w:delText xml:space="preserve">Execution Context </w:delText>
        </w:r>
      </w:del>
      <w:r w:rsidR="004C02EF" w:rsidRPr="00AA1FF6">
        <w:t>State Components</w:t>
      </w:r>
      <w:ins w:id="5519" w:author="Rev 8 Allen Wirfs-Brock" w:date="2012-06-13T09:37:00Z">
        <w:r w:rsidR="00EB0AF3" w:rsidRPr="00AA1FF6">
          <w:t xml:space="preserve"> for All Execution Contexts</w:t>
        </w:r>
      </w:ins>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Change w:id="5520" w:author="Rev 6 Allen Wirfs-Brock" w:date="2012-02-23T16:42:00Z">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PrChange>
      </w:tblPr>
      <w:tblGrid>
        <w:gridCol w:w="2290"/>
        <w:gridCol w:w="6566"/>
        <w:tblGridChange w:id="5521">
          <w:tblGrid>
            <w:gridCol w:w="720"/>
            <w:gridCol w:w="1570"/>
            <w:gridCol w:w="720"/>
            <w:gridCol w:w="5846"/>
            <w:gridCol w:w="720"/>
          </w:tblGrid>
        </w:tblGridChange>
      </w:tblGrid>
      <w:tr w:rsidR="004C02EF" w:rsidRPr="004D1BD1" w14:paraId="082BD755" w14:textId="77777777" w:rsidTr="00550FEB">
        <w:trPr>
          <w:trHeight w:val="356"/>
          <w:jc w:val="center"/>
          <w:trPrChange w:id="5522" w:author="Rev 6 Allen Wirfs-Brock" w:date="2012-02-23T16:42:00Z">
            <w:trPr>
              <w:gridAfter w:val="0"/>
              <w:trHeight w:val="356"/>
              <w:jc w:val="center"/>
            </w:trPr>
          </w:trPrChange>
        </w:trPr>
        <w:tc>
          <w:tcPr>
            <w:tcW w:w="2290" w:type="dxa"/>
            <w:tcBorders>
              <w:top w:val="single" w:sz="12" w:space="0" w:color="000000"/>
              <w:left w:val="single" w:sz="6" w:space="0" w:color="000000"/>
              <w:bottom w:val="single" w:sz="6" w:space="0" w:color="000000"/>
              <w:right w:val="nil"/>
            </w:tcBorders>
            <w:shd w:val="solid" w:color="C0C0C0" w:fill="FFFFFF"/>
            <w:hideMark/>
            <w:tcPrChange w:id="5523" w:author="Rev 6 Allen Wirfs-Brock" w:date="2012-02-23T16:42:00Z">
              <w:tcPr>
                <w:tcW w:w="2290" w:type="dxa"/>
                <w:gridSpan w:val="2"/>
                <w:tcBorders>
                  <w:top w:val="single" w:sz="12" w:space="0" w:color="000000"/>
                  <w:left w:val="single" w:sz="6" w:space="0" w:color="000000"/>
                  <w:bottom w:val="single" w:sz="6" w:space="0" w:color="000000"/>
                  <w:right w:val="nil"/>
                </w:tcBorders>
                <w:shd w:val="solid" w:color="C0C0C0" w:fill="FFFFFF"/>
                <w:hideMark/>
              </w:tcPr>
            </w:tcPrChange>
          </w:tcPr>
          <w:p w14:paraId="1FF390AC"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Change w:id="5524" w:author="Rev 6 Allen Wirfs-Brock" w:date="2012-02-23T16:42:00Z">
              <w:tcPr>
                <w:tcW w:w="6566" w:type="dxa"/>
                <w:gridSpan w:val="2"/>
                <w:tcBorders>
                  <w:top w:val="single" w:sz="12" w:space="0" w:color="000000"/>
                  <w:left w:val="nil"/>
                  <w:bottom w:val="single" w:sz="6" w:space="0" w:color="000000"/>
                  <w:right w:val="single" w:sz="6" w:space="0" w:color="000000"/>
                </w:tcBorders>
                <w:shd w:val="solid" w:color="C0C0C0" w:fill="FFFFFF"/>
                <w:hideMark/>
              </w:tcPr>
            </w:tcPrChange>
          </w:tcPr>
          <w:p w14:paraId="5E01DA98"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9B3DD4" w:rsidRPr="009B3DD4" w14:paraId="2146EE74" w14:textId="77777777" w:rsidTr="00550FEB">
        <w:trPr>
          <w:jc w:val="center"/>
          <w:ins w:id="5525" w:author="Rev 7 Allen Wirfs-Brock" w:date="2012-05-02T10:07:00Z"/>
        </w:trPr>
        <w:tc>
          <w:tcPr>
            <w:tcW w:w="2290" w:type="dxa"/>
            <w:tcBorders>
              <w:top w:val="nil"/>
              <w:left w:val="single" w:sz="6" w:space="0" w:color="auto"/>
              <w:bottom w:val="single" w:sz="6" w:space="0" w:color="auto"/>
              <w:right w:val="single" w:sz="6" w:space="0" w:color="auto"/>
            </w:tcBorders>
          </w:tcPr>
          <w:p w14:paraId="14F090C1" w14:textId="77777777" w:rsidR="009B3DD4" w:rsidRPr="004D1BD1" w:rsidRDefault="009B3DD4" w:rsidP="003A4B22">
            <w:pPr>
              <w:keepNext/>
              <w:spacing w:after="60"/>
              <w:rPr>
                <w:ins w:id="5526" w:author="Rev 7 Allen Wirfs-Brock" w:date="2012-05-02T10:07:00Z"/>
              </w:rPr>
            </w:pPr>
            <w:ins w:id="5527" w:author="Rev 7 Allen Wirfs-Brock" w:date="2012-05-02T10:17:00Z">
              <w:r>
                <w:t>c</w:t>
              </w:r>
            </w:ins>
            <w:ins w:id="5528" w:author="Rev 7 Allen Wirfs-Brock" w:date="2012-05-02T10:08:00Z">
              <w:r>
                <w:t>ode evaluation state</w:t>
              </w:r>
            </w:ins>
          </w:p>
        </w:tc>
        <w:tc>
          <w:tcPr>
            <w:tcW w:w="6566" w:type="dxa"/>
            <w:tcBorders>
              <w:top w:val="nil"/>
              <w:left w:val="single" w:sz="6" w:space="0" w:color="auto"/>
              <w:bottom w:val="single" w:sz="6" w:space="0" w:color="auto"/>
              <w:right w:val="single" w:sz="6" w:space="0" w:color="auto"/>
            </w:tcBorders>
          </w:tcPr>
          <w:p w14:paraId="6BEDEA6B" w14:textId="77777777" w:rsidR="009B3DD4" w:rsidRPr="00E65A34" w:rsidRDefault="009B3DD4" w:rsidP="008872E1">
            <w:pPr>
              <w:keepNext/>
              <w:spacing w:after="60"/>
              <w:rPr>
                <w:ins w:id="5529" w:author="Rev 7 Allen Wirfs-Brock" w:date="2012-05-02T10:07:00Z"/>
              </w:rPr>
            </w:pPr>
            <w:ins w:id="5530" w:author="Rev 7 Allen Wirfs-Brock" w:date="2012-05-02T10:09:00Z">
              <w:r>
                <w:t xml:space="preserve">Any state needed to </w:t>
              </w:r>
            </w:ins>
            <w:ins w:id="5531" w:author="Rev 8 Allen Wirfs-Brock" w:date="2012-06-13T16:17:00Z">
              <w:r w:rsidR="008872E1">
                <w:t xml:space="preserve">perform, </w:t>
              </w:r>
            </w:ins>
            <w:ins w:id="5532" w:author="Rev 7 Allen Wirfs-Brock" w:date="2012-05-02T10:09:00Z">
              <w:r>
                <w:t>suspend</w:t>
              </w:r>
            </w:ins>
            <w:ins w:id="5533" w:author="Rev 8 Allen Wirfs-Brock" w:date="2012-06-13T16:17:00Z">
              <w:r w:rsidR="008872E1">
                <w:t>,</w:t>
              </w:r>
            </w:ins>
            <w:ins w:id="5534" w:author="Rev 7 Allen Wirfs-Brock" w:date="2012-05-02T10:09:00Z">
              <w:r>
                <w:t xml:space="preserve"> and resume evaluation of the </w:t>
              </w:r>
              <w:del w:id="5535" w:author="Rev 8 Allen Wirfs-Brock" w:date="2012-06-13T16:17:00Z">
                <w:r w:rsidDel="008872E1">
                  <w:delText xml:space="preserve">ECMASript </w:delText>
                </w:r>
              </w:del>
              <w:r>
                <w:t xml:space="preserve">code associated </w:t>
              </w:r>
            </w:ins>
            <w:ins w:id="5536" w:author="Rev 7 Allen Wirfs-Brock" w:date="2012-05-02T10:10:00Z">
              <w:r>
                <w:t>with</w:t>
              </w:r>
            </w:ins>
            <w:ins w:id="5537" w:author="Rev 7 Allen Wirfs-Brock" w:date="2012-05-02T10:09:00Z">
              <w:r>
                <w:t xml:space="preserve"> this execution context.</w:t>
              </w:r>
            </w:ins>
            <w:ins w:id="5538" w:author="Rev 7 Allen Wirfs-Brock" w:date="2012-05-02T10:08:00Z">
              <w:r>
                <w:t xml:space="preserve"> </w:t>
              </w:r>
            </w:ins>
          </w:p>
        </w:tc>
      </w:tr>
      <w:tr w:rsidR="00B37DF5" w:rsidRPr="00B37DF5" w14:paraId="04470769" w14:textId="77777777" w:rsidTr="00550FEB">
        <w:trPr>
          <w:jc w:val="center"/>
          <w:ins w:id="5539" w:author="Rev 7 Allen Wirfs-Brock" w:date="2012-05-02T10:37:00Z"/>
        </w:trPr>
        <w:tc>
          <w:tcPr>
            <w:tcW w:w="2290" w:type="dxa"/>
            <w:tcBorders>
              <w:top w:val="nil"/>
              <w:left w:val="single" w:sz="6" w:space="0" w:color="auto"/>
              <w:bottom w:val="single" w:sz="6" w:space="0" w:color="auto"/>
              <w:right w:val="single" w:sz="6" w:space="0" w:color="auto"/>
            </w:tcBorders>
          </w:tcPr>
          <w:p w14:paraId="39369B0D" w14:textId="77777777" w:rsidR="00B37DF5" w:rsidRPr="004D1BD1" w:rsidRDefault="00B37DF5" w:rsidP="003A4B22">
            <w:pPr>
              <w:keepNext/>
              <w:spacing w:after="60"/>
              <w:rPr>
                <w:ins w:id="5540" w:author="Rev 7 Allen Wirfs-Brock" w:date="2012-05-02T10:37:00Z"/>
              </w:rPr>
            </w:pPr>
            <w:ins w:id="5541" w:author="Rev 7 Allen Wirfs-Brock" w:date="2012-05-02T10:37:00Z">
              <w:r>
                <w:t>PreviousContext</w:t>
              </w:r>
            </w:ins>
          </w:p>
        </w:tc>
        <w:tc>
          <w:tcPr>
            <w:tcW w:w="6566" w:type="dxa"/>
            <w:tcBorders>
              <w:top w:val="nil"/>
              <w:left w:val="single" w:sz="6" w:space="0" w:color="auto"/>
              <w:bottom w:val="single" w:sz="6" w:space="0" w:color="auto"/>
              <w:right w:val="single" w:sz="6" w:space="0" w:color="auto"/>
            </w:tcBorders>
          </w:tcPr>
          <w:p w14:paraId="7EE7236D" w14:textId="77777777" w:rsidR="00B37DF5" w:rsidRPr="00E65A34" w:rsidRDefault="00B37DF5" w:rsidP="008872E1">
            <w:pPr>
              <w:keepNext/>
              <w:spacing w:after="60"/>
              <w:rPr>
                <w:ins w:id="5542" w:author="Rev 7 Allen Wirfs-Brock" w:date="2012-05-02T10:37:00Z"/>
              </w:rPr>
            </w:pPr>
            <w:ins w:id="5543" w:author="Rev 7 Allen Wirfs-Brock" w:date="2012-05-02T10:37:00Z">
              <w:r>
                <w:t xml:space="preserve">The execution context that </w:t>
              </w:r>
            </w:ins>
            <w:ins w:id="5544" w:author="Rev 7 Allen Wirfs-Brock" w:date="2012-05-02T10:38:00Z">
              <w:r>
                <w:t xml:space="preserve">was </w:t>
              </w:r>
              <w:del w:id="5545" w:author="Rev 8 Allen Wirfs-Brock" w:date="2012-06-13T16:15:00Z">
                <w:r w:rsidDel="008872E1">
                  <w:delText>active</w:delText>
                </w:r>
              </w:del>
            </w:ins>
            <w:ins w:id="5546" w:author="Rev 8 Allen Wirfs-Brock" w:date="2012-06-13T16:15:00Z">
              <w:r w:rsidR="008872E1">
                <w:t>running</w:t>
              </w:r>
            </w:ins>
            <w:ins w:id="5547" w:author="Rev 7 Allen Wirfs-Brock" w:date="2012-05-02T10:38:00Z">
              <w:r>
                <w:t xml:space="preserve"> when this execution context was created.  </w:t>
              </w:r>
            </w:ins>
            <w:ins w:id="5548" w:author="Rev 7 Allen Wirfs-Brock" w:date="2012-05-02T11:28:00Z">
              <w:r w:rsidR="00852E6B">
                <w:t>The value Empty</w:t>
              </w:r>
            </w:ins>
            <w:ins w:id="5549" w:author="Rev 7 Allen Wirfs-Brock" w:date="2012-05-02T10:39:00Z">
              <w:r>
                <w:t xml:space="preserve"> indicates that there is no such context.</w:t>
              </w:r>
            </w:ins>
          </w:p>
        </w:tc>
      </w:tr>
      <w:tr w:rsidR="00B37DF5" w:rsidRPr="00B37DF5" w14:paraId="17577EE6" w14:textId="77777777" w:rsidTr="00550FEB">
        <w:trPr>
          <w:jc w:val="center"/>
          <w:ins w:id="5550" w:author="Rev 7 Allen Wirfs-Brock" w:date="2012-05-02T10:40:00Z"/>
        </w:trPr>
        <w:tc>
          <w:tcPr>
            <w:tcW w:w="2290" w:type="dxa"/>
            <w:tcBorders>
              <w:top w:val="nil"/>
              <w:left w:val="single" w:sz="6" w:space="0" w:color="auto"/>
              <w:bottom w:val="single" w:sz="6" w:space="0" w:color="auto"/>
              <w:right w:val="single" w:sz="6" w:space="0" w:color="auto"/>
            </w:tcBorders>
          </w:tcPr>
          <w:p w14:paraId="33F3EF88" w14:textId="77777777" w:rsidR="00B37DF5" w:rsidRPr="004D1BD1" w:rsidRDefault="000D5AB9" w:rsidP="003A4B22">
            <w:pPr>
              <w:keepNext/>
              <w:spacing w:after="60"/>
              <w:rPr>
                <w:ins w:id="5551" w:author="Rev 7 Allen Wirfs-Brock" w:date="2012-05-02T10:40:00Z"/>
              </w:rPr>
            </w:pPr>
            <w:ins w:id="5552" w:author="Rev 7 Allen Wirfs-Brock" w:date="2012-05-02T10:40:00Z">
              <w:r>
                <w:t>Realm</w:t>
              </w:r>
            </w:ins>
          </w:p>
        </w:tc>
        <w:tc>
          <w:tcPr>
            <w:tcW w:w="6566" w:type="dxa"/>
            <w:tcBorders>
              <w:top w:val="nil"/>
              <w:left w:val="single" w:sz="6" w:space="0" w:color="auto"/>
              <w:bottom w:val="single" w:sz="6" w:space="0" w:color="auto"/>
              <w:right w:val="single" w:sz="6" w:space="0" w:color="auto"/>
            </w:tcBorders>
          </w:tcPr>
          <w:p w14:paraId="30390A93" w14:textId="77777777" w:rsidR="00B37DF5" w:rsidRPr="00E65A34" w:rsidRDefault="000D5AB9" w:rsidP="00B529C4">
            <w:pPr>
              <w:keepNext/>
              <w:spacing w:after="60"/>
              <w:rPr>
                <w:ins w:id="5553" w:author="Rev 7 Allen Wirfs-Brock" w:date="2012-05-02T10:40:00Z"/>
              </w:rPr>
            </w:pPr>
            <w:ins w:id="5554" w:author="Rev 7 Allen Wirfs-Brock" w:date="2012-05-02T10:40:00Z">
              <w:r>
                <w:t>The Realm</w:t>
              </w:r>
            </w:ins>
            <w:ins w:id="5555" w:author="Rev 7 Allen Wirfs-Brock" w:date="2012-05-02T10:41:00Z">
              <w:r>
                <w:t xml:space="preserve"> </w:t>
              </w:r>
              <w:del w:id="5556" w:author="Rev 8 Allen Wirfs-Brock" w:date="2012-06-13T11:42:00Z">
                <w:r w:rsidDel="00B529C4">
                  <w:delText>within which the associated</w:delText>
                </w:r>
              </w:del>
            </w:ins>
            <w:ins w:id="5557" w:author="Rev 8 Allen Wirfs-Brock" w:date="2012-06-13T11:42:00Z">
              <w:r w:rsidR="00B529C4">
                <w:t>from which</w:t>
              </w:r>
            </w:ins>
            <w:ins w:id="5558" w:author="Rev 8 Allen Wirfs-Brock" w:date="2012-06-13T11:43:00Z">
              <w:r w:rsidR="00B529C4">
                <w:t xml:space="preserve"> associated code accesses</w:t>
              </w:r>
            </w:ins>
            <w:ins w:id="5559" w:author="Rev 7 Allen Wirfs-Brock" w:date="2012-05-02T10:41:00Z">
              <w:r>
                <w:t xml:space="preserve"> ECMAScript </w:t>
              </w:r>
              <w:del w:id="5560" w:author="Rev 8 Allen Wirfs-Brock" w:date="2012-06-13T11:42:00Z">
                <w:r w:rsidDel="00B529C4">
                  <w:delText>code is evaluated</w:delText>
                </w:r>
              </w:del>
            </w:ins>
            <w:ins w:id="5561" w:author="Rev 8 Allen Wirfs-Brock" w:date="2012-06-13T11:42:00Z">
              <w:r w:rsidR="00B529C4">
                <w:t>resources</w:t>
              </w:r>
            </w:ins>
            <w:ins w:id="5562" w:author="Rev 8 Allen Wirfs-Brock" w:date="2012-06-13T11:43:00Z">
              <w:r w:rsidR="00B529C4">
                <w:t>.</w:t>
              </w:r>
            </w:ins>
          </w:p>
        </w:tc>
      </w:tr>
      <w:tr w:rsidR="004C02EF" w:rsidRPr="004D1BD1" w:rsidDel="00EB0AF3" w14:paraId="7E3B100C" w14:textId="77777777" w:rsidTr="00550FEB">
        <w:trPr>
          <w:jc w:val="center"/>
          <w:del w:id="5563" w:author="Rev 8 Allen Wirfs-Brock" w:date="2012-06-13T09:36:00Z"/>
          <w:trPrChange w:id="5564" w:author="Rev 6 Allen Wirfs-Brock" w:date="2012-02-23T16:42:00Z">
            <w:trPr>
              <w:gridAfter w:val="0"/>
              <w:jc w:val="center"/>
            </w:trPr>
          </w:trPrChange>
        </w:trPr>
        <w:tc>
          <w:tcPr>
            <w:tcW w:w="2290" w:type="dxa"/>
            <w:tcBorders>
              <w:top w:val="nil"/>
              <w:left w:val="single" w:sz="6" w:space="0" w:color="auto"/>
              <w:bottom w:val="single" w:sz="6" w:space="0" w:color="auto"/>
              <w:right w:val="single" w:sz="6" w:space="0" w:color="auto"/>
            </w:tcBorders>
            <w:hideMark/>
            <w:tcPrChange w:id="5565" w:author="Rev 6 Allen Wirfs-Brock" w:date="2012-02-23T16:42:00Z">
              <w:tcPr>
                <w:tcW w:w="2290" w:type="dxa"/>
                <w:gridSpan w:val="2"/>
                <w:tcBorders>
                  <w:top w:val="nil"/>
                  <w:left w:val="single" w:sz="6" w:space="0" w:color="auto"/>
                  <w:bottom w:val="single" w:sz="6" w:space="0" w:color="auto"/>
                  <w:right w:val="single" w:sz="6" w:space="0" w:color="auto"/>
                </w:tcBorders>
                <w:hideMark/>
              </w:tcPr>
            </w:tcPrChange>
          </w:tcPr>
          <w:p w14:paraId="12ABFAB3" w14:textId="77777777" w:rsidR="004C02EF" w:rsidRPr="003B4312" w:rsidDel="00EB0AF3" w:rsidRDefault="004C02EF" w:rsidP="003A4B22">
            <w:pPr>
              <w:keepNext/>
              <w:spacing w:after="60"/>
              <w:rPr>
                <w:del w:id="5566" w:author="Rev 8 Allen Wirfs-Brock" w:date="2012-06-13T09:36:00Z"/>
              </w:rPr>
            </w:pPr>
            <w:del w:id="5567" w:author="Rev 8 Allen Wirfs-Brock" w:date="2012-06-13T09:36:00Z">
              <w:r w:rsidRPr="004D1BD1" w:rsidDel="00EB0AF3">
                <w:delText>LexicalEnvironment</w:delText>
              </w:r>
            </w:del>
          </w:p>
        </w:tc>
        <w:tc>
          <w:tcPr>
            <w:tcW w:w="6566" w:type="dxa"/>
            <w:tcBorders>
              <w:top w:val="nil"/>
              <w:left w:val="single" w:sz="6" w:space="0" w:color="auto"/>
              <w:bottom w:val="single" w:sz="6" w:space="0" w:color="auto"/>
              <w:right w:val="single" w:sz="6" w:space="0" w:color="auto"/>
            </w:tcBorders>
            <w:hideMark/>
            <w:tcPrChange w:id="5568" w:author="Rev 6 Allen Wirfs-Brock" w:date="2012-02-23T16:42:00Z">
              <w:tcPr>
                <w:tcW w:w="6566" w:type="dxa"/>
                <w:gridSpan w:val="2"/>
                <w:tcBorders>
                  <w:top w:val="nil"/>
                  <w:left w:val="single" w:sz="6" w:space="0" w:color="auto"/>
                  <w:bottom w:val="single" w:sz="6" w:space="0" w:color="auto"/>
                  <w:right w:val="single" w:sz="6" w:space="0" w:color="auto"/>
                </w:tcBorders>
                <w:hideMark/>
              </w:tcPr>
            </w:tcPrChange>
          </w:tcPr>
          <w:p w14:paraId="6ABD60E5" w14:textId="77777777" w:rsidR="004C02EF" w:rsidRPr="00E65A34" w:rsidDel="00EB0AF3" w:rsidRDefault="004C02EF" w:rsidP="003A4B22">
            <w:pPr>
              <w:keepNext/>
              <w:spacing w:after="60"/>
              <w:rPr>
                <w:del w:id="5569" w:author="Rev 8 Allen Wirfs-Brock" w:date="2012-06-13T09:36:00Z"/>
              </w:rPr>
            </w:pPr>
            <w:del w:id="5570" w:author="Rev 8 Allen Wirfs-Brock" w:date="2012-06-13T09:36:00Z">
              <w:r w:rsidRPr="00E65A34" w:rsidDel="00EB0AF3">
                <w:delText>Identifies the Lexical Environment used to resolve identifier references made by code within this execution context.</w:delText>
              </w:r>
            </w:del>
          </w:p>
        </w:tc>
      </w:tr>
      <w:tr w:rsidR="004C02EF" w:rsidRPr="004D1BD1" w:rsidDel="00EB0AF3" w14:paraId="42869036" w14:textId="77777777" w:rsidTr="00550FEB">
        <w:trPr>
          <w:jc w:val="center"/>
          <w:del w:id="5571" w:author="Rev 8 Allen Wirfs-Brock" w:date="2012-06-13T09:36:00Z"/>
          <w:trPrChange w:id="5572" w:author="Rev 6 Allen Wirfs-Brock" w:date="2012-02-23T16:42:00Z">
            <w:trPr>
              <w:gridAfter w:val="0"/>
              <w:jc w:val="center"/>
            </w:trPr>
          </w:trPrChange>
        </w:trPr>
        <w:tc>
          <w:tcPr>
            <w:tcW w:w="2290" w:type="dxa"/>
            <w:tcBorders>
              <w:top w:val="single" w:sz="6" w:space="0" w:color="auto"/>
              <w:left w:val="single" w:sz="6" w:space="0" w:color="auto"/>
              <w:bottom w:val="single" w:sz="6" w:space="0" w:color="auto"/>
              <w:right w:val="single" w:sz="6" w:space="0" w:color="auto"/>
            </w:tcBorders>
            <w:hideMark/>
            <w:tcPrChange w:id="5573" w:author="Rev 6 Allen Wirfs-Brock" w:date="2012-02-23T16:42:00Z">
              <w:tcPr>
                <w:tcW w:w="2290" w:type="dxa"/>
                <w:gridSpan w:val="2"/>
                <w:tcBorders>
                  <w:top w:val="single" w:sz="6" w:space="0" w:color="auto"/>
                  <w:left w:val="single" w:sz="6" w:space="0" w:color="auto"/>
                  <w:bottom w:val="single" w:sz="6" w:space="0" w:color="auto"/>
                  <w:right w:val="single" w:sz="6" w:space="0" w:color="auto"/>
                </w:tcBorders>
                <w:hideMark/>
              </w:tcPr>
            </w:tcPrChange>
          </w:tcPr>
          <w:p w14:paraId="3AE39AEA" w14:textId="77777777" w:rsidR="004C02EF" w:rsidRPr="003B4312" w:rsidDel="00EB0AF3" w:rsidRDefault="004C02EF" w:rsidP="003A4B22">
            <w:pPr>
              <w:keepNext/>
              <w:spacing w:after="60"/>
              <w:rPr>
                <w:del w:id="5574" w:author="Rev 8 Allen Wirfs-Brock" w:date="2012-06-13T09:36:00Z"/>
              </w:rPr>
            </w:pPr>
            <w:del w:id="5575" w:author="Rev 8 Allen Wirfs-Brock" w:date="2012-06-13T09:36:00Z">
              <w:r w:rsidRPr="004D1BD1" w:rsidDel="00EB0AF3">
                <w:delText>VariableEnvironment</w:delText>
              </w:r>
            </w:del>
          </w:p>
        </w:tc>
        <w:tc>
          <w:tcPr>
            <w:tcW w:w="6566" w:type="dxa"/>
            <w:tcBorders>
              <w:top w:val="single" w:sz="6" w:space="0" w:color="auto"/>
              <w:left w:val="single" w:sz="6" w:space="0" w:color="auto"/>
              <w:bottom w:val="single" w:sz="6" w:space="0" w:color="auto"/>
              <w:right w:val="single" w:sz="6" w:space="0" w:color="auto"/>
            </w:tcBorders>
            <w:hideMark/>
            <w:tcPrChange w:id="5576" w:author="Rev 6 Allen Wirfs-Brock" w:date="2012-02-23T16:42:00Z">
              <w:tcPr>
                <w:tcW w:w="6566" w:type="dxa"/>
                <w:gridSpan w:val="2"/>
                <w:tcBorders>
                  <w:top w:val="single" w:sz="6" w:space="0" w:color="auto"/>
                  <w:left w:val="single" w:sz="6" w:space="0" w:color="auto"/>
                  <w:bottom w:val="single" w:sz="6" w:space="0" w:color="auto"/>
                  <w:right w:val="single" w:sz="6" w:space="0" w:color="auto"/>
                </w:tcBorders>
                <w:hideMark/>
              </w:tcPr>
            </w:tcPrChange>
          </w:tcPr>
          <w:p w14:paraId="48BAD4E7" w14:textId="77777777" w:rsidR="004C02EF" w:rsidRPr="00E77497" w:rsidDel="00EB0AF3" w:rsidRDefault="004C02EF" w:rsidP="003A4B22">
            <w:pPr>
              <w:keepNext/>
              <w:spacing w:after="60"/>
              <w:rPr>
                <w:del w:id="5577" w:author="Rev 8 Allen Wirfs-Brock" w:date="2012-06-13T09:36:00Z"/>
              </w:rPr>
            </w:pPr>
            <w:del w:id="5578" w:author="Rev 8 Allen Wirfs-Brock" w:date="2012-06-13T09:36:00Z">
              <w:r w:rsidRPr="00E65A34" w:rsidDel="00EB0AF3">
                <w:delText>Identifies the Lexical Environment whose environment</w:delText>
              </w:r>
              <w:r w:rsidRPr="009C202C" w:rsidDel="00EB0AF3">
                <w:delText xml:space="preserve"> record holds bindings created by </w:delText>
              </w:r>
              <w:r w:rsidRPr="009C202C" w:rsidDel="00EB0AF3">
                <w:rPr>
                  <w:rStyle w:val="bnf"/>
                </w:rPr>
                <w:delText>VariableStatements</w:delText>
              </w:r>
              <w:r w:rsidRPr="009C202C" w:rsidDel="00EB0AF3">
                <w:delText xml:space="preserve"> and </w:delText>
              </w:r>
              <w:r w:rsidRPr="00675B74" w:rsidDel="00EB0AF3">
                <w:rPr>
                  <w:rStyle w:val="bnf"/>
                </w:rPr>
                <w:delText>FunctionDeclarations</w:delText>
              </w:r>
              <w:r w:rsidRPr="00E77497" w:rsidDel="00EB0AF3">
                <w:delText xml:space="preserve"> within this execution context.</w:delText>
              </w:r>
            </w:del>
          </w:p>
        </w:tc>
      </w:tr>
      <w:tr w:rsidR="004C02EF" w:rsidRPr="004D1BD1" w:rsidDel="00606A1B" w14:paraId="50C4BDBE" w14:textId="77777777" w:rsidTr="00550FEB">
        <w:trPr>
          <w:jc w:val="center"/>
          <w:del w:id="5579" w:author="Rev 7 Allen Wirfs-Brock" w:date="2012-05-01T18:11:00Z"/>
          <w:trPrChange w:id="5580" w:author="Rev 6 Allen Wirfs-Brock" w:date="2012-02-23T16:42:00Z">
            <w:trPr>
              <w:gridAfter w:val="0"/>
              <w:jc w:val="center"/>
            </w:trPr>
          </w:trPrChange>
        </w:trPr>
        <w:tc>
          <w:tcPr>
            <w:tcW w:w="2290" w:type="dxa"/>
            <w:tcBorders>
              <w:top w:val="single" w:sz="6" w:space="0" w:color="auto"/>
              <w:left w:val="single" w:sz="6" w:space="0" w:color="auto"/>
              <w:bottom w:val="single" w:sz="6" w:space="0" w:color="auto"/>
              <w:right w:val="single" w:sz="6" w:space="0" w:color="auto"/>
            </w:tcBorders>
            <w:hideMark/>
            <w:tcPrChange w:id="5581" w:author="Rev 6 Allen Wirfs-Brock" w:date="2012-02-23T16:42:00Z">
              <w:tcPr>
                <w:tcW w:w="2290" w:type="dxa"/>
                <w:gridSpan w:val="2"/>
                <w:tcBorders>
                  <w:top w:val="single" w:sz="6" w:space="0" w:color="auto"/>
                  <w:left w:val="single" w:sz="6" w:space="0" w:color="auto"/>
                  <w:bottom w:val="single" w:sz="6" w:space="0" w:color="auto"/>
                  <w:right w:val="single" w:sz="6" w:space="0" w:color="auto"/>
                </w:tcBorders>
                <w:hideMark/>
              </w:tcPr>
            </w:tcPrChange>
          </w:tcPr>
          <w:p w14:paraId="3F574FD8" w14:textId="77777777" w:rsidR="004C02EF" w:rsidRPr="003B4312" w:rsidDel="00606A1B" w:rsidRDefault="004C02EF">
            <w:pPr>
              <w:tabs>
                <w:tab w:val="right" w:pos="2074"/>
              </w:tabs>
              <w:spacing w:after="60"/>
              <w:rPr>
                <w:del w:id="5582" w:author="Rev 7 Allen Wirfs-Brock" w:date="2012-05-01T18:11:00Z"/>
              </w:rPr>
              <w:pPrChange w:id="5583" w:author="Rev 7 Allen Wirfs-Brock" w:date="2012-05-01T18:11:00Z">
                <w:pPr>
                  <w:spacing w:after="60"/>
                </w:pPr>
              </w:pPrChange>
            </w:pPr>
            <w:del w:id="5584" w:author="Rev 7 Allen Wirfs-Brock" w:date="2012-05-01T18:11:00Z">
              <w:r w:rsidRPr="004D1BD1" w:rsidDel="00606A1B">
                <w:delText>ThisBinding</w:delText>
              </w:r>
            </w:del>
          </w:p>
        </w:tc>
        <w:tc>
          <w:tcPr>
            <w:tcW w:w="6566" w:type="dxa"/>
            <w:tcBorders>
              <w:top w:val="single" w:sz="6" w:space="0" w:color="auto"/>
              <w:left w:val="single" w:sz="6" w:space="0" w:color="auto"/>
              <w:bottom w:val="single" w:sz="6" w:space="0" w:color="auto"/>
              <w:right w:val="single" w:sz="6" w:space="0" w:color="auto"/>
            </w:tcBorders>
            <w:hideMark/>
            <w:tcPrChange w:id="5585" w:author="Rev 6 Allen Wirfs-Brock" w:date="2012-02-23T16:42:00Z">
              <w:tcPr>
                <w:tcW w:w="6566" w:type="dxa"/>
                <w:gridSpan w:val="2"/>
                <w:tcBorders>
                  <w:top w:val="single" w:sz="6" w:space="0" w:color="auto"/>
                  <w:left w:val="single" w:sz="6" w:space="0" w:color="auto"/>
                  <w:bottom w:val="single" w:sz="6" w:space="0" w:color="auto"/>
                  <w:right w:val="single" w:sz="6" w:space="0" w:color="auto"/>
                </w:tcBorders>
                <w:hideMark/>
              </w:tcPr>
            </w:tcPrChange>
          </w:tcPr>
          <w:p w14:paraId="139EDE59" w14:textId="77777777" w:rsidR="004C02EF" w:rsidRPr="009C202C" w:rsidDel="00606A1B" w:rsidRDefault="004C02EF" w:rsidP="003A4B22">
            <w:pPr>
              <w:spacing w:after="60"/>
              <w:rPr>
                <w:del w:id="5586" w:author="Rev 7 Allen Wirfs-Brock" w:date="2012-05-01T18:11:00Z"/>
              </w:rPr>
            </w:pPr>
            <w:del w:id="5587" w:author="Rev 7 Allen Wirfs-Brock" w:date="2012-05-01T18:11:00Z">
              <w:r w:rsidRPr="00E65A34" w:rsidDel="00606A1B">
                <w:delText xml:space="preserve">The value associated with the </w:delText>
              </w:r>
              <w:r w:rsidRPr="009C202C" w:rsidDel="00606A1B">
                <w:rPr>
                  <w:rFonts w:ascii="Courier New" w:hAnsi="Courier New" w:cs="Courier New"/>
                  <w:b/>
                </w:rPr>
                <w:delText>this</w:delText>
              </w:r>
              <w:r w:rsidRPr="009C202C" w:rsidDel="00606A1B">
                <w:delText xml:space="preserve"> keyword within ECMAScript code associated with this execution context.</w:delText>
              </w:r>
            </w:del>
          </w:p>
        </w:tc>
      </w:tr>
    </w:tbl>
    <w:p w14:paraId="26B011D1" w14:textId="77777777" w:rsidR="004C02EF" w:rsidRDefault="004C02EF" w:rsidP="004C02EF">
      <w:pPr>
        <w:rPr>
          <w:ins w:id="5588" w:author="Rev 8 Allen Wirfs-Brock" w:date="2012-06-13T09:35:00Z"/>
        </w:rPr>
      </w:pPr>
    </w:p>
    <w:p w14:paraId="4BA85910" w14:textId="77777777" w:rsidR="00B045E3" w:rsidDel="008872E1" w:rsidRDefault="009B3DD4" w:rsidP="004C02EF">
      <w:pPr>
        <w:rPr>
          <w:ins w:id="5589" w:author="Rev 7 Allen Wirfs-Brock" w:date="2012-05-02T10:22:00Z"/>
          <w:del w:id="5590" w:author="Rev 8 Allen Wirfs-Brock" w:date="2012-06-13T16:17:00Z"/>
        </w:rPr>
      </w:pPr>
      <w:ins w:id="5591" w:author="Rev 7 Allen Wirfs-Brock" w:date="2012-05-02T10:09:00Z">
        <w:del w:id="5592" w:author="Rev 8 Allen Wirfs-Brock" w:date="2012-06-13T16:17:00Z">
          <w:r w:rsidDel="008872E1">
            <w:delText xml:space="preserve">The </w:delText>
          </w:r>
        </w:del>
      </w:ins>
      <w:ins w:id="5593" w:author="Rev 7 Allen Wirfs-Brock" w:date="2012-05-02T10:17:00Z">
        <w:del w:id="5594" w:author="Rev 8 Allen Wirfs-Brock" w:date="2012-06-13T16:17:00Z">
          <w:r w:rsidDel="008872E1">
            <w:delText>c</w:delText>
          </w:r>
        </w:del>
      </w:ins>
      <w:ins w:id="5595" w:author="Rev 7 Allen Wirfs-Brock" w:date="2012-05-02T10:09:00Z">
        <w:del w:id="5596" w:author="Rev 8 Allen Wirfs-Brock" w:date="2012-06-13T16:17:00Z">
          <w:r w:rsidDel="008872E1">
            <w:delText xml:space="preserve">ode evaluation state </w:delText>
          </w:r>
        </w:del>
      </w:ins>
      <w:ins w:id="5597" w:author="Rev 7 Allen Wirfs-Brock" w:date="2012-05-02T10:10:00Z">
        <w:del w:id="5598" w:author="Rev 8 Allen Wirfs-Brock" w:date="2012-06-13T16:17:00Z">
          <w:r w:rsidDel="008872E1">
            <w:delText xml:space="preserve">corresponds the implementation state needed to perform, suspend, and subsequently resume </w:delText>
          </w:r>
        </w:del>
        <w:del w:id="5599" w:author="Rev 8 Allen Wirfs-Brock" w:date="2012-06-13T16:15:00Z">
          <w:r w:rsidDel="008872E1">
            <w:delText>evaluation</w:delText>
          </w:r>
        </w:del>
        <w:del w:id="5600" w:author="Rev 8 Allen Wirfs-Brock" w:date="2012-06-13T16:17:00Z">
          <w:r w:rsidDel="008872E1">
            <w:delText xml:space="preserve"> of the </w:delText>
          </w:r>
        </w:del>
        <w:del w:id="5601" w:author="Rev 8 Allen Wirfs-Brock" w:date="2012-06-13T15:48:00Z">
          <w:r w:rsidDel="00CB5151">
            <w:delText xml:space="preserve">ECMAScript </w:delText>
          </w:r>
        </w:del>
        <w:del w:id="5602" w:author="Rev 8 Allen Wirfs-Brock" w:date="2012-06-13T16:17:00Z">
          <w:r w:rsidDel="008872E1">
            <w:delText xml:space="preserve">code associated with the </w:delText>
          </w:r>
        </w:del>
      </w:ins>
      <w:ins w:id="5603" w:author="Rev 7 Allen Wirfs-Brock" w:date="2012-05-02T10:16:00Z">
        <w:del w:id="5604" w:author="Rev 8 Allen Wirfs-Brock" w:date="2012-06-13T16:17:00Z">
          <w:r w:rsidDel="008872E1">
            <w:delText>e</w:delText>
          </w:r>
        </w:del>
      </w:ins>
      <w:ins w:id="5605" w:author="Rev 7 Allen Wirfs-Brock" w:date="2012-05-02T10:10:00Z">
        <w:del w:id="5606" w:author="Rev 8 Allen Wirfs-Brock" w:date="2012-06-13T16:17:00Z">
          <w:r w:rsidDel="008872E1">
            <w:delText xml:space="preserve">xecution </w:delText>
          </w:r>
        </w:del>
      </w:ins>
      <w:ins w:id="5607" w:author="Rev 7 Allen Wirfs-Brock" w:date="2012-05-02T10:16:00Z">
        <w:del w:id="5608" w:author="Rev 8 Allen Wirfs-Brock" w:date="2012-06-13T16:17:00Z">
          <w:r w:rsidDel="008872E1">
            <w:delText>c</w:delText>
          </w:r>
        </w:del>
      </w:ins>
      <w:ins w:id="5609" w:author="Rev 7 Allen Wirfs-Brock" w:date="2012-05-02T10:10:00Z">
        <w:del w:id="5610" w:author="Rev 8 Allen Wirfs-Brock" w:date="2012-06-13T16:17:00Z">
          <w:r w:rsidDel="008872E1">
            <w:delText>ontext</w:delText>
          </w:r>
        </w:del>
        <w:del w:id="5611" w:author="Rev 8 Allen Wirfs-Brock" w:date="2012-06-13T16:16:00Z">
          <w:r w:rsidDel="008872E1">
            <w:delText xml:space="preserve">. </w:delText>
          </w:r>
        </w:del>
      </w:ins>
      <w:ins w:id="5612" w:author="Rev 7 Allen Wirfs-Brock" w:date="2012-05-02T10:15:00Z">
        <w:del w:id="5613" w:author="Rev 8 Allen Wirfs-Brock" w:date="2012-06-13T16:16:00Z">
          <w:r w:rsidDel="008872E1">
            <w:delText>Only one</w:delText>
          </w:r>
        </w:del>
      </w:ins>
      <w:ins w:id="5614" w:author="Rev 7 Allen Wirfs-Brock" w:date="2012-05-02T10:13:00Z">
        <w:del w:id="5615" w:author="Rev 8 Allen Wirfs-Brock" w:date="2012-06-13T16:16:00Z">
          <w:r w:rsidDel="008872E1">
            <w:delText xml:space="preserve"> execution context </w:delText>
          </w:r>
        </w:del>
      </w:ins>
      <w:ins w:id="5616" w:author="Rev 7 Allen Wirfs-Brock" w:date="2012-05-02T10:15:00Z">
        <w:del w:id="5617" w:author="Rev 8 Allen Wirfs-Brock" w:date="2012-06-13T16:16:00Z">
          <w:r w:rsidDel="008872E1">
            <w:delText xml:space="preserve">may be actively evaluating ECMAScript code at any point in time.  </w:delText>
          </w:r>
        </w:del>
      </w:ins>
      <w:ins w:id="5618" w:author="Rev 7 Allen Wirfs-Brock" w:date="2012-05-02T10:16:00Z">
        <w:del w:id="5619" w:author="Rev 8 Allen Wirfs-Brock" w:date="2012-06-13T16:16:00Z">
          <w:r w:rsidDel="008872E1">
            <w:delText>The</w:delText>
          </w:r>
        </w:del>
      </w:ins>
      <w:ins w:id="5620" w:author="Rev 7 Allen Wirfs-Brock" w:date="2012-05-02T10:15:00Z">
        <w:del w:id="5621" w:author="Rev 8 Allen Wirfs-Brock" w:date="2012-06-13T16:16:00Z">
          <w:r w:rsidDel="008872E1">
            <w:delText xml:space="preserve"> execution</w:delText>
          </w:r>
        </w:del>
      </w:ins>
      <w:ins w:id="5622" w:author="Rev 7 Allen Wirfs-Brock" w:date="2012-05-02T10:16:00Z">
        <w:del w:id="5623" w:author="Rev 8 Allen Wirfs-Brock" w:date="2012-06-13T16:16:00Z">
          <w:r w:rsidDel="008872E1">
            <w:delText xml:space="preserve"> context is active is called the </w:delText>
          </w:r>
        </w:del>
        <w:del w:id="5624" w:author="Rev 8 Allen Wirfs-Brock" w:date="2012-06-13T15:57:00Z">
          <w:r w:rsidRPr="009B3DD4" w:rsidDel="00CB5151">
            <w:rPr>
              <w:i/>
            </w:rPr>
            <w:delText>curre</w:delText>
          </w:r>
        </w:del>
      </w:ins>
      <w:ins w:id="5625" w:author="Rev 7 Allen Wirfs-Brock" w:date="2012-05-02T10:17:00Z">
        <w:del w:id="5626" w:author="Rev 8 Allen Wirfs-Brock" w:date="2012-06-13T15:57:00Z">
          <w:r w:rsidRPr="009B3DD4" w:rsidDel="00CB5151">
            <w:rPr>
              <w:i/>
            </w:rPr>
            <w:delText>n</w:delText>
          </w:r>
        </w:del>
      </w:ins>
      <w:ins w:id="5627" w:author="Rev 7 Allen Wirfs-Brock" w:date="2012-05-02T10:16:00Z">
        <w:del w:id="5628" w:author="Rev 8 Allen Wirfs-Brock" w:date="2012-06-13T15:57:00Z">
          <w:r w:rsidRPr="009B3DD4" w:rsidDel="00CB5151">
            <w:rPr>
              <w:i/>
            </w:rPr>
            <w:delText>t</w:delText>
          </w:r>
        </w:del>
        <w:del w:id="5629" w:author="Rev 8 Allen Wirfs-Brock" w:date="2012-06-13T16:16:00Z">
          <w:r w:rsidRPr="009B3DD4" w:rsidDel="008872E1">
            <w:rPr>
              <w:i/>
            </w:rPr>
            <w:delText xml:space="preserve"> execution context</w:delText>
          </w:r>
          <w:r w:rsidDel="008872E1">
            <w:delText>.</w:delText>
          </w:r>
        </w:del>
      </w:ins>
    </w:p>
    <w:p w14:paraId="146DA85C" w14:textId="77777777" w:rsidR="009B3DD4" w:rsidRDefault="00B045E3" w:rsidP="004C02EF">
      <w:pPr>
        <w:rPr>
          <w:ins w:id="5630" w:author="Rev 7 Allen Wirfs-Brock" w:date="2012-05-02T10:10:00Z"/>
        </w:rPr>
      </w:pPr>
      <w:ins w:id="5631" w:author="Rev 7 Allen Wirfs-Brock" w:date="2012-05-02T10:17:00Z">
        <w:r>
          <w:t xml:space="preserve">Evaluation of code by the </w:t>
        </w:r>
        <w:del w:id="5632" w:author="Rev 8 Allen Wirfs-Brock" w:date="2012-06-13T15:57:00Z">
          <w:r w:rsidDel="00CB5151">
            <w:delText>current</w:delText>
          </w:r>
        </w:del>
      </w:ins>
      <w:ins w:id="5633" w:author="Rev 8 Allen Wirfs-Brock" w:date="2012-06-13T15:57:00Z">
        <w:r w:rsidR="00CB5151">
          <w:t>running</w:t>
        </w:r>
      </w:ins>
      <w:ins w:id="5634" w:author="Rev 7 Allen Wirfs-Brock" w:date="2012-05-02T10:17:00Z">
        <w:r>
          <w:t xml:space="preserve"> execution context may be suspended at various points defined within this </w:t>
        </w:r>
      </w:ins>
      <w:ins w:id="5635" w:author="Rev 7 Allen Wirfs-Brock" w:date="2012-05-02T10:19:00Z">
        <w:r>
          <w:t>specification</w:t>
        </w:r>
      </w:ins>
      <w:ins w:id="5636" w:author="Rev 7 Allen Wirfs-Brock" w:date="2012-05-02T10:17:00Z">
        <w:r>
          <w:t>.</w:t>
        </w:r>
      </w:ins>
      <w:ins w:id="5637" w:author="Rev 7 Allen Wirfs-Brock" w:date="2012-05-02T10:19:00Z">
        <w:r>
          <w:t xml:space="preserve"> Once  the </w:t>
        </w:r>
        <w:del w:id="5638" w:author="Rev 8 Allen Wirfs-Brock" w:date="2012-06-13T15:57:00Z">
          <w:r w:rsidDel="00CB5151">
            <w:delText>current</w:delText>
          </w:r>
        </w:del>
      </w:ins>
      <w:ins w:id="5639" w:author="Rev 8 Allen Wirfs-Brock" w:date="2012-06-13T15:57:00Z">
        <w:r w:rsidR="00CB5151">
          <w:t>running</w:t>
        </w:r>
      </w:ins>
      <w:ins w:id="5640" w:author="Rev 7 Allen Wirfs-Brock" w:date="2012-05-02T10:19:00Z">
        <w:r>
          <w:t xml:space="preserve"> execution context has been suspended a different execution context may become the </w:t>
        </w:r>
        <w:del w:id="5641" w:author="Rev 8 Allen Wirfs-Brock" w:date="2012-06-13T15:57:00Z">
          <w:r w:rsidDel="00CB5151">
            <w:delText>current</w:delText>
          </w:r>
        </w:del>
      </w:ins>
      <w:ins w:id="5642" w:author="Rev 8 Allen Wirfs-Brock" w:date="2012-06-13T15:57:00Z">
        <w:r w:rsidR="00CB5151">
          <w:t>running</w:t>
        </w:r>
      </w:ins>
      <w:ins w:id="5643" w:author="Rev 7 Allen Wirfs-Brock" w:date="2012-05-02T10:19:00Z">
        <w:r>
          <w:t xml:space="preserve"> execution context and </w:t>
        </w:r>
      </w:ins>
      <w:ins w:id="5644" w:author="Rev 7 Allen Wirfs-Brock" w:date="2012-05-02T10:22:00Z">
        <w:r>
          <w:t>commence evaluating</w:t>
        </w:r>
      </w:ins>
      <w:ins w:id="5645" w:author="Rev 7 Allen Wirfs-Brock" w:date="2012-05-02T10:19:00Z">
        <w:r>
          <w:t xml:space="preserve"> its </w:t>
        </w:r>
        <w:del w:id="5646" w:author="Rev 8 Allen Wirfs-Brock" w:date="2012-06-13T15:49:00Z">
          <w:r w:rsidDel="00CB5151">
            <w:delText xml:space="preserve">ECMAScript </w:delText>
          </w:r>
        </w:del>
        <w:r>
          <w:t>code. At some latter time</w:t>
        </w:r>
      </w:ins>
      <w:ins w:id="5647" w:author="Rev 7 Allen Wirfs-Brock" w:date="2012-05-02T10:22:00Z">
        <w:r>
          <w:t xml:space="preserve"> </w:t>
        </w:r>
      </w:ins>
      <w:ins w:id="5648" w:author="Rev 7 Allen Wirfs-Brock" w:date="2012-05-02T10:23:00Z">
        <w:r>
          <w:t>a</w:t>
        </w:r>
      </w:ins>
      <w:ins w:id="5649" w:author="Rev 7 Allen Wirfs-Brock" w:date="2012-05-02T10:22:00Z">
        <w:r>
          <w:t xml:space="preserve"> suspended </w:t>
        </w:r>
      </w:ins>
      <w:ins w:id="5650" w:author="Rev 7 Allen Wirfs-Brock" w:date="2012-05-02T10:23:00Z">
        <w:r>
          <w:t xml:space="preserve">execution context may again become the </w:t>
        </w:r>
        <w:del w:id="5651" w:author="Rev 8 Allen Wirfs-Brock" w:date="2012-06-13T15:58:00Z">
          <w:r w:rsidDel="00CB5151">
            <w:delText>current</w:delText>
          </w:r>
        </w:del>
      </w:ins>
      <w:ins w:id="5652" w:author="Rev 8 Allen Wirfs-Brock" w:date="2012-06-13T15:58:00Z">
        <w:r w:rsidR="00CB5151">
          <w:t>running</w:t>
        </w:r>
      </w:ins>
      <w:ins w:id="5653" w:author="Rev 7 Allen Wirfs-Brock" w:date="2012-05-02T10:23:00Z">
        <w:r>
          <w:t xml:space="preserve"> execution context and continue evaluating its </w:t>
        </w:r>
        <w:del w:id="5654" w:author="Rev 8 Allen Wirfs-Brock" w:date="2012-06-13T15:49:00Z">
          <w:r w:rsidDel="00CB5151">
            <w:delText xml:space="preserve">ECMAScript </w:delText>
          </w:r>
        </w:del>
        <w:r>
          <w:t xml:space="preserve">code </w:t>
        </w:r>
      </w:ins>
      <w:ins w:id="5655" w:author="Rev 7 Allen Wirfs-Brock" w:date="2012-05-02T10:25:00Z">
        <w:r>
          <w:t>at the point where it had previously been suspended.  Transition of</w:t>
        </w:r>
      </w:ins>
      <w:ins w:id="5656" w:author="Rev 8 Allen Wirfs-Brock" w:date="2012-06-14T14:51:00Z">
        <w:r w:rsidR="00D4543D">
          <w:t xml:space="preserve"> </w:t>
        </w:r>
      </w:ins>
      <w:ins w:id="5657" w:author="Rev 7 Allen Wirfs-Brock" w:date="2012-05-02T10:25:00Z">
        <w:del w:id="5658" w:author="Rev 8 Allen Wirfs-Brock" w:date="2012-06-14T14:50:00Z">
          <w:r w:rsidDel="00D4543D">
            <w:delText xml:space="preserve"> </w:delText>
          </w:r>
        </w:del>
        <w:del w:id="5659" w:author="Rev 8 Allen Wirfs-Brock" w:date="2012-06-14T14:44:00Z">
          <w:r w:rsidDel="00D4543D">
            <w:delText xml:space="preserve">of </w:delText>
          </w:r>
        </w:del>
        <w:r>
          <w:t xml:space="preserve">the </w:t>
        </w:r>
        <w:del w:id="5660" w:author="Rev 8 Allen Wirfs-Brock" w:date="2012-06-13T15:58:00Z">
          <w:r w:rsidDel="00CB5151">
            <w:delText>current</w:delText>
          </w:r>
        </w:del>
      </w:ins>
      <w:ins w:id="5661" w:author="Rev 8 Allen Wirfs-Brock" w:date="2012-06-13T15:58:00Z">
        <w:r w:rsidR="00CB5151">
          <w:t>running</w:t>
        </w:r>
      </w:ins>
      <w:ins w:id="5662" w:author="Rev 7 Allen Wirfs-Brock" w:date="2012-05-02T10:25:00Z">
        <w:r>
          <w:t xml:space="preserve"> execution context status among execution contexts usually occurs in </w:t>
        </w:r>
      </w:ins>
      <w:ins w:id="5663" w:author="Rev 8 Allen Wirfs-Brock" w:date="2012-06-13T16:18:00Z">
        <w:r w:rsidR="008872E1">
          <w:t>stack-like</w:t>
        </w:r>
      </w:ins>
      <w:ins w:id="5664" w:author="Rev 7 Allen Wirfs-Brock" w:date="2012-05-02T10:25:00Z">
        <w:r>
          <w:t xml:space="preserve"> last-in/first-out manner.  However, some </w:t>
        </w:r>
      </w:ins>
      <w:ins w:id="5665" w:author="Rev 7 Allen Wirfs-Brock" w:date="2012-05-02T10:27:00Z">
        <w:r>
          <w:t>ECMAScript features</w:t>
        </w:r>
      </w:ins>
      <w:ins w:id="5666" w:author="Rev 7 Allen Wirfs-Brock" w:date="2012-05-02T10:23:00Z">
        <w:r>
          <w:t xml:space="preserve"> </w:t>
        </w:r>
      </w:ins>
      <w:ins w:id="5667" w:author="Rev 7 Allen Wirfs-Brock" w:date="2012-05-02T10:28:00Z">
        <w:r>
          <w:t xml:space="preserve">require non-LIFO </w:t>
        </w:r>
        <w:del w:id="5668" w:author="Rev 8 Allen Wirfs-Brock" w:date="2012-06-13T16:18:00Z">
          <w:r w:rsidDel="008872E1">
            <w:delText>changes</w:delText>
          </w:r>
        </w:del>
      </w:ins>
      <w:ins w:id="5669" w:author="Rev 8 Allen Wirfs-Brock" w:date="2012-06-13T16:18:00Z">
        <w:r w:rsidR="008872E1">
          <w:t>transitions</w:t>
        </w:r>
      </w:ins>
      <w:ins w:id="5670" w:author="Rev 7 Allen Wirfs-Brock" w:date="2012-05-02T10:28:00Z">
        <w:r>
          <w:t xml:space="preserve"> </w:t>
        </w:r>
        <w:del w:id="5671" w:author="Rev 8 Allen Wirfs-Brock" w:date="2012-06-13T16:18:00Z">
          <w:r w:rsidDel="008872E1">
            <w:delText>to</w:delText>
          </w:r>
        </w:del>
      </w:ins>
      <w:ins w:id="5672" w:author="Rev 8 Allen Wirfs-Brock" w:date="2012-06-13T16:18:00Z">
        <w:r w:rsidR="008872E1">
          <w:t>of</w:t>
        </w:r>
      </w:ins>
      <w:ins w:id="5673" w:author="Rev 7 Allen Wirfs-Brock" w:date="2012-05-02T10:28:00Z">
        <w:r>
          <w:t xml:space="preserve"> the </w:t>
        </w:r>
        <w:del w:id="5674" w:author="Rev 8 Allen Wirfs-Brock" w:date="2012-06-13T15:58:00Z">
          <w:r w:rsidDel="00CB5151">
            <w:delText>current</w:delText>
          </w:r>
        </w:del>
      </w:ins>
      <w:ins w:id="5675" w:author="Rev 8 Allen Wirfs-Brock" w:date="2012-06-13T15:58:00Z">
        <w:r w:rsidR="00CB5151">
          <w:t>running</w:t>
        </w:r>
      </w:ins>
      <w:ins w:id="5676" w:author="Rev 7 Allen Wirfs-Brock" w:date="2012-05-02T10:28:00Z">
        <w:r>
          <w:t xml:space="preserve"> execution context.</w:t>
        </w:r>
      </w:ins>
    </w:p>
    <w:p w14:paraId="4DE09A54" w14:textId="77777777" w:rsidR="00EF2D49" w:rsidRDefault="00EF2D49" w:rsidP="00EF2D49">
      <w:pPr>
        <w:rPr>
          <w:ins w:id="5677" w:author="Rev 8 Allen Wirfs-Brock" w:date="2012-06-13T14:44:00Z"/>
        </w:rPr>
      </w:pPr>
      <w:ins w:id="5678" w:author="Rev 8 Allen Wirfs-Brock" w:date="2012-06-13T14:44:00Z">
        <w:r>
          <w:t xml:space="preserve">Execution contexts for ECMAScript code have the additional state components listed in </w:t>
        </w:r>
        <w:r>
          <w:fldChar w:fldCharType="begin"/>
        </w:r>
        <w:r>
          <w:instrText xml:space="preserve"> REF _Ref327353055 \h </w:instrText>
        </w:r>
      </w:ins>
      <w:ins w:id="5679" w:author="Rev 8 Allen Wirfs-Brock" w:date="2012-06-13T14:44:00Z">
        <w:r>
          <w:fldChar w:fldCharType="separate"/>
        </w:r>
      </w:ins>
      <w:ins w:id="5680" w:author="Rev 8 Allen Wirfs-Brock" w:date="2012-06-15T19:42:00Z">
        <w:r w:rsidR="00606E07">
          <w:t xml:space="preserve">Table </w:t>
        </w:r>
        <w:r w:rsidR="00606E07">
          <w:rPr>
            <w:noProof/>
          </w:rPr>
          <w:t>24</w:t>
        </w:r>
      </w:ins>
      <w:ins w:id="5681" w:author="Rev 8 Allen Wirfs-Brock" w:date="2012-06-13T14:44:00Z">
        <w:r>
          <w:fldChar w:fldCharType="end"/>
        </w:r>
        <w:r>
          <w:t>.</w:t>
        </w:r>
      </w:ins>
    </w:p>
    <w:p w14:paraId="3C8D583D" w14:textId="77777777" w:rsidR="00EF2D49" w:rsidRPr="00E77497" w:rsidRDefault="00EF2D49" w:rsidP="005D484B">
      <w:pPr>
        <w:pStyle w:val="Tabletitle"/>
        <w:rPr>
          <w:ins w:id="5682" w:author="Rev 8 Allen Wirfs-Brock" w:date="2012-06-13T14:44:00Z"/>
        </w:rPr>
      </w:pPr>
      <w:bookmarkStart w:id="5683" w:name="_Ref327353055"/>
      <w:ins w:id="5684" w:author="Rev 8 Allen Wirfs-Brock" w:date="2012-06-13T14:44:00Z">
        <w:r>
          <w:t xml:space="preserve">Table </w:t>
        </w:r>
        <w:r>
          <w:fldChar w:fldCharType="begin"/>
        </w:r>
        <w:r>
          <w:instrText xml:space="preserve"> SEQ Table \* ARABIC </w:instrText>
        </w:r>
        <w:r>
          <w:fldChar w:fldCharType="separate"/>
        </w:r>
      </w:ins>
      <w:ins w:id="5685" w:author="Rev 8 Allen Wirfs-Brock" w:date="2012-06-15T19:42:00Z">
        <w:r w:rsidR="00606E07">
          <w:rPr>
            <w:noProof/>
          </w:rPr>
          <w:t>24</w:t>
        </w:r>
      </w:ins>
      <w:ins w:id="5686" w:author="Rev 8 Allen Wirfs-Brock" w:date="2012-06-13T14:44:00Z">
        <w:r>
          <w:fldChar w:fldCharType="end"/>
        </w:r>
        <w:bookmarkEnd w:id="5683"/>
        <w:r w:rsidRPr="00E77497">
          <w:t xml:space="preserve"> —</w:t>
        </w:r>
        <w:r>
          <w:t xml:space="preserve">Additional </w:t>
        </w:r>
        <w:r w:rsidRPr="00E77497">
          <w:t>State Components</w:t>
        </w:r>
        <w:r>
          <w:t xml:space="preserve"> for ECMAScript Code Execution Contexts</w:t>
        </w:r>
      </w:ins>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EF2D49" w:rsidRPr="00ED2E78" w14:paraId="1189F402" w14:textId="77777777" w:rsidTr="00B737DB">
        <w:trPr>
          <w:trHeight w:val="356"/>
          <w:jc w:val="center"/>
          <w:ins w:id="5687" w:author="Rev 8 Allen Wirfs-Brock" w:date="2012-06-13T14:44:00Z"/>
        </w:trPr>
        <w:tc>
          <w:tcPr>
            <w:tcW w:w="2290" w:type="dxa"/>
            <w:tcBorders>
              <w:top w:val="single" w:sz="12" w:space="0" w:color="000000"/>
              <w:left w:val="single" w:sz="6" w:space="0" w:color="000000"/>
              <w:bottom w:val="single" w:sz="6" w:space="0" w:color="000000"/>
              <w:right w:val="nil"/>
            </w:tcBorders>
            <w:shd w:val="solid" w:color="C0C0C0" w:fill="FFFFFF"/>
            <w:hideMark/>
          </w:tcPr>
          <w:p w14:paraId="157F0031" w14:textId="77777777" w:rsidR="00EF2D49" w:rsidRPr="00E77497" w:rsidRDefault="00EF2D49" w:rsidP="00B737DB">
            <w:pPr>
              <w:keepNext/>
              <w:shd w:val="solid" w:color="C0C0C0" w:fill="FFFFFF"/>
              <w:spacing w:after="0"/>
              <w:rPr>
                <w:ins w:id="5688" w:author="Rev 8 Allen Wirfs-Brock" w:date="2012-06-13T14:44:00Z"/>
                <w:b/>
                <w:i/>
                <w:shd w:val="solid" w:color="C0C0C0" w:fill="FFFFFF"/>
              </w:rPr>
            </w:pPr>
            <w:ins w:id="5689" w:author="Rev 8 Allen Wirfs-Brock" w:date="2012-06-13T14:44:00Z">
              <w:r w:rsidRPr="00E77497">
                <w:rPr>
                  <w:b/>
                  <w:i/>
                  <w:shd w:val="solid" w:color="C0C0C0" w:fill="FFFFFF"/>
                </w:rPr>
                <w:t>Component</w:t>
              </w:r>
            </w:ins>
          </w:p>
        </w:tc>
        <w:tc>
          <w:tcPr>
            <w:tcW w:w="6566" w:type="dxa"/>
            <w:tcBorders>
              <w:top w:val="single" w:sz="12" w:space="0" w:color="000000"/>
              <w:left w:val="nil"/>
              <w:bottom w:val="single" w:sz="6" w:space="0" w:color="000000"/>
              <w:right w:val="single" w:sz="6" w:space="0" w:color="000000"/>
            </w:tcBorders>
            <w:shd w:val="solid" w:color="C0C0C0" w:fill="FFFFFF"/>
            <w:hideMark/>
          </w:tcPr>
          <w:p w14:paraId="44371E15" w14:textId="77777777" w:rsidR="00EF2D49" w:rsidRPr="00E77497" w:rsidRDefault="00EF2D49" w:rsidP="00B737DB">
            <w:pPr>
              <w:keepNext/>
              <w:shd w:val="solid" w:color="C0C0C0" w:fill="FFFFFF"/>
              <w:spacing w:after="0"/>
              <w:rPr>
                <w:ins w:id="5690" w:author="Rev 8 Allen Wirfs-Brock" w:date="2012-06-13T14:44:00Z"/>
                <w:b/>
                <w:i/>
                <w:shd w:val="solid" w:color="C0C0C0" w:fill="FFFFFF"/>
              </w:rPr>
            </w:pPr>
            <w:ins w:id="5691" w:author="Rev 8 Allen Wirfs-Brock" w:date="2012-06-13T14:44:00Z">
              <w:r w:rsidRPr="00E77497">
                <w:rPr>
                  <w:b/>
                  <w:i/>
                  <w:shd w:val="solid" w:color="C0C0C0" w:fill="FFFFFF"/>
                </w:rPr>
                <w:t>Purpose</w:t>
              </w:r>
            </w:ins>
          </w:p>
        </w:tc>
      </w:tr>
      <w:tr w:rsidR="00EF2D49" w:rsidRPr="00ED2E78" w14:paraId="2AE13E5B" w14:textId="77777777" w:rsidTr="00B737DB">
        <w:trPr>
          <w:jc w:val="center"/>
          <w:ins w:id="5692" w:author="Rev 8 Allen Wirfs-Brock" w:date="2012-06-13T14:44:00Z"/>
        </w:trPr>
        <w:tc>
          <w:tcPr>
            <w:tcW w:w="2290" w:type="dxa"/>
            <w:tcBorders>
              <w:top w:val="nil"/>
              <w:left w:val="single" w:sz="6" w:space="0" w:color="auto"/>
              <w:bottom w:val="single" w:sz="6" w:space="0" w:color="auto"/>
              <w:right w:val="single" w:sz="6" w:space="0" w:color="auto"/>
            </w:tcBorders>
            <w:hideMark/>
          </w:tcPr>
          <w:p w14:paraId="7462A52C" w14:textId="77777777" w:rsidR="00EF2D49" w:rsidRPr="003B4312" w:rsidRDefault="00EF2D49" w:rsidP="00B737DB">
            <w:pPr>
              <w:keepNext/>
              <w:spacing w:after="60"/>
              <w:rPr>
                <w:ins w:id="5693" w:author="Rev 8 Allen Wirfs-Brock" w:date="2012-06-13T14:44:00Z"/>
              </w:rPr>
            </w:pPr>
            <w:r w:rsidRPr="004D1BD1">
              <w:t>LexicalEnvironment</w:t>
            </w:r>
          </w:p>
        </w:tc>
        <w:tc>
          <w:tcPr>
            <w:tcW w:w="6566" w:type="dxa"/>
            <w:tcBorders>
              <w:top w:val="nil"/>
              <w:left w:val="single" w:sz="6" w:space="0" w:color="auto"/>
              <w:bottom w:val="single" w:sz="6" w:space="0" w:color="auto"/>
              <w:right w:val="single" w:sz="6" w:space="0" w:color="auto"/>
            </w:tcBorders>
            <w:hideMark/>
          </w:tcPr>
          <w:p w14:paraId="07678EE3" w14:textId="77777777" w:rsidR="00EF2D49" w:rsidRPr="00E65A34" w:rsidRDefault="00EF2D49" w:rsidP="00B737DB">
            <w:pPr>
              <w:keepNext/>
              <w:spacing w:after="60"/>
              <w:rPr>
                <w:ins w:id="5694" w:author="Rev 8 Allen Wirfs-Brock" w:date="2012-06-13T14:44:00Z"/>
              </w:rPr>
            </w:pPr>
            <w:r w:rsidRPr="00E65A34">
              <w:t>Identifies the Lexical Environment used to resolve identifier references made by code within this execution context.</w:t>
            </w:r>
          </w:p>
        </w:tc>
      </w:tr>
      <w:tr w:rsidR="00EF2D49" w:rsidRPr="00ED2E78" w14:paraId="0D19DF23" w14:textId="77777777" w:rsidTr="00B737DB">
        <w:trPr>
          <w:jc w:val="center"/>
          <w:ins w:id="5695" w:author="Rev 8 Allen Wirfs-Brock" w:date="2012-06-13T14:44:00Z"/>
        </w:trPr>
        <w:tc>
          <w:tcPr>
            <w:tcW w:w="2290" w:type="dxa"/>
            <w:tcBorders>
              <w:top w:val="single" w:sz="6" w:space="0" w:color="auto"/>
              <w:left w:val="single" w:sz="6" w:space="0" w:color="auto"/>
              <w:bottom w:val="single" w:sz="6" w:space="0" w:color="auto"/>
              <w:right w:val="single" w:sz="6" w:space="0" w:color="auto"/>
            </w:tcBorders>
            <w:hideMark/>
          </w:tcPr>
          <w:p w14:paraId="1E220320" w14:textId="77777777" w:rsidR="00EF2D49" w:rsidRPr="003B4312" w:rsidRDefault="00EF2D49" w:rsidP="00B737DB">
            <w:pPr>
              <w:keepNext/>
              <w:spacing w:after="60"/>
              <w:rPr>
                <w:ins w:id="5696" w:author="Rev 8 Allen Wirfs-Brock" w:date="2012-06-13T14:44:00Z"/>
              </w:rPr>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19DEA2D7" w14:textId="77777777" w:rsidR="00EF2D49" w:rsidRPr="00E77497" w:rsidRDefault="00EF2D49" w:rsidP="00B737DB">
            <w:pPr>
              <w:keepNext/>
              <w:spacing w:after="60"/>
              <w:rPr>
                <w:ins w:id="5697" w:author="Rev 8 Allen Wirfs-Brock" w:date="2012-06-13T14:44:00Z"/>
              </w:rPr>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14:paraId="3491EAB4" w14:textId="77777777" w:rsidR="00EF2D49" w:rsidRPr="004D1BD1" w:rsidRDefault="00EF2D49" w:rsidP="00EF2D49">
      <w:pPr>
        <w:rPr>
          <w:ins w:id="5698" w:author="Rev 8 Allen Wirfs-Brock" w:date="2012-06-13T14:44:00Z"/>
        </w:rPr>
      </w:pPr>
    </w:p>
    <w:p w14:paraId="5CE5BC94" w14:textId="77777777" w:rsidR="004C02EF" w:rsidRPr="009C202C" w:rsidRDefault="004C02EF" w:rsidP="004C02EF">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748054A7" w14:textId="77777777" w:rsidR="004C02EF" w:rsidRPr="009C202C" w:rsidRDefault="004C02EF" w:rsidP="004C02EF">
      <w:r w:rsidRPr="009C202C">
        <w:t>In most situations only the running execution context (the top of the execution context stack) is directly manipulated by algorithms within this specification.  Hence when the terms “LexicalEnvironment”,</w:t>
      </w:r>
      <w:ins w:id="5699" w:author="Rev 7 Allen Wirfs-Brock" w:date="2012-05-01T18:12:00Z">
        <w:r w:rsidR="00606A1B">
          <w:t xml:space="preserve"> and</w:t>
        </w:r>
      </w:ins>
      <w:r w:rsidRPr="009C202C">
        <w:t xml:space="preserve"> “VariableEnvironment” </w:t>
      </w:r>
      <w:del w:id="5700" w:author="Rev 7 Allen Wirfs-Brock" w:date="2012-05-01T18:12:00Z">
        <w:r w:rsidRPr="009C202C" w:rsidDel="00606A1B">
          <w:delText xml:space="preserve">and “ThisBinding” </w:delText>
        </w:r>
      </w:del>
      <w:r w:rsidRPr="009C202C">
        <w:t>are used without qualification they are in reference to those components of the running execution context.</w:t>
      </w:r>
    </w:p>
    <w:p w14:paraId="7A3C712B" w14:textId="77777777" w:rsidR="004C02EF" w:rsidRPr="00E77497" w:rsidRDefault="004C02EF" w:rsidP="004C02EF">
      <w:pPr>
        <w:rPr>
          <w:i/>
        </w:rPr>
      </w:pPr>
      <w:r w:rsidRPr="00675B74">
        <w:t>An execution context is</w:t>
      </w:r>
      <w:r w:rsidRPr="00E77497">
        <w:t xml:space="preserve"> purely a specification mechanism and need not correspond to any particular artefact of an ECMAScript implementation.  It is impossible for an ECMAScript program to </w:t>
      </w:r>
      <w:ins w:id="5701" w:author="Rev 8 Allen Wirfs-Brock" w:date="2012-06-13T16:19:00Z">
        <w:r w:rsidR="008872E1">
          <w:t xml:space="preserve">directly </w:t>
        </w:r>
      </w:ins>
      <w:r w:rsidRPr="00E77497">
        <w:t>access</w:t>
      </w:r>
      <w:ins w:id="5702" w:author="Rev 8 Allen Wirfs-Brock" w:date="2012-06-13T16:19:00Z">
        <w:r w:rsidR="008872E1">
          <w:t xml:space="preserve"> or observe</w:t>
        </w:r>
      </w:ins>
      <w:r w:rsidRPr="00E77497">
        <w:t xml:space="preserve"> an execution context. </w:t>
      </w:r>
    </w:p>
    <w:p w14:paraId="7BCE6B0A" w14:textId="77777777" w:rsidR="004C02EF" w:rsidRPr="00E77497" w:rsidRDefault="004C02EF" w:rsidP="00C623F2">
      <w:pPr>
        <w:pStyle w:val="30"/>
        <w:numPr>
          <w:ilvl w:val="0"/>
          <w:numId w:val="0"/>
        </w:numPr>
      </w:pPr>
      <w:bookmarkStart w:id="5703" w:name="_Toc235503380"/>
      <w:bookmarkStart w:id="5704" w:name="_Toc241509155"/>
      <w:bookmarkStart w:id="5705" w:name="_Toc244416642"/>
      <w:bookmarkStart w:id="5706" w:name="_Toc276631006"/>
      <w:bookmarkStart w:id="5707" w:name="_Toc329528737"/>
      <w:r w:rsidRPr="00E77497">
        <w:t>10.</w:t>
      </w:r>
      <w:del w:id="5708" w:author="Rev 7 Allen Wirfs-Brock" w:date="2012-05-02T14:57:00Z">
        <w:r w:rsidRPr="00E77497" w:rsidDel="002B1601">
          <w:delText>3</w:delText>
        </w:r>
      </w:del>
      <w:ins w:id="5709" w:author="Rev 7 Allen Wirfs-Brock" w:date="2012-05-02T14:57:00Z">
        <w:r w:rsidR="002B1601">
          <w:t>4</w:t>
        </w:r>
      </w:ins>
      <w:r w:rsidRPr="00E77497">
        <w:t>.1</w:t>
      </w:r>
      <w:r w:rsidRPr="00E77497">
        <w:tab/>
        <w:t>Identifier Resolution</w:t>
      </w:r>
      <w:bookmarkEnd w:id="5703"/>
      <w:bookmarkEnd w:id="5704"/>
      <w:bookmarkEnd w:id="5705"/>
      <w:bookmarkEnd w:id="5706"/>
      <w:bookmarkEnd w:id="5707"/>
    </w:p>
    <w:p w14:paraId="38ED588B" w14:textId="77777777" w:rsidR="004C02EF" w:rsidRPr="00E77497" w:rsidRDefault="004C02EF" w:rsidP="004C02EF">
      <w:r w:rsidRPr="00E77497">
        <w:t xml:space="preserve">Identifier resolution is the process of determining the binding of an </w:t>
      </w:r>
      <w:r w:rsidRPr="00E77497">
        <w:rPr>
          <w:rStyle w:val="bnf"/>
        </w:rPr>
        <w:t>Identifier</w:t>
      </w:r>
      <w:ins w:id="5710" w:author="Allen Wirfs-Brock rev2" w:date="2011-07-22T10:32:00Z">
        <w:r w:rsidR="0040565C" w:rsidRPr="00E77497">
          <w:rPr>
            <w:rStyle w:val="bnf"/>
          </w:rPr>
          <w:t>Name</w:t>
        </w:r>
      </w:ins>
      <w:r w:rsidRPr="00E77497">
        <w:t xml:space="preserve"> using the LexicalEnvironment of the running execution context. During execution of ECMAScript code, </w:t>
      </w:r>
      <w:del w:id="5711" w:author="Allen Wirfs-Brock" w:date="2011-07-12T09:09:00Z">
        <w:r w:rsidRPr="00E77497" w:rsidDel="009574CD">
          <w:delText xml:space="preserve">the syntactic production </w:delText>
        </w:r>
        <w:r w:rsidRPr="00E77497" w:rsidDel="009574CD">
          <w:rPr>
            <w:rStyle w:val="bnf"/>
          </w:rPr>
          <w:delText>PrimaryExpression</w:delText>
        </w:r>
        <w:r w:rsidRPr="00E77497" w:rsidDel="009574CD">
          <w:delText xml:space="preserve"> </w:delText>
        </w:r>
        <w:r w:rsidRPr="00E77497" w:rsidDel="009574CD">
          <w:rPr>
            <w:rStyle w:val="bnf"/>
            <w:b/>
            <w:i w:val="0"/>
          </w:rPr>
          <w:delText>:</w:delText>
        </w:r>
        <w:r w:rsidRPr="00E77497" w:rsidDel="009574CD">
          <w:delText xml:space="preserve"> </w:delText>
        </w:r>
        <w:r w:rsidRPr="00E77497" w:rsidDel="009574CD">
          <w:rPr>
            <w:rStyle w:val="bnf"/>
          </w:rPr>
          <w:delText>Identifier</w:delText>
        </w:r>
        <w:r w:rsidRPr="00E77497" w:rsidDel="009574CD">
          <w:delText xml:space="preserve"> is evaluated</w:delText>
        </w:r>
      </w:del>
      <w:ins w:id="5712" w:author="Allen Wirfs-Brock" w:date="2011-07-12T09:09:00Z">
        <w:r w:rsidR="009574CD" w:rsidRPr="00E77497">
          <w:t>Identifier Resolution is performed</w:t>
        </w:r>
      </w:ins>
      <w:r w:rsidRPr="00E77497">
        <w:t xml:space="preserve"> using the following algorithm:</w:t>
      </w:r>
    </w:p>
    <w:p w14:paraId="046A945B" w14:textId="77777777" w:rsidR="004C02EF" w:rsidRPr="00E77497" w:rsidRDefault="004C02EF" w:rsidP="009A20C6">
      <w:pPr>
        <w:pStyle w:val="Alg4"/>
        <w:numPr>
          <w:ilvl w:val="0"/>
          <w:numId w:val="373"/>
        </w:numPr>
      </w:pPr>
      <w:r w:rsidRPr="00E77497">
        <w:t xml:space="preserve">Let </w:t>
      </w:r>
      <w:r w:rsidRPr="00E77497">
        <w:rPr>
          <w:i/>
        </w:rPr>
        <w:t>env</w:t>
      </w:r>
      <w:r w:rsidRPr="00E77497">
        <w:t xml:space="preserve"> be the running execution context’s LexicalEnvironment.</w:t>
      </w:r>
    </w:p>
    <w:p w14:paraId="07CA21F5" w14:textId="77777777" w:rsidR="004C02EF" w:rsidRPr="00E77497" w:rsidRDefault="004C02EF" w:rsidP="009A20C6">
      <w:pPr>
        <w:pStyle w:val="Alg4"/>
        <w:numPr>
          <w:ilvl w:val="0"/>
          <w:numId w:val="373"/>
        </w:numPr>
      </w:pPr>
      <w:r w:rsidRPr="00E77497">
        <w:t xml:space="preserve">If the syntactic production that is being evaluated is contained in a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70855EA3" w14:textId="77777777" w:rsidR="004C02EF" w:rsidRPr="00E77497" w:rsidRDefault="004C02EF" w:rsidP="009A20C6">
      <w:pPr>
        <w:pStyle w:val="Alg4"/>
        <w:numPr>
          <w:ilvl w:val="0"/>
          <w:numId w:val="373"/>
        </w:numPr>
        <w:spacing w:after="120"/>
      </w:pPr>
      <w:r w:rsidRPr="00E77497">
        <w:t xml:space="preserve">Return the result of calling GetIdentifierReference </w:t>
      </w:r>
      <w:del w:id="5713" w:author="Rev 6 Allen Wirfs-Brock" w:date="2012-02-16T13:08:00Z">
        <w:r w:rsidRPr="00E77497" w:rsidDel="005E1B82">
          <w:delText xml:space="preserve">function </w:delText>
        </w:r>
      </w:del>
      <w:ins w:id="5714" w:author="Rev 6 Allen Wirfs-Brock" w:date="2012-02-16T13:08:00Z">
        <w:r w:rsidR="005E1B82">
          <w:t>abstract operation</w:t>
        </w:r>
        <w:r w:rsidR="005E1B82" w:rsidRPr="00E77497">
          <w:t xml:space="preserve"> </w:t>
        </w:r>
      </w:ins>
      <w:r w:rsidRPr="00E77497">
        <w:t xml:space="preserve">passing </w:t>
      </w:r>
      <w:r w:rsidRPr="00E77497">
        <w:rPr>
          <w:i/>
        </w:rPr>
        <w:t>env</w:t>
      </w:r>
      <w:r w:rsidRPr="00E77497">
        <w:t xml:space="preserve">, </w:t>
      </w:r>
      <w:ins w:id="5715" w:author="Allen Wirfs-Brock rev2" w:date="2011-07-22T10:35:00Z">
        <w:r w:rsidR="0040565C" w:rsidRPr="00E77497">
          <w:t>the String</w:t>
        </w:r>
        <w:del w:id="5716" w:author="Rev 9 Allen Wirfs-Brock" w:date="2012-07-07T16:30:00Z">
          <w:r w:rsidR="0040565C" w:rsidRPr="00E77497" w:rsidDel="00D11231">
            <w:delText xml:space="preserve"> </w:delText>
          </w:r>
        </w:del>
        <w:del w:id="5717" w:author="Rev 8 Allen Wirfs-Brock" w:date="2012-06-14T07:55:00Z">
          <w:r w:rsidR="0040565C" w:rsidRPr="00E77497" w:rsidDel="00295173">
            <w:delText>v</w:delText>
          </w:r>
        </w:del>
      </w:ins>
      <w:ins w:id="5718" w:author="Rev 8 Allen Wirfs-Brock" w:date="2012-06-14T07:55:00Z">
        <w:r w:rsidR="00295173">
          <w:t>V</w:t>
        </w:r>
      </w:ins>
      <w:ins w:id="5719" w:author="Allen Wirfs-Brock rev2" w:date="2011-07-22T10:35:00Z">
        <w:r w:rsidR="0040565C" w:rsidRPr="00E77497">
          <w:t xml:space="preserve">alue </w:t>
        </w:r>
        <w:del w:id="5720" w:author="Rev 8 Allen Wirfs-Brock" w:date="2012-06-14T07:56:00Z">
          <w:r w:rsidR="0040565C" w:rsidRPr="00E77497" w:rsidDel="00295173">
            <w:delText>containing the same sequence of characters as</w:delText>
          </w:r>
        </w:del>
      </w:ins>
      <w:ins w:id="5721" w:author="Rev 8 Allen Wirfs-Brock" w:date="2012-06-14T07:56:00Z">
        <w:r w:rsidR="00295173">
          <w:t>of</w:t>
        </w:r>
      </w:ins>
      <w:ins w:id="5722" w:author="Allen Wirfs-Brock rev2" w:date="2011-07-22T10:35:00Z">
        <w:r w:rsidR="0040565C" w:rsidRPr="00E77497">
          <w:t xml:space="preserve"> </w:t>
        </w:r>
        <w:r w:rsidR="0040565C" w:rsidRPr="00E77497">
          <w:rPr>
            <w:i/>
          </w:rPr>
          <w:t>IdentifierName</w:t>
        </w:r>
      </w:ins>
      <w:del w:id="5723" w:author="Allen Wirfs-Brock rev2" w:date="2011-07-22T10:35:00Z">
        <w:r w:rsidRPr="00E77497" w:rsidDel="0040565C">
          <w:rPr>
            <w:i/>
          </w:rPr>
          <w:delText>Identifier</w:delText>
        </w:r>
      </w:del>
      <w:r w:rsidRPr="00E77497">
        <w:t xml:space="preserve">, and </w:t>
      </w:r>
      <w:r w:rsidRPr="00E77497">
        <w:rPr>
          <w:i/>
        </w:rPr>
        <w:t>strict</w:t>
      </w:r>
      <w:r w:rsidRPr="00E77497">
        <w:t xml:space="preserve"> as arguments.</w:t>
      </w:r>
    </w:p>
    <w:p w14:paraId="478C7A9E" w14:textId="77777777" w:rsidR="004C02EF" w:rsidRPr="00E77497" w:rsidRDefault="004C02EF" w:rsidP="004C02EF">
      <w:r w:rsidRPr="00E77497">
        <w:t xml:space="preserve">The result of evaluating an identifier is always a value of type Reference with its referenced name component equal to the </w:t>
      </w:r>
      <w:r w:rsidRPr="00E77497">
        <w:rPr>
          <w:rStyle w:val="bnf"/>
        </w:rPr>
        <w:t>Identifier</w:t>
      </w:r>
      <w:r w:rsidRPr="00E77497">
        <w:t xml:space="preserve"> String.</w:t>
      </w:r>
    </w:p>
    <w:p w14:paraId="7348CC59" w14:textId="77777777" w:rsidR="00A45741" w:rsidRPr="00E77497" w:rsidRDefault="00A45741" w:rsidP="00A45741">
      <w:pPr>
        <w:pStyle w:val="30"/>
        <w:numPr>
          <w:ilvl w:val="0"/>
          <w:numId w:val="0"/>
        </w:numPr>
        <w:rPr>
          <w:ins w:id="5724" w:author="Rev 7 Allen Wirfs-Brock" w:date="2012-05-01T16:19:00Z"/>
        </w:rPr>
      </w:pPr>
      <w:bookmarkStart w:id="5725" w:name="_Toc235503381"/>
      <w:bookmarkStart w:id="5726" w:name="_Toc241509156"/>
      <w:bookmarkStart w:id="5727" w:name="_Toc244416643"/>
      <w:bookmarkStart w:id="5728" w:name="_Toc276631007"/>
      <w:bookmarkStart w:id="5729" w:name="_Toc329528738"/>
      <w:ins w:id="5730" w:author="Rev 7 Allen Wirfs-Brock" w:date="2012-05-01T16:19:00Z">
        <w:r w:rsidRPr="00E77497">
          <w:t>10.</w:t>
        </w:r>
      </w:ins>
      <w:ins w:id="5731" w:author="Rev 7 Allen Wirfs-Brock" w:date="2012-05-02T14:57:00Z">
        <w:r w:rsidR="002B1601">
          <w:t>4</w:t>
        </w:r>
      </w:ins>
      <w:ins w:id="5732" w:author="Rev 7 Allen Wirfs-Brock" w:date="2012-05-01T16:19:00Z">
        <w:r w:rsidRPr="00E77497">
          <w:t>.</w:t>
        </w:r>
        <w:r>
          <w:t>3</w:t>
        </w:r>
        <w:r w:rsidRPr="00E77497">
          <w:tab/>
        </w:r>
        <w:r>
          <w:t>GetThisEnvironment</w:t>
        </w:r>
        <w:bookmarkEnd w:id="5729"/>
      </w:ins>
    </w:p>
    <w:p w14:paraId="4AD46113" w14:textId="77777777" w:rsidR="00A45741" w:rsidRPr="00E77497" w:rsidRDefault="00A45741" w:rsidP="00A45741">
      <w:pPr>
        <w:rPr>
          <w:ins w:id="5733" w:author="Rev 7 Allen Wirfs-Brock" w:date="2012-05-01T16:19:00Z"/>
        </w:rPr>
      </w:pPr>
      <w:ins w:id="5734" w:author="Rev 7 Allen Wirfs-Brock" w:date="2012-05-01T16:19:00Z">
        <w:r>
          <w:t xml:space="preserve">The abstract operation </w:t>
        </w:r>
      </w:ins>
      <w:ins w:id="5735" w:author="Rev 7 Allen Wirfs-Brock" w:date="2012-05-01T16:20:00Z">
        <w:r>
          <w:rPr>
            <w:rFonts w:ascii="Times New Roman" w:hAnsi="Times New Roman"/>
          </w:rPr>
          <w:t>GetThisEnviroment</w:t>
        </w:r>
      </w:ins>
      <w:ins w:id="5736" w:author="Rev 7 Allen Wirfs-Brock" w:date="2012-05-01T16:19:00Z">
        <w:r w:rsidRPr="00E77497">
          <w:t xml:space="preserve"> </w:t>
        </w:r>
      </w:ins>
      <w:ins w:id="5737" w:author="Rev 7 Allen Wirfs-Brock" w:date="2012-05-01T16:21:00Z">
        <w:r>
          <w:t>find</w:t>
        </w:r>
      </w:ins>
      <w:ins w:id="5738" w:author="Rev 8 Allen Wirfs-Brock" w:date="2012-06-13T17:35:00Z">
        <w:r w:rsidR="008C7DCE">
          <w:t>s</w:t>
        </w:r>
      </w:ins>
      <w:ins w:id="5739" w:author="Rev 7 Allen Wirfs-Brock" w:date="2012-05-01T16:21:00Z">
        <w:r>
          <w:t xml:space="preserve"> the lexi</w:t>
        </w:r>
      </w:ins>
      <w:ins w:id="5740" w:author="Rev 7 Allen Wirfs-Brock" w:date="2012-05-04T13:59:00Z">
        <w:r w:rsidR="00DE13A5">
          <w:t>c</w:t>
        </w:r>
      </w:ins>
      <w:ins w:id="5741" w:author="Rev 7 Allen Wirfs-Brock" w:date="2012-05-01T16:21:00Z">
        <w:r>
          <w:t>al environment that currently supplies the</w:t>
        </w:r>
      </w:ins>
      <w:ins w:id="5742" w:author="Rev 7 Allen Wirfs-Brock" w:date="2012-05-01T16:19:00Z">
        <w:r w:rsidRPr="00E77497">
          <w:t xml:space="preserve"> binding of </w:t>
        </w:r>
        <w:r>
          <w:t xml:space="preserve">the keyword </w:t>
        </w:r>
        <w:r w:rsidRPr="00DD7AA6">
          <w:rPr>
            <w:rFonts w:ascii="Courier New" w:hAnsi="Courier New" w:cs="Courier New"/>
            <w:b/>
          </w:rPr>
          <w:t>this</w:t>
        </w:r>
      </w:ins>
      <w:ins w:id="5743" w:author="Rev 7 Allen Wirfs-Brock" w:date="2012-05-01T16:22:00Z">
        <w:r w:rsidRPr="00A45741">
          <w:rPr>
            <w:rFonts w:cs="Arial"/>
          </w:rPr>
          <w:t>.</w:t>
        </w:r>
      </w:ins>
      <w:ins w:id="5744" w:author="Rev 7 Allen Wirfs-Brock" w:date="2012-05-01T16:19:00Z">
        <w:r w:rsidRPr="00E77497">
          <w:t xml:space="preserve"> </w:t>
        </w:r>
      </w:ins>
      <w:ins w:id="5745" w:author="Rev 7 Allen Wirfs-Brock" w:date="2012-05-01T16:22:00Z">
        <w:del w:id="5746" w:author="Rev 8 Allen Wirfs-Brock" w:date="2012-06-13T17:36:00Z">
          <w:r w:rsidDel="008C7DCE">
            <w:delText>It starts search with</w:delText>
          </w:r>
        </w:del>
      </w:ins>
      <w:ins w:id="5747" w:author="Rev 7 Allen Wirfs-Brock" w:date="2012-05-01T16:19:00Z">
        <w:del w:id="5748" w:author="Rev 8 Allen Wirfs-Brock" w:date="2012-06-13T17:36:00Z">
          <w:r w:rsidRPr="00E77497" w:rsidDel="008C7DCE">
            <w:delText xml:space="preserve"> the LexicalEnvironment of the </w:delText>
          </w:r>
        </w:del>
        <w:del w:id="5749" w:author="Rev 8 Allen Wirfs-Brock" w:date="2012-06-13T15:58:00Z">
          <w:r w:rsidDel="00CB5151">
            <w:delText>current</w:delText>
          </w:r>
        </w:del>
        <w:del w:id="5750" w:author="Rev 8 Allen Wirfs-Brock" w:date="2012-06-13T17:36:00Z">
          <w:r w:rsidRPr="00E77497" w:rsidDel="008C7DCE">
            <w:delText xml:space="preserve"> execution context. </w:delText>
          </w:r>
        </w:del>
      </w:ins>
      <w:ins w:id="5751" w:author="Rev 7 Allen Wirfs-Brock" w:date="2012-05-01T16:22:00Z">
        <w:r>
          <w:rPr>
            <w:rFonts w:ascii="Times New Roman" w:hAnsi="Times New Roman"/>
          </w:rPr>
          <w:t>GetThisEnviroment</w:t>
        </w:r>
        <w:r w:rsidRPr="00E77497">
          <w:t xml:space="preserve"> </w:t>
        </w:r>
      </w:ins>
      <w:ins w:id="5752" w:author="Rev 7 Allen Wirfs-Brock" w:date="2012-05-01T16:19:00Z">
        <w:r w:rsidRPr="00E77497">
          <w:t>perform</w:t>
        </w:r>
        <w:r>
          <w:t>s</w:t>
        </w:r>
        <w:r w:rsidRPr="00E77497">
          <w:t xml:space="preserve"> the following </w:t>
        </w:r>
        <w:r>
          <w:t>steps</w:t>
        </w:r>
        <w:r w:rsidRPr="00E77497">
          <w:t>:</w:t>
        </w:r>
      </w:ins>
    </w:p>
    <w:p w14:paraId="509D01B9" w14:textId="77777777" w:rsidR="00A45741" w:rsidRPr="00E77497" w:rsidRDefault="00A45741" w:rsidP="00A45741">
      <w:pPr>
        <w:pStyle w:val="Alg4"/>
        <w:numPr>
          <w:ilvl w:val="0"/>
          <w:numId w:val="782"/>
        </w:numPr>
        <w:rPr>
          <w:ins w:id="5753" w:author="Rev 7 Allen Wirfs-Brock" w:date="2012-05-01T16:19:00Z"/>
        </w:rPr>
      </w:pPr>
      <w:ins w:id="5754" w:author="Rev 7 Allen Wirfs-Brock" w:date="2012-05-01T16:19:00Z">
        <w:r w:rsidRPr="00E77497">
          <w:t xml:space="preserve">Let </w:t>
        </w:r>
        <w:r>
          <w:rPr>
            <w:i/>
          </w:rPr>
          <w:t>lex</w:t>
        </w:r>
        <w:r w:rsidRPr="00E77497">
          <w:t xml:space="preserve"> be the </w:t>
        </w:r>
        <w:del w:id="5755" w:author="Rev 8 Allen Wirfs-Brock" w:date="2012-06-13T15:58:00Z">
          <w:r w:rsidDel="00CB5151">
            <w:delText>current</w:delText>
          </w:r>
        </w:del>
      </w:ins>
      <w:ins w:id="5756" w:author="Rev 8 Allen Wirfs-Brock" w:date="2012-06-13T15:58:00Z">
        <w:r w:rsidR="00CB5151">
          <w:t>running</w:t>
        </w:r>
      </w:ins>
      <w:ins w:id="5757" w:author="Rev 7 Allen Wirfs-Brock" w:date="2012-05-01T16:19:00Z">
        <w:r w:rsidRPr="00E77497">
          <w:t xml:space="preserve"> execution context’s LexicalEnvironment.</w:t>
        </w:r>
      </w:ins>
    </w:p>
    <w:p w14:paraId="3257FEA9" w14:textId="77777777" w:rsidR="00A45741" w:rsidRDefault="00A45741" w:rsidP="00A45741">
      <w:pPr>
        <w:pStyle w:val="Alg4"/>
        <w:numPr>
          <w:ilvl w:val="0"/>
          <w:numId w:val="782"/>
        </w:numPr>
        <w:rPr>
          <w:ins w:id="5758" w:author="Rev 7 Allen Wirfs-Brock" w:date="2012-05-01T16:19:00Z"/>
        </w:rPr>
      </w:pPr>
      <w:ins w:id="5759" w:author="Rev 7 Allen Wirfs-Brock" w:date="2012-05-01T16:19:00Z">
        <w:r>
          <w:t>Repeat</w:t>
        </w:r>
      </w:ins>
    </w:p>
    <w:p w14:paraId="74D154CF" w14:textId="77777777" w:rsidR="00A45741" w:rsidRPr="00E77497" w:rsidRDefault="00A45741" w:rsidP="00A45741">
      <w:pPr>
        <w:pStyle w:val="Alg4"/>
        <w:numPr>
          <w:ilvl w:val="1"/>
          <w:numId w:val="782"/>
        </w:numPr>
        <w:rPr>
          <w:ins w:id="5760" w:author="Rev 7 Allen Wirfs-Brock" w:date="2012-05-01T16:19:00Z"/>
        </w:rPr>
      </w:pPr>
      <w:ins w:id="5761" w:author="Rev 7 Allen Wirfs-Brock" w:date="2012-05-01T16:19:00Z">
        <w:r w:rsidRPr="00E77497">
          <w:t xml:space="preserve">Let </w:t>
        </w:r>
        <w:r w:rsidRPr="00E77497">
          <w:rPr>
            <w:i/>
          </w:rPr>
          <w:t>envRec</w:t>
        </w:r>
        <w:r w:rsidRPr="00E77497">
          <w:t xml:space="preserve"> be </w:t>
        </w:r>
        <w:r w:rsidRPr="00E77497">
          <w:rPr>
            <w:i/>
          </w:rPr>
          <w:t>lex</w:t>
        </w:r>
        <w:r w:rsidRPr="00E77497">
          <w:t>’s environment record.</w:t>
        </w:r>
      </w:ins>
    </w:p>
    <w:p w14:paraId="1DAF8AFA" w14:textId="77777777" w:rsidR="00A45741" w:rsidRPr="00E77497" w:rsidRDefault="00A45741" w:rsidP="00A45741">
      <w:pPr>
        <w:pStyle w:val="Alg4"/>
        <w:numPr>
          <w:ilvl w:val="1"/>
          <w:numId w:val="782"/>
        </w:numPr>
        <w:rPr>
          <w:ins w:id="5762" w:author="Rev 7 Allen Wirfs-Brock" w:date="2012-05-01T16:19:00Z"/>
        </w:rPr>
      </w:pPr>
      <w:ins w:id="5763" w:author="Rev 7 Allen Wirfs-Brock" w:date="2012-05-01T16:19:00Z">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ins>
    </w:p>
    <w:p w14:paraId="7273635F" w14:textId="77777777" w:rsidR="00A45741" w:rsidRPr="00E77497" w:rsidRDefault="00A45741" w:rsidP="00A45741">
      <w:pPr>
        <w:pStyle w:val="Alg4"/>
        <w:numPr>
          <w:ilvl w:val="1"/>
          <w:numId w:val="782"/>
        </w:numPr>
        <w:rPr>
          <w:ins w:id="5764" w:author="Rev 7 Allen Wirfs-Brock" w:date="2012-05-01T16:19:00Z"/>
        </w:rPr>
      </w:pPr>
      <w:ins w:id="5765" w:author="Rev 7 Allen Wirfs-Brock" w:date="2012-05-01T16:19:00Z">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ins>
    </w:p>
    <w:p w14:paraId="4FB82973" w14:textId="77777777" w:rsidR="00A45741" w:rsidRPr="00E77497" w:rsidRDefault="00A45741" w:rsidP="00A45741">
      <w:pPr>
        <w:pStyle w:val="Alg4"/>
        <w:numPr>
          <w:ilvl w:val="1"/>
          <w:numId w:val="782"/>
        </w:numPr>
        <w:rPr>
          <w:ins w:id="5766" w:author="Rev 7 Allen Wirfs-Brock" w:date="2012-05-01T16:19:00Z"/>
        </w:rPr>
      </w:pPr>
      <w:ins w:id="5767" w:author="Rev 7 Allen Wirfs-Brock" w:date="2012-05-01T16:19:00Z">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ins>
    </w:p>
    <w:p w14:paraId="671AF705" w14:textId="77777777" w:rsidR="00A45741" w:rsidRDefault="00A45741" w:rsidP="004C63CF">
      <w:pPr>
        <w:pStyle w:val="Alg4"/>
        <w:numPr>
          <w:ilvl w:val="1"/>
          <w:numId w:val="782"/>
        </w:numPr>
        <w:spacing w:after="120"/>
        <w:rPr>
          <w:ins w:id="5768" w:author="Rev 7 Allen Wirfs-Brock" w:date="2012-05-01T16:19:00Z"/>
        </w:rPr>
      </w:pPr>
      <w:ins w:id="5769" w:author="Rev 7 Allen Wirfs-Brock" w:date="2012-05-01T16:19:00Z">
        <w:r w:rsidRPr="00E77497">
          <w:t xml:space="preserve">Let </w:t>
        </w:r>
        <w:r>
          <w:rPr>
            <w:i/>
          </w:rPr>
          <w:t>lex</w:t>
        </w:r>
        <w:r w:rsidRPr="00E77497">
          <w:rPr>
            <w:i/>
          </w:rPr>
          <w:t xml:space="preserve"> </w:t>
        </w:r>
        <w:r w:rsidRPr="00E77497">
          <w:t xml:space="preserve">be </w:t>
        </w:r>
        <w:r w:rsidRPr="00DD7AA6">
          <w:rPr>
            <w:i/>
          </w:rPr>
          <w:t>outer</w:t>
        </w:r>
        <w:r w:rsidRPr="00E77497">
          <w:t>.</w:t>
        </w:r>
      </w:ins>
    </w:p>
    <w:p w14:paraId="10835748" w14:textId="77777777" w:rsidR="00825110" w:rsidRPr="00E77497" w:rsidRDefault="00825110" w:rsidP="00825110">
      <w:pPr>
        <w:pStyle w:val="30"/>
        <w:numPr>
          <w:ilvl w:val="0"/>
          <w:numId w:val="0"/>
        </w:numPr>
        <w:rPr>
          <w:ins w:id="5770" w:author="Rev 7 Allen Wirfs-Brock" w:date="2012-05-01T14:06:00Z"/>
        </w:rPr>
      </w:pPr>
      <w:bookmarkStart w:id="5771" w:name="_Toc329528739"/>
      <w:ins w:id="5772" w:author="Rev 7 Allen Wirfs-Brock" w:date="2012-05-01T14:06:00Z">
        <w:r w:rsidRPr="00E77497">
          <w:t>10.</w:t>
        </w:r>
      </w:ins>
      <w:ins w:id="5773" w:author="Rev 7 Allen Wirfs-Brock" w:date="2012-05-02T14:57:00Z">
        <w:r w:rsidR="002B1601">
          <w:t>4</w:t>
        </w:r>
      </w:ins>
      <w:ins w:id="5774" w:author="Rev 7 Allen Wirfs-Brock" w:date="2012-05-01T14:06:00Z">
        <w:r w:rsidRPr="00E77497">
          <w:t>.</w:t>
        </w:r>
      </w:ins>
      <w:ins w:id="5775" w:author="Rev 7 Allen Wirfs-Brock" w:date="2012-05-01T16:19:00Z">
        <w:del w:id="5776" w:author="Rev 8 Allen Wirfs-Brock" w:date="2012-06-13T17:38:00Z">
          <w:r w:rsidR="00A45741" w:rsidDel="008C7DCE">
            <w:delText>3</w:delText>
          </w:r>
        </w:del>
      </w:ins>
      <w:ins w:id="5777" w:author="Rev 8 Allen Wirfs-Brock" w:date="2012-06-13T17:38:00Z">
        <w:r w:rsidR="008C7DCE">
          <w:t>4</w:t>
        </w:r>
      </w:ins>
      <w:ins w:id="5778" w:author="Rev 7 Allen Wirfs-Brock" w:date="2012-05-01T14:06:00Z">
        <w:r w:rsidRPr="00E77497">
          <w:tab/>
        </w:r>
      </w:ins>
      <w:ins w:id="5779" w:author="Rev 7 Allen Wirfs-Brock" w:date="2012-05-01T14:07:00Z">
        <w:r>
          <w:t>This</w:t>
        </w:r>
      </w:ins>
      <w:ins w:id="5780" w:author="Rev 7 Allen Wirfs-Brock" w:date="2012-05-01T14:06:00Z">
        <w:r w:rsidRPr="00E77497">
          <w:t xml:space="preserve"> Resolution</w:t>
        </w:r>
        <w:bookmarkEnd w:id="5771"/>
      </w:ins>
    </w:p>
    <w:p w14:paraId="19B81E2E" w14:textId="77777777" w:rsidR="00825110" w:rsidRPr="00E77497" w:rsidRDefault="00DD7AA6" w:rsidP="00825110">
      <w:pPr>
        <w:rPr>
          <w:ins w:id="5781" w:author="Rev 7 Allen Wirfs-Brock" w:date="2012-05-01T14:06:00Z"/>
        </w:rPr>
      </w:pPr>
      <w:ins w:id="5782" w:author="Rev 7 Allen Wirfs-Brock" w:date="2012-05-01T14:31:00Z">
        <w:r>
          <w:t xml:space="preserve">The </w:t>
        </w:r>
      </w:ins>
      <w:ins w:id="5783" w:author="Rev 7 Allen Wirfs-Brock" w:date="2012-05-01T14:32:00Z">
        <w:r>
          <w:t>abstract</w:t>
        </w:r>
      </w:ins>
      <w:ins w:id="5784" w:author="Rev 7 Allen Wirfs-Brock" w:date="2012-05-01T14:31:00Z">
        <w:r>
          <w:t xml:space="preserve"> </w:t>
        </w:r>
      </w:ins>
      <w:ins w:id="5785" w:author="Rev 7 Allen Wirfs-Brock" w:date="2012-05-01T14:32:00Z">
        <w:r>
          <w:t xml:space="preserve">operation </w:t>
        </w:r>
      </w:ins>
      <w:ins w:id="5786" w:author="Rev 7 Allen Wirfs-Brock" w:date="2012-05-01T14:07:00Z">
        <w:r w:rsidR="00825110" w:rsidRPr="00DD7AA6">
          <w:rPr>
            <w:rFonts w:ascii="Times New Roman" w:hAnsi="Times New Roman"/>
          </w:rPr>
          <w:t>This</w:t>
        </w:r>
      </w:ins>
      <w:ins w:id="5787" w:author="Rev 7 Allen Wirfs-Brock" w:date="2012-05-01T14:32:00Z">
        <w:r w:rsidRPr="00DD7AA6">
          <w:rPr>
            <w:rFonts w:ascii="Times New Roman" w:hAnsi="Times New Roman"/>
          </w:rPr>
          <w:t>R</w:t>
        </w:r>
      </w:ins>
      <w:ins w:id="5788" w:author="Rev 7 Allen Wirfs-Brock" w:date="2012-05-01T14:06:00Z">
        <w:r w:rsidR="00825110" w:rsidRPr="00DD7AA6">
          <w:rPr>
            <w:rFonts w:ascii="Times New Roman" w:hAnsi="Times New Roman"/>
          </w:rPr>
          <w:t>esolution</w:t>
        </w:r>
        <w:r w:rsidR="00825110" w:rsidRPr="00E77497">
          <w:t xml:space="preserve"> is the process of determining the binding of </w:t>
        </w:r>
      </w:ins>
      <w:ins w:id="5789" w:author="Rev 7 Allen Wirfs-Brock" w:date="2012-05-01T14:07:00Z">
        <w:r w:rsidR="00825110">
          <w:t xml:space="preserve">the keyword </w:t>
        </w:r>
        <w:r w:rsidR="00825110" w:rsidRPr="00DD7AA6">
          <w:rPr>
            <w:rFonts w:ascii="Courier New" w:hAnsi="Courier New" w:cs="Courier New"/>
            <w:b/>
          </w:rPr>
          <w:t>this</w:t>
        </w:r>
      </w:ins>
      <w:ins w:id="5790" w:author="Rev 7 Allen Wirfs-Brock" w:date="2012-05-01T14:06:00Z">
        <w:r w:rsidR="00825110" w:rsidRPr="00E77497">
          <w:t xml:space="preserve"> using the LexicalEnvironment of the </w:t>
        </w:r>
      </w:ins>
      <w:ins w:id="5791" w:author="Rev 7 Allen Wirfs-Brock" w:date="2012-05-01T14:32:00Z">
        <w:del w:id="5792" w:author="Rev 8 Allen Wirfs-Brock" w:date="2012-06-13T15:59:00Z">
          <w:r w:rsidDel="00CB5151">
            <w:delText>current</w:delText>
          </w:r>
        </w:del>
      </w:ins>
      <w:ins w:id="5793" w:author="Rev 8 Allen Wirfs-Brock" w:date="2012-06-13T15:59:00Z">
        <w:r w:rsidR="00CB5151">
          <w:t>running</w:t>
        </w:r>
      </w:ins>
      <w:ins w:id="5794" w:author="Rev 7 Allen Wirfs-Brock" w:date="2012-05-01T14:06:00Z">
        <w:r w:rsidR="00825110" w:rsidRPr="00E77497">
          <w:t xml:space="preserve"> execution context. </w:t>
        </w:r>
      </w:ins>
      <w:ins w:id="5795" w:author="Rev 7 Allen Wirfs-Brock" w:date="2012-05-01T14:33:00Z">
        <w:r w:rsidRPr="00DD7AA6">
          <w:rPr>
            <w:rFonts w:ascii="Times New Roman" w:hAnsi="Times New Roman"/>
          </w:rPr>
          <w:t>ThisResolution</w:t>
        </w:r>
        <w:r>
          <w:t xml:space="preserve"> </w:t>
        </w:r>
      </w:ins>
      <w:ins w:id="5796" w:author="Rev 7 Allen Wirfs-Brock" w:date="2012-05-01T14:06:00Z">
        <w:r w:rsidR="00825110" w:rsidRPr="00E77497">
          <w:t>perform</w:t>
        </w:r>
      </w:ins>
      <w:ins w:id="5797" w:author="Rev 7 Allen Wirfs-Brock" w:date="2012-05-01T14:33:00Z">
        <w:r>
          <w:t>s</w:t>
        </w:r>
      </w:ins>
      <w:ins w:id="5798" w:author="Rev 7 Allen Wirfs-Brock" w:date="2012-05-01T14:06:00Z">
        <w:r w:rsidR="00825110" w:rsidRPr="00E77497">
          <w:t xml:space="preserve"> the following </w:t>
        </w:r>
      </w:ins>
      <w:ins w:id="5799" w:author="Rev 7 Allen Wirfs-Brock" w:date="2012-05-01T14:33:00Z">
        <w:r>
          <w:t>steps</w:t>
        </w:r>
      </w:ins>
      <w:ins w:id="5800" w:author="Rev 7 Allen Wirfs-Brock" w:date="2012-05-01T14:06:00Z">
        <w:r w:rsidR="00825110" w:rsidRPr="00E77497">
          <w:t>:</w:t>
        </w:r>
      </w:ins>
    </w:p>
    <w:p w14:paraId="476A86F4" w14:textId="77777777" w:rsidR="00825110" w:rsidRPr="00E77497" w:rsidRDefault="00825110" w:rsidP="00141C64">
      <w:pPr>
        <w:pStyle w:val="Alg4"/>
        <w:numPr>
          <w:ilvl w:val="0"/>
          <w:numId w:val="786"/>
        </w:numPr>
        <w:rPr>
          <w:ins w:id="5801" w:author="Rev 7 Allen Wirfs-Brock" w:date="2012-05-01T14:06:00Z"/>
        </w:rPr>
      </w:pPr>
      <w:ins w:id="5802" w:author="Rev 7 Allen Wirfs-Brock" w:date="2012-05-01T14:06:00Z">
        <w:r w:rsidRPr="00E77497">
          <w:t xml:space="preserve">Let </w:t>
        </w:r>
      </w:ins>
      <w:ins w:id="5803" w:author="Rev 7 Allen Wirfs-Brock" w:date="2012-05-01T16:26:00Z">
        <w:r w:rsidR="00141C64">
          <w:rPr>
            <w:i/>
          </w:rPr>
          <w:t>env</w:t>
        </w:r>
      </w:ins>
      <w:ins w:id="5804" w:author="Rev 7 Allen Wirfs-Brock" w:date="2012-05-01T16:25:00Z">
        <w:r w:rsidR="00141C64">
          <w:t xml:space="preserve"> be the result of performing the GetThisEnvironment abstract operation</w:t>
        </w:r>
      </w:ins>
      <w:ins w:id="5805" w:author="Rev 7 Allen Wirfs-Brock" w:date="2012-05-01T14:06:00Z">
        <w:r w:rsidRPr="00E77497">
          <w:t>.</w:t>
        </w:r>
      </w:ins>
    </w:p>
    <w:p w14:paraId="5CC819FA" w14:textId="77777777" w:rsidR="00825110" w:rsidRPr="00E77497" w:rsidRDefault="00141C64" w:rsidP="00141C64">
      <w:pPr>
        <w:pStyle w:val="Alg4"/>
        <w:numPr>
          <w:ilvl w:val="0"/>
          <w:numId w:val="786"/>
        </w:numPr>
        <w:spacing w:after="120"/>
        <w:rPr>
          <w:ins w:id="5806" w:author="Rev 7 Allen Wirfs-Brock" w:date="2012-05-01T14:06:00Z"/>
        </w:rPr>
      </w:pPr>
      <w:ins w:id="5807" w:author="Rev 7 Allen Wirfs-Brock" w:date="2012-05-01T16:25:00Z">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ins>
      <w:ins w:id="5808" w:author="Rev 7 Allen Wirfs-Brock" w:date="2012-05-01T14:37:00Z">
        <w:r w:rsidR="00DD7AA6" w:rsidRPr="00E77497">
          <w:t>.</w:t>
        </w:r>
      </w:ins>
    </w:p>
    <w:p w14:paraId="039975C6" w14:textId="77777777" w:rsidR="004C02EF" w:rsidRPr="00E77497" w:rsidDel="002B1601" w:rsidRDefault="004C02EF" w:rsidP="00F77917">
      <w:pPr>
        <w:pStyle w:val="20"/>
        <w:numPr>
          <w:ilvl w:val="0"/>
          <w:numId w:val="0"/>
        </w:numPr>
        <w:rPr>
          <w:del w:id="5809" w:author="Rev 7 Allen Wirfs-Brock" w:date="2012-05-02T14:57:00Z"/>
        </w:rPr>
      </w:pPr>
      <w:del w:id="5810" w:author="Rev 7 Allen Wirfs-Brock" w:date="2012-05-02T14:57:00Z">
        <w:r w:rsidRPr="00E77497" w:rsidDel="002B1601">
          <w:delText>10.4</w:delText>
        </w:r>
        <w:r w:rsidRPr="00E77497" w:rsidDel="002B1601">
          <w:tab/>
          <w:delText>Establishing an Execution Context</w:delText>
        </w:r>
        <w:bookmarkEnd w:id="5725"/>
        <w:bookmarkEnd w:id="5726"/>
        <w:bookmarkEnd w:id="5727"/>
        <w:bookmarkEnd w:id="5728"/>
      </w:del>
    </w:p>
    <w:p w14:paraId="3147DA43" w14:textId="77777777" w:rsidR="004C02EF" w:rsidRPr="00E77497" w:rsidDel="002B1601" w:rsidRDefault="004C02EF">
      <w:pPr>
        <w:pStyle w:val="20"/>
        <w:numPr>
          <w:ilvl w:val="0"/>
          <w:numId w:val="0"/>
        </w:numPr>
        <w:rPr>
          <w:del w:id="5811" w:author="Rev 7 Allen Wirfs-Brock" w:date="2012-05-02T14:57:00Z"/>
        </w:rPr>
        <w:pPrChange w:id="5812" w:author="Rev 7 Allen Wirfs-Brock" w:date="2012-05-02T14:57:00Z">
          <w:pPr/>
        </w:pPrChange>
      </w:pPr>
      <w:del w:id="5813" w:author="Rev 7 Allen Wirfs-Brock" w:date="2012-05-02T14:57:00Z">
        <w:r w:rsidRPr="00E77497" w:rsidDel="002B1601">
          <w:delText>Evaluation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delText>
        </w:r>
      </w:del>
    </w:p>
    <w:p w14:paraId="2C8D120F" w14:textId="77777777" w:rsidR="004C02EF" w:rsidRPr="00E77497" w:rsidDel="002B1601" w:rsidRDefault="004C02EF">
      <w:pPr>
        <w:pStyle w:val="20"/>
        <w:numPr>
          <w:ilvl w:val="0"/>
          <w:numId w:val="0"/>
        </w:numPr>
        <w:rPr>
          <w:del w:id="5814" w:author="Rev 7 Allen Wirfs-Brock" w:date="2012-05-02T14:57:00Z"/>
        </w:rPr>
        <w:pPrChange w:id="5815" w:author="Rev 7 Allen Wirfs-Brock" w:date="2012-05-02T14:57:00Z">
          <w:pPr/>
        </w:pPrChange>
      </w:pPr>
      <w:del w:id="5816" w:author="Rev 7 Allen Wirfs-Brock" w:date="2012-05-02T14:57:00Z">
        <w:r w:rsidRPr="00E77497" w:rsidDel="002B1601">
          <w:delTex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delText>
        </w:r>
      </w:del>
    </w:p>
    <w:p w14:paraId="3AFA9B7F" w14:textId="77777777" w:rsidR="004C02EF" w:rsidRPr="00E77497" w:rsidDel="00852E6B" w:rsidRDefault="004C02EF">
      <w:pPr>
        <w:pStyle w:val="20"/>
        <w:numPr>
          <w:ilvl w:val="0"/>
          <w:numId w:val="0"/>
        </w:numPr>
        <w:rPr>
          <w:del w:id="5817" w:author="Rev 7 Allen Wirfs-Brock" w:date="2012-05-02T11:31:00Z"/>
        </w:rPr>
        <w:pPrChange w:id="5818" w:author="Rev 7 Allen Wirfs-Brock" w:date="2012-05-02T14:57:00Z">
          <w:pPr>
            <w:pStyle w:val="30"/>
            <w:numPr>
              <w:ilvl w:val="0"/>
              <w:numId w:val="0"/>
            </w:numPr>
          </w:pPr>
        </w:pPrChange>
      </w:pPr>
      <w:bookmarkStart w:id="5819" w:name="_Toc235503382"/>
      <w:bookmarkStart w:id="5820" w:name="_Toc241509157"/>
      <w:bookmarkStart w:id="5821" w:name="_Toc244416644"/>
      <w:bookmarkStart w:id="5822" w:name="_Toc276631008"/>
      <w:del w:id="5823" w:author="Rev 7 Allen Wirfs-Brock" w:date="2012-05-02T11:31:00Z">
        <w:r w:rsidRPr="00E77497" w:rsidDel="00852E6B">
          <w:delText>10.4.1</w:delText>
        </w:r>
        <w:r w:rsidRPr="00E77497" w:rsidDel="00852E6B">
          <w:tab/>
          <w:delText>Entering Global Code</w:delText>
        </w:r>
        <w:bookmarkEnd w:id="5819"/>
        <w:bookmarkEnd w:id="5820"/>
        <w:bookmarkEnd w:id="5821"/>
        <w:bookmarkEnd w:id="5822"/>
      </w:del>
    </w:p>
    <w:p w14:paraId="3B2C2D01" w14:textId="77777777" w:rsidR="004C02EF" w:rsidRPr="00E77497" w:rsidDel="00852E6B" w:rsidRDefault="004C02EF">
      <w:pPr>
        <w:pStyle w:val="20"/>
        <w:numPr>
          <w:ilvl w:val="0"/>
          <w:numId w:val="0"/>
        </w:numPr>
        <w:rPr>
          <w:del w:id="5824" w:author="Rev 7 Allen Wirfs-Brock" w:date="2012-05-02T11:31:00Z"/>
        </w:rPr>
        <w:pPrChange w:id="5825" w:author="Rev 7 Allen Wirfs-Brock" w:date="2012-05-02T14:57:00Z">
          <w:pPr/>
        </w:pPrChange>
      </w:pPr>
      <w:del w:id="5826" w:author="Rev 7 Allen Wirfs-Brock" w:date="2012-05-02T11:31:00Z">
        <w:r w:rsidRPr="00E77497" w:rsidDel="00852E6B">
          <w:delText>The following steps are performed when control enters the execution context for global code:</w:delText>
        </w:r>
      </w:del>
    </w:p>
    <w:p w14:paraId="28C75F59" w14:textId="77777777" w:rsidR="004C02EF" w:rsidRPr="00E77497" w:rsidDel="00852E6B" w:rsidRDefault="004C02EF">
      <w:pPr>
        <w:pStyle w:val="20"/>
        <w:numPr>
          <w:ilvl w:val="0"/>
          <w:numId w:val="0"/>
        </w:numPr>
        <w:rPr>
          <w:del w:id="5827" w:author="Rev 7 Allen Wirfs-Brock" w:date="2012-05-02T11:31:00Z"/>
        </w:rPr>
        <w:pPrChange w:id="5828" w:author="Rev 7 Allen Wirfs-Brock" w:date="2012-05-02T14:57:00Z">
          <w:pPr>
            <w:pStyle w:val="Alg4"/>
            <w:numPr>
              <w:numId w:val="374"/>
            </w:numPr>
            <w:tabs>
              <w:tab w:val="num" w:pos="360"/>
            </w:tabs>
            <w:ind w:left="360" w:hanging="360"/>
          </w:pPr>
        </w:pPrChange>
      </w:pPr>
      <w:del w:id="5829" w:author="Rev 7 Allen Wirfs-Brock" w:date="2012-05-02T11:31:00Z">
        <w:r w:rsidRPr="00E77497" w:rsidDel="00852E6B">
          <w:delText>Initialise the execution context using the global code as described in 10.4.1.1.</w:delText>
        </w:r>
      </w:del>
    </w:p>
    <w:p w14:paraId="03A1A6F6" w14:textId="77777777" w:rsidR="004C02EF" w:rsidRPr="00E77497" w:rsidDel="00852E6B" w:rsidRDefault="004C02EF">
      <w:pPr>
        <w:pStyle w:val="20"/>
        <w:numPr>
          <w:ilvl w:val="0"/>
          <w:numId w:val="0"/>
        </w:numPr>
        <w:rPr>
          <w:del w:id="5830" w:author="Rev 7 Allen Wirfs-Brock" w:date="2012-05-02T11:31:00Z"/>
        </w:rPr>
        <w:pPrChange w:id="5831" w:author="Rev 7 Allen Wirfs-Brock" w:date="2012-05-02T14:57:00Z">
          <w:pPr>
            <w:pStyle w:val="Alg4"/>
            <w:numPr>
              <w:numId w:val="374"/>
            </w:numPr>
            <w:tabs>
              <w:tab w:val="num" w:pos="360"/>
            </w:tabs>
            <w:spacing w:after="120"/>
            <w:ind w:left="360" w:hanging="360"/>
          </w:pPr>
        </w:pPrChange>
      </w:pPr>
      <w:del w:id="5832" w:author="Rev 7 Allen Wirfs-Brock" w:date="2012-05-02T11:31:00Z">
        <w:r w:rsidRPr="00E77497" w:rsidDel="00852E6B">
          <w:delText>Perform Declaration Binding Instantiation as described in 10.5 using the global code.</w:delText>
        </w:r>
      </w:del>
    </w:p>
    <w:p w14:paraId="6B8EE5BC" w14:textId="77777777" w:rsidR="004C02EF" w:rsidRPr="00E77497" w:rsidDel="00852E6B" w:rsidRDefault="004C02EF">
      <w:pPr>
        <w:pStyle w:val="20"/>
        <w:numPr>
          <w:ilvl w:val="0"/>
          <w:numId w:val="0"/>
        </w:numPr>
        <w:rPr>
          <w:del w:id="5833" w:author="Rev 7 Allen Wirfs-Brock" w:date="2012-05-02T11:31:00Z"/>
        </w:rPr>
        <w:pPrChange w:id="5834" w:author="Rev 7 Allen Wirfs-Brock" w:date="2012-05-02T14:57:00Z">
          <w:pPr>
            <w:pStyle w:val="40"/>
            <w:numPr>
              <w:ilvl w:val="0"/>
              <w:numId w:val="0"/>
            </w:numPr>
            <w:tabs>
              <w:tab w:val="clear" w:pos="1080"/>
            </w:tabs>
          </w:pPr>
        </w:pPrChange>
      </w:pPr>
      <w:del w:id="5835" w:author="Rev 7 Allen Wirfs-Brock" w:date="2012-05-02T11:31:00Z">
        <w:r w:rsidRPr="00E77497" w:rsidDel="00852E6B">
          <w:delText>10.4.1.1</w:delText>
        </w:r>
        <w:r w:rsidRPr="00E77497" w:rsidDel="00852E6B">
          <w:tab/>
          <w:delText>Initial Global Execution Context</w:delText>
        </w:r>
      </w:del>
    </w:p>
    <w:p w14:paraId="64104A3E" w14:textId="77777777" w:rsidR="004C02EF" w:rsidRPr="00E77497" w:rsidDel="00852E6B" w:rsidRDefault="004C02EF">
      <w:pPr>
        <w:pStyle w:val="20"/>
        <w:numPr>
          <w:ilvl w:val="0"/>
          <w:numId w:val="0"/>
        </w:numPr>
        <w:rPr>
          <w:del w:id="5836" w:author="Rev 7 Allen Wirfs-Brock" w:date="2012-05-02T11:31:00Z"/>
        </w:rPr>
        <w:pPrChange w:id="5837" w:author="Rev 7 Allen Wirfs-Brock" w:date="2012-05-02T14:57:00Z">
          <w:pPr/>
        </w:pPrChange>
      </w:pPr>
      <w:del w:id="5838" w:author="Rev 7 Allen Wirfs-Brock" w:date="2012-05-02T11:31:00Z">
        <w:r w:rsidRPr="00E77497" w:rsidDel="00852E6B">
          <w:delText xml:space="preserve">The following steps are performed to initialise a global execution context for ECMAScript code </w:delText>
        </w:r>
        <w:r w:rsidRPr="00E77497" w:rsidDel="00852E6B">
          <w:rPr>
            <w:rFonts w:ascii="Times New Roman" w:hAnsi="Times New Roman"/>
            <w:i/>
          </w:rPr>
          <w:delText>C</w:delText>
        </w:r>
        <w:r w:rsidRPr="00E77497" w:rsidDel="00852E6B">
          <w:delText>:</w:delText>
        </w:r>
      </w:del>
    </w:p>
    <w:p w14:paraId="5FFD0A8F" w14:textId="77777777" w:rsidR="004C02EF" w:rsidRPr="00E77497" w:rsidDel="00852E6B" w:rsidRDefault="004C02EF">
      <w:pPr>
        <w:pStyle w:val="20"/>
        <w:numPr>
          <w:ilvl w:val="0"/>
          <w:numId w:val="0"/>
        </w:numPr>
        <w:rPr>
          <w:del w:id="5839" w:author="Rev 7 Allen Wirfs-Brock" w:date="2012-05-02T11:31:00Z"/>
        </w:rPr>
        <w:pPrChange w:id="5840" w:author="Rev 7 Allen Wirfs-Brock" w:date="2012-05-02T14:57:00Z">
          <w:pPr>
            <w:pStyle w:val="Alg4"/>
            <w:numPr>
              <w:numId w:val="375"/>
            </w:numPr>
            <w:tabs>
              <w:tab w:val="num" w:pos="360"/>
              <w:tab w:val="left" w:pos="720"/>
            </w:tabs>
            <w:ind w:left="360" w:hanging="360"/>
          </w:pPr>
        </w:pPrChange>
      </w:pPr>
      <w:del w:id="5841" w:author="Rev 7 Allen Wirfs-Brock" w:date="2012-05-02T11:31:00Z">
        <w:r w:rsidRPr="00E77497" w:rsidDel="00852E6B">
          <w:delText>Set the VariableEnvironment to the Global Environment.</w:delText>
        </w:r>
      </w:del>
    </w:p>
    <w:p w14:paraId="098AE838" w14:textId="77777777" w:rsidR="004C02EF" w:rsidRPr="00E77497" w:rsidDel="00852E6B" w:rsidRDefault="004C02EF">
      <w:pPr>
        <w:pStyle w:val="20"/>
        <w:numPr>
          <w:ilvl w:val="0"/>
          <w:numId w:val="0"/>
        </w:numPr>
        <w:rPr>
          <w:del w:id="5842" w:author="Rev 7 Allen Wirfs-Brock" w:date="2012-05-02T11:31:00Z"/>
        </w:rPr>
        <w:pPrChange w:id="5843" w:author="Rev 7 Allen Wirfs-Brock" w:date="2012-05-02T14:57:00Z">
          <w:pPr>
            <w:pStyle w:val="Alg4"/>
            <w:numPr>
              <w:numId w:val="375"/>
            </w:numPr>
            <w:tabs>
              <w:tab w:val="num" w:pos="360"/>
              <w:tab w:val="left" w:pos="720"/>
            </w:tabs>
            <w:ind w:left="360" w:hanging="360"/>
          </w:pPr>
        </w:pPrChange>
      </w:pPr>
      <w:del w:id="5844" w:author="Rev 7 Allen Wirfs-Brock" w:date="2012-05-02T11:31:00Z">
        <w:r w:rsidRPr="00E77497" w:rsidDel="00852E6B">
          <w:delText>Set the LexicalEnvironment to the Global Environment.</w:delText>
        </w:r>
      </w:del>
    </w:p>
    <w:p w14:paraId="30FB5EC6" w14:textId="77777777" w:rsidR="004C02EF" w:rsidRPr="00E77497" w:rsidDel="00852E6B" w:rsidRDefault="004C02EF">
      <w:pPr>
        <w:pStyle w:val="20"/>
        <w:numPr>
          <w:ilvl w:val="0"/>
          <w:numId w:val="0"/>
        </w:numPr>
        <w:rPr>
          <w:del w:id="5845" w:author="Rev 7 Allen Wirfs-Brock" w:date="2012-05-02T11:31:00Z"/>
        </w:rPr>
        <w:pPrChange w:id="5846" w:author="Rev 7 Allen Wirfs-Brock" w:date="2012-05-02T14:57:00Z">
          <w:pPr>
            <w:pStyle w:val="Alg4"/>
            <w:numPr>
              <w:numId w:val="375"/>
            </w:numPr>
            <w:tabs>
              <w:tab w:val="num" w:pos="360"/>
              <w:tab w:val="left" w:pos="720"/>
            </w:tabs>
            <w:spacing w:after="120"/>
            <w:ind w:left="360" w:hanging="360"/>
          </w:pPr>
        </w:pPrChange>
      </w:pPr>
      <w:del w:id="5847" w:author="Rev 7 Allen Wirfs-Brock" w:date="2012-05-02T11:31:00Z">
        <w:r w:rsidRPr="00E77497" w:rsidDel="00852E6B">
          <w:delText>Set the ThisBinding to the global object.</w:delText>
        </w:r>
      </w:del>
    </w:p>
    <w:p w14:paraId="366F8EC6" w14:textId="77777777" w:rsidR="004C02EF" w:rsidRPr="00E77497" w:rsidDel="002B1601" w:rsidRDefault="004C02EF">
      <w:pPr>
        <w:pStyle w:val="20"/>
        <w:numPr>
          <w:ilvl w:val="0"/>
          <w:numId w:val="0"/>
        </w:numPr>
        <w:rPr>
          <w:del w:id="5848" w:author="Rev 7 Allen Wirfs-Brock" w:date="2012-05-02T14:57:00Z"/>
        </w:rPr>
        <w:pPrChange w:id="5849" w:author="Rev 7 Allen Wirfs-Brock" w:date="2012-05-02T14:57:00Z">
          <w:pPr>
            <w:pStyle w:val="30"/>
            <w:numPr>
              <w:ilvl w:val="0"/>
              <w:numId w:val="0"/>
            </w:numPr>
          </w:pPr>
        </w:pPrChange>
      </w:pPr>
      <w:bookmarkStart w:id="5850" w:name="_Toc235503383"/>
      <w:bookmarkStart w:id="5851" w:name="_Toc241509158"/>
      <w:bookmarkStart w:id="5852" w:name="_Toc244416645"/>
      <w:bookmarkStart w:id="5853" w:name="_Toc276631009"/>
      <w:del w:id="5854" w:author="Rev 7 Allen Wirfs-Brock" w:date="2012-05-02T14:57:00Z">
        <w:r w:rsidRPr="00E77497" w:rsidDel="002B1601">
          <w:delText>10.4.2</w:delText>
        </w:r>
        <w:r w:rsidRPr="00E77497" w:rsidDel="002B1601">
          <w:tab/>
          <w:delText>Entering Eval Code</w:delText>
        </w:r>
        <w:bookmarkEnd w:id="5850"/>
        <w:bookmarkEnd w:id="5851"/>
        <w:bookmarkEnd w:id="5852"/>
        <w:bookmarkEnd w:id="5853"/>
      </w:del>
    </w:p>
    <w:p w14:paraId="70C50849" w14:textId="77777777" w:rsidR="004C02EF" w:rsidRPr="00E77497" w:rsidDel="002B1601" w:rsidRDefault="004C02EF">
      <w:pPr>
        <w:pStyle w:val="20"/>
        <w:numPr>
          <w:ilvl w:val="0"/>
          <w:numId w:val="0"/>
        </w:numPr>
        <w:rPr>
          <w:del w:id="5855" w:author="Rev 7 Allen Wirfs-Brock" w:date="2012-05-02T14:57:00Z"/>
        </w:rPr>
        <w:pPrChange w:id="5856" w:author="Rev 7 Allen Wirfs-Brock" w:date="2012-05-02T14:57:00Z">
          <w:pPr/>
        </w:pPrChange>
      </w:pPr>
      <w:del w:id="5857" w:author="Rev 7 Allen Wirfs-Brock" w:date="2012-05-02T14:57:00Z">
        <w:r w:rsidRPr="00E77497" w:rsidDel="002B1601">
          <w:delText>The following steps are performed when control enters the execution context for eval code:</w:delText>
        </w:r>
      </w:del>
    </w:p>
    <w:p w14:paraId="51DBC7DD" w14:textId="77777777" w:rsidR="004C02EF" w:rsidRPr="00E77497" w:rsidDel="002B1601" w:rsidRDefault="004C02EF">
      <w:pPr>
        <w:pStyle w:val="20"/>
        <w:numPr>
          <w:ilvl w:val="0"/>
          <w:numId w:val="0"/>
        </w:numPr>
        <w:rPr>
          <w:del w:id="5858" w:author="Rev 7 Allen Wirfs-Brock" w:date="2012-05-02T14:57:00Z"/>
        </w:rPr>
        <w:pPrChange w:id="5859" w:author="Rev 7 Allen Wirfs-Brock" w:date="2012-05-02T14:57:00Z">
          <w:pPr>
            <w:pStyle w:val="Alg4"/>
            <w:numPr>
              <w:numId w:val="376"/>
            </w:numPr>
            <w:tabs>
              <w:tab w:val="num" w:pos="360"/>
            </w:tabs>
            <w:ind w:left="360" w:hanging="360"/>
          </w:pPr>
        </w:pPrChange>
      </w:pPr>
      <w:del w:id="5860" w:author="Rev 7 Allen Wirfs-Brock" w:date="2012-05-02T14:57:00Z">
        <w:r w:rsidRPr="00E77497" w:rsidDel="002B1601">
          <w:delText>If there is no calling context or if the eval code is not being evaluated by a direct call (15.1.2.1.1) to the eval function then,</w:delText>
        </w:r>
      </w:del>
    </w:p>
    <w:p w14:paraId="778F4020" w14:textId="77777777" w:rsidR="004C02EF" w:rsidRPr="00E77497" w:rsidDel="002B1601" w:rsidRDefault="004C02EF">
      <w:pPr>
        <w:pStyle w:val="20"/>
        <w:numPr>
          <w:ilvl w:val="0"/>
          <w:numId w:val="0"/>
        </w:numPr>
        <w:rPr>
          <w:del w:id="5861" w:author="Rev 7 Allen Wirfs-Brock" w:date="2012-05-02T14:57:00Z"/>
        </w:rPr>
        <w:pPrChange w:id="5862" w:author="Rev 7 Allen Wirfs-Brock" w:date="2012-05-02T14:57:00Z">
          <w:pPr>
            <w:pStyle w:val="Alg4"/>
            <w:numPr>
              <w:ilvl w:val="1"/>
              <w:numId w:val="376"/>
            </w:numPr>
            <w:tabs>
              <w:tab w:val="num" w:pos="1080"/>
            </w:tabs>
            <w:ind w:left="1080" w:hanging="360"/>
          </w:pPr>
        </w:pPrChange>
      </w:pPr>
      <w:del w:id="5863" w:author="Rev 7 Allen Wirfs-Brock" w:date="2012-05-02T14:57:00Z">
        <w:r w:rsidRPr="00E77497" w:rsidDel="002B1601">
          <w:delText xml:space="preserve">Initialise the execution context as if it was a global execution context using the eval code as </w:delText>
        </w:r>
        <w:r w:rsidRPr="00E77497" w:rsidDel="002B1601">
          <w:rPr>
            <w:i/>
          </w:rPr>
          <w:delText>C</w:delText>
        </w:r>
        <w:r w:rsidRPr="00E77497" w:rsidDel="002B1601">
          <w:delText xml:space="preserve"> as described in 10.4.1.1.</w:delText>
        </w:r>
      </w:del>
    </w:p>
    <w:p w14:paraId="4D9BF978" w14:textId="77777777" w:rsidR="004C02EF" w:rsidRPr="00E77497" w:rsidDel="002B1601" w:rsidRDefault="004C02EF">
      <w:pPr>
        <w:pStyle w:val="20"/>
        <w:numPr>
          <w:ilvl w:val="0"/>
          <w:numId w:val="0"/>
        </w:numPr>
        <w:rPr>
          <w:del w:id="5864" w:author="Rev 7 Allen Wirfs-Brock" w:date="2012-05-02T14:57:00Z"/>
        </w:rPr>
        <w:pPrChange w:id="5865" w:author="Rev 7 Allen Wirfs-Brock" w:date="2012-05-02T14:57:00Z">
          <w:pPr>
            <w:pStyle w:val="Alg4"/>
            <w:numPr>
              <w:numId w:val="376"/>
            </w:numPr>
            <w:tabs>
              <w:tab w:val="num" w:pos="360"/>
            </w:tabs>
            <w:ind w:left="360" w:hanging="360"/>
          </w:pPr>
        </w:pPrChange>
      </w:pPr>
      <w:del w:id="5866" w:author="Rev 7 Allen Wirfs-Brock" w:date="2012-05-02T14:57:00Z">
        <w:r w:rsidRPr="00E77497" w:rsidDel="002B1601">
          <w:delText>Else,</w:delText>
        </w:r>
      </w:del>
    </w:p>
    <w:p w14:paraId="73BE5585" w14:textId="77777777" w:rsidR="004C02EF" w:rsidRPr="00E77497" w:rsidDel="002B1601" w:rsidRDefault="004C02EF">
      <w:pPr>
        <w:pStyle w:val="20"/>
        <w:numPr>
          <w:ilvl w:val="0"/>
          <w:numId w:val="0"/>
        </w:numPr>
        <w:rPr>
          <w:del w:id="5867" w:author="Rev 7 Allen Wirfs-Brock" w:date="2012-05-02T14:57:00Z"/>
        </w:rPr>
        <w:pPrChange w:id="5868" w:author="Rev 7 Allen Wirfs-Brock" w:date="2012-05-02T14:57:00Z">
          <w:pPr>
            <w:pStyle w:val="Alg4"/>
            <w:numPr>
              <w:ilvl w:val="1"/>
              <w:numId w:val="376"/>
            </w:numPr>
            <w:tabs>
              <w:tab w:val="num" w:pos="1080"/>
            </w:tabs>
            <w:ind w:left="1080" w:hanging="360"/>
          </w:pPr>
        </w:pPrChange>
      </w:pPr>
      <w:del w:id="5869" w:author="Rev 7 Allen Wirfs-Brock" w:date="2012-05-02T14:57:00Z">
        <w:r w:rsidRPr="00E77497" w:rsidDel="002B1601">
          <w:delText>Set the ThisBinding to the same value as the ThisBinding of the calling execution context.</w:delText>
        </w:r>
      </w:del>
    </w:p>
    <w:p w14:paraId="67E3C2DB" w14:textId="77777777" w:rsidR="004C02EF" w:rsidRPr="00E77497" w:rsidDel="002B1601" w:rsidRDefault="004C02EF">
      <w:pPr>
        <w:pStyle w:val="20"/>
        <w:numPr>
          <w:ilvl w:val="0"/>
          <w:numId w:val="0"/>
        </w:numPr>
        <w:rPr>
          <w:del w:id="5870" w:author="Rev 7 Allen Wirfs-Brock" w:date="2012-05-02T14:57:00Z"/>
        </w:rPr>
        <w:pPrChange w:id="5871" w:author="Rev 7 Allen Wirfs-Brock" w:date="2012-05-02T14:57:00Z">
          <w:pPr>
            <w:pStyle w:val="Alg4"/>
            <w:numPr>
              <w:ilvl w:val="1"/>
              <w:numId w:val="376"/>
            </w:numPr>
            <w:tabs>
              <w:tab w:val="num" w:pos="1080"/>
            </w:tabs>
            <w:ind w:left="1080" w:hanging="360"/>
          </w:pPr>
        </w:pPrChange>
      </w:pPr>
      <w:del w:id="5872" w:author="Rev 7 Allen Wirfs-Brock" w:date="2012-05-02T14:57:00Z">
        <w:r w:rsidRPr="00E77497" w:rsidDel="002B1601">
          <w:delText>Set the LexicalEnvironment to the same value as the LexicalEnvironment of the calling execution context.</w:delText>
        </w:r>
      </w:del>
    </w:p>
    <w:p w14:paraId="27B728FF" w14:textId="77777777" w:rsidR="004C02EF" w:rsidRPr="00E77497" w:rsidDel="002B1601" w:rsidRDefault="004C02EF">
      <w:pPr>
        <w:pStyle w:val="20"/>
        <w:numPr>
          <w:ilvl w:val="0"/>
          <w:numId w:val="0"/>
        </w:numPr>
        <w:rPr>
          <w:del w:id="5873" w:author="Rev 7 Allen Wirfs-Brock" w:date="2012-05-02T14:57:00Z"/>
        </w:rPr>
        <w:pPrChange w:id="5874" w:author="Rev 7 Allen Wirfs-Brock" w:date="2012-05-02T14:57:00Z">
          <w:pPr>
            <w:pStyle w:val="Alg4"/>
            <w:numPr>
              <w:ilvl w:val="1"/>
              <w:numId w:val="376"/>
            </w:numPr>
            <w:tabs>
              <w:tab w:val="num" w:pos="1080"/>
            </w:tabs>
            <w:ind w:left="1080" w:hanging="360"/>
          </w:pPr>
        </w:pPrChange>
      </w:pPr>
      <w:del w:id="5875" w:author="Rev 7 Allen Wirfs-Brock" w:date="2012-05-02T14:57:00Z">
        <w:r w:rsidRPr="00E77497" w:rsidDel="002B1601">
          <w:delText>Set the VariableEnvironment to the same value as the VariableEnvironment of the calling execution context.</w:delText>
        </w:r>
      </w:del>
    </w:p>
    <w:p w14:paraId="38AC8585" w14:textId="77777777" w:rsidR="004C02EF" w:rsidRPr="00E77497" w:rsidDel="002B1601" w:rsidRDefault="004C02EF">
      <w:pPr>
        <w:pStyle w:val="20"/>
        <w:numPr>
          <w:ilvl w:val="0"/>
          <w:numId w:val="0"/>
        </w:numPr>
        <w:rPr>
          <w:del w:id="5876" w:author="Rev 7 Allen Wirfs-Brock" w:date="2012-05-02T14:57:00Z"/>
        </w:rPr>
        <w:pPrChange w:id="5877" w:author="Rev 7 Allen Wirfs-Brock" w:date="2012-05-02T14:57:00Z">
          <w:pPr>
            <w:pStyle w:val="Alg4"/>
            <w:numPr>
              <w:numId w:val="376"/>
            </w:numPr>
            <w:tabs>
              <w:tab w:val="num" w:pos="360"/>
            </w:tabs>
            <w:ind w:left="360" w:hanging="360"/>
          </w:pPr>
        </w:pPrChange>
      </w:pPr>
      <w:del w:id="5878" w:author="Rev 7 Allen Wirfs-Brock" w:date="2012-05-02T14:57:00Z">
        <w:r w:rsidRPr="00E77497" w:rsidDel="002B1601">
          <w:delText>If the eval code is strict code, then</w:delText>
        </w:r>
      </w:del>
    </w:p>
    <w:p w14:paraId="4D8B12B6" w14:textId="77777777" w:rsidR="004C02EF" w:rsidRPr="00E77497" w:rsidDel="002B1601" w:rsidRDefault="004C02EF">
      <w:pPr>
        <w:pStyle w:val="20"/>
        <w:numPr>
          <w:ilvl w:val="0"/>
          <w:numId w:val="0"/>
        </w:numPr>
        <w:rPr>
          <w:del w:id="5879" w:author="Rev 7 Allen Wirfs-Brock" w:date="2012-05-02T14:57:00Z"/>
        </w:rPr>
        <w:pPrChange w:id="5880" w:author="Rev 7 Allen Wirfs-Brock" w:date="2012-05-02T14:57:00Z">
          <w:pPr>
            <w:pStyle w:val="Alg4"/>
            <w:numPr>
              <w:ilvl w:val="1"/>
              <w:numId w:val="376"/>
            </w:numPr>
            <w:tabs>
              <w:tab w:val="num" w:pos="1080"/>
            </w:tabs>
            <w:ind w:left="1080" w:hanging="360"/>
          </w:pPr>
        </w:pPrChange>
      </w:pPr>
      <w:del w:id="5881" w:author="Rev 7 Allen Wirfs-Brock" w:date="2012-05-02T14:57:00Z">
        <w:r w:rsidRPr="00E77497" w:rsidDel="002B1601">
          <w:delText xml:space="preserve">Let </w:delText>
        </w:r>
        <w:r w:rsidRPr="00E77497" w:rsidDel="002B1601">
          <w:rPr>
            <w:i/>
          </w:rPr>
          <w:delText>strictVarEnv</w:delText>
        </w:r>
        <w:r w:rsidRPr="00E77497" w:rsidDel="002B1601">
          <w:delText xml:space="preserve"> be the result of calling NewDeclarativeEnvironment  passing the LexicalEnvironment as the argument.</w:delText>
        </w:r>
      </w:del>
    </w:p>
    <w:p w14:paraId="6B59B053" w14:textId="77777777" w:rsidR="004C02EF" w:rsidRPr="00E77497" w:rsidDel="002B1601" w:rsidRDefault="004C02EF">
      <w:pPr>
        <w:pStyle w:val="20"/>
        <w:numPr>
          <w:ilvl w:val="0"/>
          <w:numId w:val="0"/>
        </w:numPr>
        <w:rPr>
          <w:del w:id="5882" w:author="Rev 7 Allen Wirfs-Brock" w:date="2012-05-02T14:57:00Z"/>
        </w:rPr>
        <w:pPrChange w:id="5883" w:author="Rev 7 Allen Wirfs-Brock" w:date="2012-05-02T14:57:00Z">
          <w:pPr>
            <w:pStyle w:val="Alg4"/>
            <w:numPr>
              <w:ilvl w:val="1"/>
              <w:numId w:val="376"/>
            </w:numPr>
            <w:tabs>
              <w:tab w:val="num" w:pos="1080"/>
            </w:tabs>
            <w:ind w:left="1080" w:hanging="360"/>
          </w:pPr>
        </w:pPrChange>
      </w:pPr>
      <w:del w:id="5884" w:author="Rev 7 Allen Wirfs-Brock" w:date="2012-05-02T14:57:00Z">
        <w:r w:rsidRPr="00E77497" w:rsidDel="002B1601">
          <w:delText xml:space="preserve">Set the LexicalEnvironment to </w:delText>
        </w:r>
        <w:r w:rsidRPr="00E77497" w:rsidDel="002B1601">
          <w:rPr>
            <w:i/>
          </w:rPr>
          <w:delText>strictVarEnv</w:delText>
        </w:r>
        <w:r w:rsidRPr="00E77497" w:rsidDel="002B1601">
          <w:delText>.</w:delText>
        </w:r>
      </w:del>
    </w:p>
    <w:p w14:paraId="6ACE42AE" w14:textId="77777777" w:rsidR="004C02EF" w:rsidRPr="00E77497" w:rsidDel="002B1601" w:rsidRDefault="004C02EF">
      <w:pPr>
        <w:pStyle w:val="20"/>
        <w:numPr>
          <w:ilvl w:val="0"/>
          <w:numId w:val="0"/>
        </w:numPr>
        <w:rPr>
          <w:del w:id="5885" w:author="Rev 7 Allen Wirfs-Brock" w:date="2012-05-02T14:57:00Z"/>
        </w:rPr>
        <w:pPrChange w:id="5886" w:author="Rev 7 Allen Wirfs-Brock" w:date="2012-05-02T14:57:00Z">
          <w:pPr>
            <w:pStyle w:val="Alg4"/>
            <w:numPr>
              <w:ilvl w:val="1"/>
              <w:numId w:val="376"/>
            </w:numPr>
            <w:tabs>
              <w:tab w:val="num" w:pos="1080"/>
            </w:tabs>
            <w:ind w:left="1080" w:hanging="360"/>
          </w:pPr>
        </w:pPrChange>
      </w:pPr>
      <w:del w:id="5887" w:author="Rev 7 Allen Wirfs-Brock" w:date="2012-05-02T14:57:00Z">
        <w:r w:rsidRPr="00E77497" w:rsidDel="002B1601">
          <w:delText xml:space="preserve">Set the VariableEnvironment to </w:delText>
        </w:r>
        <w:r w:rsidRPr="00E77497" w:rsidDel="002B1601">
          <w:rPr>
            <w:i/>
          </w:rPr>
          <w:delText>strictVarEnv</w:delText>
        </w:r>
        <w:r w:rsidRPr="00E77497" w:rsidDel="002B1601">
          <w:delText>.</w:delText>
        </w:r>
      </w:del>
    </w:p>
    <w:p w14:paraId="05E10806" w14:textId="77777777" w:rsidR="004C02EF" w:rsidRPr="00E77497" w:rsidDel="002B1601" w:rsidRDefault="004C02EF">
      <w:pPr>
        <w:pStyle w:val="20"/>
        <w:numPr>
          <w:ilvl w:val="0"/>
          <w:numId w:val="0"/>
        </w:numPr>
        <w:rPr>
          <w:del w:id="5888" w:author="Rev 7 Allen Wirfs-Brock" w:date="2012-05-02T14:57:00Z"/>
        </w:rPr>
        <w:pPrChange w:id="5889" w:author="Rev 7 Allen Wirfs-Brock" w:date="2012-05-02T14:57:00Z">
          <w:pPr>
            <w:pStyle w:val="Alg4"/>
            <w:numPr>
              <w:numId w:val="376"/>
            </w:numPr>
            <w:tabs>
              <w:tab w:val="num" w:pos="360"/>
            </w:tabs>
            <w:spacing w:after="240"/>
            <w:ind w:left="360" w:hanging="360"/>
          </w:pPr>
        </w:pPrChange>
      </w:pPr>
      <w:del w:id="5890" w:author="Rev 7 Allen Wirfs-Brock" w:date="2012-05-02T14:57:00Z">
        <w:r w:rsidRPr="00E77497" w:rsidDel="002B1601">
          <w:delText>Perform Declaration Binding Instantiation as described in 10.5 using the eval code.</w:delText>
        </w:r>
      </w:del>
    </w:p>
    <w:p w14:paraId="24FD7691" w14:textId="77777777" w:rsidR="004C02EF" w:rsidRPr="00E77497" w:rsidDel="002B1601" w:rsidRDefault="004C02EF">
      <w:pPr>
        <w:pStyle w:val="20"/>
        <w:numPr>
          <w:ilvl w:val="0"/>
          <w:numId w:val="0"/>
        </w:numPr>
        <w:rPr>
          <w:del w:id="5891" w:author="Rev 7 Allen Wirfs-Brock" w:date="2012-05-02T14:57:00Z"/>
        </w:rPr>
        <w:pPrChange w:id="5892" w:author="Rev 7 Allen Wirfs-Brock" w:date="2012-05-02T14:57:00Z">
          <w:pPr>
            <w:pStyle w:val="40"/>
            <w:numPr>
              <w:ilvl w:val="0"/>
              <w:numId w:val="0"/>
            </w:numPr>
            <w:tabs>
              <w:tab w:val="clear" w:pos="1080"/>
            </w:tabs>
          </w:pPr>
        </w:pPrChange>
      </w:pPr>
      <w:del w:id="5893" w:author="Rev 7 Allen Wirfs-Brock" w:date="2012-05-02T14:57:00Z">
        <w:r w:rsidRPr="00E77497" w:rsidDel="002B1601">
          <w:delText>10.4.2.1</w:delText>
        </w:r>
        <w:r w:rsidRPr="00E77497" w:rsidDel="002B1601">
          <w:tab/>
          <w:delText>Strict Mode Restrictions</w:delText>
        </w:r>
      </w:del>
    </w:p>
    <w:p w14:paraId="2ABA6ED8" w14:textId="77777777" w:rsidR="004C02EF" w:rsidRPr="004D1BD1" w:rsidDel="002B1601" w:rsidRDefault="00715E7A">
      <w:pPr>
        <w:pStyle w:val="20"/>
        <w:numPr>
          <w:ilvl w:val="0"/>
          <w:numId w:val="0"/>
        </w:numPr>
        <w:rPr>
          <w:del w:id="5894" w:author="Rev 7 Allen Wirfs-Brock" w:date="2012-05-02T14:57:00Z"/>
          <w:sz w:val="18"/>
          <w:rPrChange w:id="5895" w:author="Rev 4 Allen Wirfs-Brock" w:date="2011-11-04T08:51:00Z">
            <w:rPr>
              <w:del w:id="5896" w:author="Rev 7 Allen Wirfs-Brock" w:date="2012-05-02T14:57:00Z"/>
            </w:rPr>
          </w:rPrChange>
        </w:rPr>
        <w:pPrChange w:id="5897" w:author="Rev 7 Allen Wirfs-Brock" w:date="2012-05-02T14:57:00Z">
          <w:pPr/>
        </w:pPrChange>
      </w:pPr>
      <w:ins w:id="5898" w:author="Allen" w:date="2011-11-04T08:42:00Z">
        <w:del w:id="5899" w:author="Rev 7 Allen Wirfs-Brock" w:date="2012-05-02T14:57:00Z">
          <w:r w:rsidRPr="004D1BD1" w:rsidDel="002B1601">
            <w:rPr>
              <w:sz w:val="18"/>
              <w:rPrChange w:id="5900" w:author="Rev 4 Allen Wirfs-Brock" w:date="2011-11-04T08:51:00Z">
                <w:rPr/>
              </w:rPrChange>
            </w:rPr>
            <w:delText>NOTE</w:delText>
          </w:r>
          <w:r w:rsidRPr="004D1BD1" w:rsidDel="002B1601">
            <w:rPr>
              <w:sz w:val="18"/>
              <w:rPrChange w:id="5901" w:author="Rev 4 Allen Wirfs-Brock" w:date="2011-11-04T08:51:00Z">
                <w:rPr/>
              </w:rPrChange>
            </w:rPr>
            <w:tab/>
          </w:r>
        </w:del>
      </w:ins>
      <w:del w:id="5902" w:author="Rev 7 Allen Wirfs-Brock" w:date="2012-05-02T14:57:00Z">
        <w:r w:rsidR="004C02EF" w:rsidRPr="004D1BD1" w:rsidDel="002B1601">
          <w:rPr>
            <w:sz w:val="18"/>
            <w:rPrChange w:id="5903" w:author="Rev 4 Allen Wirfs-Brock" w:date="2011-11-04T08:51:00Z">
              <w:rPr/>
            </w:rPrChange>
          </w:rPr>
          <w:delTex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delText>
        </w:r>
      </w:del>
    </w:p>
    <w:p w14:paraId="4D3B29F6" w14:textId="77777777" w:rsidR="004C02EF" w:rsidRPr="004D1BD1" w:rsidDel="00E1359A" w:rsidRDefault="004C02EF" w:rsidP="00C623F2">
      <w:pPr>
        <w:pStyle w:val="30"/>
        <w:numPr>
          <w:ilvl w:val="0"/>
          <w:numId w:val="0"/>
        </w:numPr>
        <w:rPr>
          <w:del w:id="5904" w:author="Rev 7 Allen Wirfs-Brock" w:date="2012-05-01T08:28:00Z"/>
        </w:rPr>
      </w:pPr>
      <w:bookmarkStart w:id="5905" w:name="_Toc235503384"/>
      <w:bookmarkStart w:id="5906" w:name="_Toc241509159"/>
      <w:bookmarkStart w:id="5907" w:name="_Toc244416646"/>
      <w:bookmarkStart w:id="5908" w:name="_Toc276631010"/>
      <w:del w:id="5909" w:author="Rev 7 Allen Wirfs-Brock" w:date="2012-05-01T08:28:00Z">
        <w:r w:rsidRPr="004D1BD1" w:rsidDel="00E1359A">
          <w:delText>10.4.3</w:delText>
        </w:r>
        <w:r w:rsidRPr="004D1BD1" w:rsidDel="00E1359A">
          <w:tab/>
          <w:delText>Entering Function Code</w:delText>
        </w:r>
        <w:bookmarkEnd w:id="5905"/>
        <w:bookmarkEnd w:id="5906"/>
        <w:bookmarkEnd w:id="5907"/>
        <w:bookmarkEnd w:id="5908"/>
      </w:del>
    </w:p>
    <w:p w14:paraId="71C5A5DF" w14:textId="77777777" w:rsidR="004C02EF" w:rsidRPr="00E77497" w:rsidDel="00E1359A" w:rsidRDefault="004C02EF" w:rsidP="004C02EF">
      <w:pPr>
        <w:rPr>
          <w:del w:id="5910" w:author="Rev 7 Allen Wirfs-Brock" w:date="2012-05-01T08:28:00Z"/>
        </w:rPr>
      </w:pPr>
      <w:del w:id="5911" w:author="Rev 7 Allen Wirfs-Brock" w:date="2012-05-01T08:28:00Z">
        <w:r w:rsidRPr="003B4312" w:rsidDel="00E1359A">
          <w:delText xml:space="preserve">The following steps are performed when control enters the execution context for function code contained in function object </w:delText>
        </w:r>
        <w:r w:rsidRPr="00E65A34" w:rsidDel="00E1359A">
          <w:rPr>
            <w:rFonts w:ascii="Times New Roman" w:hAnsi="Times New Roman"/>
            <w:i/>
          </w:rPr>
          <w:delText>F</w:delText>
        </w:r>
        <w:r w:rsidRPr="00546435" w:rsidDel="00E1359A">
          <w:delText xml:space="preserve">, </w:delText>
        </w:r>
      </w:del>
      <w:ins w:id="5912" w:author="Rev 4 Allen Wirfs-Brock" w:date="2011-10-06T15:38:00Z">
        <w:del w:id="5913" w:author="Rev 7 Allen Wirfs-Brock" w:date="2012-05-01T08:28:00Z">
          <w:r w:rsidR="00942C41" w:rsidRPr="00546435" w:rsidDel="00E1359A">
            <w:delText xml:space="preserve">a caller provided </w:delText>
          </w:r>
          <w:r w:rsidR="00942C41" w:rsidRPr="009C202C" w:rsidDel="00E1359A">
            <w:rPr>
              <w:rFonts w:ascii="Times New Roman" w:hAnsi="Times New Roman"/>
              <w:i/>
            </w:rPr>
            <w:delText>argumentsList</w:delText>
          </w:r>
          <w:r w:rsidR="00942C41" w:rsidRPr="009C202C" w:rsidDel="00E1359A">
            <w:delText xml:space="preserve"> </w:delText>
          </w:r>
        </w:del>
      </w:ins>
      <w:del w:id="5914" w:author="Rev 7 Allen Wirfs-Brock" w:date="2012-05-01T08:28:00Z">
        <w:r w:rsidRPr="009C202C" w:rsidDel="00E1359A">
          <w:delText xml:space="preserve">a caller provided </w:delText>
        </w:r>
        <w:r w:rsidRPr="00690A41" w:rsidDel="00E1359A">
          <w:rPr>
            <w:rFonts w:ascii="Times New Roman" w:hAnsi="Times New Roman"/>
            <w:i/>
          </w:rPr>
          <w:delText>thisArg</w:delText>
        </w:r>
        <w:r w:rsidRPr="00690A41" w:rsidDel="00E1359A">
          <w:delText xml:space="preserve">, and </w:delText>
        </w:r>
      </w:del>
      <w:ins w:id="5915" w:author="Rev 4 Allen Wirfs-Brock" w:date="2011-10-06T15:38:00Z">
        <w:del w:id="5916" w:author="Rev 7 Allen Wirfs-Brock" w:date="2012-05-01T08:28:00Z">
          <w:r w:rsidR="00942C41" w:rsidRPr="00690A41" w:rsidDel="00E1359A">
            <w:delText xml:space="preserve">a caller provided </w:delText>
          </w:r>
          <w:r w:rsidR="00942C41" w:rsidRPr="00690A41" w:rsidDel="00E1359A">
            <w:rPr>
              <w:rFonts w:ascii="Times New Roman" w:hAnsi="Times New Roman"/>
              <w:i/>
            </w:rPr>
            <w:delText>thisArg</w:delText>
          </w:r>
        </w:del>
      </w:ins>
      <w:del w:id="5917" w:author="Rev 7 Allen Wirfs-Brock" w:date="2012-05-01T08:28:00Z">
        <w:r w:rsidRPr="00675B74" w:rsidDel="00E1359A">
          <w:delText xml:space="preserve">a caller provided </w:delText>
        </w:r>
        <w:r w:rsidRPr="00E77497" w:rsidDel="00E1359A">
          <w:rPr>
            <w:rFonts w:ascii="Times New Roman" w:hAnsi="Times New Roman"/>
            <w:i/>
          </w:rPr>
          <w:delText>argumentsList</w:delText>
        </w:r>
        <w:r w:rsidRPr="00E77497" w:rsidDel="00E1359A">
          <w:delText>:</w:delText>
        </w:r>
      </w:del>
    </w:p>
    <w:p w14:paraId="46793E3E" w14:textId="77777777" w:rsidR="00FC4479" w:rsidRPr="003B4312" w:rsidDel="00E1359A" w:rsidRDefault="00FC4479" w:rsidP="009A20C6">
      <w:pPr>
        <w:pStyle w:val="Alg4"/>
        <w:numPr>
          <w:ilvl w:val="0"/>
          <w:numId w:val="377"/>
        </w:numPr>
        <w:tabs>
          <w:tab w:val="left" w:pos="720"/>
        </w:tabs>
        <w:rPr>
          <w:ins w:id="5918" w:author="Rev 4 Allen Wirfs-Brock" w:date="2011-10-20T18:28:00Z"/>
          <w:del w:id="5919" w:author="Rev 7 Allen Wirfs-Brock" w:date="2012-05-01T08:28:00Z"/>
        </w:rPr>
      </w:pPr>
      <w:ins w:id="5920" w:author="Rev 4 Allen Wirfs-Brock" w:date="2011-10-20T18:29:00Z">
        <w:del w:id="5921" w:author="Rev 7 Allen Wirfs-Brock" w:date="2012-05-01T08:28:00Z">
          <w:r w:rsidRPr="00E77497" w:rsidDel="00E1359A">
            <w:delText xml:space="preserve">Let </w:delText>
          </w:r>
          <w:r w:rsidRPr="00120381" w:rsidDel="00E1359A">
            <w:rPr>
              <w:i/>
            </w:rPr>
            <w:delText>strict</w:delText>
          </w:r>
          <w:r w:rsidRPr="004D1BD1" w:rsidDel="00E1359A">
            <w:delText xml:space="preserve"> be the value of </w:delText>
          </w:r>
          <w:r w:rsidRPr="003B4312" w:rsidDel="00E1359A">
            <w:rPr>
              <w:i/>
            </w:rPr>
            <w:delText>F</w:delText>
          </w:r>
          <w:r w:rsidRPr="003B4312" w:rsidDel="00E1359A">
            <w:delText>’s [[Strict]] internal property.</w:delText>
          </w:r>
        </w:del>
      </w:ins>
    </w:p>
    <w:p w14:paraId="3455AF75" w14:textId="77777777" w:rsidR="004C02EF" w:rsidRPr="003B4312" w:rsidDel="00E1359A" w:rsidRDefault="004C02EF" w:rsidP="009A20C6">
      <w:pPr>
        <w:pStyle w:val="Alg4"/>
        <w:numPr>
          <w:ilvl w:val="0"/>
          <w:numId w:val="377"/>
        </w:numPr>
        <w:tabs>
          <w:tab w:val="left" w:pos="720"/>
        </w:tabs>
        <w:rPr>
          <w:del w:id="5922" w:author="Rev 7 Allen Wirfs-Brock" w:date="2012-05-01T08:28:00Z"/>
        </w:rPr>
      </w:pPr>
      <w:del w:id="5923" w:author="Rev 7 Allen Wirfs-Brock" w:date="2012-05-01T08:28:00Z">
        <w:r w:rsidRPr="003B4312" w:rsidDel="00E1359A">
          <w:delText xml:space="preserve">If </w:delText>
        </w:r>
        <w:r w:rsidRPr="00120381" w:rsidDel="00E1359A">
          <w:rPr>
            <w:i/>
          </w:rPr>
          <w:delText xml:space="preserve">the function </w:delText>
        </w:r>
      </w:del>
      <w:ins w:id="5924" w:author="Rev 4 Allen Wirfs-Brock" w:date="2011-10-20T18:30:00Z">
        <w:del w:id="5925" w:author="Rev 7 Allen Wirfs-Brock" w:date="2012-05-01T08:28:00Z">
          <w:r w:rsidR="00FC4479" w:rsidRPr="004D1BD1" w:rsidDel="00E1359A">
            <w:rPr>
              <w:i/>
            </w:rPr>
            <w:delText>strict</w:delText>
          </w:r>
        </w:del>
      </w:ins>
      <w:ins w:id="5926" w:author="Rev 4 Allen Wirfs-Brock" w:date="2011-10-18T12:10:00Z">
        <w:del w:id="5927" w:author="Rev 7 Allen Wirfs-Brock" w:date="2012-05-01T08:28:00Z">
          <w:r w:rsidR="00D518E8" w:rsidRPr="003B4312" w:rsidDel="00E1359A">
            <w:delText xml:space="preserve"> is </w:delText>
          </w:r>
          <w:r w:rsidR="00D518E8" w:rsidRPr="00120381" w:rsidDel="00E1359A">
            <w:rPr>
              <w:b/>
            </w:rPr>
            <w:delText>true</w:delText>
          </w:r>
        </w:del>
      </w:ins>
      <w:del w:id="5928" w:author="Rev 7 Allen Wirfs-Brock" w:date="2012-05-01T08:28:00Z">
        <w:r w:rsidRPr="00120381" w:rsidDel="00E1359A">
          <w:rPr>
            <w:i/>
          </w:rPr>
          <w:delText>code</w:delText>
        </w:r>
        <w:r w:rsidRPr="004D1BD1" w:rsidDel="00E1359A">
          <w:delText xml:space="preserve"> is strict code</w:delText>
        </w:r>
        <w:r w:rsidRPr="003B4312" w:rsidDel="00E1359A">
          <w:delText xml:space="preserve">, set the ThisBinding to </w:delText>
        </w:r>
        <w:r w:rsidRPr="003B4312" w:rsidDel="00E1359A">
          <w:rPr>
            <w:i/>
          </w:rPr>
          <w:delText>thisArg</w:delText>
        </w:r>
        <w:r w:rsidRPr="003B4312" w:rsidDel="00E1359A">
          <w:delText>.</w:delText>
        </w:r>
      </w:del>
    </w:p>
    <w:p w14:paraId="5638FAA9" w14:textId="77777777" w:rsidR="004C02EF" w:rsidRPr="008B7F6F" w:rsidDel="00E1359A" w:rsidRDefault="004C02EF" w:rsidP="009A20C6">
      <w:pPr>
        <w:pStyle w:val="Alg4"/>
        <w:numPr>
          <w:ilvl w:val="0"/>
          <w:numId w:val="377"/>
        </w:numPr>
        <w:tabs>
          <w:tab w:val="left" w:pos="720"/>
        </w:tabs>
        <w:rPr>
          <w:del w:id="5929" w:author="Rev 7 Allen Wirfs-Brock" w:date="2012-05-01T08:28:00Z"/>
        </w:rPr>
      </w:pPr>
      <w:del w:id="5930" w:author="Rev 7 Allen Wirfs-Brock" w:date="2012-05-01T08:28:00Z">
        <w:r w:rsidRPr="003B4312" w:rsidDel="00E1359A">
          <w:delText xml:space="preserve">Else if </w:delText>
        </w:r>
        <w:r w:rsidRPr="003B4312" w:rsidDel="00E1359A">
          <w:rPr>
            <w:i/>
          </w:rPr>
          <w:delText>thisArg</w:delText>
        </w:r>
        <w:r w:rsidRPr="008B7F6F" w:rsidDel="00E1359A">
          <w:delText xml:space="preserve"> is </w:delText>
        </w:r>
        <w:r w:rsidRPr="008B7F6F" w:rsidDel="00E1359A">
          <w:rPr>
            <w:b/>
          </w:rPr>
          <w:delText>null</w:delText>
        </w:r>
        <w:r w:rsidRPr="008B7F6F" w:rsidDel="00E1359A">
          <w:delText xml:space="preserve"> or </w:delText>
        </w:r>
        <w:r w:rsidRPr="008B7F6F" w:rsidDel="00E1359A">
          <w:rPr>
            <w:b/>
          </w:rPr>
          <w:delText>undefined</w:delText>
        </w:r>
        <w:r w:rsidRPr="008B7F6F" w:rsidDel="00E1359A">
          <w:delText>, set the ThisBinding to the global object.</w:delText>
        </w:r>
      </w:del>
    </w:p>
    <w:p w14:paraId="62F51975" w14:textId="77777777" w:rsidR="004C02EF" w:rsidRPr="009C202C" w:rsidDel="00E1359A" w:rsidRDefault="004C02EF" w:rsidP="009A20C6">
      <w:pPr>
        <w:pStyle w:val="Alg4"/>
        <w:numPr>
          <w:ilvl w:val="0"/>
          <w:numId w:val="377"/>
        </w:numPr>
        <w:tabs>
          <w:tab w:val="left" w:pos="720"/>
        </w:tabs>
        <w:rPr>
          <w:del w:id="5931" w:author="Rev 7 Allen Wirfs-Brock" w:date="2012-05-01T08:28:00Z"/>
        </w:rPr>
      </w:pPr>
      <w:del w:id="5932" w:author="Rev 7 Allen Wirfs-Brock" w:date="2012-05-01T08:28:00Z">
        <w:r w:rsidRPr="00E65A34" w:rsidDel="00E1359A">
          <w:delText>Else if Type(</w:delText>
        </w:r>
        <w:r w:rsidRPr="00546435" w:rsidDel="00E1359A">
          <w:rPr>
            <w:i/>
          </w:rPr>
          <w:delText>thisArg</w:delText>
        </w:r>
        <w:r w:rsidRPr="00546435" w:rsidDel="00E1359A">
          <w:delText>) is not Object, set the ThisBinding to ToObject(</w:delText>
        </w:r>
        <w:r w:rsidRPr="009C202C" w:rsidDel="00E1359A">
          <w:rPr>
            <w:i/>
          </w:rPr>
          <w:delText>thisArg</w:delText>
        </w:r>
        <w:r w:rsidRPr="009C202C" w:rsidDel="00E1359A">
          <w:delText>).</w:delText>
        </w:r>
      </w:del>
    </w:p>
    <w:p w14:paraId="6FDE8534" w14:textId="77777777" w:rsidR="004C02EF" w:rsidRPr="00690A41" w:rsidDel="00E1359A" w:rsidRDefault="004C02EF" w:rsidP="009A20C6">
      <w:pPr>
        <w:pStyle w:val="Alg4"/>
        <w:numPr>
          <w:ilvl w:val="0"/>
          <w:numId w:val="377"/>
        </w:numPr>
        <w:tabs>
          <w:tab w:val="left" w:pos="720"/>
        </w:tabs>
        <w:rPr>
          <w:del w:id="5933" w:author="Rev 7 Allen Wirfs-Brock" w:date="2012-05-01T08:28:00Z"/>
        </w:rPr>
      </w:pPr>
      <w:del w:id="5934" w:author="Rev 7 Allen Wirfs-Brock" w:date="2012-05-01T08:28:00Z">
        <w:r w:rsidRPr="009C202C" w:rsidDel="00E1359A">
          <w:delText>Else set the ThisBinding t</w:delText>
        </w:r>
        <w:r w:rsidRPr="00690A41" w:rsidDel="00E1359A">
          <w:delText xml:space="preserve">o </w:delText>
        </w:r>
        <w:r w:rsidRPr="00690A41" w:rsidDel="00E1359A">
          <w:rPr>
            <w:i/>
          </w:rPr>
          <w:delText>thisArg</w:delText>
        </w:r>
        <w:r w:rsidRPr="00690A41" w:rsidDel="00E1359A">
          <w:delText>.</w:delText>
        </w:r>
      </w:del>
    </w:p>
    <w:p w14:paraId="46A904B7" w14:textId="77777777" w:rsidR="004C02EF" w:rsidRPr="00E77497" w:rsidDel="00E1359A" w:rsidRDefault="004C02EF" w:rsidP="009A20C6">
      <w:pPr>
        <w:pStyle w:val="Alg4"/>
        <w:numPr>
          <w:ilvl w:val="0"/>
          <w:numId w:val="377"/>
        </w:numPr>
        <w:tabs>
          <w:tab w:val="left" w:pos="720"/>
        </w:tabs>
        <w:rPr>
          <w:del w:id="5935" w:author="Rev 7 Allen Wirfs-Brock" w:date="2012-05-01T08:28:00Z"/>
        </w:rPr>
      </w:pPr>
      <w:del w:id="5936" w:author="Rev 7 Allen Wirfs-Brock" w:date="2012-05-01T08:28:00Z">
        <w:r w:rsidRPr="00675B74" w:rsidDel="00E1359A">
          <w:delText xml:space="preserve">Let </w:delText>
        </w:r>
        <w:r w:rsidRPr="00E77497" w:rsidDel="00E1359A">
          <w:rPr>
            <w:i/>
          </w:rPr>
          <w:delText>localEnv</w:delText>
        </w:r>
        <w:r w:rsidRPr="00E77497" w:rsidDel="00E1359A">
          <w:delText xml:space="preserve"> be the result of calling NewDeclarativeEnvironment  passing the value of the [[Scope]] internal property of </w:delText>
        </w:r>
        <w:r w:rsidRPr="00E77497" w:rsidDel="00E1359A">
          <w:rPr>
            <w:i/>
          </w:rPr>
          <w:delText>F</w:delText>
        </w:r>
        <w:r w:rsidRPr="00E77497" w:rsidDel="00E1359A">
          <w:delText xml:space="preserve"> as the argument.</w:delText>
        </w:r>
      </w:del>
    </w:p>
    <w:p w14:paraId="5D26BED0" w14:textId="77777777" w:rsidR="004C02EF" w:rsidRPr="00E77497" w:rsidDel="00E1359A" w:rsidRDefault="004C02EF" w:rsidP="009A20C6">
      <w:pPr>
        <w:pStyle w:val="Alg4"/>
        <w:numPr>
          <w:ilvl w:val="0"/>
          <w:numId w:val="377"/>
        </w:numPr>
        <w:tabs>
          <w:tab w:val="left" w:pos="720"/>
        </w:tabs>
        <w:rPr>
          <w:del w:id="5937" w:author="Rev 7 Allen Wirfs-Brock" w:date="2012-05-01T08:28:00Z"/>
        </w:rPr>
      </w:pPr>
      <w:del w:id="5938" w:author="Rev 7 Allen Wirfs-Brock" w:date="2012-05-01T08:28:00Z">
        <w:r w:rsidRPr="00E77497" w:rsidDel="00E1359A">
          <w:delText xml:space="preserve">Set the LexicalEnvironment to </w:delText>
        </w:r>
        <w:r w:rsidRPr="00E77497" w:rsidDel="00E1359A">
          <w:rPr>
            <w:i/>
          </w:rPr>
          <w:delText>localEnv</w:delText>
        </w:r>
        <w:r w:rsidRPr="00E77497" w:rsidDel="00E1359A">
          <w:delText>.</w:delText>
        </w:r>
      </w:del>
    </w:p>
    <w:p w14:paraId="327325B4" w14:textId="77777777" w:rsidR="004C02EF" w:rsidRPr="00E77497" w:rsidDel="00E1359A" w:rsidRDefault="004C02EF" w:rsidP="009A20C6">
      <w:pPr>
        <w:pStyle w:val="Alg4"/>
        <w:numPr>
          <w:ilvl w:val="0"/>
          <w:numId w:val="377"/>
        </w:numPr>
        <w:tabs>
          <w:tab w:val="left" w:pos="720"/>
        </w:tabs>
        <w:rPr>
          <w:del w:id="5939" w:author="Rev 7 Allen Wirfs-Brock" w:date="2012-05-01T08:28:00Z"/>
        </w:rPr>
      </w:pPr>
      <w:del w:id="5940" w:author="Rev 7 Allen Wirfs-Brock" w:date="2012-05-01T08:28:00Z">
        <w:r w:rsidRPr="00E77497" w:rsidDel="00E1359A">
          <w:delText xml:space="preserve">Set the VariableEnvironment to </w:delText>
        </w:r>
        <w:r w:rsidRPr="00E77497" w:rsidDel="00E1359A">
          <w:rPr>
            <w:i/>
          </w:rPr>
          <w:delText>localEnv</w:delText>
        </w:r>
        <w:r w:rsidRPr="00E77497" w:rsidDel="00E1359A">
          <w:delText>.</w:delText>
        </w:r>
      </w:del>
    </w:p>
    <w:p w14:paraId="067A32B3" w14:textId="77777777" w:rsidR="004C02EF" w:rsidRPr="003B4312" w:rsidDel="00E1359A" w:rsidRDefault="009B3B81" w:rsidP="009A20C6">
      <w:pPr>
        <w:pStyle w:val="Alg4"/>
        <w:numPr>
          <w:ilvl w:val="0"/>
          <w:numId w:val="377"/>
        </w:numPr>
        <w:tabs>
          <w:tab w:val="left" w:pos="720"/>
        </w:tabs>
        <w:rPr>
          <w:del w:id="5941" w:author="Rev 7 Allen Wirfs-Brock" w:date="2012-05-01T08:28:00Z"/>
        </w:rPr>
      </w:pPr>
      <w:ins w:id="5942" w:author="Rev 6 Allen Wirfs-Brock" w:date="2012-02-26T10:00:00Z">
        <w:del w:id="5943" w:author="Rev 7 Allen Wirfs-Brock" w:date="2012-05-01T08:28:00Z">
          <w:r w:rsidDel="00E1359A">
            <w:delText>Return the</w:delText>
          </w:r>
        </w:del>
      </w:ins>
      <w:ins w:id="5944" w:author="Rev 6 Allen Wirfs-Brock" w:date="2012-02-26T09:59:00Z">
        <w:del w:id="5945" w:author="Rev 7 Allen Wirfs-Brock" w:date="2012-05-01T08:28:00Z">
          <w:r w:rsidDel="00E1359A">
            <w:delText xml:space="preserve"> result of performing </w:delText>
          </w:r>
        </w:del>
      </w:ins>
      <w:ins w:id="5946" w:author="Rev 4 Allen Wirfs-Brock" w:date="2011-10-20T15:00:00Z">
        <w:del w:id="5947" w:author="Rev 7 Allen Wirfs-Brock" w:date="2012-05-01T08:28:00Z">
          <w:r w:rsidR="0068771C" w:rsidRPr="00E77497" w:rsidDel="00E1359A">
            <w:delText xml:space="preserve">Let </w:delText>
          </w:r>
          <w:r w:rsidR="0068771C" w:rsidRPr="00120381" w:rsidDel="00E1359A">
            <w:rPr>
              <w:i/>
            </w:rPr>
            <w:delText>needsArgumentObject</w:delText>
          </w:r>
          <w:r w:rsidR="0068771C" w:rsidRPr="004D1BD1" w:rsidDel="00E1359A">
            <w:delText xml:space="preserve"> be the result of performing</w:delText>
          </w:r>
        </w:del>
      </w:ins>
      <w:ins w:id="5948" w:author="Rev 5 Allen Wirfs-Brock" w:date="2012-01-03T15:25:00Z">
        <w:del w:id="5949" w:author="Rev 7 Allen Wirfs-Brock" w:date="2012-05-01T08:28:00Z">
          <w:r w:rsidR="00BC7A6E" w:rsidDel="00E1359A">
            <w:delText>Perform</w:delText>
          </w:r>
        </w:del>
      </w:ins>
      <w:ins w:id="5950" w:author="Rev 4 Allen Wirfs-Brock" w:date="2011-10-20T15:00:00Z">
        <w:del w:id="5951" w:author="Rev 7 Allen Wirfs-Brock" w:date="2012-05-01T08:28:00Z">
          <w:r w:rsidR="0068771C" w:rsidRPr="004D1BD1" w:rsidDel="00E1359A">
            <w:delText xml:space="preserve"> </w:delText>
          </w:r>
        </w:del>
      </w:ins>
      <w:ins w:id="5952" w:author="Rev 4 Allen Wirfs-Brock" w:date="2011-10-21T18:30:00Z">
        <w:del w:id="5953" w:author="Rev 7 Allen Wirfs-Brock" w:date="2012-05-01T08:28:00Z">
          <w:r w:rsidR="005B5DF4" w:rsidRPr="003B4312" w:rsidDel="00E1359A">
            <w:delText xml:space="preserve">Function </w:delText>
          </w:r>
        </w:del>
      </w:ins>
      <w:del w:id="5954" w:author="Rev 7 Allen Wirfs-Brock" w:date="2012-05-01T08:28:00Z">
        <w:r w:rsidR="004C02EF" w:rsidRPr="003B4312" w:rsidDel="00E1359A">
          <w:delText xml:space="preserve">Let </w:delText>
        </w:r>
        <w:r w:rsidR="004C02EF" w:rsidRPr="003B4312" w:rsidDel="00E1359A">
          <w:rPr>
            <w:i/>
          </w:rPr>
          <w:delText>code</w:delText>
        </w:r>
        <w:r w:rsidR="004C02EF" w:rsidRPr="003B4312" w:rsidDel="00E1359A">
          <w:delText xml:space="preserve"> be the value of </w:delText>
        </w:r>
        <w:r w:rsidR="004C02EF" w:rsidRPr="003B4312" w:rsidDel="00E1359A">
          <w:rPr>
            <w:i/>
          </w:rPr>
          <w:delText>F</w:delText>
        </w:r>
        <w:r w:rsidR="004C02EF" w:rsidRPr="003B4312" w:rsidDel="00E1359A">
          <w:delText>’s [[Code]] internal property.</w:delText>
        </w:r>
      </w:del>
    </w:p>
    <w:p w14:paraId="18F7BB5F" w14:textId="77777777" w:rsidR="0068771C" w:rsidRPr="003B4312" w:rsidDel="00E1359A" w:rsidRDefault="004C02EF">
      <w:pPr>
        <w:pStyle w:val="Alg4"/>
        <w:numPr>
          <w:ilvl w:val="0"/>
          <w:numId w:val="377"/>
        </w:numPr>
        <w:tabs>
          <w:tab w:val="left" w:pos="720"/>
        </w:tabs>
        <w:spacing w:after="240"/>
        <w:rPr>
          <w:ins w:id="5955" w:author="Rev 4 Allen Wirfs-Brock" w:date="2011-10-20T14:59:00Z"/>
          <w:del w:id="5956" w:author="Rev 7 Allen Wirfs-Brock" w:date="2012-05-01T08:28:00Z"/>
        </w:rPr>
        <w:pPrChange w:id="5957" w:author="Rev 6 Allen Wirfs-Brock" w:date="2012-02-26T10:03:00Z">
          <w:pPr>
            <w:pStyle w:val="Alg4"/>
            <w:numPr>
              <w:numId w:val="377"/>
            </w:numPr>
            <w:tabs>
              <w:tab w:val="num" w:pos="360"/>
              <w:tab w:val="left" w:pos="720"/>
            </w:tabs>
            <w:ind w:left="360" w:hanging="360"/>
          </w:pPr>
        </w:pPrChange>
      </w:pPr>
      <w:del w:id="5958" w:author="Rev 7 Allen Wirfs-Brock" w:date="2012-05-01T08:28:00Z">
        <w:r w:rsidRPr="003B4312" w:rsidDel="00E1359A">
          <w:delText xml:space="preserve">Perform Declaration Binding Instantiation using the function code </w:delText>
        </w:r>
      </w:del>
      <w:ins w:id="5959" w:author="Rev 4 Allen Wirfs-Brock" w:date="2011-10-06T15:31:00Z">
        <w:del w:id="5960" w:author="Rev 7 Allen Wirfs-Brock" w:date="2012-05-01T08:28:00Z">
          <w:r w:rsidR="00063AE6" w:rsidRPr="008B7F6F" w:rsidDel="00E1359A">
            <w:rPr>
              <w:i/>
            </w:rPr>
            <w:delText>F</w:delText>
          </w:r>
          <w:r w:rsidR="00063AE6" w:rsidRPr="008B7F6F" w:rsidDel="00E1359A">
            <w:delText xml:space="preserve"> ,</w:delText>
          </w:r>
        </w:del>
      </w:ins>
      <w:ins w:id="5961" w:author="Rev 5 Allen Wirfs-Brock" w:date="2012-01-03T15:42:00Z">
        <w:del w:id="5962" w:author="Rev 7 Allen Wirfs-Brock" w:date="2012-05-01T08:28:00Z">
          <w:r w:rsidR="00377876" w:rsidRPr="00377876" w:rsidDel="00E1359A">
            <w:rPr>
              <w:i/>
            </w:rPr>
            <w:delText xml:space="preserve"> </w:delText>
          </w:r>
          <w:r w:rsidR="00377876" w:rsidRPr="009C202C" w:rsidDel="00E1359A">
            <w:rPr>
              <w:i/>
            </w:rPr>
            <w:delText>argumentsList</w:delText>
          </w:r>
          <w:r w:rsidR="00377876" w:rsidRPr="009C202C" w:rsidDel="00E1359A">
            <w:delText xml:space="preserve"> </w:delText>
          </w:r>
          <w:r w:rsidR="00377876" w:rsidRPr="00690A41" w:rsidDel="00E1359A">
            <w:delText>,</w:delText>
          </w:r>
        </w:del>
      </w:ins>
      <w:ins w:id="5963" w:author="Allen" w:date="2011-11-04T08:40:00Z">
        <w:del w:id="5964" w:author="Rev 7 Allen Wirfs-Brock" w:date="2012-05-01T08:28:00Z">
          <w:r w:rsidR="00715E7A" w:rsidRPr="008B7F6F" w:rsidDel="00E1359A">
            <w:delText xml:space="preserve"> </w:delText>
          </w:r>
        </w:del>
      </w:ins>
      <w:del w:id="5965" w:author="Rev 7 Allen Wirfs-Brock" w:date="2012-05-01T08:28:00Z">
        <w:r w:rsidRPr="008B7F6F" w:rsidDel="00E1359A">
          <w:rPr>
            <w:i/>
          </w:rPr>
          <w:delText>code</w:delText>
        </w:r>
        <w:r w:rsidRPr="008B7F6F" w:rsidDel="00E1359A">
          <w:delText xml:space="preserve"> and </w:delText>
        </w:r>
      </w:del>
      <w:ins w:id="5966" w:author="Rev 4 Allen Wirfs-Brock" w:date="2011-10-21T18:30:00Z">
        <w:del w:id="5967" w:author="Rev 7 Allen Wirfs-Brock" w:date="2012-05-01T08:28:00Z">
          <w:r w:rsidR="005B5DF4" w:rsidRPr="008B7F6F" w:rsidDel="00E1359A">
            <w:rPr>
              <w:i/>
            </w:rPr>
            <w:delText xml:space="preserve">localEnv </w:delText>
          </w:r>
        </w:del>
      </w:ins>
      <w:del w:id="5968" w:author="Rev 7 Allen Wirfs-Brock" w:date="2012-05-01T08:28:00Z">
        <w:r w:rsidRPr="008B7F6F" w:rsidDel="00E1359A">
          <w:rPr>
            <w:i/>
          </w:rPr>
          <w:delText>argumentsList</w:delText>
        </w:r>
        <w:r w:rsidRPr="008B7F6F" w:rsidDel="00E1359A">
          <w:delText xml:space="preserve"> as described in 10.5</w:delText>
        </w:r>
      </w:del>
      <w:ins w:id="5969" w:author="Rev 4 Allen Wirfs-Brock" w:date="2011-11-04T10:14:00Z">
        <w:del w:id="5970" w:author="Rev 7 Allen Wirfs-Brock" w:date="2012-05-01T08:28:00Z">
          <w:r w:rsidR="00446E53" w:rsidDel="00E1359A">
            <w:delText>.3</w:delText>
          </w:r>
        </w:del>
      </w:ins>
      <w:del w:id="5971" w:author="Rev 7 Allen Wirfs-Brock" w:date="2012-05-01T08:28:00Z">
        <w:r w:rsidRPr="004D1BD1" w:rsidDel="00E1359A">
          <w:delText>.</w:delText>
        </w:r>
      </w:del>
      <w:ins w:id="5972" w:author="Rev 4 Allen Wirfs-Brock" w:date="2011-10-20T14:59:00Z">
        <w:del w:id="5973" w:author="Rev 7 Allen Wirfs-Brock" w:date="2012-05-01T08:28:00Z">
          <w:r w:rsidR="00861D1D" w:rsidRPr="003B4312" w:rsidDel="00E1359A">
            <w:delText xml:space="preserve"> </w:delText>
          </w:r>
        </w:del>
      </w:ins>
    </w:p>
    <w:p w14:paraId="72DBE3C8" w14:textId="77777777" w:rsidR="002E62C8" w:rsidRPr="00BF37F2" w:rsidDel="00E1359A" w:rsidRDefault="002E62C8">
      <w:pPr>
        <w:pStyle w:val="Alg4"/>
        <w:numPr>
          <w:ilvl w:val="0"/>
          <w:numId w:val="377"/>
        </w:numPr>
        <w:tabs>
          <w:tab w:val="left" w:pos="720"/>
        </w:tabs>
        <w:spacing w:after="240"/>
        <w:rPr>
          <w:ins w:id="5974" w:author="Rev 4 Allen Wirfs-Brock" w:date="2011-11-04T11:39:00Z"/>
          <w:del w:id="5975" w:author="Rev 7 Allen Wirfs-Brock" w:date="2012-05-01T08:28:00Z"/>
        </w:rPr>
        <w:pPrChange w:id="5976" w:author="Rev 6 Allen Wirfs-Brock" w:date="2012-02-26T10:03:00Z">
          <w:pPr>
            <w:pStyle w:val="Alg4"/>
            <w:numPr>
              <w:numId w:val="377"/>
            </w:numPr>
            <w:tabs>
              <w:tab w:val="num" w:pos="360"/>
              <w:tab w:val="left" w:pos="720"/>
            </w:tabs>
            <w:ind w:left="360" w:hanging="360"/>
          </w:pPr>
        </w:pPrChange>
      </w:pPr>
      <w:ins w:id="5977" w:author="Rev 4 Allen Wirfs-Brock" w:date="2011-11-04T11:39:00Z">
        <w:del w:id="5978" w:author="Rev 7 Allen Wirfs-Brock" w:date="2012-05-01T08:28:00Z">
          <w:r w:rsidRPr="00BF37F2" w:rsidDel="00E1359A">
            <w:delText xml:space="preserve">Let </w:delText>
          </w:r>
          <w:r w:rsidRPr="009B3B81" w:rsidDel="00E1359A">
            <w:rPr>
              <w:i/>
            </w:rPr>
            <w:delText>formals</w:delText>
          </w:r>
          <w:r w:rsidRPr="00BF37F2" w:rsidDel="00E1359A">
            <w:delText xml:space="preserve"> be the value of  the  [[FormalParameters]] internal property of </w:delText>
          </w:r>
          <w:r w:rsidRPr="009B3B81" w:rsidDel="00E1359A">
            <w:rPr>
              <w:i/>
            </w:rPr>
            <w:delText>F</w:delText>
          </w:r>
          <w:r w:rsidRPr="00BF37F2" w:rsidDel="00E1359A">
            <w:delText>.</w:delText>
          </w:r>
        </w:del>
      </w:ins>
    </w:p>
    <w:p w14:paraId="78BE594D" w14:textId="77777777" w:rsidR="00861D1D" w:rsidRPr="008B7F6F" w:rsidDel="00E1359A" w:rsidRDefault="00FC4479">
      <w:pPr>
        <w:pStyle w:val="Alg4"/>
        <w:numPr>
          <w:ilvl w:val="0"/>
          <w:numId w:val="377"/>
        </w:numPr>
        <w:tabs>
          <w:tab w:val="left" w:pos="720"/>
        </w:tabs>
        <w:spacing w:after="240"/>
        <w:rPr>
          <w:ins w:id="5979" w:author="Rev 4 Allen Wirfs-Brock" w:date="2011-10-20T14:59:00Z"/>
          <w:del w:id="5980" w:author="Rev 7 Allen Wirfs-Brock" w:date="2012-05-01T08:28:00Z"/>
        </w:rPr>
        <w:pPrChange w:id="5981" w:author="Rev 6 Allen Wirfs-Brock" w:date="2012-02-26T10:03:00Z">
          <w:pPr>
            <w:pStyle w:val="Alg4"/>
            <w:numPr>
              <w:numId w:val="377"/>
            </w:numPr>
            <w:tabs>
              <w:tab w:val="num" w:pos="360"/>
              <w:tab w:val="left" w:pos="720"/>
            </w:tabs>
            <w:ind w:left="360" w:hanging="360"/>
          </w:pPr>
        </w:pPrChange>
      </w:pPr>
      <w:ins w:id="5982" w:author="Rev 4 Allen Wirfs-Brock" w:date="2011-10-20T18:27:00Z">
        <w:del w:id="5983"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14:paraId="3974E3AC" w14:textId="77777777" w:rsidR="008E65A6" w:rsidRPr="00E77497" w:rsidDel="00E1359A" w:rsidRDefault="00595D22">
      <w:pPr>
        <w:pStyle w:val="Alg4"/>
        <w:numPr>
          <w:ilvl w:val="1"/>
          <w:numId w:val="377"/>
        </w:numPr>
        <w:tabs>
          <w:tab w:val="left" w:pos="720"/>
        </w:tabs>
        <w:spacing w:after="240"/>
        <w:rPr>
          <w:del w:id="5984" w:author="Rev 7 Allen Wirfs-Brock" w:date="2012-05-01T08:28:00Z"/>
        </w:rPr>
        <w:pPrChange w:id="5985" w:author="Rev 6 Allen Wirfs-Brock" w:date="2012-02-26T10:03:00Z">
          <w:pPr>
            <w:pStyle w:val="Alg4"/>
            <w:numPr>
              <w:ilvl w:val="1"/>
              <w:numId w:val="377"/>
            </w:numPr>
            <w:tabs>
              <w:tab w:val="left" w:pos="720"/>
              <w:tab w:val="num" w:pos="1080"/>
            </w:tabs>
            <w:ind w:left="1080" w:hanging="360"/>
          </w:pPr>
        </w:pPrChange>
      </w:pPr>
      <w:ins w:id="5986" w:author="Rev 4 Allen Wirfs-Brock" w:date="2011-10-20T18:31:00Z">
        <w:del w:id="5987" w:author="Rev 7 Allen Wirfs-Brock" w:date="2012-05-01T08:28:00Z">
          <w:r w:rsidRPr="00E65A34" w:rsidDel="00E1359A">
            <w:delText xml:space="preserve">Let </w:delText>
          </w:r>
          <w:r w:rsidRPr="00546435" w:rsidDel="00E1359A">
            <w:rPr>
              <w:i/>
            </w:rPr>
            <w:delText>ao</w:delText>
          </w:r>
          <w:r w:rsidRPr="00546435" w:rsidDel="00E1359A">
            <w:delText xml:space="preserve"> be the result of </w:delText>
          </w:r>
        </w:del>
      </w:ins>
      <w:del w:id="5988" w:author="Rev 7 Allen Wirfs-Brock" w:date="2012-05-01T08:28:00Z">
        <w:r w:rsidR="008E65A6" w:rsidRPr="009C202C" w:rsidDel="00E1359A">
          <w:delText xml:space="preserve">performing the abstract operation </w:delText>
        </w:r>
      </w:del>
      <w:ins w:id="5989" w:author="Rev 4 Allen Wirfs-Brock" w:date="2011-10-21T15:13:00Z">
        <w:del w:id="5990" w:author="Rev 7 Allen Wirfs-Brock" w:date="2012-05-01T08:28:00Z">
          <w:r w:rsidR="008E65A6" w:rsidRPr="009C202C" w:rsidDel="00E1359A">
            <w:delText>CreateStrictArgumentsObject</w:delText>
          </w:r>
        </w:del>
      </w:ins>
      <w:del w:id="5991" w:author="Rev 7 Allen Wirfs-Brock" w:date="2012-05-01T08:28:00Z">
        <w:r w:rsidR="008E65A6" w:rsidRPr="009C202C" w:rsidDel="00E1359A">
          <w:delText xml:space="preserve"> with argument </w:delText>
        </w:r>
        <w:r w:rsidR="008E65A6" w:rsidRPr="00675B74" w:rsidDel="00E1359A">
          <w:rPr>
            <w:i/>
          </w:rPr>
          <w:delText>argumentsList</w:delText>
        </w:r>
        <w:r w:rsidR="008E65A6" w:rsidRPr="00E77497" w:rsidDel="00E1359A">
          <w:delText>.</w:delText>
        </w:r>
      </w:del>
      <w:ins w:id="5992" w:author="Rev 4 Allen Wirfs-Brock" w:date="2011-10-21T17:51:00Z">
        <w:del w:id="5993" w:author="Rev 7 Allen Wirfs-Brock" w:date="2012-05-01T08:28:00Z">
          <w:r w:rsidR="009E2A96" w:rsidRPr="00E77497" w:rsidDel="00E1359A">
            <w:delText xml:space="preserve"> with argument </w:delText>
          </w:r>
          <w:r w:rsidR="009E2A96" w:rsidRPr="00E77497" w:rsidDel="00E1359A">
            <w:rPr>
              <w:i/>
            </w:rPr>
            <w:delText>argumentsList.</w:delText>
          </w:r>
        </w:del>
      </w:ins>
      <w:del w:id="5994" w:author="Rev 7 Allen Wirfs-Brock" w:date="2012-05-01T08:28:00Z">
        <w:r w:rsidR="008E65A6" w:rsidRPr="00E77497" w:rsidDel="00E1359A">
          <w:delText xml:space="preserve"> </w:delText>
        </w:r>
      </w:del>
    </w:p>
    <w:p w14:paraId="544F0B55" w14:textId="77777777" w:rsidR="002E62C8" w:rsidRPr="003B4312" w:rsidDel="00E1359A" w:rsidRDefault="002E62C8">
      <w:pPr>
        <w:pStyle w:val="Alg4"/>
        <w:numPr>
          <w:ilvl w:val="1"/>
          <w:numId w:val="377"/>
        </w:numPr>
        <w:tabs>
          <w:tab w:val="left" w:pos="720"/>
        </w:tabs>
        <w:spacing w:after="240"/>
        <w:rPr>
          <w:ins w:id="5995" w:author="Rev 4 Allen Wirfs-Brock" w:date="2011-11-04T11:41:00Z"/>
          <w:del w:id="5996" w:author="Rev 7 Allen Wirfs-Brock" w:date="2012-05-01T08:28:00Z"/>
        </w:rPr>
        <w:pPrChange w:id="5997" w:author="Rev 6 Allen Wirfs-Brock" w:date="2012-02-26T10:03:00Z">
          <w:pPr>
            <w:pStyle w:val="Alg4"/>
            <w:numPr>
              <w:ilvl w:val="1"/>
              <w:numId w:val="377"/>
            </w:numPr>
            <w:tabs>
              <w:tab w:val="left" w:pos="720"/>
              <w:tab w:val="num" w:pos="1080"/>
            </w:tabs>
            <w:ind w:left="1080" w:hanging="360"/>
          </w:pPr>
        </w:pPrChange>
      </w:pPr>
      <w:ins w:id="5998" w:author="Rev 4 Allen Wirfs-Brock" w:date="2011-11-04T11:41:00Z">
        <w:del w:id="5999"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14:paraId="7772B183" w14:textId="77777777" w:rsidR="00806568" w:rsidRPr="00E77497" w:rsidDel="00E1359A" w:rsidRDefault="00806568">
      <w:pPr>
        <w:pStyle w:val="Alg4"/>
        <w:numPr>
          <w:ilvl w:val="2"/>
          <w:numId w:val="377"/>
        </w:numPr>
        <w:spacing w:after="240"/>
        <w:rPr>
          <w:ins w:id="6000" w:author="Rev 4 Allen Wirfs-Brock" w:date="2011-10-21T18:36:00Z"/>
          <w:del w:id="6001" w:author="Rev 7 Allen Wirfs-Brock" w:date="2012-05-01T08:28:00Z"/>
        </w:rPr>
        <w:pPrChange w:id="6002" w:author="Rev 6 Allen Wirfs-Brock" w:date="2012-02-26T10:03:00Z">
          <w:pPr>
            <w:pStyle w:val="Alg4"/>
            <w:numPr>
              <w:ilvl w:val="2"/>
              <w:numId w:val="377"/>
            </w:numPr>
            <w:tabs>
              <w:tab w:val="num" w:pos="1800"/>
            </w:tabs>
            <w:ind w:left="1800" w:hanging="360"/>
          </w:pPr>
        </w:pPrChange>
      </w:pPr>
      <w:ins w:id="6003" w:author="Rev 4 Allen Wirfs-Brock" w:date="2011-10-21T18:36:00Z">
        <w:del w:id="6004" w:author="Rev 7 Allen Wirfs-Brock" w:date="2012-05-01T08:28:00Z">
          <w:r w:rsidRPr="00675B74" w:rsidDel="00E1359A">
            <w:delText xml:space="preserve">Call </w:delText>
          </w:r>
          <w:r w:rsidRPr="00E77497" w:rsidDel="00E1359A">
            <w:rPr>
              <w:i/>
            </w:rPr>
            <w:delText>env</w:delText>
          </w:r>
          <w:r w:rsidRPr="00E77497" w:rsidDel="00E1359A">
            <w:delText>’s CreateImmutableBinding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14:paraId="0610F58A" w14:textId="77777777" w:rsidR="002E62C8" w:rsidRPr="004418C4" w:rsidDel="00E1359A" w:rsidRDefault="002E62C8">
      <w:pPr>
        <w:pStyle w:val="Alg4"/>
        <w:numPr>
          <w:ilvl w:val="2"/>
          <w:numId w:val="377"/>
        </w:numPr>
        <w:spacing w:after="240"/>
        <w:rPr>
          <w:ins w:id="6005" w:author="Rev 4 Allen Wirfs-Brock" w:date="2011-11-04T11:44:00Z"/>
          <w:del w:id="6006" w:author="Rev 7 Allen Wirfs-Brock" w:date="2012-05-01T08:28:00Z"/>
          <w:sz w:val="24"/>
          <w:szCs w:val="24"/>
        </w:rPr>
        <w:pPrChange w:id="6007" w:author="Rev 6 Allen Wirfs-Brock" w:date="2012-02-26T10:03:00Z">
          <w:pPr>
            <w:pStyle w:val="Alg4"/>
            <w:numPr>
              <w:ilvl w:val="2"/>
              <w:numId w:val="377"/>
            </w:numPr>
            <w:tabs>
              <w:tab w:val="num" w:pos="1800"/>
            </w:tabs>
            <w:ind w:left="1800" w:hanging="360"/>
          </w:pPr>
        </w:pPrChange>
      </w:pPr>
      <w:ins w:id="6008" w:author="Rev 4 Allen Wirfs-Brock" w:date="2011-11-04T11:44:00Z">
        <w:del w:id="6009" w:author="Rev 7 Allen Wirfs-Brock" w:date="2012-05-01T08:28:00Z">
          <w:r w:rsidRPr="004418C4" w:rsidDel="00E1359A">
            <w:delText xml:space="preserve">Call </w:delText>
          </w:r>
          <w:r w:rsidRPr="004418C4" w:rsidDel="00E1359A">
            <w:rPr>
              <w:i/>
            </w:rPr>
            <w:delText>env</w:delText>
          </w:r>
          <w:r w:rsidRPr="004418C4" w:rsidDel="00E1359A">
            <w:delText>’s InitializeBinding concrete method passing "</w:delText>
          </w:r>
          <w:r w:rsidRPr="004418C4" w:rsidDel="00E1359A">
            <w:rPr>
              <w:rFonts w:ascii="Courier New" w:hAnsi="Courier New" w:cs="Courier New"/>
              <w:b/>
            </w:rPr>
            <w:delText>arguments</w:delText>
          </w:r>
          <w:r w:rsidRPr="004418C4" w:rsidDel="00E1359A">
            <w:delText xml:space="preserve">" and </w:delText>
          </w:r>
          <w:r w:rsidRPr="004418C4" w:rsidDel="00E1359A">
            <w:rPr>
              <w:i/>
            </w:rPr>
            <w:delText xml:space="preserve">ao </w:delText>
          </w:r>
          <w:r w:rsidRPr="004418C4" w:rsidDel="00E1359A">
            <w:delText>as arguments.</w:delText>
          </w:r>
        </w:del>
      </w:ins>
    </w:p>
    <w:p w14:paraId="53A867DA" w14:textId="77777777" w:rsidR="009E2A96" w:rsidRPr="00675B74" w:rsidDel="00E1359A" w:rsidRDefault="009E2A96">
      <w:pPr>
        <w:pStyle w:val="Alg4"/>
        <w:numPr>
          <w:ilvl w:val="0"/>
          <w:numId w:val="377"/>
        </w:numPr>
        <w:tabs>
          <w:tab w:val="left" w:pos="720"/>
        </w:tabs>
        <w:spacing w:after="240"/>
        <w:rPr>
          <w:ins w:id="6010" w:author="Rev 4 Allen Wirfs-Brock" w:date="2011-10-21T17:51:00Z"/>
          <w:del w:id="6011" w:author="Rev 7 Allen Wirfs-Brock" w:date="2012-05-01T08:28:00Z"/>
        </w:rPr>
        <w:pPrChange w:id="6012" w:author="Rev 6 Allen Wirfs-Brock" w:date="2012-02-26T10:03:00Z">
          <w:pPr>
            <w:pStyle w:val="Alg4"/>
            <w:numPr>
              <w:numId w:val="377"/>
            </w:numPr>
            <w:tabs>
              <w:tab w:val="num" w:pos="360"/>
              <w:tab w:val="left" w:pos="720"/>
            </w:tabs>
            <w:ind w:left="360" w:hanging="360"/>
          </w:pPr>
        </w:pPrChange>
      </w:pPr>
      <w:ins w:id="6013" w:author="Rev 4 Allen Wirfs-Brock" w:date="2011-10-21T17:51:00Z">
        <w:del w:id="6014" w:author="Rev 7 Allen Wirfs-Brock" w:date="2012-05-01T08:28:00Z">
          <w:r w:rsidRPr="00675B74" w:rsidDel="00E1359A">
            <w:delText xml:space="preserve">Else, </w:delText>
          </w:r>
        </w:del>
      </w:ins>
    </w:p>
    <w:p w14:paraId="7EA5034A" w14:textId="77777777" w:rsidR="00A925A6" w:rsidRPr="00E77497" w:rsidDel="00E1359A" w:rsidRDefault="00A925A6">
      <w:pPr>
        <w:pStyle w:val="Alg4"/>
        <w:numPr>
          <w:ilvl w:val="1"/>
          <w:numId w:val="377"/>
        </w:numPr>
        <w:tabs>
          <w:tab w:val="left" w:pos="720"/>
        </w:tabs>
        <w:spacing w:after="240"/>
        <w:rPr>
          <w:del w:id="6015" w:author="Rev 7 Allen Wirfs-Brock" w:date="2012-05-01T08:28:00Z"/>
        </w:rPr>
        <w:pPrChange w:id="6016" w:author="Rev 6 Allen Wirfs-Brock" w:date="2012-02-26T10:03:00Z">
          <w:pPr>
            <w:pStyle w:val="Alg4"/>
            <w:numPr>
              <w:ilvl w:val="1"/>
              <w:numId w:val="377"/>
            </w:numPr>
            <w:tabs>
              <w:tab w:val="left" w:pos="720"/>
              <w:tab w:val="num" w:pos="1080"/>
            </w:tabs>
            <w:ind w:left="1080" w:hanging="360"/>
          </w:pPr>
        </w:pPrChange>
      </w:pPr>
      <w:del w:id="6017" w:author="Rev 7 Allen Wirfs-Brock" w:date="2012-05-01T08:28:00Z">
        <w:r w:rsidRPr="00E77497" w:rsidDel="00E1359A">
          <w:delText>E</w:delText>
        </w:r>
        <w:r w:rsidR="008E65A6" w:rsidRPr="00E77497" w:rsidDel="00E1359A">
          <w:delText>lse</w:delText>
        </w:r>
        <w:r w:rsidRPr="00E77497" w:rsidDel="00E1359A">
          <w:delText xml:space="preserve">, </w:delText>
        </w:r>
      </w:del>
    </w:p>
    <w:p w14:paraId="1B7C19B5" w14:textId="77777777" w:rsidR="006E6D0C" w:rsidRPr="00E77497" w:rsidDel="00E1359A" w:rsidRDefault="006E6D0C">
      <w:pPr>
        <w:pStyle w:val="Alg4"/>
        <w:numPr>
          <w:ilvl w:val="1"/>
          <w:numId w:val="377"/>
        </w:numPr>
        <w:tabs>
          <w:tab w:val="left" w:pos="720"/>
        </w:tabs>
        <w:spacing w:after="240"/>
        <w:rPr>
          <w:del w:id="6018" w:author="Rev 7 Allen Wirfs-Brock" w:date="2012-05-01T08:28:00Z"/>
        </w:rPr>
        <w:pPrChange w:id="6019" w:author="Rev 6 Allen Wirfs-Brock" w:date="2012-02-26T10:03:00Z">
          <w:pPr>
            <w:pStyle w:val="Alg4"/>
            <w:numPr>
              <w:ilvl w:val="1"/>
              <w:numId w:val="377"/>
            </w:numPr>
            <w:tabs>
              <w:tab w:val="left" w:pos="720"/>
              <w:tab w:val="num" w:pos="1080"/>
            </w:tabs>
            <w:ind w:left="1080" w:hanging="360"/>
          </w:pPr>
        </w:pPrChange>
      </w:pPr>
      <w:del w:id="6020" w:author="Rev 7 Allen Wirfs-Brock" w:date="2012-05-01T08:28:00Z">
        <w:r w:rsidRPr="00E77497" w:rsidDel="00E1359A">
          <w:delText xml:space="preserve">Let </w:delText>
        </w:r>
        <w:r w:rsidRPr="00E77497" w:rsidDel="00E1359A">
          <w:rPr>
            <w:i/>
          </w:rPr>
          <w:delText>formals</w:delText>
        </w:r>
        <w:r w:rsidRPr="00E77497" w:rsidDel="00E1359A">
          <w:delText xml:space="preserve"> be the value of  the  [[FormalParameters]] internal property of </w:delText>
        </w:r>
        <w:r w:rsidR="009E0D61" w:rsidRPr="00E77497" w:rsidDel="00E1359A">
          <w:rPr>
            <w:i/>
          </w:rPr>
          <w:delText>F</w:delText>
        </w:r>
        <w:r w:rsidR="009E0D61" w:rsidRPr="00E77497" w:rsidDel="00E1359A">
          <w:delText>.</w:delText>
        </w:r>
      </w:del>
    </w:p>
    <w:p w14:paraId="02F2F6EB" w14:textId="77777777" w:rsidR="009E0D61" w:rsidRPr="00E77497" w:rsidDel="00E1359A" w:rsidRDefault="009E0D61">
      <w:pPr>
        <w:pStyle w:val="Alg4"/>
        <w:numPr>
          <w:ilvl w:val="1"/>
          <w:numId w:val="377"/>
        </w:numPr>
        <w:tabs>
          <w:tab w:val="left" w:pos="720"/>
        </w:tabs>
        <w:spacing w:after="240"/>
        <w:rPr>
          <w:del w:id="6021" w:author="Rev 7 Allen Wirfs-Brock" w:date="2012-05-01T08:28:00Z"/>
        </w:rPr>
        <w:pPrChange w:id="6022" w:author="Rev 6 Allen Wirfs-Brock" w:date="2012-02-26T10:03:00Z">
          <w:pPr>
            <w:pStyle w:val="Alg4"/>
            <w:numPr>
              <w:ilvl w:val="1"/>
              <w:numId w:val="377"/>
            </w:numPr>
            <w:tabs>
              <w:tab w:val="left" w:pos="720"/>
              <w:tab w:val="num" w:pos="1080"/>
            </w:tabs>
            <w:ind w:left="1080" w:hanging="360"/>
          </w:pPr>
        </w:pPrChange>
      </w:pPr>
      <w:del w:id="6023" w:author="Rev 7 Allen Wirfs-Brock" w:date="2012-05-01T08:28:00Z">
        <w:r w:rsidRPr="00E77497" w:rsidDel="00E1359A">
          <w:delText>Let names be BoundNames of formals.</w:delText>
        </w:r>
      </w:del>
    </w:p>
    <w:p w14:paraId="3DF757C2" w14:textId="77777777" w:rsidR="009E0D61" w:rsidRPr="00E77497" w:rsidDel="00E1359A" w:rsidRDefault="00A925A6">
      <w:pPr>
        <w:pStyle w:val="Alg4"/>
        <w:numPr>
          <w:ilvl w:val="1"/>
          <w:numId w:val="377"/>
        </w:numPr>
        <w:tabs>
          <w:tab w:val="left" w:pos="720"/>
        </w:tabs>
        <w:spacing w:after="240"/>
        <w:rPr>
          <w:ins w:id="6024" w:author="Rev 4 Allen Wirfs-Brock" w:date="2011-10-21T17:45:00Z"/>
          <w:del w:id="6025" w:author="Rev 7 Allen Wirfs-Brock" w:date="2012-05-01T08:28:00Z"/>
        </w:rPr>
        <w:pPrChange w:id="6026" w:author="Rev 6 Allen Wirfs-Brock" w:date="2012-02-26T10:03:00Z">
          <w:pPr>
            <w:pStyle w:val="Alg4"/>
            <w:numPr>
              <w:ilvl w:val="1"/>
              <w:numId w:val="377"/>
            </w:numPr>
            <w:tabs>
              <w:tab w:val="left" w:pos="720"/>
              <w:tab w:val="num" w:pos="1080"/>
            </w:tabs>
            <w:ind w:left="1080" w:hanging="360"/>
          </w:pPr>
        </w:pPrChange>
      </w:pPr>
      <w:del w:id="6027" w:author="Rev 7 Allen Wirfs-Brock" w:date="2012-05-01T08:28:00Z">
        <w:r w:rsidRPr="00E77497" w:rsidDel="00E1359A">
          <w:delText xml:space="preserve"> with arguments </w:delText>
        </w:r>
        <w:r w:rsidRPr="00E77497" w:rsidDel="00E1359A">
          <w:rPr>
            <w:i/>
          </w:rPr>
          <w:delText>argumentsList</w:delText>
        </w:r>
        <w:r w:rsidRPr="00E77497" w:rsidDel="00E1359A">
          <w:delText xml:space="preserve">. </w:delText>
        </w:r>
      </w:del>
      <w:ins w:id="6028" w:author="Rev 4 Allen Wirfs-Brock" w:date="2011-10-21T17:45:00Z">
        <w:del w:id="6029" w:author="Rev 7 Allen Wirfs-Brock" w:date="2012-05-01T08:28:00Z">
          <w:r w:rsidR="009E0D61" w:rsidRPr="00E77497" w:rsidDel="00E1359A">
            <w:delText xml:space="preserve">Let </w:delText>
          </w:r>
          <w:r w:rsidR="009E0D61" w:rsidRPr="00E77497" w:rsidDel="00E1359A">
            <w:rPr>
              <w:i/>
            </w:rPr>
            <w:delText>names</w:delText>
          </w:r>
          <w:r w:rsidR="009E0D61" w:rsidRPr="00E77497" w:rsidDel="00E1359A">
            <w:delText xml:space="preserve"> be BoundNames of </w:delText>
          </w:r>
          <w:r w:rsidR="009E0D61" w:rsidRPr="00E77497" w:rsidDel="00E1359A">
            <w:rPr>
              <w:i/>
            </w:rPr>
            <w:delText>formals</w:delText>
          </w:r>
          <w:r w:rsidR="009E0D61" w:rsidRPr="00E77497" w:rsidDel="00E1359A">
            <w:delText>.</w:delText>
          </w:r>
        </w:del>
      </w:ins>
    </w:p>
    <w:p w14:paraId="54EE84C5" w14:textId="77777777" w:rsidR="00A21A84" w:rsidRPr="00E77497" w:rsidDel="00E1359A" w:rsidRDefault="00A21A84">
      <w:pPr>
        <w:pStyle w:val="Alg4"/>
        <w:numPr>
          <w:ilvl w:val="1"/>
          <w:numId w:val="377"/>
        </w:numPr>
        <w:tabs>
          <w:tab w:val="left" w:pos="720"/>
        </w:tabs>
        <w:spacing w:after="240"/>
        <w:rPr>
          <w:ins w:id="6030" w:author="Rev 4 Allen Wirfs-Brock" w:date="2011-10-21T18:09:00Z"/>
          <w:del w:id="6031" w:author="Rev 7 Allen Wirfs-Brock" w:date="2012-05-01T08:28:00Z"/>
          <w:rFonts w:ascii="Arial" w:hAnsi="Arial" w:cs="Arial"/>
          <w:sz w:val="18"/>
        </w:rPr>
        <w:pPrChange w:id="6032" w:author="Rev 6 Allen Wirfs-Brock" w:date="2012-02-26T10:03:00Z">
          <w:pPr>
            <w:pStyle w:val="Alg4"/>
            <w:numPr>
              <w:ilvl w:val="1"/>
              <w:numId w:val="377"/>
            </w:numPr>
            <w:tabs>
              <w:tab w:val="left" w:pos="720"/>
              <w:tab w:val="num" w:pos="1080"/>
            </w:tabs>
            <w:ind w:left="1080" w:hanging="360"/>
          </w:pPr>
        </w:pPrChange>
      </w:pPr>
      <w:ins w:id="6033" w:author="Rev 4 Allen Wirfs-Brock" w:date="2011-10-21T18:09:00Z">
        <w:del w:id="6034" w:author="Rev 7 Allen Wirfs-Brock" w:date="2012-05-01T08:28:00Z">
          <w:r w:rsidRPr="00E77497" w:rsidDel="00E1359A">
            <w:rPr>
              <w:rFonts w:ascii="Arial" w:hAnsi="Arial" w:cs="Arial"/>
              <w:sz w:val="18"/>
            </w:rPr>
            <w:delText>NOTE</w:delText>
          </w:r>
        </w:del>
      </w:ins>
      <w:ins w:id="6035" w:author="Rev 4 Allen Wirfs-Brock" w:date="2011-10-21T18:10:00Z">
        <w:del w:id="6036" w:author="Rev 7 Allen Wirfs-Brock" w:date="2012-05-01T08:28:00Z">
          <w:r w:rsidRPr="00E77497" w:rsidDel="00E1359A">
            <w:rPr>
              <w:rFonts w:ascii="Arial" w:hAnsi="Arial" w:cs="Arial"/>
              <w:sz w:val="18"/>
            </w:rPr>
            <w:tab/>
          </w:r>
        </w:del>
      </w:ins>
      <w:ins w:id="6037" w:author="Rev 4 Allen Wirfs-Brock" w:date="2011-10-21T18:09:00Z">
        <w:del w:id="6038" w:author="Rev 7 Allen Wirfs-Brock" w:date="2012-05-01T08:28:00Z">
          <w:r w:rsidRPr="00E77497" w:rsidDel="00E1359A">
            <w:rPr>
              <w:rFonts w:ascii="Arial" w:hAnsi="Arial" w:cs="Arial"/>
              <w:sz w:val="18"/>
            </w:rPr>
            <w:delText>Because</w:delText>
          </w:r>
          <w:r w:rsidRPr="00E77497" w:rsidDel="00E1359A">
            <w:rPr>
              <w:sz w:val="18"/>
            </w:rPr>
            <w:delText xml:space="preserve"> </w:delText>
          </w:r>
          <w:r w:rsidRPr="00E77497" w:rsidDel="00E1359A">
            <w:rPr>
              <w:i/>
              <w:sz w:val="18"/>
            </w:rPr>
            <w:delText>F</w:delText>
          </w:r>
          <w:r w:rsidRPr="00E77497" w:rsidDel="00E1359A">
            <w:rPr>
              <w:sz w:val="18"/>
            </w:rPr>
            <w:delText xml:space="preserve"> </w:delText>
          </w:r>
          <w:r w:rsidRPr="00E77497" w:rsidDel="00E1359A">
            <w:rPr>
              <w:rFonts w:ascii="Arial" w:hAnsi="Arial" w:cs="Arial"/>
              <w:sz w:val="18"/>
            </w:rPr>
            <w:delText xml:space="preserve">is a none strict function it </w:delText>
          </w:r>
        </w:del>
      </w:ins>
      <w:ins w:id="6039" w:author="Rev 4 Allen Wirfs-Brock" w:date="2011-11-04T11:39:00Z">
        <w:del w:id="6040" w:author="Rev 7 Allen Wirfs-Brock" w:date="2012-05-01T08:28:00Z">
          <w:r w:rsidR="002E62C8" w:rsidDel="00E1359A">
            <w:rPr>
              <w:rFonts w:ascii="Arial" w:hAnsi="Arial" w:cs="Arial"/>
              <w:sz w:val="18"/>
            </w:rPr>
            <w:delText>is not</w:delText>
          </w:r>
        </w:del>
      </w:ins>
      <w:ins w:id="6041" w:author="Rev 4 Allen Wirfs-Brock" w:date="2011-10-21T18:09:00Z">
        <w:del w:id="6042" w:author="Rev 7 Allen Wirfs-Brock" w:date="2012-05-01T08:28:00Z">
          <w:r w:rsidRPr="00675B74" w:rsidDel="00E1359A">
            <w:rPr>
              <w:rFonts w:ascii="Arial" w:hAnsi="Arial" w:cs="Arial"/>
              <w:sz w:val="18"/>
            </w:rPr>
            <w:delText xml:space="preserve"> extended code.  Hence</w:delText>
          </w:r>
          <w:r w:rsidRPr="00E77497" w:rsidDel="00E1359A">
            <w:rPr>
              <w:sz w:val="18"/>
            </w:rPr>
            <w:delText xml:space="preserve"> </w:delText>
          </w:r>
          <w:r w:rsidRPr="00E77497" w:rsidDel="00E1359A">
            <w:rPr>
              <w:i/>
              <w:sz w:val="18"/>
            </w:rPr>
            <w:delText>formals</w:delText>
          </w:r>
          <w:r w:rsidRPr="00E77497" w:rsidDel="00E1359A">
            <w:rPr>
              <w:sz w:val="18"/>
            </w:rPr>
            <w:delText xml:space="preserve"> </w:delText>
          </w:r>
          <w:r w:rsidRPr="00E77497" w:rsidDel="00E1359A">
            <w:rPr>
              <w:rFonts w:ascii="Arial" w:hAnsi="Arial" w:cs="Arial"/>
              <w:sz w:val="18"/>
            </w:rPr>
            <w:delText>do</w:delText>
          </w:r>
          <w:r w:rsidR="00546435" w:rsidRPr="00E77497" w:rsidDel="00E1359A">
            <w:rPr>
              <w:rFonts w:ascii="Arial" w:hAnsi="Arial" w:cs="Arial"/>
              <w:sz w:val="18"/>
            </w:rPr>
            <w:delText>es not contain the names of any</w:delText>
          </w:r>
          <w:r w:rsidRPr="00E77497" w:rsidDel="00E1359A">
            <w:rPr>
              <w:rFonts w:ascii="Arial" w:hAnsi="Arial" w:cs="Arial"/>
              <w:sz w:val="18"/>
            </w:rPr>
            <w:delText xml:space="preserve"> destructuring</w:delText>
          </w:r>
          <w:r w:rsidRPr="00E77497" w:rsidDel="00E1359A">
            <w:rPr>
              <w:sz w:val="18"/>
            </w:rPr>
            <w:delText xml:space="preserve"> </w:delText>
          </w:r>
          <w:r w:rsidRPr="00E77497" w:rsidDel="00E1359A">
            <w:rPr>
              <w:i/>
              <w:sz w:val="18"/>
            </w:rPr>
            <w:delText>BindingProperties</w:delText>
          </w:r>
          <w:r w:rsidRPr="00E77497" w:rsidDel="00E1359A">
            <w:rPr>
              <w:rFonts w:ascii="Arial" w:hAnsi="Arial" w:cs="Arial"/>
              <w:sz w:val="18"/>
            </w:rPr>
            <w:delText>, rest parameters, or parameters with default value initialisers.</w:delText>
          </w:r>
        </w:del>
      </w:ins>
    </w:p>
    <w:p w14:paraId="5D685B7F" w14:textId="77777777" w:rsidR="009E0D61" w:rsidRPr="00E77497" w:rsidDel="00E1359A" w:rsidRDefault="009E0D61">
      <w:pPr>
        <w:pStyle w:val="Alg4"/>
        <w:numPr>
          <w:ilvl w:val="1"/>
          <w:numId w:val="377"/>
        </w:numPr>
        <w:tabs>
          <w:tab w:val="left" w:pos="720"/>
        </w:tabs>
        <w:spacing w:after="240"/>
        <w:rPr>
          <w:ins w:id="6043" w:author="Rev 4 Allen Wirfs-Brock" w:date="2011-10-21T17:45:00Z"/>
          <w:del w:id="6044" w:author="Rev 7 Allen Wirfs-Brock" w:date="2012-05-01T08:28:00Z"/>
        </w:rPr>
        <w:pPrChange w:id="6045" w:author="Rev 6 Allen Wirfs-Brock" w:date="2012-02-26T10:03:00Z">
          <w:pPr>
            <w:pStyle w:val="Alg4"/>
            <w:numPr>
              <w:ilvl w:val="1"/>
              <w:numId w:val="377"/>
            </w:numPr>
            <w:tabs>
              <w:tab w:val="left" w:pos="720"/>
              <w:tab w:val="num" w:pos="1080"/>
            </w:tabs>
            <w:ind w:left="1080" w:hanging="360"/>
          </w:pPr>
        </w:pPrChange>
      </w:pPr>
      <w:ins w:id="6046" w:author="Rev 4 Allen Wirfs-Brock" w:date="2011-10-21T17:45:00Z">
        <w:del w:id="6047" w:author="Rev 7 Allen Wirfs-Brock" w:date="2012-05-01T08:28:00Z">
          <w:r w:rsidRPr="00E77497" w:rsidDel="00E1359A">
            <w:delText xml:space="preserve">Let </w:delText>
          </w:r>
          <w:r w:rsidRPr="00E77497" w:rsidDel="00E1359A">
            <w:rPr>
              <w:i/>
            </w:rPr>
            <w:delText>ao</w:delText>
          </w:r>
          <w:r w:rsidRPr="00E77497" w:rsidDel="00E1359A">
            <w:delText xml:space="preserve"> be the result of performing the abstract operation CreateMappedArgumentsObject with arguments</w:delText>
          </w:r>
        </w:del>
      </w:ins>
      <w:ins w:id="6048" w:author="Rev 4 Allen Wirfs-Brock" w:date="2011-10-21T18:17:00Z">
        <w:del w:id="6049" w:author="Rev 7 Allen Wirfs-Brock" w:date="2012-05-01T08:28:00Z">
          <w:r w:rsidR="005F7F92" w:rsidRPr="00E77497" w:rsidDel="00E1359A">
            <w:delText xml:space="preserve"> </w:delText>
          </w:r>
          <w:r w:rsidR="005F7F92" w:rsidRPr="00E77497" w:rsidDel="00E1359A">
            <w:rPr>
              <w:i/>
            </w:rPr>
            <w:delText>names</w:delText>
          </w:r>
          <w:r w:rsidR="005F7F92" w:rsidRPr="00E77497" w:rsidDel="00E1359A">
            <w:delText xml:space="preserve">, </w:delText>
          </w:r>
          <w:r w:rsidR="005F7F92" w:rsidRPr="00E77497" w:rsidDel="00E1359A">
            <w:rPr>
              <w:i/>
            </w:rPr>
            <w:delText>env</w:delText>
          </w:r>
          <w:r w:rsidR="005F7F92" w:rsidRPr="00E77497" w:rsidDel="00E1359A">
            <w:delText>, and</w:delText>
          </w:r>
        </w:del>
      </w:ins>
      <w:ins w:id="6050" w:author="Rev 4 Allen Wirfs-Brock" w:date="2011-10-21T17:45:00Z">
        <w:del w:id="6051" w:author="Rev 7 Allen Wirfs-Brock" w:date="2012-05-01T08:28:00Z">
          <w:r w:rsidRPr="00E77497" w:rsidDel="00E1359A">
            <w:delText xml:space="preserve"> </w:delText>
          </w:r>
          <w:r w:rsidRPr="00E77497" w:rsidDel="00E1359A">
            <w:rPr>
              <w:i/>
            </w:rPr>
            <w:delText>argumentsList</w:delText>
          </w:r>
          <w:r w:rsidRPr="00E77497" w:rsidDel="00E1359A">
            <w:delText xml:space="preserve">. </w:delText>
          </w:r>
        </w:del>
      </w:ins>
    </w:p>
    <w:p w14:paraId="078B007D" w14:textId="77777777" w:rsidR="002E62C8" w:rsidRPr="003B4312" w:rsidDel="00E1359A" w:rsidRDefault="002E62C8">
      <w:pPr>
        <w:pStyle w:val="Alg4"/>
        <w:numPr>
          <w:ilvl w:val="1"/>
          <w:numId w:val="377"/>
        </w:numPr>
        <w:tabs>
          <w:tab w:val="left" w:pos="720"/>
        </w:tabs>
        <w:spacing w:after="240"/>
        <w:rPr>
          <w:ins w:id="6052" w:author="Rev 4 Allen Wirfs-Brock" w:date="2011-11-04T11:43:00Z"/>
          <w:del w:id="6053" w:author="Rev 7 Allen Wirfs-Brock" w:date="2012-05-01T08:28:00Z"/>
        </w:rPr>
        <w:pPrChange w:id="6054" w:author="Rev 6 Allen Wirfs-Brock" w:date="2012-02-26T10:03:00Z">
          <w:pPr>
            <w:pStyle w:val="Alg4"/>
            <w:numPr>
              <w:ilvl w:val="1"/>
              <w:numId w:val="377"/>
            </w:numPr>
            <w:tabs>
              <w:tab w:val="left" w:pos="720"/>
              <w:tab w:val="num" w:pos="1080"/>
            </w:tabs>
            <w:ind w:left="1080" w:hanging="360"/>
          </w:pPr>
        </w:pPrChange>
      </w:pPr>
      <w:ins w:id="6055" w:author="Rev 4 Allen Wirfs-Brock" w:date="2011-11-04T11:43:00Z">
        <w:del w:id="6056"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14:paraId="7A9E7DB8" w14:textId="77777777" w:rsidR="008424E2" w:rsidRPr="00E77497" w:rsidDel="00E1359A" w:rsidRDefault="008424E2">
      <w:pPr>
        <w:pStyle w:val="Alg4"/>
        <w:numPr>
          <w:ilvl w:val="2"/>
          <w:numId w:val="377"/>
        </w:numPr>
        <w:spacing w:after="240"/>
        <w:rPr>
          <w:ins w:id="6057" w:author="Rev 4 Allen Wirfs-Brock" w:date="2011-10-21T18:35:00Z"/>
          <w:del w:id="6058" w:author="Rev 7 Allen Wirfs-Brock" w:date="2012-05-01T08:28:00Z"/>
        </w:rPr>
        <w:pPrChange w:id="6059" w:author="Rev 6 Allen Wirfs-Brock" w:date="2012-02-26T10:03:00Z">
          <w:pPr>
            <w:pStyle w:val="Alg4"/>
            <w:numPr>
              <w:ilvl w:val="2"/>
              <w:numId w:val="377"/>
            </w:numPr>
            <w:tabs>
              <w:tab w:val="num" w:pos="1800"/>
            </w:tabs>
            <w:ind w:left="1800" w:hanging="360"/>
          </w:pPr>
        </w:pPrChange>
      </w:pPr>
      <w:ins w:id="6060" w:author="Rev 4 Allen Wirfs-Brock" w:date="2011-10-21T18:35:00Z">
        <w:del w:id="6061" w:author="Rev 7 Allen Wirfs-Brock" w:date="2012-05-01T08:28:00Z">
          <w:r w:rsidRPr="00675B74" w:rsidDel="00E1359A">
            <w:delText xml:space="preserve">Call </w:delText>
          </w:r>
          <w:r w:rsidRPr="00E77497" w:rsidDel="00E1359A">
            <w:rPr>
              <w:i/>
            </w:rPr>
            <w:delText>env</w:delText>
          </w:r>
          <w:r w:rsidRPr="00E77497" w:rsidDel="00E1359A">
            <w:delText>’s CreateMutableBinding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14:paraId="2D49F288" w14:textId="77777777" w:rsidR="00806568" w:rsidRPr="00120381" w:rsidDel="00E1359A" w:rsidRDefault="00806568">
      <w:pPr>
        <w:pStyle w:val="Alg4"/>
        <w:numPr>
          <w:ilvl w:val="2"/>
          <w:numId w:val="377"/>
        </w:numPr>
        <w:spacing w:after="240"/>
        <w:rPr>
          <w:ins w:id="6062" w:author="Rev 4 Allen Wirfs-Brock" w:date="2011-10-21T18:37:00Z"/>
          <w:del w:id="6063" w:author="Rev 7 Allen Wirfs-Brock" w:date="2012-05-01T08:28:00Z"/>
          <w:sz w:val="24"/>
          <w:szCs w:val="24"/>
        </w:rPr>
        <w:pPrChange w:id="6064" w:author="Rev 6 Allen Wirfs-Brock" w:date="2012-02-26T10:03:00Z">
          <w:pPr>
            <w:pStyle w:val="Alg4"/>
            <w:numPr>
              <w:ilvl w:val="2"/>
              <w:numId w:val="377"/>
            </w:numPr>
            <w:tabs>
              <w:tab w:val="num" w:pos="1800"/>
            </w:tabs>
            <w:ind w:left="1800" w:hanging="360"/>
          </w:pPr>
        </w:pPrChange>
      </w:pPr>
      <w:ins w:id="6065" w:author="Rev 4 Allen Wirfs-Brock" w:date="2011-10-21T18:37:00Z">
        <w:del w:id="6066" w:author="Rev 7 Allen Wirfs-Brock" w:date="2012-05-01T08:28:00Z">
          <w:r w:rsidRPr="00E77497" w:rsidDel="00E1359A">
            <w:delText xml:space="preserve">Call </w:delText>
          </w:r>
          <w:r w:rsidRPr="00E77497" w:rsidDel="00E1359A">
            <w:rPr>
              <w:i/>
            </w:rPr>
            <w:delText>env</w:delText>
          </w:r>
          <w:r w:rsidRPr="00E77497" w:rsidDel="00E1359A">
            <w:delText>’s InitializeBinding concrete method passing "</w:delText>
          </w:r>
          <w:r w:rsidRPr="00E77497" w:rsidDel="00E1359A">
            <w:rPr>
              <w:rFonts w:ascii="Courier New" w:hAnsi="Courier New" w:cs="Courier New"/>
              <w:b/>
            </w:rPr>
            <w:delText>arguments</w:delText>
          </w:r>
          <w:r w:rsidRPr="00E77497" w:rsidDel="00E1359A">
            <w:delText xml:space="preserve">" and </w:delText>
          </w:r>
          <w:r w:rsidRPr="00E77497" w:rsidDel="00E1359A">
            <w:rPr>
              <w:i/>
            </w:rPr>
            <w:delText xml:space="preserve">ao </w:delText>
          </w:r>
          <w:r w:rsidRPr="00E77497" w:rsidDel="00E1359A">
            <w:delText>as arguments.</w:delText>
          </w:r>
        </w:del>
      </w:ins>
    </w:p>
    <w:p w14:paraId="08EA1A76" w14:textId="77777777" w:rsidR="00690A41" w:rsidRPr="00B820AB" w:rsidDel="00E1359A" w:rsidRDefault="00632026">
      <w:pPr>
        <w:pStyle w:val="Alg4"/>
        <w:numPr>
          <w:ilvl w:val="0"/>
          <w:numId w:val="377"/>
        </w:numPr>
        <w:spacing w:after="240"/>
        <w:rPr>
          <w:ins w:id="6067" w:author="Rev 4 Allen Wirfs-Brock" w:date="2011-11-04T11:25:00Z"/>
          <w:del w:id="6068" w:author="Rev 7 Allen Wirfs-Brock" w:date="2012-05-01T08:28:00Z"/>
        </w:rPr>
        <w:pPrChange w:id="6069" w:author="Rev 6 Allen Wirfs-Brock" w:date="2012-02-26T10:03:00Z">
          <w:pPr>
            <w:pStyle w:val="Alg4"/>
            <w:numPr>
              <w:numId w:val="377"/>
            </w:numPr>
            <w:tabs>
              <w:tab w:val="num" w:pos="360"/>
            </w:tabs>
            <w:ind w:left="360" w:hanging="360"/>
          </w:pPr>
        </w:pPrChange>
      </w:pPr>
      <w:ins w:id="6070" w:author="Rev 4 Allen Wirfs-Brock" w:date="2011-11-04T11:45:00Z">
        <w:del w:id="6071" w:author="Rev 7 Allen Wirfs-Brock" w:date="2012-05-01T08:28:00Z">
          <w:r w:rsidRPr="004418C4" w:rsidDel="00E1359A">
            <w:rPr>
              <w:rFonts w:ascii="Arial" w:hAnsi="Arial" w:cs="Arial"/>
              <w:sz w:val="18"/>
            </w:rPr>
            <w:delText>NOTE</w:delText>
          </w:r>
          <w:r w:rsidRPr="004418C4" w:rsidDel="00E1359A">
            <w:rPr>
              <w:rFonts w:ascii="Arial" w:hAnsi="Arial" w:cs="Arial"/>
              <w:sz w:val="18"/>
            </w:rPr>
            <w:tab/>
          </w:r>
        </w:del>
      </w:ins>
      <w:ins w:id="6072" w:author="Rev 4 Allen Wirfs-Brock" w:date="2011-11-04T11:51:00Z">
        <w:del w:id="6073" w:author="Rev 7 Allen Wirfs-Brock" w:date="2012-05-01T08:28:00Z">
          <w:r w:rsidDel="00E1359A">
            <w:rPr>
              <w:rFonts w:ascii="Arial" w:hAnsi="Arial" w:cs="Arial"/>
              <w:sz w:val="18"/>
            </w:rPr>
            <w:delText>If</w:delText>
          </w:r>
        </w:del>
      </w:ins>
      <w:ins w:id="6074" w:author="Rev 4 Allen Wirfs-Brock" w:date="2011-11-04T11:45:00Z">
        <w:del w:id="6075" w:author="Rev 7 Allen Wirfs-Brock" w:date="2012-05-01T08:28:00Z">
          <w:r w:rsidRPr="004418C4" w:rsidDel="00E1359A">
            <w:rPr>
              <w:sz w:val="18"/>
            </w:rPr>
            <w:delText xml:space="preserve"> </w:delText>
          </w:r>
        </w:del>
      </w:ins>
      <w:ins w:id="6076" w:author="Rev 4 Allen Wirfs-Brock" w:date="2011-11-04T11:51:00Z">
        <w:del w:id="6077" w:author="Rev 7 Allen Wirfs-Brock" w:date="2012-05-01T08:28:00Z">
          <w:r w:rsidRPr="00632026" w:rsidDel="00E1359A">
            <w:rPr>
              <w:i/>
              <w:sz w:val="18"/>
            </w:rPr>
            <w:delText xml:space="preserve">needArgumentObject </w:delText>
          </w:r>
          <w:r w:rsidDel="00E1359A">
            <w:rPr>
              <w:rFonts w:ascii="Arial" w:hAnsi="Arial" w:cs="Arial"/>
              <w:sz w:val="18"/>
            </w:rPr>
            <w:delText>i</w:delText>
          </w:r>
        </w:del>
      </w:ins>
      <w:ins w:id="6078" w:author="Rev 4 Allen Wirfs-Brock" w:date="2011-11-04T11:58:00Z">
        <w:del w:id="6079" w:author="Rev 7 Allen Wirfs-Brock" w:date="2012-05-01T08:28:00Z">
          <w:r w:rsidDel="00E1359A">
            <w:rPr>
              <w:rFonts w:ascii="Arial" w:hAnsi="Arial" w:cs="Arial"/>
              <w:sz w:val="18"/>
            </w:rPr>
            <w:delText>s</w:delText>
          </w:r>
        </w:del>
      </w:ins>
      <w:ins w:id="6080" w:author="Rev 4 Allen Wirfs-Brock" w:date="2011-11-04T11:51:00Z">
        <w:del w:id="6081" w:author="Rev 7 Allen Wirfs-Brock" w:date="2012-05-01T08:28:00Z">
          <w:r w:rsidDel="00E1359A">
            <w:rPr>
              <w:rFonts w:ascii="Arial" w:hAnsi="Arial" w:cs="Arial"/>
              <w:sz w:val="18"/>
            </w:rPr>
            <w:delText xml:space="preserve"> </w:delText>
          </w:r>
        </w:del>
      </w:ins>
      <w:ins w:id="6082" w:author="Rev 4 Allen Wirfs-Brock" w:date="2011-11-04T11:52:00Z">
        <w:del w:id="6083" w:author="Rev 7 Allen Wirfs-Brock" w:date="2012-05-01T08:28:00Z">
          <w:r w:rsidRPr="00120381" w:rsidDel="00E1359A">
            <w:rPr>
              <w:b/>
              <w:sz w:val="18"/>
            </w:rPr>
            <w:delText>false</w:delText>
          </w:r>
        </w:del>
      </w:ins>
      <w:ins w:id="6084" w:author="Rev 4 Allen Wirfs-Brock" w:date="2011-11-04T11:45:00Z">
        <w:del w:id="6085" w:author="Rev 7 Allen Wirfs-Brock" w:date="2012-05-01T08:28:00Z">
          <w:r w:rsidRPr="004418C4" w:rsidDel="00E1359A">
            <w:rPr>
              <w:rFonts w:ascii="Arial" w:hAnsi="Arial" w:cs="Arial"/>
              <w:sz w:val="18"/>
            </w:rPr>
            <w:delText xml:space="preserve"> </w:delText>
          </w:r>
        </w:del>
      </w:ins>
      <w:ins w:id="6086" w:author="Rev 4 Allen Wirfs-Brock" w:date="2011-11-04T11:52:00Z">
        <w:del w:id="6087" w:author="Rev 7 Allen Wirfs-Brock" w:date="2012-05-01T08:28:00Z">
          <w:r w:rsidDel="00E1359A">
            <w:rPr>
              <w:rFonts w:ascii="Arial" w:hAnsi="Arial" w:cs="Arial"/>
              <w:sz w:val="18"/>
            </w:rPr>
            <w:delText xml:space="preserve">then the value of </w:delText>
          </w:r>
          <w:r w:rsidRPr="00120381" w:rsidDel="00E1359A">
            <w:rPr>
              <w:i/>
              <w:sz w:val="18"/>
            </w:rPr>
            <w:delText>ao</w:delText>
          </w:r>
          <w:r w:rsidDel="00E1359A">
            <w:rPr>
              <w:rFonts w:ascii="Arial" w:hAnsi="Arial" w:cs="Arial"/>
              <w:sz w:val="18"/>
            </w:rPr>
            <w:delText xml:space="preserve"> is not </w:delText>
          </w:r>
        </w:del>
      </w:ins>
      <w:ins w:id="6088" w:author="Rev 4 Allen Wirfs-Brock" w:date="2011-11-04T12:01:00Z">
        <w:del w:id="6089" w:author="Rev 7 Allen Wirfs-Brock" w:date="2012-05-01T08:28:00Z">
          <w:r w:rsidR="00DF114B" w:rsidDel="00E1359A">
            <w:rPr>
              <w:rFonts w:ascii="Arial" w:hAnsi="Arial" w:cs="Arial"/>
              <w:sz w:val="18"/>
            </w:rPr>
            <w:delText xml:space="preserve">directly </w:delText>
          </w:r>
        </w:del>
      </w:ins>
      <w:ins w:id="6090" w:author="Rev 4 Allen Wirfs-Brock" w:date="2011-11-04T11:52:00Z">
        <w:del w:id="6091" w:author="Rev 7 Allen Wirfs-Brock" w:date="2012-05-01T08:28:00Z">
          <w:r w:rsidDel="00E1359A">
            <w:rPr>
              <w:rFonts w:ascii="Arial" w:hAnsi="Arial" w:cs="Arial"/>
              <w:sz w:val="18"/>
            </w:rPr>
            <w:delText>observable to ECMAScript code</w:delText>
          </w:r>
        </w:del>
      </w:ins>
      <w:ins w:id="6092" w:author="Rev 4 Allen Wirfs-Brock" w:date="2011-11-04T12:00:00Z">
        <w:del w:id="6093" w:author="Rev 7 Allen Wirfs-Brock" w:date="2012-05-01T08:28:00Z">
          <w:r w:rsidR="00DF114B" w:rsidDel="00E1359A">
            <w:rPr>
              <w:rFonts w:ascii="Arial" w:hAnsi="Arial" w:cs="Arial"/>
              <w:sz w:val="18"/>
            </w:rPr>
            <w:delText xml:space="preserve"> and need not actually exist.</w:delText>
          </w:r>
        </w:del>
      </w:ins>
      <w:ins w:id="6094" w:author="Rev 4 Allen Wirfs-Brock" w:date="2011-11-04T11:59:00Z">
        <w:del w:id="6095" w:author="Rev 7 Allen Wirfs-Brock" w:date="2012-05-01T08:28:00Z">
          <w:r w:rsidR="00DF114B" w:rsidDel="00E1359A">
            <w:rPr>
              <w:rFonts w:ascii="Arial" w:hAnsi="Arial" w:cs="Arial"/>
              <w:sz w:val="18"/>
            </w:rPr>
            <w:delText xml:space="preserve"> It is used </w:delText>
          </w:r>
        </w:del>
      </w:ins>
      <w:ins w:id="6096" w:author="Rev 4 Allen Wirfs-Brock" w:date="2011-11-04T12:01:00Z">
        <w:del w:id="6097" w:author="Rev 7 Allen Wirfs-Brock" w:date="2012-05-01T08:28:00Z">
          <w:r w:rsidR="00DF114B" w:rsidDel="00E1359A">
            <w:rPr>
              <w:rFonts w:ascii="Arial" w:hAnsi="Arial" w:cs="Arial"/>
              <w:sz w:val="18"/>
            </w:rPr>
            <w:delText>in the following steps</w:delText>
          </w:r>
        </w:del>
      </w:ins>
      <w:ins w:id="6098" w:author="Rev 4 Allen Wirfs-Brock" w:date="2011-11-04T11:59:00Z">
        <w:del w:id="6099" w:author="Rev 7 Allen Wirfs-Brock" w:date="2012-05-01T08:28:00Z">
          <w:r w:rsidR="00DF114B" w:rsidDel="00E1359A">
            <w:rPr>
              <w:rFonts w:ascii="Arial" w:hAnsi="Arial" w:cs="Arial"/>
              <w:sz w:val="18"/>
            </w:rPr>
            <w:delText xml:space="preserve"> strictly as a device for specifying formal parameter initialization</w:delText>
          </w:r>
        </w:del>
      </w:ins>
      <w:ins w:id="6100" w:author="Rev 4 Allen Wirfs-Brock" w:date="2011-11-04T12:01:00Z">
        <w:del w:id="6101" w:author="Rev 7 Allen Wirfs-Brock" w:date="2012-05-01T08:28:00Z">
          <w:r w:rsidR="00DF114B" w:rsidDel="00E1359A">
            <w:rPr>
              <w:rFonts w:ascii="Arial" w:hAnsi="Arial" w:cs="Arial"/>
              <w:sz w:val="18"/>
            </w:rPr>
            <w:delText>.</w:delText>
          </w:r>
        </w:del>
      </w:ins>
      <w:ins w:id="6102" w:author="Rev 4 Allen Wirfs-Brock" w:date="2011-11-04T11:59:00Z">
        <w:del w:id="6103" w:author="Rev 7 Allen Wirfs-Brock" w:date="2012-05-01T08:28:00Z">
          <w:r w:rsidR="00DF114B" w:rsidDel="00E1359A">
            <w:rPr>
              <w:rFonts w:ascii="Arial" w:hAnsi="Arial" w:cs="Arial"/>
              <w:sz w:val="18"/>
            </w:rPr>
            <w:delText xml:space="preserve"> semantics</w:delText>
          </w:r>
        </w:del>
      </w:ins>
      <w:ins w:id="6104" w:author="Rev 4 Allen Wirfs-Brock" w:date="2011-11-04T12:01:00Z">
        <w:del w:id="6105" w:author="Rev 7 Allen Wirfs-Brock" w:date="2012-05-01T08:28:00Z">
          <w:r w:rsidR="00DF114B" w:rsidDel="00E1359A">
            <w:rPr>
              <w:rFonts w:ascii="Arial" w:hAnsi="Arial" w:cs="Arial"/>
              <w:sz w:val="18"/>
            </w:rPr>
            <w:delText>.</w:delText>
          </w:r>
        </w:del>
      </w:ins>
      <w:ins w:id="6106" w:author="Rev 4 Allen Wirfs-Brock" w:date="2011-11-04T11:59:00Z">
        <w:del w:id="6107" w:author="Rev 7 Allen Wirfs-Brock" w:date="2012-05-01T08:28:00Z">
          <w:r w:rsidR="00DF114B" w:rsidDel="00E1359A">
            <w:rPr>
              <w:rFonts w:ascii="Arial" w:hAnsi="Arial" w:cs="Arial"/>
              <w:sz w:val="18"/>
            </w:rPr>
            <w:delText xml:space="preserve"> </w:delText>
          </w:r>
        </w:del>
      </w:ins>
    </w:p>
    <w:p w14:paraId="1805C62F" w14:textId="77777777" w:rsidR="00C73BA7" w:rsidRPr="008B7F6F" w:rsidDel="00E1359A" w:rsidRDefault="00C73BA7">
      <w:pPr>
        <w:pStyle w:val="Alg4"/>
        <w:numPr>
          <w:ilvl w:val="0"/>
          <w:numId w:val="377"/>
        </w:numPr>
        <w:tabs>
          <w:tab w:val="left" w:pos="720"/>
        </w:tabs>
        <w:spacing w:after="240"/>
        <w:rPr>
          <w:ins w:id="6108" w:author="Rev 4 Allen Wirfs-Brock" w:date="2011-11-04T12:19:00Z"/>
          <w:del w:id="6109" w:author="Rev 7 Allen Wirfs-Brock" w:date="2012-05-01T08:28:00Z"/>
        </w:rPr>
        <w:pPrChange w:id="6110" w:author="Rev 6 Allen Wirfs-Brock" w:date="2012-02-26T10:03:00Z">
          <w:pPr>
            <w:pStyle w:val="Alg4"/>
            <w:numPr>
              <w:numId w:val="377"/>
            </w:numPr>
            <w:tabs>
              <w:tab w:val="num" w:pos="360"/>
              <w:tab w:val="left" w:pos="720"/>
            </w:tabs>
            <w:ind w:left="360" w:hanging="360"/>
          </w:pPr>
        </w:pPrChange>
      </w:pPr>
      <w:ins w:id="6111" w:author="Rev 4 Allen Wirfs-Brock" w:date="2011-11-04T12:19:00Z">
        <w:del w:id="6112"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14:paraId="3090BE16" w14:textId="77777777" w:rsidR="00C969E3" w:rsidDel="00E1359A" w:rsidRDefault="00C969E3">
      <w:pPr>
        <w:pStyle w:val="Alg3"/>
        <w:numPr>
          <w:ilvl w:val="1"/>
          <w:numId w:val="377"/>
        </w:numPr>
        <w:spacing w:after="240"/>
        <w:rPr>
          <w:ins w:id="6113" w:author="Rev 4 Allen Wirfs-Brock" w:date="2011-11-04T12:12:00Z"/>
          <w:del w:id="6114" w:author="Rev 7 Allen Wirfs-Brock" w:date="2012-05-01T08:28:00Z"/>
        </w:rPr>
        <w:pPrChange w:id="6115" w:author="Rev 6 Allen Wirfs-Brock" w:date="2012-02-26T10:03:00Z">
          <w:pPr>
            <w:pStyle w:val="Alg3"/>
            <w:numPr>
              <w:ilvl w:val="1"/>
              <w:numId w:val="377"/>
            </w:numPr>
            <w:tabs>
              <w:tab w:val="clear" w:pos="360"/>
              <w:tab w:val="num" w:pos="1080"/>
            </w:tabs>
            <w:ind w:left="1080"/>
          </w:pPr>
        </w:pPrChange>
      </w:pPr>
      <w:ins w:id="6116" w:author="Rev 4 Allen Wirfs-Brock" w:date="2011-11-04T12:17:00Z">
        <w:del w:id="6117" w:author="Rev 7 Allen Wirfs-Brock" w:date="2012-05-01T08:28:00Z">
          <w:r w:rsidDel="00E1359A">
            <w:delText xml:space="preserve">Perform Binding Initialization for </w:delText>
          </w:r>
          <w:r w:rsidRPr="00120381" w:rsidDel="00E1359A">
            <w:rPr>
              <w:i/>
            </w:rPr>
            <w:delText>formals</w:delText>
          </w:r>
          <w:r w:rsidDel="00E1359A">
            <w:delText xml:space="preserve"> with </w:delText>
          </w:r>
          <w:r w:rsidRPr="00120381" w:rsidDel="00E1359A">
            <w:rPr>
              <w:i/>
            </w:rPr>
            <w:delText>ao</w:delText>
          </w:r>
          <w:r w:rsidDel="00E1359A">
            <w:delText xml:space="preserve"> and </w:delText>
          </w:r>
        </w:del>
      </w:ins>
      <w:ins w:id="6118" w:author="Rev 4 Allen Wirfs-Brock" w:date="2011-11-04T12:18:00Z">
        <w:del w:id="6119" w:author="Rev 7 Allen Wirfs-Brock" w:date="2012-05-01T08:28:00Z">
          <w:r w:rsidRPr="00120381" w:rsidDel="00E1359A">
            <w:rPr>
              <w:i/>
            </w:rPr>
            <w:delText>env</w:delText>
          </w:r>
          <w:r w:rsidDel="00E1359A">
            <w:delText xml:space="preserve"> as arguments</w:delText>
          </w:r>
        </w:del>
      </w:ins>
      <w:ins w:id="6120" w:author="Rev 4 Allen Wirfs-Brock" w:date="2011-11-04T12:12:00Z">
        <w:del w:id="6121" w:author="Rev 7 Allen Wirfs-Brock" w:date="2012-05-01T08:28:00Z">
          <w:r w:rsidRPr="004418C4" w:rsidDel="00E1359A">
            <w:delText>.</w:delText>
          </w:r>
        </w:del>
      </w:ins>
    </w:p>
    <w:p w14:paraId="3BD910A2" w14:textId="77777777" w:rsidR="00C969E3" w:rsidRPr="004418C4" w:rsidDel="00E1359A" w:rsidRDefault="00C73BA7">
      <w:pPr>
        <w:pStyle w:val="Alg3"/>
        <w:numPr>
          <w:ilvl w:val="0"/>
          <w:numId w:val="377"/>
        </w:numPr>
        <w:spacing w:after="240"/>
        <w:rPr>
          <w:ins w:id="6122" w:author="Rev 4 Allen Wirfs-Brock" w:date="2011-11-04T12:09:00Z"/>
          <w:del w:id="6123" w:author="Rev 7 Allen Wirfs-Brock" w:date="2012-05-01T08:28:00Z"/>
        </w:rPr>
        <w:pPrChange w:id="6124" w:author="Rev 6 Allen Wirfs-Brock" w:date="2012-02-26T10:03:00Z">
          <w:pPr>
            <w:pStyle w:val="Alg3"/>
            <w:numPr>
              <w:numId w:val="377"/>
            </w:numPr>
          </w:pPr>
        </w:pPrChange>
      </w:pPr>
      <w:ins w:id="6125" w:author="Rev 4 Allen Wirfs-Brock" w:date="2011-11-04T12:20:00Z">
        <w:del w:id="6126" w:author="Rev 7 Allen Wirfs-Brock" w:date="2012-05-01T08:28:00Z">
          <w:r w:rsidDel="00E1359A">
            <w:delText>Else,</w:delText>
          </w:r>
        </w:del>
      </w:ins>
    </w:p>
    <w:p w14:paraId="115FEB00" w14:textId="77777777" w:rsidR="00C73BA7" w:rsidDel="00E1359A" w:rsidRDefault="00C73BA7">
      <w:pPr>
        <w:pStyle w:val="Alg3"/>
        <w:numPr>
          <w:ilvl w:val="1"/>
          <w:numId w:val="377"/>
        </w:numPr>
        <w:spacing w:after="240"/>
        <w:rPr>
          <w:ins w:id="6127" w:author="Rev 4 Allen Wirfs-Brock" w:date="2011-11-04T12:20:00Z"/>
          <w:del w:id="6128" w:author="Rev 7 Allen Wirfs-Brock" w:date="2012-05-01T08:28:00Z"/>
        </w:rPr>
        <w:pPrChange w:id="6129" w:author="Rev 6 Allen Wirfs-Brock" w:date="2012-02-26T10:03:00Z">
          <w:pPr>
            <w:pStyle w:val="Alg3"/>
            <w:numPr>
              <w:ilvl w:val="1"/>
              <w:numId w:val="377"/>
            </w:numPr>
            <w:tabs>
              <w:tab w:val="clear" w:pos="360"/>
              <w:tab w:val="num" w:pos="1080"/>
            </w:tabs>
            <w:ind w:left="1080"/>
          </w:pPr>
        </w:pPrChange>
      </w:pPr>
      <w:ins w:id="6130" w:author="Rev 4 Allen Wirfs-Brock" w:date="2011-11-04T12:20:00Z">
        <w:del w:id="6131" w:author="Rev 7 Allen Wirfs-Brock" w:date="2012-05-01T08:28:00Z">
          <w:r w:rsidDel="00E1359A">
            <w:delText xml:space="preserve">Perform Binding Initialization for </w:delText>
          </w:r>
          <w:r w:rsidRPr="004418C4" w:rsidDel="00E1359A">
            <w:rPr>
              <w:i/>
            </w:rPr>
            <w:delText>formals</w:delText>
          </w:r>
          <w:r w:rsidDel="00E1359A">
            <w:delText xml:space="preserve"> with </w:delText>
          </w:r>
          <w:r w:rsidRPr="004418C4" w:rsidDel="00E1359A">
            <w:rPr>
              <w:i/>
            </w:rPr>
            <w:delText>ao</w:delText>
          </w:r>
          <w:r w:rsidDel="00E1359A">
            <w:delText xml:space="preserve"> and </w:delText>
          </w:r>
        </w:del>
      </w:ins>
      <w:ins w:id="6132" w:author="Rev 4 Allen Wirfs-Brock" w:date="2011-11-04T12:21:00Z">
        <w:del w:id="6133" w:author="Rev 7 Allen Wirfs-Brock" w:date="2012-05-01T08:28:00Z">
          <w:r w:rsidRPr="00120381" w:rsidDel="00E1359A">
            <w:rPr>
              <w:b/>
            </w:rPr>
            <w:delText>undefined</w:delText>
          </w:r>
        </w:del>
      </w:ins>
      <w:ins w:id="6134" w:author="Rev 4 Allen Wirfs-Brock" w:date="2011-11-04T12:20:00Z">
        <w:del w:id="6135" w:author="Rev 7 Allen Wirfs-Brock" w:date="2012-05-01T08:28:00Z">
          <w:r w:rsidDel="00E1359A">
            <w:delText xml:space="preserve"> as arguments</w:delText>
          </w:r>
          <w:r w:rsidRPr="004418C4" w:rsidDel="00E1359A">
            <w:delText>.</w:delText>
          </w:r>
        </w:del>
      </w:ins>
    </w:p>
    <w:p w14:paraId="27C711CE" w14:textId="77777777" w:rsidR="002D0D50" w:rsidRPr="003B4312" w:rsidDel="00E1359A" w:rsidRDefault="002D0D50" w:rsidP="009B3B81">
      <w:pPr>
        <w:pStyle w:val="Alg4"/>
        <w:numPr>
          <w:ilvl w:val="0"/>
          <w:numId w:val="377"/>
        </w:numPr>
        <w:tabs>
          <w:tab w:val="left" w:pos="720"/>
        </w:tabs>
        <w:spacing w:after="240"/>
        <w:rPr>
          <w:ins w:id="6136" w:author="Rev 4 Allen Wirfs-Brock" w:date="2011-10-21T18:18:00Z"/>
          <w:del w:id="6137" w:author="Rev 7 Allen Wirfs-Brock" w:date="2012-05-01T08:28:00Z"/>
        </w:rPr>
      </w:pPr>
      <w:ins w:id="6138" w:author="Rev 4 Allen Wirfs-Brock" w:date="2011-10-21T18:18:00Z">
        <w:del w:id="6139" w:author="Rev 7 Allen Wirfs-Brock" w:date="2012-05-01T08:28:00Z">
          <w:r w:rsidRPr="003B4312" w:rsidDel="00E1359A">
            <w:delText>Return.</w:delText>
          </w:r>
        </w:del>
      </w:ins>
    </w:p>
    <w:p w14:paraId="1B02C529" w14:textId="77777777" w:rsidR="004C02EF" w:rsidRPr="003B4312" w:rsidRDefault="004C02EF" w:rsidP="00C623F2">
      <w:pPr>
        <w:pStyle w:val="20"/>
        <w:numPr>
          <w:ilvl w:val="0"/>
          <w:numId w:val="0"/>
        </w:numPr>
      </w:pPr>
      <w:bookmarkStart w:id="6140" w:name="_Toc235503385"/>
      <w:bookmarkStart w:id="6141" w:name="_Toc241509160"/>
      <w:bookmarkStart w:id="6142" w:name="_Toc244416647"/>
      <w:bookmarkStart w:id="6143" w:name="_Toc276631011"/>
      <w:bookmarkStart w:id="6144" w:name="_Toc329528740"/>
      <w:r w:rsidRPr="003B4312">
        <w:t>10.5</w:t>
      </w:r>
      <w:r w:rsidRPr="003B4312">
        <w:tab/>
        <w:t>Declaration Binding Instantiation</w:t>
      </w:r>
      <w:bookmarkEnd w:id="6140"/>
      <w:bookmarkEnd w:id="6141"/>
      <w:bookmarkEnd w:id="6142"/>
      <w:bookmarkEnd w:id="6143"/>
      <w:bookmarkEnd w:id="6144"/>
    </w:p>
    <w:p w14:paraId="545267A5" w14:textId="77777777" w:rsidR="004C02EF" w:rsidRPr="003B4312" w:rsidDel="00C85441" w:rsidRDefault="004C02EF" w:rsidP="004C02EF">
      <w:pPr>
        <w:rPr>
          <w:del w:id="6145" w:author="Rev 4 Allen Wirfs-Brock" w:date="2011-11-07T09:09:00Z"/>
        </w:rPr>
      </w:pPr>
      <w:del w:id="6146" w:author="Rev 4 Allen Wirfs-Brock" w:date="2011-11-07T09:09:00Z">
        <w:r w:rsidRPr="003B4312" w:rsidDel="00C85441">
          <w:delTex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delText>
        </w:r>
      </w:del>
    </w:p>
    <w:p w14:paraId="785F1628" w14:textId="77777777" w:rsidR="008B7F6F" w:rsidRPr="004D1BD1" w:rsidRDefault="004C02EF" w:rsidP="008B7F6F">
      <w:pPr>
        <w:pStyle w:val="30"/>
        <w:numPr>
          <w:ilvl w:val="0"/>
          <w:numId w:val="0"/>
        </w:numPr>
        <w:rPr>
          <w:ins w:id="6147" w:author="Rev 4 Allen Wirfs-Brock" w:date="2011-11-04T09:10:00Z"/>
        </w:rPr>
      </w:pPr>
      <w:del w:id="6148" w:author="Rev 4 Allen Wirfs-Brock" w:date="2011-11-07T09:09:00Z">
        <w:r w:rsidRPr="00E65A34" w:rsidDel="00C85441">
          <w:delText>Which Environment Record is used to bind a declaration and its kind</w:delText>
        </w:r>
        <w:r w:rsidRPr="00546435" w:rsidDel="00C85441">
          <w:delText xml:space="preserve"> depends upon the type of ECMAScript code executed by the execution context, but the remainder of the behaviour is generic. On entering an execution context, bindings are created in the VariableEnvironment as follows using the caller provided </w:delText>
        </w:r>
        <w:r w:rsidRPr="009C202C" w:rsidDel="00C85441">
          <w:rPr>
            <w:rFonts w:ascii="Times New Roman" w:hAnsi="Times New Roman"/>
            <w:i/>
          </w:rPr>
          <w:delText xml:space="preserve">code </w:delText>
        </w:r>
        <w:r w:rsidRPr="009C202C" w:rsidDel="00C85441">
          <w:delText xml:space="preserve">and, if it is function code, argument List </w:delText>
        </w:r>
        <w:r w:rsidRPr="00690A41" w:rsidDel="00C85441">
          <w:rPr>
            <w:rFonts w:ascii="Times New Roman" w:hAnsi="Times New Roman"/>
            <w:i/>
          </w:rPr>
          <w:delText>args</w:delText>
        </w:r>
        <w:r w:rsidRPr="00690A41" w:rsidDel="00C85441">
          <w:delText>:</w:delText>
        </w:r>
      </w:del>
      <w:bookmarkStart w:id="6149" w:name="_Toc329528741"/>
      <w:commentRangeStart w:id="6150"/>
      <w:ins w:id="6151" w:author="Rev 4 Allen Wirfs-Brock" w:date="2011-11-04T09:10:00Z">
        <w:r w:rsidR="008B7F6F" w:rsidRPr="004D1BD1">
          <w:t>10.5.</w:t>
        </w:r>
        <w:r w:rsidR="008B7F6F">
          <w:t>1</w:t>
        </w:r>
        <w:r w:rsidR="008B7F6F" w:rsidRPr="004D1BD1">
          <w:tab/>
        </w:r>
        <w:del w:id="6152" w:author="Rev 6 Allen Wirfs-Brock" w:date="2012-01-26T11:04:00Z">
          <w:r w:rsidR="008B7F6F" w:rsidDel="00EB1E7F">
            <w:delText>Base</w:delText>
          </w:r>
        </w:del>
      </w:ins>
      <w:ins w:id="6153" w:author="Rev 4 Allen Wirfs-Brock" w:date="2011-11-04T09:55:00Z">
        <w:del w:id="6154" w:author="Rev 6 Allen Wirfs-Brock" w:date="2012-01-26T11:04:00Z">
          <w:r w:rsidR="006B6D0A" w:rsidDel="00EB1E7F">
            <w:delText xml:space="preserve"> Code</w:delText>
          </w:r>
        </w:del>
      </w:ins>
      <w:ins w:id="6155" w:author="Rev 4 Allen Wirfs-Brock" w:date="2011-11-04T09:10:00Z">
        <w:del w:id="6156" w:author="Rev 6 Allen Wirfs-Brock" w:date="2012-01-26T11:04:00Z">
          <w:r w:rsidR="008B7F6F" w:rsidDel="00EB1E7F">
            <w:delText xml:space="preserve"> </w:delText>
          </w:r>
        </w:del>
      </w:ins>
      <w:ins w:id="6157" w:author="Rev 4 Allen Wirfs-Brock" w:date="2011-11-04T09:18:00Z">
        <w:r w:rsidR="008B7F6F">
          <w:t>Top-Level</w:t>
        </w:r>
      </w:ins>
      <w:ins w:id="6158" w:author="Rev 4 Allen Wirfs-Brock" w:date="2011-11-04T09:10:00Z">
        <w:r w:rsidR="008B7F6F">
          <w:t xml:space="preserve"> Declaration Instantiation</w:t>
        </w:r>
      </w:ins>
      <w:commentRangeEnd w:id="6150"/>
      <w:ins w:id="6159" w:author="Rev 4 Allen Wirfs-Brock" w:date="2011-11-04T09:52:00Z">
        <w:r w:rsidR="006B6D0A">
          <w:rPr>
            <w:rStyle w:val="af3"/>
            <w:b w:val="0"/>
          </w:rPr>
          <w:commentReference w:id="6150"/>
        </w:r>
      </w:ins>
      <w:bookmarkEnd w:id="6149"/>
    </w:p>
    <w:p w14:paraId="72E1E7FA" w14:textId="77777777" w:rsidR="008B7F6F" w:rsidRPr="004418C4" w:rsidRDefault="008B7F6F" w:rsidP="008B7F6F">
      <w:pPr>
        <w:rPr>
          <w:ins w:id="6160" w:author="Rev 4 Allen Wirfs-Brock" w:date="2011-11-04T09:11:00Z"/>
          <w:sz w:val="18"/>
        </w:rPr>
      </w:pPr>
      <w:ins w:id="6161" w:author="Rev 4 Allen Wirfs-Brock" w:date="2011-11-04T09:11:00Z">
        <w:r w:rsidRPr="004418C4">
          <w:rPr>
            <w:sz w:val="18"/>
          </w:rPr>
          <w:t>NOTE</w:t>
        </w:r>
        <w:r w:rsidRPr="004418C4">
          <w:rPr>
            <w:sz w:val="18"/>
          </w:rPr>
          <w:tab/>
          <w:t>When a</w:t>
        </w:r>
        <w:r>
          <w:rPr>
            <w:sz w:val="18"/>
          </w:rPr>
          <w:t>n</w:t>
        </w:r>
        <w:r w:rsidRPr="004418C4">
          <w:rPr>
            <w:sz w:val="18"/>
          </w:rPr>
          <w:t xml:space="preserve"> execution context is established for evaluating </w:t>
        </w:r>
      </w:ins>
      <w:ins w:id="6162" w:author="Rev 4 Allen Wirfs-Brock" w:date="2011-11-04T09:19:00Z">
        <w:r>
          <w:rPr>
            <w:sz w:val="18"/>
          </w:rPr>
          <w:t xml:space="preserve">non-function </w:t>
        </w:r>
      </w:ins>
      <w:ins w:id="6163" w:author="Rev 4 Allen Wirfs-Brock" w:date="2011-11-04T09:11:00Z">
        <w:r w:rsidRPr="004418C4">
          <w:rPr>
            <w:sz w:val="18"/>
          </w:rPr>
          <w:t xml:space="preserve">code </w:t>
        </w:r>
        <w:del w:id="6164" w:author="Rev 6 Allen Wirfs-Brock" w:date="2012-01-26T11:05:00Z">
          <w:r w:rsidDel="00EB1E7F">
            <w:rPr>
              <w:sz w:val="18"/>
            </w:rPr>
            <w:delText xml:space="preserve">that is base code </w:delText>
          </w:r>
        </w:del>
      </w:ins>
      <w:ins w:id="6165" w:author="Rev 4 Allen Wirfs-Brock" w:date="2011-11-04T09:12:00Z">
        <w:r>
          <w:rPr>
            <w:sz w:val="18"/>
          </w:rPr>
          <w:t>declarations are instantiated in the</w:t>
        </w:r>
      </w:ins>
      <w:ins w:id="6166" w:author="Rev 4 Allen Wirfs-Brock" w:date="2011-11-04T09:21:00Z">
        <w:r w:rsidR="00AD1039">
          <w:rPr>
            <w:sz w:val="18"/>
          </w:rPr>
          <w:t xml:space="preserve"> current</w:t>
        </w:r>
      </w:ins>
      <w:ins w:id="6167" w:author="Rev 4 Allen Wirfs-Brock" w:date="2011-11-04T09:19:00Z">
        <w:r>
          <w:rPr>
            <w:sz w:val="18"/>
          </w:rPr>
          <w:t xml:space="preserve"> </w:t>
        </w:r>
      </w:ins>
      <w:ins w:id="6168" w:author="Rev 4 Allen Wirfs-Brock" w:date="2011-11-04T09:20:00Z">
        <w:r>
          <w:rPr>
            <w:rFonts w:ascii="Times New Roman" w:hAnsi="Times New Roman"/>
            <w:sz w:val="18"/>
          </w:rPr>
          <w:t>Variable</w:t>
        </w:r>
      </w:ins>
      <w:ins w:id="6169" w:author="Rev 4 Allen Wirfs-Brock" w:date="2011-11-04T09:12:00Z">
        <w:r w:rsidRPr="00120381">
          <w:rPr>
            <w:rFonts w:ascii="Times New Roman" w:hAnsi="Times New Roman"/>
            <w:sz w:val="18"/>
          </w:rPr>
          <w:t>Environment</w:t>
        </w:r>
        <w:r>
          <w:rPr>
            <w:sz w:val="18"/>
          </w:rPr>
          <w:t xml:space="preserve">. </w:t>
        </w:r>
      </w:ins>
      <w:ins w:id="6170" w:author="Rev 4 Allen Wirfs-Brock" w:date="2011-11-04T09:11:00Z">
        <w:r w:rsidRPr="004418C4">
          <w:rPr>
            <w:sz w:val="18"/>
          </w:rPr>
          <w:t xml:space="preserve"> </w:t>
        </w:r>
      </w:ins>
      <w:ins w:id="6171" w:author="Rev 4 Allen Wirfs-Brock" w:date="2011-11-04T09:13:00Z">
        <w:r>
          <w:rPr>
            <w:sz w:val="18"/>
          </w:rPr>
          <w:t>E</w:t>
        </w:r>
      </w:ins>
      <w:ins w:id="6172" w:author="Rev 4 Allen Wirfs-Brock" w:date="2011-11-04T09:11:00Z">
        <w:r>
          <w:rPr>
            <w:sz w:val="18"/>
          </w:rPr>
          <w:t xml:space="preserve">ach </w:t>
        </w:r>
      </w:ins>
      <w:ins w:id="6173" w:author="Rev 4 Allen Wirfs-Brock" w:date="2011-11-04T09:13:00Z">
        <w:r>
          <w:rPr>
            <w:sz w:val="18"/>
          </w:rPr>
          <w:t>top-level</w:t>
        </w:r>
      </w:ins>
      <w:ins w:id="6174" w:author="Rev 4 Allen Wirfs-Brock" w:date="2011-11-04T09:11:00Z">
        <w:r w:rsidRPr="004418C4">
          <w:rPr>
            <w:sz w:val="18"/>
          </w:rPr>
          <w:t xml:space="preserve"> level variable, constant, or function declarated in the </w:t>
        </w:r>
      </w:ins>
      <w:ins w:id="6175" w:author="Rev 4 Allen Wirfs-Brock" w:date="2011-11-04T09:14:00Z">
        <w:r>
          <w:rPr>
            <w:sz w:val="18"/>
          </w:rPr>
          <w:t>code</w:t>
        </w:r>
      </w:ins>
      <w:ins w:id="6176" w:author="Rev 4 Allen Wirfs-Brock" w:date="2011-11-04T09:11:00Z">
        <w:r w:rsidRPr="004418C4">
          <w:rPr>
            <w:sz w:val="18"/>
          </w:rPr>
          <w:t xml:space="preserve"> </w:t>
        </w:r>
      </w:ins>
      <w:ins w:id="6177" w:author="Rev 4 Allen Wirfs-Brock" w:date="2011-11-04T09:14:00Z">
        <w:r>
          <w:rPr>
            <w:sz w:val="18"/>
          </w:rPr>
          <w:t>is</w:t>
        </w:r>
      </w:ins>
      <w:ins w:id="6178" w:author="Rev 4 Allen Wirfs-Brock" w:date="2011-11-04T09:11:00Z">
        <w:r w:rsidRPr="004418C4">
          <w:rPr>
            <w:sz w:val="18"/>
          </w:rPr>
          <w:t xml:space="preserve"> instantiated. </w:t>
        </w:r>
      </w:ins>
    </w:p>
    <w:p w14:paraId="5F8D4DF1" w14:textId="77777777" w:rsidR="008B7F6F" w:rsidRPr="003B4312" w:rsidRDefault="00AD1039" w:rsidP="004C02EF">
      <w:ins w:id="6179" w:author="Rev 4 Allen Wirfs-Brock" w:date="2011-11-04T09:34:00Z">
        <w:r>
          <w:t>Top-level</w:t>
        </w:r>
      </w:ins>
      <w:ins w:id="6180" w:author="Rev 4 Allen Wirfs-Brock" w:date="2011-11-04T09:11:00Z">
        <w:r w:rsidR="008B7F6F" w:rsidRPr="004D1BD1">
          <w:t xml:space="preserve"> Declaration Instantiation </w:t>
        </w:r>
      </w:ins>
      <w:ins w:id="6181" w:author="Rev 4 Allen Wirfs-Brock" w:date="2011-11-04T09:15:00Z">
        <w:r w:rsidR="008B7F6F">
          <w:t xml:space="preserve">for base code </w:t>
        </w:r>
      </w:ins>
      <w:ins w:id="6182" w:author="Rev 4 Allen Wirfs-Brock" w:date="2011-11-04T09:11:00Z">
        <w:r w:rsidR="008B7F6F">
          <w:t xml:space="preserve">is performed as </w:t>
        </w:r>
        <w:commentRangeStart w:id="6183"/>
        <w:r w:rsidR="008B7F6F">
          <w:t>follows</w:t>
        </w:r>
      </w:ins>
      <w:commentRangeEnd w:id="6183"/>
      <w:ins w:id="6184" w:author="Rev 4 Allen Wirfs-Brock" w:date="2011-11-04T09:53:00Z">
        <w:r w:rsidR="006B6D0A">
          <w:rPr>
            <w:rStyle w:val="af3"/>
          </w:rPr>
          <w:commentReference w:id="6183"/>
        </w:r>
      </w:ins>
      <w:ins w:id="6185" w:author="Rev 4 Allen Wirfs-Brock" w:date="2011-11-04T09:16:00Z">
        <w:r w:rsidR="008B7F6F">
          <w:t>:</w:t>
        </w:r>
      </w:ins>
      <w:ins w:id="6186" w:author="Rev 4 Allen Wirfs-Brock" w:date="2011-11-04T09:11:00Z">
        <w:r w:rsidR="008B7F6F" w:rsidRPr="003B4312">
          <w:t xml:space="preserve"> </w:t>
        </w:r>
      </w:ins>
    </w:p>
    <w:p w14:paraId="4AF3F496" w14:textId="77777777" w:rsidR="004C02EF" w:rsidRPr="008B7F6F" w:rsidRDefault="004C02EF" w:rsidP="009A20C6">
      <w:pPr>
        <w:pStyle w:val="Alg4"/>
        <w:numPr>
          <w:ilvl w:val="0"/>
          <w:numId w:val="398"/>
        </w:numPr>
      </w:pPr>
      <w:r w:rsidRPr="003B4312">
        <w:t xml:space="preserve">Let </w:t>
      </w:r>
      <w:r w:rsidRPr="003B4312">
        <w:rPr>
          <w:i/>
        </w:rPr>
        <w:t>env</w:t>
      </w:r>
      <w:r w:rsidRPr="003B4312">
        <w:t xml:space="preserve"> be the environment record </w:t>
      </w:r>
      <w:r w:rsidRPr="008B7F6F">
        <w:t xml:space="preserve">component of the </w:t>
      </w:r>
      <w:del w:id="6187" w:author="Rev 7 Allen Wirfs-Brock" w:date="2012-05-02T10:43:00Z">
        <w:r w:rsidRPr="008B7F6F" w:rsidDel="000D5AB9">
          <w:delText xml:space="preserve">running </w:delText>
        </w:r>
      </w:del>
      <w:ins w:id="6188" w:author="Rev 7 Allen Wirfs-Brock" w:date="2012-05-02T10:43:00Z">
        <w:del w:id="6189" w:author="Rev 8 Allen Wirfs-Brock" w:date="2012-06-13T15:59:00Z">
          <w:r w:rsidR="000D5AB9" w:rsidDel="00CB5151">
            <w:delText>current</w:delText>
          </w:r>
        </w:del>
      </w:ins>
      <w:ins w:id="6190" w:author="Rev 8 Allen Wirfs-Brock" w:date="2012-06-13T15:59:00Z">
        <w:r w:rsidR="00CB5151">
          <w:t>running</w:t>
        </w:r>
      </w:ins>
      <w:ins w:id="6191" w:author="Rev 7 Allen Wirfs-Brock" w:date="2012-05-02T10:43:00Z">
        <w:r w:rsidR="000D5AB9" w:rsidRPr="008B7F6F">
          <w:t xml:space="preserve"> </w:t>
        </w:r>
      </w:ins>
      <w:r w:rsidRPr="008B7F6F">
        <w:t>execution context’s VariableEnvironment.</w:t>
      </w:r>
    </w:p>
    <w:p w14:paraId="0BFAF6C3" w14:textId="77777777" w:rsidR="004C02EF" w:rsidRPr="006B6D0A" w:rsidRDefault="004C02EF" w:rsidP="009A20C6">
      <w:pPr>
        <w:pStyle w:val="Alg4"/>
        <w:numPr>
          <w:ilvl w:val="0"/>
          <w:numId w:val="398"/>
        </w:numPr>
      </w:pPr>
      <w:r w:rsidRPr="006B6D0A">
        <w:t xml:space="preserve">If </w:t>
      </w:r>
      <w:r w:rsidRPr="006B6D0A">
        <w:rPr>
          <w:i/>
        </w:rPr>
        <w:t>code</w:t>
      </w:r>
      <w:r w:rsidRPr="006B6D0A">
        <w:t xml:space="preserve"> is eval code, then let </w:t>
      </w:r>
      <w:r w:rsidRPr="006B6D0A">
        <w:rPr>
          <w:i/>
        </w:rPr>
        <w:t>configurableBindings</w:t>
      </w:r>
      <w:r w:rsidRPr="006B6D0A">
        <w:t xml:space="preserve"> be </w:t>
      </w:r>
      <w:r w:rsidRPr="006B6D0A">
        <w:rPr>
          <w:b/>
        </w:rPr>
        <w:t>true</w:t>
      </w:r>
      <w:r w:rsidRPr="006B6D0A">
        <w:t xml:space="preserve"> else let </w:t>
      </w:r>
      <w:r w:rsidRPr="006B6D0A">
        <w:rPr>
          <w:i/>
        </w:rPr>
        <w:t>configurableBindings</w:t>
      </w:r>
      <w:r w:rsidRPr="006B6D0A">
        <w:t xml:space="preserve"> be </w:t>
      </w:r>
      <w:r w:rsidRPr="006B6D0A">
        <w:rPr>
          <w:b/>
        </w:rPr>
        <w:t>false</w:t>
      </w:r>
      <w:r w:rsidRPr="006B6D0A">
        <w:t>.</w:t>
      </w:r>
    </w:p>
    <w:p w14:paraId="35D94944" w14:textId="77777777" w:rsidR="004C02EF" w:rsidRPr="006B6D0A" w:rsidRDefault="004C02EF" w:rsidP="009A20C6">
      <w:pPr>
        <w:pStyle w:val="Alg4"/>
        <w:numPr>
          <w:ilvl w:val="0"/>
          <w:numId w:val="398"/>
        </w:numPr>
      </w:pPr>
      <w:r w:rsidRPr="006B6D0A">
        <w:t xml:space="preserve">If </w:t>
      </w:r>
      <w:r w:rsidRPr="006B6D0A">
        <w:rPr>
          <w:i/>
        </w:rPr>
        <w:t xml:space="preserve">code </w:t>
      </w:r>
      <w:r w:rsidRPr="006B6D0A">
        <w:t xml:space="preserve">is strict </w:t>
      </w:r>
      <w:del w:id="6192" w:author="Allen Wirfs-Brock rev2" w:date="2011-07-23T17:40:00Z">
        <w:r w:rsidRPr="006B6D0A" w:rsidDel="001C6F19">
          <w:delText xml:space="preserve">mode </w:delText>
        </w:r>
      </w:del>
      <w:r w:rsidRPr="006B6D0A">
        <w:t xml:space="preserve">code, then let </w:t>
      </w:r>
      <w:r w:rsidRPr="006B6D0A">
        <w:rPr>
          <w:i/>
        </w:rPr>
        <w:t>strict</w:t>
      </w:r>
      <w:r w:rsidRPr="006B6D0A">
        <w:t xml:space="preserve"> be </w:t>
      </w:r>
      <w:r w:rsidRPr="006B6D0A">
        <w:rPr>
          <w:b/>
        </w:rPr>
        <w:t>true</w:t>
      </w:r>
      <w:r w:rsidRPr="006B6D0A">
        <w:t xml:space="preserve"> else let </w:t>
      </w:r>
      <w:r w:rsidRPr="006B6D0A">
        <w:rPr>
          <w:i/>
        </w:rPr>
        <w:t>strict</w:t>
      </w:r>
      <w:r w:rsidRPr="006B6D0A">
        <w:t xml:space="preserve"> be </w:t>
      </w:r>
      <w:r w:rsidRPr="006B6D0A">
        <w:rPr>
          <w:b/>
        </w:rPr>
        <w:t>false</w:t>
      </w:r>
      <w:r w:rsidRPr="006B6D0A">
        <w:t>.</w:t>
      </w:r>
    </w:p>
    <w:p w14:paraId="6BDC98E8" w14:textId="77777777" w:rsidR="004C02EF" w:rsidRPr="009C202C" w:rsidDel="00AD1039" w:rsidRDefault="004C02EF" w:rsidP="009A20C6">
      <w:pPr>
        <w:pStyle w:val="Alg4"/>
        <w:numPr>
          <w:ilvl w:val="0"/>
          <w:numId w:val="398"/>
        </w:numPr>
        <w:rPr>
          <w:del w:id="6193" w:author="Rev 4 Allen Wirfs-Brock" w:date="2011-11-04T09:22:00Z"/>
        </w:rPr>
      </w:pPr>
      <w:del w:id="6194" w:author="Rev 4 Allen Wirfs-Brock" w:date="2011-11-04T09:22:00Z">
        <w:r w:rsidRPr="00E65A34" w:rsidDel="00AD1039">
          <w:delText xml:space="preserve">If </w:delText>
        </w:r>
        <w:r w:rsidRPr="009C202C" w:rsidDel="00AD1039">
          <w:rPr>
            <w:i/>
          </w:rPr>
          <w:delText xml:space="preserve">code </w:delText>
        </w:r>
        <w:r w:rsidRPr="009C202C" w:rsidDel="00AD1039">
          <w:delText>is function code, then</w:delText>
        </w:r>
      </w:del>
    </w:p>
    <w:p w14:paraId="08E2E902" w14:textId="77777777" w:rsidR="004C02EF" w:rsidRPr="00E77497" w:rsidDel="00AD1039" w:rsidRDefault="004C02EF">
      <w:pPr>
        <w:pStyle w:val="Alg4"/>
        <w:numPr>
          <w:ilvl w:val="1"/>
          <w:numId w:val="398"/>
        </w:numPr>
        <w:rPr>
          <w:del w:id="6195" w:author="Rev 4 Allen Wirfs-Brock" w:date="2011-11-04T09:22:00Z"/>
        </w:rPr>
        <w:pPrChange w:id="6196" w:author="Rev 4 Allen Wirfs-Brock" w:date="2011-11-07T12:16:00Z">
          <w:pPr>
            <w:pStyle w:val="Alg4"/>
            <w:numPr>
              <w:ilvl w:val="1"/>
              <w:numId w:val="405"/>
            </w:numPr>
            <w:tabs>
              <w:tab w:val="num" w:pos="1080"/>
            </w:tabs>
            <w:ind w:left="1080" w:hanging="360"/>
          </w:pPr>
        </w:pPrChange>
      </w:pPr>
      <w:del w:id="6197" w:author="Rev 4 Allen Wirfs-Brock" w:date="2011-11-04T09:22:00Z">
        <w:r w:rsidRPr="009C202C" w:rsidDel="00AD1039">
          <w:delText xml:space="preserve">Let </w:delText>
        </w:r>
        <w:r w:rsidRPr="009C202C" w:rsidDel="00AD1039">
          <w:rPr>
            <w:i/>
          </w:rPr>
          <w:delText xml:space="preserve">func </w:delText>
        </w:r>
        <w:r w:rsidRPr="00690A41" w:rsidDel="00AD1039">
          <w:delText>be the function wh</w:delText>
        </w:r>
        <w:r w:rsidRPr="00675B74" w:rsidDel="00AD1039">
          <w:delText>ose [</w:delText>
        </w:r>
        <w:r w:rsidRPr="00E77497" w:rsidDel="00AD1039">
          <w:delText xml:space="preserve">[Call]] internal method initiated execution of </w:delText>
        </w:r>
        <w:r w:rsidRPr="00E77497" w:rsidDel="00AD1039">
          <w:rPr>
            <w:i/>
          </w:rPr>
          <w:delText>code</w:delText>
        </w:r>
        <w:r w:rsidRPr="00E77497" w:rsidDel="00AD1039">
          <w:delText xml:space="preserve">. Let </w:delText>
        </w:r>
        <w:r w:rsidRPr="00E77497" w:rsidDel="00AD1039">
          <w:rPr>
            <w:i/>
          </w:rPr>
          <w:delText>names</w:delText>
        </w:r>
        <w:r w:rsidRPr="00E77497" w:rsidDel="00AD1039">
          <w:delText xml:space="preserve"> be the value of </w:delText>
        </w:r>
        <w:r w:rsidRPr="00E77497" w:rsidDel="00AD1039">
          <w:rPr>
            <w:i/>
          </w:rPr>
          <w:delText>func</w:delText>
        </w:r>
        <w:r w:rsidRPr="00E77497" w:rsidDel="00AD1039">
          <w:delText xml:space="preserve">’s [[FormalParameters]] internal property.  </w:delText>
        </w:r>
      </w:del>
    </w:p>
    <w:p w14:paraId="0411946C" w14:textId="77777777" w:rsidR="004C02EF" w:rsidRPr="00E77497" w:rsidDel="00AD1039" w:rsidRDefault="004C02EF">
      <w:pPr>
        <w:pStyle w:val="Alg4"/>
        <w:numPr>
          <w:ilvl w:val="1"/>
          <w:numId w:val="398"/>
        </w:numPr>
        <w:rPr>
          <w:del w:id="6198" w:author="Rev 4 Allen Wirfs-Brock" w:date="2011-11-04T09:22:00Z"/>
        </w:rPr>
        <w:pPrChange w:id="6199" w:author="Rev 4 Allen Wirfs-Brock" w:date="2011-11-07T12:16:00Z">
          <w:pPr>
            <w:pStyle w:val="Alg4"/>
            <w:numPr>
              <w:ilvl w:val="1"/>
              <w:numId w:val="405"/>
            </w:numPr>
            <w:tabs>
              <w:tab w:val="num" w:pos="1080"/>
            </w:tabs>
            <w:ind w:left="1080" w:hanging="360"/>
          </w:pPr>
        </w:pPrChange>
      </w:pPr>
      <w:del w:id="6200" w:author="Rev 4 Allen Wirfs-Brock" w:date="2011-11-04T09:22:00Z">
        <w:r w:rsidRPr="00E77497" w:rsidDel="00AD1039">
          <w:delText xml:space="preserve">Let </w:delText>
        </w:r>
        <w:r w:rsidRPr="00E77497" w:rsidDel="00AD1039">
          <w:rPr>
            <w:i/>
          </w:rPr>
          <w:delText>argCount</w:delText>
        </w:r>
        <w:r w:rsidRPr="00E77497" w:rsidDel="00AD1039">
          <w:delText xml:space="preserve"> be the number of elements in </w:delText>
        </w:r>
        <w:r w:rsidRPr="00E77497" w:rsidDel="00AD1039">
          <w:rPr>
            <w:i/>
          </w:rPr>
          <w:delText>args</w:delText>
        </w:r>
        <w:r w:rsidRPr="00E77497" w:rsidDel="00AD1039">
          <w:delText>.</w:delText>
        </w:r>
      </w:del>
    </w:p>
    <w:p w14:paraId="3177AA88" w14:textId="77777777" w:rsidR="004C02EF" w:rsidRPr="00E77497" w:rsidDel="00AD1039" w:rsidRDefault="004C02EF">
      <w:pPr>
        <w:pStyle w:val="Alg4"/>
        <w:numPr>
          <w:ilvl w:val="1"/>
          <w:numId w:val="398"/>
        </w:numPr>
        <w:rPr>
          <w:del w:id="6201" w:author="Rev 4 Allen Wirfs-Brock" w:date="2011-11-04T09:22:00Z"/>
        </w:rPr>
        <w:pPrChange w:id="6202" w:author="Rev 4 Allen Wirfs-Brock" w:date="2011-11-07T12:16:00Z">
          <w:pPr>
            <w:pStyle w:val="Alg4"/>
            <w:numPr>
              <w:ilvl w:val="1"/>
              <w:numId w:val="405"/>
            </w:numPr>
            <w:tabs>
              <w:tab w:val="num" w:pos="1080"/>
            </w:tabs>
            <w:ind w:left="1080" w:hanging="360"/>
          </w:pPr>
        </w:pPrChange>
      </w:pPr>
      <w:del w:id="6203" w:author="Rev 4 Allen Wirfs-Brock" w:date="2011-11-04T09:22:00Z">
        <w:r w:rsidRPr="00E77497" w:rsidDel="00AD1039">
          <w:delText xml:space="preserve">Let </w:delText>
        </w:r>
        <w:r w:rsidRPr="00E77497" w:rsidDel="00AD1039">
          <w:rPr>
            <w:i/>
          </w:rPr>
          <w:delText>n</w:delText>
        </w:r>
        <w:r w:rsidRPr="00E77497" w:rsidDel="00AD1039">
          <w:delText xml:space="preserve"> be the number 0.</w:delText>
        </w:r>
      </w:del>
    </w:p>
    <w:p w14:paraId="56D5FF31" w14:textId="77777777" w:rsidR="004C02EF" w:rsidRPr="00E77497" w:rsidDel="00AD1039" w:rsidRDefault="004C02EF">
      <w:pPr>
        <w:pStyle w:val="Alg4"/>
        <w:numPr>
          <w:ilvl w:val="1"/>
          <w:numId w:val="398"/>
        </w:numPr>
        <w:rPr>
          <w:del w:id="6204" w:author="Rev 4 Allen Wirfs-Brock" w:date="2011-11-04T09:22:00Z"/>
        </w:rPr>
        <w:pPrChange w:id="6205" w:author="Rev 4 Allen Wirfs-Brock" w:date="2011-11-07T12:16:00Z">
          <w:pPr>
            <w:pStyle w:val="Alg4"/>
            <w:numPr>
              <w:ilvl w:val="1"/>
              <w:numId w:val="405"/>
            </w:numPr>
            <w:tabs>
              <w:tab w:val="num" w:pos="1080"/>
            </w:tabs>
            <w:ind w:left="1080" w:hanging="360"/>
          </w:pPr>
        </w:pPrChange>
      </w:pPr>
      <w:del w:id="6206" w:author="Rev 4 Allen Wirfs-Brock" w:date="2011-11-04T09:22:00Z">
        <w:r w:rsidRPr="00E77497" w:rsidDel="00AD1039">
          <w:delText xml:space="preserve">For each String </w:delText>
        </w:r>
        <w:r w:rsidRPr="00E77497" w:rsidDel="00AD1039">
          <w:rPr>
            <w:i/>
          </w:rPr>
          <w:delText>argName</w:delText>
        </w:r>
        <w:r w:rsidRPr="00E77497" w:rsidDel="00AD1039">
          <w:delText xml:space="preserve"> in </w:delText>
        </w:r>
        <w:r w:rsidRPr="00E77497" w:rsidDel="00AD1039">
          <w:rPr>
            <w:i/>
          </w:rPr>
          <w:delText>names</w:delText>
        </w:r>
        <w:r w:rsidRPr="00E77497" w:rsidDel="00AD1039">
          <w:delText>, in list order do</w:delText>
        </w:r>
      </w:del>
    </w:p>
    <w:p w14:paraId="6AABE832" w14:textId="77777777" w:rsidR="004C02EF" w:rsidRPr="00E77497" w:rsidDel="00AD1039" w:rsidRDefault="004C02EF">
      <w:pPr>
        <w:pStyle w:val="Alg4"/>
        <w:numPr>
          <w:ilvl w:val="2"/>
          <w:numId w:val="398"/>
        </w:numPr>
        <w:rPr>
          <w:del w:id="6207" w:author="Rev 4 Allen Wirfs-Brock" w:date="2011-11-04T09:22:00Z"/>
        </w:rPr>
        <w:pPrChange w:id="6208" w:author="Rev 4 Allen Wirfs-Brock" w:date="2011-11-07T12:16:00Z">
          <w:pPr>
            <w:pStyle w:val="Alg4"/>
            <w:numPr>
              <w:ilvl w:val="2"/>
              <w:numId w:val="405"/>
            </w:numPr>
            <w:tabs>
              <w:tab w:val="num" w:pos="1800"/>
            </w:tabs>
            <w:ind w:left="1800" w:hanging="360"/>
          </w:pPr>
        </w:pPrChange>
      </w:pPr>
      <w:del w:id="6209" w:author="Rev 4 Allen Wirfs-Brock" w:date="2011-11-04T09:22:00Z">
        <w:r w:rsidRPr="00E77497" w:rsidDel="00AD1039">
          <w:delText xml:space="preserve">Let </w:delText>
        </w:r>
        <w:r w:rsidRPr="00E77497" w:rsidDel="00AD1039">
          <w:rPr>
            <w:i/>
          </w:rPr>
          <w:delText>n</w:delText>
        </w:r>
        <w:r w:rsidRPr="00E77497" w:rsidDel="00AD1039">
          <w:delText xml:space="preserve"> be the current value of </w:delText>
        </w:r>
        <w:r w:rsidRPr="00E77497" w:rsidDel="00AD1039">
          <w:rPr>
            <w:i/>
          </w:rPr>
          <w:delText>n</w:delText>
        </w:r>
        <w:r w:rsidRPr="00E77497" w:rsidDel="00AD1039">
          <w:delText xml:space="preserve"> plus 1.</w:delText>
        </w:r>
      </w:del>
    </w:p>
    <w:p w14:paraId="5FF7A77F" w14:textId="77777777" w:rsidR="004C02EF" w:rsidRPr="00E77497" w:rsidDel="00AD1039" w:rsidRDefault="004C02EF">
      <w:pPr>
        <w:pStyle w:val="Alg4"/>
        <w:numPr>
          <w:ilvl w:val="2"/>
          <w:numId w:val="398"/>
        </w:numPr>
        <w:rPr>
          <w:del w:id="6210" w:author="Rev 4 Allen Wirfs-Brock" w:date="2011-11-04T09:22:00Z"/>
        </w:rPr>
        <w:pPrChange w:id="6211" w:author="Rev 4 Allen Wirfs-Brock" w:date="2011-11-07T12:16:00Z">
          <w:pPr>
            <w:pStyle w:val="Alg4"/>
            <w:numPr>
              <w:ilvl w:val="2"/>
              <w:numId w:val="405"/>
            </w:numPr>
            <w:tabs>
              <w:tab w:val="num" w:pos="1800"/>
            </w:tabs>
            <w:ind w:left="1800" w:hanging="360"/>
          </w:pPr>
        </w:pPrChange>
      </w:pPr>
      <w:del w:id="6212" w:author="Rev 4 Allen Wirfs-Brock" w:date="2011-11-04T09:22:00Z">
        <w:r w:rsidRPr="00E77497" w:rsidDel="00AD1039">
          <w:delText xml:space="preserve">If </w:delText>
        </w:r>
        <w:r w:rsidRPr="00E77497" w:rsidDel="00AD1039">
          <w:rPr>
            <w:i/>
          </w:rPr>
          <w:delText>n</w:delText>
        </w:r>
        <w:r w:rsidRPr="00E77497" w:rsidDel="00AD1039">
          <w:delText xml:space="preserve"> is greater than </w:delText>
        </w:r>
        <w:r w:rsidRPr="00E77497" w:rsidDel="00AD1039">
          <w:rPr>
            <w:i/>
          </w:rPr>
          <w:delText>argCount</w:delText>
        </w:r>
        <w:r w:rsidRPr="00E77497" w:rsidDel="00AD1039">
          <w:delText xml:space="preserve">, let </w:delText>
        </w:r>
        <w:r w:rsidRPr="00E77497" w:rsidDel="00AD1039">
          <w:rPr>
            <w:i/>
          </w:rPr>
          <w:delText>v</w:delText>
        </w:r>
        <w:r w:rsidRPr="00E77497" w:rsidDel="00AD1039">
          <w:delText xml:space="preserve"> be </w:delText>
        </w:r>
        <w:r w:rsidRPr="00E77497" w:rsidDel="00AD1039">
          <w:rPr>
            <w:b/>
          </w:rPr>
          <w:delText>undefined</w:delText>
        </w:r>
        <w:r w:rsidRPr="00E77497" w:rsidDel="00AD1039">
          <w:delText xml:space="preserve"> otherwise let </w:delText>
        </w:r>
        <w:r w:rsidRPr="00E77497" w:rsidDel="00AD1039">
          <w:rPr>
            <w:i/>
          </w:rPr>
          <w:delText>v</w:delText>
        </w:r>
        <w:r w:rsidRPr="00E77497" w:rsidDel="00AD1039">
          <w:delText xml:space="preserve"> be the value of the </w:delText>
        </w:r>
        <w:r w:rsidRPr="00E77497" w:rsidDel="00AD1039">
          <w:rPr>
            <w:i/>
          </w:rPr>
          <w:delText>n</w:delText>
        </w:r>
        <w:r w:rsidRPr="00E77497" w:rsidDel="00AD1039">
          <w:delText xml:space="preserve">’th element of </w:delText>
        </w:r>
        <w:r w:rsidRPr="00E77497" w:rsidDel="00AD1039">
          <w:rPr>
            <w:i/>
          </w:rPr>
          <w:delText>args</w:delText>
        </w:r>
        <w:r w:rsidRPr="00E77497" w:rsidDel="00AD1039">
          <w:delText>.</w:delText>
        </w:r>
      </w:del>
    </w:p>
    <w:p w14:paraId="3AE18B1A" w14:textId="77777777" w:rsidR="004C02EF" w:rsidRPr="00E77497" w:rsidDel="00AD1039" w:rsidRDefault="004C02EF">
      <w:pPr>
        <w:pStyle w:val="Alg4"/>
        <w:numPr>
          <w:ilvl w:val="2"/>
          <w:numId w:val="398"/>
        </w:numPr>
        <w:rPr>
          <w:del w:id="6213" w:author="Rev 4 Allen Wirfs-Brock" w:date="2011-11-04T09:22:00Z"/>
        </w:rPr>
        <w:pPrChange w:id="6214" w:author="Rev 4 Allen Wirfs-Brock" w:date="2011-11-07T12:16:00Z">
          <w:pPr>
            <w:pStyle w:val="Alg4"/>
            <w:numPr>
              <w:ilvl w:val="2"/>
              <w:numId w:val="405"/>
            </w:numPr>
            <w:tabs>
              <w:tab w:val="num" w:pos="1800"/>
            </w:tabs>
            <w:ind w:left="1800" w:hanging="360"/>
          </w:pPr>
        </w:pPrChange>
      </w:pPr>
      <w:del w:id="6215" w:author="Rev 4 Allen Wirfs-Brock" w:date="2011-11-04T09:22:00Z">
        <w:r w:rsidRPr="00E77497" w:rsidDel="00AD1039">
          <w:delText xml:space="preserve">Let </w:delText>
        </w:r>
        <w:r w:rsidRPr="00E77497" w:rsidDel="00AD1039">
          <w:rPr>
            <w:i/>
          </w:rPr>
          <w:delText xml:space="preserve">argAlreadyDeclared </w:delText>
        </w:r>
        <w:r w:rsidRPr="00E77497" w:rsidDel="00AD1039">
          <w:delText xml:space="preserve">be the result of calling </w:delText>
        </w:r>
        <w:r w:rsidRPr="00E77497" w:rsidDel="00AD1039">
          <w:rPr>
            <w:i/>
          </w:rPr>
          <w:delText>env’s</w:delText>
        </w:r>
        <w:r w:rsidRPr="00E77497" w:rsidDel="00AD1039">
          <w:delText xml:space="preserve"> HasBinding concrete method passing </w:delText>
        </w:r>
        <w:r w:rsidRPr="00E77497" w:rsidDel="00AD1039">
          <w:rPr>
            <w:i/>
          </w:rPr>
          <w:delText>argName</w:delText>
        </w:r>
        <w:r w:rsidRPr="00E77497" w:rsidDel="00AD1039">
          <w:delText xml:space="preserve"> as the argument.</w:delText>
        </w:r>
      </w:del>
    </w:p>
    <w:p w14:paraId="79A247B9" w14:textId="77777777" w:rsidR="00BC546A" w:rsidRPr="00E77497" w:rsidDel="00AD1039" w:rsidRDefault="004C02EF">
      <w:pPr>
        <w:pStyle w:val="Alg4"/>
        <w:numPr>
          <w:ilvl w:val="2"/>
          <w:numId w:val="398"/>
        </w:numPr>
        <w:rPr>
          <w:ins w:id="6216" w:author="Rev 3 Allen Wirfs-Brock" w:date="2011-08-30T17:51:00Z"/>
          <w:del w:id="6217" w:author="Rev 4 Allen Wirfs-Brock" w:date="2011-11-04T09:22:00Z"/>
        </w:rPr>
        <w:pPrChange w:id="6218" w:author="Rev 4 Allen Wirfs-Brock" w:date="2011-11-07T12:16:00Z">
          <w:pPr>
            <w:pStyle w:val="Alg4"/>
            <w:numPr>
              <w:ilvl w:val="2"/>
              <w:numId w:val="405"/>
            </w:numPr>
            <w:tabs>
              <w:tab w:val="num" w:pos="1800"/>
            </w:tabs>
            <w:ind w:left="1800" w:hanging="360"/>
          </w:pPr>
        </w:pPrChange>
      </w:pPr>
      <w:del w:id="6219" w:author="Rev 4 Allen Wirfs-Brock" w:date="2011-11-04T09:22:00Z">
        <w:r w:rsidRPr="00E77497" w:rsidDel="00AD1039">
          <w:delText xml:space="preserve">If </w:delText>
        </w:r>
        <w:r w:rsidRPr="00E77497" w:rsidDel="00AD1039">
          <w:rPr>
            <w:i/>
          </w:rPr>
          <w:delText xml:space="preserve">argAlreadyDeclared </w:delText>
        </w:r>
        <w:r w:rsidRPr="00E77497" w:rsidDel="00AD1039">
          <w:delText xml:space="preserve">is </w:delText>
        </w:r>
        <w:r w:rsidRPr="00E77497" w:rsidDel="00AD1039">
          <w:rPr>
            <w:b/>
          </w:rPr>
          <w:delText>false</w:delText>
        </w:r>
        <w:r w:rsidRPr="00E77497" w:rsidDel="00AD1039">
          <w:delText xml:space="preserve">, </w:delText>
        </w:r>
      </w:del>
      <w:ins w:id="6220" w:author="Rev 3 Allen Wirfs-Brock" w:date="2011-08-30T17:51:00Z">
        <w:del w:id="6221" w:author="Rev 4 Allen Wirfs-Brock" w:date="2011-11-04T09:22:00Z">
          <w:r w:rsidR="00BC546A" w:rsidRPr="00E77497" w:rsidDel="00AD1039">
            <w:delText>then</w:delText>
          </w:r>
        </w:del>
      </w:ins>
    </w:p>
    <w:p w14:paraId="61A677E5" w14:textId="77777777" w:rsidR="004C02EF" w:rsidRPr="00E77497" w:rsidDel="00AD1039" w:rsidRDefault="004C02EF">
      <w:pPr>
        <w:pStyle w:val="Alg4"/>
        <w:numPr>
          <w:ilvl w:val="3"/>
          <w:numId w:val="398"/>
        </w:numPr>
        <w:rPr>
          <w:del w:id="6222" w:author="Rev 4 Allen Wirfs-Brock" w:date="2011-11-04T09:22:00Z"/>
        </w:rPr>
        <w:pPrChange w:id="6223" w:author="Rev 4 Allen Wirfs-Brock" w:date="2011-11-07T12:16:00Z">
          <w:pPr>
            <w:pStyle w:val="Alg4"/>
            <w:numPr>
              <w:ilvl w:val="3"/>
              <w:numId w:val="405"/>
            </w:numPr>
            <w:tabs>
              <w:tab w:val="num" w:pos="2520"/>
            </w:tabs>
            <w:ind w:left="2520" w:hanging="360"/>
          </w:pPr>
        </w:pPrChange>
      </w:pPr>
      <w:del w:id="6224" w:author="Rev 4 Allen Wirfs-Brock" w:date="2011-11-04T09:22:00Z">
        <w:r w:rsidRPr="00E77497" w:rsidDel="00AD1039">
          <w:delText xml:space="preserve">call </w:delText>
        </w:r>
      </w:del>
      <w:ins w:id="6225" w:author="Rev 3 Allen Wirfs-Brock" w:date="2011-08-30T17:51:00Z">
        <w:del w:id="6226" w:author="Rev 4 Allen Wirfs-Brock" w:date="2011-11-04T09:22:00Z">
          <w:r w:rsidR="00BC546A" w:rsidRPr="00E77497" w:rsidDel="00AD1039">
            <w:delText xml:space="preserve">Call </w:delText>
          </w:r>
        </w:del>
      </w:ins>
      <w:del w:id="6227" w:author="Rev 4 Allen Wirfs-Brock" w:date="2011-11-04T09:22:00Z">
        <w:r w:rsidRPr="00E77497" w:rsidDel="00AD1039">
          <w:rPr>
            <w:i/>
          </w:rPr>
          <w:delText>env’s</w:delText>
        </w:r>
        <w:r w:rsidRPr="00E77497" w:rsidDel="00AD1039">
          <w:delText xml:space="preserve"> CreateMutableBinding concrete method passing </w:delText>
        </w:r>
        <w:r w:rsidRPr="00E77497" w:rsidDel="00AD1039">
          <w:rPr>
            <w:i/>
          </w:rPr>
          <w:delText>argName</w:delText>
        </w:r>
        <w:r w:rsidRPr="00E77497" w:rsidDel="00AD1039">
          <w:delText xml:space="preserve"> as the argument.</w:delText>
        </w:r>
      </w:del>
    </w:p>
    <w:p w14:paraId="4A52776A" w14:textId="77777777" w:rsidR="00BC546A" w:rsidRPr="00E77497" w:rsidDel="00AD1039" w:rsidRDefault="00BC546A">
      <w:pPr>
        <w:pStyle w:val="Alg4"/>
        <w:numPr>
          <w:ilvl w:val="3"/>
          <w:numId w:val="398"/>
        </w:numPr>
        <w:rPr>
          <w:ins w:id="6228" w:author="Rev 3 Allen Wirfs-Brock" w:date="2011-08-30T17:52:00Z"/>
          <w:del w:id="6229" w:author="Rev 4 Allen Wirfs-Brock" w:date="2011-11-04T09:22:00Z"/>
        </w:rPr>
        <w:pPrChange w:id="6230" w:author="Rev 4 Allen Wirfs-Brock" w:date="2011-11-07T12:16:00Z">
          <w:pPr>
            <w:pStyle w:val="Alg4"/>
            <w:numPr>
              <w:ilvl w:val="3"/>
              <w:numId w:val="405"/>
            </w:numPr>
            <w:tabs>
              <w:tab w:val="num" w:pos="2520"/>
            </w:tabs>
            <w:ind w:left="2520" w:hanging="360"/>
          </w:pPr>
        </w:pPrChange>
      </w:pPr>
      <w:ins w:id="6231" w:author="Rev 3 Allen Wirfs-Brock" w:date="2011-08-30T17:52:00Z">
        <w:del w:id="6232" w:author="Rev 4 Allen Wirfs-Brock" w:date="2011-11-04T09:22:00Z">
          <w:r w:rsidRPr="00E77497" w:rsidDel="00AD1039">
            <w:delText xml:space="preserve">Call </w:delText>
          </w:r>
          <w:r w:rsidRPr="00E77497" w:rsidDel="00AD1039">
            <w:rPr>
              <w:i/>
            </w:rPr>
            <w:delText>env</w:delText>
          </w:r>
          <w:r w:rsidRPr="00E77497" w:rsidDel="00AD1039">
            <w:delText>’s InitializeBinding concrete method passing</w:delText>
          </w:r>
        </w:del>
      </w:ins>
      <w:ins w:id="6233" w:author="Rev 3 Allen Wirfs-Brock" w:date="2011-08-30T17:53:00Z">
        <w:del w:id="6234" w:author="Rev 4 Allen Wirfs-Brock" w:date="2011-11-04T09:22:00Z">
          <w:r w:rsidRPr="00E77497" w:rsidDel="00AD1039">
            <w:delText xml:space="preserve"> </w:delText>
          </w:r>
          <w:r w:rsidRPr="00E77497" w:rsidDel="00AD1039">
            <w:rPr>
              <w:i/>
            </w:rPr>
            <w:delText>argName</w:delText>
          </w:r>
          <w:r w:rsidRPr="00E77497" w:rsidDel="00AD1039">
            <w:delText xml:space="preserve">, and </w:delText>
          </w:r>
          <w:r w:rsidRPr="00E77497" w:rsidDel="00AD1039">
            <w:rPr>
              <w:b/>
            </w:rPr>
            <w:delText>undefined</w:delText>
          </w:r>
          <w:r w:rsidRPr="00E77497" w:rsidDel="00AD1039">
            <w:delText xml:space="preserve"> as the arguments.</w:delText>
          </w:r>
        </w:del>
      </w:ins>
    </w:p>
    <w:p w14:paraId="58BBF493" w14:textId="77777777" w:rsidR="004C02EF" w:rsidRPr="00E77497" w:rsidDel="00AD1039" w:rsidRDefault="004C02EF">
      <w:pPr>
        <w:pStyle w:val="Alg4"/>
        <w:numPr>
          <w:ilvl w:val="2"/>
          <w:numId w:val="398"/>
        </w:numPr>
        <w:rPr>
          <w:del w:id="6235" w:author="Rev 4 Allen Wirfs-Brock" w:date="2011-11-04T09:22:00Z"/>
        </w:rPr>
        <w:pPrChange w:id="6236" w:author="Rev 4 Allen Wirfs-Brock" w:date="2011-11-07T12:16:00Z">
          <w:pPr>
            <w:pStyle w:val="Alg4"/>
            <w:numPr>
              <w:ilvl w:val="2"/>
              <w:numId w:val="405"/>
            </w:numPr>
            <w:tabs>
              <w:tab w:val="num" w:pos="1800"/>
            </w:tabs>
            <w:ind w:left="1800" w:hanging="360"/>
          </w:pPr>
        </w:pPrChange>
      </w:pPr>
      <w:del w:id="6237" w:author="Rev 4 Allen Wirfs-Brock" w:date="2011-11-04T09:22:00Z">
        <w:r w:rsidRPr="00E77497" w:rsidDel="00AD1039">
          <w:delText xml:space="preserve">Call </w:delText>
        </w:r>
        <w:r w:rsidRPr="00E77497" w:rsidDel="00AD1039">
          <w:rPr>
            <w:i/>
          </w:rPr>
          <w:delText>env’s</w:delText>
        </w:r>
        <w:r w:rsidRPr="00E77497" w:rsidDel="00AD1039">
          <w:delText xml:space="preserve"> SetMutableBinding concrete method passing </w:delText>
        </w:r>
        <w:r w:rsidRPr="00E77497" w:rsidDel="00AD1039">
          <w:rPr>
            <w:i/>
          </w:rPr>
          <w:delText>argName</w:delText>
        </w:r>
        <w:r w:rsidRPr="00E77497" w:rsidDel="00AD1039">
          <w:delText xml:space="preserve">, </w:delText>
        </w:r>
        <w:r w:rsidRPr="00E77497" w:rsidDel="00AD1039">
          <w:rPr>
            <w:i/>
          </w:rPr>
          <w:delText>v</w:delText>
        </w:r>
        <w:r w:rsidRPr="00E77497" w:rsidDel="00AD1039">
          <w:delText xml:space="preserve">, and </w:delText>
        </w:r>
        <w:r w:rsidRPr="00E77497" w:rsidDel="00AD1039">
          <w:rPr>
            <w:i/>
          </w:rPr>
          <w:delText>strict</w:delText>
        </w:r>
        <w:r w:rsidRPr="00E77497" w:rsidDel="00AD1039">
          <w:delText xml:space="preserve"> as the arguments.</w:delText>
        </w:r>
      </w:del>
    </w:p>
    <w:p w14:paraId="3DA287CA" w14:textId="77777777" w:rsidR="004C02EF" w:rsidRPr="00E77497" w:rsidRDefault="004C02EF" w:rsidP="009A20C6">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sidRPr="00E77497">
        <w:rPr>
          <w:i/>
        </w:rPr>
        <w:t>code</w:t>
      </w:r>
      <w:r w:rsidRPr="00E77497">
        <w:t>, in source text order do</w:t>
      </w:r>
    </w:p>
    <w:p w14:paraId="1F4028CD" w14:textId="77777777" w:rsidR="004C02EF" w:rsidRPr="00E77497" w:rsidRDefault="004C02EF" w:rsidP="009A20C6">
      <w:pPr>
        <w:pStyle w:val="Alg4"/>
        <w:numPr>
          <w:ilvl w:val="1"/>
          <w:numId w:val="398"/>
        </w:numPr>
        <w:rPr>
          <w:i/>
        </w:rPr>
      </w:pPr>
      <w:r w:rsidRPr="00E77497">
        <w:t xml:space="preserve">Let </w:t>
      </w:r>
      <w:r w:rsidRPr="00E77497">
        <w:rPr>
          <w:i/>
        </w:rPr>
        <w:t>fn</w:t>
      </w:r>
      <w:r w:rsidRPr="00E77497">
        <w:t xml:space="preserve"> be the </w:t>
      </w:r>
      <w:r w:rsidRPr="00E77497">
        <w:rPr>
          <w:i/>
        </w:rPr>
        <w:t>Identifier</w:t>
      </w:r>
      <w:r w:rsidRPr="00E77497">
        <w:t xml:space="preserve"> in </w:t>
      </w:r>
      <w:r w:rsidRPr="00E77497">
        <w:rPr>
          <w:i/>
        </w:rPr>
        <w:t>FunctionDeclaration</w:t>
      </w:r>
      <w:r w:rsidRPr="00E77497">
        <w:t xml:space="preserve"> </w:t>
      </w:r>
      <w:r w:rsidRPr="00E77497">
        <w:rPr>
          <w:i/>
        </w:rPr>
        <w:t>f.</w:t>
      </w:r>
    </w:p>
    <w:p w14:paraId="7B6A00D5" w14:textId="77777777" w:rsidR="004C02EF" w:rsidRPr="00E77497" w:rsidRDefault="004C02EF" w:rsidP="009A20C6">
      <w:pPr>
        <w:pStyle w:val="Alg4"/>
        <w:numPr>
          <w:ilvl w:val="1"/>
          <w:numId w:val="398"/>
        </w:numPr>
      </w:pPr>
      <w:r w:rsidRPr="00E77497">
        <w:t xml:space="preserve">Let </w:t>
      </w:r>
      <w:r w:rsidRPr="00E77497">
        <w:rPr>
          <w:i/>
        </w:rPr>
        <w:t>fo</w:t>
      </w:r>
      <w:r w:rsidRPr="00E77497">
        <w:t xml:space="preserve"> be the result of </w:t>
      </w:r>
      <w:ins w:id="6238" w:author="Rev 7 Allen Wirfs-Brock" w:date="2012-04-27T16:54:00Z">
        <w:r w:rsidR="00CB4E96">
          <w:t>performing</w:t>
        </w:r>
        <w:r w:rsidR="00CB4E96" w:rsidRPr="00CB4E96">
          <w:rPr>
            <w:rFonts w:ascii="Helvetica" w:hAnsi="Helvetica"/>
            <w:b/>
          </w:rPr>
          <w:t xml:space="preserve"> </w:t>
        </w:r>
        <w:r w:rsidR="00CB4E96" w:rsidRPr="00250FC6">
          <w:t>Instantiate Function Declaration</w:t>
        </w:r>
        <w:r w:rsidR="00CB4E96" w:rsidRPr="006B6D0A">
          <w:t xml:space="preserve"> </w:t>
        </w:r>
        <w:r w:rsidR="00CB4E96">
          <w:t xml:space="preserve"> for</w:t>
        </w:r>
      </w:ins>
      <w:del w:id="6239" w:author="Rev 7 Allen Wirfs-Brock" w:date="2012-04-27T16:54:00Z">
        <w:r w:rsidRPr="00E77497" w:rsidDel="00CB4E96">
          <w:delText xml:space="preserve">instantiating </w:delText>
        </w:r>
        <w:r w:rsidRPr="00E77497" w:rsidDel="00CB4E96">
          <w:rPr>
            <w:i/>
          </w:rPr>
          <w:delText>FunctionDeclaration</w:delText>
        </w:r>
      </w:del>
      <w:r w:rsidRPr="00E77497">
        <w:rPr>
          <w:i/>
        </w:rPr>
        <w:t xml:space="preserve"> f</w:t>
      </w:r>
      <w:del w:id="6240" w:author="Rev 7 Allen Wirfs-Brock" w:date="2012-04-27T16:54:00Z">
        <w:r w:rsidRPr="00E77497" w:rsidDel="00CB4E96">
          <w:rPr>
            <w:i/>
          </w:rPr>
          <w:delText xml:space="preserve"> </w:delText>
        </w:r>
        <w:r w:rsidRPr="00E77497" w:rsidDel="00CB4E96">
          <w:delText>as described in Clause 13</w:delText>
        </w:r>
      </w:del>
      <w:r w:rsidRPr="00E77497">
        <w:t>.</w:t>
      </w:r>
    </w:p>
    <w:p w14:paraId="2CAEECB5" w14:textId="77777777" w:rsidR="004C02EF" w:rsidRPr="00E77497" w:rsidRDefault="004C02EF" w:rsidP="009A20C6">
      <w:pPr>
        <w:pStyle w:val="Alg4"/>
        <w:numPr>
          <w:ilvl w:val="1"/>
          <w:numId w:val="398"/>
        </w:numPr>
      </w:pPr>
      <w:r w:rsidRPr="00E77497">
        <w:t xml:space="preserve">Let </w:t>
      </w:r>
      <w:r w:rsidRPr="00E77497">
        <w:rPr>
          <w:i/>
        </w:rPr>
        <w:t xml:space="preserve">funcAlreadyDeclared </w:t>
      </w:r>
      <w:r w:rsidRPr="00E77497">
        <w:t xml:space="preserve">be the result of calling </w:t>
      </w:r>
      <w:r w:rsidRPr="00E77497">
        <w:rPr>
          <w:i/>
        </w:rPr>
        <w:t>env’s</w:t>
      </w:r>
      <w:r w:rsidRPr="00E77497">
        <w:t xml:space="preserve"> HasBinding concrete method passing </w:t>
      </w:r>
      <w:r w:rsidRPr="00E77497">
        <w:rPr>
          <w:i/>
        </w:rPr>
        <w:t>fn</w:t>
      </w:r>
      <w:r w:rsidRPr="00E77497">
        <w:t xml:space="preserve"> as the argument.</w:t>
      </w:r>
    </w:p>
    <w:p w14:paraId="4DBBA303" w14:textId="77777777" w:rsidR="00250582" w:rsidRPr="00E77497" w:rsidRDefault="004C02EF" w:rsidP="009A20C6">
      <w:pPr>
        <w:pStyle w:val="Alg4"/>
        <w:numPr>
          <w:ilvl w:val="1"/>
          <w:numId w:val="398"/>
        </w:numPr>
        <w:rPr>
          <w:ins w:id="6241" w:author="Rev 3 Allen Wirfs-Brock" w:date="2011-08-30T17:58:00Z"/>
        </w:rPr>
      </w:pPr>
      <w:r w:rsidRPr="00E77497">
        <w:t xml:space="preserve">If </w:t>
      </w:r>
      <w:r w:rsidRPr="00E77497">
        <w:rPr>
          <w:i/>
        </w:rPr>
        <w:t xml:space="preserve">funcAlreadyDeclared </w:t>
      </w:r>
      <w:r w:rsidRPr="00E77497">
        <w:t xml:space="preserve">is </w:t>
      </w:r>
      <w:r w:rsidRPr="00E77497">
        <w:rPr>
          <w:b/>
        </w:rPr>
        <w:t>false</w:t>
      </w:r>
      <w:r w:rsidRPr="00E77497">
        <w:t xml:space="preserve">, </w:t>
      </w:r>
      <w:ins w:id="6242" w:author="Rev 3 Allen Wirfs-Brock" w:date="2011-08-30T17:58:00Z">
        <w:r w:rsidR="00250582" w:rsidRPr="00E77497">
          <w:t xml:space="preserve">then </w:t>
        </w:r>
      </w:ins>
    </w:p>
    <w:p w14:paraId="326979F7" w14:textId="77777777" w:rsidR="004C02EF" w:rsidRPr="00E77497" w:rsidRDefault="004C02EF" w:rsidP="009A20C6">
      <w:pPr>
        <w:pStyle w:val="Alg4"/>
        <w:numPr>
          <w:ilvl w:val="2"/>
          <w:numId w:val="398"/>
        </w:numPr>
      </w:pPr>
      <w:del w:id="6243" w:author="Rev 3 Allen Wirfs-Brock" w:date="2011-08-30T17:58:00Z">
        <w:r w:rsidRPr="00E77497" w:rsidDel="00250582">
          <w:delText xml:space="preserve">call </w:delText>
        </w:r>
      </w:del>
      <w:ins w:id="6244" w:author="Rev 3 Allen Wirfs-Brock" w:date="2011-08-30T17:58:00Z">
        <w:r w:rsidR="00250582" w:rsidRPr="00E77497">
          <w:t xml:space="preserve">Call </w:t>
        </w:r>
      </w:ins>
      <w:r w:rsidRPr="00E77497">
        <w:rPr>
          <w:i/>
        </w:rPr>
        <w:t>env’s</w:t>
      </w:r>
      <w:r w:rsidRPr="00E77497">
        <w:t xml:space="preserve"> Create</w:t>
      </w:r>
      <w:del w:id="6245" w:author="Rev 9 Allen Wirfs-Brock" w:date="2012-07-08T13:51:00Z">
        <w:r w:rsidRPr="00E77497" w:rsidDel="0039463E">
          <w:delText>Mutable</w:delText>
        </w:r>
      </w:del>
      <w:ins w:id="6246" w:author="Rev 7 Allen Wirfs-Brock" w:date="2012-05-02T16:21:00Z">
        <w:r w:rsidR="004C63CF">
          <w:t>Var</w:t>
        </w:r>
      </w:ins>
      <w:r w:rsidRPr="00E77497">
        <w:t xml:space="preserve">Binding concrete method passing </w:t>
      </w:r>
      <w:r w:rsidRPr="00E77497">
        <w:rPr>
          <w:i/>
        </w:rPr>
        <w:t>fn</w:t>
      </w:r>
      <w:r w:rsidRPr="00E77497">
        <w:t xml:space="preserve"> and </w:t>
      </w:r>
      <w:r w:rsidRPr="00E77497">
        <w:rPr>
          <w:i/>
        </w:rPr>
        <w:t>configurableBindings</w:t>
      </w:r>
      <w:r w:rsidRPr="00E77497">
        <w:t xml:space="preserve"> as the arguments.</w:t>
      </w:r>
    </w:p>
    <w:p w14:paraId="1378C456" w14:textId="77777777" w:rsidR="00250582" w:rsidRPr="00E77497" w:rsidRDefault="00250582" w:rsidP="009A20C6">
      <w:pPr>
        <w:pStyle w:val="Alg4"/>
        <w:numPr>
          <w:ilvl w:val="2"/>
          <w:numId w:val="398"/>
        </w:numPr>
        <w:rPr>
          <w:ins w:id="6247" w:author="Rev 3 Allen Wirfs-Brock" w:date="2011-08-30T17:58:00Z"/>
        </w:rPr>
      </w:pPr>
      <w:ins w:id="6248" w:author="Rev 3 Allen Wirfs-Brock" w:date="2011-08-30T17:58: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1B10D549" w14:textId="77777777" w:rsidR="004C02EF" w:rsidRPr="00E77497" w:rsidRDefault="004C02EF" w:rsidP="009A20C6">
      <w:pPr>
        <w:pStyle w:val="Alg4"/>
        <w:numPr>
          <w:ilvl w:val="1"/>
          <w:numId w:val="398"/>
        </w:numPr>
      </w:pPr>
      <w:r w:rsidRPr="00E77497">
        <w:t xml:space="preserve">Else if </w:t>
      </w:r>
      <w:r w:rsidRPr="00E77497">
        <w:rPr>
          <w:i/>
          <w:iCs/>
        </w:rPr>
        <w:t>env</w:t>
      </w:r>
      <w:r w:rsidRPr="00E77497">
        <w:t xml:space="preserve"> is the environment record component of the global environment then</w:t>
      </w:r>
    </w:p>
    <w:p w14:paraId="6FD31447" w14:textId="77777777" w:rsidR="004C02EF" w:rsidRPr="00E77497" w:rsidRDefault="004C02EF" w:rsidP="009A20C6">
      <w:pPr>
        <w:pStyle w:val="Alg4"/>
        <w:numPr>
          <w:ilvl w:val="2"/>
          <w:numId w:val="398"/>
        </w:numPr>
      </w:pPr>
      <w:r w:rsidRPr="00E77497">
        <w:t xml:space="preserve">Let </w:t>
      </w:r>
      <w:r w:rsidRPr="00E77497">
        <w:rPr>
          <w:i/>
        </w:rPr>
        <w:t>go</w:t>
      </w:r>
      <w:r w:rsidRPr="00E77497">
        <w:t xml:space="preserve"> be the global object.</w:t>
      </w:r>
    </w:p>
    <w:p w14:paraId="0FBDE1EE" w14:textId="77777777" w:rsidR="004C02EF" w:rsidRPr="00E77497" w:rsidRDefault="004C02EF" w:rsidP="009A20C6">
      <w:pPr>
        <w:pStyle w:val="Alg4"/>
        <w:numPr>
          <w:ilvl w:val="2"/>
          <w:numId w:val="398"/>
        </w:numPr>
      </w:pPr>
      <w:r w:rsidRPr="00E77497">
        <w:t xml:space="preserve">Let </w:t>
      </w:r>
      <w:r w:rsidRPr="00E77497">
        <w:rPr>
          <w:i/>
          <w:iCs/>
        </w:rPr>
        <w:t>existingProp</w:t>
      </w:r>
      <w:r w:rsidRPr="00E77497">
        <w:t xml:space="preserve"> be the result</w:t>
      </w:r>
      <w:del w:id="6249" w:author="Rev 3 Allen Wirfs-Brock" w:date="2011-08-30T11:32:00Z">
        <w:r w:rsidRPr="00E77497" w:rsidDel="00C31B53">
          <w:delText>ing</w:delText>
        </w:r>
      </w:del>
      <w:r w:rsidRPr="00E77497">
        <w:t xml:space="preserve"> of calling the [[Get</w:t>
      </w:r>
      <w:ins w:id="6250" w:author="Allen Wirfs-Brock rev2" w:date="2011-07-21T15:48:00Z">
        <w:r w:rsidR="002801CD" w:rsidRPr="00E77497">
          <w:t>Own</w:t>
        </w:r>
      </w:ins>
      <w:r w:rsidRPr="00E77497">
        <w:t xml:space="preserve">Property]] internal method of </w:t>
      </w:r>
      <w:r w:rsidRPr="00E77497">
        <w:rPr>
          <w:i/>
          <w:iCs/>
        </w:rPr>
        <w:t>go</w:t>
      </w:r>
      <w:r w:rsidRPr="00E77497">
        <w:t xml:space="preserve"> with argument </w:t>
      </w:r>
      <w:r w:rsidRPr="00E77497">
        <w:rPr>
          <w:i/>
          <w:iCs/>
        </w:rPr>
        <w:t>fn</w:t>
      </w:r>
      <w:r w:rsidRPr="00E77497">
        <w:t>.</w:t>
      </w:r>
    </w:p>
    <w:p w14:paraId="02911DF0" w14:textId="77777777" w:rsidR="004C02EF" w:rsidRPr="00E77497" w:rsidRDefault="004C02EF" w:rsidP="009A20C6">
      <w:pPr>
        <w:pStyle w:val="Alg4"/>
        <w:numPr>
          <w:ilvl w:val="2"/>
          <w:numId w:val="398"/>
        </w:numPr>
      </w:pPr>
      <w:r w:rsidRPr="00E77497">
        <w:t xml:space="preserve">If </w:t>
      </w:r>
      <w:ins w:id="6251" w:author="Allen Wirfs-Brock rev2" w:date="2011-07-21T15:49:00Z">
        <w:r w:rsidR="002801CD" w:rsidRPr="00E77497">
          <w:rPr>
            <w:i/>
            <w:iCs/>
          </w:rPr>
          <w:t>existingProp</w:t>
        </w:r>
        <w:r w:rsidR="002801CD" w:rsidRPr="00E77497">
          <w:t xml:space="preserve"> is </w:t>
        </w:r>
        <w:r w:rsidR="002801CD" w:rsidRPr="00E77497">
          <w:rPr>
            <w:b/>
          </w:rPr>
          <w:t>undefined</w:t>
        </w:r>
        <w:r w:rsidR="002801CD" w:rsidRPr="00E77497">
          <w:t xml:space="preserve"> or</w:t>
        </w:r>
        <w:r w:rsidR="002801CD" w:rsidRPr="00E77497">
          <w:rPr>
            <w:i/>
            <w:iCs/>
          </w:rPr>
          <w:t xml:space="preserve"> </w:t>
        </w:r>
      </w:ins>
      <w:r w:rsidRPr="00E77497">
        <w:rPr>
          <w:i/>
          <w:iCs/>
        </w:rPr>
        <w:t>existingProp</w:t>
      </w:r>
      <w:del w:id="6252" w:author="Allen Wirfs-Brock rev2" w:date="2011-07-21T15:50:00Z">
        <w:r w:rsidRPr="00E77497" w:rsidDel="002801CD">
          <w:delText xml:space="preserve"> </w:delText>
        </w:r>
      </w:del>
      <w:r w:rsidRPr="00E77497">
        <w:t xml:space="preserve">.[[Configurable]] is </w:t>
      </w:r>
      <w:r w:rsidRPr="00E77497">
        <w:rPr>
          <w:b/>
          <w:bCs/>
        </w:rPr>
        <w:t>true</w:t>
      </w:r>
      <w:r w:rsidRPr="00E77497">
        <w:t>, then</w:t>
      </w:r>
    </w:p>
    <w:p w14:paraId="143635B0" w14:textId="77777777" w:rsidR="004C02EF" w:rsidRPr="00E77497" w:rsidRDefault="004C02EF" w:rsidP="009A20C6">
      <w:pPr>
        <w:pStyle w:val="Alg4"/>
        <w:numPr>
          <w:ilvl w:val="3"/>
          <w:numId w:val="398"/>
        </w:numPr>
      </w:pPr>
      <w:r w:rsidRPr="00E77497">
        <w:t xml:space="preserve">Call the [[DefineOwnProperty]] internal method of </w:t>
      </w:r>
      <w:r w:rsidRPr="00E77497">
        <w:rPr>
          <w:i/>
          <w:iCs/>
        </w:rPr>
        <w:t>go</w:t>
      </w:r>
      <w:r w:rsidRPr="00E77497">
        <w:t xml:space="preserve">, passing </w:t>
      </w:r>
      <w:r w:rsidRPr="00E77497">
        <w:rPr>
          <w:i/>
          <w:iCs/>
        </w:rPr>
        <w:t>fn</w:t>
      </w:r>
      <w:r w:rsidRPr="00E77497">
        <w:t>, Property Descriptor {[[Value]]:</w:t>
      </w:r>
      <w:r w:rsidRPr="00E77497">
        <w:rPr>
          <w:i/>
          <w:iCs/>
        </w:rPr>
        <w:t xml:space="preserve"> </w:t>
      </w:r>
      <w:r w:rsidRPr="00E77497">
        <w:rPr>
          <w:b/>
          <w:iCs/>
        </w:rPr>
        <w:t>undefined</w:t>
      </w:r>
      <w:r w:rsidRPr="00E77497">
        <w:t xml:space="preserve">, [[Writable]]: </w:t>
      </w:r>
      <w:r w:rsidRPr="00E77497">
        <w:rPr>
          <w:b/>
          <w:bCs/>
        </w:rPr>
        <w:t>true</w:t>
      </w:r>
      <w:r w:rsidRPr="00E77497">
        <w:t xml:space="preserve">, [[Enumerable]]: </w:t>
      </w:r>
      <w:r w:rsidRPr="00E77497">
        <w:rPr>
          <w:b/>
          <w:bCs/>
        </w:rPr>
        <w:t>true</w:t>
      </w:r>
      <w:r w:rsidRPr="00E77497">
        <w:t xml:space="preserve"> , [[Configurable]]: </w:t>
      </w:r>
      <w:r w:rsidRPr="00E77497">
        <w:rPr>
          <w:i/>
          <w:iCs/>
        </w:rPr>
        <w:t>configurableBindings</w:t>
      </w:r>
      <w:r w:rsidRPr="00E77497">
        <w:t xml:space="preserve"> }, and </w:t>
      </w:r>
      <w:r w:rsidRPr="00E77497">
        <w:rPr>
          <w:b/>
          <w:bCs/>
        </w:rPr>
        <w:t>true</w:t>
      </w:r>
      <w:r w:rsidRPr="00E77497">
        <w:t xml:space="preserve"> as arguments.</w:t>
      </w:r>
    </w:p>
    <w:p w14:paraId="7EB66EF0" w14:textId="77777777" w:rsidR="004C02EF" w:rsidRPr="00E77497" w:rsidRDefault="004C02EF" w:rsidP="009A20C6">
      <w:pPr>
        <w:pStyle w:val="Alg4"/>
        <w:numPr>
          <w:ilvl w:val="2"/>
          <w:numId w:val="398"/>
        </w:numPr>
      </w:pPr>
      <w:r w:rsidRPr="00E77497">
        <w:t>Else if IsAccessorDescr</w:t>
      </w:r>
      <w:r w:rsidR="00330F2A" w:rsidRPr="00E77497">
        <w:t>i</w:t>
      </w:r>
      <w:r w:rsidRPr="00E77497">
        <w:t>ptor(</w:t>
      </w:r>
      <w:r w:rsidRPr="00E77497">
        <w:rPr>
          <w:i/>
          <w:iCs/>
        </w:rPr>
        <w:t>existingProp</w:t>
      </w:r>
      <w:r w:rsidRPr="00E77497">
        <w:t xml:space="preserve">) or </w:t>
      </w:r>
      <w:r w:rsidRPr="00E77497">
        <w:rPr>
          <w:i/>
          <w:iCs/>
        </w:rPr>
        <w:t>existingProp</w:t>
      </w:r>
      <w:r w:rsidRPr="00E77497">
        <w:t xml:space="preserve"> does not have attribute values {[[Writable]]: </w:t>
      </w:r>
      <w:r w:rsidRPr="00E77497">
        <w:rPr>
          <w:b/>
          <w:bCs/>
        </w:rPr>
        <w:t>true</w:t>
      </w:r>
      <w:r w:rsidRPr="00E77497">
        <w:t xml:space="preserve">, [[Enumerable]]: </w:t>
      </w:r>
      <w:r w:rsidRPr="00E77497">
        <w:rPr>
          <w:b/>
          <w:bCs/>
        </w:rPr>
        <w:t>true</w:t>
      </w:r>
      <w:r w:rsidRPr="00E77497">
        <w:t>}, then</w:t>
      </w:r>
    </w:p>
    <w:p w14:paraId="37CAE167" w14:textId="77777777" w:rsidR="004C02EF" w:rsidRPr="00E77497" w:rsidRDefault="004C02EF" w:rsidP="009A20C6">
      <w:pPr>
        <w:pStyle w:val="Alg4"/>
        <w:numPr>
          <w:ilvl w:val="3"/>
          <w:numId w:val="398"/>
        </w:numPr>
      </w:pPr>
      <w:r w:rsidRPr="00E77497">
        <w:t>Throw a TypeError exception.</w:t>
      </w:r>
    </w:p>
    <w:p w14:paraId="7D35FBC3" w14:textId="77777777" w:rsidR="004C02EF" w:rsidRPr="00E77497" w:rsidRDefault="0039463E" w:rsidP="009A20C6">
      <w:pPr>
        <w:pStyle w:val="Alg4"/>
        <w:numPr>
          <w:ilvl w:val="1"/>
          <w:numId w:val="398"/>
        </w:numPr>
      </w:pPr>
      <w:ins w:id="6253" w:author="Rev 9 Allen Wirfs-Brock" w:date="2012-07-08T13:59:00Z">
        <w:r>
          <w:t xml:space="preserve">Let </w:t>
        </w:r>
        <w:r w:rsidRPr="0039463E">
          <w:rPr>
            <w:i/>
          </w:rPr>
          <w:t>status</w:t>
        </w:r>
        <w:r>
          <w:t xml:space="preserve"> be the result of calling</w:t>
        </w:r>
        <w:r w:rsidRPr="00B820AB">
          <w:t xml:space="preserve"> </w:t>
        </w:r>
      </w:ins>
      <w:del w:id="6254" w:author="Rev 9 Allen Wirfs-Brock" w:date="2012-07-08T13:59:00Z">
        <w:r w:rsidR="004C02EF" w:rsidRPr="00E77497" w:rsidDel="0039463E">
          <w:delText xml:space="preserve">Call </w:delText>
        </w:r>
      </w:del>
      <w:r w:rsidR="004C02EF" w:rsidRPr="00E77497">
        <w:rPr>
          <w:i/>
        </w:rPr>
        <w:t>env’s</w:t>
      </w:r>
      <w:r w:rsidR="004C02EF" w:rsidRPr="00E77497">
        <w:t xml:space="preserve"> SetMutableBinding concrete method passing </w:t>
      </w:r>
      <w:r w:rsidR="004C02EF" w:rsidRPr="00E77497">
        <w:rPr>
          <w:i/>
        </w:rPr>
        <w:t>fn</w:t>
      </w:r>
      <w:r w:rsidR="004C02EF" w:rsidRPr="00E77497">
        <w:t xml:space="preserve">, </w:t>
      </w:r>
      <w:r w:rsidR="004C02EF" w:rsidRPr="00E77497">
        <w:rPr>
          <w:i/>
        </w:rPr>
        <w:t>fo</w:t>
      </w:r>
      <w:r w:rsidR="004C02EF" w:rsidRPr="00E77497">
        <w:t xml:space="preserve">, and </w:t>
      </w:r>
      <w:r w:rsidR="004C02EF" w:rsidRPr="00E77497">
        <w:rPr>
          <w:i/>
        </w:rPr>
        <w:t>strict</w:t>
      </w:r>
      <w:r w:rsidR="004C02EF" w:rsidRPr="00E77497">
        <w:t xml:space="preserve"> as the arguments.</w:t>
      </w:r>
    </w:p>
    <w:p w14:paraId="1B0875C2" w14:textId="77777777" w:rsidR="0039463E" w:rsidRDefault="0039463E" w:rsidP="0039463E">
      <w:pPr>
        <w:pStyle w:val="Alg4"/>
        <w:numPr>
          <w:ilvl w:val="1"/>
          <w:numId w:val="398"/>
        </w:numPr>
        <w:rPr>
          <w:ins w:id="6255" w:author="Rev 9 Allen Wirfs-Brock" w:date="2012-07-08T13:59:00Z"/>
        </w:rPr>
      </w:pPr>
      <w:ins w:id="6256" w:author="Rev 9 Allen Wirfs-Brock" w:date="2012-07-08T13:59:00Z">
        <w:r>
          <w:t>ReturnIfAbrupt(</w:t>
        </w:r>
        <w:r w:rsidRPr="0039463E">
          <w:t>status</w:t>
        </w:r>
        <w:r>
          <w:t>).</w:t>
        </w:r>
      </w:ins>
    </w:p>
    <w:p w14:paraId="2E9A4827" w14:textId="77777777" w:rsidR="004C02EF" w:rsidRPr="00E77497" w:rsidDel="006B6D0A" w:rsidRDefault="004C02EF" w:rsidP="009A20C6">
      <w:pPr>
        <w:pStyle w:val="Alg4"/>
        <w:numPr>
          <w:ilvl w:val="0"/>
          <w:numId w:val="398"/>
        </w:numPr>
        <w:rPr>
          <w:del w:id="6257" w:author="Rev 4 Allen Wirfs-Brock" w:date="2011-11-04T09:49:00Z"/>
        </w:rPr>
      </w:pPr>
      <w:del w:id="6258" w:author="Rev 4 Allen Wirfs-Brock" w:date="2011-11-04T09:49:00Z">
        <w:r w:rsidRPr="00E77497" w:rsidDel="006B6D0A">
          <w:delText xml:space="preserve">Let </w:delText>
        </w:r>
        <w:r w:rsidRPr="00E77497" w:rsidDel="006B6D0A">
          <w:rPr>
            <w:i/>
          </w:rPr>
          <w:delText xml:space="preserve">argumentsAlreadyDeclared </w:delText>
        </w:r>
        <w:r w:rsidRPr="00E77497" w:rsidDel="006B6D0A">
          <w:delText xml:space="preserve">be the result of calling </w:delText>
        </w:r>
        <w:r w:rsidRPr="00E77497" w:rsidDel="006B6D0A">
          <w:rPr>
            <w:i/>
          </w:rPr>
          <w:delText>env’s</w:delText>
        </w:r>
        <w:r w:rsidRPr="00E77497" w:rsidDel="006B6D0A">
          <w:delText xml:space="preserve"> HasBinding concrete method passing </w:delText>
        </w:r>
        <w:r w:rsidRPr="00E77497" w:rsidDel="006B6D0A">
          <w:rPr>
            <w:rFonts w:ascii="Courier New" w:hAnsi="Courier New" w:cs="Courier New"/>
            <w:b/>
          </w:rPr>
          <w:delText>"arguments"</w:delText>
        </w:r>
        <w:r w:rsidRPr="00E77497" w:rsidDel="006B6D0A">
          <w:rPr>
            <w:b/>
          </w:rPr>
          <w:delText xml:space="preserve"> </w:delText>
        </w:r>
        <w:r w:rsidRPr="00E77497" w:rsidDel="006B6D0A">
          <w:delText>as the argument.</w:delText>
        </w:r>
      </w:del>
    </w:p>
    <w:p w14:paraId="6FCECE3E" w14:textId="77777777" w:rsidR="004C02EF" w:rsidRPr="00E77497" w:rsidDel="006B6D0A" w:rsidRDefault="004C02EF" w:rsidP="009A20C6">
      <w:pPr>
        <w:pStyle w:val="Alg4"/>
        <w:numPr>
          <w:ilvl w:val="0"/>
          <w:numId w:val="398"/>
        </w:numPr>
        <w:rPr>
          <w:del w:id="6259" w:author="Rev 4 Allen Wirfs-Brock" w:date="2011-11-04T09:49:00Z"/>
        </w:rPr>
      </w:pPr>
      <w:del w:id="6260" w:author="Rev 4 Allen Wirfs-Brock" w:date="2011-11-04T09:49:00Z">
        <w:r w:rsidRPr="00E77497" w:rsidDel="006B6D0A">
          <w:delText xml:space="preserve">If </w:delText>
        </w:r>
        <w:r w:rsidRPr="00E77497" w:rsidDel="006B6D0A">
          <w:rPr>
            <w:i/>
          </w:rPr>
          <w:delText>code</w:delText>
        </w:r>
        <w:r w:rsidRPr="00E77497" w:rsidDel="006B6D0A">
          <w:delText xml:space="preserve"> is function code and </w:delText>
        </w:r>
        <w:r w:rsidRPr="00E77497" w:rsidDel="006B6D0A">
          <w:rPr>
            <w:i/>
          </w:rPr>
          <w:delText xml:space="preserve">argumentsAlreadyDeclared </w:delText>
        </w:r>
        <w:r w:rsidRPr="00E77497" w:rsidDel="006B6D0A">
          <w:delText xml:space="preserve">is </w:delText>
        </w:r>
        <w:r w:rsidRPr="00E77497" w:rsidDel="006B6D0A">
          <w:rPr>
            <w:b/>
          </w:rPr>
          <w:delText>false</w:delText>
        </w:r>
        <w:r w:rsidRPr="00E77497" w:rsidDel="006B6D0A">
          <w:delText>, then</w:delText>
        </w:r>
      </w:del>
    </w:p>
    <w:p w14:paraId="6BCB04B3" w14:textId="77777777" w:rsidR="004C02EF" w:rsidRPr="00E77497" w:rsidDel="006B6D0A" w:rsidRDefault="004C02EF">
      <w:pPr>
        <w:pStyle w:val="Alg4"/>
        <w:numPr>
          <w:ilvl w:val="1"/>
          <w:numId w:val="398"/>
        </w:numPr>
        <w:rPr>
          <w:del w:id="6261" w:author="Rev 4 Allen Wirfs-Brock" w:date="2011-11-04T09:49:00Z"/>
        </w:rPr>
        <w:pPrChange w:id="6262" w:author="Rev 4 Allen Wirfs-Brock" w:date="2011-11-07T12:16:00Z">
          <w:pPr>
            <w:pStyle w:val="Alg4"/>
            <w:numPr>
              <w:ilvl w:val="1"/>
              <w:numId w:val="405"/>
            </w:numPr>
            <w:tabs>
              <w:tab w:val="num" w:pos="1080"/>
            </w:tabs>
            <w:ind w:left="1080" w:hanging="360"/>
          </w:pPr>
        </w:pPrChange>
      </w:pPr>
      <w:del w:id="6263" w:author="Rev 4 Allen Wirfs-Brock" w:date="2011-11-04T09:49:00Z">
        <w:r w:rsidRPr="00E77497" w:rsidDel="006B6D0A">
          <w:delText xml:space="preserve">Let </w:delText>
        </w:r>
        <w:r w:rsidRPr="00E77497" w:rsidDel="006B6D0A">
          <w:rPr>
            <w:i/>
          </w:rPr>
          <w:delText xml:space="preserve">argsObj </w:delText>
        </w:r>
        <w:r w:rsidRPr="00E77497" w:rsidDel="006B6D0A">
          <w:delText xml:space="preserve">be the result of calling the abstract operation CreateArgumentsObject (10.6) passing  </w:delText>
        </w:r>
        <w:r w:rsidRPr="00E77497" w:rsidDel="006B6D0A">
          <w:rPr>
            <w:i/>
          </w:rPr>
          <w:delText>func, names, args,</w:delText>
        </w:r>
        <w:r w:rsidRPr="00E77497" w:rsidDel="006B6D0A">
          <w:delText xml:space="preserve"> </w:delText>
        </w:r>
        <w:r w:rsidRPr="00E77497" w:rsidDel="006B6D0A">
          <w:rPr>
            <w:i/>
          </w:rPr>
          <w:delText xml:space="preserve">env </w:delText>
        </w:r>
        <w:r w:rsidRPr="00E77497" w:rsidDel="006B6D0A">
          <w:delText xml:space="preserve">and </w:delText>
        </w:r>
        <w:r w:rsidRPr="00E77497" w:rsidDel="006B6D0A">
          <w:rPr>
            <w:i/>
          </w:rPr>
          <w:delText>strict</w:delText>
        </w:r>
        <w:r w:rsidRPr="00E77497" w:rsidDel="006B6D0A">
          <w:delText xml:space="preserve"> as arguments.</w:delText>
        </w:r>
      </w:del>
    </w:p>
    <w:p w14:paraId="668041AF" w14:textId="77777777" w:rsidR="004C02EF" w:rsidRPr="00E77497" w:rsidDel="006B6D0A" w:rsidRDefault="004C02EF">
      <w:pPr>
        <w:pStyle w:val="Alg4"/>
        <w:numPr>
          <w:ilvl w:val="1"/>
          <w:numId w:val="398"/>
        </w:numPr>
        <w:rPr>
          <w:del w:id="6264" w:author="Rev 4 Allen Wirfs-Brock" w:date="2011-11-04T09:49:00Z"/>
        </w:rPr>
        <w:pPrChange w:id="6265" w:author="Rev 4 Allen Wirfs-Brock" w:date="2011-11-07T12:16:00Z">
          <w:pPr>
            <w:pStyle w:val="Alg4"/>
            <w:numPr>
              <w:ilvl w:val="1"/>
              <w:numId w:val="405"/>
            </w:numPr>
            <w:tabs>
              <w:tab w:val="num" w:pos="1080"/>
            </w:tabs>
            <w:ind w:left="1080" w:hanging="360"/>
          </w:pPr>
        </w:pPrChange>
      </w:pPr>
      <w:del w:id="6266" w:author="Rev 4 Allen Wirfs-Brock" w:date="2011-11-04T09:49:00Z">
        <w:r w:rsidRPr="00E77497" w:rsidDel="006B6D0A">
          <w:delText xml:space="preserve">If </w:delText>
        </w:r>
        <w:r w:rsidRPr="00E77497" w:rsidDel="006B6D0A">
          <w:rPr>
            <w:i/>
          </w:rPr>
          <w:delText>strict</w:delText>
        </w:r>
        <w:r w:rsidRPr="00E77497" w:rsidDel="006B6D0A">
          <w:delText xml:space="preserve"> is </w:delText>
        </w:r>
        <w:r w:rsidRPr="00E77497" w:rsidDel="006B6D0A">
          <w:rPr>
            <w:b/>
          </w:rPr>
          <w:delText>true</w:delText>
        </w:r>
        <w:r w:rsidRPr="00E77497" w:rsidDel="006B6D0A">
          <w:delText xml:space="preserve">, then </w:delText>
        </w:r>
      </w:del>
    </w:p>
    <w:p w14:paraId="6164BDC0" w14:textId="77777777" w:rsidR="004C02EF" w:rsidRPr="00E77497" w:rsidDel="006B6D0A" w:rsidRDefault="004C02EF">
      <w:pPr>
        <w:pStyle w:val="Alg4"/>
        <w:numPr>
          <w:ilvl w:val="2"/>
          <w:numId w:val="398"/>
        </w:numPr>
        <w:rPr>
          <w:del w:id="6267" w:author="Rev 4 Allen Wirfs-Brock" w:date="2011-11-04T09:49:00Z"/>
        </w:rPr>
        <w:pPrChange w:id="6268" w:author="Rev 4 Allen Wirfs-Brock" w:date="2011-11-07T12:16:00Z">
          <w:pPr>
            <w:pStyle w:val="Alg4"/>
            <w:numPr>
              <w:ilvl w:val="2"/>
              <w:numId w:val="405"/>
            </w:numPr>
            <w:tabs>
              <w:tab w:val="num" w:pos="1800"/>
            </w:tabs>
            <w:ind w:left="1800" w:hanging="360"/>
          </w:pPr>
        </w:pPrChange>
      </w:pPr>
      <w:del w:id="6269" w:author="Rev 4 Allen Wirfs-Brock" w:date="2011-11-04T09:49:00Z">
        <w:r w:rsidRPr="00E77497" w:rsidDel="006B6D0A">
          <w:delText xml:space="preserve">Call </w:delText>
        </w:r>
        <w:r w:rsidRPr="00E77497" w:rsidDel="006B6D0A">
          <w:rPr>
            <w:i/>
          </w:rPr>
          <w:delText>env</w:delText>
        </w:r>
        <w:r w:rsidRPr="00E77497" w:rsidDel="006B6D0A">
          <w:delText>’s CreateImmutableBinding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70D04D28" w14:textId="77777777" w:rsidR="004C02EF" w:rsidRPr="00E77497" w:rsidDel="006B6D0A" w:rsidRDefault="004C02EF">
      <w:pPr>
        <w:pStyle w:val="Alg4"/>
        <w:numPr>
          <w:ilvl w:val="2"/>
          <w:numId w:val="398"/>
        </w:numPr>
        <w:rPr>
          <w:del w:id="6270" w:author="Rev 4 Allen Wirfs-Brock" w:date="2011-11-04T09:49:00Z"/>
        </w:rPr>
        <w:pPrChange w:id="6271" w:author="Rev 4 Allen Wirfs-Brock" w:date="2011-11-07T12:16:00Z">
          <w:pPr>
            <w:pStyle w:val="Alg4"/>
            <w:numPr>
              <w:ilvl w:val="2"/>
              <w:numId w:val="405"/>
            </w:numPr>
            <w:tabs>
              <w:tab w:val="num" w:pos="1800"/>
            </w:tabs>
            <w:ind w:left="1800" w:hanging="360"/>
          </w:pPr>
        </w:pPrChange>
      </w:pPr>
      <w:del w:id="6272" w:author="Rev 4 Allen Wirfs-Brock" w:date="2011-11-04T09:49:00Z">
        <w:r w:rsidRPr="00E77497" w:rsidDel="006B6D0A">
          <w:delText xml:space="preserve">Call </w:delText>
        </w:r>
        <w:r w:rsidRPr="00E77497" w:rsidDel="006B6D0A">
          <w:rPr>
            <w:i/>
          </w:rPr>
          <w:delText>env</w:delText>
        </w:r>
        <w:r w:rsidRPr="00E77497" w:rsidDel="006B6D0A">
          <w:delText>’s InitializeImmutableBinding concrete method passing "</w:delText>
        </w:r>
        <w:r w:rsidRPr="00E77497" w:rsidDel="006B6D0A">
          <w:rPr>
            <w:rFonts w:ascii="Courier New" w:hAnsi="Courier New" w:cs="Courier New"/>
            <w:b/>
          </w:rPr>
          <w:delText>arguments</w:delText>
        </w:r>
        <w:r w:rsidRPr="00E77497" w:rsidDel="006B6D0A">
          <w:delText xml:space="preserve">" and </w:delText>
        </w:r>
        <w:r w:rsidRPr="00E77497" w:rsidDel="006B6D0A">
          <w:rPr>
            <w:i/>
          </w:rPr>
          <w:delText xml:space="preserve">argsObj </w:delText>
        </w:r>
        <w:r w:rsidRPr="00E77497" w:rsidDel="006B6D0A">
          <w:delText>as arguments.</w:delText>
        </w:r>
      </w:del>
    </w:p>
    <w:p w14:paraId="022CF2A4" w14:textId="77777777" w:rsidR="004C02EF" w:rsidRPr="00E77497" w:rsidDel="006B6D0A" w:rsidRDefault="004C02EF">
      <w:pPr>
        <w:pStyle w:val="Alg4"/>
        <w:numPr>
          <w:ilvl w:val="1"/>
          <w:numId w:val="398"/>
        </w:numPr>
        <w:rPr>
          <w:del w:id="6273" w:author="Rev 4 Allen Wirfs-Brock" w:date="2011-11-04T09:49:00Z"/>
        </w:rPr>
        <w:pPrChange w:id="6274" w:author="Rev 4 Allen Wirfs-Brock" w:date="2011-11-07T12:16:00Z">
          <w:pPr>
            <w:pStyle w:val="Alg4"/>
            <w:numPr>
              <w:ilvl w:val="1"/>
              <w:numId w:val="405"/>
            </w:numPr>
            <w:tabs>
              <w:tab w:val="num" w:pos="1080"/>
            </w:tabs>
            <w:ind w:left="1080" w:hanging="360"/>
          </w:pPr>
        </w:pPrChange>
      </w:pPr>
      <w:del w:id="6275" w:author="Rev 4 Allen Wirfs-Brock" w:date="2011-11-04T09:49:00Z">
        <w:r w:rsidRPr="00E77497" w:rsidDel="006B6D0A">
          <w:delText>Else,</w:delText>
        </w:r>
      </w:del>
    </w:p>
    <w:p w14:paraId="116541D7" w14:textId="77777777" w:rsidR="004C02EF" w:rsidRPr="00E77497" w:rsidDel="006B6D0A" w:rsidRDefault="004C02EF">
      <w:pPr>
        <w:pStyle w:val="Alg4"/>
        <w:numPr>
          <w:ilvl w:val="2"/>
          <w:numId w:val="398"/>
        </w:numPr>
        <w:rPr>
          <w:del w:id="6276" w:author="Rev 4 Allen Wirfs-Brock" w:date="2011-11-04T09:49:00Z"/>
        </w:rPr>
        <w:pPrChange w:id="6277" w:author="Rev 4 Allen Wirfs-Brock" w:date="2011-11-07T12:16:00Z">
          <w:pPr>
            <w:pStyle w:val="Alg4"/>
            <w:numPr>
              <w:ilvl w:val="2"/>
              <w:numId w:val="405"/>
            </w:numPr>
            <w:tabs>
              <w:tab w:val="num" w:pos="1800"/>
            </w:tabs>
            <w:ind w:left="1800" w:hanging="360"/>
          </w:pPr>
        </w:pPrChange>
      </w:pPr>
      <w:del w:id="6278" w:author="Rev 4 Allen Wirfs-Brock" w:date="2011-11-04T09:49:00Z">
        <w:r w:rsidRPr="00E77497" w:rsidDel="006B6D0A">
          <w:delText xml:space="preserve">Call </w:delText>
        </w:r>
        <w:r w:rsidRPr="00E77497" w:rsidDel="006B6D0A">
          <w:rPr>
            <w:i/>
          </w:rPr>
          <w:delText>env</w:delText>
        </w:r>
        <w:r w:rsidRPr="00E77497" w:rsidDel="006B6D0A">
          <w:delText>’s CreateMutableBinding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749B9ACA" w14:textId="77777777" w:rsidR="004C02EF" w:rsidRPr="006B6D0A" w:rsidDel="006B6D0A" w:rsidRDefault="004C02EF">
      <w:pPr>
        <w:pStyle w:val="Alg4"/>
        <w:numPr>
          <w:ilvl w:val="1"/>
          <w:numId w:val="398"/>
        </w:numPr>
        <w:rPr>
          <w:del w:id="6279" w:author="Rev 4 Allen Wirfs-Brock" w:date="2011-11-04T09:49:00Z"/>
          <w:sz w:val="24"/>
          <w:szCs w:val="24"/>
        </w:rPr>
        <w:pPrChange w:id="6280" w:author="Rev 4 Allen Wirfs-Brock" w:date="2011-11-07T12:16:00Z">
          <w:pPr>
            <w:pStyle w:val="Alg4"/>
            <w:numPr>
              <w:ilvl w:val="1"/>
              <w:numId w:val="405"/>
            </w:numPr>
            <w:tabs>
              <w:tab w:val="num" w:pos="1080"/>
            </w:tabs>
            <w:ind w:left="1080" w:hanging="360"/>
          </w:pPr>
        </w:pPrChange>
      </w:pPr>
      <w:del w:id="6281" w:author="Rev 4 Allen Wirfs-Brock" w:date="2011-11-04T09:49:00Z">
        <w:r w:rsidRPr="00E77497" w:rsidDel="006B6D0A">
          <w:delText xml:space="preserve">Call </w:delText>
        </w:r>
        <w:r w:rsidRPr="00E77497" w:rsidDel="006B6D0A">
          <w:rPr>
            <w:i/>
          </w:rPr>
          <w:delText>env</w:delText>
        </w:r>
        <w:r w:rsidRPr="00E77497" w:rsidDel="006B6D0A">
          <w:delText xml:space="preserve">’s SetMutableBinding </w:delText>
        </w:r>
      </w:del>
      <w:ins w:id="6282" w:author="Rev 3 Allen Wirfs-Brock" w:date="2011-08-30T17:41:00Z">
        <w:del w:id="6283" w:author="Rev 4 Allen Wirfs-Brock" w:date="2011-11-04T09:49:00Z">
          <w:r w:rsidR="00404045" w:rsidRPr="00E77497" w:rsidDel="006B6D0A">
            <w:delText xml:space="preserve">InitializeBinding </w:delText>
          </w:r>
        </w:del>
      </w:ins>
      <w:del w:id="6284" w:author="Rev 4 Allen Wirfs-Brock" w:date="2011-11-04T09:49:00Z">
        <w:r w:rsidRPr="00E77497" w:rsidDel="006B6D0A">
          <w:delText>concrete method passing "</w:delText>
        </w:r>
        <w:r w:rsidRPr="00E77497" w:rsidDel="006B6D0A">
          <w:rPr>
            <w:rFonts w:ascii="Courier New" w:hAnsi="Courier New" w:cs="Courier New"/>
            <w:b/>
          </w:rPr>
          <w:delText>arguments</w:delText>
        </w:r>
        <w:r w:rsidRPr="00E77497" w:rsidDel="006B6D0A">
          <w:delText xml:space="preserve">", </w:delText>
        </w:r>
      </w:del>
      <w:ins w:id="6285" w:author="Rev 3 Allen Wirfs-Brock" w:date="2011-08-30T17:41:00Z">
        <w:del w:id="6286" w:author="Rev 4 Allen Wirfs-Brock" w:date="2011-11-04T09:49:00Z">
          <w:r w:rsidR="00404045" w:rsidRPr="00E77497" w:rsidDel="006B6D0A">
            <w:delText xml:space="preserve">" and </w:delText>
          </w:r>
        </w:del>
      </w:ins>
      <w:del w:id="6287" w:author="Rev 4 Allen Wirfs-Brock" w:date="2011-11-04T09:49:00Z">
        <w:r w:rsidRPr="00E77497" w:rsidDel="006B6D0A">
          <w:rPr>
            <w:i/>
          </w:rPr>
          <w:delText>argsObj</w:delText>
        </w:r>
        <w:r w:rsidRPr="00E77497" w:rsidDel="006B6D0A">
          <w:delText xml:space="preserve">, and </w:delText>
        </w:r>
        <w:r w:rsidRPr="00E77497" w:rsidDel="006B6D0A">
          <w:rPr>
            <w:b/>
          </w:rPr>
          <w:delText>false</w:delText>
        </w:r>
        <w:r w:rsidRPr="00E77497" w:rsidDel="006B6D0A">
          <w:rPr>
            <w:i/>
          </w:rPr>
          <w:delText xml:space="preserve"> </w:delText>
        </w:r>
        <w:r w:rsidRPr="00E77497" w:rsidDel="006B6D0A">
          <w:delText>as arguments.</w:delText>
        </w:r>
      </w:del>
    </w:p>
    <w:p w14:paraId="108E2561" w14:textId="77777777" w:rsidR="004C02EF" w:rsidRPr="003B4312" w:rsidRDefault="004C02EF" w:rsidP="009A20C6">
      <w:pPr>
        <w:pStyle w:val="Alg4"/>
        <w:numPr>
          <w:ilvl w:val="0"/>
          <w:numId w:val="398"/>
        </w:numPr>
      </w:pPr>
      <w:r w:rsidRPr="004D1BD1">
        <w:t xml:space="preserve">For each </w:t>
      </w:r>
      <w:r w:rsidRPr="004D1BD1">
        <w:rPr>
          <w:i/>
        </w:rPr>
        <w:t>VariableDeclaration</w:t>
      </w:r>
      <w:r w:rsidRPr="003B4312">
        <w:t xml:space="preserve"> and </w:t>
      </w:r>
      <w:r w:rsidRPr="003B4312">
        <w:rPr>
          <w:i/>
        </w:rPr>
        <w:t>VariableDeclarationNoIn</w:t>
      </w:r>
      <w:r w:rsidRPr="003B4312">
        <w:t xml:space="preserve"> </w:t>
      </w:r>
      <w:r w:rsidRPr="003B4312">
        <w:rPr>
          <w:i/>
        </w:rPr>
        <w:t xml:space="preserve">d </w:t>
      </w:r>
      <w:r w:rsidRPr="003B4312">
        <w:t xml:space="preserve">in </w:t>
      </w:r>
      <w:r w:rsidRPr="003B4312">
        <w:rPr>
          <w:i/>
        </w:rPr>
        <w:t>code</w:t>
      </w:r>
      <w:r w:rsidRPr="003B4312">
        <w:t>, in source text order do</w:t>
      </w:r>
    </w:p>
    <w:p w14:paraId="383CC697" w14:textId="77777777" w:rsidR="004C02EF" w:rsidRPr="003B4312" w:rsidRDefault="004C02EF" w:rsidP="009A20C6">
      <w:pPr>
        <w:pStyle w:val="Alg4"/>
        <w:numPr>
          <w:ilvl w:val="1"/>
          <w:numId w:val="398"/>
        </w:numPr>
        <w:rPr>
          <w:i/>
        </w:rPr>
      </w:pPr>
      <w:r w:rsidRPr="003B4312">
        <w:t xml:space="preserve">Let </w:t>
      </w:r>
      <w:r w:rsidRPr="003B4312">
        <w:rPr>
          <w:i/>
        </w:rPr>
        <w:t>dn</w:t>
      </w:r>
      <w:r w:rsidRPr="003B4312">
        <w:t xml:space="preserve"> be the </w:t>
      </w:r>
      <w:r w:rsidRPr="003B4312">
        <w:rPr>
          <w:i/>
        </w:rPr>
        <w:t>Identifier</w:t>
      </w:r>
      <w:r w:rsidRPr="003B4312">
        <w:t xml:space="preserve"> in </w:t>
      </w:r>
      <w:r w:rsidRPr="003B4312">
        <w:rPr>
          <w:i/>
        </w:rPr>
        <w:t>d.</w:t>
      </w:r>
    </w:p>
    <w:p w14:paraId="0E9B6C38" w14:textId="77777777" w:rsidR="004C02EF" w:rsidRPr="006B6D0A" w:rsidRDefault="004C02EF" w:rsidP="009A20C6">
      <w:pPr>
        <w:pStyle w:val="Alg4"/>
        <w:numPr>
          <w:ilvl w:val="1"/>
          <w:numId w:val="398"/>
        </w:numPr>
      </w:pPr>
      <w:r w:rsidRPr="003B4312">
        <w:t xml:space="preserve">Let </w:t>
      </w:r>
      <w:r w:rsidRPr="008B7F6F">
        <w:rPr>
          <w:i/>
        </w:rPr>
        <w:t xml:space="preserve">varAlreadyDeclared </w:t>
      </w:r>
      <w:r w:rsidRPr="008B7F6F">
        <w:t xml:space="preserve">be the result of calling </w:t>
      </w:r>
      <w:r w:rsidRPr="008B7F6F">
        <w:rPr>
          <w:i/>
        </w:rPr>
        <w:t>env’s</w:t>
      </w:r>
      <w:r w:rsidRPr="008B7F6F">
        <w:t xml:space="preserve"> HasBinding concrete method passing </w:t>
      </w:r>
      <w:r w:rsidRPr="008B7F6F">
        <w:rPr>
          <w:i/>
        </w:rPr>
        <w:t>dn</w:t>
      </w:r>
      <w:r w:rsidRPr="006B6D0A">
        <w:t xml:space="preserve"> as the argument.</w:t>
      </w:r>
    </w:p>
    <w:p w14:paraId="7B936041" w14:textId="77777777" w:rsidR="004C02EF" w:rsidRPr="006B6D0A" w:rsidRDefault="004C02EF" w:rsidP="009A20C6">
      <w:pPr>
        <w:pStyle w:val="Alg4"/>
        <w:numPr>
          <w:ilvl w:val="1"/>
          <w:numId w:val="398"/>
        </w:numPr>
      </w:pPr>
      <w:r w:rsidRPr="006B6D0A">
        <w:t xml:space="preserve">If </w:t>
      </w:r>
      <w:r w:rsidRPr="006B6D0A">
        <w:rPr>
          <w:i/>
        </w:rPr>
        <w:t xml:space="preserve">varAlreadyDeclared </w:t>
      </w:r>
      <w:r w:rsidRPr="006B6D0A">
        <w:t xml:space="preserve">is </w:t>
      </w:r>
      <w:r w:rsidRPr="006B6D0A">
        <w:rPr>
          <w:b/>
        </w:rPr>
        <w:t>false</w:t>
      </w:r>
      <w:r w:rsidRPr="006B6D0A">
        <w:t>, then</w:t>
      </w:r>
    </w:p>
    <w:p w14:paraId="5FE09B7E" w14:textId="77777777" w:rsidR="004C02EF" w:rsidRPr="009C202C" w:rsidRDefault="00C24EEA" w:rsidP="009A20C6">
      <w:pPr>
        <w:pStyle w:val="Alg4"/>
        <w:numPr>
          <w:ilvl w:val="2"/>
          <w:numId w:val="398"/>
        </w:numPr>
      </w:pPr>
      <w:ins w:id="6288" w:author="Rev 9 Allen Wirfs-Brock" w:date="2012-07-08T14:09:00Z">
        <w:r>
          <w:t xml:space="preserve">Let </w:t>
        </w:r>
        <w:r w:rsidRPr="0039463E">
          <w:rPr>
            <w:i/>
          </w:rPr>
          <w:t>status</w:t>
        </w:r>
        <w:r>
          <w:t xml:space="preserve"> be the result of calling</w:t>
        </w:r>
        <w:r w:rsidRPr="00B820AB">
          <w:t xml:space="preserve"> </w:t>
        </w:r>
      </w:ins>
      <w:del w:id="6289" w:author="Rev 9 Allen Wirfs-Brock" w:date="2012-07-08T14:09:00Z">
        <w:r w:rsidR="004C02EF" w:rsidRPr="00E65A34" w:rsidDel="00C24EEA">
          <w:delText xml:space="preserve">Call </w:delText>
        </w:r>
      </w:del>
      <w:r w:rsidR="004C02EF" w:rsidRPr="009C202C">
        <w:rPr>
          <w:i/>
        </w:rPr>
        <w:t>env</w:t>
      </w:r>
      <w:r w:rsidR="004C02EF" w:rsidRPr="009C202C">
        <w:t xml:space="preserve">’s CreateMutableBinding concrete method passing </w:t>
      </w:r>
      <w:r w:rsidR="004C02EF" w:rsidRPr="009C202C">
        <w:rPr>
          <w:i/>
        </w:rPr>
        <w:t xml:space="preserve">dn </w:t>
      </w:r>
      <w:r w:rsidR="004C02EF" w:rsidRPr="009C202C">
        <w:t xml:space="preserve">and </w:t>
      </w:r>
      <w:r w:rsidR="004C02EF" w:rsidRPr="009C202C">
        <w:rPr>
          <w:i/>
        </w:rPr>
        <w:t>configurableBindings</w:t>
      </w:r>
      <w:r w:rsidR="004C02EF" w:rsidRPr="009C202C">
        <w:t xml:space="preserve"> as the arguments.</w:t>
      </w:r>
    </w:p>
    <w:p w14:paraId="46BA109B" w14:textId="77777777" w:rsidR="00C24EEA" w:rsidRDefault="00C24EEA" w:rsidP="00C24EEA">
      <w:pPr>
        <w:pStyle w:val="Alg4"/>
        <w:numPr>
          <w:ilvl w:val="2"/>
          <w:numId w:val="398"/>
        </w:numPr>
        <w:spacing w:after="220"/>
        <w:contextualSpacing/>
        <w:rPr>
          <w:ins w:id="6290" w:author="Rev 9 Allen Wirfs-Brock" w:date="2012-07-08T14:08:00Z"/>
        </w:rPr>
      </w:pPr>
      <w:ins w:id="6291" w:author="Rev 9 Allen Wirfs-Brock" w:date="2012-07-08T14:08:00Z">
        <w:r>
          <w:t>ReturnIfAbrupt(</w:t>
        </w:r>
        <w:r w:rsidRPr="00C24EEA">
          <w:rPr>
            <w:i/>
          </w:rPr>
          <w:t>status</w:t>
        </w:r>
        <w:r>
          <w:t>).</w:t>
        </w:r>
      </w:ins>
    </w:p>
    <w:p w14:paraId="6B1BF05C" w14:textId="77777777" w:rsidR="00250582" w:rsidRPr="00B820AB" w:rsidRDefault="00CD21C3" w:rsidP="009A20C6">
      <w:pPr>
        <w:pStyle w:val="Alg4"/>
        <w:numPr>
          <w:ilvl w:val="2"/>
          <w:numId w:val="398"/>
        </w:numPr>
        <w:spacing w:after="220"/>
        <w:contextualSpacing/>
        <w:rPr>
          <w:ins w:id="6292" w:author="Rev 3 Allen Wirfs-Brock" w:date="2011-08-30T18:05:00Z"/>
        </w:rPr>
      </w:pPr>
      <w:ins w:id="6293" w:author="Rev 3 Allen Wirfs-Brock" w:date="2011-08-30T18:05:00Z">
        <w:r w:rsidRPr="009C202C">
          <w:t xml:space="preserve">Call </w:t>
        </w:r>
        <w:r w:rsidRPr="009C202C">
          <w:rPr>
            <w:i/>
          </w:rPr>
          <w:t>env</w:t>
        </w:r>
        <w:r w:rsidRPr="009C202C">
          <w:t>’s InitializeBindi</w:t>
        </w:r>
        <w:r w:rsidRPr="00B820AB">
          <w:t xml:space="preserve">ng concrete method passing </w:t>
        </w:r>
      </w:ins>
      <w:ins w:id="6294" w:author="Rev 3 Allen Wirfs-Brock" w:date="2011-08-30T18:06:00Z">
        <w:r w:rsidRPr="00B820AB">
          <w:rPr>
            <w:i/>
          </w:rPr>
          <w:t>d</w:t>
        </w:r>
      </w:ins>
      <w:ins w:id="6295" w:author="Rev 3 Allen Wirfs-Brock" w:date="2011-08-30T18:05:00Z">
        <w:r w:rsidRPr="00B820AB">
          <w:rPr>
            <w:i/>
          </w:rPr>
          <w:t>n</w:t>
        </w:r>
        <w:r w:rsidRPr="00B820AB">
          <w:t xml:space="preserve">, and </w:t>
        </w:r>
        <w:r w:rsidRPr="00B820AB">
          <w:rPr>
            <w:b/>
          </w:rPr>
          <w:t>undefined</w:t>
        </w:r>
        <w:r w:rsidRPr="00B820AB">
          <w:t xml:space="preserve"> as the arguments.</w:t>
        </w:r>
      </w:ins>
    </w:p>
    <w:p w14:paraId="29E0E266" w14:textId="77777777" w:rsidR="004C02EF" w:rsidRPr="003B4312" w:rsidRDefault="004C02EF" w:rsidP="009A20C6">
      <w:pPr>
        <w:pStyle w:val="Alg4"/>
        <w:numPr>
          <w:ilvl w:val="2"/>
          <w:numId w:val="398"/>
        </w:numPr>
        <w:spacing w:after="220"/>
        <w:contextualSpacing/>
        <w:rPr>
          <w:ins w:id="6296" w:author="Allen Wirfs-Brock rev2" w:date="2011-07-21T15:56:00Z"/>
        </w:rPr>
      </w:pPr>
      <w:del w:id="6297" w:author="Rev 9 Allen Wirfs-Brock" w:date="2012-07-08T13:57:00Z">
        <w:r w:rsidRPr="00B820AB" w:rsidDel="0039463E">
          <w:delText xml:space="preserve">Call </w:delText>
        </w:r>
      </w:del>
      <w:ins w:id="6298" w:author="Rev 9 Allen Wirfs-Brock" w:date="2012-07-08T13:57:00Z">
        <w:r w:rsidR="0039463E">
          <w:t xml:space="preserve">Let </w:t>
        </w:r>
        <w:r w:rsidR="0039463E" w:rsidRPr="0039463E">
          <w:rPr>
            <w:i/>
          </w:rPr>
          <w:t>status</w:t>
        </w:r>
        <w:r w:rsidR="0039463E">
          <w:t xml:space="preserve"> be the result of calling</w:t>
        </w:r>
        <w:r w:rsidR="0039463E" w:rsidRPr="00B820AB">
          <w:t xml:space="preserve"> </w:t>
        </w:r>
      </w:ins>
      <w:r w:rsidRPr="00B820AB">
        <w:rPr>
          <w:i/>
        </w:rPr>
        <w:t>env</w:t>
      </w:r>
      <w:r w:rsidRPr="00B820AB">
        <w:t xml:space="preserve">’s </w:t>
      </w:r>
      <w:commentRangeStart w:id="6299"/>
      <w:r w:rsidRPr="00B820AB">
        <w:t xml:space="preserve">SetMutableBinding </w:t>
      </w:r>
      <w:ins w:id="6300" w:author="Rev 3 Allen Wirfs-Brock" w:date="2011-08-30T17:35:00Z">
        <w:r w:rsidR="00BC6B32" w:rsidRPr="00B820AB">
          <w:t xml:space="preserve"> </w:t>
        </w:r>
      </w:ins>
      <w:commentRangeEnd w:id="6299"/>
      <w:ins w:id="6301" w:author="Rev 3 Allen Wirfs-Brock" w:date="2011-08-30T18:08:00Z">
        <w:r w:rsidR="00CD21C3" w:rsidRPr="006B6D0A">
          <w:rPr>
            <w:rStyle w:val="af3"/>
            <w:rFonts w:ascii="Arial" w:eastAsia="MS Mincho" w:hAnsi="Arial"/>
            <w:spacing w:val="0"/>
            <w:lang w:val="en-GB" w:eastAsia="ja-JP"/>
          </w:rPr>
          <w:commentReference w:id="6299"/>
        </w:r>
      </w:ins>
      <w:r w:rsidRPr="004D1BD1">
        <w:t xml:space="preserve">concrete method passing </w:t>
      </w:r>
      <w:r w:rsidRPr="004D1BD1">
        <w:rPr>
          <w:i/>
        </w:rPr>
        <w:t>dn</w:t>
      </w:r>
      <w:r w:rsidRPr="003B4312">
        <w:t xml:space="preserve">, </w:t>
      </w:r>
      <w:r w:rsidRPr="003B4312">
        <w:rPr>
          <w:b/>
        </w:rPr>
        <w:t>undefined</w:t>
      </w:r>
      <w:r w:rsidRPr="003B4312">
        <w:t xml:space="preserve">, and </w:t>
      </w:r>
      <w:r w:rsidRPr="003B4312">
        <w:rPr>
          <w:i/>
        </w:rPr>
        <w:t>strict</w:t>
      </w:r>
      <w:ins w:id="6302" w:author="Rev 3 Allen Wirfs-Brock" w:date="2011-08-30T17:35:00Z">
        <w:r w:rsidR="00404045" w:rsidRPr="003B4312">
          <w:t xml:space="preserve"> </w:t>
        </w:r>
      </w:ins>
      <w:r w:rsidRPr="003B4312">
        <w:rPr>
          <w:i/>
        </w:rPr>
        <w:t xml:space="preserve"> </w:t>
      </w:r>
      <w:r w:rsidRPr="003B4312">
        <w:t>as the arguments.</w:t>
      </w:r>
    </w:p>
    <w:p w14:paraId="335A28F7" w14:textId="77777777" w:rsidR="0039463E" w:rsidRDefault="0039463E" w:rsidP="0039463E">
      <w:pPr>
        <w:pStyle w:val="Alg4"/>
        <w:numPr>
          <w:ilvl w:val="2"/>
          <w:numId w:val="398"/>
        </w:numPr>
        <w:spacing w:after="220"/>
        <w:contextualSpacing/>
        <w:rPr>
          <w:ins w:id="6303" w:author="Rev 9 Allen Wirfs-Brock" w:date="2012-07-08T13:58:00Z"/>
        </w:rPr>
      </w:pPr>
      <w:ins w:id="6304" w:author="Rev 9 Allen Wirfs-Brock" w:date="2012-07-08T13:58:00Z">
        <w:r>
          <w:t>ReturnIfAbrupt(</w:t>
        </w:r>
        <w:r w:rsidRPr="00C24EEA">
          <w:rPr>
            <w:i/>
          </w:rPr>
          <w:t>status</w:t>
        </w:r>
        <w:r>
          <w:t>).</w:t>
        </w:r>
      </w:ins>
    </w:p>
    <w:p w14:paraId="24E25144" w14:textId="77777777" w:rsidR="002C246B" w:rsidRPr="006B6D0A" w:rsidRDefault="002C246B" w:rsidP="009A20C6">
      <w:pPr>
        <w:pStyle w:val="Alg4"/>
        <w:numPr>
          <w:ilvl w:val="1"/>
          <w:numId w:val="398"/>
        </w:numPr>
        <w:spacing w:after="220"/>
        <w:contextualSpacing/>
        <w:rPr>
          <w:ins w:id="6305" w:author="Allen Wirfs-Brock rev2" w:date="2011-07-21T15:58:00Z"/>
        </w:rPr>
      </w:pPr>
      <w:ins w:id="6306" w:author="Allen Wirfs-Brock rev2" w:date="2011-07-21T15:58:00Z">
        <w:r w:rsidRPr="006B6D0A">
          <w:t xml:space="preserve">else if </w:t>
        </w:r>
        <w:r w:rsidRPr="006B6D0A">
          <w:rPr>
            <w:i/>
          </w:rPr>
          <w:t>env</w:t>
        </w:r>
        <w:r w:rsidRPr="006B6D0A">
          <w:t xml:space="preserve"> is the environment record component of the global environment then</w:t>
        </w:r>
      </w:ins>
    </w:p>
    <w:p w14:paraId="195466C3" w14:textId="77777777" w:rsidR="002C246B" w:rsidRPr="006B6D0A" w:rsidRDefault="002C246B" w:rsidP="009A20C6">
      <w:pPr>
        <w:pStyle w:val="Alg4"/>
        <w:numPr>
          <w:ilvl w:val="2"/>
          <w:numId w:val="398"/>
        </w:numPr>
        <w:spacing w:after="220"/>
        <w:contextualSpacing/>
        <w:rPr>
          <w:ins w:id="6307" w:author="Allen Wirfs-Brock rev2" w:date="2011-07-21T15:59:00Z"/>
        </w:rPr>
      </w:pPr>
      <w:ins w:id="6308" w:author="Allen Wirfs-Brock rev2" w:date="2011-07-21T15:59:00Z">
        <w:r w:rsidRPr="006B6D0A">
          <w:t xml:space="preserve">Let </w:t>
        </w:r>
        <w:r w:rsidRPr="006B6D0A">
          <w:rPr>
            <w:i/>
          </w:rPr>
          <w:t>go</w:t>
        </w:r>
        <w:r w:rsidRPr="006B6D0A">
          <w:t xml:space="preserve"> be the global object.</w:t>
        </w:r>
      </w:ins>
    </w:p>
    <w:p w14:paraId="55F6FE23" w14:textId="77777777" w:rsidR="002C246B" w:rsidRPr="006B6D0A" w:rsidRDefault="002C246B" w:rsidP="009A20C6">
      <w:pPr>
        <w:pStyle w:val="Alg4"/>
        <w:numPr>
          <w:ilvl w:val="2"/>
          <w:numId w:val="398"/>
        </w:numPr>
        <w:spacing w:after="220"/>
        <w:contextualSpacing/>
        <w:rPr>
          <w:ins w:id="6309" w:author="Allen Wirfs-Brock rev2" w:date="2011-07-21T16:01:00Z"/>
        </w:rPr>
      </w:pPr>
      <w:ins w:id="6310" w:author="Allen Wirfs-Brock rev2" w:date="2011-07-21T16:01:00Z">
        <w:r w:rsidRPr="006B6D0A">
          <w:t xml:space="preserve">Let </w:t>
        </w:r>
        <w:r w:rsidRPr="006B6D0A">
          <w:rPr>
            <w:i/>
          </w:rPr>
          <w:t>existingProp</w:t>
        </w:r>
        <w:r w:rsidRPr="006B6D0A">
          <w:t xml:space="preserve"> be the result</w:t>
        </w:r>
        <w:del w:id="6311" w:author="Rev 3 Allen Wirfs-Brock" w:date="2011-08-30T11:33:00Z">
          <w:r w:rsidRPr="006B6D0A" w:rsidDel="00C31B53">
            <w:delText>ing</w:delText>
          </w:r>
        </w:del>
        <w:r w:rsidRPr="006B6D0A">
          <w:t xml:space="preserve"> of calling the [[GetOwnProperty]] internal method of </w:t>
        </w:r>
        <w:r w:rsidRPr="006B6D0A">
          <w:rPr>
            <w:i/>
          </w:rPr>
          <w:t>go</w:t>
        </w:r>
        <w:r w:rsidRPr="006B6D0A">
          <w:t xml:space="preserve"> with argument </w:t>
        </w:r>
        <w:del w:id="6312" w:author="Rev 6 Allen Wirfs-Brock" w:date="2012-02-27T15:30:00Z">
          <w:r w:rsidRPr="006B6D0A" w:rsidDel="00764766">
            <w:rPr>
              <w:i/>
            </w:rPr>
            <w:delText>f</w:delText>
          </w:r>
        </w:del>
      </w:ins>
      <w:ins w:id="6313" w:author="Rev 6 Allen Wirfs-Brock" w:date="2012-02-27T15:30:00Z">
        <w:r w:rsidR="00764766">
          <w:rPr>
            <w:i/>
          </w:rPr>
          <w:t>d</w:t>
        </w:r>
      </w:ins>
      <w:ins w:id="6314" w:author="Allen Wirfs-Brock rev2" w:date="2011-07-21T16:01:00Z">
        <w:r w:rsidRPr="006B6D0A">
          <w:rPr>
            <w:i/>
          </w:rPr>
          <w:t>n</w:t>
        </w:r>
        <w:r w:rsidRPr="006B6D0A">
          <w:t>.</w:t>
        </w:r>
      </w:ins>
    </w:p>
    <w:p w14:paraId="7F806080" w14:textId="77777777" w:rsidR="002C246B" w:rsidRPr="006B6D0A" w:rsidRDefault="002C246B" w:rsidP="009A20C6">
      <w:pPr>
        <w:pStyle w:val="Alg4"/>
        <w:numPr>
          <w:ilvl w:val="2"/>
          <w:numId w:val="398"/>
        </w:numPr>
        <w:spacing w:after="220"/>
        <w:contextualSpacing/>
        <w:rPr>
          <w:ins w:id="6315" w:author="Allen Wirfs-Brock rev2" w:date="2011-07-21T16:00:00Z"/>
        </w:rPr>
      </w:pPr>
      <w:ins w:id="6316" w:author="Allen Wirfs-Brock rev2" w:date="2011-07-21T16:02:00Z">
        <w:r w:rsidRPr="006B6D0A">
          <w:t xml:space="preserve">If </w:t>
        </w:r>
        <w:r w:rsidRPr="006B6D0A">
          <w:rPr>
            <w:i/>
          </w:rPr>
          <w:t>existingProp</w:t>
        </w:r>
        <w:r w:rsidRPr="006B6D0A">
          <w:t xml:space="preserve"> is </w:t>
        </w:r>
        <w:r w:rsidRPr="006B6D0A">
          <w:rPr>
            <w:b/>
          </w:rPr>
          <w:t>undefined</w:t>
        </w:r>
        <w:r w:rsidRPr="006B6D0A">
          <w:t>, then</w:t>
        </w:r>
      </w:ins>
    </w:p>
    <w:p w14:paraId="7B02FBE4" w14:textId="77777777" w:rsidR="002C246B" w:rsidRPr="006B6D0A" w:rsidRDefault="002C246B" w:rsidP="009A20C6">
      <w:pPr>
        <w:pStyle w:val="Alg4"/>
        <w:numPr>
          <w:ilvl w:val="3"/>
          <w:numId w:val="398"/>
        </w:numPr>
        <w:spacing w:after="220"/>
      </w:pPr>
      <w:ins w:id="6317" w:author="Allen Wirfs-Brock rev2" w:date="2011-07-21T16:04:00Z">
        <w:r w:rsidRPr="006B6D0A">
          <w:t xml:space="preserve">Call the [[DefineOwnProperty]] internal method of </w:t>
        </w:r>
        <w:r w:rsidRPr="006B6D0A">
          <w:rPr>
            <w:i/>
          </w:rPr>
          <w:t>go</w:t>
        </w:r>
        <w:r w:rsidRPr="006B6D0A">
          <w:t xml:space="preserve">, passing </w:t>
        </w:r>
        <w:r w:rsidRPr="006B6D0A">
          <w:rPr>
            <w:i/>
          </w:rPr>
          <w:t>dn</w:t>
        </w:r>
        <w:r w:rsidRPr="006B6D0A">
          <w:t xml:space="preserve">,  Property Descriptor {[[Value]]: </w:t>
        </w:r>
        <w:r w:rsidRPr="006B6D0A">
          <w:rPr>
            <w:b/>
          </w:rPr>
          <w:t>undefined</w:t>
        </w:r>
        <w:r w:rsidRPr="006B6D0A">
          <w:t xml:space="preserve">, [[Writable]]: </w:t>
        </w:r>
        <w:r w:rsidRPr="006B6D0A">
          <w:rPr>
            <w:b/>
          </w:rPr>
          <w:t>true</w:t>
        </w:r>
        <w:r w:rsidRPr="006B6D0A">
          <w:t xml:space="preserve">, [[Enumerable]]: </w:t>
        </w:r>
        <w:r w:rsidRPr="006B6D0A">
          <w:rPr>
            <w:b/>
          </w:rPr>
          <w:t>true</w:t>
        </w:r>
        <w:r w:rsidRPr="006B6D0A">
          <w:t xml:space="preserve"> , [[Configurable]]: </w:t>
        </w:r>
        <w:r w:rsidRPr="006B6D0A">
          <w:rPr>
            <w:i/>
          </w:rPr>
          <w:t>configurableBindings</w:t>
        </w:r>
        <w:r w:rsidRPr="006B6D0A">
          <w:t xml:space="preserve"> }, and </w:t>
        </w:r>
        <w:r w:rsidRPr="006B6D0A">
          <w:rPr>
            <w:b/>
          </w:rPr>
          <w:t>true</w:t>
        </w:r>
        <w:r w:rsidRPr="006B6D0A">
          <w:t xml:space="preserve"> as arguments.</w:t>
        </w:r>
      </w:ins>
    </w:p>
    <w:p w14:paraId="3C866186" w14:textId="77777777" w:rsidR="006B6D0A" w:rsidRPr="004D1BD1" w:rsidRDefault="006B6D0A" w:rsidP="006B6D0A">
      <w:pPr>
        <w:pStyle w:val="30"/>
        <w:numPr>
          <w:ilvl w:val="0"/>
          <w:numId w:val="0"/>
        </w:numPr>
        <w:tabs>
          <w:tab w:val="clear" w:pos="660"/>
          <w:tab w:val="left" w:pos="0"/>
        </w:tabs>
        <w:rPr>
          <w:ins w:id="6318" w:author="Rev 4 Allen Wirfs-Brock" w:date="2011-11-04T09:53:00Z"/>
        </w:rPr>
      </w:pPr>
      <w:bookmarkStart w:id="6319" w:name="_Toc235503386"/>
      <w:bookmarkStart w:id="6320" w:name="_Toc241509161"/>
      <w:bookmarkStart w:id="6321" w:name="_Toc244416648"/>
      <w:bookmarkStart w:id="6322" w:name="_Toc276631012"/>
      <w:bookmarkStart w:id="6323" w:name="_Toc329528742"/>
      <w:commentRangeStart w:id="6324"/>
      <w:ins w:id="6325" w:author="Rev 4 Allen Wirfs-Brock" w:date="2011-11-04T09:53:00Z">
        <w:r w:rsidRPr="004D1BD1">
          <w:t>10.5.</w:t>
        </w:r>
      </w:ins>
      <w:ins w:id="6326" w:author="Rev 4 Allen Wirfs-Brock" w:date="2011-11-04T09:54:00Z">
        <w:r>
          <w:t>2</w:t>
        </w:r>
      </w:ins>
      <w:ins w:id="6327" w:author="Rev 4 Allen Wirfs-Brock" w:date="2011-11-04T09:53:00Z">
        <w:r w:rsidRPr="004D1BD1">
          <w:tab/>
        </w:r>
      </w:ins>
      <w:ins w:id="6328" w:author="Rev 4 Allen Wirfs-Brock" w:date="2011-11-04T09:55:00Z">
        <w:del w:id="6329" w:author="Rev 6 Allen Wirfs-Brock" w:date="2012-01-26T11:06:00Z">
          <w:r w:rsidDel="00EB1E7F">
            <w:delText>Exrtended Code</w:delText>
          </w:r>
        </w:del>
      </w:ins>
      <w:ins w:id="6330" w:author="Rev 4 Allen Wirfs-Brock" w:date="2011-11-04T09:53:00Z">
        <w:del w:id="6331" w:author="Rev 6 Allen Wirfs-Brock" w:date="2012-01-26T11:06:00Z">
          <w:r w:rsidDel="00EB1E7F">
            <w:delText xml:space="preserve"> Top-Level </w:delText>
          </w:r>
        </w:del>
      </w:ins>
      <w:ins w:id="6332" w:author="Rev 6 Allen Wirfs-Brock" w:date="2012-01-26T11:06:00Z">
        <w:r w:rsidR="00EB1E7F">
          <w:t xml:space="preserve">Module </w:t>
        </w:r>
      </w:ins>
      <w:ins w:id="6333" w:author="Rev 4 Allen Wirfs-Brock" w:date="2011-11-04T09:53:00Z">
        <w:r>
          <w:t>Declaration Instantiation</w:t>
        </w:r>
        <w:commentRangeEnd w:id="6324"/>
        <w:r>
          <w:rPr>
            <w:rStyle w:val="af3"/>
            <w:b w:val="0"/>
          </w:rPr>
          <w:commentReference w:id="6324"/>
        </w:r>
        <w:bookmarkEnd w:id="6323"/>
      </w:ins>
    </w:p>
    <w:p w14:paraId="0A5829B9" w14:textId="77777777" w:rsidR="009B30BD" w:rsidRDefault="009B30BD" w:rsidP="009B30BD">
      <w:pPr>
        <w:pStyle w:val="30"/>
        <w:numPr>
          <w:ilvl w:val="0"/>
          <w:numId w:val="0"/>
        </w:numPr>
        <w:rPr>
          <w:ins w:id="6334" w:author="Rev 9 Allen Wirfs-Brock" w:date="2012-06-24T07:39:00Z"/>
        </w:rPr>
      </w:pPr>
      <w:bookmarkStart w:id="6335" w:name="_Toc329528743"/>
      <w:ins w:id="6336" w:author="Rev 4 Allen Wirfs-Brock" w:date="2011-10-04T16:34:00Z">
        <w:r w:rsidRPr="004D1BD1">
          <w:t>10.5.</w:t>
        </w:r>
      </w:ins>
      <w:ins w:id="6337" w:author="Rev 4 Allen Wirfs-Brock" w:date="2011-11-04T09:56:00Z">
        <w:r w:rsidR="006B6D0A">
          <w:t>3</w:t>
        </w:r>
      </w:ins>
      <w:ins w:id="6338" w:author="Rev 4 Allen Wirfs-Brock" w:date="2011-10-04T16:34:00Z">
        <w:r w:rsidRPr="004D1BD1">
          <w:tab/>
          <w:t>Function Declaration Instantiation</w:t>
        </w:r>
      </w:ins>
      <w:bookmarkEnd w:id="6335"/>
    </w:p>
    <w:p w14:paraId="73456217" w14:textId="77777777" w:rsidR="003237AF" w:rsidRDefault="003237AF" w:rsidP="008E7E56">
      <w:pPr>
        <w:rPr>
          <w:ins w:id="6339" w:author="Rev 9 Allen Wirfs-Brock" w:date="2012-06-24T07:39:00Z"/>
        </w:rPr>
      </w:pPr>
    </w:p>
    <w:p w14:paraId="47D0FBEC" w14:textId="77777777" w:rsidR="003237AF" w:rsidRPr="003237AF" w:rsidRDefault="003237AF" w:rsidP="008E7E56">
      <w:pPr>
        <w:rPr>
          <w:ins w:id="6340" w:author="Rev 4 Allen Wirfs-Brock" w:date="2011-10-04T16:34:00Z"/>
        </w:rPr>
      </w:pPr>
    </w:p>
    <w:p w14:paraId="375D7868" w14:textId="77777777" w:rsidR="009B30BD" w:rsidRPr="008E7E56" w:rsidRDefault="00FE6502" w:rsidP="009B30BD">
      <w:pPr>
        <w:rPr>
          <w:ins w:id="6341" w:author="Rev 4 Allen Wirfs-Brock" w:date="2011-10-04T16:34:00Z"/>
          <w:sz w:val="18"/>
        </w:rPr>
      </w:pPr>
      <w:ins w:id="6342" w:author="Rev 4 Allen Wirfs-Brock" w:date="2011-10-20T12:42:00Z">
        <w:r w:rsidRPr="008E7E56">
          <w:rPr>
            <w:sz w:val="18"/>
          </w:rPr>
          <w:t>NOTE</w:t>
        </w:r>
        <w:r w:rsidRPr="008E7E56">
          <w:rPr>
            <w:sz w:val="18"/>
          </w:rPr>
          <w:tab/>
        </w:r>
      </w:ins>
      <w:ins w:id="6343" w:author="Rev 4 Allen Wirfs-Brock" w:date="2011-10-04T16:34:00Z">
        <w:r w:rsidR="009B30BD" w:rsidRPr="008E7E56">
          <w:rPr>
            <w:sz w:val="18"/>
          </w:rPr>
          <w:t>When a</w:t>
        </w:r>
      </w:ins>
      <w:ins w:id="6344" w:author="Rev 4 Allen Wirfs-Brock" w:date="2011-11-04T09:09:00Z">
        <w:r w:rsidR="003B4312">
          <w:rPr>
            <w:sz w:val="18"/>
          </w:rPr>
          <w:t>n</w:t>
        </w:r>
      </w:ins>
      <w:ins w:id="6345" w:author="Rev 4 Allen Wirfs-Brock" w:date="2011-10-04T16:34:00Z">
        <w:r w:rsidR="009B30BD"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ins>
      <w:ins w:id="6346" w:author="Rev 5 Allen Wirfs-Brock" w:date="2012-01-03T16:03:00Z">
        <w:r w:rsidR="00C20DB6">
          <w:rPr>
            <w:sz w:val="18"/>
          </w:rPr>
          <w:t xml:space="preserve">Formal parameters and functions are initialized as part of this process.  All other </w:t>
        </w:r>
      </w:ins>
      <w:ins w:id="6347" w:author="Rev 5 Allen Wirfs-Brock" w:date="2012-01-03T16:04:00Z">
        <w:r w:rsidR="00C20DB6">
          <w:rPr>
            <w:sz w:val="18"/>
          </w:rPr>
          <w:t>bindings are initialized during execution of the function code.</w:t>
        </w:r>
      </w:ins>
    </w:p>
    <w:p w14:paraId="17E1084C" w14:textId="77777777" w:rsidR="00FE6502" w:rsidRPr="006B6D0A" w:rsidRDefault="00612740" w:rsidP="00612740">
      <w:pPr>
        <w:rPr>
          <w:ins w:id="6348" w:author="Rev 4 Allen Wirfs-Brock" w:date="2011-10-06T15:40:00Z"/>
        </w:rPr>
      </w:pPr>
      <w:ins w:id="6349" w:author="Rev 4 Allen Wirfs-Brock" w:date="2011-10-06T15:40: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ins>
      <w:ins w:id="6350" w:author="Rev 5 Allen Wirfs-Brock" w:date="2012-01-03T15:49:00Z">
        <w:r w:rsidR="00377876">
          <w:rPr>
            <w:rFonts w:ascii="Times New Roman" w:eastAsia="Times New Roman" w:hAnsi="Times New Roman"/>
            <w:i/>
            <w:spacing w:val="6"/>
            <w:lang w:eastAsia="en-US"/>
          </w:rPr>
          <w:t>,</w:t>
        </w:r>
      </w:ins>
      <w:ins w:id="6351" w:author="Rev 5 Allen Wirfs-Brock" w:date="2012-01-03T15:48:00Z">
        <w:r w:rsidR="00377876" w:rsidRPr="00377876">
          <w:rPr>
            <w:rFonts w:ascii="Times New Roman" w:hAnsi="Times New Roman"/>
            <w:i/>
          </w:rPr>
          <w:t xml:space="preserve"> </w:t>
        </w:r>
        <w:r w:rsidR="00377876" w:rsidRPr="009C202C">
          <w:rPr>
            <w:rFonts w:ascii="Times New Roman" w:hAnsi="Times New Roman"/>
            <w:i/>
          </w:rPr>
          <w:t>argumentsList</w:t>
        </w:r>
        <w:r w:rsidR="00377876" w:rsidRPr="00690A41">
          <w:t>,</w:t>
        </w:r>
      </w:ins>
      <w:ins w:id="6352" w:author="Rev 4 Allen Wirfs-Brock" w:date="2011-10-06T15:40:00Z">
        <w:r w:rsidRPr="003B4312">
          <w:rPr>
            <w:rFonts w:ascii="Times New Roman" w:eastAsia="Times New Roman" w:hAnsi="Times New Roman"/>
            <w:spacing w:val="6"/>
            <w:lang w:eastAsia="en-US"/>
          </w:rPr>
          <w:t xml:space="preserve"> </w:t>
        </w:r>
        <w:r w:rsidRPr="003B4312">
          <w:t xml:space="preserve">and </w:t>
        </w:r>
      </w:ins>
      <w:ins w:id="6353" w:author="Rev 4 Allen Wirfs-Brock" w:date="2011-10-21T18:24:00Z">
        <w:r w:rsidR="00315BAB" w:rsidRPr="003B4312">
          <w:rPr>
            <w:rFonts w:ascii="Times New Roman" w:eastAsia="Times New Roman" w:hAnsi="Times New Roman"/>
            <w:i/>
            <w:spacing w:val="6"/>
            <w:lang w:eastAsia="en-US"/>
          </w:rPr>
          <w:t>env</w:t>
        </w:r>
      </w:ins>
      <w:ins w:id="6354" w:author="Rev 4 Allen Wirfs-Brock" w:date="2011-10-06T15:40:00Z">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14:paraId="2F080F45" w14:textId="77777777" w:rsidR="00612740" w:rsidRPr="006B6D0A" w:rsidRDefault="00612740" w:rsidP="009A20C6">
      <w:pPr>
        <w:pStyle w:val="Alg4"/>
        <w:numPr>
          <w:ilvl w:val="0"/>
          <w:numId w:val="570"/>
        </w:numPr>
        <w:rPr>
          <w:ins w:id="6355" w:author="Rev 4 Allen Wirfs-Brock" w:date="2011-10-06T15:41:00Z"/>
        </w:rPr>
      </w:pPr>
      <w:ins w:id="6356" w:author="Rev 4 Allen Wirfs-Brock" w:date="2011-10-06T15:41: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14:paraId="633EA4BA" w14:textId="77777777" w:rsidR="002705D1" w:rsidRPr="009C202C" w:rsidRDefault="002705D1" w:rsidP="009A20C6">
      <w:pPr>
        <w:pStyle w:val="Alg4"/>
        <w:numPr>
          <w:ilvl w:val="0"/>
          <w:numId w:val="570"/>
        </w:numPr>
        <w:rPr>
          <w:ins w:id="6357" w:author="Rev 4 Allen Wirfs-Brock" w:date="2011-10-18T12:27:00Z"/>
        </w:rPr>
      </w:pPr>
      <w:ins w:id="6358" w:author="Rev 4 Allen Wirfs-Brock" w:date="2011-10-18T12:27:00Z">
        <w:r w:rsidRPr="00E65A34">
          <w:t xml:space="preserve">Let </w:t>
        </w:r>
        <w:r w:rsidRPr="009C202C">
          <w:rPr>
            <w:i/>
          </w:rPr>
          <w:t>strict</w:t>
        </w:r>
        <w:r w:rsidRPr="009C202C">
          <w:t xml:space="preserve"> be </w:t>
        </w:r>
        <w:del w:id="6359" w:author="Rev 8 Allen Wirfs-Brock" w:date="2012-06-14T14:51:00Z">
          <w:r w:rsidRPr="009C202C" w:rsidDel="00CA30A6">
            <w:delText xml:space="preserve">be </w:delText>
          </w:r>
        </w:del>
        <w:r w:rsidRPr="009C202C">
          <w:t xml:space="preserve">the value of the [[Strict]] internal property of </w:t>
        </w:r>
        <w:r w:rsidRPr="009C202C">
          <w:rPr>
            <w:i/>
          </w:rPr>
          <w:t>func</w:t>
        </w:r>
        <w:r w:rsidRPr="009C202C">
          <w:t>.</w:t>
        </w:r>
      </w:ins>
    </w:p>
    <w:p w14:paraId="75426B87" w14:textId="77777777" w:rsidR="00612740" w:rsidRPr="00B820AB" w:rsidRDefault="00612740" w:rsidP="009A20C6">
      <w:pPr>
        <w:pStyle w:val="Alg4"/>
        <w:numPr>
          <w:ilvl w:val="0"/>
          <w:numId w:val="570"/>
        </w:numPr>
        <w:rPr>
          <w:ins w:id="6360" w:author="Rev 4 Allen Wirfs-Brock" w:date="2011-10-06T15:41:00Z"/>
        </w:rPr>
      </w:pPr>
      <w:ins w:id="6361" w:author="Rev 4 Allen Wirfs-Brock" w:date="2011-10-06T15:41:00Z">
        <w:r w:rsidRPr="009C202C">
          <w:t xml:space="preserve">Let </w:t>
        </w:r>
        <w:del w:id="6362" w:author="Rev 5 Allen Wirfs-Brock" w:date="2012-01-03T15:27:00Z">
          <w:r w:rsidRPr="009C202C" w:rsidDel="00BC7A6E">
            <w:rPr>
              <w:i/>
            </w:rPr>
            <w:delText>FormalParameterList</w:delText>
          </w:r>
        </w:del>
      </w:ins>
      <w:ins w:id="6363" w:author="Rev 5 Allen Wirfs-Brock" w:date="2012-01-03T15:27:00Z">
        <w:r w:rsidR="00BC7A6E">
          <w:rPr>
            <w:i/>
          </w:rPr>
          <w:t>formals</w:t>
        </w:r>
      </w:ins>
      <w:ins w:id="6364" w:author="Rev 4 Allen Wirfs-Brock" w:date="2011-10-06T15:41:00Z">
        <w:r w:rsidRPr="009C202C">
          <w:t xml:space="preserve"> be the value of the [[FormalParameterList]] internal property of </w:t>
        </w:r>
        <w:r w:rsidRPr="00B820AB">
          <w:rPr>
            <w:i/>
          </w:rPr>
          <w:t>func</w:t>
        </w:r>
        <w:r w:rsidRPr="00B820AB">
          <w:t>.</w:t>
        </w:r>
      </w:ins>
    </w:p>
    <w:p w14:paraId="102412D5" w14:textId="77777777" w:rsidR="00612740" w:rsidRPr="00E77497" w:rsidRDefault="00612740" w:rsidP="009A20C6">
      <w:pPr>
        <w:pStyle w:val="Alg4"/>
        <w:numPr>
          <w:ilvl w:val="0"/>
          <w:numId w:val="570"/>
        </w:numPr>
        <w:rPr>
          <w:ins w:id="6365" w:author="Rev 4 Allen Wirfs-Brock" w:date="2011-10-06T15:41:00Z"/>
        </w:rPr>
      </w:pPr>
      <w:ins w:id="6366" w:author="Rev 4 Allen Wirfs-Brock" w:date="2011-10-06T15:41:00Z">
        <w:r w:rsidRPr="00675B74">
          <w:t xml:space="preserve">Let </w:t>
        </w:r>
        <w:r w:rsidRPr="00E77497">
          <w:rPr>
            <w:i/>
          </w:rPr>
          <w:t>parameterNames</w:t>
        </w:r>
        <w:r w:rsidRPr="00E77497">
          <w:t xml:space="preserve"> be the BoundNames of </w:t>
        </w:r>
      </w:ins>
      <w:ins w:id="6367" w:author="Rev 7 Allen Wirfs-Brock" w:date="2012-04-28T19:39:00Z">
        <w:r w:rsidR="006575D9">
          <w:rPr>
            <w:i/>
          </w:rPr>
          <w:t>formals</w:t>
        </w:r>
      </w:ins>
      <w:ins w:id="6368" w:author="Rev 4 Allen Wirfs-Brock" w:date="2011-10-06T15:41:00Z">
        <w:del w:id="6369" w:author="Rev 7 Allen Wirfs-Brock" w:date="2012-04-28T19:39:00Z">
          <w:r w:rsidRPr="00E77497" w:rsidDel="006575D9">
            <w:rPr>
              <w:i/>
            </w:rPr>
            <w:delText>FormalParameterList</w:delText>
          </w:r>
        </w:del>
        <w:r w:rsidRPr="00E77497">
          <w:t>.</w:t>
        </w:r>
      </w:ins>
    </w:p>
    <w:p w14:paraId="52F3215C" w14:textId="77777777" w:rsidR="008F767D" w:rsidRPr="00E77497" w:rsidRDefault="008F767D" w:rsidP="009A20C6">
      <w:pPr>
        <w:pStyle w:val="Alg4"/>
        <w:numPr>
          <w:ilvl w:val="0"/>
          <w:numId w:val="570"/>
        </w:numPr>
        <w:rPr>
          <w:ins w:id="6370" w:author="Rev 4 Allen Wirfs-Brock" w:date="2011-10-06T15:56:00Z"/>
        </w:rPr>
      </w:pPr>
      <w:ins w:id="6371" w:author="Rev 4 Allen Wirfs-Brock" w:date="2011-10-06T15:56:00Z">
        <w:r w:rsidRPr="00E77497">
          <w:t xml:space="preserve">For each String </w:t>
        </w:r>
        <w:r w:rsidRPr="00E77497">
          <w:rPr>
            <w:i/>
          </w:rPr>
          <w:t>argName</w:t>
        </w:r>
        <w:r w:rsidRPr="00E77497">
          <w:t xml:space="preserve"> in </w:t>
        </w:r>
      </w:ins>
      <w:ins w:id="6372" w:author="Rev 4 Allen Wirfs-Brock" w:date="2011-10-18T12:28:00Z">
        <w:r w:rsidR="002705D1" w:rsidRPr="00E77497">
          <w:rPr>
            <w:i/>
          </w:rPr>
          <w:t>parameterNames</w:t>
        </w:r>
      </w:ins>
      <w:ins w:id="6373" w:author="Rev 4 Allen Wirfs-Brock" w:date="2011-10-06T15:56:00Z">
        <w:r w:rsidRPr="00E77497">
          <w:t>, in list order do</w:t>
        </w:r>
      </w:ins>
    </w:p>
    <w:p w14:paraId="5453B829" w14:textId="77777777" w:rsidR="0022315B" w:rsidRPr="00E77497" w:rsidRDefault="0022315B" w:rsidP="009A20C6">
      <w:pPr>
        <w:pStyle w:val="Alg4"/>
        <w:numPr>
          <w:ilvl w:val="1"/>
          <w:numId w:val="570"/>
        </w:numPr>
        <w:rPr>
          <w:ins w:id="6374" w:author="Rev 4 Allen Wirfs-Brock" w:date="2011-10-20T13:10:00Z"/>
        </w:rPr>
      </w:pPr>
      <w:ins w:id="6375" w:author="Rev 4 Allen Wirfs-Brock" w:date="2011-10-20T13:10: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argName</w:t>
        </w:r>
        <w:r w:rsidRPr="00E77497">
          <w:t xml:space="preserve"> as the argument.</w:t>
        </w:r>
      </w:ins>
    </w:p>
    <w:p w14:paraId="2ACCF2C2" w14:textId="77777777" w:rsidR="009C202C" w:rsidRPr="009C202C" w:rsidRDefault="009C202C" w:rsidP="009A20C6">
      <w:pPr>
        <w:pStyle w:val="Alg4"/>
        <w:numPr>
          <w:ilvl w:val="1"/>
          <w:numId w:val="570"/>
        </w:numPr>
        <w:rPr>
          <w:ins w:id="6376" w:author="Rev 4 Allen Wirfs-Brock" w:date="2011-11-04T10:47:00Z"/>
          <w:rFonts w:ascii="Arial" w:hAnsi="Arial" w:cs="Arial"/>
        </w:rPr>
      </w:pPr>
      <w:ins w:id="6377" w:author="Rev 4 Allen Wirfs-Brock" w:date="2011-11-04T10:48:00Z">
        <w:r w:rsidRPr="009C202C">
          <w:rPr>
            <w:rFonts w:ascii="Arial" w:hAnsi="Arial" w:cs="Arial"/>
            <w:sz w:val="18"/>
          </w:rPr>
          <w:t>NOTE</w:t>
        </w:r>
      </w:ins>
      <w:ins w:id="6378" w:author="Rev 5 Allen Wirfs-Brock" w:date="2011-12-30T11:28:00Z">
        <w:r w:rsidR="00021990">
          <w:rPr>
            <w:rFonts w:ascii="Arial" w:hAnsi="Arial" w:cs="Arial"/>
            <w:sz w:val="18"/>
          </w:rPr>
          <w:t xml:space="preserve">  </w:t>
        </w:r>
      </w:ins>
      <w:ins w:id="6379" w:author="Rev 4 Allen Wirfs-Brock" w:date="2011-11-04T10:47:00Z">
        <w:r w:rsidRPr="009C202C">
          <w:rPr>
            <w:rFonts w:ascii="Arial" w:hAnsi="Arial" w:cs="Arial"/>
            <w:sz w:val="18"/>
          </w:rPr>
          <w:t xml:space="preserve"> </w:t>
        </w:r>
      </w:ins>
      <w:ins w:id="6380" w:author="Rev 4 Allen Wirfs-Brock" w:date="2011-11-04T10:48:00Z">
        <w:r w:rsidRPr="009C202C">
          <w:rPr>
            <w:rFonts w:ascii="Arial" w:hAnsi="Arial" w:cs="Arial"/>
            <w:sz w:val="18"/>
          </w:rPr>
          <w:t>D</w:t>
        </w:r>
      </w:ins>
      <w:ins w:id="6381" w:author="Rev 4 Allen Wirfs-Brock" w:date="2011-11-04T10:47:00Z">
        <w:r w:rsidRPr="009C202C">
          <w:rPr>
            <w:rFonts w:ascii="Arial" w:hAnsi="Arial" w:cs="Arial"/>
            <w:sz w:val="18"/>
          </w:rPr>
          <w:t xml:space="preserve">uplicate parameter names can only occur in non-strict </w:t>
        </w:r>
      </w:ins>
      <w:ins w:id="6382" w:author="Rev 7 Allen Wirfs-Brock" w:date="2012-04-30T14:04:00Z">
        <w:r w:rsidR="00CC7685">
          <w:rPr>
            <w:rFonts w:ascii="Arial" w:hAnsi="Arial" w:cs="Arial"/>
            <w:sz w:val="18"/>
          </w:rPr>
          <w:t xml:space="preserve">Normal </w:t>
        </w:r>
      </w:ins>
      <w:ins w:id="6383" w:author="Rev 4 Allen Wirfs-Brock" w:date="2011-11-04T10:47:00Z">
        <w:del w:id="6384" w:author="Rev 7 Allen Wirfs-Brock" w:date="2012-04-30T14:04:00Z">
          <w:r w:rsidRPr="009C202C" w:rsidDel="00CC7685">
            <w:rPr>
              <w:rFonts w:ascii="Arial" w:hAnsi="Arial" w:cs="Arial"/>
              <w:sz w:val="18"/>
            </w:rPr>
            <w:delText>code</w:delText>
          </w:r>
        </w:del>
      </w:ins>
      <w:ins w:id="6385" w:author="Rev 7 Allen Wirfs-Brock" w:date="2012-04-30T14:04:00Z">
        <w:r w:rsidR="00CC7685">
          <w:rPr>
            <w:rFonts w:ascii="Arial" w:hAnsi="Arial" w:cs="Arial"/>
            <w:sz w:val="18"/>
          </w:rPr>
          <w:t>functions</w:t>
        </w:r>
      </w:ins>
      <w:ins w:id="6386" w:author="Rev 4 Allen Wirfs-Brock" w:date="2011-11-04T10:47:00Z">
        <w:r w:rsidRPr="009C202C">
          <w:rPr>
            <w:rFonts w:ascii="Arial" w:hAnsi="Arial" w:cs="Arial"/>
            <w:sz w:val="18"/>
          </w:rPr>
          <w:t>.</w:t>
        </w:r>
      </w:ins>
    </w:p>
    <w:p w14:paraId="1389CB9B" w14:textId="77777777" w:rsidR="0022315B" w:rsidRPr="009C202C" w:rsidRDefault="0022315B" w:rsidP="009A20C6">
      <w:pPr>
        <w:pStyle w:val="Alg4"/>
        <w:numPr>
          <w:ilvl w:val="1"/>
          <w:numId w:val="570"/>
        </w:numPr>
        <w:rPr>
          <w:ins w:id="6387" w:author="Rev 4 Allen Wirfs-Brock" w:date="2011-10-20T13:10:00Z"/>
        </w:rPr>
      </w:pPr>
      <w:ins w:id="6388" w:author="Rev 4 Allen Wirfs-Brock" w:date="2011-10-20T13:10: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2854A598" w14:textId="77777777" w:rsidR="008F767D" w:rsidRPr="00B820AB" w:rsidRDefault="00C24EEA" w:rsidP="009A20C6">
      <w:pPr>
        <w:pStyle w:val="Alg4"/>
        <w:numPr>
          <w:ilvl w:val="2"/>
          <w:numId w:val="570"/>
        </w:numPr>
        <w:rPr>
          <w:ins w:id="6389" w:author="Rev 4 Allen Wirfs-Brock" w:date="2011-10-06T15:56:00Z"/>
        </w:rPr>
      </w:pPr>
      <w:ins w:id="6390" w:author="Rev 9 Allen Wirfs-Brock" w:date="2012-07-08T14:09:00Z">
        <w:r>
          <w:t xml:space="preserve">Let </w:t>
        </w:r>
        <w:r w:rsidRPr="0039463E">
          <w:rPr>
            <w:i/>
          </w:rPr>
          <w:t>status</w:t>
        </w:r>
        <w:r>
          <w:t xml:space="preserve"> be the result of calling</w:t>
        </w:r>
        <w:r w:rsidRPr="00B820AB">
          <w:t xml:space="preserve"> </w:t>
        </w:r>
      </w:ins>
      <w:ins w:id="6391" w:author="Rev 4 Allen Wirfs-Brock" w:date="2011-10-06T15:56:00Z">
        <w:del w:id="6392" w:author="Rev 9 Allen Wirfs-Brock" w:date="2012-07-08T14:09:00Z">
          <w:r w:rsidR="008F767D" w:rsidRPr="009C202C" w:rsidDel="00C24EEA">
            <w:delText xml:space="preserve">Call </w:delText>
          </w:r>
        </w:del>
        <w:r w:rsidR="008F767D" w:rsidRPr="009C202C">
          <w:rPr>
            <w:i/>
          </w:rPr>
          <w:t>env’s</w:t>
        </w:r>
        <w:r w:rsidR="008F767D" w:rsidRPr="009C202C">
          <w:t xml:space="preserve"> C</w:t>
        </w:r>
        <w:r w:rsidR="008F767D" w:rsidRPr="00B820AB">
          <w:t xml:space="preserve">reateMutableBinding concrete method passing </w:t>
        </w:r>
        <w:r w:rsidR="008F767D" w:rsidRPr="00B820AB">
          <w:rPr>
            <w:i/>
          </w:rPr>
          <w:t>argName</w:t>
        </w:r>
        <w:r w:rsidR="008F767D" w:rsidRPr="00B820AB">
          <w:t xml:space="preserve"> as the argument.</w:t>
        </w:r>
      </w:ins>
    </w:p>
    <w:p w14:paraId="5261791B" w14:textId="77777777" w:rsidR="00533E91" w:rsidRDefault="00533E91" w:rsidP="00533E91">
      <w:pPr>
        <w:pStyle w:val="Alg4"/>
        <w:numPr>
          <w:ilvl w:val="2"/>
          <w:numId w:val="570"/>
        </w:numPr>
        <w:rPr>
          <w:ins w:id="6393" w:author="Rev 9 Allen Wirfs-Brock" w:date="2012-07-08T14:10:00Z"/>
        </w:rPr>
      </w:pPr>
      <w:commentRangeStart w:id="6394"/>
      <w:ins w:id="6395" w:author="Rev 9 Allen Wirfs-Brock" w:date="2012-07-08T14:10:00Z">
        <w:r>
          <w:t>ReturnIfAbrupt(</w:t>
        </w:r>
        <w:r w:rsidRPr="00533E91">
          <w:rPr>
            <w:i/>
          </w:rPr>
          <w:t>status</w:t>
        </w:r>
        <w:r>
          <w:t>).</w:t>
        </w:r>
      </w:ins>
      <w:commentRangeEnd w:id="6394"/>
      <w:ins w:id="6396" w:author="Rev 9 Allen Wirfs-Brock" w:date="2012-07-08T14:11:00Z">
        <w:r>
          <w:rPr>
            <w:rStyle w:val="af3"/>
            <w:rFonts w:ascii="Arial" w:eastAsia="MS Mincho" w:hAnsi="Arial"/>
            <w:spacing w:val="0"/>
            <w:lang w:eastAsia="ja-JP"/>
          </w:rPr>
          <w:commentReference w:id="6394"/>
        </w:r>
      </w:ins>
    </w:p>
    <w:p w14:paraId="006FE631" w14:textId="77777777" w:rsidR="00B820AB" w:rsidRPr="00B820AB" w:rsidRDefault="00B820AB" w:rsidP="00533E91">
      <w:pPr>
        <w:pStyle w:val="Alg4"/>
        <w:numPr>
          <w:ilvl w:val="2"/>
          <w:numId w:val="570"/>
        </w:numPr>
        <w:rPr>
          <w:ins w:id="6397" w:author="Rev 4 Allen Wirfs-Brock" w:date="2011-11-04T10:50:00Z"/>
        </w:rPr>
      </w:pPr>
      <w:ins w:id="6398" w:author="Rev 4 Allen Wirfs-Brock" w:date="2011-11-04T10:50:00Z">
        <w:r>
          <w:t>If</w:t>
        </w:r>
      </w:ins>
      <w:ins w:id="6399" w:author="Rev 4 Allen Wirfs-Brock" w:date="2011-11-04T10:51:00Z">
        <w:r>
          <w:t xml:space="preserve"> </w:t>
        </w:r>
        <w:r w:rsidRPr="00B820AB">
          <w:rPr>
            <w:i/>
          </w:rPr>
          <w:t>strict</w:t>
        </w:r>
        <w:r>
          <w:t xml:space="preserve"> is </w:t>
        </w:r>
        <w:r w:rsidRPr="00B820AB">
          <w:rPr>
            <w:b/>
          </w:rPr>
          <w:t>false</w:t>
        </w:r>
        <w:r>
          <w:t>, then</w:t>
        </w:r>
      </w:ins>
    </w:p>
    <w:p w14:paraId="5FDE900F" w14:textId="77777777" w:rsidR="00B820AB" w:rsidRPr="004418C4" w:rsidRDefault="00B820AB" w:rsidP="00533E91">
      <w:pPr>
        <w:pStyle w:val="Alg4"/>
        <w:numPr>
          <w:ilvl w:val="3"/>
          <w:numId w:val="570"/>
        </w:numPr>
        <w:rPr>
          <w:ins w:id="6400" w:author="Rev 4 Allen Wirfs-Brock" w:date="2011-11-04T10:52:00Z"/>
        </w:rPr>
      </w:pPr>
      <w:ins w:id="6401" w:author="Rev 4 Allen Wirfs-Brock" w:date="2011-11-04T10:52:00Z">
        <w:r w:rsidRPr="004418C4">
          <w:t xml:space="preserve">Call </w:t>
        </w:r>
        <w:r w:rsidRPr="004418C4">
          <w:rPr>
            <w:i/>
          </w:rPr>
          <w:t>env</w:t>
        </w:r>
        <w:r w:rsidRPr="004418C4">
          <w:t xml:space="preserve">’s InitializeBinding concrete method passing </w:t>
        </w:r>
        <w:r w:rsidRPr="00B820AB">
          <w:rPr>
            <w:i/>
          </w:rPr>
          <w:t>argName</w:t>
        </w:r>
        <w:r w:rsidRPr="004418C4">
          <w:t xml:space="preserve">, and </w:t>
        </w:r>
        <w:r w:rsidRPr="004418C4">
          <w:rPr>
            <w:b/>
          </w:rPr>
          <w:t>undefined</w:t>
        </w:r>
        <w:r w:rsidRPr="004418C4">
          <w:t xml:space="preserve"> as the arguments.</w:t>
        </w:r>
      </w:ins>
    </w:p>
    <w:p w14:paraId="78497A5F" w14:textId="77777777" w:rsidR="00225BCB" w:rsidRPr="00B820AB" w:rsidRDefault="00225BCB" w:rsidP="009A20C6">
      <w:pPr>
        <w:pStyle w:val="Alg4"/>
        <w:numPr>
          <w:ilvl w:val="0"/>
          <w:numId w:val="570"/>
        </w:numPr>
        <w:rPr>
          <w:ins w:id="6402" w:author="Rev 4 Allen Wirfs-Brock" w:date="2011-10-20T13:18:00Z"/>
        </w:rPr>
      </w:pPr>
      <w:ins w:id="6403" w:author="Rev 4 Allen Wirfs-Brock" w:date="2011-10-20T13:18:00Z">
        <w:r w:rsidRPr="00B820AB">
          <w:t xml:space="preserve">Let </w:t>
        </w:r>
        <w:commentRangeStart w:id="6404"/>
        <w:r w:rsidRPr="00B820AB">
          <w:rPr>
            <w:i/>
          </w:rPr>
          <w:t>declarations</w:t>
        </w:r>
        <w:r w:rsidRPr="00B820AB">
          <w:t xml:space="preserve"> </w:t>
        </w:r>
      </w:ins>
      <w:commentRangeEnd w:id="6404"/>
      <w:r w:rsidR="00021990">
        <w:rPr>
          <w:rStyle w:val="af3"/>
          <w:rFonts w:ascii="Arial" w:eastAsia="MS Mincho" w:hAnsi="Arial"/>
          <w:spacing w:val="0"/>
          <w:lang w:eastAsia="ja-JP"/>
        </w:rPr>
        <w:commentReference w:id="6404"/>
      </w:r>
      <w:ins w:id="6405" w:author="Rev 4 Allen Wirfs-Brock" w:date="2011-10-20T13:18:00Z">
        <w:r w:rsidRPr="00B820AB">
          <w:t xml:space="preserve">be the LexicalDeclarations of </w:t>
        </w:r>
        <w:r w:rsidRPr="00B820AB">
          <w:rPr>
            <w:i/>
          </w:rPr>
          <w:t>code</w:t>
        </w:r>
        <w:r w:rsidRPr="00B820AB">
          <w:t>.</w:t>
        </w:r>
      </w:ins>
    </w:p>
    <w:p w14:paraId="35E87B89" w14:textId="77777777" w:rsidR="00BC7A6E" w:rsidRPr="008B7F6F" w:rsidRDefault="00BC7A6E" w:rsidP="00BC7A6E">
      <w:pPr>
        <w:pStyle w:val="Alg4"/>
        <w:numPr>
          <w:ilvl w:val="0"/>
          <w:numId w:val="570"/>
        </w:numPr>
        <w:tabs>
          <w:tab w:val="left" w:pos="720"/>
        </w:tabs>
        <w:rPr>
          <w:ins w:id="6406" w:author="Rev 5 Allen Wirfs-Brock" w:date="2012-01-03T15:27:00Z"/>
        </w:rPr>
      </w:pPr>
      <w:ins w:id="6407" w:author="Rev 5 Allen Wirfs-Brock" w:date="2012-01-03T15:27:00Z">
        <w:r w:rsidRPr="003B4312">
          <w:t xml:space="preserve">If </w:t>
        </w:r>
        <w:r w:rsidRPr="003B4312">
          <w:rPr>
            <w:i/>
          </w:rPr>
          <w:t>strict</w:t>
        </w:r>
        <w:r w:rsidRPr="003B4312">
          <w:t xml:space="preserve"> is </w:t>
        </w:r>
        <w:r w:rsidRPr="008B7F6F">
          <w:rPr>
            <w:b/>
          </w:rPr>
          <w:t>true</w:t>
        </w:r>
        <w:r w:rsidRPr="008B7F6F">
          <w:t>, then</w:t>
        </w:r>
      </w:ins>
    </w:p>
    <w:p w14:paraId="32D7F556" w14:textId="77777777" w:rsidR="00BC7A6E" w:rsidRPr="00E77497" w:rsidRDefault="00BC7A6E" w:rsidP="00BC7A6E">
      <w:pPr>
        <w:pStyle w:val="Alg4"/>
        <w:numPr>
          <w:ilvl w:val="1"/>
          <w:numId w:val="570"/>
        </w:numPr>
        <w:tabs>
          <w:tab w:val="left" w:pos="720"/>
        </w:tabs>
        <w:rPr>
          <w:ins w:id="6408" w:author="Rev 5 Allen Wirfs-Brock" w:date="2012-01-03T15:27:00Z"/>
        </w:rPr>
      </w:pPr>
      <w:ins w:id="6409" w:author="Rev 5 Allen Wirfs-Brock" w:date="2012-01-03T15:27:00Z">
        <w:r w:rsidRPr="00E65A34">
          <w:t xml:space="preserve">Let </w:t>
        </w:r>
        <w:r w:rsidRPr="00546435">
          <w:rPr>
            <w:i/>
          </w:rPr>
          <w:t>ao</w:t>
        </w:r>
        <w:r w:rsidRPr="00546435">
          <w:t xml:space="preserve"> be the result of </w:t>
        </w:r>
        <w:r w:rsidRPr="009C202C">
          <w:t>CreateStrictArgumentsObject</w:t>
        </w:r>
        <w:r w:rsidRPr="00E77497">
          <w:t xml:space="preserve">. with argument </w:t>
        </w:r>
        <w:r w:rsidRPr="00E77497">
          <w:rPr>
            <w:i/>
          </w:rPr>
          <w:t>argumentsList.</w:t>
        </w:r>
        <w:r w:rsidRPr="00E77497">
          <w:t xml:space="preserve"> </w:t>
        </w:r>
      </w:ins>
    </w:p>
    <w:p w14:paraId="21EBB16C" w14:textId="77777777" w:rsidR="00BC7A6E" w:rsidRDefault="00E91EEE" w:rsidP="00BC7A6E">
      <w:pPr>
        <w:pStyle w:val="Alg3"/>
        <w:numPr>
          <w:ilvl w:val="1"/>
          <w:numId w:val="570"/>
        </w:numPr>
        <w:rPr>
          <w:ins w:id="6410" w:author="Rev 5 Allen Wirfs-Brock" w:date="2012-01-03T15:27:00Z"/>
        </w:rPr>
      </w:pPr>
      <w:ins w:id="6411" w:author="Rev 6 Allen Wirfs-Brock" w:date="2012-02-26T09:54:00Z">
        <w:r>
          <w:t xml:space="preserve">Let </w:t>
        </w:r>
        <w:r w:rsidRPr="00E91EEE">
          <w:rPr>
            <w:i/>
          </w:rPr>
          <w:t>formalStatus</w:t>
        </w:r>
        <w:r>
          <w:t xml:space="preserve"> be the result of </w:t>
        </w:r>
      </w:ins>
      <w:ins w:id="6412" w:author="Rev 5 Allen Wirfs-Brock" w:date="2012-01-03T15:27:00Z">
        <w:del w:id="6413" w:author="Rev 6 Allen Wirfs-Brock" w:date="2012-02-26T09:55:00Z">
          <w:r w:rsidR="00BC7A6E" w:rsidDel="00E91EEE">
            <w:delText>Perform</w:delText>
          </w:r>
        </w:del>
      </w:ins>
      <w:ins w:id="6414" w:author="Rev 6 Allen Wirfs-Brock" w:date="2012-02-26T09:55:00Z">
        <w:r>
          <w:t>performing</w:t>
        </w:r>
      </w:ins>
      <w:ins w:id="6415" w:author="Rev 5 Allen Wirfs-Brock" w:date="2012-01-03T15:27:00Z">
        <w:r w:rsidR="00BC7A6E">
          <w:t xml:space="preserve"> Binding </w:t>
        </w:r>
        <w:del w:id="6416" w:author="Rev 6 Allen Wirfs-Brock" w:date="2012-02-27T15:44:00Z">
          <w:r w:rsidR="00BC7A6E" w:rsidDel="00A113E2">
            <w:delText>Initialization</w:delText>
          </w:r>
        </w:del>
      </w:ins>
      <w:ins w:id="6417" w:author="Rev 6 Allen Wirfs-Brock" w:date="2012-02-27T15:44:00Z">
        <w:r w:rsidR="00A113E2">
          <w:t>Initialisation</w:t>
        </w:r>
      </w:ins>
      <w:ins w:id="6418" w:author="Rev 5 Allen Wirfs-Brock" w:date="2012-01-03T15:27:00Z">
        <w:r w:rsidR="00BC7A6E">
          <w:t xml:space="preserve"> for </w:t>
        </w:r>
        <w:r w:rsidR="00BC7A6E" w:rsidRPr="00120381">
          <w:rPr>
            <w:i/>
          </w:rPr>
          <w:t>formals</w:t>
        </w:r>
        <w:r w:rsidR="00BC7A6E">
          <w:t xml:space="preserve"> with </w:t>
        </w:r>
        <w:r w:rsidR="00BC7A6E" w:rsidRPr="00120381">
          <w:rPr>
            <w:i/>
          </w:rPr>
          <w:t>ao</w:t>
        </w:r>
        <w:r w:rsidR="00BC7A6E">
          <w:t xml:space="preserve"> and </w:t>
        </w:r>
      </w:ins>
      <w:ins w:id="6419" w:author="Rev 5 Allen Wirfs-Brock" w:date="2012-01-03T15:28:00Z">
        <w:r w:rsidR="00BC7A6E">
          <w:rPr>
            <w:i/>
          </w:rPr>
          <w:t>env</w:t>
        </w:r>
      </w:ins>
      <w:ins w:id="6420" w:author="Rev 5 Allen Wirfs-Brock" w:date="2012-01-03T15:27:00Z">
        <w:r w:rsidR="00BC7A6E" w:rsidRPr="00E77497">
          <w:t xml:space="preserve"> </w:t>
        </w:r>
        <w:r w:rsidR="00BC7A6E">
          <w:t>as arguments</w:t>
        </w:r>
        <w:r w:rsidR="00BC7A6E" w:rsidRPr="004418C4">
          <w:t>.</w:t>
        </w:r>
      </w:ins>
    </w:p>
    <w:p w14:paraId="6A023328" w14:textId="77777777" w:rsidR="00BC7A6E" w:rsidRPr="004418C4" w:rsidRDefault="00BC7A6E" w:rsidP="00BC7A6E">
      <w:pPr>
        <w:pStyle w:val="Alg3"/>
        <w:numPr>
          <w:ilvl w:val="0"/>
          <w:numId w:val="570"/>
        </w:numPr>
        <w:rPr>
          <w:ins w:id="6421" w:author="Rev 5 Allen Wirfs-Brock" w:date="2012-01-03T15:27:00Z"/>
        </w:rPr>
      </w:pPr>
      <w:ins w:id="6422" w:author="Rev 5 Allen Wirfs-Brock" w:date="2012-01-03T15:27:00Z">
        <w:r>
          <w:t>Else,</w:t>
        </w:r>
      </w:ins>
    </w:p>
    <w:p w14:paraId="717164D6" w14:textId="77777777" w:rsidR="00BC7A6E" w:rsidRPr="00E77497" w:rsidRDefault="00BC7A6E" w:rsidP="00BC7A6E">
      <w:pPr>
        <w:pStyle w:val="Alg4"/>
        <w:numPr>
          <w:ilvl w:val="1"/>
          <w:numId w:val="570"/>
        </w:numPr>
        <w:tabs>
          <w:tab w:val="left" w:pos="720"/>
        </w:tabs>
        <w:rPr>
          <w:ins w:id="6423" w:author="Rev 5 Allen Wirfs-Brock" w:date="2012-01-03T15:27:00Z"/>
        </w:rPr>
      </w:pPr>
      <w:ins w:id="6424" w:author="Rev 5 Allen Wirfs-Brock" w:date="2012-01-03T15:27:00Z">
        <w:r w:rsidRPr="00E77497">
          <w:t xml:space="preserve">Let </w:t>
        </w:r>
        <w:r w:rsidRPr="00E77497">
          <w:rPr>
            <w:i/>
          </w:rPr>
          <w:t>names</w:t>
        </w:r>
        <w:r w:rsidRPr="00E77497">
          <w:t xml:space="preserve"> be BoundNames of </w:t>
        </w:r>
        <w:r w:rsidRPr="00E77497">
          <w:rPr>
            <w:i/>
          </w:rPr>
          <w:t>formals</w:t>
        </w:r>
        <w:r w:rsidRPr="00E77497">
          <w:t>.</w:t>
        </w:r>
      </w:ins>
    </w:p>
    <w:p w14:paraId="263667BF" w14:textId="77777777" w:rsidR="00BC7A6E" w:rsidRPr="00E77497" w:rsidRDefault="00BC7A6E" w:rsidP="00BC7A6E">
      <w:pPr>
        <w:pStyle w:val="Alg4"/>
        <w:numPr>
          <w:ilvl w:val="1"/>
          <w:numId w:val="570"/>
        </w:numPr>
        <w:tabs>
          <w:tab w:val="left" w:pos="720"/>
        </w:tabs>
        <w:rPr>
          <w:ins w:id="6425" w:author="Rev 5 Allen Wirfs-Brock" w:date="2012-01-03T15:27:00Z"/>
          <w:rFonts w:ascii="Arial" w:hAnsi="Arial" w:cs="Arial"/>
          <w:sz w:val="18"/>
        </w:rPr>
      </w:pPr>
      <w:commentRangeStart w:id="6426"/>
      <w:ins w:id="6427" w:author="Rev 5 Allen Wirfs-Brock" w:date="2012-01-03T15:27:00Z">
        <w:r w:rsidRPr="00E77497">
          <w:rPr>
            <w:rFonts w:ascii="Arial" w:hAnsi="Arial" w:cs="Arial"/>
            <w:sz w:val="18"/>
          </w:rPr>
          <w:t>NOTE</w:t>
        </w:r>
        <w:r w:rsidRPr="00E77497">
          <w:rPr>
            <w:rFonts w:ascii="Arial" w:hAnsi="Arial" w:cs="Arial"/>
            <w:sz w:val="18"/>
          </w:rPr>
          <w:tab/>
        </w:r>
      </w:ins>
      <w:ins w:id="6428" w:author="Rev 6 Allen Wirfs-Brock" w:date="2012-02-25T15:50:00Z">
        <w:r w:rsidR="00B33855">
          <w:rPr>
            <w:rFonts w:ascii="Arial" w:hAnsi="Arial" w:cs="Arial"/>
            <w:sz w:val="18"/>
          </w:rPr>
          <w:tab/>
        </w:r>
      </w:ins>
      <w:ins w:id="6429" w:author="Rev 5 Allen Wirfs-Brock" w:date="2012-01-03T15:27:00Z">
        <w:r w:rsidRPr="00E77497">
          <w:rPr>
            <w:rFonts w:ascii="Arial" w:hAnsi="Arial" w:cs="Arial"/>
            <w:sz w:val="18"/>
          </w:rPr>
          <w:t>Because</w:t>
        </w:r>
        <w:r w:rsidRPr="00E77497">
          <w:rPr>
            <w:sz w:val="18"/>
          </w:rPr>
          <w:t xml:space="preserve"> </w:t>
        </w:r>
        <w:r w:rsidRPr="00E77497">
          <w:rPr>
            <w:i/>
            <w:sz w:val="18"/>
          </w:rPr>
          <w:t>F</w:t>
        </w:r>
        <w:r w:rsidRPr="00E77497">
          <w:rPr>
            <w:sz w:val="18"/>
          </w:rPr>
          <w:t xml:space="preserve"> </w:t>
        </w:r>
        <w:r w:rsidRPr="00E77497">
          <w:rPr>
            <w:rFonts w:ascii="Arial" w:hAnsi="Arial" w:cs="Arial"/>
            <w:sz w:val="18"/>
          </w:rPr>
          <w:t xml:space="preserve">is a none strict function it </w:t>
        </w:r>
        <w:r>
          <w:rPr>
            <w:rFonts w:ascii="Arial" w:hAnsi="Arial" w:cs="Arial"/>
            <w:sz w:val="18"/>
          </w:rPr>
          <w:t>is not</w:t>
        </w:r>
        <w:r w:rsidRPr="00675B74">
          <w:rPr>
            <w:rFonts w:ascii="Arial" w:hAnsi="Arial" w:cs="Arial"/>
            <w:sz w:val="18"/>
          </w:rPr>
          <w:t xml:space="preserve"> extended code.  Hence</w:t>
        </w:r>
        <w:r w:rsidRPr="00E77497">
          <w:rPr>
            <w:sz w:val="18"/>
          </w:rPr>
          <w:t xml:space="preserve"> </w:t>
        </w:r>
        <w:r w:rsidRPr="00E77497">
          <w:rPr>
            <w:i/>
            <w:sz w:val="18"/>
          </w:rPr>
          <w:t>formals</w:t>
        </w:r>
        <w:r w:rsidRPr="00E77497">
          <w:rPr>
            <w:sz w:val="18"/>
          </w:rPr>
          <w:t xml:space="preserve"> </w:t>
        </w:r>
        <w:r w:rsidRPr="00E77497">
          <w:rPr>
            <w:rFonts w:ascii="Arial" w:hAnsi="Arial" w:cs="Arial"/>
            <w:sz w:val="18"/>
          </w:rPr>
          <w:t>does not contain the names of any destructuring</w:t>
        </w:r>
        <w:r w:rsidRPr="00E77497">
          <w:rPr>
            <w:sz w:val="18"/>
          </w:rPr>
          <w:t xml:space="preserve"> </w:t>
        </w:r>
        <w:r w:rsidRPr="00E77497">
          <w:rPr>
            <w:i/>
            <w:sz w:val="18"/>
          </w:rPr>
          <w:t>BindingProperties</w:t>
        </w:r>
        <w:r w:rsidRPr="00E77497">
          <w:rPr>
            <w:rFonts w:ascii="Arial" w:hAnsi="Arial" w:cs="Arial"/>
            <w:sz w:val="18"/>
          </w:rPr>
          <w:t>, rest parameters, or parameters with default value initialisers.</w:t>
        </w:r>
      </w:ins>
      <w:commentRangeEnd w:id="6426"/>
      <w:r w:rsidR="00E91EEE">
        <w:rPr>
          <w:rStyle w:val="af3"/>
          <w:rFonts w:ascii="Arial" w:eastAsia="MS Mincho" w:hAnsi="Arial"/>
          <w:spacing w:val="0"/>
          <w:lang w:eastAsia="ja-JP"/>
        </w:rPr>
        <w:commentReference w:id="6426"/>
      </w:r>
    </w:p>
    <w:p w14:paraId="1036C38F" w14:textId="77777777" w:rsidR="00BC7A6E" w:rsidRPr="00E77497" w:rsidRDefault="00BC7A6E" w:rsidP="00BC7A6E">
      <w:pPr>
        <w:pStyle w:val="Alg4"/>
        <w:numPr>
          <w:ilvl w:val="1"/>
          <w:numId w:val="570"/>
        </w:numPr>
        <w:tabs>
          <w:tab w:val="left" w:pos="720"/>
        </w:tabs>
        <w:rPr>
          <w:ins w:id="6430" w:author="Rev 5 Allen Wirfs-Brock" w:date="2012-01-03T15:27:00Z"/>
        </w:rPr>
      </w:pPr>
      <w:ins w:id="6431" w:author="Rev 5 Allen Wirfs-Brock" w:date="2012-01-03T15:27:00Z">
        <w:r w:rsidRPr="00E77497">
          <w:t xml:space="preserve">Let </w:t>
        </w:r>
        <w:r w:rsidRPr="00E77497">
          <w:rPr>
            <w:i/>
          </w:rPr>
          <w:t>ao</w:t>
        </w:r>
        <w:r w:rsidRPr="00E77497">
          <w:t xml:space="preserve"> be the result of performing the abstract operation CreateMappedArgumentsObject with arguments </w:t>
        </w:r>
        <w:r w:rsidRPr="00E77497">
          <w:rPr>
            <w:i/>
          </w:rPr>
          <w:t>names</w:t>
        </w:r>
        <w:r w:rsidRPr="00E77497">
          <w:t xml:space="preserve">, </w:t>
        </w:r>
      </w:ins>
      <w:ins w:id="6432" w:author="Rev 5 Allen Wirfs-Brock" w:date="2012-01-03T15:29:00Z">
        <w:r>
          <w:rPr>
            <w:i/>
          </w:rPr>
          <w:t>env</w:t>
        </w:r>
      </w:ins>
      <w:ins w:id="6433" w:author="Rev 5 Allen Wirfs-Brock" w:date="2012-01-03T15:27:00Z">
        <w:r w:rsidRPr="00E77497">
          <w:t xml:space="preserve">, and </w:t>
        </w:r>
        <w:r w:rsidRPr="00E77497">
          <w:rPr>
            <w:i/>
          </w:rPr>
          <w:t>argumentsList</w:t>
        </w:r>
        <w:r w:rsidRPr="00E77497">
          <w:t xml:space="preserve">. </w:t>
        </w:r>
      </w:ins>
    </w:p>
    <w:p w14:paraId="1FF90F21" w14:textId="77777777" w:rsidR="00BC7A6E" w:rsidRDefault="00E91EEE" w:rsidP="00BC7A6E">
      <w:pPr>
        <w:pStyle w:val="Alg3"/>
        <w:numPr>
          <w:ilvl w:val="1"/>
          <w:numId w:val="570"/>
        </w:numPr>
        <w:rPr>
          <w:ins w:id="6434" w:author="Rev 5 Allen Wirfs-Brock" w:date="2012-01-03T15:27:00Z"/>
        </w:rPr>
      </w:pPr>
      <w:ins w:id="6435" w:author="Rev 6 Allen Wirfs-Brock" w:date="2012-02-26T09:56:00Z">
        <w:r>
          <w:t xml:space="preserve">Let </w:t>
        </w:r>
        <w:r w:rsidRPr="00E91EEE">
          <w:rPr>
            <w:i/>
          </w:rPr>
          <w:t>formalStatus</w:t>
        </w:r>
        <w:r>
          <w:t xml:space="preserve"> be the result of performing </w:t>
        </w:r>
      </w:ins>
      <w:ins w:id="6436" w:author="Rev 5 Allen Wirfs-Brock" w:date="2012-01-03T15:27:00Z">
        <w:del w:id="6437" w:author="Rev 6 Allen Wirfs-Brock" w:date="2012-02-26T09:56:00Z">
          <w:r w:rsidR="00BC7A6E" w:rsidDel="00E91EEE">
            <w:delText xml:space="preserve">Perform </w:delText>
          </w:r>
        </w:del>
        <w:r w:rsidR="00BC7A6E">
          <w:t xml:space="preserve">Binding </w:t>
        </w:r>
        <w:del w:id="6438" w:author="Rev 6 Allen Wirfs-Brock" w:date="2012-02-27T15:44:00Z">
          <w:r w:rsidR="00BC7A6E" w:rsidDel="00A113E2">
            <w:delText>Initialization</w:delText>
          </w:r>
        </w:del>
      </w:ins>
      <w:ins w:id="6439" w:author="Rev 6 Allen Wirfs-Brock" w:date="2012-02-27T15:44:00Z">
        <w:r w:rsidR="00A113E2">
          <w:t>Initialisation</w:t>
        </w:r>
      </w:ins>
      <w:ins w:id="6440" w:author="Rev 5 Allen Wirfs-Brock" w:date="2012-01-03T15:27:00Z">
        <w:r w:rsidR="00BC7A6E">
          <w:t xml:space="preserve"> for </w:t>
        </w:r>
        <w:r w:rsidR="00BC7A6E" w:rsidRPr="004418C4">
          <w:rPr>
            <w:i/>
          </w:rPr>
          <w:t>formals</w:t>
        </w:r>
        <w:r w:rsidR="00BC7A6E">
          <w:t xml:space="preserve"> with </w:t>
        </w:r>
        <w:r w:rsidR="00BC7A6E" w:rsidRPr="004418C4">
          <w:rPr>
            <w:i/>
          </w:rPr>
          <w:t>ao</w:t>
        </w:r>
        <w:r w:rsidR="00BC7A6E">
          <w:t xml:space="preserve"> and </w:t>
        </w:r>
        <w:r w:rsidR="00BC7A6E" w:rsidRPr="00120381">
          <w:rPr>
            <w:b/>
          </w:rPr>
          <w:t>undefined</w:t>
        </w:r>
        <w:r w:rsidR="00BC7A6E">
          <w:t xml:space="preserve"> as arguments</w:t>
        </w:r>
        <w:r w:rsidR="00BC7A6E" w:rsidRPr="004418C4">
          <w:t>.</w:t>
        </w:r>
      </w:ins>
    </w:p>
    <w:p w14:paraId="30C63816" w14:textId="77777777" w:rsidR="008A4279" w:rsidRPr="00B820AB" w:rsidRDefault="008A4279" w:rsidP="008A4279">
      <w:pPr>
        <w:pStyle w:val="Alg4"/>
        <w:numPr>
          <w:ilvl w:val="0"/>
          <w:numId w:val="570"/>
        </w:numPr>
        <w:rPr>
          <w:ins w:id="6441" w:author="Rev 5 Allen Wirfs-Brock" w:date="2012-01-03T15:53:00Z"/>
        </w:rPr>
      </w:pPr>
      <w:ins w:id="6442" w:author="Rev 5 Allen Wirfs-Brock" w:date="2012-01-03T15:53:00Z">
        <w:r w:rsidRPr="004418C4">
          <w:rPr>
            <w:rFonts w:ascii="Arial" w:hAnsi="Arial" w:cs="Arial"/>
            <w:sz w:val="18"/>
          </w:rPr>
          <w:t>NOTE</w:t>
        </w:r>
        <w:r w:rsidRPr="004418C4">
          <w:rPr>
            <w:rFonts w:ascii="Arial" w:hAnsi="Arial" w:cs="Arial"/>
            <w:sz w:val="18"/>
          </w:rPr>
          <w:tab/>
        </w:r>
        <w:r>
          <w:rPr>
            <w:rFonts w:ascii="Arial" w:hAnsi="Arial" w:cs="Arial"/>
            <w:sz w:val="18"/>
          </w:rPr>
          <w:t xml:space="preserve">Binding </w:t>
        </w:r>
        <w:del w:id="6443" w:author="Rev 6 Allen Wirfs-Brock" w:date="2012-02-27T15:44:00Z">
          <w:r w:rsidDel="00A113E2">
            <w:rPr>
              <w:rFonts w:ascii="Arial" w:hAnsi="Arial" w:cs="Arial"/>
              <w:sz w:val="18"/>
            </w:rPr>
            <w:delText>initialization</w:delText>
          </w:r>
        </w:del>
      </w:ins>
      <w:ins w:id="6444" w:author="Rev 6 Allen Wirfs-Brock" w:date="2012-02-27T15:44:00Z">
        <w:r w:rsidR="00A113E2">
          <w:rPr>
            <w:rFonts w:ascii="Arial" w:hAnsi="Arial" w:cs="Arial"/>
            <w:sz w:val="18"/>
          </w:rPr>
          <w:t>Initialisation</w:t>
        </w:r>
      </w:ins>
      <w:ins w:id="6445" w:author="Rev 5 Allen Wirfs-Brock" w:date="2012-01-03T15:53:00Z">
        <w:r>
          <w:rPr>
            <w:rFonts w:ascii="Arial" w:hAnsi="Arial" w:cs="Arial"/>
            <w:sz w:val="18"/>
          </w:rPr>
          <w:t xml:space="preserve"> for </w:t>
        </w:r>
        <w:r w:rsidRPr="008A4279">
          <w:rPr>
            <w:i/>
            <w:sz w:val="18"/>
          </w:rPr>
          <w:t>formals</w:t>
        </w:r>
        <w:r>
          <w:rPr>
            <w:rFonts w:ascii="Arial" w:hAnsi="Arial" w:cs="Arial"/>
            <w:sz w:val="18"/>
          </w:rPr>
          <w:t xml:space="preserve"> is perform</w:t>
        </w:r>
      </w:ins>
      <w:ins w:id="6446" w:author="Rev 7 Allen Wirfs-Brock" w:date="2012-05-04T14:27:00Z">
        <w:r w:rsidR="00105513">
          <w:rPr>
            <w:rFonts w:ascii="Arial" w:hAnsi="Arial" w:cs="Arial"/>
            <w:sz w:val="18"/>
          </w:rPr>
          <w:t>ed</w:t>
        </w:r>
      </w:ins>
      <w:ins w:id="6447" w:author="Rev 5 Allen Wirfs-Brock" w:date="2012-01-03T15:53:00Z">
        <w:r>
          <w:rPr>
            <w:rFonts w:ascii="Arial" w:hAnsi="Arial" w:cs="Arial"/>
            <w:sz w:val="18"/>
          </w:rPr>
          <w:t xml:space="preserve"> prior </w:t>
        </w:r>
        <w:del w:id="6448" w:author="Rev 8 Allen Wirfs-Brock" w:date="2012-05-27T21:47:00Z">
          <w:r w:rsidDel="00912B6B">
            <w:rPr>
              <w:rFonts w:ascii="Arial" w:hAnsi="Arial" w:cs="Arial"/>
              <w:sz w:val="18"/>
            </w:rPr>
            <w:delText xml:space="preserve">to </w:delText>
          </w:r>
        </w:del>
        <w:r>
          <w:rPr>
            <w:rFonts w:ascii="Arial" w:hAnsi="Arial" w:cs="Arial"/>
            <w:sz w:val="18"/>
          </w:rPr>
          <w:t xml:space="preserve">to instantiating any non-parameter declarations in order to ensure that any such local declarations are not visible to </w:t>
        </w:r>
      </w:ins>
      <w:ins w:id="6449" w:author="Rev 5 Allen Wirfs-Brock" w:date="2012-01-03T15:55:00Z">
        <w:r>
          <w:rPr>
            <w:rFonts w:ascii="Arial" w:hAnsi="Arial" w:cs="Arial"/>
            <w:sz w:val="18"/>
          </w:rPr>
          <w:t xml:space="preserve">any </w:t>
        </w:r>
      </w:ins>
      <w:ins w:id="6450" w:author="Rev 5 Allen Wirfs-Brock" w:date="2012-01-03T15:56:00Z">
        <w:r>
          <w:rPr>
            <w:rFonts w:ascii="Arial" w:hAnsi="Arial" w:cs="Arial"/>
            <w:sz w:val="18"/>
          </w:rPr>
          <w:t xml:space="preserve">parameter </w:t>
        </w:r>
      </w:ins>
      <w:ins w:id="6451" w:author="Rev 5 Allen Wirfs-Brock" w:date="2012-01-03T15:55:00Z">
        <w:del w:id="6452" w:author="Rev 6 Allen Wirfs-Brock" w:date="2012-02-27T15:44:00Z">
          <w:r w:rsidDel="00A113E2">
            <w:rPr>
              <w:rFonts w:ascii="Arial" w:hAnsi="Arial" w:cs="Arial"/>
              <w:sz w:val="18"/>
            </w:rPr>
            <w:delText>initialization</w:delText>
          </w:r>
        </w:del>
      </w:ins>
      <w:ins w:id="6453" w:author="Rev 6 Allen Wirfs-Brock" w:date="2012-02-27T15:44:00Z">
        <w:r w:rsidR="00A113E2">
          <w:rPr>
            <w:rFonts w:ascii="Arial" w:hAnsi="Arial" w:cs="Arial"/>
            <w:sz w:val="18"/>
          </w:rPr>
          <w:t>Initialisation</w:t>
        </w:r>
      </w:ins>
      <w:ins w:id="6454" w:author="Rev 5 Allen Wirfs-Brock" w:date="2012-01-03T15:55:00Z">
        <w:r>
          <w:rPr>
            <w:rFonts w:ascii="Arial" w:hAnsi="Arial" w:cs="Arial"/>
            <w:sz w:val="18"/>
          </w:rPr>
          <w:t xml:space="preserve"> code that may be evaluated</w:t>
        </w:r>
      </w:ins>
      <w:ins w:id="6455" w:author="Rev 5 Allen Wirfs-Brock" w:date="2012-01-03T15:53:00Z">
        <w:r>
          <w:rPr>
            <w:rFonts w:ascii="Arial" w:hAnsi="Arial" w:cs="Arial"/>
            <w:sz w:val="18"/>
          </w:rPr>
          <w:t xml:space="preserve">. </w:t>
        </w:r>
      </w:ins>
    </w:p>
    <w:p w14:paraId="3F626854" w14:textId="77777777" w:rsidR="00E91EEE" w:rsidRDefault="00E91EEE" w:rsidP="009A20C6">
      <w:pPr>
        <w:pStyle w:val="Alg4"/>
        <w:numPr>
          <w:ilvl w:val="0"/>
          <w:numId w:val="570"/>
        </w:numPr>
        <w:rPr>
          <w:ins w:id="6456" w:author="Rev 6 Allen Wirfs-Brock" w:date="2012-02-26T09:56:00Z"/>
        </w:rPr>
      </w:pPr>
      <w:ins w:id="6457" w:author="Rev 6 Allen Wirfs-Brock" w:date="2012-02-26T09:57:00Z">
        <w:r>
          <w:t>ReturnIfAbrupt(</w:t>
        </w:r>
      </w:ins>
      <w:ins w:id="6458" w:author="Rev 6 Allen Wirfs-Brock" w:date="2012-02-26T09:56:00Z">
        <w:r w:rsidRPr="009B3B81">
          <w:rPr>
            <w:i/>
            <w:rPrChange w:id="6459" w:author="Rev 6 Allen Wirfs-Brock" w:date="2012-02-26T09:57:00Z">
              <w:rPr/>
            </w:rPrChange>
          </w:rPr>
          <w:t>formalStatus</w:t>
        </w:r>
      </w:ins>
      <w:ins w:id="6460" w:author="Rev 6 Allen Wirfs-Brock" w:date="2012-02-26T09:57:00Z">
        <w:r>
          <w:t>).</w:t>
        </w:r>
      </w:ins>
    </w:p>
    <w:p w14:paraId="3D492B2B" w14:textId="77777777" w:rsidR="00225BCB" w:rsidRPr="00E77497" w:rsidRDefault="00225BCB" w:rsidP="009A20C6">
      <w:pPr>
        <w:pStyle w:val="Alg4"/>
        <w:numPr>
          <w:ilvl w:val="0"/>
          <w:numId w:val="570"/>
        </w:numPr>
        <w:rPr>
          <w:ins w:id="6461" w:author="Rev 4 Allen Wirfs-Brock" w:date="2011-10-20T13:18:00Z"/>
        </w:rPr>
      </w:pPr>
      <w:ins w:id="6462" w:author="Rev 4 Allen Wirfs-Brock" w:date="2011-10-20T13:18: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3B09E37E" w14:textId="77777777" w:rsidR="00225BCB" w:rsidRPr="00E77497" w:rsidRDefault="00225BCB" w:rsidP="009A20C6">
      <w:pPr>
        <w:pStyle w:val="Alg4"/>
        <w:numPr>
          <w:ilvl w:val="1"/>
          <w:numId w:val="570"/>
        </w:numPr>
        <w:rPr>
          <w:ins w:id="6463" w:author="Rev 4 Allen Wirfs-Brock" w:date="2011-10-20T13:18:00Z"/>
          <w:i/>
        </w:rPr>
      </w:pPr>
      <w:ins w:id="6464" w:author="Rev 4 Allen Wirfs-Brock" w:date="2011-10-20T13:18: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05692E92" w14:textId="77777777" w:rsidR="00330C9A" w:rsidRPr="00E77497" w:rsidRDefault="00330C9A" w:rsidP="009A20C6">
      <w:pPr>
        <w:pStyle w:val="Alg4"/>
        <w:numPr>
          <w:ilvl w:val="2"/>
          <w:numId w:val="570"/>
        </w:numPr>
        <w:rPr>
          <w:ins w:id="6465" w:author="Rev 4 Allen Wirfs-Brock" w:date="2011-10-20T13:22:00Z"/>
        </w:rPr>
      </w:pPr>
      <w:ins w:id="6466" w:author="Rev 4 Allen Wirfs-Brock" w:date="2011-10-20T13:22: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6467" w:author="Rev 4 Allen Wirfs-Brock" w:date="2011-10-20T13:23:00Z">
        <w:r w:rsidRPr="00E77497">
          <w:rPr>
            <w:i/>
          </w:rPr>
          <w:t>dn</w:t>
        </w:r>
      </w:ins>
      <w:ins w:id="6468" w:author="Rev 4 Allen Wirfs-Brock" w:date="2011-10-20T13:22:00Z">
        <w:r w:rsidRPr="00E77497">
          <w:t xml:space="preserve"> as the argument.</w:t>
        </w:r>
      </w:ins>
    </w:p>
    <w:p w14:paraId="2F2C49B1" w14:textId="77777777" w:rsidR="00330C9A" w:rsidRPr="00E77497" w:rsidRDefault="00330C9A" w:rsidP="009A20C6">
      <w:pPr>
        <w:pStyle w:val="Alg4"/>
        <w:numPr>
          <w:ilvl w:val="2"/>
          <w:numId w:val="570"/>
        </w:numPr>
        <w:rPr>
          <w:ins w:id="6469" w:author="Rev 4 Allen Wirfs-Brock" w:date="2011-10-20T13:23:00Z"/>
        </w:rPr>
      </w:pPr>
      <w:commentRangeStart w:id="6470"/>
      <w:ins w:id="6471" w:author="Rev 4 Allen Wirfs-Brock" w:date="2011-10-20T13:23:00Z">
        <w:r w:rsidRPr="00E77497">
          <w:t xml:space="preserve">If </w:t>
        </w:r>
        <w:r w:rsidRPr="00E77497">
          <w:rPr>
            <w:i/>
          </w:rPr>
          <w:t xml:space="preserve">alreadyDeclared </w:t>
        </w:r>
        <w:r w:rsidRPr="00E77497">
          <w:t xml:space="preserve">is </w:t>
        </w:r>
        <w:r w:rsidRPr="00E77497">
          <w:rPr>
            <w:b/>
          </w:rPr>
          <w:t>false</w:t>
        </w:r>
        <w:r w:rsidRPr="00E77497">
          <w:t xml:space="preserve">, then </w:t>
        </w:r>
      </w:ins>
      <w:commentRangeEnd w:id="6470"/>
      <w:r w:rsidR="00E007E2">
        <w:rPr>
          <w:rStyle w:val="af3"/>
          <w:rFonts w:ascii="Arial" w:eastAsia="MS Mincho" w:hAnsi="Arial"/>
          <w:spacing w:val="0"/>
          <w:lang w:eastAsia="ja-JP"/>
        </w:rPr>
        <w:commentReference w:id="6470"/>
      </w:r>
    </w:p>
    <w:p w14:paraId="5113DD0C" w14:textId="77777777" w:rsidR="00225BCB" w:rsidRPr="00E77497" w:rsidRDefault="00225BCB" w:rsidP="009A20C6">
      <w:pPr>
        <w:pStyle w:val="Alg4"/>
        <w:numPr>
          <w:ilvl w:val="3"/>
          <w:numId w:val="570"/>
        </w:numPr>
        <w:rPr>
          <w:ins w:id="6472" w:author="Rev 4 Allen Wirfs-Brock" w:date="2011-10-20T13:18:00Z"/>
        </w:rPr>
      </w:pPr>
      <w:ins w:id="6473" w:author="Rev 4 Allen Wirfs-Brock" w:date="2011-10-20T13:18:00Z">
        <w:r w:rsidRPr="00E77497">
          <w:t>If</w:t>
        </w:r>
      </w:ins>
      <w:ins w:id="6474" w:author="Rev 6 Allen Wirfs-Brock" w:date="2012-02-25T15:50:00Z">
        <w:r w:rsidR="00B33855">
          <w:t xml:space="preserve"> </w:t>
        </w:r>
      </w:ins>
      <w:ins w:id="6475" w:author="Rev 4 Allen Wirfs-Brock" w:date="2011-10-20T13:18:00Z">
        <w:r w:rsidRPr="00E77497">
          <w:t xml:space="preserve"> </w:t>
        </w:r>
      </w:ins>
      <w:ins w:id="6476" w:author="Rev 6 Allen Wirfs-Brock" w:date="2012-02-25T15:51:00Z">
        <w:r w:rsidR="00B33855">
          <w:t>IsConstantDeclaration of</w:t>
        </w:r>
        <w:r w:rsidR="00B33855" w:rsidRPr="00E77497">
          <w:t xml:space="preserve"> </w:t>
        </w:r>
      </w:ins>
      <w:ins w:id="6477" w:author="Rev 4 Allen Wirfs-Brock" w:date="2011-10-20T13:18:00Z">
        <w:r w:rsidRPr="00E77497">
          <w:rPr>
            <w:i/>
          </w:rPr>
          <w:t>d</w:t>
        </w:r>
        <w:r w:rsidRPr="00E77497">
          <w:t xml:space="preserve"> is </w:t>
        </w:r>
        <w:del w:id="6478" w:author="Rev 6 Allen Wirfs-Brock" w:date="2012-02-25T15:51:00Z">
          <w:r w:rsidRPr="00B33855" w:rsidDel="00B33855">
            <w:rPr>
              <w:b/>
            </w:rPr>
            <w:delText xml:space="preserve">a </w:delText>
          </w:r>
          <w:r w:rsidRPr="00B33855" w:rsidDel="00B33855">
            <w:rPr>
              <w:b/>
              <w:i/>
            </w:rPr>
            <w:delText>ConstDeclaration</w:delText>
          </w:r>
        </w:del>
      </w:ins>
      <w:ins w:id="6479" w:author="Rev 6 Allen Wirfs-Brock" w:date="2012-02-25T15:51:00Z">
        <w:r w:rsidR="00B33855" w:rsidRPr="00B33855">
          <w:rPr>
            <w:b/>
          </w:rPr>
          <w:t>true</w:t>
        </w:r>
      </w:ins>
      <w:ins w:id="6480" w:author="Rev 4 Allen Wirfs-Brock" w:date="2011-10-20T13:18:00Z">
        <w:r w:rsidRPr="00E77497">
          <w:t>, then</w:t>
        </w:r>
      </w:ins>
    </w:p>
    <w:p w14:paraId="0213F5B9" w14:textId="77777777" w:rsidR="00225BCB" w:rsidRPr="00E77497" w:rsidRDefault="00225BCB" w:rsidP="009A20C6">
      <w:pPr>
        <w:pStyle w:val="Alg4"/>
        <w:numPr>
          <w:ilvl w:val="4"/>
          <w:numId w:val="570"/>
        </w:numPr>
        <w:spacing w:after="220"/>
        <w:contextualSpacing/>
        <w:rPr>
          <w:ins w:id="6481" w:author="Rev 4 Allen Wirfs-Brock" w:date="2011-10-20T13:18:00Z"/>
        </w:rPr>
      </w:pPr>
      <w:ins w:id="6482" w:author="Rev 4 Allen Wirfs-Brock" w:date="2011-10-20T13:18: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52C65DF2" w14:textId="77777777" w:rsidR="00225BCB" w:rsidRPr="00E77497" w:rsidRDefault="00225BCB" w:rsidP="009A20C6">
      <w:pPr>
        <w:pStyle w:val="Alg4"/>
        <w:numPr>
          <w:ilvl w:val="3"/>
          <w:numId w:val="570"/>
        </w:numPr>
        <w:spacing w:after="220"/>
        <w:contextualSpacing/>
        <w:rPr>
          <w:ins w:id="6483" w:author="Rev 4 Allen Wirfs-Brock" w:date="2011-10-20T13:18:00Z"/>
        </w:rPr>
      </w:pPr>
      <w:ins w:id="6484" w:author="Rev 4 Allen Wirfs-Brock" w:date="2011-10-20T13:18:00Z">
        <w:r w:rsidRPr="00E77497">
          <w:t>Else,</w:t>
        </w:r>
      </w:ins>
    </w:p>
    <w:p w14:paraId="1F0EFF69" w14:textId="77777777" w:rsidR="00225BCB" w:rsidRPr="00E77497" w:rsidRDefault="00225BCB" w:rsidP="009A20C6">
      <w:pPr>
        <w:pStyle w:val="Alg4"/>
        <w:numPr>
          <w:ilvl w:val="4"/>
          <w:numId w:val="570"/>
        </w:numPr>
        <w:spacing w:after="220"/>
        <w:contextualSpacing/>
        <w:rPr>
          <w:ins w:id="6485" w:author="Rev 4 Allen Wirfs-Brock" w:date="2011-10-20T13:18:00Z"/>
        </w:rPr>
      </w:pPr>
      <w:ins w:id="6486" w:author="Rev 4 Allen Wirfs-Brock" w:date="2011-10-20T13:18: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1D69183E" w14:textId="77777777" w:rsidR="0076754F" w:rsidRPr="00E77497" w:rsidRDefault="0076754F" w:rsidP="009A20C6">
      <w:pPr>
        <w:pStyle w:val="Alg4"/>
        <w:numPr>
          <w:ilvl w:val="0"/>
          <w:numId w:val="570"/>
        </w:numPr>
        <w:rPr>
          <w:ins w:id="6487" w:author="Rev 4 Allen Wirfs-Brock" w:date="2011-10-20T13:33:00Z"/>
        </w:rPr>
      </w:pPr>
      <w:ins w:id="6488" w:author="Rev 4 Allen Wirfs-Brock" w:date="2011-10-20T13:33:00Z">
        <w:r w:rsidRPr="00E77497">
          <w:t xml:space="preserve">Let </w:t>
        </w:r>
        <w:r w:rsidRPr="00E77497">
          <w:rPr>
            <w:i/>
          </w:rPr>
          <w:t xml:space="preserve">argumentsAlreadyDeclared </w:t>
        </w:r>
        <w:r w:rsidRPr="00E77497">
          <w:t xml:space="preserve">be the result of calling </w:t>
        </w:r>
        <w:r w:rsidRPr="00E77497">
          <w:rPr>
            <w:i/>
          </w:rPr>
          <w:t>env’s</w:t>
        </w:r>
        <w:r w:rsidRPr="00E77497">
          <w:t xml:space="preserve"> HasBinding concrete method passing </w:t>
        </w:r>
        <w:r w:rsidRPr="00E77497">
          <w:rPr>
            <w:rFonts w:ascii="Courier New" w:hAnsi="Courier New" w:cs="Courier New"/>
            <w:b/>
          </w:rPr>
          <w:t>"arguments"</w:t>
        </w:r>
        <w:r w:rsidRPr="00E77497">
          <w:rPr>
            <w:b/>
          </w:rPr>
          <w:t xml:space="preserve"> </w:t>
        </w:r>
        <w:r w:rsidRPr="00E77497">
          <w:t>as the argument.</w:t>
        </w:r>
      </w:ins>
    </w:p>
    <w:p w14:paraId="63D3C5BB" w14:textId="77777777" w:rsidR="00377876" w:rsidRPr="00B820AB" w:rsidRDefault="00377876" w:rsidP="00377876">
      <w:pPr>
        <w:pStyle w:val="Alg4"/>
        <w:numPr>
          <w:ilvl w:val="0"/>
          <w:numId w:val="570"/>
        </w:numPr>
        <w:rPr>
          <w:ins w:id="6489" w:author="Rev 5 Allen Wirfs-Brock" w:date="2012-01-03T15:36:00Z"/>
        </w:rPr>
      </w:pPr>
      <w:ins w:id="6490" w:author="Rev 5 Allen Wirfs-Brock" w:date="2012-01-03T15:36: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Pr>
            <w:i/>
            <w:sz w:val="18"/>
          </w:rPr>
          <w:t>argumentsAlreadyDeclared</w:t>
        </w:r>
        <w:r w:rsidRPr="00632026">
          <w:rPr>
            <w:i/>
            <w:sz w:val="18"/>
          </w:rPr>
          <w:t xml:space="preserve"> </w:t>
        </w:r>
        <w:r>
          <w:rPr>
            <w:rFonts w:ascii="Arial" w:hAnsi="Arial" w:cs="Arial"/>
            <w:sz w:val="18"/>
          </w:rPr>
          <w:t xml:space="preserve">is </w:t>
        </w:r>
      </w:ins>
      <w:ins w:id="6491" w:author="Rev 5 Allen Wirfs-Brock" w:date="2012-01-03T15:37:00Z">
        <w:r>
          <w:rPr>
            <w:b/>
            <w:sz w:val="18"/>
          </w:rPr>
          <w:t>true</w:t>
        </w:r>
      </w:ins>
      <w:ins w:id="6492" w:author="Rev 5 Allen Wirfs-Brock" w:date="2012-01-03T15:36:00Z">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w:t>
        </w:r>
      </w:ins>
      <w:ins w:id="6493" w:author="Rev 5 Allen Wirfs-Brock" w:date="2012-01-03T15:37:00Z">
        <w:r>
          <w:rPr>
            <w:rFonts w:ascii="Arial" w:hAnsi="Arial" w:cs="Arial"/>
            <w:sz w:val="18"/>
          </w:rPr>
          <w:t xml:space="preserve">In that case, </w:t>
        </w:r>
      </w:ins>
      <w:ins w:id="6494" w:author="Rev 5 Allen Wirfs-Brock" w:date="2012-01-03T15:36:00Z">
        <w:r>
          <w:rPr>
            <w:rFonts w:ascii="Arial" w:hAnsi="Arial" w:cs="Arial"/>
            <w:sz w:val="18"/>
          </w:rPr>
          <w:t xml:space="preserve"> </w:t>
        </w:r>
      </w:ins>
      <w:ins w:id="6495" w:author="Rev 5 Allen Wirfs-Brock" w:date="2012-01-03T15:37:00Z">
        <w:r>
          <w:rPr>
            <w:rFonts w:ascii="Arial" w:hAnsi="Arial" w:cs="Arial"/>
            <w:sz w:val="18"/>
          </w:rPr>
          <w:t>its</w:t>
        </w:r>
      </w:ins>
      <w:ins w:id="6496" w:author="Rev 5 Allen Wirfs-Brock" w:date="2012-01-03T15:36:00Z">
        <w:r>
          <w:rPr>
            <w:rFonts w:ascii="Arial" w:hAnsi="Arial" w:cs="Arial"/>
            <w:sz w:val="18"/>
          </w:rPr>
          <w:t xml:space="preserve"> use in the </w:t>
        </w:r>
      </w:ins>
      <w:ins w:id="6497" w:author="Rev 5 Allen Wirfs-Brock" w:date="2012-01-03T15:37:00Z">
        <w:r>
          <w:rPr>
            <w:rFonts w:ascii="Arial" w:hAnsi="Arial" w:cs="Arial"/>
            <w:sz w:val="18"/>
          </w:rPr>
          <w:t>above</w:t>
        </w:r>
      </w:ins>
      <w:ins w:id="6498" w:author="Rev 5 Allen Wirfs-Brock" w:date="2012-01-03T15:36:00Z">
        <w:r>
          <w:rPr>
            <w:rFonts w:ascii="Arial" w:hAnsi="Arial" w:cs="Arial"/>
            <w:sz w:val="18"/>
          </w:rPr>
          <w:t xml:space="preserve"> steps </w:t>
        </w:r>
      </w:ins>
      <w:ins w:id="6499" w:author="Rev 5 Allen Wirfs-Brock" w:date="2012-01-03T15:37:00Z">
        <w:r>
          <w:rPr>
            <w:rFonts w:ascii="Arial" w:hAnsi="Arial" w:cs="Arial"/>
            <w:sz w:val="18"/>
          </w:rPr>
          <w:t xml:space="preserve">is </w:t>
        </w:r>
      </w:ins>
      <w:ins w:id="6500" w:author="Rev 5 Allen Wirfs-Brock" w:date="2012-01-03T15:36:00Z">
        <w:r>
          <w:rPr>
            <w:rFonts w:ascii="Arial" w:hAnsi="Arial" w:cs="Arial"/>
            <w:sz w:val="18"/>
          </w:rPr>
          <w:t xml:space="preserve">strictly as a device for specifying formal parameter </w:t>
        </w:r>
        <w:del w:id="6501" w:author="Rev 6 Allen Wirfs-Brock" w:date="2012-02-27T15:48:00Z">
          <w:r w:rsidDel="00A113E2">
            <w:rPr>
              <w:rFonts w:ascii="Arial" w:hAnsi="Arial" w:cs="Arial"/>
              <w:sz w:val="18"/>
            </w:rPr>
            <w:delText>initialization</w:delText>
          </w:r>
        </w:del>
      </w:ins>
      <w:ins w:id="6502" w:author="Rev 6 Allen Wirfs-Brock" w:date="2012-02-27T15:48:00Z">
        <w:r w:rsidR="00A113E2">
          <w:rPr>
            <w:rFonts w:ascii="Arial" w:hAnsi="Arial" w:cs="Arial"/>
            <w:sz w:val="18"/>
          </w:rPr>
          <w:t>initialisation</w:t>
        </w:r>
      </w:ins>
      <w:ins w:id="6503" w:author="Rev 5 Allen Wirfs-Brock" w:date="2012-01-03T15:36:00Z">
        <w:r>
          <w:rPr>
            <w:rFonts w:ascii="Arial" w:hAnsi="Arial" w:cs="Arial"/>
            <w:sz w:val="18"/>
          </w:rPr>
          <w:t xml:space="preserve"> semantics. </w:t>
        </w:r>
      </w:ins>
    </w:p>
    <w:p w14:paraId="4E559483" w14:textId="77777777" w:rsidR="00FF2C02" w:rsidRPr="00E77497" w:rsidDel="00BC7A6E" w:rsidRDefault="00FF2C02" w:rsidP="009A20C6">
      <w:pPr>
        <w:pStyle w:val="Alg4"/>
        <w:numPr>
          <w:ilvl w:val="0"/>
          <w:numId w:val="570"/>
        </w:numPr>
        <w:rPr>
          <w:ins w:id="6504" w:author="Rev 4 Allen Wirfs-Brock" w:date="2011-10-20T14:49:00Z"/>
          <w:del w:id="6505" w:author="Rev 5 Allen Wirfs-Brock" w:date="2012-01-03T15:31:00Z"/>
        </w:rPr>
      </w:pPr>
      <w:commentRangeStart w:id="6506"/>
      <w:ins w:id="6507" w:author="Rev 4 Allen Wirfs-Brock" w:date="2011-10-20T14:49:00Z">
        <w:del w:id="6508" w:author="Rev 5 Allen Wirfs-Brock" w:date="2012-01-03T15:31:00Z">
          <w:r w:rsidRPr="00E77497" w:rsidDel="00BC7A6E">
            <w:delText xml:space="preserve">Let </w:delText>
          </w:r>
        </w:del>
      </w:ins>
      <w:ins w:id="6509" w:author="Rev 4 Allen Wirfs-Brock" w:date="2011-10-20T14:50:00Z">
        <w:del w:id="6510" w:author="Rev 5 Allen Wirfs-Brock" w:date="2012-01-03T15:31:00Z">
          <w:r w:rsidRPr="00E77497" w:rsidDel="00BC7A6E">
            <w:rPr>
              <w:i/>
            </w:rPr>
            <w:delText>has</w:delText>
          </w:r>
        </w:del>
      </w:ins>
      <w:ins w:id="6511" w:author="Rev 4 Allen Wirfs-Brock" w:date="2011-10-20T14:49:00Z">
        <w:del w:id="6512" w:author="Rev 5 Allen Wirfs-Brock" w:date="2012-01-03T15:31:00Z">
          <w:r w:rsidRPr="00E77497" w:rsidDel="00BC7A6E">
            <w:rPr>
              <w:i/>
            </w:rPr>
            <w:delText>ArgumentsObject</w:delText>
          </w:r>
          <w:r w:rsidRPr="00E77497" w:rsidDel="00BC7A6E">
            <w:delText xml:space="preserve"> be the Boolean negation of </w:delText>
          </w:r>
        </w:del>
      </w:ins>
      <w:ins w:id="6513" w:author="Rev 4 Allen Wirfs-Brock" w:date="2011-10-20T14:50:00Z">
        <w:del w:id="6514" w:author="Rev 5 Allen Wirfs-Brock" w:date="2012-01-03T15:31:00Z">
          <w:r w:rsidRPr="00E77497" w:rsidDel="00BC7A6E">
            <w:rPr>
              <w:i/>
            </w:rPr>
            <w:delText>argumentsAlreadyDeclared</w:delText>
          </w:r>
        </w:del>
      </w:ins>
      <w:ins w:id="6515" w:author="Rev 4 Allen Wirfs-Brock" w:date="2011-10-20T14:49:00Z">
        <w:del w:id="6516" w:author="Rev 5 Allen Wirfs-Brock" w:date="2012-01-03T15:31:00Z">
          <w:r w:rsidRPr="00E77497" w:rsidDel="00BC7A6E">
            <w:delText>.</w:delText>
          </w:r>
        </w:del>
      </w:ins>
    </w:p>
    <w:p w14:paraId="442F4FEA" w14:textId="77777777" w:rsidR="0076754F" w:rsidRPr="00E77497" w:rsidRDefault="0076754F" w:rsidP="009A20C6">
      <w:pPr>
        <w:pStyle w:val="Alg4"/>
        <w:numPr>
          <w:ilvl w:val="0"/>
          <w:numId w:val="570"/>
        </w:numPr>
        <w:rPr>
          <w:ins w:id="6517" w:author="Rev 4 Allen Wirfs-Brock" w:date="2011-10-20T13:33:00Z"/>
        </w:rPr>
      </w:pPr>
      <w:ins w:id="6518" w:author="Rev 4 Allen Wirfs-Brock" w:date="2011-10-20T13:33:00Z">
        <w:r w:rsidRPr="00E77497">
          <w:t xml:space="preserve">If </w:t>
        </w:r>
        <w:r w:rsidRPr="00E77497">
          <w:rPr>
            <w:i/>
          </w:rPr>
          <w:t xml:space="preserve">argumentsAlreadyDeclared </w:t>
        </w:r>
        <w:r w:rsidRPr="00E77497">
          <w:t xml:space="preserve">is </w:t>
        </w:r>
        <w:r w:rsidRPr="00E77497">
          <w:rPr>
            <w:b/>
          </w:rPr>
          <w:t>false</w:t>
        </w:r>
        <w:r w:rsidRPr="00E77497">
          <w:t>, then</w:t>
        </w:r>
      </w:ins>
      <w:commentRangeEnd w:id="6506"/>
      <w:r w:rsidR="00CE6269">
        <w:rPr>
          <w:rStyle w:val="af3"/>
          <w:rFonts w:ascii="Arial" w:eastAsia="MS Mincho" w:hAnsi="Arial"/>
          <w:spacing w:val="0"/>
          <w:lang w:eastAsia="ja-JP"/>
        </w:rPr>
        <w:commentReference w:id="6506"/>
      </w:r>
    </w:p>
    <w:p w14:paraId="6619942E" w14:textId="77777777" w:rsidR="0076754F" w:rsidRPr="00E77497" w:rsidRDefault="0076754F" w:rsidP="009A20C6">
      <w:pPr>
        <w:pStyle w:val="Alg4"/>
        <w:numPr>
          <w:ilvl w:val="1"/>
          <w:numId w:val="570"/>
        </w:numPr>
        <w:rPr>
          <w:ins w:id="6519" w:author="Rev 4 Allen Wirfs-Brock" w:date="2011-10-20T13:33:00Z"/>
        </w:rPr>
      </w:pPr>
      <w:ins w:id="6520" w:author="Rev 4 Allen Wirfs-Brock" w:date="2011-10-20T13:33:00Z">
        <w:r w:rsidRPr="00E77497">
          <w:t xml:space="preserve">If </w:t>
        </w:r>
        <w:r w:rsidRPr="00E77497">
          <w:rPr>
            <w:i/>
          </w:rPr>
          <w:t>strict</w:t>
        </w:r>
        <w:r w:rsidRPr="00E77497">
          <w:t xml:space="preserve"> is </w:t>
        </w:r>
        <w:r w:rsidRPr="00E77497">
          <w:rPr>
            <w:b/>
          </w:rPr>
          <w:t>true</w:t>
        </w:r>
        <w:r w:rsidRPr="00E77497">
          <w:t xml:space="preserve">, then </w:t>
        </w:r>
      </w:ins>
    </w:p>
    <w:p w14:paraId="7E56902F" w14:textId="77777777" w:rsidR="0076754F" w:rsidRPr="00E77497" w:rsidRDefault="0076754F" w:rsidP="009A20C6">
      <w:pPr>
        <w:pStyle w:val="Alg4"/>
        <w:numPr>
          <w:ilvl w:val="2"/>
          <w:numId w:val="570"/>
        </w:numPr>
        <w:rPr>
          <w:ins w:id="6521" w:author="Rev 4 Allen Wirfs-Brock" w:date="2011-10-20T13:33:00Z"/>
        </w:rPr>
      </w:pPr>
      <w:ins w:id="6522" w:author="Rev 4 Allen Wirfs-Brock" w:date="2011-10-20T13:33: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59E6555B" w14:textId="77777777" w:rsidR="0076754F" w:rsidRPr="00E77497" w:rsidRDefault="0076754F" w:rsidP="009A20C6">
      <w:pPr>
        <w:pStyle w:val="Alg4"/>
        <w:numPr>
          <w:ilvl w:val="1"/>
          <w:numId w:val="570"/>
        </w:numPr>
        <w:rPr>
          <w:ins w:id="6523" w:author="Rev 4 Allen Wirfs-Brock" w:date="2011-10-20T13:33:00Z"/>
        </w:rPr>
      </w:pPr>
      <w:ins w:id="6524" w:author="Rev 4 Allen Wirfs-Brock" w:date="2011-10-20T13:33:00Z">
        <w:r w:rsidRPr="00E77497">
          <w:t>Else,</w:t>
        </w:r>
      </w:ins>
    </w:p>
    <w:p w14:paraId="74656EAE" w14:textId="77777777" w:rsidR="0076754F" w:rsidRPr="00E77497" w:rsidRDefault="0076754F" w:rsidP="009A20C6">
      <w:pPr>
        <w:pStyle w:val="Alg4"/>
        <w:numPr>
          <w:ilvl w:val="2"/>
          <w:numId w:val="570"/>
        </w:numPr>
        <w:rPr>
          <w:ins w:id="6525" w:author="Rev 4 Allen Wirfs-Brock" w:date="2011-10-20T13:33:00Z"/>
        </w:rPr>
      </w:pPr>
      <w:ins w:id="6526" w:author="Rev 4 Allen Wirfs-Brock" w:date="2011-10-20T13:33: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7253F541" w14:textId="77777777" w:rsidR="00BC7A6E" w:rsidRPr="00120381" w:rsidRDefault="00BC7A6E" w:rsidP="00BC7A6E">
      <w:pPr>
        <w:pStyle w:val="Alg4"/>
        <w:numPr>
          <w:ilvl w:val="1"/>
          <w:numId w:val="570"/>
        </w:numPr>
        <w:rPr>
          <w:ins w:id="6527" w:author="Rev 5 Allen Wirfs-Brock" w:date="2012-01-03T15:32:00Z"/>
          <w:sz w:val="24"/>
          <w:szCs w:val="24"/>
        </w:rPr>
      </w:pPr>
      <w:ins w:id="6528" w:author="Rev 5 Allen Wirfs-Brock" w:date="2012-01-03T15:32:00Z">
        <w:r w:rsidRPr="00E77497">
          <w:t xml:space="preserve">Call </w:t>
        </w:r>
        <w:r w:rsidRPr="00E77497">
          <w:rPr>
            <w:i/>
          </w:rPr>
          <w:t>env</w:t>
        </w:r>
        <w:r w:rsidRPr="00E77497">
          <w:t>’s InitializeBinding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14:paraId="19F4BC1F" w14:textId="77777777" w:rsidR="0076754F" w:rsidRPr="00E77497" w:rsidRDefault="0076754F" w:rsidP="009A20C6">
      <w:pPr>
        <w:pStyle w:val="Alg4"/>
        <w:numPr>
          <w:ilvl w:val="0"/>
          <w:numId w:val="570"/>
        </w:numPr>
        <w:rPr>
          <w:ins w:id="6529" w:author="Rev 4 Allen Wirfs-Brock" w:date="2011-10-20T13:35:00Z"/>
        </w:rPr>
      </w:pPr>
      <w:ins w:id="6530" w:author="Rev 4 Allen Wirfs-Brock" w:date="2011-10-20T13:35:00Z">
        <w:r w:rsidRPr="00E77497">
          <w:t xml:space="preserve">Let </w:t>
        </w:r>
        <w:r w:rsidRPr="00E77497">
          <w:rPr>
            <w:i/>
          </w:rPr>
          <w:t>varNames</w:t>
        </w:r>
        <w:r w:rsidRPr="00E77497">
          <w:t xml:space="preserve"> be the VarDeclaredNames of </w:t>
        </w:r>
        <w:r w:rsidRPr="00E77497">
          <w:rPr>
            <w:i/>
          </w:rPr>
          <w:t>code</w:t>
        </w:r>
        <w:r w:rsidRPr="00E77497">
          <w:t>.</w:t>
        </w:r>
      </w:ins>
    </w:p>
    <w:p w14:paraId="5CE1AE54" w14:textId="77777777" w:rsidR="00330C9A" w:rsidRPr="00E77497" w:rsidRDefault="00330C9A" w:rsidP="009A20C6">
      <w:pPr>
        <w:pStyle w:val="Alg4"/>
        <w:numPr>
          <w:ilvl w:val="0"/>
          <w:numId w:val="570"/>
        </w:numPr>
        <w:rPr>
          <w:ins w:id="6531" w:author="Rev 4 Allen Wirfs-Brock" w:date="2011-10-20T13:26:00Z"/>
        </w:rPr>
      </w:pPr>
      <w:ins w:id="6532" w:author="Rev 4 Allen Wirfs-Brock" w:date="2011-10-20T13:26:00Z">
        <w:r w:rsidRPr="00E77497">
          <w:t xml:space="preserve">For each String </w:t>
        </w:r>
      </w:ins>
      <w:ins w:id="6533" w:author="Rev 4 Allen Wirfs-Brock" w:date="2011-10-20T13:29:00Z">
        <w:r w:rsidR="0076754F" w:rsidRPr="00E77497">
          <w:rPr>
            <w:i/>
          </w:rPr>
          <w:t>var</w:t>
        </w:r>
      </w:ins>
      <w:ins w:id="6534" w:author="Rev 4 Allen Wirfs-Brock" w:date="2011-10-20T13:26:00Z">
        <w:r w:rsidRPr="00E77497">
          <w:rPr>
            <w:i/>
          </w:rPr>
          <w:t>Name</w:t>
        </w:r>
        <w:r w:rsidRPr="00E77497">
          <w:t xml:space="preserve"> in </w:t>
        </w:r>
      </w:ins>
      <w:ins w:id="6535" w:author="Rev 4 Allen Wirfs-Brock" w:date="2011-10-20T13:27:00Z">
        <w:r w:rsidR="0076754F" w:rsidRPr="00E77497">
          <w:rPr>
            <w:i/>
          </w:rPr>
          <w:t>var</w:t>
        </w:r>
      </w:ins>
      <w:ins w:id="6536" w:author="Rev 4 Allen Wirfs-Brock" w:date="2011-10-20T13:26:00Z">
        <w:r w:rsidRPr="00E77497">
          <w:rPr>
            <w:i/>
          </w:rPr>
          <w:t>Names</w:t>
        </w:r>
        <w:r w:rsidRPr="00E77497">
          <w:t>, in list order do</w:t>
        </w:r>
      </w:ins>
    </w:p>
    <w:p w14:paraId="58E9A7C7" w14:textId="77777777" w:rsidR="00330C9A" w:rsidRPr="00E77497" w:rsidRDefault="00330C9A" w:rsidP="009A20C6">
      <w:pPr>
        <w:pStyle w:val="Alg4"/>
        <w:numPr>
          <w:ilvl w:val="1"/>
          <w:numId w:val="570"/>
        </w:numPr>
        <w:rPr>
          <w:ins w:id="6537" w:author="Rev 4 Allen Wirfs-Brock" w:date="2011-10-20T13:26:00Z"/>
        </w:rPr>
      </w:pPr>
      <w:ins w:id="6538" w:author="Rev 4 Allen Wirfs-Brock" w:date="2011-10-20T13:26: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6539" w:author="Rev 4 Allen Wirfs-Brock" w:date="2011-10-20T13:30:00Z">
        <w:r w:rsidR="0076754F" w:rsidRPr="00E77497">
          <w:rPr>
            <w:i/>
          </w:rPr>
          <w:t>var</w:t>
        </w:r>
      </w:ins>
      <w:ins w:id="6540" w:author="Rev 4 Allen Wirfs-Brock" w:date="2011-10-20T13:26:00Z">
        <w:r w:rsidRPr="00E77497">
          <w:rPr>
            <w:i/>
          </w:rPr>
          <w:t>Name</w:t>
        </w:r>
        <w:r w:rsidRPr="00E77497">
          <w:t xml:space="preserve"> as the argument.</w:t>
        </w:r>
      </w:ins>
    </w:p>
    <w:p w14:paraId="16D66047" w14:textId="77777777" w:rsidR="001035BB" w:rsidRPr="00E77497" w:rsidRDefault="001035BB" w:rsidP="009A20C6">
      <w:pPr>
        <w:pStyle w:val="Alg4"/>
        <w:numPr>
          <w:ilvl w:val="1"/>
          <w:numId w:val="570"/>
        </w:numPr>
        <w:rPr>
          <w:ins w:id="6541" w:author="Rev 4 Allen Wirfs-Brock" w:date="2011-10-20T14:12:00Z"/>
          <w:i/>
          <w:sz w:val="18"/>
        </w:rPr>
      </w:pPr>
      <w:ins w:id="6542" w:author="Rev 4 Allen Wirfs-Brock" w:date="2011-10-20T14:12:00Z">
        <w:r w:rsidRPr="00E77497">
          <w:rPr>
            <w:rFonts w:ascii="Arial" w:hAnsi="Arial" w:cs="Arial"/>
            <w:sz w:val="18"/>
          </w:rPr>
          <w:t>NOTE</w:t>
        </w:r>
        <w:r w:rsidRPr="00E77497">
          <w:rPr>
            <w:rFonts w:ascii="Arial" w:hAnsi="Arial" w:cs="Arial"/>
            <w:sz w:val="18"/>
          </w:rPr>
          <w:tab/>
        </w:r>
      </w:ins>
      <w:ins w:id="6543" w:author="Rev 6 Allen Wirfs-Brock" w:date="2012-02-25T15:49:00Z">
        <w:r w:rsidR="00B33855">
          <w:rPr>
            <w:rFonts w:ascii="Arial" w:hAnsi="Arial" w:cs="Arial"/>
            <w:sz w:val="18"/>
          </w:rPr>
          <w:tab/>
        </w:r>
      </w:ins>
      <w:ins w:id="6544" w:author="Rev 4 Allen Wirfs-Brock" w:date="2011-10-20T14:14:00Z">
        <w:r w:rsidRPr="00E77497">
          <w:rPr>
            <w:rFonts w:ascii="Arial" w:hAnsi="Arial" w:cs="Arial"/>
            <w:sz w:val="18"/>
          </w:rPr>
          <w:t xml:space="preserve">A </w:t>
        </w:r>
      </w:ins>
      <w:ins w:id="6545" w:author="Rev 4 Allen Wirfs-Brock" w:date="2011-10-20T14:13:00Z">
        <w:r w:rsidRPr="00E77497">
          <w:rPr>
            <w:rFonts w:ascii="Arial" w:hAnsi="Arial" w:cs="Arial"/>
            <w:sz w:val="18"/>
          </w:rPr>
          <w:t>VarDeclaredNames</w:t>
        </w:r>
      </w:ins>
      <w:ins w:id="6546" w:author="Rev 4 Allen Wirfs-Brock" w:date="2011-10-20T14:12:00Z">
        <w:r w:rsidRPr="00E77497">
          <w:rPr>
            <w:sz w:val="18"/>
          </w:rPr>
          <w:t xml:space="preserve"> </w:t>
        </w:r>
      </w:ins>
      <w:ins w:id="6547" w:author="Rev 4 Allen Wirfs-Brock" w:date="2011-10-20T14:14:00Z">
        <w:r w:rsidRPr="00E77497">
          <w:rPr>
            <w:rFonts w:ascii="Arial" w:hAnsi="Arial" w:cs="Arial"/>
            <w:sz w:val="18"/>
          </w:rPr>
          <w:t xml:space="preserve">is only </w:t>
        </w:r>
      </w:ins>
      <w:ins w:id="6548" w:author="Rev 4 Allen Wirfs-Brock" w:date="2011-10-20T14:15:00Z">
        <w:r w:rsidRPr="00E77497">
          <w:rPr>
            <w:rFonts w:ascii="Arial" w:hAnsi="Arial" w:cs="Arial"/>
            <w:sz w:val="18"/>
          </w:rPr>
          <w:t>instantiated</w:t>
        </w:r>
      </w:ins>
      <w:ins w:id="6549" w:author="Rev 4 Allen Wirfs-Brock" w:date="2011-10-20T14:14:00Z">
        <w:r w:rsidRPr="00E77497">
          <w:rPr>
            <w:rFonts w:ascii="Arial" w:hAnsi="Arial" w:cs="Arial"/>
            <w:sz w:val="18"/>
          </w:rPr>
          <w:t xml:space="preserve"> and initialied here if it is not also the name of a formal parameter or a </w:t>
        </w:r>
      </w:ins>
      <w:ins w:id="6550" w:author="Rev 4 Allen Wirfs-Brock" w:date="2011-10-20T14:12:00Z">
        <w:r w:rsidRPr="00E77497">
          <w:rPr>
            <w:i/>
            <w:sz w:val="18"/>
          </w:rPr>
          <w:t>FunctionDeclarations</w:t>
        </w:r>
        <w:r w:rsidRPr="00E77497">
          <w:rPr>
            <w:rFonts w:ascii="Arial" w:hAnsi="Arial" w:cs="Arial"/>
            <w:sz w:val="18"/>
          </w:rPr>
          <w:t>.</w:t>
        </w:r>
      </w:ins>
      <w:ins w:id="6551" w:author="Rev 4 Allen Wirfs-Brock" w:date="2011-10-20T14:16:00Z">
        <w:r w:rsidRPr="00E77497">
          <w:rPr>
            <w:rFonts w:ascii="Arial" w:hAnsi="Arial" w:cs="Arial"/>
            <w:sz w:val="18"/>
          </w:rPr>
          <w:t xml:space="preserve"> Such duplicate declarations may only occur in non-extended code.</w:t>
        </w:r>
      </w:ins>
    </w:p>
    <w:p w14:paraId="3938353F" w14:textId="77777777" w:rsidR="00330C9A" w:rsidRPr="00E77497" w:rsidRDefault="00330C9A" w:rsidP="009A20C6">
      <w:pPr>
        <w:pStyle w:val="Alg4"/>
        <w:numPr>
          <w:ilvl w:val="1"/>
          <w:numId w:val="570"/>
        </w:numPr>
        <w:rPr>
          <w:ins w:id="6552" w:author="Rev 4 Allen Wirfs-Brock" w:date="2011-10-20T13:26:00Z"/>
        </w:rPr>
      </w:pPr>
      <w:ins w:id="6553" w:author="Rev 4 Allen Wirfs-Brock" w:date="2011-10-20T13:26: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3C5F873B" w14:textId="77777777" w:rsidR="00330C9A" w:rsidRPr="00E77497" w:rsidRDefault="00330C9A" w:rsidP="009A20C6">
      <w:pPr>
        <w:pStyle w:val="Alg4"/>
        <w:numPr>
          <w:ilvl w:val="2"/>
          <w:numId w:val="570"/>
        </w:numPr>
        <w:rPr>
          <w:ins w:id="6554" w:author="Rev 4 Allen Wirfs-Brock" w:date="2011-10-20T13:26:00Z"/>
        </w:rPr>
      </w:pPr>
      <w:ins w:id="6555" w:author="Rev 4 Allen Wirfs-Brock" w:date="2011-10-20T13:26:00Z">
        <w:r w:rsidRPr="00E77497">
          <w:t xml:space="preserve">Call </w:t>
        </w:r>
        <w:r w:rsidRPr="00E77497">
          <w:rPr>
            <w:i/>
          </w:rPr>
          <w:t>env’s</w:t>
        </w:r>
        <w:r w:rsidRPr="00E77497">
          <w:t xml:space="preserve"> CreateMutableBinding concrete method passing </w:t>
        </w:r>
      </w:ins>
      <w:ins w:id="6556" w:author="Rev 4 Allen Wirfs-Brock" w:date="2011-10-20T13:30:00Z">
        <w:r w:rsidR="0076754F" w:rsidRPr="00E77497">
          <w:rPr>
            <w:i/>
          </w:rPr>
          <w:t>var</w:t>
        </w:r>
      </w:ins>
      <w:ins w:id="6557" w:author="Rev 4 Allen Wirfs-Brock" w:date="2011-10-20T13:26:00Z">
        <w:r w:rsidRPr="00E77497">
          <w:rPr>
            <w:i/>
          </w:rPr>
          <w:t>Name</w:t>
        </w:r>
        <w:r w:rsidRPr="00E77497">
          <w:t xml:space="preserve"> as the argument.</w:t>
        </w:r>
      </w:ins>
    </w:p>
    <w:p w14:paraId="37D3B801" w14:textId="77777777" w:rsidR="0076754F" w:rsidRPr="00E77497" w:rsidRDefault="0076754F" w:rsidP="009A20C6">
      <w:pPr>
        <w:pStyle w:val="Alg4"/>
        <w:numPr>
          <w:ilvl w:val="2"/>
          <w:numId w:val="570"/>
        </w:numPr>
        <w:rPr>
          <w:ins w:id="6558" w:author="Rev 4 Allen Wirfs-Brock" w:date="2011-10-20T13:29:00Z"/>
        </w:rPr>
      </w:pPr>
      <w:ins w:id="6559" w:author="Rev 4 Allen Wirfs-Brock" w:date="2011-10-20T13:29: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5046C279" w14:textId="77777777" w:rsidR="00130774" w:rsidRPr="00E77497" w:rsidRDefault="00130774" w:rsidP="009A20C6">
      <w:pPr>
        <w:pStyle w:val="Alg4"/>
        <w:numPr>
          <w:ilvl w:val="0"/>
          <w:numId w:val="570"/>
        </w:numPr>
        <w:rPr>
          <w:ins w:id="6560" w:author="Rev 4 Allen Wirfs-Brock" w:date="2011-10-20T13:56:00Z"/>
        </w:rPr>
      </w:pPr>
      <w:ins w:id="6561" w:author="Rev 4 Allen Wirfs-Brock" w:date="2011-10-20T13:56:00Z">
        <w:r w:rsidRPr="00E77497">
          <w:t xml:space="preserve">Let </w:t>
        </w:r>
        <w:r w:rsidRPr="00E77497">
          <w:rPr>
            <w:i/>
          </w:rPr>
          <w:t>initializedFunctions</w:t>
        </w:r>
        <w:r w:rsidRPr="00E77497">
          <w:t xml:space="preserve"> be an emptyList.</w:t>
        </w:r>
      </w:ins>
    </w:p>
    <w:p w14:paraId="459F7A11" w14:textId="77777777" w:rsidR="009B30BD" w:rsidRPr="004D1BD1" w:rsidRDefault="009B30BD" w:rsidP="009A20C6">
      <w:pPr>
        <w:pStyle w:val="Alg4"/>
        <w:numPr>
          <w:ilvl w:val="0"/>
          <w:numId w:val="570"/>
        </w:numPr>
        <w:rPr>
          <w:ins w:id="6562" w:author="Rev 4 Allen Wirfs-Brock" w:date="2011-10-04T16:34:00Z"/>
        </w:rPr>
      </w:pPr>
      <w:ins w:id="6563" w:author="Rev 4 Allen Wirfs-Brock" w:date="2011-10-04T16:34:00Z">
        <w:r w:rsidRPr="00E77497">
          <w:t xml:space="preserve">For each </w:t>
        </w:r>
        <w:r w:rsidRPr="00E77497">
          <w:rPr>
            <w:i/>
          </w:rPr>
          <w:t>FunctionDeclaration</w:t>
        </w:r>
        <w:r w:rsidRPr="00E77497">
          <w:t xml:space="preserve"> </w:t>
        </w:r>
        <w:r w:rsidRPr="00E77497">
          <w:rPr>
            <w:i/>
          </w:rPr>
          <w:t>f</w:t>
        </w:r>
        <w:r w:rsidRPr="00E77497">
          <w:t xml:space="preserve"> in </w:t>
        </w:r>
      </w:ins>
      <w:ins w:id="6564" w:author="Rev 4 Allen Wirfs-Brock" w:date="2011-10-06T16:15:00Z">
        <w:r w:rsidR="00FE0D6D" w:rsidRPr="00E77497">
          <w:rPr>
            <w:i/>
          </w:rPr>
          <w:t>declarations</w:t>
        </w:r>
      </w:ins>
      <w:ins w:id="6565" w:author="Rev 4 Allen Wirfs-Brock" w:date="2011-10-04T16:34:00Z">
        <w:r w:rsidRPr="00E77497">
          <w:t xml:space="preserve">, in </w:t>
        </w:r>
      </w:ins>
      <w:ins w:id="6566" w:author="Rev 4 Allen Wirfs-Brock" w:date="2011-10-20T13:59:00Z">
        <w:r w:rsidR="009A0588" w:rsidRPr="00E77497">
          <w:t xml:space="preserve">reverse </w:t>
        </w:r>
      </w:ins>
      <w:ins w:id="6567" w:author="Rev 4 Allen Wirfs-Brock" w:date="2011-10-06T16:15:00Z">
        <w:r w:rsidR="00FE0D6D" w:rsidRPr="00E77497">
          <w:t>list</w:t>
        </w:r>
      </w:ins>
      <w:ins w:id="6568" w:author="Rev 4 Allen Wirfs-Brock" w:date="2011-10-04T16:34:00Z">
        <w:r w:rsidRPr="00E77497">
          <w:t xml:space="preserve"> order do</w:t>
        </w:r>
      </w:ins>
    </w:p>
    <w:p w14:paraId="121ABD6A" w14:textId="77777777" w:rsidR="00BE2551" w:rsidRPr="006B6D0A" w:rsidRDefault="00BE2551" w:rsidP="009A20C6">
      <w:pPr>
        <w:pStyle w:val="Alg4"/>
        <w:numPr>
          <w:ilvl w:val="1"/>
          <w:numId w:val="570"/>
        </w:numPr>
        <w:rPr>
          <w:ins w:id="6569" w:author="Rev 4 Allen Wirfs-Brock" w:date="2011-10-20T14:06:00Z"/>
          <w:i/>
          <w:sz w:val="18"/>
        </w:rPr>
      </w:pPr>
      <w:ins w:id="6570" w:author="Rev 4 Allen Wirfs-Brock" w:date="2011-10-20T14:06:00Z">
        <w:r w:rsidRPr="003B4312">
          <w:rPr>
            <w:rFonts w:ascii="Arial" w:hAnsi="Arial" w:cs="Arial"/>
            <w:sz w:val="18"/>
          </w:rPr>
          <w:t>NOTE</w:t>
        </w:r>
      </w:ins>
      <w:ins w:id="6571" w:author="Rev 6 Allen Wirfs-Brock" w:date="2012-02-25T15:49:00Z">
        <w:r w:rsidR="00B33855">
          <w:rPr>
            <w:rFonts w:ascii="Arial" w:hAnsi="Arial" w:cs="Arial"/>
            <w:sz w:val="18"/>
          </w:rPr>
          <w:tab/>
        </w:r>
      </w:ins>
      <w:ins w:id="6572" w:author="Rev 4 Allen Wirfs-Brock" w:date="2011-10-20T14:06:00Z">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for the same name, the last declaration is used. Multiple</w:t>
        </w:r>
      </w:ins>
      <w:ins w:id="6573" w:author="Rev 4 Allen Wirfs-Brock" w:date="2011-10-20T14:07:00Z">
        <w:r w:rsidRPr="008B7F6F">
          <w:rPr>
            <w:rFonts w:ascii="Arial" w:hAnsi="Arial" w:cs="Arial"/>
            <w:sz w:val="18"/>
          </w:rPr>
          <w:t xml:space="preserve"> </w:t>
        </w:r>
        <w:r w:rsidRPr="008B7F6F">
          <w:rPr>
            <w:i/>
            <w:sz w:val="18"/>
          </w:rPr>
          <w:t>FunctionDeclarations</w:t>
        </w:r>
        <w:r w:rsidR="00B54A8F" w:rsidRPr="006B6D0A">
          <w:rPr>
            <w:sz w:val="18"/>
          </w:rPr>
          <w:t xml:space="preserve"> </w:t>
        </w:r>
        <w:r w:rsidR="00B54A8F" w:rsidRPr="006B6D0A">
          <w:rPr>
            <w:rFonts w:ascii="Arial" w:hAnsi="Arial" w:cs="Arial"/>
            <w:sz w:val="18"/>
          </w:rPr>
          <w:t>for the same name is only valid in non-extended code.</w:t>
        </w:r>
      </w:ins>
    </w:p>
    <w:p w14:paraId="26E139D1" w14:textId="77777777" w:rsidR="00D33339" w:rsidRPr="009C202C" w:rsidRDefault="00D33339" w:rsidP="009A20C6">
      <w:pPr>
        <w:pStyle w:val="Alg4"/>
        <w:numPr>
          <w:ilvl w:val="1"/>
          <w:numId w:val="570"/>
        </w:numPr>
        <w:rPr>
          <w:ins w:id="6574" w:author="Rev 4 Allen Wirfs-Brock" w:date="2011-10-20T13:38:00Z"/>
          <w:i/>
        </w:rPr>
      </w:pPr>
      <w:ins w:id="6575" w:author="Rev 4 Allen Wirfs-Brock" w:date="2011-10-20T13:38:00Z">
        <w:r w:rsidRPr="00E65A34">
          <w:t xml:space="preserve">Let </w:t>
        </w:r>
        <w:r w:rsidRPr="009C202C">
          <w:rPr>
            <w:i/>
          </w:rPr>
          <w:t>fn</w:t>
        </w:r>
        <w:r w:rsidRPr="009C202C">
          <w:t xml:space="preserve"> be the sole element of the BoundNames of </w:t>
        </w:r>
        <w:r w:rsidRPr="009C202C">
          <w:rPr>
            <w:i/>
          </w:rPr>
          <w:t>f.</w:t>
        </w:r>
      </w:ins>
    </w:p>
    <w:p w14:paraId="2973C425" w14:textId="77777777" w:rsidR="009A0588" w:rsidRPr="004D1BD1" w:rsidRDefault="009A0588" w:rsidP="009A20C6">
      <w:pPr>
        <w:pStyle w:val="Alg4"/>
        <w:numPr>
          <w:ilvl w:val="1"/>
          <w:numId w:val="570"/>
        </w:numPr>
        <w:rPr>
          <w:ins w:id="6576" w:author="Rev 4 Allen Wirfs-Brock" w:date="2011-10-20T13:57:00Z"/>
        </w:rPr>
      </w:pPr>
      <w:ins w:id="6577" w:author="Rev 4 Allen Wirfs-Brock" w:date="2011-10-20T13:57:00Z">
        <w:r w:rsidRPr="009C202C">
          <w:t xml:space="preserve">If </w:t>
        </w:r>
        <w:r w:rsidRPr="009C202C">
          <w:rPr>
            <w:i/>
          </w:rPr>
          <w:t>fn</w:t>
        </w:r>
        <w:r w:rsidRPr="009C202C">
          <w:t xml:space="preserve"> is </w:t>
        </w:r>
      </w:ins>
      <w:ins w:id="6578" w:author="Rev 4 Allen Wirfs-Brock" w:date="2011-10-20T13:58:00Z">
        <w:r w:rsidRPr="00B820AB">
          <w:t xml:space="preserve">not </w:t>
        </w:r>
      </w:ins>
      <w:ins w:id="6579" w:author="Rev 4 Allen Wirfs-Brock" w:date="2011-10-20T13:57:00Z">
        <w:r w:rsidRPr="00B820AB">
          <w:t xml:space="preserve">an element of </w:t>
        </w:r>
      </w:ins>
      <w:ins w:id="6580" w:author="Rev 4 Allen Wirfs-Brock" w:date="2011-10-20T13:58:00Z">
        <w:r w:rsidRPr="00B820AB">
          <w:rPr>
            <w:i/>
          </w:rPr>
          <w:t xml:space="preserve">initializedFunctions, </w:t>
        </w:r>
        <w:r w:rsidRPr="004D1BD1">
          <w:t>then</w:t>
        </w:r>
      </w:ins>
    </w:p>
    <w:p w14:paraId="59388247" w14:textId="77777777" w:rsidR="009A0588" w:rsidRPr="006B6D0A" w:rsidRDefault="009A0588" w:rsidP="009A20C6">
      <w:pPr>
        <w:pStyle w:val="Alg4"/>
        <w:numPr>
          <w:ilvl w:val="2"/>
          <w:numId w:val="570"/>
        </w:numPr>
        <w:rPr>
          <w:ins w:id="6581" w:author="Rev 4 Allen Wirfs-Brock" w:date="2011-10-20T13:59:00Z"/>
        </w:rPr>
      </w:pPr>
      <w:ins w:id="6582" w:author="Rev 4 Allen Wirfs-Brock" w:date="2011-10-20T14:00:00Z">
        <w:r w:rsidRPr="003B4312">
          <w:t>Append</w:t>
        </w:r>
      </w:ins>
      <w:ins w:id="6583" w:author="Rev 4 Allen Wirfs-Brock" w:date="2011-10-20T13:59:00Z">
        <w:r w:rsidRPr="003B4312">
          <w:t xml:space="preserve"> </w:t>
        </w:r>
        <w:r w:rsidRPr="008B7F6F">
          <w:rPr>
            <w:i/>
          </w:rPr>
          <w:t>fn</w:t>
        </w:r>
        <w:r w:rsidRPr="008B7F6F">
          <w:t xml:space="preserve"> to </w:t>
        </w:r>
      </w:ins>
      <w:ins w:id="6584" w:author="Rev 4 Allen Wirfs-Brock" w:date="2011-10-20T14:00:00Z">
        <w:r w:rsidRPr="008B7F6F">
          <w:rPr>
            <w:i/>
          </w:rPr>
          <w:t>initializedFunctions</w:t>
        </w:r>
        <w:r w:rsidRPr="008B7F6F">
          <w:t>.</w:t>
        </w:r>
      </w:ins>
    </w:p>
    <w:p w14:paraId="67EAB887" w14:textId="77777777" w:rsidR="009B30BD" w:rsidRPr="006B6D0A" w:rsidRDefault="009B30BD" w:rsidP="009A20C6">
      <w:pPr>
        <w:pStyle w:val="Alg4"/>
        <w:numPr>
          <w:ilvl w:val="2"/>
          <w:numId w:val="570"/>
        </w:numPr>
        <w:rPr>
          <w:ins w:id="6585" w:author="Rev 4 Allen Wirfs-Brock" w:date="2011-10-04T16:34:00Z"/>
        </w:rPr>
      </w:pPr>
      <w:ins w:id="6586" w:author="Rev 4 Allen Wirfs-Brock" w:date="2011-10-04T16:34:00Z">
        <w:r w:rsidRPr="006B6D0A">
          <w:t xml:space="preserve">Let </w:t>
        </w:r>
        <w:r w:rsidRPr="006B6D0A">
          <w:rPr>
            <w:i/>
          </w:rPr>
          <w:t>fo</w:t>
        </w:r>
        <w:r w:rsidRPr="006B6D0A">
          <w:t xml:space="preserve"> be the result of</w:t>
        </w:r>
      </w:ins>
      <w:ins w:id="6587" w:author="Rev 7 Allen Wirfs-Brock" w:date="2012-04-27T16:53:00Z">
        <w:r w:rsidR="00CB4E96">
          <w:t xml:space="preserve"> performing</w:t>
        </w:r>
      </w:ins>
      <w:ins w:id="6588" w:author="Rev 4 Allen Wirfs-Brock" w:date="2011-10-04T16:34:00Z">
        <w:r w:rsidRPr="006B6D0A">
          <w:t xml:space="preserve"> </w:t>
        </w:r>
        <w:del w:id="6589" w:author="Rev 7 Allen Wirfs-Brock" w:date="2012-04-27T16:51:00Z">
          <w:r w:rsidRPr="006B6D0A" w:rsidDel="00CB4E96">
            <w:delText>instantiating</w:delText>
          </w:r>
        </w:del>
      </w:ins>
      <w:ins w:id="6590" w:author="Rev 7 Allen Wirfs-Brock" w:date="2012-04-27T16:51:00Z">
        <w:r w:rsidR="00CB4E96" w:rsidRPr="00CB4E96">
          <w:rPr>
            <w:rFonts w:ascii="Helvetica" w:hAnsi="Helvetica"/>
            <w:b/>
          </w:rPr>
          <w:t xml:space="preserve"> </w:t>
        </w:r>
        <w:r w:rsidR="00CB4E96" w:rsidRPr="00CB4E96">
          <w:rPr>
            <w:rPrChange w:id="6591" w:author="Rev 7 Allen Wirfs-Brock" w:date="2012-04-27T16:52:00Z">
              <w:rPr>
                <w:rFonts w:ascii="Helvetica" w:hAnsi="Helvetica"/>
                <w:b/>
              </w:rPr>
            </w:rPrChange>
          </w:rPr>
          <w:t>Instantiate Function Declaration</w:t>
        </w:r>
      </w:ins>
      <w:ins w:id="6592" w:author="Rev 4 Allen Wirfs-Brock" w:date="2011-10-04T16:34:00Z">
        <w:r w:rsidRPr="006B6D0A">
          <w:t xml:space="preserve"> </w:t>
        </w:r>
      </w:ins>
      <w:ins w:id="6593" w:author="Rev 7 Allen Wirfs-Brock" w:date="2012-04-27T16:52:00Z">
        <w:r w:rsidR="00CB4E96">
          <w:t xml:space="preserve"> for </w:t>
        </w:r>
      </w:ins>
      <w:ins w:id="6594" w:author="Rev 4 Allen Wirfs-Brock" w:date="2011-10-04T16:34:00Z">
        <w:del w:id="6595" w:author="Rev 7 Allen Wirfs-Brock" w:date="2012-04-27T16:52:00Z">
          <w:r w:rsidRPr="006B6D0A" w:rsidDel="00CB4E96">
            <w:rPr>
              <w:i/>
            </w:rPr>
            <w:delText xml:space="preserve">FunctionDeclaration </w:delText>
          </w:r>
        </w:del>
        <w:r w:rsidRPr="006B6D0A">
          <w:rPr>
            <w:i/>
          </w:rPr>
          <w:t>f</w:t>
        </w:r>
        <w:del w:id="6596" w:author="Rev 7 Allen Wirfs-Brock" w:date="2012-04-27T16:53:00Z">
          <w:r w:rsidRPr="006B6D0A" w:rsidDel="00CB4E96">
            <w:rPr>
              <w:i/>
            </w:rPr>
            <w:delText xml:space="preserve"> </w:delText>
          </w:r>
          <w:r w:rsidRPr="006B6D0A" w:rsidDel="00CB4E96">
            <w:delText>as described in Clause 13</w:delText>
          </w:r>
        </w:del>
        <w:r w:rsidRPr="006B6D0A">
          <w:t>.</w:t>
        </w:r>
      </w:ins>
    </w:p>
    <w:p w14:paraId="32B611F9" w14:textId="77777777" w:rsidR="009B30BD" w:rsidRPr="009C202C" w:rsidRDefault="00D33339" w:rsidP="009A20C6">
      <w:pPr>
        <w:pStyle w:val="Alg4"/>
        <w:numPr>
          <w:ilvl w:val="2"/>
          <w:numId w:val="570"/>
        </w:numPr>
        <w:rPr>
          <w:ins w:id="6597" w:author="Rev 4 Allen Wirfs-Brock" w:date="2011-10-04T16:34:00Z"/>
        </w:rPr>
      </w:pPr>
      <w:ins w:id="6598" w:author="Rev 4 Allen Wirfs-Brock" w:date="2011-10-20T13:43:00Z">
        <w:r w:rsidRPr="00E65A34">
          <w:t xml:space="preserve">Call </w:t>
        </w:r>
        <w:r w:rsidRPr="009C202C">
          <w:rPr>
            <w:i/>
          </w:rPr>
          <w:t>env</w:t>
        </w:r>
        <w:r w:rsidRPr="009C202C">
          <w:t xml:space="preserve">’s InitializeBinding concrete method passing </w:t>
        </w:r>
        <w:r w:rsidRPr="009C202C">
          <w:rPr>
            <w:i/>
          </w:rPr>
          <w:t>fn</w:t>
        </w:r>
        <w:r w:rsidRPr="009C202C">
          <w:t xml:space="preserve">, and </w:t>
        </w:r>
        <w:r w:rsidRPr="009C202C">
          <w:rPr>
            <w:i/>
          </w:rPr>
          <w:t>fo</w:t>
        </w:r>
        <w:r w:rsidRPr="009C202C">
          <w:t xml:space="preserve"> as the arguments</w:t>
        </w:r>
      </w:ins>
      <w:ins w:id="6599" w:author="Rev 4 Allen Wirfs-Brock" w:date="2011-10-04T16:34:00Z">
        <w:r w:rsidR="009B30BD" w:rsidRPr="009C202C">
          <w:t>.</w:t>
        </w:r>
      </w:ins>
    </w:p>
    <w:p w14:paraId="0DDC4BC3" w14:textId="77777777" w:rsidR="00FF2C02" w:rsidRPr="004D1BD1" w:rsidRDefault="00FF2C02" w:rsidP="009A20C6">
      <w:pPr>
        <w:pStyle w:val="Alg4"/>
        <w:numPr>
          <w:ilvl w:val="0"/>
          <w:numId w:val="570"/>
        </w:numPr>
        <w:spacing w:after="240"/>
        <w:rPr>
          <w:ins w:id="6600" w:author="Rev 4 Allen Wirfs-Brock" w:date="2011-10-20T14:51:00Z"/>
        </w:rPr>
      </w:pPr>
      <w:ins w:id="6601" w:author="Rev 4 Allen Wirfs-Brock" w:date="2011-10-20T14:51:00Z">
        <w:r w:rsidRPr="004D1BD1">
          <w:t>Return</w:t>
        </w:r>
      </w:ins>
      <w:ins w:id="6602" w:author="Rev 6 Allen Wirfs-Brock" w:date="2012-02-26T09:58:00Z">
        <w:r w:rsidR="009B3B81">
          <w:t xml:space="preserve"> NormalCompletion(</w:t>
        </w:r>
        <w:r w:rsidR="009B3B81" w:rsidRPr="009B3B81">
          <w:rPr>
            <w:rFonts w:ascii="Arial" w:hAnsi="Arial" w:cs="Arial"/>
          </w:rPr>
          <w:t>empty</w:t>
        </w:r>
        <w:r w:rsidR="009B3B81">
          <w:t>).</w:t>
        </w:r>
      </w:ins>
      <w:ins w:id="6603" w:author="Rev 4 Allen Wirfs-Brock" w:date="2011-10-20T14:51:00Z">
        <w:del w:id="6604" w:author="Rev 5 Allen Wirfs-Brock" w:date="2012-01-03T15:52:00Z">
          <w:r w:rsidRPr="004D1BD1" w:rsidDel="008A4279">
            <w:delText xml:space="preserve"> </w:delText>
          </w:r>
          <w:r w:rsidRPr="004D1BD1" w:rsidDel="008A4279">
            <w:rPr>
              <w:i/>
            </w:rPr>
            <w:delText>hasArgumentsObject</w:delText>
          </w:r>
        </w:del>
        <w:r w:rsidRPr="004D1BD1">
          <w:t>.</w:t>
        </w:r>
      </w:ins>
    </w:p>
    <w:p w14:paraId="57532432" w14:textId="77777777" w:rsidR="00704747" w:rsidRPr="008B7F6F" w:rsidRDefault="00704747" w:rsidP="00862195">
      <w:pPr>
        <w:pStyle w:val="30"/>
        <w:numPr>
          <w:ilvl w:val="0"/>
          <w:numId w:val="0"/>
        </w:numPr>
        <w:rPr>
          <w:ins w:id="6605" w:author="Rev 3 Allen Wirfs-Brock" w:date="2011-09-10T11:11:00Z"/>
        </w:rPr>
      </w:pPr>
      <w:bookmarkStart w:id="6606" w:name="_Toc329528744"/>
      <w:ins w:id="6607" w:author="Rev 3 Allen Wirfs-Brock" w:date="2011-09-10T11:11:00Z">
        <w:r w:rsidRPr="003B4312">
          <w:t>10.5.</w:t>
        </w:r>
      </w:ins>
      <w:ins w:id="6608" w:author="Rev 4 Allen Wirfs-Brock" w:date="2011-11-04T09:56:00Z">
        <w:r w:rsidR="006B6D0A">
          <w:t>4</w:t>
        </w:r>
      </w:ins>
      <w:ins w:id="6609" w:author="Rev 3 Allen Wirfs-Brock" w:date="2011-09-10T11:11:00Z">
        <w:r w:rsidRPr="003B4312">
          <w:tab/>
        </w:r>
      </w:ins>
      <w:commentRangeStart w:id="6610"/>
      <w:ins w:id="6611" w:author="Rev 3 Allen Wirfs-Brock" w:date="2011-09-10T15:22:00Z">
        <w:r w:rsidR="004851C4" w:rsidRPr="003B4312">
          <w:t xml:space="preserve">Block Declaration </w:t>
        </w:r>
      </w:ins>
      <w:ins w:id="6612" w:author="Rev 3 Allen Wirfs-Brock" w:date="2011-09-10T11:11:00Z">
        <w:r w:rsidRPr="008B7F6F">
          <w:t>Instantiation</w:t>
        </w:r>
      </w:ins>
      <w:commentRangeEnd w:id="6610"/>
      <w:r w:rsidR="002B7DB5">
        <w:rPr>
          <w:rStyle w:val="af3"/>
          <w:b w:val="0"/>
        </w:rPr>
        <w:commentReference w:id="6610"/>
      </w:r>
      <w:bookmarkEnd w:id="6606"/>
    </w:p>
    <w:p w14:paraId="2BA08063" w14:textId="77777777" w:rsidR="00704747" w:rsidRPr="004D1BD1" w:rsidRDefault="005C42E5" w:rsidP="00704747">
      <w:pPr>
        <w:rPr>
          <w:ins w:id="6613" w:author="Rev 3 Allen Wirfs-Brock" w:date="2011-09-10T11:11:00Z"/>
          <w:sz w:val="18"/>
          <w:rPrChange w:id="6614" w:author="Rev 4 Allen Wirfs-Brock" w:date="2011-11-04T08:51:00Z">
            <w:rPr>
              <w:ins w:id="6615" w:author="Rev 3 Allen Wirfs-Brock" w:date="2011-09-10T11:11:00Z"/>
            </w:rPr>
          </w:rPrChange>
        </w:rPr>
      </w:pPr>
      <w:ins w:id="6616" w:author="Rev 4 Allen Wirfs-Brock" w:date="2011-10-20T12:18:00Z">
        <w:r w:rsidRPr="004D1BD1">
          <w:rPr>
            <w:sz w:val="18"/>
            <w:rPrChange w:id="6617" w:author="Rev 4 Allen Wirfs-Brock" w:date="2011-11-04T08:51:00Z">
              <w:rPr/>
            </w:rPrChange>
          </w:rPr>
          <w:t>N</w:t>
        </w:r>
      </w:ins>
      <w:ins w:id="6618" w:author="Rev 4 Allen Wirfs-Brock" w:date="2011-10-20T12:21:00Z">
        <w:r w:rsidR="0038665D" w:rsidRPr="004D1BD1">
          <w:rPr>
            <w:sz w:val="18"/>
          </w:rPr>
          <w:t>OTE</w:t>
        </w:r>
      </w:ins>
      <w:ins w:id="6619" w:author="Rev 4 Allen Wirfs-Brock" w:date="2011-10-20T12:20:00Z">
        <w:r w:rsidR="0038665D" w:rsidRPr="004D1BD1">
          <w:rPr>
            <w:sz w:val="18"/>
          </w:rPr>
          <w:tab/>
        </w:r>
        <w:r w:rsidR="0038665D" w:rsidRPr="004D1BD1">
          <w:t xml:space="preserve"> </w:t>
        </w:r>
      </w:ins>
      <w:ins w:id="6620" w:author="Rev 3 Allen Wirfs-Brock" w:date="2011-09-10T11:12:00Z">
        <w:r w:rsidR="00F24C4D" w:rsidRPr="004D1BD1">
          <w:rPr>
            <w:sz w:val="18"/>
            <w:rPrChange w:id="6621" w:author="Rev 4 Allen Wirfs-Brock" w:date="2011-11-04T08:51:00Z">
              <w:rPr/>
            </w:rPrChange>
          </w:rPr>
          <w:t xml:space="preserve">When a </w:t>
        </w:r>
        <w:r w:rsidR="00F24C4D" w:rsidRPr="004D1BD1">
          <w:rPr>
            <w:rFonts w:ascii="Times New Roman" w:eastAsia="Times New Roman" w:hAnsi="Times New Roman"/>
            <w:i/>
            <w:spacing w:val="6"/>
            <w:sz w:val="18"/>
            <w:lang w:eastAsia="en-US"/>
            <w:rPrChange w:id="6622" w:author="Rev 4 Allen Wirfs-Brock" w:date="2011-11-04T08:51:00Z">
              <w:rPr>
                <w:rFonts w:ascii="Times New Roman" w:eastAsia="Times New Roman" w:hAnsi="Times New Roman"/>
                <w:i/>
                <w:spacing w:val="6"/>
                <w:lang w:eastAsia="en-US"/>
              </w:rPr>
            </w:rPrChange>
          </w:rPr>
          <w:t>Block</w:t>
        </w:r>
        <w:r w:rsidR="00F24C4D" w:rsidRPr="004D1BD1">
          <w:rPr>
            <w:sz w:val="18"/>
            <w:rPrChange w:id="6623" w:author="Rev 4 Allen Wirfs-Brock" w:date="2011-11-04T08:51:00Z">
              <w:rPr/>
            </w:rPrChange>
          </w:rPr>
          <w:t xml:space="preserve"> or </w:t>
        </w:r>
        <w:r w:rsidR="00F24C4D" w:rsidRPr="004D1BD1">
          <w:rPr>
            <w:rFonts w:ascii="Times New Roman" w:eastAsia="Times New Roman" w:hAnsi="Times New Roman"/>
            <w:i/>
            <w:spacing w:val="6"/>
            <w:sz w:val="18"/>
            <w:lang w:eastAsia="en-US"/>
            <w:rPrChange w:id="6624" w:author="Rev 4 Allen Wirfs-Brock" w:date="2011-11-04T08:51:00Z">
              <w:rPr>
                <w:rFonts w:ascii="Times New Roman" w:eastAsia="Times New Roman" w:hAnsi="Times New Roman"/>
                <w:i/>
                <w:spacing w:val="6"/>
                <w:lang w:eastAsia="en-US"/>
              </w:rPr>
            </w:rPrChange>
          </w:rPr>
          <w:t>CaseBlock</w:t>
        </w:r>
        <w:r w:rsidR="00F24C4D" w:rsidRPr="004D1BD1">
          <w:rPr>
            <w:sz w:val="18"/>
            <w:rPrChange w:id="6625" w:author="Rev 4 Allen Wirfs-Brock" w:date="2011-11-04T08:51:00Z">
              <w:rPr/>
            </w:rPrChange>
          </w:rPr>
          <w:t xml:space="preserve"> production</w:t>
        </w:r>
      </w:ins>
      <w:ins w:id="6626" w:author="Rev 4 Allen Wirfs-Brock" w:date="2011-10-20T12:18:00Z">
        <w:r w:rsidRPr="004D1BD1">
          <w:rPr>
            <w:sz w:val="18"/>
            <w:rPrChange w:id="6627" w:author="Rev 4 Allen Wirfs-Brock" w:date="2011-11-04T08:51:00Z">
              <w:rPr/>
            </w:rPrChange>
          </w:rPr>
          <w:t xml:space="preserve"> </w:t>
        </w:r>
        <w:del w:id="6628" w:author="Rev 6 Allen Wirfs-Brock" w:date="2012-01-26T11:08:00Z">
          <w:r w:rsidRPr="004D1BD1" w:rsidDel="00EB1E7F">
            <w:rPr>
              <w:sz w:val="18"/>
              <w:rPrChange w:id="6629" w:author="Rev 4 Allen Wirfs-Brock" w:date="2011-11-04T08:51:00Z">
                <w:rPr/>
              </w:rPrChange>
            </w:rPr>
            <w:delText>contained in extended code</w:delText>
          </w:r>
        </w:del>
      </w:ins>
      <w:ins w:id="6630" w:author="Rev 3 Allen Wirfs-Brock" w:date="2011-09-10T11:12:00Z">
        <w:del w:id="6631" w:author="Rev 6 Allen Wirfs-Brock" w:date="2012-01-26T11:08:00Z">
          <w:r w:rsidR="00F24C4D" w:rsidRPr="004D1BD1" w:rsidDel="00EB1E7F">
            <w:rPr>
              <w:sz w:val="18"/>
              <w:rPrChange w:id="6632" w:author="Rev 4 Allen Wirfs-Brock" w:date="2011-11-04T08:51:00Z">
                <w:rPr/>
              </w:rPrChange>
            </w:rPr>
            <w:delText xml:space="preserve"> </w:delText>
          </w:r>
        </w:del>
        <w:r w:rsidR="00F24C4D" w:rsidRPr="004D1BD1">
          <w:rPr>
            <w:sz w:val="18"/>
            <w:rPrChange w:id="6633" w:author="Rev 4 Allen Wirfs-Brock" w:date="2011-11-04T08:51:00Z">
              <w:rPr/>
            </w:rPrChange>
          </w:rPr>
          <w:t xml:space="preserve">is evaluated a new Declarative Environment Record is created and bindings for each block scoped variable, constant, or function declarated in the block are </w:t>
        </w:r>
      </w:ins>
      <w:ins w:id="6634" w:author="Rev 3 Allen Wirfs-Brock" w:date="2011-09-10T11:17:00Z">
        <w:r w:rsidR="00135C3C" w:rsidRPr="004D1BD1">
          <w:rPr>
            <w:sz w:val="18"/>
            <w:rPrChange w:id="6635" w:author="Rev 4 Allen Wirfs-Brock" w:date="2011-11-04T08:51:00Z">
              <w:rPr/>
            </w:rPrChange>
          </w:rPr>
          <w:t>instantiated</w:t>
        </w:r>
      </w:ins>
      <w:ins w:id="6636" w:author="Rev 3 Allen Wirfs-Brock" w:date="2011-09-10T11:12:00Z">
        <w:r w:rsidR="00F24C4D" w:rsidRPr="004D1BD1">
          <w:rPr>
            <w:sz w:val="18"/>
            <w:rPrChange w:id="6637" w:author="Rev 4 Allen Wirfs-Brock" w:date="2011-11-04T08:51:00Z">
              <w:rPr/>
            </w:rPrChange>
          </w:rPr>
          <w:t xml:space="preserve"> in the </w:t>
        </w:r>
      </w:ins>
      <w:ins w:id="6638" w:author="Rev 3 Allen Wirfs-Brock" w:date="2011-09-10T11:15:00Z">
        <w:r w:rsidR="00F24C4D" w:rsidRPr="004D1BD1">
          <w:rPr>
            <w:sz w:val="18"/>
            <w:rPrChange w:id="6639" w:author="Rev 4 Allen Wirfs-Brock" w:date="2011-11-04T08:51:00Z">
              <w:rPr/>
            </w:rPrChange>
          </w:rPr>
          <w:t>environment</w:t>
        </w:r>
      </w:ins>
      <w:ins w:id="6640" w:author="Rev 3 Allen Wirfs-Brock" w:date="2011-09-10T11:12:00Z">
        <w:r w:rsidR="00F24C4D" w:rsidRPr="004D1BD1">
          <w:rPr>
            <w:sz w:val="18"/>
            <w:rPrChange w:id="6641" w:author="Rev 4 Allen Wirfs-Brock" w:date="2011-11-04T08:51:00Z">
              <w:rPr/>
            </w:rPrChange>
          </w:rPr>
          <w:t xml:space="preserve"> </w:t>
        </w:r>
      </w:ins>
      <w:ins w:id="6642" w:author="Rev 3 Allen Wirfs-Brock" w:date="2011-09-10T11:15:00Z">
        <w:r w:rsidR="00F24C4D" w:rsidRPr="004D1BD1">
          <w:rPr>
            <w:sz w:val="18"/>
            <w:rPrChange w:id="6643" w:author="Rev 4 Allen Wirfs-Brock" w:date="2011-11-04T08:51:00Z">
              <w:rPr/>
            </w:rPrChange>
          </w:rPr>
          <w:t xml:space="preserve">record. </w:t>
        </w:r>
      </w:ins>
    </w:p>
    <w:p w14:paraId="476A10DC" w14:textId="77777777" w:rsidR="00704747" w:rsidRPr="006B6D0A" w:rsidRDefault="00135C3C" w:rsidP="00704747">
      <w:pPr>
        <w:rPr>
          <w:ins w:id="6644" w:author="Rev 3 Allen Wirfs-Brock" w:date="2011-09-10T11:11:00Z"/>
        </w:rPr>
      </w:pPr>
      <w:ins w:id="6645" w:author="Rev 3 Allen Wirfs-Brock" w:date="2011-09-10T11:18:00Z">
        <w:r w:rsidRPr="004D1BD1">
          <w:t xml:space="preserve">Block Declaration Instantiation is performed as follows </w:t>
        </w:r>
      </w:ins>
      <w:ins w:id="6646" w:author="Rev 3 Allen Wirfs-Brock" w:date="2011-09-10T14:29:00Z">
        <w:r w:rsidR="00862195" w:rsidRPr="004D1BD1">
          <w:t>using</w:t>
        </w:r>
      </w:ins>
      <w:ins w:id="6647" w:author="Rev 3 Allen Wirfs-Brock" w:date="2011-09-10T14:30:00Z">
        <w:r w:rsidR="00862195" w:rsidRPr="004D1BD1">
          <w:t xml:space="preserve"> arguments</w:t>
        </w:r>
      </w:ins>
      <w:ins w:id="6648" w:author="Rev 3 Allen Wirfs-Brock" w:date="2011-09-10T14:29:00Z">
        <w:r w:rsidR="00862195" w:rsidRPr="004D1BD1">
          <w:t xml:space="preserve"> </w:t>
        </w:r>
        <w:r w:rsidR="00862195" w:rsidRPr="004D1BD1">
          <w:rPr>
            <w:rFonts w:ascii="Times New Roman" w:eastAsia="Times New Roman" w:hAnsi="Times New Roman"/>
            <w:i/>
            <w:spacing w:val="6"/>
            <w:lang w:eastAsia="en-US"/>
          </w:rPr>
          <w:t>code</w:t>
        </w:r>
        <w:r w:rsidR="007C0676" w:rsidRPr="004D1BD1">
          <w:t xml:space="preserve"> and</w:t>
        </w:r>
        <w:r w:rsidR="00862195" w:rsidRPr="004D1BD1">
          <w:t xml:space="preserve"> </w:t>
        </w:r>
      </w:ins>
      <w:ins w:id="6649" w:author="Rev 3 Allen Wirfs-Brock" w:date="2011-09-10T14:31:00Z">
        <w:r w:rsidR="00862195" w:rsidRPr="004D1BD1">
          <w:rPr>
            <w:rFonts w:ascii="Times New Roman" w:eastAsia="Times New Roman" w:hAnsi="Times New Roman"/>
            <w:i/>
            <w:spacing w:val="6"/>
            <w:lang w:eastAsia="en-US"/>
          </w:rPr>
          <w:t>env</w:t>
        </w:r>
        <w:r w:rsidR="00862195" w:rsidRPr="004D1BD1">
          <w:t xml:space="preserve">. </w:t>
        </w:r>
      </w:ins>
      <w:ins w:id="6650" w:author="Rev 3 Allen Wirfs-Brock" w:date="2011-09-10T14:32:00Z">
        <w:r w:rsidR="00862195" w:rsidRPr="003B4312">
          <w:rPr>
            <w:rFonts w:ascii="Times New Roman" w:eastAsia="Times New Roman" w:hAnsi="Times New Roman"/>
            <w:i/>
            <w:spacing w:val="6"/>
            <w:lang w:eastAsia="en-US"/>
          </w:rPr>
          <w:t>code</w:t>
        </w:r>
        <w:r w:rsidR="00862195" w:rsidRPr="003B4312">
          <w:t xml:space="preserve"> is the grammar production </w:t>
        </w:r>
      </w:ins>
      <w:ins w:id="6651" w:author="Rev 3 Allen Wirfs-Brock" w:date="2011-09-10T14:37:00Z">
        <w:r w:rsidR="00862195" w:rsidRPr="003B4312">
          <w:t>corresponding</w:t>
        </w:r>
      </w:ins>
      <w:ins w:id="6652" w:author="Rev 3 Allen Wirfs-Brock" w:date="2011-09-10T14:32:00Z">
        <w:r w:rsidR="00862195" w:rsidRPr="003B4312">
          <w:t xml:space="preserve"> </w:t>
        </w:r>
      </w:ins>
      <w:ins w:id="6653" w:author="Rev 3 Allen Wirfs-Brock" w:date="2011-09-10T14:37:00Z">
        <w:r w:rsidR="00862195" w:rsidRPr="008B7F6F">
          <w:t>to the body of the block</w:t>
        </w:r>
      </w:ins>
      <w:ins w:id="6654" w:author="Rev 3 Allen Wirfs-Brock" w:date="2011-09-10T14:32:00Z">
        <w:r w:rsidR="00862195" w:rsidRPr="008B7F6F">
          <w:t xml:space="preserve">. </w:t>
        </w:r>
      </w:ins>
      <w:ins w:id="6655" w:author="Rev 3 Allen Wirfs-Brock" w:date="2011-09-10T11:18:00Z">
        <w:r w:rsidRPr="008B7F6F">
          <w:t xml:space="preserve"> </w:t>
        </w:r>
      </w:ins>
      <w:ins w:id="6656" w:author="Rev 3 Allen Wirfs-Brock" w:date="2011-09-10T14:32:00Z">
        <w:r w:rsidR="00862195" w:rsidRPr="008B7F6F">
          <w:rPr>
            <w:rFonts w:ascii="Times New Roman" w:eastAsia="Times New Roman" w:hAnsi="Times New Roman"/>
            <w:i/>
            <w:spacing w:val="6"/>
            <w:lang w:eastAsia="en-US"/>
          </w:rPr>
          <w:t>env</w:t>
        </w:r>
        <w:r w:rsidR="00862195" w:rsidRPr="008B7F6F">
          <w:t xml:space="preserve"> is </w:t>
        </w:r>
      </w:ins>
      <w:ins w:id="6657" w:author="Rev 3 Allen Wirfs-Brock" w:date="2011-09-10T14:33:00Z">
        <w:r w:rsidR="00862195" w:rsidRPr="006B6D0A">
          <w:t xml:space="preserve">the declarative </w:t>
        </w:r>
      </w:ins>
      <w:ins w:id="6658" w:author="Rev 3 Allen Wirfs-Brock" w:date="2011-09-10T11:18:00Z">
        <w:r w:rsidRPr="006B6D0A">
          <w:t>environment record in which bindings are</w:t>
        </w:r>
      </w:ins>
      <w:ins w:id="6659" w:author="Rev 3 Allen Wirfs-Brock" w:date="2011-09-10T14:33:00Z">
        <w:r w:rsidR="00862195" w:rsidRPr="006B6D0A">
          <w:t xml:space="preserve"> to be</w:t>
        </w:r>
      </w:ins>
      <w:ins w:id="6660" w:author="Rev 3 Allen Wirfs-Brock" w:date="2011-09-10T11:18:00Z">
        <w:r w:rsidRPr="006B6D0A">
          <w:t>.</w:t>
        </w:r>
      </w:ins>
      <w:ins w:id="6661" w:author="Rev 3 Allen Wirfs-Brock" w:date="2011-09-10T14:34:00Z">
        <w:r w:rsidR="00862195" w:rsidRPr="006B6D0A">
          <w:t xml:space="preserve"> </w:t>
        </w:r>
      </w:ins>
    </w:p>
    <w:p w14:paraId="4B1598EB" w14:textId="77777777" w:rsidR="007B1D39" w:rsidRPr="009C202C" w:rsidDel="00BE3C7F" w:rsidRDefault="007B1D39" w:rsidP="009A20C6">
      <w:pPr>
        <w:pStyle w:val="Alg4"/>
        <w:numPr>
          <w:ilvl w:val="0"/>
          <w:numId w:val="525"/>
        </w:numPr>
        <w:rPr>
          <w:ins w:id="6662" w:author="Rev 3 Allen Wirfs-Brock" w:date="2011-09-10T11:28:00Z"/>
          <w:del w:id="6663" w:author="Rev 4 Allen Wirfs-Brock" w:date="2011-10-20T12:11:00Z"/>
        </w:rPr>
      </w:pPr>
      <w:ins w:id="6664" w:author="Rev 3 Allen Wirfs-Brock" w:date="2011-09-10T11:28:00Z">
        <w:del w:id="6665" w:author="Rev 4 Allen Wirfs-Brock" w:date="2011-10-20T12:11:00Z">
          <w:r w:rsidRPr="00E65A34" w:rsidDel="00BE3C7F">
            <w:delText xml:space="preserve">Assert: </w:delText>
          </w:r>
          <w:r w:rsidRPr="009C202C" w:rsidDel="00BE3C7F">
            <w:rPr>
              <w:i/>
            </w:rPr>
            <w:delText>parameterNames</w:delText>
          </w:r>
          <w:r w:rsidRPr="009C202C" w:rsidDel="00BE3C7F">
            <w:delText xml:space="preserve"> has no duplicate entries.</w:delText>
          </w:r>
        </w:del>
      </w:ins>
    </w:p>
    <w:p w14:paraId="169856C6" w14:textId="77777777" w:rsidR="00862195" w:rsidRPr="00B820AB" w:rsidRDefault="00862195" w:rsidP="009A20C6">
      <w:pPr>
        <w:pStyle w:val="Alg4"/>
        <w:numPr>
          <w:ilvl w:val="0"/>
          <w:numId w:val="525"/>
        </w:numPr>
        <w:rPr>
          <w:ins w:id="6666" w:author="Rev 3 Allen Wirfs-Brock" w:date="2011-09-10T14:36:00Z"/>
        </w:rPr>
      </w:pPr>
      <w:ins w:id="6667" w:author="Rev 3 Allen Wirfs-Brock" w:date="2011-09-10T14:36:00Z">
        <w:r w:rsidRPr="009C202C">
          <w:t xml:space="preserve">Let </w:t>
        </w:r>
        <w:r w:rsidRPr="009C202C">
          <w:rPr>
            <w:i/>
          </w:rPr>
          <w:t>declarations</w:t>
        </w:r>
        <w:r w:rsidRPr="009C202C">
          <w:t xml:space="preserve"> be the LexicalDeclarations of</w:t>
        </w:r>
      </w:ins>
      <w:ins w:id="6668" w:author="Rev 3 Allen Wirfs-Brock" w:date="2011-09-10T14:38:00Z">
        <w:r w:rsidRPr="00B820AB">
          <w:t xml:space="preserve"> </w:t>
        </w:r>
        <w:r w:rsidRPr="00B820AB">
          <w:rPr>
            <w:i/>
          </w:rPr>
          <w:t>code</w:t>
        </w:r>
        <w:r w:rsidRPr="00B820AB">
          <w:t>.</w:t>
        </w:r>
      </w:ins>
    </w:p>
    <w:p w14:paraId="6D45B6E1" w14:textId="77777777" w:rsidR="00F67909" w:rsidRPr="00E77497" w:rsidRDefault="00F67909" w:rsidP="009A20C6">
      <w:pPr>
        <w:pStyle w:val="Alg4"/>
        <w:numPr>
          <w:ilvl w:val="0"/>
          <w:numId w:val="525"/>
        </w:numPr>
        <w:rPr>
          <w:ins w:id="6669" w:author="Rev 4 Allen Wirfs-Brock" w:date="2011-10-20T12:15:00Z"/>
        </w:rPr>
      </w:pPr>
      <w:ins w:id="6670" w:author="Rev 4 Allen Wirfs-Brock" w:date="2011-10-20T12:15: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2685C47C" w14:textId="77777777" w:rsidR="00F67909" w:rsidRPr="00E77497" w:rsidRDefault="00F67909" w:rsidP="009A20C6">
      <w:pPr>
        <w:pStyle w:val="Alg4"/>
        <w:numPr>
          <w:ilvl w:val="1"/>
          <w:numId w:val="525"/>
        </w:numPr>
        <w:tabs>
          <w:tab w:val="clear" w:pos="1080"/>
          <w:tab w:val="num" w:pos="720"/>
        </w:tabs>
        <w:ind w:hanging="720"/>
        <w:rPr>
          <w:ins w:id="6671" w:author="Rev 4 Allen Wirfs-Brock" w:date="2011-10-20T12:15:00Z"/>
          <w:i/>
        </w:rPr>
      </w:pPr>
      <w:ins w:id="6672" w:author="Rev 4 Allen Wirfs-Brock" w:date="2011-10-20T12:1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74CF8E81" w14:textId="77777777" w:rsidR="00F67909" w:rsidRPr="00E77497" w:rsidRDefault="00F67909" w:rsidP="009A20C6">
      <w:pPr>
        <w:pStyle w:val="Alg4"/>
        <w:numPr>
          <w:ilvl w:val="2"/>
          <w:numId w:val="525"/>
        </w:numPr>
        <w:tabs>
          <w:tab w:val="clear" w:pos="1800"/>
          <w:tab w:val="num" w:pos="990"/>
        </w:tabs>
        <w:ind w:left="990" w:hanging="270"/>
        <w:rPr>
          <w:ins w:id="6673" w:author="Rev 4 Allen Wirfs-Brock" w:date="2011-10-20T12:15:00Z"/>
        </w:rPr>
      </w:pPr>
      <w:ins w:id="6674" w:author="Rev 4 Allen Wirfs-Brock" w:date="2011-10-20T12:15:00Z">
        <w:r w:rsidRPr="00E77497">
          <w:t>If</w:t>
        </w:r>
      </w:ins>
      <w:ins w:id="6675" w:author="Rev 6 Allen Wirfs-Brock" w:date="2012-02-25T15:47:00Z">
        <w:r w:rsidR="006B3D6C">
          <w:t xml:space="preserve"> IsConstantDeclaration of</w:t>
        </w:r>
      </w:ins>
      <w:ins w:id="6676" w:author="Rev 4 Allen Wirfs-Brock" w:date="2011-10-20T12:15:00Z">
        <w:r w:rsidRPr="00E77497">
          <w:t xml:space="preserve"> </w:t>
        </w:r>
        <w:r w:rsidRPr="00E77497">
          <w:rPr>
            <w:i/>
          </w:rPr>
          <w:t>d</w:t>
        </w:r>
        <w:r w:rsidRPr="00E77497">
          <w:t xml:space="preserve"> is </w:t>
        </w:r>
        <w:del w:id="6677" w:author="Rev 6 Allen Wirfs-Brock" w:date="2012-02-25T15:47:00Z">
          <w:r w:rsidRPr="006B3D6C" w:rsidDel="006B3D6C">
            <w:rPr>
              <w:b/>
              <w:rPrChange w:id="6678" w:author="Rev 6 Allen Wirfs-Brock" w:date="2012-02-25T15:47:00Z">
                <w:rPr/>
              </w:rPrChange>
            </w:rPr>
            <w:delText xml:space="preserve">a </w:delText>
          </w:r>
          <w:r w:rsidRPr="006B3D6C" w:rsidDel="006B3D6C">
            <w:rPr>
              <w:b/>
              <w:i/>
              <w:rPrChange w:id="6679" w:author="Rev 6 Allen Wirfs-Brock" w:date="2012-02-25T15:47:00Z">
                <w:rPr>
                  <w:i/>
                </w:rPr>
              </w:rPrChange>
            </w:rPr>
            <w:delText>ConstDeclaration</w:delText>
          </w:r>
        </w:del>
      </w:ins>
      <w:ins w:id="6680" w:author="Rev 6 Allen Wirfs-Brock" w:date="2012-02-25T15:47:00Z">
        <w:r w:rsidR="006B3D6C" w:rsidRPr="006B3D6C">
          <w:rPr>
            <w:b/>
            <w:rPrChange w:id="6681" w:author="Rev 6 Allen Wirfs-Brock" w:date="2012-02-25T15:47:00Z">
              <w:rPr/>
            </w:rPrChange>
          </w:rPr>
          <w:t>true</w:t>
        </w:r>
      </w:ins>
      <w:ins w:id="6682" w:author="Rev 4 Allen Wirfs-Brock" w:date="2011-10-20T12:15:00Z">
        <w:r w:rsidRPr="00E77497">
          <w:t>, then</w:t>
        </w:r>
      </w:ins>
    </w:p>
    <w:p w14:paraId="599AD350" w14:textId="77777777" w:rsidR="00F67909" w:rsidRPr="00E77497" w:rsidRDefault="00F67909" w:rsidP="009A20C6">
      <w:pPr>
        <w:pStyle w:val="Alg4"/>
        <w:numPr>
          <w:ilvl w:val="3"/>
          <w:numId w:val="525"/>
        </w:numPr>
        <w:tabs>
          <w:tab w:val="clear" w:pos="2520"/>
        </w:tabs>
        <w:spacing w:after="220"/>
        <w:ind w:hanging="1350"/>
        <w:contextualSpacing/>
        <w:rPr>
          <w:ins w:id="6683" w:author="Rev 4 Allen Wirfs-Brock" w:date="2011-10-20T12:15:00Z"/>
        </w:rPr>
      </w:pPr>
      <w:ins w:id="6684" w:author="Rev 4 Allen Wirfs-Brock" w:date="2011-10-20T12:1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23A985FF" w14:textId="77777777" w:rsidR="00F67909" w:rsidRPr="00E77497" w:rsidRDefault="00F67909" w:rsidP="009A20C6">
      <w:pPr>
        <w:pStyle w:val="Alg4"/>
        <w:numPr>
          <w:ilvl w:val="2"/>
          <w:numId w:val="525"/>
        </w:numPr>
        <w:tabs>
          <w:tab w:val="clear" w:pos="1800"/>
          <w:tab w:val="num" w:pos="990"/>
        </w:tabs>
        <w:spacing w:after="220"/>
        <w:ind w:hanging="1080"/>
        <w:contextualSpacing/>
        <w:rPr>
          <w:ins w:id="6685" w:author="Rev 4 Allen Wirfs-Brock" w:date="2011-10-20T12:15:00Z"/>
        </w:rPr>
      </w:pPr>
      <w:ins w:id="6686" w:author="Rev 4 Allen Wirfs-Brock" w:date="2011-10-20T12:15:00Z">
        <w:r w:rsidRPr="00E77497">
          <w:t>Else,</w:t>
        </w:r>
      </w:ins>
    </w:p>
    <w:p w14:paraId="39864AA0" w14:textId="77777777" w:rsidR="00F67909" w:rsidRPr="00E77497" w:rsidRDefault="00F67909" w:rsidP="009A20C6">
      <w:pPr>
        <w:pStyle w:val="Alg4"/>
        <w:numPr>
          <w:ilvl w:val="3"/>
          <w:numId w:val="525"/>
        </w:numPr>
        <w:tabs>
          <w:tab w:val="clear" w:pos="2520"/>
          <w:tab w:val="num" w:pos="1620"/>
        </w:tabs>
        <w:spacing w:after="220"/>
        <w:ind w:hanging="1350"/>
        <w:contextualSpacing/>
        <w:rPr>
          <w:ins w:id="6687" w:author="Rev 4 Allen Wirfs-Brock" w:date="2011-10-20T12:15:00Z"/>
        </w:rPr>
      </w:pPr>
      <w:ins w:id="6688" w:author="Rev 4 Allen Wirfs-Brock" w:date="2011-10-20T12:1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6FE99E6F" w14:textId="77777777" w:rsidR="00704747" w:rsidRPr="00E77497" w:rsidRDefault="00704747" w:rsidP="009A20C6">
      <w:pPr>
        <w:pStyle w:val="Alg4"/>
        <w:numPr>
          <w:ilvl w:val="0"/>
          <w:numId w:val="525"/>
        </w:numPr>
        <w:rPr>
          <w:ins w:id="6689" w:author="Rev 3 Allen Wirfs-Brock" w:date="2011-09-10T11:11:00Z"/>
        </w:rPr>
      </w:pPr>
      <w:ins w:id="6690" w:author="Rev 3 Allen Wirfs-Brock" w:date="2011-09-10T11:11:00Z">
        <w:r w:rsidRPr="00E77497">
          <w:t xml:space="preserve">For each </w:t>
        </w:r>
        <w:r w:rsidRPr="00E77497">
          <w:rPr>
            <w:i/>
          </w:rPr>
          <w:t>FunctionDeclaration</w:t>
        </w:r>
        <w:r w:rsidRPr="00E77497">
          <w:t xml:space="preserve"> </w:t>
        </w:r>
        <w:r w:rsidRPr="00E77497">
          <w:rPr>
            <w:i/>
          </w:rPr>
          <w:t>f</w:t>
        </w:r>
        <w:r w:rsidRPr="00E77497">
          <w:t xml:space="preserve"> in </w:t>
        </w:r>
      </w:ins>
      <w:ins w:id="6691" w:author="Rev 3 Allen Wirfs-Brock" w:date="2011-09-10T14:39:00Z">
        <w:r w:rsidR="00120B52" w:rsidRPr="00E77497">
          <w:rPr>
            <w:i/>
          </w:rPr>
          <w:t>declarations</w:t>
        </w:r>
      </w:ins>
      <w:ins w:id="6692" w:author="Rev 3 Allen Wirfs-Brock" w:date="2011-09-10T11:11:00Z">
        <w:r w:rsidRPr="00E77497">
          <w:t xml:space="preserve">, </w:t>
        </w:r>
      </w:ins>
      <w:ins w:id="6693" w:author="Rev 3 Allen Wirfs-Brock" w:date="2011-09-10T14:39:00Z">
        <w:r w:rsidR="00120B52" w:rsidRPr="00E77497">
          <w:t xml:space="preserve">in list order </w:t>
        </w:r>
      </w:ins>
      <w:ins w:id="6694" w:author="Rev 3 Allen Wirfs-Brock" w:date="2011-09-10T11:11:00Z">
        <w:r w:rsidRPr="00E77497">
          <w:t>do</w:t>
        </w:r>
      </w:ins>
    </w:p>
    <w:p w14:paraId="706FFF02" w14:textId="77777777" w:rsidR="00704747" w:rsidRPr="00E77497" w:rsidRDefault="00704747" w:rsidP="009A20C6">
      <w:pPr>
        <w:pStyle w:val="Alg4"/>
        <w:numPr>
          <w:ilvl w:val="1"/>
          <w:numId w:val="525"/>
        </w:numPr>
        <w:tabs>
          <w:tab w:val="clear" w:pos="1080"/>
          <w:tab w:val="num" w:pos="720"/>
        </w:tabs>
        <w:ind w:hanging="720"/>
        <w:rPr>
          <w:ins w:id="6695" w:author="Rev 3 Allen Wirfs-Brock" w:date="2011-09-10T11:11:00Z"/>
          <w:i/>
        </w:rPr>
      </w:pPr>
      <w:ins w:id="6696" w:author="Rev 3 Allen Wirfs-Brock" w:date="2011-09-10T11:11:00Z">
        <w:r w:rsidRPr="00E77497">
          <w:t xml:space="preserve">Let </w:t>
        </w:r>
        <w:r w:rsidRPr="00E77497">
          <w:rPr>
            <w:i/>
          </w:rPr>
          <w:t>fn</w:t>
        </w:r>
        <w:r w:rsidRPr="00E77497">
          <w:t xml:space="preserve"> be the</w:t>
        </w:r>
      </w:ins>
      <w:ins w:id="6697" w:author="Rev 4 Allen Wirfs-Brock" w:date="2011-10-20T12:34:00Z">
        <w:r w:rsidR="00C2360B" w:rsidRPr="00E77497">
          <w:t xml:space="preserve"> sole element of the BoundNames</w:t>
        </w:r>
      </w:ins>
      <w:ins w:id="6698" w:author="Rev 3 Allen Wirfs-Brock" w:date="2011-09-10T11:11:00Z">
        <w:r w:rsidRPr="00E77497">
          <w:t xml:space="preserve"> </w:t>
        </w:r>
      </w:ins>
      <w:ins w:id="6699" w:author="Rev 4 Allen Wirfs-Brock" w:date="2011-10-20T12:35:00Z">
        <w:r w:rsidR="00C2360B" w:rsidRPr="00E77497">
          <w:t>of</w:t>
        </w:r>
      </w:ins>
      <w:ins w:id="6700" w:author="Rev 3 Allen Wirfs-Brock" w:date="2011-09-10T11:11:00Z">
        <w:r w:rsidRPr="00E77497">
          <w:t xml:space="preserve"> </w:t>
        </w:r>
        <w:del w:id="6701" w:author="Rev 4 Allen Wirfs-Brock" w:date="2011-10-20T12:35:00Z">
          <w:r w:rsidRPr="00E77497" w:rsidDel="00C2360B">
            <w:rPr>
              <w:i/>
            </w:rPr>
            <w:delText>FunctionDeclaration</w:delText>
          </w:r>
          <w:r w:rsidRPr="00E77497" w:rsidDel="00C2360B">
            <w:delText xml:space="preserve"> </w:delText>
          </w:r>
        </w:del>
        <w:r w:rsidRPr="00E77497">
          <w:rPr>
            <w:i/>
          </w:rPr>
          <w:t>f.</w:t>
        </w:r>
      </w:ins>
    </w:p>
    <w:p w14:paraId="1396E524" w14:textId="77777777" w:rsidR="00704747" w:rsidRPr="00E77497" w:rsidRDefault="00704747" w:rsidP="009A20C6">
      <w:pPr>
        <w:pStyle w:val="Alg4"/>
        <w:numPr>
          <w:ilvl w:val="1"/>
          <w:numId w:val="525"/>
        </w:numPr>
        <w:tabs>
          <w:tab w:val="clear" w:pos="1080"/>
          <w:tab w:val="num" w:pos="720"/>
        </w:tabs>
        <w:ind w:hanging="720"/>
        <w:rPr>
          <w:ins w:id="6702" w:author="Rev 3 Allen Wirfs-Brock" w:date="2011-09-10T11:11:00Z"/>
        </w:rPr>
      </w:pPr>
      <w:ins w:id="6703" w:author="Rev 3 Allen Wirfs-Brock" w:date="2011-09-10T11:11:00Z">
        <w:r w:rsidRPr="00E77497">
          <w:t xml:space="preserve">Let </w:t>
        </w:r>
        <w:r w:rsidRPr="00E77497">
          <w:rPr>
            <w:i/>
          </w:rPr>
          <w:t>fo</w:t>
        </w:r>
        <w:r w:rsidRPr="00E77497">
          <w:t xml:space="preserve"> be the result of </w:t>
        </w:r>
      </w:ins>
      <w:ins w:id="6704" w:author="Rev 7 Allen Wirfs-Brock" w:date="2012-04-27T16:54:00Z">
        <w:r w:rsidR="00CB4E96">
          <w:t>performing</w:t>
        </w:r>
        <w:r w:rsidR="00CB4E96" w:rsidRPr="006B6D0A">
          <w:t xml:space="preserve"> </w:t>
        </w:r>
        <w:r w:rsidR="00CB4E96" w:rsidRPr="00CB4E96">
          <w:rPr>
            <w:rFonts w:ascii="Helvetica" w:hAnsi="Helvetica"/>
            <w:b/>
          </w:rPr>
          <w:t xml:space="preserve"> </w:t>
        </w:r>
        <w:r w:rsidR="00CB4E96" w:rsidRPr="00250FC6">
          <w:t>Instantiate Function Declaration</w:t>
        </w:r>
        <w:r w:rsidR="00CB4E96" w:rsidRPr="006B6D0A">
          <w:t xml:space="preserve"> </w:t>
        </w:r>
        <w:r w:rsidR="00CB4E96">
          <w:t xml:space="preserve"> for</w:t>
        </w:r>
        <w:r w:rsidR="00CB4E96" w:rsidRPr="00E77497" w:rsidDel="00CB4E96">
          <w:t xml:space="preserve"> </w:t>
        </w:r>
      </w:ins>
      <w:ins w:id="6705" w:author="Rev 3 Allen Wirfs-Brock" w:date="2011-09-10T11:11:00Z">
        <w:del w:id="6706" w:author="Rev 7 Allen Wirfs-Brock" w:date="2012-04-27T16:54:00Z">
          <w:r w:rsidRPr="00E77497" w:rsidDel="00CB4E96">
            <w:delText xml:space="preserve">instantiating </w:delText>
          </w:r>
          <w:r w:rsidRPr="00E77497" w:rsidDel="00CB4E96">
            <w:rPr>
              <w:i/>
            </w:rPr>
            <w:delText xml:space="preserve">FunctionDeclaration </w:delText>
          </w:r>
        </w:del>
        <w:r w:rsidRPr="00E77497">
          <w:rPr>
            <w:i/>
          </w:rPr>
          <w:t>f</w:t>
        </w:r>
        <w:del w:id="6707" w:author="Rev 7 Allen Wirfs-Brock" w:date="2012-04-27T16:54:00Z">
          <w:r w:rsidRPr="00E77497" w:rsidDel="00CB4E96">
            <w:rPr>
              <w:i/>
            </w:rPr>
            <w:delText xml:space="preserve"> </w:delText>
          </w:r>
          <w:r w:rsidRPr="00E77497" w:rsidDel="00CB4E96">
            <w:delText>as described in Clause 13</w:delText>
          </w:r>
        </w:del>
        <w:r w:rsidRPr="00E77497">
          <w:t>.</w:t>
        </w:r>
      </w:ins>
    </w:p>
    <w:p w14:paraId="1EE161D5" w14:textId="77777777" w:rsidR="00704747" w:rsidRPr="003B4312" w:rsidDel="00F67909" w:rsidRDefault="00704747" w:rsidP="009A20C6">
      <w:pPr>
        <w:pStyle w:val="Alg4"/>
        <w:numPr>
          <w:ilvl w:val="1"/>
          <w:numId w:val="525"/>
        </w:numPr>
        <w:tabs>
          <w:tab w:val="clear" w:pos="1080"/>
          <w:tab w:val="num" w:pos="720"/>
        </w:tabs>
        <w:ind w:hanging="720"/>
        <w:rPr>
          <w:ins w:id="6708" w:author="Rev 3 Allen Wirfs-Brock" w:date="2011-09-10T11:11:00Z"/>
          <w:del w:id="6709" w:author="Rev 4 Allen Wirfs-Brock" w:date="2011-10-20T12:17:00Z"/>
        </w:rPr>
      </w:pPr>
      <w:ins w:id="6710" w:author="Rev 3 Allen Wirfs-Brock" w:date="2011-09-10T11:11:00Z">
        <w:del w:id="6711" w:author="Rev 4 Allen Wirfs-Brock" w:date="2011-10-20T12:17:00Z">
          <w:r w:rsidRPr="00E77497" w:rsidDel="00F67909">
            <w:delText xml:space="preserve">Call </w:delText>
          </w:r>
          <w:r w:rsidRPr="00E77497" w:rsidDel="00F67909">
            <w:rPr>
              <w:i/>
            </w:rPr>
            <w:delText>env’s</w:delText>
          </w:r>
          <w:r w:rsidRPr="00E77497" w:rsidDel="00F67909">
            <w:delText xml:space="preserve"> </w:delText>
          </w:r>
          <w:commentRangeStart w:id="6712"/>
          <w:r w:rsidRPr="00E77497" w:rsidDel="00F67909">
            <w:delText xml:space="preserve">CreateMutableBinding </w:delText>
          </w:r>
        </w:del>
      </w:ins>
      <w:commentRangeEnd w:id="6712"/>
      <w:ins w:id="6713" w:author="Rev 3 Allen Wirfs-Brock" w:date="2011-09-10T11:35:00Z">
        <w:del w:id="6714" w:author="Rev 4 Allen Wirfs-Brock" w:date="2011-10-20T12:17:00Z">
          <w:r w:rsidR="00571FEC" w:rsidRPr="006B6D0A" w:rsidDel="00F67909">
            <w:rPr>
              <w:rStyle w:val="af3"/>
              <w:rFonts w:ascii="Arial" w:eastAsia="MS Mincho" w:hAnsi="Arial"/>
              <w:spacing w:val="0"/>
              <w:lang w:val="en-GB" w:eastAsia="ja-JP"/>
            </w:rPr>
            <w:commentReference w:id="6712"/>
          </w:r>
        </w:del>
      </w:ins>
      <w:ins w:id="6715" w:author="Rev 3 Allen Wirfs-Brock" w:date="2011-09-10T11:11:00Z">
        <w:del w:id="6716" w:author="Rev 4 Allen Wirfs-Brock" w:date="2011-10-20T12:17:00Z">
          <w:r w:rsidRPr="004D1BD1" w:rsidDel="00F67909">
            <w:delText xml:space="preserve">concrete method passing </w:delText>
          </w:r>
          <w:r w:rsidRPr="004D1BD1" w:rsidDel="00F67909">
            <w:rPr>
              <w:i/>
            </w:rPr>
            <w:delText>fn</w:delText>
          </w:r>
          <w:r w:rsidRPr="004D1BD1" w:rsidDel="00F67909">
            <w:delText xml:space="preserve"> </w:delText>
          </w:r>
        </w:del>
        <w:del w:id="6717" w:author="Rev 4 Allen Wirfs-Brock" w:date="2011-10-06T16:01:00Z">
          <w:r w:rsidRPr="004D1BD1" w:rsidDel="003B7584">
            <w:delText xml:space="preserve">and </w:delText>
          </w:r>
          <w:r w:rsidRPr="004D1BD1" w:rsidDel="003B7584">
            <w:rPr>
              <w:i/>
            </w:rPr>
            <w:delText>configurableBindings</w:delText>
          </w:r>
          <w:r w:rsidRPr="004D1BD1" w:rsidDel="003B7584">
            <w:delText xml:space="preserve"> </w:delText>
          </w:r>
        </w:del>
        <w:del w:id="6718" w:author="Rev 4 Allen Wirfs-Brock" w:date="2011-10-20T12:17:00Z">
          <w:r w:rsidRPr="003B4312" w:rsidDel="00F67909">
            <w:delText>as the argument</w:delText>
          </w:r>
        </w:del>
        <w:del w:id="6719" w:author="Rev 4 Allen Wirfs-Brock" w:date="2011-10-06T16:01:00Z">
          <w:r w:rsidRPr="003B4312" w:rsidDel="003B7584">
            <w:delText>s</w:delText>
          </w:r>
        </w:del>
        <w:del w:id="6720" w:author="Rev 4 Allen Wirfs-Brock" w:date="2011-10-20T12:17:00Z">
          <w:r w:rsidRPr="003B4312" w:rsidDel="00F67909">
            <w:delText>.</w:delText>
          </w:r>
        </w:del>
      </w:ins>
    </w:p>
    <w:p w14:paraId="4772F45B" w14:textId="77777777" w:rsidR="00704747" w:rsidRPr="006B6D0A" w:rsidRDefault="00704747" w:rsidP="009A20C6">
      <w:pPr>
        <w:pStyle w:val="Alg4"/>
        <w:numPr>
          <w:ilvl w:val="1"/>
          <w:numId w:val="525"/>
        </w:numPr>
        <w:tabs>
          <w:tab w:val="clear" w:pos="1080"/>
          <w:tab w:val="num" w:pos="720"/>
        </w:tabs>
        <w:spacing w:after="240"/>
        <w:ind w:hanging="720"/>
        <w:rPr>
          <w:ins w:id="6721" w:author="Rev 3 Allen Wirfs-Brock" w:date="2011-09-10T11:11:00Z"/>
        </w:rPr>
      </w:pPr>
      <w:ins w:id="6722" w:author="Rev 3 Allen Wirfs-Brock" w:date="2011-09-10T11:11:00Z">
        <w:r w:rsidRPr="003B4312">
          <w:t xml:space="preserve">Call </w:t>
        </w:r>
        <w:r w:rsidRPr="003B4312">
          <w:rPr>
            <w:i/>
          </w:rPr>
          <w:t>env</w:t>
        </w:r>
        <w:r w:rsidRPr="008B7F6F">
          <w:t xml:space="preserve">’s InitializeBinding concrete method passing </w:t>
        </w:r>
        <w:r w:rsidRPr="008B7F6F">
          <w:rPr>
            <w:i/>
          </w:rPr>
          <w:t>fn</w:t>
        </w:r>
        <w:r w:rsidRPr="008B7F6F">
          <w:t xml:space="preserve">, and </w:t>
        </w:r>
      </w:ins>
      <w:ins w:id="6723" w:author="Rev 3 Allen Wirfs-Brock" w:date="2011-09-10T11:38:00Z">
        <w:r w:rsidR="00D27042" w:rsidRPr="008B7F6F">
          <w:rPr>
            <w:i/>
          </w:rPr>
          <w:t>fo</w:t>
        </w:r>
        <w:r w:rsidR="00D27042" w:rsidRPr="008B7F6F">
          <w:t xml:space="preserve"> </w:t>
        </w:r>
      </w:ins>
      <w:ins w:id="6724" w:author="Rev 3 Allen Wirfs-Brock" w:date="2011-09-10T11:11:00Z">
        <w:r w:rsidRPr="006B6D0A">
          <w:t>as the arguments.</w:t>
        </w:r>
      </w:ins>
    </w:p>
    <w:p w14:paraId="201527F1" w14:textId="77777777" w:rsidR="00704747" w:rsidRPr="009C202C" w:rsidDel="00F67909" w:rsidRDefault="00704747">
      <w:pPr>
        <w:pStyle w:val="Alg4"/>
        <w:numPr>
          <w:ilvl w:val="0"/>
          <w:numId w:val="525"/>
        </w:numPr>
        <w:rPr>
          <w:ins w:id="6725" w:author="Rev 3 Allen Wirfs-Brock" w:date="2011-09-10T11:11:00Z"/>
          <w:del w:id="6726" w:author="Rev 4 Allen Wirfs-Brock" w:date="2011-10-20T12:15:00Z"/>
        </w:rPr>
        <w:pPrChange w:id="6727" w:author="Rev 4 Allen Wirfs-Brock" w:date="2011-11-07T12:16:00Z">
          <w:pPr>
            <w:pStyle w:val="Alg4"/>
            <w:numPr>
              <w:numId w:val="557"/>
            </w:numPr>
            <w:tabs>
              <w:tab w:val="num" w:pos="360"/>
            </w:tabs>
            <w:ind w:left="360" w:hanging="360"/>
          </w:pPr>
        </w:pPrChange>
      </w:pPr>
      <w:ins w:id="6728" w:author="Rev 3 Allen Wirfs-Brock" w:date="2011-09-10T11:11:00Z">
        <w:del w:id="6729" w:author="Rev 4 Allen Wirfs-Brock" w:date="2011-10-20T12:15:00Z">
          <w:r w:rsidRPr="006B6D0A" w:rsidDel="00F67909">
            <w:delText xml:space="preserve">For each </w:delText>
          </w:r>
        </w:del>
      </w:ins>
      <w:ins w:id="6730" w:author="Rev 3 Allen Wirfs-Brock" w:date="2011-09-10T11:49:00Z">
        <w:del w:id="6731" w:author="Rev 4 Allen Wirfs-Brock" w:date="2011-10-20T12:14:00Z">
          <w:r w:rsidR="00C0788E" w:rsidRPr="006B6D0A" w:rsidDel="00BE3C7F">
            <w:rPr>
              <w:i/>
            </w:rPr>
            <w:delText>LetDeclaration</w:delText>
          </w:r>
        </w:del>
      </w:ins>
      <w:ins w:id="6732" w:author="Rev 3 Allen Wirfs-Brock" w:date="2011-09-10T11:11:00Z">
        <w:del w:id="6733" w:author="Rev 4 Allen Wirfs-Brock" w:date="2011-10-20T12:14:00Z">
          <w:r w:rsidRPr="006B6D0A" w:rsidDel="00BE3C7F">
            <w:delText xml:space="preserve"> and </w:delText>
          </w:r>
        </w:del>
      </w:ins>
      <w:ins w:id="6734" w:author="Rev 3 Allen Wirfs-Brock" w:date="2011-09-10T11:49:00Z">
        <w:del w:id="6735" w:author="Rev 4 Allen Wirfs-Brock" w:date="2011-10-20T12:14:00Z">
          <w:r w:rsidR="00C0788E" w:rsidRPr="006B6D0A" w:rsidDel="00BE3C7F">
            <w:rPr>
              <w:i/>
            </w:rPr>
            <w:delText>ConstDeclaration</w:delText>
          </w:r>
        </w:del>
      </w:ins>
      <w:ins w:id="6736" w:author="Rev 3 Allen Wirfs-Brock" w:date="2011-09-10T11:11:00Z">
        <w:del w:id="6737" w:author="Rev 4 Allen Wirfs-Brock" w:date="2011-10-20T12:15:00Z">
          <w:r w:rsidRPr="006B6D0A" w:rsidDel="00F67909">
            <w:delText xml:space="preserve"> </w:delText>
          </w:r>
          <w:r w:rsidRPr="006B6D0A" w:rsidDel="00F67909">
            <w:rPr>
              <w:i/>
            </w:rPr>
            <w:delText xml:space="preserve">d </w:delText>
          </w:r>
          <w:r w:rsidRPr="00446E53" w:rsidDel="00F67909">
            <w:delText xml:space="preserve">in </w:delText>
          </w:r>
        </w:del>
        <w:del w:id="6738" w:author="Rev 4 Allen Wirfs-Brock" w:date="2011-10-20T12:14:00Z">
          <w:r w:rsidRPr="00E65A34" w:rsidDel="00BE3C7F">
            <w:rPr>
              <w:i/>
            </w:rPr>
            <w:delText>code</w:delText>
          </w:r>
          <w:r w:rsidRPr="009C202C" w:rsidDel="00BE3C7F">
            <w:delText xml:space="preserve"> </w:delText>
          </w:r>
        </w:del>
        <w:del w:id="6739" w:author="Rev 4 Allen Wirfs-Brock" w:date="2011-10-20T12:15:00Z">
          <w:r w:rsidRPr="009C202C" w:rsidDel="00F67909">
            <w:delText>do</w:delText>
          </w:r>
        </w:del>
      </w:ins>
    </w:p>
    <w:p w14:paraId="66AA1D11" w14:textId="77777777" w:rsidR="00704747" w:rsidRPr="00675B74" w:rsidDel="00F67909" w:rsidRDefault="00CD10EA">
      <w:pPr>
        <w:pStyle w:val="Alg4"/>
        <w:numPr>
          <w:ilvl w:val="1"/>
          <w:numId w:val="525"/>
        </w:numPr>
        <w:rPr>
          <w:ins w:id="6740" w:author="Rev 3 Allen Wirfs-Brock" w:date="2011-09-10T11:11:00Z"/>
          <w:del w:id="6741" w:author="Rev 4 Allen Wirfs-Brock" w:date="2011-10-20T12:15:00Z"/>
          <w:i/>
        </w:rPr>
        <w:pPrChange w:id="6742" w:author="Rev 4 Allen Wirfs-Brock" w:date="2011-11-07T12:16:00Z">
          <w:pPr>
            <w:pStyle w:val="Alg4"/>
            <w:numPr>
              <w:ilvl w:val="1"/>
              <w:numId w:val="557"/>
            </w:numPr>
            <w:tabs>
              <w:tab w:val="num" w:pos="1080"/>
            </w:tabs>
            <w:ind w:left="1080" w:hanging="360"/>
          </w:pPr>
        </w:pPrChange>
      </w:pPr>
      <w:ins w:id="6743" w:author="Rev 3 Allen Wirfs-Brock" w:date="2011-09-10T11:50:00Z">
        <w:del w:id="6744" w:author="Rev 4 Allen Wirfs-Brock" w:date="2011-10-20T12:15:00Z">
          <w:r w:rsidRPr="009C202C" w:rsidDel="00F67909">
            <w:delText>For each element</w:delText>
          </w:r>
        </w:del>
      </w:ins>
      <w:ins w:id="6745" w:author="Rev 3 Allen Wirfs-Brock" w:date="2011-09-10T11:51:00Z">
        <w:del w:id="6746" w:author="Rev 4 Allen Wirfs-Brock" w:date="2011-10-20T12:15:00Z">
          <w:r w:rsidRPr="009C202C" w:rsidDel="00F67909">
            <w:delText xml:space="preserve"> </w:delText>
          </w:r>
          <w:r w:rsidRPr="009C202C" w:rsidDel="00F67909">
            <w:rPr>
              <w:i/>
            </w:rPr>
            <w:delText>dn</w:delText>
          </w:r>
        </w:del>
      </w:ins>
      <w:ins w:id="6747" w:author="Rev 3 Allen Wirfs-Brock" w:date="2011-09-10T11:50:00Z">
        <w:del w:id="6748" w:author="Rev 4 Allen Wirfs-Brock" w:date="2011-10-20T12:15:00Z">
          <w:r w:rsidRPr="00B820AB" w:rsidDel="00F67909">
            <w:delText xml:space="preserve"> of </w:delText>
          </w:r>
        </w:del>
      </w:ins>
      <w:ins w:id="6749" w:author="Rev 3 Allen Wirfs-Brock" w:date="2011-09-10T11:51:00Z">
        <w:del w:id="6750" w:author="Rev 4 Allen Wirfs-Brock" w:date="2011-10-20T12:15:00Z">
          <w:r w:rsidRPr="00B820AB" w:rsidDel="00F67909">
            <w:delText xml:space="preserve">the </w:delText>
          </w:r>
        </w:del>
      </w:ins>
      <w:ins w:id="6751" w:author="Rev 3 Allen Wirfs-Brock" w:date="2011-09-10T11:50:00Z">
        <w:del w:id="6752" w:author="Rev 4 Allen Wirfs-Brock" w:date="2011-10-20T12:15:00Z">
          <w:r w:rsidRPr="00B820AB" w:rsidDel="00F67909">
            <w:delText>BoundNames</w:delText>
          </w:r>
        </w:del>
      </w:ins>
      <w:ins w:id="6753" w:author="Rev 3 Allen Wirfs-Brock" w:date="2011-09-10T11:51:00Z">
        <w:del w:id="6754" w:author="Rev 4 Allen Wirfs-Brock" w:date="2011-10-20T12:15:00Z">
          <w:r w:rsidRPr="00B820AB" w:rsidDel="00F67909">
            <w:delText xml:space="preserve"> of</w:delText>
          </w:r>
        </w:del>
      </w:ins>
      <w:ins w:id="6755" w:author="Rev 3 Allen Wirfs-Brock" w:date="2011-09-10T11:11:00Z">
        <w:del w:id="6756" w:author="Rev 4 Allen Wirfs-Brock" w:date="2011-10-20T12:15:00Z">
          <w:r w:rsidR="00704747" w:rsidRPr="00B820AB" w:rsidDel="00F67909">
            <w:delText xml:space="preserve"> </w:delText>
          </w:r>
          <w:r w:rsidR="00704747" w:rsidRPr="00B820AB" w:rsidDel="00F67909">
            <w:rPr>
              <w:i/>
            </w:rPr>
            <w:delText>d</w:delText>
          </w:r>
          <w:r w:rsidR="00704747" w:rsidRPr="00B820AB" w:rsidDel="00F67909">
            <w:delText xml:space="preserve"> </w:delText>
          </w:r>
        </w:del>
      </w:ins>
      <w:ins w:id="6757" w:author="Rev 3 Allen Wirfs-Brock" w:date="2011-09-10T11:52:00Z">
        <w:del w:id="6758" w:author="Rev 4 Allen Wirfs-Brock" w:date="2011-10-20T12:15:00Z">
          <w:r w:rsidRPr="00690A41" w:rsidDel="00F67909">
            <w:delText>do</w:delText>
          </w:r>
        </w:del>
      </w:ins>
    </w:p>
    <w:p w14:paraId="272A112F" w14:textId="77777777" w:rsidR="007400BC" w:rsidRPr="00E77497" w:rsidDel="00F67909" w:rsidRDefault="007400BC">
      <w:pPr>
        <w:pStyle w:val="Alg4"/>
        <w:numPr>
          <w:ilvl w:val="2"/>
          <w:numId w:val="525"/>
        </w:numPr>
        <w:rPr>
          <w:ins w:id="6759" w:author="Rev 3 Allen Wirfs-Brock" w:date="2011-09-10T11:54:00Z"/>
          <w:del w:id="6760" w:author="Rev 4 Allen Wirfs-Brock" w:date="2011-10-20T12:15:00Z"/>
        </w:rPr>
        <w:pPrChange w:id="6761" w:author="Rev 4 Allen Wirfs-Brock" w:date="2011-11-07T12:16:00Z">
          <w:pPr>
            <w:pStyle w:val="Alg4"/>
            <w:numPr>
              <w:ilvl w:val="2"/>
              <w:numId w:val="557"/>
            </w:numPr>
            <w:tabs>
              <w:tab w:val="num" w:pos="1800"/>
            </w:tabs>
            <w:ind w:left="1800" w:hanging="360"/>
          </w:pPr>
        </w:pPrChange>
      </w:pPr>
      <w:ins w:id="6762" w:author="Rev 3 Allen Wirfs-Brock" w:date="2011-09-10T11:54:00Z">
        <w:del w:id="6763" w:author="Rev 4 Allen Wirfs-Brock" w:date="2011-10-20T12:15:00Z">
          <w:r w:rsidRPr="00E77497" w:rsidDel="00F67909">
            <w:delText xml:space="preserve">If </w:delText>
          </w:r>
          <w:r w:rsidRPr="00E77497" w:rsidDel="00F67909">
            <w:rPr>
              <w:i/>
            </w:rPr>
            <w:delText>d</w:delText>
          </w:r>
          <w:r w:rsidRPr="00E77497" w:rsidDel="00F67909">
            <w:delText xml:space="preserve"> is a </w:delText>
          </w:r>
        </w:del>
        <w:del w:id="6764" w:author="Rev 4 Allen Wirfs-Brock" w:date="2011-10-20T12:13:00Z">
          <w:r w:rsidRPr="00E77497" w:rsidDel="00BE3C7F">
            <w:rPr>
              <w:i/>
            </w:rPr>
            <w:delText>Let</w:delText>
          </w:r>
        </w:del>
        <w:del w:id="6765" w:author="Rev 4 Allen Wirfs-Brock" w:date="2011-10-20T12:15:00Z">
          <w:r w:rsidRPr="00E77497" w:rsidDel="00F67909">
            <w:rPr>
              <w:i/>
            </w:rPr>
            <w:delText>Declaration</w:delText>
          </w:r>
          <w:r w:rsidRPr="00E77497" w:rsidDel="00F67909">
            <w:delText>, then</w:delText>
          </w:r>
        </w:del>
      </w:ins>
    </w:p>
    <w:p w14:paraId="13E20328" w14:textId="77777777" w:rsidR="00704747" w:rsidRPr="00E77497" w:rsidDel="00F67909" w:rsidRDefault="00704747">
      <w:pPr>
        <w:pStyle w:val="Alg4"/>
        <w:numPr>
          <w:ilvl w:val="3"/>
          <w:numId w:val="525"/>
        </w:numPr>
        <w:spacing w:after="220"/>
        <w:rPr>
          <w:ins w:id="6766" w:author="Rev 3 Allen Wirfs-Brock" w:date="2011-09-10T11:11:00Z"/>
          <w:del w:id="6767" w:author="Rev 4 Allen Wirfs-Brock" w:date="2011-10-20T12:15:00Z"/>
        </w:rPr>
        <w:pPrChange w:id="6768" w:author="Rev 4 Allen Wirfs-Brock" w:date="2011-11-07T12:16:00Z">
          <w:pPr>
            <w:pStyle w:val="Alg4"/>
            <w:numPr>
              <w:ilvl w:val="3"/>
              <w:numId w:val="557"/>
            </w:numPr>
            <w:tabs>
              <w:tab w:val="num" w:pos="2520"/>
            </w:tabs>
            <w:spacing w:after="220"/>
            <w:ind w:left="2520" w:hanging="360"/>
          </w:pPr>
        </w:pPrChange>
      </w:pPr>
      <w:ins w:id="6769" w:author="Rev 3 Allen Wirfs-Brock" w:date="2011-09-10T11:11:00Z">
        <w:del w:id="6770" w:author="Rev 4 Allen Wirfs-Brock" w:date="2011-10-20T12:15:00Z">
          <w:r w:rsidRPr="00E77497" w:rsidDel="00F67909">
            <w:delText xml:space="preserve">Call </w:delText>
          </w:r>
          <w:r w:rsidRPr="00E77497" w:rsidDel="00F67909">
            <w:rPr>
              <w:i/>
            </w:rPr>
            <w:delText>env</w:delText>
          </w:r>
          <w:r w:rsidRPr="00E77497" w:rsidDel="00F67909">
            <w:delText xml:space="preserve">’s CreateMutableBinding concrete method passing </w:delText>
          </w:r>
          <w:r w:rsidRPr="00E77497" w:rsidDel="00F67909">
            <w:rPr>
              <w:i/>
            </w:rPr>
            <w:delText xml:space="preserve">dn </w:delText>
          </w:r>
          <w:r w:rsidRPr="00E77497" w:rsidDel="00F67909">
            <w:delText xml:space="preserve">and </w:delText>
          </w:r>
        </w:del>
      </w:ins>
      <w:ins w:id="6771" w:author="Rev 3 Allen Wirfs-Brock" w:date="2011-09-10T11:55:00Z">
        <w:del w:id="6772" w:author="Rev 4 Allen Wirfs-Brock" w:date="2011-10-20T12:15:00Z">
          <w:r w:rsidR="007400BC" w:rsidRPr="00E77497" w:rsidDel="00F67909">
            <w:rPr>
              <w:b/>
            </w:rPr>
            <w:delText>false</w:delText>
          </w:r>
        </w:del>
      </w:ins>
      <w:ins w:id="6773" w:author="Rev 3 Allen Wirfs-Brock" w:date="2011-09-10T11:11:00Z">
        <w:del w:id="6774" w:author="Rev 4 Allen Wirfs-Brock" w:date="2011-10-20T12:15:00Z">
          <w:r w:rsidRPr="00E77497" w:rsidDel="00F67909">
            <w:delText xml:space="preserve"> as the arguments.</w:delText>
          </w:r>
        </w:del>
      </w:ins>
    </w:p>
    <w:p w14:paraId="609FC928" w14:textId="77777777" w:rsidR="007400BC" w:rsidRPr="00E77497" w:rsidDel="00BE3C7F" w:rsidRDefault="007400BC">
      <w:pPr>
        <w:pStyle w:val="Alg4"/>
        <w:numPr>
          <w:ilvl w:val="2"/>
          <w:numId w:val="525"/>
        </w:numPr>
        <w:spacing w:after="220"/>
        <w:contextualSpacing/>
        <w:rPr>
          <w:ins w:id="6775" w:author="Rev 3 Allen Wirfs-Brock" w:date="2011-09-10T11:56:00Z"/>
          <w:del w:id="6776" w:author="Rev 4 Allen Wirfs-Brock" w:date="2011-10-20T12:13:00Z"/>
        </w:rPr>
        <w:pPrChange w:id="6777" w:author="Rev 4 Allen Wirfs-Brock" w:date="2011-11-07T12:16:00Z">
          <w:pPr>
            <w:pStyle w:val="Alg4"/>
            <w:numPr>
              <w:ilvl w:val="2"/>
              <w:numId w:val="557"/>
            </w:numPr>
            <w:tabs>
              <w:tab w:val="num" w:pos="1800"/>
            </w:tabs>
            <w:spacing w:after="220"/>
            <w:ind w:left="1800" w:hanging="360"/>
            <w:contextualSpacing/>
          </w:pPr>
        </w:pPrChange>
      </w:pPr>
      <w:ins w:id="6778" w:author="Rev 3 Allen Wirfs-Brock" w:date="2011-09-10T11:56:00Z">
        <w:del w:id="6779" w:author="Rev 4 Allen Wirfs-Brock" w:date="2011-10-20T12:13:00Z">
          <w:r w:rsidRPr="00E77497" w:rsidDel="00BE3C7F">
            <w:delText>Else,</w:delText>
          </w:r>
        </w:del>
      </w:ins>
    </w:p>
    <w:p w14:paraId="6CF4E323" w14:textId="77777777" w:rsidR="007400BC" w:rsidRPr="00E77497" w:rsidDel="00BE3C7F" w:rsidRDefault="007400BC">
      <w:pPr>
        <w:pStyle w:val="Alg4"/>
        <w:numPr>
          <w:ilvl w:val="3"/>
          <w:numId w:val="525"/>
        </w:numPr>
        <w:spacing w:after="220"/>
        <w:rPr>
          <w:ins w:id="6780" w:author="Rev 3 Allen Wirfs-Brock" w:date="2011-09-10T11:57:00Z"/>
          <w:del w:id="6781" w:author="Rev 4 Allen Wirfs-Brock" w:date="2011-10-20T12:13:00Z"/>
        </w:rPr>
        <w:pPrChange w:id="6782" w:author="Rev 4 Allen Wirfs-Brock" w:date="2011-11-07T12:16:00Z">
          <w:pPr>
            <w:pStyle w:val="Alg4"/>
            <w:numPr>
              <w:ilvl w:val="3"/>
              <w:numId w:val="557"/>
            </w:numPr>
            <w:tabs>
              <w:tab w:val="num" w:pos="2520"/>
            </w:tabs>
            <w:spacing w:after="220"/>
            <w:ind w:left="2520" w:hanging="360"/>
          </w:pPr>
        </w:pPrChange>
      </w:pPr>
      <w:ins w:id="6783" w:author="Rev 3 Allen Wirfs-Brock" w:date="2011-09-10T11:57:00Z">
        <w:del w:id="6784" w:author="Rev 4 Allen Wirfs-Brock" w:date="2011-10-20T12:13:00Z">
          <w:r w:rsidRPr="00E77497" w:rsidDel="00BE3C7F">
            <w:delText xml:space="preserve">Call </w:delText>
          </w:r>
          <w:r w:rsidRPr="00E77497" w:rsidDel="00BE3C7F">
            <w:rPr>
              <w:i/>
            </w:rPr>
            <w:delText>env</w:delText>
          </w:r>
          <w:r w:rsidRPr="00E77497" w:rsidDel="00BE3C7F">
            <w:delText xml:space="preserve">’s CreateImmutableBinding concrete method passing </w:delText>
          </w:r>
          <w:r w:rsidR="00872636" w:rsidRPr="00E77497" w:rsidDel="00BE3C7F">
            <w:rPr>
              <w:i/>
            </w:rPr>
            <w:delText xml:space="preserve">dn </w:delText>
          </w:r>
          <w:r w:rsidRPr="00E77497" w:rsidDel="00BE3C7F">
            <w:delText>as the argument.</w:delText>
          </w:r>
        </w:del>
      </w:ins>
    </w:p>
    <w:p w14:paraId="09BAAD3B" w14:textId="77777777" w:rsidR="004C02EF" w:rsidRPr="00E77497" w:rsidRDefault="004C02EF" w:rsidP="00C623F2">
      <w:pPr>
        <w:pStyle w:val="20"/>
        <w:numPr>
          <w:ilvl w:val="0"/>
          <w:numId w:val="0"/>
        </w:numPr>
      </w:pPr>
      <w:bookmarkStart w:id="6785" w:name="_Toc329528745"/>
      <w:r w:rsidRPr="00E77497">
        <w:t>10.6</w:t>
      </w:r>
      <w:r w:rsidRPr="00E77497">
        <w:tab/>
        <w:t>Arguments Object</w:t>
      </w:r>
      <w:bookmarkEnd w:id="6319"/>
      <w:bookmarkEnd w:id="6320"/>
      <w:bookmarkEnd w:id="6321"/>
      <w:bookmarkEnd w:id="6322"/>
      <w:bookmarkEnd w:id="6785"/>
    </w:p>
    <w:p w14:paraId="5994591E" w14:textId="77777777" w:rsidR="004C02EF" w:rsidRPr="006B6D0A" w:rsidRDefault="004C02EF" w:rsidP="004C02EF">
      <w:commentRangeStart w:id="6786"/>
      <w:r w:rsidRPr="00E77497">
        <w:t xml:space="preserve">When </w:t>
      </w:r>
      <w:del w:id="6787" w:author="Rev 7 Allen Wirfs-Brock" w:date="2012-05-02T10:44:00Z">
        <w:r w:rsidRPr="00E77497" w:rsidDel="000D5AB9">
          <w:delText xml:space="preserve">control enters an execution context for </w:delText>
        </w:r>
      </w:del>
      <w:r w:rsidRPr="00E77497">
        <w:t>function code</w:t>
      </w:r>
      <w:ins w:id="6788" w:author="Rev 7 Allen Wirfs-Brock" w:date="2012-05-02T10:44:00Z">
        <w:r w:rsidR="000D5AB9">
          <w:t xml:space="preserve"> is evaluated</w:t>
        </w:r>
      </w:ins>
      <w:r w:rsidRPr="00E77497">
        <w:t xml:space="preserve">, an arguments object is created unless (as specified in 10.5)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FormalParameterList</w:t>
      </w:r>
      <w:r w:rsidRPr="00E77497">
        <w:t xml:space="preserve"> or occurs as the </w:t>
      </w:r>
      <w:ins w:id="6789" w:author="Rev 4 Allen Wirfs-Brock" w:date="2011-10-20T18:25:00Z">
        <w:r w:rsidR="00C63BDD" w:rsidRPr="00120381">
          <w:rPr>
            <w:rStyle w:val="bnf"/>
          </w:rPr>
          <w:t>Binding</w:t>
        </w:r>
      </w:ins>
      <w:r w:rsidRPr="004D1BD1">
        <w:rPr>
          <w:rStyle w:val="bnf"/>
        </w:rPr>
        <w:t>Identifier</w:t>
      </w:r>
      <w:r w:rsidRPr="003B4312">
        <w:t xml:space="preserve"> of a </w:t>
      </w:r>
      <w:del w:id="6790" w:author="Allen Wirfs-Brock rev2" w:date="2011-07-20T14:17:00Z">
        <w:r w:rsidRPr="003B4312" w:rsidDel="00FD005B">
          <w:rPr>
            <w:rStyle w:val="bnf"/>
          </w:rPr>
          <w:delText>VariableDeclaration</w:delText>
        </w:r>
        <w:r w:rsidRPr="003B4312" w:rsidDel="00FD005B">
          <w:delText xml:space="preserve"> or </w:delText>
        </w:r>
      </w:del>
      <w:del w:id="6791" w:author="Rev 4 Allen Wirfs-Brock" w:date="2011-10-20T18:25:00Z">
        <w:r w:rsidRPr="008B7F6F" w:rsidDel="00C63BDD">
          <w:rPr>
            <w:rStyle w:val="bnf"/>
          </w:rPr>
          <w:delText>Function</w:delText>
        </w:r>
      </w:del>
      <w:r w:rsidRPr="008B7F6F">
        <w:rPr>
          <w:rStyle w:val="bnf"/>
        </w:rPr>
        <w:t>Declaration</w:t>
      </w:r>
      <w:r w:rsidRPr="008B7F6F">
        <w:t xml:space="preserve"> contained in the function code.</w:t>
      </w:r>
      <w:commentRangeEnd w:id="6786"/>
      <w:r w:rsidR="00FD005B" w:rsidRPr="006B6D0A">
        <w:rPr>
          <w:rStyle w:val="af3"/>
          <w:lang w:val="en-GB"/>
        </w:rPr>
        <w:commentReference w:id="6786"/>
      </w:r>
    </w:p>
    <w:p w14:paraId="2B2BC5F1" w14:textId="77777777" w:rsidR="00AA78BC" w:rsidRPr="009C202C" w:rsidRDefault="00AA78BC" w:rsidP="00AA78BC">
      <w:pPr>
        <w:rPr>
          <w:ins w:id="6792" w:author="Rev 4 Allen Wirfs-Brock" w:date="2011-10-21T15:13:00Z"/>
        </w:rPr>
      </w:pPr>
      <w:ins w:id="6793" w:author="Rev 4 Allen Wirfs-Brock" w:date="2011-10-21T15:13:00Z">
        <w:r w:rsidRPr="006B6D0A">
          <w:t xml:space="preserve">The abstract operation </w:t>
        </w:r>
        <w:r w:rsidRPr="000358AB">
          <w:rPr>
            <w:rFonts w:ascii="Times New Roman" w:hAnsi="Times New Roman"/>
          </w:rPr>
          <w:t>CreateStrictArgumentsObject</w:t>
        </w:r>
        <w:r w:rsidRPr="009C202C">
          <w:t xml:space="preserve"> called with argument list </w:t>
        </w:r>
        <w:r w:rsidRPr="009C202C">
          <w:rPr>
            <w:rFonts w:ascii="Times New Roman" w:hAnsi="Times New Roman"/>
            <w:i/>
          </w:rPr>
          <w:t>args</w:t>
        </w:r>
        <w:r w:rsidRPr="009C202C">
          <w:t xml:space="preserve"> performs the following steps:</w:t>
        </w:r>
      </w:ins>
    </w:p>
    <w:p w14:paraId="4955738F" w14:textId="77777777" w:rsidR="00AA78BC" w:rsidRPr="00E77497" w:rsidRDefault="00AA78BC" w:rsidP="009A20C6">
      <w:pPr>
        <w:pStyle w:val="Alg4"/>
        <w:numPr>
          <w:ilvl w:val="0"/>
          <w:numId w:val="605"/>
        </w:numPr>
        <w:rPr>
          <w:ins w:id="6794" w:author="Rev 4 Allen Wirfs-Brock" w:date="2011-10-21T15:13:00Z"/>
        </w:rPr>
      </w:pPr>
      <w:ins w:id="6795" w:author="Rev 4 Allen Wirfs-Brock" w:date="2011-10-21T15:13:00Z">
        <w:r w:rsidRPr="00675B74">
          <w:t xml:space="preserve">Let </w:t>
        </w:r>
        <w:r w:rsidRPr="00E77497">
          <w:rPr>
            <w:i/>
          </w:rPr>
          <w:t>len</w:t>
        </w:r>
        <w:r w:rsidRPr="00E77497">
          <w:t xml:space="preserve"> be the number of elements in </w:t>
        </w:r>
        <w:r w:rsidRPr="00E77497">
          <w:rPr>
            <w:i/>
          </w:rPr>
          <w:t>args</w:t>
        </w:r>
        <w:r w:rsidRPr="00E77497">
          <w:t>.</w:t>
        </w:r>
      </w:ins>
    </w:p>
    <w:p w14:paraId="6E3F19F3" w14:textId="77777777" w:rsidR="00AA78BC" w:rsidRPr="00E77497" w:rsidRDefault="00AA78BC" w:rsidP="009A20C6">
      <w:pPr>
        <w:pStyle w:val="Alg4"/>
        <w:numPr>
          <w:ilvl w:val="0"/>
          <w:numId w:val="605"/>
        </w:numPr>
        <w:rPr>
          <w:ins w:id="6796" w:author="Rev 4 Allen Wirfs-Brock" w:date="2011-10-21T15:13:00Z"/>
        </w:rPr>
      </w:pPr>
      <w:ins w:id="6797" w:author="Rev 4 Allen Wirfs-Brock" w:date="2011-10-21T15:13:00Z">
        <w:r w:rsidRPr="00E77497">
          <w:t xml:space="preserve">Let </w:t>
        </w:r>
        <w:r w:rsidRPr="00E77497">
          <w:rPr>
            <w:i/>
          </w:rPr>
          <w:t>obj</w:t>
        </w:r>
        <w:r w:rsidRPr="00E77497">
          <w:t xml:space="preserve"> be the result of the abstract</w:t>
        </w:r>
        <w:del w:id="6798" w:author="Rev 8 Allen Wirfs-Brock" w:date="2012-06-14T14:37:00Z">
          <w:r w:rsidRPr="00E77497" w:rsidDel="00D4543D">
            <w:delText>ion</w:delText>
          </w:r>
        </w:del>
        <w:r w:rsidRPr="00E77497">
          <w:t xml:space="preserve"> operation </w:t>
        </w:r>
        <w:r w:rsidRPr="000358AB">
          <w:t>InstantiateArgumentsObject</w:t>
        </w:r>
      </w:ins>
      <w:r w:rsidRPr="00E77497">
        <w:rPr>
          <w:i/>
        </w:rPr>
        <w:t xml:space="preserve"> </w:t>
      </w:r>
      <w:ins w:id="6799" w:author="Rev 4 Allen Wirfs-Brock" w:date="2011-10-21T15:13:00Z">
        <w:r w:rsidRPr="00E77497">
          <w:t>with argument</w:t>
        </w:r>
      </w:ins>
      <w:r w:rsidRPr="00E77497">
        <w:t xml:space="preserve"> </w:t>
      </w:r>
      <w:ins w:id="6800" w:author="Rev 4 Allen Wirfs-Brock" w:date="2011-10-21T15:13:00Z">
        <w:r w:rsidRPr="00E77497">
          <w:rPr>
            <w:i/>
          </w:rPr>
          <w:t>len</w:t>
        </w:r>
        <w:r w:rsidRPr="00E77497">
          <w:t>.</w:t>
        </w:r>
      </w:ins>
    </w:p>
    <w:p w14:paraId="05D379CA" w14:textId="77777777" w:rsidR="00AA78BC" w:rsidRPr="00E77497" w:rsidRDefault="00AA78BC" w:rsidP="009A20C6">
      <w:pPr>
        <w:pStyle w:val="Alg4"/>
        <w:numPr>
          <w:ilvl w:val="0"/>
          <w:numId w:val="605"/>
        </w:numPr>
        <w:rPr>
          <w:ins w:id="6801" w:author="Rev 4 Allen Wirfs-Brock" w:date="2011-10-21T15:13:00Z"/>
        </w:rPr>
      </w:pPr>
      <w:ins w:id="6802"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1CF3ED43" w14:textId="77777777" w:rsidR="00AA78BC" w:rsidRPr="00E77497" w:rsidRDefault="00AA78BC" w:rsidP="009A20C6">
      <w:pPr>
        <w:pStyle w:val="Alg4"/>
        <w:numPr>
          <w:ilvl w:val="0"/>
          <w:numId w:val="605"/>
        </w:numPr>
        <w:rPr>
          <w:ins w:id="6803" w:author="Rev 4 Allen Wirfs-Brock" w:date="2011-10-21T15:13:00Z"/>
        </w:rPr>
      </w:pPr>
      <w:ins w:id="6804" w:author="Rev 4 Allen Wirfs-Brock" w:date="2011-10-21T15:13:00Z">
        <w:r w:rsidRPr="00E77497">
          <w:t xml:space="preserve">Repeat while </w:t>
        </w:r>
        <w:r w:rsidRPr="00E77497">
          <w:rPr>
            <w:i/>
          </w:rPr>
          <w:t>indx</w:t>
        </w:r>
        <w:r w:rsidRPr="00E77497">
          <w:t xml:space="preserve"> &gt;= 0, </w:t>
        </w:r>
      </w:ins>
    </w:p>
    <w:p w14:paraId="54E1E3A1" w14:textId="77777777" w:rsidR="00AA78BC" w:rsidRPr="00E77497" w:rsidRDefault="00AA78BC" w:rsidP="009A20C6">
      <w:pPr>
        <w:pStyle w:val="Alg4"/>
        <w:numPr>
          <w:ilvl w:val="1"/>
          <w:numId w:val="605"/>
        </w:numPr>
        <w:tabs>
          <w:tab w:val="clear" w:pos="1080"/>
          <w:tab w:val="num" w:pos="720"/>
        </w:tabs>
        <w:ind w:left="720"/>
        <w:rPr>
          <w:ins w:id="6805" w:author="Rev 4 Allen Wirfs-Brock" w:date="2011-10-21T15:13:00Z"/>
        </w:rPr>
      </w:pPr>
      <w:ins w:id="6806"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78E66B7B" w14:textId="77777777" w:rsidR="00AA78BC" w:rsidRPr="00E77497" w:rsidRDefault="00AA78BC" w:rsidP="009A20C6">
      <w:pPr>
        <w:pStyle w:val="Alg4"/>
        <w:numPr>
          <w:ilvl w:val="1"/>
          <w:numId w:val="605"/>
        </w:numPr>
        <w:tabs>
          <w:tab w:val="clear" w:pos="1080"/>
          <w:tab w:val="num" w:pos="720"/>
        </w:tabs>
        <w:ind w:left="720"/>
        <w:rPr>
          <w:ins w:id="6807" w:author="Rev 4 Allen Wirfs-Brock" w:date="2011-10-21T15:13:00Z"/>
        </w:rPr>
      </w:pPr>
      <w:ins w:id="6808"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3AB63F47" w14:textId="77777777" w:rsidR="00AA78BC" w:rsidRPr="00E77497" w:rsidRDefault="00AA78BC" w:rsidP="009A20C6">
      <w:pPr>
        <w:pStyle w:val="Alg4"/>
        <w:numPr>
          <w:ilvl w:val="1"/>
          <w:numId w:val="605"/>
        </w:numPr>
        <w:tabs>
          <w:tab w:val="clear" w:pos="1080"/>
          <w:tab w:val="num" w:pos="720"/>
        </w:tabs>
        <w:ind w:left="720"/>
        <w:rPr>
          <w:ins w:id="6809" w:author="Rev 4 Allen Wirfs-Brock" w:date="2011-10-21T15:13:00Z"/>
        </w:rPr>
      </w:pPr>
      <w:ins w:id="6810"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7CA6485A" w14:textId="77777777" w:rsidR="00AA78BC" w:rsidRPr="00E77497" w:rsidRDefault="00AA78BC" w:rsidP="009A20C6">
      <w:pPr>
        <w:pStyle w:val="Alg4"/>
        <w:numPr>
          <w:ilvl w:val="0"/>
          <w:numId w:val="605"/>
        </w:numPr>
        <w:rPr>
          <w:ins w:id="6811" w:author="Rev 4 Allen Wirfs-Brock" w:date="2011-10-21T15:13:00Z"/>
        </w:rPr>
      </w:pPr>
      <w:ins w:id="6812" w:author="Rev 4 Allen Wirfs-Brock" w:date="2011-10-21T15:13:00Z">
        <w:r w:rsidRPr="00E77497">
          <w:t xml:space="preserve">Let </w:t>
        </w:r>
        <w:r w:rsidRPr="00E77497">
          <w:rPr>
            <w:i/>
          </w:rPr>
          <w:t>thrower</w:t>
        </w:r>
        <w:r w:rsidRPr="00E77497">
          <w:t xml:space="preserve"> be the [[ThrowTypeError]] function Object (13.2.3).</w:t>
        </w:r>
      </w:ins>
    </w:p>
    <w:p w14:paraId="1232A26E" w14:textId="77777777" w:rsidR="00AA78BC" w:rsidRPr="00E77497" w:rsidRDefault="00AA78BC" w:rsidP="009A20C6">
      <w:pPr>
        <w:pStyle w:val="Alg4"/>
        <w:numPr>
          <w:ilvl w:val="0"/>
          <w:numId w:val="605"/>
        </w:numPr>
        <w:rPr>
          <w:ins w:id="6813" w:author="Rev 4 Allen Wirfs-Brock" w:date="2011-10-21T15:13:00Z"/>
        </w:rPr>
      </w:pPr>
      <w:ins w:id="6814"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3B8E01A5" w14:textId="77777777" w:rsidR="00AA78BC" w:rsidRPr="00E77497" w:rsidRDefault="00AA78BC" w:rsidP="009A20C6">
      <w:pPr>
        <w:pStyle w:val="Alg4"/>
        <w:numPr>
          <w:ilvl w:val="0"/>
          <w:numId w:val="605"/>
        </w:numPr>
        <w:rPr>
          <w:ins w:id="6815" w:author="Rev 4 Allen Wirfs-Brock" w:date="2011-10-21T15:13:00Z"/>
        </w:rPr>
      </w:pPr>
      <w:ins w:id="6816"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"callee"</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51E1ECCF" w14:textId="77777777" w:rsidR="00AA78BC" w:rsidRPr="00E77497" w:rsidRDefault="00AA78BC" w:rsidP="009A20C6">
      <w:pPr>
        <w:pStyle w:val="Alg4"/>
        <w:numPr>
          <w:ilvl w:val="0"/>
          <w:numId w:val="605"/>
        </w:numPr>
        <w:spacing w:after="120"/>
        <w:rPr>
          <w:ins w:id="6817" w:author="Rev 4 Allen Wirfs-Brock" w:date="2011-10-21T15:13:00Z"/>
        </w:rPr>
      </w:pPr>
      <w:ins w:id="6818" w:author="Rev 4 Allen Wirfs-Brock" w:date="2011-10-21T15:13:00Z">
        <w:r w:rsidRPr="00E77497">
          <w:t xml:space="preserve">Return </w:t>
        </w:r>
        <w:r w:rsidRPr="00E77497">
          <w:rPr>
            <w:i/>
          </w:rPr>
          <w:t>obj</w:t>
        </w:r>
      </w:ins>
    </w:p>
    <w:p w14:paraId="6346A12E" w14:textId="77777777" w:rsidR="00AA78BC" w:rsidRPr="00E77497" w:rsidRDefault="00AA78BC" w:rsidP="00AA78BC">
      <w:pPr>
        <w:rPr>
          <w:ins w:id="6819" w:author="Rev 4 Allen Wirfs-Brock" w:date="2011-10-21T15:13:00Z"/>
        </w:rPr>
      </w:pPr>
      <w:ins w:id="6820" w:author="Rev 4 Allen Wirfs-Brock" w:date="2011-10-21T15:13:00Z">
        <w:r w:rsidRPr="00E77497">
          <w:t xml:space="preserve">The abstract operation </w:t>
        </w:r>
        <w:r w:rsidRPr="000358AB">
          <w:rPr>
            <w:rFonts w:ascii="Times New Roman" w:hAnsi="Times New Roman"/>
          </w:rPr>
          <w:t>CreateMappedArgumentsObject</w:t>
        </w:r>
        <w:r w:rsidRPr="00E77497">
          <w:t xml:space="preserve"> called with List </w:t>
        </w:r>
        <w:r w:rsidRPr="00E77497">
          <w:rPr>
            <w:rFonts w:ascii="Times New Roman" w:hAnsi="Times New Roman"/>
            <w:i/>
          </w:rPr>
          <w:t>names</w:t>
        </w:r>
        <w:r w:rsidRPr="00E77497">
          <w:t xml:space="preserve">, environment record </w:t>
        </w:r>
        <w:r w:rsidRPr="00E77497">
          <w:rPr>
            <w:rFonts w:ascii="Times New Roman" w:hAnsi="Times New Roman"/>
            <w:i/>
          </w:rPr>
          <w:t>env</w:t>
        </w:r>
        <w:r w:rsidRPr="00E77497">
          <w:t xml:space="preserve">, and argument list </w:t>
        </w:r>
        <w:r w:rsidRPr="00E77497">
          <w:rPr>
            <w:rFonts w:ascii="Times New Roman" w:hAnsi="Times New Roman"/>
            <w:i/>
          </w:rPr>
          <w:t>args</w:t>
        </w:r>
        <w:r w:rsidRPr="00E77497">
          <w:t xml:space="preserve"> performs the following steps:</w:t>
        </w:r>
      </w:ins>
    </w:p>
    <w:p w14:paraId="27A255B4" w14:textId="77777777" w:rsidR="00AA78BC" w:rsidRPr="00E77497" w:rsidRDefault="00AA78BC" w:rsidP="009A20C6">
      <w:pPr>
        <w:pStyle w:val="Alg4"/>
        <w:numPr>
          <w:ilvl w:val="0"/>
          <w:numId w:val="606"/>
        </w:numPr>
        <w:rPr>
          <w:ins w:id="6821" w:author="Rev 4 Allen Wirfs-Brock" w:date="2011-10-21T15:13:00Z"/>
        </w:rPr>
      </w:pPr>
      <w:ins w:id="6822" w:author="Rev 4 Allen Wirfs-Brock" w:date="2011-10-21T15:13:00Z">
        <w:r w:rsidRPr="00E77497">
          <w:t xml:space="preserve">Let </w:t>
        </w:r>
        <w:r w:rsidRPr="00E77497">
          <w:rPr>
            <w:i/>
          </w:rPr>
          <w:t>len</w:t>
        </w:r>
        <w:r w:rsidRPr="00E77497">
          <w:t xml:space="preserve"> be the number of elements in </w:t>
        </w:r>
        <w:r w:rsidRPr="00E77497">
          <w:rPr>
            <w:i/>
          </w:rPr>
          <w:t>args</w:t>
        </w:r>
        <w:r w:rsidRPr="00E77497">
          <w:t>.</w:t>
        </w:r>
      </w:ins>
    </w:p>
    <w:p w14:paraId="19BE94C3" w14:textId="77777777" w:rsidR="00AA78BC" w:rsidRPr="00E77497" w:rsidRDefault="00AA78BC" w:rsidP="009A20C6">
      <w:pPr>
        <w:pStyle w:val="Alg4"/>
        <w:numPr>
          <w:ilvl w:val="0"/>
          <w:numId w:val="606"/>
        </w:numPr>
        <w:rPr>
          <w:ins w:id="6823" w:author="Rev 4 Allen Wirfs-Brock" w:date="2011-10-21T15:13:00Z"/>
        </w:rPr>
      </w:pPr>
      <w:ins w:id="6824" w:author="Rev 4 Allen Wirfs-Brock" w:date="2011-10-21T15:13:00Z">
        <w:r w:rsidRPr="00E77497">
          <w:t xml:space="preserve">Let </w:t>
        </w:r>
        <w:r w:rsidRPr="00E77497">
          <w:rPr>
            <w:i/>
          </w:rPr>
          <w:t>obj</w:t>
        </w:r>
        <w:r w:rsidRPr="00E77497">
          <w:t xml:space="preserve"> be the result of the abstract</w:t>
        </w:r>
        <w:del w:id="6825" w:author="Rev 8 Allen Wirfs-Brock" w:date="2012-06-14T14:38:00Z">
          <w:r w:rsidRPr="00E77497" w:rsidDel="00D4543D">
            <w:delText>ion</w:delText>
          </w:r>
        </w:del>
        <w:r w:rsidRPr="00E77497">
          <w:t xml:space="preserve"> operation </w:t>
        </w:r>
        <w:r w:rsidRPr="000358AB">
          <w:t>InstantiateArgumentsObject</w:t>
        </w:r>
      </w:ins>
      <w:r w:rsidRPr="00E77497">
        <w:rPr>
          <w:i/>
        </w:rPr>
        <w:t xml:space="preserve"> </w:t>
      </w:r>
      <w:ins w:id="6826" w:author="Rev 4 Allen Wirfs-Brock" w:date="2011-10-21T15:13:00Z">
        <w:r w:rsidRPr="00E77497">
          <w:t>with argument</w:t>
        </w:r>
      </w:ins>
      <w:r w:rsidRPr="00E77497">
        <w:t xml:space="preserve"> </w:t>
      </w:r>
      <w:ins w:id="6827" w:author="Rev 4 Allen Wirfs-Brock" w:date="2011-10-21T15:13:00Z">
        <w:r w:rsidRPr="00E77497">
          <w:rPr>
            <w:i/>
          </w:rPr>
          <w:t>len</w:t>
        </w:r>
        <w:r w:rsidRPr="00E77497">
          <w:t>.</w:t>
        </w:r>
      </w:ins>
    </w:p>
    <w:p w14:paraId="3F5DC36C" w14:textId="77777777" w:rsidR="00AA78BC" w:rsidRPr="00E77497" w:rsidRDefault="00AA78BC" w:rsidP="009A20C6">
      <w:pPr>
        <w:pStyle w:val="Alg4"/>
        <w:numPr>
          <w:ilvl w:val="0"/>
          <w:numId w:val="606"/>
        </w:numPr>
        <w:rPr>
          <w:ins w:id="6828" w:author="Rev 4 Allen Wirfs-Brock" w:date="2011-10-21T15:13:00Z"/>
        </w:rPr>
      </w:pPr>
      <w:ins w:id="6829" w:author="Rev 4 Allen Wirfs-Brock" w:date="2011-10-21T15:13:00Z">
        <w:r w:rsidRPr="00E77497">
          <w:t xml:space="preserve">Let </w:t>
        </w:r>
        <w:r w:rsidRPr="00E77497">
          <w:rPr>
            <w:i/>
          </w:rPr>
          <w:t>map</w:t>
        </w:r>
        <w:r w:rsidRPr="00E77497">
          <w:t xml:space="preserve"> be the result of creating a new ECMAScript object.</w:t>
        </w:r>
      </w:ins>
    </w:p>
    <w:p w14:paraId="0B1EE420" w14:textId="77777777" w:rsidR="00AA78BC" w:rsidRPr="00E77497" w:rsidRDefault="00AA78BC" w:rsidP="009A20C6">
      <w:pPr>
        <w:pStyle w:val="Alg4"/>
        <w:numPr>
          <w:ilvl w:val="0"/>
          <w:numId w:val="606"/>
        </w:numPr>
        <w:rPr>
          <w:ins w:id="6830" w:author="Rev 4 Allen Wirfs-Brock" w:date="2011-10-21T15:13:00Z"/>
        </w:rPr>
      </w:pPr>
      <w:ins w:id="6831" w:author="Rev 4 Allen Wirfs-Brock" w:date="2011-10-21T15:13:00Z">
        <w:r w:rsidRPr="00E77497">
          <w:t xml:space="preserve">Set all the internal methods of </w:t>
        </w:r>
        <w:r w:rsidRPr="00E77497">
          <w:rPr>
            <w:i/>
          </w:rPr>
          <w:t>map</w:t>
        </w:r>
        <w:r w:rsidRPr="00E77497">
          <w:t xml:space="preserve"> as specified in 8.12.</w:t>
        </w:r>
      </w:ins>
    </w:p>
    <w:p w14:paraId="3B224397" w14:textId="77777777" w:rsidR="00AA78BC" w:rsidRPr="00E77497" w:rsidRDefault="00AA78BC" w:rsidP="009A20C6">
      <w:pPr>
        <w:pStyle w:val="Alg4"/>
        <w:numPr>
          <w:ilvl w:val="0"/>
          <w:numId w:val="606"/>
        </w:numPr>
        <w:rPr>
          <w:ins w:id="6832" w:author="Rev 4 Allen Wirfs-Brock" w:date="2011-10-21T15:13:00Z"/>
        </w:rPr>
      </w:pPr>
      <w:ins w:id="6833" w:author="Rev 4 Allen Wirfs-Brock" w:date="2011-10-21T15:13:00Z">
        <w:r w:rsidRPr="00E77497">
          <w:t xml:space="preserve">Let </w:t>
        </w:r>
        <w:r w:rsidRPr="00E77497">
          <w:rPr>
            <w:i/>
          </w:rPr>
          <w:t>mappedNames</w:t>
        </w:r>
        <w:r w:rsidRPr="00E77497">
          <w:t xml:space="preserve"> be an empty List.</w:t>
        </w:r>
      </w:ins>
    </w:p>
    <w:p w14:paraId="2C87D8E4" w14:textId="77777777" w:rsidR="00AA78BC" w:rsidRPr="00E77497" w:rsidRDefault="00AA78BC" w:rsidP="009A20C6">
      <w:pPr>
        <w:pStyle w:val="Alg4"/>
        <w:numPr>
          <w:ilvl w:val="0"/>
          <w:numId w:val="606"/>
        </w:numPr>
        <w:rPr>
          <w:ins w:id="6834" w:author="Rev 4 Allen Wirfs-Brock" w:date="2011-10-21T15:13:00Z"/>
        </w:rPr>
      </w:pPr>
      <w:ins w:id="6835"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72985EEB" w14:textId="77777777" w:rsidR="00AA78BC" w:rsidRPr="00E77497" w:rsidRDefault="00AA78BC" w:rsidP="009A20C6">
      <w:pPr>
        <w:pStyle w:val="Alg4"/>
        <w:numPr>
          <w:ilvl w:val="0"/>
          <w:numId w:val="606"/>
        </w:numPr>
        <w:rPr>
          <w:ins w:id="6836" w:author="Rev 4 Allen Wirfs-Brock" w:date="2011-10-21T15:13:00Z"/>
        </w:rPr>
      </w:pPr>
      <w:ins w:id="6837" w:author="Rev 4 Allen Wirfs-Brock" w:date="2011-10-21T15:13:00Z">
        <w:r w:rsidRPr="00E77497">
          <w:t xml:space="preserve">Repeat while </w:t>
        </w:r>
        <w:r w:rsidRPr="00E77497">
          <w:rPr>
            <w:i/>
          </w:rPr>
          <w:t>indx</w:t>
        </w:r>
        <w:r w:rsidRPr="00E77497">
          <w:t xml:space="preserve"> &gt;= 0, </w:t>
        </w:r>
      </w:ins>
    </w:p>
    <w:p w14:paraId="5A7E5122" w14:textId="77777777" w:rsidR="00AA78BC" w:rsidRPr="00E77497" w:rsidRDefault="00AA78BC" w:rsidP="009A20C6">
      <w:pPr>
        <w:pStyle w:val="Alg4"/>
        <w:numPr>
          <w:ilvl w:val="1"/>
          <w:numId w:val="606"/>
        </w:numPr>
        <w:rPr>
          <w:ins w:id="6838" w:author="Rev 4 Allen Wirfs-Brock" w:date="2011-10-21T15:13:00Z"/>
        </w:rPr>
      </w:pPr>
      <w:ins w:id="6839"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3AFB779E" w14:textId="77777777" w:rsidR="00AA78BC" w:rsidRPr="00E77497" w:rsidRDefault="00AA78BC" w:rsidP="009A20C6">
      <w:pPr>
        <w:pStyle w:val="Alg4"/>
        <w:numPr>
          <w:ilvl w:val="1"/>
          <w:numId w:val="606"/>
        </w:numPr>
        <w:rPr>
          <w:ins w:id="6840" w:author="Rev 4 Allen Wirfs-Brock" w:date="2011-10-21T15:13:00Z"/>
        </w:rPr>
      </w:pPr>
      <w:ins w:id="6841"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property descriptor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5C28C250" w14:textId="77777777" w:rsidR="00AA78BC" w:rsidRPr="00E77497" w:rsidRDefault="00AA78BC" w:rsidP="009A20C6">
      <w:pPr>
        <w:pStyle w:val="Alg4"/>
        <w:numPr>
          <w:ilvl w:val="1"/>
          <w:numId w:val="606"/>
        </w:numPr>
        <w:rPr>
          <w:ins w:id="6842" w:author="Rev 4 Allen Wirfs-Brock" w:date="2011-10-21T15:13:00Z"/>
        </w:rPr>
      </w:pPr>
      <w:ins w:id="6843" w:author="Rev 4 Allen Wirfs-Brock" w:date="2011-10-21T15:13:00Z">
        <w:r w:rsidRPr="00E77497">
          <w:t xml:space="preserve">If </w:t>
        </w:r>
        <w:r w:rsidRPr="00E77497">
          <w:rPr>
            <w:i/>
          </w:rPr>
          <w:t>indx</w:t>
        </w:r>
        <w:r w:rsidRPr="00E77497">
          <w:t xml:space="preserve"> is less than the number of elements in </w:t>
        </w:r>
        <w:r w:rsidRPr="00E77497">
          <w:rPr>
            <w:i/>
          </w:rPr>
          <w:t>names</w:t>
        </w:r>
        <w:r w:rsidRPr="00E77497">
          <w:t>, then</w:t>
        </w:r>
      </w:ins>
    </w:p>
    <w:p w14:paraId="22B34FB4" w14:textId="77777777" w:rsidR="00AA78BC" w:rsidRPr="00E77497" w:rsidRDefault="00AA78BC" w:rsidP="009A20C6">
      <w:pPr>
        <w:pStyle w:val="Alg4"/>
        <w:numPr>
          <w:ilvl w:val="2"/>
          <w:numId w:val="606"/>
        </w:numPr>
        <w:rPr>
          <w:ins w:id="6844" w:author="Rev 4 Allen Wirfs-Brock" w:date="2011-10-21T15:13:00Z"/>
        </w:rPr>
      </w:pPr>
      <w:ins w:id="6845" w:author="Rev 4 Allen Wirfs-Brock" w:date="2011-10-21T15:13:00Z">
        <w:r w:rsidRPr="00E77497">
          <w:t xml:space="preserve">Let </w:t>
        </w:r>
        <w:r w:rsidRPr="00E77497">
          <w:rPr>
            <w:i/>
          </w:rPr>
          <w:t>name</w:t>
        </w:r>
        <w:r w:rsidRPr="00E77497">
          <w:t xml:space="preserve"> be the element of </w:t>
        </w:r>
        <w:r w:rsidRPr="00E77497">
          <w:rPr>
            <w:i/>
          </w:rPr>
          <w:t>names</w:t>
        </w:r>
        <w:r w:rsidRPr="00E77497">
          <w:t xml:space="preserve"> at 0-origined list position </w:t>
        </w:r>
        <w:r w:rsidRPr="00E77497">
          <w:rPr>
            <w:i/>
          </w:rPr>
          <w:t>indx</w:t>
        </w:r>
        <w:r w:rsidRPr="00E77497">
          <w:t>.</w:t>
        </w:r>
      </w:ins>
    </w:p>
    <w:p w14:paraId="540581A8" w14:textId="77777777" w:rsidR="00AA78BC" w:rsidRPr="00E77497" w:rsidRDefault="00AA78BC" w:rsidP="009A20C6">
      <w:pPr>
        <w:pStyle w:val="Alg4"/>
        <w:numPr>
          <w:ilvl w:val="2"/>
          <w:numId w:val="606"/>
        </w:numPr>
        <w:rPr>
          <w:ins w:id="6846" w:author="Rev 4 Allen Wirfs-Brock" w:date="2011-10-21T15:13:00Z"/>
        </w:rPr>
      </w:pPr>
      <w:ins w:id="6847" w:author="Rev 4 Allen Wirfs-Brock" w:date="2011-10-21T15:13:00Z">
        <w:r w:rsidRPr="00E77497">
          <w:t xml:space="preserve">If </w:t>
        </w:r>
        <w:r w:rsidRPr="00E77497">
          <w:rPr>
            <w:i/>
          </w:rPr>
          <w:t>name</w:t>
        </w:r>
        <w:r w:rsidRPr="00E77497">
          <w:t xml:space="preserve"> is not an element of  </w:t>
        </w:r>
        <w:r w:rsidRPr="00E77497">
          <w:rPr>
            <w:i/>
          </w:rPr>
          <w:t>mappedNames</w:t>
        </w:r>
        <w:r w:rsidRPr="00E77497">
          <w:t>, then</w:t>
        </w:r>
      </w:ins>
    </w:p>
    <w:p w14:paraId="724BFEFE" w14:textId="77777777" w:rsidR="00AA78BC" w:rsidRPr="00E77497" w:rsidRDefault="00AA78BC" w:rsidP="009A20C6">
      <w:pPr>
        <w:pStyle w:val="Alg4"/>
        <w:numPr>
          <w:ilvl w:val="3"/>
          <w:numId w:val="606"/>
        </w:numPr>
        <w:rPr>
          <w:ins w:id="6848" w:author="Rev 4 Allen Wirfs-Brock" w:date="2011-10-21T15:13:00Z"/>
        </w:rPr>
      </w:pPr>
      <w:ins w:id="6849" w:author="Rev 4 Allen Wirfs-Brock" w:date="2011-10-21T15:13:00Z">
        <w:r w:rsidRPr="00E77497">
          <w:t xml:space="preserve">Add </w:t>
        </w:r>
        <w:r w:rsidRPr="00E77497">
          <w:rPr>
            <w:i/>
          </w:rPr>
          <w:t>name</w:t>
        </w:r>
        <w:r w:rsidRPr="00E77497">
          <w:t xml:space="preserve"> as an element of the list </w:t>
        </w:r>
        <w:r w:rsidRPr="00E77497">
          <w:rPr>
            <w:i/>
          </w:rPr>
          <w:t>mappedNames</w:t>
        </w:r>
        <w:r w:rsidRPr="00E77497">
          <w:t>.</w:t>
        </w:r>
      </w:ins>
    </w:p>
    <w:p w14:paraId="688244DE" w14:textId="77777777" w:rsidR="00AA78BC" w:rsidRPr="00E77497" w:rsidRDefault="00AA78BC" w:rsidP="009A20C6">
      <w:pPr>
        <w:pStyle w:val="Alg4"/>
        <w:numPr>
          <w:ilvl w:val="3"/>
          <w:numId w:val="606"/>
        </w:numPr>
        <w:rPr>
          <w:ins w:id="6850" w:author="Rev 4 Allen Wirfs-Brock" w:date="2011-10-21T15:13:00Z"/>
        </w:rPr>
      </w:pPr>
      <w:ins w:id="6851" w:author="Rev 4 Allen Wirfs-Brock" w:date="2011-10-21T15:13:00Z">
        <w:r w:rsidRPr="00E77497">
          <w:t xml:space="preserve">Let </w:t>
        </w:r>
        <w:r w:rsidRPr="00E77497">
          <w:rPr>
            <w:i/>
          </w:rPr>
          <w:t>g</w:t>
        </w:r>
        <w:r w:rsidRPr="00E77497">
          <w:t xml:space="preserve"> be the result of calling the </w:t>
        </w:r>
        <w:r w:rsidRPr="000358AB">
          <w:t>MakeArgGetter</w:t>
        </w:r>
        <w:r w:rsidRPr="00E77497">
          <w:t xml:space="preserve"> abstract operation with arguments </w:t>
        </w:r>
        <w:r w:rsidRPr="00E77497">
          <w:rPr>
            <w:i/>
          </w:rPr>
          <w:t>name</w:t>
        </w:r>
        <w:r w:rsidRPr="00E77497">
          <w:t xml:space="preserve"> and </w:t>
        </w:r>
        <w:r w:rsidRPr="00E77497">
          <w:rPr>
            <w:i/>
          </w:rPr>
          <w:t>env</w:t>
        </w:r>
        <w:r w:rsidRPr="00E77497">
          <w:t>.</w:t>
        </w:r>
      </w:ins>
    </w:p>
    <w:p w14:paraId="6898D662" w14:textId="77777777" w:rsidR="00AA78BC" w:rsidRPr="00E77497" w:rsidRDefault="00AA78BC" w:rsidP="009A20C6">
      <w:pPr>
        <w:pStyle w:val="Alg4"/>
        <w:numPr>
          <w:ilvl w:val="3"/>
          <w:numId w:val="606"/>
        </w:numPr>
        <w:rPr>
          <w:ins w:id="6852" w:author="Rev 4 Allen Wirfs-Brock" w:date="2011-10-21T15:13:00Z"/>
        </w:rPr>
      </w:pPr>
      <w:ins w:id="6853" w:author="Rev 4 Allen Wirfs-Brock" w:date="2011-10-21T15:13:00Z">
        <w:r w:rsidRPr="00E77497">
          <w:t xml:space="preserve">Let </w:t>
        </w:r>
        <w:r w:rsidRPr="00E77497">
          <w:rPr>
            <w:i/>
          </w:rPr>
          <w:t>p</w:t>
        </w:r>
        <w:r w:rsidRPr="00E77497">
          <w:t xml:space="preserve"> be the result of calling the </w:t>
        </w:r>
        <w:r w:rsidRPr="000358AB">
          <w:t>MakeArgSetter</w:t>
        </w:r>
        <w:r w:rsidRPr="00E77497">
          <w:t xml:space="preserve"> abstract operation with arguments </w:t>
        </w:r>
        <w:r w:rsidRPr="00E77497">
          <w:rPr>
            <w:i/>
          </w:rPr>
          <w:t>name</w:t>
        </w:r>
        <w:r w:rsidRPr="00E77497">
          <w:t xml:space="preserve"> and </w:t>
        </w:r>
        <w:r w:rsidRPr="00E77497">
          <w:rPr>
            <w:i/>
          </w:rPr>
          <w:t>env</w:t>
        </w:r>
        <w:r w:rsidRPr="00E77497">
          <w:t>.</w:t>
        </w:r>
      </w:ins>
    </w:p>
    <w:p w14:paraId="4A65505B" w14:textId="77777777" w:rsidR="00AA78BC" w:rsidRPr="00E77497" w:rsidRDefault="00AA78BC" w:rsidP="009A20C6">
      <w:pPr>
        <w:pStyle w:val="Alg4"/>
        <w:numPr>
          <w:ilvl w:val="3"/>
          <w:numId w:val="606"/>
        </w:numPr>
        <w:rPr>
          <w:ins w:id="6854" w:author="Rev 4 Allen Wirfs-Brock" w:date="2011-10-21T15:13:00Z"/>
        </w:rPr>
      </w:pPr>
      <w:ins w:id="6855" w:author="Rev 4 Allen Wirfs-Brock" w:date="2011-10-21T15:13:00Z">
        <w:r w:rsidRPr="00E77497">
          <w:t xml:space="preserve">Call the [[DefineOwnProperty]] internal method of </w:t>
        </w:r>
        <w:r w:rsidRPr="00E77497">
          <w:rPr>
            <w:i/>
          </w:rPr>
          <w:t>map</w:t>
        </w:r>
        <w:r w:rsidRPr="00E77497">
          <w:t xml:space="preserve"> passing ToString(</w:t>
        </w:r>
        <w:r w:rsidRPr="00E77497">
          <w:rPr>
            <w:i/>
          </w:rPr>
          <w:t>indx</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2BC89C56" w14:textId="77777777" w:rsidR="00AA78BC" w:rsidRPr="00E77497" w:rsidRDefault="00AA78BC" w:rsidP="009A20C6">
      <w:pPr>
        <w:pStyle w:val="Alg4"/>
        <w:numPr>
          <w:ilvl w:val="1"/>
          <w:numId w:val="606"/>
        </w:numPr>
        <w:rPr>
          <w:ins w:id="6856" w:author="Rev 4 Allen Wirfs-Brock" w:date="2011-10-21T15:13:00Z"/>
        </w:rPr>
      </w:pPr>
      <w:ins w:id="6857"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4A224A96" w14:textId="77777777" w:rsidR="00AA78BC" w:rsidRPr="00E77497" w:rsidRDefault="00AA78BC" w:rsidP="009A20C6">
      <w:pPr>
        <w:pStyle w:val="Alg4"/>
        <w:numPr>
          <w:ilvl w:val="0"/>
          <w:numId w:val="606"/>
        </w:numPr>
        <w:rPr>
          <w:ins w:id="6858" w:author="Rev 4 Allen Wirfs-Brock" w:date="2011-10-21T15:13:00Z"/>
        </w:rPr>
      </w:pPr>
      <w:ins w:id="6859" w:author="Rev 4 Allen Wirfs-Brock" w:date="2011-10-21T15:13:00Z">
        <w:r w:rsidRPr="00E77497">
          <w:t xml:space="preserve">If </w:t>
        </w:r>
        <w:r w:rsidRPr="00E77497">
          <w:rPr>
            <w:i/>
          </w:rPr>
          <w:t>mappedNames</w:t>
        </w:r>
        <w:r w:rsidRPr="00E77497">
          <w:t xml:space="preserve"> is not empty, then</w:t>
        </w:r>
      </w:ins>
    </w:p>
    <w:p w14:paraId="209430F0" w14:textId="77777777" w:rsidR="00AA78BC" w:rsidRPr="00E77497" w:rsidRDefault="00AA78BC" w:rsidP="009A20C6">
      <w:pPr>
        <w:pStyle w:val="Alg4"/>
        <w:numPr>
          <w:ilvl w:val="1"/>
          <w:numId w:val="606"/>
        </w:numPr>
        <w:rPr>
          <w:ins w:id="6860" w:author="Rev 4 Allen Wirfs-Brock" w:date="2011-10-21T15:13:00Z"/>
        </w:rPr>
      </w:pPr>
      <w:ins w:id="6861" w:author="Rev 4 Allen Wirfs-Brock" w:date="2011-10-21T15:13:00Z">
        <w:r w:rsidRPr="00E77497">
          <w:t xml:space="preserve">Set the [[ParameterMap]] internal property of </w:t>
        </w:r>
        <w:r w:rsidRPr="00E77497">
          <w:rPr>
            <w:i/>
          </w:rPr>
          <w:t>obj</w:t>
        </w:r>
        <w:r w:rsidRPr="00E77497">
          <w:t xml:space="preserve"> to </w:t>
        </w:r>
        <w:r w:rsidRPr="00E77497">
          <w:rPr>
            <w:i/>
          </w:rPr>
          <w:t>map</w:t>
        </w:r>
        <w:r w:rsidRPr="00E77497">
          <w:t>.</w:t>
        </w:r>
      </w:ins>
    </w:p>
    <w:p w14:paraId="702635DC" w14:textId="77777777" w:rsidR="00AA78BC" w:rsidRPr="00E77497" w:rsidRDefault="00AA78BC" w:rsidP="009A20C6">
      <w:pPr>
        <w:pStyle w:val="Alg4"/>
        <w:numPr>
          <w:ilvl w:val="1"/>
          <w:numId w:val="606"/>
        </w:numPr>
        <w:rPr>
          <w:ins w:id="6862" w:author="Rev 4 Allen Wirfs-Brock" w:date="2011-10-21T15:13:00Z"/>
        </w:rPr>
      </w:pPr>
      <w:ins w:id="6863" w:author="Rev 4 Allen Wirfs-Brock" w:date="2011-10-21T15:13:00Z">
        <w:r w:rsidRPr="00E77497">
          <w:t xml:space="preserve">Set the [[Get]], [[GetOwnProperty]], [[DefineOwnProperty]], and [[Delete]] internal methods of </w:t>
        </w:r>
        <w:r w:rsidRPr="00E77497">
          <w:rPr>
            <w:i/>
          </w:rPr>
          <w:t>obj</w:t>
        </w:r>
        <w:r w:rsidRPr="00E77497">
          <w:t xml:space="preserve"> to the definitions provided below.</w:t>
        </w:r>
      </w:ins>
    </w:p>
    <w:p w14:paraId="04ED2E7D" w14:textId="77777777" w:rsidR="00AA78BC" w:rsidRPr="00E77497" w:rsidRDefault="00AA78BC" w:rsidP="009A20C6">
      <w:pPr>
        <w:pStyle w:val="Alg4"/>
        <w:numPr>
          <w:ilvl w:val="0"/>
          <w:numId w:val="606"/>
        </w:numPr>
        <w:rPr>
          <w:ins w:id="6864" w:author="Rev 4 Allen Wirfs-Brock" w:date="2011-10-21T15:13:00Z"/>
        </w:rPr>
      </w:pPr>
      <w:ins w:id="6865" w:author="Rev 4 Allen Wirfs-Brock" w:date="2011-10-21T15:13:00Z">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 xml:space="preserve">", the property descriptor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1A1D24BD" w14:textId="77777777" w:rsidR="00AA78BC" w:rsidRPr="00E77497" w:rsidRDefault="00AA78BC" w:rsidP="009A20C6">
      <w:pPr>
        <w:pStyle w:val="Alg4"/>
        <w:numPr>
          <w:ilvl w:val="0"/>
          <w:numId w:val="606"/>
        </w:numPr>
        <w:spacing w:after="120"/>
        <w:rPr>
          <w:ins w:id="6866" w:author="Rev 4 Allen Wirfs-Brock" w:date="2011-10-21T15:13:00Z"/>
        </w:rPr>
      </w:pPr>
      <w:ins w:id="6867" w:author="Rev 4 Allen Wirfs-Brock" w:date="2011-10-21T15:13:00Z">
        <w:r w:rsidRPr="00E77497">
          <w:t xml:space="preserve">Return </w:t>
        </w:r>
        <w:r w:rsidRPr="00E77497">
          <w:rPr>
            <w:i/>
          </w:rPr>
          <w:t>obj</w:t>
        </w:r>
      </w:ins>
    </w:p>
    <w:p w14:paraId="6B172A65" w14:textId="77777777" w:rsidR="00AA78BC" w:rsidRPr="00E77497" w:rsidRDefault="00AA78BC" w:rsidP="00AA78BC">
      <w:pPr>
        <w:rPr>
          <w:ins w:id="6868" w:author="Rev 4 Allen Wirfs-Brock" w:date="2011-10-21T15:16:00Z"/>
        </w:rPr>
      </w:pPr>
      <w:ins w:id="6869" w:author="Rev 4 Allen Wirfs-Brock" w:date="2011-10-21T15:16:00Z">
        <w:r w:rsidRPr="00E77497">
          <w:t xml:space="preserve">The abstract operation </w:t>
        </w:r>
      </w:ins>
      <w:ins w:id="6870" w:author="Rev 4 Allen Wirfs-Brock" w:date="2011-10-21T15:13:00Z">
        <w:r w:rsidRPr="000358AB">
          <w:rPr>
            <w:rFonts w:ascii="Times New Roman" w:hAnsi="Times New Roman"/>
          </w:rPr>
          <w:t>InstantiateArgumentsObject</w:t>
        </w:r>
      </w:ins>
      <w:r w:rsidRPr="00E77497">
        <w:t xml:space="preserve"> </w:t>
      </w:r>
      <w:ins w:id="6871" w:author="Rev 4 Allen Wirfs-Brock" w:date="2011-10-21T15:16:00Z">
        <w:r w:rsidRPr="00E77497">
          <w:t>called with an argument</w:t>
        </w:r>
      </w:ins>
      <w:ins w:id="6872" w:author="Rev 4 Allen Wirfs-Brock" w:date="2011-10-21T15:17:00Z">
        <w:r w:rsidRPr="00E77497">
          <w:t xml:space="preserve"> </w:t>
        </w:r>
        <w:r w:rsidRPr="00E77497">
          <w:rPr>
            <w:rFonts w:ascii="Times New Roman" w:hAnsi="Times New Roman"/>
            <w:i/>
          </w:rPr>
          <w:t>len</w:t>
        </w:r>
      </w:ins>
      <w:ins w:id="6873" w:author="Rev 4 Allen Wirfs-Brock" w:date="2011-10-21T15:16:00Z">
        <w:r w:rsidRPr="00E77497">
          <w:t xml:space="preserve"> performs the following steps:</w:t>
        </w:r>
      </w:ins>
    </w:p>
    <w:p w14:paraId="72C24652" w14:textId="77777777" w:rsidR="004C02EF" w:rsidRPr="00E77497" w:rsidRDefault="004C02EF" w:rsidP="009A20C6">
      <w:pPr>
        <w:pStyle w:val="Alg4"/>
        <w:numPr>
          <w:ilvl w:val="0"/>
          <w:numId w:val="378"/>
        </w:numPr>
      </w:pPr>
      <w:r w:rsidRPr="00E77497">
        <w:t xml:space="preserve">Let </w:t>
      </w:r>
      <w:r w:rsidRPr="00E77497">
        <w:rPr>
          <w:i/>
        </w:rPr>
        <w:t xml:space="preserve">obj </w:t>
      </w:r>
      <w:r w:rsidRPr="00E77497">
        <w:t>be the result of creating a new ECMAScript object.</w:t>
      </w:r>
    </w:p>
    <w:p w14:paraId="2210ABB5" w14:textId="77777777" w:rsidR="004C02EF" w:rsidRPr="00E77497" w:rsidRDefault="004C02EF" w:rsidP="009A20C6">
      <w:pPr>
        <w:pStyle w:val="Alg4"/>
        <w:numPr>
          <w:ilvl w:val="0"/>
          <w:numId w:val="378"/>
        </w:numPr>
      </w:pPr>
      <w:r w:rsidRPr="00E77497">
        <w:t xml:space="preserve">Set all the internal methods of </w:t>
      </w:r>
      <w:r w:rsidRPr="00E77497">
        <w:rPr>
          <w:i/>
        </w:rPr>
        <w:t>obj</w:t>
      </w:r>
      <w:r w:rsidRPr="00E77497">
        <w:t xml:space="preserve"> as specified in 8.12.</w:t>
      </w:r>
    </w:p>
    <w:p w14:paraId="7497F23A" w14:textId="77777777" w:rsidR="004C02EF" w:rsidRPr="00E77497" w:rsidRDefault="004C02EF" w:rsidP="009A20C6">
      <w:pPr>
        <w:pStyle w:val="Alg4"/>
        <w:numPr>
          <w:ilvl w:val="0"/>
          <w:numId w:val="378"/>
        </w:numPr>
      </w:pPr>
      <w:del w:id="6874" w:author="Allen Wirfs-Brock" w:date="2011-07-02T13:17:00Z">
        <w:r w:rsidRPr="00E77497" w:rsidDel="000011A1">
          <w:delText xml:space="preserve">Set </w:delText>
        </w:r>
      </w:del>
      <w:ins w:id="6875" w:author="Allen Wirfs-Brock" w:date="2011-07-02T13:17:00Z">
        <w:r w:rsidR="000011A1" w:rsidRPr="00E77497">
          <w:t xml:space="preserve">Add </w:t>
        </w:r>
      </w:ins>
      <w:r w:rsidRPr="00E77497">
        <w:t>the [[</w:t>
      </w:r>
      <w:del w:id="6876" w:author="Allen Wirfs-Brock" w:date="2011-07-02T13:18:00Z">
        <w:r w:rsidRPr="00E77497" w:rsidDel="000011A1">
          <w:delText>Class</w:delText>
        </w:r>
      </w:del>
      <w:ins w:id="6877" w:author="Allen Wirfs-Brock" w:date="2011-07-02T13:18:00Z">
        <w:del w:id="6878" w:author="Rev 3 Allen Wirfs-Brock" w:date="2011-09-08T15:04:00Z">
          <w:r w:rsidR="000011A1" w:rsidRPr="00E77497" w:rsidDel="00883E25">
            <w:delText>IsArguments</w:delText>
          </w:r>
        </w:del>
      </w:ins>
      <w:ins w:id="6879" w:author="Rev 3 Allen Wirfs-Brock" w:date="2011-09-08T15:04:00Z">
        <w:r w:rsidR="00883E25" w:rsidRPr="00E77497">
          <w:t>NativeBrand</w:t>
        </w:r>
      </w:ins>
      <w:r w:rsidRPr="00E77497">
        <w:t>]] internal propert</w:t>
      </w:r>
      <w:del w:id="6880" w:author="Rev 3 Allen Wirfs-Brock" w:date="2011-09-08T15:05:00Z">
        <w:r w:rsidRPr="00E77497" w:rsidDel="00883E25">
          <w:delText>y</w:delText>
        </w:r>
      </w:del>
      <w:r w:rsidRPr="00E77497">
        <w:t xml:space="preserve"> </w:t>
      </w:r>
      <w:del w:id="6881" w:author="Allen Wirfs-Brock" w:date="2011-07-02T13:18:00Z">
        <w:r w:rsidRPr="00E77497" w:rsidDel="000011A1">
          <w:delText xml:space="preserve">of </w:delText>
        </w:r>
      </w:del>
      <w:ins w:id="6882" w:author="Allen Wirfs-Brock" w:date="2011-07-02T13:18:00Z">
        <w:r w:rsidR="000011A1" w:rsidRPr="00E77497">
          <w:t xml:space="preserve">to </w:t>
        </w:r>
      </w:ins>
      <w:r w:rsidRPr="00E77497">
        <w:rPr>
          <w:i/>
        </w:rPr>
        <w:t>obj</w:t>
      </w:r>
      <w:ins w:id="6883" w:author="Rev 3 Allen Wirfs-Brock" w:date="2011-09-08T15:05:00Z">
        <w:r w:rsidR="00883E25" w:rsidRPr="00E77497">
          <w:rPr>
            <w:i/>
          </w:rPr>
          <w:t xml:space="preserve"> </w:t>
        </w:r>
        <w:r w:rsidR="00883E25" w:rsidRPr="00E77497">
          <w:t>with value NativeArguments</w:t>
        </w:r>
      </w:ins>
      <w:del w:id="6884" w:author="Allen Wirfs-Brock" w:date="2011-07-02T13:18:00Z">
        <w:r w:rsidRPr="00E77497" w:rsidDel="000011A1">
          <w:delText xml:space="preserve"> to </w:delText>
        </w:r>
        <w:r w:rsidRPr="00E77497" w:rsidDel="000011A1">
          <w:rPr>
            <w:b/>
          </w:rPr>
          <w:delText>"</w:delText>
        </w:r>
        <w:r w:rsidRPr="00E77497" w:rsidDel="000011A1">
          <w:rPr>
            <w:rFonts w:ascii="Courier New" w:hAnsi="Courier New" w:cs="Courier New"/>
            <w:b/>
          </w:rPr>
          <w:delText>Arguments</w:delText>
        </w:r>
        <w:r w:rsidRPr="00E77497" w:rsidDel="000011A1">
          <w:delText>"</w:delText>
        </w:r>
      </w:del>
      <w:r w:rsidRPr="00E77497">
        <w:t>.</w:t>
      </w:r>
    </w:p>
    <w:p w14:paraId="0434931C" w14:textId="77777777" w:rsidR="004C02EF" w:rsidRPr="00E77497" w:rsidDel="000933F5" w:rsidRDefault="004C02EF" w:rsidP="009A20C6">
      <w:pPr>
        <w:pStyle w:val="Alg4"/>
        <w:numPr>
          <w:ilvl w:val="0"/>
          <w:numId w:val="378"/>
        </w:numPr>
        <w:rPr>
          <w:del w:id="6885" w:author="Allen Wirfs-Brock rev2" w:date="2011-07-20T16:13:00Z"/>
        </w:rPr>
      </w:pPr>
      <w:del w:id="6886" w:author="Allen Wirfs-Brock rev2" w:date="2011-07-20T16:13:00Z">
        <w:r w:rsidRPr="00E77497" w:rsidDel="000933F5">
          <w:delText xml:space="preserve">Let </w:delText>
        </w:r>
        <w:r w:rsidRPr="00E77497" w:rsidDel="000933F5">
          <w:rPr>
            <w:i/>
          </w:rPr>
          <w:delText>Object</w:delText>
        </w:r>
        <w:r w:rsidRPr="00E77497" w:rsidDel="000933F5">
          <w:delText xml:space="preserve"> be the standard built-in Object constructor (15.2.2).</w:delText>
        </w:r>
      </w:del>
    </w:p>
    <w:p w14:paraId="6FFC4C58" w14:textId="77777777" w:rsidR="004C02EF" w:rsidRPr="00E77497" w:rsidRDefault="004C02EF" w:rsidP="009A20C6">
      <w:pPr>
        <w:pStyle w:val="Alg4"/>
        <w:numPr>
          <w:ilvl w:val="0"/>
          <w:numId w:val="378"/>
        </w:numPr>
      </w:pPr>
      <w:r w:rsidRPr="00E77497">
        <w:t xml:space="preserve">Set the [[Prototype]] internal property of </w:t>
      </w:r>
      <w:r w:rsidRPr="00E77497">
        <w:rPr>
          <w:i/>
        </w:rPr>
        <w:t>obj</w:t>
      </w:r>
      <w:r w:rsidRPr="00E77497">
        <w:t xml:space="preserve"> to the standard built-in Object prototype object (15.2.4).</w:t>
      </w:r>
    </w:p>
    <w:p w14:paraId="3D09CE7F" w14:textId="77777777" w:rsidR="004C02EF" w:rsidRPr="00E77497" w:rsidRDefault="004C02EF" w:rsidP="009A20C6">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3C43A1CC" w14:textId="77777777" w:rsidR="004C02EF" w:rsidRPr="00E77497" w:rsidDel="00B161A7" w:rsidRDefault="004C02EF" w:rsidP="009A20C6">
      <w:pPr>
        <w:pStyle w:val="Alg4"/>
        <w:numPr>
          <w:ilvl w:val="0"/>
          <w:numId w:val="378"/>
        </w:numPr>
        <w:rPr>
          <w:del w:id="6887" w:author="Rev 4 Allen Wirfs-Brock" w:date="2011-10-20T18:16:00Z"/>
        </w:rPr>
      </w:pPr>
      <w:del w:id="6888"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len</w:delText>
        </w:r>
        <w:r w:rsidRPr="00E77497" w:rsidDel="00B161A7">
          <w:delText xml:space="preserve">  - 1.</w:delText>
        </w:r>
      </w:del>
    </w:p>
    <w:p w14:paraId="09A2E9C7" w14:textId="77777777" w:rsidR="004C02EF" w:rsidRPr="00E77497" w:rsidDel="00B161A7" w:rsidRDefault="004C02EF" w:rsidP="009A20C6">
      <w:pPr>
        <w:pStyle w:val="Alg4"/>
        <w:numPr>
          <w:ilvl w:val="0"/>
          <w:numId w:val="378"/>
        </w:numPr>
        <w:rPr>
          <w:del w:id="6889" w:author="Rev 4 Allen Wirfs-Brock" w:date="2011-10-20T18:16:00Z"/>
        </w:rPr>
      </w:pPr>
      <w:del w:id="6890" w:author="Rev 4 Allen Wirfs-Brock" w:date="2011-10-20T18:16:00Z">
        <w:r w:rsidRPr="00E77497" w:rsidDel="00B161A7">
          <w:delText xml:space="preserve">Repeat while </w:delText>
        </w:r>
        <w:r w:rsidRPr="00E77497" w:rsidDel="00B161A7">
          <w:rPr>
            <w:i/>
          </w:rPr>
          <w:delText>indx</w:delText>
        </w:r>
        <w:r w:rsidRPr="00E77497" w:rsidDel="00B161A7">
          <w:delText xml:space="preserve"> &gt;= 0, </w:delText>
        </w:r>
      </w:del>
    </w:p>
    <w:p w14:paraId="49EF2287" w14:textId="77777777" w:rsidR="004C02EF" w:rsidRPr="00E77497" w:rsidDel="00B161A7" w:rsidRDefault="004C02EF">
      <w:pPr>
        <w:pStyle w:val="Alg4"/>
        <w:numPr>
          <w:ilvl w:val="1"/>
          <w:numId w:val="378"/>
        </w:numPr>
        <w:rPr>
          <w:del w:id="6891" w:author="Rev 4 Allen Wirfs-Brock" w:date="2011-10-20T18:16:00Z"/>
        </w:rPr>
        <w:pPrChange w:id="6892" w:author="Rev 4 Allen Wirfs-Brock" w:date="2011-11-07T12:16:00Z">
          <w:pPr>
            <w:pStyle w:val="Alg4"/>
            <w:numPr>
              <w:ilvl w:val="1"/>
              <w:numId w:val="385"/>
            </w:numPr>
            <w:tabs>
              <w:tab w:val="num" w:pos="1080"/>
            </w:tabs>
            <w:ind w:left="1080" w:hanging="360"/>
          </w:pPr>
        </w:pPrChange>
      </w:pPr>
      <w:del w:id="6893" w:author="Rev 4 Allen Wirfs-Brock" w:date="2011-10-20T18:16:00Z">
        <w:r w:rsidRPr="00E77497" w:rsidDel="00B161A7">
          <w:delText xml:space="preserve">Let </w:delText>
        </w:r>
        <w:r w:rsidRPr="00E77497" w:rsidDel="00B161A7">
          <w:rPr>
            <w:i/>
          </w:rPr>
          <w:delText>val</w:delText>
        </w:r>
        <w:r w:rsidRPr="00E77497" w:rsidDel="00B161A7">
          <w:delText xml:space="preserve"> be the element of </w:delText>
        </w:r>
        <w:r w:rsidRPr="00E77497" w:rsidDel="00B161A7">
          <w:rPr>
            <w:i/>
          </w:rPr>
          <w:delText>args</w:delText>
        </w:r>
        <w:r w:rsidRPr="00E77497" w:rsidDel="00B161A7">
          <w:delText xml:space="preserve"> at 0-origined list position </w:delText>
        </w:r>
        <w:r w:rsidRPr="00E77497" w:rsidDel="00B161A7">
          <w:rPr>
            <w:i/>
          </w:rPr>
          <w:delText>indx</w:delText>
        </w:r>
        <w:r w:rsidRPr="00E77497" w:rsidDel="00B161A7">
          <w:delText>.</w:delText>
        </w:r>
      </w:del>
    </w:p>
    <w:p w14:paraId="760C6776" w14:textId="77777777" w:rsidR="004C02EF" w:rsidRPr="00E77497" w:rsidDel="00B161A7" w:rsidRDefault="004C02EF">
      <w:pPr>
        <w:pStyle w:val="Alg4"/>
        <w:numPr>
          <w:ilvl w:val="1"/>
          <w:numId w:val="378"/>
        </w:numPr>
        <w:rPr>
          <w:del w:id="6894" w:author="Rev 4 Allen Wirfs-Brock" w:date="2011-10-20T18:16:00Z"/>
        </w:rPr>
        <w:pPrChange w:id="6895" w:author="Rev 4 Allen Wirfs-Brock" w:date="2011-11-07T12:16:00Z">
          <w:pPr>
            <w:pStyle w:val="Alg4"/>
            <w:numPr>
              <w:ilvl w:val="1"/>
              <w:numId w:val="385"/>
            </w:numPr>
            <w:tabs>
              <w:tab w:val="num" w:pos="1080"/>
            </w:tabs>
            <w:ind w:left="1080" w:hanging="360"/>
          </w:pPr>
        </w:pPrChange>
      </w:pPr>
      <w:del w:id="6896"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ToString(</w:delText>
        </w:r>
        <w:r w:rsidRPr="00E77497" w:rsidDel="00B161A7">
          <w:rPr>
            <w:i/>
          </w:rPr>
          <w:delText>indx</w:delText>
        </w:r>
        <w:r w:rsidRPr="00E77497" w:rsidDel="00B161A7">
          <w:delText xml:space="preserve">), the property descriptor {[[Value]]: </w:delText>
        </w:r>
        <w:r w:rsidRPr="00E77497" w:rsidDel="00B161A7">
          <w:rPr>
            <w:i/>
          </w:rPr>
          <w:delText>val</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true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54EA1293" w14:textId="77777777" w:rsidR="004C02EF" w:rsidRPr="00E77497" w:rsidDel="00B161A7" w:rsidRDefault="004C02EF">
      <w:pPr>
        <w:pStyle w:val="Alg4"/>
        <w:numPr>
          <w:ilvl w:val="1"/>
          <w:numId w:val="378"/>
        </w:numPr>
        <w:rPr>
          <w:del w:id="6897" w:author="Rev 4 Allen Wirfs-Brock" w:date="2011-10-20T18:16:00Z"/>
        </w:rPr>
        <w:pPrChange w:id="6898" w:author="Rev 4 Allen Wirfs-Brock" w:date="2011-11-07T12:16:00Z">
          <w:pPr>
            <w:pStyle w:val="Alg4"/>
            <w:numPr>
              <w:ilvl w:val="1"/>
              <w:numId w:val="385"/>
            </w:numPr>
            <w:tabs>
              <w:tab w:val="num" w:pos="1080"/>
            </w:tabs>
            <w:ind w:left="1080" w:hanging="360"/>
          </w:pPr>
        </w:pPrChange>
      </w:pPr>
      <w:del w:id="6899" w:author="Rev 4 Allen Wirfs-Brock" w:date="2011-10-20T18:16:00Z">
        <w:r w:rsidRPr="00E77497" w:rsidDel="00B161A7">
          <w:delText xml:space="preserve">If </w:delText>
        </w:r>
        <w:r w:rsidRPr="00E77497" w:rsidDel="00B161A7">
          <w:rPr>
            <w:i/>
          </w:rPr>
          <w:delText>indx</w:delText>
        </w:r>
        <w:r w:rsidRPr="00E77497" w:rsidDel="00B161A7">
          <w:delText xml:space="preserve"> is less than the number of elements in </w:delText>
        </w:r>
        <w:r w:rsidRPr="00E77497" w:rsidDel="00B161A7">
          <w:rPr>
            <w:i/>
          </w:rPr>
          <w:delText>names</w:delText>
        </w:r>
        <w:r w:rsidRPr="00E77497" w:rsidDel="00B161A7">
          <w:delText>, then</w:delText>
        </w:r>
      </w:del>
    </w:p>
    <w:p w14:paraId="32D78338" w14:textId="77777777" w:rsidR="004C02EF" w:rsidRPr="00E77497" w:rsidDel="00B161A7" w:rsidRDefault="004C02EF">
      <w:pPr>
        <w:pStyle w:val="Alg4"/>
        <w:numPr>
          <w:ilvl w:val="2"/>
          <w:numId w:val="378"/>
        </w:numPr>
        <w:rPr>
          <w:del w:id="6900" w:author="Rev 4 Allen Wirfs-Brock" w:date="2011-10-20T18:16:00Z"/>
        </w:rPr>
        <w:pPrChange w:id="6901" w:author="Rev 4 Allen Wirfs-Brock" w:date="2011-11-07T12:16:00Z">
          <w:pPr>
            <w:pStyle w:val="Alg4"/>
            <w:numPr>
              <w:ilvl w:val="2"/>
              <w:numId w:val="385"/>
            </w:numPr>
            <w:tabs>
              <w:tab w:val="num" w:pos="1800"/>
            </w:tabs>
            <w:ind w:left="1800" w:hanging="360"/>
          </w:pPr>
        </w:pPrChange>
      </w:pPr>
      <w:del w:id="6902" w:author="Rev 4 Allen Wirfs-Brock" w:date="2011-10-20T18:16:00Z">
        <w:r w:rsidRPr="00E77497" w:rsidDel="00B161A7">
          <w:delText xml:space="preserve">Let </w:delText>
        </w:r>
        <w:r w:rsidRPr="00E77497" w:rsidDel="00B161A7">
          <w:rPr>
            <w:i/>
          </w:rPr>
          <w:delText>name</w:delText>
        </w:r>
        <w:r w:rsidRPr="00E77497" w:rsidDel="00B161A7">
          <w:delText xml:space="preserve"> be the element of </w:delText>
        </w:r>
        <w:r w:rsidRPr="00E77497" w:rsidDel="00B161A7">
          <w:rPr>
            <w:i/>
          </w:rPr>
          <w:delText>names</w:delText>
        </w:r>
        <w:r w:rsidRPr="00E77497" w:rsidDel="00B161A7">
          <w:delText xml:space="preserve"> at 0-origined list position </w:delText>
        </w:r>
        <w:r w:rsidRPr="00E77497" w:rsidDel="00B161A7">
          <w:rPr>
            <w:i/>
          </w:rPr>
          <w:delText>indx</w:delText>
        </w:r>
        <w:r w:rsidRPr="00E77497" w:rsidDel="00B161A7">
          <w:delText>.</w:delText>
        </w:r>
      </w:del>
    </w:p>
    <w:p w14:paraId="10D1D1D0" w14:textId="77777777" w:rsidR="004C02EF" w:rsidRPr="00E77497" w:rsidDel="00B161A7" w:rsidRDefault="004C02EF">
      <w:pPr>
        <w:pStyle w:val="Alg4"/>
        <w:numPr>
          <w:ilvl w:val="2"/>
          <w:numId w:val="378"/>
        </w:numPr>
        <w:rPr>
          <w:del w:id="6903" w:author="Rev 4 Allen Wirfs-Brock" w:date="2011-10-20T18:16:00Z"/>
        </w:rPr>
        <w:pPrChange w:id="6904" w:author="Rev 4 Allen Wirfs-Brock" w:date="2011-11-07T12:16:00Z">
          <w:pPr>
            <w:pStyle w:val="Alg4"/>
            <w:numPr>
              <w:ilvl w:val="2"/>
              <w:numId w:val="385"/>
            </w:numPr>
            <w:tabs>
              <w:tab w:val="num" w:pos="1800"/>
            </w:tabs>
            <w:ind w:left="1800" w:hanging="360"/>
          </w:pPr>
        </w:pPrChange>
      </w:pPr>
      <w:del w:id="6905"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xml:space="preserve"> and </w:delText>
        </w:r>
        <w:r w:rsidRPr="00E77497" w:rsidDel="00B161A7">
          <w:rPr>
            <w:i/>
          </w:rPr>
          <w:delText>name</w:delText>
        </w:r>
        <w:r w:rsidRPr="00E77497" w:rsidDel="00B161A7">
          <w:delText xml:space="preserve"> is not an element of  </w:delText>
        </w:r>
        <w:r w:rsidRPr="00E77497" w:rsidDel="00B161A7">
          <w:rPr>
            <w:i/>
          </w:rPr>
          <w:delText>mappedNames</w:delText>
        </w:r>
        <w:r w:rsidRPr="00E77497" w:rsidDel="00B161A7">
          <w:delText>, then</w:delText>
        </w:r>
      </w:del>
    </w:p>
    <w:p w14:paraId="5C6AE390" w14:textId="77777777" w:rsidR="004C02EF" w:rsidRPr="00E77497" w:rsidDel="00B161A7" w:rsidRDefault="004C02EF">
      <w:pPr>
        <w:pStyle w:val="Alg4"/>
        <w:numPr>
          <w:ilvl w:val="3"/>
          <w:numId w:val="378"/>
        </w:numPr>
        <w:rPr>
          <w:del w:id="6906" w:author="Rev 4 Allen Wirfs-Brock" w:date="2011-10-20T18:16:00Z"/>
        </w:rPr>
        <w:pPrChange w:id="6907" w:author="Rev 4 Allen Wirfs-Brock" w:date="2011-11-07T12:16:00Z">
          <w:pPr>
            <w:pStyle w:val="Alg4"/>
            <w:numPr>
              <w:ilvl w:val="3"/>
              <w:numId w:val="385"/>
            </w:numPr>
            <w:tabs>
              <w:tab w:val="num" w:pos="2520"/>
            </w:tabs>
            <w:ind w:left="2520" w:hanging="360"/>
          </w:pPr>
        </w:pPrChange>
      </w:pPr>
      <w:del w:id="6908" w:author="Rev 4 Allen Wirfs-Brock" w:date="2011-10-20T18:16:00Z">
        <w:r w:rsidRPr="00E77497" w:rsidDel="00B161A7">
          <w:delText xml:space="preserve">Add </w:delText>
        </w:r>
        <w:r w:rsidRPr="00E77497" w:rsidDel="00B161A7">
          <w:rPr>
            <w:i/>
          </w:rPr>
          <w:delText>name</w:delText>
        </w:r>
        <w:r w:rsidRPr="00E77497" w:rsidDel="00B161A7">
          <w:delText xml:space="preserve"> as an element of the list </w:delText>
        </w:r>
        <w:r w:rsidRPr="00E77497" w:rsidDel="00B161A7">
          <w:rPr>
            <w:i/>
          </w:rPr>
          <w:delText>mappedNames</w:delText>
        </w:r>
        <w:r w:rsidRPr="00E77497" w:rsidDel="00B161A7">
          <w:delText>.</w:delText>
        </w:r>
      </w:del>
    </w:p>
    <w:p w14:paraId="0BA904B3" w14:textId="77777777" w:rsidR="004C02EF" w:rsidRPr="00E77497" w:rsidDel="00B161A7" w:rsidRDefault="004C02EF">
      <w:pPr>
        <w:pStyle w:val="Alg4"/>
        <w:numPr>
          <w:ilvl w:val="3"/>
          <w:numId w:val="378"/>
        </w:numPr>
        <w:rPr>
          <w:del w:id="6909" w:author="Rev 4 Allen Wirfs-Brock" w:date="2011-10-20T18:16:00Z"/>
        </w:rPr>
        <w:pPrChange w:id="6910" w:author="Rev 4 Allen Wirfs-Brock" w:date="2011-11-07T12:16:00Z">
          <w:pPr>
            <w:pStyle w:val="Alg4"/>
            <w:numPr>
              <w:ilvl w:val="3"/>
              <w:numId w:val="385"/>
            </w:numPr>
            <w:tabs>
              <w:tab w:val="num" w:pos="2520"/>
            </w:tabs>
            <w:ind w:left="2520" w:hanging="360"/>
          </w:pPr>
        </w:pPrChange>
      </w:pPr>
      <w:del w:id="6911" w:author="Rev 4 Allen Wirfs-Brock" w:date="2011-10-20T18:16:00Z">
        <w:r w:rsidRPr="00E77497" w:rsidDel="00B161A7">
          <w:delText xml:space="preserve">Let </w:delText>
        </w:r>
        <w:r w:rsidRPr="00E77497" w:rsidDel="00B161A7">
          <w:rPr>
            <w:i/>
          </w:rPr>
          <w:delText>g</w:delText>
        </w:r>
        <w:r w:rsidRPr="00E77497" w:rsidDel="00B161A7">
          <w:delText xml:space="preserve"> be the result of calling the </w:delText>
        </w:r>
        <w:r w:rsidRPr="00E77497" w:rsidDel="00B161A7">
          <w:rPr>
            <w:i/>
          </w:rPr>
          <w:delText>MakeArgGetter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6E260464" w14:textId="77777777" w:rsidR="004C02EF" w:rsidRPr="00E77497" w:rsidDel="00B161A7" w:rsidRDefault="004C02EF">
      <w:pPr>
        <w:pStyle w:val="Alg4"/>
        <w:numPr>
          <w:ilvl w:val="3"/>
          <w:numId w:val="378"/>
        </w:numPr>
        <w:rPr>
          <w:del w:id="6912" w:author="Rev 4 Allen Wirfs-Brock" w:date="2011-10-20T18:16:00Z"/>
        </w:rPr>
        <w:pPrChange w:id="6913" w:author="Rev 4 Allen Wirfs-Brock" w:date="2011-11-07T12:16:00Z">
          <w:pPr>
            <w:pStyle w:val="Alg4"/>
            <w:numPr>
              <w:ilvl w:val="3"/>
              <w:numId w:val="385"/>
            </w:numPr>
            <w:tabs>
              <w:tab w:val="num" w:pos="2520"/>
            </w:tabs>
            <w:ind w:left="2520" w:hanging="360"/>
          </w:pPr>
        </w:pPrChange>
      </w:pPr>
      <w:del w:id="6914" w:author="Rev 4 Allen Wirfs-Brock" w:date="2011-10-20T18:16:00Z">
        <w:r w:rsidRPr="00E77497" w:rsidDel="00B161A7">
          <w:delText xml:space="preserve">Let </w:delText>
        </w:r>
        <w:r w:rsidRPr="00E77497" w:rsidDel="00B161A7">
          <w:rPr>
            <w:i/>
          </w:rPr>
          <w:delText>p</w:delText>
        </w:r>
        <w:r w:rsidRPr="00E77497" w:rsidDel="00B161A7">
          <w:delText xml:space="preserve"> be the result of calling the </w:delText>
        </w:r>
        <w:r w:rsidRPr="00E77497" w:rsidDel="00B161A7">
          <w:rPr>
            <w:i/>
          </w:rPr>
          <w:delText>MakeArgSetter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43836777" w14:textId="77777777" w:rsidR="004C02EF" w:rsidRPr="00E77497" w:rsidDel="00B161A7" w:rsidRDefault="004C02EF">
      <w:pPr>
        <w:pStyle w:val="Alg4"/>
        <w:numPr>
          <w:ilvl w:val="3"/>
          <w:numId w:val="378"/>
        </w:numPr>
        <w:rPr>
          <w:del w:id="6915" w:author="Rev 4 Allen Wirfs-Brock" w:date="2011-10-20T18:16:00Z"/>
        </w:rPr>
        <w:pPrChange w:id="6916" w:author="Rev 4 Allen Wirfs-Brock" w:date="2011-11-07T12:16:00Z">
          <w:pPr>
            <w:pStyle w:val="Alg4"/>
            <w:numPr>
              <w:ilvl w:val="3"/>
              <w:numId w:val="385"/>
            </w:numPr>
            <w:tabs>
              <w:tab w:val="num" w:pos="2520"/>
            </w:tabs>
            <w:ind w:left="2520" w:hanging="360"/>
          </w:pPr>
        </w:pPrChange>
      </w:pPr>
      <w:del w:id="6917" w:author="Rev 4 Allen Wirfs-Brock" w:date="2011-10-20T18:16:00Z">
        <w:r w:rsidRPr="00E77497" w:rsidDel="00B161A7">
          <w:delText xml:space="preserve">Call the [[DefineOwnProperty]] internal method of </w:delText>
        </w:r>
        <w:r w:rsidRPr="00E77497" w:rsidDel="00B161A7">
          <w:rPr>
            <w:i/>
          </w:rPr>
          <w:delText>map</w:delText>
        </w:r>
        <w:r w:rsidRPr="00E77497" w:rsidDel="00B161A7">
          <w:delText xml:space="preserve"> passing ToString(</w:delText>
        </w:r>
        <w:r w:rsidRPr="00E77497" w:rsidDel="00B161A7">
          <w:rPr>
            <w:i/>
          </w:rPr>
          <w:delText>indx</w:delText>
        </w:r>
        <w:r w:rsidRPr="00E77497" w:rsidDel="00B161A7">
          <w:delText xml:space="preserve">), the Property Descriptor {[[Set]]: </w:delText>
        </w:r>
        <w:r w:rsidRPr="00E77497" w:rsidDel="00B161A7">
          <w:rPr>
            <w:i/>
          </w:rPr>
          <w:delText>p</w:delText>
        </w:r>
        <w:r w:rsidRPr="00E77497" w:rsidDel="00B161A7">
          <w:delText xml:space="preserve">, [[Get]]: </w:delText>
        </w:r>
        <w:r w:rsidRPr="00E77497" w:rsidDel="00B161A7">
          <w:rPr>
            <w:i/>
          </w:rPr>
          <w:delText>g,</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232512E1" w14:textId="77777777" w:rsidR="004C02EF" w:rsidRPr="00E77497" w:rsidDel="00B161A7" w:rsidRDefault="004C02EF">
      <w:pPr>
        <w:pStyle w:val="Alg4"/>
        <w:numPr>
          <w:ilvl w:val="1"/>
          <w:numId w:val="378"/>
        </w:numPr>
        <w:rPr>
          <w:del w:id="6918" w:author="Rev 4 Allen Wirfs-Brock" w:date="2011-10-20T18:16:00Z"/>
        </w:rPr>
        <w:pPrChange w:id="6919" w:author="Rev 4 Allen Wirfs-Brock" w:date="2011-11-07T12:16:00Z">
          <w:pPr>
            <w:pStyle w:val="Alg4"/>
            <w:numPr>
              <w:ilvl w:val="1"/>
              <w:numId w:val="385"/>
            </w:numPr>
            <w:tabs>
              <w:tab w:val="num" w:pos="1080"/>
            </w:tabs>
            <w:ind w:left="1080" w:hanging="360"/>
          </w:pPr>
        </w:pPrChange>
      </w:pPr>
      <w:del w:id="6920"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indx</w:delText>
        </w:r>
        <w:r w:rsidRPr="00E77497" w:rsidDel="00B161A7">
          <w:delText xml:space="preserve"> - 1</w:delText>
        </w:r>
      </w:del>
    </w:p>
    <w:p w14:paraId="605202A0" w14:textId="77777777" w:rsidR="004C02EF" w:rsidRPr="00E77497" w:rsidDel="00B161A7" w:rsidRDefault="004C02EF" w:rsidP="009A20C6">
      <w:pPr>
        <w:pStyle w:val="Alg4"/>
        <w:numPr>
          <w:ilvl w:val="0"/>
          <w:numId w:val="378"/>
        </w:numPr>
        <w:rPr>
          <w:del w:id="6921" w:author="Rev 4 Allen Wirfs-Brock" w:date="2011-10-20T18:16:00Z"/>
        </w:rPr>
      </w:pPr>
      <w:del w:id="6922" w:author="Rev 4 Allen Wirfs-Brock" w:date="2011-10-20T18:16:00Z">
        <w:r w:rsidRPr="00E77497" w:rsidDel="00B161A7">
          <w:delText xml:space="preserve">If </w:delText>
        </w:r>
        <w:r w:rsidRPr="00E77497" w:rsidDel="00B161A7">
          <w:rPr>
            <w:i/>
          </w:rPr>
          <w:delText>mappedNames</w:delText>
        </w:r>
        <w:r w:rsidRPr="00E77497" w:rsidDel="00B161A7">
          <w:delText xml:space="preserve"> is not empty, then</w:delText>
        </w:r>
      </w:del>
    </w:p>
    <w:p w14:paraId="453B9981" w14:textId="77777777" w:rsidR="004C02EF" w:rsidRPr="00E77497" w:rsidDel="00B161A7" w:rsidRDefault="004C02EF">
      <w:pPr>
        <w:pStyle w:val="Alg4"/>
        <w:numPr>
          <w:ilvl w:val="1"/>
          <w:numId w:val="378"/>
        </w:numPr>
        <w:rPr>
          <w:del w:id="6923" w:author="Rev 4 Allen Wirfs-Brock" w:date="2011-10-20T18:16:00Z"/>
        </w:rPr>
        <w:pPrChange w:id="6924" w:author="Rev 4 Allen Wirfs-Brock" w:date="2011-11-07T12:16:00Z">
          <w:pPr>
            <w:pStyle w:val="Alg4"/>
            <w:numPr>
              <w:ilvl w:val="1"/>
              <w:numId w:val="385"/>
            </w:numPr>
            <w:tabs>
              <w:tab w:val="num" w:pos="1080"/>
            </w:tabs>
            <w:ind w:left="1080" w:hanging="360"/>
          </w:pPr>
        </w:pPrChange>
      </w:pPr>
      <w:del w:id="6925" w:author="Rev 4 Allen Wirfs-Brock" w:date="2011-10-20T18:16:00Z">
        <w:r w:rsidRPr="00E77497" w:rsidDel="00B161A7">
          <w:delText xml:space="preserve">Set the [[ParameterMap]] internal property of </w:delText>
        </w:r>
        <w:r w:rsidRPr="00E77497" w:rsidDel="00B161A7">
          <w:rPr>
            <w:i/>
          </w:rPr>
          <w:delText>obj</w:delText>
        </w:r>
        <w:r w:rsidRPr="00E77497" w:rsidDel="00B161A7">
          <w:delText xml:space="preserve"> to </w:delText>
        </w:r>
        <w:r w:rsidRPr="00E77497" w:rsidDel="00B161A7">
          <w:rPr>
            <w:i/>
          </w:rPr>
          <w:delText>map</w:delText>
        </w:r>
        <w:r w:rsidRPr="00E77497" w:rsidDel="00B161A7">
          <w:delText>.</w:delText>
        </w:r>
      </w:del>
    </w:p>
    <w:p w14:paraId="1A7CBA7D" w14:textId="77777777" w:rsidR="004C02EF" w:rsidRPr="00E77497" w:rsidDel="00B161A7" w:rsidRDefault="004C02EF">
      <w:pPr>
        <w:pStyle w:val="Alg4"/>
        <w:numPr>
          <w:ilvl w:val="1"/>
          <w:numId w:val="378"/>
        </w:numPr>
        <w:rPr>
          <w:del w:id="6926" w:author="Rev 4 Allen Wirfs-Brock" w:date="2011-10-20T18:16:00Z"/>
        </w:rPr>
        <w:pPrChange w:id="6927" w:author="Rev 4 Allen Wirfs-Brock" w:date="2011-11-07T12:16:00Z">
          <w:pPr>
            <w:pStyle w:val="Alg4"/>
            <w:numPr>
              <w:ilvl w:val="1"/>
              <w:numId w:val="385"/>
            </w:numPr>
            <w:tabs>
              <w:tab w:val="num" w:pos="1080"/>
            </w:tabs>
            <w:ind w:left="1080" w:hanging="360"/>
          </w:pPr>
        </w:pPrChange>
      </w:pPr>
      <w:del w:id="6928" w:author="Rev 4 Allen Wirfs-Brock" w:date="2011-10-20T18:16:00Z">
        <w:r w:rsidRPr="00E77497" w:rsidDel="00B161A7">
          <w:delText xml:space="preserve">Set the [[Get]], [[GetOwnProperty]], [[DefineOwnProperty]], and [[Delete]] internal methods of </w:delText>
        </w:r>
        <w:r w:rsidRPr="00E77497" w:rsidDel="00B161A7">
          <w:rPr>
            <w:i/>
          </w:rPr>
          <w:delText>obj</w:delText>
        </w:r>
        <w:r w:rsidRPr="00E77497" w:rsidDel="00B161A7">
          <w:delText xml:space="preserve"> to the definitions provided below.</w:delText>
        </w:r>
      </w:del>
    </w:p>
    <w:p w14:paraId="3E0B11F8" w14:textId="77777777" w:rsidR="004C02EF" w:rsidRPr="00E77497" w:rsidDel="00B161A7" w:rsidRDefault="004C02EF" w:rsidP="009A20C6">
      <w:pPr>
        <w:pStyle w:val="Alg4"/>
        <w:numPr>
          <w:ilvl w:val="0"/>
          <w:numId w:val="378"/>
        </w:numPr>
        <w:rPr>
          <w:del w:id="6929" w:author="Rev 4 Allen Wirfs-Brock" w:date="2011-10-20T18:16:00Z"/>
        </w:rPr>
      </w:pPr>
      <w:del w:id="6930"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then</w:delText>
        </w:r>
      </w:del>
    </w:p>
    <w:p w14:paraId="49BD38A6" w14:textId="77777777" w:rsidR="004C02EF" w:rsidRPr="00E77497" w:rsidDel="00B161A7" w:rsidRDefault="004C02EF">
      <w:pPr>
        <w:pStyle w:val="Alg4"/>
        <w:numPr>
          <w:ilvl w:val="1"/>
          <w:numId w:val="378"/>
        </w:numPr>
        <w:rPr>
          <w:del w:id="6931" w:author="Rev 4 Allen Wirfs-Brock" w:date="2011-10-20T18:16:00Z"/>
        </w:rPr>
        <w:pPrChange w:id="6932" w:author="Rev 4 Allen Wirfs-Brock" w:date="2011-11-07T12:16:00Z">
          <w:pPr>
            <w:pStyle w:val="Alg4"/>
            <w:numPr>
              <w:ilvl w:val="1"/>
              <w:numId w:val="385"/>
            </w:numPr>
            <w:tabs>
              <w:tab w:val="num" w:pos="1080"/>
            </w:tabs>
            <w:ind w:left="1080" w:hanging="360"/>
          </w:pPr>
        </w:pPrChange>
      </w:pPr>
      <w:del w:id="6933"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w:delText>
        </w:r>
        <w:r w:rsidRPr="00E77497" w:rsidDel="00B161A7">
          <w:rPr>
            <w:rFonts w:ascii="Courier New" w:hAnsi="Courier New" w:cs="Courier New"/>
            <w:b/>
          </w:rPr>
          <w:delText>callee</w:delText>
        </w:r>
        <w:r w:rsidRPr="00E77497" w:rsidDel="00B161A7">
          <w:delText xml:space="preserve">", the property descriptor {[[Value]]: </w:delText>
        </w:r>
        <w:r w:rsidRPr="00E77497" w:rsidDel="00B161A7">
          <w:rPr>
            <w:i/>
          </w:rPr>
          <w:delText>func</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7B33252C" w14:textId="77777777" w:rsidR="004C02EF" w:rsidRPr="00E77497" w:rsidDel="00B161A7" w:rsidRDefault="004C02EF" w:rsidP="009A20C6">
      <w:pPr>
        <w:pStyle w:val="Alg4"/>
        <w:numPr>
          <w:ilvl w:val="0"/>
          <w:numId w:val="378"/>
        </w:numPr>
        <w:rPr>
          <w:del w:id="6934" w:author="Rev 4 Allen Wirfs-Brock" w:date="2011-10-20T18:16:00Z"/>
        </w:rPr>
      </w:pPr>
      <w:del w:id="6935" w:author="Rev 4 Allen Wirfs-Brock" w:date="2011-10-20T18:16:00Z">
        <w:r w:rsidRPr="00E77497" w:rsidDel="00B161A7">
          <w:delText xml:space="preserve">Else, </w:delText>
        </w:r>
        <w:r w:rsidRPr="00E77497" w:rsidDel="00B161A7">
          <w:rPr>
            <w:i/>
          </w:rPr>
          <w:delText>strict</w:delText>
        </w:r>
        <w:r w:rsidRPr="00E77497" w:rsidDel="00B161A7">
          <w:delText xml:space="preserve"> is </w:delText>
        </w:r>
        <w:r w:rsidRPr="00E77497" w:rsidDel="00B161A7">
          <w:rPr>
            <w:b/>
          </w:rPr>
          <w:delText xml:space="preserve">true </w:delText>
        </w:r>
        <w:r w:rsidRPr="00E77497" w:rsidDel="00B161A7">
          <w:delText>so</w:delText>
        </w:r>
      </w:del>
    </w:p>
    <w:p w14:paraId="74260643" w14:textId="77777777" w:rsidR="004C02EF" w:rsidRPr="00E77497" w:rsidDel="00B161A7" w:rsidRDefault="004C02EF">
      <w:pPr>
        <w:pStyle w:val="Alg4"/>
        <w:numPr>
          <w:ilvl w:val="1"/>
          <w:numId w:val="378"/>
        </w:numPr>
        <w:rPr>
          <w:del w:id="6936" w:author="Rev 4 Allen Wirfs-Brock" w:date="2011-10-20T18:16:00Z"/>
        </w:rPr>
        <w:pPrChange w:id="6937" w:author="Rev 4 Allen Wirfs-Brock" w:date="2011-11-07T12:16:00Z">
          <w:pPr>
            <w:pStyle w:val="Alg4"/>
            <w:numPr>
              <w:ilvl w:val="1"/>
              <w:numId w:val="385"/>
            </w:numPr>
            <w:tabs>
              <w:tab w:val="num" w:pos="1080"/>
            </w:tabs>
            <w:ind w:left="1080" w:hanging="360"/>
          </w:pPr>
        </w:pPrChange>
      </w:pPr>
      <w:del w:id="6938" w:author="Rev 4 Allen Wirfs-Brock" w:date="2011-10-20T18:16:00Z">
        <w:r w:rsidRPr="00E77497" w:rsidDel="00B161A7">
          <w:delText xml:space="preserve">Let </w:delText>
        </w:r>
        <w:r w:rsidRPr="00E77497" w:rsidDel="00B161A7">
          <w:rPr>
            <w:i/>
          </w:rPr>
          <w:delText>thrower</w:delText>
        </w:r>
        <w:r w:rsidRPr="00E77497" w:rsidDel="00B161A7">
          <w:delText xml:space="preserve"> be the [[ThrowTypeError]] function Object (13.2.3).</w:delText>
        </w:r>
      </w:del>
    </w:p>
    <w:p w14:paraId="71CB2D26" w14:textId="77777777" w:rsidR="004C02EF" w:rsidRPr="00E77497" w:rsidDel="00B161A7" w:rsidRDefault="004C02EF">
      <w:pPr>
        <w:pStyle w:val="Alg4"/>
        <w:numPr>
          <w:ilvl w:val="1"/>
          <w:numId w:val="378"/>
        </w:numPr>
        <w:rPr>
          <w:del w:id="6939" w:author="Rev 4 Allen Wirfs-Brock" w:date="2011-10-20T18:16:00Z"/>
        </w:rPr>
        <w:pPrChange w:id="6940" w:author="Rev 4 Allen Wirfs-Brock" w:date="2011-11-07T12:16:00Z">
          <w:pPr>
            <w:pStyle w:val="Alg4"/>
            <w:numPr>
              <w:ilvl w:val="1"/>
              <w:numId w:val="385"/>
            </w:numPr>
            <w:tabs>
              <w:tab w:val="num" w:pos="1080"/>
            </w:tabs>
            <w:ind w:left="1080" w:hanging="360"/>
          </w:pPr>
        </w:pPrChange>
      </w:pPr>
      <w:del w:id="6941"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"caller"</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1A9011E7" w14:textId="77777777" w:rsidR="004C02EF" w:rsidRPr="00E77497" w:rsidDel="00B161A7" w:rsidRDefault="004C02EF">
      <w:pPr>
        <w:pStyle w:val="Alg4"/>
        <w:numPr>
          <w:ilvl w:val="1"/>
          <w:numId w:val="378"/>
        </w:numPr>
        <w:rPr>
          <w:del w:id="6942" w:author="Rev 4 Allen Wirfs-Brock" w:date="2011-10-20T18:16:00Z"/>
        </w:rPr>
        <w:pPrChange w:id="6943" w:author="Rev 4 Allen Wirfs-Brock" w:date="2011-11-07T12:16:00Z">
          <w:pPr>
            <w:pStyle w:val="Alg4"/>
            <w:numPr>
              <w:ilvl w:val="1"/>
              <w:numId w:val="385"/>
            </w:numPr>
            <w:tabs>
              <w:tab w:val="num" w:pos="1080"/>
            </w:tabs>
            <w:ind w:left="1080" w:hanging="360"/>
          </w:pPr>
        </w:pPrChange>
      </w:pPr>
      <w:del w:id="6944"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"callee"</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240B9194" w14:textId="77777777" w:rsidR="004C02EF" w:rsidRPr="00E77497" w:rsidRDefault="004C02EF" w:rsidP="009A20C6">
      <w:pPr>
        <w:pStyle w:val="Alg4"/>
        <w:numPr>
          <w:ilvl w:val="0"/>
          <w:numId w:val="378"/>
        </w:numPr>
        <w:spacing w:after="120"/>
      </w:pPr>
      <w:r w:rsidRPr="00E77497">
        <w:t xml:space="preserve">Return </w:t>
      </w:r>
      <w:r w:rsidRPr="00E77497">
        <w:rPr>
          <w:i/>
        </w:rPr>
        <w:t>obj</w:t>
      </w:r>
    </w:p>
    <w:p w14:paraId="6ADC9941" w14:textId="77777777" w:rsidR="004C02EF" w:rsidRPr="00E77497" w:rsidRDefault="004C02EF" w:rsidP="004C02EF">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2BF03F30" w14:textId="77777777" w:rsidR="004C02EF" w:rsidRPr="00E77497" w:rsidRDefault="004C02EF" w:rsidP="009A20C6">
      <w:pPr>
        <w:pStyle w:val="Alg4"/>
        <w:numPr>
          <w:ilvl w:val="0"/>
          <w:numId w:val="379"/>
        </w:numPr>
      </w:pPr>
      <w:r w:rsidRPr="00E77497">
        <w:t xml:space="preserve">Let </w:t>
      </w:r>
      <w:r w:rsidRPr="00E77497">
        <w:rPr>
          <w:i/>
        </w:rPr>
        <w:t>body</w:t>
      </w:r>
      <w:ins w:id="6945" w:author="Rev 4 Allen Wirfs-Brock" w:date="2011-10-18T11:15:00Z">
        <w:r w:rsidR="00002005" w:rsidRPr="00E77497">
          <w:rPr>
            <w:i/>
          </w:rPr>
          <w:t>Text</w:t>
        </w:r>
      </w:ins>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14:paraId="3AB4CF8E" w14:textId="77777777" w:rsidR="00002005" w:rsidRPr="00E77497" w:rsidRDefault="00002005" w:rsidP="009A20C6">
      <w:pPr>
        <w:pStyle w:val="Alg4"/>
        <w:numPr>
          <w:ilvl w:val="0"/>
          <w:numId w:val="379"/>
        </w:numPr>
        <w:rPr>
          <w:ins w:id="6946" w:author="Rev 4 Allen Wirfs-Brock" w:date="2011-10-18T11:15:00Z"/>
        </w:rPr>
      </w:pPr>
      <w:ins w:id="6947" w:author="Rev 4 Allen Wirfs-Brock" w:date="2011-10-18T11:15:00Z">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ins>
    </w:p>
    <w:p w14:paraId="458B607D" w14:textId="77777777" w:rsidR="005D359A" w:rsidRPr="00E77497" w:rsidRDefault="005D359A" w:rsidP="009A20C6">
      <w:pPr>
        <w:pStyle w:val="Alg4"/>
        <w:numPr>
          <w:ilvl w:val="0"/>
          <w:numId w:val="379"/>
        </w:numPr>
        <w:rPr>
          <w:ins w:id="6948" w:author="Rev 4 Allen Wirfs-Brock" w:date="2011-10-18T11:03:00Z"/>
        </w:rPr>
      </w:pPr>
      <w:ins w:id="6949" w:author="Rev 4 Allen Wirfs-Brock" w:date="2011-10-18T11:03:00Z">
        <w:r w:rsidRPr="00E77497">
          <w:t xml:space="preserve">Let </w:t>
        </w:r>
        <w:r w:rsidRPr="00E77497">
          <w:rPr>
            <w:i/>
          </w:rPr>
          <w:t>parameters</w:t>
        </w:r>
        <w:r w:rsidRPr="00E77497">
          <w:t xml:space="preserve"> be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w:t>
        </w:r>
      </w:ins>
    </w:p>
    <w:p w14:paraId="0F017674" w14:textId="77777777" w:rsidR="004C02EF" w:rsidRPr="00E77497" w:rsidRDefault="004C02EF" w:rsidP="009A20C6">
      <w:pPr>
        <w:pStyle w:val="Alg4"/>
        <w:numPr>
          <w:ilvl w:val="0"/>
          <w:numId w:val="379"/>
        </w:numPr>
        <w:spacing w:after="120"/>
      </w:pPr>
      <w:r w:rsidRPr="00E77497">
        <w:t>Return the result of creating a function object as described in 13.2 using</w:t>
      </w:r>
      <w:ins w:id="6950" w:author="Rev 4 Allen Wirfs-Brock" w:date="2011-10-18T11:04:00Z">
        <w:r w:rsidR="005D359A" w:rsidRPr="00E77497">
          <w:rPr>
            <w:i/>
          </w:rPr>
          <w:t xml:space="preserve"> parameters</w:t>
        </w:r>
      </w:ins>
      <w:ins w:id="6951" w:author="Rev 4 Allen Wirfs-Brock" w:date="2011-10-18T11:19:00Z">
        <w:r w:rsidR="0047367C" w:rsidRPr="00E77497">
          <w:t xml:space="preserve"> as </w:t>
        </w:r>
        <w:r w:rsidR="0047367C" w:rsidRPr="00E77497">
          <w:rPr>
            <w:i/>
          </w:rPr>
          <w:t>FormalParameterList</w:t>
        </w:r>
      </w:ins>
      <w:del w:id="6952" w:author="Rev 4 Allen Wirfs-Brock" w:date="2011-10-18T11:04:00Z">
        <w:r w:rsidRPr="00E77497" w:rsidDel="005D359A">
          <w:delText xml:space="preserve"> no </w:delText>
        </w:r>
        <w:r w:rsidRPr="00E77497" w:rsidDel="005D359A">
          <w:rPr>
            <w:i/>
          </w:rPr>
          <w:delText>FormalParameterList</w:delText>
        </w:r>
      </w:del>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4629E7DA" w14:textId="77777777" w:rsidR="004C02EF" w:rsidRPr="00E77497" w:rsidRDefault="004C02EF" w:rsidP="004C02EF">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50B07A60" w14:textId="77777777" w:rsidR="004C02EF" w:rsidRPr="00E77497" w:rsidRDefault="004C02EF" w:rsidP="009A20C6">
      <w:pPr>
        <w:pStyle w:val="Alg4"/>
        <w:numPr>
          <w:ilvl w:val="0"/>
          <w:numId w:val="380"/>
        </w:numPr>
      </w:pPr>
      <w:r w:rsidRPr="00E77497">
        <w:t xml:space="preserve">Let </w:t>
      </w:r>
      <w:r w:rsidRPr="00E77497">
        <w:rPr>
          <w:i/>
        </w:rPr>
        <w:t>param</w:t>
      </w:r>
      <w:ins w:id="6953" w:author="Rev 4 Allen Wirfs-Brock" w:date="2011-10-18T11:09:00Z">
        <w:r w:rsidR="00E4508B" w:rsidRPr="00E77497">
          <w:rPr>
            <w:i/>
          </w:rPr>
          <w:t>Text</w:t>
        </w:r>
      </w:ins>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14:paraId="1D538919" w14:textId="77777777" w:rsidR="00E4508B" w:rsidRPr="00E77497" w:rsidRDefault="00E4508B" w:rsidP="009A20C6">
      <w:pPr>
        <w:pStyle w:val="Alg4"/>
        <w:numPr>
          <w:ilvl w:val="0"/>
          <w:numId w:val="380"/>
        </w:numPr>
        <w:rPr>
          <w:ins w:id="6954" w:author="Rev 4 Allen Wirfs-Brock" w:date="2011-10-18T11:09:00Z"/>
        </w:rPr>
      </w:pPr>
      <w:ins w:id="6955" w:author="Rev 4 Allen Wirfs-Brock" w:date="2011-10-18T11:09:00Z">
        <w:r w:rsidRPr="00E77497">
          <w:t xml:space="preserve">Let </w:t>
        </w:r>
      </w:ins>
      <w:ins w:id="6956" w:author="Rev 4 Allen Wirfs-Brock" w:date="2011-10-18T11:20:00Z">
        <w:r w:rsidR="0047367C" w:rsidRPr="00E77497">
          <w:rPr>
            <w:i/>
          </w:rPr>
          <w:t>parameters</w:t>
        </w:r>
        <w:r w:rsidR="0047367C" w:rsidRPr="00E77497">
          <w:t xml:space="preserve"> </w:t>
        </w:r>
      </w:ins>
      <w:ins w:id="6957" w:author="Rev 4 Allen Wirfs-Brock" w:date="2011-10-18T11:09:00Z">
        <w:r w:rsidRPr="00E77497">
          <w:t xml:space="preserve">be the result of parsing </w:t>
        </w:r>
        <w:r w:rsidRPr="00E77497">
          <w:rPr>
            <w:i/>
          </w:rPr>
          <w:t>paramText</w:t>
        </w:r>
        <w:r w:rsidRPr="00E77497">
          <w:t xml:space="preserve"> using </w:t>
        </w:r>
        <w:r w:rsidRPr="00E77497">
          <w:rPr>
            <w:i/>
          </w:rPr>
          <w:t>FormalParameterList</w:t>
        </w:r>
        <w:r w:rsidRPr="00E77497">
          <w:t xml:space="preserve"> as the goal symbol.</w:t>
        </w:r>
      </w:ins>
    </w:p>
    <w:p w14:paraId="28BF3DDA" w14:textId="77777777" w:rsidR="004C02EF" w:rsidRPr="00E77497" w:rsidRDefault="004C02EF" w:rsidP="009A20C6">
      <w:pPr>
        <w:pStyle w:val="Alg4"/>
        <w:numPr>
          <w:ilvl w:val="0"/>
          <w:numId w:val="380"/>
        </w:numPr>
      </w:pPr>
      <w:r w:rsidRPr="00E77497">
        <w:t xml:space="preserve">Let </w:t>
      </w:r>
      <w:r w:rsidRPr="00E77497">
        <w:rPr>
          <w:i/>
        </w:rPr>
        <w:t>body</w:t>
      </w:r>
      <w:ins w:id="6958" w:author="Rev 4 Allen Wirfs-Brock" w:date="2011-10-18T11:14:00Z">
        <w:r w:rsidR="00002005" w:rsidRPr="00E77497">
          <w:rPr>
            <w:i/>
          </w:rPr>
          <w:t>Text</w:t>
        </w:r>
      </w:ins>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w:t>
      </w:r>
      <w:ins w:id="6959" w:author="Rev 4 Allen Wirfs-Brock" w:date="2011-10-18T11:20:00Z">
        <w:r w:rsidR="0047367C" w:rsidRPr="00E77497">
          <w:rPr>
            <w:i/>
          </w:rPr>
          <w:t>Text</w:t>
        </w:r>
      </w:ins>
      <w:r w:rsidRPr="00E77497">
        <w:t>.</w:t>
      </w:r>
    </w:p>
    <w:p w14:paraId="4BB4AFC2" w14:textId="77777777" w:rsidR="00002005" w:rsidRPr="00E77497" w:rsidRDefault="00002005" w:rsidP="009A20C6">
      <w:pPr>
        <w:pStyle w:val="Alg4"/>
        <w:numPr>
          <w:ilvl w:val="0"/>
          <w:numId w:val="380"/>
        </w:numPr>
        <w:rPr>
          <w:ins w:id="6960" w:author="Rev 4 Allen Wirfs-Brock" w:date="2011-10-18T11:14:00Z"/>
        </w:rPr>
      </w:pPr>
      <w:ins w:id="6961" w:author="Rev 4 Allen Wirfs-Brock" w:date="2011-10-18T11:14: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6962" w:author="Rev 4 Allen Wirfs-Brock" w:date="2011-10-18T11:15:00Z">
        <w:r w:rsidRPr="00E77497">
          <w:rPr>
            <w:i/>
          </w:rPr>
          <w:t>FunctionBody</w:t>
        </w:r>
      </w:ins>
      <w:ins w:id="6963" w:author="Rev 4 Allen Wirfs-Brock" w:date="2011-10-18T11:14:00Z">
        <w:r w:rsidRPr="00E77497">
          <w:t xml:space="preserve"> as the goal symbol.</w:t>
        </w:r>
      </w:ins>
    </w:p>
    <w:p w14:paraId="6DC77DF7" w14:textId="77777777" w:rsidR="004C02EF" w:rsidRPr="00E77497" w:rsidRDefault="004C02EF" w:rsidP="009A20C6">
      <w:pPr>
        <w:pStyle w:val="Alg4"/>
        <w:numPr>
          <w:ilvl w:val="0"/>
          <w:numId w:val="380"/>
        </w:numPr>
        <w:spacing w:after="220"/>
      </w:pPr>
      <w:r w:rsidRPr="00E77497">
        <w:t xml:space="preserve">Return the result of creating a function object as described in 13.2 using </w:t>
      </w:r>
      <w:del w:id="6964" w:author="Rev 4 Allen Wirfs-Brock" w:date="2011-10-18T11:19:00Z">
        <w:r w:rsidRPr="00E77497" w:rsidDel="0047367C">
          <w:delText xml:space="preserve">a List containing the single String </w:delText>
        </w:r>
      </w:del>
      <w:ins w:id="6965" w:author="Rev 4 Allen Wirfs-Brock" w:date="2011-10-18T11:21:00Z">
        <w:r w:rsidR="0047367C" w:rsidRPr="00E77497">
          <w:rPr>
            <w:i/>
          </w:rPr>
          <w:t>parameters</w:t>
        </w:r>
        <w:r w:rsidR="0047367C" w:rsidRPr="00E77497">
          <w:t xml:space="preserve"> </w:t>
        </w:r>
      </w:ins>
      <w:del w:id="6966" w:author="Rev 4 Allen Wirfs-Brock" w:date="2011-10-18T11:21:00Z">
        <w:r w:rsidRPr="00E77497" w:rsidDel="0047367C">
          <w:rPr>
            <w:i/>
          </w:rPr>
          <w:delText xml:space="preserve">param </w:delText>
        </w:r>
      </w:del>
      <w:r w:rsidRPr="00E77497">
        <w:t xml:space="preserve">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19385A6E" w14:textId="77777777" w:rsidR="004C02EF" w:rsidRPr="00E77497" w:rsidRDefault="004C02EF" w:rsidP="004C02EF">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21F1DE71" w14:textId="77777777" w:rsidR="004C02EF" w:rsidRPr="00E77497" w:rsidRDefault="004C02EF" w:rsidP="009A20C6">
      <w:pPr>
        <w:pStyle w:val="Alg4"/>
        <w:numPr>
          <w:ilvl w:val="0"/>
          <w:numId w:val="381"/>
        </w:numPr>
      </w:pPr>
      <w:r w:rsidRPr="00E77497">
        <w:t xml:space="preserve">Let </w:t>
      </w:r>
      <w:r w:rsidRPr="00E77497">
        <w:rPr>
          <w:i/>
        </w:rPr>
        <w:t>map</w:t>
      </w:r>
      <w:r w:rsidRPr="00E77497">
        <w:t xml:space="preserve"> be the value of the  [[ParameterMap]] internal property of the arguments object.</w:t>
      </w:r>
    </w:p>
    <w:p w14:paraId="56EF5C88" w14:textId="77777777" w:rsidR="004C02EF" w:rsidRPr="00E77497" w:rsidRDefault="004C02EF" w:rsidP="009A20C6">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37BDB230" w14:textId="77777777" w:rsidR="004C02EF" w:rsidRPr="00E77497" w:rsidRDefault="004C02EF" w:rsidP="009A20C6">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14:paraId="03699AAE" w14:textId="77777777" w:rsidR="004C02EF" w:rsidRPr="00E77497" w:rsidRDefault="004C02EF" w:rsidP="009A20C6">
      <w:pPr>
        <w:pStyle w:val="Alg4"/>
        <w:numPr>
          <w:ilvl w:val="1"/>
          <w:numId w:val="381"/>
        </w:numPr>
      </w:pPr>
      <w:r w:rsidRPr="00E77497">
        <w:t xml:space="preserve">Let </w:t>
      </w:r>
      <w:r w:rsidRPr="00E77497">
        <w:rPr>
          <w:i/>
        </w:rPr>
        <w:t>v</w:t>
      </w:r>
      <w:r w:rsidRPr="00E77497">
        <w:t xml:space="preserve"> be the result of calling the default [[Get]] internal method (8.12.3) on the arguments object  passing </w:t>
      </w:r>
      <w:r w:rsidRPr="00E77497">
        <w:rPr>
          <w:i/>
        </w:rPr>
        <w:t>P</w:t>
      </w:r>
      <w:r w:rsidRPr="00E77497">
        <w:t xml:space="preserve"> as the argument.</w:t>
      </w:r>
    </w:p>
    <w:p w14:paraId="055FC461" w14:textId="77777777" w:rsidR="004C02EF" w:rsidRPr="00E77497" w:rsidRDefault="004C02EF" w:rsidP="009A20C6">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14:paraId="45FD756F" w14:textId="77777777" w:rsidR="004C02EF" w:rsidRPr="00E77497" w:rsidRDefault="004C02EF" w:rsidP="009A20C6">
      <w:pPr>
        <w:pStyle w:val="Alg4"/>
        <w:numPr>
          <w:ilvl w:val="1"/>
          <w:numId w:val="381"/>
        </w:numPr>
      </w:pPr>
      <w:r w:rsidRPr="00E77497">
        <w:t xml:space="preserve">Return </w:t>
      </w:r>
      <w:r w:rsidRPr="00E77497">
        <w:rPr>
          <w:i/>
        </w:rPr>
        <w:t>v</w:t>
      </w:r>
      <w:r w:rsidRPr="00E77497">
        <w:t>.</w:t>
      </w:r>
    </w:p>
    <w:p w14:paraId="278F0602" w14:textId="77777777" w:rsidR="004C02EF" w:rsidRPr="00E77497" w:rsidRDefault="004C02EF" w:rsidP="009A20C6">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so, </w:t>
      </w:r>
    </w:p>
    <w:p w14:paraId="34E636AC" w14:textId="77777777" w:rsidR="004C02EF" w:rsidRPr="00E77497" w:rsidRDefault="004C02EF" w:rsidP="009A20C6">
      <w:pPr>
        <w:pStyle w:val="Alg4"/>
        <w:numPr>
          <w:ilvl w:val="1"/>
          <w:numId w:val="381"/>
        </w:numPr>
        <w:spacing w:after="120"/>
      </w:pPr>
      <w:r w:rsidRPr="00E77497">
        <w:t xml:space="preserve">Return the result of calling the [[Get]] internal method of </w:t>
      </w:r>
      <w:r w:rsidRPr="00E77497">
        <w:rPr>
          <w:i/>
        </w:rPr>
        <w:t>map</w:t>
      </w:r>
      <w:r w:rsidRPr="00E77497">
        <w:t xml:space="preserve"> passing </w:t>
      </w:r>
      <w:r w:rsidRPr="00E77497">
        <w:rPr>
          <w:i/>
        </w:rPr>
        <w:t>P</w:t>
      </w:r>
      <w:r w:rsidRPr="00E77497">
        <w:t xml:space="preserve"> as the argument.</w:t>
      </w:r>
    </w:p>
    <w:p w14:paraId="7ECC23F2" w14:textId="77777777" w:rsidR="004C02EF" w:rsidRPr="00E77497" w:rsidRDefault="004C02EF" w:rsidP="004C02EF">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788BF558" w14:textId="77777777" w:rsidR="004C02EF" w:rsidRPr="00E77497" w:rsidRDefault="004C02EF" w:rsidP="009A20C6">
      <w:pPr>
        <w:pStyle w:val="Alg4"/>
        <w:numPr>
          <w:ilvl w:val="0"/>
          <w:numId w:val="382"/>
        </w:numPr>
      </w:pPr>
      <w:r w:rsidRPr="00E77497">
        <w:t xml:space="preserve">Let </w:t>
      </w:r>
      <w:r w:rsidRPr="00E77497">
        <w:rPr>
          <w:i/>
        </w:rPr>
        <w:t>desc</w:t>
      </w:r>
      <w:r w:rsidRPr="00E77497">
        <w:t xml:space="preserve"> be the result of calling the default [[GetOwnProperty]] internal method (8.12.1) on the arguments object passing </w:t>
      </w:r>
      <w:r w:rsidRPr="00E77497">
        <w:rPr>
          <w:i/>
        </w:rPr>
        <w:t>P</w:t>
      </w:r>
      <w:r w:rsidRPr="00E77497">
        <w:t xml:space="preserve"> as the argument.</w:t>
      </w:r>
    </w:p>
    <w:p w14:paraId="2C5029AE" w14:textId="77777777" w:rsidR="004C02EF" w:rsidRPr="00E77497" w:rsidRDefault="004C02EF" w:rsidP="009A20C6">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14:paraId="1A5BC3AB" w14:textId="77777777" w:rsidR="004C02EF" w:rsidRPr="00E77497" w:rsidRDefault="004C02EF" w:rsidP="009A20C6">
      <w:pPr>
        <w:pStyle w:val="Alg4"/>
        <w:numPr>
          <w:ilvl w:val="0"/>
          <w:numId w:val="382"/>
        </w:numPr>
      </w:pPr>
      <w:r w:rsidRPr="00E77497">
        <w:t xml:space="preserve">Let </w:t>
      </w:r>
      <w:r w:rsidRPr="00E77497">
        <w:rPr>
          <w:i/>
        </w:rPr>
        <w:t>map</w:t>
      </w:r>
      <w:r w:rsidRPr="00E77497">
        <w:t xml:space="preserve"> be the value of the  [[ParameterMap]] internal property of the arguments object.</w:t>
      </w:r>
    </w:p>
    <w:p w14:paraId="4D6E2739" w14:textId="77777777" w:rsidR="004C02EF" w:rsidRPr="00E77497" w:rsidRDefault="004C02EF" w:rsidP="009A20C6">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15E3A714" w14:textId="77777777" w:rsidR="004C02EF" w:rsidRPr="00E77497" w:rsidRDefault="004C02EF" w:rsidP="009A20C6">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14:paraId="598D56EC" w14:textId="77777777" w:rsidR="004C02EF" w:rsidRPr="00E77497" w:rsidRDefault="004C02EF" w:rsidP="009A20C6">
      <w:pPr>
        <w:pStyle w:val="Alg4"/>
        <w:numPr>
          <w:ilvl w:val="1"/>
          <w:numId w:val="382"/>
        </w:numPr>
      </w:pPr>
      <w:r w:rsidRPr="00E77497">
        <w:t xml:space="preserve">Set </w:t>
      </w:r>
      <w:r w:rsidRPr="00E77497">
        <w:rPr>
          <w:i/>
        </w:rPr>
        <w:t>desc</w:t>
      </w:r>
      <w:r w:rsidRPr="00E77497">
        <w:t xml:space="preserve">.[[Value]] to the result of calling the [[Get]] internal method of </w:t>
      </w:r>
      <w:r w:rsidRPr="00E77497">
        <w:rPr>
          <w:i/>
        </w:rPr>
        <w:t>map</w:t>
      </w:r>
      <w:r w:rsidRPr="00E77497">
        <w:t xml:space="preserve"> passing </w:t>
      </w:r>
      <w:r w:rsidRPr="00E77497">
        <w:rPr>
          <w:i/>
        </w:rPr>
        <w:t>P</w:t>
      </w:r>
      <w:r w:rsidRPr="00E77497">
        <w:t xml:space="preserve"> as the argument.</w:t>
      </w:r>
    </w:p>
    <w:p w14:paraId="1E4C7F77" w14:textId="77777777" w:rsidR="004C02EF" w:rsidRPr="00E77497" w:rsidRDefault="004C02EF" w:rsidP="009A20C6">
      <w:pPr>
        <w:pStyle w:val="Alg4"/>
        <w:numPr>
          <w:ilvl w:val="0"/>
          <w:numId w:val="382"/>
        </w:numPr>
        <w:spacing w:after="120"/>
      </w:pPr>
      <w:r w:rsidRPr="00E77497">
        <w:t xml:space="preserve">Return </w:t>
      </w:r>
      <w:r w:rsidRPr="00E77497">
        <w:rPr>
          <w:i/>
        </w:rPr>
        <w:t>desc</w:t>
      </w:r>
      <w:r w:rsidRPr="00E77497">
        <w:t xml:space="preserve">. </w:t>
      </w:r>
    </w:p>
    <w:p w14:paraId="77C2C900" w14:textId="77777777" w:rsidR="004C02EF" w:rsidRPr="00E77497" w:rsidRDefault="004C02EF" w:rsidP="004C02EF">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xml:space="preserve"> performs the following steps:</w:t>
      </w:r>
    </w:p>
    <w:p w14:paraId="06A5FDDD" w14:textId="77777777" w:rsidR="004C02EF" w:rsidRPr="00E77497" w:rsidRDefault="004C02EF" w:rsidP="009A20C6">
      <w:pPr>
        <w:pStyle w:val="Alg4"/>
        <w:numPr>
          <w:ilvl w:val="0"/>
          <w:numId w:val="383"/>
        </w:numPr>
      </w:pPr>
      <w:r w:rsidRPr="00E77497">
        <w:t xml:space="preserve">Let </w:t>
      </w:r>
      <w:r w:rsidRPr="00E77497">
        <w:rPr>
          <w:i/>
        </w:rPr>
        <w:t xml:space="preserve">map </w:t>
      </w:r>
      <w:r w:rsidRPr="00E77497">
        <w:t>be the value of the  [[ParameterMap]] internal property of the arguments object.</w:t>
      </w:r>
    </w:p>
    <w:p w14:paraId="2908BA50" w14:textId="77777777" w:rsidR="004C02EF" w:rsidRPr="00E77497" w:rsidRDefault="004C02EF" w:rsidP="009A20C6">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14:paraId="4EE05D49" w14:textId="77777777" w:rsidR="004C02EF" w:rsidRPr="00E77497" w:rsidRDefault="004C02EF" w:rsidP="009A20C6">
      <w:pPr>
        <w:pStyle w:val="Alg4"/>
        <w:numPr>
          <w:ilvl w:val="0"/>
          <w:numId w:val="383"/>
        </w:numPr>
      </w:pPr>
      <w:r w:rsidRPr="00E77497">
        <w:t xml:space="preserve">Let </w:t>
      </w:r>
      <w:r w:rsidRPr="00E77497">
        <w:rPr>
          <w:i/>
        </w:rPr>
        <w:t xml:space="preserve">allowed </w:t>
      </w:r>
      <w:r w:rsidRPr="00E77497">
        <w:t xml:space="preserve">be the result of calling the default [[DefineOwnProperty]] internal method (8.12.9) on the arguments object passing </w:t>
      </w:r>
      <w:r w:rsidRPr="00E77497">
        <w:rPr>
          <w:i/>
        </w:rPr>
        <w:t>P</w:t>
      </w:r>
      <w:r w:rsidRPr="00E77497">
        <w:t xml:space="preserve">, </w:t>
      </w:r>
      <w:r w:rsidRPr="00E77497">
        <w:rPr>
          <w:i/>
        </w:rPr>
        <w:t>Desc</w:t>
      </w:r>
      <w:r w:rsidRPr="00E77497">
        <w:t xml:space="preserve">, and </w:t>
      </w:r>
      <w:r w:rsidRPr="00E77497">
        <w:rPr>
          <w:b/>
        </w:rPr>
        <w:t xml:space="preserve">false </w:t>
      </w:r>
      <w:r w:rsidRPr="00E77497">
        <w:t>as the arguments.</w:t>
      </w:r>
    </w:p>
    <w:p w14:paraId="1067ABA3" w14:textId="77777777" w:rsidR="004C02EF" w:rsidRPr="00E77497" w:rsidRDefault="004C02EF" w:rsidP="009A20C6">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then</w:t>
      </w:r>
    </w:p>
    <w:p w14:paraId="74305830" w14:textId="77777777" w:rsidR="004C02EF" w:rsidRPr="00E77497" w:rsidRDefault="004C02EF" w:rsidP="009A20C6">
      <w:pPr>
        <w:pStyle w:val="Alg4"/>
        <w:numPr>
          <w:ilvl w:val="1"/>
          <w:numId w:val="383"/>
        </w:numPr>
      </w:pPr>
      <w:r w:rsidRPr="00E77497">
        <w:t xml:space="preserve">If </w:t>
      </w:r>
      <w:r w:rsidRPr="00E77497">
        <w:rPr>
          <w:i/>
        </w:rPr>
        <w:t xml:space="preserve">Throw </w:t>
      </w:r>
      <w:r w:rsidRPr="00E77497">
        <w:t xml:space="preserve">is </w:t>
      </w:r>
      <w:r w:rsidRPr="00E77497">
        <w:rPr>
          <w:b/>
        </w:rPr>
        <w:t xml:space="preserve">true </w:t>
      </w:r>
      <w:r w:rsidRPr="00E77497">
        <w:t xml:space="preserve">then throw a </w:t>
      </w:r>
      <w:r w:rsidRPr="00E77497">
        <w:rPr>
          <w:b/>
        </w:rPr>
        <w:t xml:space="preserve">TypeError </w:t>
      </w:r>
      <w:r w:rsidRPr="00E77497">
        <w:t xml:space="preserve">exception, otherwise return </w:t>
      </w:r>
      <w:r w:rsidRPr="00E77497">
        <w:rPr>
          <w:b/>
        </w:rPr>
        <w:t>false</w:t>
      </w:r>
      <w:r w:rsidRPr="00E77497">
        <w:t>.</w:t>
      </w:r>
    </w:p>
    <w:p w14:paraId="7DB430AE" w14:textId="77777777" w:rsidR="004C02EF" w:rsidRPr="00E77497" w:rsidRDefault="004C02EF" w:rsidP="009A20C6">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04BC7E2C" w14:textId="77777777" w:rsidR="004C02EF" w:rsidRPr="00E77497" w:rsidRDefault="004C02EF" w:rsidP="009A20C6">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14:paraId="4E41144F" w14:textId="77777777" w:rsidR="004C02EF" w:rsidRPr="00E77497" w:rsidRDefault="004C02EF" w:rsidP="009A20C6">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t xml:space="preserve">, and </w:t>
      </w:r>
      <w:r w:rsidRPr="00E77497">
        <w:rPr>
          <w:b/>
        </w:rPr>
        <w:t xml:space="preserve">false </w:t>
      </w:r>
      <w:r w:rsidRPr="00E77497">
        <w:t>as the arguments.</w:t>
      </w:r>
    </w:p>
    <w:p w14:paraId="31B4E8A0" w14:textId="77777777" w:rsidR="004C02EF" w:rsidRPr="00E77497" w:rsidRDefault="004C02EF" w:rsidP="009A20C6">
      <w:pPr>
        <w:pStyle w:val="Alg4"/>
        <w:numPr>
          <w:ilvl w:val="1"/>
          <w:numId w:val="383"/>
        </w:numPr>
      </w:pPr>
      <w:r w:rsidRPr="00E77497">
        <w:t>Else</w:t>
      </w:r>
    </w:p>
    <w:p w14:paraId="044D185F" w14:textId="77777777" w:rsidR="004C02EF" w:rsidRPr="00E77497" w:rsidRDefault="004C02EF" w:rsidP="009A20C6">
      <w:pPr>
        <w:pStyle w:val="Alg4"/>
        <w:numPr>
          <w:ilvl w:val="2"/>
          <w:numId w:val="383"/>
        </w:numPr>
      </w:pPr>
      <w:r w:rsidRPr="00E77497">
        <w:t xml:space="preserve">If </w:t>
      </w:r>
      <w:r w:rsidRPr="00E77497">
        <w:rPr>
          <w:i/>
        </w:rPr>
        <w:t>Desc</w:t>
      </w:r>
      <w:r w:rsidRPr="00E77497">
        <w:t>.[[Value]] is present, then</w:t>
      </w:r>
    </w:p>
    <w:p w14:paraId="1CACAA9D" w14:textId="77777777" w:rsidR="004C02EF" w:rsidRPr="00E77497" w:rsidRDefault="004C02EF" w:rsidP="009A20C6">
      <w:pPr>
        <w:pStyle w:val="Alg4"/>
        <w:numPr>
          <w:ilvl w:val="3"/>
          <w:numId w:val="383"/>
        </w:numPr>
      </w:pPr>
      <w:r w:rsidRPr="00E77497">
        <w:t xml:space="preserve">Call the [[Put]] internal method of </w:t>
      </w:r>
      <w:r w:rsidRPr="00E77497">
        <w:rPr>
          <w:i/>
        </w:rPr>
        <w:t xml:space="preserve">map </w:t>
      </w:r>
      <w:r w:rsidRPr="00E77497">
        <w:t xml:space="preserve">passing </w:t>
      </w:r>
      <w:r w:rsidRPr="00E77497">
        <w:rPr>
          <w:i/>
        </w:rPr>
        <w:t>P</w:t>
      </w:r>
      <w:r w:rsidRPr="00E77497">
        <w:t xml:space="preserve">, </w:t>
      </w:r>
      <w:r w:rsidRPr="00E77497">
        <w:rPr>
          <w:i/>
        </w:rPr>
        <w:t>Desc</w:t>
      </w:r>
      <w:r w:rsidRPr="00E77497">
        <w:t xml:space="preserve">.[[Value]], and </w:t>
      </w:r>
      <w:r w:rsidRPr="00E77497">
        <w:rPr>
          <w:i/>
        </w:rPr>
        <w:t xml:space="preserve">Throw </w:t>
      </w:r>
      <w:r w:rsidRPr="00E77497">
        <w:t>as the arguments.</w:t>
      </w:r>
    </w:p>
    <w:p w14:paraId="271A020F" w14:textId="77777777" w:rsidR="004C02EF" w:rsidRPr="00E77497" w:rsidRDefault="004C02EF" w:rsidP="009A20C6">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14:paraId="2BCDB5B1" w14:textId="77777777" w:rsidR="004C02EF" w:rsidRPr="00E77497" w:rsidRDefault="004C02EF" w:rsidP="009A20C6">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and </w:t>
      </w:r>
      <w:r w:rsidRPr="00E77497">
        <w:rPr>
          <w:b/>
        </w:rPr>
        <w:t xml:space="preserve">false </w:t>
      </w:r>
      <w:r w:rsidRPr="00E77497">
        <w:t>as arguments.</w:t>
      </w:r>
    </w:p>
    <w:p w14:paraId="0DC022A4" w14:textId="77777777" w:rsidR="004C02EF" w:rsidRPr="00E77497" w:rsidRDefault="004C02EF" w:rsidP="009E3FF6">
      <w:pPr>
        <w:pStyle w:val="Alg4"/>
        <w:numPr>
          <w:ilvl w:val="0"/>
          <w:numId w:val="383"/>
        </w:numPr>
        <w:spacing w:after="120"/>
      </w:pPr>
      <w:r w:rsidRPr="00E77497">
        <w:t xml:space="preserve">Return </w:t>
      </w:r>
      <w:r w:rsidRPr="00E77497">
        <w:rPr>
          <w:b/>
        </w:rPr>
        <w:t>true</w:t>
      </w:r>
      <w:r w:rsidRPr="00E77497">
        <w:t>.</w:t>
      </w:r>
    </w:p>
    <w:p w14:paraId="1EFDB12A" w14:textId="77777777" w:rsidR="004C02EF" w:rsidRPr="00E77497" w:rsidRDefault="004C02EF" w:rsidP="004C02EF">
      <w:r w:rsidRPr="00E77497">
        <w:t xml:space="preserve">The [[Delete]] internal method of an arguments object for a non-strict mode function with formal parameters when called with a property name </w:t>
      </w:r>
      <w:r w:rsidRPr="00E77497">
        <w:rPr>
          <w:rFonts w:ascii="Times New Roman" w:hAnsi="Times New Roman"/>
          <w:i/>
        </w:rPr>
        <w:t>P</w:t>
      </w:r>
      <w:r w:rsidRPr="00E77497">
        <w:t xml:space="preserve"> and Boolean flag </w:t>
      </w:r>
      <w:r w:rsidRPr="00E77497">
        <w:rPr>
          <w:rFonts w:ascii="Times New Roman" w:hAnsi="Times New Roman"/>
          <w:i/>
        </w:rPr>
        <w:t>Throw</w:t>
      </w:r>
      <w:r w:rsidRPr="00E77497">
        <w:t xml:space="preserve"> performs the following steps:</w:t>
      </w:r>
    </w:p>
    <w:p w14:paraId="05826BF5" w14:textId="77777777" w:rsidR="004C02EF" w:rsidRPr="00E77497" w:rsidRDefault="004C02EF" w:rsidP="009E3FF6">
      <w:pPr>
        <w:pStyle w:val="Alg4"/>
        <w:numPr>
          <w:ilvl w:val="0"/>
          <w:numId w:val="384"/>
        </w:numPr>
      </w:pPr>
      <w:r w:rsidRPr="00E77497">
        <w:t xml:space="preserve">Let </w:t>
      </w:r>
      <w:r w:rsidRPr="00E77497">
        <w:rPr>
          <w:i/>
        </w:rPr>
        <w:t>map</w:t>
      </w:r>
      <w:r w:rsidRPr="00E77497">
        <w:t xml:space="preserve"> be the value of the  [[ParameterMap]] internal property of the arguments object.</w:t>
      </w:r>
    </w:p>
    <w:p w14:paraId="7774455B" w14:textId="77777777" w:rsidR="004C02EF" w:rsidRPr="00E77497" w:rsidRDefault="004C02EF" w:rsidP="009E3FF6">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4295AC78" w14:textId="77777777" w:rsidR="004C02EF" w:rsidRPr="00E77497" w:rsidRDefault="004C02EF" w:rsidP="009E3FF6">
      <w:pPr>
        <w:pStyle w:val="Alg4"/>
        <w:numPr>
          <w:ilvl w:val="0"/>
          <w:numId w:val="384"/>
        </w:numPr>
      </w:pPr>
      <w:r w:rsidRPr="00E77497">
        <w:t xml:space="preserve">Let </w:t>
      </w:r>
      <w:r w:rsidRPr="00E77497">
        <w:rPr>
          <w:i/>
        </w:rPr>
        <w:t>result</w:t>
      </w:r>
      <w:r w:rsidRPr="00E77497">
        <w:t xml:space="preserve"> be the result of calling the default [[Delete]] internal method (8.12.7) on the arguments object passing </w:t>
      </w:r>
      <w:r w:rsidRPr="00E77497">
        <w:rPr>
          <w:i/>
        </w:rPr>
        <w:t xml:space="preserve">P </w:t>
      </w:r>
      <w:r w:rsidRPr="00E77497">
        <w:t xml:space="preserve">and </w:t>
      </w:r>
      <w:r w:rsidRPr="00E77497">
        <w:rPr>
          <w:i/>
        </w:rPr>
        <w:t>Throw</w:t>
      </w:r>
      <w:r w:rsidRPr="00E77497">
        <w:t xml:space="preserve"> as the arguments.</w:t>
      </w:r>
    </w:p>
    <w:p w14:paraId="03064D8A" w14:textId="77777777" w:rsidR="004C02EF" w:rsidRPr="00E77497" w:rsidRDefault="004C02EF" w:rsidP="009E3FF6">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23D967B9" w14:textId="77777777" w:rsidR="004C02EF" w:rsidRPr="00E77497" w:rsidRDefault="004C02EF" w:rsidP="009E3FF6">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and </w:t>
      </w:r>
      <w:r w:rsidRPr="00E77497">
        <w:rPr>
          <w:b/>
        </w:rPr>
        <w:t>false</w:t>
      </w:r>
      <w:r w:rsidRPr="00E77497">
        <w:t xml:space="preserve"> as the arguments.</w:t>
      </w:r>
    </w:p>
    <w:p w14:paraId="666CEDB6" w14:textId="77777777" w:rsidR="004C02EF" w:rsidRPr="00E77497" w:rsidRDefault="004C02EF" w:rsidP="009E3FF6">
      <w:pPr>
        <w:pStyle w:val="Alg4"/>
        <w:numPr>
          <w:ilvl w:val="0"/>
          <w:numId w:val="384"/>
        </w:numPr>
        <w:spacing w:after="120"/>
      </w:pPr>
      <w:r w:rsidRPr="00E77497">
        <w:t xml:space="preserve">Return </w:t>
      </w:r>
      <w:r w:rsidRPr="00E77497">
        <w:rPr>
          <w:i/>
        </w:rPr>
        <w:t>result</w:t>
      </w:r>
      <w:r w:rsidRPr="00E77497">
        <w:t>.</w:t>
      </w:r>
    </w:p>
    <w:p w14:paraId="7BE85739" w14:textId="77777777" w:rsidR="004C02EF" w:rsidRPr="00E77497" w:rsidRDefault="004C02EF" w:rsidP="004C02EF">
      <w:pPr>
        <w:pStyle w:val="Note"/>
      </w:pPr>
      <w:r w:rsidRPr="00E77497">
        <w:t>NOTE 1</w:t>
      </w:r>
      <w:r w:rsidRPr="00E77497">
        <w:tab/>
        <w:t>For non-strict mode functions the array index (defined in 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1B672C6E" w14:textId="77777777" w:rsidR="004C02EF" w:rsidRPr="00E77497" w:rsidRDefault="004C02EF" w:rsidP="004C02EF">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60204237" w14:textId="77777777" w:rsidR="004C02EF" w:rsidRPr="00E77497" w:rsidRDefault="004C02EF" w:rsidP="004C02EF">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5099120B" w14:textId="77777777" w:rsidR="004C02EF" w:rsidRPr="00E77497" w:rsidRDefault="004C02EF" w:rsidP="004C02EF">
      <w:pPr>
        <w:pStyle w:val="1"/>
        <w:numPr>
          <w:ilvl w:val="0"/>
          <w:numId w:val="0"/>
        </w:numPr>
      </w:pPr>
      <w:bookmarkStart w:id="6967" w:name="_Toc381513675"/>
      <w:bookmarkStart w:id="6968" w:name="_Toc382202818"/>
      <w:bookmarkStart w:id="6969" w:name="_Toc382203038"/>
      <w:bookmarkStart w:id="6970" w:name="_Toc382212197"/>
      <w:bookmarkStart w:id="6971" w:name="_Toc382212436"/>
      <w:bookmarkStart w:id="6972" w:name="_Toc382291542"/>
      <w:bookmarkStart w:id="6973" w:name="_Toc385672181"/>
      <w:bookmarkStart w:id="6974" w:name="_Ref386878637"/>
      <w:bookmarkStart w:id="6975" w:name="_Toc393690276"/>
      <w:bookmarkStart w:id="6976" w:name="_Ref424532486"/>
      <w:bookmarkStart w:id="6977" w:name="_Ref457744587"/>
      <w:bookmarkStart w:id="6978" w:name="_Toc472818813"/>
      <w:bookmarkStart w:id="6979" w:name="_Toc235503387"/>
      <w:bookmarkStart w:id="6980" w:name="_Toc241509162"/>
      <w:bookmarkStart w:id="6981" w:name="_Toc244416649"/>
      <w:bookmarkStart w:id="6982" w:name="_Toc276631013"/>
      <w:bookmarkStart w:id="6983" w:name="_Toc375031161"/>
      <w:bookmarkStart w:id="6984" w:name="_Toc329528746"/>
      <w:bookmarkEnd w:id="5492"/>
      <w:bookmarkEnd w:id="5493"/>
      <w:bookmarkEnd w:id="5494"/>
      <w:bookmarkEnd w:id="5495"/>
      <w:bookmarkEnd w:id="5496"/>
      <w:bookmarkEnd w:id="5497"/>
      <w:bookmarkEnd w:id="5498"/>
      <w:bookmarkEnd w:id="5499"/>
      <w:r w:rsidRPr="00E77497">
        <w:t>11</w:t>
      </w:r>
      <w:r w:rsidRPr="00E77497">
        <w:tab/>
        <w:t>Expression</w:t>
      </w:r>
      <w:bookmarkEnd w:id="6967"/>
      <w:bookmarkEnd w:id="6968"/>
      <w:bookmarkEnd w:id="6969"/>
      <w:bookmarkEnd w:id="6970"/>
      <w:bookmarkEnd w:id="6971"/>
      <w:bookmarkEnd w:id="6972"/>
      <w:bookmarkEnd w:id="6973"/>
      <w:bookmarkEnd w:id="6974"/>
      <w:bookmarkEnd w:id="6975"/>
      <w:r w:rsidRPr="00E77497">
        <w:t>s</w:t>
      </w:r>
      <w:bookmarkStart w:id="6985" w:name="_Toc381513676"/>
      <w:bookmarkStart w:id="6986" w:name="_Toc382202819"/>
      <w:bookmarkStart w:id="6987" w:name="_Toc382203039"/>
      <w:bookmarkStart w:id="6988" w:name="_Toc382212198"/>
      <w:bookmarkStart w:id="6989" w:name="_Toc382212437"/>
      <w:bookmarkStart w:id="6990" w:name="_Toc382291543"/>
      <w:bookmarkStart w:id="6991" w:name="_Toc385672182"/>
      <w:bookmarkStart w:id="6992" w:name="_Toc393690277"/>
      <w:bookmarkEnd w:id="6976"/>
      <w:bookmarkEnd w:id="6977"/>
      <w:bookmarkEnd w:id="6978"/>
      <w:bookmarkEnd w:id="6979"/>
      <w:bookmarkEnd w:id="6980"/>
      <w:bookmarkEnd w:id="6981"/>
      <w:bookmarkEnd w:id="6982"/>
      <w:bookmarkEnd w:id="6984"/>
    </w:p>
    <w:p w14:paraId="1B561693" w14:textId="77777777" w:rsidR="004C02EF" w:rsidRPr="00E77497" w:rsidRDefault="004C02EF" w:rsidP="00C623F2">
      <w:pPr>
        <w:pStyle w:val="20"/>
        <w:numPr>
          <w:ilvl w:val="0"/>
          <w:numId w:val="0"/>
        </w:numPr>
      </w:pPr>
      <w:bookmarkStart w:id="6993" w:name="_Ref456010676"/>
      <w:bookmarkStart w:id="6994" w:name="_Toc472818814"/>
      <w:bookmarkStart w:id="6995" w:name="_Toc235503388"/>
      <w:bookmarkStart w:id="6996" w:name="_Toc241509163"/>
      <w:bookmarkStart w:id="6997" w:name="_Toc244416650"/>
      <w:bookmarkStart w:id="6998" w:name="_Toc276631014"/>
      <w:bookmarkStart w:id="6999" w:name="_Toc329528747"/>
      <w:r w:rsidRPr="00E77497">
        <w:t>11.1</w:t>
      </w:r>
      <w:r w:rsidRPr="00E77497">
        <w:tab/>
        <w:t>Primary Expression</w:t>
      </w:r>
      <w:bookmarkStart w:id="7000" w:name="_Toc382202820"/>
      <w:bookmarkStart w:id="7001" w:name="_Toc382203040"/>
      <w:bookmarkEnd w:id="6983"/>
      <w:bookmarkEnd w:id="6985"/>
      <w:bookmarkEnd w:id="6986"/>
      <w:bookmarkEnd w:id="6987"/>
      <w:bookmarkEnd w:id="6988"/>
      <w:bookmarkEnd w:id="6989"/>
      <w:bookmarkEnd w:id="6990"/>
      <w:bookmarkEnd w:id="6991"/>
      <w:bookmarkEnd w:id="6992"/>
      <w:bookmarkEnd w:id="7000"/>
      <w:bookmarkEnd w:id="7001"/>
      <w:r w:rsidRPr="00E77497">
        <w:t>s</w:t>
      </w:r>
      <w:bookmarkEnd w:id="6993"/>
      <w:bookmarkEnd w:id="6994"/>
      <w:bookmarkEnd w:id="6995"/>
      <w:bookmarkEnd w:id="6996"/>
      <w:bookmarkEnd w:id="6997"/>
      <w:bookmarkEnd w:id="6998"/>
      <w:bookmarkEnd w:id="6999"/>
    </w:p>
    <w:p w14:paraId="50ACD26E" w14:textId="77777777" w:rsidR="004C02EF" w:rsidRPr="00E77497" w:rsidRDefault="004C02EF" w:rsidP="004C02EF">
      <w:pPr>
        <w:pStyle w:val="Syntax"/>
      </w:pPr>
      <w:r w:rsidRPr="00E77497">
        <w:t xml:space="preserve">Syntax </w:t>
      </w:r>
    </w:p>
    <w:p w14:paraId="11119550" w14:textId="77777777" w:rsidR="004C02EF" w:rsidRPr="00E77497" w:rsidRDefault="004C02EF" w:rsidP="004C02EF">
      <w:pPr>
        <w:pStyle w:val="SyntaxRule"/>
      </w:pPr>
      <w:r w:rsidRPr="00E77497">
        <w:t xml:space="preserve">PrimaryExpression </w:t>
      </w:r>
      <w:r w:rsidRPr="00E77497">
        <w:rPr>
          <w:rFonts w:ascii="Arial" w:hAnsi="Arial" w:cs="Arial"/>
          <w:b/>
          <w:i w:val="0"/>
        </w:rPr>
        <w:t>:</w:t>
      </w:r>
    </w:p>
    <w:p w14:paraId="6A99DF3F" w14:textId="77777777" w:rsidR="004C02EF" w:rsidRPr="00E77497" w:rsidRDefault="003A3B8E" w:rsidP="003A3B8E">
      <w:pPr>
        <w:pStyle w:val="SyntaxDefinition"/>
        <w:rPr>
          <w:rFonts w:ascii="Courier New" w:hAnsi="Courier New"/>
          <w:b/>
          <w:i w:val="0"/>
        </w:rPr>
      </w:pPr>
      <w:r w:rsidRPr="00E77497">
        <w:rPr>
          <w:rFonts w:ascii="Courier New" w:hAnsi="Courier New"/>
          <w:b/>
          <w:i w:val="0"/>
        </w:rPr>
        <w:t>this</w:t>
      </w:r>
      <w:r w:rsidR="004C02EF" w:rsidRPr="00E77497">
        <w:br/>
        <w:t>Identifier</w:t>
      </w:r>
      <w:r w:rsidR="004C02EF" w:rsidRPr="00E77497">
        <w:br/>
        <w:t>Literal</w:t>
      </w:r>
      <w:r w:rsidR="004C02EF" w:rsidRPr="00E77497">
        <w:br/>
        <w:t>ArrayLiteral</w:t>
      </w:r>
      <w:r w:rsidR="004C02EF" w:rsidRPr="00E77497">
        <w:br/>
        <w:t>ObjectLiteral</w:t>
      </w:r>
      <w:r w:rsidR="004C02EF" w:rsidRPr="00E77497">
        <w:br/>
      </w:r>
      <w:ins w:id="7002" w:author="Rev 4 Allen Wirfs-Brock" w:date="2011-11-07T09:11:00Z">
        <w:r w:rsidR="00C85441" w:rsidRPr="00E77497">
          <w:t>FunctionExpression</w:t>
        </w:r>
      </w:ins>
      <w:ins w:id="7003" w:author="Rev 8 Allen Wirfs-Brock" w:date="2012-05-28T17:25:00Z">
        <w:r w:rsidR="00901D23">
          <w:br/>
        </w:r>
      </w:ins>
      <w:commentRangeStart w:id="7004"/>
      <w:ins w:id="7005" w:author="Rev 8 Allen Wirfs-Brock" w:date="2012-05-28T17:26:00Z">
        <w:r w:rsidR="00901D23">
          <w:t>ClassExpression</w:t>
        </w:r>
      </w:ins>
      <w:commentRangeEnd w:id="7004"/>
      <w:ins w:id="7006" w:author="Rev 8 Allen Wirfs-Brock" w:date="2012-05-28T17:27:00Z">
        <w:r w:rsidR="00901D23">
          <w:rPr>
            <w:rStyle w:val="af3"/>
            <w:rFonts w:ascii="Arial" w:eastAsia="MS Mincho" w:hAnsi="Arial"/>
            <w:i w:val="0"/>
            <w:lang w:eastAsia="ja-JP"/>
          </w:rPr>
          <w:commentReference w:id="7004"/>
        </w:r>
      </w:ins>
      <w:ins w:id="7007" w:author="Rev 6 Allen Wirfs-Brock" w:date="2012-02-27T09:31:00Z">
        <w:r w:rsidR="006F38BE">
          <w:br/>
        </w:r>
      </w:ins>
      <w:ins w:id="7008" w:author="Rev 6 Allen Wirfs-Brock" w:date="2012-02-27T09:32:00Z">
        <w:r w:rsidR="006F38BE">
          <w:t>GeneratorExpression</w:t>
        </w:r>
      </w:ins>
      <w:ins w:id="7009" w:author="Rev 6 Allen Wirfs-Brock" w:date="2012-02-27T10:14:00Z">
        <w:r w:rsidR="00271D5B">
          <w:br/>
          <w:t>GeneratorComprehension</w:t>
        </w:r>
      </w:ins>
      <w:ins w:id="7010" w:author="Rev 4 Allen Wirfs-Brock" w:date="2011-11-07T09:11:00Z">
        <w:r w:rsidR="00C85441" w:rsidRPr="00E77497">
          <w:br/>
        </w:r>
      </w:ins>
      <w:ins w:id="7011" w:author="Rev 9 Allen Wirfs-Brock" w:date="2012-06-26T16:23:00Z">
        <w:r w:rsidR="00EA1B0A" w:rsidRPr="00E77497">
          <w:rPr>
            <w:rFonts w:ascii="Arial" w:hAnsi="Arial" w:cs="Arial"/>
            <w:i w:val="0"/>
            <w:sz w:val="16"/>
          </w:rPr>
          <w:t>[</w:t>
        </w:r>
        <w:r w:rsidR="00EA1B0A">
          <w:rPr>
            <w:rFonts w:ascii="Arial" w:hAnsi="Arial" w:cs="Arial"/>
            <w:i w:val="0"/>
            <w:sz w:val="16"/>
          </w:rPr>
          <w:t>Lexical goal</w:t>
        </w:r>
        <w:r w:rsidR="00EA1B0A" w:rsidRPr="00E77497">
          <w:rPr>
            <w:rFonts w:ascii="Arial" w:hAnsi="Arial" w:cs="Arial"/>
            <w:i w:val="0"/>
            <w:sz w:val="16"/>
          </w:rPr>
          <w:t xml:space="preserve"> </w:t>
        </w:r>
        <w:r w:rsidR="00EA1B0A">
          <w:rPr>
            <w:sz w:val="16"/>
          </w:rPr>
          <w:t>I</w:t>
        </w:r>
      </w:ins>
      <w:ins w:id="7012" w:author="Rev 9 Allen Wirfs-Brock" w:date="2012-06-26T16:56:00Z">
        <w:r w:rsidR="001D13E3">
          <w:rPr>
            <w:sz w:val="16"/>
          </w:rPr>
          <w:t>n</w:t>
        </w:r>
      </w:ins>
      <w:ins w:id="7013" w:author="Rev 9 Allen Wirfs-Brock" w:date="2012-06-26T16:23:00Z">
        <w:r w:rsidR="00EA1B0A">
          <w:rPr>
            <w:sz w:val="16"/>
          </w:rPr>
          <w:t>putElementRegExp</w:t>
        </w:r>
        <w:r w:rsidR="00EA1B0A" w:rsidRPr="00E77497">
          <w:rPr>
            <w:rFonts w:ascii="Arial" w:hAnsi="Arial" w:cs="Arial"/>
            <w:i w:val="0"/>
            <w:sz w:val="16"/>
          </w:rPr>
          <w:t>]</w:t>
        </w:r>
      </w:ins>
      <w:ins w:id="7014" w:author="Rev 9 Allen Wirfs-Brock" w:date="2012-06-26T16:24:00Z">
        <w:r w:rsidR="00EA1B0A">
          <w:rPr>
            <w:rFonts w:ascii="Arial" w:hAnsi="Arial" w:cs="Arial"/>
            <w:i w:val="0"/>
            <w:sz w:val="16"/>
          </w:rPr>
          <w:t xml:space="preserve"> </w:t>
        </w:r>
      </w:ins>
      <w:ins w:id="7015" w:author="Rev 9 Allen Wirfs-Brock" w:date="2012-06-23T16:59:00Z">
        <w:r w:rsidR="002953AE" w:rsidRPr="00E77497">
          <w:t>RegularExpressionLiteral</w:t>
        </w:r>
        <w:r w:rsidR="002953AE">
          <w:br/>
        </w:r>
      </w:ins>
      <w:ins w:id="7016" w:author="Rev 9 Allen Wirfs-Brock" w:date="2012-06-23T16:53:00Z">
        <w:r w:rsidR="002953AE">
          <w:t>Quasi</w:t>
        </w:r>
      </w:ins>
      <w:ins w:id="7017" w:author="Rev 9 Allen Wirfs-Brock" w:date="2012-06-26T17:04:00Z">
        <w:r w:rsidR="00D6188C">
          <w:t>Literal</w:t>
        </w:r>
      </w:ins>
      <w:ins w:id="7018" w:author="Rev 9 Allen Wirfs-Brock" w:date="2012-06-23T16:53:00Z">
        <w:r w:rsidR="002953AE">
          <w:br/>
        </w:r>
      </w:ins>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bookmarkStart w:id="7019" w:name="_Toc375031162"/>
      <w:bookmarkStart w:id="7020" w:name="_Toc381513677"/>
      <w:bookmarkStart w:id="7021" w:name="_Toc382202821"/>
      <w:bookmarkStart w:id="7022" w:name="_Toc382203041"/>
      <w:bookmarkStart w:id="7023" w:name="_Toc382212199"/>
      <w:bookmarkStart w:id="7024" w:name="_Toc382212438"/>
      <w:bookmarkStart w:id="7025" w:name="_Toc382291544"/>
      <w:bookmarkStart w:id="7026" w:name="_Toc385672183"/>
      <w:bookmarkStart w:id="7027" w:name="_Toc393690278"/>
    </w:p>
    <w:p w14:paraId="2C167524" w14:textId="77777777" w:rsidR="004C02EF" w:rsidRPr="00E77497" w:rsidRDefault="004C02EF" w:rsidP="00C623F2">
      <w:pPr>
        <w:pStyle w:val="30"/>
        <w:numPr>
          <w:ilvl w:val="0"/>
          <w:numId w:val="0"/>
        </w:numPr>
      </w:pPr>
      <w:bookmarkStart w:id="7028" w:name="_Toc472818815"/>
      <w:bookmarkStart w:id="7029" w:name="_Toc235503389"/>
      <w:bookmarkStart w:id="7030" w:name="_Toc241509164"/>
      <w:bookmarkStart w:id="7031" w:name="_Toc244416651"/>
      <w:bookmarkStart w:id="7032" w:name="_Toc276631015"/>
      <w:bookmarkStart w:id="7033" w:name="_Toc329528748"/>
      <w:r w:rsidRPr="00E77497">
        <w:t>11.1.1</w:t>
      </w:r>
      <w:r w:rsidRPr="00E77497">
        <w:tab/>
        <w:t xml:space="preserve">The </w:t>
      </w:r>
      <w:r w:rsidRPr="00E77497">
        <w:rPr>
          <w:rFonts w:ascii="Courier New" w:hAnsi="Courier New"/>
        </w:rPr>
        <w:t>this</w:t>
      </w:r>
      <w:r w:rsidRPr="00E77497">
        <w:t xml:space="preserve"> Keywor</w:t>
      </w:r>
      <w:bookmarkEnd w:id="7019"/>
      <w:bookmarkEnd w:id="7020"/>
      <w:bookmarkEnd w:id="7021"/>
      <w:bookmarkEnd w:id="7022"/>
      <w:bookmarkEnd w:id="7023"/>
      <w:bookmarkEnd w:id="7024"/>
      <w:bookmarkEnd w:id="7025"/>
      <w:bookmarkEnd w:id="7026"/>
      <w:bookmarkEnd w:id="7027"/>
      <w:r w:rsidRPr="00E77497">
        <w:t>d</w:t>
      </w:r>
      <w:bookmarkEnd w:id="7028"/>
      <w:bookmarkEnd w:id="7029"/>
      <w:bookmarkEnd w:id="7030"/>
      <w:bookmarkEnd w:id="7031"/>
      <w:bookmarkEnd w:id="7032"/>
      <w:bookmarkEnd w:id="7033"/>
    </w:p>
    <w:p w14:paraId="7498A637" w14:textId="77777777" w:rsidR="00191CB8" w:rsidRPr="00E77497" w:rsidRDefault="00191CB8" w:rsidP="00191CB8">
      <w:pPr>
        <w:keepNext/>
        <w:rPr>
          <w:ins w:id="7034" w:author="Rev 4 Allen Wirfs-Brock" w:date="2011-10-15T09:24:00Z"/>
          <w:rFonts w:ascii="Helvetica" w:hAnsi="Helvetica"/>
          <w:b/>
        </w:rPr>
      </w:pPr>
      <w:ins w:id="7035" w:author="Rev 4 Allen Wirfs-Brock" w:date="2011-10-15T09:24:00Z">
        <w:r w:rsidRPr="00E77497">
          <w:rPr>
            <w:rFonts w:ascii="Helvetica" w:hAnsi="Helvetica"/>
            <w:b/>
          </w:rPr>
          <w:t xml:space="preserve">Runtime Semantics: </w:t>
        </w:r>
        <w:r w:rsidRPr="00E77497">
          <w:rPr>
            <w:rFonts w:ascii="Helvetica" w:hAnsi="Helvetica"/>
            <w:b/>
            <w:spacing w:val="6"/>
          </w:rPr>
          <w:t>Evaluation</w:t>
        </w:r>
      </w:ins>
    </w:p>
    <w:p w14:paraId="1F2D7867" w14:textId="77777777" w:rsidR="003A3B8E" w:rsidRPr="004D1BD1" w:rsidRDefault="003A3B8E" w:rsidP="00120381">
      <w:pPr>
        <w:pStyle w:val="SyntaxRule"/>
        <w:spacing w:after="240"/>
        <w:rPr>
          <w:ins w:id="7036" w:author="Rev 4 Allen Wirfs-Brock" w:date="2011-10-18T16:11:00Z"/>
        </w:rPr>
      </w:pPr>
      <w:ins w:id="7037" w:author="Rev 4 Allen Wirfs-Brock" w:date="2011-10-18T16:11:00Z">
        <w:r w:rsidRPr="00E77497">
          <w:t xml:space="preserve">PrimaryExpression </w:t>
        </w:r>
        <w:r w:rsidRPr="00120381">
          <w:rPr>
            <w:rFonts w:ascii="Arial" w:hAnsi="Arial" w:cs="Arial"/>
            <w:b/>
            <w:i w:val="0"/>
          </w:rPr>
          <w:t>:</w:t>
        </w:r>
      </w:ins>
      <w:ins w:id="7038" w:author="Rev 4 Allen Wirfs-Brock" w:date="2011-10-18T17:13:00Z">
        <w:r w:rsidR="001A7CB6" w:rsidRPr="00120381">
          <w:rPr>
            <w:rFonts w:ascii="Arial" w:hAnsi="Arial" w:cs="Arial"/>
            <w:b/>
            <w:i w:val="0"/>
          </w:rPr>
          <w:t xml:space="preserve">  </w:t>
        </w:r>
      </w:ins>
      <w:ins w:id="7039" w:author="Rev 4 Allen Wirfs-Brock" w:date="2011-10-18T16:11:00Z">
        <w:r w:rsidRPr="00120381">
          <w:rPr>
            <w:rFonts w:ascii="Courier New" w:hAnsi="Courier New"/>
            <w:b/>
            <w:i w:val="0"/>
          </w:rPr>
          <w:t>this</w:t>
        </w:r>
        <w:r w:rsidRPr="004D1BD1">
          <w:t xml:space="preserve"> </w:t>
        </w:r>
      </w:ins>
    </w:p>
    <w:p w14:paraId="2E70DAF7" w14:textId="77777777" w:rsidR="00141C64" w:rsidRPr="00E77497" w:rsidRDefault="00141C64" w:rsidP="00141C64">
      <w:pPr>
        <w:pStyle w:val="Alg4"/>
        <w:numPr>
          <w:ilvl w:val="0"/>
          <w:numId w:val="787"/>
        </w:numPr>
        <w:rPr>
          <w:ins w:id="7040" w:author="Rev 7 Allen Wirfs-Brock" w:date="2012-05-01T16:27:00Z"/>
        </w:rPr>
      </w:pPr>
      <w:ins w:id="7041" w:author="Rev 7 Allen Wirfs-Brock" w:date="2012-05-01T16:27:00Z">
        <w:r w:rsidRPr="00E77497">
          <w:t xml:space="preserve">Let </w:t>
        </w:r>
        <w:r>
          <w:rPr>
            <w:i/>
          </w:rPr>
          <w:t>env</w:t>
        </w:r>
        <w:r>
          <w:t xml:space="preserve"> be the result of performing the GetThisEnvironment abstract operation</w:t>
        </w:r>
        <w:r w:rsidRPr="00E77497">
          <w:t>.</w:t>
        </w:r>
      </w:ins>
    </w:p>
    <w:p w14:paraId="3A8CFD83" w14:textId="77777777" w:rsidR="00141C64" w:rsidRPr="00E77497" w:rsidRDefault="00141C64" w:rsidP="00141C64">
      <w:pPr>
        <w:pStyle w:val="Alg4"/>
        <w:numPr>
          <w:ilvl w:val="0"/>
          <w:numId w:val="787"/>
        </w:numPr>
        <w:spacing w:after="120"/>
        <w:rPr>
          <w:ins w:id="7042" w:author="Rev 7 Allen Wirfs-Brock" w:date="2012-05-01T16:27:00Z"/>
        </w:rPr>
      </w:pPr>
      <w:ins w:id="7043" w:author="Rev 7 Allen Wirfs-Brock" w:date="2012-05-01T16:27:00Z">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4DE664E1" w14:textId="77777777" w:rsidR="004C02EF" w:rsidRPr="00A9238D" w:rsidDel="00141C64" w:rsidRDefault="004C02EF" w:rsidP="009E3FF6">
      <w:pPr>
        <w:numPr>
          <w:ilvl w:val="0"/>
          <w:numId w:val="593"/>
        </w:numPr>
        <w:rPr>
          <w:del w:id="7044" w:author="Rev 7 Allen Wirfs-Brock" w:date="2012-05-01T16:27:00Z"/>
          <w:rFonts w:ascii="Times New Roman" w:hAnsi="Times New Roman"/>
        </w:rPr>
      </w:pPr>
      <w:del w:id="7045" w:author="Rev 7 Allen Wirfs-Brock" w:date="2012-05-01T16:27:00Z">
        <w:r w:rsidRPr="00A9238D" w:rsidDel="00141C64">
          <w:rPr>
            <w:rFonts w:ascii="Times New Roman" w:hAnsi="Times New Roman"/>
          </w:rPr>
          <w:delText xml:space="preserve">The </w:delText>
        </w:r>
        <w:r w:rsidRPr="00A9238D" w:rsidDel="00141C64">
          <w:rPr>
            <w:rFonts w:ascii="Times New Roman" w:hAnsi="Times New Roman"/>
            <w:b/>
          </w:rPr>
          <w:delText>this</w:delText>
        </w:r>
        <w:r w:rsidRPr="00A9238D" w:rsidDel="00141C64">
          <w:rPr>
            <w:rFonts w:ascii="Times New Roman" w:hAnsi="Times New Roman"/>
          </w:rPr>
          <w:delText xml:space="preserve"> keyword evaluates to </w:delText>
        </w:r>
      </w:del>
      <w:ins w:id="7046" w:author="Rev 4 Allen Wirfs-Brock" w:date="2011-10-18T17:03:00Z">
        <w:del w:id="7047" w:author="Rev 7 Allen Wirfs-Brock" w:date="2012-05-01T16:27:00Z">
          <w:r w:rsidR="0017582A" w:rsidRPr="00A9238D" w:rsidDel="00141C64">
            <w:rPr>
              <w:rFonts w:ascii="Times New Roman" w:hAnsi="Times New Roman"/>
            </w:rPr>
            <w:delText xml:space="preserve">Return </w:delText>
          </w:r>
        </w:del>
      </w:ins>
      <w:del w:id="7048" w:author="Rev 7 Allen Wirfs-Brock" w:date="2012-05-01T16:27:00Z">
        <w:r w:rsidRPr="00A9238D" w:rsidDel="00141C64">
          <w:rPr>
            <w:rFonts w:ascii="Times New Roman" w:hAnsi="Times New Roman"/>
          </w:rPr>
          <w:delText xml:space="preserve">the value of the </w:delText>
        </w:r>
      </w:del>
      <w:del w:id="7049" w:author="Rev 7 Allen Wirfs-Brock" w:date="2012-05-01T14:39:00Z">
        <w:r w:rsidRPr="00A9238D" w:rsidDel="00E33D56">
          <w:rPr>
            <w:rFonts w:ascii="Times New Roman" w:hAnsi="Times New Roman"/>
          </w:rPr>
          <w:delText xml:space="preserve">ThisBinding </w:delText>
        </w:r>
      </w:del>
      <w:del w:id="7050" w:author="Rev 7 Allen Wirfs-Brock" w:date="2012-05-01T14:31:00Z">
        <w:r w:rsidRPr="00A9238D" w:rsidDel="00DD7AA6">
          <w:rPr>
            <w:rFonts w:ascii="Times New Roman" w:hAnsi="Times New Roman"/>
          </w:rPr>
          <w:delText>of the current execution context</w:delText>
        </w:r>
      </w:del>
      <w:del w:id="7051" w:author="Rev 7 Allen Wirfs-Brock" w:date="2012-05-01T16:27:00Z">
        <w:r w:rsidRPr="00A9238D" w:rsidDel="00141C64">
          <w:rPr>
            <w:rFonts w:ascii="Times New Roman" w:hAnsi="Times New Roman"/>
          </w:rPr>
          <w:delText>.</w:delText>
        </w:r>
        <w:bookmarkStart w:id="7052" w:name="_Toc375031164"/>
        <w:bookmarkStart w:id="7053" w:name="_Toc381513678"/>
        <w:bookmarkStart w:id="7054" w:name="_Toc382202822"/>
        <w:bookmarkStart w:id="7055" w:name="_Toc382203042"/>
        <w:bookmarkStart w:id="7056" w:name="_Toc382212200"/>
        <w:bookmarkStart w:id="7057" w:name="_Toc382212439"/>
        <w:bookmarkStart w:id="7058" w:name="_Toc382291545"/>
        <w:bookmarkStart w:id="7059" w:name="_Toc385672184"/>
        <w:bookmarkStart w:id="7060" w:name="_Toc393690279"/>
        <w:bookmarkStart w:id="7061" w:name="_Ref405883026"/>
        <w:bookmarkStart w:id="7062" w:name="_Ref421417488"/>
      </w:del>
    </w:p>
    <w:p w14:paraId="1AB8E0DC" w14:textId="77777777" w:rsidR="004C02EF" w:rsidRPr="006B6D0A" w:rsidRDefault="004C02EF" w:rsidP="00C623F2">
      <w:pPr>
        <w:pStyle w:val="30"/>
        <w:numPr>
          <w:ilvl w:val="0"/>
          <w:numId w:val="0"/>
        </w:numPr>
      </w:pPr>
      <w:bookmarkStart w:id="7063" w:name="_Ref424531495"/>
      <w:bookmarkStart w:id="7064" w:name="_Ref424535502"/>
      <w:bookmarkStart w:id="7065" w:name="_Toc472818816"/>
      <w:bookmarkStart w:id="7066" w:name="_Toc235503390"/>
      <w:bookmarkStart w:id="7067" w:name="_Toc241509165"/>
      <w:bookmarkStart w:id="7068" w:name="_Toc244416652"/>
      <w:bookmarkStart w:id="7069" w:name="_Toc276631016"/>
      <w:bookmarkStart w:id="7070" w:name="_Toc329528749"/>
      <w:r w:rsidRPr="006B6D0A">
        <w:t>11.1.2</w:t>
      </w:r>
      <w:r w:rsidRPr="006B6D0A">
        <w:tab/>
        <w:t>Identifier Referenc</w:t>
      </w:r>
      <w:bookmarkStart w:id="7071" w:name="_Toc382202823"/>
      <w:bookmarkStart w:id="7072" w:name="_Toc382203043"/>
      <w:bookmarkEnd w:id="7052"/>
      <w:bookmarkEnd w:id="7053"/>
      <w:bookmarkEnd w:id="7054"/>
      <w:bookmarkEnd w:id="7055"/>
      <w:bookmarkEnd w:id="7056"/>
      <w:bookmarkEnd w:id="7057"/>
      <w:bookmarkEnd w:id="7058"/>
      <w:bookmarkEnd w:id="7059"/>
      <w:bookmarkEnd w:id="7060"/>
      <w:bookmarkEnd w:id="7061"/>
      <w:bookmarkEnd w:id="7062"/>
      <w:bookmarkEnd w:id="7071"/>
      <w:bookmarkEnd w:id="7072"/>
      <w:r w:rsidRPr="006B6D0A">
        <w:t>e</w:t>
      </w:r>
      <w:bookmarkEnd w:id="7063"/>
      <w:bookmarkEnd w:id="7064"/>
      <w:bookmarkEnd w:id="7065"/>
      <w:bookmarkEnd w:id="7066"/>
      <w:bookmarkEnd w:id="7067"/>
      <w:bookmarkEnd w:id="7068"/>
      <w:bookmarkEnd w:id="7069"/>
      <w:bookmarkEnd w:id="7070"/>
    </w:p>
    <w:p w14:paraId="41971896" w14:textId="77777777" w:rsidR="004B1323" w:rsidRPr="00E77497" w:rsidRDefault="004B1323" w:rsidP="004B1323">
      <w:pPr>
        <w:keepNext/>
        <w:rPr>
          <w:ins w:id="7073" w:author="Rev 8 Allen Wirfs-Brock" w:date="2012-05-10T18:13:00Z"/>
          <w:rFonts w:ascii="Helvetica" w:hAnsi="Helvetica"/>
          <w:b/>
        </w:rPr>
      </w:pPr>
      <w:commentRangeStart w:id="7074"/>
      <w:ins w:id="7075" w:author="Rev 8 Allen Wirfs-Brock" w:date="2012-05-10T18:13:00Z">
        <w:r w:rsidRPr="00E77497">
          <w:rPr>
            <w:rFonts w:ascii="Helvetica" w:hAnsi="Helvetica"/>
            <w:b/>
          </w:rPr>
          <w:t xml:space="preserve">Runtime Semantics: </w:t>
        </w:r>
        <w:r w:rsidRPr="00E77497">
          <w:rPr>
            <w:rFonts w:ascii="Helvetica" w:hAnsi="Helvetica"/>
            <w:b/>
            <w:spacing w:val="6"/>
          </w:rPr>
          <w:t>Evaluation</w:t>
        </w:r>
      </w:ins>
      <w:commentRangeEnd w:id="7074"/>
      <w:ins w:id="7076" w:author="Rev 8 Allen Wirfs-Brock" w:date="2012-06-15T18:36:00Z">
        <w:r w:rsidR="005D484B">
          <w:rPr>
            <w:rStyle w:val="af3"/>
          </w:rPr>
          <w:commentReference w:id="7074"/>
        </w:r>
      </w:ins>
    </w:p>
    <w:p w14:paraId="5C9702F7" w14:textId="77777777" w:rsidR="004B1323" w:rsidRPr="004D1BD1" w:rsidRDefault="004B1323" w:rsidP="004B1323">
      <w:pPr>
        <w:pStyle w:val="SyntaxRule"/>
        <w:spacing w:after="240"/>
        <w:rPr>
          <w:ins w:id="7077" w:author="Rev 8 Allen Wirfs-Brock" w:date="2012-05-10T18:13:00Z"/>
        </w:rPr>
      </w:pPr>
      <w:ins w:id="7078" w:author="Rev 8 Allen Wirfs-Brock" w:date="2012-05-10T18:13:00Z">
        <w:r w:rsidRPr="00E77497">
          <w:t xml:space="preserve">PrimaryExpression </w:t>
        </w:r>
        <w:r w:rsidRPr="00120381">
          <w:rPr>
            <w:rFonts w:ascii="Arial" w:hAnsi="Arial" w:cs="Arial"/>
            <w:b/>
            <w:i w:val="0"/>
          </w:rPr>
          <w:t xml:space="preserve">:  </w:t>
        </w:r>
      </w:ins>
      <w:ins w:id="7079" w:author="Rev 8 Allen Wirfs-Brock" w:date="2012-05-10T18:14:00Z">
        <w:r w:rsidRPr="004B1323">
          <w:t>Identifier</w:t>
        </w:r>
      </w:ins>
      <w:ins w:id="7080" w:author="Rev 8 Allen Wirfs-Brock" w:date="2012-05-10T18:13:00Z">
        <w:r w:rsidRPr="004D1BD1">
          <w:t xml:space="preserve"> </w:t>
        </w:r>
      </w:ins>
    </w:p>
    <w:p w14:paraId="28599AB8" w14:textId="77777777" w:rsidR="00A9238D" w:rsidRPr="00E77497" w:rsidRDefault="00A9238D" w:rsidP="00A9238D">
      <w:pPr>
        <w:pStyle w:val="Alg4"/>
        <w:numPr>
          <w:ilvl w:val="0"/>
          <w:numId w:val="47"/>
        </w:numPr>
        <w:spacing w:after="220"/>
        <w:contextualSpacing/>
        <w:rPr>
          <w:ins w:id="7081" w:author="Rev 6 Allen Wirfs-Brock" w:date="2012-02-16T13:00:00Z"/>
        </w:rPr>
      </w:pPr>
      <w:ins w:id="7082" w:author="Rev 6 Allen Wirfs-Brock" w:date="2012-02-16T13:00:00Z">
        <w:r w:rsidRPr="00E77497">
          <w:t xml:space="preserve">Let </w:t>
        </w:r>
      </w:ins>
      <w:ins w:id="7083" w:author="Rev 6 Allen Wirfs-Brock" w:date="2012-02-16T13:01:00Z">
        <w:r>
          <w:rPr>
            <w:i/>
          </w:rPr>
          <w:t>ref</w:t>
        </w:r>
      </w:ins>
      <w:ins w:id="7084" w:author="Rev 6 Allen Wirfs-Brock" w:date="2012-02-16T13:00:00Z">
        <w:r w:rsidRPr="00E77497">
          <w:t xml:space="preserve"> be the </w:t>
        </w:r>
      </w:ins>
      <w:ins w:id="7085" w:author="Rev 6 Allen Wirfs-Brock" w:date="2012-02-16T13:02:00Z">
        <w:r>
          <w:t xml:space="preserve">result of </w:t>
        </w:r>
        <w:r w:rsidRPr="00A9238D">
          <w:t xml:space="preserve">performing Identifier Resolution as specified in 10.3.1 using the </w:t>
        </w:r>
        <w:r w:rsidRPr="00A9238D">
          <w:rPr>
            <w:i/>
          </w:rPr>
          <w:t>IdentifierName</w:t>
        </w:r>
        <w:r w:rsidRPr="00A9238D">
          <w:t xml:space="preserve"> corresponding to </w:t>
        </w:r>
        <w:r w:rsidRPr="00A9238D">
          <w:rPr>
            <w:i/>
          </w:rPr>
          <w:t>Identifier</w:t>
        </w:r>
      </w:ins>
      <w:ins w:id="7086" w:author="Rev 6 Allen Wirfs-Brock" w:date="2012-02-16T13:00:00Z">
        <w:r w:rsidRPr="00E77497">
          <w:t>.</w:t>
        </w:r>
      </w:ins>
    </w:p>
    <w:p w14:paraId="10914848" w14:textId="77777777" w:rsidR="00A9238D" w:rsidRPr="00E77497" w:rsidRDefault="00A9238D" w:rsidP="00A9238D">
      <w:pPr>
        <w:pStyle w:val="Alg4"/>
        <w:numPr>
          <w:ilvl w:val="0"/>
          <w:numId w:val="47"/>
        </w:numPr>
        <w:spacing w:after="220"/>
        <w:contextualSpacing/>
        <w:rPr>
          <w:ins w:id="7087" w:author="Rev 6 Allen Wirfs-Brock" w:date="2012-02-16T13:00:00Z"/>
        </w:rPr>
      </w:pPr>
      <w:ins w:id="7088" w:author="Rev 6 Allen Wirfs-Brock" w:date="2012-02-16T13:00:00Z">
        <w:r w:rsidRPr="00E77497">
          <w:t xml:space="preserve">Return </w:t>
        </w:r>
      </w:ins>
      <w:ins w:id="7089" w:author="Rev 6 Allen Wirfs-Brock" w:date="2012-02-16T13:03:00Z">
        <w:r>
          <w:rPr>
            <w:i/>
          </w:rPr>
          <w:t>ref</w:t>
        </w:r>
      </w:ins>
      <w:ins w:id="7090" w:author="Rev 6 Allen Wirfs-Brock" w:date="2012-02-16T13:00:00Z">
        <w:r w:rsidRPr="00E77497">
          <w:t>.</w:t>
        </w:r>
      </w:ins>
    </w:p>
    <w:p w14:paraId="308EB7EA" w14:textId="77777777" w:rsidR="004C02EF" w:rsidRPr="00A9238D" w:rsidRDefault="00A9238D" w:rsidP="004C02EF">
      <w:pPr>
        <w:rPr>
          <w:sz w:val="18"/>
          <w:szCs w:val="18"/>
          <w:rPrChange w:id="7091" w:author="Rev 6 Allen Wirfs-Brock" w:date="2012-02-16T13:04:00Z">
            <w:rPr/>
          </w:rPrChange>
        </w:rPr>
      </w:pPr>
      <w:ins w:id="7092" w:author="Rev 6 Allen Wirfs-Brock" w:date="2012-02-16T13:04:00Z">
        <w:r w:rsidRPr="00A9238D">
          <w:rPr>
            <w:sz w:val="18"/>
            <w:szCs w:val="18"/>
            <w:rPrChange w:id="7093" w:author="Rev 6 Allen Wirfs-Brock" w:date="2012-02-16T13:04:00Z">
              <w:rPr/>
            </w:rPrChange>
          </w:rPr>
          <w:t>NOTE:</w:t>
        </w:r>
        <w:r w:rsidRPr="00A9238D">
          <w:rPr>
            <w:sz w:val="18"/>
            <w:szCs w:val="18"/>
            <w:rPrChange w:id="7094" w:author="Rev 6 Allen Wirfs-Brock" w:date="2012-02-16T13:04:00Z">
              <w:rPr/>
            </w:rPrChange>
          </w:rPr>
          <w:tab/>
        </w:r>
      </w:ins>
      <w:del w:id="7095" w:author="Rev 6 Allen Wirfs-Brock" w:date="2012-02-16T13:03:00Z">
        <w:r w:rsidR="004C02EF" w:rsidRPr="00A9238D" w:rsidDel="00A9238D">
          <w:rPr>
            <w:sz w:val="18"/>
            <w:szCs w:val="18"/>
            <w:rPrChange w:id="7096" w:author="Rev 6 Allen Wirfs-Brock" w:date="2012-02-16T13:04:00Z">
              <w:rPr/>
            </w:rPrChange>
          </w:rPr>
          <w:delText xml:space="preserve">An </w:delText>
        </w:r>
        <w:r w:rsidR="004C02EF" w:rsidRPr="00A9238D" w:rsidDel="00A9238D">
          <w:rPr>
            <w:rStyle w:val="bnf"/>
            <w:sz w:val="18"/>
            <w:szCs w:val="18"/>
            <w:rPrChange w:id="7097" w:author="Rev 6 Allen Wirfs-Brock" w:date="2012-02-16T13:04:00Z">
              <w:rPr>
                <w:rStyle w:val="bnf"/>
              </w:rPr>
            </w:rPrChange>
          </w:rPr>
          <w:delText>Identifier</w:delText>
        </w:r>
        <w:r w:rsidR="004C02EF" w:rsidRPr="00A9238D" w:rsidDel="00A9238D">
          <w:rPr>
            <w:sz w:val="18"/>
            <w:szCs w:val="18"/>
            <w:rPrChange w:id="7098" w:author="Rev 6 Allen Wirfs-Brock" w:date="2012-02-16T13:04:00Z">
              <w:rPr/>
            </w:rPrChange>
          </w:rPr>
          <w:delText xml:space="preserve"> is evaluated by performing Identifier Resolution as specified in 10.3.1</w:delText>
        </w:r>
      </w:del>
      <w:ins w:id="7099" w:author="Allen Wirfs-Brock rev2" w:date="2011-07-22T10:36:00Z">
        <w:del w:id="7100" w:author="Rev 6 Allen Wirfs-Brock" w:date="2012-02-16T13:03:00Z">
          <w:r w:rsidR="00D91572" w:rsidRPr="00A9238D" w:rsidDel="00A9238D">
            <w:rPr>
              <w:sz w:val="18"/>
              <w:szCs w:val="18"/>
              <w:rPrChange w:id="7101" w:author="Rev 6 Allen Wirfs-Brock" w:date="2012-02-16T13:04:00Z">
                <w:rPr/>
              </w:rPrChange>
            </w:rPr>
            <w:delText xml:space="preserve"> using the </w:delText>
          </w:r>
        </w:del>
      </w:ins>
      <w:ins w:id="7102" w:author="Allen Wirfs-Brock rev2" w:date="2011-07-22T10:37:00Z">
        <w:del w:id="7103" w:author="Rev 6 Allen Wirfs-Brock" w:date="2012-02-16T13:03:00Z">
          <w:r w:rsidR="00D91572" w:rsidRPr="00A9238D" w:rsidDel="00A9238D">
            <w:rPr>
              <w:rStyle w:val="bnf"/>
              <w:sz w:val="18"/>
              <w:szCs w:val="18"/>
              <w:rPrChange w:id="7104" w:author="Rev 6 Allen Wirfs-Brock" w:date="2012-02-16T13:04:00Z">
                <w:rPr>
                  <w:rStyle w:val="bnf"/>
                </w:rPr>
              </w:rPrChange>
            </w:rPr>
            <w:delText>IdentifierName</w:delText>
          </w:r>
          <w:r w:rsidR="00D91572" w:rsidRPr="00A9238D" w:rsidDel="00A9238D">
            <w:rPr>
              <w:sz w:val="18"/>
              <w:szCs w:val="18"/>
              <w:rPrChange w:id="7105" w:author="Rev 6 Allen Wirfs-Brock" w:date="2012-02-16T13:04:00Z">
                <w:rPr/>
              </w:rPrChange>
            </w:rPr>
            <w:delText xml:space="preserve"> </w:delText>
          </w:r>
        </w:del>
      </w:ins>
      <w:ins w:id="7106" w:author="Allen Wirfs-Brock rev2" w:date="2011-07-22T10:36:00Z">
        <w:del w:id="7107" w:author="Rev 6 Allen Wirfs-Brock" w:date="2012-02-16T13:03:00Z">
          <w:r w:rsidR="00D91572" w:rsidRPr="00A9238D" w:rsidDel="00A9238D">
            <w:rPr>
              <w:sz w:val="18"/>
              <w:szCs w:val="18"/>
              <w:rPrChange w:id="7108" w:author="Rev 6 Allen Wirfs-Brock" w:date="2012-02-16T13:04:00Z">
                <w:rPr/>
              </w:rPrChange>
            </w:rPr>
            <w:delText xml:space="preserve">corresponding to </w:delText>
          </w:r>
        </w:del>
      </w:ins>
      <w:ins w:id="7109" w:author="Allen Wirfs-Brock rev2" w:date="2011-07-22T10:37:00Z">
        <w:del w:id="7110" w:author="Rev 6 Allen Wirfs-Brock" w:date="2012-02-16T13:03:00Z">
          <w:r w:rsidR="00D91572" w:rsidRPr="00A9238D" w:rsidDel="00A9238D">
            <w:rPr>
              <w:rStyle w:val="bnf"/>
              <w:sz w:val="18"/>
              <w:szCs w:val="18"/>
              <w:rPrChange w:id="7111" w:author="Rev 6 Allen Wirfs-Brock" w:date="2012-02-16T13:04:00Z">
                <w:rPr>
                  <w:rStyle w:val="bnf"/>
                </w:rPr>
              </w:rPrChange>
            </w:rPr>
            <w:delText>Identifier</w:delText>
          </w:r>
        </w:del>
      </w:ins>
      <w:del w:id="7112" w:author="Rev 6 Allen Wirfs-Brock" w:date="2012-02-16T13:03:00Z">
        <w:r w:rsidR="004C02EF" w:rsidRPr="00A9238D" w:rsidDel="00A9238D">
          <w:rPr>
            <w:sz w:val="18"/>
            <w:szCs w:val="18"/>
            <w:rPrChange w:id="7113" w:author="Rev 6 Allen Wirfs-Brock" w:date="2012-02-16T13:04:00Z">
              <w:rPr/>
            </w:rPrChange>
          </w:rPr>
          <w:delText xml:space="preserve">. </w:delText>
        </w:r>
      </w:del>
      <w:r w:rsidR="004C02EF" w:rsidRPr="00A9238D">
        <w:rPr>
          <w:sz w:val="18"/>
          <w:szCs w:val="18"/>
          <w:rPrChange w:id="7114" w:author="Rev 6 Allen Wirfs-Brock" w:date="2012-02-16T13:04:00Z">
            <w:rPr/>
          </w:rPrChange>
        </w:rPr>
        <w:t xml:space="preserve">The result of evaluating an </w:t>
      </w:r>
      <w:r w:rsidR="004C02EF" w:rsidRPr="00A9238D">
        <w:rPr>
          <w:rStyle w:val="bnf"/>
          <w:sz w:val="18"/>
          <w:szCs w:val="18"/>
          <w:rPrChange w:id="7115" w:author="Rev 6 Allen Wirfs-Brock" w:date="2012-02-16T13:04:00Z">
            <w:rPr>
              <w:rStyle w:val="bnf"/>
            </w:rPr>
          </w:rPrChange>
        </w:rPr>
        <w:t>Identifier</w:t>
      </w:r>
      <w:r w:rsidR="004C02EF" w:rsidRPr="00A9238D">
        <w:rPr>
          <w:sz w:val="18"/>
          <w:szCs w:val="18"/>
          <w:rPrChange w:id="7116" w:author="Rev 6 Allen Wirfs-Brock" w:date="2012-02-16T13:04:00Z">
            <w:rPr/>
          </w:rPrChange>
        </w:rPr>
        <w:t xml:space="preserve"> is always a value of type Reference.</w:t>
      </w:r>
      <w:bookmarkStart w:id="7117" w:name="_Toc375031165"/>
      <w:bookmarkStart w:id="7118" w:name="_Toc381513679"/>
      <w:bookmarkStart w:id="7119" w:name="_Toc382202824"/>
      <w:bookmarkStart w:id="7120" w:name="_Toc382203044"/>
      <w:bookmarkStart w:id="7121" w:name="_Toc382212201"/>
      <w:bookmarkStart w:id="7122" w:name="_Toc382212440"/>
      <w:bookmarkStart w:id="7123" w:name="_Toc382291546"/>
      <w:bookmarkStart w:id="7124" w:name="_Toc385672185"/>
      <w:bookmarkStart w:id="7125" w:name="_Toc393690280"/>
    </w:p>
    <w:p w14:paraId="6E3269F7" w14:textId="77777777" w:rsidR="004C02EF" w:rsidRPr="00E77497" w:rsidRDefault="004C02EF" w:rsidP="00C623F2">
      <w:pPr>
        <w:pStyle w:val="30"/>
        <w:numPr>
          <w:ilvl w:val="0"/>
          <w:numId w:val="0"/>
        </w:numPr>
      </w:pPr>
      <w:bookmarkStart w:id="7126" w:name="_Toc472818817"/>
      <w:bookmarkStart w:id="7127" w:name="_Toc235503391"/>
      <w:bookmarkStart w:id="7128" w:name="_Toc241509166"/>
      <w:bookmarkStart w:id="7129" w:name="_Toc244416653"/>
      <w:bookmarkStart w:id="7130" w:name="_Toc276631017"/>
      <w:bookmarkStart w:id="7131" w:name="_Toc329528750"/>
      <w:r w:rsidRPr="00E77497">
        <w:t>11.1.3</w:t>
      </w:r>
      <w:r w:rsidRPr="00E77497">
        <w:tab/>
        <w:t>Literal</w:t>
      </w:r>
      <w:ins w:id="7132" w:author="Rev 8 Allen Wirfs-Brock" w:date="2012-05-10T18:37:00Z">
        <w:r w:rsidR="00305A10">
          <w:t>s</w:t>
        </w:r>
      </w:ins>
      <w:bookmarkEnd w:id="7131"/>
      <w:r w:rsidRPr="00E77497">
        <w:t xml:space="preserve"> </w:t>
      </w:r>
      <w:del w:id="7133" w:author="Rev 8 Allen Wirfs-Brock" w:date="2012-05-10T18:37:00Z">
        <w:r w:rsidRPr="00E77497" w:rsidDel="00305A10">
          <w:delText>Referenc</w:delText>
        </w:r>
        <w:bookmarkEnd w:id="7117"/>
        <w:bookmarkEnd w:id="7118"/>
        <w:bookmarkEnd w:id="7119"/>
        <w:bookmarkEnd w:id="7120"/>
        <w:bookmarkEnd w:id="7121"/>
        <w:bookmarkEnd w:id="7122"/>
        <w:bookmarkEnd w:id="7123"/>
        <w:bookmarkEnd w:id="7124"/>
        <w:bookmarkEnd w:id="7125"/>
        <w:r w:rsidRPr="00E77497" w:rsidDel="00305A10">
          <w:delText>e</w:delText>
        </w:r>
      </w:del>
      <w:bookmarkEnd w:id="7126"/>
      <w:bookmarkEnd w:id="7127"/>
      <w:bookmarkEnd w:id="7128"/>
      <w:bookmarkEnd w:id="7129"/>
      <w:bookmarkEnd w:id="7130"/>
    </w:p>
    <w:p w14:paraId="1F182065" w14:textId="77777777" w:rsidR="004B1323" w:rsidRPr="003B4312" w:rsidRDefault="004B1323" w:rsidP="004B1323">
      <w:pPr>
        <w:pStyle w:val="Syntax"/>
        <w:rPr>
          <w:ins w:id="7134" w:author="Rev 8 Allen Wirfs-Brock" w:date="2012-05-10T18:11:00Z"/>
        </w:rPr>
      </w:pPr>
      <w:ins w:id="7135" w:author="Rev 8 Allen Wirfs-Brock" w:date="2012-05-10T18:11:00Z">
        <w:r w:rsidRPr="004D1BD1">
          <w:t>Syntax</w:t>
        </w:r>
      </w:ins>
    </w:p>
    <w:p w14:paraId="7B9F7950" w14:textId="77777777" w:rsidR="004B1323" w:rsidRPr="00E77497" w:rsidRDefault="004B1323" w:rsidP="004B1323">
      <w:pPr>
        <w:pStyle w:val="SyntaxRule"/>
        <w:rPr>
          <w:ins w:id="7136" w:author="Rev 8 Allen Wirfs-Brock" w:date="2012-05-10T18:10:00Z"/>
        </w:rPr>
      </w:pPr>
      <w:ins w:id="7137" w:author="Rev 8 Allen Wirfs-Brock" w:date="2012-05-10T18:10:00Z">
        <w:r w:rsidRPr="00E77497">
          <w:t xml:space="preserve">Literal </w:t>
        </w:r>
        <w:r w:rsidRPr="00E77497">
          <w:rPr>
            <w:rFonts w:ascii="Arial" w:hAnsi="Arial" w:cs="Arial"/>
            <w:b/>
            <w:i w:val="0"/>
          </w:rPr>
          <w:t>:</w:t>
        </w:r>
      </w:ins>
    </w:p>
    <w:p w14:paraId="2FFDDBDD" w14:textId="77777777" w:rsidR="004B1323" w:rsidRPr="00E77497" w:rsidRDefault="004B1323" w:rsidP="004B1323">
      <w:pPr>
        <w:pStyle w:val="SyntaxDefinition"/>
        <w:rPr>
          <w:ins w:id="7138" w:author="Rev 8 Allen Wirfs-Brock" w:date="2012-05-10T18:10:00Z"/>
        </w:rPr>
      </w:pPr>
      <w:ins w:id="7139" w:author="Rev 8 Allen Wirfs-Brock" w:date="2012-05-10T18:10:00Z">
        <w:r w:rsidRPr="00E77497">
          <w:t>NullLiteral</w:t>
        </w:r>
        <w:r w:rsidRPr="00E77497">
          <w:br/>
          <w:t>ValueLiteral</w:t>
        </w:r>
      </w:ins>
    </w:p>
    <w:p w14:paraId="38E8730B" w14:textId="77777777" w:rsidR="004B1323" w:rsidRPr="00E77497" w:rsidRDefault="004B1323" w:rsidP="004B1323">
      <w:pPr>
        <w:pStyle w:val="SyntaxRule"/>
        <w:rPr>
          <w:ins w:id="7140" w:author="Rev 8 Allen Wirfs-Brock" w:date="2012-05-10T18:10:00Z"/>
        </w:rPr>
      </w:pPr>
      <w:ins w:id="7141" w:author="Rev 8 Allen Wirfs-Brock" w:date="2012-05-10T18:10:00Z">
        <w:r w:rsidRPr="00E77497">
          <w:t xml:space="preserve">ValueLiteral </w:t>
        </w:r>
        <w:r w:rsidRPr="00E77497">
          <w:rPr>
            <w:rFonts w:ascii="Arial" w:hAnsi="Arial" w:cs="Arial"/>
            <w:b/>
            <w:i w:val="0"/>
          </w:rPr>
          <w:t>:</w:t>
        </w:r>
      </w:ins>
    </w:p>
    <w:p w14:paraId="48924AF5" w14:textId="77777777" w:rsidR="004B1323" w:rsidRPr="00E77497" w:rsidRDefault="004B1323" w:rsidP="004B1323">
      <w:pPr>
        <w:pStyle w:val="SyntaxDefinition"/>
        <w:rPr>
          <w:ins w:id="7142" w:author="Rev 8 Allen Wirfs-Brock" w:date="2012-05-10T18:10:00Z"/>
        </w:rPr>
      </w:pPr>
      <w:ins w:id="7143" w:author="Rev 8 Allen Wirfs-Brock" w:date="2012-05-10T18:10:00Z">
        <w:r w:rsidRPr="00E77497">
          <w:t>BooleanLiteral</w:t>
        </w:r>
        <w:r w:rsidRPr="00E77497">
          <w:br/>
          <w:t>NumericLiteral</w:t>
        </w:r>
        <w:r w:rsidRPr="00E77497">
          <w:br/>
          <w:t xml:space="preserve">StringLiteral </w:t>
        </w:r>
        <w:del w:id="7144" w:author="Rev 9 Allen Wirfs-Brock" w:date="2012-06-23T17:12:00Z">
          <w:r w:rsidRPr="00E77497" w:rsidDel="00607728">
            <w:br/>
            <w:delText>RegularExpressionLiteral</w:delText>
          </w:r>
        </w:del>
      </w:ins>
    </w:p>
    <w:p w14:paraId="2F526A4D" w14:textId="77777777" w:rsidR="004B1323" w:rsidRPr="001A49B2" w:rsidRDefault="004B1323" w:rsidP="004B1323">
      <w:pPr>
        <w:rPr>
          <w:ins w:id="7145" w:author="Rev 8 Allen Wirfs-Brock" w:date="2012-05-10T18:12:00Z"/>
          <w:rFonts w:ascii="Helvetica" w:hAnsi="Helvetica"/>
          <w:b/>
        </w:rPr>
      </w:pPr>
      <w:ins w:id="7146" w:author="Rev 8 Allen Wirfs-Brock" w:date="2012-05-10T18:12:00Z">
        <w:r w:rsidRPr="001A49B2">
          <w:rPr>
            <w:rFonts w:ascii="Helvetica" w:hAnsi="Helvetica"/>
            <w:b/>
          </w:rPr>
          <w:t>Runtime Semantics</w:t>
        </w:r>
      </w:ins>
    </w:p>
    <w:p w14:paraId="07C4E8E3" w14:textId="77777777" w:rsidR="004B1323" w:rsidRPr="00E77497" w:rsidRDefault="004B1323" w:rsidP="004B1323">
      <w:pPr>
        <w:keepNext/>
        <w:rPr>
          <w:ins w:id="7147" w:author="Rev 8 Allen Wirfs-Brock" w:date="2012-05-10T18:12:00Z"/>
          <w:rFonts w:ascii="Helvetica" w:hAnsi="Helvetica"/>
          <w:b/>
        </w:rPr>
      </w:pPr>
      <w:ins w:id="7148" w:author="Rev 8 Allen Wirfs-Brock" w:date="2012-05-10T18:12:00Z">
        <w:r w:rsidRPr="00E77497">
          <w:rPr>
            <w:rFonts w:ascii="Helvetica" w:hAnsi="Helvetica"/>
            <w:b/>
          </w:rPr>
          <w:t xml:space="preserve">Runtime Semantics: </w:t>
        </w:r>
        <w:r w:rsidRPr="00E77497">
          <w:rPr>
            <w:rFonts w:ascii="Helvetica" w:hAnsi="Helvetica"/>
            <w:b/>
            <w:spacing w:val="6"/>
          </w:rPr>
          <w:t>Evaluation</w:t>
        </w:r>
      </w:ins>
    </w:p>
    <w:p w14:paraId="282708EF" w14:textId="77777777" w:rsidR="004B1323" w:rsidRPr="004D1BD1" w:rsidRDefault="004B1323" w:rsidP="004B1323">
      <w:pPr>
        <w:pStyle w:val="SyntaxRule"/>
        <w:spacing w:after="240"/>
        <w:rPr>
          <w:ins w:id="7149" w:author="Rev 8 Allen Wirfs-Brock" w:date="2012-05-10T18:17:00Z"/>
        </w:rPr>
      </w:pPr>
      <w:ins w:id="7150" w:author="Rev 8 Allen Wirfs-Brock" w:date="2012-05-10T18:17:00Z">
        <w:r>
          <w:t xml:space="preserve">Literal </w:t>
        </w:r>
      </w:ins>
      <w:ins w:id="7151" w:author="Rev 8 Allen Wirfs-Brock" w:date="2012-05-10T18:30:00Z">
        <w:r w:rsidR="00D6560A">
          <w:t xml:space="preserve"> </w:t>
        </w:r>
      </w:ins>
      <w:ins w:id="7152" w:author="Rev 8 Allen Wirfs-Brock" w:date="2012-05-10T18:17:00Z">
        <w:r w:rsidRPr="00120381">
          <w:rPr>
            <w:rFonts w:ascii="Arial" w:hAnsi="Arial" w:cs="Arial"/>
            <w:b/>
            <w:i w:val="0"/>
          </w:rPr>
          <w:t xml:space="preserve">:  </w:t>
        </w:r>
        <w:r>
          <w:t>NullLiteral</w:t>
        </w:r>
        <w:r w:rsidRPr="004D1BD1">
          <w:t xml:space="preserve"> </w:t>
        </w:r>
      </w:ins>
    </w:p>
    <w:p w14:paraId="7C8E82B3" w14:textId="77777777" w:rsidR="004B1323" w:rsidRPr="00E77497" w:rsidRDefault="004B1323" w:rsidP="004B1323">
      <w:pPr>
        <w:pStyle w:val="Alg4"/>
        <w:numPr>
          <w:ilvl w:val="0"/>
          <w:numId w:val="818"/>
        </w:numPr>
        <w:spacing w:after="220"/>
        <w:contextualSpacing/>
        <w:rPr>
          <w:ins w:id="7153" w:author="Rev 8 Allen Wirfs-Brock" w:date="2012-05-10T18:17:00Z"/>
        </w:rPr>
      </w:pPr>
      <w:ins w:id="7154" w:author="Rev 8 Allen Wirfs-Brock" w:date="2012-05-10T18:17:00Z">
        <w:r w:rsidRPr="00E77497">
          <w:t xml:space="preserve">Return </w:t>
        </w:r>
      </w:ins>
      <w:ins w:id="7155" w:author="Rev 8 Allen Wirfs-Brock" w:date="2012-05-10T18:18:00Z">
        <w:r w:rsidRPr="004B1323">
          <w:rPr>
            <w:b/>
          </w:rPr>
          <w:t>null</w:t>
        </w:r>
      </w:ins>
      <w:ins w:id="7156" w:author="Rev 8 Allen Wirfs-Brock" w:date="2012-05-10T18:17:00Z">
        <w:r w:rsidRPr="00E77497">
          <w:t>.</w:t>
        </w:r>
      </w:ins>
    </w:p>
    <w:p w14:paraId="023910FB" w14:textId="77777777" w:rsidR="00D6560A" w:rsidRPr="004D1BD1" w:rsidRDefault="00D6560A" w:rsidP="00D6560A">
      <w:pPr>
        <w:pStyle w:val="SyntaxRule"/>
        <w:spacing w:after="240"/>
        <w:rPr>
          <w:ins w:id="7157" w:author="Rev 8 Allen Wirfs-Brock" w:date="2012-05-10T18:21:00Z"/>
        </w:rPr>
      </w:pPr>
      <w:ins w:id="7158" w:author="Rev 8 Allen Wirfs-Brock" w:date="2012-05-10T18:21:00Z">
        <w:r>
          <w:t xml:space="preserve">ValueLiteral </w:t>
        </w:r>
      </w:ins>
      <w:ins w:id="7159" w:author="Rev 8 Allen Wirfs-Brock" w:date="2012-05-10T18:30:00Z">
        <w:r>
          <w:t xml:space="preserve"> </w:t>
        </w:r>
      </w:ins>
      <w:ins w:id="7160" w:author="Rev 8 Allen Wirfs-Brock" w:date="2012-05-10T18:21:00Z">
        <w:r w:rsidRPr="00120381">
          <w:rPr>
            <w:rFonts w:ascii="Arial" w:hAnsi="Arial" w:cs="Arial"/>
            <w:b/>
            <w:i w:val="0"/>
          </w:rPr>
          <w:t xml:space="preserve">:  </w:t>
        </w:r>
        <w:r>
          <w:t>BooleanLiteral</w:t>
        </w:r>
        <w:r w:rsidRPr="004D1BD1">
          <w:t xml:space="preserve"> </w:t>
        </w:r>
      </w:ins>
    </w:p>
    <w:p w14:paraId="624D1BB6" w14:textId="77777777" w:rsidR="00D6560A" w:rsidRDefault="00D6560A" w:rsidP="00D6560A">
      <w:pPr>
        <w:pStyle w:val="Alg4"/>
        <w:numPr>
          <w:ilvl w:val="0"/>
          <w:numId w:val="820"/>
        </w:numPr>
        <w:spacing w:after="220"/>
        <w:contextualSpacing/>
        <w:rPr>
          <w:ins w:id="7161" w:author="Rev 8 Allen Wirfs-Brock" w:date="2012-05-10T18:25:00Z"/>
        </w:rPr>
      </w:pPr>
      <w:ins w:id="7162" w:author="Rev 8 Allen Wirfs-Brock" w:date="2012-05-10T18:25:00Z">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ins>
    </w:p>
    <w:p w14:paraId="432D0D9B" w14:textId="77777777" w:rsidR="00D6560A" w:rsidRPr="00D6560A" w:rsidRDefault="00D6560A" w:rsidP="00D6560A">
      <w:pPr>
        <w:pStyle w:val="Alg4"/>
        <w:numPr>
          <w:ilvl w:val="0"/>
          <w:numId w:val="820"/>
        </w:numPr>
        <w:spacing w:after="220"/>
        <w:contextualSpacing/>
        <w:rPr>
          <w:ins w:id="7163" w:author="Rev 8 Allen Wirfs-Brock" w:date="2012-05-10T18:21:00Z"/>
        </w:rPr>
      </w:pPr>
      <w:ins w:id="7164" w:author="Rev 8 Allen Wirfs-Brock" w:date="2012-05-10T18:24:00Z">
        <w:r>
          <w:t xml:space="preserve">Return </w:t>
        </w:r>
        <w:r w:rsidRPr="00D6560A">
          <w:rPr>
            <w:b/>
          </w:rPr>
          <w:t>true</w:t>
        </w:r>
        <w:r>
          <w:t xml:space="preserve"> i</w:t>
        </w:r>
      </w:ins>
      <w:ins w:id="7165" w:author="Rev 8 Allen Wirfs-Brock" w:date="2012-05-10T18:23:00Z">
        <w:r>
          <w:t>f</w:t>
        </w:r>
      </w:ins>
      <w:ins w:id="7166" w:author="Rev 8 Allen Wirfs-Brock" w:date="2012-05-10T18:21:00Z">
        <w:r>
          <w:t xml:space="preserve"> </w:t>
        </w:r>
      </w:ins>
      <w:ins w:id="7167" w:author="Rev 8 Allen Wirfs-Brock" w:date="2012-05-10T18:23:00Z">
        <w:r>
          <w:rPr>
            <w:i/>
          </w:rPr>
          <w:t>Boolean</w:t>
        </w:r>
      </w:ins>
      <w:ins w:id="7168" w:author="Rev 8 Allen Wirfs-Brock" w:date="2012-05-10T18:21:00Z">
        <w:r>
          <w:rPr>
            <w:i/>
          </w:rPr>
          <w:t>Literal</w:t>
        </w:r>
      </w:ins>
      <w:ins w:id="7169" w:author="Rev 8 Allen Wirfs-Brock" w:date="2012-05-10T18:23:00Z">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ins>
    </w:p>
    <w:p w14:paraId="326FC0C9" w14:textId="77777777" w:rsidR="00D6560A" w:rsidRPr="004D1BD1" w:rsidRDefault="00D6560A" w:rsidP="00D6560A">
      <w:pPr>
        <w:pStyle w:val="SyntaxRule"/>
        <w:spacing w:after="240"/>
        <w:rPr>
          <w:ins w:id="7170" w:author="Rev 8 Allen Wirfs-Brock" w:date="2012-05-10T18:26:00Z"/>
        </w:rPr>
      </w:pPr>
      <w:ins w:id="7171" w:author="Rev 8 Allen Wirfs-Brock" w:date="2012-05-10T18:26:00Z">
        <w:r>
          <w:t>ValueLiteral</w:t>
        </w:r>
      </w:ins>
      <w:ins w:id="7172" w:author="Rev 8 Allen Wirfs-Brock" w:date="2012-05-10T18:29:00Z">
        <w:r>
          <w:t xml:space="preserve"> </w:t>
        </w:r>
      </w:ins>
      <w:ins w:id="7173" w:author="Rev 8 Allen Wirfs-Brock" w:date="2012-05-10T18:30:00Z">
        <w:r>
          <w:t xml:space="preserve"> </w:t>
        </w:r>
      </w:ins>
      <w:ins w:id="7174" w:author="Rev 8 Allen Wirfs-Brock" w:date="2012-05-10T18:26:00Z">
        <w:r w:rsidRPr="00120381">
          <w:rPr>
            <w:rFonts w:ascii="Arial" w:hAnsi="Arial" w:cs="Arial"/>
            <w:b/>
            <w:i w:val="0"/>
          </w:rPr>
          <w:t xml:space="preserve">: </w:t>
        </w:r>
      </w:ins>
      <w:ins w:id="7175" w:author="Rev 8 Allen Wirfs-Brock" w:date="2012-05-10T18:27:00Z">
        <w:r>
          <w:t>Numeric</w:t>
        </w:r>
      </w:ins>
      <w:ins w:id="7176" w:author="Rev 8 Allen Wirfs-Brock" w:date="2012-05-10T18:26:00Z">
        <w:r>
          <w:t>Literal</w:t>
        </w:r>
        <w:r w:rsidRPr="004D1BD1">
          <w:t xml:space="preserve"> </w:t>
        </w:r>
      </w:ins>
    </w:p>
    <w:p w14:paraId="0443B1D2" w14:textId="77777777" w:rsidR="00D6560A" w:rsidRPr="00E77497" w:rsidRDefault="00D6560A" w:rsidP="00D6560A">
      <w:pPr>
        <w:pStyle w:val="Alg4"/>
        <w:numPr>
          <w:ilvl w:val="0"/>
          <w:numId w:val="821"/>
        </w:numPr>
        <w:spacing w:after="220"/>
        <w:contextualSpacing/>
        <w:rPr>
          <w:ins w:id="7177" w:author="Rev 8 Allen Wirfs-Brock" w:date="2012-05-10T18:27:00Z"/>
        </w:rPr>
      </w:pPr>
      <w:ins w:id="7178" w:author="Rev 8 Allen Wirfs-Brock" w:date="2012-05-10T18:27:00Z">
        <w:r w:rsidRPr="00E77497">
          <w:t xml:space="preserve">Return </w:t>
        </w:r>
        <w:r>
          <w:t>the</w:t>
        </w:r>
      </w:ins>
      <w:ins w:id="7179" w:author="Rev 8 Allen Wirfs-Brock" w:date="2012-05-10T18:37:00Z">
        <w:r w:rsidR="00305A10">
          <w:t xml:space="preserve"> number whose value is </w:t>
        </w:r>
      </w:ins>
      <w:ins w:id="7180" w:author="Rev 8 Allen Wirfs-Brock" w:date="2012-05-10T18:27:00Z">
        <w:r>
          <w:t xml:space="preserve"> MV of </w:t>
        </w:r>
        <w:r>
          <w:rPr>
            <w:i/>
          </w:rPr>
          <w:t>Numeric</w:t>
        </w:r>
        <w:r w:rsidRPr="004B1323">
          <w:rPr>
            <w:i/>
          </w:rPr>
          <w:t>Literal</w:t>
        </w:r>
        <w:r>
          <w:t xml:space="preserve"> as defined in 7.8.3</w:t>
        </w:r>
        <w:r w:rsidRPr="00E77497">
          <w:t>.</w:t>
        </w:r>
      </w:ins>
    </w:p>
    <w:p w14:paraId="34096DC0" w14:textId="77777777" w:rsidR="00D6560A" w:rsidRPr="004D1BD1" w:rsidRDefault="00D6560A" w:rsidP="00D6560A">
      <w:pPr>
        <w:pStyle w:val="SyntaxRule"/>
        <w:spacing w:after="240"/>
        <w:rPr>
          <w:ins w:id="7181" w:author="Rev 8 Allen Wirfs-Brock" w:date="2012-05-10T18:28:00Z"/>
        </w:rPr>
      </w:pPr>
      <w:ins w:id="7182" w:author="Rev 8 Allen Wirfs-Brock" w:date="2012-05-10T18:28:00Z">
        <w:r>
          <w:t xml:space="preserve">ValueLiteral </w:t>
        </w:r>
      </w:ins>
      <w:ins w:id="7183" w:author="Rev 8 Allen Wirfs-Brock" w:date="2012-05-10T18:29:00Z">
        <w:r>
          <w:t xml:space="preserve"> </w:t>
        </w:r>
      </w:ins>
      <w:ins w:id="7184" w:author="Rev 8 Allen Wirfs-Brock" w:date="2012-05-10T18:28:00Z">
        <w:r w:rsidRPr="00120381">
          <w:rPr>
            <w:rFonts w:ascii="Arial" w:hAnsi="Arial" w:cs="Arial"/>
            <w:b/>
            <w:i w:val="0"/>
          </w:rPr>
          <w:t xml:space="preserve">:  </w:t>
        </w:r>
        <w:r>
          <w:t>StringLiteral</w:t>
        </w:r>
        <w:r w:rsidRPr="004D1BD1">
          <w:t xml:space="preserve"> </w:t>
        </w:r>
      </w:ins>
    </w:p>
    <w:p w14:paraId="68C43BE2" w14:textId="77777777" w:rsidR="00D6560A" w:rsidRPr="00E77497" w:rsidRDefault="00D6560A" w:rsidP="00D6560A">
      <w:pPr>
        <w:pStyle w:val="Alg4"/>
        <w:numPr>
          <w:ilvl w:val="0"/>
          <w:numId w:val="822"/>
        </w:numPr>
        <w:spacing w:after="220"/>
        <w:contextualSpacing/>
        <w:rPr>
          <w:ins w:id="7185" w:author="Rev 8 Allen Wirfs-Brock" w:date="2012-05-10T18:28:00Z"/>
        </w:rPr>
      </w:pPr>
      <w:ins w:id="7186" w:author="Rev 8 Allen Wirfs-Brock" w:date="2012-05-10T18:28:00Z">
        <w:r w:rsidRPr="00E77497">
          <w:t xml:space="preserve">Return </w:t>
        </w:r>
      </w:ins>
      <w:ins w:id="7187" w:author="Rev 8 Allen Wirfs-Brock" w:date="2012-05-10T18:38:00Z">
        <w:r w:rsidR="00305A10">
          <w:t>the string whose character are the</w:t>
        </w:r>
      </w:ins>
      <w:ins w:id="7188" w:author="Rev 8 Allen Wirfs-Brock" w:date="2012-05-10T18:28:00Z">
        <w:r>
          <w:t xml:space="preserve"> SV of </w:t>
        </w:r>
        <w:r>
          <w:rPr>
            <w:i/>
          </w:rPr>
          <w:t>String</w:t>
        </w:r>
        <w:r w:rsidRPr="004B1323">
          <w:rPr>
            <w:i/>
          </w:rPr>
          <w:t>Literal</w:t>
        </w:r>
        <w:r>
          <w:t xml:space="preserve"> as defined in 7.8.4</w:t>
        </w:r>
        <w:r w:rsidRPr="00E77497">
          <w:t>.</w:t>
        </w:r>
      </w:ins>
    </w:p>
    <w:p w14:paraId="4B3A44D6" w14:textId="77777777" w:rsidR="004C02EF" w:rsidRPr="00E77497" w:rsidRDefault="004C02EF" w:rsidP="004C02EF">
      <w:del w:id="7189" w:author="Rev 8 Allen Wirfs-Brock" w:date="2012-05-10T18:10:00Z">
        <w:r w:rsidRPr="00E77497" w:rsidDel="004B1323">
          <w:delText xml:space="preserve">A </w:delText>
        </w:r>
        <w:r w:rsidRPr="00E77497" w:rsidDel="004B1323">
          <w:rPr>
            <w:rStyle w:val="bnf"/>
          </w:rPr>
          <w:delText>Literal</w:delText>
        </w:r>
        <w:r w:rsidRPr="00E77497" w:rsidDel="004B1323">
          <w:delText xml:space="preserve"> is evaluated as described in 7.8.</w:delText>
        </w:r>
      </w:del>
      <w:bookmarkStart w:id="7190" w:name="_Toc375031166"/>
      <w:bookmarkStart w:id="7191" w:name="_Ref378388036"/>
      <w:bookmarkStart w:id="7192" w:name="_Ref381182904"/>
      <w:bookmarkStart w:id="7193" w:name="_Toc381513680"/>
      <w:bookmarkStart w:id="7194" w:name="_Toc382202825"/>
      <w:bookmarkStart w:id="7195" w:name="_Toc382203045"/>
      <w:bookmarkStart w:id="7196" w:name="_Toc382212202"/>
      <w:bookmarkStart w:id="7197" w:name="_Toc382212441"/>
      <w:bookmarkStart w:id="7198" w:name="_Toc382291547"/>
      <w:bookmarkStart w:id="7199" w:name="_Toc385672186"/>
      <w:bookmarkStart w:id="7200" w:name="_Toc393690281"/>
    </w:p>
    <w:p w14:paraId="156FA9A0" w14:textId="77777777" w:rsidR="004C02EF" w:rsidRPr="00E77497" w:rsidRDefault="004C02EF" w:rsidP="00C623F2">
      <w:pPr>
        <w:pStyle w:val="30"/>
        <w:numPr>
          <w:ilvl w:val="0"/>
          <w:numId w:val="0"/>
        </w:numPr>
      </w:pPr>
      <w:bookmarkStart w:id="7201" w:name="_Toc401117214"/>
      <w:bookmarkStart w:id="7202" w:name="_Toc403317107"/>
      <w:bookmarkStart w:id="7203" w:name="_Toc403362662"/>
      <w:bookmarkStart w:id="7204" w:name="_Ref409270748"/>
      <w:bookmarkStart w:id="7205" w:name="_Ref409320045"/>
      <w:bookmarkStart w:id="7206" w:name="_Toc417706160"/>
      <w:bookmarkStart w:id="7207" w:name="_Toc432237535"/>
      <w:bookmarkStart w:id="7208" w:name="_Toc432984744"/>
      <w:bookmarkStart w:id="7209" w:name="_Ref456010683"/>
      <w:bookmarkStart w:id="7210" w:name="_Ref457437563"/>
      <w:bookmarkStart w:id="7211" w:name="_Ref457437564"/>
      <w:bookmarkStart w:id="7212" w:name="_Ref457437570"/>
      <w:bookmarkStart w:id="7213" w:name="_Ref457707569"/>
      <w:bookmarkStart w:id="7214" w:name="_Ref457792682"/>
      <w:bookmarkStart w:id="7215" w:name="_Ref458333136"/>
      <w:bookmarkStart w:id="7216" w:name="_Toc472818818"/>
      <w:bookmarkStart w:id="7217" w:name="_Toc235503392"/>
      <w:bookmarkStart w:id="7218" w:name="_Toc241509167"/>
      <w:bookmarkStart w:id="7219" w:name="_Toc244416654"/>
      <w:bookmarkStart w:id="7220" w:name="_Toc276631018"/>
      <w:bookmarkStart w:id="7221" w:name="_Toc329528751"/>
      <w:r w:rsidRPr="00E77497">
        <w:t>11.1.4</w:t>
      </w:r>
      <w:r w:rsidRPr="00E77497">
        <w:tab/>
        <w:t xml:space="preserve">Array </w:t>
      </w:r>
      <w:bookmarkEnd w:id="7201"/>
      <w:bookmarkEnd w:id="7202"/>
      <w:bookmarkEnd w:id="7203"/>
      <w:bookmarkEnd w:id="7204"/>
      <w:bookmarkEnd w:id="7205"/>
      <w:r w:rsidRPr="00E77497">
        <w:t>Initialiser</w:t>
      </w:r>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p>
    <w:p w14:paraId="77CB1778" w14:textId="77777777" w:rsidR="00216FAD" w:rsidRPr="003B4312" w:rsidRDefault="00216FAD" w:rsidP="00216FAD">
      <w:pPr>
        <w:pStyle w:val="Syntax"/>
        <w:rPr>
          <w:ins w:id="7222" w:author="Rev 6 Allen Wirfs-Brock" w:date="2012-02-27T09:10:00Z"/>
        </w:rPr>
      </w:pPr>
      <w:ins w:id="7223" w:author="Rev 6 Allen Wirfs-Brock" w:date="2012-02-27T09:10:00Z">
        <w:r w:rsidRPr="004D1BD1">
          <w:t>Syntax</w:t>
        </w:r>
      </w:ins>
    </w:p>
    <w:p w14:paraId="45504736" w14:textId="77777777" w:rsidR="00216FAD" w:rsidRPr="008B7F6F" w:rsidDel="00D969B2" w:rsidRDefault="00216FAD" w:rsidP="00216FAD">
      <w:pPr>
        <w:pStyle w:val="SyntaxRule"/>
        <w:rPr>
          <w:ins w:id="7224" w:author="Rev 6 Allen Wirfs-Brock" w:date="2012-02-27T09:10:00Z"/>
          <w:del w:id="7225" w:author="Rev 8 Allen Wirfs-Brock" w:date="2012-05-24T18:42:00Z"/>
        </w:rPr>
      </w:pPr>
      <w:ins w:id="7226" w:author="Rev 6 Allen Wirfs-Brock" w:date="2012-02-27T09:10:00Z">
        <w:del w:id="7227" w:author="Rev 8 Allen Wirfs-Brock" w:date="2012-05-24T18:42:00Z">
          <w:r w:rsidRPr="003B4312" w:rsidDel="00D969B2">
            <w:delText>SealedArray</w:delText>
          </w:r>
          <w:r w:rsidDel="00D969B2">
            <w:delText>Initialiser</w:delText>
          </w:r>
          <w:r w:rsidRPr="003B4312" w:rsidDel="00D969B2">
            <w:delText xml:space="preserve"> </w:delText>
          </w:r>
          <w:r w:rsidRPr="003B4312" w:rsidDel="00D969B2">
            <w:rPr>
              <w:rFonts w:ascii="Arial" w:hAnsi="Arial" w:cs="Arial"/>
              <w:b/>
              <w:i w:val="0"/>
            </w:rPr>
            <w:delText>:</w:delText>
          </w:r>
        </w:del>
      </w:ins>
    </w:p>
    <w:p w14:paraId="33C8BCC2" w14:textId="77777777" w:rsidR="00216FAD" w:rsidRPr="009C202C" w:rsidDel="00D969B2" w:rsidRDefault="00216FAD" w:rsidP="00216FAD">
      <w:pPr>
        <w:pStyle w:val="SyntaxDefinition"/>
        <w:rPr>
          <w:ins w:id="7228" w:author="Rev 6 Allen Wirfs-Brock" w:date="2012-02-27T09:10:00Z"/>
          <w:del w:id="7229" w:author="Rev 8 Allen Wirfs-Brock" w:date="2012-05-24T18:42:00Z"/>
        </w:rPr>
      </w:pPr>
      <w:ins w:id="7230" w:author="Rev 6 Allen Wirfs-Brock" w:date="2012-02-27T09:10:00Z">
        <w:del w:id="7231" w:author="Rev 8 Allen Wirfs-Brock" w:date="2012-05-24T18:42:00Z">
          <w:r w:rsidRPr="006B6D0A" w:rsidDel="00D969B2">
            <w:delText>Array</w:delText>
          </w:r>
          <w:r w:rsidDel="00D969B2">
            <w:delText>Initialiser</w:delText>
          </w:r>
          <w:r w:rsidRPr="006B6D0A" w:rsidDel="00D969B2">
            <w:rPr>
              <w:rFonts w:ascii="Courier New" w:hAnsi="Courier New"/>
              <w:b/>
              <w:i w:val="0"/>
            </w:rPr>
            <w:br/>
            <w:delText>#</w:delText>
          </w:r>
          <w:r w:rsidRPr="00E65A34" w:rsidDel="00D969B2">
            <w:rPr>
              <w:rFonts w:ascii="Courier New" w:hAnsi="Courier New"/>
              <w:b/>
              <w:i w:val="0"/>
            </w:rPr>
            <w:delText xml:space="preserve"> </w:delText>
          </w:r>
        </w:del>
      </w:ins>
      <w:ins w:id="7232" w:author="Rev 6 Allen Wirfs-Brock" w:date="2012-02-27T09:11:00Z">
        <w:del w:id="7233" w:author="Rev 8 Allen Wirfs-Brock" w:date="2012-05-24T18:42:00Z">
          <w:r w:rsidR="00384924" w:rsidRPr="006B6D0A" w:rsidDel="00D969B2">
            <w:delText>Array</w:delText>
          </w:r>
          <w:r w:rsidR="00384924" w:rsidDel="00D969B2">
            <w:delText>Initialiser</w:delText>
          </w:r>
        </w:del>
      </w:ins>
    </w:p>
    <w:p w14:paraId="36FE25A9" w14:textId="77777777" w:rsidR="00384924" w:rsidRPr="008B7F6F" w:rsidRDefault="00384924" w:rsidP="00384924">
      <w:pPr>
        <w:pStyle w:val="SyntaxRule"/>
        <w:rPr>
          <w:ins w:id="7234" w:author="Rev 6 Allen Wirfs-Brock" w:date="2012-02-27T09:11:00Z"/>
        </w:rPr>
      </w:pPr>
      <w:ins w:id="7235" w:author="Rev 6 Allen Wirfs-Brock" w:date="2012-02-27T09:11:00Z">
        <w:r w:rsidRPr="003B4312">
          <w:t>Array</w:t>
        </w:r>
        <w:r>
          <w:t>Initialiser</w:t>
        </w:r>
        <w:r w:rsidRPr="003B4312">
          <w:t xml:space="preserve"> </w:t>
        </w:r>
        <w:r w:rsidRPr="003B4312">
          <w:rPr>
            <w:rFonts w:ascii="Arial" w:hAnsi="Arial" w:cs="Arial"/>
            <w:b/>
            <w:i w:val="0"/>
          </w:rPr>
          <w:t>:</w:t>
        </w:r>
      </w:ins>
    </w:p>
    <w:p w14:paraId="4EF78D4D" w14:textId="77777777" w:rsidR="00384924" w:rsidRPr="009C202C" w:rsidRDefault="00384924" w:rsidP="00384924">
      <w:pPr>
        <w:pStyle w:val="SyntaxDefinition"/>
        <w:rPr>
          <w:ins w:id="7236" w:author="Rev 6 Allen Wirfs-Brock" w:date="2012-02-27T09:11:00Z"/>
        </w:rPr>
      </w:pPr>
      <w:ins w:id="7237" w:author="Rev 6 Allen Wirfs-Brock" w:date="2012-02-27T09:11:00Z">
        <w:r w:rsidRPr="006B6D0A">
          <w:t>Array</w:t>
        </w:r>
      </w:ins>
      <w:ins w:id="7238" w:author="Rev 6 Allen Wirfs-Brock" w:date="2012-02-27T09:12:00Z">
        <w:r>
          <w:t>Literal</w:t>
        </w:r>
      </w:ins>
      <w:ins w:id="7239" w:author="Rev 6 Allen Wirfs-Brock" w:date="2012-02-27T09:11:00Z">
        <w:r w:rsidRPr="006B6D0A">
          <w:rPr>
            <w:rFonts w:ascii="Courier New" w:hAnsi="Courier New"/>
            <w:b/>
            <w:i w:val="0"/>
          </w:rPr>
          <w:br/>
        </w:r>
        <w:r w:rsidRPr="006B6D0A">
          <w:t>Array</w:t>
        </w:r>
      </w:ins>
      <w:ins w:id="7240" w:author="Rev 6 Allen Wirfs-Brock" w:date="2012-02-27T09:12:00Z">
        <w:r>
          <w:t>Comprehension</w:t>
        </w:r>
      </w:ins>
    </w:p>
    <w:p w14:paraId="09F492B3" w14:textId="77777777" w:rsidR="00415961" w:rsidRPr="00E77497" w:rsidRDefault="00415961">
      <w:pPr>
        <w:pStyle w:val="40"/>
        <w:numPr>
          <w:ilvl w:val="0"/>
          <w:numId w:val="0"/>
        </w:numPr>
        <w:rPr>
          <w:ins w:id="7241" w:author="Rev 6 Allen Wirfs-Brock" w:date="2012-02-27T08:59:00Z"/>
        </w:rPr>
        <w:pPrChange w:id="7242" w:author="Rev 6 Allen Wirfs-Brock" w:date="2012-02-27T09:00:00Z">
          <w:pPr>
            <w:pStyle w:val="30"/>
            <w:numPr>
              <w:ilvl w:val="0"/>
              <w:numId w:val="0"/>
            </w:numPr>
          </w:pPr>
        </w:pPrChange>
      </w:pPr>
      <w:ins w:id="7243" w:author="Rev 6 Allen Wirfs-Brock" w:date="2012-02-27T08:59:00Z">
        <w:r w:rsidRPr="00E77497">
          <w:t>11.1.4</w:t>
        </w:r>
      </w:ins>
      <w:ins w:id="7244" w:author="Rev 6 Allen Wirfs-Brock" w:date="2012-02-27T09:00:00Z">
        <w:r>
          <w:t>.1</w:t>
        </w:r>
      </w:ins>
      <w:ins w:id="7245" w:author="Rev 6 Allen Wirfs-Brock" w:date="2012-02-27T08:59:00Z">
        <w:r w:rsidRPr="00E77497">
          <w:tab/>
          <w:t xml:space="preserve">Array </w:t>
        </w:r>
        <w:r>
          <w:t>Literal</w:t>
        </w:r>
      </w:ins>
    </w:p>
    <w:p w14:paraId="06AC9AB2" w14:textId="77777777" w:rsidR="004C02EF" w:rsidRPr="00216FAD" w:rsidRDefault="000260C8" w:rsidP="004C02EF">
      <w:pPr>
        <w:rPr>
          <w:sz w:val="18"/>
        </w:rPr>
      </w:pPr>
      <w:ins w:id="7246" w:author="Rev 4 Allen Wirfs-Brock" w:date="2011-10-15T09:21:00Z">
        <w:r w:rsidRPr="00216FAD">
          <w:rPr>
            <w:sz w:val="18"/>
          </w:rPr>
          <w:t>NOTE</w:t>
        </w:r>
        <w:r w:rsidRPr="00216FAD">
          <w:rPr>
            <w:sz w:val="18"/>
          </w:rPr>
          <w:tab/>
        </w:r>
        <w:r w:rsidRPr="004D1BD1">
          <w:t xml:space="preserve"> </w:t>
        </w:r>
      </w:ins>
      <w:r w:rsidR="004C02EF" w:rsidRPr="00216FAD">
        <w:rPr>
          <w:sz w:val="18"/>
        </w:rPr>
        <w:t xml:space="preserve">An </w:t>
      </w:r>
      <w:del w:id="7247" w:author="Rev 6 Allen Wirfs-Brock" w:date="2012-02-27T09:00:00Z">
        <w:r w:rsidR="004C02EF" w:rsidRPr="00216FAD" w:rsidDel="00415961">
          <w:rPr>
            <w:rFonts w:ascii="Times New Roman" w:hAnsi="Times New Roman"/>
            <w:i/>
            <w:sz w:val="18"/>
          </w:rPr>
          <w:delText>array initialiser</w:delText>
        </w:r>
      </w:del>
      <w:ins w:id="7248" w:author="Rev 6 Allen Wirfs-Brock" w:date="2012-02-27T09:00:00Z">
        <w:r w:rsidR="00415961" w:rsidRPr="00216FAD">
          <w:rPr>
            <w:rFonts w:ascii="Times New Roman" w:hAnsi="Times New Roman"/>
            <w:i/>
            <w:sz w:val="18"/>
          </w:rPr>
          <w:t>ArrayLiteral</w:t>
        </w:r>
      </w:ins>
      <w:r w:rsidR="004C02EF" w:rsidRPr="00216FAD">
        <w:rPr>
          <w:sz w:val="18"/>
        </w:rPr>
        <w:t xml:space="preserve"> is an expression describing the initialisation of an Array object, </w:t>
      </w:r>
      <w:del w:id="7249" w:author="Rev 6 Allen Wirfs-Brock" w:date="2012-02-27T09:08:00Z">
        <w:r w:rsidR="004C02EF" w:rsidRPr="00216FAD" w:rsidDel="00216FAD">
          <w:rPr>
            <w:sz w:val="18"/>
          </w:rPr>
          <w:delText>written in a form of a literal. It is</w:delText>
        </w:r>
      </w:del>
      <w:ins w:id="7250" w:author="Rev 6 Allen Wirfs-Brock" w:date="2012-02-27T09:08:00Z">
        <w:r w:rsidR="00216FAD">
          <w:rPr>
            <w:sz w:val="18"/>
          </w:rPr>
          <w:t>using</w:t>
        </w:r>
      </w:ins>
      <w:r w:rsidR="004C02EF" w:rsidRPr="00216FAD">
        <w:rPr>
          <w:sz w:val="18"/>
        </w:rPr>
        <w:t xml:space="preserve"> a list</w:t>
      </w:r>
      <w:ins w:id="7251" w:author="Rev 6 Allen Wirfs-Brock" w:date="2012-02-27T09:08:00Z">
        <w:r w:rsidR="00216FAD">
          <w:rPr>
            <w:sz w:val="18"/>
          </w:rPr>
          <w:t>,</w:t>
        </w:r>
      </w:ins>
      <w:r w:rsidR="004C02EF" w:rsidRPr="00216FAD">
        <w:rPr>
          <w:sz w:val="18"/>
        </w:rPr>
        <w:t xml:space="preserve"> of zero or more expressions</w:t>
      </w:r>
      <w:del w:id="7252" w:author="Rev 6 Allen Wirfs-Brock" w:date="2012-02-27T09:08:00Z">
        <w:r w:rsidR="004C02EF" w:rsidRPr="00216FAD" w:rsidDel="00216FAD">
          <w:rPr>
            <w:sz w:val="18"/>
          </w:rPr>
          <w:delText>,</w:delText>
        </w:r>
      </w:del>
      <w:r w:rsidR="004C02EF" w:rsidRPr="00216FAD">
        <w:rPr>
          <w:sz w:val="18"/>
        </w:rPr>
        <w:t xml:space="preserve"> each of which represents an array element, enclosed in square brackets. The elements need not be literals; they are evaluated each time the array initialiser is evaluated.</w:t>
      </w:r>
    </w:p>
    <w:p w14:paraId="26B764F3" w14:textId="77777777"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64A8804A" w14:textId="77777777" w:rsidR="004C02EF" w:rsidRPr="003B4312" w:rsidRDefault="004C02EF" w:rsidP="004C02EF">
      <w:pPr>
        <w:pStyle w:val="Syntax"/>
      </w:pPr>
      <w:r w:rsidRPr="004D1BD1">
        <w:t>Syntax</w:t>
      </w:r>
    </w:p>
    <w:p w14:paraId="2F4E71B2" w14:textId="77777777" w:rsidR="004C02EF" w:rsidRPr="00E77497" w:rsidRDefault="004C02EF" w:rsidP="004C02EF">
      <w:pPr>
        <w:pStyle w:val="SyntaxRule"/>
      </w:pPr>
      <w:r w:rsidRPr="00675B74">
        <w:t xml:space="preserve">ArrayLiteral </w:t>
      </w:r>
      <w:r w:rsidRPr="00E77497">
        <w:rPr>
          <w:rFonts w:ascii="Arial" w:hAnsi="Arial" w:cs="Arial"/>
          <w:b/>
          <w:i w:val="0"/>
        </w:rPr>
        <w:t>:</w:t>
      </w:r>
    </w:p>
    <w:p w14:paraId="6F6C9932" w14:textId="77777777"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343E03B5" w14:textId="77777777" w:rsidR="004C02EF" w:rsidRPr="00E77497" w:rsidRDefault="004C02EF" w:rsidP="004C02EF">
      <w:pPr>
        <w:pStyle w:val="SyntaxRule"/>
      </w:pPr>
      <w:r w:rsidRPr="00E77497">
        <w:t xml:space="preserve">ElementList </w:t>
      </w:r>
      <w:r w:rsidRPr="00E77497">
        <w:rPr>
          <w:rFonts w:ascii="Arial" w:hAnsi="Arial" w:cs="Arial"/>
          <w:b/>
          <w:i w:val="0"/>
        </w:rPr>
        <w:t>:</w:t>
      </w:r>
    </w:p>
    <w:p w14:paraId="4A210A00" w14:textId="77777777" w:rsidR="004C02EF" w:rsidRPr="00E77497" w:rsidRDefault="004C02EF" w:rsidP="004C02EF">
      <w:pPr>
        <w:pStyle w:val="SyntaxDefinition"/>
        <w:rPr>
          <w:ins w:id="7253" w:author="Allen Wirfs-Brock" w:date="2011-07-04T19:54:00Z"/>
        </w:rPr>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7254" w:author="Allen Wirfs-Brock" w:date="2011-07-04T20:12:00Z">
        <w:r w:rsidR="00981263" w:rsidRPr="00E77497">
          <w:br/>
        </w:r>
      </w:ins>
      <w:ins w:id="7255" w:author="Allen Wirfs-Brock" w:date="2011-07-04T20:13:00Z">
        <w:r w:rsidR="00981263" w:rsidRPr="00E77497">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81263" w:rsidRPr="00E77497">
          <w:rPr>
            <w:rFonts w:ascii="Courier New" w:hAnsi="Courier New" w:cs="Courier New"/>
            <w:b/>
            <w:i w:val="0"/>
          </w:rPr>
          <w:t xml:space="preserve">… </w:t>
        </w:r>
        <w:r w:rsidR="00981263" w:rsidRPr="00E77497">
          <w:t>AssignmentExpression</w:t>
        </w:r>
      </w:ins>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7256" w:author="Allen Wirfs-Brock" w:date="2011-07-04T20:13:00Z">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ins>
      <w:ins w:id="7257" w:author="Rev 5 Allen Wirfs-Brock" w:date="2012-01-04T12:34:00Z">
        <w:r w:rsidR="00A80BCD">
          <w:t>SpreadElement</w:t>
        </w:r>
      </w:ins>
      <w:ins w:id="7258" w:author="Allen Wirfs-Brock" w:date="2011-07-04T20:13:00Z">
        <w:del w:id="7259" w:author="Rev 5 Allen Wirfs-Brock" w:date="2012-01-04T12:34:00Z">
          <w:r w:rsidR="00981263" w:rsidRPr="00E77497" w:rsidDel="00A80BCD">
            <w:rPr>
              <w:rFonts w:ascii="Courier New" w:hAnsi="Courier New" w:cs="Courier New"/>
              <w:b/>
              <w:i w:val="0"/>
            </w:rPr>
            <w:delText xml:space="preserve">… </w:delText>
          </w:r>
          <w:r w:rsidR="00981263" w:rsidRPr="00E77497" w:rsidDel="00A80BCD">
            <w:delText>AssignmentExpression</w:delText>
          </w:r>
        </w:del>
      </w:ins>
    </w:p>
    <w:p w14:paraId="70897445" w14:textId="77777777" w:rsidR="004C02EF" w:rsidRPr="00E77497" w:rsidRDefault="004C02EF" w:rsidP="004C02EF">
      <w:pPr>
        <w:pStyle w:val="SyntaxRule"/>
      </w:pPr>
      <w:r w:rsidRPr="00E77497">
        <w:t>Elision</w:t>
      </w:r>
      <w:r w:rsidRPr="00E77497">
        <w:rPr>
          <w:rFonts w:ascii="Arial" w:hAnsi="Arial" w:cs="Arial"/>
          <w:b/>
          <w:i w:val="0"/>
        </w:rPr>
        <w:t xml:space="preserve"> :</w:t>
      </w:r>
    </w:p>
    <w:p w14:paraId="643E65D6" w14:textId="77777777"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48D5BCCD" w14:textId="77777777" w:rsidR="00E350EC" w:rsidRPr="00E77497" w:rsidRDefault="00E350EC" w:rsidP="00E350EC">
      <w:pPr>
        <w:pStyle w:val="SyntaxRule"/>
        <w:rPr>
          <w:ins w:id="7260" w:author="Rev 5 Allen Wirfs-Brock" w:date="2012-01-04T12:33:00Z"/>
        </w:rPr>
      </w:pPr>
      <w:ins w:id="7261" w:author="Rev 5 Allen Wirfs-Brock" w:date="2012-01-04T12:33:00Z">
        <w:r>
          <w:t>SpreadElement</w:t>
        </w:r>
        <w:r w:rsidRPr="00E77497">
          <w:t xml:space="preserve"> </w:t>
        </w:r>
        <w:r w:rsidRPr="00E77497">
          <w:rPr>
            <w:rFonts w:ascii="Arial" w:hAnsi="Arial" w:cs="Arial"/>
            <w:b/>
            <w:i w:val="0"/>
          </w:rPr>
          <w:t>:</w:t>
        </w:r>
      </w:ins>
    </w:p>
    <w:p w14:paraId="4AB8DA31" w14:textId="77777777" w:rsidR="00E350EC" w:rsidRPr="00E77497" w:rsidRDefault="00E350EC" w:rsidP="00E350EC">
      <w:pPr>
        <w:pStyle w:val="SyntaxDefinition"/>
        <w:rPr>
          <w:ins w:id="7262" w:author="Rev 5 Allen Wirfs-Brock" w:date="2012-01-04T12:33:00Z"/>
        </w:rPr>
      </w:pPr>
      <w:ins w:id="7263" w:author="Rev 5 Allen Wirfs-Brock" w:date="2012-01-04T12:33:00Z">
        <w:r w:rsidRPr="00E77497">
          <w:rPr>
            <w:rFonts w:ascii="Courier New" w:hAnsi="Courier New" w:cs="Courier New"/>
            <w:b/>
            <w:i w:val="0"/>
          </w:rPr>
          <w:t xml:space="preserve">… </w:t>
        </w:r>
        <w:r w:rsidRPr="00E77497">
          <w:t>AssignmentExpression</w:t>
        </w:r>
      </w:ins>
    </w:p>
    <w:p w14:paraId="30975BD9" w14:textId="77777777" w:rsidR="00622186" w:rsidRPr="008B7F6F" w:rsidDel="00AE5554" w:rsidRDefault="00622186" w:rsidP="00622186">
      <w:pPr>
        <w:pStyle w:val="SyntaxRule"/>
        <w:rPr>
          <w:ins w:id="7264" w:author="Rev 6 Allen Wirfs-Brock" w:date="2012-02-26T17:31:00Z"/>
          <w:del w:id="7265" w:author="Rev 7 Allen Wirfs-Brock" w:date="2012-04-12T17:34:00Z"/>
        </w:rPr>
      </w:pPr>
      <w:ins w:id="7266" w:author="Rev 6 Allen Wirfs-Brock" w:date="2012-02-26T17:31:00Z">
        <w:del w:id="7267" w:author="Rev 7 Allen Wirfs-Brock" w:date="2012-04-12T17:34:00Z">
          <w:r w:rsidDel="00AE5554">
            <w:delText>ArrayComprehension</w:delText>
          </w:r>
          <w:r w:rsidRPr="003B4312" w:rsidDel="00AE5554">
            <w:delText xml:space="preserve"> </w:delText>
          </w:r>
          <w:r w:rsidRPr="003B4312" w:rsidDel="00AE5554">
            <w:rPr>
              <w:rFonts w:ascii="Arial" w:hAnsi="Arial" w:cs="Arial"/>
              <w:b/>
              <w:i w:val="0"/>
            </w:rPr>
            <w:delText>:</w:delText>
          </w:r>
        </w:del>
      </w:ins>
    </w:p>
    <w:p w14:paraId="39AB69B3" w14:textId="77777777" w:rsidR="00622186" w:rsidRPr="009C202C" w:rsidDel="00AE5554" w:rsidRDefault="00622186" w:rsidP="00622186">
      <w:pPr>
        <w:pStyle w:val="SyntaxDefinition"/>
        <w:rPr>
          <w:ins w:id="7268" w:author="Rev 6 Allen Wirfs-Brock" w:date="2012-02-26T17:31:00Z"/>
          <w:del w:id="7269" w:author="Rev 7 Allen Wirfs-Brock" w:date="2012-04-12T17:34:00Z"/>
        </w:rPr>
      </w:pPr>
      <w:ins w:id="7270" w:author="Rev 6 Allen Wirfs-Brock" w:date="2012-02-26T17:35:00Z">
        <w:del w:id="7271" w:author="Rev 7 Allen Wirfs-Brock" w:date="2012-04-12T17:34:00Z">
          <w:r w:rsidDel="00AE5554">
            <w:delText>Expression</w:delText>
          </w:r>
          <w:r w:rsidRPr="00AC3AEA" w:rsidDel="00AE5554">
            <w:rPr>
              <w:rFonts w:ascii="Courier New" w:hAnsi="Courier New" w:cs="Courier New"/>
            </w:rPr>
            <w:delText xml:space="preserve"> </w:delText>
          </w:r>
        </w:del>
      </w:ins>
      <w:ins w:id="7272" w:author="Rev 6 Allen Wirfs-Brock" w:date="2012-02-26T17:34:00Z">
        <w:del w:id="7273" w:author="Rev 7 Allen Wirfs-Brock" w:date="2012-04-12T17:34:00Z">
          <w:r w:rsidDel="00AE5554">
            <w:delText>Comprehension</w:delText>
          </w:r>
        </w:del>
      </w:ins>
      <w:ins w:id="7274" w:author="Rev 6 Allen Wirfs-Brock" w:date="2012-02-26T17:35:00Z">
        <w:del w:id="7275" w:author="Rev 7 Allen Wirfs-Brock" w:date="2012-04-12T17:34:00Z">
          <w:r w:rsidDel="00AE5554">
            <w:delText>ForList</w:delText>
          </w:r>
        </w:del>
      </w:ins>
      <w:ins w:id="7276" w:author="Rev 6 Allen Wirfs-Brock" w:date="2012-02-26T17:31:00Z">
        <w:del w:id="7277" w:author="Rev 7 Allen Wirfs-Brock" w:date="2012-04-12T17:34:00Z">
          <w:r w:rsidRPr="006B6D0A" w:rsidDel="00AE5554">
            <w:rPr>
              <w:rFonts w:ascii="Courier New" w:hAnsi="Courier New"/>
              <w:b/>
              <w:i w:val="0"/>
            </w:rPr>
            <w:br/>
          </w:r>
        </w:del>
      </w:ins>
      <w:ins w:id="7278" w:author="Rev 6 Allen Wirfs-Brock" w:date="2012-02-26T17:36:00Z">
        <w:del w:id="7279" w:author="Rev 7 Allen Wirfs-Brock" w:date="2012-04-12T17:34:00Z">
          <w:r w:rsidDel="00AE5554">
            <w:delText>Expression</w:delText>
          </w:r>
          <w:r w:rsidRPr="00AC3AEA" w:rsidDel="00AE5554">
            <w:rPr>
              <w:rFonts w:ascii="Courier New" w:hAnsi="Courier New" w:cs="Courier New"/>
              <w:i w:val="0"/>
            </w:rPr>
            <w:delText xml:space="preserve"> </w:delText>
          </w:r>
          <w:r w:rsidDel="00AE5554">
            <w:delText>ComprehensionForList</w:delText>
          </w:r>
        </w:del>
      </w:ins>
      <w:ins w:id="7280" w:author="Rev 6 Allen Wirfs-Brock" w:date="2012-02-26T17:38:00Z">
        <w:del w:id="7281" w:author="Rev 7 Allen Wirfs-Brock" w:date="2012-04-12T17:34:00Z">
          <w:r w:rsidR="00AC3AEA" w:rsidDel="00AE5554">
            <w:delText xml:space="preserve"> </w:delText>
          </w:r>
        </w:del>
      </w:ins>
      <w:ins w:id="7282" w:author="Rev 6 Allen Wirfs-Brock" w:date="2012-02-26T17:36:00Z">
        <w:del w:id="7283"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if (</w:delText>
          </w:r>
          <w:r w:rsidDel="00AE5554">
            <w:delText xml:space="preserve"> Expression </w:delText>
          </w:r>
          <w:r w:rsidRPr="00AC3AEA" w:rsidDel="00AE5554">
            <w:rPr>
              <w:rFonts w:ascii="Courier New" w:hAnsi="Courier New" w:cs="Courier New"/>
              <w:b/>
              <w:i w:val="0"/>
            </w:rPr>
            <w:delText>)</w:delText>
          </w:r>
        </w:del>
      </w:ins>
    </w:p>
    <w:p w14:paraId="0002D804" w14:textId="77777777" w:rsidR="00AC3AEA" w:rsidRPr="008B7F6F" w:rsidDel="00AE5554" w:rsidRDefault="00AC3AEA" w:rsidP="00AC3AEA">
      <w:pPr>
        <w:pStyle w:val="SyntaxRule"/>
        <w:rPr>
          <w:ins w:id="7284" w:author="Rev 6 Allen Wirfs-Brock" w:date="2012-02-26T17:39:00Z"/>
          <w:del w:id="7285" w:author="Rev 7 Allen Wirfs-Brock" w:date="2012-04-12T17:34:00Z"/>
        </w:rPr>
      </w:pPr>
      <w:ins w:id="7286" w:author="Rev 6 Allen Wirfs-Brock" w:date="2012-02-26T17:39:00Z">
        <w:del w:id="7287" w:author="Rev 7 Allen Wirfs-Brock" w:date="2012-04-12T17:34:00Z">
          <w:r w:rsidDel="00AE5554">
            <w:delText>ComprehensionForList</w:delText>
          </w:r>
          <w:r w:rsidRPr="003B4312" w:rsidDel="00AE5554">
            <w:delText xml:space="preserve"> </w:delText>
          </w:r>
          <w:r w:rsidRPr="003B4312" w:rsidDel="00AE5554">
            <w:rPr>
              <w:rFonts w:ascii="Arial" w:hAnsi="Arial" w:cs="Arial"/>
              <w:b/>
              <w:i w:val="0"/>
            </w:rPr>
            <w:delText>:</w:delText>
          </w:r>
        </w:del>
      </w:ins>
    </w:p>
    <w:p w14:paraId="0825B8B8" w14:textId="77777777" w:rsidR="00AC3AEA" w:rsidRPr="009C202C" w:rsidDel="00AE5554" w:rsidRDefault="00AC3AEA" w:rsidP="00AC3AEA">
      <w:pPr>
        <w:pStyle w:val="SyntaxDefinition"/>
        <w:rPr>
          <w:ins w:id="7288" w:author="Rev 6 Allen Wirfs-Brock" w:date="2012-02-26T17:39:00Z"/>
          <w:del w:id="7289" w:author="Rev 7 Allen Wirfs-Brock" w:date="2012-04-12T17:34:00Z"/>
        </w:rPr>
      </w:pPr>
      <w:ins w:id="7290" w:author="Rev 6 Allen Wirfs-Brock" w:date="2012-02-26T17:39:00Z">
        <w:del w:id="7291" w:author="Rev 7 Allen Wirfs-Brock" w:date="2012-04-12T17:34:00Z">
          <w:r w:rsidDel="00AE5554">
            <w:delText>ComprehensionFor</w:delText>
          </w:r>
          <w:r w:rsidRPr="006B6D0A" w:rsidDel="00AE5554">
            <w:rPr>
              <w:rFonts w:ascii="Courier New" w:hAnsi="Courier New"/>
              <w:b/>
              <w:i w:val="0"/>
            </w:rPr>
            <w:br/>
          </w:r>
          <w:r w:rsidDel="00AE5554">
            <w:delText xml:space="preserve">ComprehensionForList </w:delText>
          </w:r>
          <w:r w:rsidRPr="00AC3AEA" w:rsidDel="00AE5554">
            <w:rPr>
              <w:rFonts w:ascii="Courier New" w:hAnsi="Courier New" w:cs="Courier New"/>
              <w:i w:val="0"/>
            </w:rPr>
            <w:delText xml:space="preserve"> </w:delText>
          </w:r>
        </w:del>
      </w:ins>
      <w:ins w:id="7292" w:author="Rev 6 Allen Wirfs-Brock" w:date="2012-02-26T17:42:00Z">
        <w:del w:id="7293" w:author="Rev 7 Allen Wirfs-Brock" w:date="2012-04-12T17:34:00Z">
          <w:r w:rsidDel="00AE5554">
            <w:delText>ComprehensionFor</w:delText>
          </w:r>
        </w:del>
      </w:ins>
    </w:p>
    <w:p w14:paraId="2A2C2537" w14:textId="77777777" w:rsidR="00AC3AEA" w:rsidRPr="008B7F6F" w:rsidDel="00AE5554" w:rsidRDefault="00AC3AEA" w:rsidP="00AC3AEA">
      <w:pPr>
        <w:pStyle w:val="SyntaxRule"/>
        <w:rPr>
          <w:ins w:id="7294" w:author="Rev 6 Allen Wirfs-Brock" w:date="2012-02-26T17:42:00Z"/>
          <w:del w:id="7295" w:author="Rev 7 Allen Wirfs-Brock" w:date="2012-04-12T17:34:00Z"/>
        </w:rPr>
      </w:pPr>
      <w:ins w:id="7296" w:author="Rev 6 Allen Wirfs-Brock" w:date="2012-02-26T17:42:00Z">
        <w:del w:id="7297" w:author="Rev 7 Allen Wirfs-Brock" w:date="2012-04-12T17:34:00Z">
          <w:r w:rsidDel="00AE5554">
            <w:delText>ComprehensionFor</w:delText>
          </w:r>
          <w:r w:rsidRPr="003B4312" w:rsidDel="00AE5554">
            <w:delText xml:space="preserve"> </w:delText>
          </w:r>
          <w:r w:rsidRPr="003B4312" w:rsidDel="00AE5554">
            <w:rPr>
              <w:rFonts w:ascii="Arial" w:hAnsi="Arial" w:cs="Arial"/>
              <w:b/>
              <w:i w:val="0"/>
            </w:rPr>
            <w:delText>:</w:delText>
          </w:r>
        </w:del>
      </w:ins>
    </w:p>
    <w:p w14:paraId="7A9C8365" w14:textId="77777777" w:rsidR="00AC3AEA" w:rsidRPr="009C202C" w:rsidDel="00AE5554" w:rsidRDefault="00AC3AEA" w:rsidP="00AC3AEA">
      <w:pPr>
        <w:pStyle w:val="SyntaxDefinition"/>
        <w:rPr>
          <w:ins w:id="7298" w:author="Rev 6 Allen Wirfs-Brock" w:date="2012-02-26T17:42:00Z"/>
          <w:del w:id="7299" w:author="Rev 7 Allen Wirfs-Brock" w:date="2012-04-12T17:34:00Z"/>
        </w:rPr>
      </w:pPr>
      <w:ins w:id="7300" w:author="Rev 6 Allen Wirfs-Brock" w:date="2012-02-26T17:43:00Z">
        <w:del w:id="7301" w:author="Rev 7 Allen Wirfs-Brock" w:date="2012-04-12T17:34:00Z">
          <w:r w:rsidDel="00AE5554">
            <w:rPr>
              <w:rFonts w:ascii="Courier New" w:hAnsi="Courier New" w:cs="Courier New"/>
              <w:b/>
              <w:i w:val="0"/>
            </w:rPr>
            <w:delText>for</w:delText>
          </w:r>
          <w:r w:rsidRPr="00AC3AEA" w:rsidDel="00AE5554">
            <w:rPr>
              <w:rFonts w:ascii="Courier New" w:hAnsi="Courier New" w:cs="Courier New"/>
              <w:b/>
              <w:i w:val="0"/>
            </w:rPr>
            <w:delText xml:space="preserve"> (</w:delText>
          </w:r>
          <w:r w:rsidDel="00AE5554">
            <w:delText xml:space="preserve"> </w:delText>
          </w:r>
        </w:del>
      </w:ins>
      <w:ins w:id="7302" w:author="Rev 6 Allen Wirfs-Brock" w:date="2012-02-26T17:45:00Z">
        <w:del w:id="7303" w:author="Rev 7 Allen Wirfs-Brock" w:date="2012-04-12T17:34:00Z">
          <w:r w:rsidDel="00AE5554">
            <w:delText>LeftHandSideExpression</w:delText>
          </w:r>
        </w:del>
      </w:ins>
      <w:ins w:id="7304" w:author="Rev 6 Allen Wirfs-Brock" w:date="2012-02-26T17:42:00Z">
        <w:del w:id="7305" w:author="Rev 7 Allen Wirfs-Brock" w:date="2012-04-12T17:34:00Z">
          <w:r w:rsidRPr="00451D9D" w:rsidDel="00AE5554">
            <w:rPr>
              <w:rFonts w:ascii="Courier New" w:hAnsi="Courier New" w:cs="Courier New"/>
              <w:i w:val="0"/>
            </w:rPr>
            <w:delText xml:space="preserve"> </w:delText>
          </w:r>
        </w:del>
      </w:ins>
      <w:ins w:id="7306" w:author="Rev 6 Allen Wirfs-Brock" w:date="2012-02-26T17:45:00Z">
        <w:del w:id="7307" w:author="Rev 7 Allen Wirfs-Brock" w:date="2012-04-12T17:34:00Z">
          <w:r w:rsidDel="00AE5554">
            <w:rPr>
              <w:rFonts w:ascii="Courier New" w:hAnsi="Courier New" w:cs="Courier New"/>
              <w:b/>
              <w:i w:val="0"/>
            </w:rPr>
            <w:delText>of</w:delText>
          </w:r>
          <w:r w:rsidRPr="00AC3AEA" w:rsidDel="00AE5554">
            <w:rPr>
              <w:rFonts w:ascii="Courier New" w:hAnsi="Courier New" w:cs="Courier New"/>
              <w:b/>
              <w:i w:val="0"/>
            </w:rPr>
            <w:delText xml:space="preserve"> </w:delText>
          </w:r>
          <w:r w:rsidDel="00AE5554">
            <w:delText>Expression</w:delText>
          </w:r>
        </w:del>
      </w:ins>
      <w:ins w:id="7308" w:author="Rev 6 Allen Wirfs-Brock" w:date="2012-02-26T17:42:00Z">
        <w:del w:id="7309"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w:delText>
          </w:r>
        </w:del>
      </w:ins>
    </w:p>
    <w:p w14:paraId="6169A74F" w14:textId="77777777" w:rsidR="008753AB" w:rsidRPr="001A49B2" w:rsidRDefault="008753AB" w:rsidP="001A49B2">
      <w:pPr>
        <w:rPr>
          <w:ins w:id="7310" w:author="Rev 4 Allen Wirfs-Brock" w:date="2011-10-15T09:07:00Z"/>
          <w:rFonts w:ascii="Helvetica" w:hAnsi="Helvetica"/>
          <w:b/>
        </w:rPr>
      </w:pPr>
      <w:ins w:id="7311" w:author="Rev 4 Allen Wirfs-Brock" w:date="2011-10-15T09:07:00Z">
        <w:del w:id="7312" w:author="Rev 6 Allen Wirfs-Brock" w:date="2012-02-27T09:19:00Z">
          <w:r w:rsidRPr="001A49B2" w:rsidDel="00384924">
            <w:rPr>
              <w:rFonts w:ascii="Helvetica" w:hAnsi="Helvetica"/>
              <w:b/>
            </w:rPr>
            <w:delText>11.1.</w:delText>
          </w:r>
        </w:del>
      </w:ins>
      <w:ins w:id="7313" w:author="Rev 4 Allen Wirfs-Brock" w:date="2011-10-15T09:13:00Z">
        <w:del w:id="7314" w:author="Rev 6 Allen Wirfs-Brock" w:date="2012-02-27T09:19:00Z">
          <w:r w:rsidRPr="001A49B2" w:rsidDel="00384924">
            <w:rPr>
              <w:rFonts w:ascii="Helvetica" w:hAnsi="Helvetica"/>
              <w:b/>
            </w:rPr>
            <w:delText>4</w:delText>
          </w:r>
        </w:del>
      </w:ins>
      <w:ins w:id="7315" w:author="Rev 4 Allen Wirfs-Brock" w:date="2011-10-15T09:07:00Z">
        <w:del w:id="7316" w:author="Rev 6 Allen Wirfs-Brock" w:date="2012-02-27T09:19:00Z">
          <w:r w:rsidRPr="001A49B2" w:rsidDel="00384924">
            <w:rPr>
              <w:rFonts w:ascii="Helvetica" w:hAnsi="Helvetica"/>
              <w:b/>
            </w:rPr>
            <w:delText xml:space="preserve">.1 </w:delText>
          </w:r>
        </w:del>
        <w:r w:rsidRPr="001A49B2">
          <w:rPr>
            <w:rFonts w:ascii="Helvetica" w:hAnsi="Helvetica"/>
            <w:b/>
          </w:rPr>
          <w:t xml:space="preserve">Static </w:t>
        </w:r>
      </w:ins>
      <w:r w:rsidRPr="001A49B2">
        <w:rPr>
          <w:rFonts w:ascii="Helvetica" w:hAnsi="Helvetica"/>
          <w:b/>
        </w:rPr>
        <w:t>Semantics</w:t>
      </w:r>
    </w:p>
    <w:p w14:paraId="2D447803" w14:textId="77777777" w:rsidR="000D108B" w:rsidRPr="00E77497" w:rsidDel="00EB1E7F" w:rsidRDefault="000D108B" w:rsidP="000D108B">
      <w:pPr>
        <w:rPr>
          <w:ins w:id="7317" w:author="Rev 5 Allen Wirfs-Brock" w:date="2012-01-04T12:10:00Z"/>
          <w:del w:id="7318" w:author="Rev 6 Allen Wirfs-Brock" w:date="2012-01-26T11:09:00Z"/>
          <w:rFonts w:ascii="Helvetica" w:hAnsi="Helvetica"/>
          <w:b/>
        </w:rPr>
      </w:pPr>
      <w:ins w:id="7319" w:author="Rev 5 Allen Wirfs-Brock" w:date="2012-01-04T12:10:00Z">
        <w:del w:id="7320" w:author="Rev 6 Allen Wirfs-Brock" w:date="2012-01-26T11:09:00Z">
          <w:r w:rsidRPr="00E77497" w:rsidDel="00EB1E7F">
            <w:rPr>
              <w:rFonts w:ascii="Helvetica" w:hAnsi="Helvetica"/>
              <w:b/>
            </w:rPr>
            <w:delText>Static Semantics:  Early Errors</w:delText>
          </w:r>
        </w:del>
      </w:ins>
    </w:p>
    <w:p w14:paraId="36BCDDA9" w14:textId="77777777" w:rsidR="008753AB" w:rsidRPr="00415961" w:rsidDel="00EB1E7F" w:rsidRDefault="008753AB" w:rsidP="008753AB">
      <w:pPr>
        <w:rPr>
          <w:ins w:id="7321" w:author="Rev 4 Allen Wirfs-Brock" w:date="2011-10-15T09:07:00Z"/>
          <w:del w:id="7322" w:author="Rev 6 Allen Wirfs-Brock" w:date="2012-01-26T11:09:00Z"/>
          <w:rStyle w:val="bnf"/>
        </w:rPr>
      </w:pPr>
      <w:ins w:id="7323" w:author="Rev 4 Allen Wirfs-Brock" w:date="2011-10-15T09:07:00Z">
        <w:del w:id="7324" w:author="Rev 6 Allen Wirfs-Brock" w:date="2012-01-26T11:09:00Z">
          <w:r w:rsidRPr="00415961" w:rsidDel="00EB1E7F">
            <w:rPr>
              <w:rStyle w:val="bnf"/>
            </w:rPr>
            <w:delText>Early Errors</w:delText>
          </w:r>
        </w:del>
      </w:ins>
    </w:p>
    <w:p w14:paraId="06907CAE" w14:textId="77777777" w:rsidR="005B4EF9" w:rsidRPr="00E77497" w:rsidDel="00EB1E7F" w:rsidRDefault="005B4EF9" w:rsidP="005B4EF9">
      <w:pPr>
        <w:rPr>
          <w:ins w:id="7325" w:author="Allen Wirfs-Brock" w:date="2011-07-05T08:51:00Z"/>
          <w:del w:id="7326" w:author="Rev 6 Allen Wirfs-Brock" w:date="2012-01-26T11:09:00Z"/>
        </w:rPr>
      </w:pPr>
      <w:ins w:id="7327" w:author="Allen Wirfs-Brock" w:date="2011-07-05T08:51:00Z">
        <w:del w:id="7328" w:author="Rev 6 Allen Wirfs-Brock" w:date="2012-01-26T11:09:00Z">
          <w:r w:rsidRPr="00415961" w:rsidDel="00EB1E7F">
            <w:rPr>
              <w:rStyle w:val="bnf"/>
            </w:rPr>
            <w:delText xml:space="preserve">The static semantics of the production </w:delText>
          </w:r>
        </w:del>
      </w:ins>
      <w:ins w:id="7329" w:author="Rev 5 Allen Wirfs-Brock" w:date="2012-01-04T12:35:00Z">
        <w:del w:id="7330" w:author="Rev 6 Allen Wirfs-Brock" w:date="2012-01-26T11:09:00Z">
          <w:r w:rsidR="00A80BCD" w:rsidRPr="00415961" w:rsidDel="00EB1E7F">
            <w:rPr>
              <w:rStyle w:val="bnf"/>
            </w:rPr>
            <w:delText>SpreadElement</w:delText>
          </w:r>
        </w:del>
      </w:ins>
      <w:ins w:id="7331" w:author="Allen Wirfs-Brock" w:date="2011-07-05T08:52:00Z">
        <w:del w:id="7332" w:author="Rev 6 Allen Wirfs-Brock" w:date="2012-01-26T11:09:00Z">
          <w:r w:rsidR="002C6802" w:rsidRPr="00A80BCD" w:rsidDel="00EB1E7F">
            <w:rPr>
              <w:rStyle w:val="bnf"/>
            </w:rPr>
            <w:delText>ElementList</w:delText>
          </w:r>
          <w:r w:rsidR="002C6802" w:rsidRPr="00E77497" w:rsidDel="00EB1E7F">
            <w:delText xml:space="preserve"> </w:delText>
          </w:r>
          <w:r w:rsidR="002C6802" w:rsidRPr="00E77497" w:rsidDel="00EB1E7F">
            <w:rPr>
              <w:b/>
            </w:rPr>
            <w:delText>:</w:delText>
          </w:r>
          <w:r w:rsidR="002C6802" w:rsidRPr="00E77497" w:rsidDel="00EB1E7F">
            <w:delText xml:space="preserve">  </w:delText>
          </w:r>
          <w:r w:rsidR="002C6802" w:rsidRPr="00E77497" w:rsidDel="00EB1E7F">
            <w:rPr>
              <w:rStyle w:val="bnf"/>
            </w:rPr>
            <w:delText>Elision</w:delText>
          </w:r>
          <w:r w:rsidR="002C6802" w:rsidRPr="00E77497" w:rsidDel="00EB1E7F">
            <w:rPr>
              <w:rStyle w:val="bnf"/>
              <w:rFonts w:cs="Arial"/>
              <w:i w:val="0"/>
              <w:vertAlign w:val="subscript"/>
            </w:rPr>
            <w:delText>opt</w:delText>
          </w:r>
          <w:r w:rsidR="002C6802" w:rsidRPr="00E77497" w:rsidDel="00EB1E7F">
            <w:rPr>
              <w:rFonts w:ascii="Courier New" w:hAnsi="Courier New"/>
            </w:rPr>
            <w:delText xml:space="preserve"> </w:delText>
          </w:r>
          <w:r w:rsidR="002C6802" w:rsidRPr="00E77497" w:rsidDel="00EB1E7F">
            <w:rPr>
              <w:rFonts w:ascii="Courier New" w:hAnsi="Courier New" w:cs="Courier New"/>
              <w:b/>
              <w:i/>
            </w:rPr>
            <w:delText xml:space="preserve">… </w:delText>
          </w:r>
          <w:r w:rsidR="002C6802" w:rsidRPr="00E77497" w:rsidDel="00EB1E7F">
            <w:rPr>
              <w:rStyle w:val="bnf"/>
            </w:rPr>
            <w:delText>AssignmentExpression</w:delText>
          </w:r>
        </w:del>
      </w:ins>
      <w:ins w:id="7333" w:author="Allen Wirfs-Brock" w:date="2011-07-05T08:51:00Z">
        <w:del w:id="7334" w:author="Rev 6 Allen Wirfs-Brock" w:date="2012-01-26T11:09:00Z">
          <w:r w:rsidRPr="00E77497" w:rsidDel="00EB1E7F">
            <w:delText xml:space="preserve"> are:</w:delText>
          </w:r>
        </w:del>
      </w:ins>
    </w:p>
    <w:p w14:paraId="700BE258" w14:textId="77777777" w:rsidR="005B4EF9" w:rsidRPr="00E77497" w:rsidDel="00EB1E7F" w:rsidRDefault="005B4EF9" w:rsidP="009E3FF6">
      <w:pPr>
        <w:numPr>
          <w:ilvl w:val="0"/>
          <w:numId w:val="403"/>
        </w:numPr>
        <w:spacing w:after="220"/>
        <w:rPr>
          <w:ins w:id="7335" w:author="Allen Wirfs-Brock" w:date="2011-07-05T08:51:00Z"/>
          <w:del w:id="7336" w:author="Rev 6 Allen Wirfs-Brock" w:date="2012-01-26T11:09:00Z"/>
        </w:rPr>
      </w:pPr>
      <w:ins w:id="7337" w:author="Allen Wirfs-Brock" w:date="2011-07-05T08:51:00Z">
        <w:del w:id="7338" w:author="Rev 6 Allen Wirfs-Brock" w:date="2012-01-26T11:09:00Z">
          <w:r w:rsidRPr="00E77497" w:rsidDel="00EB1E7F">
            <w:delText xml:space="preserve">It is a Syntax Error </w:delText>
          </w:r>
        </w:del>
      </w:ins>
      <w:ins w:id="7339" w:author="Allen Wirfs-Brock" w:date="2011-07-05T08:52:00Z">
        <w:del w:id="7340" w:author="Rev 6 Allen Wirfs-Brock" w:date="2012-01-26T11:09:00Z">
          <w:r w:rsidR="002C6802" w:rsidRPr="00E77497" w:rsidDel="00EB1E7F">
            <w:delText xml:space="preserve">if the </w:delText>
          </w:r>
        </w:del>
      </w:ins>
      <w:ins w:id="7341" w:author="Allen Wirfs-Brock" w:date="2011-07-05T08:54:00Z">
        <w:del w:id="7342" w:author="Rev 6 Allen Wirfs-Brock" w:date="2012-01-26T11:09:00Z">
          <w:r w:rsidR="002C6802" w:rsidRPr="00E77497" w:rsidDel="00EB1E7F">
            <w:delText>s</w:delText>
          </w:r>
        </w:del>
      </w:ins>
      <w:ins w:id="7343" w:author="Allen Wirfs-Brock" w:date="2011-07-05T08:52:00Z">
        <w:del w:id="7344" w:author="Rev 6 Allen Wirfs-Brock" w:date="2012-01-26T11:09:00Z">
          <w:r w:rsidR="002C6802" w:rsidRPr="00E77497" w:rsidDel="00EB1E7F">
            <w:delText>cource</w:delText>
          </w:r>
        </w:del>
      </w:ins>
      <w:ins w:id="7345" w:author="Rev 3 Allen Wirfs-Brock" w:date="2011-08-30T11:39:00Z">
        <w:del w:id="7346" w:author="Rev 6 Allen Wirfs-Brock" w:date="2012-01-26T11:09:00Z">
          <w:r w:rsidR="00F937DA" w:rsidRPr="00E77497" w:rsidDel="00EB1E7F">
            <w:delText>source</w:delText>
          </w:r>
        </w:del>
      </w:ins>
      <w:ins w:id="7347" w:author="Allen Wirfs-Brock" w:date="2011-07-05T08:52:00Z">
        <w:del w:id="7348" w:author="Rev 6 Allen Wirfs-Brock" w:date="2012-01-26T11:09:00Z">
          <w:r w:rsidR="002C6802" w:rsidRPr="00E77497" w:rsidDel="00EB1E7F">
            <w:delText xml:space="preserve"> code </w:delText>
          </w:r>
        </w:del>
      </w:ins>
      <w:ins w:id="7349" w:author="Allen Wirfs-Brock" w:date="2011-07-05T08:54:00Z">
        <w:del w:id="7350" w:author="Rev 6 Allen Wirfs-Brock" w:date="2012-01-26T11:09:00Z">
          <w:r w:rsidR="002C6802" w:rsidRPr="00E77497" w:rsidDel="00EB1E7F">
            <w:delText xml:space="preserve">parsed with this production </w:delText>
          </w:r>
        </w:del>
      </w:ins>
      <w:ins w:id="7351" w:author="Allen Wirfs-Brock" w:date="2011-07-05T08:52:00Z">
        <w:del w:id="7352" w:author="Rev 6 Allen Wirfs-Brock" w:date="2012-01-26T11:09:00Z">
          <w:r w:rsidR="002C6802" w:rsidRPr="00E77497" w:rsidDel="00EB1E7F">
            <w:delText>is not extended code</w:delText>
          </w:r>
        </w:del>
      </w:ins>
      <w:ins w:id="7353" w:author="Allen Wirfs-Brock" w:date="2011-07-05T08:51:00Z">
        <w:del w:id="7354" w:author="Rev 6 Allen Wirfs-Brock" w:date="2012-01-26T11:09:00Z">
          <w:r w:rsidRPr="00E77497" w:rsidDel="00EB1E7F">
            <w:delText>.</w:delText>
          </w:r>
        </w:del>
      </w:ins>
    </w:p>
    <w:p w14:paraId="12F74095" w14:textId="77777777" w:rsidR="008753AB" w:rsidRPr="00E77497" w:rsidDel="00A80BCD" w:rsidRDefault="008753AB" w:rsidP="008753AB">
      <w:pPr>
        <w:rPr>
          <w:ins w:id="7355" w:author="Rev 4 Allen Wirfs-Brock" w:date="2011-10-15T09:14:00Z"/>
          <w:del w:id="7356" w:author="Rev 5 Allen Wirfs-Brock" w:date="2012-01-04T12:36:00Z"/>
        </w:rPr>
      </w:pPr>
      <w:ins w:id="7357" w:author="Rev 4 Allen Wirfs-Brock" w:date="2011-10-15T09:14:00Z">
        <w:del w:id="7358" w:author="Rev 5 Allen Wirfs-Brock" w:date="2012-01-04T12:36:00Z">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Elision</w:delText>
          </w:r>
          <w:r w:rsidRPr="00E77497" w:rsidDel="00A80BCD">
            <w:rPr>
              <w:rStyle w:val="bnf"/>
              <w:rFonts w:cs="Arial"/>
              <w:i w:val="0"/>
              <w:vertAlign w:val="subscript"/>
            </w:rPr>
            <w:delText>opt</w:delText>
          </w:r>
          <w:r w:rsidRPr="00E77497" w:rsidDel="00A80BCD">
            <w:rPr>
              <w:rFonts w:ascii="Courier New" w:hAnsi="Courier New"/>
            </w:rPr>
            <w:delText xml:space="preserve"> </w:delText>
          </w:r>
          <w:r w:rsidRPr="00E77497" w:rsidDel="00A80BCD">
            <w:rPr>
              <w:rFonts w:ascii="Courier New" w:hAnsi="Courier New" w:cs="Courier New"/>
              <w:b/>
              <w:i/>
            </w:rPr>
            <w:delText xml:space="preserve">… </w:delText>
          </w:r>
          <w:r w:rsidRPr="00E77497" w:rsidDel="00A80BCD">
            <w:rPr>
              <w:rStyle w:val="bnf"/>
            </w:rPr>
            <w:delText>AssignmentExpression</w:delText>
          </w:r>
          <w:r w:rsidRPr="00E77497" w:rsidDel="00A80BCD">
            <w:delText xml:space="preserve"> </w:delText>
          </w:r>
        </w:del>
      </w:ins>
    </w:p>
    <w:p w14:paraId="32755C49" w14:textId="77777777" w:rsidR="008753AB" w:rsidRPr="00E77497" w:rsidDel="00A80BCD" w:rsidRDefault="008753AB" w:rsidP="009E3FF6">
      <w:pPr>
        <w:numPr>
          <w:ilvl w:val="0"/>
          <w:numId w:val="403"/>
        </w:numPr>
        <w:spacing w:after="220"/>
        <w:rPr>
          <w:ins w:id="7359" w:author="Rev 4 Allen Wirfs-Brock" w:date="2011-10-15T09:14:00Z"/>
          <w:del w:id="7360" w:author="Rev 5 Allen Wirfs-Brock" w:date="2012-01-04T12:36:00Z"/>
        </w:rPr>
      </w:pPr>
      <w:ins w:id="7361" w:author="Rev 4 Allen Wirfs-Brock" w:date="2011-10-15T09:14:00Z">
        <w:del w:id="7362" w:author="Rev 5 Allen Wirfs-Brock" w:date="2012-01-04T12:36:00Z">
          <w:r w:rsidRPr="00E77497" w:rsidDel="00A80BCD">
            <w:delText>It is a Syntax Error if the source code parsed with this production is not extended code.</w:delText>
          </w:r>
        </w:del>
      </w:ins>
    </w:p>
    <w:p w14:paraId="5B623349" w14:textId="77777777" w:rsidR="000D108B" w:rsidRPr="00E77497" w:rsidRDefault="000D108B" w:rsidP="000D108B">
      <w:pPr>
        <w:rPr>
          <w:ins w:id="7363" w:author="Rev 5 Allen Wirfs-Brock" w:date="2012-01-04T12:12:00Z"/>
          <w:rFonts w:ascii="Helvetica" w:hAnsi="Helvetica"/>
          <w:b/>
        </w:rPr>
      </w:pPr>
      <w:ins w:id="7364" w:author="Rev 5 Allen Wirfs-Brock" w:date="2012-01-04T12:12:00Z">
        <w:r w:rsidRPr="00E77497">
          <w:rPr>
            <w:rFonts w:ascii="Helvetica" w:hAnsi="Helvetica"/>
            <w:b/>
          </w:rPr>
          <w:t xml:space="preserve">Static Semantics:  </w:t>
        </w:r>
        <w:r w:rsidR="00365BF7">
          <w:rPr>
            <w:rFonts w:ascii="Helvetica" w:hAnsi="Helvetica"/>
            <w:b/>
            <w:lang w:eastAsia="en-US"/>
          </w:rPr>
          <w:t>Elis</w:t>
        </w:r>
      </w:ins>
      <w:ins w:id="7365" w:author="Rev 5 Allen Wirfs-Brock" w:date="2012-01-04T12:30:00Z">
        <w:r w:rsidR="00E350EC">
          <w:rPr>
            <w:rFonts w:ascii="Helvetica" w:hAnsi="Helvetica"/>
            <w:b/>
            <w:lang w:eastAsia="en-US"/>
          </w:rPr>
          <w:t>i</w:t>
        </w:r>
      </w:ins>
      <w:ins w:id="7366" w:author="Rev 5 Allen Wirfs-Brock" w:date="2012-01-04T12:12:00Z">
        <w:r w:rsidR="00365BF7">
          <w:rPr>
            <w:rFonts w:ascii="Helvetica" w:hAnsi="Helvetica"/>
            <w:b/>
            <w:lang w:eastAsia="en-US"/>
          </w:rPr>
          <w:t>on</w:t>
        </w:r>
      </w:ins>
      <w:ins w:id="7367" w:author="Rev 5 Allen Wirfs-Brock" w:date="2012-01-04T12:31:00Z">
        <w:r w:rsidR="00E350EC">
          <w:rPr>
            <w:rFonts w:ascii="Helvetica" w:hAnsi="Helvetica"/>
            <w:b/>
            <w:lang w:eastAsia="en-US"/>
          </w:rPr>
          <w:t xml:space="preserve"> </w:t>
        </w:r>
      </w:ins>
      <w:ins w:id="7368" w:author="Rev 5 Allen Wirfs-Brock" w:date="2012-01-04T12:12:00Z">
        <w:r w:rsidR="00365BF7">
          <w:rPr>
            <w:rFonts w:ascii="Helvetica" w:hAnsi="Helvetica"/>
            <w:b/>
            <w:lang w:eastAsia="en-US"/>
          </w:rPr>
          <w:t>Width</w:t>
        </w:r>
      </w:ins>
    </w:p>
    <w:p w14:paraId="61565E65" w14:textId="77777777" w:rsidR="00365BF7" w:rsidRPr="00E77497" w:rsidRDefault="00365BF7" w:rsidP="00365BF7">
      <w:pPr>
        <w:rPr>
          <w:ins w:id="7369" w:author="Rev 5 Allen Wirfs-Brock" w:date="2012-01-04T12:20:00Z"/>
        </w:rPr>
      </w:pPr>
      <w:ins w:id="7370" w:author="Rev 5 Allen Wirfs-Brock" w:date="2012-01-04T12:20:00Z">
        <w:r w:rsidRPr="00E77497">
          <w:rPr>
            <w:rStyle w:val="bnf"/>
          </w:rPr>
          <w:t>Elision</w:t>
        </w:r>
        <w:r w:rsidRPr="00E77497">
          <w:t xml:space="preserve"> </w:t>
        </w:r>
        <w:r w:rsidRPr="00E77497">
          <w:rPr>
            <w:b/>
          </w:rPr>
          <w:t>:</w:t>
        </w:r>
        <w:r w:rsidRPr="00E77497">
          <w:t xml:space="preserve">  </w:t>
        </w:r>
      </w:ins>
      <w:ins w:id="7371" w:author="Rev 5 Allen Wirfs-Brock" w:date="2012-01-04T12:21:00Z">
        <w:r w:rsidRPr="00E77497">
          <w:rPr>
            <w:sz w:val="16"/>
          </w:rPr>
          <w:t>[empty]</w:t>
        </w:r>
      </w:ins>
      <w:ins w:id="7372" w:author="Rev 5 Allen Wirfs-Brock" w:date="2012-01-04T12:20:00Z">
        <w:r w:rsidRPr="00E77497">
          <w:t xml:space="preserve">  </w:t>
        </w:r>
      </w:ins>
    </w:p>
    <w:p w14:paraId="49703197" w14:textId="77777777" w:rsidR="00365BF7" w:rsidRPr="00E77497" w:rsidRDefault="00365BF7" w:rsidP="00365BF7">
      <w:pPr>
        <w:pStyle w:val="Alg4"/>
        <w:numPr>
          <w:ilvl w:val="0"/>
          <w:numId w:val="46"/>
        </w:numPr>
        <w:spacing w:after="220"/>
        <w:contextualSpacing/>
        <w:rPr>
          <w:ins w:id="7373" w:author="Rev 5 Allen Wirfs-Brock" w:date="2012-01-04T12:20:00Z"/>
        </w:rPr>
      </w:pPr>
      <w:ins w:id="7374" w:author="Rev 5 Allen Wirfs-Brock" w:date="2012-01-04T12:20:00Z">
        <w:r w:rsidRPr="00E77497">
          <w:t xml:space="preserve">Return the numeric value </w:t>
        </w:r>
        <w:r>
          <w:t>0</w:t>
        </w:r>
        <w:r w:rsidRPr="00E77497">
          <w:t>.</w:t>
        </w:r>
      </w:ins>
    </w:p>
    <w:p w14:paraId="702B5315" w14:textId="77777777" w:rsidR="00365BF7" w:rsidRPr="00E77497" w:rsidRDefault="00365BF7" w:rsidP="00365BF7">
      <w:pPr>
        <w:rPr>
          <w:ins w:id="7375" w:author="Rev 5 Allen Wirfs-Brock" w:date="2012-01-04T12:14:00Z"/>
        </w:rPr>
      </w:pPr>
      <w:ins w:id="7376" w:author="Rev 5 Allen Wirfs-Brock" w:date="2012-01-04T12:14:00Z">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ins>
    </w:p>
    <w:p w14:paraId="491F35AE" w14:textId="77777777" w:rsidR="00365BF7" w:rsidRPr="00E77497" w:rsidRDefault="00365BF7" w:rsidP="00365BF7">
      <w:pPr>
        <w:pStyle w:val="Alg4"/>
        <w:numPr>
          <w:ilvl w:val="0"/>
          <w:numId w:val="46"/>
        </w:numPr>
        <w:spacing w:after="220"/>
        <w:contextualSpacing/>
        <w:rPr>
          <w:ins w:id="7377" w:author="Rev 5 Allen Wirfs-Brock" w:date="2012-01-04T12:14:00Z"/>
        </w:rPr>
      </w:pPr>
      <w:ins w:id="7378" w:author="Rev 5 Allen Wirfs-Brock" w:date="2012-01-04T12:14:00Z">
        <w:r w:rsidRPr="00E77497">
          <w:t>Return the numeric value 1.</w:t>
        </w:r>
      </w:ins>
    </w:p>
    <w:p w14:paraId="4D5B2129" w14:textId="77777777" w:rsidR="00365BF7" w:rsidRPr="00E77497" w:rsidRDefault="00365BF7" w:rsidP="00365BF7">
      <w:pPr>
        <w:rPr>
          <w:ins w:id="7379" w:author="Rev 5 Allen Wirfs-Brock" w:date="2012-01-04T12:14:00Z"/>
        </w:rPr>
      </w:pPr>
      <w:ins w:id="7380" w:author="Rev 5 Allen Wirfs-Brock" w:date="2012-01-04T12:14:00Z">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ins>
    </w:p>
    <w:p w14:paraId="3C1410A4" w14:textId="77777777" w:rsidR="00365BF7" w:rsidRPr="00E77497" w:rsidRDefault="00365BF7">
      <w:pPr>
        <w:pStyle w:val="Alg4"/>
        <w:numPr>
          <w:ilvl w:val="0"/>
          <w:numId w:val="820"/>
        </w:numPr>
        <w:spacing w:after="220"/>
        <w:contextualSpacing/>
        <w:rPr>
          <w:ins w:id="7381" w:author="Rev 5 Allen Wirfs-Brock" w:date="2012-01-04T12:14:00Z"/>
        </w:rPr>
        <w:pPrChange w:id="7382" w:author="Rev 8 Allen Wirfs-Brock" w:date="2012-05-10T18:15:00Z">
          <w:pPr>
            <w:pStyle w:val="Alg4"/>
            <w:numPr>
              <w:numId w:val="47"/>
            </w:numPr>
            <w:tabs>
              <w:tab w:val="num" w:pos="360"/>
            </w:tabs>
            <w:spacing w:after="220"/>
            <w:ind w:left="360" w:hanging="360"/>
            <w:contextualSpacing/>
          </w:pPr>
        </w:pPrChange>
      </w:pPr>
      <w:ins w:id="7383" w:author="Rev 5 Allen Wirfs-Brock" w:date="2012-01-04T12:14:00Z">
        <w:r w:rsidRPr="00E77497">
          <w:t xml:space="preserve">Let </w:t>
        </w:r>
        <w:r w:rsidRPr="00E77497">
          <w:rPr>
            <w:i/>
          </w:rPr>
          <w:t>preceding</w:t>
        </w:r>
        <w:r w:rsidRPr="00E77497">
          <w:t xml:space="preserve"> be the </w:t>
        </w:r>
        <w:r>
          <w:t>Elis</w:t>
        </w:r>
      </w:ins>
      <w:ins w:id="7384" w:author="Rev 5 Allen Wirfs-Brock" w:date="2012-01-04T12:36:00Z">
        <w:r w:rsidR="00A80BCD">
          <w:t>i</w:t>
        </w:r>
      </w:ins>
      <w:ins w:id="7385" w:author="Rev 5 Allen Wirfs-Brock" w:date="2012-01-04T12:14:00Z">
        <w:r>
          <w:t>on</w:t>
        </w:r>
      </w:ins>
      <w:ins w:id="7386" w:author="Rev 5 Allen Wirfs-Brock" w:date="2012-01-04T12:36:00Z">
        <w:r w:rsidR="00A80BCD">
          <w:t xml:space="preserve"> </w:t>
        </w:r>
      </w:ins>
      <w:ins w:id="7387" w:author="Rev 5 Allen Wirfs-Brock" w:date="2012-01-04T12:14:00Z">
        <w:r>
          <w:t>Width of</w:t>
        </w:r>
        <w:r w:rsidRPr="00E77497">
          <w:t xml:space="preserve"> </w:t>
        </w:r>
        <w:r w:rsidRPr="00E77497">
          <w:rPr>
            <w:i/>
          </w:rPr>
          <w:t>Elision</w:t>
        </w:r>
        <w:r w:rsidRPr="00E77497">
          <w:t>.</w:t>
        </w:r>
      </w:ins>
    </w:p>
    <w:p w14:paraId="68CF28E2" w14:textId="77777777" w:rsidR="00365BF7" w:rsidRPr="00E77497" w:rsidRDefault="00365BF7">
      <w:pPr>
        <w:pStyle w:val="Alg4"/>
        <w:numPr>
          <w:ilvl w:val="0"/>
          <w:numId w:val="820"/>
        </w:numPr>
        <w:spacing w:after="220"/>
        <w:contextualSpacing/>
        <w:rPr>
          <w:ins w:id="7388" w:author="Rev 5 Allen Wirfs-Brock" w:date="2012-01-04T12:14:00Z"/>
        </w:rPr>
        <w:pPrChange w:id="7389" w:author="Rev 8 Allen Wirfs-Brock" w:date="2012-05-10T18:15:00Z">
          <w:pPr>
            <w:pStyle w:val="Alg4"/>
            <w:numPr>
              <w:numId w:val="47"/>
            </w:numPr>
            <w:tabs>
              <w:tab w:val="num" w:pos="360"/>
            </w:tabs>
            <w:spacing w:after="220"/>
            <w:ind w:left="360" w:hanging="360"/>
            <w:contextualSpacing/>
          </w:pPr>
        </w:pPrChange>
      </w:pPr>
      <w:ins w:id="7390" w:author="Rev 5 Allen Wirfs-Brock" w:date="2012-01-04T12:14:00Z">
        <w:r w:rsidRPr="00E77497">
          <w:t xml:space="preserve">Return </w:t>
        </w:r>
        <w:r w:rsidRPr="00E77497">
          <w:rPr>
            <w:i/>
          </w:rPr>
          <w:t>preceding</w:t>
        </w:r>
        <w:r w:rsidRPr="00E77497">
          <w:t>+1.</w:t>
        </w:r>
      </w:ins>
    </w:p>
    <w:p w14:paraId="6E6066FA" w14:textId="77777777" w:rsidR="008753AB" w:rsidRPr="001A49B2" w:rsidRDefault="008753AB" w:rsidP="001A49B2">
      <w:pPr>
        <w:rPr>
          <w:ins w:id="7391" w:author="Rev 4 Allen Wirfs-Brock" w:date="2011-10-15T09:13:00Z"/>
          <w:rFonts w:ascii="Helvetica" w:hAnsi="Helvetica"/>
          <w:b/>
        </w:rPr>
      </w:pPr>
      <w:ins w:id="7392" w:author="Rev 4 Allen Wirfs-Brock" w:date="2011-10-15T09:13:00Z">
        <w:del w:id="7393" w:author="Rev 6 Allen Wirfs-Brock" w:date="2012-02-27T09:22:00Z">
          <w:r w:rsidRPr="001A49B2" w:rsidDel="001A49B2">
            <w:rPr>
              <w:rFonts w:ascii="Helvetica" w:hAnsi="Helvetica"/>
              <w:b/>
            </w:rPr>
            <w:delText xml:space="preserve">11.1.4.2 </w:delText>
          </w:r>
        </w:del>
        <w:r w:rsidRPr="001A49B2">
          <w:rPr>
            <w:rFonts w:ascii="Helvetica" w:hAnsi="Helvetica"/>
            <w:b/>
          </w:rPr>
          <w:t>Runtime Semantics</w:t>
        </w:r>
      </w:ins>
    </w:p>
    <w:p w14:paraId="035B6ED9" w14:textId="77777777" w:rsidR="00980C14" w:rsidRDefault="00980C14" w:rsidP="00980C14">
      <w:pPr>
        <w:keepNext/>
        <w:rPr>
          <w:ins w:id="7394" w:author="Rev 5 Allen Wirfs-Brock" w:date="2012-01-04T15:39:00Z"/>
          <w:rFonts w:ascii="Helvetica" w:hAnsi="Helvetica"/>
          <w:b/>
          <w:spacing w:val="6"/>
        </w:rPr>
      </w:pPr>
      <w:ins w:id="7395" w:author="Rev 5 Allen Wirfs-Brock" w:date="2012-01-04T15:39:00Z">
        <w:r w:rsidRPr="00E77497">
          <w:rPr>
            <w:rFonts w:ascii="Helvetica" w:hAnsi="Helvetica"/>
            <w:b/>
          </w:rPr>
          <w:t xml:space="preserve">Runtime Semantics: </w:t>
        </w:r>
        <w:r>
          <w:rPr>
            <w:rFonts w:ascii="Helvetica" w:hAnsi="Helvetica"/>
            <w:b/>
            <w:spacing w:val="6"/>
          </w:rPr>
          <w:t>Array Accumulation</w:t>
        </w:r>
      </w:ins>
    </w:p>
    <w:p w14:paraId="65B82F34" w14:textId="77777777" w:rsidR="00E6393B" w:rsidRPr="004418C4" w:rsidRDefault="00E6393B" w:rsidP="00E6393B">
      <w:pPr>
        <w:ind w:left="360"/>
        <w:rPr>
          <w:ins w:id="7396" w:author="Rev 5 Allen Wirfs-Brock" w:date="2012-01-04T15:45:00Z"/>
        </w:rPr>
      </w:pPr>
      <w:ins w:id="7397" w:author="Rev 5 Allen Wirfs-Brock" w:date="2012-01-04T15:45:00Z">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ins>
    </w:p>
    <w:p w14:paraId="65F7DCD1" w14:textId="77777777" w:rsidR="00E70C3C" w:rsidRPr="00E77497" w:rsidRDefault="00E70C3C" w:rsidP="00E70C3C">
      <w:pPr>
        <w:rPr>
          <w:ins w:id="7398" w:author="Rev 5 Allen Wirfs-Brock" w:date="2012-01-04T15:59:00Z"/>
        </w:rPr>
      </w:pPr>
      <w:ins w:id="7399"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70DF3296" w14:textId="77777777" w:rsidR="00E70C3C" w:rsidRPr="00E77497" w:rsidRDefault="00E70C3C" w:rsidP="00E70C3C">
      <w:pPr>
        <w:pStyle w:val="Alg4"/>
        <w:numPr>
          <w:ilvl w:val="0"/>
          <w:numId w:val="44"/>
        </w:numPr>
        <w:spacing w:after="220"/>
        <w:contextualSpacing/>
        <w:rPr>
          <w:ins w:id="7400" w:author="Rev 5 Allen Wirfs-Brock" w:date="2012-01-04T15:59:00Z"/>
        </w:rPr>
      </w:pPr>
      <w:ins w:id="7401" w:author="Rev 5 Allen Wirfs-Brock" w:date="2012-01-04T15:59:00Z">
        <w:r w:rsidRPr="00E77497">
          <w:t xml:space="preserve">Let </w:t>
        </w:r>
      </w:ins>
      <w:ins w:id="7402" w:author="Rev 5 Allen Wirfs-Brock" w:date="2012-01-04T16:01:00Z">
        <w:r>
          <w:rPr>
            <w:i/>
          </w:rPr>
          <w:t>padding</w:t>
        </w:r>
      </w:ins>
      <w:ins w:id="7403" w:author="Rev 5 Allen Wirfs-Brock" w:date="2012-01-04T15:59:00Z">
        <w:r w:rsidRPr="00E77497">
          <w:rPr>
            <w:i/>
          </w:rPr>
          <w:t xml:space="preserve"> </w:t>
        </w:r>
        <w:r w:rsidRPr="00E77497">
          <w:t xml:space="preserve">be the </w:t>
        </w:r>
        <w:r>
          <w:t>Elis</w:t>
        </w:r>
      </w:ins>
      <w:ins w:id="7404" w:author="Rev 5 Allen Wirfs-Brock" w:date="2012-01-04T16:13:00Z">
        <w:r w:rsidR="00B32143">
          <w:t>i</w:t>
        </w:r>
      </w:ins>
      <w:ins w:id="7405" w:author="Rev 5 Allen Wirfs-Brock" w:date="2012-01-04T15:59:00Z">
        <w:r>
          <w:t>on Width of</w:t>
        </w:r>
        <w:r w:rsidRPr="00E77497">
          <w:t xml:space="preserve"> </w:t>
        </w:r>
        <w:r w:rsidRPr="00E77497">
          <w:rPr>
            <w:i/>
          </w:rPr>
          <w:t>Elision</w:t>
        </w:r>
        <w:r w:rsidRPr="00E77497">
          <w:rPr>
            <w:rStyle w:val="bnf"/>
            <w:rFonts w:cs="Arial"/>
            <w:i w:val="0"/>
            <w:vertAlign w:val="subscript"/>
          </w:rPr>
          <w:t>opt</w:t>
        </w:r>
        <w:r w:rsidRPr="00E77497">
          <w:t>.</w:t>
        </w:r>
      </w:ins>
    </w:p>
    <w:p w14:paraId="3DA49D94" w14:textId="77777777" w:rsidR="00E70C3C" w:rsidRPr="00E77497" w:rsidRDefault="00E70C3C" w:rsidP="00E70C3C">
      <w:pPr>
        <w:pStyle w:val="Alg4"/>
        <w:numPr>
          <w:ilvl w:val="0"/>
          <w:numId w:val="44"/>
        </w:numPr>
        <w:spacing w:after="220"/>
        <w:contextualSpacing/>
        <w:rPr>
          <w:ins w:id="7406" w:author="Rev 5 Allen Wirfs-Brock" w:date="2012-01-04T15:59:00Z"/>
        </w:rPr>
      </w:pPr>
      <w:ins w:id="7407"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6F3DFE9F" w14:textId="77777777" w:rsidR="00E70C3C" w:rsidRPr="00E77497" w:rsidRDefault="00E70C3C" w:rsidP="00E70C3C">
      <w:pPr>
        <w:pStyle w:val="Alg4"/>
        <w:numPr>
          <w:ilvl w:val="0"/>
          <w:numId w:val="44"/>
        </w:numPr>
        <w:spacing w:after="220"/>
        <w:contextualSpacing/>
        <w:rPr>
          <w:ins w:id="7408" w:author="Rev 5 Allen Wirfs-Brock" w:date="2012-01-04T15:59:00Z"/>
        </w:rPr>
      </w:pPr>
      <w:ins w:id="7409"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385DFB05" w14:textId="77777777" w:rsidR="005E1B82" w:rsidRDefault="005E1B82" w:rsidP="005E1B82">
      <w:pPr>
        <w:pStyle w:val="Alg4"/>
        <w:numPr>
          <w:ilvl w:val="0"/>
          <w:numId w:val="44"/>
        </w:numPr>
        <w:spacing w:after="220"/>
        <w:contextualSpacing/>
        <w:rPr>
          <w:ins w:id="7410" w:author="Rev 6 Allen Wirfs-Brock" w:date="2012-02-16T13:12:00Z"/>
        </w:rPr>
      </w:pPr>
      <w:ins w:id="7411" w:author="Rev 6 Allen Wirfs-Brock" w:date="2012-02-16T13:12:00Z">
        <w:r>
          <w:t xml:space="preserve">If </w:t>
        </w:r>
      </w:ins>
      <w:ins w:id="7412" w:author="Rev 6 Allen Wirfs-Brock" w:date="2012-02-16T13:13:00Z">
        <w:r w:rsidRPr="00E77497">
          <w:rPr>
            <w:i/>
          </w:rPr>
          <w:t xml:space="preserve">initValue </w:t>
        </w:r>
      </w:ins>
      <w:ins w:id="7413" w:author="Rev 6 Allen Wirfs-Brock" w:date="2012-02-16T13:12:00Z">
        <w:r>
          <w:t xml:space="preserve">is an abrupt completion, return </w:t>
        </w:r>
      </w:ins>
      <w:ins w:id="7414" w:author="Rev 6 Allen Wirfs-Brock" w:date="2012-02-16T13:13:00Z">
        <w:r w:rsidRPr="00E77497">
          <w:rPr>
            <w:i/>
          </w:rPr>
          <w:t>initValue</w:t>
        </w:r>
      </w:ins>
      <w:ins w:id="7415" w:author="Rev 6 Allen Wirfs-Brock" w:date="2012-02-16T13:12:00Z">
        <w:r>
          <w:t>.</w:t>
        </w:r>
      </w:ins>
    </w:p>
    <w:p w14:paraId="0873BFF8" w14:textId="77777777" w:rsidR="00E70C3C" w:rsidRPr="00E77497" w:rsidRDefault="00E70C3C" w:rsidP="00E70C3C">
      <w:pPr>
        <w:pStyle w:val="Alg4"/>
        <w:numPr>
          <w:ilvl w:val="0"/>
          <w:numId w:val="44"/>
        </w:numPr>
        <w:spacing w:after="220"/>
        <w:contextualSpacing/>
        <w:rPr>
          <w:ins w:id="7416" w:author="Rev 5 Allen Wirfs-Brock" w:date="2012-01-04T15:59:00Z"/>
        </w:rPr>
      </w:pPr>
      <w:ins w:id="7417" w:author="Rev 5 Allen Wirfs-Brock" w:date="2012-01-04T15:59:00Z">
        <w:r w:rsidRPr="00E77497">
          <w:t xml:space="preserve">Call the [[DefineOwnProperty]] internal method of </w:t>
        </w:r>
        <w:r w:rsidRPr="00E77497">
          <w:rPr>
            <w:i/>
          </w:rPr>
          <w:t xml:space="preserve">array </w:t>
        </w:r>
        <w:r w:rsidRPr="00E77497">
          <w:t>with arguments ToString(</w:t>
        </w:r>
      </w:ins>
      <w:ins w:id="7418" w:author="Rev 5 Allen Wirfs-Brock" w:date="2012-01-04T16:15:00Z">
        <w:r w:rsidR="00B32143" w:rsidRPr="00E77497">
          <w:t>ToUint32(</w:t>
        </w:r>
      </w:ins>
      <w:ins w:id="7419" w:author="Rev 5 Allen Wirfs-Brock" w:date="2012-01-04T16:02:00Z">
        <w:r>
          <w:rPr>
            <w:i/>
          </w:rPr>
          <w:t>next</w:t>
        </w:r>
      </w:ins>
      <w:ins w:id="7420" w:author="Rev 5 Allen Wirfs-Brock" w:date="2012-01-04T15:59:00Z">
        <w:r w:rsidRPr="00E77497">
          <w:rPr>
            <w:i/>
          </w:rPr>
          <w:t>Index</w:t>
        </w:r>
      </w:ins>
      <w:ins w:id="7421" w:author="Rev 5 Allen Wirfs-Brock" w:date="2012-01-04T16:02:00Z">
        <w:r>
          <w:rPr>
            <w:i/>
          </w:rPr>
          <w:t>+padding</w:t>
        </w:r>
      </w:ins>
      <w:ins w:id="7422" w:author="Rev 5 Allen Wirfs-Brock" w:date="2012-01-04T15:59:00Z">
        <w:r w:rsidRPr="00B32143">
          <w:t>)</w:t>
        </w:r>
      </w:ins>
      <w:ins w:id="7423" w:author="Rev 5 Allen Wirfs-Brock" w:date="2012-01-04T16:15:00Z">
        <w:r w:rsidR="00B32143">
          <w:t>)</w:t>
        </w:r>
      </w:ins>
      <w:ins w:id="7424" w:author="Rev 5 Allen Wirfs-Brock" w:date="2012-01-04T15:59:00Z">
        <w:r w:rsidRPr="00E77497">
          <w:t xml:space="preserve">,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5B9835B4" w14:textId="77777777" w:rsidR="00E70C3C" w:rsidRPr="00E77497" w:rsidRDefault="00E70C3C" w:rsidP="00E70C3C">
      <w:pPr>
        <w:pStyle w:val="Alg4"/>
        <w:numPr>
          <w:ilvl w:val="0"/>
          <w:numId w:val="44"/>
        </w:numPr>
        <w:spacing w:after="220"/>
        <w:contextualSpacing/>
        <w:rPr>
          <w:ins w:id="7425" w:author="Rev 5 Allen Wirfs-Brock" w:date="2012-01-04T15:59:00Z"/>
        </w:rPr>
      </w:pPr>
      <w:ins w:id="7426" w:author="Rev 5 Allen Wirfs-Brock" w:date="2012-01-04T15:59:00Z">
        <w:r w:rsidRPr="00E77497">
          <w:t xml:space="preserve">Return </w:t>
        </w:r>
      </w:ins>
      <w:ins w:id="7427" w:author="Rev 5 Allen Wirfs-Brock" w:date="2012-01-04T16:03:00Z">
        <w:r>
          <w:rPr>
            <w:i/>
          </w:rPr>
          <w:t>next</w:t>
        </w:r>
        <w:r w:rsidRPr="00E77497">
          <w:rPr>
            <w:i/>
          </w:rPr>
          <w:t>Index</w:t>
        </w:r>
        <w:r>
          <w:rPr>
            <w:i/>
          </w:rPr>
          <w:t>+padding+</w:t>
        </w:r>
        <w:r w:rsidRPr="00E70C3C">
          <w:t>1</w:t>
        </w:r>
      </w:ins>
      <w:ins w:id="7428" w:author="Rev 5 Allen Wirfs-Brock" w:date="2012-01-04T15:59:00Z">
        <w:r w:rsidRPr="00E77497">
          <w:t>.</w:t>
        </w:r>
      </w:ins>
    </w:p>
    <w:p w14:paraId="79512576" w14:textId="77777777" w:rsidR="00E70C3C" w:rsidRPr="00E77497" w:rsidRDefault="00E70C3C" w:rsidP="00E70C3C">
      <w:pPr>
        <w:rPr>
          <w:ins w:id="7429" w:author="Rev 5 Allen Wirfs-Brock" w:date="2012-01-04T15:59:00Z"/>
        </w:rPr>
      </w:pPr>
      <w:ins w:id="7430"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ins>
    </w:p>
    <w:p w14:paraId="39170F5C" w14:textId="77777777" w:rsidR="006A2DB4" w:rsidRPr="00E77497" w:rsidRDefault="006A2DB4" w:rsidP="006A2DB4">
      <w:pPr>
        <w:pStyle w:val="Alg4"/>
        <w:numPr>
          <w:ilvl w:val="0"/>
          <w:numId w:val="417"/>
        </w:numPr>
        <w:spacing w:after="220"/>
        <w:contextualSpacing/>
        <w:rPr>
          <w:ins w:id="7431" w:author="Rev 5 Allen Wirfs-Brock" w:date="2012-01-04T16:05:00Z"/>
        </w:rPr>
      </w:pPr>
      <w:ins w:id="7432" w:author="Rev 5 Allen Wirfs-Brock" w:date="2012-01-04T16:05:00Z">
        <w:r w:rsidRPr="00E77497">
          <w:t xml:space="preserve">Let </w:t>
        </w:r>
        <w:r>
          <w:rPr>
            <w:i/>
          </w:rPr>
          <w:t>padding</w:t>
        </w:r>
        <w:r w:rsidRPr="00E77497">
          <w:rPr>
            <w:i/>
          </w:rPr>
          <w:t xml:space="preserve"> </w:t>
        </w:r>
        <w:r w:rsidRPr="00E77497">
          <w:t xml:space="preserve">be the </w:t>
        </w:r>
        <w:r>
          <w:t>Elis</w:t>
        </w:r>
      </w:ins>
      <w:ins w:id="7433" w:author="Rev 5 Allen Wirfs-Brock" w:date="2012-01-04T16:13:00Z">
        <w:r w:rsidR="00B32143">
          <w:t>i</w:t>
        </w:r>
      </w:ins>
      <w:ins w:id="7434" w:author="Rev 5 Allen Wirfs-Brock" w:date="2012-01-04T16:05:00Z">
        <w:r>
          <w:t>on Width of</w:t>
        </w:r>
        <w:r w:rsidRPr="00E77497">
          <w:t xml:space="preserve"> </w:t>
        </w:r>
        <w:r w:rsidRPr="00E77497">
          <w:rPr>
            <w:i/>
          </w:rPr>
          <w:t>Elision</w:t>
        </w:r>
        <w:r w:rsidRPr="00E77497">
          <w:rPr>
            <w:rStyle w:val="bnf"/>
            <w:rFonts w:cs="Arial"/>
            <w:i w:val="0"/>
            <w:vertAlign w:val="subscript"/>
          </w:rPr>
          <w:t>opt</w:t>
        </w:r>
        <w:r w:rsidRPr="00E77497">
          <w:t>.</w:t>
        </w:r>
      </w:ins>
    </w:p>
    <w:p w14:paraId="44B5210D" w14:textId="77777777" w:rsidR="006A2DB4" w:rsidRPr="00E77497" w:rsidRDefault="006A2DB4" w:rsidP="006A2DB4">
      <w:pPr>
        <w:pStyle w:val="Alg4"/>
        <w:numPr>
          <w:ilvl w:val="0"/>
          <w:numId w:val="417"/>
        </w:numPr>
        <w:spacing w:after="220"/>
        <w:contextualSpacing/>
        <w:rPr>
          <w:ins w:id="7435" w:author="Rev 5 Allen Wirfs-Brock" w:date="2012-01-04T16:06:00Z"/>
        </w:rPr>
      </w:pPr>
      <w:ins w:id="7436" w:author="Rev 5 Allen Wirfs-Brock" w:date="2012-01-04T16:08:00Z">
        <w:r>
          <w:t>Return the</w:t>
        </w:r>
      </w:ins>
      <w:ins w:id="7437" w:author="Rev 5 Allen Wirfs-Brock" w:date="2012-01-04T16:06:00Z">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ins>
      <w:ins w:id="7438" w:author="Rev 5 Allen Wirfs-Brock" w:date="2012-01-04T16:09:00Z">
        <w:r w:rsidRPr="006A2DB4">
          <w:rPr>
            <w:i/>
          </w:rPr>
          <w:t>nextIndex</w:t>
        </w:r>
        <w:r>
          <w:t>+</w:t>
        </w:r>
      </w:ins>
      <w:ins w:id="7439" w:author="Rev 5 Allen Wirfs-Brock" w:date="2012-01-04T16:07:00Z">
        <w:r w:rsidRPr="006A2DB4">
          <w:rPr>
            <w:i/>
          </w:rPr>
          <w:t>padding</w:t>
        </w:r>
      </w:ins>
      <w:ins w:id="7440" w:author="Rev 5 Allen Wirfs-Brock" w:date="2012-01-04T16:06:00Z">
        <w:r w:rsidRPr="00E77497">
          <w:t>.</w:t>
        </w:r>
      </w:ins>
    </w:p>
    <w:p w14:paraId="73C1C763" w14:textId="77777777" w:rsidR="00E70C3C" w:rsidRPr="00E77497" w:rsidRDefault="00E70C3C" w:rsidP="00E70C3C">
      <w:pPr>
        <w:rPr>
          <w:ins w:id="7441" w:author="Rev 5 Allen Wirfs-Brock" w:date="2012-01-04T15:59:00Z"/>
        </w:rPr>
      </w:pPr>
      <w:ins w:id="7442"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6C0B0EBC" w14:textId="77777777" w:rsidR="00E70C3C" w:rsidRPr="00E77497" w:rsidRDefault="00E70C3C" w:rsidP="00E70C3C">
      <w:pPr>
        <w:pStyle w:val="Alg4"/>
        <w:numPr>
          <w:ilvl w:val="0"/>
          <w:numId w:val="45"/>
        </w:numPr>
        <w:spacing w:after="220"/>
        <w:contextualSpacing/>
        <w:rPr>
          <w:ins w:id="7443" w:author="Rev 5 Allen Wirfs-Brock" w:date="2012-01-04T15:59:00Z"/>
        </w:rPr>
      </w:pPr>
      <w:ins w:id="7444" w:author="Rev 5 Allen Wirfs-Brock" w:date="2012-01-04T15:59:00Z">
        <w:r w:rsidRPr="00E77497">
          <w:t xml:space="preserve">Let </w:t>
        </w:r>
      </w:ins>
      <w:ins w:id="7445" w:author="Rev 5 Allen Wirfs-Brock" w:date="2012-01-04T16:11:00Z">
        <w:r w:rsidR="006A2DB4">
          <w:rPr>
            <w:i/>
          </w:rPr>
          <w:t>post</w:t>
        </w:r>
      </w:ins>
      <w:ins w:id="7446" w:author="Rev 5 Allen Wirfs-Brock" w:date="2012-01-04T16:13:00Z">
        <w:r w:rsidR="006A2DB4">
          <w:rPr>
            <w:i/>
          </w:rPr>
          <w:t>Index</w:t>
        </w:r>
      </w:ins>
      <w:ins w:id="7447" w:author="Rev 5 Allen Wirfs-Brock" w:date="2012-01-04T16:11:00Z">
        <w:r w:rsidR="006A2DB4">
          <w:rPr>
            <w:i/>
          </w:rPr>
          <w:t xml:space="preserve"> </w:t>
        </w:r>
      </w:ins>
      <w:ins w:id="7448" w:author="Rev 5 Allen Wirfs-Brock" w:date="2012-01-04T15:59:00Z">
        <w:r w:rsidRPr="00E77497">
          <w:rPr>
            <w:i/>
          </w:rPr>
          <w:t xml:space="preserve"> </w:t>
        </w:r>
        <w:r w:rsidRPr="00E77497">
          <w:t xml:space="preserve">be the result of </w:t>
        </w:r>
      </w:ins>
      <w:ins w:id="7449" w:author="Rev 5 Allen Wirfs-Brock" w:date="2012-01-04T16:12:00Z">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ins>
      <w:ins w:id="7450" w:author="Rev 5 Allen Wirfs-Brock" w:date="2012-01-04T15:59:00Z">
        <w:r w:rsidRPr="00E77497">
          <w:t>.</w:t>
        </w:r>
      </w:ins>
    </w:p>
    <w:p w14:paraId="7F41202E" w14:textId="77777777" w:rsidR="005E1B82" w:rsidRDefault="005E1B82" w:rsidP="005E1B82">
      <w:pPr>
        <w:pStyle w:val="Alg4"/>
        <w:numPr>
          <w:ilvl w:val="0"/>
          <w:numId w:val="45"/>
        </w:numPr>
        <w:spacing w:after="220"/>
        <w:contextualSpacing/>
        <w:rPr>
          <w:ins w:id="7451" w:author="Rev 6 Allen Wirfs-Brock" w:date="2012-02-16T13:16:00Z"/>
        </w:rPr>
      </w:pPr>
      <w:ins w:id="7452" w:author="Rev 6 Allen Wirfs-Brock" w:date="2012-02-16T13:16:00Z">
        <w:r>
          <w:t xml:space="preserve">If </w:t>
        </w:r>
      </w:ins>
      <w:ins w:id="7453" w:author="Rev 6 Allen Wirfs-Brock" w:date="2012-02-16T13:17:00Z">
        <w:r>
          <w:rPr>
            <w:i/>
          </w:rPr>
          <w:t xml:space="preserve">postIndex </w:t>
        </w:r>
        <w:r w:rsidRPr="00E77497">
          <w:rPr>
            <w:i/>
          </w:rPr>
          <w:t xml:space="preserve"> </w:t>
        </w:r>
      </w:ins>
      <w:ins w:id="7454" w:author="Rev 6 Allen Wirfs-Brock" w:date="2012-02-16T13:16:00Z">
        <w:r>
          <w:t xml:space="preserve">is an abrupt completion, return </w:t>
        </w:r>
      </w:ins>
      <w:ins w:id="7455" w:author="Rev 6 Allen Wirfs-Brock" w:date="2012-02-16T13:18:00Z">
        <w:r w:rsidR="00CE3355">
          <w:rPr>
            <w:i/>
          </w:rPr>
          <w:t>postInde</w:t>
        </w:r>
      </w:ins>
      <w:ins w:id="7456" w:author="Rev 6 Allen Wirfs-Brock" w:date="2012-02-16T13:20:00Z">
        <w:r w:rsidR="00CE3355">
          <w:rPr>
            <w:i/>
          </w:rPr>
          <w:t>x</w:t>
        </w:r>
      </w:ins>
      <w:ins w:id="7457" w:author="Rev 6 Allen Wirfs-Brock" w:date="2012-02-16T13:16:00Z">
        <w:r>
          <w:t>.</w:t>
        </w:r>
      </w:ins>
    </w:p>
    <w:p w14:paraId="007C757B" w14:textId="77777777" w:rsidR="00E70C3C" w:rsidRPr="00E77497" w:rsidRDefault="006A2DB4" w:rsidP="00E70C3C">
      <w:pPr>
        <w:pStyle w:val="Alg4"/>
        <w:numPr>
          <w:ilvl w:val="0"/>
          <w:numId w:val="45"/>
        </w:numPr>
        <w:spacing w:after="220"/>
        <w:contextualSpacing/>
        <w:rPr>
          <w:ins w:id="7458" w:author="Rev 5 Allen Wirfs-Brock" w:date="2012-01-04T15:59:00Z"/>
        </w:rPr>
      </w:pPr>
      <w:ins w:id="7459" w:author="Rev 5 Allen Wirfs-Brock" w:date="2012-01-04T16:13:00Z">
        <w:r w:rsidRPr="00E77497">
          <w:t xml:space="preserve">Let </w:t>
        </w:r>
        <w:r>
          <w:rPr>
            <w:i/>
          </w:rPr>
          <w:t>padding</w:t>
        </w:r>
        <w:r w:rsidRPr="00E77497">
          <w:rPr>
            <w:i/>
          </w:rPr>
          <w:t xml:space="preserve"> </w:t>
        </w:r>
        <w:r w:rsidRPr="00E77497">
          <w:t xml:space="preserve">be the </w:t>
        </w:r>
        <w:r>
          <w:t>Elis</w:t>
        </w:r>
      </w:ins>
      <w:ins w:id="7460" w:author="Rev 5 Allen Wirfs-Brock" w:date="2012-01-04T16:14:00Z">
        <w:r w:rsidR="00B32143">
          <w:t>i</w:t>
        </w:r>
      </w:ins>
      <w:ins w:id="7461" w:author="Rev 5 Allen Wirfs-Brock" w:date="2012-01-04T16:13:00Z">
        <w:r>
          <w:t>on Width of</w:t>
        </w:r>
        <w:r w:rsidRPr="00E77497">
          <w:t xml:space="preserve"> </w:t>
        </w:r>
        <w:r w:rsidRPr="00E77497">
          <w:rPr>
            <w:i/>
          </w:rPr>
          <w:t>Elision</w:t>
        </w:r>
        <w:r w:rsidRPr="00E77497">
          <w:rPr>
            <w:rStyle w:val="bnf"/>
            <w:rFonts w:cs="Arial"/>
            <w:i w:val="0"/>
            <w:vertAlign w:val="subscript"/>
          </w:rPr>
          <w:t>opt</w:t>
        </w:r>
        <w:r w:rsidRPr="00E77497">
          <w:t>.</w:t>
        </w:r>
      </w:ins>
    </w:p>
    <w:p w14:paraId="41B3B165" w14:textId="77777777" w:rsidR="00E70C3C" w:rsidRPr="00E77497" w:rsidRDefault="00E70C3C" w:rsidP="00E70C3C">
      <w:pPr>
        <w:pStyle w:val="Alg4"/>
        <w:numPr>
          <w:ilvl w:val="0"/>
          <w:numId w:val="45"/>
        </w:numPr>
        <w:spacing w:after="220"/>
        <w:contextualSpacing/>
        <w:rPr>
          <w:ins w:id="7462" w:author="Rev 5 Allen Wirfs-Brock" w:date="2012-01-04T15:59:00Z"/>
        </w:rPr>
      </w:pPr>
      <w:ins w:id="7463"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25A954FF" w14:textId="77777777" w:rsidR="00E70C3C" w:rsidRPr="00E77497" w:rsidRDefault="00E70C3C" w:rsidP="00E70C3C">
      <w:pPr>
        <w:pStyle w:val="Alg4"/>
        <w:numPr>
          <w:ilvl w:val="0"/>
          <w:numId w:val="45"/>
        </w:numPr>
        <w:spacing w:after="220"/>
        <w:contextualSpacing/>
        <w:rPr>
          <w:ins w:id="7464" w:author="Rev 5 Allen Wirfs-Brock" w:date="2012-01-04T15:59:00Z"/>
        </w:rPr>
      </w:pPr>
      <w:ins w:id="7465"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6C2E8FC1" w14:textId="77777777" w:rsidR="005E1B82" w:rsidRDefault="005E1B82" w:rsidP="005E1B82">
      <w:pPr>
        <w:pStyle w:val="Alg4"/>
        <w:numPr>
          <w:ilvl w:val="0"/>
          <w:numId w:val="45"/>
        </w:numPr>
        <w:spacing w:after="220"/>
        <w:contextualSpacing/>
        <w:rPr>
          <w:ins w:id="7466" w:author="Rev 6 Allen Wirfs-Brock" w:date="2012-02-16T13:18:00Z"/>
        </w:rPr>
      </w:pPr>
      <w:ins w:id="7467" w:author="Rev 6 Allen Wirfs-Brock" w:date="2012-02-16T13:18:00Z">
        <w:r>
          <w:t xml:space="preserve">If </w:t>
        </w:r>
        <w:r w:rsidRPr="00E77497">
          <w:rPr>
            <w:i/>
          </w:rPr>
          <w:t xml:space="preserve">initValue </w:t>
        </w:r>
        <w:r>
          <w:t xml:space="preserve">is an abrupt completion, return </w:t>
        </w:r>
        <w:r w:rsidRPr="00E77497">
          <w:rPr>
            <w:i/>
          </w:rPr>
          <w:t>initValue</w:t>
        </w:r>
        <w:r>
          <w:t>.</w:t>
        </w:r>
      </w:ins>
    </w:p>
    <w:p w14:paraId="514DC624" w14:textId="77777777" w:rsidR="00E70C3C" w:rsidRPr="00E77497" w:rsidRDefault="00E70C3C" w:rsidP="00E70C3C">
      <w:pPr>
        <w:pStyle w:val="Alg4"/>
        <w:numPr>
          <w:ilvl w:val="0"/>
          <w:numId w:val="45"/>
        </w:numPr>
        <w:spacing w:after="220"/>
        <w:contextualSpacing/>
        <w:rPr>
          <w:ins w:id="7468" w:author="Rev 5 Allen Wirfs-Brock" w:date="2012-01-04T15:59:00Z"/>
        </w:rPr>
      </w:pPr>
      <w:ins w:id="7469" w:author="Rev 5 Allen Wirfs-Brock" w:date="2012-01-04T15:59:00Z">
        <w:r w:rsidRPr="00E77497">
          <w:t xml:space="preserve">Call the [[DefineOwnProperty]] internal method of </w:t>
        </w:r>
        <w:r w:rsidRPr="00E77497">
          <w:rPr>
            <w:i/>
          </w:rPr>
          <w:t xml:space="preserve">array </w:t>
        </w:r>
        <w:r w:rsidRPr="00E77497">
          <w:t>with arguments ToString(ToUint32((</w:t>
        </w:r>
      </w:ins>
      <w:ins w:id="7470" w:author="Rev 5 Allen Wirfs-Brock" w:date="2012-01-04T16:16:00Z">
        <w:r w:rsidR="00B32143">
          <w:rPr>
            <w:i/>
          </w:rPr>
          <w:t>postIndex</w:t>
        </w:r>
      </w:ins>
      <w:ins w:id="7471" w:author="Rev 5 Allen Wirfs-Brock" w:date="2012-01-04T15:59:00Z">
        <w:r w:rsidRPr="00E77497">
          <w:t>+</w:t>
        </w:r>
      </w:ins>
      <w:ins w:id="7472" w:author="Rev 5 Allen Wirfs-Brock" w:date="2012-01-04T16:16:00Z">
        <w:r w:rsidR="00B32143">
          <w:rPr>
            <w:i/>
          </w:rPr>
          <w:t>padding</w:t>
        </w:r>
      </w:ins>
      <w:ins w:id="7473" w:author="Rev 5 Allen Wirfs-Brock" w:date="2012-01-04T15:59:00Z">
        <w:r w:rsidRPr="00E77497">
          <w:t xml:space="preserve">)) and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2FB723A1" w14:textId="77777777" w:rsidR="00E70C3C" w:rsidRPr="00E77497" w:rsidRDefault="00E70C3C" w:rsidP="00E70C3C">
      <w:pPr>
        <w:pStyle w:val="Alg4"/>
        <w:numPr>
          <w:ilvl w:val="0"/>
          <w:numId w:val="45"/>
        </w:numPr>
        <w:spacing w:after="220"/>
        <w:contextualSpacing/>
        <w:rPr>
          <w:ins w:id="7474" w:author="Rev 5 Allen Wirfs-Brock" w:date="2012-01-04T15:59:00Z"/>
        </w:rPr>
      </w:pPr>
      <w:ins w:id="7475" w:author="Rev 5 Allen Wirfs-Brock" w:date="2012-01-04T15:59:00Z">
        <w:r w:rsidRPr="00E77497">
          <w:t xml:space="preserve">Return </w:t>
        </w:r>
      </w:ins>
      <w:ins w:id="7476" w:author="Rev 5 Allen Wirfs-Brock" w:date="2012-01-04T16:16:00Z">
        <w:r w:rsidR="00B32143">
          <w:rPr>
            <w:i/>
          </w:rPr>
          <w:t>postIndex</w:t>
        </w:r>
        <w:r w:rsidR="00B32143" w:rsidRPr="00E77497">
          <w:t>+</w:t>
        </w:r>
        <w:r w:rsidR="00B32143">
          <w:rPr>
            <w:i/>
          </w:rPr>
          <w:t>padding+</w:t>
        </w:r>
        <w:r w:rsidR="00B32143" w:rsidRPr="00E70C3C">
          <w:t>1</w:t>
        </w:r>
      </w:ins>
      <w:ins w:id="7477" w:author="Rev 5 Allen Wirfs-Brock" w:date="2012-01-04T15:59:00Z">
        <w:r w:rsidRPr="00E77497">
          <w:t>.</w:t>
        </w:r>
      </w:ins>
    </w:p>
    <w:p w14:paraId="1FDE9515" w14:textId="77777777" w:rsidR="00E70C3C" w:rsidRPr="00E77497" w:rsidRDefault="00E70C3C" w:rsidP="00E70C3C">
      <w:pPr>
        <w:rPr>
          <w:ins w:id="7478" w:author="Rev 5 Allen Wirfs-Brock" w:date="2012-01-04T15:59:00Z"/>
        </w:rPr>
      </w:pPr>
      <w:ins w:id="7479"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ins>
    </w:p>
    <w:p w14:paraId="390A05F2" w14:textId="77777777" w:rsidR="00EF30EA" w:rsidRPr="00E77497" w:rsidRDefault="00EF30EA" w:rsidP="00EF30EA">
      <w:pPr>
        <w:pStyle w:val="Alg4"/>
        <w:numPr>
          <w:ilvl w:val="0"/>
          <w:numId w:val="418"/>
        </w:numPr>
        <w:spacing w:after="220"/>
        <w:contextualSpacing/>
        <w:rPr>
          <w:ins w:id="7480" w:author="Rev 5 Allen Wirfs-Brock" w:date="2012-01-04T16:24:00Z"/>
        </w:rPr>
      </w:pPr>
      <w:ins w:id="7481" w:author="Rev 5 Allen Wirfs-Brock" w:date="2012-01-04T16:24:00Z">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ins>
    </w:p>
    <w:p w14:paraId="5092DB0C" w14:textId="77777777" w:rsidR="00CE3355" w:rsidRDefault="00CE3355" w:rsidP="00CE3355">
      <w:pPr>
        <w:pStyle w:val="Alg4"/>
        <w:numPr>
          <w:ilvl w:val="0"/>
          <w:numId w:val="418"/>
        </w:numPr>
        <w:spacing w:after="220"/>
        <w:contextualSpacing/>
        <w:rPr>
          <w:ins w:id="7482" w:author="Rev 6 Allen Wirfs-Brock" w:date="2012-02-16T13:18:00Z"/>
        </w:rPr>
      </w:pPr>
      <w:ins w:id="7483" w:author="Rev 6 Allen Wirfs-Brock" w:date="2012-02-16T13:18:00Z">
        <w:r>
          <w:t xml:space="preserve">If </w:t>
        </w:r>
        <w:r>
          <w:rPr>
            <w:i/>
          </w:rPr>
          <w:t xml:space="preserve">postIndex </w:t>
        </w:r>
        <w:r w:rsidRPr="00E77497">
          <w:rPr>
            <w:i/>
          </w:rPr>
          <w:t xml:space="preserve"> </w:t>
        </w:r>
        <w:r>
          <w:t xml:space="preserve">is an abrupt completion, return </w:t>
        </w:r>
        <w:r>
          <w:rPr>
            <w:i/>
          </w:rPr>
          <w:t xml:space="preserve">postIndex </w:t>
        </w:r>
        <w:r w:rsidRPr="00E77497">
          <w:rPr>
            <w:i/>
          </w:rPr>
          <w:t xml:space="preserve"> </w:t>
        </w:r>
        <w:r>
          <w:t>.</w:t>
        </w:r>
      </w:ins>
    </w:p>
    <w:p w14:paraId="2CEA35CD" w14:textId="77777777" w:rsidR="00E70C3C" w:rsidRPr="00E77497" w:rsidRDefault="00E70C3C" w:rsidP="00E70C3C">
      <w:pPr>
        <w:pStyle w:val="Alg4"/>
        <w:numPr>
          <w:ilvl w:val="0"/>
          <w:numId w:val="418"/>
        </w:numPr>
        <w:spacing w:after="220"/>
        <w:contextualSpacing/>
        <w:rPr>
          <w:ins w:id="7484" w:author="Rev 5 Allen Wirfs-Brock" w:date="2012-01-04T15:59:00Z"/>
        </w:rPr>
      </w:pPr>
      <w:ins w:id="7485" w:author="Rev 5 Allen Wirfs-Brock" w:date="2012-01-04T15:59:00Z">
        <w:r w:rsidRPr="00E77497">
          <w:t xml:space="preserve">Let </w:t>
        </w:r>
        <w:r w:rsidRPr="00E77497">
          <w:rPr>
            <w:i/>
          </w:rPr>
          <w:t xml:space="preserve">pad </w:t>
        </w:r>
        <w:r w:rsidRPr="00E77497">
          <w:t>be the result of evaluating</w:t>
        </w:r>
        <w:r w:rsidRPr="00E77497" w:rsidDel="006307DB">
          <w:t xml:space="preserve"> </w:t>
        </w:r>
        <w:r w:rsidRPr="00E77497">
          <w:rPr>
            <w:i/>
          </w:rPr>
          <w:t>Elision</w:t>
        </w:r>
        <w:r w:rsidRPr="00E77497">
          <w:rPr>
            <w:rStyle w:val="bnf"/>
            <w:rFonts w:cs="Arial"/>
            <w:i w:val="0"/>
            <w:vertAlign w:val="subscript"/>
          </w:rPr>
          <w:t>opt</w:t>
        </w:r>
        <w:r w:rsidRPr="00E77497">
          <w:t>; if not present, use the numeric value zero.</w:t>
        </w:r>
      </w:ins>
    </w:p>
    <w:p w14:paraId="301EB62A" w14:textId="77777777" w:rsidR="00EF30EA" w:rsidRPr="00E77497" w:rsidRDefault="00EF30EA" w:rsidP="00EF30EA">
      <w:pPr>
        <w:pStyle w:val="Alg4"/>
        <w:numPr>
          <w:ilvl w:val="0"/>
          <w:numId w:val="418"/>
        </w:numPr>
        <w:spacing w:after="220"/>
        <w:contextualSpacing/>
        <w:rPr>
          <w:ins w:id="7486" w:author="Rev 5 Allen Wirfs-Brock" w:date="2012-01-04T16:25:00Z"/>
        </w:rPr>
      </w:pPr>
      <w:ins w:id="7487" w:author="Rev 5 Allen Wirfs-Brock" w:date="2012-01-04T16:25:00Z">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ins>
    </w:p>
    <w:p w14:paraId="253F480B" w14:textId="77777777" w:rsidR="006A2DB4" w:rsidRPr="00E77497" w:rsidRDefault="006A2DB4" w:rsidP="006A2DB4">
      <w:pPr>
        <w:rPr>
          <w:ins w:id="7488" w:author="Rev 5 Allen Wirfs-Brock" w:date="2012-01-04T16:05:00Z"/>
        </w:rPr>
      </w:pPr>
      <w:ins w:id="7489" w:author="Rev 5 Allen Wirfs-Brock" w:date="2012-01-04T16:05:00Z">
        <w:r w:rsidRPr="007211F8">
          <w:rPr>
            <w:rStyle w:val="bnf"/>
          </w:rPr>
          <w:t>SpreadElement</w:t>
        </w:r>
      </w:ins>
      <w:ins w:id="7490" w:author="Rev 5 Allen Wirfs-Brock" w:date="2012-01-04T16:27:00Z">
        <w:r w:rsidR="00EF30EA">
          <w:rPr>
            <w:rStyle w:val="bnf"/>
          </w:rPr>
          <w:t xml:space="preserve"> </w:t>
        </w:r>
      </w:ins>
      <w:ins w:id="7491" w:author="Rev 5 Allen Wirfs-Brock" w:date="2012-01-04T16:05:00Z">
        <w:r w:rsidRPr="00E77497">
          <w:rPr>
            <w:b/>
          </w:rPr>
          <w:t>:</w:t>
        </w:r>
        <w:r w:rsidRPr="00E77497">
          <w:t xml:space="preserve">  </w:t>
        </w:r>
      </w:ins>
      <w:ins w:id="7492" w:author="Rev 5 Allen Wirfs-Brock" w:date="2012-01-04T16:27:00Z">
        <w:r w:rsidR="00EF30EA" w:rsidRPr="00EF30E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ins>
    </w:p>
    <w:p w14:paraId="07BB9F39" w14:textId="77777777" w:rsidR="006A2DB4" w:rsidRPr="00E77497" w:rsidRDefault="006A2DB4" w:rsidP="006A2DB4">
      <w:pPr>
        <w:pStyle w:val="Alg4"/>
        <w:numPr>
          <w:ilvl w:val="0"/>
          <w:numId w:val="628"/>
        </w:numPr>
        <w:spacing w:after="220"/>
        <w:contextualSpacing/>
        <w:rPr>
          <w:ins w:id="7493" w:author="Rev 5 Allen Wirfs-Brock" w:date="2012-01-04T16:05:00Z"/>
        </w:rPr>
      </w:pPr>
      <w:ins w:id="7494" w:author="Rev 5 Allen Wirfs-Brock" w:date="2012-01-04T16:05: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43D7FD49" w14:textId="77777777" w:rsidR="006A2DB4" w:rsidRPr="00E77497" w:rsidRDefault="006A2DB4" w:rsidP="006A2DB4">
      <w:pPr>
        <w:pStyle w:val="Alg4"/>
        <w:numPr>
          <w:ilvl w:val="0"/>
          <w:numId w:val="628"/>
        </w:numPr>
        <w:spacing w:after="220"/>
        <w:contextualSpacing/>
        <w:rPr>
          <w:ins w:id="7495" w:author="Rev 5 Allen Wirfs-Brock" w:date="2012-01-04T16:05:00Z"/>
        </w:rPr>
      </w:pPr>
      <w:ins w:id="7496" w:author="Rev 5 Allen Wirfs-Brock" w:date="2012-01-04T16:05:00Z">
        <w:r w:rsidRPr="00E77497">
          <w:t xml:space="preserve">Let </w:t>
        </w:r>
        <w:r w:rsidRPr="00E77497">
          <w:rPr>
            <w:i/>
          </w:rPr>
          <w:t xml:space="preserve">spreadValue </w:t>
        </w:r>
        <w:r w:rsidRPr="00E77497">
          <w:t>be GetValue(</w:t>
        </w:r>
        <w:r w:rsidRPr="00E77497">
          <w:rPr>
            <w:i/>
          </w:rPr>
          <w:t>spreadRef</w:t>
        </w:r>
        <w:r w:rsidRPr="00E77497">
          <w:t>).</w:t>
        </w:r>
      </w:ins>
    </w:p>
    <w:p w14:paraId="501CC078" w14:textId="77777777" w:rsidR="006A2DB4" w:rsidRPr="00B820AB" w:rsidRDefault="006A2DB4" w:rsidP="006A2DB4">
      <w:pPr>
        <w:pStyle w:val="Alg4"/>
        <w:numPr>
          <w:ilvl w:val="0"/>
          <w:numId w:val="628"/>
        </w:numPr>
        <w:contextualSpacing/>
        <w:rPr>
          <w:ins w:id="7497" w:author="Rev 5 Allen Wirfs-Brock" w:date="2012-01-04T16:05:00Z"/>
        </w:rPr>
      </w:pPr>
      <w:commentRangeStart w:id="7498"/>
      <w:ins w:id="7499" w:author="Rev 5 Allen Wirfs-Brock" w:date="2012-01-04T16:05:00Z">
        <w:r w:rsidRPr="00E77497">
          <w:t xml:space="preserve">Let </w:t>
        </w:r>
        <w:r w:rsidRPr="00E77497">
          <w:rPr>
            <w:i/>
          </w:rPr>
          <w:t>spreadObj</w:t>
        </w:r>
        <w:r w:rsidRPr="00E77497">
          <w:t xml:space="preserve"> be ToObject(</w:t>
        </w:r>
        <w:r w:rsidRPr="00E77497">
          <w:rPr>
            <w:i/>
          </w:rPr>
          <w:t>spreadValue</w:t>
        </w:r>
        <w:r w:rsidRPr="00E77497">
          <w:t>).</w:t>
        </w:r>
        <w:commentRangeEnd w:id="7498"/>
        <w:r w:rsidRPr="00E77497">
          <w:rPr>
            <w:rStyle w:val="af3"/>
            <w:rFonts w:ascii="Arial" w:eastAsia="MS Mincho" w:hAnsi="Arial"/>
            <w:spacing w:val="0"/>
            <w:lang w:val="en-GB" w:eastAsia="ja-JP"/>
          </w:rPr>
          <w:commentReference w:id="7498"/>
        </w:r>
      </w:ins>
    </w:p>
    <w:p w14:paraId="7A10AB75" w14:textId="77777777" w:rsidR="00CE3355" w:rsidRDefault="00CE3355" w:rsidP="00415961">
      <w:pPr>
        <w:pStyle w:val="Alg4"/>
        <w:numPr>
          <w:ilvl w:val="0"/>
          <w:numId w:val="628"/>
        </w:numPr>
        <w:contextualSpacing/>
        <w:rPr>
          <w:ins w:id="7500" w:author="Rev 6 Allen Wirfs-Brock" w:date="2012-02-16T13:22:00Z"/>
        </w:rPr>
      </w:pPr>
      <w:ins w:id="7501" w:author="Rev 6 Allen Wirfs-Brock" w:date="2012-02-16T13:22:00Z">
        <w:r>
          <w:t xml:space="preserve">If </w:t>
        </w:r>
      </w:ins>
      <w:ins w:id="7502" w:author="Rev 6 Allen Wirfs-Brock" w:date="2012-02-16T13:23:00Z">
        <w:r w:rsidRPr="00E77497">
          <w:rPr>
            <w:i/>
          </w:rPr>
          <w:t>spreadObj</w:t>
        </w:r>
        <w:r w:rsidRPr="00E77497">
          <w:t xml:space="preserve"> </w:t>
        </w:r>
      </w:ins>
      <w:ins w:id="7503" w:author="Rev 6 Allen Wirfs-Brock" w:date="2012-02-16T13:22:00Z">
        <w:r>
          <w:t xml:space="preserve">is an abrupt completion, return </w:t>
        </w:r>
      </w:ins>
      <w:ins w:id="7504" w:author="Rev 6 Allen Wirfs-Brock" w:date="2012-02-16T13:23:00Z">
        <w:r w:rsidRPr="00E77497">
          <w:rPr>
            <w:i/>
          </w:rPr>
          <w:t>spreadObj</w:t>
        </w:r>
      </w:ins>
      <w:ins w:id="7505" w:author="Rev 6 Allen Wirfs-Brock" w:date="2012-02-16T13:22:00Z">
        <w:r>
          <w:t>.</w:t>
        </w:r>
      </w:ins>
    </w:p>
    <w:p w14:paraId="6C8EAEF9" w14:textId="77777777" w:rsidR="006A2DB4" w:rsidRPr="00E77497" w:rsidRDefault="006A2DB4" w:rsidP="006A2DB4">
      <w:pPr>
        <w:pStyle w:val="Alg3"/>
        <w:numPr>
          <w:ilvl w:val="0"/>
          <w:numId w:val="628"/>
        </w:numPr>
        <w:rPr>
          <w:ins w:id="7506" w:author="Rev 5 Allen Wirfs-Brock" w:date="2012-01-04T16:05:00Z"/>
        </w:rPr>
      </w:pPr>
      <w:ins w:id="7507" w:author="Rev 5 Allen Wirfs-Brock" w:date="2012-01-04T16:05:00Z">
        <w:r w:rsidRPr="00675B74">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38DB6FE2" w14:textId="77777777" w:rsidR="006A2DB4" w:rsidRPr="00E77497" w:rsidRDefault="006A2DB4" w:rsidP="006A2DB4">
      <w:pPr>
        <w:pStyle w:val="Alg3"/>
        <w:numPr>
          <w:ilvl w:val="0"/>
          <w:numId w:val="628"/>
        </w:numPr>
        <w:rPr>
          <w:ins w:id="7508" w:author="Rev 5 Allen Wirfs-Brock" w:date="2012-01-04T16:05:00Z"/>
        </w:rPr>
      </w:pPr>
      <w:ins w:id="7509" w:author="Rev 5 Allen Wirfs-Brock" w:date="2012-01-04T16:05:00Z">
        <w:r w:rsidRPr="00E77497">
          <w:t xml:space="preserve">Let </w:t>
        </w:r>
        <w:r w:rsidRPr="00E77497">
          <w:rPr>
            <w:i/>
          </w:rPr>
          <w:t>spreadLen</w:t>
        </w:r>
        <w:r w:rsidRPr="00E77497">
          <w:t xml:space="preserve"> be ToUint32(</w:t>
        </w:r>
        <w:r w:rsidRPr="00E77497">
          <w:rPr>
            <w:i/>
          </w:rPr>
          <w:t>lenVal</w:t>
        </w:r>
        <w:r w:rsidRPr="00E77497">
          <w:t>).</w:t>
        </w:r>
      </w:ins>
    </w:p>
    <w:p w14:paraId="555FFA75" w14:textId="77777777" w:rsidR="0080491B" w:rsidRDefault="0080491B" w:rsidP="006A2DB4">
      <w:pPr>
        <w:pStyle w:val="Alg3"/>
        <w:numPr>
          <w:ilvl w:val="0"/>
          <w:numId w:val="628"/>
        </w:numPr>
        <w:rPr>
          <w:ins w:id="7510" w:author="Rev 7 Allen Wirfs-Brock" w:date="2012-04-09T16:54:00Z"/>
        </w:rPr>
      </w:pPr>
      <w:ins w:id="7511" w:author="Rev 7 Allen Wirfs-Brock" w:date="2012-04-09T16:54:00Z">
        <w:r>
          <w:t>ReturnIfAbrupt(</w:t>
        </w:r>
        <w:r w:rsidRPr="0080491B">
          <w:rPr>
            <w:i/>
          </w:rPr>
          <w:t>spreadLen</w:t>
        </w:r>
        <w:r>
          <w:t>).</w:t>
        </w:r>
      </w:ins>
    </w:p>
    <w:p w14:paraId="5E182DAC" w14:textId="77777777" w:rsidR="006A2DB4" w:rsidRPr="00E77497" w:rsidRDefault="006A2DB4" w:rsidP="006A2DB4">
      <w:pPr>
        <w:pStyle w:val="Alg3"/>
        <w:numPr>
          <w:ilvl w:val="0"/>
          <w:numId w:val="628"/>
        </w:numPr>
        <w:rPr>
          <w:ins w:id="7512" w:author="Rev 5 Allen Wirfs-Brock" w:date="2012-01-04T16:05:00Z"/>
        </w:rPr>
      </w:pPr>
      <w:ins w:id="7513" w:author="Rev 5 Allen Wirfs-Brock" w:date="2012-01-04T16:05:00Z">
        <w:r w:rsidRPr="00E77497">
          <w:t xml:space="preserve">Let </w:t>
        </w:r>
        <w:r w:rsidRPr="00E77497">
          <w:rPr>
            <w:i/>
          </w:rPr>
          <w:t>n</w:t>
        </w:r>
        <w:r w:rsidRPr="00E77497">
          <w:t>=0;</w:t>
        </w:r>
      </w:ins>
    </w:p>
    <w:p w14:paraId="609D1126" w14:textId="77777777" w:rsidR="006A2DB4" w:rsidRPr="00E77497" w:rsidRDefault="006A2DB4" w:rsidP="006A2DB4">
      <w:pPr>
        <w:pStyle w:val="Alg3"/>
        <w:numPr>
          <w:ilvl w:val="0"/>
          <w:numId w:val="628"/>
        </w:numPr>
        <w:rPr>
          <w:ins w:id="7514" w:author="Rev 5 Allen Wirfs-Brock" w:date="2012-01-04T16:05:00Z"/>
        </w:rPr>
      </w:pPr>
      <w:ins w:id="7515" w:author="Rev 5 Allen Wirfs-Brock" w:date="2012-01-04T16:05:00Z">
        <w:r w:rsidRPr="00E77497">
          <w:t xml:space="preserve">Repeat, while </w:t>
        </w:r>
        <w:r w:rsidRPr="00E77497">
          <w:rPr>
            <w:i/>
          </w:rPr>
          <w:t>n</w:t>
        </w:r>
        <w:r w:rsidRPr="00E77497">
          <w:t xml:space="preserve"> &lt; </w:t>
        </w:r>
        <w:r w:rsidRPr="00E77497">
          <w:rPr>
            <w:i/>
          </w:rPr>
          <w:t>spreadLen</w:t>
        </w:r>
      </w:ins>
    </w:p>
    <w:p w14:paraId="04A7CDB4" w14:textId="77777777" w:rsidR="006A2DB4" w:rsidRPr="00E77497" w:rsidRDefault="006A2DB4" w:rsidP="006A2DB4">
      <w:pPr>
        <w:pStyle w:val="Alg3"/>
        <w:numPr>
          <w:ilvl w:val="1"/>
          <w:numId w:val="628"/>
        </w:numPr>
        <w:tabs>
          <w:tab w:val="left" w:pos="720"/>
        </w:tabs>
        <w:ind w:left="720"/>
        <w:rPr>
          <w:ins w:id="7516" w:author="Rev 5 Allen Wirfs-Brock" w:date="2012-01-04T16:05:00Z"/>
        </w:rPr>
      </w:pPr>
      <w:ins w:id="7517" w:author="Rev 5 Allen Wirfs-Brock" w:date="2012-01-04T16:05:00Z">
        <w:r w:rsidRPr="00E77497">
          <w:t xml:space="preserve">Let </w:t>
        </w:r>
        <w:r w:rsidRPr="00E77497">
          <w:rPr>
            <w:i/>
          </w:rPr>
          <w:t>exists</w:t>
        </w:r>
        <w:r w:rsidRPr="00E77497">
          <w:t xml:space="preserve"> be the result of calling the [[HasProperty]] internal method of </w:t>
        </w:r>
        <w:r w:rsidRPr="00E77497">
          <w:rPr>
            <w:i/>
          </w:rPr>
          <w:t>spreadObj</w:t>
        </w:r>
        <w:r w:rsidRPr="00E77497">
          <w:t xml:space="preserve"> with ToString(</w:t>
        </w:r>
        <w:r w:rsidRPr="00E77497">
          <w:rPr>
            <w:i/>
          </w:rPr>
          <w:t>n</w:t>
        </w:r>
        <w:r w:rsidRPr="00E77497">
          <w:t>).</w:t>
        </w:r>
      </w:ins>
    </w:p>
    <w:p w14:paraId="348B1F46" w14:textId="77777777" w:rsidR="006A2DB4" w:rsidRPr="00E77497" w:rsidRDefault="006A2DB4" w:rsidP="006A2DB4">
      <w:pPr>
        <w:pStyle w:val="Alg3"/>
        <w:numPr>
          <w:ilvl w:val="1"/>
          <w:numId w:val="628"/>
        </w:numPr>
        <w:tabs>
          <w:tab w:val="left" w:pos="720"/>
        </w:tabs>
        <w:ind w:left="720"/>
        <w:rPr>
          <w:ins w:id="7518" w:author="Rev 5 Allen Wirfs-Brock" w:date="2012-01-04T16:05:00Z"/>
        </w:rPr>
      </w:pPr>
      <w:ins w:id="7519" w:author="Rev 5 Allen Wirfs-Brock" w:date="2012-01-04T16:05:00Z">
        <w:r w:rsidRPr="00E77497">
          <w:t xml:space="preserve">If </w:t>
        </w:r>
        <w:r w:rsidRPr="00E77497">
          <w:rPr>
            <w:i/>
          </w:rPr>
          <w:t>exists</w:t>
        </w:r>
        <w:r w:rsidRPr="00E77497">
          <w:t xml:space="preserve"> is </w:t>
        </w:r>
        <w:r w:rsidRPr="00E77497">
          <w:rPr>
            <w:b/>
          </w:rPr>
          <w:t>true</w:t>
        </w:r>
        <w:r w:rsidRPr="00E77497">
          <w:t xml:space="preserve"> then,</w:t>
        </w:r>
      </w:ins>
    </w:p>
    <w:p w14:paraId="583B92B3" w14:textId="77777777" w:rsidR="006A2DB4" w:rsidRPr="00E77497" w:rsidRDefault="006A2DB4" w:rsidP="00EF30EA">
      <w:pPr>
        <w:pStyle w:val="Alg3"/>
        <w:numPr>
          <w:ilvl w:val="2"/>
          <w:numId w:val="628"/>
        </w:numPr>
        <w:tabs>
          <w:tab w:val="clear" w:pos="2160"/>
          <w:tab w:val="left" w:pos="720"/>
          <w:tab w:val="num" w:pos="1170"/>
        </w:tabs>
        <w:ind w:left="1170" w:hanging="270"/>
        <w:rPr>
          <w:ins w:id="7520" w:author="Rev 5 Allen Wirfs-Brock" w:date="2012-01-04T16:05:00Z"/>
        </w:rPr>
      </w:pPr>
      <w:ins w:id="7521" w:author="Rev 5 Allen Wirfs-Brock" w:date="2012-01-04T16:05:00Z">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0077C7CE" w14:textId="77777777" w:rsidR="00201F6A" w:rsidRDefault="00201F6A" w:rsidP="00EF30EA">
      <w:pPr>
        <w:pStyle w:val="Alg3"/>
        <w:numPr>
          <w:ilvl w:val="2"/>
          <w:numId w:val="628"/>
        </w:numPr>
        <w:tabs>
          <w:tab w:val="clear" w:pos="2160"/>
          <w:tab w:val="left" w:pos="720"/>
        </w:tabs>
        <w:ind w:left="1170" w:hanging="270"/>
        <w:rPr>
          <w:ins w:id="7522" w:author="Rev 7 Allen Wirfs-Brock" w:date="2012-04-09T16:56:00Z"/>
        </w:rPr>
      </w:pPr>
      <w:ins w:id="7523" w:author="Rev 7 Allen Wirfs-Brock" w:date="2012-04-09T16:56:00Z">
        <w:r>
          <w:t>ReturnIfAbrupt(</w:t>
        </w:r>
        <w:r w:rsidRPr="00201F6A">
          <w:rPr>
            <w:i/>
          </w:rPr>
          <w:t>v</w:t>
        </w:r>
        <w:r>
          <w:t>).</w:t>
        </w:r>
      </w:ins>
    </w:p>
    <w:p w14:paraId="0E38D719" w14:textId="77777777" w:rsidR="006A2DB4" w:rsidRPr="00E77497" w:rsidRDefault="006A2DB4" w:rsidP="00EF30EA">
      <w:pPr>
        <w:pStyle w:val="Alg3"/>
        <w:numPr>
          <w:ilvl w:val="2"/>
          <w:numId w:val="628"/>
        </w:numPr>
        <w:tabs>
          <w:tab w:val="clear" w:pos="2160"/>
          <w:tab w:val="left" w:pos="720"/>
        </w:tabs>
        <w:ind w:left="1170" w:hanging="270"/>
        <w:rPr>
          <w:ins w:id="7524" w:author="Rev 5 Allen Wirfs-Brock" w:date="2012-01-04T16:05:00Z"/>
        </w:rPr>
      </w:pPr>
      <w:ins w:id="7525" w:author="Rev 5 Allen Wirfs-Brock" w:date="2012-01-04T16:05:00Z">
        <w:r w:rsidRPr="00E77497">
          <w:t xml:space="preserve">Call the [[DefineOwnProperty]] internal method of </w:t>
        </w:r>
        <w:r w:rsidRPr="00E77497">
          <w:rPr>
            <w:i/>
          </w:rPr>
          <w:t>array</w:t>
        </w:r>
        <w:r w:rsidRPr="00E77497">
          <w:t xml:space="preserve"> with arguments </w:t>
        </w:r>
        <w:commentRangeStart w:id="7526"/>
        <w:r w:rsidRPr="00E77497">
          <w:t>ToString(ToUint32(</w:t>
        </w:r>
      </w:ins>
      <w:ins w:id="7527" w:author="Rev 5 Allen Wirfs-Brock" w:date="2012-01-04T16:31:00Z">
        <w:r w:rsidR="00EF30EA">
          <w:rPr>
            <w:i/>
          </w:rPr>
          <w:t>nextI</w:t>
        </w:r>
      </w:ins>
      <w:ins w:id="7528" w:author="Rev 5 Allen Wirfs-Brock" w:date="2012-01-04T16:05:00Z">
        <w:r w:rsidRPr="00E77497">
          <w:rPr>
            <w:i/>
          </w:rPr>
          <w:t>ndex)</w:t>
        </w:r>
        <w:r w:rsidRPr="00E77497">
          <w:t>)</w:t>
        </w:r>
        <w:commentRangeEnd w:id="7526"/>
        <w:r w:rsidRPr="00E77497">
          <w:rPr>
            <w:rStyle w:val="af3"/>
            <w:rFonts w:ascii="Arial" w:eastAsia="MS Mincho" w:hAnsi="Arial"/>
            <w:spacing w:val="0"/>
            <w:lang w:val="en-GB" w:eastAsia="ja-JP"/>
          </w:rPr>
          <w:commentReference w:id="7526"/>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35A08278" w14:textId="77777777" w:rsidR="006A2DB4" w:rsidRPr="00E77497" w:rsidRDefault="006A2DB4" w:rsidP="006A2DB4">
      <w:pPr>
        <w:pStyle w:val="Alg3"/>
        <w:numPr>
          <w:ilvl w:val="1"/>
          <w:numId w:val="628"/>
        </w:numPr>
        <w:tabs>
          <w:tab w:val="left" w:pos="720"/>
        </w:tabs>
        <w:ind w:left="720"/>
        <w:rPr>
          <w:ins w:id="7529" w:author="Rev 5 Allen Wirfs-Brock" w:date="2012-01-04T16:05:00Z"/>
        </w:rPr>
      </w:pPr>
      <w:ins w:id="7530" w:author="Rev 5 Allen Wirfs-Brock" w:date="2012-01-04T16:05:00Z">
        <w:r w:rsidRPr="00E77497">
          <w:t xml:space="preserve">Let </w:t>
        </w:r>
        <w:r w:rsidRPr="00E77497">
          <w:rPr>
            <w:i/>
          </w:rPr>
          <w:t>n</w:t>
        </w:r>
        <w:r w:rsidRPr="00E77497">
          <w:t xml:space="preserve"> = </w:t>
        </w:r>
        <w:r w:rsidRPr="00E77497">
          <w:rPr>
            <w:i/>
          </w:rPr>
          <w:t>n</w:t>
        </w:r>
        <w:r w:rsidRPr="00E77497">
          <w:t>+1.</w:t>
        </w:r>
      </w:ins>
    </w:p>
    <w:p w14:paraId="69BA1743" w14:textId="77777777" w:rsidR="006A2DB4" w:rsidRPr="00E77497" w:rsidRDefault="006A2DB4" w:rsidP="006A2DB4">
      <w:pPr>
        <w:pStyle w:val="Alg3"/>
        <w:numPr>
          <w:ilvl w:val="1"/>
          <w:numId w:val="628"/>
        </w:numPr>
        <w:tabs>
          <w:tab w:val="left" w:pos="720"/>
        </w:tabs>
        <w:ind w:left="720"/>
        <w:rPr>
          <w:ins w:id="7531" w:author="Rev 5 Allen Wirfs-Brock" w:date="2012-01-04T16:05:00Z"/>
        </w:rPr>
      </w:pPr>
      <w:ins w:id="7532" w:author="Rev 5 Allen Wirfs-Brock" w:date="2012-01-04T16:05:00Z">
        <w:r w:rsidRPr="00E77497">
          <w:t xml:space="preserve">Let </w:t>
        </w:r>
      </w:ins>
      <w:ins w:id="7533" w:author="Rev 5 Allen Wirfs-Brock" w:date="2012-01-04T16:32:00Z">
        <w:r w:rsidR="00EF30EA">
          <w:rPr>
            <w:i/>
          </w:rPr>
          <w:t>nextI</w:t>
        </w:r>
      </w:ins>
      <w:ins w:id="7534" w:author="Rev 5 Allen Wirfs-Brock" w:date="2012-01-04T16:05:00Z">
        <w:r w:rsidRPr="00E77497">
          <w:rPr>
            <w:i/>
          </w:rPr>
          <w:t>ndex</w:t>
        </w:r>
        <w:r w:rsidRPr="00E77497">
          <w:t xml:space="preserve"> = </w:t>
        </w:r>
      </w:ins>
      <w:ins w:id="7535" w:author="Rev 5 Allen Wirfs-Brock" w:date="2012-01-04T16:32:00Z">
        <w:r w:rsidR="00EF30EA">
          <w:rPr>
            <w:i/>
          </w:rPr>
          <w:t>nextI</w:t>
        </w:r>
      </w:ins>
      <w:ins w:id="7536" w:author="Rev 5 Allen Wirfs-Brock" w:date="2012-01-04T16:05:00Z">
        <w:r w:rsidRPr="00E77497">
          <w:rPr>
            <w:i/>
          </w:rPr>
          <w:t>ndex</w:t>
        </w:r>
        <w:r w:rsidRPr="00E77497">
          <w:t xml:space="preserve"> +1.</w:t>
        </w:r>
      </w:ins>
    </w:p>
    <w:p w14:paraId="231B4972" w14:textId="77777777" w:rsidR="006A2DB4" w:rsidRPr="00E77497" w:rsidRDefault="006A2DB4" w:rsidP="006A2DB4">
      <w:pPr>
        <w:pStyle w:val="Alg4"/>
        <w:numPr>
          <w:ilvl w:val="0"/>
          <w:numId w:val="628"/>
        </w:numPr>
        <w:spacing w:after="220"/>
        <w:contextualSpacing/>
        <w:rPr>
          <w:ins w:id="7537" w:author="Rev 5 Allen Wirfs-Brock" w:date="2012-01-04T16:05:00Z"/>
        </w:rPr>
      </w:pPr>
      <w:ins w:id="7538" w:author="Rev 5 Allen Wirfs-Brock" w:date="2012-01-04T16:05:00Z">
        <w:r w:rsidRPr="00E77497">
          <w:t xml:space="preserve">Return </w:t>
        </w:r>
      </w:ins>
      <w:ins w:id="7539" w:author="Rev 5 Allen Wirfs-Brock" w:date="2012-01-04T16:32:00Z">
        <w:r w:rsidR="00EF30EA">
          <w:rPr>
            <w:i/>
          </w:rPr>
          <w:t>nextIndex</w:t>
        </w:r>
      </w:ins>
      <w:ins w:id="7540" w:author="Rev 5 Allen Wirfs-Brock" w:date="2012-01-04T16:05:00Z">
        <w:r w:rsidRPr="00E77497">
          <w:t>.</w:t>
        </w:r>
      </w:ins>
    </w:p>
    <w:p w14:paraId="68DD67AA" w14:textId="77777777" w:rsidR="00980C14" w:rsidRPr="000D4E55" w:rsidRDefault="00E70C3C" w:rsidP="000D4E55">
      <w:pPr>
        <w:pStyle w:val="Note"/>
        <w:rPr>
          <w:ins w:id="7541" w:author="Rev 5 Allen Wirfs-Brock" w:date="2012-01-04T15:39:00Z"/>
        </w:rPr>
      </w:pPr>
      <w:ins w:id="7542" w:author="Rev 5 Allen Wirfs-Brock" w:date="2012-01-04T15:59:00Z">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[[Put]].</w:t>
        </w:r>
      </w:ins>
    </w:p>
    <w:p w14:paraId="10DEC904" w14:textId="77777777" w:rsidR="008753AB" w:rsidRPr="00E77497" w:rsidRDefault="008753AB" w:rsidP="008753AB">
      <w:pPr>
        <w:keepNext/>
        <w:rPr>
          <w:ins w:id="7543" w:author="Rev 4 Allen Wirfs-Brock" w:date="2011-10-15T09:13:00Z"/>
          <w:rFonts w:ascii="Helvetica" w:hAnsi="Helvetica"/>
          <w:b/>
        </w:rPr>
      </w:pPr>
      <w:ins w:id="7544" w:author="Rev 4 Allen Wirfs-Brock" w:date="2011-10-15T09:13:00Z">
        <w:r w:rsidRPr="00E77497">
          <w:rPr>
            <w:rFonts w:ascii="Helvetica" w:hAnsi="Helvetica"/>
            <w:b/>
          </w:rPr>
          <w:t xml:space="preserve">Runtime Semantics: </w:t>
        </w:r>
        <w:r w:rsidRPr="00E77497">
          <w:rPr>
            <w:rFonts w:ascii="Helvetica" w:hAnsi="Helvetica"/>
            <w:b/>
            <w:spacing w:val="6"/>
          </w:rPr>
          <w:t>Evaluation</w:t>
        </w:r>
      </w:ins>
    </w:p>
    <w:p w14:paraId="4DD25347" w14:textId="77777777" w:rsidR="008753AB" w:rsidRPr="00E77497" w:rsidRDefault="008753AB" w:rsidP="008753AB">
      <w:del w:id="7545"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7546" w:author="Rev 4 Allen Wirfs-Brock" w:date="2011-10-15T09:17:00Z">
        <w:r w:rsidRPr="00E77497" w:rsidDel="000260C8">
          <w:delText>is evaluated as follows:</w:delText>
        </w:r>
      </w:del>
    </w:p>
    <w:p w14:paraId="18D1A6CF" w14:textId="77777777" w:rsidR="008753AB" w:rsidRPr="00E77497" w:rsidRDefault="008753AB" w:rsidP="008753AB">
      <w:pPr>
        <w:pStyle w:val="Alg4"/>
        <w:numPr>
          <w:ilvl w:val="0"/>
          <w:numId w:val="42"/>
        </w:numPr>
      </w:pPr>
      <w:r w:rsidRPr="00E77497">
        <w:t xml:space="preserve">Let </w:t>
      </w:r>
      <w:r w:rsidRPr="00E77497">
        <w:rPr>
          <w:i/>
        </w:rPr>
        <w:t xml:space="preserve">array </w:t>
      </w:r>
      <w:r w:rsidRPr="00E77497">
        <w:t xml:space="preserve">be </w:t>
      </w:r>
      <w:ins w:id="7547" w:author="Rev 7 Allen Wirfs-Brock" w:date="2012-04-11T16:19:00Z">
        <w:r w:rsidR="00F44A1F">
          <w:t>the result of the abstract</w:t>
        </w:r>
        <w:del w:id="7548" w:author="Rev 8 Allen Wirfs-Brock" w:date="2012-06-14T14:38:00Z">
          <w:r w:rsidR="00F44A1F" w:rsidDel="00D4543D">
            <w:delText>ion</w:delText>
          </w:r>
        </w:del>
        <w:r w:rsidR="00F44A1F">
          <w:t xml:space="preserve"> operation ArrayCreate (15.4) with argument 0</w:t>
        </w:r>
      </w:ins>
      <w:del w:id="7549"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p>
    <w:p w14:paraId="3DF908C6" w14:textId="77777777"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ins w:id="7550" w:author="Rev 5 Allen Wirfs-Brock" w:date="2012-01-04T12:15:00Z">
        <w:r w:rsidR="00365BF7">
          <w:t>Elis</w:t>
        </w:r>
      </w:ins>
      <w:ins w:id="7551" w:author="Rev 5 Allen Wirfs-Brock" w:date="2012-01-04T12:36:00Z">
        <w:r w:rsidR="00A80BCD">
          <w:t>i</w:t>
        </w:r>
      </w:ins>
      <w:ins w:id="7552" w:author="Rev 5 Allen Wirfs-Brock" w:date="2012-01-04T12:15:00Z">
        <w:r w:rsidR="00365BF7">
          <w:t>on</w:t>
        </w:r>
      </w:ins>
      <w:ins w:id="7553" w:author="Rev 5 Allen Wirfs-Brock" w:date="2012-01-04T12:37:00Z">
        <w:r w:rsidR="00A80BCD">
          <w:t xml:space="preserve"> </w:t>
        </w:r>
      </w:ins>
      <w:ins w:id="7554" w:author="Rev 5 Allen Wirfs-Brock" w:date="2012-01-04T12:15:00Z">
        <w:r w:rsidR="00365BF7">
          <w:t>Width of</w:t>
        </w:r>
        <w:r w:rsidR="00365BF7" w:rsidRPr="00E77497">
          <w:t xml:space="preserve"> </w:t>
        </w:r>
      </w:ins>
      <w:del w:id="7555" w:author="Rev 5 Allen Wirfs-Brock" w:date="2012-01-04T12:15:00Z">
        <w:r w:rsidRPr="00E77497" w:rsidDel="00365BF7">
          <w:delText xml:space="preserve">result of evaluating </w:delText>
        </w:r>
      </w:del>
      <w:r w:rsidRPr="00E77497">
        <w:rPr>
          <w:i/>
        </w:rPr>
        <w:t>Elision</w:t>
      </w:r>
      <w:ins w:id="7556" w:author="Rev 5 Allen Wirfs-Brock" w:date="2012-01-04T12:16:00Z">
        <w:r w:rsidR="00365BF7" w:rsidRPr="00E77497">
          <w:rPr>
            <w:rStyle w:val="bnf"/>
            <w:rFonts w:cs="Arial"/>
            <w:i w:val="0"/>
            <w:vertAlign w:val="subscript"/>
          </w:rPr>
          <w:t>opt</w:t>
        </w:r>
      </w:ins>
      <w:del w:id="7557" w:author="Rev 5 Allen Wirfs-Brock" w:date="2012-01-04T12:21:00Z">
        <w:r w:rsidRPr="00E77497" w:rsidDel="00365BF7">
          <w:delText>; if not present, use the numeric value zero</w:delText>
        </w:r>
      </w:del>
      <w:r w:rsidRPr="00E77497">
        <w:t>.</w:t>
      </w:r>
    </w:p>
    <w:p w14:paraId="15D268E7" w14:textId="77777777" w:rsidR="008753AB" w:rsidRPr="00E77497" w:rsidRDefault="008753AB" w:rsidP="008753AB">
      <w:pPr>
        <w:pStyle w:val="Alg4"/>
        <w:numPr>
          <w:ilvl w:val="0"/>
          <w:numId w:val="42"/>
        </w:numPr>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pad</w:t>
      </w:r>
      <w:r w:rsidRPr="00E77497">
        <w:t xml:space="preserve">, and </w:t>
      </w:r>
      <w:r w:rsidRPr="00E77497">
        <w:rPr>
          <w:b/>
        </w:rPr>
        <w:t>false</w:t>
      </w:r>
      <w:r w:rsidRPr="00E77497">
        <w:t>.</w:t>
      </w:r>
    </w:p>
    <w:p w14:paraId="440F18A5" w14:textId="77777777"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14:paraId="12314AA9" w14:textId="77777777" w:rsidR="008753AB" w:rsidRPr="00E77497" w:rsidRDefault="008753AB" w:rsidP="008753AB">
      <w:del w:id="7558"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del w:id="7559" w:author="Rev 4 Allen Wirfs-Brock" w:date="2011-10-15T09:17:00Z">
        <w:r w:rsidRPr="00E77497" w:rsidDel="000260C8">
          <w:delText>is evaluated as follows:</w:delText>
        </w:r>
      </w:del>
    </w:p>
    <w:p w14:paraId="0809EB46" w14:textId="77777777" w:rsidR="0040783C" w:rsidRPr="00E77497" w:rsidRDefault="0040783C" w:rsidP="0040783C">
      <w:pPr>
        <w:pStyle w:val="Alg4"/>
        <w:numPr>
          <w:ilvl w:val="0"/>
          <w:numId w:val="43"/>
        </w:numPr>
        <w:spacing w:after="220"/>
        <w:contextualSpacing/>
        <w:rPr>
          <w:ins w:id="7560" w:author="Rev 5 Allen Wirfs-Brock" w:date="2012-01-04T15:31:00Z"/>
        </w:rPr>
      </w:pPr>
      <w:ins w:id="7561" w:author="Rev 5 Allen Wirfs-Brock" w:date="2012-01-04T15:31:00Z">
        <w:r w:rsidRPr="00E77497">
          <w:t xml:space="preserve">Let </w:t>
        </w:r>
        <w:r w:rsidRPr="00E77497">
          <w:rPr>
            <w:i/>
          </w:rPr>
          <w:t xml:space="preserve">array </w:t>
        </w:r>
        <w:r w:rsidRPr="00E77497">
          <w:t xml:space="preserve">be </w:t>
        </w:r>
      </w:ins>
      <w:ins w:id="7562" w:author="Rev 7 Allen Wirfs-Brock" w:date="2012-04-11T16:20:00Z">
        <w:r w:rsidR="00F44A1F">
          <w:t>the result of the abstract</w:t>
        </w:r>
        <w:del w:id="7563" w:author="Rev 8 Allen Wirfs-Brock" w:date="2012-06-14T14:38:00Z">
          <w:r w:rsidR="00F44A1F" w:rsidDel="00D4543D">
            <w:delText>ion</w:delText>
          </w:r>
        </w:del>
        <w:r w:rsidR="00F44A1F">
          <w:t xml:space="preserve"> operation ArrayCreate (15.4) with argument 0</w:t>
        </w:r>
      </w:ins>
      <w:ins w:id="7564" w:author="Rev 5 Allen Wirfs-Brock" w:date="2012-01-04T15:31:00Z">
        <w:del w:id="7565" w:author="Rev 7 Allen Wirfs-Brock" w:date="2012-04-11T16:20: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14:paraId="7F93808B" w14:textId="77777777" w:rsidR="008753AB" w:rsidRPr="00E77497" w:rsidRDefault="008753AB" w:rsidP="008753AB">
      <w:pPr>
        <w:pStyle w:val="Alg4"/>
        <w:numPr>
          <w:ilvl w:val="0"/>
          <w:numId w:val="43"/>
        </w:numPr>
        <w:spacing w:after="220"/>
        <w:contextualSpacing/>
      </w:pPr>
      <w:del w:id="7566" w:author="Rev 5 Allen Wirfs-Brock" w:date="2012-01-04T15:51:00Z">
        <w:r w:rsidRPr="00E77497" w:rsidDel="00E6393B">
          <w:delText>Return the</w:delText>
        </w:r>
      </w:del>
      <w:ins w:id="7567" w:author="Rev 5 Allen Wirfs-Brock" w:date="2012-01-04T15:51:00Z">
        <w:r w:rsidR="00E6393B">
          <w:t xml:space="preserve">Let </w:t>
        </w:r>
        <w:r w:rsidR="00E6393B" w:rsidRPr="00E6393B">
          <w:rPr>
            <w:i/>
            <w:rPrChange w:id="7568" w:author="Rev 5 Allen Wirfs-Brock" w:date="2012-01-04T15:51:00Z">
              <w:rPr/>
            </w:rPrChange>
          </w:rPr>
          <w:t>len</w:t>
        </w:r>
        <w:r w:rsidR="00E6393B">
          <w:t xml:space="preserve"> be</w:t>
        </w:r>
      </w:ins>
      <w:r w:rsidRPr="00E77497">
        <w:t xml:space="preserve"> result of </w:t>
      </w:r>
      <w:del w:id="7569" w:author="Rev 5 Allen Wirfs-Brock" w:date="2012-01-04T15:46:00Z">
        <w:r w:rsidRPr="00E77497" w:rsidDel="00E6393B">
          <w:delText xml:space="preserve">evaluating </w:delText>
        </w:r>
      </w:del>
      <w:ins w:id="7570" w:author="Rev 5 Allen Wirfs-Brock" w:date="2012-01-04T15:46:00Z">
        <w:r w:rsidR="00E6393B">
          <w:t>performing Array Accumulation for</w:t>
        </w:r>
        <w:r w:rsidR="00E6393B" w:rsidRPr="00E77497">
          <w:t xml:space="preserve"> </w:t>
        </w:r>
      </w:ins>
      <w:r w:rsidRPr="00E77497">
        <w:rPr>
          <w:i/>
        </w:rPr>
        <w:t>ElementList</w:t>
      </w:r>
      <w:ins w:id="7571" w:author="Rev 5 Allen Wirfs-Brock" w:date="2012-01-04T15:47:00Z">
        <w:r w:rsidR="00E6393B">
          <w:t xml:space="preserve"> with arguments </w:t>
        </w:r>
        <w:r w:rsidR="00E6393B" w:rsidRPr="00E6393B">
          <w:rPr>
            <w:i/>
          </w:rPr>
          <w:t>array</w:t>
        </w:r>
        <w:r w:rsidR="00E6393B">
          <w:t xml:space="preserve"> and 0</w:t>
        </w:r>
      </w:ins>
      <w:r w:rsidRPr="00E77497">
        <w:t>.</w:t>
      </w:r>
    </w:p>
    <w:p w14:paraId="58B74377" w14:textId="77777777" w:rsidR="00CE3355" w:rsidRDefault="00CE3355" w:rsidP="00CE3355">
      <w:pPr>
        <w:pStyle w:val="Alg4"/>
        <w:numPr>
          <w:ilvl w:val="0"/>
          <w:numId w:val="43"/>
        </w:numPr>
        <w:contextualSpacing/>
        <w:rPr>
          <w:ins w:id="7572" w:author="Rev 6 Allen Wirfs-Brock" w:date="2012-02-16T13:26:00Z"/>
        </w:rPr>
      </w:pPr>
      <w:ins w:id="7573" w:author="Rev 6 Allen Wirfs-Brock" w:date="2012-02-16T13:26:00Z">
        <w:r>
          <w:t xml:space="preserve">If </w:t>
        </w:r>
        <w:r w:rsidRPr="006A5E27">
          <w:rPr>
            <w:i/>
          </w:rPr>
          <w:t>len</w:t>
        </w:r>
        <w:r>
          <w:t xml:space="preserve"> is an abrupt completion, return </w:t>
        </w:r>
      </w:ins>
      <w:ins w:id="7574" w:author="Rev 6 Allen Wirfs-Brock" w:date="2012-02-16T13:27:00Z">
        <w:r w:rsidRPr="006A5E27">
          <w:rPr>
            <w:i/>
          </w:rPr>
          <w:t>len</w:t>
        </w:r>
      </w:ins>
      <w:ins w:id="7575" w:author="Rev 6 Allen Wirfs-Brock" w:date="2012-02-16T13:26:00Z">
        <w:r>
          <w:t>.</w:t>
        </w:r>
      </w:ins>
    </w:p>
    <w:p w14:paraId="09A40686" w14:textId="77777777" w:rsidR="00E6393B" w:rsidRPr="00E77497" w:rsidRDefault="00E6393B" w:rsidP="00E6393B">
      <w:pPr>
        <w:pStyle w:val="Alg4"/>
        <w:numPr>
          <w:ilvl w:val="0"/>
          <w:numId w:val="43"/>
        </w:numPr>
        <w:rPr>
          <w:ins w:id="7576" w:author="Rev 5 Allen Wirfs-Brock" w:date="2012-01-04T15:51:00Z"/>
        </w:rPr>
      </w:pPr>
      <w:ins w:id="7577" w:author="Rev 5 Allen Wirfs-Brock" w:date="2012-01-04T15:51: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ins>
      <w:ins w:id="7578" w:author="Rev 5 Allen Wirfs-Brock" w:date="2012-01-04T15:52:00Z">
        <w:r>
          <w:rPr>
            <w:i/>
          </w:rPr>
          <w:t>len</w:t>
        </w:r>
      </w:ins>
      <w:ins w:id="7579" w:author="Rev 5 Allen Wirfs-Brock" w:date="2012-01-04T15:51:00Z">
        <w:r w:rsidRPr="00E77497">
          <w:t xml:space="preserve">, and </w:t>
        </w:r>
        <w:r w:rsidRPr="00E77497">
          <w:rPr>
            <w:b/>
          </w:rPr>
          <w:t>false</w:t>
        </w:r>
        <w:r w:rsidRPr="00E77497">
          <w:t>.</w:t>
        </w:r>
      </w:ins>
    </w:p>
    <w:p w14:paraId="749AF16F" w14:textId="77777777" w:rsidR="00E6393B" w:rsidRPr="00E77497" w:rsidRDefault="00E6393B" w:rsidP="00E6393B">
      <w:pPr>
        <w:pStyle w:val="Alg4"/>
        <w:numPr>
          <w:ilvl w:val="0"/>
          <w:numId w:val="43"/>
        </w:numPr>
        <w:spacing w:after="220"/>
        <w:contextualSpacing/>
        <w:rPr>
          <w:ins w:id="7580" w:author="Rev 5 Allen Wirfs-Brock" w:date="2012-01-04T15:51:00Z"/>
        </w:rPr>
      </w:pPr>
      <w:ins w:id="7581" w:author="Rev 5 Allen Wirfs-Brock" w:date="2012-01-04T15:51:00Z">
        <w:r w:rsidRPr="00E77497">
          <w:t xml:space="preserve">Return </w:t>
        </w:r>
        <w:r w:rsidRPr="00E77497">
          <w:rPr>
            <w:i/>
          </w:rPr>
          <w:t>array</w:t>
        </w:r>
        <w:r w:rsidRPr="00E77497">
          <w:t>.</w:t>
        </w:r>
      </w:ins>
    </w:p>
    <w:p w14:paraId="772D1659" w14:textId="77777777" w:rsidR="008753AB" w:rsidRPr="00E77497" w:rsidRDefault="008753AB" w:rsidP="008753AB">
      <w:del w:id="7582"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7583" w:author="Rev 4 Allen Wirfs-Brock" w:date="2011-10-15T09:17:00Z">
        <w:r w:rsidRPr="00E77497" w:rsidDel="000260C8">
          <w:delText>is evaluated as follows:</w:delText>
        </w:r>
      </w:del>
    </w:p>
    <w:p w14:paraId="17BF4B3F" w14:textId="77777777" w:rsidR="00E6393B" w:rsidRPr="00E77497" w:rsidRDefault="00E6393B" w:rsidP="00E6393B">
      <w:pPr>
        <w:pStyle w:val="Alg4"/>
        <w:numPr>
          <w:ilvl w:val="0"/>
          <w:numId w:val="394"/>
        </w:numPr>
        <w:spacing w:after="220"/>
        <w:contextualSpacing/>
        <w:rPr>
          <w:ins w:id="7584" w:author="Rev 5 Allen Wirfs-Brock" w:date="2012-01-04T15:53:00Z"/>
        </w:rPr>
      </w:pPr>
      <w:ins w:id="7585" w:author="Rev 5 Allen Wirfs-Brock" w:date="2012-01-04T15:53:00Z">
        <w:r w:rsidRPr="00E77497">
          <w:t xml:space="preserve">Let </w:t>
        </w:r>
        <w:r w:rsidRPr="00E77497">
          <w:rPr>
            <w:i/>
          </w:rPr>
          <w:t xml:space="preserve">array </w:t>
        </w:r>
        <w:r w:rsidRPr="00E77497">
          <w:t xml:space="preserve">be </w:t>
        </w:r>
      </w:ins>
      <w:ins w:id="7586" w:author="Rev 7 Allen Wirfs-Brock" w:date="2012-04-11T16:19:00Z">
        <w:r w:rsidR="00F44A1F">
          <w:t>the result of the abstract</w:t>
        </w:r>
        <w:del w:id="7587" w:author="Rev 8 Allen Wirfs-Brock" w:date="2012-06-14T14:38:00Z">
          <w:r w:rsidR="00F44A1F" w:rsidDel="00D4543D">
            <w:delText>ion</w:delText>
          </w:r>
        </w:del>
        <w:r w:rsidR="00F44A1F">
          <w:t xml:space="preserve"> operation ArrayCreate (15.4) with argument 0</w:t>
        </w:r>
      </w:ins>
      <w:ins w:id="7588" w:author="Rev 5 Allen Wirfs-Brock" w:date="2012-01-04T15:53:00Z">
        <w:del w:id="7589"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14:paraId="20B66D8E" w14:textId="77777777" w:rsidR="008753AB" w:rsidRPr="00E77497" w:rsidDel="00E70C3C" w:rsidRDefault="008753AB" w:rsidP="009E3FF6">
      <w:pPr>
        <w:pStyle w:val="Alg4"/>
        <w:numPr>
          <w:ilvl w:val="0"/>
          <w:numId w:val="394"/>
        </w:numPr>
        <w:spacing w:after="220"/>
        <w:contextualSpacing/>
        <w:rPr>
          <w:del w:id="7590" w:author="Rev 5 Allen Wirfs-Brock" w:date="2012-01-04T15:56:00Z"/>
        </w:rPr>
      </w:pPr>
      <w:del w:id="7591" w:author="Rev 5 Allen Wirfs-Brock" w:date="2012-01-04T15:56:00Z">
        <w:r w:rsidRPr="00E77497" w:rsidDel="00E70C3C">
          <w:delText xml:space="preserve">Let </w:delText>
        </w:r>
        <w:r w:rsidRPr="00E77497" w:rsidDel="00E70C3C">
          <w:rPr>
            <w:i/>
          </w:rPr>
          <w:delText xml:space="preserve">array </w:delText>
        </w:r>
        <w:r w:rsidRPr="00E77497" w:rsidDel="00E70C3C">
          <w:delText xml:space="preserve">be the result of </w:delText>
        </w:r>
      </w:del>
      <w:del w:id="7592" w:author="Rev 5 Allen Wirfs-Brock" w:date="2012-01-04T15:53:00Z">
        <w:r w:rsidRPr="00E77497" w:rsidDel="00E6393B">
          <w:delText xml:space="preserve">evaluating </w:delText>
        </w:r>
      </w:del>
      <w:del w:id="7593" w:author="Rev 5 Allen Wirfs-Brock" w:date="2012-01-04T15:56:00Z">
        <w:r w:rsidRPr="00E77497" w:rsidDel="00E70C3C">
          <w:rPr>
            <w:i/>
          </w:rPr>
          <w:delText>ElementList</w:delText>
        </w:r>
        <w:r w:rsidRPr="00E77497" w:rsidDel="00E70C3C">
          <w:delText>.</w:delText>
        </w:r>
      </w:del>
    </w:p>
    <w:p w14:paraId="1195A6DF" w14:textId="77777777" w:rsidR="00E6393B" w:rsidRPr="00E77497" w:rsidRDefault="00E6393B" w:rsidP="00E6393B">
      <w:pPr>
        <w:pStyle w:val="Alg4"/>
        <w:numPr>
          <w:ilvl w:val="0"/>
          <w:numId w:val="394"/>
        </w:numPr>
        <w:spacing w:after="220"/>
        <w:contextualSpacing/>
        <w:rPr>
          <w:ins w:id="7594" w:author="Rev 5 Allen Wirfs-Brock" w:date="2012-01-04T15:53:00Z"/>
        </w:rPr>
      </w:pPr>
      <w:ins w:id="7595" w:author="Rev 5 Allen Wirfs-Brock" w:date="2012-01-04T15:53:00Z">
        <w:r>
          <w:t xml:space="preserve">Let </w:t>
        </w:r>
        <w:r w:rsidRPr="007870CC">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14:paraId="352F7B06" w14:textId="77777777" w:rsidR="00CE3355" w:rsidRDefault="00CE3355" w:rsidP="00CE3355">
      <w:pPr>
        <w:pStyle w:val="Alg4"/>
        <w:numPr>
          <w:ilvl w:val="0"/>
          <w:numId w:val="394"/>
        </w:numPr>
        <w:contextualSpacing/>
        <w:rPr>
          <w:ins w:id="7596" w:author="Rev 6 Allen Wirfs-Brock" w:date="2012-02-16T13:27:00Z"/>
        </w:rPr>
      </w:pPr>
      <w:ins w:id="7597" w:author="Rev 6 Allen Wirfs-Brock" w:date="2012-02-16T13:27:00Z">
        <w:r>
          <w:t xml:space="preserve">If </w:t>
        </w:r>
        <w:r w:rsidRPr="006A5E27">
          <w:rPr>
            <w:i/>
          </w:rPr>
          <w:t>len</w:t>
        </w:r>
        <w:r>
          <w:t xml:space="preserve"> is an abrupt completion, return </w:t>
        </w:r>
        <w:r w:rsidRPr="006A5E27">
          <w:rPr>
            <w:i/>
          </w:rPr>
          <w:t>len</w:t>
        </w:r>
        <w:r>
          <w:t>.</w:t>
        </w:r>
      </w:ins>
    </w:p>
    <w:p w14:paraId="798F6FFD" w14:textId="77777777" w:rsidR="008753AB" w:rsidRPr="00E77497" w:rsidRDefault="008753AB" w:rsidP="009E3FF6">
      <w:pPr>
        <w:pStyle w:val="Alg4"/>
        <w:numPr>
          <w:ilvl w:val="0"/>
          <w:numId w:val="394"/>
        </w:numPr>
        <w:spacing w:after="220"/>
        <w:contextualSpacing/>
      </w:pPr>
      <w:r w:rsidRPr="00E77497">
        <w:t xml:space="preserve">Let </w:t>
      </w:r>
      <w:r w:rsidRPr="00E77497">
        <w:rPr>
          <w:i/>
        </w:rPr>
        <w:t xml:space="preserve">pad </w:t>
      </w:r>
      <w:r w:rsidRPr="00E77497">
        <w:t xml:space="preserve">be the </w:t>
      </w:r>
      <w:ins w:id="7598" w:author="Rev 5 Allen Wirfs-Brock" w:date="2012-01-04T12:16:00Z">
        <w:r w:rsidR="00365BF7">
          <w:t>Elis</w:t>
        </w:r>
      </w:ins>
      <w:ins w:id="7599" w:author="Rev 5 Allen Wirfs-Brock" w:date="2012-01-04T12:37:00Z">
        <w:r w:rsidR="00A80BCD">
          <w:t>i</w:t>
        </w:r>
      </w:ins>
      <w:ins w:id="7600" w:author="Rev 5 Allen Wirfs-Brock" w:date="2012-01-04T12:16:00Z">
        <w:r w:rsidR="00365BF7">
          <w:t>on</w:t>
        </w:r>
      </w:ins>
      <w:ins w:id="7601" w:author="Rev 5 Allen Wirfs-Brock" w:date="2012-01-04T12:37:00Z">
        <w:r w:rsidR="00A80BCD">
          <w:t xml:space="preserve"> </w:t>
        </w:r>
      </w:ins>
      <w:ins w:id="7602" w:author="Rev 5 Allen Wirfs-Brock" w:date="2012-01-04T12:16:00Z">
        <w:r w:rsidR="00365BF7">
          <w:t>Width of</w:t>
        </w:r>
        <w:r w:rsidR="00365BF7" w:rsidRPr="00E77497">
          <w:t xml:space="preserve"> </w:t>
        </w:r>
      </w:ins>
      <w:del w:id="7603" w:author="Rev 5 Allen Wirfs-Brock" w:date="2012-01-04T12:16:00Z">
        <w:r w:rsidRPr="00E77497" w:rsidDel="00365BF7">
          <w:delText xml:space="preserve">result of evaluating </w:delText>
        </w:r>
      </w:del>
      <w:r w:rsidRPr="00E77497">
        <w:rPr>
          <w:i/>
        </w:rPr>
        <w:t>Elision</w:t>
      </w:r>
      <w:ins w:id="7604" w:author="Rev 5 Allen Wirfs-Brock" w:date="2012-01-04T12:16:00Z">
        <w:r w:rsidR="00365BF7" w:rsidRPr="00E77497">
          <w:rPr>
            <w:rStyle w:val="bnf"/>
            <w:rFonts w:cs="Arial"/>
            <w:i w:val="0"/>
            <w:vertAlign w:val="subscript"/>
          </w:rPr>
          <w:t>opt</w:t>
        </w:r>
      </w:ins>
      <w:del w:id="7605" w:author="Rev 5 Allen Wirfs-Brock" w:date="2012-01-04T12:22:00Z">
        <w:r w:rsidRPr="00E77497" w:rsidDel="00365BF7">
          <w:delText>; if not present, use the numeric value zero</w:delText>
        </w:r>
      </w:del>
      <w:r w:rsidRPr="00E77497">
        <w:t>.</w:t>
      </w:r>
    </w:p>
    <w:p w14:paraId="0EC842CF" w14:textId="77777777" w:rsidR="008753AB" w:rsidRPr="00E77497" w:rsidDel="00E70C3C" w:rsidRDefault="008753AB" w:rsidP="009E3FF6">
      <w:pPr>
        <w:pStyle w:val="Alg4"/>
        <w:numPr>
          <w:ilvl w:val="0"/>
          <w:numId w:val="394"/>
        </w:numPr>
        <w:spacing w:after="220"/>
        <w:contextualSpacing/>
        <w:rPr>
          <w:del w:id="7606" w:author="Rev 5 Allen Wirfs-Brock" w:date="2012-01-04T15:53:00Z"/>
        </w:rPr>
      </w:pPr>
      <w:del w:id="7607" w:author="Rev 5 Allen Wirfs-Brock" w:date="2012-01-04T15:53: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33B7C974" w14:textId="77777777" w:rsidR="008753AB" w:rsidRPr="00E77497" w:rsidRDefault="008753AB" w:rsidP="009E3FF6">
      <w:pPr>
        <w:pStyle w:val="Alg4"/>
        <w:numPr>
          <w:ilvl w:val="0"/>
          <w:numId w:val="394"/>
        </w:numPr>
        <w:spacing w:after="220"/>
        <w:contextualSpacing/>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ToUint32(</w:t>
      </w:r>
      <w:r w:rsidRPr="00E77497">
        <w:rPr>
          <w:i/>
        </w:rPr>
        <w:t>pad</w:t>
      </w:r>
      <w:r w:rsidRPr="00E77497">
        <w:t>+</w:t>
      </w:r>
      <w:r w:rsidRPr="00E77497">
        <w:rPr>
          <w:i/>
        </w:rPr>
        <w:t>len</w:t>
      </w:r>
      <w:r w:rsidRPr="00E77497">
        <w:t xml:space="preserve">), and </w:t>
      </w:r>
      <w:r w:rsidRPr="00E77497">
        <w:rPr>
          <w:b/>
        </w:rPr>
        <w:t>false</w:t>
      </w:r>
      <w:r w:rsidRPr="00E77497">
        <w:t>.</w:t>
      </w:r>
    </w:p>
    <w:p w14:paraId="2CB84135" w14:textId="77777777"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14:paraId="33AA4E78" w14:textId="77777777" w:rsidR="001A49B2" w:rsidRPr="00E77497" w:rsidRDefault="001A49B2" w:rsidP="001A49B2">
      <w:pPr>
        <w:pStyle w:val="40"/>
        <w:numPr>
          <w:ilvl w:val="0"/>
          <w:numId w:val="0"/>
        </w:numPr>
        <w:rPr>
          <w:ins w:id="7608" w:author="Rev 6 Allen Wirfs-Brock" w:date="2012-02-27T09:24:00Z"/>
        </w:rPr>
      </w:pPr>
      <w:ins w:id="7609" w:author="Rev 6 Allen Wirfs-Brock" w:date="2012-02-27T09:24:00Z">
        <w:r w:rsidRPr="00E77497">
          <w:t>11.1.4</w:t>
        </w:r>
        <w:r>
          <w:t>.2</w:t>
        </w:r>
        <w:r w:rsidRPr="00E77497">
          <w:tab/>
          <w:t xml:space="preserve">Array </w:t>
        </w:r>
        <w:r>
          <w:t>Comprehension</w:t>
        </w:r>
      </w:ins>
    </w:p>
    <w:p w14:paraId="27911E9F" w14:textId="77777777" w:rsidR="001A49B2" w:rsidRPr="003B4312" w:rsidRDefault="001A49B2" w:rsidP="001A49B2">
      <w:pPr>
        <w:pStyle w:val="Syntax"/>
        <w:rPr>
          <w:ins w:id="7610" w:author="Rev 6 Allen Wirfs-Brock" w:date="2012-02-27T09:25:00Z"/>
        </w:rPr>
      </w:pPr>
      <w:ins w:id="7611" w:author="Rev 6 Allen Wirfs-Brock" w:date="2012-02-27T09:25:00Z">
        <w:r w:rsidRPr="004D1BD1">
          <w:t>Syntax</w:t>
        </w:r>
      </w:ins>
    </w:p>
    <w:p w14:paraId="0550891D" w14:textId="77777777" w:rsidR="001A49B2" w:rsidRPr="008B7F6F" w:rsidRDefault="001A49B2" w:rsidP="001A49B2">
      <w:pPr>
        <w:pStyle w:val="SyntaxRule"/>
        <w:rPr>
          <w:ins w:id="7612" w:author="Rev 6 Allen Wirfs-Brock" w:date="2012-02-27T09:26:00Z"/>
        </w:rPr>
      </w:pPr>
      <w:ins w:id="7613" w:author="Rev 6 Allen Wirfs-Brock" w:date="2012-02-27T09:26:00Z">
        <w:r>
          <w:t>ArrayComprehension</w:t>
        </w:r>
        <w:r w:rsidRPr="003B4312">
          <w:t xml:space="preserve"> </w:t>
        </w:r>
        <w:r w:rsidRPr="003B4312">
          <w:rPr>
            <w:rFonts w:ascii="Arial" w:hAnsi="Arial" w:cs="Arial"/>
            <w:b/>
            <w:i w:val="0"/>
          </w:rPr>
          <w:t>:</w:t>
        </w:r>
      </w:ins>
    </w:p>
    <w:p w14:paraId="7DA8DEB8" w14:textId="77777777" w:rsidR="001A49B2" w:rsidRPr="009C202C" w:rsidRDefault="001A49B2" w:rsidP="001A49B2">
      <w:pPr>
        <w:pStyle w:val="SyntaxDefinition"/>
        <w:rPr>
          <w:ins w:id="7614" w:author="Rev 6 Allen Wirfs-Brock" w:date="2012-02-27T09:26:00Z"/>
        </w:rPr>
      </w:pPr>
      <w:ins w:id="7615" w:author="Rev 6 Allen Wirfs-Brock" w:date="2012-02-27T09:27:00Z">
        <w:r w:rsidRPr="00E77497">
          <w:rPr>
            <w:rFonts w:ascii="Courier New" w:hAnsi="Courier New"/>
            <w:b/>
            <w:i w:val="0"/>
          </w:rPr>
          <w:t xml:space="preserve">[ </w:t>
        </w:r>
      </w:ins>
      <w:ins w:id="7616" w:author="Rev 8 Allen Wirfs-Brock" w:date="2012-06-08T17:36:00Z">
        <w:r w:rsidR="00124144" w:rsidRPr="005D484B">
          <w:t>Assignment</w:t>
        </w:r>
      </w:ins>
      <w:commentRangeStart w:id="7617"/>
      <w:ins w:id="7618" w:author="Rev 6 Allen Wirfs-Brock" w:date="2012-02-27T09:26:00Z">
        <w:r>
          <w:t>Expression</w:t>
        </w:r>
        <w:r w:rsidRPr="00AC3AEA">
          <w:rPr>
            <w:rFonts w:ascii="Courier New" w:hAnsi="Courier New" w:cs="Courier New"/>
          </w:rPr>
          <w:t xml:space="preserve"> </w:t>
        </w:r>
      </w:ins>
      <w:commentRangeEnd w:id="7617"/>
      <w:r w:rsidR="002D6D38">
        <w:rPr>
          <w:rStyle w:val="af3"/>
          <w:rFonts w:ascii="Arial" w:eastAsia="MS Mincho" w:hAnsi="Arial"/>
          <w:i w:val="0"/>
          <w:lang w:eastAsia="ja-JP"/>
        </w:rPr>
        <w:commentReference w:id="7617"/>
      </w:r>
      <w:ins w:id="7619" w:author="Rev 6 Allen Wirfs-Brock" w:date="2012-02-27T09:26:00Z">
        <w:r>
          <w:t>ComprehensionForList</w:t>
        </w:r>
      </w:ins>
      <w:ins w:id="7620" w:author="Rev 6 Allen Wirfs-Brock" w:date="2012-02-27T09:27:00Z">
        <w:r w:rsidRPr="00E77497">
          <w:rPr>
            <w:rFonts w:ascii="Courier New" w:hAnsi="Courier New"/>
            <w:i w:val="0"/>
          </w:rPr>
          <w:t xml:space="preserve"> </w:t>
        </w:r>
        <w:r w:rsidRPr="00E77497">
          <w:rPr>
            <w:rFonts w:ascii="Courier New" w:hAnsi="Courier New"/>
            <w:b/>
            <w:i w:val="0"/>
          </w:rPr>
          <w:t>]</w:t>
        </w:r>
      </w:ins>
      <w:ins w:id="7621" w:author="Rev 6 Allen Wirfs-Brock" w:date="2012-02-27T09:26:00Z">
        <w:r w:rsidRPr="006B6D0A">
          <w:rPr>
            <w:rFonts w:ascii="Courier New" w:hAnsi="Courier New"/>
            <w:b/>
            <w:i w:val="0"/>
          </w:rPr>
          <w:br/>
        </w:r>
      </w:ins>
      <w:ins w:id="7622" w:author="Rev 6 Allen Wirfs-Brock" w:date="2012-02-27T09:27:00Z">
        <w:r w:rsidRPr="00E77497">
          <w:rPr>
            <w:rFonts w:ascii="Courier New" w:hAnsi="Courier New"/>
            <w:b/>
            <w:i w:val="0"/>
          </w:rPr>
          <w:t>[</w:t>
        </w:r>
      </w:ins>
      <w:ins w:id="7623" w:author="Rev 8 Allen Wirfs-Brock" w:date="2012-06-08T17:36:00Z">
        <w:r w:rsidR="00124144">
          <w:rPr>
            <w:rFonts w:ascii="Courier New" w:hAnsi="Courier New"/>
            <w:b/>
            <w:i w:val="0"/>
          </w:rPr>
          <w:t xml:space="preserve"> </w:t>
        </w:r>
        <w:r w:rsidR="00124144" w:rsidRPr="00ED2E78">
          <w:t>Assignment</w:t>
        </w:r>
      </w:ins>
      <w:ins w:id="7624" w:author="Rev 6 Allen Wirfs-Brock" w:date="2012-02-27T09:27:00Z">
        <w:del w:id="7625" w:author="Rev 8 Allen Wirfs-Brock" w:date="2012-06-08T17:36:00Z">
          <w:r w:rsidRPr="00E77497" w:rsidDel="00124144">
            <w:rPr>
              <w:rFonts w:ascii="Courier New" w:hAnsi="Courier New"/>
              <w:b/>
              <w:i w:val="0"/>
            </w:rPr>
            <w:delText xml:space="preserve"> </w:delText>
          </w:r>
        </w:del>
      </w:ins>
      <w:ins w:id="7626" w:author="Rev 6 Allen Wirfs-Brock" w:date="2012-02-27T09:26:00Z">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 xml:space="preserve">if </w:t>
        </w:r>
        <w:del w:id="7627" w:author="Rev 7 Allen Wirfs-Brock" w:date="2012-04-12T17:36:00Z">
          <w:r w:rsidRPr="00AC3AEA" w:rsidDel="00AE5554">
            <w:rPr>
              <w:rFonts w:ascii="Courier New" w:hAnsi="Courier New" w:cs="Courier New"/>
              <w:b/>
              <w:i w:val="0"/>
            </w:rPr>
            <w:delText>(</w:delText>
          </w:r>
        </w:del>
        <w:r>
          <w:t xml:space="preserve"> </w:t>
        </w:r>
        <w:commentRangeStart w:id="7628"/>
        <w:r>
          <w:t xml:space="preserve">Expression </w:t>
        </w:r>
        <w:del w:id="7629" w:author="Rev 7 Allen Wirfs-Brock" w:date="2012-04-12T17:36:00Z">
          <w:r w:rsidRPr="00AC3AEA" w:rsidDel="00AE5554">
            <w:rPr>
              <w:rFonts w:ascii="Courier New" w:hAnsi="Courier New" w:cs="Courier New"/>
              <w:b/>
              <w:i w:val="0"/>
            </w:rPr>
            <w:delText>)</w:delText>
          </w:r>
        </w:del>
      </w:ins>
      <w:ins w:id="7630" w:author="Rev 6 Allen Wirfs-Brock" w:date="2012-02-27T09:27:00Z">
        <w:r w:rsidRPr="00E77497">
          <w:rPr>
            <w:rFonts w:ascii="Courier New" w:hAnsi="Courier New"/>
            <w:i w:val="0"/>
          </w:rPr>
          <w:t xml:space="preserve"> </w:t>
        </w:r>
      </w:ins>
      <w:commentRangeEnd w:id="7628"/>
      <w:r w:rsidR="002D6D38">
        <w:rPr>
          <w:rStyle w:val="af3"/>
          <w:rFonts w:ascii="Arial" w:eastAsia="MS Mincho" w:hAnsi="Arial"/>
          <w:i w:val="0"/>
          <w:lang w:eastAsia="ja-JP"/>
        </w:rPr>
        <w:commentReference w:id="7628"/>
      </w:r>
      <w:ins w:id="7631" w:author="Rev 6 Allen Wirfs-Brock" w:date="2012-02-27T09:27:00Z">
        <w:r w:rsidRPr="00E77497">
          <w:rPr>
            <w:rFonts w:ascii="Courier New" w:hAnsi="Courier New"/>
            <w:b/>
            <w:i w:val="0"/>
          </w:rPr>
          <w:t>]</w:t>
        </w:r>
      </w:ins>
    </w:p>
    <w:p w14:paraId="52753A18" w14:textId="77777777" w:rsidR="001A49B2" w:rsidRPr="008B7F6F" w:rsidRDefault="001A49B2" w:rsidP="001A49B2">
      <w:pPr>
        <w:pStyle w:val="SyntaxRule"/>
        <w:rPr>
          <w:ins w:id="7632" w:author="Rev 6 Allen Wirfs-Brock" w:date="2012-02-27T09:26:00Z"/>
        </w:rPr>
      </w:pPr>
      <w:ins w:id="7633" w:author="Rev 6 Allen Wirfs-Brock" w:date="2012-02-27T09:26:00Z">
        <w:r>
          <w:t>ComprehensionForList</w:t>
        </w:r>
        <w:r w:rsidRPr="003B4312">
          <w:t xml:space="preserve"> </w:t>
        </w:r>
        <w:r w:rsidRPr="003B4312">
          <w:rPr>
            <w:rFonts w:ascii="Arial" w:hAnsi="Arial" w:cs="Arial"/>
            <w:b/>
            <w:i w:val="0"/>
          </w:rPr>
          <w:t>:</w:t>
        </w:r>
      </w:ins>
    </w:p>
    <w:p w14:paraId="7642914B" w14:textId="77777777" w:rsidR="001A49B2" w:rsidRPr="009C202C" w:rsidRDefault="001A49B2" w:rsidP="001A49B2">
      <w:pPr>
        <w:pStyle w:val="SyntaxDefinition"/>
        <w:rPr>
          <w:ins w:id="7634" w:author="Rev 6 Allen Wirfs-Brock" w:date="2012-02-27T09:26:00Z"/>
        </w:rPr>
      </w:pPr>
      <w:ins w:id="7635" w:author="Rev 6 Allen Wirfs-Brock" w:date="2012-02-27T09:26:00Z">
        <w:r>
          <w:t>ComprehensionFor</w:t>
        </w:r>
        <w:r w:rsidRPr="006B6D0A">
          <w:rPr>
            <w:rFonts w:ascii="Courier New" w:hAnsi="Courier New"/>
            <w:b/>
            <w:i w:val="0"/>
          </w:rPr>
          <w:br/>
        </w:r>
        <w:r>
          <w:t xml:space="preserve">ComprehensionForList </w:t>
        </w:r>
        <w:r w:rsidRPr="00AC3AEA">
          <w:rPr>
            <w:rFonts w:ascii="Courier New" w:hAnsi="Courier New" w:cs="Courier New"/>
            <w:i w:val="0"/>
          </w:rPr>
          <w:t xml:space="preserve"> </w:t>
        </w:r>
        <w:r>
          <w:t>ComprehensionFor</w:t>
        </w:r>
      </w:ins>
    </w:p>
    <w:p w14:paraId="72CCDDA2" w14:textId="77777777" w:rsidR="001A49B2" w:rsidRPr="008B7F6F" w:rsidRDefault="001A49B2" w:rsidP="001A49B2">
      <w:pPr>
        <w:pStyle w:val="SyntaxRule"/>
        <w:rPr>
          <w:ins w:id="7636" w:author="Rev 6 Allen Wirfs-Brock" w:date="2012-02-27T09:26:00Z"/>
        </w:rPr>
      </w:pPr>
      <w:ins w:id="7637" w:author="Rev 6 Allen Wirfs-Brock" w:date="2012-02-27T09:26:00Z">
        <w:r>
          <w:t>ComprehensionFor</w:t>
        </w:r>
        <w:r w:rsidRPr="003B4312">
          <w:t xml:space="preserve"> </w:t>
        </w:r>
        <w:r w:rsidRPr="003B4312">
          <w:rPr>
            <w:rFonts w:ascii="Arial" w:hAnsi="Arial" w:cs="Arial"/>
            <w:b/>
            <w:i w:val="0"/>
          </w:rPr>
          <w:t>:</w:t>
        </w:r>
      </w:ins>
    </w:p>
    <w:p w14:paraId="385F8591" w14:textId="77777777" w:rsidR="00837D11" w:rsidRDefault="001A49B2" w:rsidP="001A49B2">
      <w:pPr>
        <w:pStyle w:val="SyntaxDefinition"/>
        <w:rPr>
          <w:ins w:id="7638" w:author="Rev 7 Allen Wirfs-Brock" w:date="2012-04-12T17:44:00Z"/>
          <w:rFonts w:ascii="Courier New" w:hAnsi="Courier New" w:cs="Courier New"/>
          <w:i w:val="0"/>
        </w:rPr>
      </w:pPr>
      <w:ins w:id="7639" w:author="Rev 6 Allen Wirfs-Brock" w:date="2012-02-27T09:26:00Z">
        <w:r>
          <w:rPr>
            <w:rFonts w:ascii="Courier New" w:hAnsi="Courier New" w:cs="Courier New"/>
            <w:b/>
            <w:i w:val="0"/>
          </w:rPr>
          <w:t>for</w:t>
        </w:r>
        <w:r w:rsidRPr="00AC3AEA">
          <w:rPr>
            <w:rFonts w:ascii="Courier New" w:hAnsi="Courier New" w:cs="Courier New"/>
            <w:b/>
            <w:i w:val="0"/>
          </w:rPr>
          <w:t xml:space="preserve"> </w:t>
        </w:r>
        <w:del w:id="7640" w:author="Rev 7 Allen Wirfs-Brock" w:date="2012-04-12T17:37:00Z">
          <w:r w:rsidRPr="00AC3AEA" w:rsidDel="00AE5554">
            <w:rPr>
              <w:rFonts w:ascii="Courier New" w:hAnsi="Courier New" w:cs="Courier New"/>
              <w:b/>
              <w:i w:val="0"/>
            </w:rPr>
            <w:delText>(</w:delText>
          </w:r>
        </w:del>
        <w:r>
          <w:t xml:space="preserve"> </w:t>
        </w:r>
        <w:del w:id="7641" w:author="Rev 7 Allen Wirfs-Brock" w:date="2012-04-12T17:37:00Z">
          <w:r w:rsidDel="00AE5554">
            <w:delText>LeftHandSideExpression</w:delText>
          </w:r>
        </w:del>
      </w:ins>
      <w:ins w:id="7642" w:author="Rev 7 Allen Wirfs-Brock" w:date="2012-04-12T17:37:00Z">
        <w:r w:rsidR="00AE5554">
          <w:t>ForBinding</w:t>
        </w:r>
      </w:ins>
      <w:ins w:id="7643" w:author="Rev 6 Allen Wirfs-Brock" w:date="2012-02-27T09:26:00Z">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commentRangeStart w:id="7644"/>
        <w:r>
          <w:t>Expression</w:t>
        </w:r>
        <w:r w:rsidRPr="00AC3AEA">
          <w:rPr>
            <w:rFonts w:ascii="Courier New" w:hAnsi="Courier New" w:cs="Courier New"/>
            <w:i w:val="0"/>
          </w:rPr>
          <w:t xml:space="preserve"> </w:t>
        </w:r>
      </w:ins>
      <w:commentRangeEnd w:id="7644"/>
      <w:r w:rsidR="002D6D38">
        <w:rPr>
          <w:rStyle w:val="af3"/>
          <w:rFonts w:ascii="Arial" w:eastAsia="MS Mincho" w:hAnsi="Arial"/>
          <w:i w:val="0"/>
          <w:lang w:eastAsia="ja-JP"/>
        </w:rPr>
        <w:commentReference w:id="7644"/>
      </w:r>
    </w:p>
    <w:p w14:paraId="4393CCF0" w14:textId="77777777" w:rsidR="00837D11" w:rsidRPr="00E77497" w:rsidRDefault="00837D11" w:rsidP="00837D11">
      <w:pPr>
        <w:pStyle w:val="SyntaxRule"/>
        <w:rPr>
          <w:ins w:id="7645" w:author="Rev 7 Allen Wirfs-Brock" w:date="2012-04-12T17:44:00Z"/>
        </w:rPr>
      </w:pPr>
      <w:ins w:id="7646" w:author="Rev 7 Allen Wirfs-Brock" w:date="2012-04-12T17:44:00Z">
        <w:r>
          <w:t>ForBinding</w:t>
        </w:r>
        <w:r w:rsidRPr="00E77497">
          <w:t xml:space="preserve"> </w:t>
        </w:r>
        <w:r w:rsidRPr="00E77497">
          <w:rPr>
            <w:rFonts w:ascii="Arial" w:hAnsi="Arial"/>
            <w:b/>
            <w:i w:val="0"/>
          </w:rPr>
          <w:t>:</w:t>
        </w:r>
      </w:ins>
    </w:p>
    <w:p w14:paraId="1829F50C" w14:textId="77777777" w:rsidR="001A49B2" w:rsidRPr="009C202C" w:rsidRDefault="00837D11" w:rsidP="00837D11">
      <w:pPr>
        <w:pStyle w:val="SyntaxDefinition"/>
        <w:rPr>
          <w:ins w:id="7647" w:author="Rev 6 Allen Wirfs-Brock" w:date="2012-02-27T09:26:00Z"/>
        </w:rPr>
      </w:pPr>
      <w:ins w:id="7648" w:author="Rev 7 Allen Wirfs-Brock" w:date="2012-04-12T17:44:00Z">
        <w:r w:rsidRPr="00E77497">
          <w:t>BindingIdentifier</w:t>
        </w:r>
        <w:r>
          <w:rPr>
            <w:rFonts w:ascii="Courier New" w:hAnsi="Courier New"/>
            <w:b/>
            <w:i w:val="0"/>
          </w:rPr>
          <w:br/>
        </w:r>
        <w:r w:rsidRPr="00E77497">
          <w:t xml:space="preserve">BindingPattern  </w:t>
        </w:r>
      </w:ins>
      <w:ins w:id="7649" w:author="Rev 6 Allen Wirfs-Brock" w:date="2012-02-27T09:26:00Z">
        <w:del w:id="7650" w:author="Rev 7 Allen Wirfs-Brock" w:date="2012-04-12T17:37:00Z">
          <w:r w:rsidR="001A49B2" w:rsidRPr="00AC3AEA" w:rsidDel="00AE5554">
            <w:rPr>
              <w:rFonts w:ascii="Courier New" w:hAnsi="Courier New" w:cs="Courier New"/>
              <w:b/>
              <w:i w:val="0"/>
            </w:rPr>
            <w:delText>)</w:delText>
          </w:r>
        </w:del>
      </w:ins>
    </w:p>
    <w:p w14:paraId="1CAA8961" w14:textId="77777777" w:rsidR="00837D11" w:rsidRPr="001A49B2" w:rsidDel="00AD18E3" w:rsidRDefault="00837D11" w:rsidP="00837D11">
      <w:pPr>
        <w:rPr>
          <w:ins w:id="7651" w:author="Rev 7 Allen Wirfs-Brock" w:date="2012-04-12T17:45:00Z"/>
          <w:del w:id="7652" w:author="Rev 8 Allen Wirfs-Brock" w:date="2012-06-01T08:28:00Z"/>
          <w:rFonts w:ascii="Helvetica" w:hAnsi="Helvetica"/>
          <w:b/>
        </w:rPr>
      </w:pPr>
      <w:ins w:id="7653" w:author="Rev 7 Allen Wirfs-Brock" w:date="2012-04-12T17:45:00Z">
        <w:del w:id="7654" w:author="Rev 8 Allen Wirfs-Brock" w:date="2012-06-01T08:28:00Z">
          <w:r w:rsidRPr="001A49B2" w:rsidDel="00AD18E3">
            <w:rPr>
              <w:rFonts w:ascii="Helvetica" w:hAnsi="Helvetica"/>
              <w:b/>
            </w:rPr>
            <w:delText>Static Semantics</w:delText>
          </w:r>
        </w:del>
      </w:ins>
    </w:p>
    <w:p w14:paraId="556514AB" w14:textId="77777777" w:rsidR="00297E3D" w:rsidRPr="00E77497" w:rsidDel="00AD18E3" w:rsidRDefault="00297E3D" w:rsidP="00297E3D">
      <w:pPr>
        <w:rPr>
          <w:ins w:id="7655" w:author="Rev 7 Allen Wirfs-Brock" w:date="2012-04-12T17:49:00Z"/>
          <w:del w:id="7656" w:author="Rev 8 Allen Wirfs-Brock" w:date="2012-06-01T08:28:00Z"/>
          <w:rFonts w:ascii="Helvetica" w:hAnsi="Helvetica"/>
          <w:b/>
        </w:rPr>
      </w:pPr>
      <w:ins w:id="7657" w:author="Rev 7 Allen Wirfs-Brock" w:date="2012-04-12T17:49:00Z">
        <w:del w:id="7658" w:author="Rev 8 Allen Wirfs-Brock" w:date="2012-06-01T08:28:00Z">
          <w:r w:rsidRPr="00E77497" w:rsidDel="00AD18E3">
            <w:rPr>
              <w:rFonts w:ascii="Helvetica" w:hAnsi="Helvetica"/>
              <w:b/>
            </w:rPr>
            <w:delText xml:space="preserve">Static Semantics:  </w:delText>
          </w:r>
          <w:r w:rsidRPr="00E77497" w:rsidDel="00AD18E3">
            <w:rPr>
              <w:rFonts w:ascii="Helvetica" w:hAnsi="Helvetica"/>
              <w:b/>
              <w:lang w:eastAsia="en-US"/>
            </w:rPr>
            <w:delText>Bound</w:delText>
          </w:r>
          <w:r w:rsidDel="00AD18E3">
            <w:rPr>
              <w:rFonts w:ascii="Helvetica" w:hAnsi="Helvetica"/>
              <w:b/>
              <w:lang w:eastAsia="en-US"/>
            </w:rPr>
            <w:delText xml:space="preserve"> </w:delText>
          </w:r>
          <w:r w:rsidRPr="00E77497" w:rsidDel="00AD18E3">
            <w:rPr>
              <w:rFonts w:ascii="Helvetica" w:hAnsi="Helvetica"/>
              <w:b/>
              <w:lang w:eastAsia="en-US"/>
            </w:rPr>
            <w:delText>Names</w:delText>
          </w:r>
        </w:del>
      </w:ins>
    </w:p>
    <w:p w14:paraId="21D6DA6F" w14:textId="77777777" w:rsidR="00297E3D" w:rsidRPr="00E77497" w:rsidDel="00AD18E3" w:rsidRDefault="00297E3D" w:rsidP="00297E3D">
      <w:pPr>
        <w:rPr>
          <w:ins w:id="7659" w:author="Rev 7 Allen Wirfs-Brock" w:date="2012-04-12T17:49:00Z"/>
          <w:del w:id="7660" w:author="Rev 8 Allen Wirfs-Brock" w:date="2012-06-01T08:28:00Z"/>
        </w:rPr>
      </w:pPr>
      <w:ins w:id="7661" w:author="Rev 7 Allen Wirfs-Brock" w:date="2012-04-12T17:49:00Z">
        <w:del w:id="7662" w:author="Rev 8 Allen Wirfs-Brock" w:date="2012-06-01T08:28: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rFonts w:ascii="Times New Roman" w:hAnsi="Times New Roman"/>
              <w:i/>
            </w:rPr>
            <w:delText xml:space="preserve"> </w:delText>
          </w:r>
          <w:r w:rsidRPr="00E77497" w:rsidDel="00AD18E3">
            <w:rPr>
              <w:b/>
            </w:rPr>
            <w:delText>:</w:delText>
          </w:r>
          <w:r w:rsidRPr="00E77497" w:rsidDel="00AD18E3">
            <w:rPr>
              <w:rFonts w:ascii="Times New Roman" w:hAnsi="Times New Roman"/>
              <w:i/>
            </w:rPr>
            <w:delText xml:space="preserve"> Binding</w:delText>
          </w:r>
          <w:r w:rsidDel="00AD18E3">
            <w:rPr>
              <w:rFonts w:ascii="Times New Roman" w:hAnsi="Times New Roman"/>
              <w:i/>
            </w:rPr>
            <w:delText>Identifier</w:delText>
          </w:r>
          <w:r w:rsidRPr="00E77497" w:rsidDel="00AD18E3">
            <w:rPr>
              <w:rFonts w:ascii="Times New Roman" w:hAnsi="Times New Roman"/>
              <w:i/>
            </w:rPr>
            <w:delText xml:space="preserve"> </w:delText>
          </w:r>
        </w:del>
      </w:ins>
    </w:p>
    <w:p w14:paraId="4A86A6E5" w14:textId="77777777" w:rsidR="00297E3D" w:rsidRPr="00E77497" w:rsidDel="00AD18E3" w:rsidRDefault="00297E3D" w:rsidP="00297E3D">
      <w:pPr>
        <w:pStyle w:val="Alg4"/>
        <w:numPr>
          <w:ilvl w:val="0"/>
          <w:numId w:val="639"/>
        </w:numPr>
        <w:spacing w:after="220"/>
        <w:contextualSpacing/>
        <w:rPr>
          <w:ins w:id="7663" w:author="Rev 7 Allen Wirfs-Brock" w:date="2012-04-12T17:49:00Z"/>
          <w:del w:id="7664" w:author="Rev 8 Allen Wirfs-Brock" w:date="2012-06-01T08:28:00Z"/>
        </w:rPr>
      </w:pPr>
      <w:ins w:id="7665" w:author="Rev 7 Allen Wirfs-Brock" w:date="2012-04-12T17:49:00Z">
        <w:del w:id="7666" w:author="Rev 8 Allen Wirfs-Brock" w:date="2012-06-01T08:28:00Z">
          <w:r w:rsidRPr="00E77497" w:rsidDel="00AD18E3">
            <w:delText xml:space="preserve">Return </w:delText>
          </w:r>
          <w:r w:rsidDel="00AD18E3">
            <w:delText xml:space="preserve">the </w:delText>
          </w:r>
          <w:r w:rsidRPr="00E77497" w:rsidDel="00AD18E3">
            <w:delText>Bound</w:delText>
          </w:r>
          <w:r w:rsidDel="00AD18E3">
            <w:delText xml:space="preserve"> </w:delText>
          </w:r>
          <w:r w:rsidRPr="00E77497" w:rsidDel="00AD18E3">
            <w:delText xml:space="preserve">Names of </w:delText>
          </w:r>
          <w:r w:rsidRPr="004A3CB8" w:rsidDel="00AD18E3">
            <w:rPr>
              <w:i/>
            </w:rPr>
            <w:delText>BindingIdentifier</w:delText>
          </w:r>
          <w:r w:rsidRPr="00E77497" w:rsidDel="00AD18E3">
            <w:delText>.</w:delText>
          </w:r>
        </w:del>
      </w:ins>
    </w:p>
    <w:p w14:paraId="2ABD7F7A" w14:textId="77777777" w:rsidR="00297E3D" w:rsidRPr="00E77497" w:rsidDel="00AD18E3" w:rsidRDefault="00297E3D" w:rsidP="00297E3D">
      <w:pPr>
        <w:rPr>
          <w:ins w:id="7667" w:author="Rev 7 Allen Wirfs-Brock" w:date="2012-04-12T17:49:00Z"/>
          <w:del w:id="7668" w:author="Rev 8 Allen Wirfs-Brock" w:date="2012-06-01T08:28:00Z"/>
        </w:rPr>
      </w:pPr>
      <w:ins w:id="7669" w:author="Rev 7 Allen Wirfs-Brock" w:date="2012-04-12T17:49:00Z">
        <w:del w:id="7670" w:author="Rev 8 Allen Wirfs-Brock" w:date="2012-06-01T08:28: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rFonts w:ascii="Times New Roman" w:hAnsi="Times New Roman"/>
              <w:i/>
            </w:rPr>
            <w:delText xml:space="preserve"> </w:delText>
          </w:r>
          <w:r w:rsidRPr="00E77497" w:rsidDel="00AD18E3">
            <w:rPr>
              <w:b/>
            </w:rPr>
            <w:delText>:</w:delText>
          </w:r>
          <w:r w:rsidRPr="00E77497" w:rsidDel="00AD18E3">
            <w:rPr>
              <w:rFonts w:ascii="Times New Roman" w:hAnsi="Times New Roman"/>
              <w:i/>
            </w:rPr>
            <w:delText xml:space="preserve"> Binding</w:delText>
          </w:r>
          <w:r w:rsidDel="00AD18E3">
            <w:rPr>
              <w:rFonts w:ascii="Times New Roman" w:hAnsi="Times New Roman"/>
              <w:i/>
            </w:rPr>
            <w:delText>Pattern</w:delText>
          </w:r>
        </w:del>
      </w:ins>
    </w:p>
    <w:p w14:paraId="42D02E75" w14:textId="77777777" w:rsidR="00297E3D" w:rsidRPr="00E77497" w:rsidDel="00AD18E3" w:rsidRDefault="00297E3D" w:rsidP="00297E3D">
      <w:pPr>
        <w:pStyle w:val="Alg4"/>
        <w:numPr>
          <w:ilvl w:val="0"/>
          <w:numId w:val="640"/>
        </w:numPr>
        <w:spacing w:after="220"/>
        <w:contextualSpacing/>
        <w:rPr>
          <w:ins w:id="7671" w:author="Rev 7 Allen Wirfs-Brock" w:date="2012-04-12T17:49:00Z"/>
          <w:del w:id="7672" w:author="Rev 8 Allen Wirfs-Brock" w:date="2012-06-01T08:28:00Z"/>
        </w:rPr>
      </w:pPr>
      <w:ins w:id="7673" w:author="Rev 7 Allen Wirfs-Brock" w:date="2012-04-12T17:49:00Z">
        <w:del w:id="7674" w:author="Rev 8 Allen Wirfs-Brock" w:date="2012-06-01T08:28:00Z">
          <w:r w:rsidRPr="00E77497" w:rsidDel="00AD18E3">
            <w:delText xml:space="preserve">Return </w:delText>
          </w:r>
          <w:r w:rsidDel="00AD18E3">
            <w:delText xml:space="preserve">the </w:delText>
          </w:r>
          <w:r w:rsidRPr="00E77497" w:rsidDel="00AD18E3">
            <w:delText>Bound</w:delText>
          </w:r>
          <w:r w:rsidDel="00AD18E3">
            <w:delText xml:space="preserve"> </w:delText>
          </w:r>
          <w:r w:rsidRPr="00E77497" w:rsidDel="00AD18E3">
            <w:delText xml:space="preserve">Names of </w:delText>
          </w:r>
          <w:r w:rsidRPr="009E12F1" w:rsidDel="00AD18E3">
            <w:rPr>
              <w:i/>
            </w:rPr>
            <w:delText>Binding</w:delText>
          </w:r>
          <w:r w:rsidDel="00AD18E3">
            <w:rPr>
              <w:i/>
            </w:rPr>
            <w:delText>Pattern</w:delText>
          </w:r>
          <w:r w:rsidRPr="00E77497" w:rsidDel="00AD18E3">
            <w:delText>.</w:delText>
          </w:r>
        </w:del>
      </w:ins>
    </w:p>
    <w:p w14:paraId="47930EC1" w14:textId="77777777" w:rsidR="00297E3D" w:rsidRPr="001A49B2" w:rsidRDefault="00297E3D" w:rsidP="00297E3D">
      <w:pPr>
        <w:rPr>
          <w:ins w:id="7675" w:author="Rev 7 Allen Wirfs-Brock" w:date="2012-04-12T17:52:00Z"/>
          <w:rFonts w:ascii="Helvetica" w:hAnsi="Helvetica"/>
          <w:b/>
        </w:rPr>
      </w:pPr>
      <w:ins w:id="7676" w:author="Rev 7 Allen Wirfs-Brock" w:date="2012-04-12T17:52:00Z">
        <w:r w:rsidRPr="001A49B2">
          <w:rPr>
            <w:rFonts w:ascii="Helvetica" w:hAnsi="Helvetica"/>
            <w:b/>
          </w:rPr>
          <w:t>Runtime Semantics</w:t>
        </w:r>
      </w:ins>
    </w:p>
    <w:p w14:paraId="6FA9CA31" w14:textId="77777777" w:rsidR="00297E3D" w:rsidDel="00AD18E3" w:rsidRDefault="00297E3D" w:rsidP="00297E3D">
      <w:pPr>
        <w:keepNext/>
        <w:rPr>
          <w:ins w:id="7677" w:author="Rev 7 Allen Wirfs-Brock" w:date="2012-04-12T17:52:00Z"/>
          <w:del w:id="7678" w:author="Rev 8 Allen Wirfs-Brock" w:date="2012-06-01T08:29:00Z"/>
          <w:rFonts w:ascii="Helvetica" w:hAnsi="Helvetica"/>
          <w:b/>
          <w:spacing w:val="6"/>
        </w:rPr>
      </w:pPr>
      <w:ins w:id="7679" w:author="Rev 7 Allen Wirfs-Brock" w:date="2012-04-12T17:52:00Z">
        <w:del w:id="7680" w:author="Rev 8 Allen Wirfs-Brock" w:date="2012-06-01T08:29:00Z">
          <w:r w:rsidRPr="00E77497" w:rsidDel="00AD18E3">
            <w:rPr>
              <w:rFonts w:ascii="Helvetica" w:hAnsi="Helvetica"/>
              <w:b/>
            </w:rPr>
            <w:delText xml:space="preserve">Runtime Semantics: </w:delText>
          </w:r>
          <w:r w:rsidRPr="00E77497" w:rsidDel="00AD18E3">
            <w:rPr>
              <w:rFonts w:ascii="Helvetica" w:hAnsi="Helvetica"/>
              <w:b/>
              <w:spacing w:val="6"/>
            </w:rPr>
            <w:delText xml:space="preserve">Binding </w:delText>
          </w:r>
          <w:r w:rsidDel="00AD18E3">
            <w:rPr>
              <w:rFonts w:ascii="Helvetica" w:hAnsi="Helvetica"/>
              <w:b/>
              <w:spacing w:val="6"/>
            </w:rPr>
            <w:delText>Initialisation</w:delText>
          </w:r>
        </w:del>
      </w:ins>
    </w:p>
    <w:p w14:paraId="5FBEAFF6" w14:textId="77777777" w:rsidR="00297E3D" w:rsidRPr="00FA3203" w:rsidDel="00AD18E3" w:rsidRDefault="00297E3D" w:rsidP="00297E3D">
      <w:pPr>
        <w:ind w:left="360"/>
        <w:rPr>
          <w:ins w:id="7681" w:author="Rev 7 Allen Wirfs-Brock" w:date="2012-04-12T17:52:00Z"/>
          <w:del w:id="7682" w:author="Rev 8 Allen Wirfs-Brock" w:date="2012-06-01T08:29:00Z"/>
        </w:rPr>
      </w:pPr>
      <w:ins w:id="7683" w:author="Rev 7 Allen Wirfs-Brock" w:date="2012-04-12T17:52:00Z">
        <w:del w:id="7684" w:author="Rev 8 Allen Wirfs-Brock" w:date="2012-06-01T08:29:00Z">
          <w:r w:rsidDel="00AD18E3">
            <w:delText>W</w:delText>
          </w:r>
          <w:r w:rsidRPr="004418C4" w:rsidDel="00AD18E3">
            <w:delText xml:space="preserve">ith arguments </w:delText>
          </w:r>
          <w:r w:rsidRPr="004418C4" w:rsidDel="00AD18E3">
            <w:rPr>
              <w:rFonts w:ascii="Times New Roman" w:hAnsi="Times New Roman"/>
              <w:i/>
            </w:rPr>
            <w:delText>value</w:delText>
          </w:r>
          <w:r w:rsidRPr="004418C4" w:rsidDel="00AD18E3">
            <w:delText xml:space="preserve"> and </w:delText>
          </w:r>
          <w:r w:rsidDel="00AD18E3">
            <w:rPr>
              <w:rFonts w:ascii="Times New Roman" w:hAnsi="Times New Roman"/>
              <w:i/>
            </w:rPr>
            <w:delText>environment</w:delText>
          </w:r>
          <w:r w:rsidDel="00AD18E3">
            <w:delText>.</w:delText>
          </w:r>
        </w:del>
      </w:ins>
    </w:p>
    <w:p w14:paraId="31715B71" w14:textId="77777777" w:rsidR="00297E3D" w:rsidRPr="008E00F6" w:rsidDel="00AD18E3" w:rsidRDefault="00297E3D" w:rsidP="00297E3D">
      <w:pPr>
        <w:rPr>
          <w:ins w:id="7685" w:author="Rev 7 Allen Wirfs-Brock" w:date="2012-04-12T17:52:00Z"/>
          <w:del w:id="7686" w:author="Rev 8 Allen Wirfs-Brock" w:date="2012-06-01T08:29:00Z"/>
          <w:sz w:val="18"/>
        </w:rPr>
      </w:pPr>
      <w:ins w:id="7687" w:author="Rev 7 Allen Wirfs-Brock" w:date="2012-04-12T17:52:00Z">
        <w:del w:id="7688" w:author="Rev 8 Allen Wirfs-Brock" w:date="2012-06-01T08:29:00Z">
          <w:r w:rsidRPr="008E00F6" w:rsidDel="00AD18E3">
            <w:rPr>
              <w:sz w:val="18"/>
            </w:rPr>
            <w:delText>NOTE</w:delText>
          </w:r>
          <w:r w:rsidRPr="008E00F6" w:rsidDel="00AD18E3">
            <w:rPr>
              <w:sz w:val="18"/>
            </w:rPr>
            <w:tab/>
          </w:r>
          <w:r w:rsidRPr="008E00F6" w:rsidDel="00AD18E3">
            <w:rPr>
              <w:b/>
              <w:sz w:val="18"/>
            </w:rPr>
            <w:delText>undefined</w:delText>
          </w:r>
          <w:r w:rsidRPr="008E00F6" w:rsidDel="00AD18E3">
            <w:rPr>
              <w:sz w:val="18"/>
            </w:rPr>
            <w:delText xml:space="preserve"> is passed for </w:delText>
          </w:r>
          <w:r w:rsidRPr="008E00F6" w:rsidDel="00AD18E3">
            <w:rPr>
              <w:rFonts w:ascii="Times New Roman" w:hAnsi="Times New Roman"/>
              <w:i/>
              <w:sz w:val="18"/>
            </w:rPr>
            <w:delText>environment</w:delText>
          </w:r>
          <w:r w:rsidRPr="008E00F6" w:rsidDel="00AD18E3">
            <w:rPr>
              <w:sz w:val="18"/>
            </w:rPr>
            <w:delText xml:space="preserve"> to indicate that a PutValue operation should be used to assign the </w:delText>
          </w:r>
          <w:r w:rsidDel="00AD18E3">
            <w:rPr>
              <w:sz w:val="18"/>
            </w:rPr>
            <w:delText>initialisation</w:delText>
          </w:r>
          <w:r w:rsidRPr="008E00F6" w:rsidDel="00AD18E3">
            <w:rPr>
              <w:sz w:val="18"/>
            </w:rPr>
            <w:delText xml:space="preserve"> value.  This is the case for </w:delText>
          </w:r>
          <w:r w:rsidRPr="008E00F6" w:rsidDel="00AD18E3">
            <w:rPr>
              <w:rFonts w:ascii="Courier New" w:hAnsi="Courier New"/>
              <w:b/>
              <w:sz w:val="18"/>
            </w:rPr>
            <w:delText>var</w:delText>
          </w:r>
          <w:r w:rsidRPr="008E00F6" w:rsidDel="00AD18E3">
            <w:rPr>
              <w:sz w:val="18"/>
            </w:rPr>
            <w:delText xml:space="preserve"> statements </w:delText>
          </w:r>
          <w:r w:rsidDel="00AD18E3">
            <w:rPr>
              <w:sz w:val="18"/>
            </w:rPr>
            <w:delText>formal parameter lists of non-strict functions.</w:delText>
          </w:r>
          <w:r w:rsidRPr="008E00F6" w:rsidDel="00AD18E3">
            <w:rPr>
              <w:sz w:val="18"/>
            </w:rPr>
            <w:delText xml:space="preserve"> </w:delText>
          </w:r>
          <w:r w:rsidDel="00AD18E3">
            <w:rPr>
              <w:sz w:val="18"/>
            </w:rPr>
            <w:delText>In those cases</w:delText>
          </w:r>
          <w:r w:rsidRPr="008E00F6" w:rsidDel="00AD18E3">
            <w:rPr>
              <w:sz w:val="18"/>
            </w:rPr>
            <w:delText xml:space="preserve"> a lexical binding is hosted and preinitialized prior to evaluation of its initializer. </w:delText>
          </w:r>
        </w:del>
      </w:ins>
    </w:p>
    <w:p w14:paraId="64CDC72E" w14:textId="77777777" w:rsidR="00297E3D" w:rsidRPr="00E77497" w:rsidDel="00AD18E3" w:rsidRDefault="00297E3D" w:rsidP="00297E3D">
      <w:pPr>
        <w:rPr>
          <w:ins w:id="7689" w:author="Rev 7 Allen Wirfs-Brock" w:date="2012-04-12T17:52:00Z"/>
          <w:del w:id="7690" w:author="Rev 8 Allen Wirfs-Brock" w:date="2012-06-01T08:29:00Z"/>
        </w:rPr>
      </w:pPr>
      <w:ins w:id="7691" w:author="Rev 7 Allen Wirfs-Brock" w:date="2012-04-12T17:52:00Z">
        <w:del w:id="7692" w:author="Rev 8 Allen Wirfs-Brock" w:date="2012-06-01T08:29:00Z">
          <w:r w:rsidRPr="001A6405" w:rsidDel="00AD18E3">
            <w:rPr>
              <w:rFonts w:ascii="Times New Roman" w:hAnsi="Times New Roman"/>
              <w:i/>
            </w:rPr>
            <w:delText>For</w:delText>
          </w:r>
          <w:r w:rsidDel="00AD18E3">
            <w:rPr>
              <w:rFonts w:ascii="Times New Roman" w:hAnsi="Times New Roman"/>
              <w:i/>
            </w:rPr>
            <w:delText xml:space="preserve">Binding </w:delText>
          </w:r>
          <w:r w:rsidRPr="00E77497" w:rsidDel="00AD18E3">
            <w:rPr>
              <w:b/>
            </w:rPr>
            <w:delText>:</w:delText>
          </w:r>
          <w:r w:rsidRPr="00E77497" w:rsidDel="00AD18E3">
            <w:rPr>
              <w:rFonts w:ascii="Times New Roman" w:hAnsi="Times New Roman"/>
              <w:i/>
            </w:rPr>
            <w:delText xml:space="preserve"> </w:delText>
          </w:r>
          <w:r w:rsidDel="00AD18E3">
            <w:rPr>
              <w:rFonts w:ascii="Times New Roman" w:hAnsi="Times New Roman"/>
              <w:i/>
            </w:rPr>
            <w:delText>BindingIdentifier</w:delText>
          </w:r>
          <w:r w:rsidRPr="00E77497" w:rsidDel="00AD18E3">
            <w:rPr>
              <w:rFonts w:ascii="Times New Roman" w:hAnsi="Times New Roman"/>
              <w:i/>
            </w:rPr>
            <w:delText xml:space="preserve"> </w:delText>
          </w:r>
        </w:del>
      </w:ins>
    </w:p>
    <w:p w14:paraId="455F1457" w14:textId="77777777" w:rsidR="00297E3D" w:rsidRPr="00E77497" w:rsidDel="00AD18E3" w:rsidRDefault="00297E3D" w:rsidP="00297E3D">
      <w:pPr>
        <w:pStyle w:val="Alg4"/>
        <w:numPr>
          <w:ilvl w:val="0"/>
          <w:numId w:val="652"/>
        </w:numPr>
        <w:spacing w:after="220"/>
        <w:contextualSpacing/>
        <w:rPr>
          <w:ins w:id="7693" w:author="Rev 7 Allen Wirfs-Brock" w:date="2012-04-12T17:52:00Z"/>
          <w:del w:id="7694" w:author="Rev 8 Allen Wirfs-Brock" w:date="2012-06-01T08:29:00Z"/>
        </w:rPr>
      </w:pPr>
      <w:ins w:id="7695" w:author="Rev 7 Allen Wirfs-Brock" w:date="2012-04-12T17:52:00Z">
        <w:del w:id="7696" w:author="Rev 8 Allen Wirfs-Brock" w:date="2012-06-01T08:29:00Z">
          <w:r w:rsidRPr="004418C4" w:rsidDel="00AD18E3">
            <w:delText xml:space="preserve">Perform Binding </w:delText>
          </w:r>
          <w:r w:rsidDel="00AD18E3">
            <w:delText>Initialisation</w:delText>
          </w:r>
          <w:r w:rsidRPr="004418C4" w:rsidDel="00AD18E3">
            <w:delText xml:space="preserve"> for </w:delText>
          </w:r>
          <w:r w:rsidDel="00AD18E3">
            <w:rPr>
              <w:i/>
            </w:rPr>
            <w:delText xml:space="preserve">BindingIdentifier </w:delText>
          </w:r>
          <w:r w:rsidRPr="004418C4" w:rsidDel="00AD18E3">
            <w:delText xml:space="preserve"> passing</w:delText>
          </w:r>
          <w:r w:rsidRPr="004418C4" w:rsidDel="00AD18E3">
            <w:rPr>
              <w:i/>
            </w:rPr>
            <w:delText xml:space="preserve"> </w:delText>
          </w:r>
          <w:r w:rsidDel="00AD18E3">
            <w:rPr>
              <w:i/>
            </w:rPr>
            <w:delText>value</w:delText>
          </w:r>
          <w:r w:rsidDel="00AD18E3">
            <w:delText xml:space="preserve"> </w:delText>
          </w:r>
          <w:r w:rsidRPr="004418C4" w:rsidDel="00AD18E3">
            <w:delText xml:space="preserve">and </w:delText>
          </w:r>
          <w:r w:rsidRPr="004418C4" w:rsidDel="00AD18E3">
            <w:rPr>
              <w:i/>
            </w:rPr>
            <w:delText>env</w:delText>
          </w:r>
          <w:r w:rsidRPr="004418C4" w:rsidDel="00AD18E3">
            <w:delText xml:space="preserve"> as the arguments.</w:delText>
          </w:r>
        </w:del>
      </w:ins>
    </w:p>
    <w:p w14:paraId="6B9C2545" w14:textId="77777777" w:rsidR="00297E3D" w:rsidRPr="00E77497" w:rsidDel="00AD18E3" w:rsidRDefault="00297E3D" w:rsidP="00297E3D">
      <w:pPr>
        <w:rPr>
          <w:ins w:id="7697" w:author="Rev 7 Allen Wirfs-Brock" w:date="2012-04-12T17:52:00Z"/>
          <w:del w:id="7698" w:author="Rev 8 Allen Wirfs-Brock" w:date="2012-06-01T08:29:00Z"/>
        </w:rPr>
      </w:pPr>
      <w:ins w:id="7699" w:author="Rev 7 Allen Wirfs-Brock" w:date="2012-04-12T17:52:00Z">
        <w:del w:id="7700" w:author="Rev 8 Allen Wirfs-Brock" w:date="2012-06-01T08:29: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b/>
            </w:rPr>
            <w:delText>:</w:delText>
          </w:r>
          <w:r w:rsidRPr="00E77497" w:rsidDel="00AD18E3">
            <w:rPr>
              <w:rFonts w:ascii="Times New Roman" w:hAnsi="Times New Roman"/>
              <w:i/>
            </w:rPr>
            <w:delText xml:space="preserve"> </w:delText>
          </w:r>
          <w:r w:rsidDel="00AD18E3">
            <w:rPr>
              <w:rFonts w:ascii="Times New Roman" w:hAnsi="Times New Roman"/>
              <w:i/>
            </w:rPr>
            <w:delText>BindingPattern</w:delText>
          </w:r>
        </w:del>
      </w:ins>
    </w:p>
    <w:p w14:paraId="604EB5D6" w14:textId="77777777" w:rsidR="00297E3D" w:rsidRPr="00E77497" w:rsidDel="00AD18E3" w:rsidRDefault="00297E3D" w:rsidP="00297E3D">
      <w:pPr>
        <w:pStyle w:val="Alg4"/>
        <w:numPr>
          <w:ilvl w:val="0"/>
          <w:numId w:val="653"/>
        </w:numPr>
        <w:spacing w:after="220"/>
        <w:contextualSpacing/>
        <w:rPr>
          <w:ins w:id="7701" w:author="Rev 7 Allen Wirfs-Brock" w:date="2012-04-12T17:52:00Z"/>
          <w:del w:id="7702" w:author="Rev 8 Allen Wirfs-Brock" w:date="2012-06-01T08:29:00Z"/>
        </w:rPr>
      </w:pPr>
      <w:ins w:id="7703" w:author="Rev 7 Allen Wirfs-Brock" w:date="2012-04-12T17:52:00Z">
        <w:del w:id="7704" w:author="Rev 8 Allen Wirfs-Brock" w:date="2012-06-01T08:29:00Z">
          <w:r w:rsidRPr="004418C4" w:rsidDel="00AD18E3">
            <w:delText xml:space="preserve">Perform Binding </w:delText>
          </w:r>
          <w:r w:rsidDel="00AD18E3">
            <w:delText>Initialisation</w:delText>
          </w:r>
          <w:r w:rsidRPr="004418C4" w:rsidDel="00AD18E3">
            <w:delText xml:space="preserve"> for </w:delText>
          </w:r>
          <w:r w:rsidDel="00AD18E3">
            <w:rPr>
              <w:i/>
            </w:rPr>
            <w:delText>BindingPattern</w:delText>
          </w:r>
          <w:r w:rsidRPr="004418C4" w:rsidDel="00AD18E3">
            <w:delText xml:space="preserve"> passing</w:delText>
          </w:r>
          <w:r w:rsidRPr="004418C4" w:rsidDel="00AD18E3">
            <w:rPr>
              <w:i/>
            </w:rPr>
            <w:delText xml:space="preserve"> </w:delText>
          </w:r>
          <w:r w:rsidDel="00AD18E3">
            <w:rPr>
              <w:i/>
            </w:rPr>
            <w:delText>value</w:delText>
          </w:r>
          <w:r w:rsidDel="00AD18E3">
            <w:delText xml:space="preserve"> </w:delText>
          </w:r>
          <w:r w:rsidRPr="004418C4" w:rsidDel="00AD18E3">
            <w:delText xml:space="preserve">and </w:delText>
          </w:r>
          <w:r w:rsidRPr="004418C4" w:rsidDel="00AD18E3">
            <w:rPr>
              <w:i/>
            </w:rPr>
            <w:delText>env</w:delText>
          </w:r>
          <w:r w:rsidRPr="004418C4" w:rsidDel="00AD18E3">
            <w:delText xml:space="preserve"> as the arguments.</w:delText>
          </w:r>
        </w:del>
      </w:ins>
    </w:p>
    <w:p w14:paraId="46A2B0A1" w14:textId="77777777" w:rsidR="008603C3" w:rsidRPr="00E77497" w:rsidRDefault="008603C3" w:rsidP="008603C3">
      <w:pPr>
        <w:keepNext/>
        <w:rPr>
          <w:ins w:id="7705" w:author="Rev 7 Allen Wirfs-Brock" w:date="2012-04-30T15:17:00Z"/>
          <w:rFonts w:ascii="Helvetica" w:hAnsi="Helvetica"/>
          <w:b/>
        </w:rPr>
      </w:pPr>
      <w:ins w:id="7706" w:author="Rev 7 Allen Wirfs-Brock" w:date="2012-04-30T15:17:00Z">
        <w:r w:rsidRPr="00E77497">
          <w:rPr>
            <w:rFonts w:ascii="Helvetica" w:hAnsi="Helvetica"/>
            <w:b/>
          </w:rPr>
          <w:t xml:space="preserve">Runtime Semantics: </w:t>
        </w:r>
        <w:r w:rsidRPr="00E77497">
          <w:rPr>
            <w:rFonts w:ascii="Helvetica" w:hAnsi="Helvetica"/>
            <w:b/>
            <w:spacing w:val="6"/>
          </w:rPr>
          <w:t>Evaluation</w:t>
        </w:r>
      </w:ins>
    </w:p>
    <w:p w14:paraId="6A5EDAD1" w14:textId="77777777" w:rsidR="008603C3" w:rsidRPr="00E77497" w:rsidRDefault="008603C3" w:rsidP="008603C3">
      <w:pPr>
        <w:rPr>
          <w:ins w:id="7707" w:author="Rev 7 Allen Wirfs-Brock" w:date="2012-04-30T15:17:00Z"/>
        </w:rPr>
      </w:pPr>
      <w:ins w:id="7708" w:author="Rev 7 Allen Wirfs-Brock" w:date="2012-04-30T15:17:00Z">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ins>
    </w:p>
    <w:p w14:paraId="53FD64F5" w14:textId="77777777" w:rsidR="008603C3" w:rsidRPr="00E77497" w:rsidRDefault="008603C3" w:rsidP="008603C3">
      <w:pPr>
        <w:pStyle w:val="Alg4"/>
        <w:numPr>
          <w:ilvl w:val="0"/>
          <w:numId w:val="774"/>
        </w:numPr>
        <w:spacing w:after="220"/>
        <w:contextualSpacing/>
        <w:rPr>
          <w:ins w:id="7709" w:author="Rev 7 Allen Wirfs-Brock" w:date="2012-04-30T15:17:00Z"/>
        </w:rPr>
      </w:pPr>
      <w:ins w:id="7710" w:author="Rev 7 Allen Wirfs-Brock" w:date="2012-04-30T15:17:00Z">
        <w:r w:rsidRPr="00E77497">
          <w:t xml:space="preserve">Let </w:t>
        </w:r>
        <w:r w:rsidRPr="00E77497">
          <w:rPr>
            <w:i/>
          </w:rPr>
          <w:t xml:space="preserve">array </w:t>
        </w:r>
        <w:r w:rsidRPr="00E77497">
          <w:t xml:space="preserve">be </w:t>
        </w:r>
        <w:r>
          <w:t>the result of the abstract</w:t>
        </w:r>
        <w:del w:id="7711" w:author="Rev 8 Allen Wirfs-Brock" w:date="2012-06-14T14:38:00Z">
          <w:r w:rsidDel="00D4543D">
            <w:delText>ion</w:delText>
          </w:r>
        </w:del>
        <w:r>
          <w:t xml:space="preserve"> operation ArrayCreate (15.4) with argument 0</w:t>
        </w:r>
        <w:r w:rsidRPr="00E77497">
          <w:t>.</w:t>
        </w:r>
      </w:ins>
    </w:p>
    <w:p w14:paraId="3B16ED76" w14:textId="77777777" w:rsidR="008603C3" w:rsidRPr="00E77497" w:rsidRDefault="008603C3" w:rsidP="008603C3">
      <w:pPr>
        <w:pStyle w:val="Alg4"/>
        <w:numPr>
          <w:ilvl w:val="0"/>
          <w:numId w:val="774"/>
        </w:numPr>
        <w:spacing w:after="220"/>
        <w:contextualSpacing/>
        <w:rPr>
          <w:ins w:id="7712" w:author="Rev 7 Allen Wirfs-Brock" w:date="2012-04-30T15:17:00Z"/>
        </w:rPr>
      </w:pPr>
      <w:ins w:id="7713" w:author="Rev 7 Allen Wirfs-Brock" w:date="2012-04-30T15:17:00Z">
        <w:r>
          <w:t xml:space="preserve">Let </w:t>
        </w:r>
        <w:r w:rsidRPr="00250FC6">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14:paraId="79A09544" w14:textId="77777777" w:rsidR="008603C3" w:rsidRDefault="008603C3" w:rsidP="008603C3">
      <w:pPr>
        <w:pStyle w:val="Alg4"/>
        <w:numPr>
          <w:ilvl w:val="0"/>
          <w:numId w:val="774"/>
        </w:numPr>
        <w:contextualSpacing/>
        <w:rPr>
          <w:ins w:id="7714" w:author="Rev 7 Allen Wirfs-Brock" w:date="2012-04-30T15:17:00Z"/>
        </w:rPr>
      </w:pPr>
      <w:ins w:id="7715" w:author="Rev 7 Allen Wirfs-Brock" w:date="2012-04-30T15:17:00Z">
        <w:r>
          <w:t xml:space="preserve">If </w:t>
        </w:r>
        <w:r w:rsidRPr="006A5E27">
          <w:rPr>
            <w:i/>
          </w:rPr>
          <w:t>len</w:t>
        </w:r>
        <w:r>
          <w:t xml:space="preserve"> is an abrupt completion, return </w:t>
        </w:r>
        <w:r w:rsidRPr="006A5E27">
          <w:rPr>
            <w:i/>
          </w:rPr>
          <w:t>len</w:t>
        </w:r>
        <w:r>
          <w:t>.</w:t>
        </w:r>
      </w:ins>
    </w:p>
    <w:p w14:paraId="208B43E5" w14:textId="77777777" w:rsidR="008603C3" w:rsidRPr="00E77497" w:rsidRDefault="008603C3" w:rsidP="008603C3">
      <w:pPr>
        <w:pStyle w:val="Alg4"/>
        <w:numPr>
          <w:ilvl w:val="0"/>
          <w:numId w:val="774"/>
        </w:numPr>
        <w:rPr>
          <w:ins w:id="7716" w:author="Rev 7 Allen Wirfs-Brock" w:date="2012-04-30T15:17:00Z"/>
        </w:rPr>
      </w:pPr>
      <w:ins w:id="7717" w:author="Rev 7 Allen Wirfs-Brock" w:date="2012-04-30T15:17: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Pr>
            <w:i/>
          </w:rPr>
          <w:t>len</w:t>
        </w:r>
        <w:r w:rsidRPr="00E77497">
          <w:t xml:space="preserve">, and </w:t>
        </w:r>
        <w:r w:rsidRPr="00E77497">
          <w:rPr>
            <w:b/>
          </w:rPr>
          <w:t>false</w:t>
        </w:r>
        <w:r w:rsidRPr="00E77497">
          <w:t>.</w:t>
        </w:r>
      </w:ins>
    </w:p>
    <w:p w14:paraId="19B87B24" w14:textId="77777777" w:rsidR="008603C3" w:rsidRPr="00E77497" w:rsidRDefault="008603C3" w:rsidP="008603C3">
      <w:pPr>
        <w:pStyle w:val="Alg4"/>
        <w:numPr>
          <w:ilvl w:val="0"/>
          <w:numId w:val="774"/>
        </w:numPr>
        <w:spacing w:after="220"/>
        <w:contextualSpacing/>
        <w:rPr>
          <w:ins w:id="7718" w:author="Rev 7 Allen Wirfs-Brock" w:date="2012-04-30T15:17:00Z"/>
        </w:rPr>
      </w:pPr>
      <w:ins w:id="7719" w:author="Rev 7 Allen Wirfs-Brock" w:date="2012-04-30T15:17:00Z">
        <w:r w:rsidRPr="00E77497">
          <w:t xml:space="preserve">Return </w:t>
        </w:r>
        <w:r w:rsidRPr="00E77497">
          <w:rPr>
            <w:i/>
          </w:rPr>
          <w:t>array</w:t>
        </w:r>
        <w:r w:rsidRPr="00E77497">
          <w:t>.</w:t>
        </w:r>
      </w:ins>
    </w:p>
    <w:p w14:paraId="5558CA7A" w14:textId="77777777" w:rsidR="008753AB" w:rsidRPr="00E77497" w:rsidDel="00E70C3C" w:rsidRDefault="008753AB" w:rsidP="008753AB">
      <w:pPr>
        <w:rPr>
          <w:del w:id="7720" w:author="Rev 5 Allen Wirfs-Brock" w:date="2012-01-04T15:59:00Z"/>
        </w:rPr>
      </w:pPr>
      <w:del w:id="7721"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4A5C7F37" w14:textId="77777777" w:rsidR="008753AB" w:rsidRPr="00E77497" w:rsidDel="00E70C3C" w:rsidRDefault="008753AB" w:rsidP="008753AB">
      <w:pPr>
        <w:pStyle w:val="Alg4"/>
        <w:numPr>
          <w:ilvl w:val="0"/>
          <w:numId w:val="44"/>
        </w:numPr>
        <w:spacing w:after="220"/>
        <w:contextualSpacing/>
        <w:rPr>
          <w:del w:id="7722" w:author="Rev 5 Allen Wirfs-Brock" w:date="2012-01-04T15:59:00Z"/>
        </w:rPr>
      </w:pPr>
      <w:del w:id="7723"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creating a new object as if by the expression </w:delText>
        </w:r>
        <w:r w:rsidRPr="00E77497" w:rsidDel="00E70C3C">
          <w:rPr>
            <w:rFonts w:ascii="Courier New" w:hAnsi="Courier New"/>
            <w:b/>
          </w:rPr>
          <w:delText xml:space="preserve">new Array() </w:delText>
        </w:r>
        <w:r w:rsidRPr="00E77497" w:rsidDel="00E70C3C">
          <w:delText>where</w:delText>
        </w:r>
        <w:r w:rsidRPr="00E77497" w:rsidDel="00E70C3C">
          <w:rPr>
            <w:rFonts w:ascii="Courier New" w:hAnsi="Courier New"/>
            <w:b/>
          </w:rPr>
          <w:delText xml:space="preserve"> Array </w:delText>
        </w:r>
        <w:r w:rsidRPr="00E77497" w:rsidDel="00E70C3C">
          <w:delText>is the standard built-in constructor with that name.</w:delText>
        </w:r>
      </w:del>
    </w:p>
    <w:p w14:paraId="5989331A" w14:textId="77777777" w:rsidR="008753AB" w:rsidRPr="00E77497" w:rsidDel="00E70C3C" w:rsidRDefault="008753AB" w:rsidP="008753AB">
      <w:pPr>
        <w:pStyle w:val="Alg4"/>
        <w:numPr>
          <w:ilvl w:val="0"/>
          <w:numId w:val="44"/>
        </w:numPr>
        <w:spacing w:after="220"/>
        <w:contextualSpacing/>
        <w:rPr>
          <w:del w:id="7724" w:author="Rev 5 Allen Wirfs-Brock" w:date="2012-01-04T15:59:00Z"/>
        </w:rPr>
      </w:pPr>
      <w:del w:id="7725" w:author="Rev 5 Allen Wirfs-Brock" w:date="2012-01-04T15:59:00Z">
        <w:r w:rsidRPr="00E77497" w:rsidDel="00E70C3C">
          <w:delText xml:space="preserve">Let </w:delText>
        </w:r>
        <w:r w:rsidRPr="00E77497" w:rsidDel="00E70C3C">
          <w:rPr>
            <w:i/>
          </w:rPr>
          <w:delText xml:space="preserve">firstIndex </w:delText>
        </w:r>
        <w:r w:rsidRPr="00E77497" w:rsidDel="00E70C3C">
          <w:delText xml:space="preserve">be the </w:delText>
        </w:r>
      </w:del>
      <w:del w:id="7726" w:author="Rev 5 Allen Wirfs-Brock" w:date="2012-01-04T12:22:00Z">
        <w:r w:rsidRPr="00E77497" w:rsidDel="00E350EC">
          <w:delText xml:space="preserve">result of evaluating </w:delText>
        </w:r>
      </w:del>
      <w:del w:id="7727" w:author="Rev 5 Allen Wirfs-Brock" w:date="2012-01-04T15:59:00Z">
        <w:r w:rsidRPr="00E77497" w:rsidDel="00E70C3C">
          <w:rPr>
            <w:i/>
          </w:rPr>
          <w:delText>Elision</w:delText>
        </w:r>
      </w:del>
      <w:del w:id="7728" w:author="Rev 5 Allen Wirfs-Brock" w:date="2012-01-04T12:22:00Z">
        <w:r w:rsidRPr="00E77497" w:rsidDel="00E350EC">
          <w:delText>; if not present, use the numeric value zero</w:delText>
        </w:r>
      </w:del>
      <w:del w:id="7729" w:author="Rev 5 Allen Wirfs-Brock" w:date="2012-01-04T15:59:00Z">
        <w:r w:rsidRPr="00E77497" w:rsidDel="00E70C3C">
          <w:delText>.</w:delText>
        </w:r>
      </w:del>
    </w:p>
    <w:p w14:paraId="7F7A4947" w14:textId="77777777" w:rsidR="008753AB" w:rsidRPr="00E77497" w:rsidDel="00E70C3C" w:rsidRDefault="008753AB" w:rsidP="008753AB">
      <w:pPr>
        <w:pStyle w:val="Alg4"/>
        <w:numPr>
          <w:ilvl w:val="0"/>
          <w:numId w:val="44"/>
        </w:numPr>
        <w:spacing w:after="220"/>
        <w:contextualSpacing/>
        <w:rPr>
          <w:del w:id="7730" w:author="Rev 5 Allen Wirfs-Brock" w:date="2012-01-04T15:59:00Z"/>
        </w:rPr>
      </w:pPr>
      <w:del w:id="7731"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115A2B06" w14:textId="77777777" w:rsidR="008753AB" w:rsidRPr="00E77497" w:rsidDel="00E70C3C" w:rsidRDefault="008753AB" w:rsidP="008753AB">
      <w:pPr>
        <w:pStyle w:val="Alg4"/>
        <w:numPr>
          <w:ilvl w:val="0"/>
          <w:numId w:val="44"/>
        </w:numPr>
        <w:spacing w:after="220"/>
        <w:contextualSpacing/>
        <w:rPr>
          <w:del w:id="7732" w:author="Rev 5 Allen Wirfs-Brock" w:date="2012-01-04T15:59:00Z"/>
        </w:rPr>
      </w:pPr>
      <w:del w:id="7733"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4B312CF7" w14:textId="77777777" w:rsidR="008753AB" w:rsidRPr="00E77497" w:rsidDel="00E70C3C" w:rsidRDefault="008753AB" w:rsidP="008753AB">
      <w:pPr>
        <w:pStyle w:val="Alg4"/>
        <w:numPr>
          <w:ilvl w:val="0"/>
          <w:numId w:val="44"/>
        </w:numPr>
        <w:spacing w:after="220"/>
        <w:contextualSpacing/>
        <w:rPr>
          <w:del w:id="7734" w:author="Rev 5 Allen Wirfs-Brock" w:date="2012-01-04T15:59:00Z"/>
        </w:rPr>
      </w:pPr>
      <w:del w:id="7735"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w:delText>
        </w:r>
        <w:r w:rsidRPr="00E77497" w:rsidDel="00E70C3C">
          <w:rPr>
            <w:i/>
          </w:rPr>
          <w:delText>firstIndex)</w:delText>
        </w:r>
        <w:r w:rsidRPr="00E77497" w:rsidDel="00E70C3C">
          <w:delText xml:space="preserve">,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3896EAE1" w14:textId="77777777" w:rsidR="008753AB" w:rsidRPr="00E77497" w:rsidDel="00E70C3C" w:rsidRDefault="008753AB" w:rsidP="008753AB">
      <w:pPr>
        <w:pStyle w:val="Alg4"/>
        <w:numPr>
          <w:ilvl w:val="0"/>
          <w:numId w:val="44"/>
        </w:numPr>
        <w:spacing w:after="220"/>
        <w:contextualSpacing/>
        <w:rPr>
          <w:del w:id="7736" w:author="Rev 5 Allen Wirfs-Brock" w:date="2012-01-04T15:59:00Z"/>
        </w:rPr>
      </w:pPr>
      <w:del w:id="7737"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10BD89D7" w14:textId="77777777" w:rsidR="00173402" w:rsidRPr="00E77497" w:rsidDel="00E350EC" w:rsidRDefault="00173402" w:rsidP="00F77917">
      <w:pPr>
        <w:rPr>
          <w:ins w:id="7738" w:author="Allen Wirfs-Brock" w:date="2011-07-04T20:14:00Z"/>
          <w:del w:id="7739" w:author="Rev 5 Allen Wirfs-Brock" w:date="2012-01-04T12:24:00Z"/>
        </w:rPr>
      </w:pPr>
      <w:ins w:id="7740" w:author="Allen Wirfs-Brock" w:date="2011-07-04T20:14:00Z">
        <w:del w:id="7741"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ins>
      <w:ins w:id="7742" w:author="Allen Wirfs-Brock" w:date="2011-07-04T20:15:00Z">
        <w:del w:id="7743" w:author="Rev 5 Allen Wirfs-Brock" w:date="2012-01-04T12:38:00Z">
          <w:r w:rsidRPr="00E77497" w:rsidDel="00A80BCD">
            <w:rPr>
              <w:rFonts w:ascii="Courier New" w:hAnsi="Courier New" w:cs="Courier New"/>
              <w:b/>
              <w:i/>
            </w:rPr>
            <w:delText>…</w:delText>
          </w:r>
        </w:del>
        <w:del w:id="7744" w:author="Rev 5 Allen Wirfs-Brock" w:date="2012-01-04T12:24:00Z">
          <w:r w:rsidRPr="00E77497" w:rsidDel="00E350EC">
            <w:rPr>
              <w:rFonts w:ascii="Courier New" w:hAnsi="Courier New" w:cs="Courier New"/>
              <w:b/>
              <w:i/>
            </w:rPr>
            <w:delText xml:space="preserve"> </w:delText>
          </w:r>
        </w:del>
      </w:ins>
      <w:ins w:id="7745" w:author="Allen Wirfs-Brock" w:date="2011-07-04T20:14:00Z">
        <w:del w:id="7746" w:author="Rev 5 Allen Wirfs-Brock" w:date="2012-01-04T12:24:00Z">
          <w:r w:rsidRPr="00E77497" w:rsidDel="00E350EC">
            <w:rPr>
              <w:rStyle w:val="bnf"/>
            </w:rPr>
            <w:delText>AssignmentExpression</w:delText>
          </w:r>
          <w:r w:rsidRPr="00E77497" w:rsidDel="00E350EC">
            <w:delText xml:space="preserve">  is evaluated as follows:</w:delText>
          </w:r>
        </w:del>
      </w:ins>
    </w:p>
    <w:p w14:paraId="525DB740" w14:textId="77777777" w:rsidR="00173402" w:rsidRPr="00E77497" w:rsidDel="00E350EC" w:rsidRDefault="00173402">
      <w:pPr>
        <w:rPr>
          <w:ins w:id="7747" w:author="Allen Wirfs-Brock" w:date="2011-07-04T20:14:00Z"/>
          <w:del w:id="7748" w:author="Rev 5 Allen Wirfs-Brock" w:date="2012-01-04T12:24:00Z"/>
        </w:rPr>
        <w:pPrChange w:id="7749" w:author="Rev 5 Allen Wirfs-Brock" w:date="2012-01-04T12:38:00Z">
          <w:pPr>
            <w:pStyle w:val="Alg4"/>
            <w:numPr>
              <w:numId w:val="417"/>
            </w:numPr>
            <w:tabs>
              <w:tab w:val="num" w:pos="360"/>
            </w:tabs>
            <w:spacing w:after="220"/>
            <w:ind w:left="360" w:hanging="360"/>
            <w:contextualSpacing/>
          </w:pPr>
        </w:pPrChange>
      </w:pPr>
      <w:ins w:id="7750" w:author="Allen Wirfs-Brock" w:date="2011-07-04T20:14:00Z">
        <w:del w:id="7751" w:author="Rev 5 Allen Wirfs-Brock" w:date="2012-01-04T12:24:00Z">
          <w:r w:rsidRPr="00E77497" w:rsidDel="00E350EC">
            <w:delText xml:space="preserve">Let </w:delText>
          </w:r>
          <w:r w:rsidRPr="00E77497" w:rsidDel="00E350EC">
            <w:rPr>
              <w:i/>
            </w:rPr>
            <w:delText xml:space="preserve">array </w:delText>
          </w:r>
          <w:r w:rsidRPr="00E77497" w:rsidDel="00E350EC">
            <w:delText xml:space="preserve">be the result of creating a new object as if by the expression </w:delText>
          </w:r>
          <w:r w:rsidRPr="00E77497" w:rsidDel="00E350EC">
            <w:rPr>
              <w:rFonts w:ascii="Courier New" w:hAnsi="Courier New"/>
              <w:b/>
            </w:rPr>
            <w:delText xml:space="preserve">new Array() </w:delText>
          </w:r>
          <w:r w:rsidRPr="00E77497" w:rsidDel="00E350EC">
            <w:delText>where</w:delText>
          </w:r>
          <w:r w:rsidRPr="00E77497" w:rsidDel="00E350EC">
            <w:rPr>
              <w:rFonts w:ascii="Courier New" w:hAnsi="Courier New"/>
              <w:b/>
            </w:rPr>
            <w:delText xml:space="preserve"> Array </w:delText>
          </w:r>
          <w:r w:rsidRPr="00E77497" w:rsidDel="00E350EC">
            <w:delText>is the standard built-in constructor with that name.</w:delText>
          </w:r>
        </w:del>
      </w:ins>
    </w:p>
    <w:p w14:paraId="704BEA4A" w14:textId="77777777" w:rsidR="00173402" w:rsidRPr="00E77497" w:rsidDel="00E70C3C" w:rsidRDefault="00173402">
      <w:pPr>
        <w:rPr>
          <w:ins w:id="7752" w:author="Allen Wirfs-Brock" w:date="2011-07-04T20:14:00Z"/>
          <w:del w:id="7753" w:author="Rev 5 Allen Wirfs-Brock" w:date="2012-01-04T15:59:00Z"/>
        </w:rPr>
        <w:pPrChange w:id="7754" w:author="Rev 5 Allen Wirfs-Brock" w:date="2012-01-04T12:38:00Z">
          <w:pPr>
            <w:pStyle w:val="Alg4"/>
            <w:numPr>
              <w:numId w:val="417"/>
            </w:numPr>
            <w:tabs>
              <w:tab w:val="num" w:pos="360"/>
            </w:tabs>
            <w:spacing w:after="220"/>
            <w:ind w:left="360" w:hanging="360"/>
            <w:contextualSpacing/>
          </w:pPr>
        </w:pPrChange>
      </w:pPr>
      <w:ins w:id="7755" w:author="Allen Wirfs-Brock" w:date="2011-07-04T20:14:00Z">
        <w:del w:id="7756" w:author="Rev 5 Allen Wirfs-Brock" w:date="2012-01-04T12:24:00Z">
          <w:r w:rsidRPr="00E77497" w:rsidDel="00E350EC">
            <w:delText xml:space="preserve">Let </w:delText>
          </w:r>
        </w:del>
      </w:ins>
      <w:ins w:id="7757" w:author="Allen Wirfs-Brock" w:date="2011-07-04T20:30:00Z">
        <w:del w:id="7758" w:author="Rev 5 Allen Wirfs-Brock" w:date="2012-01-04T12:24:00Z">
          <w:r w:rsidRPr="00E77497" w:rsidDel="00E350EC">
            <w:rPr>
              <w:i/>
            </w:rPr>
            <w:delText>index</w:delText>
          </w:r>
        </w:del>
      </w:ins>
      <w:ins w:id="7759" w:author="Allen Wirfs-Brock" w:date="2011-07-04T20:14:00Z">
        <w:del w:id="7760" w:author="Rev 5 Allen Wirfs-Brock" w:date="2012-01-04T12:24:00Z">
          <w:r w:rsidRPr="00E77497" w:rsidDel="00E350EC">
            <w:rPr>
              <w:i/>
            </w:rPr>
            <w:delText xml:space="preserve"> </w:delText>
          </w:r>
          <w:r w:rsidRPr="00E77497" w:rsidDel="00E350EC">
            <w:delText xml:space="preserve">be the result of evaluating </w:delText>
          </w:r>
          <w:r w:rsidRPr="00E77497" w:rsidDel="00E350EC">
            <w:rPr>
              <w:i/>
            </w:rPr>
            <w:delText>Elision</w:delText>
          </w:r>
          <w:r w:rsidRPr="00E77497" w:rsidDel="00E350EC">
            <w:delText>; if not present, use the numeric value zero</w:delText>
          </w:r>
        </w:del>
        <w:del w:id="7761" w:author="Rev 5 Allen Wirfs-Brock" w:date="2012-01-04T12:38:00Z">
          <w:r w:rsidRPr="00E77497" w:rsidDel="00A80BCD">
            <w:delText>.</w:delText>
          </w:r>
        </w:del>
      </w:ins>
    </w:p>
    <w:p w14:paraId="2B680322" w14:textId="77777777" w:rsidR="00173402" w:rsidRPr="00E77497" w:rsidDel="00E70C3C" w:rsidRDefault="00173402" w:rsidP="009E3FF6">
      <w:pPr>
        <w:pStyle w:val="Alg4"/>
        <w:numPr>
          <w:ilvl w:val="0"/>
          <w:numId w:val="417"/>
        </w:numPr>
        <w:spacing w:after="220"/>
        <w:contextualSpacing/>
        <w:rPr>
          <w:ins w:id="7762" w:author="Allen Wirfs-Brock" w:date="2011-07-04T20:14:00Z"/>
          <w:del w:id="7763" w:author="Rev 5 Allen Wirfs-Brock" w:date="2012-01-04T15:59:00Z"/>
        </w:rPr>
      </w:pPr>
      <w:ins w:id="7764" w:author="Allen Wirfs-Brock" w:date="2011-07-04T20:14:00Z">
        <w:del w:id="7765" w:author="Rev 5 Allen Wirfs-Brock" w:date="2012-01-04T15:59:00Z">
          <w:r w:rsidRPr="00E77497" w:rsidDel="00E70C3C">
            <w:delText xml:space="preserve">Let </w:delText>
          </w:r>
        </w:del>
      </w:ins>
      <w:ins w:id="7766" w:author="Allen Wirfs-Brock" w:date="2011-07-05T09:12:00Z">
        <w:del w:id="7767" w:author="Rev 5 Allen Wirfs-Brock" w:date="2012-01-04T15:59:00Z">
          <w:r w:rsidR="00711C66" w:rsidRPr="00E77497" w:rsidDel="00E70C3C">
            <w:rPr>
              <w:i/>
            </w:rPr>
            <w:delText>spread</w:delText>
          </w:r>
        </w:del>
      </w:ins>
      <w:ins w:id="7768" w:author="Allen Wirfs-Brock" w:date="2011-07-04T20:14:00Z">
        <w:del w:id="7769" w:author="Rev 5 Allen Wirfs-Brock" w:date="2012-01-04T15:59:00Z">
          <w:r w:rsidRPr="00E77497" w:rsidDel="00E70C3C">
            <w:rPr>
              <w:i/>
            </w:rPr>
            <w:delText>Re</w:delText>
          </w:r>
        </w:del>
      </w:ins>
      <w:ins w:id="7770" w:author="Allen Wirfs-Brock" w:date="2011-07-05T09:12:00Z">
        <w:del w:id="7771" w:author="Rev 5 Allen Wirfs-Brock" w:date="2012-01-04T15:59:00Z">
          <w:r w:rsidR="00711C66" w:rsidRPr="00E77497" w:rsidDel="00E70C3C">
            <w:rPr>
              <w:i/>
            </w:rPr>
            <w:delText>f</w:delText>
          </w:r>
        </w:del>
      </w:ins>
      <w:ins w:id="7772" w:author="Allen Wirfs-Brock" w:date="2011-07-04T20:14:00Z">
        <w:del w:id="7773" w:author="Rev 5 Allen Wirfs-Brock" w:date="2012-01-04T15:59:00Z">
          <w:r w:rsidRPr="00E77497" w:rsidDel="00E70C3C">
            <w:rPr>
              <w:i/>
            </w:rPr>
            <w:delText xml:space="preserve"> </w:delText>
          </w:r>
          <w:r w:rsidRPr="00E77497" w:rsidDel="00E70C3C">
            <w:delText xml:space="preserve">be the result of evaluating </w:delText>
          </w:r>
          <w:r w:rsidRPr="00E77497" w:rsidDel="00E70C3C">
            <w:rPr>
              <w:i/>
            </w:rPr>
            <w:delText>AssignmentExpression</w:delText>
          </w:r>
          <w:r w:rsidRPr="00E77497" w:rsidDel="00E70C3C">
            <w:delText>.</w:delText>
          </w:r>
        </w:del>
      </w:ins>
    </w:p>
    <w:p w14:paraId="504CF8B5" w14:textId="77777777" w:rsidR="00173402" w:rsidRPr="00E77497" w:rsidDel="00E70C3C" w:rsidRDefault="00173402" w:rsidP="009E3FF6">
      <w:pPr>
        <w:pStyle w:val="Alg4"/>
        <w:numPr>
          <w:ilvl w:val="0"/>
          <w:numId w:val="417"/>
        </w:numPr>
        <w:spacing w:after="220"/>
        <w:contextualSpacing/>
        <w:rPr>
          <w:ins w:id="7774" w:author="Allen Wirfs-Brock" w:date="2011-07-04T20:14:00Z"/>
          <w:del w:id="7775" w:author="Rev 5 Allen Wirfs-Brock" w:date="2012-01-04T15:59:00Z"/>
        </w:rPr>
      </w:pPr>
      <w:ins w:id="7776" w:author="Allen Wirfs-Brock" w:date="2011-07-04T20:14:00Z">
        <w:del w:id="7777" w:author="Rev 5 Allen Wirfs-Brock" w:date="2012-01-04T15:59:00Z">
          <w:r w:rsidRPr="00E77497" w:rsidDel="00E70C3C">
            <w:delText xml:space="preserve">Let </w:delText>
          </w:r>
        </w:del>
      </w:ins>
      <w:ins w:id="7778" w:author="Allen Wirfs-Brock" w:date="2011-07-05T09:12:00Z">
        <w:del w:id="7779" w:author="Rev 5 Allen Wirfs-Brock" w:date="2012-01-04T15:59:00Z">
          <w:r w:rsidR="00EB07D2" w:rsidRPr="00E77497" w:rsidDel="00E70C3C">
            <w:rPr>
              <w:i/>
            </w:rPr>
            <w:delText>spread</w:delText>
          </w:r>
        </w:del>
      </w:ins>
      <w:ins w:id="7780" w:author="Allen Wirfs-Brock" w:date="2011-07-04T20:14:00Z">
        <w:del w:id="7781" w:author="Rev 5 Allen Wirfs-Brock" w:date="2012-01-04T15:59:00Z">
          <w:r w:rsidRPr="00E77497" w:rsidDel="00E70C3C">
            <w:rPr>
              <w:i/>
            </w:rPr>
            <w:delText xml:space="preserve">Value </w:delText>
          </w:r>
          <w:r w:rsidRPr="00E77497" w:rsidDel="00E70C3C">
            <w:delText>be GetValue(</w:delText>
          </w:r>
        </w:del>
      </w:ins>
      <w:ins w:id="7782" w:author="Allen Wirfs-Brock" w:date="2011-07-05T09:12:00Z">
        <w:del w:id="7783" w:author="Rev 5 Allen Wirfs-Brock" w:date="2012-01-04T15:59:00Z">
          <w:r w:rsidR="00711C66" w:rsidRPr="00E77497" w:rsidDel="00E70C3C">
            <w:rPr>
              <w:i/>
            </w:rPr>
            <w:delText>spreadRef</w:delText>
          </w:r>
        </w:del>
      </w:ins>
      <w:ins w:id="7784" w:author="Allen Wirfs-Brock" w:date="2011-07-04T20:14:00Z">
        <w:del w:id="7785" w:author="Rev 5 Allen Wirfs-Brock" w:date="2012-01-04T15:59:00Z">
          <w:r w:rsidRPr="00E77497" w:rsidDel="00E70C3C">
            <w:delText>).</w:delText>
          </w:r>
        </w:del>
      </w:ins>
    </w:p>
    <w:p w14:paraId="33EE0AED" w14:textId="77777777" w:rsidR="00173402" w:rsidRPr="00B820AB" w:rsidDel="00E70C3C" w:rsidRDefault="00173402" w:rsidP="009E3FF6">
      <w:pPr>
        <w:pStyle w:val="Alg4"/>
        <w:numPr>
          <w:ilvl w:val="0"/>
          <w:numId w:val="417"/>
        </w:numPr>
        <w:contextualSpacing/>
        <w:rPr>
          <w:ins w:id="7786" w:author="Allen Wirfs-Brock" w:date="2011-07-04T20:19:00Z"/>
          <w:del w:id="7787" w:author="Rev 5 Allen Wirfs-Brock" w:date="2012-01-04T15:59:00Z"/>
        </w:rPr>
      </w:pPr>
      <w:ins w:id="7788" w:author="Allen Wirfs-Brock" w:date="2011-07-04T20:19:00Z">
        <w:del w:id="7789" w:author="Rev 5 Allen Wirfs-Brock" w:date="2012-01-04T15:59:00Z">
          <w:r w:rsidRPr="00E77497" w:rsidDel="00E70C3C">
            <w:delText xml:space="preserve">Let </w:delText>
          </w:r>
        </w:del>
      </w:ins>
      <w:ins w:id="7790" w:author="Allen Wirfs-Brock" w:date="2011-07-05T09:13:00Z">
        <w:del w:id="7791" w:author="Rev 5 Allen Wirfs-Brock" w:date="2012-01-04T15:59:00Z">
          <w:r w:rsidR="00EB07D2" w:rsidRPr="00E77497" w:rsidDel="00E70C3C">
            <w:rPr>
              <w:i/>
            </w:rPr>
            <w:delText>spread</w:delText>
          </w:r>
        </w:del>
      </w:ins>
      <w:ins w:id="7792" w:author="Allen Wirfs-Brock" w:date="2011-07-04T20:19:00Z">
        <w:del w:id="7793" w:author="Rev 5 Allen Wirfs-Brock" w:date="2012-01-04T15:59:00Z">
          <w:r w:rsidRPr="00E77497" w:rsidDel="00E70C3C">
            <w:rPr>
              <w:i/>
            </w:rPr>
            <w:delText>Obj</w:delText>
          </w:r>
          <w:r w:rsidRPr="00E77497" w:rsidDel="00E70C3C">
            <w:delText xml:space="preserve"> be ToObject(</w:delText>
          </w:r>
        </w:del>
      </w:ins>
      <w:ins w:id="7794" w:author="Allen Wirfs-Brock" w:date="2011-07-05T09:12:00Z">
        <w:del w:id="7795" w:author="Rev 5 Allen Wirfs-Brock" w:date="2012-01-04T15:59:00Z">
          <w:r w:rsidR="00EB07D2" w:rsidRPr="00E77497" w:rsidDel="00E70C3C">
            <w:rPr>
              <w:i/>
            </w:rPr>
            <w:delText>spreadValue</w:delText>
          </w:r>
        </w:del>
      </w:ins>
      <w:ins w:id="7796" w:author="Allen Wirfs-Brock" w:date="2011-07-04T20:19:00Z">
        <w:del w:id="7797" w:author="Rev 5 Allen Wirfs-Brock" w:date="2012-01-04T15:59:00Z">
          <w:r w:rsidRPr="00E77497" w:rsidDel="00E70C3C">
            <w:delText>).</w:delText>
          </w:r>
        </w:del>
      </w:ins>
    </w:p>
    <w:p w14:paraId="4E25F166" w14:textId="77777777" w:rsidR="00173402" w:rsidRPr="00E77497" w:rsidDel="00E70C3C" w:rsidRDefault="00173402" w:rsidP="009E3FF6">
      <w:pPr>
        <w:pStyle w:val="Alg3"/>
        <w:numPr>
          <w:ilvl w:val="0"/>
          <w:numId w:val="417"/>
        </w:numPr>
        <w:rPr>
          <w:ins w:id="7798" w:author="Allen Wirfs-Brock" w:date="2011-07-04T20:17:00Z"/>
          <w:del w:id="7799" w:author="Rev 5 Allen Wirfs-Brock" w:date="2012-01-04T15:59:00Z"/>
        </w:rPr>
      </w:pPr>
      <w:ins w:id="7800" w:author="Allen Wirfs-Brock" w:date="2011-07-04T20:17:00Z">
        <w:del w:id="7801" w:author="Rev 5 Allen Wirfs-Brock" w:date="2012-01-04T15:59:00Z">
          <w:r w:rsidRPr="00675B74"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7802" w:author="Allen Wirfs-Brock" w:date="2011-07-05T09:13:00Z">
        <w:del w:id="7803" w:author="Rev 5 Allen Wirfs-Brock" w:date="2012-01-04T15:59:00Z">
          <w:r w:rsidR="00EB07D2" w:rsidRPr="00E77497" w:rsidDel="00E70C3C">
            <w:rPr>
              <w:i/>
            </w:rPr>
            <w:delText>spreadObj</w:delText>
          </w:r>
          <w:r w:rsidR="00EB07D2" w:rsidRPr="00E77497" w:rsidDel="00E70C3C">
            <w:delText xml:space="preserve"> </w:delText>
          </w:r>
        </w:del>
      </w:ins>
      <w:ins w:id="7804" w:author="Allen Wirfs-Brock" w:date="2011-07-04T20:17:00Z">
        <w:del w:id="7805"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20AAC4F3" w14:textId="77777777" w:rsidR="00173402" w:rsidRPr="00E77497" w:rsidDel="00E70C3C" w:rsidRDefault="00173402" w:rsidP="009E3FF6">
      <w:pPr>
        <w:pStyle w:val="Alg3"/>
        <w:numPr>
          <w:ilvl w:val="0"/>
          <w:numId w:val="417"/>
        </w:numPr>
        <w:rPr>
          <w:ins w:id="7806" w:author="Allen Wirfs-Brock" w:date="2011-07-04T20:17:00Z"/>
          <w:del w:id="7807" w:author="Rev 5 Allen Wirfs-Brock" w:date="2012-01-04T15:59:00Z"/>
        </w:rPr>
      </w:pPr>
      <w:ins w:id="7808" w:author="Allen Wirfs-Brock" w:date="2011-07-04T20:17:00Z">
        <w:del w:id="7809" w:author="Rev 5 Allen Wirfs-Brock" w:date="2012-01-04T15:59:00Z">
          <w:r w:rsidRPr="00E77497" w:rsidDel="00E70C3C">
            <w:delText xml:space="preserve">Let </w:delText>
          </w:r>
        </w:del>
      </w:ins>
      <w:ins w:id="7810" w:author="Allen Wirfs-Brock" w:date="2011-07-05T09:16:00Z">
        <w:del w:id="7811" w:author="Rev 5 Allen Wirfs-Brock" w:date="2012-01-04T15:59:00Z">
          <w:r w:rsidR="00EB07D2" w:rsidRPr="00E77497" w:rsidDel="00E70C3C">
            <w:rPr>
              <w:i/>
            </w:rPr>
            <w:delText>spreadLen</w:delText>
          </w:r>
          <w:r w:rsidR="00EB07D2" w:rsidRPr="00E77497" w:rsidDel="00E70C3C">
            <w:delText xml:space="preserve"> </w:delText>
          </w:r>
        </w:del>
      </w:ins>
      <w:ins w:id="7812" w:author="Allen Wirfs-Brock" w:date="2011-07-04T20:17:00Z">
        <w:del w:id="7813" w:author="Rev 5 Allen Wirfs-Brock" w:date="2012-01-04T15:59:00Z">
          <w:r w:rsidRPr="00E77497" w:rsidDel="00E70C3C">
            <w:delText xml:space="preserve">be </w:delText>
          </w:r>
        </w:del>
      </w:ins>
      <w:ins w:id="7814" w:author="Allen Wirfs-Brock" w:date="2011-07-05T09:05:00Z">
        <w:del w:id="7815" w:author="Rev 5 Allen Wirfs-Brock" w:date="2012-01-04T15:59:00Z">
          <w:r w:rsidR="00711C66" w:rsidRPr="00E77497" w:rsidDel="00E70C3C">
            <w:delText>T</w:delText>
          </w:r>
        </w:del>
      </w:ins>
      <w:ins w:id="7816" w:author="Allen Wirfs-Brock" w:date="2011-07-04T20:17:00Z">
        <w:del w:id="7817" w:author="Rev 5 Allen Wirfs-Brock" w:date="2012-01-04T15:59:00Z">
          <w:r w:rsidRPr="00E77497" w:rsidDel="00E70C3C">
            <w:delText>oUint32(</w:delText>
          </w:r>
          <w:r w:rsidRPr="00E77497" w:rsidDel="00E70C3C">
            <w:rPr>
              <w:i/>
            </w:rPr>
            <w:delText>lenVal</w:delText>
          </w:r>
          <w:r w:rsidRPr="00E77497" w:rsidDel="00E70C3C">
            <w:delText>).</w:delText>
          </w:r>
        </w:del>
      </w:ins>
    </w:p>
    <w:p w14:paraId="52527186" w14:textId="77777777" w:rsidR="00173402" w:rsidRPr="00E77497" w:rsidDel="00E70C3C" w:rsidRDefault="00173402" w:rsidP="009E3FF6">
      <w:pPr>
        <w:pStyle w:val="Alg3"/>
        <w:numPr>
          <w:ilvl w:val="0"/>
          <w:numId w:val="417"/>
        </w:numPr>
        <w:rPr>
          <w:ins w:id="7818" w:author="Allen Wirfs-Brock" w:date="2011-07-04T20:17:00Z"/>
          <w:del w:id="7819" w:author="Rev 5 Allen Wirfs-Brock" w:date="2012-01-04T15:59:00Z"/>
        </w:rPr>
      </w:pPr>
      <w:ins w:id="7820" w:author="Allen Wirfs-Brock" w:date="2011-07-04T20:17:00Z">
        <w:del w:id="7821" w:author="Rev 5 Allen Wirfs-Brock" w:date="2012-01-04T15:59:00Z">
          <w:r w:rsidRPr="00E77497" w:rsidDel="00E70C3C">
            <w:delText xml:space="preserve">Let </w:delText>
          </w:r>
        </w:del>
      </w:ins>
      <w:ins w:id="7822" w:author="Allen Wirfs-Brock" w:date="2011-07-04T20:22:00Z">
        <w:del w:id="7823" w:author="Rev 5 Allen Wirfs-Brock" w:date="2012-01-04T15:59:00Z">
          <w:r w:rsidRPr="00E77497" w:rsidDel="00E70C3C">
            <w:rPr>
              <w:i/>
            </w:rPr>
            <w:delText>n</w:delText>
          </w:r>
        </w:del>
      </w:ins>
      <w:ins w:id="7824" w:author="Allen Wirfs-Brock" w:date="2011-07-04T20:17:00Z">
        <w:del w:id="7825" w:author="Rev 5 Allen Wirfs-Brock" w:date="2012-01-04T15:59:00Z">
          <w:r w:rsidRPr="00E77497" w:rsidDel="00E70C3C">
            <w:delText>=0;</w:delText>
          </w:r>
        </w:del>
      </w:ins>
    </w:p>
    <w:p w14:paraId="3FD9F3F4" w14:textId="77777777" w:rsidR="00173402" w:rsidRPr="00E77497" w:rsidDel="00E70C3C" w:rsidRDefault="00173402" w:rsidP="009E3FF6">
      <w:pPr>
        <w:pStyle w:val="Alg3"/>
        <w:numPr>
          <w:ilvl w:val="0"/>
          <w:numId w:val="417"/>
        </w:numPr>
        <w:rPr>
          <w:ins w:id="7826" w:author="Allen Wirfs-Brock" w:date="2011-07-04T20:17:00Z"/>
          <w:del w:id="7827" w:author="Rev 5 Allen Wirfs-Brock" w:date="2012-01-04T15:59:00Z"/>
        </w:rPr>
      </w:pPr>
      <w:ins w:id="7828" w:author="Allen Wirfs-Brock" w:date="2011-07-04T20:17:00Z">
        <w:del w:id="7829" w:author="Rev 5 Allen Wirfs-Brock" w:date="2012-01-04T15:59:00Z">
          <w:r w:rsidRPr="00E77497" w:rsidDel="00E70C3C">
            <w:delText xml:space="preserve">Repeat, while </w:delText>
          </w:r>
        </w:del>
      </w:ins>
      <w:ins w:id="7830" w:author="Allen Wirfs-Brock" w:date="2011-07-04T20:26:00Z">
        <w:del w:id="7831" w:author="Rev 5 Allen Wirfs-Brock" w:date="2012-01-04T15:59:00Z">
          <w:r w:rsidRPr="00E77497" w:rsidDel="00E70C3C">
            <w:rPr>
              <w:i/>
            </w:rPr>
            <w:delText>n</w:delText>
          </w:r>
        </w:del>
      </w:ins>
      <w:ins w:id="7832" w:author="Allen Wirfs-Brock" w:date="2011-07-04T20:17:00Z">
        <w:del w:id="7833" w:author="Rev 5 Allen Wirfs-Brock" w:date="2012-01-04T15:59:00Z">
          <w:r w:rsidRPr="00E77497" w:rsidDel="00E70C3C">
            <w:delText xml:space="preserve"> &lt; </w:delText>
          </w:r>
        </w:del>
      </w:ins>
      <w:ins w:id="7834" w:author="Allen Wirfs-Brock" w:date="2011-07-05T09:16:00Z">
        <w:del w:id="7835" w:author="Rev 5 Allen Wirfs-Brock" w:date="2012-01-04T15:59:00Z">
          <w:r w:rsidR="00EB07D2" w:rsidRPr="00E77497" w:rsidDel="00E70C3C">
            <w:rPr>
              <w:i/>
            </w:rPr>
            <w:delText>spreadLen</w:delText>
          </w:r>
        </w:del>
      </w:ins>
    </w:p>
    <w:p w14:paraId="27709C0D" w14:textId="77777777" w:rsidR="005B4EF9" w:rsidRPr="00E77497" w:rsidDel="00E70C3C" w:rsidRDefault="005B4EF9" w:rsidP="009E3FF6">
      <w:pPr>
        <w:pStyle w:val="Alg3"/>
        <w:numPr>
          <w:ilvl w:val="1"/>
          <w:numId w:val="417"/>
        </w:numPr>
        <w:tabs>
          <w:tab w:val="clear" w:pos="1440"/>
          <w:tab w:val="left" w:pos="720"/>
        </w:tabs>
        <w:ind w:left="720"/>
        <w:rPr>
          <w:ins w:id="7836" w:author="Allen Wirfs-Brock" w:date="2011-07-05T08:44:00Z"/>
          <w:del w:id="7837" w:author="Rev 5 Allen Wirfs-Brock" w:date="2012-01-04T15:59:00Z"/>
        </w:rPr>
      </w:pPr>
      <w:ins w:id="7838" w:author="Allen Wirfs-Brock" w:date="2011-07-05T08:44:00Z">
        <w:del w:id="7839"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7840" w:author="Allen Wirfs-Brock" w:date="2011-07-05T09:13:00Z">
        <w:del w:id="7841" w:author="Rev 5 Allen Wirfs-Brock" w:date="2012-01-04T15:59:00Z">
          <w:r w:rsidR="00EB07D2" w:rsidRPr="00E77497" w:rsidDel="00E70C3C">
            <w:rPr>
              <w:i/>
            </w:rPr>
            <w:delText>spreadObj</w:delText>
          </w:r>
          <w:r w:rsidR="00EB07D2" w:rsidRPr="00E77497" w:rsidDel="00E70C3C">
            <w:delText xml:space="preserve"> </w:delText>
          </w:r>
        </w:del>
      </w:ins>
      <w:ins w:id="7842" w:author="Allen Wirfs-Brock" w:date="2011-07-05T08:44:00Z">
        <w:del w:id="7843" w:author="Rev 5 Allen Wirfs-Brock" w:date="2012-01-04T15:59:00Z">
          <w:r w:rsidRPr="00E77497" w:rsidDel="00E70C3C">
            <w:delText xml:space="preserve">with </w:delText>
          </w:r>
        </w:del>
      </w:ins>
      <w:ins w:id="7844" w:author="Allen Wirfs-Brock" w:date="2011-07-05T08:46:00Z">
        <w:del w:id="7845" w:author="Rev 5 Allen Wirfs-Brock" w:date="2012-01-04T15:59:00Z">
          <w:r w:rsidRPr="00E77497" w:rsidDel="00E70C3C">
            <w:delText>ToString(</w:delText>
          </w:r>
          <w:r w:rsidRPr="00E77497" w:rsidDel="00E70C3C">
            <w:rPr>
              <w:i/>
            </w:rPr>
            <w:delText>n</w:delText>
          </w:r>
          <w:r w:rsidRPr="00E77497" w:rsidDel="00E70C3C">
            <w:delText>)</w:delText>
          </w:r>
        </w:del>
      </w:ins>
      <w:ins w:id="7846" w:author="Allen Wirfs-Brock" w:date="2011-07-05T08:44:00Z">
        <w:del w:id="7847" w:author="Rev 5 Allen Wirfs-Brock" w:date="2012-01-04T15:59:00Z">
          <w:r w:rsidRPr="00E77497" w:rsidDel="00E70C3C">
            <w:delText>.</w:delText>
          </w:r>
        </w:del>
      </w:ins>
    </w:p>
    <w:p w14:paraId="261F7258" w14:textId="77777777" w:rsidR="005B4EF9" w:rsidRPr="00E77497" w:rsidDel="00E70C3C" w:rsidRDefault="005B4EF9" w:rsidP="009E3FF6">
      <w:pPr>
        <w:pStyle w:val="Alg3"/>
        <w:numPr>
          <w:ilvl w:val="1"/>
          <w:numId w:val="417"/>
        </w:numPr>
        <w:tabs>
          <w:tab w:val="clear" w:pos="1440"/>
          <w:tab w:val="left" w:pos="720"/>
        </w:tabs>
        <w:ind w:left="720"/>
        <w:rPr>
          <w:ins w:id="7848" w:author="Allen Wirfs-Brock" w:date="2011-07-05T08:46:00Z"/>
          <w:del w:id="7849" w:author="Rev 5 Allen Wirfs-Brock" w:date="2012-01-04T15:59:00Z"/>
        </w:rPr>
      </w:pPr>
      <w:ins w:id="7850" w:author="Allen Wirfs-Brock" w:date="2011-07-05T08:46:00Z">
        <w:del w:id="7851"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7852" w:author="Allen Wirfs-Brock rev2" w:date="2011-07-20T13:30:00Z">
        <w:del w:id="7853"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7854" w:author="Allen Wirfs-Brock" w:date="2011-07-05T08:46:00Z">
        <w:del w:id="7855" w:author="Rev 5 Allen Wirfs-Brock" w:date="2012-01-04T15:59:00Z">
          <w:r w:rsidRPr="00E77497" w:rsidDel="00E70C3C">
            <w:delText>then,</w:delText>
          </w:r>
        </w:del>
      </w:ins>
    </w:p>
    <w:p w14:paraId="1F7268B8"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7856" w:author="Allen Wirfs-Brock" w:date="2011-07-04T20:17:00Z"/>
          <w:del w:id="7857" w:author="Rev 5 Allen Wirfs-Brock" w:date="2012-01-04T15:59:00Z"/>
        </w:rPr>
      </w:pPr>
      <w:ins w:id="7858" w:author="Allen Wirfs-Brock" w:date="2011-07-04T20:17:00Z">
        <w:del w:id="7859"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7860" w:author="Allen Wirfs-Brock" w:date="2011-07-05T09:14:00Z">
        <w:del w:id="7861" w:author="Rev 5 Allen Wirfs-Brock" w:date="2012-01-04T15:59:00Z">
          <w:r w:rsidR="00EB07D2" w:rsidRPr="00E77497" w:rsidDel="00E70C3C">
            <w:rPr>
              <w:i/>
            </w:rPr>
            <w:delText>spreadObj</w:delText>
          </w:r>
          <w:r w:rsidR="00EB07D2" w:rsidRPr="00E77497" w:rsidDel="00E70C3C">
            <w:delText xml:space="preserve"> </w:delText>
          </w:r>
        </w:del>
      </w:ins>
      <w:ins w:id="7862" w:author="Allen Wirfs-Brock" w:date="2011-07-04T20:17:00Z">
        <w:del w:id="7863" w:author="Rev 5 Allen Wirfs-Brock" w:date="2012-01-04T15:59:00Z">
          <w:r w:rsidRPr="00E77497" w:rsidDel="00E70C3C">
            <w:delText>passing ToString(</w:delText>
          </w:r>
        </w:del>
      </w:ins>
      <w:ins w:id="7864" w:author="Allen Wirfs-Brock" w:date="2011-07-04T20:23:00Z">
        <w:del w:id="7865" w:author="Rev 5 Allen Wirfs-Brock" w:date="2012-01-04T15:59:00Z">
          <w:r w:rsidRPr="00E77497" w:rsidDel="00E70C3C">
            <w:rPr>
              <w:i/>
            </w:rPr>
            <w:delText>n</w:delText>
          </w:r>
        </w:del>
      </w:ins>
      <w:ins w:id="7866" w:author="Allen Wirfs-Brock" w:date="2011-07-04T20:17:00Z">
        <w:del w:id="7867" w:author="Rev 5 Allen Wirfs-Brock" w:date="2012-01-04T15:59:00Z">
          <w:r w:rsidRPr="00E77497" w:rsidDel="00E70C3C">
            <w:delText>)</w:delText>
          </w:r>
        </w:del>
      </w:ins>
      <w:ins w:id="7868" w:author="Allen Wirfs-Brock" w:date="2011-07-04T20:23:00Z">
        <w:del w:id="7869" w:author="Rev 5 Allen Wirfs-Brock" w:date="2012-01-04T15:59:00Z">
          <w:r w:rsidRPr="00E77497" w:rsidDel="00E70C3C">
            <w:delText xml:space="preserve"> </w:delText>
          </w:r>
        </w:del>
      </w:ins>
      <w:ins w:id="7870" w:author="Allen Wirfs-Brock" w:date="2011-07-04T20:17:00Z">
        <w:del w:id="7871" w:author="Rev 5 Allen Wirfs-Brock" w:date="2012-01-04T15:59:00Z">
          <w:r w:rsidRPr="00E77497" w:rsidDel="00E70C3C">
            <w:delText>as the argument.</w:delText>
          </w:r>
        </w:del>
      </w:ins>
    </w:p>
    <w:p w14:paraId="03283104"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7872" w:author="Allen Wirfs-Brock" w:date="2011-07-04T20:17:00Z"/>
          <w:del w:id="7873" w:author="Rev 5 Allen Wirfs-Brock" w:date="2012-01-04T15:59:00Z"/>
        </w:rPr>
      </w:pPr>
      <w:ins w:id="7874" w:author="Allen Wirfs-Brock" w:date="2011-07-04T20:17:00Z">
        <w:del w:id="7875" w:author="Rev 5 Allen Wirfs-Brock" w:date="2012-01-04T15:59:00Z">
          <w:r w:rsidRPr="00E77497" w:rsidDel="00E70C3C">
            <w:delText xml:space="preserve">Call the [[DefineOwnProperty]] internal method of </w:delText>
          </w:r>
        </w:del>
      </w:ins>
      <w:ins w:id="7876" w:author="Allen Wirfs-Brock" w:date="2011-07-04T20:23:00Z">
        <w:del w:id="7877" w:author="Rev 5 Allen Wirfs-Brock" w:date="2012-01-04T15:59:00Z">
          <w:r w:rsidRPr="00E77497" w:rsidDel="00E70C3C">
            <w:rPr>
              <w:i/>
            </w:rPr>
            <w:delText>array</w:delText>
          </w:r>
        </w:del>
      </w:ins>
      <w:ins w:id="7878" w:author="Allen Wirfs-Brock" w:date="2011-07-04T20:17:00Z">
        <w:del w:id="7879" w:author="Rev 5 Allen Wirfs-Brock" w:date="2012-01-04T15:59:00Z">
          <w:r w:rsidRPr="00E77497" w:rsidDel="00E70C3C">
            <w:delText xml:space="preserve"> with arguments ToString(</w:delText>
          </w:r>
        </w:del>
      </w:ins>
      <w:ins w:id="7880" w:author="Allen Wirfs-Brock" w:date="2011-07-05T09:22:00Z">
        <w:del w:id="7881" w:author="Rev 5 Allen Wirfs-Brock" w:date="2012-01-04T15:59:00Z">
          <w:r w:rsidR="009356F9" w:rsidRPr="00E77497" w:rsidDel="00E70C3C">
            <w:delText>ToUint32(</w:delText>
          </w:r>
        </w:del>
      </w:ins>
      <w:ins w:id="7882" w:author="Allen Wirfs-Brock" w:date="2011-07-04T20:30:00Z">
        <w:del w:id="7883" w:author="Rev 5 Allen Wirfs-Brock" w:date="2012-01-04T15:59:00Z">
          <w:r w:rsidRPr="00E77497" w:rsidDel="00E70C3C">
            <w:rPr>
              <w:i/>
            </w:rPr>
            <w:delText>index</w:delText>
          </w:r>
        </w:del>
      </w:ins>
      <w:ins w:id="7884" w:author="Allen Wirfs-Brock" w:date="2011-07-05T09:22:00Z">
        <w:del w:id="7885" w:author="Rev 5 Allen Wirfs-Brock" w:date="2012-01-04T15:59:00Z">
          <w:r w:rsidR="009356F9" w:rsidRPr="00E77497" w:rsidDel="00E70C3C">
            <w:rPr>
              <w:i/>
            </w:rPr>
            <w:delText>)</w:delText>
          </w:r>
        </w:del>
      </w:ins>
      <w:ins w:id="7886" w:author="Allen Wirfs-Brock" w:date="2011-07-04T20:17:00Z">
        <w:del w:id="7887" w:author="Rev 5 Allen Wirfs-Brock" w:date="2012-01-04T15:59:00Z">
          <w:r w:rsidRPr="00E77497" w:rsidDel="00E70C3C">
            <w:delText xml:space="preserve">), Property Descriptor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37ED1595" w14:textId="77777777" w:rsidR="00173402" w:rsidRPr="00E77497" w:rsidDel="00E70C3C" w:rsidRDefault="00173402" w:rsidP="009E3FF6">
      <w:pPr>
        <w:pStyle w:val="Alg3"/>
        <w:numPr>
          <w:ilvl w:val="1"/>
          <w:numId w:val="417"/>
        </w:numPr>
        <w:tabs>
          <w:tab w:val="clear" w:pos="1440"/>
          <w:tab w:val="left" w:pos="720"/>
        </w:tabs>
        <w:ind w:left="720"/>
        <w:rPr>
          <w:ins w:id="7888" w:author="Allen Wirfs-Brock" w:date="2011-07-04T20:17:00Z"/>
          <w:del w:id="7889" w:author="Rev 5 Allen Wirfs-Brock" w:date="2012-01-04T15:59:00Z"/>
        </w:rPr>
      </w:pPr>
      <w:ins w:id="7890" w:author="Allen Wirfs-Brock" w:date="2011-07-04T20:17:00Z">
        <w:del w:id="7891"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1D61D8A3" w14:textId="77777777" w:rsidR="00173402" w:rsidRPr="00E77497" w:rsidDel="00E70C3C" w:rsidRDefault="00173402" w:rsidP="009E3FF6">
      <w:pPr>
        <w:pStyle w:val="Alg3"/>
        <w:numPr>
          <w:ilvl w:val="1"/>
          <w:numId w:val="417"/>
        </w:numPr>
        <w:tabs>
          <w:tab w:val="clear" w:pos="1440"/>
          <w:tab w:val="left" w:pos="720"/>
        </w:tabs>
        <w:ind w:left="720"/>
        <w:rPr>
          <w:ins w:id="7892" w:author="Allen Wirfs-Brock" w:date="2011-07-04T20:17:00Z"/>
          <w:del w:id="7893" w:author="Rev 5 Allen Wirfs-Brock" w:date="2012-01-04T15:59:00Z"/>
        </w:rPr>
      </w:pPr>
      <w:ins w:id="7894" w:author="Allen Wirfs-Brock" w:date="2011-07-04T20:17:00Z">
        <w:del w:id="7895" w:author="Rev 5 Allen Wirfs-Brock" w:date="2012-01-04T15:59:00Z">
          <w:r w:rsidRPr="00E77497" w:rsidDel="00E70C3C">
            <w:delText xml:space="preserve">Let </w:delText>
          </w:r>
        </w:del>
      </w:ins>
      <w:ins w:id="7896" w:author="Allen Wirfs-Brock" w:date="2011-07-04T20:30:00Z">
        <w:del w:id="7897" w:author="Rev 5 Allen Wirfs-Brock" w:date="2012-01-04T15:59:00Z">
          <w:r w:rsidRPr="00E77497" w:rsidDel="00E70C3C">
            <w:rPr>
              <w:i/>
            </w:rPr>
            <w:delText>index</w:delText>
          </w:r>
        </w:del>
      </w:ins>
      <w:ins w:id="7898" w:author="Allen Wirfs-Brock" w:date="2011-07-04T20:27:00Z">
        <w:del w:id="7899" w:author="Rev 5 Allen Wirfs-Brock" w:date="2012-01-04T15:59:00Z">
          <w:r w:rsidRPr="00E77497" w:rsidDel="00E70C3C">
            <w:delText xml:space="preserve"> </w:delText>
          </w:r>
        </w:del>
      </w:ins>
      <w:ins w:id="7900" w:author="Allen Wirfs-Brock" w:date="2011-07-04T20:17:00Z">
        <w:del w:id="7901" w:author="Rev 5 Allen Wirfs-Brock" w:date="2012-01-04T15:59:00Z">
          <w:r w:rsidRPr="00E77497" w:rsidDel="00E70C3C">
            <w:delText xml:space="preserve">= </w:delText>
          </w:r>
        </w:del>
      </w:ins>
      <w:ins w:id="7902" w:author="Allen Wirfs-Brock" w:date="2011-07-04T20:30:00Z">
        <w:del w:id="7903" w:author="Rev 5 Allen Wirfs-Brock" w:date="2012-01-04T15:59:00Z">
          <w:r w:rsidRPr="00E77497" w:rsidDel="00E70C3C">
            <w:rPr>
              <w:i/>
            </w:rPr>
            <w:delText>index</w:delText>
          </w:r>
        </w:del>
      </w:ins>
      <w:ins w:id="7904" w:author="Allen Wirfs-Brock" w:date="2011-07-04T20:27:00Z">
        <w:del w:id="7905" w:author="Rev 5 Allen Wirfs-Brock" w:date="2012-01-04T15:59:00Z">
          <w:r w:rsidRPr="00E77497" w:rsidDel="00E70C3C">
            <w:delText xml:space="preserve"> </w:delText>
          </w:r>
        </w:del>
      </w:ins>
      <w:ins w:id="7906" w:author="Allen Wirfs-Brock" w:date="2011-07-04T20:17:00Z">
        <w:del w:id="7907" w:author="Rev 5 Allen Wirfs-Brock" w:date="2012-01-04T15:59:00Z">
          <w:r w:rsidRPr="00E77497" w:rsidDel="00E70C3C">
            <w:delText>+1.</w:delText>
          </w:r>
        </w:del>
      </w:ins>
    </w:p>
    <w:p w14:paraId="4DC0B816" w14:textId="77777777" w:rsidR="00173402" w:rsidRPr="00E77497" w:rsidDel="00E70C3C" w:rsidRDefault="00173402" w:rsidP="009E3FF6">
      <w:pPr>
        <w:pStyle w:val="Alg4"/>
        <w:numPr>
          <w:ilvl w:val="0"/>
          <w:numId w:val="417"/>
        </w:numPr>
        <w:spacing w:after="220"/>
        <w:contextualSpacing/>
        <w:rPr>
          <w:ins w:id="7908" w:author="Allen Wirfs-Brock" w:date="2011-07-04T20:14:00Z"/>
          <w:del w:id="7909" w:author="Rev 5 Allen Wirfs-Brock" w:date="2012-01-04T15:59:00Z"/>
        </w:rPr>
      </w:pPr>
      <w:ins w:id="7910" w:author="Allen Wirfs-Brock" w:date="2011-07-04T20:14:00Z">
        <w:del w:id="7911"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7562F9C8" w14:textId="77777777" w:rsidR="004C02EF" w:rsidRPr="00E77497" w:rsidDel="00E70C3C" w:rsidRDefault="004C02EF" w:rsidP="004C02EF">
      <w:pPr>
        <w:rPr>
          <w:del w:id="7912" w:author="Rev 5 Allen Wirfs-Brock" w:date="2012-01-04T15:59:00Z"/>
        </w:rPr>
      </w:pPr>
      <w:del w:id="7913"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71156D08" w14:textId="77777777" w:rsidR="004C02EF" w:rsidRPr="00E77497" w:rsidDel="00E70C3C" w:rsidRDefault="004C02EF" w:rsidP="004C02EF">
      <w:pPr>
        <w:pStyle w:val="Alg4"/>
        <w:numPr>
          <w:ilvl w:val="0"/>
          <w:numId w:val="45"/>
        </w:numPr>
        <w:spacing w:after="220"/>
        <w:contextualSpacing/>
        <w:rPr>
          <w:del w:id="7914" w:author="Rev 5 Allen Wirfs-Brock" w:date="2012-01-04T15:59:00Z"/>
        </w:rPr>
      </w:pPr>
      <w:del w:id="7915"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p>
    <w:p w14:paraId="5E04C404" w14:textId="77777777" w:rsidR="004C02EF" w:rsidRPr="00E77497" w:rsidDel="00E70C3C" w:rsidRDefault="004C02EF" w:rsidP="004C02EF">
      <w:pPr>
        <w:pStyle w:val="Alg4"/>
        <w:numPr>
          <w:ilvl w:val="0"/>
          <w:numId w:val="45"/>
        </w:numPr>
        <w:spacing w:after="220"/>
        <w:contextualSpacing/>
        <w:rPr>
          <w:del w:id="7916" w:author="Rev 5 Allen Wirfs-Brock" w:date="2012-01-04T15:59:00Z"/>
        </w:rPr>
      </w:pPr>
      <w:del w:id="7917"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p>
    <w:p w14:paraId="77E0ADE2" w14:textId="77777777" w:rsidR="004C02EF" w:rsidRPr="00E77497" w:rsidDel="00E70C3C" w:rsidRDefault="004C02EF" w:rsidP="004C02EF">
      <w:pPr>
        <w:pStyle w:val="Alg4"/>
        <w:numPr>
          <w:ilvl w:val="0"/>
          <w:numId w:val="45"/>
        </w:numPr>
        <w:spacing w:after="220"/>
        <w:contextualSpacing/>
        <w:rPr>
          <w:del w:id="7918" w:author="Rev 5 Allen Wirfs-Brock" w:date="2012-01-04T15:59:00Z"/>
        </w:rPr>
      </w:pPr>
      <w:del w:id="7919"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017BAE8B" w14:textId="77777777" w:rsidR="004C02EF" w:rsidRPr="00E77497" w:rsidDel="00E70C3C" w:rsidRDefault="004C02EF" w:rsidP="004C02EF">
      <w:pPr>
        <w:pStyle w:val="Alg4"/>
        <w:numPr>
          <w:ilvl w:val="0"/>
          <w:numId w:val="45"/>
        </w:numPr>
        <w:spacing w:after="220"/>
        <w:contextualSpacing/>
        <w:rPr>
          <w:del w:id="7920" w:author="Rev 5 Allen Wirfs-Brock" w:date="2012-01-04T15:59:00Z"/>
        </w:rPr>
      </w:pPr>
      <w:del w:id="7921"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00E3AC4B" w14:textId="77777777" w:rsidR="004C02EF" w:rsidRPr="00E77497" w:rsidDel="00E70C3C" w:rsidRDefault="004C02EF" w:rsidP="004C02EF">
      <w:pPr>
        <w:pStyle w:val="Alg4"/>
        <w:numPr>
          <w:ilvl w:val="0"/>
          <w:numId w:val="45"/>
        </w:numPr>
        <w:spacing w:after="220"/>
        <w:contextualSpacing/>
        <w:rPr>
          <w:del w:id="7922" w:author="Rev 5 Allen Wirfs-Brock" w:date="2012-01-04T15:59:00Z"/>
        </w:rPr>
      </w:pPr>
      <w:del w:id="7923" w:author="Rev 5 Allen Wirfs-Brock" w:date="2012-01-04T15:59: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395569A7" w14:textId="77777777" w:rsidR="004C02EF" w:rsidRPr="00E77497" w:rsidDel="00E70C3C" w:rsidRDefault="004C02EF" w:rsidP="004C02EF">
      <w:pPr>
        <w:pStyle w:val="Alg4"/>
        <w:numPr>
          <w:ilvl w:val="0"/>
          <w:numId w:val="45"/>
        </w:numPr>
        <w:spacing w:after="220"/>
        <w:contextualSpacing/>
        <w:rPr>
          <w:del w:id="7924" w:author="Rev 5 Allen Wirfs-Brock" w:date="2012-01-04T15:59:00Z"/>
        </w:rPr>
      </w:pPr>
      <w:del w:id="7925"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len</w:delText>
        </w:r>
        <w:r w:rsidRPr="00E77497" w:rsidDel="00E70C3C">
          <w:delText xml:space="preserve">)) and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1CC2F7AF" w14:textId="77777777" w:rsidR="004C02EF" w:rsidRPr="00E77497" w:rsidDel="00E70C3C" w:rsidRDefault="004C02EF" w:rsidP="004C02EF">
      <w:pPr>
        <w:pStyle w:val="Alg4"/>
        <w:numPr>
          <w:ilvl w:val="0"/>
          <w:numId w:val="45"/>
        </w:numPr>
        <w:spacing w:after="220"/>
        <w:contextualSpacing/>
        <w:rPr>
          <w:del w:id="7926" w:author="Rev 5 Allen Wirfs-Brock" w:date="2012-01-04T15:59:00Z"/>
        </w:rPr>
      </w:pPr>
      <w:del w:id="7927"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7EA4AECA" w14:textId="77777777" w:rsidR="002C6802" w:rsidRPr="00E77497" w:rsidDel="00E70C3C" w:rsidRDefault="002C6802" w:rsidP="002C6802">
      <w:pPr>
        <w:rPr>
          <w:ins w:id="7928" w:author="Allen Wirfs-Brock" w:date="2011-07-05T08:56:00Z"/>
          <w:del w:id="7929" w:author="Rev 5 Allen Wirfs-Brock" w:date="2012-01-04T15:59:00Z"/>
        </w:rPr>
      </w:pPr>
      <w:ins w:id="7930" w:author="Allen Wirfs-Brock" w:date="2011-07-05T08:56:00Z">
        <w:del w:id="7931" w:author="Rev 5 Allen Wirfs-Brock" w:date="2012-01-04T15:59:00Z">
          <w:r w:rsidRPr="00E77497" w:rsidDel="00E70C3C">
            <w:delText xml:space="preserve">The static semantics of 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Fonts w:ascii="Courier New" w:hAnsi="Courier New" w:cs="Courier New"/>
              <w:b/>
              <w:i/>
            </w:rPr>
            <w:delText xml:space="preserve">… </w:delText>
          </w:r>
          <w:r w:rsidRPr="00E77497" w:rsidDel="00E70C3C">
            <w:rPr>
              <w:rStyle w:val="bnf"/>
            </w:rPr>
            <w:delText>AssignmentExpression</w:delText>
          </w:r>
          <w:r w:rsidRPr="00E77497" w:rsidDel="00E70C3C">
            <w:delText xml:space="preserve"> are:</w:delText>
          </w:r>
        </w:del>
      </w:ins>
    </w:p>
    <w:p w14:paraId="0ED280C2" w14:textId="77777777" w:rsidR="002C6802" w:rsidRPr="00E77497" w:rsidDel="00E70C3C" w:rsidRDefault="002C6802">
      <w:pPr>
        <w:numPr>
          <w:ilvl w:val="0"/>
          <w:numId w:val="403"/>
        </w:numPr>
        <w:spacing w:after="220"/>
        <w:rPr>
          <w:ins w:id="7932" w:author="Allen Wirfs-Brock" w:date="2011-07-05T08:56:00Z"/>
          <w:del w:id="7933" w:author="Rev 5 Allen Wirfs-Brock" w:date="2012-01-04T15:59:00Z"/>
        </w:rPr>
        <w:pPrChange w:id="7934" w:author="Rev 4 Allen Wirfs-Brock" w:date="2011-11-07T12:16:00Z">
          <w:pPr>
            <w:numPr>
              <w:numId w:val="411"/>
            </w:numPr>
            <w:tabs>
              <w:tab w:val="num" w:pos="360"/>
            </w:tabs>
            <w:spacing w:after="220"/>
            <w:ind w:left="360" w:hanging="360"/>
          </w:pPr>
        </w:pPrChange>
      </w:pPr>
      <w:ins w:id="7935" w:author="Allen Wirfs-Brock" w:date="2011-07-05T08:56:00Z">
        <w:del w:id="7936" w:author="Rev 5 Allen Wirfs-Brock" w:date="2012-01-04T15:59:00Z">
          <w:r w:rsidRPr="00E77497" w:rsidDel="00E70C3C">
            <w:delText>It is a Syntax Error if the scource</w:delText>
          </w:r>
        </w:del>
      </w:ins>
      <w:ins w:id="7937" w:author="Rev 3 Allen Wirfs-Brock" w:date="2011-08-30T11:39:00Z">
        <w:del w:id="7938" w:author="Rev 5 Allen Wirfs-Brock" w:date="2012-01-04T15:59:00Z">
          <w:r w:rsidR="00F937DA" w:rsidRPr="00E77497" w:rsidDel="00E70C3C">
            <w:delText>source</w:delText>
          </w:r>
        </w:del>
      </w:ins>
      <w:ins w:id="7939" w:author="Allen Wirfs-Brock" w:date="2011-07-05T08:56:00Z">
        <w:del w:id="7940" w:author="Rev 5 Allen Wirfs-Brock" w:date="2012-01-04T15:59:00Z">
          <w:r w:rsidRPr="00E77497" w:rsidDel="00E70C3C">
            <w:delText xml:space="preserve"> code parsed with this production is not extended code.</w:delText>
          </w:r>
        </w:del>
      </w:ins>
    </w:p>
    <w:p w14:paraId="3CA2523E" w14:textId="77777777" w:rsidR="002C6802" w:rsidRPr="00E77497" w:rsidDel="00E70C3C" w:rsidRDefault="002C6802" w:rsidP="002C6802">
      <w:pPr>
        <w:rPr>
          <w:ins w:id="7941" w:author="Allen Wirfs-Brock" w:date="2011-07-05T08:57:00Z"/>
          <w:del w:id="7942" w:author="Rev 5 Allen Wirfs-Brock" w:date="2012-01-04T15:59:00Z"/>
        </w:rPr>
      </w:pPr>
      <w:ins w:id="7943" w:author="Allen Wirfs-Brock" w:date="2011-07-05T08:57:00Z">
        <w:del w:id="7944"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del w:id="7945" w:author="Rev 5 Allen Wirfs-Brock" w:date="2012-01-04T12:38:00Z">
          <w:r w:rsidRPr="00E77497" w:rsidDel="00A80BCD">
            <w:rPr>
              <w:rFonts w:ascii="Courier New" w:hAnsi="Courier New" w:cs="Courier New"/>
              <w:b/>
              <w:i/>
            </w:rPr>
            <w:delText xml:space="preserve">… </w:delText>
          </w:r>
          <w:r w:rsidRPr="00E77497" w:rsidDel="00A80BCD">
            <w:rPr>
              <w:rStyle w:val="bnf"/>
            </w:rPr>
            <w:delText>AssignmentExpression</w:delText>
          </w:r>
        </w:del>
        <w:del w:id="7946" w:author="Rev 5 Allen Wirfs-Brock" w:date="2012-01-04T15:59:00Z">
          <w:r w:rsidRPr="00E77497" w:rsidDel="00E70C3C">
            <w:delText xml:space="preserve">  is evaluated as follows:</w:delText>
          </w:r>
        </w:del>
      </w:ins>
    </w:p>
    <w:p w14:paraId="3A39DE1B" w14:textId="77777777" w:rsidR="002C6802" w:rsidRPr="00E77497" w:rsidDel="00E70C3C" w:rsidRDefault="002C6802" w:rsidP="009E3FF6">
      <w:pPr>
        <w:pStyle w:val="Alg4"/>
        <w:numPr>
          <w:ilvl w:val="0"/>
          <w:numId w:val="418"/>
        </w:numPr>
        <w:spacing w:after="220"/>
        <w:contextualSpacing/>
        <w:rPr>
          <w:ins w:id="7947" w:author="Allen Wirfs-Brock" w:date="2011-07-05T08:57:00Z"/>
          <w:del w:id="7948" w:author="Rev 5 Allen Wirfs-Brock" w:date="2012-01-04T15:59:00Z"/>
        </w:rPr>
      </w:pPr>
      <w:ins w:id="7949" w:author="Allen Wirfs-Brock" w:date="2011-07-05T08:57:00Z">
        <w:del w:id="7950"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ins>
    </w:p>
    <w:p w14:paraId="590A7385" w14:textId="77777777" w:rsidR="002C6802" w:rsidRPr="00E77497" w:rsidDel="00E70C3C" w:rsidRDefault="002C6802" w:rsidP="009E3FF6">
      <w:pPr>
        <w:pStyle w:val="Alg4"/>
        <w:numPr>
          <w:ilvl w:val="0"/>
          <w:numId w:val="418"/>
        </w:numPr>
        <w:spacing w:after="220"/>
        <w:contextualSpacing/>
        <w:rPr>
          <w:ins w:id="7951" w:author="Allen Wirfs-Brock" w:date="2011-07-05T08:57:00Z"/>
          <w:del w:id="7952" w:author="Rev 5 Allen Wirfs-Brock" w:date="2012-01-04T15:59:00Z"/>
        </w:rPr>
      </w:pPr>
      <w:ins w:id="7953" w:author="Allen Wirfs-Brock" w:date="2011-07-05T08:57:00Z">
        <w:del w:id="7954"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ins>
    </w:p>
    <w:p w14:paraId="00FE9AA0" w14:textId="77777777" w:rsidR="002C6802" w:rsidRPr="00E77497" w:rsidDel="00E70C3C" w:rsidRDefault="002C6802" w:rsidP="009E3FF6">
      <w:pPr>
        <w:pStyle w:val="Alg4"/>
        <w:numPr>
          <w:ilvl w:val="0"/>
          <w:numId w:val="418"/>
        </w:numPr>
        <w:spacing w:after="220"/>
        <w:contextualSpacing/>
        <w:rPr>
          <w:ins w:id="7955" w:author="Allen Wirfs-Brock" w:date="2011-07-05T08:57:00Z"/>
          <w:del w:id="7956" w:author="Rev 5 Allen Wirfs-Brock" w:date="2012-01-04T15:59:00Z"/>
        </w:rPr>
      </w:pPr>
      <w:ins w:id="7957" w:author="Allen Wirfs-Brock" w:date="2011-07-05T08:57:00Z">
        <w:del w:id="7958" w:author="Rev 5 Allen Wirfs-Brock" w:date="2012-01-04T15:59:00Z">
          <w:r w:rsidRPr="00E77497" w:rsidDel="00E70C3C">
            <w:delText xml:space="preserve">Let </w:delText>
          </w:r>
        </w:del>
      </w:ins>
      <w:ins w:id="7959" w:author="Allen Wirfs-Brock" w:date="2011-07-05T09:12:00Z">
        <w:del w:id="7960" w:author="Rev 5 Allen Wirfs-Brock" w:date="2012-01-04T15:59:00Z">
          <w:r w:rsidR="00711C66" w:rsidRPr="00E77497" w:rsidDel="00E70C3C">
            <w:rPr>
              <w:i/>
            </w:rPr>
            <w:delText xml:space="preserve">spreadRef </w:delText>
          </w:r>
        </w:del>
      </w:ins>
      <w:ins w:id="7961" w:author="Allen Wirfs-Brock" w:date="2011-07-05T08:57:00Z">
        <w:del w:id="7962" w:author="Rev 5 Allen Wirfs-Brock" w:date="2012-01-04T15:59:00Z">
          <w:r w:rsidRPr="00E77497" w:rsidDel="00E70C3C">
            <w:delText xml:space="preserve">be the result of evaluating </w:delText>
          </w:r>
          <w:r w:rsidRPr="00E77497" w:rsidDel="00E70C3C">
            <w:rPr>
              <w:i/>
            </w:rPr>
            <w:delText>AssignmentExpression</w:delText>
          </w:r>
          <w:r w:rsidRPr="00E77497" w:rsidDel="00E70C3C">
            <w:delText>.</w:delText>
          </w:r>
        </w:del>
      </w:ins>
    </w:p>
    <w:p w14:paraId="427E8F6B" w14:textId="77777777" w:rsidR="002C6802" w:rsidRPr="00E77497" w:rsidDel="00E70C3C" w:rsidRDefault="002C6802" w:rsidP="009E3FF6">
      <w:pPr>
        <w:pStyle w:val="Alg4"/>
        <w:numPr>
          <w:ilvl w:val="0"/>
          <w:numId w:val="418"/>
        </w:numPr>
        <w:spacing w:after="220"/>
        <w:contextualSpacing/>
        <w:rPr>
          <w:ins w:id="7963" w:author="Allen Wirfs-Brock" w:date="2011-07-05T08:57:00Z"/>
          <w:del w:id="7964" w:author="Rev 5 Allen Wirfs-Brock" w:date="2012-01-04T15:59:00Z"/>
        </w:rPr>
      </w:pPr>
      <w:ins w:id="7965" w:author="Allen Wirfs-Brock" w:date="2011-07-05T08:57:00Z">
        <w:del w:id="7966" w:author="Rev 5 Allen Wirfs-Brock" w:date="2012-01-04T15:59:00Z">
          <w:r w:rsidRPr="00E77497" w:rsidDel="00E70C3C">
            <w:delText xml:space="preserve">Let </w:delText>
          </w:r>
        </w:del>
      </w:ins>
      <w:ins w:id="7967" w:author="Allen Wirfs-Brock" w:date="2011-07-05T09:13:00Z">
        <w:del w:id="7968" w:author="Rev 5 Allen Wirfs-Brock" w:date="2012-01-04T15:59:00Z">
          <w:r w:rsidR="00EB07D2" w:rsidRPr="00E77497" w:rsidDel="00E70C3C">
            <w:rPr>
              <w:i/>
            </w:rPr>
            <w:delText xml:space="preserve">spreadValue </w:delText>
          </w:r>
        </w:del>
      </w:ins>
      <w:ins w:id="7969" w:author="Allen Wirfs-Brock" w:date="2011-07-05T08:57:00Z">
        <w:del w:id="7970" w:author="Rev 5 Allen Wirfs-Brock" w:date="2012-01-04T15:59:00Z">
          <w:r w:rsidRPr="00E77497" w:rsidDel="00E70C3C">
            <w:delText>be GetValue(</w:delText>
          </w:r>
        </w:del>
      </w:ins>
      <w:ins w:id="7971" w:author="Allen Wirfs-Brock" w:date="2011-07-05T09:12:00Z">
        <w:del w:id="7972" w:author="Rev 5 Allen Wirfs-Brock" w:date="2012-01-04T15:59:00Z">
          <w:r w:rsidR="00711C66" w:rsidRPr="00E77497" w:rsidDel="00E70C3C">
            <w:rPr>
              <w:i/>
            </w:rPr>
            <w:delText>spreadRef</w:delText>
          </w:r>
        </w:del>
      </w:ins>
      <w:ins w:id="7973" w:author="Allen Wirfs-Brock" w:date="2011-07-05T08:57:00Z">
        <w:del w:id="7974" w:author="Rev 5 Allen Wirfs-Brock" w:date="2012-01-04T15:59:00Z">
          <w:r w:rsidRPr="00E77497" w:rsidDel="00E70C3C">
            <w:delText>).</w:delText>
          </w:r>
        </w:del>
      </w:ins>
    </w:p>
    <w:p w14:paraId="0C50C48E" w14:textId="77777777" w:rsidR="00711C66" w:rsidRPr="00E65A34" w:rsidDel="00E70C3C" w:rsidRDefault="00711C66" w:rsidP="009E3FF6">
      <w:pPr>
        <w:pStyle w:val="Alg4"/>
        <w:numPr>
          <w:ilvl w:val="0"/>
          <w:numId w:val="418"/>
        </w:numPr>
        <w:contextualSpacing/>
        <w:rPr>
          <w:ins w:id="7975" w:author="Allen Wirfs-Brock" w:date="2011-07-05T09:03:00Z"/>
          <w:del w:id="7976" w:author="Rev 5 Allen Wirfs-Brock" w:date="2012-01-04T15:59:00Z"/>
        </w:rPr>
      </w:pPr>
      <w:ins w:id="7977" w:author="Allen Wirfs-Brock" w:date="2011-07-05T09:03:00Z">
        <w:del w:id="7978" w:author="Rev 5 Allen Wirfs-Brock" w:date="2012-01-04T15:59:00Z">
          <w:r w:rsidRPr="00E77497" w:rsidDel="00E70C3C">
            <w:delText xml:space="preserve">Let </w:delText>
          </w:r>
        </w:del>
      </w:ins>
      <w:ins w:id="7979" w:author="Allen Wirfs-Brock" w:date="2011-07-05T10:42:00Z">
        <w:del w:id="7980" w:author="Rev 5 Allen Wirfs-Brock" w:date="2012-01-04T15:59:00Z">
          <w:r w:rsidR="001C6F64" w:rsidRPr="00E77497" w:rsidDel="00E70C3C">
            <w:rPr>
              <w:i/>
            </w:rPr>
            <w:delText>spreadObj</w:delText>
          </w:r>
          <w:r w:rsidR="001C6F64" w:rsidRPr="00E77497" w:rsidDel="00E70C3C">
            <w:delText xml:space="preserve"> </w:delText>
          </w:r>
        </w:del>
      </w:ins>
      <w:ins w:id="7981" w:author="Allen Wirfs-Brock" w:date="2011-07-05T09:03:00Z">
        <w:del w:id="7982" w:author="Rev 5 Allen Wirfs-Brock" w:date="2012-01-04T15:59:00Z">
          <w:r w:rsidRPr="00E77497" w:rsidDel="00E70C3C">
            <w:delText>be ToObject(</w:delText>
          </w:r>
        </w:del>
      </w:ins>
      <w:ins w:id="7983" w:author="Allen Wirfs-Brock" w:date="2011-07-05T09:13:00Z">
        <w:del w:id="7984" w:author="Rev 5 Allen Wirfs-Brock" w:date="2012-01-04T15:59:00Z">
          <w:r w:rsidR="00EB07D2" w:rsidRPr="00E77497" w:rsidDel="00E70C3C">
            <w:rPr>
              <w:i/>
            </w:rPr>
            <w:delText>spreadValue</w:delText>
          </w:r>
        </w:del>
      </w:ins>
      <w:ins w:id="7985" w:author="Allen Wirfs-Brock" w:date="2011-07-05T09:03:00Z">
        <w:del w:id="7986" w:author="Rev 5 Allen Wirfs-Brock" w:date="2012-01-04T15:59:00Z">
          <w:r w:rsidRPr="00E77497" w:rsidDel="00E70C3C">
            <w:delText>).</w:delText>
          </w:r>
        </w:del>
      </w:ins>
    </w:p>
    <w:p w14:paraId="119141DF" w14:textId="77777777" w:rsidR="002C6802" w:rsidRPr="00E77497" w:rsidDel="00E70C3C" w:rsidRDefault="002C6802" w:rsidP="009E3FF6">
      <w:pPr>
        <w:pStyle w:val="Alg4"/>
        <w:numPr>
          <w:ilvl w:val="0"/>
          <w:numId w:val="418"/>
        </w:numPr>
        <w:contextualSpacing/>
        <w:rPr>
          <w:ins w:id="7987" w:author="Allen Wirfs-Brock" w:date="2011-07-05T08:57:00Z"/>
          <w:del w:id="7988" w:author="Rev 5 Allen Wirfs-Brock" w:date="2012-01-04T15:59:00Z"/>
        </w:rPr>
      </w:pPr>
      <w:ins w:id="7989" w:author="Allen Wirfs-Brock" w:date="2011-07-05T08:57:00Z">
        <w:del w:id="7990" w:author="Rev 5 Allen Wirfs-Brock" w:date="2012-01-04T15:59:00Z">
          <w:r w:rsidRPr="009C202C" w:rsidDel="00E70C3C">
            <w:delText xml:space="preserve">Let </w:delText>
          </w:r>
        </w:del>
      </w:ins>
      <w:ins w:id="7991" w:author="Allen Wirfs-Brock" w:date="2011-07-05T09:03:00Z">
        <w:del w:id="7992" w:author="Rev 5 Allen Wirfs-Brock" w:date="2012-01-04T15:59:00Z">
          <w:r w:rsidR="00711C66" w:rsidRPr="009C202C" w:rsidDel="00E70C3C">
            <w:rPr>
              <w:i/>
            </w:rPr>
            <w:delText>index</w:delText>
          </w:r>
        </w:del>
      </w:ins>
      <w:ins w:id="7993" w:author="Allen Wirfs-Brock" w:date="2011-07-05T08:57:00Z">
        <w:del w:id="7994" w:author="Rev 5 Allen Wirfs-Brock" w:date="2012-01-04T15:59:00Z">
          <w:r w:rsidRPr="00B820AB" w:rsidDel="00E70C3C">
            <w:rPr>
              <w:i/>
            </w:rPr>
            <w:delText xml:space="preserve"> </w:delText>
          </w:r>
          <w:r w:rsidRPr="00B820AB" w:rsidDel="00E70C3C">
            <w:delText xml:space="preserve">be the result of calling the [[Get]] internal method of </w:delText>
          </w:r>
          <w:r w:rsidRPr="00B820AB" w:rsidDel="00E70C3C">
            <w:rPr>
              <w:i/>
            </w:rPr>
            <w:delText xml:space="preserve">array </w:delText>
          </w:r>
          <w:r w:rsidRPr="00675B74"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ins>
    </w:p>
    <w:p w14:paraId="0C98CA07" w14:textId="77777777" w:rsidR="00711C66" w:rsidRPr="00E77497" w:rsidDel="00E70C3C" w:rsidRDefault="00711C66" w:rsidP="009E3FF6">
      <w:pPr>
        <w:pStyle w:val="Alg3"/>
        <w:numPr>
          <w:ilvl w:val="0"/>
          <w:numId w:val="418"/>
        </w:numPr>
        <w:rPr>
          <w:ins w:id="7995" w:author="Allen Wirfs-Brock" w:date="2011-07-05T09:04:00Z"/>
          <w:del w:id="7996" w:author="Rev 5 Allen Wirfs-Brock" w:date="2012-01-04T15:59:00Z"/>
        </w:rPr>
      </w:pPr>
      <w:ins w:id="7997" w:author="Allen Wirfs-Brock" w:date="2011-07-05T09:04:00Z">
        <w:del w:id="7998" w:author="Rev 5 Allen Wirfs-Brock" w:date="2012-01-04T15:59:00Z">
          <w:r w:rsidRPr="00E77497"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7999" w:author="Allen Wirfs-Brock" w:date="2011-07-05T09:14:00Z">
        <w:del w:id="8000" w:author="Rev 5 Allen Wirfs-Brock" w:date="2012-01-04T15:59:00Z">
          <w:r w:rsidR="00EB07D2" w:rsidRPr="00E77497" w:rsidDel="00E70C3C">
            <w:rPr>
              <w:i/>
            </w:rPr>
            <w:delText>spreadObj</w:delText>
          </w:r>
          <w:r w:rsidR="00EB07D2" w:rsidRPr="00E77497" w:rsidDel="00E70C3C">
            <w:delText xml:space="preserve"> </w:delText>
          </w:r>
        </w:del>
      </w:ins>
      <w:ins w:id="8001" w:author="Allen Wirfs-Brock" w:date="2011-07-05T09:04:00Z">
        <w:del w:id="8002"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5C8B22FE" w14:textId="77777777" w:rsidR="00711C66" w:rsidRPr="00E77497" w:rsidDel="00E70C3C" w:rsidRDefault="00711C66" w:rsidP="009E3FF6">
      <w:pPr>
        <w:pStyle w:val="Alg3"/>
        <w:numPr>
          <w:ilvl w:val="0"/>
          <w:numId w:val="418"/>
        </w:numPr>
        <w:rPr>
          <w:ins w:id="8003" w:author="Allen Wirfs-Brock" w:date="2011-07-05T09:04:00Z"/>
          <w:del w:id="8004" w:author="Rev 5 Allen Wirfs-Brock" w:date="2012-01-04T15:59:00Z"/>
        </w:rPr>
      </w:pPr>
      <w:ins w:id="8005" w:author="Allen Wirfs-Brock" w:date="2011-07-05T09:04:00Z">
        <w:del w:id="8006" w:author="Rev 5 Allen Wirfs-Brock" w:date="2012-01-04T15:59:00Z">
          <w:r w:rsidRPr="00E77497" w:rsidDel="00E70C3C">
            <w:delText xml:space="preserve">Let </w:delText>
          </w:r>
        </w:del>
      </w:ins>
      <w:ins w:id="8007" w:author="Allen Wirfs-Brock" w:date="2011-07-05T09:15:00Z">
        <w:del w:id="8008" w:author="Rev 5 Allen Wirfs-Brock" w:date="2012-01-04T15:59:00Z">
          <w:r w:rsidR="00EB07D2" w:rsidRPr="00E77497" w:rsidDel="00E70C3C">
            <w:rPr>
              <w:i/>
            </w:rPr>
            <w:delText>spreadLen</w:delText>
          </w:r>
        </w:del>
      </w:ins>
      <w:ins w:id="8009" w:author="Allen Wirfs-Brock" w:date="2011-07-05T09:04:00Z">
        <w:del w:id="8010" w:author="Rev 5 Allen Wirfs-Brock" w:date="2012-01-04T15:59:00Z">
          <w:r w:rsidRPr="00E77497" w:rsidDel="00E70C3C">
            <w:delText xml:space="preserve"> be </w:delText>
          </w:r>
        </w:del>
      </w:ins>
      <w:ins w:id="8011" w:author="Allen Wirfs-Brock" w:date="2011-07-05T09:05:00Z">
        <w:del w:id="8012" w:author="Rev 5 Allen Wirfs-Brock" w:date="2012-01-04T15:59:00Z">
          <w:r w:rsidRPr="00E77497" w:rsidDel="00E70C3C">
            <w:delText>T</w:delText>
          </w:r>
        </w:del>
      </w:ins>
      <w:ins w:id="8013" w:author="Allen Wirfs-Brock" w:date="2011-07-05T09:04:00Z">
        <w:del w:id="8014" w:author="Rev 5 Allen Wirfs-Brock" w:date="2012-01-04T15:59:00Z">
          <w:r w:rsidRPr="00E77497" w:rsidDel="00E70C3C">
            <w:delText>oUint32(</w:delText>
          </w:r>
          <w:r w:rsidRPr="00E77497" w:rsidDel="00E70C3C">
            <w:rPr>
              <w:i/>
            </w:rPr>
            <w:delText>lenVal</w:delText>
          </w:r>
          <w:r w:rsidRPr="00E77497" w:rsidDel="00E70C3C">
            <w:delText>).</w:delText>
          </w:r>
        </w:del>
      </w:ins>
    </w:p>
    <w:p w14:paraId="60CA49CE" w14:textId="77777777" w:rsidR="00711C66" w:rsidRPr="00E77497" w:rsidDel="00E70C3C" w:rsidRDefault="00711C66" w:rsidP="009E3FF6">
      <w:pPr>
        <w:pStyle w:val="Alg3"/>
        <w:numPr>
          <w:ilvl w:val="0"/>
          <w:numId w:val="418"/>
        </w:numPr>
        <w:rPr>
          <w:ins w:id="8015" w:author="Allen Wirfs-Brock" w:date="2011-07-05T09:04:00Z"/>
          <w:del w:id="8016" w:author="Rev 5 Allen Wirfs-Brock" w:date="2012-01-04T15:59:00Z"/>
        </w:rPr>
      </w:pPr>
      <w:ins w:id="8017" w:author="Allen Wirfs-Brock" w:date="2011-07-05T09:04:00Z">
        <w:del w:id="8018" w:author="Rev 5 Allen Wirfs-Brock" w:date="2012-01-04T15:59:00Z">
          <w:r w:rsidRPr="00E77497" w:rsidDel="00E70C3C">
            <w:delText xml:space="preserve">Let </w:delText>
          </w:r>
          <w:r w:rsidRPr="00E77497" w:rsidDel="00E70C3C">
            <w:rPr>
              <w:i/>
            </w:rPr>
            <w:delText>n</w:delText>
          </w:r>
          <w:r w:rsidRPr="00E77497" w:rsidDel="00E70C3C">
            <w:delText>=0;</w:delText>
          </w:r>
        </w:del>
      </w:ins>
    </w:p>
    <w:p w14:paraId="4B7E5461" w14:textId="77777777" w:rsidR="00711C66" w:rsidRPr="00E77497" w:rsidDel="00E70C3C" w:rsidRDefault="00711C66" w:rsidP="009E3FF6">
      <w:pPr>
        <w:pStyle w:val="Alg3"/>
        <w:numPr>
          <w:ilvl w:val="0"/>
          <w:numId w:val="418"/>
        </w:numPr>
        <w:rPr>
          <w:ins w:id="8019" w:author="Allen Wirfs-Brock" w:date="2011-07-05T09:04:00Z"/>
          <w:del w:id="8020" w:author="Rev 5 Allen Wirfs-Brock" w:date="2012-01-04T15:59:00Z"/>
        </w:rPr>
      </w:pPr>
      <w:ins w:id="8021" w:author="Allen Wirfs-Brock" w:date="2011-07-05T09:04:00Z">
        <w:del w:id="8022" w:author="Rev 5 Allen Wirfs-Brock" w:date="2012-01-04T15:59:00Z">
          <w:r w:rsidRPr="00E77497" w:rsidDel="00E70C3C">
            <w:delText xml:space="preserve">Repeat, while </w:delText>
          </w:r>
          <w:r w:rsidRPr="00E77497" w:rsidDel="00E70C3C">
            <w:rPr>
              <w:i/>
            </w:rPr>
            <w:delText>n</w:delText>
          </w:r>
          <w:r w:rsidRPr="00E77497" w:rsidDel="00E70C3C">
            <w:delText xml:space="preserve"> &lt; </w:delText>
          </w:r>
        </w:del>
      </w:ins>
      <w:ins w:id="8023" w:author="Allen Wirfs-Brock" w:date="2011-07-05T09:16:00Z">
        <w:del w:id="8024" w:author="Rev 5 Allen Wirfs-Brock" w:date="2012-01-04T15:59:00Z">
          <w:r w:rsidR="00EB07D2" w:rsidRPr="00E77497" w:rsidDel="00E70C3C">
            <w:rPr>
              <w:i/>
            </w:rPr>
            <w:delText>spreadLen</w:delText>
          </w:r>
        </w:del>
      </w:ins>
    </w:p>
    <w:p w14:paraId="4877E055" w14:textId="77777777" w:rsidR="00711C66" w:rsidRPr="00E77497" w:rsidDel="00E70C3C" w:rsidRDefault="00711C66" w:rsidP="009E3FF6">
      <w:pPr>
        <w:pStyle w:val="Alg3"/>
        <w:numPr>
          <w:ilvl w:val="1"/>
          <w:numId w:val="417"/>
        </w:numPr>
        <w:tabs>
          <w:tab w:val="clear" w:pos="1440"/>
          <w:tab w:val="left" w:pos="720"/>
        </w:tabs>
        <w:ind w:left="720"/>
        <w:rPr>
          <w:ins w:id="8025" w:author="Allen Wirfs-Brock" w:date="2011-07-05T09:04:00Z"/>
          <w:del w:id="8026" w:author="Rev 5 Allen Wirfs-Brock" w:date="2012-01-04T15:59:00Z"/>
        </w:rPr>
      </w:pPr>
      <w:ins w:id="8027" w:author="Allen Wirfs-Brock" w:date="2011-07-05T09:04:00Z">
        <w:del w:id="8028"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8029" w:author="Allen Wirfs-Brock" w:date="2011-07-05T09:14:00Z">
        <w:del w:id="8030" w:author="Rev 5 Allen Wirfs-Brock" w:date="2012-01-04T15:59:00Z">
          <w:r w:rsidR="00EB07D2" w:rsidRPr="00E77497" w:rsidDel="00E70C3C">
            <w:rPr>
              <w:i/>
            </w:rPr>
            <w:delText>spreadObj</w:delText>
          </w:r>
          <w:r w:rsidR="00EB07D2" w:rsidRPr="00E77497" w:rsidDel="00E70C3C">
            <w:delText xml:space="preserve"> </w:delText>
          </w:r>
        </w:del>
      </w:ins>
      <w:ins w:id="8031" w:author="Allen Wirfs-Brock" w:date="2011-07-05T09:04:00Z">
        <w:del w:id="8032" w:author="Rev 5 Allen Wirfs-Brock" w:date="2012-01-04T15:59:00Z">
          <w:r w:rsidRPr="00E77497" w:rsidDel="00E70C3C">
            <w:delText>with ToString(</w:delText>
          </w:r>
          <w:r w:rsidRPr="00E77497" w:rsidDel="00E70C3C">
            <w:rPr>
              <w:i/>
            </w:rPr>
            <w:delText>n</w:delText>
          </w:r>
          <w:r w:rsidRPr="00E77497" w:rsidDel="00E70C3C">
            <w:delText>).</w:delText>
          </w:r>
        </w:del>
      </w:ins>
    </w:p>
    <w:p w14:paraId="39E60794" w14:textId="77777777" w:rsidR="00711C66" w:rsidRPr="00E77497" w:rsidDel="00E70C3C" w:rsidRDefault="00711C66" w:rsidP="009E3FF6">
      <w:pPr>
        <w:pStyle w:val="Alg3"/>
        <w:numPr>
          <w:ilvl w:val="1"/>
          <w:numId w:val="417"/>
        </w:numPr>
        <w:tabs>
          <w:tab w:val="clear" w:pos="1440"/>
          <w:tab w:val="left" w:pos="720"/>
        </w:tabs>
        <w:ind w:left="720"/>
        <w:rPr>
          <w:ins w:id="8033" w:author="Allen Wirfs-Brock" w:date="2011-07-05T09:04:00Z"/>
          <w:del w:id="8034" w:author="Rev 5 Allen Wirfs-Brock" w:date="2012-01-04T15:59:00Z"/>
        </w:rPr>
      </w:pPr>
      <w:ins w:id="8035" w:author="Allen Wirfs-Brock" w:date="2011-07-05T09:04:00Z">
        <w:del w:id="8036"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8037" w:author="Allen Wirfs-Brock rev2" w:date="2011-07-20T13:31:00Z">
        <w:del w:id="8038"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8039" w:author="Allen Wirfs-Brock" w:date="2011-07-05T09:04:00Z">
        <w:del w:id="8040" w:author="Rev 5 Allen Wirfs-Brock" w:date="2012-01-04T15:59:00Z">
          <w:r w:rsidRPr="00E77497" w:rsidDel="00E70C3C">
            <w:delText>then,</w:delText>
          </w:r>
        </w:del>
      </w:ins>
    </w:p>
    <w:p w14:paraId="48BD856B"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8041" w:author="Allen Wirfs-Brock" w:date="2011-07-05T09:04:00Z"/>
          <w:del w:id="8042" w:author="Rev 5 Allen Wirfs-Brock" w:date="2012-01-04T15:59:00Z"/>
        </w:rPr>
      </w:pPr>
      <w:ins w:id="8043" w:author="Allen Wirfs-Brock" w:date="2011-07-05T09:04:00Z">
        <w:del w:id="8044"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8045" w:author="Allen Wirfs-Brock" w:date="2011-07-05T09:14:00Z">
        <w:del w:id="8046" w:author="Rev 5 Allen Wirfs-Brock" w:date="2012-01-04T15:59:00Z">
          <w:r w:rsidR="00EB07D2" w:rsidRPr="00E77497" w:rsidDel="00E70C3C">
            <w:rPr>
              <w:i/>
            </w:rPr>
            <w:delText>spreadObj</w:delText>
          </w:r>
          <w:r w:rsidR="00EB07D2" w:rsidRPr="00E77497" w:rsidDel="00E70C3C">
            <w:delText xml:space="preserve"> </w:delText>
          </w:r>
        </w:del>
      </w:ins>
      <w:ins w:id="8047" w:author="Allen Wirfs-Brock" w:date="2011-07-05T09:04:00Z">
        <w:del w:id="8048" w:author="Rev 5 Allen Wirfs-Brock" w:date="2012-01-04T15:59:00Z">
          <w:r w:rsidRPr="00E77497" w:rsidDel="00E70C3C">
            <w:delText>passing ToString(</w:delText>
          </w:r>
          <w:r w:rsidRPr="00E77497" w:rsidDel="00E70C3C">
            <w:rPr>
              <w:i/>
            </w:rPr>
            <w:delText>n</w:delText>
          </w:r>
          <w:r w:rsidRPr="00E77497" w:rsidDel="00E70C3C">
            <w:delText>) as the argument.</w:delText>
          </w:r>
        </w:del>
      </w:ins>
    </w:p>
    <w:p w14:paraId="29B42CBE"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8049" w:author="Allen Wirfs-Brock" w:date="2011-07-05T09:04:00Z"/>
          <w:del w:id="8050" w:author="Rev 5 Allen Wirfs-Brock" w:date="2012-01-04T15:59:00Z"/>
        </w:rPr>
      </w:pPr>
      <w:ins w:id="8051" w:author="Allen Wirfs-Brock" w:date="2011-07-05T09:07:00Z">
        <w:del w:id="8052"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index</w:delText>
          </w:r>
          <w:r w:rsidRPr="00E77497" w:rsidDel="00E70C3C">
            <w:delText xml:space="preserve">)) and the Property Descriptor {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00254AD2" w14:textId="77777777" w:rsidR="00711C66" w:rsidRPr="00E77497" w:rsidDel="00E70C3C" w:rsidRDefault="00711C66" w:rsidP="009E3FF6">
      <w:pPr>
        <w:pStyle w:val="Alg3"/>
        <w:numPr>
          <w:ilvl w:val="1"/>
          <w:numId w:val="417"/>
        </w:numPr>
        <w:tabs>
          <w:tab w:val="clear" w:pos="1440"/>
          <w:tab w:val="left" w:pos="720"/>
        </w:tabs>
        <w:ind w:left="720"/>
        <w:rPr>
          <w:ins w:id="8053" w:author="Allen Wirfs-Brock" w:date="2011-07-05T09:04:00Z"/>
          <w:del w:id="8054" w:author="Rev 5 Allen Wirfs-Brock" w:date="2012-01-04T15:59:00Z"/>
        </w:rPr>
      </w:pPr>
      <w:ins w:id="8055" w:author="Allen Wirfs-Brock" w:date="2011-07-05T09:04:00Z">
        <w:del w:id="8056"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31B40CF1" w14:textId="77777777" w:rsidR="00711C66" w:rsidRPr="00E77497" w:rsidDel="00E70C3C" w:rsidRDefault="00711C66" w:rsidP="009E3FF6">
      <w:pPr>
        <w:pStyle w:val="Alg3"/>
        <w:numPr>
          <w:ilvl w:val="1"/>
          <w:numId w:val="417"/>
        </w:numPr>
        <w:tabs>
          <w:tab w:val="clear" w:pos="1440"/>
          <w:tab w:val="left" w:pos="720"/>
        </w:tabs>
        <w:ind w:left="720"/>
        <w:rPr>
          <w:ins w:id="8057" w:author="Allen Wirfs-Brock" w:date="2011-07-05T09:04:00Z"/>
          <w:del w:id="8058" w:author="Rev 5 Allen Wirfs-Brock" w:date="2012-01-04T15:59:00Z"/>
        </w:rPr>
      </w:pPr>
      <w:ins w:id="8059" w:author="Allen Wirfs-Brock" w:date="2011-07-05T09:04:00Z">
        <w:del w:id="8060" w:author="Rev 5 Allen Wirfs-Brock" w:date="2012-01-04T15:59:00Z">
          <w:r w:rsidRPr="00E77497" w:rsidDel="00E70C3C">
            <w:delText xml:space="preserve">Let </w:delText>
          </w:r>
          <w:r w:rsidRPr="00E77497" w:rsidDel="00E70C3C">
            <w:rPr>
              <w:i/>
            </w:rPr>
            <w:delText>index</w:delText>
          </w:r>
          <w:r w:rsidRPr="00E77497" w:rsidDel="00E70C3C">
            <w:delText xml:space="preserve"> = </w:delText>
          </w:r>
          <w:r w:rsidRPr="00E77497" w:rsidDel="00E70C3C">
            <w:rPr>
              <w:i/>
            </w:rPr>
            <w:delText>index</w:delText>
          </w:r>
          <w:r w:rsidRPr="00E77497" w:rsidDel="00E70C3C">
            <w:delText xml:space="preserve"> +1.</w:delText>
          </w:r>
        </w:del>
      </w:ins>
    </w:p>
    <w:p w14:paraId="63614B4C" w14:textId="77777777" w:rsidR="002C6802" w:rsidRPr="00E77497" w:rsidDel="00E70C3C" w:rsidRDefault="002C6802" w:rsidP="009E3FF6">
      <w:pPr>
        <w:pStyle w:val="Alg4"/>
        <w:numPr>
          <w:ilvl w:val="0"/>
          <w:numId w:val="418"/>
        </w:numPr>
        <w:spacing w:after="220"/>
        <w:contextualSpacing/>
        <w:rPr>
          <w:ins w:id="8061" w:author="Allen Wirfs-Brock" w:date="2011-07-05T08:57:00Z"/>
          <w:del w:id="8062" w:author="Rev 5 Allen Wirfs-Brock" w:date="2012-01-04T15:59:00Z"/>
        </w:rPr>
      </w:pPr>
      <w:ins w:id="8063" w:author="Allen Wirfs-Brock" w:date="2011-07-05T08:57:00Z">
        <w:del w:id="8064"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2692915B" w14:textId="77777777" w:rsidR="004C02EF" w:rsidRPr="00E77497" w:rsidDel="00365BF7" w:rsidRDefault="004C02EF" w:rsidP="004C02EF">
      <w:pPr>
        <w:rPr>
          <w:del w:id="8065" w:author="Rev 5 Allen Wirfs-Brock" w:date="2012-01-04T12:13:00Z"/>
        </w:rPr>
      </w:pPr>
      <w:del w:id="8066"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b/>
          </w:rPr>
          <w:delText>,</w:delText>
        </w:r>
        <w:r w:rsidRPr="00E77497" w:rsidDel="00365BF7">
          <w:delText xml:space="preserve">  is evaluated as follows:</w:delText>
        </w:r>
      </w:del>
    </w:p>
    <w:p w14:paraId="5FDF155E" w14:textId="77777777" w:rsidR="004C02EF" w:rsidRPr="00E77497" w:rsidDel="00365BF7" w:rsidRDefault="004C02EF" w:rsidP="004C02EF">
      <w:pPr>
        <w:pStyle w:val="Alg4"/>
        <w:numPr>
          <w:ilvl w:val="0"/>
          <w:numId w:val="46"/>
        </w:numPr>
        <w:spacing w:after="220"/>
        <w:contextualSpacing/>
        <w:rPr>
          <w:del w:id="8067" w:author="Rev 5 Allen Wirfs-Brock" w:date="2012-01-04T12:13:00Z"/>
        </w:rPr>
      </w:pPr>
      <w:del w:id="8068" w:author="Rev 5 Allen Wirfs-Brock" w:date="2012-01-04T12:13:00Z">
        <w:r w:rsidRPr="00E77497" w:rsidDel="00365BF7">
          <w:delText>Return the numeric value 1.</w:delText>
        </w:r>
      </w:del>
    </w:p>
    <w:p w14:paraId="0C4391AA" w14:textId="77777777" w:rsidR="004C02EF" w:rsidRPr="00E77497" w:rsidDel="00365BF7" w:rsidRDefault="004C02EF" w:rsidP="004C02EF">
      <w:pPr>
        <w:rPr>
          <w:del w:id="8069" w:author="Rev 5 Allen Wirfs-Brock" w:date="2012-01-04T12:13:00Z"/>
        </w:rPr>
      </w:pPr>
      <w:del w:id="8070"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is evaluated as follows:</w:delText>
        </w:r>
      </w:del>
    </w:p>
    <w:p w14:paraId="1737EA6C" w14:textId="77777777" w:rsidR="004C02EF" w:rsidRPr="00E77497" w:rsidDel="00365BF7" w:rsidRDefault="004C02EF" w:rsidP="004C02EF">
      <w:pPr>
        <w:pStyle w:val="Alg4"/>
        <w:numPr>
          <w:ilvl w:val="0"/>
          <w:numId w:val="47"/>
        </w:numPr>
        <w:spacing w:after="220"/>
        <w:contextualSpacing/>
        <w:rPr>
          <w:del w:id="8071" w:author="Rev 5 Allen Wirfs-Brock" w:date="2012-01-04T12:13:00Z"/>
        </w:rPr>
      </w:pPr>
      <w:del w:id="8072" w:author="Rev 5 Allen Wirfs-Brock" w:date="2012-01-04T12:13:00Z">
        <w:r w:rsidRPr="00E77497" w:rsidDel="00365BF7">
          <w:delText xml:space="preserve">Let </w:delText>
        </w:r>
        <w:r w:rsidRPr="00E77497" w:rsidDel="00365BF7">
          <w:rPr>
            <w:i/>
          </w:rPr>
          <w:delText>preceding</w:delText>
        </w:r>
        <w:r w:rsidRPr="00E77497" w:rsidDel="00365BF7">
          <w:delText xml:space="preserve"> be the result of evaluating </w:delText>
        </w:r>
        <w:r w:rsidRPr="00E77497" w:rsidDel="00365BF7">
          <w:rPr>
            <w:i/>
          </w:rPr>
          <w:delText>Elision</w:delText>
        </w:r>
        <w:r w:rsidRPr="00E77497" w:rsidDel="00365BF7">
          <w:delText>.</w:delText>
        </w:r>
      </w:del>
    </w:p>
    <w:p w14:paraId="5728E589" w14:textId="77777777" w:rsidR="004C02EF" w:rsidRPr="00E77497" w:rsidDel="00365BF7" w:rsidRDefault="004C02EF" w:rsidP="004C02EF">
      <w:pPr>
        <w:pStyle w:val="Alg4"/>
        <w:numPr>
          <w:ilvl w:val="0"/>
          <w:numId w:val="47"/>
        </w:numPr>
        <w:spacing w:after="220"/>
        <w:contextualSpacing/>
        <w:rPr>
          <w:del w:id="8073" w:author="Rev 5 Allen Wirfs-Brock" w:date="2012-01-04T12:13:00Z"/>
        </w:rPr>
      </w:pPr>
      <w:del w:id="8074" w:author="Rev 5 Allen Wirfs-Brock" w:date="2012-01-04T12:13:00Z">
        <w:r w:rsidRPr="00E77497" w:rsidDel="00365BF7">
          <w:delText xml:space="preserve">Return </w:delText>
        </w:r>
        <w:r w:rsidRPr="00E77497" w:rsidDel="00365BF7">
          <w:rPr>
            <w:i/>
          </w:rPr>
          <w:delText>preceding</w:delText>
        </w:r>
        <w:r w:rsidRPr="00E77497" w:rsidDel="00365BF7">
          <w:delText>+1.</w:delText>
        </w:r>
      </w:del>
    </w:p>
    <w:p w14:paraId="56FA8A5E" w14:textId="77777777" w:rsidR="004C02EF" w:rsidRPr="00E77497" w:rsidDel="00E70C3C" w:rsidRDefault="004C02EF" w:rsidP="002924DE">
      <w:pPr>
        <w:pStyle w:val="Note"/>
        <w:rPr>
          <w:del w:id="8075" w:author="Rev 5 Allen Wirfs-Brock" w:date="2012-01-04T15:59:00Z"/>
        </w:rPr>
      </w:pPr>
      <w:bookmarkStart w:id="8076" w:name="_Ref456010689"/>
      <w:bookmarkStart w:id="8077" w:name="_Toc472818819"/>
      <w:del w:id="8078" w:author="Rev 5 Allen Wirfs-Brock" w:date="2012-01-04T15:59:00Z">
        <w:r w:rsidRPr="00E77497" w:rsidDel="00E70C3C">
          <w:delText>NOTE</w:delText>
        </w:r>
        <w:r w:rsidRPr="00E77497" w:rsidDel="00E70C3C">
          <w:tab/>
          <w:delText xml:space="preserve"> [[DefineOwnProperty]] is used to ensure that own properties are defined for the array even if the standard built-in Array prototype object has been modified in a manner that would preclude the creation of new own properties using [[Put]].</w:delText>
        </w:r>
      </w:del>
    </w:p>
    <w:p w14:paraId="649B0A91" w14:textId="77777777" w:rsidR="004C02EF" w:rsidRPr="00E77497" w:rsidRDefault="004C02EF" w:rsidP="003A4B22">
      <w:pPr>
        <w:pStyle w:val="30"/>
        <w:numPr>
          <w:ilvl w:val="0"/>
          <w:numId w:val="0"/>
        </w:numPr>
      </w:pPr>
      <w:bookmarkStart w:id="8079" w:name="_Toc235503393"/>
      <w:bookmarkStart w:id="8080" w:name="_Toc241509168"/>
      <w:bookmarkStart w:id="8081" w:name="_Toc244416655"/>
      <w:bookmarkStart w:id="8082" w:name="_Toc276631019"/>
      <w:bookmarkStart w:id="8083" w:name="_Toc329528752"/>
      <w:r w:rsidRPr="00E77497">
        <w:t>11.1.5</w:t>
      </w:r>
      <w:r w:rsidRPr="00E77497">
        <w:tab/>
        <w:t>Object Initialiser</w:t>
      </w:r>
      <w:bookmarkEnd w:id="8076"/>
      <w:bookmarkEnd w:id="8077"/>
      <w:bookmarkEnd w:id="8079"/>
      <w:bookmarkEnd w:id="8080"/>
      <w:bookmarkEnd w:id="8081"/>
      <w:bookmarkEnd w:id="8082"/>
      <w:bookmarkEnd w:id="8083"/>
    </w:p>
    <w:p w14:paraId="2AF15563" w14:textId="77777777" w:rsidR="004C02EF" w:rsidRPr="00F73D3C" w:rsidRDefault="002924DE" w:rsidP="002924DE">
      <w:pPr>
        <w:tabs>
          <w:tab w:val="left" w:pos="990"/>
        </w:tabs>
        <w:rPr>
          <w:sz w:val="18"/>
        </w:rPr>
      </w:pPr>
      <w:ins w:id="8084" w:author="Rev 4 Allen Wirfs-Brock" w:date="2011-10-11T09:31:00Z">
        <w:r w:rsidRPr="00E77497">
          <w:rPr>
            <w:sz w:val="18"/>
          </w:rPr>
          <w:t>NOTE</w:t>
        </w:r>
        <w:r w:rsidRPr="00E77497">
          <w:rPr>
            <w:sz w:val="18"/>
          </w:rPr>
          <w:tab/>
        </w:r>
      </w:ins>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07658259" w14:textId="77777777" w:rsidR="004C02EF" w:rsidRPr="003B4312" w:rsidRDefault="004C02EF" w:rsidP="004C02EF">
      <w:pPr>
        <w:pStyle w:val="Syntax"/>
      </w:pPr>
      <w:r w:rsidRPr="004D1BD1">
        <w:t>Syntax</w:t>
      </w:r>
    </w:p>
    <w:p w14:paraId="5C463977" w14:textId="77777777" w:rsidR="004C02EF" w:rsidRPr="00B820AB" w:rsidRDefault="004C02EF" w:rsidP="004C02EF">
      <w:pPr>
        <w:pStyle w:val="SyntaxRule"/>
      </w:pPr>
      <w:r w:rsidRPr="009C202C">
        <w:t xml:space="preserve">ObjectLiteral </w:t>
      </w:r>
      <w:r w:rsidRPr="00B820AB">
        <w:rPr>
          <w:rFonts w:ascii="Arial" w:hAnsi="Arial" w:cs="Arial"/>
          <w:b/>
          <w:i w:val="0"/>
        </w:rPr>
        <w:t>:</w:t>
      </w:r>
    </w:p>
    <w:p w14:paraId="0D177FB9" w14:textId="77777777"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del w:id="8085" w:author="Rev 7 Allen Wirfs-Brock" w:date="2012-04-20T09:47:00Z">
        <w:r w:rsidRPr="00E77497" w:rsidDel="002D5AF2">
          <w:delText>PropertyNameAndValueList</w:delText>
        </w:r>
      </w:del>
      <w:ins w:id="8086"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8087" w:author="Rev 7 Allen Wirfs-Brock" w:date="2012-04-20T09:47:00Z">
        <w:r w:rsidRPr="00E77497" w:rsidDel="002D5AF2">
          <w:delText>PropertyNameAndValueList</w:delText>
        </w:r>
      </w:del>
      <w:ins w:id="8088" w:author="Rev 7 Allen Wirfs-Brock" w:date="2012-04-20T09:47:00Z">
        <w:r w:rsidR="002D5AF2">
          <w:t>PropertyDefinitionList</w:t>
        </w:r>
      </w:ins>
      <w:r w:rsidRPr="00E77497">
        <w:rPr>
          <w:rFonts w:ascii="Courier New" w:hAnsi="Courier New"/>
          <w:i w:val="0"/>
        </w:rPr>
        <w:t xml:space="preserve"> , </w:t>
      </w:r>
      <w:r w:rsidRPr="00E77497">
        <w:rPr>
          <w:rFonts w:ascii="Courier New" w:hAnsi="Courier New"/>
          <w:b/>
          <w:i w:val="0"/>
        </w:rPr>
        <w:t>}</w:t>
      </w:r>
    </w:p>
    <w:p w14:paraId="598B887D" w14:textId="77777777" w:rsidR="004C02EF" w:rsidRPr="00E77497" w:rsidRDefault="004C02EF" w:rsidP="004C02EF">
      <w:pPr>
        <w:pStyle w:val="SyntaxRule"/>
      </w:pPr>
      <w:del w:id="8089" w:author="Rev 7 Allen Wirfs-Brock" w:date="2012-04-20T09:47:00Z">
        <w:r w:rsidRPr="00E77497" w:rsidDel="002D5AF2">
          <w:delText>PropertyNameAndValueList</w:delText>
        </w:r>
      </w:del>
      <w:ins w:id="8090" w:author="Rev 7 Allen Wirfs-Brock" w:date="2012-04-20T09:47:00Z">
        <w:r w:rsidR="002D5AF2">
          <w:t>PropertyDefinitionList</w:t>
        </w:r>
      </w:ins>
      <w:r w:rsidRPr="00E77497">
        <w:t xml:space="preserve"> </w:t>
      </w:r>
      <w:r w:rsidRPr="00E77497">
        <w:rPr>
          <w:rFonts w:ascii="Arial" w:hAnsi="Arial" w:cs="Arial"/>
          <w:b/>
          <w:i w:val="0"/>
        </w:rPr>
        <w:t>:</w:t>
      </w:r>
    </w:p>
    <w:p w14:paraId="59000AA9" w14:textId="77777777" w:rsidR="004C02EF" w:rsidRPr="00E77497" w:rsidRDefault="004C02EF" w:rsidP="004C02EF">
      <w:pPr>
        <w:pStyle w:val="SyntaxDefinition"/>
      </w:pPr>
      <w:del w:id="8091" w:author="Rev 7 Allen Wirfs-Brock" w:date="2012-04-20T09:35:00Z">
        <w:r w:rsidRPr="00E77497" w:rsidDel="001A6289">
          <w:delText>PropertyAssignment</w:delText>
        </w:r>
      </w:del>
      <w:ins w:id="8092" w:author="Rev 7 Allen Wirfs-Brock" w:date="2012-04-20T09:35:00Z">
        <w:r w:rsidR="001A6289">
          <w:t>PropertyDefinition</w:t>
        </w:r>
      </w:ins>
      <w:r w:rsidRPr="00E77497">
        <w:br/>
      </w:r>
      <w:del w:id="8093" w:author="Rev 7 Allen Wirfs-Brock" w:date="2012-04-20T09:47:00Z">
        <w:r w:rsidRPr="00E77497" w:rsidDel="002D5AF2">
          <w:delText>PropertyNameAndValueList</w:delText>
        </w:r>
      </w:del>
      <w:ins w:id="8094"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del w:id="8095" w:author="Rev 7 Allen Wirfs-Brock" w:date="2012-04-20T09:35:00Z">
        <w:r w:rsidRPr="00E77497" w:rsidDel="001A6289">
          <w:delText>PropertyAssignment</w:delText>
        </w:r>
      </w:del>
      <w:ins w:id="8096" w:author="Rev 7 Allen Wirfs-Brock" w:date="2012-04-20T09:35:00Z">
        <w:r w:rsidR="001A6289">
          <w:t>PropertyDefinition</w:t>
        </w:r>
      </w:ins>
    </w:p>
    <w:p w14:paraId="71A5DAC5" w14:textId="77777777" w:rsidR="004C02EF" w:rsidRPr="00E77497" w:rsidRDefault="004C02EF" w:rsidP="004C02EF">
      <w:pPr>
        <w:pStyle w:val="SyntaxRule"/>
        <w:rPr>
          <w:b/>
        </w:rPr>
      </w:pPr>
      <w:del w:id="8097" w:author="Rev 7 Allen Wirfs-Brock" w:date="2012-04-20T09:35:00Z">
        <w:r w:rsidRPr="00E77497" w:rsidDel="001A6289">
          <w:delText>PropertyAssignment</w:delText>
        </w:r>
      </w:del>
      <w:ins w:id="8098" w:author="Rev 7 Allen Wirfs-Brock" w:date="2012-04-20T09:35:00Z">
        <w:r w:rsidR="001A6289">
          <w:t>PropertyDefinition</w:t>
        </w:r>
      </w:ins>
      <w:r w:rsidRPr="00E77497">
        <w:rPr>
          <w:rFonts w:ascii="Arial" w:hAnsi="Arial" w:cs="Arial"/>
          <w:b/>
        </w:rPr>
        <w:t xml:space="preserve"> </w:t>
      </w:r>
      <w:r w:rsidRPr="00E77497">
        <w:rPr>
          <w:rFonts w:ascii="Arial" w:hAnsi="Arial" w:cs="Arial"/>
          <w:b/>
          <w:i w:val="0"/>
        </w:rPr>
        <w:t>:</w:t>
      </w:r>
    </w:p>
    <w:p w14:paraId="02C6AE8E" w14:textId="77777777" w:rsidR="004F6B1B" w:rsidRDefault="009574CD" w:rsidP="004321EC">
      <w:pPr>
        <w:pStyle w:val="SyntaxDefinition"/>
        <w:spacing w:after="0"/>
        <w:contextualSpacing/>
        <w:rPr>
          <w:ins w:id="8099" w:author="Rev 7 Allen Wirfs-Brock" w:date="2012-04-24T16:11:00Z"/>
        </w:rPr>
      </w:pPr>
      <w:ins w:id="8100" w:author="Allen Wirfs-Brock" w:date="2011-07-12T09:03:00Z">
        <w:r w:rsidRPr="00E77497">
          <w:t>IdentifierName</w:t>
        </w:r>
      </w:ins>
      <w:ins w:id="8101" w:author="Allen Wirfs-Brock" w:date="2011-07-12T08:57:00Z">
        <w:r w:rsidR="00A83EF2" w:rsidRPr="00E77497">
          <w:br/>
        </w:r>
      </w:ins>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ins w:id="8102" w:author="Rev 7 Allen Wirfs-Brock" w:date="2012-04-24T16:11:00Z">
        <w:r w:rsidR="004F6B1B">
          <w:br/>
          <w:t>Method</w:t>
        </w:r>
      </w:ins>
      <w:ins w:id="8103" w:author="Rev 7 Allen Wirfs-Brock" w:date="2012-04-24T16:13:00Z">
        <w:r w:rsidR="004F6B1B">
          <w:t>Definition</w:t>
        </w:r>
      </w:ins>
    </w:p>
    <w:p w14:paraId="1B234226" w14:textId="77777777" w:rsidR="004C02EF" w:rsidRPr="00E77497" w:rsidRDefault="006A1380" w:rsidP="00F73D3C">
      <w:pPr>
        <w:pStyle w:val="SyntaxRule"/>
      </w:pPr>
      <w:ins w:id="8104" w:author="Rev 4 Allen Wirfs-Brock" w:date="2011-09-28T12:02:00Z">
        <w:del w:id="8105" w:author="Rev 7 Allen Wirfs-Brock" w:date="2012-04-26T10:58:00Z">
          <w:r w:rsidRPr="00E77497" w:rsidDel="00BF5CDF">
            <w:br/>
          </w:r>
        </w:del>
      </w:ins>
      <w:ins w:id="8106" w:author="Rev 4 Allen Wirfs-Brock" w:date="2011-09-28T12:03:00Z">
        <w:del w:id="8107" w:author="Rev 7 Allen Wirfs-Brock" w:date="2012-04-26T10:58:00Z">
          <w:r w:rsidRPr="00E77497" w:rsidDel="00BF5CDF">
            <w:delText>PropertyName</w:delText>
          </w:r>
          <w:r w:rsidRPr="00E77497" w:rsidDel="00BF5CDF">
            <w:rPr>
              <w:rFonts w:ascii="Courier New" w:hAnsi="Courier New" w:cs="Courier New"/>
              <w:i w:val="0"/>
            </w:rPr>
            <w:delText xml:space="preserve"> </w:delText>
          </w:r>
        </w:del>
      </w:ins>
      <w:ins w:id="8108" w:author="Rev 4 Allen Wirfs-Brock" w:date="2011-09-28T12:06:00Z">
        <w:del w:id="8109" w:author="Rev 7 Allen Wirfs-Brock" w:date="2012-04-26T10:58:00Z">
          <w:r w:rsidRPr="00E77497" w:rsidDel="00BF5CDF">
            <w:rPr>
              <w:rFonts w:ascii="Courier New" w:hAnsi="Courier New"/>
              <w:b/>
              <w:i w:val="0"/>
            </w:rPr>
            <w:delText>(</w:delText>
          </w:r>
          <w:r w:rsidRPr="00E77497" w:rsidDel="00BF5CDF">
            <w:delText xml:space="preserve"> FormalParameterList </w:delText>
          </w:r>
          <w:r w:rsidRPr="00E77497" w:rsidDel="00BF5CDF">
            <w:rPr>
              <w:rFonts w:ascii="Courier New" w:hAnsi="Courier New"/>
              <w:b/>
              <w:i w:val="0"/>
            </w:rPr>
            <w:delText>)</w:delText>
          </w:r>
          <w:r w:rsidRPr="00E77497" w:rsidDel="00BF5CDF">
            <w:delText xml:space="preserve"> </w:delText>
          </w:r>
          <w:r w:rsidRPr="00E77497" w:rsidDel="00BF5CDF">
            <w:rPr>
              <w:rFonts w:ascii="Courier New" w:hAnsi="Courier New"/>
              <w:b/>
              <w:i w:val="0"/>
            </w:rPr>
            <w:delText>{</w:delText>
          </w:r>
          <w:r w:rsidRPr="00E77497" w:rsidDel="00BF5CDF">
            <w:delText xml:space="preserve"> FunctionBody </w:delText>
          </w:r>
          <w:r w:rsidRPr="00E77497" w:rsidDel="00BF5CDF">
            <w:rPr>
              <w:rFonts w:ascii="Courier New" w:hAnsi="Courier New"/>
              <w:b/>
              <w:i w:val="0"/>
            </w:rPr>
            <w:delText>}</w:delText>
          </w:r>
        </w:del>
      </w:ins>
      <w:ins w:id="8110" w:author="Rev 6 Allen Wirfs-Brock" w:date="2012-02-27T10:27:00Z">
        <w:del w:id="8111" w:author="Rev 7 Allen Wirfs-Brock" w:date="2012-04-26T10:58:00Z">
          <w:r w:rsidR="00F75C52" w:rsidRPr="00F75C52" w:rsidDel="00BF5CDF">
            <w:delText xml:space="preserve"> </w:delText>
          </w:r>
          <w:r w:rsidR="00F75C52" w:rsidRPr="00E77497" w:rsidDel="00BF5CDF">
            <w:br/>
          </w:r>
        </w:del>
      </w:ins>
      <w:ins w:id="8112" w:author="Rev 6 Allen Wirfs-Brock" w:date="2012-02-27T10:28:00Z">
        <w:del w:id="8113" w:author="Rev 7 Allen Wirfs-Brock" w:date="2012-04-26T10:58:00Z">
          <w:r w:rsidR="00F75C52" w:rsidDel="00BF5CDF">
            <w:rPr>
              <w:rFonts w:ascii="Courier New" w:hAnsi="Courier New"/>
              <w:b/>
              <w:i w:val="0"/>
            </w:rPr>
            <w:delText>*</w:delText>
          </w:r>
          <w:r w:rsidR="00F75C52" w:rsidRPr="00E77497" w:rsidDel="00BF5CDF">
            <w:delText xml:space="preserve"> </w:delText>
          </w:r>
        </w:del>
      </w:ins>
      <w:ins w:id="8114" w:author="Rev 6 Allen Wirfs-Brock" w:date="2012-02-27T10:27:00Z">
        <w:del w:id="8115" w:author="Rev 7 Allen Wirfs-Brock" w:date="2012-04-26T10:58:00Z">
          <w:r w:rsidR="00F75C52" w:rsidRPr="00E77497" w:rsidDel="00BF5CDF">
            <w:delText>PropertyName</w:delText>
          </w:r>
          <w:r w:rsidR="00F75C52" w:rsidRPr="00E77497" w:rsidDel="00BF5CDF">
            <w:rPr>
              <w:rFonts w:ascii="Courier New" w:hAnsi="Courier New" w:cs="Courier New"/>
              <w:i w:val="0"/>
            </w:rPr>
            <w:delText xml:space="preserve"> </w:delText>
          </w:r>
          <w:r w:rsidR="00F75C52" w:rsidRPr="00E77497" w:rsidDel="00BF5CDF">
            <w:rPr>
              <w:rFonts w:ascii="Courier New" w:hAnsi="Courier New"/>
              <w:b/>
              <w:i w:val="0"/>
            </w:rPr>
            <w:delText>(</w:delText>
          </w:r>
          <w:r w:rsidR="00F75C52" w:rsidRPr="00E77497" w:rsidDel="00BF5CDF">
            <w:delText xml:space="preserve"> FormalParameterList </w:delText>
          </w:r>
          <w:r w:rsidR="00F75C52" w:rsidRPr="00E77497" w:rsidDel="00BF5CDF">
            <w:rPr>
              <w:rFonts w:ascii="Courier New" w:hAnsi="Courier New"/>
              <w:b/>
              <w:i w:val="0"/>
            </w:rPr>
            <w:delText>)</w:delText>
          </w:r>
          <w:r w:rsidR="00F75C52" w:rsidRPr="00E77497" w:rsidDel="00BF5CDF">
            <w:delText xml:space="preserve"> </w:delText>
          </w:r>
          <w:r w:rsidR="00F75C52" w:rsidRPr="00E77497" w:rsidDel="00BF5CDF">
            <w:rPr>
              <w:rFonts w:ascii="Courier New" w:hAnsi="Courier New"/>
              <w:b/>
              <w:i w:val="0"/>
            </w:rPr>
            <w:delText>{</w:delText>
          </w:r>
          <w:r w:rsidR="00F75C52" w:rsidRPr="00E77497" w:rsidDel="00BF5CDF">
            <w:delText xml:space="preserve"> FunctionBody </w:delText>
          </w:r>
          <w:r w:rsidR="00F75C52" w:rsidRPr="00E77497" w:rsidDel="00BF5CDF">
            <w:rPr>
              <w:rFonts w:ascii="Courier New" w:hAnsi="Courier New"/>
              <w:b/>
              <w:i w:val="0"/>
            </w:rPr>
            <w:delText>}</w:delText>
          </w:r>
        </w:del>
      </w:ins>
      <w:del w:id="8116" w:author="Rev 7 Allen Wirfs-Brock" w:date="2012-04-26T10:58:00Z">
        <w:r w:rsidR="004C02EF" w:rsidRPr="00E77497" w:rsidDel="00BF5CDF">
          <w:br/>
        </w:r>
        <w:r w:rsidR="004C02EF" w:rsidRPr="00E77497" w:rsidDel="00BF5CDF">
          <w:rPr>
            <w:rFonts w:ascii="Courier New" w:hAnsi="Courier New" w:cs="Courier New"/>
            <w:b/>
            <w:i w:val="0"/>
          </w:rPr>
          <w:delText xml:space="preserve">get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w:delText>
        </w:r>
        <w:r w:rsidR="004C02EF" w:rsidRPr="00E77497" w:rsidDel="00BF5CDF">
          <w:rPr>
            <w:rFonts w:ascii="Courier New" w:hAnsi="Courier New" w:cs="Courier New"/>
          </w:rPr>
          <w:delText xml:space="preserve"> </w:delText>
        </w:r>
        <w:r w:rsidR="004C02EF" w:rsidRPr="00E77497" w:rsidDel="00BF5CDF">
          <w:rPr>
            <w:rFonts w:ascii="Courier New" w:hAnsi="Courier New" w:cs="Courier New"/>
            <w:b/>
            <w:i w:val="0"/>
          </w:rPr>
          <w:delText>{</w:delText>
        </w:r>
        <w:r w:rsidR="004C02EF" w:rsidRPr="00E77497" w:rsidDel="00BF5CDF">
          <w:rPr>
            <w:rFonts w:ascii="Courier New" w:hAnsi="Courier New" w:cs="Courier New"/>
            <w:i w:val="0"/>
          </w:rPr>
          <w:delText xml:space="preserve">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r w:rsidR="004C02EF" w:rsidRPr="00E77497" w:rsidDel="00BF5CDF">
          <w:rPr>
            <w:b/>
          </w:rPr>
          <w:br/>
        </w:r>
        <w:r w:rsidR="004C02EF" w:rsidRPr="00E77497" w:rsidDel="00BF5CDF">
          <w:rPr>
            <w:rFonts w:ascii="Courier New" w:hAnsi="Courier New" w:cs="Courier New"/>
            <w:b/>
            <w:i w:val="0"/>
          </w:rPr>
          <w:delText xml:space="preserve">set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xml:space="preserve">( </w:delText>
        </w:r>
        <w:r w:rsidR="004C02EF" w:rsidRPr="00E77497" w:rsidDel="00BF5CDF">
          <w:delText>PropertySetParameterList</w:delText>
        </w:r>
        <w:r w:rsidR="004C02EF" w:rsidRPr="00E77497" w:rsidDel="00BF5CDF">
          <w:rPr>
            <w:rFonts w:ascii="Courier New" w:hAnsi="Courier New" w:cs="Courier New"/>
            <w:b/>
            <w:i w:val="0"/>
          </w:rPr>
          <w:delText xml:space="preserve"> ) {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del>
    </w:p>
    <w:p w14:paraId="32AD6700" w14:textId="77777777" w:rsidR="004C02EF" w:rsidRPr="00E77497" w:rsidRDefault="004C02EF" w:rsidP="004C02EF">
      <w:pPr>
        <w:pStyle w:val="SyntaxRule"/>
      </w:pPr>
      <w:r w:rsidRPr="00E77497">
        <w:t xml:space="preserve">PropertyName </w:t>
      </w:r>
      <w:r w:rsidRPr="00E77497">
        <w:rPr>
          <w:rFonts w:ascii="Arial" w:hAnsi="Arial" w:cs="Arial"/>
          <w:b/>
          <w:i w:val="0"/>
        </w:rPr>
        <w:t>:</w:t>
      </w:r>
    </w:p>
    <w:p w14:paraId="41554883" w14:textId="77777777" w:rsidR="004C02EF" w:rsidRPr="00E77497" w:rsidRDefault="004C02EF" w:rsidP="004C02EF">
      <w:pPr>
        <w:pStyle w:val="SyntaxDefinition"/>
      </w:pPr>
      <w:r w:rsidRPr="00E77497">
        <w:t>IdentifierName</w:t>
      </w:r>
      <w:r w:rsidRPr="00E77497">
        <w:br/>
        <w:t>StringLiteral</w:t>
      </w:r>
      <w:r w:rsidRPr="00E77497">
        <w:br/>
        <w:t>NumericLiteral</w:t>
      </w:r>
    </w:p>
    <w:p w14:paraId="7FCB9770" w14:textId="77777777" w:rsidR="00BF5CDF" w:rsidRDefault="00BF5CDF" w:rsidP="00BF5CDF">
      <w:pPr>
        <w:pStyle w:val="Note"/>
        <w:rPr>
          <w:ins w:id="8117" w:author="Rev 7 Allen Wirfs-Brock" w:date="2012-04-26T10:58:00Z"/>
        </w:rPr>
      </w:pPr>
      <w:ins w:id="8118" w:author="Rev 7 Allen Wirfs-Brock" w:date="2012-04-26T10:58:00Z">
        <w:r>
          <w:t>NOTE</w:t>
        </w:r>
        <w:r>
          <w:tab/>
        </w:r>
      </w:ins>
      <w:ins w:id="8119" w:author="Rev 7 Allen Wirfs-Brock" w:date="2012-04-26T10:59:00Z">
        <w:r>
          <w:rPr>
            <w:rFonts w:ascii="Times New Roman" w:hAnsi="Times New Roman"/>
            <w:i/>
          </w:rPr>
          <w:t>MethodDefinition</w:t>
        </w:r>
      </w:ins>
      <w:ins w:id="8120" w:author="Rev 7 Allen Wirfs-Brock" w:date="2012-04-26T10:58:00Z">
        <w:r>
          <w:t xml:space="preserve"> is defined in </w:t>
        </w:r>
      </w:ins>
      <w:ins w:id="8121" w:author="Rev 7 Allen Wirfs-Brock" w:date="2012-04-26T10:59:00Z">
        <w:r>
          <w:t>13.3</w:t>
        </w:r>
      </w:ins>
      <w:ins w:id="8122" w:author="Rev 7 Allen Wirfs-Brock" w:date="2012-04-26T10:58:00Z">
        <w:r>
          <w:t>.</w:t>
        </w:r>
      </w:ins>
    </w:p>
    <w:p w14:paraId="407D9953" w14:textId="77777777" w:rsidR="004C02EF" w:rsidRPr="00E77497" w:rsidDel="00BF5CDF" w:rsidRDefault="004C02EF" w:rsidP="004C02EF">
      <w:pPr>
        <w:pStyle w:val="SyntaxRule"/>
        <w:rPr>
          <w:del w:id="8123" w:author="Rev 7 Allen Wirfs-Brock" w:date="2012-04-26T10:58:00Z"/>
          <w:b/>
        </w:rPr>
      </w:pPr>
      <w:del w:id="8124" w:author="Rev 7 Allen Wirfs-Brock" w:date="2012-04-26T10:58:00Z">
        <w:r w:rsidRPr="00E77497" w:rsidDel="00BF5CDF">
          <w:delText>PropertySetParameterList</w:delText>
        </w:r>
        <w:r w:rsidRPr="00E77497" w:rsidDel="00BF5CDF">
          <w:rPr>
            <w:rFonts w:ascii="Arial" w:hAnsi="Arial" w:cs="Arial"/>
            <w:b/>
          </w:rPr>
          <w:delText xml:space="preserve"> </w:delText>
        </w:r>
        <w:r w:rsidRPr="00E77497" w:rsidDel="00BF5CDF">
          <w:rPr>
            <w:rFonts w:ascii="Arial" w:hAnsi="Arial" w:cs="Arial"/>
            <w:b/>
            <w:i w:val="0"/>
          </w:rPr>
          <w:delText>:</w:delText>
        </w:r>
      </w:del>
    </w:p>
    <w:p w14:paraId="2D6FE5E3" w14:textId="77777777" w:rsidR="0066693C" w:rsidRPr="00E77497" w:rsidDel="00BF5CDF" w:rsidRDefault="0066693C" w:rsidP="0066693C">
      <w:pPr>
        <w:pStyle w:val="SyntaxDefinition"/>
        <w:rPr>
          <w:ins w:id="8125" w:author="Rev 4 Allen Wirfs-Brock" w:date="2011-10-08T14:32:00Z"/>
          <w:del w:id="8126" w:author="Rev 7 Allen Wirfs-Brock" w:date="2012-04-26T10:58:00Z"/>
        </w:rPr>
      </w:pPr>
      <w:ins w:id="8127" w:author="Rev 4 Allen Wirfs-Brock" w:date="2011-10-08T14:32:00Z">
        <w:del w:id="8128" w:author="Rev 7 Allen Wirfs-Brock" w:date="2012-04-26T10:58:00Z">
          <w:r w:rsidRPr="00E77497" w:rsidDel="00BF5CDF">
            <w:delText xml:space="preserve">BindingIdentifier </w:delText>
          </w:r>
          <w:r w:rsidRPr="00E77497" w:rsidDel="00BF5CDF">
            <w:br/>
            <w:delText xml:space="preserve">BindingPattern </w:delText>
          </w:r>
        </w:del>
      </w:ins>
    </w:p>
    <w:p w14:paraId="38D2FC0C" w14:textId="77777777" w:rsidR="004C02EF" w:rsidRPr="00E77497" w:rsidDel="0066693C" w:rsidRDefault="004C02EF" w:rsidP="004C02EF">
      <w:pPr>
        <w:pStyle w:val="SyntaxDefinition"/>
        <w:rPr>
          <w:del w:id="8129" w:author="Rev 4 Allen Wirfs-Brock" w:date="2011-10-08T14:32:00Z"/>
        </w:rPr>
      </w:pPr>
      <w:del w:id="8130" w:author="Rev 4 Allen Wirfs-Brock" w:date="2011-09-28T11:50:00Z">
        <w:r w:rsidRPr="00E77497" w:rsidDel="00494C99">
          <w:delText>Identifier</w:delText>
        </w:r>
      </w:del>
    </w:p>
    <w:p w14:paraId="111C363F" w14:textId="77777777" w:rsidR="004C02EF" w:rsidRPr="00E77497" w:rsidDel="00833F54" w:rsidRDefault="004C02EF" w:rsidP="004C02EF">
      <w:pPr>
        <w:pStyle w:val="Syntax"/>
        <w:rPr>
          <w:del w:id="8131" w:author="Rev 4 Allen Wirfs-Brock" w:date="2011-10-15T08:41:00Z"/>
        </w:rPr>
      </w:pPr>
      <w:del w:id="8132" w:author="Rev 4 Allen Wirfs-Brock" w:date="2011-10-15T08:41:00Z">
        <w:r w:rsidRPr="00E77497" w:rsidDel="00833F54">
          <w:delText>Semantics</w:delText>
        </w:r>
      </w:del>
    </w:p>
    <w:p w14:paraId="0259D938" w14:textId="77777777" w:rsidR="00833F54" w:rsidRPr="00E77497" w:rsidRDefault="00833F54" w:rsidP="00833F54">
      <w:pPr>
        <w:pStyle w:val="40"/>
        <w:numPr>
          <w:ilvl w:val="0"/>
          <w:numId w:val="0"/>
        </w:numPr>
        <w:rPr>
          <w:ins w:id="8133" w:author="Rev 4 Allen Wirfs-Brock" w:date="2011-10-15T08:41:00Z"/>
        </w:rPr>
      </w:pPr>
      <w:ins w:id="8134" w:author="Rev 4 Allen Wirfs-Brock" w:date="2011-10-15T08:41:00Z">
        <w:del w:id="8135" w:author="Rev 8 Allen Wirfs-Brock" w:date="2012-06-13T17:56:00Z">
          <w:r w:rsidRPr="00E77497" w:rsidDel="00CA2AEA">
            <w:delText xml:space="preserve">11.1.5.1 </w:delText>
          </w:r>
        </w:del>
        <w:r w:rsidRPr="00E77497">
          <w:t>Static Semantics</w:t>
        </w:r>
      </w:ins>
    </w:p>
    <w:p w14:paraId="4BEEF403" w14:textId="77777777" w:rsidR="00833F54" w:rsidRPr="00E77497" w:rsidRDefault="00607728" w:rsidP="00833F54">
      <w:pPr>
        <w:rPr>
          <w:ins w:id="8136" w:author="Rev 4 Allen Wirfs-Brock" w:date="2011-10-15T08:41:00Z"/>
          <w:rFonts w:ascii="Helvetica" w:hAnsi="Helvetica"/>
          <w:b/>
        </w:rPr>
      </w:pPr>
      <w:ins w:id="8137" w:author="Rev 9 Allen Wirfs-Brock" w:date="2012-06-23T17:16:00Z">
        <w:r w:rsidRPr="00E77497">
          <w:rPr>
            <w:rFonts w:ascii="Helvetica" w:hAnsi="Helvetica"/>
            <w:b/>
          </w:rPr>
          <w:t xml:space="preserve">Static Semantics:  </w:t>
        </w:r>
      </w:ins>
      <w:ins w:id="8138" w:author="Rev 4 Allen Wirfs-Brock" w:date="2011-10-15T08:41:00Z">
        <w:r w:rsidR="00833F54" w:rsidRPr="00E77497">
          <w:rPr>
            <w:rFonts w:ascii="Helvetica" w:hAnsi="Helvetica"/>
            <w:b/>
          </w:rPr>
          <w:t>Early Errors</w:t>
        </w:r>
      </w:ins>
    </w:p>
    <w:p w14:paraId="2913F98D" w14:textId="77777777" w:rsidR="00480216" w:rsidRDefault="00480216" w:rsidP="00480216">
      <w:pPr>
        <w:spacing w:after="0"/>
        <w:rPr>
          <w:ins w:id="8139" w:author="Rev 7 Allen Wirfs-Brock" w:date="2012-04-25T14:56:00Z"/>
          <w:rFonts w:ascii="Courier New" w:hAnsi="Courier New" w:cs="Courier New"/>
          <w:b/>
          <w:iCs/>
        </w:rPr>
      </w:pPr>
      <w:ins w:id="8140"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ins>
    </w:p>
    <w:p w14:paraId="7E595443" w14:textId="77777777" w:rsidR="00480216" w:rsidRPr="00557892" w:rsidRDefault="00480216" w:rsidP="00480216">
      <w:pPr>
        <w:spacing w:before="60" w:after="60"/>
        <w:rPr>
          <w:ins w:id="8141" w:author="Rev 7 Allen Wirfs-Brock" w:date="2012-04-25T14:56:00Z"/>
          <w:rFonts w:cs="Arial"/>
          <w:iCs/>
        </w:rPr>
      </w:pPr>
      <w:ins w:id="8142" w:author="Rev 7 Allen Wirfs-Brock" w:date="2012-04-25T14:56:00Z">
        <w:r>
          <w:rPr>
            <w:rFonts w:cs="Arial"/>
            <w:iCs/>
          </w:rPr>
          <w:t>a</w:t>
        </w:r>
        <w:r w:rsidRPr="00557892">
          <w:rPr>
            <w:rFonts w:cs="Arial"/>
            <w:iCs/>
          </w:rPr>
          <w:t>nd</w:t>
        </w:r>
      </w:ins>
    </w:p>
    <w:p w14:paraId="44027777" w14:textId="77777777" w:rsidR="00480216" w:rsidRDefault="00480216" w:rsidP="00480216">
      <w:pPr>
        <w:rPr>
          <w:ins w:id="8143" w:author="Rev 7 Allen Wirfs-Brock" w:date="2012-04-25T14:56:00Z"/>
          <w:rFonts w:ascii="Courier New" w:hAnsi="Courier New" w:cs="Courier New"/>
          <w:b/>
          <w:iCs/>
        </w:rPr>
      </w:pPr>
      <w:ins w:id="8144"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ins>
    </w:p>
    <w:p w14:paraId="2DADE414" w14:textId="77777777" w:rsidR="00833F54" w:rsidRPr="00E77497" w:rsidDel="004321EC" w:rsidRDefault="00833F54" w:rsidP="00833F54">
      <w:pPr>
        <w:rPr>
          <w:ins w:id="8145" w:author="Rev 4 Allen Wirfs-Brock" w:date="2011-10-15T08:41:00Z"/>
          <w:del w:id="8146" w:author="Rev 7 Allen Wirfs-Brock" w:date="2012-04-25T15:40:00Z"/>
        </w:rPr>
      </w:pPr>
      <w:ins w:id="8147" w:author="Rev 4 Allen Wirfs-Brock" w:date="2011-10-15T08:41:00Z">
        <w:del w:id="8148" w:author="Rev 7 Allen Wirfs-Brock" w:date="2012-04-20T09:47:00Z">
          <w:r w:rsidRPr="00E77497" w:rsidDel="002D5AF2">
            <w:rPr>
              <w:rStyle w:val="bnf"/>
            </w:rPr>
            <w:delText>PropertyNameAndValueList</w:delText>
          </w:r>
        </w:del>
        <w:del w:id="8149" w:author="Rev 7 Allen Wirfs-Brock" w:date="2012-04-25T15:40:00Z">
          <w:r w:rsidRPr="00E77497" w:rsidDel="004321EC">
            <w:delText xml:space="preserve"> </w:delText>
          </w:r>
          <w:r w:rsidRPr="00E77497" w:rsidDel="004321EC">
            <w:rPr>
              <w:b/>
            </w:rPr>
            <w:delText>:</w:delText>
          </w:r>
          <w:r w:rsidRPr="00E77497" w:rsidDel="004321EC">
            <w:delText xml:space="preserve">  </w:delText>
          </w:r>
        </w:del>
        <w:del w:id="8150" w:author="Rev 7 Allen Wirfs-Brock" w:date="2012-04-20T09:47:00Z">
          <w:r w:rsidRPr="00E77497" w:rsidDel="002D5AF2">
            <w:rPr>
              <w:rStyle w:val="bnf"/>
            </w:rPr>
            <w:delText>PropertyNameAndValueList</w:delText>
          </w:r>
        </w:del>
        <w:del w:id="8151" w:author="Rev 7 Allen Wirfs-Brock" w:date="2012-04-25T15:40:00Z">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del>
        <w:del w:id="8152" w:author="Rev 7 Allen Wirfs-Brock" w:date="2012-04-20T09:35:00Z">
          <w:r w:rsidRPr="00E77497" w:rsidDel="001A6289">
            <w:rPr>
              <w:rStyle w:val="bnf"/>
            </w:rPr>
            <w:delText>PropertyAssignment</w:delText>
          </w:r>
        </w:del>
        <w:del w:id="8153" w:author="Rev 7 Allen Wirfs-Brock" w:date="2012-04-25T15:40:00Z">
          <w:r w:rsidRPr="004321EC" w:rsidDel="004321EC">
            <w:delText xml:space="preserve"> </w:delText>
          </w:r>
        </w:del>
      </w:ins>
    </w:p>
    <w:p w14:paraId="03139090" w14:textId="77777777" w:rsidR="006E5DBE" w:rsidRDefault="006E5DBE" w:rsidP="009E3FF6">
      <w:pPr>
        <w:numPr>
          <w:ilvl w:val="0"/>
          <w:numId w:val="403"/>
        </w:numPr>
        <w:spacing w:after="220"/>
        <w:contextualSpacing/>
        <w:rPr>
          <w:ins w:id="8154" w:author="Rev 7 Allen Wirfs-Brock" w:date="2012-04-25T14:57:00Z"/>
        </w:rPr>
      </w:pPr>
      <w:ins w:id="8155" w:author="Rev 7 Allen Wirfs-Brock" w:date="2012-04-24T16:57:00Z">
        <w:r w:rsidRPr="00E77497">
          <w:t xml:space="preserve">It is a Syntax Error if </w:t>
        </w:r>
      </w:ins>
      <w:ins w:id="8156" w:author="Rev 7 Allen Wirfs-Brock" w:date="2012-04-25T14:42:00Z">
        <w:r w:rsidR="00293A14" w:rsidRPr="004321EC">
          <w:rPr>
            <w:rFonts w:ascii="Times New Roman" w:hAnsi="Times New Roman"/>
          </w:rPr>
          <w:t>PropertyNameList</w:t>
        </w:r>
      </w:ins>
      <w:ins w:id="8157" w:author="Rev 7 Allen Wirfs-Brock" w:date="2012-04-24T16:58:00Z">
        <w:r>
          <w:t xml:space="preserve"> of </w:t>
        </w:r>
      </w:ins>
      <w:ins w:id="8158" w:author="Rev 7 Allen Wirfs-Brock" w:date="2012-04-24T16:57:00Z">
        <w:r w:rsidRPr="004321EC">
          <w:rPr>
            <w:rFonts w:ascii="Times New Roman" w:hAnsi="Times New Roman"/>
            <w:i/>
          </w:rPr>
          <w:t>PropertyDefinition</w:t>
        </w:r>
      </w:ins>
      <w:ins w:id="8159" w:author="Rev 7 Allen Wirfs-Brock" w:date="2012-04-25T14:56:00Z">
        <w:r w:rsidR="00480216" w:rsidRPr="004321EC">
          <w:rPr>
            <w:rFonts w:ascii="Times New Roman" w:hAnsi="Times New Roman"/>
            <w:i/>
          </w:rPr>
          <w:t>List</w:t>
        </w:r>
      </w:ins>
      <w:ins w:id="8160" w:author="Rev 7 Allen Wirfs-Brock" w:date="2012-04-25T14:57:00Z">
        <w:r w:rsidR="00480216">
          <w:rPr>
            <w:rStyle w:val="bnf"/>
            <w:i w:val="0"/>
          </w:rPr>
          <w:t xml:space="preserve"> </w:t>
        </w:r>
        <w:r w:rsidR="00480216" w:rsidRPr="004321EC">
          <w:rPr>
            <w:rStyle w:val="bnf"/>
            <w:rFonts w:ascii="Arial" w:hAnsi="Arial" w:cs="Arial"/>
            <w:i w:val="0"/>
          </w:rPr>
          <w:t>contains any duplicate enties, unless on</w:t>
        </w:r>
      </w:ins>
      <w:ins w:id="8161" w:author="Rev 7 Allen Wirfs-Brock" w:date="2012-04-25T15:00:00Z">
        <w:r w:rsidR="00480216" w:rsidRPr="004321EC">
          <w:rPr>
            <w:rStyle w:val="bnf"/>
            <w:rFonts w:ascii="Arial" w:hAnsi="Arial" w:cs="Arial"/>
            <w:i w:val="0"/>
          </w:rPr>
          <w:t>e</w:t>
        </w:r>
      </w:ins>
      <w:ins w:id="8162" w:author="Rev 7 Allen Wirfs-Brock" w:date="2012-04-25T14:57:00Z">
        <w:r w:rsidR="00480216" w:rsidRPr="004321EC">
          <w:rPr>
            <w:rStyle w:val="bnf"/>
            <w:rFonts w:ascii="Arial" w:hAnsi="Arial" w:cs="Arial"/>
            <w:i w:val="0"/>
          </w:rPr>
          <w:t xml:space="preserve"> of </w:t>
        </w:r>
      </w:ins>
      <w:ins w:id="8163" w:author="Rev 7 Allen Wirfs-Brock" w:date="2012-04-25T15:35:00Z">
        <w:r w:rsidR="00532AB5" w:rsidRPr="004321EC">
          <w:rPr>
            <w:rStyle w:val="bnf"/>
            <w:rFonts w:ascii="Arial" w:hAnsi="Arial" w:cs="Arial"/>
            <w:i w:val="0"/>
          </w:rPr>
          <w:t>the following</w:t>
        </w:r>
      </w:ins>
      <w:ins w:id="8164" w:author="Rev 7 Allen Wirfs-Brock" w:date="2012-04-25T14:57:00Z">
        <w:r w:rsidR="00480216" w:rsidRPr="004321EC">
          <w:rPr>
            <w:rStyle w:val="bnf"/>
            <w:rFonts w:ascii="Arial" w:hAnsi="Arial" w:cs="Arial"/>
            <w:i w:val="0"/>
          </w:rPr>
          <w:t xml:space="preserve"> conditions are true</w:t>
        </w:r>
      </w:ins>
      <w:ins w:id="8165" w:author="Rev 7 Allen Wirfs-Brock" w:date="2012-04-25T15:25:00Z">
        <w:r w:rsidR="00423688" w:rsidRPr="004321EC">
          <w:rPr>
            <w:rStyle w:val="bnf"/>
            <w:rFonts w:ascii="Arial" w:hAnsi="Arial" w:cs="Arial"/>
            <w:i w:val="0"/>
          </w:rPr>
          <w:t xml:space="preserve"> for each duplicate</w:t>
        </w:r>
      </w:ins>
      <w:ins w:id="8166" w:author="Rev 7 Allen Wirfs-Brock" w:date="2012-04-25T15:26:00Z">
        <w:r w:rsidR="00423688" w:rsidRPr="004321EC">
          <w:rPr>
            <w:rStyle w:val="bnf"/>
            <w:rFonts w:ascii="Arial" w:hAnsi="Arial" w:cs="Arial"/>
            <w:i w:val="0"/>
          </w:rPr>
          <w:t xml:space="preserve"> entry</w:t>
        </w:r>
      </w:ins>
      <w:ins w:id="8167" w:author="Rev 7 Allen Wirfs-Brock" w:date="2012-04-25T14:57:00Z">
        <w:r w:rsidR="00480216" w:rsidRPr="004321EC">
          <w:rPr>
            <w:rStyle w:val="bnf"/>
            <w:rFonts w:ascii="Arial" w:hAnsi="Arial" w:cs="Arial"/>
            <w:i w:val="0"/>
          </w:rPr>
          <w:t>:</w:t>
        </w:r>
      </w:ins>
      <w:ins w:id="8168" w:author="Rev 7 Allen Wirfs-Brock" w:date="2012-04-24T16:57:00Z">
        <w:r w:rsidRPr="00E77497">
          <w:rPr>
            <w:rFonts w:ascii="Courier New" w:hAnsi="Courier New" w:cs="Courier New"/>
            <w:b/>
            <w:iCs/>
          </w:rPr>
          <w:t xml:space="preserve"> </w:t>
        </w:r>
      </w:ins>
    </w:p>
    <w:p w14:paraId="209D87C1" w14:textId="77777777" w:rsidR="00480216" w:rsidRDefault="00480216" w:rsidP="004321EC">
      <w:pPr>
        <w:numPr>
          <w:ilvl w:val="1"/>
          <w:numId w:val="737"/>
        </w:numPr>
        <w:spacing w:after="220"/>
        <w:contextualSpacing/>
        <w:rPr>
          <w:ins w:id="8169" w:author="Rev 7 Allen Wirfs-Brock" w:date="2012-04-25T15:30:00Z"/>
        </w:rPr>
      </w:pPr>
      <w:ins w:id="8170" w:author="Rev 7 Allen Wirfs-Brock" w:date="2012-04-25T14:58:00Z">
        <w:r>
          <w:t xml:space="preserve">The source code </w:t>
        </w:r>
      </w:ins>
      <w:ins w:id="8171" w:author="Rev 7 Allen Wirfs-Brock" w:date="2012-04-25T14:59:00Z">
        <w:r>
          <w:t>corresponding to</w:t>
        </w:r>
      </w:ins>
      <w:ins w:id="8172" w:author="Rev 7 Allen Wirfs-Brock" w:date="2012-04-25T14:58:00Z">
        <w:r>
          <w:t xml:space="preserve"> </w:t>
        </w:r>
      </w:ins>
      <w:ins w:id="8173" w:author="Rev 7 Allen Wirfs-Brock" w:date="2012-04-25T14:59:00Z">
        <w:r>
          <w:rPr>
            <w:rStyle w:val="bnf"/>
          </w:rPr>
          <w:t>PropertyDefinitionList</w:t>
        </w:r>
      </w:ins>
      <w:ins w:id="8174" w:author="Rev 7 Allen Wirfs-Brock" w:date="2012-04-25T14:58:00Z">
        <w:r>
          <w:t xml:space="preserve"> is not strict code</w:t>
        </w:r>
      </w:ins>
      <w:ins w:id="8175" w:author="Rev 7 Allen Wirfs-Brock" w:date="2012-04-25T15:00:00Z">
        <w:r>
          <w:t xml:space="preserve"> and </w:t>
        </w:r>
      </w:ins>
      <w:ins w:id="8176" w:author="Rev 7 Allen Wirfs-Brock" w:date="2012-04-25T15:27:00Z">
        <w:r w:rsidR="00532AB5">
          <w:t xml:space="preserve">all occurances </w:t>
        </w:r>
      </w:ins>
      <w:ins w:id="8177" w:author="Rev 7 Allen Wirfs-Brock" w:date="2012-04-25T15:28:00Z">
        <w:r w:rsidR="00532AB5">
          <w:t xml:space="preserve">in the list </w:t>
        </w:r>
      </w:ins>
      <w:ins w:id="8178" w:author="Rev 7 Allen Wirfs-Brock" w:date="2012-04-25T15:27:00Z">
        <w:r w:rsidR="00532AB5">
          <w:t>of the</w:t>
        </w:r>
      </w:ins>
      <w:ins w:id="8179" w:author="Rev 7 Allen Wirfs-Brock" w:date="2012-04-25T15:02:00Z">
        <w:r>
          <w:t xml:space="preserve"> </w:t>
        </w:r>
      </w:ins>
      <w:ins w:id="8180" w:author="Rev 7 Allen Wirfs-Brock" w:date="2012-04-25T15:08:00Z">
        <w:r w:rsidR="00F52DA8">
          <w:t>duplicate</w:t>
        </w:r>
      </w:ins>
      <w:ins w:id="8181" w:author="Rev 7 Allen Wirfs-Brock" w:date="2012-04-25T15:17:00Z">
        <w:r w:rsidR="00423688">
          <w:t>d entry</w:t>
        </w:r>
      </w:ins>
      <w:ins w:id="8182" w:author="Rev 7 Allen Wirfs-Brock" w:date="2012-04-25T15:08:00Z">
        <w:r w:rsidR="00F52DA8">
          <w:t xml:space="preserve"> </w:t>
        </w:r>
      </w:ins>
      <w:ins w:id="8183" w:author="Rev 7 Allen Wirfs-Brock" w:date="2012-04-25T15:27:00Z">
        <w:r w:rsidR="00532AB5">
          <w:t>were</w:t>
        </w:r>
      </w:ins>
      <w:ins w:id="8184" w:author="Rev 7 Allen Wirfs-Brock" w:date="2012-04-25T15:15:00Z">
        <w:r w:rsidR="00423688">
          <w:t xml:space="preserve"> </w:t>
        </w:r>
      </w:ins>
      <w:ins w:id="8185" w:author="Rev 7 Allen Wirfs-Brock" w:date="2012-04-25T15:09:00Z">
        <w:r w:rsidR="00F52DA8">
          <w:t>obtained from</w:t>
        </w:r>
      </w:ins>
      <w:ins w:id="8186" w:author="Rev 7 Allen Wirfs-Brock" w:date="2012-04-25T15:28:00Z">
        <w:r w:rsidR="00532AB5">
          <w:t xml:space="preserve"> productions of the form</w:t>
        </w:r>
      </w:ins>
      <w:ins w:id="8187" w:author="Rev 7 Allen Wirfs-Brock" w:date="2012-04-25T15:09:00Z">
        <w:r w:rsidR="00F52DA8">
          <w:t xml:space="preserve"> </w:t>
        </w:r>
      </w:ins>
      <w:ins w:id="8188" w:author="Rev 7 Allen Wirfs-Brock" w:date="2012-04-25T15:06:00Z">
        <w:r w:rsidR="00F52DA8">
          <w:t xml:space="preserve"> </w:t>
        </w:r>
      </w:ins>
      <w:ins w:id="8189" w:author="Rev 7 Allen Wirfs-Brock" w:date="2012-04-25T15:09:00Z">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ins>
      <w:ins w:id="8190" w:author="Rev 7 Allen Wirfs-Brock" w:date="2012-04-25T15:10:00Z">
        <w:r w:rsidR="00F52DA8">
          <w:t>.</w:t>
        </w:r>
      </w:ins>
    </w:p>
    <w:p w14:paraId="566DCDBB" w14:textId="77777777" w:rsidR="00532AB5" w:rsidRDefault="00532AB5" w:rsidP="004321EC">
      <w:pPr>
        <w:numPr>
          <w:ilvl w:val="1"/>
          <w:numId w:val="737"/>
        </w:numPr>
        <w:spacing w:after="220"/>
        <w:rPr>
          <w:ins w:id="8191" w:author="Rev 7 Allen Wirfs-Brock" w:date="2012-04-24T16:57:00Z"/>
        </w:rPr>
      </w:pPr>
      <w:ins w:id="8192" w:author="Rev 7 Allen Wirfs-Brock" w:date="2012-04-25T15:30:00Z">
        <w:r>
          <w:t xml:space="preserve">The duplicated entry occurs exactly twice in the list and one </w:t>
        </w:r>
      </w:ins>
      <w:ins w:id="8193" w:author="Rev 7 Allen Wirfs-Brock" w:date="2012-04-25T15:31:00Z">
        <w:r>
          <w:t>occurrence</w:t>
        </w:r>
      </w:ins>
      <w:ins w:id="8194" w:author="Rev 7 Allen Wirfs-Brock" w:date="2012-04-25T15:30:00Z">
        <w:r>
          <w:t xml:space="preserve"> </w:t>
        </w:r>
      </w:ins>
      <w:ins w:id="8195" w:author="Rev 7 Allen Wirfs-Brock" w:date="2012-04-25T15:37:00Z">
        <w:r w:rsidR="004321EC">
          <w:t>was</w:t>
        </w:r>
      </w:ins>
      <w:ins w:id="8196" w:author="Rev 7 Allen Wirfs-Brock" w:date="2012-04-25T15:31:00Z">
        <w:r>
          <w:t xml:space="preserve"> obtained from a </w:t>
        </w:r>
      </w:ins>
      <w:ins w:id="8197" w:author="Rev 7 Allen Wirfs-Brock" w:date="2012-04-25T15:36:00Z">
        <w:r w:rsidR="004321EC" w:rsidRPr="004321EC">
          <w:rPr>
            <w:rFonts w:ascii="Courier New" w:hAnsi="Courier New" w:cs="Courier New"/>
            <w:b/>
          </w:rPr>
          <w:t>get</w:t>
        </w:r>
        <w:r w:rsidR="004321EC">
          <w:t xml:space="preserve"> accessor </w:t>
        </w:r>
        <w:del w:id="8198" w:author="Rev 8 Allen Wirfs-Brock" w:date="2012-06-07T16:14:00Z">
          <w:r w:rsidR="004321EC" w:rsidRPr="007F2AF2" w:rsidDel="00305E2B">
            <w:rPr>
              <w:rFonts w:ascii="Times New Roman" w:hAnsi="Times New Roman"/>
              <w:i/>
            </w:rPr>
            <w:delText>property definition</w:delText>
          </w:r>
        </w:del>
      </w:ins>
      <w:ins w:id="8199" w:author="Rev 8 Allen Wirfs-Brock" w:date="2012-06-07T16:14:00Z">
        <w:r w:rsidR="00305E2B" w:rsidRPr="007F2AF2">
          <w:rPr>
            <w:rFonts w:ascii="Times New Roman" w:hAnsi="Times New Roman"/>
            <w:i/>
          </w:rPr>
          <w:t>MethodDefinition</w:t>
        </w:r>
      </w:ins>
      <w:ins w:id="8200" w:author="Rev 7 Allen Wirfs-Brock" w:date="2012-04-25T15:36:00Z">
        <w:r w:rsidR="004321EC">
          <w:t xml:space="preserve"> and the</w:t>
        </w:r>
      </w:ins>
      <w:ins w:id="8201" w:author="Rev 7 Allen Wirfs-Brock" w:date="2012-04-25T15:37:00Z">
        <w:r w:rsidR="004321EC">
          <w:t xml:space="preserve"> other occurrence was obtained from a </w:t>
        </w:r>
        <w:r w:rsidR="004321EC" w:rsidRPr="004321EC">
          <w:rPr>
            <w:rFonts w:ascii="Courier New" w:hAnsi="Courier New" w:cs="Courier New"/>
            <w:b/>
          </w:rPr>
          <w:t>set</w:t>
        </w:r>
        <w:r w:rsidR="004321EC">
          <w:t xml:space="preserve"> accessor </w:t>
        </w:r>
      </w:ins>
      <w:ins w:id="8202" w:author="Rev 8 Allen Wirfs-Brock" w:date="2012-06-07T16:15:00Z">
        <w:r w:rsidR="00305E2B" w:rsidRPr="007F2AF2">
          <w:rPr>
            <w:rFonts w:ascii="Times New Roman" w:hAnsi="Times New Roman"/>
            <w:i/>
          </w:rPr>
          <w:t>MethodDefinition</w:t>
        </w:r>
      </w:ins>
      <w:ins w:id="8203" w:author="Rev 7 Allen Wirfs-Brock" w:date="2012-04-25T15:37:00Z">
        <w:del w:id="8204" w:author="Rev 8 Allen Wirfs-Brock" w:date="2012-06-07T16:15:00Z">
          <w:r w:rsidR="004321EC" w:rsidDel="00305E2B">
            <w:delText>property definition</w:delText>
          </w:r>
        </w:del>
        <w:r w:rsidR="004321EC">
          <w:t>.</w:t>
        </w:r>
      </w:ins>
    </w:p>
    <w:p w14:paraId="4D7A6EE0" w14:textId="77777777" w:rsidR="002C3667" w:rsidRDefault="002C3667" w:rsidP="002C3667">
      <w:pPr>
        <w:rPr>
          <w:ins w:id="8205" w:author="Rev 8 Allen Wirfs-Brock" w:date="2012-06-11T15:21:00Z"/>
          <w:rFonts w:ascii="Courier New" w:hAnsi="Courier New" w:cs="Courier New"/>
          <w:b/>
          <w:iCs/>
        </w:rPr>
      </w:pPr>
      <w:ins w:id="8206" w:author="Rev 8 Allen Wirfs-Brock" w:date="2012-06-11T15:21:00Z">
        <w:r>
          <w:rPr>
            <w:rStyle w:val="bnf"/>
          </w:rPr>
          <w:t>PropertyDefinitio</w:t>
        </w:r>
        <w:del w:id="8207" w:author="Rev 9 Allen Wirfs-Brock" w:date="2012-06-16T09:27:00Z">
          <w:r w:rsidDel="00362D15">
            <w:rPr>
              <w:rStyle w:val="bnf"/>
            </w:rPr>
            <w:delText>i</w:delText>
          </w:r>
        </w:del>
        <w:r>
          <w:rPr>
            <w:rStyle w:val="bnf"/>
          </w:rPr>
          <w:t>n</w:t>
        </w:r>
        <w:r w:rsidRPr="00E77497">
          <w:t xml:space="preserve"> </w:t>
        </w:r>
        <w:r w:rsidRPr="00E77497">
          <w:rPr>
            <w:b/>
          </w:rPr>
          <w:t>:</w:t>
        </w:r>
        <w:r w:rsidRPr="00E77497">
          <w:t xml:space="preserve"> </w:t>
        </w:r>
      </w:ins>
      <w:ins w:id="8208" w:author="Rev 8 Allen Wirfs-Brock" w:date="2012-06-11T16:02:00Z">
        <w:r w:rsidR="00F73D3C" w:rsidRPr="007F2AF2">
          <w:rPr>
            <w:rFonts w:ascii="Times New Roman" w:hAnsi="Times New Roman"/>
            <w:i/>
          </w:rPr>
          <w:t>MethodDefinition</w:t>
        </w:r>
      </w:ins>
    </w:p>
    <w:p w14:paraId="6CFC6F73" w14:textId="77777777" w:rsidR="002C3667" w:rsidRDefault="00F73D3C" w:rsidP="002C3667">
      <w:pPr>
        <w:numPr>
          <w:ilvl w:val="0"/>
          <w:numId w:val="403"/>
        </w:numPr>
        <w:spacing w:after="220"/>
        <w:rPr>
          <w:ins w:id="8209" w:author="Rev 8 Allen Wirfs-Brock" w:date="2012-06-11T15:22:00Z"/>
        </w:rPr>
      </w:pPr>
      <w:ins w:id="8210" w:author="Rev 8 Allen Wirfs-Brock" w:date="2012-06-11T15:22:00Z">
        <w:r>
          <w:t xml:space="preserve">It is </w:t>
        </w:r>
        <w:commentRangeStart w:id="8211"/>
        <w:r>
          <w:t xml:space="preserve">a Syntax Error if </w:t>
        </w:r>
      </w:ins>
      <w:ins w:id="8212" w:author="Rev 8 Allen Wirfs-Brock" w:date="2012-06-11T16:03:00Z">
        <w:r>
          <w:rPr>
            <w:rFonts w:ascii="Times New Roman" w:hAnsi="Times New Roman"/>
          </w:rPr>
          <w:t>ReferencesSuper</w:t>
        </w:r>
        <w:r>
          <w:t xml:space="preserve"> </w:t>
        </w:r>
      </w:ins>
      <w:commentRangeEnd w:id="8211"/>
      <w:ins w:id="8213" w:author="Rev 8 Allen Wirfs-Brock" w:date="2012-06-11T16:05:00Z">
        <w:r>
          <w:rPr>
            <w:rStyle w:val="af3"/>
          </w:rPr>
          <w:commentReference w:id="8211"/>
        </w:r>
      </w:ins>
      <w:ins w:id="8214" w:author="Rev 9 Allen Wirfs-Brock" w:date="2012-07-08T14:55:00Z">
        <w:r w:rsidR="00D11622">
          <w:t xml:space="preserve">of </w:t>
        </w:r>
      </w:ins>
      <w:ins w:id="8215" w:author="Rev 8 Allen Wirfs-Brock" w:date="2012-06-11T16:04:00Z">
        <w:r w:rsidRPr="007F2AF2">
          <w:rPr>
            <w:rFonts w:ascii="Times New Roman" w:hAnsi="Times New Roman"/>
            <w:i/>
          </w:rPr>
          <w:t>MethodDefinition</w:t>
        </w:r>
        <w:r>
          <w:t xml:space="preserve"> </w:t>
        </w:r>
      </w:ins>
      <w:ins w:id="8216" w:author="Rev 8 Allen Wirfs-Brock" w:date="2012-06-11T15:23:00Z">
        <w:r w:rsidR="002C3667">
          <w:t xml:space="preserve">is </w:t>
        </w:r>
      </w:ins>
      <w:ins w:id="8217" w:author="Rev 8 Allen Wirfs-Brock" w:date="2012-06-11T16:04:00Z">
        <w:r w:rsidRPr="00F73D3C">
          <w:rPr>
            <w:rFonts w:ascii="Times New Roman" w:hAnsi="Times New Roman"/>
            <w:b/>
          </w:rPr>
          <w:t>true</w:t>
        </w:r>
      </w:ins>
      <w:ins w:id="8218" w:author="Rev 8 Allen Wirfs-Brock" w:date="2012-06-11T15:23:00Z">
        <w:r w:rsidR="002C3667">
          <w:rPr>
            <w:rStyle w:val="bnf"/>
            <w:rFonts w:ascii="Arial" w:hAnsi="Arial" w:cs="Arial"/>
            <w:i w:val="0"/>
          </w:rPr>
          <w:t>.</w:t>
        </w:r>
      </w:ins>
      <w:ins w:id="8219" w:author="Rev 8 Allen Wirfs-Brock" w:date="2012-06-11T15:22:00Z">
        <w:r w:rsidR="002C3667" w:rsidRPr="00E77497">
          <w:rPr>
            <w:rFonts w:ascii="Courier New" w:hAnsi="Courier New" w:cs="Courier New"/>
            <w:b/>
            <w:iCs/>
          </w:rPr>
          <w:t xml:space="preserve"> </w:t>
        </w:r>
      </w:ins>
    </w:p>
    <w:p w14:paraId="2B4C7415" w14:textId="77777777" w:rsidR="00F73D3C" w:rsidRDefault="00F73D3C" w:rsidP="00F73D3C">
      <w:pPr>
        <w:rPr>
          <w:ins w:id="8220" w:author="Rev 8 Allen Wirfs-Brock" w:date="2012-06-11T16:02:00Z"/>
          <w:rFonts w:ascii="Courier New" w:hAnsi="Courier New" w:cs="Courier New"/>
          <w:b/>
          <w:iCs/>
        </w:rPr>
      </w:pPr>
      <w:ins w:id="8221" w:author="Rev 8 Allen Wirfs-Brock" w:date="2012-06-11T16:02:00Z">
        <w:r>
          <w:rPr>
            <w:rStyle w:val="bnf"/>
          </w:rPr>
          <w:t>PropertyDefinitio</w:t>
        </w:r>
        <w:del w:id="8222" w:author="Rev 9 Allen Wirfs-Brock" w:date="2012-06-16T09:28:00Z">
          <w:r w:rsidDel="00362D15">
            <w:rPr>
              <w:rStyle w:val="bnf"/>
            </w:rPr>
            <w:delText>i</w:delText>
          </w:r>
        </w:del>
        <w:r>
          <w:rPr>
            <w:rStyle w:val="bnf"/>
          </w:rPr>
          <w:t>n</w:t>
        </w:r>
        <w:r w:rsidRPr="00E77497">
          <w:t xml:space="preserve"> </w:t>
        </w:r>
        <w:r w:rsidRPr="00E77497">
          <w:rPr>
            <w:b/>
          </w:rPr>
          <w:t>:</w:t>
        </w:r>
        <w:r w:rsidRPr="00E77497">
          <w:t xml:space="preserve"> </w:t>
        </w:r>
        <w:r w:rsidRPr="00E77497">
          <w:rPr>
            <w:rStyle w:val="bnf"/>
          </w:rPr>
          <w:t>IdentifierName</w:t>
        </w:r>
        <w:r w:rsidRPr="006B6D0A">
          <w:t xml:space="preserve"> </w:t>
        </w:r>
      </w:ins>
    </w:p>
    <w:p w14:paraId="2F0E1349" w14:textId="77777777" w:rsidR="00F73D3C" w:rsidRDefault="00F73D3C" w:rsidP="00F73D3C">
      <w:pPr>
        <w:numPr>
          <w:ilvl w:val="0"/>
          <w:numId w:val="403"/>
        </w:numPr>
        <w:spacing w:after="220"/>
        <w:rPr>
          <w:ins w:id="8223" w:author="Rev 8 Allen Wirfs-Brock" w:date="2012-06-11T16:02:00Z"/>
        </w:rPr>
      </w:pPr>
      <w:ins w:id="8224" w:author="Rev 8 Allen Wirfs-Brock" w:date="2012-06-11T16:02:00Z">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ins>
    </w:p>
    <w:p w14:paraId="4A06A033" w14:textId="77777777" w:rsidR="00833F54" w:rsidRPr="00E77497" w:rsidDel="004321EC" w:rsidRDefault="00833F54">
      <w:pPr>
        <w:numPr>
          <w:ilvl w:val="0"/>
          <w:numId w:val="737"/>
        </w:numPr>
        <w:spacing w:after="220"/>
        <w:contextualSpacing/>
        <w:rPr>
          <w:ins w:id="8225" w:author="Rev 4 Allen Wirfs-Brock" w:date="2011-10-15T08:41:00Z"/>
          <w:del w:id="8226" w:author="Rev 7 Allen Wirfs-Brock" w:date="2012-04-25T15:40:00Z"/>
        </w:rPr>
        <w:pPrChange w:id="8227" w:author="Rev 7 Allen Wirfs-Brock" w:date="2012-04-25T15:29:00Z">
          <w:pPr>
            <w:numPr>
              <w:numId w:val="403"/>
            </w:numPr>
            <w:spacing w:after="220"/>
            <w:ind w:left="720" w:hanging="360"/>
            <w:contextualSpacing/>
          </w:pPr>
        </w:pPrChange>
      </w:pPr>
      <w:ins w:id="8228" w:author="Rev 4 Allen Wirfs-Brock" w:date="2011-10-15T08:41:00Z">
        <w:del w:id="8229" w:author="Rev 7 Allen Wirfs-Brock" w:date="2012-04-25T15:40:00Z">
          <w:r w:rsidRPr="00E77497" w:rsidDel="004321EC">
            <w:delText xml:space="preserve">It is a Syntax Error if this production is contained in strict code,  </w:delText>
          </w:r>
        </w:del>
        <w:del w:id="8230" w:author="Rev 7 Allen Wirfs-Brock" w:date="2012-04-20T09:35:00Z">
          <w:r w:rsidRPr="00E77497" w:rsidDel="001A6289">
            <w:rPr>
              <w:rStyle w:val="bnf"/>
            </w:rPr>
            <w:delText>PropertyAssignment</w:delText>
          </w:r>
        </w:del>
        <w:del w:id="8231" w:author="Rev 7 Allen Wirfs-Brock" w:date="2012-04-25T15:40:00Z">
          <w:r w:rsidRPr="00E77497" w:rsidDel="004321EC">
            <w:rPr>
              <w:rFonts w:ascii="Courier New" w:hAnsi="Courier New" w:cs="Courier New"/>
              <w:b/>
              <w:iCs/>
            </w:rPr>
            <w:delText xml:space="preserve"> </w:delText>
          </w:r>
          <w:r w:rsidRPr="00E77497" w:rsidDel="004321EC">
            <w:delText xml:space="preserve">is the production </w:delText>
          </w:r>
        </w:del>
        <w:del w:id="8232" w:author="Rev 7 Allen Wirfs-Brock" w:date="2012-04-20T09:35:00Z">
          <w:r w:rsidRPr="00E77497" w:rsidDel="001A6289">
            <w:rPr>
              <w:rStyle w:val="bnf"/>
            </w:rPr>
            <w:delText>PropertyAssignment</w:delText>
          </w:r>
        </w:del>
        <w:del w:id="8233" w:author="Rev 7 Allen Wirfs-Brock" w:date="2012-04-25T15:40: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rPr>
              <w:rStyle w:val="bnf"/>
              <w:rFonts w:ascii="Arial" w:hAnsi="Arial" w:cs="Arial"/>
              <w:i w:val="0"/>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8234" w:author="Rev 7 Allen Wirfs-Brock" w:date="2012-04-20T09:35:00Z">
          <w:r w:rsidRPr="00E77497" w:rsidDel="001A6289">
            <w:rPr>
              <w:rStyle w:val="bnf"/>
            </w:rPr>
            <w:delText>PropertyAssignment</w:delText>
          </w:r>
        </w:del>
        <w:del w:id="8235" w:author="Rev 7 Allen Wirfs-Brock" w:date="2012-04-25T15:40:00Z">
          <w:r w:rsidRPr="00E77497" w:rsidDel="004321EC">
            <w:delText xml:space="preserve">) of </w:delText>
          </w:r>
        </w:del>
        <w:del w:id="8236" w:author="Rev 7 Allen Wirfs-Brock" w:date="2012-04-20T09:47:00Z">
          <w:r w:rsidRPr="00E77497" w:rsidDel="002D5AF2">
            <w:rPr>
              <w:rStyle w:val="bnf"/>
            </w:rPr>
            <w:delText>PropertyNameAndValueList</w:delText>
          </w:r>
        </w:del>
        <w:del w:id="8237" w:author="Rev 7 Allen Wirfs-Brock" w:date="2012-04-25T15:40:00Z">
          <w:r w:rsidRPr="00E77497" w:rsidDel="004321EC">
            <w:delText xml:space="preserve"> is not the empty List.</w:delText>
          </w:r>
        </w:del>
      </w:ins>
    </w:p>
    <w:p w14:paraId="7B3CA5B5" w14:textId="77777777" w:rsidR="00765136" w:rsidRPr="00E77497" w:rsidDel="004321EC" w:rsidRDefault="00765136">
      <w:pPr>
        <w:numPr>
          <w:ilvl w:val="0"/>
          <w:numId w:val="737"/>
        </w:numPr>
        <w:spacing w:after="220"/>
        <w:contextualSpacing/>
        <w:rPr>
          <w:ins w:id="8238" w:author="Rev 6 Allen Wirfs-Brock" w:date="2012-02-27T10:48:00Z"/>
          <w:del w:id="8239" w:author="Rev 7 Allen Wirfs-Brock" w:date="2012-04-25T15:41:00Z"/>
        </w:rPr>
        <w:pPrChange w:id="8240" w:author="Rev 7 Allen Wirfs-Brock" w:date="2012-04-25T15:29:00Z">
          <w:pPr>
            <w:numPr>
              <w:numId w:val="403"/>
            </w:numPr>
            <w:spacing w:after="220"/>
            <w:ind w:left="720" w:hanging="360"/>
            <w:contextualSpacing/>
          </w:pPr>
        </w:pPrChange>
      </w:pPr>
      <w:ins w:id="8241" w:author="Rev 6 Allen Wirfs-Brock" w:date="2012-02-27T10:48:00Z">
        <w:del w:id="8242" w:author="Rev 7 Allen Wirfs-Brock" w:date="2012-04-25T15:41:00Z">
          <w:r w:rsidRPr="00E77497" w:rsidDel="004321EC">
            <w:delText xml:space="preserve">It is a Syntax Error if </w:delText>
          </w:r>
        </w:del>
        <w:del w:id="8243" w:author="Rev 7 Allen Wirfs-Brock" w:date="2012-04-20T09:35:00Z">
          <w:r w:rsidRPr="00E77497" w:rsidDel="001A6289">
            <w:rPr>
              <w:rStyle w:val="bnf"/>
            </w:rPr>
            <w:delText>PropertyAssignment</w:delText>
          </w:r>
        </w:del>
        <w:del w:id="8244"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8245" w:author="Rev 7 Allen Wirfs-Brock" w:date="2012-04-20T09:35:00Z">
          <w:r w:rsidRPr="00E77497" w:rsidDel="001A6289">
            <w:rPr>
              <w:rStyle w:val="bnf"/>
            </w:rPr>
            <w:delText>PropertyAssignment</w:delText>
          </w:r>
        </w:del>
        <w:del w:id="8246" w:author="Rev 7 Allen Wirfs-Brock" w:date="2012-04-25T15:41:00Z">
          <w:r w:rsidRPr="00E77497" w:rsidDel="004321EC">
            <w:delText xml:space="preserve"> </w:delText>
          </w:r>
          <w:r w:rsidRPr="00E77497" w:rsidDel="004321EC">
            <w:rPr>
              <w:b/>
            </w:rPr>
            <w:delText>:</w:delText>
          </w:r>
          <w:r w:rsidRPr="00E77497" w:rsidDel="004321EC">
            <w:delText xml:space="preserve"> </w:delText>
          </w:r>
        </w:del>
      </w:ins>
      <w:ins w:id="8247" w:author="Rev 6 Allen Wirfs-Brock" w:date="2012-02-27T10:49:00Z">
        <w:del w:id="8248" w:author="Rev 7 Allen Wirfs-Brock" w:date="2012-04-25T15:41:00Z">
          <w:r w:rsidDel="004321EC">
            <w:rPr>
              <w:rStyle w:val="bnf"/>
            </w:rPr>
            <w:delText>Identifier</w:delText>
          </w:r>
        </w:del>
      </w:ins>
      <w:ins w:id="8249" w:author="Rev 6 Allen Wirfs-Brock" w:date="2012-02-27T10:48:00Z">
        <w:del w:id="8250" w:author="Rev 7 Allen Wirfs-Brock" w:date="2012-04-25T15:41:00Z">
          <w:r w:rsidRPr="00E77497" w:rsidDel="004321EC">
            <w:rPr>
              <w:rStyle w:val="bnf"/>
            </w:rPr>
            <w:delText>Name</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8251" w:author="Rev 7 Allen Wirfs-Brock" w:date="2012-04-20T09:35:00Z">
          <w:r w:rsidRPr="00E77497" w:rsidDel="001A6289">
            <w:rPr>
              <w:rStyle w:val="bnf"/>
            </w:rPr>
            <w:delText>PropertyAssignment</w:delText>
          </w:r>
        </w:del>
        <w:del w:id="8252" w:author="Rev 7 Allen Wirfs-Brock" w:date="2012-04-25T15:41:00Z">
          <w:r w:rsidRPr="00E77497" w:rsidDel="004321EC">
            <w:delText xml:space="preserve">) of </w:delText>
          </w:r>
        </w:del>
        <w:del w:id="8253" w:author="Rev 7 Allen Wirfs-Brock" w:date="2012-04-20T09:47:00Z">
          <w:r w:rsidRPr="00E77497" w:rsidDel="002D5AF2">
            <w:rPr>
              <w:rStyle w:val="bnf"/>
            </w:rPr>
            <w:delText>PropertyNameAndValueList</w:delText>
          </w:r>
        </w:del>
        <w:del w:id="8254" w:author="Rev 7 Allen Wirfs-Brock" w:date="2012-04-25T15:41:00Z">
          <w:r w:rsidRPr="00E77497" w:rsidDel="004321EC">
            <w:delText xml:space="preserve"> is not the empty List.</w:delText>
          </w:r>
        </w:del>
      </w:ins>
    </w:p>
    <w:p w14:paraId="60AE0125" w14:textId="77777777" w:rsidR="00765136" w:rsidRPr="00E77497" w:rsidDel="004321EC" w:rsidRDefault="00765136">
      <w:pPr>
        <w:numPr>
          <w:ilvl w:val="0"/>
          <w:numId w:val="737"/>
        </w:numPr>
        <w:spacing w:after="220"/>
        <w:contextualSpacing/>
        <w:rPr>
          <w:ins w:id="8255" w:author="Rev 6 Allen Wirfs-Brock" w:date="2012-02-27T10:51:00Z"/>
          <w:del w:id="8256" w:author="Rev 7 Allen Wirfs-Brock" w:date="2012-04-25T15:41:00Z"/>
        </w:rPr>
        <w:pPrChange w:id="8257" w:author="Rev 7 Allen Wirfs-Brock" w:date="2012-04-25T15:29:00Z">
          <w:pPr>
            <w:numPr>
              <w:numId w:val="403"/>
            </w:numPr>
            <w:spacing w:after="220"/>
            <w:ind w:left="720" w:hanging="360"/>
            <w:contextualSpacing/>
          </w:pPr>
        </w:pPrChange>
      </w:pPr>
      <w:ins w:id="8258" w:author="Rev 6 Allen Wirfs-Brock" w:date="2012-02-27T10:51:00Z">
        <w:del w:id="8259" w:author="Rev 7 Allen Wirfs-Brock" w:date="2012-04-25T15:41:00Z">
          <w:r w:rsidRPr="00E77497" w:rsidDel="004321EC">
            <w:delText xml:space="preserve">It is a Syntax Error if </w:delText>
          </w:r>
        </w:del>
        <w:del w:id="8260" w:author="Rev 7 Allen Wirfs-Brock" w:date="2012-04-20T09:35:00Z">
          <w:r w:rsidRPr="00E77497" w:rsidDel="001A6289">
            <w:rPr>
              <w:rStyle w:val="bnf"/>
            </w:rPr>
            <w:delText>PropertyAssignment</w:delText>
          </w:r>
        </w:del>
        <w:del w:id="8261"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ins>
      <w:ins w:id="8262" w:author="Rev 6 Allen Wirfs-Brock" w:date="2012-02-27T10:52:00Z">
        <w:del w:id="8263" w:author="Rev 7 Allen Wirfs-Brock" w:date="2012-04-20T09:35:00Z">
          <w:r w:rsidRPr="00E77497" w:rsidDel="001A6289">
            <w:rPr>
              <w:rStyle w:val="bnf"/>
            </w:rPr>
            <w:delText>PropertyAssignment</w:delText>
          </w:r>
        </w:del>
        <w:del w:id="8264"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del>
      </w:ins>
      <w:ins w:id="8265" w:author="Rev 6 Allen Wirfs-Brock" w:date="2012-02-27T10:51:00Z">
        <w:del w:id="8266" w:author="Rev 7 Allen Wirfs-Brock" w:date="2012-04-25T15:41:00Z">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8267" w:author="Rev 7 Allen Wirfs-Brock" w:date="2012-04-20T09:35:00Z">
          <w:r w:rsidRPr="00E77497" w:rsidDel="001A6289">
            <w:rPr>
              <w:rStyle w:val="bnf"/>
            </w:rPr>
            <w:delText>PropertyAssignment</w:delText>
          </w:r>
        </w:del>
        <w:del w:id="8268" w:author="Rev 7 Allen Wirfs-Brock" w:date="2012-04-25T15:41:00Z">
          <w:r w:rsidRPr="00E77497" w:rsidDel="004321EC">
            <w:delText xml:space="preserve">) of </w:delText>
          </w:r>
        </w:del>
        <w:del w:id="8269" w:author="Rev 7 Allen Wirfs-Brock" w:date="2012-04-20T09:47:00Z">
          <w:r w:rsidRPr="00E77497" w:rsidDel="002D5AF2">
            <w:rPr>
              <w:rStyle w:val="bnf"/>
            </w:rPr>
            <w:delText>PropertyNameAndValueList</w:delText>
          </w:r>
        </w:del>
        <w:del w:id="8270" w:author="Rev 7 Allen Wirfs-Brock" w:date="2012-04-25T15:41:00Z">
          <w:r w:rsidRPr="00E77497" w:rsidDel="004321EC">
            <w:delText xml:space="preserve"> is not the empty List.</w:delText>
          </w:r>
        </w:del>
      </w:ins>
    </w:p>
    <w:p w14:paraId="0E6ED3F8" w14:textId="77777777" w:rsidR="00765136" w:rsidRPr="00E77497" w:rsidDel="004321EC" w:rsidRDefault="00765136">
      <w:pPr>
        <w:numPr>
          <w:ilvl w:val="0"/>
          <w:numId w:val="737"/>
        </w:numPr>
        <w:spacing w:after="220"/>
        <w:contextualSpacing/>
        <w:rPr>
          <w:ins w:id="8271" w:author="Rev 6 Allen Wirfs-Brock" w:date="2012-02-27T10:53:00Z"/>
          <w:del w:id="8272" w:author="Rev 7 Allen Wirfs-Brock" w:date="2012-04-25T15:41:00Z"/>
        </w:rPr>
        <w:pPrChange w:id="8273" w:author="Rev 7 Allen Wirfs-Brock" w:date="2012-04-25T15:29:00Z">
          <w:pPr>
            <w:numPr>
              <w:numId w:val="403"/>
            </w:numPr>
            <w:spacing w:after="220"/>
            <w:ind w:left="720" w:hanging="360"/>
            <w:contextualSpacing/>
          </w:pPr>
        </w:pPrChange>
      </w:pPr>
      <w:ins w:id="8274" w:author="Rev 6 Allen Wirfs-Brock" w:date="2012-02-27T10:53:00Z">
        <w:del w:id="8275" w:author="Rev 7 Allen Wirfs-Brock" w:date="2012-04-25T15:41:00Z">
          <w:r w:rsidRPr="00E77497" w:rsidDel="004321EC">
            <w:delText xml:space="preserve">It is a Syntax Error if </w:delText>
          </w:r>
        </w:del>
        <w:del w:id="8276" w:author="Rev 7 Allen Wirfs-Brock" w:date="2012-04-20T09:35:00Z">
          <w:r w:rsidRPr="00E77497" w:rsidDel="001A6289">
            <w:rPr>
              <w:rStyle w:val="bnf"/>
            </w:rPr>
            <w:delText>PropertyAssignment</w:delText>
          </w:r>
        </w:del>
        <w:del w:id="8277"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8278" w:author="Rev 7 Allen Wirfs-Brock" w:date="2012-04-20T09:35:00Z">
          <w:r w:rsidRPr="00E77497" w:rsidDel="001A6289">
            <w:rPr>
              <w:rStyle w:val="bnf"/>
            </w:rPr>
            <w:delText>PropertyAssignment</w:delText>
          </w:r>
        </w:del>
        <w:del w:id="8279"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Del="004321EC">
            <w:rPr>
              <w:rFonts w:ascii="Courier New" w:hAnsi="Courier New" w:cs="Courier New"/>
              <w:b/>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8280" w:author="Rev 7 Allen Wirfs-Brock" w:date="2012-04-20T09:35:00Z">
          <w:r w:rsidRPr="00E77497" w:rsidDel="001A6289">
            <w:rPr>
              <w:rStyle w:val="bnf"/>
            </w:rPr>
            <w:delText>PropertyAssignment</w:delText>
          </w:r>
        </w:del>
        <w:del w:id="8281" w:author="Rev 7 Allen Wirfs-Brock" w:date="2012-04-25T15:41:00Z">
          <w:r w:rsidRPr="00E77497" w:rsidDel="004321EC">
            <w:delText xml:space="preserve">) of </w:delText>
          </w:r>
        </w:del>
        <w:del w:id="8282" w:author="Rev 7 Allen Wirfs-Brock" w:date="2012-04-20T09:47:00Z">
          <w:r w:rsidRPr="00E77497" w:rsidDel="002D5AF2">
            <w:rPr>
              <w:rStyle w:val="bnf"/>
            </w:rPr>
            <w:delText>PropertyNameAndValueList</w:delText>
          </w:r>
        </w:del>
        <w:del w:id="8283" w:author="Rev 7 Allen Wirfs-Brock" w:date="2012-04-25T15:41:00Z">
          <w:r w:rsidRPr="00E77497" w:rsidDel="004321EC">
            <w:delText xml:space="preserve"> is not the empty List.</w:delText>
          </w:r>
        </w:del>
      </w:ins>
    </w:p>
    <w:p w14:paraId="4CC6774F" w14:textId="77777777" w:rsidR="00833F54" w:rsidRPr="00E77497" w:rsidDel="004321EC" w:rsidRDefault="00833F54">
      <w:pPr>
        <w:numPr>
          <w:ilvl w:val="0"/>
          <w:numId w:val="737"/>
        </w:numPr>
        <w:spacing w:after="220"/>
        <w:contextualSpacing/>
        <w:jc w:val="left"/>
        <w:rPr>
          <w:ins w:id="8284" w:author="Rev 4 Allen Wirfs-Brock" w:date="2011-10-15T08:41:00Z"/>
          <w:del w:id="8285" w:author="Rev 7 Allen Wirfs-Brock" w:date="2012-04-25T15:41:00Z"/>
        </w:rPr>
        <w:pPrChange w:id="8286" w:author="Rev 7 Allen Wirfs-Brock" w:date="2012-04-25T15:29:00Z">
          <w:pPr>
            <w:numPr>
              <w:numId w:val="403"/>
            </w:numPr>
            <w:spacing w:after="220"/>
            <w:ind w:left="720" w:hanging="360"/>
            <w:contextualSpacing/>
            <w:jc w:val="left"/>
          </w:pPr>
        </w:pPrChange>
      </w:pPr>
      <w:ins w:id="8287" w:author="Rev 4 Allen Wirfs-Brock" w:date="2011-10-15T08:41:00Z">
        <w:del w:id="8288" w:author="Rev 7 Allen Wirfs-Brock" w:date="2012-04-25T15:41:00Z">
          <w:r w:rsidRPr="00E77497" w:rsidDel="004321EC">
            <w:delText xml:space="preserve">It is a Syntax Error if </w:delText>
          </w:r>
        </w:del>
        <w:del w:id="8289" w:author="Rev 7 Allen Wirfs-Brock" w:date="2012-04-20T09:35:00Z">
          <w:r w:rsidRPr="00E77497" w:rsidDel="001A6289">
            <w:rPr>
              <w:rStyle w:val="bnf"/>
            </w:rPr>
            <w:delText>PropertyAssignment</w:delText>
          </w:r>
        </w:del>
        <w:del w:id="8290"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8291" w:author="Rev 7 Allen Wirfs-Brock" w:date="2012-04-20T09:35:00Z">
          <w:r w:rsidRPr="00E77497" w:rsidDel="001A6289">
            <w:rPr>
              <w:rStyle w:val="bnf"/>
            </w:rPr>
            <w:delText>PropertyAssignment</w:delText>
          </w:r>
        </w:del>
        <w:del w:id="8292"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rPr>
              <w:rStyle w:val="bnf"/>
              <w:rFonts w:ascii="Arial" w:hAnsi="Arial" w:cs="Arial"/>
              <w:i w:val="0"/>
            </w:rPr>
            <w:br/>
          </w:r>
          <w:r w:rsidRPr="00E77497" w:rsidDel="004321EC">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8293" w:author="Rev 7 Allen Wirfs-Brock" w:date="2012-04-20T09:35:00Z">
          <w:r w:rsidRPr="00E77497" w:rsidDel="001A6289">
            <w:rPr>
              <w:rStyle w:val="bnf"/>
            </w:rPr>
            <w:delText>PropertyAssignment</w:delText>
          </w:r>
        </w:del>
        <w:del w:id="8294" w:author="Rev 7 Allen Wirfs-Brock" w:date="2012-04-25T15:41:00Z">
          <w:r w:rsidRPr="00E77497" w:rsidDel="004321EC">
            <w:delText xml:space="preserve">) of </w:delText>
          </w:r>
        </w:del>
        <w:del w:id="8295" w:author="Rev 7 Allen Wirfs-Brock" w:date="2012-04-20T09:47:00Z">
          <w:r w:rsidRPr="00E77497" w:rsidDel="002D5AF2">
            <w:rPr>
              <w:rStyle w:val="bnf"/>
            </w:rPr>
            <w:delText>PropertyNameAndValueList</w:delText>
          </w:r>
        </w:del>
        <w:del w:id="8296" w:author="Rev 7 Allen Wirfs-Brock" w:date="2012-04-25T15:41:00Z">
          <w:r w:rsidRPr="00E77497" w:rsidDel="004321EC">
            <w:delText xml:space="preserve"> includes a production of the form </w:delText>
          </w:r>
        </w:del>
        <w:del w:id="8297" w:author="Rev 7 Allen Wirfs-Brock" w:date="2012-04-20T09:35:00Z">
          <w:r w:rsidRPr="00E77497" w:rsidDel="001A6289">
            <w:rPr>
              <w:rStyle w:val="bnf"/>
            </w:rPr>
            <w:delText>PropertyAssignment</w:delText>
          </w:r>
        </w:del>
        <w:del w:id="8298"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14:paraId="74DBDD99" w14:textId="77777777" w:rsidR="00833F54" w:rsidRPr="00E77497" w:rsidDel="004321EC" w:rsidRDefault="00833F54">
      <w:pPr>
        <w:numPr>
          <w:ilvl w:val="0"/>
          <w:numId w:val="737"/>
        </w:numPr>
        <w:contextualSpacing/>
        <w:jc w:val="left"/>
        <w:rPr>
          <w:ins w:id="8299" w:author="Rev 4 Allen Wirfs-Brock" w:date="2011-10-15T08:41:00Z"/>
          <w:del w:id="8300" w:author="Rev 7 Allen Wirfs-Brock" w:date="2012-04-25T15:42:00Z"/>
        </w:rPr>
        <w:pPrChange w:id="8301" w:author="Rev 7 Allen Wirfs-Brock" w:date="2012-04-25T15:29:00Z">
          <w:pPr>
            <w:numPr>
              <w:numId w:val="403"/>
            </w:numPr>
            <w:ind w:left="720" w:hanging="360"/>
            <w:contextualSpacing/>
            <w:jc w:val="left"/>
          </w:pPr>
        </w:pPrChange>
      </w:pPr>
      <w:ins w:id="8302" w:author="Rev 4 Allen Wirfs-Brock" w:date="2011-10-15T08:41:00Z">
        <w:del w:id="8303" w:author="Rev 7 Allen Wirfs-Brock" w:date="2012-04-25T15:41:00Z">
          <w:r w:rsidRPr="00E77497" w:rsidDel="004321EC">
            <w:delText xml:space="preserve">It is a Syntax Error if </w:delText>
          </w:r>
        </w:del>
        <w:del w:id="8304" w:author="Rev 7 Allen Wirfs-Brock" w:date="2012-04-20T09:35:00Z">
          <w:r w:rsidRPr="00E77497" w:rsidDel="001A6289">
            <w:rPr>
              <w:rStyle w:val="bnf"/>
            </w:rPr>
            <w:delText>PropertyAssignment</w:delText>
          </w:r>
        </w:del>
        <w:del w:id="8305"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r>
        </w:del>
        <w:del w:id="8306" w:author="Rev 7 Allen Wirfs-Brock" w:date="2012-04-25T15:42:00Z">
          <w:r w:rsidRPr="00E77497" w:rsidDel="004321EC">
            <w:delText xml:space="preserve">   </w:delText>
          </w:r>
        </w:del>
        <w:del w:id="8307" w:author="Rev 7 Allen Wirfs-Brock" w:date="2012-04-20T09:35:00Z">
          <w:r w:rsidRPr="00E77497" w:rsidDel="001A6289">
            <w:rPr>
              <w:rStyle w:val="bnf"/>
            </w:rPr>
            <w:delText>PropertyAssignment</w:delText>
          </w:r>
        </w:del>
        <w:del w:id="8308"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8309" w:author="Rev 7 Allen Wirfs-Brock" w:date="2012-04-20T09:35:00Z">
          <w:r w:rsidRPr="009C202C" w:rsidDel="001A6289">
            <w:rPr>
              <w:rStyle w:val="bnf"/>
            </w:rPr>
            <w:delText>PropertyAssignment</w:delText>
          </w:r>
        </w:del>
        <w:del w:id="8310" w:author="Rev 7 Allen Wirfs-Brock" w:date="2012-04-25T15:42:00Z">
          <w:r w:rsidRPr="00B820AB" w:rsidDel="004321EC">
            <w:delText xml:space="preserve">) of </w:delText>
          </w:r>
        </w:del>
        <w:del w:id="8311" w:author="Rev 7 Allen Wirfs-Brock" w:date="2012-04-20T09:47:00Z">
          <w:r w:rsidRPr="00B820AB" w:rsidDel="002D5AF2">
            <w:rPr>
              <w:rStyle w:val="bnf"/>
            </w:rPr>
            <w:delText>PropertyNameAndValueList</w:delText>
          </w:r>
        </w:del>
        <w:del w:id="8312" w:author="Rev 7 Allen Wirfs-Brock" w:date="2012-04-25T15:42:00Z">
          <w:r w:rsidRPr="00B820AB" w:rsidDel="004321EC">
            <w:delText xml:space="preserve"> includes a production of the form </w:delText>
          </w:r>
        </w:del>
        <w:del w:id="8313" w:author="Rev 7 Allen Wirfs-Brock" w:date="2012-04-20T09:35:00Z">
          <w:r w:rsidRPr="00675B74" w:rsidDel="001A6289">
            <w:rPr>
              <w:rStyle w:val="bnf"/>
            </w:rPr>
            <w:delText>PropertyAssignment</w:delText>
          </w:r>
        </w:del>
        <w:del w:id="8314"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14:paraId="31D136DC" w14:textId="77777777" w:rsidR="00833F54" w:rsidRPr="00E77497" w:rsidDel="004321EC" w:rsidRDefault="00833F54">
      <w:pPr>
        <w:numPr>
          <w:ilvl w:val="0"/>
          <w:numId w:val="737"/>
        </w:numPr>
        <w:spacing w:after="220"/>
        <w:contextualSpacing/>
        <w:jc w:val="left"/>
        <w:rPr>
          <w:ins w:id="8315" w:author="Rev 4 Allen Wirfs-Brock" w:date="2011-10-15T08:41:00Z"/>
          <w:del w:id="8316" w:author="Rev 7 Allen Wirfs-Brock" w:date="2012-04-25T15:42:00Z"/>
        </w:rPr>
        <w:pPrChange w:id="8317" w:author="Rev 7 Allen Wirfs-Brock" w:date="2012-04-25T15:29:00Z">
          <w:pPr>
            <w:numPr>
              <w:numId w:val="403"/>
            </w:numPr>
            <w:spacing w:after="220"/>
            <w:ind w:left="720" w:hanging="360"/>
            <w:contextualSpacing/>
            <w:jc w:val="left"/>
          </w:pPr>
        </w:pPrChange>
      </w:pPr>
      <w:ins w:id="8318" w:author="Rev 4 Allen Wirfs-Brock" w:date="2011-10-15T08:41:00Z">
        <w:del w:id="8319" w:author="Rev 7 Allen Wirfs-Brock" w:date="2012-04-25T15:42:00Z">
          <w:r w:rsidRPr="00E77497" w:rsidDel="004321EC">
            <w:delText xml:space="preserve">It is a Syntax Error if </w:delText>
          </w:r>
        </w:del>
        <w:del w:id="8320" w:author="Rev 7 Allen Wirfs-Brock" w:date="2012-04-20T09:35:00Z">
          <w:r w:rsidRPr="00E77497" w:rsidDel="001A6289">
            <w:rPr>
              <w:rStyle w:val="bnf"/>
            </w:rPr>
            <w:delText>PropertyAssignment</w:delText>
          </w:r>
        </w:del>
        <w:del w:id="8321"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8322" w:author="Rev 7 Allen Wirfs-Brock" w:date="2012-04-20T09:35:00Z">
          <w:r w:rsidRPr="00E77497" w:rsidDel="001A6289">
            <w:rPr>
              <w:rStyle w:val="bnf"/>
            </w:rPr>
            <w:delText>PropertyAssignment</w:delText>
          </w:r>
        </w:del>
        <w:del w:id="8323"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br/>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8324" w:author="Rev 7 Allen Wirfs-Brock" w:date="2012-04-20T09:35:00Z">
          <w:r w:rsidRPr="00E77497" w:rsidDel="001A6289">
            <w:rPr>
              <w:rStyle w:val="bnf"/>
            </w:rPr>
            <w:delText>PropertyAssignment</w:delText>
          </w:r>
        </w:del>
        <w:del w:id="8325" w:author="Rev 7 Allen Wirfs-Brock" w:date="2012-04-25T15:42:00Z">
          <w:r w:rsidRPr="00E77497" w:rsidDel="004321EC">
            <w:delText xml:space="preserve">) of </w:delText>
          </w:r>
        </w:del>
        <w:del w:id="8326" w:author="Rev 7 Allen Wirfs-Brock" w:date="2012-04-20T09:47:00Z">
          <w:r w:rsidRPr="00E77497" w:rsidDel="002D5AF2">
            <w:rPr>
              <w:rStyle w:val="bnf"/>
            </w:rPr>
            <w:delText>PropertyNameAndValueList</w:delText>
          </w:r>
        </w:del>
        <w:del w:id="8327" w:author="Rev 7 Allen Wirfs-Brock" w:date="2012-04-25T15:42:00Z">
          <w:r w:rsidRPr="00E77497" w:rsidDel="004321EC">
            <w:delText xml:space="preserve"> includes a production of the form </w:delText>
          </w:r>
        </w:del>
        <w:del w:id="8328" w:author="Rev 7 Allen Wirfs-Brock" w:date="2012-04-20T09:35:00Z">
          <w:r w:rsidRPr="00E77497" w:rsidDel="001A6289">
            <w:rPr>
              <w:rStyle w:val="bnf"/>
            </w:rPr>
            <w:delText>PropertyAssignment</w:delText>
          </w:r>
        </w:del>
        <w:del w:id="8329"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w:delText>
          </w:r>
        </w:del>
      </w:ins>
    </w:p>
    <w:p w14:paraId="42326E90" w14:textId="77777777" w:rsidR="00833F54" w:rsidRPr="008B7F6F" w:rsidDel="004321EC" w:rsidRDefault="00833F54">
      <w:pPr>
        <w:numPr>
          <w:ilvl w:val="0"/>
          <w:numId w:val="737"/>
        </w:numPr>
        <w:jc w:val="left"/>
        <w:rPr>
          <w:ins w:id="8330" w:author="Rev 4 Allen Wirfs-Brock" w:date="2011-10-15T08:41:00Z"/>
          <w:del w:id="8331" w:author="Rev 7 Allen Wirfs-Brock" w:date="2012-04-25T15:42:00Z"/>
        </w:rPr>
        <w:pPrChange w:id="8332" w:author="Rev 7 Allen Wirfs-Brock" w:date="2012-04-25T15:29:00Z">
          <w:pPr>
            <w:numPr>
              <w:numId w:val="403"/>
            </w:numPr>
            <w:ind w:left="720" w:hanging="360"/>
            <w:jc w:val="left"/>
          </w:pPr>
        </w:pPrChange>
      </w:pPr>
      <w:ins w:id="8333" w:author="Rev 4 Allen Wirfs-Brock" w:date="2011-10-15T08:41:00Z">
        <w:del w:id="8334" w:author="Rev 7 Allen Wirfs-Brock" w:date="2012-04-25T15:42:00Z">
          <w:r w:rsidRPr="00E77497" w:rsidDel="004321EC">
            <w:delText xml:space="preserve">It is a Syntax Error if </w:delText>
          </w:r>
        </w:del>
        <w:del w:id="8335" w:author="Rev 7 Allen Wirfs-Brock" w:date="2012-04-20T09:35:00Z">
          <w:r w:rsidRPr="00E77497" w:rsidDel="001A6289">
            <w:rPr>
              <w:rStyle w:val="bnf"/>
            </w:rPr>
            <w:delText>PropertyAssignment</w:delText>
          </w:r>
        </w:del>
        <w:del w:id="8336"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8337" w:author="Rev 7 Allen Wirfs-Brock" w:date="2012-04-20T09:35:00Z">
          <w:r w:rsidRPr="00E77497" w:rsidDel="001A6289">
            <w:rPr>
              <w:rStyle w:val="bnf"/>
            </w:rPr>
            <w:delText>PropertyAssignment</w:delText>
          </w:r>
        </w:del>
        <w:del w:id="8338"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8339" w:author="Rev 7 Allen Wirfs-Brock" w:date="2012-04-20T09:35:00Z">
          <w:r w:rsidRPr="009C202C" w:rsidDel="001A6289">
            <w:rPr>
              <w:rStyle w:val="bnf"/>
            </w:rPr>
            <w:delText>PropertyAssignment</w:delText>
          </w:r>
        </w:del>
        <w:del w:id="8340" w:author="Rev 7 Allen Wirfs-Brock" w:date="2012-04-25T15:42:00Z">
          <w:r w:rsidRPr="00B820AB" w:rsidDel="004321EC">
            <w:delText xml:space="preserve">) of </w:delText>
          </w:r>
        </w:del>
        <w:del w:id="8341" w:author="Rev 7 Allen Wirfs-Brock" w:date="2012-04-20T09:47:00Z">
          <w:r w:rsidRPr="00B820AB" w:rsidDel="002D5AF2">
            <w:rPr>
              <w:rStyle w:val="bnf"/>
            </w:rPr>
            <w:delText>PropertyNameAndValueList</w:delText>
          </w:r>
        </w:del>
        <w:del w:id="8342" w:author="Rev 7 Allen Wirfs-Brock" w:date="2012-04-25T15:42:00Z">
          <w:r w:rsidRPr="00B820AB" w:rsidDel="004321EC">
            <w:delText xml:space="preserve"> includes a production of the form</w:delText>
          </w:r>
          <w:r w:rsidRPr="00B820AB" w:rsidDel="004321EC">
            <w:br/>
            <w:delText xml:space="preserve">   </w:delText>
          </w:r>
        </w:del>
        <w:del w:id="8343" w:author="Rev 7 Allen Wirfs-Brock" w:date="2012-04-20T09:35:00Z">
          <w:r w:rsidRPr="00675B74" w:rsidDel="001A6289">
            <w:rPr>
              <w:rStyle w:val="bnf"/>
            </w:rPr>
            <w:delText>PropertyAssignment</w:delText>
          </w:r>
        </w:del>
        <w:del w:id="8344"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8B7F6F" w:rsidDel="004321EC">
            <w:rPr>
              <w:iCs/>
            </w:rPr>
            <w:delText xml:space="preserve"> </w:delText>
          </w:r>
          <w:r w:rsidRPr="008B7F6F" w:rsidDel="004321EC">
            <w:rPr>
              <w:rFonts w:ascii="Courier New" w:hAnsi="Courier New" w:cs="Courier New"/>
              <w:b/>
              <w:iCs/>
            </w:rPr>
            <w:delText>}</w:delText>
          </w:r>
          <w:r w:rsidRPr="008B7F6F" w:rsidDel="004321EC">
            <w:delText>.</w:delText>
          </w:r>
        </w:del>
      </w:ins>
    </w:p>
    <w:p w14:paraId="23C85F95" w14:textId="77777777" w:rsidR="00DB5B9F" w:rsidDel="004A7791" w:rsidRDefault="00DB5B9F">
      <w:pPr>
        <w:spacing w:after="0"/>
        <w:rPr>
          <w:ins w:id="8345" w:author="Rev 6 Allen Wirfs-Brock" w:date="2012-02-27T10:32:00Z"/>
          <w:del w:id="8346" w:author="Rev 7 Allen Wirfs-Brock" w:date="2012-04-26T11:10:00Z"/>
          <w:rFonts w:ascii="Courier New" w:hAnsi="Courier New" w:cs="Courier New"/>
          <w:b/>
          <w:iCs/>
        </w:rPr>
        <w:pPrChange w:id="8347" w:author="Rev 6 Allen Wirfs-Brock" w:date="2012-02-27T10:32:00Z">
          <w:pPr/>
        </w:pPrChange>
      </w:pPr>
      <w:ins w:id="8348" w:author="Rev 5 Allen Wirfs-Brock" w:date="2012-01-16T17:15:00Z">
        <w:del w:id="8349" w:author="Rev 7 Allen Wirfs-Brock" w:date="2012-04-20T09:35:00Z">
          <w:r w:rsidRPr="006B6D0A" w:rsidDel="001A6289">
            <w:rPr>
              <w:rStyle w:val="bnf"/>
            </w:rPr>
            <w:delText>PropertyAssignment</w:delText>
          </w:r>
        </w:del>
        <w:del w:id="8350"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del>
      </w:ins>
      <w:ins w:id="8351" w:author="Rev 5 Allen Wirfs-Brock" w:date="2012-01-16T17:16:00Z">
        <w:del w:id="8352" w:author="Rev 7 Allen Wirfs-Brock" w:date="2012-04-26T11:10:00Z">
          <w:r w:rsidDel="004A7791">
            <w:rPr>
              <w:rStyle w:val="bnf"/>
            </w:rPr>
            <w:delText>FormalParameterList</w:delText>
          </w:r>
        </w:del>
      </w:ins>
      <w:ins w:id="8353" w:author="Rev 5 Allen Wirfs-Brock" w:date="2012-01-16T17:15:00Z">
        <w:del w:id="8354" w:author="Rev 7 Allen Wirfs-Brock" w:date="2012-04-26T11:10:00Z">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5907A5BA" w14:textId="77777777" w:rsidR="00F75C52" w:rsidRPr="007F2AF2" w:rsidDel="004A7791" w:rsidRDefault="00F75C52">
      <w:pPr>
        <w:spacing w:before="60" w:after="60"/>
        <w:rPr>
          <w:ins w:id="8355" w:author="Rev 6 Allen Wirfs-Brock" w:date="2012-02-27T10:32:00Z"/>
          <w:del w:id="8356" w:author="Rev 7 Allen Wirfs-Brock" w:date="2012-04-26T11:10:00Z"/>
          <w:rFonts w:cs="Arial"/>
          <w:iCs/>
        </w:rPr>
        <w:pPrChange w:id="8357" w:author="Rev 6 Allen Wirfs-Brock" w:date="2012-02-27T10:33:00Z">
          <w:pPr/>
        </w:pPrChange>
      </w:pPr>
      <w:ins w:id="8358" w:author="Rev 6 Allen Wirfs-Brock" w:date="2012-02-27T10:32:00Z">
        <w:del w:id="8359" w:author="Rev 7 Allen Wirfs-Brock" w:date="2012-04-26T11:10:00Z">
          <w:r w:rsidDel="004A7791">
            <w:rPr>
              <w:rFonts w:cs="Arial"/>
              <w:iCs/>
            </w:rPr>
            <w:delText>a</w:delText>
          </w:r>
          <w:r w:rsidRPr="007F2AF2" w:rsidDel="004A7791">
            <w:rPr>
              <w:rFonts w:cs="Arial"/>
              <w:iCs/>
            </w:rPr>
            <w:delText>nd</w:delText>
          </w:r>
        </w:del>
      </w:ins>
    </w:p>
    <w:p w14:paraId="156DBF2B" w14:textId="77777777" w:rsidR="00F75C52" w:rsidDel="004A7791" w:rsidRDefault="00F75C52">
      <w:pPr>
        <w:rPr>
          <w:ins w:id="8360" w:author="Rev 6 Allen Wirfs-Brock" w:date="2012-02-27T10:33:00Z"/>
          <w:del w:id="8361" w:author="Rev 7 Allen Wirfs-Brock" w:date="2012-04-26T11:10:00Z"/>
          <w:rFonts w:ascii="Courier New" w:hAnsi="Courier New" w:cs="Courier New"/>
          <w:b/>
          <w:iCs/>
        </w:rPr>
        <w:pPrChange w:id="8362" w:author="Rev 6 Allen Wirfs-Brock" w:date="2012-02-27T10:34:00Z">
          <w:pPr>
            <w:spacing w:after="0"/>
          </w:pPr>
        </w:pPrChange>
      </w:pPr>
      <w:ins w:id="8363" w:author="Rev 6 Allen Wirfs-Brock" w:date="2012-02-27T10:34:00Z">
        <w:del w:id="8364" w:author="Rev 7 Allen Wirfs-Brock" w:date="2012-04-23T15:17:00Z">
          <w:r w:rsidDel="00046F7A">
            <w:rPr>
              <w:rFonts w:ascii="Courier New" w:hAnsi="Courier New" w:cs="Courier New"/>
              <w:b/>
              <w:iCs/>
            </w:rPr>
            <w:delText>*</w:delText>
          </w:r>
          <w:r w:rsidRPr="004D1BD1" w:rsidDel="00046F7A">
            <w:rPr>
              <w:rFonts w:ascii="Courier New" w:hAnsi="Courier New" w:cs="Courier New"/>
              <w:iCs/>
            </w:rPr>
            <w:delText xml:space="preserve"> </w:delText>
          </w:r>
        </w:del>
      </w:ins>
      <w:ins w:id="8365" w:author="Rev 6 Allen Wirfs-Brock" w:date="2012-02-27T10:33:00Z">
        <w:del w:id="8366" w:author="Rev 7 Allen Wirfs-Brock" w:date="2012-04-20T09:35:00Z">
          <w:r w:rsidRPr="006B6D0A" w:rsidDel="001A6289">
            <w:rPr>
              <w:rStyle w:val="bnf"/>
            </w:rPr>
            <w:delText>PropertyAssignment</w:delText>
          </w:r>
        </w:del>
        <w:del w:id="8367"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Del="004A7791">
            <w:rPr>
              <w:rStyle w:val="bnf"/>
            </w:rPr>
            <w:delText>FormalParameterList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2E4B8BFF" w14:textId="77777777" w:rsidR="00F75C52" w:rsidRPr="008B7F6F" w:rsidDel="004A7791" w:rsidRDefault="00F75C52">
      <w:pPr>
        <w:numPr>
          <w:ilvl w:val="0"/>
          <w:numId w:val="737"/>
        </w:numPr>
        <w:rPr>
          <w:ins w:id="8368" w:author="Rev 5 Allen Wirfs-Brock" w:date="2012-01-16T17:15:00Z"/>
          <w:del w:id="8369" w:author="Rev 7 Allen Wirfs-Brock" w:date="2012-04-26T11:10:00Z"/>
        </w:rPr>
        <w:pPrChange w:id="8370" w:author="Rev 7 Allen Wirfs-Brock" w:date="2012-04-25T15:29:00Z">
          <w:pPr/>
        </w:pPrChange>
      </w:pPr>
    </w:p>
    <w:p w14:paraId="23467208" w14:textId="77777777" w:rsidR="00DB5B9F" w:rsidRPr="006B6D0A" w:rsidDel="004A7791" w:rsidRDefault="00DB5B9F">
      <w:pPr>
        <w:numPr>
          <w:ilvl w:val="0"/>
          <w:numId w:val="737"/>
        </w:numPr>
        <w:spacing w:after="220"/>
        <w:contextualSpacing/>
        <w:rPr>
          <w:ins w:id="8371" w:author="Rev 5 Allen Wirfs-Brock" w:date="2012-01-16T17:16:00Z"/>
          <w:del w:id="8372" w:author="Rev 7 Allen Wirfs-Brock" w:date="2012-04-26T11:10:00Z"/>
        </w:rPr>
        <w:pPrChange w:id="8373" w:author="Rev 7 Allen Wirfs-Brock" w:date="2012-04-25T15:29:00Z">
          <w:pPr>
            <w:numPr>
              <w:numId w:val="403"/>
            </w:numPr>
            <w:spacing w:after="220"/>
            <w:ind w:left="720" w:hanging="360"/>
            <w:contextualSpacing/>
          </w:pPr>
        </w:pPrChange>
      </w:pPr>
      <w:ins w:id="8374" w:author="Rev 5 Allen Wirfs-Brock" w:date="2012-01-16T17:16:00Z">
        <w:del w:id="8375" w:author="Rev 7 Allen Wirfs-Brock" w:date="2012-04-26T11:10:00Z">
          <w:r w:rsidRPr="006B6D0A" w:rsidDel="004A7791">
            <w:delText>It is a Syntax Error if the source code parsed with this production is not extended code.</w:delText>
          </w:r>
        </w:del>
      </w:ins>
    </w:p>
    <w:p w14:paraId="60915FD1" w14:textId="77777777" w:rsidR="00DB5B9F" w:rsidRPr="00B820AB" w:rsidDel="004A7791" w:rsidRDefault="00DB5B9F">
      <w:pPr>
        <w:numPr>
          <w:ilvl w:val="0"/>
          <w:numId w:val="737"/>
        </w:numPr>
        <w:spacing w:after="220"/>
        <w:contextualSpacing/>
        <w:rPr>
          <w:ins w:id="8376" w:author="Rev 5 Allen Wirfs-Brock" w:date="2012-01-16T17:15:00Z"/>
          <w:del w:id="8377" w:author="Rev 7 Allen Wirfs-Brock" w:date="2012-04-26T11:10:00Z"/>
        </w:rPr>
        <w:pPrChange w:id="8378" w:author="Rev 7 Allen Wirfs-Brock" w:date="2012-04-25T15:29:00Z">
          <w:pPr>
            <w:numPr>
              <w:numId w:val="403"/>
            </w:numPr>
            <w:spacing w:after="220"/>
            <w:ind w:left="720" w:hanging="360"/>
            <w:contextualSpacing/>
          </w:pPr>
        </w:pPrChange>
      </w:pPr>
      <w:ins w:id="8379" w:author="Rev 5 Allen Wirfs-Brock" w:date="2012-01-16T17:15:00Z">
        <w:del w:id="8380" w:author="Rev 7 Allen Wirfs-Brock" w:date="2012-04-26T11:10:00Z">
          <w:r w:rsidRPr="006B6D0A" w:rsidDel="004A7791">
            <w:delText xml:space="preserve">It is a Syntax Error if 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4415B6A2" w14:textId="77777777" w:rsidR="00DB5B9F" w:rsidRPr="00E77497" w:rsidDel="004A7791" w:rsidRDefault="00DB5B9F">
      <w:pPr>
        <w:numPr>
          <w:ilvl w:val="0"/>
          <w:numId w:val="737"/>
        </w:numPr>
        <w:spacing w:after="220"/>
        <w:contextualSpacing/>
        <w:rPr>
          <w:ins w:id="8381" w:author="Rev 5 Allen Wirfs-Brock" w:date="2012-01-16T17:15:00Z"/>
          <w:del w:id="8382" w:author="Rev 7 Allen Wirfs-Brock" w:date="2012-04-26T11:10:00Z"/>
        </w:rPr>
        <w:pPrChange w:id="8383" w:author="Rev 7 Allen Wirfs-Brock" w:date="2012-04-25T15:29:00Z">
          <w:pPr>
            <w:numPr>
              <w:numId w:val="403"/>
            </w:numPr>
            <w:spacing w:after="220"/>
            <w:ind w:left="720" w:hanging="360"/>
            <w:contextualSpacing/>
          </w:pPr>
        </w:pPrChange>
      </w:pPr>
      <w:ins w:id="8384" w:author="Rev 5 Allen Wirfs-Brock" w:date="2012-01-16T17:15:00Z">
        <w:del w:id="8385" w:author="Rev 7 Allen Wirfs-Brock" w:date="2012-04-26T11:10:00Z">
          <w:r w:rsidRPr="00675B74" w:rsidDel="004A7791">
            <w:delText xml:space="preserve">It is a Syntax Error if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100C394D" w14:textId="77777777" w:rsidR="00DB5B9F" w:rsidRPr="003B4312" w:rsidDel="004A7791" w:rsidRDefault="00DB5B9F">
      <w:pPr>
        <w:numPr>
          <w:ilvl w:val="0"/>
          <w:numId w:val="737"/>
        </w:numPr>
        <w:spacing w:after="220"/>
        <w:contextualSpacing/>
        <w:rPr>
          <w:ins w:id="8386" w:author="Rev 5 Allen Wirfs-Brock" w:date="2012-01-16T17:15:00Z"/>
          <w:del w:id="8387" w:author="Rev 7 Allen Wirfs-Brock" w:date="2012-04-26T11:10:00Z"/>
        </w:rPr>
        <w:pPrChange w:id="8388" w:author="Rev 7 Allen Wirfs-Brock" w:date="2012-04-25T15:29:00Z">
          <w:pPr>
            <w:numPr>
              <w:numId w:val="403"/>
            </w:numPr>
            <w:spacing w:after="220"/>
            <w:ind w:left="720" w:hanging="360"/>
            <w:contextualSpacing/>
          </w:pPr>
        </w:pPrChange>
      </w:pPr>
      <w:ins w:id="8389" w:author="Rev 5 Allen Wirfs-Brock" w:date="2012-01-16T17:15:00Z">
        <w:del w:id="8390" w:author="Rev 7 Allen Wirfs-Brock" w:date="2012-04-26T11:10:00Z">
          <w:r w:rsidRPr="00E77497" w:rsidDel="004A7791">
            <w:delText xml:space="preserve">It is a Syntax Error if any element of the LexicallyDeclaredNames of </w:delText>
          </w:r>
        </w:del>
      </w:ins>
      <w:ins w:id="8391" w:author="Rev 5 Allen Wirfs-Brock" w:date="2012-01-16T17:19:00Z">
        <w:del w:id="8392"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8393" w:author="Rev 5 Allen Wirfs-Brock" w:date="2012-01-16T17:15:00Z">
        <w:del w:id="8394" w:author="Rev 7 Allen Wirfs-Brock" w:date="2012-04-26T11:10:00Z">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14:paraId="3FFEE749" w14:textId="77777777" w:rsidR="00DB5B9F" w:rsidRPr="003B4312" w:rsidDel="004A7791" w:rsidRDefault="00DB5B9F">
      <w:pPr>
        <w:numPr>
          <w:ilvl w:val="0"/>
          <w:numId w:val="737"/>
        </w:numPr>
        <w:spacing w:after="220"/>
        <w:rPr>
          <w:ins w:id="8395" w:author="Rev 5 Allen Wirfs-Brock" w:date="2012-01-16T17:15:00Z"/>
          <w:del w:id="8396" w:author="Rev 7 Allen Wirfs-Brock" w:date="2012-04-26T11:10:00Z"/>
        </w:rPr>
        <w:pPrChange w:id="8397" w:author="Rev 7 Allen Wirfs-Brock" w:date="2012-04-25T15:29:00Z">
          <w:pPr>
            <w:numPr>
              <w:numId w:val="403"/>
            </w:numPr>
            <w:spacing w:after="220"/>
            <w:ind w:left="720" w:hanging="360"/>
          </w:pPr>
        </w:pPrChange>
      </w:pPr>
      <w:ins w:id="8398" w:author="Rev 5 Allen Wirfs-Brock" w:date="2012-01-16T17:15:00Z">
        <w:del w:id="8399" w:author="Rev 7 Allen Wirfs-Brock" w:date="2012-04-26T11:10:00Z">
          <w:r w:rsidRPr="003B4312" w:rsidDel="004A7791">
            <w:delText>It is a Syntax Error if any element of the BoundNames of</w:delText>
          </w:r>
          <w:r w:rsidRPr="008B7F6F" w:rsidDel="004A7791">
            <w:delText xml:space="preserve"> </w:delText>
          </w:r>
        </w:del>
      </w:ins>
      <w:ins w:id="8400" w:author="Rev 5 Allen Wirfs-Brock" w:date="2012-01-16T17:19:00Z">
        <w:del w:id="8401"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8402" w:author="Rev 5 Allen Wirfs-Brock" w:date="2012-01-16T17:15:00Z">
        <w:del w:id="8403" w:author="Rev 7 Allen Wirfs-Brock" w:date="2012-04-26T11:10:00Z">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14:paraId="30FBAAB8" w14:textId="77777777" w:rsidR="00DB5B9F" w:rsidRPr="008B7F6F" w:rsidDel="004A7791" w:rsidRDefault="00DB5B9F" w:rsidP="00DB5B9F">
      <w:pPr>
        <w:rPr>
          <w:ins w:id="8404" w:author="Rev 5 Allen Wirfs-Brock" w:date="2012-01-16T17:13:00Z"/>
          <w:del w:id="8405" w:author="Rev 7 Allen Wirfs-Brock" w:date="2012-04-26T11:10:00Z"/>
        </w:rPr>
      </w:pPr>
      <w:ins w:id="8406" w:author="Rev 5 Allen Wirfs-Brock" w:date="2012-01-16T17:13:00Z">
        <w:del w:id="8407" w:author="Rev 7 Allen Wirfs-Brock" w:date="2012-04-26T11:10:00Z">
          <w:r w:rsidRPr="006B6D0A" w:rsidDel="004A7791">
            <w:rPr>
              <w:rStyle w:val="bnf"/>
            </w:rPr>
            <w:delText>PropertyAssignment</w:delText>
          </w:r>
          <w:r w:rsidRPr="006B6D0A" w:rsidDel="004A7791">
            <w:delText xml:space="preserve"> </w:delText>
          </w:r>
          <w:r w:rsidRPr="006B6D0A" w:rsidDel="004A7791">
            <w:rPr>
              <w:b/>
            </w:rPr>
            <w:delText>:</w:delText>
          </w:r>
          <w:r w:rsidRPr="00E65A34" w:rsidDel="004A7791">
            <w:delText xml:space="preserve"> </w:delText>
          </w:r>
          <w:r w:rsidDel="004A7791">
            <w:rPr>
              <w:rFonts w:ascii="Courier New" w:hAnsi="Courier New" w:cs="Courier New"/>
              <w:b/>
              <w:iCs/>
            </w:rPr>
            <w:delText>g</w:delText>
          </w:r>
          <w:r w:rsidRPr="009C202C" w:rsidDel="004A7791">
            <w:rPr>
              <w:rFonts w:ascii="Courier New" w:hAnsi="Courier New" w:cs="Courier New"/>
              <w:b/>
              <w:iCs/>
            </w:rPr>
            <w:delText>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w:delText>
          </w:r>
          <w:r w:rsidRPr="00120381" w:rsidDel="004A7791">
            <w:rPr>
              <w:rFonts w:ascii="Courier New" w:hAnsi="Courier New" w:cs="Courier New"/>
              <w:b/>
              <w:iCs/>
            </w:rPr>
            <w:delText>)</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41D12E75" w14:textId="77777777" w:rsidR="00DB5B9F" w:rsidRPr="00B820AB" w:rsidDel="004A7791" w:rsidRDefault="00DB5B9F" w:rsidP="00DB5B9F">
      <w:pPr>
        <w:numPr>
          <w:ilvl w:val="0"/>
          <w:numId w:val="403"/>
        </w:numPr>
        <w:spacing w:after="220"/>
        <w:contextualSpacing/>
        <w:rPr>
          <w:ins w:id="8408" w:author="Rev 5 Allen Wirfs-Brock" w:date="2012-01-16T17:13:00Z"/>
          <w:del w:id="8409" w:author="Rev 7 Allen Wirfs-Brock" w:date="2012-04-26T11:10:00Z"/>
        </w:rPr>
      </w:pPr>
      <w:ins w:id="8410" w:author="Rev 5 Allen Wirfs-Brock" w:date="2012-01-16T17:13:00Z">
        <w:del w:id="8411"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10F021A3" w14:textId="77777777" w:rsidR="00DB5B9F" w:rsidRPr="00E77497" w:rsidDel="004A7791" w:rsidRDefault="00DB5B9F">
      <w:pPr>
        <w:numPr>
          <w:ilvl w:val="0"/>
          <w:numId w:val="403"/>
        </w:numPr>
        <w:spacing w:after="220"/>
        <w:rPr>
          <w:ins w:id="8412" w:author="Rev 5 Allen Wirfs-Brock" w:date="2012-01-16T17:13:00Z"/>
          <w:del w:id="8413" w:author="Rev 7 Allen Wirfs-Brock" w:date="2012-04-26T11:10:00Z"/>
        </w:rPr>
        <w:pPrChange w:id="8414" w:author="Rev 5 Allen Wirfs-Brock" w:date="2012-01-16T17:14:00Z">
          <w:pPr>
            <w:numPr>
              <w:numId w:val="403"/>
            </w:numPr>
            <w:spacing w:after="220"/>
            <w:ind w:left="720" w:hanging="360"/>
            <w:contextualSpacing/>
          </w:pPr>
        </w:pPrChange>
      </w:pPr>
      <w:ins w:id="8415" w:author="Rev 5 Allen Wirfs-Brock" w:date="2012-01-16T17:13:00Z">
        <w:del w:id="8416"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6747299A" w14:textId="77777777" w:rsidR="00833F54" w:rsidRPr="008B7F6F" w:rsidDel="004A7791" w:rsidRDefault="00833F54" w:rsidP="00833F54">
      <w:pPr>
        <w:rPr>
          <w:ins w:id="8417" w:author="Rev 4 Allen Wirfs-Brock" w:date="2011-10-15T08:41:00Z"/>
          <w:del w:id="8418" w:author="Rev 7 Allen Wirfs-Brock" w:date="2012-04-26T11:10:00Z"/>
        </w:rPr>
      </w:pPr>
      <w:ins w:id="8419" w:author="Rev 4 Allen Wirfs-Brock" w:date="2011-10-15T08:41:00Z">
        <w:del w:id="8420" w:author="Rev 7 Allen Wirfs-Brock" w:date="2012-04-20T09:35:00Z">
          <w:r w:rsidRPr="006B6D0A" w:rsidDel="001A6289">
            <w:rPr>
              <w:rStyle w:val="bnf"/>
            </w:rPr>
            <w:delText>PropertyAssignment</w:delText>
          </w:r>
        </w:del>
        <w:del w:id="8421"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9C202C" w:rsidDel="004A7791">
            <w:rPr>
              <w:rFonts w:ascii="Courier New" w:hAnsi="Courier New" w:cs="Courier New"/>
              <w:b/>
              <w:iCs/>
            </w:rPr>
            <w:delText>set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RPr="00675B74"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3013EC69" w14:textId="77777777" w:rsidR="00833F54" w:rsidRPr="00B820AB" w:rsidDel="004A7791" w:rsidRDefault="00833F54">
      <w:pPr>
        <w:numPr>
          <w:ilvl w:val="0"/>
          <w:numId w:val="737"/>
        </w:numPr>
        <w:spacing w:after="220"/>
        <w:contextualSpacing/>
        <w:rPr>
          <w:ins w:id="8422" w:author="Rev 4 Allen Wirfs-Brock" w:date="2011-10-15T08:41:00Z"/>
          <w:del w:id="8423" w:author="Rev 7 Allen Wirfs-Brock" w:date="2012-04-26T11:10:00Z"/>
        </w:rPr>
        <w:pPrChange w:id="8424" w:author="Rev 7 Allen Wirfs-Brock" w:date="2012-04-25T15:29:00Z">
          <w:pPr>
            <w:numPr>
              <w:numId w:val="403"/>
            </w:numPr>
            <w:spacing w:after="220"/>
            <w:ind w:left="720" w:hanging="360"/>
            <w:contextualSpacing/>
          </w:pPr>
        </w:pPrChange>
      </w:pPr>
      <w:ins w:id="8425" w:author="Rev 4 Allen Wirfs-Brock" w:date="2011-10-15T08:41:00Z">
        <w:del w:id="8426"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07614E77" w14:textId="77777777" w:rsidR="00833F54" w:rsidRPr="00E77497" w:rsidDel="004A7791" w:rsidRDefault="00833F54">
      <w:pPr>
        <w:numPr>
          <w:ilvl w:val="0"/>
          <w:numId w:val="737"/>
        </w:numPr>
        <w:spacing w:after="220"/>
        <w:contextualSpacing/>
        <w:rPr>
          <w:ins w:id="8427" w:author="Rev 4 Allen Wirfs-Brock" w:date="2011-10-15T08:41:00Z"/>
          <w:del w:id="8428" w:author="Rev 7 Allen Wirfs-Brock" w:date="2012-04-26T11:10:00Z"/>
        </w:rPr>
        <w:pPrChange w:id="8429" w:author="Rev 7 Allen Wirfs-Brock" w:date="2012-04-25T15:29:00Z">
          <w:pPr>
            <w:numPr>
              <w:numId w:val="403"/>
            </w:numPr>
            <w:spacing w:after="220"/>
            <w:ind w:left="720" w:hanging="360"/>
            <w:contextualSpacing/>
          </w:pPr>
        </w:pPrChange>
      </w:pPr>
      <w:ins w:id="8430" w:author="Rev 4 Allen Wirfs-Brock" w:date="2011-10-15T08:41:00Z">
        <w:del w:id="8431"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3B0BE84C" w14:textId="77777777" w:rsidR="00833F54" w:rsidRPr="003B4312" w:rsidDel="004A7791" w:rsidRDefault="00833F54">
      <w:pPr>
        <w:numPr>
          <w:ilvl w:val="0"/>
          <w:numId w:val="737"/>
        </w:numPr>
        <w:spacing w:after="220"/>
        <w:contextualSpacing/>
        <w:rPr>
          <w:ins w:id="8432" w:author="Rev 4 Allen Wirfs-Brock" w:date="2011-10-15T08:41:00Z"/>
          <w:del w:id="8433" w:author="Rev 7 Allen Wirfs-Brock" w:date="2012-04-26T11:10:00Z"/>
        </w:rPr>
        <w:pPrChange w:id="8434" w:author="Rev 7 Allen Wirfs-Brock" w:date="2012-04-25T15:29:00Z">
          <w:pPr>
            <w:numPr>
              <w:numId w:val="403"/>
            </w:numPr>
            <w:spacing w:after="220"/>
            <w:ind w:left="720" w:hanging="360"/>
            <w:contextualSpacing/>
          </w:pPr>
        </w:pPrChange>
      </w:pPr>
      <w:ins w:id="8435" w:author="Rev 4 Allen Wirfs-Brock" w:date="2011-10-15T08:41:00Z">
        <w:del w:id="8436" w:author="Rev 7 Allen Wirfs-Brock" w:date="2012-04-26T11:10:00Z">
          <w:r w:rsidRPr="00E77497"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any element of the LexicallyDeclaredNames of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14:paraId="52DB86DF" w14:textId="77777777" w:rsidR="00833F54" w:rsidRPr="003B4312" w:rsidDel="004A7791" w:rsidRDefault="00833F54">
      <w:pPr>
        <w:numPr>
          <w:ilvl w:val="0"/>
          <w:numId w:val="737"/>
        </w:numPr>
        <w:spacing w:after="220"/>
        <w:rPr>
          <w:ins w:id="8437" w:author="Rev 4 Allen Wirfs-Brock" w:date="2011-10-15T08:41:00Z"/>
          <w:del w:id="8438" w:author="Rev 7 Allen Wirfs-Brock" w:date="2012-04-26T11:10:00Z"/>
        </w:rPr>
        <w:pPrChange w:id="8439" w:author="Rev 7 Allen Wirfs-Brock" w:date="2012-04-25T15:29:00Z">
          <w:pPr>
            <w:numPr>
              <w:numId w:val="403"/>
            </w:numPr>
            <w:spacing w:after="220"/>
            <w:ind w:left="720" w:hanging="360"/>
          </w:pPr>
        </w:pPrChange>
      </w:pPr>
      <w:ins w:id="8440" w:author="Rev 4 Allen Wirfs-Brock" w:date="2011-10-15T08:41:00Z">
        <w:del w:id="8441" w:author="Rev 7 Allen Wirfs-Brock" w:date="2012-04-26T11:10:00Z">
          <w:r w:rsidRPr="003B4312" w:rsidDel="004A7791">
            <w:delText>It is a Syntax Error if the source code matching this production is extended code and</w:delText>
          </w:r>
          <w:r w:rsidRPr="003B4312" w:rsidDel="004A7791">
            <w:rPr>
              <w:rFonts w:ascii="Times New Roman" w:eastAsia="Times New Roman" w:hAnsi="Times New Roman"/>
              <w:spacing w:val="6"/>
              <w:lang w:eastAsia="en-US"/>
            </w:rPr>
            <w:delText xml:space="preserve"> </w:delText>
          </w:r>
          <w:r w:rsidRPr="003B4312" w:rsidDel="004A7791">
            <w:delText>any element of the BoundNames of</w:delText>
          </w:r>
          <w:r w:rsidRPr="008B7F6F" w:rsidDel="004A7791">
            <w:delText xml:space="preserve"> </w:delText>
          </w:r>
          <w:r w:rsidRPr="008B7F6F"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14:paraId="4AD1FBFE" w14:textId="77777777" w:rsidR="00833F54" w:rsidRPr="008B7F6F" w:rsidDel="004A7791" w:rsidRDefault="00833F54" w:rsidP="00833F54">
      <w:pPr>
        <w:rPr>
          <w:ins w:id="8442" w:author="Rev 4 Allen Wirfs-Brock" w:date="2011-10-15T08:41:00Z"/>
          <w:del w:id="8443" w:author="Rev 7 Allen Wirfs-Brock" w:date="2012-04-26T11:10:00Z"/>
        </w:rPr>
      </w:pPr>
      <w:ins w:id="8444" w:author="Rev 4 Allen Wirfs-Brock" w:date="2011-10-15T08:41:00Z">
        <w:del w:id="8445" w:author="Rev 7 Allen Wirfs-Brock" w:date="2012-04-26T11:10:00Z">
          <w:r w:rsidRPr="003B4312" w:rsidDel="004A7791">
            <w:rPr>
              <w:rStyle w:val="bnf"/>
            </w:rPr>
            <w:delText xml:space="preserve">PropertySetParameterList </w:delText>
          </w:r>
          <w:r w:rsidRPr="003B4312" w:rsidDel="004A7791">
            <w:rPr>
              <w:b/>
            </w:rPr>
            <w:delText>:</w:delText>
          </w:r>
          <w:r w:rsidRPr="008B7F6F" w:rsidDel="004A7791">
            <w:delText xml:space="preserve"> </w:delText>
          </w:r>
          <w:r w:rsidRPr="008B7F6F" w:rsidDel="004A7791">
            <w:rPr>
              <w:rStyle w:val="bnf"/>
            </w:rPr>
            <w:delText xml:space="preserve">BindingPattern </w:delText>
          </w:r>
          <w:r w:rsidRPr="008B7F6F" w:rsidDel="004A7791">
            <w:delText xml:space="preserve"> </w:delText>
          </w:r>
        </w:del>
      </w:ins>
    </w:p>
    <w:p w14:paraId="74BD1716" w14:textId="77777777" w:rsidR="00833F54" w:rsidRPr="006B6D0A" w:rsidDel="004A7791" w:rsidRDefault="00833F54">
      <w:pPr>
        <w:numPr>
          <w:ilvl w:val="0"/>
          <w:numId w:val="737"/>
        </w:numPr>
        <w:spacing w:after="220"/>
        <w:contextualSpacing/>
        <w:rPr>
          <w:ins w:id="8446" w:author="Rev 4 Allen Wirfs-Brock" w:date="2011-10-15T08:41:00Z"/>
          <w:del w:id="8447" w:author="Rev 7 Allen Wirfs-Brock" w:date="2012-04-26T11:10:00Z"/>
        </w:rPr>
        <w:pPrChange w:id="8448" w:author="Rev 7 Allen Wirfs-Brock" w:date="2012-04-25T15:29:00Z">
          <w:pPr>
            <w:numPr>
              <w:numId w:val="403"/>
            </w:numPr>
            <w:spacing w:after="220"/>
            <w:ind w:left="720" w:hanging="360"/>
            <w:contextualSpacing/>
          </w:pPr>
        </w:pPrChange>
      </w:pPr>
      <w:ins w:id="8449" w:author="Rev 4 Allen Wirfs-Brock" w:date="2011-10-15T08:41:00Z">
        <w:del w:id="8450" w:author="Rev 7 Allen Wirfs-Brock" w:date="2012-04-26T11:10:00Z">
          <w:r w:rsidRPr="006B6D0A" w:rsidDel="004A7791">
            <w:delText>It is a Syntax Error if the source code parsed with this production is not extended code.</w:delText>
          </w:r>
        </w:del>
      </w:ins>
    </w:p>
    <w:p w14:paraId="152BA2B4" w14:textId="77777777" w:rsidR="00833F54" w:rsidRPr="009C202C" w:rsidDel="004A7791" w:rsidRDefault="00833F54">
      <w:pPr>
        <w:numPr>
          <w:ilvl w:val="0"/>
          <w:numId w:val="737"/>
        </w:numPr>
        <w:spacing w:after="220"/>
        <w:rPr>
          <w:ins w:id="8451" w:author="Rev 4 Allen Wirfs-Brock" w:date="2011-10-15T08:41:00Z"/>
          <w:del w:id="8452" w:author="Rev 7 Allen Wirfs-Brock" w:date="2012-04-26T11:10:00Z"/>
        </w:rPr>
        <w:pPrChange w:id="8453" w:author="Rev 7 Allen Wirfs-Brock" w:date="2012-04-25T15:29:00Z">
          <w:pPr>
            <w:numPr>
              <w:numId w:val="403"/>
            </w:numPr>
            <w:spacing w:after="220"/>
            <w:ind w:left="720" w:hanging="360"/>
          </w:pPr>
        </w:pPrChange>
      </w:pPr>
      <w:ins w:id="8454" w:author="Rev 4 Allen Wirfs-Brock" w:date="2011-10-15T08:41:00Z">
        <w:del w:id="8455" w:author="Rev 7 Allen Wirfs-Brock" w:date="2012-04-26T11:10:00Z">
          <w:r w:rsidRPr="006B6D0A" w:rsidDel="004A7791">
            <w:delText xml:space="preserve">It is a Syntax Error if </w:delText>
          </w:r>
          <w:r w:rsidRPr="006B6D0A" w:rsidDel="004A7791">
            <w:rPr>
              <w:rFonts w:ascii="Times New Roman" w:eastAsia="Times New Roman" w:hAnsi="Times New Roman"/>
              <w:spacing w:val="6"/>
              <w:lang w:eastAsia="en-US"/>
            </w:rPr>
            <w:delText>BoundNames</w:delText>
          </w:r>
          <w:r w:rsidRPr="00E65A34" w:rsidDel="004A7791">
            <w:delText xml:space="preserve"> of </w:delText>
          </w:r>
          <w:r w:rsidRPr="009C202C" w:rsidDel="004A7791">
            <w:rPr>
              <w:rStyle w:val="bnf"/>
            </w:rPr>
            <w:delText xml:space="preserve">BindingPattern  </w:delText>
          </w:r>
          <w:r w:rsidRPr="009C202C" w:rsidDel="004A7791">
            <w:delText>contains any duplicate elements.</w:delText>
          </w:r>
        </w:del>
      </w:ins>
    </w:p>
    <w:p w14:paraId="460D82AC" w14:textId="77777777" w:rsidR="002444D7" w:rsidRPr="00E77497" w:rsidDel="004A7791" w:rsidRDefault="002444D7" w:rsidP="002444D7">
      <w:pPr>
        <w:rPr>
          <w:ins w:id="8456" w:author="Rev 4 Allen Wirfs-Brock" w:date="2011-10-20T13:05:00Z"/>
          <w:del w:id="8457" w:author="Rev 7 Allen Wirfs-Brock" w:date="2012-04-26T11:10:00Z"/>
          <w:rFonts w:ascii="Helvetica" w:hAnsi="Helvetica"/>
          <w:b/>
        </w:rPr>
      </w:pPr>
      <w:ins w:id="8458" w:author="Rev 4 Allen Wirfs-Brock" w:date="2011-10-20T13:05:00Z">
        <w:del w:id="8459" w:author="Rev 7 Allen Wirfs-Brock" w:date="2012-04-26T11:10:00Z">
          <w:r w:rsidRPr="00675B74"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BoundNames</w:delText>
          </w:r>
        </w:del>
      </w:ins>
    </w:p>
    <w:p w14:paraId="0F5ACB91" w14:textId="77777777" w:rsidR="002444D7" w:rsidRPr="00E77497" w:rsidDel="004A7791" w:rsidRDefault="002444D7" w:rsidP="002444D7">
      <w:pPr>
        <w:rPr>
          <w:ins w:id="8460" w:author="Rev 4 Allen Wirfs-Brock" w:date="2011-10-20T13:05:00Z"/>
          <w:del w:id="8461" w:author="Rev 7 Allen Wirfs-Brock" w:date="2012-04-26T11:10:00Z"/>
        </w:rPr>
      </w:pPr>
      <w:ins w:id="8462" w:author="Rev 4 Allen Wirfs-Brock" w:date="2011-10-20T13:05:00Z">
        <w:del w:id="8463" w:author="Rev 7 Allen Wirfs-Brock" w:date="2012-04-26T11:10: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Binding</w:delText>
          </w:r>
          <w:r w:rsidRPr="00E77497" w:rsidDel="004A7791">
            <w:rPr>
              <w:rStyle w:val="bnf"/>
            </w:rPr>
            <w:delText xml:space="preserve">Identifier </w:delText>
          </w:r>
        </w:del>
      </w:ins>
    </w:p>
    <w:p w14:paraId="29402D4E" w14:textId="77777777" w:rsidR="002444D7" w:rsidRPr="00E77497" w:rsidDel="004A7791" w:rsidRDefault="002444D7" w:rsidP="009E3FF6">
      <w:pPr>
        <w:pStyle w:val="Alg4"/>
        <w:numPr>
          <w:ilvl w:val="0"/>
          <w:numId w:val="589"/>
        </w:numPr>
        <w:spacing w:after="220"/>
        <w:contextualSpacing/>
        <w:rPr>
          <w:ins w:id="8464" w:author="Rev 4 Allen Wirfs-Brock" w:date="2011-10-20T13:05:00Z"/>
          <w:del w:id="8465" w:author="Rev 7 Allen Wirfs-Brock" w:date="2012-04-26T11:10:00Z"/>
        </w:rPr>
      </w:pPr>
      <w:ins w:id="8466" w:author="Rev 4 Allen Wirfs-Brock" w:date="2011-10-20T13:05:00Z">
        <w:del w:id="8467" w:author="Rev 7 Allen Wirfs-Brock" w:date="2012-04-26T11:10:00Z">
          <w:r w:rsidRPr="00E77497" w:rsidDel="004A7791">
            <w:delText xml:space="preserve">Return BoundNames of </w:delText>
          </w:r>
          <w:r w:rsidRPr="00E77497" w:rsidDel="004A7791">
            <w:rPr>
              <w:i/>
            </w:rPr>
            <w:delText>Binding</w:delText>
          </w:r>
          <w:r w:rsidRPr="00E77497" w:rsidDel="004A7791">
            <w:rPr>
              <w:rStyle w:val="bnf"/>
            </w:rPr>
            <w:delText>Identifier</w:delText>
          </w:r>
          <w:r w:rsidRPr="00E77497" w:rsidDel="004A7791">
            <w:delText>.</w:delText>
          </w:r>
        </w:del>
      </w:ins>
    </w:p>
    <w:p w14:paraId="1E16C295" w14:textId="77777777" w:rsidR="002444D7" w:rsidRPr="00E77497" w:rsidDel="004A7791" w:rsidRDefault="002444D7" w:rsidP="002444D7">
      <w:pPr>
        <w:rPr>
          <w:ins w:id="8468" w:author="Rev 4 Allen Wirfs-Brock" w:date="2011-10-20T13:05:00Z"/>
          <w:del w:id="8469" w:author="Rev 7 Allen Wirfs-Brock" w:date="2012-04-26T11:10:00Z"/>
        </w:rPr>
      </w:pPr>
      <w:ins w:id="8470" w:author="Rev 4 Allen Wirfs-Brock" w:date="2011-10-20T13:05:00Z">
        <w:del w:id="8471" w:author="Rev 7 Allen Wirfs-Brock" w:date="2012-04-26T11:10:00Z">
          <w:r w:rsidRPr="00E77497" w:rsidDel="004A7791">
            <w:rPr>
              <w:rStyle w:val="bnf"/>
            </w:rPr>
            <w:delText>PropertySetParameterList</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6A339F46" w14:textId="77777777" w:rsidR="002444D7" w:rsidRPr="00E77497" w:rsidDel="004A7791" w:rsidRDefault="002444D7" w:rsidP="009E3FF6">
      <w:pPr>
        <w:pStyle w:val="Alg4"/>
        <w:numPr>
          <w:ilvl w:val="0"/>
          <w:numId w:val="590"/>
        </w:numPr>
        <w:spacing w:after="220"/>
        <w:contextualSpacing/>
        <w:rPr>
          <w:ins w:id="8472" w:author="Rev 4 Allen Wirfs-Brock" w:date="2011-10-20T13:05:00Z"/>
          <w:del w:id="8473" w:author="Rev 7 Allen Wirfs-Brock" w:date="2012-04-26T11:10:00Z"/>
        </w:rPr>
      </w:pPr>
      <w:ins w:id="8474" w:author="Rev 4 Allen Wirfs-Brock" w:date="2011-10-20T13:05:00Z">
        <w:del w:id="8475" w:author="Rev 7 Allen Wirfs-Brock" w:date="2012-04-26T11:10:00Z">
          <w:r w:rsidRPr="00E77497" w:rsidDel="004A7791">
            <w:delText xml:space="preserve">Return BoundNames of </w:delText>
          </w:r>
          <w:r w:rsidRPr="00E77497" w:rsidDel="004A7791">
            <w:rPr>
              <w:rStyle w:val="bnf"/>
            </w:rPr>
            <w:delText>BindingPattern</w:delText>
          </w:r>
          <w:r w:rsidRPr="00E77497" w:rsidDel="004A7791">
            <w:delText>.</w:delText>
          </w:r>
        </w:del>
      </w:ins>
    </w:p>
    <w:p w14:paraId="597235C4" w14:textId="77777777" w:rsidR="00046F7A" w:rsidRPr="00E77497" w:rsidRDefault="00046F7A" w:rsidP="00046F7A">
      <w:pPr>
        <w:rPr>
          <w:ins w:id="8476" w:author="Rev 7 Allen Wirfs-Brock" w:date="2012-04-23T15:16:00Z"/>
          <w:rFonts w:ascii="Helvetica" w:hAnsi="Helvetica"/>
          <w:b/>
        </w:rPr>
      </w:pPr>
      <w:ins w:id="8477" w:author="Rev 7 Allen Wirfs-Brock" w:date="2012-04-23T15:16:00Z">
        <w:r w:rsidRPr="00E77497">
          <w:rPr>
            <w:rFonts w:ascii="Helvetica" w:hAnsi="Helvetica"/>
            <w:b/>
          </w:rPr>
          <w:t xml:space="preserve">Static Semantics:  </w:t>
        </w:r>
        <w:r>
          <w:rPr>
            <w:rFonts w:ascii="Helvetica" w:hAnsi="Helvetica"/>
            <w:b/>
            <w:lang w:eastAsia="en-US"/>
          </w:rPr>
          <w:t>Contains</w:t>
        </w:r>
      </w:ins>
    </w:p>
    <w:p w14:paraId="0D858B47" w14:textId="77777777" w:rsidR="00046F7A" w:rsidRPr="004418C4" w:rsidRDefault="00046F7A" w:rsidP="00046F7A">
      <w:pPr>
        <w:ind w:left="360"/>
        <w:rPr>
          <w:ins w:id="8478" w:author="Rev 7 Allen Wirfs-Brock" w:date="2012-04-23T15:16:00Z"/>
        </w:rPr>
      </w:pPr>
      <w:ins w:id="8479" w:author="Rev 7 Allen Wirfs-Brock" w:date="2012-04-23T15:16:00Z">
        <w:r>
          <w:t>W</w:t>
        </w:r>
        <w:r w:rsidRPr="004418C4">
          <w:t xml:space="preserve">ith </w:t>
        </w:r>
        <w:r>
          <w:t>parameter</w:t>
        </w:r>
        <w:r w:rsidRPr="004418C4">
          <w:t xml:space="preserve"> </w:t>
        </w:r>
        <w:r>
          <w:rPr>
            <w:rFonts w:ascii="Times New Roman" w:hAnsi="Times New Roman"/>
            <w:i/>
          </w:rPr>
          <w:t>symbol</w:t>
        </w:r>
        <w:r>
          <w:t>.</w:t>
        </w:r>
      </w:ins>
    </w:p>
    <w:p w14:paraId="573CEBEC" w14:textId="77777777" w:rsidR="00046F7A" w:rsidDel="002C3667" w:rsidRDefault="00EA310A" w:rsidP="00046F7A">
      <w:pPr>
        <w:rPr>
          <w:ins w:id="8480" w:author="Rev 7 Allen Wirfs-Brock" w:date="2012-04-23T15:18:00Z"/>
          <w:del w:id="8481" w:author="Rev 8 Allen Wirfs-Brock" w:date="2012-06-11T15:20:00Z"/>
          <w:rFonts w:ascii="Courier New" w:hAnsi="Courier New" w:cs="Courier New"/>
          <w:b/>
          <w:iCs/>
        </w:rPr>
      </w:pPr>
      <w:ins w:id="8482" w:author="Rev 7 Allen Wirfs-Brock" w:date="2012-04-25T15:50:00Z">
        <w:del w:id="8483" w:author="Rev 8 Allen Wirfs-Brock" w:date="2012-06-11T14:13:00Z">
          <w:r w:rsidDel="00D75BC2">
            <w:rPr>
              <w:rStyle w:val="bnf"/>
            </w:rPr>
            <w:delText xml:space="preserve">PropertyDefinition  </w:delText>
          </w:r>
        </w:del>
      </w:ins>
      <w:ins w:id="8484" w:author="Rev 7 Allen Wirfs-Brock" w:date="2012-04-23T15:18:00Z">
        <w:del w:id="8485" w:author="Rev 8 Allen Wirfs-Brock" w:date="2012-06-11T14:13:00Z">
          <w:r w:rsidR="00046F7A" w:rsidRPr="006B6D0A" w:rsidDel="00D75BC2">
            <w:rPr>
              <w:b/>
            </w:rPr>
            <w:delText>:</w:delText>
          </w:r>
          <w:r w:rsidR="00046F7A" w:rsidRPr="00E65A34" w:rsidDel="00D75BC2">
            <w:delText xml:space="preserve"> </w:delText>
          </w:r>
          <w:r w:rsidR="00046F7A" w:rsidRPr="004D1BD1" w:rsidDel="00D75BC2">
            <w:rPr>
              <w:rFonts w:ascii="Courier New" w:hAnsi="Courier New" w:cs="Courier New"/>
              <w:iCs/>
            </w:rPr>
            <w:delText xml:space="preserve"> </w:delText>
          </w:r>
        </w:del>
      </w:ins>
      <w:ins w:id="8486" w:author="Rev 7 Allen Wirfs-Brock" w:date="2012-04-25T15:50:00Z">
        <w:del w:id="8487" w:author="Rev 8 Allen Wirfs-Brock" w:date="2012-06-11T14:13:00Z">
          <w:r w:rsidDel="00D75BC2">
            <w:rPr>
              <w:rStyle w:val="bnf"/>
            </w:rPr>
            <w:delText>MethodDefinition</w:delText>
          </w:r>
        </w:del>
        <w:del w:id="8488" w:author="Rev 8 Allen Wirfs-Brock" w:date="2012-06-11T15:20:00Z">
          <w:r w:rsidRPr="006B6D0A" w:rsidDel="002C3667">
            <w:delText xml:space="preserve"> </w:delText>
          </w:r>
        </w:del>
      </w:ins>
    </w:p>
    <w:p w14:paraId="5733A15D" w14:textId="77777777" w:rsidR="002C3667" w:rsidRDefault="002C3667" w:rsidP="002C3667">
      <w:pPr>
        <w:rPr>
          <w:ins w:id="8489" w:author="Rev 8 Allen Wirfs-Brock" w:date="2012-06-11T15:17:00Z"/>
          <w:rFonts w:ascii="Courier New" w:hAnsi="Courier New" w:cs="Courier New"/>
          <w:b/>
          <w:iCs/>
        </w:rPr>
      </w:pPr>
      <w:ins w:id="8490" w:author="Rev 8 Allen Wirfs-Brock" w:date="2012-06-11T15:17:00Z">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ins>
    </w:p>
    <w:p w14:paraId="72C24473" w14:textId="77777777" w:rsidR="002C3667" w:rsidRDefault="002C3667" w:rsidP="00556CD4">
      <w:pPr>
        <w:pStyle w:val="Alg4"/>
        <w:numPr>
          <w:ilvl w:val="0"/>
          <w:numId w:val="724"/>
        </w:numPr>
        <w:spacing w:after="220"/>
        <w:contextualSpacing/>
        <w:rPr>
          <w:ins w:id="8491" w:author="Rev 8 Allen Wirfs-Brock" w:date="2012-06-11T15:17:00Z"/>
        </w:rPr>
      </w:pPr>
      <w:ins w:id="8492" w:author="Rev 8 Allen Wirfs-Brock" w:date="2012-06-11T15:18:00Z">
        <w:r>
          <w:t xml:space="preserve">If </w:t>
        </w:r>
        <w:r w:rsidRPr="00126ECD">
          <w:rPr>
            <w:i/>
          </w:rPr>
          <w:t>symbol</w:t>
        </w:r>
        <w:r>
          <w:t xml:space="preserve"> is MethodDefinition, return </w:t>
        </w:r>
        <w:r w:rsidRPr="002C3667">
          <w:rPr>
            <w:b/>
          </w:rPr>
          <w:t>true</w:t>
        </w:r>
        <w:r>
          <w:t>.</w:t>
        </w:r>
      </w:ins>
    </w:p>
    <w:p w14:paraId="21C8DD8D" w14:textId="77777777" w:rsidR="00556CD4" w:rsidRPr="00E77497" w:rsidRDefault="00556CD4" w:rsidP="00556CD4">
      <w:pPr>
        <w:pStyle w:val="Alg4"/>
        <w:numPr>
          <w:ilvl w:val="0"/>
          <w:numId w:val="724"/>
        </w:numPr>
        <w:spacing w:after="220"/>
        <w:contextualSpacing/>
        <w:rPr>
          <w:ins w:id="8493" w:author="Rev 8 Allen Wirfs-Brock" w:date="2012-06-11T15:16:00Z"/>
        </w:rPr>
      </w:pPr>
      <w:ins w:id="8494" w:author="Rev 8 Allen Wirfs-Brock" w:date="2012-06-11T15:16:00Z">
        <w:r w:rsidRPr="00E77497">
          <w:t xml:space="preserve">Return </w:t>
        </w:r>
        <w:r w:rsidRPr="00AA7F77">
          <w:rPr>
            <w:b/>
          </w:rPr>
          <w:t>false</w:t>
        </w:r>
        <w:r>
          <w:t>.</w:t>
        </w:r>
      </w:ins>
    </w:p>
    <w:p w14:paraId="31E821BF" w14:textId="77777777" w:rsidR="00556CD4" w:rsidRDefault="00556CD4" w:rsidP="00556CD4">
      <w:pPr>
        <w:pStyle w:val="Note"/>
        <w:rPr>
          <w:ins w:id="8495" w:author="Rev 8 Allen Wirfs-Brock" w:date="2012-06-11T15:16:00Z"/>
        </w:rPr>
      </w:pPr>
      <w:ins w:id="8496" w:author="Rev 8 Allen Wirfs-Brock" w:date="2012-06-11T15:16:00Z">
        <w:r>
          <w:t>NOTE</w:t>
        </w:r>
        <w:r>
          <w:tab/>
          <w:t>Static semantic rules that depend upon substructure generally do not look into function definitions.</w:t>
        </w:r>
      </w:ins>
    </w:p>
    <w:p w14:paraId="316366B8" w14:textId="77777777" w:rsidR="002C3667" w:rsidRDefault="002C3667" w:rsidP="002C3667">
      <w:pPr>
        <w:rPr>
          <w:ins w:id="8497" w:author="Rev 8 Allen Wirfs-Brock" w:date="2012-06-11T15:20:00Z"/>
          <w:rFonts w:ascii="Courier New" w:hAnsi="Courier New" w:cs="Courier New"/>
          <w:b/>
          <w:iCs/>
        </w:rPr>
      </w:pPr>
      <w:ins w:id="8498" w:author="Rev 8 Allen Wirfs-Brock" w:date="2012-06-11T15:20:00Z">
        <w:r>
          <w:rPr>
            <w:rStyle w:val="bnf"/>
          </w:rPr>
          <w:t>PropertyName</w:t>
        </w:r>
        <w:r w:rsidRPr="00E77497">
          <w:t xml:space="preserve"> </w:t>
        </w:r>
        <w:r w:rsidRPr="00E77497">
          <w:rPr>
            <w:b/>
          </w:rPr>
          <w:t>:</w:t>
        </w:r>
        <w:r w:rsidRPr="00E77497">
          <w:t xml:space="preserve"> </w:t>
        </w:r>
        <w:r w:rsidRPr="00E77497">
          <w:rPr>
            <w:rStyle w:val="bnf"/>
          </w:rPr>
          <w:t>IdentifierName</w:t>
        </w:r>
        <w:r w:rsidRPr="006B6D0A">
          <w:t xml:space="preserve"> </w:t>
        </w:r>
      </w:ins>
    </w:p>
    <w:p w14:paraId="4D685B83" w14:textId="77777777" w:rsidR="002C3667" w:rsidRDefault="002C3667" w:rsidP="002C3667">
      <w:pPr>
        <w:pStyle w:val="Alg4"/>
        <w:numPr>
          <w:ilvl w:val="0"/>
          <w:numId w:val="578"/>
        </w:numPr>
        <w:spacing w:after="220"/>
        <w:contextualSpacing/>
        <w:rPr>
          <w:ins w:id="8499" w:author="Rev 8 Allen Wirfs-Brock" w:date="2012-06-11T15:20:00Z"/>
        </w:rPr>
      </w:pPr>
      <w:ins w:id="8500" w:author="Rev 8 Allen Wirfs-Brock" w:date="2012-06-11T15:20:00Z">
        <w:r>
          <w:t xml:space="preserve">If </w:t>
        </w:r>
        <w:r w:rsidRPr="007F2AF2">
          <w:rPr>
            <w:i/>
          </w:rPr>
          <w:t>symbol</w:t>
        </w:r>
        <w:r>
          <w:t xml:space="preserve"> is a </w:t>
        </w:r>
        <w:r>
          <w:rPr>
            <w:i/>
          </w:rPr>
          <w:t>ReservedWord</w:t>
        </w:r>
        <w:r>
          <w:t xml:space="preserve">, return </w:t>
        </w:r>
        <w:r w:rsidRPr="007F2AF2">
          <w:rPr>
            <w:b/>
          </w:rPr>
          <w:t>false</w:t>
        </w:r>
        <w:r>
          <w:t>.</w:t>
        </w:r>
      </w:ins>
    </w:p>
    <w:p w14:paraId="378B930C" w14:textId="77777777" w:rsidR="002C3667" w:rsidRDefault="002C3667" w:rsidP="002C3667">
      <w:pPr>
        <w:pStyle w:val="Alg4"/>
        <w:numPr>
          <w:ilvl w:val="0"/>
          <w:numId w:val="578"/>
        </w:numPr>
        <w:spacing w:after="220"/>
        <w:contextualSpacing/>
        <w:rPr>
          <w:ins w:id="8501" w:author="Rev 8 Allen Wirfs-Brock" w:date="2012-06-11T15:20:00Z"/>
        </w:rPr>
      </w:pPr>
      <w:ins w:id="8502" w:author="Rev 8 Allen Wirfs-Brock" w:date="2012-06-11T15:20:00Z">
        <w:r>
          <w:t xml:space="preserve">If </w:t>
        </w:r>
        <w:r w:rsidRPr="007F2AF2">
          <w:rPr>
            <w:i/>
          </w:rPr>
          <w:t>symbol</w:t>
        </w:r>
        <w:r>
          <w:t xml:space="preserve"> is an </w:t>
        </w:r>
        <w:r w:rsidRPr="007F2AF2">
          <w:rPr>
            <w:i/>
          </w:rPr>
          <w:t>Identifier</w:t>
        </w:r>
        <w:r>
          <w:t xml:space="preserve"> and String</w:t>
        </w:r>
        <w:del w:id="8503" w:author="Rev 9 Allen Wirfs-Brock" w:date="2012-07-07T16:30:00Z">
          <w:r w:rsidDel="00D11231">
            <w:delText xml:space="preserve"> </w:delText>
          </w:r>
        </w:del>
        <w:r>
          <w:t xml:space="preserve">Value of </w:t>
        </w:r>
        <w:r w:rsidRPr="007F2AF2">
          <w:rPr>
            <w:i/>
          </w:rPr>
          <w:t>symbol</w:t>
        </w:r>
        <w:r>
          <w:t xml:space="preserve"> is the same value as the String</w:t>
        </w:r>
        <w:del w:id="8504"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009500C4" w14:textId="77777777" w:rsidR="002C3667" w:rsidRPr="00E77497" w:rsidRDefault="002C3667" w:rsidP="002C3667">
      <w:pPr>
        <w:pStyle w:val="Alg4"/>
        <w:numPr>
          <w:ilvl w:val="0"/>
          <w:numId w:val="578"/>
        </w:numPr>
        <w:spacing w:after="220"/>
        <w:contextualSpacing/>
        <w:rPr>
          <w:ins w:id="8505" w:author="Rev 8 Allen Wirfs-Brock" w:date="2012-06-11T15:20:00Z"/>
        </w:rPr>
      </w:pPr>
      <w:ins w:id="8506" w:author="Rev 8 Allen Wirfs-Brock" w:date="2012-06-11T15:20:00Z">
        <w:r w:rsidRPr="00E77497">
          <w:t xml:space="preserve">Return </w:t>
        </w:r>
        <w:r w:rsidRPr="007F2AF2">
          <w:rPr>
            <w:b/>
          </w:rPr>
          <w:t>false</w:t>
        </w:r>
        <w:r w:rsidRPr="00E77497">
          <w:t>.</w:t>
        </w:r>
      </w:ins>
    </w:p>
    <w:p w14:paraId="6F4B04AA" w14:textId="77777777" w:rsidR="00046F7A" w:rsidDel="00D75BC2" w:rsidRDefault="00046F7A" w:rsidP="00046F7A">
      <w:pPr>
        <w:pStyle w:val="Note"/>
        <w:rPr>
          <w:ins w:id="8507" w:author="Rev 7 Allen Wirfs-Brock" w:date="2012-04-23T15:16:00Z"/>
          <w:del w:id="8508" w:author="Rev 8 Allen Wirfs-Brock" w:date="2012-06-11T14:14:00Z"/>
        </w:rPr>
      </w:pPr>
      <w:ins w:id="8509" w:author="Rev 7 Allen Wirfs-Brock" w:date="2012-04-23T15:16:00Z">
        <w:del w:id="8510" w:author="Rev 8 Allen Wirfs-Brock" w:date="2012-06-11T14:14:00Z">
          <w:r w:rsidDel="00D75BC2">
            <w:delText>NOTE</w:delText>
          </w:r>
          <w:r w:rsidDel="00D75BC2">
            <w:tab/>
            <w:delText>Static semantic rules that depend upon substructure generally do not look into function definitions.</w:delText>
          </w:r>
        </w:del>
      </w:ins>
    </w:p>
    <w:p w14:paraId="2BFEE712" w14:textId="77777777" w:rsidR="0074281D" w:rsidRPr="00E77497" w:rsidDel="004A7791" w:rsidRDefault="0074281D" w:rsidP="0074281D">
      <w:pPr>
        <w:rPr>
          <w:ins w:id="8511" w:author="Rev 4 Allen Wirfs-Brock" w:date="2011-10-20T13:06:00Z"/>
          <w:del w:id="8512" w:author="Rev 7 Allen Wirfs-Brock" w:date="2012-04-26T11:11:00Z"/>
          <w:rFonts w:ascii="Helvetica" w:hAnsi="Helvetica"/>
          <w:b/>
        </w:rPr>
      </w:pPr>
      <w:ins w:id="8513" w:author="Rev 4 Allen Wirfs-Brock" w:date="2011-10-20T13:06:00Z">
        <w:del w:id="8514" w:author="Rev 7 Allen Wirfs-Brock" w:date="2012-04-26T11:11:00Z">
          <w:r w:rsidRPr="00E77497" w:rsidDel="004A7791">
            <w:rPr>
              <w:rFonts w:ascii="Helvetica" w:hAnsi="Helvetica"/>
              <w:b/>
            </w:rPr>
            <w:delText xml:space="preserve">Static Semantics:  </w:delText>
          </w:r>
          <w:r w:rsidRPr="00E77497" w:rsidDel="004A7791">
            <w:rPr>
              <w:rFonts w:ascii="Helvetica" w:hAnsi="Helvetica"/>
              <w:b/>
              <w:lang w:eastAsia="en-US"/>
            </w:rPr>
            <w:delText>ExpectedArgumentCount</w:delText>
          </w:r>
        </w:del>
      </w:ins>
    </w:p>
    <w:p w14:paraId="6CF35F8C" w14:textId="77777777" w:rsidR="0074281D" w:rsidRPr="00E77497" w:rsidDel="004A7791" w:rsidRDefault="0074281D" w:rsidP="0074281D">
      <w:pPr>
        <w:rPr>
          <w:ins w:id="8515" w:author="Rev 4 Allen Wirfs-Brock" w:date="2011-10-20T13:06:00Z"/>
          <w:del w:id="8516" w:author="Rev 7 Allen Wirfs-Brock" w:date="2012-04-26T11:11:00Z"/>
        </w:rPr>
      </w:pPr>
      <w:ins w:id="8517" w:author="Rev 4 Allen Wirfs-Brock" w:date="2011-10-20T13:06:00Z">
        <w:del w:id="8518"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14:paraId="4FA57F09" w14:textId="77777777" w:rsidR="0074281D" w:rsidRPr="00E77497" w:rsidDel="004A7791" w:rsidRDefault="0074281D" w:rsidP="009E3FF6">
      <w:pPr>
        <w:pStyle w:val="Alg4"/>
        <w:numPr>
          <w:ilvl w:val="0"/>
          <w:numId w:val="585"/>
        </w:numPr>
        <w:spacing w:after="220"/>
        <w:contextualSpacing/>
        <w:rPr>
          <w:ins w:id="8519" w:author="Rev 4 Allen Wirfs-Brock" w:date="2011-10-20T13:06:00Z"/>
          <w:del w:id="8520" w:author="Rev 7 Allen Wirfs-Brock" w:date="2012-04-26T11:11:00Z"/>
        </w:rPr>
      </w:pPr>
      <w:ins w:id="8521" w:author="Rev 4 Allen Wirfs-Brock" w:date="2011-10-20T13:06:00Z">
        <w:del w:id="8522" w:author="Rev 7 Allen Wirfs-Brock" w:date="2012-04-26T11:11:00Z">
          <w:r w:rsidRPr="00E77497" w:rsidDel="004A7791">
            <w:delText>Return 1.</w:delText>
          </w:r>
        </w:del>
      </w:ins>
    </w:p>
    <w:p w14:paraId="1B075BCE" w14:textId="77777777" w:rsidR="0074281D" w:rsidRPr="00E77497" w:rsidDel="004A7791" w:rsidRDefault="0074281D" w:rsidP="0074281D">
      <w:pPr>
        <w:rPr>
          <w:ins w:id="8523" w:author="Rev 4 Allen Wirfs-Brock" w:date="2011-10-20T13:06:00Z"/>
          <w:del w:id="8524" w:author="Rev 7 Allen Wirfs-Brock" w:date="2012-04-26T11:11:00Z"/>
        </w:rPr>
      </w:pPr>
      <w:ins w:id="8525" w:author="Rev 4 Allen Wirfs-Brock" w:date="2011-10-20T13:06:00Z">
        <w:del w:id="8526"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0459B805" w14:textId="77777777" w:rsidR="0074281D" w:rsidRPr="00E77497" w:rsidDel="004A7791" w:rsidRDefault="0074281D" w:rsidP="009E3FF6">
      <w:pPr>
        <w:pStyle w:val="Alg4"/>
        <w:numPr>
          <w:ilvl w:val="0"/>
          <w:numId w:val="586"/>
        </w:numPr>
        <w:spacing w:after="220"/>
        <w:contextualSpacing/>
        <w:rPr>
          <w:ins w:id="8527" w:author="Rev 4 Allen Wirfs-Brock" w:date="2011-10-20T13:06:00Z"/>
          <w:del w:id="8528" w:author="Rev 7 Allen Wirfs-Brock" w:date="2012-04-26T11:11:00Z"/>
        </w:rPr>
      </w:pPr>
      <w:ins w:id="8529" w:author="Rev 4 Allen Wirfs-Brock" w:date="2011-10-20T13:06:00Z">
        <w:del w:id="8530" w:author="Rev 7 Allen Wirfs-Brock" w:date="2012-04-26T11:11:00Z">
          <w:r w:rsidRPr="00E77497" w:rsidDel="004A7791">
            <w:delText>Return 1.</w:delText>
          </w:r>
        </w:del>
      </w:ins>
    </w:p>
    <w:p w14:paraId="00F5448E" w14:textId="77777777" w:rsidR="0074281D" w:rsidRPr="00E77497" w:rsidDel="004A7791" w:rsidRDefault="0074281D" w:rsidP="0074281D">
      <w:pPr>
        <w:rPr>
          <w:ins w:id="8531" w:author="Rev 4 Allen Wirfs-Brock" w:date="2011-10-20T13:06:00Z"/>
          <w:del w:id="8532" w:author="Rev 7 Allen Wirfs-Brock" w:date="2012-04-26T11:11:00Z"/>
          <w:rFonts w:ascii="Helvetica" w:hAnsi="Helvetica"/>
          <w:b/>
        </w:rPr>
      </w:pPr>
      <w:ins w:id="8533" w:author="Rev 4 Allen Wirfs-Brock" w:date="2011-10-20T13:06:00Z">
        <w:del w:id="8534" w:author="Rev 7 Allen Wirfs-Brock" w:date="2012-04-26T11:11:00Z">
          <w:r w:rsidRPr="00E77497"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HasInitialiser</w:delText>
          </w:r>
        </w:del>
      </w:ins>
    </w:p>
    <w:p w14:paraId="5C53998E" w14:textId="77777777" w:rsidR="0074281D" w:rsidRPr="00E77497" w:rsidDel="004A7791" w:rsidRDefault="0074281D" w:rsidP="0074281D">
      <w:pPr>
        <w:rPr>
          <w:ins w:id="8535" w:author="Rev 4 Allen Wirfs-Brock" w:date="2011-10-20T13:06:00Z"/>
          <w:del w:id="8536" w:author="Rev 7 Allen Wirfs-Brock" w:date="2012-04-26T11:11:00Z"/>
        </w:rPr>
      </w:pPr>
      <w:ins w:id="8537" w:author="Rev 4 Allen Wirfs-Brock" w:date="2011-10-20T13:06:00Z">
        <w:del w:id="8538"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14:paraId="0E36CF9B" w14:textId="77777777" w:rsidR="0074281D" w:rsidRPr="00E77497" w:rsidDel="004A7791" w:rsidRDefault="0074281D" w:rsidP="009E3FF6">
      <w:pPr>
        <w:pStyle w:val="Alg4"/>
        <w:numPr>
          <w:ilvl w:val="0"/>
          <w:numId w:val="587"/>
        </w:numPr>
        <w:spacing w:after="220"/>
        <w:contextualSpacing/>
        <w:rPr>
          <w:ins w:id="8539" w:author="Rev 4 Allen Wirfs-Brock" w:date="2011-10-20T13:06:00Z"/>
          <w:del w:id="8540" w:author="Rev 7 Allen Wirfs-Brock" w:date="2012-04-26T11:11:00Z"/>
        </w:rPr>
      </w:pPr>
      <w:ins w:id="8541" w:author="Rev 4 Allen Wirfs-Brock" w:date="2011-10-20T13:06:00Z">
        <w:del w:id="8542"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14:paraId="67C72547" w14:textId="77777777" w:rsidR="0074281D" w:rsidRPr="00E77497" w:rsidDel="004A7791" w:rsidRDefault="0074281D" w:rsidP="0074281D">
      <w:pPr>
        <w:rPr>
          <w:ins w:id="8543" w:author="Rev 4 Allen Wirfs-Brock" w:date="2011-10-20T13:06:00Z"/>
          <w:del w:id="8544" w:author="Rev 7 Allen Wirfs-Brock" w:date="2012-04-26T11:11:00Z"/>
        </w:rPr>
      </w:pPr>
      <w:ins w:id="8545" w:author="Rev 4 Allen Wirfs-Brock" w:date="2011-10-20T13:06:00Z">
        <w:del w:id="8546"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5DEE08EE" w14:textId="77777777" w:rsidR="0074281D" w:rsidRPr="00E77497" w:rsidDel="004A7791" w:rsidRDefault="0074281D" w:rsidP="009E3FF6">
      <w:pPr>
        <w:pStyle w:val="Alg4"/>
        <w:numPr>
          <w:ilvl w:val="0"/>
          <w:numId w:val="588"/>
        </w:numPr>
        <w:spacing w:after="220"/>
        <w:contextualSpacing/>
        <w:rPr>
          <w:ins w:id="8547" w:author="Rev 4 Allen Wirfs-Brock" w:date="2011-10-20T13:06:00Z"/>
          <w:del w:id="8548" w:author="Rev 7 Allen Wirfs-Brock" w:date="2012-04-26T11:11:00Z"/>
        </w:rPr>
      </w:pPr>
      <w:ins w:id="8549" w:author="Rev 4 Allen Wirfs-Brock" w:date="2011-10-20T13:06:00Z">
        <w:del w:id="8550"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14:paraId="0FD98122" w14:textId="77777777" w:rsidR="00833F54" w:rsidRPr="00E77497" w:rsidDel="00EA310A" w:rsidRDefault="00833F54" w:rsidP="00833F54">
      <w:pPr>
        <w:rPr>
          <w:ins w:id="8551" w:author="Rev 4 Allen Wirfs-Brock" w:date="2011-10-15T08:41:00Z"/>
          <w:del w:id="8552" w:author="Rev 7 Allen Wirfs-Brock" w:date="2012-04-25T15:48:00Z"/>
          <w:rFonts w:ascii="Helvetica" w:hAnsi="Helvetica"/>
          <w:b/>
        </w:rPr>
      </w:pPr>
      <w:ins w:id="8553" w:author="Rev 4 Allen Wirfs-Brock" w:date="2011-10-15T08:41:00Z">
        <w:del w:id="8554" w:author="Rev 7 Allen Wirfs-Brock" w:date="2012-04-25T15:48:00Z">
          <w:r w:rsidRPr="00E77497" w:rsidDel="00EA310A">
            <w:rPr>
              <w:rFonts w:ascii="Helvetica" w:hAnsi="Helvetica"/>
              <w:b/>
            </w:rPr>
            <w:delText xml:space="preserve">Static Semantics:  </w:delText>
          </w:r>
          <w:r w:rsidRPr="00E77497" w:rsidDel="00EA310A">
            <w:rPr>
              <w:rFonts w:ascii="Helvetica" w:hAnsi="Helvetica"/>
              <w:b/>
              <w:lang w:eastAsia="en-US"/>
            </w:rPr>
            <w:delText>PropertyDefinitionList(name)</w:delText>
          </w:r>
        </w:del>
      </w:ins>
    </w:p>
    <w:p w14:paraId="263BB3B2" w14:textId="77777777" w:rsidR="00833F54" w:rsidRPr="00E77497" w:rsidDel="00EA310A" w:rsidRDefault="004A5000" w:rsidP="00833F54">
      <w:pPr>
        <w:jc w:val="left"/>
        <w:rPr>
          <w:ins w:id="8555" w:author="Rev 4 Allen Wirfs-Brock" w:date="2011-10-15T08:41:00Z"/>
          <w:del w:id="8556" w:author="Rev 7 Allen Wirfs-Brock" w:date="2012-04-25T15:48:00Z"/>
        </w:rPr>
      </w:pPr>
      <w:ins w:id="8557" w:author="Rev 6 Allen Wirfs-Brock" w:date="2012-02-27T10:59:00Z">
        <w:del w:id="8558" w:author="Rev 7 Allen Wirfs-Brock" w:date="2012-04-20T09:47:00Z">
          <w:r w:rsidRPr="00E77497" w:rsidDel="002D5AF2">
            <w:rPr>
              <w:rStyle w:val="bnf"/>
            </w:rPr>
            <w:delText>PropertyNameAndValueList</w:delText>
          </w:r>
        </w:del>
        <w:del w:id="8559" w:author="Rev 7 Allen Wirfs-Brock" w:date="2012-04-25T15:48:00Z">
          <w:r w:rsidRPr="00E77497" w:rsidDel="00EA310A">
            <w:delText xml:space="preserve"> </w:delText>
          </w:r>
          <w:r w:rsidRPr="00E77497" w:rsidDel="00EA310A">
            <w:rPr>
              <w:b/>
            </w:rPr>
            <w:delText>:</w:delText>
          </w:r>
          <w:r w:rsidRPr="00E77497" w:rsidDel="00EA310A">
            <w:delText xml:space="preserve">  </w:delText>
          </w:r>
        </w:del>
      </w:ins>
      <w:ins w:id="8560" w:author="Rev 4 Allen Wirfs-Brock" w:date="2011-10-15T08:41:00Z">
        <w:del w:id="8561" w:author="Rev 7 Allen Wirfs-Brock" w:date="2012-04-20T09:35:00Z">
          <w:r w:rsidR="00833F54" w:rsidRPr="00E77497" w:rsidDel="001A6289">
            <w:rPr>
              <w:rStyle w:val="bnf"/>
            </w:rPr>
            <w:delText>PropertyAssignment</w:delText>
          </w:r>
        </w:del>
        <w:del w:id="8562" w:author="Rev 7 Allen Wirfs-Brock" w:date="2012-04-25T15:48:00Z">
          <w:r w:rsidR="00833F54" w:rsidRPr="00E77497" w:rsidDel="00EA310A">
            <w:delText xml:space="preserve"> </w:delText>
          </w:r>
          <w:r w:rsidR="00833F54" w:rsidRPr="00E77497" w:rsidDel="00EA310A">
            <w:rPr>
              <w:b/>
            </w:rPr>
            <w:delText>:</w:delText>
          </w:r>
          <w:r w:rsidR="00833F54" w:rsidRPr="00E77497" w:rsidDel="00EA310A">
            <w:delText xml:space="preserve"> </w:delText>
          </w:r>
          <w:r w:rsidR="00833F54" w:rsidRPr="00E77497" w:rsidDel="00EA310A">
            <w:rPr>
              <w:rStyle w:val="bnf"/>
            </w:rPr>
            <w:delText>PropertyName</w:delText>
          </w:r>
          <w:r w:rsidR="00833F54" w:rsidRPr="00E77497" w:rsidDel="00EA310A">
            <w:delText xml:space="preserve"> </w:delText>
          </w:r>
          <w:r w:rsidR="00833F54" w:rsidRPr="00E77497" w:rsidDel="00EA310A">
            <w:rPr>
              <w:rFonts w:ascii="Courier New" w:hAnsi="Courier New" w:cs="Courier New"/>
              <w:b/>
            </w:rPr>
            <w:delText>:</w:delText>
          </w:r>
          <w:r w:rsidR="00833F54" w:rsidRPr="00E77497" w:rsidDel="00EA310A">
            <w:delText xml:space="preserve"> </w:delText>
          </w:r>
          <w:r w:rsidR="00833F54" w:rsidRPr="00E77497" w:rsidDel="00EA310A">
            <w:rPr>
              <w:rStyle w:val="bnf"/>
            </w:rPr>
            <w:delText>AssignmentExpression</w:delText>
          </w:r>
        </w:del>
      </w:ins>
    </w:p>
    <w:p w14:paraId="5B696BEF" w14:textId="77777777" w:rsidR="00833F54" w:rsidRPr="00E77497" w:rsidDel="00EA310A" w:rsidRDefault="00833F54" w:rsidP="009E3FF6">
      <w:pPr>
        <w:pStyle w:val="Alg4"/>
        <w:numPr>
          <w:ilvl w:val="0"/>
          <w:numId w:val="576"/>
        </w:numPr>
        <w:spacing w:after="220"/>
        <w:contextualSpacing/>
        <w:rPr>
          <w:ins w:id="8563" w:author="Rev 4 Allen Wirfs-Brock" w:date="2011-10-15T08:41:00Z"/>
          <w:del w:id="8564" w:author="Rev 7 Allen Wirfs-Brock" w:date="2012-04-25T15:48:00Z"/>
        </w:rPr>
      </w:pPr>
      <w:ins w:id="8565" w:author="Rev 4 Allen Wirfs-Brock" w:date="2011-10-15T08:41:00Z">
        <w:del w:id="8566" w:author="Rev 7 Allen Wirfs-Brock" w:date="2012-04-25T15:48:00Z">
          <w:r w:rsidRPr="00E77497" w:rsidDel="00EA310A">
            <w:delText xml:space="preserve">If PropName of </w:delText>
          </w:r>
        </w:del>
        <w:del w:id="8567" w:author="Rev 7 Allen Wirfs-Brock" w:date="2012-04-20T09:35:00Z">
          <w:r w:rsidRPr="00E77497" w:rsidDel="001A6289">
            <w:rPr>
              <w:rStyle w:val="bnf"/>
            </w:rPr>
            <w:delText>PropertyAssignment</w:delText>
          </w:r>
        </w:del>
        <w:del w:id="8568" w:author="Rev 7 Allen Wirfs-Brock" w:date="2012-04-25T15:48:00Z">
          <w:r w:rsidRPr="00E77497" w:rsidDel="00EA310A">
            <w:delText xml:space="preserve"> is not </w:delText>
          </w:r>
          <w:r w:rsidRPr="00E77497" w:rsidDel="00EA310A">
            <w:rPr>
              <w:i/>
            </w:rPr>
            <w:delText>name</w:delText>
          </w:r>
          <w:r w:rsidRPr="00E77497" w:rsidDel="00EA310A">
            <w:delText xml:space="preserve"> return the empty List.</w:delText>
          </w:r>
        </w:del>
      </w:ins>
    </w:p>
    <w:p w14:paraId="765E9978" w14:textId="77777777" w:rsidR="00833F54" w:rsidRPr="00E77497" w:rsidDel="00EA310A" w:rsidRDefault="00833F54" w:rsidP="009E3FF6">
      <w:pPr>
        <w:pStyle w:val="Alg4"/>
        <w:numPr>
          <w:ilvl w:val="0"/>
          <w:numId w:val="576"/>
        </w:numPr>
        <w:spacing w:after="220"/>
        <w:contextualSpacing/>
        <w:rPr>
          <w:ins w:id="8569" w:author="Rev 4 Allen Wirfs-Brock" w:date="2011-10-15T08:41:00Z"/>
          <w:del w:id="8570" w:author="Rev 7 Allen Wirfs-Brock" w:date="2012-04-25T15:48:00Z"/>
        </w:rPr>
      </w:pPr>
      <w:ins w:id="8571" w:author="Rev 4 Allen Wirfs-Brock" w:date="2011-10-15T08:41:00Z">
        <w:del w:id="8572" w:author="Rev 7 Allen Wirfs-Brock" w:date="2012-04-25T15:48:00Z">
          <w:r w:rsidRPr="00E77497" w:rsidDel="00EA310A">
            <w:delText xml:space="preserve">Return a List containing </w:delText>
          </w:r>
        </w:del>
        <w:del w:id="8573" w:author="Rev 7 Allen Wirfs-Brock" w:date="2012-04-20T09:35:00Z">
          <w:r w:rsidRPr="00E77497" w:rsidDel="001A6289">
            <w:rPr>
              <w:rStyle w:val="bnf"/>
            </w:rPr>
            <w:delText>PropertyAssignment</w:delText>
          </w:r>
        </w:del>
        <w:del w:id="8574" w:author="Rev 7 Allen Wirfs-Brock" w:date="2012-04-25T15:48:00Z">
          <w:r w:rsidRPr="00E77497" w:rsidDel="00EA310A">
            <w:delText>.</w:delText>
          </w:r>
        </w:del>
      </w:ins>
    </w:p>
    <w:p w14:paraId="26329525" w14:textId="77777777" w:rsidR="00833F54" w:rsidRPr="00E77497" w:rsidDel="00EA310A" w:rsidRDefault="00833F54" w:rsidP="00833F54">
      <w:pPr>
        <w:jc w:val="left"/>
        <w:rPr>
          <w:ins w:id="8575" w:author="Rev 4 Allen Wirfs-Brock" w:date="2011-10-15T08:41:00Z"/>
          <w:del w:id="8576" w:author="Rev 7 Allen Wirfs-Brock" w:date="2012-04-25T15:48:00Z"/>
        </w:rPr>
      </w:pPr>
      <w:ins w:id="8577" w:author="Rev 4 Allen Wirfs-Brock" w:date="2011-10-15T08:41:00Z">
        <w:del w:id="8578" w:author="Rev 7 Allen Wirfs-Brock" w:date="2012-04-20T09:47:00Z">
          <w:r w:rsidRPr="00E77497" w:rsidDel="002D5AF2">
            <w:rPr>
              <w:rStyle w:val="bnf"/>
            </w:rPr>
            <w:delText>PropertyNameAndValueList</w:delText>
          </w:r>
        </w:del>
        <w:del w:id="8579" w:author="Rev 7 Allen Wirfs-Brock" w:date="2012-04-25T15:48:00Z">
          <w:r w:rsidRPr="00E77497" w:rsidDel="00EA310A">
            <w:delText xml:space="preserve"> </w:delText>
          </w:r>
          <w:r w:rsidRPr="00E77497" w:rsidDel="00EA310A">
            <w:rPr>
              <w:b/>
            </w:rPr>
            <w:delText>:</w:delText>
          </w:r>
          <w:r w:rsidRPr="00E77497" w:rsidDel="00EA310A">
            <w:delText xml:space="preserve">  </w:delText>
          </w:r>
        </w:del>
        <w:del w:id="8580" w:author="Rev 7 Allen Wirfs-Brock" w:date="2012-04-20T09:47:00Z">
          <w:r w:rsidRPr="00E77497" w:rsidDel="002D5AF2">
            <w:rPr>
              <w:rStyle w:val="bnf"/>
            </w:rPr>
            <w:delText>PropertyNameAndValueList</w:delText>
          </w:r>
        </w:del>
        <w:del w:id="8581" w:author="Rev 7 Allen Wirfs-Brock" w:date="2012-04-25T15:48:00Z">
          <w:r w:rsidRPr="00E77497" w:rsidDel="00EA310A">
            <w:delText xml:space="preserve"> </w:delText>
          </w:r>
          <w:r w:rsidRPr="00E77497" w:rsidDel="00EA310A">
            <w:rPr>
              <w:rFonts w:ascii="Courier New" w:hAnsi="Courier New" w:cs="Courier New"/>
              <w:b/>
            </w:rPr>
            <w:delText>,</w:delText>
          </w:r>
          <w:r w:rsidRPr="00E77497" w:rsidDel="00EA310A">
            <w:delText xml:space="preserve"> </w:delText>
          </w:r>
        </w:del>
        <w:del w:id="8582" w:author="Rev 7 Allen Wirfs-Brock" w:date="2012-04-20T09:35:00Z">
          <w:r w:rsidRPr="00E77497" w:rsidDel="001A6289">
            <w:rPr>
              <w:rStyle w:val="bnf"/>
            </w:rPr>
            <w:delText>PropertyAssignment</w:delText>
          </w:r>
        </w:del>
      </w:ins>
    </w:p>
    <w:p w14:paraId="7D906C5A" w14:textId="77777777" w:rsidR="00833F54" w:rsidRPr="00E77497" w:rsidDel="00EA310A" w:rsidRDefault="00833F54" w:rsidP="009E3FF6">
      <w:pPr>
        <w:pStyle w:val="Alg4"/>
        <w:numPr>
          <w:ilvl w:val="0"/>
          <w:numId w:val="577"/>
        </w:numPr>
        <w:spacing w:after="220"/>
        <w:contextualSpacing/>
        <w:rPr>
          <w:ins w:id="8583" w:author="Rev 4 Allen Wirfs-Brock" w:date="2011-10-15T08:41:00Z"/>
          <w:del w:id="8584" w:author="Rev 7 Allen Wirfs-Brock" w:date="2012-04-25T15:48:00Z"/>
        </w:rPr>
      </w:pPr>
      <w:ins w:id="8585" w:author="Rev 4 Allen Wirfs-Brock" w:date="2011-10-15T08:41:00Z">
        <w:del w:id="8586" w:author="Rev 7 Allen Wirfs-Brock" w:date="2012-04-25T15:48:00Z">
          <w:r w:rsidRPr="00E77497" w:rsidDel="00EA310A">
            <w:delText xml:space="preserve">Let </w:delText>
          </w:r>
          <w:r w:rsidRPr="00E77497" w:rsidDel="00EA310A">
            <w:rPr>
              <w:i/>
            </w:rPr>
            <w:delText>previous</w:delText>
          </w:r>
          <w:r w:rsidRPr="00E77497" w:rsidDel="00EA310A">
            <w:delText xml:space="preserve"> be PropertyDefinitionList(</w:delText>
          </w:r>
          <w:r w:rsidRPr="00E77497" w:rsidDel="00EA310A">
            <w:rPr>
              <w:i/>
            </w:rPr>
            <w:delText>name</w:delText>
          </w:r>
          <w:r w:rsidRPr="00E77497" w:rsidDel="00EA310A">
            <w:delText xml:space="preserve">) of </w:delText>
          </w:r>
        </w:del>
        <w:del w:id="8587" w:author="Rev 7 Allen Wirfs-Brock" w:date="2012-04-20T09:47:00Z">
          <w:r w:rsidRPr="00E77497" w:rsidDel="002D5AF2">
            <w:rPr>
              <w:rStyle w:val="bnf"/>
            </w:rPr>
            <w:delText>PropertyNameAndValueList</w:delText>
          </w:r>
        </w:del>
        <w:del w:id="8588" w:author="Rev 7 Allen Wirfs-Brock" w:date="2012-04-25T15:48:00Z">
          <w:r w:rsidRPr="00E77497" w:rsidDel="00EA310A">
            <w:rPr>
              <w:rStyle w:val="bnf"/>
              <w:i w:val="0"/>
            </w:rPr>
            <w:delText>.</w:delText>
          </w:r>
        </w:del>
      </w:ins>
    </w:p>
    <w:p w14:paraId="2899B694" w14:textId="77777777" w:rsidR="00833F54" w:rsidRPr="00E77497" w:rsidDel="00EA310A" w:rsidRDefault="00833F54" w:rsidP="009E3FF6">
      <w:pPr>
        <w:pStyle w:val="Alg4"/>
        <w:numPr>
          <w:ilvl w:val="0"/>
          <w:numId w:val="577"/>
        </w:numPr>
        <w:contextualSpacing/>
        <w:rPr>
          <w:ins w:id="8589" w:author="Rev 4 Allen Wirfs-Brock" w:date="2011-10-15T08:41:00Z"/>
          <w:del w:id="8590" w:author="Rev 7 Allen Wirfs-Brock" w:date="2012-04-25T15:48:00Z"/>
        </w:rPr>
      </w:pPr>
      <w:ins w:id="8591" w:author="Rev 4 Allen Wirfs-Brock" w:date="2011-10-15T08:41:00Z">
        <w:del w:id="8592" w:author="Rev 7 Allen Wirfs-Brock" w:date="2012-04-25T15:48:00Z">
          <w:r w:rsidRPr="00E77497" w:rsidDel="00EA310A">
            <w:delText xml:space="preserve">If PropName of </w:delText>
          </w:r>
        </w:del>
        <w:del w:id="8593" w:author="Rev 7 Allen Wirfs-Brock" w:date="2012-04-20T09:35:00Z">
          <w:r w:rsidRPr="00E77497" w:rsidDel="001A6289">
            <w:rPr>
              <w:rStyle w:val="bnf"/>
            </w:rPr>
            <w:delText>PropertyAssignment</w:delText>
          </w:r>
        </w:del>
        <w:del w:id="8594" w:author="Rev 7 Allen Wirfs-Brock" w:date="2012-04-25T15:48:00Z">
          <w:r w:rsidRPr="00E77497" w:rsidDel="00EA310A">
            <w:delText xml:space="preserve"> is </w:delText>
          </w:r>
          <w:r w:rsidRPr="00E77497" w:rsidDel="00EA310A">
            <w:rPr>
              <w:i/>
            </w:rPr>
            <w:delText>name</w:delText>
          </w:r>
          <w:r w:rsidRPr="00E77497" w:rsidDel="00EA310A">
            <w:delText xml:space="preserve"> then,</w:delText>
          </w:r>
        </w:del>
      </w:ins>
    </w:p>
    <w:p w14:paraId="2BFE053D" w14:textId="77777777" w:rsidR="00833F54" w:rsidRPr="00E77497" w:rsidDel="00EA310A" w:rsidRDefault="00833F54" w:rsidP="009E3FF6">
      <w:pPr>
        <w:pStyle w:val="Alg3"/>
        <w:numPr>
          <w:ilvl w:val="1"/>
          <w:numId w:val="575"/>
        </w:numPr>
        <w:tabs>
          <w:tab w:val="clear" w:pos="1440"/>
          <w:tab w:val="left" w:pos="360"/>
        </w:tabs>
        <w:ind w:hanging="1080"/>
        <w:rPr>
          <w:ins w:id="8595" w:author="Rev 4 Allen Wirfs-Brock" w:date="2011-10-15T08:41:00Z"/>
          <w:del w:id="8596" w:author="Rev 7 Allen Wirfs-Brock" w:date="2012-04-25T15:48:00Z"/>
        </w:rPr>
      </w:pPr>
      <w:ins w:id="8597" w:author="Rev 4 Allen Wirfs-Brock" w:date="2011-10-15T08:41:00Z">
        <w:del w:id="8598" w:author="Rev 7 Allen Wirfs-Brock" w:date="2012-04-25T15:48:00Z">
          <w:r w:rsidRPr="00E77497" w:rsidDel="00EA310A">
            <w:delText xml:space="preserve">Append  </w:delText>
          </w:r>
        </w:del>
        <w:del w:id="8599" w:author="Rev 7 Allen Wirfs-Brock" w:date="2012-04-20T09:35:00Z">
          <w:r w:rsidRPr="00E77497" w:rsidDel="001A6289">
            <w:rPr>
              <w:rStyle w:val="bnf"/>
            </w:rPr>
            <w:delText>PropertyAssignment</w:delText>
          </w:r>
        </w:del>
        <w:del w:id="8600" w:author="Rev 7 Allen Wirfs-Brock" w:date="2012-04-25T15:48:00Z">
          <w:r w:rsidRPr="00E77497" w:rsidDel="00EA310A">
            <w:delText xml:space="preserve"> to the end of </w:delText>
          </w:r>
          <w:r w:rsidRPr="00E77497" w:rsidDel="00EA310A">
            <w:rPr>
              <w:i/>
            </w:rPr>
            <w:delText>previous</w:delText>
          </w:r>
          <w:r w:rsidRPr="00E77497" w:rsidDel="00EA310A">
            <w:delText>.</w:delText>
          </w:r>
        </w:del>
      </w:ins>
    </w:p>
    <w:p w14:paraId="4B1BB4D9" w14:textId="77777777" w:rsidR="00833F54" w:rsidRPr="00E77497" w:rsidDel="00EA310A" w:rsidRDefault="00833F54" w:rsidP="009E3FF6">
      <w:pPr>
        <w:pStyle w:val="Alg4"/>
        <w:numPr>
          <w:ilvl w:val="0"/>
          <w:numId w:val="577"/>
        </w:numPr>
        <w:spacing w:after="220"/>
        <w:contextualSpacing/>
        <w:rPr>
          <w:ins w:id="8601" w:author="Rev 4 Allen Wirfs-Brock" w:date="2011-10-15T08:41:00Z"/>
          <w:del w:id="8602" w:author="Rev 7 Allen Wirfs-Brock" w:date="2012-04-25T15:48:00Z"/>
        </w:rPr>
      </w:pPr>
      <w:ins w:id="8603" w:author="Rev 4 Allen Wirfs-Brock" w:date="2011-10-15T08:41:00Z">
        <w:del w:id="8604" w:author="Rev 7 Allen Wirfs-Brock" w:date="2012-04-25T15:48:00Z">
          <w:r w:rsidRPr="00E77497" w:rsidDel="00EA310A">
            <w:delText xml:space="preserve">Return </w:delText>
          </w:r>
          <w:r w:rsidRPr="00E77497" w:rsidDel="00EA310A">
            <w:rPr>
              <w:i/>
            </w:rPr>
            <w:delText>previous</w:delText>
          </w:r>
          <w:r w:rsidRPr="00E77497" w:rsidDel="00EA310A">
            <w:delText>.</w:delText>
          </w:r>
        </w:del>
      </w:ins>
    </w:p>
    <w:p w14:paraId="00F5D1D0" w14:textId="77777777" w:rsidR="00833F54" w:rsidRPr="00E77497" w:rsidRDefault="00833F54" w:rsidP="00833F54">
      <w:pPr>
        <w:rPr>
          <w:ins w:id="8605" w:author="Rev 4 Allen Wirfs-Brock" w:date="2011-10-15T08:41:00Z"/>
          <w:rFonts w:ascii="Helvetica" w:hAnsi="Helvetica"/>
          <w:b/>
        </w:rPr>
      </w:pPr>
      <w:ins w:id="8606" w:author="Rev 4 Allen Wirfs-Brock" w:date="2011-10-15T08:41:00Z">
        <w:r w:rsidRPr="00E77497">
          <w:rPr>
            <w:rFonts w:ascii="Helvetica" w:hAnsi="Helvetica"/>
            <w:b/>
          </w:rPr>
          <w:t xml:space="preserve">Static Semantics:  </w:t>
        </w:r>
        <w:r w:rsidRPr="00E77497">
          <w:rPr>
            <w:rStyle w:val="bnf"/>
            <w:rFonts w:ascii="Helvetica" w:hAnsi="Helvetica"/>
            <w:b/>
            <w:i w:val="0"/>
          </w:rPr>
          <w:t>PropName</w:t>
        </w:r>
      </w:ins>
    </w:p>
    <w:p w14:paraId="717EB808" w14:textId="77777777" w:rsidR="00833F54" w:rsidRPr="00E77497" w:rsidRDefault="00833F54" w:rsidP="00833F54">
      <w:pPr>
        <w:rPr>
          <w:ins w:id="8607" w:author="Rev 4 Allen Wirfs-Brock" w:date="2011-10-15T08:41:00Z"/>
        </w:rPr>
      </w:pPr>
      <w:ins w:id="8608" w:author="Rev 4 Allen Wirfs-Brock" w:date="2011-10-15T08:41:00Z">
        <w:del w:id="8609" w:author="Rev 7 Allen Wirfs-Brock" w:date="2012-04-20T09:35:00Z">
          <w:r w:rsidRPr="00E77497" w:rsidDel="001A6289">
            <w:rPr>
              <w:rStyle w:val="bnf"/>
            </w:rPr>
            <w:delText>PropertyAssignment</w:delText>
          </w:r>
        </w:del>
      </w:ins>
      <w:ins w:id="8610" w:author="Rev 7 Allen Wirfs-Brock" w:date="2012-04-20T09:35:00Z">
        <w:r w:rsidR="001A6289">
          <w:rPr>
            <w:rStyle w:val="bnf"/>
          </w:rPr>
          <w:t>PropertyDefinition</w:t>
        </w:r>
      </w:ins>
      <w:ins w:id="8611" w:author="Rev 4 Allen Wirfs-Brock" w:date="2011-10-15T08:41:00Z">
        <w:r w:rsidRPr="00E77497">
          <w:t xml:space="preserve"> </w:t>
        </w:r>
        <w:r w:rsidRPr="00E77497">
          <w:rPr>
            <w:b/>
          </w:rPr>
          <w:t>:</w:t>
        </w:r>
        <w:r w:rsidRPr="00E77497">
          <w:t xml:space="preserve"> </w:t>
        </w:r>
        <w:r w:rsidRPr="00E77497">
          <w:rPr>
            <w:rStyle w:val="bnf"/>
          </w:rPr>
          <w:t>IdentifierName</w:t>
        </w:r>
        <w:r w:rsidRPr="00E77497">
          <w:t xml:space="preserve"> </w:t>
        </w:r>
      </w:ins>
    </w:p>
    <w:p w14:paraId="2566EFD6" w14:textId="77777777" w:rsidR="00833F54" w:rsidRPr="00E77497" w:rsidRDefault="00833F54" w:rsidP="009E3FF6">
      <w:pPr>
        <w:pStyle w:val="Alg4"/>
        <w:numPr>
          <w:ilvl w:val="0"/>
          <w:numId w:val="578"/>
        </w:numPr>
        <w:spacing w:after="220"/>
        <w:contextualSpacing/>
        <w:rPr>
          <w:ins w:id="8612" w:author="Rev 4 Allen Wirfs-Brock" w:date="2011-10-15T08:41:00Z"/>
        </w:rPr>
      </w:pPr>
      <w:ins w:id="8613" w:author="Rev 4 Allen Wirfs-Brock" w:date="2011-10-15T08:41:00Z">
        <w:r w:rsidRPr="00E77497">
          <w:t xml:space="preserve">Return </w:t>
        </w:r>
      </w:ins>
      <w:ins w:id="8614" w:author="Rev 4 Allen Wirfs-Brock" w:date="2011-10-19T12:05:00Z">
        <w:r w:rsidR="0014059F" w:rsidRPr="00E77497">
          <w:t>String</w:t>
        </w:r>
        <w:del w:id="8615" w:author="Rev 9 Allen Wirfs-Brock" w:date="2012-07-07T16:30:00Z">
          <w:r w:rsidR="0014059F" w:rsidRPr="00E77497" w:rsidDel="00D11231">
            <w:delText xml:space="preserve"> </w:delText>
          </w:r>
        </w:del>
        <w:r w:rsidR="0014059F" w:rsidRPr="00E77497">
          <w:t xml:space="preserve">Value of </w:t>
        </w:r>
      </w:ins>
      <w:ins w:id="8616" w:author="Rev 4 Allen Wirfs-Brock" w:date="2011-10-15T08:41:00Z">
        <w:r w:rsidRPr="00E77497">
          <w:rPr>
            <w:rStyle w:val="bnf"/>
          </w:rPr>
          <w:t>IdentifierName</w:t>
        </w:r>
        <w:r w:rsidRPr="00E77497">
          <w:t>.</w:t>
        </w:r>
      </w:ins>
    </w:p>
    <w:p w14:paraId="790BBD87" w14:textId="77777777" w:rsidR="00833F54" w:rsidRPr="00E77497" w:rsidRDefault="00833F54" w:rsidP="00833F54">
      <w:pPr>
        <w:rPr>
          <w:ins w:id="8617" w:author="Rev 4 Allen Wirfs-Brock" w:date="2011-10-15T08:41:00Z"/>
        </w:rPr>
      </w:pPr>
      <w:ins w:id="8618" w:author="Rev 4 Allen Wirfs-Brock" w:date="2011-10-15T08:41:00Z">
        <w:del w:id="8619" w:author="Rev 7 Allen Wirfs-Brock" w:date="2012-04-20T09:35:00Z">
          <w:r w:rsidRPr="00E77497" w:rsidDel="001A6289">
            <w:rPr>
              <w:rStyle w:val="bnf"/>
            </w:rPr>
            <w:delText>PropertyAssignment</w:delText>
          </w:r>
        </w:del>
      </w:ins>
      <w:ins w:id="8620" w:author="Rev 7 Allen Wirfs-Brock" w:date="2012-04-20T09:35:00Z">
        <w:r w:rsidR="001A6289">
          <w:rPr>
            <w:rStyle w:val="bnf"/>
          </w:rPr>
          <w:t>PropertyDefinition</w:t>
        </w:r>
      </w:ins>
      <w:ins w:id="8621" w:author="Rev 4 Allen Wirfs-Brock" w:date="2011-10-15T08:41:00Z">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ins>
    </w:p>
    <w:p w14:paraId="5272ED9C" w14:textId="77777777" w:rsidR="00833F54" w:rsidRPr="00E77497" w:rsidRDefault="00833F54" w:rsidP="009E3FF6">
      <w:pPr>
        <w:pStyle w:val="Alg4"/>
        <w:numPr>
          <w:ilvl w:val="0"/>
          <w:numId w:val="579"/>
        </w:numPr>
        <w:spacing w:after="220"/>
        <w:contextualSpacing/>
        <w:rPr>
          <w:ins w:id="8622" w:author="Rev 4 Allen Wirfs-Brock" w:date="2011-10-15T08:41:00Z"/>
        </w:rPr>
      </w:pPr>
      <w:ins w:id="8623" w:author="Rev 4 Allen Wirfs-Brock" w:date="2011-10-15T08:41:00Z">
        <w:r w:rsidRPr="00E77497">
          <w:t>Return PropName</w:t>
        </w:r>
      </w:ins>
      <w:ins w:id="8624" w:author="Rev 4 Allen Wirfs-Brock" w:date="2011-10-19T12:05:00Z">
        <w:r w:rsidR="0014059F" w:rsidRPr="00E77497">
          <w:t xml:space="preserve"> of </w:t>
        </w:r>
      </w:ins>
      <w:ins w:id="8625" w:author="Rev 4 Allen Wirfs-Brock" w:date="2011-10-15T08:41:00Z">
        <w:r w:rsidRPr="00E77497">
          <w:rPr>
            <w:i/>
          </w:rPr>
          <w:t>PropertyName</w:t>
        </w:r>
        <w:r w:rsidRPr="00E77497">
          <w:t>.</w:t>
        </w:r>
      </w:ins>
    </w:p>
    <w:p w14:paraId="1E126665" w14:textId="77777777" w:rsidR="00EA310A" w:rsidRPr="00E77497" w:rsidDel="00AD18E3" w:rsidRDefault="00EA310A" w:rsidP="00EA310A">
      <w:pPr>
        <w:rPr>
          <w:ins w:id="8626" w:author="Rev 7 Allen Wirfs-Brock" w:date="2012-04-25T15:53:00Z"/>
          <w:del w:id="8627" w:author="Rev 8 Allen Wirfs-Brock" w:date="2012-06-01T08:31:00Z"/>
        </w:rPr>
      </w:pPr>
      <w:ins w:id="8628" w:author="Rev 7 Allen Wirfs-Brock" w:date="2012-04-25T15:53:00Z">
        <w:del w:id="8629" w:author="Rev 8 Allen Wirfs-Brock" w:date="2012-06-01T08:31:00Z">
          <w:r w:rsidDel="00AD18E3">
            <w:rPr>
              <w:rStyle w:val="bnf"/>
            </w:rPr>
            <w:delText>PropertyDefinition</w:delText>
          </w:r>
          <w:r w:rsidRPr="00E77497" w:rsidDel="00AD18E3">
            <w:delText xml:space="preserve"> </w:delText>
          </w:r>
          <w:r w:rsidRPr="00E77497" w:rsidDel="00AD18E3">
            <w:rPr>
              <w:b/>
            </w:rPr>
            <w:delText>:</w:delText>
          </w:r>
          <w:r w:rsidRPr="00E77497" w:rsidDel="00AD18E3">
            <w:delText xml:space="preserve"> </w:delText>
          </w:r>
        </w:del>
      </w:ins>
      <w:ins w:id="8630" w:author="Rev 7 Allen Wirfs-Brock" w:date="2012-04-25T15:54:00Z">
        <w:del w:id="8631" w:author="Rev 8 Allen Wirfs-Brock" w:date="2012-06-01T08:31:00Z">
          <w:r w:rsidDel="00AD18E3">
            <w:rPr>
              <w:rStyle w:val="bnf"/>
            </w:rPr>
            <w:delText>MethodDefinition</w:delText>
          </w:r>
        </w:del>
      </w:ins>
      <w:ins w:id="8632" w:author="Rev 7 Allen Wirfs-Brock" w:date="2012-04-25T15:53:00Z">
        <w:del w:id="8633" w:author="Rev 8 Allen Wirfs-Brock" w:date="2012-06-01T08:31:00Z">
          <w:r w:rsidRPr="00E77497" w:rsidDel="00AD18E3">
            <w:delText xml:space="preserve"> </w:delText>
          </w:r>
        </w:del>
      </w:ins>
    </w:p>
    <w:p w14:paraId="42EEF9AC" w14:textId="77777777" w:rsidR="00EA310A" w:rsidRPr="00E77497" w:rsidDel="00AD18E3" w:rsidRDefault="00EA310A" w:rsidP="00EA310A">
      <w:pPr>
        <w:pStyle w:val="Alg4"/>
        <w:numPr>
          <w:ilvl w:val="0"/>
          <w:numId w:val="738"/>
        </w:numPr>
        <w:spacing w:after="220"/>
        <w:contextualSpacing/>
        <w:rPr>
          <w:ins w:id="8634" w:author="Rev 7 Allen Wirfs-Brock" w:date="2012-04-25T15:53:00Z"/>
          <w:del w:id="8635" w:author="Rev 8 Allen Wirfs-Brock" w:date="2012-06-01T08:31:00Z"/>
        </w:rPr>
      </w:pPr>
      <w:ins w:id="8636" w:author="Rev 7 Allen Wirfs-Brock" w:date="2012-04-25T15:53:00Z">
        <w:del w:id="8637" w:author="Rev 8 Allen Wirfs-Brock" w:date="2012-06-01T08:31:00Z">
          <w:r w:rsidRPr="00E77497" w:rsidDel="00AD18E3">
            <w:delText xml:space="preserve">Return </w:delText>
          </w:r>
        </w:del>
      </w:ins>
      <w:ins w:id="8638" w:author="Rev 7 Allen Wirfs-Brock" w:date="2012-04-25T15:54:00Z">
        <w:del w:id="8639" w:author="Rev 8 Allen Wirfs-Brock" w:date="2012-06-01T08:31:00Z">
          <w:r w:rsidDel="00AD18E3">
            <w:delText>PropName</w:delText>
          </w:r>
        </w:del>
      </w:ins>
      <w:ins w:id="8640" w:author="Rev 7 Allen Wirfs-Brock" w:date="2012-04-25T15:53:00Z">
        <w:del w:id="8641" w:author="Rev 8 Allen Wirfs-Brock" w:date="2012-06-01T08:31:00Z">
          <w:r w:rsidRPr="00E77497" w:rsidDel="00AD18E3">
            <w:delText xml:space="preserve"> of </w:delText>
          </w:r>
        </w:del>
      </w:ins>
      <w:ins w:id="8642" w:author="Rev 7 Allen Wirfs-Brock" w:date="2012-04-25T15:54:00Z">
        <w:del w:id="8643" w:author="Rev 8 Allen Wirfs-Brock" w:date="2012-06-01T08:31:00Z">
          <w:r w:rsidDel="00AD18E3">
            <w:rPr>
              <w:rStyle w:val="bnf"/>
            </w:rPr>
            <w:delText>MethodDefinition</w:delText>
          </w:r>
        </w:del>
      </w:ins>
      <w:ins w:id="8644" w:author="Rev 7 Allen Wirfs-Brock" w:date="2012-04-25T15:53:00Z">
        <w:del w:id="8645" w:author="Rev 8 Allen Wirfs-Brock" w:date="2012-06-01T08:31:00Z">
          <w:r w:rsidRPr="00E77497" w:rsidDel="00AD18E3">
            <w:delText>.</w:delText>
          </w:r>
        </w:del>
      </w:ins>
    </w:p>
    <w:p w14:paraId="64ED122D" w14:textId="77777777" w:rsidR="008D6EE3" w:rsidRPr="00E77497" w:rsidDel="004A7791" w:rsidRDefault="008D6EE3" w:rsidP="008D6EE3">
      <w:pPr>
        <w:rPr>
          <w:ins w:id="8646" w:author="Rev 5 Allen Wirfs-Brock" w:date="2012-01-06T15:41:00Z"/>
          <w:del w:id="8647" w:author="Rev 7 Allen Wirfs-Brock" w:date="2012-04-26T11:11:00Z"/>
        </w:rPr>
      </w:pPr>
      <w:ins w:id="8648" w:author="Rev 5 Allen Wirfs-Brock" w:date="2012-01-06T15:41:00Z">
        <w:del w:id="8649" w:author="Rev 7 Allen Wirfs-Brock" w:date="2012-04-20T09:35:00Z">
          <w:r w:rsidRPr="00E77497" w:rsidDel="001A6289">
            <w:rPr>
              <w:rStyle w:val="bnf"/>
            </w:rPr>
            <w:delText>PropertyAssignment</w:delText>
          </w:r>
        </w:del>
        <w:del w:id="8650"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14:paraId="75DF2841" w14:textId="77777777" w:rsidR="008D6EE3" w:rsidRPr="00E77497" w:rsidDel="004A7791" w:rsidRDefault="008D6EE3" w:rsidP="008D6EE3">
      <w:pPr>
        <w:pStyle w:val="Alg4"/>
        <w:numPr>
          <w:ilvl w:val="0"/>
          <w:numId w:val="580"/>
        </w:numPr>
        <w:spacing w:after="220"/>
        <w:contextualSpacing/>
        <w:rPr>
          <w:ins w:id="8651" w:author="Rev 5 Allen Wirfs-Brock" w:date="2012-01-06T15:41:00Z"/>
          <w:del w:id="8652" w:author="Rev 7 Allen Wirfs-Brock" w:date="2012-04-26T11:11:00Z"/>
        </w:rPr>
      </w:pPr>
      <w:ins w:id="8653" w:author="Rev 5 Allen Wirfs-Brock" w:date="2012-01-06T15:41:00Z">
        <w:del w:id="8654" w:author="Rev 7 Allen Wirfs-Brock" w:date="2012-04-26T11:11:00Z">
          <w:r w:rsidRPr="00E77497" w:rsidDel="004A7791">
            <w:delText>Return PropName</w:delText>
          </w:r>
        </w:del>
      </w:ins>
      <w:ins w:id="8655" w:author="Rev 5 Allen Wirfs-Brock" w:date="2012-01-06T15:43:00Z">
        <w:del w:id="8656" w:author="Rev 7 Allen Wirfs-Brock" w:date="2012-04-26T11:11:00Z">
          <w:r w:rsidRPr="008D6EE3" w:rsidDel="004A7791">
            <w:delText xml:space="preserve"> </w:delText>
          </w:r>
          <w:r w:rsidRPr="00E77497" w:rsidDel="004A7791">
            <w:delText xml:space="preserve">of </w:delText>
          </w:r>
          <w:r w:rsidRPr="00E77497" w:rsidDel="004A7791">
            <w:rPr>
              <w:i/>
            </w:rPr>
            <w:delText>PropertyName</w:delText>
          </w:r>
        </w:del>
      </w:ins>
      <w:ins w:id="8657" w:author="Rev 5 Allen Wirfs-Brock" w:date="2012-01-06T15:41:00Z">
        <w:del w:id="8658" w:author="Rev 7 Allen Wirfs-Brock" w:date="2012-04-26T11:11:00Z">
          <w:r w:rsidRPr="00E77497" w:rsidDel="004A7791">
            <w:delText>.</w:delText>
          </w:r>
        </w:del>
      </w:ins>
    </w:p>
    <w:p w14:paraId="0D1832A3" w14:textId="77777777" w:rsidR="00F75C52" w:rsidRPr="00E77497" w:rsidDel="004A7791" w:rsidRDefault="00F75C52" w:rsidP="00F75C52">
      <w:pPr>
        <w:rPr>
          <w:ins w:id="8659" w:author="Rev 6 Allen Wirfs-Brock" w:date="2012-02-27T10:29:00Z"/>
          <w:del w:id="8660" w:author="Rev 7 Allen Wirfs-Brock" w:date="2012-04-26T11:11:00Z"/>
        </w:rPr>
      </w:pPr>
      <w:ins w:id="8661" w:author="Rev 6 Allen Wirfs-Brock" w:date="2012-02-27T10:29:00Z">
        <w:del w:id="8662" w:author="Rev 7 Allen Wirfs-Brock" w:date="2012-04-20T09:35:00Z">
          <w:r w:rsidRPr="00E77497" w:rsidDel="001A6289">
            <w:rPr>
              <w:rStyle w:val="bnf"/>
            </w:rPr>
            <w:delText>PropertyAssignment</w:delText>
          </w:r>
        </w:del>
        <w:del w:id="8663"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Del="004A7791">
            <w:rPr>
              <w:rFonts w:ascii="Courier New" w:hAnsi="Courier New" w:cs="Courier New"/>
              <w:b/>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14:paraId="745B55C7" w14:textId="77777777" w:rsidR="00F75C52" w:rsidRPr="00E77497" w:rsidDel="004A7791" w:rsidRDefault="00F75C52">
      <w:pPr>
        <w:pStyle w:val="Alg4"/>
        <w:numPr>
          <w:ilvl w:val="0"/>
          <w:numId w:val="699"/>
        </w:numPr>
        <w:spacing w:after="220"/>
        <w:contextualSpacing/>
        <w:rPr>
          <w:ins w:id="8664" w:author="Rev 6 Allen Wirfs-Brock" w:date="2012-02-27T10:29:00Z"/>
          <w:del w:id="8665" w:author="Rev 7 Allen Wirfs-Brock" w:date="2012-04-26T11:11:00Z"/>
        </w:rPr>
        <w:pPrChange w:id="8666" w:author="Rev 6 Allen Wirfs-Brock" w:date="2012-02-27T10:29:00Z">
          <w:pPr>
            <w:pStyle w:val="Alg4"/>
            <w:numPr>
              <w:numId w:val="580"/>
            </w:numPr>
            <w:tabs>
              <w:tab w:val="num" w:pos="360"/>
            </w:tabs>
            <w:spacing w:after="220"/>
            <w:ind w:left="360" w:hanging="360"/>
            <w:contextualSpacing/>
          </w:pPr>
        </w:pPrChange>
      </w:pPr>
      <w:ins w:id="8667" w:author="Rev 6 Allen Wirfs-Brock" w:date="2012-02-27T10:29:00Z">
        <w:del w:id="8668" w:author="Rev 7 Allen Wirfs-Brock" w:date="2012-04-26T11:11:00Z">
          <w:r w:rsidRPr="00E77497" w:rsidDel="004A7791">
            <w:delText>Return PropName</w:delText>
          </w:r>
          <w:r w:rsidRPr="008D6EE3" w:rsidDel="004A7791">
            <w:delText xml:space="preserve"> </w:delText>
          </w:r>
          <w:r w:rsidRPr="00E77497" w:rsidDel="004A7791">
            <w:delText xml:space="preserve">of </w:delText>
          </w:r>
          <w:r w:rsidRPr="00E77497" w:rsidDel="004A7791">
            <w:rPr>
              <w:i/>
            </w:rPr>
            <w:delText>PropertyName</w:delText>
          </w:r>
          <w:r w:rsidRPr="00E77497" w:rsidDel="004A7791">
            <w:delText>.</w:delText>
          </w:r>
        </w:del>
      </w:ins>
    </w:p>
    <w:p w14:paraId="6EF6A6D4" w14:textId="77777777" w:rsidR="00833F54" w:rsidRPr="00E77497" w:rsidDel="004A7791" w:rsidRDefault="00833F54" w:rsidP="00833F54">
      <w:pPr>
        <w:keepNext/>
        <w:rPr>
          <w:ins w:id="8669" w:author="Rev 4 Allen Wirfs-Brock" w:date="2011-10-15T08:41:00Z"/>
          <w:del w:id="8670" w:author="Rev 7 Allen Wirfs-Brock" w:date="2012-04-26T11:11:00Z"/>
        </w:rPr>
      </w:pPr>
      <w:ins w:id="8671" w:author="Rev 4 Allen Wirfs-Brock" w:date="2011-10-15T08:41:00Z">
        <w:del w:id="8672" w:author="Rev 7 Allen Wirfs-Brock" w:date="2012-04-20T09:35:00Z">
          <w:r w:rsidRPr="00E77497" w:rsidDel="001A6289">
            <w:rPr>
              <w:rStyle w:val="bnf"/>
            </w:rPr>
            <w:delText>PropertyAssignment</w:delText>
          </w:r>
        </w:del>
        <w:del w:id="8673"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get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del>
      </w:ins>
    </w:p>
    <w:p w14:paraId="076B16D1" w14:textId="77777777" w:rsidR="00833F54" w:rsidRPr="00E77497" w:rsidDel="004A7791" w:rsidRDefault="00833F54" w:rsidP="00415961">
      <w:pPr>
        <w:pStyle w:val="Alg4"/>
        <w:numPr>
          <w:ilvl w:val="0"/>
          <w:numId w:val="631"/>
        </w:numPr>
        <w:spacing w:after="220"/>
        <w:contextualSpacing/>
        <w:rPr>
          <w:ins w:id="8674" w:author="Rev 4 Allen Wirfs-Brock" w:date="2011-10-15T08:41:00Z"/>
          <w:del w:id="8675" w:author="Rev 7 Allen Wirfs-Brock" w:date="2012-04-26T11:11:00Z"/>
        </w:rPr>
      </w:pPr>
      <w:ins w:id="8676" w:author="Rev 4 Allen Wirfs-Brock" w:date="2011-10-15T08:41:00Z">
        <w:del w:id="8677" w:author="Rev 7 Allen Wirfs-Brock" w:date="2012-04-26T11:11:00Z">
          <w:r w:rsidRPr="00E77497" w:rsidDel="004A7791">
            <w:delText>Return PropName</w:delText>
          </w:r>
        </w:del>
      </w:ins>
      <w:ins w:id="8678" w:author="Rev 5 Allen Wirfs-Brock" w:date="2012-01-06T15:43:00Z">
        <w:del w:id="8679"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8680" w:author="Rev 4 Allen Wirfs-Brock" w:date="2011-10-15T08:41:00Z">
        <w:del w:id="8681" w:author="Rev 7 Allen Wirfs-Brock" w:date="2012-04-26T11:11:00Z">
          <w:r w:rsidRPr="00E77497" w:rsidDel="004A7791">
            <w:delText>(</w:delText>
          </w:r>
          <w:r w:rsidRPr="00E77497" w:rsidDel="004A7791">
            <w:rPr>
              <w:i/>
            </w:rPr>
            <w:delText>PropertyName</w:delText>
          </w:r>
          <w:r w:rsidRPr="00E77497" w:rsidDel="004A7791">
            <w:delText>).</w:delText>
          </w:r>
        </w:del>
      </w:ins>
    </w:p>
    <w:p w14:paraId="325716E2" w14:textId="77777777" w:rsidR="00833F54" w:rsidRPr="008B7F6F" w:rsidDel="004A7791" w:rsidRDefault="00833F54" w:rsidP="00833F54">
      <w:pPr>
        <w:rPr>
          <w:ins w:id="8682" w:author="Rev 4 Allen Wirfs-Brock" w:date="2011-10-15T08:41:00Z"/>
          <w:del w:id="8683" w:author="Rev 7 Allen Wirfs-Brock" w:date="2012-04-26T11:11:00Z"/>
        </w:rPr>
      </w:pPr>
      <w:ins w:id="8684" w:author="Rev 4 Allen Wirfs-Brock" w:date="2011-10-15T08:41:00Z">
        <w:del w:id="8685" w:author="Rev 7 Allen Wirfs-Brock" w:date="2012-04-20T09:35:00Z">
          <w:r w:rsidRPr="00E77497" w:rsidDel="001A6289">
            <w:rPr>
              <w:rStyle w:val="bnf"/>
            </w:rPr>
            <w:delText>PropertyAssignment</w:delText>
          </w:r>
        </w:del>
        <w:del w:id="8686"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set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xml:space="preserve">(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b/>
              <w:iCs/>
            </w:rPr>
            <w:delText xml:space="preserve"> {</w:delText>
          </w:r>
          <w:r w:rsidRPr="003B4312" w:rsidDel="004A7791">
            <w:rPr>
              <w:iCs/>
            </w:rPr>
            <w:delText xml:space="preserve"> </w:delText>
          </w:r>
          <w:r w:rsidRPr="003B4312" w:rsidDel="004A7791">
            <w:rPr>
              <w:rStyle w:val="bnf"/>
            </w:rPr>
            <w:delText>FunctionBody</w:delText>
          </w:r>
          <w:r w:rsidRPr="003B4312" w:rsidDel="004A7791">
            <w:rPr>
              <w:rFonts w:ascii="Courier New" w:hAnsi="Courier New" w:cs="Courier New"/>
              <w:iCs/>
            </w:rPr>
            <w:delText xml:space="preserve"> </w:delText>
          </w:r>
          <w:r w:rsidRPr="003B4312" w:rsidDel="004A7791">
            <w:rPr>
              <w:rFonts w:ascii="Courier New" w:hAnsi="Courier New" w:cs="Courier New"/>
              <w:b/>
              <w:iCs/>
            </w:rPr>
            <w:delText>}</w:delText>
          </w:r>
          <w:r w:rsidRPr="008B7F6F" w:rsidDel="004A7791">
            <w:delText xml:space="preserve"> </w:delText>
          </w:r>
        </w:del>
      </w:ins>
    </w:p>
    <w:p w14:paraId="5215B677" w14:textId="77777777" w:rsidR="00833F54" w:rsidRPr="006B6D0A" w:rsidDel="004A7791" w:rsidRDefault="00833F54" w:rsidP="009E3FF6">
      <w:pPr>
        <w:pStyle w:val="Alg4"/>
        <w:numPr>
          <w:ilvl w:val="0"/>
          <w:numId w:val="581"/>
        </w:numPr>
        <w:spacing w:after="220"/>
        <w:contextualSpacing/>
        <w:rPr>
          <w:ins w:id="8687" w:author="Rev 4 Allen Wirfs-Brock" w:date="2011-10-15T08:41:00Z"/>
          <w:del w:id="8688" w:author="Rev 7 Allen Wirfs-Brock" w:date="2012-04-26T11:11:00Z"/>
        </w:rPr>
      </w:pPr>
      <w:ins w:id="8689" w:author="Rev 4 Allen Wirfs-Brock" w:date="2011-10-15T08:41:00Z">
        <w:del w:id="8690" w:author="Rev 7 Allen Wirfs-Brock" w:date="2012-04-26T11:11:00Z">
          <w:r w:rsidRPr="006B6D0A" w:rsidDel="004A7791">
            <w:delText>Return PropName</w:delText>
          </w:r>
        </w:del>
      </w:ins>
      <w:ins w:id="8691" w:author="Rev 5 Allen Wirfs-Brock" w:date="2012-01-06T15:43:00Z">
        <w:del w:id="8692"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8693" w:author="Rev 4 Allen Wirfs-Brock" w:date="2011-10-15T08:41:00Z">
        <w:del w:id="8694" w:author="Rev 7 Allen Wirfs-Brock" w:date="2012-04-26T11:11:00Z">
          <w:r w:rsidRPr="006B6D0A" w:rsidDel="004A7791">
            <w:delText>(</w:delText>
          </w:r>
          <w:r w:rsidRPr="006B6D0A" w:rsidDel="004A7791">
            <w:rPr>
              <w:i/>
            </w:rPr>
            <w:delText>PropertyName</w:delText>
          </w:r>
          <w:r w:rsidRPr="006B6D0A" w:rsidDel="004A7791">
            <w:delText>).</w:delText>
          </w:r>
        </w:del>
      </w:ins>
    </w:p>
    <w:p w14:paraId="2605CF52" w14:textId="77777777" w:rsidR="00833F54" w:rsidRPr="00B820AB" w:rsidDel="00AD18E3" w:rsidRDefault="00833F54" w:rsidP="00833F54">
      <w:pPr>
        <w:rPr>
          <w:ins w:id="8695" w:author="Rev 4 Allen Wirfs-Brock" w:date="2011-10-15T08:41:00Z"/>
          <w:del w:id="8696" w:author="Rev 8 Allen Wirfs-Brock" w:date="2012-06-01T08:31:00Z"/>
        </w:rPr>
      </w:pPr>
      <w:ins w:id="8697" w:author="Rev 4 Allen Wirfs-Brock" w:date="2011-10-15T08:41:00Z">
        <w:del w:id="8698" w:author="Rev 8 Allen Wirfs-Brock" w:date="2012-06-01T08:31:00Z">
          <w:r w:rsidRPr="00E65A34" w:rsidDel="00AD18E3">
            <w:rPr>
              <w:rStyle w:val="bnf"/>
            </w:rPr>
            <w:delText>PropertyName</w:delText>
          </w:r>
          <w:r w:rsidRPr="009C202C" w:rsidDel="00AD18E3">
            <w:delText xml:space="preserve"> </w:delText>
          </w:r>
          <w:r w:rsidRPr="00B820AB" w:rsidDel="00AD18E3">
            <w:rPr>
              <w:b/>
            </w:rPr>
            <w:delText xml:space="preserve">: </w:delText>
          </w:r>
          <w:r w:rsidRPr="00B820AB" w:rsidDel="00AD18E3">
            <w:delText xml:space="preserve"> </w:delText>
          </w:r>
          <w:r w:rsidRPr="00B820AB" w:rsidDel="00AD18E3">
            <w:rPr>
              <w:rStyle w:val="bnf"/>
            </w:rPr>
            <w:delText>IdentifierName</w:delText>
          </w:r>
          <w:r w:rsidRPr="00B820AB" w:rsidDel="00AD18E3">
            <w:delText xml:space="preserve">  </w:delText>
          </w:r>
        </w:del>
      </w:ins>
    </w:p>
    <w:p w14:paraId="47EF3955" w14:textId="77777777" w:rsidR="00833F54" w:rsidRPr="00E77497" w:rsidDel="00AD18E3" w:rsidRDefault="00833F54" w:rsidP="009E3FF6">
      <w:pPr>
        <w:pStyle w:val="Alg4"/>
        <w:numPr>
          <w:ilvl w:val="0"/>
          <w:numId w:val="582"/>
        </w:numPr>
        <w:spacing w:after="220"/>
        <w:contextualSpacing/>
        <w:rPr>
          <w:ins w:id="8699" w:author="Rev 4 Allen Wirfs-Brock" w:date="2011-10-15T08:41:00Z"/>
          <w:del w:id="8700" w:author="Rev 8 Allen Wirfs-Brock" w:date="2012-06-01T08:31:00Z"/>
        </w:rPr>
      </w:pPr>
      <w:ins w:id="8701" w:author="Rev 4 Allen Wirfs-Brock" w:date="2011-10-15T08:41:00Z">
        <w:del w:id="8702" w:author="Rev 8 Allen Wirfs-Brock" w:date="2012-06-01T08:31:00Z">
          <w:r w:rsidRPr="00675B74" w:rsidDel="00AD18E3">
            <w:delText>Return PropName(</w:delText>
          </w:r>
        </w:del>
      </w:ins>
      <w:ins w:id="8703" w:author="Rev 5 Allen Wirfs-Brock" w:date="2012-01-06T15:43:00Z">
        <w:del w:id="8704" w:author="Rev 8 Allen Wirfs-Brock" w:date="2012-06-01T08:31:00Z">
          <w:r w:rsidR="0099011E" w:rsidDel="00AD18E3">
            <w:delText xml:space="preserve"> of </w:delText>
          </w:r>
        </w:del>
      </w:ins>
      <w:ins w:id="8705" w:author="Rev 4 Allen Wirfs-Brock" w:date="2011-10-15T08:41:00Z">
        <w:del w:id="8706" w:author="Rev 8 Allen Wirfs-Brock" w:date="2012-06-01T08:31:00Z">
          <w:r w:rsidRPr="00E77497" w:rsidDel="00AD18E3">
            <w:rPr>
              <w:i/>
            </w:rPr>
            <w:delText>IdentifierName</w:delText>
          </w:r>
          <w:r w:rsidRPr="00E77497" w:rsidDel="00AD18E3">
            <w:delText>).</w:delText>
          </w:r>
        </w:del>
      </w:ins>
    </w:p>
    <w:p w14:paraId="3F7742BA" w14:textId="77777777" w:rsidR="00833F54" w:rsidRPr="00E77497" w:rsidRDefault="00833F54" w:rsidP="00833F54">
      <w:pPr>
        <w:rPr>
          <w:ins w:id="8707" w:author="Rev 4 Allen Wirfs-Brock" w:date="2011-10-15T08:41:00Z"/>
        </w:rPr>
      </w:pPr>
      <w:ins w:id="8708" w:author="Rev 4 Allen Wirfs-Brock" w:date="2011-10-15T08:41:00Z">
        <w:r w:rsidRPr="00E77497">
          <w:rPr>
            <w:rStyle w:val="bnf"/>
          </w:rPr>
          <w:t>PropertyName</w:t>
        </w:r>
        <w:r w:rsidRPr="00E77497">
          <w:t xml:space="preserve"> </w:t>
        </w:r>
        <w:r w:rsidRPr="00E77497">
          <w:rPr>
            <w:b/>
          </w:rPr>
          <w:t xml:space="preserve">: </w:t>
        </w:r>
        <w:r w:rsidRPr="00E77497">
          <w:t xml:space="preserve"> </w:t>
        </w:r>
        <w:r w:rsidRPr="00E77497">
          <w:rPr>
            <w:rStyle w:val="bnf"/>
          </w:rPr>
          <w:t>StringLiteral</w:t>
        </w:r>
        <w:r w:rsidRPr="00E77497">
          <w:t xml:space="preserve">  </w:t>
        </w:r>
      </w:ins>
    </w:p>
    <w:p w14:paraId="5D47B309" w14:textId="77777777" w:rsidR="00833F54" w:rsidRPr="00E77497" w:rsidRDefault="00833F54" w:rsidP="009E3FF6">
      <w:pPr>
        <w:pStyle w:val="Alg4"/>
        <w:numPr>
          <w:ilvl w:val="0"/>
          <w:numId w:val="583"/>
        </w:numPr>
        <w:spacing w:after="220"/>
        <w:contextualSpacing/>
        <w:rPr>
          <w:ins w:id="8709" w:author="Rev 4 Allen Wirfs-Brock" w:date="2011-10-15T08:41:00Z"/>
        </w:rPr>
      </w:pPr>
      <w:ins w:id="8710" w:author="Rev 4 Allen Wirfs-Brock" w:date="2011-10-15T08:41:00Z">
        <w:r w:rsidRPr="00E77497">
          <w:t xml:space="preserve">Return the SV of the </w:t>
        </w:r>
        <w:r w:rsidRPr="00E77497">
          <w:rPr>
            <w:i/>
          </w:rPr>
          <w:t>StringLiteral</w:t>
        </w:r>
        <w:r w:rsidRPr="00E77497">
          <w:t>.</w:t>
        </w:r>
      </w:ins>
    </w:p>
    <w:p w14:paraId="22AC3577" w14:textId="77777777" w:rsidR="00833F54" w:rsidRPr="00E77497" w:rsidRDefault="00833F54" w:rsidP="00833F54">
      <w:pPr>
        <w:rPr>
          <w:ins w:id="8711" w:author="Rev 4 Allen Wirfs-Brock" w:date="2011-10-15T08:41:00Z"/>
        </w:rPr>
      </w:pPr>
      <w:ins w:id="8712" w:author="Rev 4 Allen Wirfs-Brock" w:date="2011-10-15T08:41:00Z">
        <w:r w:rsidRPr="00E77497">
          <w:rPr>
            <w:rStyle w:val="bnf"/>
          </w:rPr>
          <w:t>PropertyName</w:t>
        </w:r>
        <w:r w:rsidRPr="00E77497">
          <w:t xml:space="preserve"> </w:t>
        </w:r>
        <w:r w:rsidRPr="00E77497">
          <w:rPr>
            <w:b/>
          </w:rPr>
          <w:t>:</w:t>
        </w:r>
        <w:r w:rsidRPr="00E77497">
          <w:t xml:space="preserve"> </w:t>
        </w:r>
        <w:r w:rsidRPr="00E77497">
          <w:rPr>
            <w:rStyle w:val="bnf"/>
          </w:rPr>
          <w:t>NumericLiteral</w:t>
        </w:r>
        <w:r w:rsidRPr="00E77497">
          <w:t xml:space="preserve">  </w:t>
        </w:r>
      </w:ins>
    </w:p>
    <w:p w14:paraId="438BDDDD" w14:textId="77777777" w:rsidR="00833F54" w:rsidRPr="00E77497" w:rsidRDefault="00833F54" w:rsidP="009E3FF6">
      <w:pPr>
        <w:pStyle w:val="Alg4"/>
        <w:numPr>
          <w:ilvl w:val="0"/>
          <w:numId w:val="584"/>
        </w:numPr>
        <w:spacing w:after="220"/>
        <w:contextualSpacing/>
        <w:rPr>
          <w:ins w:id="8713" w:author="Rev 4 Allen Wirfs-Brock" w:date="2011-10-15T08:41:00Z"/>
        </w:rPr>
      </w:pPr>
      <w:ins w:id="8714" w:author="Rev 4 Allen Wirfs-Brock" w:date="2011-10-15T08:41:00Z">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ins>
    </w:p>
    <w:p w14:paraId="67CB33A3" w14:textId="77777777" w:rsidR="00833F54" w:rsidRPr="00E77497" w:rsidRDefault="00833F54" w:rsidP="009E3FF6">
      <w:pPr>
        <w:pStyle w:val="Alg4"/>
        <w:numPr>
          <w:ilvl w:val="0"/>
          <w:numId w:val="584"/>
        </w:numPr>
        <w:spacing w:after="220"/>
        <w:contextualSpacing/>
        <w:rPr>
          <w:ins w:id="8715" w:author="Rev 4 Allen Wirfs-Brock" w:date="2011-10-15T08:41:00Z"/>
        </w:rPr>
      </w:pPr>
      <w:ins w:id="8716" w:author="Rev 4 Allen Wirfs-Brock" w:date="2011-10-15T08:41:00Z">
        <w:r w:rsidRPr="00E77497">
          <w:t>Return ToString(</w:t>
        </w:r>
        <w:r w:rsidRPr="00E77497">
          <w:rPr>
            <w:i/>
          </w:rPr>
          <w:t>nbr</w:t>
        </w:r>
        <w:r w:rsidRPr="00E77497">
          <w:t>).</w:t>
        </w:r>
      </w:ins>
    </w:p>
    <w:p w14:paraId="7988D193" w14:textId="77777777" w:rsidR="00894A80" w:rsidRPr="00E77497" w:rsidRDefault="00894A80" w:rsidP="00894A80">
      <w:pPr>
        <w:rPr>
          <w:ins w:id="8717" w:author="Rev 7 Allen Wirfs-Brock" w:date="2012-04-25T13:48:00Z"/>
          <w:rFonts w:ascii="Helvetica" w:hAnsi="Helvetica"/>
          <w:b/>
        </w:rPr>
      </w:pPr>
      <w:ins w:id="8718" w:author="Rev 7 Allen Wirfs-Brock" w:date="2012-04-25T13:48:00Z">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ins>
    </w:p>
    <w:p w14:paraId="10DCDAAF" w14:textId="77777777" w:rsidR="00894A80" w:rsidRPr="00E77497" w:rsidRDefault="00894A80" w:rsidP="00894A80">
      <w:pPr>
        <w:jc w:val="left"/>
        <w:rPr>
          <w:ins w:id="8719" w:author="Rev 7 Allen Wirfs-Brock" w:date="2012-04-25T13:48:00Z"/>
        </w:rPr>
      </w:pPr>
      <w:ins w:id="8720"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ins>
    </w:p>
    <w:p w14:paraId="03BE1CCE" w14:textId="77777777" w:rsidR="00894A80" w:rsidRPr="00E77497" w:rsidRDefault="00894A80" w:rsidP="00293A14">
      <w:pPr>
        <w:pStyle w:val="Alg4"/>
        <w:numPr>
          <w:ilvl w:val="0"/>
          <w:numId w:val="732"/>
        </w:numPr>
        <w:spacing w:after="220"/>
        <w:contextualSpacing/>
        <w:rPr>
          <w:ins w:id="8721" w:author="Rev 7 Allen Wirfs-Brock" w:date="2012-04-25T13:48:00Z"/>
        </w:rPr>
      </w:pPr>
      <w:ins w:id="8722" w:author="Rev 7 Allen Wirfs-Brock" w:date="2012-04-25T13:48:00Z">
        <w:r w:rsidRPr="00E77497">
          <w:t xml:space="preserve">Return a </w:t>
        </w:r>
      </w:ins>
      <w:ins w:id="8723" w:author="Rev 7 Allen Wirfs-Brock" w:date="2012-04-25T14:35:00Z">
        <w:r w:rsidR="00293A14">
          <w:t xml:space="preserve">new </w:t>
        </w:r>
      </w:ins>
      <w:ins w:id="8724" w:author="Rev 7 Allen Wirfs-Brock" w:date="2012-04-25T13:48:00Z">
        <w:r w:rsidRPr="00E77497">
          <w:t xml:space="preserve">List containing </w:t>
        </w:r>
      </w:ins>
      <w:ins w:id="8725" w:author="Rev 7 Allen Wirfs-Brock" w:date="2012-04-25T14:35:00Z">
        <w:r w:rsidR="00293A14" w:rsidRPr="00E77497">
          <w:t xml:space="preserve">PropName of </w:t>
        </w:r>
      </w:ins>
      <w:ins w:id="8726" w:author="Rev 7 Allen Wirfs-Brock" w:date="2012-04-25T13:48:00Z">
        <w:r>
          <w:rPr>
            <w:rStyle w:val="bnf"/>
          </w:rPr>
          <w:t>PropertyDefinition</w:t>
        </w:r>
        <w:r w:rsidRPr="00E77497">
          <w:t>.</w:t>
        </w:r>
      </w:ins>
    </w:p>
    <w:p w14:paraId="2F63CB47" w14:textId="77777777" w:rsidR="00894A80" w:rsidRPr="00E77497" w:rsidRDefault="00894A80" w:rsidP="00894A80">
      <w:pPr>
        <w:jc w:val="left"/>
        <w:rPr>
          <w:ins w:id="8727" w:author="Rev 7 Allen Wirfs-Brock" w:date="2012-04-25T13:48:00Z"/>
        </w:rPr>
      </w:pPr>
      <w:ins w:id="8728"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ins>
    </w:p>
    <w:p w14:paraId="227A1E5D" w14:textId="77777777" w:rsidR="00894A80" w:rsidRPr="00E77497" w:rsidRDefault="00894A80" w:rsidP="00293A14">
      <w:pPr>
        <w:pStyle w:val="Alg4"/>
        <w:numPr>
          <w:ilvl w:val="0"/>
          <w:numId w:val="733"/>
        </w:numPr>
        <w:contextualSpacing/>
        <w:rPr>
          <w:ins w:id="8729" w:author="Rev 7 Allen Wirfs-Brock" w:date="2012-04-25T13:48:00Z"/>
        </w:rPr>
      </w:pPr>
      <w:ins w:id="8730" w:author="Rev 7 Allen Wirfs-Brock" w:date="2012-04-25T13:48:00Z">
        <w:r w:rsidRPr="00E77497">
          <w:t xml:space="preserve">Let </w:t>
        </w:r>
      </w:ins>
      <w:ins w:id="8731" w:author="Rev 7 Allen Wirfs-Brock" w:date="2012-04-25T14:36:00Z">
        <w:r w:rsidR="00293A14">
          <w:rPr>
            <w:i/>
          </w:rPr>
          <w:t>list</w:t>
        </w:r>
      </w:ins>
      <w:ins w:id="8732" w:author="Rev 7 Allen Wirfs-Brock" w:date="2012-04-25T13:48:00Z">
        <w:r w:rsidRPr="00E77497">
          <w:t xml:space="preserve"> be Property</w:t>
        </w:r>
      </w:ins>
      <w:ins w:id="8733" w:author="Rev 7 Allen Wirfs-Brock" w:date="2012-04-25T14:40:00Z">
        <w:r w:rsidR="00293A14">
          <w:t>Name</w:t>
        </w:r>
      </w:ins>
      <w:ins w:id="8734" w:author="Rev 7 Allen Wirfs-Brock" w:date="2012-04-25T13:48:00Z">
        <w:r w:rsidRPr="00E77497">
          <w:t xml:space="preserve">List of </w:t>
        </w:r>
        <w:r>
          <w:rPr>
            <w:rStyle w:val="bnf"/>
          </w:rPr>
          <w:t>PropertyDefinitionList</w:t>
        </w:r>
        <w:r w:rsidRPr="00E77497">
          <w:rPr>
            <w:rStyle w:val="bnf"/>
            <w:i w:val="0"/>
          </w:rPr>
          <w:t>.</w:t>
        </w:r>
      </w:ins>
    </w:p>
    <w:p w14:paraId="41EB98C5" w14:textId="77777777" w:rsidR="00894A80" w:rsidRPr="00E77497" w:rsidRDefault="00293A14" w:rsidP="00293A14">
      <w:pPr>
        <w:pStyle w:val="Alg3"/>
        <w:numPr>
          <w:ilvl w:val="0"/>
          <w:numId w:val="575"/>
        </w:numPr>
        <w:rPr>
          <w:ins w:id="8735" w:author="Rev 7 Allen Wirfs-Brock" w:date="2012-04-25T13:48:00Z"/>
        </w:rPr>
      </w:pPr>
      <w:ins w:id="8736" w:author="Rev 7 Allen Wirfs-Brock" w:date="2012-04-25T14:38:00Z">
        <w:r w:rsidRPr="00E77497">
          <w:t xml:space="preserve">Append  PropName of </w:t>
        </w:r>
        <w:r>
          <w:rPr>
            <w:rStyle w:val="bnf"/>
          </w:rPr>
          <w:t>PropertyDefinition</w:t>
        </w:r>
        <w:r w:rsidRPr="00E77497">
          <w:t xml:space="preserve"> to the end of </w:t>
        </w:r>
      </w:ins>
      <w:ins w:id="8737" w:author="Rev 7 Allen Wirfs-Brock" w:date="2012-04-25T14:40:00Z">
        <w:r>
          <w:rPr>
            <w:i/>
          </w:rPr>
          <w:t>list</w:t>
        </w:r>
      </w:ins>
      <w:ins w:id="8738" w:author="Rev 7 Allen Wirfs-Brock" w:date="2012-04-25T13:48:00Z">
        <w:r w:rsidR="00894A80" w:rsidRPr="00E77497">
          <w:t>.</w:t>
        </w:r>
      </w:ins>
    </w:p>
    <w:p w14:paraId="0650A63F" w14:textId="77777777" w:rsidR="00894A80" w:rsidRPr="00E77497" w:rsidRDefault="00894A80" w:rsidP="00293A14">
      <w:pPr>
        <w:pStyle w:val="Alg4"/>
        <w:numPr>
          <w:ilvl w:val="0"/>
          <w:numId w:val="735"/>
        </w:numPr>
        <w:spacing w:after="220"/>
        <w:contextualSpacing/>
        <w:rPr>
          <w:ins w:id="8739" w:author="Rev 7 Allen Wirfs-Brock" w:date="2012-04-25T13:48:00Z"/>
        </w:rPr>
      </w:pPr>
      <w:ins w:id="8740" w:author="Rev 7 Allen Wirfs-Brock" w:date="2012-04-25T13:48:00Z">
        <w:r w:rsidRPr="00E77497">
          <w:t xml:space="preserve">Return </w:t>
        </w:r>
      </w:ins>
      <w:ins w:id="8741" w:author="Rev 7 Allen Wirfs-Brock" w:date="2012-04-25T14:40:00Z">
        <w:r w:rsidR="00293A14">
          <w:rPr>
            <w:i/>
          </w:rPr>
          <w:t>list</w:t>
        </w:r>
      </w:ins>
      <w:ins w:id="8742" w:author="Rev 7 Allen Wirfs-Brock" w:date="2012-04-25T13:48:00Z">
        <w:r w:rsidRPr="00E77497">
          <w:t>.</w:t>
        </w:r>
      </w:ins>
    </w:p>
    <w:p w14:paraId="5F0668D8" w14:textId="77777777" w:rsidR="00833F54" w:rsidRPr="00E77497" w:rsidRDefault="00833F54" w:rsidP="00833F54">
      <w:pPr>
        <w:pStyle w:val="40"/>
        <w:numPr>
          <w:ilvl w:val="0"/>
          <w:numId w:val="0"/>
        </w:numPr>
        <w:rPr>
          <w:ins w:id="8743" w:author="Rev 4 Allen Wirfs-Brock" w:date="2011-10-15T08:41:00Z"/>
        </w:rPr>
      </w:pPr>
      <w:ins w:id="8744" w:author="Rev 4 Allen Wirfs-Brock" w:date="2011-10-15T08:41:00Z">
        <w:del w:id="8745" w:author="Rev 8 Allen Wirfs-Brock" w:date="2012-06-13T17:56:00Z">
          <w:r w:rsidRPr="00E77497" w:rsidDel="00CA2AEA">
            <w:delText>11.1.5.</w:delText>
          </w:r>
        </w:del>
      </w:ins>
      <w:ins w:id="8746" w:author="Rev 4 Allen Wirfs-Brock" w:date="2011-10-15T09:06:00Z">
        <w:del w:id="8747" w:author="Rev 8 Allen Wirfs-Brock" w:date="2012-06-13T17:56:00Z">
          <w:r w:rsidR="00734075" w:rsidRPr="00E77497" w:rsidDel="00CA2AEA">
            <w:delText>2</w:delText>
          </w:r>
        </w:del>
      </w:ins>
      <w:ins w:id="8748" w:author="Rev 4 Allen Wirfs-Brock" w:date="2011-10-15T08:41:00Z">
        <w:del w:id="8749" w:author="Rev 8 Allen Wirfs-Brock" w:date="2012-06-13T17:56:00Z">
          <w:r w:rsidRPr="00E77497" w:rsidDel="00CA2AEA">
            <w:delText xml:space="preserve"> </w:delText>
          </w:r>
        </w:del>
        <w:r w:rsidRPr="00E77497">
          <w:t>Runtime Semantics</w:t>
        </w:r>
      </w:ins>
    </w:p>
    <w:p w14:paraId="13F11BE2" w14:textId="77777777" w:rsidR="00833F54" w:rsidRPr="00E77497" w:rsidRDefault="00833F54" w:rsidP="00833F54">
      <w:pPr>
        <w:keepNext/>
        <w:rPr>
          <w:ins w:id="8750" w:author="Rev 4 Allen Wirfs-Brock" w:date="2011-10-15T08:41:00Z"/>
          <w:rFonts w:ascii="Helvetica" w:hAnsi="Helvetica"/>
          <w:b/>
        </w:rPr>
      </w:pPr>
      <w:ins w:id="8751" w:author="Rev 4 Allen Wirfs-Brock" w:date="2011-10-15T08:41:00Z">
        <w:r w:rsidRPr="00E77497">
          <w:rPr>
            <w:rFonts w:ascii="Helvetica" w:hAnsi="Helvetica"/>
            <w:b/>
          </w:rPr>
          <w:t xml:space="preserve">Runtime Semantics: </w:t>
        </w:r>
        <w:r w:rsidRPr="00E77497">
          <w:rPr>
            <w:rFonts w:ascii="Helvetica" w:hAnsi="Helvetica"/>
            <w:b/>
            <w:spacing w:val="6"/>
          </w:rPr>
          <w:t>Evaluation</w:t>
        </w:r>
      </w:ins>
    </w:p>
    <w:p w14:paraId="23C778C8" w14:textId="77777777" w:rsidR="004C02EF" w:rsidRPr="00E77497" w:rsidRDefault="004C02EF" w:rsidP="004C02EF">
      <w:del w:id="8752" w:author="Rev 4 Allen Wirfs-Brock" w:date="2011-10-15T08:49:00Z">
        <w:r w:rsidRPr="00E77497" w:rsidDel="00D708B2">
          <w:delText xml:space="preserve">The production  </w:delText>
        </w:r>
      </w:del>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del w:id="8753" w:author="Rev 4 Allen Wirfs-Brock" w:date="2011-10-15T08:49:00Z">
        <w:r w:rsidRPr="00E77497" w:rsidDel="00D708B2">
          <w:delText>is evaluated as follows:</w:delText>
        </w:r>
      </w:del>
    </w:p>
    <w:p w14:paraId="367155AB" w14:textId="77777777" w:rsidR="004C02EF" w:rsidRPr="00E77497" w:rsidRDefault="004C02EF" w:rsidP="004C02EF">
      <w:pPr>
        <w:pStyle w:val="Alg4"/>
        <w:numPr>
          <w:ilvl w:val="0"/>
          <w:numId w:val="48"/>
        </w:numPr>
        <w:spacing w:after="220"/>
        <w:contextualSpacing/>
      </w:pPr>
      <w:r w:rsidRPr="00E77497">
        <w:t xml:space="preserve">Return a new object created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p>
    <w:p w14:paraId="34F03FC3" w14:textId="77777777" w:rsidR="00D708B2" w:rsidRPr="00E77497" w:rsidRDefault="00D708B2" w:rsidP="00D708B2">
      <w:pPr>
        <w:pStyle w:val="SyntaxRule"/>
        <w:rPr>
          <w:ins w:id="8754" w:author="Rev 4 Allen Wirfs-Brock" w:date="2011-10-15T08:51:00Z"/>
        </w:rPr>
      </w:pPr>
      <w:r w:rsidRPr="00E77497">
        <w:t xml:space="preserve">ObjectLiteral </w:t>
      </w:r>
      <w:r w:rsidRPr="00E77497">
        <w:rPr>
          <w:rFonts w:ascii="Arial" w:hAnsi="Arial" w:cs="Arial"/>
          <w:b/>
          <w:i w:val="0"/>
        </w:rPr>
        <w:t>:</w:t>
      </w:r>
    </w:p>
    <w:p w14:paraId="7FCAEFFB" w14:textId="77777777"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del w:id="8755" w:author="Rev 7 Allen Wirfs-Brock" w:date="2012-04-20T09:47:00Z">
        <w:r w:rsidRPr="00E77497" w:rsidDel="002D5AF2">
          <w:rPr>
            <w:rStyle w:val="bnf"/>
          </w:rPr>
          <w:delText>PropertyNameAndValueList</w:delText>
        </w:r>
      </w:del>
      <w:ins w:id="8756"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w:t>
      </w:r>
      <w:ins w:id="8757" w:author="Rev 4 Allen Wirfs-Brock" w:date="2011-10-15T08:51:00Z">
        <w:r w:rsidRPr="00E77497">
          <w:rPr>
            <w:rStyle w:val="bnf"/>
          </w:rPr>
          <w:br/>
        </w:r>
      </w:ins>
      <w:r w:rsidRPr="00E77497">
        <w:rPr>
          <w:rFonts w:ascii="Courier New" w:hAnsi="Courier New"/>
          <w:b/>
        </w:rPr>
        <w:t>{</w:t>
      </w:r>
      <w:r w:rsidRPr="00E77497">
        <w:rPr>
          <w:rStyle w:val="bnf"/>
        </w:rPr>
        <w:t xml:space="preserve"> </w:t>
      </w:r>
      <w:del w:id="8758" w:author="Rev 7 Allen Wirfs-Brock" w:date="2012-04-20T09:47:00Z">
        <w:r w:rsidRPr="00E77497" w:rsidDel="002D5AF2">
          <w:rPr>
            <w:rStyle w:val="bnf"/>
          </w:rPr>
          <w:delText>PropertyNameAndValueList</w:delText>
        </w:r>
      </w:del>
      <w:ins w:id="8759"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 }</w:t>
      </w:r>
      <w:del w:id="8760" w:author="Rev 4 Allen Wirfs-Brock" w:date="2011-10-15T08:51:00Z">
        <w:r w:rsidR="004C02EF" w:rsidRPr="00E77497" w:rsidDel="00D708B2">
          <w:rPr>
            <w:rStyle w:val="bnf"/>
          </w:rPr>
          <w:delText xml:space="preserve">ObjectLiteral : { PropertyNameAndValueList } </w:delText>
        </w:r>
      </w:del>
      <w:del w:id="8761" w:author="Rev 4 Allen Wirfs-Brock" w:date="2011-10-15T08:49:00Z">
        <w:r w:rsidR="004C02EF" w:rsidRPr="00E77497" w:rsidDel="00D708B2">
          <w:rPr>
            <w:rStyle w:val="bnf"/>
          </w:rPr>
          <w:delText>and</w:delText>
        </w:r>
      </w:del>
      <w:del w:id="8762" w:author="Rev 4 Allen Wirfs-Brock" w:date="2011-10-15T08:51:00Z">
        <w:r w:rsidR="004C02EF" w:rsidRPr="00E77497" w:rsidDel="00D708B2">
          <w:rPr>
            <w:rStyle w:val="bnf"/>
          </w:rPr>
          <w:br/>
          <w:delText xml:space="preserve">ObjectLiteral : { PropertyNameAndValueList ,} </w:delText>
        </w:r>
      </w:del>
      <w:del w:id="8763" w:author="Rev 4 Allen Wirfs-Brock" w:date="2011-10-15T08:49:00Z">
        <w:r w:rsidR="004C02EF" w:rsidRPr="00E77497" w:rsidDel="00D708B2">
          <w:rPr>
            <w:rStyle w:val="bnf"/>
          </w:rPr>
          <w:delText>are evaluated as follows:</w:delText>
        </w:r>
      </w:del>
    </w:p>
    <w:p w14:paraId="27656FB7" w14:textId="77777777" w:rsidR="00F64ED7" w:rsidRPr="00E77497" w:rsidRDefault="00F64ED7" w:rsidP="00F64ED7">
      <w:pPr>
        <w:pStyle w:val="Alg4"/>
        <w:numPr>
          <w:ilvl w:val="0"/>
          <w:numId w:val="49"/>
        </w:numPr>
        <w:spacing w:after="220"/>
        <w:contextualSpacing/>
        <w:rPr>
          <w:ins w:id="8764" w:author="Rev 5 Allen Wirfs-Brock" w:date="2012-01-10T14:45:00Z"/>
        </w:rPr>
      </w:pPr>
      <w:ins w:id="8765" w:author="Rev 5 Allen Wirfs-Brock" w:date="2012-01-10T14:45:00Z">
        <w:r w:rsidRPr="00E77497">
          <w:t xml:space="preserve">Let </w:t>
        </w:r>
        <w:r w:rsidRPr="00E77497">
          <w:rPr>
            <w:i/>
          </w:rPr>
          <w:t xml:space="preserve">obj </w:t>
        </w:r>
        <w:r w:rsidRPr="00E77497">
          <w:t xml:space="preserve">be the result of </w:t>
        </w:r>
      </w:ins>
      <w:ins w:id="8766" w:author="Rev 7 Allen Wirfs-Brock" w:date="2012-04-25T15:58:00Z">
        <w:r w:rsidR="005D0080" w:rsidRPr="005F7AD6">
          <w:t>the abstract</w:t>
        </w:r>
        <w:del w:id="8767" w:author="Rev 8 Allen Wirfs-Brock" w:date="2012-06-14T14:38:00Z">
          <w:r w:rsidR="005D0080" w:rsidRPr="005F7AD6" w:rsidDel="00D4543D">
            <w:delText>ion</w:delText>
          </w:r>
        </w:del>
        <w:r w:rsidR="005D0080" w:rsidRPr="005F7AD6">
          <w:t xml:space="preserve"> operation ObjectCreate</w:t>
        </w:r>
        <w:r w:rsidR="005D0080">
          <w:t xml:space="preserve"> (15.2)</w:t>
        </w:r>
      </w:ins>
      <w:ins w:id="8768" w:author="Rev 5 Allen Wirfs-Brock" w:date="2012-01-10T14:45:00Z">
        <w:del w:id="8769" w:author="Rev 7 Allen Wirfs-Brock" w:date="2012-04-25T15:58:00Z">
          <w:r w:rsidRPr="00E77497" w:rsidDel="005D0080">
            <w:delText xml:space="preserve">creating a new object as if by the expression </w:delText>
          </w:r>
          <w:r w:rsidRPr="00E77497" w:rsidDel="005D0080">
            <w:rPr>
              <w:rFonts w:ascii="Courier New" w:hAnsi="Courier New"/>
              <w:b/>
            </w:rPr>
            <w:delText xml:space="preserve">new Object() </w:delText>
          </w:r>
          <w:r w:rsidRPr="00E77497" w:rsidDel="005D0080">
            <w:delText xml:space="preserve">where </w:delText>
          </w:r>
          <w:r w:rsidRPr="00E77497" w:rsidDel="005D0080">
            <w:rPr>
              <w:rFonts w:ascii="Courier New" w:hAnsi="Courier New" w:cs="Courier New"/>
              <w:b/>
            </w:rPr>
            <w:delText>Object</w:delText>
          </w:r>
          <w:r w:rsidRPr="00E77497" w:rsidDel="005D0080">
            <w:delText xml:space="preserve"> is the standard built-in constructor with that name</w:delText>
          </w:r>
        </w:del>
        <w:r w:rsidRPr="00E77497">
          <w:t>.</w:t>
        </w:r>
      </w:ins>
    </w:p>
    <w:p w14:paraId="797B78F3" w14:textId="77777777" w:rsidR="00ED240D" w:rsidRDefault="00ED240D" w:rsidP="004C02EF">
      <w:pPr>
        <w:pStyle w:val="Alg4"/>
        <w:numPr>
          <w:ilvl w:val="0"/>
          <w:numId w:val="49"/>
        </w:numPr>
        <w:spacing w:after="220"/>
        <w:contextualSpacing/>
        <w:rPr>
          <w:ins w:id="8770" w:author="Rev 5 Allen Wirfs-Brock" w:date="2012-01-10T15:18:00Z"/>
        </w:rPr>
      </w:pPr>
      <w:ins w:id="8771" w:author="Rev 5 Allen Wirfs-Brock" w:date="2012-01-10T15:18:00Z">
        <w:del w:id="8772" w:author="Rev 6 Allen Wirfs-Brock" w:date="2012-02-16T13:43:00Z">
          <w:r w:rsidDel="002D4B97">
            <w:delText>P</w:delText>
          </w:r>
        </w:del>
      </w:ins>
      <w:ins w:id="8773" w:author="Rev 6 Allen Wirfs-Brock" w:date="2012-02-16T13:43:00Z">
        <w:r w:rsidR="002D4B97">
          <w:t xml:space="preserve">Let </w:t>
        </w:r>
        <w:del w:id="8774" w:author="Rev 8 Allen Wirfs-Brock" w:date="2012-06-11T17:01:00Z">
          <w:r w:rsidR="002D4B97" w:rsidRPr="00B70D37" w:rsidDel="00B70D37">
            <w:rPr>
              <w:i/>
            </w:rPr>
            <w:delText>success</w:delText>
          </w:r>
        </w:del>
      </w:ins>
      <w:ins w:id="8775" w:author="Rev 8 Allen Wirfs-Brock" w:date="2012-06-11T17:01:00Z">
        <w:r w:rsidR="00B70D37">
          <w:rPr>
            <w:i/>
          </w:rPr>
          <w:t>status</w:t>
        </w:r>
      </w:ins>
      <w:ins w:id="8776" w:author="Rev 6 Allen Wirfs-Brock" w:date="2012-02-16T13:43:00Z">
        <w:r w:rsidR="002D4B97">
          <w:t xml:space="preserve"> be the result of p</w:t>
        </w:r>
      </w:ins>
      <w:ins w:id="8777" w:author="Rev 5 Allen Wirfs-Brock" w:date="2012-01-10T15:18:00Z">
        <w:r>
          <w:t>erform</w:t>
        </w:r>
      </w:ins>
      <w:ins w:id="8778" w:author="Rev 6 Allen Wirfs-Brock" w:date="2012-02-16T13:43:00Z">
        <w:r w:rsidR="002D4B97">
          <w:t>ing</w:t>
        </w:r>
      </w:ins>
      <w:ins w:id="8779" w:author="Rev 5 Allen Wirfs-Brock" w:date="2012-01-10T15:18:00Z">
        <w:r>
          <w:t xml:space="preserve"> Property Definition </w:t>
        </w:r>
        <w:del w:id="8780" w:author="Rev 6 Allen Wirfs-Brock" w:date="2012-02-16T13:37:00Z">
          <w:r w:rsidDel="008C11D4">
            <w:delText>D</w:delText>
          </w:r>
        </w:del>
      </w:ins>
      <w:ins w:id="8781" w:author="Rev 6 Allen Wirfs-Brock" w:date="2012-02-16T13:37:00Z">
        <w:r w:rsidR="008C11D4">
          <w:t>E</w:t>
        </w:r>
      </w:ins>
      <w:ins w:id="8782" w:author="Rev 5 Allen Wirfs-Brock" w:date="2012-01-10T15:18:00Z">
        <w:r>
          <w:t xml:space="preserve">valuation of </w:t>
        </w:r>
        <w:r w:rsidRPr="00E77497">
          <w:t xml:space="preserve"> </w:t>
        </w:r>
        <w:del w:id="8783" w:author="Rev 7 Allen Wirfs-Brock" w:date="2012-04-20T09:48:00Z">
          <w:r w:rsidRPr="00E77497" w:rsidDel="002D5AF2">
            <w:rPr>
              <w:i/>
            </w:rPr>
            <w:delText>PropertyNameAndValueList</w:delText>
          </w:r>
        </w:del>
      </w:ins>
      <w:ins w:id="8784" w:author="Rev 7 Allen Wirfs-Brock" w:date="2012-04-20T09:48:00Z">
        <w:r w:rsidR="002D5AF2">
          <w:rPr>
            <w:i/>
          </w:rPr>
          <w:t>PropertyDefinitionList</w:t>
        </w:r>
      </w:ins>
      <w:ins w:id="8785" w:author="Rev 5 Allen Wirfs-Brock" w:date="2012-01-10T15:18:00Z">
        <w:r>
          <w:rPr>
            <w:i/>
          </w:rPr>
          <w:t xml:space="preserve"> </w:t>
        </w:r>
        <w:r>
          <w:t xml:space="preserve">with argument </w:t>
        </w:r>
        <w:r w:rsidRPr="007870CC">
          <w:rPr>
            <w:i/>
          </w:rPr>
          <w:t>obj</w:t>
        </w:r>
        <w:r w:rsidRPr="00E77497">
          <w:t>.</w:t>
        </w:r>
      </w:ins>
    </w:p>
    <w:p w14:paraId="10DBE855" w14:textId="77777777" w:rsidR="002D4B97" w:rsidRDefault="002D4B97" w:rsidP="002D4B97">
      <w:pPr>
        <w:pStyle w:val="Alg4"/>
        <w:numPr>
          <w:ilvl w:val="0"/>
          <w:numId w:val="49"/>
        </w:numPr>
        <w:contextualSpacing/>
        <w:rPr>
          <w:ins w:id="8786" w:author="Rev 6 Allen Wirfs-Brock" w:date="2012-02-16T13:41:00Z"/>
        </w:rPr>
      </w:pPr>
      <w:ins w:id="8787" w:author="Rev 6 Allen Wirfs-Brock" w:date="2012-02-16T13:41:00Z">
        <w:r>
          <w:t xml:space="preserve">If </w:t>
        </w:r>
      </w:ins>
      <w:ins w:id="8788" w:author="Rev 6 Allen Wirfs-Brock" w:date="2012-02-16T13:43:00Z">
        <w:del w:id="8789" w:author="Rev 8 Allen Wirfs-Brock" w:date="2012-06-11T17:01:00Z">
          <w:r w:rsidRPr="006A5E27" w:rsidDel="00B70D37">
            <w:rPr>
              <w:i/>
            </w:rPr>
            <w:delText>success</w:delText>
          </w:r>
        </w:del>
      </w:ins>
      <w:ins w:id="8790" w:author="Rev 8 Allen Wirfs-Brock" w:date="2012-06-11T17:01:00Z">
        <w:r w:rsidR="00B70D37">
          <w:rPr>
            <w:i/>
          </w:rPr>
          <w:t>status</w:t>
        </w:r>
      </w:ins>
      <w:ins w:id="8791" w:author="Rev 6 Allen Wirfs-Brock" w:date="2012-02-16T13:43:00Z">
        <w:r>
          <w:t xml:space="preserve"> </w:t>
        </w:r>
      </w:ins>
      <w:ins w:id="8792" w:author="Rev 6 Allen Wirfs-Brock" w:date="2012-02-16T13:41:00Z">
        <w:r>
          <w:t xml:space="preserve">is an abrupt completion, return </w:t>
        </w:r>
      </w:ins>
      <w:ins w:id="8793" w:author="Rev 6 Allen Wirfs-Brock" w:date="2012-02-16T13:43:00Z">
        <w:del w:id="8794" w:author="Rev 8 Allen Wirfs-Brock" w:date="2012-06-11T17:01:00Z">
          <w:r w:rsidRPr="006A5E27" w:rsidDel="00B70D37">
            <w:rPr>
              <w:i/>
            </w:rPr>
            <w:delText>success</w:delText>
          </w:r>
        </w:del>
      </w:ins>
      <w:ins w:id="8795" w:author="Rev 8 Allen Wirfs-Brock" w:date="2012-06-11T17:01:00Z">
        <w:r w:rsidR="00B70D37">
          <w:rPr>
            <w:i/>
          </w:rPr>
          <w:t>status</w:t>
        </w:r>
      </w:ins>
      <w:ins w:id="8796" w:author="Rev 6 Allen Wirfs-Brock" w:date="2012-02-16T13:41:00Z">
        <w:r>
          <w:t>.</w:t>
        </w:r>
      </w:ins>
    </w:p>
    <w:p w14:paraId="5F6CC7A3" w14:textId="77777777" w:rsidR="004C02EF" w:rsidRPr="00E77497" w:rsidRDefault="004C02EF" w:rsidP="004C02EF">
      <w:pPr>
        <w:pStyle w:val="Alg4"/>
        <w:numPr>
          <w:ilvl w:val="0"/>
          <w:numId w:val="49"/>
        </w:numPr>
        <w:spacing w:after="220"/>
        <w:contextualSpacing/>
      </w:pPr>
      <w:r w:rsidRPr="00E77497">
        <w:t xml:space="preserve">Return </w:t>
      </w:r>
      <w:del w:id="8797" w:author="Rev 5 Allen Wirfs-Brock" w:date="2012-01-10T15:18:00Z">
        <w:r w:rsidRPr="00E77497" w:rsidDel="00ED240D">
          <w:delText xml:space="preserve">the result of </w:delText>
        </w:r>
      </w:del>
      <w:del w:id="8798" w:author="Rev 5 Allen Wirfs-Brock" w:date="2012-01-10T14:45:00Z">
        <w:r w:rsidRPr="00E77497" w:rsidDel="00F64ED7">
          <w:delText xml:space="preserve">evaluating </w:delText>
        </w:r>
      </w:del>
      <w:del w:id="8799" w:author="Rev 5 Allen Wirfs-Brock" w:date="2012-01-10T15:18:00Z">
        <w:r w:rsidRPr="00E77497" w:rsidDel="00ED240D">
          <w:rPr>
            <w:i/>
          </w:rPr>
          <w:delText>PropertyNameAndValueList</w:delText>
        </w:r>
      </w:del>
      <w:ins w:id="8800" w:author="Rev 5 Allen Wirfs-Brock" w:date="2012-01-10T14:46:00Z">
        <w:r w:rsidR="00F64ED7" w:rsidRPr="004A5000">
          <w:rPr>
            <w:i/>
          </w:rPr>
          <w:t>obj</w:t>
        </w:r>
      </w:ins>
      <w:r w:rsidRPr="00E77497">
        <w:t>.</w:t>
      </w:r>
    </w:p>
    <w:p w14:paraId="6B33B258" w14:textId="77777777" w:rsidR="00F64ED7" w:rsidRPr="00E77497" w:rsidRDefault="00F64ED7" w:rsidP="00F64ED7">
      <w:pPr>
        <w:keepNext/>
        <w:rPr>
          <w:ins w:id="8801" w:author="Rev 5 Allen Wirfs-Brock" w:date="2012-01-10T14:44:00Z"/>
          <w:rFonts w:ascii="Helvetica" w:hAnsi="Helvetica"/>
          <w:b/>
        </w:rPr>
      </w:pPr>
      <w:ins w:id="8802" w:author="Rev 5 Allen Wirfs-Brock" w:date="2012-01-10T14:44: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394DDD05" w14:textId="77777777" w:rsidR="00F64ED7" w:rsidRPr="004418C4" w:rsidRDefault="00F64ED7" w:rsidP="00F64ED7">
      <w:pPr>
        <w:ind w:left="360"/>
        <w:rPr>
          <w:ins w:id="8803" w:author="Rev 5 Allen Wirfs-Brock" w:date="2012-01-10T14:44:00Z"/>
        </w:rPr>
      </w:pPr>
      <w:ins w:id="8804" w:author="Rev 5 Allen Wirfs-Brock" w:date="2012-01-10T14:44:00Z">
        <w:r>
          <w:t>W</w:t>
        </w:r>
        <w:r w:rsidRPr="004418C4">
          <w:t xml:space="preserve">ith </w:t>
        </w:r>
        <w:r>
          <w:t>parameter</w:t>
        </w:r>
        <w:r w:rsidRPr="004418C4">
          <w:t xml:space="preserve"> </w:t>
        </w:r>
        <w:r>
          <w:rPr>
            <w:rFonts w:ascii="Times New Roman" w:hAnsi="Times New Roman"/>
            <w:i/>
          </w:rPr>
          <w:t>object</w:t>
        </w:r>
        <w:r>
          <w:t>.</w:t>
        </w:r>
      </w:ins>
    </w:p>
    <w:p w14:paraId="7B24D6D0" w14:textId="77777777" w:rsidR="004C02EF" w:rsidRPr="00E77497" w:rsidDel="00AD18E3" w:rsidRDefault="004C02EF" w:rsidP="004C02EF">
      <w:pPr>
        <w:jc w:val="left"/>
        <w:rPr>
          <w:del w:id="8805" w:author="Rev 8 Allen Wirfs-Brock" w:date="2012-06-01T08:32:00Z"/>
        </w:rPr>
      </w:pPr>
      <w:del w:id="8806" w:author="Rev 8 Allen Wirfs-Brock" w:date="2012-06-01T08:32:00Z">
        <w:r w:rsidRPr="00E77497" w:rsidDel="00AD18E3">
          <w:delText xml:space="preserve">The production  </w:delText>
        </w:r>
        <w:r w:rsidRPr="00E77497" w:rsidDel="00AD18E3">
          <w:rPr>
            <w:rStyle w:val="bnf"/>
          </w:rPr>
          <w:delText>PropertyNameAndValueList</w:delText>
        </w:r>
      </w:del>
      <w:ins w:id="8807" w:author="Rev 7 Allen Wirfs-Brock" w:date="2012-04-20T09:48:00Z">
        <w:del w:id="8808" w:author="Rev 8 Allen Wirfs-Brock" w:date="2012-06-01T08:32:00Z">
          <w:r w:rsidR="002D5AF2" w:rsidDel="00AD18E3">
            <w:rPr>
              <w:rStyle w:val="bnf"/>
            </w:rPr>
            <w:delText>PropertyDefinitionList</w:delText>
          </w:r>
        </w:del>
      </w:ins>
      <w:del w:id="8809" w:author="Rev 8 Allen Wirfs-Brock" w:date="2012-06-01T08:32:00Z">
        <w:r w:rsidRPr="00E77497" w:rsidDel="00AD18E3">
          <w:delText xml:space="preserve"> </w:delText>
        </w:r>
        <w:r w:rsidRPr="00E77497" w:rsidDel="00AD18E3">
          <w:rPr>
            <w:b/>
          </w:rPr>
          <w:delText>:</w:delText>
        </w:r>
        <w:r w:rsidRPr="00E77497" w:rsidDel="00AD18E3">
          <w:delText xml:space="preserve">  </w:delText>
        </w:r>
        <w:r w:rsidRPr="00E77497" w:rsidDel="00AD18E3">
          <w:rPr>
            <w:rStyle w:val="bnf"/>
          </w:rPr>
          <w:delText>PropertyAssignment</w:delText>
        </w:r>
      </w:del>
      <w:ins w:id="8810" w:author="Rev 7 Allen Wirfs-Brock" w:date="2012-04-20T09:35:00Z">
        <w:del w:id="8811" w:author="Rev 8 Allen Wirfs-Brock" w:date="2012-06-01T08:32:00Z">
          <w:r w:rsidR="001A6289" w:rsidDel="00AD18E3">
            <w:rPr>
              <w:rStyle w:val="bnf"/>
            </w:rPr>
            <w:delText>PropertyDefinition</w:delText>
          </w:r>
        </w:del>
      </w:ins>
      <w:del w:id="8812" w:author="Rev 8 Allen Wirfs-Brock" w:date="2012-06-01T08:32:00Z">
        <w:r w:rsidRPr="00E77497" w:rsidDel="00AD18E3">
          <w:delText xml:space="preserve"> is evaluated as follows:</w:delText>
        </w:r>
      </w:del>
    </w:p>
    <w:p w14:paraId="4F51ED23" w14:textId="77777777" w:rsidR="004C02EF" w:rsidRPr="00E77497" w:rsidDel="00AD18E3" w:rsidRDefault="002D4B97" w:rsidP="004C02EF">
      <w:pPr>
        <w:pStyle w:val="Alg4"/>
        <w:numPr>
          <w:ilvl w:val="0"/>
          <w:numId w:val="50"/>
        </w:numPr>
        <w:spacing w:after="220"/>
        <w:contextualSpacing/>
        <w:rPr>
          <w:del w:id="8813" w:author="Rev 8 Allen Wirfs-Brock" w:date="2012-06-01T08:32:00Z"/>
        </w:rPr>
      </w:pPr>
      <w:ins w:id="8814" w:author="Rev 6 Allen Wirfs-Brock" w:date="2012-02-16T13:40:00Z">
        <w:del w:id="8815" w:author="Rev 8 Allen Wirfs-Brock" w:date="2012-06-01T08:32:00Z">
          <w:r w:rsidDel="00AD18E3">
            <w:delText xml:space="preserve">Return the result of </w:delText>
          </w:r>
        </w:del>
      </w:ins>
      <w:del w:id="8816" w:author="Rev 8 Allen Wirfs-Brock" w:date="2012-06-01T08:32:00Z">
        <w:r w:rsidR="004C02EF" w:rsidRPr="00E77497" w:rsidDel="00AD18E3">
          <w:delText xml:space="preserve">Let </w:delText>
        </w:r>
        <w:r w:rsidR="004C02EF" w:rsidRPr="00E77497" w:rsidDel="00AD18E3">
          <w:rPr>
            <w:i/>
          </w:rPr>
          <w:delText xml:space="preserve">obj </w:delText>
        </w:r>
        <w:r w:rsidR="004C02EF" w:rsidRPr="00E77497" w:rsidDel="00AD18E3">
          <w:delText xml:space="preserve">be the result of creating a new object as if by the expression </w:delText>
        </w:r>
        <w:r w:rsidR="004C02EF" w:rsidRPr="00E77497" w:rsidDel="00AD18E3">
          <w:rPr>
            <w:rFonts w:ascii="Courier New" w:hAnsi="Courier New"/>
            <w:b/>
          </w:rPr>
          <w:delText xml:space="preserve">new Object() </w:delText>
        </w:r>
        <w:r w:rsidR="004C02EF" w:rsidRPr="00E77497" w:rsidDel="00AD18E3">
          <w:delText xml:space="preserve">where </w:delText>
        </w:r>
        <w:r w:rsidR="004C02EF" w:rsidRPr="00E77497" w:rsidDel="00AD18E3">
          <w:rPr>
            <w:rFonts w:ascii="Courier New" w:hAnsi="Courier New" w:cs="Courier New"/>
            <w:b/>
          </w:rPr>
          <w:delText>Object</w:delText>
        </w:r>
        <w:r w:rsidR="004C02EF" w:rsidRPr="00E77497" w:rsidDel="00AD18E3">
          <w:delText xml:space="preserve"> is the standard built-in constructor with that name.</w:delText>
        </w:r>
      </w:del>
    </w:p>
    <w:p w14:paraId="1503300F" w14:textId="77777777" w:rsidR="004C02EF" w:rsidRPr="00E77497" w:rsidDel="00AD18E3" w:rsidRDefault="004C02EF" w:rsidP="004C02EF">
      <w:pPr>
        <w:pStyle w:val="Alg4"/>
        <w:numPr>
          <w:ilvl w:val="0"/>
          <w:numId w:val="50"/>
        </w:numPr>
        <w:spacing w:after="220"/>
        <w:contextualSpacing/>
        <w:rPr>
          <w:del w:id="8817" w:author="Rev 8 Allen Wirfs-Brock" w:date="2012-06-01T08:32:00Z"/>
        </w:rPr>
      </w:pPr>
      <w:del w:id="8818" w:author="Rev 8 Allen Wirfs-Brock" w:date="2012-06-01T08:32:00Z">
        <w:r w:rsidRPr="00E77497" w:rsidDel="00AD18E3">
          <w:delText xml:space="preserve">Let </w:delText>
        </w:r>
        <w:r w:rsidRPr="00E77497" w:rsidDel="00AD18E3">
          <w:rPr>
            <w:i/>
          </w:rPr>
          <w:delText xml:space="preserve">propId </w:delText>
        </w:r>
        <w:r w:rsidRPr="00E77497" w:rsidDel="00AD18E3">
          <w:delText xml:space="preserve">be the result of evaluating </w:delText>
        </w:r>
        <w:r w:rsidRPr="00E77497" w:rsidDel="00AD18E3">
          <w:rPr>
            <w:i/>
          </w:rPr>
          <w:delText>PropertyAssignment</w:delText>
        </w:r>
        <w:r w:rsidRPr="00E77497" w:rsidDel="00AD18E3">
          <w:delText>.</w:delText>
        </w:r>
      </w:del>
    </w:p>
    <w:p w14:paraId="365768D8" w14:textId="77777777" w:rsidR="004C02EF" w:rsidRPr="00E77497" w:rsidDel="00AD18E3" w:rsidRDefault="004C02EF" w:rsidP="004C02EF">
      <w:pPr>
        <w:pStyle w:val="Alg4"/>
        <w:numPr>
          <w:ilvl w:val="0"/>
          <w:numId w:val="50"/>
        </w:numPr>
        <w:spacing w:after="220"/>
        <w:contextualSpacing/>
        <w:rPr>
          <w:del w:id="8819" w:author="Rev 8 Allen Wirfs-Brock" w:date="2012-06-01T08:32:00Z"/>
        </w:rPr>
      </w:pPr>
      <w:del w:id="8820" w:author="Rev 8 Allen Wirfs-Brock" w:date="2012-06-01T08:32:00Z">
        <w:r w:rsidRPr="00E77497" w:rsidDel="00AD18E3">
          <w:delText xml:space="preserve">Call the [[DefineOwnProperty]] internal method of </w:delText>
        </w:r>
        <w:r w:rsidRPr="00E77497" w:rsidDel="00AD18E3">
          <w:rPr>
            <w:i/>
          </w:rPr>
          <w:delText>obj</w:delText>
        </w:r>
        <w:r w:rsidRPr="00E77497" w:rsidDel="00AD18E3">
          <w:delText xml:space="preserve"> with arguments </w:delText>
        </w:r>
        <w:r w:rsidRPr="00E77497" w:rsidDel="00AD18E3">
          <w:rPr>
            <w:i/>
          </w:rPr>
          <w:delText>propId</w:delText>
        </w:r>
        <w:r w:rsidRPr="00E77497" w:rsidDel="00AD18E3">
          <w:delText xml:space="preserve">.name, </w:delText>
        </w:r>
        <w:r w:rsidRPr="00E77497" w:rsidDel="00AD18E3">
          <w:rPr>
            <w:i/>
          </w:rPr>
          <w:delText>propId</w:delText>
        </w:r>
        <w:r w:rsidRPr="00E77497" w:rsidDel="00AD18E3">
          <w:delText xml:space="preserve">.descriptor, and </w:delText>
        </w:r>
        <w:r w:rsidRPr="00E77497" w:rsidDel="00AD18E3">
          <w:rPr>
            <w:b/>
          </w:rPr>
          <w:delText>false</w:delText>
        </w:r>
        <w:r w:rsidRPr="00E77497" w:rsidDel="00AD18E3">
          <w:delText>.</w:delText>
        </w:r>
      </w:del>
    </w:p>
    <w:p w14:paraId="525E058D" w14:textId="77777777" w:rsidR="004C02EF" w:rsidRPr="00E77497" w:rsidDel="00AD18E3" w:rsidRDefault="00F64ED7" w:rsidP="004C02EF">
      <w:pPr>
        <w:pStyle w:val="Alg4"/>
        <w:numPr>
          <w:ilvl w:val="0"/>
          <w:numId w:val="50"/>
        </w:numPr>
        <w:spacing w:after="220"/>
        <w:contextualSpacing/>
        <w:rPr>
          <w:del w:id="8821" w:author="Rev 8 Allen Wirfs-Brock" w:date="2012-06-01T08:32:00Z"/>
        </w:rPr>
      </w:pPr>
      <w:ins w:id="8822" w:author="Rev 5 Allen Wirfs-Brock" w:date="2012-01-10T14:47:00Z">
        <w:del w:id="8823" w:author="Rev 8 Allen Wirfs-Brock" w:date="2012-06-01T08:32:00Z">
          <w:r w:rsidDel="00AD18E3">
            <w:delText>Perform</w:delText>
          </w:r>
        </w:del>
      </w:ins>
      <w:ins w:id="8824" w:author="Rev 7 Allen Wirfs-Brock" w:date="2012-05-04T14:27:00Z">
        <w:del w:id="8825" w:author="Rev 8 Allen Wirfs-Brock" w:date="2012-06-01T08:32:00Z">
          <w:r w:rsidR="00105513" w:rsidDel="00AD18E3">
            <w:delText>ing</w:delText>
          </w:r>
        </w:del>
      </w:ins>
      <w:ins w:id="8826" w:author="Rev 5 Allen Wirfs-Brock" w:date="2012-01-10T14:47:00Z">
        <w:del w:id="8827" w:author="Rev 8 Allen Wirfs-Brock" w:date="2012-06-01T08:32:00Z">
          <w:r w:rsidDel="00AD18E3">
            <w:delText xml:space="preserve"> Pr</w:delText>
          </w:r>
          <w:r w:rsidR="00906D0C" w:rsidDel="00AD18E3">
            <w:delText xml:space="preserve">operty Definition </w:delText>
          </w:r>
        </w:del>
      </w:ins>
      <w:ins w:id="8828" w:author="Rev 6 Allen Wirfs-Brock" w:date="2012-02-16T13:38:00Z">
        <w:del w:id="8829" w:author="Rev 8 Allen Wirfs-Brock" w:date="2012-06-01T08:32:00Z">
          <w:r w:rsidR="008C11D4" w:rsidDel="00AD18E3">
            <w:delText xml:space="preserve">Evaluation </w:delText>
          </w:r>
        </w:del>
      </w:ins>
      <w:ins w:id="8830" w:author="Rev 5 Allen Wirfs-Brock" w:date="2012-01-10T14:47:00Z">
        <w:del w:id="8831" w:author="Rev 8 Allen Wirfs-Brock" w:date="2012-06-01T08:32:00Z">
          <w:r w:rsidR="00906D0C" w:rsidDel="00AD18E3">
            <w:delText>Dvaluation of</w:delText>
          </w:r>
          <w:r w:rsidRPr="00E77497" w:rsidDel="00AD18E3">
            <w:delText xml:space="preserve"> </w:delText>
          </w:r>
          <w:r w:rsidRPr="00E77497" w:rsidDel="00AD18E3">
            <w:rPr>
              <w:i/>
            </w:rPr>
            <w:delText>Property</w:delText>
          </w:r>
          <w:r w:rsidDel="00AD18E3">
            <w:rPr>
              <w:i/>
            </w:rPr>
            <w:delText>Assignment</w:delText>
          </w:r>
        </w:del>
      </w:ins>
      <w:ins w:id="8832" w:author="Rev 7 Allen Wirfs-Brock" w:date="2012-04-20T09:35:00Z">
        <w:del w:id="8833" w:author="Rev 8 Allen Wirfs-Brock" w:date="2012-06-01T08:32:00Z">
          <w:r w:rsidR="001A6289" w:rsidDel="00AD18E3">
            <w:rPr>
              <w:i/>
            </w:rPr>
            <w:delText>PropertyDefinition</w:delText>
          </w:r>
        </w:del>
      </w:ins>
      <w:ins w:id="8834" w:author="Rev 5 Allen Wirfs-Brock" w:date="2012-01-10T14:47:00Z">
        <w:del w:id="8835" w:author="Rev 8 Allen Wirfs-Brock" w:date="2012-06-01T08:32:00Z">
          <w:r w:rsidDel="00AD18E3">
            <w:rPr>
              <w:i/>
            </w:rPr>
            <w:delText xml:space="preserve"> </w:delText>
          </w:r>
          <w:r w:rsidDel="00AD18E3">
            <w:delText xml:space="preserve">with argument </w:delText>
          </w:r>
          <w:r w:rsidRPr="007870CC" w:rsidDel="00AD18E3">
            <w:rPr>
              <w:i/>
            </w:rPr>
            <w:delText>ob</w:delText>
          </w:r>
        </w:del>
      </w:ins>
      <w:ins w:id="8836" w:author="Rev 5 Allen Wirfs-Brock" w:date="2012-01-10T14:48:00Z">
        <w:del w:id="8837" w:author="Rev 8 Allen Wirfs-Brock" w:date="2012-06-01T08:32:00Z">
          <w:r w:rsidDel="00AD18E3">
            <w:rPr>
              <w:i/>
            </w:rPr>
            <w:delText>ject</w:delText>
          </w:r>
        </w:del>
      </w:ins>
      <w:ins w:id="8838" w:author="Rev 5 Allen Wirfs-Brock" w:date="2012-01-10T14:47:00Z">
        <w:del w:id="8839" w:author="Rev 8 Allen Wirfs-Brock" w:date="2012-06-01T08:32:00Z">
          <w:r w:rsidRPr="00E77497" w:rsidDel="00AD18E3">
            <w:delText>.</w:delText>
          </w:r>
        </w:del>
      </w:ins>
      <w:del w:id="8840" w:author="Rev 8 Allen Wirfs-Brock" w:date="2012-06-01T08:32:00Z">
        <w:r w:rsidR="004C02EF" w:rsidRPr="00E77497" w:rsidDel="00AD18E3">
          <w:delText xml:space="preserve">Return </w:delText>
        </w:r>
        <w:r w:rsidR="004C02EF" w:rsidRPr="00E77497" w:rsidDel="00AD18E3">
          <w:rPr>
            <w:i/>
          </w:rPr>
          <w:delText>obj</w:delText>
        </w:r>
        <w:r w:rsidR="004C02EF" w:rsidRPr="00E77497" w:rsidDel="00AD18E3">
          <w:delText>.</w:delText>
        </w:r>
      </w:del>
    </w:p>
    <w:p w14:paraId="7C07DF51" w14:textId="77777777" w:rsidR="004C02EF" w:rsidRPr="00E77497" w:rsidRDefault="004C02EF" w:rsidP="004C02EF">
      <w:pPr>
        <w:jc w:val="left"/>
      </w:pPr>
      <w:del w:id="8841" w:author="Rev 4 Allen Wirfs-Brock" w:date="2011-10-15T08:58:00Z">
        <w:r w:rsidRPr="00E77497" w:rsidDel="00C95629">
          <w:delText>The production</w:delText>
        </w:r>
        <w:r w:rsidRPr="00E77497" w:rsidDel="00C95629">
          <w:br/>
          <w:delText xml:space="preserve">     </w:delText>
        </w:r>
      </w:del>
      <w:del w:id="8842" w:author="Rev 7 Allen Wirfs-Brock" w:date="2012-04-20T09:48:00Z">
        <w:r w:rsidRPr="00E77497" w:rsidDel="002D5AF2">
          <w:rPr>
            <w:rStyle w:val="bnf"/>
          </w:rPr>
          <w:delText>PropertyNameAndValueList</w:delText>
        </w:r>
      </w:del>
      <w:ins w:id="8843" w:author="Rev 7 Allen Wirfs-Brock" w:date="2012-04-20T09:48:00Z">
        <w:r w:rsidR="002D5AF2">
          <w:rPr>
            <w:rStyle w:val="bnf"/>
          </w:rPr>
          <w:t>PropertyDefinitionList</w:t>
        </w:r>
      </w:ins>
      <w:r w:rsidRPr="00E77497">
        <w:t xml:space="preserve"> </w:t>
      </w:r>
      <w:r w:rsidRPr="00E77497">
        <w:rPr>
          <w:b/>
        </w:rPr>
        <w:t>:</w:t>
      </w:r>
      <w:r w:rsidRPr="00E77497">
        <w:t xml:space="preserve">  </w:t>
      </w:r>
      <w:del w:id="8844" w:author="Rev 7 Allen Wirfs-Brock" w:date="2012-04-20T09:48:00Z">
        <w:r w:rsidRPr="00E77497" w:rsidDel="002D5AF2">
          <w:rPr>
            <w:rStyle w:val="bnf"/>
          </w:rPr>
          <w:delText>PropertyNameAndValueList</w:delText>
        </w:r>
      </w:del>
      <w:ins w:id="8845" w:author="Rev 7 Allen Wirfs-Brock" w:date="2012-04-20T09:48:00Z">
        <w:r w:rsidR="002D5AF2">
          <w:rPr>
            <w:rStyle w:val="bnf"/>
          </w:rPr>
          <w:t>PropertyDefinitionList</w:t>
        </w:r>
      </w:ins>
      <w:r w:rsidRPr="00E77497">
        <w:t xml:space="preserve"> </w:t>
      </w:r>
      <w:r w:rsidRPr="00E77497">
        <w:rPr>
          <w:rFonts w:ascii="Courier New" w:hAnsi="Courier New" w:cs="Courier New"/>
          <w:b/>
        </w:rPr>
        <w:t>,</w:t>
      </w:r>
      <w:r w:rsidRPr="00E77497">
        <w:t xml:space="preserve"> </w:t>
      </w:r>
      <w:del w:id="8846" w:author="Rev 7 Allen Wirfs-Brock" w:date="2012-04-20T09:35:00Z">
        <w:r w:rsidRPr="00E77497" w:rsidDel="001A6289">
          <w:rPr>
            <w:rStyle w:val="bnf"/>
          </w:rPr>
          <w:delText>PropertyAssignment</w:delText>
        </w:r>
      </w:del>
      <w:ins w:id="8847" w:author="Rev 7 Allen Wirfs-Brock" w:date="2012-04-20T09:35:00Z">
        <w:r w:rsidR="001A6289">
          <w:rPr>
            <w:rStyle w:val="bnf"/>
          </w:rPr>
          <w:t>PropertyDefinition</w:t>
        </w:r>
      </w:ins>
      <w:del w:id="8848" w:author="Rev 4 Allen Wirfs-Brock" w:date="2011-10-15T08:58:00Z">
        <w:r w:rsidRPr="00E77497" w:rsidDel="00C95629">
          <w:br/>
          <w:delText>is evaluated as follows:</w:delText>
        </w:r>
      </w:del>
    </w:p>
    <w:p w14:paraId="550F123F" w14:textId="77777777" w:rsidR="004C02EF" w:rsidRPr="00E77497" w:rsidDel="00906D0C" w:rsidRDefault="004C02EF" w:rsidP="009E3FF6">
      <w:pPr>
        <w:pStyle w:val="Alg4"/>
        <w:numPr>
          <w:ilvl w:val="0"/>
          <w:numId w:val="421"/>
        </w:numPr>
        <w:spacing w:after="220"/>
        <w:contextualSpacing/>
        <w:rPr>
          <w:del w:id="8849" w:author="Rev 5 Allen Wirfs-Brock" w:date="2012-01-10T14:50:00Z"/>
        </w:rPr>
      </w:pPr>
      <w:del w:id="8850" w:author="Rev 5 Allen Wirfs-Brock" w:date="2012-01-10T14:50:00Z">
        <w:r w:rsidRPr="00E77497" w:rsidDel="00906D0C">
          <w:delText xml:space="preserve">Let </w:delText>
        </w:r>
        <w:r w:rsidRPr="00E77497" w:rsidDel="00906D0C">
          <w:rPr>
            <w:i/>
          </w:rPr>
          <w:delText>obj</w:delText>
        </w:r>
        <w:r w:rsidRPr="00E77497" w:rsidDel="00906D0C">
          <w:delText xml:space="preserve"> be the result of evaluating </w:delText>
        </w:r>
        <w:r w:rsidRPr="00E77497" w:rsidDel="00906D0C">
          <w:rPr>
            <w:i/>
          </w:rPr>
          <w:delText>PropertyNameAndValueList</w:delText>
        </w:r>
        <w:r w:rsidRPr="00E77497" w:rsidDel="00906D0C">
          <w:delText>.</w:delText>
        </w:r>
      </w:del>
    </w:p>
    <w:p w14:paraId="3E3BE36A" w14:textId="77777777" w:rsidR="004C02EF" w:rsidRPr="00E77497" w:rsidDel="00906D0C" w:rsidRDefault="004C02EF" w:rsidP="009E3FF6">
      <w:pPr>
        <w:pStyle w:val="Alg4"/>
        <w:numPr>
          <w:ilvl w:val="0"/>
          <w:numId w:val="421"/>
        </w:numPr>
        <w:spacing w:after="220"/>
        <w:contextualSpacing/>
        <w:rPr>
          <w:del w:id="8851" w:author="Rev 5 Allen Wirfs-Brock" w:date="2012-01-10T14:50:00Z"/>
        </w:rPr>
      </w:pPr>
      <w:del w:id="8852" w:author="Rev 5 Allen Wirfs-Brock" w:date="2012-01-10T14:50:00Z">
        <w:r w:rsidRPr="00E77497" w:rsidDel="00906D0C">
          <w:delText xml:space="preserve">Let </w:delText>
        </w:r>
        <w:r w:rsidRPr="00E77497" w:rsidDel="00906D0C">
          <w:rPr>
            <w:i/>
          </w:rPr>
          <w:delText>propId</w:delText>
        </w:r>
        <w:r w:rsidRPr="00E77497" w:rsidDel="00906D0C">
          <w:delText xml:space="preserve"> be the result of evaluating </w:delText>
        </w:r>
        <w:r w:rsidRPr="00E77497" w:rsidDel="00906D0C">
          <w:rPr>
            <w:i/>
          </w:rPr>
          <w:delText>PropertyAssignment</w:delText>
        </w:r>
        <w:r w:rsidRPr="00E77497" w:rsidDel="00906D0C">
          <w:delText>.</w:delText>
        </w:r>
      </w:del>
    </w:p>
    <w:p w14:paraId="1A901BE6" w14:textId="77777777" w:rsidR="004C02EF" w:rsidRPr="00E77497" w:rsidDel="008A3C30" w:rsidRDefault="004C02EF" w:rsidP="008A3C30">
      <w:pPr>
        <w:pStyle w:val="Alg4"/>
        <w:numPr>
          <w:ilvl w:val="0"/>
          <w:numId w:val="51"/>
        </w:numPr>
        <w:spacing w:after="220"/>
        <w:contextualSpacing/>
        <w:rPr>
          <w:del w:id="8853" w:author="Allen Wirfs-Brock" w:date="2011-07-07T13:23:00Z"/>
        </w:rPr>
      </w:pPr>
      <w:del w:id="8854" w:author="Allen Wirfs-Brock" w:date="2011-07-07T13:23:00Z">
        <w:r w:rsidRPr="00E77497" w:rsidDel="008A3C30">
          <w:delText xml:space="preserve">Let </w:delText>
        </w:r>
        <w:r w:rsidRPr="00E77497" w:rsidDel="008A3C30">
          <w:rPr>
            <w:i/>
          </w:rPr>
          <w:delText>previous</w:delText>
        </w:r>
        <w:r w:rsidRPr="00E77497" w:rsidDel="008A3C30">
          <w:delText xml:space="preserve"> be the result of calling the [[GetOwnProperty]] internal method of </w:delText>
        </w:r>
        <w:r w:rsidRPr="00E77497" w:rsidDel="008A3C30">
          <w:rPr>
            <w:i/>
          </w:rPr>
          <w:delText>obj</w:delText>
        </w:r>
        <w:r w:rsidRPr="00E77497" w:rsidDel="008A3C30">
          <w:delText xml:space="preserve"> with argument </w:delText>
        </w:r>
        <w:r w:rsidRPr="00E77497" w:rsidDel="008A3C30">
          <w:rPr>
            <w:i/>
          </w:rPr>
          <w:delText>propId</w:delText>
        </w:r>
        <w:r w:rsidRPr="00E77497" w:rsidDel="008A3C30">
          <w:delText>.name.</w:delText>
        </w:r>
      </w:del>
    </w:p>
    <w:p w14:paraId="258AF77C" w14:textId="77777777" w:rsidR="004C02EF" w:rsidRPr="00E77497" w:rsidDel="008A3C30" w:rsidRDefault="004C02EF" w:rsidP="004C02EF">
      <w:pPr>
        <w:pStyle w:val="Alg4"/>
        <w:numPr>
          <w:ilvl w:val="0"/>
          <w:numId w:val="51"/>
        </w:numPr>
        <w:spacing w:after="220"/>
        <w:contextualSpacing/>
        <w:rPr>
          <w:del w:id="8855" w:author="Allen Wirfs-Brock" w:date="2011-07-07T13:23:00Z"/>
        </w:rPr>
      </w:pPr>
      <w:del w:id="8856" w:author="Allen Wirfs-Brock" w:date="2011-07-07T13:23:00Z">
        <w:r w:rsidRPr="00E77497" w:rsidDel="008A3C30">
          <w:delText xml:space="preserve">If </w:delText>
        </w:r>
        <w:r w:rsidRPr="00E77497" w:rsidDel="008A3C30">
          <w:rPr>
            <w:i/>
          </w:rPr>
          <w:delText>previous</w:delText>
        </w:r>
        <w:r w:rsidRPr="00E77497" w:rsidDel="008A3C30">
          <w:delText xml:space="preserve"> is not </w:delText>
        </w:r>
        <w:r w:rsidRPr="00E77497" w:rsidDel="008A3C30">
          <w:rPr>
            <w:b/>
          </w:rPr>
          <w:delText>undefined</w:delText>
        </w:r>
        <w:r w:rsidRPr="00E77497" w:rsidDel="008A3C30">
          <w:delText xml:space="preserve"> then throw a </w:delText>
        </w:r>
        <w:r w:rsidRPr="00E77497" w:rsidDel="008A3C30">
          <w:rPr>
            <w:b/>
          </w:rPr>
          <w:delText>SyntaxError</w:delText>
        </w:r>
        <w:r w:rsidRPr="00E77497" w:rsidDel="008A3C30">
          <w:delText xml:space="preserve"> exception if any of the following conditions are true</w:delText>
        </w:r>
      </w:del>
    </w:p>
    <w:p w14:paraId="5F451AF9" w14:textId="77777777" w:rsidR="004C02EF" w:rsidRPr="00E77497" w:rsidDel="008A3C30" w:rsidRDefault="004C02EF" w:rsidP="004C02EF">
      <w:pPr>
        <w:pStyle w:val="Alg4"/>
        <w:numPr>
          <w:ilvl w:val="1"/>
          <w:numId w:val="51"/>
        </w:numPr>
        <w:spacing w:after="220"/>
        <w:contextualSpacing/>
        <w:rPr>
          <w:del w:id="8857" w:author="Allen Wirfs-Brock" w:date="2011-07-07T13:23:00Z"/>
        </w:rPr>
      </w:pPr>
      <w:del w:id="8858" w:author="Allen Wirfs-Brock" w:date="2011-07-07T13:23:00Z">
        <w:r w:rsidRPr="00E77497" w:rsidDel="008A3C30">
          <w:delText>This production is contained in strict code and 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7928B4DF" w14:textId="77777777" w:rsidR="004C02EF" w:rsidRPr="00E77497" w:rsidDel="008A3C30" w:rsidRDefault="004C02EF" w:rsidP="004C02EF">
      <w:pPr>
        <w:pStyle w:val="Alg4"/>
        <w:numPr>
          <w:ilvl w:val="1"/>
          <w:numId w:val="51"/>
        </w:numPr>
        <w:spacing w:after="220"/>
        <w:contextualSpacing/>
        <w:rPr>
          <w:del w:id="8859" w:author="Allen Wirfs-Brock" w:date="2011-07-07T13:23:00Z"/>
        </w:rPr>
      </w:pPr>
      <w:del w:id="8860" w:author="Allen Wirfs-Brock" w:date="2011-07-07T13:23:00Z">
        <w:r w:rsidRPr="00E77497" w:rsidDel="008A3C30">
          <w:delText>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IsAccessorDescriptor(</w:delText>
        </w:r>
        <w:r w:rsidRPr="00E77497" w:rsidDel="008A3C30">
          <w:rPr>
            <w:i/>
          </w:rPr>
          <w:delText>propId</w:delText>
        </w:r>
        <w:r w:rsidRPr="00E77497" w:rsidDel="008A3C30">
          <w:delText xml:space="preserve">.descriptor) is </w:delText>
        </w:r>
        <w:r w:rsidRPr="00E77497" w:rsidDel="008A3C30">
          <w:rPr>
            <w:b/>
          </w:rPr>
          <w:delText>true.</w:delText>
        </w:r>
      </w:del>
    </w:p>
    <w:p w14:paraId="29AFB6DD" w14:textId="77777777" w:rsidR="004C02EF" w:rsidRPr="00E77497" w:rsidDel="008A3C30" w:rsidRDefault="004C02EF" w:rsidP="004C02EF">
      <w:pPr>
        <w:pStyle w:val="Alg4"/>
        <w:numPr>
          <w:ilvl w:val="1"/>
          <w:numId w:val="51"/>
        </w:numPr>
        <w:spacing w:after="220"/>
        <w:contextualSpacing/>
        <w:rPr>
          <w:del w:id="8861" w:author="Allen Wirfs-Brock" w:date="2011-07-07T13:23:00Z"/>
        </w:rPr>
      </w:pPr>
      <w:del w:id="8862"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55070CD5" w14:textId="77777777" w:rsidR="004C02EF" w:rsidRPr="00E77497" w:rsidDel="008A3C30" w:rsidRDefault="004C02EF" w:rsidP="004C02EF">
      <w:pPr>
        <w:pStyle w:val="Alg4"/>
        <w:numPr>
          <w:ilvl w:val="1"/>
          <w:numId w:val="51"/>
        </w:numPr>
        <w:spacing w:after="220"/>
        <w:contextualSpacing/>
        <w:rPr>
          <w:del w:id="8863" w:author="Allen Wirfs-Brock" w:date="2011-07-07T13:23:00Z"/>
        </w:rPr>
      </w:pPr>
      <w:del w:id="8864"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 xml:space="preserve">true </w:delText>
        </w:r>
        <w:r w:rsidRPr="00E77497" w:rsidDel="008A3C30">
          <w:delText>and IsAccessorDescriptor(</w:delText>
        </w:r>
        <w:r w:rsidRPr="00E77497" w:rsidDel="008A3C30">
          <w:rPr>
            <w:i/>
          </w:rPr>
          <w:delText>propId</w:delText>
        </w:r>
        <w:r w:rsidRPr="00E77497" w:rsidDel="008A3C30">
          <w:delText xml:space="preserve">.descriptor) is </w:delText>
        </w:r>
        <w:r w:rsidRPr="00E77497" w:rsidDel="008A3C30">
          <w:rPr>
            <w:b/>
          </w:rPr>
          <w:delText xml:space="preserve">true </w:delText>
        </w:r>
        <w:r w:rsidRPr="00E77497" w:rsidDel="008A3C30">
          <w:delText>and</w:delText>
        </w:r>
        <w:r w:rsidRPr="00E77497" w:rsidDel="008A3C30">
          <w:rPr>
            <w:b/>
          </w:rPr>
          <w:delText xml:space="preserve"> </w:delText>
        </w:r>
        <w:r w:rsidRPr="00E77497" w:rsidDel="008A3C30">
          <w:delText xml:space="preserve">either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 xml:space="preserve">.descriptor have [[Get]] fields or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.descriptor have [[Set]] fields</w:delText>
        </w:r>
      </w:del>
    </w:p>
    <w:p w14:paraId="0A842B56" w14:textId="77777777" w:rsidR="004C02EF" w:rsidRPr="00E77497" w:rsidRDefault="002D4B97" w:rsidP="009E3FF6">
      <w:pPr>
        <w:pStyle w:val="Alg4"/>
        <w:numPr>
          <w:ilvl w:val="0"/>
          <w:numId w:val="421"/>
        </w:numPr>
        <w:spacing w:after="220"/>
        <w:contextualSpacing/>
      </w:pPr>
      <w:ins w:id="8865" w:author="Rev 6 Allen Wirfs-Brock" w:date="2012-02-16T13:44:00Z">
        <w:r>
          <w:t xml:space="preserve">Let </w:t>
        </w:r>
        <w:del w:id="8866" w:author="Rev 8 Allen Wirfs-Brock" w:date="2012-06-11T16:58:00Z">
          <w:r w:rsidRPr="006A5E27" w:rsidDel="00B70D37">
            <w:rPr>
              <w:i/>
            </w:rPr>
            <w:delText>success</w:delText>
          </w:r>
        </w:del>
      </w:ins>
      <w:ins w:id="8867" w:author="Rev 8 Allen Wirfs-Brock" w:date="2012-06-11T16:58:00Z">
        <w:r w:rsidR="00B70D37">
          <w:rPr>
            <w:i/>
          </w:rPr>
          <w:t>status</w:t>
        </w:r>
      </w:ins>
      <w:ins w:id="8868" w:author="Rev 6 Allen Wirfs-Brock" w:date="2012-02-16T13:44:00Z">
        <w:r>
          <w:t xml:space="preserve"> be the result of p</w:t>
        </w:r>
      </w:ins>
      <w:ins w:id="8869" w:author="Rev 5 Allen Wirfs-Brock" w:date="2012-01-10T14:50:00Z">
        <w:del w:id="8870" w:author="Rev 6 Allen Wirfs-Brock" w:date="2012-02-16T13:44:00Z">
          <w:r w:rsidR="00906D0C" w:rsidDel="002D4B97">
            <w:delText>P</w:delText>
          </w:r>
        </w:del>
        <w:r w:rsidR="00906D0C">
          <w:t>erform</w:t>
        </w:r>
      </w:ins>
      <w:ins w:id="8871" w:author="Rev 6 Allen Wirfs-Brock" w:date="2012-02-16T13:44:00Z">
        <w:r>
          <w:t>ing</w:t>
        </w:r>
      </w:ins>
      <w:ins w:id="8872" w:author="Rev 5 Allen Wirfs-Brock" w:date="2012-01-10T14:50:00Z">
        <w:r w:rsidR="00906D0C">
          <w:t xml:space="preserve"> Property Definition </w:t>
        </w:r>
      </w:ins>
      <w:ins w:id="8873" w:author="Rev 6 Allen Wirfs-Brock" w:date="2012-02-16T13:38:00Z">
        <w:r w:rsidR="008C11D4">
          <w:t xml:space="preserve">Evaluation </w:t>
        </w:r>
      </w:ins>
      <w:ins w:id="8874" w:author="Rev 5 Allen Wirfs-Brock" w:date="2012-01-10T14:50:00Z">
        <w:del w:id="8875" w:author="Rev 6 Allen Wirfs-Brock" w:date="2012-02-16T13:38:00Z">
          <w:r w:rsidR="00906D0C" w:rsidDel="008C11D4">
            <w:delText xml:space="preserve">Dvaluation </w:delText>
          </w:r>
        </w:del>
        <w:r w:rsidR="00906D0C">
          <w:t xml:space="preserve">of </w:t>
        </w:r>
        <w:r w:rsidR="00906D0C" w:rsidRPr="00E77497">
          <w:t xml:space="preserve"> </w:t>
        </w:r>
        <w:del w:id="8876" w:author="Rev 7 Allen Wirfs-Brock" w:date="2012-04-20T09:48:00Z">
          <w:r w:rsidR="00906D0C" w:rsidRPr="00E77497" w:rsidDel="002D5AF2">
            <w:rPr>
              <w:i/>
            </w:rPr>
            <w:delText>PropertyNameAndValueList</w:delText>
          </w:r>
        </w:del>
      </w:ins>
      <w:ins w:id="8877" w:author="Rev 7 Allen Wirfs-Brock" w:date="2012-04-20T09:48:00Z">
        <w:r w:rsidR="002D5AF2">
          <w:rPr>
            <w:i/>
          </w:rPr>
          <w:t>PropertyDefinitionList</w:t>
        </w:r>
      </w:ins>
      <w:ins w:id="8878" w:author="Rev 5 Allen Wirfs-Brock" w:date="2012-01-10T14:50:00Z">
        <w:r w:rsidR="00906D0C">
          <w:t xml:space="preserve"> with argument </w:t>
        </w:r>
        <w:r w:rsidR="00906D0C" w:rsidRPr="007870CC">
          <w:rPr>
            <w:i/>
          </w:rPr>
          <w:t>ob</w:t>
        </w:r>
        <w:r w:rsidR="00906D0C">
          <w:rPr>
            <w:i/>
          </w:rPr>
          <w:t>ject</w:t>
        </w:r>
        <w:r w:rsidR="00906D0C" w:rsidRPr="00E77497">
          <w:t>.</w:t>
        </w:r>
      </w:ins>
      <w:del w:id="8879" w:author="Rev 5 Allen Wirfs-Brock" w:date="2012-01-10T14:50:00Z">
        <w:r w:rsidR="004C02EF" w:rsidRPr="00E77497" w:rsidDel="00906D0C">
          <w:delText xml:space="preserve">Call the [[DefineOwnProperty]] internal method of </w:delText>
        </w:r>
        <w:r w:rsidR="004C02EF" w:rsidRPr="00E77497" w:rsidDel="00906D0C">
          <w:rPr>
            <w:i/>
          </w:rPr>
          <w:delText>obj</w:delText>
        </w:r>
        <w:r w:rsidR="004C02EF" w:rsidRPr="00E77497" w:rsidDel="00906D0C">
          <w:delText xml:space="preserve"> with arguments </w:delText>
        </w:r>
        <w:r w:rsidR="004C02EF" w:rsidRPr="00E77497" w:rsidDel="00906D0C">
          <w:rPr>
            <w:i/>
          </w:rPr>
          <w:delText>propId</w:delText>
        </w:r>
        <w:r w:rsidR="004C02EF" w:rsidRPr="00E77497" w:rsidDel="00906D0C">
          <w:delText xml:space="preserve">.name, </w:delText>
        </w:r>
        <w:r w:rsidR="004C02EF" w:rsidRPr="00E77497" w:rsidDel="00906D0C">
          <w:rPr>
            <w:i/>
          </w:rPr>
          <w:delText>propId</w:delText>
        </w:r>
        <w:r w:rsidR="004C02EF" w:rsidRPr="00E77497" w:rsidDel="00906D0C">
          <w:delText xml:space="preserve">.descriptor, and </w:delText>
        </w:r>
        <w:r w:rsidR="004C02EF" w:rsidRPr="00E77497" w:rsidDel="00906D0C">
          <w:rPr>
            <w:b/>
          </w:rPr>
          <w:delText>false</w:delText>
        </w:r>
        <w:r w:rsidR="004C02EF" w:rsidRPr="00E77497" w:rsidDel="00906D0C">
          <w:delText>.</w:delText>
        </w:r>
      </w:del>
    </w:p>
    <w:p w14:paraId="0B7F418F" w14:textId="77777777" w:rsidR="002D4B97" w:rsidRDefault="002D4B97" w:rsidP="002D4B97">
      <w:pPr>
        <w:pStyle w:val="Alg4"/>
        <w:numPr>
          <w:ilvl w:val="0"/>
          <w:numId w:val="421"/>
        </w:numPr>
        <w:contextualSpacing/>
        <w:rPr>
          <w:ins w:id="8880" w:author="Rev 6 Allen Wirfs-Brock" w:date="2012-02-16T13:44:00Z"/>
        </w:rPr>
      </w:pPr>
      <w:ins w:id="8881" w:author="Rev 6 Allen Wirfs-Brock" w:date="2012-02-16T13:44:00Z">
        <w:r>
          <w:t xml:space="preserve">If </w:t>
        </w:r>
        <w:del w:id="8882" w:author="Rev 8 Allen Wirfs-Brock" w:date="2012-06-11T16:58:00Z">
          <w:r w:rsidRPr="006A5E27" w:rsidDel="00B70D37">
            <w:rPr>
              <w:i/>
            </w:rPr>
            <w:delText>success</w:delText>
          </w:r>
        </w:del>
      </w:ins>
      <w:ins w:id="8883" w:author="Rev 8 Allen Wirfs-Brock" w:date="2012-06-11T16:58:00Z">
        <w:r w:rsidR="00B70D37">
          <w:rPr>
            <w:i/>
          </w:rPr>
          <w:t>status</w:t>
        </w:r>
      </w:ins>
      <w:ins w:id="8884" w:author="Rev 6 Allen Wirfs-Brock" w:date="2012-02-16T13:44:00Z">
        <w:r>
          <w:t xml:space="preserve"> is an abrupt completion, return </w:t>
        </w:r>
        <w:del w:id="8885" w:author="Rev 8 Allen Wirfs-Brock" w:date="2012-06-11T16:58:00Z">
          <w:r w:rsidRPr="006A5E27" w:rsidDel="00B70D37">
            <w:rPr>
              <w:i/>
            </w:rPr>
            <w:delText>success</w:delText>
          </w:r>
        </w:del>
      </w:ins>
      <w:ins w:id="8886" w:author="Rev 8 Allen Wirfs-Brock" w:date="2012-06-11T16:58:00Z">
        <w:r w:rsidR="00B70D37">
          <w:rPr>
            <w:i/>
          </w:rPr>
          <w:t>status</w:t>
        </w:r>
      </w:ins>
      <w:ins w:id="8887" w:author="Rev 6 Allen Wirfs-Brock" w:date="2012-02-16T13:44:00Z">
        <w:r>
          <w:t>.</w:t>
        </w:r>
      </w:ins>
    </w:p>
    <w:p w14:paraId="2C02D115" w14:textId="77777777" w:rsidR="004C02EF" w:rsidRPr="00E77497" w:rsidDel="005D3773" w:rsidRDefault="002D4B97" w:rsidP="009E3FF6">
      <w:pPr>
        <w:pStyle w:val="Alg4"/>
        <w:numPr>
          <w:ilvl w:val="0"/>
          <w:numId w:val="421"/>
        </w:numPr>
        <w:spacing w:after="220"/>
        <w:contextualSpacing/>
        <w:rPr>
          <w:del w:id="8888" w:author="Rev 4 Allen Wirfs-Brock" w:date="2011-10-15T09:04:00Z"/>
        </w:rPr>
      </w:pPr>
      <w:ins w:id="8889" w:author="Rev 6 Allen Wirfs-Brock" w:date="2012-02-16T13:40:00Z">
        <w:r>
          <w:t xml:space="preserve">Return the result of </w:t>
        </w:r>
      </w:ins>
      <w:ins w:id="8890" w:author="Rev 5 Allen Wirfs-Brock" w:date="2012-01-10T14:49:00Z">
        <w:del w:id="8891" w:author="Rev 6 Allen Wirfs-Brock" w:date="2012-02-16T13:45:00Z">
          <w:r w:rsidR="00906D0C" w:rsidDel="002D4B97">
            <w:delText>P</w:delText>
          </w:r>
        </w:del>
      </w:ins>
      <w:ins w:id="8892" w:author="Rev 6 Allen Wirfs-Brock" w:date="2012-02-16T13:45:00Z">
        <w:r>
          <w:t>p</w:t>
        </w:r>
      </w:ins>
      <w:ins w:id="8893" w:author="Rev 5 Allen Wirfs-Brock" w:date="2012-01-10T14:49:00Z">
        <w:r w:rsidR="00906D0C">
          <w:t>erform</w:t>
        </w:r>
      </w:ins>
      <w:ins w:id="8894" w:author="Rev 6 Allen Wirfs-Brock" w:date="2012-02-16T13:45:00Z">
        <w:r>
          <w:t>ing</w:t>
        </w:r>
      </w:ins>
      <w:ins w:id="8895" w:author="Rev 5 Allen Wirfs-Brock" w:date="2012-01-10T14:49:00Z">
        <w:r w:rsidR="00906D0C">
          <w:t xml:space="preserve"> Property Definition </w:t>
        </w:r>
      </w:ins>
      <w:ins w:id="8896" w:author="Rev 6 Allen Wirfs-Brock" w:date="2012-02-16T13:38:00Z">
        <w:r w:rsidR="008C11D4">
          <w:t xml:space="preserve">Evaluation </w:t>
        </w:r>
      </w:ins>
      <w:ins w:id="8897" w:author="Rev 5 Allen Wirfs-Brock" w:date="2012-01-10T14:49:00Z">
        <w:del w:id="8898" w:author="Rev 6 Allen Wirfs-Brock" w:date="2012-02-16T13:38:00Z">
          <w:r w:rsidR="00906D0C" w:rsidDel="008C11D4">
            <w:delText xml:space="preserve">Dvaluation </w:delText>
          </w:r>
        </w:del>
        <w:r w:rsidR="00906D0C">
          <w:t>of</w:t>
        </w:r>
        <w:r w:rsidR="00906D0C" w:rsidRPr="00E77497">
          <w:t xml:space="preserve"> </w:t>
        </w:r>
        <w:del w:id="8899" w:author="Rev 7 Allen Wirfs-Brock" w:date="2012-04-20T09:35:00Z">
          <w:r w:rsidR="00906D0C" w:rsidRPr="00E77497" w:rsidDel="001A6289">
            <w:rPr>
              <w:i/>
            </w:rPr>
            <w:delText>Property</w:delText>
          </w:r>
          <w:r w:rsidR="00906D0C" w:rsidDel="001A6289">
            <w:rPr>
              <w:i/>
            </w:rPr>
            <w:delText>Assignment</w:delText>
          </w:r>
        </w:del>
      </w:ins>
      <w:ins w:id="8900" w:author="Rev 7 Allen Wirfs-Brock" w:date="2012-04-20T09:35:00Z">
        <w:r w:rsidR="001A6289">
          <w:rPr>
            <w:i/>
          </w:rPr>
          <w:t>PropertyDefinition</w:t>
        </w:r>
      </w:ins>
      <w:ins w:id="8901" w:author="Rev 5 Allen Wirfs-Brock" w:date="2012-01-10T14:49:00Z">
        <w:r w:rsidR="00906D0C">
          <w:rPr>
            <w:i/>
          </w:rPr>
          <w:t xml:space="preserve"> </w:t>
        </w:r>
        <w:r w:rsidR="00906D0C">
          <w:t xml:space="preserve">with argument </w:t>
        </w:r>
        <w:r w:rsidR="00906D0C" w:rsidRPr="007870CC">
          <w:rPr>
            <w:i/>
          </w:rPr>
          <w:t>ob</w:t>
        </w:r>
        <w:r w:rsidR="00906D0C">
          <w:rPr>
            <w:i/>
          </w:rPr>
          <w:t>ject</w:t>
        </w:r>
        <w:r w:rsidR="00906D0C" w:rsidRPr="00E77497">
          <w:t>.</w:t>
        </w:r>
      </w:ins>
      <w:del w:id="8902" w:author="Rev 5 Allen Wirfs-Brock" w:date="2012-01-10T14:49:00Z">
        <w:r w:rsidR="004C02EF" w:rsidRPr="00E77497" w:rsidDel="00906D0C">
          <w:delText xml:space="preserve">Return </w:delText>
        </w:r>
        <w:r w:rsidR="004C02EF" w:rsidRPr="00E77497" w:rsidDel="00906D0C">
          <w:rPr>
            <w:i/>
          </w:rPr>
          <w:delText>obj</w:delText>
        </w:r>
        <w:r w:rsidR="004C02EF" w:rsidRPr="00E77497" w:rsidDel="00906D0C">
          <w:delText>.</w:delText>
        </w:r>
      </w:del>
    </w:p>
    <w:p w14:paraId="031BED12" w14:textId="77777777" w:rsidR="006D7E13" w:rsidRPr="00E77497" w:rsidRDefault="004C02EF" w:rsidP="009E3FF6">
      <w:pPr>
        <w:pStyle w:val="Alg4"/>
        <w:numPr>
          <w:ilvl w:val="0"/>
          <w:numId w:val="421"/>
        </w:numPr>
        <w:spacing w:after="220"/>
        <w:contextualSpacing/>
      </w:pPr>
      <w:del w:id="8903" w:author="Rev 4 Allen Wirfs-Brock" w:date="2011-10-11T09:00:00Z">
        <w:r w:rsidRPr="00E77497" w:rsidDel="00D73CC3">
          <w:delText xml:space="preserve">If the above steps would throw a </w:delText>
        </w:r>
        <w:r w:rsidRPr="00E77497" w:rsidDel="00D73CC3">
          <w:rPr>
            <w:b/>
          </w:rPr>
          <w:delText>SyntaxError</w:delText>
        </w:r>
        <w:r w:rsidRPr="00E77497" w:rsidDel="00D73CC3">
          <w:delText xml:space="preserve"> then an implementation must treat the error as an early error (Clause 16).</w:delText>
        </w:r>
      </w:del>
      <w:ins w:id="8904" w:author="Allen Wirfs-Brock" w:date="2011-07-07T12:28:00Z">
        <w:del w:id="8905" w:author="Rev 4 Allen Wirfs-Brock" w:date="2011-10-15T09:04:00Z">
          <w:r w:rsidR="006D7E13" w:rsidRPr="00E77497" w:rsidDel="005D3773">
            <w:delText>.</w:delText>
          </w:r>
        </w:del>
      </w:ins>
    </w:p>
    <w:p w14:paraId="6162883B" w14:textId="77777777" w:rsidR="00A83EF2" w:rsidRPr="00E77497" w:rsidRDefault="00A83EF2" w:rsidP="00A83EF2">
      <w:pPr>
        <w:rPr>
          <w:ins w:id="8906" w:author="Allen Wirfs-Brock" w:date="2011-07-12T09:01:00Z"/>
        </w:rPr>
      </w:pPr>
      <w:ins w:id="8907" w:author="Allen Wirfs-Brock" w:date="2011-07-12T09:01:00Z">
        <w:del w:id="8908" w:author="Rev 4 Allen Wirfs-Brock" w:date="2011-10-15T08:59:00Z">
          <w:r w:rsidRPr="00E77497" w:rsidDel="00C95629">
            <w:delText xml:space="preserve">The production  </w:delText>
          </w:r>
        </w:del>
        <w:del w:id="8909" w:author="Rev 7 Allen Wirfs-Brock" w:date="2012-04-20T09:35:00Z">
          <w:r w:rsidRPr="00E77497" w:rsidDel="001A6289">
            <w:rPr>
              <w:rStyle w:val="bnf"/>
            </w:rPr>
            <w:delText>PropertyAssignment</w:delText>
          </w:r>
        </w:del>
      </w:ins>
      <w:ins w:id="8910" w:author="Rev 7 Allen Wirfs-Brock" w:date="2012-04-20T09:35:00Z">
        <w:r w:rsidR="001A6289">
          <w:rPr>
            <w:rStyle w:val="bnf"/>
          </w:rPr>
          <w:t>PropertyDefinition</w:t>
        </w:r>
      </w:ins>
      <w:ins w:id="8911" w:author="Allen Wirfs-Brock" w:date="2011-07-12T09:01:00Z">
        <w:r w:rsidRPr="00E77497">
          <w:t xml:space="preserve"> </w:t>
        </w:r>
        <w:r w:rsidRPr="00E77497">
          <w:rPr>
            <w:b/>
          </w:rPr>
          <w:t>:</w:t>
        </w:r>
        <w:r w:rsidRPr="00E77497">
          <w:t xml:space="preserve"> </w:t>
        </w:r>
      </w:ins>
      <w:ins w:id="8912" w:author="Allen Wirfs-Brock rev2" w:date="2011-07-22T09:49:00Z">
        <w:r w:rsidR="00986654" w:rsidRPr="00E77497">
          <w:rPr>
            <w:rStyle w:val="bnf"/>
          </w:rPr>
          <w:t>IdentifierName</w:t>
        </w:r>
        <w:r w:rsidR="00986654" w:rsidRPr="00E77497">
          <w:t xml:space="preserve"> </w:t>
        </w:r>
      </w:ins>
      <w:ins w:id="8913" w:author="Allen Wirfs-Brock" w:date="2011-07-12T09:01:00Z">
        <w:del w:id="8914" w:author="Rev 4 Allen Wirfs-Brock" w:date="2011-10-15T08:59:00Z">
          <w:r w:rsidRPr="00E77497" w:rsidDel="00C95629">
            <w:delText>is evaluated as follows:</w:delText>
          </w:r>
        </w:del>
      </w:ins>
    </w:p>
    <w:p w14:paraId="1C111E39" w14:textId="77777777" w:rsidR="00A83EF2" w:rsidRPr="00E77497" w:rsidRDefault="00A83EF2" w:rsidP="009E3FF6">
      <w:pPr>
        <w:pStyle w:val="Alg4"/>
        <w:numPr>
          <w:ilvl w:val="0"/>
          <w:numId w:val="422"/>
        </w:numPr>
        <w:spacing w:after="220"/>
        <w:contextualSpacing/>
        <w:rPr>
          <w:ins w:id="8915" w:author="Allen Wirfs-Brock" w:date="2011-07-12T09:01:00Z"/>
        </w:rPr>
      </w:pPr>
      <w:ins w:id="8916" w:author="Allen Wirfs-Brock" w:date="2011-07-12T09:01:00Z">
        <w:r w:rsidRPr="00E77497">
          <w:t xml:space="preserve">Let </w:t>
        </w:r>
        <w:r w:rsidRPr="00E77497">
          <w:rPr>
            <w:i/>
          </w:rPr>
          <w:t xml:space="preserve">propName </w:t>
        </w:r>
        <w:r w:rsidRPr="00E77497">
          <w:t>be PropName</w:t>
        </w:r>
        <w:del w:id="8917" w:author="Rev 9 Allen Wirfs-Brock" w:date="2012-07-07T16:48:00Z">
          <w:r w:rsidRPr="00E77497" w:rsidDel="00625115">
            <w:delText>(</w:delText>
          </w:r>
        </w:del>
      </w:ins>
      <w:ins w:id="8918" w:author="Rev 9 Allen Wirfs-Brock" w:date="2012-07-07T16:48:00Z">
        <w:r w:rsidR="00625115">
          <w:t xml:space="preserve"> of </w:t>
        </w:r>
      </w:ins>
      <w:ins w:id="8919" w:author="Allen Wirfs-Brock rev2" w:date="2011-07-22T09:50:00Z">
        <w:r w:rsidR="00986654" w:rsidRPr="00E77497">
          <w:rPr>
            <w:rStyle w:val="bnf"/>
          </w:rPr>
          <w:t>IdentifierName</w:t>
        </w:r>
      </w:ins>
      <w:ins w:id="8920" w:author="Allen Wirfs-Brock" w:date="2011-07-12T09:01:00Z">
        <w:del w:id="8921" w:author="Rev 9 Allen Wirfs-Brock" w:date="2012-07-07T16:48:00Z">
          <w:r w:rsidRPr="00E77497" w:rsidDel="00625115">
            <w:delText>)</w:delText>
          </w:r>
        </w:del>
        <w:r w:rsidRPr="00E77497">
          <w:t>.</w:t>
        </w:r>
      </w:ins>
    </w:p>
    <w:p w14:paraId="57C13291" w14:textId="77777777" w:rsidR="00A83EF2" w:rsidRPr="00E77497" w:rsidRDefault="00A83EF2" w:rsidP="009E3FF6">
      <w:pPr>
        <w:pStyle w:val="Alg4"/>
        <w:numPr>
          <w:ilvl w:val="0"/>
          <w:numId w:val="422"/>
        </w:numPr>
        <w:spacing w:after="220"/>
        <w:contextualSpacing/>
        <w:rPr>
          <w:ins w:id="8922" w:author="Allen Wirfs-Brock" w:date="2011-07-12T09:01:00Z"/>
        </w:rPr>
      </w:pPr>
      <w:ins w:id="8923" w:author="Allen Wirfs-Brock" w:date="2011-07-12T09:01:00Z">
        <w:r w:rsidRPr="00E77497">
          <w:t xml:space="preserve">Let </w:t>
        </w:r>
        <w:r w:rsidRPr="00E77497">
          <w:rPr>
            <w:i/>
          </w:rPr>
          <w:t xml:space="preserve">exprValue </w:t>
        </w:r>
        <w:r w:rsidRPr="00E77497">
          <w:t xml:space="preserve">be the result of </w:t>
        </w:r>
      </w:ins>
      <w:ins w:id="8924" w:author="Allen Wirfs-Brock" w:date="2011-07-12T09:06:00Z">
        <w:r w:rsidR="009574CD" w:rsidRPr="00E77497">
          <w:t xml:space="preserve">performing Identifier Resolution as specified in 10.3.1 using </w:t>
        </w:r>
      </w:ins>
      <w:ins w:id="8925" w:author="Allen Wirfs-Brock rev2" w:date="2011-07-22T10:24:00Z">
        <w:r w:rsidR="0004618C" w:rsidRPr="00E77497">
          <w:rPr>
            <w:i/>
          </w:rPr>
          <w:t>Identifier</w:t>
        </w:r>
      </w:ins>
      <w:ins w:id="8926" w:author="Allen Wirfs-Brock" w:date="2011-07-12T09:07:00Z">
        <w:r w:rsidR="009574CD" w:rsidRPr="00E77497">
          <w:rPr>
            <w:i/>
          </w:rPr>
          <w:t>Name</w:t>
        </w:r>
      </w:ins>
      <w:ins w:id="8927" w:author="Allen Wirfs-Brock" w:date="2011-07-12T09:06:00Z">
        <w:del w:id="8928" w:author="Allen Wirfs-Brock rev2" w:date="2011-07-22T10:41:00Z">
          <w:r w:rsidR="009574CD" w:rsidRPr="00E77497" w:rsidDel="00D91572">
            <w:delText xml:space="preserve"> as the </w:delText>
          </w:r>
          <w:r w:rsidR="009574CD" w:rsidRPr="00E77497" w:rsidDel="00D91572">
            <w:rPr>
              <w:i/>
            </w:rPr>
            <w:delText>Identifier</w:delText>
          </w:r>
        </w:del>
      </w:ins>
      <w:ins w:id="8929" w:author="Allen Wirfs-Brock" w:date="2011-07-12T09:01:00Z">
        <w:r w:rsidRPr="00E77497">
          <w:t>.</w:t>
        </w:r>
      </w:ins>
    </w:p>
    <w:p w14:paraId="29BDD7EB" w14:textId="77777777" w:rsidR="00A83EF2" w:rsidRPr="00E77497" w:rsidRDefault="00A83EF2" w:rsidP="009E3FF6">
      <w:pPr>
        <w:pStyle w:val="Alg4"/>
        <w:numPr>
          <w:ilvl w:val="0"/>
          <w:numId w:val="422"/>
        </w:numPr>
        <w:spacing w:after="220"/>
        <w:contextualSpacing/>
        <w:rPr>
          <w:ins w:id="8930" w:author="Allen Wirfs-Brock" w:date="2011-07-12T09:01:00Z"/>
        </w:rPr>
      </w:pPr>
      <w:ins w:id="8931" w:author="Allen Wirfs-Brock" w:date="2011-07-12T09:01:00Z">
        <w:r w:rsidRPr="00E77497">
          <w:t xml:space="preserve">Let </w:t>
        </w:r>
        <w:r w:rsidRPr="00E77497">
          <w:rPr>
            <w:i/>
          </w:rPr>
          <w:t xml:space="preserve">propValue </w:t>
        </w:r>
        <w:r w:rsidRPr="00E77497">
          <w:t>be GetValue(</w:t>
        </w:r>
        <w:r w:rsidRPr="00E77497">
          <w:rPr>
            <w:i/>
          </w:rPr>
          <w:t>exprValue</w:t>
        </w:r>
        <w:r w:rsidRPr="00E77497">
          <w:t>).</w:t>
        </w:r>
      </w:ins>
    </w:p>
    <w:p w14:paraId="731113C8" w14:textId="77777777" w:rsidR="002D4B97" w:rsidRDefault="002D4B97" w:rsidP="002D4B97">
      <w:pPr>
        <w:pStyle w:val="Alg4"/>
        <w:numPr>
          <w:ilvl w:val="0"/>
          <w:numId w:val="422"/>
        </w:numPr>
        <w:contextualSpacing/>
        <w:rPr>
          <w:ins w:id="8932" w:author="Rev 6 Allen Wirfs-Brock" w:date="2012-02-16T13:47:00Z"/>
        </w:rPr>
      </w:pPr>
      <w:ins w:id="8933" w:author="Rev 6 Allen Wirfs-Brock" w:date="2012-02-16T13:47:00Z">
        <w:r>
          <w:t xml:space="preserve">If </w:t>
        </w:r>
        <w:r w:rsidRPr="00E77497">
          <w:rPr>
            <w:i/>
          </w:rPr>
          <w:t xml:space="preserve">propValue </w:t>
        </w:r>
        <w:r>
          <w:t xml:space="preserve">is an abrupt completion, return </w:t>
        </w:r>
        <w:r w:rsidRPr="00E77497">
          <w:rPr>
            <w:i/>
          </w:rPr>
          <w:t>propValue</w:t>
        </w:r>
        <w:r>
          <w:t>.</w:t>
        </w:r>
      </w:ins>
    </w:p>
    <w:p w14:paraId="7130CF72" w14:textId="77777777" w:rsidR="00A83EF2" w:rsidRPr="00E77497" w:rsidRDefault="00A83EF2" w:rsidP="009E3FF6">
      <w:pPr>
        <w:pStyle w:val="Alg4"/>
        <w:numPr>
          <w:ilvl w:val="0"/>
          <w:numId w:val="422"/>
        </w:numPr>
        <w:spacing w:after="220"/>
        <w:contextualSpacing/>
        <w:rPr>
          <w:ins w:id="8934" w:author="Allen Wirfs-Brock" w:date="2011-07-12T09:01:00Z"/>
        </w:rPr>
      </w:pPr>
      <w:ins w:id="8935" w:author="Allen Wirfs-Brock" w:date="2011-07-12T09:01:00Z">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ins>
    </w:p>
    <w:p w14:paraId="789348EA" w14:textId="77777777" w:rsidR="00F64ED7" w:rsidRPr="00E77497" w:rsidRDefault="00F64ED7" w:rsidP="00F64ED7">
      <w:pPr>
        <w:pStyle w:val="Alg4"/>
        <w:numPr>
          <w:ilvl w:val="0"/>
          <w:numId w:val="422"/>
        </w:numPr>
        <w:spacing w:after="220"/>
        <w:contextualSpacing/>
        <w:rPr>
          <w:ins w:id="8936" w:author="Rev 5 Allen Wirfs-Brock" w:date="2012-01-10T14:40:00Z"/>
        </w:rPr>
      </w:pPr>
      <w:ins w:id="8937" w:author="Rev 5 Allen Wirfs-Brock" w:date="2012-01-10T14:40:00Z">
        <w:del w:id="8938" w:author="Rev 6 Allen Wirfs-Brock" w:date="2012-02-16T13:48:00Z">
          <w:r w:rsidRPr="00E77497" w:rsidDel="002D4B97">
            <w:delText>Call</w:delText>
          </w:r>
        </w:del>
      </w:ins>
      <w:ins w:id="8939" w:author="Rev 6 Allen Wirfs-Brock" w:date="2012-02-16T13:48:00Z">
        <w:r w:rsidR="002D4B97">
          <w:t>Return the result of calling</w:t>
        </w:r>
      </w:ins>
      <w:ins w:id="8940" w:author="Rev 5 Allen Wirfs-Brock" w:date="2012-01-10T14:40:00Z">
        <w:r w:rsidRPr="00E77497">
          <w:t xml:space="preserve"> the [[DefineOwnProperty]] internal method of </w:t>
        </w:r>
        <w:r w:rsidRPr="00E77497">
          <w:rPr>
            <w:i/>
          </w:rPr>
          <w:t>obj</w:t>
        </w:r>
        <w:r>
          <w:rPr>
            <w:i/>
          </w:rPr>
          <w:t>ect</w:t>
        </w:r>
        <w:r w:rsidRPr="00E77497">
          <w:t xml:space="preserve"> with arguments </w:t>
        </w:r>
      </w:ins>
      <w:ins w:id="8941" w:author="Rev 5 Allen Wirfs-Brock" w:date="2012-01-10T14:41:00Z">
        <w:r w:rsidRPr="00E77497">
          <w:rPr>
            <w:i/>
          </w:rPr>
          <w:t>propName</w:t>
        </w:r>
      </w:ins>
      <w:ins w:id="8942" w:author="Rev 5 Allen Wirfs-Brock" w:date="2012-01-10T14:40:00Z">
        <w:r w:rsidRPr="00E77497">
          <w:t xml:space="preserve">, </w:t>
        </w:r>
      </w:ins>
      <w:ins w:id="8943" w:author="Rev 5 Allen Wirfs-Brock" w:date="2012-01-10T14:41:00Z">
        <w:r w:rsidRPr="00E77497">
          <w:rPr>
            <w:i/>
          </w:rPr>
          <w:t>desc</w:t>
        </w:r>
      </w:ins>
      <w:ins w:id="8944" w:author="Rev 5 Allen Wirfs-Brock" w:date="2012-01-10T14:40:00Z">
        <w:r w:rsidRPr="00E77497">
          <w:t xml:space="preserve">, and </w:t>
        </w:r>
        <w:r w:rsidRPr="00E77497">
          <w:rPr>
            <w:b/>
          </w:rPr>
          <w:t>false</w:t>
        </w:r>
        <w:r w:rsidRPr="00E77497">
          <w:t>.</w:t>
        </w:r>
      </w:ins>
    </w:p>
    <w:p w14:paraId="456126A1" w14:textId="77777777" w:rsidR="00A83EF2" w:rsidRPr="00E77497" w:rsidDel="00F64ED7" w:rsidRDefault="00A83EF2" w:rsidP="009E3FF6">
      <w:pPr>
        <w:pStyle w:val="Alg4"/>
        <w:numPr>
          <w:ilvl w:val="0"/>
          <w:numId w:val="422"/>
        </w:numPr>
        <w:spacing w:after="220"/>
        <w:contextualSpacing/>
        <w:rPr>
          <w:ins w:id="8945" w:author="Allen Wirfs-Brock" w:date="2011-07-12T09:01:00Z"/>
          <w:del w:id="8946" w:author="Rev 5 Allen Wirfs-Brock" w:date="2012-01-10T14:42:00Z"/>
        </w:rPr>
      </w:pPr>
      <w:ins w:id="8947" w:author="Allen Wirfs-Brock" w:date="2011-07-12T09:01:00Z">
        <w:del w:id="8948" w:author="Rev 5 Allen Wirfs-Brock" w:date="2012-01-10T14:42:00Z">
          <w:r w:rsidRPr="00E77497" w:rsidDel="00F64ED7">
            <w:delText>Return Property Identifier (</w:delText>
          </w:r>
          <w:r w:rsidRPr="00E77497" w:rsidDel="00F64ED7">
            <w:rPr>
              <w:i/>
            </w:rPr>
            <w:delText>propName</w:delText>
          </w:r>
          <w:r w:rsidRPr="00E77497" w:rsidDel="00F64ED7">
            <w:delText xml:space="preserve">, </w:delText>
          </w:r>
          <w:r w:rsidRPr="00E77497" w:rsidDel="00F64ED7">
            <w:rPr>
              <w:i/>
            </w:rPr>
            <w:delText>desc</w:delText>
          </w:r>
          <w:r w:rsidRPr="00E77497" w:rsidDel="00F64ED7">
            <w:delText>).</w:delText>
          </w:r>
        </w:del>
      </w:ins>
    </w:p>
    <w:p w14:paraId="3B13BE70" w14:textId="77777777" w:rsidR="004C02EF" w:rsidRPr="00E77497" w:rsidRDefault="004C02EF" w:rsidP="004C02EF">
      <w:del w:id="8949" w:author="Rev 4 Allen Wirfs-Brock" w:date="2011-10-15T08:59:00Z">
        <w:r w:rsidRPr="00E77497" w:rsidDel="00C95629">
          <w:delText xml:space="preserve">The production  </w:delText>
        </w:r>
      </w:del>
      <w:del w:id="8950" w:author="Rev 7 Allen Wirfs-Brock" w:date="2012-04-20T09:35:00Z">
        <w:r w:rsidRPr="00E77497" w:rsidDel="001A6289">
          <w:rPr>
            <w:rStyle w:val="bnf"/>
          </w:rPr>
          <w:delText>PropertyAssignment</w:delText>
        </w:r>
      </w:del>
      <w:ins w:id="8951" w:author="Rev 7 Allen Wirfs-Brock" w:date="2012-04-20T09:35:00Z">
        <w:r w:rsidR="001A6289">
          <w:rPr>
            <w:rStyle w:val="bnf"/>
          </w:rPr>
          <w:t>PropertyDefinition</w:t>
        </w:r>
      </w:ins>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del w:id="8952" w:author="Rev 4 Allen Wirfs-Brock" w:date="2011-10-15T09:00:00Z">
        <w:r w:rsidRPr="00E77497" w:rsidDel="00C95629">
          <w:delText>is evaluated as follows:</w:delText>
        </w:r>
      </w:del>
    </w:p>
    <w:p w14:paraId="7F7DA141"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propName </w:t>
      </w:r>
      <w:r w:rsidRPr="00E77497">
        <w:t xml:space="preserve">be </w:t>
      </w:r>
      <w:del w:id="8953" w:author="Allen Wirfs-Brock" w:date="2011-07-07T12:29:00Z">
        <w:r w:rsidRPr="00E77497" w:rsidDel="006D7E13">
          <w:delText xml:space="preserve">the result of evaluating </w:delText>
        </w:r>
      </w:del>
      <w:ins w:id="8954" w:author="Allen Wirfs-Brock" w:date="2011-07-07T12:29:00Z">
        <w:r w:rsidR="006D7E13" w:rsidRPr="00E77497">
          <w:t>PropName</w:t>
        </w:r>
        <w:del w:id="8955" w:author="Rev 9 Allen Wirfs-Brock" w:date="2012-07-07T16:48:00Z">
          <w:r w:rsidR="006D7E13" w:rsidRPr="00E77497" w:rsidDel="00625115">
            <w:delText>(</w:delText>
          </w:r>
        </w:del>
      </w:ins>
      <w:ins w:id="8956" w:author="Rev 9 Allen Wirfs-Brock" w:date="2012-07-07T16:48:00Z">
        <w:r w:rsidR="00625115">
          <w:t xml:space="preserve"> of </w:t>
        </w:r>
      </w:ins>
      <w:r w:rsidRPr="00E77497">
        <w:rPr>
          <w:i/>
        </w:rPr>
        <w:t>PropertyName</w:t>
      </w:r>
      <w:ins w:id="8957" w:author="Allen Wirfs-Brock" w:date="2011-07-07T12:29:00Z">
        <w:del w:id="8958" w:author="Rev 9 Allen Wirfs-Brock" w:date="2012-07-07T16:49:00Z">
          <w:r w:rsidR="006D7E13" w:rsidRPr="00E77497" w:rsidDel="00625115">
            <w:delText>)</w:delText>
          </w:r>
        </w:del>
      </w:ins>
      <w:r w:rsidRPr="00E77497">
        <w:t>.</w:t>
      </w:r>
    </w:p>
    <w:p w14:paraId="11A04143"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4BF46A8D"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7AA87A70" w14:textId="77777777" w:rsidR="00FA0122" w:rsidRDefault="00FA0122" w:rsidP="00FA0122">
      <w:pPr>
        <w:pStyle w:val="Alg4"/>
        <w:numPr>
          <w:ilvl w:val="0"/>
          <w:numId w:val="443"/>
        </w:numPr>
        <w:contextualSpacing/>
        <w:rPr>
          <w:ins w:id="8959" w:author="Rev 6 Allen Wirfs-Brock" w:date="2012-02-16T13:48:00Z"/>
        </w:rPr>
      </w:pPr>
      <w:ins w:id="8960" w:author="Rev 6 Allen Wirfs-Brock" w:date="2012-02-16T13:48:00Z">
        <w:r>
          <w:t xml:space="preserve">If </w:t>
        </w:r>
        <w:r w:rsidRPr="00E77497">
          <w:rPr>
            <w:i/>
          </w:rPr>
          <w:t xml:space="preserve">propValue </w:t>
        </w:r>
        <w:r>
          <w:t xml:space="preserve">is an abrupt completion, return </w:t>
        </w:r>
        <w:r w:rsidRPr="00E77497">
          <w:rPr>
            <w:i/>
          </w:rPr>
          <w:t>propValue</w:t>
        </w:r>
        <w:r>
          <w:t>.</w:t>
        </w:r>
      </w:ins>
    </w:p>
    <w:p w14:paraId="2C6E0503"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13C31457" w14:textId="77777777" w:rsidR="004C02EF" w:rsidRPr="00E77497" w:rsidRDefault="00FA0122" w:rsidP="009E3FF6">
      <w:pPr>
        <w:pStyle w:val="Alg4"/>
        <w:numPr>
          <w:ilvl w:val="0"/>
          <w:numId w:val="443"/>
        </w:numPr>
        <w:spacing w:after="220"/>
        <w:contextualSpacing/>
      </w:pPr>
      <w:ins w:id="8961" w:author="Rev 6 Allen Wirfs-Brock" w:date="2012-02-16T13:48:00Z">
        <w:r>
          <w:t>Return the result of calling</w:t>
        </w:r>
        <w:r w:rsidRPr="00E77497">
          <w:t xml:space="preserve"> </w:t>
        </w:r>
      </w:ins>
      <w:ins w:id="8962" w:author="Rev 5 Allen Wirfs-Brock" w:date="2012-01-10T14:52:00Z">
        <w:del w:id="8963" w:author="Rev 6 Allen Wirfs-Brock" w:date="2012-02-16T13:48:00Z">
          <w:r w:rsidR="00906D0C" w:rsidRPr="00E77497" w:rsidDel="00FA0122">
            <w:delText xml:space="preserve">Call </w:delText>
          </w:r>
        </w:del>
        <w:r w:rsidR="00906D0C" w:rsidRPr="00E77497">
          <w:t xml:space="preserve">the [[DefineOwnProperty]] internal method of </w:t>
        </w:r>
        <w:r w:rsidR="00906D0C" w:rsidRPr="00E77497">
          <w:rPr>
            <w:i/>
          </w:rPr>
          <w:t>obj</w:t>
        </w:r>
        <w:r w:rsidR="00906D0C">
          <w:rPr>
            <w:i/>
          </w:rPr>
          <w:t>ect</w:t>
        </w:r>
        <w:r w:rsidR="00906D0C" w:rsidRPr="00E77497">
          <w:t xml:space="preserve"> with arguments </w:t>
        </w:r>
        <w:r w:rsidR="00906D0C" w:rsidRPr="00E77497">
          <w:rPr>
            <w:i/>
          </w:rPr>
          <w:t>propName</w:t>
        </w:r>
        <w:r w:rsidR="00906D0C" w:rsidRPr="00E77497">
          <w:t xml:space="preserve">, </w:t>
        </w:r>
        <w:r w:rsidR="00906D0C" w:rsidRPr="00E77497">
          <w:rPr>
            <w:i/>
          </w:rPr>
          <w:t>desc</w:t>
        </w:r>
        <w:r w:rsidR="00906D0C" w:rsidRPr="00E77497">
          <w:t xml:space="preserve">, and </w:t>
        </w:r>
        <w:r w:rsidR="00906D0C" w:rsidRPr="00E77497">
          <w:rPr>
            <w:b/>
          </w:rPr>
          <w:t>false</w:t>
        </w:r>
        <w:r w:rsidR="00906D0C" w:rsidRPr="00E77497">
          <w:t>.</w:t>
        </w:r>
      </w:ins>
      <w:del w:id="8964" w:author="Rev 5 Allen Wirfs-Brock" w:date="2012-01-10T14:52: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14:paraId="3DF015B0" w14:textId="77777777" w:rsidR="005D0080" w:rsidRPr="00E77497" w:rsidDel="009508C6" w:rsidRDefault="005D0080" w:rsidP="005D0080">
      <w:pPr>
        <w:jc w:val="left"/>
        <w:rPr>
          <w:ins w:id="8965" w:author="Rev 7 Allen Wirfs-Brock" w:date="2012-04-25T16:01:00Z"/>
          <w:del w:id="8966" w:author="Rev 8 Allen Wirfs-Brock" w:date="2012-06-01T08:32:00Z"/>
        </w:rPr>
      </w:pPr>
      <w:ins w:id="8967" w:author="Rev 7 Allen Wirfs-Brock" w:date="2012-04-25T16:01:00Z">
        <w:del w:id="8968" w:author="Rev 8 Allen Wirfs-Brock" w:date="2012-06-01T08:32:00Z">
          <w:r w:rsidDel="009508C6">
            <w:rPr>
              <w:rStyle w:val="bnf"/>
            </w:rPr>
            <w:delText>PropertyDefinition</w:delText>
          </w:r>
          <w:r w:rsidRPr="00E77497" w:rsidDel="009508C6">
            <w:delText xml:space="preserve"> </w:delText>
          </w:r>
          <w:r w:rsidRPr="00E77497" w:rsidDel="009508C6">
            <w:rPr>
              <w:b/>
            </w:rPr>
            <w:delText>:</w:delText>
          </w:r>
          <w:r w:rsidRPr="00E77497" w:rsidDel="009508C6">
            <w:delText xml:space="preserve">  </w:delText>
          </w:r>
          <w:r w:rsidDel="009508C6">
            <w:rPr>
              <w:rStyle w:val="bnf"/>
            </w:rPr>
            <w:delText>MethodDefinition</w:delText>
          </w:r>
          <w:r w:rsidRPr="00E77497" w:rsidDel="009508C6">
            <w:delText xml:space="preserve"> </w:delText>
          </w:r>
        </w:del>
      </w:ins>
    </w:p>
    <w:p w14:paraId="3E7CD0BD" w14:textId="77777777" w:rsidR="005D0080" w:rsidRPr="00E77497" w:rsidDel="009508C6" w:rsidRDefault="005D0080" w:rsidP="005D0080">
      <w:pPr>
        <w:pStyle w:val="Alg4"/>
        <w:numPr>
          <w:ilvl w:val="0"/>
          <w:numId w:val="739"/>
        </w:numPr>
        <w:spacing w:after="220"/>
        <w:contextualSpacing/>
        <w:rPr>
          <w:ins w:id="8969" w:author="Rev 7 Allen Wirfs-Brock" w:date="2012-04-25T16:01:00Z"/>
          <w:del w:id="8970" w:author="Rev 8 Allen Wirfs-Brock" w:date="2012-06-01T08:32:00Z"/>
        </w:rPr>
      </w:pPr>
      <w:ins w:id="8971" w:author="Rev 7 Allen Wirfs-Brock" w:date="2012-04-25T16:01:00Z">
        <w:del w:id="8972" w:author="Rev 8 Allen Wirfs-Brock" w:date="2012-06-01T08:32:00Z">
          <w:r w:rsidDel="009508C6">
            <w:delText>Return the result of Property Definition Evaluation of</w:delText>
          </w:r>
          <w:r w:rsidRPr="00E77497" w:rsidDel="009508C6">
            <w:delText xml:space="preserve"> </w:delText>
          </w:r>
          <w:r w:rsidDel="009508C6">
            <w:rPr>
              <w:i/>
            </w:rPr>
            <w:delText xml:space="preserve">MethodDefinition </w:delText>
          </w:r>
          <w:r w:rsidDel="009508C6">
            <w:delText xml:space="preserve">with argument </w:delText>
          </w:r>
          <w:r w:rsidRPr="007870CC" w:rsidDel="009508C6">
            <w:rPr>
              <w:i/>
            </w:rPr>
            <w:delText>ob</w:delText>
          </w:r>
          <w:r w:rsidDel="009508C6">
            <w:rPr>
              <w:i/>
            </w:rPr>
            <w:delText>ject</w:delText>
          </w:r>
          <w:r w:rsidRPr="00E77497" w:rsidDel="009508C6">
            <w:delText>.</w:delText>
          </w:r>
        </w:del>
      </w:ins>
    </w:p>
    <w:p w14:paraId="5560A74B" w14:textId="77777777" w:rsidR="008D6EE3" w:rsidRPr="00E77497" w:rsidDel="00F5321D" w:rsidRDefault="008D6EE3" w:rsidP="008D6EE3">
      <w:pPr>
        <w:rPr>
          <w:ins w:id="8973" w:author="Rev 5 Allen Wirfs-Brock" w:date="2012-01-06T15:33:00Z"/>
          <w:del w:id="8974" w:author="Rev 7 Allen Wirfs-Brock" w:date="2012-04-26T11:21:00Z"/>
        </w:rPr>
      </w:pPr>
      <w:ins w:id="8975" w:author="Rev 5 Allen Wirfs-Brock" w:date="2012-01-06T15:33:00Z">
        <w:del w:id="8976" w:author="Rev 7 Allen Wirfs-Brock" w:date="2012-04-20T09:35:00Z">
          <w:r w:rsidRPr="00E77497" w:rsidDel="001A6289">
            <w:rPr>
              <w:rStyle w:val="bnf"/>
            </w:rPr>
            <w:delText>PropertyAssignment</w:delText>
          </w:r>
        </w:del>
        <w:del w:id="8977"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del>
      </w:ins>
      <w:ins w:id="8978" w:author="Rev 5 Allen Wirfs-Brock" w:date="2012-01-06T15:35:00Z">
        <w:del w:id="8979" w:author="Rev 7 Allen Wirfs-Brock" w:date="2012-04-26T11:21:00Z">
          <w:r w:rsidDel="00F5321D">
            <w:rPr>
              <w:rFonts w:ascii="Courier New" w:hAnsi="Courier New" w:cs="Courier New"/>
              <w:b/>
              <w:iCs/>
            </w:rPr>
            <w:delText xml:space="preserve"> </w:delText>
          </w:r>
          <w:r w:rsidRPr="004A5000" w:rsidDel="00F5321D">
            <w:rPr>
              <w:rFonts w:ascii="Times New Roman" w:hAnsi="Times New Roman"/>
              <w:i/>
            </w:rPr>
            <w:delText>FormalParameterList</w:delText>
          </w:r>
        </w:del>
      </w:ins>
      <w:ins w:id="8980" w:author="Rev 5 Allen Wirfs-Brock" w:date="2012-01-06T15:33:00Z">
        <w:del w:id="8981" w:author="Rev 7 Allen Wirfs-Brock" w:date="2012-04-26T11:21:00Z">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14:paraId="77FED0C5" w14:textId="77777777" w:rsidR="008D6EE3" w:rsidRPr="00E77497" w:rsidDel="00F5321D" w:rsidRDefault="008D6EE3" w:rsidP="008D6EE3">
      <w:pPr>
        <w:pStyle w:val="Alg4"/>
        <w:numPr>
          <w:ilvl w:val="0"/>
          <w:numId w:val="53"/>
        </w:numPr>
        <w:spacing w:after="220"/>
        <w:contextualSpacing/>
        <w:rPr>
          <w:ins w:id="8982" w:author="Rev 5 Allen Wirfs-Brock" w:date="2012-01-06T15:33:00Z"/>
          <w:del w:id="8983" w:author="Rev 7 Allen Wirfs-Brock" w:date="2012-04-26T11:21:00Z"/>
        </w:rPr>
      </w:pPr>
      <w:ins w:id="8984" w:author="Rev 5 Allen Wirfs-Brock" w:date="2012-01-06T15:33:00Z">
        <w:del w:id="8985"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del>
      </w:ins>
      <w:ins w:id="8986" w:author="Rev 5 Allen Wirfs-Brock" w:date="2012-01-06T15:47:00Z">
        <w:del w:id="8987" w:author="Rev 7 Allen Wirfs-Brock" w:date="2012-04-26T11:21:00Z">
          <w:r w:rsidR="0099011E" w:rsidDel="00F5321D">
            <w:delText xml:space="preserve"> of </w:delText>
          </w:r>
        </w:del>
      </w:ins>
      <w:ins w:id="8988" w:author="Rev 5 Allen Wirfs-Brock" w:date="2012-01-06T15:33:00Z">
        <w:del w:id="8989" w:author="Rev 7 Allen Wirfs-Brock" w:date="2012-04-26T11:21:00Z">
          <w:r w:rsidRPr="00E77497" w:rsidDel="00F5321D">
            <w:rPr>
              <w:i/>
            </w:rPr>
            <w:delText>PropertyName</w:delText>
          </w:r>
          <w:r w:rsidRPr="00E77497" w:rsidDel="00F5321D">
            <w:delText>.</w:delText>
          </w:r>
        </w:del>
      </w:ins>
    </w:p>
    <w:p w14:paraId="059BFE52" w14:textId="77777777" w:rsidR="008D6EE3" w:rsidRPr="00E77497" w:rsidDel="00F5321D" w:rsidRDefault="008D6EE3" w:rsidP="008D6EE3">
      <w:pPr>
        <w:pStyle w:val="Alg4"/>
        <w:numPr>
          <w:ilvl w:val="0"/>
          <w:numId w:val="53"/>
        </w:numPr>
        <w:spacing w:after="220"/>
        <w:contextualSpacing/>
        <w:rPr>
          <w:ins w:id="8990" w:author="Rev 5 Allen Wirfs-Brock" w:date="2012-01-06T15:33:00Z"/>
          <w:del w:id="8991" w:author="Rev 7 Allen Wirfs-Brock" w:date="2012-04-26T11:21:00Z"/>
        </w:rPr>
      </w:pPr>
      <w:ins w:id="8992" w:author="Rev 5 Allen Wirfs-Brock" w:date="2012-01-06T15:33:00Z">
        <w:del w:id="8993" w:author="Rev 7 Allen Wirfs-Brock" w:date="2012-04-26T11:21:00Z">
          <w:r w:rsidRPr="00E77497" w:rsidDel="00F5321D">
            <w:delText xml:space="preserve">Let </w:delText>
          </w:r>
          <w:r w:rsidRPr="00E77497" w:rsidDel="00F5321D">
            <w:rPr>
              <w:i/>
            </w:rPr>
            <w:delText xml:space="preserve">closure </w:delText>
          </w:r>
          <w:r w:rsidRPr="00E77497" w:rsidDel="00F5321D">
            <w:delText>be the result of creating a new Function object as specified in 13</w:delText>
          </w:r>
        </w:del>
      </w:ins>
      <w:ins w:id="8994" w:author="Rev 6 Allen Wirfs-Brock" w:date="2012-02-27T11:02:00Z">
        <w:del w:id="8995" w:author="Rev 7 Allen Wirfs-Brock" w:date="2012-04-26T11:21:00Z">
          <w:r w:rsidR="004A5000" w:rsidDel="00F5321D">
            <w:delText>.1</w:delText>
          </w:r>
        </w:del>
      </w:ins>
      <w:ins w:id="8996" w:author="Rev 5 Allen Wirfs-Brock" w:date="2012-01-06T15:33:00Z">
        <w:del w:id="8997" w:author="Rev 7 Allen Wirfs-Brock" w:date="2012-04-26T11:21:00Z">
          <w:r w:rsidRPr="00E77497" w:rsidDel="00F5321D">
            <w:delText>.2</w:delText>
          </w:r>
        </w:del>
      </w:ins>
      <w:ins w:id="8998" w:author="Rev 6 Allen Wirfs-Brock" w:date="2012-02-27T11:02:00Z">
        <w:del w:id="8999" w:author="Rev 7 Allen Wirfs-Brock" w:date="2012-04-26T11:21:00Z">
          <w:r w:rsidR="004A5000" w:rsidDel="00F5321D">
            <w:delText>1</w:delText>
          </w:r>
        </w:del>
      </w:ins>
      <w:ins w:id="9000" w:author="Rev 5 Allen Wirfs-Brock" w:date="2012-01-06T15:33:00Z">
        <w:del w:id="9001"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del>
      </w:ins>
      <w:ins w:id="9002" w:author="Rev 5 Allen Wirfs-Brock" w:date="2012-01-10T15:22:00Z">
        <w:del w:id="9003" w:author="Rev 7 Allen Wirfs-Brock" w:date="2012-04-26T11:21:00Z">
          <w:r w:rsidR="00ED240D" w:rsidDel="00F5321D">
            <w:delText xml:space="preserve"> Pass object as the optional </w:delText>
          </w:r>
        </w:del>
      </w:ins>
      <w:ins w:id="9004" w:author="Rev 5 Allen Wirfs-Brock" w:date="2012-01-10T15:23:00Z">
        <w:del w:id="9005" w:author="Rev 7 Allen Wirfs-Brock" w:date="2012-04-26T11:21:00Z">
          <w:r w:rsidR="00ED240D" w:rsidRPr="00ED240D" w:rsidDel="00F5321D">
            <w:rPr>
              <w:i/>
            </w:rPr>
            <w:delText>h</w:delText>
          </w:r>
        </w:del>
      </w:ins>
      <w:ins w:id="9006" w:author="Rev 5 Allen Wirfs-Brock" w:date="2012-01-10T15:22:00Z">
        <w:del w:id="9007" w:author="Rev 7 Allen Wirfs-Brock" w:date="2012-04-26T11:21:00Z">
          <w:r w:rsidR="00ED240D" w:rsidRPr="00ED240D" w:rsidDel="00F5321D">
            <w:rPr>
              <w:i/>
            </w:rPr>
            <w:delText>omeObject</w:delText>
          </w:r>
          <w:r w:rsidR="00ED240D" w:rsidDel="00F5321D">
            <w:delText xml:space="preserve"> argument and propName as the optional </w:delText>
          </w:r>
          <w:r w:rsidR="00ED240D" w:rsidRPr="00ED240D" w:rsidDel="00F5321D">
            <w:rPr>
              <w:i/>
            </w:rPr>
            <w:delText>methodName</w:delText>
          </w:r>
          <w:r w:rsidR="00ED240D" w:rsidDel="00F5321D">
            <w:delText xml:space="preserve"> argument.</w:delText>
          </w:r>
        </w:del>
      </w:ins>
    </w:p>
    <w:p w14:paraId="4C7840DE" w14:textId="77777777" w:rsidR="008D6EE3" w:rsidRPr="00E77497" w:rsidDel="00F5321D" w:rsidRDefault="008D6EE3" w:rsidP="008D6EE3">
      <w:pPr>
        <w:pStyle w:val="Alg4"/>
        <w:numPr>
          <w:ilvl w:val="0"/>
          <w:numId w:val="53"/>
        </w:numPr>
        <w:spacing w:after="220"/>
        <w:contextualSpacing/>
        <w:rPr>
          <w:ins w:id="9008" w:author="Rev 5 Allen Wirfs-Brock" w:date="2012-01-06T15:33:00Z"/>
          <w:del w:id="9009" w:author="Rev 7 Allen Wirfs-Brock" w:date="2012-04-26T11:21:00Z"/>
        </w:rPr>
      </w:pPr>
      <w:ins w:id="9010" w:author="Rev 5 Allen Wirfs-Brock" w:date="2012-01-06T15:33:00Z">
        <w:del w:id="9011"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14:paraId="3C5D5D84" w14:textId="77777777" w:rsidR="008D6EE3" w:rsidRPr="00E77497" w:rsidDel="00F5321D" w:rsidRDefault="00FA0122" w:rsidP="008D6EE3">
      <w:pPr>
        <w:pStyle w:val="Alg4"/>
        <w:numPr>
          <w:ilvl w:val="0"/>
          <w:numId w:val="53"/>
        </w:numPr>
        <w:spacing w:after="220"/>
        <w:contextualSpacing/>
        <w:rPr>
          <w:ins w:id="9012" w:author="Rev 5 Allen Wirfs-Brock" w:date="2012-01-06T15:33:00Z"/>
          <w:del w:id="9013" w:author="Rev 7 Allen Wirfs-Brock" w:date="2012-04-26T11:21:00Z"/>
        </w:rPr>
      </w:pPr>
      <w:ins w:id="9014" w:author="Rev 6 Allen Wirfs-Brock" w:date="2012-02-16T13:49:00Z">
        <w:del w:id="9015" w:author="Rev 7 Allen Wirfs-Brock" w:date="2012-04-26T11:21:00Z">
          <w:r w:rsidDel="00F5321D">
            <w:delText>Return the result of calling</w:delText>
          </w:r>
          <w:r w:rsidRPr="00E77497" w:rsidDel="00F5321D">
            <w:delText xml:space="preserve"> </w:delText>
          </w:r>
        </w:del>
      </w:ins>
      <w:ins w:id="9016" w:author="Rev 5 Allen Wirfs-Brock" w:date="2012-01-10T14:53:00Z">
        <w:del w:id="9017"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p>
    <w:p w14:paraId="64D954C3" w14:textId="77777777" w:rsidR="004A5000" w:rsidRPr="00E77497" w:rsidDel="00F5321D" w:rsidRDefault="004A5000" w:rsidP="004A5000">
      <w:pPr>
        <w:rPr>
          <w:ins w:id="9018" w:author="Rev 6 Allen Wirfs-Brock" w:date="2012-02-27T11:01:00Z"/>
          <w:del w:id="9019" w:author="Rev 7 Allen Wirfs-Brock" w:date="2012-04-26T11:21:00Z"/>
        </w:rPr>
      </w:pPr>
      <w:ins w:id="9020" w:author="Rev 6 Allen Wirfs-Brock" w:date="2012-02-27T11:01:00Z">
        <w:del w:id="9021" w:author="Rev 7 Allen Wirfs-Brock" w:date="2012-04-20T09:35:00Z">
          <w:r w:rsidRPr="00E77497" w:rsidDel="001A6289">
            <w:rPr>
              <w:rStyle w:val="bnf"/>
            </w:rPr>
            <w:delText>PropertyAssignment</w:delText>
          </w:r>
        </w:del>
        <w:del w:id="9022"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Del="00F5321D">
            <w:rPr>
              <w:rFonts w:ascii="Courier New" w:hAnsi="Courier New" w:cs="Courier New"/>
              <w:b/>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r w:rsidDel="00F5321D">
            <w:rPr>
              <w:rFonts w:ascii="Courier New" w:hAnsi="Courier New" w:cs="Courier New"/>
              <w:b/>
              <w:iCs/>
            </w:rPr>
            <w:delText xml:space="preserve"> </w:delText>
          </w:r>
          <w:r w:rsidRPr="00451D9D" w:rsidDel="00F5321D">
            <w:rPr>
              <w:rFonts w:ascii="Times New Roman" w:hAnsi="Times New Roman"/>
              <w:i/>
            </w:rPr>
            <w:delText>FormalParameterList</w:delText>
          </w:r>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14:paraId="0095A572" w14:textId="77777777" w:rsidR="004A5000" w:rsidRPr="00E77497" w:rsidDel="00F5321D" w:rsidRDefault="004A5000" w:rsidP="004A5000">
      <w:pPr>
        <w:pStyle w:val="Alg4"/>
        <w:numPr>
          <w:ilvl w:val="0"/>
          <w:numId w:val="700"/>
        </w:numPr>
        <w:spacing w:after="220"/>
        <w:contextualSpacing/>
        <w:rPr>
          <w:ins w:id="9023" w:author="Rev 6 Allen Wirfs-Brock" w:date="2012-02-27T11:01:00Z"/>
          <w:del w:id="9024" w:author="Rev 7 Allen Wirfs-Brock" w:date="2012-04-26T11:21:00Z"/>
        </w:rPr>
      </w:pPr>
      <w:ins w:id="9025" w:author="Rev 6 Allen Wirfs-Brock" w:date="2012-02-27T11:01:00Z">
        <w:del w:id="9026"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r w:rsidDel="00F5321D">
            <w:delText xml:space="preserve"> of </w:delText>
          </w:r>
          <w:r w:rsidRPr="00E77497" w:rsidDel="00F5321D">
            <w:rPr>
              <w:i/>
            </w:rPr>
            <w:delText>PropertyName</w:delText>
          </w:r>
          <w:r w:rsidRPr="00E77497" w:rsidDel="00F5321D">
            <w:delText>.</w:delText>
          </w:r>
        </w:del>
      </w:ins>
    </w:p>
    <w:p w14:paraId="07F8A969" w14:textId="77777777" w:rsidR="004A5000" w:rsidRPr="00E77497" w:rsidDel="00F5321D" w:rsidRDefault="004A5000" w:rsidP="004A5000">
      <w:pPr>
        <w:pStyle w:val="Alg4"/>
        <w:numPr>
          <w:ilvl w:val="0"/>
          <w:numId w:val="700"/>
        </w:numPr>
        <w:spacing w:after="220"/>
        <w:contextualSpacing/>
        <w:rPr>
          <w:ins w:id="9027" w:author="Rev 6 Allen Wirfs-Brock" w:date="2012-02-27T11:01:00Z"/>
          <w:del w:id="9028" w:author="Rev 7 Allen Wirfs-Brock" w:date="2012-04-26T11:21:00Z"/>
        </w:rPr>
      </w:pPr>
      <w:ins w:id="9029" w:author="Rev 6 Allen Wirfs-Brock" w:date="2012-02-27T11:01:00Z">
        <w:del w:id="9030"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w:delText>
          </w:r>
          <w:r w:rsidDel="00F5321D">
            <w:delText>Generator</w:delText>
          </w:r>
          <w:r w:rsidRPr="00E77497" w:rsidDel="00F5321D">
            <w:delText xml:space="preserve"> object as specified in </w:delText>
          </w:r>
          <w:commentRangeStart w:id="9031"/>
          <w:r w:rsidRPr="00E77497" w:rsidDel="00F5321D">
            <w:delText>13.2</w:delText>
          </w:r>
        </w:del>
      </w:ins>
      <w:ins w:id="9032" w:author="Rev 6 Allen Wirfs-Brock" w:date="2012-02-27T11:02:00Z">
        <w:del w:id="9033" w:author="Rev 7 Allen Wirfs-Brock" w:date="2012-04-26T11:21:00Z">
          <w:r w:rsidDel="00F5321D">
            <w:delText>.xxx</w:delText>
          </w:r>
        </w:del>
      </w:ins>
      <w:commentRangeEnd w:id="9031"/>
      <w:ins w:id="9034" w:author="Rev 6 Allen Wirfs-Brock" w:date="2012-02-27T11:03:00Z">
        <w:del w:id="9035" w:author="Rev 7 Allen Wirfs-Brock" w:date="2012-04-26T11:21:00Z">
          <w:r w:rsidDel="00F5321D">
            <w:rPr>
              <w:rStyle w:val="af3"/>
              <w:rFonts w:ascii="Arial" w:eastAsia="MS Mincho" w:hAnsi="Arial"/>
              <w:spacing w:val="0"/>
              <w:lang w:eastAsia="ja-JP"/>
            </w:rPr>
            <w:commentReference w:id="9031"/>
          </w:r>
        </w:del>
      </w:ins>
      <w:ins w:id="9036" w:author="Rev 6 Allen Wirfs-Brock" w:date="2012-02-27T11:02:00Z">
        <w:del w:id="9037" w:author="Rev 7 Allen Wirfs-Brock" w:date="2012-04-26T11:21:00Z">
          <w:r w:rsidDel="00F5321D">
            <w:delText xml:space="preserve"> </w:delText>
          </w:r>
        </w:del>
      </w:ins>
      <w:ins w:id="9038" w:author="Rev 6 Allen Wirfs-Brock" w:date="2012-02-27T11:01:00Z">
        <w:del w:id="9039"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r w:rsidDel="00F5321D">
            <w:delText xml:space="preserve"> Pass object as the optional </w:delText>
          </w:r>
          <w:r w:rsidRPr="00ED240D" w:rsidDel="00F5321D">
            <w:rPr>
              <w:i/>
            </w:rPr>
            <w:delText>homeObject</w:delText>
          </w:r>
          <w:r w:rsidDel="00F5321D">
            <w:delText xml:space="preserve"> argument and propName as the optional </w:delText>
          </w:r>
          <w:r w:rsidRPr="00ED240D" w:rsidDel="00F5321D">
            <w:rPr>
              <w:i/>
            </w:rPr>
            <w:delText>methodName</w:delText>
          </w:r>
          <w:r w:rsidDel="00F5321D">
            <w:delText xml:space="preserve"> argument.</w:delText>
          </w:r>
        </w:del>
      </w:ins>
    </w:p>
    <w:p w14:paraId="6987CDF3" w14:textId="77777777" w:rsidR="004A5000" w:rsidRPr="00E77497" w:rsidDel="00F5321D" w:rsidRDefault="004A5000" w:rsidP="004A5000">
      <w:pPr>
        <w:pStyle w:val="Alg4"/>
        <w:numPr>
          <w:ilvl w:val="0"/>
          <w:numId w:val="700"/>
        </w:numPr>
        <w:spacing w:after="220"/>
        <w:contextualSpacing/>
        <w:rPr>
          <w:ins w:id="9040" w:author="Rev 6 Allen Wirfs-Brock" w:date="2012-02-27T11:01:00Z"/>
          <w:del w:id="9041" w:author="Rev 7 Allen Wirfs-Brock" w:date="2012-04-26T11:21:00Z"/>
        </w:rPr>
      </w:pPr>
      <w:ins w:id="9042" w:author="Rev 6 Allen Wirfs-Brock" w:date="2012-02-27T11:01:00Z">
        <w:del w:id="9043"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14:paraId="19F4E073" w14:textId="77777777" w:rsidR="004A5000" w:rsidRPr="00E77497" w:rsidDel="00F5321D" w:rsidRDefault="004A5000" w:rsidP="004A5000">
      <w:pPr>
        <w:pStyle w:val="Alg4"/>
        <w:numPr>
          <w:ilvl w:val="0"/>
          <w:numId w:val="700"/>
        </w:numPr>
        <w:spacing w:after="220"/>
        <w:contextualSpacing/>
        <w:rPr>
          <w:ins w:id="9044" w:author="Rev 6 Allen Wirfs-Brock" w:date="2012-02-27T11:01:00Z"/>
          <w:del w:id="9045" w:author="Rev 7 Allen Wirfs-Brock" w:date="2012-04-26T11:21:00Z"/>
        </w:rPr>
      </w:pPr>
      <w:ins w:id="9046" w:author="Rev 6 Allen Wirfs-Brock" w:date="2012-02-27T11:01:00Z">
        <w:del w:id="9047" w:author="Rev 7 Allen Wirfs-Brock" w:date="2012-04-26T11:21:00Z">
          <w:r w:rsidDel="00F5321D">
            <w:delText>Return the result of calling</w:delText>
          </w:r>
          <w:r w:rsidRPr="00E77497" w:rsidDel="00F5321D">
            <w:delText xml:space="preserve"> the [[DefineOwnProperty]] internal method of </w:delText>
          </w:r>
          <w:r w:rsidRPr="00E77497" w:rsidDel="00F5321D">
            <w:rPr>
              <w:i/>
            </w:rPr>
            <w:delText>obj</w:delText>
          </w:r>
          <w:r w:rsidDel="00F5321D">
            <w:rPr>
              <w:i/>
            </w:rPr>
            <w:delText>ect</w:delText>
          </w:r>
          <w:r w:rsidRPr="00E77497" w:rsidDel="00F5321D">
            <w:delText xml:space="preserve"> with arguments </w:delText>
          </w:r>
          <w:r w:rsidRPr="00E77497" w:rsidDel="00F5321D">
            <w:rPr>
              <w:i/>
            </w:rPr>
            <w:delText>propName</w:delText>
          </w:r>
          <w:r w:rsidRPr="00E77497" w:rsidDel="00F5321D">
            <w:delText xml:space="preserve">, </w:delText>
          </w:r>
          <w:r w:rsidRPr="00E77497" w:rsidDel="00F5321D">
            <w:rPr>
              <w:i/>
            </w:rPr>
            <w:delText>desc</w:delText>
          </w:r>
          <w:r w:rsidRPr="00E77497" w:rsidDel="00F5321D">
            <w:delText xml:space="preserve">, and </w:delText>
          </w:r>
          <w:r w:rsidRPr="00E77497" w:rsidDel="00F5321D">
            <w:rPr>
              <w:b/>
            </w:rPr>
            <w:delText>false</w:delText>
          </w:r>
          <w:r w:rsidRPr="00E77497" w:rsidDel="00F5321D">
            <w:delText>.</w:delText>
          </w:r>
        </w:del>
      </w:ins>
    </w:p>
    <w:p w14:paraId="62534CA1" w14:textId="77777777" w:rsidR="004C02EF" w:rsidRPr="00E77497" w:rsidDel="00F5321D" w:rsidRDefault="004C02EF" w:rsidP="004C02EF">
      <w:pPr>
        <w:rPr>
          <w:del w:id="9048" w:author="Rev 7 Allen Wirfs-Brock" w:date="2012-04-26T11:21:00Z"/>
        </w:rPr>
      </w:pPr>
      <w:del w:id="9049" w:author="Rev 7 Allen Wirfs-Brock" w:date="2012-04-26T11:21:00Z">
        <w:r w:rsidRPr="00E77497" w:rsidDel="00F5321D">
          <w:delText xml:space="preserve">The production  </w:delText>
        </w:r>
      </w:del>
      <w:del w:id="9050" w:author="Rev 7 Allen Wirfs-Brock" w:date="2012-04-20T09:35:00Z">
        <w:r w:rsidRPr="00E77497" w:rsidDel="001A6289">
          <w:rPr>
            <w:rStyle w:val="bnf"/>
          </w:rPr>
          <w:delText>PropertyAssignment</w:delText>
        </w:r>
      </w:del>
      <w:del w:id="9051"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get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is evaluated as follows:</w:delText>
        </w:r>
      </w:del>
    </w:p>
    <w:p w14:paraId="30AFA6D0" w14:textId="77777777" w:rsidR="004C02EF" w:rsidRPr="00E77497" w:rsidDel="00F5321D" w:rsidRDefault="004C02EF">
      <w:pPr>
        <w:pStyle w:val="Alg4"/>
        <w:numPr>
          <w:ilvl w:val="0"/>
          <w:numId w:val="740"/>
        </w:numPr>
        <w:spacing w:after="220"/>
        <w:contextualSpacing/>
        <w:rPr>
          <w:del w:id="9052" w:author="Rev 7 Allen Wirfs-Brock" w:date="2012-04-26T11:21:00Z"/>
        </w:rPr>
        <w:pPrChange w:id="9053" w:author="Rev 7 Allen Wirfs-Brock" w:date="2012-04-25T16:03:00Z">
          <w:pPr>
            <w:pStyle w:val="Alg4"/>
            <w:numPr>
              <w:numId w:val="53"/>
            </w:numPr>
            <w:tabs>
              <w:tab w:val="num" w:pos="360"/>
            </w:tabs>
            <w:spacing w:after="220"/>
            <w:ind w:left="360" w:hanging="360"/>
            <w:contextualSpacing/>
          </w:pPr>
        </w:pPrChange>
      </w:pPr>
      <w:del w:id="9054" w:author="Rev 7 Allen Wirfs-Brock" w:date="2012-04-26T11:21:00Z">
        <w:r w:rsidRPr="00E77497" w:rsidDel="00F5321D">
          <w:delText xml:space="preserve">Let </w:delText>
        </w:r>
        <w:r w:rsidRPr="00E77497" w:rsidDel="00F5321D">
          <w:rPr>
            <w:i/>
          </w:rPr>
          <w:delText xml:space="preserve">propName </w:delText>
        </w:r>
        <w:r w:rsidRPr="00E77497" w:rsidDel="00F5321D">
          <w:delText xml:space="preserve">be </w:delText>
        </w:r>
      </w:del>
      <w:ins w:id="9055" w:author="Allen Wirfs-Brock" w:date="2011-07-07T12:40:00Z">
        <w:del w:id="9056" w:author="Rev 7 Allen Wirfs-Brock" w:date="2012-04-26T11:21:00Z">
          <w:r w:rsidR="00B53AD1" w:rsidRPr="00E77497" w:rsidDel="00F5321D">
            <w:delText>PropName(</w:delText>
          </w:r>
        </w:del>
      </w:ins>
      <w:del w:id="9057" w:author="Rev 7 Allen Wirfs-Brock" w:date="2012-04-26T11:21:00Z">
        <w:r w:rsidRPr="00E77497" w:rsidDel="00F5321D">
          <w:delText xml:space="preserve">the result of evaluating </w:delText>
        </w:r>
        <w:r w:rsidRPr="00E77497" w:rsidDel="00F5321D">
          <w:rPr>
            <w:i/>
          </w:rPr>
          <w:delText>PropertyName</w:delText>
        </w:r>
      </w:del>
      <w:ins w:id="9058" w:author="Allen Wirfs-Brock" w:date="2011-07-07T12:40:00Z">
        <w:del w:id="9059" w:author="Rev 7 Allen Wirfs-Brock" w:date="2012-04-26T11:21:00Z">
          <w:r w:rsidR="00B53AD1" w:rsidRPr="00E77497" w:rsidDel="00F5321D">
            <w:delText>)</w:delText>
          </w:r>
        </w:del>
      </w:ins>
      <w:del w:id="9060" w:author="Rev 7 Allen Wirfs-Brock" w:date="2012-04-26T11:21:00Z">
        <w:r w:rsidRPr="00E77497" w:rsidDel="00F5321D">
          <w:delText>.</w:delText>
        </w:r>
      </w:del>
    </w:p>
    <w:p w14:paraId="5D9F49BC" w14:textId="77777777" w:rsidR="004C02EF" w:rsidRPr="00E77497" w:rsidDel="00F5321D" w:rsidRDefault="004C02EF">
      <w:pPr>
        <w:pStyle w:val="Alg4"/>
        <w:numPr>
          <w:ilvl w:val="0"/>
          <w:numId w:val="740"/>
        </w:numPr>
        <w:spacing w:after="220"/>
        <w:contextualSpacing/>
        <w:rPr>
          <w:del w:id="9061" w:author="Rev 7 Allen Wirfs-Brock" w:date="2012-04-26T11:21:00Z"/>
        </w:rPr>
        <w:pPrChange w:id="9062" w:author="Rev 7 Allen Wirfs-Brock" w:date="2012-04-25T16:03:00Z">
          <w:pPr>
            <w:pStyle w:val="Alg4"/>
            <w:numPr>
              <w:numId w:val="53"/>
            </w:numPr>
            <w:tabs>
              <w:tab w:val="num" w:pos="360"/>
            </w:tabs>
            <w:spacing w:after="220"/>
            <w:ind w:left="360" w:hanging="360"/>
            <w:contextualSpacing/>
          </w:pPr>
        </w:pPrChange>
      </w:pPr>
      <w:del w:id="9063"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Function object as specified in 13.2 with </w:delText>
        </w:r>
      </w:del>
      <w:ins w:id="9064" w:author="Rev 4 Allen Wirfs-Brock" w:date="2011-10-18T10:58:00Z">
        <w:del w:id="9065" w:author="Rev 7 Allen Wirfs-Brock" w:date="2012-04-26T11:21:00Z">
          <w:r w:rsidR="005F6E26" w:rsidRPr="00E77497" w:rsidDel="00F5321D">
            <w:delText xml:space="preserve">using a </w:delText>
          </w:r>
          <w:r w:rsidR="005F6E26" w:rsidRPr="00E77497" w:rsidDel="00F5321D">
            <w:rPr>
              <w:rStyle w:val="bnf"/>
            </w:rPr>
            <w:delText>FormalParameterList</w:delText>
          </w:r>
          <w:r w:rsidR="005F6E26" w:rsidRPr="00E77497" w:rsidDel="00F5321D">
            <w:delText xml:space="preserve"> </w:delText>
          </w:r>
          <w:r w:rsidR="005F6E26" w:rsidRPr="00E77497" w:rsidDel="00F5321D">
            <w:rPr>
              <w:b/>
            </w:rPr>
            <w:delText>:</w:delText>
          </w:r>
          <w:r w:rsidR="005F6E26" w:rsidRPr="00E77497" w:rsidDel="00F5321D">
            <w:rPr>
              <w:sz w:val="16"/>
            </w:rPr>
            <w:delText xml:space="preserve"> [empty]</w:delText>
          </w:r>
          <w:r w:rsidR="005F6E26" w:rsidRPr="00E77497" w:rsidDel="00F5321D">
            <w:delText xml:space="preserve"> production </w:delText>
          </w:r>
        </w:del>
      </w:ins>
      <w:del w:id="9066" w:author="Rev 7 Allen Wirfs-Brock" w:date="2012-04-26T11:21:00Z">
        <w:r w:rsidRPr="00E77497" w:rsidDel="00F5321D">
          <w:delText>an empty</w:delText>
        </w:r>
      </w:del>
      <w:ins w:id="9067" w:author="Rev 4 Allen Wirfs-Brock" w:date="2011-10-18T10:58:00Z">
        <w:del w:id="9068" w:author="Rev 7 Allen Wirfs-Brock" w:date="2012-04-26T11:21:00Z">
          <w:r w:rsidR="005F6E26" w:rsidRPr="00E77497" w:rsidDel="00F5321D">
            <w:delText>as the</w:delText>
          </w:r>
        </w:del>
      </w:ins>
      <w:del w:id="9069" w:author="Rev 7 Allen Wirfs-Brock" w:date="2012-04-26T11:21:00Z">
        <w:r w:rsidRPr="00E77497" w:rsidDel="00F5321D">
          <w:delText xml:space="preserve"> </w:delText>
        </w:r>
      </w:del>
      <w:ins w:id="9070" w:author="Rev 5 Allen Wirfs-Brock" w:date="2012-01-10T15:21:00Z">
        <w:del w:id="9071" w:author="Rev 7 Allen Wirfs-Brock" w:date="2012-04-26T11:21:00Z">
          <w:r w:rsidR="00ED240D" w:rsidDel="00F5321D">
            <w:delText xml:space="preserve">formal </w:delText>
          </w:r>
        </w:del>
      </w:ins>
      <w:del w:id="9072" w:author="Rev 7 Allen Wirfs-Brock" w:date="2012-04-26T11:21:00Z">
        <w:r w:rsidRPr="00E77497" w:rsidDel="00F5321D">
          <w:delText xml:space="preserve">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9073" w:author="Rev 7 Allen Wirfs-Brock" w:date="2012-04-20T09:35:00Z">
        <w:r w:rsidRPr="00E77497" w:rsidDel="001A6289">
          <w:rPr>
            <w:rStyle w:val="bnf"/>
          </w:rPr>
          <w:delText>PropertyAssignment</w:delText>
        </w:r>
      </w:del>
      <w:del w:id="9074" w:author="Rev 7 Allen Wirfs-Brock" w:date="2012-04-26T11:21: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9075" w:author="Rev 5 Allen Wirfs-Brock" w:date="2012-01-10T15:26:00Z">
        <w:del w:id="9076" w:author="Rev 7 Allen Wirfs-Brock" w:date="2012-04-26T11:21: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 </w:delText>
          </w:r>
        </w:del>
      </w:ins>
    </w:p>
    <w:p w14:paraId="42DC98C6" w14:textId="77777777" w:rsidR="004C02EF" w:rsidRPr="00E77497" w:rsidDel="00F5321D" w:rsidRDefault="004C02EF">
      <w:pPr>
        <w:pStyle w:val="Alg4"/>
        <w:numPr>
          <w:ilvl w:val="0"/>
          <w:numId w:val="740"/>
        </w:numPr>
        <w:spacing w:after="220"/>
        <w:contextualSpacing/>
        <w:rPr>
          <w:del w:id="9077" w:author="Rev 7 Allen Wirfs-Brock" w:date="2012-04-26T11:21:00Z"/>
        </w:rPr>
        <w:pPrChange w:id="9078" w:author="Rev 7 Allen Wirfs-Brock" w:date="2012-04-25T16:03:00Z">
          <w:pPr>
            <w:pStyle w:val="Alg4"/>
            <w:numPr>
              <w:numId w:val="53"/>
            </w:numPr>
            <w:tabs>
              <w:tab w:val="num" w:pos="360"/>
            </w:tabs>
            <w:spacing w:after="220"/>
            <w:ind w:left="360" w:hanging="360"/>
            <w:contextualSpacing/>
          </w:pPr>
        </w:pPrChange>
      </w:pPr>
      <w:del w:id="9079"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14:paraId="23DDB7DA" w14:textId="77777777" w:rsidR="004C02EF" w:rsidRPr="00E77497" w:rsidDel="00F5321D" w:rsidRDefault="00FA0122">
      <w:pPr>
        <w:pStyle w:val="Alg4"/>
        <w:numPr>
          <w:ilvl w:val="0"/>
          <w:numId w:val="740"/>
        </w:numPr>
        <w:spacing w:after="220"/>
        <w:contextualSpacing/>
        <w:rPr>
          <w:del w:id="9080" w:author="Rev 7 Allen Wirfs-Brock" w:date="2012-04-26T11:21:00Z"/>
        </w:rPr>
        <w:pPrChange w:id="9081" w:author="Rev 7 Allen Wirfs-Brock" w:date="2012-04-25T16:03:00Z">
          <w:pPr>
            <w:pStyle w:val="Alg4"/>
            <w:numPr>
              <w:numId w:val="53"/>
            </w:numPr>
            <w:tabs>
              <w:tab w:val="num" w:pos="360"/>
            </w:tabs>
            <w:spacing w:after="220"/>
            <w:ind w:left="360" w:hanging="360"/>
            <w:contextualSpacing/>
          </w:pPr>
        </w:pPrChange>
      </w:pPr>
      <w:ins w:id="9082" w:author="Rev 6 Allen Wirfs-Brock" w:date="2012-02-16T13:49:00Z">
        <w:del w:id="9083" w:author="Rev 7 Allen Wirfs-Brock" w:date="2012-04-26T11:21:00Z">
          <w:r w:rsidDel="00F5321D">
            <w:delText>Return the result of calling</w:delText>
          </w:r>
          <w:r w:rsidRPr="00E77497" w:rsidDel="00F5321D">
            <w:delText xml:space="preserve"> </w:delText>
          </w:r>
        </w:del>
      </w:ins>
      <w:ins w:id="9084" w:author="Rev 5 Allen Wirfs-Brock" w:date="2012-01-10T14:53:00Z">
        <w:del w:id="9085"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9086" w:author="Rev 7 Allen Wirfs-Brock" w:date="2012-04-26T11:21: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14:paraId="0BE2EA75" w14:textId="77777777" w:rsidR="004C02EF" w:rsidRPr="006B6D0A" w:rsidDel="00F5321D" w:rsidRDefault="004C02EF" w:rsidP="004C02EF">
      <w:pPr>
        <w:rPr>
          <w:del w:id="9087" w:author="Rev 7 Allen Wirfs-Brock" w:date="2012-04-26T11:17:00Z"/>
        </w:rPr>
      </w:pPr>
      <w:del w:id="9088" w:author="Rev 7 Allen Wirfs-Brock" w:date="2012-04-26T11:17:00Z">
        <w:r w:rsidRPr="00E77497" w:rsidDel="00F5321D">
          <w:delText xml:space="preserve">The production  </w:delText>
        </w:r>
      </w:del>
      <w:del w:id="9089" w:author="Rev 7 Allen Wirfs-Brock" w:date="2012-04-20T09:35:00Z">
        <w:r w:rsidRPr="00E77497" w:rsidDel="001A6289">
          <w:rPr>
            <w:rStyle w:val="bnf"/>
          </w:rPr>
          <w:delText>PropertyAssignment</w:delText>
        </w:r>
      </w:del>
      <w:del w:id="9090" w:author="Rev 7 Allen Wirfs-Brock" w:date="2012-04-26T11:17: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set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xml:space="preserve">( </w:delText>
        </w:r>
        <w:r w:rsidRPr="00E77497" w:rsidDel="00F5321D">
          <w:rPr>
            <w:rStyle w:val="bnf"/>
          </w:rPr>
          <w:delText>PropertySetParameterList</w:delText>
        </w:r>
        <w:r w:rsidRPr="00120381" w:rsidDel="00F5321D">
          <w:rPr>
            <w:rFonts w:ascii="Courier New" w:hAnsi="Courier New" w:cs="Courier New"/>
            <w:b/>
            <w:iCs/>
          </w:rPr>
          <w:delText xml:space="preserve"> )</w:delText>
        </w:r>
        <w:r w:rsidRPr="004D1BD1" w:rsidDel="00F5321D">
          <w:rPr>
            <w:rFonts w:ascii="Courier New" w:hAnsi="Courier New" w:cs="Courier New"/>
            <w:iCs/>
          </w:rPr>
          <w:delText xml:space="preserve"> </w:delText>
        </w:r>
        <w:r w:rsidRPr="003B4312" w:rsidDel="00F5321D">
          <w:rPr>
            <w:rFonts w:ascii="Courier New" w:hAnsi="Courier New" w:cs="Courier New"/>
            <w:b/>
            <w:iCs/>
          </w:rPr>
          <w:delText>{</w:delText>
        </w:r>
        <w:r w:rsidRPr="003B4312" w:rsidDel="00F5321D">
          <w:rPr>
            <w:rFonts w:ascii="Courier New" w:hAnsi="Courier New" w:cs="Courier New"/>
            <w:iCs/>
          </w:rPr>
          <w:delText xml:space="preserve"> </w:delText>
        </w:r>
        <w:r w:rsidRPr="003B4312" w:rsidDel="00F5321D">
          <w:rPr>
            <w:rStyle w:val="bnf"/>
          </w:rPr>
          <w:delText>FunctionBody</w:delText>
        </w:r>
        <w:r w:rsidRPr="003B4312" w:rsidDel="00F5321D">
          <w:rPr>
            <w:iCs/>
          </w:rPr>
          <w:delText xml:space="preserve"> </w:delText>
        </w:r>
        <w:r w:rsidRPr="008B7F6F" w:rsidDel="00F5321D">
          <w:rPr>
            <w:rFonts w:ascii="Courier New" w:hAnsi="Courier New" w:cs="Courier New"/>
            <w:b/>
            <w:iCs/>
          </w:rPr>
          <w:delText>}</w:delText>
        </w:r>
        <w:r w:rsidRPr="008B7F6F" w:rsidDel="00F5321D">
          <w:delText xml:space="preserve"> is evaluated as follows:</w:delText>
        </w:r>
      </w:del>
    </w:p>
    <w:p w14:paraId="1B495031" w14:textId="77777777" w:rsidR="004C02EF" w:rsidRPr="00B820AB" w:rsidDel="00F5321D" w:rsidRDefault="004C02EF" w:rsidP="009E3FF6">
      <w:pPr>
        <w:pStyle w:val="Alg4"/>
        <w:numPr>
          <w:ilvl w:val="0"/>
          <w:numId w:val="54"/>
        </w:numPr>
        <w:spacing w:after="220"/>
        <w:contextualSpacing/>
        <w:rPr>
          <w:del w:id="9091" w:author="Rev 7 Allen Wirfs-Brock" w:date="2012-04-26T11:17:00Z"/>
        </w:rPr>
      </w:pPr>
      <w:del w:id="9092" w:author="Rev 7 Allen Wirfs-Brock" w:date="2012-04-26T11:17:00Z">
        <w:r w:rsidRPr="006B6D0A" w:rsidDel="00F5321D">
          <w:delText xml:space="preserve">Let </w:delText>
        </w:r>
        <w:r w:rsidRPr="006B6D0A" w:rsidDel="00F5321D">
          <w:rPr>
            <w:i/>
          </w:rPr>
          <w:delText xml:space="preserve">propName </w:delText>
        </w:r>
        <w:r w:rsidRPr="00E65A34" w:rsidDel="00F5321D">
          <w:delText xml:space="preserve">be </w:delText>
        </w:r>
      </w:del>
      <w:ins w:id="9093" w:author="Allen Wirfs-Brock" w:date="2011-07-07T12:41:00Z">
        <w:del w:id="9094" w:author="Rev 7 Allen Wirfs-Brock" w:date="2012-04-26T11:17:00Z">
          <w:r w:rsidR="00B53AD1" w:rsidRPr="009C202C" w:rsidDel="00F5321D">
            <w:delText>PropName(</w:delText>
          </w:r>
        </w:del>
      </w:ins>
      <w:del w:id="9095" w:author="Rev 7 Allen Wirfs-Brock" w:date="2012-04-26T11:17:00Z">
        <w:r w:rsidRPr="00B820AB" w:rsidDel="00F5321D">
          <w:delText xml:space="preserve">the result of evaluating </w:delText>
        </w:r>
        <w:r w:rsidRPr="00B820AB" w:rsidDel="00F5321D">
          <w:rPr>
            <w:i/>
          </w:rPr>
          <w:delText>PropertyName</w:delText>
        </w:r>
      </w:del>
      <w:ins w:id="9096" w:author="Allen Wirfs-Brock" w:date="2011-07-07T12:41:00Z">
        <w:del w:id="9097" w:author="Rev 7 Allen Wirfs-Brock" w:date="2012-04-26T11:17:00Z">
          <w:r w:rsidR="00B53AD1" w:rsidRPr="00B820AB" w:rsidDel="00F5321D">
            <w:delText>)</w:delText>
          </w:r>
        </w:del>
      </w:ins>
      <w:del w:id="9098" w:author="Rev 7 Allen Wirfs-Brock" w:date="2012-04-26T11:17:00Z">
        <w:r w:rsidRPr="00B820AB" w:rsidDel="00F5321D">
          <w:delText>.</w:delText>
        </w:r>
      </w:del>
    </w:p>
    <w:p w14:paraId="6696186D" w14:textId="77777777" w:rsidR="004C02EF" w:rsidRPr="00E77497" w:rsidDel="00F5321D" w:rsidRDefault="004C02EF" w:rsidP="009E3FF6">
      <w:pPr>
        <w:pStyle w:val="Alg4"/>
        <w:numPr>
          <w:ilvl w:val="0"/>
          <w:numId w:val="54"/>
        </w:numPr>
        <w:spacing w:after="220"/>
        <w:contextualSpacing/>
        <w:rPr>
          <w:del w:id="9099" w:author="Rev 7 Allen Wirfs-Brock" w:date="2012-04-26T11:17:00Z"/>
        </w:rPr>
      </w:pPr>
      <w:del w:id="9100" w:author="Rev 7 Allen Wirfs-Brock" w:date="2012-04-26T11:17:00Z">
        <w:r w:rsidRPr="00675B74" w:rsidDel="00F5321D">
          <w:delText xml:space="preserve">Let </w:delText>
        </w:r>
        <w:r w:rsidRPr="00E77497" w:rsidDel="00F5321D">
          <w:rPr>
            <w:i/>
          </w:rPr>
          <w:delText>closure</w:delText>
        </w:r>
        <w:r w:rsidRPr="00E77497" w:rsidDel="00F5321D">
          <w:delText xml:space="preserve"> be the result of creating a new Function object as specified in 13.2 with parameters specified by </w:delText>
        </w:r>
        <w:r w:rsidRPr="00E77497" w:rsidDel="00F5321D">
          <w:rPr>
            <w:i/>
          </w:rPr>
          <w:delText xml:space="preserve">PropertySetParameterList </w:delText>
        </w:r>
        <w:r w:rsidRPr="00E77497" w:rsidDel="00F5321D">
          <w:delText xml:space="preserve">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9101" w:author="Rev 7 Allen Wirfs-Brock" w:date="2012-04-20T09:35:00Z">
        <w:r w:rsidRPr="00E77497" w:rsidDel="001A6289">
          <w:rPr>
            <w:rStyle w:val="bnf"/>
          </w:rPr>
          <w:delText>PropertyAssignment</w:delText>
        </w:r>
      </w:del>
      <w:del w:id="9102" w:author="Rev 7 Allen Wirfs-Brock" w:date="2012-04-26T11:17: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9103" w:author="Rev 5 Allen Wirfs-Brock" w:date="2012-01-10T15:26:00Z">
        <w:del w:id="9104" w:author="Rev 7 Allen Wirfs-Brock" w:date="2012-04-26T11:17: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w:delText>
          </w:r>
        </w:del>
      </w:ins>
    </w:p>
    <w:p w14:paraId="27340962" w14:textId="77777777" w:rsidR="004C02EF" w:rsidRPr="00E77497" w:rsidDel="00F5321D" w:rsidRDefault="004C02EF" w:rsidP="009E3FF6">
      <w:pPr>
        <w:pStyle w:val="Alg4"/>
        <w:numPr>
          <w:ilvl w:val="0"/>
          <w:numId w:val="54"/>
        </w:numPr>
        <w:spacing w:after="220"/>
        <w:contextualSpacing/>
        <w:rPr>
          <w:del w:id="9105" w:author="Rev 7 Allen Wirfs-Brock" w:date="2012-04-26T11:17:00Z"/>
        </w:rPr>
      </w:pPr>
      <w:del w:id="9106" w:author="Rev 7 Allen Wirfs-Brock" w:date="2012-04-26T11:17:00Z">
        <w:r w:rsidRPr="00E77497" w:rsidDel="00F5321D">
          <w:delText xml:space="preserve">Let </w:delText>
        </w:r>
        <w:r w:rsidRPr="00E77497" w:rsidDel="00F5321D">
          <w:rPr>
            <w:i/>
          </w:rPr>
          <w:delText>desc</w:delText>
        </w:r>
        <w:r w:rsidRPr="00E77497" w:rsidDel="00F5321D">
          <w:delText xml:space="preserve"> be the Property Descriptor{[[Set]]: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14:paraId="1258AAC7" w14:textId="77777777" w:rsidR="004C02EF" w:rsidRPr="00E77497" w:rsidDel="00F5321D" w:rsidRDefault="00FA0122" w:rsidP="009E3FF6">
      <w:pPr>
        <w:pStyle w:val="Alg4"/>
        <w:numPr>
          <w:ilvl w:val="0"/>
          <w:numId w:val="54"/>
        </w:numPr>
        <w:spacing w:after="220"/>
        <w:contextualSpacing/>
        <w:rPr>
          <w:del w:id="9107" w:author="Rev 7 Allen Wirfs-Brock" w:date="2012-04-26T11:17:00Z"/>
        </w:rPr>
      </w:pPr>
      <w:ins w:id="9108" w:author="Rev 6 Allen Wirfs-Brock" w:date="2012-02-16T13:49:00Z">
        <w:del w:id="9109" w:author="Rev 7 Allen Wirfs-Brock" w:date="2012-04-26T11:17:00Z">
          <w:r w:rsidDel="00F5321D">
            <w:delText>Return the result of calling</w:delText>
          </w:r>
          <w:r w:rsidRPr="00E77497" w:rsidDel="00F5321D">
            <w:delText xml:space="preserve"> </w:delText>
          </w:r>
        </w:del>
      </w:ins>
      <w:ins w:id="9110" w:author="Rev 5 Allen Wirfs-Brock" w:date="2012-01-10T14:53:00Z">
        <w:del w:id="9111" w:author="Rev 7 Allen Wirfs-Brock" w:date="2012-04-26T11:17: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9112" w:author="Rev 7 Allen Wirfs-Brock" w:date="2012-04-26T11:17: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14:paraId="6E9C5447" w14:textId="77777777" w:rsidR="00531196" w:rsidRPr="00E77497" w:rsidDel="00F5321D" w:rsidRDefault="00531196" w:rsidP="009E3FF6">
      <w:pPr>
        <w:pStyle w:val="Alg4"/>
        <w:numPr>
          <w:ilvl w:val="0"/>
          <w:numId w:val="54"/>
        </w:numPr>
        <w:spacing w:after="220"/>
        <w:contextualSpacing/>
        <w:rPr>
          <w:del w:id="9113" w:author="Rev 7 Allen Wirfs-Brock" w:date="2012-04-26T11:17:00Z"/>
        </w:rPr>
      </w:pPr>
    </w:p>
    <w:p w14:paraId="7E5A2CA3" w14:textId="77777777" w:rsidR="00C85441" w:rsidRPr="00E77497" w:rsidRDefault="00C85441" w:rsidP="00C85441">
      <w:pPr>
        <w:pStyle w:val="30"/>
        <w:numPr>
          <w:ilvl w:val="0"/>
          <w:numId w:val="0"/>
        </w:numPr>
        <w:rPr>
          <w:ins w:id="9114" w:author="Rev 4 Allen Wirfs-Brock" w:date="2011-11-07T09:14:00Z"/>
        </w:rPr>
      </w:pPr>
      <w:bookmarkStart w:id="9115" w:name="_Toc329528753"/>
      <w:ins w:id="9116" w:author="Rev 4 Allen Wirfs-Brock" w:date="2011-11-07T09:14:00Z">
        <w:r w:rsidRPr="00E77497">
          <w:t>11.</w:t>
        </w:r>
        <w:r>
          <w:t>1</w:t>
        </w:r>
        <w:r w:rsidRPr="00E77497">
          <w:t>.</w:t>
        </w:r>
        <w:r>
          <w:t>6</w:t>
        </w:r>
        <w:r w:rsidRPr="00E77497">
          <w:tab/>
          <w:t>Function</w:t>
        </w:r>
      </w:ins>
      <w:ins w:id="9117" w:author="Rev 9 Allen Wirfs-Brock" w:date="2012-06-23T17:04:00Z">
        <w:r w:rsidR="002F6BBA">
          <w:t xml:space="preserve"> Defining</w:t>
        </w:r>
      </w:ins>
      <w:ins w:id="9118" w:author="Rev 4 Allen Wirfs-Brock" w:date="2011-11-07T09:14:00Z">
        <w:r w:rsidRPr="00E77497">
          <w:t xml:space="preserve"> Expressions</w:t>
        </w:r>
        <w:bookmarkEnd w:id="9115"/>
      </w:ins>
    </w:p>
    <w:p w14:paraId="646F6B5D" w14:textId="77777777" w:rsidR="002F6BBA" w:rsidRDefault="009508C6" w:rsidP="00B70D37">
      <w:pPr>
        <w:rPr>
          <w:ins w:id="9119" w:author="Rev 9 Allen Wirfs-Brock" w:date="2012-06-23T17:05:00Z"/>
        </w:rPr>
      </w:pPr>
      <w:ins w:id="9120" w:author="Rev 8 Allen Wirfs-Brock" w:date="2012-06-01T08:35:00Z">
        <w:r>
          <w:t>See 13.1</w:t>
        </w:r>
      </w:ins>
      <w:ins w:id="9121" w:author="Rev 9 Allen Wirfs-Brock" w:date="2012-06-23T17:04:00Z">
        <w:r w:rsidR="002F6BBA">
          <w:t xml:space="preserve"> for </w:t>
        </w:r>
      </w:ins>
      <w:ins w:id="9122" w:author="Rev 9 Allen Wirfs-Brock" w:date="2012-06-23T17:08:00Z">
        <w:r w:rsidR="002F6BBA" w:rsidRPr="00570297">
          <w:rPr>
            <w:rFonts w:ascii="Times New Roman" w:hAnsi="Times New Roman"/>
            <w:i/>
          </w:rPr>
          <w:t>PrimaryExpression</w:t>
        </w:r>
        <w:r w:rsidR="002F6BBA" w:rsidRPr="002F6BBA">
          <w:t xml:space="preserve"> </w:t>
        </w:r>
        <w:r w:rsidR="002F6BBA" w:rsidRPr="00570297">
          <w:rPr>
            <w:b/>
          </w:rPr>
          <w:t>:</w:t>
        </w:r>
        <w:r w:rsidR="002F6BBA" w:rsidRPr="002F6BBA">
          <w:t xml:space="preserve"> </w:t>
        </w:r>
      </w:ins>
      <w:ins w:id="9123" w:author="Rev 9 Allen Wirfs-Brock" w:date="2012-06-23T17:04:00Z">
        <w:r w:rsidR="002F6BBA" w:rsidRPr="002F6BBA">
          <w:rPr>
            <w:rFonts w:ascii="Times New Roman" w:hAnsi="Times New Roman"/>
            <w:i/>
          </w:rPr>
          <w:t>FunctionExpression</w:t>
        </w:r>
      </w:ins>
      <w:ins w:id="9124" w:author="Rev 9 Allen Wirfs-Brock" w:date="2012-06-23T17:05:00Z">
        <w:r w:rsidR="002F6BBA">
          <w:t>.</w:t>
        </w:r>
      </w:ins>
    </w:p>
    <w:p w14:paraId="2176BC42" w14:textId="77777777" w:rsidR="002F6BBA" w:rsidRDefault="002F6BBA" w:rsidP="002F6BBA">
      <w:pPr>
        <w:rPr>
          <w:ins w:id="9125" w:author="Rev 9 Allen Wirfs-Brock" w:date="2012-06-23T17:05:00Z"/>
        </w:rPr>
      </w:pPr>
      <w:ins w:id="9126" w:author="Rev 9 Allen Wirfs-Brock" w:date="2012-06-23T17:05:00Z">
        <w:r>
          <w:t>See 13.</w:t>
        </w:r>
      </w:ins>
      <w:ins w:id="9127" w:author="Rev 9 Allen Wirfs-Brock" w:date="2012-06-23T17:06:00Z">
        <w:r>
          <w:t>4</w:t>
        </w:r>
      </w:ins>
      <w:ins w:id="9128" w:author="Rev 9 Allen Wirfs-Brock" w:date="2012-06-23T17:05:00Z">
        <w:r>
          <w:t xml:space="preserve"> for</w:t>
        </w:r>
      </w:ins>
      <w:ins w:id="9129" w:author="Rev 9 Allen Wirfs-Brock" w:date="2012-06-23T17:09:00Z">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ins>
      <w:ins w:id="9130" w:author="Rev 9 Allen Wirfs-Brock" w:date="2012-06-23T17:05:00Z">
        <w:r>
          <w:rPr>
            <w:rFonts w:ascii="Times New Roman" w:hAnsi="Times New Roman"/>
            <w:i/>
          </w:rPr>
          <w:t>Generator</w:t>
        </w:r>
        <w:r w:rsidRPr="001E1EC2">
          <w:rPr>
            <w:rFonts w:ascii="Times New Roman" w:hAnsi="Times New Roman"/>
            <w:i/>
          </w:rPr>
          <w:t>Expression</w:t>
        </w:r>
      </w:ins>
      <w:ins w:id="9131" w:author="Rev 9 Allen Wirfs-Brock" w:date="2012-06-23T17:06:00Z">
        <w:r>
          <w:t>.</w:t>
        </w:r>
      </w:ins>
    </w:p>
    <w:p w14:paraId="6320F1E9" w14:textId="77777777" w:rsidR="009508C6" w:rsidRDefault="002F6BBA" w:rsidP="00B70D37">
      <w:pPr>
        <w:rPr>
          <w:ins w:id="9132" w:author="Rev 8 Allen Wirfs-Brock" w:date="2012-06-01T08:35:00Z"/>
        </w:rPr>
      </w:pPr>
      <w:ins w:id="9133" w:author="Rev 9 Allen Wirfs-Brock" w:date="2012-06-23T17:06:00Z">
        <w:r>
          <w:t>See 13.5 for</w:t>
        </w:r>
      </w:ins>
      <w:ins w:id="9134" w:author="Rev 9 Allen Wirfs-Brock" w:date="2012-06-23T17:09:00Z">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ins>
      <w:ins w:id="9135" w:author="Rev 9 Allen Wirfs-Brock" w:date="2012-06-23T17:06:00Z">
        <w:r>
          <w:rPr>
            <w:rFonts w:ascii="Times New Roman" w:hAnsi="Times New Roman"/>
            <w:i/>
          </w:rPr>
          <w:t>Class</w:t>
        </w:r>
        <w:r w:rsidRPr="001E1EC2">
          <w:rPr>
            <w:rFonts w:ascii="Times New Roman" w:hAnsi="Times New Roman"/>
            <w:i/>
          </w:rPr>
          <w:t>Expression</w:t>
        </w:r>
        <w:r>
          <w:t>.</w:t>
        </w:r>
      </w:ins>
    </w:p>
    <w:p w14:paraId="01ED71DB" w14:textId="77777777" w:rsidR="00C85441" w:rsidRPr="00E77497" w:rsidDel="009508C6" w:rsidRDefault="00C85441" w:rsidP="00C85441">
      <w:pPr>
        <w:keepNext/>
        <w:rPr>
          <w:ins w:id="9136" w:author="Rev 4 Allen Wirfs-Brock" w:date="2011-11-07T09:14:00Z"/>
          <w:del w:id="9137" w:author="Rev 8 Allen Wirfs-Brock" w:date="2012-06-01T08:34:00Z"/>
          <w:rFonts w:ascii="Helvetica" w:hAnsi="Helvetica"/>
          <w:b/>
        </w:rPr>
      </w:pPr>
      <w:ins w:id="9138" w:author="Rev 4 Allen Wirfs-Brock" w:date="2011-11-07T09:14:00Z">
        <w:del w:id="9139" w:author="Rev 8 Allen Wirfs-Brock" w:date="2012-06-01T08:34:00Z">
          <w:r w:rsidRPr="00E77497" w:rsidDel="009508C6">
            <w:rPr>
              <w:rFonts w:ascii="Helvetica" w:hAnsi="Helvetica"/>
              <w:b/>
            </w:rPr>
            <w:delText xml:space="preserve">Runtime Semantics: </w:delText>
          </w:r>
          <w:r w:rsidRPr="00E77497" w:rsidDel="009508C6">
            <w:rPr>
              <w:rFonts w:ascii="Helvetica" w:hAnsi="Helvetica"/>
              <w:b/>
              <w:spacing w:val="6"/>
            </w:rPr>
            <w:delText>Evaluation</w:delText>
          </w:r>
        </w:del>
      </w:ins>
    </w:p>
    <w:p w14:paraId="0D359BDA" w14:textId="77777777" w:rsidR="00C85441" w:rsidRPr="00E77497" w:rsidDel="009508C6" w:rsidRDefault="00C85441" w:rsidP="00C85441">
      <w:pPr>
        <w:rPr>
          <w:ins w:id="9140" w:author="Rev 4 Allen Wirfs-Brock" w:date="2011-11-07T09:14:00Z"/>
          <w:del w:id="9141" w:author="Rev 8 Allen Wirfs-Brock" w:date="2012-06-01T08:34:00Z"/>
        </w:rPr>
      </w:pPr>
      <w:ins w:id="9142" w:author="Rev 4 Allen Wirfs-Brock" w:date="2011-11-07T09:15:00Z">
        <w:del w:id="9143" w:author="Rev 8 Allen Wirfs-Brock" w:date="2012-06-01T08:34:00Z">
          <w:r w:rsidRPr="00E77497" w:rsidDel="009508C6">
            <w:rPr>
              <w:rStyle w:val="bnf"/>
            </w:rPr>
            <w:delText>PrimaryExpression</w:delText>
          </w:r>
          <w:r w:rsidDel="009508C6">
            <w:rPr>
              <w:rStyle w:val="bnf"/>
            </w:rPr>
            <w:delText xml:space="preserve"> </w:delText>
          </w:r>
        </w:del>
      </w:ins>
      <w:ins w:id="9144" w:author="Rev 4 Allen Wirfs-Brock" w:date="2011-11-07T09:14:00Z">
        <w:del w:id="9145" w:author="Rev 8 Allen Wirfs-Brock" w:date="2012-06-01T08:34:00Z">
          <w:r w:rsidRPr="00E77497" w:rsidDel="009508C6">
            <w:rPr>
              <w:b/>
            </w:rPr>
            <w:delText>:</w:delText>
          </w:r>
          <w:r w:rsidRPr="00E77497" w:rsidDel="009508C6">
            <w:delText xml:space="preserve"> </w:delText>
          </w:r>
          <w:r w:rsidRPr="00E77497" w:rsidDel="009508C6">
            <w:rPr>
              <w:rStyle w:val="bnf"/>
            </w:rPr>
            <w:delText>FunctionExpression</w:delText>
          </w:r>
          <w:r w:rsidRPr="00E77497" w:rsidDel="009508C6">
            <w:delText xml:space="preserve"> </w:delText>
          </w:r>
        </w:del>
      </w:ins>
    </w:p>
    <w:p w14:paraId="5CA8C400" w14:textId="77777777" w:rsidR="00C85441" w:rsidRPr="00E77497" w:rsidDel="009508C6" w:rsidRDefault="00C85441" w:rsidP="009E3FF6">
      <w:pPr>
        <w:pStyle w:val="Alg3"/>
        <w:numPr>
          <w:ilvl w:val="0"/>
          <w:numId w:val="67"/>
        </w:numPr>
        <w:spacing w:after="220"/>
        <w:contextualSpacing/>
        <w:rPr>
          <w:ins w:id="9146" w:author="Rev 4 Allen Wirfs-Brock" w:date="2011-11-07T09:14:00Z"/>
          <w:del w:id="9147" w:author="Rev 8 Allen Wirfs-Brock" w:date="2012-06-01T08:34:00Z"/>
        </w:rPr>
      </w:pPr>
      <w:ins w:id="9148" w:author="Rev 4 Allen Wirfs-Brock" w:date="2011-11-07T09:14:00Z">
        <w:del w:id="9149" w:author="Rev 8 Allen Wirfs-Brock" w:date="2012-06-01T08:34:00Z">
          <w:r w:rsidRPr="00E77497" w:rsidDel="009508C6">
            <w:delText xml:space="preserve">Return the result of evaluating </w:delText>
          </w:r>
          <w:r w:rsidRPr="00E77497" w:rsidDel="009508C6">
            <w:rPr>
              <w:i/>
            </w:rPr>
            <w:delText>FunctionExpression</w:delText>
          </w:r>
          <w:r w:rsidRPr="00E77497" w:rsidDel="009508C6">
            <w:delText>.</w:delText>
          </w:r>
        </w:del>
      </w:ins>
    </w:p>
    <w:p w14:paraId="5174219C" w14:textId="77777777" w:rsidR="006F38BE" w:rsidRPr="00E77497" w:rsidRDefault="006F38BE" w:rsidP="006F38BE">
      <w:pPr>
        <w:pStyle w:val="30"/>
        <w:numPr>
          <w:ilvl w:val="0"/>
          <w:numId w:val="0"/>
        </w:numPr>
        <w:rPr>
          <w:ins w:id="9150" w:author="Rev 6 Allen Wirfs-Brock" w:date="2012-02-27T09:33:00Z"/>
        </w:rPr>
      </w:pPr>
      <w:bookmarkStart w:id="9151" w:name="_Toc329528754"/>
      <w:ins w:id="9152" w:author="Rev 6 Allen Wirfs-Brock" w:date="2012-02-27T09:33:00Z">
        <w:r w:rsidRPr="00E77497">
          <w:t>11.1.</w:t>
        </w:r>
        <w:r>
          <w:t>7</w:t>
        </w:r>
        <w:r w:rsidRPr="00E77497">
          <w:tab/>
        </w:r>
        <w:r>
          <w:t xml:space="preserve">Generator </w:t>
        </w:r>
      </w:ins>
      <w:ins w:id="9153" w:author="Rev 6 Allen Wirfs-Brock" w:date="2012-02-27T10:13:00Z">
        <w:r w:rsidR="00DA3106">
          <w:t>Comprehensions</w:t>
        </w:r>
      </w:ins>
      <w:bookmarkEnd w:id="9151"/>
    </w:p>
    <w:p w14:paraId="6F3A449F" w14:textId="77777777" w:rsidR="006F38BE" w:rsidRPr="003B4312" w:rsidRDefault="006F38BE" w:rsidP="006F38BE">
      <w:pPr>
        <w:pStyle w:val="Syntax"/>
        <w:rPr>
          <w:ins w:id="9154" w:author="Rev 6 Allen Wirfs-Brock" w:date="2012-02-27T09:34:00Z"/>
        </w:rPr>
      </w:pPr>
      <w:ins w:id="9155" w:author="Rev 6 Allen Wirfs-Brock" w:date="2012-02-27T09:34:00Z">
        <w:r w:rsidRPr="004D1BD1">
          <w:t>Syntax</w:t>
        </w:r>
      </w:ins>
    </w:p>
    <w:p w14:paraId="296777A2" w14:textId="77777777" w:rsidR="006F38BE" w:rsidRPr="008B7F6F" w:rsidRDefault="006F38BE" w:rsidP="006F38BE">
      <w:pPr>
        <w:pStyle w:val="SyntaxRule"/>
        <w:rPr>
          <w:ins w:id="9156" w:author="Rev 6 Allen Wirfs-Brock" w:date="2012-02-27T09:34:00Z"/>
        </w:rPr>
      </w:pPr>
      <w:ins w:id="9157" w:author="Rev 6 Allen Wirfs-Brock" w:date="2012-02-27T09:35:00Z">
        <w:r>
          <w:t>Generator</w:t>
        </w:r>
      </w:ins>
      <w:ins w:id="9158" w:author="Rev 6 Allen Wirfs-Brock" w:date="2012-02-27T10:13:00Z">
        <w:r w:rsidR="00DA3106">
          <w:t>Comprehension</w:t>
        </w:r>
      </w:ins>
      <w:ins w:id="9159" w:author="Rev 6 Allen Wirfs-Brock" w:date="2012-02-27T09:34:00Z">
        <w:r w:rsidRPr="003B4312">
          <w:t xml:space="preserve"> </w:t>
        </w:r>
        <w:r w:rsidRPr="003B4312">
          <w:rPr>
            <w:rFonts w:ascii="Arial" w:hAnsi="Arial" w:cs="Arial"/>
            <w:b/>
            <w:i w:val="0"/>
          </w:rPr>
          <w:t>:</w:t>
        </w:r>
      </w:ins>
    </w:p>
    <w:p w14:paraId="01653CAD" w14:textId="77777777" w:rsidR="006F38BE" w:rsidRPr="009C202C" w:rsidRDefault="006F38BE" w:rsidP="006F38BE">
      <w:pPr>
        <w:pStyle w:val="SyntaxDefinition"/>
        <w:rPr>
          <w:ins w:id="9160" w:author="Rev 6 Allen Wirfs-Brock" w:date="2012-02-27T09:34:00Z"/>
        </w:rPr>
      </w:pPr>
      <w:ins w:id="9161" w:author="Rev 6 Allen Wirfs-Brock" w:date="2012-02-27T09:35:00Z">
        <w:r>
          <w:rPr>
            <w:rFonts w:ascii="Courier New" w:hAnsi="Courier New"/>
            <w:b/>
            <w:i w:val="0"/>
          </w:rPr>
          <w:t>(</w:t>
        </w:r>
      </w:ins>
      <w:ins w:id="9162" w:author="Rev 6 Allen Wirfs-Brock" w:date="2012-02-27T09:34:00Z">
        <w:r w:rsidRPr="00E77497">
          <w:rPr>
            <w:rFonts w:ascii="Courier New" w:hAnsi="Courier New"/>
            <w:b/>
            <w:i w:val="0"/>
          </w:rPr>
          <w:t xml:space="preserve"> </w:t>
        </w:r>
        <w:r>
          <w:t>Expression</w:t>
        </w:r>
        <w:r w:rsidRPr="00AC3AEA">
          <w:rPr>
            <w:rFonts w:ascii="Courier New" w:hAnsi="Courier New" w:cs="Courier New"/>
          </w:rPr>
          <w:t xml:space="preserve"> </w:t>
        </w:r>
        <w:r>
          <w:t>ComprehensionForList</w:t>
        </w:r>
        <w:r w:rsidRPr="00E77497">
          <w:rPr>
            <w:rFonts w:ascii="Courier New" w:hAnsi="Courier New"/>
            <w:i w:val="0"/>
          </w:rPr>
          <w:t xml:space="preserve"> </w:t>
        </w:r>
      </w:ins>
      <w:ins w:id="9163" w:author="Rev 6 Allen Wirfs-Brock" w:date="2012-02-27T09:35:00Z">
        <w:r>
          <w:rPr>
            <w:rFonts w:ascii="Courier New" w:hAnsi="Courier New"/>
            <w:b/>
            <w:i w:val="0"/>
          </w:rPr>
          <w:t>)</w:t>
        </w:r>
      </w:ins>
      <w:ins w:id="9164" w:author="Rev 6 Allen Wirfs-Brock" w:date="2012-02-27T09:34:00Z">
        <w:r w:rsidRPr="006B6D0A">
          <w:rPr>
            <w:rFonts w:ascii="Courier New" w:hAnsi="Courier New"/>
            <w:b/>
            <w:i w:val="0"/>
          </w:rPr>
          <w:br/>
        </w:r>
      </w:ins>
      <w:ins w:id="9165" w:author="Rev 6 Allen Wirfs-Brock" w:date="2012-02-27T09:39:00Z">
        <w:r>
          <w:rPr>
            <w:rFonts w:ascii="Courier New" w:hAnsi="Courier New"/>
            <w:b/>
            <w:i w:val="0"/>
          </w:rPr>
          <w:t>(</w:t>
        </w:r>
      </w:ins>
      <w:ins w:id="9166" w:author="Rev 6 Allen Wirfs-Brock" w:date="2012-02-27T09:34:00Z">
        <w:r w:rsidRPr="00E77497">
          <w:rPr>
            <w:rFonts w:ascii="Courier New" w:hAnsi="Courier New"/>
            <w:b/>
            <w:i w:val="0"/>
          </w:rPr>
          <w:t xml:space="preserve"> </w:t>
        </w:r>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 xml:space="preserve">if </w:t>
        </w:r>
        <w:del w:id="9167" w:author="Rev 8 Allen Wirfs-Brock" w:date="2012-06-15T08:45:00Z">
          <w:r w:rsidRPr="00AC3AEA" w:rsidDel="00EB4245">
            <w:rPr>
              <w:rFonts w:ascii="Courier New" w:hAnsi="Courier New" w:cs="Courier New"/>
              <w:b/>
              <w:i w:val="0"/>
            </w:rPr>
            <w:delText>(</w:delText>
          </w:r>
        </w:del>
        <w:r>
          <w:t xml:space="preserve"> Expression </w:t>
        </w:r>
        <w:del w:id="9168" w:author="Rev 8 Allen Wirfs-Brock" w:date="2012-06-15T08:45:00Z">
          <w:r w:rsidRPr="00AC3AEA" w:rsidDel="00EB4245">
            <w:rPr>
              <w:rFonts w:ascii="Courier New" w:hAnsi="Courier New" w:cs="Courier New"/>
              <w:b/>
              <w:i w:val="0"/>
            </w:rPr>
            <w:delText>)</w:delText>
          </w:r>
        </w:del>
        <w:r w:rsidRPr="00E77497">
          <w:rPr>
            <w:rFonts w:ascii="Courier New" w:hAnsi="Courier New"/>
            <w:i w:val="0"/>
          </w:rPr>
          <w:t xml:space="preserve"> </w:t>
        </w:r>
      </w:ins>
      <w:ins w:id="9169" w:author="Rev 6 Allen Wirfs-Brock" w:date="2012-02-27T09:40:00Z">
        <w:r>
          <w:rPr>
            <w:rFonts w:ascii="Courier New" w:hAnsi="Courier New"/>
            <w:b/>
            <w:i w:val="0"/>
          </w:rPr>
          <w:t>)</w:t>
        </w:r>
      </w:ins>
    </w:p>
    <w:p w14:paraId="23D55C84" w14:textId="77777777" w:rsidR="00607728" w:rsidRPr="00607728" w:rsidRDefault="00607728" w:rsidP="00607728">
      <w:pPr>
        <w:pStyle w:val="30"/>
        <w:numPr>
          <w:ilvl w:val="0"/>
          <w:numId w:val="0"/>
        </w:numPr>
        <w:rPr>
          <w:ins w:id="9170" w:author="Rev 9 Allen Wirfs-Brock" w:date="2012-06-23T17:11:00Z"/>
        </w:rPr>
      </w:pPr>
      <w:bookmarkStart w:id="9171" w:name="_Toc329528755"/>
      <w:ins w:id="9172" w:author="Rev 9 Allen Wirfs-Brock" w:date="2012-06-23T17:11:00Z">
        <w:r w:rsidRPr="00E77497">
          <w:t>11.1.</w:t>
        </w:r>
        <w:r>
          <w:t>8</w:t>
        </w:r>
        <w:r w:rsidRPr="00E77497">
          <w:tab/>
        </w:r>
        <w:r>
          <w:t>Regular</w:t>
        </w:r>
      </w:ins>
      <w:ins w:id="9173" w:author="Rev 9 Allen Wirfs-Brock" w:date="2012-06-23T17:12:00Z">
        <w:r>
          <w:t xml:space="preserve"> Expression Literal</w:t>
        </w:r>
      </w:ins>
      <w:ins w:id="9174" w:author="Rev 9 Allen Wirfs-Brock" w:date="2012-06-23T17:37:00Z">
        <w:r w:rsidR="00570297">
          <w:t>s</w:t>
        </w:r>
      </w:ins>
      <w:bookmarkEnd w:id="9171"/>
    </w:p>
    <w:p w14:paraId="4B4AF91D" w14:textId="77777777" w:rsidR="006430BD" w:rsidRDefault="006430BD" w:rsidP="006430BD">
      <w:pPr>
        <w:pStyle w:val="Syntax"/>
        <w:rPr>
          <w:ins w:id="9175" w:author="Rev 9 Allen Wirfs-Brock" w:date="2012-06-26T16:08:00Z"/>
        </w:rPr>
      </w:pPr>
      <w:ins w:id="9176" w:author="Rev 9 Allen Wirfs-Brock" w:date="2012-06-26T16:08:00Z">
        <w:r w:rsidRPr="00E77497">
          <w:t>Syntax</w:t>
        </w:r>
      </w:ins>
    </w:p>
    <w:p w14:paraId="1643A59E" w14:textId="77777777" w:rsidR="006430BD" w:rsidRPr="00116059" w:rsidRDefault="006430BD">
      <w:pPr>
        <w:rPr>
          <w:ins w:id="9177" w:author="Rev 9 Allen Wirfs-Brock" w:date="2012-06-26T16:08:00Z"/>
        </w:rPr>
        <w:pPrChange w:id="9178" w:author="Rev 9 Allen Wirfs-Brock" w:date="2012-06-26T16:08:00Z">
          <w:pPr>
            <w:pStyle w:val="Syntax"/>
          </w:pPr>
        </w:pPrChange>
      </w:pPr>
      <w:ins w:id="9179" w:author="Rev 9 Allen Wirfs-Brock" w:date="2012-06-26T16:08:00Z">
        <w:r>
          <w:rPr>
            <w:lang w:eastAsia="en-US"/>
          </w:rPr>
          <w:t xml:space="preserve">See 7.8.5. </w:t>
        </w:r>
      </w:ins>
    </w:p>
    <w:p w14:paraId="3C35528D" w14:textId="77777777" w:rsidR="00607728" w:rsidRDefault="00607728" w:rsidP="00607728">
      <w:pPr>
        <w:rPr>
          <w:ins w:id="9180" w:author="Rev 9 Allen Wirfs-Brock" w:date="2012-06-23T17:19:00Z"/>
          <w:rFonts w:ascii="Helvetica" w:hAnsi="Helvetica"/>
          <w:b/>
        </w:rPr>
      </w:pPr>
      <w:ins w:id="9181" w:author="Rev 9 Allen Wirfs-Brock" w:date="2012-06-23T17:19:00Z">
        <w:r>
          <w:rPr>
            <w:rFonts w:ascii="Helvetica" w:hAnsi="Helvetica"/>
            <w:b/>
          </w:rPr>
          <w:t>Static Semantics</w:t>
        </w:r>
      </w:ins>
    </w:p>
    <w:p w14:paraId="64ACAEE2" w14:textId="77777777" w:rsidR="00607728" w:rsidRPr="00E77497" w:rsidRDefault="00607728" w:rsidP="00607728">
      <w:pPr>
        <w:rPr>
          <w:ins w:id="9182" w:author="Rev 9 Allen Wirfs-Brock" w:date="2012-06-23T17:16:00Z"/>
          <w:rFonts w:ascii="Helvetica" w:hAnsi="Helvetica"/>
          <w:b/>
        </w:rPr>
      </w:pPr>
      <w:ins w:id="9183" w:author="Rev 9 Allen Wirfs-Brock" w:date="2012-06-23T17:16:00Z">
        <w:r w:rsidRPr="00E77497">
          <w:rPr>
            <w:rFonts w:ascii="Helvetica" w:hAnsi="Helvetica"/>
            <w:b/>
          </w:rPr>
          <w:t>Static Semantics:  Early Errors</w:t>
        </w:r>
      </w:ins>
    </w:p>
    <w:p w14:paraId="4FBDEEC4" w14:textId="77777777" w:rsidR="00607728" w:rsidRPr="004D1BD1" w:rsidRDefault="00607728" w:rsidP="00607728">
      <w:pPr>
        <w:pStyle w:val="SyntaxRule"/>
        <w:spacing w:after="240"/>
        <w:rPr>
          <w:ins w:id="9184" w:author="Rev 9 Allen Wirfs-Brock" w:date="2012-06-23T17:18:00Z"/>
        </w:rPr>
      </w:pPr>
      <w:ins w:id="9185" w:author="Rev 9 Allen Wirfs-Brock" w:date="2012-06-23T17:18:00Z">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ins>
    </w:p>
    <w:p w14:paraId="447DA6CD" w14:textId="77777777" w:rsidR="00607728" w:rsidRPr="00570297" w:rsidRDefault="00607728" w:rsidP="00570297">
      <w:pPr>
        <w:numPr>
          <w:ilvl w:val="0"/>
          <w:numId w:val="403"/>
        </w:numPr>
        <w:spacing w:after="220"/>
        <w:contextualSpacing/>
        <w:rPr>
          <w:ins w:id="9186" w:author="Rev 9 Allen Wirfs-Brock" w:date="2012-06-23T17:29:00Z"/>
        </w:rPr>
      </w:pPr>
      <w:ins w:id="9187" w:author="Rev 9 Allen Wirfs-Brock" w:date="2012-06-23T17:18:00Z">
        <w:r>
          <w:t xml:space="preserve">It is a Syntax Error if </w:t>
        </w:r>
      </w:ins>
      <w:ins w:id="9188" w:author="Rev 9 Allen Wirfs-Brock" w:date="2012-06-23T17:24:00Z">
        <w:r w:rsidR="00524290">
          <w:rPr>
            <w:rFonts w:ascii="Times New Roman" w:hAnsi="Times New Roman"/>
          </w:rPr>
          <w:t xml:space="preserve">BodyText </w:t>
        </w:r>
        <w:r w:rsidR="00524290" w:rsidRPr="00570297">
          <w:t>of</w:t>
        </w:r>
        <w:r w:rsidR="00524290">
          <w:rPr>
            <w:rFonts w:ascii="Times New Roman" w:hAnsi="Times New Roman"/>
          </w:rPr>
          <w:t xml:space="preserve"> </w:t>
        </w:r>
        <w:r w:rsidR="00524290">
          <w:rPr>
            <w:rFonts w:ascii="Times New Roman" w:hAnsi="Times New Roman"/>
            <w:i/>
          </w:rPr>
          <w:t>RegularExpressionLiteral</w:t>
        </w:r>
      </w:ins>
      <w:ins w:id="9189" w:author="Rev 9 Allen Wirfs-Brock" w:date="2012-06-23T17:18:00Z">
        <w:r>
          <w:t xml:space="preserve"> </w:t>
        </w:r>
      </w:ins>
      <w:ins w:id="9190" w:author="Rev 9 Allen Wirfs-Brock" w:date="2012-06-23T17:27:00Z">
        <w:r w:rsidR="00524290">
          <w:t xml:space="preserve">can not be recognized using the goal symbol </w:t>
        </w:r>
        <w:r w:rsidR="00524290" w:rsidRPr="00524290">
          <w:rPr>
            <w:rFonts w:ascii="Times New Roman" w:hAnsi="Times New Roman"/>
            <w:i/>
          </w:rPr>
          <w:t>Pattern</w:t>
        </w:r>
        <w:r w:rsidR="00524290">
          <w:t xml:space="preserve"> of the ECMAScript RegExp grammar </w:t>
        </w:r>
      </w:ins>
      <w:ins w:id="9191" w:author="Rev 9 Allen Wirfs-Brock" w:date="2012-06-23T17:29:00Z">
        <w:r w:rsidR="00524290">
          <w:t>specified</w:t>
        </w:r>
      </w:ins>
      <w:ins w:id="9192" w:author="Rev 9 Allen Wirfs-Brock" w:date="2012-06-23T17:27:00Z">
        <w:r w:rsidR="00570297">
          <w:t xml:space="preserve"> in 15.10</w:t>
        </w:r>
      </w:ins>
      <w:ins w:id="9193" w:author="Rev 9 Allen Wirfs-Brock" w:date="2012-06-23T17:18:00Z">
        <w:r>
          <w:rPr>
            <w:rStyle w:val="bnf"/>
            <w:rFonts w:ascii="Arial" w:hAnsi="Arial" w:cs="Arial"/>
            <w:i w:val="0"/>
          </w:rPr>
          <w:t>.</w:t>
        </w:r>
        <w:r w:rsidRPr="00E77497">
          <w:rPr>
            <w:rFonts w:ascii="Courier New" w:hAnsi="Courier New" w:cs="Courier New"/>
            <w:b/>
            <w:iCs/>
          </w:rPr>
          <w:t xml:space="preserve"> </w:t>
        </w:r>
      </w:ins>
    </w:p>
    <w:p w14:paraId="2374D8E5" w14:textId="77777777" w:rsidR="00570297" w:rsidRDefault="00570297" w:rsidP="00607728">
      <w:pPr>
        <w:numPr>
          <w:ilvl w:val="0"/>
          <w:numId w:val="403"/>
        </w:numPr>
        <w:spacing w:after="220"/>
        <w:rPr>
          <w:ins w:id="9194" w:author="Rev 9 Allen Wirfs-Brock" w:date="2012-06-23T17:18:00Z"/>
        </w:rPr>
      </w:pPr>
      <w:ins w:id="9195" w:author="Rev 9 Allen Wirfs-Brock" w:date="2012-06-23T17:29:00Z">
        <w:r>
          <w:t xml:space="preserve">It is a Syntax Error if </w:t>
        </w:r>
        <w:r w:rsidRPr="00570297">
          <w:rPr>
            <w:rFonts w:ascii="Times New Roman" w:hAnsi="Times New Roman"/>
          </w:rPr>
          <w:t>FlagText</w:t>
        </w:r>
        <w:r>
          <w:t xml:space="preserve"> </w:t>
        </w:r>
      </w:ins>
      <w:ins w:id="9196" w:author="Rev 9 Allen Wirfs-Brock" w:date="2012-06-23T17:30:00Z">
        <w:r w:rsidRPr="001E1EC2">
          <w:t>of</w:t>
        </w:r>
        <w:r>
          <w:rPr>
            <w:rFonts w:ascii="Times New Roman" w:hAnsi="Times New Roman"/>
          </w:rPr>
          <w:t xml:space="preserve"> </w:t>
        </w:r>
        <w:r>
          <w:rPr>
            <w:rFonts w:ascii="Times New Roman" w:hAnsi="Times New Roman"/>
            <w:i/>
          </w:rPr>
          <w:t>RegularExpressionLiteral</w:t>
        </w:r>
      </w:ins>
      <w:ins w:id="9197" w:author="Rev 9 Allen Wirfs-Brock" w:date="2012-06-23T17:33:00Z">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ins>
      <w:ins w:id="9198" w:author="Rev 9 Allen Wirfs-Brock" w:date="2012-06-23T17:34:00Z">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ins>
      <w:ins w:id="9199" w:author="Rev 9 Allen Wirfs-Brock" w:date="2012-06-23T17:35:00Z">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ins>
      <w:ins w:id="9200" w:author="Rev 9 Allen Wirfs-Brock" w:date="2012-06-23T17:33:00Z">
        <w:r w:rsidRPr="00C7794D">
          <w:t>, or if it contains the same character more than once.</w:t>
        </w:r>
      </w:ins>
    </w:p>
    <w:p w14:paraId="54B19B89" w14:textId="77777777" w:rsidR="00570297" w:rsidRDefault="00570297" w:rsidP="00570297">
      <w:pPr>
        <w:rPr>
          <w:ins w:id="9201" w:author="Rev 9 Allen Wirfs-Brock" w:date="2012-06-23T17:36:00Z"/>
          <w:rFonts w:ascii="Helvetica" w:hAnsi="Helvetica"/>
          <w:b/>
        </w:rPr>
      </w:pPr>
      <w:ins w:id="9202" w:author="Rev 9 Allen Wirfs-Brock" w:date="2012-06-23T17:36:00Z">
        <w:r>
          <w:rPr>
            <w:rFonts w:ascii="Helvetica" w:hAnsi="Helvetica"/>
            <w:b/>
          </w:rPr>
          <w:t>Runtime Semantics</w:t>
        </w:r>
      </w:ins>
    </w:p>
    <w:p w14:paraId="3CA8C883" w14:textId="77777777" w:rsidR="00607728" w:rsidRPr="00E77497" w:rsidRDefault="00607728" w:rsidP="00607728">
      <w:pPr>
        <w:keepNext/>
        <w:rPr>
          <w:ins w:id="9203" w:author="Rev 9 Allen Wirfs-Brock" w:date="2012-06-23T17:11:00Z"/>
          <w:rFonts w:ascii="Helvetica" w:hAnsi="Helvetica"/>
          <w:b/>
        </w:rPr>
      </w:pPr>
      <w:ins w:id="9204" w:author="Rev 9 Allen Wirfs-Brock" w:date="2012-06-23T17:11:00Z">
        <w:r w:rsidRPr="00E77497">
          <w:rPr>
            <w:rFonts w:ascii="Helvetica" w:hAnsi="Helvetica"/>
            <w:b/>
          </w:rPr>
          <w:t xml:space="preserve">Runtime Semantics: </w:t>
        </w:r>
        <w:r w:rsidRPr="00E77497">
          <w:rPr>
            <w:rFonts w:ascii="Helvetica" w:hAnsi="Helvetica"/>
            <w:b/>
            <w:spacing w:val="6"/>
          </w:rPr>
          <w:t>Evaluation</w:t>
        </w:r>
      </w:ins>
    </w:p>
    <w:p w14:paraId="32211917" w14:textId="77777777" w:rsidR="00607728" w:rsidRPr="004D1BD1" w:rsidRDefault="00607728" w:rsidP="00607728">
      <w:pPr>
        <w:pStyle w:val="SyntaxRule"/>
        <w:spacing w:after="240"/>
        <w:rPr>
          <w:ins w:id="9205" w:author="Rev 9 Allen Wirfs-Brock" w:date="2012-06-23T17:14:00Z"/>
        </w:rPr>
      </w:pPr>
      <w:ins w:id="9206" w:author="Rev 9 Allen Wirfs-Brock" w:date="2012-06-23T17:14:00Z">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ins>
    </w:p>
    <w:p w14:paraId="3ACC567B" w14:textId="77777777" w:rsidR="00607728" w:rsidRPr="00E77497" w:rsidRDefault="00607728" w:rsidP="00607728">
      <w:pPr>
        <w:numPr>
          <w:ilvl w:val="0"/>
          <w:numId w:val="890"/>
        </w:numPr>
        <w:rPr>
          <w:ins w:id="9207" w:author="Rev 9 Allen Wirfs-Brock" w:date="2012-06-23T17:14:00Z"/>
        </w:rPr>
      </w:pPr>
      <w:commentRangeStart w:id="9208"/>
      <w:ins w:id="9209" w:author="Rev 9 Allen Wirfs-Brock" w:date="2012-06-23T17:14:00Z">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w:t>
        </w:r>
        <w:commentRangeEnd w:id="9208"/>
        <w:r>
          <w:rPr>
            <w:rStyle w:val="af3"/>
          </w:rPr>
          <w:commentReference w:id="9208"/>
        </w:r>
      </w:ins>
    </w:p>
    <w:p w14:paraId="4C1E7F54" w14:textId="77777777" w:rsidR="00570297" w:rsidRPr="00E77497" w:rsidRDefault="00570297" w:rsidP="00570297">
      <w:pPr>
        <w:pStyle w:val="30"/>
        <w:numPr>
          <w:ilvl w:val="0"/>
          <w:numId w:val="0"/>
        </w:numPr>
        <w:rPr>
          <w:ins w:id="9210" w:author="Rev 9 Allen Wirfs-Brock" w:date="2012-06-23T17:37:00Z"/>
        </w:rPr>
      </w:pPr>
      <w:bookmarkStart w:id="9211" w:name="_Toc329528756"/>
      <w:ins w:id="9212" w:author="Rev 9 Allen Wirfs-Brock" w:date="2012-06-23T17:37:00Z">
        <w:r w:rsidRPr="00E77497">
          <w:t>11.1.</w:t>
        </w:r>
        <w:r>
          <w:t>9</w:t>
        </w:r>
        <w:r w:rsidRPr="00E77497">
          <w:tab/>
        </w:r>
      </w:ins>
      <w:ins w:id="9213" w:author="Rev 9 Allen Wirfs-Brock" w:date="2012-06-23T17:38:00Z">
        <w:r>
          <w:t>Quasi</w:t>
        </w:r>
      </w:ins>
      <w:ins w:id="9214" w:author="Rev 9 Allen Wirfs-Brock" w:date="2012-06-26T17:03:00Z">
        <w:r w:rsidR="00D6188C">
          <w:t xml:space="preserve"> Literals</w:t>
        </w:r>
      </w:ins>
      <w:bookmarkEnd w:id="9211"/>
      <w:ins w:id="9215" w:author="Rev 9 Allen Wirfs-Brock" w:date="2012-06-23T17:38:00Z">
        <w:r>
          <w:t xml:space="preserve"> </w:t>
        </w:r>
      </w:ins>
    </w:p>
    <w:p w14:paraId="4907A0C4" w14:textId="77777777" w:rsidR="00656F14" w:rsidRDefault="00656F14" w:rsidP="00656F14">
      <w:pPr>
        <w:pStyle w:val="Syntax"/>
        <w:rPr>
          <w:ins w:id="9216" w:author="Rev 9 Allen Wirfs-Brock" w:date="2012-06-26T16:40:00Z"/>
        </w:rPr>
      </w:pPr>
      <w:ins w:id="9217" w:author="Rev 9 Allen Wirfs-Brock" w:date="2012-06-26T16:40:00Z">
        <w:r w:rsidRPr="00E77497">
          <w:t>Syntax</w:t>
        </w:r>
      </w:ins>
    </w:p>
    <w:p w14:paraId="44AF6495" w14:textId="77777777" w:rsidR="00656F14" w:rsidRPr="00B820AB" w:rsidRDefault="00656F14" w:rsidP="00656F14">
      <w:pPr>
        <w:pStyle w:val="SyntaxRule"/>
        <w:rPr>
          <w:ins w:id="9218" w:author="Rev 9 Allen Wirfs-Brock" w:date="2012-06-26T16:41:00Z"/>
        </w:rPr>
      </w:pPr>
      <w:ins w:id="9219" w:author="Rev 9 Allen Wirfs-Brock" w:date="2012-06-26T16:41:00Z">
        <w:r>
          <w:t>Quasi</w:t>
        </w:r>
      </w:ins>
      <w:ins w:id="9220" w:author="Rev 9 Allen Wirfs-Brock" w:date="2012-06-26T17:03:00Z">
        <w:r w:rsidR="00D6188C">
          <w:t>Literal</w:t>
        </w:r>
      </w:ins>
      <w:ins w:id="9221" w:author="Rev 9 Allen Wirfs-Brock" w:date="2012-06-26T16:41:00Z">
        <w:r w:rsidRPr="009C202C">
          <w:t xml:space="preserve"> </w:t>
        </w:r>
        <w:r w:rsidRPr="00B820AB">
          <w:rPr>
            <w:rFonts w:ascii="Arial" w:hAnsi="Arial" w:cs="Arial"/>
            <w:b/>
            <w:i w:val="0"/>
          </w:rPr>
          <w:t>:</w:t>
        </w:r>
      </w:ins>
    </w:p>
    <w:p w14:paraId="17B278C1" w14:textId="77777777" w:rsidR="00656F14" w:rsidRPr="00E77497" w:rsidRDefault="00656F14" w:rsidP="00656F14">
      <w:pPr>
        <w:pStyle w:val="SyntaxDefinition"/>
        <w:rPr>
          <w:ins w:id="9222" w:author="Rev 9 Allen Wirfs-Brock" w:date="2012-06-26T16:41:00Z"/>
        </w:rPr>
      </w:pPr>
      <w:ins w:id="9223" w:author="Rev 9 Allen Wirfs-Brock" w:date="2012-06-26T16:41:00Z">
        <w:r>
          <w:t>FullQuasi</w:t>
        </w:r>
        <w:r w:rsidRPr="00E77497">
          <w:rPr>
            <w:b/>
          </w:rPr>
          <w:t xml:space="preserve"> </w:t>
        </w:r>
        <w:r w:rsidRPr="00E77497">
          <w:br/>
        </w:r>
      </w:ins>
      <w:ins w:id="9224" w:author="Rev 9 Allen Wirfs-Brock" w:date="2012-06-26T16:42:00Z">
        <w:r w:rsidRPr="00B43B49">
          <w:t>Quasi</w:t>
        </w:r>
        <w:r>
          <w:t>Head</w:t>
        </w:r>
      </w:ins>
      <w:ins w:id="9225" w:author="Rev 9 Allen Wirfs-Brock" w:date="2012-06-26T16:41:00Z">
        <w:r w:rsidRPr="00E77497">
          <w:rPr>
            <w:rFonts w:ascii="Courier New" w:hAnsi="Courier New"/>
            <w:b/>
            <w:i w:val="0"/>
          </w:rPr>
          <w:t xml:space="preserve"> </w:t>
        </w:r>
      </w:ins>
      <w:ins w:id="9226" w:author="Rev 9 Allen Wirfs-Brock" w:date="2012-06-26T16:55:00Z">
        <w:r w:rsidR="001D13E3" w:rsidRPr="001D13E3">
          <w:rPr>
            <w:rStyle w:val="bnf"/>
            <w:i/>
          </w:rPr>
          <w:t>Expression</w:t>
        </w:r>
        <w:r w:rsidR="001D13E3" w:rsidRPr="00E77497">
          <w:t xml:space="preserve"> </w:t>
        </w:r>
      </w:ins>
      <w:ins w:id="9227" w:author="Rev 9 Allen Wirfs-Brock" w:date="2012-06-26T16:43:00Z">
        <w:r>
          <w:t>Qua</w:t>
        </w:r>
      </w:ins>
      <w:ins w:id="9228" w:author="Rev 9 Allen Wirfs-Brock" w:date="2012-06-26T16:44:00Z">
        <w:r>
          <w:t>s</w:t>
        </w:r>
      </w:ins>
      <w:ins w:id="9229" w:author="Rev 9 Allen Wirfs-Brock" w:date="2012-06-26T16:43:00Z">
        <w:r>
          <w:t>iMiddle</w:t>
        </w:r>
      </w:ins>
      <w:ins w:id="9230" w:author="Rev 9 Allen Wirfs-Brock" w:date="2012-06-26T16:41:00Z">
        <w:r>
          <w:t>List</w:t>
        </w:r>
      </w:ins>
      <w:ins w:id="9231" w:author="Rev 9 Allen Wirfs-Brock" w:date="2012-06-26T16:44:00Z">
        <w:r w:rsidRPr="00E77497">
          <w:rPr>
            <w:rFonts w:ascii="Arial" w:hAnsi="Arial"/>
            <w:i w:val="0"/>
            <w:vertAlign w:val="subscript"/>
          </w:rPr>
          <w:t>opt</w:t>
        </w:r>
      </w:ins>
      <w:ins w:id="9232" w:author="Rev 9 Allen Wirfs-Brock" w:date="2012-06-26T16:43:00Z">
        <w:r w:rsidRPr="00656F14">
          <w:t xml:space="preserve"> </w:t>
        </w:r>
      </w:ins>
      <w:ins w:id="9233" w:author="Rev 9 Allen Wirfs-Brock" w:date="2012-06-26T16:49:00Z">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w:t>
        </w:r>
      </w:ins>
      <w:ins w:id="9234" w:author="Rev 9 Allen Wirfs-Brock" w:date="2012-06-26T16:55:00Z">
        <w:r w:rsidR="001D13E3">
          <w:rPr>
            <w:sz w:val="16"/>
          </w:rPr>
          <w:t>n</w:t>
        </w:r>
      </w:ins>
      <w:ins w:id="9235" w:author="Rev 9 Allen Wirfs-Brock" w:date="2012-06-26T16:49:00Z">
        <w:r w:rsidR="001D13E3">
          <w:rPr>
            <w:sz w:val="16"/>
          </w:rPr>
          <w:t>putElementQuasiTail</w:t>
        </w:r>
        <w:r w:rsidR="001D13E3" w:rsidRPr="00E77497">
          <w:rPr>
            <w:rFonts w:ascii="Arial" w:hAnsi="Arial" w:cs="Arial"/>
            <w:i w:val="0"/>
            <w:sz w:val="16"/>
          </w:rPr>
          <w:t>]</w:t>
        </w:r>
        <w:r w:rsidR="001D13E3">
          <w:rPr>
            <w:rFonts w:ascii="Arial" w:hAnsi="Arial" w:cs="Arial"/>
            <w:i w:val="0"/>
            <w:sz w:val="16"/>
          </w:rPr>
          <w:t xml:space="preserve"> </w:t>
        </w:r>
      </w:ins>
      <w:ins w:id="9236" w:author="Rev 9 Allen Wirfs-Brock" w:date="2012-06-26T16:43:00Z">
        <w:r>
          <w:t>QuasiTail</w:t>
        </w:r>
      </w:ins>
    </w:p>
    <w:p w14:paraId="34CF48AC" w14:textId="77777777" w:rsidR="00656F14" w:rsidRPr="00E77497" w:rsidRDefault="00656F14" w:rsidP="00656F14">
      <w:pPr>
        <w:pStyle w:val="SyntaxRule"/>
        <w:rPr>
          <w:ins w:id="9237" w:author="Rev 9 Allen Wirfs-Brock" w:date="2012-06-26T16:41:00Z"/>
        </w:rPr>
      </w:pPr>
      <w:ins w:id="9238" w:author="Rev 9 Allen Wirfs-Brock" w:date="2012-06-26T16:47:00Z">
        <w:r>
          <w:t>QuasiMiddleList</w:t>
        </w:r>
      </w:ins>
      <w:ins w:id="9239" w:author="Rev 9 Allen Wirfs-Brock" w:date="2012-06-26T16:41:00Z">
        <w:r w:rsidRPr="00E77497">
          <w:rPr>
            <w:rFonts w:ascii="Arial" w:hAnsi="Arial" w:cs="Arial"/>
            <w:b/>
            <w:i w:val="0"/>
          </w:rPr>
          <w:t>:</w:t>
        </w:r>
      </w:ins>
    </w:p>
    <w:p w14:paraId="0F23D00B" w14:textId="77777777" w:rsidR="00656F14" w:rsidRPr="00E77497" w:rsidRDefault="00656F14" w:rsidP="00656F14">
      <w:pPr>
        <w:pStyle w:val="SyntaxDefinition"/>
        <w:rPr>
          <w:ins w:id="9240" w:author="Rev 9 Allen Wirfs-Brock" w:date="2012-06-26T16:41:00Z"/>
        </w:rPr>
      </w:pPr>
      <w:ins w:id="9241" w:author="Rev 9 Allen Wirfs-Brock" w:date="2012-06-26T16:48:00Z">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w:t>
        </w:r>
      </w:ins>
      <w:ins w:id="9242" w:author="Rev 9 Allen Wirfs-Brock" w:date="2012-06-26T16:56:00Z">
        <w:r w:rsidR="001D13E3">
          <w:rPr>
            <w:sz w:val="16"/>
          </w:rPr>
          <w:t>n</w:t>
        </w:r>
      </w:ins>
      <w:ins w:id="9243" w:author="Rev 9 Allen Wirfs-Brock" w:date="2012-06-26T16:48:00Z">
        <w:r>
          <w:rPr>
            <w:sz w:val="16"/>
          </w:rPr>
          <w:t>putElement</w:t>
        </w:r>
      </w:ins>
      <w:ins w:id="9244" w:author="Rev 9 Allen Wirfs-Brock" w:date="2012-06-26T16:49:00Z">
        <w:r w:rsidR="001D13E3">
          <w:rPr>
            <w:sz w:val="16"/>
          </w:rPr>
          <w:t>QuasiTail</w:t>
        </w:r>
      </w:ins>
      <w:ins w:id="9245" w:author="Rev 9 Allen Wirfs-Brock" w:date="2012-06-26T16:48:00Z">
        <w:r w:rsidRPr="00E77497">
          <w:rPr>
            <w:rFonts w:ascii="Arial" w:hAnsi="Arial" w:cs="Arial"/>
            <w:i w:val="0"/>
            <w:sz w:val="16"/>
          </w:rPr>
          <w:t>]</w:t>
        </w:r>
        <w:r>
          <w:rPr>
            <w:rFonts w:ascii="Arial" w:hAnsi="Arial" w:cs="Arial"/>
            <w:i w:val="0"/>
            <w:sz w:val="16"/>
          </w:rPr>
          <w:t xml:space="preserve"> </w:t>
        </w:r>
      </w:ins>
      <w:ins w:id="9246" w:author="Rev 9 Allen Wirfs-Brock" w:date="2012-06-26T16:50:00Z">
        <w:r w:rsidR="001D13E3">
          <w:t>QuasiMiddle</w:t>
        </w:r>
      </w:ins>
      <w:ins w:id="9247" w:author="Rev 9 Allen Wirfs-Brock" w:date="2012-06-26T16:57:00Z">
        <w:r w:rsidR="001D13E3">
          <w:t xml:space="preserve"> </w:t>
        </w:r>
        <w:r w:rsidR="001D13E3" w:rsidRPr="001D13E3">
          <w:rPr>
            <w:rStyle w:val="bnf"/>
            <w:i/>
          </w:rPr>
          <w:t>Expression</w:t>
        </w:r>
      </w:ins>
      <w:ins w:id="9248" w:author="Rev 9 Allen Wirfs-Brock" w:date="2012-06-26T16:41:00Z">
        <w:r w:rsidRPr="00E77497">
          <w:br/>
        </w:r>
      </w:ins>
      <w:ins w:id="9249" w:author="Rev 9 Allen Wirfs-Brock" w:date="2012-06-26T16:51:00Z">
        <w:r w:rsidR="001D13E3">
          <w:t>QuasiMiddleList</w:t>
        </w:r>
      </w:ins>
      <w:ins w:id="9250" w:author="Rev 9 Allen Wirfs-Brock" w:date="2012-06-26T16:41:00Z">
        <w:r w:rsidRPr="00E77497">
          <w:rPr>
            <w:rFonts w:ascii="Courier New" w:hAnsi="Courier New"/>
            <w:i w:val="0"/>
          </w:rPr>
          <w:t xml:space="preserve"> </w:t>
        </w:r>
      </w:ins>
      <w:ins w:id="9251" w:author="Rev 9 Allen Wirfs-Brock" w:date="2012-06-26T16:52:00Z">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w:t>
        </w:r>
      </w:ins>
      <w:ins w:id="9252" w:author="Rev 9 Allen Wirfs-Brock" w:date="2012-06-26T16:56:00Z">
        <w:r w:rsidR="001D13E3">
          <w:rPr>
            <w:sz w:val="16"/>
          </w:rPr>
          <w:t>n</w:t>
        </w:r>
      </w:ins>
      <w:ins w:id="9253" w:author="Rev 9 Allen Wirfs-Brock" w:date="2012-06-26T16:52:00Z">
        <w:r w:rsidR="001D13E3">
          <w:rPr>
            <w:sz w:val="16"/>
          </w:rPr>
          <w:t>putElementQuasiTail</w:t>
        </w:r>
        <w:r w:rsidR="001D13E3" w:rsidRPr="00E77497">
          <w:rPr>
            <w:rFonts w:ascii="Arial" w:hAnsi="Arial" w:cs="Arial"/>
            <w:i w:val="0"/>
            <w:sz w:val="16"/>
          </w:rPr>
          <w:t>]</w:t>
        </w:r>
        <w:r w:rsidR="001D13E3">
          <w:rPr>
            <w:rFonts w:ascii="Arial" w:hAnsi="Arial" w:cs="Arial"/>
            <w:i w:val="0"/>
            <w:sz w:val="16"/>
          </w:rPr>
          <w:t xml:space="preserve"> </w:t>
        </w:r>
      </w:ins>
      <w:ins w:id="9254" w:author="Rev 9 Allen Wirfs-Brock" w:date="2012-06-26T16:51:00Z">
        <w:r w:rsidR="001D13E3">
          <w:t>QuasiMiddle</w:t>
        </w:r>
      </w:ins>
      <w:ins w:id="9255" w:author="Rev 9 Allen Wirfs-Brock" w:date="2012-06-26T16:58:00Z">
        <w:r w:rsidR="001D13E3">
          <w:t xml:space="preserve">  </w:t>
        </w:r>
        <w:r w:rsidR="001D13E3" w:rsidRPr="001D13E3">
          <w:rPr>
            <w:rStyle w:val="bnf"/>
            <w:i/>
          </w:rPr>
          <w:t>Expression</w:t>
        </w:r>
      </w:ins>
    </w:p>
    <w:p w14:paraId="6BF0FC80" w14:textId="77777777" w:rsidR="00495E27" w:rsidRPr="00BF5AD1" w:rsidRDefault="00495E27" w:rsidP="00495E27">
      <w:pPr>
        <w:rPr>
          <w:ins w:id="9256" w:author="Rev 9 Allen Wirfs-Brock" w:date="2012-07-05T09:20:00Z"/>
          <w:b/>
        </w:rPr>
      </w:pPr>
      <w:ins w:id="9257" w:author="Rev 9 Allen Wirfs-Brock" w:date="2012-07-05T09:20:00Z">
        <w:r w:rsidRPr="00BF5AD1">
          <w:rPr>
            <w:b/>
          </w:rPr>
          <w:t>Static Semantics</w:t>
        </w:r>
      </w:ins>
    </w:p>
    <w:p w14:paraId="1713B7C8" w14:textId="77777777" w:rsidR="00495E27" w:rsidRPr="00E77497" w:rsidRDefault="00495E27" w:rsidP="00495E27">
      <w:pPr>
        <w:rPr>
          <w:ins w:id="9258" w:author="Rev 9 Allen Wirfs-Brock" w:date="2012-07-05T09:20:00Z"/>
          <w:rFonts w:ascii="Helvetica" w:hAnsi="Helvetica"/>
          <w:b/>
        </w:rPr>
      </w:pPr>
      <w:ins w:id="9259" w:author="Rev 9 Allen Wirfs-Brock" w:date="2012-07-05T09:20:00Z">
        <w:r w:rsidRPr="00E77497">
          <w:rPr>
            <w:rFonts w:ascii="Helvetica" w:hAnsi="Helvetica"/>
            <w:b/>
          </w:rPr>
          <w:t xml:space="preserve">Static Semantics:  </w:t>
        </w:r>
      </w:ins>
      <w:ins w:id="9260" w:author="Rev 9 Allen Wirfs-Brock" w:date="2012-07-05T09:21:00Z">
        <w:r>
          <w:rPr>
            <w:rFonts w:ascii="Helvetica" w:hAnsi="Helvetica"/>
            <w:b/>
            <w:lang w:eastAsia="en-US"/>
          </w:rPr>
          <w:t>QuasiStrings</w:t>
        </w:r>
      </w:ins>
    </w:p>
    <w:p w14:paraId="6A7E421B" w14:textId="77777777" w:rsidR="00495E27" w:rsidRPr="004418C4" w:rsidRDefault="00495E27" w:rsidP="00495E27">
      <w:pPr>
        <w:ind w:left="360"/>
        <w:rPr>
          <w:ins w:id="9261" w:author="Rev 9 Allen Wirfs-Brock" w:date="2012-07-05T09:22:00Z"/>
        </w:rPr>
      </w:pPr>
      <w:ins w:id="9262" w:author="Rev 9 Allen Wirfs-Brock" w:date="2012-07-05T09:22:00Z">
        <w:r>
          <w:t>W</w:t>
        </w:r>
        <w:r w:rsidRPr="004418C4">
          <w:t xml:space="preserve">ith </w:t>
        </w:r>
        <w:r>
          <w:t>parameter</w:t>
        </w:r>
        <w:r w:rsidRPr="004418C4">
          <w:t xml:space="preserve"> </w:t>
        </w:r>
        <w:r>
          <w:rPr>
            <w:rFonts w:ascii="Times New Roman" w:hAnsi="Times New Roman"/>
            <w:i/>
          </w:rPr>
          <w:t>raw</w:t>
        </w:r>
        <w:r>
          <w:t>.</w:t>
        </w:r>
      </w:ins>
    </w:p>
    <w:p w14:paraId="08BAE678" w14:textId="77777777" w:rsidR="00495E27" w:rsidRPr="00E77497" w:rsidRDefault="00495E27" w:rsidP="00495E27">
      <w:pPr>
        <w:rPr>
          <w:ins w:id="9263" w:author="Rev 9 Allen Wirfs-Brock" w:date="2012-07-05T09:23:00Z"/>
        </w:rPr>
      </w:pPr>
      <w:ins w:id="9264" w:author="Rev 9 Allen Wirfs-Brock" w:date="2012-07-05T09:23:00Z">
        <w:r>
          <w:rPr>
            <w:rStyle w:val="bnf"/>
          </w:rPr>
          <w:t>QuasiLiteral</w:t>
        </w:r>
        <w:r w:rsidRPr="00E77497">
          <w:t xml:space="preserve"> </w:t>
        </w:r>
        <w:r w:rsidRPr="00E77497">
          <w:rPr>
            <w:b/>
          </w:rPr>
          <w:t>:</w:t>
        </w:r>
        <w:r w:rsidRPr="00E77497">
          <w:rPr>
            <w:i/>
          </w:rPr>
          <w:t xml:space="preserve"> </w:t>
        </w:r>
        <w:r>
          <w:rPr>
            <w:rStyle w:val="bnf"/>
          </w:rPr>
          <w:t>FullQuasi</w:t>
        </w:r>
        <w:r w:rsidRPr="00E77497">
          <w:t xml:space="preserve"> </w:t>
        </w:r>
      </w:ins>
    </w:p>
    <w:p w14:paraId="05284936" w14:textId="77777777" w:rsidR="00495E27" w:rsidRPr="00495E27" w:rsidRDefault="00495E27" w:rsidP="00495E27">
      <w:pPr>
        <w:pStyle w:val="Alg4"/>
        <w:numPr>
          <w:ilvl w:val="0"/>
          <w:numId w:val="899"/>
        </w:numPr>
        <w:spacing w:after="220"/>
        <w:contextualSpacing/>
        <w:rPr>
          <w:ins w:id="9265" w:author="Rev 9 Allen Wirfs-Brock" w:date="2012-07-05T09:23:00Z"/>
        </w:rPr>
      </w:pPr>
      <w:ins w:id="9266" w:author="Rev 9 Allen Wirfs-Brock" w:date="2012-07-05T09:23:00Z">
        <w:r>
          <w:t xml:space="preserve">If </w:t>
        </w:r>
        <w:r w:rsidRPr="00BE7BFD">
          <w:rPr>
            <w:i/>
          </w:rPr>
          <w:t>raw</w:t>
        </w:r>
        <w:r>
          <w:t xml:space="preserve"> is false, then</w:t>
        </w:r>
      </w:ins>
    </w:p>
    <w:p w14:paraId="758D5842" w14:textId="77777777" w:rsidR="00495E27" w:rsidRDefault="00495E27" w:rsidP="00495E27">
      <w:pPr>
        <w:pStyle w:val="Alg4"/>
        <w:numPr>
          <w:ilvl w:val="1"/>
          <w:numId w:val="899"/>
        </w:numPr>
        <w:spacing w:after="220"/>
        <w:contextualSpacing/>
        <w:rPr>
          <w:ins w:id="9267" w:author="Rev 9 Allen Wirfs-Brock" w:date="2012-07-05T09:24:00Z"/>
        </w:rPr>
      </w:pPr>
      <w:ins w:id="9268" w:author="Rev 9 Allen Wirfs-Brock" w:date="2012-07-05T09:24:00Z">
        <w:r>
          <w:t xml:space="preserve">Let </w:t>
        </w:r>
        <w:r w:rsidRPr="00495E27">
          <w:rPr>
            <w:i/>
          </w:rPr>
          <w:t>string</w:t>
        </w:r>
        <w:r>
          <w:t xml:space="preserve"> be the QV of </w:t>
        </w:r>
        <w:r>
          <w:rPr>
            <w:i/>
          </w:rPr>
          <w:t>FullQuasi</w:t>
        </w:r>
      </w:ins>
      <w:ins w:id="9269" w:author="Rev 9 Allen Wirfs-Brock" w:date="2012-07-05T09:25:00Z">
        <w:r w:rsidRPr="00E77497">
          <w:t>.</w:t>
        </w:r>
      </w:ins>
    </w:p>
    <w:p w14:paraId="4A7FCC4B" w14:textId="77777777" w:rsidR="00495E27" w:rsidRDefault="00495E27" w:rsidP="00495E27">
      <w:pPr>
        <w:pStyle w:val="Alg4"/>
        <w:numPr>
          <w:ilvl w:val="0"/>
          <w:numId w:val="899"/>
        </w:numPr>
        <w:spacing w:after="220"/>
        <w:contextualSpacing/>
        <w:rPr>
          <w:ins w:id="9270" w:author="Rev 9 Allen Wirfs-Brock" w:date="2012-07-05T09:25:00Z"/>
        </w:rPr>
      </w:pPr>
      <w:ins w:id="9271" w:author="Rev 9 Allen Wirfs-Brock" w:date="2012-07-05T09:25:00Z">
        <w:r>
          <w:t xml:space="preserve">Else, Let </w:t>
        </w:r>
        <w:r w:rsidRPr="00495E27">
          <w:rPr>
            <w:i/>
          </w:rPr>
          <w:t>string</w:t>
        </w:r>
        <w:r>
          <w:t xml:space="preserve"> be the QRV of </w:t>
        </w:r>
        <w:r>
          <w:rPr>
            <w:i/>
          </w:rPr>
          <w:t>FullQuasi</w:t>
        </w:r>
        <w:r w:rsidRPr="00E77497">
          <w:t>.</w:t>
        </w:r>
      </w:ins>
    </w:p>
    <w:p w14:paraId="23CD3DE0" w14:textId="77777777" w:rsidR="00495E27" w:rsidRPr="00E77497" w:rsidRDefault="00495E27" w:rsidP="00495E27">
      <w:pPr>
        <w:pStyle w:val="Alg4"/>
        <w:numPr>
          <w:ilvl w:val="0"/>
          <w:numId w:val="899"/>
        </w:numPr>
        <w:spacing w:after="220"/>
        <w:contextualSpacing/>
        <w:rPr>
          <w:ins w:id="9272" w:author="Rev 9 Allen Wirfs-Brock" w:date="2012-07-05T09:23:00Z"/>
        </w:rPr>
      </w:pPr>
      <w:ins w:id="9273" w:author="Rev 9 Allen Wirfs-Brock" w:date="2012-07-05T09:23:00Z">
        <w:r w:rsidRPr="00E77497">
          <w:t xml:space="preserve">Return </w:t>
        </w:r>
      </w:ins>
      <w:ins w:id="9274" w:author="Rev 9 Allen Wirfs-Brock" w:date="2012-07-05T09:26:00Z">
        <w:r>
          <w:t xml:space="preserve">a List containing the single element, </w:t>
        </w:r>
        <w:r w:rsidRPr="00495E27">
          <w:rPr>
            <w:i/>
          </w:rPr>
          <w:t>string</w:t>
        </w:r>
      </w:ins>
      <w:ins w:id="9275" w:author="Rev 9 Allen Wirfs-Brock" w:date="2012-07-05T09:23:00Z">
        <w:r w:rsidRPr="00E77497">
          <w:t>.</w:t>
        </w:r>
      </w:ins>
    </w:p>
    <w:p w14:paraId="13CB920B" w14:textId="77777777" w:rsidR="00495E27" w:rsidRPr="00BA286E" w:rsidRDefault="00495E27" w:rsidP="00495E27">
      <w:pPr>
        <w:rPr>
          <w:ins w:id="9276" w:author="Rev 9 Allen Wirfs-Brock" w:date="2012-07-05T09:23:00Z"/>
          <w:rFonts w:ascii="Times New Roman" w:hAnsi="Times New Roman"/>
        </w:rPr>
      </w:pPr>
      <w:ins w:id="9277" w:author="Rev 9 Allen Wirfs-Brock" w:date="2012-07-05T09:23:00Z">
        <w:r>
          <w:rPr>
            <w:rStyle w:val="bnf"/>
          </w:rPr>
          <w:t>QuasiLiteral</w:t>
        </w:r>
        <w:r w:rsidRPr="00E77497">
          <w:t xml:space="preserve"> </w:t>
        </w:r>
        <w:r w:rsidRPr="00E77497">
          <w:rPr>
            <w:b/>
          </w:rPr>
          <w:t>:</w:t>
        </w:r>
        <w:r w:rsidRPr="00E77497">
          <w:rPr>
            <w:i/>
          </w:rPr>
          <w:t xml:space="preserve"> </w:t>
        </w:r>
        <w:r w:rsidRPr="00BA286E">
          <w:rPr>
            <w:rFonts w:ascii="Times New Roman" w:hAnsi="Times New Roman"/>
            <w:i/>
          </w:rPr>
          <w:t>QuasiHead</w:t>
        </w:r>
        <w:r>
          <w:rPr>
            <w:rFonts w:ascii="Times New Roman" w:hAnsi="Times New Roman"/>
            <w:i/>
          </w:rPr>
          <w:t xml:space="preserve"> Expression</w:t>
        </w:r>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r>
          <w:rPr>
            <w:rFonts w:cs="Arial"/>
            <w:sz w:val="16"/>
          </w:rPr>
          <w:t xml:space="preserve"> </w:t>
        </w:r>
        <w:r w:rsidRPr="00D639BE">
          <w:rPr>
            <w:rFonts w:ascii="Times New Roman" w:hAnsi="Times New Roman"/>
            <w:i/>
          </w:rPr>
          <w:t>Quasi</w:t>
        </w:r>
        <w:r>
          <w:rPr>
            <w:rFonts w:ascii="Times New Roman" w:hAnsi="Times New Roman"/>
            <w:i/>
          </w:rPr>
          <w:t>Tail</w:t>
        </w:r>
      </w:ins>
    </w:p>
    <w:p w14:paraId="03AE7768" w14:textId="77777777" w:rsidR="00BA54D9" w:rsidRPr="00495E27" w:rsidRDefault="00BA54D9" w:rsidP="00BA54D9">
      <w:pPr>
        <w:pStyle w:val="Alg4"/>
        <w:numPr>
          <w:ilvl w:val="0"/>
          <w:numId w:val="900"/>
        </w:numPr>
        <w:spacing w:after="220"/>
        <w:contextualSpacing/>
        <w:rPr>
          <w:ins w:id="9278" w:author="Rev 9 Allen Wirfs-Brock" w:date="2012-07-05T09:52:00Z"/>
        </w:rPr>
      </w:pPr>
      <w:ins w:id="9279" w:author="Rev 9 Allen Wirfs-Brock" w:date="2012-07-05T09:52:00Z">
        <w:r>
          <w:t xml:space="preserve">If </w:t>
        </w:r>
        <w:r w:rsidRPr="00BE7BFD">
          <w:rPr>
            <w:i/>
          </w:rPr>
          <w:t>raw</w:t>
        </w:r>
        <w:r>
          <w:t xml:space="preserve"> is false, then</w:t>
        </w:r>
      </w:ins>
    </w:p>
    <w:p w14:paraId="5727883A" w14:textId="77777777" w:rsidR="00BA54D9" w:rsidRDefault="00BA54D9" w:rsidP="00BA54D9">
      <w:pPr>
        <w:pStyle w:val="Alg4"/>
        <w:numPr>
          <w:ilvl w:val="1"/>
          <w:numId w:val="900"/>
        </w:numPr>
        <w:spacing w:after="220"/>
        <w:contextualSpacing/>
        <w:rPr>
          <w:ins w:id="9280" w:author="Rev 9 Allen Wirfs-Brock" w:date="2012-07-05T09:52:00Z"/>
        </w:rPr>
      </w:pPr>
      <w:ins w:id="9281" w:author="Rev 9 Allen Wirfs-Brock" w:date="2012-07-05T09:52:00Z">
        <w:r>
          <w:t xml:space="preserve">Let </w:t>
        </w:r>
        <w:r>
          <w:rPr>
            <w:i/>
          </w:rPr>
          <w:t>head</w:t>
        </w:r>
        <w:r>
          <w:t xml:space="preserve"> be the QV of </w:t>
        </w:r>
        <w:r>
          <w:rPr>
            <w:i/>
          </w:rPr>
          <w:t>QuasiHead</w:t>
        </w:r>
        <w:r w:rsidRPr="00E77497">
          <w:t>.</w:t>
        </w:r>
      </w:ins>
    </w:p>
    <w:p w14:paraId="22A202CC" w14:textId="77777777" w:rsidR="00BA54D9" w:rsidRDefault="00BA54D9" w:rsidP="00BE7BFD">
      <w:pPr>
        <w:pStyle w:val="Alg4"/>
        <w:numPr>
          <w:ilvl w:val="1"/>
          <w:numId w:val="900"/>
        </w:numPr>
        <w:spacing w:after="220"/>
        <w:contextualSpacing/>
        <w:rPr>
          <w:ins w:id="9282" w:author="Rev 9 Allen Wirfs-Brock" w:date="2012-07-05T09:54:00Z"/>
        </w:rPr>
      </w:pPr>
      <w:ins w:id="9283" w:author="Rev 9 Allen Wirfs-Brock" w:date="2012-07-05T09:54:00Z">
        <w:r>
          <w:t xml:space="preserve">Let </w:t>
        </w:r>
        <w:r>
          <w:rPr>
            <w:i/>
          </w:rPr>
          <w:t>tail</w:t>
        </w:r>
        <w:r>
          <w:t xml:space="preserve"> be the QV of </w:t>
        </w:r>
        <w:r>
          <w:rPr>
            <w:i/>
          </w:rPr>
          <w:t>QuasiTail</w:t>
        </w:r>
        <w:r w:rsidRPr="00E77497">
          <w:t>.</w:t>
        </w:r>
      </w:ins>
    </w:p>
    <w:p w14:paraId="3C520AE6" w14:textId="77777777" w:rsidR="00BA54D9" w:rsidRDefault="00BA54D9" w:rsidP="00BA54D9">
      <w:pPr>
        <w:pStyle w:val="Alg4"/>
        <w:numPr>
          <w:ilvl w:val="0"/>
          <w:numId w:val="900"/>
        </w:numPr>
        <w:spacing w:after="220"/>
        <w:contextualSpacing/>
        <w:rPr>
          <w:ins w:id="9284" w:author="Rev 9 Allen Wirfs-Brock" w:date="2012-07-05T09:55:00Z"/>
        </w:rPr>
      </w:pPr>
      <w:ins w:id="9285" w:author="Rev 9 Allen Wirfs-Brock" w:date="2012-07-05T09:52:00Z">
        <w:r>
          <w:t>Else,</w:t>
        </w:r>
      </w:ins>
    </w:p>
    <w:p w14:paraId="3278FBA3" w14:textId="77777777" w:rsidR="00BA54D9" w:rsidRDefault="00BA54D9" w:rsidP="00BE7BFD">
      <w:pPr>
        <w:pStyle w:val="Alg4"/>
        <w:numPr>
          <w:ilvl w:val="1"/>
          <w:numId w:val="900"/>
        </w:numPr>
        <w:spacing w:after="220"/>
        <w:contextualSpacing/>
        <w:rPr>
          <w:ins w:id="9286" w:author="Rev 9 Allen Wirfs-Brock" w:date="2012-07-05T09:52:00Z"/>
        </w:rPr>
      </w:pPr>
      <w:ins w:id="9287" w:author="Rev 9 Allen Wirfs-Brock" w:date="2012-07-05T09:52:00Z">
        <w:r>
          <w:t xml:space="preserve">Let </w:t>
        </w:r>
        <w:r>
          <w:rPr>
            <w:i/>
          </w:rPr>
          <w:t>head</w:t>
        </w:r>
        <w:r>
          <w:t xml:space="preserve"> be the QRV of </w:t>
        </w:r>
        <w:r>
          <w:rPr>
            <w:i/>
          </w:rPr>
          <w:t>QuasiHead</w:t>
        </w:r>
        <w:r w:rsidRPr="00E77497">
          <w:t>.</w:t>
        </w:r>
      </w:ins>
    </w:p>
    <w:p w14:paraId="665A6D23" w14:textId="77777777" w:rsidR="00BA54D9" w:rsidRDefault="00BA54D9" w:rsidP="00BA54D9">
      <w:pPr>
        <w:pStyle w:val="Alg4"/>
        <w:numPr>
          <w:ilvl w:val="1"/>
          <w:numId w:val="900"/>
        </w:numPr>
        <w:spacing w:after="220"/>
        <w:contextualSpacing/>
        <w:rPr>
          <w:ins w:id="9288" w:author="Rev 9 Allen Wirfs-Brock" w:date="2012-07-05T09:55:00Z"/>
        </w:rPr>
      </w:pPr>
      <w:ins w:id="9289" w:author="Rev 9 Allen Wirfs-Brock" w:date="2012-07-05T09:55:00Z">
        <w:r>
          <w:t xml:space="preserve">Let </w:t>
        </w:r>
        <w:r>
          <w:rPr>
            <w:i/>
          </w:rPr>
          <w:t>tail</w:t>
        </w:r>
        <w:r>
          <w:t xml:space="preserve"> be the QRV of </w:t>
        </w:r>
        <w:r>
          <w:rPr>
            <w:i/>
          </w:rPr>
          <w:t>QuasiTail</w:t>
        </w:r>
        <w:r w:rsidRPr="00E77497">
          <w:t>.</w:t>
        </w:r>
      </w:ins>
    </w:p>
    <w:p w14:paraId="3619B826" w14:textId="77777777" w:rsidR="00495E27" w:rsidRPr="00E77497" w:rsidRDefault="00BA54D9" w:rsidP="00495E27">
      <w:pPr>
        <w:pStyle w:val="Alg4"/>
        <w:numPr>
          <w:ilvl w:val="0"/>
          <w:numId w:val="900"/>
        </w:numPr>
        <w:spacing w:after="220"/>
        <w:contextualSpacing/>
        <w:rPr>
          <w:ins w:id="9290" w:author="Rev 9 Allen Wirfs-Brock" w:date="2012-07-05T09:23:00Z"/>
        </w:rPr>
      </w:pPr>
      <w:ins w:id="9291" w:author="Rev 9 Allen Wirfs-Brock" w:date="2012-07-05T09:55:00Z">
        <w:r w:rsidRPr="00E77497">
          <w:t xml:space="preserve">Return </w:t>
        </w:r>
        <w:r>
          <w:t xml:space="preserve">a List containing </w:t>
        </w:r>
      </w:ins>
      <w:ins w:id="9292" w:author="Rev 9 Allen Wirfs-Brock" w:date="2012-07-05T09:56:00Z">
        <w:r>
          <w:rPr>
            <w:i/>
          </w:rPr>
          <w:t>head</w:t>
        </w:r>
        <w:r>
          <w:t xml:space="preserve"> followed by</w:t>
        </w:r>
      </w:ins>
      <w:ins w:id="9293" w:author="Rev 9 Allen Wirfs-Brock" w:date="2012-07-05T09:55:00Z">
        <w:r>
          <w:t xml:space="preserve"> </w:t>
        </w:r>
      </w:ins>
      <w:ins w:id="9294" w:author="Rev 9 Allen Wirfs-Brock" w:date="2012-07-05T09:56:00Z">
        <w:r>
          <w:rPr>
            <w:i/>
          </w:rPr>
          <w:t>tail</w:t>
        </w:r>
      </w:ins>
      <w:ins w:id="9295" w:author="Rev 9 Allen Wirfs-Brock" w:date="2012-07-05T09:55:00Z">
        <w:r w:rsidRPr="00E77497">
          <w:t>.</w:t>
        </w:r>
      </w:ins>
    </w:p>
    <w:p w14:paraId="13BA5AE1" w14:textId="77777777" w:rsidR="00495E27" w:rsidRPr="00BA286E" w:rsidRDefault="00495E27" w:rsidP="00495E27">
      <w:pPr>
        <w:rPr>
          <w:ins w:id="9296" w:author="Rev 9 Allen Wirfs-Brock" w:date="2012-07-05T09:23:00Z"/>
          <w:rFonts w:ascii="Times New Roman" w:hAnsi="Times New Roman"/>
        </w:rPr>
      </w:pPr>
      <w:ins w:id="9297" w:author="Rev 9 Allen Wirfs-Brock" w:date="2012-07-05T09:23:00Z">
        <w:r>
          <w:rPr>
            <w:rStyle w:val="bnf"/>
          </w:rPr>
          <w:t>QuasiLiteral</w:t>
        </w:r>
        <w:r w:rsidRPr="00E77497">
          <w:t xml:space="preserve"> </w:t>
        </w:r>
        <w:r w:rsidRPr="00E77497">
          <w:rPr>
            <w:b/>
          </w:rPr>
          <w:t>:</w:t>
        </w:r>
        <w:r w:rsidRPr="00E77497">
          <w:rPr>
            <w:i/>
          </w:rPr>
          <w:t xml:space="preserve"> </w:t>
        </w:r>
        <w:r w:rsidRPr="00BA286E">
          <w:rPr>
            <w:rFonts w:ascii="Times New Roman" w:hAnsi="Times New Roman"/>
            <w:i/>
          </w:rPr>
          <w:t>QuasiHead</w:t>
        </w:r>
        <w:r>
          <w:rPr>
            <w:rFonts w:ascii="Times New Roman" w:hAnsi="Times New Roman"/>
            <w:i/>
          </w:rPr>
          <w:t xml:space="preserve"> Expression QuasiMiddleList </w:t>
        </w:r>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r>
          <w:rPr>
            <w:rFonts w:cs="Arial"/>
            <w:sz w:val="16"/>
          </w:rPr>
          <w:t xml:space="preserve"> </w:t>
        </w:r>
        <w:r w:rsidRPr="00D639BE">
          <w:rPr>
            <w:rFonts w:ascii="Times New Roman" w:hAnsi="Times New Roman"/>
            <w:i/>
          </w:rPr>
          <w:t>Quasi</w:t>
        </w:r>
        <w:r>
          <w:rPr>
            <w:rFonts w:ascii="Times New Roman" w:hAnsi="Times New Roman"/>
            <w:i/>
          </w:rPr>
          <w:t>Tail</w:t>
        </w:r>
      </w:ins>
    </w:p>
    <w:p w14:paraId="6F3D31BE" w14:textId="77777777" w:rsidR="00BA54D9" w:rsidRPr="00495E27" w:rsidRDefault="00BA54D9" w:rsidP="00BA54D9">
      <w:pPr>
        <w:pStyle w:val="Alg4"/>
        <w:numPr>
          <w:ilvl w:val="0"/>
          <w:numId w:val="895"/>
        </w:numPr>
        <w:spacing w:after="220"/>
        <w:contextualSpacing/>
        <w:rPr>
          <w:ins w:id="9298" w:author="Rev 9 Allen Wirfs-Brock" w:date="2012-07-05T09:57:00Z"/>
        </w:rPr>
      </w:pPr>
      <w:ins w:id="9299" w:author="Rev 9 Allen Wirfs-Brock" w:date="2012-07-05T09:57:00Z">
        <w:r>
          <w:t xml:space="preserve">If </w:t>
        </w:r>
        <w:r w:rsidRPr="00BE7BFD">
          <w:rPr>
            <w:i/>
          </w:rPr>
          <w:t>raw</w:t>
        </w:r>
        <w:r>
          <w:t xml:space="preserve"> is false, then</w:t>
        </w:r>
      </w:ins>
    </w:p>
    <w:p w14:paraId="19AA3538" w14:textId="77777777" w:rsidR="00BA54D9" w:rsidRDefault="00BA54D9" w:rsidP="00BA54D9">
      <w:pPr>
        <w:pStyle w:val="Alg4"/>
        <w:numPr>
          <w:ilvl w:val="1"/>
          <w:numId w:val="895"/>
        </w:numPr>
        <w:spacing w:after="220"/>
        <w:contextualSpacing/>
        <w:rPr>
          <w:ins w:id="9300" w:author="Rev 9 Allen Wirfs-Brock" w:date="2012-07-05T09:57:00Z"/>
        </w:rPr>
      </w:pPr>
      <w:ins w:id="9301" w:author="Rev 9 Allen Wirfs-Brock" w:date="2012-07-05T09:57:00Z">
        <w:r>
          <w:t xml:space="preserve">Let </w:t>
        </w:r>
        <w:r>
          <w:rPr>
            <w:i/>
          </w:rPr>
          <w:t>head</w:t>
        </w:r>
        <w:r>
          <w:t xml:space="preserve"> be the QV of </w:t>
        </w:r>
        <w:r>
          <w:rPr>
            <w:i/>
          </w:rPr>
          <w:t>QuasiHead</w:t>
        </w:r>
        <w:r w:rsidRPr="00E77497">
          <w:t>.</w:t>
        </w:r>
      </w:ins>
    </w:p>
    <w:p w14:paraId="31C86E1A" w14:textId="77777777" w:rsidR="00BA54D9" w:rsidRDefault="00BA54D9" w:rsidP="00BA54D9">
      <w:pPr>
        <w:pStyle w:val="Alg4"/>
        <w:numPr>
          <w:ilvl w:val="1"/>
          <w:numId w:val="895"/>
        </w:numPr>
        <w:spacing w:after="220"/>
        <w:contextualSpacing/>
        <w:rPr>
          <w:ins w:id="9302" w:author="Rev 9 Allen Wirfs-Brock" w:date="2012-07-05T09:57:00Z"/>
        </w:rPr>
      </w:pPr>
      <w:ins w:id="9303" w:author="Rev 9 Allen Wirfs-Brock" w:date="2012-07-05T09:57:00Z">
        <w:r>
          <w:t xml:space="preserve">Let </w:t>
        </w:r>
        <w:r>
          <w:rPr>
            <w:i/>
          </w:rPr>
          <w:t>tail</w:t>
        </w:r>
        <w:r>
          <w:t xml:space="preserve"> be the QV of </w:t>
        </w:r>
        <w:r>
          <w:rPr>
            <w:i/>
          </w:rPr>
          <w:t>QuasiTail</w:t>
        </w:r>
        <w:r w:rsidRPr="00E77497">
          <w:t>.</w:t>
        </w:r>
      </w:ins>
    </w:p>
    <w:p w14:paraId="71349D3B" w14:textId="77777777" w:rsidR="00BA54D9" w:rsidRDefault="00BA54D9" w:rsidP="00BA54D9">
      <w:pPr>
        <w:pStyle w:val="Alg4"/>
        <w:numPr>
          <w:ilvl w:val="0"/>
          <w:numId w:val="895"/>
        </w:numPr>
        <w:spacing w:after="220"/>
        <w:contextualSpacing/>
        <w:rPr>
          <w:ins w:id="9304" w:author="Rev 9 Allen Wirfs-Brock" w:date="2012-07-05T09:57:00Z"/>
        </w:rPr>
      </w:pPr>
      <w:ins w:id="9305" w:author="Rev 9 Allen Wirfs-Brock" w:date="2012-07-05T09:57:00Z">
        <w:r>
          <w:t>Else,</w:t>
        </w:r>
      </w:ins>
    </w:p>
    <w:p w14:paraId="0A80CCB5" w14:textId="77777777" w:rsidR="00BA54D9" w:rsidRDefault="00BA54D9" w:rsidP="00BA54D9">
      <w:pPr>
        <w:pStyle w:val="Alg4"/>
        <w:numPr>
          <w:ilvl w:val="1"/>
          <w:numId w:val="895"/>
        </w:numPr>
        <w:spacing w:after="220"/>
        <w:contextualSpacing/>
        <w:rPr>
          <w:ins w:id="9306" w:author="Rev 9 Allen Wirfs-Brock" w:date="2012-07-05T09:57:00Z"/>
        </w:rPr>
      </w:pPr>
      <w:ins w:id="9307" w:author="Rev 9 Allen Wirfs-Brock" w:date="2012-07-05T09:57:00Z">
        <w:r>
          <w:t xml:space="preserve">Let </w:t>
        </w:r>
        <w:r>
          <w:rPr>
            <w:i/>
          </w:rPr>
          <w:t>head</w:t>
        </w:r>
        <w:r>
          <w:t xml:space="preserve"> be the QRV of </w:t>
        </w:r>
        <w:r>
          <w:rPr>
            <w:i/>
          </w:rPr>
          <w:t>QuasiHead</w:t>
        </w:r>
        <w:r w:rsidRPr="00E77497">
          <w:t>.</w:t>
        </w:r>
      </w:ins>
    </w:p>
    <w:p w14:paraId="0A3A015E" w14:textId="77777777" w:rsidR="00BA54D9" w:rsidRDefault="00BA54D9" w:rsidP="00BA54D9">
      <w:pPr>
        <w:pStyle w:val="Alg4"/>
        <w:numPr>
          <w:ilvl w:val="1"/>
          <w:numId w:val="895"/>
        </w:numPr>
        <w:spacing w:after="220"/>
        <w:contextualSpacing/>
        <w:rPr>
          <w:ins w:id="9308" w:author="Rev 9 Allen Wirfs-Brock" w:date="2012-07-05T09:57:00Z"/>
        </w:rPr>
      </w:pPr>
      <w:ins w:id="9309" w:author="Rev 9 Allen Wirfs-Brock" w:date="2012-07-05T09:57:00Z">
        <w:r>
          <w:t xml:space="preserve">Let </w:t>
        </w:r>
        <w:r>
          <w:rPr>
            <w:i/>
          </w:rPr>
          <w:t>tail</w:t>
        </w:r>
        <w:r>
          <w:t xml:space="preserve"> be the QRV of </w:t>
        </w:r>
        <w:r>
          <w:rPr>
            <w:i/>
          </w:rPr>
          <w:t>QuasiTail</w:t>
        </w:r>
        <w:r w:rsidRPr="00E77497">
          <w:t>.</w:t>
        </w:r>
      </w:ins>
    </w:p>
    <w:p w14:paraId="6E531CCE" w14:textId="77777777" w:rsidR="00495E27" w:rsidRDefault="00495E27" w:rsidP="00BA54D9">
      <w:pPr>
        <w:pStyle w:val="Alg4"/>
        <w:numPr>
          <w:ilvl w:val="0"/>
          <w:numId w:val="895"/>
        </w:numPr>
        <w:spacing w:after="220"/>
        <w:contextualSpacing/>
        <w:rPr>
          <w:ins w:id="9310" w:author="Rev 9 Allen Wirfs-Brock" w:date="2012-07-05T09:23:00Z"/>
        </w:rPr>
      </w:pPr>
      <w:ins w:id="9311" w:author="Rev 9 Allen Wirfs-Brock" w:date="2012-07-05T09:23:00Z">
        <w:r>
          <w:t xml:space="preserve">Let </w:t>
        </w:r>
      </w:ins>
      <w:ins w:id="9312" w:author="Rev 9 Allen Wirfs-Brock" w:date="2012-07-05T09:58:00Z">
        <w:r w:rsidR="00BA54D9">
          <w:rPr>
            <w:i/>
          </w:rPr>
          <w:t>middle</w:t>
        </w:r>
      </w:ins>
      <w:ins w:id="9313" w:author="Rev 9 Allen Wirfs-Brock" w:date="2012-07-05T09:23:00Z">
        <w:r>
          <w:t xml:space="preserve"> be </w:t>
        </w:r>
      </w:ins>
      <w:ins w:id="9314" w:author="Rev 9 Allen Wirfs-Brock" w:date="2012-07-05T09:58:00Z">
        <w:r w:rsidR="00BA54D9">
          <w:t>QuasiStrings</w:t>
        </w:r>
      </w:ins>
      <w:ins w:id="9315" w:author="Rev 9 Allen Wirfs-Brock" w:date="2012-07-05T09:23:00Z">
        <w:r>
          <w:t xml:space="preserve"> of </w:t>
        </w:r>
      </w:ins>
      <w:ins w:id="9316" w:author="Rev 9 Allen Wirfs-Brock" w:date="2012-07-05T09:58:00Z">
        <w:r w:rsidR="00BA54D9">
          <w:rPr>
            <w:i/>
          </w:rPr>
          <w:t xml:space="preserve">QuasiMiddleList </w:t>
        </w:r>
        <w:r w:rsidR="00BA54D9">
          <w:t xml:space="preserve">with argument </w:t>
        </w:r>
        <w:r w:rsidR="00BA54D9" w:rsidRPr="00BA54D9">
          <w:rPr>
            <w:i/>
          </w:rPr>
          <w:t>raw</w:t>
        </w:r>
      </w:ins>
      <w:ins w:id="9317" w:author="Rev 9 Allen Wirfs-Brock" w:date="2012-07-05T09:23:00Z">
        <w:r>
          <w:t>.</w:t>
        </w:r>
      </w:ins>
    </w:p>
    <w:p w14:paraId="05850ABE" w14:textId="77777777" w:rsidR="00495E27" w:rsidRPr="00E77497" w:rsidRDefault="00495E27" w:rsidP="00495E27">
      <w:pPr>
        <w:pStyle w:val="Alg4"/>
        <w:numPr>
          <w:ilvl w:val="0"/>
          <w:numId w:val="895"/>
        </w:numPr>
        <w:spacing w:after="220"/>
        <w:contextualSpacing/>
        <w:rPr>
          <w:ins w:id="9318" w:author="Rev 9 Allen Wirfs-Brock" w:date="2012-07-05T09:23:00Z"/>
        </w:rPr>
      </w:pPr>
      <w:ins w:id="9319" w:author="Rev 9 Allen Wirfs-Brock" w:date="2012-07-05T09:23:00Z">
        <w:r w:rsidRPr="00E77497">
          <w:t xml:space="preserve">Return </w:t>
        </w:r>
      </w:ins>
      <w:ins w:id="9320" w:author="Rev 9 Allen Wirfs-Brock" w:date="2012-07-05T09:59:00Z">
        <w:r w:rsidR="00BA54D9">
          <w:t>a List</w:t>
        </w:r>
      </w:ins>
      <w:ins w:id="9321" w:author="Rev 9 Allen Wirfs-Brock" w:date="2012-07-05T09:23:00Z">
        <w:r>
          <w:t xml:space="preserve"> </w:t>
        </w:r>
      </w:ins>
      <w:ins w:id="9322" w:author="Rev 9 Allen Wirfs-Brock" w:date="2012-07-05T09:59:00Z">
        <w:r w:rsidR="00BA54D9">
          <w:t xml:space="preserve">containing </w:t>
        </w:r>
        <w:r w:rsidR="00BA54D9" w:rsidRPr="00BE7BFD">
          <w:rPr>
            <w:i/>
          </w:rPr>
          <w:t>head</w:t>
        </w:r>
        <w:r w:rsidR="00BA54D9">
          <w:t xml:space="preserve"> followed by the</w:t>
        </w:r>
      </w:ins>
      <w:ins w:id="9323" w:author="Rev 9 Allen Wirfs-Brock" w:date="2012-07-05T09:23:00Z">
        <w:r>
          <w:t xml:space="preserve"> element</w:t>
        </w:r>
      </w:ins>
      <w:ins w:id="9324" w:author="Rev 9 Allen Wirfs-Brock" w:date="2012-07-05T10:00:00Z">
        <w:r w:rsidR="00BA54D9">
          <w:t xml:space="preserve">, in order, of </w:t>
        </w:r>
        <w:r w:rsidR="00BA54D9">
          <w:rPr>
            <w:i/>
          </w:rPr>
          <w:t>middle</w:t>
        </w:r>
      </w:ins>
      <w:ins w:id="9325" w:author="Rev 9 Allen Wirfs-Brock" w:date="2012-07-05T09:23:00Z">
        <w:r>
          <w:t xml:space="preserve"> followed </w:t>
        </w:r>
      </w:ins>
      <w:ins w:id="9326" w:author="Rev 9 Allen Wirfs-Brock" w:date="2012-07-05T10:00:00Z">
        <w:r w:rsidR="00BA54D9">
          <w:t xml:space="preserve">by </w:t>
        </w:r>
      </w:ins>
      <w:ins w:id="9327" w:author="Rev 9 Allen Wirfs-Brock" w:date="2012-07-05T09:23:00Z">
        <w:r w:rsidRPr="00BA286E">
          <w:rPr>
            <w:i/>
          </w:rPr>
          <w:t>tail</w:t>
        </w:r>
        <w:r w:rsidRPr="00E77497">
          <w:t>.</w:t>
        </w:r>
      </w:ins>
    </w:p>
    <w:p w14:paraId="5BF9D0E5" w14:textId="77777777" w:rsidR="00495E27" w:rsidRPr="00BA286E" w:rsidRDefault="00495E27" w:rsidP="00495E27">
      <w:pPr>
        <w:rPr>
          <w:ins w:id="9328" w:author="Rev 9 Allen Wirfs-Brock" w:date="2012-07-05T09:23:00Z"/>
          <w:rFonts w:ascii="Times New Roman" w:hAnsi="Times New Roman"/>
        </w:rPr>
      </w:pPr>
      <w:ins w:id="9329" w:author="Rev 9 Allen Wirfs-Brock" w:date="2012-07-05T09:23:00Z">
        <w:r>
          <w:rPr>
            <w:rStyle w:val="bnf"/>
          </w:rPr>
          <w:t>QuasiMiddleList</w:t>
        </w:r>
        <w:r w:rsidRPr="00E77497">
          <w:t xml:space="preserve"> </w:t>
        </w:r>
        <w:r w:rsidRPr="00E77497">
          <w:rPr>
            <w:b/>
          </w:rPr>
          <w:t>:</w:t>
        </w:r>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r>
          <w:rPr>
            <w:rFonts w:cs="Arial"/>
            <w:sz w:val="16"/>
          </w:rPr>
          <w:t xml:space="preserve"> </w:t>
        </w:r>
        <w:r w:rsidRPr="00BA286E">
          <w:rPr>
            <w:rFonts w:ascii="Times New Roman" w:hAnsi="Times New Roman"/>
            <w:i/>
          </w:rPr>
          <w:t>Quasi</w:t>
        </w:r>
        <w:r>
          <w:rPr>
            <w:rFonts w:ascii="Times New Roman" w:hAnsi="Times New Roman"/>
            <w:i/>
          </w:rPr>
          <w:t>Middle Expression</w:t>
        </w:r>
        <w:r>
          <w:rPr>
            <w:rFonts w:ascii="Times New Roman" w:hAnsi="Times New Roman"/>
          </w:rPr>
          <w:t xml:space="preserve"> </w:t>
        </w:r>
      </w:ins>
    </w:p>
    <w:p w14:paraId="19CFD209" w14:textId="77777777" w:rsidR="00BA54D9" w:rsidRPr="00495E27" w:rsidRDefault="00BA54D9" w:rsidP="00BA54D9">
      <w:pPr>
        <w:pStyle w:val="Alg4"/>
        <w:numPr>
          <w:ilvl w:val="0"/>
          <w:numId w:val="896"/>
        </w:numPr>
        <w:spacing w:after="220"/>
        <w:contextualSpacing/>
        <w:rPr>
          <w:ins w:id="9330" w:author="Rev 9 Allen Wirfs-Brock" w:date="2012-07-05T10:01:00Z"/>
        </w:rPr>
      </w:pPr>
      <w:ins w:id="9331" w:author="Rev 9 Allen Wirfs-Brock" w:date="2012-07-05T10:01:00Z">
        <w:r>
          <w:t xml:space="preserve">If </w:t>
        </w:r>
        <w:r w:rsidRPr="00BE7BFD">
          <w:rPr>
            <w:i/>
          </w:rPr>
          <w:t>raw</w:t>
        </w:r>
        <w:r>
          <w:t xml:space="preserve"> is false, then</w:t>
        </w:r>
      </w:ins>
    </w:p>
    <w:p w14:paraId="54B96BE0" w14:textId="77777777" w:rsidR="00BA54D9" w:rsidRDefault="00BA54D9" w:rsidP="00BA54D9">
      <w:pPr>
        <w:pStyle w:val="Alg4"/>
        <w:numPr>
          <w:ilvl w:val="1"/>
          <w:numId w:val="896"/>
        </w:numPr>
        <w:spacing w:after="220"/>
        <w:contextualSpacing/>
        <w:rPr>
          <w:ins w:id="9332" w:author="Rev 9 Allen Wirfs-Brock" w:date="2012-07-05T10:01:00Z"/>
        </w:rPr>
      </w:pPr>
      <w:ins w:id="9333" w:author="Rev 9 Allen Wirfs-Brock" w:date="2012-07-05T10:01:00Z">
        <w:r>
          <w:t xml:space="preserve">Let </w:t>
        </w:r>
      </w:ins>
      <w:ins w:id="9334" w:author="Rev 9 Allen Wirfs-Brock" w:date="2012-07-05T10:03:00Z">
        <w:r>
          <w:rPr>
            <w:i/>
          </w:rPr>
          <w:t>string</w:t>
        </w:r>
      </w:ins>
      <w:ins w:id="9335" w:author="Rev 9 Allen Wirfs-Brock" w:date="2012-07-05T10:01:00Z">
        <w:r>
          <w:t xml:space="preserve"> be the QV of </w:t>
        </w:r>
        <w:r>
          <w:rPr>
            <w:i/>
          </w:rPr>
          <w:t>Quasi</w:t>
        </w:r>
      </w:ins>
      <w:ins w:id="9336" w:author="Rev 9 Allen Wirfs-Brock" w:date="2012-07-05T10:02:00Z">
        <w:r>
          <w:rPr>
            <w:i/>
          </w:rPr>
          <w:t>Middle</w:t>
        </w:r>
      </w:ins>
      <w:ins w:id="9337" w:author="Rev 9 Allen Wirfs-Brock" w:date="2012-07-05T10:01:00Z">
        <w:r w:rsidRPr="00E77497">
          <w:t>.</w:t>
        </w:r>
      </w:ins>
    </w:p>
    <w:p w14:paraId="686C4A96" w14:textId="77777777" w:rsidR="00BA54D9" w:rsidRDefault="00BA54D9" w:rsidP="00BA54D9">
      <w:pPr>
        <w:pStyle w:val="Alg4"/>
        <w:numPr>
          <w:ilvl w:val="0"/>
          <w:numId w:val="896"/>
        </w:numPr>
        <w:spacing w:after="220"/>
        <w:contextualSpacing/>
        <w:rPr>
          <w:ins w:id="9338" w:author="Rev 9 Allen Wirfs-Brock" w:date="2012-07-05T10:01:00Z"/>
        </w:rPr>
      </w:pPr>
      <w:ins w:id="9339" w:author="Rev 9 Allen Wirfs-Brock" w:date="2012-07-05T10:01:00Z">
        <w:r>
          <w:t>Else,</w:t>
        </w:r>
      </w:ins>
    </w:p>
    <w:p w14:paraId="1D765102" w14:textId="77777777" w:rsidR="00BA54D9" w:rsidRDefault="00BA54D9" w:rsidP="00BA54D9">
      <w:pPr>
        <w:pStyle w:val="Alg4"/>
        <w:numPr>
          <w:ilvl w:val="1"/>
          <w:numId w:val="896"/>
        </w:numPr>
        <w:spacing w:after="220"/>
        <w:contextualSpacing/>
        <w:rPr>
          <w:ins w:id="9340" w:author="Rev 9 Allen Wirfs-Brock" w:date="2012-07-05T10:01:00Z"/>
        </w:rPr>
      </w:pPr>
      <w:ins w:id="9341" w:author="Rev 9 Allen Wirfs-Brock" w:date="2012-07-05T10:01:00Z">
        <w:r>
          <w:t xml:space="preserve">Let </w:t>
        </w:r>
      </w:ins>
      <w:ins w:id="9342" w:author="Rev 9 Allen Wirfs-Brock" w:date="2012-07-05T10:03:00Z">
        <w:r>
          <w:rPr>
            <w:i/>
          </w:rPr>
          <w:t>string</w:t>
        </w:r>
      </w:ins>
      <w:ins w:id="9343" w:author="Rev 9 Allen Wirfs-Brock" w:date="2012-07-05T10:02:00Z">
        <w:r>
          <w:t xml:space="preserve"> </w:t>
        </w:r>
      </w:ins>
      <w:ins w:id="9344" w:author="Rev 9 Allen Wirfs-Brock" w:date="2012-07-05T10:01:00Z">
        <w:r>
          <w:t xml:space="preserve">be the QRV of </w:t>
        </w:r>
      </w:ins>
      <w:ins w:id="9345" w:author="Rev 9 Allen Wirfs-Brock" w:date="2012-07-05T10:02:00Z">
        <w:r>
          <w:rPr>
            <w:i/>
          </w:rPr>
          <w:t>QuasiMiddle</w:t>
        </w:r>
      </w:ins>
      <w:ins w:id="9346" w:author="Rev 9 Allen Wirfs-Brock" w:date="2012-07-05T10:01:00Z">
        <w:r w:rsidRPr="00E77497">
          <w:t>.</w:t>
        </w:r>
      </w:ins>
    </w:p>
    <w:p w14:paraId="5F0E7E82" w14:textId="77777777" w:rsidR="00495E27" w:rsidRPr="00E77497" w:rsidRDefault="00BA54D9" w:rsidP="00495E27">
      <w:pPr>
        <w:pStyle w:val="Alg4"/>
        <w:numPr>
          <w:ilvl w:val="0"/>
          <w:numId w:val="896"/>
        </w:numPr>
        <w:spacing w:after="220"/>
        <w:contextualSpacing/>
        <w:rPr>
          <w:ins w:id="9347" w:author="Rev 9 Allen Wirfs-Brock" w:date="2012-07-05T09:23:00Z"/>
        </w:rPr>
      </w:pPr>
      <w:ins w:id="9348" w:author="Rev 9 Allen Wirfs-Brock" w:date="2012-07-05T10:02:00Z">
        <w:r w:rsidRPr="00E77497">
          <w:t xml:space="preserve">Return </w:t>
        </w:r>
        <w:r>
          <w:t xml:space="preserve">a List containing the single element, </w:t>
        </w:r>
        <w:r w:rsidRPr="00495E27">
          <w:rPr>
            <w:i/>
          </w:rPr>
          <w:t>string</w:t>
        </w:r>
        <w:r w:rsidRPr="00E77497">
          <w:t>.</w:t>
        </w:r>
      </w:ins>
    </w:p>
    <w:p w14:paraId="4A1837B0" w14:textId="77777777" w:rsidR="00495E27" w:rsidRPr="00BA286E" w:rsidRDefault="00495E27" w:rsidP="00495E27">
      <w:pPr>
        <w:rPr>
          <w:ins w:id="9349" w:author="Rev 9 Allen Wirfs-Brock" w:date="2012-07-05T09:23:00Z"/>
          <w:rFonts w:ascii="Times New Roman" w:hAnsi="Times New Roman"/>
        </w:rPr>
      </w:pPr>
      <w:ins w:id="9350" w:author="Rev 9 Allen Wirfs-Brock" w:date="2012-07-05T09:23:00Z">
        <w:r>
          <w:rPr>
            <w:rStyle w:val="bnf"/>
          </w:rPr>
          <w:t>QuasiMiddleList</w:t>
        </w:r>
        <w:r w:rsidRPr="00E77497">
          <w:t xml:space="preserve"> </w:t>
        </w:r>
        <w:r w:rsidRPr="00E77497">
          <w:rPr>
            <w:b/>
          </w:rPr>
          <w:t>:</w:t>
        </w:r>
        <w:r>
          <w:rPr>
            <w:b/>
          </w:rPr>
          <w:t xml:space="preserve"> </w:t>
        </w:r>
        <w:r>
          <w:rPr>
            <w:rStyle w:val="bnf"/>
          </w:rPr>
          <w:t>QuasiMiddleList</w:t>
        </w:r>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r>
          <w:rPr>
            <w:rFonts w:cs="Arial"/>
            <w:sz w:val="16"/>
          </w:rPr>
          <w:t xml:space="preserve"> </w:t>
        </w:r>
        <w:r w:rsidRPr="00BA286E">
          <w:rPr>
            <w:rFonts w:ascii="Times New Roman" w:hAnsi="Times New Roman"/>
            <w:i/>
          </w:rPr>
          <w:t>Quasi</w:t>
        </w:r>
        <w:r>
          <w:rPr>
            <w:rFonts w:ascii="Times New Roman" w:hAnsi="Times New Roman"/>
            <w:i/>
          </w:rPr>
          <w:t>Middle Expression</w:t>
        </w:r>
        <w:r>
          <w:rPr>
            <w:rFonts w:ascii="Times New Roman" w:hAnsi="Times New Roman"/>
          </w:rPr>
          <w:t xml:space="preserve"> </w:t>
        </w:r>
      </w:ins>
    </w:p>
    <w:p w14:paraId="1E1D3B73" w14:textId="77777777" w:rsidR="00BE7BFD" w:rsidRDefault="00BE7BFD" w:rsidP="00BE7BFD">
      <w:pPr>
        <w:pStyle w:val="Alg4"/>
        <w:numPr>
          <w:ilvl w:val="0"/>
          <w:numId w:val="897"/>
        </w:numPr>
        <w:spacing w:after="220"/>
        <w:contextualSpacing/>
        <w:rPr>
          <w:ins w:id="9351" w:author="Rev 9 Allen Wirfs-Brock" w:date="2012-07-05T10:03:00Z"/>
        </w:rPr>
      </w:pPr>
      <w:ins w:id="9352" w:author="Rev 9 Allen Wirfs-Brock" w:date="2012-07-05T10:03:00Z">
        <w:r>
          <w:t xml:space="preserve">Let </w:t>
        </w:r>
      </w:ins>
      <w:ins w:id="9353" w:author="Rev 9 Allen Wirfs-Brock" w:date="2012-07-05T10:04:00Z">
        <w:r>
          <w:rPr>
            <w:i/>
          </w:rPr>
          <w:t>front</w:t>
        </w:r>
      </w:ins>
      <w:ins w:id="9354" w:author="Rev 9 Allen Wirfs-Brock" w:date="2012-07-05T10:03:00Z">
        <w:r>
          <w:t xml:space="preserve"> be QuasiStrings of </w:t>
        </w:r>
        <w:r>
          <w:rPr>
            <w:i/>
          </w:rPr>
          <w:t xml:space="preserve">QuasiMiddleList </w:t>
        </w:r>
        <w:r>
          <w:t xml:space="preserve">with argument </w:t>
        </w:r>
        <w:r w:rsidRPr="00BA54D9">
          <w:rPr>
            <w:i/>
          </w:rPr>
          <w:t>raw</w:t>
        </w:r>
        <w:r>
          <w:t>.</w:t>
        </w:r>
      </w:ins>
    </w:p>
    <w:p w14:paraId="627E5C74" w14:textId="77777777" w:rsidR="00BE7BFD" w:rsidRPr="00495E27" w:rsidRDefault="00BE7BFD" w:rsidP="00BE7BFD">
      <w:pPr>
        <w:pStyle w:val="Alg4"/>
        <w:numPr>
          <w:ilvl w:val="0"/>
          <w:numId w:val="897"/>
        </w:numPr>
        <w:spacing w:after="220"/>
        <w:contextualSpacing/>
        <w:rPr>
          <w:ins w:id="9355" w:author="Rev 9 Allen Wirfs-Brock" w:date="2012-07-05T10:04:00Z"/>
        </w:rPr>
      </w:pPr>
      <w:ins w:id="9356" w:author="Rev 9 Allen Wirfs-Brock" w:date="2012-07-05T10:04:00Z">
        <w:r>
          <w:t xml:space="preserve">If </w:t>
        </w:r>
        <w:r w:rsidRPr="00BE7BFD">
          <w:rPr>
            <w:i/>
          </w:rPr>
          <w:t>raw</w:t>
        </w:r>
        <w:r>
          <w:t xml:space="preserve"> is false, then</w:t>
        </w:r>
      </w:ins>
    </w:p>
    <w:p w14:paraId="24ADB864" w14:textId="77777777" w:rsidR="00BE7BFD" w:rsidRDefault="00BE7BFD" w:rsidP="00BE7BFD">
      <w:pPr>
        <w:pStyle w:val="Alg4"/>
        <w:numPr>
          <w:ilvl w:val="1"/>
          <w:numId w:val="897"/>
        </w:numPr>
        <w:spacing w:after="220"/>
        <w:contextualSpacing/>
        <w:rPr>
          <w:ins w:id="9357" w:author="Rev 9 Allen Wirfs-Brock" w:date="2012-07-05T10:04:00Z"/>
        </w:rPr>
      </w:pPr>
      <w:ins w:id="9358" w:author="Rev 9 Allen Wirfs-Brock" w:date="2012-07-05T10:04:00Z">
        <w:r>
          <w:t xml:space="preserve">Let </w:t>
        </w:r>
        <w:r>
          <w:rPr>
            <w:i/>
          </w:rPr>
          <w:t>last</w:t>
        </w:r>
        <w:r>
          <w:t xml:space="preserve"> be the QV of </w:t>
        </w:r>
        <w:r>
          <w:rPr>
            <w:i/>
          </w:rPr>
          <w:t>QuasiMiddle</w:t>
        </w:r>
        <w:r w:rsidRPr="00E77497">
          <w:t>.</w:t>
        </w:r>
      </w:ins>
    </w:p>
    <w:p w14:paraId="37879D89" w14:textId="77777777" w:rsidR="00BE7BFD" w:rsidRDefault="00BE7BFD" w:rsidP="00BE7BFD">
      <w:pPr>
        <w:pStyle w:val="Alg4"/>
        <w:numPr>
          <w:ilvl w:val="0"/>
          <w:numId w:val="897"/>
        </w:numPr>
        <w:spacing w:after="220"/>
        <w:contextualSpacing/>
        <w:rPr>
          <w:ins w:id="9359" w:author="Rev 9 Allen Wirfs-Brock" w:date="2012-07-05T10:04:00Z"/>
        </w:rPr>
      </w:pPr>
      <w:ins w:id="9360" w:author="Rev 9 Allen Wirfs-Brock" w:date="2012-07-05T10:04:00Z">
        <w:r>
          <w:t>Else,</w:t>
        </w:r>
      </w:ins>
    </w:p>
    <w:p w14:paraId="68B35600" w14:textId="77777777" w:rsidR="00BE7BFD" w:rsidRDefault="00BE7BFD" w:rsidP="00BE7BFD">
      <w:pPr>
        <w:pStyle w:val="Alg4"/>
        <w:numPr>
          <w:ilvl w:val="1"/>
          <w:numId w:val="897"/>
        </w:numPr>
        <w:spacing w:after="220"/>
        <w:contextualSpacing/>
        <w:rPr>
          <w:ins w:id="9361" w:author="Rev 9 Allen Wirfs-Brock" w:date="2012-07-05T10:04:00Z"/>
        </w:rPr>
      </w:pPr>
      <w:ins w:id="9362" w:author="Rev 9 Allen Wirfs-Brock" w:date="2012-07-05T10:04:00Z">
        <w:r>
          <w:t xml:space="preserve">Let </w:t>
        </w:r>
        <w:r>
          <w:rPr>
            <w:i/>
          </w:rPr>
          <w:t>last</w:t>
        </w:r>
        <w:r>
          <w:t xml:space="preserve"> be the QRV of </w:t>
        </w:r>
        <w:r>
          <w:rPr>
            <w:i/>
          </w:rPr>
          <w:t>QuasiMiddle</w:t>
        </w:r>
        <w:r w:rsidRPr="00E77497">
          <w:t>.</w:t>
        </w:r>
      </w:ins>
    </w:p>
    <w:p w14:paraId="42F737E9" w14:textId="77777777" w:rsidR="00BE7BFD" w:rsidRDefault="00BE7BFD" w:rsidP="00495E27">
      <w:pPr>
        <w:pStyle w:val="Alg4"/>
        <w:numPr>
          <w:ilvl w:val="0"/>
          <w:numId w:val="897"/>
        </w:numPr>
        <w:spacing w:after="220"/>
        <w:contextualSpacing/>
        <w:rPr>
          <w:ins w:id="9363" w:author="Rev 9 Allen Wirfs-Brock" w:date="2012-07-05T10:06:00Z"/>
        </w:rPr>
      </w:pPr>
      <w:ins w:id="9364" w:author="Rev 9 Allen Wirfs-Brock" w:date="2012-07-05T10:06:00Z">
        <w:r>
          <w:t xml:space="preserve">Append </w:t>
        </w:r>
        <w:r w:rsidRPr="002A7322">
          <w:rPr>
            <w:i/>
          </w:rPr>
          <w:t>last</w:t>
        </w:r>
        <w:r>
          <w:t xml:space="preserve"> as the last elemnt of the List </w:t>
        </w:r>
        <w:r w:rsidRPr="002A7322">
          <w:rPr>
            <w:i/>
          </w:rPr>
          <w:t>front</w:t>
        </w:r>
        <w:r>
          <w:t>.</w:t>
        </w:r>
      </w:ins>
    </w:p>
    <w:p w14:paraId="2128AD6E" w14:textId="77777777" w:rsidR="00495E27" w:rsidRPr="00E77497" w:rsidRDefault="00495E27" w:rsidP="00495E27">
      <w:pPr>
        <w:pStyle w:val="Alg4"/>
        <w:numPr>
          <w:ilvl w:val="0"/>
          <w:numId w:val="897"/>
        </w:numPr>
        <w:spacing w:after="220"/>
        <w:contextualSpacing/>
        <w:rPr>
          <w:ins w:id="9365" w:author="Rev 9 Allen Wirfs-Brock" w:date="2012-07-05T09:23:00Z"/>
        </w:rPr>
      </w:pPr>
      <w:ins w:id="9366" w:author="Rev 9 Allen Wirfs-Brock" w:date="2012-07-05T09:23:00Z">
        <w:r w:rsidRPr="00E77497">
          <w:t xml:space="preserve">Return </w:t>
        </w:r>
      </w:ins>
      <w:ins w:id="9367" w:author="Rev 9 Allen Wirfs-Brock" w:date="2012-07-05T10:31:00Z">
        <w:r w:rsidR="002A7322">
          <w:rPr>
            <w:i/>
          </w:rPr>
          <w:t>front</w:t>
        </w:r>
      </w:ins>
      <w:ins w:id="9368" w:author="Rev 9 Allen Wirfs-Brock" w:date="2012-07-05T09:23:00Z">
        <w:r w:rsidRPr="00E77497">
          <w:t>.</w:t>
        </w:r>
      </w:ins>
    </w:p>
    <w:p w14:paraId="309208E3" w14:textId="77777777" w:rsidR="00495E27" w:rsidRPr="00BF5AD1" w:rsidRDefault="00495E27" w:rsidP="00495E27">
      <w:pPr>
        <w:rPr>
          <w:ins w:id="9369" w:author="Rev 9 Allen Wirfs-Brock" w:date="2012-07-05T09:22:00Z"/>
          <w:b/>
        </w:rPr>
      </w:pPr>
      <w:ins w:id="9370" w:author="Rev 9 Allen Wirfs-Brock" w:date="2012-07-05T09:22:00Z">
        <w:r>
          <w:rPr>
            <w:b/>
          </w:rPr>
          <w:t>Runtime</w:t>
        </w:r>
        <w:r w:rsidRPr="00BF5AD1">
          <w:rPr>
            <w:b/>
          </w:rPr>
          <w:t xml:space="preserve"> Semantics</w:t>
        </w:r>
      </w:ins>
    </w:p>
    <w:p w14:paraId="6D6BC195" w14:textId="77777777" w:rsidR="00CA6975" w:rsidRPr="00E77497" w:rsidRDefault="00CA6975" w:rsidP="00CA6975">
      <w:pPr>
        <w:keepNext/>
        <w:rPr>
          <w:ins w:id="9371" w:author="Rev 9 Allen Wirfs-Brock" w:date="2012-07-04T16:44:00Z"/>
          <w:rFonts w:ascii="Helvetica" w:hAnsi="Helvetica"/>
          <w:b/>
        </w:rPr>
      </w:pPr>
      <w:ins w:id="9372" w:author="Rev 9 Allen Wirfs-Brock" w:date="2012-07-04T16:44:00Z">
        <w:r w:rsidRPr="00E77497">
          <w:rPr>
            <w:rFonts w:ascii="Helvetica" w:hAnsi="Helvetica"/>
            <w:b/>
          </w:rPr>
          <w:t xml:space="preserve">Runtime Semantics: </w:t>
        </w:r>
        <w:r w:rsidRPr="004C2A25">
          <w:rPr>
            <w:b/>
          </w:rPr>
          <w:t>ArgumentListEvaluation</w:t>
        </w:r>
      </w:ins>
    </w:p>
    <w:p w14:paraId="59EE5827" w14:textId="77777777" w:rsidR="00BD589D" w:rsidRPr="00E77497" w:rsidRDefault="00BD589D" w:rsidP="00BD589D">
      <w:pPr>
        <w:rPr>
          <w:ins w:id="9373" w:author="Rev 9 Allen Wirfs-Brock" w:date="2012-07-04T17:14:00Z"/>
        </w:rPr>
      </w:pPr>
      <w:ins w:id="9374" w:author="Rev 9 Allen Wirfs-Brock" w:date="2012-07-04T17:14:00Z">
        <w:r>
          <w:rPr>
            <w:rStyle w:val="bnf"/>
          </w:rPr>
          <w:t>QuasiLiteral</w:t>
        </w:r>
        <w:r w:rsidRPr="00E77497">
          <w:t xml:space="preserve"> </w:t>
        </w:r>
        <w:r w:rsidRPr="00E77497">
          <w:rPr>
            <w:b/>
          </w:rPr>
          <w:t>:</w:t>
        </w:r>
        <w:r w:rsidRPr="00E77497">
          <w:rPr>
            <w:i/>
          </w:rPr>
          <w:t xml:space="preserve"> </w:t>
        </w:r>
        <w:r>
          <w:rPr>
            <w:rStyle w:val="bnf"/>
          </w:rPr>
          <w:t>FullQuasi</w:t>
        </w:r>
        <w:r w:rsidRPr="00E77497">
          <w:t xml:space="preserve"> </w:t>
        </w:r>
      </w:ins>
    </w:p>
    <w:p w14:paraId="27B8C715" w14:textId="77777777" w:rsidR="00BD589D" w:rsidRDefault="00A0196C" w:rsidP="00BD589D">
      <w:pPr>
        <w:pStyle w:val="Alg4"/>
        <w:numPr>
          <w:ilvl w:val="0"/>
          <w:numId w:val="58"/>
        </w:numPr>
        <w:spacing w:after="220"/>
        <w:contextualSpacing/>
        <w:rPr>
          <w:ins w:id="9375" w:author="Rev 9 Allen Wirfs-Brock" w:date="2012-07-04T17:22:00Z"/>
        </w:rPr>
      </w:pPr>
      <w:ins w:id="9376" w:author="Rev 9 Allen Wirfs-Brock" w:date="2012-07-05T11:54:00Z">
        <w:r>
          <w:t xml:space="preserve">Let </w:t>
        </w:r>
        <w:r w:rsidRPr="002A7322">
          <w:rPr>
            <w:i/>
          </w:rPr>
          <w:t>siteObj</w:t>
        </w:r>
        <w:r>
          <w:t xml:space="preserve"> be the the result of the abstraction operation GetQuasiCallSite passing this </w:t>
        </w:r>
        <w:r w:rsidRPr="002A7322">
          <w:rPr>
            <w:i/>
          </w:rPr>
          <w:t>QuasiLiteral</w:t>
        </w:r>
        <w:r>
          <w:t xml:space="preserve"> production as the argument.</w:t>
        </w:r>
      </w:ins>
    </w:p>
    <w:p w14:paraId="76BA2E38" w14:textId="77777777" w:rsidR="00BD589D" w:rsidRPr="00E77497" w:rsidRDefault="00BD589D" w:rsidP="00BD589D">
      <w:pPr>
        <w:pStyle w:val="Alg4"/>
        <w:numPr>
          <w:ilvl w:val="0"/>
          <w:numId w:val="58"/>
        </w:numPr>
        <w:spacing w:after="220"/>
        <w:contextualSpacing/>
        <w:rPr>
          <w:ins w:id="9377" w:author="Rev 9 Allen Wirfs-Brock" w:date="2012-07-04T17:14:00Z"/>
        </w:rPr>
      </w:pPr>
      <w:ins w:id="9378" w:author="Rev 9 Allen Wirfs-Brock" w:date="2012-07-04T17:14:00Z">
        <w:r w:rsidRPr="00E77497">
          <w:t xml:space="preserve">Return </w:t>
        </w:r>
        <w:r>
          <w:t xml:space="preserve">a List containing the </w:t>
        </w:r>
      </w:ins>
      <w:ins w:id="9379" w:author="Rev 9 Allen Wirfs-Brock" w:date="2012-07-04T17:25:00Z">
        <w:r w:rsidR="003D07DC">
          <w:t>one</w:t>
        </w:r>
      </w:ins>
      <w:ins w:id="9380" w:author="Rev 9 Allen Wirfs-Brock" w:date="2012-07-04T17:24:00Z">
        <w:r w:rsidR="003D07DC">
          <w:t xml:space="preserve"> element</w:t>
        </w:r>
      </w:ins>
      <w:ins w:id="9381" w:author="Rev 9 Allen Wirfs-Brock" w:date="2012-07-04T17:25:00Z">
        <w:r w:rsidR="003D07DC">
          <w:t xml:space="preserve"> which is</w:t>
        </w:r>
      </w:ins>
      <w:ins w:id="9382" w:author="Rev 9 Allen Wirfs-Brock" w:date="2012-07-04T17:24:00Z">
        <w:r w:rsidR="003D07DC">
          <w:t xml:space="preserve"> </w:t>
        </w:r>
        <w:r w:rsidR="003D07DC" w:rsidRPr="004C2A25">
          <w:rPr>
            <w:i/>
          </w:rPr>
          <w:t>siteObj</w:t>
        </w:r>
      </w:ins>
      <w:ins w:id="9383" w:author="Rev 9 Allen Wirfs-Brock" w:date="2012-07-04T17:14:00Z">
        <w:r w:rsidRPr="00E77497">
          <w:t>.</w:t>
        </w:r>
      </w:ins>
    </w:p>
    <w:p w14:paraId="5F8C0005" w14:textId="77777777" w:rsidR="00BD589D" w:rsidRPr="00BA286E" w:rsidRDefault="00BD589D" w:rsidP="00BD589D">
      <w:pPr>
        <w:rPr>
          <w:ins w:id="9384" w:author="Rev 9 Allen Wirfs-Brock" w:date="2012-07-04T17:17:00Z"/>
          <w:rFonts w:ascii="Times New Roman" w:hAnsi="Times New Roman"/>
        </w:rPr>
      </w:pPr>
      <w:ins w:id="9385" w:author="Rev 9 Allen Wirfs-Brock" w:date="2012-07-04T17:17:00Z">
        <w:r>
          <w:rPr>
            <w:rStyle w:val="bnf"/>
          </w:rPr>
          <w:t>QuasiLiteral</w:t>
        </w:r>
        <w:r w:rsidRPr="00E77497">
          <w:t xml:space="preserve"> </w:t>
        </w:r>
        <w:r w:rsidRPr="00E77497">
          <w:rPr>
            <w:b/>
          </w:rPr>
          <w:t>:</w:t>
        </w:r>
        <w:r w:rsidRPr="00E77497">
          <w:rPr>
            <w:i/>
          </w:rPr>
          <w:t xml:space="preserve"> </w:t>
        </w:r>
        <w:r w:rsidRPr="00BA286E">
          <w:rPr>
            <w:rFonts w:ascii="Times New Roman" w:hAnsi="Times New Roman"/>
            <w:i/>
          </w:rPr>
          <w:t>QuasiHead</w:t>
        </w:r>
        <w:r>
          <w:rPr>
            <w:rFonts w:ascii="Times New Roman" w:hAnsi="Times New Roman"/>
            <w:i/>
          </w:rPr>
          <w:t xml:space="preserve"> Expression</w:t>
        </w:r>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r>
          <w:rPr>
            <w:rFonts w:cs="Arial"/>
            <w:sz w:val="16"/>
          </w:rPr>
          <w:t xml:space="preserve"> </w:t>
        </w:r>
        <w:r w:rsidRPr="00D639BE">
          <w:rPr>
            <w:rFonts w:ascii="Times New Roman" w:hAnsi="Times New Roman"/>
            <w:i/>
          </w:rPr>
          <w:t>Quasi</w:t>
        </w:r>
        <w:r>
          <w:rPr>
            <w:rFonts w:ascii="Times New Roman" w:hAnsi="Times New Roman"/>
            <w:i/>
          </w:rPr>
          <w:t>Tail</w:t>
        </w:r>
      </w:ins>
    </w:p>
    <w:p w14:paraId="18E9AC64" w14:textId="77777777" w:rsidR="00C96B28" w:rsidRDefault="00A0196C" w:rsidP="00C96B28">
      <w:pPr>
        <w:pStyle w:val="Alg4"/>
        <w:numPr>
          <w:ilvl w:val="0"/>
          <w:numId w:val="894"/>
        </w:numPr>
        <w:spacing w:after="220"/>
        <w:contextualSpacing/>
        <w:rPr>
          <w:ins w:id="9386" w:author="Rev 9 Allen Wirfs-Brock" w:date="2012-07-04T18:04:00Z"/>
        </w:rPr>
      </w:pPr>
      <w:ins w:id="9387" w:author="Rev 9 Allen Wirfs-Brock" w:date="2012-07-05T11:54:00Z">
        <w:r>
          <w:t xml:space="preserve">Let </w:t>
        </w:r>
        <w:r w:rsidRPr="002A7322">
          <w:rPr>
            <w:i/>
          </w:rPr>
          <w:t>siteObj</w:t>
        </w:r>
        <w:r>
          <w:t xml:space="preserve"> be the the result of the abstraction operation GetQuasiCallSite passing this </w:t>
        </w:r>
        <w:r w:rsidRPr="002A7322">
          <w:rPr>
            <w:i/>
          </w:rPr>
          <w:t>QuasiLiteral</w:t>
        </w:r>
        <w:r>
          <w:t xml:space="preserve"> production as the argument.</w:t>
        </w:r>
      </w:ins>
    </w:p>
    <w:p w14:paraId="5787335F" w14:textId="77777777" w:rsidR="00C96B28" w:rsidRDefault="009B3535" w:rsidP="00C96B28">
      <w:pPr>
        <w:pStyle w:val="Alg4"/>
        <w:numPr>
          <w:ilvl w:val="0"/>
          <w:numId w:val="894"/>
        </w:numPr>
        <w:spacing w:after="220"/>
        <w:contextualSpacing/>
        <w:rPr>
          <w:ins w:id="9388" w:author="Rev 9 Allen Wirfs-Brock" w:date="2012-07-04T18:09:00Z"/>
        </w:rPr>
      </w:pPr>
      <w:ins w:id="9389" w:author="Rev 9 Allen Wirfs-Brock" w:date="2012-07-04T18:09:00Z">
        <w:r>
          <w:t xml:space="preserve">Let </w:t>
        </w:r>
        <w:r w:rsidRPr="009B3535">
          <w:rPr>
            <w:i/>
          </w:rPr>
          <w:t>firstSub</w:t>
        </w:r>
        <w:r>
          <w:t xml:space="preserve"> be the</w:t>
        </w:r>
        <w:r w:rsidR="00C96B28">
          <w:t xml:space="preserve"> result of  </w:t>
        </w:r>
      </w:ins>
      <w:ins w:id="9390" w:author="Rev 9 Allen Wirfs-Brock" w:date="2012-07-04T18:14:00Z">
        <w:r>
          <w:t>evaluating</w:t>
        </w:r>
      </w:ins>
      <w:ins w:id="9391" w:author="Rev 9 Allen Wirfs-Brock" w:date="2012-07-04T18:09:00Z">
        <w:r w:rsidR="00C96B28">
          <w:t xml:space="preserve"> </w:t>
        </w:r>
      </w:ins>
      <w:ins w:id="9392" w:author="Rev 9 Allen Wirfs-Brock" w:date="2012-07-04T18:14:00Z">
        <w:r w:rsidRPr="009B3535">
          <w:rPr>
            <w:i/>
          </w:rPr>
          <w:t>Expression</w:t>
        </w:r>
        <w:r>
          <w:t>.</w:t>
        </w:r>
      </w:ins>
      <w:ins w:id="9393" w:author="Rev 9 Allen Wirfs-Brock" w:date="2012-07-04T18:10:00Z">
        <w:r w:rsidR="00C96B28">
          <w:t xml:space="preserve"> </w:t>
        </w:r>
      </w:ins>
    </w:p>
    <w:p w14:paraId="78CAA271" w14:textId="77777777" w:rsidR="00C96B28" w:rsidRDefault="00C96B28" w:rsidP="00C96B28">
      <w:pPr>
        <w:pStyle w:val="Alg4"/>
        <w:numPr>
          <w:ilvl w:val="0"/>
          <w:numId w:val="894"/>
        </w:numPr>
        <w:spacing w:after="220"/>
        <w:contextualSpacing/>
        <w:rPr>
          <w:ins w:id="9394" w:author="Rev 9 Allen Wirfs-Brock" w:date="2012-07-04T18:09:00Z"/>
        </w:rPr>
      </w:pPr>
      <w:ins w:id="9395" w:author="Rev 9 Allen Wirfs-Brock" w:date="2012-07-04T18:09:00Z">
        <w:r>
          <w:t>ReturnIfAbrupt(</w:t>
        </w:r>
      </w:ins>
      <w:ins w:id="9396" w:author="Rev 9 Allen Wirfs-Brock" w:date="2012-07-05T18:38:00Z">
        <w:r w:rsidR="00E66894">
          <w:rPr>
            <w:i/>
          </w:rPr>
          <w:t>s</w:t>
        </w:r>
      </w:ins>
      <w:ins w:id="9397" w:author="Rev 9 Allen Wirfs-Brock" w:date="2012-07-04T18:15:00Z">
        <w:r w:rsidR="009B3535" w:rsidRPr="00CD1FDB">
          <w:rPr>
            <w:i/>
          </w:rPr>
          <w:t>ub</w:t>
        </w:r>
      </w:ins>
      <w:ins w:id="9398" w:author="Rev 9 Allen Wirfs-Brock" w:date="2012-07-04T18:09:00Z">
        <w:r>
          <w:t>).</w:t>
        </w:r>
      </w:ins>
    </w:p>
    <w:p w14:paraId="10C6CE94" w14:textId="77777777" w:rsidR="00C96B28" w:rsidRPr="00E77497" w:rsidRDefault="00C96B28" w:rsidP="008E7E56">
      <w:pPr>
        <w:pStyle w:val="Alg4"/>
        <w:numPr>
          <w:ilvl w:val="0"/>
          <w:numId w:val="894"/>
        </w:numPr>
        <w:spacing w:after="220"/>
        <w:rPr>
          <w:ins w:id="9399" w:author="Rev 9 Allen Wirfs-Brock" w:date="2012-07-04T18:04:00Z"/>
        </w:rPr>
      </w:pPr>
      <w:ins w:id="9400" w:author="Rev 9 Allen Wirfs-Brock" w:date="2012-07-04T18:04:00Z">
        <w:r w:rsidRPr="00E77497">
          <w:t xml:space="preserve">Return </w:t>
        </w:r>
        <w:r>
          <w:t xml:space="preserve">a List </w:t>
        </w:r>
      </w:ins>
      <w:ins w:id="9401" w:author="Rev 9 Allen Wirfs-Brock" w:date="2012-07-04T18:17:00Z">
        <w:r w:rsidR="009B3535">
          <w:t>whose first element is</w:t>
        </w:r>
      </w:ins>
      <w:ins w:id="9402" w:author="Rev 9 Allen Wirfs-Brock" w:date="2012-07-04T18:04:00Z">
        <w:r>
          <w:t xml:space="preserve"> </w:t>
        </w:r>
        <w:r w:rsidRPr="00CD1FDB">
          <w:rPr>
            <w:i/>
          </w:rPr>
          <w:t>siteObj</w:t>
        </w:r>
      </w:ins>
      <w:ins w:id="9403" w:author="Rev 9 Allen Wirfs-Brock" w:date="2012-07-04T18:17:00Z">
        <w:r w:rsidR="009B3535">
          <w:t xml:space="preserve">, whose second elements </w:t>
        </w:r>
      </w:ins>
      <w:ins w:id="9404" w:author="Rev 9 Allen Wirfs-Brock" w:date="2012-07-05T18:39:00Z">
        <w:r w:rsidR="00E66894">
          <w:t>s</w:t>
        </w:r>
      </w:ins>
      <w:ins w:id="9405" w:author="Rev 9 Allen Wirfs-Brock" w:date="2012-07-04T18:17:00Z">
        <w:r w:rsidR="009B3535" w:rsidRPr="009B3535">
          <w:rPr>
            <w:i/>
          </w:rPr>
          <w:t>ub</w:t>
        </w:r>
      </w:ins>
      <w:ins w:id="9406" w:author="Rev 9 Allen Wirfs-Brock" w:date="2012-07-04T18:18:00Z">
        <w:r w:rsidR="009B3535">
          <w:t xml:space="preserve">. </w:t>
        </w:r>
      </w:ins>
      <w:ins w:id="9407" w:author="Rev 9 Allen Wirfs-Brock" w:date="2012-07-04T18:17:00Z">
        <w:r w:rsidR="009B3535">
          <w:t xml:space="preserve"> </w:t>
        </w:r>
      </w:ins>
    </w:p>
    <w:p w14:paraId="35EFAB41" w14:textId="77777777" w:rsidR="00E66894" w:rsidRPr="00BA286E" w:rsidRDefault="00E66894" w:rsidP="00E66894">
      <w:pPr>
        <w:rPr>
          <w:ins w:id="9408" w:author="Rev 9 Allen Wirfs-Brock" w:date="2012-07-05T18:40:00Z"/>
          <w:rFonts w:ascii="Times New Roman" w:hAnsi="Times New Roman"/>
        </w:rPr>
      </w:pPr>
      <w:ins w:id="9409" w:author="Rev 9 Allen Wirfs-Brock" w:date="2012-07-05T18:40:00Z">
        <w:r>
          <w:rPr>
            <w:rStyle w:val="bnf"/>
          </w:rPr>
          <w:t>QuasiLiteral</w:t>
        </w:r>
        <w:r w:rsidRPr="00E77497">
          <w:t xml:space="preserve"> </w:t>
        </w:r>
        <w:r w:rsidRPr="00E77497">
          <w:rPr>
            <w:b/>
          </w:rPr>
          <w:t>:</w:t>
        </w:r>
        <w:r w:rsidRPr="00E77497">
          <w:rPr>
            <w:i/>
          </w:rPr>
          <w:t xml:space="preserve"> </w:t>
        </w:r>
        <w:r w:rsidRPr="00BA286E">
          <w:rPr>
            <w:rFonts w:ascii="Times New Roman" w:hAnsi="Times New Roman"/>
            <w:i/>
          </w:rPr>
          <w:t>QuasiHead</w:t>
        </w:r>
        <w:r>
          <w:rPr>
            <w:rFonts w:ascii="Times New Roman" w:hAnsi="Times New Roman"/>
            <w:i/>
          </w:rPr>
          <w:t xml:space="preserve"> Expression QuasiMiddleList </w:t>
        </w:r>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r>
          <w:rPr>
            <w:rFonts w:cs="Arial"/>
            <w:sz w:val="16"/>
          </w:rPr>
          <w:t xml:space="preserve"> </w:t>
        </w:r>
        <w:r w:rsidRPr="00D639BE">
          <w:rPr>
            <w:rFonts w:ascii="Times New Roman" w:hAnsi="Times New Roman"/>
            <w:i/>
          </w:rPr>
          <w:t>Quasi</w:t>
        </w:r>
        <w:r>
          <w:rPr>
            <w:rFonts w:ascii="Times New Roman" w:hAnsi="Times New Roman"/>
            <w:i/>
          </w:rPr>
          <w:t>Tail</w:t>
        </w:r>
      </w:ins>
    </w:p>
    <w:p w14:paraId="4689ABE3" w14:textId="77777777" w:rsidR="00E66894" w:rsidRDefault="00E66894" w:rsidP="00E66894">
      <w:pPr>
        <w:pStyle w:val="Alg4"/>
        <w:numPr>
          <w:ilvl w:val="0"/>
          <w:numId w:val="905"/>
        </w:numPr>
        <w:spacing w:after="220"/>
        <w:contextualSpacing/>
        <w:rPr>
          <w:ins w:id="9410" w:author="Rev 9 Allen Wirfs-Brock" w:date="2012-07-05T18:38:00Z"/>
        </w:rPr>
      </w:pPr>
      <w:ins w:id="9411" w:author="Rev 9 Allen Wirfs-Brock" w:date="2012-07-05T18:38:00Z">
        <w:r>
          <w:t xml:space="preserve">Let </w:t>
        </w:r>
        <w:r w:rsidRPr="002A7322">
          <w:rPr>
            <w:i/>
          </w:rPr>
          <w:t>siteObj</w:t>
        </w:r>
        <w:r>
          <w:t xml:space="preserve"> be the the result of the abstraction operation GetQuasiCallSite passing this </w:t>
        </w:r>
        <w:r w:rsidRPr="002A7322">
          <w:rPr>
            <w:i/>
          </w:rPr>
          <w:t>QuasiLiteral</w:t>
        </w:r>
        <w:r>
          <w:t xml:space="preserve"> production as the argument.</w:t>
        </w:r>
      </w:ins>
    </w:p>
    <w:p w14:paraId="2A94040D" w14:textId="77777777" w:rsidR="00E66894" w:rsidRDefault="00E66894" w:rsidP="00E66894">
      <w:pPr>
        <w:pStyle w:val="Alg4"/>
        <w:numPr>
          <w:ilvl w:val="0"/>
          <w:numId w:val="905"/>
        </w:numPr>
        <w:spacing w:after="220"/>
        <w:contextualSpacing/>
        <w:rPr>
          <w:ins w:id="9412" w:author="Rev 9 Allen Wirfs-Brock" w:date="2012-07-05T18:38:00Z"/>
        </w:rPr>
      </w:pPr>
      <w:ins w:id="9413" w:author="Rev 9 Allen Wirfs-Brock" w:date="2012-07-05T18:38:00Z">
        <w:r>
          <w:t xml:space="preserve">Let </w:t>
        </w:r>
        <w:r w:rsidRPr="009B3535">
          <w:rPr>
            <w:i/>
          </w:rPr>
          <w:t>firstSub</w:t>
        </w:r>
        <w:r>
          <w:t xml:space="preserve"> be the result of  evaluating </w:t>
        </w:r>
        <w:r w:rsidRPr="009B3535">
          <w:rPr>
            <w:i/>
          </w:rPr>
          <w:t>Expression</w:t>
        </w:r>
        <w:r>
          <w:t xml:space="preserve">. </w:t>
        </w:r>
      </w:ins>
    </w:p>
    <w:p w14:paraId="0B6C1F5F" w14:textId="77777777" w:rsidR="00E66894" w:rsidRDefault="00E66894" w:rsidP="00E66894">
      <w:pPr>
        <w:pStyle w:val="Alg4"/>
        <w:numPr>
          <w:ilvl w:val="0"/>
          <w:numId w:val="905"/>
        </w:numPr>
        <w:spacing w:after="220"/>
        <w:contextualSpacing/>
        <w:rPr>
          <w:ins w:id="9414" w:author="Rev 9 Allen Wirfs-Brock" w:date="2012-07-05T18:38:00Z"/>
        </w:rPr>
      </w:pPr>
      <w:ins w:id="9415" w:author="Rev 9 Allen Wirfs-Brock" w:date="2012-07-05T18:38:00Z">
        <w:r>
          <w:t>ReturnIfAbrupt(</w:t>
        </w:r>
        <w:r w:rsidRPr="00CD1FDB">
          <w:rPr>
            <w:i/>
          </w:rPr>
          <w:t>firstSub</w:t>
        </w:r>
        <w:r>
          <w:t>).</w:t>
        </w:r>
      </w:ins>
    </w:p>
    <w:p w14:paraId="4DFC3F46" w14:textId="77777777" w:rsidR="00E66894" w:rsidRDefault="00E66894" w:rsidP="00E66894">
      <w:pPr>
        <w:pStyle w:val="Alg4"/>
        <w:numPr>
          <w:ilvl w:val="0"/>
          <w:numId w:val="905"/>
        </w:numPr>
        <w:spacing w:after="220"/>
        <w:contextualSpacing/>
        <w:rPr>
          <w:ins w:id="9416" w:author="Rev 9 Allen Wirfs-Brock" w:date="2012-07-05T18:38:00Z"/>
        </w:rPr>
      </w:pPr>
      <w:ins w:id="9417" w:author="Rev 9 Allen Wirfs-Brock" w:date="2012-07-05T18:38:00Z">
        <w:r>
          <w:t xml:space="preserve">Let </w:t>
        </w:r>
        <w:r w:rsidRPr="009B3535">
          <w:rPr>
            <w:i/>
          </w:rPr>
          <w:t>restSub</w:t>
        </w:r>
        <w:r>
          <w:t xml:space="preserve"> be SubstitutionEvaluation of </w:t>
        </w:r>
        <w:r w:rsidRPr="009B3535">
          <w:rPr>
            <w:i/>
          </w:rPr>
          <w:t>Quasi</w:t>
        </w:r>
      </w:ins>
      <w:ins w:id="9418" w:author="Rev 9 Allen Wirfs-Brock" w:date="2012-07-05T18:41:00Z">
        <w:r>
          <w:rPr>
            <w:i/>
          </w:rPr>
          <w:t>MiddleList</w:t>
        </w:r>
      </w:ins>
      <w:ins w:id="9419" w:author="Rev 9 Allen Wirfs-Brock" w:date="2012-07-05T18:38:00Z">
        <w:r>
          <w:t>.</w:t>
        </w:r>
      </w:ins>
    </w:p>
    <w:p w14:paraId="6114505F" w14:textId="77777777" w:rsidR="00E66894" w:rsidRDefault="00E66894" w:rsidP="00E66894">
      <w:pPr>
        <w:pStyle w:val="Alg4"/>
        <w:numPr>
          <w:ilvl w:val="0"/>
          <w:numId w:val="905"/>
        </w:numPr>
        <w:spacing w:after="220"/>
        <w:contextualSpacing/>
        <w:rPr>
          <w:ins w:id="9420" w:author="Rev 9 Allen Wirfs-Brock" w:date="2012-07-05T18:38:00Z"/>
        </w:rPr>
      </w:pPr>
      <w:ins w:id="9421" w:author="Rev 9 Allen Wirfs-Brock" w:date="2012-07-05T18:38:00Z">
        <w:r>
          <w:t>ReturnIfAbrupt(</w:t>
        </w:r>
        <w:r w:rsidRPr="00CD1FDB">
          <w:rPr>
            <w:i/>
          </w:rPr>
          <w:t>restSub</w:t>
        </w:r>
        <w:r>
          <w:t>).</w:t>
        </w:r>
      </w:ins>
    </w:p>
    <w:p w14:paraId="635C3496" w14:textId="77777777" w:rsidR="00E66894" w:rsidRDefault="00E66894" w:rsidP="00E66894">
      <w:pPr>
        <w:pStyle w:val="Alg4"/>
        <w:numPr>
          <w:ilvl w:val="0"/>
          <w:numId w:val="905"/>
        </w:numPr>
        <w:spacing w:after="220"/>
        <w:contextualSpacing/>
        <w:rPr>
          <w:ins w:id="9422" w:author="Rev 9 Allen Wirfs-Brock" w:date="2012-07-05T18:38:00Z"/>
        </w:rPr>
      </w:pPr>
      <w:ins w:id="9423" w:author="Rev 9 Allen Wirfs-Brock" w:date="2012-07-05T18:38:00Z">
        <w:r>
          <w:t xml:space="preserve">Assert, </w:t>
        </w:r>
        <w:r w:rsidRPr="009B3535">
          <w:rPr>
            <w:i/>
          </w:rPr>
          <w:t>restSub</w:t>
        </w:r>
        <w:r>
          <w:t xml:space="preserve"> is a List.</w:t>
        </w:r>
      </w:ins>
    </w:p>
    <w:p w14:paraId="635A43CB" w14:textId="77777777" w:rsidR="00E66894" w:rsidRPr="00E77497" w:rsidRDefault="00E66894" w:rsidP="00E66894">
      <w:pPr>
        <w:pStyle w:val="Alg4"/>
        <w:numPr>
          <w:ilvl w:val="0"/>
          <w:numId w:val="905"/>
        </w:numPr>
        <w:spacing w:after="220"/>
        <w:contextualSpacing/>
        <w:rPr>
          <w:ins w:id="9424" w:author="Rev 9 Allen Wirfs-Brock" w:date="2012-07-05T18:38:00Z"/>
        </w:rPr>
      </w:pPr>
      <w:ins w:id="9425" w:author="Rev 9 Allen Wirfs-Brock" w:date="2012-07-05T18:38:00Z">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ins>
    </w:p>
    <w:p w14:paraId="18E7B2C4" w14:textId="77777777" w:rsidR="007B578E" w:rsidRDefault="007B578E" w:rsidP="007B578E">
      <w:pPr>
        <w:rPr>
          <w:ins w:id="9426" w:author="Rev 9 Allen Wirfs-Brock" w:date="2012-07-05T10:46:00Z"/>
        </w:rPr>
      </w:pPr>
      <w:ins w:id="9427" w:author="Rev 9 Allen Wirfs-Brock" w:date="2012-07-05T10:41:00Z">
        <w:r>
          <w:t>The abstract o</w:t>
        </w:r>
      </w:ins>
      <w:ins w:id="9428" w:author="Rev 9 Allen Wirfs-Brock" w:date="2012-07-05T10:43:00Z">
        <w:r>
          <w:t xml:space="preserve">peration </w:t>
        </w:r>
      </w:ins>
      <w:ins w:id="9429" w:author="Rev 9 Allen Wirfs-Brock" w:date="2012-07-05T11:53:00Z">
        <w:r w:rsidR="00A0196C" w:rsidRPr="00A0196C">
          <w:rPr>
            <w:rFonts w:ascii="Times New Roman" w:hAnsi="Times New Roman"/>
          </w:rPr>
          <w:t xml:space="preserve">GetQuasiCallSite </w:t>
        </w:r>
      </w:ins>
      <w:ins w:id="9430" w:author="Rev 9 Allen Wirfs-Brock" w:date="2012-07-05T10:45:00Z">
        <w:r w:rsidR="00286A19">
          <w:t>is called with a</w:t>
        </w:r>
      </w:ins>
      <w:ins w:id="9431" w:author="Rev 9 Allen Wirfs-Brock" w:date="2012-07-05T10:44:00Z">
        <w:r>
          <w:t xml:space="preserve"> </w:t>
        </w:r>
      </w:ins>
      <w:ins w:id="9432" w:author="Rev 9 Allen Wirfs-Brock" w:date="2012-07-05T10:46:00Z">
        <w:r>
          <w:t xml:space="preserve">grammar production, </w:t>
        </w:r>
      </w:ins>
      <w:ins w:id="9433" w:author="Rev 9 Allen Wirfs-Brock" w:date="2012-07-05T10:45:00Z">
        <w:r w:rsidRPr="007B578E">
          <w:rPr>
            <w:rFonts w:ascii="Times New Roman" w:hAnsi="Times New Roman"/>
            <w:i/>
          </w:rPr>
          <w:t>quasiLiteral</w:t>
        </w:r>
      </w:ins>
      <w:ins w:id="9434" w:author="Rev 9 Allen Wirfs-Brock" w:date="2012-07-05T10:46:00Z">
        <w:r>
          <w:t>,</w:t>
        </w:r>
      </w:ins>
      <w:ins w:id="9435" w:author="Rev 9 Allen Wirfs-Brock" w:date="2012-07-05T10:45:00Z">
        <w:r>
          <w:t xml:space="preserve"> </w:t>
        </w:r>
      </w:ins>
      <w:ins w:id="9436" w:author="Rev 9 Allen Wirfs-Brock" w:date="2012-07-05T10:46:00Z">
        <w:r>
          <w:t>as an argument. It performs the following steps:</w:t>
        </w:r>
      </w:ins>
    </w:p>
    <w:p w14:paraId="0BC1D1E3" w14:textId="77777777" w:rsidR="00D3135B" w:rsidRDefault="00D3135B" w:rsidP="00961F07">
      <w:pPr>
        <w:pStyle w:val="Alg4"/>
        <w:numPr>
          <w:ilvl w:val="0"/>
          <w:numId w:val="901"/>
        </w:numPr>
        <w:spacing w:after="220"/>
        <w:contextualSpacing/>
        <w:rPr>
          <w:ins w:id="9437" w:author="Rev 9 Allen Wirfs-Brock" w:date="2012-07-05T11:31:00Z"/>
        </w:rPr>
      </w:pPr>
      <w:ins w:id="9438" w:author="Rev 9 Allen Wirfs-Brock" w:date="2012-07-05T11:31:00Z">
        <w:r>
          <w:t>If a call site object for the source code</w:t>
        </w:r>
      </w:ins>
      <w:ins w:id="9439" w:author="Rev 9 Allen Wirfs-Brock" w:date="2012-07-05T11:32:00Z">
        <w:r>
          <w:t xml:space="preserve"> corresponding to </w:t>
        </w:r>
        <w:r w:rsidRPr="00961F07">
          <w:rPr>
            <w:i/>
          </w:rPr>
          <w:t>quasiLiteral</w:t>
        </w:r>
        <w:r>
          <w:t xml:space="preserve"> has already been created by a previous call to this abstract operation, then return that call site object.</w:t>
        </w:r>
      </w:ins>
    </w:p>
    <w:p w14:paraId="259DAC49" w14:textId="77777777" w:rsidR="007B578E" w:rsidRDefault="007B578E" w:rsidP="00961F07">
      <w:pPr>
        <w:pStyle w:val="Alg4"/>
        <w:numPr>
          <w:ilvl w:val="0"/>
          <w:numId w:val="901"/>
        </w:numPr>
        <w:spacing w:after="220"/>
        <w:contextualSpacing/>
        <w:rPr>
          <w:ins w:id="9440" w:author="Rev 9 Allen Wirfs-Brock" w:date="2012-07-05T10:48:00Z"/>
        </w:rPr>
      </w:pPr>
      <w:ins w:id="9441" w:author="Rev 9 Allen Wirfs-Brock" w:date="2012-07-05T10:48:00Z">
        <w:r>
          <w:t xml:space="preserve">Let </w:t>
        </w:r>
        <w:r w:rsidRPr="00961F07">
          <w:rPr>
            <w:i/>
          </w:rPr>
          <w:t>cookedStrings</w:t>
        </w:r>
        <w:r>
          <w:t xml:space="preserve"> be QuasiStrings of </w:t>
        </w:r>
        <w:r w:rsidRPr="00961F07">
          <w:rPr>
            <w:i/>
          </w:rPr>
          <w:t>quasiLiteral</w:t>
        </w:r>
        <w:r>
          <w:t xml:space="preserve"> with argument </w:t>
        </w:r>
        <w:r w:rsidRPr="00961F07">
          <w:rPr>
            <w:b/>
          </w:rPr>
          <w:t>false</w:t>
        </w:r>
        <w:r>
          <w:t xml:space="preserve">. </w:t>
        </w:r>
      </w:ins>
    </w:p>
    <w:p w14:paraId="2CE7368D" w14:textId="77777777" w:rsidR="007B578E" w:rsidRDefault="007B578E" w:rsidP="00961F07">
      <w:pPr>
        <w:pStyle w:val="Alg4"/>
        <w:numPr>
          <w:ilvl w:val="0"/>
          <w:numId w:val="901"/>
        </w:numPr>
        <w:spacing w:after="220"/>
        <w:contextualSpacing/>
        <w:rPr>
          <w:ins w:id="9442" w:author="Rev 9 Allen Wirfs-Brock" w:date="2012-07-05T10:49:00Z"/>
        </w:rPr>
      </w:pPr>
      <w:ins w:id="9443" w:author="Rev 9 Allen Wirfs-Brock" w:date="2012-07-05T10:49:00Z">
        <w:r>
          <w:t xml:space="preserve">Let </w:t>
        </w:r>
        <w:r>
          <w:rPr>
            <w:i/>
          </w:rPr>
          <w:t>raw</w:t>
        </w:r>
        <w:r w:rsidRPr="00887FC2">
          <w:rPr>
            <w:i/>
          </w:rPr>
          <w:t>Strings</w:t>
        </w:r>
        <w:r>
          <w:t xml:space="preserve"> be QuasiStrings of </w:t>
        </w:r>
        <w:r w:rsidRPr="00887FC2">
          <w:rPr>
            <w:i/>
          </w:rPr>
          <w:t>quasiLiteral</w:t>
        </w:r>
        <w:r>
          <w:t xml:space="preserve"> with argument </w:t>
        </w:r>
        <w:r>
          <w:rPr>
            <w:b/>
          </w:rPr>
          <w:t>true</w:t>
        </w:r>
        <w:r>
          <w:t>.</w:t>
        </w:r>
      </w:ins>
    </w:p>
    <w:p w14:paraId="3D248462" w14:textId="77777777" w:rsidR="007B578E" w:rsidRDefault="007B578E" w:rsidP="00961F07">
      <w:pPr>
        <w:pStyle w:val="Alg4"/>
        <w:numPr>
          <w:ilvl w:val="0"/>
          <w:numId w:val="901"/>
        </w:numPr>
        <w:spacing w:after="220"/>
        <w:contextualSpacing/>
        <w:rPr>
          <w:ins w:id="9444" w:author="Rev 9 Allen Wirfs-Brock" w:date="2012-07-05T10:49:00Z"/>
        </w:rPr>
      </w:pPr>
      <w:ins w:id="9445" w:author="Rev 9 Allen Wirfs-Brock" w:date="2012-07-05T10:50:00Z">
        <w:r>
          <w:t xml:space="preserve">Let </w:t>
        </w:r>
        <w:r w:rsidRPr="00961F07">
          <w:rPr>
            <w:i/>
          </w:rPr>
          <w:t>count</w:t>
        </w:r>
        <w:r>
          <w:t xml:space="preserve"> be the number of elements in the List </w:t>
        </w:r>
        <w:r w:rsidRPr="00961F07">
          <w:rPr>
            <w:i/>
          </w:rPr>
          <w:t>cookedStrings</w:t>
        </w:r>
        <w:r>
          <w:t>.</w:t>
        </w:r>
      </w:ins>
    </w:p>
    <w:p w14:paraId="3CF7702E" w14:textId="77777777" w:rsidR="007B578E" w:rsidRDefault="007B578E" w:rsidP="00961F07">
      <w:pPr>
        <w:pStyle w:val="Alg4"/>
        <w:numPr>
          <w:ilvl w:val="0"/>
          <w:numId w:val="901"/>
        </w:numPr>
        <w:spacing w:after="220"/>
        <w:contextualSpacing/>
        <w:rPr>
          <w:ins w:id="9446" w:author="Rev 9 Allen Wirfs-Brock" w:date="2012-07-05T10:47:00Z"/>
        </w:rPr>
      </w:pPr>
      <w:ins w:id="9447" w:author="Rev 9 Allen Wirfs-Brock" w:date="2012-07-05T10:47:00Z">
        <w:r>
          <w:t xml:space="preserve">Let </w:t>
        </w:r>
        <w:r w:rsidRPr="00CD1FDB">
          <w:rPr>
            <w:i/>
          </w:rPr>
          <w:t>siteObj</w:t>
        </w:r>
        <w:r>
          <w:t xml:space="preserve"> be the result of the abstraction operation ArrayCreate with argument </w:t>
        </w:r>
      </w:ins>
      <w:ins w:id="9448" w:author="Rev 9 Allen Wirfs-Brock" w:date="2012-07-05T10:50:00Z">
        <w:r w:rsidRPr="00961F07">
          <w:rPr>
            <w:i/>
          </w:rPr>
          <w:t>count</w:t>
        </w:r>
      </w:ins>
      <w:ins w:id="9449" w:author="Rev 9 Allen Wirfs-Brock" w:date="2012-07-05T10:47:00Z">
        <w:r>
          <w:t>.</w:t>
        </w:r>
      </w:ins>
    </w:p>
    <w:p w14:paraId="7B97609C" w14:textId="77777777" w:rsidR="007B578E" w:rsidRDefault="007B578E" w:rsidP="00961F07">
      <w:pPr>
        <w:pStyle w:val="Alg4"/>
        <w:numPr>
          <w:ilvl w:val="0"/>
          <w:numId w:val="901"/>
        </w:numPr>
        <w:spacing w:after="220"/>
        <w:contextualSpacing/>
        <w:rPr>
          <w:ins w:id="9450" w:author="Rev 9 Allen Wirfs-Brock" w:date="2012-07-05T10:47:00Z"/>
        </w:rPr>
      </w:pPr>
      <w:ins w:id="9451" w:author="Rev 9 Allen Wirfs-Brock" w:date="2012-07-05T10:47:00Z">
        <w:r>
          <w:t xml:space="preserve">Let </w:t>
        </w:r>
        <w:r>
          <w:rPr>
            <w:i/>
          </w:rPr>
          <w:t>raw</w:t>
        </w:r>
        <w:r w:rsidRPr="00CD1FDB">
          <w:rPr>
            <w:i/>
          </w:rPr>
          <w:t>Obj</w:t>
        </w:r>
        <w:r>
          <w:t xml:space="preserve"> be the result of the abstraction operation ArrayCreate with argument </w:t>
        </w:r>
      </w:ins>
      <w:ins w:id="9452" w:author="Rev 9 Allen Wirfs-Brock" w:date="2012-07-05T10:51:00Z">
        <w:r w:rsidR="00C02D3F" w:rsidRPr="00887FC2">
          <w:rPr>
            <w:i/>
          </w:rPr>
          <w:t>count</w:t>
        </w:r>
      </w:ins>
      <w:ins w:id="9453" w:author="Rev 9 Allen Wirfs-Brock" w:date="2012-07-05T10:47:00Z">
        <w:r>
          <w:t>.</w:t>
        </w:r>
      </w:ins>
    </w:p>
    <w:p w14:paraId="796240F2" w14:textId="77777777" w:rsidR="00C02D3F" w:rsidRDefault="00C02D3F" w:rsidP="00961F07">
      <w:pPr>
        <w:pStyle w:val="Alg4"/>
        <w:numPr>
          <w:ilvl w:val="0"/>
          <w:numId w:val="901"/>
        </w:numPr>
        <w:spacing w:after="220"/>
        <w:contextualSpacing/>
        <w:rPr>
          <w:ins w:id="9454" w:author="Rev 9 Allen Wirfs-Brock" w:date="2012-07-05T10:51:00Z"/>
        </w:rPr>
      </w:pPr>
      <w:ins w:id="9455" w:author="Rev 9 Allen Wirfs-Brock" w:date="2012-07-05T10:51:00Z">
        <w:r>
          <w:t>Let index be 0.</w:t>
        </w:r>
      </w:ins>
    </w:p>
    <w:p w14:paraId="496282EB" w14:textId="77777777" w:rsidR="00C02D3F" w:rsidRDefault="00C02D3F" w:rsidP="00961F07">
      <w:pPr>
        <w:pStyle w:val="Alg4"/>
        <w:numPr>
          <w:ilvl w:val="0"/>
          <w:numId w:val="901"/>
        </w:numPr>
        <w:spacing w:after="220"/>
        <w:contextualSpacing/>
        <w:rPr>
          <w:ins w:id="9456" w:author="Rev 9 Allen Wirfs-Brock" w:date="2012-07-05T10:52:00Z"/>
        </w:rPr>
      </w:pPr>
      <w:ins w:id="9457" w:author="Rev 9 Allen Wirfs-Brock" w:date="2012-07-05T10:52:00Z">
        <w:r>
          <w:t xml:space="preserve">Repeat while </w:t>
        </w:r>
        <w:r w:rsidRPr="00961F07">
          <w:rPr>
            <w:i/>
          </w:rPr>
          <w:t>index</w:t>
        </w:r>
        <w:r>
          <w:t xml:space="preserve"> &lt; </w:t>
        </w:r>
        <w:r w:rsidRPr="00961F07">
          <w:rPr>
            <w:i/>
          </w:rPr>
          <w:t>count</w:t>
        </w:r>
      </w:ins>
    </w:p>
    <w:p w14:paraId="634546B6" w14:textId="77777777" w:rsidR="00C02D3F" w:rsidRDefault="00C02D3F" w:rsidP="00C02D3F">
      <w:pPr>
        <w:pStyle w:val="Alg4"/>
        <w:numPr>
          <w:ilvl w:val="1"/>
          <w:numId w:val="901"/>
        </w:numPr>
        <w:spacing w:after="220"/>
        <w:contextualSpacing/>
        <w:rPr>
          <w:ins w:id="9458" w:author="Rev 9 Allen Wirfs-Brock" w:date="2012-07-05T10:54:00Z"/>
        </w:rPr>
      </w:pPr>
      <w:ins w:id="9459" w:author="Rev 9 Allen Wirfs-Brock" w:date="2012-07-05T10:55:00Z">
        <w:r>
          <w:t xml:space="preserve">Let </w:t>
        </w:r>
        <w:r w:rsidRPr="00961F07">
          <w:rPr>
            <w:i/>
          </w:rPr>
          <w:t>prop</w:t>
        </w:r>
        <w:r>
          <w:t xml:space="preserve"> be ToString(</w:t>
        </w:r>
        <w:r w:rsidRPr="00961F07">
          <w:rPr>
            <w:i/>
          </w:rPr>
          <w:t>index</w:t>
        </w:r>
        <w:r>
          <w:t>).</w:t>
        </w:r>
      </w:ins>
    </w:p>
    <w:p w14:paraId="73B6B00C" w14:textId="77777777" w:rsidR="00C02D3F" w:rsidRDefault="00C02D3F" w:rsidP="00C02D3F">
      <w:pPr>
        <w:pStyle w:val="Alg4"/>
        <w:numPr>
          <w:ilvl w:val="1"/>
          <w:numId w:val="901"/>
        </w:numPr>
        <w:spacing w:after="220"/>
        <w:contextualSpacing/>
        <w:rPr>
          <w:ins w:id="9460" w:author="Rev 9 Allen Wirfs-Brock" w:date="2012-07-05T10:55:00Z"/>
        </w:rPr>
      </w:pPr>
      <w:ins w:id="9461" w:author="Rev 9 Allen Wirfs-Brock" w:date="2012-07-05T10:55:00Z">
        <w:r>
          <w:t xml:space="preserve">Let </w:t>
        </w:r>
        <w:r w:rsidRPr="00961F07">
          <w:rPr>
            <w:i/>
          </w:rPr>
          <w:t>cookedValue</w:t>
        </w:r>
        <w:r>
          <w:t xml:space="preserve"> be the </w:t>
        </w:r>
      </w:ins>
      <w:ins w:id="9462" w:author="Rev 9 Allen Wirfs-Brock" w:date="2012-07-05T10:58:00Z">
        <w:r>
          <w:t>s</w:t>
        </w:r>
      </w:ins>
      <w:ins w:id="9463" w:author="Rev 9 Allen Wirfs-Brock" w:date="2012-07-05T10:55:00Z">
        <w:r>
          <w:t>tring</w:t>
        </w:r>
      </w:ins>
      <w:ins w:id="9464" w:author="Rev 9 Allen Wirfs-Brock" w:date="2012-07-05T10:58:00Z">
        <w:r>
          <w:t xml:space="preserve"> value</w:t>
        </w:r>
      </w:ins>
      <w:ins w:id="9465" w:author="Rev 9 Allen Wirfs-Brock" w:date="2012-07-05T10:55:00Z">
        <w:r>
          <w:t xml:space="preserve"> at 0-based position </w:t>
        </w:r>
      </w:ins>
      <w:ins w:id="9466" w:author="Rev 9 Allen Wirfs-Brock" w:date="2012-07-05T10:57:00Z">
        <w:r w:rsidRPr="00961F07">
          <w:rPr>
            <w:i/>
          </w:rPr>
          <w:t>index</w:t>
        </w:r>
        <w:r>
          <w:t xml:space="preserve"> </w:t>
        </w:r>
      </w:ins>
      <w:ins w:id="9467" w:author="Rev 9 Allen Wirfs-Brock" w:date="2012-07-05T10:55:00Z">
        <w:r>
          <w:t>of</w:t>
        </w:r>
      </w:ins>
      <w:ins w:id="9468" w:author="Rev 9 Allen Wirfs-Brock" w:date="2012-07-05T10:57:00Z">
        <w:r>
          <w:t xml:space="preserve"> the</w:t>
        </w:r>
      </w:ins>
      <w:ins w:id="9469" w:author="Rev 9 Allen Wirfs-Brock" w:date="2012-07-05T10:55:00Z">
        <w:r>
          <w:t xml:space="preserve"> List </w:t>
        </w:r>
        <w:r w:rsidRPr="00961F07">
          <w:rPr>
            <w:i/>
          </w:rPr>
          <w:t>cookedStrings</w:t>
        </w:r>
        <w:r>
          <w:t>.</w:t>
        </w:r>
      </w:ins>
    </w:p>
    <w:p w14:paraId="428CA6D5" w14:textId="77777777" w:rsidR="007B578E" w:rsidRDefault="00BA40A0" w:rsidP="00C02D3F">
      <w:pPr>
        <w:pStyle w:val="Alg4"/>
        <w:numPr>
          <w:ilvl w:val="1"/>
          <w:numId w:val="901"/>
        </w:numPr>
        <w:spacing w:after="220"/>
        <w:contextualSpacing/>
        <w:rPr>
          <w:ins w:id="9470" w:author="Rev 9 Allen Wirfs-Brock" w:date="2012-07-05T10:47:00Z"/>
        </w:rPr>
      </w:pPr>
      <w:ins w:id="9471" w:author="Rev 9 Allen Wirfs-Brock" w:date="2012-07-05T12:15:00Z">
        <w:r>
          <w:t>Call</w:t>
        </w:r>
      </w:ins>
      <w:ins w:id="9472" w:author="Rev 9 Allen Wirfs-Brock" w:date="2012-07-05T10:47:00Z">
        <w:r w:rsidR="007B578E">
          <w:t xml:space="preserve"> the [[DefineOwnProperty]] internal method of </w:t>
        </w:r>
        <w:r w:rsidR="007B578E" w:rsidRPr="00CD1FDB">
          <w:rPr>
            <w:i/>
          </w:rPr>
          <w:t>siteObj</w:t>
        </w:r>
        <w:r w:rsidR="007B578E">
          <w:t xml:space="preserve"> with arguments</w:t>
        </w:r>
      </w:ins>
      <w:ins w:id="9473" w:author="Rev 9 Allen Wirfs-Brock" w:date="2012-07-05T10:57:00Z">
        <w:r w:rsidR="00C02D3F" w:rsidRPr="00C02D3F">
          <w:rPr>
            <w:i/>
          </w:rPr>
          <w:t xml:space="preserve"> </w:t>
        </w:r>
        <w:r w:rsidR="00C02D3F" w:rsidRPr="00887FC2">
          <w:rPr>
            <w:i/>
          </w:rPr>
          <w:t>prop</w:t>
        </w:r>
      </w:ins>
      <w:ins w:id="9474" w:author="Rev 9 Allen Wirfs-Brock" w:date="2012-07-05T10:47:00Z">
        <w:r w:rsidR="007B578E">
          <w:rPr>
            <w:b/>
          </w:rPr>
          <w:t xml:space="preserve">, </w:t>
        </w:r>
        <w:r w:rsidR="007B578E">
          <w:t xml:space="preserve">{[[Value]]: </w:t>
        </w:r>
        <w:r w:rsidR="007B578E">
          <w:rPr>
            <w:i/>
          </w:rPr>
          <w:t>cookedValue</w:t>
        </w:r>
        <w:r w:rsidR="007B578E">
          <w:t xml:space="preserve">, [[Writable]]: </w:t>
        </w:r>
        <w:r w:rsidR="007B578E">
          <w:rPr>
            <w:b/>
          </w:rPr>
          <w:t>false</w:t>
        </w:r>
        <w:r w:rsidR="007B578E">
          <w:t xml:space="preserve">, [[Configurable]]: </w:t>
        </w:r>
        <w:r w:rsidR="007B578E" w:rsidRPr="00FA34E7">
          <w:rPr>
            <w:b/>
          </w:rPr>
          <w:t>false</w:t>
        </w:r>
        <w:r w:rsidR="007B578E">
          <w:t>}}</w:t>
        </w:r>
        <w:r w:rsidR="007B578E" w:rsidRPr="00E77497">
          <w:t xml:space="preserve">, and </w:t>
        </w:r>
      </w:ins>
      <w:ins w:id="9475" w:author="Rev 9 Allen Wirfs-Brock" w:date="2012-07-05T12:15:00Z">
        <w:r>
          <w:rPr>
            <w:b/>
          </w:rPr>
          <w:t>false</w:t>
        </w:r>
      </w:ins>
      <w:ins w:id="9476" w:author="Rev 9 Allen Wirfs-Brock" w:date="2012-07-05T10:47:00Z">
        <w:r w:rsidR="007B578E">
          <w:rPr>
            <w:i/>
          </w:rPr>
          <w:t>.</w:t>
        </w:r>
      </w:ins>
    </w:p>
    <w:p w14:paraId="28E91791" w14:textId="77777777" w:rsidR="007B578E" w:rsidRDefault="007B578E" w:rsidP="00C02D3F">
      <w:pPr>
        <w:pStyle w:val="Alg4"/>
        <w:numPr>
          <w:ilvl w:val="1"/>
          <w:numId w:val="901"/>
        </w:numPr>
        <w:spacing w:after="220"/>
        <w:contextualSpacing/>
        <w:rPr>
          <w:ins w:id="9477" w:author="Rev 9 Allen Wirfs-Brock" w:date="2012-07-05T10:47:00Z"/>
        </w:rPr>
      </w:pPr>
      <w:ins w:id="9478" w:author="Rev 9 Allen Wirfs-Brock" w:date="2012-07-05T10:47:00Z">
        <w:r>
          <w:t xml:space="preserve">Let </w:t>
        </w:r>
        <w:r>
          <w:rPr>
            <w:i/>
          </w:rPr>
          <w:t>raw</w:t>
        </w:r>
        <w:r w:rsidRPr="00CD1FDB">
          <w:rPr>
            <w:i/>
          </w:rPr>
          <w:t>Value</w:t>
        </w:r>
        <w:r>
          <w:t xml:space="preserve"> be the string value </w:t>
        </w:r>
      </w:ins>
      <w:ins w:id="9479" w:author="Rev 9 Allen Wirfs-Brock" w:date="2012-07-05T10:58:00Z">
        <w:r w:rsidR="00C02D3F">
          <w:t xml:space="preserve">value at 0-based position </w:t>
        </w:r>
        <w:r w:rsidR="00C02D3F" w:rsidRPr="00887FC2">
          <w:rPr>
            <w:i/>
          </w:rPr>
          <w:t>index</w:t>
        </w:r>
        <w:r w:rsidR="00C02D3F">
          <w:t xml:space="preserve"> of the List </w:t>
        </w:r>
        <w:r w:rsidR="00C02D3F">
          <w:rPr>
            <w:i/>
          </w:rPr>
          <w:t>raw</w:t>
        </w:r>
        <w:r w:rsidR="00C02D3F" w:rsidRPr="00887FC2">
          <w:rPr>
            <w:i/>
          </w:rPr>
          <w:t>Strings</w:t>
        </w:r>
      </w:ins>
      <w:ins w:id="9480" w:author="Rev 9 Allen Wirfs-Brock" w:date="2012-07-05T10:47:00Z">
        <w:r w:rsidRPr="00E77497">
          <w:t>.</w:t>
        </w:r>
      </w:ins>
    </w:p>
    <w:p w14:paraId="1139D585" w14:textId="77777777" w:rsidR="007B578E" w:rsidRDefault="00BA40A0" w:rsidP="00C02D3F">
      <w:pPr>
        <w:pStyle w:val="Alg4"/>
        <w:numPr>
          <w:ilvl w:val="1"/>
          <w:numId w:val="901"/>
        </w:numPr>
        <w:spacing w:after="220"/>
        <w:contextualSpacing/>
        <w:rPr>
          <w:ins w:id="9481" w:author="Rev 9 Allen Wirfs-Brock" w:date="2012-07-05T10:47:00Z"/>
        </w:rPr>
      </w:pPr>
      <w:ins w:id="9482" w:author="Rev 9 Allen Wirfs-Brock" w:date="2012-07-05T12:15:00Z">
        <w:r>
          <w:t>Call</w:t>
        </w:r>
      </w:ins>
      <w:ins w:id="9483" w:author="Rev 9 Allen Wirfs-Brock" w:date="2012-07-05T10:47:00Z">
        <w:r w:rsidR="007B578E">
          <w:t xml:space="preserve"> the [[DefineOwnProperty]] internal method of </w:t>
        </w:r>
        <w:r w:rsidR="007B578E" w:rsidRPr="00CD1FDB">
          <w:rPr>
            <w:i/>
          </w:rPr>
          <w:t>rawObj</w:t>
        </w:r>
        <w:r w:rsidR="007B578E">
          <w:t xml:space="preserve"> with arguments</w:t>
        </w:r>
      </w:ins>
      <w:ins w:id="9484" w:author="Rev 9 Allen Wirfs-Brock" w:date="2012-07-05T10:59:00Z">
        <w:r w:rsidR="00C02D3F" w:rsidRPr="00C02D3F">
          <w:rPr>
            <w:i/>
          </w:rPr>
          <w:t xml:space="preserve"> </w:t>
        </w:r>
        <w:r w:rsidR="00C02D3F" w:rsidRPr="00887FC2">
          <w:rPr>
            <w:i/>
          </w:rPr>
          <w:t>prop</w:t>
        </w:r>
      </w:ins>
      <w:ins w:id="9485" w:author="Rev 9 Allen Wirfs-Brock" w:date="2012-07-05T10:47:00Z">
        <w:r w:rsidR="007B578E">
          <w:rPr>
            <w:b/>
          </w:rPr>
          <w:t xml:space="preserve">, </w:t>
        </w:r>
        <w:r w:rsidR="007B578E">
          <w:t xml:space="preserve">{[[Value]]: </w:t>
        </w:r>
        <w:r w:rsidR="007B578E">
          <w:rPr>
            <w:i/>
          </w:rPr>
          <w:t>rawValue</w:t>
        </w:r>
        <w:r w:rsidR="007B578E">
          <w:t xml:space="preserve">, [[Writable]]: </w:t>
        </w:r>
        <w:r w:rsidR="007B578E">
          <w:rPr>
            <w:b/>
          </w:rPr>
          <w:t>false</w:t>
        </w:r>
        <w:r w:rsidR="007B578E">
          <w:t xml:space="preserve">, [[Configurable]]: </w:t>
        </w:r>
        <w:r w:rsidR="007B578E" w:rsidRPr="00FA34E7">
          <w:rPr>
            <w:b/>
          </w:rPr>
          <w:t>false</w:t>
        </w:r>
        <w:r w:rsidR="007B578E">
          <w:t>}}</w:t>
        </w:r>
        <w:r w:rsidR="007B578E" w:rsidRPr="00E77497">
          <w:t xml:space="preserve">, and </w:t>
        </w:r>
        <w:r w:rsidR="007B578E" w:rsidRPr="00FA34E7">
          <w:rPr>
            <w:b/>
          </w:rPr>
          <w:t>false</w:t>
        </w:r>
        <w:r w:rsidR="007B578E">
          <w:rPr>
            <w:i/>
          </w:rPr>
          <w:t>.</w:t>
        </w:r>
      </w:ins>
    </w:p>
    <w:p w14:paraId="72C0F980" w14:textId="77777777" w:rsidR="00C02D3F" w:rsidRDefault="00C02D3F" w:rsidP="00C02D3F">
      <w:pPr>
        <w:pStyle w:val="Alg4"/>
        <w:numPr>
          <w:ilvl w:val="1"/>
          <w:numId w:val="901"/>
        </w:numPr>
        <w:spacing w:after="220"/>
        <w:contextualSpacing/>
        <w:rPr>
          <w:ins w:id="9486" w:author="Rev 9 Allen Wirfs-Brock" w:date="2012-07-05T10:59:00Z"/>
        </w:rPr>
      </w:pPr>
      <w:ins w:id="9487" w:author="Rev 9 Allen Wirfs-Brock" w:date="2012-07-05T10:59:00Z">
        <w:r>
          <w:t xml:space="preserve">Let </w:t>
        </w:r>
        <w:r w:rsidRPr="006C7A65">
          <w:rPr>
            <w:i/>
          </w:rPr>
          <w:t>index</w:t>
        </w:r>
        <w:r>
          <w:t xml:space="preserve"> be </w:t>
        </w:r>
        <w:r w:rsidRPr="006C7A65">
          <w:rPr>
            <w:i/>
          </w:rPr>
          <w:t>index</w:t>
        </w:r>
        <w:r>
          <w:t>+1.</w:t>
        </w:r>
      </w:ins>
    </w:p>
    <w:p w14:paraId="70308774" w14:textId="77777777" w:rsidR="007B578E" w:rsidRDefault="007B578E" w:rsidP="00961F07">
      <w:pPr>
        <w:pStyle w:val="Alg4"/>
        <w:numPr>
          <w:ilvl w:val="0"/>
          <w:numId w:val="901"/>
        </w:numPr>
        <w:spacing w:after="220"/>
        <w:contextualSpacing/>
        <w:rPr>
          <w:ins w:id="9488" w:author="Rev 9 Allen Wirfs-Brock" w:date="2012-07-05T10:47:00Z"/>
        </w:rPr>
      </w:pPr>
      <w:ins w:id="9489" w:author="Rev 9 Allen Wirfs-Brock" w:date="2012-07-05T10:47:00Z">
        <w:r>
          <w:t xml:space="preserve">Call the </w:t>
        </w:r>
        <w:commentRangeStart w:id="9490"/>
        <w:r>
          <w:t xml:space="preserve">FreezeObject </w:t>
        </w:r>
      </w:ins>
      <w:commentRangeEnd w:id="9490"/>
      <w:ins w:id="9491" w:author="Rev 9 Allen Wirfs-Brock" w:date="2012-07-05T12:15:00Z">
        <w:r w:rsidR="00BA40A0">
          <w:rPr>
            <w:rStyle w:val="af3"/>
            <w:rFonts w:ascii="Arial" w:eastAsia="MS Mincho" w:hAnsi="Arial"/>
            <w:spacing w:val="0"/>
            <w:lang w:eastAsia="ja-JP"/>
          </w:rPr>
          <w:commentReference w:id="9490"/>
        </w:r>
      </w:ins>
      <w:ins w:id="9492" w:author="Rev 9 Allen Wirfs-Brock" w:date="2012-07-05T10:47:00Z">
        <w:r>
          <w:t xml:space="preserve">abstract operation with argument </w:t>
        </w:r>
        <w:r w:rsidRPr="00CD1FDB">
          <w:rPr>
            <w:i/>
          </w:rPr>
          <w:t>rawObj</w:t>
        </w:r>
        <w:r>
          <w:t>.</w:t>
        </w:r>
      </w:ins>
    </w:p>
    <w:p w14:paraId="10C952F9" w14:textId="77777777" w:rsidR="007B578E" w:rsidRDefault="00BA40A0" w:rsidP="00961F07">
      <w:pPr>
        <w:pStyle w:val="Alg4"/>
        <w:numPr>
          <w:ilvl w:val="0"/>
          <w:numId w:val="901"/>
        </w:numPr>
        <w:spacing w:after="120"/>
        <w:contextualSpacing/>
        <w:rPr>
          <w:ins w:id="9493" w:author="Rev 9 Allen Wirfs-Brock" w:date="2012-07-05T10:47:00Z"/>
        </w:rPr>
      </w:pPr>
      <w:ins w:id="9494" w:author="Rev 9 Allen Wirfs-Brock" w:date="2012-07-05T12:15:00Z">
        <w:r>
          <w:t>Call</w:t>
        </w:r>
      </w:ins>
      <w:ins w:id="9495" w:author="Rev 9 Allen Wirfs-Brock" w:date="2012-07-05T10:47:00Z">
        <w:r w:rsidR="007B578E">
          <w:t xml:space="preserve"> the [[DefineOwnProperty]] internal method of </w:t>
        </w:r>
        <w:r w:rsidR="007B578E" w:rsidRPr="00CD1FDB">
          <w:rPr>
            <w:i/>
          </w:rPr>
          <w:t>siteObj</w:t>
        </w:r>
        <w:r w:rsidR="007B578E">
          <w:t xml:space="preserve"> with arguments </w:t>
        </w:r>
        <w:r w:rsidR="007B578E" w:rsidRPr="00E77497">
          <w:rPr>
            <w:b/>
          </w:rPr>
          <w:t>"</w:t>
        </w:r>
        <w:r w:rsidR="007B578E">
          <w:rPr>
            <w:rFonts w:ascii="Courier New" w:hAnsi="Courier New" w:cs="Courier New"/>
            <w:b/>
          </w:rPr>
          <w:t>raw</w:t>
        </w:r>
        <w:r w:rsidR="007B578E" w:rsidRPr="00E77497">
          <w:rPr>
            <w:b/>
          </w:rPr>
          <w:t>"</w:t>
        </w:r>
        <w:r w:rsidR="007B578E" w:rsidRPr="00E77497">
          <w:t xml:space="preserve">, </w:t>
        </w:r>
        <w:r w:rsidR="007B578E">
          <w:t>Property Desc</w:t>
        </w:r>
      </w:ins>
      <w:ins w:id="9496" w:author="Rev 9 Allen Wirfs-Brock" w:date="2012-07-07T16:23:00Z">
        <w:r w:rsidR="00201325">
          <w:t>r</w:t>
        </w:r>
      </w:ins>
      <w:ins w:id="9497" w:author="Rev 9 Allen Wirfs-Brock" w:date="2012-07-05T10:47:00Z">
        <w:r w:rsidR="007B578E">
          <w:t xml:space="preserve">iptor {[[Value]]: </w:t>
        </w:r>
        <w:r w:rsidR="007B578E">
          <w:rPr>
            <w:i/>
          </w:rPr>
          <w:t>rawObj</w:t>
        </w:r>
        <w:r w:rsidR="007B578E">
          <w:t xml:space="preserve">, [[Writable]]: </w:t>
        </w:r>
        <w:r w:rsidR="007B578E">
          <w:rPr>
            <w:b/>
          </w:rPr>
          <w:t>false</w:t>
        </w:r>
        <w:r w:rsidR="007B578E">
          <w:t xml:space="preserve">, [[Enumerable]]: </w:t>
        </w:r>
        <w:r w:rsidR="007B578E" w:rsidRPr="00FA34E7">
          <w:rPr>
            <w:b/>
          </w:rPr>
          <w:t>false</w:t>
        </w:r>
        <w:r w:rsidR="007B578E">
          <w:t xml:space="preserve">, [[Configurable]]: </w:t>
        </w:r>
        <w:r w:rsidR="007B578E" w:rsidRPr="00FA34E7">
          <w:rPr>
            <w:b/>
          </w:rPr>
          <w:t>false</w:t>
        </w:r>
        <w:r w:rsidR="007B578E">
          <w:t>}</w:t>
        </w:r>
        <w:r w:rsidR="007B578E" w:rsidRPr="00E77497">
          <w:t xml:space="preserve">, and </w:t>
        </w:r>
        <w:r w:rsidR="007B578E" w:rsidRPr="00FA34E7">
          <w:rPr>
            <w:b/>
          </w:rPr>
          <w:t>false</w:t>
        </w:r>
        <w:r w:rsidR="007B578E">
          <w:rPr>
            <w:i/>
          </w:rPr>
          <w:t>.</w:t>
        </w:r>
      </w:ins>
    </w:p>
    <w:p w14:paraId="1680C83E" w14:textId="77777777" w:rsidR="007B578E" w:rsidRDefault="007B578E" w:rsidP="00961F07">
      <w:pPr>
        <w:pStyle w:val="Alg4"/>
        <w:numPr>
          <w:ilvl w:val="0"/>
          <w:numId w:val="901"/>
        </w:numPr>
        <w:spacing w:after="220"/>
        <w:contextualSpacing/>
        <w:rPr>
          <w:ins w:id="9498" w:author="Rev 9 Allen Wirfs-Brock" w:date="2012-07-05T10:47:00Z"/>
        </w:rPr>
      </w:pPr>
      <w:ins w:id="9499" w:author="Rev 9 Allen Wirfs-Brock" w:date="2012-07-05T10:47:00Z">
        <w:r>
          <w:t xml:space="preserve">Call the FreezeObject abstract operation with argument </w:t>
        </w:r>
        <w:r>
          <w:rPr>
            <w:i/>
          </w:rPr>
          <w:t>site</w:t>
        </w:r>
        <w:r w:rsidRPr="00CD1FDB">
          <w:rPr>
            <w:i/>
          </w:rPr>
          <w:t>Obj</w:t>
        </w:r>
        <w:r>
          <w:t>.</w:t>
        </w:r>
      </w:ins>
    </w:p>
    <w:p w14:paraId="658EA553" w14:textId="77777777" w:rsidR="00D3135B" w:rsidRDefault="00D3135B" w:rsidP="00961F07">
      <w:pPr>
        <w:pStyle w:val="Alg4"/>
        <w:numPr>
          <w:ilvl w:val="0"/>
          <w:numId w:val="901"/>
        </w:numPr>
        <w:spacing w:after="220"/>
        <w:contextualSpacing/>
        <w:rPr>
          <w:ins w:id="9500" w:author="Rev 9 Allen Wirfs-Brock" w:date="2012-07-05T11:33:00Z"/>
        </w:rPr>
      </w:pPr>
      <w:ins w:id="9501" w:author="Rev 9 Allen Wirfs-Brock" w:date="2012-07-05T11:34:00Z">
        <w:r>
          <w:t xml:space="preserve">Remember an association between the source code corresponding to </w:t>
        </w:r>
        <w:r w:rsidRPr="00887FC2">
          <w:rPr>
            <w:i/>
          </w:rPr>
          <w:t>quasiLiteral</w:t>
        </w:r>
        <w:r>
          <w:t xml:space="preserve"> and </w:t>
        </w:r>
        <w:r w:rsidRPr="00961F07">
          <w:t>siteObj</w:t>
        </w:r>
        <w:r>
          <w:t xml:space="preserve"> such that </w:t>
        </w:r>
        <w:r w:rsidRPr="00961F07">
          <w:rPr>
            <w:i/>
          </w:rPr>
          <w:t>siteObj</w:t>
        </w:r>
        <w:r>
          <w:t xml:space="preserve"> can be retrieve in subsequent calls to this abstract operation.</w:t>
        </w:r>
      </w:ins>
    </w:p>
    <w:p w14:paraId="2C6940D6" w14:textId="77777777" w:rsidR="007B578E" w:rsidRDefault="00E46CB3" w:rsidP="00961F07">
      <w:pPr>
        <w:pStyle w:val="Alg4"/>
        <w:numPr>
          <w:ilvl w:val="0"/>
          <w:numId w:val="901"/>
        </w:numPr>
        <w:spacing w:after="220"/>
        <w:contextualSpacing/>
        <w:rPr>
          <w:ins w:id="9502" w:author="Rev 9 Allen Wirfs-Brock" w:date="2012-07-05T10:47:00Z"/>
        </w:rPr>
      </w:pPr>
      <w:ins w:id="9503" w:author="Rev 9 Allen Wirfs-Brock" w:date="2012-07-05T11:04:00Z">
        <w:r>
          <w:t>Return</w:t>
        </w:r>
      </w:ins>
      <w:ins w:id="9504" w:author="Rev 9 Allen Wirfs-Brock" w:date="2012-07-05T10:47:00Z">
        <w:r w:rsidR="007B578E">
          <w:t xml:space="preserve"> </w:t>
        </w:r>
        <w:r w:rsidR="007B578E" w:rsidRPr="00CD1FDB">
          <w:rPr>
            <w:i/>
          </w:rPr>
          <w:t>siteObj</w:t>
        </w:r>
        <w:r w:rsidR="007B578E">
          <w:t>.</w:t>
        </w:r>
      </w:ins>
    </w:p>
    <w:p w14:paraId="5CE929DB" w14:textId="77777777" w:rsidR="00BA40A0" w:rsidRDefault="00BA40A0" w:rsidP="00961F07">
      <w:pPr>
        <w:pStyle w:val="Note"/>
        <w:rPr>
          <w:ins w:id="9505" w:author="Rev 9 Allen Wirfs-Brock" w:date="2012-07-05T12:16:00Z"/>
        </w:rPr>
      </w:pPr>
      <w:ins w:id="9506" w:author="Rev 9 Allen Wirfs-Brock" w:date="2012-07-05T12:16:00Z">
        <w:r>
          <w:t>NOTE 1</w:t>
        </w:r>
        <w:r>
          <w:tab/>
          <w:t>The creation of a call site object can not result in an abrupt completion.</w:t>
        </w:r>
      </w:ins>
    </w:p>
    <w:p w14:paraId="77F7A7C6" w14:textId="77777777" w:rsidR="007B578E" w:rsidRDefault="00D3135B" w:rsidP="00961F07">
      <w:pPr>
        <w:pStyle w:val="Note"/>
        <w:rPr>
          <w:ins w:id="9507" w:author="Rev 9 Allen Wirfs-Brock" w:date="2012-07-05T10:47:00Z"/>
        </w:rPr>
      </w:pPr>
      <w:ins w:id="9508" w:author="Rev 9 Allen Wirfs-Brock" w:date="2012-07-05T11:35:00Z">
        <w:r>
          <w:t>NOTE</w:t>
        </w:r>
      </w:ins>
      <w:ins w:id="9509" w:author="Rev 9 Allen Wirfs-Brock" w:date="2012-07-05T12:16:00Z">
        <w:r w:rsidR="00BA40A0">
          <w:t xml:space="preserve"> 2</w:t>
        </w:r>
      </w:ins>
      <w:ins w:id="9510" w:author="Rev 9 Allen Wirfs-Brock" w:date="2012-07-05T11:35:00Z">
        <w:r>
          <w:tab/>
          <w:t xml:space="preserve">Each </w:t>
        </w:r>
        <w:r w:rsidRPr="00961F07">
          <w:rPr>
            <w:rFonts w:ascii="Times New Roman" w:hAnsi="Times New Roman"/>
            <w:i/>
          </w:rPr>
          <w:t>Quasi</w:t>
        </w:r>
      </w:ins>
      <w:ins w:id="9511" w:author="Rev 9 Allen Wirfs-Brock" w:date="2012-07-05T11:37:00Z">
        <w:r w:rsidRPr="00961F07">
          <w:rPr>
            <w:rFonts w:ascii="Times New Roman" w:hAnsi="Times New Roman"/>
            <w:i/>
          </w:rPr>
          <w:t>Literal</w:t>
        </w:r>
        <w:r>
          <w:t xml:space="preserve"> in the program code is associated with a unique Quasi call site object</w:t>
        </w:r>
      </w:ins>
      <w:ins w:id="9512" w:author="Rev 9 Allen Wirfs-Brock" w:date="2012-07-05T11:38:00Z">
        <w:r>
          <w:t xml:space="preserve"> that is used in the evaluation of </w:t>
        </w:r>
      </w:ins>
      <w:ins w:id="9513" w:author="Rev 9 Allen Wirfs-Brock" w:date="2012-07-05T11:40:00Z">
        <w:r>
          <w:t xml:space="preserve">tagged Quasis (11.2.6). </w:t>
        </w:r>
      </w:ins>
      <w:ins w:id="9514" w:author="Rev 9 Allen Wirfs-Brock" w:date="2012-07-05T11:41:00Z">
        <w:r w:rsidR="00961F07">
          <w:t xml:space="preserve">The same call site object is used each time a specific tagged Quasi is evaluated.  Whether call site objects are created </w:t>
        </w:r>
      </w:ins>
      <w:ins w:id="9515" w:author="Rev 9 Allen Wirfs-Brock" w:date="2012-07-05T11:42:00Z">
        <w:r w:rsidR="00961F07">
          <w:t xml:space="preserve">lazily </w:t>
        </w:r>
      </w:ins>
      <w:ins w:id="9516" w:author="Rev 9 Allen Wirfs-Brock" w:date="2012-07-05T11:41:00Z">
        <w:r w:rsidR="00961F07">
          <w:t>upon first evaluation</w:t>
        </w:r>
      </w:ins>
      <w:ins w:id="9517" w:author="Rev 9 Allen Wirfs-Brock" w:date="2012-07-05T11:45:00Z">
        <w:r w:rsidR="00961F07">
          <w:t xml:space="preserve"> of the </w:t>
        </w:r>
        <w:r w:rsidR="00961F07" w:rsidRPr="00887FC2">
          <w:rPr>
            <w:rFonts w:ascii="Times New Roman" w:hAnsi="Times New Roman"/>
            <w:i/>
          </w:rPr>
          <w:t>QuasiLiteral</w:t>
        </w:r>
      </w:ins>
      <w:ins w:id="9518" w:author="Rev 9 Allen Wirfs-Brock" w:date="2012-07-05T11:41:00Z">
        <w:r w:rsidR="00961F07">
          <w:t xml:space="preserve"> or </w:t>
        </w:r>
      </w:ins>
      <w:ins w:id="9519" w:author="Rev 9 Allen Wirfs-Brock" w:date="2012-07-05T11:44:00Z">
        <w:r w:rsidR="00961F07">
          <w:t>eagerly</w:t>
        </w:r>
      </w:ins>
      <w:ins w:id="9520" w:author="Rev 9 Allen Wirfs-Brock" w:date="2012-07-05T11:41:00Z">
        <w:r w:rsidR="00961F07">
          <w:t xml:space="preserve"> </w:t>
        </w:r>
      </w:ins>
      <w:ins w:id="9521" w:author="Rev 9 Allen Wirfs-Brock" w:date="2012-07-05T11:43:00Z">
        <w:r w:rsidR="00961F07">
          <w:t>prior to first evaluation is an implementation choice that is not observable to ECMAScript code.</w:t>
        </w:r>
      </w:ins>
    </w:p>
    <w:p w14:paraId="72EC4260" w14:textId="77777777" w:rsidR="00E66894" w:rsidRPr="00E77497" w:rsidRDefault="007B578E" w:rsidP="00E66894">
      <w:pPr>
        <w:keepNext/>
        <w:rPr>
          <w:ins w:id="9522" w:author="Rev 9 Allen Wirfs-Brock" w:date="2012-07-05T18:42:00Z"/>
          <w:rFonts w:ascii="Helvetica" w:hAnsi="Helvetica"/>
          <w:b/>
        </w:rPr>
      </w:pPr>
      <w:ins w:id="9523" w:author="Rev 9 Allen Wirfs-Brock" w:date="2012-07-05T10:45:00Z">
        <w:r>
          <w:t xml:space="preserve"> </w:t>
        </w:r>
      </w:ins>
      <w:ins w:id="9524" w:author="Rev 9 Allen Wirfs-Brock" w:date="2012-07-05T18:42:00Z">
        <w:r w:rsidR="00E66894" w:rsidRPr="00E77497">
          <w:rPr>
            <w:rFonts w:ascii="Helvetica" w:hAnsi="Helvetica"/>
            <w:b/>
          </w:rPr>
          <w:t xml:space="preserve">Runtime Semantics: </w:t>
        </w:r>
      </w:ins>
      <w:ins w:id="9525" w:author="Rev 9 Allen Wirfs-Brock" w:date="2012-07-05T18:43:00Z">
        <w:r w:rsidR="00E66894">
          <w:rPr>
            <w:rFonts w:ascii="Helvetica" w:hAnsi="Helvetica"/>
            <w:b/>
            <w:spacing w:val="6"/>
          </w:rPr>
          <w:t>SubstitutionEvaluation</w:t>
        </w:r>
      </w:ins>
    </w:p>
    <w:p w14:paraId="6CBB48FE" w14:textId="77777777" w:rsidR="00E66894" w:rsidRPr="00BA286E" w:rsidRDefault="00E66894" w:rsidP="00E66894">
      <w:pPr>
        <w:rPr>
          <w:ins w:id="9526" w:author="Rev 9 Allen Wirfs-Brock" w:date="2012-07-05T18:44:00Z"/>
          <w:rFonts w:ascii="Times New Roman" w:hAnsi="Times New Roman"/>
        </w:rPr>
      </w:pPr>
      <w:ins w:id="9527" w:author="Rev 9 Allen Wirfs-Brock" w:date="2012-07-05T18:44:00Z">
        <w:r>
          <w:rPr>
            <w:rStyle w:val="bnf"/>
          </w:rPr>
          <w:t>QuasiMiddleList</w:t>
        </w:r>
        <w:r w:rsidRPr="00E77497">
          <w:t xml:space="preserve"> </w:t>
        </w:r>
        <w:r w:rsidRPr="00E77497">
          <w:rPr>
            <w:b/>
          </w:rPr>
          <w:t>:</w:t>
        </w:r>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r>
          <w:rPr>
            <w:rFonts w:cs="Arial"/>
            <w:sz w:val="16"/>
          </w:rPr>
          <w:t xml:space="preserve"> </w:t>
        </w:r>
        <w:r w:rsidRPr="00BA286E">
          <w:rPr>
            <w:rFonts w:ascii="Times New Roman" w:hAnsi="Times New Roman"/>
            <w:i/>
          </w:rPr>
          <w:t>Quasi</w:t>
        </w:r>
        <w:r>
          <w:rPr>
            <w:rFonts w:ascii="Times New Roman" w:hAnsi="Times New Roman"/>
            <w:i/>
          </w:rPr>
          <w:t>Middle Expression</w:t>
        </w:r>
        <w:r>
          <w:rPr>
            <w:rFonts w:ascii="Times New Roman" w:hAnsi="Times New Roman"/>
          </w:rPr>
          <w:t xml:space="preserve"> </w:t>
        </w:r>
      </w:ins>
    </w:p>
    <w:p w14:paraId="67EC3CAB" w14:textId="77777777" w:rsidR="00E66894" w:rsidRDefault="00E66894" w:rsidP="00E66894">
      <w:pPr>
        <w:pStyle w:val="Alg4"/>
        <w:numPr>
          <w:ilvl w:val="0"/>
          <w:numId w:val="906"/>
        </w:numPr>
        <w:spacing w:after="220"/>
        <w:contextualSpacing/>
        <w:rPr>
          <w:ins w:id="9528" w:author="Rev 9 Allen Wirfs-Brock" w:date="2012-07-05T18:44:00Z"/>
        </w:rPr>
      </w:pPr>
      <w:ins w:id="9529" w:author="Rev 9 Allen Wirfs-Brock" w:date="2012-07-05T18:44:00Z">
        <w:r>
          <w:t xml:space="preserve">Let </w:t>
        </w:r>
        <w:r w:rsidRPr="003C08F9">
          <w:rPr>
            <w:i/>
          </w:rPr>
          <w:t>sub</w:t>
        </w:r>
        <w:r>
          <w:t xml:space="preserve"> be the result of evaluating </w:t>
        </w:r>
        <w:r w:rsidRPr="003C08F9">
          <w:rPr>
            <w:i/>
          </w:rPr>
          <w:t>Expression</w:t>
        </w:r>
        <w:r>
          <w:t>.</w:t>
        </w:r>
      </w:ins>
    </w:p>
    <w:p w14:paraId="6CE06AD3" w14:textId="77777777" w:rsidR="00E66894" w:rsidRDefault="00E66894" w:rsidP="00E66894">
      <w:pPr>
        <w:pStyle w:val="Alg4"/>
        <w:numPr>
          <w:ilvl w:val="0"/>
          <w:numId w:val="906"/>
        </w:numPr>
        <w:spacing w:after="220"/>
        <w:contextualSpacing/>
        <w:rPr>
          <w:ins w:id="9530" w:author="Rev 9 Allen Wirfs-Brock" w:date="2012-07-05T18:44:00Z"/>
        </w:rPr>
      </w:pPr>
      <w:ins w:id="9531" w:author="Rev 9 Allen Wirfs-Brock" w:date="2012-07-05T18:44:00Z">
        <w:r>
          <w:t>ReturnIfAbrupt(</w:t>
        </w:r>
        <w:r>
          <w:rPr>
            <w:i/>
          </w:rPr>
          <w:t>middle</w:t>
        </w:r>
        <w:r>
          <w:t>).</w:t>
        </w:r>
      </w:ins>
    </w:p>
    <w:p w14:paraId="786F0068" w14:textId="77777777" w:rsidR="00E66894" w:rsidRPr="00E77497" w:rsidRDefault="00E66894" w:rsidP="00E66894">
      <w:pPr>
        <w:pStyle w:val="Alg4"/>
        <w:numPr>
          <w:ilvl w:val="0"/>
          <w:numId w:val="906"/>
        </w:numPr>
        <w:spacing w:after="220"/>
        <w:contextualSpacing/>
        <w:rPr>
          <w:ins w:id="9532" w:author="Rev 9 Allen Wirfs-Brock" w:date="2012-07-05T18:44:00Z"/>
        </w:rPr>
      </w:pPr>
      <w:ins w:id="9533" w:author="Rev 9 Allen Wirfs-Brock" w:date="2012-07-05T18:44:00Z">
        <w:r w:rsidRPr="00E77497">
          <w:t xml:space="preserve">Return </w:t>
        </w:r>
      </w:ins>
      <w:ins w:id="9534" w:author="Rev 9 Allen Wirfs-Brock" w:date="2012-07-05T18:46:00Z">
        <w:r>
          <w:t xml:space="preserve">a List containing only </w:t>
        </w:r>
        <w:r w:rsidRPr="00E66894">
          <w:rPr>
            <w:i/>
          </w:rPr>
          <w:t>sub</w:t>
        </w:r>
      </w:ins>
      <w:ins w:id="9535" w:author="Rev 9 Allen Wirfs-Brock" w:date="2012-07-05T18:44:00Z">
        <w:r w:rsidRPr="00E77497">
          <w:t>.</w:t>
        </w:r>
      </w:ins>
    </w:p>
    <w:p w14:paraId="556F9B61" w14:textId="77777777" w:rsidR="00E66894" w:rsidRPr="00BA286E" w:rsidRDefault="00E66894" w:rsidP="00E66894">
      <w:pPr>
        <w:rPr>
          <w:ins w:id="9536" w:author="Rev 9 Allen Wirfs-Brock" w:date="2012-07-05T18:44:00Z"/>
          <w:rFonts w:ascii="Times New Roman" w:hAnsi="Times New Roman"/>
        </w:rPr>
      </w:pPr>
      <w:ins w:id="9537" w:author="Rev 9 Allen Wirfs-Brock" w:date="2012-07-05T18:44:00Z">
        <w:r>
          <w:rPr>
            <w:rStyle w:val="bnf"/>
          </w:rPr>
          <w:t>QuasiMiddleList</w:t>
        </w:r>
        <w:r w:rsidRPr="00E77497">
          <w:t xml:space="preserve"> </w:t>
        </w:r>
        <w:r w:rsidRPr="00E77497">
          <w:rPr>
            <w:b/>
          </w:rPr>
          <w:t>:</w:t>
        </w:r>
        <w:r>
          <w:rPr>
            <w:b/>
          </w:rPr>
          <w:t xml:space="preserve"> </w:t>
        </w:r>
        <w:r>
          <w:rPr>
            <w:rStyle w:val="bnf"/>
          </w:rPr>
          <w:t>QuasiMiddleList</w:t>
        </w:r>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r>
          <w:rPr>
            <w:rFonts w:cs="Arial"/>
            <w:sz w:val="16"/>
          </w:rPr>
          <w:t xml:space="preserve"> </w:t>
        </w:r>
        <w:r w:rsidRPr="00BA286E">
          <w:rPr>
            <w:rFonts w:ascii="Times New Roman" w:hAnsi="Times New Roman"/>
            <w:i/>
          </w:rPr>
          <w:t>Quasi</w:t>
        </w:r>
        <w:r>
          <w:rPr>
            <w:rFonts w:ascii="Times New Roman" w:hAnsi="Times New Roman"/>
            <w:i/>
          </w:rPr>
          <w:t>Middle Expression</w:t>
        </w:r>
        <w:r>
          <w:rPr>
            <w:rFonts w:ascii="Times New Roman" w:hAnsi="Times New Roman"/>
          </w:rPr>
          <w:t xml:space="preserve"> </w:t>
        </w:r>
      </w:ins>
    </w:p>
    <w:p w14:paraId="35A8ACFC" w14:textId="77777777" w:rsidR="00E66894" w:rsidRDefault="00E66894" w:rsidP="00E66894">
      <w:pPr>
        <w:pStyle w:val="Alg4"/>
        <w:numPr>
          <w:ilvl w:val="0"/>
          <w:numId w:val="907"/>
        </w:numPr>
        <w:spacing w:after="220"/>
        <w:contextualSpacing/>
        <w:rPr>
          <w:ins w:id="9538" w:author="Rev 9 Allen Wirfs-Brock" w:date="2012-07-05T18:44:00Z"/>
        </w:rPr>
      </w:pPr>
      <w:ins w:id="9539" w:author="Rev 9 Allen Wirfs-Brock" w:date="2012-07-05T18:44:00Z">
        <w:r>
          <w:t xml:space="preserve">Let </w:t>
        </w:r>
      </w:ins>
      <w:ins w:id="9540" w:author="Rev 9 Allen Wirfs-Brock" w:date="2012-07-05T18:48:00Z">
        <w:r w:rsidR="008C100A">
          <w:rPr>
            <w:i/>
          </w:rPr>
          <w:t>preceeding</w:t>
        </w:r>
      </w:ins>
      <w:ins w:id="9541" w:author="Rev 9 Allen Wirfs-Brock" w:date="2012-07-05T18:44:00Z">
        <w:r>
          <w:t xml:space="preserve"> be the result of </w:t>
        </w:r>
      </w:ins>
      <w:ins w:id="9542" w:author="Rev 9 Allen Wirfs-Brock" w:date="2012-07-05T18:47:00Z">
        <w:r>
          <w:t>SubstitutionEvaluation of</w:t>
        </w:r>
      </w:ins>
      <w:ins w:id="9543" w:author="Rev 9 Allen Wirfs-Brock" w:date="2012-07-05T18:44:00Z">
        <w:r>
          <w:t xml:space="preserve"> </w:t>
        </w:r>
        <w:r>
          <w:rPr>
            <w:i/>
          </w:rPr>
          <w:t xml:space="preserve">QuasiMiddleList </w:t>
        </w:r>
        <w:r>
          <w:t>.</w:t>
        </w:r>
      </w:ins>
    </w:p>
    <w:p w14:paraId="230103BC" w14:textId="77777777" w:rsidR="00E66894" w:rsidRDefault="00E66894" w:rsidP="00E66894">
      <w:pPr>
        <w:pStyle w:val="Alg4"/>
        <w:numPr>
          <w:ilvl w:val="0"/>
          <w:numId w:val="907"/>
        </w:numPr>
        <w:spacing w:after="220"/>
        <w:contextualSpacing/>
        <w:rPr>
          <w:ins w:id="9544" w:author="Rev 9 Allen Wirfs-Brock" w:date="2012-07-05T18:44:00Z"/>
        </w:rPr>
      </w:pPr>
      <w:ins w:id="9545" w:author="Rev 9 Allen Wirfs-Brock" w:date="2012-07-05T18:44:00Z">
        <w:r>
          <w:t>ReturnIfAbrupt(</w:t>
        </w:r>
      </w:ins>
      <w:ins w:id="9546" w:author="Rev 9 Allen Wirfs-Brock" w:date="2012-07-05T18:48:00Z">
        <w:r w:rsidR="008C100A">
          <w:rPr>
            <w:i/>
          </w:rPr>
          <w:t>preceeding</w:t>
        </w:r>
      </w:ins>
      <w:ins w:id="9547" w:author="Rev 9 Allen Wirfs-Brock" w:date="2012-07-05T18:44:00Z">
        <w:r>
          <w:t>).</w:t>
        </w:r>
      </w:ins>
    </w:p>
    <w:p w14:paraId="78F90202" w14:textId="77777777" w:rsidR="00E66894" w:rsidRDefault="00E66894" w:rsidP="00E66894">
      <w:pPr>
        <w:pStyle w:val="Alg4"/>
        <w:numPr>
          <w:ilvl w:val="0"/>
          <w:numId w:val="907"/>
        </w:numPr>
        <w:spacing w:after="220"/>
        <w:contextualSpacing/>
        <w:rPr>
          <w:ins w:id="9548" w:author="Rev 9 Allen Wirfs-Brock" w:date="2012-07-05T18:44:00Z"/>
        </w:rPr>
      </w:pPr>
      <w:ins w:id="9549" w:author="Rev 9 Allen Wirfs-Brock" w:date="2012-07-05T18:44:00Z">
        <w:r>
          <w:t xml:space="preserve">Let </w:t>
        </w:r>
      </w:ins>
      <w:ins w:id="9550" w:author="Rev 9 Allen Wirfs-Brock" w:date="2012-07-05T18:47:00Z">
        <w:r>
          <w:rPr>
            <w:i/>
          </w:rPr>
          <w:t>next</w:t>
        </w:r>
      </w:ins>
      <w:ins w:id="9551" w:author="Rev 9 Allen Wirfs-Brock" w:date="2012-07-05T18:44:00Z">
        <w:r>
          <w:rPr>
            <w:i/>
          </w:rPr>
          <w:t xml:space="preserve"> </w:t>
        </w:r>
        <w:r>
          <w:t xml:space="preserve"> </w:t>
        </w:r>
      </w:ins>
      <w:ins w:id="9552" w:author="Rev 9 Allen Wirfs-Brock" w:date="2012-07-05T18:47:00Z">
        <w:r>
          <w:t xml:space="preserve">be the result of evaluating </w:t>
        </w:r>
        <w:r w:rsidRPr="003C08F9">
          <w:rPr>
            <w:i/>
          </w:rPr>
          <w:t>Expression</w:t>
        </w:r>
      </w:ins>
      <w:ins w:id="9553" w:author="Rev 9 Allen Wirfs-Brock" w:date="2012-07-05T18:44:00Z">
        <w:r>
          <w:t>.</w:t>
        </w:r>
      </w:ins>
    </w:p>
    <w:p w14:paraId="03CF0835" w14:textId="77777777" w:rsidR="00E66894" w:rsidRDefault="00E66894" w:rsidP="00E66894">
      <w:pPr>
        <w:pStyle w:val="Alg4"/>
        <w:numPr>
          <w:ilvl w:val="0"/>
          <w:numId w:val="907"/>
        </w:numPr>
        <w:spacing w:after="220"/>
        <w:contextualSpacing/>
        <w:rPr>
          <w:ins w:id="9554" w:author="Rev 9 Allen Wirfs-Brock" w:date="2012-07-05T18:44:00Z"/>
        </w:rPr>
      </w:pPr>
      <w:ins w:id="9555" w:author="Rev 9 Allen Wirfs-Brock" w:date="2012-07-05T18:44:00Z">
        <w:r>
          <w:t>ReturnIfAbrupt(</w:t>
        </w:r>
      </w:ins>
      <w:ins w:id="9556" w:author="Rev 9 Allen Wirfs-Brock" w:date="2012-07-05T18:48:00Z">
        <w:r w:rsidR="008C100A">
          <w:rPr>
            <w:i/>
          </w:rPr>
          <w:t>next</w:t>
        </w:r>
      </w:ins>
      <w:ins w:id="9557" w:author="Rev 9 Allen Wirfs-Brock" w:date="2012-07-05T18:44:00Z">
        <w:r>
          <w:t>).</w:t>
        </w:r>
      </w:ins>
    </w:p>
    <w:p w14:paraId="387A87EF" w14:textId="77777777" w:rsidR="008C100A" w:rsidRDefault="008C100A" w:rsidP="00E66894">
      <w:pPr>
        <w:pStyle w:val="Alg4"/>
        <w:numPr>
          <w:ilvl w:val="0"/>
          <w:numId w:val="907"/>
        </w:numPr>
        <w:spacing w:after="220"/>
        <w:contextualSpacing/>
        <w:rPr>
          <w:ins w:id="9558" w:author="Rev 9 Allen Wirfs-Brock" w:date="2012-07-05T18:48:00Z"/>
        </w:rPr>
      </w:pPr>
      <w:ins w:id="9559" w:author="Rev 9 Allen Wirfs-Brock" w:date="2012-07-05T18:48:00Z">
        <w:r>
          <w:t xml:space="preserve">Append </w:t>
        </w:r>
        <w:r w:rsidRPr="008C100A">
          <w:rPr>
            <w:i/>
          </w:rPr>
          <w:t>next</w:t>
        </w:r>
        <w:r>
          <w:t xml:space="preserve"> as the list element of the List </w:t>
        </w:r>
        <w:r w:rsidRPr="008C100A">
          <w:rPr>
            <w:i/>
          </w:rPr>
          <w:t>preceeding</w:t>
        </w:r>
        <w:r>
          <w:t>.</w:t>
        </w:r>
      </w:ins>
    </w:p>
    <w:p w14:paraId="4FBDBBE2" w14:textId="77777777" w:rsidR="00E66894" w:rsidRPr="00E77497" w:rsidRDefault="00E66894" w:rsidP="00E66894">
      <w:pPr>
        <w:pStyle w:val="Alg4"/>
        <w:numPr>
          <w:ilvl w:val="0"/>
          <w:numId w:val="907"/>
        </w:numPr>
        <w:spacing w:after="220"/>
        <w:contextualSpacing/>
        <w:rPr>
          <w:ins w:id="9560" w:author="Rev 9 Allen Wirfs-Brock" w:date="2012-07-05T18:44:00Z"/>
        </w:rPr>
      </w:pPr>
      <w:ins w:id="9561" w:author="Rev 9 Allen Wirfs-Brock" w:date="2012-07-05T18:44:00Z">
        <w:r w:rsidRPr="00E77497">
          <w:t xml:space="preserve">Return </w:t>
        </w:r>
      </w:ins>
      <w:ins w:id="9562" w:author="Rev 9 Allen Wirfs-Brock" w:date="2012-07-05T18:49:00Z">
        <w:r w:rsidR="008C100A" w:rsidRPr="008C100A">
          <w:rPr>
            <w:i/>
          </w:rPr>
          <w:t>preceeding</w:t>
        </w:r>
      </w:ins>
      <w:ins w:id="9563" w:author="Rev 9 Allen Wirfs-Brock" w:date="2012-07-05T18:44:00Z">
        <w:r w:rsidRPr="00E77497">
          <w:t>.</w:t>
        </w:r>
      </w:ins>
    </w:p>
    <w:p w14:paraId="3CDDA1B2" w14:textId="77777777" w:rsidR="00E706EA" w:rsidRPr="00E77497" w:rsidRDefault="00E706EA" w:rsidP="00E706EA">
      <w:pPr>
        <w:keepNext/>
        <w:rPr>
          <w:ins w:id="9564" w:author="Rev 9 Allen Wirfs-Brock" w:date="2012-06-30T08:50:00Z"/>
          <w:rFonts w:ascii="Helvetica" w:hAnsi="Helvetica"/>
          <w:b/>
        </w:rPr>
      </w:pPr>
      <w:ins w:id="9565" w:author="Rev 9 Allen Wirfs-Brock" w:date="2012-06-30T08:50:00Z">
        <w:r w:rsidRPr="00E77497">
          <w:rPr>
            <w:rFonts w:ascii="Helvetica" w:hAnsi="Helvetica"/>
            <w:b/>
          </w:rPr>
          <w:t xml:space="preserve">Runtime Semantics: </w:t>
        </w:r>
        <w:r w:rsidRPr="00E77497">
          <w:rPr>
            <w:rFonts w:ascii="Helvetica" w:hAnsi="Helvetica"/>
            <w:b/>
            <w:spacing w:val="6"/>
          </w:rPr>
          <w:t>Evaluation</w:t>
        </w:r>
      </w:ins>
    </w:p>
    <w:p w14:paraId="1D910647" w14:textId="77777777" w:rsidR="00E706EA" w:rsidRPr="00E77497" w:rsidRDefault="00E706EA" w:rsidP="00E706EA">
      <w:pPr>
        <w:rPr>
          <w:ins w:id="9566" w:author="Rev 9 Allen Wirfs-Brock" w:date="2012-06-30T08:50:00Z"/>
        </w:rPr>
      </w:pPr>
      <w:ins w:id="9567" w:author="Rev 9 Allen Wirfs-Brock" w:date="2012-06-30T08:50:00Z">
        <w:r>
          <w:rPr>
            <w:rStyle w:val="bnf"/>
          </w:rPr>
          <w:t>QuasiLiteral</w:t>
        </w:r>
        <w:r w:rsidRPr="00E77497">
          <w:t xml:space="preserve"> </w:t>
        </w:r>
        <w:r w:rsidRPr="00E77497">
          <w:rPr>
            <w:b/>
          </w:rPr>
          <w:t>:</w:t>
        </w:r>
        <w:r w:rsidRPr="00E77497">
          <w:rPr>
            <w:i/>
          </w:rPr>
          <w:t xml:space="preserve"> </w:t>
        </w:r>
      </w:ins>
      <w:ins w:id="9568" w:author="Rev 9 Allen Wirfs-Brock" w:date="2012-06-30T08:51:00Z">
        <w:r>
          <w:rPr>
            <w:rStyle w:val="bnf"/>
          </w:rPr>
          <w:t>FullQuasi</w:t>
        </w:r>
      </w:ins>
      <w:ins w:id="9569" w:author="Rev 9 Allen Wirfs-Brock" w:date="2012-06-30T08:50:00Z">
        <w:r w:rsidRPr="00E77497">
          <w:t xml:space="preserve"> </w:t>
        </w:r>
      </w:ins>
    </w:p>
    <w:p w14:paraId="5FAA98C0" w14:textId="77777777" w:rsidR="00E706EA" w:rsidRPr="00E77497" w:rsidRDefault="00E706EA" w:rsidP="00A0196C">
      <w:pPr>
        <w:pStyle w:val="Alg4"/>
        <w:numPr>
          <w:ilvl w:val="0"/>
          <w:numId w:val="902"/>
        </w:numPr>
        <w:spacing w:after="220"/>
        <w:contextualSpacing/>
        <w:rPr>
          <w:ins w:id="9570" w:author="Rev 9 Allen Wirfs-Brock" w:date="2012-06-30T08:52:00Z"/>
        </w:rPr>
      </w:pPr>
      <w:ins w:id="9571" w:author="Rev 9 Allen Wirfs-Brock" w:date="2012-06-30T08:52:00Z">
        <w:r w:rsidRPr="00E77497">
          <w:t xml:space="preserve">Return </w:t>
        </w:r>
        <w:r>
          <w:t>the string</w:t>
        </w:r>
      </w:ins>
      <w:ins w:id="9572" w:author="Rev 9 Allen Wirfs-Brock" w:date="2012-07-02T17:16:00Z">
        <w:r w:rsidR="000A05D1">
          <w:t xml:space="preserve"> value</w:t>
        </w:r>
      </w:ins>
      <w:ins w:id="9573" w:author="Rev 9 Allen Wirfs-Brock" w:date="2012-06-30T08:52:00Z">
        <w:r>
          <w:t xml:space="preserve"> whose </w:t>
        </w:r>
      </w:ins>
      <w:ins w:id="9574" w:author="Rev 9 Allen Wirfs-Brock" w:date="2012-07-02T17:15:00Z">
        <w:r w:rsidR="000A05D1">
          <w:t>elements</w:t>
        </w:r>
      </w:ins>
      <w:ins w:id="9575" w:author="Rev 9 Allen Wirfs-Brock" w:date="2012-06-30T08:52:00Z">
        <w:r>
          <w:t xml:space="preserve"> are the QV of </w:t>
        </w:r>
      </w:ins>
      <w:ins w:id="9576" w:author="Rev 9 Allen Wirfs-Brock" w:date="2012-06-30T08:53:00Z">
        <w:r>
          <w:rPr>
            <w:i/>
          </w:rPr>
          <w:t>FullQuasi</w:t>
        </w:r>
      </w:ins>
      <w:ins w:id="9577" w:author="Rev 9 Allen Wirfs-Brock" w:date="2012-06-30T08:52:00Z">
        <w:r>
          <w:t xml:space="preserve"> as defined in 7.8.</w:t>
        </w:r>
      </w:ins>
      <w:ins w:id="9578" w:author="Rev 9 Allen Wirfs-Brock" w:date="2012-06-30T08:53:00Z">
        <w:r>
          <w:t>6</w:t>
        </w:r>
      </w:ins>
      <w:ins w:id="9579" w:author="Rev 9 Allen Wirfs-Brock" w:date="2012-06-30T08:52:00Z">
        <w:r w:rsidRPr="00E77497">
          <w:t>.</w:t>
        </w:r>
      </w:ins>
    </w:p>
    <w:p w14:paraId="2EB2D81D" w14:textId="77777777" w:rsidR="00E706EA" w:rsidRPr="00BA286E" w:rsidRDefault="00E706EA" w:rsidP="00E706EA">
      <w:pPr>
        <w:rPr>
          <w:ins w:id="9580" w:author="Rev 9 Allen Wirfs-Brock" w:date="2012-06-30T08:54:00Z"/>
          <w:rFonts w:ascii="Times New Roman" w:hAnsi="Times New Roman"/>
        </w:rPr>
      </w:pPr>
      <w:ins w:id="9581" w:author="Rev 9 Allen Wirfs-Brock" w:date="2012-06-30T08:54:00Z">
        <w:r>
          <w:rPr>
            <w:rStyle w:val="bnf"/>
          </w:rPr>
          <w:t>QuasiLiteral</w:t>
        </w:r>
        <w:r w:rsidRPr="00E77497">
          <w:t xml:space="preserve"> </w:t>
        </w:r>
        <w:r w:rsidRPr="00E77497">
          <w:rPr>
            <w:b/>
          </w:rPr>
          <w:t>:</w:t>
        </w:r>
        <w:r w:rsidRPr="00E77497">
          <w:rPr>
            <w:i/>
          </w:rPr>
          <w:t xml:space="preserve"> </w:t>
        </w:r>
      </w:ins>
      <w:ins w:id="9582" w:author="Rev 9 Allen Wirfs-Brock" w:date="2012-06-30T08:56:00Z">
        <w:r w:rsidRPr="00BA286E">
          <w:rPr>
            <w:rFonts w:ascii="Times New Roman" w:hAnsi="Times New Roman"/>
            <w:i/>
          </w:rPr>
          <w:t>QuasiHead</w:t>
        </w:r>
      </w:ins>
      <w:ins w:id="9583" w:author="Rev 9 Allen Wirfs-Brock" w:date="2012-06-30T09:10:00Z">
        <w:r w:rsidR="003C08F9">
          <w:rPr>
            <w:rFonts w:ascii="Times New Roman" w:hAnsi="Times New Roman"/>
            <w:i/>
          </w:rPr>
          <w:t xml:space="preserve"> Expression</w:t>
        </w:r>
      </w:ins>
      <w:ins w:id="9584" w:author="Rev 9 Allen Wirfs-Brock" w:date="2012-06-30T08:59:00Z">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ins>
      <w:ins w:id="9585" w:author="Rev 9 Allen Wirfs-Brock" w:date="2012-06-30T09:00:00Z">
        <w:r>
          <w:rPr>
            <w:rFonts w:cs="Arial"/>
            <w:sz w:val="16"/>
          </w:rPr>
          <w:t xml:space="preserve"> </w:t>
        </w:r>
        <w:r w:rsidRPr="00D639BE">
          <w:rPr>
            <w:rFonts w:ascii="Times New Roman" w:hAnsi="Times New Roman"/>
            <w:i/>
          </w:rPr>
          <w:t>Quasi</w:t>
        </w:r>
        <w:r>
          <w:rPr>
            <w:rFonts w:ascii="Times New Roman" w:hAnsi="Times New Roman"/>
            <w:i/>
          </w:rPr>
          <w:t>Tail</w:t>
        </w:r>
      </w:ins>
    </w:p>
    <w:p w14:paraId="1E19ACA0" w14:textId="77777777" w:rsidR="00BA286E" w:rsidRDefault="00BA286E" w:rsidP="00A0196C">
      <w:pPr>
        <w:pStyle w:val="Alg4"/>
        <w:numPr>
          <w:ilvl w:val="0"/>
          <w:numId w:val="903"/>
        </w:numPr>
        <w:spacing w:after="220"/>
        <w:contextualSpacing/>
        <w:rPr>
          <w:ins w:id="9586" w:author="Rev 9 Allen Wirfs-Brock" w:date="2012-06-30T09:01:00Z"/>
        </w:rPr>
      </w:pPr>
      <w:ins w:id="9587" w:author="Rev 9 Allen Wirfs-Brock" w:date="2012-06-30T09:01:00Z">
        <w:r>
          <w:t xml:space="preserve">Let </w:t>
        </w:r>
      </w:ins>
      <w:ins w:id="9588" w:author="Rev 9 Allen Wirfs-Brock" w:date="2012-06-30T09:02:00Z">
        <w:r w:rsidRPr="00BA286E">
          <w:rPr>
            <w:i/>
          </w:rPr>
          <w:t>head</w:t>
        </w:r>
      </w:ins>
      <w:ins w:id="9589" w:author="Rev 9 Allen Wirfs-Brock" w:date="2012-06-30T09:01:00Z">
        <w:r>
          <w:t xml:space="preserve"> be </w:t>
        </w:r>
      </w:ins>
      <w:ins w:id="9590" w:author="Rev 9 Allen Wirfs-Brock" w:date="2012-06-30T09:11:00Z">
        <w:r w:rsidR="003C08F9">
          <w:t xml:space="preserve">the QV of </w:t>
        </w:r>
      </w:ins>
      <w:ins w:id="9591" w:author="Rev 9 Allen Wirfs-Brock" w:date="2012-06-30T09:12:00Z">
        <w:r w:rsidR="003C08F9">
          <w:rPr>
            <w:i/>
          </w:rPr>
          <w:t>Quasi</w:t>
        </w:r>
      </w:ins>
      <w:ins w:id="9592" w:author="Rev 9 Allen Wirfs-Brock" w:date="2012-06-30T09:11:00Z">
        <w:r w:rsidR="003C08F9">
          <w:rPr>
            <w:i/>
          </w:rPr>
          <w:t>Head</w:t>
        </w:r>
        <w:r w:rsidR="003C08F9">
          <w:t xml:space="preserve"> as defined in 7.8.6</w:t>
        </w:r>
      </w:ins>
      <w:ins w:id="9593" w:author="Rev 9 Allen Wirfs-Brock" w:date="2012-06-30T09:01:00Z">
        <w:r>
          <w:t>.</w:t>
        </w:r>
      </w:ins>
    </w:p>
    <w:p w14:paraId="5A0032AA" w14:textId="77777777" w:rsidR="003C08F9" w:rsidRDefault="003C08F9" w:rsidP="00A0196C">
      <w:pPr>
        <w:pStyle w:val="Alg4"/>
        <w:numPr>
          <w:ilvl w:val="0"/>
          <w:numId w:val="903"/>
        </w:numPr>
        <w:spacing w:after="220"/>
        <w:contextualSpacing/>
        <w:rPr>
          <w:ins w:id="9594" w:author="Rev 9 Allen Wirfs-Brock" w:date="2012-06-30T09:12:00Z"/>
        </w:rPr>
      </w:pPr>
      <w:ins w:id="9595" w:author="Rev 9 Allen Wirfs-Brock" w:date="2012-06-30T09:13:00Z">
        <w:r>
          <w:t xml:space="preserve">Let </w:t>
        </w:r>
        <w:r w:rsidRPr="003C08F9">
          <w:rPr>
            <w:i/>
          </w:rPr>
          <w:t>sub</w:t>
        </w:r>
        <w:r>
          <w:t xml:space="preserve"> be the result of evaluating </w:t>
        </w:r>
        <w:r w:rsidRPr="003C08F9">
          <w:rPr>
            <w:i/>
          </w:rPr>
          <w:t>Expression</w:t>
        </w:r>
        <w:r>
          <w:t>.</w:t>
        </w:r>
      </w:ins>
    </w:p>
    <w:p w14:paraId="54A49AF8" w14:textId="77777777" w:rsidR="003C08F9" w:rsidRDefault="003C08F9" w:rsidP="00A0196C">
      <w:pPr>
        <w:pStyle w:val="Alg4"/>
        <w:numPr>
          <w:ilvl w:val="0"/>
          <w:numId w:val="903"/>
        </w:numPr>
        <w:spacing w:after="220"/>
        <w:contextualSpacing/>
        <w:rPr>
          <w:ins w:id="9596" w:author="Rev 9 Allen Wirfs-Brock" w:date="2012-06-30T09:17:00Z"/>
        </w:rPr>
      </w:pPr>
      <w:ins w:id="9597" w:author="Rev 9 Allen Wirfs-Brock" w:date="2012-06-30T09:17:00Z">
        <w:r>
          <w:t xml:space="preserve">Let </w:t>
        </w:r>
        <w:r w:rsidRPr="003C08F9">
          <w:rPr>
            <w:i/>
          </w:rPr>
          <w:t>middle</w:t>
        </w:r>
        <w:r>
          <w:t xml:space="preserve"> be </w:t>
        </w:r>
        <w:commentRangeStart w:id="9598"/>
        <w:r>
          <w:t>ToString(</w:t>
        </w:r>
        <w:r w:rsidRPr="003C08F9">
          <w:rPr>
            <w:i/>
          </w:rPr>
          <w:t>sub</w:t>
        </w:r>
        <w:r>
          <w:t>).</w:t>
        </w:r>
      </w:ins>
      <w:commentRangeEnd w:id="9598"/>
      <w:ins w:id="9599" w:author="Rev 9 Allen Wirfs-Brock" w:date="2012-06-30T09:21:00Z">
        <w:r w:rsidR="00F37DF5">
          <w:rPr>
            <w:rStyle w:val="af3"/>
            <w:rFonts w:ascii="Arial" w:eastAsia="MS Mincho" w:hAnsi="Arial"/>
            <w:spacing w:val="0"/>
            <w:lang w:eastAsia="ja-JP"/>
          </w:rPr>
          <w:commentReference w:id="9598"/>
        </w:r>
      </w:ins>
    </w:p>
    <w:p w14:paraId="49D9F58F" w14:textId="77777777" w:rsidR="00BA286E" w:rsidRDefault="00BA286E" w:rsidP="00A0196C">
      <w:pPr>
        <w:pStyle w:val="Alg4"/>
        <w:numPr>
          <w:ilvl w:val="0"/>
          <w:numId w:val="903"/>
        </w:numPr>
        <w:spacing w:after="220"/>
        <w:contextualSpacing/>
        <w:rPr>
          <w:ins w:id="9600" w:author="Rev 9 Allen Wirfs-Brock" w:date="2012-06-30T09:04:00Z"/>
        </w:rPr>
      </w:pPr>
      <w:ins w:id="9601" w:author="Rev 9 Allen Wirfs-Brock" w:date="2012-06-30T09:04:00Z">
        <w:r>
          <w:t>ReturnIfAbrupt(</w:t>
        </w:r>
      </w:ins>
      <w:ins w:id="9602" w:author="Rev 9 Allen Wirfs-Brock" w:date="2012-06-30T09:22:00Z">
        <w:r w:rsidR="00F37DF5">
          <w:rPr>
            <w:i/>
          </w:rPr>
          <w:t>middle</w:t>
        </w:r>
      </w:ins>
      <w:ins w:id="9603" w:author="Rev 9 Allen Wirfs-Brock" w:date="2012-06-30T09:04:00Z">
        <w:r>
          <w:t>).</w:t>
        </w:r>
      </w:ins>
    </w:p>
    <w:p w14:paraId="49AE4424" w14:textId="77777777" w:rsidR="00BA286E" w:rsidRDefault="00BA286E" w:rsidP="00A0196C">
      <w:pPr>
        <w:pStyle w:val="Alg4"/>
        <w:numPr>
          <w:ilvl w:val="0"/>
          <w:numId w:val="903"/>
        </w:numPr>
        <w:spacing w:after="220"/>
        <w:contextualSpacing/>
        <w:rPr>
          <w:ins w:id="9604" w:author="Rev 9 Allen Wirfs-Brock" w:date="2012-06-30T09:05:00Z"/>
        </w:rPr>
      </w:pPr>
      <w:ins w:id="9605" w:author="Rev 9 Allen Wirfs-Brock" w:date="2012-06-30T09:05:00Z">
        <w:r>
          <w:t xml:space="preserve">Let </w:t>
        </w:r>
        <w:r w:rsidRPr="00BA286E">
          <w:rPr>
            <w:i/>
          </w:rPr>
          <w:t>tail</w:t>
        </w:r>
        <w:r>
          <w:t xml:space="preserve"> be the </w:t>
        </w:r>
      </w:ins>
      <w:ins w:id="9606" w:author="Rev 9 Allen Wirfs-Brock" w:date="2012-06-30T09:22:00Z">
        <w:r w:rsidR="00F37DF5">
          <w:t xml:space="preserve">QV of </w:t>
        </w:r>
        <w:r w:rsidR="00F37DF5">
          <w:rPr>
            <w:i/>
          </w:rPr>
          <w:t>Quasi</w:t>
        </w:r>
      </w:ins>
      <w:ins w:id="9607" w:author="Rev 9 Allen Wirfs-Brock" w:date="2012-06-30T09:23:00Z">
        <w:r w:rsidR="00F37DF5">
          <w:rPr>
            <w:i/>
          </w:rPr>
          <w:t xml:space="preserve">Tail </w:t>
        </w:r>
      </w:ins>
      <w:ins w:id="9608" w:author="Rev 9 Allen Wirfs-Brock" w:date="2012-06-30T09:22:00Z">
        <w:r w:rsidR="00F37DF5">
          <w:t>as defined in 7.8.6</w:t>
        </w:r>
      </w:ins>
      <w:ins w:id="9609" w:author="Rev 9 Allen Wirfs-Brock" w:date="2012-06-30T09:05:00Z">
        <w:r>
          <w:t>.</w:t>
        </w:r>
      </w:ins>
    </w:p>
    <w:p w14:paraId="3D790713" w14:textId="77777777" w:rsidR="00E706EA" w:rsidRPr="00E77497" w:rsidRDefault="00E706EA" w:rsidP="00A0196C">
      <w:pPr>
        <w:pStyle w:val="Alg4"/>
        <w:numPr>
          <w:ilvl w:val="0"/>
          <w:numId w:val="903"/>
        </w:numPr>
        <w:spacing w:after="220"/>
        <w:contextualSpacing/>
        <w:rPr>
          <w:ins w:id="9610" w:author="Rev 9 Allen Wirfs-Brock" w:date="2012-06-30T08:54:00Z"/>
        </w:rPr>
      </w:pPr>
      <w:ins w:id="9611" w:author="Rev 9 Allen Wirfs-Brock" w:date="2012-06-30T08:54:00Z">
        <w:r w:rsidRPr="00E77497">
          <w:t xml:space="preserve">Return </w:t>
        </w:r>
        <w:r>
          <w:t xml:space="preserve">the string whose </w:t>
        </w:r>
      </w:ins>
      <w:ins w:id="9612" w:author="Rev 9 Allen Wirfs-Brock" w:date="2012-07-02T17:31:00Z">
        <w:r w:rsidR="00A0691D">
          <w:t>elements</w:t>
        </w:r>
      </w:ins>
      <w:ins w:id="9613" w:author="Rev 9 Allen Wirfs-Brock" w:date="2012-06-30T08:54:00Z">
        <w:r>
          <w:t xml:space="preserve"> </w:t>
        </w:r>
      </w:ins>
      <w:ins w:id="9614" w:author="Rev 9 Allen Wirfs-Brock" w:date="2012-06-30T09:06:00Z">
        <w:r w:rsidR="00BA286E">
          <w:t xml:space="preserve">are the </w:t>
        </w:r>
      </w:ins>
      <w:ins w:id="9615" w:author="Rev 9 Allen Wirfs-Brock" w:date="2012-07-02T17:31:00Z">
        <w:r w:rsidR="00A0691D">
          <w:t xml:space="preserve">code units </w:t>
        </w:r>
      </w:ins>
      <w:ins w:id="9616" w:author="Rev 9 Allen Wirfs-Brock" w:date="2012-06-30T09:06:00Z">
        <w:r w:rsidR="00BA286E">
          <w:t xml:space="preserve"> of </w:t>
        </w:r>
        <w:r w:rsidR="00BA286E" w:rsidRPr="00BA286E">
          <w:rPr>
            <w:i/>
          </w:rPr>
          <w:t>head</w:t>
        </w:r>
        <w:r w:rsidR="00BA286E">
          <w:t xml:space="preserve"> </w:t>
        </w:r>
      </w:ins>
      <w:ins w:id="9617" w:author="Rev 9 Allen Wirfs-Brock" w:date="2012-06-30T09:23:00Z">
        <w:r w:rsidR="00F37DF5">
          <w:t xml:space="preserve">followed by the </w:t>
        </w:r>
      </w:ins>
      <w:ins w:id="9618" w:author="Rev 9 Allen Wirfs-Brock" w:date="2012-07-02T17:32:00Z">
        <w:r w:rsidR="00A0691D">
          <w:t>elements</w:t>
        </w:r>
      </w:ins>
      <w:ins w:id="9619" w:author="Rev 9 Allen Wirfs-Brock" w:date="2012-06-30T09:23:00Z">
        <w:r w:rsidR="00F37DF5">
          <w:t xml:space="preserve"> of </w:t>
        </w:r>
        <w:r w:rsidR="00F37DF5" w:rsidRPr="00F37DF5">
          <w:rPr>
            <w:i/>
          </w:rPr>
          <w:t>middle</w:t>
        </w:r>
        <w:r w:rsidR="00F37DF5">
          <w:t xml:space="preserve"> </w:t>
        </w:r>
      </w:ins>
      <w:ins w:id="9620" w:author="Rev 9 Allen Wirfs-Brock" w:date="2012-06-30T09:06:00Z">
        <w:r w:rsidR="00BA286E">
          <w:t xml:space="preserve">followed by the </w:t>
        </w:r>
      </w:ins>
      <w:ins w:id="9621" w:author="Rev 9 Allen Wirfs-Brock" w:date="2012-07-02T17:32:00Z">
        <w:r w:rsidR="00A0691D">
          <w:t>code units</w:t>
        </w:r>
      </w:ins>
      <w:ins w:id="9622" w:author="Rev 9 Allen Wirfs-Brock" w:date="2012-06-30T09:06:00Z">
        <w:r w:rsidR="00BA286E">
          <w:t xml:space="preserve"> of </w:t>
        </w:r>
        <w:r w:rsidR="00BA286E" w:rsidRPr="00BA286E">
          <w:rPr>
            <w:i/>
          </w:rPr>
          <w:t>tail</w:t>
        </w:r>
      </w:ins>
      <w:ins w:id="9623" w:author="Rev 9 Allen Wirfs-Brock" w:date="2012-06-30T08:54:00Z">
        <w:r w:rsidRPr="00E77497">
          <w:t>.</w:t>
        </w:r>
      </w:ins>
    </w:p>
    <w:p w14:paraId="67113041" w14:textId="77777777" w:rsidR="00F37DF5" w:rsidRPr="00BA286E" w:rsidRDefault="00F37DF5" w:rsidP="00F37DF5">
      <w:pPr>
        <w:rPr>
          <w:ins w:id="9624" w:author="Rev 9 Allen Wirfs-Brock" w:date="2012-06-30T09:25:00Z"/>
          <w:rFonts w:ascii="Times New Roman" w:hAnsi="Times New Roman"/>
        </w:rPr>
      </w:pPr>
      <w:ins w:id="9625" w:author="Rev 9 Allen Wirfs-Brock" w:date="2012-06-30T09:25:00Z">
        <w:r>
          <w:rPr>
            <w:rStyle w:val="bnf"/>
          </w:rPr>
          <w:t>QuasiLiteral</w:t>
        </w:r>
        <w:r w:rsidRPr="00E77497">
          <w:t xml:space="preserve"> </w:t>
        </w:r>
        <w:r w:rsidRPr="00E77497">
          <w:rPr>
            <w:b/>
          </w:rPr>
          <w:t>:</w:t>
        </w:r>
        <w:r w:rsidRPr="00E77497">
          <w:rPr>
            <w:i/>
          </w:rPr>
          <w:t xml:space="preserve"> </w:t>
        </w:r>
        <w:r w:rsidRPr="00BA286E">
          <w:rPr>
            <w:rFonts w:ascii="Times New Roman" w:hAnsi="Times New Roman"/>
            <w:i/>
          </w:rPr>
          <w:t>QuasiHead</w:t>
        </w:r>
        <w:r>
          <w:rPr>
            <w:rFonts w:ascii="Times New Roman" w:hAnsi="Times New Roman"/>
            <w:i/>
          </w:rPr>
          <w:t xml:space="preserve"> Expression</w:t>
        </w:r>
      </w:ins>
      <w:ins w:id="9626" w:author="Rev 9 Allen Wirfs-Brock" w:date="2012-06-30T09:26:00Z">
        <w:r>
          <w:rPr>
            <w:rFonts w:ascii="Times New Roman" w:hAnsi="Times New Roman"/>
            <w:i/>
          </w:rPr>
          <w:t xml:space="preserve"> QuasiMiddleList </w:t>
        </w:r>
      </w:ins>
      <w:ins w:id="9627" w:author="Rev 9 Allen Wirfs-Brock" w:date="2012-06-30T09:25:00Z">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r>
          <w:rPr>
            <w:rFonts w:cs="Arial"/>
            <w:sz w:val="16"/>
          </w:rPr>
          <w:t xml:space="preserve"> </w:t>
        </w:r>
        <w:r w:rsidRPr="00D639BE">
          <w:rPr>
            <w:rFonts w:ascii="Times New Roman" w:hAnsi="Times New Roman"/>
            <w:i/>
          </w:rPr>
          <w:t>Quasi</w:t>
        </w:r>
        <w:r>
          <w:rPr>
            <w:rFonts w:ascii="Times New Roman" w:hAnsi="Times New Roman"/>
            <w:i/>
          </w:rPr>
          <w:t>Tail</w:t>
        </w:r>
      </w:ins>
    </w:p>
    <w:p w14:paraId="19750AFA" w14:textId="77777777" w:rsidR="00F37DF5" w:rsidRDefault="00F37DF5" w:rsidP="00A0196C">
      <w:pPr>
        <w:pStyle w:val="Alg4"/>
        <w:numPr>
          <w:ilvl w:val="0"/>
          <w:numId w:val="904"/>
        </w:numPr>
        <w:spacing w:after="220"/>
        <w:contextualSpacing/>
        <w:rPr>
          <w:ins w:id="9628" w:author="Rev 9 Allen Wirfs-Brock" w:date="2012-06-30T09:25:00Z"/>
        </w:rPr>
      </w:pPr>
      <w:ins w:id="9629" w:author="Rev 9 Allen Wirfs-Brock" w:date="2012-06-30T09:25:00Z">
        <w:r>
          <w:t xml:space="preserve">Let </w:t>
        </w:r>
        <w:r w:rsidRPr="00BA286E">
          <w:rPr>
            <w:i/>
          </w:rPr>
          <w:t>head</w:t>
        </w:r>
        <w:r>
          <w:t xml:space="preserve"> be the QV of </w:t>
        </w:r>
        <w:r>
          <w:rPr>
            <w:i/>
          </w:rPr>
          <w:t>QuasiHead</w:t>
        </w:r>
        <w:r>
          <w:t xml:space="preserve"> as defined in 7.8.6.</w:t>
        </w:r>
      </w:ins>
    </w:p>
    <w:p w14:paraId="3A32D8BC" w14:textId="77777777" w:rsidR="00F37DF5" w:rsidRDefault="00F37DF5" w:rsidP="00A0196C">
      <w:pPr>
        <w:pStyle w:val="Alg4"/>
        <w:numPr>
          <w:ilvl w:val="0"/>
          <w:numId w:val="904"/>
        </w:numPr>
        <w:spacing w:after="220"/>
        <w:contextualSpacing/>
        <w:rPr>
          <w:ins w:id="9630" w:author="Rev 9 Allen Wirfs-Brock" w:date="2012-06-30T09:25:00Z"/>
        </w:rPr>
      </w:pPr>
      <w:ins w:id="9631" w:author="Rev 9 Allen Wirfs-Brock" w:date="2012-06-30T09:25:00Z">
        <w:r>
          <w:t xml:space="preserve">Let </w:t>
        </w:r>
        <w:r w:rsidRPr="003C08F9">
          <w:rPr>
            <w:i/>
          </w:rPr>
          <w:t>sub</w:t>
        </w:r>
        <w:r>
          <w:t xml:space="preserve"> be the result of evaluating </w:t>
        </w:r>
        <w:r w:rsidRPr="003C08F9">
          <w:rPr>
            <w:i/>
          </w:rPr>
          <w:t>Expression</w:t>
        </w:r>
        <w:r>
          <w:t>.</w:t>
        </w:r>
      </w:ins>
    </w:p>
    <w:p w14:paraId="4BB17BD0" w14:textId="77777777" w:rsidR="00F37DF5" w:rsidRDefault="00F37DF5" w:rsidP="00A0196C">
      <w:pPr>
        <w:pStyle w:val="Alg4"/>
        <w:numPr>
          <w:ilvl w:val="0"/>
          <w:numId w:val="904"/>
        </w:numPr>
        <w:spacing w:after="220"/>
        <w:contextualSpacing/>
        <w:rPr>
          <w:ins w:id="9632" w:author="Rev 9 Allen Wirfs-Brock" w:date="2012-06-30T09:25:00Z"/>
        </w:rPr>
      </w:pPr>
      <w:ins w:id="9633" w:author="Rev 9 Allen Wirfs-Brock" w:date="2012-06-30T09:25:00Z">
        <w:r>
          <w:t xml:space="preserve">Let </w:t>
        </w:r>
      </w:ins>
      <w:ins w:id="9634" w:author="Rev 9 Allen Wirfs-Brock" w:date="2012-06-30T09:27:00Z">
        <w:r>
          <w:rPr>
            <w:i/>
          </w:rPr>
          <w:t>first</w:t>
        </w:r>
      </w:ins>
      <w:ins w:id="9635" w:author="Rev 9 Allen Wirfs-Brock" w:date="2012-06-30T09:25:00Z">
        <w:r>
          <w:t xml:space="preserve"> be </w:t>
        </w:r>
        <w:commentRangeStart w:id="9636"/>
        <w:r>
          <w:t>ToString(</w:t>
        </w:r>
        <w:r w:rsidRPr="003C08F9">
          <w:rPr>
            <w:i/>
          </w:rPr>
          <w:t>sub</w:t>
        </w:r>
        <w:r>
          <w:t>).</w:t>
        </w:r>
        <w:commentRangeEnd w:id="9636"/>
        <w:r>
          <w:rPr>
            <w:rStyle w:val="af3"/>
            <w:rFonts w:ascii="Arial" w:eastAsia="MS Mincho" w:hAnsi="Arial"/>
            <w:spacing w:val="0"/>
            <w:lang w:eastAsia="ja-JP"/>
          </w:rPr>
          <w:commentReference w:id="9636"/>
        </w:r>
      </w:ins>
    </w:p>
    <w:p w14:paraId="72E7BA65" w14:textId="77777777" w:rsidR="00F37DF5" w:rsidRDefault="00F37DF5" w:rsidP="00A0196C">
      <w:pPr>
        <w:pStyle w:val="Alg4"/>
        <w:numPr>
          <w:ilvl w:val="0"/>
          <w:numId w:val="904"/>
        </w:numPr>
        <w:spacing w:after="220"/>
        <w:contextualSpacing/>
        <w:rPr>
          <w:ins w:id="9637" w:author="Rev 9 Allen Wirfs-Brock" w:date="2012-06-30T09:25:00Z"/>
        </w:rPr>
      </w:pPr>
      <w:ins w:id="9638" w:author="Rev 9 Allen Wirfs-Brock" w:date="2012-06-30T09:25:00Z">
        <w:r>
          <w:t>ReturnIfAbrupt(</w:t>
        </w:r>
      </w:ins>
      <w:ins w:id="9639" w:author="Rev 9 Allen Wirfs-Brock" w:date="2012-06-30T09:28:00Z">
        <w:r>
          <w:rPr>
            <w:i/>
          </w:rPr>
          <w:t>first</w:t>
        </w:r>
      </w:ins>
      <w:ins w:id="9640" w:author="Rev 9 Allen Wirfs-Brock" w:date="2012-06-30T09:25:00Z">
        <w:r>
          <w:t>).</w:t>
        </w:r>
      </w:ins>
    </w:p>
    <w:p w14:paraId="3EE69ABF" w14:textId="77777777" w:rsidR="00F37DF5" w:rsidRDefault="00F37DF5" w:rsidP="00A0196C">
      <w:pPr>
        <w:pStyle w:val="Alg4"/>
        <w:numPr>
          <w:ilvl w:val="0"/>
          <w:numId w:val="904"/>
        </w:numPr>
        <w:spacing w:after="220"/>
        <w:contextualSpacing/>
        <w:rPr>
          <w:ins w:id="9641" w:author="Rev 9 Allen Wirfs-Brock" w:date="2012-06-30T09:28:00Z"/>
        </w:rPr>
      </w:pPr>
      <w:ins w:id="9642" w:author="Rev 9 Allen Wirfs-Brock" w:date="2012-06-30T09:28:00Z">
        <w:r>
          <w:t xml:space="preserve">Let </w:t>
        </w:r>
        <w:r w:rsidRPr="00F37DF5">
          <w:rPr>
            <w:i/>
          </w:rPr>
          <w:t>rest</w:t>
        </w:r>
        <w:r>
          <w:t xml:space="preserve"> be the result of evaluating </w:t>
        </w:r>
      </w:ins>
      <w:ins w:id="9643" w:author="Rev 9 Allen Wirfs-Brock" w:date="2012-06-30T09:29:00Z">
        <w:r>
          <w:rPr>
            <w:i/>
          </w:rPr>
          <w:t xml:space="preserve">QuasiMiddleList </w:t>
        </w:r>
      </w:ins>
      <w:ins w:id="9644" w:author="Rev 9 Allen Wirfs-Brock" w:date="2012-06-30T09:28:00Z">
        <w:r>
          <w:t>.</w:t>
        </w:r>
      </w:ins>
    </w:p>
    <w:p w14:paraId="2FCB5426" w14:textId="77777777" w:rsidR="00F37DF5" w:rsidRDefault="00F37DF5" w:rsidP="00A0196C">
      <w:pPr>
        <w:pStyle w:val="Alg4"/>
        <w:numPr>
          <w:ilvl w:val="0"/>
          <w:numId w:val="904"/>
        </w:numPr>
        <w:spacing w:after="220"/>
        <w:contextualSpacing/>
        <w:rPr>
          <w:ins w:id="9645" w:author="Rev 9 Allen Wirfs-Brock" w:date="2012-06-30T09:30:00Z"/>
        </w:rPr>
      </w:pPr>
      <w:ins w:id="9646" w:author="Rev 9 Allen Wirfs-Brock" w:date="2012-06-30T09:30:00Z">
        <w:r>
          <w:t>ReturnIfAbrupt(</w:t>
        </w:r>
        <w:r>
          <w:rPr>
            <w:i/>
          </w:rPr>
          <w:t>rest</w:t>
        </w:r>
        <w:r>
          <w:t>).</w:t>
        </w:r>
      </w:ins>
    </w:p>
    <w:p w14:paraId="26680994" w14:textId="77777777" w:rsidR="00F37DF5" w:rsidRDefault="00F37DF5" w:rsidP="00A0196C">
      <w:pPr>
        <w:pStyle w:val="Alg4"/>
        <w:numPr>
          <w:ilvl w:val="0"/>
          <w:numId w:val="904"/>
        </w:numPr>
        <w:spacing w:after="220"/>
        <w:contextualSpacing/>
        <w:rPr>
          <w:ins w:id="9647" w:author="Rev 9 Allen Wirfs-Brock" w:date="2012-06-30T09:25:00Z"/>
        </w:rPr>
      </w:pPr>
      <w:ins w:id="9648" w:author="Rev 9 Allen Wirfs-Brock" w:date="2012-06-30T09:25:00Z">
        <w:r>
          <w:t xml:space="preserve">Let </w:t>
        </w:r>
        <w:r w:rsidRPr="00BA286E">
          <w:rPr>
            <w:i/>
          </w:rPr>
          <w:t>tail</w:t>
        </w:r>
        <w:r>
          <w:t xml:space="preserve"> be the QV of </w:t>
        </w:r>
        <w:r>
          <w:rPr>
            <w:i/>
          </w:rPr>
          <w:t xml:space="preserve">QuasiTail </w:t>
        </w:r>
        <w:r>
          <w:t>as defined in 7.8.6.</w:t>
        </w:r>
      </w:ins>
    </w:p>
    <w:p w14:paraId="00442918" w14:textId="77777777" w:rsidR="00F37DF5" w:rsidRPr="00E77497" w:rsidRDefault="00F37DF5" w:rsidP="00A0196C">
      <w:pPr>
        <w:pStyle w:val="Alg4"/>
        <w:numPr>
          <w:ilvl w:val="0"/>
          <w:numId w:val="904"/>
        </w:numPr>
        <w:spacing w:after="220"/>
        <w:contextualSpacing/>
        <w:rPr>
          <w:ins w:id="9649" w:author="Rev 9 Allen Wirfs-Brock" w:date="2012-06-30T09:25:00Z"/>
        </w:rPr>
      </w:pPr>
      <w:ins w:id="9650" w:author="Rev 9 Allen Wirfs-Brock" w:date="2012-06-30T09:25:00Z">
        <w:r w:rsidRPr="00E77497">
          <w:t xml:space="preserve">Return </w:t>
        </w:r>
        <w:r>
          <w:t xml:space="preserve">the string whose </w:t>
        </w:r>
      </w:ins>
      <w:ins w:id="9651" w:author="Rev 9 Allen Wirfs-Brock" w:date="2012-07-02T17:33:00Z">
        <w:r w:rsidR="00A0691D">
          <w:t>elements</w:t>
        </w:r>
      </w:ins>
      <w:ins w:id="9652" w:author="Rev 9 Allen Wirfs-Brock" w:date="2012-06-30T09:25:00Z">
        <w:r>
          <w:t xml:space="preserve"> are the </w:t>
        </w:r>
      </w:ins>
      <w:ins w:id="9653" w:author="Rev 9 Allen Wirfs-Brock" w:date="2012-07-02T17:33:00Z">
        <w:r w:rsidR="00A0691D">
          <w:t>code units</w:t>
        </w:r>
      </w:ins>
      <w:ins w:id="9654" w:author="Rev 9 Allen Wirfs-Brock" w:date="2012-06-30T09:25:00Z">
        <w:r>
          <w:t xml:space="preserve"> of </w:t>
        </w:r>
        <w:r w:rsidRPr="00BA286E">
          <w:rPr>
            <w:i/>
          </w:rPr>
          <w:t>head</w:t>
        </w:r>
        <w:r>
          <w:t xml:space="preserve"> followed by the </w:t>
        </w:r>
      </w:ins>
      <w:ins w:id="9655" w:author="Rev 9 Allen Wirfs-Brock" w:date="2012-07-02T17:33:00Z">
        <w:r w:rsidR="00A0691D">
          <w:t>elements</w:t>
        </w:r>
      </w:ins>
      <w:ins w:id="9656" w:author="Rev 9 Allen Wirfs-Brock" w:date="2012-06-30T09:25:00Z">
        <w:r>
          <w:t xml:space="preserve"> of </w:t>
        </w:r>
      </w:ins>
      <w:ins w:id="9657" w:author="Rev 9 Allen Wirfs-Brock" w:date="2012-06-30T09:31:00Z">
        <w:r w:rsidR="00810454">
          <w:rPr>
            <w:i/>
          </w:rPr>
          <w:t xml:space="preserve">first </w:t>
        </w:r>
      </w:ins>
      <w:ins w:id="9658" w:author="Rev 9 Allen Wirfs-Brock" w:date="2012-06-30T09:25:00Z">
        <w:r>
          <w:t xml:space="preserve"> </w:t>
        </w:r>
      </w:ins>
      <w:ins w:id="9659" w:author="Rev 9 Allen Wirfs-Brock" w:date="2012-06-30T09:31:00Z">
        <w:r w:rsidR="00810454">
          <w:t xml:space="preserve">followed by the </w:t>
        </w:r>
      </w:ins>
      <w:ins w:id="9660" w:author="Rev 9 Allen Wirfs-Brock" w:date="2012-07-02T17:33:00Z">
        <w:r w:rsidR="00A0691D">
          <w:t>code units</w:t>
        </w:r>
      </w:ins>
      <w:ins w:id="9661" w:author="Rev 9 Allen Wirfs-Brock" w:date="2012-06-30T09:31:00Z">
        <w:r w:rsidR="00810454">
          <w:t xml:space="preserve"> of </w:t>
        </w:r>
      </w:ins>
      <w:ins w:id="9662" w:author="Rev 9 Allen Wirfs-Brock" w:date="2012-07-02T17:34:00Z">
        <w:r w:rsidR="00A0691D">
          <w:rPr>
            <w:i/>
          </w:rPr>
          <w:t>rest</w:t>
        </w:r>
      </w:ins>
      <w:ins w:id="9663" w:author="Rev 9 Allen Wirfs-Brock" w:date="2012-06-30T09:31:00Z">
        <w:r w:rsidR="00810454">
          <w:t xml:space="preserve"> </w:t>
        </w:r>
      </w:ins>
      <w:ins w:id="9664" w:author="Rev 9 Allen Wirfs-Brock" w:date="2012-06-30T09:25:00Z">
        <w:r>
          <w:t xml:space="preserve">followed by the </w:t>
        </w:r>
      </w:ins>
      <w:ins w:id="9665" w:author="Rev 9 Allen Wirfs-Brock" w:date="2012-07-02T17:34:00Z">
        <w:r w:rsidR="00A0691D">
          <w:t>code units</w:t>
        </w:r>
      </w:ins>
      <w:ins w:id="9666" w:author="Rev 9 Allen Wirfs-Brock" w:date="2012-06-30T09:25:00Z">
        <w:r>
          <w:t xml:space="preserve"> of </w:t>
        </w:r>
        <w:r w:rsidRPr="00BA286E">
          <w:rPr>
            <w:i/>
          </w:rPr>
          <w:t>tail</w:t>
        </w:r>
        <w:r w:rsidRPr="00E77497">
          <w:t>.</w:t>
        </w:r>
      </w:ins>
    </w:p>
    <w:p w14:paraId="51E92548" w14:textId="77777777" w:rsidR="00810454" w:rsidRPr="00BA286E" w:rsidRDefault="00810454" w:rsidP="00810454">
      <w:pPr>
        <w:rPr>
          <w:ins w:id="9667" w:author="Rev 9 Allen Wirfs-Brock" w:date="2012-06-30T09:34:00Z"/>
          <w:rFonts w:ascii="Times New Roman" w:hAnsi="Times New Roman"/>
        </w:rPr>
      </w:pPr>
      <w:ins w:id="9668" w:author="Rev 9 Allen Wirfs-Brock" w:date="2012-06-30T09:34:00Z">
        <w:r>
          <w:rPr>
            <w:rStyle w:val="bnf"/>
          </w:rPr>
          <w:t>QuasiMiddleList</w:t>
        </w:r>
        <w:r w:rsidRPr="00E77497">
          <w:t xml:space="preserve"> </w:t>
        </w:r>
        <w:r w:rsidRPr="00E77497">
          <w:rPr>
            <w:b/>
          </w:rPr>
          <w:t>:</w:t>
        </w:r>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r>
          <w:rPr>
            <w:rFonts w:cs="Arial"/>
            <w:sz w:val="16"/>
          </w:rPr>
          <w:t xml:space="preserve"> </w:t>
        </w:r>
      </w:ins>
      <w:ins w:id="9669" w:author="Rev 9 Allen Wirfs-Brock" w:date="2012-06-30T09:35:00Z">
        <w:r w:rsidRPr="00BA286E">
          <w:rPr>
            <w:rFonts w:ascii="Times New Roman" w:hAnsi="Times New Roman"/>
            <w:i/>
          </w:rPr>
          <w:t>Quasi</w:t>
        </w:r>
        <w:r>
          <w:rPr>
            <w:rFonts w:ascii="Times New Roman" w:hAnsi="Times New Roman"/>
            <w:i/>
          </w:rPr>
          <w:t>Middle Expression</w:t>
        </w:r>
        <w:r>
          <w:rPr>
            <w:rFonts w:ascii="Times New Roman" w:hAnsi="Times New Roman"/>
          </w:rPr>
          <w:t xml:space="preserve"> </w:t>
        </w:r>
      </w:ins>
    </w:p>
    <w:p w14:paraId="78481166" w14:textId="77777777" w:rsidR="00810454" w:rsidRDefault="00810454" w:rsidP="00E66894">
      <w:pPr>
        <w:pStyle w:val="Alg4"/>
        <w:numPr>
          <w:ilvl w:val="0"/>
          <w:numId w:val="906"/>
        </w:numPr>
        <w:spacing w:after="220"/>
        <w:contextualSpacing/>
        <w:rPr>
          <w:ins w:id="9670" w:author="Rev 9 Allen Wirfs-Brock" w:date="2012-06-30T09:34:00Z"/>
        </w:rPr>
      </w:pPr>
      <w:ins w:id="9671" w:author="Rev 9 Allen Wirfs-Brock" w:date="2012-06-30T09:34:00Z">
        <w:r>
          <w:t xml:space="preserve">Let </w:t>
        </w:r>
        <w:r w:rsidRPr="00BA286E">
          <w:rPr>
            <w:i/>
          </w:rPr>
          <w:t>head</w:t>
        </w:r>
        <w:r>
          <w:t xml:space="preserve"> be the QV of </w:t>
        </w:r>
        <w:r>
          <w:rPr>
            <w:i/>
          </w:rPr>
          <w:t>Quasi</w:t>
        </w:r>
      </w:ins>
      <w:ins w:id="9672" w:author="Rev 9 Allen Wirfs-Brock" w:date="2012-06-30T09:35:00Z">
        <w:r>
          <w:rPr>
            <w:i/>
          </w:rPr>
          <w:t>Middle</w:t>
        </w:r>
      </w:ins>
      <w:ins w:id="9673" w:author="Rev 9 Allen Wirfs-Brock" w:date="2012-06-30T09:34:00Z">
        <w:r>
          <w:t xml:space="preserve"> as defined in 7.8.6.</w:t>
        </w:r>
      </w:ins>
    </w:p>
    <w:p w14:paraId="7FD060E6" w14:textId="77777777" w:rsidR="00810454" w:rsidRDefault="00810454" w:rsidP="00E66894">
      <w:pPr>
        <w:pStyle w:val="Alg4"/>
        <w:numPr>
          <w:ilvl w:val="0"/>
          <w:numId w:val="906"/>
        </w:numPr>
        <w:spacing w:after="220"/>
        <w:contextualSpacing/>
        <w:rPr>
          <w:ins w:id="9674" w:author="Rev 9 Allen Wirfs-Brock" w:date="2012-06-30T09:34:00Z"/>
        </w:rPr>
      </w:pPr>
      <w:ins w:id="9675" w:author="Rev 9 Allen Wirfs-Brock" w:date="2012-06-30T09:34:00Z">
        <w:r>
          <w:t xml:space="preserve">Let </w:t>
        </w:r>
        <w:r w:rsidRPr="003C08F9">
          <w:rPr>
            <w:i/>
          </w:rPr>
          <w:t>sub</w:t>
        </w:r>
        <w:r>
          <w:t xml:space="preserve"> be the result of evaluating </w:t>
        </w:r>
        <w:r w:rsidRPr="003C08F9">
          <w:rPr>
            <w:i/>
          </w:rPr>
          <w:t>Expression</w:t>
        </w:r>
        <w:r>
          <w:t>.</w:t>
        </w:r>
      </w:ins>
    </w:p>
    <w:p w14:paraId="782258A7" w14:textId="77777777" w:rsidR="00810454" w:rsidRDefault="00810454" w:rsidP="00E66894">
      <w:pPr>
        <w:pStyle w:val="Alg4"/>
        <w:numPr>
          <w:ilvl w:val="0"/>
          <w:numId w:val="906"/>
        </w:numPr>
        <w:spacing w:after="220"/>
        <w:contextualSpacing/>
        <w:rPr>
          <w:ins w:id="9676" w:author="Rev 9 Allen Wirfs-Brock" w:date="2012-06-30T09:34:00Z"/>
        </w:rPr>
      </w:pPr>
      <w:ins w:id="9677" w:author="Rev 9 Allen Wirfs-Brock" w:date="2012-06-30T09:34:00Z">
        <w:r>
          <w:t xml:space="preserve">Let </w:t>
        </w:r>
        <w:r w:rsidRPr="003C08F9">
          <w:rPr>
            <w:i/>
          </w:rPr>
          <w:t>middle</w:t>
        </w:r>
        <w:r>
          <w:t xml:space="preserve"> be </w:t>
        </w:r>
        <w:commentRangeStart w:id="9678"/>
        <w:r>
          <w:t>ToString(</w:t>
        </w:r>
        <w:r w:rsidRPr="003C08F9">
          <w:rPr>
            <w:i/>
          </w:rPr>
          <w:t>sub</w:t>
        </w:r>
        <w:r>
          <w:t>).</w:t>
        </w:r>
        <w:commentRangeEnd w:id="9678"/>
        <w:r>
          <w:rPr>
            <w:rStyle w:val="af3"/>
            <w:rFonts w:ascii="Arial" w:eastAsia="MS Mincho" w:hAnsi="Arial"/>
            <w:spacing w:val="0"/>
            <w:lang w:eastAsia="ja-JP"/>
          </w:rPr>
          <w:commentReference w:id="9678"/>
        </w:r>
      </w:ins>
    </w:p>
    <w:p w14:paraId="58AFFDAC" w14:textId="77777777" w:rsidR="00810454" w:rsidRDefault="00810454" w:rsidP="00E66894">
      <w:pPr>
        <w:pStyle w:val="Alg4"/>
        <w:numPr>
          <w:ilvl w:val="0"/>
          <w:numId w:val="906"/>
        </w:numPr>
        <w:spacing w:after="220"/>
        <w:contextualSpacing/>
        <w:rPr>
          <w:ins w:id="9679" w:author="Rev 9 Allen Wirfs-Brock" w:date="2012-06-30T09:34:00Z"/>
        </w:rPr>
      </w:pPr>
      <w:ins w:id="9680" w:author="Rev 9 Allen Wirfs-Brock" w:date="2012-06-30T09:34:00Z">
        <w:r>
          <w:t>ReturnIfAbrupt(</w:t>
        </w:r>
        <w:r>
          <w:rPr>
            <w:i/>
          </w:rPr>
          <w:t>middle</w:t>
        </w:r>
        <w:r>
          <w:t>).</w:t>
        </w:r>
      </w:ins>
    </w:p>
    <w:p w14:paraId="72A384D3" w14:textId="77777777" w:rsidR="00810454" w:rsidRPr="00E77497" w:rsidRDefault="00810454" w:rsidP="00E66894">
      <w:pPr>
        <w:pStyle w:val="Alg4"/>
        <w:numPr>
          <w:ilvl w:val="0"/>
          <w:numId w:val="906"/>
        </w:numPr>
        <w:spacing w:after="220"/>
        <w:contextualSpacing/>
        <w:rPr>
          <w:ins w:id="9681" w:author="Rev 9 Allen Wirfs-Brock" w:date="2012-06-30T09:34:00Z"/>
        </w:rPr>
      </w:pPr>
      <w:ins w:id="9682" w:author="Rev 9 Allen Wirfs-Brock" w:date="2012-06-30T09:34:00Z">
        <w:r w:rsidRPr="00E77497">
          <w:t xml:space="preserve">Return </w:t>
        </w:r>
        <w:r>
          <w:t xml:space="preserve">the </w:t>
        </w:r>
      </w:ins>
      <w:ins w:id="9683" w:author="Rev 9 Allen Wirfs-Brock" w:date="2012-06-30T09:37:00Z">
        <w:r>
          <w:t>sequence of characters consisting of</w:t>
        </w:r>
      </w:ins>
      <w:ins w:id="9684" w:author="Rev 9 Allen Wirfs-Brock" w:date="2012-06-30T09:34:00Z">
        <w:r>
          <w:t xml:space="preserve"> the </w:t>
        </w:r>
      </w:ins>
      <w:ins w:id="9685" w:author="Rev 9 Allen Wirfs-Brock" w:date="2012-07-02T17:34:00Z">
        <w:r w:rsidR="00A0691D">
          <w:t>code units</w:t>
        </w:r>
      </w:ins>
      <w:ins w:id="9686" w:author="Rev 9 Allen Wirfs-Brock" w:date="2012-06-30T09:34:00Z">
        <w:r>
          <w:t xml:space="preserve"> of </w:t>
        </w:r>
        <w:r w:rsidRPr="00BA286E">
          <w:rPr>
            <w:i/>
          </w:rPr>
          <w:t>head</w:t>
        </w:r>
        <w:r>
          <w:t xml:space="preserve"> followed by the </w:t>
        </w:r>
      </w:ins>
      <w:ins w:id="9687" w:author="Rev 9 Allen Wirfs-Brock" w:date="2012-07-02T17:35:00Z">
        <w:r w:rsidR="00A0691D">
          <w:t>elements</w:t>
        </w:r>
      </w:ins>
      <w:ins w:id="9688" w:author="Rev 9 Allen Wirfs-Brock" w:date="2012-06-30T09:34:00Z">
        <w:r>
          <w:t xml:space="preserve"> of </w:t>
        </w:r>
        <w:r w:rsidRPr="00F37DF5">
          <w:rPr>
            <w:i/>
          </w:rPr>
          <w:t>middle</w:t>
        </w:r>
        <w:r w:rsidRPr="00E77497">
          <w:t>.</w:t>
        </w:r>
      </w:ins>
    </w:p>
    <w:p w14:paraId="062B8E96" w14:textId="77777777" w:rsidR="00810454" w:rsidRPr="00BA286E" w:rsidRDefault="00810454" w:rsidP="00810454">
      <w:pPr>
        <w:rPr>
          <w:ins w:id="9689" w:author="Rev 9 Allen Wirfs-Brock" w:date="2012-06-30T09:38:00Z"/>
          <w:rFonts w:ascii="Times New Roman" w:hAnsi="Times New Roman"/>
        </w:rPr>
      </w:pPr>
      <w:ins w:id="9690" w:author="Rev 9 Allen Wirfs-Brock" w:date="2012-06-30T09:38:00Z">
        <w:r>
          <w:rPr>
            <w:rStyle w:val="bnf"/>
          </w:rPr>
          <w:t>QuasiMiddleList</w:t>
        </w:r>
        <w:r w:rsidRPr="00E77497">
          <w:t xml:space="preserve"> </w:t>
        </w:r>
        <w:r w:rsidRPr="00E77497">
          <w:rPr>
            <w:b/>
          </w:rPr>
          <w:t>:</w:t>
        </w:r>
      </w:ins>
      <w:ins w:id="9691" w:author="Rev 9 Allen Wirfs-Brock" w:date="2012-06-30T09:39:00Z">
        <w:r>
          <w:rPr>
            <w:b/>
          </w:rPr>
          <w:t xml:space="preserve"> </w:t>
        </w:r>
        <w:r>
          <w:rPr>
            <w:rStyle w:val="bnf"/>
          </w:rPr>
          <w:t>QuasiMiddleList</w:t>
        </w:r>
      </w:ins>
      <w:ins w:id="9692" w:author="Rev 9 Allen Wirfs-Brock" w:date="2012-06-30T09:38:00Z">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InputElementQuasiTail</w:t>
        </w:r>
        <w:r w:rsidRPr="00BA286E">
          <w:rPr>
            <w:rFonts w:cs="Arial"/>
            <w:sz w:val="16"/>
          </w:rPr>
          <w:t>]</w:t>
        </w:r>
        <w:r>
          <w:rPr>
            <w:rFonts w:cs="Arial"/>
            <w:sz w:val="16"/>
          </w:rPr>
          <w:t xml:space="preserve"> </w:t>
        </w:r>
        <w:r w:rsidRPr="00BA286E">
          <w:rPr>
            <w:rFonts w:ascii="Times New Roman" w:hAnsi="Times New Roman"/>
            <w:i/>
          </w:rPr>
          <w:t>Quasi</w:t>
        </w:r>
        <w:r>
          <w:rPr>
            <w:rFonts w:ascii="Times New Roman" w:hAnsi="Times New Roman"/>
            <w:i/>
          </w:rPr>
          <w:t>Middle Expression</w:t>
        </w:r>
        <w:r>
          <w:rPr>
            <w:rFonts w:ascii="Times New Roman" w:hAnsi="Times New Roman"/>
          </w:rPr>
          <w:t xml:space="preserve"> </w:t>
        </w:r>
      </w:ins>
    </w:p>
    <w:p w14:paraId="5009D4C0" w14:textId="77777777" w:rsidR="00810454" w:rsidRDefault="00810454" w:rsidP="00E66894">
      <w:pPr>
        <w:pStyle w:val="Alg4"/>
        <w:numPr>
          <w:ilvl w:val="0"/>
          <w:numId w:val="907"/>
        </w:numPr>
        <w:spacing w:after="220"/>
        <w:contextualSpacing/>
        <w:rPr>
          <w:ins w:id="9693" w:author="Rev 9 Allen Wirfs-Brock" w:date="2012-06-30T09:39:00Z"/>
        </w:rPr>
      </w:pPr>
      <w:ins w:id="9694" w:author="Rev 9 Allen Wirfs-Brock" w:date="2012-06-30T09:39:00Z">
        <w:r>
          <w:t xml:space="preserve">Let </w:t>
        </w:r>
      </w:ins>
      <w:ins w:id="9695" w:author="Rev 9 Allen Wirfs-Brock" w:date="2012-06-30T09:43:00Z">
        <w:r w:rsidR="00BD4828">
          <w:rPr>
            <w:i/>
          </w:rPr>
          <w:t>rest</w:t>
        </w:r>
      </w:ins>
      <w:ins w:id="9696" w:author="Rev 9 Allen Wirfs-Brock" w:date="2012-06-30T09:39:00Z">
        <w:r>
          <w:t xml:space="preserve"> be the result of evaluating </w:t>
        </w:r>
        <w:r>
          <w:rPr>
            <w:i/>
          </w:rPr>
          <w:t xml:space="preserve">QuasiMiddleList </w:t>
        </w:r>
        <w:r>
          <w:t>.</w:t>
        </w:r>
      </w:ins>
    </w:p>
    <w:p w14:paraId="2433B5CC" w14:textId="77777777" w:rsidR="00810454" w:rsidRDefault="00810454" w:rsidP="00E66894">
      <w:pPr>
        <w:pStyle w:val="Alg4"/>
        <w:numPr>
          <w:ilvl w:val="0"/>
          <w:numId w:val="907"/>
        </w:numPr>
        <w:spacing w:after="220"/>
        <w:contextualSpacing/>
        <w:rPr>
          <w:ins w:id="9697" w:author="Rev 9 Allen Wirfs-Brock" w:date="2012-06-30T09:40:00Z"/>
        </w:rPr>
      </w:pPr>
      <w:ins w:id="9698" w:author="Rev 9 Allen Wirfs-Brock" w:date="2012-06-30T09:40:00Z">
        <w:r>
          <w:t>ReturnIfAbrupt(</w:t>
        </w:r>
      </w:ins>
      <w:ins w:id="9699" w:author="Rev 9 Allen Wirfs-Brock" w:date="2012-06-30T09:43:00Z">
        <w:r w:rsidR="00BD4828">
          <w:rPr>
            <w:i/>
          </w:rPr>
          <w:t>rest</w:t>
        </w:r>
      </w:ins>
      <w:ins w:id="9700" w:author="Rev 9 Allen Wirfs-Brock" w:date="2012-06-30T09:40:00Z">
        <w:r>
          <w:t>).</w:t>
        </w:r>
      </w:ins>
    </w:p>
    <w:p w14:paraId="6ED22A19" w14:textId="77777777" w:rsidR="00810454" w:rsidRDefault="00810454" w:rsidP="00E66894">
      <w:pPr>
        <w:pStyle w:val="Alg4"/>
        <w:numPr>
          <w:ilvl w:val="0"/>
          <w:numId w:val="907"/>
        </w:numPr>
        <w:spacing w:after="220"/>
        <w:contextualSpacing/>
        <w:rPr>
          <w:ins w:id="9701" w:author="Rev 9 Allen Wirfs-Brock" w:date="2012-06-30T09:38:00Z"/>
        </w:rPr>
      </w:pPr>
      <w:ins w:id="9702" w:author="Rev 9 Allen Wirfs-Brock" w:date="2012-06-30T09:38:00Z">
        <w:r>
          <w:t xml:space="preserve">Let </w:t>
        </w:r>
      </w:ins>
      <w:ins w:id="9703" w:author="Rev 9 Allen Wirfs-Brock" w:date="2012-06-30T09:44:00Z">
        <w:r w:rsidR="00BD4828">
          <w:rPr>
            <w:i/>
          </w:rPr>
          <w:t>middle</w:t>
        </w:r>
      </w:ins>
      <w:ins w:id="9704" w:author="Rev 9 Allen Wirfs-Brock" w:date="2012-06-30T09:41:00Z">
        <w:r w:rsidR="00BD4828">
          <w:rPr>
            <w:i/>
          </w:rPr>
          <w:t xml:space="preserve"> </w:t>
        </w:r>
      </w:ins>
      <w:ins w:id="9705" w:author="Rev 9 Allen Wirfs-Brock" w:date="2012-06-30T09:38:00Z">
        <w:r>
          <w:t xml:space="preserve"> be the QV of </w:t>
        </w:r>
        <w:r>
          <w:rPr>
            <w:i/>
          </w:rPr>
          <w:t>QuasiMiddle</w:t>
        </w:r>
        <w:r>
          <w:t xml:space="preserve"> as defined in 7.8.6.</w:t>
        </w:r>
      </w:ins>
    </w:p>
    <w:p w14:paraId="0FA5FCDE" w14:textId="77777777" w:rsidR="00810454" w:rsidRDefault="00810454" w:rsidP="00E66894">
      <w:pPr>
        <w:pStyle w:val="Alg4"/>
        <w:numPr>
          <w:ilvl w:val="0"/>
          <w:numId w:val="907"/>
        </w:numPr>
        <w:spacing w:after="220"/>
        <w:contextualSpacing/>
        <w:rPr>
          <w:ins w:id="9706" w:author="Rev 9 Allen Wirfs-Brock" w:date="2012-06-30T09:38:00Z"/>
        </w:rPr>
      </w:pPr>
      <w:ins w:id="9707" w:author="Rev 9 Allen Wirfs-Brock" w:date="2012-06-30T09:38:00Z">
        <w:r>
          <w:t xml:space="preserve">Let </w:t>
        </w:r>
        <w:r w:rsidRPr="003C08F9">
          <w:rPr>
            <w:i/>
          </w:rPr>
          <w:t>sub</w:t>
        </w:r>
        <w:r>
          <w:t xml:space="preserve"> be the result of evaluating </w:t>
        </w:r>
        <w:r w:rsidRPr="003C08F9">
          <w:rPr>
            <w:i/>
          </w:rPr>
          <w:t>Expression</w:t>
        </w:r>
        <w:r>
          <w:t>.</w:t>
        </w:r>
      </w:ins>
    </w:p>
    <w:p w14:paraId="6DE286D2" w14:textId="77777777" w:rsidR="00810454" w:rsidRDefault="00810454" w:rsidP="00E66894">
      <w:pPr>
        <w:pStyle w:val="Alg4"/>
        <w:numPr>
          <w:ilvl w:val="0"/>
          <w:numId w:val="907"/>
        </w:numPr>
        <w:spacing w:after="220"/>
        <w:contextualSpacing/>
        <w:rPr>
          <w:ins w:id="9708" w:author="Rev 9 Allen Wirfs-Brock" w:date="2012-06-30T09:38:00Z"/>
        </w:rPr>
      </w:pPr>
      <w:ins w:id="9709" w:author="Rev 9 Allen Wirfs-Brock" w:date="2012-06-30T09:38:00Z">
        <w:r>
          <w:t xml:space="preserve">Let </w:t>
        </w:r>
      </w:ins>
      <w:ins w:id="9710" w:author="Rev 9 Allen Wirfs-Brock" w:date="2012-06-30T09:43:00Z">
        <w:r w:rsidR="00BD4828">
          <w:rPr>
            <w:i/>
          </w:rPr>
          <w:t>last</w:t>
        </w:r>
      </w:ins>
      <w:ins w:id="9711" w:author="Rev 9 Allen Wirfs-Brock" w:date="2012-06-30T09:38:00Z">
        <w:r>
          <w:t xml:space="preserve"> be </w:t>
        </w:r>
        <w:commentRangeStart w:id="9712"/>
        <w:r>
          <w:t>ToString(</w:t>
        </w:r>
        <w:r w:rsidRPr="003C08F9">
          <w:rPr>
            <w:i/>
          </w:rPr>
          <w:t>sub</w:t>
        </w:r>
        <w:r>
          <w:t>).</w:t>
        </w:r>
        <w:commentRangeEnd w:id="9712"/>
        <w:r>
          <w:rPr>
            <w:rStyle w:val="af3"/>
            <w:rFonts w:ascii="Arial" w:eastAsia="MS Mincho" w:hAnsi="Arial"/>
            <w:spacing w:val="0"/>
            <w:lang w:eastAsia="ja-JP"/>
          </w:rPr>
          <w:commentReference w:id="9712"/>
        </w:r>
      </w:ins>
    </w:p>
    <w:p w14:paraId="265B0CA5" w14:textId="77777777" w:rsidR="00810454" w:rsidRDefault="00810454" w:rsidP="00E66894">
      <w:pPr>
        <w:pStyle w:val="Alg4"/>
        <w:numPr>
          <w:ilvl w:val="0"/>
          <w:numId w:val="907"/>
        </w:numPr>
        <w:spacing w:after="220"/>
        <w:contextualSpacing/>
        <w:rPr>
          <w:ins w:id="9713" w:author="Rev 9 Allen Wirfs-Brock" w:date="2012-06-30T09:38:00Z"/>
        </w:rPr>
      </w:pPr>
      <w:ins w:id="9714" w:author="Rev 9 Allen Wirfs-Brock" w:date="2012-06-30T09:38:00Z">
        <w:r>
          <w:t>ReturnIfAbrupt(</w:t>
        </w:r>
      </w:ins>
      <w:ins w:id="9715" w:author="Rev 9 Allen Wirfs-Brock" w:date="2012-06-30T09:43:00Z">
        <w:r w:rsidR="00BD4828">
          <w:rPr>
            <w:i/>
          </w:rPr>
          <w:t>last</w:t>
        </w:r>
      </w:ins>
      <w:ins w:id="9716" w:author="Rev 9 Allen Wirfs-Brock" w:date="2012-06-30T09:38:00Z">
        <w:r>
          <w:t>).</w:t>
        </w:r>
      </w:ins>
    </w:p>
    <w:p w14:paraId="0E00CE37" w14:textId="77777777" w:rsidR="00810454" w:rsidRPr="00E77497" w:rsidRDefault="00810454" w:rsidP="00E66894">
      <w:pPr>
        <w:pStyle w:val="Alg4"/>
        <w:numPr>
          <w:ilvl w:val="0"/>
          <w:numId w:val="907"/>
        </w:numPr>
        <w:spacing w:after="220"/>
        <w:contextualSpacing/>
        <w:rPr>
          <w:ins w:id="9717" w:author="Rev 9 Allen Wirfs-Brock" w:date="2012-06-30T09:38:00Z"/>
        </w:rPr>
      </w:pPr>
      <w:ins w:id="9718" w:author="Rev 9 Allen Wirfs-Brock" w:date="2012-06-30T09:38:00Z">
        <w:r w:rsidRPr="00E77497">
          <w:t xml:space="preserve">Return </w:t>
        </w:r>
        <w:r>
          <w:t xml:space="preserve">the sequence of characters consisting of the </w:t>
        </w:r>
      </w:ins>
      <w:ins w:id="9719" w:author="Rev 9 Allen Wirfs-Brock" w:date="2012-07-02T17:35:00Z">
        <w:r w:rsidR="00A0691D">
          <w:t>elements</w:t>
        </w:r>
      </w:ins>
      <w:ins w:id="9720" w:author="Rev 9 Allen Wirfs-Brock" w:date="2012-06-30T09:38:00Z">
        <w:r>
          <w:t xml:space="preserve"> of </w:t>
        </w:r>
      </w:ins>
      <w:ins w:id="9721" w:author="Rev 9 Allen Wirfs-Brock" w:date="2012-06-30T09:43:00Z">
        <w:r w:rsidR="00BD4828">
          <w:rPr>
            <w:i/>
          </w:rPr>
          <w:t>rest</w:t>
        </w:r>
      </w:ins>
      <w:ins w:id="9722" w:author="Rev 9 Allen Wirfs-Brock" w:date="2012-06-30T09:38:00Z">
        <w:r>
          <w:t xml:space="preserve"> </w:t>
        </w:r>
      </w:ins>
      <w:ins w:id="9723" w:author="Rev 9 Allen Wirfs-Brock" w:date="2012-06-30T09:42:00Z">
        <w:r w:rsidR="00BD4828">
          <w:t xml:space="preserve">followed by the </w:t>
        </w:r>
      </w:ins>
      <w:ins w:id="9724" w:author="Rev 9 Allen Wirfs-Brock" w:date="2012-07-02T17:35:00Z">
        <w:r w:rsidR="00A0691D">
          <w:t>code units</w:t>
        </w:r>
      </w:ins>
      <w:ins w:id="9725" w:author="Rev 9 Allen Wirfs-Brock" w:date="2012-06-30T09:42:00Z">
        <w:r w:rsidR="00BD4828">
          <w:t xml:space="preserve"> of </w:t>
        </w:r>
      </w:ins>
      <w:ins w:id="9726" w:author="Rev 9 Allen Wirfs-Brock" w:date="2012-06-30T09:44:00Z">
        <w:r w:rsidR="00BD4828">
          <w:rPr>
            <w:i/>
          </w:rPr>
          <w:t>middle</w:t>
        </w:r>
      </w:ins>
      <w:ins w:id="9727" w:author="Rev 9 Allen Wirfs-Brock" w:date="2012-06-30T09:42:00Z">
        <w:r w:rsidR="00BD4828">
          <w:t xml:space="preserve"> </w:t>
        </w:r>
      </w:ins>
      <w:ins w:id="9728" w:author="Rev 9 Allen Wirfs-Brock" w:date="2012-06-30T09:38:00Z">
        <w:r>
          <w:t xml:space="preserve">followed by the </w:t>
        </w:r>
      </w:ins>
      <w:ins w:id="9729" w:author="Rev 9 Allen Wirfs-Brock" w:date="2012-07-02T17:35:00Z">
        <w:r w:rsidR="00A0691D">
          <w:t>elements</w:t>
        </w:r>
      </w:ins>
      <w:ins w:id="9730" w:author="Rev 9 Allen Wirfs-Brock" w:date="2012-06-30T09:38:00Z">
        <w:r>
          <w:t xml:space="preserve"> of </w:t>
        </w:r>
      </w:ins>
      <w:ins w:id="9731" w:author="Rev 9 Allen Wirfs-Brock" w:date="2012-06-30T09:44:00Z">
        <w:r w:rsidR="00BD4828">
          <w:rPr>
            <w:i/>
          </w:rPr>
          <w:t>last</w:t>
        </w:r>
      </w:ins>
      <w:ins w:id="9732" w:author="Rev 9 Allen Wirfs-Brock" w:date="2012-06-30T09:38:00Z">
        <w:r w:rsidRPr="00E77497">
          <w:t>.</w:t>
        </w:r>
      </w:ins>
    </w:p>
    <w:p w14:paraId="4FF3D744" w14:textId="77777777" w:rsidR="006F38BE" w:rsidRPr="008B7F6F" w:rsidDel="00EB4245" w:rsidRDefault="006F38BE" w:rsidP="006F38BE">
      <w:pPr>
        <w:pStyle w:val="SyntaxRule"/>
        <w:rPr>
          <w:ins w:id="9733" w:author="Rev 6 Allen Wirfs-Brock" w:date="2012-02-27T09:34:00Z"/>
          <w:del w:id="9734" w:author="Rev 8 Allen Wirfs-Brock" w:date="2012-06-15T08:44:00Z"/>
        </w:rPr>
      </w:pPr>
      <w:ins w:id="9735" w:author="Rev 6 Allen Wirfs-Brock" w:date="2012-02-27T09:34:00Z">
        <w:del w:id="9736" w:author="Rev 8 Allen Wirfs-Brock" w:date="2012-06-15T08:44:00Z">
          <w:r w:rsidDel="00EB4245">
            <w:delText>ComprehensionForList</w:delText>
          </w:r>
          <w:r w:rsidRPr="003B4312" w:rsidDel="00EB4245">
            <w:delText xml:space="preserve"> </w:delText>
          </w:r>
          <w:r w:rsidRPr="003B4312" w:rsidDel="00EB4245">
            <w:rPr>
              <w:rFonts w:ascii="Arial" w:hAnsi="Arial" w:cs="Arial"/>
              <w:b/>
              <w:i w:val="0"/>
            </w:rPr>
            <w:delText>:</w:delText>
          </w:r>
        </w:del>
      </w:ins>
    </w:p>
    <w:p w14:paraId="589629E3" w14:textId="77777777" w:rsidR="006F38BE" w:rsidRPr="009C202C" w:rsidDel="00EB4245" w:rsidRDefault="006F38BE" w:rsidP="006F38BE">
      <w:pPr>
        <w:pStyle w:val="SyntaxDefinition"/>
        <w:rPr>
          <w:ins w:id="9737" w:author="Rev 6 Allen Wirfs-Brock" w:date="2012-02-27T09:34:00Z"/>
          <w:del w:id="9738" w:author="Rev 8 Allen Wirfs-Brock" w:date="2012-06-15T08:44:00Z"/>
        </w:rPr>
      </w:pPr>
      <w:ins w:id="9739" w:author="Rev 6 Allen Wirfs-Brock" w:date="2012-02-27T09:34:00Z">
        <w:del w:id="9740" w:author="Rev 8 Allen Wirfs-Brock" w:date="2012-06-15T08:44:00Z">
          <w:r w:rsidDel="00EB4245">
            <w:delText>ComprehensionFor</w:delText>
          </w:r>
          <w:r w:rsidRPr="006B6D0A" w:rsidDel="00EB4245">
            <w:rPr>
              <w:rFonts w:ascii="Courier New" w:hAnsi="Courier New"/>
              <w:b/>
              <w:i w:val="0"/>
            </w:rPr>
            <w:br/>
          </w:r>
          <w:r w:rsidDel="00EB4245">
            <w:delText xml:space="preserve">ComprehensionForList </w:delText>
          </w:r>
          <w:r w:rsidRPr="00AC3AEA" w:rsidDel="00EB4245">
            <w:rPr>
              <w:rFonts w:ascii="Courier New" w:hAnsi="Courier New" w:cs="Courier New"/>
              <w:i w:val="0"/>
            </w:rPr>
            <w:delText xml:space="preserve"> </w:delText>
          </w:r>
          <w:r w:rsidDel="00EB4245">
            <w:delText>ComprehensionFor</w:delText>
          </w:r>
        </w:del>
      </w:ins>
    </w:p>
    <w:p w14:paraId="13D1CFAC" w14:textId="77777777" w:rsidR="006F38BE" w:rsidRPr="008B7F6F" w:rsidDel="00EB4245" w:rsidRDefault="006F38BE" w:rsidP="006F38BE">
      <w:pPr>
        <w:pStyle w:val="SyntaxRule"/>
        <w:rPr>
          <w:ins w:id="9741" w:author="Rev 6 Allen Wirfs-Brock" w:date="2012-02-27T09:34:00Z"/>
          <w:del w:id="9742" w:author="Rev 8 Allen Wirfs-Brock" w:date="2012-06-15T08:44:00Z"/>
        </w:rPr>
      </w:pPr>
      <w:ins w:id="9743" w:author="Rev 6 Allen Wirfs-Brock" w:date="2012-02-27T09:34:00Z">
        <w:del w:id="9744" w:author="Rev 8 Allen Wirfs-Brock" w:date="2012-06-15T08:44:00Z">
          <w:r w:rsidDel="00EB4245">
            <w:delText>ComprehensionFor</w:delText>
          </w:r>
          <w:r w:rsidRPr="003B4312" w:rsidDel="00EB4245">
            <w:delText xml:space="preserve"> </w:delText>
          </w:r>
          <w:r w:rsidRPr="003B4312" w:rsidDel="00EB4245">
            <w:rPr>
              <w:rFonts w:ascii="Arial" w:hAnsi="Arial" w:cs="Arial"/>
              <w:b/>
              <w:i w:val="0"/>
            </w:rPr>
            <w:delText>:</w:delText>
          </w:r>
        </w:del>
      </w:ins>
    </w:p>
    <w:p w14:paraId="7318A3AB" w14:textId="77777777" w:rsidR="006F38BE" w:rsidRPr="009C202C" w:rsidDel="00EB4245" w:rsidRDefault="006F38BE" w:rsidP="006F38BE">
      <w:pPr>
        <w:pStyle w:val="SyntaxDefinition"/>
        <w:rPr>
          <w:ins w:id="9745" w:author="Rev 6 Allen Wirfs-Brock" w:date="2012-02-27T09:34:00Z"/>
          <w:del w:id="9746" w:author="Rev 8 Allen Wirfs-Brock" w:date="2012-06-15T08:44:00Z"/>
        </w:rPr>
      </w:pPr>
      <w:ins w:id="9747" w:author="Rev 6 Allen Wirfs-Brock" w:date="2012-02-27T09:34:00Z">
        <w:del w:id="9748" w:author="Rev 8 Allen Wirfs-Brock" w:date="2012-06-15T08:44:00Z">
          <w:r w:rsidDel="00EB4245">
            <w:rPr>
              <w:rFonts w:ascii="Courier New" w:hAnsi="Courier New" w:cs="Courier New"/>
              <w:b/>
              <w:i w:val="0"/>
            </w:rPr>
            <w:delText>for</w:delText>
          </w:r>
          <w:r w:rsidRPr="00AC3AEA" w:rsidDel="00EB4245">
            <w:rPr>
              <w:rFonts w:ascii="Courier New" w:hAnsi="Courier New" w:cs="Courier New"/>
              <w:b/>
              <w:i w:val="0"/>
            </w:rPr>
            <w:delText xml:space="preserve"> (</w:delText>
          </w:r>
          <w:r w:rsidDel="00EB4245">
            <w:delText xml:space="preserve"> LeftHandSideExpression</w:delText>
          </w:r>
          <w:r w:rsidRPr="00451D9D" w:rsidDel="00EB4245">
            <w:rPr>
              <w:rFonts w:ascii="Courier New" w:hAnsi="Courier New" w:cs="Courier New"/>
              <w:i w:val="0"/>
            </w:rPr>
            <w:delText xml:space="preserve"> </w:delText>
          </w:r>
          <w:r w:rsidDel="00EB4245">
            <w:rPr>
              <w:rFonts w:ascii="Courier New" w:hAnsi="Courier New" w:cs="Courier New"/>
              <w:b/>
              <w:i w:val="0"/>
            </w:rPr>
            <w:delText>of</w:delText>
          </w:r>
          <w:r w:rsidRPr="00AC3AEA" w:rsidDel="00EB4245">
            <w:rPr>
              <w:rFonts w:ascii="Courier New" w:hAnsi="Courier New" w:cs="Courier New"/>
              <w:b/>
              <w:i w:val="0"/>
            </w:rPr>
            <w:delText xml:space="preserve"> </w:delText>
          </w:r>
          <w:r w:rsidDel="00EB4245">
            <w:delText>Expression</w:delText>
          </w:r>
          <w:r w:rsidRPr="00AC3AEA" w:rsidDel="00EB4245">
            <w:rPr>
              <w:rFonts w:ascii="Courier New" w:hAnsi="Courier New" w:cs="Courier New"/>
              <w:i w:val="0"/>
            </w:rPr>
            <w:delText xml:space="preserve"> </w:delText>
          </w:r>
          <w:r w:rsidRPr="00AC3AEA" w:rsidDel="00EB4245">
            <w:rPr>
              <w:rFonts w:ascii="Courier New" w:hAnsi="Courier New" w:cs="Courier New"/>
              <w:b/>
              <w:i w:val="0"/>
            </w:rPr>
            <w:delText>)</w:delText>
          </w:r>
        </w:del>
      </w:ins>
    </w:p>
    <w:p w14:paraId="134BBB14" w14:textId="77777777" w:rsidR="004C02EF" w:rsidRPr="00E77497" w:rsidDel="00C95629" w:rsidRDefault="004C02EF" w:rsidP="004C02EF">
      <w:pPr>
        <w:rPr>
          <w:del w:id="9749" w:author="Rev 4 Allen Wirfs-Brock" w:date="2011-10-15T09:03:00Z"/>
        </w:rPr>
      </w:pPr>
      <w:del w:id="9750"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IdentifierName</w:delText>
        </w:r>
        <w:r w:rsidRPr="00E77497" w:rsidDel="00C95629">
          <w:delText xml:space="preserve">  is evaluated as follows:</w:delText>
        </w:r>
      </w:del>
    </w:p>
    <w:p w14:paraId="5B54ADBB" w14:textId="77777777" w:rsidR="004C02EF" w:rsidRPr="00E77497" w:rsidDel="00C95629" w:rsidRDefault="004C02EF">
      <w:pPr>
        <w:pStyle w:val="Alg4"/>
        <w:numPr>
          <w:ilvl w:val="0"/>
          <w:numId w:val="55"/>
        </w:numPr>
        <w:spacing w:after="220"/>
        <w:contextualSpacing/>
        <w:rPr>
          <w:del w:id="9751" w:author="Rev 4 Allen Wirfs-Brock" w:date="2011-10-15T09:03:00Z"/>
        </w:rPr>
        <w:pPrChange w:id="9752" w:author="Rev 4 Allen Wirfs-Brock" w:date="2011-11-07T12:16:00Z">
          <w:pPr>
            <w:pStyle w:val="Alg4"/>
            <w:numPr>
              <w:numId w:val="57"/>
            </w:numPr>
            <w:tabs>
              <w:tab w:val="num" w:pos="360"/>
            </w:tabs>
            <w:spacing w:after="220"/>
            <w:ind w:left="360" w:hanging="360"/>
            <w:contextualSpacing/>
          </w:pPr>
        </w:pPrChange>
      </w:pPr>
      <w:del w:id="9753" w:author="Rev 4 Allen Wirfs-Brock" w:date="2011-10-15T09:03:00Z">
        <w:r w:rsidRPr="00E77497" w:rsidDel="00C95629">
          <w:delText xml:space="preserve">Return the String value containing the same sequence of characters as the </w:delText>
        </w:r>
        <w:r w:rsidRPr="00E77497" w:rsidDel="00C95629">
          <w:rPr>
            <w:i/>
          </w:rPr>
          <w:delText>IdentifierName</w:delText>
        </w:r>
      </w:del>
      <w:ins w:id="9754" w:author="Allen Wirfs-Brock rev2" w:date="2011-07-22T10:17:00Z">
        <w:del w:id="9755" w:author="Rev 4 Allen Wirfs-Brock" w:date="2011-10-15T09:03:00Z">
          <w:r w:rsidR="0004618C" w:rsidRPr="00E77497" w:rsidDel="00C95629">
            <w:delText>)</w:delText>
          </w:r>
        </w:del>
      </w:ins>
      <w:del w:id="9756" w:author="Rev 4 Allen Wirfs-Brock" w:date="2011-10-15T09:03:00Z">
        <w:r w:rsidRPr="00E77497" w:rsidDel="00C95629">
          <w:delText>.</w:delText>
        </w:r>
      </w:del>
    </w:p>
    <w:p w14:paraId="5A99B300" w14:textId="77777777" w:rsidR="004C02EF" w:rsidRPr="00E77497" w:rsidDel="00C95629" w:rsidRDefault="004C02EF" w:rsidP="004C02EF">
      <w:pPr>
        <w:rPr>
          <w:del w:id="9757" w:author="Rev 4 Allen Wirfs-Brock" w:date="2011-10-15T09:03:00Z"/>
        </w:rPr>
      </w:pPr>
      <w:del w:id="9758"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StringLiteral</w:delText>
        </w:r>
        <w:r w:rsidRPr="00E77497" w:rsidDel="00C95629">
          <w:delText xml:space="preserve">  is evaluated as follows:</w:delText>
        </w:r>
      </w:del>
    </w:p>
    <w:p w14:paraId="5574FF8F" w14:textId="77777777" w:rsidR="004C02EF" w:rsidRPr="00E77497" w:rsidDel="00C95629" w:rsidRDefault="004C02EF">
      <w:pPr>
        <w:pStyle w:val="Alg4"/>
        <w:numPr>
          <w:ilvl w:val="0"/>
          <w:numId w:val="56"/>
        </w:numPr>
        <w:spacing w:after="220"/>
        <w:contextualSpacing/>
        <w:rPr>
          <w:del w:id="9759" w:author="Rev 4 Allen Wirfs-Brock" w:date="2011-10-15T09:03:00Z"/>
        </w:rPr>
        <w:pPrChange w:id="9760" w:author="Rev 4 Allen Wirfs-Brock" w:date="2011-11-07T12:16:00Z">
          <w:pPr>
            <w:pStyle w:val="Alg4"/>
            <w:numPr>
              <w:numId w:val="58"/>
            </w:numPr>
            <w:tabs>
              <w:tab w:val="num" w:pos="360"/>
            </w:tabs>
            <w:spacing w:after="220"/>
            <w:ind w:left="360" w:hanging="360"/>
            <w:contextualSpacing/>
          </w:pPr>
        </w:pPrChange>
      </w:pPr>
      <w:del w:id="9761" w:author="Rev 4 Allen Wirfs-Brock" w:date="2011-10-15T09:03:00Z">
        <w:r w:rsidRPr="00E77497" w:rsidDel="00C95629">
          <w:delText xml:space="preserve">Return the SV of the </w:delText>
        </w:r>
        <w:r w:rsidRPr="00E77497" w:rsidDel="00C95629">
          <w:rPr>
            <w:i/>
          </w:rPr>
          <w:delText>StringLiteral</w:delText>
        </w:r>
        <w:r w:rsidRPr="00E77497" w:rsidDel="00C95629">
          <w:delText>.</w:delText>
        </w:r>
      </w:del>
    </w:p>
    <w:p w14:paraId="047CF4C2" w14:textId="77777777" w:rsidR="004C02EF" w:rsidRPr="00E77497" w:rsidDel="00C95629" w:rsidRDefault="004C02EF" w:rsidP="004C02EF">
      <w:pPr>
        <w:rPr>
          <w:del w:id="9762" w:author="Rev 4 Allen Wirfs-Brock" w:date="2011-10-15T09:03:00Z"/>
        </w:rPr>
      </w:pPr>
      <w:del w:id="9763"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w:delText>
        </w:r>
        <w:r w:rsidRPr="00E77497" w:rsidDel="00C95629">
          <w:delText xml:space="preserve"> </w:delText>
        </w:r>
        <w:r w:rsidRPr="00E77497" w:rsidDel="00C95629">
          <w:rPr>
            <w:rStyle w:val="bnf"/>
          </w:rPr>
          <w:delText>NumericLiteral</w:delText>
        </w:r>
        <w:r w:rsidRPr="00E77497" w:rsidDel="00C95629">
          <w:delText xml:space="preserve">  is evaluated as follows:</w:delText>
        </w:r>
      </w:del>
    </w:p>
    <w:p w14:paraId="48C667DB" w14:textId="77777777" w:rsidR="004C02EF" w:rsidRPr="00E77497" w:rsidDel="00C95629" w:rsidRDefault="004C02EF">
      <w:pPr>
        <w:pStyle w:val="Alg4"/>
        <w:numPr>
          <w:ilvl w:val="0"/>
          <w:numId w:val="57"/>
        </w:numPr>
        <w:spacing w:after="220"/>
        <w:contextualSpacing/>
        <w:rPr>
          <w:del w:id="9764" w:author="Rev 4 Allen Wirfs-Brock" w:date="2011-10-15T09:03:00Z"/>
        </w:rPr>
        <w:pPrChange w:id="9765" w:author="Rev 4 Allen Wirfs-Brock" w:date="2011-11-07T12:16:00Z">
          <w:pPr>
            <w:pStyle w:val="Alg4"/>
            <w:numPr>
              <w:numId w:val="59"/>
            </w:numPr>
            <w:tabs>
              <w:tab w:val="num" w:pos="360"/>
            </w:tabs>
            <w:spacing w:after="220"/>
            <w:ind w:left="360" w:hanging="360"/>
            <w:contextualSpacing/>
          </w:pPr>
        </w:pPrChange>
      </w:pPr>
      <w:del w:id="9766" w:author="Rev 4 Allen Wirfs-Brock" w:date="2011-10-15T09:03:00Z">
        <w:r w:rsidRPr="00E77497" w:rsidDel="00C95629">
          <w:delText xml:space="preserve">Let </w:delText>
        </w:r>
        <w:r w:rsidRPr="00E77497" w:rsidDel="00C95629">
          <w:rPr>
            <w:i/>
          </w:rPr>
          <w:delText xml:space="preserve">nbr </w:delText>
        </w:r>
        <w:r w:rsidRPr="00E77497" w:rsidDel="00C95629">
          <w:delText xml:space="preserve">be the result of forming the value of the </w:delText>
        </w:r>
        <w:r w:rsidRPr="00E77497" w:rsidDel="00C95629">
          <w:rPr>
            <w:i/>
          </w:rPr>
          <w:delText>NumericLiteral</w:delText>
        </w:r>
        <w:r w:rsidRPr="00E77497" w:rsidDel="00C95629">
          <w:delText>.</w:delText>
        </w:r>
      </w:del>
    </w:p>
    <w:p w14:paraId="7E8B0AEE" w14:textId="77777777" w:rsidR="004C02EF" w:rsidRPr="00E77497" w:rsidDel="00C95629" w:rsidRDefault="004C02EF">
      <w:pPr>
        <w:pStyle w:val="Alg4"/>
        <w:numPr>
          <w:ilvl w:val="0"/>
          <w:numId w:val="57"/>
        </w:numPr>
        <w:spacing w:after="220"/>
        <w:contextualSpacing/>
        <w:rPr>
          <w:del w:id="9767" w:author="Rev 4 Allen Wirfs-Brock" w:date="2011-10-15T09:03:00Z"/>
        </w:rPr>
        <w:pPrChange w:id="9768" w:author="Rev 4 Allen Wirfs-Brock" w:date="2011-11-07T12:16:00Z">
          <w:pPr>
            <w:pStyle w:val="Alg4"/>
            <w:numPr>
              <w:numId w:val="59"/>
            </w:numPr>
            <w:tabs>
              <w:tab w:val="num" w:pos="360"/>
            </w:tabs>
            <w:spacing w:after="220"/>
            <w:ind w:left="360" w:hanging="360"/>
            <w:contextualSpacing/>
          </w:pPr>
        </w:pPrChange>
      </w:pPr>
      <w:del w:id="9769" w:author="Rev 4 Allen Wirfs-Brock" w:date="2011-10-15T09:03:00Z">
        <w:r w:rsidRPr="00E77497" w:rsidDel="00C95629">
          <w:delText>Return ToString(</w:delText>
        </w:r>
        <w:r w:rsidRPr="00E77497" w:rsidDel="00C95629">
          <w:rPr>
            <w:i/>
          </w:rPr>
          <w:delText>nbr</w:delText>
        </w:r>
        <w:r w:rsidRPr="00E77497" w:rsidDel="00C95629">
          <w:delText>).</w:delText>
        </w:r>
      </w:del>
    </w:p>
    <w:p w14:paraId="372F4C84" w14:textId="77777777" w:rsidR="004C02EF" w:rsidRPr="00E77497" w:rsidRDefault="004C02EF" w:rsidP="003A4B22">
      <w:pPr>
        <w:pStyle w:val="30"/>
        <w:numPr>
          <w:ilvl w:val="0"/>
          <w:numId w:val="0"/>
        </w:numPr>
      </w:pPr>
      <w:bookmarkStart w:id="9770" w:name="_Toc472818820"/>
      <w:bookmarkStart w:id="9771" w:name="_Toc235503394"/>
      <w:bookmarkStart w:id="9772" w:name="_Toc241509169"/>
      <w:bookmarkStart w:id="9773" w:name="_Toc244416656"/>
      <w:bookmarkStart w:id="9774" w:name="_Toc276631020"/>
      <w:bookmarkStart w:id="9775" w:name="_Toc329528757"/>
      <w:r w:rsidRPr="00E77497">
        <w:t>11.1.</w:t>
      </w:r>
      <w:del w:id="9776" w:author="Rev 4 Allen Wirfs-Brock" w:date="2011-11-07T09:14:00Z">
        <w:r w:rsidRPr="00E77497" w:rsidDel="00C85441">
          <w:delText>6</w:delText>
        </w:r>
      </w:del>
      <w:ins w:id="9777" w:author="Rev 4 Allen Wirfs-Brock" w:date="2011-11-07T09:14:00Z">
        <w:del w:id="9778" w:author="Rev 6 Allen Wirfs-Brock" w:date="2012-02-27T09:33:00Z">
          <w:r w:rsidR="00C85441" w:rsidDel="006F38BE">
            <w:delText>7</w:delText>
          </w:r>
        </w:del>
      </w:ins>
      <w:ins w:id="9779" w:author="Rev 6 Allen Wirfs-Brock" w:date="2012-02-27T09:33:00Z">
        <w:del w:id="9780" w:author="Rev 9 Allen Wirfs-Brock" w:date="2012-06-23T17:37:00Z">
          <w:r w:rsidR="006F38BE" w:rsidDel="00570297">
            <w:delText>8</w:delText>
          </w:r>
        </w:del>
      </w:ins>
      <w:ins w:id="9781" w:author="Rev 9 Allen Wirfs-Brock" w:date="2012-06-23T17:37:00Z">
        <w:r w:rsidR="00570297">
          <w:t>10</w:t>
        </w:r>
      </w:ins>
      <w:r w:rsidRPr="00E77497">
        <w:tab/>
        <w:t>The Grouping Operato</w:t>
      </w:r>
      <w:bookmarkStart w:id="9782" w:name="_Toc382202826"/>
      <w:bookmarkStart w:id="9783" w:name="_Toc382203046"/>
      <w:bookmarkEnd w:id="7190"/>
      <w:bookmarkEnd w:id="7191"/>
      <w:bookmarkEnd w:id="7192"/>
      <w:bookmarkEnd w:id="7193"/>
      <w:bookmarkEnd w:id="7194"/>
      <w:bookmarkEnd w:id="7195"/>
      <w:bookmarkEnd w:id="7196"/>
      <w:bookmarkEnd w:id="7197"/>
      <w:bookmarkEnd w:id="7198"/>
      <w:bookmarkEnd w:id="7199"/>
      <w:bookmarkEnd w:id="7200"/>
      <w:bookmarkEnd w:id="9782"/>
      <w:bookmarkEnd w:id="9783"/>
      <w:r w:rsidRPr="00E77497">
        <w:t>r</w:t>
      </w:r>
      <w:bookmarkEnd w:id="9770"/>
      <w:bookmarkEnd w:id="9771"/>
      <w:bookmarkEnd w:id="9772"/>
      <w:bookmarkEnd w:id="9773"/>
      <w:bookmarkEnd w:id="9774"/>
      <w:bookmarkEnd w:id="9775"/>
    </w:p>
    <w:p w14:paraId="2C9727C4" w14:textId="77777777" w:rsidR="00191CB8" w:rsidRPr="00E77497" w:rsidRDefault="00191CB8" w:rsidP="00191CB8">
      <w:pPr>
        <w:keepNext/>
        <w:rPr>
          <w:ins w:id="9784" w:author="Rev 4 Allen Wirfs-Brock" w:date="2011-10-15T09:25:00Z"/>
          <w:rFonts w:ascii="Helvetica" w:hAnsi="Helvetica"/>
          <w:b/>
        </w:rPr>
      </w:pPr>
      <w:ins w:id="9785" w:author="Rev 4 Allen Wirfs-Brock" w:date="2011-10-15T09:25:00Z">
        <w:r w:rsidRPr="00E77497">
          <w:rPr>
            <w:rFonts w:ascii="Helvetica" w:hAnsi="Helvetica"/>
            <w:b/>
          </w:rPr>
          <w:t xml:space="preserve">Runtime Semantics: </w:t>
        </w:r>
        <w:r w:rsidRPr="00E77497">
          <w:rPr>
            <w:rFonts w:ascii="Helvetica" w:hAnsi="Helvetica"/>
            <w:b/>
            <w:spacing w:val="6"/>
          </w:rPr>
          <w:t>Evaluation</w:t>
        </w:r>
      </w:ins>
    </w:p>
    <w:p w14:paraId="3DDD4C71" w14:textId="77777777" w:rsidR="004C02EF" w:rsidRPr="00E77497" w:rsidRDefault="004C02EF" w:rsidP="004C02EF">
      <w:del w:id="9786" w:author="Rev 4 Allen Wirfs-Brock" w:date="2011-10-15T09:25:00Z">
        <w:r w:rsidRPr="00E77497" w:rsidDel="00191CB8">
          <w:delText xml:space="preserve">The production </w:delText>
        </w:r>
      </w:del>
      <w:r w:rsidRPr="00E77497">
        <w:rPr>
          <w:rStyle w:val="bnf"/>
        </w:rPr>
        <w:t>PrimaryExpression</w:t>
      </w:r>
      <w:r w:rsidRPr="00E77497">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9787" w:author="Rev 4 Allen Wirfs-Brock" w:date="2011-10-15T09:25:00Z">
        <w:r w:rsidRPr="00E77497" w:rsidDel="00191CB8">
          <w:delText>is evaluated as follows:</w:delText>
        </w:r>
      </w:del>
      <w:bookmarkStart w:id="9788" w:name="_Toc382212442"/>
    </w:p>
    <w:p w14:paraId="6DCA5467" w14:textId="77777777" w:rsidR="004C02EF" w:rsidRPr="00E77497" w:rsidRDefault="004C02EF" w:rsidP="00A0196C">
      <w:pPr>
        <w:pStyle w:val="Alg4"/>
        <w:numPr>
          <w:ilvl w:val="0"/>
          <w:numId w:val="904"/>
        </w:numPr>
        <w:spacing w:after="220"/>
        <w:contextualSpacing/>
        <w:pPrChange w:id="9789" w:author="Rev 9 Allen Wirfs-Brock" w:date="2012-07-05T12:00:00Z">
          <w:pPr>
            <w:pStyle w:val="Alg4"/>
            <w:numPr>
              <w:numId w:val="895"/>
            </w:numPr>
            <w:tabs>
              <w:tab w:val="num" w:pos="360"/>
            </w:tabs>
            <w:spacing w:after="220"/>
            <w:ind w:left="360" w:hanging="360"/>
            <w:contextualSpacing/>
          </w:pPr>
        </w:pPrChange>
      </w:pPr>
      <w:r w:rsidRPr="00E77497">
        <w:t xml:space="preserve">Return the result of evaluating </w:t>
      </w:r>
      <w:r w:rsidRPr="00E77497">
        <w:rPr>
          <w:i/>
        </w:rPr>
        <w:t>Expression</w:t>
      </w:r>
      <w:r w:rsidRPr="00E77497">
        <w:t>. This may be of type Reference</w:t>
      </w:r>
      <w:bookmarkEnd w:id="9788"/>
      <w:r w:rsidRPr="00E77497">
        <w:t>.</w:t>
      </w:r>
      <w:bookmarkStart w:id="9790" w:name="_Toc382212443"/>
    </w:p>
    <w:p w14:paraId="0614ECF5" w14:textId="77777777" w:rsidR="004C02EF" w:rsidRPr="00E77497" w:rsidRDefault="004C02EF" w:rsidP="004C02EF">
      <w:pPr>
        <w:pStyle w:val="Note"/>
      </w:pPr>
      <w:bookmarkStart w:id="9791" w:name="_Toc375031167"/>
      <w:bookmarkStart w:id="9792" w:name="_Ref381507044"/>
      <w:bookmarkStart w:id="9793" w:name="_Toc381513681"/>
      <w:bookmarkStart w:id="9794" w:name="_Toc382202827"/>
      <w:bookmarkStart w:id="9795" w:name="_Toc382203047"/>
      <w:bookmarkStart w:id="9796" w:name="_Toc382212203"/>
      <w:bookmarkStart w:id="9797" w:name="_Toc382212444"/>
      <w:bookmarkStart w:id="9798" w:name="_Toc382291548"/>
      <w:bookmarkStart w:id="9799" w:name="_Ref382714615"/>
      <w:bookmarkStart w:id="9800" w:name="_Toc385672187"/>
      <w:bookmarkEnd w:id="9790"/>
      <w:r w:rsidRPr="00E77497">
        <w:t>NOTE</w:t>
      </w:r>
      <w:r w:rsidRPr="00E77497">
        <w:tab/>
        <w:t xml:space="preserve">This algorithm does not apply GetValue to the result of evaluating Expression.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9801" w:name="_Toc393690282"/>
    </w:p>
    <w:p w14:paraId="6BD31817" w14:textId="77777777" w:rsidR="004C02EF" w:rsidRPr="00E77497" w:rsidRDefault="004C02EF" w:rsidP="003A4B22">
      <w:pPr>
        <w:pStyle w:val="20"/>
        <w:numPr>
          <w:ilvl w:val="0"/>
          <w:numId w:val="0"/>
        </w:numPr>
      </w:pPr>
      <w:bookmarkStart w:id="9802" w:name="_Ref449966579"/>
      <w:bookmarkStart w:id="9803" w:name="_Toc472818821"/>
      <w:bookmarkStart w:id="9804" w:name="_Toc235503395"/>
      <w:bookmarkStart w:id="9805" w:name="_Toc241509170"/>
      <w:bookmarkStart w:id="9806" w:name="_Toc244416657"/>
      <w:bookmarkStart w:id="9807" w:name="_Toc276631021"/>
      <w:bookmarkStart w:id="9808" w:name="_Toc329528758"/>
      <w:r w:rsidRPr="00E77497">
        <w:t>11.2</w:t>
      </w:r>
      <w:r w:rsidRPr="00E77497">
        <w:tab/>
        <w:t>Left-Hand-Side Expression</w:t>
      </w:r>
      <w:bookmarkStart w:id="9809" w:name="_Toc382202828"/>
      <w:bookmarkStart w:id="9810" w:name="_Toc382203048"/>
      <w:bookmarkEnd w:id="9791"/>
      <w:bookmarkEnd w:id="9792"/>
      <w:bookmarkEnd w:id="9793"/>
      <w:bookmarkEnd w:id="9794"/>
      <w:bookmarkEnd w:id="9795"/>
      <w:bookmarkEnd w:id="9796"/>
      <w:bookmarkEnd w:id="9797"/>
      <w:bookmarkEnd w:id="9798"/>
      <w:bookmarkEnd w:id="9799"/>
      <w:bookmarkEnd w:id="9800"/>
      <w:bookmarkEnd w:id="9801"/>
      <w:bookmarkEnd w:id="9809"/>
      <w:bookmarkEnd w:id="9810"/>
      <w:r w:rsidRPr="00E77497">
        <w:t>s</w:t>
      </w:r>
      <w:bookmarkEnd w:id="9802"/>
      <w:bookmarkEnd w:id="9803"/>
      <w:bookmarkEnd w:id="9804"/>
      <w:bookmarkEnd w:id="9805"/>
      <w:bookmarkEnd w:id="9806"/>
      <w:bookmarkEnd w:id="9807"/>
      <w:bookmarkEnd w:id="9808"/>
    </w:p>
    <w:p w14:paraId="1C502730" w14:textId="77777777" w:rsidR="004C02EF" w:rsidRPr="00E77497" w:rsidRDefault="004C02EF" w:rsidP="004C02EF">
      <w:pPr>
        <w:pStyle w:val="Syntax"/>
      </w:pPr>
      <w:r w:rsidRPr="00E77497">
        <w:t>Syntax</w:t>
      </w:r>
    </w:p>
    <w:p w14:paraId="49FC2797" w14:textId="77777777" w:rsidR="004C02EF" w:rsidRPr="00E77497" w:rsidRDefault="004C02EF" w:rsidP="004C02EF">
      <w:pPr>
        <w:pStyle w:val="SyntaxRule"/>
      </w:pPr>
      <w:r w:rsidRPr="00E77497">
        <w:t xml:space="preserve">MemberExpression </w:t>
      </w:r>
      <w:r w:rsidRPr="00E77497">
        <w:rPr>
          <w:rFonts w:ascii="Arial" w:hAnsi="Arial" w:cs="Arial"/>
          <w:b/>
          <w:i w:val="0"/>
        </w:rPr>
        <w:t>:</w:t>
      </w:r>
    </w:p>
    <w:p w14:paraId="6987ACCF" w14:textId="77777777" w:rsidR="004C02EF" w:rsidRPr="00E77497" w:rsidRDefault="004C02EF" w:rsidP="004C02EF">
      <w:pPr>
        <w:pStyle w:val="SyntaxDefinition"/>
      </w:pPr>
      <w:r w:rsidRPr="00E77497">
        <w:t>PrimaryExpression</w:t>
      </w:r>
      <w:r w:rsidRPr="00E77497">
        <w:br/>
      </w:r>
      <w:del w:id="9811" w:author="Rev 4 Allen Wirfs-Brock" w:date="2011-11-07T09:11:00Z">
        <w:r w:rsidRPr="00E77497" w:rsidDel="00C85441">
          <w:delText>FunctionExpression</w:delText>
        </w:r>
        <w:r w:rsidRPr="00E77497" w:rsidDel="00C85441">
          <w:br/>
        </w:r>
      </w:del>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ins w:id="9812" w:author="Rev 9 Allen Wirfs-Brock" w:date="2012-06-26T17:40:00Z">
        <w:r w:rsidR="00306BB2">
          <w:br/>
          <w:t xml:space="preserve">MemberExpression </w:t>
        </w:r>
      </w:ins>
      <w:ins w:id="9813" w:author="Rev 9 Allen Wirfs-Brock" w:date="2012-06-26T17:47:00Z">
        <w:r w:rsidR="00306BB2">
          <w:t xml:space="preserve"> </w:t>
        </w:r>
      </w:ins>
      <w:ins w:id="9814" w:author="Rev 9 Allen Wirfs-Brock" w:date="2012-06-26T17:40:00Z">
        <w:r w:rsidR="00306BB2">
          <w:t>QuasiLiteral</w:t>
        </w:r>
      </w:ins>
      <w:ins w:id="9815" w:author="Rev 4 Allen Wirfs-Brock" w:date="2011-10-18T17:10:00Z">
        <w:r w:rsidR="00AF6B71" w:rsidRPr="00E77497">
          <w:br/>
        </w:r>
      </w:ins>
      <w:ins w:id="9816" w:author="Rev 5 Allen Wirfs-Brock" w:date="2012-01-05T16:05:00Z">
        <w:del w:id="9817" w:author="Rev 8 Allen Wirfs-Brock" w:date="2012-06-11T14:41:00Z">
          <w:r w:rsidR="00871E9A" w:rsidRPr="00E77497" w:rsidDel="00690D1B">
            <w:delText>MemberExpression</w:delText>
          </w:r>
          <w:r w:rsidR="00871E9A" w:rsidRPr="007870CC" w:rsidDel="00690D1B">
            <w:rPr>
              <w:rFonts w:ascii="Courier New" w:hAnsi="Courier New" w:cs="Courier New"/>
            </w:rPr>
            <w:delText xml:space="preserve"> </w:delText>
          </w:r>
          <w:r w:rsidR="00871E9A" w:rsidRPr="00E77497" w:rsidDel="00690D1B">
            <w:rPr>
              <w:rFonts w:ascii="Courier New" w:hAnsi="Courier New"/>
              <w:b/>
              <w:i w:val="0"/>
            </w:rPr>
            <w:delText>&lt;|</w:delText>
          </w:r>
          <w:r w:rsidR="00871E9A" w:rsidRPr="007870CC" w:rsidDel="00690D1B">
            <w:rPr>
              <w:rFonts w:ascii="Courier New" w:hAnsi="Courier New" w:cs="Courier New"/>
              <w:i w:val="0"/>
            </w:rPr>
            <w:delText xml:space="preserve"> </w:delText>
          </w:r>
          <w:r w:rsidR="00871E9A" w:rsidDel="00690D1B">
            <w:delText>TriangleLiteral</w:delText>
          </w:r>
          <w:r w:rsidR="00871E9A" w:rsidRPr="00E77497" w:rsidDel="00690D1B">
            <w:br/>
          </w:r>
        </w:del>
      </w:ins>
      <w:ins w:id="9818" w:author="Rev 4 Allen Wirfs-Brock" w:date="2011-10-18T17:10:00Z">
        <w:r w:rsidR="00AF6B71" w:rsidRPr="00E77497">
          <w:rPr>
            <w:rFonts w:ascii="Courier New" w:hAnsi="Courier New"/>
            <w:b/>
            <w:i w:val="0"/>
          </w:rPr>
          <w:t>super</w:t>
        </w:r>
      </w:ins>
      <w:ins w:id="9819" w:author="Rev 4 Allen Wirfs-Brock" w:date="2011-10-18T17:32:00Z">
        <w:r w:rsidR="009B104F" w:rsidRPr="00E77497">
          <w:rPr>
            <w:rFonts w:ascii="Courier New" w:hAnsi="Courier New"/>
            <w:b/>
            <w:i w:val="0"/>
          </w:rPr>
          <w:t xml:space="preserve"> </w:t>
        </w:r>
      </w:ins>
      <w:ins w:id="9820" w:author="Rev 4 Allen Wirfs-Brock" w:date="2011-10-18T17:11:00Z">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ins>
      <w:r w:rsidRPr="00E77497">
        <w:br/>
      </w:r>
      <w:ins w:id="9821" w:author="Rev 4 Allen Wirfs-Brock" w:date="2011-10-18T17:11:00Z">
        <w:r w:rsidR="00623563" w:rsidRPr="00E77497">
          <w:rPr>
            <w:rFonts w:ascii="Courier New" w:hAnsi="Courier New"/>
            <w:b/>
            <w:i w:val="0"/>
          </w:rPr>
          <w:t>super</w:t>
        </w:r>
      </w:ins>
      <w:ins w:id="9822" w:author="Rev 4 Allen Wirfs-Brock" w:date="2011-10-18T17:32:00Z">
        <w:r w:rsidR="009B104F" w:rsidRPr="00E77497">
          <w:rPr>
            <w:rFonts w:ascii="Courier New" w:hAnsi="Courier New"/>
            <w:b/>
            <w:i w:val="0"/>
          </w:rPr>
          <w:t xml:space="preserve"> </w:t>
        </w:r>
      </w:ins>
      <w:ins w:id="9823" w:author="Rev 4 Allen Wirfs-Brock" w:date="2011-10-18T17:11:00Z">
        <w:r w:rsidR="00623563" w:rsidRPr="00E77497">
          <w:rPr>
            <w:rFonts w:ascii="Courier New" w:hAnsi="Courier New"/>
            <w:b/>
            <w:i w:val="0"/>
          </w:rPr>
          <w:t>.</w:t>
        </w:r>
      </w:ins>
      <w:ins w:id="9824" w:author="Rev 4 Allen Wirfs-Brock" w:date="2011-10-18T17:32:00Z">
        <w:r w:rsidR="009B104F" w:rsidRPr="00E77497">
          <w:t xml:space="preserve"> </w:t>
        </w:r>
      </w:ins>
      <w:ins w:id="9825" w:author="Rev 4 Allen Wirfs-Brock" w:date="2011-10-18T17:11:00Z">
        <w:r w:rsidR="00623563" w:rsidRPr="00E77497">
          <w:t>IdentifierName</w:t>
        </w:r>
        <w:r w:rsidR="00623563" w:rsidRPr="00E77497">
          <w:br/>
        </w:r>
      </w:ins>
      <w:commentRangeStart w:id="9826"/>
      <w:ins w:id="9827" w:author="Rev 4 Allen Wirfs-Brock" w:date="2011-10-18T17:33:00Z">
        <w:del w:id="9828" w:author="Rev 5 Allen Wirfs-Brock" w:date="2012-01-05T16:05:00Z">
          <w:r w:rsidR="009B104F" w:rsidRPr="00E77497" w:rsidDel="00871E9A">
            <w:delText>MemberExpression</w:delText>
          </w:r>
          <w:r w:rsidR="009B104F" w:rsidRPr="00871E9A" w:rsidDel="00871E9A">
            <w:rPr>
              <w:rFonts w:ascii="Courier New" w:hAnsi="Courier New" w:cs="Courier New"/>
            </w:rPr>
            <w:delText xml:space="preserve"> </w:delText>
          </w:r>
          <w:r w:rsidR="009B104F" w:rsidRPr="00E77497" w:rsidDel="00871E9A">
            <w:rPr>
              <w:rFonts w:ascii="Courier New" w:hAnsi="Courier New"/>
              <w:b/>
              <w:i w:val="0"/>
            </w:rPr>
            <w:delText>&lt;|</w:delText>
          </w:r>
          <w:r w:rsidR="009B104F" w:rsidRPr="00871E9A" w:rsidDel="00871E9A">
            <w:rPr>
              <w:rFonts w:ascii="Courier New" w:hAnsi="Courier New" w:cs="Courier New"/>
              <w:i w:val="0"/>
            </w:rPr>
            <w:delText xml:space="preserve"> </w:delText>
          </w:r>
        </w:del>
      </w:ins>
      <w:ins w:id="9829" w:author="Rev 4 Allen Wirfs-Brock" w:date="2011-10-18T17:45:00Z">
        <w:del w:id="9830" w:author="Rev 5 Allen Wirfs-Brock" w:date="2012-01-05T16:00:00Z">
          <w:r w:rsidR="00C21799" w:rsidRPr="00E77497" w:rsidDel="00EB368B">
            <w:delText>SealedArrayLiteral</w:delText>
          </w:r>
        </w:del>
      </w:ins>
      <w:ins w:id="9831" w:author="Rev 4 Allen Wirfs-Brock" w:date="2011-10-18T17:33:00Z">
        <w:del w:id="9832" w:author="Rev 5 Allen Wirfs-Brock" w:date="2012-01-05T16:05:00Z">
          <w:r w:rsidR="009B104F" w:rsidRPr="00E77497" w:rsidDel="00871E9A">
            <w:br/>
          </w:r>
        </w:del>
      </w:ins>
      <w:ins w:id="9833" w:author="Rev 4 Allen Wirfs-Brock" w:date="2011-10-18T17:45:00Z">
        <w:del w:id="9834"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SealedObjectLiteral</w:delText>
          </w:r>
          <w:r w:rsidR="00C21799" w:rsidRPr="00E77497" w:rsidDel="00EB368B">
            <w:br/>
          </w:r>
        </w:del>
      </w:ins>
      <w:ins w:id="9835" w:author="Rev 4 Allen Wirfs-Brock" w:date="2011-10-18T17:47:00Z">
        <w:del w:id="9836"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FunctionExpression</w:delText>
          </w:r>
          <w:r w:rsidR="00C21799" w:rsidRPr="00E77497" w:rsidDel="00EB368B">
            <w:br/>
          </w:r>
        </w:del>
      </w:ins>
      <w:ins w:id="9837" w:author="Rev 4 Allen Wirfs-Brock" w:date="2011-10-18T17:54:00Z">
        <w:del w:id="9838" w:author="Rev 5 Allen Wirfs-Brock" w:date="2012-01-05T16:00:00Z">
          <w:r w:rsidR="00A76263" w:rsidRPr="00E77497" w:rsidDel="00EB368B">
            <w:delText xml:space="preserve">MemberExpression </w:delText>
          </w:r>
          <w:r w:rsidR="00A76263" w:rsidRPr="00E77497" w:rsidDel="00EB368B">
            <w:rPr>
              <w:rFonts w:ascii="Courier New" w:hAnsi="Courier New"/>
              <w:b/>
              <w:i w:val="0"/>
            </w:rPr>
            <w:delText>&lt;|</w:delText>
          </w:r>
          <w:r w:rsidR="00A76263" w:rsidRPr="00E77497" w:rsidDel="00EB368B">
            <w:delText xml:space="preserve"> ValueLiteral</w:delText>
          </w:r>
          <w:r w:rsidR="00A76263" w:rsidRPr="00E77497" w:rsidDel="00EB368B">
            <w:br/>
          </w:r>
        </w:del>
      </w:ins>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commentRangeEnd w:id="9826"/>
      <w:r w:rsidR="00302EE9">
        <w:rPr>
          <w:rStyle w:val="af3"/>
          <w:rFonts w:ascii="Arial" w:eastAsia="MS Mincho" w:hAnsi="Arial"/>
          <w:i w:val="0"/>
          <w:lang w:eastAsia="ja-JP"/>
        </w:rPr>
        <w:commentReference w:id="9826"/>
      </w:r>
    </w:p>
    <w:p w14:paraId="14FD830E" w14:textId="77777777" w:rsidR="004C02EF" w:rsidRPr="00E77497" w:rsidRDefault="004C02EF" w:rsidP="004C02EF">
      <w:pPr>
        <w:pStyle w:val="SyntaxRule"/>
      </w:pPr>
      <w:r w:rsidRPr="00E77497">
        <w:t xml:space="preserve">NewExpression </w:t>
      </w:r>
      <w:r w:rsidRPr="00E77497">
        <w:rPr>
          <w:rFonts w:ascii="Arial" w:hAnsi="Arial"/>
          <w:b/>
          <w:i w:val="0"/>
        </w:rPr>
        <w:t>:</w:t>
      </w:r>
    </w:p>
    <w:p w14:paraId="5C995B3E" w14:textId="77777777"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14:paraId="024E4B58" w14:textId="77777777" w:rsidR="004C02EF" w:rsidRPr="00E77497" w:rsidRDefault="004C02EF" w:rsidP="004C02EF">
      <w:pPr>
        <w:pStyle w:val="SyntaxRule"/>
      </w:pPr>
      <w:r w:rsidRPr="00E77497">
        <w:t xml:space="preserve">CallExpression </w:t>
      </w:r>
      <w:r w:rsidRPr="00E77497">
        <w:rPr>
          <w:rFonts w:ascii="Arial" w:hAnsi="Arial"/>
          <w:b/>
          <w:i w:val="0"/>
        </w:rPr>
        <w:t>:</w:t>
      </w:r>
    </w:p>
    <w:p w14:paraId="10AD1F13" w14:textId="77777777"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ins w:id="9839" w:author="Rev 5 Allen Wirfs-Brock" w:date="2012-01-05T14:39:00Z">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ins>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ins w:id="9840" w:author="Rev 9 Allen Wirfs-Brock" w:date="2012-06-26T17:45:00Z">
        <w:r w:rsidR="00306BB2">
          <w:br/>
          <w:t xml:space="preserve">CallExpression </w:t>
        </w:r>
      </w:ins>
      <w:ins w:id="9841" w:author="Rev 9 Allen Wirfs-Brock" w:date="2012-06-26T17:46:00Z">
        <w:r w:rsidR="00306BB2">
          <w:t xml:space="preserve"> </w:t>
        </w:r>
      </w:ins>
      <w:ins w:id="9842" w:author="Rev 9 Allen Wirfs-Brock" w:date="2012-06-26T17:45:00Z">
        <w:r w:rsidR="00306BB2">
          <w:t>QuasiLiteral</w:t>
        </w:r>
      </w:ins>
      <w:ins w:id="9843" w:author="Rev 5 Allen Wirfs-Brock" w:date="2012-01-05T15:56:00Z">
        <w:r w:rsidR="00EB368B" w:rsidRPr="00EB368B">
          <w:rPr>
            <w:rFonts w:ascii="Courier New" w:hAnsi="Courier New"/>
            <w:b/>
            <w:i w:val="0"/>
          </w:rPr>
          <w:t xml:space="preserve"> </w:t>
        </w:r>
        <w:del w:id="9844" w:author="Rev 8 Allen Wirfs-Brock" w:date="2012-06-11T14:46:00Z">
          <w:r w:rsidR="00EB368B" w:rsidRPr="00E77497" w:rsidDel="00315550">
            <w:rPr>
              <w:rFonts w:ascii="Courier New" w:hAnsi="Courier New"/>
              <w:b/>
              <w:i w:val="0"/>
            </w:rPr>
            <w:br/>
          </w:r>
          <w:r w:rsidR="00EB368B" w:rsidDel="00315550">
            <w:delText>CallExpression</w:delText>
          </w:r>
        </w:del>
      </w:ins>
      <w:ins w:id="9845" w:author="Rev 5 Allen Wirfs-Brock" w:date="2012-01-05T15:57:00Z">
        <w:del w:id="9846" w:author="Rev 8 Allen Wirfs-Brock" w:date="2012-06-11T14:46:00Z">
          <w:r w:rsidR="00EB368B" w:rsidRPr="00871E9A" w:rsidDel="00315550">
            <w:rPr>
              <w:rFonts w:ascii="Courier New" w:hAnsi="Courier New" w:cs="Courier New"/>
            </w:rPr>
            <w:delText xml:space="preserve"> </w:delText>
          </w:r>
          <w:r w:rsidR="00EB368B" w:rsidRPr="00E77497" w:rsidDel="00315550">
            <w:rPr>
              <w:rFonts w:ascii="Courier New" w:hAnsi="Courier New"/>
              <w:b/>
              <w:i w:val="0"/>
            </w:rPr>
            <w:delText>&lt;|</w:delText>
          </w:r>
        </w:del>
      </w:ins>
      <w:ins w:id="9847" w:author="Rev 5 Allen Wirfs-Brock" w:date="2012-01-05T15:56:00Z">
        <w:del w:id="9848" w:author="Rev 8 Allen Wirfs-Brock" w:date="2012-06-11T14:46:00Z">
          <w:r w:rsidR="00EB368B" w:rsidRPr="00871E9A" w:rsidDel="00315550">
            <w:rPr>
              <w:rFonts w:ascii="Courier New" w:hAnsi="Courier New" w:cs="Courier New"/>
            </w:rPr>
            <w:delText xml:space="preserve"> </w:delText>
          </w:r>
        </w:del>
      </w:ins>
      <w:ins w:id="9849" w:author="Rev 5 Allen Wirfs-Brock" w:date="2012-01-05T15:58:00Z">
        <w:del w:id="9850" w:author="Rev 8 Allen Wirfs-Brock" w:date="2012-06-11T14:46:00Z">
          <w:r w:rsidR="00EB368B" w:rsidDel="00315550">
            <w:delText>TriangleLiteral</w:delText>
          </w:r>
        </w:del>
      </w:ins>
    </w:p>
    <w:p w14:paraId="5C8DE6E8" w14:textId="77777777" w:rsidR="004C02EF" w:rsidRPr="00E77497" w:rsidRDefault="004C02EF" w:rsidP="004C02EF">
      <w:pPr>
        <w:pStyle w:val="SyntaxRule"/>
      </w:pPr>
      <w:r w:rsidRPr="00E77497">
        <w:t xml:space="preserve">Arguments </w:t>
      </w:r>
      <w:r w:rsidRPr="00E77497">
        <w:rPr>
          <w:rFonts w:ascii="Arial" w:hAnsi="Arial"/>
          <w:b/>
          <w:i w:val="0"/>
        </w:rPr>
        <w:t>:</w:t>
      </w:r>
    </w:p>
    <w:p w14:paraId="4AE03C4E" w14:textId="77777777"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17765701" w14:textId="77777777" w:rsidR="004C02EF" w:rsidRPr="00E77497" w:rsidRDefault="004C02EF" w:rsidP="004C02EF">
      <w:pPr>
        <w:pStyle w:val="SyntaxRule"/>
      </w:pPr>
      <w:r w:rsidRPr="00E77497">
        <w:t xml:space="preserve">ArgumentList </w:t>
      </w:r>
      <w:r w:rsidRPr="00E77497">
        <w:rPr>
          <w:rFonts w:ascii="Arial" w:hAnsi="Arial"/>
          <w:b/>
          <w:i w:val="0"/>
        </w:rPr>
        <w:t>:</w:t>
      </w:r>
    </w:p>
    <w:p w14:paraId="31F46C99" w14:textId="77777777" w:rsidR="004C02EF" w:rsidRPr="00E77497" w:rsidRDefault="004C02EF" w:rsidP="004C02EF">
      <w:pPr>
        <w:pStyle w:val="SyntaxDefinition"/>
      </w:pPr>
      <w:r w:rsidRPr="00E77497">
        <w:t>AssignmentExpression</w:t>
      </w:r>
      <w:ins w:id="9851" w:author="Allen Wirfs-Brock" w:date="2011-07-05T10:44:00Z">
        <w:r w:rsidR="001C6F64" w:rsidRPr="00E77497">
          <w:br/>
        </w:r>
        <w:r w:rsidR="001C6F64" w:rsidRPr="00E77497">
          <w:rPr>
            <w:rFonts w:ascii="Courier New" w:hAnsi="Courier New"/>
            <w:b/>
            <w:i w:val="0"/>
          </w:rPr>
          <w:t xml:space="preserve">... </w:t>
        </w:r>
        <w:r w:rsidR="001C6F64" w:rsidRPr="00E77497">
          <w:t>AssignmentExpression</w:t>
        </w:r>
        <w:r w:rsidR="001C6F64" w:rsidRPr="00E77497">
          <w:br/>
        </w:r>
      </w:ins>
      <w:r w:rsidR="001C6F64" w:rsidRPr="00E77497">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ins w:id="9852" w:author="Allen Wirfs-Brock" w:date="2011-07-05T10:45:00Z">
        <w:r w:rsidR="001C6F64" w:rsidRPr="00E77497">
          <w:rPr>
            <w:rFonts w:ascii="Courier New" w:hAnsi="Courier New"/>
            <w:b/>
            <w:i w:val="0"/>
          </w:rPr>
          <w:t xml:space="preserve">... </w:t>
        </w:r>
      </w:ins>
      <w:r w:rsidRPr="00E77497">
        <w:t>AssignmentExpression</w:t>
      </w:r>
    </w:p>
    <w:p w14:paraId="08F6FC02" w14:textId="77777777" w:rsidR="00EB368B" w:rsidRPr="00E77497" w:rsidDel="00690D1B" w:rsidRDefault="00EB368B" w:rsidP="00EB368B">
      <w:pPr>
        <w:pStyle w:val="SyntaxRule"/>
        <w:rPr>
          <w:ins w:id="9853" w:author="Rev 5 Allen Wirfs-Brock" w:date="2012-01-05T15:59:00Z"/>
          <w:del w:id="9854" w:author="Rev 8 Allen Wirfs-Brock" w:date="2012-06-11T14:45:00Z"/>
        </w:rPr>
      </w:pPr>
      <w:ins w:id="9855" w:author="Rev 5 Allen Wirfs-Brock" w:date="2012-01-05T15:59:00Z">
        <w:del w:id="9856" w:author="Rev 8 Allen Wirfs-Brock" w:date="2012-06-11T14:45:00Z">
          <w:r w:rsidDel="00690D1B">
            <w:delText xml:space="preserve">TriangleLiteral </w:delText>
          </w:r>
          <w:r w:rsidRPr="00E77497" w:rsidDel="00690D1B">
            <w:rPr>
              <w:rFonts w:ascii="Arial" w:hAnsi="Arial"/>
              <w:b/>
              <w:i w:val="0"/>
            </w:rPr>
            <w:delText>:</w:delText>
          </w:r>
        </w:del>
      </w:ins>
    </w:p>
    <w:p w14:paraId="062E84B7" w14:textId="77777777" w:rsidR="00EB368B" w:rsidRPr="00E77497" w:rsidDel="00690D1B" w:rsidRDefault="00EB368B" w:rsidP="00EB368B">
      <w:pPr>
        <w:pStyle w:val="SyntaxDefinition"/>
        <w:rPr>
          <w:ins w:id="9857" w:author="Rev 5 Allen Wirfs-Brock" w:date="2012-01-05T15:59:00Z"/>
          <w:del w:id="9858" w:author="Rev 8 Allen Wirfs-Brock" w:date="2012-06-11T14:45:00Z"/>
        </w:rPr>
      </w:pPr>
      <w:ins w:id="9859" w:author="Rev 5 Allen Wirfs-Brock" w:date="2012-01-05T15:59:00Z">
        <w:del w:id="9860" w:author="Rev 8 Allen Wirfs-Brock" w:date="2012-06-11T14:45:00Z">
          <w:r w:rsidRPr="00E77497" w:rsidDel="00690D1B">
            <w:delText>SealedArrayLiteral</w:delText>
          </w:r>
          <w:r w:rsidRPr="00E77497" w:rsidDel="00690D1B">
            <w:br/>
            <w:delText>SealedObjectLiteral</w:delText>
          </w:r>
          <w:r w:rsidRPr="00E77497" w:rsidDel="00690D1B">
            <w:br/>
            <w:delText>FunctionExpression</w:delText>
          </w:r>
        </w:del>
      </w:ins>
      <w:ins w:id="9861" w:author="Rev 7 Allen Wirfs-Brock" w:date="2012-04-19T13:40:00Z">
        <w:del w:id="9862" w:author="Rev 8 Allen Wirfs-Brock" w:date="2012-06-11T14:45:00Z">
          <w:r w:rsidR="00700C62" w:rsidDel="00690D1B">
            <w:br/>
            <w:delText>ArrowFunction</w:delText>
          </w:r>
        </w:del>
      </w:ins>
      <w:ins w:id="9863" w:author="Rev 5 Allen Wirfs-Brock" w:date="2012-01-05T15:59:00Z">
        <w:del w:id="9864" w:author="Rev 8 Allen Wirfs-Brock" w:date="2012-06-11T14:45:00Z">
          <w:r w:rsidRPr="00E77497" w:rsidDel="00690D1B">
            <w:br/>
            <w:delText>ValueLiteral</w:delText>
          </w:r>
        </w:del>
      </w:ins>
    </w:p>
    <w:p w14:paraId="41A6057F" w14:textId="77777777" w:rsidR="004C02EF" w:rsidRPr="00E77497" w:rsidRDefault="004C02EF" w:rsidP="004C02EF">
      <w:pPr>
        <w:pStyle w:val="SyntaxRule"/>
      </w:pPr>
      <w:r w:rsidRPr="00E77497">
        <w:t xml:space="preserve">LeftHandSideExpression </w:t>
      </w:r>
      <w:r w:rsidRPr="00E77497">
        <w:rPr>
          <w:rFonts w:ascii="Arial" w:hAnsi="Arial"/>
          <w:b/>
          <w:i w:val="0"/>
        </w:rPr>
        <w:t>:</w:t>
      </w:r>
    </w:p>
    <w:p w14:paraId="192DA8A3" w14:textId="77777777" w:rsidR="004C02EF" w:rsidRPr="00E77497" w:rsidRDefault="004C02EF" w:rsidP="004C02EF">
      <w:pPr>
        <w:pStyle w:val="SyntaxDefinition"/>
      </w:pPr>
      <w:r w:rsidRPr="00E77497">
        <w:t>NewExpression</w:t>
      </w:r>
      <w:r w:rsidRPr="00E77497">
        <w:br/>
        <w:t>CallExpression</w:t>
      </w:r>
      <w:bookmarkStart w:id="9865" w:name="_Toc375031168"/>
      <w:bookmarkStart w:id="9866" w:name="_Toc381513682"/>
      <w:bookmarkStart w:id="9867" w:name="_Toc382202829"/>
      <w:bookmarkStart w:id="9868" w:name="_Toc382203049"/>
      <w:bookmarkStart w:id="9869" w:name="_Toc382212204"/>
      <w:bookmarkStart w:id="9870" w:name="_Toc382212445"/>
      <w:bookmarkStart w:id="9871" w:name="_Toc382291549"/>
      <w:bookmarkStart w:id="9872" w:name="_Toc385672188"/>
      <w:bookmarkStart w:id="9873" w:name="_Toc393690283"/>
    </w:p>
    <w:p w14:paraId="07AB4458" w14:textId="77777777" w:rsidR="00EA4F82" w:rsidRPr="00BF5AD1" w:rsidRDefault="00EA4F82" w:rsidP="00BF5AD1">
      <w:pPr>
        <w:rPr>
          <w:ins w:id="9874" w:author="Rev 7 Allen Wirfs-Brock" w:date="2012-04-25T08:29:00Z"/>
          <w:b/>
        </w:rPr>
      </w:pPr>
      <w:bookmarkStart w:id="9875" w:name="_Ref457437585"/>
      <w:bookmarkStart w:id="9876" w:name="_Ref457437586"/>
      <w:bookmarkStart w:id="9877" w:name="_Ref457437587"/>
      <w:bookmarkStart w:id="9878" w:name="_Ref457437588"/>
      <w:bookmarkStart w:id="9879" w:name="_Ref457437589"/>
      <w:bookmarkStart w:id="9880" w:name="_Ref457437593"/>
      <w:bookmarkStart w:id="9881" w:name="_Toc472818822"/>
      <w:bookmarkStart w:id="9882" w:name="_Toc235503396"/>
      <w:bookmarkStart w:id="9883" w:name="_Toc241509171"/>
      <w:bookmarkStart w:id="9884" w:name="_Toc244416658"/>
      <w:bookmarkStart w:id="9885" w:name="_Toc276631022"/>
      <w:ins w:id="9886" w:author="Rev 7 Allen Wirfs-Brock" w:date="2012-04-25T08:29:00Z">
        <w:r w:rsidRPr="00BF5AD1">
          <w:rPr>
            <w:b/>
          </w:rPr>
          <w:t>Static Semantics</w:t>
        </w:r>
      </w:ins>
    </w:p>
    <w:p w14:paraId="50699040" w14:textId="77777777" w:rsidR="00BF5AD1" w:rsidRPr="00E77497" w:rsidRDefault="00BF5AD1" w:rsidP="00BF5AD1">
      <w:pPr>
        <w:rPr>
          <w:ins w:id="9887" w:author="Rev 8 Allen Wirfs-Brock" w:date="2012-06-11T14:34:00Z"/>
          <w:rFonts w:ascii="Helvetica" w:hAnsi="Helvetica"/>
          <w:b/>
        </w:rPr>
      </w:pPr>
      <w:ins w:id="9888" w:author="Rev 8 Allen Wirfs-Brock" w:date="2012-06-11T14:34:00Z">
        <w:r w:rsidRPr="00E77497">
          <w:rPr>
            <w:rFonts w:ascii="Helvetica" w:hAnsi="Helvetica"/>
            <w:b/>
          </w:rPr>
          <w:t xml:space="preserve">Static Semantics:  </w:t>
        </w:r>
        <w:r>
          <w:rPr>
            <w:rFonts w:ascii="Helvetica" w:hAnsi="Helvetica"/>
            <w:b/>
            <w:lang w:eastAsia="en-US"/>
          </w:rPr>
          <w:t>Contains</w:t>
        </w:r>
      </w:ins>
    </w:p>
    <w:p w14:paraId="7CCFCE7F" w14:textId="77777777" w:rsidR="00BF5AD1" w:rsidRPr="004418C4" w:rsidRDefault="00BF5AD1" w:rsidP="00BF5AD1">
      <w:pPr>
        <w:ind w:left="360"/>
        <w:rPr>
          <w:ins w:id="9889" w:author="Rev 8 Allen Wirfs-Brock" w:date="2012-06-11T14:34:00Z"/>
        </w:rPr>
      </w:pPr>
      <w:ins w:id="9890" w:author="Rev 8 Allen Wirfs-Brock" w:date="2012-06-11T14:34:00Z">
        <w:r>
          <w:t>W</w:t>
        </w:r>
        <w:r w:rsidRPr="004418C4">
          <w:t xml:space="preserve">ith </w:t>
        </w:r>
        <w:r>
          <w:t>parameter</w:t>
        </w:r>
        <w:r w:rsidRPr="004418C4">
          <w:t xml:space="preserve"> </w:t>
        </w:r>
        <w:r>
          <w:rPr>
            <w:rFonts w:ascii="Times New Roman" w:hAnsi="Times New Roman"/>
            <w:i/>
          </w:rPr>
          <w:t>symbol</w:t>
        </w:r>
        <w:r>
          <w:t>.</w:t>
        </w:r>
      </w:ins>
    </w:p>
    <w:p w14:paraId="4B31E9E1" w14:textId="77777777" w:rsidR="00315550" w:rsidRDefault="00315550" w:rsidP="00315550">
      <w:pPr>
        <w:rPr>
          <w:ins w:id="9891" w:author="Rev 8 Allen Wirfs-Brock" w:date="2012-06-11T14:54:00Z"/>
          <w:rFonts w:ascii="Courier New" w:hAnsi="Courier New" w:cs="Courier New"/>
          <w:b/>
          <w:iCs/>
        </w:rPr>
      </w:pPr>
      <w:ins w:id="9892" w:author="Rev 8 Allen Wirfs-Brock" w:date="2012-06-11T14:54:00Z">
        <w:r>
          <w:rPr>
            <w:rStyle w:val="bnf"/>
          </w:rPr>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54E62D6F" w14:textId="77777777" w:rsidR="00315550" w:rsidRDefault="00315550" w:rsidP="00315550">
      <w:pPr>
        <w:pStyle w:val="Alg4"/>
        <w:numPr>
          <w:ilvl w:val="0"/>
          <w:numId w:val="869"/>
        </w:numPr>
        <w:spacing w:after="220"/>
        <w:contextualSpacing/>
        <w:rPr>
          <w:ins w:id="9893" w:author="Rev 8 Allen Wirfs-Brock" w:date="2012-06-11T14:54:00Z"/>
        </w:rPr>
      </w:pPr>
      <w:ins w:id="9894" w:author="Rev 8 Allen Wirfs-Brock" w:date="2012-06-11T14:54:00Z">
        <w:r>
          <w:t xml:space="preserve">If  </w:t>
        </w:r>
        <w:r>
          <w:rPr>
            <w:rStyle w:val="bnf"/>
          </w:rPr>
          <w:t>MemberExpression</w:t>
        </w:r>
        <w:r w:rsidRPr="00ED2E78">
          <w:rPr>
            <w:rStyle w:val="bnf"/>
            <w:i w:val="0"/>
          </w:rPr>
          <w:t xml:space="preserve"> </w:t>
        </w:r>
        <w:r>
          <w:t xml:space="preserve">contains </w:t>
        </w:r>
        <w:r>
          <w:rPr>
            <w:i/>
          </w:rPr>
          <w:t>symbol</w:t>
        </w:r>
        <w:r>
          <w:t xml:space="preserve"> is </w:t>
        </w:r>
        <w:r w:rsidRPr="00315550">
          <w:rPr>
            <w:b/>
          </w:rPr>
          <w:t>true</w:t>
        </w:r>
        <w:r>
          <w:t xml:space="preserve">, return </w:t>
        </w:r>
        <w:r w:rsidRPr="00315550">
          <w:rPr>
            <w:b/>
          </w:rPr>
          <w:t>true</w:t>
        </w:r>
        <w:r>
          <w:t>.</w:t>
        </w:r>
      </w:ins>
    </w:p>
    <w:p w14:paraId="1D69ED38" w14:textId="77777777" w:rsidR="00315550" w:rsidRDefault="00315550" w:rsidP="00315550">
      <w:pPr>
        <w:pStyle w:val="Alg4"/>
        <w:numPr>
          <w:ilvl w:val="0"/>
          <w:numId w:val="869"/>
        </w:numPr>
        <w:spacing w:after="220"/>
        <w:contextualSpacing/>
        <w:rPr>
          <w:ins w:id="9895" w:author="Rev 8 Allen Wirfs-Brock" w:date="2012-06-11T14:54:00Z"/>
        </w:rPr>
      </w:pPr>
      <w:ins w:id="9896" w:author="Rev 8 Allen Wirfs-Brock" w:date="2012-06-11T14:54:00Z">
        <w:r>
          <w:t xml:space="preserve">If </w:t>
        </w:r>
        <w:r w:rsidRPr="007F2AF2">
          <w:rPr>
            <w:i/>
          </w:rPr>
          <w:t>symbol</w:t>
        </w:r>
        <w:r>
          <w:t xml:space="preserve"> is a </w:t>
        </w:r>
        <w:r>
          <w:rPr>
            <w:i/>
          </w:rPr>
          <w:t>ReservedWord</w:t>
        </w:r>
        <w:r>
          <w:t xml:space="preserve">, return </w:t>
        </w:r>
        <w:r w:rsidRPr="007F2AF2">
          <w:rPr>
            <w:b/>
          </w:rPr>
          <w:t>false</w:t>
        </w:r>
        <w:r>
          <w:t>.</w:t>
        </w:r>
      </w:ins>
    </w:p>
    <w:p w14:paraId="03BE346C" w14:textId="77777777" w:rsidR="00315550" w:rsidRDefault="00315550" w:rsidP="00315550">
      <w:pPr>
        <w:pStyle w:val="Alg4"/>
        <w:numPr>
          <w:ilvl w:val="0"/>
          <w:numId w:val="869"/>
        </w:numPr>
        <w:spacing w:after="220"/>
        <w:contextualSpacing/>
        <w:rPr>
          <w:ins w:id="9897" w:author="Rev 8 Allen Wirfs-Brock" w:date="2012-06-11T14:54:00Z"/>
        </w:rPr>
      </w:pPr>
      <w:ins w:id="9898" w:author="Rev 8 Allen Wirfs-Brock" w:date="2012-06-11T14:54:00Z">
        <w:r>
          <w:t xml:space="preserve">If </w:t>
        </w:r>
        <w:r w:rsidRPr="007F2AF2">
          <w:rPr>
            <w:i/>
          </w:rPr>
          <w:t>symbol</w:t>
        </w:r>
        <w:r>
          <w:t xml:space="preserve"> is an </w:t>
        </w:r>
        <w:r w:rsidRPr="007F2AF2">
          <w:rPr>
            <w:i/>
          </w:rPr>
          <w:t>Identifier</w:t>
        </w:r>
        <w:r>
          <w:t xml:space="preserve"> and String</w:t>
        </w:r>
        <w:del w:id="9899" w:author="Rev 9 Allen Wirfs-Brock" w:date="2012-07-07T16:30:00Z">
          <w:r w:rsidDel="00D11231">
            <w:delText xml:space="preserve"> </w:delText>
          </w:r>
        </w:del>
        <w:r>
          <w:t xml:space="preserve">Value of </w:t>
        </w:r>
        <w:r w:rsidRPr="007F2AF2">
          <w:rPr>
            <w:i/>
          </w:rPr>
          <w:t>symbol</w:t>
        </w:r>
        <w:r>
          <w:t xml:space="preserve"> is the same value as the String</w:t>
        </w:r>
        <w:del w:id="9900"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32EDB3C1" w14:textId="77777777" w:rsidR="00315550" w:rsidRPr="00E77497" w:rsidRDefault="00315550" w:rsidP="00315550">
      <w:pPr>
        <w:pStyle w:val="Alg4"/>
        <w:numPr>
          <w:ilvl w:val="0"/>
          <w:numId w:val="869"/>
        </w:numPr>
        <w:spacing w:after="220"/>
        <w:contextualSpacing/>
        <w:rPr>
          <w:ins w:id="9901" w:author="Rev 8 Allen Wirfs-Brock" w:date="2012-06-11T14:54:00Z"/>
        </w:rPr>
      </w:pPr>
      <w:ins w:id="9902" w:author="Rev 8 Allen Wirfs-Brock" w:date="2012-06-11T14:54:00Z">
        <w:r w:rsidRPr="00E77497">
          <w:t xml:space="preserve">Return </w:t>
        </w:r>
        <w:r w:rsidRPr="007F2AF2">
          <w:rPr>
            <w:b/>
          </w:rPr>
          <w:t>false</w:t>
        </w:r>
        <w:r w:rsidRPr="00E77497">
          <w:t>.</w:t>
        </w:r>
      </w:ins>
    </w:p>
    <w:p w14:paraId="6415C682" w14:textId="77777777" w:rsidR="00302EE9" w:rsidRDefault="00302EE9" w:rsidP="00302EE9">
      <w:pPr>
        <w:rPr>
          <w:ins w:id="9903" w:author="Rev 8 Allen Wirfs-Brock" w:date="2012-06-11T14:58:00Z"/>
          <w:rFonts w:ascii="Courier New" w:hAnsi="Courier New" w:cs="Courier New"/>
          <w:b/>
          <w:iCs/>
        </w:rPr>
      </w:pPr>
      <w:ins w:id="9904" w:author="Rev 8 Allen Wirfs-Brock" w:date="2012-06-11T14:58:00Z">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326D4970" w14:textId="77777777" w:rsidR="00302EE9" w:rsidRDefault="00302EE9" w:rsidP="00302EE9">
      <w:pPr>
        <w:pStyle w:val="Alg4"/>
        <w:numPr>
          <w:ilvl w:val="0"/>
          <w:numId w:val="868"/>
        </w:numPr>
        <w:spacing w:after="220"/>
        <w:contextualSpacing/>
        <w:rPr>
          <w:ins w:id="9905" w:author="Rev 8 Allen Wirfs-Brock" w:date="2012-06-11T14:58:00Z"/>
        </w:rPr>
      </w:pPr>
      <w:ins w:id="9906" w:author="Rev 8 Allen Wirfs-Brock" w:date="2012-06-11T14:58:00Z">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ins>
    </w:p>
    <w:p w14:paraId="25A709DB" w14:textId="77777777" w:rsidR="00302EE9" w:rsidRDefault="00302EE9" w:rsidP="00302EE9">
      <w:pPr>
        <w:pStyle w:val="Alg4"/>
        <w:numPr>
          <w:ilvl w:val="0"/>
          <w:numId w:val="868"/>
        </w:numPr>
        <w:spacing w:after="220"/>
        <w:contextualSpacing/>
        <w:rPr>
          <w:ins w:id="9907" w:author="Rev 8 Allen Wirfs-Brock" w:date="2012-06-11T14:58:00Z"/>
        </w:rPr>
      </w:pPr>
      <w:ins w:id="9908" w:author="Rev 8 Allen Wirfs-Brock" w:date="2012-06-11T14:58:00Z">
        <w:r>
          <w:t xml:space="preserve">If </w:t>
        </w:r>
        <w:r w:rsidRPr="007F2AF2">
          <w:rPr>
            <w:i/>
          </w:rPr>
          <w:t>symbol</w:t>
        </w:r>
        <w:r>
          <w:t xml:space="preserve"> is a </w:t>
        </w:r>
        <w:r>
          <w:rPr>
            <w:i/>
          </w:rPr>
          <w:t>ReservedWord</w:t>
        </w:r>
        <w:r>
          <w:t xml:space="preserve">, return </w:t>
        </w:r>
        <w:r w:rsidRPr="007F2AF2">
          <w:rPr>
            <w:b/>
          </w:rPr>
          <w:t>false</w:t>
        </w:r>
        <w:r>
          <w:t>.</w:t>
        </w:r>
      </w:ins>
    </w:p>
    <w:p w14:paraId="1431EAEE" w14:textId="77777777" w:rsidR="00302EE9" w:rsidRDefault="00302EE9" w:rsidP="00302EE9">
      <w:pPr>
        <w:pStyle w:val="Alg4"/>
        <w:numPr>
          <w:ilvl w:val="0"/>
          <w:numId w:val="868"/>
        </w:numPr>
        <w:spacing w:after="220"/>
        <w:contextualSpacing/>
        <w:rPr>
          <w:ins w:id="9909" w:author="Rev 8 Allen Wirfs-Brock" w:date="2012-06-11T14:58:00Z"/>
        </w:rPr>
      </w:pPr>
      <w:ins w:id="9910" w:author="Rev 8 Allen Wirfs-Brock" w:date="2012-06-11T14:58:00Z">
        <w:r>
          <w:t xml:space="preserve">If </w:t>
        </w:r>
        <w:r w:rsidRPr="007F2AF2">
          <w:rPr>
            <w:i/>
          </w:rPr>
          <w:t>symbol</w:t>
        </w:r>
        <w:r>
          <w:t xml:space="preserve"> is an </w:t>
        </w:r>
        <w:r w:rsidRPr="007F2AF2">
          <w:rPr>
            <w:i/>
          </w:rPr>
          <w:t>Identifier</w:t>
        </w:r>
        <w:r>
          <w:t xml:space="preserve"> and String</w:t>
        </w:r>
        <w:del w:id="9911" w:author="Rev 9 Allen Wirfs-Brock" w:date="2012-07-07T16:30:00Z">
          <w:r w:rsidDel="00D11231">
            <w:delText xml:space="preserve"> </w:delText>
          </w:r>
        </w:del>
        <w:r>
          <w:t xml:space="preserve">Value of </w:t>
        </w:r>
        <w:r w:rsidRPr="007F2AF2">
          <w:rPr>
            <w:i/>
          </w:rPr>
          <w:t>symbol</w:t>
        </w:r>
        <w:r>
          <w:t xml:space="preserve"> is the same value as the String</w:t>
        </w:r>
        <w:del w:id="9912"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5A0E742B" w14:textId="77777777" w:rsidR="00302EE9" w:rsidRPr="00E77497" w:rsidRDefault="00302EE9" w:rsidP="00302EE9">
      <w:pPr>
        <w:pStyle w:val="Alg4"/>
        <w:numPr>
          <w:ilvl w:val="0"/>
          <w:numId w:val="868"/>
        </w:numPr>
        <w:spacing w:after="220"/>
        <w:contextualSpacing/>
        <w:rPr>
          <w:ins w:id="9913" w:author="Rev 8 Allen Wirfs-Brock" w:date="2012-06-11T14:58:00Z"/>
        </w:rPr>
      </w:pPr>
      <w:ins w:id="9914" w:author="Rev 8 Allen Wirfs-Brock" w:date="2012-06-11T14:58:00Z">
        <w:r w:rsidRPr="00E77497">
          <w:t xml:space="preserve">Return </w:t>
        </w:r>
        <w:r w:rsidRPr="007F2AF2">
          <w:rPr>
            <w:b/>
          </w:rPr>
          <w:t>false</w:t>
        </w:r>
        <w:r w:rsidRPr="00E77497">
          <w:t>.</w:t>
        </w:r>
      </w:ins>
    </w:p>
    <w:p w14:paraId="778B68F0" w14:textId="77777777" w:rsidR="00302EE9" w:rsidRDefault="00302EE9" w:rsidP="00302EE9">
      <w:pPr>
        <w:rPr>
          <w:ins w:id="9915" w:author="Rev 8 Allen Wirfs-Brock" w:date="2012-06-11T14:58:00Z"/>
          <w:rFonts w:ascii="Courier New" w:hAnsi="Courier New" w:cs="Courier New"/>
          <w:b/>
          <w:iCs/>
        </w:rPr>
      </w:pPr>
      <w:ins w:id="9916" w:author="Rev 8 Allen Wirfs-Brock" w:date="2012-06-11T14:58:00Z">
        <w:r>
          <w:rPr>
            <w:rStyle w:val="bnf"/>
          </w:rPr>
          <w:t>CallExpression</w:t>
        </w:r>
        <w:r w:rsidRPr="00E77497">
          <w:t xml:space="preserve"> </w:t>
        </w:r>
        <w:r w:rsidRPr="00E77497">
          <w:rPr>
            <w:b/>
          </w:rPr>
          <w:t>:</w:t>
        </w:r>
        <w:r w:rsidRPr="00E77497">
          <w:t xml:space="preserve"> </w:t>
        </w:r>
      </w:ins>
      <w:ins w:id="9917" w:author="Rev 8 Allen Wirfs-Brock" w:date="2012-06-11T14:59:00Z">
        <w:r>
          <w:rPr>
            <w:rStyle w:val="bnf"/>
          </w:rPr>
          <w:t>Call</w:t>
        </w:r>
      </w:ins>
      <w:ins w:id="9918" w:author="Rev 8 Allen Wirfs-Brock" w:date="2012-06-11T14:58:00Z">
        <w:r>
          <w:rPr>
            <w:rStyle w:val="bnf"/>
          </w:rPr>
          <w:t>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3A45BECB" w14:textId="77777777" w:rsidR="00302EE9" w:rsidRDefault="00302EE9" w:rsidP="00302EE9">
      <w:pPr>
        <w:pStyle w:val="Alg4"/>
        <w:numPr>
          <w:ilvl w:val="0"/>
          <w:numId w:val="870"/>
        </w:numPr>
        <w:spacing w:after="220"/>
        <w:contextualSpacing/>
        <w:rPr>
          <w:ins w:id="9919" w:author="Rev 8 Allen Wirfs-Brock" w:date="2012-06-11T14:58:00Z"/>
        </w:rPr>
      </w:pPr>
      <w:ins w:id="9920" w:author="Rev 8 Allen Wirfs-Brock" w:date="2012-06-11T14:58:00Z">
        <w:r>
          <w:t xml:space="preserve">If  </w:t>
        </w:r>
      </w:ins>
      <w:ins w:id="9921" w:author="Rev 8 Allen Wirfs-Brock" w:date="2012-06-11T14:59:00Z">
        <w:r>
          <w:rPr>
            <w:rStyle w:val="bnf"/>
          </w:rPr>
          <w:t>Call</w:t>
        </w:r>
      </w:ins>
      <w:ins w:id="9922" w:author="Rev 8 Allen Wirfs-Brock" w:date="2012-06-11T14:58:00Z">
        <w:r>
          <w:rPr>
            <w:rStyle w:val="bnf"/>
          </w:rPr>
          <w:t>Expression</w:t>
        </w:r>
        <w:r w:rsidRPr="00ED2E78">
          <w:rPr>
            <w:rStyle w:val="bnf"/>
            <w:i w:val="0"/>
          </w:rPr>
          <w:t xml:space="preserve"> </w:t>
        </w:r>
        <w:r>
          <w:t xml:space="preserve">contains </w:t>
        </w:r>
        <w:r>
          <w:rPr>
            <w:i/>
          </w:rPr>
          <w:t>symbol</w:t>
        </w:r>
        <w:r>
          <w:t xml:space="preserve"> is </w:t>
        </w:r>
        <w:r w:rsidRPr="00315550">
          <w:rPr>
            <w:b/>
          </w:rPr>
          <w:t>true</w:t>
        </w:r>
        <w:r>
          <w:t xml:space="preserve">, return </w:t>
        </w:r>
        <w:r w:rsidRPr="00315550">
          <w:rPr>
            <w:b/>
          </w:rPr>
          <w:t>true</w:t>
        </w:r>
        <w:r>
          <w:t>.</w:t>
        </w:r>
      </w:ins>
    </w:p>
    <w:p w14:paraId="20B5321D" w14:textId="77777777" w:rsidR="00302EE9" w:rsidRDefault="00302EE9" w:rsidP="00302EE9">
      <w:pPr>
        <w:pStyle w:val="Alg4"/>
        <w:numPr>
          <w:ilvl w:val="0"/>
          <w:numId w:val="870"/>
        </w:numPr>
        <w:spacing w:after="220"/>
        <w:contextualSpacing/>
        <w:rPr>
          <w:ins w:id="9923" w:author="Rev 8 Allen Wirfs-Brock" w:date="2012-06-11T14:58:00Z"/>
        </w:rPr>
      </w:pPr>
      <w:ins w:id="9924" w:author="Rev 8 Allen Wirfs-Brock" w:date="2012-06-11T14:58:00Z">
        <w:r>
          <w:t xml:space="preserve">If </w:t>
        </w:r>
        <w:r w:rsidRPr="007F2AF2">
          <w:rPr>
            <w:i/>
          </w:rPr>
          <w:t>symbol</w:t>
        </w:r>
        <w:r>
          <w:t xml:space="preserve"> is a </w:t>
        </w:r>
        <w:r>
          <w:rPr>
            <w:i/>
          </w:rPr>
          <w:t>ReservedWord</w:t>
        </w:r>
        <w:r>
          <w:t xml:space="preserve">, return </w:t>
        </w:r>
        <w:r w:rsidRPr="007F2AF2">
          <w:rPr>
            <w:b/>
          </w:rPr>
          <w:t>false</w:t>
        </w:r>
        <w:r>
          <w:t>.</w:t>
        </w:r>
      </w:ins>
    </w:p>
    <w:p w14:paraId="62503722" w14:textId="77777777" w:rsidR="00302EE9" w:rsidRDefault="00302EE9" w:rsidP="00302EE9">
      <w:pPr>
        <w:pStyle w:val="Alg4"/>
        <w:numPr>
          <w:ilvl w:val="0"/>
          <w:numId w:val="870"/>
        </w:numPr>
        <w:spacing w:after="220"/>
        <w:contextualSpacing/>
        <w:rPr>
          <w:ins w:id="9925" w:author="Rev 8 Allen Wirfs-Brock" w:date="2012-06-11T14:58:00Z"/>
        </w:rPr>
      </w:pPr>
      <w:ins w:id="9926" w:author="Rev 8 Allen Wirfs-Brock" w:date="2012-06-11T14:58:00Z">
        <w:r>
          <w:t xml:space="preserve">If </w:t>
        </w:r>
        <w:r w:rsidRPr="007F2AF2">
          <w:rPr>
            <w:i/>
          </w:rPr>
          <w:t>symbol</w:t>
        </w:r>
        <w:r>
          <w:t xml:space="preserve"> is an </w:t>
        </w:r>
        <w:r w:rsidRPr="007F2AF2">
          <w:rPr>
            <w:i/>
          </w:rPr>
          <w:t>Identifier</w:t>
        </w:r>
        <w:r>
          <w:t xml:space="preserve"> and String</w:t>
        </w:r>
        <w:del w:id="9927" w:author="Rev 9 Allen Wirfs-Brock" w:date="2012-07-07T16:30:00Z">
          <w:r w:rsidDel="00D11231">
            <w:delText xml:space="preserve"> </w:delText>
          </w:r>
        </w:del>
        <w:r>
          <w:t xml:space="preserve">Value of </w:t>
        </w:r>
        <w:r w:rsidRPr="007F2AF2">
          <w:rPr>
            <w:i/>
          </w:rPr>
          <w:t>symbol</w:t>
        </w:r>
        <w:r>
          <w:t xml:space="preserve"> is the same value as the String</w:t>
        </w:r>
        <w:del w:id="9928"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3A6000D3" w14:textId="77777777" w:rsidR="00302EE9" w:rsidRPr="00E77497" w:rsidRDefault="00302EE9" w:rsidP="00302EE9">
      <w:pPr>
        <w:pStyle w:val="Alg4"/>
        <w:numPr>
          <w:ilvl w:val="0"/>
          <w:numId w:val="870"/>
        </w:numPr>
        <w:spacing w:after="220"/>
        <w:contextualSpacing/>
        <w:rPr>
          <w:ins w:id="9929" w:author="Rev 8 Allen Wirfs-Brock" w:date="2012-06-11T14:58:00Z"/>
        </w:rPr>
      </w:pPr>
      <w:ins w:id="9930" w:author="Rev 8 Allen Wirfs-Brock" w:date="2012-06-11T14:58:00Z">
        <w:r w:rsidRPr="00E77497">
          <w:t xml:space="preserve">Return </w:t>
        </w:r>
        <w:r w:rsidRPr="007F2AF2">
          <w:rPr>
            <w:b/>
          </w:rPr>
          <w:t>false</w:t>
        </w:r>
        <w:r w:rsidRPr="00E77497">
          <w:t>.</w:t>
        </w:r>
      </w:ins>
    </w:p>
    <w:p w14:paraId="100C6098" w14:textId="77777777" w:rsidR="00EA4F82" w:rsidRPr="006B6D0A" w:rsidRDefault="00EA4F82" w:rsidP="00BF5AD1">
      <w:pPr>
        <w:tabs>
          <w:tab w:val="left" w:pos="270"/>
        </w:tabs>
        <w:rPr>
          <w:ins w:id="9931" w:author="Rev 7 Allen Wirfs-Brock" w:date="2012-04-25T08:29:00Z"/>
          <w:rFonts w:ascii="Helvetica" w:hAnsi="Helvetica"/>
          <w:b/>
        </w:rPr>
      </w:pPr>
      <w:ins w:id="9932" w:author="Rev 7 Allen Wirfs-Brock" w:date="2012-04-25T08:29:00Z">
        <w:r w:rsidRPr="003B4312">
          <w:rPr>
            <w:rFonts w:ascii="Helvetica" w:hAnsi="Helvetica"/>
            <w:b/>
          </w:rPr>
          <w:t xml:space="preserve">Static Semantics:  </w:t>
        </w:r>
        <w:r>
          <w:rPr>
            <w:rFonts w:ascii="Helvetica" w:hAnsi="Helvetica"/>
            <w:b/>
            <w:lang w:eastAsia="en-US"/>
          </w:rPr>
          <w:t>Is</w:t>
        </w:r>
      </w:ins>
      <w:ins w:id="9933" w:author="Rev 7 Allen Wirfs-Brock" w:date="2012-04-25T08:36:00Z">
        <w:r>
          <w:rPr>
            <w:rFonts w:ascii="Helvetica" w:hAnsi="Helvetica"/>
            <w:b/>
            <w:lang w:eastAsia="en-US"/>
          </w:rPr>
          <w:t>Invalid</w:t>
        </w:r>
      </w:ins>
      <w:ins w:id="9934" w:author="Rev 7 Allen Wirfs-Brock" w:date="2012-04-25T08:57:00Z">
        <w:r w:rsidR="001B055A">
          <w:rPr>
            <w:rFonts w:ascii="Helvetica" w:hAnsi="Helvetica"/>
            <w:b/>
            <w:lang w:eastAsia="en-US"/>
          </w:rPr>
          <w:t>Assignment</w:t>
        </w:r>
      </w:ins>
      <w:ins w:id="9935" w:author="Rev 7 Allen Wirfs-Brock" w:date="2012-04-25T08:36:00Z">
        <w:r>
          <w:rPr>
            <w:rFonts w:ascii="Helvetica" w:hAnsi="Helvetica"/>
            <w:b/>
            <w:lang w:eastAsia="en-US"/>
          </w:rPr>
          <w:t>Pattern</w:t>
        </w:r>
      </w:ins>
    </w:p>
    <w:p w14:paraId="45E254B3" w14:textId="77777777" w:rsidR="00EA4F82" w:rsidRPr="00675B74" w:rsidRDefault="00EA4F82" w:rsidP="00EA4F82">
      <w:pPr>
        <w:rPr>
          <w:ins w:id="9936" w:author="Rev 7 Allen Wirfs-Brock" w:date="2012-04-25T08:29:00Z"/>
        </w:rPr>
      </w:pPr>
      <w:ins w:id="9937" w:author="Rev 7 Allen Wirfs-Brock" w:date="2012-04-25T08:29:00Z">
        <w:r>
          <w:rPr>
            <w:rStyle w:val="bnf"/>
          </w:rPr>
          <w:t>LeftHandSi</w:t>
        </w:r>
        <w:del w:id="9938" w:author="Rev 8 Allen Wirfs-Brock" w:date="2012-05-10T17:49:00Z">
          <w:r w:rsidDel="007110FE">
            <w:rPr>
              <w:rStyle w:val="bnf"/>
            </w:rPr>
            <w:delText>c</w:delText>
          </w:r>
        </w:del>
      </w:ins>
      <w:ins w:id="9939" w:author="Rev 8 Allen Wirfs-Brock" w:date="2012-05-10T17:49:00Z">
        <w:r w:rsidR="007110FE">
          <w:rPr>
            <w:rStyle w:val="bnf"/>
          </w:rPr>
          <w:t>d</w:t>
        </w:r>
      </w:ins>
      <w:ins w:id="9940" w:author="Rev 7 Allen Wirfs-Brock" w:date="2012-04-25T08:29:00Z">
        <w:r>
          <w:rPr>
            <w:rStyle w:val="bnf"/>
          </w:rPr>
          <w:t>eExpress</w:t>
        </w:r>
      </w:ins>
      <w:ins w:id="9941" w:author="Rev 7 Allen Wirfs-Brock" w:date="2012-04-25T08:55:00Z">
        <w:r w:rsidR="001B055A">
          <w:rPr>
            <w:rStyle w:val="bnf"/>
          </w:rPr>
          <w:t>ion</w:t>
        </w:r>
      </w:ins>
      <w:ins w:id="9942" w:author="Rev 7 Allen Wirfs-Brock" w:date="2012-04-25T08:29:00Z">
        <w:r w:rsidRPr="009C202C">
          <w:rPr>
            <w:rStyle w:val="bnf"/>
          </w:rPr>
          <w:t xml:space="preserve"> </w:t>
        </w:r>
      </w:ins>
      <w:ins w:id="9943" w:author="Rev 7 Allen Wirfs-Brock" w:date="2012-04-25T08:30:00Z">
        <w:r>
          <w:t xml:space="preserve">: </w:t>
        </w:r>
        <w:r w:rsidRPr="00EA4F82">
          <w:rPr>
            <w:rStyle w:val="bnf"/>
          </w:rPr>
          <w:t>NewExpression</w:t>
        </w:r>
      </w:ins>
    </w:p>
    <w:p w14:paraId="16D83AAF" w14:textId="77777777" w:rsidR="001B055A" w:rsidRDefault="00EA4F82" w:rsidP="00EA4F82">
      <w:pPr>
        <w:pStyle w:val="Alg4"/>
        <w:numPr>
          <w:ilvl w:val="0"/>
          <w:numId w:val="469"/>
        </w:numPr>
        <w:spacing w:after="220"/>
        <w:contextualSpacing/>
        <w:rPr>
          <w:ins w:id="9944" w:author="Rev 7 Allen Wirfs-Brock" w:date="2012-04-25T08:50:00Z"/>
        </w:rPr>
      </w:pPr>
      <w:ins w:id="9945" w:author="Rev 7 Allen Wirfs-Brock" w:date="2012-04-25T08:45:00Z">
        <w:r>
          <w:t xml:space="preserve">If the source code corresponding to </w:t>
        </w:r>
      </w:ins>
      <w:ins w:id="9946" w:author="Rev 7 Allen Wirfs-Brock" w:date="2012-04-25T08:32:00Z">
        <w:r w:rsidRPr="00557892">
          <w:rPr>
            <w:rStyle w:val="bnf"/>
          </w:rPr>
          <w:t>NewExpression</w:t>
        </w:r>
        <w:r>
          <w:t xml:space="preserve"> </w:t>
        </w:r>
      </w:ins>
      <w:ins w:id="9947" w:author="Rev 7 Allen Wirfs-Brock" w:date="2012-04-25T08:46:00Z">
        <w:r w:rsidR="001B055A">
          <w:t>can</w:t>
        </w:r>
        <w:r>
          <w:t>not be parsed</w:t>
        </w:r>
      </w:ins>
      <w:ins w:id="9948" w:author="Rev 7 Allen Wirfs-Brock" w:date="2012-04-25T08:50:00Z">
        <w:r w:rsidR="001B055A">
          <w:t xml:space="preserve"> as</w:t>
        </w:r>
      </w:ins>
      <w:ins w:id="9949" w:author="Rev 7 Allen Wirfs-Brock" w:date="2012-04-25T08:32:00Z">
        <w:r>
          <w:t xml:space="preserve"> </w:t>
        </w:r>
      </w:ins>
      <w:ins w:id="9950" w:author="Rev 7 Allen Wirfs-Brock" w:date="2012-04-25T08:50:00Z">
        <w:r w:rsidR="001B055A">
          <w:rPr>
            <w:i/>
          </w:rPr>
          <w:t>ArrayLiteral</w:t>
        </w:r>
      </w:ins>
      <w:ins w:id="9951" w:author="Rev 7 Allen Wirfs-Brock" w:date="2012-04-25T08:32:00Z">
        <w:r>
          <w:t xml:space="preserve">, </w:t>
        </w:r>
      </w:ins>
      <w:ins w:id="9952" w:author="Rev 7 Allen Wirfs-Brock" w:date="2012-04-25T08:50:00Z">
        <w:r w:rsidR="001B055A">
          <w:t>then</w:t>
        </w:r>
      </w:ins>
    </w:p>
    <w:p w14:paraId="00501562" w14:textId="77777777" w:rsidR="00EA4F82" w:rsidRDefault="001B055A" w:rsidP="001B055A">
      <w:pPr>
        <w:pStyle w:val="Alg4"/>
        <w:numPr>
          <w:ilvl w:val="1"/>
          <w:numId w:val="469"/>
        </w:numPr>
        <w:spacing w:after="220"/>
        <w:contextualSpacing/>
        <w:rPr>
          <w:ins w:id="9953" w:author="Rev 7 Allen Wirfs-Brock" w:date="2012-04-25T08:32:00Z"/>
        </w:rPr>
      </w:pPr>
      <w:ins w:id="9954" w:author="Rev 7 Allen Wirfs-Brock" w:date="2012-04-25T08:51:00Z">
        <w:r>
          <w:t xml:space="preserve">If the source code corresponding to </w:t>
        </w:r>
        <w:r w:rsidRPr="00557892">
          <w:rPr>
            <w:rStyle w:val="bnf"/>
          </w:rPr>
          <w:t>NewExpression</w:t>
        </w:r>
        <w:r>
          <w:t xml:space="preserve"> cannot be parsed as  </w:t>
        </w:r>
        <w:r>
          <w:rPr>
            <w:i/>
          </w:rPr>
          <w:t>ObjectLiteral</w:t>
        </w:r>
        <w:r>
          <w:t xml:space="preserve">, then </w:t>
        </w:r>
      </w:ins>
      <w:ins w:id="9955" w:author="Rev 7 Allen Wirfs-Brock" w:date="2012-04-25T08:33:00Z">
        <w:r w:rsidR="00EA4F82">
          <w:t>r</w:t>
        </w:r>
      </w:ins>
      <w:ins w:id="9956" w:author="Rev 7 Allen Wirfs-Brock" w:date="2012-04-25T08:32:00Z">
        <w:r w:rsidR="00EA4F82" w:rsidRPr="00E77497">
          <w:t>eturn</w:t>
        </w:r>
      </w:ins>
      <w:ins w:id="9957" w:author="Rev 7 Allen Wirfs-Brock" w:date="2012-04-25T08:33:00Z">
        <w:r w:rsidR="00EA4F82">
          <w:t xml:space="preserve"> </w:t>
        </w:r>
      </w:ins>
      <w:ins w:id="9958" w:author="Rev 7 Allen Wirfs-Brock" w:date="2012-04-25T08:51:00Z">
        <w:r w:rsidRPr="001B055A">
          <w:rPr>
            <w:b/>
          </w:rPr>
          <w:t>false</w:t>
        </w:r>
      </w:ins>
      <w:ins w:id="9959" w:author="Rev 7 Allen Wirfs-Brock" w:date="2012-04-25T08:33:00Z">
        <w:r w:rsidR="00EA4F82">
          <w:t>.</w:t>
        </w:r>
      </w:ins>
    </w:p>
    <w:p w14:paraId="1B5100DC" w14:textId="77777777" w:rsidR="001B055A" w:rsidRDefault="001B055A" w:rsidP="00EA4F82">
      <w:pPr>
        <w:pStyle w:val="Alg4"/>
        <w:numPr>
          <w:ilvl w:val="0"/>
          <w:numId w:val="469"/>
        </w:numPr>
        <w:spacing w:after="220"/>
        <w:contextualSpacing/>
        <w:rPr>
          <w:ins w:id="9960" w:author="Rev 7 Allen Wirfs-Brock" w:date="2012-04-25T08:49:00Z"/>
        </w:rPr>
      </w:pPr>
      <w:ins w:id="9961" w:author="Rev 7 Allen Wirfs-Brock" w:date="2012-04-25T08:52:00Z">
        <w:r>
          <w:t xml:space="preserve">If the source code corresponding to </w:t>
        </w:r>
        <w:r w:rsidRPr="00557892">
          <w:rPr>
            <w:rStyle w:val="bnf"/>
          </w:rPr>
          <w:t>NewExpression</w:t>
        </w:r>
        <w:r>
          <w:t xml:space="preserve"> </w:t>
        </w:r>
      </w:ins>
      <w:ins w:id="9962" w:author="Rev 7 Allen Wirfs-Brock" w:date="2012-04-25T08:49:00Z">
        <w:r w:rsidRPr="00E77497">
          <w:t xml:space="preserve">cannot be parsed using </w:t>
        </w:r>
        <w:r w:rsidRPr="00E77497">
          <w:rPr>
            <w:rStyle w:val="bnf"/>
          </w:rPr>
          <w:t>AssignmentPattern</w:t>
        </w:r>
        <w:r w:rsidRPr="00E77497">
          <w:t xml:space="preserve"> </w:t>
        </w:r>
      </w:ins>
      <w:ins w:id="9963" w:author="Rev 7 Allen Wirfs-Brock" w:date="2012-04-25T08:54:00Z">
        <w:r>
          <w:t xml:space="preserve">(11.13.1) </w:t>
        </w:r>
      </w:ins>
      <w:ins w:id="9964" w:author="Rev 7 Allen Wirfs-Brock" w:date="2012-04-25T08:49:00Z">
        <w:r w:rsidRPr="00E77497">
          <w:t>as the goal symbol</w:t>
        </w:r>
      </w:ins>
      <w:ins w:id="9965" w:author="Rev 7 Allen Wirfs-Brock" w:date="2012-04-25T08:52:00Z">
        <w:r>
          <w:t xml:space="preserve">, return </w:t>
        </w:r>
        <w:r w:rsidRPr="001B055A">
          <w:rPr>
            <w:b/>
          </w:rPr>
          <w:t>true</w:t>
        </w:r>
        <w:r>
          <w:t>.</w:t>
        </w:r>
      </w:ins>
    </w:p>
    <w:p w14:paraId="0D9AAA81" w14:textId="77777777" w:rsidR="00EA4F82" w:rsidRPr="00E77497" w:rsidRDefault="00EA4F82" w:rsidP="00EA4F82">
      <w:pPr>
        <w:pStyle w:val="Alg4"/>
        <w:numPr>
          <w:ilvl w:val="0"/>
          <w:numId w:val="469"/>
        </w:numPr>
        <w:spacing w:after="220"/>
        <w:contextualSpacing/>
        <w:rPr>
          <w:ins w:id="9966" w:author="Rev 7 Allen Wirfs-Brock" w:date="2012-04-25T08:29:00Z"/>
        </w:rPr>
      </w:pPr>
      <w:ins w:id="9967" w:author="Rev 7 Allen Wirfs-Brock" w:date="2012-04-25T08:33:00Z">
        <w:r>
          <w:t xml:space="preserve">Return </w:t>
        </w:r>
        <w:r w:rsidRPr="001B055A">
          <w:rPr>
            <w:b/>
          </w:rPr>
          <w:t>false</w:t>
        </w:r>
      </w:ins>
      <w:ins w:id="9968" w:author="Rev 7 Allen Wirfs-Brock" w:date="2012-04-25T08:29:00Z">
        <w:r w:rsidRPr="00E77497">
          <w:t>.</w:t>
        </w:r>
      </w:ins>
    </w:p>
    <w:p w14:paraId="018BC9AB" w14:textId="77777777" w:rsidR="001B055A" w:rsidRPr="00675B74" w:rsidRDefault="001B055A" w:rsidP="001B055A">
      <w:pPr>
        <w:rPr>
          <w:ins w:id="9969" w:author="Rev 7 Allen Wirfs-Brock" w:date="2012-04-25T08:56:00Z"/>
        </w:rPr>
      </w:pPr>
      <w:ins w:id="9970" w:author="Rev 7 Allen Wirfs-Brock" w:date="2012-04-25T08:56:00Z">
        <w:r>
          <w:rPr>
            <w:rStyle w:val="bnf"/>
          </w:rPr>
          <w:t>LeftHandSi</w:t>
        </w:r>
        <w:del w:id="9971" w:author="Rev 8 Allen Wirfs-Brock" w:date="2012-05-10T17:49:00Z">
          <w:r w:rsidDel="007110FE">
            <w:rPr>
              <w:rStyle w:val="bnf"/>
            </w:rPr>
            <w:delText>c</w:delText>
          </w:r>
        </w:del>
      </w:ins>
      <w:ins w:id="9972" w:author="Rev 8 Allen Wirfs-Brock" w:date="2012-05-10T17:49:00Z">
        <w:r w:rsidR="007110FE">
          <w:rPr>
            <w:rStyle w:val="bnf"/>
          </w:rPr>
          <w:t>d</w:t>
        </w:r>
      </w:ins>
      <w:ins w:id="9973" w:author="Rev 7 Allen Wirfs-Brock" w:date="2012-04-25T08:56:00Z">
        <w:r>
          <w:rPr>
            <w:rStyle w:val="bnf"/>
          </w:rPr>
          <w:t>eExpression</w:t>
        </w:r>
        <w:r w:rsidRPr="009C202C">
          <w:rPr>
            <w:rStyle w:val="bnf"/>
          </w:rPr>
          <w:t xml:space="preserve"> </w:t>
        </w:r>
        <w:r>
          <w:t xml:space="preserve">: </w:t>
        </w:r>
        <w:r>
          <w:rPr>
            <w:rStyle w:val="bnf"/>
          </w:rPr>
          <w:t>Call</w:t>
        </w:r>
        <w:r w:rsidRPr="00EA4F82">
          <w:rPr>
            <w:rStyle w:val="bnf"/>
          </w:rPr>
          <w:t>Expression</w:t>
        </w:r>
      </w:ins>
    </w:p>
    <w:p w14:paraId="6AC45E70" w14:textId="77777777" w:rsidR="001B055A" w:rsidRPr="00E77497" w:rsidRDefault="001B055A" w:rsidP="001B055A">
      <w:pPr>
        <w:pStyle w:val="Alg4"/>
        <w:numPr>
          <w:ilvl w:val="0"/>
          <w:numId w:val="731"/>
        </w:numPr>
        <w:spacing w:after="220"/>
        <w:contextualSpacing/>
        <w:rPr>
          <w:ins w:id="9974" w:author="Rev 7 Allen Wirfs-Brock" w:date="2012-04-25T08:56:00Z"/>
        </w:rPr>
      </w:pPr>
      <w:ins w:id="9975" w:author="Rev 7 Allen Wirfs-Brock" w:date="2012-04-25T08:56:00Z">
        <w:r>
          <w:t xml:space="preserve">Return </w:t>
        </w:r>
        <w:r w:rsidRPr="001B055A">
          <w:rPr>
            <w:b/>
          </w:rPr>
          <w:t>false</w:t>
        </w:r>
        <w:r w:rsidRPr="00E77497">
          <w:t>.</w:t>
        </w:r>
      </w:ins>
    </w:p>
    <w:p w14:paraId="0A67ED2C" w14:textId="77777777" w:rsidR="004C02EF" w:rsidRPr="00E77497" w:rsidRDefault="004C02EF" w:rsidP="003A4B22">
      <w:pPr>
        <w:pStyle w:val="30"/>
        <w:numPr>
          <w:ilvl w:val="0"/>
          <w:numId w:val="0"/>
        </w:numPr>
      </w:pPr>
      <w:bookmarkStart w:id="9976" w:name="_Toc329528759"/>
      <w:r w:rsidRPr="00E77497">
        <w:t>11.2.1</w:t>
      </w:r>
      <w:r w:rsidRPr="00E77497">
        <w:tab/>
        <w:t>Property Accessor</w:t>
      </w:r>
      <w:bookmarkStart w:id="9977" w:name="_Toc382202830"/>
      <w:bookmarkStart w:id="9978" w:name="_Toc382203050"/>
      <w:bookmarkEnd w:id="9865"/>
      <w:bookmarkEnd w:id="9866"/>
      <w:bookmarkEnd w:id="9867"/>
      <w:bookmarkEnd w:id="9868"/>
      <w:bookmarkEnd w:id="9869"/>
      <w:bookmarkEnd w:id="9870"/>
      <w:bookmarkEnd w:id="9871"/>
      <w:bookmarkEnd w:id="9872"/>
      <w:bookmarkEnd w:id="9873"/>
      <w:bookmarkEnd w:id="9977"/>
      <w:bookmarkEnd w:id="9978"/>
      <w:r w:rsidRPr="00E77497">
        <w:t>s</w:t>
      </w:r>
      <w:bookmarkEnd w:id="9875"/>
      <w:bookmarkEnd w:id="9876"/>
      <w:bookmarkEnd w:id="9877"/>
      <w:bookmarkEnd w:id="9878"/>
      <w:bookmarkEnd w:id="9879"/>
      <w:bookmarkEnd w:id="9880"/>
      <w:bookmarkEnd w:id="9881"/>
      <w:bookmarkEnd w:id="9882"/>
      <w:bookmarkEnd w:id="9883"/>
      <w:bookmarkEnd w:id="9884"/>
      <w:bookmarkEnd w:id="9885"/>
      <w:bookmarkEnd w:id="9976"/>
    </w:p>
    <w:p w14:paraId="50026103" w14:textId="77777777" w:rsidR="004C02EF" w:rsidRPr="00E77497" w:rsidRDefault="004C02EF" w:rsidP="004C02EF">
      <w:r w:rsidRPr="00E77497">
        <w:t>Properties are accessed by name, using either the dot notation:</w:t>
      </w:r>
    </w:p>
    <w:p w14:paraId="06509A7E" w14:textId="77777777"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14:paraId="5D43848D" w14:textId="77777777" w:rsidR="004C02EF" w:rsidRPr="004D1BD1" w:rsidRDefault="004C02EF" w:rsidP="004C02EF">
      <w:pPr>
        <w:spacing w:after="120"/>
      </w:pPr>
      <w:r w:rsidRPr="004D1BD1">
        <w:t>or the bracket notation:</w:t>
      </w:r>
    </w:p>
    <w:p w14:paraId="0240F895" w14:textId="77777777"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14:paraId="118D1A10" w14:textId="77777777" w:rsidR="004C02EF" w:rsidRPr="00B820AB" w:rsidRDefault="004C02EF" w:rsidP="004C02EF">
      <w:pPr>
        <w:spacing w:after="120"/>
      </w:pPr>
      <w:r w:rsidRPr="009C202C">
        <w:t>The dot notation is explained by the following</w:t>
      </w:r>
      <w:r w:rsidRPr="00B820AB">
        <w:t xml:space="preserve"> syntactic conversion:</w:t>
      </w:r>
    </w:p>
    <w:p w14:paraId="6D2D988D" w14:textId="77777777"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14:paraId="094247AC" w14:textId="77777777" w:rsidR="004C02EF" w:rsidRPr="00E77497" w:rsidRDefault="004C02EF" w:rsidP="004C02EF">
      <w:pPr>
        <w:spacing w:after="120"/>
      </w:pPr>
      <w:r w:rsidRPr="00E77497">
        <w:t>is identical in its behaviour to</w:t>
      </w:r>
    </w:p>
    <w:p w14:paraId="4EC43B12" w14:textId="77777777"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591AF41C" w14:textId="77777777" w:rsidR="004C02EF" w:rsidRPr="00E77497" w:rsidRDefault="004C02EF" w:rsidP="004C02EF">
      <w:pPr>
        <w:spacing w:after="120"/>
      </w:pPr>
      <w:r w:rsidRPr="00E77497">
        <w:t>and similarly</w:t>
      </w:r>
    </w:p>
    <w:p w14:paraId="7A13B674" w14:textId="77777777"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14:paraId="614B69A3" w14:textId="77777777" w:rsidR="004C02EF" w:rsidRPr="00E77497" w:rsidRDefault="004C02EF" w:rsidP="004C02EF">
      <w:pPr>
        <w:keepNext/>
        <w:spacing w:after="120"/>
      </w:pPr>
      <w:r w:rsidRPr="00E77497">
        <w:t>is identical in its behaviour to</w:t>
      </w:r>
    </w:p>
    <w:p w14:paraId="252088D4" w14:textId="77777777"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6C2DF518" w14:textId="77777777"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14:paraId="3A208FE2" w14:textId="77777777" w:rsidR="00D35EDC" w:rsidRPr="00E77497" w:rsidRDefault="00D35EDC" w:rsidP="00D35EDC">
      <w:pPr>
        <w:keepNext/>
        <w:rPr>
          <w:ins w:id="9979" w:author="Rev 4 Allen Wirfs-Brock" w:date="2011-10-15T09:27:00Z"/>
          <w:rFonts w:ascii="Helvetica" w:hAnsi="Helvetica"/>
          <w:b/>
        </w:rPr>
      </w:pPr>
      <w:ins w:id="9980" w:author="Rev 4 Allen Wirfs-Brock" w:date="2011-10-15T09:27:00Z">
        <w:r w:rsidRPr="00E77497">
          <w:rPr>
            <w:rFonts w:ascii="Helvetica" w:hAnsi="Helvetica"/>
            <w:b/>
          </w:rPr>
          <w:t xml:space="preserve">Runtime Semantics: </w:t>
        </w:r>
        <w:r w:rsidRPr="00E77497">
          <w:rPr>
            <w:rFonts w:ascii="Helvetica" w:hAnsi="Helvetica"/>
            <w:b/>
            <w:spacing w:val="6"/>
          </w:rPr>
          <w:t>Evaluation</w:t>
        </w:r>
      </w:ins>
    </w:p>
    <w:p w14:paraId="0E3C95D0" w14:textId="77777777" w:rsidR="004C02EF" w:rsidRPr="00E77497" w:rsidRDefault="004C02EF" w:rsidP="004C02EF">
      <w:del w:id="9981" w:author="Rev 4 Allen Wirfs-Brock" w:date="2011-10-15T09:27: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9982" w:author="Rev 4 Allen Wirfs-Brock" w:date="2011-10-15T09:27:00Z">
        <w:r w:rsidRPr="00E77497" w:rsidDel="00D35EDC">
          <w:delText>is evaluated as follows:</w:delText>
        </w:r>
      </w:del>
      <w:bookmarkStart w:id="9983" w:name="_Toc382212446"/>
    </w:p>
    <w:p w14:paraId="454C15B1" w14:textId="77777777"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9983"/>
      <w:r w:rsidRPr="00E77497">
        <w:t>.</w:t>
      </w:r>
      <w:bookmarkStart w:id="9984" w:name="_Toc382212447"/>
    </w:p>
    <w:p w14:paraId="12E90BEF" w14:textId="77777777"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9984"/>
      <w:r w:rsidRPr="00E77497">
        <w:t>.</w:t>
      </w:r>
      <w:bookmarkStart w:id="9985" w:name="_Toc382212448"/>
    </w:p>
    <w:p w14:paraId="117B8121" w14:textId="77777777" w:rsidR="00FA0122" w:rsidRDefault="00FA0122" w:rsidP="00FA0122">
      <w:pPr>
        <w:pStyle w:val="Alg4"/>
        <w:numPr>
          <w:ilvl w:val="0"/>
          <w:numId w:val="59"/>
        </w:numPr>
        <w:contextualSpacing/>
        <w:rPr>
          <w:ins w:id="9986" w:author="Rev 6 Allen Wirfs-Brock" w:date="2012-02-16T13:51:00Z"/>
        </w:rPr>
      </w:pPr>
      <w:ins w:id="9987" w:author="Rev 6 Allen Wirfs-Brock" w:date="2012-02-16T13:51:00Z">
        <w:r>
          <w:t xml:space="preserve">If </w:t>
        </w:r>
        <w:r w:rsidRPr="00E77497">
          <w:rPr>
            <w:i/>
          </w:rPr>
          <w:t>baseValue</w:t>
        </w:r>
        <w:r w:rsidRPr="00E77497">
          <w:t xml:space="preserve"> </w:t>
        </w:r>
        <w:r>
          <w:t xml:space="preserve">is an abrupt completion, return </w:t>
        </w:r>
        <w:r w:rsidRPr="00E77497">
          <w:rPr>
            <w:i/>
          </w:rPr>
          <w:t>baseValue</w:t>
        </w:r>
        <w:r>
          <w:t>.</w:t>
        </w:r>
      </w:ins>
    </w:p>
    <w:p w14:paraId="4A159665" w14:textId="77777777"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9985"/>
      <w:r w:rsidRPr="00E77497">
        <w:t>.</w:t>
      </w:r>
      <w:bookmarkStart w:id="9988" w:name="_Toc382212449"/>
    </w:p>
    <w:p w14:paraId="39377E81" w14:textId="77777777"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9988"/>
      <w:r w:rsidRPr="00E77497">
        <w:t>.</w:t>
      </w:r>
      <w:bookmarkStart w:id="9989" w:name="_Toc382212450"/>
    </w:p>
    <w:p w14:paraId="20FCDE3A" w14:textId="77777777" w:rsidR="00FA0122" w:rsidRDefault="00FA0122" w:rsidP="00FA0122">
      <w:pPr>
        <w:pStyle w:val="Alg4"/>
        <w:numPr>
          <w:ilvl w:val="0"/>
          <w:numId w:val="59"/>
        </w:numPr>
        <w:contextualSpacing/>
        <w:rPr>
          <w:ins w:id="9990" w:author="Rev 6 Allen Wirfs-Brock" w:date="2012-02-16T13:52:00Z"/>
        </w:rPr>
      </w:pPr>
      <w:ins w:id="9991" w:author="Rev 6 Allen Wirfs-Brock" w:date="2012-02-16T13:52:00Z">
        <w:r>
          <w:t xml:space="preserve">If </w:t>
        </w:r>
        <w:r w:rsidRPr="00E77497">
          <w:rPr>
            <w:i/>
          </w:rPr>
          <w:t>propertyNameValue</w:t>
        </w:r>
        <w:r w:rsidRPr="00E77497">
          <w:t xml:space="preserve"> </w:t>
        </w:r>
        <w:r>
          <w:t xml:space="preserve">is an abrupt completion, return </w:t>
        </w:r>
      </w:ins>
      <w:ins w:id="9992" w:author="Rev 6 Allen Wirfs-Brock" w:date="2012-02-16T13:53:00Z">
        <w:r w:rsidRPr="00E77497">
          <w:rPr>
            <w:i/>
          </w:rPr>
          <w:t>propertyNameValue</w:t>
        </w:r>
      </w:ins>
      <w:ins w:id="9993" w:author="Rev 6 Allen Wirfs-Brock" w:date="2012-02-16T13:52:00Z">
        <w:r>
          <w:t>.</w:t>
        </w:r>
      </w:ins>
    </w:p>
    <w:p w14:paraId="1FE615DD" w14:textId="77777777" w:rsidR="004C02EF" w:rsidRPr="00E77497" w:rsidRDefault="004C02EF" w:rsidP="009E3FF6">
      <w:pPr>
        <w:pStyle w:val="Alg3"/>
        <w:numPr>
          <w:ilvl w:val="0"/>
          <w:numId w:val="59"/>
        </w:numPr>
      </w:pPr>
      <w:del w:id="9994" w:author="Rev 6 Allen Wirfs-Brock" w:date="2012-02-16T13:53:00Z">
        <w:r w:rsidRPr="00E77497" w:rsidDel="00FA0122">
          <w:delText xml:space="preserve">Call </w:delText>
        </w:r>
      </w:del>
      <w:ins w:id="9995" w:author="Rev 6 Allen Wirfs-Brock" w:date="2012-02-16T13:53:00Z">
        <w:del w:id="9996" w:author="Rev 7 Allen Wirfs-Brock" w:date="2012-04-10T12:10:00Z">
          <w:r w:rsidR="00FA0122" w:rsidDel="00134DAD">
            <w:delText>If the result of</w:delText>
          </w:r>
        </w:del>
      </w:ins>
      <w:ins w:id="9997" w:author="Rev 7 Allen Wirfs-Brock" w:date="2012-04-10T12:10:00Z">
        <w:r w:rsidR="00134DAD">
          <w:t>ReturnIfAbrupt(</w:t>
        </w:r>
      </w:ins>
      <w:ins w:id="9998" w:author="Rev 6 Allen Wirfs-Brock" w:date="2012-02-16T13:53:00Z">
        <w:del w:id="9999" w:author="Rev 7 Allen Wirfs-Brock" w:date="2012-04-10T12:10:00Z">
          <w:r w:rsidR="00FA0122" w:rsidRPr="00E77497" w:rsidDel="00134DAD">
            <w:delText xml:space="preserve"> </w:delText>
          </w:r>
        </w:del>
      </w:ins>
      <w:r w:rsidRPr="00E77497">
        <w:t>CheckObjectCoercible(</w:t>
      </w:r>
      <w:r w:rsidRPr="00E77497">
        <w:rPr>
          <w:i/>
        </w:rPr>
        <w:t>baseValue</w:t>
      </w:r>
      <w:r w:rsidRPr="00E77497">
        <w:t>)</w:t>
      </w:r>
      <w:bookmarkEnd w:id="9989"/>
      <w:ins w:id="10000" w:author="Rev 6 Allen Wirfs-Brock" w:date="2012-02-16T13:53:00Z">
        <w:del w:id="10001" w:author="Rev 7 Allen Wirfs-Brock" w:date="2012-04-10T12:10:00Z">
          <w:r w:rsidR="00FA0122" w:rsidRPr="00FA0122" w:rsidDel="00134DAD">
            <w:delText xml:space="preserve"> </w:delText>
          </w:r>
          <w:r w:rsidR="00FA0122" w:rsidDel="00134DAD">
            <w:delText xml:space="preserve">is an abrupt completion, return </w:delText>
          </w:r>
        </w:del>
      </w:ins>
      <w:ins w:id="10002" w:author="Rev 6 Allen Wirfs-Brock" w:date="2012-02-16T13:54:00Z">
        <w:del w:id="10003" w:author="Rev 7 Allen Wirfs-Brock" w:date="2012-04-10T12:10:00Z">
          <w:r w:rsidR="00FA0122" w:rsidDel="00134DAD">
            <w:delText>that result</w:delText>
          </w:r>
        </w:del>
      </w:ins>
      <w:ins w:id="10004" w:author="Rev 7 Allen Wirfs-Brock" w:date="2012-04-10T12:10:00Z">
        <w:r w:rsidR="00134DAD">
          <w:t>)</w:t>
        </w:r>
      </w:ins>
      <w:r w:rsidRPr="00E77497">
        <w:t>.</w:t>
      </w:r>
      <w:bookmarkStart w:id="10005" w:name="_Toc382212451"/>
    </w:p>
    <w:p w14:paraId="58E17B00" w14:textId="77777777"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10005"/>
      <w:r w:rsidRPr="00E77497">
        <w:t>.</w:t>
      </w:r>
      <w:bookmarkStart w:id="10006" w:name="_Toc382212452"/>
    </w:p>
    <w:p w14:paraId="5D38A649" w14:textId="77777777" w:rsidR="004C02EF" w:rsidRPr="00E77497" w:rsidRDefault="004C02EF" w:rsidP="009E3FF6">
      <w:pPr>
        <w:pStyle w:val="Alg3"/>
        <w:numPr>
          <w:ilvl w:val="0"/>
          <w:numId w:val="59"/>
        </w:numPr>
      </w:pPr>
      <w:r w:rsidRPr="00E77497">
        <w:t>If the</w:t>
      </w:r>
      <w:ins w:id="10007" w:author="Rev 5 Allen Wirfs-Brock" w:date="2012-01-11T14:19:00Z">
        <w:r w:rsidR="000847C5">
          <w:t xml:space="preserve"> code matched by the</w:t>
        </w:r>
      </w:ins>
      <w:r w:rsidRPr="00E77497">
        <w:t xml:space="preserve"> syntactic production that is being evaluated is </w:t>
      </w:r>
      <w:del w:id="10008" w:author="Rev 5 Allen Wirfs-Brock" w:date="2012-01-11T14:19:00Z">
        <w:r w:rsidRPr="00E77497" w:rsidDel="000847C5">
          <w:delText xml:space="preserve">contained in </w:delText>
        </w:r>
      </w:del>
      <w:r w:rsidRPr="00E77497">
        <w:t xml:space="preserve">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61501EF3" w14:textId="77777777" w:rsidR="004C02EF" w:rsidRPr="00E77497" w:rsidRDefault="004C02EF" w:rsidP="009E3FF6">
      <w:pPr>
        <w:pStyle w:val="Alg3"/>
        <w:numPr>
          <w:ilvl w:val="0"/>
          <w:numId w:val="59"/>
        </w:numPr>
        <w:spacing w:after="220"/>
      </w:pPr>
      <w:r w:rsidRPr="00E77497">
        <w:t xml:space="preserve">Return a value of type Reference whose base value is </w:t>
      </w:r>
      <w:r w:rsidRPr="00E77497">
        <w:rPr>
          <w:i/>
        </w:rPr>
        <w:t>baseValue</w:t>
      </w:r>
      <w:r w:rsidRPr="00E77497">
        <w:t xml:space="preserve"> and whose referenced name is </w:t>
      </w:r>
      <w:bookmarkEnd w:id="10006"/>
      <w:r w:rsidRPr="00E77497">
        <w:rPr>
          <w:i/>
        </w:rPr>
        <w:t>propertyNameString</w:t>
      </w:r>
      <w:r w:rsidRPr="00E77497">
        <w:t xml:space="preserve">, and whose strict mode flag is </w:t>
      </w:r>
      <w:r w:rsidRPr="00E77497">
        <w:rPr>
          <w:i/>
        </w:rPr>
        <w:t>strict</w:t>
      </w:r>
      <w:r w:rsidRPr="00E77497">
        <w:t>.</w:t>
      </w:r>
      <w:bookmarkStart w:id="10009" w:name="_Toc375031170"/>
      <w:bookmarkStart w:id="10010" w:name="_Toc381513684"/>
      <w:bookmarkStart w:id="10011" w:name="_Ref381525416"/>
      <w:bookmarkStart w:id="10012" w:name="_Toc382202834"/>
      <w:bookmarkStart w:id="10013" w:name="_Toc382212206"/>
      <w:bookmarkStart w:id="10014" w:name="_Toc382212460"/>
      <w:bookmarkStart w:id="10015" w:name="_Toc382291551"/>
    </w:p>
    <w:p w14:paraId="59C047B6" w14:textId="77777777" w:rsidR="00D35EDC" w:rsidRPr="00E77497" w:rsidRDefault="004C02EF" w:rsidP="004C02EF">
      <w:pPr>
        <w:rPr>
          <w:ins w:id="10016" w:author="Rev 4 Allen Wirfs-Brock" w:date="2011-10-15T09:28:00Z"/>
        </w:rPr>
      </w:pPr>
      <w:del w:id="10017" w:author="Rev 4 Allen Wirfs-Brock" w:date="2011-10-15T09:27:00Z">
        <w:r w:rsidRPr="00E77497" w:rsidDel="00D35EDC">
          <w:delText xml:space="preserve">The production </w:delText>
        </w:r>
      </w:del>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14:paraId="408BFF7D" w14:textId="77777777" w:rsidR="004C02EF" w:rsidRPr="00E77497" w:rsidRDefault="004C02EF" w:rsidP="004C02EF">
      <w:del w:id="10018" w:author="Rev 4 Allen Wirfs-Brock" w:date="2011-10-15T09:28:00Z">
        <w:r w:rsidRPr="00E77497" w:rsidDel="00D35EDC">
          <w:delText xml:space="preserve">is </w:delText>
        </w:r>
      </w:del>
      <w:ins w:id="10019" w:author="Rev 4 Allen Wirfs-Brock" w:date="2011-10-15T09:28:00Z">
        <w:r w:rsidR="00D35EDC" w:rsidRPr="00E77497">
          <w:t xml:space="preserve">Is </w:t>
        </w:r>
      </w:ins>
      <w:r w:rsidRPr="00E77497">
        <w:t>evaluated in exactly the same manner</w:t>
      </w:r>
      <w:ins w:id="10020" w:author="Rev 4 Allen Wirfs-Brock" w:date="2011-10-15T09:28:00Z">
        <w:r w:rsidR="00D35EDC" w:rsidRPr="00E77497">
          <w:t xml:space="preserve"> as</w:t>
        </w:r>
        <w:r w:rsidR="00D35EDC" w:rsidRPr="00E77497">
          <w:rPr>
            <w:rStyle w:val="bnf"/>
          </w:rPr>
          <w:t xml:space="preserve"> MemberExpression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Fonts w:ascii="Courier New" w:hAnsi="Courier New"/>
            <w:b/>
          </w:rPr>
          <w:t>[</w:t>
        </w:r>
        <w:r w:rsidR="00D35EDC" w:rsidRPr="00E77497">
          <w:t xml:space="preserve"> </w:t>
        </w:r>
        <w:r w:rsidR="00D35EDC" w:rsidRPr="00E77497">
          <w:rPr>
            <w:rStyle w:val="bnf"/>
          </w:rPr>
          <w:t>Expression</w:t>
        </w:r>
        <w:r w:rsidR="00D35EDC" w:rsidRPr="00E77497">
          <w:t xml:space="preserve"> </w:t>
        </w:r>
        <w:r w:rsidR="00D35EDC" w:rsidRPr="00E77497">
          <w:rPr>
            <w:rFonts w:ascii="Courier New" w:hAnsi="Courier New"/>
            <w:b/>
          </w:rPr>
          <w:t>]</w:t>
        </w:r>
      </w:ins>
      <w:del w:id="10021" w:author="Rev 4 Allen Wirfs-Brock" w:date="2011-10-15T09:28:00Z">
        <w:r w:rsidRPr="00E77497" w:rsidDel="00D35EDC">
          <w:delText>,</w:delText>
        </w:r>
      </w:del>
      <w:r w:rsidRPr="00E77497">
        <w:t xml:space="preserve"> except that the contained </w:t>
      </w:r>
      <w:r w:rsidRPr="00E77497">
        <w:rPr>
          <w:rStyle w:val="bnf"/>
        </w:rPr>
        <w:t>CallExpression</w:t>
      </w:r>
      <w:r w:rsidRPr="00E77497">
        <w:t xml:space="preserve"> is evaluated in step 1.</w:t>
      </w:r>
      <w:bookmarkStart w:id="10022" w:name="_Toc385672189"/>
      <w:bookmarkStart w:id="10023" w:name="_Toc393690284"/>
    </w:p>
    <w:p w14:paraId="55D5273D" w14:textId="77777777" w:rsidR="004C02EF" w:rsidRPr="00E77497" w:rsidRDefault="004C02EF" w:rsidP="003A4B22">
      <w:pPr>
        <w:pStyle w:val="30"/>
        <w:numPr>
          <w:ilvl w:val="0"/>
          <w:numId w:val="0"/>
        </w:numPr>
      </w:pPr>
      <w:bookmarkStart w:id="10024" w:name="_Ref455972170"/>
      <w:bookmarkStart w:id="10025" w:name="_Ref456011197"/>
      <w:bookmarkStart w:id="10026" w:name="_Toc472818823"/>
      <w:bookmarkStart w:id="10027" w:name="_Toc235503397"/>
      <w:bookmarkStart w:id="10028" w:name="_Toc241509172"/>
      <w:bookmarkStart w:id="10029" w:name="_Toc244416659"/>
      <w:bookmarkStart w:id="10030" w:name="_Toc276631023"/>
      <w:bookmarkStart w:id="10031" w:name="_Toc329528760"/>
      <w:r w:rsidRPr="00E77497">
        <w:t>11.2.2</w:t>
      </w:r>
      <w:r w:rsidRPr="00E77497">
        <w:tab/>
        <w:t xml:space="preserve">The </w:t>
      </w:r>
      <w:r w:rsidRPr="00E77497">
        <w:rPr>
          <w:rFonts w:ascii="Courier New" w:hAnsi="Courier New"/>
          <w:sz w:val="22"/>
        </w:rPr>
        <w:t>new</w:t>
      </w:r>
      <w:r w:rsidRPr="00E77497">
        <w:rPr>
          <w:sz w:val="22"/>
        </w:rPr>
        <w:t xml:space="preserve"> </w:t>
      </w:r>
      <w:r w:rsidRPr="00E77497">
        <w:t>Operato</w:t>
      </w:r>
      <w:bookmarkEnd w:id="10009"/>
      <w:bookmarkEnd w:id="10010"/>
      <w:bookmarkEnd w:id="10011"/>
      <w:bookmarkEnd w:id="10012"/>
      <w:bookmarkEnd w:id="10013"/>
      <w:bookmarkEnd w:id="10014"/>
      <w:bookmarkEnd w:id="10015"/>
      <w:bookmarkEnd w:id="10022"/>
      <w:bookmarkEnd w:id="10023"/>
      <w:r w:rsidRPr="00E77497">
        <w:t>r</w:t>
      </w:r>
      <w:bookmarkEnd w:id="10024"/>
      <w:bookmarkEnd w:id="10025"/>
      <w:bookmarkEnd w:id="10026"/>
      <w:bookmarkEnd w:id="10027"/>
      <w:bookmarkEnd w:id="10028"/>
      <w:bookmarkEnd w:id="10029"/>
      <w:bookmarkEnd w:id="10030"/>
      <w:bookmarkEnd w:id="10031"/>
    </w:p>
    <w:p w14:paraId="6D4F3E47" w14:textId="77777777" w:rsidR="00D35EDC" w:rsidRPr="00E77497" w:rsidRDefault="00D35EDC" w:rsidP="00D35EDC">
      <w:pPr>
        <w:keepNext/>
        <w:rPr>
          <w:ins w:id="10032" w:author="Rev 4 Allen Wirfs-Brock" w:date="2011-10-15T09:29:00Z"/>
          <w:rFonts w:ascii="Helvetica" w:hAnsi="Helvetica"/>
          <w:b/>
        </w:rPr>
      </w:pPr>
      <w:ins w:id="10033"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141511F2" w14:textId="77777777" w:rsidR="004C02EF" w:rsidRPr="00E77497" w:rsidRDefault="004C02EF" w:rsidP="004C02EF">
      <w:del w:id="10034" w:author="Rev 6 Allen Wirfs-Brock" w:date="2012-02-27T15:57:00Z">
        <w:r w:rsidRPr="00E77497" w:rsidDel="003471DC">
          <w:delText xml:space="preserve">The production </w:delText>
        </w:r>
      </w:del>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del w:id="10035" w:author="Rev 4 Allen Wirfs-Brock" w:date="2011-10-15T09:29:00Z">
        <w:r w:rsidRPr="00E77497" w:rsidDel="00D35EDC">
          <w:delText>is evaluated as follows:</w:delText>
        </w:r>
      </w:del>
      <w:bookmarkStart w:id="10036" w:name="_Toc382212461"/>
    </w:p>
    <w:p w14:paraId="075E36FA" w14:textId="77777777"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10036"/>
      <w:r w:rsidRPr="00E77497">
        <w:t>.</w:t>
      </w:r>
      <w:bookmarkStart w:id="10037" w:name="_Toc382212462"/>
    </w:p>
    <w:p w14:paraId="446FC1ED" w14:textId="77777777"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10037"/>
      <w:r w:rsidRPr="00E77497">
        <w:t>.</w:t>
      </w:r>
      <w:bookmarkStart w:id="10038" w:name="_Toc382212463"/>
    </w:p>
    <w:p w14:paraId="0E6F8847" w14:textId="77777777" w:rsidR="00FA0122" w:rsidRDefault="00FA0122" w:rsidP="00FA0122">
      <w:pPr>
        <w:pStyle w:val="Alg4"/>
        <w:numPr>
          <w:ilvl w:val="0"/>
          <w:numId w:val="60"/>
        </w:numPr>
        <w:contextualSpacing/>
        <w:rPr>
          <w:ins w:id="10039" w:author="Rev 6 Allen Wirfs-Brock" w:date="2012-02-16T13:55:00Z"/>
        </w:rPr>
      </w:pPr>
      <w:ins w:id="10040" w:author="Rev 6 Allen Wirfs-Brock" w:date="2012-02-16T13:55:00Z">
        <w:r>
          <w:t xml:space="preserve">If </w:t>
        </w:r>
        <w:r w:rsidRPr="00E77497">
          <w:rPr>
            <w:i/>
          </w:rPr>
          <w:t>constructor</w:t>
        </w:r>
        <w:r w:rsidRPr="00E77497">
          <w:t xml:space="preserve"> </w:t>
        </w:r>
        <w:r>
          <w:t xml:space="preserve">is an abrupt completion, return </w:t>
        </w:r>
      </w:ins>
      <w:ins w:id="10041" w:author="Rev 6 Allen Wirfs-Brock" w:date="2012-02-16T13:56:00Z">
        <w:r w:rsidRPr="00E77497">
          <w:rPr>
            <w:i/>
          </w:rPr>
          <w:t>constructor</w:t>
        </w:r>
      </w:ins>
      <w:ins w:id="10042" w:author="Rev 6 Allen Wirfs-Brock" w:date="2012-02-16T13:55:00Z">
        <w:r>
          <w:t>.</w:t>
        </w:r>
      </w:ins>
    </w:p>
    <w:p w14:paraId="67CBC3D6" w14:textId="77777777" w:rsidR="004C02EF" w:rsidRPr="00E77497" w:rsidRDefault="004C02EF" w:rsidP="009E3FF6">
      <w:pPr>
        <w:pStyle w:val="Alg3"/>
        <w:numPr>
          <w:ilvl w:val="0"/>
          <w:numId w:val="60"/>
        </w:numPr>
      </w:pPr>
      <w:r w:rsidRPr="00E77497">
        <w:t>If Type(</w:t>
      </w:r>
      <w:r w:rsidRPr="00E77497">
        <w:rPr>
          <w:i/>
        </w:rPr>
        <w:t>constructor</w:t>
      </w:r>
      <w:r w:rsidRPr="00E77497">
        <w:t xml:space="preserve">) is not Object, </w:t>
      </w:r>
      <w:bookmarkStart w:id="10043" w:name="_Toc382212464"/>
      <w:bookmarkEnd w:id="10038"/>
      <w:r w:rsidRPr="00E77497">
        <w:t xml:space="preserve">throw a </w:t>
      </w:r>
      <w:r w:rsidRPr="00E77497">
        <w:rPr>
          <w:b/>
        </w:rPr>
        <w:t>TypeError</w:t>
      </w:r>
      <w:r w:rsidRPr="00E77497">
        <w:t xml:space="preserve"> exception.</w:t>
      </w:r>
    </w:p>
    <w:p w14:paraId="0F24E3DA" w14:textId="77777777" w:rsidR="004C02EF" w:rsidRPr="00E77497" w:rsidRDefault="004C02EF" w:rsidP="009E3FF6">
      <w:pPr>
        <w:pStyle w:val="Alg3"/>
        <w:numPr>
          <w:ilvl w:val="0"/>
          <w:numId w:val="60"/>
        </w:numPr>
      </w:pPr>
      <w:r w:rsidRPr="00E77497">
        <w:t xml:space="preserve">If </w:t>
      </w:r>
      <w:r w:rsidRPr="00E77497">
        <w:rPr>
          <w:i/>
        </w:rPr>
        <w:t>constructor</w:t>
      </w:r>
      <w:r w:rsidRPr="00E77497">
        <w:t xml:space="preserve"> does not implement the [[Construct]] internal method, </w:t>
      </w:r>
      <w:bookmarkEnd w:id="10043"/>
      <w:r w:rsidRPr="00E77497">
        <w:t xml:space="preserve">throw a </w:t>
      </w:r>
      <w:r w:rsidRPr="00E77497">
        <w:rPr>
          <w:b/>
        </w:rPr>
        <w:t>TypeError</w:t>
      </w:r>
      <w:r w:rsidRPr="00E77497">
        <w:t xml:space="preserve"> exception.</w:t>
      </w:r>
      <w:bookmarkStart w:id="10044" w:name="_Toc382212465"/>
    </w:p>
    <w:p w14:paraId="1545E662" w14:textId="77777777" w:rsidR="004C02EF" w:rsidRPr="00E77497" w:rsidRDefault="004C02EF" w:rsidP="009E3FF6">
      <w:pPr>
        <w:pStyle w:val="Alg3"/>
        <w:numPr>
          <w:ilvl w:val="0"/>
          <w:numId w:val="60"/>
        </w:numPr>
        <w:spacing w:after="220"/>
      </w:pPr>
      <w:commentRangeStart w:id="10045"/>
      <w:r w:rsidRPr="00E77497">
        <w:t xml:space="preserve">Return the result of calling the [[Construct]] internal method on </w:t>
      </w:r>
      <w:r w:rsidRPr="00E77497">
        <w:rPr>
          <w:i/>
        </w:rPr>
        <w:t>constructor</w:t>
      </w:r>
      <w:r w:rsidRPr="00E77497">
        <w:t>, providing no arguments (that is, an empty list of arguments)</w:t>
      </w:r>
      <w:bookmarkEnd w:id="10044"/>
      <w:r w:rsidRPr="00E77497">
        <w:t>.</w:t>
      </w:r>
      <w:commentRangeEnd w:id="10045"/>
      <w:r w:rsidR="00272A6D">
        <w:rPr>
          <w:rStyle w:val="af3"/>
          <w:rFonts w:ascii="Arial" w:eastAsia="MS Mincho" w:hAnsi="Arial"/>
          <w:spacing w:val="0"/>
          <w:lang w:eastAsia="ja-JP"/>
        </w:rPr>
        <w:commentReference w:id="10045"/>
      </w:r>
    </w:p>
    <w:p w14:paraId="35A3FC51" w14:textId="77777777" w:rsidR="004C02EF" w:rsidRPr="00E77497" w:rsidRDefault="004C02EF" w:rsidP="004C02EF">
      <w:del w:id="10046" w:author="Rev 4 Allen Wirfs-Brock" w:date="2011-10-15T09:29: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10047" w:author="Rev 4 Allen Wirfs-Brock" w:date="2011-10-15T09:29:00Z">
        <w:r w:rsidRPr="00E77497" w:rsidDel="00D35EDC">
          <w:delText>is evaluated as follows:</w:delText>
        </w:r>
      </w:del>
      <w:bookmarkStart w:id="10048" w:name="_Toc382212467"/>
    </w:p>
    <w:p w14:paraId="6F138A89" w14:textId="77777777"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10048"/>
      <w:r w:rsidRPr="00E77497">
        <w:t>.</w:t>
      </w:r>
      <w:bookmarkStart w:id="10049" w:name="_Toc382212468"/>
    </w:p>
    <w:p w14:paraId="5BB6A52D" w14:textId="77777777"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10049"/>
      <w:r w:rsidRPr="00E77497">
        <w:t>.</w:t>
      </w:r>
      <w:bookmarkStart w:id="10050" w:name="_Toc382212469"/>
    </w:p>
    <w:p w14:paraId="08EB8F7C" w14:textId="77777777" w:rsidR="00FA0122" w:rsidRDefault="00FA0122" w:rsidP="00FA0122">
      <w:pPr>
        <w:pStyle w:val="Alg4"/>
        <w:numPr>
          <w:ilvl w:val="0"/>
          <w:numId w:val="61"/>
        </w:numPr>
        <w:contextualSpacing/>
        <w:rPr>
          <w:ins w:id="10051" w:author="Rev 6 Allen Wirfs-Brock" w:date="2012-02-16T13:56:00Z"/>
        </w:rPr>
      </w:pPr>
      <w:ins w:id="10052" w:author="Rev 6 Allen Wirfs-Brock" w:date="2012-02-16T13:56:00Z">
        <w:r>
          <w:t xml:space="preserve">If </w:t>
        </w:r>
        <w:r w:rsidRPr="00E77497">
          <w:rPr>
            <w:i/>
          </w:rPr>
          <w:t>constructor</w:t>
        </w:r>
        <w:r w:rsidRPr="00E77497">
          <w:t xml:space="preserve"> </w:t>
        </w:r>
        <w:r>
          <w:t xml:space="preserve">is an abrupt completion, return </w:t>
        </w:r>
        <w:r w:rsidRPr="00E77497">
          <w:rPr>
            <w:i/>
          </w:rPr>
          <w:t>constructor</w:t>
        </w:r>
        <w:r>
          <w:t>.</w:t>
        </w:r>
      </w:ins>
    </w:p>
    <w:p w14:paraId="4FEC3D3F" w14:textId="77777777"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producing an internal list of argument values (11.2.4)</w:t>
      </w:r>
      <w:bookmarkEnd w:id="10050"/>
      <w:r w:rsidRPr="00E77497">
        <w:t>.</w:t>
      </w:r>
      <w:bookmarkStart w:id="10053" w:name="_Toc382212470"/>
    </w:p>
    <w:p w14:paraId="34F67261" w14:textId="77777777" w:rsidR="00FA0122" w:rsidRDefault="00FA0122" w:rsidP="00FA0122">
      <w:pPr>
        <w:pStyle w:val="Alg4"/>
        <w:numPr>
          <w:ilvl w:val="0"/>
          <w:numId w:val="61"/>
        </w:numPr>
        <w:contextualSpacing/>
        <w:rPr>
          <w:ins w:id="10054" w:author="Rev 6 Allen Wirfs-Brock" w:date="2012-02-16T13:58:00Z"/>
        </w:rPr>
      </w:pPr>
      <w:ins w:id="10055" w:author="Rev 6 Allen Wirfs-Brock" w:date="2012-02-16T13:58:00Z">
        <w:r>
          <w:t xml:space="preserve">If </w:t>
        </w:r>
        <w:r w:rsidRPr="00E77497">
          <w:rPr>
            <w:i/>
          </w:rPr>
          <w:t>argList</w:t>
        </w:r>
        <w:r w:rsidRPr="00E77497">
          <w:t xml:space="preserve"> </w:t>
        </w:r>
        <w:r>
          <w:t xml:space="preserve">is an abrupt completion, return </w:t>
        </w:r>
        <w:r w:rsidRPr="00E77497">
          <w:rPr>
            <w:i/>
          </w:rPr>
          <w:t>argList</w:t>
        </w:r>
        <w:r>
          <w:t>.</w:t>
        </w:r>
      </w:ins>
    </w:p>
    <w:p w14:paraId="6D8EBA91" w14:textId="77777777" w:rsidR="004C02EF" w:rsidRPr="00E77497" w:rsidRDefault="004C02EF" w:rsidP="009E3FF6">
      <w:pPr>
        <w:pStyle w:val="Alg3"/>
        <w:numPr>
          <w:ilvl w:val="0"/>
          <w:numId w:val="61"/>
        </w:numPr>
      </w:pPr>
      <w:r w:rsidRPr="00E77497">
        <w:t>If Type(</w:t>
      </w:r>
      <w:r w:rsidRPr="00E77497">
        <w:rPr>
          <w:i/>
        </w:rPr>
        <w:t>constructor</w:t>
      </w:r>
      <w:r w:rsidRPr="00E77497">
        <w:t xml:space="preserve">) is not Object, </w:t>
      </w:r>
      <w:bookmarkEnd w:id="10053"/>
      <w:r w:rsidRPr="00E77497">
        <w:t xml:space="preserve">throw a </w:t>
      </w:r>
      <w:r w:rsidRPr="00E77497">
        <w:rPr>
          <w:b/>
        </w:rPr>
        <w:t>TypeError</w:t>
      </w:r>
      <w:r w:rsidRPr="00E77497">
        <w:t xml:space="preserve"> exception.</w:t>
      </w:r>
      <w:bookmarkStart w:id="10056" w:name="_Toc382212471"/>
    </w:p>
    <w:p w14:paraId="179849E2" w14:textId="77777777" w:rsidR="004C02EF" w:rsidRPr="00E77497" w:rsidRDefault="004C02EF" w:rsidP="009E3FF6">
      <w:pPr>
        <w:pStyle w:val="Alg3"/>
        <w:numPr>
          <w:ilvl w:val="0"/>
          <w:numId w:val="61"/>
        </w:numPr>
      </w:pPr>
      <w:r w:rsidRPr="00E77497">
        <w:t xml:space="preserve">If </w:t>
      </w:r>
      <w:r w:rsidRPr="00E77497">
        <w:rPr>
          <w:i/>
        </w:rPr>
        <w:t>constructor</w:t>
      </w:r>
      <w:r w:rsidRPr="00E77497">
        <w:t xml:space="preserve"> does not implement the [[Construct]] internal method, </w:t>
      </w:r>
      <w:bookmarkEnd w:id="10056"/>
      <w:r w:rsidRPr="00E77497">
        <w:t xml:space="preserve">throw a </w:t>
      </w:r>
      <w:r w:rsidRPr="00E77497">
        <w:rPr>
          <w:b/>
        </w:rPr>
        <w:t>TypeError</w:t>
      </w:r>
      <w:r w:rsidRPr="00E77497">
        <w:t xml:space="preserve"> exception.</w:t>
      </w:r>
      <w:bookmarkStart w:id="10057" w:name="_Toc382212472"/>
    </w:p>
    <w:p w14:paraId="48572AA8" w14:textId="77777777" w:rsidR="004C02EF" w:rsidRPr="00E77497" w:rsidRDefault="004C02EF" w:rsidP="009E3FF6">
      <w:pPr>
        <w:pStyle w:val="Alg3"/>
        <w:numPr>
          <w:ilvl w:val="0"/>
          <w:numId w:val="61"/>
        </w:numPr>
        <w:spacing w:after="220"/>
      </w:pPr>
      <w:r w:rsidRPr="00E77497">
        <w:t xml:space="preserve">Return the result of calling the [[Construct]] internal method on </w:t>
      </w:r>
      <w:r w:rsidRPr="00E77497">
        <w:rPr>
          <w:i/>
        </w:rPr>
        <w:t>constructor</w:t>
      </w:r>
      <w:r w:rsidRPr="00E77497">
        <w:t xml:space="preserve">, providing the list </w:t>
      </w:r>
      <w:r w:rsidRPr="00E77497">
        <w:rPr>
          <w:i/>
        </w:rPr>
        <w:t>argList</w:t>
      </w:r>
      <w:r w:rsidRPr="00E77497">
        <w:t xml:space="preserve"> as the argument values</w:t>
      </w:r>
      <w:bookmarkEnd w:id="10057"/>
      <w:r w:rsidRPr="00E77497">
        <w:t>.</w:t>
      </w:r>
      <w:bookmarkStart w:id="10058" w:name="_Toc382212473"/>
    </w:p>
    <w:p w14:paraId="530C5AC7" w14:textId="77777777" w:rsidR="004C02EF" w:rsidRPr="00E77497" w:rsidRDefault="004C02EF" w:rsidP="003A4B22">
      <w:pPr>
        <w:pStyle w:val="30"/>
        <w:numPr>
          <w:ilvl w:val="0"/>
          <w:numId w:val="0"/>
        </w:numPr>
      </w:pPr>
      <w:bookmarkStart w:id="10059" w:name="_Toc375031171"/>
      <w:bookmarkStart w:id="10060" w:name="_Ref381180778"/>
      <w:bookmarkStart w:id="10061" w:name="_Toc381513685"/>
      <w:bookmarkStart w:id="10062" w:name="_Toc382202835"/>
      <w:bookmarkStart w:id="10063" w:name="_Toc382212207"/>
      <w:bookmarkStart w:id="10064" w:name="_Toc382212475"/>
      <w:bookmarkStart w:id="10065" w:name="_Toc382291552"/>
      <w:bookmarkStart w:id="10066" w:name="_Toc385672190"/>
      <w:bookmarkStart w:id="10067" w:name="_Toc393690285"/>
      <w:bookmarkStart w:id="10068" w:name="_Ref455972172"/>
      <w:bookmarkStart w:id="10069" w:name="_Ref456011203"/>
      <w:bookmarkStart w:id="10070" w:name="_Toc472818824"/>
      <w:bookmarkStart w:id="10071" w:name="_Toc235503398"/>
      <w:bookmarkStart w:id="10072" w:name="_Toc241509173"/>
      <w:bookmarkStart w:id="10073" w:name="_Toc244416660"/>
      <w:bookmarkStart w:id="10074" w:name="_Toc276631024"/>
      <w:bookmarkStart w:id="10075" w:name="_Toc329528761"/>
      <w:bookmarkEnd w:id="10058"/>
      <w:r w:rsidRPr="00E77497">
        <w:t>11.2.3</w:t>
      </w:r>
      <w:r w:rsidRPr="00E77497">
        <w:tab/>
      </w:r>
      <w:commentRangeStart w:id="10076"/>
      <w:r w:rsidRPr="00E77497">
        <w:t>Function Call</w:t>
      </w:r>
      <w:bookmarkEnd w:id="10059"/>
      <w:bookmarkEnd w:id="10060"/>
      <w:bookmarkEnd w:id="10061"/>
      <w:bookmarkEnd w:id="10062"/>
      <w:bookmarkEnd w:id="10063"/>
      <w:bookmarkEnd w:id="10064"/>
      <w:bookmarkEnd w:id="10065"/>
      <w:bookmarkEnd w:id="10066"/>
      <w:bookmarkEnd w:id="10067"/>
      <w:r w:rsidRPr="00E77497">
        <w:t>s</w:t>
      </w:r>
      <w:bookmarkEnd w:id="10068"/>
      <w:bookmarkEnd w:id="10069"/>
      <w:bookmarkEnd w:id="10070"/>
      <w:bookmarkEnd w:id="10071"/>
      <w:bookmarkEnd w:id="10072"/>
      <w:bookmarkEnd w:id="10073"/>
      <w:bookmarkEnd w:id="10074"/>
      <w:commentRangeEnd w:id="10076"/>
      <w:r w:rsidR="002B7DB5">
        <w:rPr>
          <w:rStyle w:val="af3"/>
          <w:b w:val="0"/>
        </w:rPr>
        <w:commentReference w:id="10076"/>
      </w:r>
      <w:bookmarkEnd w:id="10075"/>
    </w:p>
    <w:p w14:paraId="1C0365C7" w14:textId="77777777" w:rsidR="00D35EDC" w:rsidRPr="00E77497" w:rsidRDefault="00D35EDC" w:rsidP="00D35EDC">
      <w:pPr>
        <w:keepNext/>
        <w:rPr>
          <w:ins w:id="10077" w:author="Rev 4 Allen Wirfs-Brock" w:date="2011-10-15T09:29:00Z"/>
          <w:rFonts w:ascii="Helvetica" w:hAnsi="Helvetica"/>
          <w:b/>
        </w:rPr>
      </w:pPr>
      <w:ins w:id="10078"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496442D5" w14:textId="77777777" w:rsidR="004C02EF" w:rsidRPr="00E77497" w:rsidRDefault="004C02EF" w:rsidP="004C02EF">
      <w:del w:id="10079" w:author="Rev 4 Allen Wirfs-Brock" w:date="2011-10-15T09:29:00Z">
        <w:r w:rsidRPr="00E77497" w:rsidDel="00D35EDC">
          <w:delText xml:space="preserve">The production </w:delText>
        </w:r>
      </w:del>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10080" w:author="Rev 4 Allen Wirfs-Brock" w:date="2011-10-15T09:30:00Z">
        <w:r w:rsidRPr="00E77497" w:rsidDel="00D35EDC">
          <w:delText>is evaluated as follows:</w:delText>
        </w:r>
      </w:del>
      <w:bookmarkStart w:id="10081" w:name="_Toc382212476"/>
    </w:p>
    <w:p w14:paraId="2664C06B" w14:textId="77777777" w:rsidR="0077365B" w:rsidRPr="00E77497" w:rsidRDefault="0077365B" w:rsidP="0077365B">
      <w:pPr>
        <w:pStyle w:val="Alg3"/>
        <w:numPr>
          <w:ilvl w:val="0"/>
          <w:numId w:val="62"/>
        </w:numPr>
        <w:spacing w:after="220"/>
        <w:contextualSpacing/>
        <w:rPr>
          <w:ins w:id="10082" w:author="Rev 7 Allen Wirfs-Brock" w:date="2012-05-01T17:52:00Z"/>
        </w:rPr>
      </w:pPr>
      <w:ins w:id="10083" w:author="Rev 7 Allen Wirfs-Brock" w:date="2012-05-01T17:52:00Z">
        <w:r w:rsidRPr="00E77497">
          <w:t xml:space="preserve">Let </w:t>
        </w:r>
        <w:r w:rsidRPr="00E77497">
          <w:rPr>
            <w:i/>
          </w:rPr>
          <w:t>ref</w:t>
        </w:r>
        <w:r w:rsidRPr="00E77497">
          <w:t xml:space="preserve"> be the result of evaluating </w:t>
        </w:r>
        <w:r w:rsidRPr="00E77497">
          <w:rPr>
            <w:i/>
          </w:rPr>
          <w:t>MemberExpression</w:t>
        </w:r>
        <w:r w:rsidRPr="00E77497">
          <w:t>.</w:t>
        </w:r>
      </w:ins>
    </w:p>
    <w:p w14:paraId="023696F3" w14:textId="77777777" w:rsidR="002A42B6" w:rsidRDefault="002A42B6" w:rsidP="00C814BD">
      <w:pPr>
        <w:pStyle w:val="Alg3"/>
        <w:numPr>
          <w:ilvl w:val="0"/>
          <w:numId w:val="62"/>
        </w:numPr>
        <w:spacing w:after="240"/>
        <w:contextualSpacing/>
        <w:rPr>
          <w:ins w:id="10084" w:author="Rev 9 Allen Wirfs-Brock" w:date="2012-06-29T12:28:00Z"/>
        </w:rPr>
      </w:pPr>
      <w:ins w:id="10085" w:author="Rev 9 Allen Wirfs-Brock" w:date="2012-06-29T12:29:00Z">
        <w:r>
          <w:t xml:space="preserve">If this </w:t>
        </w:r>
        <w:r w:rsidRPr="00C814BD">
          <w:rPr>
            <w:i/>
          </w:rPr>
          <w:t>CallExpression</w:t>
        </w:r>
        <w:r>
          <w:t xml:space="preserve"> is in</w:t>
        </w:r>
      </w:ins>
      <w:ins w:id="10086" w:author="Rev 9 Allen Wirfs-Brock" w:date="2012-06-29T12:42:00Z">
        <w:r>
          <w:t xml:space="preserve"> a</w:t>
        </w:r>
      </w:ins>
      <w:ins w:id="10087" w:author="Rev 9 Allen Wirfs-Brock" w:date="2012-06-29T12:29:00Z">
        <w:r>
          <w:t xml:space="preserve"> tail position</w:t>
        </w:r>
      </w:ins>
      <w:ins w:id="10088" w:author="Rev 9 Allen Wirfs-Brock" w:date="2012-06-29T12:42:00Z">
        <w:r>
          <w:t xml:space="preserve"> (</w:t>
        </w:r>
      </w:ins>
      <w:ins w:id="10089" w:author="Rev 9 Allen Wirfs-Brock" w:date="2012-06-29T12:43:00Z">
        <w:r w:rsidR="00C814BD">
          <w:t xml:space="preserve">13.7) then let </w:t>
        </w:r>
        <w:r w:rsidR="00C814BD" w:rsidRPr="00C814BD">
          <w:rPr>
            <w:i/>
          </w:rPr>
          <w:t>tailCall</w:t>
        </w:r>
        <w:r w:rsidR="00C814BD">
          <w:t xml:space="preserve"> be </w:t>
        </w:r>
        <w:r w:rsidR="00C814BD" w:rsidRPr="00C814BD">
          <w:rPr>
            <w:b/>
          </w:rPr>
          <w:t>true</w:t>
        </w:r>
        <w:r w:rsidR="00C814BD">
          <w:t xml:space="preserve">, otherwise let </w:t>
        </w:r>
        <w:r w:rsidR="00C814BD" w:rsidRPr="00C814BD">
          <w:rPr>
            <w:i/>
          </w:rPr>
          <w:t>tailCall</w:t>
        </w:r>
        <w:r w:rsidR="00C814BD">
          <w:t xml:space="preserve"> be </w:t>
        </w:r>
        <w:r w:rsidR="00C814BD" w:rsidRPr="00C814BD">
          <w:rPr>
            <w:b/>
          </w:rPr>
          <w:t>false</w:t>
        </w:r>
        <w:r w:rsidR="00C814BD">
          <w:t>.</w:t>
        </w:r>
      </w:ins>
    </w:p>
    <w:p w14:paraId="0349A619" w14:textId="77777777" w:rsidR="0077365B" w:rsidRPr="00E77497" w:rsidRDefault="0077365B" w:rsidP="0077365B">
      <w:pPr>
        <w:pStyle w:val="Alg3"/>
        <w:numPr>
          <w:ilvl w:val="0"/>
          <w:numId w:val="62"/>
        </w:numPr>
        <w:spacing w:after="240"/>
        <w:rPr>
          <w:ins w:id="10090" w:author="Rev 7 Allen Wirfs-Brock" w:date="2012-05-01T17:52:00Z"/>
        </w:rPr>
      </w:pPr>
      <w:ins w:id="10091" w:author="Rev 7 Allen Wirfs-Brock" w:date="2012-05-01T17:52:00Z">
        <w:r>
          <w:t>Return the result of</w:t>
        </w:r>
      </w:ins>
      <w:ins w:id="10092" w:author="Rev 7 Allen Wirfs-Brock" w:date="2012-05-01T17:53:00Z">
        <w:r>
          <w:t xml:space="preserve"> the abstract operation</w:t>
        </w:r>
      </w:ins>
      <w:ins w:id="10093" w:author="Rev 7 Allen Wirfs-Brock" w:date="2012-05-01T17:52:00Z">
        <w:r>
          <w:t xml:space="preserve"> Evalu</w:t>
        </w:r>
      </w:ins>
      <w:ins w:id="10094" w:author="Rev 9 Allen Wirfs-Brock" w:date="2012-07-04T16:37:00Z">
        <w:r w:rsidR="00256B2E">
          <w:t>a</w:t>
        </w:r>
      </w:ins>
      <w:ins w:id="10095" w:author="Rev 7 Allen Wirfs-Brock" w:date="2012-05-01T17:52:00Z">
        <w:r>
          <w:t>te</w:t>
        </w:r>
        <w:del w:id="10096" w:author="Rev 9 Allen Wirfs-Brock" w:date="2012-07-04T16:37:00Z">
          <w:r w:rsidDel="00256B2E">
            <w:delText xml:space="preserve"> </w:delText>
          </w:r>
        </w:del>
        <w:r>
          <w:t>Call</w:t>
        </w:r>
      </w:ins>
      <w:ins w:id="10097" w:author="Rev 7 Allen Wirfs-Brock" w:date="2012-05-01T17:53:00Z">
        <w:r>
          <w:t xml:space="preserve"> with arguments </w:t>
        </w:r>
        <w:r w:rsidRPr="0077365B">
          <w:rPr>
            <w:i/>
          </w:rPr>
          <w:t>ref</w:t>
        </w:r>
        <w:del w:id="10098" w:author="Rev 9 Allen Wirfs-Brock" w:date="2012-06-29T12:44:00Z">
          <w:r w:rsidDel="00C814BD">
            <w:delText xml:space="preserve"> and</w:delText>
          </w:r>
        </w:del>
      </w:ins>
      <w:ins w:id="10099" w:author="Rev 9 Allen Wirfs-Brock" w:date="2012-06-29T12:44:00Z">
        <w:r w:rsidR="00C814BD">
          <w:t>,</w:t>
        </w:r>
      </w:ins>
      <w:ins w:id="10100" w:author="Rev 7 Allen Wirfs-Brock" w:date="2012-05-01T17:53:00Z">
        <w:r>
          <w:t xml:space="preserve"> </w:t>
        </w:r>
        <w:r w:rsidRPr="0077365B">
          <w:rPr>
            <w:i/>
          </w:rPr>
          <w:t>Arguments</w:t>
        </w:r>
      </w:ins>
      <w:ins w:id="10101" w:author="Rev 9 Allen Wirfs-Brock" w:date="2012-06-29T12:44:00Z">
        <w:r w:rsidR="00C814BD">
          <w:t>,</w:t>
        </w:r>
        <w:r w:rsidR="00C814BD" w:rsidRPr="00C814BD">
          <w:t xml:space="preserve"> </w:t>
        </w:r>
        <w:r w:rsidR="00C814BD">
          <w:t>and</w:t>
        </w:r>
      </w:ins>
      <w:ins w:id="10102" w:author="Rev 9 Allen Wirfs-Brock" w:date="2012-06-29T12:45:00Z">
        <w:r w:rsidR="00C814BD">
          <w:t xml:space="preserve"> </w:t>
        </w:r>
        <w:r w:rsidR="00C814BD" w:rsidRPr="00C814BD">
          <w:rPr>
            <w:i/>
          </w:rPr>
          <w:t>tailCall</w:t>
        </w:r>
      </w:ins>
      <w:ins w:id="10103" w:author="Rev 7 Allen Wirfs-Brock" w:date="2012-05-01T17:52:00Z">
        <w:r w:rsidRPr="00E77497">
          <w:t>.</w:t>
        </w:r>
      </w:ins>
    </w:p>
    <w:p w14:paraId="3B75BAF1" w14:textId="77777777" w:rsidR="0077365B" w:rsidRPr="00E77497" w:rsidRDefault="0077365B" w:rsidP="0077365B">
      <w:pPr>
        <w:rPr>
          <w:ins w:id="10104" w:author="Rev 7 Allen Wirfs-Brock" w:date="2012-05-01T17:54:00Z"/>
        </w:rPr>
      </w:pPr>
      <w:ins w:id="10105" w:author="Rev 7 Allen Wirfs-Brock" w:date="2012-05-01T17:54:00Z">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ins>
    </w:p>
    <w:p w14:paraId="2E918052" w14:textId="77777777" w:rsidR="0077365B" w:rsidRPr="00E77497" w:rsidRDefault="0077365B" w:rsidP="0077365B">
      <w:pPr>
        <w:pStyle w:val="Alg3"/>
        <w:numPr>
          <w:ilvl w:val="0"/>
          <w:numId w:val="791"/>
        </w:numPr>
        <w:spacing w:after="220"/>
        <w:contextualSpacing/>
        <w:rPr>
          <w:ins w:id="10106" w:author="Rev 7 Allen Wirfs-Brock" w:date="2012-05-01T17:54:00Z"/>
        </w:rPr>
      </w:pPr>
      <w:ins w:id="10107" w:author="Rev 7 Allen Wirfs-Brock" w:date="2012-05-01T17:54:00Z">
        <w:r w:rsidRPr="00E77497">
          <w:t xml:space="preserve">Let </w:t>
        </w:r>
        <w:r w:rsidRPr="00E77497">
          <w:rPr>
            <w:i/>
          </w:rPr>
          <w:t>ref</w:t>
        </w:r>
        <w:r w:rsidRPr="00E77497">
          <w:t xml:space="preserve"> be the result of evaluating </w:t>
        </w:r>
        <w:r>
          <w:rPr>
            <w:i/>
          </w:rPr>
          <w:t>Call</w:t>
        </w:r>
        <w:r w:rsidRPr="00E77497">
          <w:rPr>
            <w:i/>
          </w:rPr>
          <w:t>Expression</w:t>
        </w:r>
        <w:r w:rsidRPr="00E77497">
          <w:t>.</w:t>
        </w:r>
      </w:ins>
    </w:p>
    <w:p w14:paraId="1EF494A5" w14:textId="77777777" w:rsidR="00C814BD" w:rsidRDefault="00C814BD" w:rsidP="00C814BD">
      <w:pPr>
        <w:pStyle w:val="Alg3"/>
        <w:numPr>
          <w:ilvl w:val="0"/>
          <w:numId w:val="791"/>
        </w:numPr>
        <w:spacing w:after="240"/>
        <w:contextualSpacing/>
        <w:rPr>
          <w:ins w:id="10108" w:author="Rev 9 Allen Wirfs-Brock" w:date="2012-06-29T12:45:00Z"/>
        </w:rPr>
      </w:pPr>
      <w:ins w:id="10109" w:author="Rev 9 Allen Wirfs-Brock" w:date="2012-06-29T12:45:00Z">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14:paraId="27F74307" w14:textId="77777777" w:rsidR="0077365B" w:rsidRPr="00E77497" w:rsidRDefault="0077365B" w:rsidP="0077365B">
      <w:pPr>
        <w:pStyle w:val="Alg3"/>
        <w:numPr>
          <w:ilvl w:val="0"/>
          <w:numId w:val="791"/>
        </w:numPr>
        <w:spacing w:after="240"/>
        <w:rPr>
          <w:ins w:id="10110" w:author="Rev 7 Allen Wirfs-Brock" w:date="2012-05-01T17:54:00Z"/>
        </w:rPr>
      </w:pPr>
      <w:ins w:id="10111" w:author="Rev 7 Allen Wirfs-Brock" w:date="2012-05-01T17:54:00Z">
        <w:r>
          <w:t>Return the result of the abstract operation Evalu</w:t>
        </w:r>
      </w:ins>
      <w:ins w:id="10112" w:author="Rev 9 Allen Wirfs-Brock" w:date="2012-07-04T16:37:00Z">
        <w:r w:rsidR="00256B2E">
          <w:t>a</w:t>
        </w:r>
      </w:ins>
      <w:ins w:id="10113" w:author="Rev 7 Allen Wirfs-Brock" w:date="2012-05-01T17:54:00Z">
        <w:r>
          <w:t>te</w:t>
        </w:r>
        <w:del w:id="10114" w:author="Rev 9 Allen Wirfs-Brock" w:date="2012-07-04T16:37:00Z">
          <w:r w:rsidDel="00256B2E">
            <w:delText xml:space="preserve"> </w:delText>
          </w:r>
        </w:del>
        <w:r>
          <w:t xml:space="preserve">Call with arguments </w:t>
        </w:r>
        <w:r w:rsidRPr="0077365B">
          <w:rPr>
            <w:i/>
          </w:rPr>
          <w:t>ref</w:t>
        </w:r>
        <w:del w:id="10115" w:author="Rev 9 Allen Wirfs-Brock" w:date="2012-06-29T12:45:00Z">
          <w:r w:rsidDel="00C814BD">
            <w:delText xml:space="preserve"> and</w:delText>
          </w:r>
        </w:del>
      </w:ins>
      <w:ins w:id="10116" w:author="Rev 9 Allen Wirfs-Brock" w:date="2012-06-29T12:45:00Z">
        <w:r w:rsidR="00C814BD">
          <w:t>,</w:t>
        </w:r>
      </w:ins>
      <w:ins w:id="10117" w:author="Rev 7 Allen Wirfs-Brock" w:date="2012-05-01T17:54:00Z">
        <w:r>
          <w:t xml:space="preserve"> </w:t>
        </w:r>
        <w:r w:rsidRPr="0077365B">
          <w:rPr>
            <w:i/>
          </w:rPr>
          <w:t>Arguments</w:t>
        </w:r>
      </w:ins>
      <w:ins w:id="10118" w:author="Rev 9 Allen Wirfs-Brock" w:date="2012-06-29T12:45:00Z">
        <w:r w:rsidR="00C814BD">
          <w:t>,</w:t>
        </w:r>
        <w:r w:rsidR="00C814BD" w:rsidRPr="00C814BD">
          <w:t xml:space="preserve"> </w:t>
        </w:r>
        <w:r w:rsidR="00C814BD">
          <w:t xml:space="preserve">and </w:t>
        </w:r>
        <w:r w:rsidR="00C814BD" w:rsidRPr="00C814BD">
          <w:rPr>
            <w:i/>
          </w:rPr>
          <w:t>tailCall</w:t>
        </w:r>
      </w:ins>
      <w:ins w:id="10119" w:author="Rev 7 Allen Wirfs-Brock" w:date="2012-05-01T17:54:00Z">
        <w:r w:rsidRPr="00E77497">
          <w:t>.</w:t>
        </w:r>
      </w:ins>
    </w:p>
    <w:p w14:paraId="53D32927" w14:textId="77777777" w:rsidR="0077365B" w:rsidRDefault="0077365B" w:rsidP="0077365B">
      <w:pPr>
        <w:pStyle w:val="Alg3"/>
        <w:tabs>
          <w:tab w:val="clear" w:pos="360"/>
        </w:tabs>
        <w:spacing w:after="220"/>
        <w:ind w:left="0" w:firstLine="0"/>
        <w:rPr>
          <w:ins w:id="10120" w:author="Rev 7 Allen Wirfs-Brock" w:date="2012-05-01T17:48:00Z"/>
        </w:rPr>
      </w:pPr>
      <w:ins w:id="10121" w:author="Rev 7 Allen Wirfs-Brock" w:date="2012-05-01T17:48:00Z">
        <w:r>
          <w:t>The abstract operation Evalu</w:t>
        </w:r>
      </w:ins>
      <w:ins w:id="10122" w:author="Rev 9 Allen Wirfs-Brock" w:date="2012-07-04T16:36:00Z">
        <w:r w:rsidR="00256B2E">
          <w:t>a</w:t>
        </w:r>
      </w:ins>
      <w:ins w:id="10123" w:author="Rev 7 Allen Wirfs-Brock" w:date="2012-05-01T17:48:00Z">
        <w:r>
          <w:t>te</w:t>
        </w:r>
        <w:del w:id="10124" w:author="Rev 9 Allen Wirfs-Brock" w:date="2012-07-04T16:36:00Z">
          <w:r w:rsidDel="00256B2E">
            <w:delText xml:space="preserve"> </w:delText>
          </w:r>
        </w:del>
        <w:r>
          <w:t>Call takes</w:t>
        </w:r>
      </w:ins>
      <w:ins w:id="10125" w:author="Rev 7 Allen Wirfs-Brock" w:date="2012-05-01T17:50:00Z">
        <w:r>
          <w:t xml:space="preserve"> as arguments</w:t>
        </w:r>
      </w:ins>
      <w:ins w:id="10126" w:author="Rev 7 Allen Wirfs-Brock" w:date="2012-05-01T17:48:00Z">
        <w:r>
          <w:t xml:space="preserve"> a </w:t>
        </w:r>
        <w:del w:id="10127" w:author="Rev 9 Allen Wirfs-Brock" w:date="2012-07-04T16:54:00Z">
          <w:r w:rsidDel="004F49B5">
            <w:delText>Reference</w:delText>
          </w:r>
        </w:del>
      </w:ins>
      <w:ins w:id="10128" w:author="Rev 7 Allen Wirfs-Brock" w:date="2012-05-01T17:50:00Z">
        <w:del w:id="10129" w:author="Rev 9 Allen Wirfs-Brock" w:date="2012-06-29T11:07:00Z">
          <w:r w:rsidDel="0087023E">
            <w:delText>,</w:delText>
          </w:r>
        </w:del>
      </w:ins>
      <w:ins w:id="10130" w:author="Rev 9 Allen Wirfs-Brock" w:date="2012-07-04T16:54:00Z">
        <w:r w:rsidR="004F49B5">
          <w:t>value</w:t>
        </w:r>
      </w:ins>
      <w:ins w:id="10131" w:author="Rev 7 Allen Wirfs-Brock" w:date="2012-05-01T17:50:00Z">
        <w:r>
          <w:t xml:space="preserve"> </w:t>
        </w:r>
        <w:r w:rsidRPr="0077365B">
          <w:rPr>
            <w:i/>
          </w:rPr>
          <w:t>ref</w:t>
        </w:r>
        <w:r>
          <w:t xml:space="preserve">, </w:t>
        </w:r>
      </w:ins>
      <w:ins w:id="10132" w:author="Rev 7 Allen Wirfs-Brock" w:date="2012-05-01T17:48:00Z">
        <w:r>
          <w:t xml:space="preserve"> and a </w:t>
        </w:r>
      </w:ins>
      <w:ins w:id="10133" w:author="Rev 7 Allen Wirfs-Brock" w:date="2012-05-01T17:51:00Z">
        <w:r>
          <w:t xml:space="preserve">syntactic </w:t>
        </w:r>
      </w:ins>
      <w:ins w:id="10134" w:author="Rev 7 Allen Wirfs-Brock" w:date="2012-05-01T17:48:00Z">
        <w:r>
          <w:t xml:space="preserve">grammar production </w:t>
        </w:r>
      </w:ins>
      <w:ins w:id="10135" w:author="Rev 7 Allen Wirfs-Brock" w:date="2012-05-01T17:50:00Z">
        <w:r w:rsidRPr="0077365B">
          <w:rPr>
            <w:i/>
          </w:rPr>
          <w:t>arguments</w:t>
        </w:r>
      </w:ins>
      <w:ins w:id="10136" w:author="Rev 9 Allen Wirfs-Brock" w:date="2012-06-29T11:25:00Z">
        <w:r w:rsidR="00B8353C">
          <w:t xml:space="preserve">,  and a Boolean argument </w:t>
        </w:r>
        <w:r w:rsidR="00B8353C" w:rsidRPr="00B8353C">
          <w:rPr>
            <w:i/>
          </w:rPr>
          <w:t>tailPosition</w:t>
        </w:r>
      </w:ins>
      <w:ins w:id="10137" w:author="Rev 7 Allen Wirfs-Brock" w:date="2012-05-01T17:50:00Z">
        <w:r>
          <w:t>.  It performs the following steps:</w:t>
        </w:r>
      </w:ins>
    </w:p>
    <w:p w14:paraId="66DE8D30" w14:textId="77777777" w:rsidR="004C02EF" w:rsidRPr="00E77497" w:rsidDel="0087023E" w:rsidRDefault="004C02EF" w:rsidP="0087023E">
      <w:pPr>
        <w:pStyle w:val="Alg3"/>
        <w:numPr>
          <w:ilvl w:val="0"/>
          <w:numId w:val="893"/>
        </w:numPr>
        <w:spacing w:after="220"/>
        <w:contextualSpacing/>
        <w:rPr>
          <w:del w:id="10138" w:author="Rev 9 Allen Wirfs-Brock" w:date="2012-06-29T11:08:00Z"/>
        </w:rPr>
      </w:pPr>
      <w:del w:id="10139" w:author="Rev 9 Allen Wirfs-Brock" w:date="2012-06-29T11:08:00Z">
        <w:r w:rsidRPr="00E77497" w:rsidDel="0087023E">
          <w:delText xml:space="preserve">Let </w:delText>
        </w:r>
        <w:r w:rsidRPr="00E77497" w:rsidDel="0087023E">
          <w:rPr>
            <w:i/>
          </w:rPr>
          <w:delText>ref</w:delText>
        </w:r>
        <w:r w:rsidRPr="00E77497" w:rsidDel="0087023E">
          <w:delText xml:space="preserve"> be the result of evaluating </w:delText>
        </w:r>
        <w:r w:rsidRPr="00E77497" w:rsidDel="0087023E">
          <w:rPr>
            <w:i/>
          </w:rPr>
          <w:delText>MemberExpression</w:delText>
        </w:r>
        <w:bookmarkEnd w:id="10081"/>
        <w:r w:rsidRPr="00E77497" w:rsidDel="0087023E">
          <w:delText>.</w:delText>
        </w:r>
        <w:bookmarkStart w:id="10140" w:name="_Toc382212477"/>
      </w:del>
    </w:p>
    <w:p w14:paraId="02DB6A58" w14:textId="77777777" w:rsidR="004C02EF" w:rsidRPr="00E77497" w:rsidRDefault="004C02EF" w:rsidP="0087023E">
      <w:pPr>
        <w:pStyle w:val="Alg3"/>
        <w:numPr>
          <w:ilvl w:val="0"/>
          <w:numId w:val="893"/>
        </w:numPr>
      </w:pPr>
      <w:r w:rsidRPr="00E77497">
        <w:t xml:space="preserve">Let </w:t>
      </w:r>
      <w:r w:rsidRPr="00E77497">
        <w:rPr>
          <w:i/>
        </w:rPr>
        <w:t>func</w:t>
      </w:r>
      <w:r w:rsidRPr="00E77497">
        <w:t xml:space="preserve"> be GetValue(</w:t>
      </w:r>
      <w:r w:rsidRPr="00E77497">
        <w:rPr>
          <w:i/>
        </w:rPr>
        <w:t>ref</w:t>
      </w:r>
      <w:r w:rsidRPr="00E77497">
        <w:t>).</w:t>
      </w:r>
    </w:p>
    <w:p w14:paraId="368B67C5" w14:textId="77777777" w:rsidR="00494231" w:rsidRDefault="00494231" w:rsidP="0087023E">
      <w:pPr>
        <w:pStyle w:val="Alg4"/>
        <w:numPr>
          <w:ilvl w:val="0"/>
          <w:numId w:val="893"/>
        </w:numPr>
        <w:contextualSpacing/>
        <w:rPr>
          <w:ins w:id="10141" w:author="Rev 6 Allen Wirfs-Brock" w:date="2012-02-16T13:58:00Z"/>
        </w:rPr>
      </w:pPr>
      <w:ins w:id="10142" w:author="Rev 6 Allen Wirfs-Brock" w:date="2012-02-16T13:58:00Z">
        <w:r>
          <w:t xml:space="preserve">If </w:t>
        </w:r>
      </w:ins>
      <w:ins w:id="10143" w:author="Rev 6 Allen Wirfs-Brock" w:date="2012-02-16T13:59:00Z">
        <w:r w:rsidRPr="00E77497">
          <w:rPr>
            <w:i/>
          </w:rPr>
          <w:t>func</w:t>
        </w:r>
        <w:r w:rsidRPr="00E77497">
          <w:t xml:space="preserve"> </w:t>
        </w:r>
      </w:ins>
      <w:ins w:id="10144" w:author="Rev 6 Allen Wirfs-Brock" w:date="2012-02-16T13:58:00Z">
        <w:r>
          <w:t xml:space="preserve">is an abrupt completion, return </w:t>
        </w:r>
      </w:ins>
      <w:ins w:id="10145" w:author="Rev 6 Allen Wirfs-Brock" w:date="2012-02-16T13:59:00Z">
        <w:r w:rsidRPr="00E77497">
          <w:rPr>
            <w:i/>
          </w:rPr>
          <w:t>func</w:t>
        </w:r>
      </w:ins>
      <w:ins w:id="10146" w:author="Rev 6 Allen Wirfs-Brock" w:date="2012-02-16T13:58:00Z">
        <w:r>
          <w:t>.</w:t>
        </w:r>
      </w:ins>
    </w:p>
    <w:p w14:paraId="1D18B415" w14:textId="77777777" w:rsidR="004C02EF" w:rsidRPr="00E77497" w:rsidRDefault="004C02EF" w:rsidP="0087023E">
      <w:pPr>
        <w:pStyle w:val="Alg3"/>
        <w:numPr>
          <w:ilvl w:val="0"/>
          <w:numId w:val="893"/>
        </w:numPr>
      </w:pPr>
      <w:r w:rsidRPr="00E77497">
        <w:t xml:space="preserve">Let </w:t>
      </w:r>
      <w:r w:rsidRPr="00E77497">
        <w:rPr>
          <w:i/>
        </w:rPr>
        <w:t>argList</w:t>
      </w:r>
      <w:r w:rsidRPr="00E77497">
        <w:t xml:space="preserve"> be the result of </w:t>
      </w:r>
      <w:del w:id="10147" w:author="Rev 9 Allen Wirfs-Brock" w:date="2012-07-04T16:41:00Z">
        <w:r w:rsidRPr="00E77497" w:rsidDel="00256B2E">
          <w:delText xml:space="preserve">evaluating </w:delText>
        </w:r>
      </w:del>
      <w:ins w:id="10148" w:author="Rev 9 Allen Wirfs-Brock" w:date="2012-07-04T16:41:00Z">
        <w:r w:rsidR="00256B2E">
          <w:t>performing</w:t>
        </w:r>
      </w:ins>
      <w:ins w:id="10149" w:author="Rev 9 Allen Wirfs-Brock" w:date="2012-07-04T16:42:00Z">
        <w:r w:rsidR="00256B2E">
          <w:t xml:space="preserve"> </w:t>
        </w:r>
      </w:ins>
      <w:ins w:id="10150" w:author="Rev 9 Allen Wirfs-Brock" w:date="2012-07-04T16:41:00Z">
        <w:r w:rsidR="00256B2E">
          <w:t>ArgumentListEvaluation of</w:t>
        </w:r>
        <w:r w:rsidR="00256B2E" w:rsidRPr="00E77497">
          <w:t xml:space="preserve"> </w:t>
        </w:r>
      </w:ins>
      <w:r w:rsidRPr="00E77497">
        <w:rPr>
          <w:i/>
        </w:rPr>
        <w:t>Arguments</w:t>
      </w:r>
      <w:del w:id="10151" w:author="Rev 9 Allen Wirfs-Brock" w:date="2012-07-04T16:42:00Z">
        <w:r w:rsidRPr="00E77497" w:rsidDel="00256B2E">
          <w:delText>, producing an internal list of argument values (see 11.2.4)</w:delText>
        </w:r>
      </w:del>
      <w:bookmarkEnd w:id="10140"/>
      <w:r w:rsidRPr="00E77497">
        <w:t>.</w:t>
      </w:r>
      <w:bookmarkStart w:id="10152" w:name="_Toc382212478"/>
    </w:p>
    <w:p w14:paraId="57C146FE" w14:textId="77777777" w:rsidR="00494231" w:rsidRDefault="00494231" w:rsidP="0087023E">
      <w:pPr>
        <w:pStyle w:val="Alg4"/>
        <w:numPr>
          <w:ilvl w:val="0"/>
          <w:numId w:val="893"/>
        </w:numPr>
        <w:contextualSpacing/>
        <w:rPr>
          <w:ins w:id="10153" w:author="Rev 6 Allen Wirfs-Brock" w:date="2012-02-16T13:59:00Z"/>
        </w:rPr>
      </w:pPr>
      <w:bookmarkStart w:id="10154" w:name="_Toc382212479"/>
      <w:bookmarkEnd w:id="10152"/>
      <w:ins w:id="10155" w:author="Rev 6 Allen Wirfs-Brock" w:date="2012-02-16T13:59:00Z">
        <w:r>
          <w:t xml:space="preserve">If </w:t>
        </w:r>
        <w:r w:rsidRPr="00E77497">
          <w:rPr>
            <w:i/>
          </w:rPr>
          <w:t>argList</w:t>
        </w:r>
        <w:r w:rsidRPr="00E77497">
          <w:t xml:space="preserve"> </w:t>
        </w:r>
        <w:r>
          <w:t xml:space="preserve">is an abrupt completion, return </w:t>
        </w:r>
        <w:r w:rsidRPr="00E77497">
          <w:rPr>
            <w:i/>
          </w:rPr>
          <w:t>argList</w:t>
        </w:r>
        <w:r>
          <w:t>.</w:t>
        </w:r>
      </w:ins>
    </w:p>
    <w:p w14:paraId="2CCD7569" w14:textId="77777777" w:rsidR="004C02EF" w:rsidRPr="00E77497" w:rsidRDefault="004C02EF" w:rsidP="0087023E">
      <w:pPr>
        <w:pStyle w:val="Alg3"/>
        <w:numPr>
          <w:ilvl w:val="0"/>
          <w:numId w:val="893"/>
        </w:numPr>
      </w:pPr>
      <w:r w:rsidRPr="00E77497">
        <w:t>If Type(</w:t>
      </w:r>
      <w:r w:rsidRPr="00E77497">
        <w:rPr>
          <w:i/>
        </w:rPr>
        <w:t>func</w:t>
      </w:r>
      <w:r w:rsidRPr="00E77497">
        <w:t xml:space="preserve">) is not Object, </w:t>
      </w:r>
      <w:bookmarkEnd w:id="10154"/>
      <w:r w:rsidRPr="00E77497">
        <w:t xml:space="preserve">throw a </w:t>
      </w:r>
      <w:r w:rsidRPr="00E77497">
        <w:rPr>
          <w:b/>
        </w:rPr>
        <w:t>TypeError</w:t>
      </w:r>
      <w:r w:rsidRPr="00E77497">
        <w:t xml:space="preserve"> exception.</w:t>
      </w:r>
      <w:bookmarkStart w:id="10156" w:name="_Toc382212480"/>
    </w:p>
    <w:p w14:paraId="611E0FA4" w14:textId="77777777" w:rsidR="004C02EF" w:rsidRPr="00E77497" w:rsidRDefault="004C02EF" w:rsidP="0087023E">
      <w:pPr>
        <w:pStyle w:val="Alg3"/>
        <w:numPr>
          <w:ilvl w:val="0"/>
          <w:numId w:val="893"/>
        </w:numPr>
      </w:pPr>
      <w:r w:rsidRPr="00E77497">
        <w:t>If IsCallable(</w:t>
      </w:r>
      <w:r w:rsidRPr="00E77497">
        <w:rPr>
          <w:i/>
        </w:rPr>
        <w:t>func</w:t>
      </w:r>
      <w:r w:rsidRPr="00E77497">
        <w:t xml:space="preserve">) is </w:t>
      </w:r>
      <w:r w:rsidRPr="00E77497">
        <w:rPr>
          <w:b/>
        </w:rPr>
        <w:t>false</w:t>
      </w:r>
      <w:r w:rsidRPr="00E77497">
        <w:t xml:space="preserve">, </w:t>
      </w:r>
      <w:bookmarkEnd w:id="10156"/>
      <w:r w:rsidRPr="00E77497">
        <w:t xml:space="preserve">throw a </w:t>
      </w:r>
      <w:r w:rsidRPr="00E77497">
        <w:rPr>
          <w:b/>
        </w:rPr>
        <w:t>TypeError</w:t>
      </w:r>
      <w:r w:rsidRPr="00E77497">
        <w:t xml:space="preserve"> exception.</w:t>
      </w:r>
      <w:bookmarkStart w:id="10157" w:name="_Toc382212481"/>
    </w:p>
    <w:p w14:paraId="594ADFE4" w14:textId="77777777" w:rsidR="004C02EF" w:rsidRPr="00E77497" w:rsidRDefault="004C02EF" w:rsidP="0087023E">
      <w:pPr>
        <w:pStyle w:val="Alg3"/>
        <w:numPr>
          <w:ilvl w:val="0"/>
          <w:numId w:val="893"/>
        </w:numPr>
      </w:pPr>
      <w:r w:rsidRPr="00E77497">
        <w:t>If Type(</w:t>
      </w:r>
      <w:r w:rsidRPr="00E77497">
        <w:rPr>
          <w:i/>
        </w:rPr>
        <w:t>ref</w:t>
      </w:r>
      <w:r w:rsidRPr="00E77497">
        <w:t>) is Reference, then</w:t>
      </w:r>
      <w:bookmarkStart w:id="10158" w:name="_Toc382212482"/>
      <w:bookmarkEnd w:id="10157"/>
    </w:p>
    <w:p w14:paraId="287C1B73" w14:textId="77777777" w:rsidR="004C02EF" w:rsidRPr="00E77497" w:rsidRDefault="004C02EF" w:rsidP="00DF767A">
      <w:pPr>
        <w:pStyle w:val="Alg3"/>
        <w:numPr>
          <w:ilvl w:val="1"/>
          <w:numId w:val="893"/>
        </w:numPr>
      </w:pPr>
      <w:r w:rsidRPr="00E77497">
        <w:t>If IsPropertyReference(</w:t>
      </w:r>
      <w:r w:rsidRPr="00E77497">
        <w:rPr>
          <w:i/>
        </w:rPr>
        <w:t>ref</w:t>
      </w:r>
      <w:r w:rsidRPr="00E77497">
        <w:t xml:space="preserve">) is </w:t>
      </w:r>
      <w:r w:rsidRPr="00E77497">
        <w:rPr>
          <w:b/>
        </w:rPr>
        <w:t>true</w:t>
      </w:r>
      <w:r w:rsidRPr="00E77497">
        <w:t>, then</w:t>
      </w:r>
    </w:p>
    <w:p w14:paraId="3C35DAA7" w14:textId="77777777" w:rsidR="004C02EF" w:rsidRPr="00E77497" w:rsidRDefault="004C02EF" w:rsidP="00DF767A">
      <w:pPr>
        <w:pStyle w:val="Alg3"/>
        <w:numPr>
          <w:ilvl w:val="2"/>
          <w:numId w:val="893"/>
        </w:numPr>
      </w:pPr>
      <w:r w:rsidRPr="00E77497">
        <w:t xml:space="preserve">Let </w:t>
      </w:r>
      <w:r w:rsidRPr="00E77497">
        <w:rPr>
          <w:i/>
        </w:rPr>
        <w:t>thisValue</w:t>
      </w:r>
      <w:r w:rsidRPr="00E77497">
        <w:t xml:space="preserve"> be </w:t>
      </w:r>
      <w:del w:id="10159" w:author="Rev 7 Allen Wirfs-Brock" w:date="2012-05-01T17:28:00Z">
        <w:r w:rsidRPr="00E77497" w:rsidDel="0028262A">
          <w:delText>GetBase</w:delText>
        </w:r>
      </w:del>
      <w:ins w:id="10160" w:author="Rev 7 Allen Wirfs-Brock" w:date="2012-05-01T17:28:00Z">
        <w:r w:rsidR="0028262A" w:rsidRPr="00E77497">
          <w:t>Get</w:t>
        </w:r>
        <w:r w:rsidR="0028262A">
          <w:t>ThisValue</w:t>
        </w:r>
      </w:ins>
      <w:r w:rsidRPr="00E77497">
        <w:t>(</w:t>
      </w:r>
      <w:r w:rsidRPr="00E77497">
        <w:rPr>
          <w:i/>
        </w:rPr>
        <w:t>ref</w:t>
      </w:r>
      <w:r w:rsidRPr="00E77497">
        <w:t>).</w:t>
      </w:r>
    </w:p>
    <w:p w14:paraId="79120444" w14:textId="77777777" w:rsidR="004C02EF" w:rsidRPr="00E77497" w:rsidRDefault="004C02EF" w:rsidP="00DF767A">
      <w:pPr>
        <w:pStyle w:val="Alg3"/>
        <w:numPr>
          <w:ilvl w:val="1"/>
          <w:numId w:val="893"/>
        </w:numPr>
      </w:pPr>
      <w:r w:rsidRPr="00E77497">
        <w:t xml:space="preserve">Else, the base of </w:t>
      </w:r>
      <w:r w:rsidRPr="00E77497">
        <w:rPr>
          <w:i/>
        </w:rPr>
        <w:t>ref</w:t>
      </w:r>
      <w:r w:rsidRPr="00E77497">
        <w:t xml:space="preserve"> is an Environment Record</w:t>
      </w:r>
    </w:p>
    <w:p w14:paraId="433AAF78" w14:textId="77777777" w:rsidR="004C02EF" w:rsidRPr="00E77497" w:rsidRDefault="004C02EF" w:rsidP="00DF767A">
      <w:pPr>
        <w:pStyle w:val="Alg3"/>
        <w:numPr>
          <w:ilvl w:val="2"/>
          <w:numId w:val="893"/>
        </w:numPr>
      </w:pPr>
      <w:r w:rsidRPr="00E77497">
        <w:t xml:space="preserve">Let </w:t>
      </w:r>
      <w:r w:rsidRPr="00E77497">
        <w:rPr>
          <w:i/>
        </w:rPr>
        <w:t>thisValue</w:t>
      </w:r>
      <w:r w:rsidRPr="00E77497">
        <w:t xml:space="preserve"> be the result of calling the </w:t>
      </w:r>
      <w:del w:id="10161" w:author="Rev 7 Allen Wirfs-Brock" w:date="2012-04-26T08:15:00Z">
        <w:r w:rsidRPr="00E77497" w:rsidDel="00F16EA2">
          <w:delText xml:space="preserve">ImplicitThisValue </w:delText>
        </w:r>
      </w:del>
      <w:ins w:id="10162" w:author="Rev 7 Allen Wirfs-Brock" w:date="2012-04-26T08:15:00Z">
        <w:r w:rsidR="00F16EA2">
          <w:t>WithBaseObject</w:t>
        </w:r>
        <w:r w:rsidR="00F16EA2" w:rsidRPr="00E77497">
          <w:t xml:space="preserve"> </w:t>
        </w:r>
      </w:ins>
      <w:r w:rsidRPr="00E77497">
        <w:t>concrete method of GetBase(</w:t>
      </w:r>
      <w:r w:rsidRPr="00E77497">
        <w:rPr>
          <w:i/>
        </w:rPr>
        <w:t>ref</w:t>
      </w:r>
      <w:r w:rsidRPr="00E77497">
        <w:t>).</w:t>
      </w:r>
    </w:p>
    <w:p w14:paraId="3D6A77B8" w14:textId="77777777" w:rsidR="004C02EF" w:rsidRPr="00E77497" w:rsidRDefault="004C02EF" w:rsidP="00DF767A">
      <w:pPr>
        <w:pStyle w:val="Alg3"/>
        <w:numPr>
          <w:ilvl w:val="0"/>
          <w:numId w:val="893"/>
        </w:numPr>
      </w:pPr>
      <w:r w:rsidRPr="00E77497">
        <w:t>Else, Type(</w:t>
      </w:r>
      <w:r w:rsidRPr="00E77497">
        <w:rPr>
          <w:i/>
        </w:rPr>
        <w:t>ref</w:t>
      </w:r>
      <w:r w:rsidRPr="00E77497">
        <w:t>) is not Reference.</w:t>
      </w:r>
    </w:p>
    <w:p w14:paraId="387FA19D" w14:textId="77777777" w:rsidR="004C02EF" w:rsidRPr="00E77497" w:rsidRDefault="004C02EF" w:rsidP="00DF767A">
      <w:pPr>
        <w:pStyle w:val="Alg3"/>
        <w:numPr>
          <w:ilvl w:val="1"/>
          <w:numId w:val="893"/>
        </w:numPr>
      </w:pPr>
      <w:r w:rsidRPr="00E77497">
        <w:t xml:space="preserve">Let </w:t>
      </w:r>
      <w:r w:rsidRPr="00E77497">
        <w:rPr>
          <w:i/>
        </w:rPr>
        <w:t>thisValue</w:t>
      </w:r>
      <w:r w:rsidRPr="00E77497">
        <w:t xml:space="preserve"> be </w:t>
      </w:r>
      <w:r w:rsidRPr="00E77497">
        <w:rPr>
          <w:b/>
        </w:rPr>
        <w:t>undefined</w:t>
      </w:r>
      <w:r w:rsidRPr="00E77497">
        <w:t>.</w:t>
      </w:r>
    </w:p>
    <w:p w14:paraId="1367E0B9" w14:textId="77777777" w:rsidR="00B8353C" w:rsidRDefault="00B8353C" w:rsidP="00020C16">
      <w:pPr>
        <w:pStyle w:val="Alg3"/>
        <w:numPr>
          <w:ilvl w:val="0"/>
          <w:numId w:val="893"/>
        </w:numPr>
        <w:spacing w:after="220"/>
        <w:contextualSpacing/>
        <w:rPr>
          <w:ins w:id="10163" w:author="Rev 9 Allen Wirfs-Brock" w:date="2012-06-29T11:26:00Z"/>
        </w:rPr>
      </w:pPr>
      <w:bookmarkStart w:id="10164" w:name="_Toc382212483"/>
      <w:bookmarkEnd w:id="10158"/>
      <w:ins w:id="10165" w:author="Rev 9 Allen Wirfs-Brock" w:date="2012-06-29T11:26:00Z">
        <w:r>
          <w:t xml:space="preserve">If </w:t>
        </w:r>
        <w:r w:rsidRPr="00B8353C">
          <w:rPr>
            <w:i/>
          </w:rPr>
          <w:t>tailPosition</w:t>
        </w:r>
        <w:r>
          <w:t xml:space="preserve"> is true, then</w:t>
        </w:r>
      </w:ins>
    </w:p>
    <w:p w14:paraId="1324E723" w14:textId="77777777" w:rsidR="00020C16" w:rsidRDefault="00020C16" w:rsidP="00020C16">
      <w:pPr>
        <w:pStyle w:val="Alg3"/>
        <w:numPr>
          <w:ilvl w:val="1"/>
          <w:numId w:val="893"/>
        </w:numPr>
        <w:spacing w:after="220"/>
        <w:contextualSpacing/>
        <w:rPr>
          <w:ins w:id="10166" w:author="Rev 9 Allen Wirfs-Brock" w:date="2012-06-29T12:06:00Z"/>
        </w:rPr>
      </w:pPr>
      <w:ins w:id="10167" w:author="Rev 9 Allen Wirfs-Brock" w:date="2012-06-29T12:06:00Z">
        <w:r>
          <w:t xml:space="preserve">Let </w:t>
        </w:r>
      </w:ins>
      <w:ins w:id="10168" w:author="Rev 9 Allen Wirfs-Brock" w:date="2012-06-29T12:07:00Z">
        <w:r>
          <w:rPr>
            <w:i/>
          </w:rPr>
          <w:t>leaf</w:t>
        </w:r>
      </w:ins>
      <w:ins w:id="10169" w:author="Rev 9 Allen Wirfs-Brock" w:date="2012-06-29T12:06:00Z">
        <w:r w:rsidRPr="009B3B81">
          <w:rPr>
            <w:i/>
          </w:rPr>
          <w:t>Context</w:t>
        </w:r>
        <w:r>
          <w:t xml:space="preserve"> be the running</w:t>
        </w:r>
        <w:r w:rsidRPr="00E77497">
          <w:t xml:space="preserve"> </w:t>
        </w:r>
        <w:r>
          <w:t>execution context.</w:t>
        </w:r>
      </w:ins>
    </w:p>
    <w:p w14:paraId="09C3D999" w14:textId="77777777" w:rsidR="00B8353C" w:rsidRDefault="00020C16" w:rsidP="00020C16">
      <w:pPr>
        <w:pStyle w:val="Alg3"/>
        <w:numPr>
          <w:ilvl w:val="1"/>
          <w:numId w:val="893"/>
        </w:numPr>
        <w:spacing w:after="220"/>
        <w:contextualSpacing/>
        <w:rPr>
          <w:ins w:id="10170" w:author="Rev 9 Allen Wirfs-Brock" w:date="2012-06-29T11:27:00Z"/>
        </w:rPr>
      </w:pPr>
      <w:ins w:id="10171" w:author="Rev 9 Allen Wirfs-Brock" w:date="2012-06-29T12:09:00Z">
        <w:r>
          <w:t xml:space="preserve">Let </w:t>
        </w:r>
      </w:ins>
      <w:ins w:id="10172" w:author="Rev 9 Allen Wirfs-Brock" w:date="2012-06-29T12:11:00Z">
        <w:r>
          <w:rPr>
            <w:i/>
          </w:rPr>
          <w:t>leafC</w:t>
        </w:r>
      </w:ins>
      <w:ins w:id="10173" w:author="Rev 9 Allen Wirfs-Brock" w:date="2012-06-29T12:09:00Z">
        <w:r w:rsidRPr="00020C16">
          <w:rPr>
            <w:i/>
          </w:rPr>
          <w:t>all</w:t>
        </w:r>
      </w:ins>
      <w:ins w:id="10174" w:author="Rev 9 Allen Wirfs-Brock" w:date="2012-06-29T12:10:00Z">
        <w:r w:rsidRPr="00020C16">
          <w:rPr>
            <w:i/>
          </w:rPr>
          <w:t>er</w:t>
        </w:r>
      </w:ins>
      <w:ins w:id="10175" w:author="Rev 9 Allen Wirfs-Brock" w:date="2012-06-29T12:09:00Z">
        <w:r w:rsidRPr="00020C16">
          <w:rPr>
            <w:i/>
          </w:rPr>
          <w:t>Context</w:t>
        </w:r>
        <w:r>
          <w:t xml:space="preserve"> be </w:t>
        </w:r>
      </w:ins>
      <w:ins w:id="10176" w:author="Rev 9 Allen Wirfs-Brock" w:date="2012-06-29T12:10:00Z">
        <w:r>
          <w:rPr>
            <w:i/>
          </w:rPr>
          <w:t>leaf</w:t>
        </w:r>
        <w:r w:rsidRPr="009B3B81">
          <w:rPr>
            <w:i/>
          </w:rPr>
          <w:t>Context</w:t>
        </w:r>
      </w:ins>
      <w:ins w:id="10177" w:author="Rev 9 Allen Wirfs-Brock" w:date="2012-06-29T12:09:00Z">
        <w:r>
          <w:rPr>
            <w:i/>
          </w:rPr>
          <w:t xml:space="preserve">’s </w:t>
        </w:r>
        <w:r w:rsidRPr="001936FC">
          <w:t>PreviousContext</w:t>
        </w:r>
      </w:ins>
    </w:p>
    <w:p w14:paraId="397F78AE" w14:textId="77777777" w:rsidR="00146158" w:rsidRDefault="00146158" w:rsidP="00020C16">
      <w:pPr>
        <w:pStyle w:val="Alg3"/>
        <w:numPr>
          <w:ilvl w:val="1"/>
          <w:numId w:val="893"/>
        </w:numPr>
        <w:spacing w:after="220"/>
        <w:contextualSpacing/>
        <w:rPr>
          <w:ins w:id="10178" w:author="Rev 9 Allen Wirfs-Brock" w:date="2012-06-29T12:20:00Z"/>
        </w:rPr>
      </w:pPr>
      <w:ins w:id="10179" w:author="Rev 9 Allen Wirfs-Brock" w:date="2012-06-29T12:20:00Z">
        <w:r>
          <w:t xml:space="preserve">Suspend </w:t>
        </w:r>
        <w:r w:rsidRPr="00146158">
          <w:rPr>
            <w:i/>
          </w:rPr>
          <w:t>leafContext</w:t>
        </w:r>
        <w:r>
          <w:t>.</w:t>
        </w:r>
      </w:ins>
    </w:p>
    <w:p w14:paraId="6A458A98" w14:textId="77777777" w:rsidR="00146158" w:rsidRDefault="00020C16" w:rsidP="00146158">
      <w:pPr>
        <w:pStyle w:val="Alg3"/>
        <w:numPr>
          <w:ilvl w:val="1"/>
          <w:numId w:val="893"/>
        </w:numPr>
        <w:spacing w:after="220"/>
        <w:contextualSpacing/>
        <w:rPr>
          <w:ins w:id="10180" w:author="Rev 9 Allen Wirfs-Brock" w:date="2012-06-29T12:20:00Z"/>
        </w:rPr>
      </w:pPr>
      <w:ins w:id="10181" w:author="Rev 9 Allen Wirfs-Brock" w:date="2012-06-29T12:12:00Z">
        <w:r>
          <w:t xml:space="preserve">Make </w:t>
        </w:r>
        <w:r w:rsidRPr="00020C16">
          <w:rPr>
            <w:i/>
          </w:rPr>
          <w:t>leafCallerContext</w:t>
        </w:r>
        <w:r>
          <w:t xml:space="preserve"> the running execution context, however it remains in its suspended state.</w:t>
        </w:r>
      </w:ins>
    </w:p>
    <w:p w14:paraId="08E2CBD4" w14:textId="77777777" w:rsidR="00146158" w:rsidRDefault="00146158" w:rsidP="00146158">
      <w:pPr>
        <w:pStyle w:val="Alg3"/>
        <w:numPr>
          <w:ilvl w:val="1"/>
          <w:numId w:val="893"/>
        </w:numPr>
        <w:spacing w:after="220"/>
        <w:contextualSpacing/>
        <w:rPr>
          <w:ins w:id="10182" w:author="Rev 9 Allen Wirfs-Brock" w:date="2012-06-29T12:19:00Z"/>
        </w:rPr>
      </w:pPr>
      <w:ins w:id="10183" w:author="Rev 9 Allen Wirfs-Brock" w:date="2012-06-29T12:19:00Z">
        <w:r>
          <w:t xml:space="preserve">Assert: </w:t>
        </w:r>
        <w:commentRangeStart w:id="10184"/>
        <w:r w:rsidRPr="00146158">
          <w:rPr>
            <w:i/>
          </w:rPr>
          <w:t>leafContext</w:t>
        </w:r>
        <w:r>
          <w:t xml:space="preserve"> has no further use.</w:t>
        </w:r>
      </w:ins>
      <w:commentRangeEnd w:id="10184"/>
      <w:ins w:id="10185" w:author="Rev 9 Allen Wirfs-Brock" w:date="2012-06-29T12:26:00Z">
        <w:r>
          <w:rPr>
            <w:rStyle w:val="af3"/>
            <w:rFonts w:ascii="Arial" w:eastAsia="MS Mincho" w:hAnsi="Arial"/>
            <w:spacing w:val="0"/>
            <w:lang w:eastAsia="ja-JP"/>
          </w:rPr>
          <w:commentReference w:id="10184"/>
        </w:r>
      </w:ins>
      <w:ins w:id="10186" w:author="Rev 9 Allen Wirfs-Brock" w:date="2012-06-29T12:19:00Z">
        <w:r>
          <w:t xml:space="preserve">  It will never</w:t>
        </w:r>
      </w:ins>
      <w:ins w:id="10187" w:author="Rev 9 Allen Wirfs-Brock" w:date="2012-06-29T12:25:00Z">
        <w:r>
          <w:t xml:space="preserve"> be activated as the running execution context.</w:t>
        </w:r>
      </w:ins>
    </w:p>
    <w:p w14:paraId="7FB238FD" w14:textId="77777777" w:rsidR="00146158" w:rsidRDefault="004C02EF" w:rsidP="00146158">
      <w:pPr>
        <w:pStyle w:val="Alg3"/>
        <w:numPr>
          <w:ilvl w:val="0"/>
          <w:numId w:val="893"/>
        </w:numPr>
        <w:spacing w:after="220"/>
        <w:contextualSpacing/>
        <w:rPr>
          <w:ins w:id="10188" w:author="Rev 9 Allen Wirfs-Brock" w:date="2012-06-29T12:17:00Z"/>
        </w:rPr>
      </w:pPr>
      <w:del w:id="10189" w:author="Rev 9 Allen Wirfs-Brock" w:date="2012-06-29T12:15:00Z">
        <w:r w:rsidRPr="00E77497" w:rsidDel="00020C16">
          <w:delText xml:space="preserve">Return </w:delText>
        </w:r>
      </w:del>
      <w:ins w:id="10190" w:author="Rev 9 Allen Wirfs-Brock" w:date="2012-06-29T12:15:00Z">
        <w:r w:rsidR="00020C16">
          <w:t xml:space="preserve">Let </w:t>
        </w:r>
        <w:r w:rsidR="00020C16" w:rsidRPr="00020C16">
          <w:rPr>
            <w:i/>
          </w:rPr>
          <w:t>result</w:t>
        </w:r>
        <w:r w:rsidR="00020C16">
          <w:t xml:space="preserve"> be</w:t>
        </w:r>
        <w:r w:rsidR="00020C16" w:rsidRPr="00E77497">
          <w:t xml:space="preserve"> </w:t>
        </w:r>
      </w:ins>
      <w:r w:rsidRPr="00E77497">
        <w:t xml:space="preserve">the result of calling the [[Call]] internal method on </w:t>
      </w:r>
      <w:r w:rsidRPr="00E77497">
        <w:rPr>
          <w:i/>
        </w:rPr>
        <w:t>func</w:t>
      </w:r>
      <w:r w:rsidRPr="00E77497">
        <w:t xml:space="preserve">, providing </w:t>
      </w:r>
      <w:r w:rsidRPr="00E77497">
        <w:rPr>
          <w:i/>
        </w:rPr>
        <w:t>thisValue</w:t>
      </w:r>
      <w:r w:rsidRPr="00E77497">
        <w:t xml:space="preserve"> as the </w:t>
      </w:r>
      <w:r w:rsidRPr="00E77497">
        <w:rPr>
          <w:b/>
        </w:rPr>
        <w:t>this</w:t>
      </w:r>
      <w:r w:rsidRPr="00E77497">
        <w:t xml:space="preserve"> value and providing the list </w:t>
      </w:r>
      <w:r w:rsidRPr="00E77497">
        <w:rPr>
          <w:i/>
        </w:rPr>
        <w:t>argList</w:t>
      </w:r>
      <w:r w:rsidRPr="00E77497">
        <w:t xml:space="preserve"> as the argument values</w:t>
      </w:r>
      <w:bookmarkEnd w:id="10164"/>
      <w:del w:id="10191" w:author="Rev 9 Allen Wirfs-Brock" w:date="2012-06-29T12:17:00Z">
        <w:r w:rsidRPr="00E77497" w:rsidDel="00146158">
          <w:delText>.</w:delText>
        </w:r>
      </w:del>
      <w:bookmarkStart w:id="10192" w:name="_Toc382212484"/>
    </w:p>
    <w:p w14:paraId="73412BDB" w14:textId="77777777" w:rsidR="00146158" w:rsidRPr="00146158" w:rsidRDefault="00146158" w:rsidP="00146158">
      <w:pPr>
        <w:pStyle w:val="Alg3"/>
        <w:numPr>
          <w:ilvl w:val="0"/>
          <w:numId w:val="893"/>
        </w:numPr>
        <w:spacing w:after="220"/>
        <w:contextualSpacing/>
        <w:rPr>
          <w:ins w:id="10193" w:author="Rev 9 Allen Wirfs-Brock" w:date="2012-06-29T12:17:00Z"/>
        </w:rPr>
      </w:pPr>
      <w:ins w:id="10194" w:author="Rev 9 Allen Wirfs-Brock" w:date="2012-06-29T12:17:00Z">
        <w:r>
          <w:t xml:space="preserve">Assert: If </w:t>
        </w:r>
        <w:r w:rsidRPr="00146158">
          <w:rPr>
            <w:i/>
          </w:rPr>
          <w:t>tailPosition</w:t>
        </w:r>
        <w:r>
          <w:t xml:space="preserve"> is true, the above call will not return here, but instead evaluation will continue with the resumption of </w:t>
        </w:r>
        <w:r w:rsidRPr="002A42B6">
          <w:rPr>
            <w:i/>
          </w:rPr>
          <w:t>leafCallerContext</w:t>
        </w:r>
        <w:r>
          <w:t xml:space="preserve"> as the running execution context.</w:t>
        </w:r>
      </w:ins>
    </w:p>
    <w:p w14:paraId="263C6AC5" w14:textId="77777777" w:rsidR="004C02EF" w:rsidRPr="00E77497" w:rsidRDefault="00146158" w:rsidP="00DF767A">
      <w:pPr>
        <w:pStyle w:val="Alg3"/>
        <w:numPr>
          <w:ilvl w:val="0"/>
          <w:numId w:val="893"/>
        </w:numPr>
        <w:spacing w:after="220"/>
        <w:contextualSpacing/>
      </w:pPr>
      <w:ins w:id="10195" w:author="Rev 9 Allen Wirfs-Brock" w:date="2012-06-29T12:17:00Z">
        <w:r>
          <w:t xml:space="preserve">Return </w:t>
        </w:r>
        <w:r w:rsidRPr="00146158">
          <w:rPr>
            <w:i/>
          </w:rPr>
          <w:t>result</w:t>
        </w:r>
        <w:r>
          <w:t>.</w:t>
        </w:r>
      </w:ins>
    </w:p>
    <w:bookmarkEnd w:id="10192"/>
    <w:p w14:paraId="76D8C4EE" w14:textId="77777777" w:rsidR="004F49B5" w:rsidRDefault="004F49B5" w:rsidP="008E7E56">
      <w:pPr>
        <w:rPr>
          <w:ins w:id="10196" w:author="Rev 9 Allen Wirfs-Brock" w:date="2012-07-04T16:56:00Z"/>
        </w:rPr>
      </w:pPr>
      <w:ins w:id="10197" w:author="Rev 9 Allen Wirfs-Brock" w:date="2012-07-04T16:57:00Z">
        <w:r>
          <w:t xml:space="preserve">A tail position call must </w:t>
        </w:r>
      </w:ins>
      <w:ins w:id="10198" w:author="Rev 9 Allen Wirfs-Brock" w:date="2012-07-04T17:00:00Z">
        <w:r>
          <w:t xml:space="preserve">either </w:t>
        </w:r>
      </w:ins>
      <w:ins w:id="10199" w:author="Rev 9 Allen Wirfs-Brock" w:date="2012-07-04T16:57:00Z">
        <w:r>
          <w:t>release an</w:t>
        </w:r>
      </w:ins>
      <w:ins w:id="10200" w:author="Rev 9 Allen Wirfs-Brock" w:date="2012-07-04T17:00:00Z">
        <w:r>
          <w:t>y</w:t>
        </w:r>
      </w:ins>
      <w:ins w:id="10201" w:author="Rev 9 Allen Wirfs-Brock" w:date="2012-07-04T16:57:00Z">
        <w:r>
          <w:t xml:space="preserve"> </w:t>
        </w:r>
      </w:ins>
      <w:ins w:id="10202" w:author="Rev 9 Allen Wirfs-Brock" w:date="2012-07-04T17:03:00Z">
        <w:r>
          <w:t>transiant</w:t>
        </w:r>
      </w:ins>
      <w:ins w:id="10203" w:author="Rev 9 Allen Wirfs-Brock" w:date="2012-07-04T16:57:00Z">
        <w:r>
          <w:t xml:space="preserve"> </w:t>
        </w:r>
      </w:ins>
      <w:ins w:id="10204" w:author="Rev 9 Allen Wirfs-Brock" w:date="2012-07-04T17:03:00Z">
        <w:r w:rsidR="00AB21A6">
          <w:t xml:space="preserve">internal </w:t>
        </w:r>
      </w:ins>
      <w:ins w:id="10205" w:author="Rev 9 Allen Wirfs-Brock" w:date="2012-07-04T16:58:00Z">
        <w:r>
          <w:t>resources</w:t>
        </w:r>
      </w:ins>
      <w:ins w:id="10206" w:author="Rev 9 Allen Wirfs-Brock" w:date="2012-07-04T16:57:00Z">
        <w:r>
          <w:t xml:space="preserve"> associated </w:t>
        </w:r>
      </w:ins>
      <w:ins w:id="10207" w:author="Rev 9 Allen Wirfs-Brock" w:date="2012-07-04T16:58:00Z">
        <w:r>
          <w:t xml:space="preserve">with the currently executing function execution context before invoking </w:t>
        </w:r>
      </w:ins>
      <w:ins w:id="10208" w:author="Rev 9 Allen Wirfs-Brock" w:date="2012-07-04T17:00:00Z">
        <w:r>
          <w:t>the target function or reuse those resources in support of the target function.</w:t>
        </w:r>
      </w:ins>
      <w:ins w:id="10209" w:author="Rev 9 Allen Wirfs-Brock" w:date="2012-07-04T17:02:00Z">
        <w:r>
          <w:t xml:space="preserve"> </w:t>
        </w:r>
      </w:ins>
    </w:p>
    <w:p w14:paraId="7507D598" w14:textId="77777777" w:rsidR="004F49B5" w:rsidRDefault="004F49B5" w:rsidP="004C02EF">
      <w:pPr>
        <w:pStyle w:val="Note"/>
        <w:rPr>
          <w:ins w:id="10210" w:author="Rev 9 Allen Wirfs-Brock" w:date="2012-07-04T17:01:00Z"/>
        </w:rPr>
      </w:pPr>
      <w:ins w:id="10211" w:author="Rev 9 Allen Wirfs-Brock" w:date="2012-07-04T17:01:00Z">
        <w:r>
          <w:t>NOTE 1</w:t>
        </w:r>
        <w:r>
          <w:tab/>
        </w:r>
      </w:ins>
      <w:ins w:id="10212" w:author="Rev 9 Allen Wirfs-Brock" w:date="2012-07-04T17:04:00Z">
        <w:r w:rsidR="00AB21A6">
          <w:t>For example, a</w:t>
        </w:r>
      </w:ins>
      <w:ins w:id="10213" w:author="Rev 9 Allen Wirfs-Brock" w:date="2012-07-04T17:05:00Z">
        <w:r w:rsidR="00AB21A6">
          <w:t xml:space="preserve"> tail position</w:t>
        </w:r>
      </w:ins>
      <w:ins w:id="10214" w:author="Rev 9 Allen Wirfs-Brock" w:date="2012-07-04T17:04:00Z">
        <w:r w:rsidR="00AB21A6">
          <w:t xml:space="preserve"> </w:t>
        </w:r>
      </w:ins>
      <w:ins w:id="10215" w:author="Rev 9 Allen Wirfs-Brock" w:date="2012-07-04T17:06:00Z">
        <w:r w:rsidR="00AB21A6">
          <w:t>c</w:t>
        </w:r>
      </w:ins>
      <w:ins w:id="10216" w:author="Rev 9 Allen Wirfs-Brock" w:date="2012-07-04T17:04:00Z">
        <w:r w:rsidR="00AB21A6">
          <w:t xml:space="preserve">all </w:t>
        </w:r>
      </w:ins>
      <w:ins w:id="10217" w:author="Rev 9 Allen Wirfs-Brock" w:date="2012-07-04T17:07:00Z">
        <w:r w:rsidR="00AB21A6">
          <w:t>should only grow an implementation</w:t>
        </w:r>
      </w:ins>
      <w:ins w:id="10218" w:author="Rev 9 Allen Wirfs-Brock" w:date="2012-07-04T17:11:00Z">
        <w:r w:rsidR="00AB21A6">
          <w:t>’</w:t>
        </w:r>
      </w:ins>
      <w:ins w:id="10219" w:author="Rev 9 Allen Wirfs-Brock" w:date="2012-07-04T17:07:00Z">
        <w:r w:rsidR="00AB21A6">
          <w:t>s activication record stack by the amount that the size of the target function</w:t>
        </w:r>
      </w:ins>
      <w:ins w:id="10220" w:author="Rev 9 Allen Wirfs-Brock" w:date="2012-07-04T17:08:00Z">
        <w:r w:rsidR="00AB21A6">
          <w:t xml:space="preserve">’s activation record exeeds the size of the calling function’s activation record. If the target function’s activation record is </w:t>
        </w:r>
      </w:ins>
      <w:ins w:id="10221" w:author="Rev 9 Allen Wirfs-Brock" w:date="2012-07-04T17:04:00Z">
        <w:r w:rsidR="00AB21A6">
          <w:t>smaller, then the total size of the stack should decrease.</w:t>
        </w:r>
      </w:ins>
    </w:p>
    <w:p w14:paraId="489A213A" w14:textId="77777777" w:rsidR="004C02EF" w:rsidRPr="00E77497" w:rsidDel="0077365B" w:rsidRDefault="004C02EF" w:rsidP="004C02EF">
      <w:pPr>
        <w:rPr>
          <w:del w:id="10222" w:author="Rev 7 Allen Wirfs-Brock" w:date="2012-05-01T17:55:00Z"/>
        </w:rPr>
      </w:pPr>
      <w:commentRangeStart w:id="10223"/>
      <w:del w:id="10224" w:author="Rev 7 Allen Wirfs-Brock" w:date="2012-05-01T17:55:00Z">
        <w:r w:rsidRPr="00E77497" w:rsidDel="0077365B">
          <w:delText xml:space="preserve">The </w:delText>
        </w:r>
      </w:del>
      <w:ins w:id="10225" w:author="Rev 4 Allen Wirfs-Brock" w:date="2011-10-15T09:31:00Z">
        <w:del w:id="10226" w:author="Rev 7 Allen Wirfs-Brock" w:date="2012-05-01T17:55:00Z">
          <w:r w:rsidR="00D35EDC" w:rsidRPr="00E77497" w:rsidDel="0077365B">
            <w:delText xml:space="preserve">This </w:delText>
          </w:r>
        </w:del>
      </w:ins>
      <w:del w:id="10227" w:author="Rev 7 Allen Wirfs-Brock" w:date="2012-05-01T17:55:00Z">
        <w:r w:rsidRPr="00E77497" w:rsidDel="0077365B">
          <w:delText xml:space="preserve">production </w:delText>
        </w:r>
        <w:r w:rsidRPr="00E77497" w:rsidDel="0077365B">
          <w:rPr>
            <w:rStyle w:val="bnf"/>
          </w:rPr>
          <w:delText>CallExpression</w:delText>
        </w:r>
        <w:r w:rsidRPr="00E77497" w:rsidDel="0077365B">
          <w:delText xml:space="preserve"> </w:delText>
        </w:r>
        <w:r w:rsidRPr="00E77497" w:rsidDel="0077365B">
          <w:rPr>
            <w:b/>
          </w:rPr>
          <w:delText>:</w:delText>
        </w:r>
        <w:r w:rsidRPr="00E77497" w:rsidDel="0077365B">
          <w:delText xml:space="preserve"> </w:delText>
        </w:r>
        <w:r w:rsidRPr="00E77497" w:rsidDel="0077365B">
          <w:rPr>
            <w:rStyle w:val="bnf"/>
          </w:rPr>
          <w:delText>CallExpression</w:delText>
        </w:r>
        <w:r w:rsidRPr="00E77497" w:rsidDel="0077365B">
          <w:delText xml:space="preserve"> </w:delText>
        </w:r>
        <w:r w:rsidRPr="00E77497" w:rsidDel="0077365B">
          <w:rPr>
            <w:rStyle w:val="bnf"/>
          </w:rPr>
          <w:delText>Arguments</w:delText>
        </w:r>
        <w:r w:rsidRPr="00E77497" w:rsidDel="0077365B">
          <w:delText xml:space="preserve">  is evaluated in exactly the same manner, </w:delText>
        </w:r>
      </w:del>
      <w:ins w:id="10228" w:author="Rev 4 Allen Wirfs-Brock" w:date="2011-10-15T09:31:00Z">
        <w:del w:id="10229" w:author="Rev 7 Allen Wirfs-Brock" w:date="2012-05-01T17:55:00Z">
          <w:r w:rsidR="00D35EDC" w:rsidRPr="00E77497" w:rsidDel="0077365B">
            <w:delText xml:space="preserve"> as </w:delText>
          </w:r>
          <w:r w:rsidR="00D35EDC" w:rsidRPr="00E77497" w:rsidDel="0077365B">
            <w:rPr>
              <w:rStyle w:val="bnf"/>
            </w:rPr>
            <w:delText>CallExpression</w:delText>
          </w:r>
          <w:r w:rsidR="00D35EDC" w:rsidRPr="00E77497" w:rsidDel="0077365B">
            <w:delText xml:space="preserve"> </w:delText>
          </w:r>
          <w:r w:rsidR="00D35EDC" w:rsidRPr="00E77497" w:rsidDel="0077365B">
            <w:rPr>
              <w:b/>
            </w:rPr>
            <w:delText>:</w:delText>
          </w:r>
          <w:r w:rsidR="00D35EDC" w:rsidRPr="00E77497" w:rsidDel="0077365B">
            <w:delText xml:space="preserve"> </w:delText>
          </w:r>
          <w:r w:rsidR="00D35EDC" w:rsidRPr="00E77497" w:rsidDel="0077365B">
            <w:rPr>
              <w:rStyle w:val="bnf"/>
            </w:rPr>
            <w:delText>MemberExpression</w:delText>
          </w:r>
          <w:r w:rsidR="00D35EDC" w:rsidRPr="00E77497" w:rsidDel="0077365B">
            <w:delText xml:space="preserve"> </w:delText>
          </w:r>
          <w:r w:rsidR="00D35EDC" w:rsidRPr="00E77497" w:rsidDel="0077365B">
            <w:rPr>
              <w:rStyle w:val="bnf"/>
            </w:rPr>
            <w:delText>Arguments</w:delText>
          </w:r>
          <w:r w:rsidR="00D35EDC" w:rsidRPr="00E77497" w:rsidDel="0077365B">
            <w:delText xml:space="preserve"> </w:delText>
          </w:r>
        </w:del>
      </w:ins>
      <w:del w:id="10230" w:author="Rev 7 Allen Wirfs-Brock" w:date="2012-05-01T17:55:00Z">
        <w:r w:rsidRPr="00E77497" w:rsidDel="0077365B">
          <w:delText xml:space="preserve">except that the contained </w:delText>
        </w:r>
        <w:r w:rsidRPr="00E77497" w:rsidDel="0077365B">
          <w:rPr>
            <w:rStyle w:val="bnf"/>
          </w:rPr>
          <w:delText>CallExpression</w:delText>
        </w:r>
        <w:r w:rsidRPr="00E77497" w:rsidDel="0077365B">
          <w:delText xml:space="preserve"> is evaluated in step 1.</w:delText>
        </w:r>
      </w:del>
    </w:p>
    <w:p w14:paraId="5BF99565" w14:textId="77777777" w:rsidR="004C02EF" w:rsidRPr="00E77497" w:rsidRDefault="004C02EF" w:rsidP="004C02EF">
      <w:pPr>
        <w:pStyle w:val="Note"/>
      </w:pPr>
      <w:r w:rsidRPr="00E77497">
        <w:t>NOTE</w:t>
      </w:r>
      <w:commentRangeEnd w:id="10223"/>
      <w:r w:rsidR="004F49B5">
        <w:rPr>
          <w:rStyle w:val="af3"/>
        </w:rPr>
        <w:commentReference w:id="10223"/>
      </w:r>
      <w:ins w:id="10231" w:author="Rev 9 Allen Wirfs-Brock" w:date="2012-07-04T17:01:00Z">
        <w:r w:rsidR="004F49B5">
          <w:t xml:space="preserve"> 2</w:t>
        </w:r>
      </w:ins>
      <w:r w:rsidRPr="00E77497">
        <w:tab/>
        <w:t xml:space="preserve">The returned result will never be of type Reference if </w:t>
      </w:r>
      <w:r w:rsidRPr="00E77497">
        <w:rPr>
          <w:rFonts w:ascii="Times New Roman" w:hAnsi="Times New Roman"/>
          <w:i/>
        </w:rPr>
        <w:t>func</w:t>
      </w:r>
      <w:r w:rsidRPr="00E77497">
        <w:t xml:space="preserve"> is a </w:t>
      </w:r>
      <w:del w:id="10232" w:author="Rev 9 Allen Wirfs-Brock" w:date="2012-07-07T17:46:00Z">
        <w:r w:rsidRPr="00E77497" w:rsidDel="003D5776">
          <w:delText xml:space="preserve">native </w:delText>
        </w:r>
      </w:del>
      <w:ins w:id="10233" w:author="Rev 9 Allen Wirfs-Brock" w:date="2012-07-07T17:46:00Z">
        <w:r w:rsidR="003D5776">
          <w:t>ordinary</w:t>
        </w:r>
        <w:r w:rsidR="003D5776" w:rsidRPr="00E77497">
          <w:t xml:space="preserve"> </w:t>
        </w:r>
      </w:ins>
      <w:r w:rsidRPr="00E77497">
        <w:t xml:space="preserve">ECMAScript object. Whether calling a </w:t>
      </w:r>
      <w:del w:id="10234" w:author="Rev 9 Allen Wirfs-Brock" w:date="2012-07-07T17:46:00Z">
        <w:r w:rsidRPr="00E77497" w:rsidDel="003D5776">
          <w:delText xml:space="preserve">host </w:delText>
        </w:r>
      </w:del>
      <w:ins w:id="10235" w:author="Rev 9 Allen Wirfs-Brock" w:date="2012-07-07T17:46:00Z">
        <w:r w:rsidR="003D5776">
          <w:t>exotic</w:t>
        </w:r>
        <w:r w:rsidR="003D5776" w:rsidRPr="00E77497">
          <w:t xml:space="preserve"> </w:t>
        </w:r>
      </w:ins>
      <w:r w:rsidRPr="00E77497">
        <w:t>object can return a value of type Reference is implementation-dependent.</w:t>
      </w:r>
      <w:bookmarkStart w:id="10236" w:name="_Ref384027085"/>
      <w:bookmarkStart w:id="10237" w:name="_Toc385672191"/>
      <w:bookmarkStart w:id="10238" w:name="_Toc393690286"/>
      <w:r w:rsidRPr="00E77497">
        <w:t xml:space="preserve"> If a value of type Reference is returned, it must be a non-strict Property Reference.</w:t>
      </w:r>
    </w:p>
    <w:p w14:paraId="10E5300A" w14:textId="77777777" w:rsidR="000847C5" w:rsidRPr="00E77497" w:rsidRDefault="000847C5" w:rsidP="000847C5">
      <w:pPr>
        <w:pStyle w:val="30"/>
        <w:numPr>
          <w:ilvl w:val="0"/>
          <w:numId w:val="0"/>
        </w:numPr>
        <w:rPr>
          <w:ins w:id="10239" w:author="Rev 5 Allen Wirfs-Brock" w:date="2012-01-11T14:26:00Z"/>
        </w:rPr>
      </w:pPr>
      <w:bookmarkStart w:id="10240" w:name="_Ref424531183"/>
      <w:bookmarkStart w:id="10241" w:name="_Ref424531447"/>
      <w:bookmarkStart w:id="10242" w:name="_Ref424531464"/>
      <w:bookmarkStart w:id="10243" w:name="_Toc472818825"/>
      <w:bookmarkStart w:id="10244" w:name="_Toc235503399"/>
      <w:bookmarkStart w:id="10245" w:name="_Toc241509174"/>
      <w:bookmarkStart w:id="10246" w:name="_Toc244416661"/>
      <w:bookmarkStart w:id="10247" w:name="_Toc276631025"/>
      <w:bookmarkStart w:id="10248" w:name="_Toc329528762"/>
      <w:ins w:id="10249" w:author="Rev 5 Allen Wirfs-Brock" w:date="2012-01-11T14:26:00Z">
        <w:r w:rsidRPr="00E77497">
          <w:t>11.2.</w:t>
        </w:r>
        <w:del w:id="10250" w:author="Rev 6 Allen Wirfs-Brock" w:date="2012-02-27T15:30:00Z">
          <w:r w:rsidRPr="00E77497" w:rsidDel="00764766">
            <w:delText>3</w:delText>
          </w:r>
        </w:del>
      </w:ins>
      <w:ins w:id="10251" w:author="Rev 6 Allen Wirfs-Brock" w:date="2012-02-27T15:30:00Z">
        <w:r w:rsidR="00764766">
          <w:t>4</w:t>
        </w:r>
      </w:ins>
      <w:ins w:id="10252" w:author="Rev 5 Allen Wirfs-Brock" w:date="2012-01-11T14:26:00Z">
        <w:r w:rsidRPr="00E77497">
          <w:tab/>
        </w:r>
      </w:ins>
      <w:ins w:id="10253" w:author="Rev 5 Allen Wirfs-Brock" w:date="2012-01-11T14:27:00Z">
        <w:r>
          <w:t>The</w:t>
        </w:r>
        <w:r w:rsidRPr="008E7E56">
          <w:rPr>
            <w:rFonts w:cs="Arial"/>
            <w:b w:val="0"/>
            <w:sz w:val="22"/>
          </w:rPr>
          <w:t xml:space="preserve"> </w:t>
        </w:r>
      </w:ins>
      <w:ins w:id="10254" w:author="Rev 5 Allen Wirfs-Brock" w:date="2012-01-11T14:26:00Z">
        <w:r w:rsidRPr="008E7E56">
          <w:rPr>
            <w:rFonts w:ascii="Courier New" w:hAnsi="Courier New"/>
            <w:sz w:val="22"/>
          </w:rPr>
          <w:t>super</w:t>
        </w:r>
        <w:r w:rsidRPr="00E77497">
          <w:t xml:space="preserve"> </w:t>
        </w:r>
      </w:ins>
      <w:ins w:id="10255" w:author="Rev 5 Allen Wirfs-Brock" w:date="2012-01-11T14:27:00Z">
        <w:r>
          <w:t>Keyword</w:t>
        </w:r>
      </w:ins>
      <w:bookmarkEnd w:id="10248"/>
    </w:p>
    <w:p w14:paraId="4370BC22" w14:textId="77777777" w:rsidR="00304798" w:rsidRPr="00E77497" w:rsidRDefault="00304798" w:rsidP="008E7E56">
      <w:pPr>
        <w:rPr>
          <w:ins w:id="10256" w:author="Rev 5 Allen Wirfs-Brock" w:date="2012-01-11T14:29:00Z"/>
        </w:rPr>
      </w:pPr>
      <w:ins w:id="10257" w:author="Rev 5 Allen Wirfs-Brock" w:date="2012-01-11T14:29:00Z">
        <w:r w:rsidRPr="002E4AE1">
          <w:rPr>
            <w:b/>
          </w:rPr>
          <w:t xml:space="preserve">Static </w:t>
        </w:r>
        <w:r w:rsidRPr="008E7E56">
          <w:rPr>
            <w:rFonts w:ascii="Helvetica" w:hAnsi="Helvetica"/>
            <w:b/>
          </w:rPr>
          <w:t>Semantics</w:t>
        </w:r>
      </w:ins>
    </w:p>
    <w:p w14:paraId="56EE4FA6" w14:textId="77777777" w:rsidR="00304798" w:rsidRPr="00E77497" w:rsidRDefault="00304798" w:rsidP="00304798">
      <w:pPr>
        <w:rPr>
          <w:ins w:id="10258" w:author="Rev 5 Allen Wirfs-Brock" w:date="2012-01-11T14:29:00Z"/>
          <w:rFonts w:ascii="Helvetica" w:hAnsi="Helvetica"/>
          <w:b/>
        </w:rPr>
      </w:pPr>
      <w:ins w:id="10259" w:author="Rev 5 Allen Wirfs-Brock" w:date="2012-01-11T14:30:00Z">
        <w:r w:rsidRPr="00E77497">
          <w:rPr>
            <w:rFonts w:ascii="Helvetica" w:hAnsi="Helvetica"/>
            <w:b/>
          </w:rPr>
          <w:t xml:space="preserve">Static Semantics:  </w:t>
        </w:r>
      </w:ins>
      <w:ins w:id="10260" w:author="Rev 5 Allen Wirfs-Brock" w:date="2012-01-11T14:29:00Z">
        <w:r w:rsidRPr="00E77497">
          <w:rPr>
            <w:rFonts w:ascii="Helvetica" w:hAnsi="Helvetica"/>
            <w:b/>
          </w:rPr>
          <w:t>Early Errors</w:t>
        </w:r>
      </w:ins>
    </w:p>
    <w:p w14:paraId="0F727158" w14:textId="77777777" w:rsidR="00304798" w:rsidRPr="00E77497" w:rsidRDefault="00304798" w:rsidP="00304798">
      <w:pPr>
        <w:pStyle w:val="SyntaxRule"/>
        <w:rPr>
          <w:ins w:id="10261" w:author="Rev 5 Allen Wirfs-Brock" w:date="2012-01-11T14:32:00Z"/>
        </w:rPr>
      </w:pPr>
      <w:ins w:id="10262" w:author="Rev 5 Allen Wirfs-Brock" w:date="2012-01-11T14:32:00Z">
        <w:r w:rsidRPr="00E77497">
          <w:t xml:space="preserve">MemberExpression </w:t>
        </w:r>
        <w:r w:rsidRPr="00E77497">
          <w:rPr>
            <w:rFonts w:ascii="Arial" w:hAnsi="Arial" w:cs="Arial"/>
            <w:b/>
            <w:i w:val="0"/>
          </w:rPr>
          <w:t>:</w:t>
        </w:r>
      </w:ins>
    </w:p>
    <w:p w14:paraId="3472EEDF" w14:textId="77777777" w:rsidR="00304798" w:rsidRPr="00E77497" w:rsidRDefault="00304798" w:rsidP="00304798">
      <w:pPr>
        <w:pStyle w:val="SyntaxDefinition"/>
        <w:rPr>
          <w:ins w:id="10263" w:author="Rev 5 Allen Wirfs-Brock" w:date="2012-01-11T14:32:00Z"/>
        </w:rPr>
      </w:pPr>
      <w:ins w:id="10264" w:author="Rev 5 Allen Wirfs-Brock" w:date="2012-01-11T14:32:00Z">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ins>
    </w:p>
    <w:p w14:paraId="3842B9CD" w14:textId="77777777" w:rsidR="00304798" w:rsidRDefault="00304798" w:rsidP="008E7E56">
      <w:pPr>
        <w:numPr>
          <w:ilvl w:val="0"/>
          <w:numId w:val="737"/>
        </w:numPr>
        <w:spacing w:after="220"/>
        <w:contextualSpacing/>
        <w:rPr>
          <w:ins w:id="10265" w:author="Rev 5 Allen Wirfs-Brock" w:date="2012-01-11T14:40:00Z"/>
        </w:rPr>
      </w:pPr>
      <w:ins w:id="10266" w:author="Rev 5 Allen Wirfs-Brock" w:date="2012-01-11T14:34:00Z">
        <w:r w:rsidRPr="00E77497">
          <w:t xml:space="preserve">It is a Syntax Error if the source code parsed with this production is </w:t>
        </w:r>
      </w:ins>
      <w:ins w:id="10267" w:author="Rev 5 Allen Wirfs-Brock" w:date="2012-01-11T14:38:00Z">
        <w:r>
          <w:t>global code</w:t>
        </w:r>
      </w:ins>
      <w:ins w:id="10268" w:author="Rev 5 Allen Wirfs-Brock" w:date="2012-01-11T14:34:00Z">
        <w:r w:rsidRPr="00E77497">
          <w:t xml:space="preserve"> </w:t>
        </w:r>
        <w:del w:id="10269" w:author="Rev 6 Allen Wirfs-Brock" w:date="2012-02-27T15:31:00Z">
          <w:r w:rsidRPr="00E77497" w:rsidDel="00764766">
            <w:delText>code</w:delText>
          </w:r>
        </w:del>
      </w:ins>
      <w:ins w:id="10270" w:author="Rev 5 Allen Wirfs-Brock" w:date="2012-01-11T14:39:00Z">
        <w:del w:id="10271" w:author="Rev 6 Allen Wirfs-Brock" w:date="2012-02-27T15:31:00Z">
          <w:r w:rsidR="00F461C2" w:rsidDel="00764766">
            <w:delText xml:space="preserve"> </w:delText>
          </w:r>
        </w:del>
        <w:r w:rsidR="00F461C2">
          <w:t>that is not eval code</w:t>
        </w:r>
      </w:ins>
      <w:ins w:id="10272" w:author="Rev 5 Allen Wirfs-Brock" w:date="2012-01-11T14:34:00Z">
        <w:r w:rsidRPr="00E77497">
          <w:t>.</w:t>
        </w:r>
      </w:ins>
    </w:p>
    <w:p w14:paraId="72DED0AD" w14:textId="77777777" w:rsidR="00BF506A" w:rsidRPr="00E77497" w:rsidRDefault="00BF506A" w:rsidP="008E7E56">
      <w:pPr>
        <w:numPr>
          <w:ilvl w:val="0"/>
          <w:numId w:val="737"/>
        </w:numPr>
        <w:spacing w:after="220"/>
        <w:rPr>
          <w:ins w:id="10273" w:author="Rev 5 Allen Wirfs-Brock" w:date="2012-01-11T14:55:00Z"/>
        </w:rPr>
      </w:pPr>
      <w:ins w:id="10274" w:author="Rev 5 Allen Wirfs-Brock" w:date="2012-01-11T14:55:00Z">
        <w:r>
          <w:t>It is a Syntax</w:t>
        </w:r>
      </w:ins>
      <w:ins w:id="10275" w:author="Rev 6 Allen Wirfs-Brock" w:date="2012-02-27T16:02:00Z">
        <w:r w:rsidR="00081437">
          <w:t xml:space="preserve"> </w:t>
        </w:r>
      </w:ins>
      <w:ins w:id="10276" w:author="Rev 5 Allen Wirfs-Brock" w:date="2012-01-11T14:55:00Z">
        <w:r>
          <w:t xml:space="preserve">Error if the source code </w:t>
        </w:r>
        <w:r w:rsidRPr="00E77497">
          <w:t xml:space="preserve">parsed with </w:t>
        </w:r>
        <w:r>
          <w:t xml:space="preserve">this production is eval code </w:t>
        </w:r>
        <w:del w:id="10277" w:author="Rev 6 Allen Wirfs-Brock" w:date="2012-02-27T16:06:00Z">
          <w:r w:rsidDel="00081437">
            <w:delText xml:space="preserve">that is </w:delText>
          </w:r>
        </w:del>
      </w:ins>
      <w:ins w:id="10278" w:author="Rev 5 Allen Wirfs-Brock" w:date="2012-01-11T14:57:00Z">
        <w:del w:id="10279" w:author="Rev 6 Allen Wirfs-Brock" w:date="2012-02-27T16:06:00Z">
          <w:r w:rsidDel="00081437">
            <w:delText xml:space="preserve">also </w:delText>
          </w:r>
        </w:del>
      </w:ins>
      <w:ins w:id="10280" w:author="Rev 5 Allen Wirfs-Brock" w:date="2012-01-11T14:55:00Z">
        <w:del w:id="10281" w:author="Rev 6 Allen Wirfs-Brock" w:date="2012-02-27T16:06:00Z">
          <w:r w:rsidDel="00081437">
            <w:delText xml:space="preserve">global code </w:delText>
          </w:r>
        </w:del>
        <w:r>
          <w:t xml:space="preserve">and the source code is not being processed </w:t>
        </w:r>
      </w:ins>
      <w:ins w:id="10282" w:author="Rev 5 Allen Wirfs-Brock" w:date="2012-01-11T14:56:00Z">
        <w:r>
          <w:t>by</w:t>
        </w:r>
      </w:ins>
      <w:ins w:id="10283" w:author="Rev 5 Allen Wirfs-Brock" w:date="2012-01-11T14:55:00Z">
        <w:r>
          <w:t xml:space="preserve"> a direct call to eval</w:t>
        </w:r>
      </w:ins>
      <w:ins w:id="10284" w:author="Rev 5 Allen Wirfs-Brock" w:date="2012-01-11T14:57:00Z">
        <w:r>
          <w:t xml:space="preserve"> that is contained in function code</w:t>
        </w:r>
      </w:ins>
      <w:ins w:id="10285" w:author="Rev 5 Allen Wirfs-Brock" w:date="2012-01-11T14:55:00Z">
        <w:r>
          <w:t>.</w:t>
        </w:r>
      </w:ins>
    </w:p>
    <w:p w14:paraId="68F86991" w14:textId="77777777" w:rsidR="00304798" w:rsidRPr="00E77497" w:rsidDel="00082B66" w:rsidRDefault="00304798" w:rsidP="00304798">
      <w:pPr>
        <w:numPr>
          <w:ilvl w:val="0"/>
          <w:numId w:val="403"/>
        </w:numPr>
        <w:spacing w:after="220"/>
        <w:rPr>
          <w:ins w:id="10286" w:author="Rev 5 Allen Wirfs-Brock" w:date="2012-01-11T14:29:00Z"/>
          <w:del w:id="10287" w:author="Rev 6 Allen Wirfs-Brock" w:date="2012-01-26T11:21:00Z"/>
        </w:rPr>
      </w:pPr>
      <w:ins w:id="10288" w:author="Rev 5 Allen Wirfs-Brock" w:date="2012-01-11T14:29:00Z">
        <w:del w:id="10289" w:author="Rev 6 Allen Wirfs-Brock" w:date="2012-01-26T11:21:00Z">
          <w:r w:rsidRPr="00E77497" w:rsidDel="00082B66">
            <w:delText>It is a Syntax Error if the source code parsed with this production is not extended code.</w:delText>
          </w:r>
        </w:del>
      </w:ins>
    </w:p>
    <w:p w14:paraId="1CF6CF19" w14:textId="77777777" w:rsidR="00304798" w:rsidRPr="00E77497" w:rsidRDefault="00304798" w:rsidP="00304798">
      <w:pPr>
        <w:rPr>
          <w:ins w:id="10290" w:author="Rev 5 Allen Wirfs-Brock" w:date="2012-01-11T14:29:00Z"/>
        </w:rPr>
      </w:pPr>
      <w:ins w:id="10291" w:author="Rev 5 Allen Wirfs-Brock" w:date="2012-01-11T14:33:00Z">
        <w:r>
          <w:rPr>
            <w:rStyle w:val="bnf"/>
          </w:rPr>
          <w:t>CallExpression</w:t>
        </w:r>
      </w:ins>
      <w:ins w:id="10292" w:author="Rev 5 Allen Wirfs-Brock" w:date="2012-01-11T14:29:00Z">
        <w:r w:rsidRPr="00E77497">
          <w:rPr>
            <w:rStyle w:val="bnf"/>
          </w:rPr>
          <w:t xml:space="preserve"> </w:t>
        </w:r>
        <w:r w:rsidRPr="00E77497">
          <w:rPr>
            <w:b/>
          </w:rPr>
          <w:t>:</w:t>
        </w:r>
        <w:r w:rsidRPr="00E77497">
          <w:t xml:space="preserve"> </w:t>
        </w:r>
      </w:ins>
      <w:ins w:id="10293" w:author="Rev 5 Allen Wirfs-Brock" w:date="2012-01-11T14:33:00Z">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ins>
    </w:p>
    <w:p w14:paraId="4373A961" w14:textId="77777777" w:rsidR="00BF506A" w:rsidRDefault="00BF506A" w:rsidP="008E7E56">
      <w:pPr>
        <w:numPr>
          <w:ilvl w:val="0"/>
          <w:numId w:val="737"/>
        </w:numPr>
        <w:spacing w:after="220"/>
        <w:contextualSpacing/>
        <w:rPr>
          <w:ins w:id="10294" w:author="Rev 5 Allen Wirfs-Brock" w:date="2012-01-11T14:58:00Z"/>
        </w:rPr>
      </w:pPr>
      <w:ins w:id="10295" w:author="Rev 5 Allen Wirfs-Brock" w:date="2012-01-11T14:58:00Z">
        <w:r w:rsidRPr="00E77497">
          <w:t xml:space="preserve">It is a Syntax Error if the source code parsed with this production is </w:t>
        </w:r>
        <w:r>
          <w:t>global code</w:t>
        </w:r>
        <w:r w:rsidRPr="00E77497">
          <w:t xml:space="preserve"> </w:t>
        </w:r>
        <w:del w:id="10296" w:author="Rev 6 Allen Wirfs-Brock" w:date="2012-02-27T15:31:00Z">
          <w:r w:rsidRPr="00E77497" w:rsidDel="00764766">
            <w:delText>code</w:delText>
          </w:r>
          <w:r w:rsidDel="00764766">
            <w:delText xml:space="preserve"> </w:delText>
          </w:r>
        </w:del>
        <w:r>
          <w:t>that is not eval code</w:t>
        </w:r>
        <w:r w:rsidRPr="00E77497">
          <w:t>.</w:t>
        </w:r>
      </w:ins>
    </w:p>
    <w:p w14:paraId="4735CA06" w14:textId="77777777" w:rsidR="00BF506A" w:rsidRPr="00E77497" w:rsidRDefault="00BF506A" w:rsidP="008E7E56">
      <w:pPr>
        <w:numPr>
          <w:ilvl w:val="0"/>
          <w:numId w:val="737"/>
        </w:numPr>
        <w:spacing w:after="220"/>
        <w:rPr>
          <w:ins w:id="10297" w:author="Rev 5 Allen Wirfs-Brock" w:date="2012-01-11T14:58:00Z"/>
        </w:rPr>
      </w:pPr>
      <w:ins w:id="10298" w:author="Rev 5 Allen Wirfs-Brock" w:date="2012-01-11T14:58:00Z">
        <w:r>
          <w:t>It is a Syntax</w:t>
        </w:r>
      </w:ins>
      <w:ins w:id="10299" w:author="Rev 6 Allen Wirfs-Brock" w:date="2012-02-27T16:02:00Z">
        <w:r w:rsidR="00081437">
          <w:t xml:space="preserve"> </w:t>
        </w:r>
      </w:ins>
      <w:ins w:id="10300" w:author="Rev 5 Allen Wirfs-Brock" w:date="2012-01-11T14:58:00Z">
        <w:r>
          <w:t xml:space="preserve">Error if the source code </w:t>
        </w:r>
        <w:r w:rsidRPr="00E77497">
          <w:t xml:space="preserve">parsed with </w:t>
        </w:r>
        <w:r>
          <w:t xml:space="preserve">this production is eval code </w:t>
        </w:r>
        <w:del w:id="10301" w:author="Rev 6 Allen Wirfs-Brock" w:date="2012-02-27T16:06:00Z">
          <w:r w:rsidDel="00081437">
            <w:delText xml:space="preserve">that is also global code </w:delText>
          </w:r>
        </w:del>
        <w:r>
          <w:t>and the source code is not being processed by a direct call to eval that is contained in function code.</w:t>
        </w:r>
      </w:ins>
    </w:p>
    <w:p w14:paraId="75943592" w14:textId="77777777" w:rsidR="00304798" w:rsidRPr="00E77497" w:rsidDel="00592233" w:rsidRDefault="00304798" w:rsidP="00304798">
      <w:pPr>
        <w:numPr>
          <w:ilvl w:val="0"/>
          <w:numId w:val="403"/>
        </w:numPr>
        <w:spacing w:after="220"/>
        <w:rPr>
          <w:ins w:id="10302" w:author="Rev 5 Allen Wirfs-Brock" w:date="2012-01-11T14:29:00Z"/>
          <w:del w:id="10303" w:author="Rev 6 Allen Wirfs-Brock" w:date="2012-01-26T11:22:00Z"/>
        </w:rPr>
      </w:pPr>
      <w:ins w:id="10304" w:author="Rev 5 Allen Wirfs-Brock" w:date="2012-01-11T14:29:00Z">
        <w:del w:id="10305" w:author="Rev 6 Allen Wirfs-Brock" w:date="2012-01-26T11:22:00Z">
          <w:r w:rsidRPr="00E77497" w:rsidDel="00592233">
            <w:delText>It is a Syntax Error if the source code parsed with this production is not extended code.</w:delText>
          </w:r>
        </w:del>
      </w:ins>
    </w:p>
    <w:p w14:paraId="51D829BC" w14:textId="77777777" w:rsidR="00004A4F" w:rsidRPr="00E77497" w:rsidRDefault="00004A4F" w:rsidP="00004A4F">
      <w:pPr>
        <w:keepNext/>
        <w:rPr>
          <w:ins w:id="10306" w:author="Rev 5 Allen Wirfs-Brock" w:date="2012-01-11T15:00:00Z"/>
          <w:rFonts w:ascii="Helvetica" w:hAnsi="Helvetica"/>
          <w:b/>
        </w:rPr>
      </w:pPr>
      <w:ins w:id="10307" w:author="Rev 5 Allen Wirfs-Brock" w:date="2012-01-11T15:00:00Z">
        <w:r w:rsidRPr="00E77497">
          <w:rPr>
            <w:rFonts w:ascii="Helvetica" w:hAnsi="Helvetica"/>
            <w:b/>
          </w:rPr>
          <w:t xml:space="preserve">Runtime Semantics: </w:t>
        </w:r>
        <w:r w:rsidRPr="00E77497">
          <w:rPr>
            <w:rFonts w:ascii="Helvetica" w:hAnsi="Helvetica"/>
            <w:b/>
            <w:spacing w:val="6"/>
          </w:rPr>
          <w:t>Evaluation</w:t>
        </w:r>
      </w:ins>
    </w:p>
    <w:p w14:paraId="6CC5E956" w14:textId="77777777" w:rsidR="00004A4F" w:rsidRPr="00E77497" w:rsidRDefault="00004A4F" w:rsidP="00004A4F">
      <w:pPr>
        <w:rPr>
          <w:ins w:id="10308" w:author="Rev 5 Allen Wirfs-Brock" w:date="2012-01-11T15:00:00Z"/>
        </w:rPr>
      </w:pPr>
      <w:ins w:id="10309" w:author="Rev 5 Allen Wirfs-Brock" w:date="2012-01-11T15:00:00Z">
        <w:r w:rsidRPr="00E77497">
          <w:rPr>
            <w:rStyle w:val="bnf"/>
          </w:rPr>
          <w:t>MemberExpression</w:t>
        </w:r>
        <w:r w:rsidRPr="00E77497">
          <w:t xml:space="preserve"> </w:t>
        </w:r>
        <w:r w:rsidRPr="00E77497">
          <w:rPr>
            <w:b/>
          </w:rPr>
          <w:t>:</w:t>
        </w:r>
        <w:r w:rsidRPr="00E77497">
          <w:t xml:space="preserve"> </w:t>
        </w:r>
      </w:ins>
      <w:ins w:id="10310" w:author="Rev 5 Allen Wirfs-Brock" w:date="2012-01-11T15:01:00Z">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ins>
      <w:ins w:id="10311" w:author="Rev 5 Allen Wirfs-Brock" w:date="2012-01-11T15:00:00Z">
        <w:r w:rsidRPr="00E77497">
          <w:t xml:space="preserve"> </w:t>
        </w:r>
      </w:ins>
    </w:p>
    <w:p w14:paraId="7F95727D" w14:textId="77777777" w:rsidR="00141C64" w:rsidRPr="00E77497" w:rsidRDefault="00141C64" w:rsidP="00141C64">
      <w:pPr>
        <w:pStyle w:val="Alg4"/>
        <w:numPr>
          <w:ilvl w:val="0"/>
          <w:numId w:val="632"/>
        </w:numPr>
        <w:rPr>
          <w:ins w:id="10312" w:author="Rev 7 Allen Wirfs-Brock" w:date="2012-05-01T16:28:00Z"/>
        </w:rPr>
      </w:pPr>
      <w:ins w:id="10313" w:author="Rev 7 Allen Wirfs-Brock" w:date="2012-05-01T16:28:00Z">
        <w:r w:rsidRPr="00E77497">
          <w:t xml:space="preserve">Let </w:t>
        </w:r>
        <w:r>
          <w:rPr>
            <w:i/>
          </w:rPr>
          <w:t>env</w:t>
        </w:r>
        <w:r>
          <w:t xml:space="preserve"> be the result of performing the GetThisEnvironment abstract operation</w:t>
        </w:r>
        <w:r w:rsidRPr="00E77497">
          <w:t>.</w:t>
        </w:r>
      </w:ins>
    </w:p>
    <w:p w14:paraId="23561521" w14:textId="77777777" w:rsidR="001F7810" w:rsidRDefault="001F7810" w:rsidP="00141C64">
      <w:pPr>
        <w:pStyle w:val="Alg4"/>
        <w:numPr>
          <w:ilvl w:val="0"/>
          <w:numId w:val="632"/>
        </w:numPr>
        <w:contextualSpacing/>
        <w:rPr>
          <w:ins w:id="10314" w:author="Rev 7 Allen Wirfs-Brock" w:date="2012-05-01T16:48:00Z"/>
        </w:rPr>
      </w:pPr>
      <w:ins w:id="10315" w:author="Rev 7 Allen Wirfs-Brock" w:date="2012-05-01T16:47:00Z">
        <w:r>
          <w:t xml:space="preserve">If the </w:t>
        </w:r>
      </w:ins>
      <w:ins w:id="10316" w:author="Rev 7 Allen Wirfs-Brock" w:date="2012-05-01T16:48:00Z">
        <w:r>
          <w:t>result</w:t>
        </w:r>
      </w:ins>
      <w:ins w:id="10317" w:author="Rev 7 Allen Wirfs-Brock" w:date="2012-05-01T16:47:00Z">
        <w:r>
          <w:t xml:space="preserve"> </w:t>
        </w:r>
      </w:ins>
      <w:ins w:id="10318" w:author="Rev 7 Allen Wirfs-Brock" w:date="2012-05-01T16:48:00Z">
        <w:r>
          <w:t xml:space="preserve">of calling the HasSuperBinding concrete method of </w:t>
        </w:r>
        <w:r w:rsidRPr="001F7810">
          <w:rPr>
            <w:i/>
          </w:rPr>
          <w:t>env</w:t>
        </w:r>
        <w:r>
          <w:t xml:space="preserve"> is </w:t>
        </w:r>
        <w:r w:rsidRPr="001F7810">
          <w:rPr>
            <w:b/>
          </w:rPr>
          <w:t>false</w:t>
        </w:r>
        <w:r>
          <w:t>, then throw Refer</w:t>
        </w:r>
      </w:ins>
      <w:ins w:id="10319" w:author="Rev 7 Allen Wirfs-Brock" w:date="2012-05-01T17:08:00Z">
        <w:r w:rsidR="00A02592">
          <w:t>e</w:t>
        </w:r>
      </w:ins>
      <w:ins w:id="10320" w:author="Rev 7 Allen Wirfs-Brock" w:date="2012-05-01T16:48:00Z">
        <w:r>
          <w:t>nceError.</w:t>
        </w:r>
      </w:ins>
    </w:p>
    <w:p w14:paraId="3875663C" w14:textId="77777777" w:rsidR="00141C64" w:rsidRPr="00E77497" w:rsidRDefault="00141C64" w:rsidP="00141C64">
      <w:pPr>
        <w:pStyle w:val="Alg4"/>
        <w:numPr>
          <w:ilvl w:val="0"/>
          <w:numId w:val="632"/>
        </w:numPr>
        <w:contextualSpacing/>
        <w:rPr>
          <w:ins w:id="10321" w:author="Rev 7 Allen Wirfs-Brock" w:date="2012-05-01T16:28:00Z"/>
        </w:rPr>
      </w:pPr>
      <w:ins w:id="10322" w:author="Rev 7 Allen Wirfs-Brock" w:date="2012-05-01T16:28: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0ADFDE12" w14:textId="77777777" w:rsidR="00C9062B" w:rsidRDefault="00141C64" w:rsidP="00C9062B">
      <w:pPr>
        <w:pStyle w:val="Alg3"/>
        <w:numPr>
          <w:ilvl w:val="0"/>
          <w:numId w:val="632"/>
        </w:numPr>
        <w:rPr>
          <w:ins w:id="10323" w:author="Rev 7 Allen Wirfs-Brock" w:date="2012-05-01T16:33:00Z"/>
        </w:rPr>
      </w:pPr>
      <w:ins w:id="10324" w:author="Rev 7 Allen Wirfs-Brock" w:date="2012-05-01T16:31:00Z">
        <w:r>
          <w:t xml:space="preserve">Let </w:t>
        </w:r>
        <w:r w:rsidRPr="00141C64">
          <w:rPr>
            <w:i/>
          </w:rPr>
          <w:t>baseValue</w:t>
        </w:r>
        <w:r>
          <w:t xml:space="preserve"> be the result of calling the Get</w:t>
        </w:r>
        <w:del w:id="10325" w:author="Rev 9 Allen Wirfs-Brock" w:date="2012-06-30T08:30:00Z">
          <w:r w:rsidDel="003228B0">
            <w:delText>HomeObject</w:delText>
          </w:r>
        </w:del>
      </w:ins>
      <w:ins w:id="10326" w:author="Rev 9 Allen Wirfs-Brock" w:date="2012-06-30T08:30:00Z">
        <w:r w:rsidR="003228B0">
          <w:t>SuperBase</w:t>
        </w:r>
      </w:ins>
      <w:ins w:id="10327" w:author="Rev 7 Allen Wirfs-Brock" w:date="2012-05-01T16:31:00Z">
        <w:r>
          <w:t xml:space="preserve"> concrete method of </w:t>
        </w:r>
        <w:r w:rsidRPr="00141C64">
          <w:rPr>
            <w:i/>
          </w:rPr>
          <w:t>env</w:t>
        </w:r>
        <w:r>
          <w:t>.</w:t>
        </w:r>
      </w:ins>
    </w:p>
    <w:p w14:paraId="49571CF3" w14:textId="77777777" w:rsidR="00004A4F" w:rsidRPr="00E77497" w:rsidDel="00C9062B" w:rsidRDefault="00004A4F" w:rsidP="00004A4F">
      <w:pPr>
        <w:pStyle w:val="Alg3"/>
        <w:numPr>
          <w:ilvl w:val="0"/>
          <w:numId w:val="632"/>
        </w:numPr>
        <w:rPr>
          <w:ins w:id="10328" w:author="Rev 5 Allen Wirfs-Brock" w:date="2012-01-11T15:00:00Z"/>
          <w:del w:id="10329" w:author="Rev 7 Allen Wirfs-Brock" w:date="2012-05-01T16:34:00Z"/>
        </w:rPr>
      </w:pPr>
      <w:ins w:id="10330" w:author="Rev 5 Allen Wirfs-Brock" w:date="2012-01-11T15:00:00Z">
        <w:del w:id="10331" w:author="Rev 7 Allen Wirfs-Brock" w:date="2012-05-01T16:34:00Z">
          <w:r w:rsidRPr="00E77497" w:rsidDel="00C9062B">
            <w:delText xml:space="preserve">Let </w:delText>
          </w:r>
          <w:r w:rsidRPr="00E77497" w:rsidDel="00C9062B">
            <w:rPr>
              <w:i/>
            </w:rPr>
            <w:delText>baseReference</w:delText>
          </w:r>
          <w:r w:rsidRPr="00E77497" w:rsidDel="00C9062B">
            <w:delText xml:space="preserve"> be the result of evaluating </w:delText>
          </w:r>
          <w:r w:rsidRPr="00E77497" w:rsidDel="00C9062B">
            <w:rPr>
              <w:i/>
            </w:rPr>
            <w:delText>MemberExpression</w:delText>
          </w:r>
          <w:r w:rsidRPr="00E77497" w:rsidDel="00C9062B">
            <w:delText>.</w:delText>
          </w:r>
        </w:del>
      </w:ins>
    </w:p>
    <w:p w14:paraId="2DFE69E6" w14:textId="77777777" w:rsidR="00004A4F" w:rsidRPr="00E77497" w:rsidDel="00C9062B" w:rsidRDefault="00004A4F" w:rsidP="00004A4F">
      <w:pPr>
        <w:pStyle w:val="Alg3"/>
        <w:numPr>
          <w:ilvl w:val="0"/>
          <w:numId w:val="632"/>
        </w:numPr>
        <w:rPr>
          <w:ins w:id="10332" w:author="Rev 5 Allen Wirfs-Brock" w:date="2012-01-11T15:00:00Z"/>
          <w:del w:id="10333" w:author="Rev 7 Allen Wirfs-Brock" w:date="2012-05-01T16:34:00Z"/>
        </w:rPr>
      </w:pPr>
      <w:ins w:id="10334" w:author="Rev 5 Allen Wirfs-Brock" w:date="2012-01-11T15:00:00Z">
        <w:del w:id="10335" w:author="Rev 7 Allen Wirfs-Brock" w:date="2012-05-01T16:34:00Z">
          <w:r w:rsidRPr="00E77497" w:rsidDel="00C9062B">
            <w:delText xml:space="preserve">Let </w:delText>
          </w:r>
          <w:r w:rsidRPr="00E77497" w:rsidDel="00C9062B">
            <w:rPr>
              <w:i/>
            </w:rPr>
            <w:delText>baseValue</w:delText>
          </w:r>
          <w:r w:rsidRPr="00E77497" w:rsidDel="00C9062B">
            <w:delText xml:space="preserve"> be GetValue(</w:delText>
          </w:r>
          <w:r w:rsidRPr="00E77497" w:rsidDel="00C9062B">
            <w:rPr>
              <w:i/>
            </w:rPr>
            <w:delText>baseReference</w:delText>
          </w:r>
          <w:r w:rsidRPr="00E77497" w:rsidDel="00C9062B">
            <w:delText>).</w:delText>
          </w:r>
        </w:del>
      </w:ins>
    </w:p>
    <w:p w14:paraId="14316B4F" w14:textId="77777777" w:rsidR="00004A4F" w:rsidRPr="00E77497" w:rsidRDefault="00004A4F" w:rsidP="00004A4F">
      <w:pPr>
        <w:pStyle w:val="Alg3"/>
        <w:numPr>
          <w:ilvl w:val="0"/>
          <w:numId w:val="632"/>
        </w:numPr>
        <w:rPr>
          <w:ins w:id="10336" w:author="Rev 5 Allen Wirfs-Brock" w:date="2012-01-11T15:00:00Z"/>
        </w:rPr>
      </w:pPr>
      <w:ins w:id="10337" w:author="Rev 5 Allen Wirfs-Brock" w:date="2012-01-11T15:00:00Z">
        <w:r w:rsidRPr="00E77497">
          <w:t xml:space="preserve">Let </w:t>
        </w:r>
        <w:r w:rsidRPr="00E77497">
          <w:rPr>
            <w:i/>
          </w:rPr>
          <w:t>propertyNameReference</w:t>
        </w:r>
        <w:r w:rsidRPr="00E77497">
          <w:t xml:space="preserve"> be the result of evaluating </w:t>
        </w:r>
        <w:r w:rsidRPr="00E77497">
          <w:rPr>
            <w:i/>
          </w:rPr>
          <w:t>Expression</w:t>
        </w:r>
        <w:r w:rsidRPr="00E77497">
          <w:t>.</w:t>
        </w:r>
      </w:ins>
    </w:p>
    <w:p w14:paraId="46EE6581" w14:textId="77777777" w:rsidR="00004A4F" w:rsidRPr="00E77497" w:rsidRDefault="00004A4F" w:rsidP="00004A4F">
      <w:pPr>
        <w:pStyle w:val="Alg3"/>
        <w:numPr>
          <w:ilvl w:val="0"/>
          <w:numId w:val="632"/>
        </w:numPr>
        <w:rPr>
          <w:ins w:id="10338" w:author="Rev 5 Allen Wirfs-Brock" w:date="2012-01-11T15:00:00Z"/>
        </w:rPr>
      </w:pPr>
      <w:ins w:id="10339" w:author="Rev 5 Allen Wirfs-Brock" w:date="2012-01-11T15:00:00Z">
        <w:r w:rsidRPr="00E77497">
          <w:t xml:space="preserve">Let </w:t>
        </w:r>
        <w:r w:rsidRPr="00E77497">
          <w:rPr>
            <w:i/>
          </w:rPr>
          <w:t>propertyNameValue</w:t>
        </w:r>
        <w:r w:rsidRPr="00E77497">
          <w:t xml:space="preserve"> be GetValue(</w:t>
        </w:r>
        <w:r w:rsidRPr="00E77497">
          <w:rPr>
            <w:i/>
          </w:rPr>
          <w:t>propertyNameReference</w:t>
        </w:r>
        <w:r w:rsidRPr="00E77497">
          <w:t>).</w:t>
        </w:r>
      </w:ins>
    </w:p>
    <w:p w14:paraId="42B8DB5B" w14:textId="77777777" w:rsidR="00004A4F" w:rsidRPr="00E77497" w:rsidRDefault="00134DAD" w:rsidP="00004A4F">
      <w:pPr>
        <w:pStyle w:val="Alg3"/>
        <w:numPr>
          <w:ilvl w:val="0"/>
          <w:numId w:val="632"/>
        </w:numPr>
        <w:rPr>
          <w:ins w:id="10340" w:author="Rev 5 Allen Wirfs-Brock" w:date="2012-01-11T15:00:00Z"/>
        </w:rPr>
      </w:pPr>
      <w:ins w:id="10341" w:author="Rev 7 Allen Wirfs-Brock" w:date="2012-04-10T12:09:00Z">
        <w:r>
          <w:t>ReturnIfAbrupt(</w:t>
        </w:r>
        <w:r w:rsidRPr="00E77497">
          <w:t>CheckObjectCoercible</w:t>
        </w:r>
        <w:r>
          <w:t>(</w:t>
        </w:r>
        <w:r w:rsidRPr="00134DAD">
          <w:rPr>
            <w:i/>
          </w:rPr>
          <w:t>baseValue</w:t>
        </w:r>
        <w:r>
          <w:t>))</w:t>
        </w:r>
        <w:r w:rsidRPr="00E77497">
          <w:t>.</w:t>
        </w:r>
      </w:ins>
      <w:ins w:id="10342" w:author="Rev 5 Allen Wirfs-Brock" w:date="2012-01-11T15:00:00Z">
        <w:del w:id="10343" w:author="Rev 7 Allen Wirfs-Brock" w:date="2012-04-10T12:09:00Z">
          <w:r w:rsidR="00004A4F" w:rsidRPr="00E77497" w:rsidDel="00134DAD">
            <w:delText>Call CheckObjectCoercible(</w:delText>
          </w:r>
          <w:r w:rsidR="00004A4F" w:rsidRPr="00E77497" w:rsidDel="00134DAD">
            <w:rPr>
              <w:i/>
            </w:rPr>
            <w:delText>baseValue</w:delText>
          </w:r>
          <w:r w:rsidR="00004A4F" w:rsidRPr="00E77497" w:rsidDel="00134DAD">
            <w:delText>).</w:delText>
          </w:r>
        </w:del>
      </w:ins>
    </w:p>
    <w:p w14:paraId="48C41590" w14:textId="77777777" w:rsidR="00004A4F" w:rsidRPr="00E77497" w:rsidRDefault="00004A4F" w:rsidP="00004A4F">
      <w:pPr>
        <w:pStyle w:val="Alg3"/>
        <w:numPr>
          <w:ilvl w:val="0"/>
          <w:numId w:val="632"/>
        </w:numPr>
        <w:rPr>
          <w:ins w:id="10344" w:author="Rev 5 Allen Wirfs-Brock" w:date="2012-01-11T15:00:00Z"/>
        </w:rPr>
      </w:pPr>
      <w:ins w:id="10345" w:author="Rev 5 Allen Wirfs-Brock" w:date="2012-01-11T15:00:00Z">
        <w:r w:rsidRPr="00E77497">
          <w:t xml:space="preserve">Let </w:t>
        </w:r>
        <w:r w:rsidRPr="00E77497">
          <w:rPr>
            <w:i/>
          </w:rPr>
          <w:t>property</w:t>
        </w:r>
        <w:del w:id="10346" w:author="Rev 7 Allen Wirfs-Brock" w:date="2012-05-01T16:42:00Z">
          <w:r w:rsidRPr="00E77497" w:rsidDel="00C9062B">
            <w:rPr>
              <w:i/>
            </w:rPr>
            <w:delText>NameString</w:delText>
          </w:r>
        </w:del>
      </w:ins>
      <w:ins w:id="10347" w:author="Rev 7 Allen Wirfs-Brock" w:date="2012-05-01T16:42:00Z">
        <w:r w:rsidR="00C9062B">
          <w:rPr>
            <w:i/>
          </w:rPr>
          <w:t>Key</w:t>
        </w:r>
      </w:ins>
      <w:ins w:id="10348" w:author="Rev 5 Allen Wirfs-Brock" w:date="2012-01-11T15:00:00Z">
        <w:r w:rsidRPr="00E77497">
          <w:t xml:space="preserve"> be To</w:t>
        </w:r>
        <w:del w:id="10349" w:author="Rev 7 Allen Wirfs-Brock" w:date="2012-05-01T16:40:00Z">
          <w:r w:rsidRPr="00E77497" w:rsidDel="00C9062B">
            <w:delText>String</w:delText>
          </w:r>
        </w:del>
      </w:ins>
      <w:ins w:id="10350" w:author="Rev 7 Allen Wirfs-Brock" w:date="2012-05-01T16:40:00Z">
        <w:r w:rsidR="00C9062B">
          <w:t>PropertyKey</w:t>
        </w:r>
      </w:ins>
      <w:ins w:id="10351" w:author="Rev 5 Allen Wirfs-Brock" w:date="2012-01-11T15:00:00Z">
        <w:r w:rsidRPr="00E77497">
          <w:t>(</w:t>
        </w:r>
        <w:r w:rsidRPr="00E77497">
          <w:rPr>
            <w:i/>
          </w:rPr>
          <w:t>propertyNameValue</w:t>
        </w:r>
        <w:r w:rsidRPr="00E77497">
          <w:t>).</w:t>
        </w:r>
      </w:ins>
    </w:p>
    <w:p w14:paraId="257C178C" w14:textId="77777777" w:rsidR="00004A4F" w:rsidRPr="00E77497" w:rsidRDefault="00004A4F" w:rsidP="00004A4F">
      <w:pPr>
        <w:pStyle w:val="Alg3"/>
        <w:numPr>
          <w:ilvl w:val="0"/>
          <w:numId w:val="632"/>
        </w:numPr>
        <w:rPr>
          <w:ins w:id="10352" w:author="Rev 5 Allen Wirfs-Brock" w:date="2012-01-11T15:00:00Z"/>
        </w:rPr>
      </w:pPr>
      <w:ins w:id="10353" w:author="Rev 5 Allen Wirfs-Brock" w:date="2012-01-11T15: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24A00E5B" w14:textId="77777777" w:rsidR="00004A4F" w:rsidRPr="00E77497" w:rsidRDefault="00004A4F" w:rsidP="00004A4F">
      <w:pPr>
        <w:pStyle w:val="Alg3"/>
        <w:numPr>
          <w:ilvl w:val="0"/>
          <w:numId w:val="632"/>
        </w:numPr>
        <w:spacing w:after="220"/>
        <w:rPr>
          <w:ins w:id="10354" w:author="Rev 5 Allen Wirfs-Brock" w:date="2012-01-11T15:00:00Z"/>
        </w:rPr>
      </w:pPr>
      <w:ins w:id="10355" w:author="Rev 5 Allen Wirfs-Brock" w:date="2012-01-11T15:00:00Z">
        <w:r w:rsidRPr="00E77497">
          <w:t xml:space="preserve">Return a value of type Reference </w:t>
        </w:r>
      </w:ins>
      <w:ins w:id="10356" w:author="Rev 7 Allen Wirfs-Brock" w:date="2012-05-01T16:45:00Z">
        <w:r w:rsidR="001F7810">
          <w:t xml:space="preserve">that is a Super Reference </w:t>
        </w:r>
      </w:ins>
      <w:ins w:id="10357" w:author="Rev 5 Allen Wirfs-Brock" w:date="2012-01-11T15:00:00Z">
        <w:r w:rsidRPr="00E77497">
          <w:t xml:space="preserve">whose base value is </w:t>
        </w:r>
        <w:r w:rsidRPr="00E77497">
          <w:rPr>
            <w:i/>
          </w:rPr>
          <w:t>baseValue</w:t>
        </w:r>
        <w:del w:id="10358" w:author="Rev 7 Allen Wirfs-Brock" w:date="2012-05-01T16:44:00Z">
          <w:r w:rsidRPr="00E77497" w:rsidDel="001F7810">
            <w:delText xml:space="preserve"> and</w:delText>
          </w:r>
        </w:del>
      </w:ins>
      <w:ins w:id="10359" w:author="Rev 7 Allen Wirfs-Brock" w:date="2012-05-01T16:44:00Z">
        <w:r w:rsidR="001F7810">
          <w:t>,</w:t>
        </w:r>
      </w:ins>
      <w:ins w:id="10360" w:author="Rev 5 Allen Wirfs-Brock" w:date="2012-01-11T15:00:00Z">
        <w:r w:rsidRPr="00E77497">
          <w:t xml:space="preserve"> whose referenced name is </w:t>
        </w:r>
        <w:r w:rsidRPr="00E77497">
          <w:rPr>
            <w:i/>
          </w:rPr>
          <w:t>property</w:t>
        </w:r>
        <w:del w:id="10361" w:author="Rev 7 Allen Wirfs-Brock" w:date="2012-05-01T16:42:00Z">
          <w:r w:rsidRPr="00E77497" w:rsidDel="00C9062B">
            <w:rPr>
              <w:i/>
            </w:rPr>
            <w:delText>NameString</w:delText>
          </w:r>
        </w:del>
      </w:ins>
      <w:ins w:id="10362" w:author="Rev 7 Allen Wirfs-Brock" w:date="2012-05-01T16:42:00Z">
        <w:r w:rsidR="00C9062B">
          <w:rPr>
            <w:i/>
          </w:rPr>
          <w:t>Key</w:t>
        </w:r>
      </w:ins>
      <w:ins w:id="10363" w:author="Rev 5 Allen Wirfs-Brock" w:date="2012-01-11T15:00:00Z">
        <w:r w:rsidRPr="00E77497">
          <w:t>,</w:t>
        </w:r>
      </w:ins>
      <w:ins w:id="10364" w:author="Rev 7 Allen Wirfs-Brock" w:date="2012-05-01T16:44:00Z">
        <w:r w:rsidR="001F7810">
          <w:t xml:space="preserve"> whose thisValue is </w:t>
        </w:r>
        <w:r w:rsidR="001F7810" w:rsidRPr="001F7810">
          <w:rPr>
            <w:i/>
          </w:rPr>
          <w:t>actualThis</w:t>
        </w:r>
        <w:r w:rsidR="001F7810">
          <w:t>,</w:t>
        </w:r>
      </w:ins>
      <w:ins w:id="10365" w:author="Rev 5 Allen Wirfs-Brock" w:date="2012-01-11T15:00:00Z">
        <w:r w:rsidRPr="00E77497">
          <w:t xml:space="preserve"> and whose strict mode flag is </w:t>
        </w:r>
        <w:r w:rsidRPr="00E77497">
          <w:rPr>
            <w:i/>
          </w:rPr>
          <w:t>strict</w:t>
        </w:r>
        <w:r w:rsidRPr="00E77497">
          <w:t>.</w:t>
        </w:r>
      </w:ins>
    </w:p>
    <w:p w14:paraId="2B539140" w14:textId="77777777" w:rsidR="00A02592" w:rsidRPr="00E77497" w:rsidRDefault="00A02592" w:rsidP="00A02592">
      <w:pPr>
        <w:rPr>
          <w:ins w:id="10366" w:author="Rev 7 Allen Wirfs-Brock" w:date="2012-05-01T17:07:00Z"/>
        </w:rPr>
      </w:pPr>
      <w:ins w:id="10367" w:author="Rev 7 Allen Wirfs-Brock" w:date="2012-05-01T17:07:00Z">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004A4F">
          <w:t xml:space="preserve"> </w:t>
        </w:r>
        <w:r>
          <w:rPr>
            <w:rFonts w:ascii="Times New Roman" w:hAnsi="Times New Roman"/>
            <w:i/>
          </w:rPr>
          <w:t>IdentifierName</w:t>
        </w:r>
        <w:r w:rsidRPr="00E77497">
          <w:t xml:space="preserve"> </w:t>
        </w:r>
      </w:ins>
    </w:p>
    <w:p w14:paraId="3FF81612" w14:textId="77777777" w:rsidR="00A02592" w:rsidRPr="00E77497" w:rsidRDefault="00A02592" w:rsidP="00A02592">
      <w:pPr>
        <w:pStyle w:val="Alg4"/>
        <w:numPr>
          <w:ilvl w:val="0"/>
          <w:numId w:val="789"/>
        </w:numPr>
        <w:rPr>
          <w:ins w:id="10368" w:author="Rev 7 Allen Wirfs-Brock" w:date="2012-05-01T17:07:00Z"/>
        </w:rPr>
      </w:pPr>
      <w:ins w:id="10369" w:author="Rev 7 Allen Wirfs-Brock" w:date="2012-05-01T17:07:00Z">
        <w:r w:rsidRPr="00E77497">
          <w:t xml:space="preserve">Let </w:t>
        </w:r>
        <w:r>
          <w:rPr>
            <w:i/>
          </w:rPr>
          <w:t>env</w:t>
        </w:r>
        <w:r>
          <w:t xml:space="preserve"> be the result of performing the GetThisEnvironment abstract operation</w:t>
        </w:r>
        <w:r w:rsidRPr="00E77497">
          <w:t>.</w:t>
        </w:r>
      </w:ins>
    </w:p>
    <w:p w14:paraId="2B7397DE" w14:textId="77777777" w:rsidR="00A02592" w:rsidRDefault="00A02592" w:rsidP="00A02592">
      <w:pPr>
        <w:pStyle w:val="Alg4"/>
        <w:numPr>
          <w:ilvl w:val="0"/>
          <w:numId w:val="789"/>
        </w:numPr>
        <w:contextualSpacing/>
        <w:rPr>
          <w:ins w:id="10370" w:author="Rev 7 Allen Wirfs-Brock" w:date="2012-05-01T17:07:00Z"/>
        </w:rPr>
      </w:pPr>
      <w:ins w:id="10371" w:author="Rev 7 Allen Wirfs-Brock" w:date="2012-05-01T17:07:00Z">
        <w:r>
          <w:t xml:space="preserve">If the result of calling the HasSuperBinding concrete method of </w:t>
        </w:r>
        <w:r w:rsidRPr="001F7810">
          <w:rPr>
            <w:i/>
          </w:rPr>
          <w:t>env</w:t>
        </w:r>
        <w:r>
          <w:t xml:space="preserve"> is </w:t>
        </w:r>
        <w:r w:rsidRPr="001F7810">
          <w:rPr>
            <w:b/>
          </w:rPr>
          <w:t>false</w:t>
        </w:r>
        <w:r>
          <w:t>, then throw Refer</w:t>
        </w:r>
      </w:ins>
      <w:ins w:id="10372" w:author="Rev 7 Allen Wirfs-Brock" w:date="2012-05-01T17:08:00Z">
        <w:r>
          <w:t>e</w:t>
        </w:r>
      </w:ins>
      <w:ins w:id="10373" w:author="Rev 7 Allen Wirfs-Brock" w:date="2012-05-01T17:07:00Z">
        <w:r>
          <w:t>nceError.</w:t>
        </w:r>
      </w:ins>
    </w:p>
    <w:p w14:paraId="0C95E5A3" w14:textId="77777777" w:rsidR="00A02592" w:rsidRPr="00E77497" w:rsidRDefault="00A02592" w:rsidP="00A02592">
      <w:pPr>
        <w:pStyle w:val="Alg4"/>
        <w:numPr>
          <w:ilvl w:val="0"/>
          <w:numId w:val="789"/>
        </w:numPr>
        <w:contextualSpacing/>
        <w:rPr>
          <w:ins w:id="10374" w:author="Rev 7 Allen Wirfs-Brock" w:date="2012-05-01T17:07:00Z"/>
        </w:rPr>
      </w:pPr>
      <w:ins w:id="10375" w:author="Rev 7 Allen Wirfs-Brock" w:date="2012-05-01T17:07: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6D97445A" w14:textId="77777777" w:rsidR="00A02592" w:rsidRDefault="00A02592" w:rsidP="00A02592">
      <w:pPr>
        <w:pStyle w:val="Alg3"/>
        <w:numPr>
          <w:ilvl w:val="0"/>
          <w:numId w:val="789"/>
        </w:numPr>
        <w:rPr>
          <w:ins w:id="10376" w:author="Rev 7 Allen Wirfs-Brock" w:date="2012-05-01T17:07:00Z"/>
        </w:rPr>
      </w:pPr>
      <w:ins w:id="10377" w:author="Rev 7 Allen Wirfs-Brock" w:date="2012-05-01T17:07:00Z">
        <w:r>
          <w:t xml:space="preserve">Let </w:t>
        </w:r>
        <w:r w:rsidRPr="00141C64">
          <w:rPr>
            <w:i/>
          </w:rPr>
          <w:t>baseValue</w:t>
        </w:r>
        <w:r>
          <w:t xml:space="preserve"> be the result of calling the Get</w:t>
        </w:r>
      </w:ins>
      <w:ins w:id="10378" w:author="Rev 9 Allen Wirfs-Brock" w:date="2012-06-30T08:32:00Z">
        <w:r w:rsidR="003228B0">
          <w:t>SuperBase</w:t>
        </w:r>
      </w:ins>
      <w:ins w:id="10379" w:author="Rev 7 Allen Wirfs-Brock" w:date="2012-05-01T17:07:00Z">
        <w:del w:id="10380" w:author="Rev 9 Allen Wirfs-Brock" w:date="2012-06-30T08:32:00Z">
          <w:r w:rsidDel="003228B0">
            <w:delText>HomeObject</w:delText>
          </w:r>
        </w:del>
        <w:r>
          <w:t xml:space="preserve"> concrete method of </w:t>
        </w:r>
        <w:r w:rsidRPr="00141C64">
          <w:rPr>
            <w:i/>
          </w:rPr>
          <w:t>env</w:t>
        </w:r>
        <w:r>
          <w:t>.</w:t>
        </w:r>
      </w:ins>
    </w:p>
    <w:p w14:paraId="5F261BFE" w14:textId="77777777" w:rsidR="00A02592" w:rsidRPr="00E77497" w:rsidRDefault="00A02592" w:rsidP="00A02592">
      <w:pPr>
        <w:pStyle w:val="Alg3"/>
        <w:numPr>
          <w:ilvl w:val="0"/>
          <w:numId w:val="789"/>
        </w:numPr>
        <w:rPr>
          <w:ins w:id="10381" w:author="Rev 7 Allen Wirfs-Brock" w:date="2012-05-01T17:07:00Z"/>
        </w:rPr>
      </w:pPr>
      <w:ins w:id="10382" w:author="Rev 7 Allen Wirfs-Brock" w:date="2012-05-01T17:07:00Z">
        <w:r>
          <w:t>ReturnIfAbrupt(</w:t>
        </w:r>
        <w:r w:rsidRPr="00E77497">
          <w:t>CheckObjectCoercible</w:t>
        </w:r>
        <w:r>
          <w:t>(</w:t>
        </w:r>
        <w:r w:rsidRPr="00134DAD">
          <w:rPr>
            <w:i/>
          </w:rPr>
          <w:t>baseValue</w:t>
        </w:r>
        <w:r>
          <w:t>))</w:t>
        </w:r>
        <w:r w:rsidRPr="00E77497">
          <w:t>.</w:t>
        </w:r>
      </w:ins>
    </w:p>
    <w:p w14:paraId="540CBD4F" w14:textId="77777777" w:rsidR="00A02592" w:rsidRPr="00E77497" w:rsidRDefault="00A02592" w:rsidP="00A02592">
      <w:pPr>
        <w:pStyle w:val="Alg3"/>
        <w:numPr>
          <w:ilvl w:val="0"/>
          <w:numId w:val="789"/>
        </w:numPr>
        <w:rPr>
          <w:ins w:id="10383" w:author="Rev 7 Allen Wirfs-Brock" w:date="2012-05-01T17:11:00Z"/>
        </w:rPr>
      </w:pPr>
      <w:ins w:id="10384" w:author="Rev 7 Allen Wirfs-Brock" w:date="2012-05-01T17:11:00Z">
        <w:r w:rsidRPr="00E77497">
          <w:t xml:space="preserve">Let </w:t>
        </w:r>
        <w:r w:rsidRPr="00E77497">
          <w:rPr>
            <w:i/>
          </w:rPr>
          <w:t>property</w:t>
        </w:r>
        <w:r>
          <w:rPr>
            <w:i/>
          </w:rPr>
          <w:t>Key</w:t>
        </w:r>
        <w:r w:rsidRPr="00E77497">
          <w:t xml:space="preserve"> be </w:t>
        </w:r>
        <w:r>
          <w:t>String</w:t>
        </w:r>
        <w:del w:id="10385" w:author="Rev 9 Allen Wirfs-Brock" w:date="2012-07-07T16:30:00Z">
          <w:r w:rsidDel="00D11231">
            <w:delText xml:space="preserve"> </w:delText>
          </w:r>
        </w:del>
        <w:r>
          <w:t xml:space="preserve">Value of </w:t>
        </w:r>
        <w:r>
          <w:rPr>
            <w:i/>
          </w:rPr>
          <w:t>IdentifierName</w:t>
        </w:r>
        <w:r w:rsidRPr="00E77497">
          <w:t>.</w:t>
        </w:r>
      </w:ins>
    </w:p>
    <w:p w14:paraId="07C757F8" w14:textId="77777777" w:rsidR="00A02592" w:rsidRPr="00E77497" w:rsidRDefault="00A02592" w:rsidP="00A02592">
      <w:pPr>
        <w:pStyle w:val="Alg3"/>
        <w:numPr>
          <w:ilvl w:val="0"/>
          <w:numId w:val="789"/>
        </w:numPr>
        <w:rPr>
          <w:ins w:id="10386" w:author="Rev 7 Allen Wirfs-Brock" w:date="2012-05-01T17:07:00Z"/>
        </w:rPr>
      </w:pPr>
      <w:ins w:id="10387" w:author="Rev 7 Allen Wirfs-Brock" w:date="2012-05-01T17:07: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05867786" w14:textId="77777777" w:rsidR="00A02592" w:rsidRDefault="00A02592" w:rsidP="001265F5">
      <w:pPr>
        <w:pStyle w:val="Alg3"/>
        <w:numPr>
          <w:ilvl w:val="0"/>
          <w:numId w:val="789"/>
        </w:numPr>
        <w:spacing w:after="240"/>
        <w:rPr>
          <w:ins w:id="10388" w:author="Rev 7 Allen Wirfs-Brock" w:date="2012-05-01T17:12:00Z"/>
        </w:rPr>
      </w:pPr>
      <w:ins w:id="10389" w:author="Rev 7 Allen Wirfs-Brock" w:date="2012-05-01T17:07:00Z">
        <w:r w:rsidRPr="00E77497">
          <w:t xml:space="preserve">Return 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ins w:id="10390" w:author="Rev 7 Allen Wirfs-Brock" w:date="2012-05-01T18:03:00Z">
        <w:r w:rsidR="003C4138">
          <w:t>.</w:t>
        </w:r>
      </w:ins>
      <w:ins w:id="10391" w:author="Rev 7 Allen Wirfs-Brock" w:date="2012-05-01T17:07:00Z">
        <w:r>
          <w:t xml:space="preserve"> </w:t>
        </w:r>
      </w:ins>
    </w:p>
    <w:p w14:paraId="12A40C86" w14:textId="77777777" w:rsidR="003C4138" w:rsidRPr="00E77497" w:rsidRDefault="003C4138" w:rsidP="003C4138">
      <w:pPr>
        <w:rPr>
          <w:ins w:id="10392" w:author="Rev 7 Allen Wirfs-Brock" w:date="2012-05-01T17:57:00Z"/>
        </w:rPr>
      </w:pPr>
      <w:ins w:id="10393" w:author="Rev 7 Allen Wirfs-Brock" w:date="2012-05-01T17:57:00Z">
        <w:r w:rsidRPr="00E77497">
          <w:rPr>
            <w:rStyle w:val="bnf"/>
          </w:rPr>
          <w:t>CallExpression</w:t>
        </w:r>
        <w:r w:rsidRPr="00E77497">
          <w:t xml:space="preserve"> </w:t>
        </w:r>
        <w:r w:rsidRPr="00E77497">
          <w:rPr>
            <w:b/>
          </w:rPr>
          <w:t>:</w:t>
        </w:r>
        <w:r w:rsidRPr="00E77497">
          <w:t xml:space="preserve"> </w:t>
        </w:r>
      </w:ins>
      <w:ins w:id="10394" w:author="Rev 7 Allen Wirfs-Brock" w:date="2012-05-01T17:58:00Z">
        <w:r w:rsidRPr="00004A4F">
          <w:rPr>
            <w:rFonts w:ascii="Courier New" w:hAnsi="Courier New"/>
            <w:b/>
          </w:rPr>
          <w:t>super</w:t>
        </w:r>
        <w:r w:rsidRPr="00E77497">
          <w:rPr>
            <w:rFonts w:ascii="Courier New" w:hAnsi="Courier New"/>
            <w:b/>
            <w:i/>
          </w:rPr>
          <w:t xml:space="preserve"> </w:t>
        </w:r>
      </w:ins>
      <w:ins w:id="10395" w:author="Rev 7 Allen Wirfs-Brock" w:date="2012-05-01T17:57:00Z">
        <w:r w:rsidRPr="00E77497">
          <w:rPr>
            <w:rStyle w:val="bnf"/>
          </w:rPr>
          <w:t>Arguments</w:t>
        </w:r>
        <w:r w:rsidRPr="00E77497">
          <w:t xml:space="preserve"> </w:t>
        </w:r>
      </w:ins>
    </w:p>
    <w:p w14:paraId="3A81370A" w14:textId="77777777" w:rsidR="003C4138" w:rsidRPr="00E77497" w:rsidRDefault="003C4138" w:rsidP="003C4138">
      <w:pPr>
        <w:pStyle w:val="Alg4"/>
        <w:numPr>
          <w:ilvl w:val="0"/>
          <w:numId w:val="792"/>
        </w:numPr>
        <w:rPr>
          <w:ins w:id="10396" w:author="Rev 7 Allen Wirfs-Brock" w:date="2012-05-01T18:00:00Z"/>
        </w:rPr>
      </w:pPr>
      <w:ins w:id="10397" w:author="Rev 7 Allen Wirfs-Brock" w:date="2012-05-01T18:00:00Z">
        <w:r w:rsidRPr="00E77497">
          <w:t xml:space="preserve">Let </w:t>
        </w:r>
        <w:r>
          <w:rPr>
            <w:i/>
          </w:rPr>
          <w:t>env</w:t>
        </w:r>
        <w:r>
          <w:t xml:space="preserve"> be the result of performing the GetThisEnvironment abstract operation</w:t>
        </w:r>
        <w:r w:rsidRPr="00E77497">
          <w:t>.</w:t>
        </w:r>
      </w:ins>
    </w:p>
    <w:p w14:paraId="0A29439E" w14:textId="77777777" w:rsidR="003C4138" w:rsidRDefault="003C4138" w:rsidP="003C4138">
      <w:pPr>
        <w:pStyle w:val="Alg4"/>
        <w:numPr>
          <w:ilvl w:val="0"/>
          <w:numId w:val="792"/>
        </w:numPr>
        <w:contextualSpacing/>
        <w:rPr>
          <w:ins w:id="10398" w:author="Rev 7 Allen Wirfs-Brock" w:date="2012-05-01T18:00:00Z"/>
        </w:rPr>
      </w:pPr>
      <w:ins w:id="10399" w:author="Rev 7 Allen Wirfs-Brock" w:date="2012-05-01T18:00:00Z">
        <w:r>
          <w:t xml:space="preserve">If the result of calling the HasSuperBinding concrete method of </w:t>
        </w:r>
        <w:r w:rsidRPr="001F7810">
          <w:rPr>
            <w:i/>
          </w:rPr>
          <w:t>env</w:t>
        </w:r>
        <w:r>
          <w:t xml:space="preserve"> is </w:t>
        </w:r>
        <w:r w:rsidRPr="001F7810">
          <w:rPr>
            <w:b/>
          </w:rPr>
          <w:t>false</w:t>
        </w:r>
        <w:r>
          <w:t>, then throw ReferenceError.</w:t>
        </w:r>
      </w:ins>
    </w:p>
    <w:p w14:paraId="6C13B4BA" w14:textId="77777777" w:rsidR="003C4138" w:rsidRPr="00E77497" w:rsidRDefault="003C4138" w:rsidP="003C4138">
      <w:pPr>
        <w:pStyle w:val="Alg4"/>
        <w:numPr>
          <w:ilvl w:val="0"/>
          <w:numId w:val="792"/>
        </w:numPr>
        <w:contextualSpacing/>
        <w:rPr>
          <w:ins w:id="10400" w:author="Rev 7 Allen Wirfs-Brock" w:date="2012-05-01T18:00:00Z"/>
        </w:rPr>
      </w:pPr>
      <w:ins w:id="10401" w:author="Rev 7 Allen Wirfs-Brock" w:date="2012-05-01T18:00: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4B09237A" w14:textId="77777777" w:rsidR="003C4138" w:rsidRDefault="003C4138" w:rsidP="003C4138">
      <w:pPr>
        <w:pStyle w:val="Alg3"/>
        <w:numPr>
          <w:ilvl w:val="0"/>
          <w:numId w:val="792"/>
        </w:numPr>
        <w:rPr>
          <w:ins w:id="10402" w:author="Rev 7 Allen Wirfs-Brock" w:date="2012-05-01T18:00:00Z"/>
        </w:rPr>
      </w:pPr>
      <w:ins w:id="10403" w:author="Rev 7 Allen Wirfs-Brock" w:date="2012-05-01T18:00:00Z">
        <w:r>
          <w:t xml:space="preserve">Let </w:t>
        </w:r>
        <w:r w:rsidRPr="00141C64">
          <w:rPr>
            <w:i/>
          </w:rPr>
          <w:t>baseValue</w:t>
        </w:r>
        <w:r>
          <w:t xml:space="preserve"> be the result of calling the Get</w:t>
        </w:r>
      </w:ins>
      <w:ins w:id="10404" w:author="Rev 9 Allen Wirfs-Brock" w:date="2012-06-30T08:32:00Z">
        <w:r w:rsidR="003228B0">
          <w:t>SuperBase</w:t>
        </w:r>
      </w:ins>
      <w:ins w:id="10405" w:author="Rev 7 Allen Wirfs-Brock" w:date="2012-05-01T18:00:00Z">
        <w:del w:id="10406" w:author="Rev 9 Allen Wirfs-Brock" w:date="2012-06-30T08:32:00Z">
          <w:r w:rsidDel="003228B0">
            <w:delText>HomeObject</w:delText>
          </w:r>
        </w:del>
        <w:r>
          <w:t xml:space="preserve"> concrete method of </w:t>
        </w:r>
        <w:r w:rsidRPr="00141C64">
          <w:rPr>
            <w:i/>
          </w:rPr>
          <w:t>env</w:t>
        </w:r>
        <w:r>
          <w:t>.</w:t>
        </w:r>
      </w:ins>
    </w:p>
    <w:p w14:paraId="38A2EC57" w14:textId="77777777" w:rsidR="003C4138" w:rsidRPr="00E77497" w:rsidRDefault="003C4138" w:rsidP="003C4138">
      <w:pPr>
        <w:pStyle w:val="Alg3"/>
        <w:numPr>
          <w:ilvl w:val="0"/>
          <w:numId w:val="792"/>
        </w:numPr>
        <w:rPr>
          <w:ins w:id="10407" w:author="Rev 7 Allen Wirfs-Brock" w:date="2012-05-01T18:00:00Z"/>
        </w:rPr>
      </w:pPr>
      <w:ins w:id="10408" w:author="Rev 7 Allen Wirfs-Brock" w:date="2012-05-01T18:00:00Z">
        <w:r>
          <w:t>ReturnIfAbrupt(</w:t>
        </w:r>
        <w:r w:rsidRPr="00E77497">
          <w:t>CheckObjectCoercible</w:t>
        </w:r>
        <w:r>
          <w:t>(</w:t>
        </w:r>
        <w:r w:rsidRPr="00134DAD">
          <w:rPr>
            <w:i/>
          </w:rPr>
          <w:t>baseValue</w:t>
        </w:r>
        <w:r>
          <w:t>))</w:t>
        </w:r>
        <w:r w:rsidRPr="00E77497">
          <w:t>.</w:t>
        </w:r>
      </w:ins>
    </w:p>
    <w:p w14:paraId="5D51AA75" w14:textId="77777777" w:rsidR="003C4138" w:rsidRPr="00E77497" w:rsidRDefault="003C4138" w:rsidP="003C4138">
      <w:pPr>
        <w:pStyle w:val="Alg3"/>
        <w:numPr>
          <w:ilvl w:val="0"/>
          <w:numId w:val="792"/>
        </w:numPr>
        <w:rPr>
          <w:ins w:id="10409" w:author="Rev 7 Allen Wirfs-Brock" w:date="2012-05-01T18:00:00Z"/>
        </w:rPr>
      </w:pPr>
      <w:ins w:id="10410" w:author="Rev 7 Allen Wirfs-Brock" w:date="2012-05-01T18:00:00Z">
        <w:r w:rsidRPr="00E77497">
          <w:t xml:space="preserve">Let </w:t>
        </w:r>
        <w:r w:rsidRPr="00E77497">
          <w:rPr>
            <w:i/>
          </w:rPr>
          <w:t>property</w:t>
        </w:r>
        <w:r>
          <w:rPr>
            <w:i/>
          </w:rPr>
          <w:t>Key</w:t>
        </w:r>
        <w:r w:rsidRPr="00E77497">
          <w:t xml:space="preserve"> be </w:t>
        </w:r>
      </w:ins>
      <w:ins w:id="10411" w:author="Rev 7 Allen Wirfs-Brock" w:date="2012-05-01T18:02:00Z">
        <w:r>
          <w:t>the result of calling the GetMethodName concete method of env</w:t>
        </w:r>
      </w:ins>
      <w:ins w:id="10412" w:author="Rev 7 Allen Wirfs-Brock" w:date="2012-05-01T18:00:00Z">
        <w:r w:rsidRPr="00E77497">
          <w:t>.</w:t>
        </w:r>
      </w:ins>
    </w:p>
    <w:p w14:paraId="21053714" w14:textId="77777777" w:rsidR="003C4138" w:rsidRPr="00E77497" w:rsidRDefault="003C4138" w:rsidP="003C4138">
      <w:pPr>
        <w:pStyle w:val="Alg3"/>
        <w:numPr>
          <w:ilvl w:val="0"/>
          <w:numId w:val="792"/>
        </w:numPr>
        <w:rPr>
          <w:ins w:id="10413" w:author="Rev 7 Allen Wirfs-Brock" w:date="2012-05-01T18:00:00Z"/>
        </w:rPr>
      </w:pPr>
      <w:ins w:id="10414" w:author="Rev 7 Allen Wirfs-Brock" w:date="2012-05-01T18: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601EB54F" w14:textId="77777777" w:rsidR="003C4138" w:rsidRPr="00E77497" w:rsidRDefault="003C4138" w:rsidP="003C4138">
      <w:pPr>
        <w:pStyle w:val="Alg3"/>
        <w:numPr>
          <w:ilvl w:val="0"/>
          <w:numId w:val="792"/>
        </w:numPr>
        <w:spacing w:after="220"/>
        <w:contextualSpacing/>
        <w:rPr>
          <w:ins w:id="10415" w:author="Rev 7 Allen Wirfs-Brock" w:date="2012-05-01T17:57:00Z"/>
        </w:rPr>
      </w:pPr>
      <w:ins w:id="10416" w:author="Rev 7 Allen Wirfs-Brock" w:date="2012-05-01T18:04:00Z">
        <w:r>
          <w:t xml:space="preserve">Let </w:t>
        </w:r>
        <w:r w:rsidRPr="003C4138">
          <w:rPr>
            <w:i/>
          </w:rPr>
          <w:t>ref</w:t>
        </w:r>
        <w:r>
          <w:t xml:space="preserve"> be </w:t>
        </w:r>
      </w:ins>
      <w:ins w:id="10417" w:author="Rev 7 Allen Wirfs-Brock" w:date="2012-05-01T18:03:00Z">
        <w:r w:rsidRPr="00E77497">
          <w:t xml:space="preserve">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p>
    <w:p w14:paraId="151E76A3" w14:textId="77777777" w:rsidR="00C814BD" w:rsidRDefault="00C814BD" w:rsidP="00C814BD">
      <w:pPr>
        <w:pStyle w:val="Alg3"/>
        <w:numPr>
          <w:ilvl w:val="0"/>
          <w:numId w:val="792"/>
        </w:numPr>
        <w:spacing w:after="240"/>
        <w:contextualSpacing/>
        <w:rPr>
          <w:ins w:id="10418" w:author="Rev 9 Allen Wirfs-Brock" w:date="2012-06-29T12:49:00Z"/>
        </w:rPr>
      </w:pPr>
      <w:ins w:id="10419" w:author="Rev 9 Allen Wirfs-Brock" w:date="2012-06-29T12:49:00Z">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14:paraId="4CBA0403" w14:textId="77777777" w:rsidR="003C4138" w:rsidRPr="00E77497" w:rsidRDefault="003C4138" w:rsidP="003C4138">
      <w:pPr>
        <w:pStyle w:val="Alg3"/>
        <w:numPr>
          <w:ilvl w:val="0"/>
          <w:numId w:val="792"/>
        </w:numPr>
        <w:spacing w:after="240"/>
        <w:rPr>
          <w:ins w:id="10420" w:author="Rev 7 Allen Wirfs-Brock" w:date="2012-05-01T17:57:00Z"/>
        </w:rPr>
      </w:pPr>
      <w:ins w:id="10421" w:author="Rev 7 Allen Wirfs-Brock" w:date="2012-05-01T17:57:00Z">
        <w:r>
          <w:t>Return the result of the abstract operation Evalu</w:t>
        </w:r>
      </w:ins>
      <w:ins w:id="10422" w:author="Rev 9 Allen Wirfs-Brock" w:date="2012-07-04T16:37:00Z">
        <w:r w:rsidR="00256B2E">
          <w:t>a</w:t>
        </w:r>
      </w:ins>
      <w:ins w:id="10423" w:author="Rev 7 Allen Wirfs-Brock" w:date="2012-05-01T17:57:00Z">
        <w:r>
          <w:t>te</w:t>
        </w:r>
        <w:del w:id="10424" w:author="Rev 9 Allen Wirfs-Brock" w:date="2012-07-04T16:37:00Z">
          <w:r w:rsidDel="00256B2E">
            <w:delText xml:space="preserve"> </w:delText>
          </w:r>
        </w:del>
        <w:r>
          <w:t xml:space="preserve">Call with arguments </w:t>
        </w:r>
        <w:r w:rsidRPr="0077365B">
          <w:rPr>
            <w:i/>
          </w:rPr>
          <w:t>ref</w:t>
        </w:r>
        <w:del w:id="10425" w:author="Rev 9 Allen Wirfs-Brock" w:date="2012-06-29T12:50:00Z">
          <w:r w:rsidDel="00C814BD">
            <w:delText xml:space="preserve"> and</w:delText>
          </w:r>
        </w:del>
      </w:ins>
      <w:ins w:id="10426" w:author="Rev 9 Allen Wirfs-Brock" w:date="2012-06-29T12:50:00Z">
        <w:r w:rsidR="00C814BD">
          <w:t>,</w:t>
        </w:r>
      </w:ins>
      <w:ins w:id="10427" w:author="Rev 7 Allen Wirfs-Brock" w:date="2012-05-01T17:57:00Z">
        <w:r>
          <w:t xml:space="preserve"> </w:t>
        </w:r>
        <w:r w:rsidRPr="0077365B">
          <w:rPr>
            <w:i/>
          </w:rPr>
          <w:t>Arguments</w:t>
        </w:r>
      </w:ins>
      <w:ins w:id="10428" w:author="Rev 9 Allen Wirfs-Brock" w:date="2012-06-29T12:50:00Z">
        <w:r w:rsidR="00C814BD">
          <w:t>,</w:t>
        </w:r>
        <w:r w:rsidR="00C814BD" w:rsidRPr="00C814BD">
          <w:t xml:space="preserve"> </w:t>
        </w:r>
        <w:r w:rsidR="00C814BD">
          <w:t xml:space="preserve">and </w:t>
        </w:r>
        <w:r w:rsidR="00C814BD" w:rsidRPr="00C814BD">
          <w:rPr>
            <w:i/>
          </w:rPr>
          <w:t>tailCall</w:t>
        </w:r>
      </w:ins>
      <w:ins w:id="10429" w:author="Rev 7 Allen Wirfs-Brock" w:date="2012-05-01T17:57:00Z">
        <w:r w:rsidRPr="00E77497">
          <w:t>.</w:t>
        </w:r>
      </w:ins>
    </w:p>
    <w:p w14:paraId="1738B4CB" w14:textId="77777777" w:rsidR="004C02EF" w:rsidRPr="00E77497" w:rsidRDefault="004C02EF" w:rsidP="00A02592">
      <w:pPr>
        <w:pStyle w:val="30"/>
        <w:numPr>
          <w:ilvl w:val="0"/>
          <w:numId w:val="0"/>
        </w:numPr>
      </w:pPr>
      <w:bookmarkStart w:id="10430" w:name="_Toc329528763"/>
      <w:r w:rsidRPr="00E77497">
        <w:t>11.2.</w:t>
      </w:r>
      <w:del w:id="10431" w:author="Rev 5 Allen Wirfs-Brock" w:date="2012-01-11T14:26:00Z">
        <w:r w:rsidRPr="00E77497" w:rsidDel="000847C5">
          <w:delText>4</w:delText>
        </w:r>
      </w:del>
      <w:ins w:id="10432" w:author="Rev 5 Allen Wirfs-Brock" w:date="2012-01-11T14:26:00Z">
        <w:r w:rsidR="000847C5">
          <w:t>5</w:t>
        </w:r>
      </w:ins>
      <w:r w:rsidRPr="00E77497">
        <w:tab/>
        <w:t>Argument List</w:t>
      </w:r>
      <w:bookmarkEnd w:id="10236"/>
      <w:bookmarkEnd w:id="10237"/>
      <w:bookmarkEnd w:id="10238"/>
      <w:r w:rsidRPr="00E77497">
        <w:t>s</w:t>
      </w:r>
      <w:bookmarkEnd w:id="10240"/>
      <w:bookmarkEnd w:id="10241"/>
      <w:bookmarkEnd w:id="10242"/>
      <w:bookmarkEnd w:id="10243"/>
      <w:bookmarkEnd w:id="10244"/>
      <w:bookmarkEnd w:id="10245"/>
      <w:bookmarkEnd w:id="10246"/>
      <w:bookmarkEnd w:id="10247"/>
      <w:bookmarkEnd w:id="10430"/>
    </w:p>
    <w:p w14:paraId="757C9115" w14:textId="77777777" w:rsidR="004C02EF" w:rsidRPr="00E77497" w:rsidRDefault="004C02EF" w:rsidP="004C02EF">
      <w:r w:rsidRPr="00E77497">
        <w:t>The evaluation of an argument list produces a List of values (see 8.</w:t>
      </w:r>
      <w:del w:id="10433" w:author="Rev 6 Allen Wirfs-Brock" w:date="2012-02-22T12:27:00Z">
        <w:r w:rsidRPr="00E77497" w:rsidDel="00F87676">
          <w:delText>8</w:delText>
        </w:r>
      </w:del>
      <w:ins w:id="10434" w:author="Rev 6 Allen Wirfs-Brock" w:date="2012-02-22T12:27:00Z">
        <w:r w:rsidR="00F87676">
          <w:t>7</w:t>
        </w:r>
      </w:ins>
      <w:r w:rsidRPr="00E77497">
        <w:t>).</w:t>
      </w:r>
    </w:p>
    <w:p w14:paraId="46D6BB74" w14:textId="77777777" w:rsidR="00384BE6" w:rsidRPr="00E77497" w:rsidDel="00592233" w:rsidRDefault="00384BE6" w:rsidP="00384BE6">
      <w:pPr>
        <w:pStyle w:val="40"/>
        <w:numPr>
          <w:ilvl w:val="0"/>
          <w:numId w:val="0"/>
        </w:numPr>
        <w:rPr>
          <w:ins w:id="10435" w:author="Rev 4 Allen Wirfs-Brock" w:date="2011-10-15T09:35:00Z"/>
          <w:del w:id="10436" w:author="Rev 6 Allen Wirfs-Brock" w:date="2012-01-26T11:23:00Z"/>
        </w:rPr>
      </w:pPr>
      <w:ins w:id="10437" w:author="Rev 4 Allen Wirfs-Brock" w:date="2011-10-15T09:35:00Z">
        <w:del w:id="10438" w:author="Rev 6 Allen Wirfs-Brock" w:date="2012-01-26T11:23:00Z">
          <w:r w:rsidRPr="00E77497" w:rsidDel="00592233">
            <w:delText>11.2.4</w:delText>
          </w:r>
        </w:del>
      </w:ins>
      <w:ins w:id="10439" w:author="Rev 5 Allen Wirfs-Brock" w:date="2012-01-11T14:26:00Z">
        <w:del w:id="10440" w:author="Rev 6 Allen Wirfs-Brock" w:date="2012-01-26T11:23:00Z">
          <w:r w:rsidR="000847C5" w:rsidDel="00592233">
            <w:delText>5</w:delText>
          </w:r>
        </w:del>
      </w:ins>
      <w:ins w:id="10441" w:author="Rev 4 Allen Wirfs-Brock" w:date="2011-10-15T09:35:00Z">
        <w:del w:id="10442" w:author="Rev 6 Allen Wirfs-Brock" w:date="2012-01-26T11:23:00Z">
          <w:r w:rsidRPr="00E77497" w:rsidDel="00592233">
            <w:delText>.1 Static Semantics</w:delText>
          </w:r>
        </w:del>
      </w:ins>
    </w:p>
    <w:p w14:paraId="36E22F7A" w14:textId="77777777" w:rsidR="00384BE6" w:rsidRPr="00E77497" w:rsidDel="00592233" w:rsidRDefault="00304798" w:rsidP="00384BE6">
      <w:pPr>
        <w:rPr>
          <w:ins w:id="10443" w:author="Rev 4 Allen Wirfs-Brock" w:date="2011-10-15T09:35:00Z"/>
          <w:del w:id="10444" w:author="Rev 6 Allen Wirfs-Brock" w:date="2012-01-26T11:23:00Z"/>
          <w:rFonts w:ascii="Helvetica" w:hAnsi="Helvetica"/>
          <w:b/>
        </w:rPr>
      </w:pPr>
      <w:ins w:id="10445" w:author="Rev 5 Allen Wirfs-Brock" w:date="2012-01-11T14:30:00Z">
        <w:del w:id="10446" w:author="Rev 6 Allen Wirfs-Brock" w:date="2012-01-26T11:23:00Z">
          <w:r w:rsidRPr="00E77497" w:rsidDel="00592233">
            <w:rPr>
              <w:rFonts w:ascii="Helvetica" w:hAnsi="Helvetica"/>
              <w:b/>
            </w:rPr>
            <w:delText xml:space="preserve">Static Semantics:  </w:delText>
          </w:r>
        </w:del>
      </w:ins>
      <w:ins w:id="10447" w:author="Rev 4 Allen Wirfs-Brock" w:date="2011-10-15T09:35:00Z">
        <w:del w:id="10448" w:author="Rev 6 Allen Wirfs-Brock" w:date="2012-01-26T11:23:00Z">
          <w:r w:rsidR="00384BE6" w:rsidRPr="00E77497" w:rsidDel="00592233">
            <w:rPr>
              <w:rFonts w:ascii="Helvetica" w:hAnsi="Helvetica"/>
              <w:b/>
            </w:rPr>
            <w:delText>Early Errors</w:delText>
          </w:r>
        </w:del>
      </w:ins>
    </w:p>
    <w:p w14:paraId="1E442919" w14:textId="77777777" w:rsidR="004C02EF" w:rsidRPr="00E77497" w:rsidDel="00592233" w:rsidRDefault="004C02EF" w:rsidP="004C02EF">
      <w:pPr>
        <w:rPr>
          <w:del w:id="10449" w:author="Rev 6 Allen Wirfs-Brock" w:date="2012-01-26T11:23:00Z"/>
        </w:rPr>
      </w:pPr>
      <w:del w:id="10450" w:author="Rev 6 Allen Wirfs-Brock" w:date="2012-01-26T11:23:00Z">
        <w:r w:rsidRPr="00E77497" w:rsidDel="00592233">
          <w:delText xml:space="preserve">The production </w:delText>
        </w:r>
        <w:r w:rsidRPr="00E77497" w:rsidDel="00592233">
          <w:rPr>
            <w:rFonts w:ascii="Times New Roman" w:hAnsi="Times New Roman"/>
            <w:i/>
          </w:rPr>
          <w:delText xml:space="preserve">Arguments </w:delText>
        </w:r>
        <w:r w:rsidRPr="00E77497" w:rsidDel="00592233">
          <w:rPr>
            <w:b/>
          </w:rPr>
          <w:delText>:</w:delText>
        </w:r>
        <w:r w:rsidRPr="00E77497" w:rsidDel="00592233">
          <w:delText xml:space="preserve"> </w:delText>
        </w:r>
        <w:r w:rsidRPr="00E77497" w:rsidDel="00592233">
          <w:rPr>
            <w:rFonts w:ascii="Courier New" w:hAnsi="Courier New"/>
            <w:b/>
          </w:rPr>
          <w:delText>( )</w:delText>
        </w:r>
        <w:r w:rsidRPr="00E77497" w:rsidDel="00592233">
          <w:delText xml:space="preserve"> is evaluated as follows:</w:delText>
        </w:r>
      </w:del>
    </w:p>
    <w:p w14:paraId="37E96C63" w14:textId="77777777" w:rsidR="004C02EF" w:rsidRPr="00E77497" w:rsidDel="00592233" w:rsidRDefault="004C02EF">
      <w:pPr>
        <w:pStyle w:val="Alg3"/>
        <w:numPr>
          <w:ilvl w:val="0"/>
          <w:numId w:val="63"/>
        </w:numPr>
        <w:spacing w:after="220"/>
        <w:contextualSpacing/>
        <w:rPr>
          <w:del w:id="10451" w:author="Rev 6 Allen Wirfs-Brock" w:date="2012-01-26T11:23:00Z"/>
        </w:rPr>
        <w:pPrChange w:id="10452" w:author="Rev 4 Allen Wirfs-Brock" w:date="2011-11-07T12:16:00Z">
          <w:pPr>
            <w:pStyle w:val="Alg3"/>
            <w:numPr>
              <w:numId w:val="65"/>
            </w:numPr>
            <w:spacing w:after="220"/>
            <w:contextualSpacing/>
          </w:pPr>
        </w:pPrChange>
      </w:pPr>
      <w:del w:id="10453" w:author="Rev 6 Allen Wirfs-Brock" w:date="2012-01-26T11:23:00Z">
        <w:r w:rsidRPr="00E77497" w:rsidDel="00592233">
          <w:delText>Return an empty List.</w:delText>
        </w:r>
      </w:del>
    </w:p>
    <w:p w14:paraId="10EFF6AC" w14:textId="77777777" w:rsidR="004C02EF" w:rsidRPr="00E77497" w:rsidDel="00592233" w:rsidRDefault="004C02EF" w:rsidP="004C02EF">
      <w:pPr>
        <w:rPr>
          <w:del w:id="10454" w:author="Rev 6 Allen Wirfs-Brock" w:date="2012-01-26T11:23:00Z"/>
        </w:rPr>
      </w:pPr>
      <w:del w:id="10455" w:author="Rev 6 Allen Wirfs-Brock" w:date="2012-01-26T11:23:00Z">
        <w:r w:rsidRPr="00E77497" w:rsidDel="00592233">
          <w:delText xml:space="preserve">The production </w:delText>
        </w:r>
        <w:r w:rsidRPr="00E77497" w:rsidDel="00592233">
          <w:rPr>
            <w:rStyle w:val="bnf"/>
          </w:rPr>
          <w:delText>Arguments</w:delText>
        </w:r>
        <w:r w:rsidRPr="00E77497" w:rsidDel="00592233">
          <w:rPr>
            <w:i/>
          </w:rPr>
          <w:delText xml:space="preserve"> </w:delText>
        </w:r>
        <w:r w:rsidRPr="00E77497" w:rsidDel="00592233">
          <w:rPr>
            <w:b/>
          </w:rPr>
          <w:delText>:</w:delText>
        </w:r>
        <w:r w:rsidRPr="00E77497" w:rsidDel="00592233">
          <w:rPr>
            <w:i/>
          </w:rPr>
          <w:delText xml:space="preserve"> </w:delText>
        </w:r>
        <w:r w:rsidRPr="00E77497" w:rsidDel="00592233">
          <w:rPr>
            <w:rFonts w:ascii="Courier New" w:hAnsi="Courier New"/>
            <w:b/>
          </w:rPr>
          <w:delText xml:space="preserve">( </w:delText>
        </w:r>
        <w:r w:rsidRPr="00E77497" w:rsidDel="00592233">
          <w:rPr>
            <w:rStyle w:val="bnf"/>
          </w:rPr>
          <w:delText>ArgumentList</w:delText>
        </w:r>
        <w:r w:rsidRPr="00E77497" w:rsidDel="00592233">
          <w:rPr>
            <w:rFonts w:ascii="Courier New" w:hAnsi="Courier New"/>
            <w:b/>
          </w:rPr>
          <w:delText xml:space="preserve"> )</w:delText>
        </w:r>
        <w:r w:rsidRPr="00E77497" w:rsidDel="00592233">
          <w:delText xml:space="preserve"> is evaluated as follows:</w:delText>
        </w:r>
      </w:del>
    </w:p>
    <w:p w14:paraId="60D6DCC1" w14:textId="77777777" w:rsidR="004C02EF" w:rsidRPr="00E77497" w:rsidDel="00592233" w:rsidRDefault="004C02EF">
      <w:pPr>
        <w:pStyle w:val="Alg3"/>
        <w:numPr>
          <w:ilvl w:val="0"/>
          <w:numId w:val="64"/>
        </w:numPr>
        <w:spacing w:after="220"/>
        <w:contextualSpacing/>
        <w:rPr>
          <w:del w:id="10456" w:author="Rev 6 Allen Wirfs-Brock" w:date="2012-01-26T11:23:00Z"/>
        </w:rPr>
        <w:pPrChange w:id="10457" w:author="Rev 4 Allen Wirfs-Brock" w:date="2011-11-07T12:16:00Z">
          <w:pPr>
            <w:pStyle w:val="Alg3"/>
            <w:numPr>
              <w:numId w:val="66"/>
            </w:numPr>
            <w:spacing w:after="220"/>
            <w:contextualSpacing/>
          </w:pPr>
        </w:pPrChange>
      </w:pPr>
      <w:del w:id="10458" w:author="Rev 6 Allen Wirfs-Brock" w:date="2012-01-26T11:23:00Z">
        <w:r w:rsidRPr="00E77497" w:rsidDel="00592233">
          <w:delText xml:space="preserve">Return the result of evaluating </w:delText>
        </w:r>
        <w:r w:rsidRPr="00E77497" w:rsidDel="00592233">
          <w:rPr>
            <w:i/>
          </w:rPr>
          <w:delText>ArgumentList</w:delText>
        </w:r>
        <w:r w:rsidRPr="00E77497" w:rsidDel="00592233">
          <w:delText>.</w:delText>
        </w:r>
      </w:del>
    </w:p>
    <w:p w14:paraId="2DDFC1C3" w14:textId="77777777" w:rsidR="004C02EF" w:rsidRPr="00E77497" w:rsidDel="00592233" w:rsidRDefault="004C02EF" w:rsidP="004C02EF">
      <w:pPr>
        <w:keepNext/>
        <w:rPr>
          <w:del w:id="10459" w:author="Rev 6 Allen Wirfs-Brock" w:date="2012-01-26T11:23:00Z"/>
        </w:rPr>
      </w:pPr>
      <w:del w:id="10460" w:author="Rev 6 Allen Wirfs-Brock" w:date="2012-01-26T11:23:00Z">
        <w:r w:rsidRPr="00E77497" w:rsidDel="00592233">
          <w:delText xml:space="preserve">The production </w:delText>
        </w:r>
        <w:r w:rsidRPr="00E77497" w:rsidDel="00592233">
          <w:rPr>
            <w:rStyle w:val="bnf"/>
          </w:rPr>
          <w:delText>ArgumentList</w:delText>
        </w:r>
        <w:r w:rsidRPr="00E77497" w:rsidDel="00592233">
          <w:rPr>
            <w:i/>
          </w:rPr>
          <w:delText xml:space="preserve"> </w:delText>
        </w:r>
        <w:r w:rsidRPr="00E77497" w:rsidDel="00592233">
          <w:rPr>
            <w:b/>
          </w:rPr>
          <w:delText>:</w:delText>
        </w:r>
        <w:r w:rsidRPr="00E77497" w:rsidDel="00592233">
          <w:rPr>
            <w:rFonts w:ascii="Courier New" w:hAnsi="Courier New"/>
            <w:b/>
          </w:rPr>
          <w:delText xml:space="preserve"> </w:delText>
        </w:r>
        <w:r w:rsidRPr="00E77497" w:rsidDel="00592233">
          <w:rPr>
            <w:rStyle w:val="bnf"/>
          </w:rPr>
          <w:delText>AssignmentExpression</w:delText>
        </w:r>
        <w:r w:rsidRPr="00E77497" w:rsidDel="00592233">
          <w:rPr>
            <w:rFonts w:ascii="Courier New" w:hAnsi="Courier New"/>
            <w:b/>
          </w:rPr>
          <w:delText xml:space="preserve"> </w:delText>
        </w:r>
        <w:r w:rsidRPr="00E77497" w:rsidDel="00592233">
          <w:delText>is evaluated as follows:</w:delText>
        </w:r>
      </w:del>
    </w:p>
    <w:p w14:paraId="7C193405" w14:textId="77777777" w:rsidR="004C02EF" w:rsidRPr="00E77497" w:rsidDel="00592233" w:rsidRDefault="004C02EF">
      <w:pPr>
        <w:pStyle w:val="Alg3"/>
        <w:numPr>
          <w:ilvl w:val="0"/>
          <w:numId w:val="65"/>
        </w:numPr>
        <w:spacing w:after="220"/>
        <w:contextualSpacing/>
        <w:rPr>
          <w:del w:id="10461" w:author="Rev 6 Allen Wirfs-Brock" w:date="2012-01-26T11:23:00Z"/>
        </w:rPr>
        <w:pPrChange w:id="10462" w:author="Rev 4 Allen Wirfs-Brock" w:date="2011-11-07T12:16:00Z">
          <w:pPr>
            <w:pStyle w:val="Alg3"/>
            <w:numPr>
              <w:numId w:val="67"/>
            </w:numPr>
            <w:spacing w:after="220"/>
            <w:contextualSpacing/>
          </w:pPr>
        </w:pPrChange>
      </w:pPr>
      <w:del w:id="10463" w:author="Rev 6 Allen Wirfs-Brock" w:date="2012-01-26T11:23:00Z">
        <w:r w:rsidRPr="00E77497" w:rsidDel="00592233">
          <w:delText xml:space="preserve">Let </w:delText>
        </w:r>
        <w:r w:rsidRPr="00E77497" w:rsidDel="00592233">
          <w:rPr>
            <w:i/>
          </w:rPr>
          <w:delText>ref</w:delText>
        </w:r>
        <w:r w:rsidRPr="00E77497" w:rsidDel="00592233">
          <w:delText xml:space="preserve"> be the result of evaluating </w:delText>
        </w:r>
        <w:r w:rsidRPr="00E77497" w:rsidDel="00592233">
          <w:rPr>
            <w:i/>
          </w:rPr>
          <w:delText>AssignmentExpression</w:delText>
        </w:r>
        <w:r w:rsidRPr="00E77497" w:rsidDel="00592233">
          <w:delText>.</w:delText>
        </w:r>
      </w:del>
    </w:p>
    <w:p w14:paraId="6DEDB061" w14:textId="77777777" w:rsidR="004C02EF" w:rsidRPr="00E77497" w:rsidDel="00592233" w:rsidRDefault="004C02EF">
      <w:pPr>
        <w:pStyle w:val="Alg3"/>
        <w:numPr>
          <w:ilvl w:val="0"/>
          <w:numId w:val="65"/>
        </w:numPr>
        <w:rPr>
          <w:del w:id="10464" w:author="Rev 6 Allen Wirfs-Brock" w:date="2012-01-26T11:23:00Z"/>
        </w:rPr>
        <w:pPrChange w:id="10465" w:author="Rev 4 Allen Wirfs-Brock" w:date="2011-11-07T12:16:00Z">
          <w:pPr>
            <w:pStyle w:val="Alg3"/>
            <w:numPr>
              <w:numId w:val="67"/>
            </w:numPr>
          </w:pPr>
        </w:pPrChange>
      </w:pPr>
      <w:del w:id="10466" w:author="Rev 6 Allen Wirfs-Brock" w:date="2012-01-26T11:23:00Z">
        <w:r w:rsidRPr="00E77497" w:rsidDel="00592233">
          <w:delText xml:space="preserve">Let </w:delText>
        </w:r>
        <w:r w:rsidRPr="00E77497" w:rsidDel="00592233">
          <w:rPr>
            <w:i/>
          </w:rPr>
          <w:delText>arg</w:delText>
        </w:r>
        <w:r w:rsidRPr="00E77497" w:rsidDel="00592233">
          <w:delText xml:space="preserve"> be GetValue(</w:delText>
        </w:r>
        <w:r w:rsidRPr="00E77497" w:rsidDel="00592233">
          <w:rPr>
            <w:i/>
          </w:rPr>
          <w:delText>ref</w:delText>
        </w:r>
        <w:r w:rsidRPr="00E77497" w:rsidDel="00592233">
          <w:delText>).</w:delText>
        </w:r>
      </w:del>
    </w:p>
    <w:p w14:paraId="52947026" w14:textId="77777777" w:rsidR="004C02EF" w:rsidRPr="00E77497" w:rsidDel="00592233" w:rsidRDefault="004C02EF">
      <w:pPr>
        <w:pStyle w:val="Alg3"/>
        <w:numPr>
          <w:ilvl w:val="0"/>
          <w:numId w:val="65"/>
        </w:numPr>
        <w:spacing w:after="220"/>
        <w:contextualSpacing/>
        <w:rPr>
          <w:del w:id="10467" w:author="Rev 6 Allen Wirfs-Brock" w:date="2012-01-26T11:23:00Z"/>
        </w:rPr>
        <w:pPrChange w:id="10468" w:author="Rev 4 Allen Wirfs-Brock" w:date="2011-11-07T12:16:00Z">
          <w:pPr>
            <w:pStyle w:val="Alg3"/>
            <w:numPr>
              <w:numId w:val="67"/>
            </w:numPr>
            <w:spacing w:after="220"/>
            <w:contextualSpacing/>
          </w:pPr>
        </w:pPrChange>
      </w:pPr>
      <w:del w:id="10469" w:author="Rev 6 Allen Wirfs-Brock" w:date="2012-01-26T11:23:00Z">
        <w:r w:rsidRPr="00E77497" w:rsidDel="00592233">
          <w:delText xml:space="preserve">Return a List whose sole item is </w:delText>
        </w:r>
        <w:r w:rsidRPr="00E77497" w:rsidDel="00592233">
          <w:rPr>
            <w:i/>
          </w:rPr>
          <w:delText>arg</w:delText>
        </w:r>
        <w:r w:rsidRPr="00E77497" w:rsidDel="00592233">
          <w:delText>.</w:delText>
        </w:r>
      </w:del>
    </w:p>
    <w:p w14:paraId="239F45D6" w14:textId="77777777" w:rsidR="00144DD7" w:rsidRPr="00E77497" w:rsidDel="00592233" w:rsidRDefault="00144DD7" w:rsidP="00120381">
      <w:pPr>
        <w:contextualSpacing/>
        <w:rPr>
          <w:ins w:id="10470" w:author="Allen Wirfs-Brock" w:date="2011-07-05T10:46:00Z"/>
          <w:del w:id="10471" w:author="Rev 6 Allen Wirfs-Brock" w:date="2012-01-26T11:23:00Z"/>
        </w:rPr>
      </w:pPr>
      <w:ins w:id="10472" w:author="Allen Wirfs-Brock" w:date="2011-07-05T10:46:00Z">
        <w:del w:id="10473"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3046E907" w14:textId="77777777" w:rsidR="00144DD7" w:rsidRPr="00E77497" w:rsidDel="00592233" w:rsidRDefault="00144DD7" w:rsidP="00441AED">
      <w:pPr>
        <w:numPr>
          <w:ilvl w:val="0"/>
          <w:numId w:val="403"/>
        </w:numPr>
        <w:spacing w:after="220"/>
        <w:rPr>
          <w:ins w:id="10474" w:author="Allen Wirfs-Brock" w:date="2011-07-05T10:46:00Z"/>
          <w:del w:id="10475" w:author="Rev 6 Allen Wirfs-Brock" w:date="2012-01-26T11:23:00Z"/>
        </w:rPr>
      </w:pPr>
      <w:ins w:id="10476" w:author="Allen Wirfs-Brock" w:date="2011-07-05T10:46:00Z">
        <w:del w:id="10477" w:author="Rev 6 Allen Wirfs-Brock" w:date="2012-01-26T11:23:00Z">
          <w:r w:rsidRPr="00E77497" w:rsidDel="00592233">
            <w:delText>It is a Syntax Error if the scource</w:delText>
          </w:r>
        </w:del>
      </w:ins>
      <w:ins w:id="10478" w:author="Rev 3 Allen Wirfs-Brock" w:date="2011-08-30T11:39:00Z">
        <w:del w:id="10479" w:author="Rev 6 Allen Wirfs-Brock" w:date="2012-01-26T11:23:00Z">
          <w:r w:rsidR="00F937DA" w:rsidRPr="00E77497" w:rsidDel="00592233">
            <w:delText>source</w:delText>
          </w:r>
        </w:del>
      </w:ins>
      <w:ins w:id="10480" w:author="Allen Wirfs-Brock" w:date="2011-07-05T10:46:00Z">
        <w:del w:id="10481" w:author="Rev 6 Allen Wirfs-Brock" w:date="2012-01-26T11:23:00Z">
          <w:r w:rsidRPr="00E77497" w:rsidDel="00592233">
            <w:delText xml:space="preserve"> code parsed with this production is not extended code.</w:delText>
          </w:r>
        </w:del>
      </w:ins>
    </w:p>
    <w:p w14:paraId="2B66738E" w14:textId="77777777" w:rsidR="002A29A1" w:rsidRPr="00E77497" w:rsidDel="00592233" w:rsidRDefault="002A29A1" w:rsidP="002A29A1">
      <w:pPr>
        <w:rPr>
          <w:ins w:id="10482" w:author="Allen Wirfs-Brock" w:date="2011-07-05T10:47:00Z"/>
          <w:del w:id="10483" w:author="Rev 6 Allen Wirfs-Brock" w:date="2012-01-26T11:23:00Z"/>
        </w:rPr>
      </w:pPr>
      <w:bookmarkStart w:id="10484" w:name="_Toc472818826"/>
      <w:bookmarkStart w:id="10485" w:name="_Toc235503400"/>
      <w:bookmarkStart w:id="10486" w:name="_Toc241509175"/>
      <w:bookmarkStart w:id="10487" w:name="_Toc244416662"/>
      <w:bookmarkStart w:id="10488" w:name="_Toc276631026"/>
      <w:bookmarkStart w:id="10489" w:name="_Toc385672192"/>
      <w:bookmarkStart w:id="10490" w:name="_Toc393690287"/>
      <w:ins w:id="10491" w:author="Allen Wirfs-Brock" w:date="2011-07-05T10:47:00Z">
        <w:del w:id="10492"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Style w:val="bnf"/>
            </w:rPr>
            <w:delText>ArgumentList</w:delText>
          </w:r>
          <w:r w:rsidRPr="00E77497" w:rsidDel="00592233">
            <w:rPr>
              <w:rFonts w:ascii="Courier New" w:hAnsi="Courier New"/>
              <w:b/>
            </w:rPr>
            <w:delText xml:space="preserve"> ,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146BE967" w14:textId="77777777" w:rsidR="002A29A1" w:rsidRPr="00E77497" w:rsidDel="00592233" w:rsidRDefault="002A29A1" w:rsidP="00441AED">
      <w:pPr>
        <w:numPr>
          <w:ilvl w:val="0"/>
          <w:numId w:val="403"/>
        </w:numPr>
        <w:spacing w:after="220"/>
        <w:rPr>
          <w:ins w:id="10493" w:author="Allen Wirfs-Brock" w:date="2011-07-05T10:47:00Z"/>
          <w:del w:id="10494" w:author="Rev 6 Allen Wirfs-Brock" w:date="2012-01-26T11:23:00Z"/>
        </w:rPr>
      </w:pPr>
      <w:ins w:id="10495" w:author="Allen Wirfs-Brock" w:date="2011-07-05T10:47:00Z">
        <w:del w:id="10496" w:author="Rev 6 Allen Wirfs-Brock" w:date="2012-01-26T11:23:00Z">
          <w:r w:rsidRPr="00E77497" w:rsidDel="00592233">
            <w:delText>It is a Syntax Error if the scource</w:delText>
          </w:r>
        </w:del>
      </w:ins>
      <w:ins w:id="10497" w:author="Rev 3 Allen Wirfs-Brock" w:date="2011-08-30T11:39:00Z">
        <w:del w:id="10498" w:author="Rev 6 Allen Wirfs-Brock" w:date="2012-01-26T11:23:00Z">
          <w:r w:rsidR="00F937DA" w:rsidRPr="00E77497" w:rsidDel="00592233">
            <w:delText>source</w:delText>
          </w:r>
        </w:del>
      </w:ins>
      <w:ins w:id="10499" w:author="Allen Wirfs-Brock" w:date="2011-07-05T10:47:00Z">
        <w:del w:id="10500" w:author="Rev 6 Allen Wirfs-Brock" w:date="2012-01-26T11:23:00Z">
          <w:r w:rsidRPr="00E77497" w:rsidDel="00592233">
            <w:delText xml:space="preserve"> code parsed with this production is not extended code.</w:delText>
          </w:r>
        </w:del>
      </w:ins>
    </w:p>
    <w:p w14:paraId="0AE5CD98" w14:textId="77777777" w:rsidR="00384BE6" w:rsidRPr="00E77497" w:rsidRDefault="00384BE6" w:rsidP="00384BE6">
      <w:pPr>
        <w:pStyle w:val="40"/>
        <w:numPr>
          <w:ilvl w:val="0"/>
          <w:numId w:val="0"/>
        </w:numPr>
        <w:rPr>
          <w:ins w:id="10501" w:author="Rev 4 Allen Wirfs-Brock" w:date="2011-10-15T09:35:00Z"/>
        </w:rPr>
      </w:pPr>
      <w:ins w:id="10502" w:author="Rev 4 Allen Wirfs-Brock" w:date="2011-10-15T09:35:00Z">
        <w:del w:id="10503" w:author="Rev 6 Allen Wirfs-Brock" w:date="2012-01-26T11:23:00Z">
          <w:r w:rsidRPr="00E77497" w:rsidDel="00592233">
            <w:delText>11.2.4</w:delText>
          </w:r>
        </w:del>
      </w:ins>
      <w:ins w:id="10504" w:author="Rev 5 Allen Wirfs-Brock" w:date="2012-01-11T14:26:00Z">
        <w:del w:id="10505" w:author="Rev 6 Allen Wirfs-Brock" w:date="2012-01-26T11:23:00Z">
          <w:r w:rsidR="000847C5" w:rsidDel="00592233">
            <w:delText>5</w:delText>
          </w:r>
        </w:del>
      </w:ins>
      <w:ins w:id="10506" w:author="Rev 4 Allen Wirfs-Brock" w:date="2011-10-15T09:35:00Z">
        <w:del w:id="10507" w:author="Rev 6 Allen Wirfs-Brock" w:date="2012-01-26T11:23:00Z">
          <w:r w:rsidRPr="00E77497" w:rsidDel="00592233">
            <w:delText xml:space="preserve">.2 </w:delText>
          </w:r>
        </w:del>
        <w:r w:rsidRPr="00E77497">
          <w:t>Runtime Semantics</w:t>
        </w:r>
      </w:ins>
    </w:p>
    <w:p w14:paraId="2D0CE409" w14:textId="77777777" w:rsidR="00384BE6" w:rsidRPr="00E77497" w:rsidRDefault="00384BE6" w:rsidP="00384BE6">
      <w:pPr>
        <w:keepNext/>
        <w:rPr>
          <w:ins w:id="10508" w:author="Rev 4 Allen Wirfs-Brock" w:date="2011-10-15T09:35:00Z"/>
          <w:rFonts w:ascii="Helvetica" w:hAnsi="Helvetica"/>
          <w:b/>
        </w:rPr>
      </w:pPr>
      <w:ins w:id="10509" w:author="Rev 4 Allen Wirfs-Brock" w:date="2011-10-15T09:35:00Z">
        <w:r w:rsidRPr="00E77497">
          <w:rPr>
            <w:rFonts w:ascii="Helvetica" w:hAnsi="Helvetica"/>
            <w:b/>
          </w:rPr>
          <w:t xml:space="preserve">Runtime Semantics: </w:t>
        </w:r>
      </w:ins>
      <w:ins w:id="10510" w:author="Rev 9 Allen Wirfs-Brock" w:date="2012-07-04T16:42:00Z">
        <w:r w:rsidR="00256B2E">
          <w:t>ArgumentListEvaluation</w:t>
        </w:r>
      </w:ins>
      <w:ins w:id="10511" w:author="Rev 4 Allen Wirfs-Brock" w:date="2011-10-15T09:35:00Z">
        <w:del w:id="10512" w:author="Rev 9 Allen Wirfs-Brock" w:date="2012-07-04T16:42:00Z">
          <w:r w:rsidRPr="00E77497" w:rsidDel="00256B2E">
            <w:rPr>
              <w:rFonts w:ascii="Helvetica" w:hAnsi="Helvetica"/>
              <w:b/>
              <w:spacing w:val="6"/>
            </w:rPr>
            <w:delText>Evaluation</w:delText>
          </w:r>
        </w:del>
      </w:ins>
    </w:p>
    <w:p w14:paraId="6295005D" w14:textId="77777777" w:rsidR="00384BE6" w:rsidRPr="00E77497" w:rsidRDefault="00384BE6" w:rsidP="00384BE6">
      <w:del w:id="10513" w:author="Rev 4 Allen Wirfs-Brock" w:date="2011-10-15T09:38:00Z">
        <w:r w:rsidRPr="00E77497" w:rsidDel="00326D0A">
          <w:delText xml:space="preserve">The production </w:delText>
        </w:r>
      </w:del>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del w:id="10514" w:author="Rev 4 Allen Wirfs-Brock" w:date="2011-10-15T09:38:00Z">
        <w:r w:rsidRPr="00E77497" w:rsidDel="00326D0A">
          <w:delText>is evaluated as follows:</w:delText>
        </w:r>
      </w:del>
    </w:p>
    <w:p w14:paraId="093BDA7D" w14:textId="77777777" w:rsidR="00384BE6" w:rsidRPr="00E77497" w:rsidRDefault="00384BE6" w:rsidP="00441AED">
      <w:pPr>
        <w:pStyle w:val="Alg3"/>
        <w:numPr>
          <w:ilvl w:val="0"/>
          <w:numId w:val="63"/>
        </w:numPr>
        <w:spacing w:after="220"/>
        <w:contextualSpacing/>
      </w:pPr>
      <w:r w:rsidRPr="00E77497">
        <w:t>Return an empty List.</w:t>
      </w:r>
    </w:p>
    <w:p w14:paraId="583993B3" w14:textId="77777777" w:rsidR="00384BE6" w:rsidRPr="00E77497" w:rsidDel="009508C6" w:rsidRDefault="00384BE6" w:rsidP="00384BE6">
      <w:pPr>
        <w:rPr>
          <w:del w:id="10515" w:author="Rev 8 Allen Wirfs-Brock" w:date="2012-06-01T08:37:00Z"/>
        </w:rPr>
      </w:pPr>
      <w:del w:id="10516" w:author="Rev 8 Allen Wirfs-Brock" w:date="2012-06-01T08:37:00Z">
        <w:r w:rsidRPr="00E77497" w:rsidDel="009508C6">
          <w:delText xml:space="preserve">The production </w:delText>
        </w:r>
        <w:r w:rsidRPr="00E77497" w:rsidDel="009508C6">
          <w:rPr>
            <w:rStyle w:val="bnf"/>
          </w:rPr>
          <w:delText>Arguments</w:delText>
        </w:r>
        <w:r w:rsidRPr="00E77497" w:rsidDel="009508C6">
          <w:rPr>
            <w:i/>
          </w:rPr>
          <w:delText xml:space="preserve"> </w:delText>
        </w:r>
        <w:r w:rsidRPr="00E77497" w:rsidDel="009508C6">
          <w:rPr>
            <w:b/>
          </w:rPr>
          <w:delText>:</w:delText>
        </w:r>
        <w:r w:rsidRPr="00E77497" w:rsidDel="009508C6">
          <w:rPr>
            <w:i/>
          </w:rPr>
          <w:delText xml:space="preserve"> </w:delText>
        </w:r>
        <w:r w:rsidRPr="00E77497" w:rsidDel="009508C6">
          <w:rPr>
            <w:rFonts w:ascii="Courier New" w:hAnsi="Courier New"/>
            <w:b/>
          </w:rPr>
          <w:delText xml:space="preserve">( </w:delText>
        </w:r>
        <w:r w:rsidRPr="00E77497" w:rsidDel="009508C6">
          <w:rPr>
            <w:rStyle w:val="bnf"/>
          </w:rPr>
          <w:delText>ArgumentList</w:delText>
        </w:r>
        <w:r w:rsidRPr="00E77497" w:rsidDel="009508C6">
          <w:rPr>
            <w:rFonts w:ascii="Courier New" w:hAnsi="Courier New"/>
            <w:b/>
          </w:rPr>
          <w:delText xml:space="preserve"> )</w:delText>
        </w:r>
        <w:r w:rsidRPr="00E77497" w:rsidDel="009508C6">
          <w:delText xml:space="preserve"> is evaluated as follows:</w:delText>
        </w:r>
      </w:del>
    </w:p>
    <w:p w14:paraId="33E40CE6" w14:textId="77777777" w:rsidR="00384BE6" w:rsidRPr="00E77497" w:rsidDel="009508C6" w:rsidRDefault="00384BE6" w:rsidP="00441AED">
      <w:pPr>
        <w:pStyle w:val="Alg3"/>
        <w:numPr>
          <w:ilvl w:val="0"/>
          <w:numId w:val="64"/>
        </w:numPr>
        <w:spacing w:after="220"/>
        <w:contextualSpacing/>
        <w:rPr>
          <w:del w:id="10517" w:author="Rev 8 Allen Wirfs-Brock" w:date="2012-06-01T08:37:00Z"/>
        </w:rPr>
      </w:pPr>
      <w:del w:id="10518" w:author="Rev 8 Allen Wirfs-Brock" w:date="2012-06-01T08:37:00Z">
        <w:r w:rsidRPr="00E77497" w:rsidDel="009508C6">
          <w:delText xml:space="preserve">Return the result of evaluating </w:delText>
        </w:r>
        <w:r w:rsidRPr="00E77497" w:rsidDel="009508C6">
          <w:rPr>
            <w:i/>
          </w:rPr>
          <w:delText>ArgumentList</w:delText>
        </w:r>
        <w:r w:rsidRPr="00E77497" w:rsidDel="009508C6">
          <w:delText>.</w:delText>
        </w:r>
      </w:del>
    </w:p>
    <w:p w14:paraId="4ECFA959" w14:textId="77777777" w:rsidR="00384BE6" w:rsidRPr="00E77497" w:rsidRDefault="00384BE6" w:rsidP="00384BE6">
      <w:pPr>
        <w:keepNext/>
      </w:pPr>
      <w:del w:id="10519"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del w:id="10520" w:author="Rev 4 Allen Wirfs-Brock" w:date="2011-10-15T09:38:00Z">
        <w:r w:rsidRPr="00E77497" w:rsidDel="00326D0A">
          <w:delText>is evaluated as follows:</w:delText>
        </w:r>
      </w:del>
    </w:p>
    <w:p w14:paraId="0FA0945A" w14:textId="77777777"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1E67EC15" w14:textId="77777777"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14:paraId="13D89BA0" w14:textId="77777777" w:rsidR="00E01C54" w:rsidRDefault="00E01C54" w:rsidP="00E01C54">
      <w:pPr>
        <w:pStyle w:val="Alg4"/>
        <w:numPr>
          <w:ilvl w:val="0"/>
          <w:numId w:val="65"/>
        </w:numPr>
        <w:contextualSpacing/>
        <w:rPr>
          <w:ins w:id="10521" w:author="Rev 6 Allen Wirfs-Brock" w:date="2012-02-16T14:49:00Z"/>
        </w:rPr>
      </w:pPr>
      <w:ins w:id="10522" w:author="Rev 6 Allen Wirfs-Brock" w:date="2012-02-16T14:49:00Z">
        <w:r>
          <w:t xml:space="preserve">If </w:t>
        </w:r>
      </w:ins>
      <w:ins w:id="10523" w:author="Rev 6 Allen Wirfs-Brock" w:date="2012-02-16T14:50:00Z">
        <w:r w:rsidRPr="00E77497">
          <w:rPr>
            <w:i/>
          </w:rPr>
          <w:t>arg</w:t>
        </w:r>
        <w:r w:rsidRPr="00E77497">
          <w:t xml:space="preserve"> </w:t>
        </w:r>
      </w:ins>
      <w:ins w:id="10524" w:author="Rev 6 Allen Wirfs-Brock" w:date="2012-02-16T14:49:00Z">
        <w:r>
          <w:t xml:space="preserve">is an abrupt completion, return </w:t>
        </w:r>
      </w:ins>
      <w:ins w:id="10525" w:author="Rev 6 Allen Wirfs-Brock" w:date="2012-02-16T14:50:00Z">
        <w:r w:rsidRPr="00E77497">
          <w:rPr>
            <w:i/>
          </w:rPr>
          <w:t>arg</w:t>
        </w:r>
      </w:ins>
      <w:ins w:id="10526" w:author="Rev 6 Allen Wirfs-Brock" w:date="2012-02-16T14:49:00Z">
        <w:r>
          <w:t>.</w:t>
        </w:r>
      </w:ins>
    </w:p>
    <w:p w14:paraId="77D7133A" w14:textId="77777777"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14:paraId="11098A90" w14:textId="77777777" w:rsidR="00326D0A" w:rsidRPr="00E77497" w:rsidRDefault="00326D0A" w:rsidP="00326D0A">
      <w:pPr>
        <w:rPr>
          <w:ins w:id="10527" w:author="Rev 4 Allen Wirfs-Brock" w:date="2011-10-15T09:37:00Z"/>
        </w:rPr>
      </w:pPr>
      <w:ins w:id="10528" w:author="Rev 4 Allen Wirfs-Brock" w:date="2011-10-15T09:37:00Z">
        <w:r w:rsidRPr="00E77497">
          <w:rPr>
            <w:rStyle w:val="bnf"/>
          </w:rPr>
          <w:t xml:space="preserve">ArgumentList </w:t>
        </w:r>
        <w:r w:rsidRPr="00E77497">
          <w:rPr>
            <w:b/>
          </w:rPr>
          <w:t>:</w:t>
        </w:r>
        <w:r w:rsidRPr="00E77497">
          <w:t xml:space="preserve"> </w:t>
        </w:r>
        <w:r w:rsidRPr="00E77497">
          <w:rPr>
            <w:rFonts w:ascii="Courier New" w:hAnsi="Courier New" w:cs="Courier New"/>
            <w:b/>
            <w:i/>
          </w:rPr>
          <w:t xml:space="preserve">… </w:t>
        </w:r>
        <w:r w:rsidRPr="00E77497">
          <w:rPr>
            <w:rStyle w:val="bnf"/>
          </w:rPr>
          <w:t>AssignmentExpression</w:t>
        </w:r>
        <w:r w:rsidRPr="00E77497">
          <w:t xml:space="preserve">  </w:t>
        </w:r>
      </w:ins>
    </w:p>
    <w:p w14:paraId="36157EC5" w14:textId="77777777" w:rsidR="00326D0A" w:rsidRPr="00E77497" w:rsidRDefault="00326D0A" w:rsidP="00441AED">
      <w:pPr>
        <w:pStyle w:val="Alg4"/>
        <w:numPr>
          <w:ilvl w:val="0"/>
          <w:numId w:val="419"/>
        </w:numPr>
        <w:spacing w:after="220"/>
        <w:contextualSpacing/>
        <w:rPr>
          <w:ins w:id="10529" w:author="Rev 4 Allen Wirfs-Brock" w:date="2011-10-15T09:37:00Z"/>
        </w:rPr>
      </w:pPr>
      <w:ins w:id="10530" w:author="Rev 4 Allen Wirfs-Brock" w:date="2011-10-15T09:37:00Z">
        <w:r w:rsidRPr="00E77497">
          <w:t xml:space="preserve">Let </w:t>
        </w:r>
        <w:r w:rsidRPr="00E77497">
          <w:rPr>
            <w:i/>
          </w:rPr>
          <w:t xml:space="preserve">list </w:t>
        </w:r>
        <w:r w:rsidRPr="00E77497">
          <w:t>be an empty List.</w:t>
        </w:r>
      </w:ins>
    </w:p>
    <w:p w14:paraId="71AD17D7" w14:textId="77777777" w:rsidR="00326D0A" w:rsidRPr="00E77497" w:rsidRDefault="00326D0A" w:rsidP="00441AED">
      <w:pPr>
        <w:pStyle w:val="Alg4"/>
        <w:numPr>
          <w:ilvl w:val="0"/>
          <w:numId w:val="419"/>
        </w:numPr>
        <w:spacing w:after="220"/>
        <w:contextualSpacing/>
        <w:rPr>
          <w:ins w:id="10531" w:author="Rev 4 Allen Wirfs-Brock" w:date="2011-10-15T09:37:00Z"/>
        </w:rPr>
      </w:pPr>
      <w:ins w:id="10532" w:author="Rev 4 Allen Wirfs-Brock" w:date="2011-10-15T09:3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18788FDD" w14:textId="77777777" w:rsidR="00326D0A" w:rsidRPr="00E77497" w:rsidRDefault="00326D0A" w:rsidP="00441AED">
      <w:pPr>
        <w:pStyle w:val="Alg4"/>
        <w:numPr>
          <w:ilvl w:val="0"/>
          <w:numId w:val="419"/>
        </w:numPr>
        <w:spacing w:after="220"/>
        <w:contextualSpacing/>
        <w:rPr>
          <w:ins w:id="10533" w:author="Rev 4 Allen Wirfs-Brock" w:date="2011-10-15T09:37:00Z"/>
        </w:rPr>
      </w:pPr>
      <w:ins w:id="10534" w:author="Rev 4 Allen Wirfs-Brock" w:date="2011-10-15T09:37:00Z">
        <w:r w:rsidRPr="00E77497">
          <w:t xml:space="preserve">Let </w:t>
        </w:r>
        <w:r w:rsidRPr="00E77497">
          <w:rPr>
            <w:i/>
          </w:rPr>
          <w:t xml:space="preserve">spreadValue </w:t>
        </w:r>
        <w:r w:rsidRPr="00E77497">
          <w:t>be GetValue(</w:t>
        </w:r>
        <w:r w:rsidRPr="00E77497">
          <w:rPr>
            <w:i/>
          </w:rPr>
          <w:t>spreadRef</w:t>
        </w:r>
        <w:r w:rsidRPr="00E77497">
          <w:t>).</w:t>
        </w:r>
      </w:ins>
    </w:p>
    <w:p w14:paraId="6433D565" w14:textId="77777777" w:rsidR="00326D0A" w:rsidRPr="00E77497" w:rsidRDefault="00326D0A" w:rsidP="00441AED">
      <w:pPr>
        <w:pStyle w:val="Alg4"/>
        <w:numPr>
          <w:ilvl w:val="0"/>
          <w:numId w:val="419"/>
        </w:numPr>
        <w:contextualSpacing/>
        <w:rPr>
          <w:ins w:id="10535" w:author="Rev 4 Allen Wirfs-Brock" w:date="2011-10-15T09:37:00Z"/>
        </w:rPr>
      </w:pPr>
      <w:commentRangeStart w:id="10536"/>
      <w:ins w:id="10537" w:author="Rev 4 Allen Wirfs-Brock" w:date="2011-10-15T09:37:00Z">
        <w:r w:rsidRPr="00E77497">
          <w:t xml:space="preserve">Let </w:t>
        </w:r>
        <w:r w:rsidRPr="00E77497">
          <w:rPr>
            <w:i/>
          </w:rPr>
          <w:t>spreadObj</w:t>
        </w:r>
        <w:r w:rsidRPr="00E77497">
          <w:t xml:space="preserve"> be ToObject(</w:t>
        </w:r>
        <w:r w:rsidRPr="00E77497">
          <w:rPr>
            <w:i/>
          </w:rPr>
          <w:t>spreadValue</w:t>
        </w:r>
        <w:r w:rsidRPr="00E77497">
          <w:t>).</w:t>
        </w:r>
        <w:commentRangeEnd w:id="10536"/>
        <w:r w:rsidRPr="00E77497">
          <w:rPr>
            <w:rStyle w:val="af3"/>
            <w:rFonts w:ascii="Arial" w:eastAsia="MS Mincho" w:hAnsi="Arial"/>
            <w:spacing w:val="0"/>
            <w:lang w:val="en-GB" w:eastAsia="ja-JP"/>
          </w:rPr>
          <w:commentReference w:id="10536"/>
        </w:r>
      </w:ins>
    </w:p>
    <w:p w14:paraId="338E61CD" w14:textId="77777777" w:rsidR="004736CE" w:rsidRDefault="004736CE" w:rsidP="004736CE">
      <w:pPr>
        <w:pStyle w:val="Alg4"/>
        <w:numPr>
          <w:ilvl w:val="0"/>
          <w:numId w:val="419"/>
        </w:numPr>
        <w:contextualSpacing/>
        <w:rPr>
          <w:ins w:id="10538" w:author="Rev 6 Allen Wirfs-Brock" w:date="2012-02-16T15:03:00Z"/>
        </w:rPr>
      </w:pPr>
      <w:ins w:id="10539" w:author="Rev 6 Allen Wirfs-Brock" w:date="2012-02-16T15:03:00Z">
        <w:r>
          <w:t xml:space="preserve">If </w:t>
        </w:r>
        <w:r w:rsidRPr="00E77497">
          <w:rPr>
            <w:i/>
          </w:rPr>
          <w:t>spreadObj</w:t>
        </w:r>
        <w:r w:rsidRPr="00E77497">
          <w:t xml:space="preserve"> </w:t>
        </w:r>
        <w:r>
          <w:t xml:space="preserve">is an abrupt completion, return </w:t>
        </w:r>
        <w:r w:rsidRPr="00E77497">
          <w:rPr>
            <w:i/>
          </w:rPr>
          <w:t>spreadObj</w:t>
        </w:r>
        <w:r>
          <w:t>.</w:t>
        </w:r>
      </w:ins>
    </w:p>
    <w:p w14:paraId="784AD4B4" w14:textId="77777777" w:rsidR="00326D0A" w:rsidRPr="00E77497" w:rsidRDefault="00326D0A" w:rsidP="00441AED">
      <w:pPr>
        <w:pStyle w:val="Alg3"/>
        <w:numPr>
          <w:ilvl w:val="0"/>
          <w:numId w:val="419"/>
        </w:numPr>
        <w:rPr>
          <w:ins w:id="10540" w:author="Rev 4 Allen Wirfs-Brock" w:date="2011-10-15T09:37:00Z"/>
        </w:rPr>
      </w:pPr>
      <w:ins w:id="10541" w:author="Rev 4 Allen Wirfs-Brock" w:date="2011-10-15T09:3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69CEF86C" w14:textId="77777777" w:rsidR="00326D0A" w:rsidRPr="00E77497" w:rsidRDefault="00326D0A" w:rsidP="00441AED">
      <w:pPr>
        <w:pStyle w:val="Alg3"/>
        <w:numPr>
          <w:ilvl w:val="0"/>
          <w:numId w:val="419"/>
        </w:numPr>
        <w:rPr>
          <w:ins w:id="10542" w:author="Rev 4 Allen Wirfs-Brock" w:date="2011-10-15T09:37:00Z"/>
        </w:rPr>
      </w:pPr>
      <w:ins w:id="10543" w:author="Rev 4 Allen Wirfs-Brock" w:date="2011-10-15T09:37:00Z">
        <w:r w:rsidRPr="00E77497">
          <w:t xml:space="preserve">Let </w:t>
        </w:r>
        <w:r w:rsidRPr="00E77497">
          <w:rPr>
            <w:i/>
          </w:rPr>
          <w:t>spreadLen</w:t>
        </w:r>
        <w:r w:rsidRPr="00E77497">
          <w:t xml:space="preserve"> be ToUint32(</w:t>
        </w:r>
        <w:r w:rsidRPr="00E77497">
          <w:rPr>
            <w:i/>
          </w:rPr>
          <w:t>lenVal</w:t>
        </w:r>
        <w:r w:rsidRPr="00E77497">
          <w:t>).</w:t>
        </w:r>
      </w:ins>
    </w:p>
    <w:p w14:paraId="441D2AF7" w14:textId="77777777" w:rsidR="00201F6A" w:rsidRDefault="00201F6A" w:rsidP="00441AED">
      <w:pPr>
        <w:pStyle w:val="Alg3"/>
        <w:numPr>
          <w:ilvl w:val="0"/>
          <w:numId w:val="419"/>
        </w:numPr>
        <w:rPr>
          <w:ins w:id="10544" w:author="Rev 7 Allen Wirfs-Brock" w:date="2012-04-09T16:59:00Z"/>
        </w:rPr>
      </w:pPr>
      <w:ins w:id="10545" w:author="Rev 7 Allen Wirfs-Brock" w:date="2012-04-09T16:59:00Z">
        <w:r>
          <w:t>ReturnIfAbrupt(</w:t>
        </w:r>
        <w:r w:rsidRPr="00201F6A">
          <w:rPr>
            <w:i/>
          </w:rPr>
          <w:t>spreadLen</w:t>
        </w:r>
        <w:r>
          <w:t>).</w:t>
        </w:r>
      </w:ins>
    </w:p>
    <w:p w14:paraId="2E061681" w14:textId="77777777" w:rsidR="00326D0A" w:rsidRPr="00E77497" w:rsidRDefault="00326D0A" w:rsidP="00441AED">
      <w:pPr>
        <w:pStyle w:val="Alg3"/>
        <w:numPr>
          <w:ilvl w:val="0"/>
          <w:numId w:val="419"/>
        </w:numPr>
        <w:rPr>
          <w:ins w:id="10546" w:author="Rev 4 Allen Wirfs-Brock" w:date="2011-10-15T09:37:00Z"/>
        </w:rPr>
      </w:pPr>
      <w:ins w:id="10547" w:author="Rev 4 Allen Wirfs-Brock" w:date="2011-10-15T09:37:00Z">
        <w:r w:rsidRPr="00E77497">
          <w:t xml:space="preserve">Let </w:t>
        </w:r>
        <w:r w:rsidRPr="00E77497">
          <w:rPr>
            <w:i/>
          </w:rPr>
          <w:t xml:space="preserve">n </w:t>
        </w:r>
        <w:r w:rsidRPr="00E77497">
          <w:t>= 0.</w:t>
        </w:r>
      </w:ins>
    </w:p>
    <w:p w14:paraId="3A9A255C" w14:textId="77777777" w:rsidR="00326D0A" w:rsidRPr="00E77497" w:rsidRDefault="00326D0A" w:rsidP="00441AED">
      <w:pPr>
        <w:pStyle w:val="Alg3"/>
        <w:numPr>
          <w:ilvl w:val="0"/>
          <w:numId w:val="419"/>
        </w:numPr>
        <w:rPr>
          <w:ins w:id="10548" w:author="Rev 4 Allen Wirfs-Brock" w:date="2011-10-15T09:37:00Z"/>
        </w:rPr>
      </w:pPr>
      <w:ins w:id="10549" w:author="Rev 4 Allen Wirfs-Brock" w:date="2011-10-15T09:37:00Z">
        <w:r w:rsidRPr="00E77497">
          <w:t xml:space="preserve">Repeat, while </w:t>
        </w:r>
        <w:r w:rsidRPr="00E77497">
          <w:rPr>
            <w:i/>
          </w:rPr>
          <w:t>n</w:t>
        </w:r>
        <w:r w:rsidRPr="00E77497">
          <w:t xml:space="preserve"> &lt; </w:t>
        </w:r>
        <w:r w:rsidRPr="00E77497">
          <w:rPr>
            <w:i/>
          </w:rPr>
          <w:t>spreadLen</w:t>
        </w:r>
      </w:ins>
    </w:p>
    <w:p w14:paraId="469813BC" w14:textId="77777777" w:rsidR="00326D0A" w:rsidRPr="00E77497" w:rsidRDefault="00326D0A" w:rsidP="00441AED">
      <w:pPr>
        <w:pStyle w:val="Alg3"/>
        <w:numPr>
          <w:ilvl w:val="1"/>
          <w:numId w:val="571"/>
        </w:numPr>
        <w:tabs>
          <w:tab w:val="left" w:pos="720"/>
        </w:tabs>
        <w:ind w:left="720"/>
        <w:rPr>
          <w:ins w:id="10550" w:author="Rev 4 Allen Wirfs-Brock" w:date="2011-10-15T09:37:00Z"/>
        </w:rPr>
      </w:pPr>
      <w:ins w:id="10551" w:author="Rev 4 Allen Wirfs-Brock" w:date="2011-10-15T09:3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533A00EB" w14:textId="77777777" w:rsidR="00201F6A" w:rsidRDefault="00201F6A" w:rsidP="00441AED">
      <w:pPr>
        <w:pStyle w:val="Alg3"/>
        <w:numPr>
          <w:ilvl w:val="1"/>
          <w:numId w:val="571"/>
        </w:numPr>
        <w:tabs>
          <w:tab w:val="left" w:pos="720"/>
        </w:tabs>
        <w:ind w:left="720"/>
        <w:rPr>
          <w:ins w:id="10552" w:author="Rev 7 Allen Wirfs-Brock" w:date="2012-04-09T17:00:00Z"/>
        </w:rPr>
      </w:pPr>
      <w:ins w:id="10553" w:author="Rev 7 Allen Wirfs-Brock" w:date="2012-04-09T17:00:00Z">
        <w:r>
          <w:t>ReturnIfAbrupt(</w:t>
        </w:r>
        <w:r w:rsidRPr="00201F6A">
          <w:rPr>
            <w:i/>
          </w:rPr>
          <w:t>nextArg</w:t>
        </w:r>
        <w:r>
          <w:t>).</w:t>
        </w:r>
      </w:ins>
    </w:p>
    <w:p w14:paraId="7342073E" w14:textId="77777777" w:rsidR="00326D0A" w:rsidRPr="00E77497" w:rsidRDefault="00326D0A" w:rsidP="00441AED">
      <w:pPr>
        <w:pStyle w:val="Alg3"/>
        <w:numPr>
          <w:ilvl w:val="1"/>
          <w:numId w:val="571"/>
        </w:numPr>
        <w:tabs>
          <w:tab w:val="left" w:pos="720"/>
        </w:tabs>
        <w:ind w:left="720"/>
        <w:rPr>
          <w:ins w:id="10554" w:author="Rev 4 Allen Wirfs-Brock" w:date="2011-10-15T09:37:00Z"/>
        </w:rPr>
      </w:pPr>
      <w:ins w:id="10555" w:author="Rev 4 Allen Wirfs-Brock" w:date="2011-10-15T09:37:00Z">
        <w:r w:rsidRPr="00E77497">
          <w:t xml:space="preserve">Append </w:t>
        </w:r>
        <w:r w:rsidRPr="00E77497">
          <w:rPr>
            <w:i/>
          </w:rPr>
          <w:t>nextArg</w:t>
        </w:r>
        <w:r w:rsidRPr="00E77497">
          <w:t xml:space="preserve"> as the last element of </w:t>
        </w:r>
        <w:r w:rsidRPr="00E77497">
          <w:rPr>
            <w:i/>
          </w:rPr>
          <w:t>list</w:t>
        </w:r>
        <w:r w:rsidRPr="00E77497">
          <w:t>.</w:t>
        </w:r>
      </w:ins>
    </w:p>
    <w:p w14:paraId="471CC77D" w14:textId="77777777" w:rsidR="00326D0A" w:rsidRPr="00E77497" w:rsidRDefault="00326D0A" w:rsidP="00441AED">
      <w:pPr>
        <w:pStyle w:val="Alg3"/>
        <w:numPr>
          <w:ilvl w:val="1"/>
          <w:numId w:val="571"/>
        </w:numPr>
        <w:tabs>
          <w:tab w:val="left" w:pos="720"/>
        </w:tabs>
        <w:ind w:left="720"/>
        <w:rPr>
          <w:ins w:id="10556" w:author="Rev 4 Allen Wirfs-Brock" w:date="2011-10-15T09:37:00Z"/>
        </w:rPr>
      </w:pPr>
      <w:ins w:id="10557" w:author="Rev 4 Allen Wirfs-Brock" w:date="2011-10-15T09:37:00Z">
        <w:r w:rsidRPr="00E77497">
          <w:t xml:space="preserve">Let </w:t>
        </w:r>
        <w:r w:rsidRPr="00E77497">
          <w:rPr>
            <w:i/>
          </w:rPr>
          <w:t>n</w:t>
        </w:r>
        <w:r w:rsidRPr="00E77497">
          <w:t xml:space="preserve"> = </w:t>
        </w:r>
        <w:r w:rsidRPr="00E77497">
          <w:rPr>
            <w:i/>
          </w:rPr>
          <w:t>n</w:t>
        </w:r>
        <w:r w:rsidRPr="00E77497">
          <w:t>+1.</w:t>
        </w:r>
      </w:ins>
    </w:p>
    <w:p w14:paraId="361DEAE4" w14:textId="77777777" w:rsidR="00326D0A" w:rsidRPr="00E77497" w:rsidRDefault="00326D0A" w:rsidP="00441AED">
      <w:pPr>
        <w:pStyle w:val="Alg3"/>
        <w:numPr>
          <w:ilvl w:val="0"/>
          <w:numId w:val="419"/>
        </w:numPr>
        <w:spacing w:after="220"/>
        <w:rPr>
          <w:ins w:id="10558" w:author="Rev 4 Allen Wirfs-Brock" w:date="2011-10-15T09:37:00Z"/>
        </w:rPr>
      </w:pPr>
      <w:ins w:id="10559" w:author="Rev 4 Allen Wirfs-Brock" w:date="2011-10-15T09:37:00Z">
        <w:r w:rsidRPr="00E77497">
          <w:t xml:space="preserve">Return </w:t>
        </w:r>
        <w:r w:rsidRPr="00E77497">
          <w:rPr>
            <w:i/>
          </w:rPr>
          <w:t>list</w:t>
        </w:r>
        <w:r w:rsidRPr="00E77497">
          <w:t>.</w:t>
        </w:r>
      </w:ins>
    </w:p>
    <w:p w14:paraId="34C8F68F" w14:textId="77777777" w:rsidR="00384BE6" w:rsidRPr="00E77497" w:rsidRDefault="00384BE6" w:rsidP="00384BE6">
      <w:del w:id="10560"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del w:id="10561" w:author="Rev 4 Allen Wirfs-Brock" w:date="2011-10-15T09:38:00Z">
        <w:r w:rsidRPr="00E77497" w:rsidDel="00326D0A">
          <w:delText>is evaluated as follows:</w:delText>
        </w:r>
      </w:del>
    </w:p>
    <w:p w14:paraId="1CA79B9A" w14:textId="77777777"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14:paraId="650919A4" w14:textId="77777777" w:rsidR="004736CE" w:rsidRDefault="004736CE" w:rsidP="004736CE">
      <w:pPr>
        <w:pStyle w:val="Alg4"/>
        <w:numPr>
          <w:ilvl w:val="0"/>
          <w:numId w:val="66"/>
        </w:numPr>
        <w:contextualSpacing/>
        <w:rPr>
          <w:ins w:id="10562" w:author="Rev 6 Allen Wirfs-Brock" w:date="2012-02-16T15:04:00Z"/>
        </w:rPr>
      </w:pPr>
      <w:ins w:id="10563" w:author="Rev 6 Allen Wirfs-Brock" w:date="2012-02-16T15:04:00Z">
        <w:r>
          <w:t xml:space="preserve">If </w:t>
        </w:r>
      </w:ins>
      <w:ins w:id="10564" w:author="Rev 6 Allen Wirfs-Brock" w:date="2012-02-16T15:05:00Z">
        <w:r w:rsidRPr="00E77497">
          <w:rPr>
            <w:i/>
          </w:rPr>
          <w:t>precedingArgs</w:t>
        </w:r>
        <w:r w:rsidRPr="00E77497">
          <w:t xml:space="preserve"> </w:t>
        </w:r>
      </w:ins>
      <w:ins w:id="10565" w:author="Rev 6 Allen Wirfs-Brock" w:date="2012-02-16T15:04:00Z">
        <w:r>
          <w:t xml:space="preserve">is an abrupt completion, return </w:t>
        </w:r>
      </w:ins>
      <w:ins w:id="10566" w:author="Rev 6 Allen Wirfs-Brock" w:date="2012-02-16T15:05:00Z">
        <w:r w:rsidRPr="00E77497">
          <w:rPr>
            <w:i/>
          </w:rPr>
          <w:t>precedingArgs</w:t>
        </w:r>
      </w:ins>
      <w:ins w:id="10567" w:author="Rev 6 Allen Wirfs-Brock" w:date="2012-02-16T15:04:00Z">
        <w:r>
          <w:t>.</w:t>
        </w:r>
      </w:ins>
    </w:p>
    <w:p w14:paraId="29299959" w14:textId="77777777"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3BECACF8" w14:textId="77777777"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14:paraId="01B4846F" w14:textId="77777777" w:rsidR="004736CE" w:rsidRDefault="004736CE" w:rsidP="004736CE">
      <w:pPr>
        <w:pStyle w:val="Alg4"/>
        <w:numPr>
          <w:ilvl w:val="0"/>
          <w:numId w:val="66"/>
        </w:numPr>
        <w:contextualSpacing/>
        <w:rPr>
          <w:ins w:id="10568" w:author="Rev 6 Allen Wirfs-Brock" w:date="2012-02-16T15:05:00Z"/>
        </w:rPr>
      </w:pPr>
      <w:ins w:id="10569" w:author="Rev 6 Allen Wirfs-Brock" w:date="2012-02-16T15:05:00Z">
        <w:r>
          <w:t xml:space="preserve">If </w:t>
        </w:r>
      </w:ins>
      <w:ins w:id="10570" w:author="Rev 6 Allen Wirfs-Brock" w:date="2012-02-16T15:06:00Z">
        <w:r w:rsidRPr="00E77497">
          <w:rPr>
            <w:i/>
          </w:rPr>
          <w:t>arg</w:t>
        </w:r>
        <w:r w:rsidRPr="00E77497">
          <w:t xml:space="preserve"> </w:t>
        </w:r>
      </w:ins>
      <w:ins w:id="10571" w:author="Rev 6 Allen Wirfs-Brock" w:date="2012-02-16T15:05:00Z">
        <w:r>
          <w:t xml:space="preserve">is an abrupt completion, return </w:t>
        </w:r>
      </w:ins>
      <w:ins w:id="10572" w:author="Rev 6 Allen Wirfs-Brock" w:date="2012-02-16T15:06:00Z">
        <w:r w:rsidRPr="00E77497">
          <w:rPr>
            <w:i/>
          </w:rPr>
          <w:t>arg</w:t>
        </w:r>
      </w:ins>
      <w:ins w:id="10573" w:author="Rev 6 Allen Wirfs-Brock" w:date="2012-02-16T15:05:00Z">
        <w:r>
          <w:t>.</w:t>
        </w:r>
      </w:ins>
    </w:p>
    <w:p w14:paraId="05493DBE" w14:textId="77777777"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65D243F7" w14:textId="77777777" w:rsidR="002A29A1" w:rsidRPr="00E77497" w:rsidRDefault="002A29A1" w:rsidP="002A29A1">
      <w:pPr>
        <w:rPr>
          <w:ins w:id="10574" w:author="Allen Wirfs-Brock" w:date="2011-07-05T10:47:00Z"/>
        </w:rPr>
      </w:pPr>
      <w:ins w:id="10575" w:author="Allen Wirfs-Brock" w:date="2011-07-05T10:47:00Z">
        <w:del w:id="10576" w:author="Rev 4 Allen Wirfs-Brock" w:date="2011-10-15T09:39:00Z">
          <w:r w:rsidRPr="00E77497" w:rsidDel="00326D0A">
            <w:delText xml:space="preserve">The production  </w:delText>
          </w:r>
        </w:del>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Pr="00E77497">
          <w:rPr>
            <w:rFonts w:ascii="Courier New" w:hAnsi="Courier New" w:cs="Courier New"/>
            <w:b/>
            <w:i/>
          </w:rPr>
          <w:t xml:space="preserve">… </w:t>
        </w:r>
        <w:r w:rsidRPr="00E77497">
          <w:rPr>
            <w:rStyle w:val="bnf"/>
          </w:rPr>
          <w:t>AssignmentExpression</w:t>
        </w:r>
        <w:r w:rsidRPr="00E77497">
          <w:t xml:space="preserve">  </w:t>
        </w:r>
        <w:del w:id="10577" w:author="Rev 4 Allen Wirfs-Brock" w:date="2011-10-15T09:39:00Z">
          <w:r w:rsidRPr="00E77497" w:rsidDel="00326D0A">
            <w:delText>is evaluated as follows:</w:delText>
          </w:r>
        </w:del>
      </w:ins>
    </w:p>
    <w:p w14:paraId="4E86566D" w14:textId="77777777" w:rsidR="002A29A1" w:rsidRPr="00E77497" w:rsidRDefault="002A29A1" w:rsidP="00441AED">
      <w:pPr>
        <w:pStyle w:val="Alg4"/>
        <w:numPr>
          <w:ilvl w:val="0"/>
          <w:numId w:val="420"/>
        </w:numPr>
        <w:spacing w:after="220"/>
        <w:contextualSpacing/>
        <w:rPr>
          <w:ins w:id="10578" w:author="Allen Wirfs-Brock" w:date="2011-07-05T10:47:00Z"/>
        </w:rPr>
      </w:pPr>
      <w:ins w:id="10579" w:author="Allen Wirfs-Brock" w:date="2011-07-05T10:47:00Z">
        <w:r w:rsidRPr="00E77497">
          <w:t xml:space="preserve">Let </w:t>
        </w:r>
        <w:r w:rsidRPr="00E77497">
          <w:rPr>
            <w:i/>
          </w:rPr>
          <w:t>precedingArgs</w:t>
        </w:r>
        <w:r w:rsidRPr="00E77497">
          <w:t xml:space="preserve"> be an empty List.</w:t>
        </w:r>
      </w:ins>
    </w:p>
    <w:p w14:paraId="12AE803F" w14:textId="77777777" w:rsidR="002A29A1" w:rsidRPr="00E77497" w:rsidRDefault="002A29A1" w:rsidP="00441AED">
      <w:pPr>
        <w:pStyle w:val="Alg4"/>
        <w:numPr>
          <w:ilvl w:val="0"/>
          <w:numId w:val="420"/>
        </w:numPr>
        <w:spacing w:after="220"/>
        <w:contextualSpacing/>
        <w:rPr>
          <w:ins w:id="10580" w:author="Allen Wirfs-Brock" w:date="2011-07-05T10:47:00Z"/>
        </w:rPr>
      </w:pPr>
      <w:ins w:id="10581" w:author="Allen Wirfs-Brock" w:date="2011-07-05T10:4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4B7AB2E6" w14:textId="77777777" w:rsidR="002A29A1" w:rsidRPr="00E77497" w:rsidRDefault="002A29A1" w:rsidP="00441AED">
      <w:pPr>
        <w:pStyle w:val="Alg4"/>
        <w:numPr>
          <w:ilvl w:val="0"/>
          <w:numId w:val="420"/>
        </w:numPr>
        <w:spacing w:after="220"/>
        <w:contextualSpacing/>
        <w:rPr>
          <w:ins w:id="10582" w:author="Allen Wirfs-Brock" w:date="2011-07-05T10:47:00Z"/>
        </w:rPr>
      </w:pPr>
      <w:ins w:id="10583" w:author="Allen Wirfs-Brock" w:date="2011-07-05T10:47:00Z">
        <w:r w:rsidRPr="00E77497">
          <w:t xml:space="preserve">Let </w:t>
        </w:r>
        <w:r w:rsidRPr="00E77497">
          <w:rPr>
            <w:i/>
          </w:rPr>
          <w:t xml:space="preserve">spreadValue </w:t>
        </w:r>
        <w:r w:rsidRPr="00E77497">
          <w:t>be GetValue(</w:t>
        </w:r>
        <w:r w:rsidRPr="00E77497">
          <w:rPr>
            <w:i/>
          </w:rPr>
          <w:t>spreadRef</w:t>
        </w:r>
        <w:r w:rsidRPr="00E77497">
          <w:t>).</w:t>
        </w:r>
      </w:ins>
    </w:p>
    <w:p w14:paraId="3D2DFC5E" w14:textId="77777777" w:rsidR="002A29A1" w:rsidRPr="00E77497" w:rsidRDefault="002A29A1" w:rsidP="00441AED">
      <w:pPr>
        <w:pStyle w:val="Alg4"/>
        <w:numPr>
          <w:ilvl w:val="0"/>
          <w:numId w:val="420"/>
        </w:numPr>
        <w:contextualSpacing/>
        <w:rPr>
          <w:ins w:id="10584" w:author="Allen Wirfs-Brock" w:date="2011-07-05T10:47:00Z"/>
        </w:rPr>
      </w:pPr>
      <w:commentRangeStart w:id="10585"/>
      <w:ins w:id="10586" w:author="Allen Wirfs-Brock" w:date="2011-07-05T10:47:00Z">
        <w:r w:rsidRPr="00E77497">
          <w:t xml:space="preserve">Let </w:t>
        </w:r>
        <w:r w:rsidRPr="00E77497">
          <w:rPr>
            <w:i/>
          </w:rPr>
          <w:t>spreadObj</w:t>
        </w:r>
        <w:r w:rsidRPr="00E77497">
          <w:t xml:space="preserve"> be ToObject(</w:t>
        </w:r>
        <w:r w:rsidRPr="00E77497">
          <w:rPr>
            <w:i/>
          </w:rPr>
          <w:t>spreadValue</w:t>
        </w:r>
        <w:r w:rsidRPr="00E77497">
          <w:t>).</w:t>
        </w:r>
        <w:commentRangeEnd w:id="10585"/>
        <w:r w:rsidRPr="00E77497">
          <w:rPr>
            <w:rStyle w:val="af3"/>
            <w:rFonts w:ascii="Arial" w:eastAsia="MS Mincho" w:hAnsi="Arial"/>
            <w:spacing w:val="0"/>
            <w:lang w:val="en-GB" w:eastAsia="ja-JP"/>
          </w:rPr>
          <w:commentReference w:id="10585"/>
        </w:r>
      </w:ins>
    </w:p>
    <w:p w14:paraId="283781AF" w14:textId="77777777" w:rsidR="004736CE" w:rsidRDefault="004736CE" w:rsidP="004736CE">
      <w:pPr>
        <w:pStyle w:val="Alg4"/>
        <w:numPr>
          <w:ilvl w:val="0"/>
          <w:numId w:val="420"/>
        </w:numPr>
        <w:contextualSpacing/>
        <w:rPr>
          <w:ins w:id="10587" w:author="Rev 6 Allen Wirfs-Brock" w:date="2012-02-16T15:07:00Z"/>
        </w:rPr>
      </w:pPr>
      <w:ins w:id="10588" w:author="Rev 6 Allen Wirfs-Brock" w:date="2012-02-16T15:07:00Z">
        <w:r>
          <w:t xml:space="preserve">If </w:t>
        </w:r>
        <w:r w:rsidRPr="00E77497">
          <w:rPr>
            <w:i/>
          </w:rPr>
          <w:t>spreadObj</w:t>
        </w:r>
        <w:r w:rsidRPr="00E77497">
          <w:t xml:space="preserve"> </w:t>
        </w:r>
        <w:r>
          <w:t xml:space="preserve">is an abrupt completion, return </w:t>
        </w:r>
        <w:r w:rsidRPr="00E77497">
          <w:rPr>
            <w:i/>
          </w:rPr>
          <w:t>spreadObj</w:t>
        </w:r>
        <w:r>
          <w:t>.</w:t>
        </w:r>
      </w:ins>
    </w:p>
    <w:p w14:paraId="7476E0C0" w14:textId="77777777" w:rsidR="002A29A1" w:rsidRPr="00E77497" w:rsidRDefault="002A29A1" w:rsidP="00441AED">
      <w:pPr>
        <w:pStyle w:val="Alg3"/>
        <w:numPr>
          <w:ilvl w:val="0"/>
          <w:numId w:val="420"/>
        </w:numPr>
        <w:rPr>
          <w:ins w:id="10589" w:author="Allen Wirfs-Brock" w:date="2011-07-05T10:47:00Z"/>
        </w:rPr>
      </w:pPr>
      <w:ins w:id="10590" w:author="Allen Wirfs-Brock" w:date="2011-07-05T10:4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0F991F36" w14:textId="77777777" w:rsidR="002A29A1" w:rsidRPr="00E77497" w:rsidRDefault="002A29A1" w:rsidP="00441AED">
      <w:pPr>
        <w:pStyle w:val="Alg3"/>
        <w:numPr>
          <w:ilvl w:val="0"/>
          <w:numId w:val="420"/>
        </w:numPr>
        <w:rPr>
          <w:ins w:id="10591" w:author="Allen Wirfs-Brock" w:date="2011-07-05T10:47:00Z"/>
        </w:rPr>
      </w:pPr>
      <w:ins w:id="10592" w:author="Allen Wirfs-Brock" w:date="2011-07-05T10:47:00Z">
        <w:r w:rsidRPr="00E77497">
          <w:t xml:space="preserve">Let </w:t>
        </w:r>
        <w:r w:rsidRPr="00E77497">
          <w:rPr>
            <w:i/>
          </w:rPr>
          <w:t>spreadLen</w:t>
        </w:r>
        <w:r w:rsidRPr="00E77497">
          <w:t xml:space="preserve"> be ToUint32(</w:t>
        </w:r>
        <w:r w:rsidRPr="00E77497">
          <w:rPr>
            <w:i/>
          </w:rPr>
          <w:t>lenVal</w:t>
        </w:r>
        <w:r w:rsidRPr="00E77497">
          <w:t>).</w:t>
        </w:r>
      </w:ins>
    </w:p>
    <w:p w14:paraId="004F1F08" w14:textId="77777777" w:rsidR="00201F6A" w:rsidRDefault="00201F6A" w:rsidP="00201F6A">
      <w:pPr>
        <w:pStyle w:val="Alg3"/>
        <w:numPr>
          <w:ilvl w:val="0"/>
          <w:numId w:val="420"/>
        </w:numPr>
        <w:rPr>
          <w:ins w:id="10593" w:author="Rev 7 Allen Wirfs-Brock" w:date="2012-04-09T17:01:00Z"/>
        </w:rPr>
      </w:pPr>
      <w:ins w:id="10594" w:author="Rev 7 Allen Wirfs-Brock" w:date="2012-04-09T17:01:00Z">
        <w:r>
          <w:t>ReturnIfAbrupt(</w:t>
        </w:r>
        <w:r w:rsidRPr="00201F6A">
          <w:rPr>
            <w:i/>
          </w:rPr>
          <w:t>spreadLen</w:t>
        </w:r>
        <w:r>
          <w:t>).</w:t>
        </w:r>
      </w:ins>
    </w:p>
    <w:p w14:paraId="76662329" w14:textId="77777777" w:rsidR="002A29A1" w:rsidRPr="00E77497" w:rsidRDefault="002A29A1" w:rsidP="00441AED">
      <w:pPr>
        <w:pStyle w:val="Alg3"/>
        <w:numPr>
          <w:ilvl w:val="0"/>
          <w:numId w:val="420"/>
        </w:numPr>
        <w:rPr>
          <w:ins w:id="10595" w:author="Allen Wirfs-Brock" w:date="2011-07-05T10:47:00Z"/>
        </w:rPr>
      </w:pPr>
      <w:ins w:id="10596" w:author="Allen Wirfs-Brock" w:date="2011-07-05T10:47:00Z">
        <w:r w:rsidRPr="00E77497">
          <w:t xml:space="preserve">Let </w:t>
        </w:r>
        <w:r w:rsidRPr="00E77497">
          <w:rPr>
            <w:i/>
          </w:rPr>
          <w:t xml:space="preserve">n </w:t>
        </w:r>
        <w:r w:rsidRPr="00E77497">
          <w:t>= 0.</w:t>
        </w:r>
      </w:ins>
    </w:p>
    <w:p w14:paraId="475FD102" w14:textId="77777777" w:rsidR="002A29A1" w:rsidRPr="00E77497" w:rsidRDefault="002A29A1" w:rsidP="00441AED">
      <w:pPr>
        <w:pStyle w:val="Alg3"/>
        <w:numPr>
          <w:ilvl w:val="0"/>
          <w:numId w:val="420"/>
        </w:numPr>
        <w:rPr>
          <w:ins w:id="10597" w:author="Allen Wirfs-Brock" w:date="2011-07-05T10:47:00Z"/>
        </w:rPr>
      </w:pPr>
      <w:ins w:id="10598" w:author="Allen Wirfs-Brock" w:date="2011-07-05T10:47:00Z">
        <w:r w:rsidRPr="00E77497">
          <w:t xml:space="preserve">Repeat, while </w:t>
        </w:r>
        <w:r w:rsidRPr="00E77497">
          <w:rPr>
            <w:i/>
          </w:rPr>
          <w:t>n</w:t>
        </w:r>
        <w:r w:rsidRPr="00E77497">
          <w:t xml:space="preserve"> &lt; </w:t>
        </w:r>
        <w:r w:rsidRPr="00E77497">
          <w:rPr>
            <w:i/>
          </w:rPr>
          <w:t>spreadLen</w:t>
        </w:r>
      </w:ins>
    </w:p>
    <w:p w14:paraId="41E21E5B" w14:textId="77777777" w:rsidR="002A29A1" w:rsidRPr="00E77497" w:rsidRDefault="002A29A1" w:rsidP="00201F6A">
      <w:pPr>
        <w:pStyle w:val="Alg3"/>
        <w:numPr>
          <w:ilvl w:val="1"/>
          <w:numId w:val="702"/>
        </w:numPr>
        <w:tabs>
          <w:tab w:val="clear" w:pos="1440"/>
          <w:tab w:val="num" w:pos="720"/>
        </w:tabs>
        <w:ind w:left="720"/>
        <w:rPr>
          <w:ins w:id="10599" w:author="Allen Wirfs-Brock" w:date="2011-07-05T10:47:00Z"/>
        </w:rPr>
      </w:pPr>
      <w:ins w:id="10600" w:author="Allen Wirfs-Brock" w:date="2011-07-05T10:4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1AB360BA" w14:textId="77777777" w:rsidR="00201F6A" w:rsidRDefault="00201F6A" w:rsidP="00201F6A">
      <w:pPr>
        <w:pStyle w:val="Alg3"/>
        <w:numPr>
          <w:ilvl w:val="1"/>
          <w:numId w:val="702"/>
        </w:numPr>
        <w:tabs>
          <w:tab w:val="left" w:pos="720"/>
        </w:tabs>
        <w:ind w:left="720"/>
        <w:rPr>
          <w:ins w:id="10601" w:author="Rev 7 Allen Wirfs-Brock" w:date="2012-04-09T17:03:00Z"/>
        </w:rPr>
      </w:pPr>
      <w:ins w:id="10602" w:author="Rev 7 Allen Wirfs-Brock" w:date="2012-04-09T17:03:00Z">
        <w:r>
          <w:t>ReturnIfAbrupt(</w:t>
        </w:r>
        <w:r w:rsidRPr="00201F6A">
          <w:rPr>
            <w:i/>
          </w:rPr>
          <w:t>nextArg</w:t>
        </w:r>
        <w:r>
          <w:t>).</w:t>
        </w:r>
      </w:ins>
    </w:p>
    <w:p w14:paraId="6E9286F9" w14:textId="77777777" w:rsidR="002A29A1" w:rsidRPr="00E77497" w:rsidRDefault="002A29A1" w:rsidP="00201F6A">
      <w:pPr>
        <w:pStyle w:val="Alg3"/>
        <w:numPr>
          <w:ilvl w:val="1"/>
          <w:numId w:val="702"/>
        </w:numPr>
        <w:tabs>
          <w:tab w:val="left" w:pos="720"/>
        </w:tabs>
        <w:ind w:left="720"/>
        <w:rPr>
          <w:ins w:id="10603" w:author="Allen Wirfs-Brock" w:date="2011-07-05T10:47:00Z"/>
        </w:rPr>
      </w:pPr>
      <w:ins w:id="10604" w:author="Allen Wirfs-Brock" w:date="2011-07-05T10:47:00Z">
        <w:r w:rsidRPr="00E77497">
          <w:t xml:space="preserve">Append </w:t>
        </w:r>
        <w:r w:rsidRPr="00E77497">
          <w:rPr>
            <w:i/>
          </w:rPr>
          <w:t>nextArg</w:t>
        </w:r>
        <w:r w:rsidRPr="00E77497">
          <w:t xml:space="preserve"> as the last element of </w:t>
        </w:r>
        <w:r w:rsidRPr="00E77497">
          <w:rPr>
            <w:i/>
          </w:rPr>
          <w:t>precedingArgs</w:t>
        </w:r>
        <w:r w:rsidRPr="00E77497">
          <w:t>.</w:t>
        </w:r>
      </w:ins>
    </w:p>
    <w:p w14:paraId="065102A2" w14:textId="77777777" w:rsidR="002A29A1" w:rsidRPr="00E77497" w:rsidRDefault="002A29A1" w:rsidP="00201F6A">
      <w:pPr>
        <w:pStyle w:val="Alg3"/>
        <w:numPr>
          <w:ilvl w:val="1"/>
          <w:numId w:val="702"/>
        </w:numPr>
        <w:tabs>
          <w:tab w:val="left" w:pos="720"/>
        </w:tabs>
        <w:ind w:left="720"/>
        <w:rPr>
          <w:ins w:id="10605" w:author="Allen Wirfs-Brock" w:date="2011-07-05T10:47:00Z"/>
        </w:rPr>
      </w:pPr>
      <w:ins w:id="10606" w:author="Allen Wirfs-Brock" w:date="2011-07-05T10:47:00Z">
        <w:r w:rsidRPr="00E77497">
          <w:t xml:space="preserve">Let </w:t>
        </w:r>
        <w:r w:rsidRPr="00E77497">
          <w:rPr>
            <w:i/>
          </w:rPr>
          <w:t>n</w:t>
        </w:r>
        <w:r w:rsidRPr="00E77497">
          <w:t xml:space="preserve"> = </w:t>
        </w:r>
        <w:r w:rsidRPr="00E77497">
          <w:rPr>
            <w:i/>
          </w:rPr>
          <w:t>n</w:t>
        </w:r>
        <w:r w:rsidRPr="00E77497">
          <w:t>+1.</w:t>
        </w:r>
      </w:ins>
    </w:p>
    <w:p w14:paraId="6CDEC436" w14:textId="77777777" w:rsidR="002A29A1" w:rsidRPr="00E77497" w:rsidRDefault="002A29A1" w:rsidP="00441AED">
      <w:pPr>
        <w:pStyle w:val="Alg3"/>
        <w:numPr>
          <w:ilvl w:val="0"/>
          <w:numId w:val="420"/>
        </w:numPr>
        <w:spacing w:after="220"/>
        <w:rPr>
          <w:ins w:id="10607" w:author="Allen Wirfs-Brock" w:date="2011-07-05T10:47:00Z"/>
        </w:rPr>
      </w:pPr>
      <w:ins w:id="10608" w:author="Allen Wirfs-Brock" w:date="2011-07-05T10:47:00Z">
        <w:r w:rsidRPr="00E77497">
          <w:t xml:space="preserve">Return </w:t>
        </w:r>
        <w:r w:rsidRPr="00E77497">
          <w:rPr>
            <w:i/>
          </w:rPr>
          <w:t>precedingArgs</w:t>
        </w:r>
        <w:r w:rsidRPr="00E77497">
          <w:t>.</w:t>
        </w:r>
      </w:ins>
    </w:p>
    <w:p w14:paraId="391A30C5" w14:textId="77777777" w:rsidR="00214B34" w:rsidRPr="00E77497" w:rsidRDefault="00214B34" w:rsidP="00214B34">
      <w:pPr>
        <w:pStyle w:val="30"/>
        <w:numPr>
          <w:ilvl w:val="0"/>
          <w:numId w:val="0"/>
        </w:numPr>
        <w:rPr>
          <w:ins w:id="10609" w:author="Rev 9 Allen Wirfs-Brock" w:date="2012-07-04T16:12:00Z"/>
        </w:rPr>
      </w:pPr>
      <w:bookmarkStart w:id="10610" w:name="_Ref457437594"/>
      <w:bookmarkStart w:id="10611" w:name="_Toc472818827"/>
      <w:bookmarkStart w:id="10612" w:name="_Toc235503401"/>
      <w:bookmarkStart w:id="10613" w:name="_Toc241509176"/>
      <w:bookmarkStart w:id="10614" w:name="_Toc244416663"/>
      <w:bookmarkStart w:id="10615" w:name="_Toc276631027"/>
      <w:bookmarkStart w:id="10616" w:name="_Toc329528764"/>
      <w:bookmarkEnd w:id="10484"/>
      <w:bookmarkEnd w:id="10485"/>
      <w:bookmarkEnd w:id="10486"/>
      <w:bookmarkEnd w:id="10487"/>
      <w:bookmarkEnd w:id="10488"/>
      <w:ins w:id="10617" w:author="Rev 9 Allen Wirfs-Brock" w:date="2012-07-04T16:12:00Z">
        <w:r w:rsidRPr="00E77497">
          <w:t>11.2.</w:t>
        </w:r>
      </w:ins>
      <w:ins w:id="10618" w:author="Rev 9 Allen Wirfs-Brock" w:date="2012-07-04T16:13:00Z">
        <w:r>
          <w:t>6</w:t>
        </w:r>
      </w:ins>
      <w:ins w:id="10619" w:author="Rev 9 Allen Wirfs-Brock" w:date="2012-07-04T16:12:00Z">
        <w:r w:rsidRPr="00E77497">
          <w:tab/>
        </w:r>
        <w:r>
          <w:t>Tagged Quasis</w:t>
        </w:r>
        <w:bookmarkEnd w:id="10616"/>
      </w:ins>
    </w:p>
    <w:p w14:paraId="3CCDD7CC" w14:textId="77777777" w:rsidR="00CA6975" w:rsidRPr="00E77497" w:rsidRDefault="00CA6975" w:rsidP="00CA6975">
      <w:pPr>
        <w:pStyle w:val="40"/>
        <w:numPr>
          <w:ilvl w:val="0"/>
          <w:numId w:val="0"/>
        </w:numPr>
        <w:rPr>
          <w:ins w:id="10620" w:author="Rev 9 Allen Wirfs-Brock" w:date="2012-07-04T16:52:00Z"/>
        </w:rPr>
      </w:pPr>
      <w:ins w:id="10621" w:author="Rev 9 Allen Wirfs-Brock" w:date="2012-07-04T16:52:00Z">
        <w:r w:rsidRPr="00E77497">
          <w:t>Runtime Semantics</w:t>
        </w:r>
      </w:ins>
    </w:p>
    <w:p w14:paraId="3FDC8BF8" w14:textId="77777777" w:rsidR="00214B34" w:rsidRPr="00B820AB" w:rsidRDefault="00214B34" w:rsidP="00214B34">
      <w:pPr>
        <w:spacing w:after="120"/>
        <w:rPr>
          <w:ins w:id="10622" w:author="Rev 9 Allen Wirfs-Brock" w:date="2012-07-04T16:16:00Z"/>
        </w:rPr>
      </w:pPr>
      <w:ins w:id="10623" w:author="Rev 9 Allen Wirfs-Brock" w:date="2012-07-04T16:16:00Z">
        <w:r w:rsidRPr="009C202C">
          <w:t xml:space="preserve">The </w:t>
        </w:r>
      </w:ins>
      <w:ins w:id="10624" w:author="Rev 9 Allen Wirfs-Brock" w:date="2012-07-04T16:52:00Z">
        <w:r w:rsidR="00CA6975">
          <w:t xml:space="preserve">runtime semantics of </w:t>
        </w:r>
      </w:ins>
      <w:ins w:id="10625" w:author="Rev 9 Allen Wirfs-Brock" w:date="2012-07-04T16:16:00Z">
        <w:r>
          <w:t>production</w:t>
        </w:r>
        <w:r w:rsidRPr="00B820AB">
          <w:t>:</w:t>
        </w:r>
      </w:ins>
    </w:p>
    <w:p w14:paraId="0AF2814A" w14:textId="77777777" w:rsidR="00214B34" w:rsidRPr="00E77497" w:rsidRDefault="00214B34" w:rsidP="00214B34">
      <w:pPr>
        <w:pStyle w:val="SyntaxRule2"/>
        <w:spacing w:after="120"/>
        <w:rPr>
          <w:ins w:id="10626" w:author="Rev 9 Allen Wirfs-Brock" w:date="2012-07-04T16:16:00Z"/>
        </w:rPr>
      </w:pPr>
      <w:ins w:id="10627" w:author="Rev 9 Allen Wirfs-Brock" w:date="2012-07-04T16:16:00Z">
        <w:r>
          <w:t>Call</w:t>
        </w:r>
        <w:r w:rsidRPr="00675B74">
          <w:t xml:space="preserve">Expression </w:t>
        </w:r>
        <w:r w:rsidRPr="00214B34">
          <w:rPr>
            <w:rFonts w:ascii="Courier New" w:hAnsi="Courier New"/>
            <w:b/>
            <w:i w:val="0"/>
          </w:rPr>
          <w:t xml:space="preserve">: </w:t>
        </w:r>
      </w:ins>
      <w:ins w:id="10628" w:author="Rev 9 Allen Wirfs-Brock" w:date="2012-07-04T16:17:00Z">
        <w:r>
          <w:t>Call</w:t>
        </w:r>
      </w:ins>
      <w:ins w:id="10629" w:author="Rev 9 Allen Wirfs-Brock" w:date="2012-07-04T16:16:00Z">
        <w:r w:rsidRPr="008C100A">
          <w:t>Expression</w:t>
        </w:r>
        <w:r w:rsidRPr="00214B34">
          <w:rPr>
            <w:rFonts w:ascii="Courier New" w:hAnsi="Courier New"/>
            <w:b/>
            <w:i w:val="0"/>
          </w:rPr>
          <w:t xml:space="preserve"> </w:t>
        </w:r>
        <w:r w:rsidRPr="008C100A">
          <w:t>QuasiLiteral</w:t>
        </w:r>
      </w:ins>
    </w:p>
    <w:p w14:paraId="14569F58" w14:textId="77777777" w:rsidR="00214B34" w:rsidRPr="00E77497" w:rsidRDefault="00214B34" w:rsidP="00214B34">
      <w:pPr>
        <w:spacing w:after="120"/>
        <w:rPr>
          <w:ins w:id="10630" w:author="Rev 9 Allen Wirfs-Brock" w:date="2012-07-04T16:16:00Z"/>
        </w:rPr>
      </w:pPr>
      <w:ins w:id="10631" w:author="Rev 9 Allen Wirfs-Brock" w:date="2012-07-04T16:16:00Z">
        <w:r w:rsidRPr="00E77497">
          <w:t xml:space="preserve">is identical </w:t>
        </w:r>
      </w:ins>
      <w:ins w:id="10632" w:author="Rev 9 Allen Wirfs-Brock" w:date="2012-07-04T16:53:00Z">
        <w:r w:rsidR="00CA6975">
          <w:t>to that of</w:t>
        </w:r>
      </w:ins>
    </w:p>
    <w:p w14:paraId="5A2BB3EE" w14:textId="77777777" w:rsidR="00214B34" w:rsidRPr="00E77497" w:rsidRDefault="00214B34" w:rsidP="00214B34">
      <w:pPr>
        <w:pStyle w:val="SyntaxRule2"/>
        <w:spacing w:after="120"/>
        <w:rPr>
          <w:ins w:id="10633" w:author="Rev 9 Allen Wirfs-Brock" w:date="2012-07-04T16:17:00Z"/>
        </w:rPr>
      </w:pPr>
      <w:ins w:id="10634" w:author="Rev 9 Allen Wirfs-Brock" w:date="2012-07-04T16:16:00Z">
        <w:r w:rsidRPr="00E77497">
          <w:t>MemberExpression</w:t>
        </w:r>
      </w:ins>
      <w:ins w:id="10635" w:author="Rev 9 Allen Wirfs-Brock" w:date="2012-07-04T16:17:00Z">
        <w:r w:rsidRPr="00214B34">
          <w:rPr>
            <w:rFonts w:ascii="Courier New" w:hAnsi="Courier New"/>
            <w:b/>
            <w:i w:val="0"/>
          </w:rPr>
          <w:t xml:space="preserve">: </w:t>
        </w:r>
        <w:r w:rsidRPr="00CD1FDB">
          <w:t>MemberExpression</w:t>
        </w:r>
        <w:r w:rsidRPr="00214B34">
          <w:rPr>
            <w:rFonts w:ascii="Courier New" w:hAnsi="Courier New"/>
            <w:b/>
            <w:i w:val="0"/>
          </w:rPr>
          <w:t xml:space="preserve"> </w:t>
        </w:r>
        <w:r w:rsidRPr="00CD1FDB">
          <w:t>QuasiLiteral</w:t>
        </w:r>
      </w:ins>
    </w:p>
    <w:p w14:paraId="59A29DCE" w14:textId="77777777" w:rsidR="00214B34" w:rsidRPr="00E77497" w:rsidRDefault="00CA6975" w:rsidP="00214B34">
      <w:pPr>
        <w:spacing w:after="120"/>
        <w:rPr>
          <w:ins w:id="10636" w:author="Rev 9 Allen Wirfs-Brock" w:date="2012-07-04T16:17:00Z"/>
        </w:rPr>
      </w:pPr>
      <w:ins w:id="10637" w:author="Rev 9 Allen Wirfs-Brock" w:date="2012-07-04T16:53:00Z">
        <w:r>
          <w:t>b</w:t>
        </w:r>
      </w:ins>
      <w:ins w:id="10638" w:author="Rev 9 Allen Wirfs-Brock" w:date="2012-07-04T16:19:00Z">
        <w:r w:rsidR="00214B34">
          <w:t>ut w</w:t>
        </w:r>
      </w:ins>
      <w:ins w:id="10639" w:author="Rev 9 Allen Wirfs-Brock" w:date="2012-07-04T16:17:00Z">
        <w:r w:rsidR="00214B34">
          <w:t xml:space="preserve">ith </w:t>
        </w:r>
      </w:ins>
      <w:ins w:id="10640" w:author="Rev 9 Allen Wirfs-Brock" w:date="2012-07-04T16:18:00Z">
        <w:r w:rsidR="00214B34">
          <w:t xml:space="preserve">evaluation of </w:t>
        </w:r>
        <w:r w:rsidR="00214B34" w:rsidRPr="008C100A">
          <w:rPr>
            <w:rFonts w:ascii="Times New Roman" w:hAnsi="Times New Roman"/>
            <w:i/>
          </w:rPr>
          <w:t>CallExpression</w:t>
        </w:r>
        <w:r w:rsidR="00214B34">
          <w:t xml:space="preserve"> substituted for the evaluation of </w:t>
        </w:r>
        <w:r w:rsidR="00214B34" w:rsidRPr="008C100A">
          <w:rPr>
            <w:rFonts w:ascii="Times New Roman" w:hAnsi="Times New Roman"/>
            <w:i/>
          </w:rPr>
          <w:t>MemberExpression</w:t>
        </w:r>
        <w:r w:rsidR="00214B34">
          <w:t>.</w:t>
        </w:r>
      </w:ins>
    </w:p>
    <w:p w14:paraId="4E8CDAB3" w14:textId="77777777" w:rsidR="00214B34" w:rsidRPr="00E77497" w:rsidRDefault="00214B34" w:rsidP="00214B34">
      <w:pPr>
        <w:keepNext/>
        <w:rPr>
          <w:ins w:id="10641" w:author="Rev 9 Allen Wirfs-Brock" w:date="2012-07-04T16:12:00Z"/>
          <w:rFonts w:ascii="Helvetica" w:hAnsi="Helvetica"/>
          <w:b/>
        </w:rPr>
      </w:pPr>
      <w:ins w:id="10642" w:author="Rev 9 Allen Wirfs-Brock" w:date="2012-07-04T16:12:00Z">
        <w:r w:rsidRPr="00E77497">
          <w:rPr>
            <w:rFonts w:ascii="Helvetica" w:hAnsi="Helvetica"/>
            <w:b/>
          </w:rPr>
          <w:t xml:space="preserve">Runtime Semantics: </w:t>
        </w:r>
        <w:r w:rsidRPr="00E77497">
          <w:rPr>
            <w:rFonts w:ascii="Helvetica" w:hAnsi="Helvetica"/>
            <w:b/>
            <w:spacing w:val="6"/>
          </w:rPr>
          <w:t>Evaluation</w:t>
        </w:r>
      </w:ins>
    </w:p>
    <w:p w14:paraId="0CAEF054" w14:textId="77777777" w:rsidR="00214B34" w:rsidRPr="00E77497" w:rsidRDefault="00214B34" w:rsidP="00214B34">
      <w:pPr>
        <w:rPr>
          <w:ins w:id="10643" w:author="Rev 9 Allen Wirfs-Brock" w:date="2012-07-04T16:12:00Z"/>
        </w:rPr>
      </w:pPr>
      <w:ins w:id="10644" w:author="Rev 9 Allen Wirfs-Brock" w:date="2012-07-04T16:14:00Z">
        <w:r>
          <w:rPr>
            <w:rFonts w:ascii="Times New Roman" w:hAnsi="Times New Roman"/>
            <w:i/>
          </w:rPr>
          <w:t>MemberExpression</w:t>
        </w:r>
      </w:ins>
      <w:ins w:id="10645" w:author="Rev 9 Allen Wirfs-Brock" w:date="2012-07-04T16:12:00Z">
        <w:r w:rsidRPr="00E77497">
          <w:rPr>
            <w:rFonts w:ascii="Times New Roman" w:hAnsi="Times New Roman"/>
            <w:i/>
          </w:rPr>
          <w:t xml:space="preserve"> </w:t>
        </w:r>
        <w:r w:rsidRPr="00E77497">
          <w:rPr>
            <w:b/>
          </w:rPr>
          <w:t>:</w:t>
        </w:r>
        <w:r w:rsidRPr="00E77497">
          <w:t xml:space="preserve"> </w:t>
        </w:r>
      </w:ins>
      <w:ins w:id="10646" w:author="Rev 9 Allen Wirfs-Brock" w:date="2012-07-04T16:14:00Z">
        <w:r>
          <w:rPr>
            <w:rFonts w:ascii="Times New Roman" w:hAnsi="Times New Roman"/>
            <w:i/>
          </w:rPr>
          <w:t>MemberExpression</w:t>
        </w:r>
        <w:r w:rsidRPr="00E77497">
          <w:rPr>
            <w:rFonts w:ascii="Times New Roman" w:hAnsi="Times New Roman"/>
            <w:i/>
          </w:rPr>
          <w:t xml:space="preserve"> </w:t>
        </w:r>
        <w:r w:rsidRPr="008C100A">
          <w:rPr>
            <w:rFonts w:ascii="Times New Roman" w:hAnsi="Times New Roman"/>
            <w:i/>
          </w:rPr>
          <w:t>QuasiLiteral</w:t>
        </w:r>
      </w:ins>
    </w:p>
    <w:p w14:paraId="2E467E30" w14:textId="77777777" w:rsidR="00214B34" w:rsidRDefault="00214B34" w:rsidP="008C100A">
      <w:pPr>
        <w:pStyle w:val="Alg3"/>
        <w:numPr>
          <w:ilvl w:val="0"/>
          <w:numId w:val="898"/>
        </w:numPr>
        <w:spacing w:after="220"/>
        <w:contextualSpacing/>
        <w:rPr>
          <w:ins w:id="10647" w:author="Rev 9 Allen Wirfs-Brock" w:date="2012-07-04T16:19:00Z"/>
        </w:rPr>
      </w:pPr>
      <w:ins w:id="10648" w:author="Rev 9 Allen Wirfs-Brock" w:date="2012-07-04T16:19:00Z">
        <w:r>
          <w:t xml:space="preserve">Let </w:t>
        </w:r>
        <w:r w:rsidRPr="008C100A">
          <w:rPr>
            <w:i/>
          </w:rPr>
          <w:t>tag</w:t>
        </w:r>
      </w:ins>
      <w:ins w:id="10649" w:author="Rev 9 Allen Wirfs-Brock" w:date="2012-07-04T16:47:00Z">
        <w:r w:rsidR="00CA6975">
          <w:rPr>
            <w:i/>
          </w:rPr>
          <w:t>Ref</w:t>
        </w:r>
      </w:ins>
      <w:ins w:id="10650" w:author="Rev 9 Allen Wirfs-Brock" w:date="2012-07-04T16:19:00Z">
        <w:r>
          <w:t xml:space="preserve"> be the result of evaluating </w:t>
        </w:r>
        <w:r w:rsidRPr="008C100A">
          <w:rPr>
            <w:i/>
          </w:rPr>
          <w:t>MemberExpression</w:t>
        </w:r>
        <w:r>
          <w:t xml:space="preserve">. </w:t>
        </w:r>
      </w:ins>
    </w:p>
    <w:p w14:paraId="6163CFB4" w14:textId="77777777" w:rsidR="00CA6975" w:rsidRDefault="00CA6975" w:rsidP="00CA6975">
      <w:pPr>
        <w:pStyle w:val="Alg3"/>
        <w:numPr>
          <w:ilvl w:val="0"/>
          <w:numId w:val="898"/>
        </w:numPr>
        <w:spacing w:after="240"/>
        <w:contextualSpacing/>
        <w:rPr>
          <w:ins w:id="10651" w:author="Rev 9 Allen Wirfs-Brock" w:date="2012-07-04T16:47:00Z"/>
        </w:rPr>
      </w:pPr>
      <w:ins w:id="10652" w:author="Rev 9 Allen Wirfs-Brock" w:date="2012-07-04T16:47:00Z">
        <w:r>
          <w:t xml:space="preserve">If this </w:t>
        </w:r>
      </w:ins>
      <w:ins w:id="10653" w:author="Rev 9 Allen Wirfs-Brock" w:date="2012-07-04T16:49:00Z">
        <w:r>
          <w:rPr>
            <w:i/>
          </w:rPr>
          <w:t>Member</w:t>
        </w:r>
      </w:ins>
      <w:ins w:id="10654" w:author="Rev 9 Allen Wirfs-Brock" w:date="2012-07-04T16:47:00Z">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14:paraId="4D24052E" w14:textId="77777777" w:rsidR="00CA6975" w:rsidRPr="00E77497" w:rsidRDefault="00CA6975" w:rsidP="00CA6975">
      <w:pPr>
        <w:pStyle w:val="Alg3"/>
        <w:numPr>
          <w:ilvl w:val="0"/>
          <w:numId w:val="898"/>
        </w:numPr>
        <w:spacing w:after="240"/>
        <w:rPr>
          <w:ins w:id="10655" w:author="Rev 9 Allen Wirfs-Brock" w:date="2012-07-04T16:47:00Z"/>
        </w:rPr>
      </w:pPr>
      <w:ins w:id="10656" w:author="Rev 9 Allen Wirfs-Brock" w:date="2012-07-04T16:47:00Z">
        <w:r>
          <w:t xml:space="preserve">Return the result of the abstract operation EvaluateCall with arguments </w:t>
        </w:r>
      </w:ins>
      <w:ins w:id="10657" w:author="Rev 9 Allen Wirfs-Brock" w:date="2012-07-04T16:48:00Z">
        <w:r>
          <w:rPr>
            <w:i/>
          </w:rPr>
          <w:t>tagR</w:t>
        </w:r>
      </w:ins>
      <w:ins w:id="10658" w:author="Rev 9 Allen Wirfs-Brock" w:date="2012-07-04T16:47:00Z">
        <w:r w:rsidRPr="0077365B">
          <w:rPr>
            <w:i/>
          </w:rPr>
          <w:t>ef</w:t>
        </w:r>
        <w:r>
          <w:t xml:space="preserve">, </w:t>
        </w:r>
      </w:ins>
      <w:ins w:id="10659" w:author="Rev 9 Allen Wirfs-Brock" w:date="2012-07-04T16:48:00Z">
        <w:r w:rsidRPr="00CD1FDB">
          <w:rPr>
            <w:i/>
          </w:rPr>
          <w:t>QuasiLiteral</w:t>
        </w:r>
      </w:ins>
      <w:ins w:id="10660" w:author="Rev 9 Allen Wirfs-Brock" w:date="2012-07-04T16:47:00Z">
        <w:r>
          <w:t>,</w:t>
        </w:r>
        <w:r w:rsidRPr="00C814BD">
          <w:t xml:space="preserve"> </w:t>
        </w:r>
        <w:r>
          <w:t xml:space="preserve">and </w:t>
        </w:r>
        <w:r w:rsidRPr="00C814BD">
          <w:rPr>
            <w:i/>
          </w:rPr>
          <w:t>tailCall</w:t>
        </w:r>
        <w:r w:rsidRPr="00E77497">
          <w:t>.</w:t>
        </w:r>
      </w:ins>
    </w:p>
    <w:p w14:paraId="79E798EA" w14:textId="77777777" w:rsidR="004C02EF" w:rsidRPr="00120381" w:rsidRDefault="004C02EF" w:rsidP="003A4B22">
      <w:pPr>
        <w:pStyle w:val="20"/>
        <w:numPr>
          <w:ilvl w:val="0"/>
          <w:numId w:val="0"/>
        </w:numPr>
      </w:pPr>
      <w:bookmarkStart w:id="10661" w:name="_Toc329528765"/>
      <w:r w:rsidRPr="00120381">
        <w:t>11.3</w:t>
      </w:r>
      <w:r w:rsidRPr="00120381">
        <w:tab/>
        <w:t>Postfix Expression</w:t>
      </w:r>
      <w:bookmarkEnd w:id="10489"/>
      <w:bookmarkEnd w:id="10490"/>
      <w:r w:rsidRPr="00120381">
        <w:t>s</w:t>
      </w:r>
      <w:bookmarkStart w:id="10662" w:name="_Toc375031172"/>
      <w:bookmarkStart w:id="10663" w:name="_Toc381513686"/>
      <w:bookmarkStart w:id="10664" w:name="_Toc382202836"/>
      <w:bookmarkStart w:id="10665" w:name="_Toc382212208"/>
      <w:bookmarkStart w:id="10666" w:name="_Toc382212485"/>
      <w:bookmarkStart w:id="10667" w:name="_Toc382291553"/>
      <w:bookmarkEnd w:id="10610"/>
      <w:bookmarkEnd w:id="10611"/>
      <w:bookmarkEnd w:id="10612"/>
      <w:bookmarkEnd w:id="10613"/>
      <w:bookmarkEnd w:id="10614"/>
      <w:bookmarkEnd w:id="10615"/>
      <w:bookmarkEnd w:id="10661"/>
    </w:p>
    <w:p w14:paraId="44E235BB" w14:textId="77777777" w:rsidR="004C02EF" w:rsidRPr="00120381" w:rsidRDefault="004C02EF" w:rsidP="004C02EF">
      <w:pPr>
        <w:pStyle w:val="Syntax"/>
      </w:pPr>
      <w:r w:rsidRPr="004D1BD1">
        <w:t>Syntax</w:t>
      </w:r>
    </w:p>
    <w:p w14:paraId="35340FFD" w14:textId="77777777" w:rsidR="004C02EF" w:rsidRPr="00120381" w:rsidRDefault="004C02EF" w:rsidP="004C02EF">
      <w:pPr>
        <w:pStyle w:val="SyntaxRule"/>
      </w:pPr>
      <w:r w:rsidRPr="00120381">
        <w:t xml:space="preserve">PostfixExpression </w:t>
      </w:r>
      <w:r w:rsidRPr="00120381">
        <w:rPr>
          <w:rFonts w:ascii="Arial" w:hAnsi="Arial"/>
          <w:b/>
          <w:i w:val="0"/>
        </w:rPr>
        <w:t>:</w:t>
      </w:r>
    </w:p>
    <w:p w14:paraId="29563A92" w14:textId="77777777"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10668" w:name="_Toc385672193"/>
      <w:bookmarkStart w:id="10669" w:name="_Toc393690288"/>
    </w:p>
    <w:p w14:paraId="6C11CED3" w14:textId="77777777" w:rsidR="00795735" w:rsidRDefault="00795735" w:rsidP="00795735">
      <w:pPr>
        <w:rPr>
          <w:ins w:id="10670" w:author="Rev 5 Allen Wirfs-Brock" w:date="2012-01-11T10:54:00Z"/>
          <w:rFonts w:ascii="Helvetica" w:hAnsi="Helvetica"/>
          <w:b/>
        </w:rPr>
      </w:pPr>
      <w:bookmarkStart w:id="10671" w:name="_Ref457707573"/>
      <w:bookmarkStart w:id="10672" w:name="_Toc472818828"/>
      <w:bookmarkStart w:id="10673" w:name="_Toc235503402"/>
      <w:bookmarkStart w:id="10674" w:name="_Toc241509177"/>
      <w:bookmarkStart w:id="10675" w:name="_Toc244416664"/>
      <w:bookmarkStart w:id="10676" w:name="_Toc276631028"/>
      <w:ins w:id="10677" w:author="Rev 5 Allen Wirfs-Brock" w:date="2012-01-11T10:52:00Z">
        <w:r w:rsidRPr="00E77497">
          <w:rPr>
            <w:rFonts w:ascii="Helvetica" w:hAnsi="Helvetica"/>
            <w:b/>
          </w:rPr>
          <w:t>Static Semantics</w:t>
        </w:r>
      </w:ins>
    </w:p>
    <w:p w14:paraId="0238620D" w14:textId="77777777" w:rsidR="00795735" w:rsidRPr="00E77497" w:rsidRDefault="00304798" w:rsidP="00795735">
      <w:pPr>
        <w:rPr>
          <w:ins w:id="10678" w:author="Rev 5 Allen Wirfs-Brock" w:date="2012-01-11T10:52:00Z"/>
          <w:rFonts w:ascii="Helvetica" w:hAnsi="Helvetica"/>
          <w:b/>
        </w:rPr>
      </w:pPr>
      <w:ins w:id="10679" w:author="Rev 5 Allen Wirfs-Brock" w:date="2012-01-11T14:30:00Z">
        <w:r w:rsidRPr="00E77497">
          <w:rPr>
            <w:rFonts w:ascii="Helvetica" w:hAnsi="Helvetica"/>
            <w:b/>
          </w:rPr>
          <w:t xml:space="preserve">Static Semantics:  </w:t>
        </w:r>
      </w:ins>
      <w:ins w:id="10680" w:author="Rev 5 Allen Wirfs-Brock" w:date="2012-01-11T10:52:00Z">
        <w:r w:rsidR="00795735" w:rsidRPr="00E77497">
          <w:rPr>
            <w:rFonts w:ascii="Helvetica" w:hAnsi="Helvetica"/>
            <w:b/>
          </w:rPr>
          <w:t>Early Errors</w:t>
        </w:r>
      </w:ins>
    </w:p>
    <w:p w14:paraId="481647B1" w14:textId="77777777" w:rsidR="00795735" w:rsidRPr="00120381" w:rsidRDefault="00795735" w:rsidP="00795735">
      <w:pPr>
        <w:pStyle w:val="SyntaxRule"/>
        <w:rPr>
          <w:ins w:id="10681" w:author="Rev 5 Allen Wirfs-Brock" w:date="2012-01-11T10:54:00Z"/>
        </w:rPr>
      </w:pPr>
      <w:ins w:id="10682" w:author="Rev 5 Allen Wirfs-Brock" w:date="2012-01-11T10:54:00Z">
        <w:r w:rsidRPr="00120381">
          <w:t xml:space="preserve">PostfixExpression </w:t>
        </w:r>
        <w:r w:rsidRPr="00120381">
          <w:rPr>
            <w:rFonts w:ascii="Arial" w:hAnsi="Arial"/>
            <w:b/>
            <w:i w:val="0"/>
          </w:rPr>
          <w:t>:</w:t>
        </w:r>
      </w:ins>
    </w:p>
    <w:p w14:paraId="19C92946" w14:textId="77777777" w:rsidR="00795735" w:rsidRPr="00675B74" w:rsidRDefault="00795735" w:rsidP="00795735">
      <w:pPr>
        <w:pStyle w:val="SyntaxDefinition"/>
        <w:rPr>
          <w:ins w:id="10683" w:author="Rev 5 Allen Wirfs-Brock" w:date="2012-01-11T10:54:00Z"/>
        </w:rPr>
      </w:pPr>
      <w:ins w:id="10684" w:author="Rev 5 Allen Wirfs-Brock" w:date="2012-01-11T10:54:00Z">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14:paraId="55410FFC" w14:textId="77777777" w:rsidR="00795735" w:rsidRPr="00E77497" w:rsidRDefault="00795735" w:rsidP="008E7E56">
      <w:pPr>
        <w:numPr>
          <w:ilvl w:val="0"/>
          <w:numId w:val="737"/>
        </w:numPr>
        <w:spacing w:after="0"/>
        <w:rPr>
          <w:ins w:id="10685" w:author="Rev 5 Allen Wirfs-Brock" w:date="2012-01-11T10:52:00Z"/>
        </w:rPr>
      </w:pPr>
      <w:ins w:id="10686" w:author="Rev 5 Allen Wirfs-Brock" w:date="2012-01-11T10:52:00Z">
        <w:r w:rsidRPr="00E77497">
          <w:t xml:space="preserve">It is a Syntax Error if the </w:t>
        </w:r>
      </w:ins>
      <w:ins w:id="10687" w:author="Rev 5 Allen Wirfs-Brock" w:date="2012-01-11T10:55:00Z">
        <w:r>
          <w:rPr>
            <w:rStyle w:val="bnf"/>
          </w:rPr>
          <w:t>Postfix</w:t>
        </w:r>
      </w:ins>
      <w:ins w:id="10688" w:author="Rev 5 Allen Wirfs-Brock" w:date="2012-01-11T10:52:00Z">
        <w:r w:rsidRPr="00E77497">
          <w:rPr>
            <w:rStyle w:val="bnf"/>
          </w:rPr>
          <w:t>Expression</w:t>
        </w:r>
        <w:r w:rsidRPr="00E77497">
          <w:t xml:space="preserve"> is contained in strict code and </w:t>
        </w:r>
        <w:r w:rsidRPr="00E77497">
          <w:rPr>
            <w:rStyle w:val="bnf"/>
          </w:rPr>
          <w:t>LeftHandSideExpression</w:t>
        </w:r>
        <w:r w:rsidRPr="00E77497">
          <w:t xml:space="preserve"> 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3C0F212C" w14:textId="77777777" w:rsidR="00795735" w:rsidRPr="00E77497" w:rsidDel="00592233" w:rsidRDefault="00795735" w:rsidP="008E7E56">
      <w:pPr>
        <w:numPr>
          <w:ilvl w:val="0"/>
          <w:numId w:val="737"/>
        </w:numPr>
        <w:spacing w:after="0"/>
        <w:rPr>
          <w:ins w:id="10689" w:author="Rev 5 Allen Wirfs-Brock" w:date="2012-01-11T10:52:00Z"/>
          <w:del w:id="10690" w:author="Rev 6 Allen Wirfs-Brock" w:date="2012-01-26T11:26:00Z"/>
        </w:rPr>
      </w:pPr>
      <w:ins w:id="10691" w:author="Rev 5 Allen Wirfs-Brock" w:date="2012-01-11T10:52:00Z">
        <w:del w:id="10692" w:author="Rev 6 Allen Wirfs-Brock" w:date="2012-01-26T11:26:00Z">
          <w:r w:rsidRPr="00E77497" w:rsidDel="00592233">
            <w:delText xml:space="preserve">It is a Syntax Error if the </w:delText>
          </w:r>
          <w:r w:rsidRPr="00E77497" w:rsidDel="00592233">
            <w:rPr>
              <w:rStyle w:val="bnf"/>
            </w:rPr>
            <w:delText>AssignmentExpression</w:delText>
          </w:r>
          <w:r w:rsidRPr="00E77497" w:rsidDel="00592233">
            <w:delText xml:space="preserve"> is contained in extended code and the </w:delText>
          </w:r>
          <w:r w:rsidRPr="00E77497" w:rsidDel="00592233">
            <w:rPr>
              <w:rStyle w:val="bnf"/>
            </w:rPr>
            <w:delText>LeftHandSideExpression</w:delText>
          </w:r>
          <w:r w:rsidRPr="00E77497" w:rsidDel="00592233">
            <w:delText xml:space="preserve"> is a </w:delText>
          </w:r>
          <w:r w:rsidRPr="00E77497" w:rsidDel="00592233">
            <w:rPr>
              <w:rStyle w:val="bnf"/>
            </w:rPr>
            <w:delText xml:space="preserve">Literal </w:delText>
          </w:r>
          <w:r w:rsidRPr="00E77497" w:rsidDel="00592233">
            <w:delText xml:space="preserve">or a </w:delText>
          </w:r>
          <w:r w:rsidRPr="00E77497" w:rsidDel="00592233">
            <w:rPr>
              <w:rStyle w:val="bnf"/>
            </w:rPr>
            <w:delText>FunctionExpression</w:delText>
          </w:r>
          <w:r w:rsidRPr="00E77497" w:rsidDel="00592233">
            <w:delText>.</w:delText>
          </w:r>
        </w:del>
      </w:ins>
    </w:p>
    <w:p w14:paraId="2B785AAB" w14:textId="77777777" w:rsidR="00795735" w:rsidRPr="00E77497" w:rsidDel="002A4827" w:rsidRDefault="00795735" w:rsidP="008E7E56">
      <w:pPr>
        <w:numPr>
          <w:ilvl w:val="0"/>
          <w:numId w:val="737"/>
        </w:numPr>
        <w:spacing w:after="0"/>
        <w:rPr>
          <w:ins w:id="10693" w:author="Rev 5 Allen Wirfs-Brock" w:date="2012-01-11T10:52:00Z"/>
          <w:del w:id="10694" w:author="Rev 6 Allen Wirfs-Brock" w:date="2012-01-26T11:41:00Z"/>
        </w:rPr>
      </w:pPr>
      <w:ins w:id="10695" w:author="Rev 5 Allen Wirfs-Brock" w:date="2012-01-11T10:52:00Z">
        <w:del w:id="10696" w:author="Rev 6 Allen Wirfs-Brock" w:date="2012-01-26T11:41:00Z">
          <w:r w:rsidRPr="00E77497" w:rsidDel="002A4827">
            <w:delText xml:space="preserve">It is a Syntax Error if the </w:delText>
          </w:r>
          <w:r w:rsidRPr="00E77497" w:rsidDel="002A4827">
            <w:rPr>
              <w:rStyle w:val="bnf"/>
            </w:rPr>
            <w:delText>AssignmentExpression</w:delText>
          </w:r>
          <w:r w:rsidRPr="00E77497" w:rsidDel="002A4827">
            <w:delText xml:space="preserve"> is contained in extended code and the </w:delText>
          </w:r>
          <w:r w:rsidRPr="00E77497" w:rsidDel="002A4827">
            <w:rPr>
              <w:rStyle w:val="bnf"/>
            </w:rPr>
            <w:delText>LeftHandSideExpression</w:delText>
          </w:r>
          <w:r w:rsidRPr="00E77497" w:rsidDel="002A4827">
            <w:delText xml:space="preserve"> is an </w:delText>
          </w:r>
          <w:r w:rsidRPr="00E77497" w:rsidDel="002A4827">
            <w:rPr>
              <w:rStyle w:val="bnf"/>
            </w:rPr>
            <w:delText xml:space="preserve">Identifier </w:delText>
          </w:r>
          <w:r w:rsidRPr="00795735" w:rsidDel="002A4827">
            <w:rPr>
              <w:rStyle w:val="bnf"/>
              <w:rFonts w:ascii="Arial" w:hAnsi="Arial" w:cs="Arial"/>
              <w:i w:val="0"/>
            </w:rPr>
            <w:delText xml:space="preserve">that does not statically resolve to a declarative environment record binding or if the resolved binding is </w:delText>
          </w:r>
          <w:r w:rsidRPr="008D16CB" w:rsidDel="002A4827">
            <w:rPr>
              <w:rStyle w:val="bnf"/>
              <w:rFonts w:ascii="Arial" w:hAnsi="Arial" w:cs="Arial"/>
              <w:i w:val="0"/>
            </w:rPr>
            <w:delText>an immutable binding.</w:delText>
          </w:r>
        </w:del>
      </w:ins>
    </w:p>
    <w:p w14:paraId="433B291D" w14:textId="77777777" w:rsidR="00795735" w:rsidRPr="00E77497" w:rsidRDefault="00795735" w:rsidP="008E7E56">
      <w:pPr>
        <w:numPr>
          <w:ilvl w:val="0"/>
          <w:numId w:val="737"/>
        </w:numPr>
        <w:spacing w:after="220"/>
        <w:rPr>
          <w:ins w:id="10697" w:author="Rev 5 Allen Wirfs-Brock" w:date="2012-01-11T10:52:00Z"/>
        </w:rPr>
      </w:pPr>
      <w:ins w:id="10698" w:author="Rev 5 Allen Wirfs-Brock" w:date="2012-01-11T10:52: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w:t>
        </w:r>
      </w:ins>
      <w:ins w:id="10699" w:author="Rev 6 Allen Wirfs-Brock" w:date="2012-01-26T11:43:00Z">
        <w:r w:rsidR="008A7F90">
          <w:t xml:space="preserve">that </w:t>
        </w:r>
      </w:ins>
      <w:ins w:id="10700" w:author="Rev 6 Allen Wirfs-Brock" w:date="2012-01-26T11:42:00Z">
        <w:r w:rsidR="008A7F90">
          <w:t xml:space="preserve">if used in place of </w:t>
        </w:r>
      </w:ins>
      <w:ins w:id="10701" w:author="Rev 6 Allen Wirfs-Brock" w:date="2012-01-26T11:43:00Z">
        <w:r w:rsidR="008A7F90" w:rsidRPr="00E77497">
          <w:rPr>
            <w:rStyle w:val="bnf"/>
          </w:rPr>
          <w:t>LeftHandSideExpression</w:t>
        </w:r>
        <w:r w:rsidR="008A7F90" w:rsidRPr="00E77497">
          <w:t xml:space="preserve"> </w:t>
        </w:r>
      </w:ins>
      <w:ins w:id="10702" w:author="Rev 5 Allen Wirfs-Brock" w:date="2012-01-11T10:52:00Z">
        <w:del w:id="10703" w:author="Rev 6 Allen Wirfs-Brock" w:date="2012-01-26T11:43:00Z">
          <w:r w:rsidRPr="00E77497" w:rsidDel="008A7F90">
            <w:delText xml:space="preserve">that </w:delText>
          </w:r>
        </w:del>
        <w:r w:rsidRPr="00E77497">
          <w:t>would produce a Syntax Error according to these rules. This rule is recursively applied.</w:t>
        </w:r>
      </w:ins>
    </w:p>
    <w:p w14:paraId="4FA512F4" w14:textId="77777777" w:rsidR="004C02EF" w:rsidRPr="00E77497" w:rsidRDefault="004C02EF" w:rsidP="003A4B22">
      <w:pPr>
        <w:pStyle w:val="30"/>
        <w:numPr>
          <w:ilvl w:val="0"/>
          <w:numId w:val="0"/>
        </w:numPr>
      </w:pPr>
      <w:bookmarkStart w:id="10704" w:name="_Toc329528766"/>
      <w:r w:rsidRPr="00E77497">
        <w:t>11.3.1</w:t>
      </w:r>
      <w:r w:rsidRPr="00E77497">
        <w:tab/>
        <w:t>Postfix Increment Operato</w:t>
      </w:r>
      <w:bookmarkEnd w:id="10668"/>
      <w:bookmarkEnd w:id="10669"/>
      <w:r w:rsidRPr="00E77497">
        <w:t>r</w:t>
      </w:r>
      <w:bookmarkEnd w:id="10671"/>
      <w:bookmarkEnd w:id="10672"/>
      <w:bookmarkEnd w:id="10673"/>
      <w:bookmarkEnd w:id="10674"/>
      <w:bookmarkEnd w:id="10675"/>
      <w:bookmarkEnd w:id="10676"/>
      <w:bookmarkEnd w:id="10704"/>
    </w:p>
    <w:p w14:paraId="0AD4F72E" w14:textId="77777777" w:rsidR="00326D0A" w:rsidRPr="00E77497" w:rsidRDefault="00326D0A" w:rsidP="00326D0A">
      <w:pPr>
        <w:keepNext/>
        <w:rPr>
          <w:ins w:id="10705" w:author="Rev 4 Allen Wirfs-Brock" w:date="2011-10-15T09:39:00Z"/>
          <w:rFonts w:ascii="Helvetica" w:hAnsi="Helvetica"/>
          <w:b/>
        </w:rPr>
      </w:pPr>
      <w:ins w:id="10706" w:author="Rev 4 Allen Wirfs-Brock" w:date="2011-10-15T09:39:00Z">
        <w:r w:rsidRPr="00E77497">
          <w:rPr>
            <w:rFonts w:ascii="Helvetica" w:hAnsi="Helvetica"/>
            <w:b/>
          </w:rPr>
          <w:t xml:space="preserve">Runtime Semantics: </w:t>
        </w:r>
        <w:r w:rsidRPr="00E77497">
          <w:rPr>
            <w:rFonts w:ascii="Helvetica" w:hAnsi="Helvetica"/>
            <w:b/>
            <w:spacing w:val="6"/>
          </w:rPr>
          <w:t>Evaluation</w:t>
        </w:r>
      </w:ins>
    </w:p>
    <w:p w14:paraId="271B5FB4" w14:textId="77777777" w:rsidR="004C02EF" w:rsidRPr="00E77497" w:rsidRDefault="004C02EF" w:rsidP="004C02EF">
      <w:del w:id="10707"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del w:id="10708" w:author="Rev 4 Allen Wirfs-Brock" w:date="2011-10-15T09:40:00Z">
        <w:r w:rsidRPr="00E77497" w:rsidDel="00326D0A">
          <w:delText>is evaluated as follows:</w:delText>
        </w:r>
      </w:del>
    </w:p>
    <w:p w14:paraId="60333483" w14:textId="77777777"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2772614E" w14:textId="77777777" w:rsidR="004C02EF" w:rsidRPr="00E77497" w:rsidDel="00795735" w:rsidRDefault="004C02EF" w:rsidP="00441AED">
      <w:pPr>
        <w:pStyle w:val="Alg3"/>
        <w:numPr>
          <w:ilvl w:val="0"/>
          <w:numId w:val="68"/>
        </w:numPr>
        <w:spacing w:after="220"/>
        <w:contextualSpacing/>
        <w:rPr>
          <w:del w:id="10709" w:author="Rev 5 Allen Wirfs-Brock" w:date="2012-01-11T10:57:00Z"/>
        </w:rPr>
      </w:pPr>
      <w:del w:id="10710"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6A0BAD66" w14:textId="77777777" w:rsidR="004C02EF" w:rsidRPr="00E77497" w:rsidDel="00795735" w:rsidRDefault="004C02EF" w:rsidP="00441AED">
      <w:pPr>
        <w:pStyle w:val="Alg3"/>
        <w:numPr>
          <w:ilvl w:val="0"/>
          <w:numId w:val="69"/>
        </w:numPr>
        <w:ind w:left="720" w:firstLine="0"/>
        <w:rPr>
          <w:del w:id="10711" w:author="Rev 5 Allen Wirfs-Brock" w:date="2012-01-11T10:57:00Z"/>
        </w:rPr>
      </w:pPr>
      <w:del w:id="10712"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5D080782" w14:textId="77777777" w:rsidR="004C02EF" w:rsidRPr="00E77497" w:rsidDel="00795735" w:rsidRDefault="004C02EF" w:rsidP="00441AED">
      <w:pPr>
        <w:pStyle w:val="Alg3"/>
        <w:numPr>
          <w:ilvl w:val="0"/>
          <w:numId w:val="69"/>
        </w:numPr>
        <w:ind w:left="720" w:firstLine="0"/>
        <w:rPr>
          <w:del w:id="10713" w:author="Rev 5 Allen Wirfs-Brock" w:date="2012-01-11T10:57:00Z"/>
        </w:rPr>
      </w:pPr>
      <w:del w:id="10714"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1814DDD2" w14:textId="77777777" w:rsidR="004C02EF" w:rsidRPr="00E77497" w:rsidDel="00795735" w:rsidRDefault="004C02EF" w:rsidP="00441AED">
      <w:pPr>
        <w:pStyle w:val="Alg3"/>
        <w:numPr>
          <w:ilvl w:val="0"/>
          <w:numId w:val="69"/>
        </w:numPr>
        <w:ind w:left="720" w:firstLine="0"/>
        <w:rPr>
          <w:del w:id="10715" w:author="Rev 5 Allen Wirfs-Brock" w:date="2012-01-11T10:57:00Z"/>
        </w:rPr>
      </w:pPr>
      <w:del w:id="10716"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738E81B9" w14:textId="77777777" w:rsidR="004C02EF" w:rsidRPr="00E77497" w:rsidDel="00795735" w:rsidRDefault="004C02EF" w:rsidP="00441AED">
      <w:pPr>
        <w:pStyle w:val="Alg3"/>
        <w:numPr>
          <w:ilvl w:val="0"/>
          <w:numId w:val="69"/>
        </w:numPr>
        <w:ind w:left="720" w:firstLine="0"/>
        <w:rPr>
          <w:del w:id="10717" w:author="Rev 5 Allen Wirfs-Brock" w:date="2012-01-11T10:57:00Z"/>
        </w:rPr>
      </w:pPr>
      <w:del w:id="10718"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3D139E81" w14:textId="77777777"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14:paraId="34B47DED" w14:textId="77777777" w:rsidR="004736CE" w:rsidRDefault="000C090B" w:rsidP="004736CE">
      <w:pPr>
        <w:pStyle w:val="Alg4"/>
        <w:numPr>
          <w:ilvl w:val="0"/>
          <w:numId w:val="68"/>
        </w:numPr>
        <w:contextualSpacing/>
        <w:rPr>
          <w:ins w:id="10719" w:author="Rev 6 Allen Wirfs-Brock" w:date="2012-02-16T15:11:00Z"/>
        </w:rPr>
      </w:pPr>
      <w:ins w:id="10720" w:author="Rev 8 Allen Wirfs-Brock" w:date="2012-06-12T13:20:00Z">
        <w:r>
          <w:t>ReturnIfAbrupt(</w:t>
        </w:r>
        <w:r>
          <w:rPr>
            <w:i/>
          </w:rPr>
          <w:t>oldValue</w:t>
        </w:r>
        <w:r>
          <w:t>).</w:t>
        </w:r>
      </w:ins>
      <w:ins w:id="10721" w:author="Rev 6 Allen Wirfs-Brock" w:date="2012-02-16T15:11:00Z">
        <w:del w:id="10722" w:author="Rev 8 Allen Wirfs-Brock" w:date="2012-06-12T13:20:00Z">
          <w:r w:rsidR="004736CE" w:rsidDel="000C090B">
            <w:delText xml:space="preserve">If </w:delText>
          </w:r>
          <w:r w:rsidR="004736CE" w:rsidRPr="00E77497" w:rsidDel="000C090B">
            <w:rPr>
              <w:i/>
            </w:rPr>
            <w:delText>oldValue</w:delText>
          </w:r>
          <w:r w:rsidR="004736CE" w:rsidRPr="00E77497" w:rsidDel="000C090B">
            <w:delText xml:space="preserve"> </w:delText>
          </w:r>
          <w:r w:rsidR="004736CE" w:rsidDel="000C090B">
            <w:delText xml:space="preserve">is an abrupt completion, return </w:delText>
          </w:r>
          <w:r w:rsidR="004736CE" w:rsidRPr="00E77497" w:rsidDel="000C090B">
            <w:rPr>
              <w:i/>
            </w:rPr>
            <w:delText>oldValue</w:delText>
          </w:r>
          <w:r w:rsidR="004736CE" w:rsidDel="000C090B">
            <w:delText>.</w:delText>
          </w:r>
        </w:del>
      </w:ins>
    </w:p>
    <w:p w14:paraId="0B4FB662" w14:textId="77777777"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0C147372" w14:textId="77777777" w:rsidR="004C02EF" w:rsidRPr="00E77497" w:rsidRDefault="004C02EF" w:rsidP="00441AED">
      <w:pPr>
        <w:pStyle w:val="Alg3"/>
        <w:numPr>
          <w:ilvl w:val="0"/>
          <w:numId w:val="68"/>
        </w:numPr>
        <w:spacing w:after="220"/>
        <w:contextualSpacing/>
      </w:pPr>
      <w:del w:id="10723" w:author="Rev 6 Allen Wirfs-Brock" w:date="2012-02-16T15:13:00Z">
        <w:r w:rsidRPr="00E77497" w:rsidDel="00122292">
          <w:delText xml:space="preserve">Call </w:delText>
        </w:r>
      </w:del>
      <w:ins w:id="10724" w:author="Rev 8 Allen Wirfs-Brock" w:date="2012-06-12T13:37:00Z">
        <w:r w:rsidR="00C43FAF">
          <w:t xml:space="preserve">Let </w:t>
        </w:r>
        <w:r w:rsidR="00C43FAF" w:rsidRPr="0034651E">
          <w:rPr>
            <w:i/>
          </w:rPr>
          <w:t>status</w:t>
        </w:r>
        <w:r w:rsidR="00C43FAF">
          <w:t xml:space="preserve"> be</w:t>
        </w:r>
        <w:r w:rsidR="00C43FAF" w:rsidRPr="00E77497">
          <w:t xml:space="preserve"> </w:t>
        </w:r>
      </w:ins>
      <w:ins w:id="10725" w:author="Rev 6 Allen Wirfs-Brock" w:date="2012-02-16T15:13:00Z">
        <w:del w:id="10726" w:author="Rev 8 Allen Wirfs-Brock" w:date="2012-06-12T13:37:00Z">
          <w:r w:rsidR="00122292" w:rsidDel="00C43FAF">
            <w:delText xml:space="preserve">If </w:delText>
          </w:r>
          <w:r w:rsidR="00122292" w:rsidRPr="00E77497" w:rsidDel="00C43FAF">
            <w:delText xml:space="preserve"> </w:delText>
          </w:r>
        </w:del>
      </w:ins>
      <w:r w:rsidRPr="00E77497">
        <w:t>PutValue(</w:t>
      </w:r>
      <w:r w:rsidRPr="00E77497">
        <w:rPr>
          <w:i/>
        </w:rPr>
        <w:t>lhs</w:t>
      </w:r>
      <w:r w:rsidRPr="00E77497">
        <w:t xml:space="preserve">, </w:t>
      </w:r>
      <w:r w:rsidRPr="00E77497">
        <w:rPr>
          <w:i/>
        </w:rPr>
        <w:t>newValue</w:t>
      </w:r>
      <w:r w:rsidRPr="00E77497">
        <w:t>).</w:t>
      </w:r>
    </w:p>
    <w:p w14:paraId="079D857B" w14:textId="77777777" w:rsidR="00C43FAF" w:rsidRDefault="00C43FAF" w:rsidP="00C43FAF">
      <w:pPr>
        <w:pStyle w:val="Alg3"/>
        <w:numPr>
          <w:ilvl w:val="0"/>
          <w:numId w:val="68"/>
        </w:numPr>
        <w:spacing w:after="220"/>
        <w:contextualSpacing/>
        <w:rPr>
          <w:ins w:id="10727" w:author="Rev 8 Allen Wirfs-Brock" w:date="2012-06-12T13:36:00Z"/>
        </w:rPr>
      </w:pPr>
      <w:ins w:id="10728" w:author="Rev 8 Allen Wirfs-Brock" w:date="2012-06-12T13:36:00Z">
        <w:r>
          <w:t>ReturnIfAbrupt(</w:t>
        </w:r>
        <w:r w:rsidRPr="0034651E">
          <w:rPr>
            <w:i/>
          </w:rPr>
          <w:t>status</w:t>
        </w:r>
        <w:r>
          <w:t>).</w:t>
        </w:r>
      </w:ins>
    </w:p>
    <w:p w14:paraId="4116617A" w14:textId="77777777"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10729" w:name="_Toc385672194"/>
      <w:bookmarkStart w:id="10730" w:name="_Toc393690289"/>
    </w:p>
    <w:p w14:paraId="12A65C17" w14:textId="77777777" w:rsidR="004C02EF" w:rsidRPr="00E77497" w:rsidRDefault="004C02EF" w:rsidP="003A4B22">
      <w:pPr>
        <w:pStyle w:val="30"/>
        <w:numPr>
          <w:ilvl w:val="0"/>
          <w:numId w:val="0"/>
        </w:numPr>
      </w:pPr>
      <w:bookmarkStart w:id="10731" w:name="_Ref457707576"/>
      <w:bookmarkStart w:id="10732" w:name="_Toc472818829"/>
      <w:bookmarkStart w:id="10733" w:name="_Toc235503403"/>
      <w:bookmarkStart w:id="10734" w:name="_Toc241509178"/>
      <w:bookmarkStart w:id="10735" w:name="_Toc244416665"/>
      <w:bookmarkStart w:id="10736" w:name="_Toc276631029"/>
      <w:bookmarkStart w:id="10737" w:name="_Toc329528767"/>
      <w:r w:rsidRPr="00E77497">
        <w:t>11.3.2</w:t>
      </w:r>
      <w:r w:rsidRPr="00E77497">
        <w:tab/>
        <w:t>Postfix Decrement Operato</w:t>
      </w:r>
      <w:bookmarkEnd w:id="10729"/>
      <w:bookmarkEnd w:id="10730"/>
      <w:r w:rsidRPr="00E77497">
        <w:t>r</w:t>
      </w:r>
      <w:bookmarkEnd w:id="10731"/>
      <w:bookmarkEnd w:id="10732"/>
      <w:bookmarkEnd w:id="10733"/>
      <w:bookmarkEnd w:id="10734"/>
      <w:bookmarkEnd w:id="10735"/>
      <w:bookmarkEnd w:id="10736"/>
      <w:bookmarkEnd w:id="10737"/>
    </w:p>
    <w:p w14:paraId="13279EDF" w14:textId="77777777" w:rsidR="00326D0A" w:rsidRPr="00E77497" w:rsidRDefault="00326D0A" w:rsidP="00326D0A">
      <w:pPr>
        <w:keepNext/>
        <w:rPr>
          <w:ins w:id="10738" w:author="Rev 4 Allen Wirfs-Brock" w:date="2011-10-15T09:40:00Z"/>
          <w:rFonts w:ascii="Helvetica" w:hAnsi="Helvetica"/>
          <w:b/>
        </w:rPr>
      </w:pPr>
      <w:ins w:id="10739"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7206938C" w14:textId="77777777" w:rsidR="004C02EF" w:rsidRPr="00E77497" w:rsidRDefault="004C02EF" w:rsidP="004C02EF">
      <w:del w:id="10740"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del w:id="10741" w:author="Rev 4 Allen Wirfs-Brock" w:date="2011-10-15T09:40:00Z">
        <w:r w:rsidRPr="00E77497" w:rsidDel="00326D0A">
          <w:delText>is evaluated as follows:</w:delText>
        </w:r>
      </w:del>
    </w:p>
    <w:p w14:paraId="01574717" w14:textId="77777777"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0C4F001F" w14:textId="77777777" w:rsidR="004C02EF" w:rsidRPr="00E77497" w:rsidDel="00795735" w:rsidRDefault="004C02EF" w:rsidP="00441AED">
      <w:pPr>
        <w:pStyle w:val="Alg3"/>
        <w:numPr>
          <w:ilvl w:val="0"/>
          <w:numId w:val="70"/>
        </w:numPr>
        <w:spacing w:after="220"/>
        <w:contextualSpacing/>
        <w:rPr>
          <w:del w:id="10742" w:author="Rev 5 Allen Wirfs-Brock" w:date="2012-01-11T10:57:00Z"/>
        </w:rPr>
      </w:pPr>
      <w:del w:id="10743"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4DC452AB" w14:textId="77777777" w:rsidR="004C02EF" w:rsidRPr="00E77497" w:rsidDel="00795735" w:rsidRDefault="004C02EF" w:rsidP="00441AED">
      <w:pPr>
        <w:pStyle w:val="Alg3"/>
        <w:numPr>
          <w:ilvl w:val="0"/>
          <w:numId w:val="69"/>
        </w:numPr>
        <w:ind w:left="720" w:firstLine="0"/>
        <w:rPr>
          <w:del w:id="10744" w:author="Rev 5 Allen Wirfs-Brock" w:date="2012-01-11T10:57:00Z"/>
        </w:rPr>
      </w:pPr>
      <w:del w:id="10745"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7FA4524E" w14:textId="77777777" w:rsidR="004C02EF" w:rsidRPr="00E77497" w:rsidDel="00795735" w:rsidRDefault="004C02EF" w:rsidP="00441AED">
      <w:pPr>
        <w:pStyle w:val="Alg3"/>
        <w:numPr>
          <w:ilvl w:val="0"/>
          <w:numId w:val="69"/>
        </w:numPr>
        <w:ind w:left="720" w:firstLine="0"/>
        <w:rPr>
          <w:del w:id="10746" w:author="Rev 5 Allen Wirfs-Brock" w:date="2012-01-11T10:57:00Z"/>
        </w:rPr>
      </w:pPr>
      <w:del w:id="10747"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5DF67D4F" w14:textId="77777777" w:rsidR="004C02EF" w:rsidRPr="00E77497" w:rsidDel="00795735" w:rsidRDefault="004C02EF" w:rsidP="00441AED">
      <w:pPr>
        <w:pStyle w:val="Alg3"/>
        <w:numPr>
          <w:ilvl w:val="0"/>
          <w:numId w:val="69"/>
        </w:numPr>
        <w:ind w:left="720" w:firstLine="0"/>
        <w:rPr>
          <w:del w:id="10748" w:author="Rev 5 Allen Wirfs-Brock" w:date="2012-01-11T10:57:00Z"/>
        </w:rPr>
      </w:pPr>
      <w:del w:id="10749"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54322D05" w14:textId="77777777" w:rsidR="004C02EF" w:rsidRPr="00E77497" w:rsidDel="00795735" w:rsidRDefault="004C02EF" w:rsidP="00441AED">
      <w:pPr>
        <w:pStyle w:val="Alg3"/>
        <w:numPr>
          <w:ilvl w:val="0"/>
          <w:numId w:val="69"/>
        </w:numPr>
        <w:ind w:left="720" w:firstLine="0"/>
        <w:rPr>
          <w:del w:id="10750" w:author="Rev 5 Allen Wirfs-Brock" w:date="2012-01-11T10:57:00Z"/>
        </w:rPr>
      </w:pPr>
      <w:del w:id="10751"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23F5F32F" w14:textId="77777777"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14:paraId="2D7F07CD" w14:textId="77777777"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(11.6.3).</w:t>
      </w:r>
    </w:p>
    <w:p w14:paraId="7D5B0003" w14:textId="77777777" w:rsidR="004C02EF" w:rsidRPr="00E77497" w:rsidRDefault="00C43FAF" w:rsidP="00441AED">
      <w:pPr>
        <w:pStyle w:val="Alg3"/>
        <w:numPr>
          <w:ilvl w:val="0"/>
          <w:numId w:val="70"/>
        </w:numPr>
        <w:spacing w:after="220"/>
        <w:contextualSpacing/>
      </w:pPr>
      <w:ins w:id="10752" w:author="Rev 8 Allen Wirfs-Brock" w:date="2012-06-12T13:36:00Z">
        <w:r>
          <w:t xml:space="preserve">Let </w:t>
        </w:r>
        <w:r w:rsidRPr="0034651E">
          <w:rPr>
            <w:i/>
          </w:rPr>
          <w:t>status</w:t>
        </w:r>
        <w:r>
          <w:t xml:space="preserve"> be</w:t>
        </w:r>
        <w:r w:rsidRPr="00E77497">
          <w:t xml:space="preserve"> </w:t>
        </w:r>
      </w:ins>
      <w:ins w:id="10753" w:author="Rev 6 Allen Wirfs-Brock" w:date="2012-02-16T15:14:00Z">
        <w:del w:id="10754" w:author="Rev 8 Allen Wirfs-Brock" w:date="2012-06-12T13:36:00Z">
          <w:r w:rsidR="00122292" w:rsidDel="00C43FAF">
            <w:delText xml:space="preserve">If </w:delText>
          </w:r>
          <w:r w:rsidR="00122292" w:rsidRPr="00E77497" w:rsidDel="00C43FAF">
            <w:delText xml:space="preserve"> </w:delText>
          </w:r>
        </w:del>
      </w:ins>
      <w:del w:id="10755" w:author="Rev 8 Allen Wirfs-Brock" w:date="2012-06-14T15:48:00Z">
        <w:r w:rsidR="004C02EF" w:rsidRPr="00E77497" w:rsidDel="003679DC">
          <w:delText xml:space="preserve">Call </w:delText>
        </w:r>
      </w:del>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14:paraId="271C6A4D" w14:textId="77777777" w:rsidR="00C43FAF" w:rsidRDefault="00C43FAF" w:rsidP="00C43FAF">
      <w:pPr>
        <w:pStyle w:val="Alg3"/>
        <w:numPr>
          <w:ilvl w:val="0"/>
          <w:numId w:val="70"/>
        </w:numPr>
        <w:spacing w:after="220"/>
        <w:contextualSpacing/>
        <w:rPr>
          <w:ins w:id="10756" w:author="Rev 8 Allen Wirfs-Brock" w:date="2012-06-12T13:36:00Z"/>
        </w:rPr>
      </w:pPr>
      <w:ins w:id="10757" w:author="Rev 8 Allen Wirfs-Brock" w:date="2012-06-12T13:36:00Z">
        <w:r>
          <w:t>ReturnIfAbrupt(</w:t>
        </w:r>
        <w:r w:rsidRPr="0034651E">
          <w:rPr>
            <w:i/>
          </w:rPr>
          <w:t>status</w:t>
        </w:r>
        <w:r>
          <w:t>).</w:t>
        </w:r>
      </w:ins>
    </w:p>
    <w:p w14:paraId="0826E584" w14:textId="77777777"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10758" w:name="_Toc385672195"/>
      <w:bookmarkStart w:id="10759" w:name="_Toc393690290"/>
    </w:p>
    <w:p w14:paraId="573FAEC0" w14:textId="77777777" w:rsidR="004C02EF" w:rsidRPr="00E77497" w:rsidRDefault="004C02EF" w:rsidP="003A4B22">
      <w:pPr>
        <w:pStyle w:val="20"/>
        <w:numPr>
          <w:ilvl w:val="0"/>
          <w:numId w:val="0"/>
        </w:numPr>
      </w:pPr>
      <w:bookmarkStart w:id="10760" w:name="_Ref457437595"/>
      <w:bookmarkStart w:id="10761" w:name="_Toc472818830"/>
      <w:bookmarkStart w:id="10762" w:name="_Toc235503404"/>
      <w:bookmarkStart w:id="10763" w:name="_Toc241509179"/>
      <w:bookmarkStart w:id="10764" w:name="_Toc244416666"/>
      <w:bookmarkStart w:id="10765" w:name="_Toc276631030"/>
      <w:bookmarkStart w:id="10766" w:name="_Toc329528768"/>
      <w:r w:rsidRPr="00E77497">
        <w:t>11.4</w:t>
      </w:r>
      <w:r w:rsidRPr="00E77497">
        <w:tab/>
        <w:t>Unary Operator</w:t>
      </w:r>
      <w:bookmarkStart w:id="10767" w:name="_Toc382202837"/>
      <w:bookmarkEnd w:id="10662"/>
      <w:bookmarkEnd w:id="10663"/>
      <w:bookmarkEnd w:id="10664"/>
      <w:bookmarkEnd w:id="10665"/>
      <w:bookmarkEnd w:id="10666"/>
      <w:bookmarkEnd w:id="10667"/>
      <w:bookmarkEnd w:id="10758"/>
      <w:bookmarkEnd w:id="10759"/>
      <w:bookmarkEnd w:id="10767"/>
      <w:r w:rsidRPr="00E77497">
        <w:t>s</w:t>
      </w:r>
      <w:bookmarkEnd w:id="10760"/>
      <w:bookmarkEnd w:id="10761"/>
      <w:bookmarkEnd w:id="10762"/>
      <w:bookmarkEnd w:id="10763"/>
      <w:bookmarkEnd w:id="10764"/>
      <w:bookmarkEnd w:id="10765"/>
      <w:bookmarkEnd w:id="10766"/>
    </w:p>
    <w:p w14:paraId="411FE5A0" w14:textId="77777777" w:rsidR="004C02EF" w:rsidRPr="00E77497" w:rsidRDefault="004C02EF" w:rsidP="004C02EF">
      <w:pPr>
        <w:pStyle w:val="Syntax"/>
      </w:pPr>
      <w:r w:rsidRPr="00E77497">
        <w:t>Syntax</w:t>
      </w:r>
    </w:p>
    <w:p w14:paraId="7FB8F7D9" w14:textId="77777777" w:rsidR="004C02EF" w:rsidRPr="00E77497" w:rsidRDefault="004C02EF" w:rsidP="004C02EF">
      <w:pPr>
        <w:pStyle w:val="SyntaxRule"/>
      </w:pPr>
      <w:r w:rsidRPr="00E77497">
        <w:t xml:space="preserve">UnaryExpression </w:t>
      </w:r>
      <w:r w:rsidRPr="00E77497">
        <w:rPr>
          <w:rFonts w:ascii="Arial" w:hAnsi="Arial"/>
          <w:b/>
          <w:i w:val="0"/>
        </w:rPr>
        <w:t>:</w:t>
      </w:r>
    </w:p>
    <w:p w14:paraId="76094008" w14:textId="77777777"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10768" w:name="_Ref375019246"/>
      <w:bookmarkStart w:id="10769" w:name="_Toc375031173"/>
      <w:bookmarkStart w:id="10770" w:name="_Toc381513687"/>
      <w:bookmarkStart w:id="10771" w:name="_Toc382202838"/>
      <w:bookmarkStart w:id="10772" w:name="_Toc382212209"/>
      <w:bookmarkStart w:id="10773" w:name="_Toc382212486"/>
      <w:bookmarkStart w:id="10774" w:name="_Toc382291554"/>
      <w:bookmarkStart w:id="10775" w:name="_Toc385672196"/>
      <w:bookmarkStart w:id="10776" w:name="_Toc393690291"/>
    </w:p>
    <w:p w14:paraId="5BEA6B04" w14:textId="77777777" w:rsidR="00795735" w:rsidRDefault="00795735" w:rsidP="00795735">
      <w:pPr>
        <w:rPr>
          <w:ins w:id="10777" w:author="Rev 5 Allen Wirfs-Brock" w:date="2012-01-11T11:05:00Z"/>
          <w:rFonts w:ascii="Helvetica" w:hAnsi="Helvetica"/>
          <w:b/>
        </w:rPr>
      </w:pPr>
      <w:bookmarkStart w:id="10778" w:name="_Ref424531014"/>
      <w:bookmarkStart w:id="10779" w:name="_Toc472818831"/>
      <w:bookmarkStart w:id="10780" w:name="_Toc235503405"/>
      <w:bookmarkStart w:id="10781" w:name="_Toc241509180"/>
      <w:bookmarkStart w:id="10782" w:name="_Toc244416667"/>
      <w:bookmarkStart w:id="10783" w:name="_Toc276631031"/>
      <w:ins w:id="10784" w:author="Rev 5 Allen Wirfs-Brock" w:date="2012-01-11T11:05:00Z">
        <w:r w:rsidRPr="00E77497">
          <w:rPr>
            <w:rFonts w:ascii="Helvetica" w:hAnsi="Helvetica"/>
            <w:b/>
          </w:rPr>
          <w:t>Static Semantics</w:t>
        </w:r>
      </w:ins>
    </w:p>
    <w:p w14:paraId="4B1858E3" w14:textId="77777777" w:rsidR="00795735" w:rsidRPr="00E77497" w:rsidRDefault="00304798" w:rsidP="00795735">
      <w:pPr>
        <w:rPr>
          <w:ins w:id="10785" w:author="Rev 5 Allen Wirfs-Brock" w:date="2012-01-11T11:05:00Z"/>
          <w:rFonts w:ascii="Helvetica" w:hAnsi="Helvetica"/>
          <w:b/>
        </w:rPr>
      </w:pPr>
      <w:ins w:id="10786" w:author="Rev 5 Allen Wirfs-Brock" w:date="2012-01-11T14:30:00Z">
        <w:r w:rsidRPr="00E77497">
          <w:rPr>
            <w:rFonts w:ascii="Helvetica" w:hAnsi="Helvetica"/>
            <w:b/>
          </w:rPr>
          <w:t xml:space="preserve">Static Semantics:  </w:t>
        </w:r>
      </w:ins>
      <w:ins w:id="10787" w:author="Rev 5 Allen Wirfs-Brock" w:date="2012-01-11T11:05:00Z">
        <w:r w:rsidR="00795735" w:rsidRPr="00E77497">
          <w:rPr>
            <w:rFonts w:ascii="Helvetica" w:hAnsi="Helvetica"/>
            <w:b/>
          </w:rPr>
          <w:t>Early Errors</w:t>
        </w:r>
      </w:ins>
    </w:p>
    <w:p w14:paraId="0016CD8B" w14:textId="77777777" w:rsidR="00795735" w:rsidRPr="00120381" w:rsidRDefault="00795735" w:rsidP="00795735">
      <w:pPr>
        <w:pStyle w:val="SyntaxRule"/>
        <w:rPr>
          <w:ins w:id="10788" w:author="Rev 5 Allen Wirfs-Brock" w:date="2012-01-11T11:05:00Z"/>
        </w:rPr>
      </w:pPr>
      <w:ins w:id="10789" w:author="Rev 5 Allen Wirfs-Brock" w:date="2012-01-11T11:05:00Z">
        <w:r w:rsidRPr="00E77497">
          <w:t>UnaryExpression</w:t>
        </w:r>
        <w:r>
          <w:t xml:space="preserve"> </w:t>
        </w:r>
        <w:r w:rsidRPr="00120381">
          <w:rPr>
            <w:rFonts w:ascii="Arial" w:hAnsi="Arial"/>
            <w:b/>
            <w:i w:val="0"/>
          </w:rPr>
          <w:t>:</w:t>
        </w:r>
      </w:ins>
    </w:p>
    <w:p w14:paraId="05D7EF25" w14:textId="77777777" w:rsidR="00795735" w:rsidRPr="00675B74" w:rsidRDefault="00795735" w:rsidP="00795735">
      <w:pPr>
        <w:pStyle w:val="SyntaxDefinition"/>
        <w:rPr>
          <w:ins w:id="10790" w:author="Rev 5 Allen Wirfs-Brock" w:date="2012-01-11T11:05:00Z"/>
        </w:rPr>
      </w:pPr>
      <w:ins w:id="10791" w:author="Rev 5 Allen Wirfs-Brock" w:date="2012-01-11T11:05:00Z">
        <w:r w:rsidRPr="00E77497">
          <w:rPr>
            <w:rFonts w:ascii="Courier New" w:hAnsi="Courier New"/>
            <w:b/>
            <w:i w:val="0"/>
          </w:rPr>
          <w:t xml:space="preserve">delete </w:t>
        </w:r>
        <w:r w:rsidRPr="00E77497">
          <w:t>UnaryExpression</w:t>
        </w:r>
        <w:r w:rsidRPr="00E77497">
          <w:br/>
        </w:r>
      </w:ins>
      <w:ins w:id="10792" w:author="Rev 5 Allen Wirfs-Brock" w:date="2012-01-11T11:06:00Z">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ins>
    </w:p>
    <w:p w14:paraId="47FE00E9" w14:textId="77777777" w:rsidR="00795735" w:rsidRPr="00E77497" w:rsidRDefault="00795735" w:rsidP="008E7E56">
      <w:pPr>
        <w:numPr>
          <w:ilvl w:val="0"/>
          <w:numId w:val="737"/>
        </w:numPr>
        <w:spacing w:after="0"/>
        <w:rPr>
          <w:ins w:id="10793" w:author="Rev 5 Allen Wirfs-Brock" w:date="2012-01-11T11:05:00Z"/>
        </w:rPr>
      </w:pPr>
      <w:ins w:id="10794" w:author="Rev 5 Allen Wirfs-Brock" w:date="2012-01-11T11:05:00Z">
        <w:r w:rsidRPr="00E77497">
          <w:t xml:space="preserve">It is a Syntax Error if the </w:t>
        </w:r>
      </w:ins>
      <w:ins w:id="10795" w:author="Rev 5 Allen Wirfs-Brock" w:date="2012-01-11T11:06:00Z">
        <w:r>
          <w:rPr>
            <w:rStyle w:val="bnf"/>
          </w:rPr>
          <w:t>Unary</w:t>
        </w:r>
      </w:ins>
      <w:ins w:id="10796" w:author="Rev 5 Allen Wirfs-Brock" w:date="2012-01-11T11:05:00Z">
        <w:r w:rsidRPr="00E77497">
          <w:rPr>
            <w:rStyle w:val="bnf"/>
          </w:rPr>
          <w:t>Expression</w:t>
        </w:r>
        <w:r w:rsidRPr="00E77497">
          <w:t xml:space="preserve"> is contained in strict code and</w:t>
        </w:r>
      </w:ins>
      <w:ins w:id="10797" w:author="Rev 5 Allen Wirfs-Brock" w:date="2012-01-11T11:11:00Z">
        <w:r>
          <w:t xml:space="preserve"> the derived</w:t>
        </w:r>
      </w:ins>
      <w:ins w:id="10798" w:author="Rev 5 Allen Wirfs-Brock" w:date="2012-01-11T11:05:00Z">
        <w:r w:rsidRPr="00E77497">
          <w:t xml:space="preserve"> </w:t>
        </w:r>
      </w:ins>
      <w:ins w:id="10799" w:author="Rev 5 Allen Wirfs-Brock" w:date="2012-01-11T11:12:00Z">
        <w:r>
          <w:rPr>
            <w:rStyle w:val="bnf"/>
          </w:rPr>
          <w:t>Unary</w:t>
        </w:r>
        <w:r w:rsidRPr="00E77497">
          <w:rPr>
            <w:rStyle w:val="bnf"/>
          </w:rPr>
          <w:t>Expression</w:t>
        </w:r>
        <w:r w:rsidRPr="00E77497">
          <w:t xml:space="preserve"> </w:t>
        </w:r>
      </w:ins>
      <w:ins w:id="10800" w:author="Rev 5 Allen Wirfs-Brock" w:date="2012-01-11T11:05:00Z">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7675C10D" w14:textId="77777777" w:rsidR="00795735" w:rsidRPr="00E77497" w:rsidDel="006D2337" w:rsidRDefault="00795735" w:rsidP="008E7E56">
      <w:pPr>
        <w:numPr>
          <w:ilvl w:val="0"/>
          <w:numId w:val="737"/>
        </w:numPr>
        <w:spacing w:after="0"/>
        <w:rPr>
          <w:ins w:id="10801" w:author="Rev 5 Allen Wirfs-Brock" w:date="2012-01-11T11:05:00Z"/>
          <w:del w:id="10802" w:author="Rev 6 Allen Wirfs-Brock" w:date="2012-01-26T11:53:00Z"/>
        </w:rPr>
      </w:pPr>
      <w:ins w:id="10803" w:author="Rev 5 Allen Wirfs-Brock" w:date="2012-01-11T11:05:00Z">
        <w:del w:id="10804" w:author="Rev 6 Allen Wirfs-Brock" w:date="2012-01-26T11:53:00Z">
          <w:r w:rsidRPr="00E77497" w:rsidDel="006D2337">
            <w:delText xml:space="preserve">It is a Syntax Error if the </w:delText>
          </w:r>
        </w:del>
      </w:ins>
      <w:ins w:id="10805" w:author="Rev 5 Allen Wirfs-Brock" w:date="2012-01-11T11:12:00Z">
        <w:del w:id="10806"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0807" w:author="Rev 5 Allen Wirfs-Brock" w:date="2012-01-11T11:05:00Z">
        <w:del w:id="10808" w:author="Rev 6 Allen Wirfs-Brock" w:date="2012-01-26T11:53:00Z">
          <w:r w:rsidRPr="00E77497" w:rsidDel="006D2337">
            <w:delText>is contained in extended code and the</w:delText>
          </w:r>
        </w:del>
      </w:ins>
      <w:ins w:id="10809" w:author="Rev 5 Allen Wirfs-Brock" w:date="2012-01-11T11:12:00Z">
        <w:del w:id="10810" w:author="Rev 6 Allen Wirfs-Brock" w:date="2012-01-26T11:53:00Z">
          <w:r w:rsidRPr="00795735" w:rsidDel="006D2337">
            <w:delText xml:space="preserve"> </w:delText>
          </w:r>
          <w:r w:rsidDel="006D2337">
            <w:delText>derived</w:delText>
          </w:r>
        </w:del>
      </w:ins>
      <w:ins w:id="10811" w:author="Rev 5 Allen Wirfs-Brock" w:date="2012-01-11T11:05:00Z">
        <w:del w:id="10812" w:author="Rev 6 Allen Wirfs-Brock" w:date="2012-01-26T11:53:00Z">
          <w:r w:rsidRPr="00E77497" w:rsidDel="006D2337">
            <w:delText xml:space="preserve"> </w:delText>
          </w:r>
        </w:del>
      </w:ins>
      <w:ins w:id="10813" w:author="Rev 5 Allen Wirfs-Brock" w:date="2012-01-11T11:13:00Z">
        <w:del w:id="10814"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0815" w:author="Rev 5 Allen Wirfs-Brock" w:date="2012-01-11T11:05:00Z">
        <w:del w:id="10816" w:author="Rev 6 Allen Wirfs-Brock" w:date="2012-01-26T11:53:00Z">
          <w:r w:rsidRPr="00E77497" w:rsidDel="006D2337">
            <w:delText xml:space="preserve">is a </w:delText>
          </w:r>
          <w:r w:rsidRPr="00E77497" w:rsidDel="006D2337">
            <w:rPr>
              <w:rStyle w:val="bnf"/>
            </w:rPr>
            <w:delText xml:space="preserve">Literal </w:delText>
          </w:r>
          <w:r w:rsidRPr="00E77497" w:rsidDel="006D2337">
            <w:delText xml:space="preserve">or a </w:delText>
          </w:r>
          <w:r w:rsidRPr="00E77497" w:rsidDel="006D2337">
            <w:rPr>
              <w:rStyle w:val="bnf"/>
            </w:rPr>
            <w:delText>FunctionExpression</w:delText>
          </w:r>
          <w:r w:rsidRPr="00E77497" w:rsidDel="006D2337">
            <w:delText>.</w:delText>
          </w:r>
        </w:del>
      </w:ins>
    </w:p>
    <w:p w14:paraId="1E7C189E" w14:textId="77777777" w:rsidR="00795735" w:rsidRPr="00E77497" w:rsidDel="006D2337" w:rsidRDefault="00795735" w:rsidP="008E7E56">
      <w:pPr>
        <w:numPr>
          <w:ilvl w:val="0"/>
          <w:numId w:val="737"/>
        </w:numPr>
        <w:spacing w:after="0"/>
        <w:rPr>
          <w:ins w:id="10817" w:author="Rev 5 Allen Wirfs-Brock" w:date="2012-01-11T11:05:00Z"/>
          <w:del w:id="10818" w:author="Rev 6 Allen Wirfs-Brock" w:date="2012-01-26T11:53:00Z"/>
        </w:rPr>
      </w:pPr>
      <w:ins w:id="10819" w:author="Rev 5 Allen Wirfs-Brock" w:date="2012-01-11T11:05:00Z">
        <w:del w:id="10820" w:author="Rev 6 Allen Wirfs-Brock" w:date="2012-01-26T11:53:00Z">
          <w:r w:rsidRPr="00E77497" w:rsidDel="006D2337">
            <w:delText xml:space="preserve">It is a Syntax Error if the </w:delText>
          </w:r>
        </w:del>
      </w:ins>
      <w:ins w:id="10821" w:author="Rev 5 Allen Wirfs-Brock" w:date="2012-01-11T11:14:00Z">
        <w:del w:id="10822"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0823" w:author="Rev 5 Allen Wirfs-Brock" w:date="2012-01-11T11:05:00Z">
        <w:del w:id="10824" w:author="Rev 6 Allen Wirfs-Brock" w:date="2012-01-26T11:53:00Z">
          <w:r w:rsidRPr="00E77497" w:rsidDel="006D2337">
            <w:delText xml:space="preserve">is contained in extended code and the </w:delText>
          </w:r>
        </w:del>
      </w:ins>
      <w:ins w:id="10825" w:author="Rev 5 Allen Wirfs-Brock" w:date="2012-01-11T11:14:00Z">
        <w:del w:id="10826" w:author="Rev 6 Allen Wirfs-Brock" w:date="2012-01-26T11:53:00Z">
          <w:r w:rsidDel="006D2337">
            <w:delText>derived</w:delText>
          </w:r>
          <w:r w:rsidRPr="00E77497" w:rsidDel="006D2337">
            <w:delText xml:space="preserve"> </w:delText>
          </w:r>
          <w:r w:rsidDel="006D2337">
            <w:rPr>
              <w:rStyle w:val="bnf"/>
            </w:rPr>
            <w:delText>Unary</w:delText>
          </w:r>
          <w:r w:rsidRPr="00E77497" w:rsidDel="006D2337">
            <w:rPr>
              <w:rStyle w:val="bnf"/>
            </w:rPr>
            <w:delText>Expression</w:delText>
          </w:r>
          <w:r w:rsidRPr="00E77497" w:rsidDel="006D2337">
            <w:delText xml:space="preserve"> </w:delText>
          </w:r>
        </w:del>
      </w:ins>
      <w:ins w:id="10827" w:author="Rev 5 Allen Wirfs-Brock" w:date="2012-01-11T11:05:00Z">
        <w:del w:id="10828" w:author="Rev 6 Allen Wirfs-Brock" w:date="2012-01-26T11:53:00Z">
          <w:r w:rsidRPr="00E77497" w:rsidDel="006D2337">
            <w:delText xml:space="preserve">is an </w:delText>
          </w:r>
          <w:r w:rsidRPr="00E77497" w:rsidDel="006D2337">
            <w:rPr>
              <w:rStyle w:val="bnf"/>
            </w:rPr>
            <w:delText xml:space="preserve">Identifier </w:delText>
          </w:r>
          <w:r w:rsidRPr="00795735" w:rsidDel="006D2337">
            <w:rPr>
              <w:rStyle w:val="bnf"/>
              <w:rFonts w:ascii="Arial" w:hAnsi="Arial" w:cs="Arial"/>
              <w:i w:val="0"/>
            </w:rPr>
            <w:delText xml:space="preserve">that does not statically resolve to a declarative environment record binding or if the resolved binding is </w:delText>
          </w:r>
          <w:r w:rsidRPr="008D16CB" w:rsidDel="006D2337">
            <w:rPr>
              <w:rStyle w:val="bnf"/>
              <w:rFonts w:ascii="Arial" w:hAnsi="Arial" w:cs="Arial"/>
              <w:i w:val="0"/>
            </w:rPr>
            <w:delText>an immutable binding.</w:delText>
          </w:r>
        </w:del>
      </w:ins>
    </w:p>
    <w:p w14:paraId="19C939D8" w14:textId="77777777" w:rsidR="00795735" w:rsidRPr="00E77497" w:rsidRDefault="00795735" w:rsidP="008E7E56">
      <w:pPr>
        <w:numPr>
          <w:ilvl w:val="0"/>
          <w:numId w:val="737"/>
        </w:numPr>
        <w:spacing w:after="220"/>
        <w:rPr>
          <w:ins w:id="10829" w:author="Rev 5 Allen Wirfs-Brock" w:date="2012-01-11T11:05:00Z"/>
        </w:rPr>
      </w:pPr>
      <w:ins w:id="10830" w:author="Rev 5 Allen Wirfs-Brock" w:date="2012-01-11T11:05:00Z">
        <w:r w:rsidRPr="00E77497">
          <w:t xml:space="preserve">It is a Syntax Error if the </w:t>
        </w:r>
      </w:ins>
      <w:ins w:id="10831" w:author="Rev 5 Allen Wirfs-Brock" w:date="2012-01-11T11:17:00Z">
        <w:r>
          <w:t>derived</w:t>
        </w:r>
        <w:r w:rsidRPr="00E77497">
          <w:t xml:space="preserve"> </w:t>
        </w:r>
      </w:ins>
      <w:ins w:id="10832" w:author="Rev 5 Allen Wirfs-Brock" w:date="2012-01-11T11:15:00Z">
        <w:r>
          <w:rPr>
            <w:rStyle w:val="bnf"/>
          </w:rPr>
          <w:t>Unary</w:t>
        </w:r>
        <w:r w:rsidRPr="00E77497">
          <w:rPr>
            <w:rStyle w:val="bnf"/>
          </w:rPr>
          <w:t>Expression</w:t>
        </w:r>
        <w:r w:rsidRPr="00E77497">
          <w:t xml:space="preserve"> </w:t>
        </w:r>
      </w:ins>
      <w:ins w:id="10833" w:author="Rev 5 Allen Wirfs-Brock" w:date="2012-01-11T11:05:00Z">
        <w:r w:rsidRPr="00E77497">
          <w:t xml:space="preserve">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t>
        </w:r>
      </w:ins>
      <w:ins w:id="10834" w:author="Rev 6 Allen Wirfs-Brock" w:date="2012-01-26T11:44:00Z">
        <w:r w:rsidR="008A7F90">
          <w:t xml:space="preserve">if used in place of </w:t>
        </w:r>
        <w:r w:rsidR="008A7F90" w:rsidRPr="00E77497">
          <w:rPr>
            <w:rStyle w:val="bnf"/>
          </w:rPr>
          <w:t>LeftHandSideExpression</w:t>
        </w:r>
        <w:r w:rsidR="008A7F90" w:rsidRPr="00E77497">
          <w:t xml:space="preserve"> </w:t>
        </w:r>
      </w:ins>
      <w:ins w:id="10835" w:author="Rev 5 Allen Wirfs-Brock" w:date="2012-01-11T11:05:00Z">
        <w:r w:rsidRPr="00E77497">
          <w:t>would produce a Syntax Error according to these rules. This rule is recursively applied.</w:t>
        </w:r>
      </w:ins>
    </w:p>
    <w:p w14:paraId="57BCE224" w14:textId="77777777" w:rsidR="004C02EF" w:rsidRPr="00E77497" w:rsidRDefault="004C02EF" w:rsidP="003A4B22">
      <w:pPr>
        <w:pStyle w:val="30"/>
        <w:numPr>
          <w:ilvl w:val="0"/>
          <w:numId w:val="0"/>
        </w:numPr>
      </w:pPr>
      <w:bookmarkStart w:id="10836" w:name="_Toc329528769"/>
      <w:r w:rsidRPr="00E77497">
        <w:t>11.4.1</w:t>
      </w:r>
      <w:r w:rsidRPr="00E77497">
        <w:tab/>
        <w:t xml:space="preserve">The </w:t>
      </w:r>
      <w:r w:rsidRPr="00E77497">
        <w:rPr>
          <w:rFonts w:ascii="Courier New" w:hAnsi="Courier New"/>
          <w:sz w:val="22"/>
        </w:rPr>
        <w:t>delete</w:t>
      </w:r>
      <w:r w:rsidRPr="00E77497">
        <w:t xml:space="preserve"> Operato</w:t>
      </w:r>
      <w:bookmarkStart w:id="10837" w:name="_Toc382202839"/>
      <w:bookmarkEnd w:id="10768"/>
      <w:bookmarkEnd w:id="10769"/>
      <w:bookmarkEnd w:id="10770"/>
      <w:bookmarkEnd w:id="10771"/>
      <w:bookmarkEnd w:id="10772"/>
      <w:bookmarkEnd w:id="10773"/>
      <w:bookmarkEnd w:id="10774"/>
      <w:bookmarkEnd w:id="10775"/>
      <w:bookmarkEnd w:id="10776"/>
      <w:bookmarkEnd w:id="10837"/>
      <w:r w:rsidRPr="00E77497">
        <w:t>r</w:t>
      </w:r>
      <w:bookmarkEnd w:id="10778"/>
      <w:bookmarkEnd w:id="10779"/>
      <w:bookmarkEnd w:id="10780"/>
      <w:bookmarkEnd w:id="10781"/>
      <w:bookmarkEnd w:id="10782"/>
      <w:bookmarkEnd w:id="10783"/>
      <w:bookmarkEnd w:id="10836"/>
    </w:p>
    <w:p w14:paraId="043C74A5" w14:textId="77777777" w:rsidR="008A7F90" w:rsidRPr="00E77497" w:rsidRDefault="008A7F90" w:rsidP="008A7F90">
      <w:pPr>
        <w:rPr>
          <w:ins w:id="10838" w:author="Rev 6 Allen Wirfs-Brock" w:date="2012-01-26T11:51:00Z"/>
          <w:rFonts w:ascii="Helvetica" w:hAnsi="Helvetica"/>
          <w:b/>
        </w:rPr>
      </w:pPr>
      <w:ins w:id="10839" w:author="Rev 6 Allen Wirfs-Brock" w:date="2012-01-26T11:51:00Z">
        <w:r w:rsidRPr="00E77497">
          <w:rPr>
            <w:rFonts w:ascii="Helvetica" w:hAnsi="Helvetica"/>
            <w:b/>
          </w:rPr>
          <w:t>Static Semantics:  Early Errors</w:t>
        </w:r>
      </w:ins>
    </w:p>
    <w:p w14:paraId="1E539132" w14:textId="77777777" w:rsidR="008A7F90" w:rsidRPr="00E77497" w:rsidRDefault="008A7F90" w:rsidP="008A7F90">
      <w:pPr>
        <w:rPr>
          <w:ins w:id="10840" w:author="Rev 6 Allen Wirfs-Brock" w:date="2012-01-26T11:51:00Z"/>
        </w:rPr>
      </w:pPr>
      <w:ins w:id="10841" w:author="Rev 6 Allen Wirfs-Brock" w:date="2012-01-26T11:51:00Z">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ins>
    </w:p>
    <w:p w14:paraId="06F5E7EF" w14:textId="77777777" w:rsidR="006D2337" w:rsidRPr="00E77497" w:rsidRDefault="006D2337" w:rsidP="008E7E56">
      <w:pPr>
        <w:numPr>
          <w:ilvl w:val="0"/>
          <w:numId w:val="737"/>
        </w:numPr>
        <w:rPr>
          <w:ins w:id="10842" w:author="Rev 6 Allen Wirfs-Brock" w:date="2012-01-26T11:53:00Z"/>
        </w:rPr>
      </w:pPr>
      <w:ins w:id="10843" w:author="Rev 6 Allen Wirfs-Brock" w:date="2012-01-26T11:53:00Z">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Pr>
            <w:rStyle w:val="bnf"/>
          </w:rPr>
          <w:t>Unary</w:t>
        </w:r>
        <w:r w:rsidRPr="00E77497">
          <w:rPr>
            <w:rStyle w:val="bnf"/>
          </w:rPr>
          <w:t>Expression</w:t>
        </w:r>
        <w:r w:rsidRPr="00E77497">
          <w:t xml:space="preserve"> </w:t>
        </w:r>
      </w:ins>
      <w:ins w:id="10844" w:author="Rev 6 Allen Wirfs-Brock" w:date="2012-01-26T11:55:00Z">
        <w:r>
          <w:t xml:space="preserve">derives </w:t>
        </w:r>
      </w:ins>
      <w:ins w:id="10845" w:author="Rev 6 Allen Wirfs-Brock" w:date="2012-01-26T11:53:00Z">
        <w:r w:rsidRPr="00E77497">
          <w:t xml:space="preserve">an </w:t>
        </w:r>
        <w:r w:rsidRPr="00E77497">
          <w:rPr>
            <w:rStyle w:val="bnf"/>
          </w:rPr>
          <w:t xml:space="preserve">Identifier </w:t>
        </w:r>
        <w:r w:rsidRPr="00795735">
          <w:rPr>
            <w:rStyle w:val="bnf"/>
            <w:rFonts w:ascii="Arial" w:hAnsi="Arial" w:cs="Arial"/>
            <w:i w:val="0"/>
          </w:rPr>
          <w:t>that statically resolve</w:t>
        </w:r>
      </w:ins>
      <w:ins w:id="10846" w:author="Rev 6 Allen Wirfs-Brock" w:date="2012-01-26T11:56:00Z">
        <w:r>
          <w:rPr>
            <w:rStyle w:val="bnf"/>
            <w:rFonts w:ascii="Arial" w:hAnsi="Arial" w:cs="Arial"/>
            <w:i w:val="0"/>
          </w:rPr>
          <w:t>s</w:t>
        </w:r>
      </w:ins>
      <w:ins w:id="10847" w:author="Rev 6 Allen Wirfs-Brock" w:date="2012-01-26T11:53:00Z">
        <w:r w:rsidRPr="00795735">
          <w:rPr>
            <w:rStyle w:val="bnf"/>
            <w:rFonts w:ascii="Arial" w:hAnsi="Arial" w:cs="Arial"/>
            <w:i w:val="0"/>
          </w:rPr>
          <w:t xml:space="preserve"> to a environment record</w:t>
        </w:r>
        <w:r w:rsidRPr="008D16CB">
          <w:rPr>
            <w:rStyle w:val="bnf"/>
            <w:rFonts w:ascii="Arial" w:hAnsi="Arial" w:cs="Arial"/>
            <w:i w:val="0"/>
          </w:rPr>
          <w:t>.</w:t>
        </w:r>
      </w:ins>
    </w:p>
    <w:p w14:paraId="22CF7B37" w14:textId="77777777" w:rsidR="00326D0A" w:rsidRPr="00E77497" w:rsidRDefault="00326D0A" w:rsidP="00326D0A">
      <w:pPr>
        <w:keepNext/>
        <w:rPr>
          <w:ins w:id="10848" w:author="Rev 4 Allen Wirfs-Brock" w:date="2011-10-15T09:40:00Z"/>
          <w:rFonts w:ascii="Helvetica" w:hAnsi="Helvetica"/>
          <w:b/>
        </w:rPr>
      </w:pPr>
      <w:ins w:id="10849"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0CB6BA16" w14:textId="77777777" w:rsidR="004C02EF" w:rsidRPr="00E77497" w:rsidRDefault="004C02EF" w:rsidP="004C02EF">
      <w:del w:id="10850" w:author="Rev 4 Allen Wirfs-Brock" w:date="2011-10-15T09:40: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del w:id="10851" w:author="Rev 4 Allen Wirfs-Brock" w:date="2011-10-15T09:40:00Z">
        <w:r w:rsidRPr="00E77497" w:rsidDel="00326D0A">
          <w:delText>is evaluated as follows:</w:delText>
        </w:r>
      </w:del>
      <w:bookmarkStart w:id="10852" w:name="_Toc382212487"/>
    </w:p>
    <w:p w14:paraId="590D8DF2" w14:textId="77777777"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10852"/>
      <w:r w:rsidRPr="00E77497">
        <w:t>.</w:t>
      </w:r>
      <w:bookmarkStart w:id="10853" w:name="_Toc382212488"/>
    </w:p>
    <w:p w14:paraId="780B6057" w14:textId="77777777" w:rsidR="00122292" w:rsidRDefault="0056239B" w:rsidP="00122292">
      <w:pPr>
        <w:pStyle w:val="Alg4"/>
        <w:numPr>
          <w:ilvl w:val="0"/>
          <w:numId w:val="71"/>
        </w:numPr>
        <w:contextualSpacing/>
        <w:rPr>
          <w:ins w:id="10854" w:author="Rev 6 Allen Wirfs-Brock" w:date="2012-02-16T15:15:00Z"/>
        </w:rPr>
      </w:pPr>
      <w:ins w:id="10855" w:author="Rev 8 Allen Wirfs-Brock" w:date="2012-06-12T13:00:00Z">
        <w:r>
          <w:t>ReturnIfAbrupt(</w:t>
        </w:r>
        <w:r>
          <w:rPr>
            <w:i/>
          </w:rPr>
          <w:t>ref</w:t>
        </w:r>
        <w:r>
          <w:t>).</w:t>
        </w:r>
      </w:ins>
      <w:ins w:id="10856" w:author="Rev 6 Allen Wirfs-Brock" w:date="2012-02-16T15:15:00Z">
        <w:del w:id="10857" w:author="Rev 8 Allen Wirfs-Brock" w:date="2012-06-12T13:00:00Z">
          <w:r w:rsidR="00122292" w:rsidDel="0056239B">
            <w:delText xml:space="preserve">If </w:delText>
          </w:r>
        </w:del>
      </w:ins>
      <w:ins w:id="10858" w:author="Rev 6 Allen Wirfs-Brock" w:date="2012-02-16T15:16:00Z">
        <w:del w:id="10859" w:author="Rev 8 Allen Wirfs-Brock" w:date="2012-06-12T13:00:00Z">
          <w:r w:rsidR="00122292" w:rsidRPr="00E77497" w:rsidDel="0056239B">
            <w:rPr>
              <w:i/>
            </w:rPr>
            <w:delText xml:space="preserve">ref </w:delText>
          </w:r>
        </w:del>
      </w:ins>
      <w:ins w:id="10860" w:author="Rev 6 Allen Wirfs-Brock" w:date="2012-02-16T15:15:00Z">
        <w:del w:id="10861" w:author="Rev 8 Allen Wirfs-Brock" w:date="2012-06-12T13:00:00Z">
          <w:r w:rsidR="00122292" w:rsidDel="0056239B">
            <w:delText xml:space="preserve">is an abrupt completion, return </w:delText>
          </w:r>
        </w:del>
      </w:ins>
      <w:ins w:id="10862" w:author="Rev 6 Allen Wirfs-Brock" w:date="2012-02-16T15:16:00Z">
        <w:del w:id="10863" w:author="Rev 8 Allen Wirfs-Brock" w:date="2012-06-12T13:00:00Z">
          <w:r w:rsidR="00122292" w:rsidRPr="00E77497" w:rsidDel="0056239B">
            <w:rPr>
              <w:i/>
            </w:rPr>
            <w:delText>ref</w:delText>
          </w:r>
        </w:del>
      </w:ins>
      <w:ins w:id="10864" w:author="Rev 6 Allen Wirfs-Brock" w:date="2012-02-16T15:15:00Z">
        <w:del w:id="10865" w:author="Rev 8 Allen Wirfs-Brock" w:date="2012-06-12T13:00:00Z">
          <w:r w:rsidR="00122292" w:rsidDel="0056239B">
            <w:delText>.</w:delText>
          </w:r>
        </w:del>
      </w:ins>
    </w:p>
    <w:p w14:paraId="677BEB3B" w14:textId="77777777"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14:paraId="17FC1991" w14:textId="77777777"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ins w:id="10866" w:author="Rev 5 Allen Wirfs-Brock" w:date="2012-01-11T12:55:00Z">
        <w:r w:rsidR="00795735">
          <w:t>i</w:t>
        </w:r>
      </w:ins>
      <w:ins w:id="10867" w:author="Rev 5 Allen Wirfs-Brock" w:date="2012-01-11T11:21:00Z">
        <w:r w:rsidR="00795735">
          <w:t xml:space="preserve">s </w:t>
        </w:r>
      </w:ins>
      <w:ins w:id="10868" w:author="Rev 5 Allen Wirfs-Brock" w:date="2012-01-11T12:55:00Z">
        <w:r w:rsidR="00795735">
          <w:rPr>
            <w:b/>
          </w:rPr>
          <w:t>true</w:t>
        </w:r>
      </w:ins>
      <w:ins w:id="10869" w:author="Rev 5 Allen Wirfs-Brock" w:date="2012-01-11T11:21:00Z">
        <w:r w:rsidR="00795735">
          <w:t xml:space="preserve">, </w:t>
        </w:r>
      </w:ins>
      <w:r w:rsidRPr="00E77497">
        <w:t>then,</w:t>
      </w:r>
    </w:p>
    <w:p w14:paraId="3D6D8F11" w14:textId="77777777"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throw a </w:t>
      </w:r>
      <w:r w:rsidRPr="00E77497">
        <w:rPr>
          <w:b/>
        </w:rPr>
        <w:t>SyntaxError</w:t>
      </w:r>
      <w:r w:rsidRPr="00E77497">
        <w:t xml:space="preserve"> exception.</w:t>
      </w:r>
    </w:p>
    <w:p w14:paraId="2F164C47" w14:textId="77777777" w:rsidR="004C02EF" w:rsidRPr="00E77497" w:rsidRDefault="004C02EF" w:rsidP="00795735">
      <w:pPr>
        <w:pStyle w:val="Alg3"/>
        <w:numPr>
          <w:ilvl w:val="1"/>
          <w:numId w:val="71"/>
        </w:numPr>
        <w:spacing w:after="220"/>
        <w:contextualSpacing/>
      </w:pPr>
      <w:r w:rsidRPr="00E77497">
        <w:t xml:space="preserve">Else, return </w:t>
      </w:r>
      <w:r w:rsidRPr="00E77497">
        <w:rPr>
          <w:b/>
        </w:rPr>
        <w:t>true</w:t>
      </w:r>
      <w:r w:rsidRPr="00E77497">
        <w:t>.</w:t>
      </w:r>
    </w:p>
    <w:p w14:paraId="0579161D" w14:textId="77777777"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14:paraId="1152139B" w14:textId="77777777" w:rsidR="003B43C7" w:rsidRDefault="003B43C7" w:rsidP="00441AED">
      <w:pPr>
        <w:pStyle w:val="Alg3"/>
        <w:numPr>
          <w:ilvl w:val="1"/>
          <w:numId w:val="71"/>
        </w:numPr>
        <w:spacing w:after="220"/>
        <w:contextualSpacing/>
        <w:rPr>
          <w:ins w:id="10870" w:author="Rev 7 Allen Wirfs-Brock" w:date="2012-05-01T17:43:00Z"/>
        </w:rPr>
      </w:pPr>
      <w:bookmarkStart w:id="10871" w:name="_Toc382212492"/>
      <w:bookmarkStart w:id="10872" w:name="_Ref458400786"/>
      <w:bookmarkEnd w:id="10853"/>
      <w:ins w:id="10873" w:author="Rev 7 Allen Wirfs-Brock" w:date="2012-05-01T17:43:00Z">
        <w:r>
          <w:t>If IsSuperReference</w:t>
        </w:r>
      </w:ins>
      <w:ins w:id="10874" w:author="Rev 7 Allen Wirfs-Brock" w:date="2012-05-01T17:44:00Z">
        <w:r>
          <w:t>(</w:t>
        </w:r>
        <w:r w:rsidRPr="003B43C7">
          <w:rPr>
            <w:i/>
          </w:rPr>
          <w:t>ref</w:t>
        </w:r>
        <w:r>
          <w:t xml:space="preserve">), then throw a </w:t>
        </w:r>
        <w:r w:rsidRPr="003B43C7">
          <w:rPr>
            <w:b/>
          </w:rPr>
          <w:t>ReferenceError</w:t>
        </w:r>
        <w:r>
          <w:t xml:space="preserve"> exception.</w:t>
        </w:r>
      </w:ins>
    </w:p>
    <w:p w14:paraId="14C6D636" w14:textId="77777777" w:rsidR="004C02EF" w:rsidRPr="00E77497" w:rsidRDefault="004C02EF" w:rsidP="00441AED">
      <w:pPr>
        <w:pStyle w:val="Alg3"/>
        <w:numPr>
          <w:ilvl w:val="1"/>
          <w:numId w:val="71"/>
        </w:numPr>
        <w:spacing w:after="220"/>
        <w:contextualSpacing/>
      </w:pPr>
      <w:r w:rsidRPr="00E77497">
        <w:t>Return the result of calling the [[Delete]] internal method on ToObject(GetBase(</w:t>
      </w:r>
      <w:r w:rsidRPr="00E77497">
        <w:rPr>
          <w:i/>
        </w:rPr>
        <w:t>ref)</w:t>
      </w:r>
      <w:r w:rsidRPr="00E77497">
        <w:t>) providing GetReferencedName(</w:t>
      </w:r>
      <w:r w:rsidRPr="00E77497">
        <w:rPr>
          <w:i/>
        </w:rPr>
        <w:t>ref</w:t>
      </w:r>
      <w:r w:rsidRPr="00E77497">
        <w:t>) and IsStrictReference(</w:t>
      </w:r>
      <w:r w:rsidRPr="00E77497">
        <w:rPr>
          <w:i/>
        </w:rPr>
        <w:t>ref</w:t>
      </w:r>
      <w:r w:rsidRPr="00E77497">
        <w:t>) as the arguments</w:t>
      </w:r>
      <w:bookmarkEnd w:id="10871"/>
      <w:r w:rsidRPr="00E77497">
        <w:t>.</w:t>
      </w:r>
      <w:bookmarkStart w:id="10875" w:name="_Toc382212493"/>
      <w:bookmarkEnd w:id="10872"/>
    </w:p>
    <w:p w14:paraId="2B14923C" w14:textId="77777777" w:rsidR="004C02EF" w:rsidRPr="00E77497" w:rsidRDefault="004C02EF" w:rsidP="00441AED">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 so</w:t>
      </w:r>
    </w:p>
    <w:p w14:paraId="4F3ADF9D" w14:textId="77777777" w:rsidR="004C02EF" w:rsidRPr="00E77497" w:rsidDel="00795735" w:rsidRDefault="004C02EF" w:rsidP="00441AED">
      <w:pPr>
        <w:pStyle w:val="Alg3"/>
        <w:numPr>
          <w:ilvl w:val="1"/>
          <w:numId w:val="71"/>
        </w:numPr>
        <w:spacing w:after="220"/>
        <w:contextualSpacing/>
        <w:rPr>
          <w:del w:id="10876" w:author="Rev 5 Allen Wirfs-Brock" w:date="2012-01-11T11:19:00Z"/>
        </w:rPr>
      </w:pPr>
      <w:del w:id="10877" w:author="Rev 5 Allen Wirfs-Brock" w:date="2012-01-11T11:19:00Z">
        <w:r w:rsidRPr="00E77497" w:rsidDel="00795735">
          <w:delText>If IsStrictReference(</w:delText>
        </w:r>
        <w:r w:rsidRPr="00E77497" w:rsidDel="00795735">
          <w:rPr>
            <w:i/>
          </w:rPr>
          <w:delText>ref</w:delText>
        </w:r>
        <w:r w:rsidRPr="00E77497" w:rsidDel="00795735">
          <w:delText xml:space="preserve">) is </w:delText>
        </w:r>
        <w:r w:rsidRPr="00E77497" w:rsidDel="00795735">
          <w:rPr>
            <w:b/>
          </w:rPr>
          <w:delText>true</w:delText>
        </w:r>
        <w:r w:rsidRPr="00E77497" w:rsidDel="00795735">
          <w:delText xml:space="preserve">, throw a </w:delText>
        </w:r>
        <w:r w:rsidRPr="00E77497" w:rsidDel="00795735">
          <w:rPr>
            <w:b/>
          </w:rPr>
          <w:delText>SyntaxError</w:delText>
        </w:r>
        <w:r w:rsidRPr="00E77497" w:rsidDel="00795735">
          <w:delText xml:space="preserve"> exception.</w:delText>
        </w:r>
      </w:del>
    </w:p>
    <w:p w14:paraId="20A15F61" w14:textId="77777777"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14:paraId="69D4E1CE" w14:textId="77777777"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26E78650" w14:textId="77777777" w:rsidR="004C02EF" w:rsidRPr="00E77497" w:rsidRDefault="004C02EF" w:rsidP="004C02EF">
      <w:pPr>
        <w:pStyle w:val="Note"/>
      </w:pPr>
      <w:bookmarkStart w:id="10878" w:name="_Toc472818832"/>
      <w:bookmarkEnd w:id="10875"/>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1B1862D0" w14:textId="77777777" w:rsidR="004C02EF" w:rsidRPr="00E77497" w:rsidRDefault="004C02EF" w:rsidP="003A4B22">
      <w:pPr>
        <w:pStyle w:val="30"/>
        <w:numPr>
          <w:ilvl w:val="0"/>
          <w:numId w:val="0"/>
        </w:numPr>
      </w:pPr>
      <w:bookmarkStart w:id="10879" w:name="_Toc235503406"/>
      <w:bookmarkStart w:id="10880" w:name="_Toc241509181"/>
      <w:bookmarkStart w:id="10881" w:name="_Toc244416668"/>
      <w:bookmarkStart w:id="10882" w:name="_Toc276631032"/>
      <w:bookmarkStart w:id="10883" w:name="_Toc329528770"/>
      <w:r w:rsidRPr="00E77497">
        <w:t>11.4.2</w:t>
      </w:r>
      <w:r w:rsidRPr="00E77497">
        <w:tab/>
        <w:t xml:space="preserve">The </w:t>
      </w:r>
      <w:r w:rsidRPr="00E77497">
        <w:rPr>
          <w:rFonts w:ascii="Courier New" w:hAnsi="Courier New"/>
          <w:sz w:val="22"/>
        </w:rPr>
        <w:t>void</w:t>
      </w:r>
      <w:r w:rsidRPr="00E77497">
        <w:t xml:space="preserve"> Operato</w:t>
      </w:r>
      <w:bookmarkStart w:id="10884" w:name="_Toc382202841"/>
      <w:bookmarkEnd w:id="10884"/>
      <w:r w:rsidRPr="00E77497">
        <w:t>r</w:t>
      </w:r>
      <w:bookmarkEnd w:id="10878"/>
      <w:bookmarkEnd w:id="10879"/>
      <w:bookmarkEnd w:id="10880"/>
      <w:bookmarkEnd w:id="10881"/>
      <w:bookmarkEnd w:id="10882"/>
      <w:bookmarkEnd w:id="10883"/>
    </w:p>
    <w:p w14:paraId="11937E70" w14:textId="77777777" w:rsidR="00326D0A" w:rsidRPr="00E77497" w:rsidRDefault="00326D0A" w:rsidP="00326D0A">
      <w:pPr>
        <w:keepNext/>
        <w:rPr>
          <w:ins w:id="10885" w:author="Rev 4 Allen Wirfs-Brock" w:date="2011-10-15T09:40:00Z"/>
          <w:rFonts w:ascii="Helvetica" w:hAnsi="Helvetica"/>
          <w:b/>
        </w:rPr>
      </w:pPr>
      <w:ins w:id="10886"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62663CFE" w14:textId="77777777" w:rsidR="004C02EF" w:rsidRPr="00E77497" w:rsidRDefault="004C02EF" w:rsidP="004C02EF">
      <w:del w:id="10887"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del w:id="10888" w:author="Rev 4 Allen Wirfs-Brock" w:date="2011-10-15T09:41:00Z">
        <w:r w:rsidRPr="00E77497" w:rsidDel="00326D0A">
          <w:delText>is evaluated as follows:</w:delText>
        </w:r>
      </w:del>
      <w:bookmarkStart w:id="10889" w:name="_Toc382212498"/>
    </w:p>
    <w:p w14:paraId="073EBFDB" w14:textId="77777777" w:rsidR="004C02EF" w:rsidRPr="00E77497" w:rsidRDefault="004C02EF" w:rsidP="00441AED">
      <w:pPr>
        <w:pStyle w:val="Alg3"/>
        <w:numPr>
          <w:ilvl w:val="0"/>
          <w:numId w:val="72"/>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10889"/>
      <w:r w:rsidRPr="00E77497">
        <w:t>.</w:t>
      </w:r>
      <w:bookmarkStart w:id="10890" w:name="_Toc382212499"/>
    </w:p>
    <w:p w14:paraId="0D52F766" w14:textId="77777777" w:rsidR="004C02EF" w:rsidRPr="00E77497" w:rsidRDefault="004C02EF" w:rsidP="008E7E56">
      <w:pPr>
        <w:pStyle w:val="Alg3"/>
        <w:numPr>
          <w:ilvl w:val="0"/>
          <w:numId w:val="72"/>
        </w:numPr>
        <w:contextualSpacing/>
      </w:pPr>
      <w:r w:rsidRPr="00E77497">
        <w:t>Call GetValue(</w:t>
      </w:r>
      <w:r w:rsidRPr="00E77497">
        <w:rPr>
          <w:i/>
        </w:rPr>
        <w:t>expr</w:t>
      </w:r>
      <w:r w:rsidRPr="00E77497">
        <w:t>)</w:t>
      </w:r>
      <w:bookmarkEnd w:id="10890"/>
      <w:r w:rsidRPr="00E77497">
        <w:t>.</w:t>
      </w:r>
      <w:bookmarkStart w:id="10891" w:name="_Toc382212500"/>
    </w:p>
    <w:p w14:paraId="42E9B86E" w14:textId="77777777" w:rsidR="00122292" w:rsidRDefault="0056239B" w:rsidP="00122292">
      <w:pPr>
        <w:pStyle w:val="Alg4"/>
        <w:numPr>
          <w:ilvl w:val="0"/>
          <w:numId w:val="72"/>
        </w:numPr>
        <w:contextualSpacing/>
        <w:rPr>
          <w:ins w:id="10892" w:author="Rev 6 Allen Wirfs-Brock" w:date="2012-02-16T15:17:00Z"/>
        </w:rPr>
      </w:pPr>
      <w:ins w:id="10893" w:author="Rev 8 Allen Wirfs-Brock" w:date="2012-06-12T13:00:00Z">
        <w:r>
          <w:t>ReturnIfAbrupt(</w:t>
        </w:r>
        <w:r>
          <w:rPr>
            <w:i/>
          </w:rPr>
          <w:t>ref</w:t>
        </w:r>
        <w:r>
          <w:t>).</w:t>
        </w:r>
      </w:ins>
      <w:ins w:id="10894" w:author="Rev 6 Allen Wirfs-Brock" w:date="2012-02-16T15:17:00Z">
        <w:del w:id="10895" w:author="Rev 8 Allen Wirfs-Brock" w:date="2012-06-12T13:00:00Z">
          <w:r w:rsidR="00122292" w:rsidDel="0056239B">
            <w:delText xml:space="preserve">If </w:delText>
          </w:r>
          <w:r w:rsidR="00122292" w:rsidRPr="00E77497" w:rsidDel="0056239B">
            <w:rPr>
              <w:i/>
            </w:rPr>
            <w:delText xml:space="preserve">ref </w:delText>
          </w:r>
          <w:r w:rsidR="00122292" w:rsidDel="0056239B">
            <w:delText xml:space="preserve">is an abrupt completion, return </w:delText>
          </w:r>
          <w:r w:rsidR="00122292" w:rsidRPr="00E77497" w:rsidDel="0056239B">
            <w:rPr>
              <w:i/>
            </w:rPr>
            <w:delText>ref</w:delText>
          </w:r>
          <w:r w:rsidR="00122292" w:rsidDel="0056239B">
            <w:delText>.</w:delText>
          </w:r>
        </w:del>
      </w:ins>
    </w:p>
    <w:p w14:paraId="1B552C87" w14:textId="77777777"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10891"/>
      <w:r w:rsidRPr="00E77497">
        <w:t>.</w:t>
      </w:r>
      <w:bookmarkStart w:id="10896" w:name="_Toc375031175"/>
      <w:bookmarkStart w:id="10897" w:name="_Ref379174824"/>
      <w:bookmarkStart w:id="10898" w:name="_Ref379914513"/>
      <w:bookmarkStart w:id="10899" w:name="_Toc381513689"/>
      <w:bookmarkStart w:id="10900" w:name="_Toc382202842"/>
      <w:bookmarkStart w:id="10901" w:name="_Toc382212211"/>
      <w:bookmarkStart w:id="10902" w:name="_Toc382212501"/>
      <w:bookmarkStart w:id="10903" w:name="_Toc382291556"/>
      <w:bookmarkStart w:id="10904" w:name="_Toc385672198"/>
      <w:bookmarkStart w:id="10905" w:name="_Toc393690293"/>
    </w:p>
    <w:p w14:paraId="2D9A0558" w14:textId="77777777" w:rsidR="004C02EF" w:rsidRPr="00E77497" w:rsidRDefault="004C02EF" w:rsidP="004C02EF">
      <w:pPr>
        <w:pStyle w:val="Note"/>
      </w:pPr>
      <w:bookmarkStart w:id="10906" w:name="_Toc472818833"/>
      <w:r w:rsidRPr="00E77497">
        <w:t>NOTE</w:t>
      </w:r>
      <w:r w:rsidRPr="00E77497">
        <w:tab/>
        <w:t>GetValue must be called even though its value is not used because it may have observable side-effects.</w:t>
      </w:r>
    </w:p>
    <w:p w14:paraId="08CBD3B1" w14:textId="77777777" w:rsidR="004C02EF" w:rsidRPr="00E77497" w:rsidRDefault="004C02EF" w:rsidP="003A4B22">
      <w:pPr>
        <w:pStyle w:val="30"/>
        <w:numPr>
          <w:ilvl w:val="0"/>
          <w:numId w:val="0"/>
        </w:numPr>
      </w:pPr>
      <w:bookmarkStart w:id="10907" w:name="_Toc235503407"/>
      <w:bookmarkStart w:id="10908" w:name="_Toc241509182"/>
      <w:bookmarkStart w:id="10909" w:name="_Toc244416669"/>
      <w:bookmarkStart w:id="10910" w:name="_Toc276631033"/>
      <w:bookmarkStart w:id="10911" w:name="_Toc329528771"/>
      <w:r w:rsidRPr="00E77497">
        <w:t>11.4.3</w:t>
      </w:r>
      <w:r w:rsidRPr="00E77497">
        <w:tab/>
        <w:t xml:space="preserve">The </w:t>
      </w:r>
      <w:r w:rsidRPr="00E77497">
        <w:rPr>
          <w:rFonts w:ascii="Courier New" w:hAnsi="Courier New"/>
        </w:rPr>
        <w:t>typeof</w:t>
      </w:r>
      <w:r w:rsidRPr="00E77497">
        <w:t xml:space="preserve"> Operato</w:t>
      </w:r>
      <w:bookmarkEnd w:id="10896"/>
      <w:bookmarkEnd w:id="10897"/>
      <w:bookmarkEnd w:id="10898"/>
      <w:bookmarkEnd w:id="10899"/>
      <w:bookmarkEnd w:id="10900"/>
      <w:bookmarkEnd w:id="10901"/>
      <w:bookmarkEnd w:id="10902"/>
      <w:bookmarkEnd w:id="10903"/>
      <w:bookmarkEnd w:id="10904"/>
      <w:bookmarkEnd w:id="10905"/>
      <w:r w:rsidRPr="00E77497">
        <w:t>r</w:t>
      </w:r>
      <w:bookmarkEnd w:id="10906"/>
      <w:bookmarkEnd w:id="10907"/>
      <w:bookmarkEnd w:id="10908"/>
      <w:bookmarkEnd w:id="10909"/>
      <w:bookmarkEnd w:id="10910"/>
      <w:bookmarkEnd w:id="10911"/>
    </w:p>
    <w:p w14:paraId="0E84F529" w14:textId="77777777" w:rsidR="00326D0A" w:rsidRPr="00E77497" w:rsidRDefault="00326D0A" w:rsidP="00326D0A">
      <w:pPr>
        <w:keepNext/>
        <w:rPr>
          <w:ins w:id="10912" w:author="Rev 4 Allen Wirfs-Brock" w:date="2011-10-15T09:41:00Z"/>
          <w:rFonts w:ascii="Helvetica" w:hAnsi="Helvetica"/>
          <w:b/>
        </w:rPr>
      </w:pPr>
      <w:ins w:id="10913" w:author="Rev 4 Allen Wirfs-Brock" w:date="2011-10-15T09:41:00Z">
        <w:r w:rsidRPr="00E77497">
          <w:rPr>
            <w:rFonts w:ascii="Helvetica" w:hAnsi="Helvetica"/>
            <w:b/>
          </w:rPr>
          <w:t xml:space="preserve">Runtime Semantics: </w:t>
        </w:r>
        <w:r w:rsidRPr="00E77497">
          <w:rPr>
            <w:rFonts w:ascii="Helvetica" w:hAnsi="Helvetica"/>
            <w:b/>
            <w:spacing w:val="6"/>
          </w:rPr>
          <w:t>Evaluation</w:t>
        </w:r>
      </w:ins>
    </w:p>
    <w:p w14:paraId="1DBDE0CA" w14:textId="77777777" w:rsidR="004C02EF" w:rsidRPr="00E77497" w:rsidRDefault="004C02EF" w:rsidP="004C02EF">
      <w:del w:id="10914"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del w:id="10915" w:author="Rev 4 Allen Wirfs-Brock" w:date="2011-10-15T09:41:00Z">
        <w:r w:rsidRPr="00E77497" w:rsidDel="00326D0A">
          <w:delText>is evaluated as follows:</w:delText>
        </w:r>
      </w:del>
      <w:bookmarkStart w:id="10916" w:name="_Toc382212502"/>
    </w:p>
    <w:p w14:paraId="18657662" w14:textId="77777777"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10916"/>
      <w:r w:rsidRPr="00E77497">
        <w:t>.</w:t>
      </w:r>
      <w:bookmarkStart w:id="10917" w:name="_Toc382212503"/>
    </w:p>
    <w:p w14:paraId="077B4EA5" w14:textId="77777777"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10917"/>
      <w:r w:rsidRPr="00E77497">
        <w:t xml:space="preserve">, </w:t>
      </w:r>
      <w:bookmarkStart w:id="10918" w:name="_Toc382212504"/>
      <w:r w:rsidRPr="00E77497">
        <w:t>then</w:t>
      </w:r>
    </w:p>
    <w:p w14:paraId="2084B688" w14:textId="77777777"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1E5B47CA" w14:textId="77777777"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10918"/>
      <w:r w:rsidRPr="00E77497">
        <w:t>.</w:t>
      </w:r>
      <w:bookmarkStart w:id="10919" w:name="_Toc382212505"/>
    </w:p>
    <w:p w14:paraId="2EDDD5B1" w14:textId="77777777" w:rsidR="00122292" w:rsidRDefault="0056239B" w:rsidP="00122292">
      <w:pPr>
        <w:pStyle w:val="Alg4"/>
        <w:numPr>
          <w:ilvl w:val="0"/>
          <w:numId w:val="73"/>
        </w:numPr>
        <w:contextualSpacing/>
        <w:rPr>
          <w:ins w:id="10920" w:author="Rev 6 Allen Wirfs-Brock" w:date="2012-02-16T15:20:00Z"/>
        </w:rPr>
      </w:pPr>
      <w:ins w:id="10921" w:author="Rev 8 Allen Wirfs-Brock" w:date="2012-06-12T13:00:00Z">
        <w:r>
          <w:t>ReturnIfAbrupt(</w:t>
        </w:r>
        <w:r w:rsidRPr="00342FD6">
          <w:rPr>
            <w:i/>
          </w:rPr>
          <w:t>val</w:t>
        </w:r>
        <w:r>
          <w:t>).</w:t>
        </w:r>
      </w:ins>
      <w:ins w:id="10922" w:author="Rev 6 Allen Wirfs-Brock" w:date="2012-02-16T15:20:00Z">
        <w:del w:id="10923" w:author="Rev 8 Allen Wirfs-Brock" w:date="2012-06-12T13:00:00Z">
          <w:r w:rsidR="00122292" w:rsidDel="0056239B">
            <w:delText xml:space="preserve">If </w:delText>
          </w:r>
          <w:r w:rsidR="00122292" w:rsidRPr="00E77497" w:rsidDel="0056239B">
            <w:rPr>
              <w:i/>
            </w:rPr>
            <w:delText xml:space="preserve">val </w:delText>
          </w:r>
          <w:r w:rsidR="00122292" w:rsidDel="0056239B">
            <w:delText xml:space="preserve">is an abrupt completion, return </w:delText>
          </w:r>
          <w:r w:rsidR="00122292" w:rsidRPr="00E77497" w:rsidDel="0056239B">
            <w:rPr>
              <w:i/>
            </w:rPr>
            <w:delText>val</w:delText>
          </w:r>
          <w:r w:rsidR="00122292" w:rsidDel="0056239B">
            <w:delText>.</w:delText>
          </w:r>
        </w:del>
      </w:ins>
    </w:p>
    <w:p w14:paraId="0F5BC1D1" w14:textId="77777777" w:rsidR="004C02EF" w:rsidRPr="00E77497" w:rsidRDefault="004C02EF" w:rsidP="00441AED">
      <w:pPr>
        <w:pStyle w:val="Alg3"/>
        <w:numPr>
          <w:ilvl w:val="0"/>
          <w:numId w:val="73"/>
        </w:numPr>
        <w:spacing w:after="220"/>
        <w:contextualSpacing/>
      </w:pPr>
      <w:r w:rsidRPr="00E77497">
        <w:t>Return a String determined by Type(</w:t>
      </w:r>
      <w:r w:rsidRPr="00E77497">
        <w:rPr>
          <w:i/>
        </w:rPr>
        <w:t>val</w:t>
      </w:r>
      <w:r w:rsidRPr="00E77497">
        <w:t xml:space="preserve">) according to </w:t>
      </w:r>
      <w:ins w:id="10924" w:author="Rev 8 Allen Wirfs-Brock" w:date="2012-06-13T12:54:00Z">
        <w:r w:rsidR="00676727">
          <w:fldChar w:fldCharType="begin"/>
        </w:r>
        <w:r w:rsidR="00676727">
          <w:instrText xml:space="preserve"> REF _Ref327355399 \h </w:instrText>
        </w:r>
      </w:ins>
      <w:r w:rsidR="00676727">
        <w:fldChar w:fldCharType="separate"/>
      </w:r>
      <w:ins w:id="10925" w:author="Rev 8 Allen Wirfs-Brock" w:date="2012-06-15T19:42:00Z">
        <w:r w:rsidR="00606E07">
          <w:t xml:space="preserve">Table </w:t>
        </w:r>
        <w:r w:rsidR="00606E07">
          <w:rPr>
            <w:noProof/>
          </w:rPr>
          <w:t>25</w:t>
        </w:r>
      </w:ins>
      <w:ins w:id="10926" w:author="Rev 8 Allen Wirfs-Brock" w:date="2012-06-13T12:54:00Z">
        <w:r w:rsidR="00676727">
          <w:fldChar w:fldCharType="end"/>
        </w:r>
      </w:ins>
      <w:bookmarkEnd w:id="10919"/>
      <w:r w:rsidRPr="00E77497">
        <w:t>.</w:t>
      </w:r>
    </w:p>
    <w:p w14:paraId="4E273296" w14:textId="77777777" w:rsidR="004C02EF" w:rsidRPr="00E77497" w:rsidRDefault="00676727" w:rsidP="00676727">
      <w:bookmarkStart w:id="10927" w:name="_Ref327355399"/>
      <w:ins w:id="10928" w:author="Rev 8 Allen Wirfs-Brock" w:date="2012-06-13T12:54:00Z">
        <w:r>
          <w:t xml:space="preserve">Table </w:t>
        </w:r>
        <w:r>
          <w:fldChar w:fldCharType="begin"/>
        </w:r>
        <w:r>
          <w:instrText xml:space="preserve"> SEQ Table \* ARABIC </w:instrText>
        </w:r>
      </w:ins>
      <w:r>
        <w:fldChar w:fldCharType="separate"/>
      </w:r>
      <w:ins w:id="10929" w:author="Rev 8 Allen Wirfs-Brock" w:date="2012-06-15T19:42:00Z">
        <w:r w:rsidR="00606E07">
          <w:rPr>
            <w:noProof/>
          </w:rPr>
          <w:t>25</w:t>
        </w:r>
      </w:ins>
      <w:ins w:id="10930" w:author="Rev 8 Allen Wirfs-Brock" w:date="2012-06-13T12:54:00Z">
        <w:r>
          <w:fldChar w:fldCharType="end"/>
        </w:r>
      </w:ins>
      <w:bookmarkEnd w:id="10927"/>
      <w:ins w:id="10931" w:author="Allen Wirfs-Brock" w:date="2011-07-02T13:31:00Z">
        <w:r w:rsidR="008962D8" w:rsidRPr="00E77497">
          <w:rPr>
            <w:rFonts w:eastAsia="Arial Unicode MS"/>
          </w:rPr>
          <w:t xml:space="preserve"> </w:t>
        </w:r>
      </w:ins>
      <w:r w:rsidR="004C02EF" w:rsidRPr="00E77497">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3535"/>
      </w:tblGrid>
      <w:tr w:rsidR="004C02EF" w:rsidRPr="00E77497" w14:paraId="671A0B68" w14:textId="77777777" w:rsidTr="0051483D">
        <w:trPr>
          <w:cantSplit/>
          <w:trHeight w:val="347"/>
          <w:jc w:val="center"/>
        </w:trPr>
        <w:tc>
          <w:tcPr>
            <w:tcW w:w="2610" w:type="dxa"/>
            <w:tcBorders>
              <w:top w:val="single" w:sz="12" w:space="0" w:color="000000"/>
              <w:left w:val="single" w:sz="6" w:space="0" w:color="000000"/>
              <w:bottom w:val="single" w:sz="6" w:space="0" w:color="000000"/>
              <w:right w:val="nil"/>
            </w:tcBorders>
            <w:shd w:val="solid" w:color="C0C0C0" w:fill="FFFFFF"/>
          </w:tcPr>
          <w:p w14:paraId="50CC7F28" w14:textId="77777777" w:rsidR="004C02EF" w:rsidRPr="003B4312" w:rsidRDefault="004C02EF" w:rsidP="003A4B22">
            <w:pPr>
              <w:keepNext/>
              <w:shd w:val="solid" w:color="C0C0C0" w:fill="FFFFFF"/>
              <w:spacing w:after="0"/>
              <w:rPr>
                <w:b/>
                <w:i/>
                <w:shd w:val="solid" w:color="C0C0C0" w:fill="FFFFFF"/>
              </w:rPr>
            </w:pPr>
            <w:bookmarkStart w:id="10932" w:name="_Toc382212506"/>
            <w:r w:rsidRPr="003B4312">
              <w:rPr>
                <w:b/>
                <w:i/>
                <w:shd w:val="solid" w:color="C0C0C0" w:fill="FFFFFF"/>
              </w:rPr>
              <w:t>Type</w:t>
            </w:r>
            <w:bookmarkEnd w:id="10932"/>
            <w:r w:rsidRPr="003B4312">
              <w:rPr>
                <w:b/>
                <w:i/>
                <w:shd w:val="solid" w:color="C0C0C0" w:fill="FFFFFF"/>
              </w:rPr>
              <w:t xml:space="preserve"> of </w:t>
            </w:r>
            <w:r w:rsidRPr="003B4312">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
          <w:p w14:paraId="5036F321" w14:textId="77777777" w:rsidR="004C02EF" w:rsidRPr="006B6D0A" w:rsidRDefault="004C02EF" w:rsidP="003A4B22">
            <w:pPr>
              <w:keepNext/>
              <w:shd w:val="solid" w:color="C0C0C0" w:fill="FFFFFF"/>
              <w:spacing w:after="0"/>
              <w:rPr>
                <w:b/>
                <w:i/>
                <w:shd w:val="solid" w:color="C0C0C0" w:fill="FFFFFF"/>
              </w:rPr>
            </w:pPr>
            <w:bookmarkStart w:id="10933" w:name="_Toc382212507"/>
            <w:r w:rsidRPr="006B6D0A">
              <w:rPr>
                <w:b/>
                <w:i/>
                <w:shd w:val="solid" w:color="C0C0C0" w:fill="FFFFFF"/>
              </w:rPr>
              <w:t>Result</w:t>
            </w:r>
            <w:bookmarkEnd w:id="10933"/>
          </w:p>
        </w:tc>
      </w:tr>
      <w:tr w:rsidR="004C02EF" w:rsidRPr="00E77497" w14:paraId="669E35D1" w14:textId="77777777" w:rsidTr="0051483D">
        <w:trPr>
          <w:cantSplit/>
          <w:jc w:val="center"/>
        </w:trPr>
        <w:tc>
          <w:tcPr>
            <w:tcW w:w="2610" w:type="dxa"/>
            <w:tcBorders>
              <w:top w:val="nil"/>
            </w:tcBorders>
          </w:tcPr>
          <w:p w14:paraId="6D348D7D" w14:textId="77777777" w:rsidR="004C02EF" w:rsidRPr="00E77497" w:rsidRDefault="004C02EF" w:rsidP="003A4B22">
            <w:pPr>
              <w:keepNext/>
              <w:spacing w:after="60"/>
            </w:pPr>
            <w:bookmarkStart w:id="10934" w:name="_Toc382212508"/>
            <w:r w:rsidRPr="00E77497">
              <w:t>Undefin</w:t>
            </w:r>
            <w:bookmarkEnd w:id="10934"/>
            <w:r w:rsidRPr="00E77497">
              <w:t>ed</w:t>
            </w:r>
          </w:p>
        </w:tc>
        <w:tc>
          <w:tcPr>
            <w:tcW w:w="3535" w:type="dxa"/>
            <w:tcBorders>
              <w:top w:val="nil"/>
            </w:tcBorders>
          </w:tcPr>
          <w:p w14:paraId="1424E628" w14:textId="77777777" w:rsidR="004C02EF" w:rsidRPr="00E77497" w:rsidRDefault="004C02EF" w:rsidP="003A4B22">
            <w:pPr>
              <w:keepNext/>
              <w:spacing w:after="60"/>
              <w:rPr>
                <w:rFonts w:ascii="Courier" w:hAnsi="Courier"/>
                <w:b/>
              </w:rPr>
            </w:pPr>
            <w:bookmarkStart w:id="10935" w:name="_Toc382212509"/>
            <w:r w:rsidRPr="00E77497">
              <w:rPr>
                <w:rFonts w:ascii="Courier New" w:hAnsi="Courier New"/>
                <w:b/>
              </w:rPr>
              <w:t>"undefine</w:t>
            </w:r>
            <w:bookmarkEnd w:id="10935"/>
            <w:r w:rsidRPr="00E77497">
              <w:rPr>
                <w:rFonts w:ascii="Courier New" w:hAnsi="Courier New"/>
                <w:b/>
              </w:rPr>
              <w:t>d"</w:t>
            </w:r>
          </w:p>
        </w:tc>
      </w:tr>
      <w:tr w:rsidR="004C02EF" w:rsidRPr="00E77497" w14:paraId="12617011" w14:textId="77777777" w:rsidTr="0051483D">
        <w:trPr>
          <w:cantSplit/>
          <w:jc w:val="center"/>
        </w:trPr>
        <w:tc>
          <w:tcPr>
            <w:tcW w:w="2610" w:type="dxa"/>
          </w:tcPr>
          <w:p w14:paraId="5E836FFC" w14:textId="77777777" w:rsidR="004C02EF" w:rsidRPr="00E77497" w:rsidRDefault="004C02EF" w:rsidP="003A4B22">
            <w:pPr>
              <w:keepNext/>
              <w:spacing w:after="60"/>
            </w:pPr>
            <w:bookmarkStart w:id="10936" w:name="_Toc382212510"/>
            <w:r w:rsidRPr="00E77497">
              <w:t>Nu</w:t>
            </w:r>
            <w:bookmarkEnd w:id="10936"/>
            <w:r w:rsidRPr="00E77497">
              <w:t>ll</w:t>
            </w:r>
          </w:p>
        </w:tc>
        <w:tc>
          <w:tcPr>
            <w:tcW w:w="3535" w:type="dxa"/>
          </w:tcPr>
          <w:p w14:paraId="736C0750" w14:textId="77777777" w:rsidR="004C02EF" w:rsidRPr="00E77497" w:rsidRDefault="004C02EF" w:rsidP="003A4B22">
            <w:pPr>
              <w:keepNext/>
              <w:spacing w:after="60"/>
              <w:rPr>
                <w:rFonts w:ascii="Courier" w:hAnsi="Courier"/>
                <w:b/>
              </w:rPr>
            </w:pPr>
            <w:bookmarkStart w:id="10937" w:name="_Toc382212511"/>
            <w:r w:rsidRPr="00E77497">
              <w:rPr>
                <w:rFonts w:ascii="Courier New" w:hAnsi="Courier New"/>
                <w:b/>
              </w:rPr>
              <w:t>"objec</w:t>
            </w:r>
            <w:bookmarkEnd w:id="10937"/>
            <w:r w:rsidRPr="00E77497">
              <w:rPr>
                <w:rFonts w:ascii="Courier New" w:hAnsi="Courier New"/>
                <w:b/>
              </w:rPr>
              <w:t>t"</w:t>
            </w:r>
          </w:p>
        </w:tc>
      </w:tr>
      <w:tr w:rsidR="004C02EF" w:rsidRPr="00E77497" w14:paraId="3B4CD36F" w14:textId="77777777" w:rsidTr="0051483D">
        <w:trPr>
          <w:cantSplit/>
          <w:jc w:val="center"/>
        </w:trPr>
        <w:tc>
          <w:tcPr>
            <w:tcW w:w="2610" w:type="dxa"/>
          </w:tcPr>
          <w:p w14:paraId="3F14F426" w14:textId="77777777" w:rsidR="004C02EF" w:rsidRPr="00E77497" w:rsidRDefault="004C02EF" w:rsidP="003A4B22">
            <w:pPr>
              <w:keepNext/>
              <w:spacing w:after="60"/>
            </w:pPr>
            <w:bookmarkStart w:id="10938" w:name="_Toc382212512"/>
            <w:r w:rsidRPr="00E77497">
              <w:t>Boole</w:t>
            </w:r>
            <w:bookmarkEnd w:id="10938"/>
            <w:r w:rsidRPr="00E77497">
              <w:t>an</w:t>
            </w:r>
          </w:p>
        </w:tc>
        <w:tc>
          <w:tcPr>
            <w:tcW w:w="3535" w:type="dxa"/>
          </w:tcPr>
          <w:p w14:paraId="21E72395" w14:textId="77777777" w:rsidR="004C02EF" w:rsidRPr="00E77497" w:rsidRDefault="004C02EF" w:rsidP="003A4B22">
            <w:pPr>
              <w:keepNext/>
              <w:spacing w:after="60"/>
              <w:rPr>
                <w:rFonts w:ascii="Courier" w:hAnsi="Courier"/>
                <w:b/>
              </w:rPr>
            </w:pPr>
            <w:bookmarkStart w:id="10939" w:name="_Toc382212513"/>
            <w:r w:rsidRPr="00E77497">
              <w:rPr>
                <w:rFonts w:ascii="Courier New" w:hAnsi="Courier New"/>
                <w:b/>
              </w:rPr>
              <w:t>"boolea</w:t>
            </w:r>
            <w:bookmarkEnd w:id="10939"/>
            <w:r w:rsidRPr="00E77497">
              <w:rPr>
                <w:rFonts w:ascii="Courier New" w:hAnsi="Courier New"/>
                <w:b/>
              </w:rPr>
              <w:t>n"</w:t>
            </w:r>
          </w:p>
        </w:tc>
      </w:tr>
      <w:tr w:rsidR="004C02EF" w:rsidRPr="00E77497" w14:paraId="663624FF" w14:textId="77777777" w:rsidTr="0051483D">
        <w:trPr>
          <w:cantSplit/>
          <w:jc w:val="center"/>
        </w:trPr>
        <w:tc>
          <w:tcPr>
            <w:tcW w:w="2610" w:type="dxa"/>
          </w:tcPr>
          <w:p w14:paraId="0D582E08" w14:textId="77777777" w:rsidR="004C02EF" w:rsidRPr="00E77497" w:rsidRDefault="004C02EF" w:rsidP="003A4B22">
            <w:pPr>
              <w:keepNext/>
              <w:spacing w:after="60"/>
            </w:pPr>
            <w:bookmarkStart w:id="10940" w:name="_Toc382212514"/>
            <w:r w:rsidRPr="00E77497">
              <w:t>Numb</w:t>
            </w:r>
            <w:bookmarkEnd w:id="10940"/>
            <w:r w:rsidRPr="00E77497">
              <w:t>er</w:t>
            </w:r>
          </w:p>
        </w:tc>
        <w:tc>
          <w:tcPr>
            <w:tcW w:w="3535" w:type="dxa"/>
          </w:tcPr>
          <w:p w14:paraId="0AEAA12E" w14:textId="77777777" w:rsidR="004C02EF" w:rsidRPr="00E77497" w:rsidRDefault="004C02EF" w:rsidP="003A4B22">
            <w:pPr>
              <w:keepNext/>
              <w:spacing w:after="60"/>
              <w:rPr>
                <w:rFonts w:ascii="Courier" w:hAnsi="Courier"/>
                <w:b/>
              </w:rPr>
            </w:pPr>
            <w:bookmarkStart w:id="10941" w:name="_Toc382212515"/>
            <w:r w:rsidRPr="00E77497">
              <w:rPr>
                <w:rFonts w:ascii="Courier New" w:hAnsi="Courier New"/>
                <w:b/>
              </w:rPr>
              <w:t>"numbe</w:t>
            </w:r>
            <w:bookmarkEnd w:id="10941"/>
            <w:r w:rsidRPr="00E77497">
              <w:rPr>
                <w:rFonts w:ascii="Courier New" w:hAnsi="Courier New"/>
                <w:b/>
              </w:rPr>
              <w:t>r"</w:t>
            </w:r>
          </w:p>
        </w:tc>
      </w:tr>
      <w:tr w:rsidR="004C02EF" w:rsidRPr="00E77497" w14:paraId="043F4053" w14:textId="77777777" w:rsidTr="0051483D">
        <w:trPr>
          <w:cantSplit/>
          <w:jc w:val="center"/>
        </w:trPr>
        <w:tc>
          <w:tcPr>
            <w:tcW w:w="2610" w:type="dxa"/>
          </w:tcPr>
          <w:p w14:paraId="463628D2" w14:textId="77777777" w:rsidR="004C02EF" w:rsidRPr="00E77497" w:rsidRDefault="004C02EF" w:rsidP="003A4B22">
            <w:pPr>
              <w:keepNext/>
              <w:spacing w:after="60"/>
            </w:pPr>
            <w:bookmarkStart w:id="10942" w:name="_Toc382212516"/>
            <w:r w:rsidRPr="00E77497">
              <w:t>Stri</w:t>
            </w:r>
            <w:bookmarkEnd w:id="10942"/>
            <w:r w:rsidRPr="00E77497">
              <w:t>ng</w:t>
            </w:r>
          </w:p>
        </w:tc>
        <w:tc>
          <w:tcPr>
            <w:tcW w:w="3535" w:type="dxa"/>
          </w:tcPr>
          <w:p w14:paraId="26C8E67E" w14:textId="77777777" w:rsidR="004C02EF" w:rsidRPr="00E77497" w:rsidRDefault="004C02EF" w:rsidP="003A4B22">
            <w:pPr>
              <w:keepNext/>
              <w:spacing w:after="60"/>
              <w:rPr>
                <w:rFonts w:ascii="Courier" w:hAnsi="Courier"/>
                <w:b/>
              </w:rPr>
            </w:pPr>
            <w:bookmarkStart w:id="10943" w:name="_Toc382212517"/>
            <w:r w:rsidRPr="00E77497">
              <w:rPr>
                <w:rFonts w:ascii="Courier New" w:hAnsi="Courier New"/>
                <w:b/>
              </w:rPr>
              <w:t>"strin</w:t>
            </w:r>
            <w:bookmarkEnd w:id="10943"/>
            <w:r w:rsidRPr="00E77497">
              <w:rPr>
                <w:rFonts w:ascii="Courier New" w:hAnsi="Courier New"/>
                <w:b/>
              </w:rPr>
              <w:t>g"</w:t>
            </w:r>
          </w:p>
        </w:tc>
      </w:tr>
      <w:tr w:rsidR="004C02EF" w:rsidRPr="00E77497" w14:paraId="4C5C7A86" w14:textId="77777777" w:rsidTr="0051483D">
        <w:trPr>
          <w:cantSplit/>
          <w:jc w:val="center"/>
        </w:trPr>
        <w:tc>
          <w:tcPr>
            <w:tcW w:w="2610" w:type="dxa"/>
          </w:tcPr>
          <w:p w14:paraId="09936DBF" w14:textId="77777777" w:rsidR="004C02EF" w:rsidRPr="00E77497" w:rsidRDefault="004C02EF" w:rsidP="003A4B22">
            <w:pPr>
              <w:keepNext/>
              <w:spacing w:after="60"/>
              <w:jc w:val="left"/>
            </w:pPr>
            <w:bookmarkStart w:id="10944" w:name="_Toc382212518"/>
            <w:r w:rsidRPr="00E77497">
              <w:t>Object (native and does not implement [[Call]</w:t>
            </w:r>
            <w:bookmarkEnd w:id="10944"/>
            <w:r w:rsidRPr="00E77497">
              <w:t>])</w:t>
            </w:r>
          </w:p>
        </w:tc>
        <w:tc>
          <w:tcPr>
            <w:tcW w:w="3535" w:type="dxa"/>
          </w:tcPr>
          <w:p w14:paraId="77E5F7B3" w14:textId="77777777" w:rsidR="004C02EF" w:rsidRPr="00E77497" w:rsidRDefault="004C02EF" w:rsidP="003A4B22">
            <w:pPr>
              <w:keepNext/>
              <w:spacing w:after="60"/>
              <w:rPr>
                <w:rFonts w:ascii="Courier" w:hAnsi="Courier"/>
                <w:b/>
              </w:rPr>
            </w:pPr>
            <w:bookmarkStart w:id="10945" w:name="_Toc382212519"/>
            <w:r w:rsidRPr="00E77497">
              <w:rPr>
                <w:rFonts w:ascii="Courier New" w:hAnsi="Courier New"/>
                <w:b/>
              </w:rPr>
              <w:t>"objec</w:t>
            </w:r>
            <w:bookmarkEnd w:id="10945"/>
            <w:r w:rsidRPr="00E77497">
              <w:rPr>
                <w:rFonts w:ascii="Courier New" w:hAnsi="Courier New"/>
                <w:b/>
              </w:rPr>
              <w:t>t"</w:t>
            </w:r>
          </w:p>
        </w:tc>
      </w:tr>
      <w:tr w:rsidR="004C02EF" w:rsidRPr="00E77497" w14:paraId="3E54B56D" w14:textId="77777777" w:rsidTr="0051483D">
        <w:trPr>
          <w:cantSplit/>
          <w:jc w:val="center"/>
        </w:trPr>
        <w:tc>
          <w:tcPr>
            <w:tcW w:w="2610" w:type="dxa"/>
          </w:tcPr>
          <w:p w14:paraId="12D5411F" w14:textId="77777777" w:rsidR="004C02EF" w:rsidRPr="00E77497" w:rsidRDefault="004C02EF" w:rsidP="003A4B22">
            <w:pPr>
              <w:spacing w:after="60"/>
            </w:pPr>
            <w:bookmarkStart w:id="10946" w:name="_Toc382212520"/>
            <w:r w:rsidRPr="00E77497">
              <w:t>Object (native or host and does implement [[Call]</w:t>
            </w:r>
            <w:bookmarkEnd w:id="10946"/>
            <w:r w:rsidRPr="00E77497">
              <w:t>])</w:t>
            </w:r>
          </w:p>
        </w:tc>
        <w:tc>
          <w:tcPr>
            <w:tcW w:w="3535" w:type="dxa"/>
          </w:tcPr>
          <w:p w14:paraId="1A2FFEF5" w14:textId="77777777" w:rsidR="004C02EF" w:rsidRPr="00E77497" w:rsidRDefault="004C02EF" w:rsidP="003A4B22">
            <w:pPr>
              <w:spacing w:after="60"/>
              <w:rPr>
                <w:rFonts w:ascii="Courier" w:hAnsi="Courier"/>
                <w:b/>
              </w:rPr>
            </w:pPr>
            <w:bookmarkStart w:id="10947" w:name="_Toc382212521"/>
            <w:r w:rsidRPr="00E77497">
              <w:rPr>
                <w:rFonts w:ascii="Courier New" w:hAnsi="Courier New"/>
                <w:b/>
              </w:rPr>
              <w:t>"functio</w:t>
            </w:r>
            <w:bookmarkEnd w:id="10947"/>
            <w:r w:rsidRPr="00E77497">
              <w:rPr>
                <w:rFonts w:ascii="Courier New" w:hAnsi="Courier New"/>
                <w:b/>
              </w:rPr>
              <w:t>n"</w:t>
            </w:r>
          </w:p>
        </w:tc>
      </w:tr>
      <w:tr w:rsidR="004C02EF" w:rsidRPr="00E77497" w14:paraId="4AC27362" w14:textId="77777777" w:rsidTr="0051483D">
        <w:trPr>
          <w:cantSplit/>
          <w:jc w:val="center"/>
        </w:trPr>
        <w:tc>
          <w:tcPr>
            <w:tcW w:w="2610" w:type="dxa"/>
          </w:tcPr>
          <w:p w14:paraId="52C0E7D2" w14:textId="77777777" w:rsidR="004C02EF" w:rsidRPr="00E77497" w:rsidRDefault="004C02EF" w:rsidP="003A4B22">
            <w:pPr>
              <w:spacing w:after="60"/>
            </w:pPr>
            <w:bookmarkStart w:id="10948" w:name="_Toc382212522"/>
            <w:r w:rsidRPr="00E77497">
              <w:t>Object (hos</w:t>
            </w:r>
            <w:bookmarkEnd w:id="10948"/>
            <w:r w:rsidRPr="00E77497">
              <w:t>t and does not implement [[Call]])</w:t>
            </w:r>
          </w:p>
        </w:tc>
        <w:tc>
          <w:tcPr>
            <w:tcW w:w="3535" w:type="dxa"/>
          </w:tcPr>
          <w:p w14:paraId="4D8A393B" w14:textId="77777777" w:rsidR="004C02EF" w:rsidRPr="00E77497" w:rsidRDefault="004C02EF" w:rsidP="003A4B22">
            <w:pPr>
              <w:spacing w:after="60"/>
              <w:jc w:val="left"/>
            </w:pPr>
            <w:bookmarkStart w:id="10949" w:name="_Toc382212523"/>
            <w:r w:rsidRPr="00E77497">
              <w:t>Implementation-</w:t>
            </w:r>
            <w:bookmarkEnd w:id="10949"/>
            <w:r w:rsidRPr="00E77497">
              <w:t xml:space="preserve">defined except may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or</w:t>
            </w:r>
            <w:r w:rsidRPr="00E77497">
              <w:rPr>
                <w:rFonts w:ascii="Courier New" w:hAnsi="Courier New"/>
                <w:b/>
              </w:rPr>
              <w:t xml:space="preserve"> "string".</w:t>
            </w:r>
          </w:p>
        </w:tc>
      </w:tr>
    </w:tbl>
    <w:p w14:paraId="20D16679" w14:textId="77777777" w:rsidR="004C02EF" w:rsidRPr="00E77497" w:rsidRDefault="004C02EF" w:rsidP="003A4B22">
      <w:pPr>
        <w:pStyle w:val="30"/>
        <w:numPr>
          <w:ilvl w:val="0"/>
          <w:numId w:val="0"/>
        </w:numPr>
      </w:pPr>
      <w:bookmarkStart w:id="10950" w:name="_Toc375031176"/>
      <w:bookmarkStart w:id="10951" w:name="_Ref378388513"/>
      <w:bookmarkStart w:id="10952" w:name="_Ref379174898"/>
      <w:bookmarkStart w:id="10953" w:name="_Toc381513690"/>
      <w:bookmarkStart w:id="10954" w:name="_Toc382202843"/>
      <w:bookmarkStart w:id="10955" w:name="_Toc382212212"/>
      <w:bookmarkStart w:id="10956" w:name="_Toc382212524"/>
      <w:bookmarkStart w:id="10957" w:name="_Toc382291557"/>
      <w:bookmarkStart w:id="10958" w:name="_Toc385672199"/>
      <w:bookmarkStart w:id="10959" w:name="_Toc393690294"/>
      <w:bookmarkStart w:id="10960" w:name="_Toc472818834"/>
      <w:bookmarkStart w:id="10961" w:name="_Toc235503408"/>
      <w:bookmarkStart w:id="10962" w:name="_Toc241509183"/>
      <w:bookmarkStart w:id="10963" w:name="_Toc244416670"/>
      <w:bookmarkStart w:id="10964" w:name="_Toc276631034"/>
      <w:bookmarkStart w:id="10965" w:name="_Toc329528772"/>
      <w:r w:rsidRPr="00E77497">
        <w:t>11.4.4</w:t>
      </w:r>
      <w:r w:rsidRPr="00E77497">
        <w:tab/>
        <w:t>Prefix Increment Operato</w:t>
      </w:r>
      <w:bookmarkEnd w:id="10950"/>
      <w:bookmarkEnd w:id="10951"/>
      <w:bookmarkEnd w:id="10952"/>
      <w:bookmarkEnd w:id="10953"/>
      <w:bookmarkEnd w:id="10954"/>
      <w:bookmarkEnd w:id="10955"/>
      <w:bookmarkEnd w:id="10956"/>
      <w:bookmarkEnd w:id="10957"/>
      <w:bookmarkEnd w:id="10958"/>
      <w:bookmarkEnd w:id="10959"/>
      <w:r w:rsidRPr="00E77497">
        <w:t>r</w:t>
      </w:r>
      <w:bookmarkEnd w:id="10960"/>
      <w:bookmarkEnd w:id="10961"/>
      <w:bookmarkEnd w:id="10962"/>
      <w:bookmarkEnd w:id="10963"/>
      <w:bookmarkEnd w:id="10964"/>
      <w:bookmarkEnd w:id="10965"/>
    </w:p>
    <w:p w14:paraId="1C54EAB4" w14:textId="77777777" w:rsidR="00326D0A" w:rsidRPr="00E77497" w:rsidRDefault="00326D0A" w:rsidP="00326D0A">
      <w:pPr>
        <w:keepNext/>
        <w:rPr>
          <w:ins w:id="10966" w:author="Rev 4 Allen Wirfs-Brock" w:date="2011-10-15T09:43:00Z"/>
          <w:rFonts w:ascii="Helvetica" w:hAnsi="Helvetica"/>
          <w:b/>
        </w:rPr>
      </w:pPr>
      <w:ins w:id="10967"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00BCBE75" w14:textId="77777777" w:rsidR="004C02EF" w:rsidRPr="00E77497" w:rsidRDefault="004C02EF" w:rsidP="004C02EF">
      <w:del w:id="10968"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10969" w:author="Rev 4 Allen Wirfs-Brock" w:date="2011-10-15T09:43:00Z">
        <w:r w:rsidRPr="00E77497" w:rsidDel="00326D0A">
          <w:delText>is evaluated as follows:</w:delText>
        </w:r>
      </w:del>
      <w:bookmarkStart w:id="10970" w:name="_Toc382212525"/>
    </w:p>
    <w:p w14:paraId="63E3316B" w14:textId="77777777"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UnaryExpression</w:t>
      </w:r>
      <w:bookmarkEnd w:id="10970"/>
      <w:r w:rsidRPr="00E77497">
        <w:t>.</w:t>
      </w:r>
      <w:bookmarkStart w:id="10971" w:name="_Toc382212526"/>
    </w:p>
    <w:p w14:paraId="1DEBC871" w14:textId="77777777" w:rsidR="004C02EF" w:rsidRPr="00E77497" w:rsidDel="00795735" w:rsidRDefault="004C02EF" w:rsidP="0051483D">
      <w:pPr>
        <w:pStyle w:val="Alg3"/>
        <w:numPr>
          <w:ilvl w:val="0"/>
          <w:numId w:val="74"/>
        </w:numPr>
        <w:contextualSpacing/>
        <w:rPr>
          <w:del w:id="10972" w:author="Rev 5 Allen Wirfs-Brock" w:date="2012-01-11T11:23:00Z"/>
        </w:rPr>
      </w:pPr>
      <w:bookmarkStart w:id="10973" w:name="_Toc382212527"/>
      <w:bookmarkEnd w:id="10971"/>
      <w:del w:id="10974"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79754B93" w14:textId="77777777" w:rsidR="004C02EF" w:rsidRPr="00E77497" w:rsidDel="00795735" w:rsidRDefault="004C02EF" w:rsidP="00F77917">
      <w:pPr>
        <w:pStyle w:val="Alg3"/>
        <w:numPr>
          <w:ilvl w:val="0"/>
          <w:numId w:val="69"/>
        </w:numPr>
        <w:ind w:left="720" w:firstLine="0"/>
        <w:rPr>
          <w:del w:id="10975" w:author="Rev 5 Allen Wirfs-Brock" w:date="2012-01-11T11:23:00Z"/>
        </w:rPr>
      </w:pPr>
      <w:del w:id="10976"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23E12CE8" w14:textId="77777777" w:rsidR="004C02EF" w:rsidRPr="00E77497" w:rsidDel="00795735" w:rsidRDefault="004C02EF" w:rsidP="00F77917">
      <w:pPr>
        <w:pStyle w:val="Alg3"/>
        <w:numPr>
          <w:ilvl w:val="0"/>
          <w:numId w:val="69"/>
        </w:numPr>
        <w:ind w:left="720" w:firstLine="0"/>
        <w:rPr>
          <w:del w:id="10977" w:author="Rev 5 Allen Wirfs-Brock" w:date="2012-01-11T11:23:00Z"/>
        </w:rPr>
      </w:pPr>
      <w:del w:id="10978"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10848658" w14:textId="77777777" w:rsidR="004C02EF" w:rsidRPr="00E77497" w:rsidDel="00795735" w:rsidRDefault="004C02EF" w:rsidP="00F77917">
      <w:pPr>
        <w:pStyle w:val="Alg3"/>
        <w:numPr>
          <w:ilvl w:val="0"/>
          <w:numId w:val="69"/>
        </w:numPr>
        <w:ind w:left="720" w:firstLine="0"/>
        <w:rPr>
          <w:del w:id="10979" w:author="Rev 5 Allen Wirfs-Brock" w:date="2012-01-11T11:23:00Z"/>
        </w:rPr>
      </w:pPr>
      <w:del w:id="10980"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47228B13" w14:textId="77777777" w:rsidR="004C02EF" w:rsidRPr="00E77497" w:rsidDel="00795735" w:rsidRDefault="004C02EF" w:rsidP="00F77917">
      <w:pPr>
        <w:pStyle w:val="Alg3"/>
        <w:numPr>
          <w:ilvl w:val="0"/>
          <w:numId w:val="69"/>
        </w:numPr>
        <w:ind w:left="720" w:firstLine="0"/>
        <w:rPr>
          <w:del w:id="10981" w:author="Rev 5 Allen Wirfs-Brock" w:date="2012-01-11T11:23:00Z"/>
        </w:rPr>
      </w:pPr>
      <w:del w:id="10982"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133E3F15" w14:textId="77777777" w:rsidR="004C02EF" w:rsidRPr="00E77497" w:rsidRDefault="004C02EF" w:rsidP="0051483D">
      <w:pPr>
        <w:pStyle w:val="Alg3"/>
        <w:numPr>
          <w:ilvl w:val="0"/>
          <w:numId w:val="74"/>
        </w:numPr>
        <w:contextualSpacing/>
      </w:pPr>
      <w:r w:rsidRPr="00E77497">
        <w:t xml:space="preserve">Let </w:t>
      </w:r>
      <w:r w:rsidRPr="00E77497">
        <w:rPr>
          <w:i/>
        </w:rPr>
        <w:t>oldValue</w:t>
      </w:r>
      <w:r w:rsidRPr="00E77497">
        <w:t xml:space="preserve"> be ToNumber(GetValue(</w:t>
      </w:r>
      <w:r w:rsidRPr="00E77497">
        <w:rPr>
          <w:i/>
        </w:rPr>
        <w:t>expr</w:t>
      </w:r>
      <w:r w:rsidRPr="00E77497">
        <w:t>))</w:t>
      </w:r>
      <w:bookmarkEnd w:id="10973"/>
      <w:r w:rsidRPr="00E77497">
        <w:t>.</w:t>
      </w:r>
      <w:bookmarkStart w:id="10983" w:name="_Toc382212528"/>
    </w:p>
    <w:p w14:paraId="5606C0AD" w14:textId="77777777" w:rsidR="00122292" w:rsidRDefault="000C090B" w:rsidP="00122292">
      <w:pPr>
        <w:pStyle w:val="Alg4"/>
        <w:numPr>
          <w:ilvl w:val="0"/>
          <w:numId w:val="74"/>
        </w:numPr>
        <w:contextualSpacing/>
        <w:rPr>
          <w:ins w:id="10984" w:author="Rev 6 Allen Wirfs-Brock" w:date="2012-02-16T15:21:00Z"/>
        </w:rPr>
      </w:pPr>
      <w:ins w:id="10985" w:author="Rev 8 Allen Wirfs-Brock" w:date="2012-06-12T13:21:00Z">
        <w:r>
          <w:t>ReturnIfAbrupt(</w:t>
        </w:r>
        <w:r>
          <w:rPr>
            <w:i/>
          </w:rPr>
          <w:t>oldValue</w:t>
        </w:r>
        <w:r>
          <w:t>).</w:t>
        </w:r>
      </w:ins>
      <w:ins w:id="10986" w:author="Rev 6 Allen Wirfs-Brock" w:date="2012-02-16T15:21:00Z">
        <w:del w:id="10987" w:author="Rev 8 Allen Wirfs-Brock" w:date="2012-06-12T13:21:00Z">
          <w:r w:rsidR="00122292" w:rsidDel="000C090B">
            <w:delText xml:space="preserve">If </w:delText>
          </w:r>
          <w:r w:rsidR="00122292" w:rsidRPr="00E77497" w:rsidDel="000C090B">
            <w:rPr>
              <w:i/>
            </w:rPr>
            <w:delText>oldValue</w:delText>
          </w:r>
          <w:r w:rsidR="00122292" w:rsidRPr="00E77497" w:rsidDel="000C090B">
            <w:delText xml:space="preserve"> </w:delText>
          </w:r>
          <w:r w:rsidR="00122292" w:rsidDel="000C090B">
            <w:delText xml:space="preserve">is an abrupt completion, return </w:delText>
          </w:r>
          <w:r w:rsidR="00122292" w:rsidRPr="00E77497" w:rsidDel="000C090B">
            <w:rPr>
              <w:i/>
            </w:rPr>
            <w:delText>oldValue</w:delText>
          </w:r>
          <w:r w:rsidR="00122292" w:rsidDel="000C090B">
            <w:delText>.</w:delText>
          </w:r>
        </w:del>
      </w:ins>
    </w:p>
    <w:p w14:paraId="5C1A8197" w14:textId="77777777"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bookmarkStart w:id="10988" w:name="_Toc382212529"/>
      <w:bookmarkEnd w:id="10983"/>
    </w:p>
    <w:p w14:paraId="7FEA6866" w14:textId="77777777" w:rsidR="004C02EF" w:rsidRPr="00E77497" w:rsidRDefault="00C43FAF" w:rsidP="00441AED">
      <w:pPr>
        <w:pStyle w:val="Alg3"/>
        <w:numPr>
          <w:ilvl w:val="0"/>
          <w:numId w:val="74"/>
        </w:numPr>
        <w:spacing w:after="220"/>
        <w:contextualSpacing/>
      </w:pPr>
      <w:ins w:id="10989" w:author="Rev 8 Allen Wirfs-Brock" w:date="2012-06-12T13:35:00Z">
        <w:r>
          <w:t xml:space="preserve">Let </w:t>
        </w:r>
        <w:r w:rsidRPr="0034651E">
          <w:rPr>
            <w:i/>
          </w:rPr>
          <w:t>status</w:t>
        </w:r>
        <w:r>
          <w:t xml:space="preserve"> be</w:t>
        </w:r>
        <w:r w:rsidRPr="00E77497">
          <w:t xml:space="preserve"> </w:t>
        </w:r>
      </w:ins>
      <w:ins w:id="10990" w:author="Rev 6 Allen Wirfs-Brock" w:date="2012-02-16T15:22:00Z">
        <w:del w:id="10991" w:author="Rev 8 Allen Wirfs-Brock" w:date="2012-06-12T13:35:00Z">
          <w:r w:rsidR="00855852" w:rsidDel="00C43FAF">
            <w:delText xml:space="preserve">If </w:delText>
          </w:r>
        </w:del>
      </w:ins>
      <w:del w:id="10992" w:author="Rev 6 Allen Wirfs-Brock" w:date="2012-02-16T15:23:00Z">
        <w:r w:rsidR="004C02EF" w:rsidRPr="00E77497" w:rsidDel="00855852">
          <w:delText xml:space="preserve">Call </w:delText>
        </w:r>
      </w:del>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10988"/>
      <w:r w:rsidR="004C02EF" w:rsidRPr="00E77497">
        <w:t>.</w:t>
      </w:r>
      <w:bookmarkStart w:id="10993" w:name="_Toc382212530"/>
    </w:p>
    <w:p w14:paraId="5EB41C7F" w14:textId="77777777" w:rsidR="00C43FAF" w:rsidRDefault="00C43FAF" w:rsidP="00C43FAF">
      <w:pPr>
        <w:pStyle w:val="Alg3"/>
        <w:numPr>
          <w:ilvl w:val="0"/>
          <w:numId w:val="74"/>
        </w:numPr>
        <w:spacing w:after="220"/>
        <w:contextualSpacing/>
        <w:rPr>
          <w:ins w:id="10994" w:author="Rev 8 Allen Wirfs-Brock" w:date="2012-06-12T13:35:00Z"/>
        </w:rPr>
      </w:pPr>
      <w:ins w:id="10995" w:author="Rev 8 Allen Wirfs-Brock" w:date="2012-06-12T13:35:00Z">
        <w:r>
          <w:t>ReturnIfAbrupt(</w:t>
        </w:r>
        <w:r w:rsidRPr="0034651E">
          <w:rPr>
            <w:i/>
          </w:rPr>
          <w:t>status</w:t>
        </w:r>
        <w:r>
          <w:t>).</w:t>
        </w:r>
      </w:ins>
    </w:p>
    <w:p w14:paraId="3EB60F53" w14:textId="77777777"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10993"/>
      <w:r w:rsidRPr="00E77497">
        <w:t>.</w:t>
      </w:r>
      <w:bookmarkStart w:id="10996" w:name="_Toc385672200"/>
      <w:bookmarkStart w:id="10997" w:name="_Toc393690295"/>
      <w:bookmarkStart w:id="10998" w:name="_Toc375031177"/>
      <w:bookmarkStart w:id="10999" w:name="_Ref378388811"/>
      <w:bookmarkStart w:id="11000" w:name="_Toc381513691"/>
      <w:bookmarkStart w:id="11001" w:name="_Toc382202844"/>
      <w:bookmarkStart w:id="11002" w:name="_Toc382212213"/>
      <w:bookmarkStart w:id="11003" w:name="_Toc382212531"/>
      <w:bookmarkStart w:id="11004" w:name="_Toc382291558"/>
    </w:p>
    <w:p w14:paraId="6976BF29" w14:textId="77777777" w:rsidR="004C02EF" w:rsidRPr="00E77497" w:rsidRDefault="004C02EF" w:rsidP="003A4B22">
      <w:pPr>
        <w:pStyle w:val="30"/>
        <w:numPr>
          <w:ilvl w:val="0"/>
          <w:numId w:val="0"/>
        </w:numPr>
      </w:pPr>
      <w:bookmarkStart w:id="11005" w:name="_Toc472818835"/>
      <w:bookmarkStart w:id="11006" w:name="_Toc235503409"/>
      <w:bookmarkStart w:id="11007" w:name="_Toc241509184"/>
      <w:bookmarkStart w:id="11008" w:name="_Toc244416671"/>
      <w:bookmarkStart w:id="11009" w:name="_Toc276631035"/>
      <w:bookmarkStart w:id="11010" w:name="_Toc329528773"/>
      <w:r w:rsidRPr="00E77497">
        <w:t>11.4.5</w:t>
      </w:r>
      <w:r w:rsidRPr="00E77497">
        <w:tab/>
        <w:t>Prefix Decrement Operato</w:t>
      </w:r>
      <w:bookmarkEnd w:id="10996"/>
      <w:bookmarkEnd w:id="10997"/>
      <w:r w:rsidRPr="00E77497">
        <w:t>r</w:t>
      </w:r>
      <w:bookmarkEnd w:id="11005"/>
      <w:bookmarkEnd w:id="11006"/>
      <w:bookmarkEnd w:id="11007"/>
      <w:bookmarkEnd w:id="11008"/>
      <w:bookmarkEnd w:id="11009"/>
      <w:bookmarkEnd w:id="11010"/>
    </w:p>
    <w:p w14:paraId="0B908A33" w14:textId="77777777" w:rsidR="00326D0A" w:rsidRPr="00E77497" w:rsidRDefault="00326D0A" w:rsidP="00326D0A">
      <w:pPr>
        <w:keepNext/>
        <w:rPr>
          <w:ins w:id="11011" w:author="Rev 4 Allen Wirfs-Brock" w:date="2011-10-15T09:43:00Z"/>
          <w:rFonts w:ascii="Helvetica" w:hAnsi="Helvetica"/>
          <w:b/>
        </w:rPr>
      </w:pPr>
      <w:ins w:id="11012"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43127522" w14:textId="77777777" w:rsidR="004C02EF" w:rsidRPr="00E77497" w:rsidRDefault="004C02EF" w:rsidP="004C02EF">
      <w:del w:id="11013"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11014" w:author="Rev 4 Allen Wirfs-Brock" w:date="2011-10-15T09:43:00Z">
        <w:r w:rsidRPr="00E77497" w:rsidDel="00326D0A">
          <w:delText>is evaluated as follows:</w:delText>
        </w:r>
      </w:del>
    </w:p>
    <w:p w14:paraId="36247271" w14:textId="77777777"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UnaryExpression.</w:t>
      </w:r>
    </w:p>
    <w:p w14:paraId="2F4731C4" w14:textId="77777777" w:rsidR="004C02EF" w:rsidRPr="00E77497" w:rsidDel="00795735" w:rsidRDefault="004C02EF" w:rsidP="00877B57">
      <w:pPr>
        <w:pStyle w:val="Alg3"/>
        <w:numPr>
          <w:ilvl w:val="0"/>
          <w:numId w:val="75"/>
        </w:numPr>
        <w:spacing w:after="220"/>
        <w:contextualSpacing/>
        <w:rPr>
          <w:del w:id="11015" w:author="Rev 5 Allen Wirfs-Brock" w:date="2012-01-11T11:23:00Z"/>
        </w:rPr>
      </w:pPr>
      <w:del w:id="11016"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594D0870" w14:textId="77777777" w:rsidR="004C02EF" w:rsidRPr="00E77497" w:rsidDel="00795735" w:rsidRDefault="004C02EF" w:rsidP="00877B57">
      <w:pPr>
        <w:pStyle w:val="Alg3"/>
        <w:numPr>
          <w:ilvl w:val="0"/>
          <w:numId w:val="69"/>
        </w:numPr>
        <w:ind w:left="720" w:firstLine="0"/>
        <w:rPr>
          <w:del w:id="11017" w:author="Rev 5 Allen Wirfs-Brock" w:date="2012-01-11T11:23:00Z"/>
        </w:rPr>
      </w:pPr>
      <w:del w:id="11018"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7B49A187" w14:textId="77777777" w:rsidR="004C02EF" w:rsidRPr="00E77497" w:rsidDel="00795735" w:rsidRDefault="004C02EF" w:rsidP="00877B57">
      <w:pPr>
        <w:pStyle w:val="Alg3"/>
        <w:numPr>
          <w:ilvl w:val="0"/>
          <w:numId w:val="69"/>
        </w:numPr>
        <w:ind w:left="720" w:firstLine="0"/>
        <w:rPr>
          <w:del w:id="11019" w:author="Rev 5 Allen Wirfs-Brock" w:date="2012-01-11T11:23:00Z"/>
        </w:rPr>
      </w:pPr>
      <w:del w:id="11020"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52C6A703" w14:textId="77777777" w:rsidR="004C02EF" w:rsidRPr="00E77497" w:rsidDel="00795735" w:rsidRDefault="004C02EF" w:rsidP="00877B57">
      <w:pPr>
        <w:pStyle w:val="Alg3"/>
        <w:numPr>
          <w:ilvl w:val="0"/>
          <w:numId w:val="69"/>
        </w:numPr>
        <w:ind w:left="720" w:firstLine="0"/>
        <w:rPr>
          <w:del w:id="11021" w:author="Rev 5 Allen Wirfs-Brock" w:date="2012-01-11T11:23:00Z"/>
        </w:rPr>
      </w:pPr>
      <w:del w:id="11022"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2A01F861" w14:textId="77777777" w:rsidR="004C02EF" w:rsidRPr="00E77497" w:rsidDel="00795735" w:rsidRDefault="004C02EF" w:rsidP="00877B57">
      <w:pPr>
        <w:pStyle w:val="Alg3"/>
        <w:numPr>
          <w:ilvl w:val="0"/>
          <w:numId w:val="69"/>
        </w:numPr>
        <w:ind w:left="720" w:firstLine="0"/>
        <w:rPr>
          <w:del w:id="11023" w:author="Rev 5 Allen Wirfs-Brock" w:date="2012-01-11T11:23:00Z"/>
        </w:rPr>
      </w:pPr>
      <w:del w:id="11024"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28A2765C" w14:textId="77777777"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14:paraId="7BA36815" w14:textId="77777777" w:rsidR="00855852" w:rsidRDefault="000C090B" w:rsidP="00855852">
      <w:pPr>
        <w:pStyle w:val="Alg4"/>
        <w:numPr>
          <w:ilvl w:val="0"/>
          <w:numId w:val="75"/>
        </w:numPr>
        <w:contextualSpacing/>
        <w:rPr>
          <w:ins w:id="11025" w:author="Rev 6 Allen Wirfs-Brock" w:date="2012-02-16T15:22:00Z"/>
        </w:rPr>
      </w:pPr>
      <w:ins w:id="11026" w:author="Rev 8 Allen Wirfs-Brock" w:date="2012-06-12T13:21:00Z">
        <w:r>
          <w:t>ReturnIfAbrupt(</w:t>
        </w:r>
        <w:r>
          <w:rPr>
            <w:i/>
          </w:rPr>
          <w:t>oldValue</w:t>
        </w:r>
        <w:r>
          <w:t>).</w:t>
        </w:r>
      </w:ins>
      <w:ins w:id="11027" w:author="Rev 6 Allen Wirfs-Brock" w:date="2012-02-16T15:22:00Z">
        <w:del w:id="11028"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46DCE477" w14:textId="77777777"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2335865E" w14:textId="77777777" w:rsidR="004C02EF" w:rsidRPr="00E77497" w:rsidRDefault="004C02EF" w:rsidP="00877B57">
      <w:pPr>
        <w:pStyle w:val="Alg3"/>
        <w:numPr>
          <w:ilvl w:val="0"/>
          <w:numId w:val="75"/>
        </w:numPr>
        <w:spacing w:after="220"/>
        <w:contextualSpacing/>
      </w:pPr>
      <w:del w:id="11029" w:author="Rev 6 Allen Wirfs-Brock" w:date="2012-02-16T15:23:00Z">
        <w:r w:rsidRPr="00E77497" w:rsidDel="00855852">
          <w:delText xml:space="preserve">Call </w:delText>
        </w:r>
      </w:del>
      <w:ins w:id="11030" w:author="Rev 6 Allen Wirfs-Brock" w:date="2012-02-16T15:23:00Z">
        <w:del w:id="11031" w:author="Rev 8 Allen Wirfs-Brock" w:date="2012-06-12T13:34:00Z">
          <w:r w:rsidR="00855852" w:rsidDel="0034651E">
            <w:delText>If</w:delText>
          </w:r>
        </w:del>
      </w:ins>
      <w:ins w:id="11032" w:author="Rev 8 Allen Wirfs-Brock" w:date="2012-06-12T13:34:00Z">
        <w:r w:rsidR="0034651E">
          <w:t xml:space="preserve">Let </w:t>
        </w:r>
        <w:r w:rsidR="0034651E" w:rsidRPr="0034651E">
          <w:rPr>
            <w:i/>
          </w:rPr>
          <w:t>status</w:t>
        </w:r>
        <w:r w:rsidR="0034651E">
          <w:t xml:space="preserve"> be</w:t>
        </w:r>
      </w:ins>
      <w:ins w:id="11033" w:author="Rev 6 Allen Wirfs-Brock" w:date="2012-02-16T15:23:00Z">
        <w:r w:rsidR="00855852" w:rsidRPr="00E77497">
          <w:t xml:space="preserve"> </w:t>
        </w:r>
      </w:ins>
      <w:r w:rsidRPr="00E77497">
        <w:t>PutValue(</w:t>
      </w:r>
      <w:r w:rsidRPr="00E77497">
        <w:rPr>
          <w:i/>
        </w:rPr>
        <w:t>expr</w:t>
      </w:r>
      <w:r w:rsidRPr="00E77497">
        <w:t xml:space="preserve">, </w:t>
      </w:r>
      <w:r w:rsidRPr="00E77497">
        <w:rPr>
          <w:i/>
        </w:rPr>
        <w:t>newValue</w:t>
      </w:r>
      <w:r w:rsidRPr="00E77497">
        <w:t>).</w:t>
      </w:r>
    </w:p>
    <w:p w14:paraId="57709585" w14:textId="77777777" w:rsidR="0034651E" w:rsidRDefault="0034651E" w:rsidP="00877B57">
      <w:pPr>
        <w:pStyle w:val="Alg3"/>
        <w:numPr>
          <w:ilvl w:val="0"/>
          <w:numId w:val="75"/>
        </w:numPr>
        <w:spacing w:after="220"/>
        <w:contextualSpacing/>
        <w:rPr>
          <w:ins w:id="11034" w:author="Rev 8 Allen Wirfs-Brock" w:date="2012-06-12T13:35:00Z"/>
        </w:rPr>
      </w:pPr>
      <w:ins w:id="11035" w:author="Rev 8 Allen Wirfs-Brock" w:date="2012-06-12T13:35:00Z">
        <w:r>
          <w:t>ReturnIfAbrupt(</w:t>
        </w:r>
        <w:r w:rsidRPr="0034651E">
          <w:rPr>
            <w:i/>
          </w:rPr>
          <w:t>status</w:t>
        </w:r>
        <w:r>
          <w:t>).</w:t>
        </w:r>
      </w:ins>
    </w:p>
    <w:p w14:paraId="1524F333" w14:textId="77777777"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11036" w:name="_Toc385672201"/>
      <w:bookmarkStart w:id="11037" w:name="_Toc393690296"/>
    </w:p>
    <w:p w14:paraId="4592A3E0" w14:textId="77777777" w:rsidR="004C02EF" w:rsidRPr="00E77497" w:rsidRDefault="004C02EF" w:rsidP="003A4B22">
      <w:pPr>
        <w:pStyle w:val="30"/>
        <w:numPr>
          <w:ilvl w:val="0"/>
          <w:numId w:val="0"/>
        </w:numPr>
      </w:pPr>
      <w:bookmarkStart w:id="11038" w:name="_Toc472818836"/>
      <w:bookmarkStart w:id="11039" w:name="_Toc235503410"/>
      <w:bookmarkStart w:id="11040" w:name="_Toc241509185"/>
      <w:bookmarkStart w:id="11041" w:name="_Toc244416672"/>
      <w:bookmarkStart w:id="11042" w:name="_Toc276631036"/>
      <w:bookmarkStart w:id="11043" w:name="_Toc329528774"/>
      <w:r w:rsidRPr="00E77497">
        <w:t>11.4.6</w:t>
      </w:r>
      <w:r w:rsidRPr="00E77497">
        <w:tab/>
        <w:t xml:space="preserve">Unary </w:t>
      </w:r>
      <w:r w:rsidRPr="00E77497">
        <w:rPr>
          <w:rFonts w:ascii="Courier New" w:hAnsi="Courier New"/>
          <w:sz w:val="22"/>
        </w:rPr>
        <w:t>+</w:t>
      </w:r>
      <w:r w:rsidRPr="00E77497">
        <w:t xml:space="preserve"> Operato</w:t>
      </w:r>
      <w:bookmarkEnd w:id="10998"/>
      <w:bookmarkEnd w:id="10999"/>
      <w:bookmarkEnd w:id="11000"/>
      <w:bookmarkEnd w:id="11001"/>
      <w:bookmarkEnd w:id="11002"/>
      <w:bookmarkEnd w:id="11003"/>
      <w:bookmarkEnd w:id="11004"/>
      <w:bookmarkEnd w:id="11036"/>
      <w:bookmarkEnd w:id="11037"/>
      <w:r w:rsidRPr="00E77497">
        <w:t>r</w:t>
      </w:r>
      <w:bookmarkEnd w:id="11038"/>
      <w:bookmarkEnd w:id="11039"/>
      <w:bookmarkEnd w:id="11040"/>
      <w:bookmarkEnd w:id="11041"/>
      <w:bookmarkEnd w:id="11042"/>
      <w:bookmarkEnd w:id="11043"/>
    </w:p>
    <w:p w14:paraId="25A592A2" w14:textId="77777777" w:rsidR="004C02EF" w:rsidRPr="0034651E" w:rsidRDefault="00BC0A73" w:rsidP="004C02EF">
      <w:pPr>
        <w:rPr>
          <w:sz w:val="18"/>
        </w:rPr>
      </w:pPr>
      <w:ins w:id="11044" w:author="Rev 4 Allen Wirfs-Brock" w:date="2011-10-15T09:44:00Z">
        <w:r w:rsidRPr="00E77497">
          <w:rPr>
            <w:sz w:val="18"/>
          </w:rPr>
          <w:t>NOTE</w:t>
        </w:r>
        <w:r w:rsidRPr="00E77497">
          <w:rPr>
            <w:sz w:val="18"/>
          </w:rPr>
          <w:tab/>
        </w:r>
      </w:ins>
      <w:r w:rsidR="004C02EF" w:rsidRPr="0034651E">
        <w:rPr>
          <w:sz w:val="18"/>
        </w:rPr>
        <w:t>The unary + operator converts its operand to Number type.</w:t>
      </w:r>
    </w:p>
    <w:p w14:paraId="5BF7048D" w14:textId="77777777" w:rsidR="00BC0A73" w:rsidRPr="003B4312" w:rsidRDefault="00BC0A73" w:rsidP="00BC0A73">
      <w:pPr>
        <w:keepNext/>
        <w:rPr>
          <w:ins w:id="11045" w:author="Rev 4 Allen Wirfs-Brock" w:date="2011-10-15T09:44:00Z"/>
          <w:rFonts w:ascii="Helvetica" w:hAnsi="Helvetica"/>
          <w:b/>
        </w:rPr>
      </w:pPr>
      <w:ins w:id="11046" w:author="Rev 4 Allen Wirfs-Brock" w:date="2011-10-15T09:44:00Z">
        <w:r w:rsidRPr="004D1BD1">
          <w:rPr>
            <w:rFonts w:ascii="Helvetica" w:hAnsi="Helvetica"/>
            <w:b/>
          </w:rPr>
          <w:t xml:space="preserve">Runtime Semantics: </w:t>
        </w:r>
        <w:r w:rsidRPr="003B4312">
          <w:rPr>
            <w:rFonts w:ascii="Helvetica" w:hAnsi="Helvetica"/>
            <w:b/>
            <w:spacing w:val="6"/>
          </w:rPr>
          <w:t>Evaluation</w:t>
        </w:r>
      </w:ins>
    </w:p>
    <w:p w14:paraId="2E767BCD" w14:textId="77777777" w:rsidR="004C02EF" w:rsidRPr="00675B74" w:rsidRDefault="004C02EF" w:rsidP="004C02EF">
      <w:del w:id="11047" w:author="Rev 4 Allen Wirfs-Brock" w:date="2011-10-15T09:44:00Z">
        <w:r w:rsidRPr="003B4312" w:rsidDel="00BC0A73">
          <w:delText xml:space="preserve">The production </w:delText>
        </w:r>
      </w:del>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del w:id="11048" w:author="Rev 4 Allen Wirfs-Brock" w:date="2011-10-15T09:44:00Z">
        <w:r w:rsidRPr="00B820AB" w:rsidDel="00BC0A73">
          <w:delText>is evaluated as follows:</w:delText>
        </w:r>
      </w:del>
      <w:bookmarkStart w:id="11049" w:name="_Toc382212532"/>
    </w:p>
    <w:p w14:paraId="12783481" w14:textId="77777777"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UnaryExpression</w:t>
      </w:r>
      <w:bookmarkEnd w:id="11049"/>
      <w:r w:rsidRPr="00E77497">
        <w:t>.</w:t>
      </w:r>
      <w:bookmarkStart w:id="11050" w:name="_Toc382212533"/>
    </w:p>
    <w:p w14:paraId="2882E1DA" w14:textId="77777777" w:rsidR="004C02EF" w:rsidRPr="00E77497" w:rsidRDefault="004C02EF" w:rsidP="00877B57">
      <w:pPr>
        <w:pStyle w:val="Alg3"/>
        <w:numPr>
          <w:ilvl w:val="0"/>
          <w:numId w:val="76"/>
        </w:numPr>
        <w:spacing w:after="220"/>
        <w:contextualSpacing/>
      </w:pPr>
      <w:bookmarkStart w:id="11051" w:name="_Toc382212534"/>
      <w:bookmarkEnd w:id="11050"/>
      <w:r w:rsidRPr="00E77497">
        <w:t>Return ToNumber(GetValue(</w:t>
      </w:r>
      <w:r w:rsidRPr="00E77497">
        <w:rPr>
          <w:i/>
        </w:rPr>
        <w:t>expr</w:t>
      </w:r>
      <w:r w:rsidRPr="00E77497">
        <w:t>)).</w:t>
      </w:r>
      <w:bookmarkStart w:id="11052" w:name="_Toc382212535"/>
      <w:bookmarkEnd w:id="11051"/>
    </w:p>
    <w:p w14:paraId="401F2962" w14:textId="77777777" w:rsidR="004C02EF" w:rsidRPr="00E77497" w:rsidRDefault="004C02EF" w:rsidP="003A4B22">
      <w:pPr>
        <w:pStyle w:val="30"/>
        <w:numPr>
          <w:ilvl w:val="0"/>
          <w:numId w:val="0"/>
        </w:numPr>
      </w:pPr>
      <w:bookmarkStart w:id="11053" w:name="_Toc385672202"/>
      <w:bookmarkStart w:id="11054" w:name="_Toc393690297"/>
      <w:bookmarkStart w:id="11055" w:name="_Toc472818837"/>
      <w:bookmarkStart w:id="11056" w:name="_Toc235503411"/>
      <w:bookmarkStart w:id="11057" w:name="_Toc241509186"/>
      <w:bookmarkStart w:id="11058" w:name="_Toc244416673"/>
      <w:bookmarkStart w:id="11059" w:name="_Toc276631037"/>
      <w:bookmarkStart w:id="11060" w:name="_Toc329528775"/>
      <w:bookmarkEnd w:id="11052"/>
      <w:r w:rsidRPr="00E77497">
        <w:t>11.4.7</w:t>
      </w:r>
      <w:r w:rsidRPr="00E77497">
        <w:tab/>
        <w:t xml:space="preserve">Unary </w:t>
      </w:r>
      <w:r w:rsidRPr="00E77497">
        <w:rPr>
          <w:rFonts w:ascii="Courier New" w:hAnsi="Courier New"/>
          <w:sz w:val="22"/>
        </w:rPr>
        <w:t>-</w:t>
      </w:r>
      <w:r w:rsidRPr="00E77497">
        <w:t xml:space="preserve"> Operato</w:t>
      </w:r>
      <w:bookmarkEnd w:id="11053"/>
      <w:bookmarkEnd w:id="11054"/>
      <w:r w:rsidRPr="00E77497">
        <w:t>r</w:t>
      </w:r>
      <w:bookmarkEnd w:id="11055"/>
      <w:bookmarkEnd w:id="11056"/>
      <w:bookmarkEnd w:id="11057"/>
      <w:bookmarkEnd w:id="11058"/>
      <w:bookmarkEnd w:id="11059"/>
      <w:bookmarkEnd w:id="11060"/>
    </w:p>
    <w:p w14:paraId="06836F7E" w14:textId="77777777" w:rsidR="004C02EF" w:rsidRPr="004D1BD1" w:rsidRDefault="00BC0A73" w:rsidP="004C02EF">
      <w:ins w:id="11061" w:author="Rev 4 Allen Wirfs-Brock" w:date="2011-10-15T09:45:00Z">
        <w:r w:rsidRPr="00E77497">
          <w:rPr>
            <w:sz w:val="18"/>
          </w:rPr>
          <w:t>NOTE</w:t>
        </w:r>
        <w:r w:rsidRPr="00E77497">
          <w:rPr>
            <w:sz w:val="18"/>
          </w:rPr>
          <w:tab/>
        </w:r>
      </w:ins>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del w:id="11062" w:author="Rev 4 Allen Wirfs-Brock" w:date="2011-10-15T09:45:00Z">
        <w:r w:rsidR="004C02EF" w:rsidRPr="0051483D" w:rsidDel="00BC0A73">
          <w:rPr>
            <w:sz w:val="18"/>
          </w:rPr>
          <w:delText xml:space="preserve">Note that negating </w:delText>
        </w:r>
      </w:del>
      <w:ins w:id="11063" w:author="Rev 4 Allen Wirfs-Brock" w:date="2011-10-15T09:45:00Z">
        <w:r w:rsidRPr="0051483D">
          <w:rPr>
            <w:sz w:val="18"/>
          </w:rPr>
          <w:t xml:space="preserve">Negating </w:t>
        </w:r>
      </w:ins>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14:paraId="7B58F4E9" w14:textId="77777777" w:rsidR="00BC0A73" w:rsidRPr="008B7F6F" w:rsidRDefault="00BC0A73" w:rsidP="00BC0A73">
      <w:pPr>
        <w:keepNext/>
        <w:rPr>
          <w:ins w:id="11064" w:author="Rev 4 Allen Wirfs-Brock" w:date="2011-10-15T09:44:00Z"/>
          <w:rFonts w:ascii="Helvetica" w:hAnsi="Helvetica"/>
          <w:b/>
        </w:rPr>
      </w:pPr>
      <w:ins w:id="11065" w:author="Rev 4 Allen Wirfs-Brock" w:date="2011-10-15T09:44:00Z">
        <w:r w:rsidRPr="003B4312">
          <w:rPr>
            <w:rFonts w:ascii="Helvetica" w:hAnsi="Helvetica"/>
            <w:b/>
          </w:rPr>
          <w:t xml:space="preserve">Runtime Semantics: </w:t>
        </w:r>
        <w:r w:rsidRPr="003B4312">
          <w:rPr>
            <w:rFonts w:ascii="Helvetica" w:hAnsi="Helvetica"/>
            <w:b/>
            <w:spacing w:val="6"/>
          </w:rPr>
          <w:t>Evaluation</w:t>
        </w:r>
      </w:ins>
    </w:p>
    <w:p w14:paraId="1EB87B11" w14:textId="77777777" w:rsidR="004C02EF" w:rsidRPr="00E77497" w:rsidRDefault="004C02EF" w:rsidP="004C02EF">
      <w:del w:id="11066" w:author="Rev 4 Allen Wirfs-Brock" w:date="2011-10-15T09:44:00Z">
        <w:r w:rsidRPr="006B6D0A" w:rsidDel="00BC0A73">
          <w:delText xml:space="preserve">The production </w:delText>
        </w:r>
      </w:del>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del w:id="11067" w:author="Rev 4 Allen Wirfs-Brock" w:date="2011-10-15T09:44:00Z">
        <w:r w:rsidRPr="00E77497" w:rsidDel="00BC0A73">
          <w:delText>is evaluated as follows:</w:delText>
        </w:r>
      </w:del>
      <w:bookmarkStart w:id="11068" w:name="_Toc382212536"/>
    </w:p>
    <w:p w14:paraId="26560EB9" w14:textId="77777777"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UnaryExpression</w:t>
      </w:r>
      <w:bookmarkEnd w:id="11068"/>
      <w:r w:rsidRPr="00E77497">
        <w:t>.</w:t>
      </w:r>
      <w:bookmarkStart w:id="11069" w:name="_Toc382212537"/>
    </w:p>
    <w:p w14:paraId="4E7F96FD" w14:textId="77777777" w:rsidR="004C02EF" w:rsidRPr="00E77497" w:rsidRDefault="004C02EF" w:rsidP="0051483D">
      <w:pPr>
        <w:pStyle w:val="Alg3"/>
        <w:numPr>
          <w:ilvl w:val="0"/>
          <w:numId w:val="77"/>
        </w:numPr>
        <w:contextualSpacing/>
      </w:pPr>
      <w:bookmarkStart w:id="11070" w:name="_Toc382212538"/>
      <w:bookmarkEnd w:id="11069"/>
      <w:r w:rsidRPr="00E77497">
        <w:t xml:space="preserve">Let </w:t>
      </w:r>
      <w:r w:rsidRPr="00E77497">
        <w:rPr>
          <w:i/>
        </w:rPr>
        <w:t>oldValue</w:t>
      </w:r>
      <w:r w:rsidRPr="00E77497">
        <w:t xml:space="preserve"> be ToNumber(GetValue(</w:t>
      </w:r>
      <w:r w:rsidRPr="00E77497">
        <w:rPr>
          <w:i/>
        </w:rPr>
        <w:t>expr</w:t>
      </w:r>
      <w:r w:rsidRPr="00E77497">
        <w:t>)).</w:t>
      </w:r>
      <w:bookmarkStart w:id="11071" w:name="_Toc382212539"/>
      <w:bookmarkEnd w:id="11070"/>
    </w:p>
    <w:p w14:paraId="0FD04234" w14:textId="77777777" w:rsidR="00855852" w:rsidRDefault="000C090B" w:rsidP="00855852">
      <w:pPr>
        <w:pStyle w:val="Alg4"/>
        <w:numPr>
          <w:ilvl w:val="0"/>
          <w:numId w:val="77"/>
        </w:numPr>
        <w:contextualSpacing/>
        <w:rPr>
          <w:ins w:id="11072" w:author="Rev 6 Allen Wirfs-Brock" w:date="2012-02-16T15:24:00Z"/>
        </w:rPr>
      </w:pPr>
      <w:ins w:id="11073" w:author="Rev 8 Allen Wirfs-Brock" w:date="2012-06-12T13:21:00Z">
        <w:r>
          <w:t>ReturnIfAbrupt(</w:t>
        </w:r>
        <w:r>
          <w:rPr>
            <w:i/>
          </w:rPr>
          <w:t>oldValue</w:t>
        </w:r>
        <w:r>
          <w:t>).</w:t>
        </w:r>
      </w:ins>
      <w:ins w:id="11074" w:author="Rev 6 Allen Wirfs-Brock" w:date="2012-02-16T15:24:00Z">
        <w:del w:id="11075"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438873A5" w14:textId="77777777"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11071"/>
      <w:r w:rsidRPr="00E77497">
        <w:rPr>
          <w:b/>
        </w:rPr>
        <w:t>NaN</w:t>
      </w:r>
      <w:r w:rsidRPr="00E77497">
        <w:t>.</w:t>
      </w:r>
      <w:bookmarkStart w:id="11076" w:name="_Toc382212540"/>
    </w:p>
    <w:p w14:paraId="64C967F7" w14:textId="77777777"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11076"/>
      <w:r w:rsidRPr="00E77497">
        <w:t>.</w:t>
      </w:r>
      <w:bookmarkStart w:id="11077" w:name="_Toc382212541"/>
    </w:p>
    <w:p w14:paraId="1DA66592" w14:textId="77777777" w:rsidR="004C02EF" w:rsidRPr="00E77497" w:rsidRDefault="004C02EF" w:rsidP="003A4B22">
      <w:pPr>
        <w:pStyle w:val="30"/>
        <w:numPr>
          <w:ilvl w:val="0"/>
          <w:numId w:val="0"/>
        </w:numPr>
      </w:pPr>
      <w:bookmarkStart w:id="11078" w:name="_Toc375031178"/>
      <w:bookmarkStart w:id="11079" w:name="_Toc381513692"/>
      <w:bookmarkStart w:id="11080" w:name="_Toc382202845"/>
      <w:bookmarkStart w:id="11081" w:name="_Toc382212214"/>
      <w:bookmarkStart w:id="11082" w:name="_Toc382212542"/>
      <w:bookmarkStart w:id="11083" w:name="_Toc382291559"/>
      <w:bookmarkStart w:id="11084" w:name="_Toc385672203"/>
      <w:bookmarkStart w:id="11085" w:name="_Toc393690298"/>
      <w:bookmarkStart w:id="11086" w:name="_Toc472818838"/>
      <w:bookmarkStart w:id="11087" w:name="_Toc235503412"/>
      <w:bookmarkStart w:id="11088" w:name="_Toc241509187"/>
      <w:bookmarkStart w:id="11089" w:name="_Toc244416674"/>
      <w:bookmarkStart w:id="11090" w:name="_Toc276631038"/>
      <w:bookmarkStart w:id="11091" w:name="_Toc329528776"/>
      <w:bookmarkEnd w:id="11077"/>
      <w:r w:rsidRPr="00E77497">
        <w:t>11.4.8</w:t>
      </w:r>
      <w:r w:rsidRPr="00E77497">
        <w:tab/>
        <w:t xml:space="preserve">Bitwise NOT Operator ( </w:t>
      </w:r>
      <w:r w:rsidRPr="00E77497">
        <w:rPr>
          <w:rFonts w:ascii="Courier New" w:hAnsi="Courier New"/>
        </w:rPr>
        <w:t>~</w:t>
      </w:r>
      <w:r w:rsidRPr="00E77497">
        <w:t xml:space="preserve"> </w:t>
      </w:r>
      <w:bookmarkStart w:id="11092" w:name="_Toc382202846"/>
      <w:bookmarkEnd w:id="11078"/>
      <w:bookmarkEnd w:id="11079"/>
      <w:bookmarkEnd w:id="11080"/>
      <w:bookmarkEnd w:id="11081"/>
      <w:bookmarkEnd w:id="11082"/>
      <w:bookmarkEnd w:id="11083"/>
      <w:bookmarkEnd w:id="11084"/>
      <w:bookmarkEnd w:id="11085"/>
      <w:bookmarkEnd w:id="11092"/>
      <w:r w:rsidRPr="00E77497">
        <w:t>)</w:t>
      </w:r>
      <w:bookmarkEnd w:id="11086"/>
      <w:bookmarkEnd w:id="11087"/>
      <w:bookmarkEnd w:id="11088"/>
      <w:bookmarkEnd w:id="11089"/>
      <w:bookmarkEnd w:id="11090"/>
      <w:bookmarkEnd w:id="11091"/>
    </w:p>
    <w:p w14:paraId="139348AA" w14:textId="77777777" w:rsidR="00500F37" w:rsidRPr="00E77497" w:rsidRDefault="00500F37" w:rsidP="00500F37">
      <w:pPr>
        <w:keepNext/>
        <w:rPr>
          <w:ins w:id="11093" w:author="Rev 4 Allen Wirfs-Brock" w:date="2011-10-15T09:46:00Z"/>
          <w:rFonts w:ascii="Helvetica" w:hAnsi="Helvetica"/>
          <w:b/>
        </w:rPr>
      </w:pPr>
      <w:ins w:id="11094"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14576532" w14:textId="77777777" w:rsidR="004C02EF" w:rsidRPr="00E77497" w:rsidRDefault="004C02EF" w:rsidP="004C02EF">
      <w:del w:id="11095"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11096" w:author="Rev 4 Allen Wirfs-Brock" w:date="2011-10-15T09:47:00Z">
        <w:r w:rsidRPr="00E77497" w:rsidDel="00500F37">
          <w:delText>is evaluated as follows:</w:delText>
        </w:r>
      </w:del>
      <w:bookmarkStart w:id="11097" w:name="_Toc382212543"/>
    </w:p>
    <w:p w14:paraId="77D1F4EB" w14:textId="77777777"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11097"/>
      <w:r w:rsidRPr="00E77497">
        <w:t>.</w:t>
      </w:r>
      <w:bookmarkStart w:id="11098" w:name="_Toc382212544"/>
    </w:p>
    <w:p w14:paraId="4CADDFB2" w14:textId="77777777" w:rsidR="004C02EF" w:rsidRPr="00E77497" w:rsidRDefault="004C02EF" w:rsidP="0051483D">
      <w:pPr>
        <w:pStyle w:val="Alg3"/>
        <w:numPr>
          <w:ilvl w:val="0"/>
          <w:numId w:val="78"/>
        </w:numPr>
        <w:contextualSpacing/>
      </w:pPr>
      <w:bookmarkStart w:id="11099" w:name="_Toc382212545"/>
      <w:bookmarkEnd w:id="11098"/>
      <w:r w:rsidRPr="00E77497">
        <w:t xml:space="preserve">Let </w:t>
      </w:r>
      <w:r w:rsidRPr="00E77497">
        <w:rPr>
          <w:i/>
        </w:rPr>
        <w:t>oldValue</w:t>
      </w:r>
      <w:r w:rsidRPr="00E77497">
        <w:t xml:space="preserve"> be ToInt32(GetValue(</w:t>
      </w:r>
      <w:r w:rsidRPr="00E77497">
        <w:rPr>
          <w:i/>
        </w:rPr>
        <w:t>expr</w:t>
      </w:r>
      <w:r w:rsidRPr="00E77497">
        <w:t>))</w:t>
      </w:r>
      <w:bookmarkEnd w:id="11099"/>
      <w:r w:rsidRPr="00E77497">
        <w:t>.</w:t>
      </w:r>
      <w:bookmarkStart w:id="11100" w:name="_Toc382212546"/>
    </w:p>
    <w:p w14:paraId="456B811C" w14:textId="77777777" w:rsidR="00855852" w:rsidRDefault="000C090B" w:rsidP="00855852">
      <w:pPr>
        <w:pStyle w:val="Alg4"/>
        <w:numPr>
          <w:ilvl w:val="0"/>
          <w:numId w:val="78"/>
        </w:numPr>
        <w:contextualSpacing/>
        <w:rPr>
          <w:ins w:id="11101" w:author="Rev 6 Allen Wirfs-Brock" w:date="2012-02-16T15:25:00Z"/>
        </w:rPr>
      </w:pPr>
      <w:ins w:id="11102" w:author="Rev 8 Allen Wirfs-Brock" w:date="2012-06-12T13:21:00Z">
        <w:r>
          <w:t>ReturnIfAbrupt(</w:t>
        </w:r>
        <w:r>
          <w:rPr>
            <w:i/>
          </w:rPr>
          <w:t>oldValue</w:t>
        </w:r>
        <w:r>
          <w:t>).</w:t>
        </w:r>
      </w:ins>
      <w:ins w:id="11103" w:author="Rev 6 Allen Wirfs-Brock" w:date="2012-02-16T15:25:00Z">
        <w:del w:id="11104"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4844FA05" w14:textId="77777777"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11100"/>
      <w:r w:rsidRPr="00E77497">
        <w:t>. The result is a signed 32-bit integer.</w:t>
      </w:r>
      <w:bookmarkStart w:id="11105" w:name="_Toc382212547"/>
    </w:p>
    <w:p w14:paraId="19386C68" w14:textId="77777777" w:rsidR="004C02EF" w:rsidRPr="00E77497" w:rsidRDefault="004C02EF" w:rsidP="003A4B22">
      <w:pPr>
        <w:pStyle w:val="30"/>
        <w:numPr>
          <w:ilvl w:val="0"/>
          <w:numId w:val="0"/>
        </w:numPr>
      </w:pPr>
      <w:bookmarkStart w:id="11106" w:name="_Toc375031179"/>
      <w:bookmarkStart w:id="11107" w:name="_Toc381513693"/>
      <w:bookmarkStart w:id="11108" w:name="_Toc382202847"/>
      <w:bookmarkStart w:id="11109" w:name="_Toc382212215"/>
      <w:bookmarkStart w:id="11110" w:name="_Toc382212548"/>
      <w:bookmarkStart w:id="11111" w:name="_Toc382291560"/>
      <w:bookmarkStart w:id="11112" w:name="_Toc385672204"/>
      <w:bookmarkStart w:id="11113" w:name="_Toc393690299"/>
      <w:bookmarkStart w:id="11114" w:name="_Toc472818839"/>
      <w:bookmarkStart w:id="11115" w:name="_Toc235503413"/>
      <w:bookmarkStart w:id="11116" w:name="_Toc241509188"/>
      <w:bookmarkStart w:id="11117" w:name="_Toc244416675"/>
      <w:bookmarkStart w:id="11118" w:name="_Toc276631039"/>
      <w:bookmarkStart w:id="11119" w:name="_Toc329528777"/>
      <w:bookmarkEnd w:id="11105"/>
      <w:r w:rsidRPr="00E77497">
        <w:t>11.4.9</w:t>
      </w:r>
      <w:r w:rsidRPr="00E77497">
        <w:tab/>
        <w:t xml:space="preserve">Logical NOT Operator ( </w:t>
      </w:r>
      <w:r w:rsidRPr="00E77497">
        <w:rPr>
          <w:rFonts w:ascii="Courier New" w:hAnsi="Courier New"/>
        </w:rPr>
        <w:t>!</w:t>
      </w:r>
      <w:r w:rsidRPr="00E77497">
        <w:t xml:space="preserve"> </w:t>
      </w:r>
      <w:bookmarkStart w:id="11120" w:name="_Toc382202848"/>
      <w:bookmarkEnd w:id="11106"/>
      <w:bookmarkEnd w:id="11107"/>
      <w:bookmarkEnd w:id="11108"/>
      <w:bookmarkEnd w:id="11109"/>
      <w:bookmarkEnd w:id="11110"/>
      <w:bookmarkEnd w:id="11111"/>
      <w:bookmarkEnd w:id="11112"/>
      <w:bookmarkEnd w:id="11113"/>
      <w:bookmarkEnd w:id="11120"/>
      <w:r w:rsidRPr="00E77497">
        <w:t>)</w:t>
      </w:r>
      <w:bookmarkEnd w:id="11114"/>
      <w:bookmarkEnd w:id="11115"/>
      <w:bookmarkEnd w:id="11116"/>
      <w:bookmarkEnd w:id="11117"/>
      <w:bookmarkEnd w:id="11118"/>
      <w:bookmarkEnd w:id="11119"/>
    </w:p>
    <w:p w14:paraId="24A39C69" w14:textId="77777777" w:rsidR="00500F37" w:rsidRPr="00E77497" w:rsidRDefault="00500F37" w:rsidP="00500F37">
      <w:pPr>
        <w:keepNext/>
        <w:rPr>
          <w:ins w:id="11121" w:author="Rev 4 Allen Wirfs-Brock" w:date="2011-10-15T09:46:00Z"/>
          <w:rFonts w:ascii="Helvetica" w:hAnsi="Helvetica"/>
          <w:b/>
        </w:rPr>
      </w:pPr>
      <w:ins w:id="11122"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33B43EB0" w14:textId="77777777" w:rsidR="004C02EF" w:rsidRPr="00E77497" w:rsidRDefault="004C02EF" w:rsidP="004C02EF">
      <w:del w:id="11123"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11124" w:author="Rev 4 Allen Wirfs-Brock" w:date="2011-10-15T09:47:00Z">
        <w:r w:rsidRPr="00E77497" w:rsidDel="00500F37">
          <w:delText>is evaluated as follows:</w:delText>
        </w:r>
      </w:del>
      <w:bookmarkStart w:id="11125" w:name="_Toc382212549"/>
    </w:p>
    <w:p w14:paraId="24D5B7E9" w14:textId="77777777"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11125"/>
      <w:r w:rsidRPr="00E77497">
        <w:t>.</w:t>
      </w:r>
      <w:bookmarkStart w:id="11126" w:name="_Toc382212550"/>
    </w:p>
    <w:p w14:paraId="35FD348C" w14:textId="77777777" w:rsidR="004C02EF" w:rsidRPr="00E77497" w:rsidRDefault="004C02EF" w:rsidP="0051483D">
      <w:pPr>
        <w:pStyle w:val="Alg3"/>
        <w:numPr>
          <w:ilvl w:val="0"/>
          <w:numId w:val="79"/>
        </w:numPr>
        <w:contextualSpacing/>
      </w:pPr>
      <w:bookmarkStart w:id="11127" w:name="_Toc382212551"/>
      <w:bookmarkEnd w:id="11126"/>
      <w:r w:rsidRPr="00E77497">
        <w:t xml:space="preserve">Let </w:t>
      </w:r>
      <w:r w:rsidRPr="00E77497">
        <w:rPr>
          <w:i/>
        </w:rPr>
        <w:t>oldValue</w:t>
      </w:r>
      <w:r w:rsidRPr="00E77497">
        <w:t xml:space="preserve"> be ToBoolean(GetValue(</w:t>
      </w:r>
      <w:r w:rsidRPr="00E77497">
        <w:rPr>
          <w:i/>
        </w:rPr>
        <w:t>expr</w:t>
      </w:r>
      <w:r w:rsidRPr="00E77497">
        <w:t>))</w:t>
      </w:r>
      <w:bookmarkEnd w:id="11127"/>
      <w:r w:rsidRPr="00E77497">
        <w:t>.</w:t>
      </w:r>
      <w:bookmarkStart w:id="11128" w:name="_Toc382212552"/>
    </w:p>
    <w:p w14:paraId="4DD59C9A" w14:textId="77777777" w:rsidR="00855852" w:rsidRDefault="000C090B" w:rsidP="00855852">
      <w:pPr>
        <w:pStyle w:val="Alg4"/>
        <w:numPr>
          <w:ilvl w:val="0"/>
          <w:numId w:val="79"/>
        </w:numPr>
        <w:contextualSpacing/>
        <w:rPr>
          <w:ins w:id="11129" w:author="Rev 6 Allen Wirfs-Brock" w:date="2012-02-16T15:27:00Z"/>
        </w:rPr>
      </w:pPr>
      <w:ins w:id="11130" w:author="Rev 8 Allen Wirfs-Brock" w:date="2012-06-12T13:21:00Z">
        <w:r>
          <w:t>ReturnIfAbrupt(</w:t>
        </w:r>
        <w:r>
          <w:rPr>
            <w:i/>
          </w:rPr>
          <w:t>oldValue</w:t>
        </w:r>
        <w:r>
          <w:t>).</w:t>
        </w:r>
      </w:ins>
      <w:ins w:id="11131" w:author="Rev 6 Allen Wirfs-Brock" w:date="2012-02-16T15:27:00Z">
        <w:del w:id="11132"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16E58D33" w14:textId="77777777"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11128"/>
      <w:r w:rsidRPr="00E77497">
        <w:t>.</w:t>
      </w:r>
      <w:bookmarkStart w:id="11133" w:name="_Toc382212553"/>
    </w:p>
    <w:p w14:paraId="7F669B6A" w14:textId="77777777"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11133"/>
      <w:r w:rsidRPr="00E77497">
        <w:t>.</w:t>
      </w:r>
      <w:bookmarkStart w:id="11134" w:name="_Toc375031180"/>
      <w:bookmarkStart w:id="11135" w:name="_Ref378390263"/>
      <w:bookmarkStart w:id="11136" w:name="_Toc381513694"/>
      <w:bookmarkStart w:id="11137" w:name="_Toc382202849"/>
      <w:bookmarkStart w:id="11138" w:name="_Toc382212216"/>
      <w:bookmarkStart w:id="11139" w:name="_Toc382212554"/>
      <w:bookmarkStart w:id="11140" w:name="_Toc382291561"/>
      <w:bookmarkStart w:id="11141" w:name="_Toc385672205"/>
      <w:bookmarkStart w:id="11142" w:name="_Toc393690300"/>
    </w:p>
    <w:p w14:paraId="1E653310" w14:textId="77777777" w:rsidR="004C02EF" w:rsidRPr="00E77497" w:rsidRDefault="004C02EF" w:rsidP="003A4B22">
      <w:pPr>
        <w:pStyle w:val="20"/>
        <w:numPr>
          <w:ilvl w:val="0"/>
          <w:numId w:val="0"/>
        </w:numPr>
      </w:pPr>
      <w:bookmarkStart w:id="11143" w:name="_Ref457437596"/>
      <w:bookmarkStart w:id="11144" w:name="_Toc472818840"/>
      <w:bookmarkStart w:id="11145" w:name="_Toc235503414"/>
      <w:bookmarkStart w:id="11146" w:name="_Toc241509189"/>
      <w:bookmarkStart w:id="11147" w:name="_Toc244416676"/>
      <w:bookmarkStart w:id="11148" w:name="_Toc276631040"/>
      <w:bookmarkStart w:id="11149" w:name="_Toc329528778"/>
      <w:r w:rsidRPr="00E77497">
        <w:t>11.5</w:t>
      </w:r>
      <w:r w:rsidRPr="00E77497">
        <w:tab/>
        <w:t>Multiplicative Operator</w:t>
      </w:r>
      <w:bookmarkEnd w:id="11134"/>
      <w:bookmarkEnd w:id="11135"/>
      <w:bookmarkEnd w:id="11136"/>
      <w:bookmarkEnd w:id="11137"/>
      <w:bookmarkEnd w:id="11138"/>
      <w:bookmarkEnd w:id="11139"/>
      <w:bookmarkEnd w:id="11140"/>
      <w:bookmarkEnd w:id="11141"/>
      <w:bookmarkEnd w:id="11142"/>
      <w:r w:rsidRPr="00E77497">
        <w:t>s</w:t>
      </w:r>
      <w:bookmarkEnd w:id="11143"/>
      <w:bookmarkEnd w:id="11144"/>
      <w:bookmarkEnd w:id="11145"/>
      <w:bookmarkEnd w:id="11146"/>
      <w:bookmarkEnd w:id="11147"/>
      <w:bookmarkEnd w:id="11148"/>
      <w:bookmarkEnd w:id="11149"/>
    </w:p>
    <w:p w14:paraId="2B64A28A" w14:textId="77777777" w:rsidR="004C02EF" w:rsidRPr="00E77497" w:rsidRDefault="004C02EF" w:rsidP="004C02EF">
      <w:pPr>
        <w:pStyle w:val="Syntax"/>
      </w:pPr>
      <w:r w:rsidRPr="00E77497">
        <w:t>Syntax</w:t>
      </w:r>
    </w:p>
    <w:p w14:paraId="4EBC44AD" w14:textId="77777777" w:rsidR="004C02EF" w:rsidRPr="00E77497" w:rsidRDefault="004C02EF" w:rsidP="004C02EF">
      <w:pPr>
        <w:pStyle w:val="SyntaxRule"/>
      </w:pPr>
      <w:r w:rsidRPr="00E77497">
        <w:t xml:space="preserve">MultiplicativeExpression </w:t>
      </w:r>
      <w:r w:rsidRPr="00E77497">
        <w:rPr>
          <w:rFonts w:ascii="Arial" w:hAnsi="Arial"/>
          <w:b/>
          <w:i w:val="0"/>
        </w:rPr>
        <w:t>:</w:t>
      </w:r>
    </w:p>
    <w:p w14:paraId="27A371B2" w14:textId="77777777"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444D9321" w14:textId="77777777" w:rsidR="00500F37" w:rsidRPr="00E77497" w:rsidRDefault="00500F37" w:rsidP="00500F37">
      <w:pPr>
        <w:keepNext/>
        <w:rPr>
          <w:ins w:id="11150" w:author="Rev 4 Allen Wirfs-Brock" w:date="2011-10-15T09:49:00Z"/>
          <w:rFonts w:ascii="Helvetica" w:hAnsi="Helvetica"/>
          <w:b/>
        </w:rPr>
      </w:pPr>
      <w:ins w:id="11151" w:author="Rev 4 Allen Wirfs-Brock" w:date="2011-10-15T09:49:00Z">
        <w:r w:rsidRPr="00E77497">
          <w:rPr>
            <w:rFonts w:ascii="Helvetica" w:hAnsi="Helvetica"/>
            <w:b/>
          </w:rPr>
          <w:t xml:space="preserve">Runtime Semantics: </w:t>
        </w:r>
        <w:r w:rsidRPr="00E77497">
          <w:rPr>
            <w:rFonts w:ascii="Helvetica" w:hAnsi="Helvetica"/>
            <w:b/>
            <w:spacing w:val="6"/>
          </w:rPr>
          <w:t>Evaluation</w:t>
        </w:r>
      </w:ins>
    </w:p>
    <w:p w14:paraId="6F122E2E" w14:textId="77777777" w:rsidR="004C02EF" w:rsidRPr="00E77497" w:rsidDel="00500F37" w:rsidRDefault="004C02EF" w:rsidP="004C02EF">
      <w:pPr>
        <w:pStyle w:val="Syntax"/>
        <w:rPr>
          <w:del w:id="11152" w:author="Rev 4 Allen Wirfs-Brock" w:date="2011-10-15T09:49:00Z"/>
        </w:rPr>
      </w:pPr>
      <w:del w:id="11153" w:author="Rev 4 Allen Wirfs-Brock" w:date="2011-10-15T09:49:00Z">
        <w:r w:rsidRPr="00E77497" w:rsidDel="00500F37">
          <w:delText>Semantics</w:delText>
        </w:r>
      </w:del>
    </w:p>
    <w:p w14:paraId="278288B5" w14:textId="77777777"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11154" w:name="_Toc382212555"/>
    </w:p>
    <w:p w14:paraId="55C3541B" w14:textId="77777777"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MultiplicativeExpressio</w:t>
      </w:r>
      <w:bookmarkEnd w:id="11154"/>
      <w:r w:rsidRPr="00E77497">
        <w:t>n</w:t>
      </w:r>
      <w:bookmarkStart w:id="11155" w:name="_Toc382212556"/>
      <w:r w:rsidRPr="00E77497">
        <w:t>.</w:t>
      </w:r>
    </w:p>
    <w:p w14:paraId="417E6D2B" w14:textId="77777777"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11155"/>
      <w:r w:rsidRPr="00E77497">
        <w:t>)</w:t>
      </w:r>
      <w:bookmarkStart w:id="11156" w:name="_Toc382212557"/>
      <w:r w:rsidRPr="00E77497">
        <w:t>.</w:t>
      </w:r>
    </w:p>
    <w:p w14:paraId="2A2EF0E6" w14:textId="77777777" w:rsidR="003B3A98" w:rsidRDefault="0056239B" w:rsidP="003B3A98">
      <w:pPr>
        <w:pStyle w:val="Alg4"/>
        <w:numPr>
          <w:ilvl w:val="0"/>
          <w:numId w:val="80"/>
        </w:numPr>
        <w:contextualSpacing/>
        <w:rPr>
          <w:ins w:id="11157" w:author="Rev 6 Allen Wirfs-Brock" w:date="2012-02-16T17:38:00Z"/>
        </w:rPr>
      </w:pPr>
      <w:ins w:id="11158" w:author="Rev 8 Allen Wirfs-Brock" w:date="2012-06-12T12:59:00Z">
        <w:r>
          <w:t>ReturnIfAbrupt(</w:t>
        </w:r>
        <w:r w:rsidRPr="00342FD6">
          <w:rPr>
            <w:i/>
          </w:rPr>
          <w:t>lval</w:t>
        </w:r>
        <w:r>
          <w:t>).</w:t>
        </w:r>
      </w:ins>
      <w:ins w:id="11159" w:author="Rev 6 Allen Wirfs-Brock" w:date="2012-02-16T17:38:00Z">
        <w:del w:id="11160" w:author="Rev 8 Allen Wirfs-Brock" w:date="2012-06-12T12:59:00Z">
          <w:r w:rsidR="003B3A98" w:rsidDel="0056239B">
            <w:delText xml:space="preserve">If </w:delText>
          </w:r>
        </w:del>
      </w:ins>
      <w:ins w:id="11161" w:author="Rev 6 Allen Wirfs-Brock" w:date="2012-02-16T17:42:00Z">
        <w:del w:id="11162" w:author="Rev 8 Allen Wirfs-Brock" w:date="2012-06-12T12:59:00Z">
          <w:r w:rsidR="003B3A98" w:rsidRPr="00E77497" w:rsidDel="0056239B">
            <w:rPr>
              <w:i/>
            </w:rPr>
            <w:delText>leftValue</w:delText>
          </w:r>
          <w:r w:rsidR="003B3A98" w:rsidRPr="00E77497" w:rsidDel="0056239B">
            <w:delText xml:space="preserve"> </w:delText>
          </w:r>
        </w:del>
      </w:ins>
      <w:ins w:id="11163" w:author="Rev 6 Allen Wirfs-Brock" w:date="2012-02-16T17:38:00Z">
        <w:del w:id="11164" w:author="Rev 8 Allen Wirfs-Brock" w:date="2012-06-12T12:59:00Z">
          <w:r w:rsidR="003B3A98" w:rsidDel="0056239B">
            <w:delText xml:space="preserve">is an abrupt completion, return </w:delText>
          </w:r>
        </w:del>
      </w:ins>
      <w:ins w:id="11165" w:author="Rev 6 Allen Wirfs-Brock" w:date="2012-02-16T17:40:00Z">
        <w:del w:id="11166" w:author="Rev 8 Allen Wirfs-Brock" w:date="2012-06-12T12:59:00Z">
          <w:r w:rsidR="003B3A98" w:rsidRPr="00E77497" w:rsidDel="0056239B">
            <w:rPr>
              <w:i/>
            </w:rPr>
            <w:delText>leftValue</w:delText>
          </w:r>
        </w:del>
      </w:ins>
      <w:ins w:id="11167" w:author="Rev 6 Allen Wirfs-Brock" w:date="2012-02-16T17:38:00Z">
        <w:del w:id="11168" w:author="Rev 8 Allen Wirfs-Brock" w:date="2012-06-12T12:59:00Z">
          <w:r w:rsidR="003B3A98" w:rsidDel="0056239B">
            <w:delText>.</w:delText>
          </w:r>
        </w:del>
      </w:ins>
    </w:p>
    <w:p w14:paraId="65DC7F12" w14:textId="77777777"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UnaryExpressio</w:t>
      </w:r>
      <w:bookmarkEnd w:id="11156"/>
      <w:r w:rsidRPr="00E77497">
        <w:t>n</w:t>
      </w:r>
      <w:bookmarkStart w:id="11169" w:name="_Toc382212558"/>
      <w:r w:rsidRPr="00E77497">
        <w:t>.</w:t>
      </w:r>
    </w:p>
    <w:p w14:paraId="5703B55F" w14:textId="77777777"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11169"/>
      <w:r w:rsidRPr="00E77497">
        <w:t>)</w:t>
      </w:r>
      <w:bookmarkStart w:id="11170" w:name="_Toc382212559"/>
      <w:r w:rsidRPr="00E77497">
        <w:t>.</w:t>
      </w:r>
    </w:p>
    <w:p w14:paraId="4451E390" w14:textId="77777777" w:rsidR="004C02EF" w:rsidRPr="00E77497" w:rsidRDefault="004C02EF" w:rsidP="00441AED">
      <w:pPr>
        <w:pStyle w:val="Alg4"/>
        <w:numPr>
          <w:ilvl w:val="0"/>
          <w:numId w:val="80"/>
        </w:numPr>
      </w:pPr>
      <w:r w:rsidRPr="00E77497">
        <w:t xml:space="preserve">Let </w:t>
      </w:r>
      <w:del w:id="11171" w:author="Rev 8 Allen Wirfs-Brock" w:date="2012-06-12T13:25:00Z">
        <w:r w:rsidRPr="00E77497" w:rsidDel="0034651E">
          <w:rPr>
            <w:i/>
          </w:rPr>
          <w:delText>leftNum</w:delText>
        </w:r>
        <w:r w:rsidRPr="00E77497" w:rsidDel="0034651E">
          <w:delText xml:space="preserve"> </w:delText>
        </w:r>
      </w:del>
      <w:ins w:id="11172" w:author="Rev 8 Allen Wirfs-Brock" w:date="2012-06-12T13:25:00Z">
        <w:r w:rsidR="0034651E" w:rsidRPr="00E77497">
          <w:rPr>
            <w:i/>
          </w:rPr>
          <w:t>l</w:t>
        </w:r>
        <w:r w:rsidR="0034651E">
          <w:rPr>
            <w:i/>
          </w:rPr>
          <w:t>n</w:t>
        </w:r>
        <w:r w:rsidR="0034651E" w:rsidRPr="00E77497">
          <w:rPr>
            <w:i/>
          </w:rPr>
          <w:t>um</w:t>
        </w:r>
        <w:r w:rsidR="0034651E" w:rsidRPr="00E77497">
          <w:t xml:space="preserve"> </w:t>
        </w:r>
      </w:ins>
      <w:r w:rsidRPr="00E77497">
        <w:t>be ToNumber(</w:t>
      </w:r>
      <w:r w:rsidRPr="00E77497">
        <w:rPr>
          <w:i/>
        </w:rPr>
        <w:t>leftValue</w:t>
      </w:r>
      <w:bookmarkEnd w:id="11170"/>
      <w:r w:rsidRPr="00E77497">
        <w:t>)</w:t>
      </w:r>
      <w:bookmarkStart w:id="11173" w:name="_Toc382212560"/>
      <w:r w:rsidRPr="00E77497">
        <w:t>.</w:t>
      </w:r>
    </w:p>
    <w:p w14:paraId="1493F44A" w14:textId="77777777" w:rsidR="003B3A98" w:rsidRDefault="000C090B" w:rsidP="003B3A98">
      <w:pPr>
        <w:pStyle w:val="Alg4"/>
        <w:numPr>
          <w:ilvl w:val="0"/>
          <w:numId w:val="80"/>
        </w:numPr>
        <w:contextualSpacing/>
        <w:rPr>
          <w:ins w:id="11174" w:author="Rev 6 Allen Wirfs-Brock" w:date="2012-02-16T17:42:00Z"/>
        </w:rPr>
      </w:pPr>
      <w:ins w:id="11175" w:author="Rev 8 Allen Wirfs-Brock" w:date="2012-06-12T13:22:00Z">
        <w:r>
          <w:t>ReturnIfAbrupt(</w:t>
        </w:r>
        <w:r w:rsidRPr="00342FD6">
          <w:rPr>
            <w:i/>
          </w:rPr>
          <w:t>l</w:t>
        </w:r>
      </w:ins>
      <w:ins w:id="11176" w:author="Rev 8 Allen Wirfs-Brock" w:date="2012-06-12T13:25:00Z">
        <w:r w:rsidR="0034651E">
          <w:rPr>
            <w:i/>
          </w:rPr>
          <w:t>n</w:t>
        </w:r>
      </w:ins>
      <w:ins w:id="11177" w:author="Rev 8 Allen Wirfs-Brock" w:date="2012-06-12T13:22:00Z">
        <w:r>
          <w:rPr>
            <w:i/>
          </w:rPr>
          <w:t>u</w:t>
        </w:r>
      </w:ins>
      <w:ins w:id="11178" w:author="Rev 8 Allen Wirfs-Brock" w:date="2012-06-12T13:24:00Z">
        <w:r>
          <w:rPr>
            <w:i/>
          </w:rPr>
          <w:t>n</w:t>
        </w:r>
      </w:ins>
      <w:ins w:id="11179" w:author="Rev 8 Allen Wirfs-Brock" w:date="2012-06-12T13:22:00Z">
        <w:r>
          <w:t>).</w:t>
        </w:r>
      </w:ins>
      <w:ins w:id="11180" w:author="Rev 6 Allen Wirfs-Brock" w:date="2012-02-16T17:42:00Z">
        <w:del w:id="11181" w:author="Rev 8 Allen Wirfs-Brock" w:date="2012-06-12T13:22:00Z">
          <w:r w:rsidR="003B3A98" w:rsidDel="000C090B">
            <w:delText xml:space="preserve">If </w:delText>
          </w:r>
          <w:r w:rsidR="003B3A98" w:rsidRPr="00E77497" w:rsidDel="000C090B">
            <w:rPr>
              <w:i/>
            </w:rPr>
            <w:delText>leftNum</w:delText>
          </w:r>
          <w:r w:rsidR="003B3A98" w:rsidRPr="00E77497" w:rsidDel="000C090B">
            <w:delText xml:space="preserve"> </w:delText>
          </w:r>
          <w:r w:rsidR="003B3A98" w:rsidDel="000C090B">
            <w:delText xml:space="preserve">is an abrupt completion, return </w:delText>
          </w:r>
          <w:r w:rsidR="003B3A98" w:rsidRPr="00E77497" w:rsidDel="000C090B">
            <w:rPr>
              <w:i/>
            </w:rPr>
            <w:delText>leftNum</w:delText>
          </w:r>
          <w:r w:rsidR="003B3A98" w:rsidDel="000C090B">
            <w:delText>.</w:delText>
          </w:r>
        </w:del>
      </w:ins>
    </w:p>
    <w:p w14:paraId="0B0F80B8" w14:textId="77777777" w:rsidR="004C02EF" w:rsidRPr="00E77497" w:rsidRDefault="004C02EF" w:rsidP="00441AED">
      <w:pPr>
        <w:pStyle w:val="Alg4"/>
        <w:numPr>
          <w:ilvl w:val="0"/>
          <w:numId w:val="80"/>
        </w:numPr>
      </w:pPr>
      <w:r w:rsidRPr="00E77497">
        <w:t xml:space="preserve">Let </w:t>
      </w:r>
      <w:del w:id="11182" w:author="Rev 8 Allen Wirfs-Brock" w:date="2012-06-12T13:25:00Z">
        <w:r w:rsidRPr="00E77497" w:rsidDel="0034651E">
          <w:rPr>
            <w:i/>
          </w:rPr>
          <w:delText>rightNum</w:delText>
        </w:r>
        <w:r w:rsidRPr="00E77497" w:rsidDel="0034651E">
          <w:delText xml:space="preserve"> </w:delText>
        </w:r>
      </w:del>
      <w:ins w:id="11183" w:author="Rev 8 Allen Wirfs-Brock" w:date="2012-06-12T13:25:00Z">
        <w:r w:rsidR="0034651E" w:rsidRPr="00E77497">
          <w:rPr>
            <w:i/>
          </w:rPr>
          <w:t>r</w:t>
        </w:r>
        <w:r w:rsidR="0034651E">
          <w:rPr>
            <w:i/>
          </w:rPr>
          <w:t>n</w:t>
        </w:r>
        <w:r w:rsidR="0034651E" w:rsidRPr="00E77497">
          <w:rPr>
            <w:i/>
          </w:rPr>
          <w:t>um</w:t>
        </w:r>
        <w:r w:rsidR="0034651E" w:rsidRPr="00E77497">
          <w:t xml:space="preserve"> </w:t>
        </w:r>
      </w:ins>
      <w:r w:rsidRPr="00E77497">
        <w:t>be ToNumber(</w:t>
      </w:r>
      <w:r w:rsidRPr="00E77497">
        <w:rPr>
          <w:i/>
        </w:rPr>
        <w:t>rightValue</w:t>
      </w:r>
      <w:bookmarkEnd w:id="11173"/>
      <w:r w:rsidRPr="00E77497">
        <w:t>)</w:t>
      </w:r>
      <w:bookmarkStart w:id="11184" w:name="_Toc382212561"/>
      <w:r w:rsidRPr="00E77497">
        <w:t>.</w:t>
      </w:r>
    </w:p>
    <w:p w14:paraId="6CC9D168" w14:textId="77777777" w:rsidR="003B3A98" w:rsidRDefault="0034651E" w:rsidP="003B3A98">
      <w:pPr>
        <w:pStyle w:val="Alg4"/>
        <w:numPr>
          <w:ilvl w:val="0"/>
          <w:numId w:val="80"/>
        </w:numPr>
        <w:contextualSpacing/>
        <w:rPr>
          <w:ins w:id="11185" w:author="Rev 6 Allen Wirfs-Brock" w:date="2012-02-16T17:39:00Z"/>
        </w:rPr>
      </w:pPr>
      <w:ins w:id="11186" w:author="Rev 8 Allen Wirfs-Brock" w:date="2012-06-12T13:26:00Z">
        <w:r>
          <w:t>ReturnIfAbrupt(</w:t>
        </w:r>
        <w:r>
          <w:rPr>
            <w:i/>
          </w:rPr>
          <w:t>rnun</w:t>
        </w:r>
        <w:r>
          <w:t>).</w:t>
        </w:r>
      </w:ins>
      <w:ins w:id="11187" w:author="Rev 6 Allen Wirfs-Brock" w:date="2012-02-16T17:39:00Z">
        <w:del w:id="11188" w:author="Rev 8 Allen Wirfs-Brock" w:date="2012-06-12T13:26:00Z">
          <w:r w:rsidR="003B3A98" w:rsidDel="0034651E">
            <w:delText xml:space="preserve">If </w:delText>
          </w:r>
        </w:del>
      </w:ins>
      <w:ins w:id="11189" w:author="Rev 6 Allen Wirfs-Brock" w:date="2012-02-16T17:43:00Z">
        <w:del w:id="11190" w:author="Rev 8 Allen Wirfs-Brock" w:date="2012-06-12T13:26:00Z">
          <w:r w:rsidR="003B3A98" w:rsidRPr="00E77497" w:rsidDel="0034651E">
            <w:rPr>
              <w:i/>
            </w:rPr>
            <w:delText>rightNum</w:delText>
          </w:r>
          <w:r w:rsidR="003B3A98" w:rsidRPr="00E77497" w:rsidDel="0034651E">
            <w:delText xml:space="preserve"> </w:delText>
          </w:r>
        </w:del>
      </w:ins>
      <w:ins w:id="11191" w:author="Rev 6 Allen Wirfs-Brock" w:date="2012-02-16T17:39:00Z">
        <w:del w:id="11192" w:author="Rev 8 Allen Wirfs-Brock" w:date="2012-06-12T13:26:00Z">
          <w:r w:rsidR="003B3A98" w:rsidDel="0034651E">
            <w:delText xml:space="preserve">is an abrupt completion, return </w:delText>
          </w:r>
        </w:del>
      </w:ins>
      <w:ins w:id="11193" w:author="Rev 6 Allen Wirfs-Brock" w:date="2012-02-16T17:43:00Z">
        <w:del w:id="11194" w:author="Rev 8 Allen Wirfs-Brock" w:date="2012-06-12T13:26:00Z">
          <w:r w:rsidR="003B3A98" w:rsidRPr="00E77497" w:rsidDel="0034651E">
            <w:rPr>
              <w:i/>
            </w:rPr>
            <w:delText>rightNum</w:delText>
          </w:r>
        </w:del>
      </w:ins>
      <w:ins w:id="11195" w:author="Rev 6 Allen Wirfs-Brock" w:date="2012-02-16T17:39:00Z">
        <w:del w:id="11196" w:author="Rev 8 Allen Wirfs-Brock" w:date="2012-06-12T13:26:00Z">
          <w:r w:rsidR="003B3A98" w:rsidDel="0034651E">
            <w:delText>.</w:delText>
          </w:r>
        </w:del>
      </w:ins>
    </w:p>
    <w:p w14:paraId="15737653" w14:textId="77777777" w:rsidR="004C02EF" w:rsidRPr="004D1BD1" w:rsidRDefault="004C02EF" w:rsidP="00441AED">
      <w:pPr>
        <w:pStyle w:val="Alg4"/>
        <w:numPr>
          <w:ilvl w:val="0"/>
          <w:numId w:val="80"/>
        </w:numPr>
        <w:spacing w:after="220"/>
      </w:pPr>
      <w:r w:rsidRPr="00E77497">
        <w:t xml:space="preserve">Return the result of applying the specified operation (*, /, or %) to </w:t>
      </w:r>
      <w:del w:id="11197" w:author="Rev 8 Allen Wirfs-Brock" w:date="2012-06-12T13:25:00Z">
        <w:r w:rsidRPr="00E77497" w:rsidDel="0034651E">
          <w:rPr>
            <w:i/>
          </w:rPr>
          <w:delText>leftNum</w:delText>
        </w:r>
        <w:r w:rsidRPr="00E77497" w:rsidDel="0034651E">
          <w:delText xml:space="preserve"> </w:delText>
        </w:r>
      </w:del>
      <w:ins w:id="11198" w:author="Rev 8 Allen Wirfs-Brock" w:date="2012-06-12T13:25:00Z">
        <w:r w:rsidR="0034651E" w:rsidRPr="00E77497">
          <w:rPr>
            <w:i/>
          </w:rPr>
          <w:t>l</w:t>
        </w:r>
        <w:r w:rsidR="0034651E">
          <w:rPr>
            <w:i/>
          </w:rPr>
          <w:t>n</w:t>
        </w:r>
        <w:r w:rsidR="0034651E" w:rsidRPr="00E77497">
          <w:rPr>
            <w:i/>
          </w:rPr>
          <w:t>um</w:t>
        </w:r>
        <w:r w:rsidR="0034651E" w:rsidRPr="00E77497">
          <w:t xml:space="preserve"> </w:t>
        </w:r>
      </w:ins>
      <w:r w:rsidRPr="00E77497">
        <w:t xml:space="preserve">and </w:t>
      </w:r>
      <w:del w:id="11199" w:author="Rev 8 Allen Wirfs-Brock" w:date="2012-06-12T13:26:00Z">
        <w:r w:rsidRPr="00E77497" w:rsidDel="0034651E">
          <w:rPr>
            <w:i/>
          </w:rPr>
          <w:delText>rightNum</w:delText>
        </w:r>
      </w:del>
      <w:ins w:id="11200" w:author="Rev 8 Allen Wirfs-Brock" w:date="2012-06-12T13:26:00Z">
        <w:r w:rsidR="0034651E" w:rsidRPr="00E77497">
          <w:rPr>
            <w:i/>
          </w:rPr>
          <w:t>r</w:t>
        </w:r>
        <w:r w:rsidR="0034651E">
          <w:rPr>
            <w:i/>
          </w:rPr>
          <w:t>n</w:t>
        </w:r>
        <w:r w:rsidR="0034651E" w:rsidRPr="00E77497">
          <w:rPr>
            <w:i/>
          </w:rPr>
          <w:t>um</w:t>
        </w:r>
      </w:ins>
      <w:r w:rsidRPr="00E77497">
        <w:t xml:space="preserve">. See the Notes below 11.5.1, </w:t>
      </w:r>
      <w:bookmarkEnd w:id="11184"/>
      <w:r w:rsidRPr="00120381">
        <w:t>11.5.2, 11.5.3</w:t>
      </w:r>
      <w:bookmarkStart w:id="11201" w:name="_Toc382212562"/>
      <w:r w:rsidRPr="004D1BD1">
        <w:t>.</w:t>
      </w:r>
      <w:bookmarkStart w:id="11202" w:name="_Ref382715556"/>
      <w:bookmarkStart w:id="11203" w:name="_Toc385672206"/>
      <w:bookmarkStart w:id="11204" w:name="_Toc393690301"/>
      <w:bookmarkStart w:id="11205" w:name="_Ref424535318"/>
      <w:bookmarkStart w:id="11206" w:name="_Ref424667968"/>
      <w:bookmarkStart w:id="11207" w:name="_Toc472818841"/>
      <w:bookmarkEnd w:id="11201"/>
    </w:p>
    <w:p w14:paraId="098F053A" w14:textId="77777777" w:rsidR="004C02EF" w:rsidRPr="008B7F6F" w:rsidRDefault="004C02EF" w:rsidP="003A4B22">
      <w:pPr>
        <w:pStyle w:val="30"/>
        <w:numPr>
          <w:ilvl w:val="0"/>
          <w:numId w:val="0"/>
        </w:numPr>
      </w:pPr>
      <w:bookmarkStart w:id="11208" w:name="_Toc235503415"/>
      <w:bookmarkStart w:id="11209" w:name="_Toc241509190"/>
      <w:bookmarkStart w:id="11210" w:name="_Toc244416677"/>
      <w:bookmarkStart w:id="11211" w:name="_Toc276631041"/>
      <w:bookmarkStart w:id="11212" w:name="_Toc329528779"/>
      <w:r w:rsidRPr="003B4312">
        <w:t>11.5.1</w:t>
      </w:r>
      <w:r w:rsidRPr="003B4312">
        <w:tab/>
        <w:t xml:space="preserve">Applying the </w:t>
      </w:r>
      <w:r w:rsidRPr="003B4312">
        <w:rPr>
          <w:rFonts w:ascii="Courier New" w:hAnsi="Courier New"/>
        </w:rPr>
        <w:t>*</w:t>
      </w:r>
      <w:r w:rsidRPr="008B7F6F">
        <w:t xml:space="preserve"> Operato</w:t>
      </w:r>
      <w:bookmarkEnd w:id="11202"/>
      <w:bookmarkEnd w:id="11203"/>
      <w:bookmarkEnd w:id="11204"/>
      <w:r w:rsidRPr="008B7F6F">
        <w:t>r</w:t>
      </w:r>
      <w:bookmarkEnd w:id="11205"/>
      <w:bookmarkEnd w:id="11206"/>
      <w:bookmarkEnd w:id="11207"/>
      <w:bookmarkEnd w:id="11208"/>
      <w:bookmarkEnd w:id="11209"/>
      <w:bookmarkEnd w:id="11210"/>
      <w:bookmarkEnd w:id="11211"/>
      <w:bookmarkEnd w:id="11212"/>
    </w:p>
    <w:p w14:paraId="4EC848F4" w14:textId="77777777"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74A38C08" w14:textId="77777777" w:rsidR="004C02EF" w:rsidRPr="00675B74" w:rsidRDefault="004C02EF" w:rsidP="004C02EF">
      <w:pPr>
        <w:spacing w:after="60"/>
      </w:pPr>
      <w:r w:rsidRPr="00B820AB">
        <w:t>The result of a floating-point multiplication is governed by the rules of IE</w:t>
      </w:r>
      <w:r w:rsidRPr="00675B74">
        <w:t>EE 754 binary double-precision arithmetic:</w:t>
      </w:r>
    </w:p>
    <w:p w14:paraId="4140157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5284CBD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4B8D3E9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04A6086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709C6AE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3BBEB8F9" w14:textId="77777777"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11213" w:name="_Ref382715602"/>
      <w:bookmarkStart w:id="11214" w:name="_Toc385672207"/>
      <w:bookmarkStart w:id="11215" w:name="_Toc393690302"/>
    </w:p>
    <w:p w14:paraId="1ECB0F30" w14:textId="77777777" w:rsidR="004C02EF" w:rsidRPr="00E77497" w:rsidRDefault="004C02EF" w:rsidP="003A4B22">
      <w:pPr>
        <w:pStyle w:val="30"/>
        <w:numPr>
          <w:ilvl w:val="0"/>
          <w:numId w:val="0"/>
        </w:numPr>
      </w:pPr>
      <w:bookmarkStart w:id="11216" w:name="_Ref424535329"/>
      <w:bookmarkStart w:id="11217" w:name="_Toc472818842"/>
      <w:bookmarkStart w:id="11218" w:name="_Toc235503416"/>
      <w:bookmarkStart w:id="11219" w:name="_Toc241509191"/>
      <w:bookmarkStart w:id="11220" w:name="_Toc244416678"/>
      <w:bookmarkStart w:id="11221" w:name="_Toc276631042"/>
      <w:bookmarkStart w:id="11222" w:name="_Toc329528780"/>
      <w:r w:rsidRPr="00E77497">
        <w:t>11.5.2</w:t>
      </w:r>
      <w:r w:rsidRPr="00E77497">
        <w:tab/>
        <w:t xml:space="preserve">Applying the </w:t>
      </w:r>
      <w:r w:rsidRPr="00E77497">
        <w:rPr>
          <w:rFonts w:ascii="Courier New" w:hAnsi="Courier New"/>
        </w:rPr>
        <w:t>/</w:t>
      </w:r>
      <w:r w:rsidRPr="00E77497">
        <w:t xml:space="preserve"> Operato</w:t>
      </w:r>
      <w:bookmarkEnd w:id="11213"/>
      <w:bookmarkEnd w:id="11214"/>
      <w:bookmarkEnd w:id="11215"/>
      <w:r w:rsidRPr="00E77497">
        <w:t>r</w:t>
      </w:r>
      <w:bookmarkEnd w:id="11216"/>
      <w:bookmarkEnd w:id="11217"/>
      <w:bookmarkEnd w:id="11218"/>
      <w:bookmarkEnd w:id="11219"/>
      <w:bookmarkEnd w:id="11220"/>
      <w:bookmarkEnd w:id="11221"/>
      <w:bookmarkEnd w:id="11222"/>
    </w:p>
    <w:p w14:paraId="6F125909" w14:textId="77777777"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2DEE9BB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35D98A0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7591561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63A0432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14:paraId="163D6C8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4D78B7A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14:paraId="2B2A683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14EE05E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0A65B15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11223" w:name="_Ref382715606"/>
      <w:bookmarkStart w:id="11224" w:name="_Toc385672208"/>
      <w:bookmarkStart w:id="11225" w:name="_Toc393690303"/>
    </w:p>
    <w:p w14:paraId="7A51D79B" w14:textId="77777777" w:rsidR="004C02EF" w:rsidRPr="00E77497" w:rsidRDefault="004C02EF" w:rsidP="003A4B22">
      <w:pPr>
        <w:pStyle w:val="30"/>
        <w:numPr>
          <w:ilvl w:val="0"/>
          <w:numId w:val="0"/>
        </w:numPr>
      </w:pPr>
      <w:bookmarkStart w:id="11226" w:name="_Ref424535339"/>
      <w:bookmarkStart w:id="11227" w:name="_Toc472818843"/>
      <w:bookmarkStart w:id="11228" w:name="_Toc235503417"/>
      <w:bookmarkStart w:id="11229" w:name="_Toc241509192"/>
      <w:bookmarkStart w:id="11230" w:name="_Toc244416679"/>
      <w:bookmarkStart w:id="11231" w:name="_Toc276631043"/>
      <w:bookmarkStart w:id="11232" w:name="_Toc329528781"/>
      <w:r w:rsidRPr="00E77497">
        <w:t>11.5.3</w:t>
      </w:r>
      <w:r w:rsidRPr="00E77497">
        <w:tab/>
        <w:t xml:space="preserve">Applying the </w:t>
      </w:r>
      <w:r w:rsidRPr="00E77497">
        <w:rPr>
          <w:rFonts w:ascii="Courier New" w:hAnsi="Courier New"/>
        </w:rPr>
        <w:t>%</w:t>
      </w:r>
      <w:r w:rsidRPr="00E77497">
        <w:t xml:space="preserve"> Operato</w:t>
      </w:r>
      <w:bookmarkEnd w:id="11223"/>
      <w:bookmarkEnd w:id="11224"/>
      <w:bookmarkEnd w:id="11225"/>
      <w:r w:rsidRPr="00E77497">
        <w:t>r</w:t>
      </w:r>
      <w:bookmarkEnd w:id="11226"/>
      <w:bookmarkEnd w:id="11227"/>
      <w:bookmarkEnd w:id="11228"/>
      <w:bookmarkEnd w:id="11229"/>
      <w:bookmarkEnd w:id="11230"/>
      <w:bookmarkEnd w:id="11231"/>
      <w:bookmarkEnd w:id="11232"/>
    </w:p>
    <w:p w14:paraId="30C95690" w14:textId="77777777"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370A9287" w14:textId="77777777"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14:paraId="2BA41212" w14:textId="77777777"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50560BE3" w14:textId="77777777" w:rsidR="004C02EF" w:rsidRPr="00E77497" w:rsidRDefault="004C02EF" w:rsidP="004C02EF">
      <w:pPr>
        <w:spacing w:after="60"/>
      </w:pPr>
      <w:r w:rsidRPr="00E77497">
        <w:t>The result of an ECMAScript floating-point remainder operation is determined by the rules of IEEE arithmetic:</w:t>
      </w:r>
    </w:p>
    <w:p w14:paraId="1012EB0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40CED357"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14:paraId="598E971B"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4E47D33B"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14:paraId="347F51E8"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14:paraId="1375F219" w14:textId="77777777"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2ED56121" w14:textId="77777777" w:rsidR="004C02EF" w:rsidRPr="00E77497" w:rsidRDefault="004C02EF" w:rsidP="003A4B22">
      <w:pPr>
        <w:pStyle w:val="20"/>
        <w:numPr>
          <w:ilvl w:val="0"/>
          <w:numId w:val="0"/>
        </w:numPr>
      </w:pPr>
      <w:bookmarkStart w:id="11233" w:name="_Hlt457723851"/>
      <w:bookmarkStart w:id="11234" w:name="_Ref457437597"/>
      <w:bookmarkStart w:id="11235" w:name="_Toc472818844"/>
      <w:bookmarkStart w:id="11236" w:name="_Toc235503418"/>
      <w:bookmarkStart w:id="11237" w:name="_Toc241509193"/>
      <w:bookmarkStart w:id="11238" w:name="_Toc244416680"/>
      <w:bookmarkStart w:id="11239" w:name="_Toc276631044"/>
      <w:bookmarkStart w:id="11240" w:name="_Toc329528782"/>
      <w:bookmarkEnd w:id="11233"/>
      <w:r w:rsidRPr="00E77497">
        <w:t>11.6</w:t>
      </w:r>
      <w:r w:rsidRPr="00E77497">
        <w:tab/>
        <w:t>Additive Operators</w:t>
      </w:r>
      <w:bookmarkEnd w:id="11234"/>
      <w:bookmarkEnd w:id="11235"/>
      <w:bookmarkEnd w:id="11236"/>
      <w:bookmarkEnd w:id="11237"/>
      <w:bookmarkEnd w:id="11238"/>
      <w:bookmarkEnd w:id="11239"/>
      <w:bookmarkEnd w:id="11240"/>
    </w:p>
    <w:p w14:paraId="4AFC03BB" w14:textId="77777777" w:rsidR="004C02EF" w:rsidRPr="00E77497" w:rsidRDefault="004C02EF" w:rsidP="004C02EF">
      <w:pPr>
        <w:pStyle w:val="Syntax"/>
      </w:pPr>
      <w:r w:rsidRPr="00E77497">
        <w:t>Syntax</w:t>
      </w:r>
    </w:p>
    <w:p w14:paraId="4128077B" w14:textId="77777777"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37B3DEC3" w14:textId="77777777"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11241" w:name="_Toc375031182"/>
      <w:bookmarkStart w:id="11242" w:name="_Ref383834802"/>
      <w:bookmarkStart w:id="11243" w:name="_Ref384028360"/>
      <w:bookmarkStart w:id="11244" w:name="_Toc385672210"/>
      <w:bookmarkStart w:id="11245" w:name="_Toc393690305"/>
    </w:p>
    <w:p w14:paraId="0A75B9F5" w14:textId="77777777" w:rsidR="004C02EF" w:rsidRPr="00E77497" w:rsidRDefault="004C02EF" w:rsidP="003A4B22">
      <w:pPr>
        <w:pStyle w:val="30"/>
        <w:numPr>
          <w:ilvl w:val="0"/>
          <w:numId w:val="0"/>
        </w:numPr>
      </w:pPr>
      <w:bookmarkStart w:id="11246" w:name="_Toc472818845"/>
      <w:bookmarkStart w:id="11247" w:name="_Toc235503419"/>
      <w:bookmarkStart w:id="11248" w:name="_Toc241509194"/>
      <w:bookmarkStart w:id="11249" w:name="_Toc244416681"/>
      <w:bookmarkStart w:id="11250" w:name="_Toc276631045"/>
      <w:bookmarkStart w:id="11251" w:name="_Toc329528783"/>
      <w:r w:rsidRPr="00E77497">
        <w:t>11.6.1</w:t>
      </w:r>
      <w:r w:rsidRPr="00E77497">
        <w:tab/>
        <w:t xml:space="preserve">The Addition operator ( </w:t>
      </w:r>
      <w:r w:rsidRPr="00E77497">
        <w:rPr>
          <w:rFonts w:ascii="Courier New" w:hAnsi="Courier New"/>
        </w:rPr>
        <w:t>+</w:t>
      </w:r>
      <w:r w:rsidRPr="00E77497">
        <w:t xml:space="preserve"> </w:t>
      </w:r>
      <w:bookmarkEnd w:id="11241"/>
      <w:bookmarkEnd w:id="11242"/>
      <w:bookmarkEnd w:id="11243"/>
      <w:bookmarkEnd w:id="11244"/>
      <w:bookmarkEnd w:id="11245"/>
      <w:r w:rsidRPr="00E77497">
        <w:t>)</w:t>
      </w:r>
      <w:bookmarkEnd w:id="11246"/>
      <w:bookmarkEnd w:id="11247"/>
      <w:bookmarkEnd w:id="11248"/>
      <w:bookmarkEnd w:id="11249"/>
      <w:bookmarkEnd w:id="11250"/>
      <w:bookmarkEnd w:id="11251"/>
    </w:p>
    <w:p w14:paraId="616B9AAF" w14:textId="77777777" w:rsidR="004C02EF" w:rsidRPr="004D1BD1" w:rsidRDefault="00AF60D2" w:rsidP="004C02EF">
      <w:ins w:id="11252" w:author="Rev 4 Allen Wirfs-Brock" w:date="2011-10-15T09:50:00Z">
        <w:r w:rsidRPr="00E77497">
          <w:rPr>
            <w:sz w:val="18"/>
          </w:rPr>
          <w:t>NOTE</w:t>
        </w:r>
        <w:r w:rsidRPr="00E77497">
          <w:rPr>
            <w:sz w:val="18"/>
          </w:rPr>
          <w:tab/>
        </w:r>
      </w:ins>
      <w:r w:rsidR="004C02EF" w:rsidRPr="004D1BD1">
        <w:rPr>
          <w:sz w:val="18"/>
          <w:rPrChange w:id="11253" w:author="Rev 4 Allen Wirfs-Brock" w:date="2011-11-04T08:51:00Z">
            <w:rPr/>
          </w:rPrChange>
        </w:rPr>
        <w:t>The addition operator either performs string concatenation or numeric addition.</w:t>
      </w:r>
    </w:p>
    <w:p w14:paraId="781A0BA1" w14:textId="77777777" w:rsidR="00AF60D2" w:rsidRPr="008B7F6F" w:rsidRDefault="00AF60D2" w:rsidP="00AF60D2">
      <w:pPr>
        <w:keepNext/>
        <w:rPr>
          <w:ins w:id="11254" w:author="Rev 4 Allen Wirfs-Brock" w:date="2011-10-15T09:50:00Z"/>
          <w:rFonts w:ascii="Helvetica" w:hAnsi="Helvetica"/>
          <w:b/>
        </w:rPr>
      </w:pPr>
      <w:ins w:id="11255" w:author="Rev 4 Allen Wirfs-Brock" w:date="2011-10-15T09:50:00Z">
        <w:r w:rsidRPr="003B4312">
          <w:rPr>
            <w:rFonts w:ascii="Helvetica" w:hAnsi="Helvetica"/>
            <w:b/>
          </w:rPr>
          <w:t xml:space="preserve">Runtime Semantics: </w:t>
        </w:r>
        <w:r w:rsidRPr="003B4312">
          <w:rPr>
            <w:rFonts w:ascii="Helvetica" w:hAnsi="Helvetica"/>
            <w:b/>
            <w:spacing w:val="6"/>
          </w:rPr>
          <w:t>Evaluation</w:t>
        </w:r>
      </w:ins>
    </w:p>
    <w:p w14:paraId="1A3D1A73" w14:textId="77777777" w:rsidR="004C02EF" w:rsidRPr="00E77497" w:rsidRDefault="004C02EF" w:rsidP="004C02EF">
      <w:pPr>
        <w:keepNext/>
      </w:pPr>
      <w:del w:id="11256" w:author="Rev 4 Allen Wirfs-Brock" w:date="2011-10-15T09:50:00Z">
        <w:r w:rsidRPr="006B6D0A" w:rsidDel="00AF60D2">
          <w:delText xml:space="preserve">The production </w:delText>
        </w:r>
      </w:del>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11257" w:author="Rev 4 Allen Wirfs-Brock" w:date="2011-10-15T09:50:00Z">
        <w:r w:rsidRPr="00E77497" w:rsidDel="00AF60D2">
          <w:delText>is evaluated as follows:</w:delText>
        </w:r>
      </w:del>
      <w:bookmarkStart w:id="11258" w:name="_Toc382212564"/>
    </w:p>
    <w:p w14:paraId="352C641A" w14:textId="77777777"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AdditiveExpression</w:t>
      </w:r>
      <w:bookmarkEnd w:id="11258"/>
      <w:r w:rsidRPr="00E77497">
        <w:t>.</w:t>
      </w:r>
      <w:bookmarkStart w:id="11259" w:name="_Toc382212565"/>
    </w:p>
    <w:p w14:paraId="03090760" w14:textId="77777777"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11259"/>
      <w:r w:rsidRPr="00E77497">
        <w:t>.</w:t>
      </w:r>
      <w:bookmarkStart w:id="11260" w:name="_Toc382212566"/>
    </w:p>
    <w:p w14:paraId="0C6C9DC2" w14:textId="77777777" w:rsidR="003B3A98" w:rsidRDefault="0056239B" w:rsidP="003B3A98">
      <w:pPr>
        <w:pStyle w:val="Alg4"/>
        <w:numPr>
          <w:ilvl w:val="0"/>
          <w:numId w:val="81"/>
        </w:numPr>
        <w:contextualSpacing/>
        <w:rPr>
          <w:ins w:id="11261" w:author="Rev 6 Allen Wirfs-Brock" w:date="2012-02-16T17:44:00Z"/>
        </w:rPr>
      </w:pPr>
      <w:ins w:id="11262" w:author="Rev 8 Allen Wirfs-Brock" w:date="2012-06-12T12:59:00Z">
        <w:r>
          <w:t>ReturnIfAbrupt(</w:t>
        </w:r>
        <w:r w:rsidRPr="00342FD6">
          <w:rPr>
            <w:i/>
          </w:rPr>
          <w:t>lval</w:t>
        </w:r>
        <w:r>
          <w:t>).</w:t>
        </w:r>
      </w:ins>
      <w:ins w:id="11263" w:author="Rev 6 Allen Wirfs-Brock" w:date="2012-02-16T17:44:00Z">
        <w:del w:id="11264" w:author="Rev 8 Allen Wirfs-Brock" w:date="2012-06-12T12:59:00Z">
          <w:r w:rsidR="003B3A98" w:rsidDel="0056239B">
            <w:delText xml:space="preserve">If </w:delText>
          </w:r>
        </w:del>
      </w:ins>
      <w:ins w:id="11265" w:author="Rev 6 Allen Wirfs-Brock" w:date="2012-02-16T17:45:00Z">
        <w:del w:id="11266" w:author="Rev 8 Allen Wirfs-Brock" w:date="2012-06-12T12:59:00Z">
          <w:r w:rsidR="003B3A98" w:rsidRPr="00E77497" w:rsidDel="0056239B">
            <w:rPr>
              <w:i/>
            </w:rPr>
            <w:delText>lval</w:delText>
          </w:r>
          <w:r w:rsidR="003B3A98" w:rsidRPr="00E77497" w:rsidDel="0056239B">
            <w:delText xml:space="preserve"> </w:delText>
          </w:r>
        </w:del>
      </w:ins>
      <w:ins w:id="11267" w:author="Rev 6 Allen Wirfs-Brock" w:date="2012-02-16T17:44:00Z">
        <w:del w:id="11268" w:author="Rev 8 Allen Wirfs-Brock" w:date="2012-06-12T12:59:00Z">
          <w:r w:rsidR="003B3A98" w:rsidDel="0056239B">
            <w:delText xml:space="preserve">is an abrupt completion, return </w:delText>
          </w:r>
        </w:del>
      </w:ins>
      <w:ins w:id="11269" w:author="Rev 6 Allen Wirfs-Brock" w:date="2012-02-16T17:45:00Z">
        <w:del w:id="11270" w:author="Rev 8 Allen Wirfs-Brock" w:date="2012-06-12T12:59:00Z">
          <w:r w:rsidR="003B3A98" w:rsidRPr="00E77497" w:rsidDel="0056239B">
            <w:rPr>
              <w:i/>
            </w:rPr>
            <w:delText>lval</w:delText>
          </w:r>
        </w:del>
      </w:ins>
      <w:ins w:id="11271" w:author="Rev 6 Allen Wirfs-Brock" w:date="2012-02-16T17:44:00Z">
        <w:del w:id="11272" w:author="Rev 8 Allen Wirfs-Brock" w:date="2012-06-12T12:59:00Z">
          <w:r w:rsidR="003B3A98" w:rsidDel="0056239B">
            <w:delText>.</w:delText>
          </w:r>
        </w:del>
      </w:ins>
    </w:p>
    <w:p w14:paraId="3DECD194" w14:textId="77777777"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MultiplicativeExpression</w:t>
      </w:r>
      <w:bookmarkEnd w:id="11260"/>
      <w:r w:rsidRPr="00E77497">
        <w:t>.</w:t>
      </w:r>
      <w:bookmarkStart w:id="11273" w:name="_Toc382212567"/>
    </w:p>
    <w:p w14:paraId="4130EAC8" w14:textId="77777777"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11273"/>
      <w:r w:rsidRPr="00E77497">
        <w:t>.</w:t>
      </w:r>
      <w:bookmarkStart w:id="11274" w:name="_Toc382212568"/>
    </w:p>
    <w:p w14:paraId="0CABC4EA" w14:textId="77777777" w:rsidR="003B3A98" w:rsidRDefault="000C090B" w:rsidP="003B3A98">
      <w:pPr>
        <w:pStyle w:val="Alg4"/>
        <w:numPr>
          <w:ilvl w:val="0"/>
          <w:numId w:val="81"/>
        </w:numPr>
        <w:contextualSpacing/>
        <w:rPr>
          <w:ins w:id="11275" w:author="Rev 6 Allen Wirfs-Brock" w:date="2012-02-16T17:44:00Z"/>
        </w:rPr>
      </w:pPr>
      <w:ins w:id="11276" w:author="Rev 8 Allen Wirfs-Brock" w:date="2012-06-12T13:19:00Z">
        <w:r>
          <w:t>ReturnIfAbrupt(</w:t>
        </w:r>
        <w:r>
          <w:rPr>
            <w:i/>
          </w:rPr>
          <w:t>r</w:t>
        </w:r>
        <w:r w:rsidRPr="00342FD6">
          <w:rPr>
            <w:i/>
          </w:rPr>
          <w:t>val</w:t>
        </w:r>
        <w:r>
          <w:t>).</w:t>
        </w:r>
      </w:ins>
      <w:ins w:id="11277" w:author="Rev 6 Allen Wirfs-Brock" w:date="2012-02-16T17:44:00Z">
        <w:del w:id="11278" w:author="Rev 8 Allen Wirfs-Brock" w:date="2012-06-12T13:19:00Z">
          <w:r w:rsidR="003B3A98" w:rsidDel="000C090B">
            <w:delText xml:space="preserve">If </w:delText>
          </w:r>
        </w:del>
      </w:ins>
      <w:ins w:id="11279" w:author="Rev 6 Allen Wirfs-Brock" w:date="2012-02-16T17:45:00Z">
        <w:del w:id="11280" w:author="Rev 8 Allen Wirfs-Brock" w:date="2012-06-12T13:19:00Z">
          <w:r w:rsidR="003B3A98" w:rsidRPr="00E77497" w:rsidDel="000C090B">
            <w:rPr>
              <w:i/>
            </w:rPr>
            <w:delText>rval</w:delText>
          </w:r>
          <w:r w:rsidR="003B3A98" w:rsidRPr="00E77497" w:rsidDel="000C090B">
            <w:delText xml:space="preserve"> </w:delText>
          </w:r>
        </w:del>
      </w:ins>
      <w:ins w:id="11281" w:author="Rev 6 Allen Wirfs-Brock" w:date="2012-02-16T17:44:00Z">
        <w:del w:id="11282" w:author="Rev 8 Allen Wirfs-Brock" w:date="2012-06-12T13:19:00Z">
          <w:r w:rsidR="003B3A98" w:rsidDel="000C090B">
            <w:delText xml:space="preserve">is an abrupt completion, return </w:delText>
          </w:r>
        </w:del>
      </w:ins>
      <w:ins w:id="11283" w:author="Rev 6 Allen Wirfs-Brock" w:date="2012-02-16T17:45:00Z">
        <w:del w:id="11284" w:author="Rev 8 Allen Wirfs-Brock" w:date="2012-06-12T13:19:00Z">
          <w:r w:rsidR="003B3A98" w:rsidRPr="00E77497" w:rsidDel="000C090B">
            <w:rPr>
              <w:i/>
            </w:rPr>
            <w:delText>rval</w:delText>
          </w:r>
        </w:del>
      </w:ins>
      <w:ins w:id="11285" w:author="Rev 6 Allen Wirfs-Brock" w:date="2012-02-16T17:44:00Z">
        <w:del w:id="11286" w:author="Rev 8 Allen Wirfs-Brock" w:date="2012-06-12T13:19:00Z">
          <w:r w:rsidR="003B3A98" w:rsidDel="000C090B">
            <w:delText>.</w:delText>
          </w:r>
        </w:del>
      </w:ins>
    </w:p>
    <w:p w14:paraId="34ADF8B6" w14:textId="77777777"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11274"/>
      <w:r w:rsidRPr="00E77497">
        <w:t>.</w:t>
      </w:r>
      <w:bookmarkStart w:id="11287" w:name="_Toc382212569"/>
    </w:p>
    <w:p w14:paraId="112B1E55" w14:textId="77777777" w:rsidR="003B3A98" w:rsidRDefault="0034651E" w:rsidP="003B3A98">
      <w:pPr>
        <w:pStyle w:val="Alg4"/>
        <w:numPr>
          <w:ilvl w:val="0"/>
          <w:numId w:val="81"/>
        </w:numPr>
        <w:contextualSpacing/>
        <w:rPr>
          <w:ins w:id="11288" w:author="Rev 6 Allen Wirfs-Brock" w:date="2012-02-16T17:44:00Z"/>
        </w:rPr>
      </w:pPr>
      <w:ins w:id="11289" w:author="Rev 8 Allen Wirfs-Brock" w:date="2012-06-12T13:26:00Z">
        <w:r>
          <w:t>ReturnIfAbrupt(</w:t>
        </w:r>
        <w:r w:rsidRPr="00342FD6">
          <w:rPr>
            <w:i/>
          </w:rPr>
          <w:t>l</w:t>
        </w:r>
        <w:r>
          <w:rPr>
            <w:i/>
          </w:rPr>
          <w:t>prim</w:t>
        </w:r>
        <w:r>
          <w:t>).</w:t>
        </w:r>
      </w:ins>
      <w:ins w:id="11290" w:author="Rev 6 Allen Wirfs-Brock" w:date="2012-02-16T17:44:00Z">
        <w:del w:id="11291" w:author="Rev 8 Allen Wirfs-Brock" w:date="2012-06-12T13:26:00Z">
          <w:r w:rsidR="003B3A98" w:rsidDel="0034651E">
            <w:delText xml:space="preserve">If </w:delText>
          </w:r>
        </w:del>
      </w:ins>
      <w:ins w:id="11292" w:author="Rev 6 Allen Wirfs-Brock" w:date="2012-02-16T17:46:00Z">
        <w:del w:id="11293" w:author="Rev 8 Allen Wirfs-Brock" w:date="2012-06-12T13:26:00Z">
          <w:r w:rsidR="003B3A98" w:rsidRPr="00E77497" w:rsidDel="0034651E">
            <w:rPr>
              <w:i/>
            </w:rPr>
            <w:delText>lprim</w:delText>
          </w:r>
          <w:r w:rsidR="003B3A98" w:rsidRPr="00E77497" w:rsidDel="0034651E">
            <w:delText xml:space="preserve"> </w:delText>
          </w:r>
        </w:del>
      </w:ins>
      <w:ins w:id="11294" w:author="Rev 6 Allen Wirfs-Brock" w:date="2012-02-16T17:44:00Z">
        <w:del w:id="11295" w:author="Rev 8 Allen Wirfs-Brock" w:date="2012-06-12T13:26:00Z">
          <w:r w:rsidR="003B3A98" w:rsidDel="0034651E">
            <w:delText xml:space="preserve">is an abrupt completion, return </w:delText>
          </w:r>
        </w:del>
      </w:ins>
      <w:ins w:id="11296" w:author="Rev 6 Allen Wirfs-Brock" w:date="2012-02-16T17:46:00Z">
        <w:del w:id="11297" w:author="Rev 8 Allen Wirfs-Brock" w:date="2012-06-12T13:26:00Z">
          <w:r w:rsidR="003B3A98" w:rsidRPr="00E77497" w:rsidDel="0034651E">
            <w:rPr>
              <w:i/>
            </w:rPr>
            <w:delText>lprim</w:delText>
          </w:r>
        </w:del>
      </w:ins>
      <w:ins w:id="11298" w:author="Rev 6 Allen Wirfs-Brock" w:date="2012-02-16T17:44:00Z">
        <w:del w:id="11299" w:author="Rev 8 Allen Wirfs-Brock" w:date="2012-06-12T13:26:00Z">
          <w:r w:rsidR="003B3A98" w:rsidDel="0034651E">
            <w:delText>.</w:delText>
          </w:r>
        </w:del>
      </w:ins>
    </w:p>
    <w:p w14:paraId="3E376FE8" w14:textId="77777777"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11287"/>
      <w:r w:rsidRPr="00E77497">
        <w:t>.</w:t>
      </w:r>
      <w:bookmarkStart w:id="11300" w:name="_Toc382212570"/>
    </w:p>
    <w:p w14:paraId="6FCCE6A1" w14:textId="77777777" w:rsidR="003B3A98" w:rsidRDefault="0034651E" w:rsidP="003B3A98">
      <w:pPr>
        <w:pStyle w:val="Alg4"/>
        <w:numPr>
          <w:ilvl w:val="0"/>
          <w:numId w:val="81"/>
        </w:numPr>
        <w:contextualSpacing/>
        <w:rPr>
          <w:ins w:id="11301" w:author="Rev 6 Allen Wirfs-Brock" w:date="2012-02-16T17:45:00Z"/>
        </w:rPr>
      </w:pPr>
      <w:ins w:id="11302" w:author="Rev 8 Allen Wirfs-Brock" w:date="2012-06-12T13:27:00Z">
        <w:r>
          <w:t>ReturnIfAbrupt(</w:t>
        </w:r>
        <w:r>
          <w:rPr>
            <w:i/>
          </w:rPr>
          <w:t>rprim</w:t>
        </w:r>
        <w:r>
          <w:t>).</w:t>
        </w:r>
      </w:ins>
      <w:ins w:id="11303" w:author="Rev 6 Allen Wirfs-Brock" w:date="2012-02-16T17:45:00Z">
        <w:del w:id="11304" w:author="Rev 8 Allen Wirfs-Brock" w:date="2012-06-12T13:27:00Z">
          <w:r w:rsidR="003B3A98" w:rsidDel="0034651E">
            <w:delText xml:space="preserve">If </w:delText>
          </w:r>
        </w:del>
      </w:ins>
      <w:ins w:id="11305" w:author="Rev 6 Allen Wirfs-Brock" w:date="2012-02-16T17:46:00Z">
        <w:del w:id="11306" w:author="Rev 8 Allen Wirfs-Brock" w:date="2012-06-12T13:27:00Z">
          <w:r w:rsidR="003B3A98" w:rsidRPr="00E77497" w:rsidDel="0034651E">
            <w:rPr>
              <w:i/>
            </w:rPr>
            <w:delText>rprim</w:delText>
          </w:r>
          <w:r w:rsidR="003B3A98" w:rsidRPr="00E77497" w:rsidDel="0034651E">
            <w:delText xml:space="preserve"> </w:delText>
          </w:r>
        </w:del>
      </w:ins>
      <w:ins w:id="11307" w:author="Rev 6 Allen Wirfs-Brock" w:date="2012-02-16T17:45:00Z">
        <w:del w:id="11308" w:author="Rev 8 Allen Wirfs-Brock" w:date="2012-06-12T13:27:00Z">
          <w:r w:rsidR="003B3A98" w:rsidDel="0034651E">
            <w:delText xml:space="preserve">is an abrupt completion, return </w:delText>
          </w:r>
        </w:del>
      </w:ins>
      <w:ins w:id="11309" w:author="Rev 6 Allen Wirfs-Brock" w:date="2012-02-16T17:46:00Z">
        <w:del w:id="11310" w:author="Rev 8 Allen Wirfs-Brock" w:date="2012-06-12T13:27:00Z">
          <w:r w:rsidR="003B3A98" w:rsidRPr="00E77497" w:rsidDel="0034651E">
            <w:rPr>
              <w:i/>
            </w:rPr>
            <w:delText>rprim</w:delText>
          </w:r>
        </w:del>
      </w:ins>
      <w:ins w:id="11311" w:author="Rev 6 Allen Wirfs-Brock" w:date="2012-02-16T17:45:00Z">
        <w:del w:id="11312" w:author="Rev 8 Allen Wirfs-Brock" w:date="2012-06-12T13:27:00Z">
          <w:r w:rsidR="003B3A98" w:rsidDel="0034651E">
            <w:delText>.</w:delText>
          </w:r>
        </w:del>
      </w:ins>
    </w:p>
    <w:p w14:paraId="22B8960B" w14:textId="77777777"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11300"/>
      <w:r w:rsidRPr="00E77497">
        <w:t xml:space="preserve">then </w:t>
      </w:r>
      <w:bookmarkStart w:id="11313" w:name="_Toc382212571"/>
    </w:p>
    <w:p w14:paraId="1E60D8AC" w14:textId="77777777"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04650C90" w14:textId="77777777" w:rsidR="004C02EF" w:rsidRPr="00E77497" w:rsidRDefault="004C02EF" w:rsidP="00441AED">
      <w:pPr>
        <w:pStyle w:val="Alg4"/>
        <w:numPr>
          <w:ilvl w:val="0"/>
          <w:numId w:val="81"/>
        </w:numPr>
        <w:spacing w:after="120"/>
      </w:pPr>
      <w:bookmarkStart w:id="11314" w:name="_Toc382212574"/>
      <w:bookmarkEnd w:id="11313"/>
      <w:r w:rsidRPr="00E77497">
        <w:t>Return the result of applying the addition operation to ToNumber(</w:t>
      </w:r>
      <w:r w:rsidRPr="00E77497">
        <w:rPr>
          <w:i/>
        </w:rPr>
        <w:t>lprim</w:t>
      </w:r>
      <w:r w:rsidRPr="00E77497">
        <w:t>) and ToNumber(</w:t>
      </w:r>
      <w:r w:rsidRPr="00E77497">
        <w:rPr>
          <w:i/>
        </w:rPr>
        <w:t>rprim</w:t>
      </w:r>
      <w:r w:rsidRPr="00E77497">
        <w:t>). See the Note below 11.6.3</w:t>
      </w:r>
      <w:bookmarkEnd w:id="11314"/>
      <w:r w:rsidRPr="00E77497">
        <w:t>.</w:t>
      </w:r>
      <w:bookmarkStart w:id="11315" w:name="_Toc382212575"/>
    </w:p>
    <w:bookmarkEnd w:id="11315"/>
    <w:p w14:paraId="339FAE21" w14:textId="77777777" w:rsidR="004C02EF" w:rsidRPr="00E77497" w:rsidRDefault="004C02EF" w:rsidP="004C02EF">
      <w:pPr>
        <w:pStyle w:val="Note"/>
      </w:pPr>
      <w:r w:rsidRPr="00E77497">
        <w:t>NOTE 1</w:t>
      </w:r>
      <w:r w:rsidRPr="00E77497">
        <w:tab/>
        <w:t xml:space="preserve">No hint is provided in the calls to ToPrimitive in steps 5 and 6. All native ECMAScript objects except Date objects handle the absence of a hint as if the hint Number were given; Date objects handle the absence of a hint as if the hint String were given. </w:t>
      </w:r>
      <w:del w:id="11316" w:author="Rev 9 Allen Wirfs-Brock" w:date="2012-07-07T17:47:00Z">
        <w:r w:rsidRPr="00E77497" w:rsidDel="003D5776">
          <w:delText xml:space="preserve">Host </w:delText>
        </w:r>
      </w:del>
      <w:ins w:id="11317" w:author="Rev 9 Allen Wirfs-Brock" w:date="2012-07-07T17:47:00Z">
        <w:r w:rsidR="003D5776">
          <w:t>Exotic</w:t>
        </w:r>
        <w:r w:rsidR="003D5776" w:rsidRPr="00E77497">
          <w:t xml:space="preserve"> </w:t>
        </w:r>
      </w:ins>
      <w:r w:rsidRPr="00E77497">
        <w:t>objects may handle the absence of a hint in some other manner.</w:t>
      </w:r>
      <w:bookmarkStart w:id="11318" w:name="_Toc375031183"/>
      <w:bookmarkStart w:id="11319" w:name="_Toc381513696"/>
      <w:bookmarkStart w:id="11320" w:name="_Toc382202851"/>
      <w:bookmarkStart w:id="11321" w:name="_Toc382212218"/>
      <w:bookmarkStart w:id="11322" w:name="_Toc382212580"/>
      <w:bookmarkStart w:id="11323" w:name="_Toc382291563"/>
      <w:bookmarkStart w:id="11324" w:name="_Toc385672211"/>
      <w:bookmarkStart w:id="11325" w:name="_Toc393690306"/>
    </w:p>
    <w:p w14:paraId="0FE7FC36" w14:textId="77777777" w:rsidR="004C02EF" w:rsidRPr="00E77497" w:rsidRDefault="004C02EF" w:rsidP="004C02EF">
      <w:pPr>
        <w:pStyle w:val="Note"/>
      </w:pPr>
      <w:r w:rsidRPr="00E77497">
        <w:t>NOTE 2</w:t>
      </w:r>
      <w:r w:rsidRPr="00E77497">
        <w:tab/>
        <w:t>Step 7 differs from step 3 of the comparison algorithm for the relational operators (11.8.</w:t>
      </w:r>
      <w:del w:id="11326" w:author="Rev 4 Allen Wirfs-Brock" w:date="2011-10-15T12:29:00Z">
        <w:r w:rsidRPr="00E77497" w:rsidDel="00AA0621">
          <w:delText>5</w:delText>
        </w:r>
      </w:del>
      <w:ins w:id="11327" w:author="Rev 4 Allen Wirfs-Brock" w:date="2011-10-15T12:29:00Z">
        <w:r w:rsidR="00AA0621" w:rsidRPr="00E77497">
          <w:t>1</w:t>
        </w:r>
      </w:ins>
      <w:r w:rsidRPr="00E77497">
        <w:t>), by using the logical-or operation instead of the logical-and operation.</w:t>
      </w:r>
    </w:p>
    <w:p w14:paraId="51C35D63" w14:textId="77777777" w:rsidR="004C02EF" w:rsidRPr="00E77497" w:rsidRDefault="004C02EF" w:rsidP="003A4B22">
      <w:pPr>
        <w:pStyle w:val="30"/>
        <w:numPr>
          <w:ilvl w:val="0"/>
          <w:numId w:val="0"/>
        </w:numPr>
      </w:pPr>
      <w:bookmarkStart w:id="11328" w:name="_Toc472818846"/>
      <w:bookmarkStart w:id="11329" w:name="_Toc235503420"/>
      <w:bookmarkStart w:id="11330" w:name="_Toc241509195"/>
      <w:bookmarkStart w:id="11331" w:name="_Toc244416682"/>
      <w:bookmarkStart w:id="11332" w:name="_Toc276631046"/>
      <w:bookmarkStart w:id="11333" w:name="_Toc329528784"/>
      <w:r w:rsidRPr="00E77497">
        <w:t>11.6.2</w:t>
      </w:r>
      <w:r w:rsidRPr="00E77497">
        <w:tab/>
        <w:t xml:space="preserve">The Subtraction Operator ( </w:t>
      </w:r>
      <w:r w:rsidRPr="00E77497">
        <w:rPr>
          <w:rFonts w:ascii="Courier New" w:hAnsi="Courier New"/>
        </w:rPr>
        <w:t>-</w:t>
      </w:r>
      <w:r w:rsidRPr="00E77497">
        <w:t xml:space="preserve"> </w:t>
      </w:r>
      <w:bookmarkStart w:id="11334" w:name="_Toc382202852"/>
      <w:bookmarkEnd w:id="11318"/>
      <w:bookmarkEnd w:id="11319"/>
      <w:bookmarkEnd w:id="11320"/>
      <w:bookmarkEnd w:id="11321"/>
      <w:bookmarkEnd w:id="11322"/>
      <w:bookmarkEnd w:id="11323"/>
      <w:bookmarkEnd w:id="11324"/>
      <w:bookmarkEnd w:id="11325"/>
      <w:bookmarkEnd w:id="11334"/>
      <w:r w:rsidRPr="00E77497">
        <w:t>)</w:t>
      </w:r>
      <w:bookmarkEnd w:id="11328"/>
      <w:bookmarkEnd w:id="11329"/>
      <w:bookmarkEnd w:id="11330"/>
      <w:bookmarkEnd w:id="11331"/>
      <w:bookmarkEnd w:id="11332"/>
      <w:bookmarkEnd w:id="11333"/>
    </w:p>
    <w:p w14:paraId="4EE27A87" w14:textId="77777777" w:rsidR="00AF60D2" w:rsidRPr="00E77497" w:rsidRDefault="00AF60D2" w:rsidP="00AF60D2">
      <w:pPr>
        <w:keepNext/>
        <w:rPr>
          <w:ins w:id="11335" w:author="Rev 4 Allen Wirfs-Brock" w:date="2011-10-15T09:51:00Z"/>
          <w:rFonts w:ascii="Helvetica" w:hAnsi="Helvetica"/>
          <w:b/>
        </w:rPr>
      </w:pPr>
      <w:ins w:id="11336" w:author="Rev 4 Allen Wirfs-Brock" w:date="2011-10-15T09:51:00Z">
        <w:r w:rsidRPr="00E77497">
          <w:rPr>
            <w:rFonts w:ascii="Helvetica" w:hAnsi="Helvetica"/>
            <w:b/>
          </w:rPr>
          <w:t xml:space="preserve">Runtime Semantics: </w:t>
        </w:r>
        <w:r w:rsidRPr="00E77497">
          <w:rPr>
            <w:rFonts w:ascii="Helvetica" w:hAnsi="Helvetica"/>
            <w:b/>
            <w:spacing w:val="6"/>
          </w:rPr>
          <w:t>Evaluation</w:t>
        </w:r>
      </w:ins>
    </w:p>
    <w:p w14:paraId="61836588" w14:textId="77777777" w:rsidR="004C02EF" w:rsidRPr="00E77497" w:rsidRDefault="004C02EF" w:rsidP="004C02EF">
      <w:del w:id="11337" w:author="Rev 4 Allen Wirfs-Brock" w:date="2011-10-15T09:51:00Z">
        <w:r w:rsidRPr="00E77497" w:rsidDel="00AF60D2">
          <w:delText xml:space="preserve">The production </w:delText>
        </w:r>
      </w:del>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11338" w:author="Rev 4 Allen Wirfs-Brock" w:date="2011-10-15T09:51:00Z">
        <w:r w:rsidRPr="00E77497" w:rsidDel="00AF60D2">
          <w:delText>is evaluated as follows:</w:delText>
        </w:r>
      </w:del>
      <w:bookmarkStart w:id="11339" w:name="_Toc382212581"/>
    </w:p>
    <w:p w14:paraId="08DB001B" w14:textId="77777777"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AdditiveExpression</w:t>
      </w:r>
      <w:bookmarkEnd w:id="11339"/>
      <w:r w:rsidRPr="00E77497">
        <w:t>.</w:t>
      </w:r>
      <w:bookmarkStart w:id="11340" w:name="_Toc382212582"/>
    </w:p>
    <w:p w14:paraId="549FBC49" w14:textId="77777777"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11341" w:name="_Toc382212583"/>
      <w:bookmarkEnd w:id="11340"/>
    </w:p>
    <w:p w14:paraId="0F072A5E" w14:textId="77777777" w:rsidR="003258C2" w:rsidRDefault="0056239B" w:rsidP="003258C2">
      <w:pPr>
        <w:pStyle w:val="Alg4"/>
        <w:numPr>
          <w:ilvl w:val="0"/>
          <w:numId w:val="82"/>
        </w:numPr>
        <w:contextualSpacing/>
        <w:rPr>
          <w:ins w:id="11342" w:author="Rev 6 Allen Wirfs-Brock" w:date="2012-02-16T17:50:00Z"/>
        </w:rPr>
      </w:pPr>
      <w:ins w:id="11343" w:author="Rev 8 Allen Wirfs-Brock" w:date="2012-06-12T12:59:00Z">
        <w:r>
          <w:t>ReturnIfAbrupt(</w:t>
        </w:r>
        <w:r w:rsidRPr="00342FD6">
          <w:rPr>
            <w:i/>
          </w:rPr>
          <w:t>lval</w:t>
        </w:r>
        <w:r>
          <w:t>).</w:t>
        </w:r>
      </w:ins>
      <w:ins w:id="11344" w:author="Rev 6 Allen Wirfs-Brock" w:date="2012-02-16T17:50:00Z">
        <w:del w:id="11345" w:author="Rev 8 Allen Wirfs-Brock" w:date="2012-06-12T12:59: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del>
        <w:r w:rsidR="003258C2">
          <w:t>.</w:t>
        </w:r>
      </w:ins>
    </w:p>
    <w:p w14:paraId="20F11691" w14:textId="77777777"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MultiplicativeExpression</w:t>
      </w:r>
      <w:bookmarkEnd w:id="11341"/>
      <w:r w:rsidRPr="00E77497">
        <w:t>.</w:t>
      </w:r>
      <w:bookmarkStart w:id="11346" w:name="_Toc382212584"/>
    </w:p>
    <w:p w14:paraId="5BFB77EA" w14:textId="77777777"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11346"/>
      <w:r w:rsidRPr="00E77497">
        <w:t>.</w:t>
      </w:r>
      <w:bookmarkStart w:id="11347" w:name="_Toc382212585"/>
    </w:p>
    <w:p w14:paraId="59343189" w14:textId="77777777" w:rsidR="003258C2" w:rsidRDefault="000C090B" w:rsidP="003258C2">
      <w:pPr>
        <w:pStyle w:val="Alg4"/>
        <w:numPr>
          <w:ilvl w:val="0"/>
          <w:numId w:val="82"/>
        </w:numPr>
        <w:contextualSpacing/>
        <w:rPr>
          <w:ins w:id="11348" w:author="Rev 6 Allen Wirfs-Brock" w:date="2012-02-16T17:51:00Z"/>
        </w:rPr>
      </w:pPr>
      <w:ins w:id="11349" w:author="Rev 8 Allen Wirfs-Brock" w:date="2012-06-12T13:19:00Z">
        <w:r>
          <w:t>ReturnIfAbrupt(</w:t>
        </w:r>
        <w:r>
          <w:rPr>
            <w:i/>
          </w:rPr>
          <w:t>r</w:t>
        </w:r>
        <w:r w:rsidRPr="00342FD6">
          <w:rPr>
            <w:i/>
          </w:rPr>
          <w:t>val</w:t>
        </w:r>
        <w:r>
          <w:t>).</w:t>
        </w:r>
      </w:ins>
      <w:ins w:id="11350" w:author="Rev 6 Allen Wirfs-Brock" w:date="2012-02-16T17:51:00Z">
        <w:del w:id="11351" w:author="Rev 8 Allen Wirfs-Brock" w:date="2012-06-12T13:19:00Z">
          <w:r w:rsidR="003258C2" w:rsidDel="000C090B">
            <w:delText xml:space="preserve">If </w:delText>
          </w:r>
          <w:r w:rsidR="003258C2" w:rsidRPr="00E77497" w:rsidDel="000C090B">
            <w:rPr>
              <w:i/>
            </w:rPr>
            <w:delText>rval</w:delText>
          </w:r>
          <w:r w:rsidR="003258C2" w:rsidRPr="00E77497" w:rsidDel="000C090B">
            <w:delText xml:space="preserve"> </w:delText>
          </w:r>
          <w:r w:rsidR="003258C2" w:rsidDel="000C090B">
            <w:delText xml:space="preserve">is an abrupt completion, return </w:delText>
          </w:r>
          <w:r w:rsidR="003258C2" w:rsidRPr="00E77497" w:rsidDel="000C090B">
            <w:rPr>
              <w:i/>
            </w:rPr>
            <w:delText>rval</w:delText>
          </w:r>
          <w:r w:rsidR="003258C2" w:rsidDel="000C090B">
            <w:delText>.</w:delText>
          </w:r>
        </w:del>
      </w:ins>
    </w:p>
    <w:p w14:paraId="425D3354" w14:textId="77777777"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11347"/>
      <w:r w:rsidRPr="00E77497">
        <w:t>.</w:t>
      </w:r>
      <w:bookmarkStart w:id="11352" w:name="_Toc382212586"/>
    </w:p>
    <w:p w14:paraId="0C870033" w14:textId="77777777" w:rsidR="003258C2" w:rsidRDefault="000C090B" w:rsidP="003258C2">
      <w:pPr>
        <w:pStyle w:val="Alg4"/>
        <w:numPr>
          <w:ilvl w:val="0"/>
          <w:numId w:val="82"/>
        </w:numPr>
        <w:contextualSpacing/>
        <w:rPr>
          <w:ins w:id="11353" w:author="Rev 6 Allen Wirfs-Brock" w:date="2012-02-16T17:51:00Z"/>
        </w:rPr>
      </w:pPr>
      <w:ins w:id="11354" w:author="Rev 8 Allen Wirfs-Brock" w:date="2012-06-12T13:23:00Z">
        <w:r>
          <w:t>ReturnIfAbrupt(</w:t>
        </w:r>
        <w:r w:rsidRPr="000C090B">
          <w:rPr>
            <w:i/>
          </w:rPr>
          <w:t>l</w:t>
        </w:r>
        <w:r>
          <w:rPr>
            <w:i/>
          </w:rPr>
          <w:t>num</w:t>
        </w:r>
        <w:r>
          <w:t>).</w:t>
        </w:r>
      </w:ins>
      <w:ins w:id="11355" w:author="Rev 6 Allen Wirfs-Brock" w:date="2012-02-16T17:51:00Z">
        <w:del w:id="11356" w:author="Rev 8 Allen Wirfs-Brock" w:date="2012-06-12T13:23:00Z">
          <w:r w:rsidR="003258C2" w:rsidDel="000C090B">
            <w:delText xml:space="preserve">If </w:delText>
          </w:r>
        </w:del>
      </w:ins>
      <w:ins w:id="11357" w:author="Rev 6 Allen Wirfs-Brock" w:date="2012-02-16T17:52:00Z">
        <w:del w:id="11358" w:author="Rev 8 Allen Wirfs-Brock" w:date="2012-06-12T13:23:00Z">
          <w:r w:rsidR="003258C2" w:rsidRPr="00E77497" w:rsidDel="000C090B">
            <w:rPr>
              <w:i/>
            </w:rPr>
            <w:delText>lnum</w:delText>
          </w:r>
          <w:r w:rsidR="003258C2" w:rsidRPr="00E77497" w:rsidDel="000C090B">
            <w:delText xml:space="preserve"> </w:delText>
          </w:r>
        </w:del>
      </w:ins>
      <w:ins w:id="11359" w:author="Rev 6 Allen Wirfs-Brock" w:date="2012-02-16T17:51:00Z">
        <w:del w:id="11360" w:author="Rev 8 Allen Wirfs-Brock" w:date="2012-06-12T13:23:00Z">
          <w:r w:rsidR="003258C2" w:rsidDel="000C090B">
            <w:delText xml:space="preserve">is an abrupt completion, return </w:delText>
          </w:r>
        </w:del>
      </w:ins>
      <w:ins w:id="11361" w:author="Rev 6 Allen Wirfs-Brock" w:date="2012-02-16T17:52:00Z">
        <w:del w:id="11362" w:author="Rev 8 Allen Wirfs-Brock" w:date="2012-06-12T13:23:00Z">
          <w:r w:rsidR="003258C2" w:rsidRPr="00E77497" w:rsidDel="000C090B">
            <w:rPr>
              <w:i/>
            </w:rPr>
            <w:delText>lnum</w:delText>
          </w:r>
        </w:del>
      </w:ins>
      <w:ins w:id="11363" w:author="Rev 6 Allen Wirfs-Brock" w:date="2012-02-16T17:51:00Z">
        <w:del w:id="11364" w:author="Rev 8 Allen Wirfs-Brock" w:date="2012-06-12T13:23:00Z">
          <w:r w:rsidR="003258C2" w:rsidDel="000C090B">
            <w:delText>.</w:delText>
          </w:r>
        </w:del>
      </w:ins>
    </w:p>
    <w:p w14:paraId="321F6079" w14:textId="77777777"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11365" w:name="_Toc382212587"/>
      <w:bookmarkEnd w:id="11352"/>
    </w:p>
    <w:p w14:paraId="78C4C16B" w14:textId="77777777" w:rsidR="003258C2" w:rsidRDefault="000C090B" w:rsidP="003258C2">
      <w:pPr>
        <w:pStyle w:val="Alg4"/>
        <w:numPr>
          <w:ilvl w:val="0"/>
          <w:numId w:val="82"/>
        </w:numPr>
        <w:contextualSpacing/>
        <w:rPr>
          <w:ins w:id="11366" w:author="Rev 6 Allen Wirfs-Brock" w:date="2012-02-16T17:52:00Z"/>
        </w:rPr>
      </w:pPr>
      <w:ins w:id="11367" w:author="Rev 8 Allen Wirfs-Brock" w:date="2012-06-12T13:24:00Z">
        <w:r>
          <w:t>ReturnIfAbrupt(</w:t>
        </w:r>
        <w:r>
          <w:rPr>
            <w:i/>
          </w:rPr>
          <w:t>rnum</w:t>
        </w:r>
        <w:r>
          <w:t>).</w:t>
        </w:r>
      </w:ins>
      <w:ins w:id="11368" w:author="Rev 6 Allen Wirfs-Brock" w:date="2012-02-16T17:52:00Z">
        <w:del w:id="11369" w:author="Rev 8 Allen Wirfs-Brock" w:date="2012-06-12T13:24:00Z">
          <w:r w:rsidR="003258C2" w:rsidDel="000C090B">
            <w:delText xml:space="preserve">If </w:delText>
          </w:r>
          <w:r w:rsidR="003258C2" w:rsidRPr="00E77497" w:rsidDel="000C090B">
            <w:rPr>
              <w:i/>
            </w:rPr>
            <w:delText>rnum</w:delText>
          </w:r>
          <w:r w:rsidR="003258C2" w:rsidRPr="00E77497" w:rsidDel="000C090B">
            <w:delText xml:space="preserve"> </w:delText>
          </w:r>
          <w:r w:rsidR="003258C2" w:rsidDel="000C090B">
            <w:delText xml:space="preserve">is an abrupt completion, return </w:delText>
          </w:r>
          <w:r w:rsidR="003258C2" w:rsidRPr="00E77497" w:rsidDel="000C090B">
            <w:rPr>
              <w:i/>
            </w:rPr>
            <w:delText>rnum</w:delText>
          </w:r>
          <w:r w:rsidR="003258C2" w:rsidDel="000C090B">
            <w:delText>.</w:delText>
          </w:r>
        </w:del>
      </w:ins>
    </w:p>
    <w:p w14:paraId="2F3D204E" w14:textId="77777777"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See the note below 11.6.3</w:t>
      </w:r>
      <w:bookmarkEnd w:id="11365"/>
      <w:r w:rsidRPr="00E77497">
        <w:t>.</w:t>
      </w:r>
      <w:bookmarkStart w:id="11370" w:name="_Toc382212588"/>
    </w:p>
    <w:p w14:paraId="570D22AE" w14:textId="77777777" w:rsidR="004C02EF" w:rsidRPr="00E77497" w:rsidRDefault="004C02EF" w:rsidP="003A4B22">
      <w:pPr>
        <w:pStyle w:val="30"/>
        <w:numPr>
          <w:ilvl w:val="0"/>
          <w:numId w:val="0"/>
        </w:numPr>
      </w:pPr>
      <w:bookmarkStart w:id="11371" w:name="_Ref383593633"/>
      <w:bookmarkStart w:id="11372" w:name="_Toc385672212"/>
      <w:bookmarkStart w:id="11373" w:name="_Toc393690307"/>
      <w:bookmarkStart w:id="11374" w:name="_Ref424533048"/>
      <w:bookmarkStart w:id="11375" w:name="_Ref424533073"/>
      <w:bookmarkStart w:id="11376" w:name="_Ref424533092"/>
      <w:bookmarkStart w:id="11377" w:name="_Ref424535393"/>
      <w:bookmarkStart w:id="11378" w:name="_Ref424535434"/>
      <w:bookmarkStart w:id="11379" w:name="_Ref424667869"/>
      <w:bookmarkStart w:id="11380" w:name="_Ref424667882"/>
      <w:bookmarkStart w:id="11381" w:name="_Ref424667915"/>
      <w:bookmarkStart w:id="11382" w:name="_Ref424667925"/>
      <w:bookmarkStart w:id="11383" w:name="_Ref424668007"/>
      <w:bookmarkStart w:id="11384" w:name="_Ref424668017"/>
      <w:bookmarkStart w:id="11385" w:name="_Toc472818847"/>
      <w:bookmarkStart w:id="11386" w:name="_Toc235503421"/>
      <w:bookmarkStart w:id="11387" w:name="_Toc241509196"/>
      <w:bookmarkStart w:id="11388" w:name="_Toc244416683"/>
      <w:bookmarkStart w:id="11389" w:name="_Toc276631047"/>
      <w:bookmarkStart w:id="11390" w:name="_Toc329528785"/>
      <w:bookmarkEnd w:id="11370"/>
      <w:r w:rsidRPr="00E77497">
        <w:t>11.6.3</w:t>
      </w:r>
      <w:r w:rsidRPr="00E77497">
        <w:tab/>
        <w:t>Applying the Additive Operators to Number</w:t>
      </w:r>
      <w:bookmarkEnd w:id="11371"/>
      <w:bookmarkEnd w:id="11372"/>
      <w:bookmarkEnd w:id="11373"/>
      <w:r w:rsidRPr="00E77497">
        <w:t>s</w:t>
      </w:r>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p>
    <w:p w14:paraId="2DF85EF4"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2C5F8624" w14:textId="77777777" w:rsidR="004C02EF" w:rsidRPr="00E77497" w:rsidRDefault="004C02EF" w:rsidP="004C02EF">
      <w:r w:rsidRPr="00E77497">
        <w:t>Addition is a commutative operation, but not always associative.</w:t>
      </w:r>
    </w:p>
    <w:p w14:paraId="67A9E233" w14:textId="77777777" w:rsidR="004C02EF" w:rsidRPr="00E77497" w:rsidRDefault="004C02EF" w:rsidP="004C02EF">
      <w:pPr>
        <w:spacing w:after="60"/>
      </w:pPr>
      <w:r w:rsidRPr="00E77497">
        <w:t>The result of an addition is determined using the rules of IEEE 754 binary double-precision arithmetic:</w:t>
      </w:r>
    </w:p>
    <w:p w14:paraId="7B57B78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6F28EA05"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0FA6A75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14:paraId="076EB99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14:paraId="3DD3329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6A48CF6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14:paraId="064988A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4E0B0C4F" w14:textId="77777777"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18E416A8"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11391" w:name="_Toc375031184"/>
      <w:bookmarkStart w:id="11392" w:name="_Ref381183061"/>
      <w:bookmarkStart w:id="11393" w:name="_Toc381513697"/>
      <w:bookmarkStart w:id="11394" w:name="_Toc382202853"/>
      <w:bookmarkStart w:id="11395" w:name="_Toc382212219"/>
      <w:bookmarkStart w:id="11396" w:name="_Toc382212589"/>
      <w:bookmarkStart w:id="11397" w:name="_Toc382291564"/>
      <w:bookmarkStart w:id="11398" w:name="_Toc385672213"/>
      <w:bookmarkStart w:id="11399" w:name="_Toc393690308"/>
      <w:r w:rsidRPr="00E77497">
        <w:t>.</w:t>
      </w:r>
    </w:p>
    <w:p w14:paraId="0145EA5A" w14:textId="77777777" w:rsidR="004C02EF" w:rsidRPr="00E77497" w:rsidRDefault="004C02EF" w:rsidP="003A4B22">
      <w:pPr>
        <w:pStyle w:val="20"/>
        <w:numPr>
          <w:ilvl w:val="0"/>
          <w:numId w:val="0"/>
        </w:numPr>
      </w:pPr>
      <w:bookmarkStart w:id="11400" w:name="_Ref457437603"/>
      <w:bookmarkStart w:id="11401" w:name="_Ref457449400"/>
      <w:bookmarkStart w:id="11402" w:name="_Toc472818848"/>
      <w:bookmarkStart w:id="11403" w:name="_Toc235503422"/>
      <w:bookmarkStart w:id="11404" w:name="_Toc241509197"/>
      <w:bookmarkStart w:id="11405" w:name="_Toc244416684"/>
      <w:bookmarkStart w:id="11406" w:name="_Toc276631048"/>
      <w:bookmarkStart w:id="11407" w:name="_Toc329528786"/>
      <w:r w:rsidRPr="00E77497">
        <w:t>11.7</w:t>
      </w:r>
      <w:r w:rsidRPr="00E77497">
        <w:tab/>
        <w:t>Bitwise Shift Operator</w:t>
      </w:r>
      <w:bookmarkStart w:id="11408" w:name="_Toc382202854"/>
      <w:bookmarkEnd w:id="11391"/>
      <w:bookmarkEnd w:id="11392"/>
      <w:bookmarkEnd w:id="11393"/>
      <w:bookmarkEnd w:id="11394"/>
      <w:bookmarkEnd w:id="11395"/>
      <w:bookmarkEnd w:id="11396"/>
      <w:bookmarkEnd w:id="11397"/>
      <w:bookmarkEnd w:id="11398"/>
      <w:bookmarkEnd w:id="11399"/>
      <w:bookmarkEnd w:id="11408"/>
      <w:r w:rsidRPr="00E77497">
        <w:t>s</w:t>
      </w:r>
      <w:bookmarkEnd w:id="11400"/>
      <w:bookmarkEnd w:id="11401"/>
      <w:bookmarkEnd w:id="11402"/>
      <w:bookmarkEnd w:id="11403"/>
      <w:bookmarkEnd w:id="11404"/>
      <w:bookmarkEnd w:id="11405"/>
      <w:bookmarkEnd w:id="11406"/>
      <w:bookmarkEnd w:id="11407"/>
    </w:p>
    <w:p w14:paraId="723C1E76" w14:textId="77777777" w:rsidR="004C02EF" w:rsidRPr="00E77497" w:rsidRDefault="004C02EF" w:rsidP="004C02EF">
      <w:pPr>
        <w:pStyle w:val="Syntax"/>
      </w:pPr>
      <w:r w:rsidRPr="00E77497">
        <w:t>Syntax</w:t>
      </w:r>
    </w:p>
    <w:p w14:paraId="076995AD" w14:textId="77777777"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789FAFC9" w14:textId="77777777"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11409" w:name="_Toc375031185"/>
      <w:bookmarkStart w:id="11410" w:name="_Ref378391230"/>
      <w:bookmarkStart w:id="11411" w:name="_Toc381513698"/>
      <w:bookmarkStart w:id="11412" w:name="_Toc382202855"/>
      <w:bookmarkStart w:id="11413" w:name="_Toc382212220"/>
      <w:bookmarkStart w:id="11414" w:name="_Toc382212590"/>
      <w:bookmarkStart w:id="11415" w:name="_Toc382291565"/>
      <w:bookmarkStart w:id="11416" w:name="_Toc385672214"/>
      <w:bookmarkStart w:id="11417" w:name="_Toc393690309"/>
    </w:p>
    <w:p w14:paraId="2127BD17" w14:textId="77777777" w:rsidR="004C02EF" w:rsidRPr="00E77497" w:rsidRDefault="004C02EF" w:rsidP="003A4B22">
      <w:pPr>
        <w:pStyle w:val="30"/>
        <w:numPr>
          <w:ilvl w:val="0"/>
          <w:numId w:val="0"/>
        </w:numPr>
      </w:pPr>
      <w:bookmarkStart w:id="11418" w:name="_Toc472818849"/>
      <w:bookmarkStart w:id="11419" w:name="_Toc235503423"/>
      <w:bookmarkStart w:id="11420" w:name="_Toc241509198"/>
      <w:bookmarkStart w:id="11421" w:name="_Toc244416685"/>
      <w:bookmarkStart w:id="11422" w:name="_Toc276631049"/>
      <w:bookmarkStart w:id="11423" w:name="_Toc329528787"/>
      <w:r w:rsidRPr="00E77497">
        <w:t>11.7.1</w:t>
      </w:r>
      <w:r w:rsidRPr="00E77497">
        <w:tab/>
        <w:t xml:space="preserve">The Left Shift Operator ( </w:t>
      </w:r>
      <w:r w:rsidRPr="00E77497">
        <w:rPr>
          <w:rFonts w:ascii="Courier New" w:hAnsi="Courier New"/>
        </w:rPr>
        <w:t>&lt;&lt;</w:t>
      </w:r>
      <w:r w:rsidRPr="00E77497">
        <w:t xml:space="preserve"> </w:t>
      </w:r>
      <w:bookmarkStart w:id="11424" w:name="_Toc382202856"/>
      <w:bookmarkEnd w:id="11409"/>
      <w:bookmarkEnd w:id="11410"/>
      <w:bookmarkEnd w:id="11411"/>
      <w:bookmarkEnd w:id="11412"/>
      <w:bookmarkEnd w:id="11413"/>
      <w:bookmarkEnd w:id="11414"/>
      <w:bookmarkEnd w:id="11415"/>
      <w:bookmarkEnd w:id="11416"/>
      <w:bookmarkEnd w:id="11417"/>
      <w:bookmarkEnd w:id="11424"/>
      <w:r w:rsidRPr="00E77497">
        <w:t>)</w:t>
      </w:r>
      <w:bookmarkEnd w:id="11418"/>
      <w:bookmarkEnd w:id="11419"/>
      <w:bookmarkEnd w:id="11420"/>
      <w:bookmarkEnd w:id="11421"/>
      <w:bookmarkEnd w:id="11422"/>
      <w:bookmarkEnd w:id="11423"/>
    </w:p>
    <w:p w14:paraId="0C8DD3A1" w14:textId="77777777" w:rsidR="004C02EF" w:rsidRPr="004D1BD1" w:rsidRDefault="009D1CDA" w:rsidP="004C02EF">
      <w:pPr>
        <w:rPr>
          <w:sz w:val="18"/>
          <w:rPrChange w:id="11425" w:author="Rev 4 Allen Wirfs-Brock" w:date="2011-11-04T08:51:00Z">
            <w:rPr/>
          </w:rPrChange>
        </w:rPr>
      </w:pPr>
      <w:ins w:id="11426" w:author="Rev 4 Allen Wirfs-Brock" w:date="2011-10-15T09:53:00Z">
        <w:r w:rsidRPr="004D1BD1">
          <w:rPr>
            <w:sz w:val="18"/>
            <w:rPrChange w:id="11427" w:author="Rev 4 Allen Wirfs-Brock" w:date="2011-11-04T08:51:00Z">
              <w:rPr/>
            </w:rPrChange>
          </w:rPr>
          <w:t>NOTE</w:t>
        </w:r>
        <w:r w:rsidRPr="004D1BD1">
          <w:rPr>
            <w:sz w:val="18"/>
            <w:rPrChange w:id="11428" w:author="Rev 4 Allen Wirfs-Brock" w:date="2011-11-04T08:51:00Z">
              <w:rPr/>
            </w:rPrChange>
          </w:rPr>
          <w:tab/>
        </w:r>
      </w:ins>
      <w:r w:rsidR="004C02EF" w:rsidRPr="004D1BD1">
        <w:rPr>
          <w:sz w:val="18"/>
          <w:rPrChange w:id="11429" w:author="Rev 4 Allen Wirfs-Brock" w:date="2011-11-04T08:51:00Z">
            <w:rPr/>
          </w:rPrChange>
        </w:rPr>
        <w:t>Performs a bitwise left shift operation on the left operand by the amount specified by the right operand.</w:t>
      </w:r>
    </w:p>
    <w:p w14:paraId="37FC8AC6" w14:textId="77777777" w:rsidR="00AF60D2" w:rsidRPr="003B4312" w:rsidRDefault="00AF60D2" w:rsidP="00AF60D2">
      <w:pPr>
        <w:keepNext/>
        <w:rPr>
          <w:ins w:id="11430" w:author="Rev 4 Allen Wirfs-Brock" w:date="2011-10-15T09:52:00Z"/>
          <w:rFonts w:ascii="Helvetica" w:hAnsi="Helvetica"/>
          <w:b/>
        </w:rPr>
      </w:pPr>
      <w:ins w:id="11431"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6E64AC1D" w14:textId="77777777" w:rsidR="004C02EF" w:rsidRPr="00E77497" w:rsidRDefault="004C02EF" w:rsidP="004C02EF">
      <w:del w:id="11432"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del w:id="11433" w:author="Rev 4 Allen Wirfs-Brock" w:date="2011-10-15T09:53:00Z">
        <w:r w:rsidRPr="00E77497" w:rsidDel="009D1CDA">
          <w:delText>is evaluated as follows:</w:delText>
        </w:r>
      </w:del>
      <w:bookmarkStart w:id="11434" w:name="_Toc382212591"/>
    </w:p>
    <w:p w14:paraId="272BBABD" w14:textId="77777777"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11434"/>
      <w:r w:rsidRPr="00E77497">
        <w:t>.</w:t>
      </w:r>
      <w:bookmarkStart w:id="11435" w:name="_Toc382212592"/>
    </w:p>
    <w:p w14:paraId="53A7B535" w14:textId="77777777"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11435"/>
      <w:r w:rsidRPr="00E77497">
        <w:t>.</w:t>
      </w:r>
      <w:bookmarkStart w:id="11436" w:name="_Toc382212593"/>
    </w:p>
    <w:p w14:paraId="63DF9635" w14:textId="77777777" w:rsidR="003258C2" w:rsidRDefault="0056239B" w:rsidP="003258C2">
      <w:pPr>
        <w:pStyle w:val="Alg4"/>
        <w:numPr>
          <w:ilvl w:val="0"/>
          <w:numId w:val="83"/>
        </w:numPr>
        <w:contextualSpacing/>
        <w:rPr>
          <w:ins w:id="11437" w:author="Rev 6 Allen Wirfs-Brock" w:date="2012-02-16T17:54:00Z"/>
        </w:rPr>
      </w:pPr>
      <w:ins w:id="11438" w:author="Rev 8 Allen Wirfs-Brock" w:date="2012-06-12T12:59:00Z">
        <w:r>
          <w:t>ReturnIfAbrupt(</w:t>
        </w:r>
        <w:r w:rsidRPr="00342FD6">
          <w:rPr>
            <w:i/>
          </w:rPr>
          <w:t>lval</w:t>
        </w:r>
        <w:r>
          <w:t>).</w:t>
        </w:r>
      </w:ins>
      <w:ins w:id="11439" w:author="Rev 6 Allen Wirfs-Brock" w:date="2012-02-16T17:54:00Z">
        <w:del w:id="11440" w:author="Rev 8 Allen Wirfs-Brock" w:date="2012-06-12T12:59: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139254EF" w14:textId="77777777"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11436"/>
      <w:r w:rsidRPr="00E77497">
        <w:t>.</w:t>
      </w:r>
      <w:bookmarkStart w:id="11441" w:name="_Toc382212594"/>
    </w:p>
    <w:p w14:paraId="6FD11AF4" w14:textId="77777777"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11442" w:name="_Toc382212595"/>
      <w:bookmarkEnd w:id="11441"/>
    </w:p>
    <w:p w14:paraId="44040371" w14:textId="77777777" w:rsidR="003258C2" w:rsidRDefault="000C090B" w:rsidP="003258C2">
      <w:pPr>
        <w:pStyle w:val="Alg4"/>
        <w:numPr>
          <w:ilvl w:val="0"/>
          <w:numId w:val="83"/>
        </w:numPr>
        <w:contextualSpacing/>
        <w:rPr>
          <w:ins w:id="11443" w:author="Rev 6 Allen Wirfs-Brock" w:date="2012-02-16T17:55:00Z"/>
        </w:rPr>
      </w:pPr>
      <w:ins w:id="11444" w:author="Rev 8 Allen Wirfs-Brock" w:date="2012-06-12T13:18:00Z">
        <w:r>
          <w:t>ReturnIfAbrupt(</w:t>
        </w:r>
        <w:r>
          <w:rPr>
            <w:i/>
          </w:rPr>
          <w:t>r</w:t>
        </w:r>
        <w:r w:rsidRPr="00342FD6">
          <w:rPr>
            <w:i/>
          </w:rPr>
          <w:t>val</w:t>
        </w:r>
        <w:r>
          <w:t>).</w:t>
        </w:r>
      </w:ins>
      <w:ins w:id="11445" w:author="Rev 6 Allen Wirfs-Brock" w:date="2012-02-16T17:55:00Z">
        <w:del w:id="11446" w:author="Rev 8 Allen Wirfs-Brock" w:date="2012-06-12T13:18:00Z">
          <w:r w:rsidR="003258C2" w:rsidDel="000C090B">
            <w:delText xml:space="preserve">If </w:delText>
          </w:r>
          <w:r w:rsidR="003258C2" w:rsidRPr="00E77497" w:rsidDel="000C090B">
            <w:rPr>
              <w:i/>
            </w:rPr>
            <w:delText>rval</w:delText>
          </w:r>
          <w:r w:rsidR="003258C2" w:rsidRPr="00E77497" w:rsidDel="000C090B">
            <w:delText xml:space="preserve"> </w:delText>
          </w:r>
          <w:r w:rsidR="003258C2" w:rsidDel="000C090B">
            <w:delText xml:space="preserve">is an abrupt completion, return </w:delText>
          </w:r>
          <w:r w:rsidR="003258C2" w:rsidRPr="00E77497" w:rsidDel="000C090B">
            <w:rPr>
              <w:i/>
            </w:rPr>
            <w:delText>rval</w:delText>
          </w:r>
          <w:r w:rsidR="003258C2" w:rsidDel="000C090B">
            <w:delText>.</w:delText>
          </w:r>
        </w:del>
      </w:ins>
    </w:p>
    <w:p w14:paraId="6904E92E" w14:textId="77777777"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11442"/>
      <w:r w:rsidRPr="00E77497">
        <w:t>.</w:t>
      </w:r>
      <w:bookmarkStart w:id="11447" w:name="_Toc382212596"/>
    </w:p>
    <w:p w14:paraId="7C726F76" w14:textId="77777777" w:rsidR="003258C2" w:rsidRDefault="0034651E" w:rsidP="003258C2">
      <w:pPr>
        <w:pStyle w:val="Alg4"/>
        <w:numPr>
          <w:ilvl w:val="0"/>
          <w:numId w:val="83"/>
        </w:numPr>
        <w:contextualSpacing/>
        <w:rPr>
          <w:ins w:id="11448" w:author="Rev 6 Allen Wirfs-Brock" w:date="2012-02-16T17:55:00Z"/>
        </w:rPr>
      </w:pPr>
      <w:ins w:id="11449" w:author="Rev 8 Allen Wirfs-Brock" w:date="2012-06-12T13:27:00Z">
        <w:r>
          <w:t>ReturnIfAbrupt(</w:t>
        </w:r>
        <w:r w:rsidRPr="00342FD6">
          <w:rPr>
            <w:i/>
          </w:rPr>
          <w:t>l</w:t>
        </w:r>
        <w:r>
          <w:rPr>
            <w:i/>
          </w:rPr>
          <w:t>nun</w:t>
        </w:r>
        <w:r>
          <w:t>).</w:t>
        </w:r>
      </w:ins>
      <w:ins w:id="11450" w:author="Rev 6 Allen Wirfs-Brock" w:date="2012-02-16T17:55:00Z">
        <w:del w:id="11451" w:author="Rev 8 Allen Wirfs-Brock" w:date="2012-06-12T13:27:00Z">
          <w:r w:rsidR="003258C2" w:rsidDel="0034651E">
            <w:delText xml:space="preserve">If </w:delText>
          </w:r>
          <w:r w:rsidR="003258C2" w:rsidRPr="00E77497" w:rsidDel="0034651E">
            <w:rPr>
              <w:i/>
            </w:rPr>
            <w:delText>lnum</w:delText>
          </w:r>
          <w:r w:rsidR="003258C2" w:rsidRPr="00E77497" w:rsidDel="0034651E">
            <w:delText xml:space="preserve"> </w:delText>
          </w:r>
          <w:r w:rsidR="003258C2" w:rsidDel="0034651E">
            <w:delText xml:space="preserve">is an abrupt completion, return </w:delText>
          </w:r>
          <w:r w:rsidR="003258C2" w:rsidRPr="00E77497" w:rsidDel="0034651E">
            <w:rPr>
              <w:i/>
            </w:rPr>
            <w:delText>lnum</w:delText>
          </w:r>
          <w:r w:rsidR="003258C2" w:rsidDel="0034651E">
            <w:delText>.</w:delText>
          </w:r>
        </w:del>
      </w:ins>
    </w:p>
    <w:p w14:paraId="4D2AF555" w14:textId="77777777"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11447"/>
      <w:r w:rsidRPr="00E77497">
        <w:t>.</w:t>
      </w:r>
      <w:bookmarkStart w:id="11452" w:name="_Toc382212597"/>
    </w:p>
    <w:p w14:paraId="04129446" w14:textId="77777777" w:rsidR="003258C2" w:rsidRDefault="0034651E" w:rsidP="003258C2">
      <w:pPr>
        <w:pStyle w:val="Alg4"/>
        <w:numPr>
          <w:ilvl w:val="0"/>
          <w:numId w:val="83"/>
        </w:numPr>
        <w:contextualSpacing/>
        <w:rPr>
          <w:ins w:id="11453" w:author="Rev 6 Allen Wirfs-Brock" w:date="2012-02-16T17:55:00Z"/>
        </w:rPr>
      </w:pPr>
      <w:ins w:id="11454" w:author="Rev 8 Allen Wirfs-Brock" w:date="2012-06-12T13:27:00Z">
        <w:r>
          <w:t>ReturnIfAbrupt(</w:t>
        </w:r>
        <w:r>
          <w:rPr>
            <w:i/>
          </w:rPr>
          <w:t>rnun</w:t>
        </w:r>
        <w:r>
          <w:t>).</w:t>
        </w:r>
      </w:ins>
      <w:ins w:id="11455" w:author="Rev 6 Allen Wirfs-Brock" w:date="2012-02-16T17:55:00Z">
        <w:del w:id="11456" w:author="Rev 8 Allen Wirfs-Brock" w:date="2012-06-12T13:27:00Z">
          <w:r w:rsidR="003258C2" w:rsidDel="0034651E">
            <w:delText xml:space="preserve">If </w:delText>
          </w:r>
          <w:r w:rsidR="003258C2" w:rsidRPr="00E77497" w:rsidDel="0034651E">
            <w:rPr>
              <w:i/>
            </w:rPr>
            <w:delText>rnum</w:delText>
          </w:r>
          <w:r w:rsidR="003258C2" w:rsidRPr="00E77497" w:rsidDel="0034651E">
            <w:delText xml:space="preserve"> </w:delText>
          </w:r>
          <w:r w:rsidR="003258C2" w:rsidDel="0034651E">
            <w:delText xml:space="preserve">is an abrupt completion, return </w:delText>
          </w:r>
          <w:r w:rsidR="003258C2" w:rsidRPr="00E77497" w:rsidDel="0034651E">
            <w:rPr>
              <w:i/>
            </w:rPr>
            <w:delText>rnum</w:delText>
          </w:r>
          <w:r w:rsidR="003258C2" w:rsidDel="0034651E">
            <w:delText>.</w:delText>
          </w:r>
        </w:del>
      </w:ins>
    </w:p>
    <w:p w14:paraId="57CF0577" w14:textId="77777777"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11452"/>
      <w:r w:rsidRPr="00E77497">
        <w:t>.</w:t>
      </w:r>
      <w:bookmarkStart w:id="11457" w:name="_Toc382212598"/>
    </w:p>
    <w:p w14:paraId="3C117D5F" w14:textId="77777777"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11457"/>
      <w:r w:rsidRPr="00E77497">
        <w:t>.</w:t>
      </w:r>
      <w:bookmarkStart w:id="11458" w:name="_Toc382212599"/>
    </w:p>
    <w:p w14:paraId="060388DF" w14:textId="77777777" w:rsidR="004C02EF" w:rsidRPr="00E77497" w:rsidRDefault="004C02EF" w:rsidP="003A4B22">
      <w:pPr>
        <w:pStyle w:val="30"/>
        <w:numPr>
          <w:ilvl w:val="0"/>
          <w:numId w:val="0"/>
        </w:numPr>
      </w:pPr>
      <w:bookmarkStart w:id="11459" w:name="_Toc375031186"/>
      <w:bookmarkStart w:id="11460" w:name="_Toc381513699"/>
      <w:bookmarkStart w:id="11461" w:name="_Toc382202857"/>
      <w:bookmarkStart w:id="11462" w:name="_Toc382212221"/>
      <w:bookmarkStart w:id="11463" w:name="_Toc382212600"/>
      <w:bookmarkStart w:id="11464" w:name="_Toc382291566"/>
      <w:bookmarkStart w:id="11465" w:name="_Toc385672215"/>
      <w:bookmarkStart w:id="11466" w:name="_Toc393690310"/>
      <w:bookmarkStart w:id="11467" w:name="_Toc472818850"/>
      <w:bookmarkStart w:id="11468" w:name="_Toc235503424"/>
      <w:bookmarkStart w:id="11469" w:name="_Toc241509199"/>
      <w:bookmarkStart w:id="11470" w:name="_Toc244416686"/>
      <w:bookmarkStart w:id="11471" w:name="_Toc276631050"/>
      <w:bookmarkStart w:id="11472" w:name="_Toc329528788"/>
      <w:bookmarkEnd w:id="11458"/>
      <w:r w:rsidRPr="00E77497">
        <w:t>11.7.2</w:t>
      </w:r>
      <w:r w:rsidRPr="00E77497">
        <w:tab/>
        <w:t xml:space="preserve">The Signed Right Shift Operator ( </w:t>
      </w:r>
      <w:r w:rsidRPr="00E77497">
        <w:rPr>
          <w:rFonts w:ascii="Courier New" w:hAnsi="Courier New"/>
        </w:rPr>
        <w:t>&gt;&gt;</w:t>
      </w:r>
      <w:r w:rsidRPr="00E77497">
        <w:t xml:space="preserve"> </w:t>
      </w:r>
      <w:bookmarkStart w:id="11473" w:name="_Toc382202858"/>
      <w:bookmarkEnd w:id="11459"/>
      <w:bookmarkEnd w:id="11460"/>
      <w:bookmarkEnd w:id="11461"/>
      <w:bookmarkEnd w:id="11462"/>
      <w:bookmarkEnd w:id="11463"/>
      <w:bookmarkEnd w:id="11464"/>
      <w:bookmarkEnd w:id="11465"/>
      <w:bookmarkEnd w:id="11466"/>
      <w:bookmarkEnd w:id="11473"/>
      <w:r w:rsidRPr="00E77497">
        <w:t>)</w:t>
      </w:r>
      <w:bookmarkEnd w:id="11467"/>
      <w:bookmarkEnd w:id="11468"/>
      <w:bookmarkEnd w:id="11469"/>
      <w:bookmarkEnd w:id="11470"/>
      <w:bookmarkEnd w:id="11471"/>
      <w:bookmarkEnd w:id="11472"/>
    </w:p>
    <w:p w14:paraId="50A680F1" w14:textId="77777777" w:rsidR="004C02EF" w:rsidRPr="004D1BD1" w:rsidRDefault="009D1CDA" w:rsidP="004C02EF">
      <w:pPr>
        <w:rPr>
          <w:sz w:val="18"/>
          <w:rPrChange w:id="11474" w:author="Rev 4 Allen Wirfs-Brock" w:date="2011-11-04T08:51:00Z">
            <w:rPr/>
          </w:rPrChange>
        </w:rPr>
      </w:pPr>
      <w:ins w:id="11475" w:author="Rev 4 Allen Wirfs-Brock" w:date="2011-10-15T09:53:00Z">
        <w:r w:rsidRPr="004D1BD1">
          <w:rPr>
            <w:sz w:val="18"/>
            <w:rPrChange w:id="11476" w:author="Rev 4 Allen Wirfs-Brock" w:date="2011-11-04T08:51:00Z">
              <w:rPr/>
            </w:rPrChange>
          </w:rPr>
          <w:t>NOTE</w:t>
        </w:r>
        <w:r w:rsidRPr="004D1BD1">
          <w:rPr>
            <w:sz w:val="18"/>
            <w:rPrChange w:id="11477" w:author="Rev 4 Allen Wirfs-Brock" w:date="2011-11-04T08:51:00Z">
              <w:rPr/>
            </w:rPrChange>
          </w:rPr>
          <w:tab/>
        </w:r>
      </w:ins>
      <w:r w:rsidR="004C02EF" w:rsidRPr="004D1BD1">
        <w:rPr>
          <w:sz w:val="18"/>
          <w:rPrChange w:id="11478" w:author="Rev 4 Allen Wirfs-Brock" w:date="2011-11-04T08:51:00Z">
            <w:rPr/>
          </w:rPrChange>
        </w:rPr>
        <w:t>Performs a sign-filling bitwise right shift operation on the left operand by the amount specified by the right operand.</w:t>
      </w:r>
    </w:p>
    <w:p w14:paraId="1EAD84A8" w14:textId="77777777" w:rsidR="00AF60D2" w:rsidRPr="003B4312" w:rsidRDefault="00AF60D2" w:rsidP="00AF60D2">
      <w:pPr>
        <w:keepNext/>
        <w:rPr>
          <w:ins w:id="11479" w:author="Rev 4 Allen Wirfs-Brock" w:date="2011-10-15T09:52:00Z"/>
          <w:rFonts w:ascii="Helvetica" w:hAnsi="Helvetica"/>
          <w:b/>
        </w:rPr>
      </w:pPr>
      <w:ins w:id="11480"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01C6D21D" w14:textId="77777777" w:rsidR="004C02EF" w:rsidRPr="00E77497" w:rsidRDefault="004C02EF" w:rsidP="004C02EF">
      <w:del w:id="11481"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del w:id="11482" w:author="Rev 4 Allen Wirfs-Brock" w:date="2011-10-15T09:53:00Z">
        <w:r w:rsidRPr="00E77497" w:rsidDel="009D1CDA">
          <w:delText>is evaluated as follows:</w:delText>
        </w:r>
      </w:del>
      <w:bookmarkStart w:id="11483" w:name="_Toc382212601"/>
    </w:p>
    <w:p w14:paraId="43775509" w14:textId="77777777"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11483"/>
      <w:r w:rsidRPr="00E77497">
        <w:t>.</w:t>
      </w:r>
      <w:bookmarkStart w:id="11484" w:name="_Toc382212602"/>
    </w:p>
    <w:p w14:paraId="54062472" w14:textId="77777777"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11485" w:name="_Toc382212603"/>
      <w:bookmarkEnd w:id="11484"/>
    </w:p>
    <w:p w14:paraId="0AB102A8" w14:textId="77777777" w:rsidR="003258C2" w:rsidRDefault="0056239B" w:rsidP="003258C2">
      <w:pPr>
        <w:pStyle w:val="Alg4"/>
        <w:numPr>
          <w:ilvl w:val="0"/>
          <w:numId w:val="84"/>
        </w:numPr>
        <w:contextualSpacing/>
        <w:rPr>
          <w:ins w:id="11486" w:author="Rev 6 Allen Wirfs-Brock" w:date="2012-02-16T17:56:00Z"/>
        </w:rPr>
      </w:pPr>
      <w:ins w:id="11487" w:author="Rev 8 Allen Wirfs-Brock" w:date="2012-06-12T12:58:00Z">
        <w:r>
          <w:t>ReturnIfAbrupt(</w:t>
        </w:r>
        <w:r w:rsidRPr="00342FD6">
          <w:rPr>
            <w:i/>
          </w:rPr>
          <w:t>lval</w:t>
        </w:r>
        <w:r>
          <w:t>).</w:t>
        </w:r>
      </w:ins>
      <w:ins w:id="11488" w:author="Rev 6 Allen Wirfs-Brock" w:date="2012-02-16T17:56:00Z">
        <w:del w:id="11489"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43BFA752" w14:textId="77777777"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11485"/>
      <w:r w:rsidRPr="00E77497">
        <w:t>.</w:t>
      </w:r>
      <w:bookmarkStart w:id="11490" w:name="_Toc382212604"/>
    </w:p>
    <w:p w14:paraId="2A82C8C9" w14:textId="77777777"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11491" w:name="_Toc382212605"/>
      <w:bookmarkEnd w:id="11490"/>
    </w:p>
    <w:p w14:paraId="765D923F" w14:textId="77777777" w:rsidR="00722F95" w:rsidRDefault="000C090B" w:rsidP="00722F95">
      <w:pPr>
        <w:pStyle w:val="Alg4"/>
        <w:numPr>
          <w:ilvl w:val="0"/>
          <w:numId w:val="84"/>
        </w:numPr>
        <w:contextualSpacing/>
        <w:rPr>
          <w:ins w:id="11492" w:author="Rev 6 Allen Wirfs-Brock" w:date="2012-02-16T18:02:00Z"/>
        </w:rPr>
      </w:pPr>
      <w:ins w:id="11493" w:author="Rev 8 Allen Wirfs-Brock" w:date="2012-06-12T13:18:00Z">
        <w:r>
          <w:t>ReturnIfAbrupt(</w:t>
        </w:r>
        <w:r>
          <w:rPr>
            <w:i/>
          </w:rPr>
          <w:t>r</w:t>
        </w:r>
        <w:r w:rsidRPr="00342FD6">
          <w:rPr>
            <w:i/>
          </w:rPr>
          <w:t>val</w:t>
        </w:r>
        <w:r>
          <w:t>).</w:t>
        </w:r>
      </w:ins>
      <w:ins w:id="11494" w:author="Rev 6 Allen Wirfs-Brock" w:date="2012-02-16T18:02:00Z">
        <w:del w:id="11495" w:author="Rev 8 Allen Wirfs-Brock" w:date="2012-06-12T13:18:00Z">
          <w:r w:rsidR="00722F95" w:rsidDel="000C090B">
            <w:delText xml:space="preserve">If </w:delText>
          </w:r>
          <w:r w:rsidR="00722F95" w:rsidRPr="00E77497" w:rsidDel="000C090B">
            <w:rPr>
              <w:i/>
            </w:rPr>
            <w:delText>rval</w:delText>
          </w:r>
          <w:r w:rsidR="00722F95" w:rsidRPr="00E77497" w:rsidDel="000C090B">
            <w:delText xml:space="preserve"> </w:delText>
          </w:r>
          <w:r w:rsidR="00722F95" w:rsidDel="000C090B">
            <w:delText xml:space="preserve">is an abrupt completion, return </w:delText>
          </w:r>
          <w:r w:rsidR="00722F95" w:rsidRPr="00E77497" w:rsidDel="000C090B">
            <w:rPr>
              <w:i/>
            </w:rPr>
            <w:delText>rval</w:delText>
          </w:r>
          <w:r w:rsidR="00722F95" w:rsidDel="000C090B">
            <w:delText>.</w:delText>
          </w:r>
        </w:del>
      </w:ins>
    </w:p>
    <w:p w14:paraId="7EC062CF" w14:textId="77777777"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11496" w:name="_Toc382212606"/>
      <w:bookmarkEnd w:id="11491"/>
    </w:p>
    <w:p w14:paraId="359B9D01" w14:textId="77777777" w:rsidR="00CB6687" w:rsidRDefault="0034651E" w:rsidP="00CB6687">
      <w:pPr>
        <w:pStyle w:val="Alg4"/>
        <w:numPr>
          <w:ilvl w:val="0"/>
          <w:numId w:val="84"/>
        </w:numPr>
        <w:contextualSpacing/>
        <w:rPr>
          <w:ins w:id="11497" w:author="Rev 6 Allen Wirfs-Brock" w:date="2012-02-16T18:10:00Z"/>
        </w:rPr>
      </w:pPr>
      <w:ins w:id="11498" w:author="Rev 8 Allen Wirfs-Brock" w:date="2012-06-12T13:28:00Z">
        <w:r>
          <w:t>ReturnIfAbrupt(</w:t>
        </w:r>
        <w:r w:rsidRPr="00342FD6">
          <w:rPr>
            <w:i/>
          </w:rPr>
          <w:t>l</w:t>
        </w:r>
        <w:r>
          <w:rPr>
            <w:i/>
          </w:rPr>
          <w:t>nun</w:t>
        </w:r>
        <w:r>
          <w:t>).</w:t>
        </w:r>
      </w:ins>
      <w:ins w:id="11499" w:author="Rev 6 Allen Wirfs-Brock" w:date="2012-02-16T18:10:00Z">
        <w:del w:id="11500" w:author="Rev 8 Allen Wirfs-Brock" w:date="2012-06-12T13:28:00Z">
          <w:r w:rsidR="00CB6687" w:rsidDel="0034651E">
            <w:delText xml:space="preserve">If </w:delText>
          </w:r>
          <w:r w:rsidR="00CB6687" w:rsidRPr="00E77497" w:rsidDel="0034651E">
            <w:rPr>
              <w:i/>
            </w:rPr>
            <w:delText>lnum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lnum</w:delText>
          </w:r>
          <w:r w:rsidR="00CB6687" w:rsidDel="0034651E">
            <w:delText>.</w:delText>
          </w:r>
        </w:del>
      </w:ins>
    </w:p>
    <w:p w14:paraId="2DE3084E" w14:textId="77777777"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11501" w:name="_Toc382212607"/>
      <w:bookmarkEnd w:id="11496"/>
    </w:p>
    <w:p w14:paraId="79C2631C" w14:textId="77777777" w:rsidR="00CB6687" w:rsidRDefault="0034651E" w:rsidP="00CB6687">
      <w:pPr>
        <w:pStyle w:val="Alg4"/>
        <w:numPr>
          <w:ilvl w:val="0"/>
          <w:numId w:val="84"/>
        </w:numPr>
        <w:contextualSpacing/>
        <w:rPr>
          <w:ins w:id="11502" w:author="Rev 6 Allen Wirfs-Brock" w:date="2012-02-16T18:13:00Z"/>
        </w:rPr>
      </w:pPr>
      <w:ins w:id="11503" w:author="Rev 8 Allen Wirfs-Brock" w:date="2012-06-12T13:28:00Z">
        <w:r>
          <w:t>ReturnIfAbrupt(</w:t>
        </w:r>
        <w:r>
          <w:rPr>
            <w:i/>
          </w:rPr>
          <w:t>rnun</w:t>
        </w:r>
        <w:r>
          <w:t>).</w:t>
        </w:r>
      </w:ins>
      <w:ins w:id="11504" w:author="Rev 6 Allen Wirfs-Brock" w:date="2012-02-16T18:13:00Z">
        <w:del w:id="11505" w:author="Rev 8 Allen Wirfs-Brock" w:date="2012-06-12T13:28:00Z">
          <w:r w:rsidR="00CB6687" w:rsidDel="0034651E">
            <w:delText xml:space="preserve">If </w:delText>
          </w:r>
          <w:r w:rsidR="00CB6687" w:rsidRPr="00E77497" w:rsidDel="0034651E">
            <w:rPr>
              <w:i/>
            </w:rPr>
            <w:delText>rnum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rnum</w:delText>
          </w:r>
          <w:r w:rsidR="00CB6687" w:rsidDel="0034651E">
            <w:delText>.</w:delText>
          </w:r>
        </w:del>
      </w:ins>
    </w:p>
    <w:p w14:paraId="31613404" w14:textId="77777777"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79154741" w14:textId="77777777" w:rsidR="004C02EF" w:rsidRPr="00E77497" w:rsidRDefault="004C02EF" w:rsidP="00441AED">
      <w:pPr>
        <w:pStyle w:val="Alg4"/>
        <w:numPr>
          <w:ilvl w:val="0"/>
          <w:numId w:val="84"/>
        </w:numPr>
        <w:spacing w:after="240"/>
      </w:pPr>
      <w:bookmarkStart w:id="11506" w:name="_Toc382212608"/>
      <w:bookmarkEnd w:id="11501"/>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11506"/>
      <w:r w:rsidRPr="00E77497">
        <w:t>.</w:t>
      </w:r>
      <w:bookmarkStart w:id="11507" w:name="_Toc382212609"/>
    </w:p>
    <w:p w14:paraId="405B8598" w14:textId="77777777" w:rsidR="004C02EF" w:rsidRPr="00E77497" w:rsidRDefault="004C02EF" w:rsidP="003A4B22">
      <w:pPr>
        <w:pStyle w:val="30"/>
        <w:numPr>
          <w:ilvl w:val="0"/>
          <w:numId w:val="0"/>
        </w:numPr>
      </w:pPr>
      <w:bookmarkStart w:id="11508" w:name="_Toc375031187"/>
      <w:bookmarkStart w:id="11509" w:name="_Toc381513700"/>
      <w:bookmarkStart w:id="11510" w:name="_Toc382202859"/>
      <w:bookmarkStart w:id="11511" w:name="_Toc382212222"/>
      <w:bookmarkStart w:id="11512" w:name="_Toc382212610"/>
      <w:bookmarkStart w:id="11513" w:name="_Toc382291567"/>
      <w:bookmarkStart w:id="11514" w:name="_Toc385672216"/>
      <w:bookmarkStart w:id="11515" w:name="_Toc393690311"/>
      <w:bookmarkStart w:id="11516" w:name="_Toc472818851"/>
      <w:bookmarkStart w:id="11517" w:name="_Toc235503425"/>
      <w:bookmarkStart w:id="11518" w:name="_Toc241509200"/>
      <w:bookmarkStart w:id="11519" w:name="_Toc244416687"/>
      <w:bookmarkStart w:id="11520" w:name="_Toc276631051"/>
      <w:bookmarkStart w:id="11521" w:name="_Toc329528789"/>
      <w:bookmarkEnd w:id="11507"/>
      <w:r w:rsidRPr="00E77497">
        <w:t>11.7.3</w:t>
      </w:r>
      <w:r w:rsidRPr="00E77497">
        <w:tab/>
        <w:t xml:space="preserve">The Unsigned Right Shift Operator ( </w:t>
      </w:r>
      <w:r w:rsidRPr="00E77497">
        <w:rPr>
          <w:rFonts w:ascii="Courier New" w:hAnsi="Courier New"/>
        </w:rPr>
        <w:t>&gt;&gt;&gt;</w:t>
      </w:r>
      <w:r w:rsidRPr="00E77497">
        <w:t xml:space="preserve"> </w:t>
      </w:r>
      <w:bookmarkStart w:id="11522" w:name="_Toc382202860"/>
      <w:bookmarkEnd w:id="11508"/>
      <w:bookmarkEnd w:id="11509"/>
      <w:bookmarkEnd w:id="11510"/>
      <w:bookmarkEnd w:id="11511"/>
      <w:bookmarkEnd w:id="11512"/>
      <w:bookmarkEnd w:id="11513"/>
      <w:bookmarkEnd w:id="11514"/>
      <w:bookmarkEnd w:id="11515"/>
      <w:bookmarkEnd w:id="11522"/>
      <w:r w:rsidRPr="00E77497">
        <w:t>)</w:t>
      </w:r>
      <w:bookmarkEnd w:id="11516"/>
      <w:bookmarkEnd w:id="11517"/>
      <w:bookmarkEnd w:id="11518"/>
      <w:bookmarkEnd w:id="11519"/>
      <w:bookmarkEnd w:id="11520"/>
      <w:bookmarkEnd w:id="11521"/>
    </w:p>
    <w:p w14:paraId="1220F129" w14:textId="77777777" w:rsidR="004C02EF" w:rsidRPr="004D1BD1" w:rsidRDefault="009D1CDA" w:rsidP="004C02EF">
      <w:pPr>
        <w:rPr>
          <w:sz w:val="18"/>
          <w:rPrChange w:id="11523" w:author="Rev 4 Allen Wirfs-Brock" w:date="2011-11-04T08:51:00Z">
            <w:rPr/>
          </w:rPrChange>
        </w:rPr>
      </w:pPr>
      <w:ins w:id="11524" w:author="Rev 4 Allen Wirfs-Brock" w:date="2011-10-15T09:52:00Z">
        <w:r w:rsidRPr="004D1BD1">
          <w:rPr>
            <w:sz w:val="18"/>
            <w:rPrChange w:id="11525" w:author="Rev 4 Allen Wirfs-Brock" w:date="2011-11-04T08:51:00Z">
              <w:rPr/>
            </w:rPrChange>
          </w:rPr>
          <w:t>NOTE</w:t>
        </w:r>
        <w:r w:rsidRPr="004D1BD1">
          <w:rPr>
            <w:sz w:val="18"/>
            <w:rPrChange w:id="11526" w:author="Rev 4 Allen Wirfs-Brock" w:date="2011-11-04T08:51:00Z">
              <w:rPr/>
            </w:rPrChange>
          </w:rPr>
          <w:tab/>
        </w:r>
      </w:ins>
      <w:r w:rsidR="004C02EF" w:rsidRPr="004D1BD1">
        <w:rPr>
          <w:sz w:val="18"/>
          <w:rPrChange w:id="11527" w:author="Rev 4 Allen Wirfs-Brock" w:date="2011-11-04T08:51:00Z">
            <w:rPr/>
          </w:rPrChange>
        </w:rPr>
        <w:t>Performs a zero-filling bitwise right shift operation on the left operand by the amount specified by the right operand.</w:t>
      </w:r>
    </w:p>
    <w:p w14:paraId="14D07CAD" w14:textId="77777777" w:rsidR="00AF60D2" w:rsidRPr="003B4312" w:rsidRDefault="00AF60D2" w:rsidP="00AF60D2">
      <w:pPr>
        <w:keepNext/>
        <w:rPr>
          <w:ins w:id="11528" w:author="Rev 4 Allen Wirfs-Brock" w:date="2011-10-15T09:52:00Z"/>
          <w:rFonts w:ascii="Helvetica" w:hAnsi="Helvetica"/>
          <w:b/>
        </w:rPr>
      </w:pPr>
      <w:ins w:id="11529"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1D4BB6F7" w14:textId="77777777" w:rsidR="004C02EF" w:rsidRPr="00E77497" w:rsidRDefault="004C02EF" w:rsidP="004C02EF">
      <w:del w:id="11530" w:author="Rev 4 Allen Wirfs-Brock" w:date="2011-10-15T09:52: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del w:id="11531" w:author="Rev 4 Allen Wirfs-Brock" w:date="2011-10-15T09:52:00Z">
        <w:r w:rsidRPr="00E77497" w:rsidDel="009D1CDA">
          <w:delText>is evaluated as follows:</w:delText>
        </w:r>
      </w:del>
      <w:bookmarkStart w:id="11532" w:name="_Toc382212611"/>
    </w:p>
    <w:p w14:paraId="7CB6EB75" w14:textId="77777777"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11532"/>
      <w:r w:rsidRPr="00E77497">
        <w:t>.</w:t>
      </w:r>
      <w:bookmarkStart w:id="11533" w:name="_Toc382212612"/>
    </w:p>
    <w:p w14:paraId="1073DD85" w14:textId="77777777"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11534" w:name="_Toc382212613"/>
      <w:bookmarkEnd w:id="11533"/>
    </w:p>
    <w:p w14:paraId="4805EE17" w14:textId="77777777" w:rsidR="003258C2" w:rsidRDefault="0056239B" w:rsidP="003258C2">
      <w:pPr>
        <w:pStyle w:val="Alg4"/>
        <w:numPr>
          <w:ilvl w:val="0"/>
          <w:numId w:val="85"/>
        </w:numPr>
        <w:contextualSpacing/>
        <w:rPr>
          <w:ins w:id="11535" w:author="Rev 6 Allen Wirfs-Brock" w:date="2012-02-16T17:56:00Z"/>
        </w:rPr>
      </w:pPr>
      <w:ins w:id="11536" w:author="Rev 8 Allen Wirfs-Brock" w:date="2012-06-12T12:58:00Z">
        <w:r>
          <w:t>ReturnIfAbrupt(</w:t>
        </w:r>
        <w:r w:rsidRPr="00342FD6">
          <w:rPr>
            <w:i/>
          </w:rPr>
          <w:t>lval</w:t>
        </w:r>
        <w:r>
          <w:t>).</w:t>
        </w:r>
      </w:ins>
      <w:ins w:id="11537" w:author="Rev 6 Allen Wirfs-Brock" w:date="2012-02-16T17:56:00Z">
        <w:del w:id="11538"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268BB9BB" w14:textId="77777777"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11534"/>
      <w:r w:rsidRPr="00E77497">
        <w:t>.</w:t>
      </w:r>
      <w:bookmarkStart w:id="11539" w:name="_Toc382212614"/>
    </w:p>
    <w:p w14:paraId="5960F873" w14:textId="77777777"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11540" w:name="_Toc382212615"/>
      <w:bookmarkEnd w:id="11539"/>
    </w:p>
    <w:p w14:paraId="7828327C" w14:textId="77777777" w:rsidR="00722F95" w:rsidRDefault="000C090B" w:rsidP="00722F95">
      <w:pPr>
        <w:pStyle w:val="Alg4"/>
        <w:numPr>
          <w:ilvl w:val="0"/>
          <w:numId w:val="85"/>
        </w:numPr>
        <w:contextualSpacing/>
        <w:rPr>
          <w:ins w:id="11541" w:author="Rev 6 Allen Wirfs-Brock" w:date="2012-02-16T18:03:00Z"/>
        </w:rPr>
      </w:pPr>
      <w:ins w:id="11542" w:author="Rev 8 Allen Wirfs-Brock" w:date="2012-06-12T13:18:00Z">
        <w:r>
          <w:t>ReturnIfAbrupt(</w:t>
        </w:r>
        <w:r>
          <w:rPr>
            <w:i/>
          </w:rPr>
          <w:t>r</w:t>
        </w:r>
        <w:r w:rsidRPr="00342FD6">
          <w:rPr>
            <w:i/>
          </w:rPr>
          <w:t>val</w:t>
        </w:r>
        <w:r>
          <w:t>).</w:t>
        </w:r>
      </w:ins>
      <w:ins w:id="11543" w:author="Rev 6 Allen Wirfs-Brock" w:date="2012-02-16T18:03:00Z">
        <w:del w:id="11544" w:author="Rev 8 Allen Wirfs-Brock" w:date="2012-06-12T13:18:00Z">
          <w:r w:rsidR="00722F95" w:rsidDel="000C090B">
            <w:delText xml:space="preserve">If </w:delText>
          </w:r>
          <w:r w:rsidR="00722F95" w:rsidRPr="00E77497" w:rsidDel="000C090B">
            <w:rPr>
              <w:i/>
            </w:rPr>
            <w:delText>rval</w:delText>
          </w:r>
          <w:r w:rsidR="00722F95" w:rsidRPr="00E77497" w:rsidDel="000C090B">
            <w:delText xml:space="preserve"> </w:delText>
          </w:r>
          <w:r w:rsidR="00722F95" w:rsidDel="000C090B">
            <w:delText xml:space="preserve">is an abrupt completion, return </w:delText>
          </w:r>
          <w:r w:rsidR="00722F95" w:rsidRPr="00E77497" w:rsidDel="000C090B">
            <w:rPr>
              <w:i/>
            </w:rPr>
            <w:delText>rval</w:delText>
          </w:r>
          <w:r w:rsidR="00722F95" w:rsidDel="000C090B">
            <w:delText>.</w:delText>
          </w:r>
        </w:del>
      </w:ins>
    </w:p>
    <w:p w14:paraId="3925AFAA" w14:textId="77777777"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11545" w:name="_Toc382212616"/>
      <w:bookmarkEnd w:id="11540"/>
    </w:p>
    <w:p w14:paraId="75D0E6E5" w14:textId="77777777" w:rsidR="00CB6687" w:rsidRDefault="0034651E" w:rsidP="00CB6687">
      <w:pPr>
        <w:pStyle w:val="Alg4"/>
        <w:numPr>
          <w:ilvl w:val="0"/>
          <w:numId w:val="85"/>
        </w:numPr>
        <w:contextualSpacing/>
        <w:rPr>
          <w:ins w:id="11546" w:author="Rev 6 Allen Wirfs-Brock" w:date="2012-02-16T18:10:00Z"/>
        </w:rPr>
      </w:pPr>
      <w:ins w:id="11547" w:author="Rev 8 Allen Wirfs-Brock" w:date="2012-06-12T13:28:00Z">
        <w:r>
          <w:t>ReturnIfAbrupt(</w:t>
        </w:r>
        <w:r w:rsidRPr="00342FD6">
          <w:rPr>
            <w:i/>
          </w:rPr>
          <w:t>l</w:t>
        </w:r>
        <w:r>
          <w:rPr>
            <w:i/>
          </w:rPr>
          <w:t>nun</w:t>
        </w:r>
        <w:r>
          <w:t>).</w:t>
        </w:r>
      </w:ins>
      <w:ins w:id="11548" w:author="Rev 6 Allen Wirfs-Brock" w:date="2012-02-16T18:10:00Z">
        <w:del w:id="11549" w:author="Rev 8 Allen Wirfs-Brock" w:date="2012-06-12T13:28:00Z">
          <w:r w:rsidR="00CB6687" w:rsidDel="0034651E">
            <w:delText xml:space="preserve">If </w:delText>
          </w:r>
          <w:r w:rsidR="00CB6687" w:rsidRPr="00E77497" w:rsidDel="0034651E">
            <w:rPr>
              <w:i/>
            </w:rPr>
            <w:delText>lnum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lnum</w:delText>
          </w:r>
          <w:r w:rsidR="00CB6687" w:rsidDel="0034651E">
            <w:delText>.</w:delText>
          </w:r>
        </w:del>
      </w:ins>
    </w:p>
    <w:p w14:paraId="6A36CCBC" w14:textId="77777777"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11550" w:name="_Toc382212617"/>
      <w:bookmarkEnd w:id="11545"/>
    </w:p>
    <w:p w14:paraId="535937B7" w14:textId="77777777" w:rsidR="00CB6687" w:rsidRDefault="0034651E" w:rsidP="00CB6687">
      <w:pPr>
        <w:pStyle w:val="Alg4"/>
        <w:numPr>
          <w:ilvl w:val="0"/>
          <w:numId w:val="85"/>
        </w:numPr>
        <w:contextualSpacing/>
        <w:rPr>
          <w:ins w:id="11551" w:author="Rev 6 Allen Wirfs-Brock" w:date="2012-02-16T18:13:00Z"/>
        </w:rPr>
      </w:pPr>
      <w:ins w:id="11552" w:author="Rev 8 Allen Wirfs-Brock" w:date="2012-06-12T13:28:00Z">
        <w:r>
          <w:t>ReturnIfAbrupt(</w:t>
        </w:r>
        <w:r>
          <w:rPr>
            <w:i/>
          </w:rPr>
          <w:t>rnun</w:t>
        </w:r>
        <w:r>
          <w:t>).</w:t>
        </w:r>
      </w:ins>
      <w:ins w:id="11553" w:author="Rev 6 Allen Wirfs-Brock" w:date="2012-02-16T18:13:00Z">
        <w:del w:id="11554" w:author="Rev 8 Allen Wirfs-Brock" w:date="2012-06-12T13:28:00Z">
          <w:r w:rsidR="00CB6687" w:rsidDel="0034651E">
            <w:delText xml:space="preserve">If </w:delText>
          </w:r>
          <w:r w:rsidR="00CB6687" w:rsidRPr="00E77497" w:rsidDel="0034651E">
            <w:rPr>
              <w:i/>
            </w:rPr>
            <w:delText>rnum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rnum</w:delText>
          </w:r>
          <w:r w:rsidR="00CB6687" w:rsidDel="0034651E">
            <w:delText>.</w:delText>
          </w:r>
        </w:del>
      </w:ins>
    </w:p>
    <w:p w14:paraId="20BB4525" w14:textId="77777777"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11555" w:name="_Toc382212618"/>
      <w:bookmarkEnd w:id="11550"/>
    </w:p>
    <w:p w14:paraId="4B5851DD" w14:textId="77777777"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11555"/>
      <w:r w:rsidRPr="00E77497">
        <w:t>.</w:t>
      </w:r>
      <w:bookmarkStart w:id="11556" w:name="_Toc382212619"/>
    </w:p>
    <w:p w14:paraId="164978AF" w14:textId="77777777" w:rsidR="004C02EF" w:rsidRPr="00E77497" w:rsidRDefault="004C02EF" w:rsidP="003A4B22">
      <w:pPr>
        <w:pStyle w:val="20"/>
        <w:numPr>
          <w:ilvl w:val="0"/>
          <w:numId w:val="0"/>
        </w:numPr>
      </w:pPr>
      <w:bookmarkStart w:id="11557" w:name="_Toc382202861"/>
      <w:bookmarkStart w:id="11558" w:name="_Toc382212223"/>
      <w:bookmarkStart w:id="11559" w:name="_Toc382212620"/>
      <w:bookmarkStart w:id="11560" w:name="_Toc382291568"/>
      <w:bookmarkStart w:id="11561" w:name="_Toc385672217"/>
      <w:bookmarkStart w:id="11562" w:name="_Toc393690312"/>
      <w:bookmarkStart w:id="11563" w:name="_Ref440438334"/>
      <w:bookmarkStart w:id="11564" w:name="_Toc472818852"/>
      <w:bookmarkStart w:id="11565" w:name="_Toc235503426"/>
      <w:bookmarkStart w:id="11566" w:name="_Toc241509201"/>
      <w:bookmarkStart w:id="11567" w:name="_Toc244416688"/>
      <w:bookmarkStart w:id="11568" w:name="_Toc276631052"/>
      <w:bookmarkStart w:id="11569" w:name="_Toc329528790"/>
      <w:bookmarkEnd w:id="11556"/>
      <w:r w:rsidRPr="00E77497">
        <w:t>11.8</w:t>
      </w:r>
      <w:r w:rsidRPr="00E77497">
        <w:tab/>
        <w:t>Relational Operator</w:t>
      </w:r>
      <w:bookmarkStart w:id="11570" w:name="_Toc382202862"/>
      <w:bookmarkEnd w:id="11557"/>
      <w:bookmarkEnd w:id="11558"/>
      <w:bookmarkEnd w:id="11559"/>
      <w:bookmarkEnd w:id="11560"/>
      <w:bookmarkEnd w:id="11561"/>
      <w:bookmarkEnd w:id="11562"/>
      <w:bookmarkEnd w:id="11570"/>
      <w:r w:rsidRPr="00E77497">
        <w:t>s</w:t>
      </w:r>
      <w:bookmarkEnd w:id="11563"/>
      <w:bookmarkEnd w:id="11564"/>
      <w:bookmarkEnd w:id="11565"/>
      <w:bookmarkEnd w:id="11566"/>
      <w:bookmarkEnd w:id="11567"/>
      <w:bookmarkEnd w:id="11568"/>
      <w:bookmarkEnd w:id="11569"/>
    </w:p>
    <w:p w14:paraId="1BA78C8C" w14:textId="77777777" w:rsidR="00AA0621" w:rsidRPr="004D1BD1" w:rsidRDefault="00AA0621" w:rsidP="00AA0621">
      <w:pPr>
        <w:rPr>
          <w:ins w:id="11571" w:author="Rev 4 Allen Wirfs-Brock" w:date="2011-10-15T12:26:00Z"/>
          <w:sz w:val="18"/>
          <w:rPrChange w:id="11572" w:author="Rev 4 Allen Wirfs-Brock" w:date="2011-11-04T08:51:00Z">
            <w:rPr>
              <w:ins w:id="11573" w:author="Rev 4 Allen Wirfs-Brock" w:date="2011-10-15T12:26:00Z"/>
            </w:rPr>
          </w:rPrChange>
        </w:rPr>
      </w:pPr>
      <w:ins w:id="11574" w:author="Rev 4 Allen Wirfs-Brock" w:date="2011-10-15T12:26:00Z">
        <w:r w:rsidRPr="004D1BD1">
          <w:rPr>
            <w:sz w:val="18"/>
            <w:rPrChange w:id="11575" w:author="Rev 4 Allen Wirfs-Brock" w:date="2011-11-04T08:51:00Z">
              <w:rPr/>
            </w:rPrChange>
          </w:rPr>
          <w:t>NOTE</w:t>
        </w:r>
        <w:r w:rsidRPr="004D1BD1">
          <w:rPr>
            <w:sz w:val="18"/>
            <w:rPrChange w:id="11576" w:author="Rev 4 Allen Wirfs-Brock" w:date="2011-11-04T08:51:00Z">
              <w:rPr/>
            </w:rPrChange>
          </w:rPr>
          <w:tab/>
          <w:t>The result of evaluating a relational operator is always of type Boolean, reflecting whether the relationship named by the operator holds between its two operands.</w:t>
        </w:r>
      </w:ins>
    </w:p>
    <w:p w14:paraId="05C78877" w14:textId="77777777" w:rsidR="004C02EF" w:rsidRPr="003B4312" w:rsidRDefault="004C02EF" w:rsidP="004C02EF">
      <w:pPr>
        <w:pStyle w:val="Syntax"/>
      </w:pPr>
      <w:r w:rsidRPr="004D1BD1">
        <w:t>Syntax</w:t>
      </w:r>
    </w:p>
    <w:p w14:paraId="52CAFA25" w14:textId="77777777"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4FEB5121" w14:textId="77777777"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11944A37" w14:textId="77777777" w:rsidR="004C02EF" w:rsidRPr="00E77497" w:rsidRDefault="004C02EF" w:rsidP="004C02EF">
      <w:pPr>
        <w:pStyle w:val="SyntaxRule"/>
      </w:pPr>
      <w:r w:rsidRPr="00E77497">
        <w:t xml:space="preserve">RelationalExpressionNoIn </w:t>
      </w:r>
      <w:r w:rsidRPr="00E77497">
        <w:rPr>
          <w:rFonts w:ascii="Arial" w:hAnsi="Arial"/>
          <w:b/>
          <w:i w:val="0"/>
        </w:rPr>
        <w:t>:</w:t>
      </w:r>
    </w:p>
    <w:p w14:paraId="00EFD0B0" w14:textId="77777777" w:rsidR="004C02EF" w:rsidRPr="00E77497" w:rsidRDefault="004C02EF" w:rsidP="004C02EF">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0B25A5F7" w14:textId="77777777" w:rsidR="006115B6" w:rsidRPr="00E77497" w:rsidRDefault="006115B6" w:rsidP="006115B6">
      <w:pPr>
        <w:rPr>
          <w:ins w:id="11577" w:author="Rev 4 Allen Wirfs-Brock" w:date="2011-10-15T12:23:00Z"/>
        </w:rPr>
      </w:pPr>
      <w:r w:rsidRPr="00E77497">
        <w:t xml:space="preserve">The </w:t>
      </w:r>
      <w:ins w:id="11578" w:author="Rev 4 Allen Wirfs-Brock" w:date="2011-10-15T12:23:00Z">
        <w:r w:rsidRPr="00E77497">
          <w:t xml:space="preserve">semantics of the </w:t>
        </w:r>
      </w:ins>
      <w:r w:rsidRPr="00E77497">
        <w:rPr>
          <w:rStyle w:val="bnf"/>
        </w:rPr>
        <w:t>RelationalExpressionNoIn</w:t>
      </w:r>
      <w:r w:rsidRPr="00E77497">
        <w:t xml:space="preserve"> productions are </w:t>
      </w:r>
      <w:del w:id="11579" w:author="Rev 4 Allen Wirfs-Brock" w:date="2011-10-15T12:24:00Z">
        <w:r w:rsidRPr="00E77497" w:rsidDel="006115B6">
          <w:delText xml:space="preserve">evaluated in </w:delText>
        </w:r>
      </w:del>
      <w:r w:rsidRPr="00E77497">
        <w:t xml:space="preserve">the same </w:t>
      </w:r>
      <w:del w:id="11580" w:author="Rev 4 Allen Wirfs-Brock" w:date="2011-10-15T12:24:00Z">
        <w:r w:rsidRPr="00E77497" w:rsidDel="006115B6">
          <w:delText xml:space="preserve">manner </w:delText>
        </w:r>
      </w:del>
      <w:r w:rsidRPr="00E77497">
        <w:t xml:space="preserve">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w:t>
      </w:r>
      <w:ins w:id="11581" w:author="Rev 4 Allen Wirfs-Brock" w:date="2011-10-15T12:25:00Z">
        <w:r w:rsidRPr="00E77497">
          <w:t xml:space="preserve">used in place </w:t>
        </w:r>
      </w:ins>
      <w:del w:id="11582" w:author="Rev 4 Allen Wirfs-Brock" w:date="2011-10-15T12:25:00Z">
        <w:r w:rsidRPr="00E77497" w:rsidDel="006115B6">
          <w:delText xml:space="preserve">evaluated instead </w:delText>
        </w:r>
      </w:del>
      <w:r w:rsidRPr="00E77497">
        <w:t xml:space="preserve">of the contained </w:t>
      </w:r>
      <w:r w:rsidRPr="00E77497">
        <w:rPr>
          <w:rStyle w:val="bnf"/>
        </w:rPr>
        <w:t>RelationalExpression</w:t>
      </w:r>
      <w:r w:rsidRPr="00E77497">
        <w:t>.</w:t>
      </w:r>
    </w:p>
    <w:p w14:paraId="3E5CA6C9" w14:textId="77777777" w:rsidR="004C02EF" w:rsidRPr="00E77497" w:rsidRDefault="004C02EF" w:rsidP="004C02EF">
      <w:pPr>
        <w:pStyle w:val="Note"/>
      </w:pPr>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p>
    <w:p w14:paraId="037738E3" w14:textId="77777777" w:rsidR="004C02EF" w:rsidRPr="00E77497" w:rsidDel="006115B6" w:rsidRDefault="004C02EF" w:rsidP="004C02EF">
      <w:pPr>
        <w:pStyle w:val="Syntax"/>
        <w:rPr>
          <w:del w:id="11583" w:author="Rev 4 Allen Wirfs-Brock" w:date="2011-10-15T12:25:00Z"/>
        </w:rPr>
      </w:pPr>
      <w:del w:id="11584" w:author="Rev 4 Allen Wirfs-Brock" w:date="2011-10-15T12:25:00Z">
        <w:r w:rsidRPr="00E77497" w:rsidDel="006115B6">
          <w:delText>Semantics</w:delText>
        </w:r>
      </w:del>
    </w:p>
    <w:p w14:paraId="0FCE1FC1" w14:textId="77777777" w:rsidR="004C02EF" w:rsidRPr="00E77497" w:rsidDel="00AA0621" w:rsidRDefault="004C02EF" w:rsidP="004C02EF">
      <w:pPr>
        <w:rPr>
          <w:del w:id="11585" w:author="Rev 4 Allen Wirfs-Brock" w:date="2011-10-15T12:26:00Z"/>
        </w:rPr>
      </w:pPr>
      <w:del w:id="11586" w:author="Rev 4 Allen Wirfs-Brock" w:date="2011-10-15T12:26:00Z">
        <w:r w:rsidRPr="00E77497" w:rsidDel="00AA0621">
          <w:delText>The result of evaluating a relational operator is always of type Boolean, reflecting whether the relationship named by the operator holds between its two operands.</w:delText>
        </w:r>
        <w:bookmarkStart w:id="11587" w:name="_Toc393690313"/>
      </w:del>
    </w:p>
    <w:p w14:paraId="71A4E6EF" w14:textId="77777777" w:rsidR="004C02EF" w:rsidRPr="00E77497" w:rsidDel="006115B6" w:rsidRDefault="004C02EF" w:rsidP="004C02EF">
      <w:pPr>
        <w:rPr>
          <w:del w:id="11588" w:author="Rev 4 Allen Wirfs-Brock" w:date="2011-10-15T12:23:00Z"/>
        </w:rPr>
      </w:pPr>
      <w:bookmarkStart w:id="11589" w:name="_Ref440425001"/>
      <w:del w:id="11590" w:author="Rev 4 Allen Wirfs-Brock" w:date="2011-10-15T12:23:00Z">
        <w:r w:rsidRPr="00E77497" w:rsidDel="006115B6">
          <w:delText xml:space="preserve">The </w:delText>
        </w:r>
        <w:r w:rsidRPr="00E77497" w:rsidDel="006115B6">
          <w:rPr>
            <w:rStyle w:val="bnf"/>
          </w:rPr>
          <w:delText>RelationalExpressionNoIn</w:delText>
        </w:r>
        <w:r w:rsidRPr="00E77497" w:rsidDel="006115B6">
          <w:delText xml:space="preserve"> productions are evaluated in the same manner as the </w:delText>
        </w:r>
        <w:r w:rsidRPr="00E77497" w:rsidDel="006115B6">
          <w:rPr>
            <w:rStyle w:val="bnf"/>
          </w:rPr>
          <w:delText>RelationalExpression</w:delText>
        </w:r>
        <w:r w:rsidRPr="00E77497" w:rsidDel="006115B6">
          <w:delText xml:space="preserve"> productions except that the contained </w:delText>
        </w:r>
        <w:r w:rsidRPr="00E77497" w:rsidDel="006115B6">
          <w:rPr>
            <w:rStyle w:val="bnf"/>
          </w:rPr>
          <w:delText>RelationalExpressionNoIn</w:delText>
        </w:r>
        <w:r w:rsidRPr="00E77497" w:rsidDel="006115B6">
          <w:delText xml:space="preserve"> is evaluated instead of the contained </w:delText>
        </w:r>
        <w:r w:rsidRPr="00E77497" w:rsidDel="006115B6">
          <w:rPr>
            <w:rStyle w:val="bnf"/>
          </w:rPr>
          <w:delText>RelationalExpression</w:delText>
        </w:r>
        <w:r w:rsidRPr="00E77497" w:rsidDel="006115B6">
          <w:delText>.</w:delText>
        </w:r>
      </w:del>
    </w:p>
    <w:p w14:paraId="5E3C4506" w14:textId="77777777" w:rsidR="00F63F0D" w:rsidRPr="00E77497" w:rsidRDefault="00F63F0D" w:rsidP="00120381">
      <w:pPr>
        <w:pStyle w:val="30"/>
        <w:numPr>
          <w:ilvl w:val="0"/>
          <w:numId w:val="0"/>
        </w:numPr>
        <w:rPr>
          <w:ins w:id="11591" w:author="Rev 4 Allen Wirfs-Brock" w:date="2011-10-15T12:18:00Z"/>
        </w:rPr>
      </w:pPr>
      <w:bookmarkStart w:id="11592" w:name="_Toc472818853"/>
      <w:bookmarkStart w:id="11593" w:name="_Toc235503427"/>
      <w:bookmarkStart w:id="11594" w:name="_Toc241509202"/>
      <w:bookmarkStart w:id="11595" w:name="_Toc244416689"/>
      <w:bookmarkStart w:id="11596" w:name="_Toc276631053"/>
      <w:bookmarkStart w:id="11597" w:name="_Toc329528791"/>
      <w:ins w:id="11598" w:author="Rev 4 Allen Wirfs-Brock" w:date="2011-10-15T12:13:00Z">
        <w:r w:rsidRPr="00E77497">
          <w:t>11.</w:t>
        </w:r>
      </w:ins>
      <w:ins w:id="11599" w:author="Rev 4 Allen Wirfs-Brock" w:date="2011-10-15T12:14:00Z">
        <w:r w:rsidRPr="00E77497">
          <w:t>8.1</w:t>
        </w:r>
      </w:ins>
      <w:ins w:id="11600" w:author="Rev 4 Allen Wirfs-Brock" w:date="2011-10-15T12:13:00Z">
        <w:r w:rsidRPr="00E77497">
          <w:t xml:space="preserve"> Runtime Semantics</w:t>
        </w:r>
      </w:ins>
      <w:bookmarkEnd w:id="11597"/>
    </w:p>
    <w:p w14:paraId="4930EE17" w14:textId="77777777" w:rsidR="00CA128E" w:rsidRPr="00E77497" w:rsidRDefault="00CA128E" w:rsidP="00CA128E">
      <w:pPr>
        <w:keepNext/>
        <w:rPr>
          <w:ins w:id="11601" w:author="Rev 4 Allen Wirfs-Brock" w:date="2011-10-15T12:18:00Z"/>
          <w:rFonts w:ascii="Helvetica" w:hAnsi="Helvetica"/>
          <w:b/>
        </w:rPr>
      </w:pPr>
      <w:ins w:id="11602" w:author="Rev 4 Allen Wirfs-Brock" w:date="2011-10-15T12:18:00Z">
        <w:r w:rsidRPr="00E77497">
          <w:rPr>
            <w:rFonts w:ascii="Helvetica" w:hAnsi="Helvetica"/>
            <w:b/>
          </w:rPr>
          <w:t xml:space="preserve">Runtime Semantics: </w:t>
        </w:r>
      </w:ins>
      <w:ins w:id="11603" w:author="Rev 4 Allen Wirfs-Brock" w:date="2011-10-15T12:19:00Z">
        <w:r w:rsidR="006115B6" w:rsidRPr="00E77497">
          <w:rPr>
            <w:rFonts w:ascii="Helvetica" w:hAnsi="Helvetica"/>
            <w:b/>
            <w:spacing w:val="6"/>
          </w:rPr>
          <w:t>The Abstract Relational Comparison Algorithm</w:t>
        </w:r>
      </w:ins>
    </w:p>
    <w:p w14:paraId="752ACC4F" w14:textId="77777777" w:rsidR="006115B6" w:rsidRPr="00E77497" w:rsidRDefault="006115B6" w:rsidP="006115B6">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05ECD861" w14:textId="77777777" w:rsidR="00E83F05" w:rsidRDefault="000C090B" w:rsidP="00E83F05">
      <w:pPr>
        <w:pStyle w:val="Alg4"/>
        <w:numPr>
          <w:ilvl w:val="0"/>
          <w:numId w:val="90"/>
        </w:numPr>
        <w:contextualSpacing/>
        <w:rPr>
          <w:ins w:id="11604" w:author="Rev 6 Allen Wirfs-Brock" w:date="2012-02-16T18:35:00Z"/>
        </w:rPr>
      </w:pPr>
      <w:ins w:id="11605" w:author="Rev 8 Allen Wirfs-Brock" w:date="2012-06-12T13:16:00Z">
        <w:r>
          <w:t>ReturnIfAbrupt(</w:t>
        </w:r>
        <w:r>
          <w:rPr>
            <w:i/>
          </w:rPr>
          <w:t>x</w:t>
        </w:r>
        <w:r>
          <w:t>).</w:t>
        </w:r>
      </w:ins>
      <w:ins w:id="11606" w:author="Rev 6 Allen Wirfs-Brock" w:date="2012-02-16T18:35:00Z">
        <w:del w:id="11607" w:author="Rev 8 Allen Wirfs-Brock" w:date="2012-06-12T13:16:00Z">
          <w:r w:rsidR="00E83F05" w:rsidDel="000C090B">
            <w:delText xml:space="preserve">If </w:delText>
          </w:r>
          <w:r w:rsidR="00E83F05" w:rsidDel="000C090B">
            <w:rPr>
              <w:i/>
            </w:rPr>
            <w:delText>x</w:delText>
          </w:r>
          <w:r w:rsidR="00E83F05" w:rsidRPr="00E77497" w:rsidDel="000C090B">
            <w:delText xml:space="preserve"> </w:delText>
          </w:r>
          <w:r w:rsidR="00E83F05" w:rsidDel="000C090B">
            <w:delText xml:space="preserve">is an abrupt completion, return </w:delText>
          </w:r>
          <w:r w:rsidR="00E83F05" w:rsidDel="000C090B">
            <w:rPr>
              <w:i/>
            </w:rPr>
            <w:delText>x</w:delText>
          </w:r>
          <w:r w:rsidR="00E83F05" w:rsidDel="000C090B">
            <w:delText>.</w:delText>
          </w:r>
        </w:del>
      </w:ins>
    </w:p>
    <w:p w14:paraId="6A35C772" w14:textId="77777777" w:rsidR="00E83F05" w:rsidRDefault="000C090B" w:rsidP="00E83F05">
      <w:pPr>
        <w:pStyle w:val="Alg4"/>
        <w:numPr>
          <w:ilvl w:val="0"/>
          <w:numId w:val="90"/>
        </w:numPr>
        <w:contextualSpacing/>
        <w:rPr>
          <w:ins w:id="11608" w:author="Rev 6 Allen Wirfs-Brock" w:date="2012-02-16T18:35:00Z"/>
        </w:rPr>
      </w:pPr>
      <w:ins w:id="11609" w:author="Rev 8 Allen Wirfs-Brock" w:date="2012-06-12T13:16:00Z">
        <w:r>
          <w:t>ReturnIfAbrupt(</w:t>
        </w:r>
        <w:r>
          <w:rPr>
            <w:i/>
          </w:rPr>
          <w:t>y</w:t>
        </w:r>
        <w:r>
          <w:t>).</w:t>
        </w:r>
      </w:ins>
      <w:ins w:id="11610" w:author="Rev 6 Allen Wirfs-Brock" w:date="2012-02-16T18:35:00Z">
        <w:del w:id="11611" w:author="Rev 8 Allen Wirfs-Brock" w:date="2012-06-12T13:16:00Z">
          <w:r w:rsidR="00E83F05" w:rsidDel="000C090B">
            <w:delText xml:space="preserve">If </w:delText>
          </w:r>
          <w:r w:rsidR="00E83F05" w:rsidDel="000C090B">
            <w:rPr>
              <w:i/>
            </w:rPr>
            <w:delText>y</w:delText>
          </w:r>
          <w:r w:rsidR="00E83F05" w:rsidRPr="00E77497" w:rsidDel="000C090B">
            <w:delText xml:space="preserve"> </w:delText>
          </w:r>
          <w:r w:rsidR="00E83F05" w:rsidDel="000C090B">
            <w:delText xml:space="preserve">is an abrupt completion, return </w:delText>
          </w:r>
        </w:del>
      </w:ins>
      <w:ins w:id="11612" w:author="Rev 6 Allen Wirfs-Brock" w:date="2012-02-16T18:36:00Z">
        <w:del w:id="11613" w:author="Rev 8 Allen Wirfs-Brock" w:date="2012-06-12T13:16:00Z">
          <w:r w:rsidR="00E83F05" w:rsidDel="000C090B">
            <w:rPr>
              <w:i/>
            </w:rPr>
            <w:delText>y</w:delText>
          </w:r>
        </w:del>
      </w:ins>
      <w:ins w:id="11614" w:author="Rev 6 Allen Wirfs-Brock" w:date="2012-02-16T18:35:00Z">
        <w:del w:id="11615" w:author="Rev 8 Allen Wirfs-Brock" w:date="2012-06-12T13:16:00Z">
          <w:r w:rsidR="00E83F05" w:rsidDel="000C090B">
            <w:delText>.</w:delText>
          </w:r>
        </w:del>
      </w:ins>
    </w:p>
    <w:p w14:paraId="2C3141D3" w14:textId="77777777" w:rsidR="006115B6" w:rsidRPr="00E77497" w:rsidRDefault="006115B6" w:rsidP="00441AED">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14:paraId="78B6F438"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1DC40DDE" w14:textId="77777777" w:rsidR="00E83F05" w:rsidRDefault="0034651E" w:rsidP="0051483D">
      <w:pPr>
        <w:pStyle w:val="Alg4"/>
        <w:numPr>
          <w:ilvl w:val="1"/>
          <w:numId w:val="90"/>
        </w:numPr>
        <w:contextualSpacing/>
        <w:rPr>
          <w:ins w:id="11616" w:author="Rev 6 Allen Wirfs-Brock" w:date="2012-02-16T18:36:00Z"/>
        </w:rPr>
      </w:pPr>
      <w:ins w:id="11617" w:author="Rev 8 Allen Wirfs-Brock" w:date="2012-06-12T13:29:00Z">
        <w:r>
          <w:t>ReturnIfAbrupt(</w:t>
        </w:r>
        <w:r>
          <w:rPr>
            <w:i/>
          </w:rPr>
          <w:t>px</w:t>
        </w:r>
        <w:r>
          <w:t>).</w:t>
        </w:r>
      </w:ins>
      <w:ins w:id="11618" w:author="Rev 6 Allen Wirfs-Brock" w:date="2012-02-16T18:36:00Z">
        <w:del w:id="11619" w:author="Rev 8 Allen Wirfs-Brock" w:date="2012-06-12T13:29:00Z">
          <w:r w:rsidR="00E83F05" w:rsidDel="0034651E">
            <w:delText>If p</w:delText>
          </w:r>
          <w:r w:rsidR="00E83F05" w:rsidDel="0034651E">
            <w:rPr>
              <w:i/>
            </w:rPr>
            <w:delText>x</w:delText>
          </w:r>
          <w:r w:rsidR="00E83F05" w:rsidRPr="00E77497" w:rsidDel="0034651E">
            <w:delText xml:space="preserve"> </w:delText>
          </w:r>
          <w:r w:rsidR="00E83F05" w:rsidDel="0034651E">
            <w:delText>is an abrupt completion, return p</w:delText>
          </w:r>
          <w:r w:rsidR="00E83F05" w:rsidDel="0034651E">
            <w:rPr>
              <w:i/>
            </w:rPr>
            <w:delText>x</w:delText>
          </w:r>
          <w:r w:rsidR="00E83F05" w:rsidDel="0034651E">
            <w:delText>.</w:delText>
          </w:r>
        </w:del>
      </w:ins>
    </w:p>
    <w:p w14:paraId="0554CB81"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210FBCC7" w14:textId="77777777" w:rsidR="00E83F05" w:rsidRDefault="0034651E" w:rsidP="0051483D">
      <w:pPr>
        <w:pStyle w:val="Alg4"/>
        <w:numPr>
          <w:ilvl w:val="1"/>
          <w:numId w:val="90"/>
        </w:numPr>
        <w:contextualSpacing/>
        <w:rPr>
          <w:ins w:id="11620" w:author="Rev 6 Allen Wirfs-Brock" w:date="2012-02-16T18:37:00Z"/>
        </w:rPr>
      </w:pPr>
      <w:ins w:id="11621" w:author="Rev 8 Allen Wirfs-Brock" w:date="2012-06-12T13:29:00Z">
        <w:r>
          <w:t>ReturnIfAbrupt(</w:t>
        </w:r>
        <w:r>
          <w:rPr>
            <w:i/>
          </w:rPr>
          <w:t>py</w:t>
        </w:r>
        <w:r>
          <w:t>).</w:t>
        </w:r>
      </w:ins>
      <w:ins w:id="11622" w:author="Rev 6 Allen Wirfs-Brock" w:date="2012-02-16T18:37:00Z">
        <w:del w:id="11623" w:author="Rev 8 Allen Wirfs-Brock" w:date="2012-06-12T13:29:00Z">
          <w:r w:rsidR="00E83F05" w:rsidDel="0034651E">
            <w:delText xml:space="preserve">If </w:delText>
          </w:r>
          <w:r w:rsidR="00E83F05" w:rsidDel="0034651E">
            <w:rPr>
              <w:i/>
            </w:rPr>
            <w:delText>py</w:delText>
          </w:r>
          <w:r w:rsidR="00E83F05" w:rsidRPr="00E77497" w:rsidDel="0034651E">
            <w:delText xml:space="preserve"> </w:delText>
          </w:r>
          <w:r w:rsidR="00E83F05" w:rsidDel="0034651E">
            <w:delText xml:space="preserve">is an abrupt completion, return </w:delText>
          </w:r>
          <w:r w:rsidR="00E83F05" w:rsidDel="0034651E">
            <w:rPr>
              <w:i/>
            </w:rPr>
            <w:delText>py</w:delText>
          </w:r>
          <w:r w:rsidR="00E83F05" w:rsidDel="0034651E">
            <w:delText>.</w:delText>
          </w:r>
        </w:del>
      </w:ins>
    </w:p>
    <w:p w14:paraId="73C9D882" w14:textId="77777777" w:rsidR="006115B6" w:rsidRPr="00E77497" w:rsidRDefault="006115B6" w:rsidP="00441AED">
      <w:pPr>
        <w:pStyle w:val="Alg4"/>
        <w:numPr>
          <w:ilvl w:val="0"/>
          <w:numId w:val="90"/>
        </w:numPr>
      </w:pPr>
      <w:r w:rsidRPr="00E77497">
        <w:t>Else the order of evaluation needs to be reversed to preserve left to right evaluation</w:t>
      </w:r>
    </w:p>
    <w:p w14:paraId="2183F89A"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5EE4EBB5" w14:textId="77777777" w:rsidR="00E83F05" w:rsidRDefault="0034651E" w:rsidP="00E83F05">
      <w:pPr>
        <w:pStyle w:val="Alg4"/>
        <w:numPr>
          <w:ilvl w:val="1"/>
          <w:numId w:val="90"/>
        </w:numPr>
        <w:contextualSpacing/>
        <w:rPr>
          <w:ins w:id="11624" w:author="Rev 6 Allen Wirfs-Brock" w:date="2012-02-16T18:37:00Z"/>
        </w:rPr>
      </w:pPr>
      <w:ins w:id="11625" w:author="Rev 8 Allen Wirfs-Brock" w:date="2012-06-12T13:29:00Z">
        <w:r>
          <w:t>ReturnIfAbrupt(</w:t>
        </w:r>
        <w:r>
          <w:rPr>
            <w:i/>
          </w:rPr>
          <w:t>py</w:t>
        </w:r>
        <w:r>
          <w:t>).</w:t>
        </w:r>
      </w:ins>
      <w:ins w:id="11626" w:author="Rev 6 Allen Wirfs-Brock" w:date="2012-02-16T18:37:00Z">
        <w:del w:id="11627" w:author="Rev 8 Allen Wirfs-Brock" w:date="2012-06-12T13:29:00Z">
          <w:r w:rsidR="00E83F05" w:rsidDel="0034651E">
            <w:delText xml:space="preserve">If </w:delText>
          </w:r>
          <w:r w:rsidR="00E83F05" w:rsidDel="0034651E">
            <w:rPr>
              <w:i/>
            </w:rPr>
            <w:delText>py</w:delText>
          </w:r>
          <w:r w:rsidR="00E83F05" w:rsidRPr="00E77497" w:rsidDel="0034651E">
            <w:delText xml:space="preserve"> </w:delText>
          </w:r>
          <w:r w:rsidR="00E83F05" w:rsidDel="0034651E">
            <w:delText xml:space="preserve">is an abrupt completion, return </w:delText>
          </w:r>
          <w:r w:rsidR="00E83F05" w:rsidDel="0034651E">
            <w:rPr>
              <w:i/>
            </w:rPr>
            <w:delText>py</w:delText>
          </w:r>
          <w:r w:rsidR="00E83F05" w:rsidDel="0034651E">
            <w:delText>.</w:delText>
          </w:r>
        </w:del>
      </w:ins>
    </w:p>
    <w:p w14:paraId="0F336EB3"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432A8ABD" w14:textId="77777777" w:rsidR="00E83F05" w:rsidRPr="00E83F05" w:rsidRDefault="0034651E" w:rsidP="00E83F05">
      <w:pPr>
        <w:numPr>
          <w:ilvl w:val="1"/>
          <w:numId w:val="90"/>
        </w:numPr>
        <w:spacing w:after="0" w:line="240" w:lineRule="auto"/>
        <w:contextualSpacing/>
        <w:jc w:val="left"/>
        <w:rPr>
          <w:ins w:id="11628" w:author="Rev 6 Allen Wirfs-Brock" w:date="2012-02-16T18:38:00Z"/>
          <w:rFonts w:ascii="Times New Roman" w:eastAsia="Times New Roman" w:hAnsi="Times New Roman"/>
          <w:spacing w:val="6"/>
          <w:lang w:eastAsia="en-US"/>
        </w:rPr>
      </w:pPr>
      <w:ins w:id="11629" w:author="Rev 8 Allen Wirfs-Brock" w:date="2012-06-12T13:30:00Z">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ins>
      <w:ins w:id="11630" w:author="Rev 6 Allen Wirfs-Brock" w:date="2012-02-16T18:38:00Z">
        <w:del w:id="11631" w:author="Rev 8 Allen Wirfs-Brock" w:date="2012-06-12T13:30:00Z">
          <w:r w:rsidR="00E83F05" w:rsidRPr="00E83F05" w:rsidDel="0034651E">
            <w:rPr>
              <w:rFonts w:ascii="Times New Roman" w:eastAsia="Times New Roman" w:hAnsi="Times New Roman"/>
              <w:spacing w:val="6"/>
              <w:lang w:eastAsia="en-US"/>
            </w:rPr>
            <w:delText>If p</w:delText>
          </w:r>
          <w:r w:rsidR="00E83F05" w:rsidRPr="00E83F05" w:rsidDel="0034651E">
            <w:rPr>
              <w:rFonts w:ascii="Times New Roman" w:eastAsia="Times New Roman" w:hAnsi="Times New Roman"/>
              <w:i/>
              <w:spacing w:val="6"/>
              <w:lang w:eastAsia="en-US"/>
            </w:rPr>
            <w:delText>x</w:delText>
          </w:r>
          <w:r w:rsidR="00E83F05" w:rsidRPr="00E83F05" w:rsidDel="0034651E">
            <w:rPr>
              <w:rFonts w:ascii="Times New Roman" w:eastAsia="Times New Roman" w:hAnsi="Times New Roman"/>
              <w:spacing w:val="6"/>
              <w:lang w:eastAsia="en-US"/>
            </w:rPr>
            <w:delText xml:space="preserve"> is an abrupt completion, return p</w:delText>
          </w:r>
          <w:r w:rsidR="00E83F05" w:rsidRPr="00E83F05" w:rsidDel="0034651E">
            <w:rPr>
              <w:rFonts w:ascii="Times New Roman" w:eastAsia="Times New Roman" w:hAnsi="Times New Roman"/>
              <w:i/>
              <w:spacing w:val="6"/>
              <w:lang w:eastAsia="en-US"/>
            </w:rPr>
            <w:delText>x</w:delText>
          </w:r>
          <w:r w:rsidR="00E83F05" w:rsidRPr="00E83F05" w:rsidDel="0034651E">
            <w:rPr>
              <w:rFonts w:ascii="Times New Roman" w:eastAsia="Times New Roman" w:hAnsi="Times New Roman"/>
              <w:spacing w:val="6"/>
              <w:lang w:eastAsia="en-US"/>
            </w:rPr>
            <w:delText>.</w:delText>
          </w:r>
        </w:del>
      </w:ins>
    </w:p>
    <w:p w14:paraId="521959F6" w14:textId="77777777" w:rsidR="006115B6" w:rsidRPr="00E77497" w:rsidRDefault="006115B6" w:rsidP="00441AED">
      <w:pPr>
        <w:pStyle w:val="Alg4"/>
        <w:numPr>
          <w:ilvl w:val="0"/>
          <w:numId w:val="90"/>
        </w:numPr>
      </w:pPr>
      <w:r w:rsidRPr="00E77497">
        <w:t>If it is not the case that both Type(</w:t>
      </w:r>
      <w:r w:rsidRPr="00E77497">
        <w:rPr>
          <w:i/>
        </w:rPr>
        <w:t>px</w:t>
      </w:r>
      <w:r w:rsidRPr="00E77497">
        <w:t>) is String and Type(</w:t>
      </w:r>
      <w:r w:rsidRPr="00E77497">
        <w:rPr>
          <w:i/>
        </w:rPr>
        <w:t>py</w:t>
      </w:r>
      <w:r w:rsidRPr="00E77497">
        <w:t xml:space="preserve">) is String, then </w:t>
      </w:r>
    </w:p>
    <w:p w14:paraId="319D2263" w14:textId="77777777" w:rsidR="006115B6" w:rsidRPr="00E77497" w:rsidRDefault="006115B6" w:rsidP="00441AED">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14:paraId="743CF8A4" w14:textId="77777777" w:rsidR="006115B6" w:rsidRPr="00E77497" w:rsidRDefault="006115B6" w:rsidP="00441AED">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14:paraId="621BB31F" w14:textId="77777777" w:rsidR="006115B6" w:rsidRPr="00E77497" w:rsidRDefault="006115B6" w:rsidP="00441AED">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14:paraId="5BB39CBA" w14:textId="77777777" w:rsidR="006115B6" w:rsidRPr="00E77497" w:rsidRDefault="006115B6" w:rsidP="00441AED">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14:paraId="14907E10"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14:paraId="0640F446"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14:paraId="04E7C759"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14:paraId="4AD7515C"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14:paraId="415920D2"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14:paraId="134CEF6F"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14:paraId="098A3252"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14:paraId="15B921B9" w14:textId="77777777" w:rsidR="006115B6" w:rsidRPr="00E77497" w:rsidRDefault="006115B6" w:rsidP="00441AED">
      <w:pPr>
        <w:pStyle w:val="Alg4"/>
        <w:numPr>
          <w:ilvl w:val="1"/>
          <w:numId w:val="90"/>
        </w:numPr>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14:paraId="7A4F76F1" w14:textId="77777777" w:rsidR="006115B6" w:rsidRPr="00E77497" w:rsidRDefault="006115B6" w:rsidP="00441AED">
      <w:pPr>
        <w:pStyle w:val="Alg4"/>
        <w:numPr>
          <w:ilvl w:val="0"/>
          <w:numId w:val="90"/>
        </w:numPr>
      </w:pPr>
      <w:r w:rsidRPr="00E77497">
        <w:t xml:space="preserve">Else, both </w:t>
      </w:r>
      <w:r w:rsidRPr="00E77497">
        <w:rPr>
          <w:i/>
        </w:rPr>
        <w:t xml:space="preserve">px </w:t>
      </w:r>
      <w:r w:rsidRPr="00E77497">
        <w:t xml:space="preserve">and </w:t>
      </w:r>
      <w:r w:rsidRPr="00E77497">
        <w:rPr>
          <w:i/>
        </w:rPr>
        <w:t xml:space="preserve">py </w:t>
      </w:r>
      <w:r w:rsidRPr="00E77497">
        <w:t>are Strings</w:t>
      </w:r>
    </w:p>
    <w:p w14:paraId="5592F95B" w14:textId="77777777" w:rsidR="006115B6" w:rsidRPr="00E77497" w:rsidRDefault="006115B6" w:rsidP="00441AED">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14:paraId="0274F101" w14:textId="77777777" w:rsidR="006115B6" w:rsidRPr="00E77497" w:rsidRDefault="006115B6" w:rsidP="00441AED">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14:paraId="5B4E57C7" w14:textId="77777777" w:rsidR="006115B6" w:rsidRPr="00E77497" w:rsidRDefault="006115B6" w:rsidP="00441AED">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14:paraId="678A51C6" w14:textId="77777777" w:rsidR="006115B6" w:rsidRPr="00E77497" w:rsidRDefault="006115B6" w:rsidP="00441AED">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14:paraId="406FF9AA" w14:textId="77777777" w:rsidR="006115B6" w:rsidRPr="00E77497" w:rsidRDefault="006115B6" w:rsidP="00441AED">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14:paraId="22C9B558" w14:textId="77777777" w:rsidR="006115B6" w:rsidRPr="00E77497" w:rsidRDefault="006115B6" w:rsidP="00441AED">
      <w:pPr>
        <w:pStyle w:val="Alg4"/>
        <w:numPr>
          <w:ilvl w:val="1"/>
          <w:numId w:val="90"/>
        </w:numPr>
        <w:spacing w:after="240"/>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14:paraId="2F3EA87E" w14:textId="77777777" w:rsidR="006115B6" w:rsidRPr="00E77497" w:rsidRDefault="006115B6" w:rsidP="006115B6">
      <w:pPr>
        <w:pStyle w:val="Note"/>
      </w:pPr>
      <w:r w:rsidRPr="00E77497">
        <w:t>NOTE 1</w:t>
      </w:r>
      <w:r w:rsidRPr="00E77497">
        <w:tab/>
        <w:t xml:space="preserve">Step 3 differs from step 7 in the algorithm for the addition operator </w:t>
      </w:r>
      <w:r w:rsidRPr="00E77497">
        <w:rPr>
          <w:rFonts w:ascii="Courier New" w:hAnsi="Courier New"/>
          <w:b/>
        </w:rPr>
        <w:t>+</w:t>
      </w:r>
      <w:r w:rsidRPr="00E77497">
        <w:t xml:space="preserve"> (11.6.1) in using and instead of or.</w:t>
      </w:r>
    </w:p>
    <w:p w14:paraId="11D2B41B" w14:textId="77777777" w:rsidR="00CA128E" w:rsidRPr="004D1BD1" w:rsidRDefault="006115B6">
      <w:pPr>
        <w:pStyle w:val="Note"/>
        <w:pPrChange w:id="11632" w:author="Rev 4 Allen Wirfs-Brock" w:date="2011-10-15T12:20:00Z">
          <w:pPr>
            <w:pStyle w:val="40"/>
            <w:numPr>
              <w:ilvl w:val="0"/>
              <w:numId w:val="0"/>
            </w:numPr>
            <w:tabs>
              <w:tab w:val="clear" w:pos="1080"/>
            </w:tabs>
          </w:pPr>
        </w:pPrChang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14:paraId="5B542A7A" w14:textId="77777777" w:rsidR="00F63F0D" w:rsidRPr="006B6D0A" w:rsidRDefault="00F63F0D" w:rsidP="00F63F0D">
      <w:pPr>
        <w:keepNext/>
        <w:rPr>
          <w:ins w:id="11633" w:author="Rev 4 Allen Wirfs-Brock" w:date="2011-10-15T12:13:00Z"/>
          <w:rFonts w:ascii="Helvetica" w:hAnsi="Helvetica"/>
          <w:b/>
        </w:rPr>
      </w:pPr>
      <w:ins w:id="11634" w:author="Rev 4 Allen Wirfs-Brock" w:date="2011-10-15T12:13:00Z">
        <w:r w:rsidRPr="003B4312">
          <w:rPr>
            <w:rFonts w:ascii="Helvetica" w:hAnsi="Helvetica"/>
            <w:b/>
          </w:rPr>
          <w:t xml:space="preserve">Runtime Semantics: </w:t>
        </w:r>
        <w:r w:rsidRPr="008B7F6F">
          <w:rPr>
            <w:rFonts w:ascii="Helvetica" w:hAnsi="Helvetica"/>
            <w:b/>
            <w:spacing w:val="6"/>
          </w:rPr>
          <w:t>Evaluation</w:t>
        </w:r>
      </w:ins>
    </w:p>
    <w:p w14:paraId="46EE6CC7" w14:textId="77777777" w:rsidR="004C02EF" w:rsidRPr="00E65A34" w:rsidDel="00F63F0D" w:rsidRDefault="004C02EF" w:rsidP="003A4B22">
      <w:pPr>
        <w:pStyle w:val="30"/>
        <w:numPr>
          <w:ilvl w:val="0"/>
          <w:numId w:val="0"/>
        </w:numPr>
        <w:rPr>
          <w:del w:id="11635" w:author="Rev 4 Allen Wirfs-Brock" w:date="2011-10-15T12:14:00Z"/>
        </w:rPr>
      </w:pPr>
      <w:del w:id="11636" w:author="Rev 4 Allen Wirfs-Brock" w:date="2011-10-15T12:14:00Z">
        <w:r w:rsidRPr="006B6D0A" w:rsidDel="00F63F0D">
          <w:delText>11.8.1</w:delText>
        </w:r>
        <w:r w:rsidRPr="006B6D0A" w:rsidDel="00F63F0D">
          <w:tab/>
          <w:delText xml:space="preserve">The Less-than Operator ( </w:delText>
        </w:r>
        <w:r w:rsidRPr="006B6D0A" w:rsidDel="00F63F0D">
          <w:rPr>
            <w:rFonts w:ascii="Courier New" w:hAnsi="Courier New"/>
          </w:rPr>
          <w:delText>&lt;</w:delText>
        </w:r>
        <w:r w:rsidRPr="00E65A34" w:rsidDel="00F63F0D">
          <w:delText xml:space="preserve"> </w:delText>
        </w:r>
        <w:bookmarkEnd w:id="11587"/>
        <w:r w:rsidRPr="00E65A34" w:rsidDel="00F63F0D">
          <w:delText>)</w:delText>
        </w:r>
        <w:bookmarkEnd w:id="11589"/>
        <w:bookmarkEnd w:id="11592"/>
        <w:bookmarkEnd w:id="11593"/>
        <w:bookmarkEnd w:id="11594"/>
        <w:bookmarkEnd w:id="11595"/>
        <w:bookmarkEnd w:id="11596"/>
      </w:del>
    </w:p>
    <w:p w14:paraId="43CFDBB2" w14:textId="77777777" w:rsidR="004C02EF" w:rsidRPr="00E77497" w:rsidRDefault="004C02EF" w:rsidP="004C02EF">
      <w:del w:id="11637" w:author="Rev 4 Allen Wirfs-Brock" w:date="2011-10-15T12:14:00Z">
        <w:r w:rsidRPr="009C202C" w:rsidDel="00F63F0D">
          <w:delText xml:space="preserve">The production </w:delText>
        </w:r>
      </w:del>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del w:id="11638" w:author="Rev 4 Allen Wirfs-Brock" w:date="2011-10-15T12:15:00Z">
        <w:r w:rsidRPr="00E77497" w:rsidDel="00F63F0D">
          <w:delText>is evaluated as follows:</w:delText>
        </w:r>
      </w:del>
    </w:p>
    <w:p w14:paraId="182C077F" w14:textId="77777777"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6C283FB7" w14:textId="77777777"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14:paraId="5F21529A" w14:textId="77777777" w:rsidR="003258C2" w:rsidRDefault="0056239B" w:rsidP="003258C2">
      <w:pPr>
        <w:pStyle w:val="Alg4"/>
        <w:numPr>
          <w:ilvl w:val="0"/>
          <w:numId w:val="86"/>
        </w:numPr>
        <w:contextualSpacing/>
        <w:rPr>
          <w:ins w:id="11639" w:author="Rev 6 Allen Wirfs-Brock" w:date="2012-02-16T17:57:00Z"/>
        </w:rPr>
      </w:pPr>
      <w:ins w:id="11640" w:author="Rev 8 Allen Wirfs-Brock" w:date="2012-06-12T12:58:00Z">
        <w:r>
          <w:t>ReturnIfAbrupt(</w:t>
        </w:r>
        <w:r w:rsidRPr="00342FD6">
          <w:rPr>
            <w:i/>
          </w:rPr>
          <w:t>lval</w:t>
        </w:r>
        <w:r>
          <w:t>).</w:t>
        </w:r>
      </w:ins>
      <w:ins w:id="11641" w:author="Rev 6 Allen Wirfs-Brock" w:date="2012-02-16T17:57:00Z">
        <w:del w:id="11642"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1C6AD95B" w14:textId="77777777"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4A2131C1" w14:textId="77777777"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14:paraId="767E8DB4" w14:textId="77777777" w:rsidR="004C02EF" w:rsidRPr="00E77497" w:rsidRDefault="004C02EF" w:rsidP="00FA3203">
      <w:pPr>
        <w:pStyle w:val="Alg4"/>
        <w:numPr>
          <w:ilvl w:val="0"/>
          <w:numId w:val="86"/>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(see 11.8.5)</w:t>
      </w:r>
    </w:p>
    <w:p w14:paraId="700F355D" w14:textId="77777777" w:rsidR="000C090B" w:rsidRDefault="000C090B" w:rsidP="000C090B">
      <w:pPr>
        <w:pStyle w:val="Alg4"/>
        <w:numPr>
          <w:ilvl w:val="0"/>
          <w:numId w:val="86"/>
        </w:numPr>
        <w:spacing w:after="240"/>
        <w:contextualSpacing/>
        <w:rPr>
          <w:ins w:id="11643" w:author="Rev 8 Allen Wirfs-Brock" w:date="2012-06-12T13:15:00Z"/>
        </w:rPr>
      </w:pPr>
      <w:ins w:id="11644" w:author="Rev 8 Allen Wirfs-Brock" w:date="2012-06-12T13:15:00Z">
        <w:r>
          <w:t>ReturnIfAbrupt(</w:t>
        </w:r>
        <w:r>
          <w:rPr>
            <w:i/>
          </w:rPr>
          <w:t>r</w:t>
        </w:r>
        <w:r>
          <w:t>).</w:t>
        </w:r>
      </w:ins>
    </w:p>
    <w:p w14:paraId="127F1E1C" w14:textId="77777777"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11645" w:name="_Toc393690314"/>
      <w:r w:rsidRPr="00E77497">
        <w:t>.</w:t>
      </w:r>
    </w:p>
    <w:p w14:paraId="31B2CC40" w14:textId="77777777" w:rsidR="004C02EF" w:rsidRPr="004D1BD1" w:rsidDel="00F63F0D" w:rsidRDefault="004C02EF" w:rsidP="003A4B22">
      <w:pPr>
        <w:pStyle w:val="30"/>
        <w:numPr>
          <w:ilvl w:val="0"/>
          <w:numId w:val="0"/>
        </w:numPr>
        <w:rPr>
          <w:del w:id="11646" w:author="Rev 4 Allen Wirfs-Brock" w:date="2011-10-15T12:15:00Z"/>
          <w:rStyle w:val="bnf"/>
        </w:rPr>
      </w:pPr>
      <w:bookmarkStart w:id="11647" w:name="_Ref440425018"/>
      <w:bookmarkStart w:id="11648" w:name="_Toc472818854"/>
      <w:bookmarkStart w:id="11649" w:name="_Toc235503428"/>
      <w:bookmarkStart w:id="11650" w:name="_Toc241509203"/>
      <w:bookmarkStart w:id="11651" w:name="_Toc244416690"/>
      <w:bookmarkStart w:id="11652" w:name="_Toc276631054"/>
      <w:del w:id="11653" w:author="Rev 4 Allen Wirfs-Brock" w:date="2011-10-15T12:15:00Z">
        <w:r w:rsidRPr="00120381" w:rsidDel="00F63F0D">
          <w:rPr>
            <w:rStyle w:val="bnf"/>
          </w:rPr>
          <w:delText>11.8.2</w:delText>
        </w:r>
        <w:r w:rsidRPr="00120381" w:rsidDel="00F63F0D">
          <w:rPr>
            <w:rStyle w:val="bnf"/>
          </w:rPr>
          <w:tab/>
          <w:delText>The Greater-than Operator ( &gt;</w:delText>
        </w:r>
        <w:r w:rsidRPr="004D1BD1" w:rsidDel="00F63F0D">
          <w:rPr>
            <w:rStyle w:val="bnf"/>
          </w:rPr>
          <w:delText xml:space="preserve"> </w:delText>
        </w:r>
        <w:bookmarkEnd w:id="11645"/>
        <w:r w:rsidRPr="004D1BD1" w:rsidDel="00F63F0D">
          <w:rPr>
            <w:rStyle w:val="bnf"/>
          </w:rPr>
          <w:delText>)</w:delText>
        </w:r>
        <w:bookmarkEnd w:id="11647"/>
        <w:bookmarkEnd w:id="11648"/>
        <w:bookmarkEnd w:id="11649"/>
        <w:bookmarkEnd w:id="11650"/>
        <w:bookmarkEnd w:id="11651"/>
        <w:bookmarkEnd w:id="11652"/>
      </w:del>
    </w:p>
    <w:p w14:paraId="33526FF1" w14:textId="77777777" w:rsidR="004C02EF" w:rsidRPr="00E77497" w:rsidRDefault="004C02EF" w:rsidP="004C02EF">
      <w:del w:id="11654" w:author="Rev 4 Allen Wirfs-Brock" w:date="2011-10-15T12:15:00Z">
        <w:r w:rsidRPr="003B4312" w:rsidDel="00F63F0D">
          <w:rPr>
            <w:rStyle w:val="bnf"/>
          </w:rPr>
          <w:delText xml:space="preserve">The production </w:delText>
        </w:r>
      </w:del>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del w:id="11655" w:author="Rev 5 Allen Wirfs-Brock" w:date="2012-01-05T11:51:00Z">
        <w:r w:rsidRPr="00E77497" w:rsidDel="005B1B0C">
          <w:delText>is evaluated as follows:</w:delText>
        </w:r>
      </w:del>
    </w:p>
    <w:p w14:paraId="7C9D4F55" w14:textId="77777777"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39F96777" w14:textId="77777777"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14:paraId="3003162D" w14:textId="77777777" w:rsidR="003258C2" w:rsidRDefault="0056239B" w:rsidP="003258C2">
      <w:pPr>
        <w:pStyle w:val="Alg4"/>
        <w:numPr>
          <w:ilvl w:val="0"/>
          <w:numId w:val="87"/>
        </w:numPr>
        <w:contextualSpacing/>
        <w:rPr>
          <w:ins w:id="11656" w:author="Rev 6 Allen Wirfs-Brock" w:date="2012-02-16T17:57:00Z"/>
        </w:rPr>
      </w:pPr>
      <w:ins w:id="11657" w:author="Rev 8 Allen Wirfs-Brock" w:date="2012-06-12T12:58:00Z">
        <w:r>
          <w:t>ReturnIfAbrupt(</w:t>
        </w:r>
        <w:r w:rsidRPr="00342FD6">
          <w:rPr>
            <w:i/>
          </w:rPr>
          <w:t>lval</w:t>
        </w:r>
        <w:r>
          <w:t>).</w:t>
        </w:r>
      </w:ins>
      <w:ins w:id="11658" w:author="Rev 6 Allen Wirfs-Brock" w:date="2012-02-16T17:57:00Z">
        <w:del w:id="11659"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01767CF1" w14:textId="77777777"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39A3CCB1" w14:textId="77777777"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14:paraId="5BF08368" w14:textId="77777777" w:rsidR="004C02EF" w:rsidRPr="00E77497" w:rsidRDefault="004C02EF" w:rsidP="00FA3203">
      <w:pPr>
        <w:pStyle w:val="Alg4"/>
        <w:numPr>
          <w:ilvl w:val="0"/>
          <w:numId w:val="87"/>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11660" w:author="Rev 4 Allen Wirfs-Brock" w:date="2011-10-15T12:28:00Z">
        <w:r w:rsidRPr="00E77497" w:rsidDel="00AA0621">
          <w:delText xml:space="preserve"> (see 11.8.5)</w:delText>
        </w:r>
      </w:del>
      <w:r w:rsidRPr="00E77497">
        <w:t>.</w:t>
      </w:r>
    </w:p>
    <w:p w14:paraId="34EE21AC" w14:textId="77777777" w:rsidR="000C090B" w:rsidRDefault="000C090B" w:rsidP="000C090B">
      <w:pPr>
        <w:pStyle w:val="Alg4"/>
        <w:numPr>
          <w:ilvl w:val="0"/>
          <w:numId w:val="87"/>
        </w:numPr>
        <w:spacing w:after="240"/>
        <w:contextualSpacing/>
        <w:rPr>
          <w:ins w:id="11661" w:author="Rev 8 Allen Wirfs-Brock" w:date="2012-06-12T13:14:00Z"/>
        </w:rPr>
      </w:pPr>
      <w:ins w:id="11662" w:author="Rev 8 Allen Wirfs-Brock" w:date="2012-06-12T13:14:00Z">
        <w:r>
          <w:t>ReturnIfAbrupt(</w:t>
        </w:r>
        <w:r>
          <w:rPr>
            <w:i/>
          </w:rPr>
          <w:t>r</w:t>
        </w:r>
        <w:r>
          <w:t>).</w:t>
        </w:r>
      </w:ins>
    </w:p>
    <w:p w14:paraId="2E8E84C0" w14:textId="77777777"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11663" w:name="_Toc393690315"/>
    </w:p>
    <w:p w14:paraId="2C87753F" w14:textId="77777777" w:rsidR="004C02EF" w:rsidRPr="00120381" w:rsidDel="00CA128E" w:rsidRDefault="004C02EF" w:rsidP="003A4B22">
      <w:pPr>
        <w:pStyle w:val="30"/>
        <w:numPr>
          <w:ilvl w:val="0"/>
          <w:numId w:val="0"/>
        </w:numPr>
        <w:rPr>
          <w:del w:id="11664" w:author="Rev 4 Allen Wirfs-Brock" w:date="2011-10-15T12:16:00Z"/>
          <w:rStyle w:val="bnf"/>
        </w:rPr>
      </w:pPr>
      <w:bookmarkStart w:id="11665" w:name="_Ref440425032"/>
      <w:bookmarkStart w:id="11666" w:name="_Toc472818855"/>
      <w:bookmarkStart w:id="11667" w:name="_Toc235503429"/>
      <w:bookmarkStart w:id="11668" w:name="_Toc241509204"/>
      <w:bookmarkStart w:id="11669" w:name="_Toc244416691"/>
      <w:bookmarkStart w:id="11670" w:name="_Toc276631055"/>
      <w:del w:id="11671" w:author="Rev 4 Allen Wirfs-Brock" w:date="2011-10-15T12:16:00Z">
        <w:r w:rsidRPr="00120381" w:rsidDel="00CA128E">
          <w:rPr>
            <w:rStyle w:val="bnf"/>
          </w:rPr>
          <w:delText>11.8.3</w:delText>
        </w:r>
        <w:r w:rsidRPr="00120381" w:rsidDel="00CA128E">
          <w:rPr>
            <w:rStyle w:val="bnf"/>
          </w:rPr>
          <w:tab/>
          <w:delText xml:space="preserve">The Less-than-or-equal Operator ( &lt;= </w:delText>
        </w:r>
        <w:bookmarkEnd w:id="11663"/>
        <w:r w:rsidRPr="00120381" w:rsidDel="00CA128E">
          <w:rPr>
            <w:rStyle w:val="bnf"/>
          </w:rPr>
          <w:delText>)</w:delText>
        </w:r>
        <w:bookmarkEnd w:id="11665"/>
        <w:bookmarkEnd w:id="11666"/>
        <w:bookmarkEnd w:id="11667"/>
        <w:bookmarkEnd w:id="11668"/>
        <w:bookmarkEnd w:id="11669"/>
        <w:bookmarkEnd w:id="11670"/>
      </w:del>
    </w:p>
    <w:p w14:paraId="63A9ADE7" w14:textId="77777777" w:rsidR="004C02EF" w:rsidRPr="00B820AB" w:rsidRDefault="004C02EF" w:rsidP="004C02EF">
      <w:del w:id="11672" w:author="Rev 4 Allen Wirfs-Brock" w:date="2011-10-15T12:16:00Z">
        <w:r w:rsidRPr="00120381" w:rsidDel="00CA128E">
          <w:rPr>
            <w:rStyle w:val="bnf"/>
          </w:rPr>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del w:id="11673" w:author="Rev 4 Allen Wirfs-Brock" w:date="2011-10-15T12:17:00Z">
        <w:r w:rsidRPr="009C202C" w:rsidDel="00CA128E">
          <w:delText>is evaluated as follows:</w:delText>
        </w:r>
      </w:del>
    </w:p>
    <w:p w14:paraId="7F8163B6" w14:textId="77777777"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21DB336E" w14:textId="77777777"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14:paraId="7150D59B" w14:textId="77777777" w:rsidR="003258C2" w:rsidRDefault="0056239B" w:rsidP="003258C2">
      <w:pPr>
        <w:pStyle w:val="Alg4"/>
        <w:numPr>
          <w:ilvl w:val="0"/>
          <w:numId w:val="88"/>
        </w:numPr>
        <w:contextualSpacing/>
        <w:rPr>
          <w:ins w:id="11674" w:author="Rev 6 Allen Wirfs-Brock" w:date="2012-02-16T17:57:00Z"/>
        </w:rPr>
      </w:pPr>
      <w:ins w:id="11675" w:author="Rev 8 Allen Wirfs-Brock" w:date="2012-06-12T12:58:00Z">
        <w:r>
          <w:t>ReturnIfAbrupt(</w:t>
        </w:r>
        <w:r w:rsidRPr="00342FD6">
          <w:rPr>
            <w:i/>
          </w:rPr>
          <w:t>lval</w:t>
        </w:r>
        <w:r>
          <w:t>).</w:t>
        </w:r>
      </w:ins>
      <w:ins w:id="11676" w:author="Rev 6 Allen Wirfs-Brock" w:date="2012-02-16T17:57:00Z">
        <w:del w:id="11677"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451F828F" w14:textId="77777777"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64E08D7A" w14:textId="77777777"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14:paraId="15A05FE2" w14:textId="77777777" w:rsidR="004C02EF" w:rsidRPr="00E77497" w:rsidRDefault="004C02EF" w:rsidP="00FA3203">
      <w:pPr>
        <w:pStyle w:val="Alg4"/>
        <w:numPr>
          <w:ilvl w:val="0"/>
          <w:numId w:val="88"/>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11678" w:author="Rev 4 Allen Wirfs-Brock" w:date="2011-10-15T12:28:00Z">
        <w:r w:rsidRPr="00E77497" w:rsidDel="00AA0621">
          <w:delText xml:space="preserve"> (see 11.8.5)</w:delText>
        </w:r>
      </w:del>
      <w:r w:rsidRPr="00E77497">
        <w:t>.</w:t>
      </w:r>
    </w:p>
    <w:p w14:paraId="448B1D6B" w14:textId="77777777" w:rsidR="000C090B" w:rsidRDefault="000C090B">
      <w:pPr>
        <w:pStyle w:val="Alg4"/>
        <w:numPr>
          <w:ilvl w:val="0"/>
          <w:numId w:val="88"/>
        </w:numPr>
        <w:spacing w:after="240"/>
        <w:contextualSpacing/>
        <w:rPr>
          <w:ins w:id="11679" w:author="Rev 8 Allen Wirfs-Brock" w:date="2012-06-12T13:14:00Z"/>
        </w:rPr>
        <w:pPrChange w:id="11680" w:author="Rev 8 Allen Wirfs-Brock" w:date="2012-06-12T13:14:00Z">
          <w:pPr>
            <w:pStyle w:val="Alg4"/>
            <w:numPr>
              <w:numId w:val="88"/>
            </w:numPr>
            <w:tabs>
              <w:tab w:val="num" w:pos="360"/>
            </w:tabs>
            <w:spacing w:after="240"/>
            <w:ind w:left="360" w:hanging="360"/>
          </w:pPr>
        </w:pPrChange>
      </w:pPr>
      <w:ins w:id="11681" w:author="Rev 8 Allen Wirfs-Brock" w:date="2012-06-12T13:14:00Z">
        <w:r>
          <w:t>ReturnIfAbrupt(</w:t>
        </w:r>
        <w:r>
          <w:rPr>
            <w:i/>
          </w:rPr>
          <w:t>r</w:t>
        </w:r>
        <w:r>
          <w:t>).</w:t>
        </w:r>
      </w:ins>
    </w:p>
    <w:p w14:paraId="27F4742E" w14:textId="77777777"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11682" w:name="_Toc393690316"/>
      <w:r w:rsidRPr="00E77497">
        <w:t>.</w:t>
      </w:r>
    </w:p>
    <w:p w14:paraId="6819C82C" w14:textId="77777777" w:rsidR="004C02EF" w:rsidRPr="00E77497" w:rsidDel="00CA128E" w:rsidRDefault="004C02EF" w:rsidP="003A4B22">
      <w:pPr>
        <w:pStyle w:val="30"/>
        <w:numPr>
          <w:ilvl w:val="0"/>
          <w:numId w:val="0"/>
        </w:numPr>
        <w:rPr>
          <w:del w:id="11683" w:author="Rev 4 Allen Wirfs-Brock" w:date="2011-10-15T12:17:00Z"/>
        </w:rPr>
      </w:pPr>
      <w:bookmarkStart w:id="11684" w:name="_Ref440425047"/>
      <w:bookmarkStart w:id="11685" w:name="_Toc472818856"/>
      <w:bookmarkStart w:id="11686" w:name="_Toc235503430"/>
      <w:bookmarkStart w:id="11687" w:name="_Toc241509205"/>
      <w:bookmarkStart w:id="11688" w:name="_Toc244416692"/>
      <w:bookmarkStart w:id="11689" w:name="_Toc276631056"/>
      <w:del w:id="11690" w:author="Rev 4 Allen Wirfs-Brock" w:date="2011-10-15T12:17:00Z">
        <w:r w:rsidRPr="00E77497" w:rsidDel="00CA128E">
          <w:delText>11.8.4</w:delText>
        </w:r>
        <w:r w:rsidRPr="00E77497" w:rsidDel="00CA128E">
          <w:tab/>
          <w:delText xml:space="preserve">The Greater-than-or-equal Operator ( </w:delText>
        </w:r>
        <w:r w:rsidRPr="00E77497" w:rsidDel="00CA128E">
          <w:rPr>
            <w:rFonts w:ascii="Courier New" w:hAnsi="Courier New"/>
          </w:rPr>
          <w:delText>&gt;=</w:delText>
        </w:r>
        <w:r w:rsidRPr="00E77497" w:rsidDel="00CA128E">
          <w:delText xml:space="preserve"> </w:delText>
        </w:r>
        <w:bookmarkEnd w:id="11682"/>
        <w:r w:rsidRPr="00E77497" w:rsidDel="00CA128E">
          <w:delText>)</w:delText>
        </w:r>
        <w:bookmarkEnd w:id="11684"/>
        <w:bookmarkEnd w:id="11685"/>
        <w:bookmarkEnd w:id="11686"/>
        <w:bookmarkEnd w:id="11687"/>
        <w:bookmarkEnd w:id="11688"/>
        <w:bookmarkEnd w:id="11689"/>
      </w:del>
    </w:p>
    <w:p w14:paraId="40213A6B" w14:textId="77777777" w:rsidR="004C02EF" w:rsidRPr="00B820AB" w:rsidRDefault="004C02EF" w:rsidP="004C02EF">
      <w:del w:id="11691" w:author="Rev 4 Allen Wirfs-Brock" w:date="2011-10-15T12:17:00Z">
        <w:r w:rsidRPr="00E77497" w:rsidDel="00CA128E">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del w:id="11692" w:author="Rev 4 Allen Wirfs-Brock" w:date="2011-10-15T12:17:00Z">
        <w:r w:rsidRPr="009C202C" w:rsidDel="00CA128E">
          <w:delText>is evaluated as follows:</w:delText>
        </w:r>
      </w:del>
    </w:p>
    <w:p w14:paraId="55CAED11" w14:textId="77777777"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64F588FA" w14:textId="77777777"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14:paraId="3A94DCED" w14:textId="77777777" w:rsidR="003258C2" w:rsidRDefault="0056239B" w:rsidP="003258C2">
      <w:pPr>
        <w:pStyle w:val="Alg4"/>
        <w:numPr>
          <w:ilvl w:val="0"/>
          <w:numId w:val="89"/>
        </w:numPr>
        <w:contextualSpacing/>
        <w:rPr>
          <w:ins w:id="11693" w:author="Rev 6 Allen Wirfs-Brock" w:date="2012-02-16T17:57:00Z"/>
        </w:rPr>
      </w:pPr>
      <w:ins w:id="11694" w:author="Rev 8 Allen Wirfs-Brock" w:date="2012-06-12T12:58:00Z">
        <w:r>
          <w:t>ReturnIfAbrupt(</w:t>
        </w:r>
        <w:r w:rsidRPr="00342FD6">
          <w:rPr>
            <w:i/>
          </w:rPr>
          <w:t>lval</w:t>
        </w:r>
        <w:r>
          <w:t>).</w:t>
        </w:r>
      </w:ins>
      <w:ins w:id="11695" w:author="Rev 6 Allen Wirfs-Brock" w:date="2012-02-16T17:57:00Z">
        <w:del w:id="11696"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7BEC3E78" w14:textId="77777777"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312581A6" w14:textId="77777777"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14:paraId="06EB811E" w14:textId="77777777" w:rsidR="004C02EF" w:rsidRPr="00E77497" w:rsidRDefault="004C02EF" w:rsidP="00FA3203">
      <w:pPr>
        <w:pStyle w:val="Alg4"/>
        <w:numPr>
          <w:ilvl w:val="0"/>
          <w:numId w:val="89"/>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xml:space="preserve">. </w:t>
      </w:r>
      <w:del w:id="11697" w:author="Rev 4 Allen Wirfs-Brock" w:date="2011-10-15T12:28:00Z">
        <w:r w:rsidRPr="00E77497" w:rsidDel="00AA0621">
          <w:delText>(see 11.8.5)</w:delText>
        </w:r>
      </w:del>
    </w:p>
    <w:p w14:paraId="13C51E23" w14:textId="77777777" w:rsidR="00605DF9" w:rsidRDefault="00605DF9">
      <w:pPr>
        <w:pStyle w:val="Alg4"/>
        <w:numPr>
          <w:ilvl w:val="0"/>
          <w:numId w:val="89"/>
        </w:numPr>
        <w:spacing w:after="240"/>
        <w:contextualSpacing/>
        <w:rPr>
          <w:ins w:id="11698" w:author="Rev 8 Allen Wirfs-Brock" w:date="2012-06-12T13:13:00Z"/>
        </w:rPr>
        <w:pPrChange w:id="11699" w:author="Rev 8 Allen Wirfs-Brock" w:date="2012-06-12T13:13:00Z">
          <w:pPr>
            <w:pStyle w:val="Alg4"/>
            <w:numPr>
              <w:numId w:val="89"/>
            </w:numPr>
            <w:tabs>
              <w:tab w:val="num" w:pos="360"/>
            </w:tabs>
            <w:spacing w:after="240"/>
            <w:ind w:left="360" w:hanging="360"/>
          </w:pPr>
        </w:pPrChange>
      </w:pPr>
      <w:ins w:id="11700" w:author="Rev 8 Allen Wirfs-Brock" w:date="2012-06-12T13:13:00Z">
        <w:r>
          <w:t>ReturnIfAbrupt(</w:t>
        </w:r>
        <w:r>
          <w:rPr>
            <w:i/>
          </w:rPr>
          <w:t>r</w:t>
        </w:r>
        <w:r>
          <w:t>).</w:t>
        </w:r>
      </w:ins>
    </w:p>
    <w:p w14:paraId="0C21EE13" w14:textId="77777777"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11701" w:name="_Ref393523057"/>
      <w:bookmarkStart w:id="11702" w:name="_Toc393690317"/>
      <w:r w:rsidRPr="00E77497">
        <w:t>.</w:t>
      </w:r>
      <w:bookmarkStart w:id="11703" w:name="_Ref424533139"/>
    </w:p>
    <w:p w14:paraId="0CB6FBB7" w14:textId="77777777" w:rsidR="004C02EF" w:rsidRPr="00E77497" w:rsidRDefault="004C02EF" w:rsidP="004C02EF">
      <w:bookmarkStart w:id="11704" w:name="_Toc375031189"/>
      <w:bookmarkStart w:id="11705" w:name="_Toc381513702"/>
      <w:bookmarkStart w:id="11706" w:name="_Ref381523787"/>
      <w:bookmarkStart w:id="11707" w:name="_Toc382202863"/>
      <w:bookmarkStart w:id="11708" w:name="_Toc382212224"/>
      <w:bookmarkStart w:id="11709" w:name="_Toc382212636"/>
      <w:bookmarkStart w:id="11710" w:name="_Toc382291569"/>
      <w:bookmarkStart w:id="11711" w:name="_Toc385672218"/>
      <w:bookmarkStart w:id="11712" w:name="_Toc393690318"/>
      <w:bookmarkEnd w:id="11701"/>
      <w:bookmarkEnd w:id="11702"/>
      <w:bookmarkEnd w:id="11703"/>
      <w:r w:rsidRPr="00E77497">
        <w:rPr>
          <w:rStyle w:val="bnf"/>
        </w:rPr>
        <w:t>RelationalExpression</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del w:id="11713" w:author="Rev 4 Allen Wirfs-Brock" w:date="2011-10-15T12:21:00Z">
        <w:r w:rsidRPr="00E77497" w:rsidDel="006115B6">
          <w:delText>is evaluated as follows:</w:delText>
        </w:r>
      </w:del>
    </w:p>
    <w:p w14:paraId="62E3406B" w14:textId="77777777"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432B37C4" w14:textId="77777777"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14:paraId="6C072D72" w14:textId="77777777" w:rsidR="003258C2" w:rsidRDefault="0056239B" w:rsidP="003258C2">
      <w:pPr>
        <w:pStyle w:val="Alg4"/>
        <w:numPr>
          <w:ilvl w:val="0"/>
          <w:numId w:val="91"/>
        </w:numPr>
        <w:contextualSpacing/>
        <w:rPr>
          <w:ins w:id="11714" w:author="Rev 6 Allen Wirfs-Brock" w:date="2012-02-16T17:57:00Z"/>
        </w:rPr>
      </w:pPr>
      <w:ins w:id="11715" w:author="Rev 8 Allen Wirfs-Brock" w:date="2012-06-12T12:57:00Z">
        <w:r>
          <w:t>ReturnIfAbrupt(</w:t>
        </w:r>
        <w:r w:rsidRPr="00342FD6">
          <w:rPr>
            <w:i/>
          </w:rPr>
          <w:t>lval</w:t>
        </w:r>
        <w:r>
          <w:t>).</w:t>
        </w:r>
      </w:ins>
      <w:ins w:id="11716" w:author="Rev 6 Allen Wirfs-Brock" w:date="2012-02-16T17:57:00Z">
        <w:del w:id="11717"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6A67670C" w14:textId="77777777"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1BE92249" w14:textId="77777777"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14:paraId="59D505B6" w14:textId="77777777" w:rsidR="00722F95" w:rsidRDefault="00605DF9" w:rsidP="00722F95">
      <w:pPr>
        <w:pStyle w:val="Alg4"/>
        <w:numPr>
          <w:ilvl w:val="0"/>
          <w:numId w:val="91"/>
        </w:numPr>
        <w:contextualSpacing/>
        <w:rPr>
          <w:ins w:id="11718" w:author="Rev 6 Allen Wirfs-Brock" w:date="2012-02-16T18:05:00Z"/>
        </w:rPr>
      </w:pPr>
      <w:ins w:id="11719" w:author="Rev 8 Allen Wirfs-Brock" w:date="2012-06-12T13:13:00Z">
        <w:r>
          <w:t>ReturnIfAbrupt(</w:t>
        </w:r>
        <w:r>
          <w:rPr>
            <w:i/>
          </w:rPr>
          <w:t>r</w:t>
        </w:r>
        <w:r w:rsidRPr="00ED2E78">
          <w:rPr>
            <w:i/>
          </w:rPr>
          <w:t>val</w:t>
        </w:r>
        <w:r>
          <w:t>).</w:t>
        </w:r>
      </w:ins>
      <w:ins w:id="11720" w:author="Rev 6 Allen Wirfs-Brock" w:date="2012-02-16T18:05:00Z">
        <w:del w:id="11721" w:author="Rev 8 Allen Wirfs-Brock" w:date="2012-06-12T13:13:00Z">
          <w:r w:rsidR="00722F95" w:rsidDel="00605DF9">
            <w:delText xml:space="preserve">If </w:delText>
          </w:r>
          <w:r w:rsidR="00722F95" w:rsidRPr="00E77497" w:rsidDel="00605DF9">
            <w:rPr>
              <w:i/>
            </w:rPr>
            <w:delText>rval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rval</w:delText>
          </w:r>
          <w:r w:rsidR="00722F95" w:rsidDel="00605DF9">
            <w:delText>.</w:delText>
          </w:r>
        </w:del>
      </w:ins>
    </w:p>
    <w:p w14:paraId="5C4903FD" w14:textId="77777777" w:rsidR="004C02EF" w:rsidRPr="00E77497" w:rsidRDefault="004C02EF" w:rsidP="00FA3203">
      <w:pPr>
        <w:pStyle w:val="Alg3"/>
        <w:numPr>
          <w:ilvl w:val="0"/>
          <w:numId w:val="91"/>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782AD7D3" w14:textId="77777777" w:rsidR="004C02EF" w:rsidRPr="00E77497" w:rsidRDefault="004C02EF" w:rsidP="00FA3203">
      <w:pPr>
        <w:pStyle w:val="Alg3"/>
        <w:numPr>
          <w:ilvl w:val="0"/>
          <w:numId w:val="91"/>
        </w:numPr>
      </w:pPr>
      <w:r w:rsidRPr="00E77497">
        <w:t xml:space="preserve">If </w:t>
      </w:r>
      <w:r w:rsidRPr="00E77497">
        <w:rPr>
          <w:i/>
        </w:rPr>
        <w:t>rval</w:t>
      </w:r>
      <w:r w:rsidRPr="00E77497">
        <w:t xml:space="preserve"> does not have a [[HasInstance]] internal method, throw a </w:t>
      </w:r>
      <w:r w:rsidRPr="00E77497">
        <w:rPr>
          <w:b/>
        </w:rPr>
        <w:t>TypeError</w:t>
      </w:r>
      <w:r w:rsidRPr="00E77497">
        <w:t xml:space="preserve"> exception.</w:t>
      </w:r>
    </w:p>
    <w:p w14:paraId="1EA6AE78" w14:textId="77777777" w:rsidR="004C02EF" w:rsidRPr="00E77497" w:rsidRDefault="004C02EF" w:rsidP="00FA3203">
      <w:pPr>
        <w:pStyle w:val="Alg3"/>
        <w:numPr>
          <w:ilvl w:val="0"/>
          <w:numId w:val="91"/>
        </w:numPr>
        <w:spacing w:after="220"/>
      </w:pPr>
      <w:r w:rsidRPr="00E77497">
        <w:t xml:space="preserve">Return the result of calling the [[HasInstance]] internal method of </w:t>
      </w:r>
      <w:r w:rsidRPr="00E77497">
        <w:rPr>
          <w:i/>
        </w:rPr>
        <w:t>rval</w:t>
      </w:r>
      <w:r w:rsidRPr="00E77497">
        <w:t xml:space="preserve"> with argument </w:t>
      </w:r>
      <w:r w:rsidRPr="00E77497">
        <w:rPr>
          <w:i/>
        </w:rPr>
        <w:t>lval</w:t>
      </w:r>
      <w:r w:rsidRPr="00E77497">
        <w:t>.</w:t>
      </w:r>
    </w:p>
    <w:p w14:paraId="7B7FEBF6" w14:textId="77777777" w:rsidR="004C02EF" w:rsidRPr="00E77497" w:rsidDel="006115B6" w:rsidRDefault="004C02EF" w:rsidP="003A4B22">
      <w:pPr>
        <w:pStyle w:val="30"/>
        <w:numPr>
          <w:ilvl w:val="0"/>
          <w:numId w:val="0"/>
        </w:numPr>
        <w:rPr>
          <w:del w:id="11722" w:author="Rev 4 Allen Wirfs-Brock" w:date="2011-10-15T12:21:00Z"/>
        </w:rPr>
      </w:pPr>
      <w:bookmarkStart w:id="11723" w:name="_Ref440443312"/>
      <w:bookmarkStart w:id="11724" w:name="_Toc472818859"/>
      <w:bookmarkStart w:id="11725" w:name="_Toc235503433"/>
      <w:bookmarkStart w:id="11726" w:name="_Toc241509208"/>
      <w:bookmarkStart w:id="11727" w:name="_Toc244416695"/>
      <w:bookmarkStart w:id="11728" w:name="_Toc276631059"/>
      <w:del w:id="11729" w:author="Rev 4 Allen Wirfs-Brock" w:date="2011-10-15T12:21:00Z">
        <w:r w:rsidRPr="00E77497" w:rsidDel="006115B6">
          <w:delText>11.8.7</w:delText>
        </w:r>
        <w:r w:rsidRPr="00E77497" w:rsidDel="006115B6">
          <w:tab/>
          <w:delText>The in operator</w:delText>
        </w:r>
        <w:bookmarkEnd w:id="11723"/>
        <w:bookmarkEnd w:id="11724"/>
        <w:bookmarkEnd w:id="11725"/>
        <w:bookmarkEnd w:id="11726"/>
        <w:bookmarkEnd w:id="11727"/>
        <w:bookmarkEnd w:id="11728"/>
      </w:del>
    </w:p>
    <w:p w14:paraId="758C294F" w14:textId="77777777" w:rsidR="004C02EF" w:rsidRPr="00E77497" w:rsidRDefault="004C02EF" w:rsidP="004C02EF">
      <w:del w:id="11730" w:author="Rev 4 Allen Wirfs-Brock" w:date="2011-10-15T12:21:00Z">
        <w:r w:rsidRPr="00E77497" w:rsidDel="006115B6">
          <w:delText xml:space="preserve">The production </w:delText>
        </w:r>
      </w:del>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del w:id="11731" w:author="Rev 4 Allen Wirfs-Brock" w:date="2011-10-15T12:21:00Z">
        <w:r w:rsidRPr="00E77497" w:rsidDel="006115B6">
          <w:delText>is evaluated as follows:</w:delText>
        </w:r>
      </w:del>
    </w:p>
    <w:p w14:paraId="1D19C01A" w14:textId="77777777"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7FEB576B" w14:textId="77777777"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14:paraId="0285A9FF" w14:textId="77777777" w:rsidR="003258C2" w:rsidRDefault="0056239B" w:rsidP="003258C2">
      <w:pPr>
        <w:pStyle w:val="Alg4"/>
        <w:numPr>
          <w:ilvl w:val="0"/>
          <w:numId w:val="92"/>
        </w:numPr>
        <w:contextualSpacing/>
        <w:rPr>
          <w:ins w:id="11732" w:author="Rev 6 Allen Wirfs-Brock" w:date="2012-02-16T17:57:00Z"/>
        </w:rPr>
      </w:pPr>
      <w:ins w:id="11733" w:author="Rev 8 Allen Wirfs-Brock" w:date="2012-06-12T12:57:00Z">
        <w:r>
          <w:t>ReturnIfAbrupt(</w:t>
        </w:r>
        <w:r w:rsidRPr="00342FD6">
          <w:rPr>
            <w:i/>
          </w:rPr>
          <w:t>lval</w:t>
        </w:r>
        <w:r>
          <w:t>).</w:t>
        </w:r>
      </w:ins>
      <w:ins w:id="11734" w:author="Rev 6 Allen Wirfs-Brock" w:date="2012-02-16T17:57:00Z">
        <w:del w:id="11735"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5CD75482" w14:textId="77777777"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4BD1D3E6" w14:textId="77777777"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14:paraId="4BBAF2C6" w14:textId="77777777" w:rsidR="00722F95" w:rsidRDefault="00605DF9" w:rsidP="00722F95">
      <w:pPr>
        <w:pStyle w:val="Alg4"/>
        <w:numPr>
          <w:ilvl w:val="0"/>
          <w:numId w:val="92"/>
        </w:numPr>
        <w:contextualSpacing/>
        <w:rPr>
          <w:ins w:id="11736" w:author="Rev 6 Allen Wirfs-Brock" w:date="2012-02-16T18:05:00Z"/>
        </w:rPr>
      </w:pPr>
      <w:ins w:id="11737" w:author="Rev 8 Allen Wirfs-Brock" w:date="2012-06-12T13:13:00Z">
        <w:r>
          <w:t>ReturnIfAbrupt(</w:t>
        </w:r>
        <w:r>
          <w:rPr>
            <w:i/>
          </w:rPr>
          <w:t>r</w:t>
        </w:r>
        <w:r w:rsidRPr="00ED2E78">
          <w:rPr>
            <w:i/>
          </w:rPr>
          <w:t>val</w:t>
        </w:r>
        <w:r>
          <w:t>).</w:t>
        </w:r>
      </w:ins>
      <w:ins w:id="11738" w:author="Rev 6 Allen Wirfs-Brock" w:date="2012-02-16T18:05:00Z">
        <w:del w:id="11739" w:author="Rev 8 Allen Wirfs-Brock" w:date="2012-06-12T13:13:00Z">
          <w:r w:rsidR="00722F95" w:rsidDel="00605DF9">
            <w:delText xml:space="preserve">If </w:delText>
          </w:r>
          <w:r w:rsidR="00722F95" w:rsidRPr="00E77497" w:rsidDel="00605DF9">
            <w:rPr>
              <w:i/>
            </w:rPr>
            <w:delText>rval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rval</w:delText>
          </w:r>
          <w:r w:rsidR="00722F95" w:rsidDel="00605DF9">
            <w:delText>.</w:delText>
          </w:r>
        </w:del>
      </w:ins>
    </w:p>
    <w:p w14:paraId="5E007610" w14:textId="77777777"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52BE1F60" w14:textId="77777777" w:rsidR="004C02EF" w:rsidRPr="00E77497" w:rsidRDefault="004C02EF" w:rsidP="00FA3203">
      <w:pPr>
        <w:pStyle w:val="Alg3"/>
        <w:numPr>
          <w:ilvl w:val="0"/>
          <w:numId w:val="92"/>
        </w:numPr>
        <w:spacing w:after="220"/>
      </w:pPr>
      <w:r w:rsidRPr="00E77497">
        <w:t xml:space="preserve">Return the result of calling the [[HasProperty]] internal method of </w:t>
      </w:r>
      <w:r w:rsidRPr="00E77497">
        <w:rPr>
          <w:i/>
        </w:rPr>
        <w:t>rval</w:t>
      </w:r>
      <w:r w:rsidRPr="00E77497">
        <w:t xml:space="preserve"> with argument ToString(</w:t>
      </w:r>
      <w:r w:rsidRPr="00E77497">
        <w:rPr>
          <w:i/>
        </w:rPr>
        <w:t>lval</w:t>
      </w:r>
      <w:r w:rsidRPr="00E77497">
        <w:t>).</w:t>
      </w:r>
    </w:p>
    <w:p w14:paraId="62C67E5D" w14:textId="77777777" w:rsidR="004C02EF" w:rsidRPr="00E77497" w:rsidRDefault="004C02EF" w:rsidP="003A4B22">
      <w:pPr>
        <w:pStyle w:val="20"/>
        <w:numPr>
          <w:ilvl w:val="0"/>
          <w:numId w:val="0"/>
        </w:numPr>
      </w:pPr>
      <w:bookmarkStart w:id="11740" w:name="_Ref440445008"/>
      <w:bookmarkStart w:id="11741" w:name="_Toc472818860"/>
      <w:bookmarkStart w:id="11742" w:name="_Toc235503434"/>
      <w:bookmarkStart w:id="11743" w:name="_Toc241509209"/>
      <w:bookmarkStart w:id="11744" w:name="_Toc244416696"/>
      <w:bookmarkStart w:id="11745" w:name="_Toc276631060"/>
      <w:bookmarkStart w:id="11746" w:name="_Toc329528792"/>
      <w:r w:rsidRPr="00E77497">
        <w:t>11.9</w:t>
      </w:r>
      <w:r w:rsidRPr="00E77497">
        <w:tab/>
        <w:t>Equality Operator</w:t>
      </w:r>
      <w:bookmarkStart w:id="11747" w:name="_Toc382202864"/>
      <w:bookmarkEnd w:id="11704"/>
      <w:bookmarkEnd w:id="11705"/>
      <w:bookmarkEnd w:id="11706"/>
      <w:bookmarkEnd w:id="11707"/>
      <w:bookmarkEnd w:id="11708"/>
      <w:bookmarkEnd w:id="11709"/>
      <w:bookmarkEnd w:id="11710"/>
      <w:bookmarkEnd w:id="11711"/>
      <w:bookmarkEnd w:id="11712"/>
      <w:bookmarkEnd w:id="11747"/>
      <w:r w:rsidRPr="00E77497">
        <w:t>s</w:t>
      </w:r>
      <w:bookmarkEnd w:id="11740"/>
      <w:bookmarkEnd w:id="11741"/>
      <w:bookmarkEnd w:id="11742"/>
      <w:bookmarkEnd w:id="11743"/>
      <w:bookmarkEnd w:id="11744"/>
      <w:bookmarkEnd w:id="11745"/>
      <w:bookmarkEnd w:id="11746"/>
    </w:p>
    <w:p w14:paraId="73EAA37A" w14:textId="77777777" w:rsidR="007813BC" w:rsidRPr="004712DB" w:rsidRDefault="007813BC">
      <w:pPr>
        <w:pStyle w:val="Note"/>
        <w:rPr>
          <w:ins w:id="11748" w:author="Rev 4 Allen Wirfs-Brock" w:date="2011-10-15T12:35:00Z"/>
        </w:rPr>
        <w:pPrChange w:id="11749" w:author="Rev 6 Allen Wirfs-Brock" w:date="2012-02-28T08:47:00Z">
          <w:pPr/>
        </w:pPrChange>
      </w:pPr>
      <w:ins w:id="11750" w:author="Rev 4 Allen Wirfs-Brock" w:date="2011-10-15T12:35:00Z">
        <w:r w:rsidRPr="004712DB">
          <w:t>NOTE</w:t>
        </w:r>
        <w:r w:rsidRPr="004712DB">
          <w:tab/>
          <w:t>The result of evaluating an equality operator is always of type Boolean, reflecting whether the relationship named by the operator holds between its two operands.</w:t>
        </w:r>
      </w:ins>
    </w:p>
    <w:p w14:paraId="0B8E7C87" w14:textId="77777777" w:rsidR="004C02EF" w:rsidRPr="003B4312" w:rsidRDefault="004C02EF" w:rsidP="004C02EF">
      <w:pPr>
        <w:pStyle w:val="Syntax"/>
      </w:pPr>
      <w:r w:rsidRPr="004D1BD1">
        <w:t>Syntax</w:t>
      </w:r>
    </w:p>
    <w:p w14:paraId="744C0E99" w14:textId="77777777" w:rsidR="004C02EF" w:rsidRPr="006B6D0A" w:rsidRDefault="004C02EF" w:rsidP="004C02EF">
      <w:pPr>
        <w:pStyle w:val="SyntaxRule"/>
      </w:pPr>
      <w:r w:rsidRPr="003B4312">
        <w:t xml:space="preserve">EqualityExpression </w:t>
      </w:r>
      <w:r w:rsidRPr="008B7F6F">
        <w:rPr>
          <w:rFonts w:ascii="Arial" w:hAnsi="Arial"/>
          <w:b/>
          <w:i w:val="0"/>
        </w:rPr>
        <w:t>:</w:t>
      </w:r>
    </w:p>
    <w:p w14:paraId="24D8EF55" w14:textId="77777777" w:rsidR="004C02EF" w:rsidRPr="00E77497" w:rsidRDefault="004C02EF" w:rsidP="004C02EF">
      <w:pPr>
        <w:pStyle w:val="SyntaxDefinition"/>
      </w:pPr>
      <w:r w:rsidRPr="006B6D0A">
        <w:t>RelationalExpression</w:t>
      </w:r>
      <w:r w:rsidRPr="006B6D0A">
        <w:br/>
        <w:t>EqualityExpression</w:t>
      </w:r>
      <w:ins w:id="11751" w:author="Rev 5 Allen Wirfs-Brock" w:date="2012-01-05T10:21:00Z">
        <w:r w:rsidR="000F21F2" w:rsidRPr="007870CC">
          <w:rPr>
            <w:rFonts w:ascii="Courier New" w:hAnsi="Courier New" w:cs="Courier New"/>
            <w:i w:val="0"/>
          </w:rPr>
          <w:t xml:space="preserve"> </w:t>
        </w:r>
      </w:ins>
      <w:r w:rsidRPr="006B6D0A">
        <w:rPr>
          <w:rFonts w:ascii="Courier New" w:hAnsi="Courier New"/>
          <w:b/>
          <w:i w:val="0"/>
        </w:rPr>
        <w:t>==</w:t>
      </w:r>
      <w:ins w:id="11752" w:author="Rev 5 Allen Wirfs-Brock" w:date="2012-01-05T10:24:00Z">
        <w:r w:rsidR="000F21F2" w:rsidRPr="007870CC">
          <w:rPr>
            <w:rFonts w:ascii="Courier New" w:hAnsi="Courier New" w:cs="Courier New"/>
            <w:i w:val="0"/>
          </w:rPr>
          <w:t xml:space="preserve"> </w:t>
        </w:r>
      </w:ins>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ins w:id="11753" w:author="Rev 5 Allen Wirfs-Brock" w:date="2012-01-05T10:24:00Z">
        <w:r w:rsidR="000F21F2" w:rsidRPr="007870CC">
          <w:rPr>
            <w:rFonts w:ascii="Courier New" w:hAnsi="Courier New" w:cs="Courier New"/>
            <w:i w:val="0"/>
          </w:rPr>
          <w:t xml:space="preserve"> </w:t>
        </w:r>
      </w:ins>
      <w:r w:rsidRPr="00B820AB">
        <w:t>RelationalExpression</w:t>
      </w:r>
      <w:r w:rsidRPr="00B820AB">
        <w:br/>
        <w:t>EqualityExpression</w:t>
      </w:r>
      <w:ins w:id="11754" w:author="Rev 5 Allen Wirfs-Brock" w:date="2012-01-05T10:22:00Z">
        <w:r w:rsidR="000F21F2" w:rsidRPr="007870CC">
          <w:rPr>
            <w:rFonts w:ascii="Courier New" w:hAnsi="Courier New" w:cs="Courier New"/>
            <w:i w:val="0"/>
          </w:rPr>
          <w:t xml:space="preserve"> </w:t>
        </w:r>
      </w:ins>
      <w:r w:rsidRPr="00675B74">
        <w:rPr>
          <w:rFonts w:ascii="Courier New" w:hAnsi="Courier New"/>
          <w:b/>
          <w:i w:val="0"/>
        </w:rPr>
        <w:t>===</w:t>
      </w:r>
      <w:ins w:id="11755" w:author="Rev 5 Allen Wirfs-Brock" w:date="2012-01-05T10:24:00Z">
        <w:r w:rsidR="000F21F2" w:rsidRPr="007870CC">
          <w:rPr>
            <w:rFonts w:ascii="Courier New" w:hAnsi="Courier New" w:cs="Courier New"/>
            <w:i w:val="0"/>
          </w:rPr>
          <w:t xml:space="preserve"> </w:t>
        </w:r>
      </w:ins>
      <w:r w:rsidRPr="00E77497">
        <w:t>RelationalExpression</w:t>
      </w:r>
      <w:r w:rsidRPr="00E77497">
        <w:br/>
        <w:t>EqualityExpression</w:t>
      </w:r>
      <w:ins w:id="11756" w:author="Rev 5 Allen Wirfs-Brock" w:date="2012-01-05T10:23:00Z">
        <w:r w:rsidR="000F21F2" w:rsidRPr="00952396">
          <w:rPr>
            <w:rFonts w:ascii="Courier New" w:hAnsi="Courier New" w:cs="Courier New"/>
            <w:i w:val="0"/>
          </w:rPr>
          <w:t xml:space="preserve"> </w:t>
        </w:r>
      </w:ins>
      <w:r w:rsidRPr="00E77497">
        <w:rPr>
          <w:rFonts w:ascii="Courier New" w:hAnsi="Courier New"/>
          <w:b/>
          <w:i w:val="0"/>
        </w:rPr>
        <w:t>!==</w:t>
      </w:r>
      <w:ins w:id="11757" w:author="Rev 5 Allen Wirfs-Brock" w:date="2012-01-05T10:24:00Z">
        <w:r w:rsidR="000F21F2" w:rsidRPr="007870CC">
          <w:rPr>
            <w:rFonts w:ascii="Courier New" w:hAnsi="Courier New" w:cs="Courier New"/>
            <w:i w:val="0"/>
          </w:rPr>
          <w:t xml:space="preserve"> </w:t>
        </w:r>
      </w:ins>
      <w:r w:rsidRPr="00E77497">
        <w:t>RelationalExpression</w:t>
      </w:r>
      <w:ins w:id="11758" w:author="Rev 5 Allen Wirfs-Brock" w:date="2012-01-05T10:14:00Z">
        <w:r w:rsidR="000F21F2">
          <w:br/>
        </w:r>
        <w:r w:rsidR="000F21F2" w:rsidRPr="006B6D0A">
          <w:t>EqualityExpression</w:t>
        </w:r>
        <w:r w:rsidR="000F21F2" w:rsidRPr="00952396">
          <w:rPr>
            <w:rFonts w:ascii="Courier New" w:hAnsi="Courier New" w:cs="Courier New"/>
            <w:i w:val="0"/>
          </w:rPr>
          <w:t xml:space="preserve"> </w:t>
        </w:r>
      </w:ins>
      <w:ins w:id="11759" w:author="Rev 5 Allen Wirfs-Brock" w:date="2012-01-05T10:16:00Z">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952396">
          <w:rPr>
            <w:rFonts w:ascii="Courier New" w:hAnsi="Courier New" w:cs="Courier New"/>
            <w:i w:val="0"/>
          </w:rPr>
          <w:t xml:space="preserve"> </w:t>
        </w:r>
      </w:ins>
      <w:ins w:id="11760" w:author="Rev 5 Allen Wirfs-Brock" w:date="2012-01-05T10:18:00Z">
        <w:r w:rsidR="000F21F2">
          <w:rPr>
            <w:rFonts w:ascii="Courier New" w:hAnsi="Courier New"/>
            <w:b/>
            <w:i w:val="0"/>
          </w:rPr>
          <w:t>is</w:t>
        </w:r>
      </w:ins>
      <w:ins w:id="11761" w:author="Rev 5 Allen Wirfs-Brock" w:date="2012-01-05T10:14:00Z">
        <w:r w:rsidR="000F21F2" w:rsidRPr="00952396">
          <w:rPr>
            <w:rFonts w:ascii="Courier New" w:hAnsi="Courier New" w:cs="Courier New"/>
            <w:i w:val="0"/>
          </w:rPr>
          <w:t xml:space="preserve"> </w:t>
        </w:r>
        <w:r w:rsidR="000F21F2" w:rsidRPr="00E65A34">
          <w:t>RelationalExpression</w:t>
        </w:r>
        <w:r w:rsidR="000F21F2" w:rsidRPr="00E65A34">
          <w:br/>
          <w:t>EqualityExpression</w:t>
        </w:r>
      </w:ins>
      <w:ins w:id="11762" w:author="Rev 5 Allen Wirfs-Brock" w:date="2012-01-05T10:19:00Z">
        <w:r w:rsidR="000F21F2" w:rsidRPr="007870CC">
          <w:rPr>
            <w:rFonts w:ascii="Courier New" w:hAnsi="Courier New" w:cs="Courier New"/>
            <w:i w:val="0"/>
          </w:rPr>
          <w:t xml:space="preserve"> </w:t>
        </w:r>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7870CC">
          <w:rPr>
            <w:rFonts w:ascii="Courier New" w:hAnsi="Courier New" w:cs="Courier New"/>
            <w:i w:val="0"/>
          </w:rPr>
          <w:t xml:space="preserve"> </w:t>
        </w:r>
        <w:r w:rsidR="000F21F2">
          <w:rPr>
            <w:rFonts w:ascii="Courier New" w:hAnsi="Courier New"/>
            <w:b/>
            <w:i w:val="0"/>
          </w:rPr>
          <w:t>isnt</w:t>
        </w:r>
        <w:r w:rsidR="000F21F2" w:rsidRPr="007870CC">
          <w:rPr>
            <w:rFonts w:ascii="Courier New" w:hAnsi="Courier New" w:cs="Courier New"/>
            <w:i w:val="0"/>
          </w:rPr>
          <w:t xml:space="preserve"> </w:t>
        </w:r>
      </w:ins>
      <w:ins w:id="11763" w:author="Rev 5 Allen Wirfs-Brock" w:date="2012-01-05T10:14:00Z">
        <w:r w:rsidR="000F21F2" w:rsidRPr="00B820AB">
          <w:t>RelationalExpression</w:t>
        </w:r>
      </w:ins>
    </w:p>
    <w:p w14:paraId="31624B26" w14:textId="77777777" w:rsidR="004C02EF" w:rsidRPr="00E77497" w:rsidRDefault="004C02EF" w:rsidP="004C02EF">
      <w:pPr>
        <w:pStyle w:val="SyntaxRule"/>
      </w:pPr>
      <w:r w:rsidRPr="00E77497">
        <w:t xml:space="preserve">EqualityExpressionNoIn </w:t>
      </w:r>
      <w:r w:rsidRPr="00E77497">
        <w:rPr>
          <w:rFonts w:ascii="Arial" w:hAnsi="Arial"/>
          <w:b/>
          <w:i w:val="0"/>
        </w:rPr>
        <w:t>:</w:t>
      </w:r>
    </w:p>
    <w:p w14:paraId="22E9BE48" w14:textId="77777777" w:rsidR="004C02EF" w:rsidRPr="00E77497" w:rsidRDefault="004C02EF" w:rsidP="004C02EF">
      <w:pPr>
        <w:pStyle w:val="SyntaxDefinition"/>
      </w:pPr>
      <w:r w:rsidRPr="00E77497">
        <w:t>RelationalExpressionNoIn</w:t>
      </w:r>
      <w:r w:rsidRPr="00E77497">
        <w:br/>
        <w:t>EqualityExpressionNoIn</w:t>
      </w:r>
      <w:ins w:id="11764"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1765" w:author="Rev 5 Allen Wirfs-Brock" w:date="2012-01-05T10:24:00Z">
        <w:r w:rsidR="00952396" w:rsidRPr="007870CC">
          <w:rPr>
            <w:rFonts w:ascii="Courier New" w:hAnsi="Courier New" w:cs="Courier New"/>
            <w:i w:val="0"/>
          </w:rPr>
          <w:t xml:space="preserve"> </w:t>
        </w:r>
      </w:ins>
      <w:r w:rsidRPr="00E77497">
        <w:t>RelationalExpressionNoIn</w:t>
      </w:r>
      <w:r w:rsidRPr="00E77497">
        <w:br/>
        <w:t>EqualityExpressionNoIn</w:t>
      </w:r>
      <w:ins w:id="11766"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1767"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11768"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1769"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11770"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1771" w:author="Rev 5 Allen Wirfs-Brock" w:date="2012-01-05T10:25:00Z">
        <w:r w:rsidR="00952396" w:rsidRPr="007870CC">
          <w:rPr>
            <w:rFonts w:ascii="Courier New" w:hAnsi="Courier New" w:cs="Courier New"/>
            <w:i w:val="0"/>
          </w:rPr>
          <w:t xml:space="preserve"> </w:t>
        </w:r>
      </w:ins>
      <w:r w:rsidRPr="00E77497">
        <w:t>RelationalExpressionNoIn</w:t>
      </w:r>
      <w:ins w:id="11772" w:author="Rev 5 Allen Wirfs-Brock" w:date="2012-01-05T10:28:00Z">
        <w:r w:rsidR="00952396" w:rsidRPr="00952396">
          <w:t xml:space="preserve"> </w:t>
        </w:r>
        <w:r w:rsidR="00952396">
          <w:br/>
        </w:r>
        <w:r w:rsidR="00952396" w:rsidRPr="006B6D0A">
          <w:t>EqualityExpression</w:t>
        </w:r>
        <w:r w:rsidR="00952396" w:rsidRPr="00952396">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952396">
          <w:rPr>
            <w:rFonts w:ascii="Courier New" w:hAnsi="Courier New" w:cs="Courier New"/>
            <w:i w:val="0"/>
          </w:rPr>
          <w:t xml:space="preserve"> </w:t>
        </w:r>
        <w:r w:rsidR="00952396">
          <w:rPr>
            <w:rFonts w:ascii="Courier New" w:hAnsi="Courier New"/>
            <w:b/>
            <w:i w:val="0"/>
          </w:rPr>
          <w:t>is</w:t>
        </w:r>
        <w:r w:rsidR="00952396" w:rsidRPr="00952396">
          <w:rPr>
            <w:rFonts w:ascii="Courier New" w:hAnsi="Courier New" w:cs="Courier New"/>
            <w:i w:val="0"/>
          </w:rPr>
          <w:t xml:space="preserve"> </w:t>
        </w:r>
        <w:r w:rsidR="00952396" w:rsidRPr="00E65A34">
          <w:t>RelationalExpression</w:t>
        </w:r>
        <w:r w:rsidR="00952396" w:rsidRPr="00E65A34">
          <w:br/>
          <w:t>EqualityExpression</w:t>
        </w:r>
        <w:r w:rsidR="00952396" w:rsidRPr="007870CC">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7870CC">
          <w:rPr>
            <w:rFonts w:ascii="Courier New" w:hAnsi="Courier New" w:cs="Courier New"/>
            <w:i w:val="0"/>
          </w:rPr>
          <w:t xml:space="preserve"> </w:t>
        </w:r>
        <w:r w:rsidR="00952396">
          <w:rPr>
            <w:rFonts w:ascii="Courier New" w:hAnsi="Courier New"/>
            <w:b/>
            <w:i w:val="0"/>
          </w:rPr>
          <w:t>isnt</w:t>
        </w:r>
        <w:r w:rsidR="00952396" w:rsidRPr="007870CC">
          <w:rPr>
            <w:rFonts w:ascii="Courier New" w:hAnsi="Courier New" w:cs="Courier New"/>
            <w:i w:val="0"/>
          </w:rPr>
          <w:t xml:space="preserve"> </w:t>
        </w:r>
        <w:r w:rsidR="00952396" w:rsidRPr="00B820AB">
          <w:t>RelationalExpression</w:t>
        </w:r>
      </w:ins>
    </w:p>
    <w:p w14:paraId="7C35A2F3" w14:textId="77777777" w:rsidR="004C02EF" w:rsidRPr="00E77497" w:rsidDel="00041C9A" w:rsidRDefault="004C02EF" w:rsidP="004C02EF">
      <w:pPr>
        <w:pStyle w:val="Syntax"/>
        <w:rPr>
          <w:del w:id="11773" w:author="Rev 4 Allen Wirfs-Brock" w:date="2011-10-15T12:36:00Z"/>
        </w:rPr>
      </w:pPr>
      <w:del w:id="11774" w:author="Rev 4 Allen Wirfs-Brock" w:date="2011-10-15T12:36:00Z">
        <w:r w:rsidRPr="00E77497" w:rsidDel="00041C9A">
          <w:delText>Semantics</w:delText>
        </w:r>
      </w:del>
    </w:p>
    <w:p w14:paraId="30B93977" w14:textId="77777777" w:rsidR="004C02EF" w:rsidRPr="00E77497" w:rsidDel="007813BC" w:rsidRDefault="004C02EF" w:rsidP="004C02EF">
      <w:pPr>
        <w:rPr>
          <w:del w:id="11775" w:author="Rev 4 Allen Wirfs-Brock" w:date="2011-10-15T12:35:00Z"/>
        </w:rPr>
      </w:pPr>
      <w:del w:id="11776" w:author="Rev 4 Allen Wirfs-Brock" w:date="2011-10-15T12:35:00Z">
        <w:r w:rsidRPr="00E77497" w:rsidDel="007813BC">
          <w:delText>The result of evaluating an equality operator is always of type Boolean, reflecting whether the relationship named by the operator holds between its two operands.</w:delText>
        </w:r>
        <w:bookmarkStart w:id="11777" w:name="_Toc393690319"/>
      </w:del>
    </w:p>
    <w:p w14:paraId="4CDE675E" w14:textId="77777777" w:rsidR="004C02EF" w:rsidRPr="00E77497" w:rsidRDefault="004C02EF" w:rsidP="004C02EF">
      <w:r w:rsidRPr="00E77497">
        <w:t>The</w:t>
      </w:r>
      <w:ins w:id="11778" w:author="Rev 4 Allen Wirfs-Brock" w:date="2011-10-15T12:36:00Z">
        <w:r w:rsidR="00041C9A" w:rsidRPr="00E77497">
          <w:t xml:space="preserve"> semantics of the</w:t>
        </w:r>
      </w:ins>
      <w:r w:rsidRPr="00E77497">
        <w:t xml:space="preserve"> </w:t>
      </w:r>
      <w:r w:rsidRPr="00E77497">
        <w:rPr>
          <w:rStyle w:val="bnf"/>
        </w:rPr>
        <w:t>EqualityExpressionNoIn</w:t>
      </w:r>
      <w:r w:rsidRPr="00E77497">
        <w:t xml:space="preserve"> productions are </w:t>
      </w:r>
      <w:del w:id="11779" w:author="Rev 4 Allen Wirfs-Brock" w:date="2011-10-15T12:37:00Z">
        <w:r w:rsidRPr="00E77497" w:rsidDel="00041C9A">
          <w:delText xml:space="preserve">evaluated in </w:delText>
        </w:r>
      </w:del>
      <w:r w:rsidRPr="00E77497">
        <w:t xml:space="preserve">the same </w:t>
      </w:r>
      <w:del w:id="11780" w:author="Rev 4 Allen Wirfs-Brock" w:date="2011-10-15T12:37:00Z">
        <w:r w:rsidRPr="00E77497" w:rsidDel="00041C9A">
          <w:delText xml:space="preserve">manner </w:delText>
        </w:r>
      </w:del>
      <w:r w:rsidRPr="00E77497">
        <w:t xml:space="preserve">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w:t>
      </w:r>
      <w:ins w:id="11781" w:author="Rev 4 Allen Wirfs-Brock" w:date="2011-10-15T12:37:00Z">
        <w:r w:rsidR="00041C9A" w:rsidRPr="00E77497">
          <w:t xml:space="preserve">used in place </w:t>
        </w:r>
      </w:ins>
      <w:del w:id="11782" w:author="Rev 4 Allen Wirfs-Brock" w:date="2011-10-15T12:37:00Z">
        <w:r w:rsidRPr="00E77497" w:rsidDel="00041C9A">
          <w:delText xml:space="preserve">evaluated instead </w:delText>
        </w:r>
      </w:del>
      <w:r w:rsidRPr="00E77497">
        <w:t xml:space="preserve">of the contained </w:t>
      </w:r>
      <w:r w:rsidRPr="00E77497">
        <w:rPr>
          <w:rStyle w:val="bnf"/>
        </w:rPr>
        <w:t>EqualityExpression</w:t>
      </w:r>
      <w:r w:rsidRPr="00E77497">
        <w:t xml:space="preserve"> and </w:t>
      </w:r>
      <w:r w:rsidRPr="00E77497">
        <w:rPr>
          <w:rStyle w:val="bnf"/>
        </w:rPr>
        <w:t>RelationalExpression</w:t>
      </w:r>
      <w:r w:rsidRPr="00E77497">
        <w:t>, respectively.</w:t>
      </w:r>
    </w:p>
    <w:p w14:paraId="0B305286" w14:textId="77777777" w:rsidR="00B85690" w:rsidRPr="00E77497" w:rsidRDefault="00B85690" w:rsidP="00B85690">
      <w:pPr>
        <w:pStyle w:val="30"/>
        <w:numPr>
          <w:ilvl w:val="0"/>
          <w:numId w:val="0"/>
        </w:numPr>
        <w:rPr>
          <w:ins w:id="11783" w:author="Rev 4 Allen Wirfs-Brock" w:date="2011-10-15T12:39:00Z"/>
        </w:rPr>
      </w:pPr>
      <w:bookmarkStart w:id="11784" w:name="_Toc472818861"/>
      <w:bookmarkStart w:id="11785" w:name="_Toc235503435"/>
      <w:bookmarkStart w:id="11786" w:name="_Toc241509210"/>
      <w:bookmarkStart w:id="11787" w:name="_Toc244416697"/>
      <w:bookmarkStart w:id="11788" w:name="_Toc276631061"/>
      <w:bookmarkStart w:id="11789" w:name="_Toc329528793"/>
      <w:ins w:id="11790" w:author="Rev 4 Allen Wirfs-Brock" w:date="2011-10-15T12:39:00Z">
        <w:r w:rsidRPr="00E77497">
          <w:t>11.</w:t>
        </w:r>
        <w:del w:id="11791" w:author="Rev 5 Allen Wirfs-Brock" w:date="2012-01-05T11:54:00Z">
          <w:r w:rsidRPr="00E77497" w:rsidDel="005B1B0C">
            <w:delText>1</w:delText>
          </w:r>
        </w:del>
      </w:ins>
      <w:ins w:id="11792" w:author="Rev 5 Allen Wirfs-Brock" w:date="2012-01-05T11:54:00Z">
        <w:r w:rsidR="005B1B0C">
          <w:t>9</w:t>
        </w:r>
      </w:ins>
      <w:ins w:id="11793" w:author="Rev 4 Allen Wirfs-Brock" w:date="2011-10-15T12:39:00Z">
        <w:r w:rsidRPr="00E77497">
          <w:t>.1 Runtime Semantics</w:t>
        </w:r>
        <w:bookmarkEnd w:id="11789"/>
      </w:ins>
    </w:p>
    <w:p w14:paraId="57DA9C32" w14:textId="77777777" w:rsidR="00B85690" w:rsidRPr="00E77497" w:rsidRDefault="00B85690" w:rsidP="00B85690">
      <w:pPr>
        <w:keepNext/>
        <w:rPr>
          <w:ins w:id="11794" w:author="Rev 4 Allen Wirfs-Brock" w:date="2011-10-15T12:39:00Z"/>
          <w:rFonts w:ascii="Helvetica" w:hAnsi="Helvetica"/>
          <w:b/>
        </w:rPr>
      </w:pPr>
      <w:ins w:id="11795" w:author="Rev 4 Allen Wirfs-Brock" w:date="2011-10-15T12:39:00Z">
        <w:r w:rsidRPr="00E77497">
          <w:rPr>
            <w:rFonts w:ascii="Helvetica" w:hAnsi="Helvetica"/>
            <w:b/>
          </w:rPr>
          <w:t xml:space="preserve">Runtime Semantics: </w:t>
        </w:r>
        <w:r w:rsidRPr="00E77497">
          <w:rPr>
            <w:rFonts w:ascii="Helvetica" w:hAnsi="Helvetica"/>
            <w:b/>
            <w:spacing w:val="6"/>
          </w:rPr>
          <w:t xml:space="preserve">The Abstract </w:t>
        </w:r>
      </w:ins>
      <w:ins w:id="11796" w:author="Rev 4 Allen Wirfs-Brock" w:date="2011-10-15T12:42:00Z">
        <w:r w:rsidRPr="00E77497">
          <w:rPr>
            <w:rFonts w:ascii="Helvetica" w:hAnsi="Helvetica"/>
            <w:b/>
            <w:spacing w:val="6"/>
          </w:rPr>
          <w:t>Equality</w:t>
        </w:r>
        <w:r w:rsidRPr="00E77497">
          <w:t xml:space="preserve"> </w:t>
        </w:r>
      </w:ins>
      <w:ins w:id="11797" w:author="Rev 4 Allen Wirfs-Brock" w:date="2011-10-15T12:39:00Z">
        <w:r w:rsidRPr="00E77497">
          <w:rPr>
            <w:rFonts w:ascii="Helvetica" w:hAnsi="Helvetica"/>
            <w:b/>
            <w:spacing w:val="6"/>
          </w:rPr>
          <w:t>Comparison Algorithm</w:t>
        </w:r>
      </w:ins>
    </w:p>
    <w:p w14:paraId="78A708DF" w14:textId="77777777" w:rsidR="00B85690" w:rsidRPr="00E77497" w:rsidRDefault="00B85690" w:rsidP="00B8569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3B0C43A1" w14:textId="77777777" w:rsidR="00392591" w:rsidRDefault="000C090B" w:rsidP="00392591">
      <w:pPr>
        <w:pStyle w:val="Alg4"/>
        <w:numPr>
          <w:ilvl w:val="0"/>
          <w:numId w:val="95"/>
        </w:numPr>
        <w:contextualSpacing/>
        <w:rPr>
          <w:ins w:id="11798" w:author="Rev 6 Allen Wirfs-Brock" w:date="2012-02-16T18:41:00Z"/>
        </w:rPr>
      </w:pPr>
      <w:ins w:id="11799" w:author="Rev 8 Allen Wirfs-Brock" w:date="2012-06-12T13:16:00Z">
        <w:r>
          <w:t>ReturnIfAbrupt(</w:t>
        </w:r>
        <w:r>
          <w:rPr>
            <w:i/>
          </w:rPr>
          <w:t>x</w:t>
        </w:r>
        <w:r>
          <w:t>).</w:t>
        </w:r>
      </w:ins>
      <w:ins w:id="11800" w:author="Rev 6 Allen Wirfs-Brock" w:date="2012-02-16T18:41:00Z">
        <w:del w:id="11801" w:author="Rev 8 Allen Wirfs-Brock" w:date="2012-06-12T13:16:00Z">
          <w:r w:rsidR="00392591" w:rsidDel="000C090B">
            <w:delText xml:space="preserve">If </w:delText>
          </w:r>
          <w:r w:rsidR="00392591" w:rsidDel="000C090B">
            <w:rPr>
              <w:i/>
            </w:rPr>
            <w:delText>x</w:delText>
          </w:r>
          <w:r w:rsidR="00392591" w:rsidRPr="00E77497" w:rsidDel="000C090B">
            <w:delText xml:space="preserve"> </w:delText>
          </w:r>
          <w:r w:rsidR="00392591" w:rsidDel="000C090B">
            <w:delText xml:space="preserve">is an abrupt completion, return </w:delText>
          </w:r>
          <w:r w:rsidR="00392591" w:rsidDel="000C090B">
            <w:rPr>
              <w:i/>
            </w:rPr>
            <w:delText>x</w:delText>
          </w:r>
          <w:r w:rsidR="00392591" w:rsidDel="000C090B">
            <w:delText>.</w:delText>
          </w:r>
        </w:del>
      </w:ins>
    </w:p>
    <w:p w14:paraId="608B51A0" w14:textId="77777777" w:rsidR="00392591" w:rsidRDefault="000C090B" w:rsidP="00392591">
      <w:pPr>
        <w:pStyle w:val="Alg4"/>
        <w:numPr>
          <w:ilvl w:val="0"/>
          <w:numId w:val="95"/>
        </w:numPr>
        <w:contextualSpacing/>
        <w:rPr>
          <w:ins w:id="11802" w:author="Rev 6 Allen Wirfs-Brock" w:date="2012-02-16T18:41:00Z"/>
        </w:rPr>
      </w:pPr>
      <w:ins w:id="11803" w:author="Rev 8 Allen Wirfs-Brock" w:date="2012-06-12T13:16:00Z">
        <w:r>
          <w:t>ReturnIfAbrupt(</w:t>
        </w:r>
      </w:ins>
      <w:ins w:id="11804" w:author="Rev 8 Allen Wirfs-Brock" w:date="2012-06-12T13:17:00Z">
        <w:r>
          <w:rPr>
            <w:i/>
          </w:rPr>
          <w:t>y</w:t>
        </w:r>
      </w:ins>
      <w:ins w:id="11805" w:author="Rev 8 Allen Wirfs-Brock" w:date="2012-06-12T13:16:00Z">
        <w:r>
          <w:t>).</w:t>
        </w:r>
      </w:ins>
      <w:ins w:id="11806" w:author="Rev 6 Allen Wirfs-Brock" w:date="2012-02-16T18:41:00Z">
        <w:del w:id="11807" w:author="Rev 8 Allen Wirfs-Brock" w:date="2012-06-12T13:16:00Z">
          <w:r w:rsidR="00392591" w:rsidDel="000C090B">
            <w:delText xml:space="preserve">If </w:delText>
          </w:r>
          <w:r w:rsidR="00392591" w:rsidDel="000C090B">
            <w:rPr>
              <w:i/>
            </w:rPr>
            <w:delText>y</w:delText>
          </w:r>
          <w:r w:rsidR="00392591" w:rsidRPr="00E77497" w:rsidDel="000C090B">
            <w:delText xml:space="preserve"> </w:delText>
          </w:r>
          <w:r w:rsidR="00392591" w:rsidDel="000C090B">
            <w:delText xml:space="preserve">is an abrupt completion, return </w:delText>
          </w:r>
          <w:r w:rsidR="00392591" w:rsidDel="000C090B">
            <w:rPr>
              <w:i/>
            </w:rPr>
            <w:delText>y</w:delText>
          </w:r>
          <w:r w:rsidR="00392591" w:rsidDel="000C090B">
            <w:delText>.</w:delText>
          </w:r>
        </w:del>
      </w:ins>
    </w:p>
    <w:p w14:paraId="5BC754AB" w14:textId="77777777" w:rsidR="00B85690" w:rsidRPr="00E77497" w:rsidRDefault="00B85690" w:rsidP="00FA3203">
      <w:pPr>
        <w:pStyle w:val="Alg4"/>
        <w:numPr>
          <w:ilvl w:val="0"/>
          <w:numId w:val="95"/>
        </w:numPr>
      </w:pPr>
      <w:r w:rsidRPr="00E77497">
        <w:t>If Type(</w:t>
      </w:r>
      <w:r w:rsidRPr="00E77497">
        <w:rPr>
          <w:i/>
        </w:rPr>
        <w:t>x</w:t>
      </w:r>
      <w:r w:rsidRPr="00E77497">
        <w:t>) is the same as Type(</w:t>
      </w:r>
      <w:r w:rsidRPr="00E77497">
        <w:rPr>
          <w:i/>
        </w:rPr>
        <w:t>y</w:t>
      </w:r>
      <w:r w:rsidRPr="00E77497">
        <w:t>), then</w:t>
      </w:r>
    </w:p>
    <w:p w14:paraId="09081365" w14:textId="77777777" w:rsidR="00B85690" w:rsidRPr="00E77497" w:rsidRDefault="00B85690" w:rsidP="00FA3203">
      <w:pPr>
        <w:pStyle w:val="Alg4"/>
        <w:numPr>
          <w:ilvl w:val="1"/>
          <w:numId w:val="95"/>
        </w:numPr>
      </w:pPr>
      <w:r w:rsidRPr="00E77497">
        <w:tab/>
        <w:t>If Type(</w:t>
      </w:r>
      <w:r w:rsidRPr="00E77497">
        <w:rPr>
          <w:i/>
        </w:rPr>
        <w:t>x</w:t>
      </w:r>
      <w:r w:rsidRPr="00E77497">
        <w:t xml:space="preserve">) is Undefined, return </w:t>
      </w:r>
      <w:r w:rsidRPr="00E77497">
        <w:rPr>
          <w:b/>
        </w:rPr>
        <w:t>true</w:t>
      </w:r>
      <w:r w:rsidRPr="00E77497">
        <w:t>.</w:t>
      </w:r>
    </w:p>
    <w:p w14:paraId="15DCB30E" w14:textId="77777777" w:rsidR="00B85690" w:rsidRPr="00E77497" w:rsidRDefault="00B85690" w:rsidP="00FA3203">
      <w:pPr>
        <w:pStyle w:val="Alg4"/>
        <w:numPr>
          <w:ilvl w:val="1"/>
          <w:numId w:val="95"/>
        </w:numPr>
      </w:pPr>
      <w:r w:rsidRPr="00E77497">
        <w:t>If Type(</w:t>
      </w:r>
      <w:r w:rsidRPr="00E77497">
        <w:rPr>
          <w:i/>
        </w:rPr>
        <w:t>x</w:t>
      </w:r>
      <w:r w:rsidRPr="00E77497">
        <w:t xml:space="preserve">) is Null, return </w:t>
      </w:r>
      <w:r w:rsidRPr="00E77497">
        <w:rPr>
          <w:b/>
        </w:rPr>
        <w:t>true</w:t>
      </w:r>
      <w:r w:rsidRPr="00E77497">
        <w:t>.</w:t>
      </w:r>
    </w:p>
    <w:p w14:paraId="4ECDDDC0" w14:textId="77777777" w:rsidR="00B85690" w:rsidRPr="00E77497" w:rsidRDefault="00B85690" w:rsidP="00FA3203">
      <w:pPr>
        <w:pStyle w:val="Alg4"/>
        <w:numPr>
          <w:ilvl w:val="1"/>
          <w:numId w:val="95"/>
        </w:numPr>
      </w:pPr>
      <w:r w:rsidRPr="00E77497">
        <w:tab/>
        <w:t>If Type(</w:t>
      </w:r>
      <w:r w:rsidRPr="00E77497">
        <w:rPr>
          <w:i/>
        </w:rPr>
        <w:t>x</w:t>
      </w:r>
      <w:r w:rsidRPr="00E77497">
        <w:t>) is Number, then</w:t>
      </w:r>
    </w:p>
    <w:p w14:paraId="4AC0FB65" w14:textId="77777777" w:rsidR="00B85690" w:rsidRPr="00E77497" w:rsidRDefault="00B85690" w:rsidP="00FA3203">
      <w:pPr>
        <w:pStyle w:val="Alg4"/>
        <w:numPr>
          <w:ilvl w:val="2"/>
          <w:numId w:val="95"/>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68793A10" w14:textId="77777777" w:rsidR="00B85690" w:rsidRPr="00E77497" w:rsidRDefault="00B85690" w:rsidP="00FA3203">
      <w:pPr>
        <w:pStyle w:val="Alg4"/>
        <w:numPr>
          <w:ilvl w:val="2"/>
          <w:numId w:val="95"/>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0DB578FE" w14:textId="77777777" w:rsidR="00B85690" w:rsidRPr="00E77497" w:rsidRDefault="00B85690" w:rsidP="00FA3203">
      <w:pPr>
        <w:pStyle w:val="Alg4"/>
        <w:numPr>
          <w:ilvl w:val="2"/>
          <w:numId w:val="9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05EF6173" w14:textId="77777777" w:rsidR="00B85690" w:rsidRPr="009C202C" w:rsidRDefault="00B85690" w:rsidP="00FA3203">
      <w:pPr>
        <w:pStyle w:val="Alg4"/>
        <w:numPr>
          <w:ilvl w:val="2"/>
          <w:numId w:val="95"/>
        </w:numPr>
      </w:pPr>
      <w:r w:rsidRPr="00E77497">
        <w:t xml:space="preserve">If </w:t>
      </w:r>
      <w:r w:rsidRPr="00E77497">
        <w:rPr>
          <w:i/>
        </w:rPr>
        <w:t>x</w:t>
      </w:r>
      <w:r w:rsidRPr="00E77497">
        <w:t xml:space="preserve"> is </w:t>
      </w:r>
      <w:r w:rsidRPr="00E77497">
        <w:rPr>
          <w:b/>
        </w:rPr>
        <w:t>+0</w:t>
      </w:r>
      <w:r w:rsidRPr="00E77497">
        <w:t xml:space="preserve"> and </w:t>
      </w:r>
      <w:r w:rsidRPr="00E77497">
        <w:rPr>
          <w:i/>
        </w:rPr>
        <w:t xml:space="preserve">y </w:t>
      </w:r>
      <w:r w:rsidRPr="00E77497">
        <w:t xml:space="preserve">is </w:t>
      </w:r>
      <w:r w:rsidRPr="006B6D0A">
        <w:rPr>
          <w:b/>
        </w:rPr>
        <w:sym w:font="Symbol" w:char="F02D"/>
      </w:r>
      <w:r w:rsidRPr="006B6D0A">
        <w:rPr>
          <w:b/>
        </w:rPr>
        <w:t>0</w:t>
      </w:r>
      <w:r w:rsidRPr="006B6D0A">
        <w:t xml:space="preserve">, return </w:t>
      </w:r>
      <w:r w:rsidRPr="00E65A34">
        <w:rPr>
          <w:b/>
        </w:rPr>
        <w:t>true</w:t>
      </w:r>
      <w:r w:rsidRPr="009C202C">
        <w:t>.</w:t>
      </w:r>
    </w:p>
    <w:p w14:paraId="4B7A1C98" w14:textId="77777777" w:rsidR="00B85690" w:rsidRPr="00E77497" w:rsidRDefault="00B85690" w:rsidP="00FA3203">
      <w:pPr>
        <w:pStyle w:val="Alg4"/>
        <w:numPr>
          <w:ilvl w:val="2"/>
          <w:numId w:val="95"/>
        </w:numPr>
      </w:pPr>
      <w:r w:rsidRPr="00B820AB">
        <w:t xml:space="preserve">If </w:t>
      </w:r>
      <w:r w:rsidRPr="00675B74">
        <w:rPr>
          <w:i/>
        </w:rPr>
        <w:t>x</w:t>
      </w:r>
      <w:r w:rsidRPr="00E77497">
        <w:t xml:space="preserve"> is </w:t>
      </w:r>
      <w:r w:rsidRPr="006B6D0A">
        <w:rPr>
          <w:b/>
        </w:rPr>
        <w:sym w:font="Symbol" w:char="F02D"/>
      </w:r>
      <w:r w:rsidRPr="006B6D0A">
        <w:rPr>
          <w:b/>
        </w:rPr>
        <w:t>0</w:t>
      </w:r>
      <w:r w:rsidRPr="006B6D0A">
        <w:t xml:space="preserve"> and </w:t>
      </w:r>
      <w:r w:rsidRPr="00E65A34">
        <w:rPr>
          <w:i/>
        </w:rPr>
        <w:t xml:space="preserve">y </w:t>
      </w:r>
      <w:r w:rsidRPr="009C202C">
        <w:t xml:space="preserve">is </w:t>
      </w:r>
      <w:r w:rsidRPr="00B820AB">
        <w:rPr>
          <w:b/>
        </w:rPr>
        <w:t>+0</w:t>
      </w:r>
      <w:r w:rsidRPr="00675B74">
        <w:t xml:space="preserve">, return </w:t>
      </w:r>
      <w:r w:rsidRPr="00E77497">
        <w:rPr>
          <w:b/>
        </w:rPr>
        <w:t>true</w:t>
      </w:r>
      <w:r w:rsidRPr="00E77497">
        <w:t>.</w:t>
      </w:r>
    </w:p>
    <w:p w14:paraId="26A7C651" w14:textId="77777777" w:rsidR="00B85690" w:rsidRPr="00E77497" w:rsidRDefault="00B85690" w:rsidP="00FA3203">
      <w:pPr>
        <w:pStyle w:val="Alg4"/>
        <w:numPr>
          <w:ilvl w:val="2"/>
          <w:numId w:val="95"/>
        </w:numPr>
      </w:pPr>
      <w:r w:rsidRPr="00E77497">
        <w:t xml:space="preserve">Return </w:t>
      </w:r>
      <w:r w:rsidRPr="00E77497">
        <w:rPr>
          <w:b/>
        </w:rPr>
        <w:t>false</w:t>
      </w:r>
      <w:r w:rsidRPr="00E77497">
        <w:t>.</w:t>
      </w:r>
    </w:p>
    <w:p w14:paraId="0D6FD5C4" w14:textId="77777777" w:rsidR="00B85690" w:rsidRPr="00E77497" w:rsidRDefault="00B85690" w:rsidP="00FA3203">
      <w:pPr>
        <w:pStyle w:val="Alg4"/>
        <w:numPr>
          <w:ilvl w:val="1"/>
          <w:numId w:val="95"/>
        </w:numPr>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1668667F" w14:textId="77777777" w:rsidR="00B85690" w:rsidRPr="00E77497" w:rsidRDefault="00B85690" w:rsidP="00FA3203">
      <w:pPr>
        <w:pStyle w:val="Alg4"/>
        <w:numPr>
          <w:ilvl w:val="1"/>
          <w:numId w:val="95"/>
        </w:numPr>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 xml:space="preserve">y </w:t>
      </w:r>
      <w:r w:rsidRPr="00E77497">
        <w:t xml:space="preserve">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3E30C2A5" w14:textId="77777777" w:rsidR="00B85690" w:rsidRPr="00E77497" w:rsidRDefault="00B85690" w:rsidP="00FA3203">
      <w:pPr>
        <w:pStyle w:val="Alg4"/>
        <w:numPr>
          <w:ilvl w:val="1"/>
          <w:numId w:val="95"/>
        </w:numPr>
      </w:pPr>
      <w:r w:rsidRPr="00E77497">
        <w:t xml:space="preserve">Return </w:t>
      </w:r>
      <w:r w:rsidRPr="00E77497">
        <w:rPr>
          <w:b/>
        </w:rPr>
        <w:t>true</w:t>
      </w:r>
      <w:r w:rsidRPr="00E77497">
        <w:t xml:space="preserve"> if </w:t>
      </w:r>
      <w:r w:rsidRPr="00E77497">
        <w:rPr>
          <w:i/>
        </w:rPr>
        <w:t>x</w:t>
      </w:r>
      <w:r w:rsidRPr="00E77497">
        <w:t xml:space="preserve"> and </w:t>
      </w:r>
      <w:r w:rsidRPr="00E77497">
        <w:rPr>
          <w:i/>
        </w:rPr>
        <w:t xml:space="preserve">y </w:t>
      </w:r>
      <w:del w:id="11808" w:author="Rev 5 Allen Wirfs-Brock" w:date="2012-01-05T12:57:00Z">
        <w:r w:rsidRPr="00E77497" w:rsidDel="00821C3A">
          <w:delText>refer to</w:delText>
        </w:r>
      </w:del>
      <w:ins w:id="11809" w:author="Rev 5 Allen Wirfs-Brock" w:date="2012-01-05T12:57:00Z">
        <w:r w:rsidR="00821C3A">
          <w:t>are</w:t>
        </w:r>
      </w:ins>
      <w:r w:rsidRPr="00E77497">
        <w:t xml:space="preserve"> the same </w:t>
      </w:r>
      <w:del w:id="11810" w:author="Rev 5 Allen Wirfs-Brock" w:date="2012-01-05T12:57:00Z">
        <w:r w:rsidRPr="00E77497" w:rsidDel="00821C3A">
          <w:delText>object</w:delText>
        </w:r>
      </w:del>
      <w:ins w:id="11811" w:author="Rev 5 Allen Wirfs-Brock" w:date="2012-01-05T12:57:00Z">
        <w:r w:rsidR="00821C3A">
          <w:t>O</w:t>
        </w:r>
        <w:r w:rsidR="00821C3A" w:rsidRPr="00E77497">
          <w:t>bject</w:t>
        </w:r>
        <w:r w:rsidR="00821C3A">
          <w:t xml:space="preserve"> value</w:t>
        </w:r>
      </w:ins>
      <w:r w:rsidRPr="00E77497">
        <w:t xml:space="preserve">. Otherwise, return </w:t>
      </w:r>
      <w:r w:rsidRPr="00E77497">
        <w:rPr>
          <w:b/>
        </w:rPr>
        <w:t>false</w:t>
      </w:r>
      <w:r w:rsidRPr="00E77497">
        <w:t>.</w:t>
      </w:r>
    </w:p>
    <w:p w14:paraId="6FA809BB"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14:paraId="1C8A4A50"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14:paraId="0051B0D0" w14:textId="77777777" w:rsidR="00B85690" w:rsidRPr="00E77497" w:rsidRDefault="00B85690" w:rsidP="00FA3203">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14:paraId="58F8D58E" w14:textId="77777777" w:rsidR="00B85690" w:rsidRPr="00E77497" w:rsidRDefault="00B85690" w:rsidP="00FA3203">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14:paraId="5D25990E" w14:textId="77777777" w:rsidR="00B85690" w:rsidRPr="00E77497" w:rsidRDefault="00B85690" w:rsidP="00FA3203">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14:paraId="066D889A" w14:textId="77777777" w:rsidR="00B85690" w:rsidRPr="00E77497" w:rsidRDefault="00B85690" w:rsidP="00FA3203">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14:paraId="331E3F9B" w14:textId="77777777" w:rsidR="00B85690" w:rsidRPr="00E77497" w:rsidRDefault="00B85690" w:rsidP="00FA3203">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14:paraId="2A7AF7F9" w14:textId="77777777" w:rsidR="00B85690" w:rsidRPr="00E77497" w:rsidRDefault="00B85690" w:rsidP="00FA3203">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14:paraId="4A87DD0E" w14:textId="77777777" w:rsidR="00B85690" w:rsidRPr="00E77497" w:rsidRDefault="00B85690" w:rsidP="00FA3203">
      <w:pPr>
        <w:pStyle w:val="Alg4"/>
        <w:numPr>
          <w:ilvl w:val="0"/>
          <w:numId w:val="95"/>
        </w:numPr>
        <w:spacing w:after="240"/>
      </w:pPr>
      <w:r w:rsidRPr="00E77497">
        <w:t xml:space="preserve">Return </w:t>
      </w:r>
      <w:r w:rsidRPr="00E77497">
        <w:rPr>
          <w:b/>
        </w:rPr>
        <w:t>false</w:t>
      </w:r>
      <w:r w:rsidRPr="00E77497">
        <w:t>.</w:t>
      </w:r>
    </w:p>
    <w:p w14:paraId="59383481" w14:textId="77777777" w:rsidR="00B85690" w:rsidRPr="00E77497" w:rsidRDefault="00B85690" w:rsidP="00B85690">
      <w:pPr>
        <w:pStyle w:val="Note"/>
        <w:spacing w:after="60"/>
        <w:rPr>
          <w:szCs w:val="18"/>
        </w:rPr>
      </w:pPr>
      <w:r w:rsidRPr="00E77497">
        <w:rPr>
          <w:szCs w:val="18"/>
        </w:rPr>
        <w:t>NOTE 1</w:t>
      </w:r>
      <w:r w:rsidRPr="00E77497">
        <w:rPr>
          <w:szCs w:val="18"/>
        </w:rPr>
        <w:tab/>
        <w:t>Given the above definition of equality:</w:t>
      </w:r>
    </w:p>
    <w:p w14:paraId="5C433192"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18D19FC8"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3CEB8B28"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33464CA8" w14:textId="77777777" w:rsidR="00B85690" w:rsidRPr="00E77497" w:rsidRDefault="00B85690" w:rsidP="00B85690">
      <w:pPr>
        <w:pStyle w:val="Note"/>
        <w:spacing w:after="60"/>
        <w:contextualSpacing/>
        <w:rPr>
          <w:szCs w:val="18"/>
        </w:rPr>
      </w:pPr>
      <w:r w:rsidRPr="00E77497">
        <w:rPr>
          <w:szCs w:val="18"/>
        </w:rPr>
        <w:t>NOTE 2</w:t>
      </w:r>
      <w:r w:rsidRPr="00E77497">
        <w:rPr>
          <w:szCs w:val="18"/>
        </w:rPr>
        <w:tab/>
        <w:t>The equality operators maintain the following invariants:</w:t>
      </w:r>
    </w:p>
    <w:p w14:paraId="2AF79BAE"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781C2319"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6A7B5B75" w14:textId="77777777" w:rsidR="00B85690" w:rsidRPr="00E77497" w:rsidRDefault="00B85690" w:rsidP="00B85690">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19708E91"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0E1A1C35"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1AB8D454" w14:textId="77777777" w:rsidR="00B85690" w:rsidRPr="00E77497" w:rsidRDefault="00B85690" w:rsidP="00B85690">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14:paraId="3FB66166" w14:textId="77777777" w:rsidR="004B2820" w:rsidRPr="00E77497" w:rsidRDefault="004B2820" w:rsidP="004B2820">
      <w:pPr>
        <w:keepNext/>
        <w:rPr>
          <w:ins w:id="11812" w:author="Rev 4 Allen Wirfs-Brock" w:date="2011-10-15T13:01:00Z"/>
          <w:rFonts w:ascii="Helvetica" w:hAnsi="Helvetica"/>
          <w:b/>
        </w:rPr>
      </w:pPr>
      <w:ins w:id="11813" w:author="Rev 4 Allen Wirfs-Brock" w:date="2011-10-15T13:01:00Z">
        <w:r w:rsidRPr="00E77497">
          <w:rPr>
            <w:rFonts w:ascii="Helvetica" w:hAnsi="Helvetica"/>
            <w:b/>
          </w:rPr>
          <w:t xml:space="preserve">Runtime Semantics: </w:t>
        </w:r>
        <w:r w:rsidRPr="00E77497">
          <w:rPr>
            <w:rFonts w:ascii="Helvetica" w:hAnsi="Helvetica"/>
            <w:b/>
            <w:spacing w:val="6"/>
          </w:rPr>
          <w:t>The Strict Equality</w:t>
        </w:r>
        <w:r w:rsidRPr="00E77497">
          <w:t xml:space="preserve"> </w:t>
        </w:r>
        <w:r w:rsidRPr="00E77497">
          <w:rPr>
            <w:rFonts w:ascii="Helvetica" w:hAnsi="Helvetica"/>
            <w:b/>
            <w:spacing w:val="6"/>
          </w:rPr>
          <w:t>Comparison Algorithm</w:t>
        </w:r>
      </w:ins>
    </w:p>
    <w:p w14:paraId="52C35973" w14:textId="77777777" w:rsidR="004B2820" w:rsidRPr="00E77497" w:rsidRDefault="004B2820" w:rsidP="004B282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2B4B70FD" w14:textId="77777777" w:rsidR="00392591" w:rsidRDefault="000C090B" w:rsidP="00392591">
      <w:pPr>
        <w:pStyle w:val="Alg4"/>
        <w:numPr>
          <w:ilvl w:val="0"/>
          <w:numId w:val="97"/>
        </w:numPr>
        <w:contextualSpacing/>
        <w:rPr>
          <w:ins w:id="11814" w:author="Rev 6 Allen Wirfs-Brock" w:date="2012-02-16T18:42:00Z"/>
        </w:rPr>
      </w:pPr>
      <w:ins w:id="11815" w:author="Rev 8 Allen Wirfs-Brock" w:date="2012-06-12T13:17:00Z">
        <w:r>
          <w:t>ReturnIfAbrupt(</w:t>
        </w:r>
        <w:r>
          <w:rPr>
            <w:i/>
          </w:rPr>
          <w:t>x</w:t>
        </w:r>
        <w:r>
          <w:t>).</w:t>
        </w:r>
      </w:ins>
      <w:ins w:id="11816" w:author="Rev 6 Allen Wirfs-Brock" w:date="2012-02-16T18:42:00Z">
        <w:del w:id="11817" w:author="Rev 8 Allen Wirfs-Brock" w:date="2012-06-12T13:17:00Z">
          <w:r w:rsidR="00392591" w:rsidDel="000C090B">
            <w:delText xml:space="preserve">If </w:delText>
          </w:r>
          <w:r w:rsidR="00392591" w:rsidDel="000C090B">
            <w:rPr>
              <w:i/>
            </w:rPr>
            <w:delText>x</w:delText>
          </w:r>
          <w:r w:rsidR="00392591" w:rsidRPr="00E77497" w:rsidDel="000C090B">
            <w:delText xml:space="preserve"> </w:delText>
          </w:r>
          <w:r w:rsidR="00392591" w:rsidDel="000C090B">
            <w:delText xml:space="preserve">is an abrupt completion, return </w:delText>
          </w:r>
          <w:r w:rsidR="00392591" w:rsidDel="000C090B">
            <w:rPr>
              <w:i/>
            </w:rPr>
            <w:delText>x</w:delText>
          </w:r>
          <w:r w:rsidR="00392591" w:rsidDel="000C090B">
            <w:delText>.</w:delText>
          </w:r>
        </w:del>
      </w:ins>
    </w:p>
    <w:p w14:paraId="083A5615" w14:textId="77777777" w:rsidR="00392591" w:rsidRDefault="000C090B" w:rsidP="00392591">
      <w:pPr>
        <w:pStyle w:val="Alg4"/>
        <w:numPr>
          <w:ilvl w:val="0"/>
          <w:numId w:val="97"/>
        </w:numPr>
        <w:contextualSpacing/>
        <w:rPr>
          <w:ins w:id="11818" w:author="Rev 6 Allen Wirfs-Brock" w:date="2012-02-16T18:42:00Z"/>
        </w:rPr>
      </w:pPr>
      <w:ins w:id="11819" w:author="Rev 8 Allen Wirfs-Brock" w:date="2012-06-12T13:17:00Z">
        <w:r>
          <w:t>ReturnIfAbrupt(</w:t>
        </w:r>
        <w:r>
          <w:rPr>
            <w:i/>
          </w:rPr>
          <w:t>y</w:t>
        </w:r>
        <w:r>
          <w:t>).</w:t>
        </w:r>
      </w:ins>
      <w:ins w:id="11820" w:author="Rev 6 Allen Wirfs-Brock" w:date="2012-02-16T18:42:00Z">
        <w:del w:id="11821" w:author="Rev 8 Allen Wirfs-Brock" w:date="2012-06-12T13:17:00Z">
          <w:r w:rsidR="00392591" w:rsidDel="000C090B">
            <w:delText xml:space="preserve">If </w:delText>
          </w:r>
          <w:r w:rsidR="00392591" w:rsidDel="000C090B">
            <w:rPr>
              <w:i/>
            </w:rPr>
            <w:delText>y</w:delText>
          </w:r>
          <w:r w:rsidR="00392591" w:rsidRPr="00E77497" w:rsidDel="000C090B">
            <w:delText xml:space="preserve"> </w:delText>
          </w:r>
          <w:r w:rsidR="00392591" w:rsidDel="000C090B">
            <w:delText xml:space="preserve">is an abrupt completion, return </w:delText>
          </w:r>
          <w:r w:rsidR="00392591" w:rsidDel="000C090B">
            <w:rPr>
              <w:i/>
            </w:rPr>
            <w:delText>y</w:delText>
          </w:r>
          <w:r w:rsidR="00392591" w:rsidDel="000C090B">
            <w:delText>.</w:delText>
          </w:r>
        </w:del>
      </w:ins>
    </w:p>
    <w:p w14:paraId="410511A3" w14:textId="77777777" w:rsidR="004B2820" w:rsidRPr="00E77497" w:rsidRDefault="004B2820" w:rsidP="00FA3203">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7A8261EB" w14:textId="77777777" w:rsidR="004B2820" w:rsidRPr="00E77497" w:rsidRDefault="004B2820" w:rsidP="00FA3203">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14:paraId="76F36E0D" w14:textId="77777777" w:rsidR="004B2820" w:rsidRPr="00E77497" w:rsidRDefault="004B2820" w:rsidP="00FA3203">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14:paraId="73D1E853" w14:textId="77777777" w:rsidR="004B2820" w:rsidRPr="00E77497" w:rsidRDefault="004B2820" w:rsidP="00FA3203">
      <w:pPr>
        <w:pStyle w:val="Alg4"/>
        <w:numPr>
          <w:ilvl w:val="0"/>
          <w:numId w:val="97"/>
        </w:numPr>
      </w:pPr>
      <w:r w:rsidRPr="00E77497">
        <w:t>If Type(</w:t>
      </w:r>
      <w:r w:rsidRPr="00E77497">
        <w:rPr>
          <w:i/>
        </w:rPr>
        <w:t>x</w:t>
      </w:r>
      <w:r w:rsidRPr="00E77497">
        <w:t>) is Number, then</w:t>
      </w:r>
    </w:p>
    <w:p w14:paraId="56CA9EE1"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363DF8C7" w14:textId="77777777" w:rsidR="004B2820" w:rsidRPr="00E77497" w:rsidRDefault="004B2820" w:rsidP="00FA3203">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027DB85F"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2C16D254" w14:textId="77777777" w:rsidR="004B2820" w:rsidRPr="00675B74" w:rsidRDefault="004B2820" w:rsidP="00FA3203">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14:paraId="028FB4BE"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14:paraId="5E15876E" w14:textId="77777777" w:rsidR="004B2820" w:rsidRPr="00E77497" w:rsidRDefault="004B2820" w:rsidP="00FA3203">
      <w:pPr>
        <w:pStyle w:val="Alg4"/>
        <w:numPr>
          <w:ilvl w:val="1"/>
          <w:numId w:val="97"/>
        </w:numPr>
      </w:pPr>
      <w:r w:rsidRPr="00E77497">
        <w:t xml:space="preserve">Return </w:t>
      </w:r>
      <w:r w:rsidRPr="00E77497">
        <w:rPr>
          <w:b/>
        </w:rPr>
        <w:t>false</w:t>
      </w:r>
      <w:r w:rsidRPr="00E77497">
        <w:t>.</w:t>
      </w:r>
    </w:p>
    <w:p w14:paraId="7AF97FD2" w14:textId="77777777" w:rsidR="004B2820" w:rsidRPr="00E77497" w:rsidRDefault="004B2820" w:rsidP="00FA3203">
      <w:pPr>
        <w:pStyle w:val="Alg4"/>
        <w:numPr>
          <w:ilvl w:val="0"/>
          <w:numId w:val="97"/>
        </w:numPr>
      </w:pPr>
      <w:r w:rsidRPr="00E77497">
        <w:t>If Type(</w:t>
      </w:r>
      <w:r w:rsidRPr="00E77497">
        <w:rPr>
          <w:i/>
        </w:rPr>
        <w:t>x</w:t>
      </w:r>
      <w:r w:rsidRPr="00E77497">
        <w:t xml:space="preserve">) is String, then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50A98B9B" w14:textId="77777777" w:rsidR="004B2820" w:rsidRPr="00E77497" w:rsidRDefault="004B2820" w:rsidP="00FA3203">
      <w:pPr>
        <w:pStyle w:val="Alg4"/>
        <w:numPr>
          <w:ilvl w:val="0"/>
          <w:numId w:val="97"/>
        </w:numPr>
      </w:pPr>
      <w:r w:rsidRPr="00E77497">
        <w:t>If Type(</w:t>
      </w:r>
      <w:r w:rsidRPr="00E77497">
        <w:rPr>
          <w:i/>
        </w:rPr>
        <w:t>x</w:t>
      </w:r>
      <w:r w:rsidRPr="00E77497">
        <w:t xml:space="preserve">) is Boolean, 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135D9DF1" w14:textId="77777777" w:rsidR="004B2820" w:rsidRPr="00E77497" w:rsidRDefault="004B2820" w:rsidP="00FA3203">
      <w:pPr>
        <w:pStyle w:val="Alg4"/>
        <w:numPr>
          <w:ilvl w:val="0"/>
          <w:numId w:val="97"/>
        </w:numPr>
        <w:spacing w:after="120"/>
      </w:pPr>
      <w:r w:rsidRPr="00E77497">
        <w:t xml:space="preserve">Return </w:t>
      </w:r>
      <w:r w:rsidRPr="00E77497">
        <w:rPr>
          <w:b/>
        </w:rPr>
        <w:t>true</w:t>
      </w:r>
      <w:r w:rsidRPr="00E77497">
        <w:t xml:space="preserve"> if </w:t>
      </w:r>
      <w:r w:rsidRPr="00E77497">
        <w:rPr>
          <w:i/>
        </w:rPr>
        <w:t>x</w:t>
      </w:r>
      <w:r w:rsidRPr="00E77497">
        <w:t xml:space="preserve"> and </w:t>
      </w:r>
      <w:r w:rsidRPr="00E77497">
        <w:rPr>
          <w:i/>
        </w:rPr>
        <w:t>y</w:t>
      </w:r>
      <w:r w:rsidRPr="00E77497">
        <w:t xml:space="preserve"> </w:t>
      </w:r>
      <w:del w:id="11822" w:author="Rev 5 Allen Wirfs-Brock" w:date="2012-01-05T12:59:00Z">
        <w:r w:rsidRPr="00E77497" w:rsidDel="00821C3A">
          <w:delText>refer to</w:delText>
        </w:r>
      </w:del>
      <w:ins w:id="11823" w:author="Rev 5 Allen Wirfs-Brock" w:date="2012-01-05T12:59:00Z">
        <w:r w:rsidR="00821C3A">
          <w:t>are</w:t>
        </w:r>
      </w:ins>
      <w:r w:rsidRPr="00E77497">
        <w:t xml:space="preserve"> the same </w:t>
      </w:r>
      <w:del w:id="11824" w:author="Rev 5 Allen Wirfs-Brock" w:date="2012-01-05T12:59:00Z">
        <w:r w:rsidRPr="00E77497" w:rsidDel="00821C3A">
          <w:delText>object</w:delText>
        </w:r>
      </w:del>
      <w:ins w:id="11825" w:author="Rev 5 Allen Wirfs-Brock" w:date="2012-01-05T12:59:00Z">
        <w:r w:rsidR="00821C3A">
          <w:t>O</w:t>
        </w:r>
        <w:r w:rsidR="00821C3A" w:rsidRPr="00E77497">
          <w:t>bject</w:t>
        </w:r>
        <w:r w:rsidR="00821C3A">
          <w:t xml:space="preserve"> value</w:t>
        </w:r>
      </w:ins>
      <w:r w:rsidRPr="00E77497">
        <w:t xml:space="preserve">. Otherwise, return </w:t>
      </w:r>
      <w:r w:rsidRPr="00E77497">
        <w:rPr>
          <w:b/>
        </w:rPr>
        <w:t>false</w:t>
      </w:r>
      <w:r w:rsidRPr="00E77497">
        <w:t>.</w:t>
      </w:r>
    </w:p>
    <w:p w14:paraId="0980D7DB" w14:textId="77777777" w:rsidR="004B2820" w:rsidRPr="00E77497" w:rsidRDefault="004B2820" w:rsidP="004B2820">
      <w:pPr>
        <w:pStyle w:val="Note"/>
      </w:pPr>
      <w:r w:rsidRPr="00E77497">
        <w:t>NOTE</w:t>
      </w:r>
      <w:r w:rsidRPr="00E77497">
        <w:tab/>
        <w:t>This algorithm differs from the SameValue Algorithm (9.12) in its treatment of signed zeroes and NaNs.</w:t>
      </w:r>
    </w:p>
    <w:p w14:paraId="2EE5B3F7" w14:textId="77777777" w:rsidR="00B85690" w:rsidRPr="00E77497" w:rsidRDefault="00B85690" w:rsidP="00B85690">
      <w:pPr>
        <w:keepNext/>
        <w:rPr>
          <w:ins w:id="11826" w:author="Rev 4 Allen Wirfs-Brock" w:date="2011-10-15T12:40:00Z"/>
          <w:rFonts w:ascii="Helvetica" w:hAnsi="Helvetica"/>
          <w:b/>
        </w:rPr>
      </w:pPr>
      <w:ins w:id="11827" w:author="Rev 4 Allen Wirfs-Brock" w:date="2011-10-15T12:40:00Z">
        <w:r w:rsidRPr="00E77497">
          <w:rPr>
            <w:rFonts w:ascii="Helvetica" w:hAnsi="Helvetica"/>
            <w:b/>
          </w:rPr>
          <w:t xml:space="preserve">Runtime Semantics: </w:t>
        </w:r>
        <w:r w:rsidRPr="00E77497">
          <w:rPr>
            <w:rFonts w:ascii="Helvetica" w:hAnsi="Helvetica"/>
            <w:b/>
            <w:spacing w:val="6"/>
          </w:rPr>
          <w:t>Evaluation</w:t>
        </w:r>
      </w:ins>
    </w:p>
    <w:p w14:paraId="3D35E88B" w14:textId="77777777" w:rsidR="004C02EF" w:rsidRPr="00E77497" w:rsidDel="00D22E49" w:rsidRDefault="004C02EF" w:rsidP="003A4B22">
      <w:pPr>
        <w:pStyle w:val="30"/>
        <w:numPr>
          <w:ilvl w:val="0"/>
          <w:numId w:val="0"/>
        </w:numPr>
        <w:rPr>
          <w:del w:id="11828" w:author="Rev 4 Allen Wirfs-Brock" w:date="2011-10-15T13:27:00Z"/>
        </w:rPr>
      </w:pPr>
      <w:del w:id="11829" w:author="Rev 4 Allen Wirfs-Brock" w:date="2011-10-15T13:27:00Z">
        <w:r w:rsidRPr="00E77497" w:rsidDel="00D22E49">
          <w:delText>11.9.1</w:delText>
        </w:r>
        <w:r w:rsidRPr="00E77497" w:rsidDel="00D22E49">
          <w:tab/>
          <w:delText xml:space="preserve">The Equals Operator ( </w:delText>
        </w:r>
        <w:r w:rsidRPr="00E77497" w:rsidDel="00D22E49">
          <w:rPr>
            <w:rFonts w:ascii="Courier New" w:hAnsi="Courier New"/>
          </w:rPr>
          <w:delText>==</w:delText>
        </w:r>
        <w:r w:rsidRPr="00E77497" w:rsidDel="00D22E49">
          <w:delText xml:space="preserve"> </w:delText>
        </w:r>
        <w:bookmarkEnd w:id="11777"/>
        <w:r w:rsidRPr="00E77497" w:rsidDel="00D22E49">
          <w:delText>)</w:delText>
        </w:r>
        <w:bookmarkEnd w:id="11784"/>
        <w:bookmarkEnd w:id="11785"/>
        <w:bookmarkEnd w:id="11786"/>
        <w:bookmarkEnd w:id="11787"/>
        <w:bookmarkEnd w:id="11788"/>
      </w:del>
    </w:p>
    <w:p w14:paraId="5826DFDB" w14:textId="77777777" w:rsidR="004C02EF" w:rsidRPr="00E65A34" w:rsidRDefault="004C02EF" w:rsidP="004C02EF">
      <w:del w:id="11830" w:author="Rev 4 Allen Wirfs-Brock" w:date="2011-10-15T13:29:00Z">
        <w:r w:rsidRPr="00E77497" w:rsidDel="006C0159">
          <w:delText xml:space="preserve">The production </w:delText>
        </w:r>
      </w:del>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del w:id="11831" w:author="Rev 4 Allen Wirfs-Brock" w:date="2011-10-15T13:29:00Z">
        <w:r w:rsidRPr="006B6D0A" w:rsidDel="006C0159">
          <w:delText>is evaluated as follows:</w:delText>
        </w:r>
      </w:del>
    </w:p>
    <w:p w14:paraId="6666B9B6" w14:textId="77777777"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14:paraId="0DEF5D34" w14:textId="77777777"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14:paraId="32D73E73" w14:textId="77777777" w:rsidR="003258C2" w:rsidRDefault="0056239B" w:rsidP="003258C2">
      <w:pPr>
        <w:pStyle w:val="Alg4"/>
        <w:numPr>
          <w:ilvl w:val="0"/>
          <w:numId w:val="93"/>
        </w:numPr>
        <w:contextualSpacing/>
        <w:rPr>
          <w:ins w:id="11832" w:author="Rev 6 Allen Wirfs-Brock" w:date="2012-02-16T17:58:00Z"/>
        </w:rPr>
      </w:pPr>
      <w:ins w:id="11833" w:author="Rev 8 Allen Wirfs-Brock" w:date="2012-06-12T12:57:00Z">
        <w:r>
          <w:t>ReturnIfAbrupt(</w:t>
        </w:r>
        <w:r w:rsidRPr="00342FD6">
          <w:rPr>
            <w:i/>
          </w:rPr>
          <w:t>lval</w:t>
        </w:r>
        <w:r>
          <w:t>).</w:t>
        </w:r>
      </w:ins>
      <w:ins w:id="11834" w:author="Rev 6 Allen Wirfs-Brock" w:date="2012-02-16T17:58:00Z">
        <w:del w:id="11835"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0683A237" w14:textId="77777777"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02F2C2B2" w14:textId="77777777"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14:paraId="3623C84F" w14:textId="77777777" w:rsidR="004C02EF" w:rsidRPr="00E77497" w:rsidRDefault="004C02EF" w:rsidP="00FA3203">
      <w:pPr>
        <w:pStyle w:val="Alg3"/>
        <w:numPr>
          <w:ilvl w:val="0"/>
          <w:numId w:val="93"/>
        </w:numPr>
        <w:spacing w:after="220"/>
      </w:pPr>
      <w:r w:rsidRPr="00E77497">
        <w:t>Return the result of performing abstract equality comparison</w:t>
      </w:r>
      <w:ins w:id="11836"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1837" w:author="Rev 4 Allen Wirfs-Brock" w:date="2011-10-15T12:43:00Z">
        <w:r w:rsidRPr="00E77497" w:rsidDel="00B85690">
          <w:delText>(see 11.9.3).</w:delText>
        </w:r>
      </w:del>
    </w:p>
    <w:p w14:paraId="15C84789" w14:textId="77777777" w:rsidR="004C02EF" w:rsidRPr="00E77497" w:rsidDel="006C0159" w:rsidRDefault="004C02EF" w:rsidP="003A4B22">
      <w:pPr>
        <w:pStyle w:val="30"/>
        <w:numPr>
          <w:ilvl w:val="0"/>
          <w:numId w:val="0"/>
        </w:numPr>
        <w:rPr>
          <w:del w:id="11838" w:author="Rev 4 Allen Wirfs-Brock" w:date="2011-10-15T13:29:00Z"/>
        </w:rPr>
      </w:pPr>
      <w:bookmarkStart w:id="11839" w:name="_Toc393690320"/>
      <w:bookmarkStart w:id="11840" w:name="_Toc472818862"/>
      <w:bookmarkStart w:id="11841" w:name="_Toc235503436"/>
      <w:bookmarkStart w:id="11842" w:name="_Toc241509211"/>
      <w:bookmarkStart w:id="11843" w:name="_Toc244416698"/>
      <w:bookmarkStart w:id="11844" w:name="_Toc276631062"/>
      <w:del w:id="11845" w:author="Rev 4 Allen Wirfs-Brock" w:date="2011-10-15T13:29:00Z">
        <w:r w:rsidRPr="00E77497" w:rsidDel="006C0159">
          <w:delText>11.9.2</w:delText>
        </w:r>
        <w:r w:rsidRPr="00E77497" w:rsidDel="006C0159">
          <w:tab/>
          <w:delText xml:space="preserve">The Does-not-equals Operator ( </w:delText>
        </w:r>
        <w:r w:rsidRPr="00E77497" w:rsidDel="006C0159">
          <w:rPr>
            <w:rFonts w:ascii="Courier New" w:hAnsi="Courier New"/>
          </w:rPr>
          <w:delText>!=</w:delText>
        </w:r>
        <w:r w:rsidRPr="00E77497" w:rsidDel="006C0159">
          <w:delText xml:space="preserve"> </w:delText>
        </w:r>
        <w:bookmarkEnd w:id="11839"/>
        <w:r w:rsidRPr="00E77497" w:rsidDel="006C0159">
          <w:delText>)</w:delText>
        </w:r>
        <w:bookmarkEnd w:id="11840"/>
        <w:bookmarkEnd w:id="11841"/>
        <w:bookmarkEnd w:id="11842"/>
        <w:bookmarkEnd w:id="11843"/>
        <w:bookmarkEnd w:id="11844"/>
      </w:del>
    </w:p>
    <w:p w14:paraId="3F6D0C2A" w14:textId="77777777" w:rsidR="004C02EF" w:rsidRPr="00B820AB" w:rsidRDefault="004C02EF" w:rsidP="004C02EF">
      <w:del w:id="11846"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11847" w:author="Rev 4 Allen Wirfs-Brock" w:date="2011-10-15T13:29:00Z">
        <w:r w:rsidRPr="009C202C" w:rsidDel="006C0159">
          <w:delText>is evaluated as follows:</w:delText>
        </w:r>
      </w:del>
    </w:p>
    <w:p w14:paraId="55788657" w14:textId="77777777"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0BC6A4B4" w14:textId="77777777"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14:paraId="5EA952D9" w14:textId="77777777" w:rsidR="00722F95" w:rsidRDefault="0056239B" w:rsidP="00722F95">
      <w:pPr>
        <w:pStyle w:val="Alg4"/>
        <w:numPr>
          <w:ilvl w:val="0"/>
          <w:numId w:val="94"/>
        </w:numPr>
        <w:contextualSpacing/>
        <w:rPr>
          <w:ins w:id="11848" w:author="Rev 6 Allen Wirfs-Brock" w:date="2012-02-16T17:58:00Z"/>
        </w:rPr>
      </w:pPr>
      <w:ins w:id="11849" w:author="Rev 8 Allen Wirfs-Brock" w:date="2012-06-12T12:57:00Z">
        <w:r>
          <w:t>ReturnIfAbrupt(</w:t>
        </w:r>
        <w:r w:rsidRPr="00342FD6">
          <w:rPr>
            <w:i/>
          </w:rPr>
          <w:t>lval</w:t>
        </w:r>
        <w:r>
          <w:t>).</w:t>
        </w:r>
      </w:ins>
      <w:ins w:id="11850" w:author="Rev 6 Allen Wirfs-Brock" w:date="2012-02-16T17:58:00Z">
        <w:del w:id="11851" w:author="Rev 8 Allen Wirfs-Brock" w:date="2012-06-12T12:57: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20DC3749" w14:textId="77777777"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3B41A6F0" w14:textId="77777777"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14:paraId="60AE2099" w14:textId="77777777" w:rsidR="00722F95" w:rsidRDefault="0034651E" w:rsidP="00722F95">
      <w:pPr>
        <w:pStyle w:val="Alg4"/>
        <w:numPr>
          <w:ilvl w:val="0"/>
          <w:numId w:val="94"/>
        </w:numPr>
        <w:contextualSpacing/>
        <w:rPr>
          <w:ins w:id="11852" w:author="Rev 6 Allen Wirfs-Brock" w:date="2012-02-16T18:06:00Z"/>
        </w:rPr>
      </w:pPr>
      <w:ins w:id="11853" w:author="Rev 8 Allen Wirfs-Brock" w:date="2012-06-12T13:31:00Z">
        <w:r>
          <w:t>ReturnIfAbrupt(</w:t>
        </w:r>
        <w:r>
          <w:rPr>
            <w:i/>
          </w:rPr>
          <w:t>rval</w:t>
        </w:r>
        <w:r>
          <w:t>).</w:t>
        </w:r>
      </w:ins>
      <w:ins w:id="11854" w:author="Rev 6 Allen Wirfs-Brock" w:date="2012-02-16T18:06:00Z">
        <w:del w:id="11855" w:author="Rev 8 Allen Wirfs-Brock" w:date="2012-06-12T13:31:00Z">
          <w:r w:rsidR="00722F95" w:rsidDel="0034651E">
            <w:delText xml:space="preserve">If </w:delText>
          </w:r>
          <w:r w:rsidR="00722F95" w:rsidRPr="00E77497" w:rsidDel="0034651E">
            <w:rPr>
              <w:i/>
            </w:rPr>
            <w:delText>rval</w:delText>
          </w:r>
          <w:r w:rsidR="00722F95" w:rsidRPr="00E77497" w:rsidDel="0034651E">
            <w:delText xml:space="preserve"> </w:delText>
          </w:r>
          <w:r w:rsidR="00722F95" w:rsidDel="0034651E">
            <w:delText xml:space="preserve">is an abrupt completion, return </w:delText>
          </w:r>
          <w:r w:rsidR="00722F95" w:rsidRPr="00E77497" w:rsidDel="0034651E">
            <w:rPr>
              <w:i/>
            </w:rPr>
            <w:delText>rval</w:delText>
          </w:r>
          <w:r w:rsidR="00722F95" w:rsidDel="0034651E">
            <w:delText>.</w:delText>
          </w:r>
        </w:del>
      </w:ins>
    </w:p>
    <w:p w14:paraId="13257E81" w14:textId="77777777" w:rsidR="004C02EF" w:rsidRPr="00E77497" w:rsidRDefault="004C02EF" w:rsidP="00FA3203">
      <w:pPr>
        <w:pStyle w:val="Alg3"/>
        <w:numPr>
          <w:ilvl w:val="0"/>
          <w:numId w:val="94"/>
        </w:numPr>
      </w:pPr>
      <w:r w:rsidRPr="00E77497">
        <w:t xml:space="preserve">Let </w:t>
      </w:r>
      <w:r w:rsidRPr="00E77497">
        <w:rPr>
          <w:i/>
        </w:rPr>
        <w:t>r</w:t>
      </w:r>
      <w:r w:rsidRPr="00E77497">
        <w:t xml:space="preserve"> be the result of performing abstract equality comparison</w:t>
      </w:r>
      <w:ins w:id="11856"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1857" w:author="Rev 4 Allen Wirfs-Brock" w:date="2011-10-15T12:43:00Z">
        <w:r w:rsidRPr="00E77497" w:rsidDel="00B85690">
          <w:delText>(see 11.9.3).</w:delText>
        </w:r>
      </w:del>
    </w:p>
    <w:p w14:paraId="2072C413" w14:textId="77777777"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11858" w:name="_Ref393523209"/>
      <w:bookmarkStart w:id="11859" w:name="_Toc393690321"/>
      <w:r w:rsidRPr="00E77497">
        <w:t>.</w:t>
      </w:r>
      <w:bookmarkStart w:id="11860" w:name="_Ref424533194"/>
    </w:p>
    <w:p w14:paraId="6DD8E2FE" w14:textId="77777777" w:rsidR="004C02EF" w:rsidRPr="00E77497" w:rsidDel="006C0159" w:rsidRDefault="004C02EF" w:rsidP="003A4B22">
      <w:pPr>
        <w:pStyle w:val="30"/>
        <w:numPr>
          <w:ilvl w:val="0"/>
          <w:numId w:val="0"/>
        </w:numPr>
        <w:rPr>
          <w:del w:id="11861" w:author="Rev 4 Allen Wirfs-Brock" w:date="2011-10-15T13:29:00Z"/>
        </w:rPr>
      </w:pPr>
      <w:bookmarkStart w:id="11862" w:name="_Toc417706204"/>
      <w:bookmarkStart w:id="11863" w:name="_Toc472818864"/>
      <w:bookmarkStart w:id="11864" w:name="_Toc235503438"/>
      <w:bookmarkStart w:id="11865" w:name="_Toc241509213"/>
      <w:bookmarkStart w:id="11866" w:name="_Toc244416700"/>
      <w:bookmarkStart w:id="11867" w:name="_Toc276631064"/>
      <w:bookmarkStart w:id="11868" w:name="_Toc375031190"/>
      <w:bookmarkStart w:id="11869" w:name="_Ref378391680"/>
      <w:bookmarkStart w:id="11870" w:name="_Toc381513703"/>
      <w:bookmarkStart w:id="11871" w:name="_Toc382202865"/>
      <w:bookmarkStart w:id="11872" w:name="_Toc382212225"/>
      <w:bookmarkStart w:id="11873" w:name="_Toc382212654"/>
      <w:bookmarkStart w:id="11874" w:name="_Toc382291570"/>
      <w:bookmarkStart w:id="11875" w:name="_Toc385672219"/>
      <w:bookmarkStart w:id="11876" w:name="_Toc393690322"/>
      <w:bookmarkStart w:id="11877" w:name="_Toc398440770"/>
      <w:bookmarkStart w:id="11878" w:name="_Toc403317150"/>
      <w:bookmarkStart w:id="11879" w:name="_Toc403362705"/>
      <w:bookmarkEnd w:id="11858"/>
      <w:bookmarkEnd w:id="11859"/>
      <w:bookmarkEnd w:id="11860"/>
      <w:del w:id="11880" w:author="Rev 4 Allen Wirfs-Brock" w:date="2011-10-15T13:29:00Z">
        <w:r w:rsidRPr="00E77497" w:rsidDel="006C0159">
          <w:delText>11.9.4</w:delText>
        </w:r>
        <w:r w:rsidRPr="00E77497" w:rsidDel="006C0159">
          <w:tab/>
          <w:delText xml:space="preserve">The Strict Equals Operator ( </w:delText>
        </w:r>
        <w:r w:rsidRPr="00E77497" w:rsidDel="006C0159">
          <w:rPr>
            <w:rFonts w:ascii="Courier New" w:hAnsi="Courier New"/>
          </w:rPr>
          <w:delText>===</w:delText>
        </w:r>
        <w:r w:rsidRPr="00E77497" w:rsidDel="006C0159">
          <w:delText xml:space="preserve"> )</w:delText>
        </w:r>
        <w:bookmarkEnd w:id="11862"/>
        <w:bookmarkEnd w:id="11863"/>
        <w:bookmarkEnd w:id="11864"/>
        <w:bookmarkEnd w:id="11865"/>
        <w:bookmarkEnd w:id="11866"/>
        <w:bookmarkEnd w:id="11867"/>
      </w:del>
    </w:p>
    <w:p w14:paraId="34891F2A" w14:textId="77777777" w:rsidR="004C02EF" w:rsidRPr="00B820AB" w:rsidRDefault="004C02EF" w:rsidP="004C02EF">
      <w:del w:id="11881" w:author="Rev 4 Allen Wirfs-Brock" w:date="2011-10-15T13:29:00Z">
        <w:r w:rsidRPr="00E77497" w:rsidDel="006C0159">
          <w:delText xml:space="preserve">The production </w:delText>
        </w:r>
      </w:del>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del w:id="11882" w:author="Rev 4 Allen Wirfs-Brock" w:date="2011-10-15T13:29:00Z">
        <w:r w:rsidRPr="009C202C" w:rsidDel="006C0159">
          <w:delText>is evaluated as follows:</w:delText>
        </w:r>
      </w:del>
    </w:p>
    <w:p w14:paraId="0B7D4F86" w14:textId="77777777"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6160832C" w14:textId="77777777"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14:paraId="4E95115D" w14:textId="77777777" w:rsidR="00722F95" w:rsidRDefault="00605DF9" w:rsidP="00722F95">
      <w:pPr>
        <w:pStyle w:val="Alg4"/>
        <w:numPr>
          <w:ilvl w:val="0"/>
          <w:numId w:val="96"/>
        </w:numPr>
        <w:contextualSpacing/>
        <w:rPr>
          <w:ins w:id="11883" w:author="Rev 6 Allen Wirfs-Brock" w:date="2012-02-16T17:58:00Z"/>
        </w:rPr>
      </w:pPr>
      <w:ins w:id="11884" w:author="Rev 8 Allen Wirfs-Brock" w:date="2012-06-12T13:11:00Z">
        <w:r>
          <w:t>ReturnIfAbrupt(</w:t>
        </w:r>
        <w:r>
          <w:rPr>
            <w:i/>
          </w:rPr>
          <w:t>l</w:t>
        </w:r>
        <w:r w:rsidRPr="00ED2E78">
          <w:rPr>
            <w:i/>
          </w:rPr>
          <w:t>val</w:t>
        </w:r>
        <w:r>
          <w:t>)</w:t>
        </w:r>
      </w:ins>
      <w:ins w:id="11885" w:author="Rev 6 Allen Wirfs-Brock" w:date="2012-02-16T17:58:00Z">
        <w:del w:id="11886" w:author="Rev 8 Allen Wirfs-Brock" w:date="2012-06-12T13:11:00Z">
          <w:r w:rsidR="00722F95" w:rsidDel="00605DF9">
            <w:delText xml:space="preserve">If </w:delText>
          </w:r>
          <w:r w:rsidR="00722F95" w:rsidRPr="00E77497" w:rsidDel="00605DF9">
            <w:rPr>
              <w:i/>
            </w:rPr>
            <w:delText>lval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lval</w:delText>
          </w:r>
          <w:r w:rsidR="00722F95" w:rsidDel="00605DF9">
            <w:delText>.</w:delText>
          </w:r>
        </w:del>
      </w:ins>
    </w:p>
    <w:p w14:paraId="47C80995" w14:textId="77777777"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60246913" w14:textId="77777777"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14:paraId="6FDFF6D6" w14:textId="77777777" w:rsidR="004C02EF" w:rsidRPr="00E77497" w:rsidRDefault="004C02EF" w:rsidP="00FA3203">
      <w:pPr>
        <w:pStyle w:val="Alg3"/>
        <w:numPr>
          <w:ilvl w:val="0"/>
          <w:numId w:val="96"/>
        </w:numPr>
        <w:spacing w:after="220"/>
      </w:pPr>
      <w:r w:rsidRPr="00E77497">
        <w:t>Return the result of performing the strict equality comparison</w:t>
      </w:r>
      <w:ins w:id="11887"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1888" w:author="Rev 4 Allen Wirfs-Brock" w:date="2011-10-15T13:02:00Z">
        <w:r w:rsidRPr="00E77497" w:rsidDel="00E5271E">
          <w:delText>(See 11.9.6)</w:delText>
        </w:r>
      </w:del>
    </w:p>
    <w:p w14:paraId="7E0D5006" w14:textId="77777777" w:rsidR="004C02EF" w:rsidRPr="00E77497" w:rsidDel="006C0159" w:rsidRDefault="004C02EF" w:rsidP="003A4B22">
      <w:pPr>
        <w:pStyle w:val="30"/>
        <w:numPr>
          <w:ilvl w:val="0"/>
          <w:numId w:val="0"/>
        </w:numPr>
        <w:rPr>
          <w:del w:id="11889" w:author="Rev 4 Allen Wirfs-Brock" w:date="2011-10-15T13:29:00Z"/>
        </w:rPr>
      </w:pPr>
      <w:bookmarkStart w:id="11890" w:name="_Toc417706205"/>
      <w:bookmarkStart w:id="11891" w:name="_Toc472818865"/>
      <w:bookmarkStart w:id="11892" w:name="_Toc235503439"/>
      <w:bookmarkStart w:id="11893" w:name="_Toc241509214"/>
      <w:bookmarkStart w:id="11894" w:name="_Toc244416701"/>
      <w:bookmarkStart w:id="11895" w:name="_Toc276631065"/>
      <w:del w:id="11896" w:author="Rev 4 Allen Wirfs-Brock" w:date="2011-10-15T13:29:00Z">
        <w:r w:rsidRPr="00E77497" w:rsidDel="006C0159">
          <w:delText>11.9.5</w:delText>
        </w:r>
        <w:r w:rsidRPr="00E77497" w:rsidDel="006C0159">
          <w:tab/>
          <w:delText xml:space="preserve">The Strict Does-not-equal Operator ( </w:delText>
        </w:r>
        <w:r w:rsidRPr="00E77497" w:rsidDel="006C0159">
          <w:rPr>
            <w:rFonts w:ascii="Courier New" w:hAnsi="Courier New"/>
          </w:rPr>
          <w:delText>!==</w:delText>
        </w:r>
        <w:r w:rsidRPr="00E77497" w:rsidDel="006C0159">
          <w:delText xml:space="preserve"> )</w:delText>
        </w:r>
        <w:bookmarkEnd w:id="11890"/>
        <w:bookmarkEnd w:id="11891"/>
        <w:bookmarkEnd w:id="11892"/>
        <w:bookmarkEnd w:id="11893"/>
        <w:bookmarkEnd w:id="11894"/>
        <w:bookmarkEnd w:id="11895"/>
      </w:del>
    </w:p>
    <w:p w14:paraId="5FC3DFC1" w14:textId="77777777" w:rsidR="004C02EF" w:rsidRPr="00B820AB" w:rsidRDefault="004C02EF" w:rsidP="004C02EF">
      <w:del w:id="11897"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11898" w:author="Rev 4 Allen Wirfs-Brock" w:date="2011-10-15T13:29:00Z">
        <w:r w:rsidRPr="009C202C" w:rsidDel="006C0159">
          <w:delText>is evaluated as follows:</w:delText>
        </w:r>
      </w:del>
    </w:p>
    <w:p w14:paraId="786BC667" w14:textId="77777777"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59A74EB5" w14:textId="77777777"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14:paraId="0283682C" w14:textId="77777777" w:rsidR="00722F95" w:rsidRDefault="0056239B" w:rsidP="00722F95">
      <w:pPr>
        <w:pStyle w:val="Alg4"/>
        <w:numPr>
          <w:ilvl w:val="0"/>
          <w:numId w:val="98"/>
        </w:numPr>
        <w:contextualSpacing/>
        <w:rPr>
          <w:ins w:id="11899" w:author="Rev 6 Allen Wirfs-Brock" w:date="2012-02-16T17:58:00Z"/>
        </w:rPr>
      </w:pPr>
      <w:ins w:id="11900" w:author="Rev 8 Allen Wirfs-Brock" w:date="2012-06-12T12:56:00Z">
        <w:r>
          <w:t>ReturnIfAbrupt(</w:t>
        </w:r>
        <w:r w:rsidRPr="00342FD6">
          <w:rPr>
            <w:i/>
          </w:rPr>
          <w:t>lval</w:t>
        </w:r>
        <w:r>
          <w:t>).</w:t>
        </w:r>
      </w:ins>
      <w:ins w:id="11901" w:author="Rev 6 Allen Wirfs-Brock" w:date="2012-02-16T17:58:00Z">
        <w:del w:id="11902"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0640217A" w14:textId="77777777"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6550EF5B" w14:textId="77777777"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14:paraId="6CFB6311" w14:textId="77777777" w:rsidR="004C02EF" w:rsidRPr="00E77497" w:rsidRDefault="004C02EF" w:rsidP="00FA3203">
      <w:pPr>
        <w:pStyle w:val="Alg3"/>
        <w:numPr>
          <w:ilvl w:val="0"/>
          <w:numId w:val="98"/>
        </w:numPr>
      </w:pPr>
      <w:r w:rsidRPr="00E77497">
        <w:t xml:space="preserve">Let </w:t>
      </w:r>
      <w:r w:rsidRPr="00E77497">
        <w:rPr>
          <w:i/>
        </w:rPr>
        <w:t>r</w:t>
      </w:r>
      <w:r w:rsidRPr="00E77497">
        <w:t xml:space="preserve"> be the result of performing strict equality comparison</w:t>
      </w:r>
      <w:ins w:id="11903"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1904" w:author="Rev 4 Allen Wirfs-Brock" w:date="2011-10-15T13:02:00Z">
        <w:r w:rsidRPr="00E77497" w:rsidDel="00E5271E">
          <w:delText>(See 11.9.6)</w:delText>
        </w:r>
      </w:del>
    </w:p>
    <w:p w14:paraId="03147F1C" w14:textId="77777777" w:rsidR="00605DF9" w:rsidRDefault="00605DF9" w:rsidP="00605DF9">
      <w:pPr>
        <w:pStyle w:val="Alg4"/>
        <w:numPr>
          <w:ilvl w:val="0"/>
          <w:numId w:val="98"/>
        </w:numPr>
        <w:contextualSpacing/>
        <w:rPr>
          <w:ins w:id="11905" w:author="Rev 8 Allen Wirfs-Brock" w:date="2012-06-12T13:10:00Z"/>
        </w:rPr>
      </w:pPr>
      <w:ins w:id="11906" w:author="Rev 8 Allen Wirfs-Brock" w:date="2012-06-12T13:10:00Z">
        <w:r>
          <w:t>ReturnIfAbrupt(</w:t>
        </w:r>
        <w:r>
          <w:rPr>
            <w:i/>
          </w:rPr>
          <w:t>r</w:t>
        </w:r>
        <w:r>
          <w:t>).</w:t>
        </w:r>
      </w:ins>
    </w:p>
    <w:p w14:paraId="445D196E" w14:textId="77777777"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42A57D03" w14:textId="77777777" w:rsidR="00952396" w:rsidRPr="00B820AB" w:rsidRDefault="00952396" w:rsidP="00952396">
      <w:pPr>
        <w:rPr>
          <w:ins w:id="11907" w:author="Rev 5 Allen Wirfs-Brock" w:date="2012-01-05T10:30:00Z"/>
        </w:rPr>
      </w:pPr>
      <w:bookmarkStart w:id="11908" w:name="_Ref440445026"/>
      <w:bookmarkStart w:id="11909" w:name="_Toc472818867"/>
      <w:bookmarkStart w:id="11910" w:name="_Toc235503441"/>
      <w:bookmarkStart w:id="11911" w:name="_Toc241509216"/>
      <w:bookmarkStart w:id="11912" w:name="_Toc244416703"/>
      <w:bookmarkStart w:id="11913" w:name="_Toc276631067"/>
      <w:bookmarkEnd w:id="11868"/>
      <w:bookmarkEnd w:id="11869"/>
      <w:bookmarkEnd w:id="11870"/>
      <w:bookmarkEnd w:id="11871"/>
      <w:bookmarkEnd w:id="11872"/>
      <w:bookmarkEnd w:id="11873"/>
      <w:bookmarkEnd w:id="11874"/>
      <w:bookmarkEnd w:id="11875"/>
      <w:bookmarkEnd w:id="11876"/>
      <w:bookmarkEnd w:id="11877"/>
      <w:bookmarkEnd w:id="11878"/>
      <w:bookmarkEnd w:id="11879"/>
      <w:ins w:id="11914" w:author="Rev 5 Allen Wirfs-Brock" w:date="2012-01-05T10:30:00Z">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ins>
      <w:ins w:id="11915" w:author="Rev 5 Allen Wirfs-Brock" w:date="2012-01-05T10:37:00Z">
        <w:r w:rsidR="0042613F">
          <w:rPr>
            <w:sz w:val="16"/>
            <w:szCs w:val="16"/>
          </w:rPr>
          <w:t xml:space="preserve">[no </w:t>
        </w:r>
        <w:r w:rsidR="0042613F" w:rsidRPr="0042613F">
          <w:rPr>
            <w:rFonts w:ascii="Times New Roman" w:hAnsi="Times New Roman"/>
            <w:i/>
            <w:sz w:val="16"/>
            <w:szCs w:val="16"/>
          </w:rPr>
          <w:t>LineTerminator</w:t>
        </w:r>
        <w:r w:rsidR="0042613F">
          <w:rPr>
            <w:sz w:val="16"/>
            <w:szCs w:val="16"/>
          </w:rPr>
          <w:t xml:space="preserve"> here] </w:t>
        </w:r>
      </w:ins>
      <w:ins w:id="11916" w:author="Rev 5 Allen Wirfs-Brock" w:date="2012-01-05T10:35:00Z">
        <w:r w:rsidR="0042613F">
          <w:rPr>
            <w:rFonts w:ascii="Courier New" w:hAnsi="Courier New"/>
            <w:b/>
          </w:rPr>
          <w:t>is</w:t>
        </w:r>
      </w:ins>
      <w:ins w:id="11917" w:author="Rev 5 Allen Wirfs-Brock" w:date="2012-01-05T10:30:00Z">
        <w:r w:rsidRPr="006B6D0A">
          <w:t xml:space="preserve"> </w:t>
        </w:r>
        <w:r w:rsidRPr="006B6D0A">
          <w:rPr>
            <w:rStyle w:val="bnf"/>
          </w:rPr>
          <w:t>RelationalExpression</w:t>
        </w:r>
        <w:r w:rsidRPr="00E65A34">
          <w:t xml:space="preserve"> </w:t>
        </w:r>
      </w:ins>
    </w:p>
    <w:p w14:paraId="61B9A3B8" w14:textId="77777777" w:rsidR="00952396" w:rsidRPr="00E77497" w:rsidRDefault="00952396" w:rsidP="0042613F">
      <w:pPr>
        <w:pStyle w:val="Alg3"/>
        <w:numPr>
          <w:ilvl w:val="0"/>
          <w:numId w:val="629"/>
        </w:numPr>
        <w:rPr>
          <w:ins w:id="11918" w:author="Rev 5 Allen Wirfs-Brock" w:date="2012-01-05T10:30:00Z"/>
        </w:rPr>
      </w:pPr>
      <w:ins w:id="11919"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29CABC90" w14:textId="77777777" w:rsidR="00952396" w:rsidRPr="00E77497" w:rsidRDefault="00952396" w:rsidP="0042613F">
      <w:pPr>
        <w:pStyle w:val="Alg3"/>
        <w:numPr>
          <w:ilvl w:val="0"/>
          <w:numId w:val="629"/>
        </w:numPr>
        <w:rPr>
          <w:ins w:id="11920" w:author="Rev 5 Allen Wirfs-Brock" w:date="2012-01-05T10:30:00Z"/>
        </w:rPr>
      </w:pPr>
      <w:ins w:id="11921"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61B0974F" w14:textId="77777777" w:rsidR="00722F95" w:rsidRDefault="0056239B" w:rsidP="00722F95">
      <w:pPr>
        <w:pStyle w:val="Alg4"/>
        <w:numPr>
          <w:ilvl w:val="0"/>
          <w:numId w:val="629"/>
        </w:numPr>
        <w:contextualSpacing/>
        <w:rPr>
          <w:ins w:id="11922" w:author="Rev 6 Allen Wirfs-Brock" w:date="2012-02-16T17:58:00Z"/>
        </w:rPr>
      </w:pPr>
      <w:ins w:id="11923" w:author="Rev 8 Allen Wirfs-Brock" w:date="2012-06-12T12:56:00Z">
        <w:r>
          <w:t>ReturnIfAbrupt(</w:t>
        </w:r>
        <w:r w:rsidRPr="00342FD6">
          <w:rPr>
            <w:i/>
          </w:rPr>
          <w:t>lval</w:t>
        </w:r>
        <w:r>
          <w:t>).</w:t>
        </w:r>
      </w:ins>
      <w:ins w:id="11924" w:author="Rev 6 Allen Wirfs-Brock" w:date="2012-02-16T17:58:00Z">
        <w:del w:id="11925"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4EA997FA" w14:textId="77777777" w:rsidR="00952396" w:rsidRPr="00E77497" w:rsidRDefault="00952396" w:rsidP="0042613F">
      <w:pPr>
        <w:pStyle w:val="Alg3"/>
        <w:numPr>
          <w:ilvl w:val="0"/>
          <w:numId w:val="629"/>
        </w:numPr>
        <w:rPr>
          <w:ins w:id="11926" w:author="Rev 5 Allen Wirfs-Brock" w:date="2012-01-05T10:30:00Z"/>
        </w:rPr>
      </w:pPr>
      <w:ins w:id="11927"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5B382956" w14:textId="77777777" w:rsidR="00952396" w:rsidRPr="00E77497" w:rsidDel="00605DF9" w:rsidRDefault="00952396" w:rsidP="0042613F">
      <w:pPr>
        <w:pStyle w:val="Alg3"/>
        <w:numPr>
          <w:ilvl w:val="0"/>
          <w:numId w:val="629"/>
        </w:numPr>
        <w:rPr>
          <w:ins w:id="11928" w:author="Rev 5 Allen Wirfs-Brock" w:date="2012-01-05T10:30:00Z"/>
          <w:del w:id="11929" w:author="Rev 8 Allen Wirfs-Brock" w:date="2012-06-12T13:08:00Z"/>
        </w:rPr>
      </w:pPr>
      <w:ins w:id="11930"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1496A814" w14:textId="77777777" w:rsidR="00722F95" w:rsidRDefault="00722F95" w:rsidP="00605DF9">
      <w:pPr>
        <w:pStyle w:val="Alg3"/>
        <w:numPr>
          <w:ilvl w:val="0"/>
          <w:numId w:val="629"/>
        </w:numPr>
        <w:rPr>
          <w:ins w:id="11931" w:author="Rev 6 Allen Wirfs-Brock" w:date="2012-02-16T18:07:00Z"/>
        </w:rPr>
      </w:pPr>
      <w:ins w:id="11932" w:author="Rev 6 Allen Wirfs-Brock" w:date="2012-02-16T18:07:00Z">
        <w:del w:id="11933" w:author="Rev 8 Allen Wirfs-Brock" w:date="2012-06-12T13:04:00Z">
          <w:r w:rsidDel="00605DF9">
            <w:delText xml:space="preserve">If </w:delText>
          </w:r>
          <w:r w:rsidRPr="00605DF9" w:rsidDel="00605DF9">
            <w:rPr>
              <w:i/>
            </w:rPr>
            <w:delText>rval</w:delText>
          </w:r>
          <w:r w:rsidRPr="00E77497" w:rsidDel="00605DF9">
            <w:delText xml:space="preserve"> </w:delText>
          </w:r>
          <w:r w:rsidDel="00605DF9">
            <w:delText xml:space="preserve">is an abrupt completion, return </w:delText>
          </w:r>
          <w:r w:rsidRPr="00605DF9" w:rsidDel="00605DF9">
            <w:rPr>
              <w:i/>
            </w:rPr>
            <w:delText>rval</w:delText>
          </w:r>
          <w:r w:rsidDel="00605DF9">
            <w:delText>.</w:delText>
          </w:r>
        </w:del>
      </w:ins>
    </w:p>
    <w:p w14:paraId="72BAC6F4" w14:textId="77777777" w:rsidR="00952396" w:rsidRPr="00E77497" w:rsidRDefault="00952396" w:rsidP="0042613F">
      <w:pPr>
        <w:pStyle w:val="Alg3"/>
        <w:numPr>
          <w:ilvl w:val="0"/>
          <w:numId w:val="629"/>
        </w:numPr>
        <w:spacing w:after="220"/>
        <w:rPr>
          <w:ins w:id="11934" w:author="Rev 5 Allen Wirfs-Brock" w:date="2012-01-05T10:30:00Z"/>
        </w:rPr>
      </w:pPr>
      <w:ins w:id="11935" w:author="Rev 5 Allen Wirfs-Brock" w:date="2012-01-05T10:30:00Z">
        <w:r w:rsidRPr="00E77497">
          <w:t xml:space="preserve">Return the result of performing </w:t>
        </w:r>
      </w:ins>
      <w:ins w:id="11936" w:author="Rev 5 Allen Wirfs-Brock" w:date="2012-01-05T10:39:00Z">
        <w:r w:rsidR="0042613F">
          <w:t>Sa</w:t>
        </w:r>
        <w:del w:id="11937" w:author="Rev 6 Allen Wirfs-Brock" w:date="2012-02-16T18:07:00Z">
          <w:r w:rsidR="0042613F" w:rsidDel="00722F95">
            <w:delText>v</w:delText>
          </w:r>
        </w:del>
      </w:ins>
      <w:ins w:id="11938" w:author="Rev 6 Allen Wirfs-Brock" w:date="2012-02-16T18:07:00Z">
        <w:r w:rsidR="00722F95">
          <w:t>m</w:t>
        </w:r>
      </w:ins>
      <w:ins w:id="11939" w:author="Rev 5 Allen Wirfs-Brock" w:date="2012-01-05T10:39:00Z">
        <w:r w:rsidR="0042613F">
          <w:t>eValue(</w:t>
        </w:r>
      </w:ins>
      <w:ins w:id="11940" w:author="Rev 5 Allen Wirfs-Brock" w:date="2012-01-05T10:30:00Z">
        <w:r w:rsidRPr="00E77497">
          <w:rPr>
            <w:i/>
          </w:rPr>
          <w:t>rval</w:t>
        </w:r>
      </w:ins>
      <w:ins w:id="11941" w:author="Rev 5 Allen Wirfs-Brock" w:date="2012-01-05T10:40:00Z">
        <w:r w:rsidR="0042613F">
          <w:t>,</w:t>
        </w:r>
      </w:ins>
      <w:ins w:id="11942" w:author="Rev 5 Allen Wirfs-Brock" w:date="2012-01-05T10:30:00Z">
        <w:r w:rsidRPr="00E77497">
          <w:t xml:space="preserve"> </w:t>
        </w:r>
        <w:r w:rsidRPr="00E77497">
          <w:rPr>
            <w:i/>
          </w:rPr>
          <w:t>lval</w:t>
        </w:r>
      </w:ins>
      <w:ins w:id="11943" w:author="Rev 5 Allen Wirfs-Brock" w:date="2012-01-05T10:40:00Z">
        <w:r w:rsidR="0042613F">
          <w:t>).</w:t>
        </w:r>
      </w:ins>
      <w:ins w:id="11944" w:author="Rev 5 Allen Wirfs-Brock" w:date="2012-01-05T10:30:00Z">
        <w:r w:rsidRPr="00E77497">
          <w:t xml:space="preserve"> </w:t>
        </w:r>
      </w:ins>
    </w:p>
    <w:p w14:paraId="026F679F" w14:textId="77777777" w:rsidR="00952396" w:rsidRPr="00B820AB" w:rsidRDefault="00952396" w:rsidP="00952396">
      <w:pPr>
        <w:rPr>
          <w:ins w:id="11945" w:author="Rev 5 Allen Wirfs-Brock" w:date="2012-01-05T10:30:00Z"/>
        </w:rPr>
      </w:pPr>
      <w:ins w:id="11946" w:author="Rev 5 Allen Wirfs-Brock" w:date="2012-01-05T10:30:00Z">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ins>
      <w:ins w:id="11947" w:author="Rev 5 Allen Wirfs-Brock" w:date="2012-01-05T10:38:00Z">
        <w:r w:rsidR="0042613F">
          <w:rPr>
            <w:sz w:val="16"/>
            <w:szCs w:val="16"/>
          </w:rPr>
          <w:t xml:space="preserve">[no </w:t>
        </w:r>
        <w:r w:rsidR="0042613F" w:rsidRPr="007870CC">
          <w:rPr>
            <w:rFonts w:ascii="Times New Roman" w:hAnsi="Times New Roman"/>
            <w:i/>
            <w:sz w:val="16"/>
            <w:szCs w:val="16"/>
          </w:rPr>
          <w:t>LineTerminator</w:t>
        </w:r>
        <w:r w:rsidR="0042613F">
          <w:rPr>
            <w:sz w:val="16"/>
            <w:szCs w:val="16"/>
          </w:rPr>
          <w:t xml:space="preserve"> here] </w:t>
        </w:r>
      </w:ins>
      <w:ins w:id="11948" w:author="Rev 5 Allen Wirfs-Brock" w:date="2012-01-05T10:35:00Z">
        <w:r w:rsidR="0042613F">
          <w:rPr>
            <w:rFonts w:ascii="Courier New" w:hAnsi="Courier New"/>
            <w:b/>
          </w:rPr>
          <w:t>isnt</w:t>
        </w:r>
      </w:ins>
      <w:ins w:id="11949" w:author="Rev 5 Allen Wirfs-Brock" w:date="2012-01-05T10:30:00Z">
        <w:r w:rsidRPr="006B6D0A">
          <w:t xml:space="preserve"> </w:t>
        </w:r>
        <w:r w:rsidRPr="006B6D0A">
          <w:rPr>
            <w:rStyle w:val="bnf"/>
          </w:rPr>
          <w:t>RelationalExpression</w:t>
        </w:r>
        <w:r w:rsidRPr="00E65A34">
          <w:t xml:space="preserve"> </w:t>
        </w:r>
      </w:ins>
    </w:p>
    <w:p w14:paraId="06E6DE4F" w14:textId="77777777" w:rsidR="00952396" w:rsidRPr="00E77497" w:rsidRDefault="00952396" w:rsidP="0042613F">
      <w:pPr>
        <w:pStyle w:val="Alg3"/>
        <w:numPr>
          <w:ilvl w:val="0"/>
          <w:numId w:val="630"/>
        </w:numPr>
        <w:rPr>
          <w:ins w:id="11950" w:author="Rev 5 Allen Wirfs-Brock" w:date="2012-01-05T10:30:00Z"/>
        </w:rPr>
      </w:pPr>
      <w:ins w:id="11951"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61EB423C" w14:textId="77777777" w:rsidR="00952396" w:rsidRPr="00E77497" w:rsidRDefault="00952396" w:rsidP="0042613F">
      <w:pPr>
        <w:pStyle w:val="Alg3"/>
        <w:numPr>
          <w:ilvl w:val="0"/>
          <w:numId w:val="630"/>
        </w:numPr>
        <w:rPr>
          <w:ins w:id="11952" w:author="Rev 5 Allen Wirfs-Brock" w:date="2012-01-05T10:30:00Z"/>
        </w:rPr>
      </w:pPr>
      <w:ins w:id="11953"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1958D7D9" w14:textId="77777777" w:rsidR="00722F95" w:rsidRDefault="0056239B" w:rsidP="00722F95">
      <w:pPr>
        <w:pStyle w:val="Alg4"/>
        <w:numPr>
          <w:ilvl w:val="0"/>
          <w:numId w:val="630"/>
        </w:numPr>
        <w:contextualSpacing/>
        <w:rPr>
          <w:ins w:id="11954" w:author="Rev 6 Allen Wirfs-Brock" w:date="2012-02-16T17:58:00Z"/>
        </w:rPr>
      </w:pPr>
      <w:ins w:id="11955" w:author="Rev 8 Allen Wirfs-Brock" w:date="2012-06-12T12:56:00Z">
        <w:r>
          <w:t>ReturnIfAbrupt(</w:t>
        </w:r>
        <w:r w:rsidRPr="00342FD6">
          <w:rPr>
            <w:i/>
          </w:rPr>
          <w:t>lval</w:t>
        </w:r>
        <w:r>
          <w:t>).</w:t>
        </w:r>
      </w:ins>
      <w:ins w:id="11956" w:author="Rev 6 Allen Wirfs-Brock" w:date="2012-02-16T17:58:00Z">
        <w:del w:id="11957"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005D6525" w14:textId="77777777" w:rsidR="00952396" w:rsidRPr="00E77497" w:rsidRDefault="00952396" w:rsidP="0042613F">
      <w:pPr>
        <w:pStyle w:val="Alg3"/>
        <w:numPr>
          <w:ilvl w:val="0"/>
          <w:numId w:val="630"/>
        </w:numPr>
        <w:rPr>
          <w:ins w:id="11958" w:author="Rev 5 Allen Wirfs-Brock" w:date="2012-01-05T10:30:00Z"/>
        </w:rPr>
      </w:pPr>
      <w:ins w:id="11959"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19FDF098" w14:textId="77777777" w:rsidR="00952396" w:rsidRPr="00E77497" w:rsidRDefault="00952396" w:rsidP="0042613F">
      <w:pPr>
        <w:pStyle w:val="Alg3"/>
        <w:numPr>
          <w:ilvl w:val="0"/>
          <w:numId w:val="630"/>
        </w:numPr>
        <w:rPr>
          <w:ins w:id="11960" w:author="Rev 5 Allen Wirfs-Brock" w:date="2012-01-05T10:30:00Z"/>
        </w:rPr>
      </w:pPr>
      <w:ins w:id="11961"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3E03BAE2" w14:textId="77777777" w:rsidR="00952396" w:rsidRPr="00E77497" w:rsidRDefault="00952396" w:rsidP="0042613F">
      <w:pPr>
        <w:pStyle w:val="Alg3"/>
        <w:numPr>
          <w:ilvl w:val="0"/>
          <w:numId w:val="630"/>
        </w:numPr>
        <w:rPr>
          <w:ins w:id="11962" w:author="Rev 5 Allen Wirfs-Brock" w:date="2012-01-05T10:30:00Z"/>
        </w:rPr>
      </w:pPr>
      <w:ins w:id="11963" w:author="Rev 5 Allen Wirfs-Brock" w:date="2012-01-05T10:30:00Z">
        <w:r w:rsidRPr="00E77497">
          <w:t xml:space="preserve">Let </w:t>
        </w:r>
        <w:r w:rsidRPr="00E77497">
          <w:rPr>
            <w:i/>
          </w:rPr>
          <w:t>r</w:t>
        </w:r>
        <w:r w:rsidRPr="00E77497">
          <w:t xml:space="preserve"> be the result of</w:t>
        </w:r>
      </w:ins>
      <w:ins w:id="11964" w:author="Rev 5 Allen Wirfs-Brock" w:date="2012-01-05T10:42:00Z">
        <w:r w:rsidR="0042613F">
          <w:t xml:space="preserve"> performing</w:t>
        </w:r>
      </w:ins>
      <w:ins w:id="11965" w:author="Rev 5 Allen Wirfs-Brock" w:date="2012-01-05T10:30:00Z">
        <w:r w:rsidRPr="00E77497">
          <w:t xml:space="preserve"> </w:t>
        </w:r>
      </w:ins>
      <w:ins w:id="11966" w:author="Rev 5 Allen Wirfs-Brock" w:date="2012-01-05T10:40:00Z">
        <w:r w:rsidR="0042613F">
          <w:t>Sa</w:t>
        </w:r>
        <w:del w:id="11967" w:author="Rev 6 Allen Wirfs-Brock" w:date="2012-02-16T18:07:00Z">
          <w:r w:rsidR="0042613F" w:rsidDel="00722F95">
            <w:delText>v</w:delText>
          </w:r>
        </w:del>
      </w:ins>
      <w:ins w:id="11968" w:author="Rev 6 Allen Wirfs-Brock" w:date="2012-02-16T18:07:00Z">
        <w:r w:rsidR="00722F95">
          <w:t>m</w:t>
        </w:r>
      </w:ins>
      <w:ins w:id="11969" w:author="Rev 5 Allen Wirfs-Brock" w:date="2012-01-05T10:40:00Z">
        <w:r w:rsidR="0042613F">
          <w:t>eValue(</w:t>
        </w:r>
        <w:r w:rsidR="0042613F" w:rsidRPr="00E77497">
          <w:rPr>
            <w:i/>
          </w:rPr>
          <w:t>rval</w:t>
        </w:r>
        <w:r w:rsidR="0042613F">
          <w:t>,</w:t>
        </w:r>
        <w:r w:rsidR="0042613F" w:rsidRPr="00E77497">
          <w:t xml:space="preserve"> </w:t>
        </w:r>
        <w:r w:rsidR="0042613F" w:rsidRPr="00E77497">
          <w:rPr>
            <w:i/>
          </w:rPr>
          <w:t>lval</w:t>
        </w:r>
        <w:r w:rsidR="0042613F">
          <w:t>)</w:t>
        </w:r>
      </w:ins>
      <w:ins w:id="11970" w:author="Rev 5 Allen Wirfs-Brock" w:date="2012-01-05T10:30:00Z">
        <w:r w:rsidRPr="00E77497">
          <w:t xml:space="preserve">. </w:t>
        </w:r>
      </w:ins>
    </w:p>
    <w:p w14:paraId="302532C5" w14:textId="77777777" w:rsidR="00605DF9" w:rsidRDefault="00605DF9" w:rsidP="00605DF9">
      <w:pPr>
        <w:pStyle w:val="Alg3"/>
        <w:numPr>
          <w:ilvl w:val="0"/>
          <w:numId w:val="630"/>
        </w:numPr>
        <w:rPr>
          <w:ins w:id="11971" w:author="Rev 8 Allen Wirfs-Brock" w:date="2012-06-12T13:07:00Z"/>
        </w:rPr>
      </w:pPr>
      <w:ins w:id="11972" w:author="Rev 8 Allen Wirfs-Brock" w:date="2012-06-12T13:07:00Z">
        <w:r>
          <w:t>ReturnIfAbrupt(</w:t>
        </w:r>
        <w:r>
          <w:rPr>
            <w:i/>
          </w:rPr>
          <w:t>r</w:t>
        </w:r>
        <w:r>
          <w:t>).</w:t>
        </w:r>
      </w:ins>
    </w:p>
    <w:p w14:paraId="1E19843D" w14:textId="77777777" w:rsidR="00952396" w:rsidRPr="00E77497" w:rsidRDefault="00952396" w:rsidP="0042613F">
      <w:pPr>
        <w:pStyle w:val="Alg3"/>
        <w:numPr>
          <w:ilvl w:val="0"/>
          <w:numId w:val="630"/>
        </w:numPr>
        <w:spacing w:after="220"/>
        <w:rPr>
          <w:ins w:id="11973" w:author="Rev 5 Allen Wirfs-Brock" w:date="2012-01-05T10:30:00Z"/>
        </w:rPr>
      </w:pPr>
      <w:ins w:id="11974" w:author="Rev 5 Allen Wirfs-Brock" w:date="2012-01-05T10:30:00Z">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ins>
    </w:p>
    <w:p w14:paraId="53F2D560" w14:textId="77777777" w:rsidR="004C02EF" w:rsidRPr="00E77497" w:rsidRDefault="004C02EF" w:rsidP="003A4B22">
      <w:pPr>
        <w:pStyle w:val="20"/>
        <w:numPr>
          <w:ilvl w:val="0"/>
          <w:numId w:val="0"/>
        </w:numPr>
      </w:pPr>
      <w:bookmarkStart w:id="11975" w:name="_Toc329528794"/>
      <w:r w:rsidRPr="00E77497">
        <w:t>11.10</w:t>
      </w:r>
      <w:r w:rsidRPr="00E77497">
        <w:tab/>
        <w:t>Binary Bitwise Operator</w:t>
      </w:r>
      <w:bookmarkStart w:id="11976" w:name="_Toc382202866"/>
      <w:bookmarkEnd w:id="11976"/>
      <w:r w:rsidRPr="00E77497">
        <w:t>s</w:t>
      </w:r>
      <w:bookmarkEnd w:id="11908"/>
      <w:bookmarkEnd w:id="11909"/>
      <w:bookmarkEnd w:id="11910"/>
      <w:bookmarkEnd w:id="11911"/>
      <w:bookmarkEnd w:id="11912"/>
      <w:bookmarkEnd w:id="11913"/>
      <w:bookmarkEnd w:id="11975"/>
    </w:p>
    <w:p w14:paraId="25F0AD14" w14:textId="77777777" w:rsidR="004C02EF" w:rsidRPr="00E77497" w:rsidRDefault="004C02EF" w:rsidP="004C02EF">
      <w:pPr>
        <w:pStyle w:val="Syntax"/>
      </w:pPr>
      <w:r w:rsidRPr="00E77497">
        <w:t>Syntax</w:t>
      </w:r>
    </w:p>
    <w:p w14:paraId="1D2C8CA5" w14:textId="77777777" w:rsidR="004C02EF" w:rsidRPr="00E77497" w:rsidRDefault="004C02EF" w:rsidP="004C02EF">
      <w:pPr>
        <w:pStyle w:val="SyntaxRule"/>
      </w:pPr>
      <w:r w:rsidRPr="00E77497">
        <w:t xml:space="preserve">BitwiseANDExpression </w:t>
      </w:r>
      <w:r w:rsidRPr="00E77497">
        <w:rPr>
          <w:rFonts w:ascii="Arial" w:hAnsi="Arial"/>
          <w:b/>
          <w:i w:val="0"/>
        </w:rPr>
        <w:t>:</w:t>
      </w:r>
    </w:p>
    <w:p w14:paraId="511C4825" w14:textId="77777777"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14:paraId="450881BE" w14:textId="77777777" w:rsidR="004C02EF" w:rsidRPr="00E77497" w:rsidRDefault="004C02EF" w:rsidP="004C02EF">
      <w:pPr>
        <w:pStyle w:val="SyntaxRule"/>
      </w:pPr>
      <w:r w:rsidRPr="00E77497">
        <w:t xml:space="preserve">BitwiseANDExpressionNoIn </w:t>
      </w:r>
      <w:r w:rsidRPr="00E77497">
        <w:rPr>
          <w:rFonts w:ascii="Arial" w:hAnsi="Arial"/>
          <w:b/>
          <w:i w:val="0"/>
        </w:rPr>
        <w:t>:</w:t>
      </w:r>
    </w:p>
    <w:p w14:paraId="726628BE" w14:textId="77777777" w:rsidR="004C02EF" w:rsidRPr="00E77497" w:rsidRDefault="004C02EF" w:rsidP="004C02EF">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5435EF3E" w14:textId="77777777" w:rsidR="004C02EF" w:rsidRPr="00E77497" w:rsidRDefault="004C02EF" w:rsidP="004C02EF">
      <w:pPr>
        <w:pStyle w:val="SyntaxRule"/>
      </w:pPr>
      <w:r w:rsidRPr="00E77497">
        <w:t xml:space="preserve">BitwiseXORExpression </w:t>
      </w:r>
      <w:r w:rsidRPr="00E77497">
        <w:rPr>
          <w:rFonts w:ascii="Arial" w:hAnsi="Arial"/>
          <w:b/>
          <w:i w:val="0"/>
        </w:rPr>
        <w:t>:</w:t>
      </w:r>
    </w:p>
    <w:p w14:paraId="3427FEDB" w14:textId="77777777"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7D68EF85" w14:textId="77777777" w:rsidR="004C02EF" w:rsidRPr="00E77497" w:rsidRDefault="004C02EF" w:rsidP="004C02EF">
      <w:pPr>
        <w:pStyle w:val="SyntaxRule"/>
      </w:pPr>
      <w:r w:rsidRPr="00E77497">
        <w:t xml:space="preserve">BitwiseXORExpressionNoIn </w:t>
      </w:r>
      <w:r w:rsidRPr="00E77497">
        <w:rPr>
          <w:rFonts w:ascii="Arial" w:hAnsi="Arial"/>
          <w:b/>
          <w:i w:val="0"/>
        </w:rPr>
        <w:t>:</w:t>
      </w:r>
    </w:p>
    <w:p w14:paraId="3DB9CAF6" w14:textId="77777777" w:rsidR="004C02EF" w:rsidRPr="00E77497" w:rsidRDefault="004C02EF" w:rsidP="004C02EF">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1BAC0CC5" w14:textId="77777777" w:rsidR="004C02EF" w:rsidRPr="00E77497" w:rsidRDefault="004C02EF" w:rsidP="004C02EF">
      <w:pPr>
        <w:pStyle w:val="SyntaxRule"/>
      </w:pPr>
      <w:r w:rsidRPr="00E77497">
        <w:t xml:space="preserve">BitwiseORExpression </w:t>
      </w:r>
      <w:r w:rsidRPr="00E77497">
        <w:rPr>
          <w:rFonts w:ascii="Arial" w:hAnsi="Arial"/>
          <w:b/>
          <w:i w:val="0"/>
        </w:rPr>
        <w:t>:</w:t>
      </w:r>
    </w:p>
    <w:p w14:paraId="3272AD65" w14:textId="77777777"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7472CEA2" w14:textId="77777777" w:rsidR="004C02EF" w:rsidRPr="00E77497" w:rsidRDefault="004C02EF" w:rsidP="004C02EF">
      <w:pPr>
        <w:pStyle w:val="SyntaxRule"/>
      </w:pPr>
      <w:r w:rsidRPr="00E77497">
        <w:t xml:space="preserve">BitwiseORExpressionNoIn </w:t>
      </w:r>
      <w:r w:rsidRPr="00E77497">
        <w:rPr>
          <w:rFonts w:ascii="Arial" w:hAnsi="Arial"/>
          <w:b/>
          <w:i w:val="0"/>
        </w:rPr>
        <w:t>:</w:t>
      </w:r>
    </w:p>
    <w:p w14:paraId="736E1FF9" w14:textId="77777777" w:rsidR="004C02EF" w:rsidRPr="00E77497" w:rsidRDefault="004C02EF" w:rsidP="004C02EF">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62CD8EDD" w14:textId="77777777" w:rsidR="009A2F70" w:rsidRPr="00E77497" w:rsidRDefault="009A2F70" w:rsidP="009A2F70">
      <w:pPr>
        <w:keepNext/>
        <w:rPr>
          <w:ins w:id="11977" w:author="Rev 4 Allen Wirfs-Brock" w:date="2011-10-15T13:31:00Z"/>
          <w:rFonts w:ascii="Helvetica" w:hAnsi="Helvetica"/>
          <w:b/>
        </w:rPr>
      </w:pPr>
      <w:ins w:id="11978"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02EE946C" w14:textId="77777777" w:rsidR="004C02EF" w:rsidRPr="00E77497" w:rsidDel="009A2F70" w:rsidRDefault="004C02EF" w:rsidP="004C02EF">
      <w:pPr>
        <w:pStyle w:val="Syntax"/>
        <w:rPr>
          <w:del w:id="11979" w:author="Rev 4 Allen Wirfs-Brock" w:date="2011-10-15T13:31:00Z"/>
        </w:rPr>
      </w:pPr>
      <w:del w:id="11980" w:author="Rev 4 Allen Wirfs-Brock" w:date="2011-10-15T13:31:00Z">
        <w:r w:rsidRPr="00E77497" w:rsidDel="009A2F70">
          <w:delText>Semantics</w:delText>
        </w:r>
      </w:del>
    </w:p>
    <w:p w14:paraId="15C0A870" w14:textId="77777777"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11981" w:name="_Toc382212655"/>
    </w:p>
    <w:p w14:paraId="1B0A82D2" w14:textId="77777777"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11981"/>
      <w:r w:rsidRPr="00E77497">
        <w:t>.</w:t>
      </w:r>
      <w:bookmarkStart w:id="11982" w:name="_Toc382212656"/>
    </w:p>
    <w:p w14:paraId="7D496A42" w14:textId="77777777"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11983" w:name="_Toc382212657"/>
      <w:bookmarkEnd w:id="11982"/>
    </w:p>
    <w:p w14:paraId="047E5A1F" w14:textId="77777777" w:rsidR="00722F95" w:rsidRDefault="0056239B" w:rsidP="00722F95">
      <w:pPr>
        <w:pStyle w:val="Alg4"/>
        <w:numPr>
          <w:ilvl w:val="0"/>
          <w:numId w:val="99"/>
        </w:numPr>
        <w:contextualSpacing/>
        <w:rPr>
          <w:ins w:id="11984" w:author="Rev 6 Allen Wirfs-Brock" w:date="2012-02-16T17:59:00Z"/>
        </w:rPr>
      </w:pPr>
      <w:ins w:id="11985" w:author="Rev 8 Allen Wirfs-Brock" w:date="2012-06-12T12:56:00Z">
        <w:r>
          <w:t>ReturnIfAbrupt(</w:t>
        </w:r>
        <w:r w:rsidRPr="00342FD6">
          <w:rPr>
            <w:i/>
          </w:rPr>
          <w:t>lval</w:t>
        </w:r>
        <w:r>
          <w:t>).</w:t>
        </w:r>
      </w:ins>
      <w:ins w:id="11986" w:author="Rev 6 Allen Wirfs-Brock" w:date="2012-02-16T17:59:00Z">
        <w:del w:id="11987"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7E53F95A" w14:textId="77777777"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11983"/>
      <w:r w:rsidRPr="00E77497">
        <w:t>.</w:t>
      </w:r>
      <w:bookmarkStart w:id="11988" w:name="_Toc382212658"/>
    </w:p>
    <w:p w14:paraId="7691E455" w14:textId="77777777"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11989" w:name="_Toc382212659"/>
      <w:bookmarkEnd w:id="11988"/>
    </w:p>
    <w:p w14:paraId="55F18DC9" w14:textId="77777777" w:rsidR="00722F95" w:rsidRDefault="0056239B" w:rsidP="00722F95">
      <w:pPr>
        <w:pStyle w:val="Alg4"/>
        <w:numPr>
          <w:ilvl w:val="0"/>
          <w:numId w:val="99"/>
        </w:numPr>
        <w:contextualSpacing/>
        <w:rPr>
          <w:ins w:id="11990" w:author="Rev 6 Allen Wirfs-Brock" w:date="2012-02-16T18:08:00Z"/>
        </w:rPr>
      </w:pPr>
      <w:ins w:id="11991" w:author="Rev 8 Allen Wirfs-Brock" w:date="2012-06-12T13:03:00Z">
        <w:r>
          <w:t>ReturnIfAbrupt(</w:t>
        </w:r>
        <w:r>
          <w:rPr>
            <w:i/>
          </w:rPr>
          <w:t>r</w:t>
        </w:r>
        <w:r w:rsidRPr="00ED2E78">
          <w:rPr>
            <w:i/>
          </w:rPr>
          <w:t>val</w:t>
        </w:r>
        <w:r>
          <w:t>).</w:t>
        </w:r>
      </w:ins>
      <w:ins w:id="11992" w:author="Rev 6 Allen Wirfs-Brock" w:date="2012-02-16T18:08:00Z">
        <w:del w:id="11993" w:author="Rev 8 Allen Wirfs-Brock" w:date="2012-06-12T13:03:00Z">
          <w:r w:rsidR="00722F95" w:rsidDel="0056239B">
            <w:delText xml:space="preserve">If </w:delText>
          </w:r>
          <w:r w:rsidR="00722F95" w:rsidRPr="00E77497" w:rsidDel="0056239B">
            <w:rPr>
              <w:i/>
            </w:rPr>
            <w:delText>rval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rval</w:delText>
          </w:r>
          <w:r w:rsidR="00722F95" w:rsidDel="0056239B">
            <w:delText>.</w:delText>
          </w:r>
        </w:del>
      </w:ins>
    </w:p>
    <w:p w14:paraId="2ED92A11" w14:textId="77777777"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11994" w:name="_Toc382212660"/>
      <w:bookmarkEnd w:id="11989"/>
    </w:p>
    <w:p w14:paraId="5C2FA40B" w14:textId="77777777" w:rsidR="00CB6687" w:rsidRDefault="0056239B" w:rsidP="00CB6687">
      <w:pPr>
        <w:pStyle w:val="Alg4"/>
        <w:numPr>
          <w:ilvl w:val="0"/>
          <w:numId w:val="99"/>
        </w:numPr>
        <w:contextualSpacing/>
        <w:rPr>
          <w:ins w:id="11995" w:author="Rev 6 Allen Wirfs-Brock" w:date="2012-02-16T18:12:00Z"/>
        </w:rPr>
      </w:pPr>
      <w:ins w:id="11996" w:author="Rev 8 Allen Wirfs-Brock" w:date="2012-06-12T13:03:00Z">
        <w:r>
          <w:t>ReturnIfAbrupt(</w:t>
        </w:r>
        <w:r>
          <w:rPr>
            <w:i/>
          </w:rPr>
          <w:t>lnum</w:t>
        </w:r>
        <w:r>
          <w:t>).</w:t>
        </w:r>
      </w:ins>
      <w:ins w:id="11997" w:author="Rev 6 Allen Wirfs-Brock" w:date="2012-02-16T18:12:00Z">
        <w:del w:id="11998" w:author="Rev 8 Allen Wirfs-Brock" w:date="2012-06-12T13:03:00Z">
          <w:r w:rsidR="00CB6687" w:rsidDel="0056239B">
            <w:delText xml:space="preserve">If </w:delText>
          </w:r>
          <w:r w:rsidR="00CB6687" w:rsidRPr="00E77497" w:rsidDel="0056239B">
            <w:rPr>
              <w:i/>
            </w:rPr>
            <w:delText>lnum</w:delText>
          </w:r>
          <w:r w:rsidR="00CB6687" w:rsidRPr="00E77497" w:rsidDel="0056239B">
            <w:delText xml:space="preserve"> </w:delText>
          </w:r>
          <w:r w:rsidR="00CB6687" w:rsidDel="0056239B">
            <w:delText xml:space="preserve">is an abrupt completion, return </w:delText>
          </w:r>
          <w:r w:rsidR="00CB6687" w:rsidRPr="00E77497" w:rsidDel="0056239B">
            <w:rPr>
              <w:i/>
            </w:rPr>
            <w:delText>lnum</w:delText>
          </w:r>
          <w:r w:rsidR="00CB6687" w:rsidDel="0056239B">
            <w:delText>.</w:delText>
          </w:r>
        </w:del>
      </w:ins>
    </w:p>
    <w:p w14:paraId="2AB519FB" w14:textId="77777777"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11999" w:name="_Toc382212661"/>
      <w:bookmarkEnd w:id="11994"/>
    </w:p>
    <w:p w14:paraId="00B27FD0" w14:textId="77777777" w:rsidR="00CB6687" w:rsidRDefault="0056239B" w:rsidP="00CB6687">
      <w:pPr>
        <w:pStyle w:val="Alg4"/>
        <w:numPr>
          <w:ilvl w:val="0"/>
          <w:numId w:val="99"/>
        </w:numPr>
        <w:contextualSpacing/>
        <w:rPr>
          <w:ins w:id="12000" w:author="Rev 6 Allen Wirfs-Brock" w:date="2012-02-16T18:13:00Z"/>
        </w:rPr>
      </w:pPr>
      <w:ins w:id="12001" w:author="Rev 8 Allen Wirfs-Brock" w:date="2012-06-12T13:03:00Z">
        <w:r>
          <w:t>ReturnIfAbrupt(</w:t>
        </w:r>
        <w:r>
          <w:rPr>
            <w:i/>
          </w:rPr>
          <w:t>rnum</w:t>
        </w:r>
        <w:r>
          <w:t>).</w:t>
        </w:r>
      </w:ins>
      <w:ins w:id="12002" w:author="Rev 6 Allen Wirfs-Brock" w:date="2012-02-16T18:13:00Z">
        <w:del w:id="12003" w:author="Rev 8 Allen Wirfs-Brock" w:date="2012-06-12T13:03:00Z">
          <w:r w:rsidR="00CB6687" w:rsidDel="0056239B">
            <w:delText xml:space="preserve">If </w:delText>
          </w:r>
          <w:r w:rsidR="00CB6687" w:rsidRPr="00E77497" w:rsidDel="0056239B">
            <w:rPr>
              <w:i/>
            </w:rPr>
            <w:delText>rnum</w:delText>
          </w:r>
          <w:r w:rsidR="00CB6687" w:rsidRPr="00E77497" w:rsidDel="0056239B">
            <w:delText xml:space="preserve"> </w:delText>
          </w:r>
          <w:r w:rsidR="00CB6687" w:rsidDel="0056239B">
            <w:delText xml:space="preserve">is an abrupt completion, return </w:delText>
          </w:r>
          <w:r w:rsidR="00CB6687" w:rsidRPr="00E77497" w:rsidDel="0056239B">
            <w:rPr>
              <w:i/>
            </w:rPr>
            <w:delText>rnum</w:delText>
          </w:r>
          <w:r w:rsidR="00CB6687" w:rsidDel="0056239B">
            <w:delText>.</w:delText>
          </w:r>
        </w:del>
      </w:ins>
    </w:p>
    <w:p w14:paraId="5ADE08EE" w14:textId="77777777"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11999"/>
      <w:r w:rsidRPr="00E77497">
        <w:t>.</w:t>
      </w:r>
      <w:bookmarkStart w:id="12004" w:name="_Toc382212662"/>
    </w:p>
    <w:p w14:paraId="13097F69" w14:textId="77777777" w:rsidR="004C02EF" w:rsidRPr="00E77497" w:rsidRDefault="004C02EF" w:rsidP="003A4B22">
      <w:pPr>
        <w:pStyle w:val="20"/>
        <w:numPr>
          <w:ilvl w:val="0"/>
          <w:numId w:val="0"/>
        </w:numPr>
      </w:pPr>
      <w:bookmarkStart w:id="12005" w:name="_Toc375031191"/>
      <w:bookmarkStart w:id="12006" w:name="_Ref381090012"/>
      <w:bookmarkStart w:id="12007" w:name="_Toc381513704"/>
      <w:bookmarkStart w:id="12008" w:name="_Toc382202867"/>
      <w:bookmarkStart w:id="12009" w:name="_Toc382212226"/>
      <w:bookmarkStart w:id="12010" w:name="_Toc382212663"/>
      <w:bookmarkStart w:id="12011" w:name="_Toc382291571"/>
      <w:bookmarkStart w:id="12012" w:name="_Toc385672220"/>
      <w:bookmarkStart w:id="12013" w:name="_Toc393690323"/>
      <w:bookmarkStart w:id="12014" w:name="_Ref440445041"/>
      <w:bookmarkStart w:id="12015" w:name="_Toc472818868"/>
      <w:bookmarkStart w:id="12016" w:name="_Toc235503442"/>
      <w:bookmarkStart w:id="12017" w:name="_Toc241509217"/>
      <w:bookmarkStart w:id="12018" w:name="_Toc244416704"/>
      <w:bookmarkStart w:id="12019" w:name="_Toc276631068"/>
      <w:bookmarkStart w:id="12020" w:name="_Toc329528795"/>
      <w:bookmarkEnd w:id="12004"/>
      <w:r w:rsidRPr="00E77497">
        <w:t>11.11</w:t>
      </w:r>
      <w:r w:rsidRPr="00E77497">
        <w:tab/>
        <w:t>Binary Logical Operator</w:t>
      </w:r>
      <w:bookmarkStart w:id="12021" w:name="_Toc382202868"/>
      <w:bookmarkEnd w:id="12005"/>
      <w:bookmarkEnd w:id="12006"/>
      <w:bookmarkEnd w:id="12007"/>
      <w:bookmarkEnd w:id="12008"/>
      <w:bookmarkEnd w:id="12009"/>
      <w:bookmarkEnd w:id="12010"/>
      <w:bookmarkEnd w:id="12011"/>
      <w:bookmarkEnd w:id="12012"/>
      <w:bookmarkEnd w:id="12013"/>
      <w:bookmarkEnd w:id="12021"/>
      <w:r w:rsidRPr="00E77497">
        <w:t>s</w:t>
      </w:r>
      <w:bookmarkEnd w:id="12014"/>
      <w:bookmarkEnd w:id="12015"/>
      <w:bookmarkEnd w:id="12016"/>
      <w:bookmarkEnd w:id="12017"/>
      <w:bookmarkEnd w:id="12018"/>
      <w:bookmarkEnd w:id="12019"/>
      <w:bookmarkEnd w:id="12020"/>
    </w:p>
    <w:p w14:paraId="6E69A221" w14:textId="77777777" w:rsidR="004C02EF" w:rsidRPr="00E77497" w:rsidRDefault="004C02EF" w:rsidP="004C02EF">
      <w:pPr>
        <w:pStyle w:val="Syntax"/>
      </w:pPr>
      <w:r w:rsidRPr="00E77497">
        <w:t>Syntax</w:t>
      </w:r>
    </w:p>
    <w:p w14:paraId="657DB4A9" w14:textId="77777777"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14:paraId="2288AE28" w14:textId="77777777"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708E0A8C" w14:textId="77777777" w:rsidR="004C02EF" w:rsidRPr="00E77497" w:rsidRDefault="004C02EF" w:rsidP="004C02EF">
      <w:pPr>
        <w:pStyle w:val="SyntaxRule"/>
        <w:rPr>
          <w:rFonts w:ascii="Arial" w:hAnsi="Arial"/>
        </w:rPr>
      </w:pPr>
      <w:r w:rsidRPr="00E77497">
        <w:t>LogicalANDExpressionNoIn</w:t>
      </w:r>
      <w:r w:rsidRPr="00E77497">
        <w:rPr>
          <w:rFonts w:ascii="Arial" w:hAnsi="Arial"/>
        </w:rPr>
        <w:t xml:space="preserve"> </w:t>
      </w:r>
      <w:r w:rsidRPr="00E77497">
        <w:rPr>
          <w:rFonts w:ascii="Arial" w:hAnsi="Arial"/>
          <w:b/>
          <w:i w:val="0"/>
        </w:rPr>
        <w:t>:</w:t>
      </w:r>
    </w:p>
    <w:p w14:paraId="14378AC8" w14:textId="77777777" w:rsidR="004C02EF" w:rsidRPr="00E77497" w:rsidRDefault="004C02EF" w:rsidP="004C02EF">
      <w:pPr>
        <w:pStyle w:val="SyntaxDefinition"/>
        <w:rPr>
          <w:rFonts w:ascii="Arial" w:hAnsi="Arial"/>
        </w:rPr>
      </w:pPr>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p>
    <w:p w14:paraId="31D3E01E" w14:textId="77777777"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14:paraId="2849A0FD" w14:textId="77777777"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2BB1C554" w14:textId="77777777" w:rsidR="004C02EF" w:rsidRPr="00E77497" w:rsidRDefault="004C02EF" w:rsidP="004C02EF">
      <w:pPr>
        <w:pStyle w:val="SyntaxRule"/>
        <w:rPr>
          <w:rFonts w:ascii="Arial" w:hAnsi="Arial"/>
        </w:rPr>
      </w:pPr>
      <w:r w:rsidRPr="00E77497">
        <w:t>LogicalORExpressionNoIn</w:t>
      </w:r>
      <w:r w:rsidRPr="00E77497">
        <w:rPr>
          <w:rFonts w:ascii="Arial" w:hAnsi="Arial"/>
        </w:rPr>
        <w:t xml:space="preserve"> </w:t>
      </w:r>
      <w:r w:rsidRPr="00E77497">
        <w:rPr>
          <w:rFonts w:ascii="Arial" w:hAnsi="Arial"/>
          <w:b/>
          <w:i w:val="0"/>
        </w:rPr>
        <w:t>:</w:t>
      </w:r>
    </w:p>
    <w:p w14:paraId="5DEC02ED" w14:textId="77777777" w:rsidR="004C02EF" w:rsidRPr="00E77497" w:rsidRDefault="004C02EF" w:rsidP="004C02EF">
      <w:pPr>
        <w:pStyle w:val="SyntaxDefinition"/>
        <w:rPr>
          <w:rFonts w:ascii="Arial" w:hAnsi="Arial"/>
        </w:rPr>
      </w:pPr>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p>
    <w:p w14:paraId="42392F04" w14:textId="77777777" w:rsidR="008E5A31" w:rsidRPr="00E77497" w:rsidRDefault="008E5A31" w:rsidP="008E5A31">
      <w:r w:rsidRPr="00E77497">
        <w:t>The</w:t>
      </w:r>
      <w:ins w:id="12022" w:author="Rev 4 Allen Wirfs-Brock" w:date="2011-10-15T13:25:00Z">
        <w:r w:rsidRPr="00E77497">
          <w:t xml:space="preserve"> semantics of the</w:t>
        </w:r>
      </w:ins>
      <w:r w:rsidRPr="00E77497">
        <w:t xml:space="preserve"> </w:t>
      </w:r>
      <w:r w:rsidRPr="00E77497">
        <w:rPr>
          <w:rStyle w:val="bnf"/>
        </w:rPr>
        <w:t>LogicalANDExpressionNoIn</w:t>
      </w:r>
      <w:r w:rsidRPr="00E77497">
        <w:t xml:space="preserve"> and </w:t>
      </w:r>
      <w:r w:rsidRPr="00E77497">
        <w:rPr>
          <w:rStyle w:val="bnf"/>
        </w:rPr>
        <w:t>LogicalORExpressionNoIn</w:t>
      </w:r>
      <w:r w:rsidRPr="00E77497">
        <w:t xml:space="preserve"> productions are </w:t>
      </w:r>
      <w:del w:id="12023" w:author="Rev 4 Allen Wirfs-Brock" w:date="2011-10-15T13:25:00Z">
        <w:r w:rsidRPr="00E77497" w:rsidDel="008E5A31">
          <w:delText xml:space="preserve">evaluated in </w:delText>
        </w:r>
      </w:del>
      <w:r w:rsidRPr="00E77497">
        <w:t xml:space="preserve">the same manner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w:t>
      </w:r>
      <w:ins w:id="12024" w:author="Rev 4 Allen Wirfs-Brock" w:date="2011-10-15T13:26:00Z">
        <w:r w:rsidRPr="00E77497">
          <w:t xml:space="preserve">used in place </w:t>
        </w:r>
      </w:ins>
      <w:del w:id="12025" w:author="Rev 4 Allen Wirfs-Brock" w:date="2011-10-15T13:26:00Z">
        <w:r w:rsidRPr="00E77497" w:rsidDel="008E5A31">
          <w:delText xml:space="preserve">evaluated instead </w:delText>
        </w:r>
      </w:del>
      <w:r w:rsidRPr="00E77497">
        <w:t xml:space="preserve">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p>
    <w:p w14:paraId="26CD7C07" w14:textId="77777777"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341BEEA3" w14:textId="77777777" w:rsidR="009A2F70" w:rsidRPr="00E77497" w:rsidRDefault="009A2F70" w:rsidP="009A2F70">
      <w:pPr>
        <w:keepNext/>
        <w:rPr>
          <w:ins w:id="12026" w:author="Rev 4 Allen Wirfs-Brock" w:date="2011-10-15T13:31:00Z"/>
          <w:rFonts w:ascii="Helvetica" w:hAnsi="Helvetica"/>
          <w:b/>
        </w:rPr>
      </w:pPr>
      <w:ins w:id="12027"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2E9EB1BE" w14:textId="77777777" w:rsidR="004C02EF" w:rsidRPr="00E77497" w:rsidDel="009A2F70" w:rsidRDefault="004C02EF" w:rsidP="004C02EF">
      <w:pPr>
        <w:pStyle w:val="Syntax"/>
        <w:rPr>
          <w:del w:id="12028" w:author="Rev 4 Allen Wirfs-Brock" w:date="2011-10-15T13:31:00Z"/>
        </w:rPr>
      </w:pPr>
      <w:del w:id="12029" w:author="Rev 4 Allen Wirfs-Brock" w:date="2011-10-15T13:31:00Z">
        <w:r w:rsidRPr="00E77497" w:rsidDel="009A2F70">
          <w:delText>Semantics</w:delText>
        </w:r>
      </w:del>
    </w:p>
    <w:p w14:paraId="1915874A" w14:textId="77777777" w:rsidR="004C02EF" w:rsidRPr="00E77497" w:rsidRDefault="004C02EF" w:rsidP="004C02EF">
      <w:del w:id="12030" w:author="Rev 4 Allen Wirfs-Brock" w:date="2011-10-15T13:32:00Z">
        <w:r w:rsidRPr="00E77497" w:rsidDel="007B32B7">
          <w:delText xml:space="preserve">The production </w:delText>
        </w:r>
      </w:del>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del w:id="12031" w:author="Rev 4 Allen Wirfs-Brock" w:date="2011-10-15T13:32:00Z">
        <w:r w:rsidRPr="00E77497" w:rsidDel="007B32B7">
          <w:delText>is evaluated as follows:</w:delText>
        </w:r>
      </w:del>
      <w:bookmarkStart w:id="12032" w:name="_Toc382212664"/>
    </w:p>
    <w:p w14:paraId="69F3DD60" w14:textId="77777777"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12032"/>
      <w:r w:rsidRPr="00E77497">
        <w:t>.</w:t>
      </w:r>
      <w:bookmarkStart w:id="12033" w:name="_Toc382212665"/>
    </w:p>
    <w:p w14:paraId="4B808E41" w14:textId="77777777" w:rsidR="004C02EF" w:rsidRPr="00E77497" w:rsidRDefault="004C02EF" w:rsidP="00FA3203">
      <w:pPr>
        <w:pStyle w:val="Alg2"/>
        <w:numPr>
          <w:ilvl w:val="0"/>
          <w:numId w:val="100"/>
        </w:numPr>
      </w:pPr>
      <w:r w:rsidRPr="00E77497">
        <w:t xml:space="preserve">Let </w:t>
      </w:r>
      <w:r w:rsidRPr="00E77497">
        <w:rPr>
          <w:i/>
        </w:rPr>
        <w:t>lval</w:t>
      </w:r>
      <w:r w:rsidRPr="00E77497">
        <w:t xml:space="preserve"> be </w:t>
      </w:r>
      <w:ins w:id="12034" w:author="Rev 6 Allen Wirfs-Brock" w:date="2012-02-16T18:15:00Z">
        <w:r w:rsidR="00CB6687" w:rsidRPr="00E77497">
          <w:t>ToBoolean(</w:t>
        </w:r>
      </w:ins>
      <w:r w:rsidRPr="00E77497">
        <w:t>GetValue(</w:t>
      </w:r>
      <w:r w:rsidRPr="00E77497">
        <w:rPr>
          <w:i/>
        </w:rPr>
        <w:t>lref</w:t>
      </w:r>
      <w:r w:rsidRPr="00E77497">
        <w:t>)</w:t>
      </w:r>
      <w:ins w:id="12035" w:author="Rev 6 Allen Wirfs-Brock" w:date="2012-02-16T18:16:00Z">
        <w:r w:rsidR="00CB6687">
          <w:t>)</w:t>
        </w:r>
      </w:ins>
      <w:r w:rsidRPr="00E77497">
        <w:t>.</w:t>
      </w:r>
      <w:bookmarkStart w:id="12036" w:name="_Toc382212666"/>
      <w:bookmarkEnd w:id="12033"/>
    </w:p>
    <w:p w14:paraId="1DDE4069" w14:textId="77777777" w:rsidR="00722F95" w:rsidRDefault="0056239B" w:rsidP="00722F95">
      <w:pPr>
        <w:pStyle w:val="Alg4"/>
        <w:numPr>
          <w:ilvl w:val="0"/>
          <w:numId w:val="100"/>
        </w:numPr>
        <w:contextualSpacing/>
        <w:rPr>
          <w:ins w:id="12037" w:author="Rev 6 Allen Wirfs-Brock" w:date="2012-02-16T17:59:00Z"/>
        </w:rPr>
      </w:pPr>
      <w:bookmarkStart w:id="12038" w:name="_Toc382212667"/>
      <w:bookmarkEnd w:id="12036"/>
      <w:ins w:id="12039" w:author="Rev 8 Allen Wirfs-Brock" w:date="2012-06-12T12:55:00Z">
        <w:r>
          <w:t>ReturnIfAbrupt(</w:t>
        </w:r>
        <w:r w:rsidRPr="00342FD6">
          <w:rPr>
            <w:i/>
          </w:rPr>
          <w:t>lval</w:t>
        </w:r>
        <w:r>
          <w:t>).</w:t>
        </w:r>
      </w:ins>
      <w:ins w:id="12040" w:author="Rev 6 Allen Wirfs-Brock" w:date="2012-02-16T17:59:00Z">
        <w:del w:id="12041" w:author="Rev 8 Allen Wirfs-Brock" w:date="2012-06-12T12:55: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7259CC17" w14:textId="77777777" w:rsidR="004C02EF" w:rsidRPr="00E77497" w:rsidRDefault="004C02EF" w:rsidP="00FA3203">
      <w:pPr>
        <w:pStyle w:val="Alg2"/>
        <w:numPr>
          <w:ilvl w:val="0"/>
          <w:numId w:val="100"/>
        </w:numPr>
      </w:pPr>
      <w:r w:rsidRPr="00E77497">
        <w:t xml:space="preserve">If </w:t>
      </w:r>
      <w:ins w:id="12042" w:author="Rev 6 Allen Wirfs-Brock" w:date="2012-02-16T18:16:00Z">
        <w:r w:rsidR="00CB6687" w:rsidRPr="00E77497">
          <w:rPr>
            <w:i/>
          </w:rPr>
          <w:t>lval</w:t>
        </w:r>
      </w:ins>
      <w:del w:id="12043" w:author="Rev 6 Allen Wirfs-Brock" w:date="2012-02-16T18:16:00Z">
        <w:r w:rsidRPr="00E77497" w:rsidDel="00CB6687">
          <w:delText>ToBoolean(</w:delText>
        </w:r>
        <w:r w:rsidRPr="00E77497" w:rsidDel="00CB6687">
          <w:rPr>
            <w:i/>
          </w:rPr>
          <w:delText>lval</w:delText>
        </w:r>
        <w:r w:rsidRPr="00E77497" w:rsidDel="00CB6687">
          <w:delText>)</w:delText>
        </w:r>
      </w:del>
      <w:r w:rsidRPr="00E77497">
        <w:t xml:space="preserve"> is </w:t>
      </w:r>
      <w:r w:rsidRPr="00E77497">
        <w:rPr>
          <w:b/>
        </w:rPr>
        <w:t>false</w:t>
      </w:r>
      <w:r w:rsidRPr="00E77497">
        <w:t xml:space="preserve">, return </w:t>
      </w:r>
      <w:r w:rsidRPr="00E77497">
        <w:rPr>
          <w:i/>
        </w:rPr>
        <w:t>lval</w:t>
      </w:r>
      <w:bookmarkEnd w:id="12038"/>
      <w:r w:rsidRPr="00E77497">
        <w:t>.</w:t>
      </w:r>
      <w:bookmarkStart w:id="12044" w:name="_Toc382212668"/>
    </w:p>
    <w:p w14:paraId="79F78749" w14:textId="77777777"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12044"/>
      <w:r w:rsidRPr="00E77497">
        <w:t>.</w:t>
      </w:r>
      <w:bookmarkStart w:id="12045" w:name="_Toc382212669"/>
    </w:p>
    <w:bookmarkEnd w:id="12045"/>
    <w:p w14:paraId="280E0251" w14:textId="77777777"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14:paraId="3C7BAE93" w14:textId="77777777" w:rsidR="004C02EF" w:rsidRPr="00E77497" w:rsidRDefault="004C02EF" w:rsidP="004C02EF">
      <w:del w:id="12046" w:author="Rev 4 Allen Wirfs-Brock" w:date="2011-10-15T13:32:00Z">
        <w:r w:rsidRPr="00E77497" w:rsidDel="007B32B7">
          <w:delText xml:space="preserve">The production </w:delText>
        </w:r>
      </w:del>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del w:id="12047" w:author="Rev 4 Allen Wirfs-Brock" w:date="2011-10-15T13:32:00Z">
        <w:r w:rsidRPr="00E77497" w:rsidDel="007B32B7">
          <w:delText>is evaluated as follows:</w:delText>
        </w:r>
      </w:del>
      <w:bookmarkStart w:id="12048" w:name="_Toc382212670"/>
    </w:p>
    <w:p w14:paraId="6FE50C60" w14:textId="77777777"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12048"/>
      <w:r w:rsidRPr="00E77497">
        <w:t>.</w:t>
      </w:r>
      <w:bookmarkStart w:id="12049" w:name="_Toc382212671"/>
    </w:p>
    <w:p w14:paraId="4118A9F3" w14:textId="77777777" w:rsidR="004C02EF" w:rsidRPr="00E77497" w:rsidRDefault="004C02EF" w:rsidP="00FA3203">
      <w:pPr>
        <w:pStyle w:val="Alg2"/>
        <w:numPr>
          <w:ilvl w:val="0"/>
          <w:numId w:val="101"/>
        </w:numPr>
      </w:pPr>
      <w:r w:rsidRPr="00E77497">
        <w:t xml:space="preserve">Let </w:t>
      </w:r>
      <w:r w:rsidRPr="00E77497">
        <w:rPr>
          <w:i/>
        </w:rPr>
        <w:t>lval</w:t>
      </w:r>
      <w:r w:rsidRPr="00E77497">
        <w:t xml:space="preserve"> be </w:t>
      </w:r>
      <w:ins w:id="12050" w:author="Rev 6 Allen Wirfs-Brock" w:date="2012-02-16T18:15:00Z">
        <w:r w:rsidR="00CB6687" w:rsidRPr="00E77497">
          <w:t>ToBoolean(</w:t>
        </w:r>
      </w:ins>
      <w:r w:rsidRPr="00E77497">
        <w:t>GetValue(</w:t>
      </w:r>
      <w:r w:rsidRPr="00E77497">
        <w:rPr>
          <w:i/>
        </w:rPr>
        <w:t>lref</w:t>
      </w:r>
      <w:r w:rsidRPr="00E77497">
        <w:t>)</w:t>
      </w:r>
      <w:ins w:id="12051" w:author="Rev 6 Allen Wirfs-Brock" w:date="2012-02-16T18:15:00Z">
        <w:r w:rsidR="00CB6687">
          <w:t>)</w:t>
        </w:r>
      </w:ins>
      <w:r w:rsidRPr="00E77497">
        <w:t>.</w:t>
      </w:r>
      <w:bookmarkStart w:id="12052" w:name="_Toc382212672"/>
      <w:bookmarkEnd w:id="12049"/>
    </w:p>
    <w:p w14:paraId="6A3C987B" w14:textId="77777777" w:rsidR="00722F95" w:rsidRDefault="0056239B" w:rsidP="00722F95">
      <w:pPr>
        <w:pStyle w:val="Alg4"/>
        <w:numPr>
          <w:ilvl w:val="0"/>
          <w:numId w:val="101"/>
        </w:numPr>
        <w:contextualSpacing/>
        <w:rPr>
          <w:ins w:id="12053" w:author="Rev 6 Allen Wirfs-Brock" w:date="2012-02-16T17:59:00Z"/>
        </w:rPr>
      </w:pPr>
      <w:bookmarkStart w:id="12054" w:name="_Toc382212673"/>
      <w:bookmarkEnd w:id="12052"/>
      <w:ins w:id="12055" w:author="Rev 8 Allen Wirfs-Brock" w:date="2012-06-12T12:56:00Z">
        <w:r>
          <w:t>ReturnIfAbrupt(</w:t>
        </w:r>
        <w:r w:rsidRPr="00342FD6">
          <w:rPr>
            <w:i/>
          </w:rPr>
          <w:t>lval</w:t>
        </w:r>
        <w:r>
          <w:t>).</w:t>
        </w:r>
      </w:ins>
      <w:ins w:id="12056" w:author="Rev 6 Allen Wirfs-Brock" w:date="2012-02-16T17:59:00Z">
        <w:del w:id="12057"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31B29248" w14:textId="77777777" w:rsidR="004C02EF" w:rsidRPr="00E77497" w:rsidRDefault="004C02EF" w:rsidP="00FA3203">
      <w:pPr>
        <w:pStyle w:val="Alg2"/>
        <w:numPr>
          <w:ilvl w:val="0"/>
          <w:numId w:val="101"/>
        </w:numPr>
      </w:pPr>
      <w:r w:rsidRPr="00E77497">
        <w:t xml:space="preserve">If </w:t>
      </w:r>
      <w:ins w:id="12058" w:author="Rev 6 Allen Wirfs-Brock" w:date="2012-02-16T18:16:00Z">
        <w:r w:rsidR="00CB6687" w:rsidRPr="00E77497">
          <w:rPr>
            <w:i/>
          </w:rPr>
          <w:t>lval</w:t>
        </w:r>
      </w:ins>
      <w:del w:id="12059" w:author="Rev 6 Allen Wirfs-Brock" w:date="2012-02-16T18:16:00Z">
        <w:r w:rsidRPr="00E77497" w:rsidDel="00CB6687">
          <w:delText>ToBoolean(</w:delText>
        </w:r>
        <w:r w:rsidRPr="00E77497" w:rsidDel="00CB6687">
          <w:rPr>
            <w:i/>
          </w:rPr>
          <w:delText>lval</w:delText>
        </w:r>
        <w:r w:rsidRPr="00E77497" w:rsidDel="00CB6687">
          <w:delText>)</w:delText>
        </w:r>
      </w:del>
      <w:r w:rsidRPr="00E77497">
        <w:t xml:space="preserve"> is </w:t>
      </w:r>
      <w:r w:rsidRPr="00E77497">
        <w:rPr>
          <w:b/>
        </w:rPr>
        <w:t>true</w:t>
      </w:r>
      <w:r w:rsidRPr="00E77497">
        <w:t xml:space="preserve">, return </w:t>
      </w:r>
      <w:r w:rsidRPr="00E77497">
        <w:rPr>
          <w:i/>
        </w:rPr>
        <w:t>lval</w:t>
      </w:r>
      <w:bookmarkEnd w:id="12054"/>
      <w:r w:rsidRPr="00E77497">
        <w:t>.</w:t>
      </w:r>
      <w:bookmarkStart w:id="12060" w:name="_Toc382212674"/>
    </w:p>
    <w:p w14:paraId="2AA2A7B4" w14:textId="77777777"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12060"/>
      <w:r w:rsidRPr="00E77497">
        <w:t>.</w:t>
      </w:r>
      <w:bookmarkStart w:id="12061" w:name="_Toc382212675"/>
    </w:p>
    <w:p w14:paraId="3D086C2C" w14:textId="77777777" w:rsidR="004C02EF" w:rsidRPr="00E77497" w:rsidRDefault="004C02EF" w:rsidP="00FA3203">
      <w:pPr>
        <w:pStyle w:val="Alg2"/>
        <w:numPr>
          <w:ilvl w:val="0"/>
          <w:numId w:val="101"/>
        </w:numPr>
        <w:spacing w:after="220"/>
      </w:pPr>
      <w:bookmarkStart w:id="12062" w:name="_Toc382212676"/>
      <w:bookmarkEnd w:id="12061"/>
      <w:r w:rsidRPr="00E77497">
        <w:t>Return GetValue(</w:t>
      </w:r>
      <w:r w:rsidRPr="00E77497">
        <w:rPr>
          <w:i/>
        </w:rPr>
        <w:t>rref</w:t>
      </w:r>
      <w:r w:rsidRPr="00E77497">
        <w:t>)</w:t>
      </w:r>
      <w:bookmarkEnd w:id="12062"/>
      <w:r w:rsidRPr="00E77497">
        <w:t>.</w:t>
      </w:r>
      <w:bookmarkStart w:id="12063" w:name="_Toc375031192"/>
      <w:bookmarkStart w:id="12064" w:name="_Ref378391886"/>
      <w:bookmarkStart w:id="12065" w:name="_Ref379915204"/>
      <w:bookmarkStart w:id="12066" w:name="_Toc381513705"/>
      <w:bookmarkStart w:id="12067" w:name="_Toc382202869"/>
      <w:bookmarkStart w:id="12068" w:name="_Toc382212227"/>
      <w:bookmarkStart w:id="12069" w:name="_Toc382212677"/>
      <w:bookmarkStart w:id="12070" w:name="_Toc382291572"/>
      <w:bookmarkStart w:id="12071" w:name="_Toc385672221"/>
    </w:p>
    <w:p w14:paraId="072AAE47" w14:textId="77777777" w:rsidR="004C02EF" w:rsidRPr="00E77497" w:rsidDel="008E5A31" w:rsidRDefault="004C02EF" w:rsidP="004C02EF">
      <w:pPr>
        <w:rPr>
          <w:del w:id="12072" w:author="Rev 4 Allen Wirfs-Brock" w:date="2011-10-15T13:24:00Z"/>
        </w:rPr>
      </w:pPr>
      <w:del w:id="12073" w:author="Rev 4 Allen Wirfs-Brock" w:date="2011-10-15T13:24:00Z">
        <w:r w:rsidRPr="00E77497" w:rsidDel="008E5A31">
          <w:delText xml:space="preserve">The </w:delText>
        </w:r>
        <w:r w:rsidRPr="00E77497" w:rsidDel="008E5A31">
          <w:rPr>
            <w:rStyle w:val="bnf"/>
          </w:rPr>
          <w:delText>LogicalANDExpressionNoIn</w:delText>
        </w:r>
        <w:r w:rsidRPr="00E77497" w:rsidDel="008E5A31">
          <w:delText xml:space="preserve"> and </w:delText>
        </w:r>
        <w:r w:rsidRPr="00E77497" w:rsidDel="008E5A31">
          <w:rPr>
            <w:rStyle w:val="bnf"/>
          </w:rPr>
          <w:delText>LogicalORExpressionNoIn</w:delText>
        </w:r>
        <w:r w:rsidRPr="00E77497" w:rsidDel="008E5A31">
          <w:delText xml:space="preserve"> productions are evaluated in the same manner as the </w:delText>
        </w:r>
        <w:r w:rsidRPr="00E77497" w:rsidDel="008E5A31">
          <w:rPr>
            <w:rStyle w:val="bnf"/>
          </w:rPr>
          <w:delText>LogicalANDExpression</w:delText>
        </w:r>
        <w:r w:rsidRPr="00E77497" w:rsidDel="008E5A31">
          <w:delText xml:space="preserve"> and </w:delText>
        </w:r>
        <w:r w:rsidRPr="00E77497" w:rsidDel="008E5A31">
          <w:rPr>
            <w:rStyle w:val="bnf"/>
          </w:rPr>
          <w:delText>LogicalORExpression</w:delText>
        </w:r>
        <w:r w:rsidRPr="00E77497" w:rsidDel="008E5A31">
          <w:delText xml:space="preserve"> productions except that the contained </w:delText>
        </w:r>
        <w:r w:rsidRPr="00E77497" w:rsidDel="008E5A31">
          <w:rPr>
            <w:rStyle w:val="bnf"/>
          </w:rPr>
          <w:delText>LogicalANDExpressionNoIn</w:delText>
        </w:r>
        <w:r w:rsidRPr="00E77497" w:rsidDel="008E5A31">
          <w:delText xml:space="preserve">, </w:delText>
        </w:r>
        <w:r w:rsidRPr="00E77497" w:rsidDel="008E5A31">
          <w:rPr>
            <w:rStyle w:val="bnf"/>
          </w:rPr>
          <w:delText>BitwiseORExpressionNoIn</w:delText>
        </w:r>
        <w:r w:rsidRPr="00E77497" w:rsidDel="008E5A31">
          <w:delText xml:space="preserve"> and </w:delText>
        </w:r>
        <w:r w:rsidRPr="00E77497" w:rsidDel="008E5A31">
          <w:rPr>
            <w:rStyle w:val="bnf"/>
          </w:rPr>
          <w:delText>LogicalORExpressionNoIn</w:delText>
        </w:r>
        <w:r w:rsidRPr="00E77497" w:rsidDel="008E5A31">
          <w:delText xml:space="preserve"> are evaluated instead of the contained </w:delText>
        </w:r>
        <w:r w:rsidRPr="00E77497" w:rsidDel="008E5A31">
          <w:rPr>
            <w:rStyle w:val="bnf"/>
          </w:rPr>
          <w:delText>LogicalANDExpression</w:delText>
        </w:r>
        <w:r w:rsidRPr="00E77497" w:rsidDel="008E5A31">
          <w:delText xml:space="preserve">, </w:delText>
        </w:r>
        <w:r w:rsidRPr="00E77497" w:rsidDel="008E5A31">
          <w:rPr>
            <w:rStyle w:val="bnf"/>
          </w:rPr>
          <w:delText>BitwiseORExpression</w:delText>
        </w:r>
        <w:r w:rsidRPr="00E77497" w:rsidDel="008E5A31">
          <w:delText xml:space="preserve"> and </w:delText>
        </w:r>
        <w:r w:rsidRPr="00E77497" w:rsidDel="008E5A31">
          <w:rPr>
            <w:rStyle w:val="bnf"/>
          </w:rPr>
          <w:delText>LogicalORExpression</w:delText>
        </w:r>
        <w:r w:rsidRPr="00E77497" w:rsidDel="008E5A31">
          <w:delText>, respectively.</w:delText>
        </w:r>
      </w:del>
    </w:p>
    <w:p w14:paraId="0B6C888D" w14:textId="77777777" w:rsidR="004C02EF" w:rsidRPr="00E77497" w:rsidDel="008E5A31" w:rsidRDefault="004C02EF" w:rsidP="004C02EF">
      <w:pPr>
        <w:pStyle w:val="Note"/>
        <w:rPr>
          <w:del w:id="12074" w:author="Rev 4 Allen Wirfs-Brock" w:date="2011-10-15T13:24:00Z"/>
        </w:rPr>
      </w:pPr>
      <w:del w:id="12075" w:author="Rev 4 Allen Wirfs-Brock" w:date="2011-10-15T13:24:00Z">
        <w:r w:rsidRPr="00E77497" w:rsidDel="008E5A31">
          <w:delText>NOTE</w:delText>
        </w:r>
        <w:r w:rsidRPr="00E77497" w:rsidDel="008E5A31">
          <w:tab/>
          <w:delText xml:space="preserve">The value produced by a </w:delText>
        </w:r>
        <w:r w:rsidRPr="00E77497" w:rsidDel="008E5A31">
          <w:rPr>
            <w:rFonts w:ascii="Courier New" w:hAnsi="Courier New"/>
            <w:b/>
          </w:rPr>
          <w:delText>&amp;&amp;</w:delText>
        </w:r>
        <w:r w:rsidRPr="00E77497" w:rsidDel="008E5A31">
          <w:delText xml:space="preserve"> or </w:delText>
        </w:r>
        <w:r w:rsidRPr="00E77497" w:rsidDel="008E5A31">
          <w:rPr>
            <w:rFonts w:ascii="Courier New" w:hAnsi="Courier New"/>
            <w:b/>
          </w:rPr>
          <w:delText>||</w:delText>
        </w:r>
        <w:r w:rsidRPr="00E77497" w:rsidDel="008E5A31">
          <w:delText xml:space="preserve"> operator is not necessarily of type Boolean. The value produced will always be the value of one of the two operand expressions.</w:delText>
        </w:r>
        <w:bookmarkStart w:id="12076" w:name="_Toc393690324"/>
      </w:del>
    </w:p>
    <w:p w14:paraId="5DBF49E2" w14:textId="77777777" w:rsidR="004C02EF" w:rsidRPr="00120381" w:rsidRDefault="004C02EF" w:rsidP="003A4B22">
      <w:pPr>
        <w:pStyle w:val="20"/>
        <w:numPr>
          <w:ilvl w:val="0"/>
          <w:numId w:val="0"/>
        </w:numPr>
      </w:pPr>
      <w:bookmarkStart w:id="12077" w:name="_Ref440445056"/>
      <w:bookmarkStart w:id="12078" w:name="_Toc472818869"/>
      <w:bookmarkStart w:id="12079" w:name="_Toc235503443"/>
      <w:bookmarkStart w:id="12080" w:name="_Toc241509218"/>
      <w:bookmarkStart w:id="12081" w:name="_Toc244416705"/>
      <w:bookmarkStart w:id="12082" w:name="_Toc276631069"/>
      <w:bookmarkStart w:id="12083" w:name="_Toc329528796"/>
      <w:r w:rsidRPr="00120381">
        <w:t>11.12</w:t>
      </w:r>
      <w:r w:rsidRPr="00120381">
        <w:tab/>
        <w:t>Conditional Operator (</w:t>
      </w:r>
      <w:r w:rsidRPr="00550FEB">
        <w:rPr>
          <w:rFonts w:ascii="Courier New" w:hAnsi="Courier New"/>
          <w:caps/>
          <w:rPrChange w:id="12084" w:author="Rev 6 Allen Wirfs-Brock" w:date="2012-02-23T16:42:00Z">
            <w:rPr>
              <w:rFonts w:ascii="Courier New" w:hAnsi="Courier New"/>
              <w:smallCaps/>
            </w:rPr>
          </w:rPrChange>
        </w:rPr>
        <w:t xml:space="preserve"> ? : )</w:t>
      </w:r>
      <w:bookmarkStart w:id="12085" w:name="_Toc382202870"/>
      <w:bookmarkEnd w:id="12063"/>
      <w:bookmarkEnd w:id="12064"/>
      <w:bookmarkEnd w:id="12065"/>
      <w:bookmarkEnd w:id="12066"/>
      <w:bookmarkEnd w:id="12067"/>
      <w:bookmarkEnd w:id="12068"/>
      <w:bookmarkEnd w:id="12069"/>
      <w:bookmarkEnd w:id="12070"/>
      <w:bookmarkEnd w:id="12071"/>
      <w:bookmarkEnd w:id="12076"/>
      <w:bookmarkEnd w:id="12077"/>
      <w:bookmarkEnd w:id="12078"/>
      <w:bookmarkEnd w:id="12079"/>
      <w:bookmarkEnd w:id="12080"/>
      <w:bookmarkEnd w:id="12081"/>
      <w:bookmarkEnd w:id="12082"/>
      <w:bookmarkEnd w:id="12083"/>
      <w:bookmarkEnd w:id="12085"/>
    </w:p>
    <w:p w14:paraId="0E8259F1" w14:textId="77777777" w:rsidR="004C02EF" w:rsidRPr="00120381" w:rsidRDefault="004C02EF" w:rsidP="004C02EF">
      <w:pPr>
        <w:pStyle w:val="Syntax"/>
      </w:pPr>
      <w:r w:rsidRPr="00120381">
        <w:t>Syntax</w:t>
      </w:r>
    </w:p>
    <w:p w14:paraId="39C1292D" w14:textId="77777777"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14:paraId="425566C9" w14:textId="77777777"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6154F2C7" w14:textId="77777777" w:rsidR="004C02EF" w:rsidRPr="00120381" w:rsidRDefault="004C02EF" w:rsidP="004C02EF">
      <w:pPr>
        <w:pStyle w:val="SyntaxRule"/>
        <w:rPr>
          <w:rFonts w:ascii="Arial" w:hAnsi="Arial"/>
        </w:rPr>
      </w:pPr>
      <w:r w:rsidRPr="00120381">
        <w:t>ConditionalExpressionNoIn</w:t>
      </w:r>
      <w:r w:rsidRPr="00120381">
        <w:rPr>
          <w:rFonts w:ascii="Arial" w:hAnsi="Arial"/>
        </w:rPr>
        <w:t xml:space="preserve"> </w:t>
      </w:r>
      <w:r w:rsidRPr="00120381">
        <w:rPr>
          <w:rFonts w:ascii="Arial" w:hAnsi="Arial"/>
          <w:b/>
          <w:i w:val="0"/>
        </w:rPr>
        <w:t>:</w:t>
      </w:r>
    </w:p>
    <w:p w14:paraId="12F29A42" w14:textId="77777777" w:rsidR="004C02EF" w:rsidRPr="00120381" w:rsidRDefault="004C02EF" w:rsidP="004C02EF">
      <w:pPr>
        <w:pStyle w:val="SyntaxDefinition"/>
        <w:rPr>
          <w:rFonts w:ascii="Arial" w:hAnsi="Arial"/>
        </w:rPr>
      </w:pPr>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p>
    <w:p w14:paraId="001480EA" w14:textId="77777777" w:rsidR="006A0093" w:rsidRPr="00E77497" w:rsidRDefault="006A0093" w:rsidP="006A0093">
      <w:r w:rsidRPr="004D1BD1">
        <w:t>The</w:t>
      </w:r>
      <w:ins w:id="12086" w:author="Rev 4 Allen Wirfs-Brock" w:date="2011-10-15T13:34:00Z">
        <w:r w:rsidR="00C6419A" w:rsidRPr="003B4312">
          <w:t xml:space="preserve"> semantics of the</w:t>
        </w:r>
      </w:ins>
      <w:r w:rsidRPr="003B4312">
        <w:t xml:space="preserve"> </w:t>
      </w:r>
      <w:r w:rsidRPr="003B4312">
        <w:rPr>
          <w:rStyle w:val="bnf"/>
        </w:rPr>
        <w:t>ConditionalExpressionNoIn</w:t>
      </w:r>
      <w:r w:rsidRPr="008B7F6F">
        <w:t xml:space="preserve"> production is </w:t>
      </w:r>
      <w:del w:id="12087" w:author="Rev 4 Allen Wirfs-Brock" w:date="2011-10-15T13:34:00Z">
        <w:r w:rsidRPr="006B6D0A" w:rsidDel="00C6419A">
          <w:delText xml:space="preserve">evaluated in </w:delText>
        </w:r>
      </w:del>
      <w:r w:rsidRPr="006B6D0A">
        <w:t xml:space="preserve">the same </w:t>
      </w:r>
      <w:del w:id="12088" w:author="Rev 4 Allen Wirfs-Brock" w:date="2011-10-15T13:34:00Z">
        <w:r w:rsidRPr="006B6D0A" w:rsidDel="00C6419A">
          <w:delText xml:space="preserve">manner </w:delText>
        </w:r>
      </w:del>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w:t>
      </w:r>
      <w:ins w:id="12089" w:author="Rev 4 Allen Wirfs-Brock" w:date="2011-10-15T13:34:00Z">
        <w:r w:rsidR="00C6419A" w:rsidRPr="00E77497">
          <w:t xml:space="preserve">used in place </w:t>
        </w:r>
      </w:ins>
      <w:del w:id="12090" w:author="Rev 4 Allen Wirfs-Brock" w:date="2011-10-15T13:34:00Z">
        <w:r w:rsidRPr="00E77497" w:rsidDel="00C6419A">
          <w:delText xml:space="preserve">evaluated instead </w:delText>
        </w:r>
      </w:del>
      <w:r w:rsidRPr="00E77497">
        <w:t xml:space="preserve">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p>
    <w:p w14:paraId="2DA2478F" w14:textId="77777777"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14:paraId="459FF56B" w14:textId="77777777"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2496E164" w14:textId="77777777" w:rsidR="004C02EF" w:rsidRPr="00120381" w:rsidDel="009A2F70" w:rsidRDefault="004C02EF" w:rsidP="004C02EF">
      <w:pPr>
        <w:pStyle w:val="Syntax"/>
        <w:rPr>
          <w:del w:id="12091" w:author="Rev 4 Allen Wirfs-Brock" w:date="2011-10-15T13:31:00Z"/>
        </w:rPr>
      </w:pPr>
      <w:del w:id="12092" w:author="Rev 4 Allen Wirfs-Brock" w:date="2011-10-15T13:31:00Z">
        <w:r w:rsidRPr="00120381" w:rsidDel="009A2F70">
          <w:delText>Semantics</w:delText>
        </w:r>
      </w:del>
    </w:p>
    <w:p w14:paraId="4B5172CC" w14:textId="77777777" w:rsidR="004C02EF" w:rsidRPr="006B6D0A" w:rsidRDefault="004C02EF" w:rsidP="004C02EF">
      <w:pPr>
        <w:jc w:val="left"/>
      </w:pPr>
      <w:del w:id="12093" w:author="Rev 4 Allen Wirfs-Brock" w:date="2011-10-15T13:32:00Z">
        <w:r w:rsidRPr="00120381" w:rsidDel="006A0093">
          <w:delText xml:space="preserve">The production </w:delText>
        </w:r>
      </w:del>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del w:id="12094" w:author="Rev 4 Allen Wirfs-Brock" w:date="2011-10-15T13:33:00Z">
        <w:r w:rsidRPr="006B6D0A" w:rsidDel="006A0093">
          <w:delText>is evaluated as follows:</w:delText>
        </w:r>
      </w:del>
    </w:p>
    <w:p w14:paraId="0EADE22A" w14:textId="77777777"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14:paraId="3FCA27DF" w14:textId="77777777" w:rsidR="00722F95" w:rsidRPr="00E77497" w:rsidRDefault="00722F95" w:rsidP="00722F95">
      <w:pPr>
        <w:pStyle w:val="Alg2"/>
        <w:numPr>
          <w:ilvl w:val="0"/>
          <w:numId w:val="102"/>
        </w:numPr>
        <w:rPr>
          <w:ins w:id="12095" w:author="Rev 6 Allen Wirfs-Brock" w:date="2012-02-16T18:00:00Z"/>
        </w:rPr>
      </w:pPr>
      <w:ins w:id="12096" w:author="Rev 6 Allen Wirfs-Brock" w:date="2012-02-16T18:00:00Z">
        <w:r w:rsidRPr="00E77497">
          <w:t xml:space="preserve">Let </w:t>
        </w:r>
        <w:r w:rsidRPr="00E77497">
          <w:rPr>
            <w:i/>
          </w:rPr>
          <w:t>lval</w:t>
        </w:r>
        <w:r w:rsidRPr="00E77497">
          <w:t xml:space="preserve"> be </w:t>
        </w:r>
      </w:ins>
      <w:ins w:id="12097" w:author="Rev 6 Allen Wirfs-Brock" w:date="2012-02-16T18:01:00Z">
        <w:r w:rsidRPr="00E77497">
          <w:t>ToBoolean(GetValue(</w:t>
        </w:r>
        <w:r w:rsidRPr="00E77497">
          <w:rPr>
            <w:i/>
          </w:rPr>
          <w:t>lref</w:t>
        </w:r>
        <w:r>
          <w:t>)</w:t>
        </w:r>
      </w:ins>
      <w:ins w:id="12098" w:author="Rev 6 Allen Wirfs-Brock" w:date="2012-02-16T18:00:00Z">
        <w:r w:rsidRPr="00E77497">
          <w:t>).</w:t>
        </w:r>
      </w:ins>
    </w:p>
    <w:p w14:paraId="49685BD8" w14:textId="77777777" w:rsidR="00722F95" w:rsidRDefault="0056239B" w:rsidP="00722F95">
      <w:pPr>
        <w:pStyle w:val="Alg4"/>
        <w:numPr>
          <w:ilvl w:val="0"/>
          <w:numId w:val="102"/>
        </w:numPr>
        <w:contextualSpacing/>
        <w:rPr>
          <w:ins w:id="12099" w:author="Rev 6 Allen Wirfs-Brock" w:date="2012-02-16T18:00:00Z"/>
        </w:rPr>
      </w:pPr>
      <w:ins w:id="12100" w:author="Rev 8 Allen Wirfs-Brock" w:date="2012-06-12T12:55:00Z">
        <w:r>
          <w:t>ReturnIfAbrupt(</w:t>
        </w:r>
        <w:r w:rsidRPr="00342FD6">
          <w:rPr>
            <w:i/>
          </w:rPr>
          <w:t>lval</w:t>
        </w:r>
        <w:r>
          <w:t>).</w:t>
        </w:r>
      </w:ins>
      <w:ins w:id="12101" w:author="Rev 6 Allen Wirfs-Brock" w:date="2012-02-16T18:00:00Z">
        <w:del w:id="12102" w:author="Rev 8 Allen Wirfs-Brock" w:date="2012-06-12T12:55: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43985266" w14:textId="77777777" w:rsidR="004C02EF" w:rsidRPr="00E77497" w:rsidRDefault="004C02EF" w:rsidP="00FA3203">
      <w:pPr>
        <w:pStyle w:val="Alg2"/>
        <w:numPr>
          <w:ilvl w:val="0"/>
          <w:numId w:val="102"/>
        </w:numPr>
      </w:pPr>
      <w:r w:rsidRPr="00E77497">
        <w:t xml:space="preserve">If </w:t>
      </w:r>
      <w:ins w:id="12103" w:author="Rev 6 Allen Wirfs-Brock" w:date="2012-02-16T18:01:00Z">
        <w:r w:rsidR="00722F95" w:rsidRPr="00E77497">
          <w:rPr>
            <w:i/>
          </w:rPr>
          <w:t>lval</w:t>
        </w:r>
      </w:ins>
      <w:del w:id="12104" w:author="Rev 6 Allen Wirfs-Brock" w:date="2012-02-16T18:01:00Z">
        <w:r w:rsidRPr="00E77497" w:rsidDel="00722F95">
          <w:delText>ToBoolean(GetValue(</w:delText>
        </w:r>
        <w:r w:rsidRPr="00E77497" w:rsidDel="00722F95">
          <w:rPr>
            <w:i/>
          </w:rPr>
          <w:delText>lref</w:delText>
        </w:r>
        <w:r w:rsidRPr="00E77497" w:rsidDel="00722F95">
          <w:delText>))</w:delText>
        </w:r>
      </w:del>
      <w:r w:rsidRPr="00E77497">
        <w:t xml:space="preserve"> is </w:t>
      </w:r>
      <w:r w:rsidRPr="00E77497">
        <w:rPr>
          <w:b/>
        </w:rPr>
        <w:t>true</w:t>
      </w:r>
      <w:r w:rsidRPr="00E77497">
        <w:t>, then</w:t>
      </w:r>
    </w:p>
    <w:p w14:paraId="459DE03B" w14:textId="77777777"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14:paraId="54B014B8" w14:textId="77777777" w:rsidR="004C02EF" w:rsidRPr="00E77497" w:rsidRDefault="004C02EF" w:rsidP="00FA3203">
      <w:pPr>
        <w:pStyle w:val="Alg2"/>
        <w:numPr>
          <w:ilvl w:val="1"/>
          <w:numId w:val="102"/>
        </w:numPr>
      </w:pPr>
      <w:r w:rsidRPr="00E77497">
        <w:t>Return GetValue(</w:t>
      </w:r>
      <w:r w:rsidRPr="00E77497">
        <w:rPr>
          <w:i/>
        </w:rPr>
        <w:t>trueRef</w:t>
      </w:r>
      <w:r w:rsidRPr="00E77497">
        <w:t>).</w:t>
      </w:r>
    </w:p>
    <w:p w14:paraId="0217B628" w14:textId="77777777" w:rsidR="004C02EF" w:rsidRPr="00E77497" w:rsidRDefault="004C02EF" w:rsidP="00FA3203">
      <w:pPr>
        <w:pStyle w:val="Alg2"/>
        <w:numPr>
          <w:ilvl w:val="0"/>
          <w:numId w:val="102"/>
        </w:numPr>
      </w:pPr>
      <w:r w:rsidRPr="00E77497">
        <w:t>Else</w:t>
      </w:r>
    </w:p>
    <w:p w14:paraId="62B3D1CE" w14:textId="77777777"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14:paraId="2784AB4C" w14:textId="77777777"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14:paraId="27AC5CD3" w14:textId="77777777" w:rsidR="004C02EF" w:rsidRPr="00E77497" w:rsidRDefault="004C02EF" w:rsidP="003A4B22">
      <w:pPr>
        <w:pStyle w:val="20"/>
        <w:numPr>
          <w:ilvl w:val="0"/>
          <w:numId w:val="0"/>
        </w:numPr>
      </w:pPr>
      <w:bookmarkStart w:id="12105" w:name="_Hlt457449446"/>
      <w:bookmarkStart w:id="12106" w:name="_Toc375031193"/>
      <w:bookmarkStart w:id="12107" w:name="_Ref381183204"/>
      <w:bookmarkStart w:id="12108" w:name="_Toc381513706"/>
      <w:bookmarkStart w:id="12109" w:name="_Toc382202871"/>
      <w:bookmarkStart w:id="12110" w:name="_Toc382212228"/>
      <w:bookmarkStart w:id="12111" w:name="_Toc382212688"/>
      <w:bookmarkStart w:id="12112" w:name="_Toc382291573"/>
      <w:bookmarkStart w:id="12113" w:name="_Ref382717195"/>
      <w:bookmarkStart w:id="12114" w:name="_Toc385672222"/>
      <w:bookmarkStart w:id="12115" w:name="_Toc393690325"/>
      <w:bookmarkStart w:id="12116" w:name="_Ref440445075"/>
      <w:bookmarkStart w:id="12117" w:name="_Toc472818870"/>
      <w:bookmarkStart w:id="12118" w:name="_Toc235503444"/>
      <w:bookmarkStart w:id="12119" w:name="_Toc241509219"/>
      <w:bookmarkStart w:id="12120" w:name="_Toc244416706"/>
      <w:bookmarkStart w:id="12121" w:name="_Toc276631070"/>
      <w:bookmarkStart w:id="12122" w:name="_Toc329528797"/>
      <w:bookmarkEnd w:id="12105"/>
      <w:r w:rsidRPr="00E77497">
        <w:t>11.13</w:t>
      </w:r>
      <w:r w:rsidRPr="00E77497">
        <w:tab/>
        <w:t>Assignment Operator</w:t>
      </w:r>
      <w:bookmarkStart w:id="12123" w:name="_Toc382202872"/>
      <w:bookmarkEnd w:id="12106"/>
      <w:bookmarkEnd w:id="12107"/>
      <w:bookmarkEnd w:id="12108"/>
      <w:bookmarkEnd w:id="12109"/>
      <w:bookmarkEnd w:id="12110"/>
      <w:bookmarkEnd w:id="12111"/>
      <w:bookmarkEnd w:id="12112"/>
      <w:bookmarkEnd w:id="12113"/>
      <w:bookmarkEnd w:id="12114"/>
      <w:bookmarkEnd w:id="12115"/>
      <w:bookmarkEnd w:id="12123"/>
      <w:r w:rsidRPr="00E77497">
        <w:t>s</w:t>
      </w:r>
      <w:bookmarkEnd w:id="12116"/>
      <w:bookmarkEnd w:id="12117"/>
      <w:bookmarkEnd w:id="12118"/>
      <w:bookmarkEnd w:id="12119"/>
      <w:bookmarkEnd w:id="12120"/>
      <w:bookmarkEnd w:id="12121"/>
      <w:bookmarkEnd w:id="12122"/>
    </w:p>
    <w:p w14:paraId="1A71D8CE" w14:textId="77777777" w:rsidR="004C02EF" w:rsidRPr="00E77497" w:rsidRDefault="004C02EF" w:rsidP="004C02EF">
      <w:pPr>
        <w:pStyle w:val="Syntax"/>
      </w:pPr>
      <w:r w:rsidRPr="00E77497">
        <w:t>Syntax</w:t>
      </w:r>
    </w:p>
    <w:p w14:paraId="1C971B9F" w14:textId="77777777"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6C0B72DC" w14:textId="77777777" w:rsidR="004C02EF" w:rsidRPr="00E77497" w:rsidRDefault="004C02EF" w:rsidP="004C02EF">
      <w:pPr>
        <w:pStyle w:val="SyntaxDefinition"/>
      </w:pPr>
      <w:r w:rsidRPr="00E77497">
        <w:t>ConditionalExpression</w:t>
      </w:r>
      <w:ins w:id="12124" w:author="Rev 6 Allen Wirfs-Brock" w:date="2012-02-27T09:45:00Z">
        <w:r w:rsidR="001E419C">
          <w:br/>
          <w:t>YieldExpression</w:t>
        </w:r>
      </w:ins>
      <w:ins w:id="12125" w:author="Rev 7 Allen Wirfs-Brock" w:date="2012-04-16T16:10:00Z">
        <w:r w:rsidR="007E18E5">
          <w:br/>
          <w:t>ArrowFunction</w:t>
        </w:r>
      </w:ins>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0E42426F" w14:textId="77777777" w:rsidR="004C02EF" w:rsidRPr="00E77497" w:rsidRDefault="004C02EF" w:rsidP="004C02EF">
      <w:pPr>
        <w:pStyle w:val="SyntaxRule"/>
        <w:rPr>
          <w:rFonts w:ascii="Arial" w:hAnsi="Arial"/>
        </w:rPr>
      </w:pPr>
      <w:r w:rsidRPr="00E77497">
        <w:t>AssignmentExpressionNoIn</w:t>
      </w:r>
      <w:r w:rsidRPr="00E77497">
        <w:rPr>
          <w:rFonts w:ascii="Arial" w:hAnsi="Arial"/>
        </w:rPr>
        <w:t xml:space="preserve"> </w:t>
      </w:r>
      <w:r w:rsidRPr="00E77497">
        <w:rPr>
          <w:rFonts w:ascii="Arial" w:hAnsi="Arial"/>
          <w:b/>
          <w:i w:val="0"/>
        </w:rPr>
        <w:t>:</w:t>
      </w:r>
    </w:p>
    <w:p w14:paraId="1EFB4E01" w14:textId="77777777" w:rsidR="004C02EF" w:rsidRPr="00E77497" w:rsidRDefault="004C02EF" w:rsidP="004C02EF">
      <w:pPr>
        <w:pStyle w:val="SyntaxDefinition"/>
      </w:pPr>
      <w:r w:rsidRPr="00E77497">
        <w:t>ConditionalExpressionNoIn</w:t>
      </w:r>
      <w:ins w:id="12126" w:author="Rev 7 Allen Wirfs-Brock" w:date="2012-04-16T16:11:00Z">
        <w:r w:rsidR="007E18E5" w:rsidRPr="007E18E5">
          <w:t xml:space="preserve"> </w:t>
        </w:r>
        <w:r w:rsidR="007E18E5">
          <w:br/>
          <w:t>YieldExpression</w:t>
        </w:r>
        <w:r w:rsidR="007E18E5">
          <w:br/>
          <w:t>ArrowFunction</w:t>
        </w:r>
      </w:ins>
      <w:r w:rsidRPr="00E77497">
        <w:br/>
        <w:t xml:space="preserve">LeftHandSideExpression </w:t>
      </w:r>
      <w:ins w:id="12127" w:author="Rev 9 Allen Wirfs-Brock" w:date="2012-06-24T13:34:00Z">
        <w:r w:rsidR="00FD73A2">
          <w:t xml:space="preserve"> </w:t>
        </w:r>
      </w:ins>
      <w:r w:rsidRPr="00E77497">
        <w:rPr>
          <w:rFonts w:ascii="Courier New" w:hAnsi="Courier New" w:cs="Courier New"/>
          <w:b/>
          <w:i w:val="0"/>
        </w:rPr>
        <w:t>=</w:t>
      </w:r>
      <w:r w:rsidRPr="00E77497">
        <w:t xml:space="preserve"> AssignmentExpressionNoIn</w:t>
      </w:r>
      <w:r w:rsidRPr="00E77497">
        <w:br/>
        <w:t>LeftHandSideExpression AssignmentOperator AssignmentExpressionNoIn</w:t>
      </w:r>
    </w:p>
    <w:p w14:paraId="29EC4040" w14:textId="77777777"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14:paraId="7DF9BBD8" w14:textId="77777777" w:rsidTr="004712DB">
        <w:trPr>
          <w:trHeight w:hRule="exact" w:val="240"/>
        </w:trPr>
        <w:tc>
          <w:tcPr>
            <w:tcW w:w="648" w:type="dxa"/>
          </w:tcPr>
          <w:p w14:paraId="6769A074" w14:textId="77777777" w:rsidR="004C02EF" w:rsidRPr="00E77497" w:rsidRDefault="004C02EF" w:rsidP="003A4B22">
            <w:pPr>
              <w:pStyle w:val="SyntaxOneOf"/>
            </w:pPr>
            <w:r w:rsidRPr="00E77497">
              <w:t>*=</w:t>
            </w:r>
          </w:p>
        </w:tc>
        <w:tc>
          <w:tcPr>
            <w:tcW w:w="648" w:type="dxa"/>
          </w:tcPr>
          <w:p w14:paraId="5A3D6DBD" w14:textId="77777777" w:rsidR="004C02EF" w:rsidRPr="00E77497" w:rsidRDefault="004C02EF" w:rsidP="003A4B22">
            <w:pPr>
              <w:pStyle w:val="SyntaxOneOf"/>
            </w:pPr>
            <w:r w:rsidRPr="00E77497">
              <w:t>/=</w:t>
            </w:r>
          </w:p>
        </w:tc>
        <w:tc>
          <w:tcPr>
            <w:tcW w:w="648" w:type="dxa"/>
          </w:tcPr>
          <w:p w14:paraId="01A7BF36" w14:textId="77777777" w:rsidR="004C02EF" w:rsidRPr="00E77497" w:rsidRDefault="004C02EF" w:rsidP="003A4B22">
            <w:pPr>
              <w:pStyle w:val="SyntaxOneOf"/>
            </w:pPr>
            <w:r w:rsidRPr="00E77497">
              <w:t>%=</w:t>
            </w:r>
          </w:p>
        </w:tc>
        <w:tc>
          <w:tcPr>
            <w:tcW w:w="648" w:type="dxa"/>
          </w:tcPr>
          <w:p w14:paraId="1B5F1C0A" w14:textId="77777777" w:rsidR="004C02EF" w:rsidRPr="00E77497" w:rsidRDefault="004C02EF" w:rsidP="003A4B22">
            <w:pPr>
              <w:pStyle w:val="SyntaxOneOf"/>
            </w:pPr>
            <w:r w:rsidRPr="00E77497">
              <w:t>+=</w:t>
            </w:r>
          </w:p>
        </w:tc>
        <w:tc>
          <w:tcPr>
            <w:tcW w:w="648" w:type="dxa"/>
          </w:tcPr>
          <w:p w14:paraId="2AC35F90" w14:textId="77777777" w:rsidR="004C02EF" w:rsidRPr="00E77497" w:rsidRDefault="004C02EF" w:rsidP="003A4B22">
            <w:pPr>
              <w:pStyle w:val="SyntaxOneOf"/>
            </w:pPr>
            <w:r w:rsidRPr="00E77497">
              <w:t>-=</w:t>
            </w:r>
          </w:p>
        </w:tc>
        <w:tc>
          <w:tcPr>
            <w:tcW w:w="648" w:type="dxa"/>
          </w:tcPr>
          <w:p w14:paraId="2435D192" w14:textId="77777777" w:rsidR="004C02EF" w:rsidRPr="00E77497" w:rsidRDefault="004C02EF" w:rsidP="003A4B22">
            <w:pPr>
              <w:pStyle w:val="SyntaxOneOf"/>
            </w:pPr>
            <w:r w:rsidRPr="00E77497">
              <w:t>&lt;&lt;=</w:t>
            </w:r>
          </w:p>
        </w:tc>
        <w:tc>
          <w:tcPr>
            <w:tcW w:w="648" w:type="dxa"/>
          </w:tcPr>
          <w:p w14:paraId="3FB59D5A" w14:textId="77777777" w:rsidR="004C02EF" w:rsidRPr="00E77497" w:rsidRDefault="004C02EF" w:rsidP="003A4B22">
            <w:pPr>
              <w:pStyle w:val="SyntaxOneOf"/>
            </w:pPr>
            <w:r w:rsidRPr="00E77497">
              <w:t>&gt;&gt;=</w:t>
            </w:r>
          </w:p>
        </w:tc>
        <w:tc>
          <w:tcPr>
            <w:tcW w:w="648" w:type="dxa"/>
          </w:tcPr>
          <w:p w14:paraId="35625695" w14:textId="77777777" w:rsidR="004C02EF" w:rsidRPr="00E77497" w:rsidRDefault="004C02EF" w:rsidP="003A4B22">
            <w:pPr>
              <w:pStyle w:val="SyntaxOneOf"/>
            </w:pPr>
            <w:r w:rsidRPr="00E77497">
              <w:t>&gt;&gt;&gt;=</w:t>
            </w:r>
          </w:p>
        </w:tc>
        <w:tc>
          <w:tcPr>
            <w:tcW w:w="648" w:type="dxa"/>
          </w:tcPr>
          <w:p w14:paraId="18A05BDC" w14:textId="77777777" w:rsidR="004C02EF" w:rsidRPr="00E77497" w:rsidRDefault="004C02EF" w:rsidP="003A4B22">
            <w:pPr>
              <w:pStyle w:val="SyntaxOneOf"/>
            </w:pPr>
            <w:r w:rsidRPr="00E77497">
              <w:t>&amp;=</w:t>
            </w:r>
          </w:p>
        </w:tc>
        <w:tc>
          <w:tcPr>
            <w:tcW w:w="648" w:type="dxa"/>
          </w:tcPr>
          <w:p w14:paraId="5AF0D692" w14:textId="77777777" w:rsidR="004C02EF" w:rsidRPr="00E77497" w:rsidRDefault="004C02EF" w:rsidP="003A4B22">
            <w:pPr>
              <w:pStyle w:val="SyntaxOneOf"/>
            </w:pPr>
            <w:r w:rsidRPr="00E77497">
              <w:t>^=</w:t>
            </w:r>
          </w:p>
        </w:tc>
        <w:tc>
          <w:tcPr>
            <w:tcW w:w="648" w:type="dxa"/>
          </w:tcPr>
          <w:p w14:paraId="64647C19" w14:textId="77777777" w:rsidR="004C02EF" w:rsidRPr="00E77497" w:rsidRDefault="004C02EF" w:rsidP="003A4B22">
            <w:pPr>
              <w:pStyle w:val="SyntaxOneOf"/>
            </w:pPr>
            <w:r w:rsidRPr="00E77497">
              <w:t>|=</w:t>
            </w:r>
          </w:p>
        </w:tc>
      </w:tr>
    </w:tbl>
    <w:p w14:paraId="70A85BD4" w14:textId="77777777" w:rsidR="00262A05" w:rsidRPr="00E77497" w:rsidRDefault="00262A05" w:rsidP="00262A05">
      <w:pPr>
        <w:rPr>
          <w:ins w:id="12128" w:author="Rev 4 Allen Wirfs-Brock" w:date="2011-10-15T13:36:00Z"/>
        </w:rPr>
      </w:pPr>
      <w:bookmarkStart w:id="12129" w:name="_Toc375031194"/>
      <w:bookmarkStart w:id="12130" w:name="_Ref378392063"/>
      <w:bookmarkStart w:id="12131" w:name="_Toc381513707"/>
      <w:bookmarkStart w:id="12132" w:name="_Toc382202873"/>
      <w:bookmarkStart w:id="12133" w:name="_Toc382212229"/>
      <w:bookmarkStart w:id="12134" w:name="_Toc382212689"/>
      <w:bookmarkStart w:id="12135" w:name="_Toc382291574"/>
      <w:bookmarkStart w:id="12136" w:name="_Toc385672223"/>
      <w:bookmarkStart w:id="12137" w:name="_Toc393690326"/>
      <w:ins w:id="12138" w:author="Rev 4 Allen Wirfs-Brock" w:date="2011-10-15T13:36:00Z">
        <w:r w:rsidRPr="00E77497">
          <w:t xml:space="preserve">The semantics of the </w:t>
        </w:r>
        <w:r w:rsidRPr="00E77497">
          <w:rPr>
            <w:rFonts w:ascii="Times New Roman" w:hAnsi="Times New Roman"/>
            <w:i/>
          </w:rPr>
          <w:t>AssignmentExpressionNoIn</w:t>
        </w:r>
        <w:r w:rsidRPr="00E77497">
          <w:t xml:space="preserve"> productions are the same manner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r w:rsidRPr="00E77497">
          <w:t xml:space="preserve"> and </w:t>
        </w:r>
        <w:r w:rsidRPr="00E77497">
          <w:rPr>
            <w:rFonts w:ascii="Times New Roman" w:hAnsi="Times New Roman"/>
            <w:i/>
          </w:rPr>
          <w:t>AssignmentExpression</w:t>
        </w:r>
        <w:r w:rsidRPr="00E77497">
          <w:t>, respectively.</w:t>
        </w:r>
      </w:ins>
    </w:p>
    <w:p w14:paraId="05D7D8B8" w14:textId="77777777" w:rsidR="008D4C49" w:rsidRPr="00E77497" w:rsidDel="001F7486" w:rsidRDefault="008D4C49" w:rsidP="00120381">
      <w:pPr>
        <w:pStyle w:val="30"/>
        <w:numPr>
          <w:ilvl w:val="0"/>
          <w:numId w:val="0"/>
        </w:numPr>
        <w:rPr>
          <w:ins w:id="12139" w:author="Allen Wirfs-Brock" w:date="2011-07-01T15:44:00Z"/>
          <w:del w:id="12140" w:author="Rev 4 Allen Wirfs-Brock" w:date="2011-10-15T15:03:00Z"/>
        </w:rPr>
      </w:pPr>
      <w:ins w:id="12141" w:author="Allen Wirfs-Brock" w:date="2011-07-01T14:52:00Z">
        <w:del w:id="12142" w:author="Rev 4 Allen Wirfs-Brock" w:date="2011-10-15T15:03:00Z">
          <w:r w:rsidRPr="00E77497" w:rsidDel="001F7486">
            <w:delText>Supplemental Syntax</w:delText>
          </w:r>
        </w:del>
      </w:ins>
    </w:p>
    <w:p w14:paraId="44A1B255" w14:textId="77777777" w:rsidR="004C4800" w:rsidRPr="00E77497" w:rsidDel="001F7486" w:rsidRDefault="004C4800" w:rsidP="00120381">
      <w:pPr>
        <w:pStyle w:val="30"/>
        <w:numPr>
          <w:ilvl w:val="0"/>
          <w:numId w:val="0"/>
        </w:numPr>
        <w:rPr>
          <w:ins w:id="12143" w:author="Allen Wirfs-Brock" w:date="2011-07-01T14:52:00Z"/>
          <w:del w:id="12144" w:author="Rev 4 Allen Wirfs-Brock" w:date="2011-10-15T15:03:00Z"/>
        </w:rPr>
      </w:pPr>
      <w:ins w:id="12145" w:author="Allen Wirfs-Brock" w:date="2011-07-01T15:44:00Z">
        <w:del w:id="12146" w:author="Rev 4 Allen Wirfs-Brock" w:date="2011-10-15T15:03:00Z">
          <w:r w:rsidRPr="00E77497" w:rsidDel="001F7486">
            <w:delText xml:space="preserve">In certain circumstances when processing the production </w:delText>
          </w:r>
          <w:r w:rsidRPr="00E77497" w:rsidDel="001F7486">
            <w:rPr>
              <w:rStyle w:val="bnf"/>
            </w:rPr>
            <w:delText>AssignmentExpression</w:delText>
          </w:r>
          <w:r w:rsidRPr="00E77497" w:rsidDel="001F7486">
            <w:delText xml:space="preserve"> : </w:delText>
          </w:r>
          <w:r w:rsidRPr="00E77497" w:rsidDel="001F7486">
            <w:rPr>
              <w:rStyle w:val="bnf"/>
            </w:rPr>
            <w:delText>LeftHandSideExpression</w:delText>
          </w:r>
          <w:r w:rsidRPr="00E77497" w:rsidDel="001F7486">
            <w:delText xml:space="preserve"> </w:delText>
          </w:r>
          <w:r w:rsidRPr="00E77497" w:rsidDel="001F7486">
            <w:rPr>
              <w:rFonts w:ascii="Courier New" w:hAnsi="Courier New"/>
            </w:rPr>
            <w:delText>=</w:delText>
          </w:r>
          <w:r w:rsidRPr="00E77497" w:rsidDel="001F7486">
            <w:delText xml:space="preserve"> </w:delText>
          </w:r>
          <w:r w:rsidRPr="00E77497" w:rsidDel="001F7486">
            <w:rPr>
              <w:rStyle w:val="bnf"/>
            </w:rPr>
            <w:delText>AssignmentExpression</w:delText>
          </w:r>
          <w:r w:rsidRPr="00E77497" w:rsidDel="001F7486">
            <w:delText xml:space="preserve"> the following grammar is used to refine the interpretation of  </w:delText>
          </w:r>
          <w:r w:rsidRPr="00E77497" w:rsidDel="001F7486">
            <w:rPr>
              <w:rStyle w:val="bnf"/>
            </w:rPr>
            <w:delText>LeftHandSideExpression</w:delText>
          </w:r>
          <w:r w:rsidRPr="00E77497" w:rsidDel="001F7486">
            <w:delText>.</w:delText>
          </w:r>
        </w:del>
      </w:ins>
    </w:p>
    <w:p w14:paraId="0A433628" w14:textId="77777777" w:rsidR="008D4C49" w:rsidRPr="00E77497" w:rsidDel="001F7486" w:rsidRDefault="008D4C49" w:rsidP="00120381">
      <w:pPr>
        <w:pStyle w:val="30"/>
        <w:numPr>
          <w:ilvl w:val="0"/>
          <w:numId w:val="0"/>
        </w:numPr>
        <w:rPr>
          <w:ins w:id="12147" w:author="Allen Wirfs-Brock" w:date="2011-07-01T14:52:00Z"/>
          <w:del w:id="12148" w:author="Rev 4 Allen Wirfs-Brock" w:date="2011-10-15T15:03:00Z"/>
        </w:rPr>
      </w:pPr>
      <w:ins w:id="12149" w:author="Allen Wirfs-Brock" w:date="2011-07-01T14:52:00Z">
        <w:del w:id="12150" w:author="Rev 4 Allen Wirfs-Brock" w:date="2011-10-15T15:03:00Z">
          <w:r w:rsidRPr="00E77497" w:rsidDel="001F7486">
            <w:delText xml:space="preserve">AssignmentPattern </w:delText>
          </w:r>
          <w:r w:rsidRPr="00E77497" w:rsidDel="001F7486">
            <w:rPr>
              <w:i/>
            </w:rPr>
            <w:delText>:</w:delText>
          </w:r>
        </w:del>
      </w:ins>
    </w:p>
    <w:p w14:paraId="4F8156C0" w14:textId="77777777" w:rsidR="008D4C49" w:rsidRPr="00E77497" w:rsidDel="001F7486" w:rsidRDefault="008D4C49" w:rsidP="00120381">
      <w:pPr>
        <w:pStyle w:val="30"/>
        <w:numPr>
          <w:ilvl w:val="0"/>
          <w:numId w:val="0"/>
        </w:numPr>
        <w:rPr>
          <w:ins w:id="12151" w:author="Allen Wirfs-Brock" w:date="2011-07-01T14:52:00Z"/>
          <w:del w:id="12152" w:author="Rev 4 Allen Wirfs-Brock" w:date="2011-10-15T15:03:00Z"/>
          <w:rFonts w:ascii="Courier New" w:hAnsi="Courier New" w:cs="Courier New"/>
          <w:i/>
        </w:rPr>
      </w:pPr>
      <w:ins w:id="12153" w:author="Allen Wirfs-Brock" w:date="2011-07-01T14:52:00Z">
        <w:del w:id="12154" w:author="Rev 4 Allen Wirfs-Brock" w:date="2011-10-15T15:03:00Z">
          <w:r w:rsidRPr="00E77497" w:rsidDel="001F7486">
            <w:delText>ObjectAssignmentPattern</w:delText>
          </w:r>
          <w:r w:rsidRPr="00E77497" w:rsidDel="001F7486">
            <w:br/>
            <w:delText>ArrayAssignmentPattern</w:delText>
          </w:r>
          <w:r w:rsidRPr="00E77497" w:rsidDel="001F7486">
            <w:rPr>
              <w:rFonts w:ascii="Courier New" w:hAnsi="Courier New" w:cs="Courier New"/>
              <w:i/>
            </w:rPr>
            <w:delText xml:space="preserve"> </w:delText>
          </w:r>
        </w:del>
      </w:ins>
    </w:p>
    <w:p w14:paraId="2FE9E2C3" w14:textId="77777777" w:rsidR="008D4C49" w:rsidRPr="00E77497" w:rsidDel="001F7486" w:rsidRDefault="008D4C49" w:rsidP="00120381">
      <w:pPr>
        <w:pStyle w:val="30"/>
        <w:numPr>
          <w:ilvl w:val="0"/>
          <w:numId w:val="0"/>
        </w:numPr>
        <w:rPr>
          <w:ins w:id="12155" w:author="Allen Wirfs-Brock" w:date="2011-07-01T14:52:00Z"/>
          <w:del w:id="12156" w:author="Rev 4 Allen Wirfs-Brock" w:date="2011-10-15T15:03:00Z"/>
        </w:rPr>
      </w:pPr>
      <w:ins w:id="12157" w:author="Allen Wirfs-Brock" w:date="2011-07-01T14:52:00Z">
        <w:del w:id="12158" w:author="Rev 4 Allen Wirfs-Brock" w:date="2011-10-15T15:03:00Z">
          <w:r w:rsidRPr="00E77497" w:rsidDel="001F7486">
            <w:delText xml:space="preserve">ObjectAssignmentPattern </w:delText>
          </w:r>
          <w:r w:rsidRPr="00E77497" w:rsidDel="001F7486">
            <w:rPr>
              <w:i/>
            </w:rPr>
            <w:delText>:</w:delText>
          </w:r>
        </w:del>
      </w:ins>
    </w:p>
    <w:p w14:paraId="3AAD129B" w14:textId="77777777" w:rsidR="008D4C49" w:rsidRPr="00E77497" w:rsidDel="001F7486" w:rsidRDefault="008D4C49" w:rsidP="00120381">
      <w:pPr>
        <w:pStyle w:val="30"/>
        <w:numPr>
          <w:ilvl w:val="0"/>
          <w:numId w:val="0"/>
        </w:numPr>
        <w:rPr>
          <w:ins w:id="12159" w:author="Allen Wirfs-Brock" w:date="2011-07-01T14:52:00Z"/>
          <w:del w:id="12160" w:author="Rev 4 Allen Wirfs-Brock" w:date="2011-10-15T15:03:00Z"/>
          <w:rFonts w:ascii="Courier New" w:hAnsi="Courier New" w:cs="Courier New"/>
          <w:i/>
        </w:rPr>
      </w:pPr>
      <w:ins w:id="12161" w:author="Allen Wirfs-Brock" w:date="2011-07-01T14:52:00Z">
        <w:del w:id="12162" w:author="Rev 4 Allen Wirfs-Brock" w:date="2011-10-15T15:03:00Z">
          <w:r w:rsidRPr="00E77497" w:rsidDel="001F7486">
            <w:rPr>
              <w:rFonts w:ascii="Courier New" w:hAnsi="Courier New" w:cs="Courier New"/>
              <w:i/>
            </w:rPr>
            <w:delText>{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 }</w:delText>
          </w:r>
        </w:del>
      </w:ins>
    </w:p>
    <w:p w14:paraId="1CAF8DE4" w14:textId="77777777" w:rsidR="008D4C49" w:rsidRPr="00E77497" w:rsidDel="001F7486" w:rsidRDefault="008D4C49" w:rsidP="00120381">
      <w:pPr>
        <w:pStyle w:val="30"/>
        <w:numPr>
          <w:ilvl w:val="0"/>
          <w:numId w:val="0"/>
        </w:numPr>
        <w:rPr>
          <w:ins w:id="12163" w:author="Allen Wirfs-Brock" w:date="2011-07-01T14:52:00Z"/>
          <w:del w:id="12164" w:author="Rev 4 Allen Wirfs-Brock" w:date="2011-10-15T15:03:00Z"/>
        </w:rPr>
      </w:pPr>
      <w:ins w:id="12165" w:author="Allen Wirfs-Brock" w:date="2011-07-01T14:52:00Z">
        <w:del w:id="12166" w:author="Rev 4 Allen Wirfs-Brock" w:date="2011-10-15T15:03:00Z">
          <w:r w:rsidRPr="00E77497" w:rsidDel="001F7486">
            <w:delText xml:space="preserve">ArrayAssignmentPattern </w:delText>
          </w:r>
          <w:r w:rsidRPr="00E77497" w:rsidDel="001F7486">
            <w:rPr>
              <w:i/>
            </w:rPr>
            <w:delText>:</w:delText>
          </w:r>
        </w:del>
      </w:ins>
    </w:p>
    <w:p w14:paraId="15E3258B" w14:textId="77777777" w:rsidR="008D4C49" w:rsidRPr="00E77497" w:rsidDel="001F7486" w:rsidRDefault="008D4C49" w:rsidP="00120381">
      <w:pPr>
        <w:pStyle w:val="30"/>
        <w:numPr>
          <w:ilvl w:val="0"/>
          <w:numId w:val="0"/>
        </w:numPr>
        <w:rPr>
          <w:ins w:id="12167" w:author="Allen Wirfs-Brock" w:date="2011-07-01T14:52:00Z"/>
          <w:del w:id="12168" w:author="Rev 4 Allen Wirfs-Brock" w:date="2011-10-15T15:03:00Z"/>
          <w:rFonts w:ascii="Courier New" w:hAnsi="Courier New" w:cs="Courier New"/>
          <w:i/>
        </w:rPr>
      </w:pPr>
      <w:ins w:id="12169" w:author="Allen Wirfs-Brock" w:date="2011-07-01T14:52:00Z">
        <w:del w:id="12170" w:author="Rev 4 Allen Wirfs-Brock" w:date="2011-10-15T15:03:00Z">
          <w:r w:rsidRPr="00E77497" w:rsidDel="001F7486">
            <w:rPr>
              <w:rFonts w:ascii="Courier New" w:hAnsi="Courier New" w:cs="Courier New"/>
              <w:i/>
            </w:rPr>
            <w:delText xml:space="preserve">[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r w:rsidRPr="00E77497" w:rsidDel="001F7486">
            <w:rPr>
              <w:rFonts w:ascii="Courier New" w:hAnsi="Courier New" w:cs="Courier New"/>
              <w:i/>
            </w:rPr>
            <w:br/>
            <w:delText xml:space="preserve">[ </w:delText>
          </w:r>
          <w:r w:rsidRPr="00E77497" w:rsidDel="001F7486">
            <w:delText>AssignmentElementList</w:delText>
          </w:r>
          <w:r w:rsidRPr="00E77497" w:rsidDel="001F7486">
            <w:rPr>
              <w:rFonts w:ascii="Courier New" w:hAnsi="Courier New" w:cs="Courier New"/>
              <w:i/>
            </w:rPr>
            <w:delText xml:space="preserve"> ,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del>
      </w:ins>
    </w:p>
    <w:p w14:paraId="46240470" w14:textId="77777777" w:rsidR="008D4C49" w:rsidRPr="00E77497" w:rsidDel="001F7486" w:rsidRDefault="008D4C49" w:rsidP="00120381">
      <w:pPr>
        <w:pStyle w:val="30"/>
        <w:numPr>
          <w:ilvl w:val="0"/>
          <w:numId w:val="0"/>
        </w:numPr>
        <w:rPr>
          <w:ins w:id="12171" w:author="Allen Wirfs-Brock" w:date="2011-07-01T14:52:00Z"/>
          <w:del w:id="12172" w:author="Rev 4 Allen Wirfs-Brock" w:date="2011-10-15T15:03:00Z"/>
        </w:rPr>
      </w:pPr>
      <w:ins w:id="12173" w:author="Allen Wirfs-Brock" w:date="2011-07-01T14:52:00Z">
        <w:del w:id="12174" w:author="Rev 4 Allen Wirfs-Brock" w:date="2011-10-15T15:03:00Z">
          <w:r w:rsidRPr="00E77497" w:rsidDel="001F7486">
            <w:delText xml:space="preserve">AssignmentPropertyList </w:delText>
          </w:r>
          <w:r w:rsidRPr="00E77497" w:rsidDel="001F7486">
            <w:rPr>
              <w:i/>
            </w:rPr>
            <w:delText>:</w:delText>
          </w:r>
        </w:del>
      </w:ins>
    </w:p>
    <w:p w14:paraId="6ECB0657" w14:textId="77777777" w:rsidR="008D4C49" w:rsidRPr="00E77497" w:rsidDel="001F7486" w:rsidRDefault="008D4C49" w:rsidP="00120381">
      <w:pPr>
        <w:pStyle w:val="30"/>
        <w:numPr>
          <w:ilvl w:val="0"/>
          <w:numId w:val="0"/>
        </w:numPr>
        <w:rPr>
          <w:ins w:id="12175" w:author="Allen Wirfs-Brock" w:date="2011-07-01T14:52:00Z"/>
          <w:del w:id="12176" w:author="Rev 4 Allen Wirfs-Brock" w:date="2011-10-15T15:03:00Z"/>
        </w:rPr>
      </w:pPr>
      <w:ins w:id="12177" w:author="Allen Wirfs-Brock" w:date="2011-07-01T14:52:00Z">
        <w:del w:id="12178" w:author="Rev 4 Allen Wirfs-Brock" w:date="2011-10-15T15:03:00Z">
          <w:r w:rsidRPr="00E77497" w:rsidDel="001F7486">
            <w:delText>AssignmentProperty</w:delText>
          </w:r>
          <w:r w:rsidRPr="00E77497" w:rsidDel="001F7486">
            <w:br/>
            <w:delText xml:space="preserve">AssignmentPropertyList </w:delText>
          </w:r>
          <w:r w:rsidRPr="00E77497" w:rsidDel="001F7486">
            <w:rPr>
              <w:rFonts w:ascii="Courier New" w:hAnsi="Courier New" w:cs="Courier New"/>
              <w:i/>
            </w:rPr>
            <w:delText>,</w:delText>
          </w:r>
          <w:r w:rsidRPr="00E77497" w:rsidDel="001F7486">
            <w:delText xml:space="preserve"> AssignmentProperty</w:delText>
          </w:r>
        </w:del>
      </w:ins>
    </w:p>
    <w:p w14:paraId="7DBF26A5" w14:textId="77777777" w:rsidR="008D4C49" w:rsidRPr="00E77497" w:rsidDel="001F7486" w:rsidRDefault="008D4C49" w:rsidP="00120381">
      <w:pPr>
        <w:pStyle w:val="30"/>
        <w:numPr>
          <w:ilvl w:val="0"/>
          <w:numId w:val="0"/>
        </w:numPr>
        <w:rPr>
          <w:ins w:id="12179" w:author="Allen Wirfs-Brock" w:date="2011-07-01T14:52:00Z"/>
          <w:del w:id="12180" w:author="Rev 4 Allen Wirfs-Brock" w:date="2011-10-15T15:03:00Z"/>
        </w:rPr>
      </w:pPr>
      <w:ins w:id="12181" w:author="Allen Wirfs-Brock" w:date="2011-07-01T14:52:00Z">
        <w:del w:id="12182" w:author="Rev 4 Allen Wirfs-Brock" w:date="2011-10-15T15:03:00Z">
          <w:r w:rsidRPr="00E77497" w:rsidDel="001F7486">
            <w:delText xml:space="preserve">AssignmentElementList </w:delText>
          </w:r>
          <w:r w:rsidRPr="00E77497" w:rsidDel="001F7486">
            <w:rPr>
              <w:i/>
            </w:rPr>
            <w:delText>:</w:delText>
          </w:r>
        </w:del>
      </w:ins>
    </w:p>
    <w:p w14:paraId="293A8FA3" w14:textId="77777777" w:rsidR="008D4C49" w:rsidRPr="00E77497" w:rsidDel="001F7486" w:rsidRDefault="008D4C49" w:rsidP="00120381">
      <w:pPr>
        <w:pStyle w:val="30"/>
        <w:numPr>
          <w:ilvl w:val="0"/>
          <w:numId w:val="0"/>
        </w:numPr>
        <w:rPr>
          <w:ins w:id="12183" w:author="Allen Wirfs-Brock" w:date="2011-07-01T14:52:00Z"/>
          <w:del w:id="12184" w:author="Rev 4 Allen Wirfs-Brock" w:date="2011-10-15T15:03:00Z"/>
        </w:rPr>
      </w:pPr>
      <w:ins w:id="12185" w:author="Allen Wirfs-Brock" w:date="2011-07-01T14:52:00Z">
        <w:del w:id="12186" w:author="Rev 4 Allen Wirfs-Brock" w:date="2011-10-15T15:03:00Z">
          <w:r w:rsidRPr="00E77497" w:rsidDel="001F7486">
            <w:delText>Elision</w:delText>
          </w:r>
          <w:r w:rsidRPr="00E77497" w:rsidDel="001F7486">
            <w:rPr>
              <w:rFonts w:cs="Arial"/>
              <w:i/>
              <w:vertAlign w:val="subscript"/>
            </w:rPr>
            <w:delText>opt</w:delText>
          </w:r>
          <w:r w:rsidRPr="00E77497" w:rsidDel="001F7486">
            <w:delText xml:space="preserve">  AssignmentElement </w:delText>
          </w:r>
          <w:r w:rsidRPr="00E77497" w:rsidDel="001F7486">
            <w:br/>
            <w:delText xml:space="preserve">AssignmentElementList </w:delText>
          </w:r>
          <w:r w:rsidRPr="00E77497" w:rsidDel="001F7486">
            <w:rPr>
              <w:rFonts w:ascii="Courier New" w:hAnsi="Courier New" w:cs="Courier New"/>
              <w:i/>
            </w:rPr>
            <w:delText>,</w:delText>
          </w:r>
          <w:r w:rsidRPr="00E77497" w:rsidDel="001F7486">
            <w:delText xml:space="preserve"> Elision</w:delText>
          </w:r>
          <w:r w:rsidRPr="00E77497" w:rsidDel="001F7486">
            <w:rPr>
              <w:rFonts w:cs="Arial"/>
              <w:i/>
              <w:vertAlign w:val="subscript"/>
            </w:rPr>
            <w:delText xml:space="preserve">opt </w:delText>
          </w:r>
          <w:r w:rsidRPr="00E77497" w:rsidDel="001F7486">
            <w:delText xml:space="preserve"> AssignmentElement</w:delText>
          </w:r>
        </w:del>
      </w:ins>
    </w:p>
    <w:p w14:paraId="46A53841" w14:textId="77777777" w:rsidR="008D4C49" w:rsidRPr="00E77497" w:rsidDel="001F7486" w:rsidRDefault="008D4C49" w:rsidP="00120381">
      <w:pPr>
        <w:pStyle w:val="30"/>
        <w:numPr>
          <w:ilvl w:val="0"/>
          <w:numId w:val="0"/>
        </w:numPr>
        <w:rPr>
          <w:ins w:id="12187" w:author="Allen Wirfs-Brock" w:date="2011-07-01T14:52:00Z"/>
          <w:del w:id="12188" w:author="Rev 4 Allen Wirfs-Brock" w:date="2011-10-15T15:03:00Z"/>
        </w:rPr>
      </w:pPr>
      <w:ins w:id="12189" w:author="Allen Wirfs-Brock" w:date="2011-07-01T14:52:00Z">
        <w:del w:id="12190" w:author="Rev 4 Allen Wirfs-Brock" w:date="2011-10-15T15:03:00Z">
          <w:r w:rsidRPr="00E77497" w:rsidDel="001F7486">
            <w:delText xml:space="preserve">AssignmentProperty </w:delText>
          </w:r>
          <w:r w:rsidRPr="00E77497" w:rsidDel="001F7486">
            <w:rPr>
              <w:i/>
            </w:rPr>
            <w:delText>:</w:delText>
          </w:r>
        </w:del>
      </w:ins>
    </w:p>
    <w:p w14:paraId="4B6BFFDC" w14:textId="77777777" w:rsidR="008D4C49" w:rsidRPr="00E77497" w:rsidDel="001F7486" w:rsidRDefault="008D4C49" w:rsidP="00120381">
      <w:pPr>
        <w:pStyle w:val="30"/>
        <w:numPr>
          <w:ilvl w:val="0"/>
          <w:numId w:val="0"/>
        </w:numPr>
        <w:rPr>
          <w:ins w:id="12191" w:author="Allen Wirfs-Brock" w:date="2011-07-01T14:52:00Z"/>
          <w:del w:id="12192" w:author="Rev 4 Allen Wirfs-Brock" w:date="2011-10-15T15:03:00Z"/>
        </w:rPr>
      </w:pPr>
      <w:ins w:id="12193" w:author="Allen Wirfs-Brock" w:date="2011-07-01T14:52:00Z">
        <w:del w:id="12194" w:author="Rev 4 Allen Wirfs-Brock" w:date="2011-10-15T15:03:00Z">
          <w:r w:rsidRPr="00E77497" w:rsidDel="001F7486">
            <w:delText>Identifier</w:delText>
          </w:r>
          <w:r w:rsidRPr="00E77497" w:rsidDel="001F7486">
            <w:br/>
            <w:delText>PropertyName</w:delText>
          </w:r>
          <w:r w:rsidRPr="00E77497" w:rsidDel="001F7486">
            <w:rPr>
              <w:rFonts w:ascii="Courier New" w:hAnsi="Courier New" w:cs="Courier New"/>
              <w:i/>
            </w:rPr>
            <w:delText xml:space="preserve"> : </w:delText>
          </w:r>
          <w:r w:rsidRPr="00E77497" w:rsidDel="001F7486">
            <w:delText>LeftHandSideExpression</w:delText>
          </w:r>
        </w:del>
      </w:ins>
    </w:p>
    <w:p w14:paraId="09438A7E" w14:textId="77777777" w:rsidR="008D4C49" w:rsidRPr="00E77497" w:rsidDel="001F7486" w:rsidRDefault="008D4C49" w:rsidP="00120381">
      <w:pPr>
        <w:pStyle w:val="30"/>
        <w:numPr>
          <w:ilvl w:val="0"/>
          <w:numId w:val="0"/>
        </w:numPr>
        <w:rPr>
          <w:ins w:id="12195" w:author="Allen Wirfs-Brock" w:date="2011-07-01T14:52:00Z"/>
          <w:del w:id="12196" w:author="Rev 4 Allen Wirfs-Brock" w:date="2011-10-15T15:03:00Z"/>
        </w:rPr>
      </w:pPr>
      <w:ins w:id="12197" w:author="Allen Wirfs-Brock" w:date="2011-07-01T14:52:00Z">
        <w:del w:id="12198" w:author="Rev 4 Allen Wirfs-Brock" w:date="2011-10-15T15:03:00Z">
          <w:r w:rsidRPr="00E77497" w:rsidDel="001F7486">
            <w:delText xml:space="preserve">AssignmentElement </w:delText>
          </w:r>
          <w:r w:rsidRPr="00E77497" w:rsidDel="001F7486">
            <w:rPr>
              <w:i/>
            </w:rPr>
            <w:delText>:</w:delText>
          </w:r>
        </w:del>
      </w:ins>
    </w:p>
    <w:p w14:paraId="7F24C901" w14:textId="77777777" w:rsidR="008D4C49" w:rsidRPr="00E77497" w:rsidDel="001F7486" w:rsidRDefault="008D4C49" w:rsidP="00120381">
      <w:pPr>
        <w:pStyle w:val="30"/>
        <w:numPr>
          <w:ilvl w:val="0"/>
          <w:numId w:val="0"/>
        </w:numPr>
        <w:rPr>
          <w:ins w:id="12199" w:author="Allen Wirfs-Brock" w:date="2011-07-01T14:52:00Z"/>
          <w:del w:id="12200" w:author="Rev 4 Allen Wirfs-Brock" w:date="2011-10-15T15:03:00Z"/>
        </w:rPr>
      </w:pPr>
      <w:ins w:id="12201" w:author="Allen Wirfs-Brock" w:date="2011-07-01T14:52:00Z">
        <w:del w:id="12202" w:author="Rev 4 Allen Wirfs-Brock" w:date="2011-10-15T15:03:00Z">
          <w:r w:rsidRPr="00E77497" w:rsidDel="001F7486">
            <w:rPr>
              <w:rFonts w:cs="Arial"/>
              <w:i/>
              <w:sz w:val="16"/>
              <w:szCs w:val="16"/>
            </w:rPr>
            <w:delText xml:space="preserve"> </w:delText>
          </w:r>
          <w:r w:rsidRPr="00E77497" w:rsidDel="001F7486">
            <w:delText>LeftHandSideExpression</w:delText>
          </w:r>
        </w:del>
      </w:ins>
    </w:p>
    <w:p w14:paraId="41402546" w14:textId="77777777" w:rsidR="008D4C49" w:rsidRPr="00E77497" w:rsidDel="001F7486" w:rsidRDefault="008D4C49" w:rsidP="00120381">
      <w:pPr>
        <w:pStyle w:val="30"/>
        <w:numPr>
          <w:ilvl w:val="0"/>
          <w:numId w:val="0"/>
        </w:numPr>
        <w:rPr>
          <w:ins w:id="12203" w:author="Allen Wirfs-Brock" w:date="2011-07-01T14:52:00Z"/>
          <w:del w:id="12204" w:author="Rev 4 Allen Wirfs-Brock" w:date="2011-10-15T15:03:00Z"/>
        </w:rPr>
      </w:pPr>
      <w:ins w:id="12205" w:author="Allen Wirfs-Brock" w:date="2011-07-01T14:52:00Z">
        <w:del w:id="12206" w:author="Rev 4 Allen Wirfs-Brock" w:date="2011-10-15T15:03:00Z">
          <w:r w:rsidRPr="00E77497" w:rsidDel="001F7486">
            <w:delText xml:space="preserve">AssignmentRestElement </w:delText>
          </w:r>
          <w:r w:rsidRPr="00E77497" w:rsidDel="001F7486">
            <w:rPr>
              <w:i/>
            </w:rPr>
            <w:delText>:</w:delText>
          </w:r>
        </w:del>
      </w:ins>
    </w:p>
    <w:p w14:paraId="54E2B649" w14:textId="77777777" w:rsidR="004C02EF" w:rsidRPr="00E77497" w:rsidDel="001F7486" w:rsidRDefault="008D4C49" w:rsidP="00120381">
      <w:pPr>
        <w:pStyle w:val="30"/>
        <w:numPr>
          <w:ilvl w:val="0"/>
          <w:numId w:val="0"/>
        </w:numPr>
        <w:rPr>
          <w:del w:id="12207" w:author="Rev 4 Allen Wirfs-Brock" w:date="2011-10-15T15:03:00Z"/>
        </w:rPr>
      </w:pPr>
      <w:ins w:id="12208" w:author="Allen Wirfs-Brock" w:date="2011-07-01T14:52:00Z">
        <w:del w:id="12209" w:author="Rev 4 Allen Wirfs-Brock" w:date="2011-10-15T15:03:00Z">
          <w:r w:rsidRPr="00E77497" w:rsidDel="001F7486">
            <w:rPr>
              <w:rFonts w:cs="Arial"/>
              <w:i/>
              <w:sz w:val="16"/>
              <w:szCs w:val="16"/>
            </w:rPr>
            <w:delText xml:space="preserve"> </w:delText>
          </w:r>
          <w:r w:rsidRPr="00E77497" w:rsidDel="001F7486">
            <w:rPr>
              <w:rFonts w:ascii="Courier New" w:hAnsi="Courier New" w:cs="Courier New"/>
              <w:i/>
            </w:rPr>
            <w:delText>…</w:delText>
          </w:r>
          <w:r w:rsidRPr="00E77497" w:rsidDel="001F7486">
            <w:rPr>
              <w:rFonts w:cs="Arial"/>
              <w:i/>
              <w:sz w:val="16"/>
              <w:szCs w:val="16"/>
            </w:rPr>
            <w:delText xml:space="preserve"> </w:delText>
          </w:r>
          <w:r w:rsidRPr="00E77497" w:rsidDel="001F7486">
            <w:delText>LeftHandSideExpression</w:delText>
          </w:r>
        </w:del>
      </w:ins>
    </w:p>
    <w:p w14:paraId="1877EFC7" w14:textId="77777777" w:rsidR="007806CA" w:rsidRPr="00E77497" w:rsidRDefault="007806CA" w:rsidP="00120381">
      <w:pPr>
        <w:pStyle w:val="30"/>
        <w:numPr>
          <w:ilvl w:val="0"/>
          <w:numId w:val="0"/>
        </w:numPr>
        <w:rPr>
          <w:ins w:id="12210" w:author="Rev 4 Allen Wirfs-Brock" w:date="2011-10-15T13:44:00Z"/>
        </w:rPr>
      </w:pPr>
      <w:bookmarkStart w:id="12211" w:name="_Toc329528798"/>
      <w:ins w:id="12212" w:author="Rev 4 Allen Wirfs-Brock" w:date="2011-10-15T13:44:00Z">
        <w:r w:rsidRPr="00E77497">
          <w:t>Static Semantics</w:t>
        </w:r>
        <w:bookmarkEnd w:id="12211"/>
      </w:ins>
    </w:p>
    <w:p w14:paraId="4C36764A" w14:textId="77777777" w:rsidR="007806CA" w:rsidRPr="00E77497" w:rsidRDefault="00C9049C" w:rsidP="007806CA">
      <w:pPr>
        <w:rPr>
          <w:ins w:id="12213" w:author="Rev 4 Allen Wirfs-Brock" w:date="2011-10-15T13:44:00Z"/>
          <w:rFonts w:ascii="Helvetica" w:hAnsi="Helvetica"/>
          <w:b/>
        </w:rPr>
      </w:pPr>
      <w:ins w:id="12214" w:author="Rev 4 Allen Wirfs-Brock" w:date="2011-10-20T10:21:00Z">
        <w:r w:rsidRPr="00E77497">
          <w:rPr>
            <w:rFonts w:ascii="Helvetica" w:hAnsi="Helvetica"/>
            <w:b/>
          </w:rPr>
          <w:t xml:space="preserve">Static Semantics:  </w:t>
        </w:r>
      </w:ins>
      <w:ins w:id="12215" w:author="Rev 4 Allen Wirfs-Brock" w:date="2011-10-15T13:44:00Z">
        <w:r w:rsidR="007806CA" w:rsidRPr="00E77497">
          <w:rPr>
            <w:rFonts w:ascii="Helvetica" w:hAnsi="Helvetica"/>
            <w:b/>
          </w:rPr>
          <w:t>Early Errors</w:t>
        </w:r>
      </w:ins>
    </w:p>
    <w:p w14:paraId="6064DC48" w14:textId="77777777" w:rsidR="001A5F8D" w:rsidRPr="00E77497" w:rsidRDefault="001A5F8D" w:rsidP="001A5F8D">
      <w:pPr>
        <w:pStyle w:val="SyntaxRule"/>
        <w:rPr>
          <w:ins w:id="12216" w:author="Rev 4 Allen Wirfs-Brock" w:date="2011-10-15T13:57:00Z"/>
          <w:rFonts w:ascii="Arial" w:hAnsi="Arial"/>
        </w:rPr>
      </w:pPr>
      <w:ins w:id="12217" w:author="Rev 4 Allen Wirfs-Brock" w:date="2011-10-15T13:57:00Z">
        <w:r w:rsidRPr="00E77497">
          <w:t>AssignmentExpression</w:t>
        </w:r>
        <w:r w:rsidRPr="00E77497">
          <w:rPr>
            <w:rFonts w:ascii="Arial" w:hAnsi="Arial"/>
          </w:rPr>
          <w:t xml:space="preserve"> </w:t>
        </w:r>
        <w:r w:rsidRPr="00E77497">
          <w:rPr>
            <w:rFonts w:ascii="Arial" w:hAnsi="Arial"/>
            <w:b/>
            <w:i w:val="0"/>
          </w:rPr>
          <w:t>:</w:t>
        </w:r>
      </w:ins>
    </w:p>
    <w:p w14:paraId="1863A979" w14:textId="77777777" w:rsidR="001A5F8D" w:rsidRPr="00E77497" w:rsidRDefault="001A5F8D" w:rsidP="001A5F8D">
      <w:pPr>
        <w:pStyle w:val="SyntaxDefinition"/>
        <w:rPr>
          <w:ins w:id="12218" w:author="Rev 4 Allen Wirfs-Brock" w:date="2011-10-15T13:57:00Z"/>
        </w:rPr>
      </w:pPr>
      <w:ins w:id="12219" w:author="Rev 4 Allen Wirfs-Brock" w:date="2011-10-15T13:57:00Z">
        <w:r w:rsidRPr="00E77497">
          <w:t>LeftHandSideExpression</w:t>
        </w:r>
      </w:ins>
      <w:ins w:id="12220" w:author="Rev 5 Allen Wirfs-Brock" w:date="2012-01-11T10:46:00Z">
        <w:r w:rsidR="00795735">
          <w:t xml:space="preserve"> </w:t>
        </w:r>
      </w:ins>
      <w:ins w:id="12221" w:author="Rev 4 Allen Wirfs-Brock" w:date="2011-10-15T13:57:00Z">
        <w:r w:rsidRPr="00E77497">
          <w:t xml:space="preserve"> </w:t>
        </w:r>
        <w:r w:rsidRPr="00E77497">
          <w:rPr>
            <w:rFonts w:ascii="Courier New" w:hAnsi="Courier New" w:cs="Courier New"/>
            <w:b/>
            <w:i w:val="0"/>
          </w:rPr>
          <w:t>=</w:t>
        </w:r>
        <w:r w:rsidRPr="00E77497">
          <w:t xml:space="preserve"> AssignmentExpression </w:t>
        </w:r>
        <w:r w:rsidRPr="00E77497">
          <w:br/>
          <w:t>LeftHandSideExpression</w:t>
        </w:r>
      </w:ins>
      <w:ins w:id="12222" w:author="Allen Wirfs-Brock" w:date="2012-02-15T12:30:00Z">
        <w:r w:rsidR="000C01A4">
          <w:t xml:space="preserve"> </w:t>
        </w:r>
      </w:ins>
      <w:ins w:id="12223" w:author="Rev 4 Allen Wirfs-Brock" w:date="2011-10-15T13:57:00Z">
        <w:r w:rsidRPr="00E77497">
          <w:t xml:space="preserve"> AssignmentOperator AssignmentExpression</w:t>
        </w:r>
      </w:ins>
    </w:p>
    <w:p w14:paraId="42694F57" w14:textId="77777777" w:rsidR="004C02EF" w:rsidRPr="00E77497" w:rsidDel="005B5983" w:rsidRDefault="004C02EF" w:rsidP="000C0445">
      <w:pPr>
        <w:pStyle w:val="Syntax"/>
        <w:numPr>
          <w:ilvl w:val="0"/>
          <w:numId w:val="737"/>
        </w:numPr>
        <w:rPr>
          <w:del w:id="12224" w:author="Rev 4 Allen Wirfs-Brock" w:date="2011-10-15T13:37:00Z"/>
        </w:rPr>
      </w:pPr>
      <w:commentRangeStart w:id="12225"/>
      <w:del w:id="12226" w:author="Rev 4 Allen Wirfs-Brock" w:date="2011-10-15T13:37:00Z">
        <w:r w:rsidRPr="00E77497" w:rsidDel="005B5983">
          <w:delText>Semantics</w:delText>
        </w:r>
      </w:del>
    </w:p>
    <w:p w14:paraId="5D1581EA" w14:textId="77777777" w:rsidR="004C02EF" w:rsidRPr="00E77497" w:rsidDel="007806CA" w:rsidRDefault="004C02EF" w:rsidP="000C0445">
      <w:pPr>
        <w:pStyle w:val="30"/>
        <w:numPr>
          <w:ilvl w:val="0"/>
          <w:numId w:val="737"/>
        </w:numPr>
        <w:rPr>
          <w:del w:id="12227" w:author="Rev 4 Allen Wirfs-Brock" w:date="2011-10-15T13:45:00Z"/>
        </w:rPr>
      </w:pPr>
      <w:bookmarkStart w:id="12228" w:name="_Toc472818871"/>
      <w:bookmarkStart w:id="12229" w:name="_Toc235503445"/>
      <w:bookmarkStart w:id="12230" w:name="_Toc241509220"/>
      <w:bookmarkStart w:id="12231" w:name="_Toc244416707"/>
      <w:bookmarkStart w:id="12232" w:name="_Toc276631071"/>
      <w:del w:id="12233" w:author="Rev 4 Allen Wirfs-Brock" w:date="2011-10-15T13:45:00Z">
        <w:r w:rsidRPr="00E77497" w:rsidDel="007806CA">
          <w:delText>11.13.1</w:delText>
        </w:r>
        <w:r w:rsidRPr="00E77497" w:rsidDel="007806CA">
          <w:tab/>
          <w:delText xml:space="preserve">Simple Assignment ( </w:delText>
        </w:r>
        <w:r w:rsidRPr="00E77497" w:rsidDel="007806CA">
          <w:rPr>
            <w:rFonts w:ascii="Courier New" w:hAnsi="Courier New"/>
          </w:rPr>
          <w:delText>=</w:delText>
        </w:r>
        <w:r w:rsidRPr="00E77497" w:rsidDel="007806CA">
          <w:delText xml:space="preserve"> </w:delText>
        </w:r>
        <w:bookmarkEnd w:id="12129"/>
        <w:bookmarkEnd w:id="12130"/>
        <w:bookmarkEnd w:id="12131"/>
        <w:bookmarkEnd w:id="12132"/>
        <w:bookmarkEnd w:id="12133"/>
        <w:bookmarkEnd w:id="12134"/>
        <w:bookmarkEnd w:id="12135"/>
        <w:bookmarkEnd w:id="12136"/>
        <w:bookmarkEnd w:id="12137"/>
        <w:r w:rsidRPr="00E77497" w:rsidDel="007806CA">
          <w:delText>)</w:delText>
        </w:r>
        <w:bookmarkEnd w:id="12228"/>
        <w:bookmarkEnd w:id="12229"/>
        <w:bookmarkEnd w:id="12230"/>
        <w:bookmarkEnd w:id="12231"/>
        <w:bookmarkEnd w:id="12232"/>
      </w:del>
    </w:p>
    <w:p w14:paraId="1D25C886" w14:textId="77777777" w:rsidR="004C0865" w:rsidRPr="00E77497" w:rsidDel="001A5F8D" w:rsidRDefault="004C0865" w:rsidP="000C0445">
      <w:pPr>
        <w:numPr>
          <w:ilvl w:val="0"/>
          <w:numId w:val="737"/>
        </w:numPr>
        <w:rPr>
          <w:ins w:id="12234" w:author="Allen Wirfs-Brock" w:date="2011-07-01T14:54:00Z"/>
          <w:del w:id="12235" w:author="Rev 4 Allen Wirfs-Brock" w:date="2011-10-15T13:57:00Z"/>
        </w:rPr>
      </w:pPr>
      <w:ins w:id="12236" w:author="Allen Wirfs-Brock" w:date="2011-07-01T14:54:00Z">
        <w:del w:id="12237" w:author="Rev 4 Allen Wirfs-Brock" w:date="2011-10-15T13:45:00Z">
          <w:r w:rsidRPr="00E77497" w:rsidDel="007806CA">
            <w:delText xml:space="preserve">The static semantics of </w:delText>
          </w:r>
        </w:del>
        <w:del w:id="12238" w:author="Rev 4 Allen Wirfs-Brock" w:date="2011-10-15T13:57:00Z">
          <w:r w:rsidRPr="00E77497" w:rsidDel="001A5F8D">
            <w:rPr>
              <w:rStyle w:val="bnf"/>
            </w:rPr>
            <w:delText>AssignmentExpression</w:delText>
          </w:r>
          <w:r w:rsidRPr="00E77497" w:rsidDel="001A5F8D">
            <w:delText xml:space="preserve"> </w:delText>
          </w:r>
          <w:r w:rsidRPr="00E77497" w:rsidDel="001A5F8D">
            <w:rPr>
              <w:b/>
            </w:rPr>
            <w:delText>:</w:delText>
          </w:r>
          <w:r w:rsidRPr="00E77497" w:rsidDel="001A5F8D">
            <w:delText xml:space="preserve"> </w:delText>
          </w:r>
          <w:r w:rsidRPr="00E77497" w:rsidDel="001A5F8D">
            <w:rPr>
              <w:rStyle w:val="bnf"/>
            </w:rPr>
            <w:delText>LeftHandSideExpression</w:delText>
          </w:r>
          <w:r w:rsidRPr="00E77497" w:rsidDel="001A5F8D">
            <w:delText xml:space="preserve"> </w:delText>
          </w:r>
          <w:r w:rsidRPr="00E77497" w:rsidDel="001A5F8D">
            <w:rPr>
              <w:rFonts w:ascii="Courier New" w:hAnsi="Courier New"/>
              <w:b/>
            </w:rPr>
            <w:delText>=</w:delText>
          </w:r>
          <w:r w:rsidRPr="00E77497" w:rsidDel="001A5F8D">
            <w:delText xml:space="preserve"> </w:delText>
          </w:r>
          <w:r w:rsidRPr="00E77497" w:rsidDel="001A5F8D">
            <w:rPr>
              <w:rStyle w:val="bnf"/>
            </w:rPr>
            <w:delText xml:space="preserve">AssignmentExpression </w:delText>
          </w:r>
        </w:del>
        <w:del w:id="12239" w:author="Rev 4 Allen Wirfs-Brock" w:date="2011-10-15T13:45:00Z">
          <w:r w:rsidRPr="00E77497" w:rsidDel="007806CA">
            <w:delText>are:</w:delText>
          </w:r>
        </w:del>
      </w:ins>
    </w:p>
    <w:p w14:paraId="4D8A8057" w14:textId="77777777" w:rsidR="004C0865" w:rsidRPr="00E77497" w:rsidRDefault="004C0865" w:rsidP="000C0445">
      <w:pPr>
        <w:numPr>
          <w:ilvl w:val="0"/>
          <w:numId w:val="737"/>
        </w:numPr>
        <w:spacing w:after="0"/>
        <w:rPr>
          <w:ins w:id="12240" w:author="Allen Wirfs-Brock" w:date="2011-07-01T14:54:00Z"/>
        </w:rPr>
      </w:pPr>
      <w:ins w:id="12241" w:author="Allen Wirfs-Brock" w:date="2011-07-01T14:54:00Z">
        <w:r w:rsidRPr="00E77497">
          <w:t xml:space="preserve">It is a Syntax Error if the </w:t>
        </w:r>
        <w:r w:rsidRPr="00E77497">
          <w:rPr>
            <w:rStyle w:val="bnf"/>
          </w:rPr>
          <w:t>AssignmentExpression</w:t>
        </w:r>
        <w:r w:rsidRPr="00E77497">
          <w:t xml:space="preserve"> is contained in strict code and </w:t>
        </w:r>
        <w:r w:rsidRPr="00E77497">
          <w:rPr>
            <w:rStyle w:val="bnf"/>
          </w:rPr>
          <w:t>LeftHandSideExpression</w:t>
        </w:r>
        <w:r w:rsidRPr="00E77497">
          <w:t xml:space="preserve"> is the </w:t>
        </w:r>
        <w:r w:rsidRPr="00E77497">
          <w:rPr>
            <w:rStyle w:val="bnf"/>
          </w:rPr>
          <w:t>Identif</w:t>
        </w:r>
      </w:ins>
      <w:ins w:id="12242" w:author="Rev 3 Allen Wirfs-Brock" w:date="2011-08-30T11:17:00Z">
        <w:r w:rsidR="00E85BAD" w:rsidRPr="00E77497">
          <w:rPr>
            <w:rStyle w:val="bnf"/>
          </w:rPr>
          <w:t>i</w:t>
        </w:r>
      </w:ins>
      <w:ins w:id="12243" w:author="Allen Wirfs-Brock" w:date="2011-07-01T14:54:00Z">
        <w:r w:rsidRPr="00E77497">
          <w:rPr>
            <w:rStyle w:val="bnf"/>
          </w:rPr>
          <w:t>er</w:t>
        </w:r>
        <w:r w:rsidRPr="00E77497">
          <w:t xml:space="preserve"> </w:t>
        </w:r>
        <w:r w:rsidRPr="00E77497">
          <w:rPr>
            <w:rFonts w:ascii="Courier New" w:hAnsi="Courier New" w:cs="Courier New"/>
            <w:b/>
          </w:rPr>
          <w:t>eval</w:t>
        </w:r>
        <w:r w:rsidRPr="00E77497">
          <w:t xml:space="preserve"> or the </w:t>
        </w:r>
        <w:r w:rsidRPr="00E77497">
          <w:rPr>
            <w:rStyle w:val="bnf"/>
          </w:rPr>
          <w:t>Identif</w:t>
        </w:r>
      </w:ins>
      <w:ins w:id="12244" w:author="Rev 3 Allen Wirfs-Brock" w:date="2011-08-30T11:17:00Z">
        <w:r w:rsidR="00E85BAD" w:rsidRPr="00E77497">
          <w:rPr>
            <w:rStyle w:val="bnf"/>
          </w:rPr>
          <w:t>i</w:t>
        </w:r>
      </w:ins>
      <w:ins w:id="12245" w:author="Allen Wirfs-Brock" w:date="2011-07-01T14:54:00Z">
        <w:r w:rsidRPr="00E77497">
          <w:rPr>
            <w:rStyle w:val="bnf"/>
          </w:rPr>
          <w:t xml:space="preserve">er </w:t>
        </w:r>
        <w:r w:rsidRPr="00E77497">
          <w:rPr>
            <w:rFonts w:ascii="Courier New" w:hAnsi="Courier New" w:cs="Courier New"/>
            <w:b/>
          </w:rPr>
          <w:t>arguments</w:t>
        </w:r>
        <w:r w:rsidRPr="00E77497">
          <w:t>.</w:t>
        </w:r>
      </w:ins>
    </w:p>
    <w:p w14:paraId="556A6445" w14:textId="77777777" w:rsidR="004C0865" w:rsidRPr="00E77497" w:rsidDel="006B46BE" w:rsidRDefault="004C0865" w:rsidP="000C0445">
      <w:pPr>
        <w:numPr>
          <w:ilvl w:val="0"/>
          <w:numId w:val="737"/>
        </w:numPr>
        <w:spacing w:after="0"/>
        <w:rPr>
          <w:ins w:id="12246" w:author="Allen Wirfs-Brock" w:date="2011-07-01T14:54:00Z"/>
          <w:del w:id="12247" w:author="Allen Wirfs-Brock rev2" w:date="2011-07-12T15:34:00Z"/>
        </w:rPr>
      </w:pPr>
      <w:ins w:id="12248" w:author="Allen Wirfs-Brock" w:date="2011-07-01T14:54:00Z">
        <w:del w:id="12249" w:author="Allen Wirfs-Brock rev2" w:date="2011-07-12T15:34:00Z">
          <w:r w:rsidRPr="00E77497" w:rsidDel="006B46BE">
            <w:delText xml:space="preserve">It is a Syntax Error if the </w:delText>
          </w:r>
          <w:r w:rsidRPr="00E77497" w:rsidDel="006B46BE">
            <w:rPr>
              <w:rStyle w:val="bnf"/>
            </w:rPr>
            <w:delText>AssignmentExpression</w:delText>
          </w:r>
          <w:r w:rsidRPr="00E77497" w:rsidDel="006B46BE">
            <w:delText xml:space="preserve"> is contained in extended code and the </w:delText>
          </w:r>
          <w:r w:rsidRPr="00E77497" w:rsidDel="006B46BE">
            <w:rPr>
              <w:rStyle w:val="bnf"/>
            </w:rPr>
            <w:delText>LeftHandSideExpression</w:delText>
          </w:r>
          <w:r w:rsidRPr="00E77497" w:rsidDel="006B46BE">
            <w:delText xml:space="preserve"> is the </w:delText>
          </w:r>
          <w:r w:rsidRPr="00E77497" w:rsidDel="006B46BE">
            <w:rPr>
              <w:rStyle w:val="bnf"/>
            </w:rPr>
            <w:delText>Identifier</w:delText>
          </w:r>
          <w:r w:rsidRPr="00E77497" w:rsidDel="006B46BE">
            <w:delText xml:space="preserve"> </w:delText>
          </w:r>
          <w:r w:rsidRPr="00E77497" w:rsidDel="006B46BE">
            <w:rPr>
              <w:rFonts w:ascii="Courier New" w:hAnsi="Courier New" w:cs="Courier New"/>
              <w:b/>
            </w:rPr>
            <w:delText>this</w:delText>
          </w:r>
          <w:r w:rsidRPr="00E77497" w:rsidDel="006B46BE">
            <w:delText xml:space="preserve"> or the </w:delText>
          </w:r>
          <w:r w:rsidRPr="00E77497" w:rsidDel="006B46BE">
            <w:rPr>
              <w:rStyle w:val="bnf"/>
            </w:rPr>
            <w:delText xml:space="preserve">Identifer </w:delText>
          </w:r>
          <w:r w:rsidRPr="00E77497" w:rsidDel="006B46BE">
            <w:rPr>
              <w:rFonts w:ascii="Courier New" w:hAnsi="Courier New" w:cs="Courier New"/>
              <w:b/>
            </w:rPr>
            <w:delText>super</w:delText>
          </w:r>
          <w:r w:rsidRPr="00E77497" w:rsidDel="006B46BE">
            <w:delText>.</w:delText>
          </w:r>
        </w:del>
      </w:ins>
    </w:p>
    <w:p w14:paraId="6D957CA9" w14:textId="77777777" w:rsidR="004C0865" w:rsidRPr="00E77497" w:rsidDel="00F144A1" w:rsidRDefault="004C0865" w:rsidP="000C0445">
      <w:pPr>
        <w:numPr>
          <w:ilvl w:val="0"/>
          <w:numId w:val="737"/>
        </w:numPr>
        <w:spacing w:after="0"/>
        <w:rPr>
          <w:ins w:id="12250" w:author="Allen Wirfs-Brock" w:date="2011-07-01T14:54:00Z"/>
          <w:del w:id="12251" w:author="Rev 6 Allen Wirfs-Brock" w:date="2012-01-26T14:55:00Z"/>
        </w:rPr>
      </w:pPr>
      <w:ins w:id="12252" w:author="Allen Wirfs-Brock" w:date="2011-07-01T14:54:00Z">
        <w:del w:id="12253" w:author="Rev 6 Allen Wirfs-Brock" w:date="2012-01-26T14:55:00Z">
          <w:r w:rsidRPr="00E77497" w:rsidDel="00F144A1">
            <w:delText xml:space="preserve">It is a Syntax Error if the </w:delText>
          </w:r>
          <w:r w:rsidRPr="00E77497" w:rsidDel="00F144A1">
            <w:rPr>
              <w:rStyle w:val="bnf"/>
            </w:rPr>
            <w:delText>AssignmentExpression</w:delText>
          </w:r>
          <w:r w:rsidRPr="00E77497" w:rsidDel="00F144A1">
            <w:delText xml:space="preserve"> is contained in extended code and the </w:delText>
          </w:r>
          <w:r w:rsidRPr="00E77497" w:rsidDel="00F144A1">
            <w:rPr>
              <w:rStyle w:val="bnf"/>
            </w:rPr>
            <w:delText>LeftHandSideExpression</w:delText>
          </w:r>
          <w:r w:rsidRPr="00E77497" w:rsidDel="00F144A1">
            <w:delText xml:space="preserve"> is a </w:delText>
          </w:r>
          <w:r w:rsidRPr="00E77497" w:rsidDel="00F144A1">
            <w:rPr>
              <w:rStyle w:val="bnf"/>
            </w:rPr>
            <w:delText xml:space="preserve">Literal </w:delText>
          </w:r>
          <w:r w:rsidRPr="00E77497" w:rsidDel="00F144A1">
            <w:delText xml:space="preserve">or a </w:delText>
          </w:r>
          <w:r w:rsidRPr="00E77497" w:rsidDel="00F144A1">
            <w:rPr>
              <w:rStyle w:val="bnf"/>
            </w:rPr>
            <w:delText>FunctionExpression</w:delText>
          </w:r>
          <w:r w:rsidRPr="00E77497" w:rsidDel="00F144A1">
            <w:delText>.</w:delText>
          </w:r>
        </w:del>
      </w:ins>
    </w:p>
    <w:p w14:paraId="1ADC582E" w14:textId="77777777" w:rsidR="004C0865" w:rsidRPr="00E77497" w:rsidRDefault="004C0865" w:rsidP="000C0445">
      <w:pPr>
        <w:numPr>
          <w:ilvl w:val="0"/>
          <w:numId w:val="737"/>
        </w:numPr>
        <w:spacing w:after="0"/>
        <w:rPr>
          <w:ins w:id="12254" w:author="Allen Wirfs-Brock" w:date="2011-07-01T14:54:00Z"/>
        </w:rPr>
      </w:pPr>
      <w:ins w:id="12255" w:author="Allen Wirfs-Brock" w:date="2011-07-01T14:54:00Z">
        <w:r w:rsidRPr="00E77497">
          <w:t xml:space="preserve">It is a Syntax Error if </w:t>
        </w:r>
        <w:del w:id="12256" w:author="Rev 6 Allen Wirfs-Brock" w:date="2012-01-26T14:59:00Z">
          <w:r w:rsidRPr="00E77497" w:rsidDel="00F144A1">
            <w:delText xml:space="preserve">the </w:delText>
          </w:r>
          <w:r w:rsidRPr="00E77497" w:rsidDel="00F144A1">
            <w:rPr>
              <w:rStyle w:val="bnf"/>
            </w:rPr>
            <w:delText>AssignmentExpression</w:delText>
          </w:r>
          <w:r w:rsidRPr="00E77497" w:rsidDel="00F144A1">
            <w:delText xml:space="preserve"> is contained in extended code and </w:delText>
          </w:r>
        </w:del>
        <w:r w:rsidRPr="00E77497">
          <w:t xml:space="preserve">the </w:t>
        </w:r>
        <w:r w:rsidRPr="00E77497">
          <w:rPr>
            <w:rStyle w:val="bnf"/>
          </w:rPr>
          <w:t>LeftHandSideExpression</w:t>
        </w:r>
        <w:r w:rsidRPr="00E77497">
          <w:t xml:space="preserve"> is an </w:t>
        </w:r>
        <w:r w:rsidRPr="00E77497">
          <w:rPr>
            <w:rStyle w:val="bnf"/>
          </w:rPr>
          <w:t xml:space="preserve">Identifier </w:t>
        </w:r>
        <w:r w:rsidRPr="000C0445">
          <w:t xml:space="preserve">that </w:t>
        </w:r>
      </w:ins>
      <w:ins w:id="12257" w:author="Rev 8 Allen Wirfs-Brock" w:date="2012-06-12T16:55:00Z">
        <w:r w:rsidR="000C0445" w:rsidRPr="000C0445">
          <w:t xml:space="preserve">can be </w:t>
        </w:r>
      </w:ins>
      <w:ins w:id="12258" w:author="Allen Wirfs-Brock" w:date="2011-07-01T14:54:00Z">
        <w:del w:id="12259" w:author="Rev 6 Allen Wirfs-Brock" w:date="2012-01-26T14:59:00Z">
          <w:r w:rsidRPr="000C0445" w:rsidDel="00F144A1">
            <w:delText xml:space="preserve">does not </w:delText>
          </w:r>
        </w:del>
        <w:r w:rsidRPr="000C0445">
          <w:t>statically</w:t>
        </w:r>
      </w:ins>
      <w:ins w:id="12260" w:author="Rev 8 Allen Wirfs-Brock" w:date="2012-06-12T16:56:00Z">
        <w:r w:rsidR="000C0445" w:rsidRPr="000C0445">
          <w:t xml:space="preserve"> determined to always</w:t>
        </w:r>
      </w:ins>
      <w:ins w:id="12261" w:author="Allen Wirfs-Brock" w:date="2011-07-01T14:54:00Z">
        <w:r w:rsidRPr="000C0445">
          <w:t xml:space="preserve"> resolve</w:t>
        </w:r>
      </w:ins>
      <w:ins w:id="12262" w:author="Rev 6 Allen Wirfs-Brock" w:date="2012-01-26T14:59:00Z">
        <w:del w:id="12263" w:author="Rev 8 Allen Wirfs-Brock" w:date="2012-06-12T16:56:00Z">
          <w:r w:rsidR="00F144A1" w:rsidRPr="000C0445" w:rsidDel="000C0445">
            <w:delText>s</w:delText>
          </w:r>
        </w:del>
      </w:ins>
      <w:ins w:id="12264" w:author="Allen Wirfs-Brock" w:date="2011-07-01T14:54:00Z">
        <w:r w:rsidRPr="000C0445">
          <w:t xml:space="preserve"> to a declarative environment record binding </w:t>
        </w:r>
        <w:del w:id="12265" w:author="Rev 6 Allen Wirfs-Brock" w:date="2012-01-26T14:59:00Z">
          <w:r w:rsidRPr="000C0445" w:rsidDel="00F144A1">
            <w:delText>or</w:delText>
          </w:r>
        </w:del>
      </w:ins>
      <w:ins w:id="12266" w:author="Rev 6 Allen Wirfs-Brock" w:date="2012-01-26T14:59:00Z">
        <w:r w:rsidR="00F144A1" w:rsidRPr="000C0445">
          <w:t>and</w:t>
        </w:r>
      </w:ins>
      <w:ins w:id="12267" w:author="Allen Wirfs-Brock" w:date="2011-07-01T14:54:00Z">
        <w:r w:rsidRPr="000C0445">
          <w:t xml:space="preserve"> </w:t>
        </w:r>
        <w:del w:id="12268" w:author="Rev 6 Allen Wirfs-Brock" w:date="2012-01-26T14:59:00Z">
          <w:r w:rsidRPr="000C0445" w:rsidDel="00F144A1">
            <w:delText xml:space="preserve">if </w:delText>
          </w:r>
        </w:del>
        <w:r w:rsidRPr="000C0445">
          <w:t xml:space="preserve">the resolved binding </w:t>
        </w:r>
      </w:ins>
      <w:ins w:id="12269" w:author="Rev 4 Allen Wirfs-Brock" w:date="2011-10-15T14:06:00Z">
        <w:r w:rsidR="00520E07" w:rsidRPr="000C0445">
          <w:t xml:space="preserve">is </w:t>
        </w:r>
      </w:ins>
      <w:ins w:id="12270" w:author="Allen Wirfs-Brock" w:date="2011-07-01T14:54:00Z">
        <w:r w:rsidRPr="000C0445">
          <w:t>an immutable binding.</w:t>
        </w:r>
      </w:ins>
    </w:p>
    <w:p w14:paraId="122FAF0F" w14:textId="77777777" w:rsidR="004C0865" w:rsidRPr="00E77497" w:rsidRDefault="004C0865" w:rsidP="000C0445">
      <w:pPr>
        <w:numPr>
          <w:ilvl w:val="0"/>
          <w:numId w:val="737"/>
        </w:numPr>
        <w:spacing w:after="220"/>
        <w:rPr>
          <w:ins w:id="12271" w:author="Rev 4 Allen Wirfs-Brock" w:date="2011-10-15T14:11:00Z"/>
        </w:rPr>
      </w:pPr>
      <w:ins w:id="12272" w:author="Allen Wirfs-Brock" w:date="2011-07-01T14:54: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commentRangeEnd w:id="12225"/>
      <w:r w:rsidR="001D4A8C">
        <w:rPr>
          <w:rStyle w:val="af3"/>
        </w:rPr>
        <w:commentReference w:id="12225"/>
      </w:r>
    </w:p>
    <w:p w14:paraId="4A5B9DD4" w14:textId="77777777" w:rsidR="00520E07" w:rsidRPr="00E77497" w:rsidRDefault="00520E07" w:rsidP="00120381">
      <w:pPr>
        <w:pStyle w:val="SyntaxRule"/>
        <w:spacing w:after="220"/>
        <w:jc w:val="left"/>
        <w:rPr>
          <w:ins w:id="12273" w:author="Allen Wirfs-Brock" w:date="2011-07-01T14:54:00Z"/>
          <w:rFonts w:ascii="Arial" w:hAnsi="Arial"/>
        </w:rPr>
      </w:pPr>
      <w:ins w:id="12274" w:author="Rev 4 Allen Wirfs-Brock" w:date="2011-10-15T14:11:00Z">
        <w:r w:rsidRPr="00E77497">
          <w:t>AssignmentExpression</w:t>
        </w:r>
        <w:r w:rsidRPr="00E77497">
          <w:rPr>
            <w:rFonts w:ascii="Arial" w:hAnsi="Arial"/>
          </w:rPr>
          <w:t xml:space="preserve"> </w:t>
        </w:r>
        <w:r w:rsidRPr="00E77497">
          <w:rPr>
            <w:rFonts w:ascii="Arial" w:hAnsi="Arial"/>
            <w:b/>
            <w:i w:val="0"/>
          </w:rPr>
          <w:t>:</w:t>
        </w:r>
      </w:ins>
      <w:ins w:id="12275" w:author="Rev 4 Allen Wirfs-Brock" w:date="2011-10-15T14:12:00Z">
        <w:r w:rsidRPr="00E77497">
          <w:rPr>
            <w:rFonts w:ascii="Arial" w:hAnsi="Arial"/>
            <w:b/>
            <w:i w:val="0"/>
          </w:rPr>
          <w:t xml:space="preserve"> </w:t>
        </w:r>
      </w:ins>
      <w:ins w:id="12276" w:author="Rev 4 Allen Wirfs-Brock" w:date="2011-10-15T14:11:00Z">
        <w:r w:rsidRPr="00E77497">
          <w:t>LeftHandSideExpression</w:t>
        </w:r>
      </w:ins>
      <w:ins w:id="12277" w:author="Allen Wirfs-Brock" w:date="2012-02-15T12:44:00Z">
        <w:r w:rsidR="00C11D93">
          <w:t xml:space="preserve"> </w:t>
        </w:r>
      </w:ins>
      <w:ins w:id="12278" w:author="Rev 4 Allen Wirfs-Brock" w:date="2011-10-15T14:11:00Z">
        <w:r w:rsidRPr="00E77497">
          <w:t xml:space="preserve"> </w:t>
        </w:r>
        <w:r w:rsidRPr="00E77497">
          <w:rPr>
            <w:rFonts w:ascii="Courier New" w:hAnsi="Courier New" w:cs="Courier New"/>
            <w:b/>
            <w:i w:val="0"/>
          </w:rPr>
          <w:t>=</w:t>
        </w:r>
        <w:r w:rsidRPr="00E77497">
          <w:t xml:space="preserve"> AssignmentExpression </w:t>
        </w:r>
      </w:ins>
    </w:p>
    <w:p w14:paraId="37C29D84" w14:textId="77777777" w:rsidR="004C0865" w:rsidRPr="00E77497" w:rsidRDefault="004C0865" w:rsidP="008E7E56">
      <w:pPr>
        <w:numPr>
          <w:ilvl w:val="0"/>
          <w:numId w:val="737"/>
        </w:numPr>
        <w:rPr>
          <w:ins w:id="12279" w:author="Allen Wirfs-Brock" w:date="2011-07-01T14:54:00Z"/>
        </w:rPr>
      </w:pPr>
      <w:ins w:id="12280" w:author="Allen Wirfs-Brock" w:date="2011-07-01T14:54:00Z">
        <w:r w:rsidRPr="00E77497">
          <w:t xml:space="preserve">It is a Syntax Error if </w:t>
        </w:r>
        <w:del w:id="12281" w:author="Rev 6 Allen Wirfs-Brock" w:date="2012-01-26T15:00:00Z">
          <w:r w:rsidRPr="00BF04B8" w:rsidDel="00F144A1">
            <w:rPr>
              <w:rFonts w:ascii="Times New Roman" w:hAnsi="Times New Roman"/>
            </w:rPr>
            <w:delText xml:space="preserve">the </w:delText>
          </w:r>
          <w:r w:rsidRPr="00BF04B8" w:rsidDel="00F144A1">
            <w:rPr>
              <w:rStyle w:val="bnf"/>
            </w:rPr>
            <w:delText>AssignmentExpression</w:delText>
          </w:r>
          <w:r w:rsidRPr="00BF04B8" w:rsidDel="00F144A1">
            <w:rPr>
              <w:rFonts w:ascii="Times New Roman" w:hAnsi="Times New Roman"/>
            </w:rPr>
            <w:delText xml:space="preserve"> is contained in extended code and </w:delText>
          </w:r>
        </w:del>
      </w:ins>
      <w:ins w:id="12282" w:author="Rev 7 Allen Wirfs-Brock" w:date="2012-04-25T08:58:00Z">
        <w:r w:rsidR="00BF04B8" w:rsidRPr="00BF04B8">
          <w:rPr>
            <w:rFonts w:ascii="Times New Roman" w:hAnsi="Times New Roman"/>
          </w:rPr>
          <w:t>IsInvalidAssignmentPattern</w:t>
        </w:r>
      </w:ins>
      <w:ins w:id="12283" w:author="Rev 7 Allen Wirfs-Brock" w:date="2012-04-25T08:59:00Z">
        <w:r w:rsidR="00BF04B8">
          <w:rPr>
            <w:rFonts w:ascii="Times New Roman" w:hAnsi="Times New Roman"/>
          </w:rPr>
          <w:t xml:space="preserve"> </w:t>
        </w:r>
        <w:r w:rsidR="00BF04B8" w:rsidRPr="00E77497">
          <w:t>o</w:t>
        </w:r>
        <w:r w:rsidR="00BF04B8">
          <w:t>f</w:t>
        </w:r>
      </w:ins>
      <w:ins w:id="12284" w:author="Rev 7 Allen Wirfs-Brock" w:date="2012-04-25T08:58:00Z">
        <w:r w:rsidR="00BF04B8" w:rsidRPr="00E77497">
          <w:t xml:space="preserve"> </w:t>
        </w:r>
      </w:ins>
      <w:ins w:id="12285" w:author="Allen Wirfs-Brock" w:date="2011-07-01T14:54:00Z">
        <w:del w:id="12286" w:author="Rev 7 Allen Wirfs-Brock" w:date="2012-04-25T08:58:00Z">
          <w:r w:rsidRPr="00E77497" w:rsidDel="00BF04B8">
            <w:delText xml:space="preserve">the </w:delText>
          </w:r>
        </w:del>
        <w:r w:rsidRPr="00E77497">
          <w:rPr>
            <w:rStyle w:val="bnf"/>
          </w:rPr>
          <w:t>LeftHandSideExpression</w:t>
        </w:r>
        <w:r w:rsidRPr="00E77497">
          <w:t xml:space="preserve"> is </w:t>
        </w:r>
        <w:del w:id="12287" w:author="Rev 7 Allen Wirfs-Brock" w:date="2012-04-25T08:59:00Z">
          <w:r w:rsidRPr="00BF04B8" w:rsidDel="00BF04B8">
            <w:rPr>
              <w:rFonts w:ascii="Times New Roman" w:hAnsi="Times New Roman"/>
              <w:b/>
            </w:rPr>
            <w:delText xml:space="preserve">an </w:delText>
          </w:r>
          <w:r w:rsidRPr="00BF04B8" w:rsidDel="00BF04B8">
            <w:rPr>
              <w:rStyle w:val="bnf"/>
              <w:b/>
            </w:rPr>
            <w:delText>ObjectLiteral</w:delText>
          </w:r>
          <w:r w:rsidRPr="00BF04B8" w:rsidDel="00BF04B8">
            <w:rPr>
              <w:rFonts w:ascii="Times New Roman" w:hAnsi="Times New Roman"/>
              <w:b/>
            </w:rPr>
            <w:delText xml:space="preserve"> or an</w:delText>
          </w:r>
          <w:r w:rsidRPr="00BF04B8" w:rsidDel="00BF04B8">
            <w:rPr>
              <w:rFonts w:ascii="Times New Roman" w:hAnsi="Times New Roman"/>
              <w:b/>
              <w:i/>
            </w:rPr>
            <w:delText xml:space="preserve"> </w:delText>
          </w:r>
          <w:r w:rsidRPr="00BF04B8" w:rsidDel="00BF04B8">
            <w:rPr>
              <w:rStyle w:val="bnf"/>
              <w:b/>
            </w:rPr>
            <w:delText>ArrayLiteral</w:delText>
          </w:r>
          <w:r w:rsidRPr="00BF04B8" w:rsidDel="00BF04B8">
            <w:rPr>
              <w:rFonts w:ascii="Times New Roman" w:hAnsi="Times New Roman"/>
              <w:b/>
              <w:i/>
            </w:rPr>
            <w:delText xml:space="preserve"> </w:delText>
          </w:r>
          <w:r w:rsidRPr="00BF04B8" w:rsidDel="00BF04B8">
            <w:rPr>
              <w:rFonts w:ascii="Times New Roman" w:hAnsi="Times New Roman"/>
              <w:b/>
            </w:rPr>
            <w:delText xml:space="preserve">and the source code corresponding to </w:delText>
          </w:r>
          <w:r w:rsidRPr="00BF04B8" w:rsidDel="00BF04B8">
            <w:rPr>
              <w:rStyle w:val="bnf"/>
              <w:b/>
            </w:rPr>
            <w:delText>LeftHandSideExp</w:delText>
          </w:r>
        </w:del>
      </w:ins>
      <w:ins w:id="12288" w:author="Allen Wirfs-Brock rev2" w:date="2011-07-20T13:35:00Z">
        <w:del w:id="12289" w:author="Rev 7 Allen Wirfs-Brock" w:date="2012-04-25T08:59:00Z">
          <w:r w:rsidR="00920F94" w:rsidRPr="00BF04B8" w:rsidDel="00BF04B8">
            <w:rPr>
              <w:rStyle w:val="bnf"/>
              <w:b/>
            </w:rPr>
            <w:delText>r</w:delText>
          </w:r>
        </w:del>
      </w:ins>
      <w:ins w:id="12290" w:author="Allen Wirfs-Brock" w:date="2011-07-01T14:54:00Z">
        <w:del w:id="12291" w:author="Rev 7 Allen Wirfs-Brock" w:date="2012-04-25T08:59:00Z">
          <w:r w:rsidRPr="00BF04B8" w:rsidDel="00BF04B8">
            <w:rPr>
              <w:rStyle w:val="bnf"/>
              <w:b/>
            </w:rPr>
            <w:delText>ess</w:delText>
          </w:r>
        </w:del>
      </w:ins>
      <w:ins w:id="12292" w:author="Rev 3 Allen Wirfs-Brock" w:date="2011-08-30T10:44:00Z">
        <w:del w:id="12293" w:author="Rev 7 Allen Wirfs-Brock" w:date="2012-04-25T08:59:00Z">
          <w:r w:rsidR="0096712D" w:rsidRPr="00BF04B8" w:rsidDel="00BF04B8">
            <w:rPr>
              <w:rStyle w:val="bnf"/>
              <w:b/>
            </w:rPr>
            <w:delText>i</w:delText>
          </w:r>
        </w:del>
      </w:ins>
      <w:ins w:id="12294" w:author="Allen Wirfs-Brock" w:date="2011-07-01T14:54:00Z">
        <w:del w:id="12295" w:author="Rev 7 Allen Wirfs-Brock" w:date="2012-04-25T08:59:00Z">
          <w:r w:rsidRPr="00BF04B8" w:rsidDel="00BF04B8">
            <w:rPr>
              <w:rStyle w:val="bnf"/>
              <w:b/>
            </w:rPr>
            <w:delText>on</w:delText>
          </w:r>
          <w:r w:rsidRPr="00BF04B8" w:rsidDel="00BF04B8">
            <w:rPr>
              <w:rFonts w:ascii="Times New Roman" w:hAnsi="Times New Roman"/>
              <w:b/>
            </w:rPr>
            <w:delText xml:space="preserve"> cannot be parsed using </w:delText>
          </w:r>
          <w:r w:rsidRPr="00BF04B8" w:rsidDel="00BF04B8">
            <w:rPr>
              <w:rStyle w:val="bnf"/>
              <w:b/>
            </w:rPr>
            <w:delText>AssignmentPattern</w:delText>
          </w:r>
          <w:r w:rsidRPr="00BF04B8" w:rsidDel="00BF04B8">
            <w:rPr>
              <w:rFonts w:ascii="Times New Roman" w:hAnsi="Times New Roman"/>
              <w:b/>
            </w:rPr>
            <w:delText xml:space="preserve"> as the goal symbol</w:delText>
          </w:r>
        </w:del>
      </w:ins>
      <w:ins w:id="12296" w:author="Rev 7 Allen Wirfs-Brock" w:date="2012-04-25T08:59:00Z">
        <w:r w:rsidR="00BF04B8" w:rsidRPr="00BF04B8">
          <w:rPr>
            <w:rFonts w:ascii="Times New Roman" w:hAnsi="Times New Roman"/>
            <w:b/>
          </w:rPr>
          <w:t>true</w:t>
        </w:r>
      </w:ins>
      <w:ins w:id="12297" w:author="Allen Wirfs-Brock" w:date="2011-07-01T14:54:00Z">
        <w:r w:rsidRPr="00E77497">
          <w:t>.</w:t>
        </w:r>
      </w:ins>
    </w:p>
    <w:p w14:paraId="4021A014" w14:textId="77777777" w:rsidR="00295437" w:rsidRPr="00E77497" w:rsidRDefault="00295437" w:rsidP="00120381">
      <w:pPr>
        <w:pStyle w:val="30"/>
        <w:numPr>
          <w:ilvl w:val="0"/>
          <w:numId w:val="0"/>
        </w:numPr>
        <w:rPr>
          <w:ins w:id="12298" w:author="Rev 4 Allen Wirfs-Brock" w:date="2011-11-06T16:32:00Z"/>
        </w:rPr>
      </w:pPr>
      <w:bookmarkStart w:id="12299" w:name="_Toc329528799"/>
      <w:ins w:id="12300" w:author="Rev 4 Allen Wirfs-Brock" w:date="2011-11-06T16:32:00Z">
        <w:r w:rsidRPr="00E77497">
          <w:t>Runtime Semantics</w:t>
        </w:r>
        <w:bookmarkEnd w:id="12299"/>
      </w:ins>
    </w:p>
    <w:p w14:paraId="6506F1E9" w14:textId="77777777" w:rsidR="007806CA" w:rsidRPr="00E77497" w:rsidRDefault="007806CA" w:rsidP="004C02EF">
      <w:pPr>
        <w:rPr>
          <w:ins w:id="12301" w:author="Rev 4 Allen Wirfs-Brock" w:date="2011-10-15T13:47:00Z"/>
        </w:rPr>
      </w:pPr>
      <w:ins w:id="12302" w:author="Rev 4 Allen Wirfs-Brock" w:date="2011-10-15T13:47:00Z">
        <w:r w:rsidRPr="00E77497">
          <w:rPr>
            <w:rFonts w:ascii="Helvetica" w:hAnsi="Helvetica"/>
            <w:b/>
          </w:rPr>
          <w:t xml:space="preserve">Runtime Semantics: </w:t>
        </w:r>
        <w:r w:rsidRPr="00E77497">
          <w:rPr>
            <w:rFonts w:ascii="Helvetica" w:hAnsi="Helvetica"/>
            <w:b/>
            <w:spacing w:val="6"/>
          </w:rPr>
          <w:t>Evaluation</w:t>
        </w:r>
        <w:r w:rsidRPr="00E77497">
          <w:t xml:space="preserve"> </w:t>
        </w:r>
      </w:ins>
    </w:p>
    <w:p w14:paraId="567B5EE5" w14:textId="77777777" w:rsidR="004C02EF" w:rsidRPr="00E77497" w:rsidRDefault="004C02EF" w:rsidP="004C02EF">
      <w:del w:id="12303" w:author="Rev 4 Allen Wirfs-Brock" w:date="2011-10-15T13:47:00Z">
        <w:r w:rsidRPr="00E77497" w:rsidDel="007806CA">
          <w:delText xml:space="preserve">The production </w:delText>
        </w:r>
      </w:del>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12304" w:author="Rev 4 Allen Wirfs-Brock" w:date="2011-10-15T13:47:00Z">
        <w:r w:rsidRPr="00E77497" w:rsidDel="007806CA">
          <w:delText>is evaluated as follows:</w:delText>
        </w:r>
      </w:del>
      <w:bookmarkStart w:id="12305" w:name="_Toc382212690"/>
    </w:p>
    <w:p w14:paraId="55F45C92" w14:textId="77777777" w:rsidR="004C0865" w:rsidRPr="008E7E56" w:rsidRDefault="004C0865" w:rsidP="002410A4">
      <w:pPr>
        <w:pStyle w:val="Alg3"/>
        <w:numPr>
          <w:ilvl w:val="0"/>
          <w:numId w:val="103"/>
        </w:numPr>
        <w:rPr>
          <w:ins w:id="12306" w:author="Allen Wirfs-Brock" w:date="2011-07-01T14:57:00Z"/>
        </w:rPr>
      </w:pPr>
      <w:ins w:id="12307" w:author="Allen Wirfs-Brock" w:date="2011-07-01T14:57:00Z">
        <w:r w:rsidRPr="008E7E56">
          <w:t xml:space="preserve">If </w:t>
        </w:r>
        <w:r w:rsidRPr="008E7E56">
          <w:rPr>
            <w:i/>
          </w:rPr>
          <w:t>LeftHandSideExpression</w:t>
        </w:r>
        <w:r w:rsidRPr="008E7E56">
          <w:t xml:space="preserve"> is neither an </w:t>
        </w:r>
        <w:r w:rsidRPr="008E7E56">
          <w:rPr>
            <w:i/>
          </w:rPr>
          <w:t>ObjectLiteral</w:t>
        </w:r>
        <w:r w:rsidRPr="008E7E56">
          <w:t xml:space="preserve"> nor an</w:t>
        </w:r>
        <w:r w:rsidRPr="008E7E56">
          <w:rPr>
            <w:i/>
          </w:rPr>
          <w:t xml:space="preserve"> ArrayLiteral  </w:t>
        </w:r>
        <w:r w:rsidRPr="008E7E56">
          <w:t>then</w:t>
        </w:r>
      </w:ins>
    </w:p>
    <w:p w14:paraId="1A901DAA" w14:textId="77777777"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12305"/>
      <w:r w:rsidRPr="00E77497">
        <w:t>.</w:t>
      </w:r>
      <w:bookmarkStart w:id="12308" w:name="_Toc382212691"/>
    </w:p>
    <w:p w14:paraId="25CEC752" w14:textId="77777777" w:rsidR="00392591" w:rsidRDefault="00342FD6" w:rsidP="002410A4">
      <w:pPr>
        <w:pStyle w:val="Alg4"/>
        <w:numPr>
          <w:ilvl w:val="1"/>
          <w:numId w:val="103"/>
        </w:numPr>
        <w:contextualSpacing/>
        <w:rPr>
          <w:ins w:id="12309" w:author="Rev 6 Allen Wirfs-Brock" w:date="2012-02-16T18:45:00Z"/>
        </w:rPr>
      </w:pPr>
      <w:ins w:id="12310" w:author="Rev 8 Allen Wirfs-Brock" w:date="2012-06-12T12:52:00Z">
        <w:r>
          <w:t>ReturnIfAbrupt(</w:t>
        </w:r>
        <w:r w:rsidRPr="00342FD6">
          <w:rPr>
            <w:i/>
          </w:rPr>
          <w:t>l</w:t>
        </w:r>
        <w:r>
          <w:rPr>
            <w:i/>
          </w:rPr>
          <w:t>ref</w:t>
        </w:r>
        <w:r>
          <w:t>).</w:t>
        </w:r>
      </w:ins>
      <w:ins w:id="12311" w:author="Rev 6 Allen Wirfs-Brock" w:date="2012-02-16T18:45:00Z">
        <w:del w:id="12312" w:author="Rev 8 Allen Wirfs-Brock" w:date="2012-06-12T12:52:00Z">
          <w:r w:rsidR="00392591" w:rsidDel="00342FD6">
            <w:delText xml:space="preserve">If </w:delText>
          </w:r>
          <w:r w:rsidR="00392591" w:rsidRPr="00E77497" w:rsidDel="00342FD6">
            <w:rPr>
              <w:i/>
            </w:rPr>
            <w:delText>lref</w:delText>
          </w:r>
          <w:r w:rsidR="00392591" w:rsidRPr="00E77497" w:rsidDel="00342FD6">
            <w:delText xml:space="preserve"> </w:delText>
          </w:r>
          <w:r w:rsidR="00392591" w:rsidDel="00342FD6">
            <w:delText xml:space="preserve">is an abrupt completion, return </w:delText>
          </w:r>
          <w:r w:rsidR="00392591" w:rsidRPr="00E77497" w:rsidDel="00342FD6">
            <w:rPr>
              <w:i/>
            </w:rPr>
            <w:delText>lref</w:delText>
          </w:r>
          <w:r w:rsidR="00392591" w:rsidDel="00342FD6">
            <w:delText>.</w:delText>
          </w:r>
        </w:del>
      </w:ins>
    </w:p>
    <w:p w14:paraId="08C14FFC" w14:textId="77777777"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12308"/>
      <w:r w:rsidRPr="00E77497">
        <w:t>.</w:t>
      </w:r>
      <w:bookmarkStart w:id="12313" w:name="_Toc382212692"/>
    </w:p>
    <w:p w14:paraId="7B263D0D" w14:textId="77777777"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12313"/>
      <w:r w:rsidRPr="00E77497">
        <w:t>.</w:t>
      </w:r>
      <w:bookmarkStart w:id="12314" w:name="_Toc382212693"/>
    </w:p>
    <w:p w14:paraId="05011902" w14:textId="77777777" w:rsidR="004C02EF" w:rsidRPr="00E77497" w:rsidDel="00C707BD" w:rsidRDefault="004C02EF" w:rsidP="00FA3203">
      <w:pPr>
        <w:pStyle w:val="Alg3"/>
        <w:numPr>
          <w:ilvl w:val="1"/>
          <w:numId w:val="103"/>
        </w:numPr>
        <w:rPr>
          <w:del w:id="12315" w:author="Allen Wirfs-Brock" w:date="2011-07-01T15:02:00Z"/>
        </w:rPr>
      </w:pPr>
      <w:del w:id="12316" w:author="Allen Wirfs-Brock" w:date="2011-07-01T15:02:00Z">
        <w:r w:rsidRPr="00E77497" w:rsidDel="00C707BD">
          <w:delText xml:space="preserve">Throw a </w:delText>
        </w:r>
        <w:r w:rsidRPr="00E77497" w:rsidDel="00C707BD">
          <w:rPr>
            <w:b/>
          </w:rPr>
          <w:delText>SyntaxError</w:delText>
        </w:r>
        <w:r w:rsidRPr="00E77497" w:rsidDel="00C707BD">
          <w:delText xml:space="preserve"> exception if the following conditions are all true:</w:delText>
        </w:r>
      </w:del>
    </w:p>
    <w:p w14:paraId="162909D1" w14:textId="77777777" w:rsidR="004C02EF" w:rsidRPr="00E77497" w:rsidDel="00C707BD" w:rsidRDefault="004C02EF" w:rsidP="00FA3203">
      <w:pPr>
        <w:pStyle w:val="Alg3"/>
        <w:numPr>
          <w:ilvl w:val="1"/>
          <w:numId w:val="103"/>
        </w:numPr>
        <w:rPr>
          <w:del w:id="12317" w:author="Allen Wirfs-Brock" w:date="2011-07-01T15:02:00Z"/>
        </w:rPr>
      </w:pPr>
      <w:del w:id="12318" w:author="Allen Wirfs-Brock" w:date="2011-07-01T15:02:00Z">
        <w:r w:rsidRPr="00E77497" w:rsidDel="00C707BD">
          <w:delText xml:space="preserve"> Type(</w:delText>
        </w:r>
        <w:r w:rsidRPr="00E77497" w:rsidDel="00C707BD">
          <w:rPr>
            <w:i/>
          </w:rPr>
          <w:delText>lref</w:delText>
        </w:r>
        <w:r w:rsidRPr="00E77497" w:rsidDel="00C707BD">
          <w:delText xml:space="preserve">) is Reference is </w:delText>
        </w:r>
        <w:r w:rsidRPr="00E77497" w:rsidDel="00C707BD">
          <w:rPr>
            <w:b/>
          </w:rPr>
          <w:delText>true</w:delText>
        </w:r>
      </w:del>
    </w:p>
    <w:p w14:paraId="3F6A5138" w14:textId="77777777" w:rsidR="004C02EF" w:rsidRPr="00E77497" w:rsidDel="00C707BD" w:rsidRDefault="004C02EF" w:rsidP="00FA3203">
      <w:pPr>
        <w:pStyle w:val="Alg3"/>
        <w:numPr>
          <w:ilvl w:val="1"/>
          <w:numId w:val="103"/>
        </w:numPr>
        <w:rPr>
          <w:del w:id="12319" w:author="Allen Wirfs-Brock" w:date="2011-07-01T15:02:00Z"/>
        </w:rPr>
      </w:pPr>
      <w:del w:id="12320" w:author="Allen Wirfs-Brock" w:date="2011-07-01T15:02:00Z">
        <w:r w:rsidRPr="00E77497" w:rsidDel="00C707BD">
          <w:delText xml:space="preserve"> IsStrictReference(</w:delText>
        </w:r>
        <w:r w:rsidRPr="00E77497" w:rsidDel="00C707BD">
          <w:rPr>
            <w:i/>
          </w:rPr>
          <w:delText>lref</w:delText>
        </w:r>
        <w:r w:rsidRPr="00E77497" w:rsidDel="00C707BD">
          <w:delText xml:space="preserve">) is </w:delText>
        </w:r>
        <w:r w:rsidRPr="00E77497" w:rsidDel="00C707BD">
          <w:rPr>
            <w:b/>
          </w:rPr>
          <w:delText>true</w:delText>
        </w:r>
      </w:del>
    </w:p>
    <w:p w14:paraId="6CBAB752" w14:textId="77777777" w:rsidR="004C02EF" w:rsidRPr="00E77497" w:rsidDel="00C707BD" w:rsidRDefault="004C02EF" w:rsidP="00FA3203">
      <w:pPr>
        <w:pStyle w:val="Alg3"/>
        <w:numPr>
          <w:ilvl w:val="1"/>
          <w:numId w:val="103"/>
        </w:numPr>
        <w:rPr>
          <w:del w:id="12321" w:author="Allen Wirfs-Brock" w:date="2011-07-01T15:02:00Z"/>
        </w:rPr>
      </w:pPr>
      <w:del w:id="12322" w:author="Allen Wirfs-Brock" w:date="2011-07-01T15:02:00Z">
        <w:r w:rsidRPr="00E77497" w:rsidDel="00C707BD">
          <w:delText xml:space="preserve"> Type(GetBase(</w:delText>
        </w:r>
        <w:r w:rsidRPr="00E77497" w:rsidDel="00C707BD">
          <w:rPr>
            <w:i/>
          </w:rPr>
          <w:delText>lref</w:delText>
        </w:r>
        <w:r w:rsidRPr="00E77497" w:rsidDel="00C707BD">
          <w:delText>)) is Environment Record</w:delText>
        </w:r>
      </w:del>
    </w:p>
    <w:p w14:paraId="5217A6CB" w14:textId="77777777" w:rsidR="004C02EF" w:rsidRPr="00E77497" w:rsidDel="00C707BD" w:rsidRDefault="004C02EF" w:rsidP="00FA3203">
      <w:pPr>
        <w:pStyle w:val="Alg3"/>
        <w:numPr>
          <w:ilvl w:val="1"/>
          <w:numId w:val="103"/>
        </w:numPr>
        <w:rPr>
          <w:del w:id="12323" w:author="Allen Wirfs-Brock" w:date="2011-07-01T15:02:00Z"/>
        </w:rPr>
      </w:pPr>
      <w:del w:id="12324" w:author="Allen Wirfs-Brock" w:date="2011-07-01T15:02:00Z">
        <w:r w:rsidRPr="00E77497" w:rsidDel="00C707BD">
          <w:delText xml:space="preserve"> GetReferencedName(</w:delText>
        </w:r>
        <w:r w:rsidRPr="00E77497" w:rsidDel="00C707BD">
          <w:rPr>
            <w:i/>
          </w:rPr>
          <w:delText>lref</w:delText>
        </w:r>
        <w:r w:rsidRPr="00E77497" w:rsidDel="00C707BD">
          <w:delText xml:space="preserve">) is either </w:delText>
        </w:r>
        <w:r w:rsidRPr="00E77497" w:rsidDel="00C707BD">
          <w:rPr>
            <w:rFonts w:ascii="Courier New" w:hAnsi="Courier New" w:cs="Courier New"/>
            <w:b/>
          </w:rPr>
          <w:delText>"eval"</w:delText>
        </w:r>
        <w:r w:rsidRPr="00E77497" w:rsidDel="00C707BD">
          <w:delText xml:space="preserve"> or</w:delText>
        </w:r>
        <w:r w:rsidRPr="00E77497" w:rsidDel="00C707BD">
          <w:rPr>
            <w:rFonts w:ascii="Courier New" w:hAnsi="Courier New" w:cs="Courier New"/>
            <w:b/>
          </w:rPr>
          <w:delText xml:space="preserve"> "arguments"</w:delText>
        </w:r>
      </w:del>
    </w:p>
    <w:p w14:paraId="7066AA10" w14:textId="77777777" w:rsidR="004C02EF" w:rsidRPr="00E77497" w:rsidRDefault="004C02EF" w:rsidP="00FA3203">
      <w:pPr>
        <w:pStyle w:val="Alg3"/>
        <w:numPr>
          <w:ilvl w:val="1"/>
          <w:numId w:val="103"/>
        </w:numPr>
      </w:pPr>
      <w:del w:id="12325" w:author="Rev 6 Allen Wirfs-Brock" w:date="2012-02-16T18:49:00Z">
        <w:r w:rsidRPr="00E77497" w:rsidDel="002410A4">
          <w:delText>Call</w:delText>
        </w:r>
      </w:del>
      <w:ins w:id="12326" w:author="Rev 8 Allen Wirfs-Brock" w:date="2012-06-12T12:53:00Z">
        <w:r w:rsidR="0056239B" w:rsidRPr="0056239B">
          <w:t xml:space="preserve"> </w:t>
        </w:r>
        <w:r w:rsidR="0056239B">
          <w:t xml:space="preserve">Let </w:t>
        </w:r>
        <w:r w:rsidR="0056239B" w:rsidRPr="00342FD6">
          <w:rPr>
            <w:i/>
          </w:rPr>
          <w:t>status</w:t>
        </w:r>
        <w:r w:rsidR="0056239B">
          <w:t xml:space="preserve"> be</w:t>
        </w:r>
        <w:r w:rsidR="0056239B" w:rsidRPr="00E77497">
          <w:t xml:space="preserve"> </w:t>
        </w:r>
      </w:ins>
      <w:ins w:id="12327" w:author="Rev 6 Allen Wirfs-Brock" w:date="2012-02-16T18:49:00Z">
        <w:del w:id="12328" w:author="Rev 8 Allen Wirfs-Brock" w:date="2012-06-12T12:53:00Z">
          <w:r w:rsidR="002410A4" w:rsidDel="0056239B">
            <w:delText>If the result of</w:delText>
          </w:r>
        </w:del>
      </w:ins>
      <w:del w:id="12329" w:author="Rev 8 Allen Wirfs-Brock" w:date="2012-06-12T12:53:00Z">
        <w:r w:rsidRPr="00E77497" w:rsidDel="0056239B">
          <w:delText xml:space="preserve"> </w:delText>
        </w:r>
      </w:del>
      <w:r w:rsidRPr="00E77497">
        <w:t>PutValue(</w:t>
      </w:r>
      <w:r w:rsidRPr="00E77497">
        <w:rPr>
          <w:i/>
        </w:rPr>
        <w:t>lref</w:t>
      </w:r>
      <w:r w:rsidRPr="00E77497">
        <w:t xml:space="preserve">, </w:t>
      </w:r>
      <w:r w:rsidRPr="00E77497">
        <w:rPr>
          <w:i/>
        </w:rPr>
        <w:t>rval</w:t>
      </w:r>
      <w:r w:rsidRPr="00E77497">
        <w:t>)</w:t>
      </w:r>
      <w:bookmarkEnd w:id="12314"/>
      <w:r w:rsidRPr="00E77497">
        <w:t>.</w:t>
      </w:r>
      <w:bookmarkStart w:id="12330" w:name="_Toc382212694"/>
    </w:p>
    <w:p w14:paraId="2D970C5E" w14:textId="77777777" w:rsidR="0056239B" w:rsidRDefault="0056239B" w:rsidP="00FA3203">
      <w:pPr>
        <w:pStyle w:val="Alg3"/>
        <w:numPr>
          <w:ilvl w:val="1"/>
          <w:numId w:val="103"/>
        </w:numPr>
        <w:rPr>
          <w:ins w:id="12331" w:author="Rev 8 Allen Wirfs-Brock" w:date="2012-06-12T12:54:00Z"/>
        </w:rPr>
      </w:pPr>
      <w:ins w:id="12332" w:author="Rev 8 Allen Wirfs-Brock" w:date="2012-06-12T12:54:00Z">
        <w:r>
          <w:t>ReturnIfAbrupt(</w:t>
        </w:r>
        <w:r w:rsidRPr="00ED2E78">
          <w:rPr>
            <w:i/>
          </w:rPr>
          <w:t>status</w:t>
        </w:r>
        <w:r>
          <w:t>).</w:t>
        </w:r>
      </w:ins>
    </w:p>
    <w:p w14:paraId="16C24300" w14:textId="77777777" w:rsidR="004C0865" w:rsidRPr="00E77497" w:rsidRDefault="004C0865" w:rsidP="00FA3203">
      <w:pPr>
        <w:pStyle w:val="Alg3"/>
        <w:numPr>
          <w:ilvl w:val="1"/>
          <w:numId w:val="103"/>
        </w:numPr>
        <w:rPr>
          <w:ins w:id="12333" w:author="Allen Wirfs-Brock" w:date="2011-07-01T14:59:00Z"/>
        </w:rPr>
      </w:pPr>
      <w:ins w:id="12334" w:author="Allen Wirfs-Brock" w:date="2011-07-01T14:59:00Z">
        <w:r w:rsidRPr="00E77497">
          <w:t xml:space="preserve">Return </w:t>
        </w:r>
        <w:r w:rsidRPr="00E77497">
          <w:rPr>
            <w:i/>
          </w:rPr>
          <w:t>rval</w:t>
        </w:r>
        <w:r w:rsidRPr="00E77497">
          <w:t>.</w:t>
        </w:r>
      </w:ins>
    </w:p>
    <w:p w14:paraId="35910A1A" w14:textId="77777777" w:rsidR="00C707BD" w:rsidRPr="003B4312" w:rsidDel="00F144A1" w:rsidRDefault="00C707BD" w:rsidP="00FA3203">
      <w:pPr>
        <w:pStyle w:val="Alg3"/>
        <w:numPr>
          <w:ilvl w:val="0"/>
          <w:numId w:val="103"/>
        </w:numPr>
        <w:rPr>
          <w:ins w:id="12335" w:author="Allen Wirfs-Brock" w:date="2011-07-01T15:04:00Z"/>
          <w:del w:id="12336" w:author="Rev 6 Allen Wirfs-Brock" w:date="2012-01-26T15:01:00Z"/>
        </w:rPr>
      </w:pPr>
      <w:ins w:id="12337" w:author="Allen Wirfs-Brock" w:date="2011-07-01T15:04:00Z">
        <w:del w:id="12338" w:author="Rev 6 Allen Wirfs-Brock" w:date="2012-01-26T15:01:00Z">
          <w:r w:rsidRPr="00E77497" w:rsidDel="00F144A1">
            <w:delText xml:space="preserve">If this is not extended code, throw a </w:delText>
          </w:r>
          <w:r w:rsidRPr="00120381" w:rsidDel="00F144A1">
            <w:rPr>
              <w:b/>
            </w:rPr>
            <w:delText>ReferenceError</w:delText>
          </w:r>
          <w:r w:rsidRPr="004D1BD1" w:rsidDel="00F144A1">
            <w:delText xml:space="preserve"> exception.</w:delText>
          </w:r>
        </w:del>
      </w:ins>
    </w:p>
    <w:p w14:paraId="183D5CA4" w14:textId="77777777" w:rsidR="00C707BD" w:rsidRPr="00E77497" w:rsidRDefault="00C707BD" w:rsidP="00FA3203">
      <w:pPr>
        <w:pStyle w:val="Alg3"/>
        <w:numPr>
          <w:ilvl w:val="0"/>
          <w:numId w:val="103"/>
        </w:numPr>
        <w:rPr>
          <w:ins w:id="12339" w:author="Allen Wirfs-Brock" w:date="2011-07-01T15:04:00Z"/>
        </w:rPr>
      </w:pPr>
      <w:ins w:id="12340" w:author="Allen Wirfs-Brock" w:date="2011-07-01T15:04:00Z">
        <w:r w:rsidRPr="003B4312">
          <w:t xml:space="preserve">Let </w:t>
        </w:r>
        <w:r w:rsidRPr="008B7F6F">
          <w:rPr>
            <w:i/>
          </w:rPr>
          <w:t>AssignmentPattern</w:t>
        </w:r>
        <w:r w:rsidRPr="006B6D0A">
          <w:t xml:space="preserve"> be the parse of the source code corresponding to </w:t>
        </w:r>
        <w:r w:rsidRPr="006B6D0A">
          <w:rPr>
            <w:i/>
          </w:rPr>
          <w:t>LeftHandSideExp</w:t>
        </w:r>
      </w:ins>
      <w:ins w:id="12341" w:author="Allen Wirfs-Brock rev2" w:date="2011-07-20T13:34:00Z">
        <w:r w:rsidR="00CD7A72" w:rsidRPr="006B6D0A">
          <w:rPr>
            <w:i/>
          </w:rPr>
          <w:t>r</w:t>
        </w:r>
      </w:ins>
      <w:ins w:id="12342" w:author="Allen Wirfs-Brock" w:date="2011-07-01T15:04:00Z">
        <w:r w:rsidRPr="00E65A34">
          <w:rPr>
            <w:i/>
          </w:rPr>
          <w:t>ess</w:t>
        </w:r>
      </w:ins>
      <w:ins w:id="12343" w:author="Rev 3 Allen Wirfs-Brock" w:date="2011-08-30T10:45:00Z">
        <w:r w:rsidR="0096712D" w:rsidRPr="009C202C">
          <w:rPr>
            <w:i/>
          </w:rPr>
          <w:t>i</w:t>
        </w:r>
      </w:ins>
      <w:ins w:id="12344" w:author="Allen Wirfs-Brock" w:date="2011-07-01T15:04:00Z">
        <w:r w:rsidRPr="00B820AB">
          <w:rPr>
            <w:i/>
          </w:rPr>
          <w:t>on</w:t>
        </w:r>
        <w:r w:rsidRPr="00675B74">
          <w:t xml:space="preserve"> using </w:t>
        </w:r>
        <w:r w:rsidRPr="00E77497">
          <w:rPr>
            <w:i/>
          </w:rPr>
          <w:t>AssignmentPattern</w:t>
        </w:r>
        <w:r w:rsidRPr="00E77497">
          <w:t xml:space="preserve"> as the goal symbol.</w:t>
        </w:r>
      </w:ins>
    </w:p>
    <w:p w14:paraId="0517C737" w14:textId="77777777" w:rsidR="00C707BD" w:rsidRPr="00E77497" w:rsidRDefault="00C707BD" w:rsidP="00FA3203">
      <w:pPr>
        <w:pStyle w:val="Alg3"/>
        <w:numPr>
          <w:ilvl w:val="0"/>
          <w:numId w:val="103"/>
        </w:numPr>
        <w:rPr>
          <w:ins w:id="12345" w:author="Allen Wirfs-Brock" w:date="2011-07-01T15:04:00Z"/>
        </w:rPr>
      </w:pPr>
      <w:ins w:id="12346" w:author="Allen Wirfs-Brock" w:date="2011-07-01T15:04:00Z">
        <w:r w:rsidRPr="00E77497">
          <w:t xml:space="preserve">Let </w:t>
        </w:r>
        <w:r w:rsidRPr="00E77497">
          <w:rPr>
            <w:i/>
          </w:rPr>
          <w:t>rref</w:t>
        </w:r>
        <w:r w:rsidRPr="00E77497">
          <w:t xml:space="preserve"> be the result of evaluating </w:t>
        </w:r>
        <w:r w:rsidRPr="00E77497">
          <w:rPr>
            <w:i/>
          </w:rPr>
          <w:t>AssignmentExpression</w:t>
        </w:r>
        <w:r w:rsidRPr="00E77497">
          <w:t>.</w:t>
        </w:r>
      </w:ins>
    </w:p>
    <w:p w14:paraId="7C422EF7" w14:textId="77777777" w:rsidR="00C707BD" w:rsidRPr="00E77497" w:rsidRDefault="00C707BD" w:rsidP="00FA3203">
      <w:pPr>
        <w:pStyle w:val="Alg3"/>
        <w:numPr>
          <w:ilvl w:val="0"/>
          <w:numId w:val="103"/>
        </w:numPr>
        <w:rPr>
          <w:ins w:id="12347" w:author="Allen Wirfs-Brock" w:date="2011-07-01T15:04:00Z"/>
        </w:rPr>
      </w:pPr>
      <w:ins w:id="12348" w:author="Allen Wirfs-Brock" w:date="2011-07-01T15:04:00Z">
        <w:r w:rsidRPr="00E77497">
          <w:t xml:space="preserve">Let </w:t>
        </w:r>
        <w:r w:rsidRPr="00E77497">
          <w:rPr>
            <w:i/>
          </w:rPr>
          <w:t>rval</w:t>
        </w:r>
        <w:r w:rsidRPr="00E77497">
          <w:t xml:space="preserve"> be ToObject(GetValue(</w:t>
        </w:r>
        <w:r w:rsidRPr="00E77497">
          <w:rPr>
            <w:i/>
          </w:rPr>
          <w:t>rref</w:t>
        </w:r>
        <w:r w:rsidRPr="00E77497">
          <w:t>)).</w:t>
        </w:r>
      </w:ins>
    </w:p>
    <w:p w14:paraId="1210BD75" w14:textId="77777777" w:rsidR="002410A4" w:rsidRDefault="00342FD6" w:rsidP="002410A4">
      <w:pPr>
        <w:pStyle w:val="Alg4"/>
        <w:numPr>
          <w:ilvl w:val="0"/>
          <w:numId w:val="103"/>
        </w:numPr>
        <w:contextualSpacing/>
        <w:rPr>
          <w:ins w:id="12349" w:author="Rev 6 Allen Wirfs-Brock" w:date="2012-02-16T18:51:00Z"/>
        </w:rPr>
      </w:pPr>
      <w:ins w:id="12350" w:author="Rev 8 Allen Wirfs-Brock" w:date="2012-06-12T12:51:00Z">
        <w:r>
          <w:t>ReturnIfAbrupt(</w:t>
        </w:r>
        <w:r>
          <w:rPr>
            <w:i/>
          </w:rPr>
          <w:t>r</w:t>
        </w:r>
        <w:r w:rsidRPr="00ED2E78">
          <w:rPr>
            <w:i/>
          </w:rPr>
          <w:t>val</w:t>
        </w:r>
        <w:r>
          <w:t>).</w:t>
        </w:r>
      </w:ins>
      <w:ins w:id="12351" w:author="Rev 6 Allen Wirfs-Brock" w:date="2012-02-16T18:51:00Z">
        <w:del w:id="12352" w:author="Rev 8 Allen Wirfs-Brock" w:date="2012-06-12T12:51:00Z">
          <w:r w:rsidR="002410A4" w:rsidDel="00342FD6">
            <w:delText xml:space="preserve">If </w:delText>
          </w:r>
          <w:r w:rsidR="002410A4" w:rsidRPr="00E77497" w:rsidDel="00342FD6">
            <w:rPr>
              <w:i/>
            </w:rPr>
            <w:delText>rval</w:delText>
          </w:r>
          <w:r w:rsidR="002410A4" w:rsidRPr="00E77497" w:rsidDel="00342FD6">
            <w:delText xml:space="preserve"> </w:delText>
          </w:r>
          <w:r w:rsidR="002410A4" w:rsidDel="00342FD6">
            <w:delText xml:space="preserve">is an abrupt completion, return </w:delText>
          </w:r>
          <w:r w:rsidR="002410A4" w:rsidRPr="00E77497" w:rsidDel="00342FD6">
            <w:rPr>
              <w:i/>
            </w:rPr>
            <w:delText>rval</w:delText>
          </w:r>
          <w:r w:rsidR="002410A4" w:rsidDel="00342FD6">
            <w:delText>.</w:delText>
          </w:r>
        </w:del>
      </w:ins>
    </w:p>
    <w:p w14:paraId="2740F192" w14:textId="77777777" w:rsidR="00C707BD" w:rsidRPr="00E77497" w:rsidRDefault="005D43BD" w:rsidP="00FA3203">
      <w:pPr>
        <w:pStyle w:val="Alg3"/>
        <w:numPr>
          <w:ilvl w:val="0"/>
          <w:numId w:val="103"/>
        </w:numPr>
        <w:rPr>
          <w:ins w:id="12353" w:author="Allen Wirfs-Brock" w:date="2011-07-01T15:04:00Z"/>
        </w:rPr>
      </w:pPr>
      <w:ins w:id="12354" w:author="Rev 4 Allen Wirfs-Brock" w:date="2011-11-07T11:02:00Z">
        <w:del w:id="12355" w:author="Rev 6 Allen Wirfs-Brock" w:date="2012-02-16T18:52:00Z">
          <w:r w:rsidDel="002410A4">
            <w:delText>P</w:delText>
          </w:r>
        </w:del>
      </w:ins>
      <w:ins w:id="12356" w:author="Rev 6 Allen Wirfs-Brock" w:date="2012-02-16T18:52:00Z">
        <w:r w:rsidR="002410A4">
          <w:t xml:space="preserve">Let </w:t>
        </w:r>
        <w:r w:rsidR="002410A4" w:rsidRPr="002410A4">
          <w:rPr>
            <w:i/>
          </w:rPr>
          <w:t>status</w:t>
        </w:r>
        <w:r w:rsidR="002410A4">
          <w:t xml:space="preserve"> be the result of p</w:t>
        </w:r>
      </w:ins>
      <w:ins w:id="12357" w:author="Rev 4 Allen Wirfs-Brock" w:date="2011-11-07T11:02:00Z">
        <w:r>
          <w:t>erform</w:t>
        </w:r>
      </w:ins>
      <w:ins w:id="12358" w:author="Rev 6 Allen Wirfs-Brock" w:date="2012-02-16T18:52:00Z">
        <w:r w:rsidR="002410A4">
          <w:t>ing</w:t>
        </w:r>
      </w:ins>
      <w:ins w:id="12359" w:author="Rev 4 Allen Wirfs-Brock" w:date="2011-11-07T11:02:00Z">
        <w:r>
          <w:t xml:space="preserve"> Destructuring Assignment Evaluation of</w:t>
        </w:r>
        <w:r w:rsidRPr="00E77497">
          <w:t xml:space="preserve"> </w:t>
        </w:r>
      </w:ins>
      <w:ins w:id="12360" w:author="Allen Wirfs-Brock" w:date="2011-07-01T15:04:00Z">
        <w:del w:id="12361" w:author="Rev 4 Allen Wirfs-Brock" w:date="2011-11-07T11:02:00Z">
          <w:r w:rsidR="00C707BD" w:rsidRPr="00E77497" w:rsidDel="005D43BD">
            <w:delText xml:space="preserve">Evaluate </w:delText>
          </w:r>
        </w:del>
        <w:r w:rsidR="00C707BD" w:rsidRPr="00E77497">
          <w:rPr>
            <w:i/>
          </w:rPr>
          <w:t>AssignmentPattern</w:t>
        </w:r>
        <w:r w:rsidR="00C707BD" w:rsidRPr="00E77497">
          <w:t xml:space="preserve"> using </w:t>
        </w:r>
        <w:r w:rsidR="00C707BD" w:rsidRPr="00E77497">
          <w:rPr>
            <w:i/>
          </w:rPr>
          <w:t>rval</w:t>
        </w:r>
        <w:r w:rsidR="00C707BD" w:rsidRPr="00E77497">
          <w:t xml:space="preserve"> as the </w:t>
        </w:r>
        <w:del w:id="12362" w:author="Rev 4 Allen Wirfs-Brock" w:date="2011-11-07T11:02:00Z">
          <w:r w:rsidR="00C707BD" w:rsidRPr="00E77497" w:rsidDel="005D43BD">
            <w:rPr>
              <w:rStyle w:val="bnf"/>
            </w:rPr>
            <w:delText>obj</w:delText>
          </w:r>
          <w:r w:rsidR="00C707BD" w:rsidRPr="00E77497" w:rsidDel="005D43BD">
            <w:rPr>
              <w:i/>
            </w:rPr>
            <w:delText xml:space="preserve"> </w:delText>
          </w:r>
          <w:r w:rsidR="00C707BD" w:rsidRPr="00E77497" w:rsidDel="005D43BD">
            <w:delText>parameter</w:delText>
          </w:r>
        </w:del>
      </w:ins>
      <w:ins w:id="12363" w:author="Rev 4 Allen Wirfs-Brock" w:date="2011-11-07T11:02:00Z">
        <w:r>
          <w:t>argument</w:t>
        </w:r>
      </w:ins>
      <w:ins w:id="12364" w:author="Allen Wirfs-Brock" w:date="2011-07-01T15:04:00Z">
        <w:r w:rsidR="00C707BD" w:rsidRPr="00E77497">
          <w:t>.</w:t>
        </w:r>
      </w:ins>
    </w:p>
    <w:p w14:paraId="01802D22" w14:textId="77777777" w:rsidR="002410A4" w:rsidRDefault="00342FD6" w:rsidP="002410A4">
      <w:pPr>
        <w:pStyle w:val="Alg4"/>
        <w:numPr>
          <w:ilvl w:val="0"/>
          <w:numId w:val="103"/>
        </w:numPr>
        <w:contextualSpacing/>
        <w:rPr>
          <w:ins w:id="12365" w:author="Rev 6 Allen Wirfs-Brock" w:date="2012-02-16T18:53:00Z"/>
        </w:rPr>
      </w:pPr>
      <w:ins w:id="12366" w:author="Rev 8 Allen Wirfs-Brock" w:date="2012-06-12T12:51:00Z">
        <w:r>
          <w:t>ReturnIfAbrupt(</w:t>
        </w:r>
        <w:r w:rsidRPr="00ED2E78">
          <w:rPr>
            <w:i/>
          </w:rPr>
          <w:t>status</w:t>
        </w:r>
        <w:r>
          <w:t>).</w:t>
        </w:r>
      </w:ins>
      <w:ins w:id="12367" w:author="Rev 6 Allen Wirfs-Brock" w:date="2012-02-16T18:53:00Z">
        <w:del w:id="12368" w:author="Rev 8 Allen Wirfs-Brock" w:date="2012-06-12T12:51:00Z">
          <w:r w:rsidR="002410A4" w:rsidDel="00342FD6">
            <w:delText xml:space="preserve">If </w:delText>
          </w:r>
          <w:r w:rsidR="002410A4" w:rsidRPr="006A5E27" w:rsidDel="00342FD6">
            <w:rPr>
              <w:i/>
            </w:rPr>
            <w:delText>status</w:delText>
          </w:r>
          <w:r w:rsidR="002410A4" w:rsidDel="00342FD6">
            <w:delText xml:space="preserve"> is an abrupt completion, return </w:delText>
          </w:r>
          <w:r w:rsidR="002410A4" w:rsidRPr="00E77497" w:rsidDel="00342FD6">
            <w:rPr>
              <w:i/>
            </w:rPr>
            <w:delText>rval</w:delText>
          </w:r>
          <w:r w:rsidR="002410A4" w:rsidDel="00342FD6">
            <w:delText>.</w:delText>
          </w:r>
        </w:del>
      </w:ins>
    </w:p>
    <w:p w14:paraId="2D502295" w14:textId="77777777" w:rsidR="004C0865" w:rsidRPr="00E77497" w:rsidRDefault="004C02EF" w:rsidP="00FA3203">
      <w:pPr>
        <w:pStyle w:val="Alg3"/>
        <w:numPr>
          <w:ilvl w:val="0"/>
          <w:numId w:val="103"/>
        </w:numPr>
        <w:spacing w:after="220"/>
      </w:pPr>
      <w:r w:rsidRPr="00E77497">
        <w:t xml:space="preserve">Return </w:t>
      </w:r>
      <w:r w:rsidRPr="00E77497">
        <w:rPr>
          <w:i/>
        </w:rPr>
        <w:t>rval</w:t>
      </w:r>
      <w:bookmarkEnd w:id="12330"/>
      <w:r w:rsidRPr="00E77497">
        <w:t>.</w:t>
      </w:r>
      <w:bookmarkStart w:id="12369" w:name="_Toc375031195"/>
      <w:bookmarkStart w:id="12370" w:name="_Toc381513708"/>
      <w:bookmarkStart w:id="12371" w:name="_Toc382202874"/>
      <w:bookmarkStart w:id="12372" w:name="_Toc382212230"/>
      <w:bookmarkStart w:id="12373" w:name="_Toc382212695"/>
      <w:bookmarkStart w:id="12374" w:name="_Toc382291575"/>
      <w:bookmarkStart w:id="12375" w:name="_Toc385672224"/>
      <w:bookmarkStart w:id="12376" w:name="_Toc393690327"/>
    </w:p>
    <w:p w14:paraId="764B6E91" w14:textId="77777777" w:rsidR="007806CA" w:rsidRPr="00E77497" w:rsidRDefault="007806CA" w:rsidP="007806CA">
      <w:pPr>
        <w:jc w:val="left"/>
      </w:pPr>
      <w:bookmarkStart w:id="12377"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del w:id="12378" w:author="Rev 4 Allen Wirfs-Brock" w:date="2011-11-07T09:23:00Z">
        <w:r w:rsidRPr="00E77497" w:rsidDel="003F7C52">
          <w:br/>
          <w:delText xml:space="preserve">    where </w:delText>
        </w:r>
        <w:r w:rsidRPr="00E77497" w:rsidDel="003F7C52">
          <w:rPr>
            <w:rStyle w:val="bnf"/>
          </w:rPr>
          <w:delText>AssignmentOperator</w:delText>
        </w:r>
        <w:r w:rsidRPr="00E77497" w:rsidDel="003F7C52">
          <w:delText xml:space="preserve"> is @</w:delText>
        </w:r>
        <w:r w:rsidRPr="00E77497" w:rsidDel="003F7C52">
          <w:rPr>
            <w:rFonts w:ascii="Courier New" w:hAnsi="Courier New" w:cs="Courier New"/>
            <w:b/>
          </w:rPr>
          <w:delText>=</w:delText>
        </w:r>
        <w:r w:rsidRPr="00E77497" w:rsidDel="003F7C52">
          <w:delText xml:space="preserve"> and @ represents one of the operators indicated above</w:delText>
        </w:r>
      </w:del>
    </w:p>
    <w:p w14:paraId="46DD9E1C" w14:textId="77777777"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3F0769EB" w14:textId="77777777"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14:paraId="1A773CBB" w14:textId="77777777" w:rsidR="002410A4" w:rsidRDefault="00342FD6" w:rsidP="002410A4">
      <w:pPr>
        <w:pStyle w:val="Alg4"/>
        <w:numPr>
          <w:ilvl w:val="0"/>
          <w:numId w:val="104"/>
        </w:numPr>
        <w:contextualSpacing/>
        <w:rPr>
          <w:ins w:id="12379" w:author="Rev 6 Allen Wirfs-Brock" w:date="2012-02-16T18:54:00Z"/>
        </w:rPr>
      </w:pPr>
      <w:ins w:id="12380" w:author="Rev 8 Allen Wirfs-Brock" w:date="2012-06-12T12:44:00Z">
        <w:r>
          <w:t>ReturnIfAbrupt(</w:t>
        </w:r>
        <w:r w:rsidRPr="00342FD6">
          <w:rPr>
            <w:i/>
          </w:rPr>
          <w:t>lval</w:t>
        </w:r>
        <w:r>
          <w:t>).</w:t>
        </w:r>
      </w:ins>
      <w:ins w:id="12381" w:author="Rev 6 Allen Wirfs-Brock" w:date="2012-02-16T18:54:00Z">
        <w:del w:id="12382" w:author="Rev 8 Allen Wirfs-Brock" w:date="2012-06-12T12:45:00Z">
          <w:r w:rsidR="002410A4" w:rsidDel="00342FD6">
            <w:delText xml:space="preserve">If </w:delText>
          </w:r>
          <w:r w:rsidR="002410A4" w:rsidRPr="00E77497" w:rsidDel="00342FD6">
            <w:rPr>
              <w:i/>
            </w:rPr>
            <w:delText>lval</w:delText>
          </w:r>
          <w:r w:rsidR="002410A4" w:rsidRPr="00E77497" w:rsidDel="00342FD6">
            <w:delText xml:space="preserve"> </w:delText>
          </w:r>
          <w:r w:rsidR="002410A4" w:rsidDel="00342FD6">
            <w:delText xml:space="preserve">is an abrupt completion, return </w:delText>
          </w:r>
          <w:r w:rsidR="002410A4" w:rsidRPr="00E77497" w:rsidDel="00342FD6">
            <w:rPr>
              <w:i/>
            </w:rPr>
            <w:delText>lval</w:delText>
          </w:r>
          <w:r w:rsidR="002410A4" w:rsidDel="00342FD6">
            <w:delText>.</w:delText>
          </w:r>
        </w:del>
      </w:ins>
    </w:p>
    <w:p w14:paraId="6B619C09" w14:textId="77777777"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1AABF7C3" w14:textId="77777777"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14:paraId="524CBC4B" w14:textId="77777777" w:rsidR="002410A4" w:rsidRDefault="00342FD6" w:rsidP="002410A4">
      <w:pPr>
        <w:pStyle w:val="Alg4"/>
        <w:numPr>
          <w:ilvl w:val="0"/>
          <w:numId w:val="104"/>
        </w:numPr>
        <w:contextualSpacing/>
        <w:rPr>
          <w:ins w:id="12383" w:author="Rev 6 Allen Wirfs-Brock" w:date="2012-02-16T18:55:00Z"/>
        </w:rPr>
      </w:pPr>
      <w:ins w:id="12384" w:author="Rev 8 Allen Wirfs-Brock" w:date="2012-06-12T12:45:00Z">
        <w:r>
          <w:t>ReturnIfAbrupt(</w:t>
        </w:r>
        <w:r>
          <w:rPr>
            <w:i/>
          </w:rPr>
          <w:t>r</w:t>
        </w:r>
        <w:r w:rsidRPr="00ED2E78">
          <w:rPr>
            <w:i/>
          </w:rPr>
          <w:t>val</w:t>
        </w:r>
        <w:r>
          <w:t>).</w:t>
        </w:r>
      </w:ins>
      <w:ins w:id="12385" w:author="Rev 6 Allen Wirfs-Brock" w:date="2012-02-16T18:55:00Z">
        <w:del w:id="12386" w:author="Rev 8 Allen Wirfs-Brock" w:date="2012-06-12T12:45:00Z">
          <w:r w:rsidR="002410A4" w:rsidDel="00342FD6">
            <w:delText xml:space="preserve">If </w:delText>
          </w:r>
          <w:r w:rsidR="002410A4" w:rsidDel="00342FD6">
            <w:rPr>
              <w:i/>
            </w:rPr>
            <w:delText>r</w:delText>
          </w:r>
          <w:r w:rsidR="002410A4" w:rsidRPr="00E77497" w:rsidDel="00342FD6">
            <w:rPr>
              <w:i/>
            </w:rPr>
            <w:delText>val</w:delText>
          </w:r>
          <w:r w:rsidR="002410A4" w:rsidRPr="00E77497" w:rsidDel="00342FD6">
            <w:delText xml:space="preserve"> </w:delText>
          </w:r>
          <w:r w:rsidR="002410A4" w:rsidDel="00342FD6">
            <w:delText xml:space="preserve">is an abrupt completion, return </w:delText>
          </w:r>
          <w:r w:rsidR="002410A4" w:rsidDel="00342FD6">
            <w:rPr>
              <w:i/>
            </w:rPr>
            <w:delText>r</w:delText>
          </w:r>
          <w:r w:rsidR="002410A4" w:rsidRPr="00E77497" w:rsidDel="00342FD6">
            <w:rPr>
              <w:i/>
            </w:rPr>
            <w:delText>val</w:delText>
          </w:r>
          <w:r w:rsidR="002410A4" w:rsidDel="00342FD6">
            <w:delText>.</w:delText>
          </w:r>
        </w:del>
      </w:ins>
    </w:p>
    <w:p w14:paraId="64E07BE2" w14:textId="77777777" w:rsidR="00C85441" w:rsidRDefault="00C85441" w:rsidP="00FA3203">
      <w:pPr>
        <w:pStyle w:val="Alg3"/>
        <w:numPr>
          <w:ilvl w:val="0"/>
          <w:numId w:val="104"/>
        </w:numPr>
        <w:rPr>
          <w:ins w:id="12387" w:author="Rev 4 Allen Wirfs-Brock" w:date="2011-11-07T09:18:00Z"/>
        </w:rPr>
      </w:pPr>
      <w:ins w:id="12388" w:author="Rev 4 Allen Wirfs-Brock" w:date="2011-11-07T09:18:00Z">
        <w:r>
          <w:t xml:space="preserve">Let </w:t>
        </w:r>
        <w:r w:rsidRPr="00120381">
          <w:rPr>
            <w:i/>
          </w:rPr>
          <w:t>operator</w:t>
        </w:r>
        <w:r>
          <w:t xml:space="preserve"> </w:t>
        </w:r>
      </w:ins>
      <w:ins w:id="12389" w:author="Rev 4 Allen Wirfs-Brock" w:date="2011-11-07T09:20:00Z">
        <w:r w:rsidR="003F7C52">
          <w:t xml:space="preserve">be the </w:t>
        </w:r>
      </w:ins>
      <w:ins w:id="12390" w:author="Rev 4 Allen Wirfs-Brock" w:date="2011-11-07T09:22:00Z">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ins>
    </w:p>
    <w:p w14:paraId="12FD89DC" w14:textId="77777777"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239E80F5" w14:textId="77777777" w:rsidR="007806CA" w:rsidRPr="00E77497" w:rsidDel="003F7C52" w:rsidRDefault="007806CA" w:rsidP="00FA3203">
      <w:pPr>
        <w:pStyle w:val="Alg3"/>
        <w:numPr>
          <w:ilvl w:val="0"/>
          <w:numId w:val="104"/>
        </w:numPr>
        <w:rPr>
          <w:del w:id="12391" w:author="Rev 4 Allen Wirfs-Brock" w:date="2011-11-07T09:25:00Z"/>
        </w:rPr>
      </w:pPr>
      <w:del w:id="12392" w:author="Rev 4 Allen Wirfs-Brock" w:date="2011-11-07T09:25:00Z">
        <w:r w:rsidRPr="00E77497" w:rsidDel="003F7C52">
          <w:delText xml:space="preserve">Throw a </w:delText>
        </w:r>
        <w:r w:rsidRPr="00E77497" w:rsidDel="003F7C52">
          <w:rPr>
            <w:b/>
          </w:rPr>
          <w:delText>SyntaxError</w:delText>
        </w:r>
        <w:r w:rsidRPr="00E77497" w:rsidDel="003F7C52">
          <w:delText xml:space="preserve"> exception if the following conditions are all true:</w:delText>
        </w:r>
      </w:del>
    </w:p>
    <w:p w14:paraId="12C60E26" w14:textId="77777777" w:rsidR="007806CA" w:rsidRPr="00E77497" w:rsidDel="003F7C52" w:rsidRDefault="007806CA">
      <w:pPr>
        <w:pStyle w:val="Alg3"/>
        <w:numPr>
          <w:ilvl w:val="0"/>
          <w:numId w:val="69"/>
        </w:numPr>
        <w:ind w:left="720" w:firstLine="0"/>
        <w:rPr>
          <w:del w:id="12393" w:author="Rev 4 Allen Wirfs-Brock" w:date="2011-11-07T09:25:00Z"/>
        </w:rPr>
        <w:pPrChange w:id="12394" w:author="Rev 4 Allen Wirfs-Brock" w:date="2011-11-07T12:16:00Z">
          <w:pPr>
            <w:pStyle w:val="Alg3"/>
            <w:numPr>
              <w:numId w:val="71"/>
            </w:numPr>
            <w:ind w:left="720" w:firstLine="0"/>
          </w:pPr>
        </w:pPrChange>
      </w:pPr>
      <w:del w:id="12395" w:author="Rev 4 Allen Wirfs-Brock" w:date="2011-11-07T09:25:00Z">
        <w:r w:rsidRPr="00E77497" w:rsidDel="003F7C52">
          <w:delText xml:space="preserve"> Type(</w:delText>
        </w:r>
        <w:r w:rsidRPr="00E77497" w:rsidDel="003F7C52">
          <w:rPr>
            <w:i/>
          </w:rPr>
          <w:delText>lref</w:delText>
        </w:r>
        <w:r w:rsidRPr="00E77497" w:rsidDel="003F7C52">
          <w:delText xml:space="preserve">) is Reference is </w:delText>
        </w:r>
        <w:r w:rsidRPr="00E77497" w:rsidDel="003F7C52">
          <w:rPr>
            <w:b/>
          </w:rPr>
          <w:delText>true</w:delText>
        </w:r>
      </w:del>
    </w:p>
    <w:p w14:paraId="531984CC" w14:textId="77777777" w:rsidR="007806CA" w:rsidRPr="00E77497" w:rsidDel="003F7C52" w:rsidRDefault="007806CA">
      <w:pPr>
        <w:pStyle w:val="Alg3"/>
        <w:numPr>
          <w:ilvl w:val="0"/>
          <w:numId w:val="69"/>
        </w:numPr>
        <w:ind w:left="720" w:firstLine="0"/>
        <w:rPr>
          <w:del w:id="12396" w:author="Rev 4 Allen Wirfs-Brock" w:date="2011-11-07T09:25:00Z"/>
        </w:rPr>
        <w:pPrChange w:id="12397" w:author="Rev 4 Allen Wirfs-Brock" w:date="2011-11-07T12:16:00Z">
          <w:pPr>
            <w:pStyle w:val="Alg3"/>
            <w:numPr>
              <w:numId w:val="71"/>
            </w:numPr>
            <w:ind w:left="720" w:firstLine="0"/>
          </w:pPr>
        </w:pPrChange>
      </w:pPr>
      <w:del w:id="12398" w:author="Rev 4 Allen Wirfs-Brock" w:date="2011-11-07T09:25:00Z">
        <w:r w:rsidRPr="00E77497" w:rsidDel="003F7C52">
          <w:delText xml:space="preserve"> IsStrictReference(</w:delText>
        </w:r>
        <w:r w:rsidRPr="00E77497" w:rsidDel="003F7C52">
          <w:rPr>
            <w:i/>
          </w:rPr>
          <w:delText>lref</w:delText>
        </w:r>
        <w:r w:rsidRPr="00E77497" w:rsidDel="003F7C52">
          <w:delText xml:space="preserve">) is </w:delText>
        </w:r>
        <w:r w:rsidRPr="00E77497" w:rsidDel="003F7C52">
          <w:rPr>
            <w:b/>
          </w:rPr>
          <w:delText>true</w:delText>
        </w:r>
      </w:del>
    </w:p>
    <w:p w14:paraId="15085A68" w14:textId="77777777" w:rsidR="007806CA" w:rsidRPr="00E77497" w:rsidDel="003F7C52" w:rsidRDefault="007806CA">
      <w:pPr>
        <w:pStyle w:val="Alg3"/>
        <w:numPr>
          <w:ilvl w:val="0"/>
          <w:numId w:val="69"/>
        </w:numPr>
        <w:ind w:left="720" w:firstLine="0"/>
        <w:rPr>
          <w:del w:id="12399" w:author="Rev 4 Allen Wirfs-Brock" w:date="2011-11-07T09:25:00Z"/>
        </w:rPr>
        <w:pPrChange w:id="12400" w:author="Rev 4 Allen Wirfs-Brock" w:date="2011-11-07T12:16:00Z">
          <w:pPr>
            <w:pStyle w:val="Alg3"/>
            <w:numPr>
              <w:numId w:val="71"/>
            </w:numPr>
            <w:ind w:left="720" w:firstLine="0"/>
          </w:pPr>
        </w:pPrChange>
      </w:pPr>
      <w:del w:id="12401" w:author="Rev 4 Allen Wirfs-Brock" w:date="2011-11-07T09:25:00Z">
        <w:r w:rsidRPr="00E77497" w:rsidDel="003F7C52">
          <w:delText xml:space="preserve"> Type(GetBase(</w:delText>
        </w:r>
        <w:r w:rsidRPr="00E77497" w:rsidDel="003F7C52">
          <w:rPr>
            <w:i/>
          </w:rPr>
          <w:delText>lref</w:delText>
        </w:r>
        <w:r w:rsidRPr="00E77497" w:rsidDel="003F7C52">
          <w:delText>)) is Environment Record</w:delText>
        </w:r>
      </w:del>
    </w:p>
    <w:p w14:paraId="7C810884" w14:textId="77777777" w:rsidR="007806CA" w:rsidRPr="00E77497" w:rsidDel="003F7C52" w:rsidRDefault="007806CA">
      <w:pPr>
        <w:pStyle w:val="Alg3"/>
        <w:numPr>
          <w:ilvl w:val="0"/>
          <w:numId w:val="69"/>
        </w:numPr>
        <w:ind w:left="720" w:firstLine="0"/>
        <w:rPr>
          <w:del w:id="12402" w:author="Rev 4 Allen Wirfs-Brock" w:date="2011-11-07T09:25:00Z"/>
        </w:rPr>
        <w:pPrChange w:id="12403" w:author="Rev 4 Allen Wirfs-Brock" w:date="2011-11-07T12:16:00Z">
          <w:pPr>
            <w:pStyle w:val="Alg3"/>
            <w:numPr>
              <w:numId w:val="71"/>
            </w:numPr>
            <w:ind w:left="720" w:firstLine="0"/>
          </w:pPr>
        </w:pPrChange>
      </w:pPr>
      <w:del w:id="12404" w:author="Rev 4 Allen Wirfs-Brock" w:date="2011-11-07T09:25:00Z">
        <w:r w:rsidRPr="00E77497" w:rsidDel="003F7C52">
          <w:delText xml:space="preserve"> GetReferencedName(lref) is either </w:delText>
        </w:r>
        <w:r w:rsidRPr="00E77497" w:rsidDel="003F7C52">
          <w:rPr>
            <w:rFonts w:ascii="Courier New" w:hAnsi="Courier New" w:cs="Courier New"/>
            <w:b/>
          </w:rPr>
          <w:delText>"eval"</w:delText>
        </w:r>
        <w:r w:rsidRPr="00E77497" w:rsidDel="003F7C52">
          <w:delText xml:space="preserve"> or</w:delText>
        </w:r>
        <w:r w:rsidRPr="00E77497" w:rsidDel="003F7C52">
          <w:rPr>
            <w:rFonts w:ascii="Courier New" w:hAnsi="Courier New" w:cs="Courier New"/>
            <w:b/>
          </w:rPr>
          <w:delText xml:space="preserve"> "arguments"</w:delText>
        </w:r>
      </w:del>
    </w:p>
    <w:p w14:paraId="7D30ADC1" w14:textId="77777777" w:rsidR="007806CA" w:rsidRPr="00E77497" w:rsidRDefault="002410A4" w:rsidP="00FA3203">
      <w:pPr>
        <w:pStyle w:val="Alg3"/>
        <w:numPr>
          <w:ilvl w:val="0"/>
          <w:numId w:val="104"/>
        </w:numPr>
      </w:pPr>
      <w:ins w:id="12405" w:author="Rev 6 Allen Wirfs-Brock" w:date="2012-02-16T18:56:00Z">
        <w:del w:id="12406" w:author="Rev 8 Allen Wirfs-Brock" w:date="2012-06-12T12:48:00Z">
          <w:r w:rsidDel="00342FD6">
            <w:delText>If the result of</w:delText>
          </w:r>
        </w:del>
      </w:ins>
      <w:ins w:id="12407" w:author="Rev 8 Allen Wirfs-Brock" w:date="2012-06-12T12:48:00Z">
        <w:r w:rsidR="00342FD6">
          <w:t xml:space="preserve">Let </w:t>
        </w:r>
        <w:r w:rsidR="00342FD6" w:rsidRPr="00342FD6">
          <w:rPr>
            <w:i/>
          </w:rPr>
          <w:t>status</w:t>
        </w:r>
        <w:r w:rsidR="00342FD6">
          <w:t xml:space="preserve"> be</w:t>
        </w:r>
      </w:ins>
      <w:ins w:id="12408" w:author="Rev 6 Allen Wirfs-Brock" w:date="2012-02-16T18:56:00Z">
        <w:r w:rsidRPr="00E77497">
          <w:t xml:space="preserve"> </w:t>
        </w:r>
      </w:ins>
      <w:del w:id="12409" w:author="Rev 6 Allen Wirfs-Brock" w:date="2012-02-16T18:56:00Z">
        <w:r w:rsidR="007806CA" w:rsidRPr="00E77497" w:rsidDel="002410A4">
          <w:delText xml:space="preserve">Call </w:delText>
        </w:r>
      </w:del>
      <w:r w:rsidR="007806CA" w:rsidRPr="00E77497">
        <w:t>PutValue(</w:t>
      </w:r>
      <w:r w:rsidR="007806CA" w:rsidRPr="00E77497">
        <w:rPr>
          <w:i/>
        </w:rPr>
        <w:t>lref</w:t>
      </w:r>
      <w:r w:rsidR="007806CA" w:rsidRPr="00E77497">
        <w:t xml:space="preserve">, </w:t>
      </w:r>
      <w:r w:rsidR="007806CA" w:rsidRPr="00E77497">
        <w:rPr>
          <w:i/>
        </w:rPr>
        <w:t>r</w:t>
      </w:r>
      <w:r w:rsidR="007806CA" w:rsidRPr="00E77497">
        <w:t>)</w:t>
      </w:r>
      <w:ins w:id="12410" w:author="Rev 6 Allen Wirfs-Brock" w:date="2012-02-16T18:56:00Z">
        <w:del w:id="12411" w:author="Rev 8 Allen Wirfs-Brock" w:date="2012-06-12T12:48:00Z">
          <w:r w:rsidRPr="002410A4" w:rsidDel="00342FD6">
            <w:delText xml:space="preserve"> </w:delText>
          </w:r>
          <w:r w:rsidDel="00342FD6">
            <w:delText>is an abrupt completion, return that result</w:delText>
          </w:r>
        </w:del>
      </w:ins>
      <w:r w:rsidR="007806CA" w:rsidRPr="00E77497">
        <w:t>.</w:t>
      </w:r>
    </w:p>
    <w:p w14:paraId="4F86C46A" w14:textId="77777777" w:rsidR="00342FD6" w:rsidRDefault="00342FD6" w:rsidP="00342FD6">
      <w:pPr>
        <w:pStyle w:val="Alg4"/>
        <w:numPr>
          <w:ilvl w:val="0"/>
          <w:numId w:val="104"/>
        </w:numPr>
        <w:contextualSpacing/>
        <w:rPr>
          <w:ins w:id="12412" w:author="Rev 8 Allen Wirfs-Brock" w:date="2012-06-12T12:49:00Z"/>
        </w:rPr>
      </w:pPr>
      <w:ins w:id="12413" w:author="Rev 8 Allen Wirfs-Brock" w:date="2012-06-12T12:49:00Z">
        <w:r>
          <w:t>ReturnIfAbrupt(</w:t>
        </w:r>
        <w:r w:rsidRPr="00ED2E78">
          <w:rPr>
            <w:i/>
          </w:rPr>
          <w:t>status</w:t>
        </w:r>
        <w:r>
          <w:t>).</w:t>
        </w:r>
      </w:ins>
    </w:p>
    <w:p w14:paraId="002A07BB" w14:textId="77777777" w:rsidR="007806CA" w:rsidRPr="00E77497" w:rsidDel="007806CA" w:rsidRDefault="007806CA" w:rsidP="00FA3203">
      <w:pPr>
        <w:pStyle w:val="Alg3"/>
        <w:numPr>
          <w:ilvl w:val="0"/>
          <w:numId w:val="104"/>
        </w:numPr>
        <w:spacing w:after="220"/>
        <w:rPr>
          <w:del w:id="12414" w:author="Rev 4 Allen Wirfs-Brock" w:date="2011-10-15T13:52:00Z"/>
        </w:rPr>
      </w:pPr>
      <w:r w:rsidRPr="00E77497">
        <w:t xml:space="preserve">Return </w:t>
      </w:r>
      <w:r w:rsidRPr="00E77497">
        <w:rPr>
          <w:i/>
        </w:rPr>
        <w:t>r</w:t>
      </w:r>
      <w:r w:rsidRPr="00E77497">
        <w:t>.</w:t>
      </w:r>
    </w:p>
    <w:p w14:paraId="67772FA7" w14:textId="77777777" w:rsidR="007806CA" w:rsidRPr="00E77497" w:rsidRDefault="007806CA" w:rsidP="00FA3203">
      <w:pPr>
        <w:pStyle w:val="Alg3"/>
        <w:numPr>
          <w:ilvl w:val="0"/>
          <w:numId w:val="104"/>
        </w:numPr>
        <w:spacing w:after="220"/>
      </w:pPr>
    </w:p>
    <w:p w14:paraId="626C05A4" w14:textId="77777777" w:rsidR="004C02EF" w:rsidRPr="00E77497" w:rsidDel="007806CA" w:rsidRDefault="004C02EF" w:rsidP="004C02EF">
      <w:pPr>
        <w:pStyle w:val="Note"/>
        <w:rPr>
          <w:ins w:id="12415" w:author="Allen Wirfs-Brock" w:date="2011-07-01T15:12:00Z"/>
          <w:del w:id="12416" w:author="Rev 4 Allen Wirfs-Brock" w:date="2011-10-15T13:49:00Z"/>
        </w:rPr>
      </w:pPr>
      <w:r w:rsidRPr="00E77497">
        <w:t>NOTE</w:t>
      </w:r>
      <w:r w:rsidRPr="00E77497">
        <w:tab/>
        <w:t>When an assignment occurs within strict mode code,</w:t>
      </w:r>
      <w:ins w:id="12417" w:author="Rev 6 Allen Wirfs-Brock" w:date="2012-02-16T19:00:00Z">
        <w:r w:rsidR="006C2F27">
          <w:t xml:space="preserve"> it is an runtime error if</w:t>
        </w:r>
      </w:ins>
      <w:r w:rsidRPr="00E77497">
        <w:t xml:space="preserve"> </w:t>
      </w:r>
      <w:del w:id="12418" w:author="Allen Wirfs-Brock" w:date="2011-07-01T15:09:00Z">
        <w:r w:rsidRPr="00E77497" w:rsidDel="00C707BD">
          <w:rPr>
            <w:rFonts w:ascii="Times New Roman" w:hAnsi="Times New Roman"/>
            <w:i/>
          </w:rPr>
          <w:delText xml:space="preserve">its </w:delText>
        </w:r>
        <w:r w:rsidRPr="00E77497" w:rsidDel="00C707BD">
          <w:rPr>
            <w:rStyle w:val="bnf"/>
          </w:rPr>
          <w:delText>LeftHandSide</w:delText>
        </w:r>
        <w:r w:rsidRPr="00E77497" w:rsidDel="00C707BD">
          <w:rPr>
            <w:rFonts w:ascii="Times New Roman" w:hAnsi="Times New Roman"/>
            <w:i/>
          </w:rPr>
          <w:delText xml:space="preserve"> must not evaluate to an</w:delText>
        </w:r>
      </w:del>
      <w:ins w:id="12419" w:author="Allen Wirfs-Brock" w:date="2011-07-01T15:09:00Z">
        <w:r w:rsidR="00C707BD" w:rsidRPr="00E77497">
          <w:rPr>
            <w:rFonts w:ascii="Times New Roman" w:hAnsi="Times New Roman"/>
            <w:i/>
          </w:rPr>
          <w:t>lref</w:t>
        </w:r>
        <w:r w:rsidR="00C707BD" w:rsidRPr="00E77497">
          <w:t xml:space="preserve"> in step 1.</w:t>
        </w:r>
        <w:del w:id="12420" w:author="Rev 6 Allen Wirfs-Brock" w:date="2012-02-16T18:59:00Z">
          <w:r w:rsidR="00C707BD" w:rsidRPr="00E77497" w:rsidDel="006C2F27">
            <w:delText>d</w:delText>
          </w:r>
        </w:del>
      </w:ins>
      <w:ins w:id="12421" w:author="Rev 6 Allen Wirfs-Brock" w:date="2012-02-16T18:59:00Z">
        <w:r w:rsidR="006C2F27">
          <w:t>e</w:t>
        </w:r>
      </w:ins>
      <w:ins w:id="12422" w:author="Rev 4 Allen Wirfs-Brock" w:date="2011-11-07T09:26:00Z">
        <w:r w:rsidR="003F7C52">
          <w:t xml:space="preserve"> </w:t>
        </w:r>
      </w:ins>
      <w:ins w:id="12423" w:author="Rev 4 Allen Wirfs-Brock" w:date="2011-11-07T09:27:00Z">
        <w:r w:rsidR="003F7C52">
          <w:t>of</w:t>
        </w:r>
      </w:ins>
      <w:ins w:id="12424" w:author="Rev 4 Allen Wirfs-Brock" w:date="2011-11-07T09:26:00Z">
        <w:r w:rsidR="003F7C52">
          <w:t xml:space="preserve"> the first</w:t>
        </w:r>
      </w:ins>
      <w:ins w:id="12425" w:author="Rev 6 Allen Wirfs-Brock" w:date="2012-02-16T18:59:00Z">
        <w:r w:rsidR="006C2F27">
          <w:t xml:space="preserve"> algorithm</w:t>
        </w:r>
      </w:ins>
      <w:ins w:id="12426" w:author="Rev 6 Allen Wirfs-Brock" w:date="2012-02-16T19:03:00Z">
        <w:r w:rsidR="006C2F27">
          <w:t xml:space="preserve"> or step 9 of the second algorithm</w:t>
        </w:r>
      </w:ins>
      <w:ins w:id="12427" w:author="Rev 4 Allen Wirfs-Brock" w:date="2011-11-07T09:26:00Z">
        <w:r w:rsidR="003F7C52">
          <w:t xml:space="preserve"> </w:t>
        </w:r>
      </w:ins>
      <w:ins w:id="12428" w:author="Allen Wirfs-Brock" w:date="2011-07-01T15:09:00Z">
        <w:del w:id="12429" w:author="Rev 4 Allen Wirfs-Brock" w:date="2011-11-07T09:27:00Z">
          <w:r w:rsidR="00C707BD" w:rsidRPr="00E77497" w:rsidDel="003F7C52">
            <w:delText xml:space="preserve"> </w:delText>
          </w:r>
        </w:del>
        <w:del w:id="12430" w:author="Rev 6 Allen Wirfs-Brock" w:date="2012-02-16T18:59:00Z">
          <w:r w:rsidR="00C707BD" w:rsidRPr="00E77497" w:rsidDel="006C2F27">
            <w:delText>must not be</w:delText>
          </w:r>
        </w:del>
      </w:ins>
      <w:ins w:id="12431" w:author="Rev 6 Allen Wirfs-Brock" w:date="2012-02-16T18:59:00Z">
        <w:r w:rsidR="006C2F27">
          <w:t>it is</w:t>
        </w:r>
      </w:ins>
      <w:ins w:id="12432" w:author="Rev 6 Allen Wirfs-Brock" w:date="2012-02-16T19:00:00Z">
        <w:r w:rsidR="006C2F27">
          <w:t xml:space="preserve"> an</w:t>
        </w:r>
      </w:ins>
      <w:ins w:id="12433" w:author="Allen Wirfs-Brock" w:date="2011-07-01T15:09:00Z">
        <w:del w:id="12434" w:author="Rev 6 Allen Wirfs-Brock" w:date="2012-02-16T19:00:00Z">
          <w:r w:rsidR="00C707BD" w:rsidRPr="00E77497" w:rsidDel="006C2F27">
            <w:delText xml:space="preserve"> an</w:delText>
          </w:r>
        </w:del>
      </w:ins>
      <w:r w:rsidRPr="00E77497">
        <w:t xml:space="preserve"> unresolvable reference. If it </w:t>
      </w:r>
      <w:del w:id="12435" w:author="Allen Wirfs-Brock" w:date="2011-07-01T15:10:00Z">
        <w:r w:rsidRPr="00E77497" w:rsidDel="00C707BD">
          <w:delText xml:space="preserve">does </w:delText>
        </w:r>
      </w:del>
      <w:ins w:id="12436" w:author="Allen Wirfs-Brock" w:date="2011-07-01T15:10:00Z">
        <w:r w:rsidR="00C707BD" w:rsidRPr="00E77497">
          <w:t xml:space="preserve">is, </w:t>
        </w:r>
      </w:ins>
      <w:r w:rsidRPr="00E77497">
        <w:t xml:space="preserve">a </w:t>
      </w:r>
      <w:r w:rsidRPr="00E77497">
        <w:rPr>
          <w:b/>
        </w:rPr>
        <w:t>ReferenceError</w:t>
      </w:r>
      <w:r w:rsidRPr="00E77497">
        <w:t xml:space="preserve"> exception is thrown</w:t>
      </w:r>
      <w:del w:id="12437" w:author="Rev 6 Allen Wirfs-Brock" w:date="2012-02-16T19:02:00Z">
        <w:r w:rsidRPr="00E77497" w:rsidDel="006C2F27">
          <w:delText xml:space="preserve"> upon assignment</w:delText>
        </w:r>
      </w:del>
      <w:r w:rsidRPr="00E77497">
        <w:t xml:space="preserve">.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whose [[Extensible]] internal property has the value </w:t>
      </w:r>
      <w:r w:rsidRPr="00E77497">
        <w:rPr>
          <w:b/>
        </w:rPr>
        <w:t>false</w:t>
      </w:r>
      <w:r w:rsidRPr="00E77497">
        <w:t xml:space="preserve">. In these cases a </w:t>
      </w:r>
      <w:r w:rsidRPr="00E77497">
        <w:rPr>
          <w:b/>
        </w:rPr>
        <w:t>TypeError</w:t>
      </w:r>
      <w:r w:rsidRPr="00E77497">
        <w:t xml:space="preserve"> exception is thrown.</w:t>
      </w:r>
    </w:p>
    <w:p w14:paraId="652142FC" w14:textId="77777777" w:rsidR="007806CA" w:rsidRPr="00E77497" w:rsidRDefault="007806CA">
      <w:pPr>
        <w:pStyle w:val="Note"/>
        <w:rPr>
          <w:ins w:id="12438" w:author="Rev 4 Allen Wirfs-Brock" w:date="2011-10-15T13:49:00Z"/>
        </w:rPr>
        <w:pPrChange w:id="12439" w:author="Rev 4 Allen Wirfs-Brock" w:date="2011-10-15T13:49:00Z">
          <w:pPr/>
        </w:pPrChange>
      </w:pPr>
    </w:p>
    <w:p w14:paraId="4813B8A7" w14:textId="77777777" w:rsidR="00C707BD" w:rsidRPr="00E77497" w:rsidRDefault="00C707BD">
      <w:pPr>
        <w:pStyle w:val="30"/>
        <w:numPr>
          <w:ilvl w:val="0"/>
          <w:numId w:val="0"/>
        </w:numPr>
        <w:rPr>
          <w:ins w:id="12440" w:author="Allen Wirfs-Brock" w:date="2011-07-01T15:12:00Z"/>
        </w:rPr>
        <w:pPrChange w:id="12441" w:author="Rev 4 Allen Wirfs-Brock" w:date="2011-11-07T12:11:00Z">
          <w:pPr>
            <w:pStyle w:val="40"/>
            <w:numPr>
              <w:ilvl w:val="0"/>
              <w:numId w:val="0"/>
            </w:numPr>
            <w:tabs>
              <w:tab w:val="clear" w:pos="1080"/>
            </w:tabs>
          </w:pPr>
        </w:pPrChange>
      </w:pPr>
      <w:bookmarkStart w:id="12442" w:name="_Toc329528800"/>
      <w:ins w:id="12443" w:author="Allen Wirfs-Brock" w:date="2011-07-01T15:12:00Z">
        <w:r w:rsidRPr="00E77497">
          <w:t>11.13.1</w:t>
        </w:r>
        <w:del w:id="12444" w:author="Rev 4 Allen Wirfs-Brock" w:date="2011-11-07T12:11:00Z">
          <w:r w:rsidRPr="00E77497" w:rsidDel="008A0648">
            <w:delText>.1</w:delText>
          </w:r>
        </w:del>
        <w:r w:rsidRPr="00E77497">
          <w:t xml:space="preserve"> Destructuring Assignment</w:t>
        </w:r>
        <w:bookmarkEnd w:id="12442"/>
      </w:ins>
    </w:p>
    <w:p w14:paraId="379FC938" w14:textId="77777777" w:rsidR="001F7486" w:rsidRPr="00E77497" w:rsidRDefault="001F7486" w:rsidP="001F7486">
      <w:pPr>
        <w:pStyle w:val="Syntax"/>
        <w:rPr>
          <w:ins w:id="12445" w:author="Rev 4 Allen Wirfs-Brock" w:date="2011-10-15T15:04:00Z"/>
        </w:rPr>
      </w:pPr>
      <w:ins w:id="12446" w:author="Rev 4 Allen Wirfs-Brock" w:date="2011-10-15T15:04:00Z">
        <w:r w:rsidRPr="00E77497">
          <w:t>Supplemental Syntax</w:t>
        </w:r>
      </w:ins>
    </w:p>
    <w:p w14:paraId="07F72810" w14:textId="77777777" w:rsidR="001F7486" w:rsidRPr="00E77497" w:rsidRDefault="001F7486" w:rsidP="001F7486">
      <w:pPr>
        <w:rPr>
          <w:ins w:id="12447" w:author="Rev 4 Allen Wirfs-Brock" w:date="2011-10-15T15:04:00Z"/>
        </w:rPr>
      </w:pPr>
      <w:ins w:id="12448" w:author="Rev 4 Allen Wirfs-Brock" w:date="2011-10-15T15:04:00Z">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ins>
    </w:p>
    <w:p w14:paraId="2FC8A290" w14:textId="77777777" w:rsidR="001F7486" w:rsidRPr="00E77497" w:rsidRDefault="001F7486" w:rsidP="001F7486">
      <w:pPr>
        <w:pStyle w:val="SyntaxRule"/>
        <w:rPr>
          <w:ins w:id="12449" w:author="Rev 4 Allen Wirfs-Brock" w:date="2011-10-15T15:04:00Z"/>
          <w:rFonts w:ascii="Arial" w:hAnsi="Arial"/>
        </w:rPr>
      </w:pPr>
      <w:ins w:id="12450" w:author="Rev 4 Allen Wirfs-Brock" w:date="2011-10-15T15:04:00Z">
        <w:r w:rsidRPr="00E77497">
          <w:t xml:space="preserve">AssignmentPattern </w:t>
        </w:r>
        <w:r w:rsidRPr="00E77497">
          <w:rPr>
            <w:rFonts w:ascii="Arial" w:hAnsi="Arial"/>
            <w:b/>
            <w:i w:val="0"/>
          </w:rPr>
          <w:t>:</w:t>
        </w:r>
      </w:ins>
    </w:p>
    <w:p w14:paraId="3F11435B" w14:textId="77777777" w:rsidR="001F7486" w:rsidRPr="00E77497" w:rsidRDefault="001F7486" w:rsidP="001F7486">
      <w:pPr>
        <w:pStyle w:val="SyntaxDefinition"/>
        <w:rPr>
          <w:ins w:id="12451" w:author="Rev 4 Allen Wirfs-Brock" w:date="2011-10-15T15:04:00Z"/>
          <w:rFonts w:ascii="Courier New" w:hAnsi="Courier New" w:cs="Courier New"/>
          <w:b/>
          <w:i w:val="0"/>
        </w:rPr>
      </w:pPr>
      <w:ins w:id="12452" w:author="Rev 4 Allen Wirfs-Brock" w:date="2011-10-15T15:04:00Z">
        <w:r w:rsidRPr="00E77497">
          <w:t>ObjectAssignmentPattern</w:t>
        </w:r>
        <w:r w:rsidRPr="00E77497">
          <w:br/>
          <w:t>ArrayAssignmentPattern</w:t>
        </w:r>
        <w:r w:rsidRPr="00E77497">
          <w:rPr>
            <w:rFonts w:ascii="Courier New" w:hAnsi="Courier New" w:cs="Courier New"/>
            <w:b/>
            <w:i w:val="0"/>
          </w:rPr>
          <w:t xml:space="preserve"> </w:t>
        </w:r>
      </w:ins>
    </w:p>
    <w:p w14:paraId="1451DA1F" w14:textId="77777777" w:rsidR="001F7486" w:rsidRPr="00E77497" w:rsidRDefault="001F7486" w:rsidP="001F7486">
      <w:pPr>
        <w:pStyle w:val="SyntaxRule"/>
        <w:rPr>
          <w:ins w:id="12453" w:author="Rev 4 Allen Wirfs-Brock" w:date="2011-10-15T15:04:00Z"/>
          <w:rFonts w:ascii="Arial" w:hAnsi="Arial"/>
        </w:rPr>
      </w:pPr>
      <w:ins w:id="12454" w:author="Rev 4 Allen Wirfs-Brock" w:date="2011-10-15T15:04:00Z">
        <w:r w:rsidRPr="00E77497">
          <w:t xml:space="preserve">ObjectAssignmentPattern </w:t>
        </w:r>
        <w:r w:rsidRPr="00E77497">
          <w:rPr>
            <w:rFonts w:ascii="Arial" w:hAnsi="Arial"/>
            <w:b/>
            <w:i w:val="0"/>
          </w:rPr>
          <w:t>:</w:t>
        </w:r>
      </w:ins>
    </w:p>
    <w:p w14:paraId="2329857F" w14:textId="77777777" w:rsidR="001F7486" w:rsidRPr="00E77497" w:rsidRDefault="001F7486" w:rsidP="001F7486">
      <w:pPr>
        <w:pStyle w:val="SyntaxDefinition"/>
        <w:rPr>
          <w:ins w:id="12455" w:author="Rev 4 Allen Wirfs-Brock" w:date="2011-10-15T15:04:00Z"/>
          <w:rFonts w:ascii="Courier New" w:hAnsi="Courier New" w:cs="Courier New"/>
          <w:b/>
          <w:i w:val="0"/>
        </w:rPr>
      </w:pPr>
      <w:ins w:id="12456" w:author="Rev 4 Allen Wirfs-Brock" w:date="2011-10-15T15:04:00Z">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0AF30F63" w14:textId="77777777" w:rsidR="001F7486" w:rsidRPr="00E77497" w:rsidRDefault="001F7486" w:rsidP="001F7486">
      <w:pPr>
        <w:pStyle w:val="SyntaxRule"/>
        <w:rPr>
          <w:ins w:id="12457" w:author="Rev 4 Allen Wirfs-Brock" w:date="2011-10-15T15:04:00Z"/>
          <w:rFonts w:ascii="Arial" w:hAnsi="Arial"/>
        </w:rPr>
      </w:pPr>
      <w:ins w:id="12458" w:author="Rev 4 Allen Wirfs-Brock" w:date="2011-10-15T15:04:00Z">
        <w:r w:rsidRPr="00E77497">
          <w:t xml:space="preserve">ArrayAssignmentPattern </w:t>
        </w:r>
        <w:r w:rsidRPr="00E77497">
          <w:rPr>
            <w:rFonts w:ascii="Arial" w:hAnsi="Arial"/>
            <w:b/>
            <w:i w:val="0"/>
          </w:rPr>
          <w:t>:</w:t>
        </w:r>
      </w:ins>
    </w:p>
    <w:p w14:paraId="29A20FEC" w14:textId="77777777" w:rsidR="001F7486" w:rsidRPr="00E77497" w:rsidRDefault="001F7486" w:rsidP="001F7486">
      <w:pPr>
        <w:pStyle w:val="SyntaxDefinition"/>
        <w:rPr>
          <w:ins w:id="12459" w:author="Rev 4 Allen Wirfs-Brock" w:date="2011-10-15T15:04:00Z"/>
          <w:rFonts w:ascii="Courier New" w:hAnsi="Courier New" w:cs="Courier New"/>
          <w:b/>
          <w:i w:val="0"/>
        </w:rPr>
      </w:pPr>
      <w:ins w:id="12460" w:author="Rev 4 Allen Wirfs-Brock" w:date="2011-10-15T15:04: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ins>
      <w:ins w:id="12461" w:author="Rev 5 Allen Wirfs-Brock" w:date="2012-01-03T17:28:00Z">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ins>
      <w:ins w:id="12462" w:author="Rev 4 Allen Wirfs-Brock" w:date="2011-10-15T15:04:00Z">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4949AB19" w14:textId="77777777" w:rsidR="001F7486" w:rsidRPr="00E77497" w:rsidRDefault="001F7486" w:rsidP="001F7486">
      <w:pPr>
        <w:pStyle w:val="SyntaxRule"/>
        <w:rPr>
          <w:ins w:id="12463" w:author="Rev 4 Allen Wirfs-Brock" w:date="2011-10-15T15:04:00Z"/>
          <w:rFonts w:ascii="Arial" w:hAnsi="Arial"/>
        </w:rPr>
      </w:pPr>
      <w:ins w:id="12464" w:author="Rev 4 Allen Wirfs-Brock" w:date="2011-10-15T15:04:00Z">
        <w:r w:rsidRPr="00E77497">
          <w:t xml:space="preserve">AssignmentPropertyList </w:t>
        </w:r>
        <w:r w:rsidRPr="00E77497">
          <w:rPr>
            <w:rFonts w:ascii="Arial" w:hAnsi="Arial"/>
            <w:b/>
            <w:i w:val="0"/>
          </w:rPr>
          <w:t>:</w:t>
        </w:r>
      </w:ins>
    </w:p>
    <w:p w14:paraId="2A35BA2C" w14:textId="77777777" w:rsidR="001F7486" w:rsidRPr="00E77497" w:rsidRDefault="001F7486" w:rsidP="001F7486">
      <w:pPr>
        <w:pStyle w:val="SyntaxDefinition"/>
        <w:rPr>
          <w:ins w:id="12465" w:author="Rev 4 Allen Wirfs-Brock" w:date="2011-10-15T15:04:00Z"/>
        </w:rPr>
      </w:pPr>
      <w:ins w:id="12466" w:author="Rev 4 Allen Wirfs-Brock" w:date="2011-10-15T15:04:00Z">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ins>
    </w:p>
    <w:p w14:paraId="6A33E686" w14:textId="77777777" w:rsidR="001F7486" w:rsidRPr="00E77497" w:rsidRDefault="001F7486" w:rsidP="001F7486">
      <w:pPr>
        <w:pStyle w:val="SyntaxRule"/>
        <w:rPr>
          <w:ins w:id="12467" w:author="Rev 4 Allen Wirfs-Brock" w:date="2011-10-15T15:04:00Z"/>
          <w:rFonts w:ascii="Arial" w:hAnsi="Arial"/>
        </w:rPr>
      </w:pPr>
      <w:ins w:id="12468" w:author="Rev 4 Allen Wirfs-Brock" w:date="2011-10-15T15:04:00Z">
        <w:r w:rsidRPr="00E77497">
          <w:t>AssignmentElementList</w:t>
        </w:r>
        <w:r w:rsidRPr="00E77497">
          <w:rPr>
            <w:rFonts w:ascii="Arial" w:hAnsi="Arial"/>
          </w:rPr>
          <w:t xml:space="preserve"> </w:t>
        </w:r>
        <w:r w:rsidRPr="00E77497">
          <w:rPr>
            <w:rFonts w:ascii="Arial" w:hAnsi="Arial"/>
            <w:b/>
            <w:i w:val="0"/>
          </w:rPr>
          <w:t>:</w:t>
        </w:r>
      </w:ins>
    </w:p>
    <w:p w14:paraId="641F99E4" w14:textId="77777777" w:rsidR="001F7486" w:rsidRPr="00E77497" w:rsidRDefault="001F7486" w:rsidP="001F7486">
      <w:pPr>
        <w:pStyle w:val="SyntaxDefinition"/>
        <w:rPr>
          <w:ins w:id="12469" w:author="Rev 4 Allen Wirfs-Brock" w:date="2011-10-15T15:04:00Z"/>
        </w:rPr>
      </w:pPr>
      <w:ins w:id="12470" w:author="Rev 4 Allen Wirfs-Brock" w:date="2011-10-15T15:04:00Z">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ins>
    </w:p>
    <w:p w14:paraId="2B5F994B" w14:textId="77777777" w:rsidR="001F7486" w:rsidRPr="00E77497" w:rsidRDefault="001F7486" w:rsidP="001F7486">
      <w:pPr>
        <w:pStyle w:val="SyntaxRule"/>
        <w:rPr>
          <w:ins w:id="12471" w:author="Rev 4 Allen Wirfs-Brock" w:date="2011-10-15T15:04:00Z"/>
          <w:rFonts w:ascii="Arial" w:hAnsi="Arial"/>
        </w:rPr>
      </w:pPr>
      <w:ins w:id="12472" w:author="Rev 4 Allen Wirfs-Brock" w:date="2011-10-15T15:04:00Z">
        <w:r w:rsidRPr="00E77497">
          <w:t xml:space="preserve">AssignmentProperty </w:t>
        </w:r>
        <w:r w:rsidRPr="00E77497">
          <w:rPr>
            <w:rFonts w:ascii="Arial" w:hAnsi="Arial"/>
            <w:b/>
            <w:i w:val="0"/>
          </w:rPr>
          <w:t>:</w:t>
        </w:r>
      </w:ins>
    </w:p>
    <w:p w14:paraId="0D88A771" w14:textId="77777777" w:rsidR="001F7486" w:rsidRPr="00E77497" w:rsidRDefault="001F7486" w:rsidP="001F7486">
      <w:pPr>
        <w:pStyle w:val="SyntaxDefinition"/>
        <w:rPr>
          <w:ins w:id="12473" w:author="Rev 4 Allen Wirfs-Brock" w:date="2011-10-15T15:04:00Z"/>
        </w:rPr>
      </w:pPr>
      <w:ins w:id="12474" w:author="Rev 4 Allen Wirfs-Brock" w:date="2011-10-15T15:04:00Z">
        <w:r w:rsidRPr="00E77497">
          <w:t>Identifier</w:t>
        </w:r>
      </w:ins>
      <w:ins w:id="12475" w:author="Rev 8 Allen Wirfs-Brock" w:date="2012-06-13T18:08:00Z">
        <w:r w:rsidR="006A7258">
          <w:t xml:space="preserve"> </w:t>
        </w:r>
        <w:r w:rsidR="006A7258" w:rsidRPr="00E77497">
          <w:t>Initialiser</w:t>
        </w:r>
        <w:r w:rsidR="006A7258" w:rsidRPr="00E77497">
          <w:rPr>
            <w:rFonts w:ascii="Arial" w:hAnsi="Arial" w:cs="Arial"/>
            <w:i w:val="0"/>
            <w:vertAlign w:val="subscript"/>
          </w:rPr>
          <w:t>opt</w:t>
        </w:r>
      </w:ins>
      <w:ins w:id="12476" w:author="Rev 4 Allen Wirfs-Brock" w:date="2011-10-15T15:04:00Z">
        <w:r w:rsidRPr="00E77497">
          <w:br/>
          <w:t>PropertyName</w:t>
        </w:r>
        <w:r w:rsidRPr="00E77497">
          <w:rPr>
            <w:rFonts w:ascii="Courier New" w:hAnsi="Courier New" w:cs="Courier New"/>
            <w:b/>
            <w:i w:val="0"/>
          </w:rPr>
          <w:t xml:space="preserve"> : </w:t>
        </w:r>
        <w:del w:id="12477" w:author="Rev 8 Allen Wirfs-Brock" w:date="2012-06-13T18:18:00Z">
          <w:r w:rsidRPr="00E77497" w:rsidDel="00BF6B6C">
            <w:delText>LeftHandSideExpression</w:delText>
          </w:r>
        </w:del>
      </w:ins>
      <w:ins w:id="12478" w:author="Rev 8 Allen Wirfs-Brock" w:date="2012-06-13T18:18:00Z">
        <w:r w:rsidR="00BF6B6C">
          <w:t>AssignmentElement</w:t>
        </w:r>
      </w:ins>
    </w:p>
    <w:p w14:paraId="4E8C61AF" w14:textId="77777777" w:rsidR="001F7486" w:rsidRPr="00E77497" w:rsidRDefault="001F7486" w:rsidP="001F7486">
      <w:pPr>
        <w:pStyle w:val="SyntaxRule"/>
        <w:rPr>
          <w:ins w:id="12479" w:author="Rev 4 Allen Wirfs-Brock" w:date="2011-10-15T15:04:00Z"/>
          <w:rFonts w:ascii="Arial" w:hAnsi="Arial"/>
        </w:rPr>
      </w:pPr>
      <w:ins w:id="12480" w:author="Rev 4 Allen Wirfs-Brock" w:date="2011-10-15T15:04:00Z">
        <w:r w:rsidRPr="00E77497">
          <w:t xml:space="preserve">AssignmentElement </w:t>
        </w:r>
        <w:r w:rsidRPr="00E77497">
          <w:rPr>
            <w:rFonts w:ascii="Arial" w:hAnsi="Arial"/>
            <w:b/>
            <w:i w:val="0"/>
          </w:rPr>
          <w:t>:</w:t>
        </w:r>
      </w:ins>
    </w:p>
    <w:p w14:paraId="7A8C42EC" w14:textId="77777777" w:rsidR="001F7486" w:rsidRPr="00E77497" w:rsidRDefault="001F7486" w:rsidP="001F7486">
      <w:pPr>
        <w:pStyle w:val="SyntaxDefinition"/>
        <w:rPr>
          <w:ins w:id="12481" w:author="Rev 4 Allen Wirfs-Brock" w:date="2011-10-15T15:04:00Z"/>
        </w:rPr>
      </w:pPr>
      <w:ins w:id="12482" w:author="Rev 4 Allen Wirfs-Brock" w:date="2011-10-15T15:04:00Z">
        <w:r w:rsidRPr="00E77497">
          <w:rPr>
            <w:rFonts w:ascii="Arial" w:hAnsi="Arial" w:cs="Arial"/>
            <w:i w:val="0"/>
            <w:sz w:val="16"/>
            <w:szCs w:val="16"/>
          </w:rPr>
          <w:t xml:space="preserve"> </w:t>
        </w:r>
        <w:r w:rsidRPr="00E77497">
          <w:t>LeftHandSideExpression</w:t>
        </w:r>
      </w:ins>
      <w:ins w:id="12483" w:author="Rev 8 Allen Wirfs-Brock" w:date="2012-06-13T18:08:00Z">
        <w:r w:rsidR="006A7258">
          <w:t xml:space="preserve"> </w:t>
        </w:r>
        <w:r w:rsidR="006A7258" w:rsidRPr="00E77497">
          <w:t>Initialiser</w:t>
        </w:r>
        <w:r w:rsidR="006A7258" w:rsidRPr="00E77497">
          <w:rPr>
            <w:rFonts w:ascii="Arial" w:hAnsi="Arial" w:cs="Arial"/>
            <w:i w:val="0"/>
            <w:vertAlign w:val="subscript"/>
          </w:rPr>
          <w:t>opt</w:t>
        </w:r>
      </w:ins>
    </w:p>
    <w:p w14:paraId="71F05B75" w14:textId="77777777" w:rsidR="001F7486" w:rsidRPr="00E77497" w:rsidRDefault="001F7486" w:rsidP="001F7486">
      <w:pPr>
        <w:pStyle w:val="SyntaxRule"/>
        <w:rPr>
          <w:ins w:id="12484" w:author="Rev 4 Allen Wirfs-Brock" w:date="2011-10-15T15:04:00Z"/>
          <w:rFonts w:ascii="Arial" w:hAnsi="Arial"/>
        </w:rPr>
      </w:pPr>
      <w:ins w:id="12485" w:author="Rev 4 Allen Wirfs-Brock" w:date="2011-10-15T15:04:00Z">
        <w:r w:rsidRPr="00E77497">
          <w:t xml:space="preserve">AssignmentRestElement </w:t>
        </w:r>
        <w:r w:rsidRPr="00E77497">
          <w:rPr>
            <w:rFonts w:ascii="Arial" w:hAnsi="Arial"/>
            <w:b/>
            <w:i w:val="0"/>
          </w:rPr>
          <w:t>:</w:t>
        </w:r>
      </w:ins>
    </w:p>
    <w:p w14:paraId="2CF17DEF" w14:textId="77777777" w:rsidR="001F7486" w:rsidRPr="00E77497" w:rsidRDefault="001F7486" w:rsidP="001F7486">
      <w:pPr>
        <w:pStyle w:val="SyntaxDefinition"/>
        <w:rPr>
          <w:ins w:id="12486" w:author="Rev 4 Allen Wirfs-Brock" w:date="2011-10-15T15:04:00Z"/>
        </w:rPr>
      </w:pPr>
      <w:ins w:id="12487" w:author="Rev 4 Allen Wirfs-Brock" w:date="2011-10-15T15:04: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r w:rsidRPr="00E77497">
          <w:t>LeftHandSideExpression</w:t>
        </w:r>
      </w:ins>
    </w:p>
    <w:p w14:paraId="4778F8FD" w14:textId="77777777" w:rsidR="006C296B" w:rsidRPr="00E77497" w:rsidRDefault="006C296B" w:rsidP="008A0648">
      <w:pPr>
        <w:pStyle w:val="40"/>
        <w:numPr>
          <w:ilvl w:val="0"/>
          <w:numId w:val="0"/>
        </w:numPr>
        <w:rPr>
          <w:ins w:id="12488" w:author="Rev 4 Allen Wirfs-Brock" w:date="2011-10-15T14:19:00Z"/>
        </w:rPr>
      </w:pPr>
      <w:ins w:id="12489" w:author="Rev 4 Allen Wirfs-Brock" w:date="2011-10-15T14:19:00Z">
        <w:r w:rsidRPr="00E77497">
          <w:t>Static Semantics</w:t>
        </w:r>
      </w:ins>
    </w:p>
    <w:p w14:paraId="06F4E079" w14:textId="77777777" w:rsidR="00D012F5" w:rsidRPr="00E77497" w:rsidRDefault="00C9049C" w:rsidP="00C7794D">
      <w:pPr>
        <w:rPr>
          <w:ins w:id="12490" w:author="Rev 4 Allen Wirfs-Brock" w:date="2011-10-15T14:24:00Z"/>
          <w:rFonts w:ascii="Helvetica" w:hAnsi="Helvetica"/>
          <w:b/>
        </w:rPr>
      </w:pPr>
      <w:ins w:id="12491" w:author="Rev 4 Allen Wirfs-Brock" w:date="2011-10-20T10:21:00Z">
        <w:r w:rsidRPr="00E77497">
          <w:rPr>
            <w:rFonts w:ascii="Helvetica" w:hAnsi="Helvetica"/>
            <w:b/>
          </w:rPr>
          <w:t xml:space="preserve">Static Semantics:  </w:t>
        </w:r>
      </w:ins>
      <w:ins w:id="12492" w:author="Rev 4 Allen Wirfs-Brock" w:date="2011-10-15T14:19:00Z">
        <w:r w:rsidR="006C296B" w:rsidRPr="00E77497">
          <w:rPr>
            <w:rFonts w:ascii="Helvetica" w:hAnsi="Helvetica"/>
            <w:b/>
          </w:rPr>
          <w:t>Early Errors</w:t>
        </w:r>
      </w:ins>
    </w:p>
    <w:p w14:paraId="7B543E45" w14:textId="77777777" w:rsidR="00D012F5" w:rsidRPr="00E77497" w:rsidRDefault="00D012F5" w:rsidP="00D012F5">
      <w:pPr>
        <w:jc w:val="left"/>
        <w:rPr>
          <w:ins w:id="12493" w:author="Rev 4 Allen Wirfs-Brock" w:date="2011-10-15T14:25:00Z"/>
          <w:rStyle w:val="bnf"/>
        </w:rPr>
      </w:pPr>
      <w:ins w:id="12494" w:author="Rev 4 Allen Wirfs-Brock" w:date="2011-10-15T14:23:00Z">
        <w:r w:rsidRPr="00E77497">
          <w:rPr>
            <w:rStyle w:val="bnf"/>
          </w:rPr>
          <w:t xml:space="preserve">AssignmentProperty </w:t>
        </w:r>
        <w:r w:rsidRPr="00E77497">
          <w:rPr>
            <w:b/>
          </w:rPr>
          <w:t xml:space="preserve">: </w:t>
        </w:r>
        <w:del w:id="12495" w:author="Rev 8 Allen Wirfs-Brock" w:date="2012-06-13T18:26:00Z">
          <w:r w:rsidRPr="00E77497" w:rsidDel="00BF6B6C">
            <w:rPr>
              <w:rStyle w:val="bnf"/>
            </w:rPr>
            <w:delText>PropertyName</w:delText>
          </w:r>
        </w:del>
      </w:ins>
      <w:ins w:id="12496" w:author="Rev 8 Allen Wirfs-Brock" w:date="2012-06-13T18:26:00Z">
        <w:r w:rsidR="00BF6B6C">
          <w:rPr>
            <w:rStyle w:val="bnf"/>
          </w:rPr>
          <w:t>Identifier</w:t>
        </w:r>
      </w:ins>
      <w:ins w:id="12497" w:author="Rev 4 Allen Wirfs-Brock" w:date="2011-10-15T14:23:00Z">
        <w:r w:rsidRPr="00E77497">
          <w:rPr>
            <w:rStyle w:val="bnf"/>
          </w:rPr>
          <w:t xml:space="preserve"> </w:t>
        </w:r>
        <w:del w:id="12498" w:author="Rev 8 Allen Wirfs-Brock" w:date="2012-06-13T18:26:00Z">
          <w:r w:rsidRPr="00E77497" w:rsidDel="00BF6B6C">
            <w:rPr>
              <w:rStyle w:val="bnf"/>
              <w:b/>
              <w:i w:val="0"/>
            </w:rPr>
            <w:delText>:</w:delText>
          </w:r>
        </w:del>
      </w:ins>
      <w:ins w:id="12499" w:author="Rev 8 Allen Wirfs-Brock" w:date="2012-06-13T18:26:00Z">
        <w:r w:rsidR="00BF6B6C">
          <w:rPr>
            <w:rStyle w:val="bnf"/>
            <w:b/>
            <w:i w:val="0"/>
          </w:rPr>
          <w:t xml:space="preserve"> </w:t>
        </w:r>
      </w:ins>
      <w:ins w:id="12500" w:author="Rev 4 Allen Wirfs-Brock" w:date="2011-10-15T14:23:00Z">
        <w:r w:rsidRPr="00E77497">
          <w:rPr>
            <w:rStyle w:val="bnf"/>
          </w:rPr>
          <w:t xml:space="preserve"> </w:t>
        </w:r>
      </w:ins>
      <w:ins w:id="12501" w:author="Rev 8 Allen Wirfs-Brock" w:date="2012-06-13T18:26:00Z">
        <w:r w:rsidR="00BF6B6C" w:rsidRPr="001E1EC2">
          <w:rPr>
            <w:rStyle w:val="bnf"/>
          </w:rPr>
          <w:t>Initialiser</w:t>
        </w:r>
        <w:r w:rsidR="00BF6B6C" w:rsidRPr="001E1EC2">
          <w:rPr>
            <w:rFonts w:eastAsia="Times New Roman" w:cs="Arial"/>
            <w:vertAlign w:val="subscript"/>
            <w:lang w:eastAsia="en-US"/>
          </w:rPr>
          <w:t>opt</w:t>
        </w:r>
      </w:ins>
      <w:ins w:id="12502" w:author="Rev 4 Allen Wirfs-Brock" w:date="2011-10-15T14:23:00Z">
        <w:del w:id="12503" w:author="Rev 8 Allen Wirfs-Brock" w:date="2012-06-13T18:26:00Z">
          <w:r w:rsidRPr="00E77497" w:rsidDel="00BF6B6C">
            <w:rPr>
              <w:rStyle w:val="bnf"/>
            </w:rPr>
            <w:delText>LeftHandSideExpression</w:delText>
          </w:r>
        </w:del>
      </w:ins>
    </w:p>
    <w:p w14:paraId="69E5E5BC" w14:textId="77777777" w:rsidR="001D4A8C" w:rsidRPr="009C202C" w:rsidRDefault="001D4A8C" w:rsidP="001D4A8C">
      <w:pPr>
        <w:numPr>
          <w:ilvl w:val="0"/>
          <w:numId w:val="737"/>
        </w:numPr>
        <w:spacing w:after="0"/>
        <w:rPr>
          <w:ins w:id="12504" w:author="Rev 8 Allen Wirfs-Brock" w:date="2012-06-14T07:40:00Z"/>
        </w:rPr>
      </w:pPr>
      <w:ins w:id="12505" w:author="Rev 8 Allen Wirfs-Brock" w:date="2012-06-14T07:40:00Z">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33AB4320" w14:textId="77777777" w:rsidR="001D4A8C" w:rsidRPr="00E77497" w:rsidRDefault="001D4A8C" w:rsidP="001D4A8C">
      <w:pPr>
        <w:numPr>
          <w:ilvl w:val="0"/>
          <w:numId w:val="737"/>
        </w:numPr>
        <w:spacing w:after="0"/>
        <w:rPr>
          <w:ins w:id="12506" w:author="Rev 8 Allen Wirfs-Brock" w:date="2012-06-14T07:40:00Z"/>
        </w:rPr>
      </w:pPr>
      <w:ins w:id="12507" w:author="Rev 8 Allen Wirfs-Brock" w:date="2012-06-14T07:40:00Z">
        <w:r w:rsidRPr="00B820AB">
          <w:t xml:space="preserve">It is a Syntax Error if </w:t>
        </w:r>
        <w:r w:rsidRPr="003B4312">
          <w:rPr>
            <w:rStyle w:val="bnf"/>
          </w:rPr>
          <w:t>Identifier</w:t>
        </w:r>
        <w:r w:rsidRPr="008B7F6F">
          <w:t xml:space="preserve">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4C3AF6B2" w14:textId="77777777" w:rsidR="001D4A8C" w:rsidRPr="003B4312" w:rsidRDefault="001D4A8C" w:rsidP="00126ECD">
      <w:pPr>
        <w:numPr>
          <w:ilvl w:val="0"/>
          <w:numId w:val="737"/>
        </w:numPr>
        <w:spacing w:after="220"/>
        <w:rPr>
          <w:ins w:id="12508" w:author="Rev 8 Allen Wirfs-Brock" w:date="2012-06-14T07:40:00Z"/>
        </w:rPr>
      </w:pPr>
      <w:ins w:id="12509" w:author="Rev 8 Allen Wirfs-Brock" w:date="2012-06-14T07:40:00Z">
        <w:r w:rsidRPr="00E77497">
          <w:t xml:space="preserve">It is a Syntax Error if </w:t>
        </w:r>
        <w:r w:rsidRPr="00E77497">
          <w:rPr>
            <w:rStyle w:val="bnf"/>
          </w:rPr>
          <w:t>Identifier</w:t>
        </w:r>
        <w:r w:rsidRPr="00E77497">
          <w:rPr>
            <w:rStyle w:val="bnf"/>
            <w:rFonts w:ascii="Arial" w:hAnsi="Arial" w:cs="Arial"/>
          </w:rPr>
          <w:t xml:space="preserve"> </w:t>
        </w:r>
        <w:commentRangeStart w:id="12510"/>
        <w:r w:rsidRPr="00E77497">
          <w:rPr>
            <w:rStyle w:val="bnf"/>
            <w:rFonts w:ascii="Arial" w:hAnsi="Arial" w:cs="Arial"/>
            <w:i w:val="0"/>
          </w:rPr>
          <w:t xml:space="preserve">does not statically resolve to a declarative environment record binding or </w:t>
        </w:r>
        <w:commentRangeEnd w:id="12510"/>
        <w:r w:rsidRPr="00CB5F32">
          <w:rPr>
            <w:rStyle w:val="af3"/>
            <w:rFonts w:cs="Arial"/>
            <w:lang w:val="en-GB"/>
          </w:rPr>
          <w:commentReference w:id="12510"/>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ins>
    </w:p>
    <w:p w14:paraId="0D16DCDD" w14:textId="77777777" w:rsidR="00D012F5" w:rsidRPr="00C7794D" w:rsidRDefault="00D012F5" w:rsidP="00D012F5">
      <w:pPr>
        <w:jc w:val="left"/>
        <w:rPr>
          <w:ins w:id="12511" w:author="Rev 4 Allen Wirfs-Brock" w:date="2011-10-15T14:23:00Z"/>
          <w:rFonts w:ascii="Times New Roman" w:hAnsi="Times New Roman"/>
          <w:i/>
        </w:rPr>
      </w:pPr>
      <w:ins w:id="12512" w:author="Rev 4 Allen Wirfs-Brock" w:date="2011-10-15T14:23:00Z">
        <w:r w:rsidRPr="00E77497">
          <w:rPr>
            <w:rStyle w:val="bnf"/>
          </w:rPr>
          <w:t xml:space="preserve">AssignmentElement </w:t>
        </w:r>
        <w:r w:rsidRPr="00E77497">
          <w:rPr>
            <w:b/>
          </w:rPr>
          <w:t xml:space="preserve">: </w:t>
        </w:r>
        <w:r w:rsidRPr="00E77497">
          <w:rPr>
            <w:rStyle w:val="bnf"/>
          </w:rPr>
          <w:t>LeftHandSideExpression</w:t>
        </w:r>
        <w:r w:rsidRPr="00E77497">
          <w:t xml:space="preserve"> </w:t>
        </w:r>
      </w:ins>
      <w:ins w:id="12513" w:author="Rev 8 Allen Wirfs-Brock" w:date="2012-06-13T18:25:00Z">
        <w:r w:rsidR="00BF6B6C" w:rsidRPr="001D4A8C">
          <w:rPr>
            <w:rStyle w:val="bnf"/>
          </w:rPr>
          <w:t>Initialiser</w:t>
        </w:r>
        <w:r w:rsidR="00BF6B6C" w:rsidRPr="001D4A8C">
          <w:rPr>
            <w:rFonts w:eastAsia="Times New Roman" w:cs="Arial"/>
            <w:vertAlign w:val="subscript"/>
            <w:lang w:eastAsia="en-US"/>
          </w:rPr>
          <w:t>opt</w:t>
        </w:r>
      </w:ins>
    </w:p>
    <w:p w14:paraId="4123C7BA" w14:textId="77777777" w:rsidR="00D012F5" w:rsidRPr="009C202C" w:rsidRDefault="00D012F5" w:rsidP="001D4A8C">
      <w:pPr>
        <w:numPr>
          <w:ilvl w:val="0"/>
          <w:numId w:val="737"/>
        </w:numPr>
        <w:spacing w:after="0"/>
        <w:rPr>
          <w:ins w:id="12514" w:author="Rev 4 Allen Wirfs-Brock" w:date="2011-10-15T14:23:00Z"/>
        </w:rPr>
      </w:pPr>
      <w:ins w:id="12515" w:author="Rev 4 Allen Wirfs-Brock" w:date="2011-10-15T14:23:00Z">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14B20250" w14:textId="77777777" w:rsidR="00D012F5" w:rsidRPr="00E77497" w:rsidRDefault="00D012F5" w:rsidP="001D4A8C">
      <w:pPr>
        <w:numPr>
          <w:ilvl w:val="0"/>
          <w:numId w:val="737"/>
        </w:numPr>
        <w:spacing w:after="0"/>
        <w:rPr>
          <w:ins w:id="12516" w:author="Rev 4 Allen Wirfs-Brock" w:date="2011-10-15T14:23:00Z"/>
        </w:rPr>
      </w:pPr>
      <w:ins w:id="12517" w:author="Rev 4 Allen Wirfs-Brock" w:date="2011-10-15T14:23:00Z">
        <w:r w:rsidRPr="00B820AB">
          <w:t xml:space="preserve">It is a Syntax Error if </w:t>
        </w:r>
        <w:r w:rsidRPr="00675B74">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0C0F8571" w14:textId="77777777" w:rsidR="00D012F5" w:rsidRPr="00E77497" w:rsidRDefault="00D012F5" w:rsidP="001D4A8C">
      <w:pPr>
        <w:numPr>
          <w:ilvl w:val="0"/>
          <w:numId w:val="737"/>
        </w:numPr>
        <w:spacing w:after="0"/>
        <w:rPr>
          <w:ins w:id="12518" w:author="Rev 4 Allen Wirfs-Brock" w:date="2011-10-15T14:23:00Z"/>
        </w:rPr>
      </w:pPr>
      <w:ins w:id="12519" w:author="Rev 4 Allen Wirfs-Brock" w:date="2011-10-15T14:23:00Z">
        <w:r w:rsidRPr="00E77497">
          <w:t xml:space="preserve">It is a Syntax Error if the </w:t>
        </w:r>
        <w:r w:rsidRPr="00E77497">
          <w:rPr>
            <w:rStyle w:val="bnf"/>
          </w:rPr>
          <w:t xml:space="preserve">LeftHandSideExpression </w:t>
        </w:r>
        <w:r w:rsidRPr="00E77497">
          <w:t xml:space="preserve">is a </w:t>
        </w:r>
        <w:commentRangeStart w:id="12520"/>
        <w:r w:rsidRPr="00E77497">
          <w:rPr>
            <w:rStyle w:val="bnf"/>
          </w:rPr>
          <w:t>Literal</w:t>
        </w:r>
        <w:r w:rsidRPr="00E77497">
          <w:t xml:space="preserve">, a </w:t>
        </w:r>
        <w:r w:rsidRPr="00E77497">
          <w:rPr>
            <w:rStyle w:val="bnf"/>
          </w:rPr>
          <w:t>FunctionExpression</w:t>
        </w:r>
        <w:r w:rsidRPr="00E77497">
          <w:rPr>
            <w:rStyle w:val="bnf"/>
            <w:i w:val="0"/>
          </w:rPr>
          <w:t xml:space="preserve"> or a </w:t>
        </w:r>
        <w:r w:rsidRPr="00E77497">
          <w:rPr>
            <w:rStyle w:val="bnf"/>
          </w:rPr>
          <w:t>ClassExpression</w:t>
        </w:r>
      </w:ins>
      <w:commentRangeEnd w:id="12520"/>
      <w:r w:rsidR="00081437">
        <w:rPr>
          <w:rStyle w:val="af3"/>
        </w:rPr>
        <w:commentReference w:id="12520"/>
      </w:r>
      <w:ins w:id="12521" w:author="Rev 4 Allen Wirfs-Brock" w:date="2011-10-15T14:23:00Z">
        <w:r w:rsidRPr="00E77497">
          <w:t>.</w:t>
        </w:r>
      </w:ins>
    </w:p>
    <w:p w14:paraId="4A7EF360" w14:textId="77777777" w:rsidR="00D012F5" w:rsidRPr="003B4312" w:rsidRDefault="00D012F5" w:rsidP="001D4A8C">
      <w:pPr>
        <w:numPr>
          <w:ilvl w:val="0"/>
          <w:numId w:val="737"/>
        </w:numPr>
        <w:spacing w:after="0"/>
        <w:rPr>
          <w:ins w:id="12522" w:author="Rev 4 Allen Wirfs-Brock" w:date="2011-10-15T14:23:00Z"/>
        </w:rPr>
      </w:pPr>
      <w:ins w:id="12523" w:author="Rev 4 Allen Wirfs-Brock" w:date="2011-10-15T14:23:00Z">
        <w:r w:rsidRPr="00E77497">
          <w:t xml:space="preserve">It is a Syntax Error if the </w:t>
        </w:r>
        <w:r w:rsidRPr="00E77497">
          <w:rPr>
            <w:rStyle w:val="bnf"/>
          </w:rPr>
          <w:t xml:space="preserve">LeftHandSideExpression </w:t>
        </w:r>
        <w:r w:rsidRPr="00E77497">
          <w:t xml:space="preserve">is an </w:t>
        </w:r>
        <w:r w:rsidRPr="00E77497">
          <w:rPr>
            <w:rStyle w:val="bnf"/>
          </w:rPr>
          <w:t>Identifier</w:t>
        </w:r>
        <w:r w:rsidRPr="00E77497">
          <w:rPr>
            <w:rStyle w:val="bnf"/>
            <w:rFonts w:ascii="Arial" w:hAnsi="Arial" w:cs="Arial"/>
          </w:rPr>
          <w:t xml:space="preserve"> </w:t>
        </w:r>
        <w:r w:rsidRPr="00E77497">
          <w:rPr>
            <w:rStyle w:val="bnf"/>
            <w:rFonts w:ascii="Arial" w:hAnsi="Arial" w:cs="Arial"/>
            <w:i w:val="0"/>
          </w:rPr>
          <w:t xml:space="preserve">that </w:t>
        </w:r>
        <w:commentRangeStart w:id="12524"/>
        <w:r w:rsidRPr="00E77497">
          <w:rPr>
            <w:rStyle w:val="bnf"/>
            <w:rFonts w:ascii="Arial" w:hAnsi="Arial" w:cs="Arial"/>
            <w:i w:val="0"/>
          </w:rPr>
          <w:t xml:space="preserve">does not statically resolve to a declarative environment record binding or </w:t>
        </w:r>
        <w:commentRangeEnd w:id="12524"/>
        <w:r w:rsidRPr="00CB5F32">
          <w:rPr>
            <w:rStyle w:val="af3"/>
            <w:rFonts w:cs="Arial"/>
            <w:lang w:val="en-GB"/>
          </w:rPr>
          <w:commentReference w:id="12524"/>
        </w:r>
        <w:r w:rsidRPr="004D1BD1">
          <w:rPr>
            <w:rStyle w:val="bnf"/>
            <w:rFonts w:ascii="Arial" w:hAnsi="Arial" w:cs="Arial"/>
            <w:i w:val="0"/>
          </w:rPr>
          <w:t>if the resolved binding</w:t>
        </w:r>
      </w:ins>
      <w:ins w:id="12525" w:author="Rev 6 Allen Wirfs-Brock" w:date="2012-02-27T16:29:00Z">
        <w:r w:rsidR="00767E5E">
          <w:rPr>
            <w:rStyle w:val="bnf"/>
            <w:rFonts w:ascii="Arial" w:hAnsi="Arial" w:cs="Arial"/>
            <w:i w:val="0"/>
          </w:rPr>
          <w:t xml:space="preserve"> is</w:t>
        </w:r>
      </w:ins>
      <w:ins w:id="12526" w:author="Rev 4 Allen Wirfs-Brock" w:date="2011-10-15T14:23:00Z">
        <w:r w:rsidRPr="004D1BD1">
          <w:rPr>
            <w:rStyle w:val="bnf"/>
            <w:rFonts w:ascii="Arial" w:hAnsi="Arial" w:cs="Arial"/>
            <w:i w:val="0"/>
          </w:rPr>
          <w:t xml:space="preserve"> an immutable binding</w:t>
        </w:r>
        <w:r w:rsidRPr="003B4312">
          <w:rPr>
            <w:rStyle w:val="bnf"/>
            <w:i w:val="0"/>
          </w:rPr>
          <w:t>.</w:t>
        </w:r>
      </w:ins>
    </w:p>
    <w:p w14:paraId="034B93FA" w14:textId="77777777" w:rsidR="00D012F5" w:rsidRPr="00E77497" w:rsidRDefault="00BF04B8" w:rsidP="001D4A8C">
      <w:pPr>
        <w:numPr>
          <w:ilvl w:val="0"/>
          <w:numId w:val="737"/>
        </w:numPr>
        <w:spacing w:after="0"/>
        <w:rPr>
          <w:ins w:id="12527" w:author="Rev 4 Allen Wirfs-Brock" w:date="2011-10-15T14:23:00Z"/>
        </w:rPr>
      </w:pPr>
      <w:ins w:id="12528" w:author="Rev 7 Allen Wirfs-Brock" w:date="2012-04-25T09:04:00Z">
        <w:r w:rsidRPr="00E77497">
          <w:t xml:space="preserve">It is a Syntax Error if </w:t>
        </w:r>
        <w:r w:rsidRPr="00BF04B8">
          <w:rPr>
            <w:rFonts w:ascii="Times New Roman" w:hAnsi="Times New Roman"/>
          </w:rPr>
          <w:t>IsInvalidAssignmentPattern</w:t>
        </w:r>
        <w:r>
          <w:rPr>
            <w:rFonts w:ascii="Times New Roman" w:hAnsi="Times New Roman"/>
          </w:rPr>
          <w:t xml:space="preserve"> </w:t>
        </w:r>
        <w:r w:rsidRPr="00E77497">
          <w:t>o</w:t>
        </w:r>
        <w:r>
          <w:t>f</w:t>
        </w:r>
        <w:r w:rsidRPr="00E77497">
          <w:t xml:space="preserve"> </w:t>
        </w:r>
        <w:r w:rsidRPr="00E77497">
          <w:rPr>
            <w:rStyle w:val="bnf"/>
          </w:rPr>
          <w:t>LeftHandSideExpression</w:t>
        </w:r>
        <w:r w:rsidRPr="00E77497">
          <w:t xml:space="preserve"> is </w:t>
        </w:r>
        <w:r w:rsidRPr="00BF04B8">
          <w:rPr>
            <w:rFonts w:ascii="Times New Roman" w:hAnsi="Times New Roman"/>
            <w:b/>
          </w:rPr>
          <w:t>true</w:t>
        </w:r>
        <w:r w:rsidRPr="00E77497">
          <w:t>.</w:t>
        </w:r>
      </w:ins>
      <w:ins w:id="12529" w:author="Rev 4 Allen Wirfs-Brock" w:date="2011-10-15T14:23:00Z">
        <w:del w:id="12530" w:author="Rev 7 Allen Wirfs-Brock" w:date="2012-04-25T09:04:00Z">
          <w:r w:rsidR="00D012F5" w:rsidRPr="003B4312" w:rsidDel="00BF04B8">
            <w:delText xml:space="preserve">It is a Syntax Error if the </w:delText>
          </w:r>
          <w:r w:rsidR="00D012F5" w:rsidRPr="008B7F6F" w:rsidDel="00BF04B8">
            <w:rPr>
              <w:rStyle w:val="bnf"/>
            </w:rPr>
            <w:delText xml:space="preserve">LeftHandSideExpression </w:delText>
          </w:r>
          <w:r w:rsidR="00D012F5" w:rsidRPr="006B6D0A" w:rsidDel="00BF04B8">
            <w:delText xml:space="preserve">is an </w:delText>
          </w:r>
          <w:r w:rsidR="00D012F5" w:rsidRPr="006B6D0A" w:rsidDel="00BF04B8">
            <w:rPr>
              <w:rStyle w:val="bnf"/>
            </w:rPr>
            <w:delText>ObjectLiteral</w:delText>
          </w:r>
          <w:r w:rsidR="00D012F5" w:rsidRPr="006B6D0A" w:rsidDel="00BF04B8">
            <w:delText xml:space="preserve"> or an</w:delText>
          </w:r>
          <w:r w:rsidR="00D012F5" w:rsidRPr="00E65A34" w:rsidDel="00BF04B8">
            <w:rPr>
              <w:i/>
            </w:rPr>
            <w:delText xml:space="preserve"> </w:delText>
          </w:r>
          <w:r w:rsidR="00D012F5" w:rsidRPr="009C202C" w:rsidDel="00BF04B8">
            <w:rPr>
              <w:rStyle w:val="bnf"/>
            </w:rPr>
            <w:delText>ArrayLiteral</w:delText>
          </w:r>
          <w:r w:rsidR="00D012F5" w:rsidRPr="00B820AB" w:rsidDel="00BF04B8">
            <w:rPr>
              <w:i/>
            </w:rPr>
            <w:delText xml:space="preserve"> </w:delText>
          </w:r>
          <w:r w:rsidR="00D012F5" w:rsidRPr="00675B74" w:rsidDel="00BF04B8">
            <w:delText xml:space="preserve">and the source code corresponding to </w:delText>
          </w:r>
          <w:r w:rsidR="00D012F5" w:rsidRPr="00E77497" w:rsidDel="00BF04B8">
            <w:rPr>
              <w:rStyle w:val="bnf"/>
            </w:rPr>
            <w:delText>LeftHandSideExpression</w:delText>
          </w:r>
          <w:r w:rsidR="00D012F5" w:rsidRPr="00E77497" w:rsidDel="00BF04B8">
            <w:delText xml:space="preserve"> using cannot be parsed using </w:delText>
          </w:r>
          <w:r w:rsidR="00D012F5" w:rsidRPr="00E77497" w:rsidDel="00BF04B8">
            <w:rPr>
              <w:rStyle w:val="bnf"/>
            </w:rPr>
            <w:delText>AssignmentPattern</w:delText>
          </w:r>
          <w:r w:rsidR="00D012F5" w:rsidRPr="00E77497" w:rsidDel="00BF04B8">
            <w:delText xml:space="preserve"> as the goal symbol.</w:delText>
          </w:r>
        </w:del>
      </w:ins>
    </w:p>
    <w:p w14:paraId="05789918" w14:textId="77777777" w:rsidR="00D012F5" w:rsidRPr="00E77497" w:rsidRDefault="00D012F5" w:rsidP="001D4A8C">
      <w:pPr>
        <w:numPr>
          <w:ilvl w:val="0"/>
          <w:numId w:val="737"/>
        </w:numPr>
        <w:rPr>
          <w:ins w:id="12531" w:author="Rev 4 Allen Wirfs-Brock" w:date="2011-10-15T14:23:00Z"/>
        </w:rPr>
      </w:pPr>
      <w:ins w:id="12532" w:author="Rev 4 Allen Wirfs-Brock" w:date="2011-10-15T14:23: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7E95D4D5" w14:textId="77777777" w:rsidR="00D012F5" w:rsidRPr="00E77497" w:rsidRDefault="00D012F5" w:rsidP="00D012F5">
      <w:pPr>
        <w:rPr>
          <w:ins w:id="12533" w:author="Rev 4 Allen Wirfs-Brock" w:date="2011-10-15T14:26:00Z"/>
        </w:rPr>
      </w:pPr>
      <w:ins w:id="12534" w:author="Rev 4 Allen Wirfs-Brock" w:date="2011-10-15T14:26:00Z">
        <w:r w:rsidRPr="00E77497">
          <w:rPr>
            <w:rStyle w:val="bnf"/>
          </w:rPr>
          <w:t xml:space="preserve">AssignmentRestElement </w:t>
        </w:r>
        <w:r w:rsidRPr="00E77497">
          <w:rPr>
            <w:b/>
          </w:rPr>
          <w:t>:</w:t>
        </w:r>
        <w:r w:rsidRPr="00E77497">
          <w:t xml:space="preserve"> </w:t>
        </w:r>
        <w:r w:rsidRPr="00E77497">
          <w:rPr>
            <w:b/>
          </w:rPr>
          <w:t>…</w:t>
        </w:r>
        <w:r w:rsidRPr="00E77497">
          <w:t xml:space="preserve"> </w:t>
        </w:r>
        <w:r w:rsidRPr="00E77497">
          <w:rPr>
            <w:b/>
          </w:rPr>
          <w:t xml:space="preserve"> </w:t>
        </w:r>
        <w:r w:rsidRPr="00E77497">
          <w:rPr>
            <w:rStyle w:val="bnf"/>
          </w:rPr>
          <w:t>LeftHandSideExpression</w:t>
        </w:r>
        <w:r w:rsidRPr="00E77497">
          <w:t xml:space="preserve"> </w:t>
        </w:r>
      </w:ins>
    </w:p>
    <w:p w14:paraId="5512D92B" w14:textId="77777777" w:rsidR="00D012F5" w:rsidRPr="00E77497" w:rsidRDefault="00D012F5" w:rsidP="008E7E56">
      <w:pPr>
        <w:numPr>
          <w:ilvl w:val="0"/>
          <w:numId w:val="737"/>
        </w:numPr>
        <w:spacing w:after="0"/>
        <w:rPr>
          <w:ins w:id="12535" w:author="Rev 4 Allen Wirfs-Brock" w:date="2011-10-15T14:26:00Z"/>
        </w:rPr>
      </w:pPr>
      <w:ins w:id="12536"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4F22239B" w14:textId="77777777" w:rsidR="00D012F5" w:rsidRPr="00E77497" w:rsidRDefault="00D012F5" w:rsidP="008E7E56">
      <w:pPr>
        <w:numPr>
          <w:ilvl w:val="0"/>
          <w:numId w:val="737"/>
        </w:numPr>
        <w:spacing w:after="0"/>
        <w:rPr>
          <w:ins w:id="12537" w:author="Rev 4 Allen Wirfs-Brock" w:date="2011-10-15T14:26:00Z"/>
        </w:rPr>
      </w:pPr>
      <w:ins w:id="12538"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6BBCDB1B" w14:textId="77777777" w:rsidR="00D012F5" w:rsidRPr="003B4312" w:rsidRDefault="00D012F5" w:rsidP="008E7E56">
      <w:pPr>
        <w:numPr>
          <w:ilvl w:val="0"/>
          <w:numId w:val="737"/>
        </w:numPr>
        <w:spacing w:after="0"/>
        <w:rPr>
          <w:ins w:id="12539" w:author="Rev 4 Allen Wirfs-Brock" w:date="2011-10-15T14:26:00Z"/>
        </w:rPr>
      </w:pPr>
      <w:ins w:id="12540" w:author="Rev 4 Allen Wirfs-Brock" w:date="2011-10-15T14:26:00Z">
        <w:r w:rsidRPr="00E77497">
          <w:t xml:space="preserve">It is a Syntax Error if the </w:t>
        </w:r>
        <w:r w:rsidRPr="00E77497">
          <w:rPr>
            <w:rStyle w:val="bnf"/>
          </w:rPr>
          <w:t xml:space="preserve">LeftHandSideExpression </w:t>
        </w:r>
        <w:r w:rsidRPr="00E77497">
          <w:t xml:space="preserve">is a </w:t>
        </w:r>
        <w:commentRangeStart w:id="12541"/>
        <w:r w:rsidRPr="00E77497">
          <w:rPr>
            <w:rStyle w:val="bnf"/>
          </w:rPr>
          <w:t>Literal</w:t>
        </w:r>
        <w:r w:rsidRPr="00E77497">
          <w:rPr>
            <w:rStyle w:val="bnf"/>
            <w:i w:val="0"/>
          </w:rPr>
          <w:t xml:space="preserve">, </w:t>
        </w:r>
        <w:r w:rsidRPr="00C7794D">
          <w:t>an</w:t>
        </w:r>
        <w:r w:rsidRPr="004D1BD1">
          <w:rPr>
            <w:rStyle w:val="bnf"/>
            <w:i w:val="0"/>
          </w:rPr>
          <w:t xml:space="preserve"> </w:t>
        </w:r>
        <w:r w:rsidRPr="003B4312">
          <w:rPr>
            <w:rStyle w:val="bnf"/>
          </w:rPr>
          <w:t>ObjectLiteral</w:t>
        </w:r>
        <w:r w:rsidRPr="003B4312">
          <w:rPr>
            <w:rStyle w:val="bnf"/>
            <w:i w:val="0"/>
          </w:rPr>
          <w:t xml:space="preserve">, </w:t>
        </w:r>
        <w:r w:rsidRPr="00C7794D">
          <w:t>an</w:t>
        </w:r>
        <w:r w:rsidRPr="004D1BD1">
          <w:rPr>
            <w:rStyle w:val="bnf"/>
            <w:i w:val="0"/>
          </w:rPr>
          <w:t xml:space="preserve"> </w:t>
        </w:r>
        <w:r w:rsidRPr="003B4312">
          <w:rPr>
            <w:rStyle w:val="bnf"/>
          </w:rPr>
          <w:t>ArrayLiteral</w:t>
        </w:r>
        <w:r w:rsidRPr="003B4312">
          <w:rPr>
            <w:rStyle w:val="bnf"/>
            <w:i w:val="0"/>
          </w:rPr>
          <w:t>,</w:t>
        </w:r>
        <w:r w:rsidRPr="003B4312">
          <w:rPr>
            <w:rStyle w:val="bnf"/>
          </w:rPr>
          <w:t xml:space="preserve"> </w:t>
        </w:r>
        <w:r w:rsidRPr="008B7F6F">
          <w:t xml:space="preserve">a </w:t>
        </w:r>
        <w:r w:rsidRPr="006B6D0A">
          <w:rPr>
            <w:rStyle w:val="bnf"/>
          </w:rPr>
          <w:t>FunctionExpression</w:t>
        </w:r>
        <w:r w:rsidRPr="006B6D0A">
          <w:rPr>
            <w:rStyle w:val="bnf"/>
            <w:i w:val="0"/>
          </w:rPr>
          <w:t xml:space="preserve">, </w:t>
        </w:r>
        <w:r w:rsidRPr="00C7794D">
          <w:t>or a</w:t>
        </w:r>
        <w:r w:rsidRPr="004D1BD1">
          <w:rPr>
            <w:rStyle w:val="bnf"/>
            <w:i w:val="0"/>
          </w:rPr>
          <w:t xml:space="preserve"> </w:t>
        </w:r>
        <w:r w:rsidRPr="003B4312">
          <w:rPr>
            <w:rStyle w:val="bnf"/>
          </w:rPr>
          <w:t>ClassExpression</w:t>
        </w:r>
      </w:ins>
      <w:commentRangeEnd w:id="12541"/>
      <w:r w:rsidR="00650D6A">
        <w:rPr>
          <w:rStyle w:val="af3"/>
        </w:rPr>
        <w:commentReference w:id="12541"/>
      </w:r>
      <w:ins w:id="12542" w:author="Rev 4 Allen Wirfs-Brock" w:date="2011-10-15T14:26:00Z">
        <w:r w:rsidRPr="003B4312">
          <w:t>.</w:t>
        </w:r>
      </w:ins>
    </w:p>
    <w:p w14:paraId="472E86EE" w14:textId="77777777" w:rsidR="00D012F5" w:rsidRPr="003B4312" w:rsidRDefault="00D012F5" w:rsidP="008E7E56">
      <w:pPr>
        <w:numPr>
          <w:ilvl w:val="0"/>
          <w:numId w:val="737"/>
        </w:numPr>
        <w:spacing w:after="0"/>
        <w:rPr>
          <w:ins w:id="12543" w:author="Rev 4 Allen Wirfs-Brock" w:date="2011-10-15T14:26:00Z"/>
        </w:rPr>
      </w:pPr>
      <w:ins w:id="12544" w:author="Rev 4 Allen Wirfs-Brock" w:date="2011-10-15T14:26:00Z">
        <w:r w:rsidRPr="003B4312">
          <w:t xml:space="preserve">It is a Syntax Error if the </w:t>
        </w:r>
        <w:r w:rsidRPr="008B7F6F">
          <w:rPr>
            <w:rStyle w:val="bnf"/>
          </w:rPr>
          <w:t>LeftHandSideExpressi</w:t>
        </w:r>
        <w:r w:rsidRPr="006B6D0A">
          <w:rPr>
            <w:rStyle w:val="bnf"/>
          </w:rPr>
          <w:t xml:space="preserve">on </w:t>
        </w:r>
        <w:r w:rsidRPr="006B6D0A">
          <w:t xml:space="preserve">is an </w:t>
        </w:r>
        <w:r w:rsidRPr="006B6D0A">
          <w:rPr>
            <w:rStyle w:val="bnf"/>
          </w:rPr>
          <w:t xml:space="preserve">Identifier </w:t>
        </w:r>
        <w:r w:rsidRPr="00C7794D">
          <w:t>that does not statically resolve to a declarative environment record binding or if the resolved binding an immutable binding</w:t>
        </w:r>
        <w:r w:rsidRPr="004D1BD1">
          <w:rPr>
            <w:rStyle w:val="bnf"/>
            <w:i w:val="0"/>
          </w:rPr>
          <w:t>.</w:t>
        </w:r>
      </w:ins>
    </w:p>
    <w:p w14:paraId="5EFB367F" w14:textId="77777777" w:rsidR="00D012F5" w:rsidRPr="00E77497" w:rsidRDefault="00D012F5" w:rsidP="008E7E56">
      <w:pPr>
        <w:numPr>
          <w:ilvl w:val="0"/>
          <w:numId w:val="737"/>
        </w:numPr>
        <w:rPr>
          <w:ins w:id="12545" w:author="Rev 4 Allen Wirfs-Brock" w:date="2011-10-15T14:26:00Z"/>
        </w:rPr>
      </w:pPr>
      <w:ins w:id="12546" w:author="Rev 4 Allen Wirfs-Brock" w:date="2011-10-15T14:26:00Z">
        <w:r w:rsidRPr="003B4312">
          <w:t xml:space="preserve">It is a Syntax Error if the </w:t>
        </w:r>
        <w:r w:rsidRPr="008B7F6F">
          <w:rPr>
            <w:rStyle w:val="bnf"/>
          </w:rPr>
          <w:t>LeftHandSideExpression</w:t>
        </w:r>
        <w:r w:rsidRPr="006B6D0A">
          <w:t xml:space="preserve"> is </w:t>
        </w:r>
        <w:r w:rsidRPr="006B6D0A">
          <w:rPr>
            <w:rStyle w:val="bnf"/>
          </w:rPr>
          <w:t xml:space="preserve">PrimaryExpression </w:t>
        </w:r>
        <w:r w:rsidRPr="006B6D0A">
          <w:rPr>
            <w:rStyle w:val="bnf"/>
            <w:i w:val="0"/>
          </w:rPr>
          <w:t xml:space="preserve">: </w:t>
        </w:r>
        <w:r w:rsidRPr="00E65A34">
          <w:rPr>
            <w:rStyle w:val="bnf"/>
            <w:rFonts w:ascii="Courier New" w:hAnsi="Courier New" w:cs="Courier New"/>
            <w:b/>
            <w:i w:val="0"/>
          </w:rPr>
          <w:t>(</w:t>
        </w:r>
        <w:r w:rsidRPr="009C202C">
          <w:rPr>
            <w:rStyle w:val="bnf"/>
          </w:rPr>
          <w:t xml:space="preserve"> Expression</w:t>
        </w:r>
        <w:r w:rsidRPr="00B820AB">
          <w:rPr>
            <w:rFonts w:ascii="Courier New" w:hAnsi="Courier New" w:cs="Courier New"/>
            <w:b/>
          </w:rPr>
          <w:t xml:space="preserve"> ) </w:t>
        </w:r>
        <w:r w:rsidRPr="00675B74">
          <w:t xml:space="preserve">and </w:t>
        </w:r>
        <w:r w:rsidRPr="00E77497">
          <w:rPr>
            <w:rStyle w:val="bnf"/>
          </w:rPr>
          <w:t>Expression</w:t>
        </w:r>
        <w:r w:rsidRPr="00E77497">
          <w:t xml:space="preserve"> derived a production that would produce a Syntax Error according to these rules. This rule is recursively applied.</w:t>
        </w:r>
      </w:ins>
    </w:p>
    <w:p w14:paraId="66667E66" w14:textId="77777777" w:rsidR="00295437" w:rsidRPr="00E77497" w:rsidRDefault="00295437" w:rsidP="008A0648">
      <w:pPr>
        <w:pStyle w:val="40"/>
        <w:numPr>
          <w:ilvl w:val="0"/>
          <w:numId w:val="0"/>
        </w:numPr>
        <w:rPr>
          <w:ins w:id="12547" w:author="Rev 4 Allen Wirfs-Brock" w:date="2011-11-06T16:31:00Z"/>
        </w:rPr>
      </w:pPr>
      <w:ins w:id="12548" w:author="Rev 4 Allen Wirfs-Brock" w:date="2011-11-06T16:31:00Z">
        <w:r w:rsidRPr="00E77497">
          <w:t>Runtime Semantics</w:t>
        </w:r>
      </w:ins>
    </w:p>
    <w:p w14:paraId="050C0E36" w14:textId="77777777" w:rsidR="00D012F5" w:rsidRPr="00E77497" w:rsidRDefault="00D012F5" w:rsidP="00D012F5">
      <w:pPr>
        <w:rPr>
          <w:ins w:id="12549" w:author="Rev 4 Allen Wirfs-Brock" w:date="2011-10-15T14:23:00Z"/>
        </w:rPr>
      </w:pPr>
      <w:ins w:id="12550" w:author="Rev 4 Allen Wirfs-Brock" w:date="2011-10-15T14:23:00Z">
        <w:r w:rsidRPr="00E77497">
          <w:rPr>
            <w:rFonts w:ascii="Helvetica" w:hAnsi="Helvetica"/>
            <w:b/>
          </w:rPr>
          <w:t xml:space="preserve">Runtime Semantics: </w:t>
        </w:r>
      </w:ins>
      <w:ins w:id="12551" w:author="Rev 4 Allen Wirfs-Brock" w:date="2011-11-07T10:51:00Z">
        <w:r w:rsidR="005D43BD">
          <w:rPr>
            <w:rFonts w:ascii="Helvetica" w:hAnsi="Helvetica"/>
            <w:b/>
          </w:rPr>
          <w:t>Destructuring Assignment</w:t>
        </w:r>
      </w:ins>
      <w:ins w:id="12552" w:author="Rev 4 Allen Wirfs-Brock" w:date="2011-11-07T11:01:00Z">
        <w:r w:rsidR="005D43BD">
          <w:rPr>
            <w:rFonts w:ascii="Helvetica" w:hAnsi="Helvetica"/>
            <w:b/>
          </w:rPr>
          <w:t xml:space="preserve"> </w:t>
        </w:r>
      </w:ins>
      <w:ins w:id="12553" w:author="Rev 4 Allen Wirfs-Brock" w:date="2011-10-15T14:23:00Z">
        <w:r w:rsidRPr="00E77497">
          <w:rPr>
            <w:rFonts w:ascii="Helvetica" w:hAnsi="Helvetica"/>
            <w:b/>
            <w:spacing w:val="6"/>
          </w:rPr>
          <w:t>Evaluation</w:t>
        </w:r>
        <w:r w:rsidRPr="00E77497">
          <w:t xml:space="preserve"> </w:t>
        </w:r>
      </w:ins>
    </w:p>
    <w:p w14:paraId="3A89EA76" w14:textId="77777777" w:rsidR="005D43BD" w:rsidRPr="00E77497" w:rsidRDefault="005D43BD" w:rsidP="005D43BD">
      <w:pPr>
        <w:ind w:left="360"/>
        <w:rPr>
          <w:ins w:id="12554" w:author="Rev 4 Allen Wirfs-Brock" w:date="2011-11-07T10:52:00Z"/>
        </w:rPr>
      </w:pPr>
      <w:ins w:id="12555" w:author="Rev 4 Allen Wirfs-Brock" w:date="2011-11-07T10:52:00Z">
        <w:r w:rsidRPr="00E77497">
          <w:t xml:space="preserve">with parameter </w:t>
        </w:r>
        <w:r w:rsidRPr="00E77497">
          <w:rPr>
            <w:rStyle w:val="bnf"/>
          </w:rPr>
          <w:t>obj</w:t>
        </w:r>
      </w:ins>
    </w:p>
    <w:p w14:paraId="57F47739" w14:textId="77777777" w:rsidR="00881EF5" w:rsidRPr="00E77497" w:rsidDel="009508C6" w:rsidRDefault="00C707BD" w:rsidP="00C7794D">
      <w:pPr>
        <w:contextualSpacing/>
        <w:rPr>
          <w:ins w:id="12556" w:author="Rev 4 Allen Wirfs-Brock" w:date="2011-10-15T14:33:00Z"/>
          <w:del w:id="12557" w:author="Rev 8 Allen Wirfs-Brock" w:date="2012-06-01T08:39:00Z"/>
        </w:rPr>
      </w:pPr>
      <w:ins w:id="12558" w:author="Allen Wirfs-Brock" w:date="2011-07-01T15:12:00Z">
        <w:del w:id="12559" w:author="Rev 8 Allen Wirfs-Brock" w:date="2012-06-01T08:39:00Z">
          <w:r w:rsidRPr="00E77497" w:rsidDel="009508C6">
            <w:delText xml:space="preserve">The </w:delText>
          </w:r>
        </w:del>
      </w:ins>
      <w:ins w:id="12560" w:author="Allen Wirfs-Brock" w:date="2011-07-01T15:13:00Z">
        <w:del w:id="12561" w:author="Rev 8 Allen Wirfs-Brock" w:date="2012-06-01T08:39:00Z">
          <w:r w:rsidR="00697CC4" w:rsidRPr="00E77497" w:rsidDel="009508C6">
            <w:delText xml:space="preserve">supplemental </w:delText>
          </w:r>
        </w:del>
      </w:ins>
      <w:ins w:id="12562" w:author="Allen Wirfs-Brock" w:date="2011-07-01T15:12:00Z">
        <w:del w:id="12563" w:author="Rev 8 Allen Wirfs-Brock" w:date="2012-06-01T08:39:00Z">
          <w:r w:rsidRPr="00E77497" w:rsidDel="009508C6">
            <w:delText xml:space="preserve">production </w:delText>
          </w:r>
          <w:r w:rsidRPr="00E77497" w:rsidDel="009508C6">
            <w:rPr>
              <w:rStyle w:val="bnf"/>
            </w:rPr>
            <w:delText xml:space="preserve">AssignmentPattern </w:delText>
          </w:r>
          <w:r w:rsidRPr="00E77497" w:rsidDel="009508C6">
            <w:rPr>
              <w:b/>
            </w:rPr>
            <w:delText xml:space="preserve">: </w:delText>
          </w:r>
          <w:r w:rsidRPr="00E77497" w:rsidDel="009508C6">
            <w:rPr>
              <w:rStyle w:val="bnf"/>
            </w:rPr>
            <w:delText>ObjectAssignmentPattern</w:delText>
          </w:r>
          <w:r w:rsidRPr="00E77497" w:rsidDel="009508C6">
            <w:delText xml:space="preserve"> </w:delText>
          </w:r>
        </w:del>
      </w:ins>
    </w:p>
    <w:p w14:paraId="588EB50D" w14:textId="77777777" w:rsidR="00C707BD" w:rsidRPr="00E77497" w:rsidDel="009508C6" w:rsidRDefault="00C707BD" w:rsidP="00C7794D">
      <w:pPr>
        <w:ind w:left="360"/>
        <w:rPr>
          <w:ins w:id="12564" w:author="Allen Wirfs-Brock" w:date="2011-07-01T15:12:00Z"/>
          <w:del w:id="12565" w:author="Rev 8 Allen Wirfs-Brock" w:date="2012-06-01T08:39:00Z"/>
        </w:rPr>
      </w:pPr>
      <w:ins w:id="12566" w:author="Allen Wirfs-Brock" w:date="2011-07-01T15:12:00Z">
        <w:del w:id="12567" w:author="Rev 8 Allen Wirfs-Brock" w:date="2012-06-01T08:39:00Z">
          <w:r w:rsidRPr="00E77497" w:rsidDel="009508C6">
            <w:delText xml:space="preserve">is evaluated with the parameter </w:delText>
          </w:r>
          <w:r w:rsidRPr="00E77497" w:rsidDel="009508C6">
            <w:rPr>
              <w:rStyle w:val="bnf"/>
            </w:rPr>
            <w:delText>obj</w:delText>
          </w:r>
          <w:r w:rsidRPr="00E77497" w:rsidDel="009508C6">
            <w:delText xml:space="preserve"> as follows:</w:delText>
          </w:r>
        </w:del>
      </w:ins>
    </w:p>
    <w:p w14:paraId="75C48A69" w14:textId="77777777" w:rsidR="00C707BD" w:rsidRPr="00E77497" w:rsidDel="009508C6" w:rsidRDefault="00C707BD" w:rsidP="00FA3203">
      <w:pPr>
        <w:pStyle w:val="Alg3"/>
        <w:numPr>
          <w:ilvl w:val="0"/>
          <w:numId w:val="404"/>
        </w:numPr>
        <w:spacing w:after="240"/>
        <w:rPr>
          <w:ins w:id="12568" w:author="Allen Wirfs-Brock" w:date="2011-07-01T15:12:00Z"/>
          <w:del w:id="12569" w:author="Rev 8 Allen Wirfs-Brock" w:date="2012-06-01T08:39:00Z"/>
        </w:rPr>
      </w:pPr>
      <w:ins w:id="12570" w:author="Allen Wirfs-Brock" w:date="2011-07-01T15:12:00Z">
        <w:del w:id="12571" w:author="Rev 8 Allen Wirfs-Brock" w:date="2012-06-01T08:39:00Z">
          <w:r w:rsidRPr="00E77497" w:rsidDel="009508C6">
            <w:delText>Evaluate</w:delText>
          </w:r>
        </w:del>
      </w:ins>
      <w:ins w:id="12572" w:author="Rev 4 Allen Wirfs-Brock" w:date="2011-11-07T11:00:00Z">
        <w:del w:id="12573" w:author="Rev 8 Allen Wirfs-Brock" w:date="2012-06-01T08:39:00Z">
          <w:r w:rsidR="005D43BD" w:rsidDel="009508C6">
            <w:delText>Perform</w:delText>
          </w:r>
        </w:del>
      </w:ins>
      <w:ins w:id="12574" w:author="Rev 6 Allen Wirfs-Brock" w:date="2012-02-16T19:03:00Z">
        <w:del w:id="12575" w:author="Rev 8 Allen Wirfs-Brock" w:date="2012-06-01T08:39:00Z">
          <w:r w:rsidR="006C2F27" w:rsidDel="009508C6">
            <w:delText>Return the result of performing</w:delText>
          </w:r>
        </w:del>
      </w:ins>
      <w:ins w:id="12576" w:author="Rev 4 Allen Wirfs-Brock" w:date="2011-11-07T11:00:00Z">
        <w:del w:id="12577" w:author="Rev 8 Allen Wirfs-Brock" w:date="2012-06-01T08:39:00Z">
          <w:r w:rsidR="005D43BD" w:rsidDel="009508C6">
            <w:delText xml:space="preserve"> Destructuring Assignment Evaluation of</w:delText>
          </w:r>
        </w:del>
      </w:ins>
      <w:ins w:id="12578" w:author="Allen Wirfs-Brock" w:date="2011-07-01T15:12:00Z">
        <w:del w:id="12579" w:author="Rev 8 Allen Wirfs-Brock" w:date="2012-06-01T08:39:00Z">
          <w:r w:rsidRPr="00E77497" w:rsidDel="009508C6">
            <w:delText xml:space="preserve"> </w:delText>
          </w:r>
          <w:r w:rsidRPr="00E77497" w:rsidDel="009508C6">
            <w:rPr>
              <w:rStyle w:val="bnf"/>
            </w:rPr>
            <w:delText>ObjectAssignmentPattern</w:delText>
          </w:r>
          <w:r w:rsidRPr="00E77497" w:rsidDel="009508C6">
            <w:delText xml:space="preserve"> using</w:delText>
          </w:r>
        </w:del>
      </w:ins>
      <w:ins w:id="12580" w:author="Rev 4 Allen Wirfs-Brock" w:date="2011-11-07T11:01:00Z">
        <w:del w:id="12581" w:author="Rev 8 Allen Wirfs-Brock" w:date="2012-06-01T08:39:00Z">
          <w:r w:rsidR="005D43BD" w:rsidDel="009508C6">
            <w:delText>with</w:delText>
          </w:r>
        </w:del>
      </w:ins>
      <w:ins w:id="12582" w:author="Allen Wirfs-Brock" w:date="2011-07-01T15:12:00Z">
        <w:del w:id="12583" w:author="Rev 8 Allen Wirfs-Brock" w:date="2012-06-01T08:39:00Z">
          <w:r w:rsidRPr="00E77497" w:rsidDel="009508C6">
            <w:delText xml:space="preserve"> </w:delText>
          </w:r>
          <w:r w:rsidRPr="00E77497" w:rsidDel="009508C6">
            <w:rPr>
              <w:i/>
            </w:rPr>
            <w:delText>obj</w:delText>
          </w:r>
          <w:r w:rsidRPr="00E77497" w:rsidDel="009508C6">
            <w:delText xml:space="preserve"> as the </w:delText>
          </w:r>
          <w:r w:rsidRPr="00E77497" w:rsidDel="009508C6">
            <w:rPr>
              <w:i/>
            </w:rPr>
            <w:delText>obj</w:delText>
          </w:r>
          <w:r w:rsidRPr="00E77497" w:rsidDel="009508C6">
            <w:delText xml:space="preserve"> parameter</w:delText>
          </w:r>
        </w:del>
      </w:ins>
      <w:ins w:id="12584" w:author="Rev 4 Allen Wirfs-Brock" w:date="2011-11-07T11:01:00Z">
        <w:del w:id="12585" w:author="Rev 8 Allen Wirfs-Brock" w:date="2012-06-01T08:39:00Z">
          <w:r w:rsidR="005D43BD" w:rsidDel="009508C6">
            <w:delText>argument</w:delText>
          </w:r>
        </w:del>
      </w:ins>
      <w:ins w:id="12586" w:author="Allen Wirfs-Brock" w:date="2011-07-01T15:12:00Z">
        <w:del w:id="12587" w:author="Rev 8 Allen Wirfs-Brock" w:date="2012-06-01T08:39:00Z">
          <w:r w:rsidRPr="00E77497" w:rsidDel="009508C6">
            <w:delText>.</w:delText>
          </w:r>
        </w:del>
      </w:ins>
    </w:p>
    <w:p w14:paraId="0FFEE46B" w14:textId="77777777" w:rsidR="00C707BD" w:rsidRPr="00E77497" w:rsidDel="009508C6" w:rsidRDefault="00C707BD" w:rsidP="00FA3203">
      <w:pPr>
        <w:pStyle w:val="Alg3"/>
        <w:numPr>
          <w:ilvl w:val="0"/>
          <w:numId w:val="404"/>
        </w:numPr>
        <w:spacing w:after="240"/>
        <w:rPr>
          <w:ins w:id="12588" w:author="Allen Wirfs-Brock" w:date="2011-07-01T15:12:00Z"/>
          <w:del w:id="12589" w:author="Rev 8 Allen Wirfs-Brock" w:date="2012-06-01T08:39:00Z"/>
        </w:rPr>
      </w:pPr>
    </w:p>
    <w:p w14:paraId="408DA387" w14:textId="77777777" w:rsidR="00D012F5" w:rsidRPr="00E77497" w:rsidDel="009508C6" w:rsidRDefault="00C707BD" w:rsidP="00C7794D">
      <w:pPr>
        <w:contextualSpacing/>
        <w:rPr>
          <w:ins w:id="12590" w:author="Rev 4 Allen Wirfs-Brock" w:date="2011-10-15T14:29:00Z"/>
          <w:del w:id="12591" w:author="Rev 8 Allen Wirfs-Brock" w:date="2012-06-01T08:39:00Z"/>
        </w:rPr>
      </w:pPr>
      <w:ins w:id="12592" w:author="Allen Wirfs-Brock" w:date="2011-07-01T15:12:00Z">
        <w:del w:id="12593" w:author="Rev 8 Allen Wirfs-Brock" w:date="2012-06-01T08:39:00Z">
          <w:r w:rsidRPr="00E77497" w:rsidDel="009508C6">
            <w:delText xml:space="preserve">The </w:delText>
          </w:r>
        </w:del>
      </w:ins>
      <w:ins w:id="12594" w:author="Allen Wirfs-Brock" w:date="2011-07-01T15:13:00Z">
        <w:del w:id="12595" w:author="Rev 8 Allen Wirfs-Brock" w:date="2012-06-01T08:39:00Z">
          <w:r w:rsidR="00697CC4" w:rsidRPr="00E77497" w:rsidDel="009508C6">
            <w:delText xml:space="preserve">supplemental </w:delText>
          </w:r>
        </w:del>
      </w:ins>
      <w:ins w:id="12596" w:author="Allen Wirfs-Brock" w:date="2011-07-01T15:12:00Z">
        <w:del w:id="12597" w:author="Rev 8 Allen Wirfs-Brock" w:date="2012-06-01T08:39:00Z">
          <w:r w:rsidRPr="00E77497" w:rsidDel="009508C6">
            <w:delText xml:space="preserve">production </w:delText>
          </w:r>
          <w:r w:rsidRPr="00E77497" w:rsidDel="009508C6">
            <w:rPr>
              <w:rStyle w:val="bnf"/>
            </w:rPr>
            <w:delText xml:space="preserve">AssignmentPattern </w:delText>
          </w:r>
          <w:r w:rsidRPr="00E77497" w:rsidDel="009508C6">
            <w:rPr>
              <w:b/>
            </w:rPr>
            <w:delText xml:space="preserve">: </w:delText>
          </w:r>
          <w:r w:rsidRPr="00E77497" w:rsidDel="009508C6">
            <w:rPr>
              <w:rStyle w:val="bnf"/>
            </w:rPr>
            <w:delText>ArrayAssignmentPattern</w:delText>
          </w:r>
          <w:r w:rsidRPr="00E77497" w:rsidDel="009508C6">
            <w:delText xml:space="preserve"> </w:delText>
          </w:r>
        </w:del>
      </w:ins>
    </w:p>
    <w:p w14:paraId="14C756E6" w14:textId="77777777" w:rsidR="00C707BD" w:rsidRPr="00E77497" w:rsidDel="009508C6" w:rsidRDefault="00C707BD" w:rsidP="00C7794D">
      <w:pPr>
        <w:ind w:left="360"/>
        <w:rPr>
          <w:ins w:id="12598" w:author="Allen Wirfs-Brock" w:date="2011-07-01T15:12:00Z"/>
          <w:del w:id="12599" w:author="Rev 8 Allen Wirfs-Brock" w:date="2012-06-01T08:39:00Z"/>
        </w:rPr>
      </w:pPr>
      <w:ins w:id="12600" w:author="Allen Wirfs-Brock" w:date="2011-07-01T15:12:00Z">
        <w:del w:id="12601" w:author="Rev 8 Allen Wirfs-Brock" w:date="2012-06-01T08:39:00Z">
          <w:r w:rsidRPr="00E77497" w:rsidDel="009508C6">
            <w:delText xml:space="preserve">is evaluated with the parameter </w:delText>
          </w:r>
          <w:r w:rsidRPr="00E77497" w:rsidDel="009508C6">
            <w:rPr>
              <w:rStyle w:val="bnf"/>
            </w:rPr>
            <w:delText>obj</w:delText>
          </w:r>
          <w:r w:rsidRPr="00E77497" w:rsidDel="009508C6">
            <w:delText xml:space="preserve"> as follows:</w:delText>
          </w:r>
        </w:del>
      </w:ins>
    </w:p>
    <w:p w14:paraId="3E5D7BC3" w14:textId="77777777" w:rsidR="00C707BD" w:rsidRPr="00E77497" w:rsidDel="009508C6" w:rsidRDefault="006C2F27" w:rsidP="00FA3203">
      <w:pPr>
        <w:pStyle w:val="Alg3"/>
        <w:numPr>
          <w:ilvl w:val="0"/>
          <w:numId w:val="405"/>
        </w:numPr>
        <w:spacing w:after="240"/>
        <w:rPr>
          <w:ins w:id="12602" w:author="Allen Wirfs-Brock" w:date="2011-07-01T15:12:00Z"/>
          <w:del w:id="12603" w:author="Rev 8 Allen Wirfs-Brock" w:date="2012-06-01T08:39:00Z"/>
        </w:rPr>
      </w:pPr>
      <w:ins w:id="12604" w:author="Rev 6 Allen Wirfs-Brock" w:date="2012-02-16T19:04:00Z">
        <w:del w:id="12605" w:author="Rev 8 Allen Wirfs-Brock" w:date="2012-06-01T08:39:00Z">
          <w:r w:rsidDel="009508C6">
            <w:delText xml:space="preserve">Return the result of performing </w:delText>
          </w:r>
        </w:del>
      </w:ins>
      <w:ins w:id="12606" w:author="Rev 4 Allen Wirfs-Brock" w:date="2011-11-07T11:02:00Z">
        <w:del w:id="12607" w:author="Rev 8 Allen Wirfs-Brock" w:date="2012-06-01T08:39:00Z">
          <w:r w:rsidR="005D43BD" w:rsidDel="009508C6">
            <w:delText>Perform Destructuring Assignment Evaluation of</w:delText>
          </w:r>
          <w:r w:rsidR="005D43BD" w:rsidRPr="00E77497" w:rsidDel="009508C6">
            <w:delText xml:space="preserve"> </w:delText>
          </w:r>
        </w:del>
      </w:ins>
      <w:ins w:id="12608" w:author="Allen Wirfs-Brock" w:date="2011-07-01T15:12:00Z">
        <w:del w:id="12609" w:author="Rev 8 Allen Wirfs-Brock" w:date="2012-06-01T08:39:00Z">
          <w:r w:rsidR="00C707BD" w:rsidRPr="00E77497" w:rsidDel="009508C6">
            <w:delText xml:space="preserve">Evaluate </w:delText>
          </w:r>
          <w:r w:rsidR="00C707BD" w:rsidRPr="00E77497" w:rsidDel="009508C6">
            <w:rPr>
              <w:rStyle w:val="bnf"/>
            </w:rPr>
            <w:delText>ArrayAssignmentPattern</w:delText>
          </w:r>
          <w:r w:rsidR="00C707BD" w:rsidRPr="00E77497" w:rsidDel="009508C6">
            <w:delText xml:space="preserve"> using</w:delText>
          </w:r>
        </w:del>
      </w:ins>
      <w:ins w:id="12610" w:author="Rev 4 Allen Wirfs-Brock" w:date="2011-11-07T11:13:00Z">
        <w:del w:id="12611" w:author="Rev 8 Allen Wirfs-Brock" w:date="2012-06-01T08:39:00Z">
          <w:r w:rsidR="00C7794D" w:rsidDel="009508C6">
            <w:delText>with</w:delText>
          </w:r>
        </w:del>
      </w:ins>
      <w:ins w:id="12612" w:author="Allen Wirfs-Brock" w:date="2011-07-01T15:12:00Z">
        <w:del w:id="12613" w:author="Rev 8 Allen Wirfs-Brock" w:date="2012-06-01T08:39:00Z">
          <w:r w:rsidR="00C707BD" w:rsidRPr="00E77497" w:rsidDel="009508C6">
            <w:delText xml:space="preserve">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2614" w:author="Rev 4 Allen Wirfs-Brock" w:date="2011-11-07T11:12:00Z">
        <w:del w:id="12615" w:author="Rev 8 Allen Wirfs-Brock" w:date="2012-06-01T08:39:00Z">
          <w:r w:rsidR="006B1B28" w:rsidDel="009508C6">
            <w:delText>argument</w:delText>
          </w:r>
        </w:del>
      </w:ins>
      <w:ins w:id="12616" w:author="Allen Wirfs-Brock" w:date="2011-07-01T15:12:00Z">
        <w:del w:id="12617" w:author="Rev 8 Allen Wirfs-Brock" w:date="2012-06-01T08:39:00Z">
          <w:r w:rsidR="00C707BD" w:rsidRPr="00E77497" w:rsidDel="009508C6">
            <w:delText>parameter.</w:delText>
          </w:r>
        </w:del>
      </w:ins>
    </w:p>
    <w:p w14:paraId="2361C940" w14:textId="77777777" w:rsidR="00C707BD" w:rsidRPr="00E77497" w:rsidDel="009508C6" w:rsidRDefault="00C707BD" w:rsidP="00FA3203">
      <w:pPr>
        <w:pStyle w:val="Alg3"/>
        <w:numPr>
          <w:ilvl w:val="0"/>
          <w:numId w:val="405"/>
        </w:numPr>
        <w:spacing w:after="240"/>
        <w:rPr>
          <w:ins w:id="12618" w:author="Allen Wirfs-Brock" w:date="2011-07-01T15:12:00Z"/>
          <w:del w:id="12619" w:author="Rev 8 Allen Wirfs-Brock" w:date="2012-06-01T08:39:00Z"/>
        </w:rPr>
      </w:pPr>
    </w:p>
    <w:p w14:paraId="797254D1" w14:textId="77777777" w:rsidR="00D012F5" w:rsidRPr="00E77497" w:rsidRDefault="00C707BD" w:rsidP="00C7794D">
      <w:pPr>
        <w:contextualSpacing/>
        <w:rPr>
          <w:ins w:id="12620" w:author="Rev 4 Allen Wirfs-Brock" w:date="2011-10-15T14:31:00Z"/>
          <w:rFonts w:ascii="Courier New" w:hAnsi="Courier New" w:cs="Courier New"/>
          <w:b/>
        </w:rPr>
      </w:pPr>
      <w:ins w:id="12621" w:author="Allen Wirfs-Brock" w:date="2011-07-01T15:12:00Z">
        <w:del w:id="12622" w:author="Rev 4 Allen Wirfs-Brock" w:date="2011-10-15T14:30:00Z">
          <w:r w:rsidRPr="00E77497" w:rsidDel="00D012F5">
            <w:delText xml:space="preserve">The </w:delText>
          </w:r>
        </w:del>
      </w:ins>
      <w:ins w:id="12623" w:author="Allen Wirfs-Brock" w:date="2011-07-01T15:13:00Z">
        <w:del w:id="12624" w:author="Rev 4 Allen Wirfs-Brock" w:date="2011-10-15T14:30:00Z">
          <w:r w:rsidR="00697CC4" w:rsidRPr="00E77497" w:rsidDel="00D012F5">
            <w:delText xml:space="preserve">supplemental </w:delText>
          </w:r>
        </w:del>
      </w:ins>
      <w:ins w:id="12625" w:author="Allen Wirfs-Brock" w:date="2011-07-01T15:12:00Z">
        <w:del w:id="12626" w:author="Rev 4 Allen Wirfs-Brock" w:date="2011-10-15T14:30:00Z">
          <w:r w:rsidRPr="00E77497" w:rsidDel="00D012F5">
            <w:delText xml:space="preserve">production </w:delText>
          </w:r>
        </w:del>
        <w:r w:rsidRPr="00E77497">
          <w:rPr>
            <w:rStyle w:val="bnf"/>
          </w:rPr>
          <w:t xml:space="preserve">ObjectAssignmentPattern </w:t>
        </w:r>
        <w:r w:rsidRPr="00E77497">
          <w:rPr>
            <w:b/>
          </w:rPr>
          <w:t xml:space="preserve">: </w:t>
        </w:r>
        <w:r w:rsidRPr="00E77497">
          <w:rPr>
            <w:rFonts w:ascii="Courier New" w:hAnsi="Courier New" w:cs="Courier New"/>
            <w:b/>
          </w:rPr>
          <w:t>{ }</w:t>
        </w:r>
      </w:ins>
    </w:p>
    <w:p w14:paraId="322CDB73" w14:textId="77777777" w:rsidR="005D43BD" w:rsidRPr="00E77497" w:rsidRDefault="005D43BD" w:rsidP="00C7794D">
      <w:pPr>
        <w:spacing w:after="0"/>
        <w:rPr>
          <w:ins w:id="12627" w:author="Rev 4 Allen Wirfs-Brock" w:date="2011-11-07T10:56:00Z"/>
        </w:rPr>
      </w:pPr>
      <w:ins w:id="12628" w:author="Rev 4 Allen Wirfs-Brock" w:date="2011-11-07T10:56:00Z">
        <w:r>
          <w:t>and</w:t>
        </w:r>
      </w:ins>
    </w:p>
    <w:p w14:paraId="7DEB98A0" w14:textId="77777777" w:rsidR="005D43BD" w:rsidRPr="00E77497" w:rsidRDefault="005D43BD" w:rsidP="005D43BD">
      <w:pPr>
        <w:pStyle w:val="SyntaxRule"/>
        <w:rPr>
          <w:ins w:id="12629" w:author="Rev 4 Allen Wirfs-Brock" w:date="2011-11-07T10:53:00Z"/>
          <w:rFonts w:ascii="Arial" w:hAnsi="Arial"/>
        </w:rPr>
      </w:pPr>
      <w:ins w:id="12630" w:author="Rev 4 Allen Wirfs-Brock" w:date="2011-11-07T10:53:00Z">
        <w:r w:rsidRPr="00E77497">
          <w:t xml:space="preserve">ArrayAssignmentPattern </w:t>
        </w:r>
        <w:r w:rsidRPr="00E77497">
          <w:rPr>
            <w:rFonts w:ascii="Arial" w:hAnsi="Arial"/>
            <w:b/>
            <w:i w:val="0"/>
          </w:rPr>
          <w:t>:</w:t>
        </w:r>
      </w:ins>
    </w:p>
    <w:p w14:paraId="524B27C3" w14:textId="77777777" w:rsidR="005D43BD" w:rsidRPr="00E77497" w:rsidRDefault="005D43BD" w:rsidP="005D43BD">
      <w:pPr>
        <w:pStyle w:val="SyntaxDefinition"/>
        <w:rPr>
          <w:ins w:id="12631" w:author="Rev 4 Allen Wirfs-Brock" w:date="2011-11-07T10:53:00Z"/>
          <w:rFonts w:ascii="Courier New" w:hAnsi="Courier New" w:cs="Courier New"/>
          <w:b/>
          <w:i w:val="0"/>
        </w:rPr>
      </w:pPr>
      <w:ins w:id="12632" w:author="Rev 4 Allen Wirfs-Brock" w:date="2011-11-07T10:53:00Z">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ins>
    </w:p>
    <w:p w14:paraId="28414493" w14:textId="77777777" w:rsidR="00C707BD" w:rsidRPr="00E77497" w:rsidDel="005D43BD" w:rsidRDefault="00C707BD" w:rsidP="00C7794D">
      <w:pPr>
        <w:ind w:left="400"/>
        <w:rPr>
          <w:ins w:id="12633" w:author="Allen Wirfs-Brock" w:date="2011-07-01T15:12:00Z"/>
          <w:del w:id="12634" w:author="Rev 4 Allen Wirfs-Brock" w:date="2011-11-07T10:52:00Z"/>
        </w:rPr>
      </w:pPr>
      <w:ins w:id="12635" w:author="Allen Wirfs-Brock" w:date="2011-07-01T15:12:00Z">
        <w:del w:id="12636" w:author="Rev 4 Allen Wirfs-Brock" w:date="2011-10-15T14:31:00Z">
          <w:r w:rsidRPr="00E77497" w:rsidDel="00D012F5">
            <w:delText xml:space="preserve"> ,the production</w:delText>
          </w:r>
        </w:del>
        <w:del w:id="12637" w:author="Rev 4 Allen Wirfs-Brock" w:date="2011-11-07T10:57:00Z">
          <w:r w:rsidRPr="00E77497" w:rsidDel="005D43BD">
            <w:delText xml:space="preserve"> </w:delText>
          </w:r>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w:delText>
          </w:r>
          <w:r w:rsidRPr="00E77497" w:rsidDel="005D43BD">
            <w:delText xml:space="preserve"> </w:delText>
          </w:r>
        </w:del>
        <w:del w:id="12638" w:author="Rev 4 Allen Wirfs-Brock" w:date="2011-10-15T14:31:00Z">
          <w:r w:rsidRPr="00E77497" w:rsidDel="00D012F5">
            <w:delText xml:space="preserve">and the production </w:delText>
          </w:r>
        </w:del>
        <w:del w:id="12639" w:author="Rev 4 Allen Wirfs-Brock" w:date="2011-11-07T10:57:00Z">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Elision</w:delText>
          </w:r>
          <w:r w:rsidRPr="00E77497" w:rsidDel="005D43BD">
            <w:rPr>
              <w:rFonts w:ascii="Courier New" w:hAnsi="Courier New" w:cs="Courier New"/>
              <w:b/>
            </w:rPr>
            <w:delText xml:space="preserve"> ]</w:delText>
          </w:r>
        </w:del>
        <w:del w:id="12640" w:author="Rev 4 Allen Wirfs-Brock" w:date="2011-10-15T14:31:00Z">
          <w:r w:rsidRPr="00E77497" w:rsidDel="00D012F5">
            <w:delText xml:space="preserve"> when</w:delText>
          </w:r>
        </w:del>
        <w:del w:id="12641" w:author="Rev 4 Allen Wirfs-Brock" w:date="2011-10-15T14:32:00Z">
          <w:r w:rsidRPr="00E77497" w:rsidDel="00D012F5">
            <w:delText xml:space="preserve"> </w:delText>
          </w:r>
        </w:del>
        <w:del w:id="12642" w:author="Rev 4 Allen Wirfs-Brock" w:date="2011-10-15T14:34:00Z">
          <w:r w:rsidRPr="00E77497" w:rsidDel="00881EF5">
            <w:delText xml:space="preserve">evaluated </w:delText>
          </w:r>
        </w:del>
        <w:del w:id="12643" w:author="Rev 4 Allen Wirfs-Brock" w:date="2011-11-07T10:52:00Z">
          <w:r w:rsidRPr="00E77497" w:rsidDel="005D43BD">
            <w:delText xml:space="preserve">with </w:delText>
          </w:r>
        </w:del>
        <w:del w:id="12644" w:author="Rev 4 Allen Wirfs-Brock" w:date="2011-10-15T14:34:00Z">
          <w:r w:rsidRPr="00E77497" w:rsidDel="00881EF5">
            <w:delText xml:space="preserve">the </w:delText>
          </w:r>
        </w:del>
        <w:del w:id="12645" w:author="Rev 4 Allen Wirfs-Brock" w:date="2011-11-07T10:52:00Z">
          <w:r w:rsidRPr="00E77497" w:rsidDel="005D43BD">
            <w:delText xml:space="preserve">parameter </w:delText>
          </w:r>
          <w:r w:rsidRPr="00E77497" w:rsidDel="005D43BD">
            <w:rPr>
              <w:rStyle w:val="bnf"/>
            </w:rPr>
            <w:delText>obj</w:delText>
          </w:r>
        </w:del>
        <w:del w:id="12646" w:author="Rev 4 Allen Wirfs-Brock" w:date="2011-10-15T14:32:00Z">
          <w:r w:rsidRPr="00E77497" w:rsidDel="00D012F5">
            <w:delText xml:space="preserve"> do nothing.</w:delText>
          </w:r>
        </w:del>
      </w:ins>
    </w:p>
    <w:p w14:paraId="6AF081FC" w14:textId="77777777" w:rsidR="00D012F5" w:rsidRPr="00E77497" w:rsidRDefault="00D012F5" w:rsidP="00FA3203">
      <w:pPr>
        <w:pStyle w:val="Alg3"/>
        <w:numPr>
          <w:ilvl w:val="0"/>
          <w:numId w:val="591"/>
        </w:numPr>
        <w:spacing w:after="240"/>
        <w:rPr>
          <w:ins w:id="12647" w:author="Rev 4 Allen Wirfs-Brock" w:date="2011-10-15T14:32:00Z"/>
        </w:rPr>
      </w:pPr>
      <w:ins w:id="12648" w:author="Rev 4 Allen Wirfs-Brock" w:date="2011-10-15T14:32:00Z">
        <w:r w:rsidRPr="00E77497">
          <w:t>Return</w:t>
        </w:r>
      </w:ins>
      <w:ins w:id="12649" w:author="Rev 8 Allen Wirfs-Brock" w:date="2012-06-01T08:39:00Z">
        <w:r w:rsidR="009508C6">
          <w:t xml:space="preserve"> NormalComp</w:t>
        </w:r>
      </w:ins>
      <w:ins w:id="12650" w:author="Rev 9 Allen Wirfs-Brock" w:date="2012-07-07T16:50:00Z">
        <w:r w:rsidR="000358AB">
          <w:t>l</w:t>
        </w:r>
      </w:ins>
      <w:ins w:id="12651" w:author="Rev 8 Allen Wirfs-Brock" w:date="2012-06-01T08:39:00Z">
        <w:r w:rsidR="009508C6">
          <w:t>etion</w:t>
        </w:r>
      </w:ins>
      <w:ins w:id="12652" w:author="Rev 8 Allen Wirfs-Brock" w:date="2012-06-01T08:40:00Z">
        <w:r w:rsidR="009508C6">
          <w:t>(</w:t>
        </w:r>
      </w:ins>
      <w:ins w:id="12653" w:author="Rev 8 Allen Wirfs-Brock" w:date="2012-06-01T08:41:00Z">
        <w:r w:rsidR="009508C6" w:rsidRPr="00126ECD">
          <w:rPr>
            <w:rFonts w:ascii="Arial" w:hAnsi="Arial" w:cs="Arial"/>
          </w:rPr>
          <w:t>empty</w:t>
        </w:r>
      </w:ins>
      <w:ins w:id="12654" w:author="Rev 8 Allen Wirfs-Brock" w:date="2012-06-01T08:40:00Z">
        <w:r w:rsidR="009508C6">
          <w:t>)</w:t>
        </w:r>
      </w:ins>
      <w:ins w:id="12655" w:author="Rev 4 Allen Wirfs-Brock" w:date="2011-10-15T14:32:00Z">
        <w:r w:rsidRPr="00E77497">
          <w:t>.</w:t>
        </w:r>
      </w:ins>
    </w:p>
    <w:p w14:paraId="27B77E6F" w14:textId="77777777" w:rsidR="005D43BD" w:rsidRPr="00E77497" w:rsidDel="009508C6" w:rsidRDefault="005D43BD" w:rsidP="005D43BD">
      <w:pPr>
        <w:pStyle w:val="SyntaxRule"/>
        <w:rPr>
          <w:ins w:id="12656" w:author="Rev 4 Allen Wirfs-Brock" w:date="2011-11-07T10:58:00Z"/>
          <w:del w:id="12657" w:author="Rev 8 Allen Wirfs-Brock" w:date="2012-06-01T08:41:00Z"/>
          <w:rFonts w:ascii="Arial" w:hAnsi="Arial"/>
        </w:rPr>
      </w:pPr>
      <w:ins w:id="12658" w:author="Rev 4 Allen Wirfs-Brock" w:date="2011-11-07T10:58:00Z">
        <w:del w:id="12659" w:author="Rev 8 Allen Wirfs-Brock" w:date="2012-06-01T08:41:00Z">
          <w:r w:rsidRPr="00E77497" w:rsidDel="009508C6">
            <w:delText xml:space="preserve">ObjectAssignmentPattern </w:delText>
          </w:r>
          <w:r w:rsidRPr="00E77497" w:rsidDel="009508C6">
            <w:rPr>
              <w:rFonts w:ascii="Arial" w:hAnsi="Arial"/>
              <w:b/>
              <w:i w:val="0"/>
            </w:rPr>
            <w:delText>:</w:delText>
          </w:r>
        </w:del>
      </w:ins>
    </w:p>
    <w:p w14:paraId="457A32BA" w14:textId="77777777" w:rsidR="005D43BD" w:rsidRPr="00E77497" w:rsidDel="009508C6" w:rsidRDefault="005D43BD" w:rsidP="005D43BD">
      <w:pPr>
        <w:pStyle w:val="SyntaxDefinition"/>
        <w:rPr>
          <w:ins w:id="12660" w:author="Rev 4 Allen Wirfs-Brock" w:date="2011-11-07T10:58:00Z"/>
          <w:del w:id="12661" w:author="Rev 8 Allen Wirfs-Brock" w:date="2012-06-01T08:41:00Z"/>
          <w:rFonts w:ascii="Courier New" w:hAnsi="Courier New" w:cs="Courier New"/>
          <w:b/>
          <w:i w:val="0"/>
        </w:rPr>
      </w:pPr>
      <w:ins w:id="12662" w:author="Rev 4 Allen Wirfs-Brock" w:date="2011-11-07T10:58:00Z">
        <w:del w:id="12663" w:author="Rev 8 Allen Wirfs-Brock" w:date="2012-06-01T08:41:00Z">
          <w:r w:rsidRPr="00E77497" w:rsidDel="009508C6">
            <w:rPr>
              <w:rFonts w:ascii="Courier New" w:hAnsi="Courier New" w:cs="Courier New"/>
              <w:b/>
              <w:i w:val="0"/>
            </w:rPr>
            <w:delText xml:space="preserve">{ </w:delText>
          </w:r>
          <w:r w:rsidRPr="00E77497" w:rsidDel="009508C6">
            <w:delText>AssignmentPropertyList</w:delText>
          </w:r>
          <w:r w:rsidRPr="00E77497" w:rsidDel="009508C6">
            <w:rPr>
              <w:rFonts w:ascii="Courier New" w:hAnsi="Courier New" w:cs="Courier New"/>
              <w:b/>
              <w:i w:val="0"/>
            </w:rPr>
            <w:delText xml:space="preserve"> }</w:delText>
          </w:r>
          <w:r w:rsidRPr="00E77497" w:rsidDel="009508C6">
            <w:rPr>
              <w:rFonts w:ascii="Courier New" w:hAnsi="Courier New" w:cs="Courier New"/>
              <w:b/>
              <w:i w:val="0"/>
            </w:rPr>
            <w:br/>
            <w:delText xml:space="preserve">{ </w:delText>
          </w:r>
          <w:r w:rsidRPr="00E77497" w:rsidDel="009508C6">
            <w:delText>AssignmentPropertyList</w:delText>
          </w:r>
          <w:r w:rsidRPr="00E77497" w:rsidDel="009508C6">
            <w:rPr>
              <w:rFonts w:ascii="Courier New" w:hAnsi="Courier New" w:cs="Courier New"/>
              <w:b/>
              <w:i w:val="0"/>
            </w:rPr>
            <w:delText xml:space="preserve"> , }</w:delText>
          </w:r>
        </w:del>
      </w:ins>
    </w:p>
    <w:p w14:paraId="7BF8F191" w14:textId="77777777" w:rsidR="00C707BD" w:rsidRPr="00E77497" w:rsidDel="009508C6" w:rsidRDefault="00C707BD" w:rsidP="005550F0">
      <w:pPr>
        <w:ind w:left="360"/>
        <w:jc w:val="left"/>
        <w:rPr>
          <w:ins w:id="12664" w:author="Allen Wirfs-Brock" w:date="2011-07-01T15:12:00Z"/>
          <w:del w:id="12665" w:author="Rev 8 Allen Wirfs-Brock" w:date="2012-06-01T08:41:00Z"/>
        </w:rPr>
      </w:pPr>
      <w:ins w:id="12666" w:author="Allen Wirfs-Brock" w:date="2011-07-01T15:12:00Z">
        <w:del w:id="12667" w:author="Rev 8 Allen Wirfs-Brock" w:date="2012-06-01T08:41:00Z">
          <w:r w:rsidRPr="00E77497" w:rsidDel="009508C6">
            <w:delText xml:space="preserve">The </w:delText>
          </w:r>
        </w:del>
      </w:ins>
      <w:ins w:id="12668" w:author="Allen Wirfs-Brock" w:date="2011-07-01T15:13:00Z">
        <w:del w:id="12669" w:author="Rev 8 Allen Wirfs-Brock" w:date="2012-06-01T08:41:00Z">
          <w:r w:rsidR="00697CC4" w:rsidRPr="00E77497" w:rsidDel="009508C6">
            <w:delText xml:space="preserve">supplemental </w:delText>
          </w:r>
        </w:del>
      </w:ins>
      <w:ins w:id="12670" w:author="Allen Wirfs-Brock" w:date="2011-07-01T15:12:00Z">
        <w:del w:id="12671" w:author="Rev 8 Allen Wirfs-Brock" w:date="2012-06-01T08:41:00Z">
          <w:r w:rsidRPr="00E77497" w:rsidDel="009508C6">
            <w:delText xml:space="preserve">productions </w:delText>
          </w:r>
          <w:r w:rsidRPr="00E77497" w:rsidDel="009508C6">
            <w:rPr>
              <w:rStyle w:val="bnf"/>
            </w:rPr>
            <w:delText xml:space="preserve">ObjectAssignmentPattern </w:delText>
          </w:r>
          <w:r w:rsidRPr="00E77497" w:rsidDel="009508C6">
            <w:rPr>
              <w:b/>
            </w:rPr>
            <w:delText xml:space="preserve">: </w:delText>
          </w:r>
          <w:r w:rsidRPr="00E77497" w:rsidDel="009508C6">
            <w:rPr>
              <w:rFonts w:ascii="Courier New" w:hAnsi="Courier New" w:cs="Courier New"/>
              <w:b/>
            </w:rPr>
            <w:delText xml:space="preserve">{ </w:delText>
          </w:r>
          <w:r w:rsidRPr="00E77497" w:rsidDel="009508C6">
            <w:rPr>
              <w:rStyle w:val="bnf"/>
            </w:rPr>
            <w:delText>AssignmentPropertyList</w:delText>
          </w:r>
          <w:r w:rsidRPr="00E77497" w:rsidDel="009508C6">
            <w:rPr>
              <w:rFonts w:ascii="Courier New" w:hAnsi="Courier New" w:cs="Courier New"/>
              <w:b/>
            </w:rPr>
            <w:delText xml:space="preserve"> } </w:delText>
          </w:r>
          <w:r w:rsidRPr="00E77497" w:rsidDel="009508C6">
            <w:delText>and</w:delText>
          </w:r>
          <w:r w:rsidRPr="00E77497" w:rsidDel="009508C6">
            <w:rPr>
              <w:rFonts w:ascii="Courier New" w:hAnsi="Courier New" w:cs="Courier New"/>
              <w:b/>
            </w:rPr>
            <w:delText xml:space="preserve"> </w:delText>
          </w:r>
          <w:r w:rsidRPr="00E77497" w:rsidDel="009508C6">
            <w:rPr>
              <w:rStyle w:val="bnf"/>
            </w:rPr>
            <w:delText xml:space="preserve">ObjectAssignmentPattern </w:delText>
          </w:r>
          <w:r w:rsidRPr="00E77497" w:rsidDel="009508C6">
            <w:rPr>
              <w:b/>
            </w:rPr>
            <w:delText xml:space="preserve">: </w:delText>
          </w:r>
          <w:r w:rsidRPr="00E77497" w:rsidDel="009508C6">
            <w:rPr>
              <w:rFonts w:ascii="Courier New" w:hAnsi="Courier New" w:cs="Courier New"/>
              <w:b/>
            </w:rPr>
            <w:delText xml:space="preserve">{ </w:delText>
          </w:r>
          <w:r w:rsidRPr="00E77497" w:rsidDel="009508C6">
            <w:rPr>
              <w:rStyle w:val="bnf"/>
            </w:rPr>
            <w:delText>AssignmentPropertyList</w:delText>
          </w:r>
          <w:r w:rsidRPr="00E77497" w:rsidDel="009508C6">
            <w:rPr>
              <w:rFonts w:ascii="Courier New" w:hAnsi="Courier New" w:cs="Courier New"/>
              <w:b/>
            </w:rPr>
            <w:delText xml:space="preserve"> , } </w:delText>
          </w:r>
          <w:r w:rsidRPr="00E77497" w:rsidDel="009508C6">
            <w:delText xml:space="preserve">are evaluated with the parameter </w:delText>
          </w:r>
          <w:r w:rsidRPr="00E77497" w:rsidDel="009508C6">
            <w:rPr>
              <w:rStyle w:val="bnf"/>
            </w:rPr>
            <w:delText>obj</w:delText>
          </w:r>
          <w:r w:rsidRPr="00E77497" w:rsidDel="009508C6">
            <w:delText xml:space="preserve"> as follows:</w:delText>
          </w:r>
        </w:del>
      </w:ins>
    </w:p>
    <w:p w14:paraId="18584C60" w14:textId="77777777" w:rsidR="00C707BD" w:rsidRPr="00E77497" w:rsidDel="009508C6" w:rsidRDefault="006C2F27" w:rsidP="00FA3203">
      <w:pPr>
        <w:pStyle w:val="Alg3"/>
        <w:numPr>
          <w:ilvl w:val="0"/>
          <w:numId w:val="406"/>
        </w:numPr>
        <w:spacing w:after="240"/>
        <w:rPr>
          <w:ins w:id="12672" w:author="Allen Wirfs-Brock" w:date="2011-07-01T15:12:00Z"/>
          <w:del w:id="12673" w:author="Rev 8 Allen Wirfs-Brock" w:date="2012-06-01T08:41:00Z"/>
        </w:rPr>
      </w:pPr>
      <w:ins w:id="12674" w:author="Rev 6 Allen Wirfs-Brock" w:date="2012-02-16T19:04:00Z">
        <w:del w:id="12675" w:author="Rev 8 Allen Wirfs-Brock" w:date="2012-06-01T08:41:00Z">
          <w:r w:rsidDel="009508C6">
            <w:delText xml:space="preserve">Return the result of performing </w:delText>
          </w:r>
        </w:del>
      </w:ins>
      <w:ins w:id="12676" w:author="Rev 4 Allen Wirfs-Brock" w:date="2011-11-07T11:02:00Z">
        <w:del w:id="12677" w:author="Rev 8 Allen Wirfs-Brock" w:date="2012-06-01T08:41:00Z">
          <w:r w:rsidR="006B1B28" w:rsidDel="009508C6">
            <w:delText>Perform Destructuring Assignment Evaluation of</w:delText>
          </w:r>
          <w:r w:rsidR="006B1B28" w:rsidRPr="00E77497" w:rsidDel="009508C6">
            <w:delText xml:space="preserve"> </w:delText>
          </w:r>
        </w:del>
      </w:ins>
      <w:ins w:id="12678" w:author="Allen Wirfs-Brock" w:date="2011-07-01T15:12:00Z">
        <w:del w:id="12679" w:author="Rev 8 Allen Wirfs-Brock" w:date="2012-06-01T08:41:00Z">
          <w:r w:rsidR="00C707BD" w:rsidRPr="00E77497" w:rsidDel="009508C6">
            <w:delText xml:space="preserve">Evaluate </w:delText>
          </w:r>
          <w:r w:rsidR="00C707BD" w:rsidRPr="00E77497" w:rsidDel="009508C6">
            <w:rPr>
              <w:rStyle w:val="bnf"/>
            </w:rPr>
            <w:delText>AssignmentPropertyList</w:delText>
          </w:r>
          <w:r w:rsidR="00C707BD" w:rsidRPr="00E77497" w:rsidDel="009508C6">
            <w:rPr>
              <w:rFonts w:ascii="Courier New" w:hAnsi="Courier New" w:cs="Courier New"/>
              <w:b/>
            </w:rPr>
            <w:delText xml:space="preserve"> </w:delText>
          </w:r>
        </w:del>
      </w:ins>
      <w:ins w:id="12680" w:author="Rev 4 Allen Wirfs-Brock" w:date="2011-11-07T11:13:00Z">
        <w:del w:id="12681" w:author="Rev 8 Allen Wirfs-Brock" w:date="2012-06-01T08:41:00Z">
          <w:r w:rsidR="00C7794D" w:rsidDel="009508C6">
            <w:delText>with</w:delText>
          </w:r>
          <w:r w:rsidR="00C7794D" w:rsidRPr="00E77497" w:rsidDel="009508C6">
            <w:delText xml:space="preserve"> </w:delText>
          </w:r>
        </w:del>
      </w:ins>
      <w:ins w:id="12682" w:author="Allen Wirfs-Brock" w:date="2011-07-01T15:12:00Z">
        <w:del w:id="12683" w:author="Rev 8 Allen Wirfs-Brock" w:date="2012-06-01T08:41:00Z">
          <w:r w:rsidR="00C707BD" w:rsidRPr="00E77497" w:rsidDel="009508C6">
            <w:delText xml:space="preserve">using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2684" w:author="Rev 4 Allen Wirfs-Brock" w:date="2011-11-07T11:12:00Z">
        <w:del w:id="12685" w:author="Rev 8 Allen Wirfs-Brock" w:date="2012-06-01T08:41:00Z">
          <w:r w:rsidR="006B1B28" w:rsidDel="009508C6">
            <w:delText>argument</w:delText>
          </w:r>
        </w:del>
      </w:ins>
      <w:ins w:id="12686" w:author="Allen Wirfs-Brock" w:date="2011-07-01T15:12:00Z">
        <w:del w:id="12687" w:author="Rev 8 Allen Wirfs-Brock" w:date="2012-06-01T08:41:00Z">
          <w:r w:rsidR="00C707BD" w:rsidRPr="00E77497" w:rsidDel="009508C6">
            <w:delText>parameter.</w:delText>
          </w:r>
        </w:del>
      </w:ins>
    </w:p>
    <w:p w14:paraId="0E76CCBB" w14:textId="77777777" w:rsidR="00C707BD" w:rsidRPr="00E77497" w:rsidDel="009508C6" w:rsidRDefault="00C707BD" w:rsidP="00FA3203">
      <w:pPr>
        <w:pStyle w:val="Alg3"/>
        <w:numPr>
          <w:ilvl w:val="0"/>
          <w:numId w:val="406"/>
        </w:numPr>
        <w:spacing w:after="240"/>
        <w:rPr>
          <w:ins w:id="12688" w:author="Allen Wirfs-Brock" w:date="2011-07-01T15:12:00Z"/>
          <w:del w:id="12689" w:author="Rev 8 Allen Wirfs-Brock" w:date="2012-06-01T08:41:00Z"/>
        </w:rPr>
      </w:pPr>
    </w:p>
    <w:p w14:paraId="7E98CAD7" w14:textId="77777777" w:rsidR="00881EF5" w:rsidRPr="00E77497" w:rsidDel="009508C6" w:rsidRDefault="00C707BD" w:rsidP="005550F0">
      <w:pPr>
        <w:contextualSpacing/>
        <w:rPr>
          <w:ins w:id="12690" w:author="Rev 4 Allen Wirfs-Brock" w:date="2011-10-15T14:35:00Z"/>
          <w:del w:id="12691" w:author="Rev 8 Allen Wirfs-Brock" w:date="2012-06-01T08:41:00Z"/>
          <w:rStyle w:val="bnf"/>
        </w:rPr>
      </w:pPr>
      <w:ins w:id="12692" w:author="Allen Wirfs-Brock" w:date="2011-07-01T15:12:00Z">
        <w:del w:id="12693" w:author="Rev 8 Allen Wirfs-Brock" w:date="2012-06-01T08:41:00Z">
          <w:r w:rsidRPr="00E77497" w:rsidDel="009508C6">
            <w:delText xml:space="preserve">The </w:delText>
          </w:r>
        </w:del>
      </w:ins>
      <w:ins w:id="12694" w:author="Allen Wirfs-Brock" w:date="2011-07-01T15:14:00Z">
        <w:del w:id="12695" w:author="Rev 8 Allen Wirfs-Brock" w:date="2012-06-01T08:41:00Z">
          <w:r w:rsidR="00697CC4" w:rsidRPr="00E77497" w:rsidDel="009508C6">
            <w:delText xml:space="preserve">supplemental </w:delText>
          </w:r>
        </w:del>
      </w:ins>
      <w:ins w:id="12696" w:author="Allen Wirfs-Brock" w:date="2011-07-01T15:12:00Z">
        <w:del w:id="12697" w:author="Rev 8 Allen Wirfs-Brock" w:date="2012-06-01T08:41:00Z">
          <w:r w:rsidRPr="00E77497" w:rsidDel="009508C6">
            <w:delText xml:space="preserve">production </w:delText>
          </w:r>
          <w:r w:rsidRPr="00E77497" w:rsidDel="009508C6">
            <w:rPr>
              <w:rStyle w:val="bnf"/>
            </w:rPr>
            <w:delText xml:space="preserve">AssignmentPropertyList </w:delText>
          </w:r>
          <w:r w:rsidRPr="00E77497" w:rsidDel="009508C6">
            <w:rPr>
              <w:b/>
            </w:rPr>
            <w:delText xml:space="preserve">: </w:delText>
          </w:r>
          <w:r w:rsidRPr="00E77497" w:rsidDel="009508C6">
            <w:rPr>
              <w:rStyle w:val="bnf"/>
            </w:rPr>
            <w:delText>AssignmentProperty</w:delText>
          </w:r>
        </w:del>
      </w:ins>
    </w:p>
    <w:p w14:paraId="46AAA10D" w14:textId="77777777" w:rsidR="00C707BD" w:rsidRPr="00E77497" w:rsidDel="009508C6" w:rsidRDefault="00C707BD" w:rsidP="005550F0">
      <w:pPr>
        <w:ind w:left="360"/>
        <w:rPr>
          <w:ins w:id="12698" w:author="Allen Wirfs-Brock" w:date="2011-07-01T15:12:00Z"/>
          <w:del w:id="12699" w:author="Rev 8 Allen Wirfs-Brock" w:date="2012-06-01T08:41:00Z"/>
        </w:rPr>
      </w:pPr>
      <w:ins w:id="12700" w:author="Allen Wirfs-Brock" w:date="2011-07-01T15:12:00Z">
        <w:del w:id="12701" w:author="Rev 8 Allen Wirfs-Brock" w:date="2012-06-01T08:41:00Z">
          <w:r w:rsidRPr="00E77497" w:rsidDel="009508C6">
            <w:delText xml:space="preserve"> is evaluated with the parameter </w:delText>
          </w:r>
          <w:r w:rsidRPr="00E77497" w:rsidDel="009508C6">
            <w:rPr>
              <w:rStyle w:val="bnf"/>
            </w:rPr>
            <w:delText>obj</w:delText>
          </w:r>
          <w:r w:rsidRPr="00E77497" w:rsidDel="009508C6">
            <w:delText xml:space="preserve"> as follows:</w:delText>
          </w:r>
        </w:del>
      </w:ins>
    </w:p>
    <w:p w14:paraId="1AF14ECF" w14:textId="77777777" w:rsidR="00C707BD" w:rsidRPr="00E77497" w:rsidDel="009508C6" w:rsidRDefault="001F5817" w:rsidP="001F5817">
      <w:pPr>
        <w:pStyle w:val="Alg3"/>
        <w:numPr>
          <w:ilvl w:val="0"/>
          <w:numId w:val="407"/>
        </w:numPr>
        <w:spacing w:after="240"/>
        <w:rPr>
          <w:ins w:id="12702" w:author="Allen Wirfs-Brock" w:date="2011-07-01T15:12:00Z"/>
          <w:del w:id="12703" w:author="Rev 8 Allen Wirfs-Brock" w:date="2012-06-01T08:41:00Z"/>
        </w:rPr>
      </w:pPr>
      <w:ins w:id="12704" w:author="Rev 6 Allen Wirfs-Brock" w:date="2012-02-16T19:11:00Z">
        <w:del w:id="12705" w:author="Rev 8 Allen Wirfs-Brock" w:date="2012-06-01T08:41:00Z">
          <w:r w:rsidDel="009508C6">
            <w:delText xml:space="preserve">Return the result of performing </w:delText>
          </w:r>
        </w:del>
      </w:ins>
      <w:ins w:id="12706" w:author="Rev 4 Allen Wirfs-Brock" w:date="2011-11-07T11:03:00Z">
        <w:del w:id="12707" w:author="Rev 8 Allen Wirfs-Brock" w:date="2012-06-01T08:41:00Z">
          <w:r w:rsidR="006B1B28" w:rsidDel="009508C6">
            <w:delText>Perform Destructuring Assignment Evaluation of</w:delText>
          </w:r>
          <w:r w:rsidR="006B1B28" w:rsidRPr="00E77497" w:rsidDel="009508C6">
            <w:delText xml:space="preserve"> </w:delText>
          </w:r>
        </w:del>
      </w:ins>
      <w:ins w:id="12708" w:author="Allen Wirfs-Brock" w:date="2011-07-01T15:12:00Z">
        <w:del w:id="12709" w:author="Rev 8 Allen Wirfs-Brock" w:date="2012-06-01T08:41:00Z">
          <w:r w:rsidR="00C707BD" w:rsidRPr="00E77497" w:rsidDel="009508C6">
            <w:delText xml:space="preserve">Evaluate </w:delText>
          </w:r>
          <w:r w:rsidR="00C707BD" w:rsidRPr="00E77497" w:rsidDel="009508C6">
            <w:rPr>
              <w:rStyle w:val="bnf"/>
            </w:rPr>
            <w:delText>AssignmentProperty</w:delText>
          </w:r>
          <w:r w:rsidR="00C707BD" w:rsidRPr="00E77497" w:rsidDel="009508C6">
            <w:delText xml:space="preserve"> </w:delText>
          </w:r>
        </w:del>
      </w:ins>
      <w:ins w:id="12710" w:author="Rev 4 Allen Wirfs-Brock" w:date="2011-11-07T11:13:00Z">
        <w:del w:id="12711" w:author="Rev 8 Allen Wirfs-Brock" w:date="2012-06-01T08:41:00Z">
          <w:r w:rsidR="00C7794D" w:rsidDel="009508C6">
            <w:delText>with</w:delText>
          </w:r>
          <w:r w:rsidR="00C7794D" w:rsidRPr="00E77497" w:rsidDel="009508C6">
            <w:delText xml:space="preserve"> </w:delText>
          </w:r>
        </w:del>
      </w:ins>
      <w:ins w:id="12712" w:author="Allen Wirfs-Brock" w:date="2011-07-01T15:12:00Z">
        <w:del w:id="12713" w:author="Rev 8 Allen Wirfs-Brock" w:date="2012-06-01T08:41:00Z">
          <w:r w:rsidR="00C707BD" w:rsidRPr="00E77497" w:rsidDel="009508C6">
            <w:delText xml:space="preserve">using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2714" w:author="Rev 4 Allen Wirfs-Brock" w:date="2011-11-07T11:12:00Z">
        <w:del w:id="12715" w:author="Rev 8 Allen Wirfs-Brock" w:date="2012-06-01T08:41:00Z">
          <w:r w:rsidR="006B1B28" w:rsidDel="009508C6">
            <w:delText>argument</w:delText>
          </w:r>
        </w:del>
      </w:ins>
      <w:ins w:id="12716" w:author="Allen Wirfs-Brock" w:date="2011-07-01T15:12:00Z">
        <w:del w:id="12717" w:author="Rev 8 Allen Wirfs-Brock" w:date="2012-06-01T08:41:00Z">
          <w:r w:rsidR="00C707BD" w:rsidRPr="00E77497" w:rsidDel="009508C6">
            <w:delText>parameter.</w:delText>
          </w:r>
        </w:del>
      </w:ins>
    </w:p>
    <w:p w14:paraId="366921EF" w14:textId="77777777" w:rsidR="00C707BD" w:rsidRPr="00E77497" w:rsidDel="009508C6" w:rsidRDefault="00C707BD" w:rsidP="001F5817">
      <w:pPr>
        <w:pStyle w:val="Alg3"/>
        <w:numPr>
          <w:ilvl w:val="0"/>
          <w:numId w:val="407"/>
        </w:numPr>
        <w:spacing w:after="240"/>
        <w:rPr>
          <w:ins w:id="12718" w:author="Allen Wirfs-Brock" w:date="2011-07-01T15:12:00Z"/>
          <w:del w:id="12719" w:author="Rev 8 Allen Wirfs-Brock" w:date="2012-06-01T08:41:00Z"/>
        </w:rPr>
      </w:pPr>
    </w:p>
    <w:p w14:paraId="7A479348" w14:textId="77777777" w:rsidR="00A916DC" w:rsidRPr="00E77497" w:rsidRDefault="00C707BD" w:rsidP="005550F0">
      <w:pPr>
        <w:contextualSpacing/>
        <w:rPr>
          <w:ins w:id="12720" w:author="Rev 4 Allen Wirfs-Brock" w:date="2011-10-15T14:37:00Z"/>
          <w:rStyle w:val="bnf"/>
        </w:rPr>
      </w:pPr>
      <w:ins w:id="12721" w:author="Allen Wirfs-Brock" w:date="2011-07-01T15:12:00Z">
        <w:del w:id="12722" w:author="Rev 4 Allen Wirfs-Brock" w:date="2011-10-15T14:37:00Z">
          <w:r w:rsidRPr="00E77497" w:rsidDel="00881EF5">
            <w:delText xml:space="preserve">The </w:delText>
          </w:r>
        </w:del>
      </w:ins>
      <w:ins w:id="12723" w:author="Allen Wirfs-Brock" w:date="2011-07-01T15:14:00Z">
        <w:del w:id="12724" w:author="Rev 4 Allen Wirfs-Brock" w:date="2011-10-15T14:37:00Z">
          <w:r w:rsidR="00697CC4" w:rsidRPr="00E77497" w:rsidDel="00881EF5">
            <w:delText xml:space="preserve">supplemental </w:delText>
          </w:r>
        </w:del>
      </w:ins>
      <w:ins w:id="12725" w:author="Allen Wirfs-Brock" w:date="2011-07-01T15:12:00Z">
        <w:del w:id="12726" w:author="Rev 4 Allen Wirfs-Brock" w:date="2011-10-15T14:37: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ins>
    </w:p>
    <w:p w14:paraId="26EA199C" w14:textId="77777777" w:rsidR="00C707BD" w:rsidRPr="00E77497" w:rsidDel="005D43BD" w:rsidRDefault="006C2F27" w:rsidP="005550F0">
      <w:pPr>
        <w:ind w:left="360"/>
        <w:rPr>
          <w:ins w:id="12727" w:author="Allen Wirfs-Brock" w:date="2011-07-01T15:12:00Z"/>
          <w:del w:id="12728" w:author="Rev 4 Allen Wirfs-Brock" w:date="2011-11-07T10:58:00Z"/>
        </w:rPr>
      </w:pPr>
      <w:ins w:id="12729" w:author="Rev 6 Allen Wirfs-Brock" w:date="2012-02-16T19:06:00Z">
        <w:r>
          <w:t xml:space="preserve">Let </w:t>
        </w:r>
        <w:r w:rsidRPr="004712DB">
          <w:rPr>
            <w:i/>
          </w:rPr>
          <w:t>status</w:t>
        </w:r>
        <w:r>
          <w:t xml:space="preserve"> be </w:t>
        </w:r>
      </w:ins>
      <w:ins w:id="12730" w:author="Allen Wirfs-Brock" w:date="2011-07-01T15:12:00Z">
        <w:del w:id="12731" w:author="Rev 4 Allen Wirfs-Brock" w:date="2011-10-15T14:38:00Z">
          <w:r w:rsidR="00C707BD" w:rsidRPr="00E77497" w:rsidDel="00A916DC">
            <w:rPr>
              <w:rFonts w:ascii="Courier New" w:hAnsi="Courier New" w:cs="Courier New"/>
              <w:b/>
            </w:rPr>
            <w:delText xml:space="preserve"> </w:delText>
          </w:r>
        </w:del>
        <w:del w:id="12732" w:author="Rev 4 Allen Wirfs-Brock" w:date="2011-10-15T14:37:00Z">
          <w:r w:rsidR="00C707BD" w:rsidRPr="00E77497" w:rsidDel="00A916DC">
            <w:delText xml:space="preserve">is evaluated </w:delText>
          </w:r>
        </w:del>
        <w:del w:id="12733" w:author="Rev 4 Allen Wirfs-Brock" w:date="2011-11-07T10:58:00Z">
          <w:r w:rsidR="00C707BD" w:rsidRPr="00E77497" w:rsidDel="005D43BD">
            <w:delText xml:space="preserve">with </w:delText>
          </w:r>
        </w:del>
        <w:del w:id="12734" w:author="Rev 4 Allen Wirfs-Brock" w:date="2011-10-15T14:37:00Z">
          <w:r w:rsidR="00C707BD" w:rsidRPr="00E77497" w:rsidDel="00A916DC">
            <w:delText xml:space="preserve">the </w:delText>
          </w:r>
        </w:del>
        <w:del w:id="12735" w:author="Rev 4 Allen Wirfs-Brock" w:date="2011-11-07T10:58:00Z">
          <w:r w:rsidR="00C707BD" w:rsidRPr="00E77497" w:rsidDel="005D43BD">
            <w:delText xml:space="preserve">parameter </w:delText>
          </w:r>
          <w:r w:rsidR="00C707BD" w:rsidRPr="00E77497" w:rsidDel="005D43BD">
            <w:rPr>
              <w:rStyle w:val="bnf"/>
            </w:rPr>
            <w:delText>obj</w:delText>
          </w:r>
          <w:r w:rsidR="00C707BD" w:rsidRPr="00E77497" w:rsidDel="005D43BD">
            <w:delText xml:space="preserve"> </w:delText>
          </w:r>
        </w:del>
        <w:del w:id="12736" w:author="Rev 4 Allen Wirfs-Brock" w:date="2011-10-15T14:38:00Z">
          <w:r w:rsidR="00C707BD" w:rsidRPr="00E77497" w:rsidDel="00A916DC">
            <w:delText>as follows:</w:delText>
          </w:r>
        </w:del>
      </w:ins>
    </w:p>
    <w:p w14:paraId="7DE5313D" w14:textId="77777777" w:rsidR="00C707BD" w:rsidRPr="00E77497" w:rsidRDefault="006C2F27" w:rsidP="00FA3203">
      <w:pPr>
        <w:pStyle w:val="Alg3"/>
        <w:numPr>
          <w:ilvl w:val="0"/>
          <w:numId w:val="408"/>
        </w:numPr>
        <w:rPr>
          <w:ins w:id="12737" w:author="Allen Wirfs-Brock" w:date="2011-07-01T15:12:00Z"/>
        </w:rPr>
      </w:pPr>
      <w:ins w:id="12738" w:author="Rev 6 Allen Wirfs-Brock" w:date="2012-02-16T19:06:00Z">
        <w:r>
          <w:t xml:space="preserve">the result of performing </w:t>
        </w:r>
      </w:ins>
      <w:ins w:id="12739" w:author="Rev 4 Allen Wirfs-Brock" w:date="2011-11-07T11:03:00Z">
        <w:del w:id="12740" w:author="Rev 6 Allen Wirfs-Brock" w:date="2012-02-16T19:06:00Z">
          <w:r w:rsidR="006B1B28" w:rsidDel="006C2F27">
            <w:delText xml:space="preserve">Perform </w:delText>
          </w:r>
        </w:del>
        <w:r w:rsidR="006B1B28">
          <w:t>Destructuring Assignment Evaluation of</w:t>
        </w:r>
        <w:r w:rsidR="006B1B28" w:rsidRPr="00E77497">
          <w:t xml:space="preserve"> </w:t>
        </w:r>
      </w:ins>
      <w:ins w:id="12741" w:author="Allen Wirfs-Brock" w:date="2011-07-01T15:12:00Z">
        <w:del w:id="12742" w:author="Rev 4 Allen Wirfs-Brock" w:date="2011-11-07T11:03:00Z">
          <w:r w:rsidR="00C707BD" w:rsidRPr="00E77497" w:rsidDel="006B1B28">
            <w:delText xml:space="preserve">Evaluate </w:delText>
          </w:r>
        </w:del>
        <w:r w:rsidR="00C707BD" w:rsidRPr="00E77497">
          <w:rPr>
            <w:rStyle w:val="bnf"/>
          </w:rPr>
          <w:t>AssignmentPropertyList</w:t>
        </w:r>
        <w:r w:rsidR="00C707BD" w:rsidRPr="00E77497">
          <w:t xml:space="preserve"> </w:t>
        </w:r>
      </w:ins>
      <w:ins w:id="12743" w:author="Rev 4 Allen Wirfs-Brock" w:date="2011-11-07T11:13:00Z">
        <w:r w:rsidR="00C7794D">
          <w:t>with</w:t>
        </w:r>
        <w:r w:rsidR="00C7794D" w:rsidRPr="00E77497">
          <w:t xml:space="preserve"> </w:t>
        </w:r>
      </w:ins>
      <w:ins w:id="12744" w:author="Allen Wirfs-Brock" w:date="2011-07-01T15:12:00Z">
        <w:del w:id="12745"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12746" w:author="Rev 4 Allen Wirfs-Brock" w:date="2011-11-07T11:12:00Z">
          <w:r w:rsidR="00C707BD" w:rsidRPr="00E77497" w:rsidDel="006B1B28">
            <w:rPr>
              <w:i/>
            </w:rPr>
            <w:delText>obj</w:delText>
          </w:r>
          <w:r w:rsidR="00C707BD" w:rsidRPr="00E77497" w:rsidDel="006B1B28">
            <w:delText xml:space="preserve"> parameter</w:delText>
          </w:r>
        </w:del>
      </w:ins>
      <w:ins w:id="12747" w:author="Rev 4 Allen Wirfs-Brock" w:date="2011-11-07T11:12:00Z">
        <w:r w:rsidR="006B1B28">
          <w:t>argument</w:t>
        </w:r>
      </w:ins>
      <w:ins w:id="12748" w:author="Allen Wirfs-Brock" w:date="2011-07-01T15:12:00Z">
        <w:r w:rsidR="00C707BD" w:rsidRPr="00E77497">
          <w:t>.</w:t>
        </w:r>
      </w:ins>
    </w:p>
    <w:p w14:paraId="5C9EDA82" w14:textId="77777777" w:rsidR="006C2F27" w:rsidRDefault="006C2F27" w:rsidP="006C2F27">
      <w:pPr>
        <w:pStyle w:val="Alg4"/>
        <w:numPr>
          <w:ilvl w:val="0"/>
          <w:numId w:val="408"/>
        </w:numPr>
        <w:contextualSpacing/>
        <w:rPr>
          <w:ins w:id="12749" w:author="Rev 6 Allen Wirfs-Brock" w:date="2012-02-16T19:05:00Z"/>
        </w:rPr>
      </w:pPr>
      <w:ins w:id="12750" w:author="Rev 6 Allen Wirfs-Brock" w:date="2012-02-16T19:05:00Z">
        <w:r>
          <w:t xml:space="preserve">If </w:t>
        </w:r>
        <w:r w:rsidRPr="006A5E27">
          <w:rPr>
            <w:i/>
          </w:rPr>
          <w:t>status</w:t>
        </w:r>
        <w:r>
          <w:t xml:space="preserve"> is an abrupt completion, return </w:t>
        </w:r>
      </w:ins>
      <w:ins w:id="12751" w:author="Rev 6 Allen Wirfs-Brock" w:date="2012-02-16T19:30:00Z">
        <w:r w:rsidR="0058620A" w:rsidRPr="006A5E27">
          <w:rPr>
            <w:i/>
          </w:rPr>
          <w:t>status</w:t>
        </w:r>
      </w:ins>
      <w:ins w:id="12752" w:author="Rev 6 Allen Wirfs-Brock" w:date="2012-02-16T19:05:00Z">
        <w:r>
          <w:t>.</w:t>
        </w:r>
      </w:ins>
    </w:p>
    <w:p w14:paraId="5531960D" w14:textId="77777777" w:rsidR="00C707BD" w:rsidRPr="00E77497" w:rsidRDefault="006C2F27" w:rsidP="00FA3203">
      <w:pPr>
        <w:pStyle w:val="Alg3"/>
        <w:numPr>
          <w:ilvl w:val="0"/>
          <w:numId w:val="408"/>
        </w:numPr>
        <w:rPr>
          <w:ins w:id="12753" w:author="Allen Wirfs-Brock" w:date="2011-07-01T15:12:00Z"/>
        </w:rPr>
      </w:pPr>
      <w:ins w:id="12754" w:author="Rev 6 Allen Wirfs-Brock" w:date="2012-02-16T19:04:00Z">
        <w:r>
          <w:t xml:space="preserve">Return the result of performing </w:t>
        </w:r>
      </w:ins>
      <w:ins w:id="12755" w:author="Rev 4 Allen Wirfs-Brock" w:date="2011-11-07T11:03:00Z">
        <w:del w:id="12756" w:author="Rev 6 Allen Wirfs-Brock" w:date="2012-02-16T19:04:00Z">
          <w:r w:rsidR="006B1B28" w:rsidDel="006C2F27">
            <w:delText xml:space="preserve">Perform </w:delText>
          </w:r>
        </w:del>
        <w:r w:rsidR="006B1B28">
          <w:t>Destructuring Assignment Evaluation of</w:t>
        </w:r>
        <w:r w:rsidR="006B1B28" w:rsidRPr="00E77497">
          <w:t xml:space="preserve"> </w:t>
        </w:r>
      </w:ins>
      <w:ins w:id="12757" w:author="Allen Wirfs-Brock" w:date="2011-07-01T15:12:00Z">
        <w:del w:id="12758" w:author="Rev 4 Allen Wirfs-Brock" w:date="2011-11-07T11:03:00Z">
          <w:r w:rsidR="00C707BD" w:rsidRPr="00E77497" w:rsidDel="006B1B28">
            <w:delText xml:space="preserve">Evaluate </w:delText>
          </w:r>
        </w:del>
        <w:r w:rsidR="00C707BD" w:rsidRPr="00E77497">
          <w:rPr>
            <w:rStyle w:val="bnf"/>
          </w:rPr>
          <w:t>AssignmentProperty</w:t>
        </w:r>
        <w:r w:rsidR="00C707BD" w:rsidRPr="00E77497">
          <w:t xml:space="preserve"> </w:t>
        </w:r>
      </w:ins>
      <w:ins w:id="12759" w:author="Rev 4 Allen Wirfs-Brock" w:date="2011-11-07T11:13:00Z">
        <w:r w:rsidR="00C7794D">
          <w:t>with</w:t>
        </w:r>
        <w:r w:rsidR="00C7794D" w:rsidRPr="00E77497">
          <w:t xml:space="preserve"> </w:t>
        </w:r>
      </w:ins>
      <w:ins w:id="12760" w:author="Allen Wirfs-Brock" w:date="2011-07-01T15:12:00Z">
        <w:del w:id="12761"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12762" w:author="Rev 4 Allen Wirfs-Brock" w:date="2011-11-07T11:12:00Z">
          <w:r w:rsidR="00C707BD" w:rsidRPr="00E77497" w:rsidDel="006B1B28">
            <w:rPr>
              <w:i/>
            </w:rPr>
            <w:delText>obj</w:delText>
          </w:r>
          <w:r w:rsidR="00C707BD" w:rsidRPr="00E77497" w:rsidDel="006B1B28">
            <w:delText xml:space="preserve"> </w:delText>
          </w:r>
        </w:del>
      </w:ins>
      <w:ins w:id="12763" w:author="Rev 4 Allen Wirfs-Brock" w:date="2011-11-07T11:12:00Z">
        <w:r w:rsidR="006B1B28">
          <w:t>argument</w:t>
        </w:r>
      </w:ins>
      <w:ins w:id="12764" w:author="Allen Wirfs-Brock" w:date="2011-07-01T15:12:00Z">
        <w:del w:id="12765" w:author="Rev 4 Allen Wirfs-Brock" w:date="2011-11-07T11:12:00Z">
          <w:r w:rsidR="00C707BD" w:rsidRPr="00E77497" w:rsidDel="006B1B28">
            <w:delText>parameter</w:delText>
          </w:r>
        </w:del>
        <w:r w:rsidR="00C707BD" w:rsidRPr="00E77497">
          <w:t>.</w:t>
        </w:r>
      </w:ins>
    </w:p>
    <w:p w14:paraId="6A564EFB" w14:textId="77777777" w:rsidR="00C707BD" w:rsidRPr="00E77497" w:rsidRDefault="00C707BD" w:rsidP="00C707BD">
      <w:pPr>
        <w:pStyle w:val="Alg3"/>
        <w:tabs>
          <w:tab w:val="clear" w:pos="360"/>
        </w:tabs>
        <w:ind w:left="0" w:firstLine="0"/>
        <w:rPr>
          <w:ins w:id="12766" w:author="Allen Wirfs-Brock" w:date="2011-07-01T15:12:00Z"/>
        </w:rPr>
      </w:pPr>
    </w:p>
    <w:p w14:paraId="0C20E05C" w14:textId="77777777" w:rsidR="00A916DC" w:rsidRPr="00E77497" w:rsidRDefault="00C707BD" w:rsidP="005550F0">
      <w:pPr>
        <w:contextualSpacing/>
        <w:rPr>
          <w:ins w:id="12767" w:author="Rev 4 Allen Wirfs-Brock" w:date="2011-10-15T14:41:00Z"/>
          <w:rStyle w:val="bnf"/>
        </w:rPr>
      </w:pPr>
      <w:ins w:id="12768" w:author="Allen Wirfs-Brock" w:date="2011-07-01T15:12:00Z">
        <w:del w:id="12769" w:author="Rev 4 Allen Wirfs-Brock" w:date="2011-10-15T14:41:00Z">
          <w:r w:rsidRPr="00E77497" w:rsidDel="00A916DC">
            <w:delText xml:space="preserve">The </w:delText>
          </w:r>
        </w:del>
      </w:ins>
      <w:ins w:id="12770" w:author="Allen Wirfs-Brock" w:date="2011-07-01T15:14:00Z">
        <w:del w:id="12771" w:author="Rev 4 Allen Wirfs-Brock" w:date="2011-10-15T14:41:00Z">
          <w:r w:rsidR="00697CC4" w:rsidRPr="00E77497" w:rsidDel="00A916DC">
            <w:delText xml:space="preserve">supplemental </w:delText>
          </w:r>
        </w:del>
      </w:ins>
      <w:ins w:id="12772" w:author="Allen Wirfs-Brock" w:date="2011-07-01T15:12:00Z">
        <w:del w:id="12773" w:author="Rev 4 Allen Wirfs-Brock" w:date="2011-10-15T14:41:00Z">
          <w:r w:rsidRPr="00E77497" w:rsidDel="00A916DC">
            <w:delText xml:space="preserve">production </w:delText>
          </w:r>
        </w:del>
        <w:r w:rsidRPr="00E77497">
          <w:rPr>
            <w:rStyle w:val="bnf"/>
          </w:rPr>
          <w:t xml:space="preserve">AssignmentProperty </w:t>
        </w:r>
        <w:r w:rsidRPr="00E77497">
          <w:rPr>
            <w:b/>
          </w:rPr>
          <w:t xml:space="preserve">: </w:t>
        </w:r>
        <w:r w:rsidRPr="00E77497">
          <w:rPr>
            <w:rStyle w:val="bnf"/>
          </w:rPr>
          <w:t>Identifier</w:t>
        </w:r>
      </w:ins>
      <w:ins w:id="12774" w:author="Rev 8 Allen Wirfs-Brock" w:date="2012-06-14T07:48:00Z">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ins>
    </w:p>
    <w:p w14:paraId="644BCF7C" w14:textId="77777777" w:rsidR="00295173" w:rsidRDefault="00295173" w:rsidP="00295173">
      <w:pPr>
        <w:pStyle w:val="Alg3"/>
        <w:numPr>
          <w:ilvl w:val="0"/>
          <w:numId w:val="409"/>
        </w:numPr>
        <w:rPr>
          <w:ins w:id="12775" w:author="Rev 8 Allen Wirfs-Brock" w:date="2012-06-14T07:51:00Z"/>
        </w:rPr>
      </w:pPr>
      <w:ins w:id="12776" w:author="Rev 8 Allen Wirfs-Brock" w:date="2012-06-14T07:51:00Z">
        <w:r w:rsidRPr="004418C4">
          <w:t xml:space="preserve">Let </w:t>
        </w:r>
        <w:r w:rsidRPr="004418C4">
          <w:rPr>
            <w:i/>
          </w:rPr>
          <w:t>P</w:t>
        </w:r>
        <w:r w:rsidRPr="004418C4">
          <w:t xml:space="preserve"> be </w:t>
        </w:r>
        <w:r>
          <w:t>String</w:t>
        </w:r>
        <w:del w:id="12777" w:author="Rev 9 Allen Wirfs-Brock" w:date="2012-07-07T16:31:00Z">
          <w:r w:rsidDel="00D11231">
            <w:delText xml:space="preserve"> </w:delText>
          </w:r>
        </w:del>
        <w:r>
          <w:t xml:space="preserve">Value of </w:t>
        </w:r>
        <w:r>
          <w:rPr>
            <w:i/>
          </w:rPr>
          <w:t>Identifier</w:t>
        </w:r>
        <w:r w:rsidRPr="004418C4">
          <w:t>.</w:t>
        </w:r>
      </w:ins>
    </w:p>
    <w:p w14:paraId="4B63AC60" w14:textId="77777777" w:rsidR="00295173" w:rsidRPr="00E77497" w:rsidRDefault="00295173" w:rsidP="00295173">
      <w:pPr>
        <w:pStyle w:val="Alg3"/>
        <w:numPr>
          <w:ilvl w:val="0"/>
          <w:numId w:val="409"/>
        </w:numPr>
        <w:rPr>
          <w:ins w:id="12778" w:author="Rev 8 Allen Wirfs-Brock" w:date="2012-06-14T07:51:00Z"/>
        </w:rPr>
      </w:pPr>
      <w:ins w:id="12779" w:author="Rev 8 Allen Wirfs-Brock" w:date="2012-06-14T07:51:00Z">
        <w:r w:rsidRPr="00E77497">
          <w:t xml:space="preserve">Let </w:t>
        </w:r>
        <w:r w:rsidRPr="00E77497">
          <w:rPr>
            <w:i/>
          </w:rPr>
          <w:t>exists</w:t>
        </w:r>
        <w:r w:rsidRPr="00E77497">
          <w:t xml:space="preserve"> be the result of calling the [[HasProperty]] internal method of </w:t>
        </w:r>
      </w:ins>
      <w:ins w:id="12780" w:author="Rev 8 Allen Wirfs-Brock" w:date="2012-06-14T07:52:00Z">
        <w:r>
          <w:rPr>
            <w:i/>
          </w:rPr>
          <w:t>obj</w:t>
        </w:r>
      </w:ins>
      <w:ins w:id="12781" w:author="Rev 8 Allen Wirfs-Brock" w:date="2012-06-14T07:51:00Z">
        <w:r w:rsidRPr="00E77497">
          <w:t xml:space="preserve"> with argument </w:t>
        </w:r>
        <w:r w:rsidRPr="004418C4">
          <w:rPr>
            <w:i/>
          </w:rPr>
          <w:t>P</w:t>
        </w:r>
        <w:r w:rsidRPr="00E77497">
          <w:t xml:space="preserve">. </w:t>
        </w:r>
      </w:ins>
    </w:p>
    <w:p w14:paraId="49D8C108" w14:textId="77777777" w:rsidR="00C707BD" w:rsidRPr="00E77497" w:rsidDel="005D43BD" w:rsidRDefault="00C707BD" w:rsidP="005550F0">
      <w:pPr>
        <w:ind w:left="360"/>
        <w:rPr>
          <w:ins w:id="12782" w:author="Allen Wirfs-Brock" w:date="2011-07-01T15:12:00Z"/>
          <w:del w:id="12783" w:author="Rev 4 Allen Wirfs-Brock" w:date="2011-11-07T10:58:00Z"/>
        </w:rPr>
      </w:pPr>
      <w:ins w:id="12784" w:author="Allen Wirfs-Brock" w:date="2011-07-01T15:12:00Z">
        <w:del w:id="12785" w:author="Rev 4 Allen Wirfs-Brock" w:date="2011-11-07T10:58:00Z">
          <w:r w:rsidRPr="00E77497" w:rsidDel="005D43BD">
            <w:delText xml:space="preserve"> </w:delText>
          </w:r>
        </w:del>
        <w:del w:id="12786" w:author="Rev 4 Allen Wirfs-Brock" w:date="2011-10-15T14:41:00Z">
          <w:r w:rsidRPr="00E77497" w:rsidDel="00A916DC">
            <w:delText xml:space="preserve">is evaluated </w:delText>
          </w:r>
        </w:del>
        <w:del w:id="12787" w:author="Rev 4 Allen Wirfs-Brock" w:date="2011-11-07T10:58:00Z">
          <w:r w:rsidRPr="00E77497" w:rsidDel="005D43BD">
            <w:delText xml:space="preserve">with </w:delText>
          </w:r>
        </w:del>
        <w:del w:id="12788" w:author="Rev 4 Allen Wirfs-Brock" w:date="2011-10-15T14:41:00Z">
          <w:r w:rsidRPr="00E77497" w:rsidDel="00A916DC">
            <w:delText xml:space="preserve">the </w:delText>
          </w:r>
        </w:del>
        <w:del w:id="12789"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2790" w:author="Rev 4 Allen Wirfs-Brock" w:date="2011-10-15T14:41:00Z">
          <w:r w:rsidRPr="00E77497" w:rsidDel="00A916DC">
            <w:delText>as follows:</w:delText>
          </w:r>
        </w:del>
      </w:ins>
    </w:p>
    <w:p w14:paraId="1B7227CD" w14:textId="77777777" w:rsidR="00C707BD" w:rsidRPr="00E77497" w:rsidDel="00295173" w:rsidRDefault="00C707BD" w:rsidP="00FA3203">
      <w:pPr>
        <w:pStyle w:val="Alg3"/>
        <w:numPr>
          <w:ilvl w:val="0"/>
          <w:numId w:val="409"/>
        </w:numPr>
        <w:rPr>
          <w:ins w:id="12791" w:author="Allen Wirfs-Brock" w:date="2011-07-01T15:12:00Z"/>
          <w:del w:id="12792" w:author="Rev 8 Allen Wirfs-Brock" w:date="2012-06-14T07:53:00Z"/>
        </w:rPr>
      </w:pPr>
      <w:ins w:id="12793" w:author="Allen Wirfs-Brock" w:date="2011-07-01T15:12:00Z">
        <w:del w:id="12794" w:author="Rev 8 Allen Wirfs-Brock" w:date="2012-06-14T07:53:00Z">
          <w:r w:rsidRPr="00E77497" w:rsidDel="00295173">
            <w:delText xml:space="preserve">Let </w:delText>
          </w:r>
          <w:r w:rsidRPr="00E77497" w:rsidDel="00295173">
            <w:rPr>
              <w:i/>
            </w:rPr>
            <w:delText>v</w:delText>
          </w:r>
          <w:r w:rsidRPr="00E77497" w:rsidDel="00295173">
            <w:delText xml:space="preserve"> be the result of calling the [[Get]] internal method of </w:delText>
          </w:r>
          <w:r w:rsidRPr="00E77497" w:rsidDel="00295173">
            <w:rPr>
              <w:i/>
            </w:rPr>
            <w:delText>obj</w:delText>
          </w:r>
          <w:r w:rsidRPr="00E77497" w:rsidDel="00295173">
            <w:delText xml:space="preserve"> </w:delText>
          </w:r>
        </w:del>
      </w:ins>
      <w:ins w:id="12795" w:author="Rev 4 Allen Wirfs-Brock" w:date="2011-11-07T11:13:00Z">
        <w:del w:id="12796" w:author="Rev 8 Allen Wirfs-Brock" w:date="2012-06-14T07:53:00Z">
          <w:r w:rsidR="00C7794D" w:rsidDel="00295173">
            <w:delText>with</w:delText>
          </w:r>
          <w:r w:rsidR="00C7794D" w:rsidRPr="00E77497" w:rsidDel="00295173">
            <w:delText xml:space="preserve"> </w:delText>
          </w:r>
        </w:del>
      </w:ins>
      <w:ins w:id="12797" w:author="Allen Wirfs-Brock" w:date="2011-07-01T15:12:00Z">
        <w:del w:id="12798" w:author="Rev 8 Allen Wirfs-Brock" w:date="2012-06-14T07:53:00Z">
          <w:r w:rsidRPr="00E77497" w:rsidDel="00295173">
            <w:delText xml:space="preserve">passing the </w:delText>
          </w:r>
          <w:r w:rsidRPr="00E77497" w:rsidDel="00295173">
            <w:rPr>
              <w:i/>
            </w:rPr>
            <w:delText>Identifier</w:delText>
          </w:r>
          <w:r w:rsidRPr="00E77497" w:rsidDel="00295173">
            <w:delText xml:space="preserve"> string as the argument.</w:delText>
          </w:r>
        </w:del>
      </w:ins>
    </w:p>
    <w:p w14:paraId="056D996D" w14:textId="77777777" w:rsidR="00295173" w:rsidRPr="00E77497" w:rsidRDefault="00295173" w:rsidP="00295173">
      <w:pPr>
        <w:pStyle w:val="Alg3"/>
        <w:numPr>
          <w:ilvl w:val="0"/>
          <w:numId w:val="409"/>
        </w:numPr>
        <w:rPr>
          <w:ins w:id="12799" w:author="Rev 8 Allen Wirfs-Brock" w:date="2012-06-14T07:53:00Z"/>
        </w:rPr>
      </w:pPr>
      <w:ins w:id="12800" w:author="Rev 8 Allen Wirfs-Brock" w:date="2012-06-14T07:53:00Z">
        <w:r w:rsidRPr="00E77497">
          <w:t xml:space="preserve">If </w:t>
        </w:r>
        <w:r w:rsidRPr="00E77497">
          <w:rPr>
            <w:i/>
          </w:rPr>
          <w:t>exists</w:t>
        </w:r>
        <w:r w:rsidRPr="00E77497">
          <w:t xml:space="preserve"> is </w:t>
        </w:r>
        <w:r w:rsidRPr="00E77497">
          <w:rPr>
            <w:b/>
          </w:rPr>
          <w:t>true</w:t>
        </w:r>
        <w:r w:rsidRPr="00E77497">
          <w:t>, then</w:t>
        </w:r>
      </w:ins>
    </w:p>
    <w:p w14:paraId="58A395AE" w14:textId="77777777" w:rsidR="00295173" w:rsidRPr="00E77497" w:rsidRDefault="00295173" w:rsidP="00295173">
      <w:pPr>
        <w:pStyle w:val="Alg3"/>
        <w:numPr>
          <w:ilvl w:val="1"/>
          <w:numId w:val="409"/>
        </w:numPr>
        <w:tabs>
          <w:tab w:val="left" w:pos="720"/>
        </w:tabs>
        <w:rPr>
          <w:ins w:id="12801" w:author="Rev 8 Allen Wirfs-Brock" w:date="2012-06-14T07:53:00Z"/>
        </w:rPr>
      </w:pPr>
      <w:ins w:id="12802" w:author="Rev 8 Allen Wirfs-Brock" w:date="2012-06-14T07:53:00Z">
        <w:r w:rsidRPr="00E77497">
          <w:t xml:space="preserve">Let </w:t>
        </w:r>
        <w:r w:rsidRPr="00E77497">
          <w:rPr>
            <w:i/>
          </w:rPr>
          <w:t>v</w:t>
        </w:r>
        <w:r w:rsidRPr="00E77497">
          <w:t xml:space="preserve"> be the result of calling the [[Get]] internal method of </w:t>
        </w:r>
        <w:r>
          <w:rPr>
            <w:i/>
          </w:rPr>
          <w:t>obj</w:t>
        </w:r>
        <w:r w:rsidRPr="00E77497">
          <w:t xml:space="preserve"> with argument </w:t>
        </w:r>
        <w:r w:rsidRPr="004418C4">
          <w:rPr>
            <w:i/>
          </w:rPr>
          <w:t>P</w:t>
        </w:r>
        <w:r w:rsidRPr="00E77497">
          <w:t>.</w:t>
        </w:r>
      </w:ins>
    </w:p>
    <w:p w14:paraId="16B21F10" w14:textId="77777777" w:rsidR="00295173" w:rsidRPr="00E77497" w:rsidRDefault="00295173" w:rsidP="00295173">
      <w:pPr>
        <w:pStyle w:val="Alg3"/>
        <w:numPr>
          <w:ilvl w:val="0"/>
          <w:numId w:val="409"/>
        </w:numPr>
        <w:rPr>
          <w:ins w:id="12803" w:author="Rev 8 Allen Wirfs-Brock" w:date="2012-06-14T07:53:00Z"/>
        </w:rPr>
      </w:pPr>
      <w:ins w:id="12804" w:author="Rev 8 Allen Wirfs-Brock" w:date="2012-06-14T07:53:00Z">
        <w:r w:rsidRPr="00E77497">
          <w:t xml:space="preserve">Else </w:t>
        </w:r>
      </w:ins>
    </w:p>
    <w:p w14:paraId="4A5E5D0A" w14:textId="77777777" w:rsidR="00295173" w:rsidRPr="00E77497" w:rsidRDefault="00295173" w:rsidP="00295173">
      <w:pPr>
        <w:pStyle w:val="Alg3"/>
        <w:numPr>
          <w:ilvl w:val="1"/>
          <w:numId w:val="409"/>
        </w:numPr>
        <w:tabs>
          <w:tab w:val="left" w:pos="720"/>
        </w:tabs>
        <w:rPr>
          <w:ins w:id="12805" w:author="Rev 8 Allen Wirfs-Brock" w:date="2012-06-14T07:53:00Z"/>
        </w:rPr>
      </w:pPr>
      <w:ins w:id="12806" w:author="Rev 8 Allen Wirfs-Brock" w:date="2012-06-14T07:53:00Z">
        <w:r w:rsidRPr="00E77497">
          <w:t xml:space="preserve">If </w:t>
        </w:r>
        <w:r w:rsidRPr="00E77497">
          <w:rPr>
            <w:i/>
          </w:rPr>
          <w:t>Initialiser</w:t>
        </w:r>
        <w:r w:rsidRPr="00E77497">
          <w:rPr>
            <w:vertAlign w:val="subscript"/>
          </w:rPr>
          <w:t>opt</w:t>
        </w:r>
        <w:r w:rsidRPr="00E77497">
          <w:t xml:space="preserve"> is present, then</w:t>
        </w:r>
      </w:ins>
    </w:p>
    <w:p w14:paraId="21241343" w14:textId="77777777" w:rsidR="00295173" w:rsidRPr="00E77497" w:rsidRDefault="00295173" w:rsidP="00295173">
      <w:pPr>
        <w:pStyle w:val="Alg3"/>
        <w:numPr>
          <w:ilvl w:val="2"/>
          <w:numId w:val="409"/>
        </w:numPr>
        <w:tabs>
          <w:tab w:val="num" w:pos="2160"/>
        </w:tabs>
        <w:rPr>
          <w:ins w:id="12807" w:author="Rev 8 Allen Wirfs-Brock" w:date="2012-06-14T07:53:00Z"/>
        </w:rPr>
      </w:pPr>
      <w:ins w:id="12808" w:author="Rev 8 Allen Wirfs-Brock" w:date="2012-06-14T07:53: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0003C7E3" w14:textId="77777777" w:rsidR="00295173" w:rsidRPr="00E77497" w:rsidRDefault="00295173" w:rsidP="00295173">
      <w:pPr>
        <w:pStyle w:val="Alg3"/>
        <w:numPr>
          <w:ilvl w:val="1"/>
          <w:numId w:val="409"/>
        </w:numPr>
        <w:tabs>
          <w:tab w:val="num" w:pos="1440"/>
        </w:tabs>
        <w:rPr>
          <w:ins w:id="12809" w:author="Rev 8 Allen Wirfs-Brock" w:date="2012-06-14T07:53:00Z"/>
        </w:rPr>
      </w:pPr>
      <w:ins w:id="12810" w:author="Rev 8 Allen Wirfs-Brock" w:date="2012-06-14T07:53:00Z">
        <w:r w:rsidRPr="00E77497">
          <w:t>Else,</w:t>
        </w:r>
      </w:ins>
    </w:p>
    <w:p w14:paraId="2C17FB13" w14:textId="77777777" w:rsidR="00295173" w:rsidRPr="00E77497" w:rsidRDefault="00295173" w:rsidP="00295173">
      <w:pPr>
        <w:pStyle w:val="Alg3"/>
        <w:numPr>
          <w:ilvl w:val="2"/>
          <w:numId w:val="409"/>
        </w:numPr>
        <w:tabs>
          <w:tab w:val="left" w:pos="990"/>
        </w:tabs>
        <w:rPr>
          <w:ins w:id="12811" w:author="Rev 8 Allen Wirfs-Brock" w:date="2012-06-14T07:53:00Z"/>
        </w:rPr>
      </w:pPr>
      <w:ins w:id="12812" w:author="Rev 8 Allen Wirfs-Brock" w:date="2012-06-14T07:53:00Z">
        <w:r w:rsidRPr="00E77497">
          <w:t xml:space="preserve"> Let</w:t>
        </w:r>
        <w:r w:rsidRPr="00E77497">
          <w:rPr>
            <w:i/>
          </w:rPr>
          <w:t xml:space="preserve"> v</w:t>
        </w:r>
        <w:r w:rsidRPr="00E77497">
          <w:t xml:space="preserve"> be </w:t>
        </w:r>
        <w:r w:rsidRPr="00E77497">
          <w:rPr>
            <w:b/>
          </w:rPr>
          <w:t>undefined</w:t>
        </w:r>
        <w:r w:rsidRPr="00E77497">
          <w:t>.</w:t>
        </w:r>
      </w:ins>
    </w:p>
    <w:p w14:paraId="2F07D6CE" w14:textId="77777777" w:rsidR="00295173" w:rsidRDefault="00295173" w:rsidP="00295173">
      <w:pPr>
        <w:pStyle w:val="Alg2"/>
        <w:numPr>
          <w:ilvl w:val="0"/>
          <w:numId w:val="409"/>
        </w:numPr>
        <w:contextualSpacing/>
        <w:rPr>
          <w:ins w:id="12813" w:author="Rev 8 Allen Wirfs-Brock" w:date="2012-06-14T07:53:00Z"/>
        </w:rPr>
      </w:pPr>
      <w:ins w:id="12814" w:author="Rev 8 Allen Wirfs-Brock" w:date="2012-06-14T07:53:00Z">
        <w:r>
          <w:t>ReturnIfAbrupt(</w:t>
        </w:r>
        <w:r>
          <w:rPr>
            <w:i/>
          </w:rPr>
          <w:t>v</w:t>
        </w:r>
        <w:r>
          <w:t>).</w:t>
        </w:r>
      </w:ins>
    </w:p>
    <w:p w14:paraId="5AC86866" w14:textId="77777777" w:rsidR="00C707BD" w:rsidRPr="00E77497" w:rsidRDefault="00C707BD" w:rsidP="00FA3203">
      <w:pPr>
        <w:pStyle w:val="Alg3"/>
        <w:numPr>
          <w:ilvl w:val="0"/>
          <w:numId w:val="409"/>
        </w:numPr>
        <w:rPr>
          <w:ins w:id="12815" w:author="Allen Wirfs-Brock" w:date="2011-07-01T15:12:00Z"/>
        </w:rPr>
      </w:pPr>
      <w:ins w:id="12816" w:author="Allen Wirfs-Brock" w:date="2011-07-01T15:12:00Z">
        <w:r w:rsidRPr="00E77497">
          <w:t xml:space="preserve">Let </w:t>
        </w:r>
        <w:r w:rsidRPr="00E77497">
          <w:rPr>
            <w:i/>
          </w:rPr>
          <w:t>lref</w:t>
        </w:r>
        <w:r w:rsidRPr="00E77497">
          <w:t xml:space="preserve"> be the result of performing Identifier Resolution(10.3.1) </w:t>
        </w:r>
      </w:ins>
      <w:ins w:id="12817" w:author="Rev 4 Allen Wirfs-Brock" w:date="2011-11-07T11:13:00Z">
        <w:r w:rsidR="00C7794D">
          <w:t>with</w:t>
        </w:r>
        <w:r w:rsidR="00C7794D" w:rsidRPr="00E77497">
          <w:t xml:space="preserve"> </w:t>
        </w:r>
      </w:ins>
      <w:ins w:id="12818" w:author="Allen Wirfs-Brock" w:date="2011-07-01T15:12:00Z">
        <w:del w:id="12819" w:author="Rev 4 Allen Wirfs-Brock" w:date="2011-11-07T11:13:00Z">
          <w:r w:rsidRPr="00E77497" w:rsidDel="00C7794D">
            <w:delText>using</w:delText>
          </w:r>
        </w:del>
      </w:ins>
      <w:ins w:id="12820" w:author="Allen Wirfs-Brock rev2" w:date="2011-07-22T10:40:00Z">
        <w:del w:id="12821" w:author="Rev 4 Allen Wirfs-Brock" w:date="2011-11-07T11:13:00Z">
          <w:r w:rsidR="00D91572" w:rsidRPr="00E77497" w:rsidDel="00C7794D">
            <w:delText xml:space="preserve"> </w:delText>
          </w:r>
        </w:del>
        <w:r w:rsidR="00D91572" w:rsidRPr="00E77497">
          <w:t xml:space="preserve">the </w:t>
        </w:r>
        <w:r w:rsidR="00D91572" w:rsidRPr="00E77497">
          <w:rPr>
            <w:rStyle w:val="bnf"/>
          </w:rPr>
          <w:t>IdentifierName</w:t>
        </w:r>
        <w:r w:rsidR="00D91572" w:rsidRPr="00E77497">
          <w:t xml:space="preserve"> corresponding to</w:t>
        </w:r>
      </w:ins>
      <w:ins w:id="12822" w:author="Allen Wirfs-Brock" w:date="2011-07-01T15:12:00Z">
        <w:r w:rsidRPr="00E77497">
          <w:t xml:space="preserve"> </w:t>
        </w:r>
        <w:r w:rsidRPr="00E77497">
          <w:rPr>
            <w:i/>
          </w:rPr>
          <w:t>Identifier</w:t>
        </w:r>
        <w:r w:rsidRPr="00E77497">
          <w:t>.</w:t>
        </w:r>
      </w:ins>
    </w:p>
    <w:p w14:paraId="555A0528" w14:textId="77777777" w:rsidR="00C707BD" w:rsidRPr="00E77497" w:rsidDel="005D1366" w:rsidRDefault="00C707BD" w:rsidP="00FA3203">
      <w:pPr>
        <w:pStyle w:val="Alg3"/>
        <w:numPr>
          <w:ilvl w:val="0"/>
          <w:numId w:val="409"/>
        </w:numPr>
        <w:spacing w:after="240"/>
        <w:rPr>
          <w:ins w:id="12823" w:author="Allen Wirfs-Brock" w:date="2011-07-01T15:12:00Z"/>
          <w:del w:id="12824" w:author="Rev 4 Allen Wirfs-Brock" w:date="2011-10-15T14:44:00Z"/>
        </w:rPr>
      </w:pPr>
      <w:ins w:id="12825" w:author="Allen Wirfs-Brock" w:date="2011-07-01T15:12:00Z">
        <w:del w:id="12826" w:author="Rev 6 Allen Wirfs-Brock" w:date="2012-02-16T19:11:00Z">
          <w:r w:rsidRPr="00E77497" w:rsidDel="001F5817">
            <w:delText>Call</w:delText>
          </w:r>
        </w:del>
      </w:ins>
      <w:ins w:id="12827" w:author="Rev 6 Allen Wirfs-Brock" w:date="2012-02-16T19:11:00Z">
        <w:r w:rsidR="001F5817">
          <w:t>Return</w:t>
        </w:r>
      </w:ins>
      <w:ins w:id="12828" w:author="Allen Wirfs-Brock" w:date="2011-07-01T15:12:00Z">
        <w:r w:rsidRPr="00E77497">
          <w:t xml:space="preserve"> PutValue(</w:t>
        </w:r>
        <w:r w:rsidRPr="00E77497">
          <w:rPr>
            <w:i/>
          </w:rPr>
          <w:t>lref</w:t>
        </w:r>
        <w:r w:rsidRPr="00E77497">
          <w:t>,</w:t>
        </w:r>
        <w:r w:rsidRPr="00E77497">
          <w:rPr>
            <w:i/>
          </w:rPr>
          <w:t>v</w:t>
        </w:r>
        <w:r w:rsidRPr="00E77497">
          <w:t>).</w:t>
        </w:r>
      </w:ins>
    </w:p>
    <w:p w14:paraId="7984A77E" w14:textId="77777777" w:rsidR="00C707BD" w:rsidRPr="00E77497" w:rsidRDefault="00C707BD" w:rsidP="00FA3203">
      <w:pPr>
        <w:pStyle w:val="Alg3"/>
        <w:numPr>
          <w:ilvl w:val="0"/>
          <w:numId w:val="409"/>
        </w:numPr>
        <w:spacing w:after="240"/>
        <w:rPr>
          <w:ins w:id="12829" w:author="Allen Wirfs-Brock" w:date="2011-07-01T15:12:00Z"/>
        </w:rPr>
      </w:pPr>
    </w:p>
    <w:p w14:paraId="711A966A" w14:textId="77777777" w:rsidR="00C707BD" w:rsidRPr="00E77497" w:rsidDel="00D012F5" w:rsidRDefault="00C707BD" w:rsidP="00C7794D">
      <w:pPr>
        <w:contextualSpacing/>
        <w:jc w:val="left"/>
        <w:rPr>
          <w:ins w:id="12830" w:author="Allen Wirfs-Brock" w:date="2011-07-01T15:12:00Z"/>
          <w:del w:id="12831" w:author="Rev 4 Allen Wirfs-Brock" w:date="2011-10-15T14:23:00Z"/>
        </w:rPr>
      </w:pPr>
      <w:ins w:id="12832" w:author="Allen Wirfs-Brock" w:date="2011-07-01T15:12:00Z">
        <w:del w:id="12833" w:author="Rev 4 Allen Wirfs-Brock" w:date="2011-10-15T14:23:00Z">
          <w:r w:rsidRPr="00E77497" w:rsidDel="00D012F5">
            <w:delText xml:space="preserve">The static semantics of the </w:delText>
          </w:r>
        </w:del>
      </w:ins>
      <w:ins w:id="12834" w:author="Allen Wirfs-Brock" w:date="2011-07-01T15:14:00Z">
        <w:del w:id="12835" w:author="Rev 4 Allen Wirfs-Brock" w:date="2011-10-15T14:23:00Z">
          <w:r w:rsidR="00697CC4" w:rsidRPr="00E77497" w:rsidDel="00D012F5">
            <w:delText xml:space="preserve">supplemental </w:delText>
          </w:r>
        </w:del>
      </w:ins>
      <w:ins w:id="12836" w:author="Allen Wirfs-Brock" w:date="2011-07-01T15:12:00Z">
        <w:del w:id="12837" w:author="Rev 4 Allen Wirfs-Brock" w:date="2011-10-15T14:23:00Z">
          <w:r w:rsidRPr="00E77497" w:rsidDel="00D012F5">
            <w:delText>production</w:delText>
          </w:r>
        </w:del>
      </w:ins>
      <w:ins w:id="12838" w:author="Allen Wirfs-Brock" w:date="2011-07-01T15:17:00Z">
        <w:del w:id="12839" w:author="Rev 4 Allen Wirfs-Brock" w:date="2011-10-15T14:23:00Z">
          <w:r w:rsidR="00697CC4" w:rsidRPr="00E77497" w:rsidDel="00D012F5">
            <w:br/>
          </w:r>
        </w:del>
      </w:ins>
      <w:ins w:id="12840" w:author="Allen Wirfs-Brock" w:date="2011-07-01T15:12:00Z">
        <w:del w:id="12841" w:author="Rev 4 Allen Wirfs-Brock" w:date="2011-10-15T14:23:00Z">
          <w:r w:rsidRPr="00E77497" w:rsidDel="00D012F5">
            <w:rPr>
              <w:rStyle w:val="bnf"/>
            </w:rPr>
            <w:delText xml:space="preserve">AssignmentProperty </w:delText>
          </w:r>
          <w:r w:rsidRPr="00E77497" w:rsidDel="00D012F5">
            <w:rPr>
              <w:b/>
            </w:rPr>
            <w:delText xml:space="preserve">: </w:delText>
          </w:r>
          <w:r w:rsidRPr="00E77497" w:rsidDel="00D012F5">
            <w:rPr>
              <w:rStyle w:val="bnf"/>
            </w:rPr>
            <w:delText xml:space="preserve">PropertyName </w:delText>
          </w:r>
          <w:r w:rsidRPr="00E77497" w:rsidDel="00D012F5">
            <w:rPr>
              <w:rStyle w:val="bnf"/>
              <w:b/>
              <w:i w:val="0"/>
            </w:rPr>
            <w:delText>:</w:delText>
          </w:r>
          <w:r w:rsidRPr="00E77497" w:rsidDel="00D012F5">
            <w:rPr>
              <w:rStyle w:val="bnf"/>
            </w:rPr>
            <w:delText xml:space="preserve"> LeftHandSideExpression </w:delText>
          </w:r>
        </w:del>
      </w:ins>
      <w:ins w:id="12842" w:author="Rev 3 Allen Wirfs-Brock" w:date="2011-08-30T11:12:00Z">
        <w:del w:id="12843" w:author="Rev 4 Allen Wirfs-Brock" w:date="2011-10-15T14:23:00Z">
          <w:r w:rsidR="00E85BAD" w:rsidRPr="00E77497" w:rsidDel="00D012F5">
            <w:delText>and</w:delText>
          </w:r>
          <w:r w:rsidR="00E85BAD" w:rsidRPr="00E77497" w:rsidDel="00D012F5">
            <w:rPr>
              <w:rStyle w:val="bnf"/>
            </w:rPr>
            <w:delText xml:space="preserve"> </w:delText>
          </w:r>
        </w:del>
      </w:ins>
      <w:ins w:id="12844" w:author="Allen Wirfs-Brock" w:date="2011-07-01T15:12:00Z">
        <w:del w:id="12845" w:author="Rev 4 Allen Wirfs-Brock" w:date="2011-10-15T14:23:00Z">
          <w:r w:rsidRPr="00E77497" w:rsidDel="00D012F5">
            <w:delText xml:space="preserve">the </w:delText>
          </w:r>
        </w:del>
      </w:ins>
      <w:ins w:id="12846" w:author="Allen Wirfs-Brock" w:date="2011-07-01T15:14:00Z">
        <w:del w:id="12847" w:author="Rev 4 Allen Wirfs-Brock" w:date="2011-10-15T14:23:00Z">
          <w:r w:rsidR="00697CC4" w:rsidRPr="00E77497" w:rsidDel="00D012F5">
            <w:delText xml:space="preserve">supplemental </w:delText>
          </w:r>
        </w:del>
      </w:ins>
      <w:ins w:id="12848" w:author="Allen Wirfs-Brock" w:date="2011-07-01T15:12:00Z">
        <w:del w:id="12849" w:author="Rev 4 Allen Wirfs-Brock" w:date="2011-10-15T14:23:00Z">
          <w:r w:rsidRPr="00E77497" w:rsidDel="00D012F5">
            <w:delText>production</w:delText>
          </w:r>
        </w:del>
      </w:ins>
      <w:ins w:id="12850" w:author="Allen Wirfs-Brock" w:date="2011-07-01T15:18:00Z">
        <w:del w:id="12851" w:author="Rev 4 Allen Wirfs-Brock" w:date="2011-10-15T14:23:00Z">
          <w:r w:rsidR="00697CC4" w:rsidRPr="00E77497" w:rsidDel="00D012F5">
            <w:br/>
          </w:r>
        </w:del>
      </w:ins>
      <w:ins w:id="12852" w:author="Allen Wirfs-Brock" w:date="2011-07-01T15:12:00Z">
        <w:del w:id="12853" w:author="Rev 4 Allen Wirfs-Brock" w:date="2011-10-15T14:23:00Z">
          <w:r w:rsidRPr="00E77497" w:rsidDel="00D012F5">
            <w:rPr>
              <w:rStyle w:val="bnf"/>
            </w:rPr>
            <w:delText xml:space="preserve">AssignmentElement </w:delText>
          </w:r>
          <w:r w:rsidRPr="00E77497" w:rsidDel="00D012F5">
            <w:rPr>
              <w:b/>
            </w:rPr>
            <w:delText xml:space="preserve">: </w:delText>
          </w:r>
          <w:r w:rsidRPr="00E77497" w:rsidDel="00D012F5">
            <w:rPr>
              <w:rStyle w:val="bnf"/>
            </w:rPr>
            <w:delText>LeftHandSideExpression</w:delText>
          </w:r>
          <w:r w:rsidRPr="00E77497" w:rsidDel="00D012F5">
            <w:delText xml:space="preserve"> and the </w:delText>
          </w:r>
        </w:del>
      </w:ins>
      <w:ins w:id="12854" w:author="Allen Wirfs-Brock" w:date="2011-07-01T15:15:00Z">
        <w:del w:id="12855" w:author="Rev 4 Allen Wirfs-Brock" w:date="2011-10-15T14:23:00Z">
          <w:r w:rsidR="00697CC4" w:rsidRPr="00E77497" w:rsidDel="00D012F5">
            <w:delText xml:space="preserve">supplemental </w:delText>
          </w:r>
        </w:del>
      </w:ins>
      <w:ins w:id="12856" w:author="Allen Wirfs-Brock" w:date="2011-07-01T15:12:00Z">
        <w:del w:id="12857" w:author="Rev 4 Allen Wirfs-Brock" w:date="2011-10-15T14:23:00Z">
          <w:r w:rsidRPr="00E77497" w:rsidDel="00D012F5">
            <w:delText>production</w:delText>
          </w:r>
        </w:del>
      </w:ins>
      <w:ins w:id="12858" w:author="Allen Wirfs-Brock" w:date="2011-07-01T15:18:00Z">
        <w:del w:id="12859" w:author="Rev 4 Allen Wirfs-Brock" w:date="2011-10-15T14:23:00Z">
          <w:r w:rsidR="00697CC4" w:rsidRPr="00E77497" w:rsidDel="00D012F5">
            <w:br/>
          </w:r>
        </w:del>
      </w:ins>
      <w:ins w:id="12860" w:author="Allen Wirfs-Brock" w:date="2011-07-01T15:12:00Z">
        <w:del w:id="12861" w:author="Rev 4 Allen Wirfs-Brock" w:date="2011-10-15T14:23:00Z">
          <w:r w:rsidRPr="00E77497" w:rsidDel="00D012F5">
            <w:rPr>
              <w:rStyle w:val="bnf"/>
            </w:rPr>
            <w:delText xml:space="preserve">AssignmentRestElement </w:delText>
          </w:r>
          <w:r w:rsidRPr="00E77497" w:rsidDel="00D012F5">
            <w:delText xml:space="preserve">: </w:delText>
          </w:r>
          <w:r w:rsidRPr="00E77497" w:rsidDel="00D012F5">
            <w:rPr>
              <w:b/>
            </w:rPr>
            <w:delText>…</w:delText>
          </w:r>
          <w:r w:rsidRPr="00E77497" w:rsidDel="00D012F5">
            <w:delText xml:space="preserve"> </w:delText>
          </w:r>
          <w:r w:rsidRPr="00E77497" w:rsidDel="00D012F5">
            <w:rPr>
              <w:b/>
            </w:rPr>
            <w:delText xml:space="preserve"> </w:delText>
          </w:r>
          <w:r w:rsidRPr="00E77497" w:rsidDel="00D012F5">
            <w:rPr>
              <w:rStyle w:val="bnf"/>
            </w:rPr>
            <w:delText>LeftHandSideExpression</w:delText>
          </w:r>
          <w:r w:rsidRPr="00E77497" w:rsidDel="00D012F5">
            <w:delText xml:space="preserve"> are:</w:delText>
          </w:r>
        </w:del>
      </w:ins>
    </w:p>
    <w:p w14:paraId="24095446" w14:textId="77777777" w:rsidR="00C707BD" w:rsidRPr="00E77497" w:rsidDel="00D012F5" w:rsidRDefault="00C707BD">
      <w:pPr>
        <w:numPr>
          <w:ilvl w:val="0"/>
          <w:numId w:val="403"/>
        </w:numPr>
        <w:spacing w:after="0"/>
        <w:contextualSpacing/>
        <w:rPr>
          <w:ins w:id="12862" w:author="Allen Wirfs-Brock" w:date="2011-07-01T15:12:00Z"/>
          <w:del w:id="12863" w:author="Rev 4 Allen Wirfs-Brock" w:date="2011-10-15T14:23:00Z"/>
        </w:rPr>
        <w:pPrChange w:id="12864" w:author="Rev 4 Allen Wirfs-Brock" w:date="2011-11-07T12:16:00Z">
          <w:pPr>
            <w:numPr>
              <w:numId w:val="411"/>
            </w:numPr>
            <w:tabs>
              <w:tab w:val="num" w:pos="360"/>
            </w:tabs>
            <w:spacing w:after="0"/>
            <w:ind w:left="360" w:hanging="360"/>
            <w:contextualSpacing/>
          </w:pPr>
        </w:pPrChange>
      </w:pPr>
      <w:ins w:id="12865" w:author="Allen Wirfs-Brock" w:date="2011-07-01T15:12:00Z">
        <w:del w:id="12866"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12867" w:author="Rev 3 Allen Wirfs-Brock" w:date="2011-08-30T11:19:00Z">
        <w:del w:id="12868" w:author="Rev 4 Allen Wirfs-Brock" w:date="2011-10-15T14:23:00Z">
          <w:r w:rsidR="00E85BAD" w:rsidRPr="00E77497" w:rsidDel="00D012F5">
            <w:rPr>
              <w:rStyle w:val="bnf"/>
            </w:rPr>
            <w:delText>i</w:delText>
          </w:r>
        </w:del>
      </w:ins>
      <w:ins w:id="12869" w:author="Allen Wirfs-Brock" w:date="2011-07-01T15:12:00Z">
        <w:del w:id="12870"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eval</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arguments</w:delText>
          </w:r>
          <w:r w:rsidRPr="00E77497" w:rsidDel="00D012F5">
            <w:delText>.</w:delText>
          </w:r>
        </w:del>
      </w:ins>
    </w:p>
    <w:p w14:paraId="14F2CD56" w14:textId="77777777" w:rsidR="00C707BD" w:rsidRPr="00E77497" w:rsidDel="00D012F5" w:rsidRDefault="00C707BD">
      <w:pPr>
        <w:numPr>
          <w:ilvl w:val="0"/>
          <w:numId w:val="403"/>
        </w:numPr>
        <w:spacing w:after="0"/>
        <w:contextualSpacing/>
        <w:rPr>
          <w:ins w:id="12871" w:author="Allen Wirfs-Brock" w:date="2011-07-01T15:12:00Z"/>
          <w:del w:id="12872" w:author="Rev 4 Allen Wirfs-Brock" w:date="2011-10-15T14:23:00Z"/>
        </w:rPr>
        <w:pPrChange w:id="12873" w:author="Rev 4 Allen Wirfs-Brock" w:date="2011-11-07T12:16:00Z">
          <w:pPr>
            <w:numPr>
              <w:numId w:val="411"/>
            </w:numPr>
            <w:tabs>
              <w:tab w:val="num" w:pos="360"/>
            </w:tabs>
            <w:spacing w:after="0"/>
            <w:ind w:left="360" w:hanging="360"/>
            <w:contextualSpacing/>
          </w:pPr>
        </w:pPrChange>
      </w:pPr>
      <w:ins w:id="12874" w:author="Allen Wirfs-Brock" w:date="2011-07-01T15:12:00Z">
        <w:del w:id="12875"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12876" w:author="Rev 3 Allen Wirfs-Brock" w:date="2011-08-30T11:19:00Z">
        <w:del w:id="12877" w:author="Rev 4 Allen Wirfs-Brock" w:date="2011-10-15T14:23:00Z">
          <w:r w:rsidR="00E85BAD" w:rsidRPr="00E77497" w:rsidDel="00D012F5">
            <w:rPr>
              <w:rStyle w:val="bnf"/>
            </w:rPr>
            <w:delText>i</w:delText>
          </w:r>
        </w:del>
      </w:ins>
      <w:ins w:id="12878" w:author="Allen Wirfs-Brock" w:date="2011-07-01T15:12:00Z">
        <w:del w:id="12879"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this</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super</w:delText>
          </w:r>
          <w:r w:rsidRPr="00E77497" w:rsidDel="00D012F5">
            <w:delText>.</w:delText>
          </w:r>
        </w:del>
      </w:ins>
    </w:p>
    <w:p w14:paraId="41BC0FCB" w14:textId="77777777" w:rsidR="00C707BD" w:rsidRPr="00E77497" w:rsidDel="00D012F5" w:rsidRDefault="00C707BD">
      <w:pPr>
        <w:numPr>
          <w:ilvl w:val="0"/>
          <w:numId w:val="403"/>
        </w:numPr>
        <w:spacing w:after="0"/>
        <w:contextualSpacing/>
        <w:rPr>
          <w:ins w:id="12880" w:author="Allen Wirfs-Brock" w:date="2011-07-01T15:12:00Z"/>
          <w:del w:id="12881" w:author="Rev 4 Allen Wirfs-Brock" w:date="2011-10-15T14:23:00Z"/>
        </w:rPr>
        <w:pPrChange w:id="12882" w:author="Rev 4 Allen Wirfs-Brock" w:date="2011-11-07T12:16:00Z">
          <w:pPr>
            <w:numPr>
              <w:numId w:val="411"/>
            </w:numPr>
            <w:tabs>
              <w:tab w:val="num" w:pos="360"/>
            </w:tabs>
            <w:spacing w:after="0"/>
            <w:ind w:left="360" w:hanging="360"/>
            <w:contextualSpacing/>
          </w:pPr>
        </w:pPrChange>
      </w:pPr>
      <w:ins w:id="12883" w:author="Allen Wirfs-Brock" w:date="2011-07-01T15:12:00Z">
        <w:del w:id="12884"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 </w:delText>
          </w:r>
          <w:r w:rsidRPr="00E77497" w:rsidDel="00D012F5">
            <w:rPr>
              <w:rStyle w:val="bnf"/>
            </w:rPr>
            <w:delText>Literal</w:delText>
          </w:r>
          <w:r w:rsidRPr="00E77497" w:rsidDel="00D012F5">
            <w:delText xml:space="preserve">, a </w:delText>
          </w:r>
          <w:r w:rsidRPr="00E77497" w:rsidDel="00D012F5">
            <w:rPr>
              <w:rStyle w:val="bnf"/>
            </w:rPr>
            <w:delText>FunctionExpression</w:delText>
          </w:r>
          <w:r w:rsidRPr="00E77497" w:rsidDel="00D012F5">
            <w:rPr>
              <w:rStyle w:val="bnf"/>
              <w:i w:val="0"/>
            </w:rPr>
            <w:delText xml:space="preserve"> or a </w:delText>
          </w:r>
          <w:r w:rsidRPr="00E77497" w:rsidDel="00D012F5">
            <w:rPr>
              <w:rStyle w:val="bnf"/>
            </w:rPr>
            <w:delText>ClassExpression</w:delText>
          </w:r>
          <w:r w:rsidRPr="00E77497" w:rsidDel="00D012F5">
            <w:delText>.</w:delText>
          </w:r>
        </w:del>
      </w:ins>
    </w:p>
    <w:p w14:paraId="66B6B762" w14:textId="77777777" w:rsidR="00C707BD" w:rsidRPr="003B4312" w:rsidDel="00D012F5" w:rsidRDefault="00C707BD">
      <w:pPr>
        <w:numPr>
          <w:ilvl w:val="0"/>
          <w:numId w:val="403"/>
        </w:numPr>
        <w:spacing w:after="0"/>
        <w:contextualSpacing/>
        <w:rPr>
          <w:ins w:id="12885" w:author="Allen Wirfs-Brock" w:date="2011-07-01T15:12:00Z"/>
          <w:del w:id="12886" w:author="Rev 4 Allen Wirfs-Brock" w:date="2011-10-15T14:23:00Z"/>
        </w:rPr>
        <w:pPrChange w:id="12887" w:author="Rev 4 Allen Wirfs-Brock" w:date="2011-11-07T12:16:00Z">
          <w:pPr>
            <w:numPr>
              <w:numId w:val="411"/>
            </w:numPr>
            <w:tabs>
              <w:tab w:val="num" w:pos="360"/>
            </w:tabs>
            <w:spacing w:after="0"/>
            <w:ind w:left="360" w:hanging="360"/>
            <w:contextualSpacing/>
          </w:pPr>
        </w:pPrChange>
      </w:pPr>
      <w:ins w:id="12888" w:author="Allen Wirfs-Brock" w:date="2011-07-01T15:12:00Z">
        <w:del w:id="12889"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an </w:delText>
          </w:r>
          <w:r w:rsidRPr="00E77497" w:rsidDel="00D012F5">
            <w:rPr>
              <w:rStyle w:val="bnf"/>
            </w:rPr>
            <w:delText>Identifier</w:delText>
          </w:r>
          <w:r w:rsidRPr="00E77497" w:rsidDel="00D012F5">
            <w:rPr>
              <w:rStyle w:val="bnf"/>
              <w:rFonts w:ascii="Arial" w:hAnsi="Arial" w:cs="Arial"/>
            </w:rPr>
            <w:delText xml:space="preserve"> </w:delText>
          </w:r>
          <w:r w:rsidRPr="00E77497" w:rsidDel="00D012F5">
            <w:rPr>
              <w:rStyle w:val="bnf"/>
              <w:rFonts w:ascii="Arial" w:hAnsi="Arial" w:cs="Arial"/>
              <w:i w:val="0"/>
            </w:rPr>
            <w:delText xml:space="preserve">that does not statically resolve to a declarative environment record binding or </w:delText>
          </w:r>
          <w:r w:rsidRPr="004D1BD1" w:rsidDel="00D012F5">
            <w:rPr>
              <w:rStyle w:val="bnf"/>
              <w:rFonts w:ascii="Arial" w:hAnsi="Arial" w:cs="Arial"/>
              <w:i w:val="0"/>
            </w:rPr>
            <w:delText>if the resolved</w:delText>
          </w:r>
          <w:r w:rsidRPr="003B4312" w:rsidDel="00D012F5">
            <w:rPr>
              <w:rStyle w:val="bnf"/>
              <w:rFonts w:ascii="Arial" w:hAnsi="Arial" w:cs="Arial"/>
              <w:i w:val="0"/>
            </w:rPr>
            <w:delText xml:space="preserve"> binding an immutable binding</w:delText>
          </w:r>
          <w:r w:rsidRPr="003B4312" w:rsidDel="00D012F5">
            <w:rPr>
              <w:rStyle w:val="bnf"/>
              <w:i w:val="0"/>
            </w:rPr>
            <w:delText>.</w:delText>
          </w:r>
        </w:del>
      </w:ins>
    </w:p>
    <w:p w14:paraId="0AA6263D" w14:textId="77777777" w:rsidR="00C707BD" w:rsidRPr="00E77497" w:rsidDel="00D012F5" w:rsidRDefault="00C707BD">
      <w:pPr>
        <w:numPr>
          <w:ilvl w:val="0"/>
          <w:numId w:val="403"/>
        </w:numPr>
        <w:spacing w:after="0"/>
        <w:contextualSpacing/>
        <w:rPr>
          <w:ins w:id="12890" w:author="Allen Wirfs-Brock" w:date="2011-07-01T15:12:00Z"/>
          <w:del w:id="12891" w:author="Rev 4 Allen Wirfs-Brock" w:date="2011-10-15T14:23:00Z"/>
        </w:rPr>
        <w:pPrChange w:id="12892" w:author="Rev 4 Allen Wirfs-Brock" w:date="2011-11-07T12:16:00Z">
          <w:pPr>
            <w:numPr>
              <w:numId w:val="411"/>
            </w:numPr>
            <w:tabs>
              <w:tab w:val="num" w:pos="360"/>
            </w:tabs>
            <w:spacing w:after="0"/>
            <w:ind w:left="360" w:hanging="360"/>
            <w:contextualSpacing/>
          </w:pPr>
        </w:pPrChange>
      </w:pPr>
      <w:ins w:id="12893" w:author="Allen Wirfs-Brock" w:date="2011-07-01T15:12:00Z">
        <w:del w:id="12894" w:author="Rev 4 Allen Wirfs-Brock" w:date="2011-10-15T14:23:00Z">
          <w:r w:rsidRPr="006B6D0A" w:rsidDel="00D012F5">
            <w:delText xml:space="preserve">It is a Syntax Error if the </w:delText>
          </w:r>
          <w:r w:rsidRPr="006B6D0A" w:rsidDel="00D012F5">
            <w:rPr>
              <w:rStyle w:val="bnf"/>
            </w:rPr>
            <w:delText xml:space="preserve">LeftHandSideExpression </w:delText>
          </w:r>
          <w:r w:rsidRPr="006B6D0A" w:rsidDel="00D012F5">
            <w:delText xml:space="preserve">is an </w:delText>
          </w:r>
          <w:r w:rsidRPr="00E65A34" w:rsidDel="00D012F5">
            <w:rPr>
              <w:rStyle w:val="bnf"/>
            </w:rPr>
            <w:delText>ObjectLiteral</w:delText>
          </w:r>
          <w:r w:rsidRPr="009C202C" w:rsidDel="00D012F5">
            <w:delText xml:space="preserve"> or an</w:delText>
          </w:r>
          <w:r w:rsidRPr="00B820AB" w:rsidDel="00D012F5">
            <w:rPr>
              <w:i/>
            </w:rPr>
            <w:delText xml:space="preserve"> </w:delText>
          </w:r>
          <w:r w:rsidRPr="00675B74" w:rsidDel="00D012F5">
            <w:rPr>
              <w:rStyle w:val="bnf"/>
            </w:rPr>
            <w:delText>ArrayLiteral</w:delText>
          </w:r>
          <w:r w:rsidRPr="00E77497" w:rsidDel="00D012F5">
            <w:rPr>
              <w:i/>
            </w:rPr>
            <w:delText xml:space="preserve"> </w:delText>
          </w:r>
          <w:r w:rsidRPr="00E77497" w:rsidDel="00D012F5">
            <w:delText xml:space="preserve">and the source code corresponding to </w:delText>
          </w:r>
          <w:r w:rsidRPr="00E77497" w:rsidDel="00D012F5">
            <w:rPr>
              <w:rStyle w:val="bnf"/>
            </w:rPr>
            <w:delText>LeftHandSideExp</w:delText>
          </w:r>
        </w:del>
      </w:ins>
      <w:ins w:id="12895" w:author="Allen Wirfs-Brock rev2" w:date="2011-07-20T13:36:00Z">
        <w:del w:id="12896" w:author="Rev 4 Allen Wirfs-Brock" w:date="2011-10-15T14:23:00Z">
          <w:r w:rsidR="00920F94" w:rsidRPr="00E77497" w:rsidDel="00D012F5">
            <w:rPr>
              <w:rStyle w:val="bnf"/>
            </w:rPr>
            <w:delText>r</w:delText>
          </w:r>
        </w:del>
      </w:ins>
      <w:ins w:id="12897" w:author="Allen Wirfs-Brock" w:date="2011-07-01T15:12:00Z">
        <w:del w:id="12898" w:author="Rev 4 Allen Wirfs-Brock" w:date="2011-10-15T14:23:00Z">
          <w:r w:rsidRPr="00E77497" w:rsidDel="00D012F5">
            <w:rPr>
              <w:rStyle w:val="bnf"/>
            </w:rPr>
            <w:delText>ess</w:delText>
          </w:r>
        </w:del>
      </w:ins>
      <w:ins w:id="12899" w:author="Rev 3 Allen Wirfs-Brock" w:date="2011-08-30T10:46:00Z">
        <w:del w:id="12900" w:author="Rev 4 Allen Wirfs-Brock" w:date="2011-10-15T14:23:00Z">
          <w:r w:rsidR="0096712D" w:rsidRPr="00E77497" w:rsidDel="00D012F5">
            <w:rPr>
              <w:rStyle w:val="bnf"/>
            </w:rPr>
            <w:delText>i</w:delText>
          </w:r>
        </w:del>
      </w:ins>
      <w:ins w:id="12901" w:author="Allen Wirfs-Brock" w:date="2011-07-01T15:12:00Z">
        <w:del w:id="12902" w:author="Rev 4 Allen Wirfs-Brock" w:date="2011-10-15T14:23:00Z">
          <w:r w:rsidRPr="00E77497" w:rsidDel="00D012F5">
            <w:rPr>
              <w:rStyle w:val="bnf"/>
            </w:rPr>
            <w:delText>on</w:delText>
          </w:r>
          <w:r w:rsidRPr="00E77497" w:rsidDel="00D012F5">
            <w:delText xml:space="preserve"> using cannot be parsed using </w:delText>
          </w:r>
          <w:r w:rsidRPr="00E77497" w:rsidDel="00D012F5">
            <w:rPr>
              <w:rStyle w:val="bnf"/>
            </w:rPr>
            <w:delText>AssignmentPattern</w:delText>
          </w:r>
          <w:r w:rsidRPr="00E77497" w:rsidDel="00D012F5">
            <w:delText xml:space="preserve"> as the goal symbol.</w:delText>
          </w:r>
        </w:del>
      </w:ins>
    </w:p>
    <w:p w14:paraId="23159A66" w14:textId="77777777" w:rsidR="00C707BD" w:rsidRPr="00E77497" w:rsidDel="00D012F5" w:rsidRDefault="00C707BD">
      <w:pPr>
        <w:numPr>
          <w:ilvl w:val="0"/>
          <w:numId w:val="403"/>
        </w:numPr>
        <w:contextualSpacing/>
        <w:rPr>
          <w:ins w:id="12903" w:author="Allen Wirfs-Brock" w:date="2011-07-01T15:12:00Z"/>
          <w:del w:id="12904" w:author="Rev 4 Allen Wirfs-Brock" w:date="2011-10-15T14:23:00Z"/>
        </w:rPr>
        <w:pPrChange w:id="12905" w:author="Rev 4 Allen Wirfs-Brock" w:date="2011-11-07T12:16:00Z">
          <w:pPr>
            <w:numPr>
              <w:numId w:val="411"/>
            </w:numPr>
            <w:tabs>
              <w:tab w:val="num" w:pos="360"/>
            </w:tabs>
            <w:ind w:left="360" w:hanging="360"/>
            <w:contextualSpacing/>
          </w:pPr>
        </w:pPrChange>
      </w:pPr>
      <w:ins w:id="12906" w:author="Allen Wirfs-Brock" w:date="2011-07-01T15:12:00Z">
        <w:del w:id="12907" w:author="Rev 4 Allen Wirfs-Brock" w:date="2011-10-15T14:23:00Z">
          <w:r w:rsidRPr="00E77497" w:rsidDel="00D012F5">
            <w:delText xml:space="preserve">It is a Syntax Error if the </w:delText>
          </w:r>
          <w:r w:rsidRPr="00E77497" w:rsidDel="00D012F5">
            <w:rPr>
              <w:rStyle w:val="bnf"/>
            </w:rPr>
            <w:delText>LeftHandSideExpression</w:delText>
          </w:r>
          <w:r w:rsidRPr="00E77497" w:rsidDel="00D012F5">
            <w:delText xml:space="preserve"> is </w:delText>
          </w:r>
          <w:r w:rsidRPr="00E77497" w:rsidDel="00D012F5">
            <w:rPr>
              <w:rStyle w:val="bnf"/>
            </w:rPr>
            <w:delText xml:space="preserve">PrimaryExpression </w:delText>
          </w:r>
          <w:r w:rsidRPr="00E77497" w:rsidDel="00D012F5">
            <w:rPr>
              <w:rStyle w:val="bnf"/>
              <w:i w:val="0"/>
            </w:rPr>
            <w:delText xml:space="preserve">: </w:delText>
          </w:r>
          <w:r w:rsidRPr="00E77497" w:rsidDel="00D012F5">
            <w:rPr>
              <w:rStyle w:val="bnf"/>
              <w:rFonts w:ascii="Courier New" w:hAnsi="Courier New" w:cs="Courier New"/>
              <w:b/>
              <w:i w:val="0"/>
            </w:rPr>
            <w:delText>(</w:delText>
          </w:r>
          <w:r w:rsidRPr="00E77497" w:rsidDel="00D012F5">
            <w:rPr>
              <w:rStyle w:val="bnf"/>
            </w:rPr>
            <w:delText xml:space="preserve"> Expression</w:delText>
          </w:r>
          <w:r w:rsidRPr="00E77497" w:rsidDel="00D012F5">
            <w:rPr>
              <w:rFonts w:ascii="Courier New" w:hAnsi="Courier New" w:cs="Courier New"/>
              <w:b/>
            </w:rPr>
            <w:delText xml:space="preserve"> ) </w:delText>
          </w:r>
          <w:r w:rsidRPr="00E77497" w:rsidDel="00D012F5">
            <w:delText xml:space="preserve">and </w:delText>
          </w:r>
          <w:r w:rsidRPr="00E77497" w:rsidDel="00D012F5">
            <w:rPr>
              <w:rStyle w:val="bnf"/>
            </w:rPr>
            <w:delText>Expression</w:delText>
          </w:r>
          <w:r w:rsidRPr="00E77497" w:rsidDel="00D012F5">
            <w:delText xml:space="preserve"> derived a production that would produce a Syntax Error according to these rules. This rule is recursively applied.</w:delText>
          </w:r>
        </w:del>
      </w:ins>
    </w:p>
    <w:p w14:paraId="0ED1034A" w14:textId="77777777" w:rsidR="00206F62" w:rsidRPr="00E77497" w:rsidRDefault="00C707BD" w:rsidP="005550F0">
      <w:pPr>
        <w:contextualSpacing/>
        <w:rPr>
          <w:ins w:id="12908" w:author="Rev 4 Allen Wirfs-Brock" w:date="2011-10-15T14:42:00Z"/>
          <w:rStyle w:val="bnf"/>
        </w:rPr>
      </w:pPr>
      <w:ins w:id="12909" w:author="Allen Wirfs-Brock" w:date="2011-07-01T15:12:00Z">
        <w:del w:id="12910" w:author="Rev 4 Allen Wirfs-Brock" w:date="2011-10-15T14:42:00Z">
          <w:r w:rsidRPr="00E77497" w:rsidDel="00206F62">
            <w:delText xml:space="preserve">The </w:delText>
          </w:r>
        </w:del>
      </w:ins>
      <w:ins w:id="12911" w:author="Allen Wirfs-Brock" w:date="2011-07-01T15:15:00Z">
        <w:del w:id="12912" w:author="Rev 4 Allen Wirfs-Brock" w:date="2011-10-15T14:42:00Z">
          <w:r w:rsidR="00697CC4" w:rsidRPr="00E77497" w:rsidDel="00206F62">
            <w:delText xml:space="preserve">supplemental </w:delText>
          </w:r>
        </w:del>
      </w:ins>
      <w:ins w:id="12913" w:author="Allen Wirfs-Brock" w:date="2011-07-01T15:12:00Z">
        <w:del w:id="12914" w:author="Rev 4 Allen Wirfs-Brock" w:date="2011-10-15T14:42:00Z">
          <w:r w:rsidRPr="00E77497" w:rsidDel="00206F62">
            <w:delText xml:space="preserve">production </w:delText>
          </w:r>
        </w:del>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ins>
      <w:ins w:id="12915" w:author="Rev 8 Allen Wirfs-Brock" w:date="2012-06-14T08:00:00Z">
        <w:r w:rsidR="006F7E7C" w:rsidRPr="006F7E7C">
          <w:rPr>
            <w:rFonts w:ascii="Times New Roman" w:hAnsi="Times New Roman"/>
            <w:i/>
          </w:rPr>
          <w:t>AssignmentElement</w:t>
        </w:r>
      </w:ins>
      <w:ins w:id="12916" w:author="Allen Wirfs-Brock" w:date="2011-07-01T15:12:00Z">
        <w:del w:id="12917" w:author="Rev 8 Allen Wirfs-Brock" w:date="2012-06-14T08:00:00Z">
          <w:r w:rsidRPr="00E77497" w:rsidDel="006F7E7C">
            <w:rPr>
              <w:rStyle w:val="bnf"/>
            </w:rPr>
            <w:delText>LeftHandSideExpression</w:delText>
          </w:r>
        </w:del>
      </w:ins>
    </w:p>
    <w:p w14:paraId="0377E542" w14:textId="77777777" w:rsidR="00C707BD" w:rsidRPr="00E77497" w:rsidDel="005D43BD" w:rsidRDefault="00C707BD" w:rsidP="005550F0">
      <w:pPr>
        <w:ind w:left="360"/>
        <w:rPr>
          <w:ins w:id="12918" w:author="Allen Wirfs-Brock" w:date="2011-07-01T15:12:00Z"/>
          <w:del w:id="12919" w:author="Rev 4 Allen Wirfs-Brock" w:date="2011-11-07T10:58:00Z"/>
        </w:rPr>
      </w:pPr>
      <w:ins w:id="12920" w:author="Allen Wirfs-Brock" w:date="2011-07-01T15:12:00Z">
        <w:del w:id="12921" w:author="Rev 4 Allen Wirfs-Brock" w:date="2011-10-15T14:43:00Z">
          <w:r w:rsidRPr="00E77497" w:rsidDel="00206F62">
            <w:delText xml:space="preserve"> is evaluated </w:delText>
          </w:r>
        </w:del>
        <w:del w:id="12922" w:author="Rev 4 Allen Wirfs-Brock" w:date="2011-11-07T10:58:00Z">
          <w:r w:rsidRPr="00E77497" w:rsidDel="005D43BD">
            <w:delText xml:space="preserve">with </w:delText>
          </w:r>
        </w:del>
        <w:del w:id="12923" w:author="Rev 4 Allen Wirfs-Brock" w:date="2011-10-15T14:43:00Z">
          <w:r w:rsidRPr="00E77497" w:rsidDel="00206F62">
            <w:delText xml:space="preserve">the </w:delText>
          </w:r>
        </w:del>
        <w:del w:id="12924"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2925" w:author="Rev 4 Allen Wirfs-Brock" w:date="2011-10-15T14:43:00Z">
          <w:r w:rsidRPr="00E77497" w:rsidDel="00206F62">
            <w:delText>as follows:</w:delText>
          </w:r>
        </w:del>
      </w:ins>
    </w:p>
    <w:p w14:paraId="29A2D15F" w14:textId="77777777" w:rsidR="00C707BD" w:rsidRPr="00E77497" w:rsidRDefault="00C707BD" w:rsidP="00FA3203">
      <w:pPr>
        <w:pStyle w:val="Alg3"/>
        <w:numPr>
          <w:ilvl w:val="0"/>
          <w:numId w:val="410"/>
        </w:numPr>
        <w:rPr>
          <w:ins w:id="12926" w:author="Allen Wirfs-Brock" w:date="2011-07-01T15:12:00Z"/>
        </w:rPr>
      </w:pPr>
      <w:ins w:id="12927" w:author="Allen Wirfs-Brock" w:date="2011-07-01T15:12:00Z">
        <w:r w:rsidRPr="00E77497">
          <w:t xml:space="preserve">Let </w:t>
        </w:r>
        <w:r w:rsidRPr="00E77497">
          <w:rPr>
            <w:i/>
          </w:rPr>
          <w:t>name</w:t>
        </w:r>
        <w:r w:rsidRPr="00E77497">
          <w:t xml:space="preserve"> be </w:t>
        </w:r>
        <w:del w:id="12928" w:author="Rev 8 Allen Wirfs-Brock" w:date="2012-05-13T10:05:00Z">
          <w:r w:rsidRPr="00E77497" w:rsidDel="00B73799">
            <w:delText>the result of evaluating</w:delText>
          </w:r>
        </w:del>
      </w:ins>
      <w:ins w:id="12929" w:author="Rev 8 Allen Wirfs-Brock" w:date="2012-05-13T10:05:00Z">
        <w:r w:rsidR="00B73799">
          <w:t>PropName</w:t>
        </w:r>
      </w:ins>
      <w:ins w:id="12930" w:author="Rev 8 Allen Wirfs-Brock" w:date="2012-05-13T10:09:00Z">
        <w:r w:rsidR="007E7FCF">
          <w:t xml:space="preserve"> of </w:t>
        </w:r>
      </w:ins>
      <w:ins w:id="12931" w:author="Allen Wirfs-Brock" w:date="2011-07-01T15:12:00Z">
        <w:del w:id="12932" w:author="Rev 8 Allen Wirfs-Brock" w:date="2012-05-13T10:05:00Z">
          <w:r w:rsidRPr="00E77497" w:rsidDel="00B73799">
            <w:delText xml:space="preserve"> </w:delText>
          </w:r>
        </w:del>
        <w:r w:rsidRPr="00E77497">
          <w:rPr>
            <w:rStyle w:val="bnf"/>
          </w:rPr>
          <w:t>PropertyName</w:t>
        </w:r>
        <w:r w:rsidRPr="00E77497">
          <w:t>.</w:t>
        </w:r>
      </w:ins>
    </w:p>
    <w:p w14:paraId="6646EC6C" w14:textId="77777777" w:rsidR="001535CA" w:rsidRDefault="001535CA" w:rsidP="001535CA">
      <w:pPr>
        <w:pStyle w:val="Alg3"/>
        <w:numPr>
          <w:ilvl w:val="0"/>
          <w:numId w:val="410"/>
        </w:numPr>
        <w:spacing w:after="240"/>
        <w:rPr>
          <w:ins w:id="12933" w:author="Rev 8 Allen Wirfs-Brock" w:date="2012-06-14T08:14:00Z"/>
        </w:rPr>
      </w:pPr>
      <w:ins w:id="12934" w:author="Rev 8 Allen Wirfs-Brock" w:date="2012-06-14T08:14:00Z">
        <w:r>
          <w:t>Return the result of performing Indexed Destructuring Assignment 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ins>
    </w:p>
    <w:p w14:paraId="49E8CCF1" w14:textId="77777777" w:rsidR="00C707BD" w:rsidRPr="00E77497" w:rsidDel="001535CA" w:rsidRDefault="00C707BD" w:rsidP="00FA3203">
      <w:pPr>
        <w:pStyle w:val="Alg3"/>
        <w:numPr>
          <w:ilvl w:val="0"/>
          <w:numId w:val="410"/>
        </w:numPr>
        <w:rPr>
          <w:ins w:id="12935" w:author="Allen Wirfs-Brock" w:date="2011-07-01T15:12:00Z"/>
          <w:del w:id="12936" w:author="Rev 8 Allen Wirfs-Brock" w:date="2012-06-14T08:15:00Z"/>
        </w:rPr>
      </w:pPr>
      <w:ins w:id="12937" w:author="Allen Wirfs-Brock" w:date="2011-07-01T15:12:00Z">
        <w:del w:id="12938" w:author="Rev 8 Allen Wirfs-Brock" w:date="2012-06-14T08:15:00Z">
          <w:r w:rsidRPr="00E77497" w:rsidDel="001535CA">
            <w:delText xml:space="preserve">Let </w:delText>
          </w:r>
          <w:r w:rsidRPr="00E77497" w:rsidDel="001535CA">
            <w:rPr>
              <w:i/>
            </w:rPr>
            <w:delText>v</w:delText>
          </w:r>
          <w:r w:rsidRPr="00E77497" w:rsidDel="001535CA">
            <w:delText xml:space="preserve"> be the result of calling the [[Get]] internal method of </w:delText>
          </w:r>
          <w:r w:rsidRPr="00E77497" w:rsidDel="001535CA">
            <w:rPr>
              <w:i/>
            </w:rPr>
            <w:delText>obj</w:delText>
          </w:r>
          <w:r w:rsidRPr="00E77497" w:rsidDel="001535CA">
            <w:delText xml:space="preserve"> passing</w:delText>
          </w:r>
        </w:del>
      </w:ins>
      <w:ins w:id="12939" w:author="Rev 4 Allen Wirfs-Brock" w:date="2011-11-07T11:13:00Z">
        <w:del w:id="12940" w:author="Rev 8 Allen Wirfs-Brock" w:date="2012-06-14T08:15:00Z">
          <w:r w:rsidR="00C7794D" w:rsidRPr="00C7794D" w:rsidDel="001535CA">
            <w:delText xml:space="preserve"> </w:delText>
          </w:r>
          <w:r w:rsidR="00C7794D" w:rsidDel="001535CA">
            <w:delText>with</w:delText>
          </w:r>
        </w:del>
      </w:ins>
      <w:ins w:id="12941" w:author="Rev 4 Allen Wirfs-Brock" w:date="2011-11-07T11:15:00Z">
        <w:del w:id="12942" w:author="Rev 8 Allen Wirfs-Brock" w:date="2012-06-14T08:15:00Z">
          <w:r w:rsidR="00C7794D" w:rsidDel="001535CA">
            <w:delText xml:space="preserve"> </w:delText>
          </w:r>
        </w:del>
      </w:ins>
      <w:ins w:id="12943" w:author="Allen Wirfs-Brock" w:date="2011-07-01T15:12:00Z">
        <w:del w:id="12944" w:author="Rev 8 Allen Wirfs-Brock" w:date="2012-06-14T08:15:00Z">
          <w:r w:rsidRPr="00E77497" w:rsidDel="001535CA">
            <w:delText xml:space="preserve"> </w:delText>
          </w:r>
          <w:r w:rsidRPr="00E77497" w:rsidDel="001535CA">
            <w:rPr>
              <w:i/>
            </w:rPr>
            <w:delText>name</w:delText>
          </w:r>
          <w:r w:rsidRPr="00E77497" w:rsidDel="001535CA">
            <w:delText xml:space="preserve"> as the argument.</w:delText>
          </w:r>
        </w:del>
      </w:ins>
    </w:p>
    <w:p w14:paraId="030B0E00" w14:textId="77777777" w:rsidR="001F5817" w:rsidDel="001535CA" w:rsidRDefault="001F5817" w:rsidP="001F5817">
      <w:pPr>
        <w:pStyle w:val="Alg4"/>
        <w:numPr>
          <w:ilvl w:val="0"/>
          <w:numId w:val="410"/>
        </w:numPr>
        <w:contextualSpacing/>
        <w:rPr>
          <w:ins w:id="12945" w:author="Rev 6 Allen Wirfs-Brock" w:date="2012-02-16T19:17:00Z"/>
          <w:del w:id="12946" w:author="Rev 8 Allen Wirfs-Brock" w:date="2012-06-14T08:15:00Z"/>
        </w:rPr>
      </w:pPr>
      <w:ins w:id="12947" w:author="Rev 6 Allen Wirfs-Brock" w:date="2012-02-16T19:17:00Z">
        <w:del w:id="12948" w:author="Rev 8 Allen Wirfs-Brock" w:date="2012-06-14T08:15:00Z">
          <w:r w:rsidDel="001535CA">
            <w:delText xml:space="preserve">If </w:delText>
          </w:r>
          <w:r w:rsidDel="001535CA">
            <w:rPr>
              <w:i/>
            </w:rPr>
            <w:delText>v</w:delText>
          </w:r>
          <w:r w:rsidDel="001535CA">
            <w:delText xml:space="preserve"> is an abrupt completion, return </w:delText>
          </w:r>
          <w:r w:rsidDel="001535CA">
            <w:rPr>
              <w:i/>
            </w:rPr>
            <w:delText>v</w:delText>
          </w:r>
          <w:r w:rsidDel="001535CA">
            <w:delText>.</w:delText>
          </w:r>
        </w:del>
      </w:ins>
    </w:p>
    <w:p w14:paraId="5A24BE4F" w14:textId="77777777" w:rsidR="00C707BD" w:rsidRPr="00E77497" w:rsidDel="001535CA" w:rsidRDefault="00C707BD" w:rsidP="00FA3203">
      <w:pPr>
        <w:pStyle w:val="Alg3"/>
        <w:numPr>
          <w:ilvl w:val="0"/>
          <w:numId w:val="410"/>
        </w:numPr>
        <w:rPr>
          <w:ins w:id="12949" w:author="Allen Wirfs-Brock" w:date="2011-07-01T15:12:00Z"/>
          <w:del w:id="12950" w:author="Rev 8 Allen Wirfs-Brock" w:date="2012-06-14T08:15:00Z"/>
        </w:rPr>
      </w:pPr>
      <w:ins w:id="12951" w:author="Allen Wirfs-Brock" w:date="2011-07-01T15:12:00Z">
        <w:del w:id="12952" w:author="Rev 8 Allen Wirfs-Brock" w:date="2012-06-14T08:15:00Z">
          <w:r w:rsidRPr="00E77497" w:rsidDel="001535CA">
            <w:delText xml:space="preserve">If </w:delText>
          </w:r>
          <w:r w:rsidRPr="00E77497" w:rsidDel="001535CA">
            <w:rPr>
              <w:rStyle w:val="bnf"/>
            </w:rPr>
            <w:delText>LeftHandSideExpression</w:delText>
          </w:r>
          <w:r w:rsidRPr="00E77497" w:rsidDel="001535CA">
            <w:delText xml:space="preserve"> is an </w:delText>
          </w:r>
          <w:r w:rsidRPr="00E77497" w:rsidDel="001535CA">
            <w:rPr>
              <w:rStyle w:val="bnf"/>
            </w:rPr>
            <w:delText xml:space="preserve">ObjectLiteral </w:delText>
          </w:r>
          <w:r w:rsidRPr="00E77497" w:rsidDel="001535CA">
            <w:rPr>
              <w:rStyle w:val="bnf"/>
              <w:i w:val="0"/>
            </w:rPr>
            <w:delText>or an</w:delText>
          </w:r>
          <w:r w:rsidRPr="00E77497" w:rsidDel="001535CA">
            <w:rPr>
              <w:rStyle w:val="bnf"/>
            </w:rPr>
            <w:delText xml:space="preserve"> ArrayLiteral</w:delText>
          </w:r>
          <w:r w:rsidRPr="00E77497" w:rsidDel="001535CA">
            <w:rPr>
              <w:i/>
            </w:rPr>
            <w:delText xml:space="preserve"> </w:delText>
          </w:r>
          <w:r w:rsidRPr="00E77497" w:rsidDel="001535CA">
            <w:delText>then</w:delText>
          </w:r>
        </w:del>
      </w:ins>
    </w:p>
    <w:p w14:paraId="4EA5D243" w14:textId="77777777" w:rsidR="00C707BD" w:rsidRPr="00E77497" w:rsidDel="001535CA" w:rsidRDefault="00C707BD" w:rsidP="00FA3203">
      <w:pPr>
        <w:pStyle w:val="Alg3"/>
        <w:numPr>
          <w:ilvl w:val="1"/>
          <w:numId w:val="410"/>
        </w:numPr>
        <w:rPr>
          <w:ins w:id="12953" w:author="Allen Wirfs-Brock" w:date="2011-07-01T15:12:00Z"/>
          <w:del w:id="12954" w:author="Rev 8 Allen Wirfs-Brock" w:date="2012-06-14T08:15:00Z"/>
        </w:rPr>
      </w:pPr>
      <w:ins w:id="12955" w:author="Allen Wirfs-Brock" w:date="2011-07-01T15:12:00Z">
        <w:del w:id="12956" w:author="Rev 8 Allen Wirfs-Brock" w:date="2012-06-14T08:15:00Z">
          <w:r w:rsidRPr="00E77497" w:rsidDel="001535CA">
            <w:delText xml:space="preserve">Let </w:delText>
          </w:r>
          <w:r w:rsidRPr="00E77497" w:rsidDel="001535CA">
            <w:rPr>
              <w:i/>
            </w:rPr>
            <w:delText>AssignmentPattern</w:delText>
          </w:r>
          <w:r w:rsidRPr="00E77497" w:rsidDel="001535CA">
            <w:delText xml:space="preserve"> be the parse of the source code corresponding to </w:delText>
          </w:r>
          <w:r w:rsidRPr="00E77497" w:rsidDel="001535CA">
            <w:rPr>
              <w:i/>
            </w:rPr>
            <w:delText>LeftHandSideExp</w:delText>
          </w:r>
        </w:del>
      </w:ins>
      <w:ins w:id="12957" w:author="Allen Wirfs-Brock rev2" w:date="2011-07-20T13:34:00Z">
        <w:del w:id="12958" w:author="Rev 8 Allen Wirfs-Brock" w:date="2012-06-14T08:15:00Z">
          <w:r w:rsidR="00CD7A72" w:rsidRPr="00E77497" w:rsidDel="001535CA">
            <w:rPr>
              <w:i/>
            </w:rPr>
            <w:delText>r</w:delText>
          </w:r>
        </w:del>
      </w:ins>
      <w:ins w:id="12959" w:author="Allen Wirfs-Brock" w:date="2011-07-01T15:12:00Z">
        <w:del w:id="12960" w:author="Rev 8 Allen Wirfs-Brock" w:date="2012-06-14T08:15:00Z">
          <w:r w:rsidRPr="00E77497" w:rsidDel="001535CA">
            <w:rPr>
              <w:i/>
            </w:rPr>
            <w:delText>ess</w:delText>
          </w:r>
        </w:del>
      </w:ins>
      <w:ins w:id="12961" w:author="Rev 3 Allen Wirfs-Brock" w:date="2011-08-30T10:46:00Z">
        <w:del w:id="12962" w:author="Rev 8 Allen Wirfs-Brock" w:date="2012-06-14T08:15:00Z">
          <w:r w:rsidR="0096712D" w:rsidRPr="00E77497" w:rsidDel="001535CA">
            <w:rPr>
              <w:i/>
            </w:rPr>
            <w:delText>i</w:delText>
          </w:r>
        </w:del>
      </w:ins>
      <w:ins w:id="12963" w:author="Allen Wirfs-Brock" w:date="2011-07-01T15:12:00Z">
        <w:del w:id="12964" w:author="Rev 8 Allen Wirfs-Brock" w:date="2012-06-14T08:15:00Z">
          <w:r w:rsidRPr="00E77497" w:rsidDel="001535CA">
            <w:rPr>
              <w:i/>
            </w:rPr>
            <w:delText>on</w:delText>
          </w:r>
          <w:r w:rsidRPr="00E77497" w:rsidDel="001535CA">
            <w:delText xml:space="preserve"> using </w:delText>
          </w:r>
          <w:r w:rsidRPr="00E77497" w:rsidDel="001535CA">
            <w:rPr>
              <w:i/>
            </w:rPr>
            <w:delText>AssignmentPattern</w:delText>
          </w:r>
          <w:r w:rsidRPr="00E77497" w:rsidDel="001535CA">
            <w:delText xml:space="preserve"> as the goal symbol</w:delText>
          </w:r>
        </w:del>
      </w:ins>
    </w:p>
    <w:p w14:paraId="4A8044F5" w14:textId="77777777" w:rsidR="00C707BD" w:rsidRPr="00E77497" w:rsidDel="001535CA" w:rsidRDefault="00C707BD" w:rsidP="00FA3203">
      <w:pPr>
        <w:pStyle w:val="Alg3"/>
        <w:numPr>
          <w:ilvl w:val="1"/>
          <w:numId w:val="410"/>
        </w:numPr>
        <w:rPr>
          <w:ins w:id="12965" w:author="Allen Wirfs-Brock" w:date="2011-07-01T15:12:00Z"/>
          <w:del w:id="12966" w:author="Rev 8 Allen Wirfs-Brock" w:date="2012-06-14T08:15:00Z"/>
        </w:rPr>
      </w:pPr>
      <w:ins w:id="12967" w:author="Allen Wirfs-Brock" w:date="2011-07-01T15:12:00Z">
        <w:del w:id="12968" w:author="Rev 8 Allen Wirfs-Brock" w:date="2012-06-14T08:15:00Z">
          <w:r w:rsidRPr="00E77497" w:rsidDel="001535CA">
            <w:delText xml:space="preserve">Let </w:delText>
          </w:r>
          <w:r w:rsidRPr="00E77497" w:rsidDel="001535CA">
            <w:rPr>
              <w:i/>
            </w:rPr>
            <w:delText>vObj</w:delText>
          </w:r>
          <w:r w:rsidRPr="00E77497" w:rsidDel="001535CA">
            <w:delText xml:space="preserve"> be ToObject(</w:delText>
          </w:r>
          <w:r w:rsidRPr="00E77497" w:rsidDel="001535CA">
            <w:rPr>
              <w:i/>
            </w:rPr>
            <w:delText>v</w:delText>
          </w:r>
          <w:r w:rsidRPr="00E77497" w:rsidDel="001535CA">
            <w:delText>).</w:delText>
          </w:r>
        </w:del>
      </w:ins>
    </w:p>
    <w:p w14:paraId="35E24512" w14:textId="77777777" w:rsidR="001F5817" w:rsidDel="001535CA" w:rsidRDefault="001F5817" w:rsidP="004712DB">
      <w:pPr>
        <w:pStyle w:val="Alg4"/>
        <w:numPr>
          <w:ilvl w:val="1"/>
          <w:numId w:val="410"/>
        </w:numPr>
        <w:contextualSpacing/>
        <w:rPr>
          <w:ins w:id="12969" w:author="Rev 6 Allen Wirfs-Brock" w:date="2012-02-16T19:18:00Z"/>
          <w:del w:id="12970" w:author="Rev 8 Allen Wirfs-Brock" w:date="2012-06-14T08:15:00Z"/>
        </w:rPr>
      </w:pPr>
      <w:ins w:id="12971" w:author="Rev 6 Allen Wirfs-Brock" w:date="2012-02-16T19:18:00Z">
        <w:del w:id="12972" w:author="Rev 8 Allen Wirfs-Brock" w:date="2012-06-14T08:15:00Z">
          <w:r w:rsidDel="001535CA">
            <w:delText xml:space="preserve">If </w:delText>
          </w:r>
          <w:r w:rsidRPr="00E77497" w:rsidDel="001535CA">
            <w:rPr>
              <w:i/>
            </w:rPr>
            <w:delText>vObj</w:delText>
          </w:r>
          <w:r w:rsidRPr="00E77497" w:rsidDel="001535CA">
            <w:delText xml:space="preserve"> </w:delText>
          </w:r>
          <w:r w:rsidDel="001535CA">
            <w:delText xml:space="preserve">is an abrupt completion, return </w:delText>
          </w:r>
        </w:del>
      </w:ins>
      <w:ins w:id="12973" w:author="Rev 7 Allen Wirfs-Brock" w:date="2012-04-09T17:10:00Z">
        <w:del w:id="12974" w:author="Rev 8 Allen Wirfs-Brock" w:date="2012-06-14T08:15:00Z">
          <w:r w:rsidR="00725391" w:rsidDel="001535CA">
            <w:delText>ReturnIfAbrupt(</w:delText>
          </w:r>
        </w:del>
      </w:ins>
      <w:ins w:id="12975" w:author="Rev 6 Allen Wirfs-Brock" w:date="2012-02-16T19:18:00Z">
        <w:del w:id="12976" w:author="Rev 8 Allen Wirfs-Brock" w:date="2012-06-14T08:15:00Z">
          <w:r w:rsidRPr="00E77497" w:rsidDel="001535CA">
            <w:rPr>
              <w:i/>
            </w:rPr>
            <w:delText>vObj</w:delText>
          </w:r>
        </w:del>
      </w:ins>
      <w:ins w:id="12977" w:author="Rev 7 Allen Wirfs-Brock" w:date="2012-04-09T17:11:00Z">
        <w:del w:id="12978" w:author="Rev 8 Allen Wirfs-Brock" w:date="2012-06-14T08:15:00Z">
          <w:r w:rsidR="00725391" w:rsidDel="001535CA">
            <w:delText>)</w:delText>
          </w:r>
        </w:del>
      </w:ins>
      <w:ins w:id="12979" w:author="Rev 6 Allen Wirfs-Brock" w:date="2012-02-16T19:18:00Z">
        <w:del w:id="12980" w:author="Rev 8 Allen Wirfs-Brock" w:date="2012-06-14T08:15:00Z">
          <w:r w:rsidDel="001535CA">
            <w:delText>.</w:delText>
          </w:r>
        </w:del>
      </w:ins>
    </w:p>
    <w:p w14:paraId="448083C1" w14:textId="77777777" w:rsidR="00C707BD" w:rsidRPr="00E77497" w:rsidDel="001535CA" w:rsidRDefault="00C707BD" w:rsidP="00FA3203">
      <w:pPr>
        <w:pStyle w:val="Alg3"/>
        <w:numPr>
          <w:ilvl w:val="1"/>
          <w:numId w:val="410"/>
        </w:numPr>
        <w:rPr>
          <w:ins w:id="12981" w:author="Allen Wirfs-Brock" w:date="2011-07-01T15:12:00Z"/>
          <w:del w:id="12982" w:author="Rev 8 Allen Wirfs-Brock" w:date="2012-06-14T08:15:00Z"/>
        </w:rPr>
      </w:pPr>
      <w:ins w:id="12983" w:author="Allen Wirfs-Brock" w:date="2011-07-01T15:12:00Z">
        <w:del w:id="12984" w:author="Rev 8 Allen Wirfs-Brock" w:date="2012-06-14T08:15:00Z">
          <w:r w:rsidRPr="00E77497" w:rsidDel="001535CA">
            <w:delText>Evaluate</w:delText>
          </w:r>
        </w:del>
      </w:ins>
      <w:ins w:id="12985" w:author="Rev 6 Allen Wirfs-Brock" w:date="2012-02-16T19:18:00Z">
        <w:del w:id="12986" w:author="Rev 8 Allen Wirfs-Brock" w:date="2012-06-14T08:15:00Z">
          <w:r w:rsidR="001F5817" w:rsidDel="001535CA">
            <w:delText>Return the result of evaluating</w:delText>
          </w:r>
        </w:del>
      </w:ins>
      <w:ins w:id="12987" w:author="Allen Wirfs-Brock" w:date="2011-07-01T15:12:00Z">
        <w:del w:id="12988" w:author="Rev 8 Allen Wirfs-Brock" w:date="2012-06-14T08:15:00Z">
          <w:r w:rsidRPr="00E77497" w:rsidDel="001535CA">
            <w:delText xml:space="preserve"> </w:delText>
          </w:r>
          <w:r w:rsidRPr="00E77497" w:rsidDel="001535CA">
            <w:rPr>
              <w:i/>
            </w:rPr>
            <w:delText>AssignmentPattern</w:delText>
          </w:r>
          <w:r w:rsidRPr="00E77497" w:rsidDel="001535CA">
            <w:delText xml:space="preserve"> using </w:delText>
          </w:r>
          <w:r w:rsidRPr="00E77497" w:rsidDel="001535CA">
            <w:rPr>
              <w:i/>
            </w:rPr>
            <w:delText>vObj</w:delText>
          </w:r>
          <w:r w:rsidRPr="00E77497" w:rsidDel="001535CA">
            <w:delText xml:space="preserve"> as the </w:delText>
          </w:r>
          <w:r w:rsidRPr="00E77497" w:rsidDel="001535CA">
            <w:rPr>
              <w:rStyle w:val="bnf"/>
            </w:rPr>
            <w:delText>obj</w:delText>
          </w:r>
          <w:r w:rsidRPr="00E77497" w:rsidDel="001535CA">
            <w:rPr>
              <w:i/>
            </w:rPr>
            <w:delText xml:space="preserve"> </w:delText>
          </w:r>
          <w:r w:rsidRPr="00E77497" w:rsidDel="001535CA">
            <w:delText>parameter.</w:delText>
          </w:r>
        </w:del>
      </w:ins>
    </w:p>
    <w:p w14:paraId="114B5025" w14:textId="77777777" w:rsidR="00C707BD" w:rsidRPr="00E77497" w:rsidDel="001535CA" w:rsidRDefault="00C707BD" w:rsidP="001F5817">
      <w:pPr>
        <w:pStyle w:val="Alg3"/>
        <w:numPr>
          <w:ilvl w:val="1"/>
          <w:numId w:val="410"/>
        </w:numPr>
        <w:rPr>
          <w:ins w:id="12989" w:author="Allen Wirfs-Brock" w:date="2011-07-01T15:12:00Z"/>
          <w:del w:id="12990" w:author="Rev 8 Allen Wirfs-Brock" w:date="2012-06-14T08:15:00Z"/>
        </w:rPr>
      </w:pPr>
      <w:ins w:id="12991" w:author="Allen Wirfs-Brock" w:date="2011-07-01T15:12:00Z">
        <w:del w:id="12992" w:author="Rev 8 Allen Wirfs-Brock" w:date="2012-06-14T08:15:00Z">
          <w:r w:rsidRPr="00E77497" w:rsidDel="001535CA">
            <w:delText>Return.</w:delText>
          </w:r>
        </w:del>
      </w:ins>
    </w:p>
    <w:p w14:paraId="114E446E" w14:textId="77777777" w:rsidR="00C707BD" w:rsidRPr="00E77497" w:rsidDel="001535CA" w:rsidRDefault="00C707BD" w:rsidP="00FA3203">
      <w:pPr>
        <w:pStyle w:val="Alg3"/>
        <w:numPr>
          <w:ilvl w:val="0"/>
          <w:numId w:val="410"/>
        </w:numPr>
        <w:rPr>
          <w:ins w:id="12993" w:author="Allen Wirfs-Brock" w:date="2011-07-01T15:12:00Z"/>
          <w:del w:id="12994" w:author="Rev 8 Allen Wirfs-Brock" w:date="2012-06-14T08:15:00Z"/>
        </w:rPr>
      </w:pPr>
      <w:ins w:id="12995" w:author="Allen Wirfs-Brock" w:date="2011-07-01T15:12:00Z">
        <w:del w:id="12996" w:author="Rev 8 Allen Wirfs-Brock" w:date="2012-06-14T08:15:00Z">
          <w:r w:rsidRPr="00E77497" w:rsidDel="001535CA">
            <w:delText xml:space="preserve">Let </w:delText>
          </w:r>
          <w:r w:rsidRPr="00E77497" w:rsidDel="001535CA">
            <w:rPr>
              <w:i/>
            </w:rPr>
            <w:delText>lref</w:delText>
          </w:r>
          <w:r w:rsidRPr="00E77497" w:rsidDel="001535CA">
            <w:delText xml:space="preserve"> be the result of evaluating </w:delText>
          </w:r>
          <w:r w:rsidRPr="00E77497" w:rsidDel="001535CA">
            <w:rPr>
              <w:i/>
            </w:rPr>
            <w:delText>LeftHandSideExpression</w:delText>
          </w:r>
          <w:r w:rsidRPr="00E77497" w:rsidDel="001535CA">
            <w:delText>.</w:delText>
          </w:r>
        </w:del>
      </w:ins>
    </w:p>
    <w:p w14:paraId="02A3F127" w14:textId="77777777" w:rsidR="00C707BD" w:rsidRPr="00E77497" w:rsidDel="001535CA" w:rsidRDefault="00C707BD" w:rsidP="00FA3203">
      <w:pPr>
        <w:pStyle w:val="Alg3"/>
        <w:numPr>
          <w:ilvl w:val="0"/>
          <w:numId w:val="410"/>
        </w:numPr>
        <w:spacing w:after="240"/>
        <w:rPr>
          <w:ins w:id="12997" w:author="Allen Wirfs-Brock" w:date="2011-07-01T15:12:00Z"/>
          <w:del w:id="12998" w:author="Rev 8 Allen Wirfs-Brock" w:date="2012-06-14T08:15:00Z"/>
        </w:rPr>
      </w:pPr>
      <w:ins w:id="12999" w:author="Allen Wirfs-Brock" w:date="2011-07-01T15:12:00Z">
        <w:del w:id="13000" w:author="Rev 8 Allen Wirfs-Brock" w:date="2012-06-14T08:15:00Z">
          <w:r w:rsidRPr="00E77497" w:rsidDel="001535CA">
            <w:delText>Call PutValue(</w:delText>
          </w:r>
          <w:r w:rsidRPr="00E77497" w:rsidDel="001535CA">
            <w:rPr>
              <w:i/>
            </w:rPr>
            <w:delText>lref</w:delText>
          </w:r>
          <w:r w:rsidRPr="00E77497" w:rsidDel="001535CA">
            <w:delText>,</w:delText>
          </w:r>
          <w:r w:rsidRPr="00E77497" w:rsidDel="001535CA">
            <w:rPr>
              <w:i/>
            </w:rPr>
            <w:delText>v</w:delText>
          </w:r>
          <w:r w:rsidRPr="00E77497" w:rsidDel="001535CA">
            <w:delText>).</w:delText>
          </w:r>
        </w:del>
      </w:ins>
    </w:p>
    <w:p w14:paraId="666719B1" w14:textId="77777777" w:rsidR="00C707BD" w:rsidRPr="00E77497" w:rsidDel="001535CA" w:rsidRDefault="00C707BD" w:rsidP="00FA3203">
      <w:pPr>
        <w:pStyle w:val="Alg3"/>
        <w:numPr>
          <w:ilvl w:val="0"/>
          <w:numId w:val="410"/>
        </w:numPr>
        <w:spacing w:after="240"/>
        <w:rPr>
          <w:ins w:id="13001" w:author="Allen Wirfs-Brock" w:date="2011-07-01T15:12:00Z"/>
          <w:del w:id="13002" w:author="Rev 8 Allen Wirfs-Brock" w:date="2012-06-14T08:15:00Z"/>
        </w:rPr>
      </w:pPr>
    </w:p>
    <w:p w14:paraId="1C5181CF" w14:textId="77777777" w:rsidR="005D4122" w:rsidRPr="00B820AB" w:rsidRDefault="00C707BD" w:rsidP="005550F0">
      <w:pPr>
        <w:contextualSpacing/>
        <w:rPr>
          <w:ins w:id="13003" w:author="Rev 4 Allen Wirfs-Brock" w:date="2011-10-15T14:44:00Z"/>
          <w:rFonts w:ascii="Courier New" w:hAnsi="Courier New" w:cs="Courier New"/>
          <w:b/>
        </w:rPr>
      </w:pPr>
      <w:ins w:id="13004" w:author="Allen Wirfs-Brock" w:date="2011-07-01T15:12:00Z">
        <w:del w:id="13005" w:author="Rev 4 Allen Wirfs-Brock" w:date="2011-10-15T14:44:00Z">
          <w:r w:rsidRPr="00E77497" w:rsidDel="005D4122">
            <w:delText xml:space="preserve">The </w:delText>
          </w:r>
        </w:del>
      </w:ins>
      <w:ins w:id="13006" w:author="Allen Wirfs-Brock" w:date="2011-07-01T15:15:00Z">
        <w:del w:id="13007" w:author="Rev 4 Allen Wirfs-Brock" w:date="2011-10-15T14:44:00Z">
          <w:r w:rsidR="00697CC4" w:rsidRPr="00E77497" w:rsidDel="005D4122">
            <w:delText xml:space="preserve">supplemental </w:delText>
          </w:r>
        </w:del>
      </w:ins>
      <w:ins w:id="13008" w:author="Allen Wirfs-Brock" w:date="2011-07-01T15:12:00Z">
        <w:del w:id="13009" w:author="Rev 4 Allen Wirfs-Brock" w:date="2011-10-15T14:44:00Z">
          <w:r w:rsidRPr="00E77497" w:rsidDel="005D4122">
            <w:delText xml:space="preserve">production </w:delText>
          </w:r>
        </w:del>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ins>
      <w:ins w:id="13010" w:author="Rev 3 Allen Wirfs-Brock" w:date="2011-09-11T11:05:00Z">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ins>
      <w:ins w:id="13011" w:author="Allen Wirfs-Brock" w:date="2011-07-01T15:12:00Z">
        <w:del w:id="13012" w:author="Rev 3 Allen Wirfs-Brock" w:date="2011-09-11T11:05:00Z">
          <w:r w:rsidRPr="006B6D0A" w:rsidDel="000E305D">
            <w:delText xml:space="preserve"> </w:delText>
          </w:r>
        </w:del>
        <w:r w:rsidRPr="006B6D0A">
          <w:rPr>
            <w:rStyle w:val="bnf"/>
          </w:rPr>
          <w:t>AssignmentRestElement</w:t>
        </w:r>
        <w:r w:rsidRPr="00E65A34">
          <w:rPr>
            <w:rFonts w:cs="Arial"/>
            <w:i/>
            <w:vertAlign w:val="subscript"/>
          </w:rPr>
          <w:t xml:space="preserve"> </w:t>
        </w:r>
        <w:r w:rsidRPr="009C202C">
          <w:rPr>
            <w:rFonts w:ascii="Courier New" w:hAnsi="Courier New" w:cs="Courier New"/>
            <w:b/>
          </w:rPr>
          <w:t>]</w:t>
        </w:r>
      </w:ins>
    </w:p>
    <w:p w14:paraId="7DED98E5" w14:textId="77777777" w:rsidR="00C707BD" w:rsidRPr="00E77497" w:rsidDel="005D43BD" w:rsidRDefault="00C707BD" w:rsidP="005550F0">
      <w:pPr>
        <w:ind w:left="360"/>
        <w:rPr>
          <w:ins w:id="13013" w:author="Allen Wirfs-Brock" w:date="2011-07-01T15:12:00Z"/>
          <w:del w:id="13014" w:author="Rev 4 Allen Wirfs-Brock" w:date="2011-11-07T10:58:00Z"/>
        </w:rPr>
      </w:pPr>
      <w:ins w:id="13015" w:author="Allen Wirfs-Brock" w:date="2011-07-01T15:12:00Z">
        <w:del w:id="13016" w:author="Rev 4 Allen Wirfs-Brock" w:date="2011-10-15T14:44:00Z">
          <w:r w:rsidRPr="00B820AB" w:rsidDel="005D4122">
            <w:rPr>
              <w:rFonts w:ascii="Courier New" w:hAnsi="Courier New" w:cs="Courier New"/>
              <w:b/>
            </w:rPr>
            <w:delText xml:space="preserve"> </w:delText>
          </w:r>
          <w:r w:rsidRPr="00675B74" w:rsidDel="005D4122">
            <w:delText xml:space="preserve">is evaluated </w:delText>
          </w:r>
        </w:del>
        <w:del w:id="13017" w:author="Rev 4 Allen Wirfs-Brock" w:date="2011-11-07T10:58:00Z">
          <w:r w:rsidRPr="00E77497" w:rsidDel="005D43BD">
            <w:delText xml:space="preserve">with </w:delText>
          </w:r>
        </w:del>
        <w:del w:id="13018" w:author="Rev 4 Allen Wirfs-Brock" w:date="2011-10-15T14:45:00Z">
          <w:r w:rsidRPr="00E77497" w:rsidDel="005D4122">
            <w:delText xml:space="preserve">the </w:delText>
          </w:r>
        </w:del>
        <w:del w:id="13019"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3020" w:author="Rev 4 Allen Wirfs-Brock" w:date="2011-10-15T14:45:00Z">
          <w:r w:rsidRPr="00E77497" w:rsidDel="005D4122">
            <w:delText>as follows:</w:delText>
          </w:r>
        </w:del>
      </w:ins>
    </w:p>
    <w:p w14:paraId="1F0F79F6" w14:textId="77777777" w:rsidR="000E305D" w:rsidRPr="00E77497" w:rsidRDefault="000E305D" w:rsidP="00FA3203">
      <w:pPr>
        <w:pStyle w:val="Alg3"/>
        <w:numPr>
          <w:ilvl w:val="0"/>
          <w:numId w:val="411"/>
        </w:numPr>
        <w:rPr>
          <w:ins w:id="13021" w:author="Rev 3 Allen Wirfs-Brock" w:date="2011-09-11T11:05:00Z"/>
        </w:rPr>
      </w:pPr>
      <w:ins w:id="13022" w:author="Rev 3 Allen Wirfs-Brock" w:date="2011-09-11T11:0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2FC69415" w14:textId="77777777" w:rsidR="00C707BD" w:rsidRPr="00E77497" w:rsidDel="005D4122" w:rsidRDefault="004B56D8" w:rsidP="00FA3203">
      <w:pPr>
        <w:pStyle w:val="Alg3"/>
        <w:numPr>
          <w:ilvl w:val="0"/>
          <w:numId w:val="411"/>
        </w:numPr>
        <w:spacing w:after="240"/>
        <w:contextualSpacing/>
        <w:rPr>
          <w:ins w:id="13023" w:author="Allen Wirfs-Brock" w:date="2011-07-01T15:12:00Z"/>
          <w:del w:id="13024" w:author="Rev 4 Allen Wirfs-Brock" w:date="2011-10-15T14:45:00Z"/>
        </w:rPr>
      </w:pPr>
      <w:ins w:id="13025" w:author="Rev 6 Allen Wirfs-Brock" w:date="2012-02-16T19:19:00Z">
        <w:r>
          <w:t xml:space="preserve">Return the result of performing </w:t>
        </w:r>
      </w:ins>
      <w:ins w:id="13026" w:author="Rev 4 Allen Wirfs-Brock" w:date="2011-11-07T11:03:00Z">
        <w:del w:id="13027" w:author="Rev 6 Allen Wirfs-Brock" w:date="2012-02-16T19:19:00Z">
          <w:r w:rsidR="006B1B28" w:rsidDel="004B56D8">
            <w:delText xml:space="preserve">Perform </w:delText>
          </w:r>
        </w:del>
        <w:r w:rsidR="006B1B28">
          <w:t>Indexed Destructuring Assignment Evaluation of</w:t>
        </w:r>
        <w:r w:rsidR="006B1B28" w:rsidRPr="00E77497">
          <w:t xml:space="preserve"> </w:t>
        </w:r>
      </w:ins>
      <w:ins w:id="13028" w:author="Allen Wirfs-Brock" w:date="2011-07-01T15:12:00Z">
        <w:del w:id="13029" w:author="Rev 4 Allen Wirfs-Brock" w:date="2011-11-07T11:03:00Z">
          <w:r w:rsidR="00C707BD" w:rsidRPr="00E77497" w:rsidDel="006B1B28">
            <w:delText xml:space="preserve">Evaluate </w:delText>
          </w:r>
        </w:del>
        <w:r w:rsidR="00C707BD" w:rsidRPr="00E77497">
          <w:rPr>
            <w:rStyle w:val="bnf"/>
          </w:rPr>
          <w:t>AssignmentRestElement</w:t>
        </w:r>
        <w:r w:rsidR="00C707BD" w:rsidRPr="00E77497">
          <w:rPr>
            <w:rFonts w:ascii="Courier New" w:hAnsi="Courier New" w:cs="Courier New"/>
            <w:b/>
          </w:rPr>
          <w:t xml:space="preserve"> </w:t>
        </w:r>
      </w:ins>
      <w:ins w:id="13030" w:author="Rev 4 Allen Wirfs-Brock" w:date="2011-11-07T11:13:00Z">
        <w:r w:rsidR="00C7794D">
          <w:t>with</w:t>
        </w:r>
        <w:r w:rsidR="00C7794D" w:rsidRPr="00E77497">
          <w:t xml:space="preserve"> </w:t>
        </w:r>
      </w:ins>
      <w:ins w:id="13031" w:author="Rev 7 Allen Wirfs-Brock" w:date="2012-05-04T14:34:00Z">
        <w:r w:rsidR="00C9532C" w:rsidRPr="00C9532C">
          <w:rPr>
            <w:i/>
          </w:rPr>
          <w:t>obj</w:t>
        </w:r>
        <w:r w:rsidR="00C9532C">
          <w:t xml:space="preserve"> </w:t>
        </w:r>
      </w:ins>
      <w:ins w:id="13032" w:author="Allen Wirfs-Brock" w:date="2011-07-01T15:12:00Z">
        <w:del w:id="13033" w:author="Rev 4 Allen Wirfs-Brock" w:date="2011-11-07T11:13:00Z">
          <w:r w:rsidR="00C707BD" w:rsidRPr="00E77497" w:rsidDel="00C7794D">
            <w:delText xml:space="preserve">using </w:delText>
          </w:r>
        </w:del>
        <w:del w:id="13034" w:author="Rev 4 Allen Wirfs-Brock" w:date="2011-11-07T11:09:00Z">
          <w:r w:rsidR="00C707BD" w:rsidRPr="00E77497" w:rsidDel="006B1B28">
            <w:rPr>
              <w:i/>
            </w:rPr>
            <w:delText>obj</w:delText>
          </w:r>
          <w:r w:rsidR="00C707BD" w:rsidRPr="00E77497" w:rsidDel="006B1B28">
            <w:delText xml:space="preserve"> 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13035" w:author="Rev 3 Allen Wirfs-Brock" w:date="2011-09-11T11:06:00Z">
        <w:r w:rsidR="000E305D" w:rsidRPr="00E77497">
          <w:rPr>
            <w:i/>
          </w:rPr>
          <w:t>skip</w:t>
        </w:r>
        <w:r w:rsidR="000E305D" w:rsidRPr="00E77497">
          <w:t xml:space="preserve"> </w:t>
        </w:r>
      </w:ins>
      <w:ins w:id="13036" w:author="Allen Wirfs-Brock" w:date="2011-07-01T15:12:00Z">
        <w:del w:id="13037" w:author="Rev 3 Allen Wirfs-Brock" w:date="2011-09-11T11:06:00Z">
          <w:r w:rsidR="00C707BD" w:rsidRPr="00E77497" w:rsidDel="000E305D">
            <w:delText xml:space="preserve">0 </w:delText>
          </w:r>
        </w:del>
        <w:r w:rsidR="00C707BD" w:rsidRPr="00E77497">
          <w:t xml:space="preserve">as the </w:t>
        </w:r>
        <w:del w:id="13038" w:author="Rev 4 Allen Wirfs-Brock" w:date="2011-11-07T11:09:00Z">
          <w:r w:rsidR="00C707BD" w:rsidRPr="00E77497" w:rsidDel="006B1B28">
            <w:rPr>
              <w:i/>
            </w:rPr>
            <w:delText>index</w:delText>
          </w:r>
          <w:r w:rsidR="00C707BD" w:rsidRPr="00E77497" w:rsidDel="006B1B28">
            <w:delText xml:space="preserve"> </w:delText>
          </w:r>
        </w:del>
      </w:ins>
      <w:ins w:id="13039" w:author="Rev 4 Allen Wirfs-Brock" w:date="2011-11-07T11:09:00Z">
        <w:r w:rsidR="006B1B28">
          <w:t>arguments</w:t>
        </w:r>
      </w:ins>
      <w:ins w:id="13040" w:author="Allen Wirfs-Brock" w:date="2011-07-01T15:12:00Z">
        <w:del w:id="13041" w:author="Rev 4 Allen Wirfs-Brock" w:date="2011-11-07T11:09:00Z">
          <w:r w:rsidR="00C707BD" w:rsidRPr="00E77497" w:rsidDel="006B1B28">
            <w:delText>parameter</w:delText>
          </w:r>
        </w:del>
        <w:r w:rsidR="00C707BD" w:rsidRPr="00E77497">
          <w:t>.</w:t>
        </w:r>
      </w:ins>
    </w:p>
    <w:p w14:paraId="702BA891" w14:textId="77777777" w:rsidR="00C707BD" w:rsidRPr="00E77497" w:rsidRDefault="00C707BD" w:rsidP="00FA3203">
      <w:pPr>
        <w:pStyle w:val="Alg3"/>
        <w:numPr>
          <w:ilvl w:val="0"/>
          <w:numId w:val="411"/>
        </w:numPr>
        <w:spacing w:after="240"/>
        <w:contextualSpacing/>
        <w:rPr>
          <w:ins w:id="13042" w:author="Allen Wirfs-Brock" w:date="2011-07-01T15:12:00Z"/>
        </w:rPr>
      </w:pPr>
    </w:p>
    <w:p w14:paraId="55EEB2B1" w14:textId="77777777" w:rsidR="001837C6" w:rsidRPr="00E77497" w:rsidRDefault="001837C6" w:rsidP="001837C6">
      <w:pPr>
        <w:contextualSpacing/>
        <w:jc w:val="left"/>
        <w:rPr>
          <w:ins w:id="13043" w:author="Rev 5 Allen Wirfs-Brock" w:date="2012-01-03T17:30:00Z"/>
        </w:rPr>
      </w:pPr>
      <w:ins w:id="13044" w:author="Rev 5 Allen Wirfs-Brock" w:date="2012-01-03T17:30:00Z">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ins>
    </w:p>
    <w:p w14:paraId="414A1F6B" w14:textId="77777777" w:rsidR="004B56D8" w:rsidRPr="00E77497" w:rsidRDefault="004B56D8" w:rsidP="004B56D8">
      <w:pPr>
        <w:pStyle w:val="Alg3"/>
        <w:numPr>
          <w:ilvl w:val="0"/>
          <w:numId w:val="412"/>
        </w:numPr>
        <w:spacing w:after="240"/>
        <w:rPr>
          <w:ins w:id="13045" w:author="Rev 6 Allen Wirfs-Brock" w:date="2012-02-16T19:24:00Z"/>
        </w:rPr>
      </w:pPr>
      <w:ins w:id="13046" w:author="Rev 6 Allen Wirfs-Brock" w:date="2012-02-16T19:24:00Z">
        <w:r>
          <w:t>Return the result of performing Indexed Destructuring Assignment 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ins>
    </w:p>
    <w:p w14:paraId="53A43405" w14:textId="77777777" w:rsidR="001837C6" w:rsidRPr="00E77497" w:rsidDel="004B56D8" w:rsidRDefault="00025F06" w:rsidP="00FA3203">
      <w:pPr>
        <w:pStyle w:val="Alg3"/>
        <w:numPr>
          <w:ilvl w:val="0"/>
          <w:numId w:val="412"/>
        </w:numPr>
        <w:spacing w:after="240"/>
        <w:rPr>
          <w:ins w:id="13047" w:author="Rev 5 Allen Wirfs-Brock" w:date="2012-01-03T17:30:00Z"/>
          <w:del w:id="13048" w:author="Rev 6 Allen Wirfs-Brock" w:date="2012-02-16T19:24:00Z"/>
        </w:rPr>
      </w:pPr>
      <w:ins w:id="13049" w:author="Rev 5 Allen Wirfs-Brock" w:date="2012-01-03T17:31:00Z">
        <w:del w:id="13050" w:author="Rev 6 Allen Wirfs-Brock" w:date="2012-02-16T19:20:00Z">
          <w:r w:rsidDel="004B56D8">
            <w:delText>Perform</w:delText>
          </w:r>
        </w:del>
      </w:ins>
      <w:ins w:id="13051" w:author="Rev 5 Allen Wirfs-Brock" w:date="2012-01-03T17:30:00Z">
        <w:del w:id="13052" w:author="Rev 6 Allen Wirfs-Brock" w:date="2012-02-16T19:20:00Z">
          <w:r w:rsidR="001837C6" w:rsidDel="004B56D8">
            <w:delText xml:space="preserve"> </w:delText>
          </w:r>
        </w:del>
        <w:del w:id="13053" w:author="Rev 6 Allen Wirfs-Brock" w:date="2012-02-16T19:24:00Z">
          <w:r w:rsidR="001837C6" w:rsidDel="004B56D8">
            <w:delText>Indexed Destructuring Assignment Evaluation of</w:delText>
          </w:r>
          <w:r w:rsidR="001837C6" w:rsidRPr="00E77497" w:rsidDel="004B56D8">
            <w:delText xml:space="preserve"> </w:delText>
          </w:r>
          <w:r w:rsidR="001837C6" w:rsidRPr="00E77497" w:rsidDel="004B56D8">
            <w:rPr>
              <w:rStyle w:val="bnf"/>
            </w:rPr>
            <w:delText>AssignmentElementList</w:delText>
          </w:r>
          <w:r w:rsidR="001837C6" w:rsidRPr="00E77497" w:rsidDel="004B56D8">
            <w:rPr>
              <w:rFonts w:ascii="Courier New" w:hAnsi="Courier New" w:cs="Courier New"/>
              <w:b/>
            </w:rPr>
            <w:delText xml:space="preserve"> </w:delText>
          </w:r>
          <w:r w:rsidR="001837C6" w:rsidRPr="00E77497" w:rsidDel="004B56D8">
            <w:delText xml:space="preserve">using </w:delText>
          </w:r>
          <w:r w:rsidR="001837C6" w:rsidRPr="00E77497" w:rsidDel="004B56D8">
            <w:rPr>
              <w:i/>
            </w:rPr>
            <w:delText>obj</w:delText>
          </w:r>
          <w:r w:rsidR="001837C6" w:rsidRPr="00E77497" w:rsidDel="004B56D8">
            <w:delText xml:space="preserve"> and 0 as the </w:delText>
          </w:r>
          <w:r w:rsidR="001837C6" w:rsidDel="004B56D8">
            <w:delText>arguments</w:delText>
          </w:r>
          <w:r w:rsidR="001837C6" w:rsidRPr="00E77497" w:rsidDel="004B56D8">
            <w:delText>.</w:delText>
          </w:r>
        </w:del>
      </w:ins>
    </w:p>
    <w:p w14:paraId="5D6C9016" w14:textId="77777777" w:rsidR="005D4122" w:rsidRPr="00E77497" w:rsidRDefault="00C707BD" w:rsidP="005550F0">
      <w:pPr>
        <w:contextualSpacing/>
        <w:jc w:val="left"/>
        <w:rPr>
          <w:ins w:id="13054" w:author="Rev 4 Allen Wirfs-Brock" w:date="2011-10-15T14:46:00Z"/>
        </w:rPr>
      </w:pPr>
      <w:ins w:id="13055" w:author="Allen Wirfs-Brock" w:date="2011-07-01T15:12:00Z">
        <w:del w:id="13056" w:author="Rev 4 Allen Wirfs-Brock" w:date="2011-10-15T14:45:00Z">
          <w:r w:rsidRPr="00E77497" w:rsidDel="005D4122">
            <w:delText xml:space="preserve">The </w:delText>
          </w:r>
        </w:del>
      </w:ins>
      <w:ins w:id="13057" w:author="Allen Wirfs-Brock" w:date="2011-07-01T15:15:00Z">
        <w:del w:id="13058" w:author="Rev 4 Allen Wirfs-Brock" w:date="2011-10-15T14:45:00Z">
          <w:r w:rsidR="00697CC4" w:rsidRPr="00E77497" w:rsidDel="005D4122">
            <w:delText xml:space="preserve">supplemental </w:delText>
          </w:r>
        </w:del>
      </w:ins>
      <w:ins w:id="13059" w:author="Allen Wirfs-Brock" w:date="2011-07-01T15:12:00Z">
        <w:del w:id="13060" w:author="Rev 4 Allen Wirfs-Brock" w:date="2011-10-15T14:45:00Z">
          <w:r w:rsidRPr="00E77497" w:rsidDel="005D4122">
            <w:delText>production</w:delText>
          </w:r>
        </w:del>
      </w:ins>
      <w:ins w:id="13061" w:author="Allen Wirfs-Brock" w:date="2011-07-01T15:16:00Z">
        <w:del w:id="13062" w:author="Rev 4 Allen Wirfs-Brock" w:date="2011-10-15T14:45:00Z">
          <w:r w:rsidR="00697CC4" w:rsidRPr="00E77497" w:rsidDel="005D4122">
            <w:br/>
          </w:r>
        </w:del>
      </w:ins>
      <w:ins w:id="13063" w:author="Allen Wirfs-Brock" w:date="2011-07-01T15:12:00Z">
        <w:del w:id="13064" w:author="Rev 4 Allen Wirfs-Brock" w:date="2011-10-15T14:45:00Z">
          <w:r w:rsidRPr="00E77497" w:rsidDel="005D4122">
            <w:delText xml:space="preserve"> </w:delText>
          </w:r>
        </w:del>
      </w:ins>
      <w:ins w:id="13065" w:author="Rev 3 Allen Wirfs-Brock" w:date="2011-08-30T11:22:00Z">
        <w:r w:rsidR="00620189" w:rsidRPr="00E77497">
          <w:rPr>
            <w:rStyle w:val="bnf"/>
          </w:rPr>
          <w:t xml:space="preserve">ArrayAssignmentPattern </w:t>
        </w:r>
      </w:ins>
      <w:ins w:id="13066" w:author="Allen Wirfs-Brock" w:date="2011-07-01T15:12:00Z">
        <w:del w:id="13067" w:author="Rev 3 Allen Wirfs-Brock" w:date="2011-08-30T11:22:00Z">
          <w:r w:rsidRPr="00E77497" w:rsidDel="00620189">
            <w:rPr>
              <w:rStyle w:val="bnf"/>
            </w:rPr>
            <w:delText xml:space="preserve">AssignmentPropertyList </w:delText>
          </w:r>
        </w:del>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Pr="00E77497">
          <w:rPr>
            <w:rFonts w:ascii="Courier New" w:hAnsi="Courier New" w:cs="Courier New"/>
            <w:b/>
            <w:i/>
          </w:rPr>
          <w:t xml:space="preserve"> </w:t>
        </w:r>
        <w:r w:rsidRPr="00E77497">
          <w:rPr>
            <w:rFonts w:ascii="Courier New" w:hAnsi="Courier New" w:cs="Courier New"/>
            <w:b/>
          </w:rPr>
          <w:t>,</w:t>
        </w:r>
        <w:r w:rsidRPr="00E77497">
          <w:rPr>
            <w:rFonts w:ascii="Courier New" w:hAnsi="Courier New" w:cs="Courier New"/>
            <w:b/>
            <w:i/>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AssignmentRestElement</w:t>
        </w:r>
        <w:r w:rsidRPr="00E77497">
          <w:rPr>
            <w:rStyle w:val="bnf"/>
            <w:rFonts w:ascii="Arial" w:hAnsi="Arial" w:cs="Arial"/>
            <w:i w:val="0"/>
            <w:vertAlign w:val="subscript"/>
          </w:rPr>
          <w:t>opt</w:t>
        </w:r>
        <w:r w:rsidRPr="00E77497">
          <w:rPr>
            <w:rFonts w:cs="Arial"/>
            <w:i/>
            <w:vertAlign w:val="subscript"/>
          </w:rPr>
          <w:t xml:space="preserve"> </w:t>
        </w:r>
        <w:r w:rsidRPr="00E77497">
          <w:rPr>
            <w:rFonts w:ascii="Courier New" w:hAnsi="Courier New" w:cs="Courier New"/>
            <w:b/>
          </w:rPr>
          <w:t>]</w:t>
        </w:r>
      </w:ins>
      <w:ins w:id="13068" w:author="Allen Wirfs-Brock" w:date="2011-07-01T15:17:00Z">
        <w:del w:id="13069" w:author="Rev 4 Allen Wirfs-Brock" w:date="2011-10-15T14:46:00Z">
          <w:r w:rsidR="00697CC4" w:rsidRPr="00E77497" w:rsidDel="005D4122">
            <w:br/>
          </w:r>
        </w:del>
      </w:ins>
    </w:p>
    <w:p w14:paraId="28E087E4" w14:textId="77777777" w:rsidR="00C707BD" w:rsidRPr="00E77497" w:rsidDel="005D43BD" w:rsidRDefault="00C707BD" w:rsidP="004B56D8">
      <w:pPr>
        <w:numPr>
          <w:ilvl w:val="0"/>
          <w:numId w:val="668"/>
        </w:numPr>
        <w:ind w:left="0"/>
        <w:jc w:val="left"/>
        <w:rPr>
          <w:ins w:id="13070" w:author="Allen Wirfs-Brock" w:date="2011-07-01T15:12:00Z"/>
          <w:del w:id="13071" w:author="Rev 4 Allen Wirfs-Brock" w:date="2011-11-07T10:59:00Z"/>
        </w:rPr>
      </w:pPr>
      <w:ins w:id="13072" w:author="Allen Wirfs-Brock" w:date="2011-07-01T15:12:00Z">
        <w:del w:id="13073" w:author="Rev 4 Allen Wirfs-Brock" w:date="2011-10-15T14:45:00Z">
          <w:r w:rsidRPr="00E77497" w:rsidDel="005D4122">
            <w:delText xml:space="preserve">is evaluated </w:delText>
          </w:r>
        </w:del>
        <w:del w:id="13074" w:author="Rev 4 Allen Wirfs-Brock" w:date="2011-11-07T10:59:00Z">
          <w:r w:rsidRPr="00E77497" w:rsidDel="005D43BD">
            <w:delText xml:space="preserve">with </w:delText>
          </w:r>
        </w:del>
        <w:del w:id="13075" w:author="Rev 4 Allen Wirfs-Brock" w:date="2011-10-15T14:46:00Z">
          <w:r w:rsidRPr="00E77497" w:rsidDel="005D4122">
            <w:delText xml:space="preserve">the </w:delText>
          </w:r>
        </w:del>
        <w:del w:id="13076" w:author="Rev 4 Allen Wirfs-Brock" w:date="2011-11-07T10:59:00Z">
          <w:r w:rsidRPr="00E77497" w:rsidDel="005D43BD">
            <w:delText xml:space="preserve">parameter </w:delText>
          </w:r>
          <w:r w:rsidRPr="00E77497" w:rsidDel="005D43BD">
            <w:rPr>
              <w:rStyle w:val="bnf"/>
            </w:rPr>
            <w:delText>obj</w:delText>
          </w:r>
          <w:r w:rsidRPr="00E77497" w:rsidDel="005D43BD">
            <w:delText xml:space="preserve"> </w:delText>
          </w:r>
        </w:del>
        <w:del w:id="13077" w:author="Rev 4 Allen Wirfs-Brock" w:date="2011-10-15T14:46:00Z">
          <w:r w:rsidRPr="00E77497" w:rsidDel="005D4122">
            <w:delText>as follows:</w:delText>
          </w:r>
        </w:del>
      </w:ins>
    </w:p>
    <w:p w14:paraId="48C9FEE2" w14:textId="77777777" w:rsidR="00C707BD" w:rsidRPr="00E77497" w:rsidRDefault="00C707BD" w:rsidP="004B56D8">
      <w:pPr>
        <w:pStyle w:val="Alg3"/>
        <w:numPr>
          <w:ilvl w:val="0"/>
          <w:numId w:val="668"/>
        </w:numPr>
        <w:rPr>
          <w:ins w:id="13078" w:author="Allen Wirfs-Brock" w:date="2011-07-01T15:12:00Z"/>
        </w:rPr>
      </w:pPr>
      <w:ins w:id="13079" w:author="Allen Wirfs-Brock" w:date="2011-07-01T15:12:00Z">
        <w:r w:rsidRPr="00E77497">
          <w:t xml:space="preserve">Let </w:t>
        </w:r>
        <w:del w:id="13080" w:author="Rev 3 Allen Wirfs-Brock" w:date="2011-09-11T12:45:00Z">
          <w:r w:rsidRPr="00E77497" w:rsidDel="00D8162F">
            <w:rPr>
              <w:i/>
            </w:rPr>
            <w:delText>index</w:delText>
          </w:r>
        </w:del>
      </w:ins>
      <w:ins w:id="13081" w:author="Rev 3 Allen Wirfs-Brock" w:date="2011-09-11T12:45:00Z">
        <w:r w:rsidR="00D8162F" w:rsidRPr="00E77497">
          <w:rPr>
            <w:i/>
          </w:rPr>
          <w:t>lastIndex</w:t>
        </w:r>
      </w:ins>
      <w:ins w:id="13082" w:author="Allen Wirfs-Brock" w:date="2011-07-01T15:12:00Z">
        <w:r w:rsidRPr="00E77497">
          <w:t xml:space="preserve"> be the result of </w:t>
        </w:r>
      </w:ins>
      <w:ins w:id="13083" w:author="Rev 4 Allen Wirfs-Brock" w:date="2011-11-07T11:04:00Z">
        <w:r w:rsidR="006B1B28">
          <w:t>p</w:t>
        </w:r>
      </w:ins>
      <w:ins w:id="13084" w:author="Rev 4 Allen Wirfs-Brock" w:date="2011-11-07T11:03:00Z">
        <w:r w:rsidR="006B1B28">
          <w:t>erform</w:t>
        </w:r>
      </w:ins>
      <w:ins w:id="13085" w:author="Rev 4 Allen Wirfs-Brock" w:date="2011-11-07T11:04:00Z">
        <w:r w:rsidR="006B1B28">
          <w:t>ing Indexed</w:t>
        </w:r>
      </w:ins>
      <w:ins w:id="13086" w:author="Rev 4 Allen Wirfs-Brock" w:date="2011-11-07T11:03:00Z">
        <w:r w:rsidR="006B1B28">
          <w:t xml:space="preserve"> Destructuring Assignment Evaluation of</w:t>
        </w:r>
        <w:r w:rsidR="006B1B28" w:rsidRPr="00E77497">
          <w:t xml:space="preserve"> </w:t>
        </w:r>
      </w:ins>
      <w:ins w:id="13087" w:author="Allen Wirfs-Brock" w:date="2011-07-01T15:12:00Z">
        <w:del w:id="13088" w:author="Rev 4 Allen Wirfs-Brock" w:date="2011-11-07T11:03:00Z">
          <w:r w:rsidRPr="00E77497" w:rsidDel="006B1B28">
            <w:delText xml:space="preserve">evaluating </w:delText>
          </w:r>
        </w:del>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w:t>
        </w:r>
        <w:del w:id="13089" w:author="Rev 4 Allen Wirfs-Brock" w:date="2011-11-07T11:09: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0 as the </w:t>
        </w:r>
        <w:del w:id="13090" w:author="Rev 4 Allen Wirfs-Brock" w:date="2011-11-07T11:09:00Z">
          <w:r w:rsidRPr="00E77497" w:rsidDel="006B1B28">
            <w:rPr>
              <w:i/>
            </w:rPr>
            <w:delText>index</w:delText>
          </w:r>
          <w:r w:rsidRPr="00E77497" w:rsidDel="006B1B28">
            <w:delText xml:space="preserve"> </w:delText>
          </w:r>
        </w:del>
      </w:ins>
      <w:ins w:id="13091" w:author="Rev 4 Allen Wirfs-Brock" w:date="2011-11-07T11:09:00Z">
        <w:r w:rsidR="006B1B28">
          <w:t>arguments</w:t>
        </w:r>
      </w:ins>
      <w:ins w:id="13092" w:author="Allen Wirfs-Brock" w:date="2011-07-01T15:12:00Z">
        <w:del w:id="13093" w:author="Rev 4 Allen Wirfs-Brock" w:date="2011-11-07T11:09:00Z">
          <w:r w:rsidRPr="00E77497" w:rsidDel="006B1B28">
            <w:delText>parameter</w:delText>
          </w:r>
        </w:del>
        <w:r w:rsidRPr="00E77497">
          <w:t>.</w:t>
        </w:r>
      </w:ins>
    </w:p>
    <w:p w14:paraId="084401C4" w14:textId="77777777" w:rsidR="004B56D8" w:rsidRDefault="004B56D8" w:rsidP="004B56D8">
      <w:pPr>
        <w:pStyle w:val="Alg4"/>
        <w:numPr>
          <w:ilvl w:val="0"/>
          <w:numId w:val="668"/>
        </w:numPr>
        <w:contextualSpacing/>
        <w:rPr>
          <w:ins w:id="13094" w:author="Rev 6 Allen Wirfs-Brock" w:date="2012-02-16T19:21:00Z"/>
        </w:rPr>
      </w:pPr>
      <w:ins w:id="13095" w:author="Rev 6 Allen Wirfs-Brock" w:date="2012-02-16T19:21:00Z">
        <w:r>
          <w:t xml:space="preserve">If </w:t>
        </w:r>
        <w:r w:rsidRPr="00E77497">
          <w:rPr>
            <w:i/>
          </w:rPr>
          <w:t>lastIndex</w:t>
        </w:r>
        <w:r w:rsidRPr="00E77497">
          <w:t xml:space="preserve"> </w:t>
        </w:r>
        <w:r>
          <w:t xml:space="preserve">is an abrupt completion, return </w:t>
        </w:r>
        <w:r w:rsidRPr="00E77497">
          <w:rPr>
            <w:i/>
          </w:rPr>
          <w:t>lastIndex</w:t>
        </w:r>
        <w:r>
          <w:t>.</w:t>
        </w:r>
      </w:ins>
    </w:p>
    <w:p w14:paraId="340471A1" w14:textId="77777777" w:rsidR="00C707BD" w:rsidRPr="00E77497" w:rsidRDefault="00C707BD" w:rsidP="004B56D8">
      <w:pPr>
        <w:pStyle w:val="Alg3"/>
        <w:numPr>
          <w:ilvl w:val="0"/>
          <w:numId w:val="668"/>
        </w:numPr>
        <w:rPr>
          <w:ins w:id="13096" w:author="Allen Wirfs-Brock" w:date="2011-07-01T15:12:00Z"/>
        </w:rPr>
      </w:pPr>
      <w:ins w:id="13097"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2987F486" w14:textId="77777777" w:rsidR="00C707BD" w:rsidRPr="00E77497" w:rsidDel="00C0486D" w:rsidRDefault="00C707BD" w:rsidP="0058620A">
      <w:pPr>
        <w:pStyle w:val="Alg3"/>
        <w:numPr>
          <w:ilvl w:val="0"/>
          <w:numId w:val="668"/>
        </w:numPr>
        <w:spacing w:after="240"/>
        <w:contextualSpacing/>
        <w:rPr>
          <w:ins w:id="13098" w:author="Allen Wirfs-Brock" w:date="2011-07-01T15:12:00Z"/>
          <w:del w:id="13099" w:author="Rev 4 Allen Wirfs-Brock" w:date="2011-10-15T14:47:00Z"/>
        </w:rPr>
      </w:pPr>
      <w:ins w:id="13100" w:author="Allen Wirfs-Brock" w:date="2011-07-01T15:12:00Z">
        <w:r w:rsidRPr="00E77497">
          <w:t xml:space="preserve">If </w:t>
        </w:r>
        <w:r w:rsidRPr="00E77497">
          <w:rPr>
            <w:rStyle w:val="bnf"/>
          </w:rPr>
          <w:t>AssignmentRestElement</w:t>
        </w:r>
        <w:r w:rsidRPr="00E77497">
          <w:t xml:space="preserve"> is present, then </w:t>
        </w:r>
      </w:ins>
      <w:ins w:id="13101" w:author="Rev 4 Allen Wirfs-Brock" w:date="2011-11-07T11:04:00Z">
        <w:del w:id="13102" w:author="Rev 6 Allen Wirfs-Brock" w:date="2012-02-16T19:25:00Z">
          <w:r w:rsidR="006B1B28" w:rsidDel="004B56D8">
            <w:delText>perform</w:delText>
          </w:r>
        </w:del>
      </w:ins>
      <w:ins w:id="13103" w:author="Rev 6 Allen Wirfs-Brock" w:date="2012-02-16T19:25:00Z">
        <w:r w:rsidR="004B56D8">
          <w:t>return the result of performing</w:t>
        </w:r>
      </w:ins>
      <w:ins w:id="13104" w:author="Rev 4 Allen Wirfs-Brock" w:date="2011-11-07T11:04:00Z">
        <w:r w:rsidR="006B1B28">
          <w:t xml:space="preserve"> Indexed Destructuring Assignment Evaluation of</w:t>
        </w:r>
        <w:r w:rsidR="006B1B28" w:rsidRPr="00E77497">
          <w:t xml:space="preserve"> </w:t>
        </w:r>
      </w:ins>
      <w:ins w:id="13105" w:author="Allen Wirfs-Brock" w:date="2011-07-01T15:12:00Z">
        <w:del w:id="13106" w:author="Rev 4 Allen Wirfs-Brock" w:date="2011-11-07T11:04:00Z">
          <w:r w:rsidRPr="00E77497" w:rsidDel="006B1B28">
            <w:delText xml:space="preserve">evaluate </w:delText>
          </w:r>
        </w:del>
        <w:r w:rsidRPr="00E77497">
          <w:rPr>
            <w:rStyle w:val="bnf"/>
          </w:rPr>
          <w:t>AssignmentRestElement</w:t>
        </w:r>
        <w:r w:rsidRPr="00E77497">
          <w:rPr>
            <w:rFonts w:ascii="Courier New" w:hAnsi="Courier New" w:cs="Courier New"/>
            <w:b/>
          </w:rPr>
          <w:t xml:space="preserve"> </w:t>
        </w:r>
      </w:ins>
      <w:ins w:id="13107" w:author="Rev 4 Allen Wirfs-Brock" w:date="2011-11-07T11:14:00Z">
        <w:r w:rsidR="00C7794D">
          <w:t>with</w:t>
        </w:r>
        <w:r w:rsidR="00C7794D" w:rsidRPr="00E77497">
          <w:t xml:space="preserve"> </w:t>
        </w:r>
      </w:ins>
      <w:ins w:id="13108" w:author="Allen Wirfs-Brock" w:date="2011-07-01T15:12:00Z">
        <w:del w:id="13109" w:author="Rev 4 Allen Wirfs-Brock" w:date="2011-11-07T11:14:00Z">
          <w:r w:rsidRPr="00E77497" w:rsidDel="00C7794D">
            <w:delText xml:space="preserve">using </w:delText>
          </w:r>
        </w:del>
        <w:r w:rsidRPr="00E77497">
          <w:rPr>
            <w:i/>
          </w:rPr>
          <w:t>obj</w:t>
        </w:r>
        <w:r w:rsidRPr="00E77497">
          <w:t xml:space="preserve"> </w:t>
        </w:r>
        <w:del w:id="13110"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3111" w:author="Rev 3 Allen Wirfs-Brock" w:date="2011-09-11T12:45:00Z">
          <w:r w:rsidRPr="00E77497" w:rsidDel="00D8162F">
            <w:rPr>
              <w:i/>
            </w:rPr>
            <w:delText>i</w:delText>
          </w:r>
        </w:del>
      </w:ins>
      <w:ins w:id="13112" w:author="Rev 3 Allen Wirfs-Brock" w:date="2011-09-11T12:45:00Z">
        <w:r w:rsidR="00D8162F" w:rsidRPr="00E77497">
          <w:rPr>
            <w:i/>
          </w:rPr>
          <w:t>lastI</w:t>
        </w:r>
      </w:ins>
      <w:ins w:id="13113" w:author="Allen Wirfs-Brock" w:date="2011-07-01T15:12:00Z">
        <w:r w:rsidRPr="00E77497">
          <w:rPr>
            <w:i/>
          </w:rPr>
          <w:t>ndex</w:t>
        </w:r>
        <w:r w:rsidRPr="00E77497">
          <w:t>+</w:t>
        </w:r>
        <w:r w:rsidRPr="00E77497">
          <w:rPr>
            <w:i/>
          </w:rPr>
          <w:t>skip</w:t>
        </w:r>
        <w:r w:rsidRPr="00E77497">
          <w:t xml:space="preserve"> as the </w:t>
        </w:r>
        <w:del w:id="13114" w:author="Rev 4 Allen Wirfs-Brock" w:date="2011-11-07T11:09:00Z">
          <w:r w:rsidRPr="00E77497" w:rsidDel="006B1B28">
            <w:rPr>
              <w:i/>
            </w:rPr>
            <w:delText>index</w:delText>
          </w:r>
          <w:r w:rsidRPr="00E77497" w:rsidDel="006B1B28">
            <w:delText xml:space="preserve"> </w:delText>
          </w:r>
        </w:del>
      </w:ins>
      <w:ins w:id="13115" w:author="Rev 4 Allen Wirfs-Brock" w:date="2011-11-07T11:08:00Z">
        <w:r w:rsidR="006B1B28">
          <w:t>arguments</w:t>
        </w:r>
      </w:ins>
      <w:ins w:id="13116" w:author="Allen Wirfs-Brock" w:date="2011-07-01T15:12:00Z">
        <w:del w:id="13117" w:author="Rev 4 Allen Wirfs-Brock" w:date="2011-11-07T11:08:00Z">
          <w:r w:rsidRPr="00E77497" w:rsidDel="006B1B28">
            <w:delText>parameter</w:delText>
          </w:r>
        </w:del>
        <w:r w:rsidRPr="00E77497">
          <w:t>.</w:t>
        </w:r>
      </w:ins>
    </w:p>
    <w:p w14:paraId="5FBC73A6" w14:textId="77777777" w:rsidR="00C707BD" w:rsidRPr="00E77497" w:rsidRDefault="00C707BD" w:rsidP="0058620A">
      <w:pPr>
        <w:pStyle w:val="Alg3"/>
        <w:numPr>
          <w:ilvl w:val="0"/>
          <w:numId w:val="668"/>
        </w:numPr>
        <w:spacing w:after="240"/>
        <w:contextualSpacing/>
        <w:rPr>
          <w:ins w:id="13118" w:author="Allen Wirfs-Brock" w:date="2011-07-01T15:12:00Z"/>
        </w:rPr>
      </w:pPr>
    </w:p>
    <w:p w14:paraId="5BAD7F45" w14:textId="77777777" w:rsidR="004B56D8" w:rsidRPr="0058620A" w:rsidRDefault="004B56D8" w:rsidP="0058620A">
      <w:pPr>
        <w:pStyle w:val="Alg3"/>
        <w:numPr>
          <w:ilvl w:val="0"/>
          <w:numId w:val="668"/>
        </w:numPr>
        <w:spacing w:after="240"/>
        <w:rPr>
          <w:ins w:id="13119" w:author="Rev 6 Allen Wirfs-Brock" w:date="2012-02-16T19:26:00Z"/>
          <w:b/>
        </w:rPr>
      </w:pPr>
      <w:ins w:id="13120" w:author="Rev 6 Allen Wirfs-Brock" w:date="2012-02-16T19:26:00Z">
        <w:r w:rsidRPr="0058620A">
          <w:t>Return</w:t>
        </w:r>
        <w:r w:rsidRPr="0058620A">
          <w:rPr>
            <w:b/>
          </w:rPr>
          <w:t xml:space="preserve"> </w:t>
        </w:r>
        <w:r w:rsidRPr="0058620A">
          <w:rPr>
            <w:i/>
          </w:rPr>
          <w:t>lastIndex</w:t>
        </w:r>
      </w:ins>
      <w:ins w:id="13121" w:author="Rev 6 Allen Wirfs-Brock" w:date="2012-02-16T19:28:00Z">
        <w:r>
          <w:t>.</w:t>
        </w:r>
      </w:ins>
    </w:p>
    <w:p w14:paraId="29F85D59" w14:textId="77777777" w:rsidR="005D43BD" w:rsidRPr="00E77497" w:rsidRDefault="005D43BD" w:rsidP="005D43BD">
      <w:pPr>
        <w:rPr>
          <w:ins w:id="13122" w:author="Rev 4 Allen Wirfs-Brock" w:date="2011-11-07T10:59:00Z"/>
        </w:rPr>
      </w:pPr>
      <w:ins w:id="13123" w:author="Rev 4 Allen Wirfs-Brock" w:date="2011-11-07T10:59:00Z">
        <w:r w:rsidRPr="00E77497">
          <w:rPr>
            <w:rFonts w:ascii="Helvetica" w:hAnsi="Helvetica"/>
            <w:b/>
          </w:rPr>
          <w:t xml:space="preserve">Runtime Semantics: </w:t>
        </w:r>
      </w:ins>
      <w:ins w:id="13124" w:author="Rev 4 Allen Wirfs-Brock" w:date="2011-11-07T11:00:00Z">
        <w:r>
          <w:rPr>
            <w:rFonts w:ascii="Helvetica" w:hAnsi="Helvetica"/>
            <w:b/>
          </w:rPr>
          <w:t xml:space="preserve">Indexed </w:t>
        </w:r>
      </w:ins>
      <w:ins w:id="13125" w:author="Rev 4 Allen Wirfs-Brock" w:date="2011-11-07T10:59:00Z">
        <w:r>
          <w:rPr>
            <w:rFonts w:ascii="Helvetica" w:hAnsi="Helvetica"/>
            <w:b/>
          </w:rPr>
          <w:t>Destructuring Assignment</w:t>
        </w:r>
      </w:ins>
      <w:ins w:id="13126" w:author="Rev 4 Allen Wirfs-Brock" w:date="2011-11-07T11:00:00Z">
        <w:r>
          <w:rPr>
            <w:rFonts w:ascii="Helvetica" w:hAnsi="Helvetica"/>
            <w:b/>
          </w:rPr>
          <w:t xml:space="preserve"> </w:t>
        </w:r>
      </w:ins>
      <w:ins w:id="13127" w:author="Rev 4 Allen Wirfs-Brock" w:date="2011-11-07T10:59:00Z">
        <w:r w:rsidRPr="00E77497">
          <w:rPr>
            <w:rFonts w:ascii="Helvetica" w:hAnsi="Helvetica"/>
            <w:b/>
            <w:spacing w:val="6"/>
          </w:rPr>
          <w:t>Evaluation</w:t>
        </w:r>
        <w:r w:rsidRPr="00E77497">
          <w:t xml:space="preserve"> </w:t>
        </w:r>
      </w:ins>
    </w:p>
    <w:p w14:paraId="3821ECA9" w14:textId="77777777" w:rsidR="005D43BD" w:rsidRPr="00E77497" w:rsidRDefault="005D43BD" w:rsidP="005D43BD">
      <w:pPr>
        <w:ind w:left="360"/>
        <w:rPr>
          <w:ins w:id="13128" w:author="Rev 4 Allen Wirfs-Brock" w:date="2011-11-07T11:00:00Z"/>
        </w:rPr>
      </w:pPr>
      <w:ins w:id="13129" w:author="Rev 4 Allen Wirfs-Brock" w:date="2011-11-07T11:00:00Z">
        <w:r w:rsidRPr="00E77497">
          <w:t xml:space="preserve">with parameters </w:t>
        </w:r>
        <w:r w:rsidRPr="00E77497">
          <w:rPr>
            <w:rStyle w:val="bnf"/>
          </w:rPr>
          <w:t>obj</w:t>
        </w:r>
        <w:r w:rsidRPr="00E77497">
          <w:t xml:space="preserve"> and </w:t>
        </w:r>
        <w:r w:rsidRPr="00E77497">
          <w:rPr>
            <w:rStyle w:val="bnf"/>
          </w:rPr>
          <w:t>index</w:t>
        </w:r>
        <w:r w:rsidRPr="00E77497">
          <w:t xml:space="preserve"> </w:t>
        </w:r>
      </w:ins>
    </w:p>
    <w:p w14:paraId="0880D442" w14:textId="77777777" w:rsidR="00C0486D" w:rsidRPr="00E77497" w:rsidRDefault="00C707BD" w:rsidP="005550F0">
      <w:pPr>
        <w:contextualSpacing/>
        <w:rPr>
          <w:ins w:id="13130" w:author="Rev 4 Allen Wirfs-Brock" w:date="2011-10-15T14:47:00Z"/>
          <w:rFonts w:cs="Arial"/>
          <w:i/>
          <w:vertAlign w:val="subscript"/>
        </w:rPr>
      </w:pPr>
      <w:ins w:id="13131" w:author="Allen Wirfs-Brock" w:date="2011-07-01T15:12:00Z">
        <w:del w:id="13132" w:author="Rev 4 Allen Wirfs-Brock" w:date="2011-10-15T14:47:00Z">
          <w:r w:rsidRPr="00E77497" w:rsidDel="00C0486D">
            <w:delText xml:space="preserve">The </w:delText>
          </w:r>
        </w:del>
      </w:ins>
      <w:ins w:id="13133" w:author="Allen Wirfs-Brock" w:date="2011-07-01T15:16:00Z">
        <w:del w:id="13134" w:author="Rev 4 Allen Wirfs-Brock" w:date="2011-10-15T14:47:00Z">
          <w:r w:rsidR="00697CC4" w:rsidRPr="00E77497" w:rsidDel="00C0486D">
            <w:delText xml:space="preserve">supplemental </w:delText>
          </w:r>
        </w:del>
      </w:ins>
      <w:ins w:id="13135" w:author="Allen Wirfs-Brock" w:date="2011-07-01T15:12:00Z">
        <w:del w:id="13136" w:author="Rev 4 Allen Wirfs-Brock" w:date="2011-10-15T14:47:00Z">
          <w:r w:rsidRPr="00E77497" w:rsidDel="00C0486D">
            <w:delText xml:space="preserve">production </w:delText>
          </w:r>
        </w:del>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515B98AE" w14:textId="77777777" w:rsidR="00C707BD" w:rsidRPr="00E77497" w:rsidDel="005D43BD" w:rsidRDefault="00C707BD" w:rsidP="005550F0">
      <w:pPr>
        <w:ind w:left="360"/>
        <w:rPr>
          <w:ins w:id="13137" w:author="Allen Wirfs-Brock" w:date="2011-07-01T15:12:00Z"/>
          <w:del w:id="13138" w:author="Rev 4 Allen Wirfs-Brock" w:date="2011-11-07T11:00:00Z"/>
        </w:rPr>
      </w:pPr>
      <w:ins w:id="13139" w:author="Allen Wirfs-Brock" w:date="2011-07-01T15:12:00Z">
        <w:del w:id="13140" w:author="Rev 4 Allen Wirfs-Brock" w:date="2011-10-15T14:47:00Z">
          <w:r w:rsidRPr="00E77497" w:rsidDel="00C0486D">
            <w:delText xml:space="preserve"> is evaluated </w:delText>
          </w:r>
        </w:del>
        <w:del w:id="13141" w:author="Rev 4 Allen Wirfs-Brock" w:date="2011-11-07T11:00:00Z">
          <w:r w:rsidRPr="00E77497" w:rsidDel="005D43BD">
            <w:delText xml:space="preserve">with </w:delText>
          </w:r>
        </w:del>
        <w:del w:id="13142" w:author="Rev 4 Allen Wirfs-Brock" w:date="2011-10-15T14:47:00Z">
          <w:r w:rsidRPr="00E77497" w:rsidDel="00C0486D">
            <w:delText xml:space="preserve">the </w:delText>
          </w:r>
        </w:del>
        <w:del w:id="13143" w:author="Rev 4 Allen Wirfs-Brock" w:date="2011-11-07T11:00:00Z">
          <w:r w:rsidRPr="00E77497" w:rsidDel="005D43BD">
            <w:delText xml:space="preserve">parameters </w:delText>
          </w:r>
          <w:r w:rsidRPr="00E77497" w:rsidDel="005D43BD">
            <w:rPr>
              <w:rStyle w:val="bnf"/>
            </w:rPr>
            <w:delText>obj</w:delText>
          </w:r>
          <w:r w:rsidRPr="00E77497" w:rsidDel="005D43BD">
            <w:delText xml:space="preserve"> and </w:delText>
          </w:r>
          <w:r w:rsidRPr="00E77497" w:rsidDel="005D43BD">
            <w:rPr>
              <w:rStyle w:val="bnf"/>
            </w:rPr>
            <w:delText>index</w:delText>
          </w:r>
          <w:r w:rsidRPr="00E77497" w:rsidDel="005D43BD">
            <w:delText xml:space="preserve"> </w:delText>
          </w:r>
        </w:del>
        <w:del w:id="13144" w:author="Rev 4 Allen Wirfs-Brock" w:date="2011-10-15T14:47:00Z">
          <w:r w:rsidRPr="00E77497" w:rsidDel="00C0486D">
            <w:delText>as follows:</w:delText>
          </w:r>
        </w:del>
      </w:ins>
    </w:p>
    <w:p w14:paraId="41FD2799" w14:textId="77777777" w:rsidR="00C707BD" w:rsidRPr="00E77497" w:rsidRDefault="00C707BD" w:rsidP="00FA3203">
      <w:pPr>
        <w:pStyle w:val="Alg3"/>
        <w:numPr>
          <w:ilvl w:val="0"/>
          <w:numId w:val="413"/>
        </w:numPr>
        <w:rPr>
          <w:ins w:id="13145" w:author="Allen Wirfs-Brock" w:date="2011-07-01T15:12:00Z"/>
        </w:rPr>
      </w:pPr>
      <w:ins w:id="13146"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27E4F100" w14:textId="77777777" w:rsidR="00C707BD" w:rsidRPr="00E77497" w:rsidRDefault="006B1B28" w:rsidP="00FA3203">
      <w:pPr>
        <w:pStyle w:val="Alg3"/>
        <w:numPr>
          <w:ilvl w:val="0"/>
          <w:numId w:val="413"/>
        </w:numPr>
        <w:rPr>
          <w:ins w:id="13147" w:author="Allen Wirfs-Brock" w:date="2011-07-01T15:12:00Z"/>
        </w:rPr>
      </w:pPr>
      <w:ins w:id="13148" w:author="Rev 4 Allen Wirfs-Brock" w:date="2011-11-07T11:05:00Z">
        <w:del w:id="13149" w:author="Rev 6 Allen Wirfs-Brock" w:date="2012-02-16T19:31:00Z">
          <w:r w:rsidDel="0058620A">
            <w:delText>Perform</w:delText>
          </w:r>
        </w:del>
      </w:ins>
      <w:ins w:id="13150" w:author="Rev 6 Allen Wirfs-Brock" w:date="2012-02-16T19:31:00Z">
        <w:r w:rsidR="0058620A">
          <w:t xml:space="preserve">Let </w:t>
        </w:r>
        <w:r w:rsidR="0058620A" w:rsidRPr="0058620A">
          <w:rPr>
            <w:i/>
          </w:rPr>
          <w:t>status</w:t>
        </w:r>
        <w:r w:rsidR="0058620A">
          <w:t xml:space="preserve"> be the result of performing</w:t>
        </w:r>
      </w:ins>
      <w:ins w:id="13151" w:author="Rev 4 Allen Wirfs-Brock" w:date="2011-11-07T11:05:00Z">
        <w:r>
          <w:t xml:space="preserve"> Indexed Destructuring Assignment Evaluation of</w:t>
        </w:r>
        <w:r w:rsidRPr="00E77497">
          <w:t xml:space="preserve"> </w:t>
        </w:r>
      </w:ins>
      <w:ins w:id="13152" w:author="Rev 3 Allen Wirfs-Brock" w:date="2011-09-11T12:54:00Z">
        <w:del w:id="13153" w:author="Rev 4 Allen Wirfs-Brock" w:date="2011-11-07T11:05:00Z">
          <w:r w:rsidR="00551535" w:rsidRPr="00E77497" w:rsidDel="006B1B28">
            <w:delText xml:space="preserve">Evaluate </w:delText>
          </w:r>
        </w:del>
      </w:ins>
      <w:ins w:id="13154" w:author="Allen Wirfs-Brock" w:date="2011-07-01T15:12:00Z">
        <w:del w:id="13155" w:author="Rev 3 Allen Wirfs-Brock" w:date="2011-09-11T12:53:00Z">
          <w:r w:rsidR="00C707BD" w:rsidRPr="00E77497" w:rsidDel="00551535">
            <w:delText xml:space="preserve">Let </w:delText>
          </w:r>
        </w:del>
        <w:del w:id="13156" w:author="Rev 3 Allen Wirfs-Brock" w:date="2011-09-11T12:46:00Z">
          <w:r w:rsidR="00C707BD" w:rsidRPr="00E77497" w:rsidDel="0024012F">
            <w:rPr>
              <w:i/>
            </w:rPr>
            <w:delText>i</w:delText>
          </w:r>
        </w:del>
        <w:del w:id="13157" w:author="Rev 3 Allen Wirfs-Brock" w:date="2011-09-11T12:53:00Z">
          <w:r w:rsidR="00C707BD" w:rsidRPr="00E77497" w:rsidDel="00551535">
            <w:rPr>
              <w:i/>
            </w:rPr>
            <w:delText>ndex</w:delText>
          </w:r>
          <w:r w:rsidR="00C707BD" w:rsidRPr="00E77497" w:rsidDel="00551535">
            <w:delText xml:space="preserve"> be the result of evaluating </w:delText>
          </w:r>
        </w:del>
        <w:r w:rsidR="00C707BD" w:rsidRPr="00E77497">
          <w:rPr>
            <w:rStyle w:val="bnf"/>
          </w:rPr>
          <w:t>AssignmentElement</w:t>
        </w:r>
        <w:r w:rsidR="00C707BD" w:rsidRPr="00E77497">
          <w:rPr>
            <w:rFonts w:ascii="Courier New" w:hAnsi="Courier New" w:cs="Courier New"/>
            <w:b/>
          </w:rPr>
          <w:t xml:space="preserve"> </w:t>
        </w:r>
      </w:ins>
      <w:ins w:id="13158" w:author="Rev 4 Allen Wirfs-Brock" w:date="2011-11-07T11:14:00Z">
        <w:r w:rsidR="00C7794D">
          <w:t>with</w:t>
        </w:r>
        <w:r w:rsidR="00C7794D" w:rsidRPr="00E77497">
          <w:t xml:space="preserve"> </w:t>
        </w:r>
      </w:ins>
      <w:ins w:id="13159" w:author="Allen Wirfs-Brock" w:date="2011-07-01T15:12:00Z">
        <w:del w:id="13160" w:author="Rev 4 Allen Wirfs-Brock" w:date="2011-11-07T11:14:00Z">
          <w:r w:rsidR="00C707BD" w:rsidRPr="00E77497" w:rsidDel="00C7794D">
            <w:delText xml:space="preserve">using </w:delText>
          </w:r>
        </w:del>
        <w:r w:rsidR="00C707BD" w:rsidRPr="00E77497">
          <w:rPr>
            <w:i/>
          </w:rPr>
          <w:t>obj</w:t>
        </w:r>
        <w:r w:rsidR="00C707BD" w:rsidRPr="00E77497">
          <w:t xml:space="preserve"> </w:t>
        </w:r>
        <w:del w:id="13161" w:author="Rev 4 Allen Wirfs-Brock" w:date="2011-11-07T11:08:00Z">
          <w:r w:rsidR="00C707BD" w:rsidRPr="00E77497" w:rsidDel="006B1B28">
            <w:delText xml:space="preserve">as the </w:delText>
          </w:r>
          <w:r w:rsidR="00C707BD" w:rsidRPr="00E77497" w:rsidDel="006B1B28">
            <w:rPr>
              <w:i/>
            </w:rPr>
            <w:delText>obj</w:delText>
          </w:r>
          <w:r w:rsidR="00C707BD" w:rsidRPr="00E77497" w:rsidDel="006B1B28">
            <w:delText xml:space="preserve"> parameter </w:delText>
          </w:r>
        </w:del>
        <w:r w:rsidR="00C707BD" w:rsidRPr="00E77497">
          <w:t xml:space="preserve">and </w:t>
        </w:r>
        <w:r w:rsidR="00C707BD" w:rsidRPr="00E77497">
          <w:rPr>
            <w:i/>
          </w:rPr>
          <w:t>index</w:t>
        </w:r>
        <w:r w:rsidR="00C707BD" w:rsidRPr="00E77497">
          <w:t>+</w:t>
        </w:r>
        <w:r w:rsidR="00C707BD" w:rsidRPr="00E77497">
          <w:rPr>
            <w:i/>
          </w:rPr>
          <w:t>skip</w:t>
        </w:r>
        <w:r w:rsidR="00C707BD" w:rsidRPr="00E77497">
          <w:t xml:space="preserve"> as the </w:t>
        </w:r>
        <w:del w:id="13162" w:author="Rev 4 Allen Wirfs-Brock" w:date="2011-11-07T11:08:00Z">
          <w:r w:rsidR="00C707BD" w:rsidRPr="00E77497" w:rsidDel="006B1B28">
            <w:rPr>
              <w:i/>
            </w:rPr>
            <w:delText>index</w:delText>
          </w:r>
          <w:r w:rsidR="00C707BD" w:rsidRPr="00E77497" w:rsidDel="006B1B28">
            <w:delText xml:space="preserve"> </w:delText>
          </w:r>
        </w:del>
      </w:ins>
      <w:ins w:id="13163" w:author="Rev 4 Allen Wirfs-Brock" w:date="2011-11-07T11:08:00Z">
        <w:r>
          <w:t>arguments</w:t>
        </w:r>
      </w:ins>
      <w:ins w:id="13164" w:author="Allen Wirfs-Brock" w:date="2011-07-01T15:12:00Z">
        <w:del w:id="13165" w:author="Rev 4 Allen Wirfs-Brock" w:date="2011-11-07T11:08:00Z">
          <w:r w:rsidR="00C707BD" w:rsidRPr="00E77497" w:rsidDel="006B1B28">
            <w:delText>parameter</w:delText>
          </w:r>
        </w:del>
        <w:r w:rsidR="00C707BD" w:rsidRPr="00E77497">
          <w:t>.</w:t>
        </w:r>
      </w:ins>
    </w:p>
    <w:p w14:paraId="14FE4D5E" w14:textId="77777777" w:rsidR="0058620A" w:rsidRDefault="0058620A" w:rsidP="0058620A">
      <w:pPr>
        <w:pStyle w:val="Alg4"/>
        <w:numPr>
          <w:ilvl w:val="0"/>
          <w:numId w:val="413"/>
        </w:numPr>
        <w:contextualSpacing/>
        <w:rPr>
          <w:ins w:id="13166" w:author="Rev 6 Allen Wirfs-Brock" w:date="2012-02-16T19:31:00Z"/>
        </w:rPr>
      </w:pPr>
      <w:ins w:id="13167" w:author="Rev 6 Allen Wirfs-Brock" w:date="2012-02-16T19:31:00Z">
        <w:r>
          <w:t xml:space="preserve">If </w:t>
        </w:r>
        <w:r w:rsidRPr="006A5E27">
          <w:rPr>
            <w:i/>
          </w:rPr>
          <w:t>status</w:t>
        </w:r>
        <w:r>
          <w:t xml:space="preserve"> is an abrupt completion, return </w:t>
        </w:r>
        <w:r w:rsidRPr="006A5E27">
          <w:rPr>
            <w:i/>
          </w:rPr>
          <w:t>status</w:t>
        </w:r>
        <w:r>
          <w:t>.</w:t>
        </w:r>
      </w:ins>
    </w:p>
    <w:p w14:paraId="7AEAC3BF" w14:textId="77777777" w:rsidR="00C707BD" w:rsidRPr="006B6D0A" w:rsidDel="005D43BD" w:rsidRDefault="00C707BD" w:rsidP="00FA3203">
      <w:pPr>
        <w:pStyle w:val="Alg3"/>
        <w:numPr>
          <w:ilvl w:val="0"/>
          <w:numId w:val="413"/>
        </w:numPr>
        <w:spacing w:after="240"/>
        <w:rPr>
          <w:ins w:id="13168" w:author="Allen Wirfs-Brock" w:date="2011-07-01T15:12:00Z"/>
          <w:del w:id="13169" w:author="Rev 4 Allen Wirfs-Brock" w:date="2011-11-07T10:59:00Z"/>
        </w:rPr>
      </w:pPr>
      <w:ins w:id="13170" w:author="Allen Wirfs-Brock" w:date="2011-07-01T15:12:00Z">
        <w:r w:rsidRPr="00E77497">
          <w:t xml:space="preserve">Return </w:t>
        </w:r>
        <w:r w:rsidRPr="00E77497">
          <w:rPr>
            <w:i/>
          </w:rPr>
          <w:t>index</w:t>
        </w:r>
      </w:ins>
      <w:ins w:id="13171" w:author="Rev 3 Allen Wirfs-Brock" w:date="2011-09-11T12:52:00Z">
        <w:r w:rsidR="00551535" w:rsidRPr="00C7794D">
          <w:t>+</w:t>
        </w:r>
      </w:ins>
      <w:ins w:id="13172" w:author="Rev 3 Allen Wirfs-Brock" w:date="2011-09-11T12:56:00Z">
        <w:r w:rsidR="00551535" w:rsidRPr="004D1BD1">
          <w:rPr>
            <w:i/>
          </w:rPr>
          <w:t>skip</w:t>
        </w:r>
        <w:r w:rsidR="00551535" w:rsidRPr="003B4312">
          <w:t>+</w:t>
        </w:r>
      </w:ins>
      <w:ins w:id="13173" w:author="Rev 3 Allen Wirfs-Brock" w:date="2011-09-11T12:52:00Z">
        <w:r w:rsidR="00551535" w:rsidRPr="003B4312">
          <w:t>1</w:t>
        </w:r>
      </w:ins>
      <w:ins w:id="13174" w:author="Allen Wirfs-Brock" w:date="2011-07-01T15:12:00Z">
        <w:del w:id="13175" w:author="Rev 3 Allen Wirfs-Brock" w:date="2011-09-11T12:47:00Z">
          <w:r w:rsidRPr="003B4312" w:rsidDel="0024012F">
            <w:delText>+</w:delText>
          </w:r>
          <w:r w:rsidRPr="008B7F6F" w:rsidDel="0024012F">
            <w:rPr>
              <w:i/>
            </w:rPr>
            <w:delText>skip</w:delText>
          </w:r>
        </w:del>
        <w:r w:rsidRPr="006B6D0A">
          <w:t>.</w:t>
        </w:r>
      </w:ins>
    </w:p>
    <w:p w14:paraId="1B6463DC" w14:textId="77777777" w:rsidR="00C707BD" w:rsidRPr="006B6D0A" w:rsidRDefault="00C707BD" w:rsidP="00FA3203">
      <w:pPr>
        <w:pStyle w:val="Alg3"/>
        <w:numPr>
          <w:ilvl w:val="0"/>
          <w:numId w:val="413"/>
        </w:numPr>
        <w:spacing w:after="240"/>
        <w:rPr>
          <w:ins w:id="13176" w:author="Allen Wirfs-Brock" w:date="2011-07-01T15:12:00Z"/>
        </w:rPr>
      </w:pPr>
    </w:p>
    <w:p w14:paraId="7557B0EE" w14:textId="77777777" w:rsidR="004912C9" w:rsidRPr="00E77497" w:rsidRDefault="00C707BD" w:rsidP="00C7794D">
      <w:pPr>
        <w:contextualSpacing/>
        <w:rPr>
          <w:ins w:id="13177" w:author="Rev 4 Allen Wirfs-Brock" w:date="2011-10-15T14:48:00Z"/>
          <w:rFonts w:cs="Arial"/>
          <w:i/>
          <w:vertAlign w:val="subscript"/>
        </w:rPr>
      </w:pPr>
      <w:ins w:id="13178" w:author="Allen Wirfs-Brock" w:date="2011-07-01T15:12:00Z">
        <w:del w:id="13179" w:author="Rev 4 Allen Wirfs-Brock" w:date="2011-10-15T14:48:00Z">
          <w:r w:rsidRPr="006B6D0A" w:rsidDel="004912C9">
            <w:delText xml:space="preserve">The </w:delText>
          </w:r>
        </w:del>
      </w:ins>
      <w:ins w:id="13180" w:author="Allen Wirfs-Brock" w:date="2011-07-01T15:16:00Z">
        <w:del w:id="13181" w:author="Rev 4 Allen Wirfs-Brock" w:date="2011-10-15T14:48:00Z">
          <w:r w:rsidR="00697CC4" w:rsidRPr="00E65A34" w:rsidDel="004912C9">
            <w:delText>s</w:delText>
          </w:r>
          <w:r w:rsidR="00697CC4" w:rsidRPr="009C202C" w:rsidDel="004912C9">
            <w:delText xml:space="preserve">upplemental </w:delText>
          </w:r>
        </w:del>
      </w:ins>
      <w:ins w:id="13182" w:author="Allen Wirfs-Brock" w:date="2011-07-01T15:12:00Z">
        <w:del w:id="13183" w:author="Rev 4 Allen Wirfs-Brock" w:date="2011-10-15T14:48:00Z">
          <w:r w:rsidRPr="00B820AB" w:rsidDel="004912C9">
            <w:delText xml:space="preserve">production </w:delText>
          </w:r>
        </w:del>
        <w:r w:rsidRPr="00675B74">
          <w:rPr>
            <w:rStyle w:val="bnf"/>
          </w:rPr>
          <w:t xml:space="preserve">AssignmentElementList </w:t>
        </w:r>
        <w:r w:rsidRPr="00E77497">
          <w:rPr>
            <w:b/>
          </w:rPr>
          <w:t xml:space="preserve">: </w:t>
        </w:r>
        <w:r w:rsidRPr="00E77497">
          <w:rPr>
            <w:rStyle w:val="bnf"/>
          </w:rPr>
          <w:t xml:space="preserve">AssignmentElementList </w:t>
        </w:r>
      </w:ins>
      <w:ins w:id="13184" w:author="Rev 3 Allen Wirfs-Brock" w:date="2011-08-30T11:25:00Z">
        <w:r w:rsidR="00620189" w:rsidRPr="00E77497">
          <w:rPr>
            <w:rFonts w:ascii="Courier New" w:hAnsi="Courier New" w:cs="Courier New"/>
            <w:b/>
          </w:rPr>
          <w:t>,</w:t>
        </w:r>
      </w:ins>
      <w:ins w:id="13185" w:author="Allen Wirfs-Brock" w:date="2011-07-01T15:12:00Z">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402B9BA3" w14:textId="77777777" w:rsidR="00C707BD" w:rsidRPr="00E77497" w:rsidDel="0058620A" w:rsidRDefault="00C707BD" w:rsidP="00C7794D">
      <w:pPr>
        <w:ind w:left="360"/>
        <w:rPr>
          <w:ins w:id="13186" w:author="Allen Wirfs-Brock" w:date="2011-07-01T15:12:00Z"/>
          <w:del w:id="13187" w:author="Rev 6 Allen Wirfs-Brock" w:date="2012-02-16T19:37:00Z"/>
        </w:rPr>
      </w:pPr>
      <w:ins w:id="13188" w:author="Allen Wirfs-Brock" w:date="2011-07-01T15:12:00Z">
        <w:del w:id="13189" w:author="Rev 6 Allen Wirfs-Brock" w:date="2012-02-16T19:37:00Z">
          <w:r w:rsidRPr="00E77497" w:rsidDel="0058620A">
            <w:delText xml:space="preserve"> is evaluated with the parameters </w:delText>
          </w:r>
          <w:r w:rsidRPr="00E77497" w:rsidDel="0058620A">
            <w:rPr>
              <w:rStyle w:val="bnf"/>
            </w:rPr>
            <w:delText>obj</w:delText>
          </w:r>
          <w:r w:rsidRPr="00E77497" w:rsidDel="0058620A">
            <w:delText xml:space="preserve"> and </w:delText>
          </w:r>
          <w:r w:rsidRPr="00E77497" w:rsidDel="0058620A">
            <w:rPr>
              <w:rStyle w:val="bnf"/>
            </w:rPr>
            <w:delText>index</w:delText>
          </w:r>
          <w:r w:rsidRPr="00E77497" w:rsidDel="0058620A">
            <w:delText xml:space="preserve"> as follows:</w:delText>
          </w:r>
        </w:del>
      </w:ins>
    </w:p>
    <w:p w14:paraId="63FE9BBF" w14:textId="77777777" w:rsidR="00C707BD" w:rsidRPr="00E77497" w:rsidRDefault="00C707BD" w:rsidP="00FA3203">
      <w:pPr>
        <w:pStyle w:val="Alg3"/>
        <w:numPr>
          <w:ilvl w:val="0"/>
          <w:numId w:val="414"/>
        </w:numPr>
        <w:rPr>
          <w:ins w:id="13190" w:author="Allen Wirfs-Brock" w:date="2011-07-01T15:12:00Z"/>
        </w:rPr>
      </w:pPr>
      <w:ins w:id="13191" w:author="Allen Wirfs-Brock" w:date="2011-07-01T15:12:00Z">
        <w:r w:rsidRPr="00E77497">
          <w:t xml:space="preserve">Let </w:t>
        </w:r>
        <w:del w:id="13192" w:author="Rev 3 Allen Wirfs-Brock" w:date="2011-09-11T12:48:00Z">
          <w:r w:rsidRPr="00E77497" w:rsidDel="0024012F">
            <w:rPr>
              <w:i/>
            </w:rPr>
            <w:delText>e</w:delText>
          </w:r>
        </w:del>
      </w:ins>
      <w:ins w:id="13193" w:author="Rev 3 Allen Wirfs-Brock" w:date="2011-09-11T12:48:00Z">
        <w:r w:rsidR="0024012F" w:rsidRPr="00E77497">
          <w:rPr>
            <w:i/>
          </w:rPr>
          <w:t>list</w:t>
        </w:r>
      </w:ins>
      <w:ins w:id="13194" w:author="Rev 3 Allen Wirfs-Brock" w:date="2011-09-11T12:58:00Z">
        <w:r w:rsidR="00551535" w:rsidRPr="00E77497">
          <w:rPr>
            <w:i/>
          </w:rPr>
          <w:t>Next</w:t>
        </w:r>
      </w:ins>
      <w:ins w:id="13195" w:author="Allen Wirfs-Brock" w:date="2011-07-01T15:12:00Z">
        <w:del w:id="13196" w:author="Rev 3 Allen Wirfs-Brock" w:date="2011-09-11T12:58:00Z">
          <w:r w:rsidRPr="00E77497" w:rsidDel="00551535">
            <w:rPr>
              <w:i/>
            </w:rPr>
            <w:delText>nd</w:delText>
          </w:r>
        </w:del>
        <w:r w:rsidRPr="00E77497">
          <w:t xml:space="preserve"> be the result of </w:t>
        </w:r>
      </w:ins>
      <w:ins w:id="13197" w:author="Rev 4 Allen Wirfs-Brock" w:date="2011-11-07T11:05:00Z">
        <w:r w:rsidR="006B1B28">
          <w:t>performing Indexed Destructuring Assignment Evaluation of</w:t>
        </w:r>
        <w:r w:rsidR="006B1B28" w:rsidRPr="00E77497">
          <w:t xml:space="preserve"> </w:t>
        </w:r>
      </w:ins>
      <w:ins w:id="13198" w:author="Allen Wirfs-Brock" w:date="2011-07-01T15:12:00Z">
        <w:del w:id="13199" w:author="Rev 4 Allen Wirfs-Brock" w:date="2011-11-07T11:05:00Z">
          <w:r w:rsidRPr="00E77497" w:rsidDel="006B1B28">
            <w:delText xml:space="preserve">evaluating </w:delText>
          </w:r>
        </w:del>
        <w:r w:rsidRPr="00E77497">
          <w:rPr>
            <w:rStyle w:val="bnf"/>
          </w:rPr>
          <w:t>Assignmen</w:t>
        </w:r>
        <w:del w:id="13200" w:author="Rev 3 Allen Wirfs-Brock" w:date="2011-09-11T12:48:00Z">
          <w:r w:rsidRPr="00E77497" w:rsidDel="0024012F">
            <w:rPr>
              <w:rStyle w:val="bnf"/>
            </w:rPr>
            <w:delText>tRes</w:delText>
          </w:r>
        </w:del>
        <w:r w:rsidRPr="00E77497">
          <w:rPr>
            <w:rStyle w:val="bnf"/>
          </w:rPr>
          <w:t>tElement</w:t>
        </w:r>
      </w:ins>
      <w:ins w:id="13201" w:author="Rev 3 Allen Wirfs-Brock" w:date="2011-09-11T12:48:00Z">
        <w:r w:rsidR="0024012F" w:rsidRPr="00E77497">
          <w:rPr>
            <w:rStyle w:val="bnf"/>
          </w:rPr>
          <w:t>List</w:t>
        </w:r>
      </w:ins>
      <w:ins w:id="13202" w:author="Allen Wirfs-Brock" w:date="2011-07-01T15:12:00Z">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ins>
    </w:p>
    <w:p w14:paraId="39A9DEEE" w14:textId="77777777" w:rsidR="00C707BD" w:rsidRPr="00E77497" w:rsidRDefault="00C707BD" w:rsidP="00FA3203">
      <w:pPr>
        <w:pStyle w:val="Alg3"/>
        <w:numPr>
          <w:ilvl w:val="0"/>
          <w:numId w:val="414"/>
        </w:numPr>
        <w:rPr>
          <w:ins w:id="13203" w:author="Allen Wirfs-Brock" w:date="2011-07-01T15:12:00Z"/>
        </w:rPr>
      </w:pPr>
      <w:ins w:id="13204" w:author="Allen Wirfs-Brock" w:date="2011-07-01T15:12: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44DA238E" w14:textId="77777777" w:rsidR="0058620A" w:rsidRDefault="0058620A" w:rsidP="0058620A">
      <w:pPr>
        <w:pStyle w:val="Alg4"/>
        <w:numPr>
          <w:ilvl w:val="0"/>
          <w:numId w:val="414"/>
        </w:numPr>
        <w:contextualSpacing/>
        <w:rPr>
          <w:ins w:id="13205" w:author="Rev 6 Allen Wirfs-Brock" w:date="2012-02-16T19:32:00Z"/>
        </w:rPr>
      </w:pPr>
      <w:ins w:id="13206" w:author="Rev 6 Allen Wirfs-Brock" w:date="2012-02-16T19:32:00Z">
        <w:r>
          <w:t xml:space="preserve">If </w:t>
        </w:r>
        <w:r w:rsidRPr="00E77497">
          <w:rPr>
            <w:i/>
          </w:rPr>
          <w:t>listNext</w:t>
        </w:r>
        <w:r w:rsidRPr="00E77497">
          <w:t xml:space="preserve"> </w:t>
        </w:r>
        <w:r>
          <w:t xml:space="preserve">is an abrupt completion, return </w:t>
        </w:r>
      </w:ins>
      <w:ins w:id="13207" w:author="Rev 6 Allen Wirfs-Brock" w:date="2012-02-16T19:33:00Z">
        <w:r w:rsidRPr="00E77497">
          <w:rPr>
            <w:i/>
          </w:rPr>
          <w:t>listNext</w:t>
        </w:r>
      </w:ins>
      <w:ins w:id="13208" w:author="Rev 6 Allen Wirfs-Brock" w:date="2012-02-16T19:32:00Z">
        <w:r>
          <w:t>.</w:t>
        </w:r>
      </w:ins>
    </w:p>
    <w:p w14:paraId="7F92E948" w14:textId="77777777" w:rsidR="00C707BD" w:rsidRPr="00E77497" w:rsidRDefault="00C707BD" w:rsidP="00FA3203">
      <w:pPr>
        <w:pStyle w:val="Alg3"/>
        <w:numPr>
          <w:ilvl w:val="0"/>
          <w:numId w:val="414"/>
        </w:numPr>
        <w:rPr>
          <w:ins w:id="13209" w:author="Allen Wirfs-Brock" w:date="2011-07-01T15:12:00Z"/>
        </w:rPr>
      </w:pPr>
      <w:ins w:id="13210" w:author="Allen Wirfs-Brock" w:date="2011-07-01T15:12:00Z">
        <w:del w:id="13211" w:author="Rev 3 Allen Wirfs-Brock" w:date="2011-09-11T13:00:00Z">
          <w:r w:rsidRPr="00E77497" w:rsidDel="004813EB">
            <w:delText xml:space="preserve">Let </w:delText>
          </w:r>
        </w:del>
        <w:del w:id="13212" w:author="Rev 3 Allen Wirfs-Brock" w:date="2011-09-11T12:49:00Z">
          <w:r w:rsidRPr="00E77497" w:rsidDel="0024012F">
            <w:rPr>
              <w:i/>
            </w:rPr>
            <w:delText>i</w:delText>
          </w:r>
        </w:del>
        <w:del w:id="13213" w:author="Rev 3 Allen Wirfs-Brock" w:date="2011-09-11T13:00:00Z">
          <w:r w:rsidRPr="00E77497" w:rsidDel="004813EB">
            <w:rPr>
              <w:i/>
            </w:rPr>
            <w:delText>ndex</w:delText>
          </w:r>
          <w:r w:rsidRPr="00E77497" w:rsidDel="004813EB">
            <w:delText xml:space="preserve"> be the result of evaluating </w:delText>
          </w:r>
        </w:del>
      </w:ins>
      <w:ins w:id="13214" w:author="Rev 6 Allen Wirfs-Brock" w:date="2012-02-16T19:33:00Z">
        <w:r w:rsidR="0058620A">
          <w:t xml:space="preserve">Let </w:t>
        </w:r>
        <w:r w:rsidR="0058620A" w:rsidRPr="0058620A">
          <w:rPr>
            <w:i/>
          </w:rPr>
          <w:t>status</w:t>
        </w:r>
        <w:r w:rsidR="0058620A">
          <w:t xml:space="preserve"> be the result of performing </w:t>
        </w:r>
      </w:ins>
      <w:ins w:id="13215" w:author="Rev 4 Allen Wirfs-Brock" w:date="2011-11-07T11:05:00Z">
        <w:del w:id="13216" w:author="Rev 6 Allen Wirfs-Brock" w:date="2012-02-16T19:33:00Z">
          <w:r w:rsidR="006B1B28" w:rsidDel="0058620A">
            <w:delText xml:space="preserve">Perform </w:delText>
          </w:r>
        </w:del>
        <w:r w:rsidR="006B1B28">
          <w:t>Indexed Destructuring Assignment Evaluation of</w:t>
        </w:r>
        <w:r w:rsidR="006B1B28" w:rsidRPr="00E77497">
          <w:t xml:space="preserve"> </w:t>
        </w:r>
      </w:ins>
      <w:ins w:id="13217" w:author="Rev 3 Allen Wirfs-Brock" w:date="2011-09-11T13:00:00Z">
        <w:del w:id="13218" w:author="Rev 4 Allen Wirfs-Brock" w:date="2011-11-07T11:05:00Z">
          <w:r w:rsidR="004813EB" w:rsidRPr="00E77497" w:rsidDel="006B1B28">
            <w:delText xml:space="preserve">Evaluate </w:delText>
          </w:r>
        </w:del>
      </w:ins>
      <w:ins w:id="13219" w:author="Allen Wirfs-Brock" w:date="2011-07-01T15:12:00Z">
        <w:r w:rsidRPr="00E77497">
          <w:rPr>
            <w:rStyle w:val="bnf"/>
          </w:rPr>
          <w:t>AssignmentElement</w:t>
        </w:r>
        <w:r w:rsidRPr="00E77497">
          <w:rPr>
            <w:rFonts w:ascii="Courier New" w:hAnsi="Courier New" w:cs="Courier New"/>
            <w:b/>
          </w:rPr>
          <w:t xml:space="preserve"> </w:t>
        </w:r>
      </w:ins>
      <w:ins w:id="13220" w:author="Rev 4 Allen Wirfs-Brock" w:date="2011-11-07T11:14:00Z">
        <w:r w:rsidR="00C7794D">
          <w:t>with</w:t>
        </w:r>
        <w:r w:rsidR="00C7794D" w:rsidRPr="00E77497">
          <w:t xml:space="preserve"> </w:t>
        </w:r>
      </w:ins>
      <w:ins w:id="13221" w:author="Allen Wirfs-Brock" w:date="2011-07-01T15:12:00Z">
        <w:del w:id="13222" w:author="Rev 4 Allen Wirfs-Brock" w:date="2011-11-07T11:14:00Z">
          <w:r w:rsidRPr="00E77497" w:rsidDel="00C7794D">
            <w:delText xml:space="preserve">using </w:delText>
          </w:r>
        </w:del>
        <w:r w:rsidRPr="00E77497">
          <w:rPr>
            <w:i/>
          </w:rPr>
          <w:t>obj</w:t>
        </w:r>
        <w:r w:rsidRPr="00E77497">
          <w:t xml:space="preserve"> </w:t>
        </w:r>
        <w:del w:id="13223"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3224" w:author="Rev 3 Allen Wirfs-Brock" w:date="2011-09-11T12:49:00Z">
          <w:r w:rsidRPr="00E77497" w:rsidDel="0024012F">
            <w:rPr>
              <w:i/>
            </w:rPr>
            <w:delText>e</w:delText>
          </w:r>
        </w:del>
      </w:ins>
      <w:ins w:id="13225" w:author="Rev 3 Allen Wirfs-Brock" w:date="2011-09-11T12:49:00Z">
        <w:r w:rsidR="0024012F" w:rsidRPr="00E77497">
          <w:rPr>
            <w:i/>
          </w:rPr>
          <w:t>list</w:t>
        </w:r>
      </w:ins>
      <w:ins w:id="13226" w:author="Rev 3 Allen Wirfs-Brock" w:date="2011-09-11T12:59:00Z">
        <w:r w:rsidR="004813EB" w:rsidRPr="00E77497">
          <w:rPr>
            <w:i/>
          </w:rPr>
          <w:t>Next</w:t>
        </w:r>
      </w:ins>
      <w:ins w:id="13227" w:author="Allen Wirfs-Brock" w:date="2011-07-01T15:12:00Z">
        <w:del w:id="13228" w:author="Rev 3 Allen Wirfs-Brock" w:date="2011-09-11T12:59:00Z">
          <w:r w:rsidRPr="00E77497" w:rsidDel="004813EB">
            <w:rPr>
              <w:i/>
            </w:rPr>
            <w:delText>nd</w:delText>
          </w:r>
        </w:del>
        <w:r w:rsidRPr="00E77497">
          <w:t>+</w:t>
        </w:r>
        <w:r w:rsidRPr="00E77497">
          <w:rPr>
            <w:i/>
          </w:rPr>
          <w:t>skip</w:t>
        </w:r>
        <w:r w:rsidRPr="00E77497">
          <w:t xml:space="preserve"> as the </w:t>
        </w:r>
        <w:del w:id="13229" w:author="Rev 4 Allen Wirfs-Brock" w:date="2011-11-07T11:08:00Z">
          <w:r w:rsidRPr="00E77497" w:rsidDel="006B1B28">
            <w:rPr>
              <w:i/>
            </w:rPr>
            <w:delText>index</w:delText>
          </w:r>
          <w:r w:rsidRPr="00E77497" w:rsidDel="006B1B28">
            <w:delText xml:space="preserve"> </w:delText>
          </w:r>
        </w:del>
      </w:ins>
      <w:ins w:id="13230" w:author="Rev 4 Allen Wirfs-Brock" w:date="2011-11-07T11:08:00Z">
        <w:r w:rsidR="006B1B28">
          <w:t>arguments</w:t>
        </w:r>
      </w:ins>
      <w:ins w:id="13231" w:author="Allen Wirfs-Brock" w:date="2011-07-01T15:12:00Z">
        <w:del w:id="13232" w:author="Rev 4 Allen Wirfs-Brock" w:date="2011-11-07T11:08:00Z">
          <w:r w:rsidRPr="00E77497" w:rsidDel="006B1B28">
            <w:delText>parameter</w:delText>
          </w:r>
        </w:del>
        <w:r w:rsidRPr="00E77497">
          <w:t>.</w:t>
        </w:r>
      </w:ins>
    </w:p>
    <w:p w14:paraId="420C622C" w14:textId="77777777" w:rsidR="0058620A" w:rsidRDefault="0058620A" w:rsidP="0058620A">
      <w:pPr>
        <w:pStyle w:val="Alg4"/>
        <w:numPr>
          <w:ilvl w:val="0"/>
          <w:numId w:val="414"/>
        </w:numPr>
        <w:contextualSpacing/>
        <w:rPr>
          <w:ins w:id="13233" w:author="Rev 6 Allen Wirfs-Brock" w:date="2012-02-16T19:32:00Z"/>
        </w:rPr>
      </w:pPr>
      <w:ins w:id="13234" w:author="Rev 6 Allen Wirfs-Brock" w:date="2012-02-16T19:32:00Z">
        <w:r>
          <w:t xml:space="preserve">If </w:t>
        </w:r>
        <w:r w:rsidRPr="006A5E27">
          <w:rPr>
            <w:i/>
          </w:rPr>
          <w:t>status</w:t>
        </w:r>
        <w:r>
          <w:t xml:space="preserve"> is an abrupt completion, return </w:t>
        </w:r>
        <w:r w:rsidRPr="006A5E27">
          <w:rPr>
            <w:i/>
          </w:rPr>
          <w:t>status</w:t>
        </w:r>
        <w:r>
          <w:t>.</w:t>
        </w:r>
      </w:ins>
    </w:p>
    <w:p w14:paraId="701F04ED" w14:textId="77777777" w:rsidR="00C707BD" w:rsidRPr="00E77497" w:rsidDel="004912C9" w:rsidRDefault="00C707BD" w:rsidP="00FA3203">
      <w:pPr>
        <w:pStyle w:val="Alg3"/>
        <w:numPr>
          <w:ilvl w:val="0"/>
          <w:numId w:val="414"/>
        </w:numPr>
        <w:spacing w:after="240"/>
        <w:rPr>
          <w:ins w:id="13235" w:author="Allen Wirfs-Brock" w:date="2011-07-01T15:12:00Z"/>
          <w:del w:id="13236" w:author="Rev 4 Allen Wirfs-Brock" w:date="2011-10-15T14:49:00Z"/>
        </w:rPr>
      </w:pPr>
      <w:ins w:id="13237" w:author="Allen Wirfs-Brock" w:date="2011-07-01T15:12:00Z">
        <w:r w:rsidRPr="00E77497">
          <w:t xml:space="preserve">Return </w:t>
        </w:r>
        <w:del w:id="13238" w:author="Rev 3 Allen Wirfs-Brock" w:date="2011-09-11T12:50:00Z">
          <w:r w:rsidRPr="00E77497" w:rsidDel="0024012F">
            <w:rPr>
              <w:i/>
            </w:rPr>
            <w:delText>i</w:delText>
          </w:r>
        </w:del>
      </w:ins>
      <w:ins w:id="13239" w:author="Rev 3 Allen Wirfs-Brock" w:date="2011-09-11T12:50:00Z">
        <w:r w:rsidR="0024012F" w:rsidRPr="00E77497">
          <w:rPr>
            <w:i/>
          </w:rPr>
          <w:t>l</w:t>
        </w:r>
      </w:ins>
      <w:ins w:id="13240" w:author="Rev 3 Allen Wirfs-Brock" w:date="2011-09-11T13:00:00Z">
        <w:r w:rsidR="004813EB" w:rsidRPr="00E77497">
          <w:rPr>
            <w:i/>
          </w:rPr>
          <w:t>i</w:t>
        </w:r>
      </w:ins>
      <w:ins w:id="13241" w:author="Rev 3 Allen Wirfs-Brock" w:date="2011-09-11T12:50:00Z">
        <w:r w:rsidR="0024012F" w:rsidRPr="00E77497">
          <w:rPr>
            <w:i/>
          </w:rPr>
          <w:t>st</w:t>
        </w:r>
      </w:ins>
      <w:ins w:id="13242" w:author="Rev 3 Allen Wirfs-Brock" w:date="2011-09-11T13:00:00Z">
        <w:r w:rsidR="004813EB" w:rsidRPr="00E77497">
          <w:rPr>
            <w:i/>
          </w:rPr>
          <w:t>Next</w:t>
        </w:r>
      </w:ins>
      <w:ins w:id="13243" w:author="Allen Wirfs-Brock" w:date="2011-07-01T15:12:00Z">
        <w:del w:id="13244" w:author="Rev 3 Allen Wirfs-Brock" w:date="2011-09-11T13:00:00Z">
          <w:r w:rsidRPr="00E77497" w:rsidDel="004813EB">
            <w:rPr>
              <w:i/>
            </w:rPr>
            <w:delText>ndex</w:delText>
          </w:r>
        </w:del>
        <w:r w:rsidRPr="00E77497">
          <w:t>+</w:t>
        </w:r>
        <w:r w:rsidRPr="00E77497">
          <w:rPr>
            <w:i/>
          </w:rPr>
          <w:t>skip+</w:t>
        </w:r>
        <w:r w:rsidRPr="00E77497">
          <w:t>1.</w:t>
        </w:r>
      </w:ins>
    </w:p>
    <w:p w14:paraId="710CFB38" w14:textId="77777777" w:rsidR="00C707BD" w:rsidRPr="00E77497" w:rsidRDefault="00C707BD" w:rsidP="00FA3203">
      <w:pPr>
        <w:pStyle w:val="Alg3"/>
        <w:numPr>
          <w:ilvl w:val="0"/>
          <w:numId w:val="414"/>
        </w:numPr>
        <w:spacing w:after="240"/>
        <w:rPr>
          <w:ins w:id="13245" w:author="Allen Wirfs-Brock" w:date="2011-07-01T15:12:00Z"/>
        </w:rPr>
      </w:pPr>
    </w:p>
    <w:p w14:paraId="1A0E8EC1" w14:textId="77777777" w:rsidR="004912C9" w:rsidRPr="00DD02E6" w:rsidRDefault="00C707BD" w:rsidP="00C7794D">
      <w:pPr>
        <w:contextualSpacing/>
        <w:rPr>
          <w:ins w:id="13246" w:author="Rev 4 Allen Wirfs-Brock" w:date="2011-10-15T14:49:00Z"/>
          <w:rStyle w:val="bnf"/>
          <w:i w:val="0"/>
        </w:rPr>
      </w:pPr>
      <w:ins w:id="13247" w:author="Allen Wirfs-Brock" w:date="2011-07-01T15:12:00Z">
        <w:del w:id="13248" w:author="Rev 4 Allen Wirfs-Brock" w:date="2011-10-15T14:49:00Z">
          <w:r w:rsidRPr="00E77497" w:rsidDel="004912C9">
            <w:delText xml:space="preserve">The </w:delText>
          </w:r>
        </w:del>
      </w:ins>
      <w:ins w:id="13249" w:author="Allen Wirfs-Brock" w:date="2011-07-01T15:16:00Z">
        <w:del w:id="13250" w:author="Rev 4 Allen Wirfs-Brock" w:date="2011-10-15T14:49:00Z">
          <w:r w:rsidR="00697CC4" w:rsidRPr="00E77497" w:rsidDel="004912C9">
            <w:delText xml:space="preserve">supplemental </w:delText>
          </w:r>
        </w:del>
      </w:ins>
      <w:ins w:id="13251" w:author="Allen Wirfs-Brock" w:date="2011-07-01T15:12:00Z">
        <w:del w:id="13252" w:author="Rev 4 Allen Wirfs-Brock" w:date="2011-10-15T14:49:00Z">
          <w:r w:rsidRPr="00E77497" w:rsidDel="004912C9">
            <w:delText xml:space="preserve">production </w:delText>
          </w:r>
        </w:del>
        <w:r w:rsidRPr="00E77497">
          <w:rPr>
            <w:rStyle w:val="bnf"/>
          </w:rPr>
          <w:t xml:space="preserve">AssignmentElement </w:t>
        </w:r>
        <w:r w:rsidRPr="00C7794D">
          <w:rPr>
            <w:b/>
          </w:rPr>
          <w:t>:</w:t>
        </w:r>
        <w:r w:rsidRPr="004D1BD1">
          <w:rPr>
            <w:b/>
          </w:rPr>
          <w:t xml:space="preserve"> </w:t>
        </w:r>
        <w:r w:rsidRPr="003B4312">
          <w:rPr>
            <w:rStyle w:val="bnf"/>
          </w:rPr>
          <w:t>LeftHandSideExpression</w:t>
        </w:r>
      </w:ins>
      <w:ins w:id="13253" w:author="Rev 8 Allen Wirfs-Brock" w:date="2012-06-14T08:19:00Z">
        <w:r w:rsidR="00DD02E6">
          <w:rPr>
            <w:rStyle w:val="bnf"/>
          </w:rPr>
          <w:t xml:space="preserve"> </w:t>
        </w:r>
        <w:r w:rsidR="00DD02E6" w:rsidRPr="00DD02E6">
          <w:rPr>
            <w:rFonts w:ascii="Times New Roman" w:hAnsi="Times New Roman"/>
            <w:i/>
          </w:rPr>
          <w:t>Initialiser</w:t>
        </w:r>
        <w:r w:rsidR="00DD02E6" w:rsidRPr="00126ECD">
          <w:rPr>
            <w:rFonts w:cs="Arial"/>
            <w:vertAlign w:val="subscript"/>
          </w:rPr>
          <w:t>opt</w:t>
        </w:r>
      </w:ins>
    </w:p>
    <w:p w14:paraId="3B873BE2" w14:textId="77777777" w:rsidR="00C707BD" w:rsidRPr="00E77497" w:rsidDel="0058620A" w:rsidRDefault="00C707BD" w:rsidP="00C7794D">
      <w:pPr>
        <w:ind w:left="360"/>
        <w:rPr>
          <w:ins w:id="13254" w:author="Allen Wirfs-Brock" w:date="2011-07-01T15:12:00Z"/>
          <w:del w:id="13255" w:author="Rev 6 Allen Wirfs-Brock" w:date="2012-02-16T19:37:00Z"/>
        </w:rPr>
      </w:pPr>
      <w:ins w:id="13256" w:author="Allen Wirfs-Brock" w:date="2011-07-01T15:12:00Z">
        <w:del w:id="13257" w:author="Rev 6 Allen Wirfs-Brock" w:date="2012-02-16T19:37:00Z">
          <w:r w:rsidRPr="008B7F6F" w:rsidDel="0058620A">
            <w:delText xml:space="preserve"> is evaluated </w:delText>
          </w:r>
          <w:r w:rsidRPr="006B6D0A" w:rsidDel="0058620A">
            <w:delText xml:space="preserve">with the parameters </w:delText>
          </w:r>
          <w:r w:rsidRPr="00E65A34" w:rsidDel="0058620A">
            <w:rPr>
              <w:rStyle w:val="bnf"/>
            </w:rPr>
            <w:delText>obj</w:delText>
          </w:r>
          <w:r w:rsidRPr="009C202C" w:rsidDel="0058620A">
            <w:delText xml:space="preserve"> and </w:delText>
          </w:r>
          <w:r w:rsidRPr="00B820AB" w:rsidDel="0058620A">
            <w:rPr>
              <w:rStyle w:val="bnf"/>
            </w:rPr>
            <w:delText>index</w:delText>
          </w:r>
          <w:r w:rsidRPr="00675B74" w:rsidDel="0058620A">
            <w:delText xml:space="preserve"> </w:delText>
          </w:r>
          <w:r w:rsidRPr="00E77497" w:rsidDel="0058620A">
            <w:delText>as follows:</w:delText>
          </w:r>
        </w:del>
      </w:ins>
    </w:p>
    <w:p w14:paraId="4E1128AA" w14:textId="77777777" w:rsidR="00C707BD" w:rsidRPr="00E77497" w:rsidRDefault="00C707BD" w:rsidP="00FA3203">
      <w:pPr>
        <w:pStyle w:val="Alg3"/>
        <w:numPr>
          <w:ilvl w:val="0"/>
          <w:numId w:val="415"/>
        </w:numPr>
        <w:rPr>
          <w:ins w:id="13258" w:author="Allen Wirfs-Brock" w:date="2011-07-01T15:12:00Z"/>
        </w:rPr>
      </w:pPr>
      <w:ins w:id="13259" w:author="Allen Wirfs-Brock" w:date="2011-07-01T15:12:00Z">
        <w:r w:rsidRPr="00E77497">
          <w:t xml:space="preserve">Let </w:t>
        </w:r>
        <w:r w:rsidRPr="00E77497">
          <w:rPr>
            <w:i/>
          </w:rPr>
          <w:t>name</w:t>
        </w:r>
        <w:r w:rsidRPr="00E77497">
          <w:t xml:space="preserve"> be ToString(</w:t>
        </w:r>
        <w:r w:rsidRPr="00E77497">
          <w:rPr>
            <w:i/>
          </w:rPr>
          <w:t>index</w:t>
        </w:r>
        <w:r w:rsidRPr="00E77497">
          <w:t>).</w:t>
        </w:r>
      </w:ins>
    </w:p>
    <w:p w14:paraId="0351DA41" w14:textId="77777777" w:rsidR="00DD02E6" w:rsidRPr="00E77497" w:rsidRDefault="00DD02E6" w:rsidP="00DD02E6">
      <w:pPr>
        <w:pStyle w:val="Alg3"/>
        <w:numPr>
          <w:ilvl w:val="0"/>
          <w:numId w:val="415"/>
        </w:numPr>
        <w:rPr>
          <w:ins w:id="13260" w:author="Rev 8 Allen Wirfs-Brock" w:date="2012-06-14T08:19:00Z"/>
        </w:rPr>
      </w:pPr>
      <w:ins w:id="13261" w:author="Rev 8 Allen Wirfs-Brock" w:date="2012-06-14T08:19:00Z">
        <w:r w:rsidRPr="00E77497">
          <w:t xml:space="preserve">Let </w:t>
        </w:r>
        <w:r w:rsidRPr="00E77497">
          <w:rPr>
            <w:i/>
          </w:rPr>
          <w:t>exists</w:t>
        </w:r>
        <w:r w:rsidRPr="00E77497">
          <w:t xml:space="preserve"> be the result of calling the [[HasProperty]] internal method of </w:t>
        </w:r>
        <w:r>
          <w:rPr>
            <w:i/>
          </w:rPr>
          <w:t>obj</w:t>
        </w:r>
        <w:r w:rsidRPr="00E77497">
          <w:t xml:space="preserve"> with argument </w:t>
        </w:r>
        <w:r w:rsidRPr="00E77497">
          <w:rPr>
            <w:i/>
          </w:rPr>
          <w:t>name</w:t>
        </w:r>
        <w:r w:rsidRPr="00E77497">
          <w:t xml:space="preserve">. </w:t>
        </w:r>
      </w:ins>
    </w:p>
    <w:p w14:paraId="762E9094" w14:textId="77777777" w:rsidR="00DD02E6" w:rsidRPr="00E77497" w:rsidRDefault="00DD02E6" w:rsidP="00DD02E6">
      <w:pPr>
        <w:pStyle w:val="Alg3"/>
        <w:numPr>
          <w:ilvl w:val="0"/>
          <w:numId w:val="415"/>
        </w:numPr>
        <w:rPr>
          <w:ins w:id="13262" w:author="Rev 8 Allen Wirfs-Brock" w:date="2012-06-14T08:19:00Z"/>
        </w:rPr>
      </w:pPr>
      <w:ins w:id="13263" w:author="Rev 8 Allen Wirfs-Brock" w:date="2012-06-14T08:19:00Z">
        <w:r w:rsidRPr="00E77497">
          <w:t xml:space="preserve">If </w:t>
        </w:r>
        <w:r w:rsidRPr="00E77497">
          <w:rPr>
            <w:i/>
          </w:rPr>
          <w:t>exists</w:t>
        </w:r>
        <w:r w:rsidRPr="00E77497">
          <w:t xml:space="preserve"> is </w:t>
        </w:r>
        <w:r w:rsidRPr="00E77497">
          <w:rPr>
            <w:b/>
          </w:rPr>
          <w:t>true</w:t>
        </w:r>
        <w:r w:rsidRPr="00E77497">
          <w:t>, then</w:t>
        </w:r>
      </w:ins>
    </w:p>
    <w:p w14:paraId="736D7AF8" w14:textId="77777777" w:rsidR="00DD02E6" w:rsidRPr="00E77497" w:rsidRDefault="00DD02E6" w:rsidP="00DD02E6">
      <w:pPr>
        <w:pStyle w:val="Alg3"/>
        <w:numPr>
          <w:ilvl w:val="1"/>
          <w:numId w:val="415"/>
        </w:numPr>
        <w:tabs>
          <w:tab w:val="left" w:pos="720"/>
        </w:tabs>
        <w:rPr>
          <w:ins w:id="13264" w:author="Rev 8 Allen Wirfs-Brock" w:date="2012-06-14T08:19:00Z"/>
        </w:rPr>
      </w:pPr>
      <w:ins w:id="13265" w:author="Rev 8 Allen Wirfs-Brock" w:date="2012-06-14T08:19:00Z">
        <w:r w:rsidRPr="00E77497">
          <w:t xml:space="preserve">Let </w:t>
        </w:r>
        <w:r w:rsidRPr="00E77497">
          <w:rPr>
            <w:i/>
          </w:rPr>
          <w:t>v</w:t>
        </w:r>
        <w:r w:rsidRPr="00E77497">
          <w:t xml:space="preserve"> be the result of calling the [[Get]] internal method of </w:t>
        </w:r>
        <w:r>
          <w:rPr>
            <w:i/>
          </w:rPr>
          <w:t>obj</w:t>
        </w:r>
        <w:r w:rsidRPr="00E77497">
          <w:t xml:space="preserve"> with argument </w:t>
        </w:r>
        <w:r w:rsidRPr="00E77497">
          <w:rPr>
            <w:i/>
          </w:rPr>
          <w:t>name</w:t>
        </w:r>
        <w:r w:rsidRPr="00E77497">
          <w:t>.</w:t>
        </w:r>
      </w:ins>
    </w:p>
    <w:p w14:paraId="4A1380F1" w14:textId="77777777" w:rsidR="00DD02E6" w:rsidRPr="00E77497" w:rsidRDefault="00DD02E6" w:rsidP="00DD02E6">
      <w:pPr>
        <w:pStyle w:val="Alg3"/>
        <w:numPr>
          <w:ilvl w:val="0"/>
          <w:numId w:val="415"/>
        </w:numPr>
        <w:rPr>
          <w:ins w:id="13266" w:author="Rev 8 Allen Wirfs-Brock" w:date="2012-06-14T08:19:00Z"/>
        </w:rPr>
      </w:pPr>
      <w:ins w:id="13267" w:author="Rev 8 Allen Wirfs-Brock" w:date="2012-06-14T08:19:00Z">
        <w:r w:rsidRPr="00E77497">
          <w:t xml:space="preserve">Else </w:t>
        </w:r>
      </w:ins>
    </w:p>
    <w:p w14:paraId="69467956" w14:textId="77777777" w:rsidR="00DD02E6" w:rsidRPr="00E77497" w:rsidRDefault="00DD02E6" w:rsidP="00DD02E6">
      <w:pPr>
        <w:pStyle w:val="Alg3"/>
        <w:numPr>
          <w:ilvl w:val="1"/>
          <w:numId w:val="415"/>
        </w:numPr>
        <w:tabs>
          <w:tab w:val="left" w:pos="720"/>
        </w:tabs>
        <w:rPr>
          <w:ins w:id="13268" w:author="Rev 8 Allen Wirfs-Brock" w:date="2012-06-14T08:19:00Z"/>
        </w:rPr>
      </w:pPr>
      <w:ins w:id="13269" w:author="Rev 8 Allen Wirfs-Brock" w:date="2012-06-14T08:19:00Z">
        <w:r w:rsidRPr="00E77497">
          <w:t xml:space="preserve">If </w:t>
        </w:r>
        <w:r w:rsidRPr="00E77497">
          <w:rPr>
            <w:i/>
          </w:rPr>
          <w:t>Initialiser</w:t>
        </w:r>
        <w:r w:rsidRPr="00E77497">
          <w:rPr>
            <w:vertAlign w:val="subscript"/>
          </w:rPr>
          <w:t>opt</w:t>
        </w:r>
        <w:r w:rsidRPr="00E77497">
          <w:t xml:space="preserve"> is present, then</w:t>
        </w:r>
      </w:ins>
    </w:p>
    <w:p w14:paraId="4FA9C5A3" w14:textId="77777777" w:rsidR="00DD02E6" w:rsidRPr="00E77497" w:rsidRDefault="00DD02E6" w:rsidP="00DD02E6">
      <w:pPr>
        <w:pStyle w:val="Alg3"/>
        <w:numPr>
          <w:ilvl w:val="2"/>
          <w:numId w:val="415"/>
        </w:numPr>
        <w:tabs>
          <w:tab w:val="num" w:pos="2160"/>
        </w:tabs>
        <w:rPr>
          <w:ins w:id="13270" w:author="Rev 8 Allen Wirfs-Brock" w:date="2012-06-14T08:19:00Z"/>
        </w:rPr>
      </w:pPr>
      <w:ins w:id="13271" w:author="Rev 8 Allen Wirfs-Brock" w:date="2012-06-14T08:19: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3F0FDF8C" w14:textId="77777777" w:rsidR="00DD02E6" w:rsidRPr="00E77497" w:rsidRDefault="00DD02E6" w:rsidP="00DD02E6">
      <w:pPr>
        <w:pStyle w:val="Alg3"/>
        <w:numPr>
          <w:ilvl w:val="1"/>
          <w:numId w:val="415"/>
        </w:numPr>
        <w:tabs>
          <w:tab w:val="num" w:pos="1440"/>
        </w:tabs>
        <w:rPr>
          <w:ins w:id="13272" w:author="Rev 8 Allen Wirfs-Brock" w:date="2012-06-14T08:19:00Z"/>
        </w:rPr>
      </w:pPr>
      <w:ins w:id="13273" w:author="Rev 8 Allen Wirfs-Brock" w:date="2012-06-14T08:19:00Z">
        <w:r w:rsidRPr="00E77497">
          <w:t>Else,</w:t>
        </w:r>
      </w:ins>
    </w:p>
    <w:p w14:paraId="5EFFD5D3" w14:textId="77777777" w:rsidR="00DD02E6" w:rsidRPr="00E77497" w:rsidRDefault="00DD02E6" w:rsidP="00DD02E6">
      <w:pPr>
        <w:pStyle w:val="Alg3"/>
        <w:numPr>
          <w:ilvl w:val="2"/>
          <w:numId w:val="415"/>
        </w:numPr>
        <w:tabs>
          <w:tab w:val="left" w:pos="990"/>
        </w:tabs>
        <w:rPr>
          <w:ins w:id="13274" w:author="Rev 8 Allen Wirfs-Brock" w:date="2012-06-14T08:19:00Z"/>
        </w:rPr>
      </w:pPr>
      <w:ins w:id="13275" w:author="Rev 8 Allen Wirfs-Brock" w:date="2012-06-14T08:19:00Z">
        <w:r w:rsidRPr="00E77497">
          <w:t xml:space="preserve"> Let</w:t>
        </w:r>
        <w:r w:rsidRPr="00E77497">
          <w:rPr>
            <w:i/>
          </w:rPr>
          <w:t xml:space="preserve"> v</w:t>
        </w:r>
        <w:r w:rsidRPr="00E77497">
          <w:t xml:space="preserve"> be </w:t>
        </w:r>
        <w:r w:rsidRPr="00E77497">
          <w:rPr>
            <w:b/>
          </w:rPr>
          <w:t>undefined</w:t>
        </w:r>
        <w:r w:rsidRPr="00E77497">
          <w:t>.</w:t>
        </w:r>
      </w:ins>
    </w:p>
    <w:p w14:paraId="17BAE2EF" w14:textId="77777777" w:rsidR="00DD02E6" w:rsidRDefault="00DD02E6" w:rsidP="00DD02E6">
      <w:pPr>
        <w:pStyle w:val="Alg2"/>
        <w:numPr>
          <w:ilvl w:val="0"/>
          <w:numId w:val="415"/>
        </w:numPr>
        <w:contextualSpacing/>
        <w:rPr>
          <w:ins w:id="13276" w:author="Rev 8 Allen Wirfs-Brock" w:date="2012-06-14T08:19:00Z"/>
        </w:rPr>
      </w:pPr>
      <w:ins w:id="13277" w:author="Rev 8 Allen Wirfs-Brock" w:date="2012-06-14T08:19:00Z">
        <w:r>
          <w:t>ReturnIfAbrupt(</w:t>
        </w:r>
        <w:r>
          <w:rPr>
            <w:i/>
          </w:rPr>
          <w:t>v</w:t>
        </w:r>
        <w:r>
          <w:t>).</w:t>
        </w:r>
      </w:ins>
    </w:p>
    <w:p w14:paraId="77A0B826" w14:textId="77777777" w:rsidR="00C707BD" w:rsidRPr="00E77497" w:rsidDel="00DD02E6" w:rsidRDefault="00C707BD" w:rsidP="00FA3203">
      <w:pPr>
        <w:pStyle w:val="Alg3"/>
        <w:numPr>
          <w:ilvl w:val="0"/>
          <w:numId w:val="415"/>
        </w:numPr>
        <w:rPr>
          <w:ins w:id="13278" w:author="Allen Wirfs-Brock" w:date="2011-07-01T15:12:00Z"/>
          <w:del w:id="13279" w:author="Rev 8 Allen Wirfs-Brock" w:date="2012-06-14T08:20:00Z"/>
        </w:rPr>
      </w:pPr>
      <w:ins w:id="13280" w:author="Allen Wirfs-Brock" w:date="2011-07-01T15:12:00Z">
        <w:del w:id="13281" w:author="Rev 8 Allen Wirfs-Brock" w:date="2012-06-14T08:20:00Z">
          <w:r w:rsidRPr="00E77497" w:rsidDel="00DD02E6">
            <w:delText xml:space="preserve">Let </w:delText>
          </w:r>
          <w:r w:rsidRPr="00E77497" w:rsidDel="00DD02E6">
            <w:rPr>
              <w:i/>
            </w:rPr>
            <w:delText>v</w:delText>
          </w:r>
          <w:r w:rsidRPr="00E77497" w:rsidDel="00DD02E6">
            <w:delText xml:space="preserve"> be the result of calling the [[Get]] internal method of </w:delText>
          </w:r>
          <w:r w:rsidRPr="00E77497" w:rsidDel="00DD02E6">
            <w:rPr>
              <w:i/>
            </w:rPr>
            <w:delText>obj</w:delText>
          </w:r>
          <w:r w:rsidRPr="00E77497" w:rsidDel="00DD02E6">
            <w:delText xml:space="preserve"> </w:delText>
          </w:r>
        </w:del>
      </w:ins>
      <w:ins w:id="13282" w:author="Rev 4 Allen Wirfs-Brock" w:date="2011-11-07T11:14:00Z">
        <w:del w:id="13283" w:author="Rev 8 Allen Wirfs-Brock" w:date="2012-06-14T08:20:00Z">
          <w:r w:rsidR="00C7794D" w:rsidDel="00DD02E6">
            <w:delText>with</w:delText>
          </w:r>
          <w:r w:rsidR="00C7794D" w:rsidRPr="00E77497" w:rsidDel="00DD02E6">
            <w:delText xml:space="preserve"> </w:delText>
          </w:r>
        </w:del>
      </w:ins>
      <w:ins w:id="13284" w:author="Allen Wirfs-Brock" w:date="2011-07-01T15:12:00Z">
        <w:del w:id="13285" w:author="Rev 8 Allen Wirfs-Brock" w:date="2012-06-14T08:20:00Z">
          <w:r w:rsidRPr="00E77497" w:rsidDel="00DD02E6">
            <w:delText xml:space="preserve">passing </w:delText>
          </w:r>
          <w:r w:rsidRPr="00E77497" w:rsidDel="00DD02E6">
            <w:rPr>
              <w:i/>
            </w:rPr>
            <w:delText>name</w:delText>
          </w:r>
          <w:r w:rsidRPr="00E77497" w:rsidDel="00DD02E6">
            <w:delText xml:space="preserve"> as the argument.</w:delText>
          </w:r>
        </w:del>
      </w:ins>
    </w:p>
    <w:p w14:paraId="6BC57506" w14:textId="77777777" w:rsidR="0058620A" w:rsidDel="00DD02E6" w:rsidRDefault="0058620A" w:rsidP="0058620A">
      <w:pPr>
        <w:pStyle w:val="Alg4"/>
        <w:numPr>
          <w:ilvl w:val="0"/>
          <w:numId w:val="415"/>
        </w:numPr>
        <w:contextualSpacing/>
        <w:rPr>
          <w:ins w:id="13286" w:author="Rev 6 Allen Wirfs-Brock" w:date="2012-02-16T19:34:00Z"/>
          <w:del w:id="13287" w:author="Rev 8 Allen Wirfs-Brock" w:date="2012-06-14T08:20:00Z"/>
        </w:rPr>
      </w:pPr>
      <w:ins w:id="13288" w:author="Rev 6 Allen Wirfs-Brock" w:date="2012-02-16T19:34:00Z">
        <w:del w:id="13289" w:author="Rev 8 Allen Wirfs-Brock" w:date="2012-06-14T08:20:00Z">
          <w:r w:rsidDel="00DD02E6">
            <w:delText xml:space="preserve">If </w:delText>
          </w:r>
          <w:r w:rsidDel="00DD02E6">
            <w:rPr>
              <w:i/>
            </w:rPr>
            <w:delText>v</w:delText>
          </w:r>
          <w:r w:rsidDel="00DD02E6">
            <w:delText xml:space="preserve"> is an abrupt completion, return </w:delText>
          </w:r>
          <w:r w:rsidDel="00DD02E6">
            <w:rPr>
              <w:i/>
            </w:rPr>
            <w:delText>v</w:delText>
          </w:r>
          <w:r w:rsidDel="00DD02E6">
            <w:delText>.</w:delText>
          </w:r>
        </w:del>
      </w:ins>
    </w:p>
    <w:p w14:paraId="112764B0" w14:textId="77777777" w:rsidR="00C707BD" w:rsidRPr="00E77497" w:rsidRDefault="00C707BD" w:rsidP="00FA3203">
      <w:pPr>
        <w:pStyle w:val="Alg3"/>
        <w:numPr>
          <w:ilvl w:val="0"/>
          <w:numId w:val="415"/>
        </w:numPr>
        <w:rPr>
          <w:ins w:id="13290" w:author="Allen Wirfs-Brock" w:date="2011-07-01T15:12:00Z"/>
        </w:rPr>
      </w:pPr>
      <w:ins w:id="13291" w:author="Allen Wirfs-Brock" w:date="2011-07-01T15:12:00Z">
        <w:r w:rsidRPr="00E77497">
          <w:t xml:space="preserve">If </w:t>
        </w:r>
        <w:r w:rsidRPr="00E77497">
          <w:rPr>
            <w:rStyle w:val="bnf"/>
          </w:rPr>
          <w:t>LeftHandSideExpression</w:t>
        </w:r>
        <w:r w:rsidRPr="00E77497">
          <w:t xml:space="preserve"> 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2F4E7101" w14:textId="77777777" w:rsidR="00C707BD" w:rsidRPr="00E77497" w:rsidRDefault="00C707BD" w:rsidP="00FA3203">
      <w:pPr>
        <w:pStyle w:val="Alg3"/>
        <w:numPr>
          <w:ilvl w:val="1"/>
          <w:numId w:val="415"/>
        </w:numPr>
        <w:rPr>
          <w:ins w:id="13292" w:author="Allen Wirfs-Brock" w:date="2011-07-01T15:12:00Z"/>
        </w:rPr>
      </w:pPr>
      <w:ins w:id="13293" w:author="Allen Wirfs-Brock" w:date="2011-07-01T15:12:00Z">
        <w:r w:rsidRPr="00E77497">
          <w:t xml:space="preserve">Let </w:t>
        </w:r>
        <w:r w:rsidRPr="00E77497">
          <w:rPr>
            <w:i/>
          </w:rPr>
          <w:t>AssignmentPattern</w:t>
        </w:r>
        <w:r w:rsidRPr="00E77497">
          <w:t xml:space="preserve"> be the parse of the source code corresponding to </w:t>
        </w:r>
        <w:r w:rsidRPr="00E77497">
          <w:rPr>
            <w:i/>
          </w:rPr>
          <w:t>LeftHandSideExp</w:t>
        </w:r>
      </w:ins>
      <w:ins w:id="13294" w:author="Allen Wirfs-Brock rev2" w:date="2011-07-20T13:34:00Z">
        <w:r w:rsidR="00CD7A72" w:rsidRPr="00E77497">
          <w:rPr>
            <w:i/>
          </w:rPr>
          <w:t>r</w:t>
        </w:r>
      </w:ins>
      <w:ins w:id="13295" w:author="Allen Wirfs-Brock" w:date="2011-07-01T15:12:00Z">
        <w:r w:rsidRPr="00E77497">
          <w:rPr>
            <w:i/>
          </w:rPr>
          <w:t>ess</w:t>
        </w:r>
      </w:ins>
      <w:ins w:id="13296" w:author="Rev 3 Allen Wirfs-Brock" w:date="2011-08-30T10:45:00Z">
        <w:r w:rsidR="0096712D" w:rsidRPr="00E77497">
          <w:rPr>
            <w:i/>
          </w:rPr>
          <w:t>i</w:t>
        </w:r>
      </w:ins>
      <w:ins w:id="13297" w:author="Allen Wirfs-Brock" w:date="2011-07-01T15:12:00Z">
        <w:r w:rsidRPr="00E77497">
          <w:rPr>
            <w:i/>
          </w:rPr>
          <w:t>on</w:t>
        </w:r>
        <w:r w:rsidRPr="00E77497">
          <w:t xml:space="preserve"> using </w:t>
        </w:r>
        <w:r w:rsidRPr="00E77497">
          <w:rPr>
            <w:i/>
          </w:rPr>
          <w:t>AssignmentPattern</w:t>
        </w:r>
        <w:r w:rsidRPr="00E77497">
          <w:t xml:space="preserve"> as the goal symbol</w:t>
        </w:r>
      </w:ins>
    </w:p>
    <w:p w14:paraId="6F520EA0" w14:textId="77777777" w:rsidR="00C707BD" w:rsidRPr="00E77497" w:rsidRDefault="00C707BD" w:rsidP="00FA3203">
      <w:pPr>
        <w:pStyle w:val="Alg3"/>
        <w:numPr>
          <w:ilvl w:val="1"/>
          <w:numId w:val="415"/>
        </w:numPr>
        <w:rPr>
          <w:ins w:id="13298" w:author="Allen Wirfs-Brock" w:date="2011-07-01T15:12:00Z"/>
        </w:rPr>
      </w:pPr>
      <w:ins w:id="13299" w:author="Allen Wirfs-Brock" w:date="2011-07-01T15:12:00Z">
        <w:r w:rsidRPr="00E77497">
          <w:t xml:space="preserve">Let </w:t>
        </w:r>
        <w:r w:rsidRPr="00E77497">
          <w:rPr>
            <w:i/>
          </w:rPr>
          <w:t>vObj</w:t>
        </w:r>
        <w:r w:rsidRPr="00E77497">
          <w:t xml:space="preserve"> be ToObject(</w:t>
        </w:r>
        <w:r w:rsidRPr="00E77497">
          <w:rPr>
            <w:i/>
          </w:rPr>
          <w:t>v</w:t>
        </w:r>
        <w:r w:rsidRPr="00E77497">
          <w:t>).</w:t>
        </w:r>
      </w:ins>
    </w:p>
    <w:p w14:paraId="3A07F31B" w14:textId="77777777" w:rsidR="0058620A" w:rsidRDefault="00725391" w:rsidP="0058620A">
      <w:pPr>
        <w:pStyle w:val="Alg4"/>
        <w:numPr>
          <w:ilvl w:val="1"/>
          <w:numId w:val="415"/>
        </w:numPr>
        <w:contextualSpacing/>
        <w:rPr>
          <w:ins w:id="13300" w:author="Rev 6 Allen Wirfs-Brock" w:date="2012-02-16T19:35:00Z"/>
        </w:rPr>
      </w:pPr>
      <w:ins w:id="13301" w:author="Rev 7 Allen Wirfs-Brock" w:date="2012-04-09T17:12:00Z">
        <w:r>
          <w:t>ReturnIfAbrupt(</w:t>
        </w:r>
        <w:r w:rsidRPr="00E77497">
          <w:rPr>
            <w:i/>
          </w:rPr>
          <w:t>vObj</w:t>
        </w:r>
        <w:r>
          <w:t>).</w:t>
        </w:r>
      </w:ins>
      <w:ins w:id="13302" w:author="Rev 6 Allen Wirfs-Brock" w:date="2012-02-16T19:35:00Z">
        <w:del w:id="13303" w:author="Rev 7 Allen Wirfs-Brock" w:date="2012-04-09T17:12:00Z">
          <w:r w:rsidR="0058620A" w:rsidDel="00725391">
            <w:delText xml:space="preserve">If </w:delText>
          </w:r>
          <w:r w:rsidR="0058620A" w:rsidRPr="00E77497" w:rsidDel="00725391">
            <w:rPr>
              <w:i/>
            </w:rPr>
            <w:delText>vObj</w:delText>
          </w:r>
          <w:r w:rsidR="0058620A" w:rsidRPr="00E77497" w:rsidDel="00725391">
            <w:delText xml:space="preserve"> </w:delText>
          </w:r>
          <w:r w:rsidR="0058620A" w:rsidDel="00725391">
            <w:delText xml:space="preserve">is an abrupt completion, return </w:delText>
          </w:r>
          <w:r w:rsidR="0058620A" w:rsidRPr="00E77497" w:rsidDel="00725391">
            <w:rPr>
              <w:i/>
            </w:rPr>
            <w:delText>vObj</w:delText>
          </w:r>
          <w:r w:rsidR="0058620A" w:rsidDel="00725391">
            <w:delText>.</w:delText>
          </w:r>
        </w:del>
      </w:ins>
    </w:p>
    <w:p w14:paraId="5E062AB3" w14:textId="77777777" w:rsidR="00C707BD" w:rsidRPr="00E77497" w:rsidDel="0058620A" w:rsidRDefault="0058620A" w:rsidP="00FA3203">
      <w:pPr>
        <w:pStyle w:val="Alg3"/>
        <w:numPr>
          <w:ilvl w:val="1"/>
          <w:numId w:val="415"/>
        </w:numPr>
        <w:rPr>
          <w:ins w:id="13304" w:author="Allen Wirfs-Brock" w:date="2011-07-01T15:12:00Z"/>
          <w:del w:id="13305" w:author="Rev 6 Allen Wirfs-Brock" w:date="2012-02-16T19:35:00Z"/>
        </w:rPr>
      </w:pPr>
      <w:ins w:id="13306" w:author="Rev 6 Allen Wirfs-Brock" w:date="2012-02-16T19:35:00Z">
        <w:r>
          <w:t>Return the result of evaluating</w:t>
        </w:r>
        <w:r w:rsidRPr="00E77497">
          <w:t xml:space="preserve"> </w:t>
        </w:r>
      </w:ins>
      <w:ins w:id="13307" w:author="Rev 4 Allen Wirfs-Brock" w:date="2011-11-07T11:06:00Z">
        <w:del w:id="13308" w:author="Rev 6 Allen Wirfs-Brock" w:date="2012-02-16T19:35:00Z">
          <w:r w:rsidR="006B1B28" w:rsidDel="0058620A">
            <w:delText xml:space="preserve">Performing </w:delText>
          </w:r>
        </w:del>
        <w:r w:rsidR="006B1B28">
          <w:t>Destructuring Assignment Evaluation of</w:t>
        </w:r>
        <w:r w:rsidR="006B1B28" w:rsidRPr="00E77497">
          <w:t xml:space="preserve"> </w:t>
        </w:r>
      </w:ins>
      <w:ins w:id="13309" w:author="Allen Wirfs-Brock" w:date="2011-07-01T15:12:00Z">
        <w:del w:id="13310" w:author="Rev 4 Allen Wirfs-Brock" w:date="2011-11-07T11:06:00Z">
          <w:r w:rsidR="00C707BD" w:rsidRPr="00E77497" w:rsidDel="006B1B28">
            <w:delText xml:space="preserve">Evaluate </w:delText>
          </w:r>
        </w:del>
        <w:r w:rsidR="00C707BD" w:rsidRPr="00E77497">
          <w:rPr>
            <w:i/>
          </w:rPr>
          <w:t>AssignmentPattern</w:t>
        </w:r>
        <w:r w:rsidR="00C707BD" w:rsidRPr="00E77497">
          <w:t xml:space="preserve"> </w:t>
        </w:r>
      </w:ins>
      <w:ins w:id="13311" w:author="Rev 4 Allen Wirfs-Brock" w:date="2011-11-07T11:14:00Z">
        <w:r w:rsidR="00C7794D">
          <w:t>with</w:t>
        </w:r>
        <w:r w:rsidR="00C7794D" w:rsidRPr="00E77497">
          <w:t xml:space="preserve"> </w:t>
        </w:r>
      </w:ins>
      <w:ins w:id="13312" w:author="Allen Wirfs-Brock" w:date="2011-07-01T15:12:00Z">
        <w:del w:id="13313" w:author="Rev 4 Allen Wirfs-Brock" w:date="2011-11-07T11:14:00Z">
          <w:r w:rsidR="00C707BD" w:rsidRPr="00E77497" w:rsidDel="00C7794D">
            <w:delText xml:space="preserve">using </w:delText>
          </w:r>
        </w:del>
        <w:r w:rsidR="00C707BD" w:rsidRPr="00E77497">
          <w:rPr>
            <w:i/>
          </w:rPr>
          <w:t>vObj</w:t>
        </w:r>
        <w:r w:rsidR="00C707BD" w:rsidRPr="00E77497">
          <w:t xml:space="preserve"> as the </w:t>
        </w:r>
        <w:del w:id="13314" w:author="Rev 4 Allen Wirfs-Brock" w:date="2011-11-07T11:07:00Z">
          <w:r w:rsidR="00C707BD" w:rsidRPr="00E77497" w:rsidDel="006B1B28">
            <w:rPr>
              <w:rStyle w:val="bnf"/>
            </w:rPr>
            <w:delText>obj</w:delText>
          </w:r>
          <w:r w:rsidR="00C707BD" w:rsidRPr="00E77497" w:rsidDel="006B1B28">
            <w:rPr>
              <w:i/>
            </w:rPr>
            <w:delText xml:space="preserve"> </w:delText>
          </w:r>
          <w:r w:rsidR="00C707BD" w:rsidRPr="00E77497" w:rsidDel="006B1B28">
            <w:delText>parameter</w:delText>
          </w:r>
        </w:del>
      </w:ins>
      <w:ins w:id="13315" w:author="Rev 4 Allen Wirfs-Brock" w:date="2011-11-07T11:07:00Z">
        <w:r w:rsidR="006B1B28">
          <w:t>argument</w:t>
        </w:r>
      </w:ins>
      <w:ins w:id="13316" w:author="Allen Wirfs-Brock" w:date="2011-07-01T15:12:00Z">
        <w:r w:rsidR="00C707BD" w:rsidRPr="00E77497">
          <w:t>.</w:t>
        </w:r>
      </w:ins>
    </w:p>
    <w:p w14:paraId="2DA0F157" w14:textId="77777777" w:rsidR="00C707BD" w:rsidRPr="00E77497" w:rsidRDefault="00C707BD" w:rsidP="0058620A">
      <w:pPr>
        <w:pStyle w:val="Alg3"/>
        <w:numPr>
          <w:ilvl w:val="1"/>
          <w:numId w:val="415"/>
        </w:numPr>
        <w:rPr>
          <w:ins w:id="13317" w:author="Allen Wirfs-Brock" w:date="2011-07-01T15:12:00Z"/>
        </w:rPr>
      </w:pPr>
      <w:ins w:id="13318" w:author="Allen Wirfs-Brock" w:date="2011-07-01T15:12:00Z">
        <w:del w:id="13319" w:author="Rev 6 Allen Wirfs-Brock" w:date="2012-02-16T19:35:00Z">
          <w:r w:rsidRPr="00E77497" w:rsidDel="0058620A">
            <w:delText>Return</w:delText>
          </w:r>
        </w:del>
        <w:r w:rsidRPr="00E77497">
          <w:t>.</w:t>
        </w:r>
      </w:ins>
    </w:p>
    <w:p w14:paraId="1257680E" w14:textId="77777777" w:rsidR="00C707BD" w:rsidRPr="00E77497" w:rsidRDefault="00C707BD" w:rsidP="00FA3203">
      <w:pPr>
        <w:pStyle w:val="Alg3"/>
        <w:numPr>
          <w:ilvl w:val="0"/>
          <w:numId w:val="415"/>
        </w:numPr>
        <w:rPr>
          <w:ins w:id="13320" w:author="Allen Wirfs-Brock" w:date="2011-07-01T15:12:00Z"/>
        </w:rPr>
      </w:pPr>
      <w:ins w:id="13321"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3E3FA592" w14:textId="77777777" w:rsidR="00C707BD" w:rsidRPr="00E77497" w:rsidDel="004912C9" w:rsidRDefault="00C707BD" w:rsidP="00FA3203">
      <w:pPr>
        <w:pStyle w:val="Alg3"/>
        <w:numPr>
          <w:ilvl w:val="0"/>
          <w:numId w:val="415"/>
        </w:numPr>
        <w:spacing w:after="240"/>
        <w:rPr>
          <w:ins w:id="13322" w:author="Allen Wirfs-Brock" w:date="2011-07-01T15:12:00Z"/>
          <w:del w:id="13323" w:author="Rev 4 Allen Wirfs-Brock" w:date="2011-10-15T14:50:00Z"/>
        </w:rPr>
      </w:pPr>
      <w:ins w:id="13324" w:author="Allen Wirfs-Brock" w:date="2011-07-01T15:12:00Z">
        <w:del w:id="13325" w:author="Rev 6 Allen Wirfs-Brock" w:date="2012-02-16T19:36:00Z">
          <w:r w:rsidRPr="00E77497" w:rsidDel="0058620A">
            <w:delText>Call</w:delText>
          </w:r>
        </w:del>
      </w:ins>
      <w:ins w:id="13326" w:author="Rev 6 Allen Wirfs-Brock" w:date="2012-02-16T19:36:00Z">
        <w:r w:rsidR="0058620A">
          <w:t>Return</w:t>
        </w:r>
      </w:ins>
      <w:ins w:id="13327" w:author="Allen Wirfs-Brock" w:date="2011-07-01T15:12:00Z">
        <w:r w:rsidRPr="00E77497">
          <w:t xml:space="preserve"> PutValue(</w:t>
        </w:r>
        <w:r w:rsidRPr="00E77497">
          <w:rPr>
            <w:i/>
          </w:rPr>
          <w:t>lref</w:t>
        </w:r>
        <w:r w:rsidRPr="00E77497">
          <w:t>,</w:t>
        </w:r>
        <w:r w:rsidRPr="00E77497">
          <w:rPr>
            <w:i/>
          </w:rPr>
          <w:t>v</w:t>
        </w:r>
        <w:r w:rsidRPr="00E77497">
          <w:t>).</w:t>
        </w:r>
      </w:ins>
    </w:p>
    <w:p w14:paraId="2ABFACA1" w14:textId="77777777" w:rsidR="00C707BD" w:rsidRPr="00E77497" w:rsidRDefault="00C707BD" w:rsidP="00FA3203">
      <w:pPr>
        <w:pStyle w:val="Alg3"/>
        <w:numPr>
          <w:ilvl w:val="0"/>
          <w:numId w:val="415"/>
        </w:numPr>
        <w:spacing w:after="240"/>
        <w:rPr>
          <w:ins w:id="13328" w:author="Allen Wirfs-Brock" w:date="2011-07-01T15:12:00Z"/>
        </w:rPr>
      </w:pPr>
    </w:p>
    <w:p w14:paraId="164E671F" w14:textId="77777777" w:rsidR="004912C9" w:rsidRPr="003B4312" w:rsidRDefault="00C707BD" w:rsidP="001F7486">
      <w:pPr>
        <w:contextualSpacing/>
        <w:rPr>
          <w:ins w:id="13329" w:author="Rev 4 Allen Wirfs-Brock" w:date="2011-10-15T14:50:00Z"/>
          <w:rStyle w:val="bnf"/>
        </w:rPr>
      </w:pPr>
      <w:ins w:id="13330" w:author="Allen Wirfs-Brock" w:date="2011-07-01T15:12:00Z">
        <w:del w:id="13331" w:author="Rev 4 Allen Wirfs-Brock" w:date="2011-10-15T14:50:00Z">
          <w:r w:rsidRPr="00E77497" w:rsidDel="004912C9">
            <w:delText xml:space="preserve">The </w:delText>
          </w:r>
        </w:del>
      </w:ins>
      <w:ins w:id="13332" w:author="Allen Wirfs-Brock" w:date="2011-07-01T15:16:00Z">
        <w:del w:id="13333" w:author="Rev 4 Allen Wirfs-Brock" w:date="2011-10-15T14:50:00Z">
          <w:r w:rsidR="00697CC4" w:rsidRPr="00E77497" w:rsidDel="004912C9">
            <w:delText xml:space="preserve">supplemental </w:delText>
          </w:r>
        </w:del>
      </w:ins>
      <w:ins w:id="13334" w:author="Allen Wirfs-Brock" w:date="2011-07-01T15:12:00Z">
        <w:del w:id="13335" w:author="Rev 4 Allen Wirfs-Brock" w:date="2011-10-15T14:50:00Z">
          <w:r w:rsidRPr="00E77497" w:rsidDel="004912C9">
            <w:delText xml:space="preserve">production </w:delText>
          </w:r>
        </w:del>
        <w:r w:rsidRPr="00E77497">
          <w:rPr>
            <w:rStyle w:val="bnf"/>
          </w:rPr>
          <w:t xml:space="preserve">AssignmentRestElement </w:t>
        </w:r>
        <w:r w:rsidRPr="00C7794D">
          <w:rPr>
            <w:b/>
          </w:rPr>
          <w:t>:</w:t>
        </w:r>
        <w:r w:rsidRPr="004D1BD1">
          <w:t xml:space="preserve"> </w:t>
        </w:r>
        <w:r w:rsidRPr="003B4312">
          <w:rPr>
            <w:b/>
          </w:rPr>
          <w:t xml:space="preserve">… </w:t>
        </w:r>
        <w:r w:rsidRPr="003B4312">
          <w:rPr>
            <w:rStyle w:val="bnf"/>
          </w:rPr>
          <w:t>LeftHandSideExpression</w:t>
        </w:r>
      </w:ins>
    </w:p>
    <w:p w14:paraId="58D6C070" w14:textId="77777777" w:rsidR="00C707BD" w:rsidRPr="00E77497" w:rsidDel="0058620A" w:rsidRDefault="00C707BD" w:rsidP="001F7486">
      <w:pPr>
        <w:ind w:left="360"/>
        <w:rPr>
          <w:ins w:id="13336" w:author="Allen Wirfs-Brock" w:date="2011-07-01T15:12:00Z"/>
          <w:del w:id="13337" w:author="Rev 6 Allen Wirfs-Brock" w:date="2012-02-16T19:37:00Z"/>
        </w:rPr>
      </w:pPr>
      <w:ins w:id="13338" w:author="Allen Wirfs-Brock" w:date="2011-07-01T15:12:00Z">
        <w:del w:id="13339" w:author="Rev 6 Allen Wirfs-Brock" w:date="2012-02-16T19:37:00Z">
          <w:r w:rsidRPr="006B6D0A" w:rsidDel="0058620A">
            <w:delText xml:space="preserve"> is evaluated with the </w:delText>
          </w:r>
          <w:r w:rsidRPr="00E65A34" w:rsidDel="0058620A">
            <w:delText xml:space="preserve">parameters </w:delText>
          </w:r>
          <w:r w:rsidRPr="009C202C" w:rsidDel="0058620A">
            <w:rPr>
              <w:rStyle w:val="bnf"/>
            </w:rPr>
            <w:delText>obj</w:delText>
          </w:r>
          <w:r w:rsidRPr="00B820AB" w:rsidDel="0058620A">
            <w:delText xml:space="preserve"> and </w:delText>
          </w:r>
          <w:r w:rsidRPr="00675B74" w:rsidDel="0058620A">
            <w:rPr>
              <w:rStyle w:val="bnf"/>
            </w:rPr>
            <w:delText>index</w:delText>
          </w:r>
          <w:r w:rsidRPr="00E77497" w:rsidDel="0058620A">
            <w:delText xml:space="preserve"> as follows:</w:delText>
          </w:r>
        </w:del>
      </w:ins>
    </w:p>
    <w:p w14:paraId="41A18106" w14:textId="77777777" w:rsidR="00C707BD" w:rsidRPr="00E77497" w:rsidRDefault="00C707BD" w:rsidP="00FA3203">
      <w:pPr>
        <w:pStyle w:val="Alg3"/>
        <w:numPr>
          <w:ilvl w:val="0"/>
          <w:numId w:val="416"/>
        </w:numPr>
        <w:rPr>
          <w:ins w:id="13340" w:author="Allen Wirfs-Brock" w:date="2011-07-01T15:12:00Z"/>
        </w:rPr>
      </w:pPr>
      <w:ins w:id="13341"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6BDF9214" w14:textId="77777777" w:rsidR="0058620A" w:rsidRDefault="0058620A" w:rsidP="0058620A">
      <w:pPr>
        <w:pStyle w:val="Alg4"/>
        <w:numPr>
          <w:ilvl w:val="0"/>
          <w:numId w:val="416"/>
        </w:numPr>
        <w:contextualSpacing/>
        <w:rPr>
          <w:ins w:id="13342" w:author="Rev 6 Allen Wirfs-Brock" w:date="2012-02-16T19:38:00Z"/>
        </w:rPr>
      </w:pPr>
      <w:ins w:id="13343" w:author="Rev 6 Allen Wirfs-Brock" w:date="2012-02-16T19:38:00Z">
        <w:r>
          <w:t xml:space="preserve">If </w:t>
        </w:r>
        <w:r w:rsidRPr="00E77497">
          <w:rPr>
            <w:i/>
          </w:rPr>
          <w:t>lref</w:t>
        </w:r>
        <w:r w:rsidRPr="00E77497">
          <w:t xml:space="preserve"> </w:t>
        </w:r>
        <w:r>
          <w:t xml:space="preserve">is an abrupt completion, return </w:t>
        </w:r>
        <w:r w:rsidRPr="00E77497">
          <w:rPr>
            <w:i/>
          </w:rPr>
          <w:t>lref</w:t>
        </w:r>
        <w:r>
          <w:t>.</w:t>
        </w:r>
      </w:ins>
    </w:p>
    <w:p w14:paraId="7AF3ED5E" w14:textId="77777777" w:rsidR="00C707BD" w:rsidRPr="00E77497" w:rsidRDefault="00C707BD" w:rsidP="00FA3203">
      <w:pPr>
        <w:pStyle w:val="Alg3"/>
        <w:numPr>
          <w:ilvl w:val="0"/>
          <w:numId w:val="416"/>
        </w:numPr>
        <w:rPr>
          <w:ins w:id="13344" w:author="Allen Wirfs-Brock" w:date="2011-07-01T15:12:00Z"/>
        </w:rPr>
      </w:pPr>
      <w:ins w:id="13345" w:author="Allen Wirfs-Brock" w:date="2011-07-01T15:12:00Z">
        <w:r w:rsidRPr="00E77497">
          <w:t xml:space="preserve">Let </w:t>
        </w:r>
        <w:r w:rsidRPr="00E77497">
          <w:rPr>
            <w:i/>
          </w:rPr>
          <w:t>lenVal</w:t>
        </w:r>
        <w:r w:rsidRPr="00E77497">
          <w:t xml:space="preserve"> be the result of calling the [[Get]] internal method of </w:t>
        </w:r>
        <w:r w:rsidRPr="00E77497">
          <w:rPr>
            <w:i/>
          </w:rPr>
          <w:t>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7AE622C2" w14:textId="77777777" w:rsidR="00C707BD" w:rsidRPr="00E77497" w:rsidRDefault="00C707BD" w:rsidP="00FA3203">
      <w:pPr>
        <w:pStyle w:val="Alg3"/>
        <w:numPr>
          <w:ilvl w:val="0"/>
          <w:numId w:val="416"/>
        </w:numPr>
        <w:rPr>
          <w:ins w:id="13346" w:author="Allen Wirfs-Brock" w:date="2011-07-01T15:12:00Z"/>
        </w:rPr>
      </w:pPr>
      <w:ins w:id="13347" w:author="Allen Wirfs-Brock" w:date="2011-07-01T15:12:00Z">
        <w:r w:rsidRPr="00E77497">
          <w:t xml:space="preserve">Let </w:t>
        </w:r>
        <w:r w:rsidRPr="00E77497">
          <w:rPr>
            <w:i/>
          </w:rPr>
          <w:t>len</w:t>
        </w:r>
        <w:r w:rsidRPr="00E77497">
          <w:t xml:space="preserve"> be </w:t>
        </w:r>
        <w:del w:id="13348" w:author="Allen Wirfs-Brock rev2" w:date="2011-07-20T13:38:00Z">
          <w:r w:rsidRPr="00E77497" w:rsidDel="00920F94">
            <w:delText>t</w:delText>
          </w:r>
        </w:del>
      </w:ins>
      <w:ins w:id="13349" w:author="Allen Wirfs-Brock rev2" w:date="2011-07-20T13:38:00Z">
        <w:r w:rsidR="00920F94" w:rsidRPr="00E77497">
          <w:t>T</w:t>
        </w:r>
      </w:ins>
      <w:ins w:id="13350" w:author="Allen Wirfs-Brock" w:date="2011-07-01T15:12:00Z">
        <w:r w:rsidRPr="00E77497">
          <w:t>oUint32(</w:t>
        </w:r>
        <w:r w:rsidRPr="00E77497">
          <w:rPr>
            <w:i/>
          </w:rPr>
          <w:t>lenVal</w:t>
        </w:r>
        <w:r w:rsidRPr="00E77497">
          <w:t>).</w:t>
        </w:r>
      </w:ins>
    </w:p>
    <w:p w14:paraId="69D0772B" w14:textId="77777777" w:rsidR="0058620A" w:rsidRDefault="0058620A" w:rsidP="0058620A">
      <w:pPr>
        <w:pStyle w:val="Alg4"/>
        <w:numPr>
          <w:ilvl w:val="0"/>
          <w:numId w:val="416"/>
        </w:numPr>
        <w:contextualSpacing/>
        <w:rPr>
          <w:ins w:id="13351" w:author="Rev 6 Allen Wirfs-Brock" w:date="2012-02-16T19:38:00Z"/>
        </w:rPr>
      </w:pPr>
      <w:ins w:id="13352" w:author="Rev 6 Allen Wirfs-Brock" w:date="2012-02-16T19:38:00Z">
        <w:del w:id="13353" w:author="Rev 7 Allen Wirfs-Brock" w:date="2012-04-09T17:13:00Z">
          <w:r w:rsidDel="00725391">
            <w:delText xml:space="preserve">If </w:delText>
          </w:r>
        </w:del>
      </w:ins>
      <w:ins w:id="13354" w:author="Rev 6 Allen Wirfs-Brock" w:date="2012-02-16T19:39:00Z">
        <w:del w:id="13355" w:author="Rev 7 Allen Wirfs-Brock" w:date="2012-04-09T17:13:00Z">
          <w:r w:rsidRPr="00E77497" w:rsidDel="00725391">
            <w:rPr>
              <w:i/>
            </w:rPr>
            <w:delText>len</w:delText>
          </w:r>
          <w:r w:rsidRPr="00E77497" w:rsidDel="00725391">
            <w:delText xml:space="preserve"> </w:delText>
          </w:r>
        </w:del>
      </w:ins>
      <w:ins w:id="13356" w:author="Rev 6 Allen Wirfs-Brock" w:date="2012-02-16T19:38:00Z">
        <w:del w:id="13357" w:author="Rev 7 Allen Wirfs-Brock" w:date="2012-04-09T17:13:00Z">
          <w:r w:rsidDel="00725391">
            <w:delText xml:space="preserve">is an abrupt completion, return </w:delText>
          </w:r>
        </w:del>
      </w:ins>
      <w:ins w:id="13358" w:author="Rev 6 Allen Wirfs-Brock" w:date="2012-02-16T19:39:00Z">
        <w:del w:id="13359" w:author="Rev 7 Allen Wirfs-Brock" w:date="2012-04-09T17:13:00Z">
          <w:r w:rsidRPr="00E77497" w:rsidDel="00725391">
            <w:rPr>
              <w:i/>
            </w:rPr>
            <w:delText>len</w:delText>
          </w:r>
        </w:del>
      </w:ins>
      <w:ins w:id="13360" w:author="Rev 7 Allen Wirfs-Brock" w:date="2012-04-09T17:13:00Z">
        <w:r w:rsidR="00725391">
          <w:t>ReturnIfAbrupt(</w:t>
        </w:r>
        <w:r w:rsidR="00725391" w:rsidRPr="00725391">
          <w:rPr>
            <w:i/>
          </w:rPr>
          <w:t>len</w:t>
        </w:r>
        <w:r w:rsidR="00725391">
          <w:t>)</w:t>
        </w:r>
      </w:ins>
      <w:ins w:id="13361" w:author="Rev 6 Allen Wirfs-Brock" w:date="2012-02-16T19:38:00Z">
        <w:r>
          <w:t>.</w:t>
        </w:r>
      </w:ins>
    </w:p>
    <w:p w14:paraId="7D788ED9" w14:textId="77777777" w:rsidR="00C707BD" w:rsidRPr="00E77497" w:rsidRDefault="00C707BD" w:rsidP="00FA3203">
      <w:pPr>
        <w:pStyle w:val="Alg3"/>
        <w:numPr>
          <w:ilvl w:val="0"/>
          <w:numId w:val="416"/>
        </w:numPr>
        <w:rPr>
          <w:ins w:id="13362" w:author="Allen Wirfs-Brock" w:date="2011-07-01T15:12:00Z"/>
        </w:rPr>
      </w:pPr>
      <w:ins w:id="13363" w:author="Allen Wirfs-Brock" w:date="2011-07-01T15:12:00Z">
        <w:r w:rsidRPr="00E77497">
          <w:t xml:space="preserve">Let </w:t>
        </w:r>
        <w:r w:rsidRPr="00E77497">
          <w:rPr>
            <w:i/>
          </w:rPr>
          <w:t>A</w:t>
        </w:r>
        <w:r w:rsidRPr="00E77497">
          <w:t xml:space="preserve"> be </w:t>
        </w:r>
      </w:ins>
      <w:ins w:id="13364" w:author="Rev 7 Allen Wirfs-Brock" w:date="2012-04-11T16:19:00Z">
        <w:r w:rsidR="00F44A1F">
          <w:t>the result of the abstract</w:t>
        </w:r>
        <w:del w:id="13365" w:author="Rev 8 Allen Wirfs-Brock" w:date="2012-06-14T14:38:00Z">
          <w:r w:rsidR="00F44A1F" w:rsidDel="00D4543D">
            <w:delText>ion</w:delText>
          </w:r>
        </w:del>
        <w:r w:rsidR="00F44A1F">
          <w:t xml:space="preserve"> operation ArrayCreate (15.4) with argument 0</w:t>
        </w:r>
      </w:ins>
      <w:ins w:id="13366" w:author="Allen Wirfs-Brock" w:date="2011-07-01T15:12:00Z">
        <w:del w:id="13367" w:author="Rev 7 Allen Wirfs-Brock" w:date="2012-04-11T16:19:00Z">
          <w:r w:rsidRPr="00E77497" w:rsidDel="00F44A1F">
            <w:delText xml:space="preserve">a new array object created as if by the expression </w:delText>
          </w:r>
          <w:r w:rsidRPr="00E77497" w:rsidDel="00F44A1F">
            <w:rPr>
              <w:rFonts w:ascii="Courier New" w:hAnsi="Courier New" w:cs="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ins>
    </w:p>
    <w:p w14:paraId="150D200F" w14:textId="77777777" w:rsidR="00C707BD" w:rsidRPr="00E77497" w:rsidRDefault="00C707BD" w:rsidP="00FA3203">
      <w:pPr>
        <w:pStyle w:val="Alg3"/>
        <w:numPr>
          <w:ilvl w:val="0"/>
          <w:numId w:val="416"/>
        </w:numPr>
        <w:rPr>
          <w:ins w:id="13368" w:author="Allen Wirfs-Brock" w:date="2011-07-01T15:12:00Z"/>
        </w:rPr>
      </w:pPr>
      <w:ins w:id="13369" w:author="Allen Wirfs-Brock" w:date="2011-07-01T15:12:00Z">
        <w:r w:rsidRPr="00E77497">
          <w:t xml:space="preserve">Let </w:t>
        </w:r>
        <w:r w:rsidRPr="00E77497">
          <w:rPr>
            <w:i/>
          </w:rPr>
          <w:t>n</w:t>
        </w:r>
        <w:r w:rsidRPr="00E77497">
          <w:t>=0;</w:t>
        </w:r>
      </w:ins>
    </w:p>
    <w:p w14:paraId="3393916D" w14:textId="77777777" w:rsidR="00C707BD" w:rsidRPr="00E77497" w:rsidRDefault="00C707BD" w:rsidP="00FA3203">
      <w:pPr>
        <w:pStyle w:val="Alg3"/>
        <w:numPr>
          <w:ilvl w:val="0"/>
          <w:numId w:val="416"/>
        </w:numPr>
        <w:rPr>
          <w:ins w:id="13370" w:author="Allen Wirfs-Brock" w:date="2011-07-01T15:12:00Z"/>
        </w:rPr>
      </w:pPr>
      <w:ins w:id="13371" w:author="Allen Wirfs-Brock" w:date="2011-07-01T15:12:00Z">
        <w:r w:rsidRPr="00E77497">
          <w:t xml:space="preserve">Repeat, while </w:t>
        </w:r>
        <w:r w:rsidRPr="00E77497">
          <w:rPr>
            <w:i/>
          </w:rPr>
          <w:t>index</w:t>
        </w:r>
        <w:r w:rsidRPr="00E77497">
          <w:t xml:space="preserve"> &lt; </w:t>
        </w:r>
        <w:r w:rsidRPr="00E77497">
          <w:rPr>
            <w:i/>
          </w:rPr>
          <w:t>len</w:t>
        </w:r>
      </w:ins>
    </w:p>
    <w:p w14:paraId="3F3EE25B" w14:textId="77777777" w:rsidR="00C7334F" w:rsidRPr="00E77497" w:rsidRDefault="00C7334F" w:rsidP="00FA3203">
      <w:pPr>
        <w:pStyle w:val="Alg3"/>
        <w:numPr>
          <w:ilvl w:val="1"/>
          <w:numId w:val="416"/>
        </w:numPr>
        <w:rPr>
          <w:ins w:id="13372" w:author="Rev 3 Allen Wirfs-Brock" w:date="2011-09-11T15:06:00Z"/>
        </w:rPr>
      </w:pPr>
      <w:ins w:id="13373" w:author="Rev 3 Allen Wirfs-Brock" w:date="2011-09-11T15:06:00Z">
        <w:r w:rsidRPr="00E77497">
          <w:t xml:space="preserve">Let </w:t>
        </w:r>
        <w:r w:rsidRPr="00E77497">
          <w:rPr>
            <w:i/>
          </w:rPr>
          <w:t>P</w:t>
        </w:r>
        <w:r w:rsidRPr="00E77497">
          <w:t xml:space="preserve"> be ToString(</w:t>
        </w:r>
        <w:r w:rsidRPr="00E77497">
          <w:rPr>
            <w:i/>
          </w:rPr>
          <w:t>index</w:t>
        </w:r>
        <w:r w:rsidRPr="00E77497">
          <w:t>).</w:t>
        </w:r>
      </w:ins>
    </w:p>
    <w:p w14:paraId="6A7E9C24" w14:textId="77777777" w:rsidR="00C7334F" w:rsidRPr="00E77497" w:rsidRDefault="00C7334F" w:rsidP="00FA3203">
      <w:pPr>
        <w:pStyle w:val="Alg3"/>
        <w:numPr>
          <w:ilvl w:val="1"/>
          <w:numId w:val="416"/>
        </w:numPr>
        <w:rPr>
          <w:ins w:id="13374" w:author="Rev 3 Allen Wirfs-Brock" w:date="2011-09-11T15:06:00Z"/>
        </w:rPr>
      </w:pPr>
      <w:ins w:id="13375" w:author="Rev 3 Allen Wirfs-Brock" w:date="2011-09-11T15:06:00Z">
        <w:r w:rsidRPr="00E77497">
          <w:t xml:space="preserve">Let </w:t>
        </w:r>
        <w:r w:rsidRPr="00E77497">
          <w:rPr>
            <w:i/>
          </w:rPr>
          <w:t>exists</w:t>
        </w:r>
        <w:r w:rsidRPr="00E77497">
          <w:t xml:space="preserve"> be the result of calling the [[HasProperty]] internal method of </w:t>
        </w:r>
        <w:r w:rsidRPr="00E77497">
          <w:rPr>
            <w:i/>
          </w:rPr>
          <w:t>obj</w:t>
        </w:r>
        <w:r w:rsidRPr="00E77497">
          <w:t xml:space="preserve"> with argument </w:t>
        </w:r>
        <w:r w:rsidRPr="00E77497">
          <w:rPr>
            <w:i/>
          </w:rPr>
          <w:t>P</w:t>
        </w:r>
        <w:r w:rsidRPr="00E77497">
          <w:t>.</w:t>
        </w:r>
      </w:ins>
    </w:p>
    <w:p w14:paraId="1638FE2D" w14:textId="77777777" w:rsidR="00C7334F" w:rsidRPr="00E77497" w:rsidRDefault="00C7334F" w:rsidP="00FA3203">
      <w:pPr>
        <w:pStyle w:val="Alg3"/>
        <w:numPr>
          <w:ilvl w:val="1"/>
          <w:numId w:val="416"/>
        </w:numPr>
        <w:rPr>
          <w:ins w:id="13376" w:author="Rev 3 Allen Wirfs-Brock" w:date="2011-09-11T15:06:00Z"/>
        </w:rPr>
      </w:pPr>
      <w:ins w:id="13377" w:author="Rev 3 Allen Wirfs-Brock" w:date="2011-09-11T15:06:00Z">
        <w:r w:rsidRPr="00E77497">
          <w:t xml:space="preserve">If </w:t>
        </w:r>
        <w:r w:rsidRPr="00E77497">
          <w:rPr>
            <w:i/>
          </w:rPr>
          <w:t>exists</w:t>
        </w:r>
        <w:r w:rsidRPr="00E77497">
          <w:t xml:space="preserve"> is </w:t>
        </w:r>
        <w:r w:rsidRPr="00E77497">
          <w:rPr>
            <w:b/>
          </w:rPr>
          <w:t>true</w:t>
        </w:r>
        <w:r w:rsidRPr="00E77497">
          <w:t>, then</w:t>
        </w:r>
      </w:ins>
    </w:p>
    <w:p w14:paraId="237BC9CF" w14:textId="77777777" w:rsidR="00C707BD" w:rsidRPr="00E77497" w:rsidRDefault="00C707BD" w:rsidP="00FA3203">
      <w:pPr>
        <w:pStyle w:val="Alg3"/>
        <w:numPr>
          <w:ilvl w:val="2"/>
          <w:numId w:val="416"/>
        </w:numPr>
        <w:tabs>
          <w:tab w:val="clear" w:pos="1800"/>
          <w:tab w:val="num" w:pos="1350"/>
        </w:tabs>
        <w:ind w:left="1350" w:hanging="270"/>
        <w:rPr>
          <w:ins w:id="13378" w:author="Allen Wirfs-Brock" w:date="2011-07-01T15:12:00Z"/>
        </w:rPr>
      </w:pPr>
      <w:ins w:id="13379"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passing ToString(</w:t>
        </w:r>
        <w:r w:rsidRPr="00E77497">
          <w:rPr>
            <w:i/>
          </w:rPr>
          <w:t>index</w:t>
        </w:r>
        <w:r w:rsidRPr="00E77497">
          <w:t>)</w:t>
        </w:r>
      </w:ins>
      <w:ins w:id="13380" w:author="Rev 3 Allen Wirfs-Brock" w:date="2011-08-30T11:36:00Z">
        <w:r w:rsidR="00F937DA" w:rsidRPr="00E77497">
          <w:t xml:space="preserve"> </w:t>
        </w:r>
      </w:ins>
      <w:ins w:id="13381" w:author="Allen Wirfs-Brock" w:date="2011-07-01T15:12:00Z">
        <w:r w:rsidRPr="00E77497">
          <w:t>as the argument.</w:t>
        </w:r>
      </w:ins>
    </w:p>
    <w:p w14:paraId="5EF9CC49" w14:textId="77777777" w:rsidR="00376F67" w:rsidRDefault="00725391" w:rsidP="007E6452">
      <w:pPr>
        <w:pStyle w:val="Alg4"/>
        <w:numPr>
          <w:ilvl w:val="2"/>
          <w:numId w:val="416"/>
        </w:numPr>
        <w:tabs>
          <w:tab w:val="clear" w:pos="1800"/>
          <w:tab w:val="num" w:pos="1350"/>
        </w:tabs>
        <w:ind w:hanging="720"/>
        <w:contextualSpacing/>
        <w:rPr>
          <w:ins w:id="13382" w:author="Rev 6 Allen Wirfs-Brock" w:date="2012-02-16T19:39:00Z"/>
        </w:rPr>
      </w:pPr>
      <w:ins w:id="13383" w:author="Rev 7 Allen Wirfs-Brock" w:date="2012-04-09T17:14:00Z">
        <w:r>
          <w:t>ReturnIfAbrupt(</w:t>
        </w:r>
        <w:r w:rsidRPr="00725391">
          <w:rPr>
            <w:i/>
          </w:rPr>
          <w:t>len</w:t>
        </w:r>
        <w:r>
          <w:t>).</w:t>
        </w:r>
      </w:ins>
      <w:ins w:id="13384" w:author="Rev 6 Allen Wirfs-Brock" w:date="2012-02-16T19:39:00Z">
        <w:del w:id="13385" w:author="Rev 7 Allen Wirfs-Brock" w:date="2012-04-09T17:14:00Z">
          <w:r w:rsidR="00376F67" w:rsidDel="00725391">
            <w:delText xml:space="preserve">If </w:delText>
          </w:r>
        </w:del>
      </w:ins>
      <w:ins w:id="13386" w:author="Rev 6 Allen Wirfs-Brock" w:date="2012-02-16T19:40:00Z">
        <w:del w:id="13387" w:author="Rev 7 Allen Wirfs-Brock" w:date="2012-04-09T17:14:00Z">
          <w:r w:rsidR="00376F67" w:rsidDel="00725391">
            <w:rPr>
              <w:i/>
            </w:rPr>
            <w:delText>v</w:delText>
          </w:r>
        </w:del>
      </w:ins>
      <w:ins w:id="13388" w:author="Rev 6 Allen Wirfs-Brock" w:date="2012-02-16T19:39:00Z">
        <w:del w:id="13389" w:author="Rev 7 Allen Wirfs-Brock" w:date="2012-04-09T17:14:00Z">
          <w:r w:rsidR="00376F67" w:rsidRPr="00E77497" w:rsidDel="00725391">
            <w:delText xml:space="preserve"> </w:delText>
          </w:r>
          <w:r w:rsidR="00376F67" w:rsidDel="00725391">
            <w:delText xml:space="preserve">is an abrupt completion, return </w:delText>
          </w:r>
        </w:del>
      </w:ins>
      <w:ins w:id="13390" w:author="Rev 6 Allen Wirfs-Brock" w:date="2012-02-16T19:40:00Z">
        <w:del w:id="13391" w:author="Rev 7 Allen Wirfs-Brock" w:date="2012-04-09T17:14:00Z">
          <w:r w:rsidR="00376F67" w:rsidDel="00725391">
            <w:rPr>
              <w:i/>
            </w:rPr>
            <w:delText>v</w:delText>
          </w:r>
        </w:del>
      </w:ins>
      <w:ins w:id="13392" w:author="Rev 6 Allen Wirfs-Brock" w:date="2012-02-16T19:39:00Z">
        <w:del w:id="13393" w:author="Rev 7 Allen Wirfs-Brock" w:date="2012-04-09T17:14:00Z">
          <w:r w:rsidR="00376F67" w:rsidDel="00725391">
            <w:delText>.</w:delText>
          </w:r>
        </w:del>
      </w:ins>
    </w:p>
    <w:p w14:paraId="301EEE4D" w14:textId="77777777" w:rsidR="00C707BD" w:rsidRPr="00E77497" w:rsidRDefault="00C707BD" w:rsidP="00FA3203">
      <w:pPr>
        <w:pStyle w:val="Alg3"/>
        <w:numPr>
          <w:ilvl w:val="2"/>
          <w:numId w:val="416"/>
        </w:numPr>
        <w:tabs>
          <w:tab w:val="clear" w:pos="1800"/>
          <w:tab w:val="num" w:pos="1350"/>
        </w:tabs>
        <w:ind w:left="1350" w:hanging="270"/>
        <w:rPr>
          <w:ins w:id="13394" w:author="Allen Wirfs-Brock" w:date="2011-07-01T15:12:00Z"/>
        </w:rPr>
      </w:pPr>
      <w:ins w:id="13395" w:author="Allen Wirfs-Brock" w:date="2011-07-01T15:12:00Z">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2DA8DB63" w14:textId="77777777" w:rsidR="00C707BD" w:rsidRPr="00E77497" w:rsidRDefault="00C707BD" w:rsidP="00FA3203">
      <w:pPr>
        <w:pStyle w:val="Alg3"/>
        <w:numPr>
          <w:ilvl w:val="1"/>
          <w:numId w:val="416"/>
        </w:numPr>
        <w:rPr>
          <w:ins w:id="13396" w:author="Allen Wirfs-Brock" w:date="2011-07-01T15:12:00Z"/>
        </w:rPr>
      </w:pPr>
      <w:ins w:id="13397" w:author="Allen Wirfs-Brock" w:date="2011-07-01T15:12:00Z">
        <w:r w:rsidRPr="00E77497">
          <w:t xml:space="preserve">Let </w:t>
        </w:r>
        <w:r w:rsidRPr="00E77497">
          <w:rPr>
            <w:i/>
          </w:rPr>
          <w:t>n</w:t>
        </w:r>
        <w:r w:rsidRPr="00E77497">
          <w:t xml:space="preserve"> = </w:t>
        </w:r>
        <w:r w:rsidRPr="00E77497">
          <w:rPr>
            <w:i/>
          </w:rPr>
          <w:t>n</w:t>
        </w:r>
        <w:r w:rsidRPr="00E77497">
          <w:t>+1.</w:t>
        </w:r>
      </w:ins>
    </w:p>
    <w:p w14:paraId="41F52F85" w14:textId="77777777" w:rsidR="00C707BD" w:rsidRPr="00E77497" w:rsidRDefault="00C707BD" w:rsidP="00FA3203">
      <w:pPr>
        <w:pStyle w:val="Alg3"/>
        <w:numPr>
          <w:ilvl w:val="1"/>
          <w:numId w:val="416"/>
        </w:numPr>
        <w:rPr>
          <w:ins w:id="13398" w:author="Allen Wirfs-Brock" w:date="2011-07-01T15:12:00Z"/>
        </w:rPr>
      </w:pPr>
      <w:ins w:id="13399" w:author="Allen Wirfs-Brock" w:date="2011-07-01T15:12:00Z">
        <w:r w:rsidRPr="00E77497">
          <w:t xml:space="preserve">Let </w:t>
        </w:r>
        <w:r w:rsidRPr="00E77497">
          <w:rPr>
            <w:i/>
          </w:rPr>
          <w:t>index</w:t>
        </w:r>
        <w:r w:rsidRPr="00E77497">
          <w:t xml:space="preserve"> = </w:t>
        </w:r>
        <w:r w:rsidRPr="00E77497">
          <w:rPr>
            <w:i/>
          </w:rPr>
          <w:t>index</w:t>
        </w:r>
        <w:r w:rsidRPr="00E77497">
          <w:t>+1.</w:t>
        </w:r>
      </w:ins>
    </w:p>
    <w:p w14:paraId="762CD0E3" w14:textId="77777777" w:rsidR="00C707BD" w:rsidRPr="00E77497" w:rsidDel="00307224" w:rsidRDefault="00C707BD" w:rsidP="00FA3203">
      <w:pPr>
        <w:pStyle w:val="Alg3"/>
        <w:numPr>
          <w:ilvl w:val="0"/>
          <w:numId w:val="416"/>
        </w:numPr>
        <w:spacing w:after="240"/>
        <w:rPr>
          <w:ins w:id="13400" w:author="Allen Wirfs-Brock" w:date="2011-07-01T15:12:00Z"/>
          <w:del w:id="13401" w:author="Rev 4 Allen Wirfs-Brock" w:date="2011-10-15T14:51:00Z"/>
        </w:rPr>
      </w:pPr>
      <w:ins w:id="13402" w:author="Allen Wirfs-Brock" w:date="2011-07-01T15:12:00Z">
        <w:del w:id="13403" w:author="Rev 6 Allen Wirfs-Brock" w:date="2012-02-16T19:41:00Z">
          <w:r w:rsidRPr="00E77497" w:rsidDel="00376F67">
            <w:delText>Call</w:delText>
          </w:r>
        </w:del>
      </w:ins>
      <w:ins w:id="13404" w:author="Rev 6 Allen Wirfs-Brock" w:date="2012-02-16T19:41:00Z">
        <w:r w:rsidR="00376F67">
          <w:t>Return</w:t>
        </w:r>
      </w:ins>
      <w:ins w:id="13405" w:author="Allen Wirfs-Brock" w:date="2011-07-01T15:12:00Z">
        <w:r w:rsidRPr="00E77497">
          <w:t xml:space="preserve"> PutValue(</w:t>
        </w:r>
        <w:r w:rsidRPr="00E77497">
          <w:rPr>
            <w:i/>
          </w:rPr>
          <w:t>lref</w:t>
        </w:r>
        <w:r w:rsidRPr="00E77497">
          <w:t>,</w:t>
        </w:r>
        <w:r w:rsidRPr="00E77497">
          <w:rPr>
            <w:i/>
          </w:rPr>
          <w:t>A</w:t>
        </w:r>
        <w:r w:rsidRPr="00E77497">
          <w:t>).</w:t>
        </w:r>
      </w:ins>
    </w:p>
    <w:p w14:paraId="305690EC" w14:textId="77777777" w:rsidR="00C707BD" w:rsidRPr="00E77497" w:rsidRDefault="00C707BD" w:rsidP="00FA3203">
      <w:pPr>
        <w:pStyle w:val="Alg3"/>
        <w:numPr>
          <w:ilvl w:val="0"/>
          <w:numId w:val="416"/>
        </w:numPr>
        <w:spacing w:after="240"/>
        <w:rPr>
          <w:ins w:id="13406" w:author="Allen Wirfs-Brock" w:date="2011-07-01T15:12:00Z"/>
        </w:rPr>
      </w:pPr>
    </w:p>
    <w:p w14:paraId="04027C57" w14:textId="77777777" w:rsidR="004C02EF" w:rsidRPr="00E77497" w:rsidRDefault="004C02EF" w:rsidP="003A4B22">
      <w:pPr>
        <w:pStyle w:val="20"/>
        <w:numPr>
          <w:ilvl w:val="0"/>
          <w:numId w:val="0"/>
        </w:numPr>
      </w:pPr>
      <w:bookmarkStart w:id="13407" w:name="_Toc375031196"/>
      <w:bookmarkStart w:id="13408" w:name="_Toc381513709"/>
      <w:bookmarkStart w:id="13409" w:name="_Toc382202876"/>
      <w:bookmarkStart w:id="13410" w:name="_Toc382212231"/>
      <w:bookmarkStart w:id="13411" w:name="_Toc382212703"/>
      <w:bookmarkStart w:id="13412" w:name="_Toc382291576"/>
      <w:bookmarkStart w:id="13413" w:name="_Toc385672225"/>
      <w:bookmarkStart w:id="13414" w:name="_Toc393690328"/>
      <w:bookmarkStart w:id="13415" w:name="_Ref440445088"/>
      <w:bookmarkStart w:id="13416" w:name="_Toc472818873"/>
      <w:bookmarkStart w:id="13417" w:name="_Toc235503447"/>
      <w:bookmarkStart w:id="13418" w:name="_Toc241509222"/>
      <w:bookmarkStart w:id="13419" w:name="_Toc244416709"/>
      <w:bookmarkStart w:id="13420" w:name="_Toc276631073"/>
      <w:bookmarkStart w:id="13421" w:name="_Toc329528801"/>
      <w:bookmarkEnd w:id="12369"/>
      <w:bookmarkEnd w:id="12370"/>
      <w:bookmarkEnd w:id="12371"/>
      <w:bookmarkEnd w:id="12372"/>
      <w:bookmarkEnd w:id="12373"/>
      <w:bookmarkEnd w:id="12374"/>
      <w:bookmarkEnd w:id="12375"/>
      <w:bookmarkEnd w:id="12376"/>
      <w:bookmarkEnd w:id="12377"/>
      <w:r w:rsidRPr="00E77497">
        <w:t>11.14</w:t>
      </w:r>
      <w:r w:rsidRPr="00E77497">
        <w:tab/>
        <w:t>Comma Operator (</w:t>
      </w:r>
      <w:r w:rsidRPr="004712DB">
        <w:rPr>
          <w:rFonts w:ascii="Courier New" w:hAnsi="Courier New"/>
          <w:smallCaps/>
        </w:rPr>
        <w:t xml:space="preserve"> , )</w:t>
      </w:r>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p>
    <w:p w14:paraId="6E68B778" w14:textId="77777777" w:rsidR="004C02EF" w:rsidRPr="00E77497" w:rsidRDefault="004C02EF" w:rsidP="004C02EF">
      <w:pPr>
        <w:pStyle w:val="Syntax"/>
      </w:pPr>
      <w:r w:rsidRPr="00E77497">
        <w:t>Syntax</w:t>
      </w:r>
    </w:p>
    <w:p w14:paraId="42537AB1" w14:textId="77777777"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14:paraId="1796BB22" w14:textId="77777777"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14:paraId="0C95D13C" w14:textId="77777777" w:rsidR="004C02EF" w:rsidRPr="00E77497" w:rsidRDefault="004C02EF" w:rsidP="004C02EF">
      <w:pPr>
        <w:pStyle w:val="SyntaxRule"/>
      </w:pPr>
      <w:r w:rsidRPr="00E77497">
        <w:t xml:space="preserve">ExpressionNoIn </w:t>
      </w:r>
      <w:r w:rsidRPr="00E77497">
        <w:rPr>
          <w:rFonts w:ascii="Arial" w:hAnsi="Arial"/>
          <w:b/>
          <w:i w:val="0"/>
        </w:rPr>
        <w:t>:</w:t>
      </w:r>
    </w:p>
    <w:p w14:paraId="6A88A204" w14:textId="77777777" w:rsidR="004C02EF" w:rsidRPr="00E77497" w:rsidRDefault="004C02EF" w:rsidP="004C02EF">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16BC6EA3" w14:textId="77777777" w:rsidR="005B5983" w:rsidRPr="00E77497" w:rsidRDefault="005B5983" w:rsidP="005B5983">
      <w:r w:rsidRPr="00E77497">
        <w:t>The</w:t>
      </w:r>
      <w:ins w:id="13422" w:author="Rev 4 Allen Wirfs-Brock" w:date="2011-10-15T13:39:00Z">
        <w:r w:rsidRPr="00E77497">
          <w:t xml:space="preserve"> semantics of the</w:t>
        </w:r>
      </w:ins>
      <w:r w:rsidRPr="00E77497">
        <w:t xml:space="preserve"> </w:t>
      </w:r>
      <w:r w:rsidRPr="00E77497">
        <w:rPr>
          <w:rStyle w:val="bnf"/>
        </w:rPr>
        <w:t>ExpressionNoIn</w:t>
      </w:r>
      <w:r w:rsidRPr="00E77497">
        <w:t xml:space="preserve"> production is </w:t>
      </w:r>
      <w:del w:id="13423" w:author="Rev 4 Allen Wirfs-Brock" w:date="2011-10-15T13:39:00Z">
        <w:r w:rsidRPr="00E77497" w:rsidDel="005B5983">
          <w:delText xml:space="preserve">evaluated in </w:delText>
        </w:r>
      </w:del>
      <w:r w:rsidRPr="00E77497">
        <w:t xml:space="preserve">the same manner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w:t>
      </w:r>
      <w:ins w:id="13424" w:author="Rev 4 Allen Wirfs-Brock" w:date="2011-10-15T13:39:00Z">
        <w:r w:rsidRPr="00E77497">
          <w:t xml:space="preserve">used in place </w:t>
        </w:r>
      </w:ins>
      <w:del w:id="13425" w:author="Rev 4 Allen Wirfs-Brock" w:date="2011-10-15T13:39:00Z">
        <w:r w:rsidRPr="00E77497" w:rsidDel="005B5983">
          <w:delText xml:space="preserve">evaluated instead </w:delText>
        </w:r>
      </w:del>
      <w:r w:rsidRPr="00E77497">
        <w:t xml:space="preserve">of the contained </w:t>
      </w:r>
      <w:r w:rsidRPr="00E77497">
        <w:rPr>
          <w:rStyle w:val="bnf"/>
        </w:rPr>
        <w:t>Expression</w:t>
      </w:r>
      <w:r w:rsidRPr="00E77497">
        <w:t xml:space="preserve"> and </w:t>
      </w:r>
      <w:r w:rsidRPr="00E77497">
        <w:rPr>
          <w:rStyle w:val="bnf"/>
        </w:rPr>
        <w:t>AssignmentExpression</w:t>
      </w:r>
      <w:r w:rsidRPr="00E77497">
        <w:t>, respectively.</w:t>
      </w:r>
    </w:p>
    <w:p w14:paraId="55ED2E5E" w14:textId="77777777" w:rsidR="005B5983" w:rsidRPr="00E77497" w:rsidRDefault="005B5983" w:rsidP="005B5983">
      <w:pPr>
        <w:keepNext/>
        <w:rPr>
          <w:ins w:id="13426" w:author="Rev 4 Allen Wirfs-Brock" w:date="2011-10-15T13:40:00Z"/>
          <w:rFonts w:ascii="Helvetica" w:hAnsi="Helvetica"/>
          <w:b/>
        </w:rPr>
      </w:pPr>
      <w:ins w:id="13427" w:author="Rev 4 Allen Wirfs-Brock" w:date="2011-10-15T13:40:00Z">
        <w:r w:rsidRPr="00E77497">
          <w:rPr>
            <w:rFonts w:ascii="Helvetica" w:hAnsi="Helvetica"/>
            <w:b/>
          </w:rPr>
          <w:t xml:space="preserve">Runtime Semantics: </w:t>
        </w:r>
        <w:r w:rsidRPr="00E77497">
          <w:rPr>
            <w:rFonts w:ascii="Helvetica" w:hAnsi="Helvetica"/>
            <w:b/>
            <w:spacing w:val="6"/>
          </w:rPr>
          <w:t>Evaluation</w:t>
        </w:r>
      </w:ins>
    </w:p>
    <w:p w14:paraId="0718AD1C" w14:textId="77777777" w:rsidR="004C02EF" w:rsidRPr="00E77497" w:rsidDel="005B5983" w:rsidRDefault="004C02EF" w:rsidP="004C02EF">
      <w:pPr>
        <w:pStyle w:val="Syntax"/>
        <w:rPr>
          <w:del w:id="13428" w:author="Rev 4 Allen Wirfs-Brock" w:date="2011-10-15T13:40:00Z"/>
        </w:rPr>
      </w:pPr>
      <w:del w:id="13429" w:author="Rev 4 Allen Wirfs-Brock" w:date="2011-10-15T13:40:00Z">
        <w:r w:rsidRPr="00E77497" w:rsidDel="005B5983">
          <w:delText>Semantics</w:delText>
        </w:r>
      </w:del>
    </w:p>
    <w:p w14:paraId="58B5C04B" w14:textId="77777777" w:rsidR="004C02EF" w:rsidRPr="00E77497" w:rsidRDefault="004C02EF" w:rsidP="004C02EF">
      <w:del w:id="13430" w:author="Rev 4 Allen Wirfs-Brock" w:date="2011-10-15T13:40:00Z">
        <w:r w:rsidRPr="00E77497" w:rsidDel="005B5983">
          <w:delText xml:space="preserve">The production </w:delText>
        </w:r>
      </w:del>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13431" w:author="Rev 4 Allen Wirfs-Brock" w:date="2011-10-15T13:40:00Z">
        <w:r w:rsidRPr="00E77497" w:rsidDel="005B5983">
          <w:delText>is evaluated as follows:</w:delText>
        </w:r>
      </w:del>
      <w:bookmarkStart w:id="13432" w:name="_Toc382212704"/>
    </w:p>
    <w:p w14:paraId="4F9EF521" w14:textId="77777777"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13432"/>
      <w:r w:rsidRPr="00E77497">
        <w:t>.</w:t>
      </w:r>
      <w:bookmarkStart w:id="13433" w:name="_Toc382212705"/>
    </w:p>
    <w:p w14:paraId="202EE4CE" w14:textId="77777777" w:rsidR="004C02EF" w:rsidRPr="00E77497" w:rsidRDefault="004C02EF" w:rsidP="00FA3203">
      <w:pPr>
        <w:pStyle w:val="Alg2"/>
        <w:numPr>
          <w:ilvl w:val="0"/>
          <w:numId w:val="105"/>
        </w:numPr>
      </w:pPr>
      <w:del w:id="13434" w:author="Rev 6 Allen Wirfs-Brock" w:date="2012-02-16T19:42:00Z">
        <w:r w:rsidRPr="00E77497" w:rsidDel="007E6452">
          <w:delText xml:space="preserve">Call </w:delText>
        </w:r>
      </w:del>
      <w:ins w:id="13435" w:author="Rev 6 Allen Wirfs-Brock" w:date="2012-02-16T19:42:00Z">
        <w:r w:rsidR="007E6452">
          <w:t>If the result of</w:t>
        </w:r>
        <w:r w:rsidR="007E6452" w:rsidRPr="00E77497">
          <w:t xml:space="preserve"> </w:t>
        </w:r>
      </w:ins>
      <w:r w:rsidRPr="00E77497">
        <w:t>GetValue(</w:t>
      </w:r>
      <w:r w:rsidRPr="00E77497">
        <w:rPr>
          <w:i/>
        </w:rPr>
        <w:t>lref</w:t>
      </w:r>
      <w:r w:rsidRPr="00E77497">
        <w:t>)</w:t>
      </w:r>
      <w:bookmarkEnd w:id="13433"/>
      <w:ins w:id="13436" w:author="Rev 6 Allen Wirfs-Brock" w:date="2012-02-16T19:42:00Z">
        <w:r w:rsidR="007E6452" w:rsidRPr="007E6452">
          <w:t xml:space="preserve"> </w:t>
        </w:r>
        <w:r w:rsidR="007E6452">
          <w:t xml:space="preserve">is an abrupt completion, return </w:t>
        </w:r>
        <w:r w:rsidR="007E6452" w:rsidRPr="004712DB">
          <w:t>that result</w:t>
        </w:r>
      </w:ins>
      <w:del w:id="13437" w:author="Rev 6 Allen Wirfs-Brock" w:date="2012-02-16T19:42:00Z">
        <w:r w:rsidRPr="00E77497" w:rsidDel="007E6452">
          <w:delText>.</w:delText>
        </w:r>
      </w:del>
      <w:bookmarkStart w:id="13438" w:name="_Toc382212706"/>
    </w:p>
    <w:p w14:paraId="420C894E" w14:textId="77777777"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13438"/>
      <w:r w:rsidRPr="00E77497">
        <w:t>.</w:t>
      </w:r>
      <w:bookmarkStart w:id="13439" w:name="_Toc382212707"/>
    </w:p>
    <w:p w14:paraId="75FC4056" w14:textId="77777777"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13440" w:name="_Toc382212708"/>
      <w:bookmarkEnd w:id="13439"/>
    </w:p>
    <w:p w14:paraId="693D1CA0" w14:textId="77777777" w:rsidR="004C02EF" w:rsidRPr="00E77497" w:rsidRDefault="004C02EF" w:rsidP="004C02EF">
      <w:pPr>
        <w:pStyle w:val="Note"/>
      </w:pPr>
      <w:bookmarkStart w:id="13441" w:name="_Toc375031197"/>
      <w:bookmarkStart w:id="13442" w:name="_Ref379923281"/>
      <w:bookmarkStart w:id="13443" w:name="_Toc381513710"/>
      <w:bookmarkStart w:id="13444" w:name="_Toc382212232"/>
      <w:bookmarkStart w:id="13445" w:name="_Toc382212709"/>
      <w:bookmarkStart w:id="13446" w:name="_Toc382291577"/>
      <w:bookmarkStart w:id="13447" w:name="_Toc385672226"/>
      <w:bookmarkStart w:id="13448" w:name="_Ref386878652"/>
      <w:bookmarkStart w:id="13449" w:name="_Toc393690329"/>
      <w:bookmarkStart w:id="13450" w:name="_Ref424532497"/>
      <w:bookmarkEnd w:id="13440"/>
      <w:r w:rsidRPr="00E77497">
        <w:t>NOTE</w:t>
      </w:r>
      <w:r w:rsidRPr="00E77497">
        <w:tab/>
        <w:t>GetValue must be called even though its value is not used because it may have observable side-effects.</w:t>
      </w:r>
    </w:p>
    <w:p w14:paraId="688009DA" w14:textId="77777777" w:rsidR="004C02EF" w:rsidRPr="00E77497" w:rsidRDefault="004C02EF" w:rsidP="004C02EF">
      <w:pPr>
        <w:pStyle w:val="1"/>
        <w:numPr>
          <w:ilvl w:val="0"/>
          <w:numId w:val="0"/>
        </w:numPr>
      </w:pPr>
      <w:bookmarkStart w:id="13451" w:name="_Ref457437637"/>
      <w:bookmarkStart w:id="13452" w:name="_Toc472818874"/>
      <w:bookmarkStart w:id="13453" w:name="_Toc235503448"/>
      <w:bookmarkStart w:id="13454" w:name="_Toc241509223"/>
      <w:bookmarkStart w:id="13455" w:name="_Toc244416710"/>
      <w:bookmarkStart w:id="13456" w:name="_Toc276631074"/>
      <w:bookmarkStart w:id="13457" w:name="_Toc329528802"/>
      <w:r w:rsidRPr="00E77497">
        <w:t>12</w:t>
      </w:r>
      <w:r w:rsidRPr="00E77497">
        <w:tab/>
        <w:t>Statement</w:t>
      </w:r>
      <w:bookmarkEnd w:id="13441"/>
      <w:bookmarkEnd w:id="13442"/>
      <w:bookmarkEnd w:id="13443"/>
      <w:bookmarkEnd w:id="13444"/>
      <w:bookmarkEnd w:id="13445"/>
      <w:bookmarkEnd w:id="13446"/>
      <w:bookmarkEnd w:id="13447"/>
      <w:bookmarkEnd w:id="13448"/>
      <w:bookmarkEnd w:id="13449"/>
      <w:r w:rsidRPr="00E77497">
        <w:t>s</w:t>
      </w:r>
      <w:bookmarkEnd w:id="13450"/>
      <w:bookmarkEnd w:id="13451"/>
      <w:bookmarkEnd w:id="13452"/>
      <w:bookmarkEnd w:id="13453"/>
      <w:bookmarkEnd w:id="13454"/>
      <w:bookmarkEnd w:id="13455"/>
      <w:bookmarkEnd w:id="13456"/>
      <w:ins w:id="13458" w:author="Rev 3 Allen Wirfs-Brock" w:date="2011-08-30T14:56:00Z">
        <w:r w:rsidR="00624D8F" w:rsidRPr="00E77497">
          <w:t xml:space="preserve"> and Declarations</w:t>
        </w:r>
      </w:ins>
      <w:bookmarkEnd w:id="13457"/>
    </w:p>
    <w:p w14:paraId="1306E756" w14:textId="77777777" w:rsidR="004C02EF" w:rsidRPr="00E77497" w:rsidRDefault="004C02EF" w:rsidP="004C02EF">
      <w:pPr>
        <w:pStyle w:val="Syntax"/>
      </w:pPr>
      <w:r w:rsidRPr="00E77497">
        <w:t>Syntax</w:t>
      </w:r>
    </w:p>
    <w:p w14:paraId="0AE57A61" w14:textId="77777777" w:rsidR="004C02EF" w:rsidRPr="00E77497" w:rsidRDefault="004C02EF" w:rsidP="004C02EF">
      <w:pPr>
        <w:pStyle w:val="SyntaxRule"/>
      </w:pPr>
      <w:r w:rsidRPr="00E77497">
        <w:t xml:space="preserve">Statement </w:t>
      </w:r>
      <w:r w:rsidRPr="00E77497">
        <w:rPr>
          <w:rFonts w:ascii="Arial" w:hAnsi="Arial"/>
          <w:b/>
          <w:i w:val="0"/>
        </w:rPr>
        <w:t>:</w:t>
      </w:r>
    </w:p>
    <w:p w14:paraId="20948E31" w14:textId="77777777" w:rsidR="004C02EF" w:rsidRPr="00E77497" w:rsidRDefault="004C02EF" w:rsidP="004C02EF">
      <w:pPr>
        <w:pStyle w:val="SyntaxDefinition"/>
        <w:rPr>
          <w:ins w:id="13459" w:author="Rev 3 Allen Wirfs-Brock" w:date="2011-08-30T14:58:00Z"/>
        </w:rPr>
      </w:pPr>
      <w:r w:rsidRPr="00E77497">
        <w:t>Block</w:t>
      </w:r>
      <w:ins w:id="13460" w:author="Rev 3 Allen Wirfs-Brock" w:date="2011-09-09T13:15:00Z">
        <w:r w:rsidR="001434CE" w:rsidRPr="00E77497">
          <w:t>Statement</w:t>
        </w:r>
      </w:ins>
      <w:r w:rsidRPr="00E77497">
        <w:br/>
        <w:t>VariableStatement</w:t>
      </w:r>
      <w:r w:rsidRPr="00E77497">
        <w:br/>
        <w:t>EmptyStatement</w:t>
      </w:r>
      <w:r w:rsidRPr="00E77497">
        <w:br/>
        <w:t>ExpressionStatement</w:t>
      </w:r>
      <w:r w:rsidRPr="00E77497">
        <w:br/>
        <w:t>IfStatement</w:t>
      </w:r>
      <w:r w:rsidRPr="00E77497">
        <w:br/>
      </w:r>
      <w:del w:id="13461" w:author="Rev 6 Allen Wirfs-Brock" w:date="2012-02-25T08:39:00Z">
        <w:r w:rsidRPr="00E77497" w:rsidDel="00D951C4">
          <w:delText>IterationStatement</w:delText>
        </w:r>
      </w:del>
      <w:ins w:id="13462" w:author="Rev 6 Allen Wirfs-Brock" w:date="2012-02-25T08:39:00Z">
        <w:r w:rsidR="00D951C4">
          <w:t>Breakable</w:t>
        </w:r>
        <w:r w:rsidR="00D951C4" w:rsidRPr="00E77497">
          <w:t>Statement</w:t>
        </w:r>
      </w:ins>
      <w:r w:rsidRPr="00E77497">
        <w:br/>
        <w:t>ContinueStatement</w:t>
      </w:r>
      <w:r w:rsidRPr="00E77497">
        <w:br/>
        <w:t>BreakStatement</w:t>
      </w:r>
      <w:r w:rsidRPr="00E77497">
        <w:br/>
        <w:t>ReturnStatement</w:t>
      </w:r>
      <w:r w:rsidRPr="00E77497">
        <w:br/>
        <w:t>WithStatement</w:t>
      </w:r>
      <w:bookmarkStart w:id="13463" w:name="_Toc393690330"/>
      <w:r w:rsidRPr="00E77497">
        <w:br/>
        <w:t>LabelledStatement</w:t>
      </w:r>
      <w:del w:id="13464" w:author="Rev 6 Allen Wirfs-Brock" w:date="2012-02-25T08:40:00Z">
        <w:r w:rsidRPr="00E77497" w:rsidDel="00D951C4">
          <w:br/>
          <w:delText>SwitchStatement</w:delText>
        </w:r>
      </w:del>
      <w:r w:rsidRPr="00E77497">
        <w:br/>
        <w:t>ThrowStatement</w:t>
      </w:r>
      <w:r w:rsidRPr="00E77497">
        <w:br/>
        <w:t>TryStatement</w:t>
      </w:r>
      <w:r w:rsidRPr="00E77497">
        <w:br/>
        <w:t>DebuggerStatement</w:t>
      </w:r>
    </w:p>
    <w:p w14:paraId="7E1FB50E" w14:textId="77777777" w:rsidR="00624D8F" w:rsidRPr="00E77497" w:rsidRDefault="00624D8F" w:rsidP="00624D8F">
      <w:pPr>
        <w:pStyle w:val="SyntaxRule"/>
        <w:rPr>
          <w:ins w:id="13465" w:author="Rev 3 Allen Wirfs-Brock" w:date="2011-08-30T14:58:00Z"/>
        </w:rPr>
      </w:pPr>
      <w:ins w:id="13466" w:author="Rev 3 Allen Wirfs-Brock" w:date="2011-08-30T14:58:00Z">
        <w:r w:rsidRPr="00E77497">
          <w:t xml:space="preserve">Declaration </w:t>
        </w:r>
        <w:r w:rsidRPr="00E77497">
          <w:rPr>
            <w:rFonts w:ascii="Arial" w:hAnsi="Arial"/>
            <w:b/>
            <w:i w:val="0"/>
          </w:rPr>
          <w:t>:</w:t>
        </w:r>
      </w:ins>
    </w:p>
    <w:p w14:paraId="2171D053" w14:textId="77777777" w:rsidR="00624D8F" w:rsidRPr="00E77497" w:rsidRDefault="00CB7EF2" w:rsidP="00782470">
      <w:pPr>
        <w:pStyle w:val="SyntaxDefinition"/>
        <w:rPr>
          <w:ins w:id="13467" w:author="Rev 3 Allen Wirfs-Brock" w:date="2011-08-30T14:58:00Z"/>
        </w:rPr>
      </w:pPr>
      <w:ins w:id="13468" w:author="Rev 3 Allen Wirfs-Brock" w:date="2011-09-21T09:08:00Z">
        <w:r w:rsidRPr="00E77497">
          <w:t>FunctionDeclaration</w:t>
        </w:r>
      </w:ins>
      <w:ins w:id="13469" w:author="Rev 8 Allen Wirfs-Brock" w:date="2012-05-28T17:36:00Z">
        <w:r w:rsidR="00782470">
          <w:br/>
          <w:t>GeneratorDeclaration</w:t>
        </w:r>
      </w:ins>
      <w:ins w:id="13470" w:author="Allen Wirfs-Brock" w:date="2011-09-21T09:06:00Z">
        <w:r w:rsidRPr="00E77497">
          <w:br/>
        </w:r>
      </w:ins>
      <w:ins w:id="13471" w:author="Rev 8 Allen Wirfs-Brock" w:date="2012-05-28T17:34:00Z">
        <w:r w:rsidR="00782470">
          <w:t>ClassDeclaration</w:t>
        </w:r>
        <w:r w:rsidR="00782470">
          <w:br/>
        </w:r>
      </w:ins>
      <w:ins w:id="13472" w:author="Rev 3 Allen Wirfs-Brock" w:date="2011-08-30T14:59:00Z">
        <w:del w:id="13473" w:author="Rev 6 Allen Wirfs-Brock" w:date="2012-02-25T15:13:00Z">
          <w:r w:rsidR="00624D8F" w:rsidRPr="00E77497" w:rsidDel="00633DD3">
            <w:delText>LetDeclaration</w:delText>
          </w:r>
        </w:del>
      </w:ins>
      <w:ins w:id="13474" w:author="Rev 3 Allen Wirfs-Brock" w:date="2011-08-30T14:58:00Z">
        <w:del w:id="13475" w:author="Rev 6 Allen Wirfs-Brock" w:date="2012-02-25T15:13:00Z">
          <w:r w:rsidR="00624D8F" w:rsidRPr="00E77497" w:rsidDel="00633DD3">
            <w:br/>
          </w:r>
        </w:del>
      </w:ins>
      <w:ins w:id="13476" w:author="Rev 3 Allen Wirfs-Brock" w:date="2011-08-30T16:21:00Z">
        <w:del w:id="13477" w:author="Rev 6 Allen Wirfs-Brock" w:date="2012-02-25T15:13:00Z">
          <w:r w:rsidR="00201852" w:rsidRPr="00E77497" w:rsidDel="00633DD3">
            <w:delText>Const</w:delText>
          </w:r>
        </w:del>
      </w:ins>
      <w:ins w:id="13478" w:author="Rev 6 Allen Wirfs-Brock" w:date="2012-02-25T15:13:00Z">
        <w:r w:rsidR="00633DD3">
          <w:t>Lexical</w:t>
        </w:r>
      </w:ins>
      <w:ins w:id="13479" w:author="Rev 3 Allen Wirfs-Brock" w:date="2011-08-30T16:21:00Z">
        <w:r w:rsidR="00201852" w:rsidRPr="00E77497">
          <w:t>Declaration</w:t>
        </w:r>
      </w:ins>
    </w:p>
    <w:p w14:paraId="2651CBE8" w14:textId="77777777" w:rsidR="00D951C4" w:rsidRPr="00E77497" w:rsidRDefault="00D951C4" w:rsidP="00D951C4">
      <w:pPr>
        <w:pStyle w:val="SyntaxRule"/>
        <w:rPr>
          <w:ins w:id="13480" w:author="Rev 6 Allen Wirfs-Brock" w:date="2012-02-25T08:39:00Z"/>
        </w:rPr>
      </w:pPr>
      <w:ins w:id="13481" w:author="Rev 6 Allen Wirfs-Brock" w:date="2012-02-25T08:39:00Z">
        <w:r>
          <w:t>BreakableStatement</w:t>
        </w:r>
        <w:r w:rsidRPr="00E77497">
          <w:t xml:space="preserve"> </w:t>
        </w:r>
        <w:r w:rsidRPr="00E77497">
          <w:rPr>
            <w:rFonts w:ascii="Arial" w:hAnsi="Arial"/>
            <w:b/>
            <w:i w:val="0"/>
          </w:rPr>
          <w:t>:</w:t>
        </w:r>
      </w:ins>
    </w:p>
    <w:p w14:paraId="2B084F43" w14:textId="77777777" w:rsidR="00624D8F" w:rsidRPr="00E77497" w:rsidRDefault="00D951C4" w:rsidP="00D951C4">
      <w:pPr>
        <w:pStyle w:val="SyntaxDefinition"/>
      </w:pPr>
      <w:ins w:id="13482" w:author="Rev 6 Allen Wirfs-Brock" w:date="2012-02-25T08:39:00Z">
        <w:r>
          <w:t>IterationStatement</w:t>
        </w:r>
        <w:r w:rsidRPr="00E77497">
          <w:br/>
        </w:r>
      </w:ins>
      <w:ins w:id="13483" w:author="Rev 6 Allen Wirfs-Brock" w:date="2012-02-25T08:40:00Z">
        <w:r w:rsidRPr="00E77497">
          <w:t>SwitchStatement</w:t>
        </w:r>
      </w:ins>
    </w:p>
    <w:p w14:paraId="78D577DB" w14:textId="77777777" w:rsidR="004C02EF" w:rsidRPr="00E77497" w:rsidRDefault="003B5B66" w:rsidP="00D951C4">
      <w:pPr>
        <w:pStyle w:val="20"/>
        <w:numPr>
          <w:ilvl w:val="0"/>
          <w:numId w:val="0"/>
        </w:numPr>
      </w:pPr>
      <w:bookmarkStart w:id="13484" w:name="_Toc329528803"/>
      <w:ins w:id="13485" w:author="Rev 4 Allen Wirfs-Brock" w:date="2011-10-19T15:46:00Z">
        <w:r w:rsidRPr="00E77497">
          <w:t xml:space="preserve">Static </w:t>
        </w:r>
      </w:ins>
      <w:r w:rsidR="004C02EF" w:rsidRPr="00E77497">
        <w:t>Semantics</w:t>
      </w:r>
      <w:bookmarkEnd w:id="13484"/>
    </w:p>
    <w:p w14:paraId="30640771" w14:textId="77777777" w:rsidR="004C02EF" w:rsidRPr="004D1BD1" w:rsidDel="00AF515E" w:rsidRDefault="004C02EF" w:rsidP="004C02EF">
      <w:pPr>
        <w:rPr>
          <w:del w:id="13486" w:author="Rev 6 Allen Wirfs-Brock" w:date="2012-02-23T15:05:00Z"/>
        </w:rPr>
      </w:pPr>
      <w:del w:id="13487" w:author="Rev 6 Allen Wirfs-Brock" w:date="2012-02-23T15:05:00Z">
        <w:r w:rsidRPr="00E77497" w:rsidDel="00AF515E">
          <w:delText xml:space="preserve">A </w:delText>
        </w:r>
        <w:r w:rsidRPr="00E77497" w:rsidDel="00AF515E">
          <w:rPr>
            <w:rFonts w:ascii="Times New Roman" w:hAnsi="Times New Roman"/>
            <w:i/>
          </w:rPr>
          <w:delText>Statement</w:delText>
        </w:r>
        <w:r w:rsidRPr="00E77497" w:rsidDel="00AF515E">
          <w:delText xml:space="preserve"> can be part of a </w:delText>
        </w:r>
        <w:r w:rsidRPr="00E77497" w:rsidDel="00AF515E">
          <w:rPr>
            <w:rFonts w:ascii="Times New Roman" w:hAnsi="Times New Roman"/>
            <w:i/>
          </w:rPr>
          <w:delText>LabelledStatement</w:delText>
        </w:r>
        <w:r w:rsidRPr="00E77497" w:rsidDel="00AF515E">
          <w:delText xml:space="preserve">, which itself can be part of a </w:delText>
        </w:r>
        <w:r w:rsidRPr="00E77497" w:rsidDel="00AF515E">
          <w:rPr>
            <w:rFonts w:ascii="Times New Roman" w:hAnsi="Times New Roman"/>
            <w:i/>
          </w:rPr>
          <w:delText>LabelledStatement</w:delText>
        </w:r>
        <w:r w:rsidRPr="00E77497" w:rsidDel="00AF515E">
          <w:delText xml:space="preserve">, and so on. The labels introduced this way are collectively referred to as the “current label set” when describing the semantics of individual statements. A </w:delText>
        </w:r>
        <w:r w:rsidRPr="00E77497" w:rsidDel="00AF515E">
          <w:rPr>
            <w:rFonts w:ascii="Times New Roman" w:hAnsi="Times New Roman"/>
            <w:i/>
          </w:rPr>
          <w:delText>LabelledStatement</w:delText>
        </w:r>
        <w:r w:rsidRPr="00E77497" w:rsidDel="00AF515E">
          <w:delText xml:space="preserve"> has no semantic meaning other than the introduction of a label to a </w:delText>
        </w:r>
        <w:r w:rsidRPr="00E77497" w:rsidDel="00AF515E">
          <w:rPr>
            <w:i/>
          </w:rPr>
          <w:delText>label set</w:delText>
        </w:r>
        <w:r w:rsidRPr="00E77497" w:rsidDel="00AF515E">
          <w:delText xml:space="preserve">. The label set of an </w:delText>
        </w:r>
        <w:r w:rsidRPr="00E77497" w:rsidDel="00AF515E">
          <w:rPr>
            <w:rFonts w:ascii="Times New Roman" w:hAnsi="Times New Roman"/>
            <w:i/>
          </w:rPr>
          <w:delText>IterationStatement</w:delText>
        </w:r>
        <w:r w:rsidRPr="00E77497" w:rsidDel="00AF515E">
          <w:delText xml:space="preserve"> or a</w:delText>
        </w:r>
        <w:r w:rsidRPr="00E77497" w:rsidDel="00AF515E">
          <w:rPr>
            <w:rFonts w:ascii="Times New Roman" w:hAnsi="Times New Roman"/>
            <w:i/>
          </w:rPr>
          <w:delText xml:space="preserve"> SwitchStatement</w:delText>
        </w:r>
        <w:r w:rsidRPr="00E77497" w:rsidDel="00AF515E">
          <w:delText xml:space="preserve"> initially contains the single element </w:delText>
        </w:r>
        <w:r w:rsidRPr="00E77497" w:rsidDel="00AF515E">
          <w:rPr>
            <w:b/>
          </w:rPr>
          <w:delText>empty</w:delText>
        </w:r>
        <w:r w:rsidRPr="00E77497" w:rsidDel="00AF515E">
          <w:delText>. The label set of any other statement is initially empty.</w:delText>
        </w:r>
      </w:del>
    </w:p>
    <w:p w14:paraId="087E4FB3" w14:textId="77777777" w:rsidR="003B5B66" w:rsidRPr="006B6D0A" w:rsidDel="00F71D44" w:rsidRDefault="003B5B66" w:rsidP="003B5B66">
      <w:pPr>
        <w:rPr>
          <w:ins w:id="13488" w:author="Rev 4 Allen Wirfs-Brock" w:date="2011-10-19T15:45:00Z"/>
          <w:del w:id="13489" w:author="Rev 8 Allen Wirfs-Brock" w:date="2012-06-01T08:42:00Z"/>
          <w:rFonts w:ascii="Helvetica" w:hAnsi="Helvetica"/>
          <w:b/>
        </w:rPr>
      </w:pPr>
      <w:ins w:id="13490" w:author="Rev 4 Allen Wirfs-Brock" w:date="2011-10-19T15:45:00Z">
        <w:del w:id="13491" w:author="Rev 8 Allen Wirfs-Brock" w:date="2012-06-01T08:42:00Z">
          <w:r w:rsidRPr="003B4312" w:rsidDel="00F71D44">
            <w:rPr>
              <w:rFonts w:ascii="Helvetica" w:hAnsi="Helvetica"/>
              <w:b/>
            </w:rPr>
            <w:delText xml:space="preserve">Static Semantics:  </w:delText>
          </w:r>
          <w:r w:rsidRPr="006B6D0A" w:rsidDel="00F71D44">
            <w:rPr>
              <w:rFonts w:ascii="Helvetica" w:hAnsi="Helvetica"/>
              <w:b/>
              <w:lang w:eastAsia="en-US"/>
            </w:rPr>
            <w:delText>BoundNames</w:delText>
          </w:r>
        </w:del>
      </w:ins>
    </w:p>
    <w:p w14:paraId="70C42ABD" w14:textId="77777777" w:rsidR="00210077" w:rsidRPr="00675B74" w:rsidDel="00F71D44" w:rsidRDefault="00210077" w:rsidP="00210077">
      <w:pPr>
        <w:rPr>
          <w:ins w:id="13492" w:author="Rev 4 Allen Wirfs-Brock" w:date="2011-10-19T15:48:00Z"/>
          <w:del w:id="13493" w:author="Rev 8 Allen Wirfs-Brock" w:date="2012-06-01T08:42:00Z"/>
        </w:rPr>
      </w:pPr>
      <w:ins w:id="13494" w:author="Rev 4 Allen Wirfs-Brock" w:date="2011-10-19T15:48:00Z">
        <w:del w:id="13495" w:author="Rev 8 Allen Wirfs-Brock" w:date="2012-06-01T08:42:00Z">
          <w:r w:rsidRPr="006B6D0A" w:rsidDel="00F71D44">
            <w:delText xml:space="preserve">The </w:delText>
          </w:r>
          <w:r w:rsidRPr="00E65A34" w:rsidDel="00F71D44">
            <w:rPr>
              <w:rFonts w:ascii="Times New Roman" w:eastAsia="Times New Roman" w:hAnsi="Times New Roman"/>
              <w:spacing w:val="6"/>
              <w:lang w:eastAsia="en-US"/>
            </w:rPr>
            <w:delText xml:space="preserve">BoundNames </w:delText>
          </w:r>
          <w:r w:rsidRPr="00546435" w:rsidDel="00F71D44">
            <w:delText xml:space="preserve">of the </w:delText>
          </w:r>
          <w:r w:rsidRPr="009C202C" w:rsidDel="00F71D44">
            <w:rPr>
              <w:rStyle w:val="bnf"/>
            </w:rPr>
            <w:delText xml:space="preserve">Declaration </w:delText>
          </w:r>
          <w:r w:rsidRPr="00B820AB" w:rsidDel="00F71D44">
            <w:delText xml:space="preserve">productions are </w:delText>
          </w:r>
          <w:r w:rsidRPr="00675B74" w:rsidDel="00F71D44">
            <w:delText>determined as follows:</w:delText>
          </w:r>
        </w:del>
      </w:ins>
    </w:p>
    <w:p w14:paraId="30A89503" w14:textId="77777777" w:rsidR="00210077" w:rsidRPr="00E77497" w:rsidDel="00F71D44" w:rsidRDefault="00210077" w:rsidP="00EA4F82">
      <w:pPr>
        <w:pStyle w:val="Alg4"/>
        <w:numPr>
          <w:ilvl w:val="0"/>
          <w:numId w:val="730"/>
        </w:numPr>
        <w:spacing w:after="220"/>
        <w:contextualSpacing/>
        <w:rPr>
          <w:ins w:id="13496" w:author="Rev 4 Allen Wirfs-Brock" w:date="2011-10-19T15:48:00Z"/>
          <w:del w:id="13497" w:author="Rev 8 Allen Wirfs-Brock" w:date="2012-06-01T08:42:00Z"/>
        </w:rPr>
      </w:pPr>
      <w:ins w:id="13498" w:author="Rev 4 Allen Wirfs-Brock" w:date="2011-10-19T15:48:00Z">
        <w:del w:id="13499" w:author="Rev 8 Allen Wirfs-Brock" w:date="2012-06-01T08:42:00Z">
          <w:r w:rsidRPr="00E77497" w:rsidDel="00F71D44">
            <w:delText>Return the BoundNames of the single non-terminal symbol that is the right hand side of the production.</w:delText>
          </w:r>
        </w:del>
      </w:ins>
    </w:p>
    <w:p w14:paraId="4E6973C6" w14:textId="77777777" w:rsidR="00210077" w:rsidRPr="00E77497" w:rsidRDefault="00210077" w:rsidP="00210077">
      <w:pPr>
        <w:rPr>
          <w:ins w:id="13500" w:author="Rev 4 Allen Wirfs-Brock" w:date="2011-10-19T15:53:00Z"/>
          <w:rFonts w:ascii="Helvetica" w:hAnsi="Helvetica"/>
          <w:b/>
        </w:rPr>
      </w:pPr>
      <w:ins w:id="13501" w:author="Rev 4 Allen Wirfs-Brock" w:date="2011-10-19T15:53:00Z">
        <w:r w:rsidRPr="00E77497">
          <w:rPr>
            <w:rFonts w:ascii="Helvetica" w:hAnsi="Helvetica"/>
            <w:b/>
          </w:rPr>
          <w:t xml:space="preserve">Static Semantics:  </w:t>
        </w:r>
        <w:r w:rsidRPr="00E77497">
          <w:rPr>
            <w:rFonts w:ascii="Helvetica" w:hAnsi="Helvetica"/>
            <w:b/>
            <w:lang w:eastAsia="en-US"/>
          </w:rPr>
          <w:t>VarDeclaredNames</w:t>
        </w:r>
      </w:ins>
    </w:p>
    <w:p w14:paraId="3E8B4B0C" w14:textId="77777777" w:rsidR="00210077" w:rsidRPr="00E77497" w:rsidRDefault="00210077" w:rsidP="00210077">
      <w:pPr>
        <w:pStyle w:val="SyntaxRule"/>
        <w:rPr>
          <w:ins w:id="13502" w:author="Rev 4 Allen Wirfs-Brock" w:date="2011-10-19T15:54:00Z"/>
        </w:rPr>
      </w:pPr>
      <w:ins w:id="13503" w:author="Rev 4 Allen Wirfs-Brock" w:date="2011-10-19T15:54:00Z">
        <w:r w:rsidRPr="00E77497">
          <w:t xml:space="preserve">Statement </w:t>
        </w:r>
        <w:r w:rsidRPr="00E77497">
          <w:rPr>
            <w:rFonts w:ascii="Arial" w:hAnsi="Arial"/>
            <w:b/>
            <w:i w:val="0"/>
          </w:rPr>
          <w:t>:</w:t>
        </w:r>
      </w:ins>
    </w:p>
    <w:p w14:paraId="00CAD638" w14:textId="77777777" w:rsidR="00210077" w:rsidRPr="00E77497" w:rsidRDefault="00210077" w:rsidP="00210077">
      <w:pPr>
        <w:pStyle w:val="SyntaxDefinition"/>
        <w:rPr>
          <w:ins w:id="13504" w:author="Rev 4 Allen Wirfs-Brock" w:date="2011-10-19T15:54:00Z"/>
        </w:rPr>
      </w:pPr>
      <w:ins w:id="13505" w:author="Rev 4 Allen Wirfs-Brock" w:date="2011-10-19T15:54:00Z">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ins>
    </w:p>
    <w:p w14:paraId="0088C112" w14:textId="77777777" w:rsidR="00EB0D59" w:rsidRPr="00E77497" w:rsidDel="00210077" w:rsidRDefault="00EB0D59" w:rsidP="00EB0764">
      <w:pPr>
        <w:jc w:val="left"/>
        <w:rPr>
          <w:ins w:id="13506" w:author="Rev 3 Allen Wirfs-Brock" w:date="2011-09-02T09:57:00Z"/>
          <w:del w:id="13507" w:author="Rev 4 Allen Wirfs-Brock" w:date="2011-10-19T15:55:00Z"/>
        </w:rPr>
      </w:pPr>
      <w:ins w:id="13508" w:author="Rev 3 Allen Wirfs-Brock" w:date="2011-09-02T09:57:00Z">
        <w:del w:id="13509" w:author="Rev 4 Allen Wirfs-Brock" w:date="2011-10-19T15:55:00Z">
          <w:r w:rsidRPr="00E77497" w:rsidDel="00210077">
            <w:delText>The VarDeclaredNames of the production</w:delText>
          </w:r>
        </w:del>
      </w:ins>
      <w:ins w:id="13510" w:author="Rev 3 Allen Wirfs-Brock" w:date="2011-09-02T09:58:00Z">
        <w:del w:id="13511" w:author="Rev 4 Allen Wirfs-Brock" w:date="2011-10-19T15:55:00Z">
          <w:r w:rsidRPr="00E77497" w:rsidDel="00210077">
            <w:delText>s:</w:delText>
          </w:r>
          <w:r w:rsidRPr="00E77497" w:rsidDel="00210077">
            <w:br/>
          </w:r>
        </w:del>
      </w:ins>
      <w:ins w:id="13512" w:author="Rev 3 Allen Wirfs-Brock" w:date="2011-09-02T09:57:00Z">
        <w:del w:id="13513" w:author="Rev 4 Allen Wirfs-Brock" w:date="2011-10-19T15:55:00Z">
          <w:r w:rsidRPr="00E77497" w:rsidDel="00210077">
            <w:delText xml:space="preserve">  </w:delText>
          </w:r>
        </w:del>
      </w:ins>
      <w:ins w:id="13514" w:author="Rev 3 Allen Wirfs-Brock" w:date="2011-09-02T10:02:00Z">
        <w:del w:id="13515" w:author="Rev 4 Allen Wirfs-Brock" w:date="2011-10-19T15:55:00Z">
          <w:r w:rsidR="00EB0764" w:rsidRPr="00E77497" w:rsidDel="00210077">
            <w:delText xml:space="preserve"> </w:delText>
          </w:r>
        </w:del>
      </w:ins>
      <w:ins w:id="13516" w:author="Rev 3 Allen Wirfs-Brock" w:date="2011-09-02T09:57:00Z">
        <w:del w:id="13517" w:author="Rev 4 Allen Wirfs-Brock" w:date="2011-10-19T15:55:00Z">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w:delText>
          </w:r>
        </w:del>
      </w:ins>
      <w:ins w:id="13518" w:author="Rev 3 Allen Wirfs-Brock" w:date="2011-09-02T09:59:00Z">
        <w:del w:id="13519" w:author="Rev 4 Allen Wirfs-Brock" w:date="2011-10-19T15:55:00Z">
          <w:r w:rsidRPr="00E77497" w:rsidDel="00210077">
            <w:rPr>
              <w:rFonts w:ascii="Times New Roman" w:hAnsi="Times New Roman"/>
              <w:i/>
            </w:rPr>
            <w:delText>EmptyStatement</w:delText>
          </w:r>
          <w:r w:rsidRPr="00E77497" w:rsidDel="00210077">
            <w:rPr>
              <w:rFonts w:ascii="Times New Roman" w:hAnsi="Times New Roman"/>
              <w:i/>
            </w:rPr>
            <w:br/>
          </w:r>
        </w:del>
      </w:ins>
      <w:ins w:id="13520" w:author="Rev 3 Allen Wirfs-Brock" w:date="2011-09-02T10:02:00Z">
        <w:del w:id="13521" w:author="Rev 4 Allen Wirfs-Brock" w:date="2011-10-19T15:55:00Z">
          <w:r w:rsidR="00EB0764" w:rsidRPr="00E77497" w:rsidDel="00210077">
            <w:rPr>
              <w:rFonts w:ascii="Times New Roman" w:hAnsi="Times New Roman"/>
              <w:i/>
            </w:rPr>
            <w:delText xml:space="preserve"> </w:delText>
          </w:r>
        </w:del>
      </w:ins>
      <w:ins w:id="13522" w:author="Rev 3 Allen Wirfs-Brock" w:date="2011-09-02T09:59:00Z">
        <w:del w:id="13523"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E</w:delText>
          </w:r>
        </w:del>
      </w:ins>
      <w:ins w:id="13524" w:author="Rev 3 Allen Wirfs-Brock" w:date="2011-09-02T10:00:00Z">
        <w:del w:id="13525" w:author="Rev 4 Allen Wirfs-Brock" w:date="2011-10-19T15:55:00Z">
          <w:r w:rsidR="00EB0764" w:rsidRPr="00E77497" w:rsidDel="00210077">
            <w:rPr>
              <w:rFonts w:ascii="Times New Roman" w:hAnsi="Times New Roman"/>
              <w:i/>
            </w:rPr>
            <w:delText>xpression</w:delText>
          </w:r>
        </w:del>
      </w:ins>
      <w:ins w:id="13526" w:author="Rev 3 Allen Wirfs-Brock" w:date="2011-09-02T09:59:00Z">
        <w:del w:id="13527" w:author="Rev 4 Allen Wirfs-Brock" w:date="2011-10-19T15:55:00Z">
          <w:r w:rsidR="00EB0764" w:rsidRPr="00E77497" w:rsidDel="00210077">
            <w:rPr>
              <w:rFonts w:ascii="Times New Roman" w:hAnsi="Times New Roman"/>
              <w:i/>
            </w:rPr>
            <w:delText>Statement</w:delText>
          </w:r>
          <w:r w:rsidR="00EB0764" w:rsidRPr="00E77497" w:rsidDel="00210077">
            <w:rPr>
              <w:rFonts w:ascii="Times New Roman" w:hAnsi="Times New Roman"/>
              <w:i/>
            </w:rPr>
            <w:br/>
          </w:r>
        </w:del>
      </w:ins>
      <w:ins w:id="13528" w:author="Rev 3 Allen Wirfs-Brock" w:date="2011-09-02T10:00:00Z">
        <w:del w:id="13529" w:author="Rev 4 Allen Wirfs-Brock" w:date="2011-10-19T15:55:00Z">
          <w:r w:rsidR="00EB0764" w:rsidRPr="00E77497" w:rsidDel="00210077">
            <w:rPr>
              <w:rFonts w:ascii="Times New Roman" w:hAnsi="Times New Roman"/>
              <w:i/>
            </w:rPr>
            <w:delText xml:space="preserve"> </w:delText>
          </w:r>
        </w:del>
      </w:ins>
      <w:ins w:id="13530" w:author="Rev 3 Allen Wirfs-Brock" w:date="2011-09-02T10:02:00Z">
        <w:del w:id="13531" w:author="Rev 4 Allen Wirfs-Brock" w:date="2011-10-19T15:55:00Z">
          <w:r w:rsidR="00EB0764" w:rsidRPr="00E77497" w:rsidDel="00210077">
            <w:rPr>
              <w:rFonts w:ascii="Times New Roman" w:hAnsi="Times New Roman"/>
              <w:i/>
            </w:rPr>
            <w:delText xml:space="preserve"> </w:delText>
          </w:r>
        </w:del>
      </w:ins>
      <w:ins w:id="13532" w:author="Rev 3 Allen Wirfs-Brock" w:date="2011-09-02T10:00:00Z">
        <w:del w:id="13533"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ContinueStatement</w:delText>
          </w:r>
        </w:del>
      </w:ins>
      <w:ins w:id="13534" w:author="Rev 3 Allen Wirfs-Brock" w:date="2011-09-02T09:59:00Z">
        <w:del w:id="13535" w:author="Rev 4 Allen Wirfs-Brock" w:date="2011-10-19T15:55:00Z">
          <w:r w:rsidR="00EB0764" w:rsidRPr="00E77497" w:rsidDel="00210077">
            <w:rPr>
              <w:rFonts w:ascii="Times New Roman" w:hAnsi="Times New Roman"/>
              <w:i/>
            </w:rPr>
            <w:br/>
          </w:r>
        </w:del>
      </w:ins>
      <w:ins w:id="13536" w:author="Rev 3 Allen Wirfs-Brock" w:date="2011-09-02T10:00:00Z">
        <w:del w:id="13537" w:author="Rev 4 Allen Wirfs-Brock" w:date="2011-10-19T15:55:00Z">
          <w:r w:rsidR="00EB0764" w:rsidRPr="00E77497" w:rsidDel="00210077">
            <w:rPr>
              <w:rFonts w:ascii="Times New Roman" w:hAnsi="Times New Roman"/>
              <w:i/>
            </w:rPr>
            <w:delText xml:space="preserve"> </w:delText>
          </w:r>
        </w:del>
      </w:ins>
      <w:ins w:id="13538" w:author="Rev 3 Allen Wirfs-Brock" w:date="2011-09-02T10:02:00Z">
        <w:del w:id="13539" w:author="Rev 4 Allen Wirfs-Brock" w:date="2011-10-19T15:55:00Z">
          <w:r w:rsidR="00EB0764" w:rsidRPr="00E77497" w:rsidDel="00210077">
            <w:rPr>
              <w:rFonts w:ascii="Times New Roman" w:hAnsi="Times New Roman"/>
              <w:i/>
            </w:rPr>
            <w:delText xml:space="preserve"> </w:delText>
          </w:r>
        </w:del>
      </w:ins>
      <w:ins w:id="13540" w:author="Rev 3 Allen Wirfs-Brock" w:date="2011-09-02T10:00:00Z">
        <w:del w:id="13541"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BreakStatement</w:delText>
          </w:r>
        </w:del>
      </w:ins>
      <w:ins w:id="13542" w:author="Rev 3 Allen Wirfs-Brock" w:date="2011-09-02T09:59:00Z">
        <w:del w:id="13543" w:author="Rev 4 Allen Wirfs-Brock" w:date="2011-10-19T15:55:00Z">
          <w:r w:rsidR="00EB0764" w:rsidRPr="00E77497" w:rsidDel="00210077">
            <w:rPr>
              <w:rFonts w:ascii="Times New Roman" w:hAnsi="Times New Roman"/>
              <w:i/>
            </w:rPr>
            <w:br/>
          </w:r>
        </w:del>
      </w:ins>
      <w:ins w:id="13544" w:author="Rev 3 Allen Wirfs-Brock" w:date="2011-09-02T10:00:00Z">
        <w:del w:id="13545" w:author="Rev 4 Allen Wirfs-Brock" w:date="2011-10-19T15:55:00Z">
          <w:r w:rsidR="00EB0764" w:rsidRPr="00E77497" w:rsidDel="00210077">
            <w:rPr>
              <w:rFonts w:ascii="Times New Roman" w:hAnsi="Times New Roman"/>
              <w:i/>
            </w:rPr>
            <w:delText xml:space="preserve"> </w:delText>
          </w:r>
        </w:del>
      </w:ins>
      <w:ins w:id="13546" w:author="Rev 3 Allen Wirfs-Brock" w:date="2011-09-02T10:02:00Z">
        <w:del w:id="13547" w:author="Rev 4 Allen Wirfs-Brock" w:date="2011-10-19T15:55:00Z">
          <w:r w:rsidR="00EB0764" w:rsidRPr="00E77497" w:rsidDel="00210077">
            <w:rPr>
              <w:rFonts w:ascii="Times New Roman" w:hAnsi="Times New Roman"/>
              <w:i/>
            </w:rPr>
            <w:delText xml:space="preserve"> </w:delText>
          </w:r>
        </w:del>
      </w:ins>
      <w:ins w:id="13548" w:author="Rev 3 Allen Wirfs-Brock" w:date="2011-09-02T10:00:00Z">
        <w:del w:id="13549"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w:delText>
          </w:r>
        </w:del>
      </w:ins>
      <w:ins w:id="13550" w:author="Rev 3 Allen Wirfs-Brock" w:date="2011-09-02T10:01:00Z">
        <w:del w:id="13551" w:author="Rev 4 Allen Wirfs-Brock" w:date="2011-10-19T15:55:00Z">
          <w:r w:rsidR="00EB0764" w:rsidRPr="00E77497" w:rsidDel="00210077">
            <w:rPr>
              <w:rFonts w:ascii="Times New Roman" w:hAnsi="Times New Roman"/>
              <w:i/>
            </w:rPr>
            <w:delText>Return</w:delText>
          </w:r>
        </w:del>
      </w:ins>
      <w:ins w:id="13552" w:author="Rev 3 Allen Wirfs-Brock" w:date="2011-09-02T10:00:00Z">
        <w:del w:id="13553" w:author="Rev 4 Allen Wirfs-Brock" w:date="2011-10-19T15:55:00Z">
          <w:r w:rsidR="00EB0764" w:rsidRPr="00E77497" w:rsidDel="00210077">
            <w:rPr>
              <w:rFonts w:ascii="Times New Roman" w:hAnsi="Times New Roman"/>
              <w:i/>
            </w:rPr>
            <w:delText>Statement</w:delText>
          </w:r>
        </w:del>
      </w:ins>
      <w:ins w:id="13554" w:author="Rev 3 Allen Wirfs-Brock" w:date="2011-09-02T10:01:00Z">
        <w:del w:id="13555" w:author="Rev 4 Allen Wirfs-Brock" w:date="2011-10-19T15:55:00Z">
          <w:r w:rsidR="00EB0764" w:rsidRPr="00E77497" w:rsidDel="00210077">
            <w:rPr>
              <w:rFonts w:ascii="Times New Roman" w:hAnsi="Times New Roman"/>
              <w:i/>
            </w:rPr>
            <w:br/>
          </w:r>
        </w:del>
      </w:ins>
      <w:ins w:id="13556" w:author="Rev 3 Allen Wirfs-Brock" w:date="2011-09-02T10:02:00Z">
        <w:del w:id="13557"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ThrowStatement</w:delText>
          </w:r>
          <w:r w:rsidR="00EB0764" w:rsidRPr="00E77497" w:rsidDel="00210077">
            <w:rPr>
              <w:rFonts w:ascii="Times New Roman" w:hAnsi="Times New Roman"/>
              <w:i/>
            </w:rPr>
            <w:br/>
            <w:delText xml:space="preserve">   Statement </w:delText>
          </w:r>
          <w:r w:rsidR="00EB0764" w:rsidRPr="00E77497" w:rsidDel="00210077">
            <w:rPr>
              <w:b/>
            </w:rPr>
            <w:delText>:</w:delText>
          </w:r>
          <w:r w:rsidR="00EB0764" w:rsidRPr="00E77497" w:rsidDel="00210077">
            <w:rPr>
              <w:rFonts w:ascii="Times New Roman" w:hAnsi="Times New Roman"/>
              <w:i/>
            </w:rPr>
            <w:delText xml:space="preserve"> DebuggerStatement</w:delText>
          </w:r>
        </w:del>
      </w:ins>
      <w:ins w:id="13558" w:author="Rev 3 Allen Wirfs-Brock" w:date="2011-09-02T09:59:00Z">
        <w:del w:id="13559" w:author="Rev 4 Allen Wirfs-Brock" w:date="2011-10-19T15:55:00Z">
          <w:r w:rsidRPr="00E77497" w:rsidDel="00210077">
            <w:rPr>
              <w:rFonts w:ascii="Times New Roman" w:hAnsi="Times New Roman"/>
              <w:i/>
            </w:rPr>
            <w:br/>
          </w:r>
        </w:del>
      </w:ins>
      <w:ins w:id="13560" w:author="Rev 3 Allen Wirfs-Brock" w:date="2011-09-02T09:57:00Z">
        <w:del w:id="13561" w:author="Rev 4 Allen Wirfs-Brock" w:date="2011-10-19T15:55:00Z">
          <w:r w:rsidRPr="00E77497" w:rsidDel="00210077">
            <w:delText>is determined as follows:</w:delText>
          </w:r>
        </w:del>
      </w:ins>
    </w:p>
    <w:p w14:paraId="19636ECA" w14:textId="77777777" w:rsidR="00EB0D59" w:rsidRPr="00E77497" w:rsidRDefault="00EB0D59" w:rsidP="00FA3203">
      <w:pPr>
        <w:pStyle w:val="Alg4"/>
        <w:numPr>
          <w:ilvl w:val="0"/>
          <w:numId w:val="467"/>
        </w:numPr>
        <w:spacing w:after="220"/>
        <w:contextualSpacing/>
        <w:rPr>
          <w:ins w:id="13562" w:author="Rev 3 Allen Wirfs-Brock" w:date="2011-09-02T09:57:00Z"/>
        </w:rPr>
      </w:pPr>
      <w:ins w:id="13563" w:author="Rev 3 Allen Wirfs-Brock" w:date="2011-09-02T09:57:00Z">
        <w:r w:rsidRPr="00E77497">
          <w:t>Return a new empty List.</w:t>
        </w:r>
      </w:ins>
    </w:p>
    <w:p w14:paraId="169DF08C" w14:textId="77777777" w:rsidR="00210077" w:rsidRPr="00E77497" w:rsidDel="00F71D44" w:rsidRDefault="00210077" w:rsidP="00210077">
      <w:pPr>
        <w:pStyle w:val="SyntaxRule"/>
        <w:rPr>
          <w:ins w:id="13564" w:author="Rev 4 Allen Wirfs-Brock" w:date="2011-10-19T15:55:00Z"/>
          <w:del w:id="13565" w:author="Rev 8 Allen Wirfs-Brock" w:date="2012-06-01T08:43:00Z"/>
        </w:rPr>
      </w:pPr>
      <w:ins w:id="13566" w:author="Rev 4 Allen Wirfs-Brock" w:date="2011-10-19T15:55:00Z">
        <w:del w:id="13567" w:author="Rev 8 Allen Wirfs-Brock" w:date="2012-06-01T08:43:00Z">
          <w:r w:rsidRPr="00E77497" w:rsidDel="00F71D44">
            <w:delText xml:space="preserve">Statement </w:delText>
          </w:r>
          <w:r w:rsidRPr="00E77497" w:rsidDel="00F71D44">
            <w:rPr>
              <w:rFonts w:ascii="Arial" w:hAnsi="Arial"/>
              <w:b/>
              <w:i w:val="0"/>
            </w:rPr>
            <w:delText>:</w:delText>
          </w:r>
        </w:del>
      </w:ins>
    </w:p>
    <w:p w14:paraId="4421D5AE" w14:textId="77777777" w:rsidR="00E72B18" w:rsidRPr="00E77497" w:rsidDel="00F71D44" w:rsidRDefault="00210077" w:rsidP="00E72B18">
      <w:pPr>
        <w:pStyle w:val="SyntaxDefinition"/>
        <w:rPr>
          <w:ins w:id="13568" w:author="Rev 4 Allen Wirfs-Brock" w:date="2011-10-19T15:55:00Z"/>
          <w:del w:id="13569" w:author="Rev 8 Allen Wirfs-Brock" w:date="2012-06-01T08:43:00Z"/>
        </w:rPr>
      </w:pPr>
      <w:ins w:id="13570" w:author="Rev 4 Allen Wirfs-Brock" w:date="2011-10-19T15:55:00Z">
        <w:del w:id="13571" w:author="Rev 8 Allen Wirfs-Brock" w:date="2012-06-01T08:43:00Z">
          <w:r w:rsidRPr="00E77497" w:rsidDel="00F71D44">
            <w:delText>BlockStatement</w:delText>
          </w:r>
          <w:r w:rsidRPr="00E77497" w:rsidDel="00F71D44">
            <w:br/>
            <w:delText>VariableStatement</w:delText>
          </w:r>
          <w:r w:rsidRPr="00E77497" w:rsidDel="00F71D44">
            <w:br/>
          </w:r>
        </w:del>
        <w:del w:id="13572" w:author="Rev 8 Allen Wirfs-Brock" w:date="2012-05-28T17:44:00Z">
          <w:r w:rsidRPr="00E77497" w:rsidDel="00E72B18">
            <w:delText>Iteration</w:delText>
          </w:r>
        </w:del>
        <w:del w:id="13573" w:author="Rev 8 Allen Wirfs-Brock" w:date="2012-06-01T08:43:00Z">
          <w:r w:rsidRPr="00E77497" w:rsidDel="00F71D44">
            <w:delText>Statement</w:delText>
          </w:r>
          <w:r w:rsidRPr="00E77497" w:rsidDel="00F71D44">
            <w:br/>
            <w:delText>WithStatement</w:delText>
          </w:r>
          <w:r w:rsidRPr="00E77497" w:rsidDel="00F71D44">
            <w:br/>
            <w:delText>LabelledStatement</w:delText>
          </w:r>
          <w:r w:rsidRPr="00E77497" w:rsidDel="00F71D44">
            <w:br/>
          </w:r>
        </w:del>
        <w:del w:id="13574" w:author="Rev 8 Allen Wirfs-Brock" w:date="2012-05-28T17:45:00Z">
          <w:r w:rsidRPr="00E77497" w:rsidDel="00E72B18">
            <w:delText>SwitchStatement</w:delText>
          </w:r>
          <w:r w:rsidRPr="00E77497" w:rsidDel="00E72B18">
            <w:br/>
          </w:r>
        </w:del>
      </w:ins>
      <w:ins w:id="13575" w:author="Rev 4 Allen Wirfs-Brock" w:date="2011-10-19T15:56:00Z">
        <w:del w:id="13576" w:author="Rev 8 Allen Wirfs-Brock" w:date="2012-06-01T08:43:00Z">
          <w:r w:rsidRPr="00E77497" w:rsidDel="00F71D44">
            <w:delText xml:space="preserve">TryStatement </w:delText>
          </w:r>
        </w:del>
      </w:ins>
    </w:p>
    <w:p w14:paraId="610F59D9" w14:textId="77777777" w:rsidR="00646621" w:rsidRPr="00E77497" w:rsidDel="00F71D44" w:rsidRDefault="00646621" w:rsidP="00605299">
      <w:pPr>
        <w:jc w:val="left"/>
        <w:rPr>
          <w:ins w:id="13577" w:author="Rev 3 Allen Wirfs-Brock" w:date="2011-09-02T10:24:00Z"/>
          <w:del w:id="13578" w:author="Rev 8 Allen Wirfs-Brock" w:date="2012-06-01T08:43:00Z"/>
        </w:rPr>
      </w:pPr>
      <w:ins w:id="13579" w:author="Rev 3 Allen Wirfs-Brock" w:date="2011-09-02T10:24:00Z">
        <w:del w:id="13580" w:author="Rev 8 Allen Wirfs-Brock" w:date="2012-06-01T08:43:00Z">
          <w:r w:rsidRPr="00E77497" w:rsidDel="00F71D44">
            <w:delText>The VarDeclaredNames of the productions:</w:delText>
          </w:r>
          <w:r w:rsidRPr="00E77497" w:rsidDel="00F71D44">
            <w:br/>
            <w:delText xml:space="preserve">   </w:delText>
          </w:r>
          <w:r w:rsidRPr="00E77497" w:rsidDel="00F71D44">
            <w:rPr>
              <w:rFonts w:ascii="Times New Roman" w:hAnsi="Times New Roman"/>
              <w:i/>
            </w:rPr>
            <w:delText xml:space="preserve">Statement </w:delText>
          </w:r>
          <w:r w:rsidRPr="00E77497" w:rsidDel="00F71D44">
            <w:rPr>
              <w:b/>
            </w:rPr>
            <w:delText>:</w:delText>
          </w:r>
          <w:r w:rsidRPr="00E77497" w:rsidDel="00F71D44">
            <w:rPr>
              <w:rFonts w:ascii="Times New Roman" w:hAnsi="Times New Roman"/>
              <w:i/>
            </w:rPr>
            <w:delText xml:space="preserve"> Block</w:delText>
          </w:r>
        </w:del>
      </w:ins>
      <w:ins w:id="13581" w:author="Rev 3 Allen Wirfs-Brock" w:date="2011-09-09T13:16:00Z">
        <w:del w:id="13582" w:author="Rev 8 Allen Wirfs-Brock" w:date="2012-06-01T08:43:00Z">
          <w:r w:rsidR="001434CE" w:rsidRPr="00E77497" w:rsidDel="00F71D44">
            <w:rPr>
              <w:rFonts w:ascii="Times New Roman" w:hAnsi="Times New Roman"/>
              <w:i/>
            </w:rPr>
            <w:delText>Statement</w:delText>
          </w:r>
        </w:del>
      </w:ins>
      <w:ins w:id="13583" w:author="Rev 3 Allen Wirfs-Brock" w:date="2011-09-02T10:24:00Z">
        <w:del w:id="13584" w:author="Rev 8 Allen Wirfs-Brock" w:date="2012-06-01T08:43:00Z">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3585" w:author="Rev 3 Allen Wirfs-Brock" w:date="2011-09-02T10:26:00Z">
        <w:del w:id="13586" w:author="Rev 8 Allen Wirfs-Brock" w:date="2012-06-01T08:43:00Z">
          <w:r w:rsidRPr="00E77497" w:rsidDel="00F71D44">
            <w:rPr>
              <w:rFonts w:ascii="Times New Roman" w:hAnsi="Times New Roman"/>
              <w:i/>
            </w:rPr>
            <w:delText>If</w:delText>
          </w:r>
        </w:del>
      </w:ins>
      <w:ins w:id="13587" w:author="Rev 3 Allen Wirfs-Brock" w:date="2011-09-02T10:24:00Z">
        <w:del w:id="13588"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3589" w:author="Rev 3 Allen Wirfs-Brock" w:date="2011-09-02T10:26:00Z">
        <w:del w:id="13590" w:author="Rev 8 Allen Wirfs-Brock" w:date="2012-06-01T08:43:00Z">
          <w:r w:rsidRPr="00E77497" w:rsidDel="00F71D44">
            <w:rPr>
              <w:rFonts w:ascii="Times New Roman" w:hAnsi="Times New Roman"/>
              <w:i/>
            </w:rPr>
            <w:delText>Iteration</w:delText>
          </w:r>
        </w:del>
      </w:ins>
      <w:ins w:id="13591" w:author="Rev 3 Allen Wirfs-Brock" w:date="2011-09-02T10:24:00Z">
        <w:del w:id="13592"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3593" w:author="Rev 3 Allen Wirfs-Brock" w:date="2011-09-02T10:26:00Z">
        <w:del w:id="13594" w:author="Rev 8 Allen Wirfs-Brock" w:date="2012-06-01T08:43:00Z">
          <w:r w:rsidR="00605299" w:rsidRPr="00E77497" w:rsidDel="00F71D44">
            <w:rPr>
              <w:rFonts w:ascii="Times New Roman" w:hAnsi="Times New Roman"/>
              <w:i/>
            </w:rPr>
            <w:delText>With</w:delText>
          </w:r>
        </w:del>
      </w:ins>
      <w:ins w:id="13595" w:author="Rev 3 Allen Wirfs-Brock" w:date="2011-09-02T10:24:00Z">
        <w:del w:id="13596"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3597" w:author="Rev 3 Allen Wirfs-Brock" w:date="2011-09-02T10:27:00Z">
        <w:del w:id="13598" w:author="Rev 8 Allen Wirfs-Brock" w:date="2012-06-01T08:43:00Z">
          <w:r w:rsidR="00605299" w:rsidRPr="00E77497" w:rsidDel="00F71D44">
            <w:rPr>
              <w:rFonts w:ascii="Times New Roman" w:hAnsi="Times New Roman"/>
              <w:i/>
            </w:rPr>
            <w:delText>Labelled</w:delText>
          </w:r>
        </w:del>
      </w:ins>
      <w:ins w:id="13599" w:author="Rev 3 Allen Wirfs-Brock" w:date="2011-09-02T10:24:00Z">
        <w:del w:id="13600"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3601" w:author="Rev 3 Allen Wirfs-Brock" w:date="2011-09-02T10:27:00Z">
        <w:del w:id="13602" w:author="Rev 8 Allen Wirfs-Brock" w:date="2012-06-01T08:43:00Z">
          <w:r w:rsidR="00605299" w:rsidRPr="00E77497" w:rsidDel="00F71D44">
            <w:rPr>
              <w:rFonts w:ascii="Times New Roman" w:hAnsi="Times New Roman"/>
              <w:i/>
            </w:rPr>
            <w:delText>Switch</w:delText>
          </w:r>
        </w:del>
      </w:ins>
      <w:ins w:id="13603" w:author="Rev 3 Allen Wirfs-Brock" w:date="2011-09-02T10:24:00Z">
        <w:del w:id="13604"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3605" w:author="Rev 3 Allen Wirfs-Brock" w:date="2011-09-02T10:27:00Z">
        <w:del w:id="13606" w:author="Rev 8 Allen Wirfs-Brock" w:date="2012-06-01T08:43:00Z">
          <w:r w:rsidR="00605299" w:rsidRPr="00E77497" w:rsidDel="00F71D44">
            <w:rPr>
              <w:rFonts w:ascii="Times New Roman" w:hAnsi="Times New Roman"/>
              <w:i/>
            </w:rPr>
            <w:delText>Try</w:delText>
          </w:r>
        </w:del>
      </w:ins>
      <w:ins w:id="13607" w:author="Rev 3 Allen Wirfs-Brock" w:date="2011-09-02T10:24:00Z">
        <w:del w:id="13608"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r>
          <w:r w:rsidRPr="00E77497" w:rsidDel="00F71D44">
            <w:delText>is determined as follows:</w:delText>
          </w:r>
        </w:del>
      </w:ins>
    </w:p>
    <w:p w14:paraId="24F6D611" w14:textId="77777777" w:rsidR="00EB0764" w:rsidRPr="00E77497" w:rsidDel="00F71D44" w:rsidRDefault="00EB0764" w:rsidP="00FA3203">
      <w:pPr>
        <w:pStyle w:val="Alg4"/>
        <w:numPr>
          <w:ilvl w:val="0"/>
          <w:numId w:val="466"/>
        </w:numPr>
        <w:spacing w:after="220"/>
        <w:contextualSpacing/>
        <w:rPr>
          <w:ins w:id="13609" w:author="Rev 3 Allen Wirfs-Brock" w:date="2011-09-02T10:06:00Z"/>
          <w:del w:id="13610" w:author="Rev 8 Allen Wirfs-Brock" w:date="2012-06-01T08:43:00Z"/>
        </w:rPr>
      </w:pPr>
      <w:ins w:id="13611" w:author="Rev 3 Allen Wirfs-Brock" w:date="2011-09-02T10:06:00Z">
        <w:del w:id="13612" w:author="Rev 8 Allen Wirfs-Brock" w:date="2012-06-01T08:43:00Z">
          <w:r w:rsidRPr="00E77497" w:rsidDel="00F71D44">
            <w:delText>Return the VarDeclaredNames of</w:delText>
          </w:r>
        </w:del>
      </w:ins>
      <w:ins w:id="13613" w:author="Rev 3 Allen Wirfs-Brock" w:date="2011-09-02T10:25:00Z">
        <w:del w:id="13614" w:author="Rev 8 Allen Wirfs-Brock" w:date="2012-06-01T08:43:00Z">
          <w:r w:rsidR="00646621" w:rsidRPr="00E77497" w:rsidDel="00F71D44">
            <w:delText xml:space="preserve"> the  single non-terminal symbol that is the right hand side of the production</w:delText>
          </w:r>
        </w:del>
      </w:ins>
      <w:ins w:id="13615" w:author="Rev 3 Allen Wirfs-Brock" w:date="2011-09-02T10:06:00Z">
        <w:del w:id="13616" w:author="Rev 8 Allen Wirfs-Brock" w:date="2012-06-01T08:43:00Z">
          <w:r w:rsidRPr="00E77497" w:rsidDel="00F71D44">
            <w:delText>.</w:delText>
          </w:r>
        </w:del>
      </w:ins>
    </w:p>
    <w:p w14:paraId="2C7F03CC" w14:textId="77777777" w:rsidR="00EB0764" w:rsidRPr="00E77497" w:rsidDel="00F71D44" w:rsidRDefault="00EB0764" w:rsidP="00EB0764">
      <w:pPr>
        <w:rPr>
          <w:ins w:id="13617" w:author="Rev 3 Allen Wirfs-Brock" w:date="2011-09-02T10:07:00Z"/>
          <w:del w:id="13618" w:author="Rev 8 Allen Wirfs-Brock" w:date="2012-06-01T08:43:00Z"/>
        </w:rPr>
      </w:pPr>
      <w:ins w:id="13619" w:author="Rev 3 Allen Wirfs-Brock" w:date="2011-09-02T10:07:00Z">
        <w:del w:id="13620" w:author="Rev 8 Allen Wirfs-Brock" w:date="2012-06-01T08:43:00Z">
          <w:r w:rsidRPr="00E77497" w:rsidDel="00F71D44">
            <w:delText xml:space="preserve">The VarDeclaredNames of the production  </w:delText>
          </w:r>
          <w:r w:rsidRPr="00E77497" w:rsidDel="00F71D44">
            <w:rPr>
              <w:rFonts w:ascii="Times New Roman" w:hAnsi="Times New Roman"/>
              <w:i/>
            </w:rPr>
            <w:delText xml:space="preserve">Statement </w:delText>
          </w:r>
          <w:r w:rsidRPr="00E77497" w:rsidDel="00F71D44">
            <w:rPr>
              <w:b/>
            </w:rPr>
            <w:delText>:</w:delText>
          </w:r>
          <w:r w:rsidRPr="00E77497" w:rsidDel="00F71D44">
            <w:rPr>
              <w:rFonts w:ascii="Times New Roman" w:hAnsi="Times New Roman"/>
              <w:i/>
            </w:rPr>
            <w:delText xml:space="preserve"> VariableStatement</w:delText>
          </w:r>
          <w:r w:rsidRPr="00E77497" w:rsidDel="00F71D44">
            <w:delText xml:space="preserve"> is determined as follows:</w:delText>
          </w:r>
        </w:del>
      </w:ins>
    </w:p>
    <w:p w14:paraId="1FC176BD" w14:textId="77777777" w:rsidR="00EB0764" w:rsidRPr="00E77497" w:rsidDel="00F71D44" w:rsidRDefault="00EB0764" w:rsidP="00FA3203">
      <w:pPr>
        <w:pStyle w:val="Alg4"/>
        <w:numPr>
          <w:ilvl w:val="0"/>
          <w:numId w:val="472"/>
        </w:numPr>
        <w:spacing w:after="220"/>
        <w:contextualSpacing/>
        <w:rPr>
          <w:ins w:id="13621" w:author="Rev 3 Allen Wirfs-Brock" w:date="2011-09-02T10:07:00Z"/>
          <w:del w:id="13622" w:author="Rev 8 Allen Wirfs-Brock" w:date="2012-06-01T08:43:00Z"/>
        </w:rPr>
      </w:pPr>
      <w:ins w:id="13623" w:author="Rev 3 Allen Wirfs-Brock" w:date="2011-09-02T10:07:00Z">
        <w:del w:id="13624" w:author="Rev 8 Allen Wirfs-Brock" w:date="2012-06-01T08:43:00Z">
          <w:r w:rsidRPr="00E77497" w:rsidDel="00F71D44">
            <w:delText xml:space="preserve">Return the </w:delText>
          </w:r>
        </w:del>
      </w:ins>
      <w:ins w:id="13625" w:author="Rev 3 Allen Wirfs-Brock" w:date="2011-09-02T10:08:00Z">
        <w:del w:id="13626" w:author="Rev 8 Allen Wirfs-Brock" w:date="2012-06-01T08:43:00Z">
          <w:r w:rsidRPr="00E77497" w:rsidDel="00F71D44">
            <w:delText>Bound</w:delText>
          </w:r>
        </w:del>
      </w:ins>
      <w:ins w:id="13627" w:author="Rev 3 Allen Wirfs-Brock" w:date="2011-09-02T10:07:00Z">
        <w:del w:id="13628" w:author="Rev 8 Allen Wirfs-Brock" w:date="2012-06-01T08:43:00Z">
          <w:r w:rsidRPr="00E77497" w:rsidDel="00F71D44">
            <w:delText xml:space="preserve">Names of </w:delText>
          </w:r>
        </w:del>
      </w:ins>
      <w:ins w:id="13629" w:author="Rev 3 Allen Wirfs-Brock" w:date="2011-09-02T10:09:00Z">
        <w:del w:id="13630" w:author="Rev 8 Allen Wirfs-Brock" w:date="2012-06-01T08:43:00Z">
          <w:r w:rsidRPr="00E77497" w:rsidDel="00F71D44">
            <w:rPr>
              <w:i/>
            </w:rPr>
            <w:delText>VariableStatement</w:delText>
          </w:r>
        </w:del>
      </w:ins>
      <w:ins w:id="13631" w:author="Rev 3 Allen Wirfs-Brock" w:date="2011-09-02T10:07:00Z">
        <w:del w:id="13632" w:author="Rev 8 Allen Wirfs-Brock" w:date="2012-06-01T08:43:00Z">
          <w:r w:rsidRPr="00E77497" w:rsidDel="00F71D44">
            <w:delText>.</w:delText>
          </w:r>
        </w:del>
      </w:ins>
    </w:p>
    <w:p w14:paraId="5BF4EB07" w14:textId="77777777" w:rsidR="00D951C4" w:rsidRPr="00E77497" w:rsidRDefault="00D951C4" w:rsidP="004712DB">
      <w:pPr>
        <w:pStyle w:val="20"/>
        <w:numPr>
          <w:ilvl w:val="0"/>
          <w:numId w:val="0"/>
        </w:numPr>
        <w:rPr>
          <w:ins w:id="13633" w:author="Rev 6 Allen Wirfs-Brock" w:date="2012-02-25T08:42:00Z"/>
        </w:rPr>
      </w:pPr>
      <w:bookmarkStart w:id="13634" w:name="_Toc329528804"/>
      <w:ins w:id="13635" w:author="Rev 6 Allen Wirfs-Brock" w:date="2012-02-25T08:42:00Z">
        <w:r w:rsidRPr="00E77497">
          <w:t>Runtime Semantics</w:t>
        </w:r>
        <w:bookmarkEnd w:id="13634"/>
      </w:ins>
    </w:p>
    <w:p w14:paraId="5DE9587D" w14:textId="77777777" w:rsidR="00D951C4" w:rsidRDefault="00D951C4" w:rsidP="00D951C4">
      <w:pPr>
        <w:keepNext/>
        <w:rPr>
          <w:ins w:id="13636" w:author="Rev 6 Allen Wirfs-Brock" w:date="2012-02-25T08:42:00Z"/>
          <w:rFonts w:ascii="Helvetica" w:hAnsi="Helvetica"/>
          <w:b/>
          <w:spacing w:val="6"/>
        </w:rPr>
      </w:pPr>
      <w:ins w:id="13637" w:author="Rev 6 Allen Wirfs-Brock" w:date="2012-02-25T08:42:00Z">
        <w:r w:rsidRPr="00E77497">
          <w:rPr>
            <w:rFonts w:ascii="Helvetica" w:hAnsi="Helvetica"/>
            <w:b/>
          </w:rPr>
          <w:t xml:space="preserve">Runtime Semantics: </w:t>
        </w:r>
        <w:r>
          <w:rPr>
            <w:rFonts w:ascii="Helvetica" w:hAnsi="Helvetica"/>
            <w:b/>
            <w:spacing w:val="6"/>
          </w:rPr>
          <w:t>Labelled Evaluation</w:t>
        </w:r>
      </w:ins>
    </w:p>
    <w:p w14:paraId="5BF4914B" w14:textId="77777777" w:rsidR="00D951C4" w:rsidRPr="00FA3203" w:rsidRDefault="00D951C4" w:rsidP="00D951C4">
      <w:pPr>
        <w:ind w:left="360"/>
        <w:rPr>
          <w:ins w:id="13638" w:author="Rev 6 Allen Wirfs-Brock" w:date="2012-02-25T08:42:00Z"/>
        </w:rPr>
      </w:pPr>
      <w:ins w:id="13639" w:author="Rev 6 Allen Wirfs-Brock" w:date="2012-02-25T08:42:00Z">
        <w:r>
          <w:t>W</w:t>
        </w:r>
        <w:r w:rsidRPr="004418C4">
          <w:t xml:space="preserve">ith argument </w:t>
        </w:r>
      </w:ins>
      <w:ins w:id="13640" w:author="Rev 6 Allen Wirfs-Brock" w:date="2012-02-25T09:35:00Z">
        <w:r w:rsidR="0039293A">
          <w:rPr>
            <w:rFonts w:ascii="Times New Roman" w:hAnsi="Times New Roman"/>
            <w:i/>
          </w:rPr>
          <w:t>l</w:t>
        </w:r>
      </w:ins>
      <w:ins w:id="13641" w:author="Rev 6 Allen Wirfs-Brock" w:date="2012-02-25T08:42:00Z">
        <w:r w:rsidRPr="006B5B38">
          <w:rPr>
            <w:rFonts w:ascii="Times New Roman" w:hAnsi="Times New Roman"/>
            <w:i/>
          </w:rPr>
          <w:t>abelSet</w:t>
        </w:r>
        <w:r>
          <w:t>.</w:t>
        </w:r>
      </w:ins>
    </w:p>
    <w:p w14:paraId="5076DAF0" w14:textId="77777777" w:rsidR="00666D1F" w:rsidRPr="00E77497" w:rsidRDefault="00666D1F" w:rsidP="00666D1F">
      <w:pPr>
        <w:rPr>
          <w:ins w:id="13642" w:author="Rev 6 Allen Wirfs-Brock" w:date="2012-02-25T09:04:00Z"/>
        </w:rPr>
      </w:pPr>
      <w:ins w:id="13643" w:author="Rev 6 Allen Wirfs-Brock" w:date="2012-02-25T09:05:00Z">
        <w:r w:rsidRPr="00666D1F">
          <w:rPr>
            <w:rFonts w:ascii="Times New Roman" w:hAnsi="Times New Roman"/>
            <w:i/>
          </w:rPr>
          <w:t>BreakableStatement</w:t>
        </w:r>
        <w:r>
          <w:rPr>
            <w:rFonts w:ascii="Times New Roman" w:hAnsi="Times New Roman"/>
            <w:i/>
          </w:rPr>
          <w:t xml:space="preserve"> </w:t>
        </w:r>
      </w:ins>
      <w:ins w:id="13644" w:author="Rev 6 Allen Wirfs-Brock" w:date="2012-02-25T09:04: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3645" w:author="Rev 6 Allen Wirfs-Brock" w:date="2012-02-25T09:05:00Z">
        <w:r>
          <w:rPr>
            <w:rFonts w:ascii="Times New Roman" w:hAnsi="Times New Roman"/>
            <w:i/>
          </w:rPr>
          <w:t xml:space="preserve"> </w:t>
        </w:r>
        <w:r w:rsidRPr="00666D1F">
          <w:rPr>
            <w:rFonts w:ascii="Times New Roman" w:hAnsi="Times New Roman"/>
            <w:i/>
          </w:rPr>
          <w:t>IterationStatement</w:t>
        </w:r>
      </w:ins>
      <w:ins w:id="13646" w:author="Rev 6 Allen Wirfs-Brock" w:date="2012-02-25T09:04:00Z">
        <w:r w:rsidRPr="00E77497">
          <w:t xml:space="preserve"> </w:t>
        </w:r>
      </w:ins>
    </w:p>
    <w:p w14:paraId="7ABA0A37" w14:textId="77777777" w:rsidR="00D951C4" w:rsidRPr="00E77497" w:rsidRDefault="00D951C4" w:rsidP="00666D1F">
      <w:pPr>
        <w:pStyle w:val="Alg2"/>
        <w:numPr>
          <w:ilvl w:val="0"/>
          <w:numId w:val="514"/>
        </w:numPr>
        <w:rPr>
          <w:ins w:id="13647" w:author="Rev 6 Allen Wirfs-Brock" w:date="2012-02-25T08:42:00Z"/>
        </w:rPr>
      </w:pPr>
      <w:ins w:id="13648" w:author="Rev 6 Allen Wirfs-Brock" w:date="2012-02-25T08:42:00Z">
        <w:r w:rsidRPr="00E77497">
          <w:t xml:space="preserve">Let </w:t>
        </w:r>
        <w:r>
          <w:rPr>
            <w:i/>
          </w:rPr>
          <w:t>stmtResult</w:t>
        </w:r>
        <w:r w:rsidRPr="00E77497">
          <w:t xml:space="preserve"> be the result </w:t>
        </w:r>
      </w:ins>
      <w:ins w:id="13649" w:author="Rev 6 Allen Wirfs-Brock" w:date="2012-02-25T08:59:00Z">
        <w:r w:rsidR="00666D1F">
          <w:t>performing Labelled Evaluation of</w:t>
        </w:r>
      </w:ins>
      <w:ins w:id="13650" w:author="Rev 6 Allen Wirfs-Brock" w:date="2012-02-25T09:01:00Z">
        <w:r w:rsidR="00666D1F" w:rsidRPr="00666D1F">
          <w:t xml:space="preserve"> </w:t>
        </w:r>
        <w:r w:rsidR="00666D1F" w:rsidRPr="00666D1F">
          <w:rPr>
            <w:i/>
          </w:rPr>
          <w:t>IterationStatement</w:t>
        </w:r>
      </w:ins>
      <w:ins w:id="13651" w:author="Rev 6 Allen Wirfs-Brock" w:date="2012-02-25T08:59:00Z">
        <w:r w:rsidR="00666D1F">
          <w:t xml:space="preserve"> </w:t>
        </w:r>
      </w:ins>
      <w:ins w:id="13652" w:author="Rev 6 Allen Wirfs-Brock" w:date="2012-02-25T09:00:00Z">
        <w:r w:rsidR="00666D1F">
          <w:t>w</w:t>
        </w:r>
      </w:ins>
      <w:ins w:id="13653" w:author="Rev 9 Allen Wirfs-Brock" w:date="2012-07-08T14:15:00Z">
        <w:r w:rsidR="00533E91">
          <w:t>i</w:t>
        </w:r>
      </w:ins>
      <w:ins w:id="13654" w:author="Rev 6 Allen Wirfs-Brock" w:date="2012-02-25T09:00:00Z">
        <w:r w:rsidR="00666D1F">
          <w:t xml:space="preserve">th argument </w:t>
        </w:r>
      </w:ins>
      <w:ins w:id="13655" w:author="Rev 6 Allen Wirfs-Brock" w:date="2012-02-25T09:35:00Z">
        <w:r w:rsidR="0039293A">
          <w:rPr>
            <w:i/>
          </w:rPr>
          <w:t>l</w:t>
        </w:r>
      </w:ins>
      <w:ins w:id="13656" w:author="Rev 6 Allen Wirfs-Brock" w:date="2012-02-25T09:01:00Z">
        <w:r w:rsidR="00666D1F" w:rsidRPr="006B5B38">
          <w:rPr>
            <w:i/>
          </w:rPr>
          <w:t>abelSet</w:t>
        </w:r>
      </w:ins>
      <w:ins w:id="13657" w:author="Rev 6 Allen Wirfs-Brock" w:date="2012-02-25T08:42:00Z">
        <w:r w:rsidRPr="00E77497">
          <w:t>.</w:t>
        </w:r>
      </w:ins>
    </w:p>
    <w:p w14:paraId="4E26E8CD" w14:textId="77777777" w:rsidR="00D951C4" w:rsidRDefault="00D951C4" w:rsidP="00D951C4">
      <w:pPr>
        <w:pStyle w:val="Alg2"/>
        <w:numPr>
          <w:ilvl w:val="0"/>
          <w:numId w:val="514"/>
        </w:numPr>
        <w:contextualSpacing/>
        <w:rPr>
          <w:ins w:id="13658" w:author="Rev 6 Allen Wirfs-Brock" w:date="2012-02-25T08:42:00Z"/>
        </w:rPr>
      </w:pPr>
      <w:ins w:id="13659" w:author="Rev 6 Allen Wirfs-Brock" w:date="2012-02-25T08:42: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45BDCE06" w14:textId="77777777" w:rsidR="00D951C4" w:rsidRDefault="00D951C4" w:rsidP="00D951C4">
      <w:pPr>
        <w:pStyle w:val="Alg2"/>
        <w:numPr>
          <w:ilvl w:val="1"/>
          <w:numId w:val="514"/>
        </w:numPr>
        <w:contextualSpacing/>
        <w:rPr>
          <w:ins w:id="13660" w:author="Rev 6 Allen Wirfs-Brock" w:date="2012-02-25T08:42:00Z"/>
        </w:rPr>
      </w:pPr>
      <w:ins w:id="13661" w:author="Rev 6 Allen Wirfs-Brock" w:date="2012-02-25T08:42:00Z">
        <w:r>
          <w:t xml:space="preserve">Let </w:t>
        </w:r>
        <w:r w:rsidRPr="000C550F">
          <w:rPr>
            <w:i/>
          </w:rPr>
          <w:t>stmtResult</w:t>
        </w:r>
        <w:r>
          <w:t xml:space="preserve"> be NormalCompletion(</w:t>
        </w:r>
        <w:r w:rsidRPr="000C550F">
          <w:rPr>
            <w:i/>
          </w:rPr>
          <w:t>stmtResult</w:t>
        </w:r>
        <w:r>
          <w:t>.[[value]])</w:t>
        </w:r>
      </w:ins>
    </w:p>
    <w:p w14:paraId="1D9595F2" w14:textId="77777777" w:rsidR="00D951C4" w:rsidRPr="00E77497" w:rsidRDefault="00D951C4" w:rsidP="00D951C4">
      <w:pPr>
        <w:pStyle w:val="Alg4"/>
        <w:numPr>
          <w:ilvl w:val="0"/>
          <w:numId w:val="514"/>
        </w:numPr>
        <w:spacing w:after="220"/>
        <w:contextualSpacing/>
        <w:rPr>
          <w:ins w:id="13662" w:author="Rev 6 Allen Wirfs-Brock" w:date="2012-02-25T08:42:00Z"/>
        </w:rPr>
      </w:pPr>
      <w:ins w:id="13663" w:author="Rev 6 Allen Wirfs-Brock" w:date="2012-02-25T08:42:00Z">
        <w:r w:rsidRPr="00E77497">
          <w:t xml:space="preserve">Return </w:t>
        </w:r>
        <w:r>
          <w:rPr>
            <w:i/>
          </w:rPr>
          <w:t>stmtResult</w:t>
        </w:r>
        <w:r w:rsidRPr="00E77497">
          <w:t>.</w:t>
        </w:r>
      </w:ins>
    </w:p>
    <w:p w14:paraId="0EA62F9F" w14:textId="77777777" w:rsidR="00666D1F" w:rsidRPr="00E77497" w:rsidRDefault="00666D1F" w:rsidP="00666D1F">
      <w:pPr>
        <w:rPr>
          <w:ins w:id="13664" w:author="Rev 6 Allen Wirfs-Brock" w:date="2012-02-25T09:05:00Z"/>
        </w:rPr>
      </w:pPr>
      <w:ins w:id="13665" w:author="Rev 6 Allen Wirfs-Brock" w:date="2012-02-25T09:05:00Z">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ins>
    </w:p>
    <w:p w14:paraId="187D9DE9" w14:textId="77777777" w:rsidR="00666D1F" w:rsidRPr="00E77497" w:rsidRDefault="00666D1F" w:rsidP="00666D1F">
      <w:pPr>
        <w:pStyle w:val="Alg2"/>
        <w:numPr>
          <w:ilvl w:val="0"/>
          <w:numId w:val="682"/>
        </w:numPr>
        <w:rPr>
          <w:ins w:id="13666" w:author="Rev 6 Allen Wirfs-Brock" w:date="2012-02-25T08:58:00Z"/>
        </w:rPr>
      </w:pPr>
      <w:ins w:id="13667" w:author="Rev 6 Allen Wirfs-Brock" w:date="2012-02-25T08:58:00Z">
        <w:r w:rsidRPr="00E77497">
          <w:t xml:space="preserve">Let </w:t>
        </w:r>
        <w:r>
          <w:rPr>
            <w:i/>
          </w:rPr>
          <w:t>stmtResult</w:t>
        </w:r>
        <w:r w:rsidRPr="00E77497">
          <w:t xml:space="preserve"> be the result of evaluating</w:t>
        </w:r>
        <w:r>
          <w:t xml:space="preserve"> </w:t>
        </w:r>
      </w:ins>
      <w:ins w:id="13668" w:author="Rev 6 Allen Wirfs-Brock" w:date="2012-02-25T09:06:00Z">
        <w:r w:rsidRPr="00666D1F">
          <w:rPr>
            <w:i/>
          </w:rPr>
          <w:t>SwitchStatement</w:t>
        </w:r>
      </w:ins>
      <w:ins w:id="13669" w:author="Rev 6 Allen Wirfs-Brock" w:date="2012-02-25T08:58:00Z">
        <w:r w:rsidRPr="00E77497">
          <w:t>.</w:t>
        </w:r>
      </w:ins>
    </w:p>
    <w:p w14:paraId="261FC17F" w14:textId="77777777" w:rsidR="00666D1F" w:rsidRDefault="00666D1F" w:rsidP="00666D1F">
      <w:pPr>
        <w:pStyle w:val="Alg2"/>
        <w:numPr>
          <w:ilvl w:val="0"/>
          <w:numId w:val="682"/>
        </w:numPr>
        <w:contextualSpacing/>
        <w:rPr>
          <w:ins w:id="13670" w:author="Rev 6 Allen Wirfs-Brock" w:date="2012-02-25T08:58:00Z"/>
        </w:rPr>
      </w:pPr>
      <w:ins w:id="13671" w:author="Rev 6 Allen Wirfs-Brock" w:date="2012-02-25T08:58: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2B4EF46A" w14:textId="77777777" w:rsidR="00666D1F" w:rsidRDefault="00666D1F" w:rsidP="00666D1F">
      <w:pPr>
        <w:pStyle w:val="Alg2"/>
        <w:numPr>
          <w:ilvl w:val="1"/>
          <w:numId w:val="682"/>
        </w:numPr>
        <w:contextualSpacing/>
        <w:rPr>
          <w:ins w:id="13672" w:author="Rev 6 Allen Wirfs-Brock" w:date="2012-02-25T08:58:00Z"/>
        </w:rPr>
      </w:pPr>
      <w:ins w:id="13673" w:author="Rev 6 Allen Wirfs-Brock" w:date="2012-02-25T08:58:00Z">
        <w:r>
          <w:t xml:space="preserve">Let </w:t>
        </w:r>
        <w:r w:rsidRPr="000C550F">
          <w:rPr>
            <w:i/>
          </w:rPr>
          <w:t>stmtResult</w:t>
        </w:r>
        <w:r>
          <w:t xml:space="preserve"> be NormalCompletion(</w:t>
        </w:r>
        <w:r w:rsidRPr="000C550F">
          <w:rPr>
            <w:i/>
          </w:rPr>
          <w:t>stmtResult</w:t>
        </w:r>
        <w:r>
          <w:t>.[[value]])</w:t>
        </w:r>
      </w:ins>
    </w:p>
    <w:p w14:paraId="0F0340BB" w14:textId="77777777" w:rsidR="00666D1F" w:rsidRPr="00E77497" w:rsidRDefault="00666D1F" w:rsidP="00666D1F">
      <w:pPr>
        <w:pStyle w:val="Alg4"/>
        <w:numPr>
          <w:ilvl w:val="0"/>
          <w:numId w:val="682"/>
        </w:numPr>
        <w:spacing w:after="220"/>
        <w:contextualSpacing/>
        <w:rPr>
          <w:ins w:id="13674" w:author="Rev 6 Allen Wirfs-Brock" w:date="2012-02-25T08:58:00Z"/>
        </w:rPr>
      </w:pPr>
      <w:ins w:id="13675" w:author="Rev 6 Allen Wirfs-Brock" w:date="2012-02-25T08:58:00Z">
        <w:r w:rsidRPr="00E77497">
          <w:t xml:space="preserve">Return </w:t>
        </w:r>
        <w:r>
          <w:rPr>
            <w:i/>
          </w:rPr>
          <w:t>stmtResult</w:t>
        </w:r>
        <w:r w:rsidRPr="00E77497">
          <w:t>.</w:t>
        </w:r>
      </w:ins>
    </w:p>
    <w:p w14:paraId="0AD6FE95" w14:textId="77777777" w:rsidR="00BD3771" w:rsidRPr="00E77497" w:rsidRDefault="00BD3771" w:rsidP="00BD3771">
      <w:pPr>
        <w:pStyle w:val="Note"/>
        <w:rPr>
          <w:ins w:id="13676" w:author="Rev 6 Allen Wirfs-Brock" w:date="2012-02-25T09:21:00Z"/>
        </w:rPr>
      </w:pPr>
      <w:ins w:id="13677" w:author="Rev 6 Allen Wirfs-Brock" w:date="2012-02-25T09:21:00Z">
        <w:r w:rsidRPr="00E77497">
          <w:t>NOTE</w:t>
        </w:r>
        <w:r w:rsidRPr="00E77497">
          <w:tab/>
        </w:r>
        <w:r>
          <w:t xml:space="preserve">A </w:t>
        </w:r>
        <w:r w:rsidRPr="00E77497">
          <w:t xml:space="preserve"> </w:t>
        </w:r>
        <w:r>
          <w:rPr>
            <w:rStyle w:val="bnf"/>
          </w:rPr>
          <w:t>BreakableStatement</w:t>
        </w:r>
        <w:r w:rsidRPr="00E77497">
          <w:t xml:space="preserve"> </w:t>
        </w:r>
        <w:r>
          <w:t>is one that can be exi</w:t>
        </w:r>
        <w:del w:id="13678" w:author="Rev 8 Allen Wirfs-Brock" w:date="2012-05-28T17:50:00Z">
          <w:r w:rsidDel="00E72B18">
            <w:delText>s</w:delText>
          </w:r>
        </w:del>
        <w:r>
          <w:t xml:space="preserve">ted via an unlabelled </w:t>
        </w:r>
        <w:r w:rsidRPr="00E77497">
          <w:t xml:space="preserve"> </w:t>
        </w:r>
      </w:ins>
      <w:ins w:id="13679" w:author="Rev 6 Allen Wirfs-Brock" w:date="2012-02-25T09:22:00Z">
        <w:r>
          <w:rPr>
            <w:rStyle w:val="bnf"/>
          </w:rPr>
          <w:t>BreakStatement</w:t>
        </w:r>
        <w:r>
          <w:rPr>
            <w:rStyle w:val="bnf"/>
            <w:i w:val="0"/>
          </w:rPr>
          <w:t>.</w:t>
        </w:r>
      </w:ins>
      <w:ins w:id="13680" w:author="Rev 6 Allen Wirfs-Brock" w:date="2012-02-25T09:21:00Z">
        <w:r w:rsidRPr="00E77497">
          <w:t xml:space="preserve"> </w:t>
        </w:r>
      </w:ins>
    </w:p>
    <w:p w14:paraId="74F159E4" w14:textId="77777777" w:rsidR="00636FE6" w:rsidRPr="00E77497" w:rsidRDefault="00636FE6" w:rsidP="00636FE6">
      <w:pPr>
        <w:keepNext/>
        <w:rPr>
          <w:ins w:id="13681" w:author="Rev 4 Allen Wirfs-Brock" w:date="2011-10-19T16:04:00Z"/>
          <w:rFonts w:ascii="Helvetica" w:hAnsi="Helvetica"/>
          <w:b/>
        </w:rPr>
      </w:pPr>
      <w:ins w:id="13682" w:author="Rev 4 Allen Wirfs-Brock" w:date="2011-10-19T16:04:00Z">
        <w:r w:rsidRPr="00E77497">
          <w:rPr>
            <w:rFonts w:ascii="Helvetica" w:hAnsi="Helvetica"/>
            <w:b/>
          </w:rPr>
          <w:t xml:space="preserve">Runtime Semantics: </w:t>
        </w:r>
        <w:r w:rsidRPr="00E77497">
          <w:rPr>
            <w:rFonts w:ascii="Helvetica" w:hAnsi="Helvetica"/>
            <w:b/>
            <w:spacing w:val="6"/>
          </w:rPr>
          <w:t>Evaluation</w:t>
        </w:r>
      </w:ins>
    </w:p>
    <w:p w14:paraId="6A126FC5" w14:textId="77777777" w:rsidR="00FB6304" w:rsidRPr="00E77497" w:rsidDel="00F71D44" w:rsidRDefault="00FB6304" w:rsidP="00DD1AEF">
      <w:pPr>
        <w:rPr>
          <w:ins w:id="13683" w:author="Rev 3 Allen Wirfs-Brock" w:date="2011-09-09T11:39:00Z"/>
          <w:del w:id="13684" w:author="Rev 8 Allen Wirfs-Brock" w:date="2012-06-01T08:44:00Z"/>
        </w:rPr>
      </w:pPr>
      <w:ins w:id="13685" w:author="Rev 3 Allen Wirfs-Brock" w:date="2011-09-09T11:39:00Z">
        <w:del w:id="13686" w:author="Rev 8 Allen Wirfs-Brock" w:date="2012-06-01T08:44:00Z">
          <w:r w:rsidRPr="00E77497" w:rsidDel="00F71D44">
            <w:delText xml:space="preserve">The </w:delText>
          </w:r>
          <w:r w:rsidRPr="00E77497" w:rsidDel="00F71D44">
            <w:rPr>
              <w:rStyle w:val="bnf"/>
            </w:rPr>
            <w:delText>Statement</w:delText>
          </w:r>
          <w:r w:rsidRPr="00E77497" w:rsidDel="00F71D44">
            <w:delText xml:space="preserve"> productions are all evaluated as as follows</w:delText>
          </w:r>
        </w:del>
      </w:ins>
    </w:p>
    <w:p w14:paraId="6056C0CA" w14:textId="77777777" w:rsidR="00FB6304" w:rsidRPr="00E77497" w:rsidDel="00F71D44" w:rsidRDefault="00FB6304" w:rsidP="00DD1AEF">
      <w:pPr>
        <w:pStyle w:val="Alg4"/>
        <w:numPr>
          <w:ilvl w:val="0"/>
          <w:numId w:val="679"/>
        </w:numPr>
        <w:spacing w:after="220"/>
        <w:contextualSpacing/>
        <w:rPr>
          <w:ins w:id="13687" w:author="Rev 3 Allen Wirfs-Brock" w:date="2011-09-09T11:40:00Z"/>
          <w:del w:id="13688" w:author="Rev 8 Allen Wirfs-Brock" w:date="2012-06-01T08:44:00Z"/>
        </w:rPr>
      </w:pPr>
      <w:ins w:id="13689" w:author="Rev 3 Allen Wirfs-Brock" w:date="2011-09-09T11:40:00Z">
        <w:del w:id="13690" w:author="Rev 8 Allen Wirfs-Brock" w:date="2012-06-01T08:44:00Z">
          <w:r w:rsidRPr="00E77497" w:rsidDel="00F71D44">
            <w:delText>Return the result of evaluating the  single non-terminal symbol that is the right hand side of the production.</w:delText>
          </w:r>
        </w:del>
      </w:ins>
    </w:p>
    <w:p w14:paraId="7B2EF89F" w14:textId="77777777" w:rsidR="00636FE6" w:rsidRPr="00E77497" w:rsidDel="00F71D44" w:rsidRDefault="00636FE6" w:rsidP="00636FE6">
      <w:pPr>
        <w:rPr>
          <w:ins w:id="13691" w:author="Rev 4 Allen Wirfs-Brock" w:date="2011-10-19T16:05:00Z"/>
          <w:del w:id="13692" w:author="Rev 8 Allen Wirfs-Brock" w:date="2012-06-01T08:44:00Z"/>
        </w:rPr>
      </w:pPr>
      <w:ins w:id="13693" w:author="Rev 4 Allen Wirfs-Brock" w:date="2011-10-19T16:05:00Z">
        <w:del w:id="13694" w:author="Rev 8 Allen Wirfs-Brock" w:date="2012-06-01T08:44:00Z">
          <w:r w:rsidRPr="00E77497" w:rsidDel="00F71D44">
            <w:delText xml:space="preserve">The </w:delText>
          </w:r>
          <w:r w:rsidRPr="00E77497" w:rsidDel="00F71D44">
            <w:rPr>
              <w:rStyle w:val="bnf"/>
            </w:rPr>
            <w:delText xml:space="preserve">Declaration  </w:delText>
          </w:r>
          <w:r w:rsidRPr="00E77497" w:rsidDel="00F71D44">
            <w:delText>productions are all evaluated as as follows</w:delText>
          </w:r>
        </w:del>
      </w:ins>
    </w:p>
    <w:p w14:paraId="5404D389" w14:textId="77777777" w:rsidR="00636FE6" w:rsidRPr="00E77497" w:rsidDel="00F71D44" w:rsidRDefault="00636FE6" w:rsidP="00FA3203">
      <w:pPr>
        <w:pStyle w:val="Alg4"/>
        <w:numPr>
          <w:ilvl w:val="0"/>
          <w:numId w:val="553"/>
        </w:numPr>
        <w:spacing w:after="220"/>
        <w:contextualSpacing/>
        <w:rPr>
          <w:ins w:id="13695" w:author="Rev 4 Allen Wirfs-Brock" w:date="2011-10-19T16:05:00Z"/>
          <w:del w:id="13696" w:author="Rev 8 Allen Wirfs-Brock" w:date="2012-06-01T08:44:00Z"/>
        </w:rPr>
      </w:pPr>
      <w:ins w:id="13697" w:author="Rev 4 Allen Wirfs-Brock" w:date="2011-10-19T16:05:00Z">
        <w:del w:id="13698" w:author="Rev 8 Allen Wirfs-Brock" w:date="2012-06-01T08:44:00Z">
          <w:r w:rsidRPr="00E77497" w:rsidDel="00F71D44">
            <w:delText>Return the result of evaluating the  single non-terminal symbol that is the right hand side of the production.</w:delText>
          </w:r>
        </w:del>
      </w:ins>
    </w:p>
    <w:p w14:paraId="58341EA3" w14:textId="77777777" w:rsidR="004C02EF" w:rsidRPr="003B4312" w:rsidDel="00F71D44" w:rsidRDefault="001D547B" w:rsidP="004C02EF">
      <w:pPr>
        <w:rPr>
          <w:del w:id="13699" w:author="Rev 8 Allen Wirfs-Brock" w:date="2012-06-01T08:44:00Z"/>
          <w:sz w:val="18"/>
        </w:rPr>
      </w:pPr>
      <w:ins w:id="13700" w:author="Rev 3 Allen Wirfs-Brock" w:date="2011-09-01T17:24:00Z">
        <w:del w:id="13701" w:author="Rev 8 Allen Wirfs-Brock" w:date="2012-06-01T08:44:00Z">
          <w:r w:rsidRPr="00E77497" w:rsidDel="00F71D44">
            <w:rPr>
              <w:sz w:val="18"/>
            </w:rPr>
            <w:delText>NOTE</w:delText>
          </w:r>
          <w:r w:rsidRPr="00E77497" w:rsidDel="00F71D44">
            <w:rPr>
              <w:sz w:val="18"/>
            </w:rPr>
            <w:tab/>
          </w:r>
        </w:del>
      </w:ins>
      <w:del w:id="13702" w:author="Rev 8 Allen Wirfs-Brock" w:date="2012-06-01T08:44:00Z">
        <w:r w:rsidR="004C02EF" w:rsidRPr="00E77497" w:rsidDel="00F71D44">
          <w:rPr>
            <w:sz w:val="18"/>
          </w:rPr>
          <w:delText xml:space="preserve">The result of evaluating a </w:delText>
        </w:r>
        <w:r w:rsidR="004C02EF" w:rsidRPr="00E77497" w:rsidDel="00F71D44">
          <w:rPr>
            <w:rFonts w:ascii="Times New Roman" w:hAnsi="Times New Roman"/>
            <w:i/>
            <w:sz w:val="18"/>
          </w:rPr>
          <w:delText>Statement</w:delText>
        </w:r>
        <w:r w:rsidR="004C02EF" w:rsidRPr="00E77497" w:rsidDel="00F71D44">
          <w:rPr>
            <w:sz w:val="18"/>
          </w:rPr>
          <w:delText xml:space="preserve"> </w:delText>
        </w:r>
      </w:del>
      <w:ins w:id="13703" w:author="Rev 3 Allen Wirfs-Brock" w:date="2011-08-30T15:01:00Z">
        <w:del w:id="13704" w:author="Rev 8 Allen Wirfs-Brock" w:date="2012-06-01T08:44:00Z">
          <w:r w:rsidR="0072353C" w:rsidRPr="00E77497" w:rsidDel="00F71D44">
            <w:rPr>
              <w:sz w:val="18"/>
            </w:rPr>
            <w:delText xml:space="preserve">or </w:delText>
          </w:r>
        </w:del>
      </w:ins>
      <w:commentRangeStart w:id="13705"/>
      <w:ins w:id="13706" w:author="Rev 3 Allen Wirfs-Brock" w:date="2011-08-30T15:02:00Z">
        <w:del w:id="13707" w:author="Rev 8 Allen Wirfs-Brock" w:date="2012-06-01T08:44:00Z">
          <w:r w:rsidR="0072353C" w:rsidRPr="00E77497" w:rsidDel="00F71D44">
            <w:rPr>
              <w:rFonts w:ascii="Times New Roman" w:hAnsi="Times New Roman"/>
              <w:i/>
              <w:sz w:val="18"/>
            </w:rPr>
            <w:delText>Declaration</w:delText>
          </w:r>
        </w:del>
      </w:ins>
      <w:ins w:id="13708" w:author="Rev 3 Allen Wirfs-Brock" w:date="2011-08-30T15:01:00Z">
        <w:del w:id="13709" w:author="Rev 8 Allen Wirfs-Brock" w:date="2012-06-01T08:44:00Z">
          <w:r w:rsidR="0072353C" w:rsidRPr="00E77497" w:rsidDel="00F71D44">
            <w:rPr>
              <w:sz w:val="18"/>
            </w:rPr>
            <w:delText xml:space="preserve"> </w:delText>
          </w:r>
        </w:del>
      </w:ins>
      <w:commentRangeEnd w:id="13705"/>
      <w:ins w:id="13710" w:author="Rev 3 Allen Wirfs-Brock" w:date="2011-08-30T15:03:00Z">
        <w:del w:id="13711" w:author="Rev 8 Allen Wirfs-Brock" w:date="2012-06-01T08:44:00Z">
          <w:r w:rsidR="0072353C" w:rsidRPr="00132AAE" w:rsidDel="00F71D44">
            <w:rPr>
              <w:rStyle w:val="af3"/>
              <w:sz w:val="18"/>
              <w:lang w:val="en-GB"/>
            </w:rPr>
            <w:commentReference w:id="13705"/>
          </w:r>
        </w:del>
      </w:ins>
      <w:del w:id="13712" w:author="Rev 8 Allen Wirfs-Brock" w:date="2012-06-01T08:44:00Z">
        <w:r w:rsidR="004C02EF" w:rsidRPr="004D1BD1" w:rsidDel="00F71D44">
          <w:rPr>
            <w:sz w:val="18"/>
          </w:rPr>
          <w:delText>is alway</w:delText>
        </w:r>
        <w:r w:rsidR="004C02EF" w:rsidRPr="003B4312" w:rsidDel="00F71D44">
          <w:rPr>
            <w:sz w:val="18"/>
          </w:rPr>
          <w:delText>s a Completion value.</w:delText>
        </w:r>
      </w:del>
    </w:p>
    <w:p w14:paraId="62883452" w14:textId="77777777" w:rsidR="00672123" w:rsidRPr="00E77497" w:rsidRDefault="00672123" w:rsidP="00672123">
      <w:pPr>
        <w:pStyle w:val="SyntaxRule"/>
        <w:rPr>
          <w:ins w:id="13713" w:author="Rev 6 Allen Wirfs-Brock" w:date="2012-02-25T08:48:00Z"/>
        </w:rPr>
      </w:pPr>
      <w:ins w:id="13714" w:author="Rev 6 Allen Wirfs-Brock" w:date="2012-02-25T08:48:00Z">
        <w:r>
          <w:t>BreakableStatement</w:t>
        </w:r>
        <w:r w:rsidRPr="00E77497">
          <w:t xml:space="preserve"> </w:t>
        </w:r>
        <w:r w:rsidRPr="00E77497">
          <w:rPr>
            <w:rFonts w:ascii="Arial" w:hAnsi="Arial"/>
            <w:b/>
            <w:i w:val="0"/>
          </w:rPr>
          <w:t>:</w:t>
        </w:r>
      </w:ins>
    </w:p>
    <w:p w14:paraId="1E4C1737" w14:textId="77777777" w:rsidR="00672123" w:rsidRPr="00E77497" w:rsidRDefault="00672123" w:rsidP="00672123">
      <w:pPr>
        <w:pStyle w:val="SyntaxDefinition"/>
        <w:rPr>
          <w:ins w:id="13715" w:author="Rev 6 Allen Wirfs-Brock" w:date="2012-02-25T08:48:00Z"/>
        </w:rPr>
      </w:pPr>
      <w:ins w:id="13716" w:author="Rev 6 Allen Wirfs-Brock" w:date="2012-02-25T08:48:00Z">
        <w:r>
          <w:t>IterationStatement</w:t>
        </w:r>
        <w:r w:rsidRPr="00E77497">
          <w:br/>
          <w:t>SwitchStatement</w:t>
        </w:r>
      </w:ins>
    </w:p>
    <w:p w14:paraId="68236242" w14:textId="77777777" w:rsidR="00672123" w:rsidRDefault="00672123" w:rsidP="00672123">
      <w:pPr>
        <w:pStyle w:val="Alg2"/>
        <w:numPr>
          <w:ilvl w:val="0"/>
          <w:numId w:val="678"/>
        </w:numPr>
        <w:rPr>
          <w:ins w:id="13717" w:author="Rev 6 Allen Wirfs-Brock" w:date="2012-02-25T08:52:00Z"/>
        </w:rPr>
      </w:pPr>
      <w:ins w:id="13718" w:author="Rev 6 Allen Wirfs-Brock" w:date="2012-02-25T08:52:00Z">
        <w:r>
          <w:t xml:space="preserve">Let </w:t>
        </w:r>
        <w:r>
          <w:rPr>
            <w:i/>
          </w:rPr>
          <w:t xml:space="preserve">newLabelSet </w:t>
        </w:r>
        <w:r>
          <w:t xml:space="preserve"> be a new empty List.</w:t>
        </w:r>
      </w:ins>
    </w:p>
    <w:p w14:paraId="307D708B" w14:textId="77777777" w:rsidR="00672123" w:rsidRPr="00E77497" w:rsidRDefault="00672123" w:rsidP="00672123">
      <w:pPr>
        <w:pStyle w:val="Alg2"/>
        <w:numPr>
          <w:ilvl w:val="0"/>
          <w:numId w:val="678"/>
        </w:numPr>
        <w:spacing w:after="220"/>
        <w:rPr>
          <w:ins w:id="13719" w:author="Rev 6 Allen Wirfs-Brock" w:date="2012-02-25T08:48:00Z"/>
        </w:rPr>
      </w:pPr>
      <w:ins w:id="13720" w:author="Rev 6 Allen Wirfs-Brock" w:date="2012-02-25T08:52:00Z">
        <w:r w:rsidRPr="00E77497">
          <w:t>Return the result of</w:t>
        </w:r>
        <w:r>
          <w:t xml:space="preserve"> performing Labelled Evaluation of this </w:t>
        </w:r>
        <w:r>
          <w:rPr>
            <w:i/>
          </w:rPr>
          <w:t>BreakableStatement</w:t>
        </w:r>
        <w:r w:rsidRPr="00E77497">
          <w:rPr>
            <w:i/>
          </w:rPr>
          <w:t xml:space="preserve"> </w:t>
        </w:r>
        <w:r>
          <w:t>w</w:t>
        </w:r>
      </w:ins>
      <w:ins w:id="13721" w:author="Rev 9 Allen Wirfs-Brock" w:date="2012-07-08T14:15:00Z">
        <w:r w:rsidR="00533E91">
          <w:t>i</w:t>
        </w:r>
      </w:ins>
      <w:ins w:id="13722" w:author="Rev 6 Allen Wirfs-Brock" w:date="2012-02-25T08:52:00Z">
        <w:r>
          <w:t xml:space="preserve">th argument </w:t>
        </w:r>
        <w:r w:rsidRPr="00364EA2">
          <w:rPr>
            <w:i/>
          </w:rPr>
          <w:t>newLabelSet</w:t>
        </w:r>
        <w:r>
          <w:t>.</w:t>
        </w:r>
      </w:ins>
    </w:p>
    <w:p w14:paraId="575353EB" w14:textId="77777777" w:rsidR="00CB7EF2" w:rsidRPr="009C202C" w:rsidDel="00210077" w:rsidRDefault="00CB7EF2" w:rsidP="00CB7EF2">
      <w:pPr>
        <w:rPr>
          <w:ins w:id="13723" w:author="Rev 3 Allen Wirfs-Brock" w:date="2011-09-21T09:09:00Z"/>
          <w:del w:id="13724" w:author="Rev 4 Allen Wirfs-Brock" w:date="2011-10-19T15:48:00Z"/>
        </w:rPr>
      </w:pPr>
      <w:ins w:id="13725" w:author="Rev 3 Allen Wirfs-Brock" w:date="2011-09-21T09:09:00Z">
        <w:del w:id="13726" w:author="Rev 4 Allen Wirfs-Brock" w:date="2011-10-19T15:48:00Z">
          <w:r w:rsidRPr="006B6D0A" w:rsidDel="00210077">
            <w:delText xml:space="preserve">The </w:delText>
          </w:r>
          <w:r w:rsidRPr="006B6D0A" w:rsidDel="00210077">
            <w:rPr>
              <w:rFonts w:ascii="Times New Roman" w:eastAsia="Times New Roman" w:hAnsi="Times New Roman"/>
              <w:spacing w:val="6"/>
              <w:lang w:eastAsia="en-US"/>
            </w:rPr>
            <w:delText xml:space="preserve">BoundNames </w:delText>
          </w:r>
          <w:r w:rsidRPr="006B6D0A" w:rsidDel="00210077">
            <w:delText xml:space="preserve">of the </w:delText>
          </w:r>
          <w:r w:rsidRPr="00E65A34" w:rsidDel="00210077">
            <w:rPr>
              <w:rStyle w:val="bnf"/>
            </w:rPr>
            <w:delText xml:space="preserve">Declaration </w:delText>
          </w:r>
        </w:del>
      </w:ins>
      <w:ins w:id="13727" w:author="Rev 3 Allen Wirfs-Brock" w:date="2011-09-21T10:15:00Z">
        <w:del w:id="13728" w:author="Rev 4 Allen Wirfs-Brock" w:date="2011-10-19T15:48:00Z">
          <w:r w:rsidR="001F75AE" w:rsidRPr="00546435" w:rsidDel="00210077">
            <w:delText>productions are</w:delText>
          </w:r>
        </w:del>
      </w:ins>
      <w:ins w:id="13729" w:author="Rev 3 Allen Wirfs-Brock" w:date="2011-09-21T09:09:00Z">
        <w:del w:id="13730" w:author="Rev 4 Allen Wirfs-Brock" w:date="2011-10-19T15:48:00Z">
          <w:r w:rsidRPr="009C202C" w:rsidDel="00210077">
            <w:delText xml:space="preserve"> determined as follows:</w:delText>
          </w:r>
        </w:del>
      </w:ins>
    </w:p>
    <w:p w14:paraId="32C74CE4" w14:textId="77777777" w:rsidR="00CB7EF2" w:rsidRPr="00E77497" w:rsidDel="00210077" w:rsidRDefault="00CB7EF2">
      <w:pPr>
        <w:pStyle w:val="Alg4"/>
        <w:numPr>
          <w:ilvl w:val="0"/>
          <w:numId w:val="469"/>
        </w:numPr>
        <w:spacing w:after="220"/>
        <w:contextualSpacing/>
        <w:rPr>
          <w:ins w:id="13731" w:author="Rev 3 Allen Wirfs-Brock" w:date="2011-09-21T09:09:00Z"/>
          <w:del w:id="13732" w:author="Rev 4 Allen Wirfs-Brock" w:date="2011-10-19T15:48:00Z"/>
        </w:rPr>
        <w:pPrChange w:id="13733" w:author="Rev 4 Allen Wirfs-Brock" w:date="2011-11-07T12:16:00Z">
          <w:pPr>
            <w:pStyle w:val="Alg4"/>
            <w:numPr>
              <w:numId w:val="496"/>
            </w:numPr>
            <w:tabs>
              <w:tab w:val="num" w:pos="360"/>
            </w:tabs>
            <w:spacing w:after="220"/>
            <w:ind w:left="360" w:hanging="360"/>
            <w:contextualSpacing/>
          </w:pPr>
        </w:pPrChange>
      </w:pPr>
      <w:ins w:id="13734" w:author="Rev 3 Allen Wirfs-Brock" w:date="2011-09-21T09:09:00Z">
        <w:del w:id="13735" w:author="Rev 4 Allen Wirfs-Brock" w:date="2011-10-19T15:48:00Z">
          <w:r w:rsidRPr="00B820AB" w:rsidDel="00210077">
            <w:delText xml:space="preserve">Return the BoundNames of </w:delText>
          </w:r>
        </w:del>
      </w:ins>
      <w:ins w:id="13736" w:author="Rev 3 Allen Wirfs-Brock" w:date="2011-09-21T10:16:00Z">
        <w:del w:id="13737" w:author="Rev 4 Allen Wirfs-Brock" w:date="2011-10-19T15:48:00Z">
          <w:r w:rsidR="001F75AE" w:rsidRPr="00675B74" w:rsidDel="00210077">
            <w:delText>the single non-terminal symbol that is the right hand side of the production</w:delText>
          </w:r>
        </w:del>
      </w:ins>
      <w:ins w:id="13738" w:author="Rev 3 Allen Wirfs-Brock" w:date="2011-09-21T09:09:00Z">
        <w:del w:id="13739" w:author="Rev 4 Allen Wirfs-Brock" w:date="2011-10-19T15:48:00Z">
          <w:r w:rsidRPr="00E77497" w:rsidDel="00210077">
            <w:delText>.</w:delText>
          </w:r>
        </w:del>
      </w:ins>
    </w:p>
    <w:p w14:paraId="22DD9D99" w14:textId="77777777" w:rsidR="001F75AE" w:rsidRPr="00E77497" w:rsidDel="00636FE6" w:rsidRDefault="001F75AE" w:rsidP="001F75AE">
      <w:pPr>
        <w:rPr>
          <w:ins w:id="13740" w:author="Rev 3 Allen Wirfs-Brock" w:date="2011-09-21T10:17:00Z"/>
          <w:del w:id="13741" w:author="Rev 4 Allen Wirfs-Brock" w:date="2011-10-19T16:05:00Z"/>
        </w:rPr>
      </w:pPr>
      <w:ins w:id="13742" w:author="Rev 3 Allen Wirfs-Brock" w:date="2011-09-21T10:17:00Z">
        <w:del w:id="13743" w:author="Rev 4 Allen Wirfs-Brock" w:date="2011-10-19T16:05:00Z">
          <w:r w:rsidRPr="00E77497" w:rsidDel="00636FE6">
            <w:delText xml:space="preserve">The </w:delText>
          </w:r>
        </w:del>
      </w:ins>
      <w:ins w:id="13744" w:author="Rev 3 Allen Wirfs-Brock" w:date="2011-09-21T10:18:00Z">
        <w:del w:id="13745" w:author="Rev 4 Allen Wirfs-Brock" w:date="2011-10-19T16:05:00Z">
          <w:r w:rsidRPr="00E77497" w:rsidDel="00636FE6">
            <w:rPr>
              <w:rStyle w:val="bnf"/>
            </w:rPr>
            <w:delText xml:space="preserve">Declaration  </w:delText>
          </w:r>
        </w:del>
      </w:ins>
      <w:ins w:id="13746" w:author="Rev 3 Allen Wirfs-Brock" w:date="2011-09-21T10:17:00Z">
        <w:del w:id="13747" w:author="Rev 4 Allen Wirfs-Brock" w:date="2011-10-19T16:05:00Z">
          <w:r w:rsidRPr="00E77497" w:rsidDel="00636FE6">
            <w:delText>productions are all evaluated as as follows</w:delText>
          </w:r>
        </w:del>
      </w:ins>
    </w:p>
    <w:p w14:paraId="2AF3B719" w14:textId="77777777" w:rsidR="001F75AE" w:rsidRPr="00E77497" w:rsidDel="00636FE6" w:rsidRDefault="001F75AE">
      <w:pPr>
        <w:pStyle w:val="Alg4"/>
        <w:numPr>
          <w:ilvl w:val="0"/>
          <w:numId w:val="553"/>
        </w:numPr>
        <w:spacing w:after="220"/>
        <w:contextualSpacing/>
        <w:rPr>
          <w:ins w:id="13748" w:author="Rev 3 Allen Wirfs-Brock" w:date="2011-09-21T10:17:00Z"/>
          <w:del w:id="13749" w:author="Rev 4 Allen Wirfs-Brock" w:date="2011-10-19T16:05:00Z"/>
        </w:rPr>
        <w:pPrChange w:id="13750" w:author="Rev 4 Allen Wirfs-Brock" w:date="2011-11-07T12:16:00Z">
          <w:pPr>
            <w:pStyle w:val="Alg4"/>
            <w:numPr>
              <w:numId w:val="587"/>
            </w:numPr>
            <w:tabs>
              <w:tab w:val="num" w:pos="360"/>
            </w:tabs>
            <w:spacing w:after="220"/>
            <w:ind w:left="360" w:hanging="360"/>
            <w:contextualSpacing/>
          </w:pPr>
        </w:pPrChange>
      </w:pPr>
      <w:ins w:id="13751" w:author="Rev 3 Allen Wirfs-Brock" w:date="2011-09-21T10:17:00Z">
        <w:del w:id="13752" w:author="Rev 4 Allen Wirfs-Brock" w:date="2011-10-19T16:05:00Z">
          <w:r w:rsidRPr="00E77497" w:rsidDel="00636FE6">
            <w:delText>Return the result of evaluating the  single non-terminal symbol that is the right hand side of the production.</w:delText>
          </w:r>
        </w:del>
      </w:ins>
    </w:p>
    <w:p w14:paraId="62C3FC9E" w14:textId="77777777" w:rsidR="004C02EF" w:rsidRPr="00E77497" w:rsidDel="0072353C" w:rsidRDefault="004C02EF" w:rsidP="004C02EF">
      <w:pPr>
        <w:pStyle w:val="Note"/>
        <w:rPr>
          <w:del w:id="13753" w:author="Rev 3 Allen Wirfs-Brock" w:date="2011-08-30T15:01:00Z"/>
        </w:rPr>
      </w:pPr>
      <w:del w:id="13754" w:author="Rev 3 Allen Wirfs-Brock" w:date="2011-08-30T15:01:00Z">
        <w:r w:rsidRPr="00E77497" w:rsidDel="0072353C">
          <w:delText>NOTE</w:delText>
        </w:r>
        <w:r w:rsidRPr="00E77497" w:rsidDel="0072353C">
          <w:tab/>
          <w:delText xml:space="preserve">Several widely used implementations of ECMAScript are known to support the use of </w:delText>
        </w:r>
        <w:r w:rsidRPr="00E77497" w:rsidDel="0072353C">
          <w:rPr>
            <w:rFonts w:ascii="Times New Roman" w:hAnsi="Times New Roman"/>
          </w:rPr>
          <w:delText>FunctionDeclaration</w:delText>
        </w:r>
        <w:r w:rsidRPr="00E77497" w:rsidDel="0072353C">
          <w:delText xml:space="preserve"> as a </w:delText>
        </w:r>
        <w:r w:rsidRPr="00E77497" w:rsidDel="0072353C">
          <w:rPr>
            <w:rFonts w:ascii="Times New Roman" w:hAnsi="Times New Roman"/>
          </w:rPr>
          <w:delText>Statement</w:delText>
        </w:r>
        <w:r w:rsidRPr="00E77497" w:rsidDel="0072353C">
          <w:delText xml:space="preserve">. However there are significant and irreconcilable variations among the implementations in the semantics applied to such </w:delText>
        </w:r>
        <w:r w:rsidRPr="00E77497" w:rsidDel="0072353C">
          <w:rPr>
            <w:rStyle w:val="bnf"/>
          </w:rPr>
          <w:delText>FunctionDeclarations</w:delText>
        </w:r>
        <w:r w:rsidRPr="00E77497" w:rsidDel="0072353C">
          <w:delText xml:space="preserve">. Because of these irreconcilable differences, the use of a </w:delText>
        </w:r>
        <w:r w:rsidRPr="00E77497" w:rsidDel="0072353C">
          <w:rPr>
            <w:rStyle w:val="bnf"/>
          </w:rPr>
          <w:delText>FunctionDeclaration</w:delText>
        </w:r>
        <w:r w:rsidRPr="00E77497" w:rsidDel="0072353C">
          <w:delText xml:space="preserve"> as a </w:delText>
        </w:r>
        <w:r w:rsidRPr="00E77497" w:rsidDel="0072353C">
          <w:rPr>
            <w:rStyle w:val="bnf"/>
          </w:rPr>
          <w:delText>Statement</w:delText>
        </w:r>
        <w:r w:rsidRPr="00E77497" w:rsidDel="0072353C">
          <w:delText xml:space="preserve"> results in code that is not reliably portable among implementations. It is recommended that ECMAScript implementations either disallow this usage of </w:delText>
        </w:r>
        <w:r w:rsidRPr="00E77497" w:rsidDel="0072353C">
          <w:rPr>
            <w:rStyle w:val="bnf"/>
          </w:rPr>
          <w:delText>FunctionDeclaration</w:delText>
        </w:r>
        <w:r w:rsidRPr="00E77497" w:rsidDel="0072353C">
          <w:delText xml:space="preserve"> or issue a warning when such a usage is encountered. Future editions of ECMAScript may define alternative portable means for declaring functions in a </w:delText>
        </w:r>
        <w:r w:rsidRPr="00E77497" w:rsidDel="0072353C">
          <w:rPr>
            <w:rStyle w:val="bnf"/>
          </w:rPr>
          <w:delText>Statement</w:delText>
        </w:r>
        <w:r w:rsidRPr="00E77497" w:rsidDel="0072353C">
          <w:delText xml:space="preserve"> context.</w:delText>
        </w:r>
      </w:del>
    </w:p>
    <w:p w14:paraId="13BF1EA1" w14:textId="77777777" w:rsidR="004C02EF" w:rsidRPr="00E77497" w:rsidRDefault="004C02EF" w:rsidP="003A4B22">
      <w:pPr>
        <w:pStyle w:val="20"/>
        <w:numPr>
          <w:ilvl w:val="0"/>
          <w:numId w:val="0"/>
        </w:numPr>
      </w:pPr>
      <w:bookmarkStart w:id="13755" w:name="_Ref440445201"/>
      <w:bookmarkStart w:id="13756" w:name="_Toc472818875"/>
      <w:bookmarkStart w:id="13757" w:name="_Toc235503449"/>
      <w:bookmarkStart w:id="13758" w:name="_Toc241509224"/>
      <w:bookmarkStart w:id="13759" w:name="_Toc244416711"/>
      <w:bookmarkStart w:id="13760" w:name="_Toc276631075"/>
      <w:bookmarkStart w:id="13761" w:name="_Toc329528805"/>
      <w:r w:rsidRPr="00E77497">
        <w:t>12.1</w:t>
      </w:r>
      <w:r w:rsidRPr="00E77497">
        <w:tab/>
        <w:t>Bloc</w:t>
      </w:r>
      <w:bookmarkEnd w:id="13463"/>
      <w:r w:rsidRPr="00E77497">
        <w:t>k</w:t>
      </w:r>
      <w:bookmarkEnd w:id="13755"/>
      <w:bookmarkEnd w:id="13756"/>
      <w:bookmarkEnd w:id="13757"/>
      <w:bookmarkEnd w:id="13758"/>
      <w:bookmarkEnd w:id="13759"/>
      <w:bookmarkEnd w:id="13760"/>
      <w:bookmarkEnd w:id="13761"/>
    </w:p>
    <w:p w14:paraId="2606C92D" w14:textId="77777777" w:rsidR="004C02EF" w:rsidRPr="00E77497" w:rsidRDefault="004C02EF" w:rsidP="004C02EF">
      <w:pPr>
        <w:pStyle w:val="Syntax"/>
      </w:pPr>
      <w:r w:rsidRPr="00E77497">
        <w:t>Syntax</w:t>
      </w:r>
    </w:p>
    <w:p w14:paraId="6D609026" w14:textId="77777777" w:rsidR="001434CE" w:rsidRPr="00E77497" w:rsidRDefault="001434CE" w:rsidP="001434CE">
      <w:pPr>
        <w:pStyle w:val="SyntaxRule"/>
        <w:rPr>
          <w:ins w:id="13762" w:author="Rev 3 Allen Wirfs-Brock" w:date="2011-09-09T13:16:00Z"/>
        </w:rPr>
      </w:pPr>
      <w:ins w:id="13763" w:author="Rev 3 Allen Wirfs-Brock" w:date="2011-09-09T13:16:00Z">
        <w:r w:rsidRPr="00E77497">
          <w:t xml:space="preserve">BlockStatement </w:t>
        </w:r>
        <w:r w:rsidRPr="00E77497">
          <w:rPr>
            <w:rFonts w:ascii="Arial" w:hAnsi="Arial"/>
            <w:b/>
            <w:i w:val="0"/>
          </w:rPr>
          <w:t>:</w:t>
        </w:r>
      </w:ins>
    </w:p>
    <w:p w14:paraId="2C86E29D" w14:textId="77777777" w:rsidR="001434CE" w:rsidRPr="00E77497" w:rsidRDefault="001434CE" w:rsidP="001434CE">
      <w:pPr>
        <w:pStyle w:val="SyntaxDefinition"/>
        <w:rPr>
          <w:ins w:id="13764" w:author="Rev 3 Allen Wirfs-Brock" w:date="2011-09-09T13:16:00Z"/>
        </w:rPr>
      </w:pPr>
      <w:ins w:id="13765" w:author="Rev 3 Allen Wirfs-Brock" w:date="2011-09-09T13:16:00Z">
        <w:r w:rsidRPr="00E77497">
          <w:t xml:space="preserve">Block </w:t>
        </w:r>
      </w:ins>
    </w:p>
    <w:p w14:paraId="4DB06E96" w14:textId="77777777" w:rsidR="004C02EF" w:rsidRPr="00E77497" w:rsidRDefault="004C02EF" w:rsidP="004C02EF">
      <w:pPr>
        <w:pStyle w:val="SyntaxRule"/>
      </w:pPr>
      <w:r w:rsidRPr="00E77497">
        <w:t xml:space="preserve">Block </w:t>
      </w:r>
      <w:r w:rsidRPr="00E77497">
        <w:rPr>
          <w:rFonts w:ascii="Arial" w:hAnsi="Arial"/>
          <w:b/>
          <w:i w:val="0"/>
        </w:rPr>
        <w:t>:</w:t>
      </w:r>
    </w:p>
    <w:p w14:paraId="048F4A43" w14:textId="77777777"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082090AF" w14:textId="77777777" w:rsidR="004C02EF" w:rsidRPr="00E77497" w:rsidRDefault="004C02EF" w:rsidP="004C02EF">
      <w:pPr>
        <w:pStyle w:val="SyntaxRule"/>
      </w:pPr>
      <w:r w:rsidRPr="00E77497">
        <w:t xml:space="preserve">StatementList </w:t>
      </w:r>
      <w:r w:rsidRPr="00E77497">
        <w:rPr>
          <w:rFonts w:ascii="Arial" w:hAnsi="Arial"/>
          <w:b/>
          <w:i w:val="0"/>
        </w:rPr>
        <w:t>:</w:t>
      </w:r>
    </w:p>
    <w:p w14:paraId="645B40B8" w14:textId="77777777" w:rsidR="004C02EF" w:rsidRPr="00E77497" w:rsidRDefault="004C02EF" w:rsidP="004C02EF">
      <w:pPr>
        <w:pStyle w:val="SyntaxDefinition"/>
        <w:rPr>
          <w:ins w:id="13766" w:author="Rev 3 Allen Wirfs-Brock" w:date="2011-08-30T16:09:00Z"/>
        </w:rPr>
      </w:pPr>
      <w:r w:rsidRPr="00E77497">
        <w:t>Statement</w:t>
      </w:r>
      <w:ins w:id="13767" w:author="Rev 3 Allen Wirfs-Brock" w:date="2011-08-30T16:10:00Z">
        <w:r w:rsidR="00201852" w:rsidRPr="00E77497">
          <w:t>ListItem</w:t>
        </w:r>
      </w:ins>
      <w:r w:rsidRPr="00E77497">
        <w:br/>
        <w:t>StatementList Statement</w:t>
      </w:r>
      <w:ins w:id="13768" w:author="Rev 3 Allen Wirfs-Brock" w:date="2011-08-30T16:11:00Z">
        <w:r w:rsidR="00201852" w:rsidRPr="00E77497">
          <w:t>ListItem</w:t>
        </w:r>
      </w:ins>
    </w:p>
    <w:p w14:paraId="1BCEC70F" w14:textId="77777777" w:rsidR="00201852" w:rsidRPr="00E77497" w:rsidRDefault="00201852" w:rsidP="00201852">
      <w:pPr>
        <w:pStyle w:val="SyntaxRule"/>
        <w:rPr>
          <w:ins w:id="13769" w:author="Rev 3 Allen Wirfs-Brock" w:date="2011-08-30T16:09:00Z"/>
        </w:rPr>
      </w:pPr>
      <w:ins w:id="13770" w:author="Rev 3 Allen Wirfs-Brock" w:date="2011-08-30T16:09:00Z">
        <w:r w:rsidRPr="00E77497">
          <w:t xml:space="preserve">StatementListItem </w:t>
        </w:r>
        <w:r w:rsidRPr="00E77497">
          <w:rPr>
            <w:rFonts w:ascii="Arial" w:hAnsi="Arial"/>
            <w:b/>
            <w:i w:val="0"/>
          </w:rPr>
          <w:t>:</w:t>
        </w:r>
      </w:ins>
    </w:p>
    <w:p w14:paraId="66B759B9" w14:textId="77777777" w:rsidR="00201852" w:rsidRPr="00E77497" w:rsidRDefault="00201852" w:rsidP="00201852">
      <w:pPr>
        <w:pStyle w:val="SyntaxDefinition"/>
        <w:rPr>
          <w:ins w:id="13771" w:author="Rev 3 Allen Wirfs-Brock" w:date="2011-08-30T16:09:00Z"/>
        </w:rPr>
      </w:pPr>
      <w:ins w:id="13772" w:author="Rev 3 Allen Wirfs-Brock" w:date="2011-08-30T16:09:00Z">
        <w:r w:rsidRPr="00E77497">
          <w:t>Statement</w:t>
        </w:r>
        <w:r w:rsidRPr="00E77497">
          <w:br/>
        </w:r>
      </w:ins>
      <w:ins w:id="13773" w:author="Rev 3 Allen Wirfs-Brock" w:date="2011-08-30T16:18:00Z">
        <w:r w:rsidRPr="00E77497">
          <w:t>Declaration</w:t>
        </w:r>
      </w:ins>
    </w:p>
    <w:p w14:paraId="22F9EECB" w14:textId="77777777" w:rsidR="004C02EF" w:rsidRPr="00E77497" w:rsidRDefault="003B5B66" w:rsidP="00C7794D">
      <w:pPr>
        <w:pStyle w:val="40"/>
        <w:numPr>
          <w:ilvl w:val="0"/>
          <w:numId w:val="0"/>
        </w:numPr>
      </w:pPr>
      <w:ins w:id="13774" w:author="Rev 4 Allen Wirfs-Brock" w:date="2011-10-19T15:45:00Z">
        <w:r w:rsidRPr="00E77497">
          <w:t xml:space="preserve">Static </w:t>
        </w:r>
      </w:ins>
      <w:r w:rsidR="004C02EF" w:rsidRPr="00E77497">
        <w:t>Semantics</w:t>
      </w:r>
    </w:p>
    <w:p w14:paraId="694A9A64" w14:textId="77777777" w:rsidR="003B5B66" w:rsidRPr="00E77497" w:rsidRDefault="00C9049C" w:rsidP="003B5B66">
      <w:pPr>
        <w:rPr>
          <w:ins w:id="13775" w:author="Rev 4 Allen Wirfs-Brock" w:date="2011-10-19T15:45:00Z"/>
          <w:rFonts w:ascii="Helvetica" w:hAnsi="Helvetica"/>
          <w:b/>
        </w:rPr>
      </w:pPr>
      <w:ins w:id="13776" w:author="Rev 4 Allen Wirfs-Brock" w:date="2011-10-20T10:20:00Z">
        <w:r w:rsidRPr="00E77497">
          <w:rPr>
            <w:rFonts w:ascii="Helvetica" w:hAnsi="Helvetica"/>
            <w:b/>
          </w:rPr>
          <w:t xml:space="preserve">Static Semantics:  </w:t>
        </w:r>
      </w:ins>
      <w:ins w:id="13777" w:author="Rev 4 Allen Wirfs-Brock" w:date="2011-10-19T15:45:00Z">
        <w:r w:rsidR="003B5B66" w:rsidRPr="00E77497">
          <w:rPr>
            <w:rFonts w:ascii="Helvetica" w:hAnsi="Helvetica"/>
            <w:b/>
          </w:rPr>
          <w:t>Early Errors</w:t>
        </w:r>
      </w:ins>
    </w:p>
    <w:p w14:paraId="6E11D474" w14:textId="77777777" w:rsidR="006A380D" w:rsidRPr="00E77497" w:rsidRDefault="006A380D" w:rsidP="006A380D">
      <w:pPr>
        <w:rPr>
          <w:ins w:id="13778" w:author="Rev 4 Allen Wirfs-Brock" w:date="2011-10-19T16:10:00Z"/>
        </w:rPr>
      </w:pPr>
      <w:ins w:id="13779" w:author="Rev 4 Allen Wirfs-Brock" w:date="2011-10-19T16:10: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ins>
    </w:p>
    <w:p w14:paraId="3D105616" w14:textId="77777777" w:rsidR="006A380D" w:rsidRPr="00E77497" w:rsidDel="00F144A1" w:rsidRDefault="006A380D" w:rsidP="00D5580A">
      <w:pPr>
        <w:numPr>
          <w:ilvl w:val="0"/>
          <w:numId w:val="737"/>
        </w:numPr>
        <w:spacing w:after="220"/>
        <w:contextualSpacing/>
        <w:rPr>
          <w:ins w:id="13780" w:author="Rev 4 Allen Wirfs-Brock" w:date="2011-10-19T16:10:00Z"/>
          <w:del w:id="13781" w:author="Rev 6 Allen Wirfs-Brock" w:date="2012-01-26T15:02:00Z"/>
        </w:rPr>
      </w:pPr>
      <w:ins w:id="13782" w:author="Rev 4 Allen Wirfs-Brock" w:date="2011-10-19T16:10:00Z">
        <w:del w:id="13783" w:author="Rev 6 Allen Wirfs-Brock" w:date="2012-01-26T15:02:00Z">
          <w:r w:rsidRPr="00E77497" w:rsidDel="00F144A1">
            <w:delText xml:space="preserve">It is a Syntax Error if </w:delText>
          </w:r>
          <w:r w:rsidRPr="00E77497" w:rsidDel="00F144A1">
            <w:rPr>
              <w:rFonts w:ascii="Times New Roman" w:hAnsi="Times New Roman"/>
              <w:i/>
            </w:rPr>
            <w:delText>StatementList</w:delText>
          </w:r>
          <w:r w:rsidRPr="00E77497" w:rsidDel="00F144A1">
            <w:delText xml:space="preserve"> includes a </w:delText>
          </w:r>
          <w:r w:rsidRPr="00E77497" w:rsidDel="00F144A1">
            <w:rPr>
              <w:rFonts w:ascii="Times New Roman" w:hAnsi="Times New Roman"/>
              <w:i/>
            </w:rPr>
            <w:delText xml:space="preserve">StatementListItem </w:delText>
          </w:r>
          <w:r w:rsidRPr="00E77497" w:rsidDel="00F144A1">
            <w:rPr>
              <w:b/>
            </w:rPr>
            <w:delText>:</w:delText>
          </w:r>
          <w:r w:rsidRPr="00E77497" w:rsidDel="00F144A1">
            <w:rPr>
              <w:rFonts w:ascii="Times New Roman" w:hAnsi="Times New Roman"/>
              <w:i/>
            </w:rPr>
            <w:delText xml:space="preserve"> Declaration </w:delText>
          </w:r>
          <w:r w:rsidRPr="00E77497" w:rsidDel="00F144A1">
            <w:delText xml:space="preserve">production whose </w:delText>
          </w:r>
          <w:r w:rsidRPr="00E77497" w:rsidDel="00F144A1">
            <w:rPr>
              <w:rFonts w:ascii="Times New Roman" w:hAnsi="Times New Roman"/>
              <w:i/>
            </w:rPr>
            <w:delText>Declaration</w:delText>
          </w:r>
          <w:r w:rsidRPr="00E77497" w:rsidDel="00F144A1">
            <w:delText xml:space="preserve"> is a </w:delText>
          </w:r>
          <w:r w:rsidRPr="00E77497" w:rsidDel="00F144A1">
            <w:rPr>
              <w:rFonts w:ascii="Times New Roman" w:hAnsi="Times New Roman"/>
              <w:i/>
            </w:rPr>
            <w:delText xml:space="preserv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FunctionDeclaration</w:delText>
          </w:r>
          <w:r w:rsidRPr="00E77497" w:rsidDel="00F144A1">
            <w:delText xml:space="preserve"> production  and the source code matching this </w:delText>
          </w:r>
          <w:r w:rsidRPr="00E77497" w:rsidDel="00F144A1">
            <w:rPr>
              <w:rFonts w:ascii="Times New Roman" w:hAnsi="Times New Roman"/>
              <w:i/>
            </w:rPr>
            <w:delText xml:space="preserve">Block </w:delText>
          </w:r>
          <w:r w:rsidRPr="00E77497" w:rsidDel="00F144A1">
            <w:delText>production is not contained in extended code.</w:delText>
          </w:r>
        </w:del>
      </w:ins>
    </w:p>
    <w:p w14:paraId="36C34BDB" w14:textId="77777777" w:rsidR="006A380D" w:rsidRPr="00E77497" w:rsidRDefault="006A380D" w:rsidP="00D5580A">
      <w:pPr>
        <w:numPr>
          <w:ilvl w:val="0"/>
          <w:numId w:val="737"/>
        </w:numPr>
        <w:spacing w:after="220"/>
        <w:contextualSpacing/>
        <w:rPr>
          <w:ins w:id="13784" w:author="Rev 4 Allen Wirfs-Brock" w:date="2011-10-19T16:10:00Z"/>
        </w:rPr>
      </w:pPr>
      <w:ins w:id="13785" w:author="Rev 4 Allen Wirfs-Brock" w:date="2011-10-19T16:10:00Z">
        <w:r w:rsidRPr="00E77497">
          <w:t xml:space="preserve">It is a Syntax Error if the LexicallyDeclaredNames of </w:t>
        </w:r>
        <w:r w:rsidRPr="00E77497">
          <w:rPr>
            <w:rFonts w:ascii="Times New Roman" w:hAnsi="Times New Roman"/>
            <w:i/>
          </w:rPr>
          <w:t>StatementList</w:t>
        </w:r>
        <w:r w:rsidRPr="00E77497">
          <w:t xml:space="preserve"> contains any duplicate ent</w:t>
        </w:r>
        <w:del w:id="13786" w:author="Rev 9 Allen Wirfs-Brock" w:date="2012-07-08T14:36:00Z">
          <w:r w:rsidRPr="00E77497" w:rsidDel="00491BC9">
            <w:delText>i</w:delText>
          </w:r>
        </w:del>
        <w:r w:rsidRPr="00E77497">
          <w:t>r</w:t>
        </w:r>
      </w:ins>
      <w:ins w:id="13787" w:author="Rev 6 Allen Wirfs-Brock" w:date="2012-02-27T16:13:00Z">
        <w:r w:rsidR="00650D6A">
          <w:t>i</w:t>
        </w:r>
      </w:ins>
      <w:ins w:id="13788" w:author="Rev 4 Allen Wirfs-Brock" w:date="2011-10-19T16:10:00Z">
        <w:r w:rsidRPr="00E77497">
          <w:t>es.</w:t>
        </w:r>
      </w:ins>
    </w:p>
    <w:p w14:paraId="7D41DD6E" w14:textId="77777777" w:rsidR="006A380D" w:rsidRPr="00E77497" w:rsidRDefault="006A380D" w:rsidP="00D5580A">
      <w:pPr>
        <w:numPr>
          <w:ilvl w:val="0"/>
          <w:numId w:val="737"/>
        </w:numPr>
        <w:spacing w:after="220"/>
        <w:rPr>
          <w:ins w:id="13789" w:author="Rev 4 Allen Wirfs-Brock" w:date="2011-10-19T16:10:00Z"/>
        </w:rPr>
      </w:pPr>
      <w:ins w:id="13790" w:author="Rev 4 Allen Wirfs-Brock" w:date="2011-10-19T16:10:00Z">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14:paraId="62D8D319" w14:textId="77777777" w:rsidR="0052272C" w:rsidRPr="00E77497" w:rsidRDefault="0052272C" w:rsidP="0052272C">
      <w:pPr>
        <w:rPr>
          <w:ins w:id="13791" w:author="Rev 4 Allen Wirfs-Brock" w:date="2011-10-20T09:26:00Z"/>
          <w:rFonts w:ascii="Helvetica" w:hAnsi="Helvetica"/>
          <w:b/>
        </w:rPr>
      </w:pPr>
      <w:ins w:id="13792" w:author="Rev 4 Allen Wirfs-Brock" w:date="2011-10-20T09:26:00Z">
        <w:r w:rsidRPr="00E77497">
          <w:rPr>
            <w:rFonts w:ascii="Helvetica" w:hAnsi="Helvetica"/>
            <w:b/>
          </w:rPr>
          <w:t xml:space="preserve">Static Semantics:  </w:t>
        </w:r>
      </w:ins>
      <w:ins w:id="13793" w:author="Rev 4 Allen Wirfs-Brock" w:date="2011-10-20T09:27:00Z">
        <w:r w:rsidRPr="00E77497">
          <w:rPr>
            <w:rFonts w:ascii="Helvetica" w:hAnsi="Helvetica"/>
            <w:b/>
            <w:lang w:eastAsia="en-US"/>
          </w:rPr>
          <w:t>Lexical</w:t>
        </w:r>
      </w:ins>
      <w:ins w:id="13794" w:author="Rev 4 Allen Wirfs-Brock" w:date="2011-10-20T09:26:00Z">
        <w:r w:rsidRPr="00E77497">
          <w:rPr>
            <w:rFonts w:ascii="Helvetica" w:hAnsi="Helvetica"/>
            <w:b/>
            <w:lang w:eastAsia="en-US"/>
          </w:rPr>
          <w:t>Declar</w:t>
        </w:r>
      </w:ins>
      <w:ins w:id="13795" w:author="Rev 4 Allen Wirfs-Brock" w:date="2011-10-20T09:27:00Z">
        <w:r w:rsidRPr="00E77497">
          <w:rPr>
            <w:rFonts w:ascii="Helvetica" w:hAnsi="Helvetica"/>
            <w:b/>
            <w:lang w:eastAsia="en-US"/>
          </w:rPr>
          <w:t>ations</w:t>
        </w:r>
      </w:ins>
    </w:p>
    <w:p w14:paraId="332755F3" w14:textId="77777777" w:rsidR="0052272C" w:rsidRPr="00E77497" w:rsidDel="00F71D44" w:rsidRDefault="0052272C" w:rsidP="0052272C">
      <w:pPr>
        <w:rPr>
          <w:ins w:id="13796" w:author="Rev 4 Allen Wirfs-Brock" w:date="2011-10-20T09:26:00Z"/>
          <w:del w:id="13797" w:author="Rev 8 Allen Wirfs-Brock" w:date="2012-06-01T08:44:00Z"/>
        </w:rPr>
      </w:pPr>
      <w:ins w:id="13798" w:author="Rev 4 Allen Wirfs-Brock" w:date="2011-10-20T09:26:00Z">
        <w:del w:id="13799" w:author="Rev 8 Allen Wirfs-Brock" w:date="2012-06-01T08:44: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07192C63" w14:textId="77777777" w:rsidR="0052272C" w:rsidRPr="00E77497" w:rsidDel="00F71D44" w:rsidRDefault="0052272C" w:rsidP="007B6658">
      <w:pPr>
        <w:pStyle w:val="Alg4"/>
        <w:numPr>
          <w:ilvl w:val="0"/>
          <w:numId w:val="526"/>
        </w:numPr>
        <w:spacing w:after="220"/>
        <w:contextualSpacing/>
        <w:rPr>
          <w:ins w:id="13800" w:author="Rev 4 Allen Wirfs-Brock" w:date="2011-10-20T09:26:00Z"/>
          <w:del w:id="13801" w:author="Rev 8 Allen Wirfs-Brock" w:date="2012-06-01T08:44:00Z"/>
        </w:rPr>
      </w:pPr>
      <w:ins w:id="13802" w:author="Rev 4 Allen Wirfs-Brock" w:date="2011-10-20T09:26:00Z">
        <w:del w:id="13803" w:author="Rev 8 Allen Wirfs-Brock" w:date="2012-06-01T08:44:00Z">
          <w:r w:rsidRPr="00E77497" w:rsidDel="00F71D44">
            <w:delText xml:space="preserve">Return the LexicalDeclarations of </w:delText>
          </w:r>
          <w:r w:rsidRPr="00E77497" w:rsidDel="00F71D44">
            <w:rPr>
              <w:i/>
            </w:rPr>
            <w:delText>StatementListItem</w:delText>
          </w:r>
          <w:r w:rsidRPr="00E77497" w:rsidDel="00F71D44">
            <w:delText>.</w:delText>
          </w:r>
        </w:del>
      </w:ins>
    </w:p>
    <w:p w14:paraId="6BC89506" w14:textId="77777777" w:rsidR="00D440FA" w:rsidRPr="00E77497" w:rsidRDefault="00D440FA" w:rsidP="00D440FA">
      <w:pPr>
        <w:rPr>
          <w:ins w:id="13804" w:author="Rev 4 Allen Wirfs-Brock" w:date="2011-10-20T09:32:00Z"/>
        </w:rPr>
      </w:pPr>
      <w:ins w:id="13805" w:author="Rev 4 Allen Wirfs-Brock" w:date="2011-10-20T09:32: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0909F6D4" w14:textId="77777777" w:rsidR="00D440FA" w:rsidRPr="00E77497" w:rsidRDefault="00D440FA" w:rsidP="007B6658">
      <w:pPr>
        <w:pStyle w:val="Alg4"/>
        <w:numPr>
          <w:ilvl w:val="0"/>
          <w:numId w:val="527"/>
        </w:numPr>
        <w:spacing w:after="220"/>
        <w:contextualSpacing/>
        <w:rPr>
          <w:ins w:id="13806" w:author="Rev 4 Allen Wirfs-Brock" w:date="2011-10-20T09:32:00Z"/>
        </w:rPr>
      </w:pPr>
      <w:ins w:id="13807" w:author="Rev 4 Allen Wirfs-Brock" w:date="2011-10-20T09:32:00Z">
        <w:r w:rsidRPr="00E77497">
          <w:t xml:space="preserve">Let </w:t>
        </w:r>
        <w:r w:rsidRPr="00E77497">
          <w:rPr>
            <w:i/>
          </w:rPr>
          <w:t xml:space="preserve">declarations </w:t>
        </w:r>
        <w:r w:rsidRPr="00E77497">
          <w:t xml:space="preserve">be LexicalDeclarations of </w:t>
        </w:r>
        <w:r w:rsidRPr="00E77497">
          <w:rPr>
            <w:i/>
          </w:rPr>
          <w:t>StatementList</w:t>
        </w:r>
        <w:r w:rsidRPr="00E77497">
          <w:t>.</w:t>
        </w:r>
      </w:ins>
    </w:p>
    <w:p w14:paraId="5E4EC901" w14:textId="77777777" w:rsidR="00D440FA" w:rsidRPr="00E77497" w:rsidRDefault="00D440FA" w:rsidP="007B6658">
      <w:pPr>
        <w:pStyle w:val="Alg4"/>
        <w:numPr>
          <w:ilvl w:val="0"/>
          <w:numId w:val="527"/>
        </w:numPr>
        <w:spacing w:after="220"/>
        <w:contextualSpacing/>
        <w:rPr>
          <w:ins w:id="13808" w:author="Rev 4 Allen Wirfs-Brock" w:date="2011-10-20T09:32:00Z"/>
          <w:rStyle w:val="bnf"/>
          <w:i w:val="0"/>
        </w:rPr>
      </w:pPr>
      <w:ins w:id="13809" w:author="Rev 4 Allen Wirfs-Brock" w:date="2011-10-20T09:32:00Z">
        <w:r w:rsidRPr="00E77497">
          <w:t xml:space="preserve">Append to </w:t>
        </w:r>
        <w:r w:rsidRPr="00E77497">
          <w:rPr>
            <w:i/>
          </w:rPr>
          <w:t>names</w:t>
        </w:r>
        <w:r w:rsidRPr="00E77497">
          <w:t xml:space="preserve"> the elements of the LexicalDeclarations of </w:t>
        </w:r>
        <w:r w:rsidRPr="00E77497">
          <w:rPr>
            <w:i/>
          </w:rPr>
          <w:t>StatementListItem</w:t>
        </w:r>
        <w:r w:rsidRPr="00E77497">
          <w:rPr>
            <w:rStyle w:val="bnf"/>
          </w:rPr>
          <w:t>.</w:t>
        </w:r>
      </w:ins>
    </w:p>
    <w:p w14:paraId="0F8208BA" w14:textId="77777777" w:rsidR="00D440FA" w:rsidRPr="00E77497" w:rsidRDefault="00D440FA" w:rsidP="007B6658">
      <w:pPr>
        <w:pStyle w:val="Alg4"/>
        <w:numPr>
          <w:ilvl w:val="0"/>
          <w:numId w:val="527"/>
        </w:numPr>
        <w:spacing w:after="220"/>
        <w:contextualSpacing/>
        <w:rPr>
          <w:ins w:id="13810" w:author="Rev 4 Allen Wirfs-Brock" w:date="2011-10-20T09:32:00Z"/>
        </w:rPr>
      </w:pPr>
      <w:ins w:id="13811" w:author="Rev 4 Allen Wirfs-Brock" w:date="2011-10-20T09:32:00Z">
        <w:r w:rsidRPr="00E77497">
          <w:t xml:space="preserve">Return </w:t>
        </w:r>
        <w:r w:rsidRPr="00E77497">
          <w:rPr>
            <w:i/>
          </w:rPr>
          <w:t>declarations</w:t>
        </w:r>
        <w:r w:rsidRPr="00E77497">
          <w:t>.</w:t>
        </w:r>
      </w:ins>
    </w:p>
    <w:p w14:paraId="0A95877D" w14:textId="77777777" w:rsidR="001731CD" w:rsidRPr="00E77497" w:rsidRDefault="001731CD" w:rsidP="001731CD">
      <w:pPr>
        <w:rPr>
          <w:ins w:id="13812" w:author="Rev 4 Allen Wirfs-Brock" w:date="2011-10-20T09:40:00Z"/>
        </w:rPr>
      </w:pPr>
      <w:ins w:id="13813"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257B7791" w14:textId="77777777" w:rsidR="001731CD" w:rsidRPr="00E77497" w:rsidRDefault="001731CD" w:rsidP="007B6658">
      <w:pPr>
        <w:pStyle w:val="Alg4"/>
        <w:numPr>
          <w:ilvl w:val="0"/>
          <w:numId w:val="465"/>
        </w:numPr>
        <w:spacing w:after="220"/>
        <w:contextualSpacing/>
        <w:rPr>
          <w:ins w:id="13814" w:author="Rev 4 Allen Wirfs-Brock" w:date="2011-10-20T09:40:00Z"/>
        </w:rPr>
      </w:pPr>
      <w:ins w:id="13815" w:author="Rev 4 Allen Wirfs-Brock" w:date="2011-10-20T09:40:00Z">
        <w:r w:rsidRPr="00E77497">
          <w:t>Return a new empty List.</w:t>
        </w:r>
      </w:ins>
    </w:p>
    <w:p w14:paraId="0CA6AF26" w14:textId="77777777" w:rsidR="006E14C7" w:rsidRPr="00E77497" w:rsidRDefault="006E14C7" w:rsidP="006E14C7">
      <w:pPr>
        <w:rPr>
          <w:ins w:id="13816" w:author="Rev 4 Allen Wirfs-Brock" w:date="2011-10-20T09:44:00Z"/>
        </w:rPr>
      </w:pPr>
      <w:ins w:id="13817" w:author="Rev 4 Allen Wirfs-Brock" w:date="2011-10-20T09:44: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719A047E" w14:textId="77777777" w:rsidR="006E14C7" w:rsidRPr="00E77497" w:rsidRDefault="006E14C7" w:rsidP="007B6658">
      <w:pPr>
        <w:pStyle w:val="Alg4"/>
        <w:numPr>
          <w:ilvl w:val="0"/>
          <w:numId w:val="530"/>
        </w:numPr>
        <w:spacing w:after="220"/>
        <w:contextualSpacing/>
        <w:rPr>
          <w:ins w:id="13818" w:author="Rev 4 Allen Wirfs-Brock" w:date="2011-10-20T09:44:00Z"/>
        </w:rPr>
      </w:pPr>
      <w:ins w:id="13819" w:author="Rev 4 Allen Wirfs-Brock" w:date="2011-10-20T09:44:00Z">
        <w:r w:rsidRPr="00E77497">
          <w:t xml:space="preserve">Return </w:t>
        </w:r>
        <w:del w:id="13820" w:author="Rev 9 Allen Wirfs-Brock" w:date="2012-07-07T16:45:00Z">
          <w:r w:rsidRPr="00E77497" w:rsidDel="00625115">
            <w:delText xml:space="preserve">return </w:delText>
          </w:r>
        </w:del>
        <w:r w:rsidRPr="00E77497">
          <w:t xml:space="preserve">a new List containing </w:t>
        </w:r>
        <w:r w:rsidRPr="00E77497">
          <w:rPr>
            <w:i/>
          </w:rPr>
          <w:t>Declaration</w:t>
        </w:r>
        <w:r w:rsidRPr="00E77497">
          <w:t>.</w:t>
        </w:r>
      </w:ins>
    </w:p>
    <w:p w14:paraId="3CAB3EC0" w14:textId="77777777" w:rsidR="00DD7BE8" w:rsidRPr="00E77497" w:rsidDel="006A380D" w:rsidRDefault="00DD7BE8" w:rsidP="00DD7BE8">
      <w:pPr>
        <w:rPr>
          <w:ins w:id="13821" w:author="Rev 3 Allen Wirfs-Brock" w:date="2011-09-09T13:19:00Z"/>
          <w:del w:id="13822" w:author="Rev 4 Allen Wirfs-Brock" w:date="2011-10-19T16:11:00Z"/>
        </w:rPr>
      </w:pPr>
      <w:ins w:id="13823" w:author="Rev 3 Allen Wirfs-Brock" w:date="2011-09-09T13:19:00Z">
        <w:del w:id="13824" w:author="Rev 4 Allen Wirfs-Brock" w:date="2011-10-19T16:11:00Z">
          <w:r w:rsidRPr="00E77497" w:rsidDel="006A380D">
            <w:delText xml:space="preserve">The VarDeclaredNames of the production  </w:delText>
          </w:r>
          <w:r w:rsidRPr="00E77497" w:rsidDel="006A380D">
            <w:rPr>
              <w:rFonts w:ascii="Times New Roman" w:hAnsi="Times New Roman"/>
              <w:i/>
            </w:rPr>
            <w:delText xml:space="preserve">BlockStatement </w:delText>
          </w:r>
          <w:r w:rsidRPr="00E77497" w:rsidDel="006A380D">
            <w:rPr>
              <w:b/>
            </w:rPr>
            <w:delText>:</w:delText>
          </w:r>
          <w:r w:rsidRPr="00E77497" w:rsidDel="006A380D">
            <w:rPr>
              <w:rFonts w:ascii="Times New Roman" w:hAnsi="Times New Roman"/>
              <w:i/>
            </w:rPr>
            <w:delText xml:space="preserve"> Block</w:delText>
          </w:r>
          <w:r w:rsidRPr="00E77497" w:rsidDel="006A380D">
            <w:delText xml:space="preserve"> is determined as follows:</w:delText>
          </w:r>
        </w:del>
      </w:ins>
    </w:p>
    <w:p w14:paraId="109311A9" w14:textId="77777777" w:rsidR="00DD7BE8" w:rsidRPr="00E77497" w:rsidDel="006A380D" w:rsidRDefault="00DD7BE8">
      <w:pPr>
        <w:pStyle w:val="Alg4"/>
        <w:numPr>
          <w:ilvl w:val="0"/>
          <w:numId w:val="474"/>
        </w:numPr>
        <w:spacing w:after="220"/>
        <w:contextualSpacing/>
        <w:rPr>
          <w:ins w:id="13825" w:author="Rev 3 Allen Wirfs-Brock" w:date="2011-09-09T13:19:00Z"/>
          <w:del w:id="13826" w:author="Rev 4 Allen Wirfs-Brock" w:date="2011-10-19T16:11:00Z"/>
        </w:rPr>
        <w:pPrChange w:id="13827" w:author="Rev 4 Allen Wirfs-Brock" w:date="2011-11-07T12:16:00Z">
          <w:pPr>
            <w:pStyle w:val="Alg4"/>
            <w:numPr>
              <w:numId w:val="504"/>
            </w:numPr>
            <w:tabs>
              <w:tab w:val="num" w:pos="360"/>
            </w:tabs>
            <w:spacing w:after="220"/>
            <w:ind w:left="360" w:hanging="360"/>
            <w:contextualSpacing/>
          </w:pPr>
        </w:pPrChange>
      </w:pPr>
      <w:ins w:id="13828" w:author="Rev 3 Allen Wirfs-Brock" w:date="2011-09-09T13:19:00Z">
        <w:del w:id="13829" w:author="Rev 4 Allen Wirfs-Brock" w:date="2011-10-19T16:11:00Z">
          <w:r w:rsidRPr="00E77497" w:rsidDel="006A380D">
            <w:delText xml:space="preserve">Return the VarDeclaredNames of </w:delText>
          </w:r>
          <w:r w:rsidRPr="00E77497" w:rsidDel="006A380D">
            <w:rPr>
              <w:i/>
            </w:rPr>
            <w:delText>Block</w:delText>
          </w:r>
          <w:r w:rsidRPr="00E77497" w:rsidDel="006A380D">
            <w:delText>.</w:delText>
          </w:r>
        </w:del>
      </w:ins>
    </w:p>
    <w:p w14:paraId="751945ED" w14:textId="77777777" w:rsidR="00DD7BE8" w:rsidRPr="00E77497" w:rsidDel="00E37882" w:rsidRDefault="00DD7BE8" w:rsidP="00DD7BE8">
      <w:pPr>
        <w:rPr>
          <w:ins w:id="13830" w:author="Rev 3 Allen Wirfs-Brock" w:date="2011-09-09T13:20:00Z"/>
          <w:del w:id="13831" w:author="Rev 4 Allen Wirfs-Brock" w:date="2011-10-20T09:20:00Z"/>
        </w:rPr>
      </w:pPr>
      <w:ins w:id="13832" w:author="Rev 3 Allen Wirfs-Brock" w:date="2011-09-09T13:20:00Z">
        <w:del w:id="13833" w:author="Rev 4 Allen Wirfs-Brock" w:date="2011-10-20T09:20:00Z">
          <w:r w:rsidRPr="00E77497" w:rsidDel="00E37882">
            <w:delText xml:space="preserve">The production </w:delText>
          </w:r>
        </w:del>
      </w:ins>
      <w:ins w:id="13834" w:author="Rev 3 Allen Wirfs-Brock" w:date="2011-09-09T13:21:00Z">
        <w:del w:id="13835" w:author="Rev 4 Allen Wirfs-Brock" w:date="2011-10-20T09:20:00Z">
          <w:r w:rsidRPr="00E77497" w:rsidDel="00E37882">
            <w:rPr>
              <w:rFonts w:ascii="Times New Roman" w:hAnsi="Times New Roman"/>
              <w:i/>
            </w:rPr>
            <w:delText xml:space="preserve">BlockStatement </w:delText>
          </w:r>
          <w:r w:rsidRPr="00E77497" w:rsidDel="00E37882">
            <w:rPr>
              <w:b/>
            </w:rPr>
            <w:delText>:</w:delText>
          </w:r>
          <w:r w:rsidRPr="00E77497" w:rsidDel="00E37882">
            <w:rPr>
              <w:rFonts w:ascii="Times New Roman" w:hAnsi="Times New Roman"/>
              <w:i/>
            </w:rPr>
            <w:delText xml:space="preserve"> Block</w:delText>
          </w:r>
          <w:r w:rsidRPr="00E77497" w:rsidDel="00E37882">
            <w:delText xml:space="preserve"> </w:delText>
          </w:r>
        </w:del>
      </w:ins>
      <w:ins w:id="13836" w:author="Rev 3 Allen Wirfs-Brock" w:date="2011-09-09T13:20:00Z">
        <w:del w:id="13837" w:author="Rev 4 Allen Wirfs-Brock" w:date="2011-10-20T09:20:00Z">
          <w:r w:rsidRPr="00E77497" w:rsidDel="00E37882">
            <w:delText>is evaluated as follows:</w:delText>
          </w:r>
        </w:del>
      </w:ins>
    </w:p>
    <w:p w14:paraId="659C8484" w14:textId="77777777" w:rsidR="00DD7BE8" w:rsidRPr="00E77497" w:rsidDel="00E37882" w:rsidRDefault="00DD7BE8">
      <w:pPr>
        <w:pStyle w:val="Alg2"/>
        <w:numPr>
          <w:ilvl w:val="0"/>
          <w:numId w:val="516"/>
        </w:numPr>
        <w:spacing w:after="220"/>
        <w:rPr>
          <w:ins w:id="13838" w:author="Rev 3 Allen Wirfs-Brock" w:date="2011-09-09T13:20:00Z"/>
          <w:del w:id="13839" w:author="Rev 4 Allen Wirfs-Brock" w:date="2011-10-20T09:20:00Z"/>
        </w:rPr>
        <w:pPrChange w:id="13840" w:author="Rev 4 Allen Wirfs-Brock" w:date="2011-11-07T12:16:00Z">
          <w:pPr>
            <w:pStyle w:val="Alg2"/>
            <w:numPr>
              <w:numId w:val="547"/>
            </w:numPr>
            <w:tabs>
              <w:tab w:val="num" w:pos="360"/>
            </w:tabs>
            <w:spacing w:after="220"/>
            <w:ind w:left="360" w:hanging="360"/>
          </w:pPr>
        </w:pPrChange>
      </w:pPr>
      <w:ins w:id="13841" w:author="Rev 3 Allen Wirfs-Brock" w:date="2011-09-09T13:20:00Z">
        <w:del w:id="13842" w:author="Rev 4 Allen Wirfs-Brock" w:date="2011-10-20T09:20:00Z">
          <w:r w:rsidRPr="00E77497" w:rsidDel="00E37882">
            <w:delText xml:space="preserve">Return the result of evaluating </w:delText>
          </w:r>
        </w:del>
      </w:ins>
      <w:ins w:id="13843" w:author="Rev 3 Allen Wirfs-Brock" w:date="2011-09-09T13:21:00Z">
        <w:del w:id="13844" w:author="Rev 4 Allen Wirfs-Brock" w:date="2011-10-20T09:20:00Z">
          <w:r w:rsidRPr="00E77497" w:rsidDel="00E37882">
            <w:rPr>
              <w:i/>
            </w:rPr>
            <w:delText>Block</w:delText>
          </w:r>
        </w:del>
      </w:ins>
      <w:ins w:id="13845" w:author="Rev 3 Allen Wirfs-Brock" w:date="2011-09-09T13:20:00Z">
        <w:del w:id="13846" w:author="Rev 4 Allen Wirfs-Brock" w:date="2011-10-20T09:20:00Z">
          <w:r w:rsidRPr="00E77497" w:rsidDel="00E37882">
            <w:delText>.</w:delText>
          </w:r>
        </w:del>
      </w:ins>
    </w:p>
    <w:p w14:paraId="409499B0" w14:textId="77777777" w:rsidR="00DD7BE8" w:rsidRPr="00C7794D" w:rsidRDefault="00402C31" w:rsidP="002135E7">
      <w:pPr>
        <w:rPr>
          <w:ins w:id="13847" w:author="Rev 3 Allen Wirfs-Brock" w:date="2011-09-09T13:22:00Z"/>
          <w:rFonts w:ascii="Helvetica" w:hAnsi="Helvetica"/>
          <w:b/>
        </w:rPr>
      </w:pPr>
      <w:ins w:id="13848" w:author="Rev 4 Allen Wirfs-Brock" w:date="2011-10-19T16:12:00Z">
        <w:r w:rsidRPr="00E77497">
          <w:rPr>
            <w:rFonts w:ascii="Helvetica" w:hAnsi="Helvetica"/>
            <w:b/>
          </w:rPr>
          <w:t xml:space="preserve">Static Semantics:  </w:t>
        </w:r>
        <w:r w:rsidRPr="00E77497">
          <w:rPr>
            <w:rFonts w:ascii="Helvetica" w:hAnsi="Helvetica"/>
            <w:b/>
            <w:lang w:eastAsia="en-US"/>
          </w:rPr>
          <w:t>LexicallyDeclaredNames</w:t>
        </w:r>
      </w:ins>
    </w:p>
    <w:p w14:paraId="1FD8D7B2" w14:textId="77777777" w:rsidR="00FF1DF7" w:rsidRPr="00E77497" w:rsidRDefault="00FF1DF7" w:rsidP="00FF1DF7">
      <w:pPr>
        <w:rPr>
          <w:ins w:id="13849" w:author="Rev 3 Allen Wirfs-Brock" w:date="2011-09-09T15:47:00Z"/>
        </w:rPr>
      </w:pPr>
      <w:ins w:id="13850" w:author="Rev 3 Allen Wirfs-Brock" w:date="2011-09-09T15:47:00Z">
        <w:del w:id="13851" w:author="Rev 4 Allen Wirfs-Brock" w:date="2011-10-19T16:13:00Z">
          <w:r w:rsidRPr="004D1BD1" w:rsidDel="00402C31">
            <w:delText xml:space="preserve">The </w:delText>
          </w:r>
        </w:del>
      </w:ins>
      <w:ins w:id="13852" w:author="Rev 3 Allen Wirfs-Brock" w:date="2011-09-09T15:48:00Z">
        <w:del w:id="13853" w:author="Rev 4 Allen Wirfs-Brock" w:date="2011-10-19T16:13:00Z">
          <w:r w:rsidRPr="003B4312" w:rsidDel="00402C31">
            <w:delText>Lex</w:delText>
          </w:r>
          <w:r w:rsidRPr="006B6D0A" w:rsidDel="00402C31">
            <w:delText xml:space="preserve">icallyDeclaredNames </w:delText>
          </w:r>
        </w:del>
      </w:ins>
      <w:ins w:id="13854" w:author="Rev 3 Allen Wirfs-Brock" w:date="2011-09-09T15:47:00Z">
        <w:del w:id="13855" w:author="Rev 4 Allen Wirfs-Brock" w:date="2011-10-19T16:13:00Z">
          <w:r w:rsidRPr="006B6D0A" w:rsidDel="00402C31">
            <w:delText xml:space="preserve">of the production  </w:delText>
          </w:r>
        </w:del>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del w:id="13856" w:author="Rev 4 Allen Wirfs-Brock" w:date="2011-10-19T16:13:00Z">
          <w:r w:rsidRPr="00E77497" w:rsidDel="00402C31">
            <w:delText>is determined as follows:</w:delText>
          </w:r>
        </w:del>
      </w:ins>
    </w:p>
    <w:p w14:paraId="5CD78A93" w14:textId="77777777" w:rsidR="00FF1DF7" w:rsidRPr="00E77497" w:rsidRDefault="00FF1DF7" w:rsidP="007B6658">
      <w:pPr>
        <w:pStyle w:val="Alg4"/>
        <w:numPr>
          <w:ilvl w:val="0"/>
          <w:numId w:val="473"/>
        </w:numPr>
        <w:spacing w:after="220"/>
        <w:contextualSpacing/>
        <w:rPr>
          <w:ins w:id="13857" w:author="Rev 3 Allen Wirfs-Brock" w:date="2011-09-09T15:47:00Z"/>
        </w:rPr>
      </w:pPr>
      <w:ins w:id="13858" w:author="Rev 3 Allen Wirfs-Brock" w:date="2011-09-09T15:47:00Z">
        <w:r w:rsidRPr="00E77497">
          <w:t>Return a new empty List.</w:t>
        </w:r>
      </w:ins>
    </w:p>
    <w:p w14:paraId="53EC0B1C" w14:textId="77777777" w:rsidR="00050A0E" w:rsidRPr="00E77497" w:rsidDel="00F71D44" w:rsidRDefault="00050A0E" w:rsidP="00050A0E">
      <w:pPr>
        <w:rPr>
          <w:ins w:id="13859" w:author="Rev 4 Allen Wirfs-Brock" w:date="2011-10-19T16:15:00Z"/>
          <w:del w:id="13860" w:author="Rev 8 Allen Wirfs-Brock" w:date="2012-06-01T08:44:00Z"/>
        </w:rPr>
      </w:pPr>
      <w:ins w:id="13861" w:author="Rev 4 Allen Wirfs-Brock" w:date="2011-10-19T16:15:00Z">
        <w:del w:id="13862" w:author="Rev 8 Allen Wirfs-Brock" w:date="2012-06-01T08:44:00Z">
          <w:r w:rsidRPr="00E77497" w:rsidDel="00F71D44">
            <w:rPr>
              <w:rFonts w:ascii="Times New Roman" w:hAnsi="Times New Roman"/>
              <w:i/>
            </w:rPr>
            <w:delText xml:space="preserve">Block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delText xml:space="preserve"> </w:delText>
          </w:r>
          <w:r w:rsidRPr="00E77497" w:rsidDel="00F71D44">
            <w:rPr>
              <w:rFonts w:ascii="Times New Roman" w:hAnsi="Times New Roman"/>
              <w:i/>
            </w:rPr>
            <w:delText>StatementList</w:delText>
          </w:r>
          <w:r w:rsidRPr="00E77497" w:rsidDel="00F71D44">
            <w:delText xml:space="preserve"> </w:delText>
          </w:r>
          <w:r w:rsidRPr="00E77497" w:rsidDel="00F71D44">
            <w:rPr>
              <w:rFonts w:ascii="Courier New" w:hAnsi="Courier New"/>
              <w:b/>
            </w:rPr>
            <w:delText>}</w:delText>
          </w:r>
        </w:del>
      </w:ins>
    </w:p>
    <w:p w14:paraId="2173059E" w14:textId="77777777" w:rsidR="00050A0E" w:rsidRPr="00E77497" w:rsidDel="00F71D44" w:rsidRDefault="00050A0E" w:rsidP="007B6658">
      <w:pPr>
        <w:pStyle w:val="Alg4"/>
        <w:numPr>
          <w:ilvl w:val="0"/>
          <w:numId w:val="446"/>
        </w:numPr>
        <w:spacing w:after="220"/>
        <w:contextualSpacing/>
        <w:rPr>
          <w:ins w:id="13863" w:author="Rev 4 Allen Wirfs-Brock" w:date="2011-10-19T16:15:00Z"/>
          <w:del w:id="13864" w:author="Rev 8 Allen Wirfs-Brock" w:date="2012-06-01T08:44:00Z"/>
        </w:rPr>
      </w:pPr>
      <w:ins w:id="13865" w:author="Rev 4 Allen Wirfs-Brock" w:date="2011-10-19T16:15:00Z">
        <w:del w:id="13866" w:author="Rev 8 Allen Wirfs-Brock" w:date="2012-06-01T08:44:00Z">
          <w:r w:rsidRPr="00E77497" w:rsidDel="00F71D44">
            <w:delText xml:space="preserve">Return the LexicallyDeclaredNames of </w:delText>
          </w:r>
          <w:r w:rsidRPr="00E77497" w:rsidDel="00F71D44">
            <w:rPr>
              <w:i/>
            </w:rPr>
            <w:delText>StatementListItem</w:delText>
          </w:r>
          <w:r w:rsidRPr="00E77497" w:rsidDel="00F71D44">
            <w:delText>.</w:delText>
          </w:r>
        </w:del>
      </w:ins>
    </w:p>
    <w:p w14:paraId="54AB4D12" w14:textId="77777777" w:rsidR="00C42165" w:rsidRPr="00E77497" w:rsidDel="00F71D44" w:rsidRDefault="00C42165" w:rsidP="00C42165">
      <w:pPr>
        <w:rPr>
          <w:ins w:id="13867" w:author="Rev 4 Allen Wirfs-Brock" w:date="2011-10-20T09:19:00Z"/>
          <w:del w:id="13868" w:author="Rev 8 Allen Wirfs-Brock" w:date="2012-06-01T08:45:00Z"/>
        </w:rPr>
      </w:pPr>
      <w:ins w:id="13869" w:author="Rev 4 Allen Wirfs-Brock" w:date="2011-10-20T09:19:00Z">
        <w:del w:id="13870" w:author="Rev 8 Allen Wirfs-Brock" w:date="2012-06-01T08:45: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4AB8A11A" w14:textId="77777777" w:rsidR="00C42165" w:rsidRPr="00E77497" w:rsidDel="00F71D44" w:rsidRDefault="00C42165" w:rsidP="007B6658">
      <w:pPr>
        <w:pStyle w:val="Alg4"/>
        <w:numPr>
          <w:ilvl w:val="0"/>
          <w:numId w:val="498"/>
        </w:numPr>
        <w:spacing w:after="220"/>
        <w:contextualSpacing/>
        <w:rPr>
          <w:ins w:id="13871" w:author="Rev 4 Allen Wirfs-Brock" w:date="2011-10-20T09:19:00Z"/>
          <w:del w:id="13872" w:author="Rev 8 Allen Wirfs-Brock" w:date="2012-06-01T08:45:00Z"/>
        </w:rPr>
      </w:pPr>
      <w:ins w:id="13873" w:author="Rev 4 Allen Wirfs-Brock" w:date="2011-10-20T09:19:00Z">
        <w:del w:id="13874" w:author="Rev 8 Allen Wirfs-Brock" w:date="2012-06-01T08:45:00Z">
          <w:r w:rsidRPr="00E77497" w:rsidDel="00F71D44">
            <w:delText xml:space="preserve">Return the LexicallyDeclaredNames of </w:delText>
          </w:r>
          <w:r w:rsidRPr="00E77497" w:rsidDel="00F71D44">
            <w:rPr>
              <w:i/>
            </w:rPr>
            <w:delText>StatementListItem</w:delText>
          </w:r>
          <w:r w:rsidRPr="00E77497" w:rsidDel="00F71D44">
            <w:delText>.</w:delText>
          </w:r>
        </w:del>
      </w:ins>
    </w:p>
    <w:p w14:paraId="28093C10" w14:textId="77777777" w:rsidR="00CE663B" w:rsidRPr="00E77497" w:rsidRDefault="00CE663B" w:rsidP="00CE663B">
      <w:pPr>
        <w:rPr>
          <w:ins w:id="13875" w:author="Rev 4 Allen Wirfs-Brock" w:date="2011-10-20T09:36:00Z"/>
        </w:rPr>
      </w:pPr>
      <w:ins w:id="13876" w:author="Rev 4 Allen Wirfs-Brock" w:date="2011-10-20T09:3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0551EE95" w14:textId="77777777" w:rsidR="00CE663B" w:rsidRPr="00E77497" w:rsidRDefault="00CE663B" w:rsidP="007B6658">
      <w:pPr>
        <w:pStyle w:val="Alg4"/>
        <w:numPr>
          <w:ilvl w:val="0"/>
          <w:numId w:val="463"/>
        </w:numPr>
        <w:spacing w:after="220"/>
        <w:contextualSpacing/>
        <w:rPr>
          <w:ins w:id="13877" w:author="Rev 4 Allen Wirfs-Brock" w:date="2011-10-20T09:36:00Z"/>
        </w:rPr>
      </w:pPr>
      <w:ins w:id="13878" w:author="Rev 4 Allen Wirfs-Brock" w:date="2011-10-20T09:36:00Z">
        <w:r w:rsidRPr="00E77497">
          <w:t xml:space="preserve">Let </w:t>
        </w:r>
        <w:r w:rsidRPr="00E77497">
          <w:rPr>
            <w:i/>
          </w:rPr>
          <w:t xml:space="preserve">names </w:t>
        </w:r>
        <w:r w:rsidRPr="00E77497">
          <w:t xml:space="preserve">be LexicallyDeclaredNames of </w:t>
        </w:r>
        <w:r w:rsidRPr="00E77497">
          <w:rPr>
            <w:i/>
          </w:rPr>
          <w:t>StatementList</w:t>
        </w:r>
        <w:r w:rsidRPr="00E77497">
          <w:t>.</w:t>
        </w:r>
      </w:ins>
    </w:p>
    <w:p w14:paraId="333A8985" w14:textId="77777777" w:rsidR="00CE663B" w:rsidRPr="00E77497" w:rsidRDefault="00CE663B" w:rsidP="007B6658">
      <w:pPr>
        <w:pStyle w:val="Alg4"/>
        <w:numPr>
          <w:ilvl w:val="0"/>
          <w:numId w:val="463"/>
        </w:numPr>
        <w:spacing w:after="220"/>
        <w:contextualSpacing/>
        <w:rPr>
          <w:ins w:id="13879" w:author="Rev 4 Allen Wirfs-Brock" w:date="2011-10-20T09:36:00Z"/>
          <w:rStyle w:val="bnf"/>
          <w:i w:val="0"/>
        </w:rPr>
      </w:pPr>
      <w:ins w:id="13880" w:author="Rev 4 Allen Wirfs-Brock" w:date="2011-10-20T09:36:00Z">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ins>
    </w:p>
    <w:p w14:paraId="67BA806A" w14:textId="77777777" w:rsidR="00CE663B" w:rsidRPr="00E77497" w:rsidRDefault="00CE663B" w:rsidP="007B6658">
      <w:pPr>
        <w:pStyle w:val="Alg4"/>
        <w:numPr>
          <w:ilvl w:val="0"/>
          <w:numId w:val="463"/>
        </w:numPr>
        <w:spacing w:after="220"/>
        <w:contextualSpacing/>
        <w:rPr>
          <w:ins w:id="13881" w:author="Rev 4 Allen Wirfs-Brock" w:date="2011-10-20T09:36:00Z"/>
        </w:rPr>
      </w:pPr>
      <w:ins w:id="13882" w:author="Rev 4 Allen Wirfs-Brock" w:date="2011-10-20T09:36:00Z">
        <w:r w:rsidRPr="00E77497">
          <w:t xml:space="preserve">Return </w:t>
        </w:r>
        <w:r w:rsidRPr="00E77497">
          <w:rPr>
            <w:rStyle w:val="bnf"/>
          </w:rPr>
          <w:t>names</w:t>
        </w:r>
        <w:r w:rsidRPr="00E77497">
          <w:t>.</w:t>
        </w:r>
      </w:ins>
    </w:p>
    <w:p w14:paraId="78DD5F2F" w14:textId="77777777" w:rsidR="001731CD" w:rsidRPr="00E77497" w:rsidRDefault="001731CD" w:rsidP="001731CD">
      <w:pPr>
        <w:rPr>
          <w:ins w:id="13883" w:author="Rev 4 Allen Wirfs-Brock" w:date="2011-10-20T09:40:00Z"/>
        </w:rPr>
      </w:pPr>
      <w:ins w:id="13884"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5F9997DE" w14:textId="77777777" w:rsidR="001731CD" w:rsidRPr="00E77497" w:rsidRDefault="001731CD" w:rsidP="007B6658">
      <w:pPr>
        <w:pStyle w:val="Alg4"/>
        <w:numPr>
          <w:ilvl w:val="0"/>
          <w:numId w:val="598"/>
        </w:numPr>
        <w:spacing w:after="220"/>
        <w:contextualSpacing/>
        <w:rPr>
          <w:ins w:id="13885" w:author="Rev 4 Allen Wirfs-Brock" w:date="2011-10-20T09:40:00Z"/>
        </w:rPr>
      </w:pPr>
      <w:ins w:id="13886" w:author="Rev 4 Allen Wirfs-Brock" w:date="2011-10-20T09:40:00Z">
        <w:r w:rsidRPr="00E77497">
          <w:t>Return a new empty List.</w:t>
        </w:r>
      </w:ins>
    </w:p>
    <w:p w14:paraId="2263FAFD" w14:textId="77777777" w:rsidR="003A2216" w:rsidRPr="00E77497" w:rsidRDefault="003A2216" w:rsidP="003A2216">
      <w:pPr>
        <w:rPr>
          <w:ins w:id="13887" w:author="Rev 4 Allen Wirfs-Brock" w:date="2011-10-20T09:43:00Z"/>
        </w:rPr>
      </w:pPr>
      <w:ins w:id="13888" w:author="Rev 4 Allen Wirfs-Brock" w:date="2011-10-20T09:43: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70A07F7E" w14:textId="77777777" w:rsidR="003A2216" w:rsidRPr="00E77497" w:rsidRDefault="003A2216" w:rsidP="007B6658">
      <w:pPr>
        <w:pStyle w:val="Alg4"/>
        <w:numPr>
          <w:ilvl w:val="0"/>
          <w:numId w:val="468"/>
        </w:numPr>
        <w:spacing w:after="220"/>
        <w:contextualSpacing/>
        <w:rPr>
          <w:ins w:id="13889" w:author="Rev 4 Allen Wirfs-Brock" w:date="2011-10-20T09:43:00Z"/>
        </w:rPr>
      </w:pPr>
      <w:ins w:id="13890" w:author="Rev 4 Allen Wirfs-Brock" w:date="2011-10-20T09:43:00Z">
        <w:r w:rsidRPr="00E77497">
          <w:t xml:space="preserve">Return the BoundNames of </w:t>
        </w:r>
        <w:r w:rsidRPr="00E77497">
          <w:rPr>
            <w:i/>
          </w:rPr>
          <w:t>Declaration</w:t>
        </w:r>
        <w:r w:rsidRPr="00E77497">
          <w:t>.</w:t>
        </w:r>
      </w:ins>
    </w:p>
    <w:p w14:paraId="5847FED5" w14:textId="77777777" w:rsidR="00210077" w:rsidRPr="00E77497" w:rsidRDefault="00210077" w:rsidP="00210077">
      <w:pPr>
        <w:rPr>
          <w:ins w:id="13891" w:author="Rev 4 Allen Wirfs-Brock" w:date="2011-10-19T15:52:00Z"/>
          <w:rFonts w:ascii="Helvetica" w:hAnsi="Helvetica"/>
          <w:b/>
        </w:rPr>
      </w:pPr>
      <w:ins w:id="13892" w:author="Rev 4 Allen Wirfs-Brock" w:date="2011-10-19T15:52:00Z">
        <w:r w:rsidRPr="00E77497">
          <w:rPr>
            <w:rFonts w:ascii="Helvetica" w:hAnsi="Helvetica"/>
            <w:b/>
          </w:rPr>
          <w:t xml:space="preserve">Static Semantics:  </w:t>
        </w:r>
        <w:r w:rsidRPr="00E77497">
          <w:rPr>
            <w:rFonts w:ascii="Helvetica" w:hAnsi="Helvetica"/>
            <w:b/>
            <w:lang w:eastAsia="en-US"/>
          </w:rPr>
          <w:t>VarDeclaredNames</w:t>
        </w:r>
      </w:ins>
    </w:p>
    <w:p w14:paraId="5D08072C" w14:textId="77777777" w:rsidR="006A380D" w:rsidRPr="00E77497" w:rsidDel="00F71D44" w:rsidRDefault="006A380D" w:rsidP="006A380D">
      <w:pPr>
        <w:rPr>
          <w:ins w:id="13893" w:author="Rev 4 Allen Wirfs-Brock" w:date="2011-10-19T16:11:00Z"/>
          <w:del w:id="13894" w:author="Rev 8 Allen Wirfs-Brock" w:date="2012-06-01T08:45:00Z"/>
        </w:rPr>
      </w:pPr>
      <w:ins w:id="13895" w:author="Rev 4 Allen Wirfs-Brock" w:date="2011-10-19T16:11:00Z">
        <w:del w:id="13896" w:author="Rev 8 Allen Wirfs-Brock" w:date="2012-06-01T08:45:00Z">
          <w:r w:rsidRPr="00E77497" w:rsidDel="00F71D44">
            <w:rPr>
              <w:rFonts w:ascii="Times New Roman" w:hAnsi="Times New Roman"/>
              <w:i/>
            </w:rPr>
            <w:delText xml:space="preserve">BlockStatement </w:delText>
          </w:r>
          <w:r w:rsidRPr="00E77497" w:rsidDel="00F71D44">
            <w:rPr>
              <w:b/>
            </w:rPr>
            <w:delText>:</w:delText>
          </w:r>
          <w:r w:rsidRPr="00E77497" w:rsidDel="00F71D44">
            <w:rPr>
              <w:rFonts w:ascii="Times New Roman" w:hAnsi="Times New Roman"/>
              <w:i/>
            </w:rPr>
            <w:delText xml:space="preserve"> Block</w:delText>
          </w:r>
          <w:r w:rsidRPr="00E77497" w:rsidDel="00F71D44">
            <w:delText xml:space="preserve"> </w:delText>
          </w:r>
        </w:del>
      </w:ins>
    </w:p>
    <w:p w14:paraId="1807FC00" w14:textId="77777777" w:rsidR="006A380D" w:rsidRPr="00E77497" w:rsidDel="00F71D44" w:rsidRDefault="006A380D" w:rsidP="007B6658">
      <w:pPr>
        <w:pStyle w:val="Alg4"/>
        <w:numPr>
          <w:ilvl w:val="0"/>
          <w:numId w:val="474"/>
        </w:numPr>
        <w:spacing w:after="220"/>
        <w:contextualSpacing/>
        <w:rPr>
          <w:ins w:id="13897" w:author="Rev 4 Allen Wirfs-Brock" w:date="2011-10-19T16:11:00Z"/>
          <w:del w:id="13898" w:author="Rev 8 Allen Wirfs-Brock" w:date="2012-06-01T08:45:00Z"/>
        </w:rPr>
      </w:pPr>
      <w:ins w:id="13899" w:author="Rev 4 Allen Wirfs-Brock" w:date="2011-10-19T16:11:00Z">
        <w:del w:id="13900" w:author="Rev 8 Allen Wirfs-Brock" w:date="2012-06-01T08:45:00Z">
          <w:r w:rsidRPr="00E77497" w:rsidDel="00F71D44">
            <w:delText xml:space="preserve">Return the VarDeclaredNames of </w:delText>
          </w:r>
          <w:r w:rsidRPr="00E77497" w:rsidDel="00F71D44">
            <w:rPr>
              <w:i/>
            </w:rPr>
            <w:delText>Block</w:delText>
          </w:r>
          <w:r w:rsidRPr="00E77497" w:rsidDel="00F71D44">
            <w:delText>.</w:delText>
          </w:r>
        </w:del>
      </w:ins>
    </w:p>
    <w:p w14:paraId="055B5DC0" w14:textId="77777777" w:rsidR="002135E7" w:rsidRPr="00E77497" w:rsidRDefault="002135E7" w:rsidP="002135E7">
      <w:pPr>
        <w:rPr>
          <w:ins w:id="13901" w:author="Rev 3 Allen Wirfs-Brock" w:date="2011-09-02T10:41:00Z"/>
        </w:rPr>
      </w:pPr>
      <w:ins w:id="13902" w:author="Rev 3 Allen Wirfs-Brock" w:date="2011-09-02T10:41:00Z">
        <w:del w:id="13903" w:author="Rev 4 Allen Wirfs-Brock" w:date="2011-10-19T16:14:00Z">
          <w:r w:rsidRPr="00E77497" w:rsidDel="00402C31">
            <w:delText xml:space="preserve">The VarDeclaredNames of 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del w:id="13904" w:author="Rev 4 Allen Wirfs-Brock" w:date="2011-10-19T16:14:00Z">
          <w:r w:rsidRPr="00E77497" w:rsidDel="00402C31">
            <w:delText>is determined as follows:</w:delText>
          </w:r>
        </w:del>
      </w:ins>
    </w:p>
    <w:p w14:paraId="1D2848BF" w14:textId="77777777" w:rsidR="002135E7" w:rsidRPr="00E77497" w:rsidRDefault="002135E7" w:rsidP="007B6658">
      <w:pPr>
        <w:pStyle w:val="Alg4"/>
        <w:numPr>
          <w:ilvl w:val="0"/>
          <w:numId w:val="568"/>
        </w:numPr>
        <w:spacing w:after="220"/>
        <w:contextualSpacing/>
        <w:rPr>
          <w:ins w:id="13905" w:author="Rev 3 Allen Wirfs-Brock" w:date="2011-09-02T10:41:00Z"/>
        </w:rPr>
      </w:pPr>
      <w:ins w:id="13906" w:author="Rev 3 Allen Wirfs-Brock" w:date="2011-09-02T10:41:00Z">
        <w:r w:rsidRPr="00E77497">
          <w:t xml:space="preserve">Return </w:t>
        </w:r>
      </w:ins>
      <w:ins w:id="13907" w:author="Rev 3 Allen Wirfs-Brock" w:date="2011-09-02T10:42:00Z">
        <w:r w:rsidRPr="00E77497">
          <w:t>a new empty List</w:t>
        </w:r>
      </w:ins>
      <w:ins w:id="13908" w:author="Rev 3 Allen Wirfs-Brock" w:date="2011-09-02T10:41:00Z">
        <w:r w:rsidRPr="00E77497">
          <w:t>.</w:t>
        </w:r>
      </w:ins>
    </w:p>
    <w:p w14:paraId="2D7B917E" w14:textId="77777777" w:rsidR="000C7947" w:rsidRPr="00E77497" w:rsidDel="00F71D44" w:rsidRDefault="000C7947" w:rsidP="000C7947">
      <w:pPr>
        <w:rPr>
          <w:ins w:id="13909" w:author="Rev 4 Allen Wirfs-Brock" w:date="2011-10-20T09:29:00Z"/>
          <w:del w:id="13910" w:author="Rev 8 Allen Wirfs-Brock" w:date="2012-06-01T08:45:00Z"/>
        </w:rPr>
      </w:pPr>
      <w:ins w:id="13911" w:author="Rev 4 Allen Wirfs-Brock" w:date="2011-10-20T09:29:00Z">
        <w:del w:id="13912" w:author="Rev 8 Allen Wirfs-Brock" w:date="2012-06-01T08:45:00Z">
          <w:r w:rsidRPr="00E77497" w:rsidDel="00F71D44">
            <w:rPr>
              <w:rFonts w:ascii="Times New Roman" w:hAnsi="Times New Roman"/>
              <w:i/>
            </w:rPr>
            <w:delText xml:space="preserve">Block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delText xml:space="preserve"> </w:delText>
          </w:r>
          <w:r w:rsidRPr="00E77497" w:rsidDel="00F71D44">
            <w:rPr>
              <w:rFonts w:ascii="Times New Roman" w:hAnsi="Times New Roman"/>
              <w:i/>
            </w:rPr>
            <w:delText>StatementList</w:delText>
          </w:r>
          <w:r w:rsidRPr="00E77497" w:rsidDel="00F71D44">
            <w:delText xml:space="preserve"> </w:delText>
          </w:r>
          <w:r w:rsidRPr="00E77497" w:rsidDel="00F71D44">
            <w:rPr>
              <w:rFonts w:ascii="Courier New" w:hAnsi="Courier New"/>
              <w:b/>
            </w:rPr>
            <w:delText>}</w:delText>
          </w:r>
          <w:r w:rsidRPr="00E77497" w:rsidDel="00F71D44">
            <w:delText xml:space="preserve"> </w:delText>
          </w:r>
        </w:del>
      </w:ins>
    </w:p>
    <w:p w14:paraId="78895AE6" w14:textId="77777777" w:rsidR="000C7947" w:rsidRPr="00E77497" w:rsidDel="00F71D44" w:rsidRDefault="000C7947" w:rsidP="007B6658">
      <w:pPr>
        <w:pStyle w:val="Alg4"/>
        <w:numPr>
          <w:ilvl w:val="0"/>
          <w:numId w:val="597"/>
        </w:numPr>
        <w:spacing w:after="220"/>
        <w:contextualSpacing/>
        <w:rPr>
          <w:ins w:id="13913" w:author="Rev 4 Allen Wirfs-Brock" w:date="2011-10-20T09:29:00Z"/>
          <w:del w:id="13914" w:author="Rev 8 Allen Wirfs-Brock" w:date="2012-06-01T08:45:00Z"/>
        </w:rPr>
      </w:pPr>
      <w:ins w:id="13915" w:author="Rev 4 Allen Wirfs-Brock" w:date="2011-10-20T09:29:00Z">
        <w:del w:id="13916" w:author="Rev 8 Allen Wirfs-Brock" w:date="2012-06-01T08:45:00Z">
          <w:r w:rsidRPr="00E77497" w:rsidDel="00F71D44">
            <w:delText xml:space="preserve">Return the VarDeclaredNames of </w:delText>
          </w:r>
          <w:r w:rsidRPr="00E77497" w:rsidDel="00F71D44">
            <w:rPr>
              <w:i/>
            </w:rPr>
            <w:delText>StatementList</w:delText>
          </w:r>
          <w:r w:rsidRPr="00E77497" w:rsidDel="00F71D44">
            <w:delText>.</w:delText>
          </w:r>
        </w:del>
      </w:ins>
    </w:p>
    <w:p w14:paraId="48711860" w14:textId="77777777" w:rsidR="00C42165" w:rsidRPr="00E77497" w:rsidDel="00F71D44" w:rsidRDefault="00C42165" w:rsidP="00C42165">
      <w:pPr>
        <w:rPr>
          <w:ins w:id="13917" w:author="Rev 4 Allen Wirfs-Brock" w:date="2011-10-20T09:20:00Z"/>
          <w:del w:id="13918" w:author="Rev 8 Allen Wirfs-Brock" w:date="2012-06-01T08:45:00Z"/>
        </w:rPr>
      </w:pPr>
      <w:ins w:id="13919" w:author="Rev 4 Allen Wirfs-Brock" w:date="2011-10-20T09:20:00Z">
        <w:del w:id="13920" w:author="Rev 8 Allen Wirfs-Brock" w:date="2012-06-01T08:45: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35C0E73A" w14:textId="77777777" w:rsidR="00C42165" w:rsidRPr="00E77497" w:rsidDel="00F71D44" w:rsidRDefault="00C42165" w:rsidP="007B6658">
      <w:pPr>
        <w:pStyle w:val="Alg4"/>
        <w:numPr>
          <w:ilvl w:val="0"/>
          <w:numId w:val="462"/>
        </w:numPr>
        <w:spacing w:after="220"/>
        <w:contextualSpacing/>
        <w:rPr>
          <w:ins w:id="13921" w:author="Rev 4 Allen Wirfs-Brock" w:date="2011-10-20T09:20:00Z"/>
          <w:del w:id="13922" w:author="Rev 8 Allen Wirfs-Brock" w:date="2012-06-01T08:45:00Z"/>
        </w:rPr>
      </w:pPr>
      <w:ins w:id="13923" w:author="Rev 4 Allen Wirfs-Brock" w:date="2011-10-20T09:20:00Z">
        <w:del w:id="13924" w:author="Rev 8 Allen Wirfs-Brock" w:date="2012-06-01T08:45:00Z">
          <w:r w:rsidRPr="00E77497" w:rsidDel="00F71D44">
            <w:delText xml:space="preserve">Return the VarDeclaredNames of </w:delText>
          </w:r>
          <w:r w:rsidRPr="00E77497" w:rsidDel="00F71D44">
            <w:rPr>
              <w:i/>
            </w:rPr>
            <w:delText>StatementListItem</w:delText>
          </w:r>
          <w:r w:rsidRPr="00E77497" w:rsidDel="00F71D44">
            <w:delText>.</w:delText>
          </w:r>
        </w:del>
      </w:ins>
    </w:p>
    <w:p w14:paraId="4473796E" w14:textId="77777777" w:rsidR="00AB4ADD" w:rsidRPr="00E77497" w:rsidRDefault="00AB4ADD" w:rsidP="00AB4ADD">
      <w:pPr>
        <w:rPr>
          <w:ins w:id="13925" w:author="Rev 4 Allen Wirfs-Brock" w:date="2011-10-20T09:38:00Z"/>
        </w:rPr>
      </w:pPr>
      <w:ins w:id="13926" w:author="Rev 4 Allen Wirfs-Brock" w:date="2011-10-20T09:38: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1D06573E" w14:textId="77777777" w:rsidR="00AB4ADD" w:rsidRPr="00E77497" w:rsidRDefault="00AB4ADD" w:rsidP="007B6658">
      <w:pPr>
        <w:pStyle w:val="Alg4"/>
        <w:numPr>
          <w:ilvl w:val="0"/>
          <w:numId w:val="464"/>
        </w:numPr>
        <w:spacing w:after="220"/>
        <w:contextualSpacing/>
        <w:rPr>
          <w:ins w:id="13927" w:author="Rev 4 Allen Wirfs-Brock" w:date="2011-10-20T09:38:00Z"/>
        </w:rPr>
      </w:pPr>
      <w:ins w:id="13928" w:author="Rev 4 Allen Wirfs-Brock" w:date="2011-10-20T09:38:00Z">
        <w:r w:rsidRPr="00E77497">
          <w:t xml:space="preserve">Let </w:t>
        </w:r>
        <w:r w:rsidRPr="00E77497">
          <w:rPr>
            <w:i/>
          </w:rPr>
          <w:t xml:space="preserve">names </w:t>
        </w:r>
        <w:r w:rsidRPr="00E77497">
          <w:t xml:space="preserve">be VarDeclaredNames of </w:t>
        </w:r>
        <w:r w:rsidRPr="00E77497">
          <w:rPr>
            <w:i/>
          </w:rPr>
          <w:t>StatementList</w:t>
        </w:r>
        <w:r w:rsidRPr="00E77497">
          <w:t>.</w:t>
        </w:r>
      </w:ins>
    </w:p>
    <w:p w14:paraId="174D96AE" w14:textId="77777777" w:rsidR="00AB4ADD" w:rsidRPr="00E77497" w:rsidRDefault="00AB4ADD" w:rsidP="007B6658">
      <w:pPr>
        <w:pStyle w:val="Alg4"/>
        <w:numPr>
          <w:ilvl w:val="0"/>
          <w:numId w:val="464"/>
        </w:numPr>
        <w:spacing w:after="220"/>
        <w:contextualSpacing/>
        <w:rPr>
          <w:ins w:id="13929" w:author="Rev 4 Allen Wirfs-Brock" w:date="2011-10-20T09:38:00Z"/>
          <w:rStyle w:val="bnf"/>
          <w:i w:val="0"/>
        </w:rPr>
      </w:pPr>
      <w:ins w:id="13930" w:author="Rev 4 Allen Wirfs-Brock" w:date="2011-10-20T09:38:00Z">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ins>
    </w:p>
    <w:p w14:paraId="169A4AAF" w14:textId="77777777" w:rsidR="00AB4ADD" w:rsidRPr="00E77497" w:rsidRDefault="00AB4ADD" w:rsidP="007B6658">
      <w:pPr>
        <w:pStyle w:val="Alg4"/>
        <w:numPr>
          <w:ilvl w:val="0"/>
          <w:numId w:val="464"/>
        </w:numPr>
        <w:spacing w:after="220"/>
        <w:contextualSpacing/>
        <w:rPr>
          <w:ins w:id="13931" w:author="Rev 4 Allen Wirfs-Brock" w:date="2011-10-20T09:38:00Z"/>
        </w:rPr>
      </w:pPr>
      <w:ins w:id="13932" w:author="Rev 4 Allen Wirfs-Brock" w:date="2011-10-20T09:38:00Z">
        <w:r w:rsidRPr="00E77497">
          <w:t xml:space="preserve">Return </w:t>
        </w:r>
        <w:r w:rsidRPr="00E77497">
          <w:rPr>
            <w:rStyle w:val="bnf"/>
          </w:rPr>
          <w:t>names</w:t>
        </w:r>
        <w:r w:rsidRPr="00E77497">
          <w:t>.</w:t>
        </w:r>
      </w:ins>
    </w:p>
    <w:p w14:paraId="382FDB44" w14:textId="77777777" w:rsidR="00F678F3" w:rsidRPr="00E77497" w:rsidDel="00F71D44" w:rsidRDefault="00F678F3" w:rsidP="00F678F3">
      <w:pPr>
        <w:rPr>
          <w:ins w:id="13933" w:author="Rev 4 Allen Wirfs-Brock" w:date="2011-10-20T09:41:00Z"/>
          <w:del w:id="13934" w:author="Rev 8 Allen Wirfs-Brock" w:date="2012-06-01T08:45:00Z"/>
        </w:rPr>
      </w:pPr>
      <w:ins w:id="13935" w:author="Rev 4 Allen Wirfs-Brock" w:date="2011-10-20T09:41:00Z">
        <w:del w:id="13936" w:author="Rev 8 Allen Wirfs-Brock" w:date="2012-06-01T08:45:00Z">
          <w:r w:rsidRPr="00E77497" w:rsidDel="00F71D44">
            <w:rPr>
              <w:rFonts w:ascii="Times New Roman" w:hAnsi="Times New Roman"/>
              <w:i/>
            </w:rPr>
            <w:delText xml:space="preserve">StatementListItem </w:delText>
          </w:r>
          <w:r w:rsidRPr="00E77497" w:rsidDel="00F71D44">
            <w:rPr>
              <w:b/>
            </w:rPr>
            <w:delText>:</w:delText>
          </w:r>
          <w:r w:rsidRPr="00E77497" w:rsidDel="00F71D44">
            <w:rPr>
              <w:rFonts w:ascii="Times New Roman" w:hAnsi="Times New Roman"/>
              <w:i/>
            </w:rPr>
            <w:delText xml:space="preserve"> Statement</w:delText>
          </w:r>
          <w:r w:rsidRPr="00E77497" w:rsidDel="00F71D44">
            <w:delText xml:space="preserve"> </w:delText>
          </w:r>
        </w:del>
      </w:ins>
    </w:p>
    <w:p w14:paraId="1EFB8251" w14:textId="77777777" w:rsidR="00F678F3" w:rsidRPr="00E77497" w:rsidDel="00F71D44" w:rsidRDefault="00F678F3" w:rsidP="007B6658">
      <w:pPr>
        <w:pStyle w:val="Alg4"/>
        <w:numPr>
          <w:ilvl w:val="0"/>
          <w:numId w:val="528"/>
        </w:numPr>
        <w:spacing w:after="220"/>
        <w:contextualSpacing/>
        <w:rPr>
          <w:ins w:id="13937" w:author="Rev 4 Allen Wirfs-Brock" w:date="2011-10-20T09:41:00Z"/>
          <w:del w:id="13938" w:author="Rev 8 Allen Wirfs-Brock" w:date="2012-06-01T08:45:00Z"/>
        </w:rPr>
      </w:pPr>
      <w:ins w:id="13939" w:author="Rev 4 Allen Wirfs-Brock" w:date="2011-10-20T09:41:00Z">
        <w:del w:id="13940" w:author="Rev 8 Allen Wirfs-Brock" w:date="2012-06-01T08:45:00Z">
          <w:r w:rsidRPr="00E77497" w:rsidDel="00F71D44">
            <w:delText xml:space="preserve">Return the VarDeclaredNames of </w:delText>
          </w:r>
          <w:r w:rsidRPr="00E77497" w:rsidDel="00F71D44">
            <w:rPr>
              <w:i/>
            </w:rPr>
            <w:delText>Statement</w:delText>
          </w:r>
          <w:r w:rsidRPr="00E77497" w:rsidDel="00F71D44">
            <w:delText>.</w:delText>
          </w:r>
        </w:del>
      </w:ins>
    </w:p>
    <w:p w14:paraId="31C32343" w14:textId="77777777" w:rsidR="0028527D" w:rsidRPr="00E77497" w:rsidRDefault="0028527D" w:rsidP="0028527D">
      <w:pPr>
        <w:rPr>
          <w:ins w:id="13941" w:author="Rev 4 Allen Wirfs-Brock" w:date="2011-10-20T09:47:00Z"/>
        </w:rPr>
      </w:pPr>
      <w:ins w:id="13942" w:author="Rev 4 Allen Wirfs-Brock" w:date="2011-10-20T09:47: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262C7FE8" w14:textId="77777777" w:rsidR="0028527D" w:rsidRPr="00E77497" w:rsidRDefault="0028527D" w:rsidP="007B6658">
      <w:pPr>
        <w:pStyle w:val="Alg4"/>
        <w:numPr>
          <w:ilvl w:val="0"/>
          <w:numId w:val="529"/>
        </w:numPr>
        <w:spacing w:after="220"/>
        <w:contextualSpacing/>
        <w:rPr>
          <w:ins w:id="13943" w:author="Rev 4 Allen Wirfs-Brock" w:date="2011-10-20T09:47:00Z"/>
        </w:rPr>
      </w:pPr>
      <w:ins w:id="13944" w:author="Rev 4 Allen Wirfs-Brock" w:date="2011-10-20T09:47:00Z">
        <w:r w:rsidRPr="00E77497">
          <w:t>Return a new empty List.</w:t>
        </w:r>
      </w:ins>
    </w:p>
    <w:p w14:paraId="1433B476" w14:textId="77777777" w:rsidR="0052272C" w:rsidRPr="00E77497" w:rsidRDefault="0052272C" w:rsidP="0052272C">
      <w:pPr>
        <w:pStyle w:val="40"/>
        <w:numPr>
          <w:ilvl w:val="0"/>
          <w:numId w:val="0"/>
        </w:numPr>
        <w:rPr>
          <w:ins w:id="13945" w:author="Rev 4 Allen Wirfs-Brock" w:date="2011-10-20T09:23:00Z"/>
        </w:rPr>
      </w:pPr>
      <w:ins w:id="13946" w:author="Rev 4 Allen Wirfs-Brock" w:date="2011-10-20T09:23:00Z">
        <w:r w:rsidRPr="00E77497">
          <w:t>Runtime Semantics</w:t>
        </w:r>
      </w:ins>
    </w:p>
    <w:p w14:paraId="1E9EC9CB" w14:textId="77777777" w:rsidR="0052272C" w:rsidRPr="00E77497" w:rsidRDefault="0052272C" w:rsidP="0052272C">
      <w:pPr>
        <w:keepNext/>
        <w:rPr>
          <w:ins w:id="13947" w:author="Rev 4 Allen Wirfs-Brock" w:date="2011-10-20T09:23:00Z"/>
          <w:rFonts w:ascii="Helvetica" w:hAnsi="Helvetica"/>
          <w:b/>
        </w:rPr>
      </w:pPr>
      <w:ins w:id="13948" w:author="Rev 4 Allen Wirfs-Brock" w:date="2011-10-20T09:23:00Z">
        <w:r w:rsidRPr="00E77497">
          <w:rPr>
            <w:rFonts w:ascii="Helvetica" w:hAnsi="Helvetica"/>
            <w:b/>
          </w:rPr>
          <w:t xml:space="preserve">Runtime Semantics: </w:t>
        </w:r>
        <w:r w:rsidRPr="00E77497">
          <w:rPr>
            <w:rFonts w:ascii="Helvetica" w:hAnsi="Helvetica"/>
            <w:b/>
            <w:spacing w:val="6"/>
          </w:rPr>
          <w:t>Evaluation</w:t>
        </w:r>
      </w:ins>
    </w:p>
    <w:p w14:paraId="4CB029B1" w14:textId="77777777" w:rsidR="0052272C" w:rsidRPr="00E77497" w:rsidDel="00F71D44" w:rsidRDefault="0052272C" w:rsidP="0052272C">
      <w:pPr>
        <w:rPr>
          <w:ins w:id="13949" w:author="Rev 4 Allen Wirfs-Brock" w:date="2011-10-20T09:23:00Z"/>
          <w:del w:id="13950" w:author="Rev 8 Allen Wirfs-Brock" w:date="2012-06-01T08:46:00Z"/>
        </w:rPr>
      </w:pPr>
      <w:ins w:id="13951" w:author="Rev 4 Allen Wirfs-Brock" w:date="2011-10-20T09:23:00Z">
        <w:del w:id="13952" w:author="Rev 8 Allen Wirfs-Brock" w:date="2012-06-01T08:46:00Z">
          <w:r w:rsidRPr="00E77497" w:rsidDel="00F71D44">
            <w:rPr>
              <w:rFonts w:ascii="Times New Roman" w:hAnsi="Times New Roman"/>
              <w:i/>
            </w:rPr>
            <w:delText xml:space="preserve">BlockStatement </w:delText>
          </w:r>
          <w:r w:rsidRPr="00E77497" w:rsidDel="00F71D44">
            <w:rPr>
              <w:b/>
            </w:rPr>
            <w:delText>:</w:delText>
          </w:r>
          <w:r w:rsidRPr="00E77497" w:rsidDel="00F71D44">
            <w:rPr>
              <w:rFonts w:ascii="Times New Roman" w:hAnsi="Times New Roman"/>
              <w:i/>
            </w:rPr>
            <w:delText xml:space="preserve"> Block</w:delText>
          </w:r>
          <w:r w:rsidRPr="00E77497" w:rsidDel="00F71D44">
            <w:delText xml:space="preserve"> </w:delText>
          </w:r>
        </w:del>
      </w:ins>
    </w:p>
    <w:p w14:paraId="1D3C46F1" w14:textId="77777777" w:rsidR="0052272C" w:rsidRPr="00E77497" w:rsidDel="00F71D44" w:rsidRDefault="0052272C" w:rsidP="007B6658">
      <w:pPr>
        <w:pStyle w:val="Alg2"/>
        <w:numPr>
          <w:ilvl w:val="0"/>
          <w:numId w:val="516"/>
        </w:numPr>
        <w:spacing w:after="220"/>
        <w:rPr>
          <w:ins w:id="13953" w:author="Rev 4 Allen Wirfs-Brock" w:date="2011-10-20T09:23:00Z"/>
          <w:del w:id="13954" w:author="Rev 8 Allen Wirfs-Brock" w:date="2012-06-01T08:46:00Z"/>
        </w:rPr>
      </w:pPr>
      <w:ins w:id="13955" w:author="Rev 4 Allen Wirfs-Brock" w:date="2011-10-20T09:23:00Z">
        <w:del w:id="13956" w:author="Rev 8 Allen Wirfs-Brock" w:date="2012-06-01T08:46:00Z">
          <w:r w:rsidRPr="00E77497" w:rsidDel="00F71D44">
            <w:delText xml:space="preserve">Return the result of evaluating </w:delText>
          </w:r>
          <w:r w:rsidRPr="00E77497" w:rsidDel="00F71D44">
            <w:rPr>
              <w:i/>
            </w:rPr>
            <w:delText>Block</w:delText>
          </w:r>
          <w:r w:rsidRPr="00E77497" w:rsidDel="00F71D44">
            <w:delText>.</w:delText>
          </w:r>
        </w:del>
      </w:ins>
    </w:p>
    <w:p w14:paraId="2C7A44A6" w14:textId="77777777" w:rsidR="004C02EF" w:rsidRPr="00E77497" w:rsidRDefault="004C02EF" w:rsidP="004C02EF">
      <w:del w:id="13957"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del w:id="13958" w:author="Rev 4 Allen Wirfs-Brock" w:date="2011-10-20T09:30:00Z">
        <w:r w:rsidRPr="00E77497" w:rsidDel="0039011B">
          <w:delText>is evaluated as follows:</w:delText>
        </w:r>
      </w:del>
    </w:p>
    <w:p w14:paraId="69A85783" w14:textId="77777777" w:rsidR="004C02EF" w:rsidRPr="00E77497" w:rsidRDefault="004C02EF" w:rsidP="007B6658">
      <w:pPr>
        <w:pStyle w:val="Alg2"/>
        <w:numPr>
          <w:ilvl w:val="0"/>
          <w:numId w:val="515"/>
        </w:numPr>
        <w:spacing w:after="220"/>
      </w:pPr>
      <w:r w:rsidRPr="00E77497">
        <w:t xml:space="preserve">Return </w:t>
      </w:r>
      <w:ins w:id="13959" w:author="Rev 6 Allen Wirfs-Brock" w:date="2012-02-26T09:25:00Z">
        <w:r w:rsidR="009D60F6">
          <w:t>NormalCompletion</w:t>
        </w:r>
      </w:ins>
      <w:r w:rsidRPr="00E77497">
        <w:t>(</w:t>
      </w:r>
      <w:del w:id="13960" w:author="Rev 6 Allen Wirfs-Brock" w:date="2012-02-26T09:25:00Z">
        <w:r w:rsidRPr="004712DB" w:rsidDel="009D60F6">
          <w:rPr>
            <w:rFonts w:ascii="Arial" w:hAnsi="Arial" w:cs="Arial"/>
          </w:rPr>
          <w:delText xml:space="preserve">normal, </w:delText>
        </w:r>
      </w:del>
      <w:r w:rsidRPr="004712DB">
        <w:rPr>
          <w:rFonts w:ascii="Arial" w:hAnsi="Arial" w:cs="Arial"/>
        </w:rPr>
        <w:t>empty</w:t>
      </w:r>
      <w:del w:id="13961" w:author="Rev 6 Allen Wirfs-Brock" w:date="2012-02-26T09:25:00Z">
        <w:r w:rsidRPr="00E77497" w:rsidDel="009D60F6">
          <w:delText xml:space="preserve">, </w:delText>
        </w:r>
        <w:r w:rsidRPr="00E77497" w:rsidDel="009D60F6">
          <w:rPr>
            <w:b/>
          </w:rPr>
          <w:delText>empty</w:delText>
        </w:r>
      </w:del>
      <w:r w:rsidRPr="00E77497">
        <w:t>).</w:t>
      </w:r>
    </w:p>
    <w:p w14:paraId="7A323A2B" w14:textId="77777777" w:rsidR="00201852" w:rsidRPr="00E77497" w:rsidDel="006A380D" w:rsidRDefault="00201852" w:rsidP="00201852">
      <w:pPr>
        <w:rPr>
          <w:ins w:id="13962" w:author="Rev 3 Allen Wirfs-Brock" w:date="2011-08-30T16:23:00Z"/>
          <w:del w:id="13963" w:author="Rev 4 Allen Wirfs-Brock" w:date="2011-10-19T16:10:00Z"/>
        </w:rPr>
      </w:pPr>
      <w:ins w:id="13964" w:author="Rev 3 Allen Wirfs-Brock" w:date="2011-08-30T16:23:00Z">
        <w:del w:id="13965" w:author="Rev 4 Allen Wirfs-Brock" w:date="2011-10-19T16:10:00Z">
          <w:r w:rsidRPr="00E77497" w:rsidDel="006A380D">
            <w:delText xml:space="preserve">The static semantics of the production </w:delText>
          </w:r>
          <w:r w:rsidRPr="00E77497" w:rsidDel="006A380D">
            <w:rPr>
              <w:rFonts w:ascii="Times New Roman" w:hAnsi="Times New Roman"/>
              <w:i/>
            </w:rPr>
            <w:delText xml:space="preserve">Block </w:delText>
          </w:r>
          <w:r w:rsidRPr="00E77497" w:rsidDel="006A380D">
            <w:rPr>
              <w:b/>
            </w:rPr>
            <w:delText>:</w:delText>
          </w:r>
          <w:r w:rsidRPr="00E77497" w:rsidDel="006A380D">
            <w:rPr>
              <w:rFonts w:ascii="Times New Roman" w:hAnsi="Times New Roman"/>
              <w:i/>
            </w:rPr>
            <w:delText xml:space="preserve"> </w:delText>
          </w:r>
          <w:r w:rsidRPr="00E77497" w:rsidDel="006A380D">
            <w:rPr>
              <w:rFonts w:ascii="Courier New" w:hAnsi="Courier New"/>
              <w:b/>
            </w:rPr>
            <w:delText>{</w:delText>
          </w:r>
          <w:r w:rsidRPr="00E77497" w:rsidDel="006A380D">
            <w:delText xml:space="preserve"> </w:delText>
          </w:r>
          <w:r w:rsidRPr="00E77497" w:rsidDel="006A380D">
            <w:rPr>
              <w:rFonts w:ascii="Times New Roman" w:hAnsi="Times New Roman"/>
              <w:i/>
            </w:rPr>
            <w:delText>StatementList</w:delText>
          </w:r>
          <w:r w:rsidRPr="00E77497" w:rsidDel="006A380D">
            <w:delText xml:space="preserve"> </w:delText>
          </w:r>
          <w:r w:rsidRPr="00E77497" w:rsidDel="006A380D">
            <w:rPr>
              <w:rFonts w:ascii="Courier New" w:hAnsi="Courier New"/>
              <w:b/>
            </w:rPr>
            <w:delText>}</w:delText>
          </w:r>
          <w:r w:rsidRPr="00E77497" w:rsidDel="006A380D">
            <w:rPr>
              <w:rStyle w:val="bnf"/>
            </w:rPr>
            <w:delText xml:space="preserve"> </w:delText>
          </w:r>
          <w:r w:rsidRPr="00E77497" w:rsidDel="006A380D">
            <w:delText xml:space="preserve"> are:</w:delText>
          </w:r>
        </w:del>
      </w:ins>
    </w:p>
    <w:p w14:paraId="73EE6DF1" w14:textId="77777777" w:rsidR="00201852" w:rsidRPr="00E77497" w:rsidDel="006A380D" w:rsidRDefault="00201852">
      <w:pPr>
        <w:numPr>
          <w:ilvl w:val="0"/>
          <w:numId w:val="403"/>
        </w:numPr>
        <w:spacing w:after="220"/>
        <w:contextualSpacing/>
        <w:rPr>
          <w:ins w:id="13966" w:author="Rev 3 Allen Wirfs-Brock" w:date="2011-08-30T16:23:00Z"/>
          <w:del w:id="13967" w:author="Rev 4 Allen Wirfs-Brock" w:date="2011-10-19T16:10:00Z"/>
        </w:rPr>
        <w:pPrChange w:id="13968" w:author="Rev 4 Allen Wirfs-Brock" w:date="2011-11-07T12:16:00Z">
          <w:pPr>
            <w:numPr>
              <w:numId w:val="411"/>
            </w:numPr>
            <w:tabs>
              <w:tab w:val="num" w:pos="360"/>
            </w:tabs>
            <w:spacing w:after="220"/>
            <w:ind w:left="360" w:hanging="360"/>
            <w:contextualSpacing/>
          </w:pPr>
        </w:pPrChange>
      </w:pPr>
      <w:ins w:id="13969" w:author="Rev 3 Allen Wirfs-Brock" w:date="2011-08-30T16:23:00Z">
        <w:del w:id="13970" w:author="Rev 4 Allen Wirfs-Brock" w:date="2011-10-19T16:10:00Z">
          <w:r w:rsidRPr="00E77497" w:rsidDel="006A380D">
            <w:delText xml:space="preserve">It is a Syntax Error if </w:delText>
          </w:r>
        </w:del>
      </w:ins>
      <w:ins w:id="13971" w:author="Rev 3 Allen Wirfs-Brock" w:date="2011-09-02T12:34:00Z">
        <w:del w:id="13972" w:author="Rev 4 Allen Wirfs-Brock" w:date="2011-10-19T16:10:00Z">
          <w:r w:rsidR="00530FB8" w:rsidRPr="00E77497" w:rsidDel="006A380D">
            <w:rPr>
              <w:rFonts w:ascii="Times New Roman" w:hAnsi="Times New Roman"/>
              <w:i/>
            </w:rPr>
            <w:delText>StatementList</w:delText>
          </w:r>
          <w:r w:rsidR="00530FB8" w:rsidRPr="00E77497" w:rsidDel="006A380D">
            <w:delText xml:space="preserve"> includes a </w:delText>
          </w:r>
          <w:r w:rsidR="00530FB8" w:rsidRPr="00E77497" w:rsidDel="006A380D">
            <w:rPr>
              <w:rFonts w:ascii="Times New Roman" w:hAnsi="Times New Roman"/>
              <w:i/>
            </w:rPr>
            <w:delText xml:space="preserve">StatementListItem </w:delText>
          </w:r>
          <w:r w:rsidR="00530FB8" w:rsidRPr="00E77497" w:rsidDel="006A380D">
            <w:rPr>
              <w:b/>
            </w:rPr>
            <w:delText>:</w:delText>
          </w:r>
          <w:r w:rsidR="00530FB8" w:rsidRPr="00E77497" w:rsidDel="006A380D">
            <w:rPr>
              <w:rFonts w:ascii="Times New Roman" w:hAnsi="Times New Roman"/>
              <w:i/>
            </w:rPr>
            <w:delText xml:space="preserve"> </w:delText>
          </w:r>
        </w:del>
      </w:ins>
      <w:ins w:id="13973" w:author="Rev 3 Allen Wirfs-Brock" w:date="2011-09-21T09:16:00Z">
        <w:del w:id="13974" w:author="Rev 4 Allen Wirfs-Brock" w:date="2011-10-19T16:10:00Z">
          <w:r w:rsidR="00DD6DD5" w:rsidRPr="00E77497" w:rsidDel="006A380D">
            <w:rPr>
              <w:rFonts w:ascii="Times New Roman" w:hAnsi="Times New Roman"/>
              <w:i/>
            </w:rPr>
            <w:delText xml:space="preserve">Declaration </w:delText>
          </w:r>
          <w:r w:rsidR="00DD6DD5" w:rsidRPr="00E77497" w:rsidDel="006A380D">
            <w:delText>production</w:delText>
          </w:r>
        </w:del>
      </w:ins>
      <w:ins w:id="13975" w:author="Rev 3 Allen Wirfs-Brock" w:date="2011-09-21T09:17:00Z">
        <w:del w:id="13976" w:author="Rev 4 Allen Wirfs-Brock" w:date="2011-10-19T16:10:00Z">
          <w:r w:rsidR="00DD6DD5" w:rsidRPr="00E77497" w:rsidDel="006A380D">
            <w:delText xml:space="preserve"> whose </w:delText>
          </w:r>
          <w:r w:rsidR="00DD6DD5" w:rsidRPr="00E77497" w:rsidDel="006A380D">
            <w:rPr>
              <w:rFonts w:ascii="Times New Roman" w:hAnsi="Times New Roman"/>
              <w:i/>
            </w:rPr>
            <w:delText>Declaration</w:delText>
          </w:r>
          <w:r w:rsidR="00DD6DD5" w:rsidRPr="00E77497" w:rsidDel="006A380D">
            <w:delText xml:space="preserve"> is a</w:delText>
          </w:r>
        </w:del>
      </w:ins>
      <w:ins w:id="13977" w:author="Rev 3 Allen Wirfs-Brock" w:date="2011-09-21T09:18:00Z">
        <w:del w:id="13978" w:author="Rev 4 Allen Wirfs-Brock" w:date="2011-10-19T16:10:00Z">
          <w:r w:rsidR="00DD6DD5" w:rsidRPr="00E77497" w:rsidDel="006A380D">
            <w:delText xml:space="preserve"> </w:delText>
          </w:r>
          <w:r w:rsidR="00DD6DD5" w:rsidRPr="00E77497" w:rsidDel="006A380D">
            <w:rPr>
              <w:rFonts w:ascii="Times New Roman" w:hAnsi="Times New Roman"/>
              <w:i/>
            </w:rPr>
            <w:delText xml:space="preserve">Declaration </w:delText>
          </w:r>
          <w:r w:rsidR="00DD6DD5" w:rsidRPr="00E77497" w:rsidDel="006A380D">
            <w:rPr>
              <w:b/>
            </w:rPr>
            <w:delText>:</w:delText>
          </w:r>
        </w:del>
      </w:ins>
      <w:ins w:id="13979" w:author="Rev 3 Allen Wirfs-Brock" w:date="2011-09-21T09:17:00Z">
        <w:del w:id="13980" w:author="Rev 4 Allen Wirfs-Brock" w:date="2011-10-19T16:10:00Z">
          <w:r w:rsidR="00DD6DD5" w:rsidRPr="00E77497" w:rsidDel="006A380D">
            <w:delText xml:space="preserve"> </w:delText>
          </w:r>
        </w:del>
      </w:ins>
      <w:ins w:id="13981" w:author="Rev 3 Allen Wirfs-Brock" w:date="2011-09-02T12:34:00Z">
        <w:del w:id="13982" w:author="Rev 4 Allen Wirfs-Brock" w:date="2011-10-19T16:10:00Z">
          <w:r w:rsidR="00530FB8" w:rsidRPr="00E77497" w:rsidDel="006A380D">
            <w:rPr>
              <w:rFonts w:ascii="Times New Roman" w:hAnsi="Times New Roman"/>
              <w:i/>
            </w:rPr>
            <w:delText>FunctionDeclaration</w:delText>
          </w:r>
          <w:r w:rsidR="00530FB8" w:rsidRPr="00E77497" w:rsidDel="006A380D">
            <w:delText xml:space="preserve"> </w:delText>
          </w:r>
        </w:del>
      </w:ins>
      <w:ins w:id="13983" w:author="Rev 3 Allen Wirfs-Brock" w:date="2011-09-02T12:35:00Z">
        <w:del w:id="13984" w:author="Rev 4 Allen Wirfs-Brock" w:date="2011-10-19T16:10:00Z">
          <w:r w:rsidR="00530FB8" w:rsidRPr="00E77497" w:rsidDel="006A380D">
            <w:delText xml:space="preserve">production  and </w:delText>
          </w:r>
        </w:del>
      </w:ins>
      <w:ins w:id="13985" w:author="Rev 3 Allen Wirfs-Brock" w:date="2011-08-30T16:23:00Z">
        <w:del w:id="13986" w:author="Rev 4 Allen Wirfs-Brock" w:date="2011-10-19T16:10:00Z">
          <w:r w:rsidRPr="00E77497" w:rsidDel="006A380D">
            <w:delText>th</w:delText>
          </w:r>
        </w:del>
      </w:ins>
      <w:ins w:id="13987" w:author="Rev 3 Allen Wirfs-Brock" w:date="2011-09-01T16:56:00Z">
        <w:del w:id="13988" w:author="Rev 4 Allen Wirfs-Brock" w:date="2011-10-19T16:10:00Z">
          <w:r w:rsidR="00495EA6" w:rsidRPr="00E77497" w:rsidDel="006A380D">
            <w:delText xml:space="preserve">e </w:delText>
          </w:r>
        </w:del>
      </w:ins>
      <w:ins w:id="13989" w:author="Rev 3 Allen Wirfs-Brock" w:date="2011-09-01T16:50:00Z">
        <w:del w:id="13990" w:author="Rev 4 Allen Wirfs-Brock" w:date="2011-10-19T16:10:00Z">
          <w:r w:rsidR="00495EA6" w:rsidRPr="00E77497" w:rsidDel="006A380D">
            <w:delText xml:space="preserve">source code matching this </w:delText>
          </w:r>
        </w:del>
      </w:ins>
      <w:ins w:id="13991" w:author="Rev 3 Allen Wirfs-Brock" w:date="2011-09-02T12:35:00Z">
        <w:del w:id="13992" w:author="Rev 4 Allen Wirfs-Brock" w:date="2011-10-19T16:10:00Z">
          <w:r w:rsidR="00530FB8" w:rsidRPr="00E77497" w:rsidDel="006A380D">
            <w:rPr>
              <w:rFonts w:ascii="Times New Roman" w:hAnsi="Times New Roman"/>
              <w:i/>
            </w:rPr>
            <w:delText xml:space="preserve">Block </w:delText>
          </w:r>
        </w:del>
      </w:ins>
      <w:ins w:id="13993" w:author="Rev 3 Allen Wirfs-Brock" w:date="2011-08-30T16:23:00Z">
        <w:del w:id="13994" w:author="Rev 4 Allen Wirfs-Brock" w:date="2011-10-19T16:10:00Z">
          <w:r w:rsidRPr="00E77497" w:rsidDel="006A380D">
            <w:delText>producti</w:delText>
          </w:r>
          <w:r w:rsidR="00530FB8" w:rsidRPr="00E77497" w:rsidDel="006A380D">
            <w:delText>on is not contained in extended code.</w:delText>
          </w:r>
        </w:del>
      </w:ins>
    </w:p>
    <w:p w14:paraId="1CFCAD2A" w14:textId="77777777" w:rsidR="00495EA6" w:rsidRPr="00E77497" w:rsidDel="006A380D" w:rsidRDefault="00495EA6">
      <w:pPr>
        <w:numPr>
          <w:ilvl w:val="0"/>
          <w:numId w:val="403"/>
        </w:numPr>
        <w:spacing w:after="220"/>
        <w:contextualSpacing/>
        <w:rPr>
          <w:ins w:id="13995" w:author="Rev 3 Allen Wirfs-Brock" w:date="2011-09-01T16:59:00Z"/>
          <w:del w:id="13996" w:author="Rev 4 Allen Wirfs-Brock" w:date="2011-10-19T16:10:00Z"/>
        </w:rPr>
        <w:pPrChange w:id="13997" w:author="Rev 4 Allen Wirfs-Brock" w:date="2011-11-07T12:16:00Z">
          <w:pPr>
            <w:numPr>
              <w:numId w:val="411"/>
            </w:numPr>
            <w:tabs>
              <w:tab w:val="num" w:pos="360"/>
            </w:tabs>
            <w:spacing w:after="220"/>
            <w:ind w:left="360" w:hanging="360"/>
            <w:contextualSpacing/>
          </w:pPr>
        </w:pPrChange>
      </w:pPr>
      <w:ins w:id="13998" w:author="Rev 3 Allen Wirfs-Brock" w:date="2011-09-01T16:56:00Z">
        <w:del w:id="13999" w:author="Rev 4 Allen Wirfs-Brock" w:date="2011-10-19T16:10:00Z">
          <w:r w:rsidRPr="00E77497" w:rsidDel="006A380D">
            <w:delText>It is a Syntax Error if</w:delText>
          </w:r>
        </w:del>
      </w:ins>
      <w:ins w:id="14000" w:author="Rev 3 Allen Wirfs-Brock" w:date="2011-09-01T16:58:00Z">
        <w:del w:id="14001" w:author="Rev 4 Allen Wirfs-Brock" w:date="2011-10-19T16:10:00Z">
          <w:r w:rsidR="00F0398D" w:rsidRPr="00E77497" w:rsidDel="006A380D">
            <w:delText xml:space="preserve"> </w:delText>
          </w:r>
        </w:del>
      </w:ins>
      <w:ins w:id="14002" w:author="Rev 3 Allen Wirfs-Brock" w:date="2011-09-01T16:59:00Z">
        <w:del w:id="14003" w:author="Rev 4 Allen Wirfs-Brock" w:date="2011-10-19T16:10:00Z">
          <w:r w:rsidR="00F0398D" w:rsidRPr="00E77497" w:rsidDel="006A380D">
            <w:delText xml:space="preserve">the LexicallyDeclaredNames of </w:delText>
          </w:r>
        </w:del>
      </w:ins>
      <w:ins w:id="14004" w:author="Rev 3 Allen Wirfs-Brock" w:date="2011-09-01T17:00:00Z">
        <w:del w:id="14005" w:author="Rev 4 Allen Wirfs-Brock" w:date="2011-10-19T16:10:00Z">
          <w:r w:rsidR="00F0398D" w:rsidRPr="00E77497" w:rsidDel="006A380D">
            <w:rPr>
              <w:rFonts w:ascii="Times New Roman" w:hAnsi="Times New Roman"/>
              <w:i/>
            </w:rPr>
            <w:delText>StatementList</w:delText>
          </w:r>
        </w:del>
      </w:ins>
      <w:ins w:id="14006" w:author="Rev 3 Allen Wirfs-Brock" w:date="2011-09-01T16:59:00Z">
        <w:del w:id="14007" w:author="Rev 4 Allen Wirfs-Brock" w:date="2011-10-19T16:10:00Z">
          <w:r w:rsidR="00F0398D" w:rsidRPr="00E77497" w:rsidDel="006A380D">
            <w:delText xml:space="preserve"> contains any duplicate entires.</w:delText>
          </w:r>
        </w:del>
      </w:ins>
    </w:p>
    <w:p w14:paraId="248BEC6A" w14:textId="77777777" w:rsidR="00F0398D" w:rsidRPr="00E77497" w:rsidDel="006A380D" w:rsidRDefault="00F0398D">
      <w:pPr>
        <w:numPr>
          <w:ilvl w:val="0"/>
          <w:numId w:val="403"/>
        </w:numPr>
        <w:spacing w:after="220"/>
        <w:rPr>
          <w:ins w:id="14008" w:author="Rev 3 Allen Wirfs-Brock" w:date="2011-08-30T16:23:00Z"/>
          <w:del w:id="14009" w:author="Rev 4 Allen Wirfs-Brock" w:date="2011-10-19T16:10:00Z"/>
        </w:rPr>
        <w:pPrChange w:id="14010" w:author="Rev 4 Allen Wirfs-Brock" w:date="2011-11-07T12:16:00Z">
          <w:pPr>
            <w:numPr>
              <w:numId w:val="411"/>
            </w:numPr>
            <w:tabs>
              <w:tab w:val="num" w:pos="360"/>
            </w:tabs>
            <w:spacing w:after="220"/>
            <w:ind w:left="360" w:hanging="360"/>
          </w:pPr>
        </w:pPrChange>
      </w:pPr>
      <w:ins w:id="14011" w:author="Rev 3 Allen Wirfs-Brock" w:date="2011-09-01T17:02:00Z">
        <w:del w:id="14012" w:author="Rev 4 Allen Wirfs-Brock" w:date="2011-10-19T16:10:00Z">
          <w:r w:rsidRPr="00E77497" w:rsidDel="006A380D">
            <w:delText xml:space="preserve">It is a Syntax Error if </w:delText>
          </w:r>
        </w:del>
      </w:ins>
      <w:ins w:id="14013" w:author="Rev 3 Allen Wirfs-Brock" w:date="2011-09-01T17:03:00Z">
        <w:del w:id="14014" w:author="Rev 4 Allen Wirfs-Brock" w:date="2011-10-19T16:10:00Z">
          <w:r w:rsidRPr="00E77497" w:rsidDel="006A380D">
            <w:delText xml:space="preserve">any element of </w:delText>
          </w:r>
        </w:del>
      </w:ins>
      <w:ins w:id="14015" w:author="Rev 3 Allen Wirfs-Brock" w:date="2011-09-01T17:02:00Z">
        <w:del w:id="14016" w:author="Rev 4 Allen Wirfs-Brock" w:date="2011-10-19T16:10:00Z">
          <w:r w:rsidRPr="00E77497" w:rsidDel="006A380D">
            <w:delText xml:space="preserve">the LexicallyDeclaredNames of </w:delText>
          </w:r>
          <w:r w:rsidRPr="00E77497" w:rsidDel="006A380D">
            <w:rPr>
              <w:rFonts w:ascii="Times New Roman" w:hAnsi="Times New Roman"/>
              <w:i/>
            </w:rPr>
            <w:delText>StatementList</w:delText>
          </w:r>
          <w:r w:rsidRPr="00E77497" w:rsidDel="006A380D">
            <w:delText xml:space="preserve"> </w:delText>
          </w:r>
        </w:del>
      </w:ins>
      <w:ins w:id="14017" w:author="Rev 3 Allen Wirfs-Brock" w:date="2011-09-01T17:03:00Z">
        <w:del w:id="14018" w:author="Rev 4 Allen Wirfs-Brock" w:date="2011-10-19T16:10:00Z">
          <w:r w:rsidRPr="00E77497" w:rsidDel="006A380D">
            <w:delText>also occurs in the VarDeclaredNames</w:delText>
          </w:r>
        </w:del>
      </w:ins>
      <w:ins w:id="14019" w:author="Rev 3 Allen Wirfs-Brock" w:date="2011-09-01T17:02:00Z">
        <w:del w:id="14020" w:author="Rev 4 Allen Wirfs-Brock" w:date="2011-10-19T16:10:00Z">
          <w:r w:rsidRPr="00E77497" w:rsidDel="006A380D">
            <w:delText xml:space="preserve"> </w:delText>
          </w:r>
        </w:del>
      </w:ins>
      <w:ins w:id="14021" w:author="Rev 3 Allen Wirfs-Brock" w:date="2011-09-01T17:04:00Z">
        <w:del w:id="14022" w:author="Rev 4 Allen Wirfs-Brock" w:date="2011-10-19T16:10:00Z">
          <w:r w:rsidRPr="00E77497" w:rsidDel="006A380D">
            <w:delText xml:space="preserve">of </w:delText>
          </w:r>
          <w:r w:rsidRPr="00E77497" w:rsidDel="006A380D">
            <w:rPr>
              <w:rFonts w:ascii="Times New Roman" w:hAnsi="Times New Roman"/>
              <w:i/>
            </w:rPr>
            <w:delText>StatementList</w:delText>
          </w:r>
        </w:del>
      </w:ins>
      <w:ins w:id="14023" w:author="Rev 3 Allen Wirfs-Brock" w:date="2011-09-01T17:02:00Z">
        <w:del w:id="14024" w:author="Rev 4 Allen Wirfs-Brock" w:date="2011-10-19T16:10:00Z">
          <w:r w:rsidRPr="00E77497" w:rsidDel="006A380D">
            <w:delText>.</w:delText>
          </w:r>
        </w:del>
      </w:ins>
    </w:p>
    <w:p w14:paraId="26F97547" w14:textId="77777777" w:rsidR="005C44D8" w:rsidRPr="00E77497" w:rsidDel="00050A0E" w:rsidRDefault="005C44D8" w:rsidP="005C44D8">
      <w:pPr>
        <w:rPr>
          <w:ins w:id="14025" w:author="Rev 3 Allen Wirfs-Brock" w:date="2011-09-03T19:02:00Z"/>
          <w:del w:id="14026" w:author="Rev 4 Allen Wirfs-Brock" w:date="2011-10-19T16:14:00Z"/>
        </w:rPr>
      </w:pPr>
      <w:ins w:id="14027" w:author="Rev 3 Allen Wirfs-Brock" w:date="2011-09-03T19:02:00Z">
        <w:del w:id="14028" w:author="Rev 4 Allen Wirfs-Brock" w:date="2011-10-19T16:14:00Z">
          <w:r w:rsidRPr="00E77497" w:rsidDel="00050A0E">
            <w:delText xml:space="preserve">The LexicallyDeclaredNames of the production  </w:delText>
          </w:r>
          <w:r w:rsidRPr="00E77497" w:rsidDel="00050A0E">
            <w:rPr>
              <w:rFonts w:ascii="Times New Roman" w:hAnsi="Times New Roman"/>
              <w:i/>
            </w:rPr>
            <w:delText xml:space="preserve">Block </w:delText>
          </w:r>
          <w:r w:rsidRPr="00E77497" w:rsidDel="00050A0E">
            <w:rPr>
              <w:b/>
            </w:rPr>
            <w:delText>:</w:delText>
          </w:r>
          <w:r w:rsidRPr="00E77497" w:rsidDel="00050A0E">
            <w:rPr>
              <w:rFonts w:ascii="Times New Roman" w:hAnsi="Times New Roman"/>
              <w:i/>
            </w:rPr>
            <w:delText xml:space="preserve"> </w:delText>
          </w:r>
          <w:r w:rsidRPr="00E77497" w:rsidDel="00050A0E">
            <w:rPr>
              <w:rFonts w:ascii="Courier New" w:hAnsi="Courier New"/>
              <w:b/>
            </w:rPr>
            <w:delText>{</w:delText>
          </w:r>
          <w:r w:rsidRPr="00E77497" w:rsidDel="00050A0E">
            <w:delText xml:space="preserve"> </w:delText>
          </w:r>
          <w:r w:rsidRPr="00E77497" w:rsidDel="00050A0E">
            <w:rPr>
              <w:rFonts w:ascii="Times New Roman" w:hAnsi="Times New Roman"/>
              <w:i/>
            </w:rPr>
            <w:delText>StatementList</w:delText>
          </w:r>
          <w:r w:rsidRPr="00E77497" w:rsidDel="00050A0E">
            <w:delText xml:space="preserve"> </w:delText>
          </w:r>
          <w:r w:rsidRPr="00E77497" w:rsidDel="00050A0E">
            <w:rPr>
              <w:rFonts w:ascii="Courier New" w:hAnsi="Courier New"/>
              <w:b/>
            </w:rPr>
            <w:delText>}</w:delText>
          </w:r>
          <w:r w:rsidRPr="00E77497" w:rsidDel="00050A0E">
            <w:delText>is determined as follows:</w:delText>
          </w:r>
        </w:del>
      </w:ins>
    </w:p>
    <w:p w14:paraId="4B14E54E" w14:textId="77777777" w:rsidR="005C44D8" w:rsidRPr="00E77497" w:rsidDel="00050A0E" w:rsidRDefault="005C44D8">
      <w:pPr>
        <w:pStyle w:val="Alg4"/>
        <w:numPr>
          <w:ilvl w:val="0"/>
          <w:numId w:val="446"/>
        </w:numPr>
        <w:spacing w:after="220"/>
        <w:contextualSpacing/>
        <w:rPr>
          <w:ins w:id="14029" w:author="Rev 3 Allen Wirfs-Brock" w:date="2011-09-03T19:02:00Z"/>
          <w:del w:id="14030" w:author="Rev 4 Allen Wirfs-Brock" w:date="2011-10-19T16:14:00Z"/>
        </w:rPr>
        <w:pPrChange w:id="14031" w:author="Rev 4 Allen Wirfs-Brock" w:date="2011-11-07T12:16:00Z">
          <w:pPr>
            <w:pStyle w:val="Alg4"/>
            <w:numPr>
              <w:numId w:val="473"/>
            </w:numPr>
            <w:tabs>
              <w:tab w:val="num" w:pos="360"/>
            </w:tabs>
            <w:spacing w:after="220"/>
            <w:ind w:left="360" w:hanging="360"/>
            <w:contextualSpacing/>
          </w:pPr>
        </w:pPrChange>
      </w:pPr>
      <w:ins w:id="14032" w:author="Rev 3 Allen Wirfs-Brock" w:date="2011-09-03T19:02:00Z">
        <w:del w:id="14033" w:author="Rev 4 Allen Wirfs-Brock" w:date="2011-10-19T16:14:00Z">
          <w:r w:rsidRPr="00E77497" w:rsidDel="00050A0E">
            <w:delText xml:space="preserve">Return the LexicallyDeclaredNames of </w:delText>
          </w:r>
          <w:r w:rsidRPr="00E77497" w:rsidDel="00050A0E">
            <w:rPr>
              <w:i/>
            </w:rPr>
            <w:delText>StatementListItem</w:delText>
          </w:r>
          <w:r w:rsidRPr="00E77497" w:rsidDel="00050A0E">
            <w:delText>.</w:delText>
          </w:r>
        </w:del>
      </w:ins>
    </w:p>
    <w:p w14:paraId="7BADCA3B" w14:textId="77777777" w:rsidR="002135E7" w:rsidRPr="00E77497" w:rsidDel="000C7947" w:rsidRDefault="005C44D8" w:rsidP="002135E7">
      <w:pPr>
        <w:rPr>
          <w:ins w:id="14034" w:author="Rev 3 Allen Wirfs-Brock" w:date="2011-09-02T10:40:00Z"/>
          <w:del w:id="14035" w:author="Rev 4 Allen Wirfs-Brock" w:date="2011-10-20T09:29:00Z"/>
        </w:rPr>
      </w:pPr>
      <w:ins w:id="14036" w:author="Rev 3 Allen Wirfs-Brock" w:date="2011-09-03T19:02:00Z">
        <w:del w:id="14037" w:author="Rev 4 Allen Wirfs-Brock" w:date="2011-10-20T09:29:00Z">
          <w:r w:rsidRPr="00E77497" w:rsidDel="000C7947">
            <w:delText>T</w:delText>
          </w:r>
        </w:del>
      </w:ins>
      <w:ins w:id="14038" w:author="Rev 3 Allen Wirfs-Brock" w:date="2011-09-02T10:40:00Z">
        <w:del w:id="14039" w:author="Rev 4 Allen Wirfs-Brock" w:date="2011-10-20T09:29:00Z">
          <w:r w:rsidR="002135E7" w:rsidRPr="00E77497" w:rsidDel="000C7947">
            <w:delText xml:space="preserve">he VarDeclaredNames of the production  </w:delText>
          </w:r>
          <w:r w:rsidR="002135E7" w:rsidRPr="00E77497" w:rsidDel="000C7947">
            <w:rPr>
              <w:rFonts w:ascii="Times New Roman" w:hAnsi="Times New Roman"/>
              <w:i/>
            </w:rPr>
            <w:delText xml:space="preserve">Block </w:delText>
          </w:r>
          <w:r w:rsidR="002135E7" w:rsidRPr="00E77497" w:rsidDel="000C7947">
            <w:rPr>
              <w:b/>
            </w:rPr>
            <w:delText>:</w:delText>
          </w:r>
          <w:r w:rsidR="002135E7" w:rsidRPr="00E77497" w:rsidDel="000C7947">
            <w:rPr>
              <w:rFonts w:ascii="Times New Roman" w:hAnsi="Times New Roman"/>
              <w:i/>
            </w:rPr>
            <w:delText xml:space="preserve"> </w:delText>
          </w:r>
          <w:r w:rsidR="002135E7" w:rsidRPr="00E77497" w:rsidDel="000C7947">
            <w:rPr>
              <w:rFonts w:ascii="Courier New" w:hAnsi="Courier New"/>
              <w:b/>
            </w:rPr>
            <w:delText>{</w:delText>
          </w:r>
          <w:r w:rsidR="002135E7" w:rsidRPr="00E77497" w:rsidDel="000C7947">
            <w:delText xml:space="preserve"> </w:delText>
          </w:r>
          <w:r w:rsidR="002135E7" w:rsidRPr="00E77497" w:rsidDel="000C7947">
            <w:rPr>
              <w:rFonts w:ascii="Times New Roman" w:hAnsi="Times New Roman"/>
              <w:i/>
            </w:rPr>
            <w:delText>StatementList</w:delText>
          </w:r>
          <w:r w:rsidR="002135E7" w:rsidRPr="00E77497" w:rsidDel="000C7947">
            <w:delText xml:space="preserve"> </w:delText>
          </w:r>
          <w:r w:rsidR="002135E7" w:rsidRPr="00E77497" w:rsidDel="000C7947">
            <w:rPr>
              <w:rFonts w:ascii="Courier New" w:hAnsi="Courier New"/>
              <w:b/>
            </w:rPr>
            <w:delText>}</w:delText>
          </w:r>
          <w:r w:rsidR="002135E7" w:rsidRPr="00E77497" w:rsidDel="000C7947">
            <w:delText xml:space="preserve"> is determined as follows:</w:delText>
          </w:r>
        </w:del>
      </w:ins>
    </w:p>
    <w:p w14:paraId="55344506" w14:textId="77777777" w:rsidR="00F0398D" w:rsidRPr="00E77497" w:rsidDel="000C7947" w:rsidRDefault="002135E7">
      <w:pPr>
        <w:pStyle w:val="Alg4"/>
        <w:numPr>
          <w:ilvl w:val="0"/>
          <w:numId w:val="474"/>
        </w:numPr>
        <w:spacing w:after="220"/>
        <w:contextualSpacing/>
        <w:rPr>
          <w:ins w:id="14040" w:author="Rev 3 Allen Wirfs-Brock" w:date="2011-09-01T17:08:00Z"/>
          <w:del w:id="14041" w:author="Rev 4 Allen Wirfs-Brock" w:date="2011-10-20T09:29:00Z"/>
        </w:rPr>
        <w:pPrChange w:id="14042" w:author="Rev 4 Allen Wirfs-Brock" w:date="2011-11-07T12:16:00Z">
          <w:pPr>
            <w:pStyle w:val="Alg4"/>
            <w:numPr>
              <w:numId w:val="504"/>
            </w:numPr>
            <w:tabs>
              <w:tab w:val="num" w:pos="360"/>
            </w:tabs>
            <w:spacing w:after="220"/>
            <w:ind w:left="360" w:hanging="360"/>
            <w:contextualSpacing/>
          </w:pPr>
        </w:pPrChange>
      </w:pPr>
      <w:ins w:id="14043" w:author="Rev 3 Allen Wirfs-Brock" w:date="2011-09-02T10:40:00Z">
        <w:del w:id="14044" w:author="Rev 4 Allen Wirfs-Brock" w:date="2011-10-20T09:29:00Z">
          <w:r w:rsidRPr="00E77497" w:rsidDel="000C7947">
            <w:delText xml:space="preserve">Return the VarDeclaredNames of </w:delText>
          </w:r>
          <w:r w:rsidRPr="00E77497" w:rsidDel="000C7947">
            <w:rPr>
              <w:i/>
            </w:rPr>
            <w:delText>Statement</w:delText>
          </w:r>
        </w:del>
      </w:ins>
      <w:ins w:id="14045" w:author="Rev 3 Allen Wirfs-Brock" w:date="2011-09-02T10:41:00Z">
        <w:del w:id="14046" w:author="Rev 4 Allen Wirfs-Brock" w:date="2011-10-20T09:29:00Z">
          <w:r w:rsidRPr="00E77497" w:rsidDel="000C7947">
            <w:rPr>
              <w:i/>
            </w:rPr>
            <w:delText>List</w:delText>
          </w:r>
        </w:del>
      </w:ins>
      <w:ins w:id="14047" w:author="Rev 3 Allen Wirfs-Brock" w:date="2011-09-02T10:40:00Z">
        <w:del w:id="14048" w:author="Rev 4 Allen Wirfs-Brock" w:date="2011-10-20T09:29:00Z">
          <w:r w:rsidRPr="00E77497" w:rsidDel="000C7947">
            <w:delText>.</w:delText>
          </w:r>
        </w:del>
      </w:ins>
    </w:p>
    <w:p w14:paraId="5148E04E" w14:textId="77777777" w:rsidR="004C02EF" w:rsidRPr="00E77497" w:rsidRDefault="004C02EF" w:rsidP="004C02EF">
      <w:del w:id="14049"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del w:id="14050" w:author="Rev 4 Allen Wirfs-Brock" w:date="2011-10-20T09:30:00Z">
        <w:r w:rsidRPr="00E77497" w:rsidDel="0039011B">
          <w:delText>is evaluated as follows:</w:delText>
        </w:r>
      </w:del>
    </w:p>
    <w:p w14:paraId="73D1E41A" w14:textId="77777777" w:rsidR="000E330C" w:rsidRPr="00E77497" w:rsidRDefault="000E330C" w:rsidP="007B6658">
      <w:pPr>
        <w:pStyle w:val="Alg2"/>
        <w:numPr>
          <w:ilvl w:val="0"/>
          <w:numId w:val="106"/>
        </w:numPr>
        <w:spacing w:after="220"/>
        <w:contextualSpacing/>
        <w:rPr>
          <w:ins w:id="14051" w:author="Rev 3 Allen Wirfs-Brock" w:date="2011-08-30T16:41:00Z"/>
        </w:rPr>
      </w:pPr>
      <w:ins w:id="14052" w:author="Rev 3 Allen Wirfs-Brock" w:date="2011-08-30T16:41:00Z">
        <w:r w:rsidRPr="00E77497">
          <w:t xml:space="preserve">Let </w:t>
        </w:r>
        <w:r w:rsidRPr="00E77497">
          <w:rPr>
            <w:i/>
          </w:rPr>
          <w:t>oldEnv</w:t>
        </w:r>
        <w:r w:rsidRPr="00E77497">
          <w:t xml:space="preserve"> be the </w:t>
        </w:r>
        <w:del w:id="14053" w:author="Rev 7 Allen Wirfs-Brock" w:date="2012-05-02T10:44:00Z">
          <w:r w:rsidRPr="00E77497" w:rsidDel="000D5AB9">
            <w:delText>running</w:delText>
          </w:r>
        </w:del>
      </w:ins>
      <w:ins w:id="14054" w:author="Rev 7 Allen Wirfs-Brock" w:date="2012-05-02T10:44:00Z">
        <w:del w:id="14055" w:author="Rev 8 Allen Wirfs-Brock" w:date="2012-06-13T15:59:00Z">
          <w:r w:rsidR="000D5AB9" w:rsidDel="00B33FB4">
            <w:delText>current</w:delText>
          </w:r>
        </w:del>
      </w:ins>
      <w:ins w:id="14056" w:author="Rev 8 Allen Wirfs-Brock" w:date="2012-06-13T15:59:00Z">
        <w:r w:rsidR="00B33FB4">
          <w:t>running</w:t>
        </w:r>
      </w:ins>
      <w:ins w:id="14057" w:author="Rev 3 Allen Wirfs-Brock" w:date="2011-08-30T16:41:00Z">
        <w:r w:rsidRPr="00E77497">
          <w:t xml:space="preserve"> execution context’s LexicalEnvironment.</w:t>
        </w:r>
      </w:ins>
    </w:p>
    <w:p w14:paraId="5628BC7E" w14:textId="77777777" w:rsidR="000E330C" w:rsidRPr="00E77497" w:rsidRDefault="000E330C" w:rsidP="007B6658">
      <w:pPr>
        <w:pStyle w:val="Alg2"/>
        <w:numPr>
          <w:ilvl w:val="0"/>
          <w:numId w:val="106"/>
        </w:numPr>
        <w:spacing w:after="220"/>
        <w:contextualSpacing/>
        <w:rPr>
          <w:ins w:id="14058" w:author="Rev 3 Allen Wirfs-Brock" w:date="2011-08-30T16:41:00Z"/>
        </w:rPr>
      </w:pPr>
      <w:ins w:id="14059" w:author="Rev 3 Allen Wirfs-Brock" w:date="2011-08-30T16:4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73D42222" w14:textId="77777777" w:rsidR="000E330C" w:rsidRPr="00E77497" w:rsidRDefault="000E330C" w:rsidP="007B6658">
      <w:pPr>
        <w:pStyle w:val="Alg2"/>
        <w:numPr>
          <w:ilvl w:val="0"/>
          <w:numId w:val="106"/>
        </w:numPr>
        <w:spacing w:after="220"/>
        <w:contextualSpacing/>
        <w:rPr>
          <w:ins w:id="14060" w:author="Rev 3 Allen Wirfs-Brock" w:date="2011-08-30T16:43:00Z"/>
        </w:rPr>
      </w:pPr>
      <w:ins w:id="14061" w:author="Rev 3 Allen Wirfs-Brock" w:date="2011-08-30T16:43:00Z">
        <w:r w:rsidRPr="00E77497">
          <w:t xml:space="preserve">Perform Block Declaration Instantiation using </w:t>
        </w:r>
        <w:r w:rsidRPr="00E77497">
          <w:rPr>
            <w:i/>
          </w:rPr>
          <w:t>StatementList</w:t>
        </w:r>
      </w:ins>
      <w:ins w:id="14062" w:author="Rev 3 Allen Wirfs-Brock" w:date="2011-09-09T13:04:00Z">
        <w:r w:rsidR="004851C4" w:rsidRPr="00E77497">
          <w:t xml:space="preserve"> and</w:t>
        </w:r>
      </w:ins>
      <w:ins w:id="14063" w:author="Rev 3 Allen Wirfs-Brock" w:date="2011-08-30T16:43:00Z">
        <w:r w:rsidRPr="00E77497">
          <w:t xml:space="preserve"> </w:t>
        </w:r>
        <w:r w:rsidRPr="00E77497">
          <w:rPr>
            <w:i/>
          </w:rPr>
          <w:t>blockEnv</w:t>
        </w:r>
      </w:ins>
      <w:ins w:id="14064" w:author="Rev 3 Allen Wirfs-Brock" w:date="2011-09-09T13:25:00Z">
        <w:r w:rsidR="00DD7BE8" w:rsidRPr="00E77497">
          <w:t>.</w:t>
        </w:r>
      </w:ins>
    </w:p>
    <w:p w14:paraId="2C2E75ED" w14:textId="77777777" w:rsidR="00F411F6" w:rsidRPr="00E77497" w:rsidDel="00C479AB" w:rsidRDefault="00F411F6" w:rsidP="00C7794D">
      <w:pPr>
        <w:pStyle w:val="Alg2"/>
        <w:spacing w:after="220"/>
        <w:contextualSpacing/>
        <w:rPr>
          <w:ins w:id="14065" w:author="Rev 3 Allen Wirfs-Brock" w:date="2011-09-10T12:06:00Z"/>
          <w:del w:id="14066" w:author="Rev 4 Allen Wirfs-Brock" w:date="2011-10-04T16:35:00Z"/>
        </w:rPr>
      </w:pPr>
      <w:ins w:id="14067" w:author="Rev 3 Allen Wirfs-Brock" w:date="2011-09-10T12:06:00Z">
        <w:del w:id="14068" w:author="Rev 4 Allen Wirfs-Brock" w:date="2011-10-04T16:35:00Z">
          <w:r w:rsidRPr="00E77497" w:rsidDel="00C479AB">
            <w:delText xml:space="preserve">For each element </w:delText>
          </w:r>
          <w:r w:rsidRPr="00E77497" w:rsidDel="00C479AB">
            <w:rPr>
              <w:i/>
            </w:rPr>
            <w:delText>param</w:delText>
          </w:r>
          <w:r w:rsidRPr="00E77497" w:rsidDel="00C479AB">
            <w:delText xml:space="preserve">, of </w:delText>
          </w:r>
          <w:r w:rsidRPr="00E77497" w:rsidDel="00C479AB">
            <w:rPr>
              <w:i/>
            </w:rPr>
            <w:delText>formals</w:delText>
          </w:r>
          <w:r w:rsidRPr="00E77497" w:rsidDel="00C479AB">
            <w:delText>,</w:delText>
          </w:r>
        </w:del>
      </w:ins>
    </w:p>
    <w:p w14:paraId="0D6EDD71" w14:textId="77777777" w:rsidR="00F411F6" w:rsidRPr="00E77497" w:rsidDel="00C479AB" w:rsidRDefault="00F411F6" w:rsidP="00C7794D">
      <w:pPr>
        <w:pStyle w:val="Alg2"/>
        <w:spacing w:after="220"/>
        <w:ind w:left="1080"/>
        <w:contextualSpacing/>
        <w:rPr>
          <w:ins w:id="14069" w:author="Rev 3 Allen Wirfs-Brock" w:date="2011-09-10T12:07:00Z"/>
          <w:del w:id="14070" w:author="Rev 4 Allen Wirfs-Brock" w:date="2011-10-04T16:35:00Z"/>
        </w:rPr>
      </w:pPr>
      <w:ins w:id="14071" w:author="Rev 3 Allen Wirfs-Brock" w:date="2011-09-10T12:07:00Z">
        <w:del w:id="14072" w:author="Rev 4 Allen Wirfs-Brock" w:date="2011-10-04T16:35:00Z">
          <w:r w:rsidRPr="00E77497" w:rsidDel="00C479AB">
            <w:delText xml:space="preserve">Let </w:delText>
          </w:r>
          <w:r w:rsidRPr="00E77497" w:rsidDel="00C479AB">
            <w:rPr>
              <w:i/>
            </w:rPr>
            <w:delText>value</w:delText>
          </w:r>
          <w:r w:rsidRPr="00E77497" w:rsidDel="00C479AB">
            <w:delText xml:space="preserve"> be the </w:delText>
          </w:r>
        </w:del>
      </w:ins>
      <w:ins w:id="14073" w:author="Rev 3 Allen Wirfs-Brock" w:date="2011-09-10T12:08:00Z">
        <w:del w:id="14074" w:author="Rev 4 Allen Wirfs-Brock" w:date="2011-10-04T16:35:00Z">
          <w:r w:rsidRPr="00E77497" w:rsidDel="00C479AB">
            <w:delText xml:space="preserve">positionally </w:delText>
          </w:r>
        </w:del>
      </w:ins>
      <w:ins w:id="14075" w:author="Rev 3 Allen Wirfs-Brock" w:date="2011-09-10T12:07:00Z">
        <w:del w:id="14076" w:author="Rev 4 Allen Wirfs-Brock" w:date="2011-10-04T16:35:00Z">
          <w:r w:rsidRPr="00E77497" w:rsidDel="00C479AB">
            <w:delText xml:space="preserve">corresponding elment of </w:delText>
          </w:r>
          <w:r w:rsidRPr="00E77497" w:rsidDel="00C479AB">
            <w:rPr>
              <w:i/>
            </w:rPr>
            <w:delText>arguments</w:delText>
          </w:r>
          <w:r w:rsidRPr="00E77497" w:rsidDel="00C479AB">
            <w:delText>.</w:delText>
          </w:r>
        </w:del>
      </w:ins>
    </w:p>
    <w:p w14:paraId="7131F171" w14:textId="77777777" w:rsidR="00F411F6" w:rsidRPr="00E77497" w:rsidDel="00C479AB" w:rsidRDefault="00F411F6" w:rsidP="00C7794D">
      <w:pPr>
        <w:pStyle w:val="Alg2"/>
        <w:spacing w:after="220"/>
        <w:ind w:left="1080"/>
        <w:contextualSpacing/>
        <w:rPr>
          <w:ins w:id="14077" w:author="Rev 3 Allen Wirfs-Brock" w:date="2011-09-10T12:08:00Z"/>
          <w:del w:id="14078" w:author="Rev 4 Allen Wirfs-Brock" w:date="2011-10-04T16:36:00Z"/>
        </w:rPr>
      </w:pPr>
      <w:ins w:id="14079" w:author="Rev 3 Allen Wirfs-Brock" w:date="2011-09-10T12:09:00Z">
        <w:del w:id="14080" w:author="Rev 4 Allen Wirfs-Brock" w:date="2011-10-04T16:35:00Z">
          <w:r w:rsidRPr="00E77497" w:rsidDel="00C479AB">
            <w:delText xml:space="preserve">Call </w:delText>
          </w:r>
          <w:r w:rsidR="00DD5563" w:rsidRPr="00E77497" w:rsidDel="00C479AB">
            <w:rPr>
              <w:i/>
            </w:rPr>
            <w:delText>blockEnv</w:delText>
          </w:r>
          <w:r w:rsidRPr="00E77497" w:rsidDel="00C479AB">
            <w:delText xml:space="preserve">’s InitializeBinding concrete method passing </w:delText>
          </w:r>
        </w:del>
      </w:ins>
      <w:ins w:id="14081" w:author="Rev 3 Allen Wirfs-Brock" w:date="2011-09-10T12:10:00Z">
        <w:del w:id="14082" w:author="Rev 4 Allen Wirfs-Brock" w:date="2011-10-04T16:35:00Z">
          <w:r w:rsidR="00DD5563" w:rsidRPr="00E77497" w:rsidDel="00C479AB">
            <w:rPr>
              <w:i/>
            </w:rPr>
            <w:delText>param</w:delText>
          </w:r>
        </w:del>
      </w:ins>
      <w:ins w:id="14083" w:author="Rev 3 Allen Wirfs-Brock" w:date="2011-09-10T12:09:00Z">
        <w:del w:id="14084" w:author="Rev 4 Allen Wirfs-Brock" w:date="2011-10-04T16:35:00Z">
          <w:r w:rsidRPr="00E77497" w:rsidDel="00C479AB">
            <w:delText xml:space="preserve">, and </w:delText>
          </w:r>
        </w:del>
      </w:ins>
      <w:ins w:id="14085" w:author="Rev 3 Allen Wirfs-Brock" w:date="2011-09-10T12:10:00Z">
        <w:del w:id="14086" w:author="Rev 4 Allen Wirfs-Brock" w:date="2011-10-04T16:35:00Z">
          <w:r w:rsidR="00DA6D22" w:rsidRPr="00E77497" w:rsidDel="00C479AB">
            <w:rPr>
              <w:i/>
            </w:rPr>
            <w:delText>value</w:delText>
          </w:r>
          <w:r w:rsidR="00DA6D22" w:rsidRPr="00E77497" w:rsidDel="00C479AB">
            <w:delText xml:space="preserve"> </w:delText>
          </w:r>
        </w:del>
      </w:ins>
      <w:ins w:id="14087" w:author="Rev 3 Allen Wirfs-Brock" w:date="2011-09-10T12:09:00Z">
        <w:del w:id="14088" w:author="Rev 4 Allen Wirfs-Brock" w:date="2011-10-04T16:35:00Z">
          <w:r w:rsidRPr="00E77497" w:rsidDel="00C479AB">
            <w:delText>as the arguments.</w:delText>
          </w:r>
        </w:del>
      </w:ins>
    </w:p>
    <w:p w14:paraId="24088180" w14:textId="77777777" w:rsidR="00C479AB" w:rsidRPr="00E77497" w:rsidRDefault="00C479AB" w:rsidP="007B6658">
      <w:pPr>
        <w:pStyle w:val="Alg2"/>
        <w:numPr>
          <w:ilvl w:val="0"/>
          <w:numId w:val="106"/>
        </w:numPr>
        <w:spacing w:after="220"/>
        <w:contextualSpacing/>
        <w:rPr>
          <w:ins w:id="14089" w:author="Rev 4 Allen Wirfs-Brock" w:date="2011-10-04T16:36:00Z"/>
        </w:rPr>
      </w:pPr>
      <w:ins w:id="14090" w:author="Rev 4 Allen Wirfs-Brock" w:date="2011-10-04T16:36:00Z">
        <w:r w:rsidRPr="00E77497">
          <w:t xml:space="preserve">Set the </w:t>
        </w:r>
        <w:del w:id="14091" w:author="Rev 7 Allen Wirfs-Brock" w:date="2012-05-02T10:45:00Z">
          <w:r w:rsidRPr="00E77497" w:rsidDel="000D5AB9">
            <w:delText>running</w:delText>
          </w:r>
        </w:del>
      </w:ins>
      <w:ins w:id="14092" w:author="Rev 7 Allen Wirfs-Brock" w:date="2012-05-02T10:45:00Z">
        <w:del w:id="14093" w:author="Rev 8 Allen Wirfs-Brock" w:date="2012-06-13T15:59:00Z">
          <w:r w:rsidR="000D5AB9" w:rsidDel="00B33FB4">
            <w:delText>current</w:delText>
          </w:r>
        </w:del>
      </w:ins>
      <w:ins w:id="14094" w:author="Rev 8 Allen Wirfs-Brock" w:date="2012-06-13T15:59:00Z">
        <w:r w:rsidR="00B33FB4">
          <w:t>running</w:t>
        </w:r>
      </w:ins>
      <w:ins w:id="14095" w:author="Rev 4 Allen Wirfs-Brock" w:date="2011-10-04T16:36:00Z">
        <w:r w:rsidRPr="00E77497">
          <w:t xml:space="preserve"> execution context’s LexicalEnvironment to </w:t>
        </w:r>
        <w:r w:rsidRPr="00E77497">
          <w:rPr>
            <w:i/>
          </w:rPr>
          <w:t>blockEnv</w:t>
        </w:r>
        <w:r w:rsidRPr="00E77497">
          <w:t>.</w:t>
        </w:r>
      </w:ins>
    </w:p>
    <w:p w14:paraId="755CD24E" w14:textId="77777777" w:rsidR="000E330C" w:rsidRPr="00E77497" w:rsidRDefault="000E330C" w:rsidP="007B6658">
      <w:pPr>
        <w:pStyle w:val="Alg2"/>
        <w:numPr>
          <w:ilvl w:val="0"/>
          <w:numId w:val="106"/>
        </w:numPr>
        <w:spacing w:after="220"/>
        <w:contextualSpacing/>
        <w:rPr>
          <w:ins w:id="14096" w:author="Rev 3 Allen Wirfs-Brock" w:date="2011-08-30T16:44:00Z"/>
        </w:rPr>
      </w:pPr>
      <w:ins w:id="14097" w:author="Rev 3 Allen Wirfs-Brock" w:date="2011-08-30T16:45:00Z">
        <w:r w:rsidRPr="00E77497">
          <w:t xml:space="preserve">Let </w:t>
        </w:r>
        <w:r w:rsidRPr="00E77497">
          <w:rPr>
            <w:i/>
          </w:rPr>
          <w:t>blockValue</w:t>
        </w:r>
        <w:r w:rsidRPr="00E77497">
          <w:t xml:space="preserve"> be </w:t>
        </w:r>
      </w:ins>
      <w:r w:rsidR="00F30646" w:rsidRPr="00E77497">
        <w:t xml:space="preserve">the result of evaluating </w:t>
      </w:r>
      <w:r w:rsidR="00F30646" w:rsidRPr="00E77497">
        <w:rPr>
          <w:i/>
        </w:rPr>
        <w:t>StatementList</w:t>
      </w:r>
      <w:r w:rsidR="00F30646" w:rsidRPr="00E77497">
        <w:t>.</w:t>
      </w:r>
    </w:p>
    <w:p w14:paraId="04FCED21" w14:textId="77777777" w:rsidR="000E330C" w:rsidRPr="00E77497" w:rsidRDefault="00F30646" w:rsidP="007B6658">
      <w:pPr>
        <w:pStyle w:val="Alg2"/>
        <w:numPr>
          <w:ilvl w:val="0"/>
          <w:numId w:val="106"/>
        </w:numPr>
        <w:spacing w:after="220"/>
        <w:contextualSpacing/>
        <w:rPr>
          <w:ins w:id="14098" w:author="Rev 3 Allen Wirfs-Brock" w:date="2011-08-30T16:40:00Z"/>
        </w:rPr>
      </w:pPr>
      <w:ins w:id="14099" w:author="Rev 3 Allen Wirfs-Brock" w:date="2011-08-30T16:46:00Z">
        <w:r w:rsidRPr="00E77497">
          <w:t xml:space="preserve">Set the </w:t>
        </w:r>
        <w:del w:id="14100" w:author="Rev 7 Allen Wirfs-Brock" w:date="2012-05-02T10:45:00Z">
          <w:r w:rsidRPr="00E77497" w:rsidDel="000D5AB9">
            <w:delText>running</w:delText>
          </w:r>
        </w:del>
      </w:ins>
      <w:ins w:id="14101" w:author="Rev 7 Allen Wirfs-Brock" w:date="2012-05-02T10:45:00Z">
        <w:del w:id="14102" w:author="Rev 8 Allen Wirfs-Brock" w:date="2012-06-13T15:59:00Z">
          <w:r w:rsidR="000D5AB9" w:rsidDel="00B33FB4">
            <w:delText>current</w:delText>
          </w:r>
        </w:del>
      </w:ins>
      <w:ins w:id="14103" w:author="Rev 8 Allen Wirfs-Brock" w:date="2012-06-13T15:59:00Z">
        <w:r w:rsidR="00B33FB4">
          <w:t>running</w:t>
        </w:r>
      </w:ins>
      <w:ins w:id="14104" w:author="Rev 3 Allen Wirfs-Brock" w:date="2011-08-30T16:46:00Z">
        <w:r w:rsidRPr="00E77497">
          <w:t xml:space="preserve"> execution context’s LexicalEnvironment to </w:t>
        </w:r>
        <w:r w:rsidRPr="00E77497">
          <w:rPr>
            <w:i/>
          </w:rPr>
          <w:t>oldEnv</w:t>
        </w:r>
        <w:r w:rsidRPr="00E77497">
          <w:t>.</w:t>
        </w:r>
      </w:ins>
    </w:p>
    <w:p w14:paraId="7621C8F3" w14:textId="77777777" w:rsidR="00F14B7C" w:rsidRPr="00E77497" w:rsidRDefault="004C02EF" w:rsidP="007B6658">
      <w:pPr>
        <w:pStyle w:val="Alg2"/>
        <w:numPr>
          <w:ilvl w:val="0"/>
          <w:numId w:val="106"/>
        </w:numPr>
        <w:spacing w:after="220"/>
        <w:rPr>
          <w:ins w:id="14105" w:author="Rev 3 Allen Wirfs-Brock" w:date="2011-09-02T08:59:00Z"/>
        </w:rPr>
      </w:pPr>
      <w:r w:rsidRPr="00E77497">
        <w:t xml:space="preserve">Return </w:t>
      </w:r>
      <w:ins w:id="14106" w:author="Rev 3 Allen Wirfs-Brock" w:date="2011-08-30T16:48:00Z">
        <w:r w:rsidR="00F30646" w:rsidRPr="00E77497">
          <w:rPr>
            <w:i/>
          </w:rPr>
          <w:t>blockValue</w:t>
        </w:r>
      </w:ins>
      <w:r w:rsidRPr="00E77497">
        <w:t>.</w:t>
      </w:r>
    </w:p>
    <w:p w14:paraId="09271ACD" w14:textId="77777777" w:rsidR="00AB30FE" w:rsidRPr="00E77497" w:rsidRDefault="00AB30FE" w:rsidP="00AB30FE">
      <w:pPr>
        <w:pStyle w:val="Note"/>
        <w:rPr>
          <w:ins w:id="14107" w:author="Rev 3 Allen Wirfs-Brock" w:date="2011-09-09T13:45:00Z"/>
        </w:rPr>
      </w:pPr>
      <w:ins w:id="14108" w:author="Rev 3 Allen Wirfs-Brock" w:date="2011-09-09T13:45: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3C3BDC27" w14:textId="77777777" w:rsidR="00F14B7C" w:rsidRPr="00E77497" w:rsidDel="00C42165" w:rsidRDefault="00F14B7C" w:rsidP="00F14B7C">
      <w:pPr>
        <w:rPr>
          <w:ins w:id="14109" w:author="Rev 3 Allen Wirfs-Brock" w:date="2011-09-02T09:00:00Z"/>
          <w:del w:id="14110" w:author="Rev 4 Allen Wirfs-Brock" w:date="2011-10-20T09:19:00Z"/>
        </w:rPr>
      </w:pPr>
      <w:ins w:id="14111" w:author="Rev 3 Allen Wirfs-Brock" w:date="2011-09-02T09:00:00Z">
        <w:del w:id="14112" w:author="Rev 4 Allen Wirfs-Brock" w:date="2011-10-20T09:19:00Z">
          <w:r w:rsidRPr="00E77497" w:rsidDel="00C42165">
            <w:delText xml:space="preserve">The LexicallyDeclaredNames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5F79880D" w14:textId="77777777" w:rsidR="00F14B7C" w:rsidRPr="00E77497" w:rsidDel="00C42165" w:rsidRDefault="00F14B7C">
      <w:pPr>
        <w:pStyle w:val="Alg4"/>
        <w:numPr>
          <w:ilvl w:val="0"/>
          <w:numId w:val="498"/>
        </w:numPr>
        <w:spacing w:after="220"/>
        <w:contextualSpacing/>
        <w:rPr>
          <w:ins w:id="14113" w:author="Rev 3 Allen Wirfs-Brock" w:date="2011-09-02T09:00:00Z"/>
          <w:del w:id="14114" w:author="Rev 4 Allen Wirfs-Brock" w:date="2011-10-20T09:19:00Z"/>
        </w:rPr>
        <w:pPrChange w:id="14115" w:author="Rev 4 Allen Wirfs-Brock" w:date="2011-11-07T12:16:00Z">
          <w:pPr>
            <w:pStyle w:val="Alg4"/>
            <w:numPr>
              <w:numId w:val="528"/>
            </w:numPr>
            <w:tabs>
              <w:tab w:val="num" w:pos="360"/>
            </w:tabs>
            <w:spacing w:after="220"/>
            <w:ind w:left="360" w:hanging="360"/>
            <w:contextualSpacing/>
          </w:pPr>
        </w:pPrChange>
      </w:pPr>
      <w:ins w:id="14116" w:author="Rev 3 Allen Wirfs-Brock" w:date="2011-09-02T09:00:00Z">
        <w:del w:id="14117" w:author="Rev 4 Allen Wirfs-Brock" w:date="2011-10-20T09:19:00Z">
          <w:r w:rsidRPr="00E77497" w:rsidDel="00C42165">
            <w:delText>Return</w:delText>
          </w:r>
        </w:del>
      </w:ins>
      <w:ins w:id="14118" w:author="Rev 3 Allen Wirfs-Brock" w:date="2011-09-02T09:02:00Z">
        <w:del w:id="14119" w:author="Rev 4 Allen Wirfs-Brock" w:date="2011-10-20T09:19:00Z">
          <w:r w:rsidRPr="00E77497" w:rsidDel="00C42165">
            <w:delText xml:space="preserve"> the</w:delText>
          </w:r>
        </w:del>
      </w:ins>
      <w:ins w:id="14120" w:author="Rev 3 Allen Wirfs-Brock" w:date="2011-09-02T09:00:00Z">
        <w:del w:id="14121" w:author="Rev 4 Allen Wirfs-Brock" w:date="2011-10-20T09:19:00Z">
          <w:r w:rsidRPr="00E77497" w:rsidDel="00C42165">
            <w:delText xml:space="preserve"> </w:delText>
          </w:r>
        </w:del>
      </w:ins>
      <w:ins w:id="14122" w:author="Rev 3 Allen Wirfs-Brock" w:date="2011-09-02T09:01:00Z">
        <w:del w:id="14123" w:author="Rev 4 Allen Wirfs-Brock" w:date="2011-10-20T09:19:00Z">
          <w:r w:rsidRPr="00E77497" w:rsidDel="00C42165">
            <w:delText xml:space="preserve">LexicallyDeclaredNames </w:delText>
          </w:r>
        </w:del>
      </w:ins>
      <w:ins w:id="14124" w:author="Rev 3 Allen Wirfs-Brock" w:date="2011-09-02T09:00:00Z">
        <w:del w:id="14125" w:author="Rev 4 Allen Wirfs-Brock" w:date="2011-10-20T09:19:00Z">
          <w:r w:rsidRPr="00E77497" w:rsidDel="00C42165">
            <w:delText xml:space="preserve">of </w:delText>
          </w:r>
        </w:del>
      </w:ins>
      <w:ins w:id="14126" w:author="Rev 3 Allen Wirfs-Brock" w:date="2011-09-02T09:01:00Z">
        <w:del w:id="14127" w:author="Rev 4 Allen Wirfs-Brock" w:date="2011-10-20T09:19:00Z">
          <w:r w:rsidRPr="00E77497" w:rsidDel="00C42165">
            <w:rPr>
              <w:i/>
            </w:rPr>
            <w:delText>StatementListItem</w:delText>
          </w:r>
        </w:del>
      </w:ins>
      <w:ins w:id="14128" w:author="Rev 3 Allen Wirfs-Brock" w:date="2011-09-02T09:00:00Z">
        <w:del w:id="14129" w:author="Rev 4 Allen Wirfs-Brock" w:date="2011-10-20T09:19:00Z">
          <w:r w:rsidRPr="00E77497" w:rsidDel="00C42165">
            <w:delText>.</w:delText>
          </w:r>
        </w:del>
      </w:ins>
    </w:p>
    <w:p w14:paraId="54654A4A" w14:textId="77777777" w:rsidR="009300EE" w:rsidRPr="00E77497" w:rsidDel="00C42165" w:rsidRDefault="009300EE" w:rsidP="009300EE">
      <w:pPr>
        <w:rPr>
          <w:ins w:id="14130" w:author="Rev 3 Allen Wirfs-Brock" w:date="2011-09-10T13:46:00Z"/>
          <w:del w:id="14131" w:author="Rev 4 Allen Wirfs-Brock" w:date="2011-10-20T09:19:00Z"/>
        </w:rPr>
      </w:pPr>
      <w:ins w:id="14132" w:author="Rev 3 Allen Wirfs-Brock" w:date="2011-09-10T13:46:00Z">
        <w:del w:id="14133" w:author="Rev 4 Allen Wirfs-Brock" w:date="2011-10-20T09:19:00Z">
          <w:r w:rsidRPr="00E77497" w:rsidDel="00C42165">
            <w:delText xml:space="preserve">The LexicalDeclarations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4CDFE47B" w14:textId="77777777" w:rsidR="009300EE" w:rsidRPr="00E77497" w:rsidDel="00C42165" w:rsidRDefault="009300EE">
      <w:pPr>
        <w:pStyle w:val="Alg4"/>
        <w:numPr>
          <w:ilvl w:val="0"/>
          <w:numId w:val="526"/>
        </w:numPr>
        <w:spacing w:after="220"/>
        <w:contextualSpacing/>
        <w:rPr>
          <w:ins w:id="14134" w:author="Rev 3 Allen Wirfs-Brock" w:date="2011-09-10T13:46:00Z"/>
          <w:del w:id="14135" w:author="Rev 4 Allen Wirfs-Brock" w:date="2011-10-20T09:19:00Z"/>
        </w:rPr>
        <w:pPrChange w:id="14136" w:author="Rev 4 Allen Wirfs-Brock" w:date="2011-11-07T12:16:00Z">
          <w:pPr>
            <w:pStyle w:val="Alg4"/>
            <w:numPr>
              <w:numId w:val="558"/>
            </w:numPr>
            <w:tabs>
              <w:tab w:val="num" w:pos="360"/>
            </w:tabs>
            <w:spacing w:after="220"/>
            <w:ind w:left="360" w:hanging="360"/>
            <w:contextualSpacing/>
          </w:pPr>
        </w:pPrChange>
      </w:pPr>
      <w:ins w:id="14137" w:author="Rev 3 Allen Wirfs-Brock" w:date="2011-09-10T13:46:00Z">
        <w:del w:id="14138" w:author="Rev 4 Allen Wirfs-Brock" w:date="2011-10-20T09:19:00Z">
          <w:r w:rsidRPr="00E77497" w:rsidDel="00C42165">
            <w:delText xml:space="preserve">Return the </w:delText>
          </w:r>
        </w:del>
      </w:ins>
      <w:ins w:id="14139" w:author="Rev 3 Allen Wirfs-Brock" w:date="2011-09-10T13:47:00Z">
        <w:del w:id="14140" w:author="Rev 4 Allen Wirfs-Brock" w:date="2011-10-20T09:19:00Z">
          <w:r w:rsidRPr="00E77497" w:rsidDel="00C42165">
            <w:delText xml:space="preserve">LexicalDeclarations </w:delText>
          </w:r>
        </w:del>
      </w:ins>
      <w:ins w:id="14141" w:author="Rev 3 Allen Wirfs-Brock" w:date="2011-09-10T13:46:00Z">
        <w:del w:id="14142" w:author="Rev 4 Allen Wirfs-Brock" w:date="2011-10-20T09:19:00Z">
          <w:r w:rsidRPr="00E77497" w:rsidDel="00C42165">
            <w:delText xml:space="preserve">of </w:delText>
          </w:r>
          <w:r w:rsidRPr="00E77497" w:rsidDel="00C42165">
            <w:rPr>
              <w:i/>
            </w:rPr>
            <w:delText>StatementListItem</w:delText>
          </w:r>
          <w:r w:rsidRPr="00E77497" w:rsidDel="00C42165">
            <w:delText>.</w:delText>
          </w:r>
        </w:del>
      </w:ins>
    </w:p>
    <w:p w14:paraId="444D163B" w14:textId="77777777" w:rsidR="00F14B7C" w:rsidRPr="00E77497" w:rsidDel="00C42165" w:rsidRDefault="00F14B7C" w:rsidP="00F14B7C">
      <w:pPr>
        <w:rPr>
          <w:ins w:id="14143" w:author="Rev 3 Allen Wirfs-Brock" w:date="2011-09-02T09:02:00Z"/>
          <w:del w:id="14144" w:author="Rev 4 Allen Wirfs-Brock" w:date="2011-10-20T09:19:00Z"/>
        </w:rPr>
      </w:pPr>
      <w:ins w:id="14145" w:author="Rev 3 Allen Wirfs-Brock" w:date="2011-09-02T09:02:00Z">
        <w:del w:id="14146" w:author="Rev 4 Allen Wirfs-Brock" w:date="2011-10-20T09:19:00Z">
          <w:r w:rsidRPr="00E77497" w:rsidDel="00C42165">
            <w:delText xml:space="preserve">The VarDeclaredNames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5C5A9D37" w14:textId="77777777" w:rsidR="00F14B7C" w:rsidRPr="00E77497" w:rsidDel="00C42165" w:rsidRDefault="00F14B7C">
      <w:pPr>
        <w:pStyle w:val="Alg4"/>
        <w:numPr>
          <w:ilvl w:val="0"/>
          <w:numId w:val="462"/>
        </w:numPr>
        <w:spacing w:after="220"/>
        <w:contextualSpacing/>
        <w:rPr>
          <w:ins w:id="14147" w:author="Rev 3 Allen Wirfs-Brock" w:date="2011-09-02T08:59:00Z"/>
          <w:del w:id="14148" w:author="Rev 4 Allen Wirfs-Brock" w:date="2011-10-20T09:19:00Z"/>
        </w:rPr>
        <w:pPrChange w:id="14149" w:author="Rev 4 Allen Wirfs-Brock" w:date="2011-11-07T12:16:00Z">
          <w:pPr>
            <w:pStyle w:val="Alg4"/>
            <w:numPr>
              <w:numId w:val="489"/>
            </w:numPr>
            <w:tabs>
              <w:tab w:val="num" w:pos="360"/>
            </w:tabs>
            <w:spacing w:after="220"/>
            <w:ind w:left="360" w:hanging="360"/>
            <w:contextualSpacing/>
          </w:pPr>
        </w:pPrChange>
      </w:pPr>
      <w:ins w:id="14150" w:author="Rev 3 Allen Wirfs-Brock" w:date="2011-09-02T09:02:00Z">
        <w:del w:id="14151" w:author="Rev 4 Allen Wirfs-Brock" w:date="2011-10-20T09:19:00Z">
          <w:r w:rsidRPr="00E77497" w:rsidDel="00C42165">
            <w:delText xml:space="preserve">Return the VarDeclaredNames of </w:delText>
          </w:r>
          <w:r w:rsidRPr="00E77497" w:rsidDel="00C42165">
            <w:rPr>
              <w:i/>
            </w:rPr>
            <w:delText>StatementListItem</w:delText>
          </w:r>
          <w:r w:rsidRPr="00E77497" w:rsidDel="00C42165">
            <w:delText>.</w:delText>
          </w:r>
        </w:del>
      </w:ins>
    </w:p>
    <w:p w14:paraId="1B4E2146" w14:textId="77777777" w:rsidR="004C02EF" w:rsidRPr="00E77497" w:rsidDel="00F71D44" w:rsidRDefault="004C02EF" w:rsidP="004C02EF">
      <w:pPr>
        <w:rPr>
          <w:del w:id="14152" w:author="Rev 8 Allen Wirfs-Brock" w:date="2012-06-01T08:46:00Z"/>
        </w:rPr>
      </w:pPr>
      <w:del w:id="14153" w:author="Rev 8 Allen Wirfs-Brock" w:date="2012-06-01T08:46:00Z">
        <w:r w:rsidRPr="00E77497" w:rsidDel="00F71D44">
          <w:delText xml:space="preserve">The production </w:delText>
        </w:r>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w:delText>
        </w:r>
      </w:del>
      <w:ins w:id="14154" w:author="Rev 3 Allen Wirfs-Brock" w:date="2011-08-30T16:28:00Z">
        <w:del w:id="14155" w:author="Rev 8 Allen Wirfs-Brock" w:date="2012-06-01T08:46:00Z">
          <w:r w:rsidR="009A6DAE" w:rsidRPr="00E77497" w:rsidDel="00F71D44">
            <w:rPr>
              <w:rFonts w:ascii="Times New Roman" w:hAnsi="Times New Roman"/>
              <w:i/>
            </w:rPr>
            <w:delText>ListItem</w:delText>
          </w:r>
        </w:del>
      </w:ins>
      <w:del w:id="14156" w:author="Rev 8 Allen Wirfs-Brock" w:date="2012-06-01T08:46:00Z">
        <w:r w:rsidRPr="00E77497" w:rsidDel="00F71D44">
          <w:delText xml:space="preserve"> is evaluated as follows:</w:delText>
        </w:r>
      </w:del>
    </w:p>
    <w:p w14:paraId="1F5F2930" w14:textId="77777777" w:rsidR="004C02EF" w:rsidRPr="00E77497" w:rsidDel="00F71D44" w:rsidRDefault="004C02EF" w:rsidP="007B6658">
      <w:pPr>
        <w:pStyle w:val="Alg2"/>
        <w:keepNext/>
        <w:numPr>
          <w:ilvl w:val="0"/>
          <w:numId w:val="107"/>
        </w:numPr>
        <w:rPr>
          <w:del w:id="14157" w:author="Rev 8 Allen Wirfs-Brock" w:date="2012-06-01T08:46:00Z"/>
        </w:rPr>
      </w:pPr>
      <w:del w:id="14158" w:author="Rev 8 Allen Wirfs-Brock" w:date="2012-06-01T08:46:00Z">
        <w:r w:rsidRPr="00E77497" w:rsidDel="00F71D44">
          <w:delText xml:space="preserve">Let </w:delText>
        </w:r>
        <w:r w:rsidRPr="00E77497" w:rsidDel="00F71D44">
          <w:rPr>
            <w:i/>
          </w:rPr>
          <w:delText>s</w:delText>
        </w:r>
        <w:r w:rsidRPr="00E77497" w:rsidDel="00F71D44">
          <w:delText xml:space="preserve"> be the result of evaluating </w:delText>
        </w:r>
        <w:r w:rsidRPr="00E77497" w:rsidDel="00F71D44">
          <w:rPr>
            <w:i/>
          </w:rPr>
          <w:delText>Statement</w:delText>
        </w:r>
      </w:del>
      <w:ins w:id="14159" w:author="Rev 3 Allen Wirfs-Brock" w:date="2011-08-30T16:29:00Z">
        <w:del w:id="14160" w:author="Rev 8 Allen Wirfs-Brock" w:date="2012-06-01T08:46:00Z">
          <w:r w:rsidR="009A6DAE" w:rsidRPr="00E77497" w:rsidDel="00F71D44">
            <w:rPr>
              <w:i/>
            </w:rPr>
            <w:delText>ListItem</w:delText>
          </w:r>
        </w:del>
      </w:ins>
      <w:del w:id="14161" w:author="Rev 8 Allen Wirfs-Brock" w:date="2012-06-01T08:46:00Z">
        <w:r w:rsidRPr="00E77497" w:rsidDel="00F71D44">
          <w:delText>.</w:delText>
        </w:r>
      </w:del>
    </w:p>
    <w:p w14:paraId="20BBD71A" w14:textId="77777777" w:rsidR="004C02EF" w:rsidRPr="00A67AF2" w:rsidDel="00F71D44" w:rsidRDefault="004C02EF" w:rsidP="007B6658">
      <w:pPr>
        <w:pStyle w:val="Alg2"/>
        <w:numPr>
          <w:ilvl w:val="0"/>
          <w:numId w:val="107"/>
        </w:numPr>
        <w:rPr>
          <w:del w:id="14162" w:author="Rev 8 Allen Wirfs-Brock" w:date="2012-06-01T08:46:00Z"/>
        </w:rPr>
      </w:pPr>
      <w:commentRangeStart w:id="14163"/>
      <w:del w:id="14164" w:author="Rev 8 Allen Wirfs-Brock" w:date="2012-06-01T08:46:00Z">
        <w:r w:rsidRPr="00A67AF2" w:rsidDel="00F71D44">
          <w:delText>If an exception was thrown</w:delText>
        </w:r>
        <w:commentRangeEnd w:id="14163"/>
        <w:r w:rsidR="00744C74" w:rsidRPr="00A67AF2" w:rsidDel="00F71D44">
          <w:rPr>
            <w:rStyle w:val="af3"/>
            <w:rFonts w:ascii="Arial" w:eastAsia="MS Mincho" w:hAnsi="Arial"/>
            <w:spacing w:val="0"/>
            <w:lang w:val="en-GB" w:eastAsia="ja-JP"/>
          </w:rPr>
          <w:commentReference w:id="14163"/>
        </w:r>
        <w:r w:rsidRPr="004D1BD1" w:rsidDel="00F71D44">
          <w:delText>, return (</w:delText>
        </w:r>
        <w:r w:rsidRPr="003B4312" w:rsidDel="00F71D44">
          <w:rPr>
            <w:rFonts w:ascii="Arial" w:hAnsi="Arial" w:cs="Arial"/>
          </w:rPr>
          <w:delText>throw</w:delText>
        </w:r>
        <w:r w:rsidRPr="006B6D0A" w:rsidDel="00F71D44">
          <w:delText xml:space="preserve">, </w:delText>
        </w:r>
        <w:r w:rsidRPr="006B6D0A" w:rsidDel="00F71D44">
          <w:rPr>
            <w:i/>
          </w:rPr>
          <w:delText>V</w:delText>
        </w:r>
        <w:r w:rsidRPr="006B6D0A" w:rsidDel="00F71D44">
          <w:delText xml:space="preserve">, </w:delText>
        </w:r>
        <w:r w:rsidRPr="00E65A34" w:rsidDel="00F71D44">
          <w:rPr>
            <w:rFonts w:ascii="Arial" w:hAnsi="Arial" w:cs="Arial"/>
          </w:rPr>
          <w:delText>empty</w:delText>
        </w:r>
        <w:r w:rsidRPr="00A67AF2" w:rsidDel="00F71D44">
          <w:delText xml:space="preserve">) where </w:delText>
        </w:r>
        <w:r w:rsidRPr="00A67AF2" w:rsidDel="00F71D44">
          <w:rPr>
            <w:i/>
          </w:rPr>
          <w:delText>V</w:delText>
        </w:r>
        <w:r w:rsidRPr="00A67AF2" w:rsidDel="00F71D44">
          <w:delText xml:space="preserve"> is the exception. (Execution now proceeds as if no exception were thrown.)</w:delText>
        </w:r>
      </w:del>
    </w:p>
    <w:p w14:paraId="6137D0EB" w14:textId="77777777" w:rsidR="004C02EF" w:rsidRPr="00675B74" w:rsidDel="00F71D44" w:rsidRDefault="004C02EF" w:rsidP="007B6658">
      <w:pPr>
        <w:pStyle w:val="Alg2"/>
        <w:numPr>
          <w:ilvl w:val="0"/>
          <w:numId w:val="107"/>
        </w:numPr>
        <w:spacing w:after="220"/>
        <w:rPr>
          <w:del w:id="14165" w:author="Rev 8 Allen Wirfs-Brock" w:date="2012-06-01T08:46:00Z"/>
        </w:rPr>
      </w:pPr>
      <w:del w:id="14166" w:author="Rev 8 Allen Wirfs-Brock" w:date="2012-06-01T08:46:00Z">
        <w:r w:rsidRPr="009C202C" w:rsidDel="00F71D44">
          <w:delText xml:space="preserve">Return </w:delText>
        </w:r>
        <w:r w:rsidRPr="00B820AB" w:rsidDel="00F71D44">
          <w:rPr>
            <w:i/>
          </w:rPr>
          <w:delText>s</w:delText>
        </w:r>
        <w:r w:rsidRPr="00675B74" w:rsidDel="00F71D44">
          <w:delText>.</w:delText>
        </w:r>
      </w:del>
    </w:p>
    <w:p w14:paraId="3556A45C" w14:textId="77777777" w:rsidR="00F14B7C" w:rsidRPr="00E77497" w:rsidDel="00CE663B" w:rsidRDefault="00F14B7C" w:rsidP="00F14B7C">
      <w:pPr>
        <w:rPr>
          <w:ins w:id="14167" w:author="Rev 3 Allen Wirfs-Brock" w:date="2011-09-02T09:03:00Z"/>
          <w:del w:id="14168" w:author="Rev 4 Allen Wirfs-Brock" w:date="2011-10-20T09:35:00Z"/>
        </w:rPr>
      </w:pPr>
      <w:ins w:id="14169" w:author="Rev 3 Allen Wirfs-Brock" w:date="2011-09-02T09:03:00Z">
        <w:del w:id="14170" w:author="Rev 4 Allen Wirfs-Brock" w:date="2011-10-20T09:35:00Z">
          <w:r w:rsidRPr="00E77497" w:rsidDel="00CE663B">
            <w:delText xml:space="preserve">The LexicallyDeclaredNames of the production  </w:delText>
          </w:r>
          <w:r w:rsidRPr="00E77497" w:rsidDel="00CE663B">
            <w:rPr>
              <w:rFonts w:ascii="Times New Roman" w:hAnsi="Times New Roman"/>
              <w:i/>
            </w:rPr>
            <w:delText xml:space="preserve">StatementList </w:delText>
          </w:r>
          <w:r w:rsidRPr="00E77497" w:rsidDel="00CE663B">
            <w:rPr>
              <w:b/>
            </w:rPr>
            <w:delText>:</w:delText>
          </w:r>
          <w:r w:rsidRPr="00E77497" w:rsidDel="00CE663B">
            <w:rPr>
              <w:rFonts w:ascii="Times New Roman" w:hAnsi="Times New Roman"/>
              <w:i/>
            </w:rPr>
            <w:delText xml:space="preserve"> StatementList StatementListItem</w:delText>
          </w:r>
          <w:r w:rsidRPr="00E77497" w:rsidDel="00CE663B">
            <w:delText xml:space="preserve"> is determined as follows:</w:delText>
          </w:r>
        </w:del>
      </w:ins>
    </w:p>
    <w:p w14:paraId="57EC20DB" w14:textId="77777777" w:rsidR="00F14B7C" w:rsidRPr="00E77497" w:rsidDel="00CE663B" w:rsidRDefault="00F14B7C">
      <w:pPr>
        <w:pStyle w:val="Alg4"/>
        <w:numPr>
          <w:ilvl w:val="0"/>
          <w:numId w:val="463"/>
        </w:numPr>
        <w:spacing w:after="220"/>
        <w:contextualSpacing/>
        <w:rPr>
          <w:ins w:id="14171" w:author="Rev 3 Allen Wirfs-Brock" w:date="2011-09-02T09:04:00Z"/>
          <w:del w:id="14172" w:author="Rev 4 Allen Wirfs-Brock" w:date="2011-10-20T09:35:00Z"/>
        </w:rPr>
        <w:pPrChange w:id="14173" w:author="Rev 4 Allen Wirfs-Brock" w:date="2011-11-07T12:16:00Z">
          <w:pPr>
            <w:pStyle w:val="Alg4"/>
            <w:numPr>
              <w:numId w:val="490"/>
            </w:numPr>
            <w:tabs>
              <w:tab w:val="num" w:pos="360"/>
            </w:tabs>
            <w:spacing w:after="220"/>
            <w:ind w:left="360" w:hanging="360"/>
            <w:contextualSpacing/>
          </w:pPr>
        </w:pPrChange>
      </w:pPr>
      <w:ins w:id="14174" w:author="Rev 3 Allen Wirfs-Brock" w:date="2011-09-02T09:04:00Z">
        <w:del w:id="14175" w:author="Rev 4 Allen Wirfs-Brock" w:date="2011-10-20T09:35:00Z">
          <w:r w:rsidRPr="00E77497" w:rsidDel="00CE663B">
            <w:delText xml:space="preserve">Let </w:delText>
          </w:r>
          <w:r w:rsidRPr="00E77497" w:rsidDel="00CE663B">
            <w:rPr>
              <w:i/>
            </w:rPr>
            <w:delText xml:space="preserve">names </w:delText>
          </w:r>
          <w:r w:rsidRPr="00E77497" w:rsidDel="00CE663B">
            <w:delText xml:space="preserve">be LexicallyDeclaredNames of </w:delText>
          </w:r>
        </w:del>
      </w:ins>
      <w:ins w:id="14176" w:author="Rev 3 Allen Wirfs-Brock" w:date="2011-09-02T09:05:00Z">
        <w:del w:id="14177" w:author="Rev 4 Allen Wirfs-Brock" w:date="2011-10-20T09:35:00Z">
          <w:r w:rsidRPr="00E77497" w:rsidDel="00CE663B">
            <w:rPr>
              <w:i/>
            </w:rPr>
            <w:delText>StatementList</w:delText>
          </w:r>
        </w:del>
      </w:ins>
      <w:ins w:id="14178" w:author="Rev 3 Allen Wirfs-Brock" w:date="2011-09-02T09:04:00Z">
        <w:del w:id="14179" w:author="Rev 4 Allen Wirfs-Brock" w:date="2011-10-20T09:35:00Z">
          <w:r w:rsidRPr="00E77497" w:rsidDel="00CE663B">
            <w:delText>.</w:delText>
          </w:r>
        </w:del>
      </w:ins>
    </w:p>
    <w:p w14:paraId="18B55DAF" w14:textId="77777777" w:rsidR="00F14B7C" w:rsidRPr="00E77497" w:rsidDel="00CE663B" w:rsidRDefault="00F14B7C">
      <w:pPr>
        <w:pStyle w:val="Alg4"/>
        <w:numPr>
          <w:ilvl w:val="0"/>
          <w:numId w:val="463"/>
        </w:numPr>
        <w:spacing w:after="220"/>
        <w:contextualSpacing/>
        <w:rPr>
          <w:ins w:id="14180" w:author="Rev 3 Allen Wirfs-Brock" w:date="2011-09-02T09:04:00Z"/>
          <w:del w:id="14181" w:author="Rev 4 Allen Wirfs-Brock" w:date="2011-10-20T09:35:00Z"/>
          <w:rStyle w:val="bnf"/>
          <w:rFonts w:eastAsia="MS Mincho"/>
          <w:i w:val="0"/>
          <w:spacing w:val="0"/>
          <w:lang w:eastAsia="ja-JP"/>
        </w:rPr>
        <w:pPrChange w:id="14182" w:author="Rev 4 Allen Wirfs-Brock" w:date="2011-11-07T12:16:00Z">
          <w:pPr>
            <w:pStyle w:val="Alg4"/>
            <w:numPr>
              <w:numId w:val="490"/>
            </w:numPr>
            <w:tabs>
              <w:tab w:val="num" w:pos="360"/>
            </w:tabs>
            <w:spacing w:after="220"/>
            <w:ind w:left="360" w:hanging="360"/>
            <w:contextualSpacing/>
          </w:pPr>
        </w:pPrChange>
      </w:pPr>
      <w:ins w:id="14183" w:author="Rev 3 Allen Wirfs-Brock" w:date="2011-09-02T09:04:00Z">
        <w:del w:id="14184" w:author="Rev 4 Allen Wirfs-Brock" w:date="2011-10-20T09:35:00Z">
          <w:r w:rsidRPr="00E77497" w:rsidDel="00CE663B">
            <w:delText xml:space="preserve">Append to </w:delText>
          </w:r>
          <w:r w:rsidRPr="00E77497" w:rsidDel="00CE663B">
            <w:rPr>
              <w:i/>
            </w:rPr>
            <w:delText>names</w:delText>
          </w:r>
          <w:r w:rsidRPr="00E77497" w:rsidDel="00CE663B">
            <w:delText xml:space="preserve"> the elements of the </w:delText>
          </w:r>
        </w:del>
      </w:ins>
      <w:ins w:id="14185" w:author="Rev 3 Allen Wirfs-Brock" w:date="2011-09-02T09:05:00Z">
        <w:del w:id="14186" w:author="Rev 4 Allen Wirfs-Brock" w:date="2011-10-20T09:35:00Z">
          <w:r w:rsidRPr="00E77497" w:rsidDel="00CE663B">
            <w:delText xml:space="preserve">LexicallyDeclaredNames </w:delText>
          </w:r>
        </w:del>
      </w:ins>
      <w:ins w:id="14187" w:author="Rev 3 Allen Wirfs-Brock" w:date="2011-09-02T09:04:00Z">
        <w:del w:id="14188" w:author="Rev 4 Allen Wirfs-Brock" w:date="2011-10-20T09:35:00Z">
          <w:r w:rsidRPr="00E77497" w:rsidDel="00CE663B">
            <w:delText xml:space="preserve">of </w:delText>
          </w:r>
        </w:del>
      </w:ins>
      <w:ins w:id="14189" w:author="Rev 3 Allen Wirfs-Brock" w:date="2011-09-02T09:05:00Z">
        <w:del w:id="14190" w:author="Rev 4 Allen Wirfs-Brock" w:date="2011-10-20T09:35:00Z">
          <w:r w:rsidRPr="00E77497" w:rsidDel="00CE663B">
            <w:rPr>
              <w:i/>
            </w:rPr>
            <w:delText>StatementListItem</w:delText>
          </w:r>
        </w:del>
      </w:ins>
      <w:ins w:id="14191" w:author="Rev 3 Allen Wirfs-Brock" w:date="2011-09-02T09:04:00Z">
        <w:del w:id="14192" w:author="Rev 4 Allen Wirfs-Brock" w:date="2011-10-20T09:35:00Z">
          <w:r w:rsidRPr="00E77497" w:rsidDel="00CE663B">
            <w:rPr>
              <w:rStyle w:val="bnf"/>
            </w:rPr>
            <w:delText>.</w:delText>
          </w:r>
        </w:del>
      </w:ins>
    </w:p>
    <w:p w14:paraId="00D7BA2D" w14:textId="77777777" w:rsidR="00F14B7C" w:rsidRPr="00E77497" w:rsidDel="00CE663B" w:rsidRDefault="00F14B7C">
      <w:pPr>
        <w:pStyle w:val="Alg4"/>
        <w:numPr>
          <w:ilvl w:val="0"/>
          <w:numId w:val="463"/>
        </w:numPr>
        <w:spacing w:after="220"/>
        <w:contextualSpacing/>
        <w:rPr>
          <w:ins w:id="14193" w:author="Rev 3 Allen Wirfs-Brock" w:date="2011-09-02T09:03:00Z"/>
          <w:del w:id="14194" w:author="Rev 4 Allen Wirfs-Brock" w:date="2011-10-20T09:35:00Z"/>
        </w:rPr>
        <w:pPrChange w:id="14195" w:author="Rev 4 Allen Wirfs-Brock" w:date="2011-11-07T12:16:00Z">
          <w:pPr>
            <w:pStyle w:val="Alg4"/>
            <w:numPr>
              <w:numId w:val="490"/>
            </w:numPr>
            <w:tabs>
              <w:tab w:val="num" w:pos="360"/>
            </w:tabs>
            <w:spacing w:after="220"/>
            <w:ind w:left="360" w:hanging="360"/>
            <w:contextualSpacing/>
          </w:pPr>
        </w:pPrChange>
      </w:pPr>
      <w:ins w:id="14196" w:author="Rev 3 Allen Wirfs-Brock" w:date="2011-09-02T09:05:00Z">
        <w:del w:id="14197" w:author="Rev 4 Allen Wirfs-Brock" w:date="2011-10-20T09:35:00Z">
          <w:r w:rsidRPr="00E77497" w:rsidDel="00CE663B">
            <w:delText xml:space="preserve">Return </w:delText>
          </w:r>
          <w:r w:rsidRPr="00E77497" w:rsidDel="00CE663B">
            <w:rPr>
              <w:rStyle w:val="bnf"/>
            </w:rPr>
            <w:delText>names</w:delText>
          </w:r>
          <w:r w:rsidRPr="00E77497" w:rsidDel="00CE663B">
            <w:delText>.</w:delText>
          </w:r>
        </w:del>
      </w:ins>
    </w:p>
    <w:p w14:paraId="6F0DFB47" w14:textId="77777777" w:rsidR="00E64CF0" w:rsidRPr="00E77497" w:rsidDel="00D440FA" w:rsidRDefault="00E64CF0" w:rsidP="00E64CF0">
      <w:pPr>
        <w:rPr>
          <w:ins w:id="14198" w:author="Rev 3 Allen Wirfs-Brock" w:date="2011-09-10T13:48:00Z"/>
          <w:del w:id="14199" w:author="Rev 4 Allen Wirfs-Brock" w:date="2011-10-20T09:31:00Z"/>
        </w:rPr>
      </w:pPr>
      <w:ins w:id="14200" w:author="Rev 3 Allen Wirfs-Brock" w:date="2011-09-10T13:48:00Z">
        <w:del w:id="14201" w:author="Rev 4 Allen Wirfs-Brock" w:date="2011-10-20T09:31:00Z">
          <w:r w:rsidRPr="00E77497" w:rsidDel="00D440FA">
            <w:delText xml:space="preserve">The LexicalDeclarations of the production  </w:delText>
          </w:r>
          <w:r w:rsidRPr="00E77497" w:rsidDel="00D440FA">
            <w:rPr>
              <w:rFonts w:ascii="Times New Roman" w:hAnsi="Times New Roman"/>
              <w:i/>
            </w:rPr>
            <w:delText xml:space="preserve">StatementList </w:delText>
          </w:r>
          <w:r w:rsidRPr="00E77497" w:rsidDel="00D440FA">
            <w:rPr>
              <w:b/>
            </w:rPr>
            <w:delText>:</w:delText>
          </w:r>
          <w:r w:rsidRPr="00E77497" w:rsidDel="00D440FA">
            <w:rPr>
              <w:rFonts w:ascii="Times New Roman" w:hAnsi="Times New Roman"/>
              <w:i/>
            </w:rPr>
            <w:delText xml:space="preserve"> StatementList StatementListItem</w:delText>
          </w:r>
          <w:r w:rsidRPr="00E77497" w:rsidDel="00D440FA">
            <w:delText xml:space="preserve"> is determined as follows:</w:delText>
          </w:r>
        </w:del>
      </w:ins>
    </w:p>
    <w:p w14:paraId="066DD613" w14:textId="77777777" w:rsidR="00E64CF0" w:rsidRPr="00E77497" w:rsidDel="00D440FA" w:rsidRDefault="00E64CF0">
      <w:pPr>
        <w:pStyle w:val="Alg4"/>
        <w:numPr>
          <w:ilvl w:val="0"/>
          <w:numId w:val="527"/>
        </w:numPr>
        <w:spacing w:after="220"/>
        <w:contextualSpacing/>
        <w:rPr>
          <w:ins w:id="14202" w:author="Rev 3 Allen Wirfs-Brock" w:date="2011-09-10T13:48:00Z"/>
          <w:del w:id="14203" w:author="Rev 4 Allen Wirfs-Brock" w:date="2011-10-20T09:31:00Z"/>
        </w:rPr>
        <w:pPrChange w:id="14204" w:author="Rev 4 Allen Wirfs-Brock" w:date="2011-11-07T12:16:00Z">
          <w:pPr>
            <w:pStyle w:val="Alg4"/>
            <w:numPr>
              <w:numId w:val="559"/>
            </w:numPr>
            <w:tabs>
              <w:tab w:val="num" w:pos="360"/>
            </w:tabs>
            <w:spacing w:after="220"/>
            <w:ind w:left="360" w:hanging="360"/>
            <w:contextualSpacing/>
          </w:pPr>
        </w:pPrChange>
      </w:pPr>
      <w:ins w:id="14205" w:author="Rev 3 Allen Wirfs-Brock" w:date="2011-09-10T13:48:00Z">
        <w:del w:id="14206" w:author="Rev 4 Allen Wirfs-Brock" w:date="2011-10-20T09:31:00Z">
          <w:r w:rsidRPr="00E77497" w:rsidDel="00D440FA">
            <w:delText xml:space="preserve">Let </w:delText>
          </w:r>
        </w:del>
      </w:ins>
      <w:ins w:id="14207" w:author="Rev 3 Allen Wirfs-Brock" w:date="2011-09-10T13:49:00Z">
        <w:del w:id="14208" w:author="Rev 4 Allen Wirfs-Brock" w:date="2011-10-20T09:31:00Z">
          <w:r w:rsidRPr="00E77497" w:rsidDel="00D440FA">
            <w:rPr>
              <w:i/>
            </w:rPr>
            <w:delText>declarations</w:delText>
          </w:r>
        </w:del>
      </w:ins>
      <w:ins w:id="14209" w:author="Rev 3 Allen Wirfs-Brock" w:date="2011-09-10T13:48:00Z">
        <w:del w:id="14210" w:author="Rev 4 Allen Wirfs-Brock" w:date="2011-10-20T09:31:00Z">
          <w:r w:rsidRPr="00E77497" w:rsidDel="00D440FA">
            <w:rPr>
              <w:i/>
            </w:rPr>
            <w:delText xml:space="preserve"> </w:delText>
          </w:r>
          <w:r w:rsidRPr="00E77497" w:rsidDel="00D440FA">
            <w:delText xml:space="preserve">be LexicalDeclarations of </w:delText>
          </w:r>
          <w:r w:rsidRPr="00E77497" w:rsidDel="00D440FA">
            <w:rPr>
              <w:i/>
            </w:rPr>
            <w:delText>StatementList</w:delText>
          </w:r>
          <w:r w:rsidRPr="00E77497" w:rsidDel="00D440FA">
            <w:delText>.</w:delText>
          </w:r>
        </w:del>
      </w:ins>
    </w:p>
    <w:p w14:paraId="3EBA388C" w14:textId="77777777" w:rsidR="00E64CF0" w:rsidRPr="00E77497" w:rsidDel="00D440FA" w:rsidRDefault="00E64CF0">
      <w:pPr>
        <w:pStyle w:val="Alg4"/>
        <w:numPr>
          <w:ilvl w:val="0"/>
          <w:numId w:val="527"/>
        </w:numPr>
        <w:spacing w:after="220"/>
        <w:contextualSpacing/>
        <w:rPr>
          <w:ins w:id="14211" w:author="Rev 3 Allen Wirfs-Brock" w:date="2011-09-10T13:48:00Z"/>
          <w:del w:id="14212" w:author="Rev 4 Allen Wirfs-Brock" w:date="2011-10-20T09:31:00Z"/>
          <w:rStyle w:val="bnf"/>
          <w:rFonts w:eastAsia="MS Mincho"/>
          <w:i w:val="0"/>
          <w:spacing w:val="0"/>
          <w:lang w:eastAsia="ja-JP"/>
        </w:rPr>
        <w:pPrChange w:id="14213" w:author="Rev 4 Allen Wirfs-Brock" w:date="2011-11-07T12:16:00Z">
          <w:pPr>
            <w:pStyle w:val="Alg4"/>
            <w:numPr>
              <w:numId w:val="559"/>
            </w:numPr>
            <w:tabs>
              <w:tab w:val="num" w:pos="360"/>
            </w:tabs>
            <w:spacing w:after="220"/>
            <w:ind w:left="360" w:hanging="360"/>
            <w:contextualSpacing/>
          </w:pPr>
        </w:pPrChange>
      </w:pPr>
      <w:ins w:id="14214" w:author="Rev 3 Allen Wirfs-Brock" w:date="2011-09-10T13:48:00Z">
        <w:del w:id="14215" w:author="Rev 4 Allen Wirfs-Brock" w:date="2011-10-20T09:31:00Z">
          <w:r w:rsidRPr="00E77497" w:rsidDel="00D440FA">
            <w:delText xml:space="preserve">Append to </w:delText>
          </w:r>
          <w:r w:rsidRPr="00E77497" w:rsidDel="00D440FA">
            <w:rPr>
              <w:i/>
            </w:rPr>
            <w:delText>names</w:delText>
          </w:r>
          <w:r w:rsidRPr="00E77497" w:rsidDel="00D440FA">
            <w:delText xml:space="preserve"> the elements of the </w:delText>
          </w:r>
        </w:del>
      </w:ins>
      <w:ins w:id="14216" w:author="Rev 3 Allen Wirfs-Brock" w:date="2011-09-10T13:49:00Z">
        <w:del w:id="14217" w:author="Rev 4 Allen Wirfs-Brock" w:date="2011-10-20T09:31:00Z">
          <w:r w:rsidRPr="00E77497" w:rsidDel="00D440FA">
            <w:delText xml:space="preserve">LexicalDeclarations </w:delText>
          </w:r>
        </w:del>
      </w:ins>
      <w:ins w:id="14218" w:author="Rev 3 Allen Wirfs-Brock" w:date="2011-09-10T13:48:00Z">
        <w:del w:id="14219" w:author="Rev 4 Allen Wirfs-Brock" w:date="2011-10-20T09:31:00Z">
          <w:r w:rsidRPr="00E77497" w:rsidDel="00D440FA">
            <w:delText xml:space="preserve">of </w:delText>
          </w:r>
          <w:r w:rsidRPr="00E77497" w:rsidDel="00D440FA">
            <w:rPr>
              <w:i/>
            </w:rPr>
            <w:delText>StatementListItem</w:delText>
          </w:r>
          <w:r w:rsidRPr="00E77497" w:rsidDel="00D440FA">
            <w:rPr>
              <w:rStyle w:val="bnf"/>
            </w:rPr>
            <w:delText>.</w:delText>
          </w:r>
        </w:del>
      </w:ins>
    </w:p>
    <w:p w14:paraId="09181BB1" w14:textId="77777777" w:rsidR="00E64CF0" w:rsidRPr="00E77497" w:rsidDel="00D440FA" w:rsidRDefault="00E64CF0">
      <w:pPr>
        <w:pStyle w:val="Alg4"/>
        <w:numPr>
          <w:ilvl w:val="0"/>
          <w:numId w:val="527"/>
        </w:numPr>
        <w:spacing w:after="220"/>
        <w:contextualSpacing/>
        <w:rPr>
          <w:ins w:id="14220" w:author="Rev 3 Allen Wirfs-Brock" w:date="2011-09-10T13:48:00Z"/>
          <w:del w:id="14221" w:author="Rev 4 Allen Wirfs-Brock" w:date="2011-10-20T09:31:00Z"/>
        </w:rPr>
        <w:pPrChange w:id="14222" w:author="Rev 4 Allen Wirfs-Brock" w:date="2011-11-07T12:16:00Z">
          <w:pPr>
            <w:pStyle w:val="Alg4"/>
            <w:numPr>
              <w:numId w:val="559"/>
            </w:numPr>
            <w:tabs>
              <w:tab w:val="num" w:pos="360"/>
            </w:tabs>
            <w:spacing w:after="220"/>
            <w:ind w:left="360" w:hanging="360"/>
            <w:contextualSpacing/>
          </w:pPr>
        </w:pPrChange>
      </w:pPr>
      <w:ins w:id="14223" w:author="Rev 3 Allen Wirfs-Brock" w:date="2011-09-10T13:48:00Z">
        <w:del w:id="14224" w:author="Rev 4 Allen Wirfs-Brock" w:date="2011-10-20T09:31:00Z">
          <w:r w:rsidRPr="00E77497" w:rsidDel="00D440FA">
            <w:delText xml:space="preserve">Return </w:delText>
          </w:r>
        </w:del>
      </w:ins>
      <w:ins w:id="14225" w:author="Rev 3 Allen Wirfs-Brock" w:date="2011-09-10T13:49:00Z">
        <w:del w:id="14226" w:author="Rev 4 Allen Wirfs-Brock" w:date="2011-10-20T09:31:00Z">
          <w:r w:rsidRPr="00E77497" w:rsidDel="00D440FA">
            <w:rPr>
              <w:i/>
            </w:rPr>
            <w:delText>declarations</w:delText>
          </w:r>
        </w:del>
      </w:ins>
      <w:ins w:id="14227" w:author="Rev 3 Allen Wirfs-Brock" w:date="2011-09-10T13:48:00Z">
        <w:del w:id="14228" w:author="Rev 4 Allen Wirfs-Brock" w:date="2011-10-20T09:31:00Z">
          <w:r w:rsidRPr="00E77497" w:rsidDel="00D440FA">
            <w:delText>.</w:delText>
          </w:r>
        </w:del>
      </w:ins>
    </w:p>
    <w:p w14:paraId="7CEB1E0E" w14:textId="77777777" w:rsidR="00F14B7C" w:rsidRPr="00E77497" w:rsidDel="00AB4ADD" w:rsidRDefault="00F14B7C" w:rsidP="00F14B7C">
      <w:pPr>
        <w:rPr>
          <w:ins w:id="14229" w:author="Rev 3 Allen Wirfs-Brock" w:date="2011-09-02T09:03:00Z"/>
          <w:del w:id="14230" w:author="Rev 4 Allen Wirfs-Brock" w:date="2011-10-20T09:38:00Z"/>
        </w:rPr>
      </w:pPr>
      <w:ins w:id="14231" w:author="Rev 3 Allen Wirfs-Brock" w:date="2011-09-02T09:03:00Z">
        <w:del w:id="14232" w:author="Rev 4 Allen Wirfs-Brock" w:date="2011-10-20T09:38:00Z">
          <w:r w:rsidRPr="00E77497" w:rsidDel="00AB4ADD">
            <w:delText xml:space="preserve">The VarDeclaredNames of the production  </w:delText>
          </w:r>
          <w:r w:rsidRPr="00E77497" w:rsidDel="00AB4ADD">
            <w:rPr>
              <w:rFonts w:ascii="Times New Roman" w:hAnsi="Times New Roman"/>
              <w:i/>
            </w:rPr>
            <w:delText xml:space="preserve">StatementList </w:delText>
          </w:r>
          <w:r w:rsidRPr="00E77497" w:rsidDel="00AB4ADD">
            <w:rPr>
              <w:b/>
            </w:rPr>
            <w:delText>:</w:delText>
          </w:r>
          <w:r w:rsidRPr="00E77497" w:rsidDel="00AB4ADD">
            <w:rPr>
              <w:rFonts w:ascii="Times New Roman" w:hAnsi="Times New Roman"/>
              <w:i/>
            </w:rPr>
            <w:delText xml:space="preserve"> StatementList StatementListItem</w:delText>
          </w:r>
          <w:r w:rsidRPr="00E77497" w:rsidDel="00AB4ADD">
            <w:delText xml:space="preserve"> is determined as follows:</w:delText>
          </w:r>
        </w:del>
      </w:ins>
    </w:p>
    <w:p w14:paraId="62ECE73C" w14:textId="77777777" w:rsidR="00F14B7C" w:rsidRPr="00E77497" w:rsidDel="00AB4ADD" w:rsidRDefault="00F14B7C">
      <w:pPr>
        <w:pStyle w:val="Alg4"/>
        <w:numPr>
          <w:ilvl w:val="0"/>
          <w:numId w:val="464"/>
        </w:numPr>
        <w:spacing w:after="220"/>
        <w:contextualSpacing/>
        <w:rPr>
          <w:ins w:id="14233" w:author="Rev 3 Allen Wirfs-Brock" w:date="2011-09-02T09:06:00Z"/>
          <w:del w:id="14234" w:author="Rev 4 Allen Wirfs-Brock" w:date="2011-10-20T09:38:00Z"/>
        </w:rPr>
        <w:pPrChange w:id="14235" w:author="Rev 4 Allen Wirfs-Brock" w:date="2011-11-07T12:16:00Z">
          <w:pPr>
            <w:pStyle w:val="Alg4"/>
            <w:numPr>
              <w:numId w:val="491"/>
            </w:numPr>
            <w:tabs>
              <w:tab w:val="num" w:pos="360"/>
            </w:tabs>
            <w:spacing w:after="220"/>
            <w:ind w:left="360" w:hanging="360"/>
            <w:contextualSpacing/>
          </w:pPr>
        </w:pPrChange>
      </w:pPr>
      <w:ins w:id="14236" w:author="Rev 3 Allen Wirfs-Brock" w:date="2011-09-02T09:06:00Z">
        <w:del w:id="14237" w:author="Rev 4 Allen Wirfs-Brock" w:date="2011-10-20T09:38:00Z">
          <w:r w:rsidRPr="00E77497" w:rsidDel="00AB4ADD">
            <w:delText xml:space="preserve">Let </w:delText>
          </w:r>
          <w:r w:rsidRPr="00E77497" w:rsidDel="00AB4ADD">
            <w:rPr>
              <w:i/>
            </w:rPr>
            <w:delText xml:space="preserve">names </w:delText>
          </w:r>
          <w:r w:rsidRPr="00E77497" w:rsidDel="00AB4ADD">
            <w:delText xml:space="preserve">be VarDeclaredNames of </w:delText>
          </w:r>
          <w:r w:rsidRPr="00E77497" w:rsidDel="00AB4ADD">
            <w:rPr>
              <w:i/>
            </w:rPr>
            <w:delText>StatementList</w:delText>
          </w:r>
          <w:r w:rsidRPr="00E77497" w:rsidDel="00AB4ADD">
            <w:delText>.</w:delText>
          </w:r>
        </w:del>
      </w:ins>
    </w:p>
    <w:p w14:paraId="356FD538" w14:textId="77777777" w:rsidR="00F14B7C" w:rsidRPr="00E77497" w:rsidDel="00AB4ADD" w:rsidRDefault="00F14B7C">
      <w:pPr>
        <w:pStyle w:val="Alg4"/>
        <w:numPr>
          <w:ilvl w:val="0"/>
          <w:numId w:val="464"/>
        </w:numPr>
        <w:spacing w:after="220"/>
        <w:contextualSpacing/>
        <w:rPr>
          <w:ins w:id="14238" w:author="Rev 3 Allen Wirfs-Brock" w:date="2011-09-02T09:06:00Z"/>
          <w:del w:id="14239" w:author="Rev 4 Allen Wirfs-Brock" w:date="2011-10-20T09:38:00Z"/>
          <w:rStyle w:val="bnf"/>
          <w:rFonts w:eastAsia="MS Mincho"/>
          <w:i w:val="0"/>
          <w:spacing w:val="0"/>
          <w:lang w:eastAsia="ja-JP"/>
        </w:rPr>
        <w:pPrChange w:id="14240" w:author="Rev 4 Allen Wirfs-Brock" w:date="2011-11-07T12:16:00Z">
          <w:pPr>
            <w:pStyle w:val="Alg4"/>
            <w:numPr>
              <w:numId w:val="491"/>
            </w:numPr>
            <w:tabs>
              <w:tab w:val="num" w:pos="360"/>
            </w:tabs>
            <w:spacing w:after="220"/>
            <w:ind w:left="360" w:hanging="360"/>
            <w:contextualSpacing/>
          </w:pPr>
        </w:pPrChange>
      </w:pPr>
      <w:ins w:id="14241" w:author="Rev 3 Allen Wirfs-Brock" w:date="2011-09-02T09:06:00Z">
        <w:del w:id="14242" w:author="Rev 4 Allen Wirfs-Brock" w:date="2011-10-20T09:38:00Z">
          <w:r w:rsidRPr="00E77497" w:rsidDel="00AB4ADD">
            <w:delText xml:space="preserve">Append to </w:delText>
          </w:r>
          <w:r w:rsidRPr="00E77497" w:rsidDel="00AB4ADD">
            <w:rPr>
              <w:i/>
            </w:rPr>
            <w:delText>names</w:delText>
          </w:r>
          <w:r w:rsidRPr="00E77497" w:rsidDel="00AB4ADD">
            <w:delText xml:space="preserve"> the elements of the VarDeclaredNames of </w:delText>
          </w:r>
          <w:r w:rsidRPr="00E77497" w:rsidDel="00AB4ADD">
            <w:rPr>
              <w:i/>
            </w:rPr>
            <w:delText>StatementListItem</w:delText>
          </w:r>
          <w:r w:rsidRPr="00E77497" w:rsidDel="00AB4ADD">
            <w:rPr>
              <w:rStyle w:val="bnf"/>
            </w:rPr>
            <w:delText>.</w:delText>
          </w:r>
        </w:del>
      </w:ins>
    </w:p>
    <w:p w14:paraId="1E5398D1" w14:textId="77777777" w:rsidR="00F14B7C" w:rsidRPr="00E77497" w:rsidDel="00AB4ADD" w:rsidRDefault="00F14B7C">
      <w:pPr>
        <w:pStyle w:val="Alg4"/>
        <w:numPr>
          <w:ilvl w:val="0"/>
          <w:numId w:val="464"/>
        </w:numPr>
        <w:spacing w:after="220"/>
        <w:contextualSpacing/>
        <w:rPr>
          <w:ins w:id="14243" w:author="Rev 3 Allen Wirfs-Brock" w:date="2011-09-02T09:03:00Z"/>
          <w:del w:id="14244" w:author="Rev 4 Allen Wirfs-Brock" w:date="2011-10-20T09:38:00Z"/>
        </w:rPr>
        <w:pPrChange w:id="14245" w:author="Rev 4 Allen Wirfs-Brock" w:date="2011-11-07T12:16:00Z">
          <w:pPr>
            <w:pStyle w:val="Alg4"/>
            <w:numPr>
              <w:numId w:val="491"/>
            </w:numPr>
            <w:tabs>
              <w:tab w:val="num" w:pos="360"/>
            </w:tabs>
            <w:spacing w:after="220"/>
            <w:ind w:left="360" w:hanging="360"/>
            <w:contextualSpacing/>
          </w:pPr>
        </w:pPrChange>
      </w:pPr>
      <w:ins w:id="14246" w:author="Rev 3 Allen Wirfs-Brock" w:date="2011-09-02T09:06:00Z">
        <w:del w:id="14247" w:author="Rev 4 Allen Wirfs-Brock" w:date="2011-10-20T09:38:00Z">
          <w:r w:rsidRPr="00E77497" w:rsidDel="00AB4ADD">
            <w:delText xml:space="preserve">Return </w:delText>
          </w:r>
          <w:r w:rsidRPr="00E77497" w:rsidDel="00AB4ADD">
            <w:rPr>
              <w:rStyle w:val="bnf"/>
            </w:rPr>
            <w:delText>names</w:delText>
          </w:r>
          <w:r w:rsidRPr="00E77497" w:rsidDel="00AB4ADD">
            <w:delText>.</w:delText>
          </w:r>
        </w:del>
      </w:ins>
    </w:p>
    <w:p w14:paraId="081A4ABE" w14:textId="77777777" w:rsidR="004C02EF" w:rsidRPr="00E77497" w:rsidRDefault="004C02EF" w:rsidP="004C02EF">
      <w:del w:id="14248" w:author="Rev 4 Allen Wirfs-Brock" w:date="2011-10-20T09:48:00Z">
        <w:r w:rsidRPr="00E77497" w:rsidDel="0028527D">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ins w:id="14249" w:author="Rev 3 Allen Wirfs-Brock" w:date="2011-08-30T16:29:00Z">
        <w:r w:rsidR="009A6DAE" w:rsidRPr="00E77497">
          <w:rPr>
            <w:rFonts w:ascii="Times New Roman" w:hAnsi="Times New Roman"/>
            <w:i/>
          </w:rPr>
          <w:t>ListItem</w:t>
        </w:r>
      </w:ins>
      <w:r w:rsidRPr="00E77497">
        <w:t xml:space="preserve"> </w:t>
      </w:r>
      <w:del w:id="14250" w:author="Rev 4 Allen Wirfs-Brock" w:date="2011-10-20T09:48:00Z">
        <w:r w:rsidRPr="00E77497" w:rsidDel="0028527D">
          <w:delText>is evaluated as follows:</w:delText>
        </w:r>
      </w:del>
      <w:bookmarkStart w:id="14251" w:name="_Toc382212710"/>
    </w:p>
    <w:p w14:paraId="73B21311" w14:textId="77777777"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14251"/>
      <w:r w:rsidRPr="00E77497">
        <w:t>.</w:t>
      </w:r>
    </w:p>
    <w:p w14:paraId="11926E49" w14:textId="77777777" w:rsidR="004C02EF" w:rsidRPr="00E77497" w:rsidRDefault="004C02EF" w:rsidP="007B6658">
      <w:pPr>
        <w:pStyle w:val="Alg2"/>
        <w:numPr>
          <w:ilvl w:val="0"/>
          <w:numId w:val="108"/>
        </w:numPr>
      </w:pPr>
      <w:r w:rsidRPr="00E77497">
        <w:t xml:space="preserve">If </w:t>
      </w:r>
      <w:r w:rsidRPr="00E77497">
        <w:rPr>
          <w:i/>
        </w:rPr>
        <w:t>sl</w:t>
      </w:r>
      <w:r w:rsidRPr="00E77497">
        <w:t xml:space="preserve"> is an abrupt completion, return </w:t>
      </w:r>
      <w:r w:rsidRPr="00E77497">
        <w:rPr>
          <w:i/>
        </w:rPr>
        <w:t>sl</w:t>
      </w:r>
      <w:r w:rsidRPr="00E77497">
        <w:t>.</w:t>
      </w:r>
      <w:bookmarkStart w:id="14252" w:name="_Toc382212711"/>
    </w:p>
    <w:p w14:paraId="399DAAC8" w14:textId="77777777"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14252"/>
      <w:r w:rsidRPr="00E77497">
        <w:t>.</w:t>
      </w:r>
    </w:p>
    <w:p w14:paraId="70AD8056" w14:textId="77777777" w:rsidR="004C02EF" w:rsidRPr="00E77497" w:rsidRDefault="004C02EF" w:rsidP="007B6658">
      <w:pPr>
        <w:pStyle w:val="Alg2"/>
        <w:numPr>
          <w:ilvl w:val="0"/>
          <w:numId w:val="108"/>
        </w:numPr>
      </w:pPr>
      <w:r w:rsidRPr="00E77497">
        <w:t xml:space="preserve">If </w:t>
      </w:r>
      <w:del w:id="14253" w:author="Rev 6 Allen Wirfs-Brock" w:date="2012-02-16T19:50:00Z">
        <w:r w:rsidRPr="00681A60" w:rsidDel="00E55220">
          <w:rPr>
            <w:i/>
          </w:rPr>
          <w:delText>an exception was thrown, return (</w:delText>
        </w:r>
      </w:del>
      <w:ins w:id="14254" w:author="Rev 6 Allen Wirfs-Brock" w:date="2012-02-16T19:50:00Z">
        <w:r w:rsidR="00E55220" w:rsidRPr="00681A60">
          <w:rPr>
            <w:i/>
          </w:rPr>
          <w:t>s</w:t>
        </w:r>
        <w:r w:rsidR="00E55220">
          <w:t xml:space="preserve">.[[type]] is </w:t>
        </w:r>
      </w:ins>
      <w:r w:rsidRPr="00E77497">
        <w:rPr>
          <w:rFonts w:ascii="Arial" w:hAnsi="Arial" w:cs="Arial"/>
        </w:rPr>
        <w:t>throw</w:t>
      </w:r>
      <w:r w:rsidRPr="00E77497">
        <w:t xml:space="preserve">, </w:t>
      </w:r>
      <w:del w:id="14255" w:author="Rev 6 Allen Wirfs-Brock" w:date="2012-02-26T09:31:00Z">
        <w:r w:rsidRPr="00E77497" w:rsidDel="005E35C8">
          <w:rPr>
            <w:i/>
          </w:rPr>
          <w:delText>V</w:delText>
        </w:r>
        <w:r w:rsidRPr="00E77497" w:rsidDel="005E35C8">
          <w:delText xml:space="preserve">, </w:delText>
        </w:r>
      </w:del>
      <w:del w:id="14256" w:author="Rev 6 Allen Wirfs-Brock" w:date="2012-02-16T19:51:00Z">
        <w:r w:rsidRPr="00E77497" w:rsidDel="00E55220">
          <w:rPr>
            <w:rFonts w:ascii="Arial" w:hAnsi="Arial" w:cs="Arial"/>
          </w:rPr>
          <w:delText>empty</w:delText>
        </w:r>
      </w:del>
      <w:del w:id="14257" w:author="Rev 6 Allen Wirfs-Brock" w:date="2012-02-16T19:52:00Z">
        <w:r w:rsidRPr="00E77497" w:rsidDel="00E55220">
          <w:delText>)</w:delText>
        </w:r>
      </w:del>
      <w:r w:rsidRPr="00E77497">
        <w:t xml:space="preserve"> </w:t>
      </w:r>
      <w:del w:id="14258" w:author="Rev 6 Allen Wirfs-Brock" w:date="2012-02-16T19:51:00Z">
        <w:r w:rsidRPr="00E77497" w:rsidDel="00E55220">
          <w:delText xml:space="preserve">where </w:delText>
        </w:r>
      </w:del>
      <w:ins w:id="14259" w:author="Rev 6 Allen Wirfs-Brock" w:date="2012-02-16T19:51:00Z">
        <w:r w:rsidR="00E55220">
          <w:t xml:space="preserve">return </w:t>
        </w:r>
        <w:r w:rsidR="00E55220" w:rsidRPr="0027695A">
          <w:rPr>
            <w:i/>
          </w:rPr>
          <w:t>s</w:t>
        </w:r>
        <w:r w:rsidR="00E55220">
          <w:t>.</w:t>
        </w:r>
        <w:r w:rsidR="00E55220" w:rsidRPr="00E77497">
          <w:t xml:space="preserve"> </w:t>
        </w:r>
      </w:ins>
      <w:del w:id="14260" w:author="Rev 6 Allen Wirfs-Brock" w:date="2012-02-16T19:51:00Z">
        <w:r w:rsidRPr="00E77497" w:rsidDel="00E55220">
          <w:rPr>
            <w:i/>
          </w:rPr>
          <w:delText>V</w:delText>
        </w:r>
        <w:r w:rsidRPr="00E77497" w:rsidDel="00E55220">
          <w:delText xml:space="preserve"> is the exception. (Execution now proceeds as if no exception were thrown.)</w:delText>
        </w:r>
      </w:del>
    </w:p>
    <w:p w14:paraId="4B216099" w14:textId="77777777" w:rsidR="004C02EF" w:rsidRPr="00E77497" w:rsidRDefault="004C02EF" w:rsidP="007B6658">
      <w:pPr>
        <w:pStyle w:val="Alg2"/>
        <w:numPr>
          <w:ilvl w:val="0"/>
          <w:numId w:val="108"/>
        </w:numPr>
      </w:pPr>
      <w:r w:rsidRPr="00E77497">
        <w:t xml:space="preserve">If </w:t>
      </w:r>
      <w:r w:rsidRPr="00E77497">
        <w:rPr>
          <w:i/>
        </w:rPr>
        <w:t>s</w:t>
      </w:r>
      <w:r w:rsidRPr="00E77497">
        <w:t>.</w:t>
      </w:r>
      <w:ins w:id="14261" w:author="Rev 6 Allen Wirfs-Brock" w:date="2012-02-16T19:52:00Z">
        <w:r w:rsidR="00E55220">
          <w:t>[[</w:t>
        </w:r>
      </w:ins>
      <w:r w:rsidRPr="00E77497">
        <w:t>value</w:t>
      </w:r>
      <w:ins w:id="14262" w:author="Rev 6 Allen Wirfs-Brock" w:date="2012-02-16T19:52:00Z">
        <w:r w:rsidR="00E55220">
          <w:t>]]</w:t>
        </w:r>
      </w:ins>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ins w:id="14263" w:author="Rev 6 Allen Wirfs-Brock" w:date="2012-02-16T19:52:00Z">
        <w:r w:rsidR="00E55220">
          <w:t>[[</w:t>
        </w:r>
      </w:ins>
      <w:r w:rsidRPr="00E77497">
        <w:t>value</w:t>
      </w:r>
      <w:ins w:id="14264" w:author="Rev 6 Allen Wirfs-Brock" w:date="2012-02-16T19:52:00Z">
        <w:r w:rsidR="00E55220">
          <w:t>]]</w:t>
        </w:r>
      </w:ins>
      <w:r w:rsidRPr="00E77497">
        <w:t xml:space="preserve">, otherwise let </w:t>
      </w:r>
      <w:r w:rsidRPr="00E77497">
        <w:rPr>
          <w:i/>
        </w:rPr>
        <w:t>V</w:t>
      </w:r>
      <w:r w:rsidRPr="00E77497">
        <w:t xml:space="preserve"> = </w:t>
      </w:r>
      <w:r w:rsidRPr="00E77497">
        <w:rPr>
          <w:i/>
        </w:rPr>
        <w:t>s</w:t>
      </w:r>
      <w:r w:rsidRPr="00E77497">
        <w:t>.</w:t>
      </w:r>
      <w:del w:id="14265" w:author="Rev 6 Allen Wirfs-Brock" w:date="2012-02-16T19:53:00Z">
        <w:r w:rsidRPr="00E77497" w:rsidDel="00E55220">
          <w:delText>value</w:delText>
        </w:r>
      </w:del>
      <w:ins w:id="14266" w:author="Rev 6 Allen Wirfs-Brock" w:date="2012-02-16T19:53:00Z">
        <w:r w:rsidR="00E55220">
          <w:t>[[v</w:t>
        </w:r>
        <w:r w:rsidR="00E55220" w:rsidRPr="00E77497">
          <w:t>alue</w:t>
        </w:r>
        <w:r w:rsidR="00E55220">
          <w:t>]]</w:t>
        </w:r>
      </w:ins>
      <w:r w:rsidRPr="00E77497">
        <w:t>.</w:t>
      </w:r>
    </w:p>
    <w:p w14:paraId="5A83A313" w14:textId="77777777" w:rsidR="004C02EF" w:rsidRPr="00E77497" w:rsidRDefault="004C02EF" w:rsidP="007B6658">
      <w:pPr>
        <w:pStyle w:val="Alg2"/>
        <w:numPr>
          <w:ilvl w:val="0"/>
          <w:numId w:val="108"/>
        </w:numPr>
        <w:spacing w:after="220"/>
      </w:pPr>
      <w:r w:rsidRPr="00E77497">
        <w:t xml:space="preserve">Return </w:t>
      </w:r>
      <w:del w:id="14267" w:author="Rev 6 Allen Wirfs-Brock" w:date="2012-02-16T19:54:00Z">
        <w:r w:rsidRPr="00E77497" w:rsidDel="00E55220">
          <w:delText>(</w:delText>
        </w:r>
      </w:del>
      <w:ins w:id="14268" w:author="Rev 6 Allen Wirfs-Brock" w:date="2012-02-16T19:54:00Z">
        <w:r w:rsidR="00E55220">
          <w:t>Completion {</w:t>
        </w:r>
      </w:ins>
      <w:ins w:id="14269" w:author="Rev 6 Allen Wirfs-Brock" w:date="2012-02-18T11:57:00Z">
        <w:r w:rsidR="00327BF7">
          <w:t>[[</w:t>
        </w:r>
      </w:ins>
      <w:ins w:id="14270" w:author="Rev 6 Allen Wirfs-Brock" w:date="2012-02-16T19:54:00Z">
        <w:r w:rsidR="00E55220">
          <w:t>type</w:t>
        </w:r>
      </w:ins>
      <w:ins w:id="14271" w:author="Rev 6 Allen Wirfs-Brock" w:date="2012-02-18T11:57:00Z">
        <w:r w:rsidR="00327BF7">
          <w:t>]]</w:t>
        </w:r>
      </w:ins>
      <w:ins w:id="14272" w:author="Rev 6 Allen Wirfs-Brock" w:date="2012-02-16T19:54:00Z">
        <w:r w:rsidR="00E55220">
          <w:t xml:space="preserve">: </w:t>
        </w:r>
      </w:ins>
      <w:r w:rsidRPr="00E77497">
        <w:rPr>
          <w:i/>
        </w:rPr>
        <w:t>s</w:t>
      </w:r>
      <w:r w:rsidRPr="00E77497">
        <w:t>.</w:t>
      </w:r>
      <w:del w:id="14273" w:author="Rev 6 Allen Wirfs-Brock" w:date="2012-02-16T19:53:00Z">
        <w:r w:rsidRPr="00E77497" w:rsidDel="00E55220">
          <w:delText>type</w:delText>
        </w:r>
      </w:del>
      <w:ins w:id="14274" w:author="Rev 6 Allen Wirfs-Brock" w:date="2012-02-16T19:53:00Z">
        <w:r w:rsidR="00E55220">
          <w:t>[[t</w:t>
        </w:r>
        <w:r w:rsidR="00E55220" w:rsidRPr="00E77497">
          <w:t>ype</w:t>
        </w:r>
        <w:r w:rsidR="00E55220">
          <w:t>]]</w:t>
        </w:r>
      </w:ins>
      <w:r w:rsidRPr="00E77497">
        <w:t xml:space="preserve">, </w:t>
      </w:r>
      <w:ins w:id="14275" w:author="Rev 6 Allen Wirfs-Brock" w:date="2012-02-18T11:57:00Z">
        <w:r w:rsidR="00327BF7">
          <w:t>[[</w:t>
        </w:r>
      </w:ins>
      <w:ins w:id="14276" w:author="Rev 6 Allen Wirfs-Brock" w:date="2012-02-16T19:54:00Z">
        <w:r w:rsidR="00E55220">
          <w:t>value</w:t>
        </w:r>
      </w:ins>
      <w:ins w:id="14277" w:author="Rev 6 Allen Wirfs-Brock" w:date="2012-02-18T11:57:00Z">
        <w:r w:rsidR="00327BF7">
          <w:t>]]</w:t>
        </w:r>
      </w:ins>
      <w:ins w:id="14278" w:author="Rev 6 Allen Wirfs-Brock" w:date="2012-02-16T19:54:00Z">
        <w:r w:rsidR="00E55220">
          <w:t xml:space="preserve">: </w:t>
        </w:r>
      </w:ins>
      <w:r w:rsidRPr="00E77497">
        <w:rPr>
          <w:i/>
        </w:rPr>
        <w:t>V</w:t>
      </w:r>
      <w:r w:rsidRPr="00E77497">
        <w:t xml:space="preserve">, </w:t>
      </w:r>
      <w:ins w:id="14279" w:author="Rev 6 Allen Wirfs-Brock" w:date="2012-02-18T11:57:00Z">
        <w:r w:rsidR="00327BF7">
          <w:t>[[</w:t>
        </w:r>
      </w:ins>
      <w:ins w:id="14280" w:author="Rev 6 Allen Wirfs-Brock" w:date="2012-02-16T19:54:00Z">
        <w:r w:rsidR="00E55220">
          <w:t>target</w:t>
        </w:r>
      </w:ins>
      <w:ins w:id="14281" w:author="Rev 6 Allen Wirfs-Brock" w:date="2012-02-18T11:57:00Z">
        <w:r w:rsidR="00327BF7">
          <w:t>]]</w:t>
        </w:r>
      </w:ins>
      <w:ins w:id="14282" w:author="Rev 6 Allen Wirfs-Brock" w:date="2012-02-16T19:54:00Z">
        <w:r w:rsidR="00E55220">
          <w:t xml:space="preserve">: </w:t>
        </w:r>
      </w:ins>
      <w:r w:rsidRPr="00E77497">
        <w:rPr>
          <w:i/>
        </w:rPr>
        <w:t>s</w:t>
      </w:r>
      <w:r w:rsidRPr="00E77497">
        <w:t>.</w:t>
      </w:r>
      <w:ins w:id="14283" w:author="Rev 6 Allen Wirfs-Brock" w:date="2012-02-16T19:53:00Z">
        <w:r w:rsidR="00E55220">
          <w:t>[[</w:t>
        </w:r>
      </w:ins>
      <w:r w:rsidRPr="00E77497">
        <w:t>target</w:t>
      </w:r>
      <w:del w:id="14284" w:author="Rev 6 Allen Wirfs-Brock" w:date="2012-02-18T10:53:00Z">
        <w:r w:rsidRPr="00E77497" w:rsidDel="00481DAC">
          <w:delText>).</w:delText>
        </w:r>
      </w:del>
      <w:ins w:id="14285" w:author="Rev 6 Allen Wirfs-Brock" w:date="2012-02-18T10:53:00Z">
        <w:r w:rsidR="00481DAC">
          <w:t>]]}</w:t>
        </w:r>
        <w:r w:rsidR="00481DAC" w:rsidRPr="00E77497">
          <w:t>.</w:t>
        </w:r>
      </w:ins>
    </w:p>
    <w:p w14:paraId="0713F369" w14:textId="77777777" w:rsidR="004C02EF" w:rsidRPr="00E77497" w:rsidRDefault="004C02EF" w:rsidP="004C02EF">
      <w:pPr>
        <w:pStyle w:val="Note"/>
        <w:spacing w:after="60"/>
      </w:pPr>
      <w:bookmarkStart w:id="14286" w:name="_Toc417706216"/>
      <w:bookmarkStart w:id="14287" w:name="_Ref440445249"/>
      <w:bookmarkStart w:id="14288" w:name="_Ref457437644"/>
      <w:bookmarkStart w:id="14289" w:name="_Ref457437645"/>
      <w:bookmarkStart w:id="14290" w:name="_Ref457437646"/>
      <w:bookmarkStart w:id="14291" w:name="_Ref457437647"/>
      <w:bookmarkStart w:id="14292" w:name="_Ref457437648"/>
      <w:bookmarkStart w:id="14293" w:name="_Ref457437652"/>
      <w:bookmarkStart w:id="14294" w:name="_Ref457437653"/>
      <w:bookmarkStart w:id="14295" w:name="_Ref457708381"/>
      <w:bookmarkStart w:id="14296" w:name="_Ref457792811"/>
      <w:bookmarkStart w:id="14297" w:name="_Toc472818876"/>
      <w:bookmarkStart w:id="14298" w:name="_Toc235503450"/>
      <w:bookmarkStart w:id="14299" w:name="_Toc241509225"/>
      <w:bookmarkStart w:id="14300" w:name="_Toc244416712"/>
      <w:r w:rsidRPr="00E77497">
        <w:t>NOTE</w:t>
      </w:r>
      <w:r w:rsidRPr="00E77497">
        <w:tab/>
        <w:t xml:space="preserve">Steps </w:t>
      </w:r>
      <w:del w:id="14301" w:author="Rev 6 Allen Wirfs-Brock" w:date="2012-02-16T19:53:00Z">
        <w:r w:rsidRPr="00E77497" w:rsidDel="00E55220">
          <w:delText xml:space="preserve">5 </w:delText>
        </w:r>
      </w:del>
      <w:ins w:id="14302" w:author="Rev 6 Allen Wirfs-Brock" w:date="2012-02-16T19:53:00Z">
        <w:r w:rsidR="00E55220">
          <w:t>4</w:t>
        </w:r>
        <w:r w:rsidR="00E55220" w:rsidRPr="00E77497">
          <w:t xml:space="preserve"> </w:t>
        </w:r>
      </w:ins>
      <w:r w:rsidRPr="00E77497">
        <w:t xml:space="preserve">and </w:t>
      </w:r>
      <w:del w:id="14303" w:author="Rev 6 Allen Wirfs-Brock" w:date="2012-02-16T19:53:00Z">
        <w:r w:rsidRPr="00E77497" w:rsidDel="00E55220">
          <w:delText xml:space="preserve">6 </w:delText>
        </w:r>
      </w:del>
      <w:ins w:id="14304" w:author="Rev 6 Allen Wirfs-Brock" w:date="2012-02-16T19:53:00Z">
        <w:r w:rsidR="00E55220">
          <w:t>5</w:t>
        </w:r>
        <w:r w:rsidR="00E55220" w:rsidRPr="00E77497">
          <w:t xml:space="preserve"> </w:t>
        </w:r>
      </w:ins>
      <w:r w:rsidRPr="00E77497">
        <w:t xml:space="preserve">of the above algoritm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236DBF04"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4445B4F3"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413BA678" w14:textId="77777777"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14:paraId="286E1B6B" w14:textId="77777777" w:rsidR="00F14B7C" w:rsidRPr="00E77497" w:rsidDel="001731CD" w:rsidRDefault="00F14B7C" w:rsidP="00F14B7C">
      <w:pPr>
        <w:rPr>
          <w:ins w:id="14305" w:author="Rev 3 Allen Wirfs-Brock" w:date="2011-09-02T09:07:00Z"/>
          <w:del w:id="14306" w:author="Rev 4 Allen Wirfs-Brock" w:date="2011-10-20T09:39:00Z"/>
        </w:rPr>
      </w:pPr>
      <w:bookmarkStart w:id="14307" w:name="_Toc276631076"/>
      <w:ins w:id="14308" w:author="Rev 3 Allen Wirfs-Brock" w:date="2011-09-02T09:07:00Z">
        <w:del w:id="14309" w:author="Rev 4 Allen Wirfs-Brock" w:date="2011-10-20T09:39:00Z">
          <w:r w:rsidRPr="00E77497" w:rsidDel="001731CD">
            <w:delText xml:space="preserve">The LexicallyDeclaredNames </w:delText>
          </w:r>
        </w:del>
      </w:ins>
      <w:ins w:id="14310" w:author="Rev 3 Allen Wirfs-Brock" w:date="2011-09-10T13:50:00Z">
        <w:del w:id="14311" w:author="Rev 4 Allen Wirfs-Brock" w:date="2011-10-20T09:39:00Z">
          <w:r w:rsidR="00323DE6" w:rsidRPr="00E77497" w:rsidDel="001731CD">
            <w:delText xml:space="preserve"> and the LexicalDeclarations </w:delText>
          </w:r>
        </w:del>
      </w:ins>
      <w:ins w:id="14312" w:author="Rev 3 Allen Wirfs-Brock" w:date="2011-09-02T09:07:00Z">
        <w:del w:id="14313" w:author="Rev 4 Allen Wirfs-Brock" w:date="2011-10-20T09:39:00Z">
          <w:r w:rsidRPr="00E77497" w:rsidDel="001731CD">
            <w:delText xml:space="preserve">of the production  </w:delText>
          </w:r>
        </w:del>
      </w:ins>
      <w:ins w:id="14314" w:author="Rev 3 Allen Wirfs-Brock" w:date="2011-09-02T09:08:00Z">
        <w:del w:id="14315" w:author="Rev 4 Allen Wirfs-Brock" w:date="2011-10-20T09:39:00Z">
          <w:r w:rsidRPr="00E77497" w:rsidDel="001731CD">
            <w:rPr>
              <w:rFonts w:ascii="Times New Roman" w:hAnsi="Times New Roman"/>
              <w:i/>
            </w:rPr>
            <w:delText xml:space="preserve">StatementListItem </w:delText>
          </w:r>
          <w:r w:rsidRPr="00E77497" w:rsidDel="001731CD">
            <w:rPr>
              <w:b/>
            </w:rPr>
            <w:delText>:</w:delText>
          </w:r>
          <w:r w:rsidRPr="00E77497" w:rsidDel="001731CD">
            <w:rPr>
              <w:rFonts w:ascii="Times New Roman" w:hAnsi="Times New Roman"/>
              <w:i/>
            </w:rPr>
            <w:delText xml:space="preserve"> Statement</w:delText>
          </w:r>
          <w:r w:rsidRPr="00E77497" w:rsidDel="001731CD">
            <w:delText xml:space="preserve"> </w:delText>
          </w:r>
        </w:del>
      </w:ins>
      <w:ins w:id="14316" w:author="Rev 3 Allen Wirfs-Brock" w:date="2011-09-10T13:51:00Z">
        <w:del w:id="14317" w:author="Rev 4 Allen Wirfs-Brock" w:date="2011-10-20T09:39:00Z">
          <w:r w:rsidR="00323DE6" w:rsidRPr="00E77497" w:rsidDel="001731CD">
            <w:delText>are</w:delText>
          </w:r>
        </w:del>
      </w:ins>
      <w:ins w:id="14318" w:author="Rev 3 Allen Wirfs-Brock" w:date="2011-09-02T09:07:00Z">
        <w:del w:id="14319" w:author="Rev 4 Allen Wirfs-Brock" w:date="2011-10-20T09:39:00Z">
          <w:r w:rsidRPr="00E77497" w:rsidDel="001731CD">
            <w:delText xml:space="preserve"> determined as follows:</w:delText>
          </w:r>
        </w:del>
      </w:ins>
    </w:p>
    <w:p w14:paraId="231E98D6" w14:textId="77777777" w:rsidR="00F14B7C" w:rsidRPr="00E77497" w:rsidDel="001731CD" w:rsidRDefault="00F14B7C">
      <w:pPr>
        <w:pStyle w:val="Alg4"/>
        <w:numPr>
          <w:ilvl w:val="0"/>
          <w:numId w:val="465"/>
        </w:numPr>
        <w:spacing w:after="220"/>
        <w:contextualSpacing/>
        <w:rPr>
          <w:ins w:id="14320" w:author="Rev 3 Allen Wirfs-Brock" w:date="2011-09-02T09:07:00Z"/>
          <w:del w:id="14321" w:author="Rev 4 Allen Wirfs-Brock" w:date="2011-10-20T09:39:00Z"/>
        </w:rPr>
        <w:pPrChange w:id="14322" w:author="Rev 4 Allen Wirfs-Brock" w:date="2011-11-07T12:16:00Z">
          <w:pPr>
            <w:pStyle w:val="Alg4"/>
            <w:numPr>
              <w:numId w:val="492"/>
            </w:numPr>
            <w:tabs>
              <w:tab w:val="num" w:pos="360"/>
            </w:tabs>
            <w:spacing w:after="220"/>
            <w:ind w:left="360" w:hanging="360"/>
            <w:contextualSpacing/>
          </w:pPr>
        </w:pPrChange>
      </w:pPr>
      <w:ins w:id="14323" w:author="Rev 3 Allen Wirfs-Brock" w:date="2011-09-02T09:07:00Z">
        <w:del w:id="14324" w:author="Rev 4 Allen Wirfs-Brock" w:date="2011-10-20T09:39:00Z">
          <w:r w:rsidRPr="00E77497" w:rsidDel="001731CD">
            <w:delText xml:space="preserve">Return </w:delText>
          </w:r>
        </w:del>
      </w:ins>
      <w:ins w:id="14325" w:author="Rev 3 Allen Wirfs-Brock" w:date="2011-09-02T09:08:00Z">
        <w:del w:id="14326" w:author="Rev 4 Allen Wirfs-Brock" w:date="2011-10-20T09:39:00Z">
          <w:r w:rsidR="00503C0C" w:rsidRPr="00E77497" w:rsidDel="001731CD">
            <w:delText>a new empty List</w:delText>
          </w:r>
        </w:del>
      </w:ins>
      <w:ins w:id="14327" w:author="Rev 3 Allen Wirfs-Brock" w:date="2011-09-02T09:07:00Z">
        <w:del w:id="14328" w:author="Rev 4 Allen Wirfs-Brock" w:date="2011-10-20T09:39:00Z">
          <w:r w:rsidRPr="00E77497" w:rsidDel="001731CD">
            <w:delText>.</w:delText>
          </w:r>
        </w:del>
      </w:ins>
    </w:p>
    <w:p w14:paraId="67DA0FB9" w14:textId="77777777" w:rsidR="00F14B7C" w:rsidRPr="00E77497" w:rsidDel="00F678F3" w:rsidRDefault="00F14B7C" w:rsidP="00F14B7C">
      <w:pPr>
        <w:rPr>
          <w:ins w:id="14329" w:author="Rev 3 Allen Wirfs-Brock" w:date="2011-09-02T09:07:00Z"/>
          <w:del w:id="14330" w:author="Rev 4 Allen Wirfs-Brock" w:date="2011-10-20T09:41:00Z"/>
        </w:rPr>
      </w:pPr>
      <w:ins w:id="14331" w:author="Rev 3 Allen Wirfs-Brock" w:date="2011-09-02T09:07:00Z">
        <w:del w:id="14332" w:author="Rev 4 Allen Wirfs-Brock" w:date="2011-10-20T09:41:00Z">
          <w:r w:rsidRPr="00E77497" w:rsidDel="00F678F3">
            <w:delText xml:space="preserve">The VarDeclaredNames of the production  </w:delText>
          </w:r>
        </w:del>
      </w:ins>
      <w:ins w:id="14333" w:author="Rev 3 Allen Wirfs-Brock" w:date="2011-09-02T09:08:00Z">
        <w:del w:id="14334" w:author="Rev 4 Allen Wirfs-Brock" w:date="2011-10-20T09:41:00Z">
          <w:r w:rsidRPr="00E77497" w:rsidDel="00F678F3">
            <w:rPr>
              <w:rFonts w:ascii="Times New Roman" w:hAnsi="Times New Roman"/>
              <w:i/>
            </w:rPr>
            <w:delText xml:space="preserve">StatementListItem </w:delText>
          </w:r>
          <w:r w:rsidRPr="00E77497" w:rsidDel="00F678F3">
            <w:rPr>
              <w:b/>
            </w:rPr>
            <w:delText>:</w:delText>
          </w:r>
          <w:r w:rsidRPr="00E77497" w:rsidDel="00F678F3">
            <w:rPr>
              <w:rFonts w:ascii="Times New Roman" w:hAnsi="Times New Roman"/>
              <w:i/>
            </w:rPr>
            <w:delText xml:space="preserve"> Statement</w:delText>
          </w:r>
          <w:r w:rsidRPr="00E77497" w:rsidDel="00F678F3">
            <w:delText xml:space="preserve"> </w:delText>
          </w:r>
        </w:del>
      </w:ins>
      <w:ins w:id="14335" w:author="Rev 3 Allen Wirfs-Brock" w:date="2011-09-02T09:07:00Z">
        <w:del w:id="14336" w:author="Rev 4 Allen Wirfs-Brock" w:date="2011-10-20T09:41:00Z">
          <w:r w:rsidRPr="00E77497" w:rsidDel="00F678F3">
            <w:delText>is determined as follows:</w:delText>
          </w:r>
        </w:del>
      </w:ins>
    </w:p>
    <w:p w14:paraId="339A1F13" w14:textId="77777777" w:rsidR="00F14B7C" w:rsidRPr="00E77497" w:rsidDel="00F678F3" w:rsidRDefault="00F14B7C">
      <w:pPr>
        <w:pStyle w:val="Alg4"/>
        <w:numPr>
          <w:ilvl w:val="0"/>
          <w:numId w:val="528"/>
        </w:numPr>
        <w:spacing w:after="220"/>
        <w:contextualSpacing/>
        <w:rPr>
          <w:ins w:id="14337" w:author="Rev 3 Allen Wirfs-Brock" w:date="2011-09-02T09:07:00Z"/>
          <w:del w:id="14338" w:author="Rev 4 Allen Wirfs-Brock" w:date="2011-10-20T09:41:00Z"/>
        </w:rPr>
        <w:pPrChange w:id="14339" w:author="Rev 4 Allen Wirfs-Brock" w:date="2011-11-07T12:16:00Z">
          <w:pPr>
            <w:pStyle w:val="Alg4"/>
            <w:numPr>
              <w:numId w:val="560"/>
            </w:numPr>
            <w:tabs>
              <w:tab w:val="num" w:pos="360"/>
            </w:tabs>
            <w:spacing w:after="220"/>
            <w:ind w:left="360" w:hanging="360"/>
            <w:contextualSpacing/>
          </w:pPr>
        </w:pPrChange>
      </w:pPr>
      <w:ins w:id="14340" w:author="Rev 3 Allen Wirfs-Brock" w:date="2011-09-02T09:07:00Z">
        <w:del w:id="14341" w:author="Rev 4 Allen Wirfs-Brock" w:date="2011-10-20T09:41:00Z">
          <w:r w:rsidRPr="00E77497" w:rsidDel="00F678F3">
            <w:delText xml:space="preserve">Return the VarDeclaredNames of </w:delText>
          </w:r>
        </w:del>
      </w:ins>
      <w:ins w:id="14342" w:author="Rev 3 Allen Wirfs-Brock" w:date="2011-09-02T09:10:00Z">
        <w:del w:id="14343" w:author="Rev 4 Allen Wirfs-Brock" w:date="2011-10-20T09:41:00Z">
          <w:r w:rsidR="00503C0C" w:rsidRPr="00E77497" w:rsidDel="00F678F3">
            <w:rPr>
              <w:i/>
            </w:rPr>
            <w:delText>Statement</w:delText>
          </w:r>
        </w:del>
      </w:ins>
      <w:ins w:id="14344" w:author="Rev 3 Allen Wirfs-Brock" w:date="2011-09-02T09:07:00Z">
        <w:del w:id="14345" w:author="Rev 4 Allen Wirfs-Brock" w:date="2011-10-20T09:41:00Z">
          <w:r w:rsidRPr="00E77497" w:rsidDel="00F678F3">
            <w:delText>.</w:delText>
          </w:r>
        </w:del>
      </w:ins>
    </w:p>
    <w:p w14:paraId="3AA6E0D6" w14:textId="77777777" w:rsidR="006E1EB0" w:rsidRPr="00E77497" w:rsidDel="00F71D44" w:rsidRDefault="006E1EB0" w:rsidP="006E1EB0">
      <w:pPr>
        <w:rPr>
          <w:ins w:id="14346" w:author="Rev 3 Allen Wirfs-Brock" w:date="2011-08-30T16:30:00Z"/>
          <w:del w:id="14347" w:author="Rev 8 Allen Wirfs-Brock" w:date="2012-06-01T08:46:00Z"/>
        </w:rPr>
      </w:pPr>
      <w:ins w:id="14348" w:author="Rev 3 Allen Wirfs-Brock" w:date="2011-08-30T16:30:00Z">
        <w:del w:id="14349" w:author="Rev 8 Allen Wirfs-Brock" w:date="2012-06-01T08:46:00Z">
          <w:r w:rsidRPr="00E77497" w:rsidDel="00F71D44">
            <w:delText xml:space="preserve">The production </w:delText>
          </w:r>
        </w:del>
      </w:ins>
      <w:ins w:id="14350" w:author="Rev 3 Allen Wirfs-Brock" w:date="2011-08-30T16:31:00Z">
        <w:del w:id="14351" w:author="Rev 8 Allen Wirfs-Brock" w:date="2012-06-01T08:46:00Z">
          <w:r w:rsidRPr="00E77497" w:rsidDel="00F71D44">
            <w:rPr>
              <w:rFonts w:ascii="Times New Roman" w:hAnsi="Times New Roman"/>
              <w:i/>
            </w:rPr>
            <w:delText xml:space="preserve">StatementListItem </w:delText>
          </w:r>
        </w:del>
      </w:ins>
      <w:ins w:id="14352" w:author="Rev 3 Allen Wirfs-Brock" w:date="2011-08-30T16:30:00Z">
        <w:del w:id="14353" w:author="Rev 8 Allen Wirfs-Brock" w:date="2012-06-01T08:46:00Z">
          <w:r w:rsidRPr="00E77497" w:rsidDel="00F71D44">
            <w:rPr>
              <w:b/>
            </w:rPr>
            <w:delText>:</w:delText>
          </w:r>
          <w:r w:rsidRPr="00E77497" w:rsidDel="00F71D44">
            <w:rPr>
              <w:rFonts w:ascii="Times New Roman" w:hAnsi="Times New Roman"/>
              <w:i/>
            </w:rPr>
            <w:delText xml:space="preserve"> Statement</w:delText>
          </w:r>
          <w:r w:rsidRPr="00E77497" w:rsidDel="00F71D44">
            <w:delText xml:space="preserve"> is evaluated as follows:</w:delText>
          </w:r>
        </w:del>
      </w:ins>
    </w:p>
    <w:p w14:paraId="2F0C4FC7" w14:textId="77777777" w:rsidR="006E1EB0" w:rsidRPr="00E77497" w:rsidDel="00F71D44" w:rsidRDefault="006E1EB0" w:rsidP="00FA3203">
      <w:pPr>
        <w:pStyle w:val="Alg2"/>
        <w:numPr>
          <w:ilvl w:val="0"/>
          <w:numId w:val="444"/>
        </w:numPr>
        <w:spacing w:after="220"/>
        <w:rPr>
          <w:ins w:id="14354" w:author="Rev 3 Allen Wirfs-Brock" w:date="2011-08-30T16:30:00Z"/>
          <w:del w:id="14355" w:author="Rev 8 Allen Wirfs-Brock" w:date="2012-06-01T08:46:00Z"/>
        </w:rPr>
      </w:pPr>
      <w:ins w:id="14356" w:author="Rev 3 Allen Wirfs-Brock" w:date="2011-08-30T16:30:00Z">
        <w:del w:id="14357" w:author="Rev 8 Allen Wirfs-Brock" w:date="2012-06-01T08:46:00Z">
          <w:r w:rsidRPr="00E77497" w:rsidDel="00F71D44">
            <w:delText xml:space="preserve">Return the result of evaluating </w:delText>
          </w:r>
          <w:r w:rsidRPr="00E77497" w:rsidDel="00F71D44">
            <w:rPr>
              <w:i/>
            </w:rPr>
            <w:delText>Statement</w:delText>
          </w:r>
          <w:r w:rsidRPr="00E77497" w:rsidDel="00F71D44">
            <w:delText>.</w:delText>
          </w:r>
        </w:del>
      </w:ins>
    </w:p>
    <w:p w14:paraId="065D5D90" w14:textId="77777777" w:rsidR="00503C0C" w:rsidRPr="00E77497" w:rsidDel="003A2216" w:rsidRDefault="00503C0C" w:rsidP="00503C0C">
      <w:pPr>
        <w:rPr>
          <w:ins w:id="14358" w:author="Rev 3 Allen Wirfs-Brock" w:date="2011-09-02T09:12:00Z"/>
          <w:del w:id="14359" w:author="Rev 4 Allen Wirfs-Brock" w:date="2011-10-20T09:42:00Z"/>
        </w:rPr>
      </w:pPr>
      <w:ins w:id="14360" w:author="Rev 3 Allen Wirfs-Brock" w:date="2011-09-02T09:12:00Z">
        <w:del w:id="14361" w:author="Rev 4 Allen Wirfs-Brock" w:date="2011-10-20T09:42:00Z">
          <w:r w:rsidRPr="00E77497" w:rsidDel="003A2216">
            <w:delText xml:space="preserve">The LexicallyDeclaredNames of the production  </w:delText>
          </w:r>
        </w:del>
      </w:ins>
      <w:ins w:id="14362" w:author="Rev 3 Allen Wirfs-Brock" w:date="2011-09-02T09:13:00Z">
        <w:del w:id="14363" w:author="Rev 4 Allen Wirfs-Brock" w:date="2011-10-20T09:42:00Z">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w:delText>
          </w:r>
        </w:del>
      </w:ins>
      <w:ins w:id="14364" w:author="Rev 3 Allen Wirfs-Brock" w:date="2011-09-02T09:12:00Z">
        <w:del w:id="14365" w:author="Rev 4 Allen Wirfs-Brock" w:date="2011-10-20T09:42:00Z">
          <w:r w:rsidRPr="00E77497" w:rsidDel="003A2216">
            <w:delText>is determined as follows:</w:delText>
          </w:r>
        </w:del>
      </w:ins>
    </w:p>
    <w:p w14:paraId="46DB0FBD" w14:textId="77777777" w:rsidR="00503C0C" w:rsidRPr="00E77497" w:rsidDel="003A2216" w:rsidRDefault="00503C0C">
      <w:pPr>
        <w:pStyle w:val="Alg4"/>
        <w:numPr>
          <w:ilvl w:val="0"/>
          <w:numId w:val="468"/>
        </w:numPr>
        <w:spacing w:after="220"/>
        <w:contextualSpacing/>
        <w:rPr>
          <w:ins w:id="14366" w:author="Rev 3 Allen Wirfs-Brock" w:date="2011-09-02T09:12:00Z"/>
          <w:del w:id="14367" w:author="Rev 4 Allen Wirfs-Brock" w:date="2011-10-20T09:42:00Z"/>
        </w:rPr>
        <w:pPrChange w:id="14368" w:author="Rev 4 Allen Wirfs-Brock" w:date="2011-11-07T12:16:00Z">
          <w:pPr>
            <w:pStyle w:val="Alg4"/>
            <w:numPr>
              <w:numId w:val="495"/>
            </w:numPr>
            <w:tabs>
              <w:tab w:val="num" w:pos="360"/>
            </w:tabs>
            <w:spacing w:after="220"/>
            <w:ind w:left="360" w:hanging="360"/>
            <w:contextualSpacing/>
          </w:pPr>
        </w:pPrChange>
      </w:pPr>
      <w:ins w:id="14369" w:author="Rev 3 Allen Wirfs-Brock" w:date="2011-09-02T09:14:00Z">
        <w:del w:id="14370" w:author="Rev 4 Allen Wirfs-Brock" w:date="2011-10-20T09:42:00Z">
          <w:r w:rsidRPr="00E77497" w:rsidDel="003A2216">
            <w:delText xml:space="preserve">Return the </w:delText>
          </w:r>
        </w:del>
      </w:ins>
      <w:ins w:id="14371" w:author="Rev 3 Allen Wirfs-Brock" w:date="2011-09-02T09:16:00Z">
        <w:del w:id="14372" w:author="Rev 4 Allen Wirfs-Brock" w:date="2011-10-20T09:42:00Z">
          <w:r w:rsidRPr="00E77497" w:rsidDel="003A2216">
            <w:delText xml:space="preserve">BoundNames </w:delText>
          </w:r>
        </w:del>
      </w:ins>
      <w:ins w:id="14373" w:author="Rev 3 Allen Wirfs-Brock" w:date="2011-09-02T09:14:00Z">
        <w:del w:id="14374" w:author="Rev 4 Allen Wirfs-Brock" w:date="2011-10-20T09:42:00Z">
          <w:r w:rsidRPr="00E77497" w:rsidDel="003A2216">
            <w:delText xml:space="preserve">of </w:delText>
          </w:r>
        </w:del>
      </w:ins>
      <w:ins w:id="14375" w:author="Rev 3 Allen Wirfs-Brock" w:date="2011-09-02T09:16:00Z">
        <w:del w:id="14376" w:author="Rev 4 Allen Wirfs-Brock" w:date="2011-10-20T09:42:00Z">
          <w:r w:rsidRPr="00E77497" w:rsidDel="003A2216">
            <w:rPr>
              <w:i/>
            </w:rPr>
            <w:delText>Declaration</w:delText>
          </w:r>
        </w:del>
      </w:ins>
      <w:ins w:id="14377" w:author="Rev 3 Allen Wirfs-Brock" w:date="2011-09-02T09:12:00Z">
        <w:del w:id="14378" w:author="Rev 4 Allen Wirfs-Brock" w:date="2011-10-20T09:42:00Z">
          <w:r w:rsidRPr="00E77497" w:rsidDel="003A2216">
            <w:delText>.</w:delText>
          </w:r>
        </w:del>
      </w:ins>
    </w:p>
    <w:p w14:paraId="5CF7A8DD" w14:textId="77777777" w:rsidR="00323DE6" w:rsidRPr="00E77497" w:rsidDel="003A2216" w:rsidRDefault="00323DE6" w:rsidP="00323DE6">
      <w:pPr>
        <w:rPr>
          <w:ins w:id="14379" w:author="Rev 3 Allen Wirfs-Brock" w:date="2011-09-10T13:52:00Z"/>
          <w:del w:id="14380" w:author="Rev 4 Allen Wirfs-Brock" w:date="2011-10-20T09:42:00Z"/>
        </w:rPr>
      </w:pPr>
      <w:ins w:id="14381" w:author="Rev 3 Allen Wirfs-Brock" w:date="2011-09-10T13:52:00Z">
        <w:del w:id="14382" w:author="Rev 4 Allen Wirfs-Brock" w:date="2011-10-20T09:42:00Z">
          <w:r w:rsidRPr="00E77497" w:rsidDel="003A2216">
            <w:delText xml:space="preserve">The LexicalDeclarations of the production  </w:delText>
          </w:r>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is determined as follows:</w:delText>
          </w:r>
        </w:del>
      </w:ins>
    </w:p>
    <w:p w14:paraId="24161302" w14:textId="77777777" w:rsidR="00323DE6" w:rsidRPr="00E77497" w:rsidDel="003A2216" w:rsidRDefault="00323DE6">
      <w:pPr>
        <w:pStyle w:val="Alg4"/>
        <w:numPr>
          <w:ilvl w:val="0"/>
          <w:numId w:val="530"/>
        </w:numPr>
        <w:spacing w:after="220"/>
        <w:contextualSpacing/>
        <w:rPr>
          <w:ins w:id="14383" w:author="Rev 3 Allen Wirfs-Brock" w:date="2011-09-10T13:52:00Z"/>
          <w:del w:id="14384" w:author="Rev 4 Allen Wirfs-Brock" w:date="2011-10-20T09:42:00Z"/>
        </w:rPr>
        <w:pPrChange w:id="14385" w:author="Rev 4 Allen Wirfs-Brock" w:date="2011-11-07T12:16:00Z">
          <w:pPr>
            <w:pStyle w:val="Alg4"/>
            <w:numPr>
              <w:numId w:val="562"/>
            </w:numPr>
            <w:tabs>
              <w:tab w:val="num" w:pos="360"/>
            </w:tabs>
            <w:spacing w:after="220"/>
            <w:ind w:left="360" w:hanging="360"/>
            <w:contextualSpacing/>
          </w:pPr>
        </w:pPrChange>
      </w:pPr>
      <w:ins w:id="14386" w:author="Rev 3 Allen Wirfs-Brock" w:date="2011-09-10T13:52:00Z">
        <w:del w:id="14387" w:author="Rev 4 Allen Wirfs-Brock" w:date="2011-10-20T09:42:00Z">
          <w:r w:rsidRPr="00E77497" w:rsidDel="003A2216">
            <w:delText xml:space="preserve">Return </w:delText>
          </w:r>
        </w:del>
      </w:ins>
      <w:ins w:id="14388" w:author="Rev 3 Allen Wirfs-Brock" w:date="2011-09-10T13:58:00Z">
        <w:del w:id="14389" w:author="Rev 4 Allen Wirfs-Brock" w:date="2011-10-20T09:42:00Z">
          <w:r w:rsidR="001A376F" w:rsidRPr="00E77497" w:rsidDel="003A2216">
            <w:delText xml:space="preserve">return a new List containing </w:delText>
          </w:r>
        </w:del>
      </w:ins>
      <w:ins w:id="14390" w:author="Rev 3 Allen Wirfs-Brock" w:date="2011-09-10T13:52:00Z">
        <w:del w:id="14391" w:author="Rev 4 Allen Wirfs-Brock" w:date="2011-10-20T09:42:00Z">
          <w:r w:rsidRPr="00E77497" w:rsidDel="003A2216">
            <w:rPr>
              <w:i/>
            </w:rPr>
            <w:delText>Declaration</w:delText>
          </w:r>
          <w:r w:rsidRPr="00E77497" w:rsidDel="003A2216">
            <w:delText>.</w:delText>
          </w:r>
        </w:del>
      </w:ins>
    </w:p>
    <w:p w14:paraId="7DE3FCB4" w14:textId="77777777" w:rsidR="00503C0C" w:rsidRPr="00E77497" w:rsidDel="0028527D" w:rsidRDefault="00503C0C" w:rsidP="00503C0C">
      <w:pPr>
        <w:rPr>
          <w:ins w:id="14392" w:author="Rev 3 Allen Wirfs-Brock" w:date="2011-09-02T09:12:00Z"/>
          <w:del w:id="14393" w:author="Rev 4 Allen Wirfs-Brock" w:date="2011-10-20T09:47:00Z"/>
        </w:rPr>
      </w:pPr>
      <w:ins w:id="14394" w:author="Rev 3 Allen Wirfs-Brock" w:date="2011-09-02T09:12:00Z">
        <w:del w:id="14395" w:author="Rev 4 Allen Wirfs-Brock" w:date="2011-10-20T09:47:00Z">
          <w:r w:rsidRPr="00E77497" w:rsidDel="0028527D">
            <w:delText xml:space="preserve">The VarDeclaredNames of the production  </w:delText>
          </w:r>
        </w:del>
      </w:ins>
      <w:ins w:id="14396" w:author="Rev 3 Allen Wirfs-Brock" w:date="2011-09-02T09:13:00Z">
        <w:del w:id="14397" w:author="Rev 4 Allen Wirfs-Brock" w:date="2011-10-20T09:47:00Z">
          <w:r w:rsidRPr="00E77497" w:rsidDel="0028527D">
            <w:rPr>
              <w:rFonts w:ascii="Times New Roman" w:hAnsi="Times New Roman"/>
              <w:i/>
            </w:rPr>
            <w:delText xml:space="preserve">StatementListItem </w:delText>
          </w:r>
          <w:r w:rsidRPr="00E77497" w:rsidDel="0028527D">
            <w:rPr>
              <w:b/>
            </w:rPr>
            <w:delText>:</w:delText>
          </w:r>
          <w:r w:rsidRPr="00E77497" w:rsidDel="0028527D">
            <w:rPr>
              <w:rFonts w:ascii="Times New Roman" w:hAnsi="Times New Roman"/>
              <w:i/>
            </w:rPr>
            <w:delText xml:space="preserve"> Declaration</w:delText>
          </w:r>
          <w:r w:rsidRPr="00E77497" w:rsidDel="0028527D">
            <w:delText xml:space="preserve"> </w:delText>
          </w:r>
        </w:del>
      </w:ins>
      <w:ins w:id="14398" w:author="Rev 3 Allen Wirfs-Brock" w:date="2011-09-02T09:12:00Z">
        <w:del w:id="14399" w:author="Rev 4 Allen Wirfs-Brock" w:date="2011-10-20T09:47:00Z">
          <w:r w:rsidRPr="00E77497" w:rsidDel="0028527D">
            <w:delText>is determined as follows:</w:delText>
          </w:r>
        </w:del>
      </w:ins>
    </w:p>
    <w:p w14:paraId="2E628273" w14:textId="77777777" w:rsidR="00503C0C" w:rsidRPr="00E77497" w:rsidDel="0028527D" w:rsidRDefault="00503C0C">
      <w:pPr>
        <w:pStyle w:val="Alg4"/>
        <w:numPr>
          <w:ilvl w:val="0"/>
          <w:numId w:val="529"/>
        </w:numPr>
        <w:spacing w:after="220"/>
        <w:contextualSpacing/>
        <w:rPr>
          <w:ins w:id="14400" w:author="Rev 3 Allen Wirfs-Brock" w:date="2011-09-02T09:12:00Z"/>
          <w:del w:id="14401" w:author="Rev 4 Allen Wirfs-Brock" w:date="2011-10-20T09:47:00Z"/>
        </w:rPr>
        <w:pPrChange w:id="14402" w:author="Rev 4 Allen Wirfs-Brock" w:date="2011-11-07T12:16:00Z">
          <w:pPr>
            <w:pStyle w:val="Alg4"/>
            <w:numPr>
              <w:numId w:val="561"/>
            </w:numPr>
            <w:tabs>
              <w:tab w:val="num" w:pos="360"/>
            </w:tabs>
            <w:spacing w:after="220"/>
            <w:ind w:left="360" w:hanging="360"/>
            <w:contextualSpacing/>
          </w:pPr>
        </w:pPrChange>
      </w:pPr>
      <w:ins w:id="14403" w:author="Rev 3 Allen Wirfs-Brock" w:date="2011-09-02T09:15:00Z">
        <w:del w:id="14404" w:author="Rev 4 Allen Wirfs-Brock" w:date="2011-10-20T09:47:00Z">
          <w:r w:rsidRPr="00E77497" w:rsidDel="0028527D">
            <w:delText>Return a new empty List</w:delText>
          </w:r>
        </w:del>
      </w:ins>
      <w:ins w:id="14405" w:author="Rev 3 Allen Wirfs-Brock" w:date="2011-09-02T09:12:00Z">
        <w:del w:id="14406" w:author="Rev 4 Allen Wirfs-Brock" w:date="2011-10-20T09:47:00Z">
          <w:r w:rsidRPr="00E77497" w:rsidDel="0028527D">
            <w:delText>.</w:delText>
          </w:r>
        </w:del>
      </w:ins>
    </w:p>
    <w:p w14:paraId="14332F66" w14:textId="77777777" w:rsidR="006E1EB0" w:rsidRPr="00E77497" w:rsidDel="00F71D44" w:rsidRDefault="006E1EB0" w:rsidP="006E1EB0">
      <w:pPr>
        <w:rPr>
          <w:ins w:id="14407" w:author="Rev 3 Allen Wirfs-Brock" w:date="2011-08-30T16:32:00Z"/>
          <w:del w:id="14408" w:author="Rev 8 Allen Wirfs-Brock" w:date="2012-06-01T08:46:00Z"/>
        </w:rPr>
      </w:pPr>
      <w:ins w:id="14409" w:author="Rev 3 Allen Wirfs-Brock" w:date="2011-08-30T16:32:00Z">
        <w:del w:id="14410" w:author="Rev 8 Allen Wirfs-Brock" w:date="2012-06-01T08:46:00Z">
          <w:r w:rsidRPr="00E77497" w:rsidDel="00F71D44">
            <w:delText xml:space="preserve">The production </w:delText>
          </w:r>
          <w:r w:rsidRPr="00E77497" w:rsidDel="00F71D44">
            <w:rPr>
              <w:rFonts w:ascii="Times New Roman" w:hAnsi="Times New Roman"/>
              <w:i/>
            </w:rPr>
            <w:delText xml:space="preserve">StatementListItem </w:delText>
          </w:r>
          <w:r w:rsidRPr="00E77497" w:rsidDel="00F71D44">
            <w:rPr>
              <w:b/>
            </w:rPr>
            <w:delText>:</w:delText>
          </w:r>
          <w:r w:rsidRPr="00E77497" w:rsidDel="00F71D44">
            <w:rPr>
              <w:rFonts w:ascii="Times New Roman" w:hAnsi="Times New Roman"/>
              <w:i/>
            </w:rPr>
            <w:delText xml:space="preserve"> Declaration</w:delText>
          </w:r>
          <w:r w:rsidRPr="00E77497" w:rsidDel="00F71D44">
            <w:delText xml:space="preserve"> is evaluated as follows:</w:delText>
          </w:r>
        </w:del>
      </w:ins>
    </w:p>
    <w:p w14:paraId="0AAE29AF" w14:textId="77777777" w:rsidR="006E1EB0" w:rsidRPr="00E77497" w:rsidDel="00F71D44" w:rsidRDefault="006E1EB0" w:rsidP="00FA3203">
      <w:pPr>
        <w:pStyle w:val="Alg2"/>
        <w:numPr>
          <w:ilvl w:val="0"/>
          <w:numId w:val="445"/>
        </w:numPr>
        <w:spacing w:after="220"/>
        <w:rPr>
          <w:ins w:id="14411" w:author="Rev 3 Allen Wirfs-Brock" w:date="2011-08-30T16:32:00Z"/>
          <w:del w:id="14412" w:author="Rev 8 Allen Wirfs-Brock" w:date="2012-06-01T08:46:00Z"/>
        </w:rPr>
      </w:pPr>
      <w:ins w:id="14413" w:author="Rev 3 Allen Wirfs-Brock" w:date="2011-08-30T16:32:00Z">
        <w:del w:id="14414" w:author="Rev 8 Allen Wirfs-Brock" w:date="2012-06-01T08:46:00Z">
          <w:r w:rsidRPr="00E77497" w:rsidDel="00F71D44">
            <w:delText xml:space="preserve">Return the result of evaluating </w:delText>
          </w:r>
          <w:r w:rsidRPr="00E77497" w:rsidDel="00F71D44">
            <w:rPr>
              <w:i/>
            </w:rPr>
            <w:delText>Declaration</w:delText>
          </w:r>
          <w:r w:rsidRPr="00E77497" w:rsidDel="00F71D44">
            <w:delText>.</w:delText>
          </w:r>
        </w:del>
      </w:ins>
    </w:p>
    <w:p w14:paraId="5681D8F1" w14:textId="77777777" w:rsidR="004C02EF" w:rsidRPr="00E77497" w:rsidRDefault="004C02EF" w:rsidP="003A4B22">
      <w:pPr>
        <w:pStyle w:val="20"/>
        <w:numPr>
          <w:ilvl w:val="0"/>
          <w:numId w:val="0"/>
        </w:numPr>
      </w:pPr>
      <w:bookmarkStart w:id="14415" w:name="_Toc329528806"/>
      <w:r w:rsidRPr="00E77497">
        <w:t>12.2</w:t>
      </w:r>
      <w:r w:rsidRPr="00E77497">
        <w:tab/>
      </w:r>
      <w:ins w:id="14416" w:author="Rev 3 Allen Wirfs-Brock" w:date="2011-08-31T11:31:00Z">
        <w:r w:rsidR="00CB30C3" w:rsidRPr="00E77497">
          <w:t xml:space="preserve">Declarations and the </w:t>
        </w:r>
      </w:ins>
      <w:r w:rsidRPr="00E77497">
        <w:t xml:space="preserve">Variable </w:t>
      </w:r>
      <w:bookmarkEnd w:id="14286"/>
      <w:bookmarkEnd w:id="14287"/>
      <w:bookmarkEnd w:id="14288"/>
      <w:bookmarkEnd w:id="14289"/>
      <w:bookmarkEnd w:id="14290"/>
      <w:bookmarkEnd w:id="14291"/>
      <w:bookmarkEnd w:id="14292"/>
      <w:bookmarkEnd w:id="14293"/>
      <w:bookmarkEnd w:id="14294"/>
      <w:bookmarkEnd w:id="14295"/>
      <w:bookmarkEnd w:id="14296"/>
      <w:bookmarkEnd w:id="14297"/>
      <w:bookmarkEnd w:id="14298"/>
      <w:r w:rsidRPr="00E77497">
        <w:t>Statement</w:t>
      </w:r>
      <w:bookmarkEnd w:id="14299"/>
      <w:bookmarkEnd w:id="14300"/>
      <w:bookmarkEnd w:id="14307"/>
      <w:bookmarkEnd w:id="14415"/>
    </w:p>
    <w:p w14:paraId="4E6C827F" w14:textId="77777777" w:rsidR="00884D1C" w:rsidRPr="00E77497" w:rsidRDefault="00884D1C" w:rsidP="00884D1C">
      <w:pPr>
        <w:pStyle w:val="30"/>
        <w:numPr>
          <w:ilvl w:val="0"/>
          <w:numId w:val="0"/>
        </w:numPr>
        <w:rPr>
          <w:ins w:id="14417" w:author="Rev 3 Allen Wirfs-Brock" w:date="2011-09-09T12:39:00Z"/>
        </w:rPr>
      </w:pPr>
      <w:bookmarkStart w:id="14418" w:name="_Toc329528807"/>
      <w:ins w:id="14419" w:author="Rev 3 Allen Wirfs-Brock" w:date="2011-09-09T12:39:00Z">
        <w:r w:rsidRPr="00E77497">
          <w:t>12.2.1</w:t>
        </w:r>
        <w:r w:rsidRPr="00E77497">
          <w:tab/>
          <w:t xml:space="preserve">Let </w:t>
        </w:r>
      </w:ins>
      <w:ins w:id="14420" w:author="Rev 6 Allen Wirfs-Brock" w:date="2012-02-25T15:16:00Z">
        <w:r w:rsidR="00633DD3">
          <w:t xml:space="preserve">and Const </w:t>
        </w:r>
      </w:ins>
      <w:ins w:id="14421" w:author="Rev 3 Allen Wirfs-Brock" w:date="2011-09-09T12:39:00Z">
        <w:r w:rsidRPr="00E77497">
          <w:t>Declaration</w:t>
        </w:r>
      </w:ins>
      <w:ins w:id="14422" w:author="Rev 6 Allen Wirfs-Brock" w:date="2012-02-25T15:16:00Z">
        <w:r w:rsidR="00633DD3">
          <w:t>s</w:t>
        </w:r>
      </w:ins>
      <w:bookmarkEnd w:id="14418"/>
    </w:p>
    <w:p w14:paraId="33D72006" w14:textId="77777777" w:rsidR="00791AD1" w:rsidRPr="00E77497" w:rsidRDefault="00791AD1" w:rsidP="00791AD1">
      <w:pPr>
        <w:rPr>
          <w:ins w:id="14423" w:author="Rev 4 Allen Wirfs-Brock" w:date="2011-10-15T17:25:00Z"/>
          <w:sz w:val="18"/>
        </w:rPr>
      </w:pPr>
      <w:ins w:id="14424" w:author="Rev 4 Allen Wirfs-Brock" w:date="2011-10-15T17:25:00Z">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ins>
      <w:ins w:id="14425" w:author="Rev 6 Allen Wirfs-Brock" w:date="2012-02-25T16:14:00Z">
        <w:r w:rsidR="00A345F7">
          <w:rPr>
            <w:sz w:val="18"/>
          </w:rPr>
          <w:t xml:space="preserve">and </w:t>
        </w:r>
        <w:r w:rsidR="00A345F7" w:rsidRPr="00E77497">
          <w:rPr>
            <w:rFonts w:ascii="Courier New" w:hAnsi="Courier New"/>
            <w:b/>
            <w:sz w:val="18"/>
          </w:rPr>
          <w:t>const</w:t>
        </w:r>
        <w:r w:rsidR="00A345F7" w:rsidRPr="00E77497">
          <w:rPr>
            <w:sz w:val="18"/>
          </w:rPr>
          <w:t xml:space="preserve"> </w:t>
        </w:r>
      </w:ins>
      <w:ins w:id="14426" w:author="Rev 4 Allen Wirfs-Brock" w:date="2011-10-15T17:25:00Z">
        <w:r w:rsidRPr="00E77497">
          <w:rPr>
            <w:sz w:val="18"/>
          </w:rPr>
          <w:t>declaration</w:t>
        </w:r>
      </w:ins>
      <w:ins w:id="14427" w:author="Rev 6 Allen Wirfs-Brock" w:date="2012-02-25T16:14:00Z">
        <w:r w:rsidR="00A345F7">
          <w:rPr>
            <w:sz w:val="18"/>
          </w:rPr>
          <w:t>s</w:t>
        </w:r>
      </w:ins>
      <w:ins w:id="14428" w:author="Rev 4 Allen Wirfs-Brock" w:date="2011-10-15T17:25:00Z">
        <w:r w:rsidRPr="00E77497">
          <w:rPr>
            <w:sz w:val="18"/>
          </w:rPr>
          <w:t xml:space="preserve"> define</w:t>
        </w:r>
        <w:del w:id="14429" w:author="Rev 6 Allen Wirfs-Brock" w:date="2012-02-25T16:14:00Z">
          <w:r w:rsidRPr="00E77497" w:rsidDel="00A345F7">
            <w:rPr>
              <w:sz w:val="18"/>
            </w:rPr>
            <w:delText>s</w:delText>
          </w:r>
        </w:del>
        <w:r w:rsidRPr="00E77497">
          <w:rPr>
            <w:sz w:val="18"/>
          </w:rPr>
          <w:t xml:space="preserve"> variables that are scoped to the </w:t>
        </w:r>
        <w:del w:id="14430" w:author="Rev 8 Allen Wirfs-Brock" w:date="2012-06-13T16:00:00Z">
          <w:r w:rsidRPr="00E77497" w:rsidDel="00B33FB4">
            <w:rPr>
              <w:sz w:val="18"/>
            </w:rPr>
            <w:delText>current</w:delText>
          </w:r>
        </w:del>
      </w:ins>
      <w:ins w:id="14431" w:author="Rev 8 Allen Wirfs-Brock" w:date="2012-06-13T16:00:00Z">
        <w:r w:rsidR="00B33FB4">
          <w:rPr>
            <w:sz w:val="18"/>
          </w:rPr>
          <w:t>running</w:t>
        </w:r>
      </w:ins>
      <w:ins w:id="14432" w:author="Rev 4 Allen Wirfs-Brock" w:date="2011-10-15T17:25:00Z">
        <w:r w:rsidRPr="00E77497">
          <w:rPr>
            <w:sz w:val="18"/>
          </w:rPr>
          <w:t xml:space="preserve"> execution context’s LexicalEnvironment. </w:t>
        </w:r>
        <w:del w:id="14433" w:author="Rev 6 Allen Wirfs-Brock" w:date="2012-02-25T16:15:00Z">
          <w:r w:rsidRPr="00E77497" w:rsidDel="00A345F7">
            <w:rPr>
              <w:sz w:val="18"/>
            </w:rPr>
            <w:delText>Let</w:delText>
          </w:r>
        </w:del>
      </w:ins>
      <w:ins w:id="14434" w:author="Rev 6 Allen Wirfs-Brock" w:date="2012-02-25T16:15:00Z">
        <w:r w:rsidR="00A345F7">
          <w:rPr>
            <w:sz w:val="18"/>
          </w:rPr>
          <w:t>The</w:t>
        </w:r>
      </w:ins>
      <w:ins w:id="14435" w:author="Rev 4 Allen Wirfs-Brock" w:date="2011-10-15T17:25:00Z">
        <w:r w:rsidRPr="00E77497">
          <w:rPr>
            <w:sz w:val="18"/>
          </w:rPr>
          <w:t xml:space="preserve"> variables are created when their containing Lexical Environment is instantiated but may not be accssed in any way until the variable’s </w:t>
        </w:r>
        <w:del w:id="14436" w:author="Rev 6 Allen Wirfs-Brock" w:date="2012-02-25T16:15:00Z">
          <w:r w:rsidRPr="00E77497" w:rsidDel="00A345F7">
            <w:rPr>
              <w:rFonts w:ascii="Times New Roman" w:hAnsi="Times New Roman"/>
              <w:i/>
              <w:sz w:val="18"/>
            </w:rPr>
            <w:delText>Let</w:delText>
          </w:r>
        </w:del>
      </w:ins>
      <w:ins w:id="14437" w:author="Rev 6 Allen Wirfs-Brock" w:date="2012-02-25T16:15:00Z">
        <w:r w:rsidR="00A345F7">
          <w:rPr>
            <w:rFonts w:ascii="Times New Roman" w:hAnsi="Times New Roman"/>
            <w:i/>
            <w:sz w:val="18"/>
          </w:rPr>
          <w:t>Lexical</w:t>
        </w:r>
      </w:ins>
      <w:ins w:id="14438" w:author="Rev 4 Allen Wirfs-Brock" w:date="2011-10-15T17:25:00Z">
        <w:r w:rsidRPr="00E77497">
          <w:rPr>
            <w:rFonts w:ascii="Times New Roman" w:hAnsi="Times New Roman"/>
            <w:i/>
            <w:sz w:val="18"/>
          </w:rPr>
          <w:t>Binding</w:t>
        </w:r>
        <w:r w:rsidRPr="00E77497">
          <w:rPr>
            <w:sz w:val="18"/>
          </w:rPr>
          <w:t xml:space="preserve"> is </w:t>
        </w:r>
        <w:del w:id="14439" w:author="Rev 6 Allen Wirfs-Brock" w:date="2012-02-25T16:15:00Z">
          <w:r w:rsidRPr="00E77497" w:rsidDel="00A345F7">
            <w:rPr>
              <w:sz w:val="18"/>
            </w:rPr>
            <w:delText>executed</w:delText>
          </w:r>
        </w:del>
      </w:ins>
      <w:ins w:id="14440" w:author="Rev 6 Allen Wirfs-Brock" w:date="2012-02-25T16:15:00Z">
        <w:r w:rsidR="00A345F7">
          <w:rPr>
            <w:sz w:val="18"/>
          </w:rPr>
          <w:t>evaluated</w:t>
        </w:r>
      </w:ins>
      <w:ins w:id="14441" w:author="Rev 4 Allen Wirfs-Brock" w:date="2011-10-15T17:25:00Z">
        <w:r w:rsidRPr="00E77497">
          <w:rPr>
            <w:sz w:val="18"/>
          </w:rPr>
          <w:t xml:space="preserve">. A variable defined by a </w:t>
        </w:r>
      </w:ins>
      <w:ins w:id="14442" w:author="Rev 6 Allen Wirfs-Brock" w:date="2012-02-25T16:17: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ins>
      <w:ins w:id="14443" w:author="Rev 4 Allen Wirfs-Brock" w:date="2011-10-15T17:25:00Z">
        <w:del w:id="14444" w:author="Rev 6 Allen Wirfs-Brock" w:date="2012-02-25T16:17: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LetBinding</w:t>
        </w:r>
        <w:r w:rsidRPr="00E77497">
          <w:rPr>
            <w:sz w:val="18"/>
          </w:rPr>
          <w:t xml:space="preserve"> is </w:t>
        </w:r>
        <w:del w:id="14445" w:author="Rev 6 Allen Wirfs-Brock" w:date="2012-02-25T16:18:00Z">
          <w:r w:rsidRPr="00E77497" w:rsidDel="00A345F7">
            <w:rPr>
              <w:sz w:val="18"/>
            </w:rPr>
            <w:delText>executed</w:delText>
          </w:r>
        </w:del>
      </w:ins>
      <w:ins w:id="14446" w:author="Rev 6 Allen Wirfs-Brock" w:date="2012-02-25T16:18:00Z">
        <w:r w:rsidR="00A345F7">
          <w:rPr>
            <w:sz w:val="18"/>
          </w:rPr>
          <w:t>evaluated</w:t>
        </w:r>
      </w:ins>
      <w:ins w:id="14447" w:author="Rev 4 Allen Wirfs-Brock" w:date="2011-10-15T17:25:00Z">
        <w:r w:rsidRPr="00E77497">
          <w:rPr>
            <w:sz w:val="18"/>
          </w:rPr>
          <w:t xml:space="preserve">, not when the variable is created. If a </w:t>
        </w:r>
      </w:ins>
      <w:ins w:id="14448" w:author="Rev 6 Allen Wirfs-Brock" w:date="2012-02-25T16:18: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ins>
      <w:ins w:id="14449" w:author="Rev 4 Allen Wirfs-Brock" w:date="2011-10-15T17:25:00Z">
        <w:del w:id="14450" w:author="Rev 6 Allen Wirfs-Brock" w:date="2012-02-25T16:18: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does not have an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LetBinding</w:t>
        </w:r>
        <w:r w:rsidRPr="00E77497">
          <w:rPr>
            <w:sz w:val="18"/>
          </w:rPr>
          <w:t xml:space="preserve"> is executed.</w:t>
        </w:r>
      </w:ins>
    </w:p>
    <w:p w14:paraId="5EF45082" w14:textId="77777777" w:rsidR="00884D1C" w:rsidRPr="00E77497" w:rsidRDefault="00884D1C" w:rsidP="00884D1C">
      <w:pPr>
        <w:pStyle w:val="Syntax"/>
        <w:rPr>
          <w:ins w:id="14451" w:author="Rev 3 Allen Wirfs-Brock" w:date="2011-09-09T12:39:00Z"/>
        </w:rPr>
      </w:pPr>
      <w:ins w:id="14452" w:author="Rev 3 Allen Wirfs-Brock" w:date="2011-09-09T12:39:00Z">
        <w:r w:rsidRPr="00E77497">
          <w:t>Syntax</w:t>
        </w:r>
      </w:ins>
    </w:p>
    <w:p w14:paraId="5DC16C42" w14:textId="77777777" w:rsidR="00884D1C" w:rsidRPr="00E77497" w:rsidRDefault="00337ABA" w:rsidP="00884D1C">
      <w:pPr>
        <w:pStyle w:val="SyntaxRule"/>
        <w:rPr>
          <w:ins w:id="14453" w:author="Rev 3 Allen Wirfs-Brock" w:date="2011-09-09T12:39:00Z"/>
        </w:rPr>
      </w:pPr>
      <w:ins w:id="14454" w:author="Rev 6 Allen Wirfs-Brock" w:date="2012-02-25T15:19:00Z">
        <w:r w:rsidRPr="00E77497">
          <w:t>Le</w:t>
        </w:r>
        <w:r>
          <w:t>xical</w:t>
        </w:r>
      </w:ins>
      <w:ins w:id="14455" w:author="Rev 3 Allen Wirfs-Brock" w:date="2011-09-09T12:39:00Z">
        <w:del w:id="14456" w:author="Rev 6 Allen Wirfs-Brock" w:date="2012-02-25T15:19:00Z">
          <w:r w:rsidR="00884D1C" w:rsidRPr="00E77497" w:rsidDel="00337ABA">
            <w:delText>Let</w:delText>
          </w:r>
        </w:del>
        <w:r w:rsidR="00884D1C" w:rsidRPr="00E77497">
          <w:t xml:space="preserve">Declaration </w:t>
        </w:r>
        <w:r w:rsidR="00884D1C" w:rsidRPr="00E77497">
          <w:rPr>
            <w:rFonts w:ascii="Arial" w:hAnsi="Arial"/>
            <w:b/>
            <w:i w:val="0"/>
          </w:rPr>
          <w:t>:</w:t>
        </w:r>
      </w:ins>
    </w:p>
    <w:p w14:paraId="6063026E" w14:textId="77777777" w:rsidR="00884D1C" w:rsidRPr="00E77497" w:rsidRDefault="00337ABA" w:rsidP="00884D1C">
      <w:pPr>
        <w:pStyle w:val="SyntaxDefinition"/>
        <w:rPr>
          <w:ins w:id="14457" w:author="Rev 3 Allen Wirfs-Brock" w:date="2011-09-09T12:39:00Z"/>
        </w:rPr>
      </w:pPr>
      <w:ins w:id="14458" w:author="Rev 6 Allen Wirfs-Brock" w:date="2012-02-25T15:20:00Z">
        <w:r w:rsidRPr="00E77497">
          <w:t>Let</w:t>
        </w:r>
      </w:ins>
      <w:ins w:id="14459" w:author="Rev 6 Allen Wirfs-Brock" w:date="2012-02-25T15:21:00Z">
        <w:r>
          <w:t>OrConst</w:t>
        </w:r>
      </w:ins>
      <w:ins w:id="14460" w:author="Rev 6 Allen Wirfs-Brock" w:date="2012-02-25T15:25:00Z">
        <w:r>
          <w:t xml:space="preserve"> </w:t>
        </w:r>
      </w:ins>
      <w:ins w:id="14461" w:author="Rev 3 Allen Wirfs-Brock" w:date="2011-09-09T12:39:00Z">
        <w:del w:id="14462" w:author="Rev 6 Allen Wirfs-Brock" w:date="2012-02-25T15:20:00Z">
          <w:r w:rsidR="00884D1C" w:rsidRPr="00E77497" w:rsidDel="00337ABA">
            <w:rPr>
              <w:rFonts w:ascii="Courier New" w:hAnsi="Courier New"/>
              <w:b/>
              <w:i w:val="0"/>
            </w:rPr>
            <w:delText>let</w:delText>
          </w:r>
          <w:r w:rsidR="00884D1C" w:rsidRPr="00E77497" w:rsidDel="00337ABA">
            <w:delText xml:space="preserve"> Let</w:delText>
          </w:r>
        </w:del>
        <w:r w:rsidR="00884D1C" w:rsidRPr="00E77497">
          <w:t xml:space="preserve">BindingList </w:t>
        </w:r>
        <w:r w:rsidR="00884D1C" w:rsidRPr="00E77497">
          <w:rPr>
            <w:rFonts w:ascii="Courier New" w:hAnsi="Courier New"/>
            <w:b/>
            <w:i w:val="0"/>
          </w:rPr>
          <w:t>;</w:t>
        </w:r>
      </w:ins>
    </w:p>
    <w:p w14:paraId="516129B9" w14:textId="77777777" w:rsidR="002B4235" w:rsidRPr="00E77497" w:rsidRDefault="002B4235" w:rsidP="002B4235">
      <w:pPr>
        <w:pStyle w:val="SyntaxRule"/>
        <w:rPr>
          <w:ins w:id="14463" w:author="Rev 6 Allen Wirfs-Brock" w:date="2012-02-25T16:27:00Z"/>
        </w:rPr>
      </w:pPr>
      <w:ins w:id="14464" w:author="Rev 6 Allen Wirfs-Brock" w:date="2012-02-25T16:27:00Z">
        <w:r w:rsidRPr="00E77497">
          <w:t>Le</w:t>
        </w:r>
        <w:r>
          <w:t>xical</w:t>
        </w:r>
        <w:r w:rsidRPr="00E77497">
          <w:t>Declaration</w:t>
        </w:r>
        <w:r>
          <w:t>NoIn</w:t>
        </w:r>
        <w:r w:rsidRPr="00E77497">
          <w:t xml:space="preserve"> </w:t>
        </w:r>
        <w:r w:rsidRPr="00E77497">
          <w:rPr>
            <w:rFonts w:ascii="Arial" w:hAnsi="Arial"/>
            <w:b/>
            <w:i w:val="0"/>
          </w:rPr>
          <w:t>:</w:t>
        </w:r>
      </w:ins>
    </w:p>
    <w:p w14:paraId="178A9067" w14:textId="77777777" w:rsidR="002B4235" w:rsidRPr="00E77497" w:rsidRDefault="002B4235" w:rsidP="002B4235">
      <w:pPr>
        <w:pStyle w:val="SyntaxDefinition"/>
        <w:rPr>
          <w:ins w:id="14465" w:author="Rev 6 Allen Wirfs-Brock" w:date="2012-02-25T16:27:00Z"/>
        </w:rPr>
      </w:pPr>
      <w:ins w:id="14466" w:author="Rev 6 Allen Wirfs-Brock" w:date="2012-02-25T16:27:00Z">
        <w:r w:rsidRPr="00E77497">
          <w:t>Let</w:t>
        </w:r>
        <w:r>
          <w:t xml:space="preserve">OrConst </w:t>
        </w:r>
        <w:r w:rsidRPr="00E77497">
          <w:t>BindingList</w:t>
        </w:r>
      </w:ins>
      <w:ins w:id="14467" w:author="Rev 6 Allen Wirfs-Brock" w:date="2012-02-25T16:28:00Z">
        <w:r>
          <w:t>NoIn</w:t>
        </w:r>
      </w:ins>
    </w:p>
    <w:p w14:paraId="39D26C00" w14:textId="77777777" w:rsidR="009E34B2" w:rsidRPr="00E77497" w:rsidRDefault="009E34B2" w:rsidP="009E34B2">
      <w:pPr>
        <w:pStyle w:val="SyntaxRule"/>
        <w:rPr>
          <w:ins w:id="14468" w:author="Rev 6 Allen Wirfs-Brock" w:date="2012-02-25T15:30:00Z"/>
        </w:rPr>
      </w:pPr>
      <w:ins w:id="14469" w:author="Rev 6 Allen Wirfs-Brock" w:date="2012-02-25T15:30:00Z">
        <w:r w:rsidRPr="00E77497">
          <w:t>Let</w:t>
        </w:r>
        <w:r>
          <w:t xml:space="preserve">OrConst </w:t>
        </w:r>
        <w:r w:rsidRPr="00E77497">
          <w:rPr>
            <w:rFonts w:ascii="Arial" w:hAnsi="Arial"/>
            <w:b/>
            <w:i w:val="0"/>
          </w:rPr>
          <w:t>:</w:t>
        </w:r>
      </w:ins>
    </w:p>
    <w:p w14:paraId="588618C3" w14:textId="77777777" w:rsidR="009E34B2" w:rsidRPr="00E77497" w:rsidRDefault="009E34B2" w:rsidP="009E34B2">
      <w:pPr>
        <w:pStyle w:val="SyntaxDefinition"/>
        <w:rPr>
          <w:ins w:id="14470" w:author="Rev 6 Allen Wirfs-Brock" w:date="2012-02-25T15:30:00Z"/>
        </w:rPr>
      </w:pPr>
      <w:ins w:id="14471" w:author="Rev 6 Allen Wirfs-Brock" w:date="2012-02-25T15:31:00Z">
        <w:r>
          <w:rPr>
            <w:rFonts w:ascii="Courier New" w:hAnsi="Courier New"/>
            <w:b/>
            <w:i w:val="0"/>
          </w:rPr>
          <w:t>let</w:t>
        </w:r>
      </w:ins>
      <w:ins w:id="14472" w:author="Rev 6 Allen Wirfs-Brock" w:date="2012-02-25T15:30:00Z">
        <w:r w:rsidRPr="00E77497">
          <w:br/>
        </w:r>
        <w:r>
          <w:rPr>
            <w:rFonts w:ascii="Courier New" w:hAnsi="Courier New"/>
            <w:b/>
            <w:i w:val="0"/>
          </w:rPr>
          <w:t>const</w:t>
        </w:r>
        <w:r w:rsidRPr="00E77497">
          <w:t xml:space="preserve"> </w:t>
        </w:r>
      </w:ins>
    </w:p>
    <w:p w14:paraId="2B70C5BC" w14:textId="77777777" w:rsidR="00884D1C" w:rsidRPr="00E77497" w:rsidRDefault="00884D1C" w:rsidP="00884D1C">
      <w:pPr>
        <w:pStyle w:val="SyntaxRule"/>
        <w:rPr>
          <w:ins w:id="14473" w:author="Rev 3 Allen Wirfs-Brock" w:date="2011-09-09T12:39:00Z"/>
        </w:rPr>
      </w:pPr>
      <w:ins w:id="14474" w:author="Rev 3 Allen Wirfs-Brock" w:date="2011-09-09T12:39:00Z">
        <w:del w:id="14475" w:author="Rev 6 Allen Wirfs-Brock" w:date="2012-02-25T15:21:00Z">
          <w:r w:rsidRPr="00E77497" w:rsidDel="00337ABA">
            <w:delText>Let</w:delText>
          </w:r>
        </w:del>
        <w:r w:rsidRPr="00E77497">
          <w:t xml:space="preserve">BindingList </w:t>
        </w:r>
        <w:r w:rsidRPr="00E77497">
          <w:rPr>
            <w:rFonts w:ascii="Arial" w:hAnsi="Arial"/>
            <w:b/>
            <w:i w:val="0"/>
          </w:rPr>
          <w:t>:</w:t>
        </w:r>
      </w:ins>
    </w:p>
    <w:p w14:paraId="205E8F6C" w14:textId="77777777" w:rsidR="00884D1C" w:rsidRPr="00E77497" w:rsidRDefault="00884D1C" w:rsidP="00884D1C">
      <w:pPr>
        <w:pStyle w:val="SyntaxDefinition"/>
        <w:rPr>
          <w:ins w:id="14476" w:author="Rev 3 Allen Wirfs-Brock" w:date="2011-09-09T12:39:00Z"/>
        </w:rPr>
      </w:pPr>
      <w:ins w:id="14477" w:author="Rev 3 Allen Wirfs-Brock" w:date="2011-09-09T12:39:00Z">
        <w:del w:id="14478" w:author="Rev 6 Allen Wirfs-Brock" w:date="2012-02-25T15:21:00Z">
          <w:r w:rsidRPr="00E77497" w:rsidDel="00337ABA">
            <w:delText>Let</w:delText>
          </w:r>
        </w:del>
      </w:ins>
      <w:ins w:id="14479" w:author="Rev 6 Allen Wirfs-Brock" w:date="2012-02-25T15:21:00Z">
        <w:r w:rsidR="00337ABA">
          <w:t>Lexical</w:t>
        </w:r>
      </w:ins>
      <w:ins w:id="14480" w:author="Rev 3 Allen Wirfs-Brock" w:date="2011-09-09T12:39:00Z">
        <w:r w:rsidRPr="00E77497">
          <w:t>Binding</w:t>
        </w:r>
        <w:r w:rsidRPr="00E77497">
          <w:br/>
        </w:r>
        <w:del w:id="14481" w:author="Rev 6 Allen Wirfs-Brock" w:date="2012-02-25T15:22:00Z">
          <w:r w:rsidRPr="00E77497" w:rsidDel="00337ABA">
            <w:delText>Let</w:delText>
          </w:r>
        </w:del>
        <w:r w:rsidRPr="00E77497">
          <w:t xml:space="preserve">BindingList </w:t>
        </w:r>
        <w:r w:rsidRPr="00E77497">
          <w:rPr>
            <w:rFonts w:ascii="Courier New" w:hAnsi="Courier New"/>
            <w:b/>
            <w:i w:val="0"/>
          </w:rPr>
          <w:t>,</w:t>
        </w:r>
        <w:r w:rsidRPr="00E77497">
          <w:t xml:space="preserve"> </w:t>
        </w:r>
      </w:ins>
      <w:ins w:id="14482" w:author="Rev 6 Allen Wirfs-Brock" w:date="2012-02-25T15:22:00Z">
        <w:r w:rsidR="00337ABA">
          <w:t>Lexical</w:t>
        </w:r>
      </w:ins>
      <w:ins w:id="14483" w:author="Rev 3 Allen Wirfs-Brock" w:date="2011-09-09T12:39:00Z">
        <w:del w:id="14484" w:author="Rev 6 Allen Wirfs-Brock" w:date="2012-02-25T15:22:00Z">
          <w:r w:rsidRPr="00E77497" w:rsidDel="00337ABA">
            <w:delText>Let</w:delText>
          </w:r>
        </w:del>
        <w:r w:rsidRPr="00E77497">
          <w:t>Binding</w:t>
        </w:r>
      </w:ins>
    </w:p>
    <w:p w14:paraId="66B0D8B5" w14:textId="77777777" w:rsidR="00884D1C" w:rsidRPr="00E77497" w:rsidRDefault="00884D1C" w:rsidP="00884D1C">
      <w:pPr>
        <w:pStyle w:val="SyntaxRule"/>
        <w:rPr>
          <w:ins w:id="14485" w:author="Rev 3 Allen Wirfs-Brock" w:date="2011-09-09T12:39:00Z"/>
        </w:rPr>
      </w:pPr>
      <w:ins w:id="14486" w:author="Rev 3 Allen Wirfs-Brock" w:date="2011-09-09T12:39:00Z">
        <w:del w:id="14487" w:author="Rev 6 Allen Wirfs-Brock" w:date="2012-02-25T15:22:00Z">
          <w:r w:rsidRPr="00E77497" w:rsidDel="00337ABA">
            <w:delText>Let</w:delText>
          </w:r>
        </w:del>
        <w:r w:rsidRPr="00E77497">
          <w:t xml:space="preserve">BindingListNoIn </w:t>
        </w:r>
        <w:r w:rsidRPr="00E77497">
          <w:rPr>
            <w:rFonts w:ascii="Arial" w:hAnsi="Arial"/>
            <w:b/>
            <w:i w:val="0"/>
          </w:rPr>
          <w:t>:</w:t>
        </w:r>
      </w:ins>
    </w:p>
    <w:p w14:paraId="2976739E" w14:textId="77777777" w:rsidR="00884D1C" w:rsidRPr="00E77497" w:rsidRDefault="00884D1C" w:rsidP="00884D1C">
      <w:pPr>
        <w:pStyle w:val="SyntaxDefinition"/>
        <w:rPr>
          <w:ins w:id="14488" w:author="Rev 3 Allen Wirfs-Brock" w:date="2011-09-09T12:39:00Z"/>
        </w:rPr>
      </w:pPr>
      <w:ins w:id="14489" w:author="Rev 3 Allen Wirfs-Brock" w:date="2011-09-09T12:39:00Z">
        <w:del w:id="14490" w:author="Rev 6 Allen Wirfs-Brock" w:date="2012-02-25T15:26:00Z">
          <w:r w:rsidRPr="00E77497" w:rsidDel="00337ABA">
            <w:delText>Let</w:delText>
          </w:r>
        </w:del>
      </w:ins>
      <w:ins w:id="14491" w:author="Rev 6 Allen Wirfs-Brock" w:date="2012-02-25T15:26:00Z">
        <w:r w:rsidR="00337ABA">
          <w:t>Lexical</w:t>
        </w:r>
      </w:ins>
      <w:ins w:id="14492" w:author="Rev 3 Allen Wirfs-Brock" w:date="2011-09-09T12:39:00Z">
        <w:r w:rsidRPr="00E77497">
          <w:t>BindingNoIn</w:t>
        </w:r>
        <w:r w:rsidRPr="00E77497">
          <w:br/>
        </w:r>
        <w:del w:id="14493" w:author="Rev 6 Allen Wirfs-Brock" w:date="2012-02-25T15:22:00Z">
          <w:r w:rsidRPr="00E77497" w:rsidDel="00337ABA">
            <w:delText>Let</w:delText>
          </w:r>
        </w:del>
        <w:r w:rsidRPr="00E77497">
          <w:t xml:space="preserve">BindingListNoIn </w:t>
        </w:r>
        <w:r w:rsidRPr="00E77497">
          <w:rPr>
            <w:rFonts w:ascii="Courier New" w:hAnsi="Courier New"/>
            <w:b/>
            <w:i w:val="0"/>
          </w:rPr>
          <w:t>,</w:t>
        </w:r>
        <w:r w:rsidRPr="00E77497">
          <w:t xml:space="preserve"> </w:t>
        </w:r>
      </w:ins>
      <w:ins w:id="14494" w:author="Rev 6 Allen Wirfs-Brock" w:date="2012-02-25T15:22:00Z">
        <w:r w:rsidR="00337ABA">
          <w:t>Lexical</w:t>
        </w:r>
      </w:ins>
      <w:ins w:id="14495" w:author="Rev 3 Allen Wirfs-Brock" w:date="2011-09-09T12:39:00Z">
        <w:del w:id="14496" w:author="Rev 6 Allen Wirfs-Brock" w:date="2012-02-25T15:22:00Z">
          <w:r w:rsidRPr="00E77497" w:rsidDel="00337ABA">
            <w:delText>Let</w:delText>
          </w:r>
        </w:del>
        <w:r w:rsidRPr="00E77497">
          <w:t>BindingNoIn</w:t>
        </w:r>
      </w:ins>
    </w:p>
    <w:p w14:paraId="403E4266" w14:textId="77777777" w:rsidR="00884D1C" w:rsidRPr="00E77497" w:rsidRDefault="00884D1C" w:rsidP="00884D1C">
      <w:pPr>
        <w:pStyle w:val="SyntaxRule"/>
        <w:rPr>
          <w:ins w:id="14497" w:author="Rev 3 Allen Wirfs-Brock" w:date="2011-09-09T12:39:00Z"/>
        </w:rPr>
      </w:pPr>
      <w:ins w:id="14498" w:author="Rev 3 Allen Wirfs-Brock" w:date="2011-09-09T12:39:00Z">
        <w:del w:id="14499" w:author="Rev 6 Allen Wirfs-Brock" w:date="2012-02-25T15:27:00Z">
          <w:r w:rsidRPr="00E77497" w:rsidDel="00337ABA">
            <w:delText>Let</w:delText>
          </w:r>
        </w:del>
      </w:ins>
      <w:ins w:id="14500" w:author="Rev 6 Allen Wirfs-Brock" w:date="2012-02-25T15:27:00Z">
        <w:r w:rsidR="00337ABA">
          <w:t>Lexical</w:t>
        </w:r>
      </w:ins>
      <w:ins w:id="14501" w:author="Rev 3 Allen Wirfs-Brock" w:date="2011-09-09T12:39:00Z">
        <w:r w:rsidRPr="00E77497">
          <w:t xml:space="preserve">Binding </w:t>
        </w:r>
        <w:r w:rsidRPr="00E77497">
          <w:rPr>
            <w:rFonts w:ascii="Arial" w:hAnsi="Arial"/>
            <w:b/>
            <w:i w:val="0"/>
          </w:rPr>
          <w:t>:</w:t>
        </w:r>
      </w:ins>
    </w:p>
    <w:p w14:paraId="2F862044" w14:textId="77777777" w:rsidR="00884D1C" w:rsidRPr="00E77497" w:rsidRDefault="00884D1C" w:rsidP="00884D1C">
      <w:pPr>
        <w:pStyle w:val="SyntaxDefinition"/>
        <w:rPr>
          <w:ins w:id="14502" w:author="Rev 3 Allen Wirfs-Brock" w:date="2011-09-09T12:39:00Z"/>
        </w:rPr>
      </w:pPr>
      <w:ins w:id="14503"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4790A90B" w14:textId="77777777" w:rsidR="00884D1C" w:rsidRPr="00E77497" w:rsidRDefault="009E34B2" w:rsidP="00884D1C">
      <w:pPr>
        <w:pStyle w:val="SyntaxRule"/>
        <w:rPr>
          <w:ins w:id="14504" w:author="Rev 3 Allen Wirfs-Brock" w:date="2011-09-09T12:39:00Z"/>
        </w:rPr>
      </w:pPr>
      <w:ins w:id="14505" w:author="Rev 6 Allen Wirfs-Brock" w:date="2012-02-25T15:27:00Z">
        <w:r>
          <w:t>Lexical</w:t>
        </w:r>
      </w:ins>
      <w:ins w:id="14506" w:author="Rev 3 Allen Wirfs-Brock" w:date="2011-09-09T12:39:00Z">
        <w:del w:id="14507" w:author="Rev 6 Allen Wirfs-Brock" w:date="2012-02-25T15:27:00Z">
          <w:r w:rsidR="00884D1C" w:rsidRPr="00E77497" w:rsidDel="009E34B2">
            <w:delText>Let</w:delText>
          </w:r>
        </w:del>
        <w:r w:rsidR="00884D1C" w:rsidRPr="00E77497">
          <w:t xml:space="preserve">BindingNoIn </w:t>
        </w:r>
        <w:r w:rsidR="00884D1C" w:rsidRPr="00E77497">
          <w:rPr>
            <w:rFonts w:ascii="Arial" w:hAnsi="Arial"/>
            <w:b/>
            <w:i w:val="0"/>
          </w:rPr>
          <w:t>:</w:t>
        </w:r>
      </w:ins>
    </w:p>
    <w:p w14:paraId="13B1EAC2" w14:textId="77777777" w:rsidR="00884D1C" w:rsidRPr="00E77497" w:rsidRDefault="00884D1C" w:rsidP="00884D1C">
      <w:pPr>
        <w:pStyle w:val="SyntaxDefinition"/>
        <w:rPr>
          <w:ins w:id="14508" w:author="Rev 3 Allen Wirfs-Brock" w:date="2011-09-09T12:39:00Z"/>
        </w:rPr>
      </w:pPr>
      <w:ins w:id="14509"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2B87CD33" w14:textId="77777777" w:rsidR="000103D2" w:rsidRPr="00E77497" w:rsidRDefault="000103D2" w:rsidP="000103D2">
      <w:pPr>
        <w:pStyle w:val="SyntaxRule"/>
        <w:rPr>
          <w:ins w:id="14510" w:author="Rev 3 Allen Wirfs-Brock" w:date="2011-09-09T13:49:00Z"/>
          <w:rFonts w:ascii="Arial" w:hAnsi="Arial"/>
        </w:rPr>
      </w:pPr>
      <w:ins w:id="14511" w:author="Rev 3 Allen Wirfs-Brock" w:date="2011-09-09T13:49:00Z">
        <w:r w:rsidRPr="00E77497">
          <w:t xml:space="preserve">BindingIdentifier  </w:t>
        </w:r>
        <w:r w:rsidRPr="00E77497">
          <w:rPr>
            <w:rFonts w:ascii="Arial" w:hAnsi="Arial"/>
            <w:b/>
            <w:i w:val="0"/>
          </w:rPr>
          <w:t>:</w:t>
        </w:r>
      </w:ins>
    </w:p>
    <w:p w14:paraId="13D7E443" w14:textId="77777777" w:rsidR="000103D2" w:rsidRPr="00E77497" w:rsidRDefault="000103D2" w:rsidP="000103D2">
      <w:pPr>
        <w:pStyle w:val="SyntaxDefinition"/>
        <w:rPr>
          <w:ins w:id="14512" w:author="Rev 3 Allen Wirfs-Brock" w:date="2011-09-09T13:49:00Z"/>
        </w:rPr>
      </w:pPr>
      <w:ins w:id="14513" w:author="Rev 3 Allen Wirfs-Brock" w:date="2011-09-09T13:49:00Z">
        <w:r w:rsidRPr="00E77497">
          <w:t>Identifier</w:t>
        </w:r>
      </w:ins>
    </w:p>
    <w:p w14:paraId="5C5CA3CC" w14:textId="77777777" w:rsidR="000103D2" w:rsidRPr="00E77497" w:rsidRDefault="000103D2" w:rsidP="000103D2">
      <w:pPr>
        <w:pStyle w:val="SyntaxRule"/>
        <w:rPr>
          <w:ins w:id="14514" w:author="Rev 3 Allen Wirfs-Brock" w:date="2011-09-09T13:51:00Z"/>
        </w:rPr>
      </w:pPr>
      <w:ins w:id="14515" w:author="Rev 3 Allen Wirfs-Brock" w:date="2011-09-09T13:51:00Z">
        <w:r w:rsidRPr="00E77497">
          <w:t xml:space="preserve">Initialiser </w:t>
        </w:r>
        <w:r w:rsidRPr="00E77497">
          <w:rPr>
            <w:rFonts w:ascii="Arial" w:hAnsi="Arial"/>
            <w:b/>
            <w:i w:val="0"/>
          </w:rPr>
          <w:t>:</w:t>
        </w:r>
      </w:ins>
    </w:p>
    <w:p w14:paraId="6904B18F" w14:textId="77777777" w:rsidR="000103D2" w:rsidRPr="00E77497" w:rsidRDefault="000103D2" w:rsidP="000103D2">
      <w:pPr>
        <w:pStyle w:val="SyntaxDefinition"/>
        <w:rPr>
          <w:ins w:id="14516" w:author="Rev 3 Allen Wirfs-Brock" w:date="2011-09-09T13:51:00Z"/>
        </w:rPr>
      </w:pPr>
      <w:ins w:id="14517" w:author="Rev 3 Allen Wirfs-Brock" w:date="2011-09-09T13:51:00Z">
        <w:r w:rsidRPr="00E77497">
          <w:rPr>
            <w:rFonts w:ascii="Courier New" w:hAnsi="Courier New"/>
            <w:b/>
            <w:i w:val="0"/>
          </w:rPr>
          <w:t>=</w:t>
        </w:r>
        <w:r w:rsidRPr="00E77497">
          <w:t xml:space="preserve"> AssignmentExpression</w:t>
        </w:r>
      </w:ins>
    </w:p>
    <w:p w14:paraId="741C9CBA" w14:textId="77777777" w:rsidR="000103D2" w:rsidRPr="00E77497" w:rsidRDefault="000103D2" w:rsidP="000103D2">
      <w:pPr>
        <w:pStyle w:val="SyntaxRule"/>
        <w:rPr>
          <w:ins w:id="14518" w:author="Rev 3 Allen Wirfs-Brock" w:date="2011-09-09T13:51:00Z"/>
        </w:rPr>
      </w:pPr>
      <w:ins w:id="14519" w:author="Rev 3 Allen Wirfs-Brock" w:date="2011-09-09T13:51:00Z">
        <w:r w:rsidRPr="00E77497">
          <w:t xml:space="preserve">InitialiserNoIn </w:t>
        </w:r>
        <w:r w:rsidRPr="00E77497">
          <w:rPr>
            <w:rFonts w:ascii="Arial" w:hAnsi="Arial"/>
            <w:b/>
            <w:i w:val="0"/>
          </w:rPr>
          <w:t>:</w:t>
        </w:r>
      </w:ins>
    </w:p>
    <w:p w14:paraId="08B58D5A" w14:textId="77777777" w:rsidR="00884D1C" w:rsidRPr="00E77497" w:rsidRDefault="000103D2" w:rsidP="000103D2">
      <w:pPr>
        <w:pStyle w:val="SyntaxDefinition"/>
        <w:rPr>
          <w:ins w:id="14520" w:author="Rev 3 Allen Wirfs-Brock" w:date="2011-09-09T12:39:00Z"/>
        </w:rPr>
      </w:pPr>
      <w:ins w:id="14521" w:author="Rev 3 Allen Wirfs-Brock" w:date="2011-09-09T13:51:00Z">
        <w:r w:rsidRPr="00E77497">
          <w:rPr>
            <w:rFonts w:ascii="Courier New" w:hAnsi="Courier New"/>
            <w:b/>
            <w:i w:val="0"/>
          </w:rPr>
          <w:t>=</w:t>
        </w:r>
        <w:r w:rsidRPr="00E77497">
          <w:t xml:space="preserve"> AssignmentExpressionNoIn</w:t>
        </w:r>
      </w:ins>
    </w:p>
    <w:p w14:paraId="37FC59E3" w14:textId="77777777" w:rsidR="002C135B" w:rsidRPr="00E77497" w:rsidRDefault="002C135B" w:rsidP="002C135B">
      <w:pPr>
        <w:rPr>
          <w:ins w:id="14522" w:author="Rev 4 Allen Wirfs-Brock" w:date="2011-10-15T17:22:00Z"/>
        </w:rPr>
      </w:pPr>
      <w:ins w:id="14523" w:author="Rev 4 Allen Wirfs-Brock" w:date="2011-10-15T17:22:00Z">
        <w:r w:rsidRPr="00E77497">
          <w:t>The</w:t>
        </w:r>
      </w:ins>
      <w:ins w:id="14524" w:author="Rev 4 Allen Wirfs-Brock" w:date="2011-10-15T17:23:00Z">
        <w:r w:rsidRPr="00E77497">
          <w:t xml:space="preserve"> semantics of the</w:t>
        </w:r>
      </w:ins>
      <w:ins w:id="14525" w:author="Rev 4 Allen Wirfs-Brock" w:date="2011-10-15T17:22:00Z">
        <w:r w:rsidRPr="00E77497">
          <w:t xml:space="preserve"> </w:t>
        </w:r>
      </w:ins>
      <w:ins w:id="14526" w:author="Rev 6 Allen Wirfs-Brock" w:date="2012-02-25T16:28:00Z">
        <w:r w:rsidR="002B4235" w:rsidRPr="00FD2CF3">
          <w:rPr>
            <w:rStyle w:val="bnf"/>
            <w:rPrChange w:id="14527" w:author="Rev 6 Allen Wirfs-Brock" w:date="2012-02-25T16:29:00Z">
              <w:rPr/>
            </w:rPrChange>
          </w:rPr>
          <w:t>LexicalDeclarationNoIn</w:t>
        </w:r>
      </w:ins>
      <w:ins w:id="14528" w:author="Rev 6 Allen Wirfs-Brock" w:date="2012-02-25T16:29:00Z">
        <w:r w:rsidR="00FD2CF3" w:rsidRPr="00E77497">
          <w:t>,</w:t>
        </w:r>
      </w:ins>
      <w:ins w:id="14529" w:author="Rev 6 Allen Wirfs-Brock" w:date="2012-02-25T16:28:00Z">
        <w:r w:rsidR="002B4235" w:rsidRPr="00E77497" w:rsidDel="009E34B2">
          <w:rPr>
            <w:rStyle w:val="bnf"/>
          </w:rPr>
          <w:t xml:space="preserve"> </w:t>
        </w:r>
      </w:ins>
      <w:ins w:id="14530" w:author="Rev 4 Allen Wirfs-Brock" w:date="2011-10-15T17:22:00Z">
        <w:del w:id="14531" w:author="Rev 6 Allen Wirfs-Brock" w:date="2012-02-25T15:28:00Z">
          <w:r w:rsidRPr="00E77497" w:rsidDel="009E34B2">
            <w:rPr>
              <w:rStyle w:val="bnf"/>
            </w:rPr>
            <w:delText>Let</w:delText>
          </w:r>
        </w:del>
        <w:r w:rsidRPr="00E77497">
          <w:rPr>
            <w:rStyle w:val="bnf"/>
          </w:rPr>
          <w:t>BindingListNoIn</w:t>
        </w:r>
        <w:r w:rsidRPr="00E77497">
          <w:t xml:space="preserve">, </w:t>
        </w:r>
      </w:ins>
      <w:ins w:id="14532" w:author="Rev 6 Allen Wirfs-Brock" w:date="2012-02-25T15:28:00Z">
        <w:r w:rsidR="009E34B2" w:rsidRPr="009E34B2">
          <w:rPr>
            <w:rFonts w:ascii="Times New Roman" w:hAnsi="Times New Roman"/>
            <w:i/>
          </w:rPr>
          <w:t>Lexical</w:t>
        </w:r>
      </w:ins>
      <w:ins w:id="14533" w:author="Rev 4 Allen Wirfs-Brock" w:date="2011-10-15T17:22:00Z">
        <w:del w:id="14534" w:author="Rev 6 Allen Wirfs-Brock" w:date="2012-02-25T15:28:00Z">
          <w:r w:rsidRPr="00E77497" w:rsidDel="009E34B2">
            <w:rPr>
              <w:rStyle w:val="bnf"/>
            </w:rPr>
            <w:delText>Let</w:delText>
          </w:r>
        </w:del>
        <w:r w:rsidRPr="00E77497">
          <w:rPr>
            <w:rStyle w:val="bnf"/>
          </w:rPr>
          <w:t>BindingNoIn</w:t>
        </w:r>
        <w:r w:rsidRPr="00E77497">
          <w:t xml:space="preserve"> and </w:t>
        </w:r>
        <w:r w:rsidRPr="00E77497">
          <w:rPr>
            <w:rStyle w:val="bnf"/>
          </w:rPr>
          <w:t>InitialiserNoIn</w:t>
        </w:r>
        <w:r w:rsidRPr="00E77497">
          <w:t xml:space="preserve"> productions are the same as the </w:t>
        </w:r>
      </w:ins>
      <w:ins w:id="14535" w:author="Rev 6 Allen Wirfs-Brock" w:date="2012-02-25T16:30:00Z">
        <w:r w:rsidR="00FD2CF3" w:rsidRPr="00451D9D">
          <w:rPr>
            <w:rStyle w:val="bnf"/>
          </w:rPr>
          <w:t>LexicalDeclaration</w:t>
        </w:r>
        <w:r w:rsidR="00FD2CF3" w:rsidRPr="00E77497">
          <w:t>,</w:t>
        </w:r>
        <w:r w:rsidR="00FD2CF3">
          <w:t xml:space="preserve"> </w:t>
        </w:r>
      </w:ins>
      <w:ins w:id="14536" w:author="Rev 4 Allen Wirfs-Brock" w:date="2011-10-15T17:22:00Z">
        <w:del w:id="14537" w:author="Rev 6 Allen Wirfs-Brock" w:date="2012-02-25T15:28:00Z">
          <w:r w:rsidRPr="00E77497" w:rsidDel="009E34B2">
            <w:rPr>
              <w:rStyle w:val="bnf"/>
            </w:rPr>
            <w:delText>Let</w:delText>
          </w:r>
        </w:del>
        <w:r w:rsidRPr="00E77497">
          <w:rPr>
            <w:rStyle w:val="bnf"/>
          </w:rPr>
          <w:t>BindingList</w:t>
        </w:r>
        <w:r w:rsidRPr="00E77497">
          <w:t xml:space="preserve">, </w:t>
        </w:r>
      </w:ins>
      <w:ins w:id="14538" w:author="Rev 6 Allen Wirfs-Brock" w:date="2012-02-25T15:29:00Z">
        <w:r w:rsidR="009E34B2" w:rsidRPr="009E34B2">
          <w:rPr>
            <w:rFonts w:ascii="Times New Roman" w:hAnsi="Times New Roman"/>
            <w:i/>
          </w:rPr>
          <w:t>Lexical</w:t>
        </w:r>
      </w:ins>
      <w:ins w:id="14539" w:author="Rev 4 Allen Wirfs-Brock" w:date="2011-10-15T17:22:00Z">
        <w:del w:id="14540" w:author="Rev 6 Allen Wirfs-Brock" w:date="2012-02-25T15:29:00Z">
          <w:r w:rsidRPr="00E77497" w:rsidDel="009E34B2">
            <w:rPr>
              <w:rStyle w:val="bnf"/>
            </w:rPr>
            <w:delText>Let</w:delText>
          </w:r>
        </w:del>
        <w:r w:rsidRPr="00E77497">
          <w:rPr>
            <w:rStyle w:val="bnf"/>
          </w:rPr>
          <w:t>Binding</w:t>
        </w:r>
        <w:r w:rsidRPr="00E77497">
          <w:t xml:space="preserve"> and </w:t>
        </w:r>
        <w:r w:rsidRPr="00E77497">
          <w:rPr>
            <w:rStyle w:val="bnf"/>
          </w:rPr>
          <w:t>Initialiser</w:t>
        </w:r>
        <w:r w:rsidRPr="00E77497">
          <w:t xml:space="preserve"> productions except that the contained </w:t>
        </w:r>
        <w:del w:id="14541" w:author="Rev 6 Allen Wirfs-Brock" w:date="2012-02-25T15:29:00Z">
          <w:r w:rsidRPr="00E77497" w:rsidDel="009E34B2">
            <w:rPr>
              <w:rStyle w:val="bnf"/>
            </w:rPr>
            <w:delText>Let</w:delText>
          </w:r>
        </w:del>
        <w:r w:rsidRPr="00E77497">
          <w:rPr>
            <w:rStyle w:val="bnf"/>
          </w:rPr>
          <w:t>BindingListNoIn</w:t>
        </w:r>
        <w:r w:rsidRPr="00E77497">
          <w:t xml:space="preserve">, </w:t>
        </w:r>
      </w:ins>
      <w:ins w:id="14542" w:author="Rev 6 Allen Wirfs-Brock" w:date="2012-02-25T15:29:00Z">
        <w:r w:rsidR="009E34B2" w:rsidRPr="009E34B2">
          <w:rPr>
            <w:rFonts w:ascii="Times New Roman" w:hAnsi="Times New Roman"/>
            <w:i/>
          </w:rPr>
          <w:t>Lexical</w:t>
        </w:r>
      </w:ins>
      <w:ins w:id="14543" w:author="Rev 4 Allen Wirfs-Brock" w:date="2011-10-15T17:22:00Z">
        <w:del w:id="14544" w:author="Rev 6 Allen Wirfs-Brock" w:date="2012-02-25T15:29:00Z">
          <w:r w:rsidRPr="00E77497" w:rsidDel="009E34B2">
            <w:rPr>
              <w:rStyle w:val="bnf"/>
            </w:rPr>
            <w:delText>Let</w:delText>
          </w:r>
        </w:del>
        <w:r w:rsidRPr="00E77497">
          <w:rPr>
            <w:rStyle w:val="bnf"/>
          </w:rPr>
          <w: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4545" w:author="Rev 4 Allen Wirfs-Brock" w:date="2011-10-15T17:24:00Z">
        <w:r w:rsidRPr="00E77497">
          <w:t xml:space="preserve">used in place </w:t>
        </w:r>
      </w:ins>
      <w:ins w:id="14546" w:author="Rev 4 Allen Wirfs-Brock" w:date="2011-10-15T17:22:00Z">
        <w:r w:rsidRPr="00E77497">
          <w:t xml:space="preserve">of the contained </w:t>
        </w:r>
        <w:del w:id="14547" w:author="Rev 6 Allen Wirfs-Brock" w:date="2012-02-25T15:29:00Z">
          <w:r w:rsidRPr="00E77497" w:rsidDel="009E34B2">
            <w:rPr>
              <w:rStyle w:val="bnf"/>
            </w:rPr>
            <w:delText>Let</w:delText>
          </w:r>
        </w:del>
        <w:r w:rsidRPr="00E77497">
          <w:rPr>
            <w:rStyle w:val="bnf"/>
          </w:rPr>
          <w:t>BindingList</w:t>
        </w:r>
        <w:r w:rsidRPr="00E77497">
          <w:t xml:space="preserve">, </w:t>
        </w:r>
      </w:ins>
      <w:ins w:id="14548" w:author="Rev 6 Allen Wirfs-Brock" w:date="2012-02-25T15:29:00Z">
        <w:r w:rsidR="009E34B2" w:rsidRPr="009E34B2">
          <w:rPr>
            <w:rFonts w:ascii="Times New Roman" w:hAnsi="Times New Roman"/>
            <w:i/>
          </w:rPr>
          <w:t>Lexical</w:t>
        </w:r>
      </w:ins>
      <w:ins w:id="14549" w:author="Rev 4 Allen Wirfs-Brock" w:date="2011-10-15T17:22:00Z">
        <w:del w:id="14550" w:author="Rev 6 Allen Wirfs-Brock" w:date="2012-02-25T15:29:00Z">
          <w:r w:rsidRPr="00E77497" w:rsidDel="009E34B2">
            <w:rPr>
              <w:rStyle w:val="bnf"/>
            </w:rPr>
            <w:delText>Let</w:delText>
          </w:r>
        </w:del>
        <w:r w:rsidRPr="00E77497">
          <w:rPr>
            <w:rStyle w:val="bnf"/>
          </w:rPr>
          <w: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67112909" w14:textId="77777777" w:rsidR="00884D1C" w:rsidRPr="00E77497" w:rsidDel="00791AD1" w:rsidRDefault="00884D1C" w:rsidP="00884D1C">
      <w:pPr>
        <w:rPr>
          <w:ins w:id="14551" w:author="Rev 3 Allen Wirfs-Brock" w:date="2011-09-09T12:39:00Z"/>
          <w:del w:id="14552" w:author="Rev 4 Allen Wirfs-Brock" w:date="2011-10-15T17:25:00Z"/>
          <w:sz w:val="18"/>
        </w:rPr>
      </w:pPr>
      <w:ins w:id="14553" w:author="Rev 3 Allen Wirfs-Brock" w:date="2011-09-09T12:39:00Z">
        <w:del w:id="14554" w:author="Rev 4 Allen Wirfs-Brock" w:date="2011-10-15T17:25:00Z">
          <w:r w:rsidRPr="00E77497" w:rsidDel="00791AD1">
            <w:rPr>
              <w:sz w:val="18"/>
            </w:rPr>
            <w:delText>NOTE</w:delText>
          </w:r>
          <w:r w:rsidRPr="00E77497" w:rsidDel="00791AD1">
            <w:rPr>
              <w:sz w:val="18"/>
            </w:rPr>
            <w:tab/>
            <w:delText xml:space="preserve">A </w:delText>
          </w:r>
          <w:r w:rsidRPr="00E77497" w:rsidDel="00791AD1">
            <w:rPr>
              <w:rFonts w:ascii="Courier New" w:hAnsi="Courier New"/>
              <w:b/>
              <w:sz w:val="18"/>
            </w:rPr>
            <w:delText>let</w:delText>
          </w:r>
          <w:r w:rsidRPr="00E77497" w:rsidDel="00791AD1">
            <w:rPr>
              <w:sz w:val="18"/>
            </w:rPr>
            <w:delText xml:space="preserve"> declaration defines variables that are scoped to the current execution context’s LexicalEnvironment. Let variables are created when their containing Lexical Environment is instantiated but may not be accssed in any way until the variable’s </w:delText>
          </w:r>
          <w:r w:rsidRPr="00E77497" w:rsidDel="00791AD1">
            <w:rPr>
              <w:rFonts w:ascii="Times New Roman" w:hAnsi="Times New Roman"/>
              <w:i/>
              <w:sz w:val="18"/>
            </w:rPr>
            <w:delText>LetBinding</w:delText>
          </w:r>
          <w:r w:rsidRPr="00E77497" w:rsidDel="00791AD1">
            <w:rPr>
              <w:sz w:val="18"/>
            </w:rPr>
            <w:delText xml:space="preserve"> is executed. A variable defined by a </w:delText>
          </w:r>
          <w:r w:rsidRPr="00E77497" w:rsidDel="00791AD1">
            <w:rPr>
              <w:rFonts w:ascii="Times New Roman" w:hAnsi="Times New Roman"/>
              <w:i/>
              <w:sz w:val="18"/>
            </w:rPr>
            <w:delText>LetBinding</w:delText>
          </w:r>
          <w:r w:rsidRPr="00E77497" w:rsidDel="00791AD1">
            <w:rPr>
              <w:sz w:val="18"/>
            </w:rPr>
            <w:delText xml:space="preserve"> with an </w:delText>
          </w:r>
          <w:r w:rsidRPr="00E77497" w:rsidDel="00791AD1">
            <w:rPr>
              <w:rFonts w:ascii="Times New Roman" w:hAnsi="Times New Roman"/>
              <w:i/>
              <w:sz w:val="18"/>
            </w:rPr>
            <w:delText>Initialiser</w:delText>
          </w:r>
          <w:r w:rsidRPr="00E77497" w:rsidDel="00791AD1">
            <w:rPr>
              <w:sz w:val="18"/>
            </w:rPr>
            <w:delText xml:space="preserve"> is assigned the value of its </w:delText>
          </w:r>
          <w:r w:rsidRPr="00E77497" w:rsidDel="00791AD1">
            <w:rPr>
              <w:rFonts w:ascii="Times New Roman" w:hAnsi="Times New Roman"/>
              <w:i/>
              <w:sz w:val="18"/>
            </w:rPr>
            <w:delText>Initialiser</w:delText>
          </w:r>
          <w:r w:rsidRPr="00E77497" w:rsidDel="00791AD1">
            <w:rPr>
              <w:rFonts w:ascii="Times New Roman" w:hAnsi="Times New Roman"/>
              <w:sz w:val="18"/>
            </w:rPr>
            <w:delText>’s</w:delText>
          </w:r>
          <w:r w:rsidRPr="00E77497" w:rsidDel="00791AD1">
            <w:rPr>
              <w:sz w:val="18"/>
            </w:rPr>
            <w:delText xml:space="preserve"> </w:delText>
          </w:r>
          <w:r w:rsidRPr="00E77497" w:rsidDel="00791AD1">
            <w:rPr>
              <w:rFonts w:ascii="Times New Roman" w:hAnsi="Times New Roman"/>
              <w:i/>
              <w:sz w:val="18"/>
            </w:rPr>
            <w:delText>AssignmentExpression</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 not when the variable is created. If a </w:delText>
          </w:r>
          <w:r w:rsidRPr="00E77497" w:rsidDel="00791AD1">
            <w:rPr>
              <w:rFonts w:ascii="Times New Roman" w:hAnsi="Times New Roman"/>
              <w:i/>
              <w:sz w:val="18"/>
            </w:rPr>
            <w:delText>LetBinding</w:delText>
          </w:r>
          <w:r w:rsidRPr="00E77497" w:rsidDel="00791AD1">
            <w:rPr>
              <w:sz w:val="18"/>
            </w:rPr>
            <w:delText xml:space="preserve"> does not have an an </w:delText>
          </w:r>
          <w:r w:rsidRPr="00E77497" w:rsidDel="00791AD1">
            <w:rPr>
              <w:rFonts w:ascii="Times New Roman" w:hAnsi="Times New Roman"/>
              <w:i/>
              <w:sz w:val="18"/>
            </w:rPr>
            <w:delText>Initialiser</w:delText>
          </w:r>
          <w:r w:rsidRPr="00E77497" w:rsidDel="00791AD1">
            <w:rPr>
              <w:sz w:val="18"/>
            </w:rPr>
            <w:delText xml:space="preserve"> the variable is assigned the value </w:delText>
          </w:r>
          <w:r w:rsidRPr="00E77497" w:rsidDel="00791AD1">
            <w:rPr>
              <w:b/>
              <w:sz w:val="18"/>
            </w:rPr>
            <w:delText>undefined</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w:delText>
          </w:r>
        </w:del>
      </w:ins>
    </w:p>
    <w:p w14:paraId="18603ABA" w14:textId="77777777" w:rsidR="00C37DE8" w:rsidRPr="00E77497" w:rsidRDefault="00210077" w:rsidP="00C37DE8">
      <w:pPr>
        <w:pStyle w:val="40"/>
        <w:numPr>
          <w:ilvl w:val="0"/>
          <w:numId w:val="0"/>
        </w:numPr>
        <w:rPr>
          <w:ins w:id="14555" w:author="Rev 4 Allen Wirfs-Brock" w:date="2011-10-15T16:39:00Z"/>
        </w:rPr>
      </w:pPr>
      <w:ins w:id="14556" w:author="Rev 4 Allen Wirfs-Brock" w:date="2011-10-19T15:50:00Z">
        <w:r w:rsidRPr="00E77497">
          <w:t xml:space="preserve"> </w:t>
        </w:r>
      </w:ins>
      <w:ins w:id="14557" w:author="Rev 4 Allen Wirfs-Brock" w:date="2011-10-15T16:39:00Z">
        <w:r w:rsidR="00C37DE8" w:rsidRPr="00E77497">
          <w:t>Static Semantics</w:t>
        </w:r>
      </w:ins>
    </w:p>
    <w:p w14:paraId="3EB9C018" w14:textId="77777777" w:rsidR="00C37DE8" w:rsidRPr="00E77497" w:rsidRDefault="00C9049C" w:rsidP="00C37DE8">
      <w:pPr>
        <w:rPr>
          <w:ins w:id="14558" w:author="Rev 4 Allen Wirfs-Brock" w:date="2011-10-15T16:39:00Z"/>
          <w:rFonts w:ascii="Helvetica" w:hAnsi="Helvetica"/>
          <w:b/>
        </w:rPr>
      </w:pPr>
      <w:ins w:id="14559" w:author="Rev 4 Allen Wirfs-Brock" w:date="2011-10-20T10:20:00Z">
        <w:r w:rsidRPr="00E77497">
          <w:rPr>
            <w:rFonts w:ascii="Helvetica" w:hAnsi="Helvetica"/>
            <w:b/>
          </w:rPr>
          <w:t xml:space="preserve">Static Semantics:  </w:t>
        </w:r>
      </w:ins>
      <w:ins w:id="14560" w:author="Rev 4 Allen Wirfs-Brock" w:date="2011-10-15T16:39:00Z">
        <w:r w:rsidR="00C37DE8" w:rsidRPr="00E77497">
          <w:rPr>
            <w:rFonts w:ascii="Helvetica" w:hAnsi="Helvetica"/>
            <w:b/>
          </w:rPr>
          <w:t>Early Errors</w:t>
        </w:r>
      </w:ins>
    </w:p>
    <w:p w14:paraId="770B4057" w14:textId="77777777" w:rsidR="004E4FC0" w:rsidRPr="00E77497" w:rsidRDefault="004E4FC0" w:rsidP="004E4FC0">
      <w:pPr>
        <w:rPr>
          <w:ins w:id="14561" w:author="Rev 6 Allen Wirfs-Brock" w:date="2012-02-25T15:58:00Z"/>
        </w:rPr>
      </w:pPr>
      <w:ins w:id="14562" w:author="Rev 6 Allen Wirfs-Brock" w:date="2012-02-25T15:58:00Z">
        <w:r>
          <w:rPr>
            <w:rStyle w:val="bnf"/>
          </w:rPr>
          <w:t>LexicalBinding</w:t>
        </w:r>
        <w:r w:rsidRPr="00E77497">
          <w:t xml:space="preserve"> </w:t>
        </w:r>
        <w:r w:rsidRPr="00E77497">
          <w:rPr>
            <w:rFonts w:ascii="Courier New" w:hAnsi="Courier New" w:cs="Courier New"/>
            <w:b/>
          </w:rPr>
          <w:t>:</w:t>
        </w:r>
        <w:r w:rsidRPr="00E77497">
          <w:t xml:space="preserve"> </w:t>
        </w:r>
      </w:ins>
      <w:ins w:id="14563" w:author="Rev 6 Allen Wirfs-Brock" w:date="2012-02-25T15:59:00Z">
        <w:r w:rsidRPr="004E4FC0">
          <w:rPr>
            <w:rFonts w:ascii="Times New Roman" w:hAnsi="Times New Roman"/>
            <w:i/>
          </w:rPr>
          <w:t>Binding</w:t>
        </w:r>
      </w:ins>
      <w:ins w:id="14564" w:author="Rev 6 Allen Wirfs-Brock" w:date="2012-02-25T15:58:00Z">
        <w:r w:rsidRPr="00E77497">
          <w:rPr>
            <w:rStyle w:val="bnf"/>
          </w:rPr>
          <w:t>Identifier</w:t>
        </w:r>
        <w:r w:rsidRPr="00E77497">
          <w:t xml:space="preserve"> </w:t>
        </w:r>
      </w:ins>
    </w:p>
    <w:p w14:paraId="05B051D4" w14:textId="77777777" w:rsidR="004E4FC0" w:rsidRPr="00E77497" w:rsidRDefault="004E4FC0" w:rsidP="00D5580A">
      <w:pPr>
        <w:numPr>
          <w:ilvl w:val="0"/>
          <w:numId w:val="737"/>
        </w:numPr>
        <w:rPr>
          <w:ins w:id="14565" w:author="Rev 6 Allen Wirfs-Brock" w:date="2012-02-25T15:58:00Z"/>
        </w:rPr>
      </w:pPr>
      <w:ins w:id="14566" w:author="Rev 6 Allen Wirfs-Brock" w:date="2012-02-25T15:58:00Z">
        <w:r w:rsidRPr="00E77497">
          <w:t xml:space="preserve">It is a Syntax Error </w:t>
        </w:r>
        <w:del w:id="14567" w:author="Rev 7 Allen Wirfs-Brock" w:date="2012-03-20T13:04:00Z">
          <w:r w:rsidRPr="00E77497" w:rsidDel="00D91F6B">
            <w:delText xml:space="preserve">if the </w:delText>
          </w:r>
          <w:r w:rsidRPr="00E77497" w:rsidDel="00D91F6B">
            <w:rPr>
              <w:rStyle w:val="bnf"/>
            </w:rPr>
            <w:delText>BindingIdentifier</w:delText>
          </w:r>
          <w:r w:rsidRPr="00E77497" w:rsidDel="00D91F6B">
            <w:delText xml:space="preserve"> </w:delText>
          </w:r>
        </w:del>
      </w:ins>
      <w:ins w:id="14568" w:author="Rev 6 Allen Wirfs-Brock" w:date="2012-02-25T16:00:00Z">
        <w:r>
          <w:t xml:space="preserve">if IsConstantDeclaration of the </w:t>
        </w:r>
        <w:r w:rsidRPr="004E4FC0">
          <w:rPr>
            <w:rFonts w:ascii="Times New Roman" w:hAnsi="Times New Roman"/>
            <w:i/>
          </w:rPr>
          <w:t>LexicalDeclaration</w:t>
        </w:r>
      </w:ins>
      <w:ins w:id="14569" w:author="Rev 6 Allen Wirfs-Brock" w:date="2012-02-25T16:01:00Z">
        <w:r w:rsidRPr="004E4FC0">
          <w:t xml:space="preserve"> </w:t>
        </w:r>
        <w:r>
          <w:t xml:space="preserve">containing this production is </w:t>
        </w:r>
        <w:r w:rsidRPr="004E4FC0">
          <w:rPr>
            <w:rFonts w:ascii="Times New Roman" w:hAnsi="Times New Roman"/>
            <w:b/>
          </w:rPr>
          <w:t>true</w:t>
        </w:r>
      </w:ins>
      <w:ins w:id="14570" w:author="Rev 6 Allen Wirfs-Brock" w:date="2012-02-25T15:58:00Z">
        <w:r w:rsidRPr="00E77497">
          <w:t>.</w:t>
        </w:r>
      </w:ins>
    </w:p>
    <w:p w14:paraId="583FEE2F" w14:textId="77777777" w:rsidR="00884D1C" w:rsidRPr="00E77497" w:rsidDel="00C37DE8" w:rsidRDefault="00884D1C" w:rsidP="00884D1C">
      <w:pPr>
        <w:pStyle w:val="Syntax"/>
        <w:rPr>
          <w:ins w:id="14571" w:author="Rev 3 Allen Wirfs-Brock" w:date="2011-09-09T12:39:00Z"/>
          <w:del w:id="14572" w:author="Rev 4 Allen Wirfs-Brock" w:date="2011-10-15T16:39:00Z"/>
        </w:rPr>
      </w:pPr>
      <w:commentRangeStart w:id="14573"/>
      <w:ins w:id="14574" w:author="Rev 3 Allen Wirfs-Brock" w:date="2011-09-09T12:39:00Z">
        <w:del w:id="14575" w:author="Rev 4 Allen Wirfs-Brock" w:date="2011-10-15T16:39:00Z">
          <w:r w:rsidRPr="00E77497" w:rsidDel="00C37DE8">
            <w:delText>Semantics</w:delText>
          </w:r>
        </w:del>
      </w:ins>
    </w:p>
    <w:p w14:paraId="27A15572" w14:textId="77777777" w:rsidR="009628C5" w:rsidRPr="00E77497" w:rsidDel="00F144A1" w:rsidRDefault="009628C5" w:rsidP="009628C5">
      <w:pPr>
        <w:rPr>
          <w:ins w:id="14576" w:author="Rev 3 Allen Wirfs-Brock" w:date="2011-09-09T12:46:00Z"/>
          <w:del w:id="14577" w:author="Rev 6 Allen Wirfs-Brock" w:date="2012-01-26T15:02:00Z"/>
        </w:rPr>
      </w:pPr>
      <w:ins w:id="14578" w:author="Rev 3 Allen Wirfs-Brock" w:date="2011-09-09T12:46:00Z">
        <w:del w:id="14579" w:author="Rev 6 Allen Wirfs-Brock" w:date="2012-01-26T15:02:00Z">
          <w:r w:rsidRPr="00E77497" w:rsidDel="00F144A1">
            <w:delText xml:space="preserve">The static semantics of the production </w:delText>
          </w:r>
          <w:r w:rsidRPr="00E77497" w:rsidDel="00F144A1">
            <w:rPr>
              <w:rStyle w:val="bnf"/>
            </w:rPr>
            <w:delText>LetDeclaration</w:delText>
          </w:r>
          <w:r w:rsidRPr="00E77497" w:rsidDel="00F144A1">
            <w:delText xml:space="preserve"> </w:delText>
          </w:r>
          <w:r w:rsidRPr="00E77497" w:rsidDel="00F144A1">
            <w:rPr>
              <w:b/>
            </w:rPr>
            <w:delText>:</w:delText>
          </w:r>
          <w:r w:rsidRPr="00E77497" w:rsidDel="00F144A1">
            <w:delText xml:space="preserve">  </w:delText>
          </w:r>
        </w:del>
      </w:ins>
      <w:ins w:id="14580" w:author="Rev 3 Allen Wirfs-Brock" w:date="2011-09-09T12:47:00Z">
        <w:del w:id="14581" w:author="Rev 6 Allen Wirfs-Brock" w:date="2012-01-26T15:02:00Z">
          <w:r w:rsidR="00514CF8" w:rsidRPr="00E77497" w:rsidDel="00F144A1">
            <w:rPr>
              <w:rFonts w:ascii="Courier New" w:hAnsi="Courier New"/>
              <w:b/>
            </w:rPr>
            <w:delText>let</w:delText>
          </w:r>
          <w:r w:rsidR="00514CF8" w:rsidRPr="00E77497" w:rsidDel="00F144A1">
            <w:rPr>
              <w:rFonts w:ascii="Times New Roman" w:hAnsi="Times New Roman"/>
              <w:i/>
            </w:rPr>
            <w:delText xml:space="preserve"> LetBindingList </w:delText>
          </w:r>
          <w:r w:rsidR="00514CF8" w:rsidRPr="00E77497" w:rsidDel="00F144A1">
            <w:rPr>
              <w:rFonts w:ascii="Courier New" w:hAnsi="Courier New"/>
              <w:b/>
            </w:rPr>
            <w:delText>;</w:delText>
          </w:r>
          <w:r w:rsidR="00514CF8" w:rsidRPr="00E77497" w:rsidDel="00F144A1">
            <w:delText xml:space="preserve"> </w:delText>
          </w:r>
        </w:del>
      </w:ins>
      <w:ins w:id="14582" w:author="Rev 3 Allen Wirfs-Brock" w:date="2011-09-09T12:46:00Z">
        <w:del w:id="14583" w:author="Rev 6 Allen Wirfs-Brock" w:date="2012-01-26T15:02:00Z">
          <w:r w:rsidRPr="00E77497" w:rsidDel="00F144A1">
            <w:delText>are:</w:delText>
          </w:r>
        </w:del>
      </w:ins>
    </w:p>
    <w:p w14:paraId="7357BE1E" w14:textId="77777777" w:rsidR="009628C5" w:rsidRPr="00E77497" w:rsidDel="00F144A1" w:rsidRDefault="009628C5" w:rsidP="00FA3203">
      <w:pPr>
        <w:numPr>
          <w:ilvl w:val="0"/>
          <w:numId w:val="403"/>
        </w:numPr>
        <w:spacing w:after="220"/>
        <w:rPr>
          <w:ins w:id="14584" w:author="Rev 3 Allen Wirfs-Brock" w:date="2011-09-09T12:46:00Z"/>
          <w:del w:id="14585" w:author="Rev 6 Allen Wirfs-Brock" w:date="2012-01-26T15:02:00Z"/>
        </w:rPr>
      </w:pPr>
      <w:ins w:id="14586" w:author="Rev 3 Allen Wirfs-Brock" w:date="2011-09-09T12:46:00Z">
        <w:del w:id="14587" w:author="Rev 6 Allen Wirfs-Brock" w:date="2012-01-26T15:02:00Z">
          <w:r w:rsidRPr="00E77497" w:rsidDel="00F144A1">
            <w:delText xml:space="preserve">It is a Syntax Error if the code that matches this production is not contained in extended code.  </w:delText>
          </w:r>
        </w:del>
      </w:ins>
    </w:p>
    <w:p w14:paraId="08257E96" w14:textId="77777777" w:rsidR="00C00372" w:rsidRPr="00E77497" w:rsidRDefault="00C00372" w:rsidP="00C00372">
      <w:pPr>
        <w:rPr>
          <w:ins w:id="14588" w:author="Rev 4 Allen Wirfs-Brock" w:date="2011-10-15T17:20:00Z"/>
        </w:rPr>
      </w:pPr>
      <w:ins w:id="14589" w:author="Rev 4 Allen Wirfs-Brock" w:date="2011-10-15T17:20: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commentRangeEnd w:id="14573"/>
      <w:r w:rsidR="00C459A3">
        <w:rPr>
          <w:rStyle w:val="af3"/>
        </w:rPr>
        <w:commentReference w:id="14573"/>
      </w:r>
    </w:p>
    <w:p w14:paraId="2175F35F" w14:textId="77777777" w:rsidR="00C00372" w:rsidRPr="00E77497" w:rsidRDefault="00C00372" w:rsidP="00D5580A">
      <w:pPr>
        <w:numPr>
          <w:ilvl w:val="0"/>
          <w:numId w:val="737"/>
        </w:numPr>
        <w:rPr>
          <w:ins w:id="14590" w:author="Rev 4 Allen Wirfs-Brock" w:date="2011-10-15T17:20:00Z"/>
        </w:rPr>
      </w:pPr>
      <w:ins w:id="14591" w:author="Rev 4 Allen Wirfs-Brock" w:date="2011-10-15T17:20:00Z">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450643CD" w14:textId="77777777" w:rsidR="00C37DE8" w:rsidRPr="00E77497" w:rsidRDefault="00C37DE8" w:rsidP="00C7794D">
      <w:pPr>
        <w:rPr>
          <w:ins w:id="14592" w:author="Rev 4 Allen Wirfs-Brock" w:date="2011-10-15T16:40:00Z"/>
          <w:rFonts w:ascii="Helvetica" w:hAnsi="Helvetica"/>
          <w:b/>
        </w:rPr>
      </w:pPr>
      <w:ins w:id="14593" w:author="Rev 4 Allen Wirfs-Brock" w:date="2011-10-15T16:40:00Z">
        <w:r w:rsidRPr="00E77497">
          <w:rPr>
            <w:rFonts w:ascii="Helvetica" w:hAnsi="Helvetica"/>
            <w:b/>
          </w:rPr>
          <w:t xml:space="preserve">Static Semantics:  </w:t>
        </w:r>
      </w:ins>
      <w:ins w:id="14594" w:author="Rev 4 Allen Wirfs-Brock" w:date="2011-10-15T16:41:00Z">
        <w:del w:id="14595" w:author="Rev 9 Allen Wirfs-Brock" w:date="2012-07-07T16:26:00Z">
          <w:r w:rsidRPr="00E77497" w:rsidDel="00201325">
            <w:rPr>
              <w:rFonts w:ascii="Helvetica" w:hAnsi="Helvetica"/>
              <w:b/>
              <w:lang w:eastAsia="en-US"/>
            </w:rPr>
            <w:delText>Bound</w:delText>
          </w:r>
        </w:del>
      </w:ins>
      <w:ins w:id="14596" w:author="Rev 6 Allen Wirfs-Brock" w:date="2012-02-01T13:30:00Z">
        <w:del w:id="14597" w:author="Rev 9 Allen Wirfs-Brock" w:date="2012-07-07T16:26:00Z">
          <w:r w:rsidR="002F6D6F" w:rsidDel="00201325">
            <w:rPr>
              <w:rFonts w:ascii="Helvetica" w:hAnsi="Helvetica"/>
              <w:b/>
              <w:lang w:eastAsia="en-US"/>
            </w:rPr>
            <w:delText xml:space="preserve"> </w:delText>
          </w:r>
        </w:del>
      </w:ins>
      <w:ins w:id="14598" w:author="Rev 4 Allen Wirfs-Brock" w:date="2011-10-15T16:41:00Z">
        <w:del w:id="14599" w:author="Rev 9 Allen Wirfs-Brock" w:date="2012-07-07T16:26:00Z">
          <w:r w:rsidRPr="00E77497" w:rsidDel="00201325">
            <w:rPr>
              <w:rFonts w:ascii="Helvetica" w:hAnsi="Helvetica"/>
              <w:b/>
              <w:lang w:eastAsia="en-US"/>
            </w:rPr>
            <w:delText>Names</w:delText>
          </w:r>
        </w:del>
      </w:ins>
      <w:ins w:id="14600" w:author="Rev 9 Allen Wirfs-Brock" w:date="2012-07-07T16:26:00Z">
        <w:r w:rsidR="00201325">
          <w:rPr>
            <w:rFonts w:ascii="Helvetica" w:hAnsi="Helvetica"/>
            <w:b/>
            <w:lang w:eastAsia="en-US"/>
          </w:rPr>
          <w:t>BoundNames</w:t>
        </w:r>
      </w:ins>
    </w:p>
    <w:p w14:paraId="1C63E378" w14:textId="77777777" w:rsidR="00884D1C" w:rsidRPr="00E77497" w:rsidRDefault="00884D1C" w:rsidP="00884D1C">
      <w:pPr>
        <w:rPr>
          <w:ins w:id="14601" w:author="Rev 3 Allen Wirfs-Brock" w:date="2011-09-09T12:39:00Z"/>
        </w:rPr>
      </w:pPr>
      <w:ins w:id="14602" w:author="Rev 3 Allen Wirfs-Brock" w:date="2011-09-09T12:39:00Z">
        <w:del w:id="14603" w:author="Rev 4 Allen Wirfs-Brock" w:date="2011-10-15T16:41:00Z">
          <w:r w:rsidRPr="009E34B2" w:rsidDel="00C37DE8">
            <w:rPr>
              <w:rFonts w:ascii="Times New Roman" w:hAnsi="Times New Roman"/>
              <w:i/>
            </w:rPr>
            <w:delText xml:space="preserve">The </w:delText>
          </w:r>
          <w:r w:rsidRPr="009E34B2" w:rsidDel="00C37DE8">
            <w:rPr>
              <w:rFonts w:ascii="Times New Roman" w:eastAsia="Times New Roman" w:hAnsi="Times New Roman"/>
              <w:i/>
              <w:spacing w:val="6"/>
              <w:lang w:eastAsia="en-US"/>
            </w:rPr>
            <w:delText xml:space="preserve">BoundNames </w:delText>
          </w:r>
          <w:r w:rsidRPr="009E34B2" w:rsidDel="00C37DE8">
            <w:rPr>
              <w:rFonts w:ascii="Times New Roman" w:hAnsi="Times New Roman"/>
              <w:i/>
            </w:rPr>
            <w:delText xml:space="preserve">of the production  </w:delText>
          </w:r>
        </w:del>
        <w:del w:id="14604" w:author="Rev 6 Allen Wirfs-Brock" w:date="2012-02-25T15:37:00Z">
          <w:r w:rsidRPr="009E34B2" w:rsidDel="009E34B2">
            <w:rPr>
              <w:rFonts w:ascii="Times New Roman" w:hAnsi="Times New Roman"/>
              <w:i/>
            </w:rPr>
            <w:delText>Let</w:delText>
          </w:r>
        </w:del>
      </w:ins>
      <w:ins w:id="14605" w:author="Rev 6 Allen Wirfs-Brock" w:date="2012-02-25T15:37:00Z">
        <w:r w:rsidR="009E34B2" w:rsidRPr="009E34B2">
          <w:rPr>
            <w:rFonts w:ascii="Times New Roman" w:hAnsi="Times New Roman"/>
            <w:i/>
          </w:rPr>
          <w:t>Lexical</w:t>
        </w:r>
      </w:ins>
      <w:ins w:id="14606" w:author="Rev 3 Allen Wirfs-Brock" w:date="2011-09-09T12:39: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14607" w:author="Rev 6 Allen Wirfs-Brock" w:date="2012-02-25T15:39:00Z">
        <w:r w:rsidR="006B3D6C" w:rsidRPr="0027695A">
          <w:rPr>
            <w:rFonts w:ascii="Times New Roman" w:hAnsi="Times New Roman"/>
            <w:i/>
          </w:rPr>
          <w:t>LetOrConst BindingList</w:t>
        </w:r>
      </w:ins>
      <w:ins w:id="14608" w:author="Rev 3 Allen Wirfs-Brock" w:date="2011-09-09T12:39:00Z">
        <w:del w:id="14609" w:author="Rev 6 Allen Wirfs-Brock" w:date="2012-02-25T15:39:00Z">
          <w:r w:rsidRPr="0027695A" w:rsidDel="006B3D6C">
            <w:rPr>
              <w:rFonts w:ascii="Times New Roman" w:hAnsi="Times New Roman"/>
              <w:b/>
              <w:i/>
            </w:rPr>
            <w:delText>let</w:delText>
          </w:r>
          <w:r w:rsidRPr="006B3D6C" w:rsidDel="006B3D6C">
            <w:rPr>
              <w:rFonts w:ascii="Times New Roman" w:hAnsi="Times New Roman"/>
              <w:i/>
            </w:rPr>
            <w:delText xml:space="preserve"> LetBindingList</w:delText>
          </w:r>
        </w:del>
        <w:r w:rsidRPr="006B3D6C">
          <w:rPr>
            <w:rFonts w:ascii="Times New Roman" w:hAnsi="Times New Roman"/>
            <w:i/>
          </w:rPr>
          <w:t xml:space="preserve"> </w:t>
        </w:r>
        <w:r w:rsidRPr="00E77497">
          <w:rPr>
            <w:rFonts w:ascii="Courier New" w:hAnsi="Courier New"/>
            <w:b/>
          </w:rPr>
          <w:t>;</w:t>
        </w:r>
        <w:r w:rsidRPr="00E77497">
          <w:t xml:space="preserve"> </w:t>
        </w:r>
        <w:del w:id="14610" w:author="Rev 4 Allen Wirfs-Brock" w:date="2011-10-15T16:41:00Z">
          <w:r w:rsidRPr="00E77497" w:rsidDel="00C37DE8">
            <w:delText>is determined as follows:</w:delText>
          </w:r>
        </w:del>
      </w:ins>
    </w:p>
    <w:p w14:paraId="3F1A3DD2" w14:textId="77777777" w:rsidR="00884D1C" w:rsidRPr="00E77497" w:rsidRDefault="00884D1C" w:rsidP="00FA3203">
      <w:pPr>
        <w:pStyle w:val="Alg4"/>
        <w:numPr>
          <w:ilvl w:val="0"/>
          <w:numId w:val="457"/>
        </w:numPr>
        <w:spacing w:after="220"/>
        <w:contextualSpacing/>
        <w:rPr>
          <w:ins w:id="14611" w:author="Rev 3 Allen Wirfs-Brock" w:date="2011-09-09T12:39:00Z"/>
        </w:rPr>
      </w:pPr>
      <w:ins w:id="14612" w:author="Rev 3 Allen Wirfs-Brock" w:date="2011-09-09T12:39:00Z">
        <w:r w:rsidRPr="00E77497">
          <w:t xml:space="preserve">Return </w:t>
        </w:r>
      </w:ins>
      <w:ins w:id="14613" w:author="Rev 6 Allen Wirfs-Brock" w:date="2012-02-01T13:30:00Z">
        <w:r w:rsidR="002F6D6F">
          <w:t xml:space="preserve">the </w:t>
        </w:r>
      </w:ins>
      <w:ins w:id="14614" w:author="Rev 3 Allen Wirfs-Brock" w:date="2011-09-09T12:39:00Z">
        <w:del w:id="14615" w:author="Rev 9 Allen Wirfs-Brock" w:date="2012-07-07T16:26:00Z">
          <w:r w:rsidRPr="00E77497" w:rsidDel="00201325">
            <w:delText>Bound</w:delText>
          </w:r>
        </w:del>
      </w:ins>
      <w:ins w:id="14616" w:author="Rev 6 Allen Wirfs-Brock" w:date="2012-02-01T13:30:00Z">
        <w:del w:id="14617" w:author="Rev 9 Allen Wirfs-Brock" w:date="2012-07-07T16:26:00Z">
          <w:r w:rsidR="002F6D6F" w:rsidDel="00201325">
            <w:delText xml:space="preserve"> </w:delText>
          </w:r>
        </w:del>
      </w:ins>
      <w:ins w:id="14618" w:author="Rev 3 Allen Wirfs-Brock" w:date="2011-09-09T12:39:00Z">
        <w:del w:id="14619" w:author="Rev 9 Allen Wirfs-Brock" w:date="2012-07-07T16:26:00Z">
          <w:r w:rsidRPr="00E77497" w:rsidDel="00201325">
            <w:delText>Names</w:delText>
          </w:r>
        </w:del>
      </w:ins>
      <w:ins w:id="14620" w:author="Rev 9 Allen Wirfs-Brock" w:date="2012-07-07T16:26:00Z">
        <w:r w:rsidR="00201325">
          <w:t>BoundNames</w:t>
        </w:r>
      </w:ins>
      <w:ins w:id="14621" w:author="Rev 3 Allen Wirfs-Brock" w:date="2011-09-09T12:39:00Z">
        <w:r w:rsidRPr="00E77497">
          <w:t xml:space="preserve"> of </w:t>
        </w:r>
        <w:del w:id="14622" w:author="Rev 6 Allen Wirfs-Brock" w:date="2012-02-25T15:39:00Z">
          <w:r w:rsidRPr="00E77497" w:rsidDel="006B3D6C">
            <w:rPr>
              <w:i/>
            </w:rPr>
            <w:delText>Let</w:delText>
          </w:r>
        </w:del>
        <w:r w:rsidRPr="00E77497">
          <w:rPr>
            <w:i/>
          </w:rPr>
          <w:t>BindingList</w:t>
        </w:r>
        <w:r w:rsidRPr="00E77497">
          <w:t>.</w:t>
        </w:r>
      </w:ins>
    </w:p>
    <w:p w14:paraId="6CC28936" w14:textId="77777777" w:rsidR="00974ED7" w:rsidRPr="00E77497" w:rsidDel="00F71D44" w:rsidRDefault="00974ED7" w:rsidP="00974ED7">
      <w:pPr>
        <w:rPr>
          <w:ins w:id="14623" w:author="Rev 4 Allen Wirfs-Brock" w:date="2011-10-15T16:43:00Z"/>
          <w:del w:id="14624" w:author="Rev 8 Allen Wirfs-Brock" w:date="2012-06-01T08:47:00Z"/>
        </w:rPr>
      </w:pPr>
      <w:ins w:id="14625" w:author="Rev 4 Allen Wirfs-Brock" w:date="2011-10-15T16:43:00Z">
        <w:del w:id="14626" w:author="Rev 8 Allen Wirfs-Brock" w:date="2012-06-01T08:47:00Z">
          <w:r w:rsidRPr="00E77497" w:rsidDel="00F71D44">
            <w:rPr>
              <w:rStyle w:val="bnf"/>
            </w:rPr>
            <w:delText>LetBindingList</w:delText>
          </w:r>
          <w:r w:rsidRPr="00E77497" w:rsidDel="00F71D44">
            <w:rPr>
              <w:i/>
            </w:rPr>
            <w:delText xml:space="preserve"> </w:delText>
          </w:r>
          <w:r w:rsidRPr="00E77497" w:rsidDel="00F71D44">
            <w:rPr>
              <w:b/>
            </w:rPr>
            <w:delText>:</w:delText>
          </w:r>
          <w:r w:rsidRPr="00E77497" w:rsidDel="00F71D44">
            <w:rPr>
              <w:rStyle w:val="bnf"/>
            </w:rPr>
            <w:delText xml:space="preserve"> Let</w:delText>
          </w:r>
        </w:del>
      </w:ins>
      <w:ins w:id="14627" w:author="Rev 6 Allen Wirfs-Brock" w:date="2012-02-25T15:40:00Z">
        <w:del w:id="14628" w:author="Rev 8 Allen Wirfs-Brock" w:date="2012-06-01T08:47:00Z">
          <w:r w:rsidR="006B3D6C" w:rsidDel="00F71D44">
            <w:rPr>
              <w:rStyle w:val="bnf"/>
            </w:rPr>
            <w:delText>Lexi</w:delText>
          </w:r>
        </w:del>
      </w:ins>
      <w:ins w:id="14629" w:author="Rev 7 Allen Wirfs-Brock" w:date="2012-05-04T13:59:00Z">
        <w:del w:id="14630" w:author="Rev 8 Allen Wirfs-Brock" w:date="2012-06-01T08:47:00Z">
          <w:r w:rsidR="00DE13A5" w:rsidDel="00F71D44">
            <w:rPr>
              <w:rStyle w:val="bnf"/>
            </w:rPr>
            <w:delText>c</w:delText>
          </w:r>
        </w:del>
      </w:ins>
      <w:ins w:id="14631" w:author="Rev 6 Allen Wirfs-Brock" w:date="2012-02-25T15:40:00Z">
        <w:del w:id="14632" w:author="Rev 8 Allen Wirfs-Brock" w:date="2012-06-01T08:47:00Z">
          <w:r w:rsidR="006B3D6C" w:rsidDel="00F71D44">
            <w:rPr>
              <w:rStyle w:val="bnf"/>
            </w:rPr>
            <w:delText>al</w:delText>
          </w:r>
        </w:del>
      </w:ins>
      <w:ins w:id="14633" w:author="Rev 4 Allen Wirfs-Brock" w:date="2011-10-15T16:43:00Z">
        <w:del w:id="14634" w:author="Rev 8 Allen Wirfs-Brock" w:date="2012-06-01T08:47:00Z">
          <w:r w:rsidRPr="00E77497" w:rsidDel="00F71D44">
            <w:rPr>
              <w:rStyle w:val="bnf"/>
            </w:rPr>
            <w:delText>Binding</w:delText>
          </w:r>
          <w:r w:rsidRPr="00E77497" w:rsidDel="00F71D44">
            <w:delText xml:space="preserve"> </w:delText>
          </w:r>
        </w:del>
      </w:ins>
    </w:p>
    <w:p w14:paraId="7E16DA58" w14:textId="77777777" w:rsidR="00974ED7" w:rsidRPr="00E77497" w:rsidDel="00F71D44" w:rsidRDefault="00974ED7" w:rsidP="00FA3203">
      <w:pPr>
        <w:pStyle w:val="Alg4"/>
        <w:numPr>
          <w:ilvl w:val="0"/>
          <w:numId w:val="458"/>
        </w:numPr>
        <w:spacing w:after="220"/>
        <w:contextualSpacing/>
        <w:rPr>
          <w:ins w:id="14635" w:author="Rev 4 Allen Wirfs-Brock" w:date="2011-10-15T16:43:00Z"/>
          <w:del w:id="14636" w:author="Rev 8 Allen Wirfs-Brock" w:date="2012-06-01T08:47:00Z"/>
        </w:rPr>
      </w:pPr>
      <w:ins w:id="14637" w:author="Rev 4 Allen Wirfs-Brock" w:date="2011-10-15T16:43:00Z">
        <w:del w:id="14638" w:author="Rev 8 Allen Wirfs-Brock" w:date="2012-06-01T08:47:00Z">
          <w:r w:rsidRPr="00E77497" w:rsidDel="00F71D44">
            <w:delText xml:space="preserve">Return </w:delText>
          </w:r>
        </w:del>
      </w:ins>
      <w:ins w:id="14639" w:author="Rev 6 Allen Wirfs-Brock" w:date="2012-02-01T13:30:00Z">
        <w:del w:id="14640" w:author="Rev 8 Allen Wirfs-Brock" w:date="2012-06-01T08:47:00Z">
          <w:r w:rsidR="002F6D6F" w:rsidDel="00F71D44">
            <w:delText xml:space="preserve">the </w:delText>
          </w:r>
        </w:del>
      </w:ins>
      <w:ins w:id="14641" w:author="Rev 4 Allen Wirfs-Brock" w:date="2011-10-15T16:43:00Z">
        <w:del w:id="14642" w:author="Rev 8 Allen Wirfs-Brock" w:date="2012-06-01T08:47:00Z">
          <w:r w:rsidRPr="00E77497" w:rsidDel="00F71D44">
            <w:delText>Bound</w:delText>
          </w:r>
        </w:del>
      </w:ins>
      <w:ins w:id="14643" w:author="Rev 6 Allen Wirfs-Brock" w:date="2012-02-01T13:30:00Z">
        <w:del w:id="14644" w:author="Rev 8 Allen Wirfs-Brock" w:date="2012-06-01T08:47:00Z">
          <w:r w:rsidR="002F6D6F" w:rsidDel="00F71D44">
            <w:delText xml:space="preserve"> </w:delText>
          </w:r>
        </w:del>
      </w:ins>
      <w:ins w:id="14645" w:author="Rev 4 Allen Wirfs-Brock" w:date="2011-10-15T16:43:00Z">
        <w:del w:id="14646" w:author="Rev 8 Allen Wirfs-Brock" w:date="2012-06-01T08:47:00Z">
          <w:r w:rsidRPr="00E77497" w:rsidDel="00F71D44">
            <w:delText xml:space="preserve">Names of </w:delText>
          </w:r>
          <w:r w:rsidRPr="00E77497" w:rsidDel="00F71D44">
            <w:rPr>
              <w:rStyle w:val="bnf"/>
            </w:rPr>
            <w:delText>Let</w:delText>
          </w:r>
        </w:del>
      </w:ins>
      <w:ins w:id="14647" w:author="Rev 6 Allen Wirfs-Brock" w:date="2012-02-25T15:40:00Z">
        <w:del w:id="14648" w:author="Rev 8 Allen Wirfs-Brock" w:date="2012-06-01T08:47:00Z">
          <w:r w:rsidR="006B3D6C" w:rsidDel="00F71D44">
            <w:rPr>
              <w:rStyle w:val="bnf"/>
            </w:rPr>
            <w:delText>Lexical</w:delText>
          </w:r>
        </w:del>
      </w:ins>
      <w:ins w:id="14649" w:author="Rev 4 Allen Wirfs-Brock" w:date="2011-10-15T16:43:00Z">
        <w:del w:id="14650" w:author="Rev 8 Allen Wirfs-Brock" w:date="2012-06-01T08:47:00Z">
          <w:r w:rsidRPr="00E77497" w:rsidDel="00F71D44">
            <w:rPr>
              <w:rStyle w:val="bnf"/>
            </w:rPr>
            <w:delText>Binding</w:delText>
          </w:r>
          <w:r w:rsidRPr="00E77497" w:rsidDel="00F71D44">
            <w:delText>.</w:delText>
          </w:r>
        </w:del>
      </w:ins>
    </w:p>
    <w:p w14:paraId="4DC35A61" w14:textId="77777777" w:rsidR="00974ED7" w:rsidRPr="00E77497" w:rsidRDefault="00974ED7" w:rsidP="00974ED7">
      <w:pPr>
        <w:rPr>
          <w:ins w:id="14651" w:author="Rev 4 Allen Wirfs-Brock" w:date="2011-10-15T16:44:00Z"/>
        </w:rPr>
      </w:pPr>
      <w:ins w:id="14652" w:author="Rev 4 Allen Wirfs-Brock" w:date="2011-10-15T16:44:00Z">
        <w:del w:id="14653"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b/>
          </w:rPr>
          <w:t>:</w:t>
        </w:r>
        <w:r w:rsidRPr="00E77497">
          <w:t xml:space="preserve"> </w:t>
        </w:r>
        <w:del w:id="14654"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4655" w:author="Rev 6 Allen Wirfs-Brock" w:date="2012-02-25T15:40:00Z">
          <w:r w:rsidRPr="00E77497" w:rsidDel="006B3D6C">
            <w:rPr>
              <w:rStyle w:val="bnf"/>
            </w:rPr>
            <w:delText>Let</w:delText>
          </w:r>
        </w:del>
      </w:ins>
      <w:ins w:id="14656" w:author="Rev 6 Allen Wirfs-Brock" w:date="2012-02-25T15:40:00Z">
        <w:r w:rsidR="006B3D6C">
          <w:rPr>
            <w:rStyle w:val="bnf"/>
          </w:rPr>
          <w:t>Lexical</w:t>
        </w:r>
      </w:ins>
      <w:ins w:id="14657" w:author="Rev 4 Allen Wirfs-Brock" w:date="2011-10-15T16:44:00Z">
        <w:r w:rsidRPr="00E77497">
          <w:rPr>
            <w:rStyle w:val="bnf"/>
          </w:rPr>
          <w:t>Binding</w:t>
        </w:r>
        <w:r w:rsidRPr="00E77497">
          <w:t xml:space="preserve"> </w:t>
        </w:r>
      </w:ins>
    </w:p>
    <w:p w14:paraId="5A6F112E" w14:textId="77777777" w:rsidR="00974ED7" w:rsidRPr="00E77497" w:rsidRDefault="00974ED7" w:rsidP="00FA3203">
      <w:pPr>
        <w:pStyle w:val="Alg4"/>
        <w:numPr>
          <w:ilvl w:val="0"/>
          <w:numId w:val="456"/>
        </w:numPr>
        <w:spacing w:after="220"/>
        <w:contextualSpacing/>
        <w:rPr>
          <w:ins w:id="14658" w:author="Rev 4 Allen Wirfs-Brock" w:date="2011-10-15T16:44:00Z"/>
        </w:rPr>
      </w:pPr>
      <w:ins w:id="14659" w:author="Rev 4 Allen Wirfs-Brock" w:date="2011-10-15T16:44:00Z">
        <w:r w:rsidRPr="00E77497">
          <w:t xml:space="preserve">Let </w:t>
        </w:r>
        <w:r w:rsidRPr="00E77497">
          <w:rPr>
            <w:i/>
          </w:rPr>
          <w:t xml:space="preserve">names </w:t>
        </w:r>
        <w:r w:rsidRPr="00E77497">
          <w:t>be</w:t>
        </w:r>
      </w:ins>
      <w:ins w:id="14660" w:author="Rev 6 Allen Wirfs-Brock" w:date="2012-02-01T13:30:00Z">
        <w:r w:rsidR="002F6D6F">
          <w:t xml:space="preserve"> the</w:t>
        </w:r>
      </w:ins>
      <w:ins w:id="14661" w:author="Rev 4 Allen Wirfs-Brock" w:date="2011-10-15T16:44:00Z">
        <w:r w:rsidRPr="00E77497">
          <w:t xml:space="preserve"> Bound</w:t>
        </w:r>
        <w:del w:id="14662" w:author="Rev 6 Allen Wirfs-Brock" w:date="2012-02-01T13:30:00Z">
          <w:r w:rsidRPr="00E77497" w:rsidDel="002F6D6F">
            <w:delText>N</w:delText>
          </w:r>
        </w:del>
      </w:ins>
      <w:ins w:id="14663" w:author="Rev 6 Allen Wirfs-Brock" w:date="2012-02-01T13:30:00Z">
        <w:del w:id="14664" w:author="Rev 9 Allen Wirfs-Brock" w:date="2012-07-07T16:26:00Z">
          <w:r w:rsidR="002F6D6F" w:rsidDel="00201325">
            <w:delText xml:space="preserve"> </w:delText>
          </w:r>
        </w:del>
      </w:ins>
      <w:ins w:id="14665" w:author="Rev 9 Allen Wirfs-Brock" w:date="2012-07-07T16:24:00Z">
        <w:r w:rsidR="00201325">
          <w:t>N</w:t>
        </w:r>
      </w:ins>
      <w:ins w:id="14666" w:author="Rev 4 Allen Wirfs-Brock" w:date="2011-10-15T16:44:00Z">
        <w:r w:rsidRPr="00E77497">
          <w:t xml:space="preserve">ames of </w:t>
        </w:r>
        <w:del w:id="14667" w:author="Rev 6 Allen Wirfs-Brock" w:date="2012-02-25T15:41:00Z">
          <w:r w:rsidRPr="00E77497" w:rsidDel="006B3D6C">
            <w:rPr>
              <w:rStyle w:val="bnf"/>
            </w:rPr>
            <w:delText>Let</w:delText>
          </w:r>
        </w:del>
        <w:r w:rsidRPr="00E77497">
          <w:rPr>
            <w:i/>
          </w:rPr>
          <w:t>BindingList</w:t>
        </w:r>
        <w:r w:rsidRPr="00E77497">
          <w:t>.</w:t>
        </w:r>
      </w:ins>
    </w:p>
    <w:p w14:paraId="71F2F8A9" w14:textId="77777777" w:rsidR="00974ED7" w:rsidRPr="00E77497" w:rsidRDefault="00974ED7" w:rsidP="00FA3203">
      <w:pPr>
        <w:pStyle w:val="Alg4"/>
        <w:numPr>
          <w:ilvl w:val="0"/>
          <w:numId w:val="456"/>
        </w:numPr>
        <w:spacing w:after="220"/>
        <w:contextualSpacing/>
        <w:rPr>
          <w:ins w:id="14668" w:author="Rev 4 Allen Wirfs-Brock" w:date="2011-10-15T16:44:00Z"/>
          <w:rStyle w:val="bnf"/>
          <w:i w:val="0"/>
        </w:rPr>
      </w:pPr>
      <w:ins w:id="14669" w:author="Rev 4 Allen Wirfs-Brock" w:date="2011-10-15T16:44:00Z">
        <w:r w:rsidRPr="00E77497">
          <w:t xml:space="preserve">Append to </w:t>
        </w:r>
        <w:r w:rsidRPr="00E77497">
          <w:rPr>
            <w:i/>
          </w:rPr>
          <w:t>names</w:t>
        </w:r>
        <w:r w:rsidRPr="00E77497">
          <w:t xml:space="preserve"> the elements </w:t>
        </w:r>
        <w:del w:id="14670" w:author="Rev 6 Allen Wirfs-Brock" w:date="2012-02-01T13:31:00Z">
          <w:r w:rsidRPr="00E77497" w:rsidDel="002F6D6F">
            <w:delText>of</w:delText>
          </w:r>
        </w:del>
      </w:ins>
      <w:ins w:id="14671" w:author="Rev 6 Allen Wirfs-Brock" w:date="2012-02-01T13:31:00Z">
        <w:r w:rsidR="002F6D6F">
          <w:t>of the</w:t>
        </w:r>
      </w:ins>
      <w:ins w:id="14672" w:author="Rev 4 Allen Wirfs-Brock" w:date="2011-10-15T16:44:00Z">
        <w:r w:rsidRPr="00E77497">
          <w:t xml:space="preserve"> </w:t>
        </w:r>
        <w:del w:id="14673" w:author="Rev 9 Allen Wirfs-Brock" w:date="2012-07-07T16:25:00Z">
          <w:r w:rsidRPr="00E77497" w:rsidDel="00201325">
            <w:delText>Bound</w:delText>
          </w:r>
        </w:del>
      </w:ins>
      <w:ins w:id="14674" w:author="Rev 6 Allen Wirfs-Brock" w:date="2012-02-01T13:31:00Z">
        <w:del w:id="14675" w:author="Rev 9 Allen Wirfs-Brock" w:date="2012-07-07T16:25:00Z">
          <w:r w:rsidR="002F6D6F" w:rsidDel="00201325">
            <w:delText xml:space="preserve"> </w:delText>
          </w:r>
        </w:del>
      </w:ins>
      <w:ins w:id="14676" w:author="Rev 4 Allen Wirfs-Brock" w:date="2011-10-15T16:44:00Z">
        <w:del w:id="14677" w:author="Rev 9 Allen Wirfs-Brock" w:date="2012-07-07T16:25:00Z">
          <w:r w:rsidRPr="00E77497" w:rsidDel="00201325">
            <w:delText>Names</w:delText>
          </w:r>
        </w:del>
      </w:ins>
      <w:ins w:id="14678" w:author="Rev 9 Allen Wirfs-Brock" w:date="2012-07-07T16:25:00Z">
        <w:r w:rsidR="00201325">
          <w:t>BoundNames</w:t>
        </w:r>
      </w:ins>
      <w:ins w:id="14679" w:author="Rev 4 Allen Wirfs-Brock" w:date="2011-10-15T16:44:00Z">
        <w:r w:rsidRPr="00E77497">
          <w:t xml:space="preserve"> of </w:t>
        </w:r>
        <w:del w:id="14680" w:author="Rev 6 Allen Wirfs-Brock" w:date="2012-02-25T15:41:00Z">
          <w:r w:rsidRPr="00E77497" w:rsidDel="006B3D6C">
            <w:rPr>
              <w:rStyle w:val="bnf"/>
            </w:rPr>
            <w:delText>Let</w:delText>
          </w:r>
        </w:del>
      </w:ins>
      <w:ins w:id="14681" w:author="Rev 6 Allen Wirfs-Brock" w:date="2012-02-25T15:41:00Z">
        <w:r w:rsidR="006B3D6C">
          <w:rPr>
            <w:rStyle w:val="bnf"/>
          </w:rPr>
          <w:t>Lexi</w:t>
        </w:r>
      </w:ins>
      <w:ins w:id="14682" w:author="Rev 7 Allen Wirfs-Brock" w:date="2012-05-04T13:59:00Z">
        <w:r w:rsidR="00DE13A5">
          <w:rPr>
            <w:rStyle w:val="bnf"/>
          </w:rPr>
          <w:t>c</w:t>
        </w:r>
      </w:ins>
      <w:ins w:id="14683" w:author="Rev 6 Allen Wirfs-Brock" w:date="2012-02-25T15:41:00Z">
        <w:r w:rsidR="006B3D6C">
          <w:rPr>
            <w:rStyle w:val="bnf"/>
          </w:rPr>
          <w:t>al</w:t>
        </w:r>
      </w:ins>
      <w:ins w:id="14684" w:author="Rev 4 Allen Wirfs-Brock" w:date="2011-10-15T16:44:00Z">
        <w:r w:rsidRPr="00E77497">
          <w:rPr>
            <w:rStyle w:val="bnf"/>
          </w:rPr>
          <w:t>Binding.</w:t>
        </w:r>
      </w:ins>
    </w:p>
    <w:p w14:paraId="113A5B44" w14:textId="77777777" w:rsidR="00974ED7" w:rsidRPr="00E77497" w:rsidRDefault="00974ED7" w:rsidP="00FA3203">
      <w:pPr>
        <w:pStyle w:val="Alg4"/>
        <w:numPr>
          <w:ilvl w:val="0"/>
          <w:numId w:val="456"/>
        </w:numPr>
        <w:spacing w:after="220"/>
        <w:contextualSpacing/>
        <w:rPr>
          <w:ins w:id="14685" w:author="Rev 4 Allen Wirfs-Brock" w:date="2011-10-15T16:44:00Z"/>
        </w:rPr>
      </w:pPr>
      <w:ins w:id="14686" w:author="Rev 4 Allen Wirfs-Brock" w:date="2011-10-15T16:44:00Z">
        <w:r w:rsidRPr="00E77497">
          <w:t xml:space="preserve">Return </w:t>
        </w:r>
        <w:r w:rsidRPr="00E77497">
          <w:rPr>
            <w:rStyle w:val="bnf"/>
          </w:rPr>
          <w:t>names</w:t>
        </w:r>
        <w:r w:rsidRPr="00E77497">
          <w:t>.</w:t>
        </w:r>
      </w:ins>
    </w:p>
    <w:p w14:paraId="06CBFA87" w14:textId="77777777" w:rsidR="00A7427A" w:rsidRPr="00E77497" w:rsidRDefault="00A7427A" w:rsidP="00A7427A">
      <w:pPr>
        <w:rPr>
          <w:ins w:id="14687" w:author="Rev 4 Allen Wirfs-Brock" w:date="2011-10-15T16:54:00Z"/>
        </w:rPr>
      </w:pPr>
      <w:ins w:id="14688" w:author="Rev 4 Allen Wirfs-Brock" w:date="2011-10-15T16:54:00Z">
        <w:del w:id="14689" w:author="Rev 6 Allen Wirfs-Brock" w:date="2012-02-25T15:41:00Z">
          <w:r w:rsidRPr="00E77497" w:rsidDel="006B3D6C">
            <w:rPr>
              <w:rStyle w:val="bnf"/>
            </w:rPr>
            <w:delText>Let</w:delText>
          </w:r>
        </w:del>
      </w:ins>
      <w:ins w:id="14690" w:author="Rev 6 Allen Wirfs-Brock" w:date="2012-02-25T15:41:00Z">
        <w:r w:rsidR="006B3D6C">
          <w:rPr>
            <w:rStyle w:val="bnf"/>
          </w:rPr>
          <w:t>Lexical</w:t>
        </w:r>
      </w:ins>
      <w:ins w:id="14691" w:author="Rev 4 Allen Wirfs-Brock" w:date="2011-10-15T16:54: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5A56B0B5" w14:textId="77777777" w:rsidR="00A7427A" w:rsidRPr="00E77497" w:rsidRDefault="00A7427A" w:rsidP="00FA3203">
      <w:pPr>
        <w:pStyle w:val="Alg4"/>
        <w:numPr>
          <w:ilvl w:val="0"/>
          <w:numId w:val="450"/>
        </w:numPr>
        <w:spacing w:after="220"/>
        <w:contextualSpacing/>
        <w:rPr>
          <w:ins w:id="14692" w:author="Rev 4 Allen Wirfs-Brock" w:date="2011-10-15T16:54:00Z"/>
        </w:rPr>
      </w:pPr>
      <w:ins w:id="14693" w:author="Rev 4 Allen Wirfs-Brock" w:date="2011-10-15T16:54:00Z">
        <w:r w:rsidRPr="00E77497">
          <w:t xml:space="preserve">Return the </w:t>
        </w:r>
        <w:del w:id="14694" w:author="Rev 9 Allen Wirfs-Brock" w:date="2012-07-07T16:25:00Z">
          <w:r w:rsidRPr="00E77497" w:rsidDel="00201325">
            <w:delText>Bound</w:delText>
          </w:r>
        </w:del>
      </w:ins>
      <w:ins w:id="14695" w:author="Rev 6 Allen Wirfs-Brock" w:date="2012-02-01T13:31:00Z">
        <w:del w:id="14696" w:author="Rev 9 Allen Wirfs-Brock" w:date="2012-07-07T16:25:00Z">
          <w:r w:rsidR="002F6D6F" w:rsidDel="00201325">
            <w:delText xml:space="preserve"> </w:delText>
          </w:r>
        </w:del>
      </w:ins>
      <w:ins w:id="14697" w:author="Rev 4 Allen Wirfs-Brock" w:date="2011-10-15T16:54:00Z">
        <w:del w:id="14698" w:author="Rev 9 Allen Wirfs-Brock" w:date="2012-07-07T16:25:00Z">
          <w:r w:rsidRPr="00E77497" w:rsidDel="00201325">
            <w:delText>Names</w:delText>
          </w:r>
        </w:del>
      </w:ins>
      <w:ins w:id="14699" w:author="Rev 9 Allen Wirfs-Brock" w:date="2012-07-07T16:25:00Z">
        <w:r w:rsidR="00201325">
          <w:t>BoundNames</w:t>
        </w:r>
      </w:ins>
      <w:ins w:id="14700" w:author="Rev 4 Allen Wirfs-Brock" w:date="2011-10-15T16:54:00Z">
        <w:r w:rsidRPr="00E77497">
          <w:t xml:space="preserve"> of </w:t>
        </w:r>
        <w:r w:rsidRPr="00E77497">
          <w:rPr>
            <w:i/>
          </w:rPr>
          <w:t>BindingIdentifier</w:t>
        </w:r>
        <w:r w:rsidRPr="00E77497">
          <w:t>.</w:t>
        </w:r>
      </w:ins>
    </w:p>
    <w:p w14:paraId="4AC5FB47" w14:textId="77777777" w:rsidR="00A7427A" w:rsidRPr="00E77497" w:rsidRDefault="00A7427A" w:rsidP="00A7427A">
      <w:pPr>
        <w:rPr>
          <w:ins w:id="14701" w:author="Rev 4 Allen Wirfs-Brock" w:date="2011-10-15T16:55:00Z"/>
        </w:rPr>
      </w:pPr>
      <w:ins w:id="14702" w:author="Rev 4 Allen Wirfs-Brock" w:date="2011-10-15T16:55:00Z">
        <w:del w:id="14703" w:author="Rev 6 Allen Wirfs-Brock" w:date="2012-02-25T15:41:00Z">
          <w:r w:rsidRPr="00E77497" w:rsidDel="006B3D6C">
            <w:rPr>
              <w:rStyle w:val="bnf"/>
            </w:rPr>
            <w:delText>Let</w:delText>
          </w:r>
        </w:del>
      </w:ins>
      <w:ins w:id="14704" w:author="Rev 6 Allen Wirfs-Brock" w:date="2012-02-25T15:41:00Z">
        <w:r w:rsidR="006B3D6C">
          <w:rPr>
            <w:rStyle w:val="bnf"/>
          </w:rPr>
          <w:t>Lexical</w:t>
        </w:r>
      </w:ins>
      <w:ins w:id="14705" w:author="Rev 4 Allen Wirfs-Brock" w:date="2011-10-15T16:55:00Z">
        <w:r w:rsidRPr="00E77497">
          <w:rPr>
            <w:rStyle w:val="bnf"/>
          </w:rPr>
          <w:t>Binding</w:t>
        </w:r>
        <w:r w:rsidRPr="00E77497">
          <w:rPr>
            <w:b/>
          </w:rPr>
          <w:t>:</w:t>
        </w:r>
        <w:r w:rsidRPr="00E77497">
          <w:t xml:space="preserve"> </w:t>
        </w:r>
        <w:r w:rsidRPr="00E77497">
          <w:rPr>
            <w:rFonts w:ascii="Times New Roman" w:hAnsi="Times New Roman"/>
            <w:i/>
          </w:rPr>
          <w:t>BindingPattern Initialiser</w:t>
        </w:r>
        <w:r w:rsidRPr="00E77497">
          <w:t xml:space="preserve"> </w:t>
        </w:r>
      </w:ins>
    </w:p>
    <w:p w14:paraId="28459F5F" w14:textId="77777777" w:rsidR="00A7427A" w:rsidRPr="00E77497" w:rsidRDefault="00A7427A" w:rsidP="00FA3203">
      <w:pPr>
        <w:pStyle w:val="Alg4"/>
        <w:numPr>
          <w:ilvl w:val="0"/>
          <w:numId w:val="459"/>
        </w:numPr>
        <w:spacing w:after="220"/>
        <w:contextualSpacing/>
        <w:rPr>
          <w:ins w:id="14706" w:author="Rev 4 Allen Wirfs-Brock" w:date="2011-10-15T16:55:00Z"/>
        </w:rPr>
      </w:pPr>
      <w:ins w:id="14707" w:author="Rev 4 Allen Wirfs-Brock" w:date="2011-10-15T16:55:00Z">
        <w:r w:rsidRPr="00E77497">
          <w:t xml:space="preserve">Return the </w:t>
        </w:r>
        <w:del w:id="14708" w:author="Rev 9 Allen Wirfs-Brock" w:date="2012-07-07T16:25:00Z">
          <w:r w:rsidRPr="00E77497" w:rsidDel="00201325">
            <w:delText>Bound</w:delText>
          </w:r>
        </w:del>
      </w:ins>
      <w:ins w:id="14709" w:author="Rev 6 Allen Wirfs-Brock" w:date="2012-02-01T13:31:00Z">
        <w:del w:id="14710" w:author="Rev 9 Allen Wirfs-Brock" w:date="2012-07-07T16:25:00Z">
          <w:r w:rsidR="002F6D6F" w:rsidDel="00201325">
            <w:delText xml:space="preserve"> </w:delText>
          </w:r>
        </w:del>
      </w:ins>
      <w:ins w:id="14711" w:author="Rev 4 Allen Wirfs-Brock" w:date="2011-10-15T16:55:00Z">
        <w:del w:id="14712" w:author="Rev 9 Allen Wirfs-Brock" w:date="2012-07-07T16:25:00Z">
          <w:r w:rsidRPr="00E77497" w:rsidDel="00201325">
            <w:delText>Names</w:delText>
          </w:r>
        </w:del>
      </w:ins>
      <w:ins w:id="14713" w:author="Rev 9 Allen Wirfs-Brock" w:date="2012-07-07T16:25:00Z">
        <w:r w:rsidR="00201325">
          <w:t>BoundNames</w:t>
        </w:r>
      </w:ins>
      <w:ins w:id="14714" w:author="Rev 4 Allen Wirfs-Brock" w:date="2011-10-15T16:55:00Z">
        <w:r w:rsidRPr="00E77497">
          <w:t xml:space="preserve"> of </w:t>
        </w:r>
        <w:r w:rsidRPr="00E77497">
          <w:rPr>
            <w:i/>
          </w:rPr>
          <w:t>BindingPattern</w:t>
        </w:r>
        <w:r w:rsidRPr="00E77497">
          <w:t>.</w:t>
        </w:r>
      </w:ins>
    </w:p>
    <w:p w14:paraId="11FFCB6B" w14:textId="77777777" w:rsidR="008B0740" w:rsidRPr="00E77497" w:rsidRDefault="008B0740" w:rsidP="008B0740">
      <w:pPr>
        <w:rPr>
          <w:ins w:id="14715" w:author="Rev 4 Allen Wirfs-Brock" w:date="2011-10-15T16:56:00Z"/>
        </w:rPr>
      </w:pPr>
      <w:ins w:id="14716" w:author="Rev 4 Allen Wirfs-Brock" w:date="2011-10-15T16:56: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1D2B7B6D" w14:textId="77777777" w:rsidR="008B0740" w:rsidRPr="00E77497" w:rsidRDefault="008B0740" w:rsidP="00FA3203">
      <w:pPr>
        <w:pStyle w:val="Alg4"/>
        <w:numPr>
          <w:ilvl w:val="0"/>
          <w:numId w:val="451"/>
        </w:numPr>
        <w:spacing w:after="220"/>
        <w:contextualSpacing/>
        <w:rPr>
          <w:ins w:id="14717" w:author="Rev 4 Allen Wirfs-Brock" w:date="2011-10-15T16:56:00Z"/>
        </w:rPr>
      </w:pPr>
      <w:ins w:id="14718" w:author="Rev 4 Allen Wirfs-Brock" w:date="2011-10-15T16:56:00Z">
        <w:r w:rsidRPr="00E77497">
          <w:t xml:space="preserve">Return a new List containing the </w:t>
        </w:r>
      </w:ins>
      <w:ins w:id="14719" w:author="Rev 4 Allen Wirfs-Brock" w:date="2011-10-19T12:40:00Z">
        <w:r w:rsidR="008A3B07" w:rsidRPr="00E77497">
          <w:t>String</w:t>
        </w:r>
        <w:del w:id="14720" w:author="Rev 9 Allen Wirfs-Brock" w:date="2012-07-07T16:31:00Z">
          <w:r w:rsidR="008A3B07" w:rsidRPr="00E77497" w:rsidDel="00D11231">
            <w:delText xml:space="preserve"> </w:delText>
          </w:r>
        </w:del>
        <w:r w:rsidR="008A3B07" w:rsidRPr="00E77497">
          <w:t>Value of</w:t>
        </w:r>
      </w:ins>
      <w:ins w:id="14721" w:author="Rev 4 Allen Wirfs-Brock" w:date="2011-10-15T16:56:00Z">
        <w:r w:rsidRPr="00E77497">
          <w:t xml:space="preserve"> </w:t>
        </w:r>
        <w:r w:rsidRPr="00E77497">
          <w:rPr>
            <w:rStyle w:val="bnf"/>
          </w:rPr>
          <w:t>Identifier</w:t>
        </w:r>
        <w:r w:rsidRPr="00E77497">
          <w:t>.</w:t>
        </w:r>
      </w:ins>
    </w:p>
    <w:p w14:paraId="282AB6E0" w14:textId="77777777" w:rsidR="009E34B2" w:rsidRPr="00E77497" w:rsidRDefault="009E34B2" w:rsidP="009E34B2">
      <w:pPr>
        <w:rPr>
          <w:ins w:id="14722" w:author="Rev 6 Allen Wirfs-Brock" w:date="2012-02-25T15:35:00Z"/>
          <w:rFonts w:ascii="Helvetica" w:hAnsi="Helvetica"/>
          <w:b/>
        </w:rPr>
      </w:pPr>
      <w:ins w:id="14723" w:author="Rev 6 Allen Wirfs-Brock" w:date="2012-02-25T15:35:00Z">
        <w:r w:rsidRPr="00E77497">
          <w:rPr>
            <w:rFonts w:ascii="Helvetica" w:hAnsi="Helvetica"/>
            <w:b/>
          </w:rPr>
          <w:t xml:space="preserve">Static Semantics:  </w:t>
        </w:r>
      </w:ins>
      <w:ins w:id="14724" w:author="Rev 6 Allen Wirfs-Brock" w:date="2012-02-25T15:36:00Z">
        <w:r>
          <w:rPr>
            <w:rFonts w:ascii="Helvetica" w:hAnsi="Helvetica"/>
            <w:b/>
            <w:lang w:eastAsia="en-US"/>
          </w:rPr>
          <w:t>IsConstant</w:t>
        </w:r>
      </w:ins>
      <w:ins w:id="14725" w:author="Rev 6 Allen Wirfs-Brock" w:date="2012-02-25T15:48:00Z">
        <w:r w:rsidR="006B3D6C">
          <w:rPr>
            <w:rFonts w:ascii="Helvetica" w:hAnsi="Helvetica"/>
            <w:b/>
            <w:lang w:eastAsia="en-US"/>
          </w:rPr>
          <w:t>Declaration</w:t>
        </w:r>
      </w:ins>
    </w:p>
    <w:p w14:paraId="09B684A6" w14:textId="77777777" w:rsidR="009E34B2" w:rsidRPr="00E77497" w:rsidRDefault="006B3D6C" w:rsidP="009E34B2">
      <w:pPr>
        <w:rPr>
          <w:ins w:id="14726" w:author="Rev 6 Allen Wirfs-Brock" w:date="2012-02-25T15:35:00Z"/>
        </w:rPr>
      </w:pPr>
      <w:ins w:id="14727" w:author="Rev 6 Allen Wirfs-Brock" w:date="2012-02-25T15:42:00Z">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ins>
      <w:ins w:id="14728" w:author="Rev 6 Allen Wirfs-Brock" w:date="2012-02-25T15:35:00Z">
        <w:r w:rsidR="009E34B2" w:rsidRPr="00E77497">
          <w:t xml:space="preserve"> </w:t>
        </w:r>
      </w:ins>
    </w:p>
    <w:p w14:paraId="3A0B7C8B" w14:textId="77777777" w:rsidR="009E34B2" w:rsidRPr="00E77497" w:rsidRDefault="00EC0EFF" w:rsidP="006B3D6C">
      <w:pPr>
        <w:pStyle w:val="Alg4"/>
        <w:numPr>
          <w:ilvl w:val="0"/>
          <w:numId w:val="685"/>
        </w:numPr>
        <w:spacing w:after="220"/>
        <w:contextualSpacing/>
        <w:rPr>
          <w:ins w:id="14729" w:author="Rev 6 Allen Wirfs-Brock" w:date="2012-02-25T15:35:00Z"/>
        </w:rPr>
      </w:pPr>
      <w:ins w:id="14730" w:author="Rev 6 Allen Wirfs-Brock" w:date="2012-02-26T13:44:00Z">
        <w:r>
          <w:t>R</w:t>
        </w:r>
      </w:ins>
      <w:ins w:id="14731" w:author="Rev 6 Allen Wirfs-Brock" w:date="2012-02-25T15:43:00Z">
        <w:r w:rsidR="006B3D6C">
          <w:t>eturn</w:t>
        </w:r>
      </w:ins>
      <w:ins w:id="14732" w:author="Rev 6 Allen Wirfs-Brock" w:date="2012-02-26T13:44:00Z">
        <w:r>
          <w:t xml:space="preserve"> IsConstantDeclaration of</w:t>
        </w:r>
      </w:ins>
      <w:ins w:id="14733" w:author="Rev 6 Allen Wirfs-Brock" w:date="2012-02-25T15:43:00Z">
        <w:r w:rsidR="006B3D6C">
          <w:t xml:space="preserve"> </w:t>
        </w:r>
      </w:ins>
      <w:ins w:id="14734" w:author="Rev 6 Allen Wirfs-Brock" w:date="2012-02-26T13:44:00Z">
        <w:r w:rsidRPr="00451D9D">
          <w:rPr>
            <w:i/>
          </w:rPr>
          <w:t>LetOrConst</w:t>
        </w:r>
      </w:ins>
      <w:ins w:id="14735" w:author="Rev 6 Allen Wirfs-Brock" w:date="2012-02-25T15:35:00Z">
        <w:r w:rsidR="009E34B2" w:rsidRPr="00E77497">
          <w:t>.</w:t>
        </w:r>
      </w:ins>
    </w:p>
    <w:p w14:paraId="65B5A8BA" w14:textId="77777777" w:rsidR="00EC0EFF" w:rsidRPr="00E77497" w:rsidRDefault="00EC0EFF" w:rsidP="00EC0EFF">
      <w:pPr>
        <w:rPr>
          <w:ins w:id="14736" w:author="Rev 6 Allen Wirfs-Brock" w:date="2012-02-26T13:45:00Z"/>
        </w:rPr>
      </w:pPr>
      <w:ins w:id="14737" w:author="Rev 6 Allen Wirfs-Brock" w:date="2012-02-26T13:45:00Z">
        <w:r w:rsidRPr="00451D9D">
          <w:rPr>
            <w:rFonts w:ascii="Times New Roman" w:hAnsi="Times New Roman"/>
            <w:i/>
          </w:rPr>
          <w:t>LetOrConst</w:t>
        </w:r>
        <w:del w:id="14738" w:author="Rev 8 Allen Wirfs-Brock" w:date="2012-06-14T15:42:00Z">
          <w:r w:rsidRPr="00451D9D" w:rsidDel="00137648">
            <w:rPr>
              <w:rFonts w:ascii="Times New Roman" w:hAnsi="Times New Roman"/>
              <w:i/>
            </w:rPr>
            <w:delText xml:space="preserve"> </w:delText>
          </w:r>
        </w:del>
      </w:ins>
      <w:ins w:id="14739" w:author="Rev 8 Allen Wirfs-Brock" w:date="2012-06-14T15:42:00Z">
        <w:r w:rsidR="00137648">
          <w:rPr>
            <w:rFonts w:ascii="Times New Roman" w:hAnsi="Times New Roman"/>
            <w:i/>
          </w:rPr>
          <w:t xml:space="preserve"> </w:t>
        </w:r>
      </w:ins>
      <w:ins w:id="14740" w:author="Rev 6 Allen Wirfs-Brock" w:date="2012-02-26T13:45:00Z">
        <w:del w:id="14741" w:author="Rev 8 Allen Wirfs-Brock" w:date="2012-06-14T15:42:00Z">
          <w:r w:rsidRPr="00451D9D" w:rsidDel="00137648">
            <w:rPr>
              <w:rFonts w:ascii="Times New Roman" w:hAnsi="Times New Roman"/>
              <w:i/>
            </w:rPr>
            <w:delText>BindingList</w:delText>
          </w:r>
          <w:r w:rsidRPr="006B3D6C" w:rsidDel="00137648">
            <w:rPr>
              <w:rFonts w:ascii="Times New Roman" w:hAnsi="Times New Roman"/>
              <w:i/>
            </w:rPr>
            <w:delText xml:space="preserve"> </w:delText>
          </w:r>
          <w:r w:rsidRPr="00E77497" w:rsidDel="00137648">
            <w:rPr>
              <w:rFonts w:ascii="Times New Roman" w:hAnsi="Times New Roman"/>
              <w:i/>
            </w:rPr>
            <w:delText xml:space="preserve"> </w:delText>
          </w:r>
        </w:del>
        <w:r w:rsidRPr="00E77497">
          <w:rPr>
            <w:b/>
          </w:rPr>
          <w:t>:</w:t>
        </w:r>
        <w:r w:rsidRPr="00E77497">
          <w:rPr>
            <w:rFonts w:ascii="Times New Roman" w:hAnsi="Times New Roman"/>
            <w:i/>
          </w:rPr>
          <w:t xml:space="preserve"> </w:t>
        </w:r>
        <w:r w:rsidRPr="00E77497">
          <w:t xml:space="preserve"> </w:t>
        </w:r>
      </w:ins>
      <w:ins w:id="14742" w:author="Rev 6 Allen Wirfs-Brock" w:date="2012-02-26T13:46:00Z">
        <w:r w:rsidRPr="00EC0EFF">
          <w:rPr>
            <w:rFonts w:ascii="Courier New" w:hAnsi="Courier New"/>
            <w:b/>
          </w:rPr>
          <w:t>let</w:t>
        </w:r>
      </w:ins>
    </w:p>
    <w:p w14:paraId="0516C54F" w14:textId="77777777" w:rsidR="00EC0EFF" w:rsidRPr="00E77497" w:rsidRDefault="00EC0EFF" w:rsidP="00EC0EFF">
      <w:pPr>
        <w:pStyle w:val="Alg4"/>
        <w:numPr>
          <w:ilvl w:val="0"/>
          <w:numId w:val="689"/>
        </w:numPr>
        <w:spacing w:after="220"/>
        <w:contextualSpacing/>
        <w:rPr>
          <w:ins w:id="14743" w:author="Rev 6 Allen Wirfs-Brock" w:date="2012-02-26T13:45:00Z"/>
        </w:rPr>
      </w:pPr>
      <w:ins w:id="14744" w:author="Rev 6 Allen Wirfs-Brock" w:date="2012-02-26T13:45:00Z">
        <w:r>
          <w:t xml:space="preserve">Return </w:t>
        </w:r>
      </w:ins>
      <w:ins w:id="14745" w:author="Rev 6 Allen Wirfs-Brock" w:date="2012-02-26T13:46:00Z">
        <w:r w:rsidRPr="00EC0EFF">
          <w:rPr>
            <w:b/>
          </w:rPr>
          <w:t>false</w:t>
        </w:r>
      </w:ins>
      <w:ins w:id="14746" w:author="Rev 6 Allen Wirfs-Brock" w:date="2012-02-26T13:45:00Z">
        <w:r w:rsidRPr="00E77497">
          <w:t>.</w:t>
        </w:r>
      </w:ins>
    </w:p>
    <w:p w14:paraId="559C2417" w14:textId="77777777" w:rsidR="00EC0EFF" w:rsidRPr="00E77497" w:rsidRDefault="00EC0EFF" w:rsidP="00EC0EFF">
      <w:pPr>
        <w:rPr>
          <w:ins w:id="14747" w:author="Rev 6 Allen Wirfs-Brock" w:date="2012-02-26T13:47:00Z"/>
        </w:rPr>
      </w:pPr>
      <w:ins w:id="14748" w:author="Rev 6 Allen Wirfs-Brock" w:date="2012-02-26T13:47:00Z">
        <w:r w:rsidRPr="00451D9D">
          <w:rPr>
            <w:rFonts w:ascii="Times New Roman" w:hAnsi="Times New Roman"/>
            <w:i/>
          </w:rPr>
          <w:t>LetOrConst</w:t>
        </w:r>
        <w:del w:id="14749" w:author="Rev 8 Allen Wirfs-Brock" w:date="2012-06-14T15:42:00Z">
          <w:r w:rsidRPr="00451D9D" w:rsidDel="00137648">
            <w:rPr>
              <w:rFonts w:ascii="Times New Roman" w:hAnsi="Times New Roman"/>
              <w:i/>
            </w:rPr>
            <w:delText xml:space="preserve"> </w:delText>
          </w:r>
        </w:del>
      </w:ins>
      <w:ins w:id="14750" w:author="Rev 8 Allen Wirfs-Brock" w:date="2012-06-14T15:42:00Z">
        <w:r w:rsidR="00137648">
          <w:rPr>
            <w:rFonts w:ascii="Times New Roman" w:hAnsi="Times New Roman"/>
            <w:i/>
          </w:rPr>
          <w:t xml:space="preserve"> </w:t>
        </w:r>
      </w:ins>
      <w:ins w:id="14751" w:author="Rev 6 Allen Wirfs-Brock" w:date="2012-02-26T13:47:00Z">
        <w:del w:id="14752" w:author="Rev 8 Allen Wirfs-Brock" w:date="2012-06-14T15:42:00Z">
          <w:r w:rsidRPr="00451D9D" w:rsidDel="00137648">
            <w:rPr>
              <w:rFonts w:ascii="Times New Roman" w:hAnsi="Times New Roman"/>
              <w:i/>
            </w:rPr>
            <w:delText>BindingList</w:delText>
          </w:r>
          <w:r w:rsidRPr="006B3D6C" w:rsidDel="00137648">
            <w:rPr>
              <w:rFonts w:ascii="Times New Roman" w:hAnsi="Times New Roman"/>
              <w:i/>
            </w:rPr>
            <w:delText xml:space="preserve"> </w:delText>
          </w:r>
          <w:r w:rsidRPr="00E77497" w:rsidDel="00137648">
            <w:rPr>
              <w:rFonts w:ascii="Times New Roman" w:hAnsi="Times New Roman"/>
              <w:i/>
            </w:rPr>
            <w:delText xml:space="preserve"> </w:delText>
          </w:r>
        </w:del>
        <w:r w:rsidRPr="00E77497">
          <w:rPr>
            <w:b/>
          </w:rPr>
          <w:t>:</w:t>
        </w:r>
        <w:r w:rsidRPr="00E77497">
          <w:rPr>
            <w:rFonts w:ascii="Times New Roman" w:hAnsi="Times New Roman"/>
            <w:i/>
          </w:rPr>
          <w:t xml:space="preserve"> </w:t>
        </w:r>
        <w:r w:rsidRPr="00E77497">
          <w:t xml:space="preserve"> </w:t>
        </w:r>
        <w:r>
          <w:rPr>
            <w:rFonts w:ascii="Courier New" w:hAnsi="Courier New"/>
            <w:b/>
          </w:rPr>
          <w:t>const</w:t>
        </w:r>
      </w:ins>
    </w:p>
    <w:p w14:paraId="62216FA1" w14:textId="77777777" w:rsidR="00EC0EFF" w:rsidRPr="00E77497" w:rsidRDefault="00EC0EFF" w:rsidP="0027695A">
      <w:pPr>
        <w:pStyle w:val="Alg4"/>
        <w:numPr>
          <w:ilvl w:val="0"/>
          <w:numId w:val="690"/>
        </w:numPr>
        <w:spacing w:after="220"/>
        <w:contextualSpacing/>
        <w:rPr>
          <w:ins w:id="14753" w:author="Rev 6 Allen Wirfs-Brock" w:date="2012-02-26T13:47:00Z"/>
        </w:rPr>
      </w:pPr>
      <w:ins w:id="14754" w:author="Rev 6 Allen Wirfs-Brock" w:date="2012-02-26T13:47:00Z">
        <w:r>
          <w:t xml:space="preserve">Return </w:t>
        </w:r>
        <w:r w:rsidRPr="00EC0EFF">
          <w:rPr>
            <w:b/>
          </w:rPr>
          <w:t>false</w:t>
        </w:r>
        <w:r w:rsidRPr="00E77497">
          <w:t>.</w:t>
        </w:r>
      </w:ins>
    </w:p>
    <w:p w14:paraId="37C45532" w14:textId="77777777" w:rsidR="007A7BC7" w:rsidRPr="00E77497" w:rsidDel="00F71D44" w:rsidRDefault="007A7BC7" w:rsidP="007A7BC7">
      <w:pPr>
        <w:keepNext/>
        <w:rPr>
          <w:ins w:id="14755" w:author="Rev 4 Allen Wirfs-Brock" w:date="2011-10-20T17:07:00Z"/>
          <w:del w:id="14756" w:author="Rev 8 Allen Wirfs-Brock" w:date="2012-06-01T08:47:00Z"/>
          <w:rFonts w:ascii="Helvetica" w:hAnsi="Helvetica"/>
          <w:b/>
        </w:rPr>
      </w:pPr>
      <w:ins w:id="14757" w:author="Rev 4 Allen Wirfs-Brock" w:date="2011-10-20T17:07:00Z">
        <w:del w:id="14758" w:author="Rev 8 Allen Wirfs-Brock" w:date="2012-06-01T08:47:00Z">
          <w:r w:rsidRPr="00E77497" w:rsidDel="00F71D44">
            <w:rPr>
              <w:rFonts w:ascii="Helvetica" w:hAnsi="Helvetica"/>
              <w:b/>
            </w:rPr>
            <w:delText>Runtime</w:delText>
          </w:r>
        </w:del>
      </w:ins>
      <w:ins w:id="14759" w:author="Rev 6 Allen Wirfs-Brock" w:date="2012-01-31T13:39:00Z">
        <w:del w:id="14760" w:author="Rev 8 Allen Wirfs-Brock" w:date="2012-06-01T08:47:00Z">
          <w:r w:rsidR="00F5066A" w:rsidDel="00F71D44">
            <w:rPr>
              <w:rFonts w:ascii="Helvetica" w:hAnsi="Helvetica"/>
              <w:b/>
            </w:rPr>
            <w:delText>Static</w:delText>
          </w:r>
        </w:del>
      </w:ins>
      <w:ins w:id="14761" w:author="Rev 4 Allen Wirfs-Brock" w:date="2011-10-20T17:07:00Z">
        <w:del w:id="14762" w:author="Rev 8 Allen Wirfs-Brock" w:date="2012-06-01T08:47:00Z">
          <w:r w:rsidRPr="00E77497" w:rsidDel="00F71D44">
            <w:rPr>
              <w:rFonts w:ascii="Helvetica" w:hAnsi="Helvetica"/>
              <w:b/>
            </w:rPr>
            <w:delText xml:space="preserve"> Semantics: </w:delText>
          </w:r>
          <w:r w:rsidRPr="00E77497" w:rsidDel="00F71D44">
            <w:rPr>
              <w:rFonts w:ascii="Helvetica" w:hAnsi="Helvetica"/>
              <w:b/>
              <w:spacing w:val="6"/>
            </w:rPr>
            <w:delText>String Value</w:delText>
          </w:r>
        </w:del>
      </w:ins>
    </w:p>
    <w:p w14:paraId="0205339D" w14:textId="77777777" w:rsidR="007A7BC7" w:rsidRPr="00E77497" w:rsidDel="00F71D44" w:rsidRDefault="007A7BC7" w:rsidP="007A7BC7">
      <w:pPr>
        <w:rPr>
          <w:ins w:id="14763" w:author="Rev 4 Allen Wirfs-Brock" w:date="2011-10-20T17:07:00Z"/>
          <w:del w:id="14764" w:author="Rev 8 Allen Wirfs-Brock" w:date="2012-06-01T08:47:00Z"/>
        </w:rPr>
      </w:pPr>
      <w:ins w:id="14765" w:author="Rev 4 Allen Wirfs-Brock" w:date="2011-10-20T17:07:00Z">
        <w:del w:id="14766" w:author="Rev 8 Allen Wirfs-Brock" w:date="2012-06-01T08:47:00Z">
          <w:r w:rsidRPr="00E77497" w:rsidDel="00F71D44">
            <w:rPr>
              <w:rStyle w:val="bnf"/>
            </w:rPr>
            <w:delText>BindingIdentifier</w:delText>
          </w:r>
          <w:r w:rsidRPr="00E77497" w:rsidDel="00F71D44">
            <w:delText xml:space="preserve"> </w:delText>
          </w:r>
          <w:r w:rsidRPr="00E77497" w:rsidDel="00F71D44">
            <w:rPr>
              <w:rFonts w:ascii="Courier New" w:hAnsi="Courier New" w:cs="Courier New"/>
              <w:b/>
            </w:rPr>
            <w:delText>:</w:delText>
          </w:r>
          <w:r w:rsidRPr="00E77497" w:rsidDel="00F71D44">
            <w:delText xml:space="preserve"> </w:delText>
          </w:r>
          <w:r w:rsidRPr="00E77497" w:rsidDel="00F71D44">
            <w:rPr>
              <w:rStyle w:val="bnf"/>
            </w:rPr>
            <w:delText>Identifier</w:delText>
          </w:r>
          <w:r w:rsidRPr="00E77497" w:rsidDel="00F71D44">
            <w:delText xml:space="preserve"> </w:delText>
          </w:r>
        </w:del>
      </w:ins>
    </w:p>
    <w:p w14:paraId="1C99B659" w14:textId="77777777" w:rsidR="007A7BC7" w:rsidRPr="00E77497" w:rsidDel="00F71D44" w:rsidRDefault="007A7BC7" w:rsidP="00FA3203">
      <w:pPr>
        <w:pStyle w:val="Alg4"/>
        <w:numPr>
          <w:ilvl w:val="0"/>
          <w:numId w:val="592"/>
        </w:numPr>
        <w:spacing w:after="220"/>
        <w:contextualSpacing/>
        <w:rPr>
          <w:ins w:id="14767" w:author="Rev 4 Allen Wirfs-Brock" w:date="2011-10-20T17:07:00Z"/>
          <w:del w:id="14768" w:author="Rev 8 Allen Wirfs-Brock" w:date="2012-06-01T08:47:00Z"/>
        </w:rPr>
      </w:pPr>
      <w:ins w:id="14769" w:author="Rev 4 Allen Wirfs-Brock" w:date="2011-10-20T17:07:00Z">
        <w:del w:id="14770" w:author="Rev 8 Allen Wirfs-Brock" w:date="2012-06-01T08:47:00Z">
          <w:r w:rsidRPr="00E77497" w:rsidDel="00F71D44">
            <w:delText xml:space="preserve">Return the String Value of </w:delText>
          </w:r>
          <w:r w:rsidRPr="00E77497" w:rsidDel="00F71D44">
            <w:rPr>
              <w:rStyle w:val="bnf"/>
            </w:rPr>
            <w:delText>Identifier</w:delText>
          </w:r>
          <w:r w:rsidRPr="00E77497" w:rsidDel="00F71D44">
            <w:delText>.</w:delText>
          </w:r>
        </w:del>
      </w:ins>
    </w:p>
    <w:p w14:paraId="4FF54388" w14:textId="77777777" w:rsidR="00974ED7" w:rsidRPr="00E77497" w:rsidRDefault="00974ED7" w:rsidP="00974ED7">
      <w:pPr>
        <w:pStyle w:val="40"/>
        <w:numPr>
          <w:ilvl w:val="0"/>
          <w:numId w:val="0"/>
        </w:numPr>
        <w:rPr>
          <w:ins w:id="14771" w:author="Rev 4 Allen Wirfs-Brock" w:date="2011-10-15T16:42:00Z"/>
        </w:rPr>
      </w:pPr>
      <w:ins w:id="14772" w:author="Rev 4 Allen Wirfs-Brock" w:date="2011-10-15T16:42:00Z">
        <w:r w:rsidRPr="00E77497">
          <w:t>Runtime Semantics</w:t>
        </w:r>
      </w:ins>
    </w:p>
    <w:p w14:paraId="0F2CA907" w14:textId="77777777" w:rsidR="00F10D67" w:rsidRDefault="00F10D67" w:rsidP="007A7BC7">
      <w:pPr>
        <w:keepNext/>
        <w:rPr>
          <w:ins w:id="14773" w:author="Rev 4 Allen Wirfs-Brock" w:date="2011-11-04T12:16:00Z"/>
          <w:rFonts w:ascii="Helvetica" w:hAnsi="Helvetica"/>
          <w:b/>
          <w:spacing w:val="6"/>
        </w:rPr>
      </w:pPr>
      <w:ins w:id="14774" w:author="Rev 4 Allen Wirfs-Brock" w:date="2011-10-15T17:06:00Z">
        <w:r w:rsidRPr="00E77497">
          <w:rPr>
            <w:rFonts w:ascii="Helvetica" w:hAnsi="Helvetica"/>
            <w:b/>
          </w:rPr>
          <w:t xml:space="preserve">Runtime Semantics: </w:t>
        </w:r>
      </w:ins>
      <w:ins w:id="14775" w:author="Rev 4 Allen Wirfs-Brock" w:date="2011-10-15T17:18:00Z">
        <w:r w:rsidR="0003781B" w:rsidRPr="00E77497">
          <w:rPr>
            <w:rFonts w:ascii="Helvetica" w:hAnsi="Helvetica"/>
            <w:b/>
            <w:spacing w:val="6"/>
          </w:rPr>
          <w:t xml:space="preserve">Binding </w:t>
        </w:r>
        <w:del w:id="14776" w:author="Rev 6 Allen Wirfs-Brock" w:date="2012-02-27T15:44:00Z">
          <w:r w:rsidR="0003781B" w:rsidRPr="00E77497" w:rsidDel="00A113E2">
            <w:rPr>
              <w:rFonts w:ascii="Helvetica" w:hAnsi="Helvetica"/>
              <w:b/>
              <w:spacing w:val="6"/>
            </w:rPr>
            <w:delText>Initialization</w:delText>
          </w:r>
        </w:del>
      </w:ins>
      <w:ins w:id="14777" w:author="Rev 6 Allen Wirfs-Brock" w:date="2012-02-27T15:44:00Z">
        <w:r w:rsidR="00A113E2">
          <w:rPr>
            <w:rFonts w:ascii="Helvetica" w:hAnsi="Helvetica"/>
            <w:b/>
            <w:spacing w:val="6"/>
          </w:rPr>
          <w:t>Initialisation</w:t>
        </w:r>
      </w:ins>
    </w:p>
    <w:p w14:paraId="3F5D253E" w14:textId="77777777" w:rsidR="00C969E3" w:rsidRPr="00FA3203" w:rsidRDefault="00C969E3" w:rsidP="00C7794D">
      <w:pPr>
        <w:ind w:left="360"/>
        <w:rPr>
          <w:ins w:id="14778" w:author="Rev 4 Allen Wirfs-Brock" w:date="2011-10-15T17:06:00Z"/>
        </w:rPr>
      </w:pPr>
      <w:ins w:id="14779" w:author="Rev 4 Allen Wirfs-Brock" w:date="2011-11-04T12:16:00Z">
        <w:r>
          <w:t>W</w:t>
        </w:r>
        <w:r w:rsidRPr="004418C4">
          <w:t xml:space="preserve">ith arguments </w:t>
        </w:r>
        <w:r w:rsidRPr="004418C4">
          <w:rPr>
            <w:rFonts w:ascii="Times New Roman" w:hAnsi="Times New Roman"/>
            <w:i/>
          </w:rPr>
          <w:t>value</w:t>
        </w:r>
        <w:r w:rsidRPr="004418C4">
          <w:t xml:space="preserve"> and </w:t>
        </w:r>
        <w:del w:id="14780" w:author="Rev 6 Allen Wirfs-Brock" w:date="2012-02-27T16:31:00Z">
          <w:r w:rsidRPr="004418C4" w:rsidDel="00767E5E">
            <w:rPr>
              <w:rFonts w:ascii="Times New Roman" w:hAnsi="Times New Roman"/>
              <w:i/>
            </w:rPr>
            <w:delText>enviornment</w:delText>
          </w:r>
        </w:del>
      </w:ins>
      <w:ins w:id="14781" w:author="Rev 6 Allen Wirfs-Brock" w:date="2012-02-27T16:31:00Z">
        <w:r w:rsidR="00767E5E">
          <w:rPr>
            <w:rFonts w:ascii="Times New Roman" w:hAnsi="Times New Roman"/>
            <w:i/>
          </w:rPr>
          <w:t>environment</w:t>
        </w:r>
      </w:ins>
      <w:ins w:id="14782" w:author="Rev 4 Allen Wirfs-Brock" w:date="2011-11-04T12:16:00Z">
        <w:r>
          <w:t>.</w:t>
        </w:r>
      </w:ins>
    </w:p>
    <w:p w14:paraId="736AA219" w14:textId="77777777" w:rsidR="00C73BA7" w:rsidRPr="008E00F6" w:rsidRDefault="00C73BA7" w:rsidP="00C73BA7">
      <w:pPr>
        <w:rPr>
          <w:ins w:id="14783" w:author="Rev 4 Allen Wirfs-Brock" w:date="2011-11-04T12:23:00Z"/>
          <w:sz w:val="18"/>
        </w:rPr>
      </w:pPr>
      <w:ins w:id="14784" w:author="Rev 4 Allen Wirfs-Brock" w:date="2011-11-04T12:23: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14785" w:author="Rev 6 Allen Wirfs-Brock" w:date="2012-02-27T15:48:00Z">
          <w:r w:rsidRPr="008E00F6" w:rsidDel="00A113E2">
            <w:rPr>
              <w:sz w:val="18"/>
            </w:rPr>
            <w:delText>initialization</w:delText>
          </w:r>
        </w:del>
      </w:ins>
      <w:ins w:id="14786" w:author="Rev 6 Allen Wirfs-Brock" w:date="2012-02-27T15:48:00Z">
        <w:r w:rsidR="00A113E2">
          <w:rPr>
            <w:sz w:val="18"/>
          </w:rPr>
          <w:t>initialisation</w:t>
        </w:r>
      </w:ins>
      <w:ins w:id="14787" w:author="Rev 4 Allen Wirfs-Brock" w:date="2011-11-04T12:23:00Z">
        <w:r w:rsidRPr="008E00F6">
          <w:rPr>
            <w:sz w:val="18"/>
          </w:rPr>
          <w:t xml:space="preserve"> value.  This is the </w:t>
        </w:r>
        <w:del w:id="14788"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ins>
      <w:ins w:id="14789" w:author="Rev 4 Allen Wirfs-Brock" w:date="2011-11-04T12:24:00Z">
        <w:r>
          <w:rPr>
            <w:sz w:val="18"/>
          </w:rPr>
          <w:t>formal parameter lists of non-strict functions.</w:t>
        </w:r>
      </w:ins>
      <w:ins w:id="14790" w:author="Rev 4 Allen Wirfs-Brock" w:date="2011-11-04T12:23:00Z">
        <w:r w:rsidRPr="008E00F6">
          <w:rPr>
            <w:sz w:val="18"/>
          </w:rPr>
          <w:t xml:space="preserve"> </w:t>
        </w:r>
      </w:ins>
      <w:ins w:id="14791" w:author="Rev 4 Allen Wirfs-Brock" w:date="2011-11-04T12:24:00Z">
        <w:r>
          <w:rPr>
            <w:sz w:val="18"/>
          </w:rPr>
          <w:t>In those cases</w:t>
        </w:r>
      </w:ins>
      <w:ins w:id="14792" w:author="Rev 4 Allen Wirfs-Brock" w:date="2011-11-04T12:23:00Z">
        <w:r w:rsidRPr="008E00F6">
          <w:rPr>
            <w:sz w:val="18"/>
          </w:rPr>
          <w:t xml:space="preserve"> a lexical binding is hosted and preinitialized prior to evaluation of its initializer. </w:t>
        </w:r>
      </w:ins>
    </w:p>
    <w:p w14:paraId="5CD98C78" w14:textId="77777777" w:rsidR="004A4E86" w:rsidRPr="00572A2F" w:rsidDel="00F71D44" w:rsidRDefault="009E58EB" w:rsidP="007A7BC7">
      <w:pPr>
        <w:contextualSpacing/>
        <w:rPr>
          <w:ins w:id="14793" w:author="Rev 4 Allen Wirfs-Brock" w:date="2011-10-15T17:18:00Z"/>
          <w:del w:id="14794" w:author="Rev 8 Allen Wirfs-Brock" w:date="2012-06-01T08:48:00Z"/>
          <w:rFonts w:cs="Arial"/>
          <w:b/>
        </w:rPr>
      </w:pPr>
      <w:ins w:id="14795" w:author="Rev 8 Allen Wirfs-Brock" w:date="2012-06-01T16:31:00Z">
        <w:r w:rsidRPr="00E77497">
          <w:rPr>
            <w:rFonts w:ascii="Times New Roman" w:hAnsi="Times New Roman"/>
            <w:i/>
          </w:rPr>
          <w:t>BindingIdentifier</w:t>
        </w:r>
        <w:r w:rsidRPr="00572A2F">
          <w:rPr>
            <w:rFonts w:ascii="Times New Roman" w:hAnsi="Times New Roman"/>
          </w:rPr>
          <w:t xml:space="preserve"> </w:t>
        </w:r>
      </w:ins>
      <w:ins w:id="14796" w:author="Rev 4 Allen Wirfs-Brock" w:date="2011-10-15T17:06:00Z">
        <w:del w:id="14797" w:author="Rev 8 Allen Wirfs-Brock" w:date="2012-06-01T08:48:00Z">
          <w:r w:rsidR="00F10D67" w:rsidRPr="00572A2F" w:rsidDel="00F71D44">
            <w:rPr>
              <w:rStyle w:val="bnf"/>
              <w:rFonts w:ascii="Arial" w:hAnsi="Arial" w:cs="Arial"/>
              <w:b/>
              <w:i w:val="0"/>
            </w:rPr>
            <w:delText>BindingIdentifier</w:delText>
          </w:r>
          <w:r w:rsidR="00F10D67" w:rsidRPr="00572A2F" w:rsidDel="00F71D44">
            <w:rPr>
              <w:rFonts w:cs="Arial"/>
              <w:b/>
            </w:rPr>
            <w:delText xml:space="preserve"> : </w:delText>
          </w:r>
          <w:r w:rsidR="00F10D67" w:rsidRPr="00572A2F" w:rsidDel="00F71D44">
            <w:rPr>
              <w:rStyle w:val="bnf"/>
              <w:rFonts w:ascii="Arial" w:hAnsi="Arial" w:cs="Arial"/>
              <w:b/>
              <w:i w:val="0"/>
            </w:rPr>
            <w:delText>Identifier</w:delText>
          </w:r>
        </w:del>
      </w:ins>
    </w:p>
    <w:p w14:paraId="20EECD4F" w14:textId="77777777" w:rsidR="009134F7" w:rsidRPr="009E58EB" w:rsidDel="00F71D44" w:rsidRDefault="009134F7" w:rsidP="00FA3203">
      <w:pPr>
        <w:pStyle w:val="Alg2"/>
        <w:numPr>
          <w:ilvl w:val="0"/>
          <w:numId w:val="499"/>
        </w:numPr>
        <w:spacing w:after="220"/>
        <w:rPr>
          <w:ins w:id="14798" w:author="Rev 4 Allen Wirfs-Brock" w:date="2011-11-04T17:05:00Z"/>
          <w:del w:id="14799" w:author="Rev 8 Allen Wirfs-Brock" w:date="2012-06-01T08:48:00Z"/>
          <w:rFonts w:ascii="Arial" w:hAnsi="Arial" w:cs="Arial"/>
          <w:b/>
          <w:rPrChange w:id="14800" w:author="Rev 8 Allen Wirfs-Brock" w:date="2012-06-01T16:32:00Z">
            <w:rPr>
              <w:ins w:id="14801" w:author="Rev 4 Allen Wirfs-Brock" w:date="2011-11-04T17:05:00Z"/>
              <w:del w:id="14802" w:author="Rev 8 Allen Wirfs-Brock" w:date="2012-06-01T08:48:00Z"/>
            </w:rPr>
          </w:rPrChange>
        </w:rPr>
      </w:pPr>
      <w:ins w:id="14803" w:author="Rev 4 Allen Wirfs-Brock" w:date="2011-11-04T17:05:00Z">
        <w:del w:id="14804" w:author="Rev 8 Allen Wirfs-Brock" w:date="2012-06-01T08:48:00Z">
          <w:r w:rsidRPr="009E58EB" w:rsidDel="00F71D44">
            <w:rPr>
              <w:rFonts w:ascii="Arial" w:hAnsi="Arial" w:cs="Arial"/>
              <w:b/>
              <w:rPrChange w:id="14805" w:author="Rev 8 Allen Wirfs-Brock" w:date="2012-06-01T16:32:00Z">
                <w:rPr/>
              </w:rPrChange>
            </w:rPr>
            <w:delText>P</w:delText>
          </w:r>
        </w:del>
      </w:ins>
      <w:ins w:id="14806" w:author="Rev 6 Allen Wirfs-Brock" w:date="2012-02-18T10:43:00Z">
        <w:del w:id="14807" w:author="Rev 8 Allen Wirfs-Brock" w:date="2012-06-01T08:48:00Z">
          <w:r w:rsidR="00B25FEE" w:rsidRPr="009E58EB" w:rsidDel="00F71D44">
            <w:rPr>
              <w:rFonts w:ascii="Arial" w:hAnsi="Arial" w:cs="Arial"/>
              <w:b/>
              <w:rPrChange w:id="14808" w:author="Rev 8 Allen Wirfs-Brock" w:date="2012-06-01T16:32:00Z">
                <w:rPr/>
              </w:rPrChange>
            </w:rPr>
            <w:delText>Return the result of p</w:delText>
          </w:r>
        </w:del>
      </w:ins>
      <w:ins w:id="14809" w:author="Rev 4 Allen Wirfs-Brock" w:date="2011-11-04T17:05:00Z">
        <w:del w:id="14810" w:author="Rev 8 Allen Wirfs-Brock" w:date="2012-06-01T08:48:00Z">
          <w:r w:rsidRPr="009E58EB" w:rsidDel="00F71D44">
            <w:rPr>
              <w:rFonts w:ascii="Arial" w:hAnsi="Arial" w:cs="Arial"/>
              <w:b/>
              <w:rPrChange w:id="14811" w:author="Rev 8 Allen Wirfs-Brock" w:date="2012-06-01T16:32:00Z">
                <w:rPr/>
              </w:rPrChange>
            </w:rPr>
            <w:delText>erform</w:delText>
          </w:r>
        </w:del>
      </w:ins>
      <w:ins w:id="14812" w:author="Rev 6 Allen Wirfs-Brock" w:date="2012-02-18T10:43:00Z">
        <w:del w:id="14813" w:author="Rev 8 Allen Wirfs-Brock" w:date="2012-06-01T08:48:00Z">
          <w:r w:rsidR="00B25FEE" w:rsidRPr="009E58EB" w:rsidDel="00F71D44">
            <w:rPr>
              <w:rFonts w:ascii="Arial" w:hAnsi="Arial" w:cs="Arial"/>
              <w:b/>
              <w:rPrChange w:id="14814" w:author="Rev 8 Allen Wirfs-Brock" w:date="2012-06-01T16:32:00Z">
                <w:rPr/>
              </w:rPrChange>
            </w:rPr>
            <w:delText>ing</w:delText>
          </w:r>
        </w:del>
      </w:ins>
      <w:ins w:id="14815" w:author="Rev 4 Allen Wirfs-Brock" w:date="2011-11-04T17:05:00Z">
        <w:del w:id="14816" w:author="Rev 8 Allen Wirfs-Brock" w:date="2012-06-01T08:48:00Z">
          <w:r w:rsidRPr="009E58EB" w:rsidDel="00F71D44">
            <w:rPr>
              <w:rFonts w:ascii="Arial" w:hAnsi="Arial" w:cs="Arial"/>
              <w:b/>
              <w:rPrChange w:id="14817" w:author="Rev 8 Allen Wirfs-Brock" w:date="2012-06-01T16:32:00Z">
                <w:rPr/>
              </w:rPrChange>
            </w:rPr>
            <w:delText xml:space="preserve"> Binding Initialization</w:delText>
          </w:r>
        </w:del>
      </w:ins>
      <w:ins w:id="14818" w:author="Rev 6 Allen Wirfs-Brock" w:date="2012-02-27T15:44:00Z">
        <w:del w:id="14819" w:author="Rev 8 Allen Wirfs-Brock" w:date="2012-06-01T08:48:00Z">
          <w:r w:rsidR="00A113E2" w:rsidRPr="009E58EB" w:rsidDel="00F71D44">
            <w:rPr>
              <w:rFonts w:ascii="Arial" w:hAnsi="Arial" w:cs="Arial"/>
              <w:b/>
              <w:rPrChange w:id="14820" w:author="Rev 8 Allen Wirfs-Brock" w:date="2012-06-01T16:32:00Z">
                <w:rPr/>
              </w:rPrChange>
            </w:rPr>
            <w:delText>Initialisation</w:delText>
          </w:r>
        </w:del>
      </w:ins>
      <w:ins w:id="14821" w:author="Rev 4 Allen Wirfs-Brock" w:date="2011-11-04T17:05:00Z">
        <w:del w:id="14822" w:author="Rev 8 Allen Wirfs-Brock" w:date="2012-06-01T08:48:00Z">
          <w:r w:rsidRPr="009E58EB" w:rsidDel="00F71D44">
            <w:rPr>
              <w:rFonts w:ascii="Arial" w:hAnsi="Arial" w:cs="Arial"/>
              <w:b/>
              <w:rPrChange w:id="14823" w:author="Rev 8 Allen Wirfs-Brock" w:date="2012-06-01T16:32:00Z">
                <w:rPr/>
              </w:rPrChange>
            </w:rPr>
            <w:delText xml:space="preserve"> for Identifier passing value and env as the arguments.</w:delText>
          </w:r>
        </w:del>
      </w:ins>
    </w:p>
    <w:p w14:paraId="044710E4" w14:textId="77777777" w:rsidR="009134F7" w:rsidRPr="004418C4" w:rsidRDefault="009134F7" w:rsidP="009E58EB">
      <w:pPr>
        <w:contextualSpacing/>
        <w:rPr>
          <w:ins w:id="14824" w:author="Rev 4 Allen Wirfs-Brock" w:date="2011-11-04T17:05:00Z"/>
        </w:rPr>
      </w:pPr>
      <w:ins w:id="14825" w:author="Rev 4 Allen Wirfs-Brock" w:date="2011-11-04T17:06:00Z">
        <w:del w:id="14826" w:author="Rev 8 Allen Wirfs-Brock" w:date="2012-06-01T16:31:00Z">
          <w:r w:rsidRPr="00572A2F" w:rsidDel="009E58EB">
            <w:rPr>
              <w:rStyle w:val="bnf"/>
              <w:rFonts w:ascii="Arial" w:hAnsi="Arial" w:cs="Arial"/>
              <w:b/>
              <w:i w:val="0"/>
            </w:rPr>
            <w:delText>Token</w:delText>
          </w:r>
        </w:del>
      </w:ins>
      <w:ins w:id="14827" w:author="Rev 8 Allen Wirfs-Brock" w:date="2012-06-01T16:31:00Z">
        <w:r w:rsidR="009E58EB" w:rsidRPr="00572A2F">
          <w:rPr>
            <w:rStyle w:val="bnf"/>
            <w:rFonts w:ascii="Arial" w:hAnsi="Arial" w:cs="Arial"/>
            <w:b/>
            <w:i w:val="0"/>
          </w:rPr>
          <w:t>:</w:t>
        </w:r>
      </w:ins>
      <w:ins w:id="14828" w:author="Rev 4 Allen Wirfs-Brock" w:date="2011-11-04T17:05:00Z">
        <w:r w:rsidRPr="004418C4">
          <w:t xml:space="preserve"> </w:t>
        </w:r>
        <w:r w:rsidRPr="004418C4">
          <w:rPr>
            <w:rStyle w:val="bnf"/>
          </w:rPr>
          <w:t>Identifier</w:t>
        </w:r>
      </w:ins>
    </w:p>
    <w:p w14:paraId="355FAF5B" w14:textId="77777777" w:rsidR="00F10D67" w:rsidRPr="00E77497" w:rsidRDefault="00F10D67" w:rsidP="00FA3203">
      <w:pPr>
        <w:pStyle w:val="Alg4"/>
        <w:numPr>
          <w:ilvl w:val="0"/>
          <w:numId w:val="559"/>
        </w:numPr>
        <w:spacing w:after="220"/>
        <w:contextualSpacing/>
        <w:rPr>
          <w:ins w:id="14829" w:author="Rev 4 Allen Wirfs-Brock" w:date="2011-10-15T17:06:00Z"/>
        </w:rPr>
      </w:pPr>
      <w:ins w:id="14830" w:author="Rev 4 Allen Wirfs-Brock" w:date="2011-10-15T17:06:00Z">
        <w:r w:rsidRPr="00675B74">
          <w:t xml:space="preserve">If </w:t>
        </w:r>
        <w:del w:id="14831" w:author="Rev 6 Allen Wirfs-Brock" w:date="2012-02-27T16:31:00Z">
          <w:r w:rsidRPr="00E77497" w:rsidDel="00767E5E">
            <w:rPr>
              <w:i/>
            </w:rPr>
            <w:delText>enviornment</w:delText>
          </w:r>
        </w:del>
      </w:ins>
      <w:ins w:id="14832" w:author="Rev 6 Allen Wirfs-Brock" w:date="2012-02-27T16:31:00Z">
        <w:r w:rsidR="00767E5E">
          <w:rPr>
            <w:i/>
          </w:rPr>
          <w:t>environment</w:t>
        </w:r>
      </w:ins>
      <w:ins w:id="14833" w:author="Rev 4 Allen Wirfs-Brock" w:date="2011-10-15T17:06:00Z">
        <w:r w:rsidRPr="00E77497">
          <w:t xml:space="preserve"> is not </w:t>
        </w:r>
        <w:r w:rsidRPr="00E77497">
          <w:rPr>
            <w:b/>
          </w:rPr>
          <w:t>undefined</w:t>
        </w:r>
        <w:r w:rsidRPr="00E77497">
          <w:t xml:space="preserve">, then </w:t>
        </w:r>
      </w:ins>
    </w:p>
    <w:p w14:paraId="32D6F633" w14:textId="77777777" w:rsidR="00985C0D" w:rsidRDefault="00985C0D" w:rsidP="00FA3203">
      <w:pPr>
        <w:pStyle w:val="Alg4"/>
        <w:numPr>
          <w:ilvl w:val="1"/>
          <w:numId w:val="559"/>
        </w:numPr>
        <w:spacing w:after="220"/>
        <w:contextualSpacing/>
        <w:rPr>
          <w:ins w:id="14834" w:author="Rev 8 Allen Wirfs-Brock" w:date="2012-06-01T16:50:00Z"/>
        </w:rPr>
      </w:pPr>
      <w:ins w:id="14835" w:author="Rev 8 Allen Wirfs-Brock" w:date="2012-06-01T16:50:00Z">
        <w:r>
          <w:t xml:space="preserve">Let </w:t>
        </w:r>
        <w:r w:rsidRPr="00D56329">
          <w:rPr>
            <w:i/>
          </w:rPr>
          <w:t>name</w:t>
        </w:r>
        <w:r>
          <w:t xml:space="preserve"> be String</w:t>
        </w:r>
        <w:del w:id="14836" w:author="Rev 9 Allen Wirfs-Brock" w:date="2012-07-07T16:31:00Z">
          <w:r w:rsidDel="00D11231">
            <w:delText xml:space="preserve"> </w:delText>
          </w:r>
        </w:del>
        <w:r>
          <w:t>Value</w:t>
        </w:r>
      </w:ins>
      <w:ins w:id="14837" w:author="Rev 9 Allen Wirfs-Brock" w:date="2012-07-08T12:45:00Z">
        <w:r w:rsidR="00F07316">
          <w:t xml:space="preserve"> of</w:t>
        </w:r>
      </w:ins>
      <w:ins w:id="14838" w:author="Rev 8 Allen Wirfs-Brock" w:date="2012-06-01T16:50:00Z">
        <w:r>
          <w:t xml:space="preserve"> </w:t>
        </w:r>
        <w:r w:rsidRPr="00D56329">
          <w:rPr>
            <w:i/>
          </w:rPr>
          <w:t>Identifier</w:t>
        </w:r>
        <w:r>
          <w:t>.</w:t>
        </w:r>
      </w:ins>
    </w:p>
    <w:p w14:paraId="7BAFC895" w14:textId="77777777" w:rsidR="003C480D" w:rsidRDefault="003C480D" w:rsidP="00FA3203">
      <w:pPr>
        <w:pStyle w:val="Alg4"/>
        <w:numPr>
          <w:ilvl w:val="1"/>
          <w:numId w:val="559"/>
        </w:numPr>
        <w:spacing w:after="220"/>
        <w:contextualSpacing/>
        <w:rPr>
          <w:ins w:id="14839" w:author="Rev 8 Allen Wirfs-Brock" w:date="2012-06-01T17:15:00Z"/>
        </w:rPr>
      </w:pPr>
      <w:ins w:id="14840" w:author="Rev 8 Allen Wirfs-Brock" w:date="2012-06-01T17:15:00Z">
        <w:r>
          <w:t xml:space="preserve">Let </w:t>
        </w:r>
        <w:r w:rsidRPr="00572A2F">
          <w:rPr>
            <w:i/>
          </w:rPr>
          <w:t>env</w:t>
        </w:r>
        <w:r>
          <w:t xml:space="preserve"> be the environment record component of </w:t>
        </w:r>
        <w:r w:rsidRPr="00572A2F">
          <w:rPr>
            <w:i/>
          </w:rPr>
          <w:t>environment</w:t>
        </w:r>
        <w:r>
          <w:t>.</w:t>
        </w:r>
      </w:ins>
    </w:p>
    <w:p w14:paraId="21AEF5F7" w14:textId="77777777" w:rsidR="00F10D67" w:rsidRPr="00E77497" w:rsidRDefault="00F10D67" w:rsidP="00FA3203">
      <w:pPr>
        <w:pStyle w:val="Alg4"/>
        <w:numPr>
          <w:ilvl w:val="1"/>
          <w:numId w:val="559"/>
        </w:numPr>
        <w:spacing w:after="220"/>
        <w:contextualSpacing/>
        <w:rPr>
          <w:ins w:id="14841" w:author="Rev 4 Allen Wirfs-Brock" w:date="2011-10-15T17:06:00Z"/>
        </w:rPr>
      </w:pPr>
      <w:ins w:id="14842" w:author="Rev 4 Allen Wirfs-Brock" w:date="2011-10-15T17:06:00Z">
        <w:r w:rsidRPr="00E77497">
          <w:t xml:space="preserve">Call the InitializeBinding concrete method of </w:t>
        </w:r>
        <w:del w:id="14843" w:author="Rev 6 Allen Wirfs-Brock" w:date="2012-02-27T16:31:00Z">
          <w:r w:rsidRPr="00E77497" w:rsidDel="00767E5E">
            <w:rPr>
              <w:i/>
            </w:rPr>
            <w:delText>enviornment</w:delText>
          </w:r>
        </w:del>
      </w:ins>
      <w:ins w:id="14844" w:author="Rev 8 Allen Wirfs-Brock" w:date="2012-06-01T17:16:00Z">
        <w:r w:rsidR="003C480D" w:rsidRPr="003C480D">
          <w:rPr>
            <w:i/>
          </w:rPr>
          <w:t xml:space="preserve"> </w:t>
        </w:r>
        <w:r w:rsidR="003C480D" w:rsidRPr="00D56329">
          <w:rPr>
            <w:i/>
          </w:rPr>
          <w:t>env</w:t>
        </w:r>
        <w:r w:rsidR="003C480D">
          <w:t xml:space="preserve"> </w:t>
        </w:r>
      </w:ins>
      <w:ins w:id="14845" w:author="Rev 6 Allen Wirfs-Brock" w:date="2012-02-27T16:31:00Z">
        <w:del w:id="14846" w:author="Rev 8 Allen Wirfs-Brock" w:date="2012-06-01T17:16:00Z">
          <w:r w:rsidR="00767E5E" w:rsidDel="003C480D">
            <w:rPr>
              <w:i/>
            </w:rPr>
            <w:delText>environment</w:delText>
          </w:r>
        </w:del>
      </w:ins>
      <w:ins w:id="14847" w:author="Rev 4 Allen Wirfs-Brock" w:date="2011-10-15T17:06:00Z">
        <w:del w:id="14848" w:author="Rev 8 Allen Wirfs-Brock" w:date="2012-06-01T17:16:00Z">
          <w:r w:rsidRPr="00E77497" w:rsidDel="003C480D">
            <w:delText xml:space="preserve"> </w:delText>
          </w:r>
        </w:del>
        <w:r w:rsidRPr="00E77497">
          <w:t xml:space="preserve">passing </w:t>
        </w:r>
      </w:ins>
      <w:ins w:id="14849" w:author="Rev 8 Allen Wirfs-Brock" w:date="2012-06-01T16:50:00Z">
        <w:r w:rsidR="00985C0D" w:rsidRPr="00D56329">
          <w:rPr>
            <w:i/>
          </w:rPr>
          <w:t>name</w:t>
        </w:r>
        <w:r w:rsidR="00985C0D">
          <w:t xml:space="preserve"> </w:t>
        </w:r>
      </w:ins>
      <w:ins w:id="14850" w:author="Rev 4 Allen Wirfs-Brock" w:date="2011-10-15T17:06:00Z">
        <w:del w:id="14851" w:author="Rev 8 Allen Wirfs-Brock" w:date="2012-06-01T16:50:00Z">
          <w:r w:rsidRPr="00E77497" w:rsidDel="00985C0D">
            <w:rPr>
              <w:rStyle w:val="bnf"/>
            </w:rPr>
            <w:delText>Identifier</w:delText>
          </w:r>
          <w:r w:rsidRPr="00E77497" w:rsidDel="00985C0D">
            <w:delText xml:space="preserve"> </w:delText>
          </w:r>
        </w:del>
        <w:r w:rsidRPr="00E77497">
          <w:t xml:space="preserve">and </w:t>
        </w:r>
        <w:r w:rsidRPr="00E77497">
          <w:rPr>
            <w:i/>
          </w:rPr>
          <w:t>value</w:t>
        </w:r>
        <w:r w:rsidRPr="00E77497">
          <w:t xml:space="preserve"> as the arguments.</w:t>
        </w:r>
      </w:ins>
    </w:p>
    <w:p w14:paraId="501EC5B1" w14:textId="77777777" w:rsidR="003C480D" w:rsidRDefault="003C480D" w:rsidP="00572A2F">
      <w:pPr>
        <w:pStyle w:val="Alg4"/>
        <w:numPr>
          <w:ilvl w:val="1"/>
          <w:numId w:val="559"/>
        </w:numPr>
        <w:spacing w:after="220"/>
        <w:contextualSpacing/>
        <w:rPr>
          <w:ins w:id="14852" w:author="Rev 8 Allen Wirfs-Brock" w:date="2012-06-01T17:17:00Z"/>
        </w:rPr>
      </w:pPr>
      <w:ins w:id="14853" w:author="Rev 8 Allen Wirfs-Brock" w:date="2012-06-01T17:17:00Z">
        <w:r>
          <w:t>Return Normal</w:t>
        </w:r>
        <w:del w:id="14854" w:author="Rev 9 Allen Wirfs-Brock" w:date="2012-07-04T18:38:00Z">
          <w:r w:rsidDel="004C2A25">
            <w:delText>Value</w:delText>
          </w:r>
        </w:del>
      </w:ins>
      <w:ins w:id="14855" w:author="Rev 9 Allen Wirfs-Brock" w:date="2012-07-04T18:38:00Z">
        <w:r w:rsidR="004C2A25">
          <w:t>Completion</w:t>
        </w:r>
      </w:ins>
      <w:ins w:id="14856" w:author="Rev 8 Allen Wirfs-Brock" w:date="2012-06-01T17:17:00Z">
        <w:r>
          <w:t>(undefined).</w:t>
        </w:r>
      </w:ins>
    </w:p>
    <w:p w14:paraId="479303A6" w14:textId="77777777" w:rsidR="00F10D67" w:rsidRPr="00E77497" w:rsidRDefault="00F10D67" w:rsidP="00FA3203">
      <w:pPr>
        <w:pStyle w:val="Alg4"/>
        <w:numPr>
          <w:ilvl w:val="0"/>
          <w:numId w:val="559"/>
        </w:numPr>
        <w:spacing w:after="220"/>
        <w:contextualSpacing/>
        <w:rPr>
          <w:ins w:id="14857" w:author="Rev 4 Allen Wirfs-Brock" w:date="2011-10-15T17:06:00Z"/>
        </w:rPr>
      </w:pPr>
      <w:ins w:id="14858" w:author="Rev 4 Allen Wirfs-Brock" w:date="2011-10-15T17:06:00Z">
        <w:r w:rsidRPr="00E77497">
          <w:t>Else</w:t>
        </w:r>
      </w:ins>
    </w:p>
    <w:p w14:paraId="6DFFC3CE" w14:textId="77777777" w:rsidR="00F10D67" w:rsidRPr="00E77497" w:rsidRDefault="00F10D67" w:rsidP="00FA3203">
      <w:pPr>
        <w:pStyle w:val="Alg4"/>
        <w:numPr>
          <w:ilvl w:val="1"/>
          <w:numId w:val="559"/>
        </w:numPr>
        <w:spacing w:after="220"/>
        <w:contextualSpacing/>
        <w:rPr>
          <w:ins w:id="14859" w:author="Rev 4 Allen Wirfs-Brock" w:date="2011-10-15T17:06:00Z"/>
        </w:rPr>
      </w:pPr>
      <w:ins w:id="14860" w:author="Rev 4 Allen Wirfs-Brock" w:date="2011-10-15T17:06:00Z">
        <w:r w:rsidRPr="00E77497">
          <w:t xml:space="preserve">Let </w:t>
        </w:r>
        <w:r w:rsidRPr="00E77497">
          <w:rPr>
            <w:i/>
          </w:rPr>
          <w:t>lhs</w:t>
        </w:r>
        <w:r w:rsidRPr="00E77497">
          <w:t xml:space="preserve"> be the result of evaluating </w:t>
        </w:r>
        <w:r w:rsidRPr="00E77497">
          <w:rPr>
            <w:i/>
          </w:rPr>
          <w:t>Identifier</w:t>
        </w:r>
        <w:r w:rsidRPr="00E77497">
          <w:t xml:space="preserve"> as described in 11.1.2.</w:t>
        </w:r>
      </w:ins>
    </w:p>
    <w:p w14:paraId="0807A123" w14:textId="77777777" w:rsidR="00F10D67" w:rsidRPr="00E77497" w:rsidRDefault="00F10D67" w:rsidP="00FA3203">
      <w:pPr>
        <w:pStyle w:val="Alg4"/>
        <w:numPr>
          <w:ilvl w:val="1"/>
          <w:numId w:val="559"/>
        </w:numPr>
        <w:spacing w:after="220"/>
        <w:contextualSpacing/>
        <w:rPr>
          <w:ins w:id="14861" w:author="Rev 4 Allen Wirfs-Brock" w:date="2011-10-15T17:06:00Z"/>
        </w:rPr>
      </w:pPr>
      <w:ins w:id="14862" w:author="Rev 4 Allen Wirfs-Brock" w:date="2011-10-15T17:06:00Z">
        <w:del w:id="14863" w:author="Rev 6 Allen Wirfs-Brock" w:date="2012-02-18T10:45:00Z">
          <w:r w:rsidRPr="00E77497" w:rsidDel="00B25FEE">
            <w:delText>Call</w:delText>
          </w:r>
        </w:del>
      </w:ins>
      <w:ins w:id="14864" w:author="Rev 6 Allen Wirfs-Brock" w:date="2012-02-18T10:45:00Z">
        <w:r w:rsidR="00B25FEE">
          <w:t>Return</w:t>
        </w:r>
      </w:ins>
      <w:ins w:id="14865" w:author="Rev 4 Allen Wirfs-Brock" w:date="2011-10-15T17:06:00Z">
        <w:r w:rsidRPr="00E77497">
          <w:t xml:space="preserve"> PutValue(</w:t>
        </w:r>
        <w:r w:rsidRPr="00E77497">
          <w:rPr>
            <w:i/>
          </w:rPr>
          <w:t>lhs</w:t>
        </w:r>
        <w:r w:rsidRPr="00E77497">
          <w:t xml:space="preserve">, </w:t>
        </w:r>
        <w:r w:rsidRPr="00E77497">
          <w:rPr>
            <w:i/>
          </w:rPr>
          <w:t>value</w:t>
        </w:r>
        <w:r w:rsidRPr="00E77497">
          <w:t>).</w:t>
        </w:r>
      </w:ins>
    </w:p>
    <w:p w14:paraId="27BD7363" w14:textId="77777777" w:rsidR="00974ED7" w:rsidRPr="00E77497" w:rsidRDefault="00974ED7" w:rsidP="00974ED7">
      <w:pPr>
        <w:keepNext/>
        <w:rPr>
          <w:ins w:id="14866" w:author="Rev 4 Allen Wirfs-Brock" w:date="2011-10-15T16:42:00Z"/>
          <w:rFonts w:ascii="Helvetica" w:hAnsi="Helvetica"/>
          <w:b/>
        </w:rPr>
      </w:pPr>
      <w:ins w:id="14867" w:author="Rev 4 Allen Wirfs-Brock" w:date="2011-10-15T16:42:00Z">
        <w:r w:rsidRPr="00E77497">
          <w:rPr>
            <w:rFonts w:ascii="Helvetica" w:hAnsi="Helvetica"/>
            <w:b/>
          </w:rPr>
          <w:t xml:space="preserve">Runtime Semantics: </w:t>
        </w:r>
        <w:r w:rsidRPr="00E77497">
          <w:rPr>
            <w:rFonts w:ascii="Helvetica" w:hAnsi="Helvetica"/>
            <w:b/>
            <w:spacing w:val="6"/>
          </w:rPr>
          <w:t>Evaluation</w:t>
        </w:r>
      </w:ins>
    </w:p>
    <w:p w14:paraId="2A00753B" w14:textId="77777777" w:rsidR="00884D1C" w:rsidRPr="00E77497" w:rsidRDefault="00884D1C" w:rsidP="00884D1C">
      <w:pPr>
        <w:rPr>
          <w:ins w:id="14868" w:author="Rev 3 Allen Wirfs-Brock" w:date="2011-09-09T12:39:00Z"/>
        </w:rPr>
      </w:pPr>
      <w:ins w:id="14869" w:author="Rev 3 Allen Wirfs-Brock" w:date="2011-09-09T12:39:00Z">
        <w:del w:id="14870" w:author="Rev 4 Allen Wirfs-Brock" w:date="2011-10-15T16:43:00Z">
          <w:r w:rsidRPr="00E77497" w:rsidDel="00974ED7">
            <w:delText xml:space="preserve">The production </w:delText>
          </w:r>
        </w:del>
      </w:ins>
      <w:ins w:id="14871" w:author="Rev 6 Allen Wirfs-Brock" w:date="2012-02-25T16:04:00Z">
        <w:r w:rsidR="004E4FC0" w:rsidRPr="009E34B2">
          <w:rPr>
            <w:rFonts w:ascii="Times New Roman" w:hAnsi="Times New Roman"/>
            <w:i/>
          </w:rPr>
          <w:t>Lexical</w:t>
        </w:r>
        <w:r w:rsidR="004E4FC0" w:rsidRPr="00E77497">
          <w:rPr>
            <w:rFonts w:ascii="Times New Roman" w:hAnsi="Times New Roman"/>
            <w:i/>
          </w:rPr>
          <w:t>Declaration</w:t>
        </w:r>
        <w:r w:rsidR="004E4FC0">
          <w:rPr>
            <w:rFonts w:ascii="Times New Roman" w:hAnsi="Times New Roman"/>
            <w:i/>
          </w:rPr>
          <w:t xml:space="preserve"> </w:t>
        </w:r>
      </w:ins>
      <w:ins w:id="14872" w:author="Rev 3 Allen Wirfs-Brock" w:date="2011-09-09T12:39:00Z">
        <w:del w:id="14873" w:author="Rev 6 Allen Wirfs-Brock" w:date="2012-02-25T16:04:00Z">
          <w:r w:rsidRPr="00E77497" w:rsidDel="004E4FC0">
            <w:rPr>
              <w:rFonts w:ascii="Times New Roman" w:hAnsi="Times New Roman"/>
              <w:i/>
            </w:rPr>
            <w:delText xml:space="preserve">LetDeclaration </w:delText>
          </w:r>
        </w:del>
        <w:r w:rsidRPr="00E77497">
          <w:rPr>
            <w:b/>
          </w:rPr>
          <w:t>:</w:t>
        </w:r>
        <w:r w:rsidRPr="00E77497">
          <w:rPr>
            <w:rFonts w:ascii="Times New Roman" w:hAnsi="Times New Roman"/>
            <w:i/>
          </w:rPr>
          <w:t xml:space="preserve"> </w:t>
        </w:r>
      </w:ins>
      <w:ins w:id="14874" w:author="Rev 6 Allen Wirfs-Brock" w:date="2012-02-25T16:04:00Z">
        <w:r w:rsidR="004E4FC0" w:rsidRPr="00451D9D">
          <w:rPr>
            <w:rFonts w:ascii="Times New Roman" w:hAnsi="Times New Roman"/>
            <w:i/>
          </w:rPr>
          <w:t xml:space="preserve">LetOrConst </w:t>
        </w:r>
      </w:ins>
      <w:ins w:id="14875" w:author="Rev 3 Allen Wirfs-Brock" w:date="2011-09-09T12:39:00Z">
        <w:del w:id="14876" w:author="Rev 6 Allen Wirfs-Brock" w:date="2012-02-25T16:04:00Z">
          <w:r w:rsidRPr="00E77497" w:rsidDel="004E4FC0">
            <w:rPr>
              <w:rFonts w:ascii="Courier New" w:hAnsi="Courier New"/>
              <w:b/>
            </w:rPr>
            <w:delText>let</w:delText>
          </w:r>
          <w:r w:rsidRPr="00E77497" w:rsidDel="004E4FC0">
            <w:rPr>
              <w:rFonts w:ascii="Times New Roman" w:hAnsi="Times New Roman"/>
              <w:i/>
            </w:rPr>
            <w:delText xml:space="preserve"> 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4877" w:author="Rev 4 Allen Wirfs-Brock" w:date="2011-10-15T16:43:00Z">
          <w:r w:rsidRPr="00E77497" w:rsidDel="00974ED7">
            <w:delText>is evaluated as follows:</w:delText>
          </w:r>
        </w:del>
      </w:ins>
    </w:p>
    <w:p w14:paraId="6E9E3139" w14:textId="77777777" w:rsidR="00884D1C" w:rsidRPr="00E77497" w:rsidRDefault="00B25FEE" w:rsidP="00FA3203">
      <w:pPr>
        <w:pStyle w:val="Alg2"/>
        <w:numPr>
          <w:ilvl w:val="0"/>
          <w:numId w:val="453"/>
        </w:numPr>
        <w:rPr>
          <w:ins w:id="14878" w:author="Rev 3 Allen Wirfs-Brock" w:date="2011-09-09T12:39:00Z"/>
        </w:rPr>
      </w:pPr>
      <w:ins w:id="14879" w:author="Rev 6 Allen Wirfs-Brock" w:date="2012-02-18T10:46:00Z">
        <w:r w:rsidRPr="00E77497">
          <w:t xml:space="preserve">Let </w:t>
        </w:r>
        <w:r>
          <w:rPr>
            <w:i/>
          </w:rPr>
          <w:t>next</w:t>
        </w:r>
        <w:r w:rsidRPr="00E77497">
          <w:rPr>
            <w:i/>
          </w:rPr>
          <w:t xml:space="preserve"> </w:t>
        </w:r>
        <w:r w:rsidRPr="00E77497">
          <w:t xml:space="preserve">be the result of evaluating </w:t>
        </w:r>
      </w:ins>
      <w:ins w:id="14880" w:author="Rev 3 Allen Wirfs-Brock" w:date="2011-09-09T12:39:00Z">
        <w:del w:id="14881" w:author="Rev 6 Allen Wirfs-Brock" w:date="2012-02-18T10:46:00Z">
          <w:r w:rsidR="00884D1C" w:rsidRPr="00E77497" w:rsidDel="00B25FEE">
            <w:delText xml:space="preserve">Evaluate </w:delText>
          </w:r>
        </w:del>
        <w:del w:id="14882" w:author="Rev 6 Allen Wirfs-Brock" w:date="2012-02-25T16:04:00Z">
          <w:r w:rsidR="00884D1C" w:rsidRPr="00E77497" w:rsidDel="004E4FC0">
            <w:rPr>
              <w:i/>
            </w:rPr>
            <w:delText>Let</w:delText>
          </w:r>
        </w:del>
        <w:r w:rsidR="00884D1C" w:rsidRPr="00E77497">
          <w:rPr>
            <w:i/>
          </w:rPr>
          <w:t>BindingList</w:t>
        </w:r>
        <w:r w:rsidR="00884D1C" w:rsidRPr="00E77497">
          <w:t>.</w:t>
        </w:r>
      </w:ins>
    </w:p>
    <w:p w14:paraId="45D33AE9" w14:textId="77777777" w:rsidR="00B25FEE" w:rsidRDefault="00B25FEE" w:rsidP="00541F73">
      <w:pPr>
        <w:pStyle w:val="Alg2"/>
        <w:numPr>
          <w:ilvl w:val="0"/>
          <w:numId w:val="453"/>
        </w:numPr>
        <w:spacing w:after="220"/>
        <w:contextualSpacing/>
        <w:rPr>
          <w:ins w:id="14883" w:author="Rev 6 Allen Wirfs-Brock" w:date="2012-02-18T10:47:00Z"/>
        </w:rPr>
      </w:pPr>
      <w:ins w:id="14884" w:author="Rev 6 Allen Wirfs-Brock" w:date="2012-02-18T10:47:00Z">
        <w:r>
          <w:t xml:space="preserve">If </w:t>
        </w:r>
        <w:r w:rsidRPr="00B25FEE">
          <w:rPr>
            <w:i/>
          </w:rPr>
          <w:t>next</w:t>
        </w:r>
        <w:r>
          <w:t xml:space="preserve"> is an abrupt completion, return </w:t>
        </w:r>
        <w:r w:rsidRPr="00B25FEE">
          <w:rPr>
            <w:i/>
          </w:rPr>
          <w:t>next</w:t>
        </w:r>
        <w:r>
          <w:t>.</w:t>
        </w:r>
      </w:ins>
    </w:p>
    <w:p w14:paraId="5387E95D" w14:textId="77777777" w:rsidR="00884D1C" w:rsidRPr="00E77497" w:rsidRDefault="00884D1C" w:rsidP="00FA3203">
      <w:pPr>
        <w:pStyle w:val="Alg2"/>
        <w:numPr>
          <w:ilvl w:val="0"/>
          <w:numId w:val="453"/>
        </w:numPr>
        <w:spacing w:after="220"/>
        <w:rPr>
          <w:ins w:id="14885" w:author="Rev 3 Allen Wirfs-Brock" w:date="2011-09-09T12:39:00Z"/>
        </w:rPr>
      </w:pPr>
      <w:ins w:id="14886" w:author="Rev 3 Allen Wirfs-Brock" w:date="2011-09-09T12:39:00Z">
        <w:r w:rsidRPr="00E77497">
          <w:t xml:space="preserve">Return </w:t>
        </w:r>
      </w:ins>
      <w:ins w:id="14887" w:author="Rev 6 Allen Wirfs-Brock" w:date="2012-02-23T12:35:00Z">
        <w:r w:rsidR="0055587E">
          <w:t>NormalCompletion(</w:t>
        </w:r>
      </w:ins>
      <w:ins w:id="14888" w:author="Rev 3 Allen Wirfs-Brock" w:date="2011-09-09T12:39:00Z">
        <w:del w:id="14889" w:author="Rev 6 Allen Wirfs-Brock" w:date="2012-02-18T10:51:00Z">
          <w:r w:rsidRPr="00E77497" w:rsidDel="00B25FEE">
            <w:delText>(</w:delText>
          </w:r>
        </w:del>
        <w:del w:id="14890" w:author="Rev 6 Allen Wirfs-Brock" w:date="2012-02-23T12:35:00Z">
          <w:r w:rsidRPr="00E77497" w:rsidDel="0055587E">
            <w:rPr>
              <w:rFonts w:ascii="Arial" w:hAnsi="Arial" w:cs="Arial"/>
            </w:rPr>
            <w:delText>normal</w:delText>
          </w:r>
          <w:r w:rsidRPr="00E77497" w:rsidDel="0055587E">
            <w:delText>,</w:delText>
          </w:r>
        </w:del>
        <w:del w:id="14891" w:author="Rev 6 Allen Wirfs-Brock" w:date="2012-02-18T10:52:00Z">
          <w:r w:rsidRPr="00E77497" w:rsidDel="00B25FEE">
            <w:delText xml:space="preserve"> </w:delText>
          </w:r>
        </w:del>
        <w:r w:rsidRPr="00E77497">
          <w:rPr>
            <w:rFonts w:ascii="Arial" w:hAnsi="Arial" w:cs="Arial"/>
          </w:rPr>
          <w:t>empty</w:t>
        </w:r>
        <w:del w:id="14892" w:author="Rev 6 Allen Wirfs-Brock" w:date="2012-02-23T12:35:00Z">
          <w:r w:rsidRPr="0055587E" w:rsidDel="0055587E">
            <w:delText xml:space="preserve">, </w:delText>
          </w:r>
          <w:r w:rsidRPr="00541F73" w:rsidDel="0055587E">
            <w:delText>empty</w:delText>
          </w:r>
        </w:del>
        <w:del w:id="14893" w:author="Rev 6 Allen Wirfs-Brock" w:date="2012-02-18T10:53:00Z">
          <w:r w:rsidRPr="0055587E" w:rsidDel="00B25FEE">
            <w:delText>)</w:delText>
          </w:r>
        </w:del>
      </w:ins>
      <w:ins w:id="14894" w:author="Rev 6 Allen Wirfs-Brock" w:date="2012-02-23T12:35:00Z">
        <w:r w:rsidR="0055587E" w:rsidRPr="0055587E">
          <w:t>)</w:t>
        </w:r>
      </w:ins>
      <w:ins w:id="14895" w:author="Rev 3 Allen Wirfs-Brock" w:date="2011-09-09T12:39:00Z">
        <w:r w:rsidRPr="00E77497">
          <w:t>.</w:t>
        </w:r>
      </w:ins>
    </w:p>
    <w:p w14:paraId="20108422" w14:textId="77777777" w:rsidR="00884D1C" w:rsidRPr="00E77497" w:rsidDel="00F71D44" w:rsidRDefault="00884D1C" w:rsidP="00884D1C">
      <w:pPr>
        <w:rPr>
          <w:ins w:id="14896" w:author="Rev 3 Allen Wirfs-Brock" w:date="2011-09-09T12:39:00Z"/>
          <w:del w:id="14897" w:author="Rev 8 Allen Wirfs-Brock" w:date="2012-06-01T08:48:00Z"/>
        </w:rPr>
      </w:pPr>
      <w:ins w:id="14898" w:author="Rev 3 Allen Wirfs-Brock" w:date="2011-09-09T12:39:00Z">
        <w:del w:id="14899" w:author="Rev 8 Allen Wirfs-Brock" w:date="2012-06-01T08:48:00Z">
          <w:r w:rsidRPr="00E77497" w:rsidDel="00F71D44">
            <w:rPr>
              <w:rFonts w:ascii="Times New Roman" w:hAnsi="Times New Roman"/>
              <w:i/>
            </w:rPr>
            <w:delText xml:space="preserve">LetBindingList </w:delText>
          </w:r>
          <w:r w:rsidRPr="00E77497" w:rsidDel="00F71D44">
            <w:rPr>
              <w:b/>
            </w:rPr>
            <w:delText xml:space="preserve">: </w:delText>
          </w:r>
          <w:r w:rsidRPr="00E77497" w:rsidDel="00F71D44">
            <w:rPr>
              <w:rStyle w:val="bnf"/>
            </w:rPr>
            <w:delText>Let</w:delText>
          </w:r>
        </w:del>
      </w:ins>
      <w:ins w:id="14900" w:author="Rev 6 Allen Wirfs-Brock" w:date="2012-02-25T16:04:00Z">
        <w:del w:id="14901" w:author="Rev 8 Allen Wirfs-Brock" w:date="2012-06-01T08:48:00Z">
          <w:r w:rsidR="004E4FC0" w:rsidDel="00F71D44">
            <w:rPr>
              <w:rStyle w:val="bnf"/>
            </w:rPr>
            <w:delText>Lexical</w:delText>
          </w:r>
        </w:del>
      </w:ins>
      <w:ins w:id="14902" w:author="Rev 3 Allen Wirfs-Brock" w:date="2011-09-09T12:39:00Z">
        <w:del w:id="14903" w:author="Rev 8 Allen Wirfs-Brock" w:date="2012-06-01T08:48:00Z">
          <w:r w:rsidRPr="00E77497" w:rsidDel="00F71D44">
            <w:rPr>
              <w:rStyle w:val="bnf"/>
            </w:rPr>
            <w:delText>Binding</w:delText>
          </w:r>
          <w:r w:rsidRPr="00E77497" w:rsidDel="00F71D44">
            <w:delText xml:space="preserve"> is evaluated as follows:</w:delText>
          </w:r>
        </w:del>
      </w:ins>
    </w:p>
    <w:p w14:paraId="34A9BCAE" w14:textId="77777777" w:rsidR="00884D1C" w:rsidRPr="00E77497" w:rsidDel="00F71D44" w:rsidRDefault="00884D1C" w:rsidP="00FA3203">
      <w:pPr>
        <w:pStyle w:val="Alg2"/>
        <w:numPr>
          <w:ilvl w:val="0"/>
          <w:numId w:val="461"/>
        </w:numPr>
        <w:spacing w:after="220"/>
        <w:rPr>
          <w:ins w:id="14904" w:author="Rev 3 Allen Wirfs-Brock" w:date="2011-09-09T12:39:00Z"/>
          <w:del w:id="14905" w:author="Rev 8 Allen Wirfs-Brock" w:date="2012-06-01T08:48:00Z"/>
        </w:rPr>
      </w:pPr>
      <w:ins w:id="14906" w:author="Rev 3 Allen Wirfs-Brock" w:date="2011-09-09T12:39:00Z">
        <w:del w:id="14907" w:author="Rev 8 Allen Wirfs-Brock" w:date="2012-06-01T08:48:00Z">
          <w:r w:rsidRPr="00E77497" w:rsidDel="00F71D44">
            <w:delText>Evaluate</w:delText>
          </w:r>
        </w:del>
      </w:ins>
      <w:ins w:id="14908" w:author="Rev 6 Allen Wirfs-Brock" w:date="2012-02-18T10:54:00Z">
        <w:del w:id="14909" w:author="Rev 8 Allen Wirfs-Brock" w:date="2012-06-01T08:48:00Z">
          <w:r w:rsidR="00481DAC" w:rsidDel="00F71D44">
            <w:delText xml:space="preserve">Return the result of </w:delText>
          </w:r>
        </w:del>
      </w:ins>
      <w:ins w:id="14910" w:author="Rev 6 Allen Wirfs-Brock" w:date="2012-02-18T10:55:00Z">
        <w:del w:id="14911" w:author="Rev 8 Allen Wirfs-Brock" w:date="2012-06-01T08:48:00Z">
          <w:r w:rsidR="00481DAC" w:rsidDel="00F71D44">
            <w:delText>e</w:delText>
          </w:r>
        </w:del>
      </w:ins>
      <w:ins w:id="14912" w:author="Rev 6 Allen Wirfs-Brock" w:date="2012-02-18T10:54:00Z">
        <w:del w:id="14913" w:author="Rev 8 Allen Wirfs-Brock" w:date="2012-06-01T08:48:00Z">
          <w:r w:rsidR="00481DAC" w:rsidDel="00F71D44">
            <w:delText>valuating</w:delText>
          </w:r>
        </w:del>
      </w:ins>
      <w:ins w:id="14914" w:author="Rev 3 Allen Wirfs-Brock" w:date="2011-09-09T12:39:00Z">
        <w:del w:id="14915" w:author="Rev 8 Allen Wirfs-Brock" w:date="2012-06-01T08:48:00Z">
          <w:r w:rsidRPr="00E77497" w:rsidDel="00F71D44">
            <w:delText xml:space="preserve"> </w:delText>
          </w:r>
          <w:r w:rsidRPr="00E77497" w:rsidDel="00F71D44">
            <w:rPr>
              <w:rStyle w:val="bnf"/>
            </w:rPr>
            <w:delText>Let</w:delText>
          </w:r>
        </w:del>
      </w:ins>
      <w:ins w:id="14916" w:author="Rev 6 Allen Wirfs-Brock" w:date="2012-02-25T16:05:00Z">
        <w:del w:id="14917" w:author="Rev 8 Allen Wirfs-Brock" w:date="2012-06-01T08:48:00Z">
          <w:r w:rsidR="004E4FC0" w:rsidDel="00F71D44">
            <w:rPr>
              <w:rStyle w:val="bnf"/>
            </w:rPr>
            <w:delText>Lexical</w:delText>
          </w:r>
        </w:del>
      </w:ins>
      <w:ins w:id="14918" w:author="Rev 3 Allen Wirfs-Brock" w:date="2011-09-09T12:39:00Z">
        <w:del w:id="14919" w:author="Rev 8 Allen Wirfs-Brock" w:date="2012-06-01T08:48:00Z">
          <w:r w:rsidRPr="00E77497" w:rsidDel="00F71D44">
            <w:rPr>
              <w:rStyle w:val="bnf"/>
            </w:rPr>
            <w:delText>Binding</w:delText>
          </w:r>
          <w:r w:rsidRPr="00E77497" w:rsidDel="00F71D44">
            <w:delText>.</w:delText>
          </w:r>
        </w:del>
      </w:ins>
    </w:p>
    <w:p w14:paraId="6EB83F1E" w14:textId="77777777" w:rsidR="00884D1C" w:rsidRPr="00E77497" w:rsidRDefault="00884D1C" w:rsidP="00884D1C">
      <w:pPr>
        <w:rPr>
          <w:ins w:id="14920" w:author="Rev 3 Allen Wirfs-Brock" w:date="2011-09-09T12:39:00Z"/>
        </w:rPr>
      </w:pPr>
      <w:ins w:id="14921" w:author="Rev 3 Allen Wirfs-Brock" w:date="2011-09-09T12:39:00Z">
        <w:del w:id="14922"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b/>
          </w:rPr>
          <w:t>:</w:t>
        </w:r>
        <w:r w:rsidRPr="00E77497">
          <w:t xml:space="preserve"> </w:t>
        </w:r>
        <w:del w:id="14923"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4924" w:author="Rev 6 Allen Wirfs-Brock" w:date="2012-02-25T16:05:00Z">
          <w:r w:rsidRPr="00E77497" w:rsidDel="004E4FC0">
            <w:rPr>
              <w:rStyle w:val="bnf"/>
            </w:rPr>
            <w:delText>Let</w:delText>
          </w:r>
        </w:del>
      </w:ins>
      <w:ins w:id="14925" w:author="Rev 6 Allen Wirfs-Brock" w:date="2012-02-25T16:05:00Z">
        <w:r w:rsidR="004E4FC0">
          <w:rPr>
            <w:rStyle w:val="bnf"/>
          </w:rPr>
          <w:t>Lexical</w:t>
        </w:r>
      </w:ins>
      <w:ins w:id="14926" w:author="Rev 3 Allen Wirfs-Brock" w:date="2011-09-09T12:39:00Z">
        <w:r w:rsidRPr="00E77497">
          <w:rPr>
            <w:rStyle w:val="bnf"/>
          </w:rPr>
          <w:t>Binding</w:t>
        </w:r>
        <w:r w:rsidRPr="00E77497">
          <w:t xml:space="preserve"> </w:t>
        </w:r>
        <w:del w:id="14927" w:author="Rev 4 Allen Wirfs-Brock" w:date="2011-10-15T16:45:00Z">
          <w:r w:rsidRPr="00E77497" w:rsidDel="00974ED7">
            <w:delText>is evaluated as follows:</w:delText>
          </w:r>
        </w:del>
      </w:ins>
    </w:p>
    <w:p w14:paraId="2D5A4EEC" w14:textId="77777777" w:rsidR="00884D1C" w:rsidRPr="00E77497" w:rsidRDefault="00481DAC" w:rsidP="00FA3203">
      <w:pPr>
        <w:pStyle w:val="Alg2"/>
        <w:keepNext/>
        <w:numPr>
          <w:ilvl w:val="0"/>
          <w:numId w:val="455"/>
        </w:numPr>
        <w:rPr>
          <w:ins w:id="14928" w:author="Rev 3 Allen Wirfs-Brock" w:date="2011-09-09T12:39:00Z"/>
        </w:rPr>
      </w:pPr>
      <w:ins w:id="14929" w:author="Rev 6 Allen Wirfs-Brock" w:date="2012-02-18T10:54:00Z">
        <w:r w:rsidRPr="00E77497">
          <w:t xml:space="preserve">Let </w:t>
        </w:r>
        <w:r>
          <w:rPr>
            <w:i/>
          </w:rPr>
          <w:t>next</w:t>
        </w:r>
        <w:r w:rsidRPr="00E77497">
          <w:rPr>
            <w:i/>
          </w:rPr>
          <w:t xml:space="preserve"> </w:t>
        </w:r>
        <w:r w:rsidRPr="00E77497">
          <w:t>be the result of evaluating</w:t>
        </w:r>
        <w:r w:rsidRPr="00E77497" w:rsidDel="00481DAC">
          <w:t xml:space="preserve"> </w:t>
        </w:r>
      </w:ins>
      <w:ins w:id="14930" w:author="Rev 3 Allen Wirfs-Brock" w:date="2011-09-09T12:39:00Z">
        <w:del w:id="14931" w:author="Rev 6 Allen Wirfs-Brock" w:date="2012-02-18T10:54:00Z">
          <w:r w:rsidR="00884D1C" w:rsidRPr="00E77497" w:rsidDel="00481DAC">
            <w:delText xml:space="preserve">Evaluate </w:delText>
          </w:r>
        </w:del>
        <w:del w:id="14932" w:author="Rev 6 Allen Wirfs-Brock" w:date="2012-02-25T16:05:00Z">
          <w:r w:rsidR="00884D1C" w:rsidRPr="00E77497" w:rsidDel="004E4FC0">
            <w:rPr>
              <w:rStyle w:val="bnf"/>
            </w:rPr>
            <w:delText>Let</w:delText>
          </w:r>
        </w:del>
        <w:r w:rsidR="00884D1C" w:rsidRPr="00E77497">
          <w:rPr>
            <w:i/>
          </w:rPr>
          <w:t>BindingList</w:t>
        </w:r>
        <w:r w:rsidR="00884D1C" w:rsidRPr="00E77497">
          <w:t>.</w:t>
        </w:r>
      </w:ins>
    </w:p>
    <w:p w14:paraId="7C92724C" w14:textId="77777777" w:rsidR="00481DAC" w:rsidRDefault="00481DAC" w:rsidP="00481DAC">
      <w:pPr>
        <w:pStyle w:val="Alg2"/>
        <w:numPr>
          <w:ilvl w:val="0"/>
          <w:numId w:val="455"/>
        </w:numPr>
        <w:spacing w:after="220"/>
        <w:contextualSpacing/>
        <w:rPr>
          <w:ins w:id="14933" w:author="Rev 6 Allen Wirfs-Brock" w:date="2012-02-18T10:54:00Z"/>
        </w:rPr>
      </w:pPr>
      <w:ins w:id="14934" w:author="Rev 6 Allen Wirfs-Brock" w:date="2012-02-18T10:54:00Z">
        <w:r>
          <w:t xml:space="preserve">If </w:t>
        </w:r>
        <w:r w:rsidRPr="00B25FEE">
          <w:rPr>
            <w:i/>
          </w:rPr>
          <w:t>next</w:t>
        </w:r>
        <w:r>
          <w:t xml:space="preserve"> is an abrupt completion, return </w:t>
        </w:r>
        <w:r w:rsidRPr="00B25FEE">
          <w:rPr>
            <w:i/>
          </w:rPr>
          <w:t>next</w:t>
        </w:r>
        <w:r>
          <w:t>.</w:t>
        </w:r>
      </w:ins>
    </w:p>
    <w:p w14:paraId="1937C127" w14:textId="77777777" w:rsidR="00884D1C" w:rsidRPr="00E77497" w:rsidRDefault="00481DAC" w:rsidP="00FA3203">
      <w:pPr>
        <w:pStyle w:val="Alg2"/>
        <w:numPr>
          <w:ilvl w:val="0"/>
          <w:numId w:val="455"/>
        </w:numPr>
        <w:spacing w:after="220"/>
        <w:rPr>
          <w:ins w:id="14935" w:author="Rev 3 Allen Wirfs-Brock" w:date="2011-09-09T12:39:00Z"/>
        </w:rPr>
      </w:pPr>
      <w:ins w:id="14936" w:author="Rev 6 Allen Wirfs-Brock" w:date="2012-02-18T10:55:00Z">
        <w:r>
          <w:t>Return the result of evaluating</w:t>
        </w:r>
        <w:r w:rsidRPr="00E77497">
          <w:t xml:space="preserve"> </w:t>
        </w:r>
      </w:ins>
      <w:ins w:id="14937" w:author="Rev 3 Allen Wirfs-Brock" w:date="2011-09-09T12:39:00Z">
        <w:del w:id="14938" w:author="Rev 6 Allen Wirfs-Brock" w:date="2012-02-18T10:55:00Z">
          <w:r w:rsidR="00884D1C" w:rsidRPr="00273E7C" w:rsidDel="00481DAC">
            <w:rPr>
              <w:i/>
            </w:rPr>
            <w:delText>E</w:delText>
          </w:r>
        </w:del>
        <w:del w:id="14939" w:author="Rev 6 Allen Wirfs-Brock" w:date="2012-02-25T16:06:00Z">
          <w:r w:rsidR="00884D1C" w:rsidRPr="00273E7C" w:rsidDel="004E4FC0">
            <w:rPr>
              <w:i/>
            </w:rPr>
            <w:delText xml:space="preserve">valuate </w:delText>
          </w:r>
          <w:r w:rsidR="00884D1C" w:rsidRPr="00273E7C" w:rsidDel="004E4FC0">
            <w:rPr>
              <w:rStyle w:val="bnf"/>
              <w:i w:val="0"/>
            </w:rPr>
            <w:delText>Let</w:delText>
          </w:r>
        </w:del>
      </w:ins>
      <w:ins w:id="14940" w:author="Rev 6 Allen Wirfs-Brock" w:date="2012-02-25T16:06:00Z">
        <w:r w:rsidR="004E4FC0" w:rsidRPr="00273E7C">
          <w:rPr>
            <w:i/>
          </w:rPr>
          <w:t>Lexi</w:t>
        </w:r>
      </w:ins>
      <w:ins w:id="14941" w:author="Rev 7 Allen Wirfs-Brock" w:date="2012-05-04T14:00:00Z">
        <w:r w:rsidR="00DE13A5" w:rsidRPr="00273E7C">
          <w:rPr>
            <w:i/>
          </w:rPr>
          <w:t>c</w:t>
        </w:r>
      </w:ins>
      <w:ins w:id="14942" w:author="Rev 6 Allen Wirfs-Brock" w:date="2012-02-25T16:06:00Z">
        <w:r w:rsidR="004E4FC0" w:rsidRPr="00273E7C">
          <w:rPr>
            <w:i/>
          </w:rPr>
          <w:t>al</w:t>
        </w:r>
      </w:ins>
      <w:ins w:id="14943" w:author="Rev 3 Allen Wirfs-Brock" w:date="2011-09-09T12:39:00Z">
        <w:r w:rsidR="00884D1C" w:rsidRPr="00E77497">
          <w:rPr>
            <w:rStyle w:val="bnf"/>
          </w:rPr>
          <w:t>Binding</w:t>
        </w:r>
        <w:r w:rsidR="00884D1C" w:rsidRPr="00E77497">
          <w:t>.</w:t>
        </w:r>
      </w:ins>
    </w:p>
    <w:p w14:paraId="0AF9AC3E" w14:textId="77777777" w:rsidR="00884D1C" w:rsidRPr="00E77497" w:rsidRDefault="00884D1C" w:rsidP="00884D1C">
      <w:pPr>
        <w:rPr>
          <w:ins w:id="14944" w:author="Rev 3 Allen Wirfs-Brock" w:date="2011-09-09T12:39:00Z"/>
        </w:rPr>
      </w:pPr>
      <w:ins w:id="14945" w:author="Rev 3 Allen Wirfs-Brock" w:date="2011-09-09T12:39:00Z">
        <w:del w:id="14946" w:author="Rev 6 Allen Wirfs-Brock" w:date="2012-02-25T16:06:00Z">
          <w:r w:rsidRPr="00E77497" w:rsidDel="004E4FC0">
            <w:rPr>
              <w:rStyle w:val="bnf"/>
            </w:rPr>
            <w:delText>Let</w:delText>
          </w:r>
        </w:del>
      </w:ins>
      <w:ins w:id="14947" w:author="Rev 6 Allen Wirfs-Brock" w:date="2012-02-25T16:06:00Z">
        <w:r w:rsidR="004E4FC0">
          <w:rPr>
            <w:rStyle w:val="bnf"/>
          </w:rPr>
          <w:t>Lexical</w:t>
        </w:r>
      </w:ins>
      <w:ins w:id="14948"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 xml:space="preserve">BindingIdentifier  </w:t>
        </w:r>
        <w:del w:id="14949" w:author="Rev 4 Allen Wirfs-Brock" w:date="2011-10-15T16:54:00Z">
          <w:r w:rsidRPr="00E77497" w:rsidDel="00A7427A">
            <w:delText>is evaluated as follows:</w:delText>
          </w:r>
        </w:del>
      </w:ins>
    </w:p>
    <w:p w14:paraId="27518D68" w14:textId="77777777" w:rsidR="00884D1C" w:rsidRPr="00E77497" w:rsidRDefault="00884D1C" w:rsidP="00FA3203">
      <w:pPr>
        <w:pStyle w:val="Alg2"/>
        <w:numPr>
          <w:ilvl w:val="0"/>
          <w:numId w:val="113"/>
        </w:numPr>
        <w:jc w:val="left"/>
        <w:rPr>
          <w:ins w:id="14950" w:author="Rev 3 Allen Wirfs-Brock" w:date="2011-09-09T12:39:00Z"/>
        </w:rPr>
      </w:pPr>
      <w:ins w:id="14951" w:author="Rev 3 Allen Wirfs-Brock" w:date="2011-09-09T12:39:00Z">
        <w:r w:rsidRPr="00E77497">
          <w:t xml:space="preserve">Let </w:t>
        </w:r>
        <w:r w:rsidRPr="00E77497">
          <w:rPr>
            <w:i/>
          </w:rPr>
          <w:t>env</w:t>
        </w:r>
        <w:r w:rsidRPr="00E77497">
          <w:t xml:space="preserve"> be the </w:t>
        </w:r>
        <w:del w:id="14952" w:author="Rev 7 Allen Wirfs-Brock" w:date="2012-05-02T10:47:00Z">
          <w:r w:rsidRPr="00E77497" w:rsidDel="000D5AB9">
            <w:delText>running</w:delText>
          </w:r>
        </w:del>
      </w:ins>
      <w:ins w:id="14953" w:author="Rev 7 Allen Wirfs-Brock" w:date="2012-05-02T10:47:00Z">
        <w:del w:id="14954" w:author="Rev 8 Allen Wirfs-Brock" w:date="2012-06-13T16:00:00Z">
          <w:r w:rsidR="000D5AB9" w:rsidDel="00B33FB4">
            <w:delText>current</w:delText>
          </w:r>
        </w:del>
      </w:ins>
      <w:ins w:id="14955" w:author="Rev 8 Allen Wirfs-Brock" w:date="2012-06-13T16:00:00Z">
        <w:r w:rsidR="00B33FB4">
          <w:t>running</w:t>
        </w:r>
      </w:ins>
      <w:ins w:id="14956" w:author="Rev 3 Allen Wirfs-Brock" w:date="2011-09-09T12:39:00Z">
        <w:r w:rsidRPr="00E77497">
          <w:t xml:space="preserve"> execution context’s LexicalEnvironment.</w:t>
        </w:r>
      </w:ins>
    </w:p>
    <w:p w14:paraId="7EAAA22C" w14:textId="77777777" w:rsidR="00884D1C" w:rsidRPr="00E77497" w:rsidRDefault="00481DAC" w:rsidP="00FA3203">
      <w:pPr>
        <w:pStyle w:val="Alg2"/>
        <w:numPr>
          <w:ilvl w:val="0"/>
          <w:numId w:val="113"/>
        </w:numPr>
        <w:spacing w:after="220"/>
        <w:rPr>
          <w:ins w:id="14957" w:author="Rev 3 Allen Wirfs-Brock" w:date="2011-09-09T12:39:00Z"/>
        </w:rPr>
      </w:pPr>
      <w:ins w:id="14958" w:author="Rev 6 Allen Wirfs-Brock" w:date="2012-02-18T10:56:00Z">
        <w:r>
          <w:t>Return the result of p</w:t>
        </w:r>
        <w:r w:rsidRPr="004418C4">
          <w:t>erform</w:t>
        </w:r>
        <w:r>
          <w:t>ing</w:t>
        </w:r>
        <w:r w:rsidRPr="004418C4">
          <w:t xml:space="preserve"> </w:t>
        </w:r>
      </w:ins>
      <w:ins w:id="14959" w:author="Rev 3 Allen Wirfs-Brock" w:date="2011-09-22T14:09:00Z">
        <w:del w:id="14960" w:author="Rev 6 Allen Wirfs-Brock" w:date="2012-02-18T10:56:00Z">
          <w:r w:rsidR="00662806" w:rsidRPr="00E77497" w:rsidDel="00481DAC">
            <w:delText>Perform</w:delText>
          </w:r>
        </w:del>
      </w:ins>
      <w:ins w:id="14961" w:author="Rev 3 Allen Wirfs-Brock" w:date="2011-09-09T12:39:00Z">
        <w:del w:id="14962" w:author="Rev 6 Allen Wirfs-Brock" w:date="2012-02-18T10:56:00Z">
          <w:r w:rsidR="00884D1C" w:rsidRPr="00E77497" w:rsidDel="00481DAC">
            <w:delText xml:space="preserve"> </w:delText>
          </w:r>
        </w:del>
        <w:r w:rsidR="00884D1C" w:rsidRPr="00E77497">
          <w:t>Binding</w:t>
        </w:r>
      </w:ins>
      <w:ins w:id="14963" w:author="Rev 3 Allen Wirfs-Brock" w:date="2011-09-22T14:10:00Z">
        <w:r w:rsidR="00662806" w:rsidRPr="00E77497">
          <w:t xml:space="preserve"> </w:t>
        </w:r>
        <w:del w:id="14964" w:author="Rev 6 Allen Wirfs-Brock" w:date="2012-02-27T15:45:00Z">
          <w:r w:rsidR="00662806" w:rsidRPr="00E77497" w:rsidDel="00A113E2">
            <w:delText>Initialization</w:delText>
          </w:r>
        </w:del>
      </w:ins>
      <w:ins w:id="14965" w:author="Rev 6 Allen Wirfs-Brock" w:date="2012-02-27T15:45:00Z">
        <w:r w:rsidR="00A113E2">
          <w:t>Initialisation</w:t>
        </w:r>
      </w:ins>
      <w:ins w:id="14966" w:author="Rev 3 Allen Wirfs-Brock" w:date="2011-09-22T14:10:00Z">
        <w:r w:rsidR="00662806" w:rsidRPr="00E77497">
          <w:t xml:space="preserve"> for </w:t>
        </w:r>
        <w:r w:rsidR="00662806" w:rsidRPr="00E77497">
          <w:rPr>
            <w:i/>
          </w:rPr>
          <w:t>BindingIdentifier</w:t>
        </w:r>
      </w:ins>
      <w:ins w:id="14967" w:author="Rev 3 Allen Wirfs-Brock" w:date="2011-09-09T12:39:00Z">
        <w:r w:rsidR="00884D1C" w:rsidRPr="00E77497">
          <w:t xml:space="preserve"> passing </w:t>
        </w:r>
      </w:ins>
      <w:ins w:id="14968" w:author="Rev 3 Allen Wirfs-Brock" w:date="2011-09-22T14:11:00Z">
        <w:r w:rsidR="00662806" w:rsidRPr="00E77497">
          <w:rPr>
            <w:b/>
          </w:rPr>
          <w:t>undefined</w:t>
        </w:r>
        <w:r w:rsidR="00662806" w:rsidRPr="00E77497">
          <w:t xml:space="preserve"> </w:t>
        </w:r>
      </w:ins>
      <w:ins w:id="14969" w:author="Rev 3 Allen Wirfs-Brock" w:date="2011-09-09T12:39:00Z">
        <w:r w:rsidR="00884D1C" w:rsidRPr="00E77497">
          <w:t xml:space="preserve">and </w:t>
        </w:r>
      </w:ins>
      <w:ins w:id="14970" w:author="Rev 3 Allen Wirfs-Brock" w:date="2011-09-22T14:11:00Z">
        <w:r w:rsidR="00662806" w:rsidRPr="00E77497">
          <w:rPr>
            <w:i/>
          </w:rPr>
          <w:t>env</w:t>
        </w:r>
        <w:r w:rsidR="00662806" w:rsidRPr="00E77497">
          <w:t xml:space="preserve"> </w:t>
        </w:r>
      </w:ins>
      <w:ins w:id="14971" w:author="Rev 3 Allen Wirfs-Brock" w:date="2011-09-09T12:39:00Z">
        <w:r w:rsidR="00884D1C" w:rsidRPr="00E77497">
          <w:t>as the arguments.</w:t>
        </w:r>
      </w:ins>
    </w:p>
    <w:p w14:paraId="731C788E" w14:textId="77777777" w:rsidR="00A345F7" w:rsidRPr="00E77497" w:rsidRDefault="00A345F7" w:rsidP="00A345F7">
      <w:pPr>
        <w:rPr>
          <w:ins w:id="14972" w:author="Rev 6 Allen Wirfs-Brock" w:date="2012-02-25T16:09:00Z"/>
        </w:rPr>
      </w:pPr>
      <w:ins w:id="14973" w:author="Rev 6 Allen Wirfs-Brock" w:date="2012-02-25T16:09:00Z">
        <w:r w:rsidRPr="00E77497">
          <w:rPr>
            <w:sz w:val="18"/>
          </w:rPr>
          <w:t>NOTE</w:t>
        </w:r>
        <w:r w:rsidRPr="00E77497">
          <w:rPr>
            <w:sz w:val="18"/>
          </w:rPr>
          <w:tab/>
        </w:r>
        <w:r>
          <w:rPr>
            <w:sz w:val="18"/>
          </w:rPr>
          <w:t>A static sementic rule ensures that</w:t>
        </w:r>
      </w:ins>
      <w:ins w:id="14974" w:author="Rev 6 Allen Wirfs-Brock" w:date="2012-02-25T16:10:00Z">
        <w:r>
          <w:rPr>
            <w:sz w:val="18"/>
          </w:rPr>
          <w:t xml:space="preserve"> this</w:t>
        </w:r>
      </w:ins>
      <w:ins w:id="14975" w:author="Rev 6 Allen Wirfs-Brock" w:date="2012-02-25T16:09:00Z">
        <w:r>
          <w:rPr>
            <w:sz w:val="18"/>
          </w:rPr>
          <w:t xml:space="preserve">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ins>
    </w:p>
    <w:p w14:paraId="2649C21E" w14:textId="77777777" w:rsidR="00884D1C" w:rsidRPr="00E77497" w:rsidRDefault="00884D1C" w:rsidP="00884D1C">
      <w:pPr>
        <w:rPr>
          <w:ins w:id="14976" w:author="Rev 3 Allen Wirfs-Brock" w:date="2011-09-09T12:39:00Z"/>
        </w:rPr>
      </w:pPr>
      <w:ins w:id="14977" w:author="Rev 3 Allen Wirfs-Brock" w:date="2011-09-09T12:39:00Z">
        <w:del w:id="14978" w:author="Rev 4 Allen Wirfs-Brock" w:date="2011-10-15T16:55:00Z">
          <w:r w:rsidRPr="00A345F7" w:rsidDel="00A7427A">
            <w:rPr>
              <w:rFonts w:ascii="Times New Roman" w:hAnsi="Times New Roman"/>
              <w:i/>
            </w:rPr>
            <w:delText xml:space="preserve">The production </w:delText>
          </w:r>
        </w:del>
        <w:del w:id="14979" w:author="Rev 6 Allen Wirfs-Brock" w:date="2012-02-25T16:10:00Z">
          <w:r w:rsidRPr="00A345F7" w:rsidDel="00A345F7">
            <w:rPr>
              <w:rStyle w:val="bnf"/>
            </w:rPr>
            <w:delText>Let</w:delText>
          </w:r>
        </w:del>
      </w:ins>
      <w:ins w:id="14980" w:author="Rev 6 Allen Wirfs-Brock" w:date="2012-02-25T16:10:00Z">
        <w:r w:rsidR="00A345F7" w:rsidRPr="00A345F7">
          <w:rPr>
            <w:rFonts w:ascii="Times New Roman" w:hAnsi="Times New Roman"/>
            <w:i/>
          </w:rPr>
          <w:t>Lexical</w:t>
        </w:r>
      </w:ins>
      <w:ins w:id="14981"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t xml:space="preserve"> </w:t>
        </w:r>
        <w:del w:id="14982" w:author="Rev 4 Allen Wirfs-Brock" w:date="2011-10-15T16:55:00Z">
          <w:r w:rsidRPr="00E77497" w:rsidDel="00A7427A">
            <w:delText>is evaluated as follows:</w:delText>
          </w:r>
        </w:del>
      </w:ins>
    </w:p>
    <w:p w14:paraId="76A8CD57" w14:textId="77777777" w:rsidR="00884D1C" w:rsidRPr="00E77497" w:rsidRDefault="00884D1C" w:rsidP="00FA3203">
      <w:pPr>
        <w:pStyle w:val="Alg2"/>
        <w:numPr>
          <w:ilvl w:val="0"/>
          <w:numId w:val="499"/>
        </w:numPr>
        <w:rPr>
          <w:ins w:id="14983" w:author="Rev 3 Allen Wirfs-Brock" w:date="2011-09-09T12:39:00Z"/>
        </w:rPr>
      </w:pPr>
      <w:ins w:id="14984"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44DA77A5" w14:textId="77777777" w:rsidR="00884D1C" w:rsidRPr="00E77497" w:rsidRDefault="00884D1C" w:rsidP="00FA3203">
      <w:pPr>
        <w:pStyle w:val="Alg2"/>
        <w:numPr>
          <w:ilvl w:val="0"/>
          <w:numId w:val="499"/>
        </w:numPr>
        <w:rPr>
          <w:ins w:id="14985" w:author="Rev 3 Allen Wirfs-Brock" w:date="2011-09-09T12:39:00Z"/>
        </w:rPr>
      </w:pPr>
      <w:ins w:id="14986"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0C2CC44B" w14:textId="77777777" w:rsidR="00633DD3" w:rsidRDefault="00633DD3" w:rsidP="00633DD3">
      <w:pPr>
        <w:pStyle w:val="Alg2"/>
        <w:numPr>
          <w:ilvl w:val="0"/>
          <w:numId w:val="499"/>
        </w:numPr>
        <w:spacing w:after="220"/>
        <w:contextualSpacing/>
        <w:rPr>
          <w:ins w:id="14987" w:author="Rev 6 Allen Wirfs-Brock" w:date="2012-02-25T15:08:00Z"/>
        </w:rPr>
      </w:pPr>
      <w:ins w:id="14988" w:author="Rev 6 Allen Wirfs-Brock" w:date="2012-02-25T15:08:00Z">
        <w:r>
          <w:t xml:space="preserve">If </w:t>
        </w:r>
        <w:r>
          <w:rPr>
            <w:i/>
          </w:rPr>
          <w:t>value</w:t>
        </w:r>
        <w:r>
          <w:t xml:space="preserve"> is an abrupt completion, return </w:t>
        </w:r>
        <w:r>
          <w:rPr>
            <w:i/>
          </w:rPr>
          <w:t>rval</w:t>
        </w:r>
        <w:r>
          <w:t>.</w:t>
        </w:r>
      </w:ins>
    </w:p>
    <w:p w14:paraId="2C73326F" w14:textId="77777777" w:rsidR="00884D1C" w:rsidRPr="00E77497" w:rsidRDefault="00884D1C" w:rsidP="00FA3203">
      <w:pPr>
        <w:pStyle w:val="Alg2"/>
        <w:numPr>
          <w:ilvl w:val="0"/>
          <w:numId w:val="499"/>
        </w:numPr>
        <w:jc w:val="left"/>
        <w:rPr>
          <w:ins w:id="14989" w:author="Rev 3 Allen Wirfs-Brock" w:date="2011-09-09T12:39:00Z"/>
        </w:rPr>
      </w:pPr>
      <w:ins w:id="14990" w:author="Rev 3 Allen Wirfs-Brock" w:date="2011-09-09T12:39:00Z">
        <w:r w:rsidRPr="00E77497">
          <w:t xml:space="preserve">Let </w:t>
        </w:r>
        <w:r w:rsidRPr="00E77497">
          <w:rPr>
            <w:i/>
          </w:rPr>
          <w:t>env</w:t>
        </w:r>
        <w:r w:rsidRPr="00E77497">
          <w:t xml:space="preserve"> be the </w:t>
        </w:r>
        <w:del w:id="14991" w:author="Rev 7 Allen Wirfs-Brock" w:date="2012-05-02T10:47:00Z">
          <w:r w:rsidRPr="00E77497" w:rsidDel="000D5AB9">
            <w:delText>running</w:delText>
          </w:r>
        </w:del>
      </w:ins>
      <w:ins w:id="14992" w:author="Rev 7 Allen Wirfs-Brock" w:date="2012-05-02T10:47:00Z">
        <w:del w:id="14993" w:author="Rev 8 Allen Wirfs-Brock" w:date="2012-06-13T16:00:00Z">
          <w:r w:rsidR="000D5AB9" w:rsidDel="00B33FB4">
            <w:delText>current</w:delText>
          </w:r>
        </w:del>
      </w:ins>
      <w:ins w:id="14994" w:author="Rev 8 Allen Wirfs-Brock" w:date="2012-06-13T16:00:00Z">
        <w:r w:rsidR="00B33FB4">
          <w:t>running</w:t>
        </w:r>
      </w:ins>
      <w:ins w:id="14995" w:author="Rev 3 Allen Wirfs-Brock" w:date="2011-09-09T12:39:00Z">
        <w:r w:rsidRPr="00E77497">
          <w:t xml:space="preserve"> execution context’s LexicalEnvironment.</w:t>
        </w:r>
      </w:ins>
    </w:p>
    <w:p w14:paraId="5A62A736" w14:textId="77777777" w:rsidR="00884D1C" w:rsidRPr="00E77497" w:rsidRDefault="00481DAC" w:rsidP="00FA3203">
      <w:pPr>
        <w:pStyle w:val="Alg2"/>
        <w:numPr>
          <w:ilvl w:val="0"/>
          <w:numId w:val="499"/>
        </w:numPr>
        <w:spacing w:after="220"/>
        <w:rPr>
          <w:ins w:id="14996" w:author="Rev 3 Allen Wirfs-Brock" w:date="2011-09-09T12:39:00Z"/>
        </w:rPr>
      </w:pPr>
      <w:ins w:id="14997" w:author="Rev 6 Allen Wirfs-Brock" w:date="2012-02-18T10:56:00Z">
        <w:r>
          <w:t>Return the result of p</w:t>
        </w:r>
        <w:r w:rsidRPr="004418C4">
          <w:t>erform</w:t>
        </w:r>
        <w:r>
          <w:t>ing</w:t>
        </w:r>
        <w:r w:rsidRPr="004418C4">
          <w:t xml:space="preserve"> </w:t>
        </w:r>
      </w:ins>
      <w:ins w:id="14998" w:author="Rev 3 Allen Wirfs-Brock" w:date="2011-09-22T14:42:00Z">
        <w:del w:id="14999" w:author="Rev 6 Allen Wirfs-Brock" w:date="2012-02-18T10:56:00Z">
          <w:r w:rsidR="00561262" w:rsidRPr="00E77497" w:rsidDel="00481DAC">
            <w:delText xml:space="preserve">Perform </w:delText>
          </w:r>
        </w:del>
        <w:r w:rsidR="00561262" w:rsidRPr="00E77497">
          <w:t xml:space="preserve">Binding </w:t>
        </w:r>
        <w:del w:id="15000" w:author="Rev 6 Allen Wirfs-Brock" w:date="2012-02-27T15:45:00Z">
          <w:r w:rsidR="00561262" w:rsidRPr="00E77497" w:rsidDel="00A113E2">
            <w:delText>Initialization</w:delText>
          </w:r>
        </w:del>
      </w:ins>
      <w:ins w:id="15001" w:author="Rev 6 Allen Wirfs-Brock" w:date="2012-02-27T15:45:00Z">
        <w:r w:rsidR="00A113E2">
          <w:t>Initialisation</w:t>
        </w:r>
      </w:ins>
      <w:ins w:id="15002" w:author="Rev 3 Allen Wirfs-Brock" w:date="2011-09-22T14:42:00Z">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ins>
    </w:p>
    <w:p w14:paraId="15B5A91F" w14:textId="77777777" w:rsidR="00884D1C" w:rsidRPr="00E77497" w:rsidRDefault="00A345F7" w:rsidP="00884D1C">
      <w:pPr>
        <w:rPr>
          <w:ins w:id="15003" w:author="Rev 3 Allen Wirfs-Brock" w:date="2011-09-09T12:39:00Z"/>
        </w:rPr>
      </w:pPr>
      <w:ins w:id="15004" w:author="Rev 6 Allen Wirfs-Brock" w:date="2012-02-25T16:11:00Z">
        <w:r>
          <w:rPr>
            <w:rStyle w:val="bnf"/>
          </w:rPr>
          <w:t>Lexical</w:t>
        </w:r>
      </w:ins>
      <w:ins w:id="15005" w:author="Rev 3 Allen Wirfs-Brock" w:date="2011-09-09T12:39:00Z">
        <w:del w:id="15006" w:author="Rev 6 Allen Wirfs-Brock" w:date="2012-02-25T16:11:00Z">
          <w:r w:rsidR="00884D1C" w:rsidRPr="00E77497" w:rsidDel="00A345F7">
            <w:rPr>
              <w:rStyle w:val="bnf"/>
            </w:rPr>
            <w:delText>Let</w:delText>
          </w:r>
        </w:del>
        <w:r w:rsidR="00884D1C" w:rsidRPr="00E77497">
          <w:rPr>
            <w:rStyle w:val="bnf"/>
          </w:rPr>
          <w:t>Binding</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del w:id="15007" w:author="Rev 4 Allen Wirfs-Brock" w:date="2011-10-15T16:55:00Z">
          <w:r w:rsidR="00884D1C" w:rsidRPr="00E77497" w:rsidDel="00A7427A">
            <w:delText>is evaluated as follows:</w:delText>
          </w:r>
        </w:del>
      </w:ins>
    </w:p>
    <w:p w14:paraId="7525D051" w14:textId="77777777" w:rsidR="00884D1C" w:rsidRPr="00E77497" w:rsidRDefault="00884D1C" w:rsidP="00FA3203">
      <w:pPr>
        <w:pStyle w:val="Alg2"/>
        <w:numPr>
          <w:ilvl w:val="0"/>
          <w:numId w:val="460"/>
        </w:numPr>
        <w:rPr>
          <w:ins w:id="15008" w:author="Rev 3 Allen Wirfs-Brock" w:date="2011-09-09T12:39:00Z"/>
        </w:rPr>
      </w:pPr>
      <w:ins w:id="15009"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46B5AD42" w14:textId="77777777" w:rsidR="00884D1C" w:rsidRPr="00E77497" w:rsidRDefault="00884D1C" w:rsidP="00FA3203">
      <w:pPr>
        <w:pStyle w:val="Alg3"/>
        <w:numPr>
          <w:ilvl w:val="0"/>
          <w:numId w:val="460"/>
        </w:numPr>
        <w:rPr>
          <w:ins w:id="15010" w:author="Rev 3 Allen Wirfs-Brock" w:date="2011-09-09T12:39:00Z"/>
        </w:rPr>
      </w:pPr>
      <w:ins w:id="15011" w:author="Rev 3 Allen Wirfs-Brock" w:date="2011-09-09T12:39:00Z">
        <w:r w:rsidRPr="00E77497">
          <w:t xml:space="preserve">Let </w:t>
        </w:r>
        <w:r w:rsidRPr="00E77497">
          <w:rPr>
            <w:i/>
          </w:rPr>
          <w:t>rval</w:t>
        </w:r>
        <w:r w:rsidRPr="00E77497">
          <w:t xml:space="preserve"> be GetValue(</w:t>
        </w:r>
        <w:r w:rsidRPr="00E77497">
          <w:rPr>
            <w:i/>
          </w:rPr>
          <w:t>rhs</w:t>
        </w:r>
        <w:r w:rsidRPr="00E77497">
          <w:t>).</w:t>
        </w:r>
      </w:ins>
    </w:p>
    <w:p w14:paraId="42C4A44E" w14:textId="77777777" w:rsidR="00633DD3" w:rsidRDefault="00633DD3" w:rsidP="00633DD3">
      <w:pPr>
        <w:pStyle w:val="Alg2"/>
        <w:numPr>
          <w:ilvl w:val="0"/>
          <w:numId w:val="460"/>
        </w:numPr>
        <w:spacing w:after="220"/>
        <w:contextualSpacing/>
        <w:rPr>
          <w:ins w:id="15012" w:author="Rev 6 Allen Wirfs-Brock" w:date="2012-02-25T15:08:00Z"/>
        </w:rPr>
      </w:pPr>
      <w:ins w:id="15013" w:author="Rev 6 Allen Wirfs-Brock" w:date="2012-02-25T15:08:00Z">
        <w:r>
          <w:t xml:space="preserve">If </w:t>
        </w:r>
        <w:r>
          <w:rPr>
            <w:i/>
          </w:rPr>
          <w:t>rval</w:t>
        </w:r>
        <w:r>
          <w:t xml:space="preserve"> is an abrupt completion, return </w:t>
        </w:r>
        <w:r>
          <w:rPr>
            <w:i/>
          </w:rPr>
          <w:t>rval</w:t>
        </w:r>
        <w:r>
          <w:t>.</w:t>
        </w:r>
      </w:ins>
    </w:p>
    <w:p w14:paraId="0CE00A53" w14:textId="77777777" w:rsidR="00884D1C" w:rsidRPr="00E77497" w:rsidRDefault="00884D1C" w:rsidP="00FA3203">
      <w:pPr>
        <w:pStyle w:val="Alg2"/>
        <w:numPr>
          <w:ilvl w:val="0"/>
          <w:numId w:val="460"/>
        </w:numPr>
        <w:spacing w:after="220"/>
        <w:contextualSpacing/>
        <w:rPr>
          <w:ins w:id="15014" w:author="Rev 3 Allen Wirfs-Brock" w:date="2011-09-09T12:39:00Z"/>
        </w:rPr>
      </w:pPr>
      <w:ins w:id="15015" w:author="Rev 3 Allen Wirfs-Brock" w:date="2011-09-09T12:39:00Z">
        <w:r w:rsidRPr="00E77497">
          <w:t xml:space="preserve">Let </w:t>
        </w:r>
        <w:r w:rsidRPr="00E77497">
          <w:rPr>
            <w:i/>
          </w:rPr>
          <w:t>env</w:t>
        </w:r>
        <w:r w:rsidRPr="00E77497">
          <w:t xml:space="preserve"> be the </w:t>
        </w:r>
        <w:del w:id="15016" w:author="Rev 7 Allen Wirfs-Brock" w:date="2012-05-02T10:48:00Z">
          <w:r w:rsidRPr="00E77497" w:rsidDel="000D5AB9">
            <w:delText>running</w:delText>
          </w:r>
        </w:del>
      </w:ins>
      <w:ins w:id="15017" w:author="Rev 7 Allen Wirfs-Brock" w:date="2012-05-02T10:48:00Z">
        <w:del w:id="15018" w:author="Rev 8 Allen Wirfs-Brock" w:date="2012-06-13T16:00:00Z">
          <w:r w:rsidR="000D5AB9" w:rsidDel="00B33FB4">
            <w:delText>current</w:delText>
          </w:r>
        </w:del>
      </w:ins>
      <w:ins w:id="15019" w:author="Rev 8 Allen Wirfs-Brock" w:date="2012-06-13T16:00:00Z">
        <w:r w:rsidR="00B33FB4">
          <w:t>running</w:t>
        </w:r>
      </w:ins>
      <w:ins w:id="15020" w:author="Rev 3 Allen Wirfs-Brock" w:date="2011-09-09T12:39:00Z">
        <w:r w:rsidRPr="00E77497">
          <w:t xml:space="preserve"> execution context’s LexicalEnvironment.</w:t>
        </w:r>
      </w:ins>
    </w:p>
    <w:p w14:paraId="09F8B84B" w14:textId="77777777" w:rsidR="00884D1C" w:rsidRPr="00E77497" w:rsidRDefault="00481DAC" w:rsidP="00FA3203">
      <w:pPr>
        <w:pStyle w:val="Alg2"/>
        <w:numPr>
          <w:ilvl w:val="0"/>
          <w:numId w:val="460"/>
        </w:numPr>
        <w:spacing w:after="220"/>
        <w:rPr>
          <w:ins w:id="15021" w:author="Rev 3 Allen Wirfs-Brock" w:date="2011-09-09T12:39:00Z"/>
        </w:rPr>
      </w:pPr>
      <w:ins w:id="15022" w:author="Rev 6 Allen Wirfs-Brock" w:date="2012-02-18T10:56:00Z">
        <w:r>
          <w:t>Return the result of p</w:t>
        </w:r>
        <w:r w:rsidRPr="004418C4">
          <w:t>erform</w:t>
        </w:r>
        <w:r>
          <w:t>ing</w:t>
        </w:r>
        <w:r w:rsidRPr="004418C4">
          <w:t xml:space="preserve"> </w:t>
        </w:r>
      </w:ins>
      <w:ins w:id="15023" w:author="Rev 4 Allen Wirfs-Brock" w:date="2011-11-06T11:51:00Z">
        <w:del w:id="15024" w:author="Rev 6 Allen Wirfs-Brock" w:date="2012-02-18T10:56:00Z">
          <w:r w:rsidR="00217939" w:rsidRPr="00E77497" w:rsidDel="00481DAC">
            <w:delText xml:space="preserve">Perform </w:delText>
          </w:r>
        </w:del>
        <w:r w:rsidR="00217939" w:rsidRPr="00E77497">
          <w:t xml:space="preserve">Binding </w:t>
        </w:r>
        <w:del w:id="15025" w:author="Rev 6 Allen Wirfs-Brock" w:date="2012-02-27T15:45:00Z">
          <w:r w:rsidR="00217939" w:rsidRPr="00E77497" w:rsidDel="00A113E2">
            <w:delText>Initialization</w:delText>
          </w:r>
        </w:del>
      </w:ins>
      <w:ins w:id="15026" w:author="Rev 6 Allen Wirfs-Brock" w:date="2012-02-27T15:45:00Z">
        <w:r w:rsidR="00A113E2">
          <w:t>Initialisation</w:t>
        </w:r>
      </w:ins>
      <w:ins w:id="15027" w:author="Rev 4 Allen Wirfs-Brock" w:date="2011-11-06T11:51:00Z">
        <w:r w:rsidR="00217939" w:rsidRPr="00E77497">
          <w:t xml:space="preserve"> for </w:t>
        </w:r>
      </w:ins>
      <w:ins w:id="15028" w:author="Rev 3 Allen Wirfs-Brock" w:date="2011-09-09T12:39:00Z">
        <w:del w:id="15029" w:author="Rev 4 Allen Wirfs-Brock" w:date="2011-11-06T11:51:00Z">
          <w:r w:rsidR="00884D1C" w:rsidRPr="00E77497" w:rsidDel="00217939">
            <w:delText xml:space="preserve">Evaluate </w:delText>
          </w:r>
        </w:del>
        <w:r w:rsidR="00884D1C" w:rsidRPr="00E77497">
          <w:rPr>
            <w:i/>
          </w:rPr>
          <w:t>BindingPattern</w:t>
        </w:r>
        <w:r w:rsidR="00884D1C" w:rsidRPr="00E77497">
          <w:t xml:space="preserve"> using </w:t>
        </w:r>
        <w:r w:rsidR="00884D1C" w:rsidRPr="00E77497">
          <w:rPr>
            <w:i/>
          </w:rPr>
          <w:t>rval</w:t>
        </w:r>
        <w:r w:rsidR="00884D1C" w:rsidRPr="00E77497">
          <w:t xml:space="preserve"> as the </w:t>
        </w:r>
        <w:r w:rsidR="00884D1C" w:rsidRPr="00E77497">
          <w:rPr>
            <w:rStyle w:val="bnf"/>
          </w:rPr>
          <w:t>obj</w:t>
        </w:r>
        <w:r w:rsidR="00884D1C" w:rsidRPr="00E77497">
          <w:rPr>
            <w:i/>
          </w:rPr>
          <w:t xml:space="preserve"> </w:t>
        </w:r>
        <w:r w:rsidR="00884D1C" w:rsidRPr="00E77497">
          <w:t xml:space="preserve">parameter and </w:t>
        </w:r>
        <w:r w:rsidR="00884D1C" w:rsidRPr="00E77497">
          <w:rPr>
            <w:i/>
          </w:rPr>
          <w:t>env</w:t>
        </w:r>
        <w:r w:rsidR="00884D1C" w:rsidRPr="00E77497">
          <w:t xml:space="preserve"> as the </w:t>
        </w:r>
        <w:r w:rsidR="00884D1C" w:rsidRPr="00E77497">
          <w:rPr>
            <w:i/>
          </w:rPr>
          <w:t>environment</w:t>
        </w:r>
        <w:r w:rsidR="00884D1C" w:rsidRPr="00E77497">
          <w:t xml:space="preserve"> parameter.</w:t>
        </w:r>
      </w:ins>
    </w:p>
    <w:p w14:paraId="25C2DA2F" w14:textId="77777777" w:rsidR="000103D2" w:rsidRPr="00E77497" w:rsidDel="006445D5" w:rsidRDefault="000103D2" w:rsidP="000103D2">
      <w:pPr>
        <w:rPr>
          <w:ins w:id="15030" w:author="Rev 3 Allen Wirfs-Brock" w:date="2011-09-09T13:54:00Z"/>
          <w:del w:id="15031" w:author="Rev 4 Allen Wirfs-Brock" w:date="2011-11-06T11:58:00Z"/>
        </w:rPr>
      </w:pPr>
      <w:ins w:id="15032" w:author="Rev 3 Allen Wirfs-Brock" w:date="2011-09-09T13:54:00Z">
        <w:del w:id="15033" w:author="Rev 4 Allen Wirfs-Brock" w:date="2011-11-06T11:58:00Z">
          <w:r w:rsidRPr="00E77497" w:rsidDel="006445D5">
            <w:rPr>
              <w:rStyle w:val="bnf"/>
            </w:rPr>
            <w:delText>BindingIdentifier</w:delText>
          </w:r>
          <w:r w:rsidRPr="00E77497" w:rsidDel="006445D5">
            <w:delText xml:space="preserve"> </w:delText>
          </w:r>
          <w:r w:rsidRPr="00E77497" w:rsidDel="006445D5">
            <w:rPr>
              <w:rFonts w:ascii="Courier New" w:hAnsi="Courier New" w:cs="Courier New"/>
              <w:b/>
            </w:rPr>
            <w:delText>:</w:delText>
          </w:r>
          <w:r w:rsidRPr="00E77497" w:rsidDel="006445D5">
            <w:delText xml:space="preserve"> </w:delText>
          </w:r>
          <w:r w:rsidRPr="00E77497" w:rsidDel="006445D5">
            <w:rPr>
              <w:rStyle w:val="bnf"/>
            </w:rPr>
            <w:delText>Identifier</w:delText>
          </w:r>
          <w:r w:rsidRPr="00E77497" w:rsidDel="006445D5">
            <w:delText xml:space="preserve"> </w:delText>
          </w:r>
        </w:del>
        <w:del w:id="15034" w:author="Rev 4 Allen Wirfs-Brock" w:date="2011-10-15T17:21:00Z">
          <w:r w:rsidRPr="00E77497" w:rsidDel="00DD1B17">
            <w:delText>is evaluated as follows:</w:delText>
          </w:r>
        </w:del>
      </w:ins>
    </w:p>
    <w:p w14:paraId="3F38F4BF" w14:textId="77777777" w:rsidR="000103D2" w:rsidRPr="00E77497" w:rsidDel="006445D5" w:rsidRDefault="000103D2">
      <w:pPr>
        <w:pStyle w:val="Alg2"/>
        <w:numPr>
          <w:ilvl w:val="0"/>
          <w:numId w:val="454"/>
        </w:numPr>
        <w:spacing w:after="220"/>
        <w:rPr>
          <w:ins w:id="15035" w:author="Rev 3 Allen Wirfs-Brock" w:date="2011-09-09T13:54:00Z"/>
          <w:del w:id="15036" w:author="Rev 4 Allen Wirfs-Brock" w:date="2011-11-06T11:58:00Z"/>
        </w:rPr>
        <w:pPrChange w:id="15037" w:author="Rev 4 Allen Wirfs-Brock" w:date="2011-11-07T12:16:00Z">
          <w:pPr>
            <w:pStyle w:val="Alg2"/>
            <w:numPr>
              <w:numId w:val="481"/>
            </w:numPr>
            <w:tabs>
              <w:tab w:val="num" w:pos="360"/>
            </w:tabs>
            <w:spacing w:after="220"/>
            <w:ind w:left="360" w:hanging="360"/>
          </w:pPr>
        </w:pPrChange>
      </w:pPr>
      <w:ins w:id="15038" w:author="Rev 3 Allen Wirfs-Brock" w:date="2011-09-09T13:54:00Z">
        <w:del w:id="15039" w:author="Rev 4 Allen Wirfs-Brock" w:date="2011-11-06T11:58:00Z">
          <w:r w:rsidRPr="00E77497" w:rsidDel="006445D5">
            <w:delText xml:space="preserve">Return the result of evaluating </w:delText>
          </w:r>
          <w:r w:rsidRPr="00E77497" w:rsidDel="006445D5">
            <w:rPr>
              <w:rStyle w:val="bnf"/>
            </w:rPr>
            <w:delText xml:space="preserve">Identifier </w:delText>
          </w:r>
          <w:r w:rsidRPr="00E77497" w:rsidDel="006445D5">
            <w:rPr>
              <w:rStyle w:val="bnf"/>
              <w:i w:val="0"/>
            </w:rPr>
            <w:delText>as described in 11.1.2</w:delText>
          </w:r>
          <w:r w:rsidRPr="00E77497" w:rsidDel="006445D5">
            <w:delText>.</w:delText>
          </w:r>
        </w:del>
      </w:ins>
    </w:p>
    <w:p w14:paraId="07121BA8" w14:textId="77777777" w:rsidR="000103D2" w:rsidRPr="00E77497" w:rsidDel="00F71D44" w:rsidRDefault="000103D2" w:rsidP="000103D2">
      <w:pPr>
        <w:rPr>
          <w:ins w:id="15040" w:author="Rev 3 Allen Wirfs-Brock" w:date="2011-09-09T13:57:00Z"/>
          <w:del w:id="15041" w:author="Rev 8 Allen Wirfs-Brock" w:date="2012-06-01T08:49:00Z"/>
        </w:rPr>
      </w:pPr>
      <w:ins w:id="15042" w:author="Rev 3 Allen Wirfs-Brock" w:date="2011-09-09T13:57:00Z">
        <w:del w:id="15043" w:author="Rev 8 Allen Wirfs-Brock" w:date="2012-06-01T08:49:00Z">
          <w:r w:rsidRPr="00E77497" w:rsidDel="00F71D44">
            <w:delText xml:space="preserve">The production </w:delText>
          </w:r>
          <w:r w:rsidRPr="00E77497" w:rsidDel="00F71D44">
            <w:rPr>
              <w:rFonts w:ascii="Times New Roman" w:hAnsi="Times New Roman"/>
              <w:i/>
            </w:rPr>
            <w:delText xml:space="preserve">Initialiser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rPr>
              <w:rFonts w:ascii="Times New Roman" w:hAnsi="Times New Roman"/>
              <w:i/>
            </w:rPr>
            <w:delText xml:space="preserve"> AssignmentExpression</w:delText>
          </w:r>
          <w:r w:rsidRPr="00E77497" w:rsidDel="00F71D44">
            <w:delText xml:space="preserve"> is evaluated as follows:</w:delText>
          </w:r>
        </w:del>
      </w:ins>
    </w:p>
    <w:p w14:paraId="5CBBAE75" w14:textId="77777777" w:rsidR="000103D2" w:rsidRPr="00E77497" w:rsidDel="00F71D44" w:rsidRDefault="000103D2" w:rsidP="00FA3203">
      <w:pPr>
        <w:pStyle w:val="Alg2"/>
        <w:numPr>
          <w:ilvl w:val="0"/>
          <w:numId w:val="114"/>
        </w:numPr>
        <w:spacing w:after="220"/>
        <w:rPr>
          <w:ins w:id="15044" w:author="Rev 3 Allen Wirfs-Brock" w:date="2011-09-09T13:57:00Z"/>
          <w:del w:id="15045" w:author="Rev 8 Allen Wirfs-Brock" w:date="2012-06-01T08:49:00Z"/>
          <w:rFonts w:ascii="Arial" w:hAnsi="Arial"/>
        </w:rPr>
      </w:pPr>
      <w:ins w:id="15046" w:author="Rev 3 Allen Wirfs-Brock" w:date="2011-09-09T13:57:00Z">
        <w:del w:id="15047" w:author="Rev 8 Allen Wirfs-Brock" w:date="2012-06-01T08:49:00Z">
          <w:r w:rsidRPr="00E77497" w:rsidDel="00F71D44">
            <w:delText xml:space="preserve">Return the result of evaluating </w:delText>
          </w:r>
          <w:r w:rsidRPr="00E77497" w:rsidDel="00F71D44">
            <w:rPr>
              <w:i/>
            </w:rPr>
            <w:delText>AssignmentExpression</w:delText>
          </w:r>
          <w:r w:rsidRPr="00E77497" w:rsidDel="00F71D44">
            <w:rPr>
              <w:rFonts w:ascii="Arial" w:hAnsi="Arial"/>
            </w:rPr>
            <w:delText>.</w:delText>
          </w:r>
        </w:del>
      </w:ins>
    </w:p>
    <w:p w14:paraId="2720A1B6" w14:textId="77777777" w:rsidR="00884D1C" w:rsidRPr="00E77497" w:rsidDel="002C135B" w:rsidRDefault="00884D1C" w:rsidP="00884D1C">
      <w:pPr>
        <w:rPr>
          <w:ins w:id="15048" w:author="Rev 3 Allen Wirfs-Brock" w:date="2011-09-09T12:39:00Z"/>
          <w:del w:id="15049" w:author="Rev 4 Allen Wirfs-Brock" w:date="2011-10-15T17:22:00Z"/>
        </w:rPr>
      </w:pPr>
      <w:ins w:id="15050" w:author="Rev 3 Allen Wirfs-Brock" w:date="2011-09-09T12:39:00Z">
        <w:del w:id="15051" w:author="Rev 4 Allen Wirfs-Brock" w:date="2011-10-15T17:22:00Z">
          <w:r w:rsidRPr="00E77497" w:rsidDel="002C135B">
            <w:delText xml:space="preserve">The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and </w:delText>
          </w:r>
          <w:r w:rsidRPr="00E77497" w:rsidDel="002C135B">
            <w:rPr>
              <w:rStyle w:val="bnf"/>
            </w:rPr>
            <w:delText>InitialiserNoIn</w:delText>
          </w:r>
          <w:r w:rsidRPr="00E77497" w:rsidDel="002C135B">
            <w:delText xml:space="preserve"> productions are evaluated in the same manner as the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and </w:delText>
          </w:r>
          <w:r w:rsidRPr="00E77497" w:rsidDel="002C135B">
            <w:rPr>
              <w:rStyle w:val="bnf"/>
            </w:rPr>
            <w:delText>Initialiser</w:delText>
          </w:r>
          <w:r w:rsidRPr="00E77497" w:rsidDel="002C135B">
            <w:delText xml:space="preserve"> productions except that the contained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w:delText>
          </w:r>
          <w:r w:rsidRPr="00E77497" w:rsidDel="002C135B">
            <w:rPr>
              <w:rStyle w:val="bnf"/>
            </w:rPr>
            <w:delText>InitialiserNoIn</w:delText>
          </w:r>
          <w:r w:rsidRPr="00E77497" w:rsidDel="002C135B">
            <w:delText xml:space="preserve"> and </w:delText>
          </w:r>
          <w:r w:rsidRPr="00E77497" w:rsidDel="002C135B">
            <w:rPr>
              <w:rStyle w:val="bnf"/>
            </w:rPr>
            <w:delText>AssignmentExpressionNoIn</w:delText>
          </w:r>
          <w:r w:rsidRPr="00E77497" w:rsidDel="002C135B">
            <w:delText xml:space="preserve"> are evaluated instead of the contained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w:delText>
          </w:r>
          <w:r w:rsidRPr="00E77497" w:rsidDel="002C135B">
            <w:rPr>
              <w:rStyle w:val="bnf"/>
            </w:rPr>
            <w:delText>Initialiser</w:delText>
          </w:r>
          <w:r w:rsidRPr="00E77497" w:rsidDel="002C135B">
            <w:delText xml:space="preserve"> and </w:delText>
          </w:r>
          <w:r w:rsidRPr="00E77497" w:rsidDel="002C135B">
            <w:rPr>
              <w:rStyle w:val="bnf"/>
            </w:rPr>
            <w:delText>AssignmentExpression</w:delText>
          </w:r>
          <w:r w:rsidRPr="00E77497" w:rsidDel="002C135B">
            <w:delText>, respectively.</w:delText>
          </w:r>
        </w:del>
      </w:ins>
    </w:p>
    <w:p w14:paraId="29E8897A" w14:textId="77777777" w:rsidR="00884D1C" w:rsidRPr="00E77497" w:rsidDel="002B4235" w:rsidRDefault="00884D1C" w:rsidP="00884D1C">
      <w:pPr>
        <w:pStyle w:val="30"/>
        <w:numPr>
          <w:ilvl w:val="0"/>
          <w:numId w:val="0"/>
        </w:numPr>
        <w:rPr>
          <w:ins w:id="15052" w:author="Rev 3 Allen Wirfs-Brock" w:date="2011-09-09T12:39:00Z"/>
          <w:del w:id="15053" w:author="Rev 6 Allen Wirfs-Brock" w:date="2012-02-25T16:20:00Z"/>
        </w:rPr>
      </w:pPr>
      <w:ins w:id="15054" w:author="Rev 3 Allen Wirfs-Brock" w:date="2011-09-09T12:39:00Z">
        <w:del w:id="15055" w:author="Rev 6 Allen Wirfs-Brock" w:date="2012-02-25T16:20:00Z">
          <w:r w:rsidRPr="00E77497" w:rsidDel="002B4235">
            <w:delText>12.2.2</w:delText>
          </w:r>
          <w:r w:rsidRPr="00E77497" w:rsidDel="002B4235">
            <w:tab/>
            <w:delText>Const Declaration</w:delText>
          </w:r>
        </w:del>
      </w:ins>
    </w:p>
    <w:p w14:paraId="58EED64D" w14:textId="77777777" w:rsidR="00297CB6" w:rsidRPr="00E77497" w:rsidDel="002B4235" w:rsidRDefault="00297CB6" w:rsidP="00297CB6">
      <w:pPr>
        <w:rPr>
          <w:ins w:id="15056" w:author="Rev 4 Allen Wirfs-Brock" w:date="2011-10-15T17:30:00Z"/>
          <w:del w:id="15057" w:author="Rev 6 Allen Wirfs-Brock" w:date="2012-02-25T16:19:00Z"/>
          <w:sz w:val="18"/>
        </w:rPr>
      </w:pPr>
      <w:ins w:id="15058" w:author="Rev 4 Allen Wirfs-Brock" w:date="2011-10-15T17:30:00Z">
        <w:del w:id="15059" w:author="Rev 6 Allen Wirfs-Brock" w:date="2012-02-25T16:19: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5DA01EAA" w14:textId="77777777" w:rsidR="00884D1C" w:rsidRPr="00E77497" w:rsidDel="002B4235" w:rsidRDefault="00884D1C" w:rsidP="00884D1C">
      <w:pPr>
        <w:pStyle w:val="Syntax"/>
        <w:rPr>
          <w:ins w:id="15060" w:author="Rev 3 Allen Wirfs-Brock" w:date="2011-09-09T12:39:00Z"/>
          <w:del w:id="15061" w:author="Rev 6 Allen Wirfs-Brock" w:date="2012-02-25T16:19:00Z"/>
        </w:rPr>
      </w:pPr>
      <w:ins w:id="15062" w:author="Rev 3 Allen Wirfs-Brock" w:date="2011-09-09T12:39:00Z">
        <w:del w:id="15063" w:author="Rev 6 Allen Wirfs-Brock" w:date="2012-02-25T16:19:00Z">
          <w:r w:rsidRPr="00E77497" w:rsidDel="002B4235">
            <w:delText>Syntax</w:delText>
          </w:r>
        </w:del>
      </w:ins>
    </w:p>
    <w:p w14:paraId="62C53FAA" w14:textId="77777777" w:rsidR="00884D1C" w:rsidRPr="00E77497" w:rsidDel="002B4235" w:rsidRDefault="00884D1C" w:rsidP="00884D1C">
      <w:pPr>
        <w:pStyle w:val="SyntaxRule"/>
        <w:rPr>
          <w:ins w:id="15064" w:author="Rev 3 Allen Wirfs-Brock" w:date="2011-09-09T12:39:00Z"/>
          <w:del w:id="15065" w:author="Rev 6 Allen Wirfs-Brock" w:date="2012-02-25T16:19:00Z"/>
        </w:rPr>
      </w:pPr>
      <w:ins w:id="15066" w:author="Rev 3 Allen Wirfs-Brock" w:date="2011-09-09T12:39:00Z">
        <w:del w:id="15067" w:author="Rev 6 Allen Wirfs-Brock" w:date="2012-02-25T16:19:00Z">
          <w:r w:rsidRPr="00E77497" w:rsidDel="002B4235">
            <w:delText xml:space="preserve">ConstDeclaration </w:delText>
          </w:r>
          <w:r w:rsidRPr="00E77497" w:rsidDel="002B4235">
            <w:rPr>
              <w:rFonts w:ascii="Arial" w:hAnsi="Arial"/>
              <w:b/>
              <w:i w:val="0"/>
            </w:rPr>
            <w:delText>:</w:delText>
          </w:r>
        </w:del>
      </w:ins>
    </w:p>
    <w:p w14:paraId="442849C7" w14:textId="77777777" w:rsidR="00884D1C" w:rsidRPr="00E77497" w:rsidDel="002B4235" w:rsidRDefault="00884D1C" w:rsidP="00884D1C">
      <w:pPr>
        <w:pStyle w:val="SyntaxDefinition"/>
        <w:rPr>
          <w:ins w:id="15068" w:author="Rev 3 Allen Wirfs-Brock" w:date="2011-09-09T12:39:00Z"/>
          <w:del w:id="15069" w:author="Rev 6 Allen Wirfs-Brock" w:date="2012-02-25T16:19:00Z"/>
        </w:rPr>
      </w:pPr>
      <w:ins w:id="15070" w:author="Rev 3 Allen Wirfs-Brock" w:date="2011-09-09T12:39:00Z">
        <w:del w:id="15071" w:author="Rev 6 Allen Wirfs-Brock" w:date="2012-02-25T16:19:00Z">
          <w:r w:rsidRPr="00E77497" w:rsidDel="002B4235">
            <w:rPr>
              <w:rFonts w:ascii="Courier New" w:hAnsi="Courier New"/>
              <w:b/>
              <w:i w:val="0"/>
            </w:rPr>
            <w:delText>const</w:delText>
          </w:r>
          <w:r w:rsidRPr="00E77497" w:rsidDel="002B4235">
            <w:delText xml:space="preserve"> ConstBindingList </w:delText>
          </w:r>
          <w:r w:rsidRPr="00E77497" w:rsidDel="002B4235">
            <w:rPr>
              <w:rFonts w:ascii="Courier New" w:hAnsi="Courier New"/>
              <w:b/>
              <w:i w:val="0"/>
            </w:rPr>
            <w:delText>;</w:delText>
          </w:r>
        </w:del>
      </w:ins>
    </w:p>
    <w:p w14:paraId="58A33C25" w14:textId="77777777" w:rsidR="00884D1C" w:rsidRPr="00E77497" w:rsidDel="002B4235" w:rsidRDefault="00884D1C" w:rsidP="00884D1C">
      <w:pPr>
        <w:pStyle w:val="SyntaxRule"/>
        <w:rPr>
          <w:ins w:id="15072" w:author="Rev 3 Allen Wirfs-Brock" w:date="2011-09-09T12:39:00Z"/>
          <w:del w:id="15073" w:author="Rev 6 Allen Wirfs-Brock" w:date="2012-02-25T16:19:00Z"/>
        </w:rPr>
      </w:pPr>
      <w:ins w:id="15074" w:author="Rev 3 Allen Wirfs-Brock" w:date="2011-09-09T12:39:00Z">
        <w:del w:id="15075" w:author="Rev 6 Allen Wirfs-Brock" w:date="2012-02-25T16:19:00Z">
          <w:r w:rsidRPr="00E77497" w:rsidDel="002B4235">
            <w:delText xml:space="preserve">ConstBindingList </w:delText>
          </w:r>
          <w:r w:rsidRPr="00E77497" w:rsidDel="002B4235">
            <w:rPr>
              <w:rFonts w:ascii="Arial" w:hAnsi="Arial"/>
              <w:b/>
              <w:i w:val="0"/>
            </w:rPr>
            <w:delText>:</w:delText>
          </w:r>
        </w:del>
      </w:ins>
    </w:p>
    <w:p w14:paraId="09474404" w14:textId="77777777" w:rsidR="00884D1C" w:rsidRPr="00E77497" w:rsidDel="002B4235" w:rsidRDefault="00884D1C" w:rsidP="00884D1C">
      <w:pPr>
        <w:pStyle w:val="SyntaxDefinition"/>
        <w:rPr>
          <w:ins w:id="15076" w:author="Rev 3 Allen Wirfs-Brock" w:date="2011-09-09T12:39:00Z"/>
          <w:del w:id="15077" w:author="Rev 6 Allen Wirfs-Brock" w:date="2012-02-25T16:19:00Z"/>
        </w:rPr>
      </w:pPr>
      <w:ins w:id="15078" w:author="Rev 3 Allen Wirfs-Brock" w:date="2011-09-09T12:39:00Z">
        <w:del w:id="15079" w:author="Rev 6 Allen Wirfs-Brock" w:date="2012-02-25T16:19:00Z">
          <w:r w:rsidRPr="00E77497" w:rsidDel="002B4235">
            <w:delText>ConstBinding</w:delText>
          </w:r>
          <w:r w:rsidRPr="00E77497" w:rsidDel="002B4235">
            <w:br/>
            <w:delText xml:space="preserve">ConstBinding List </w:delText>
          </w:r>
          <w:r w:rsidRPr="00E77497" w:rsidDel="002B4235">
            <w:rPr>
              <w:rFonts w:ascii="Courier New" w:hAnsi="Courier New"/>
              <w:b/>
              <w:i w:val="0"/>
            </w:rPr>
            <w:delText>,</w:delText>
          </w:r>
          <w:r w:rsidRPr="00E77497" w:rsidDel="002B4235">
            <w:delText xml:space="preserve"> ConstBinding</w:delText>
          </w:r>
        </w:del>
      </w:ins>
    </w:p>
    <w:p w14:paraId="0E090880" w14:textId="77777777" w:rsidR="00884D1C" w:rsidRPr="00E77497" w:rsidDel="002B4235" w:rsidRDefault="00884D1C" w:rsidP="00884D1C">
      <w:pPr>
        <w:pStyle w:val="SyntaxRule"/>
        <w:rPr>
          <w:ins w:id="15080" w:author="Rev 3 Allen Wirfs-Brock" w:date="2011-09-09T12:39:00Z"/>
          <w:del w:id="15081" w:author="Rev 6 Allen Wirfs-Brock" w:date="2012-02-25T16:19:00Z"/>
        </w:rPr>
      </w:pPr>
      <w:ins w:id="15082" w:author="Rev 3 Allen Wirfs-Brock" w:date="2011-09-09T12:39:00Z">
        <w:del w:id="15083" w:author="Rev 6 Allen Wirfs-Brock" w:date="2012-02-25T16:19:00Z">
          <w:r w:rsidRPr="00E77497" w:rsidDel="002B4235">
            <w:delText xml:space="preserve">ConstBinding </w:delText>
          </w:r>
          <w:r w:rsidRPr="00E77497" w:rsidDel="002B4235">
            <w:rPr>
              <w:rFonts w:ascii="Arial" w:hAnsi="Arial"/>
              <w:b/>
              <w:i w:val="0"/>
            </w:rPr>
            <w:delText>:</w:delText>
          </w:r>
        </w:del>
      </w:ins>
    </w:p>
    <w:p w14:paraId="0B97CF13" w14:textId="77777777" w:rsidR="00884D1C" w:rsidRPr="00E77497" w:rsidDel="002B4235" w:rsidRDefault="00884D1C" w:rsidP="00884D1C">
      <w:pPr>
        <w:pStyle w:val="SyntaxDefinition"/>
        <w:rPr>
          <w:ins w:id="15084" w:author="Rev 3 Allen Wirfs-Brock" w:date="2011-09-09T12:39:00Z"/>
          <w:del w:id="15085" w:author="Rev 6 Allen Wirfs-Brock" w:date="2012-02-25T16:19:00Z"/>
        </w:rPr>
      </w:pPr>
      <w:ins w:id="15086" w:author="Rev 3 Allen Wirfs-Brock" w:date="2011-09-09T12:39:00Z">
        <w:del w:id="15087" w:author="Rev 6 Allen Wirfs-Brock" w:date="2012-02-25T16:19:00Z">
          <w:r w:rsidRPr="00E77497" w:rsidDel="002B4235">
            <w:delText>BindingIdentifier</w:delText>
          </w:r>
          <w:r w:rsidRPr="008F2447" w:rsidDel="002B4235">
            <w:rPr>
              <w:rFonts w:ascii="Courier New" w:hAnsi="Courier New" w:cs="Courier New"/>
              <w:i w:val="0"/>
            </w:rPr>
            <w:delText xml:space="preserve"> </w:delText>
          </w:r>
          <w:r w:rsidRPr="00E77497" w:rsidDel="002B4235">
            <w:delText>Initialiser</w:delText>
          </w:r>
          <w:r w:rsidRPr="00E77497" w:rsidDel="002B4235">
            <w:rPr>
              <w:rFonts w:ascii="Arial" w:hAnsi="Arial" w:cs="Arial"/>
              <w:i w:val="0"/>
              <w:vertAlign w:val="subscript"/>
            </w:rPr>
            <w:br/>
          </w:r>
          <w:r w:rsidRPr="00E77497" w:rsidDel="002B4235">
            <w:delText>BindingPattern</w:delText>
          </w:r>
          <w:r w:rsidRPr="008F2447" w:rsidDel="002B4235">
            <w:rPr>
              <w:rFonts w:ascii="Courier New" w:hAnsi="Courier New" w:cs="Courier New"/>
              <w:i w:val="0"/>
            </w:rPr>
            <w:delText xml:space="preserve">  </w:delText>
          </w:r>
          <w:r w:rsidRPr="00E77497" w:rsidDel="002B4235">
            <w:delText>Initialiser</w:delText>
          </w:r>
        </w:del>
      </w:ins>
    </w:p>
    <w:p w14:paraId="59EFC4B2" w14:textId="77777777" w:rsidR="00884D1C" w:rsidRPr="00E77497" w:rsidDel="002B4235" w:rsidRDefault="00884D1C" w:rsidP="00884D1C">
      <w:pPr>
        <w:rPr>
          <w:ins w:id="15088" w:author="Rev 3 Allen Wirfs-Brock" w:date="2011-09-09T12:39:00Z"/>
          <w:del w:id="15089" w:author="Rev 6 Allen Wirfs-Brock" w:date="2012-02-25T16:20:00Z"/>
          <w:sz w:val="18"/>
        </w:rPr>
      </w:pPr>
      <w:ins w:id="15090" w:author="Rev 3 Allen Wirfs-Brock" w:date="2011-09-09T12:39:00Z">
        <w:del w:id="15091" w:author="Rev 6 Allen Wirfs-Brock" w:date="2012-02-25T16:20: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5E59D4BA" w14:textId="77777777" w:rsidR="00884D1C" w:rsidRPr="00E77497" w:rsidDel="002B4235" w:rsidRDefault="00884D1C" w:rsidP="00884D1C">
      <w:pPr>
        <w:pStyle w:val="Syntax"/>
        <w:rPr>
          <w:ins w:id="15092" w:author="Rev 3 Allen Wirfs-Brock" w:date="2011-09-09T12:39:00Z"/>
          <w:del w:id="15093" w:author="Rev 6 Allen Wirfs-Brock" w:date="2012-02-25T16:20:00Z"/>
        </w:rPr>
      </w:pPr>
      <w:ins w:id="15094" w:author="Rev 3 Allen Wirfs-Brock" w:date="2011-09-09T12:39:00Z">
        <w:del w:id="15095" w:author="Rev 6 Allen Wirfs-Brock" w:date="2012-02-25T16:20:00Z">
          <w:r w:rsidRPr="00E77497" w:rsidDel="002B4235">
            <w:delText>Semantics</w:delText>
          </w:r>
        </w:del>
      </w:ins>
    </w:p>
    <w:p w14:paraId="3742CB46" w14:textId="77777777" w:rsidR="009728E8" w:rsidRPr="00E77497" w:rsidDel="002B4235" w:rsidRDefault="009728E8" w:rsidP="009728E8">
      <w:pPr>
        <w:pStyle w:val="40"/>
        <w:numPr>
          <w:ilvl w:val="0"/>
          <w:numId w:val="0"/>
        </w:numPr>
        <w:rPr>
          <w:ins w:id="15096" w:author="Rev 4 Allen Wirfs-Brock" w:date="2011-10-15T17:32:00Z"/>
          <w:del w:id="15097" w:author="Rev 6 Allen Wirfs-Brock" w:date="2012-02-25T16:20:00Z"/>
        </w:rPr>
      </w:pPr>
      <w:ins w:id="15098" w:author="Rev 4 Allen Wirfs-Brock" w:date="2011-10-15T17:32:00Z">
        <w:del w:id="15099" w:author="Rev 6 Allen Wirfs-Brock" w:date="2012-02-25T16:20:00Z">
          <w:r w:rsidRPr="00E77497" w:rsidDel="002B4235">
            <w:delText>Static Semantics</w:delText>
          </w:r>
        </w:del>
      </w:ins>
    </w:p>
    <w:p w14:paraId="187CFEE5" w14:textId="77777777" w:rsidR="009728E8" w:rsidRPr="00E77497" w:rsidDel="00F144A1" w:rsidRDefault="00C9049C" w:rsidP="009728E8">
      <w:pPr>
        <w:rPr>
          <w:ins w:id="15100" w:author="Rev 4 Allen Wirfs-Brock" w:date="2011-10-15T17:32:00Z"/>
          <w:del w:id="15101" w:author="Rev 6 Allen Wirfs-Brock" w:date="2012-01-26T15:04:00Z"/>
          <w:rFonts w:ascii="Helvetica" w:hAnsi="Helvetica"/>
          <w:b/>
        </w:rPr>
      </w:pPr>
      <w:ins w:id="15102" w:author="Rev 4 Allen Wirfs-Brock" w:date="2011-10-20T10:20:00Z">
        <w:del w:id="15103" w:author="Rev 6 Allen Wirfs-Brock" w:date="2012-01-26T15:04:00Z">
          <w:r w:rsidRPr="00E77497" w:rsidDel="00F144A1">
            <w:rPr>
              <w:rFonts w:ascii="Helvetica" w:hAnsi="Helvetica"/>
              <w:b/>
            </w:rPr>
            <w:delText xml:space="preserve">Static Semantics:  </w:delText>
          </w:r>
        </w:del>
      </w:ins>
      <w:ins w:id="15104" w:author="Rev 4 Allen Wirfs-Brock" w:date="2011-10-15T17:32:00Z">
        <w:del w:id="15105" w:author="Rev 6 Allen Wirfs-Brock" w:date="2012-01-26T15:04:00Z">
          <w:r w:rsidR="009728E8" w:rsidRPr="00E77497" w:rsidDel="00F144A1">
            <w:rPr>
              <w:rFonts w:ascii="Helvetica" w:hAnsi="Helvetica"/>
              <w:b/>
            </w:rPr>
            <w:delText>Early Errors</w:delText>
          </w:r>
        </w:del>
      </w:ins>
    </w:p>
    <w:p w14:paraId="0E4B4F17" w14:textId="77777777" w:rsidR="00514CF8" w:rsidRPr="00E77497" w:rsidDel="00F144A1" w:rsidRDefault="00514CF8" w:rsidP="00514CF8">
      <w:pPr>
        <w:rPr>
          <w:ins w:id="15106" w:author="Rev 3 Allen Wirfs-Brock" w:date="2011-09-09T12:48:00Z"/>
          <w:del w:id="15107" w:author="Rev 6 Allen Wirfs-Brock" w:date="2012-01-26T15:04:00Z"/>
        </w:rPr>
      </w:pPr>
      <w:ins w:id="15108" w:author="Rev 3 Allen Wirfs-Brock" w:date="2011-09-09T12:48:00Z">
        <w:del w:id="15109" w:author="Rev 6 Allen Wirfs-Brock" w:date="2012-01-26T15:04:00Z">
          <w:r w:rsidRPr="00E77497" w:rsidDel="00F144A1">
            <w:delText xml:space="preserve">The static semantics of the production </w:delText>
          </w:r>
        </w:del>
      </w:ins>
      <w:ins w:id="15110" w:author="Rev 3 Allen Wirfs-Brock" w:date="2011-09-09T12:49:00Z">
        <w:del w:id="15111" w:author="Rev 6 Allen Wirfs-Brock" w:date="2012-01-26T15:04:00Z">
          <w:r w:rsidRPr="00E77497" w:rsidDel="00F144A1">
            <w:rPr>
              <w:rFonts w:ascii="Times New Roman" w:hAnsi="Times New Roman"/>
              <w:i/>
            </w:rPr>
            <w:delText xml:space="preserve">ConstDeclaration </w:delText>
          </w:r>
          <w:r w:rsidRPr="00E77497" w:rsidDel="00F144A1">
            <w:rPr>
              <w:b/>
            </w:rPr>
            <w:delText>:</w:delText>
          </w:r>
          <w:r w:rsidRPr="00E77497" w:rsidDel="00F144A1">
            <w:rPr>
              <w:rFonts w:ascii="Times New Roman" w:hAnsi="Times New Roman"/>
              <w:i/>
            </w:rPr>
            <w:delText xml:space="preserve"> </w:delText>
          </w:r>
          <w:r w:rsidRPr="00E77497" w:rsidDel="00F144A1">
            <w:rPr>
              <w:rFonts w:ascii="Courier New" w:hAnsi="Courier New"/>
              <w:b/>
            </w:rPr>
            <w:delText>const</w:delText>
          </w:r>
          <w:r w:rsidRPr="00E77497" w:rsidDel="00F144A1">
            <w:rPr>
              <w:rFonts w:ascii="Times New Roman" w:hAnsi="Times New Roman"/>
              <w:i/>
            </w:rPr>
            <w:delText xml:space="preserve"> ConstBindingList </w:delText>
          </w:r>
          <w:r w:rsidRPr="00E77497" w:rsidDel="00F144A1">
            <w:rPr>
              <w:rFonts w:ascii="Courier New" w:hAnsi="Courier New"/>
              <w:b/>
            </w:rPr>
            <w:delText>;</w:delText>
          </w:r>
          <w:r w:rsidRPr="00E77497" w:rsidDel="00F144A1">
            <w:delText xml:space="preserve">  </w:delText>
          </w:r>
        </w:del>
      </w:ins>
      <w:ins w:id="15112" w:author="Rev 3 Allen Wirfs-Brock" w:date="2011-09-09T12:48:00Z">
        <w:del w:id="15113" w:author="Rev 6 Allen Wirfs-Brock" w:date="2012-01-26T15:04:00Z">
          <w:r w:rsidRPr="00E77497" w:rsidDel="00F144A1">
            <w:delText>are:</w:delText>
          </w:r>
        </w:del>
      </w:ins>
    </w:p>
    <w:p w14:paraId="7A25EC29" w14:textId="77777777" w:rsidR="00514CF8" w:rsidRPr="00E77497" w:rsidDel="00F144A1" w:rsidRDefault="00514CF8" w:rsidP="00FA3203">
      <w:pPr>
        <w:numPr>
          <w:ilvl w:val="0"/>
          <w:numId w:val="403"/>
        </w:numPr>
        <w:spacing w:after="220"/>
        <w:rPr>
          <w:ins w:id="15114" w:author="Rev 3 Allen Wirfs-Brock" w:date="2011-09-09T12:48:00Z"/>
          <w:del w:id="15115" w:author="Rev 6 Allen Wirfs-Brock" w:date="2012-01-26T15:04:00Z"/>
        </w:rPr>
      </w:pPr>
      <w:ins w:id="15116" w:author="Rev 3 Allen Wirfs-Brock" w:date="2011-09-09T12:48:00Z">
        <w:del w:id="15117" w:author="Rev 6 Allen Wirfs-Brock" w:date="2012-01-26T15:04:00Z">
          <w:r w:rsidRPr="00E77497" w:rsidDel="00F144A1">
            <w:delText xml:space="preserve">It is a Syntax Error if the code that matches this production is not contained in extended code.  </w:delText>
          </w:r>
        </w:del>
      </w:ins>
    </w:p>
    <w:p w14:paraId="1BE1D3B0" w14:textId="77777777" w:rsidR="00673DDC" w:rsidRPr="00E77497" w:rsidDel="002B4235" w:rsidRDefault="00673DDC" w:rsidP="00C7794D">
      <w:pPr>
        <w:rPr>
          <w:ins w:id="15118" w:author="Rev 4 Allen Wirfs-Brock" w:date="2011-10-15T17:35:00Z"/>
          <w:del w:id="15119" w:author="Rev 6 Allen Wirfs-Brock" w:date="2012-02-25T16:20:00Z"/>
          <w:rFonts w:ascii="Helvetica" w:hAnsi="Helvetica"/>
          <w:b/>
        </w:rPr>
      </w:pPr>
      <w:ins w:id="15120" w:author="Rev 4 Allen Wirfs-Brock" w:date="2011-10-15T17:35:00Z">
        <w:del w:id="15121" w:author="Rev 6 Allen Wirfs-Brock" w:date="2012-02-25T16:20:00Z">
          <w:r w:rsidRPr="00E77497" w:rsidDel="002B4235">
            <w:rPr>
              <w:rFonts w:ascii="Helvetica" w:hAnsi="Helvetica"/>
              <w:b/>
            </w:rPr>
            <w:delText xml:space="preserve">Static Semantics:  </w:delText>
          </w:r>
          <w:r w:rsidRPr="00E77497" w:rsidDel="002B4235">
            <w:rPr>
              <w:rFonts w:ascii="Helvetica" w:hAnsi="Helvetica"/>
              <w:b/>
              <w:lang w:eastAsia="en-US"/>
            </w:rPr>
            <w:delText>BoundNames</w:delText>
          </w:r>
        </w:del>
      </w:ins>
    </w:p>
    <w:p w14:paraId="4182C4E7" w14:textId="77777777" w:rsidR="00884D1C" w:rsidRPr="00E77497" w:rsidDel="002B4235" w:rsidRDefault="00884D1C" w:rsidP="00884D1C">
      <w:pPr>
        <w:rPr>
          <w:ins w:id="15122" w:author="Rev 3 Allen Wirfs-Brock" w:date="2011-09-09T12:39:00Z"/>
          <w:del w:id="15123" w:author="Rev 6 Allen Wirfs-Brock" w:date="2012-02-25T16:20:00Z"/>
        </w:rPr>
      </w:pPr>
      <w:ins w:id="15124" w:author="Rev 3 Allen Wirfs-Brock" w:date="2011-09-09T12:39:00Z">
        <w:del w:id="15125"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determined as follows:</w:delText>
          </w:r>
        </w:del>
      </w:ins>
    </w:p>
    <w:p w14:paraId="50C8B413" w14:textId="77777777" w:rsidR="00884D1C" w:rsidRPr="00E77497" w:rsidDel="002B4235" w:rsidRDefault="00884D1C" w:rsidP="00FA3203">
      <w:pPr>
        <w:pStyle w:val="Alg4"/>
        <w:numPr>
          <w:ilvl w:val="0"/>
          <w:numId w:val="509"/>
        </w:numPr>
        <w:spacing w:after="220"/>
        <w:contextualSpacing/>
        <w:rPr>
          <w:ins w:id="15126" w:author="Rev 3 Allen Wirfs-Brock" w:date="2011-09-09T12:39:00Z"/>
          <w:del w:id="15127" w:author="Rev 6 Allen Wirfs-Brock" w:date="2012-02-25T16:20:00Z"/>
        </w:rPr>
      </w:pPr>
      <w:ins w:id="15128" w:author="Rev 3 Allen Wirfs-Brock" w:date="2011-09-09T12:39:00Z">
        <w:del w:id="15129" w:author="Rev 6 Allen Wirfs-Brock" w:date="2012-02-25T16:20:00Z">
          <w:r w:rsidRPr="00E77497" w:rsidDel="002B4235">
            <w:delText xml:space="preserve">Return BoundNames of </w:delText>
          </w:r>
          <w:r w:rsidRPr="00E77497" w:rsidDel="002B4235">
            <w:rPr>
              <w:i/>
            </w:rPr>
            <w:delText>ConstBindingList</w:delText>
          </w:r>
          <w:r w:rsidRPr="00E77497" w:rsidDel="002B4235">
            <w:delText>.</w:delText>
          </w:r>
        </w:del>
      </w:ins>
    </w:p>
    <w:p w14:paraId="3EB114CB" w14:textId="77777777" w:rsidR="004F740F" w:rsidRPr="00E77497" w:rsidDel="002B4235" w:rsidRDefault="004F740F" w:rsidP="004F740F">
      <w:pPr>
        <w:rPr>
          <w:ins w:id="15130" w:author="Rev 4 Allen Wirfs-Brock" w:date="2011-10-15T17:36:00Z"/>
          <w:del w:id="15131" w:author="Rev 6 Allen Wirfs-Brock" w:date="2012-02-25T16:20:00Z"/>
        </w:rPr>
      </w:pPr>
      <w:ins w:id="15132" w:author="Rev 4 Allen Wirfs-Brock" w:date="2011-10-15T17:36:00Z">
        <w:del w:id="15133"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rPr>
              <w:rStyle w:val="bnf"/>
            </w:rPr>
            <w:delText xml:space="preserve"> ConstBinding</w:delText>
          </w:r>
          <w:r w:rsidRPr="00E77497" w:rsidDel="002B4235">
            <w:delText xml:space="preserve"> </w:delText>
          </w:r>
        </w:del>
      </w:ins>
    </w:p>
    <w:p w14:paraId="2A778C0F" w14:textId="77777777" w:rsidR="004F740F" w:rsidRPr="00E77497" w:rsidDel="002B4235" w:rsidRDefault="004F740F" w:rsidP="00FA3203">
      <w:pPr>
        <w:pStyle w:val="Alg4"/>
        <w:numPr>
          <w:ilvl w:val="0"/>
          <w:numId w:val="507"/>
        </w:numPr>
        <w:spacing w:after="220"/>
        <w:contextualSpacing/>
        <w:rPr>
          <w:ins w:id="15134" w:author="Rev 4 Allen Wirfs-Brock" w:date="2011-10-15T17:36:00Z"/>
          <w:del w:id="15135" w:author="Rev 6 Allen Wirfs-Brock" w:date="2012-02-25T16:20:00Z"/>
        </w:rPr>
      </w:pPr>
      <w:ins w:id="15136" w:author="Rev 4 Allen Wirfs-Brock" w:date="2011-10-15T17:36:00Z">
        <w:del w:id="15137"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4744ECE5" w14:textId="77777777" w:rsidR="00950491" w:rsidRPr="00E77497" w:rsidDel="002B4235" w:rsidRDefault="00950491" w:rsidP="00950491">
      <w:pPr>
        <w:rPr>
          <w:ins w:id="15138" w:author="Rev 4 Allen Wirfs-Brock" w:date="2011-10-15T17:36:00Z"/>
          <w:del w:id="15139" w:author="Rev 6 Allen Wirfs-Brock" w:date="2012-02-25T16:20:00Z"/>
        </w:rPr>
      </w:pPr>
      <w:ins w:id="15140" w:author="Rev 4 Allen Wirfs-Brock" w:date="2011-10-15T17:36:00Z">
        <w:del w:id="15141"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w:delText>
          </w:r>
        </w:del>
      </w:ins>
    </w:p>
    <w:p w14:paraId="3A40F80A" w14:textId="77777777" w:rsidR="00950491" w:rsidRPr="00E77497" w:rsidDel="002B4235" w:rsidRDefault="00950491" w:rsidP="00FA3203">
      <w:pPr>
        <w:pStyle w:val="Alg4"/>
        <w:numPr>
          <w:ilvl w:val="0"/>
          <w:numId w:val="505"/>
        </w:numPr>
        <w:spacing w:after="220"/>
        <w:contextualSpacing/>
        <w:rPr>
          <w:ins w:id="15142" w:author="Rev 4 Allen Wirfs-Brock" w:date="2011-10-15T17:36:00Z"/>
          <w:del w:id="15143" w:author="Rev 6 Allen Wirfs-Brock" w:date="2012-02-25T16:20:00Z"/>
        </w:rPr>
      </w:pPr>
      <w:ins w:id="15144" w:author="Rev 4 Allen Wirfs-Brock" w:date="2011-10-15T17:36:00Z">
        <w:del w:id="15145"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69787238" w14:textId="77777777" w:rsidR="00950491" w:rsidRPr="00E77497" w:rsidDel="002B4235" w:rsidRDefault="00950491" w:rsidP="00FA3203">
      <w:pPr>
        <w:pStyle w:val="Alg4"/>
        <w:numPr>
          <w:ilvl w:val="0"/>
          <w:numId w:val="505"/>
        </w:numPr>
        <w:spacing w:after="220"/>
        <w:contextualSpacing/>
        <w:rPr>
          <w:ins w:id="15146" w:author="Rev 4 Allen Wirfs-Brock" w:date="2011-10-15T17:36:00Z"/>
          <w:del w:id="15147" w:author="Rev 6 Allen Wirfs-Brock" w:date="2012-02-25T16:20:00Z"/>
          <w:rStyle w:val="bnf"/>
          <w:i w:val="0"/>
        </w:rPr>
      </w:pPr>
      <w:ins w:id="15148" w:author="Rev 4 Allen Wirfs-Brock" w:date="2011-10-15T17:36:00Z">
        <w:del w:id="15149"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4CC2BF56" w14:textId="77777777" w:rsidR="00950491" w:rsidRPr="00E77497" w:rsidDel="002B4235" w:rsidRDefault="00950491" w:rsidP="00FA3203">
      <w:pPr>
        <w:pStyle w:val="Alg4"/>
        <w:numPr>
          <w:ilvl w:val="0"/>
          <w:numId w:val="505"/>
        </w:numPr>
        <w:spacing w:after="220"/>
        <w:contextualSpacing/>
        <w:rPr>
          <w:ins w:id="15150" w:author="Rev 4 Allen Wirfs-Brock" w:date="2011-10-15T17:36:00Z"/>
          <w:del w:id="15151" w:author="Rev 6 Allen Wirfs-Brock" w:date="2012-02-25T16:20:00Z"/>
        </w:rPr>
      </w:pPr>
      <w:ins w:id="15152" w:author="Rev 4 Allen Wirfs-Brock" w:date="2011-10-15T17:36:00Z">
        <w:del w:id="15153"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66331CC8" w14:textId="77777777" w:rsidR="00C57EC2" w:rsidRPr="00E77497" w:rsidDel="002B4235" w:rsidRDefault="00C57EC2" w:rsidP="00C57EC2">
      <w:pPr>
        <w:rPr>
          <w:ins w:id="15154" w:author="Rev 4 Allen Wirfs-Brock" w:date="2011-10-15T17:37:00Z"/>
          <w:del w:id="15155" w:author="Rev 6 Allen Wirfs-Brock" w:date="2012-02-25T16:20:00Z"/>
        </w:rPr>
      </w:pPr>
      <w:ins w:id="15156" w:author="Rev 4 Allen Wirfs-Brock" w:date="2011-10-15T17:37:00Z">
        <w:del w:id="15157" w:author="Rev 6 Allen Wirfs-Brock" w:date="2012-02-25T16:20:00Z">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w:delText>
          </w:r>
        </w:del>
      </w:ins>
    </w:p>
    <w:p w14:paraId="51E41CFE" w14:textId="77777777" w:rsidR="00C57EC2" w:rsidRPr="00E77497" w:rsidDel="002B4235" w:rsidRDefault="00C57EC2" w:rsidP="00FA3203">
      <w:pPr>
        <w:pStyle w:val="Alg4"/>
        <w:numPr>
          <w:ilvl w:val="0"/>
          <w:numId w:val="503"/>
        </w:numPr>
        <w:spacing w:after="220"/>
        <w:contextualSpacing/>
        <w:rPr>
          <w:ins w:id="15158" w:author="Rev 4 Allen Wirfs-Brock" w:date="2011-10-15T17:37:00Z"/>
          <w:del w:id="15159" w:author="Rev 6 Allen Wirfs-Brock" w:date="2012-02-25T16:20:00Z"/>
        </w:rPr>
      </w:pPr>
      <w:ins w:id="15160" w:author="Rev 4 Allen Wirfs-Brock" w:date="2011-10-15T17:37:00Z">
        <w:del w:id="15161"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37390B2C" w14:textId="77777777" w:rsidR="00C57EC2" w:rsidRPr="00E77497" w:rsidDel="002B4235" w:rsidRDefault="00C57EC2" w:rsidP="00C57EC2">
      <w:pPr>
        <w:rPr>
          <w:ins w:id="15162" w:author="Rev 4 Allen Wirfs-Brock" w:date="2011-10-15T17:38:00Z"/>
          <w:del w:id="15163" w:author="Rev 6 Allen Wirfs-Brock" w:date="2012-02-25T16:20:00Z"/>
        </w:rPr>
      </w:pPr>
      <w:ins w:id="15164" w:author="Rev 4 Allen Wirfs-Brock" w:date="2011-10-15T17:38:00Z">
        <w:del w:id="15165" w:author="Rev 6 Allen Wirfs-Brock" w:date="2012-02-25T16:20:00Z">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w:delText>
          </w:r>
        </w:del>
      </w:ins>
    </w:p>
    <w:p w14:paraId="226E7B17" w14:textId="77777777" w:rsidR="00C57EC2" w:rsidRPr="00E77497" w:rsidDel="002B4235" w:rsidRDefault="00C57EC2" w:rsidP="00FA3203">
      <w:pPr>
        <w:pStyle w:val="Alg4"/>
        <w:numPr>
          <w:ilvl w:val="0"/>
          <w:numId w:val="501"/>
        </w:numPr>
        <w:spacing w:after="220"/>
        <w:contextualSpacing/>
        <w:rPr>
          <w:ins w:id="15166" w:author="Rev 4 Allen Wirfs-Brock" w:date="2011-10-15T17:38:00Z"/>
          <w:del w:id="15167" w:author="Rev 6 Allen Wirfs-Brock" w:date="2012-02-25T16:20:00Z"/>
        </w:rPr>
      </w:pPr>
      <w:ins w:id="15168" w:author="Rev 4 Allen Wirfs-Brock" w:date="2011-10-15T17:38:00Z">
        <w:del w:id="15169"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0374EE9C" w14:textId="77777777" w:rsidR="00673DDC" w:rsidRPr="00E77497" w:rsidDel="002B4235" w:rsidRDefault="00673DDC" w:rsidP="00673DDC">
      <w:pPr>
        <w:pStyle w:val="40"/>
        <w:numPr>
          <w:ilvl w:val="0"/>
          <w:numId w:val="0"/>
        </w:numPr>
        <w:rPr>
          <w:ins w:id="15170" w:author="Rev 4 Allen Wirfs-Brock" w:date="2011-10-15T17:34:00Z"/>
          <w:del w:id="15171" w:author="Rev 6 Allen Wirfs-Brock" w:date="2012-02-25T16:20:00Z"/>
        </w:rPr>
      </w:pPr>
      <w:ins w:id="15172" w:author="Rev 4 Allen Wirfs-Brock" w:date="2011-10-15T17:34:00Z">
        <w:del w:id="15173" w:author="Rev 6 Allen Wirfs-Brock" w:date="2012-02-25T16:20:00Z">
          <w:r w:rsidRPr="00E77497" w:rsidDel="002B4235">
            <w:delText>Runtime Semantics</w:delText>
          </w:r>
        </w:del>
      </w:ins>
    </w:p>
    <w:p w14:paraId="37F29490" w14:textId="77777777" w:rsidR="00673DDC" w:rsidRPr="00E77497" w:rsidDel="002B4235" w:rsidRDefault="00673DDC" w:rsidP="00673DDC">
      <w:pPr>
        <w:keepNext/>
        <w:rPr>
          <w:ins w:id="15174" w:author="Rev 4 Allen Wirfs-Brock" w:date="2011-10-15T17:34:00Z"/>
          <w:del w:id="15175" w:author="Rev 6 Allen Wirfs-Brock" w:date="2012-02-25T16:20:00Z"/>
          <w:rFonts w:ascii="Helvetica" w:hAnsi="Helvetica"/>
          <w:b/>
        </w:rPr>
      </w:pPr>
      <w:ins w:id="15176" w:author="Rev 4 Allen Wirfs-Brock" w:date="2011-10-15T17:34:00Z">
        <w:del w:id="15177" w:author="Rev 6 Allen Wirfs-Brock" w:date="2012-02-25T16:20:00Z">
          <w:r w:rsidRPr="00E77497" w:rsidDel="002B4235">
            <w:rPr>
              <w:rFonts w:ascii="Helvetica" w:hAnsi="Helvetica"/>
              <w:b/>
            </w:rPr>
            <w:delText xml:space="preserve">Runtime Semantics: </w:delText>
          </w:r>
          <w:r w:rsidRPr="00E77497" w:rsidDel="002B4235">
            <w:rPr>
              <w:rFonts w:ascii="Helvetica" w:hAnsi="Helvetica"/>
              <w:b/>
              <w:spacing w:val="6"/>
            </w:rPr>
            <w:delText>Evaluation</w:delText>
          </w:r>
        </w:del>
      </w:ins>
    </w:p>
    <w:p w14:paraId="703A337F" w14:textId="77777777" w:rsidR="00884D1C" w:rsidRPr="00E77497" w:rsidDel="002B4235" w:rsidRDefault="00884D1C" w:rsidP="00884D1C">
      <w:pPr>
        <w:rPr>
          <w:ins w:id="15178" w:author="Rev 3 Allen Wirfs-Brock" w:date="2011-09-09T12:39:00Z"/>
          <w:del w:id="15179" w:author="Rev 6 Allen Wirfs-Brock" w:date="2012-02-25T16:20:00Z"/>
        </w:rPr>
      </w:pPr>
      <w:ins w:id="15180" w:author="Rev 3 Allen Wirfs-Brock" w:date="2011-09-09T12:39:00Z">
        <w:del w:id="15181" w:author="Rev 6 Allen Wirfs-Brock" w:date="2012-02-25T16:20:00Z">
          <w:r w:rsidRPr="00E77497" w:rsidDel="002B4235">
            <w:delText xml:space="preserve">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evaluated as follows:</w:delText>
          </w:r>
        </w:del>
      </w:ins>
    </w:p>
    <w:p w14:paraId="03D69184" w14:textId="77777777" w:rsidR="00884D1C" w:rsidRPr="00E77497" w:rsidDel="002B4235" w:rsidRDefault="00884D1C" w:rsidP="00FA3203">
      <w:pPr>
        <w:pStyle w:val="Alg2"/>
        <w:numPr>
          <w:ilvl w:val="0"/>
          <w:numId w:val="508"/>
        </w:numPr>
        <w:rPr>
          <w:ins w:id="15182" w:author="Rev 3 Allen Wirfs-Brock" w:date="2011-09-09T12:39:00Z"/>
          <w:del w:id="15183" w:author="Rev 6 Allen Wirfs-Brock" w:date="2012-02-25T16:20:00Z"/>
        </w:rPr>
      </w:pPr>
      <w:ins w:id="15184" w:author="Rev 3 Allen Wirfs-Brock" w:date="2011-09-09T12:39:00Z">
        <w:del w:id="15185" w:author="Rev 6 Allen Wirfs-Brock" w:date="2012-02-18T11:04:00Z">
          <w:r w:rsidRPr="00E77497" w:rsidDel="000348AE">
            <w:delText xml:space="preserve">Evaluate </w:delText>
          </w:r>
        </w:del>
        <w:del w:id="15186" w:author="Rev 6 Allen Wirfs-Brock" w:date="2012-02-25T16:20:00Z">
          <w:r w:rsidRPr="00E77497" w:rsidDel="002B4235">
            <w:rPr>
              <w:i/>
            </w:rPr>
            <w:delText>ConstBindingList</w:delText>
          </w:r>
          <w:r w:rsidRPr="00E77497" w:rsidDel="002B4235">
            <w:delText>.</w:delText>
          </w:r>
        </w:del>
      </w:ins>
    </w:p>
    <w:p w14:paraId="59992A87" w14:textId="77777777" w:rsidR="00884D1C" w:rsidRPr="00E77497" w:rsidDel="002B4235" w:rsidRDefault="00884D1C" w:rsidP="00FA3203">
      <w:pPr>
        <w:pStyle w:val="Alg2"/>
        <w:numPr>
          <w:ilvl w:val="0"/>
          <w:numId w:val="508"/>
        </w:numPr>
        <w:spacing w:after="220"/>
        <w:rPr>
          <w:ins w:id="15187" w:author="Rev 3 Allen Wirfs-Brock" w:date="2011-09-09T12:39:00Z"/>
          <w:del w:id="15188" w:author="Rev 6 Allen Wirfs-Brock" w:date="2012-02-25T16:20:00Z"/>
        </w:rPr>
      </w:pPr>
      <w:ins w:id="15189" w:author="Rev 3 Allen Wirfs-Brock" w:date="2011-09-09T12:39:00Z">
        <w:del w:id="15190" w:author="Rev 6 Allen Wirfs-Brock" w:date="2012-02-25T16:20:00Z">
          <w:r w:rsidRPr="00E77497" w:rsidDel="002B4235">
            <w:delText xml:space="preserve">Return </w:delText>
          </w:r>
        </w:del>
        <w:del w:id="15191" w:author="Rev 6 Allen Wirfs-Brock" w:date="2012-02-18T11:05:00Z">
          <w:r w:rsidRPr="00E77497" w:rsidDel="000348AE">
            <w:delText>(</w:delText>
          </w:r>
        </w:del>
        <w:del w:id="15192" w:author="Rev 6 Allen Wirfs-Brock" w:date="2012-02-23T12:37:00Z">
          <w:r w:rsidRPr="00E77497" w:rsidDel="00DE1793">
            <w:rPr>
              <w:rFonts w:ascii="Arial" w:hAnsi="Arial" w:cs="Arial"/>
            </w:rPr>
            <w:delText>normal</w:delText>
          </w:r>
          <w:r w:rsidRPr="00E77497" w:rsidDel="00DE1793">
            <w:delText xml:space="preserve">, </w:delText>
          </w:r>
        </w:del>
        <w:del w:id="15193" w:author="Rev 6 Allen Wirfs-Brock" w:date="2012-02-25T16:20:00Z">
          <w:r w:rsidRPr="00E77497" w:rsidDel="002B4235">
            <w:rPr>
              <w:rFonts w:ascii="Arial" w:hAnsi="Arial" w:cs="Arial"/>
            </w:rPr>
            <w:delText>empty</w:delText>
          </w:r>
        </w:del>
        <w:del w:id="15194" w:author="Rev 6 Allen Wirfs-Brock" w:date="2012-02-23T12:37:00Z">
          <w:r w:rsidRPr="00E77497" w:rsidDel="00DE1793">
            <w:delText xml:space="preserve">, </w:delText>
          </w:r>
          <w:r w:rsidRPr="00E77497" w:rsidDel="00DE1793">
            <w:rPr>
              <w:rFonts w:ascii="Arial" w:hAnsi="Arial" w:cs="Arial"/>
            </w:rPr>
            <w:delText>empty</w:delText>
          </w:r>
        </w:del>
        <w:del w:id="15195" w:author="Rev 6 Allen Wirfs-Brock" w:date="2012-02-18T11:06:00Z">
          <w:r w:rsidRPr="00E77497" w:rsidDel="000348AE">
            <w:delText>)</w:delText>
          </w:r>
        </w:del>
        <w:del w:id="15196" w:author="Rev 6 Allen Wirfs-Brock" w:date="2012-02-25T16:20:00Z">
          <w:r w:rsidRPr="00E77497" w:rsidDel="002B4235">
            <w:delText>.</w:delText>
          </w:r>
        </w:del>
      </w:ins>
    </w:p>
    <w:p w14:paraId="64015203" w14:textId="77777777" w:rsidR="00884D1C" w:rsidRPr="00E77497" w:rsidDel="002B4235" w:rsidRDefault="00884D1C" w:rsidP="00884D1C">
      <w:pPr>
        <w:rPr>
          <w:ins w:id="15197" w:author="Rev 3 Allen Wirfs-Brock" w:date="2011-09-09T12:39:00Z"/>
          <w:del w:id="15198" w:author="Rev 6 Allen Wirfs-Brock" w:date="2012-02-25T16:20:00Z"/>
        </w:rPr>
      </w:pPr>
      <w:ins w:id="15199" w:author="Rev 3 Allen Wirfs-Brock" w:date="2011-09-09T12:39:00Z">
        <w:del w:id="15200"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ConstBindingList</w:delText>
          </w:r>
          <w:r w:rsidRPr="00E77497" w:rsidDel="002B4235">
            <w:rPr>
              <w:b/>
            </w:rPr>
            <w:delText>:</w:delText>
          </w:r>
          <w:r w:rsidRPr="00E77497" w:rsidDel="002B4235">
            <w:rPr>
              <w:rStyle w:val="bnf"/>
            </w:rPr>
            <w:delText xml:space="preserve"> ConstBinding</w:delText>
          </w:r>
          <w:r w:rsidRPr="00E77497" w:rsidDel="002B4235">
            <w:delText xml:space="preserve"> is determined as follows:</w:delText>
          </w:r>
        </w:del>
      </w:ins>
    </w:p>
    <w:p w14:paraId="21B4162F" w14:textId="77777777" w:rsidR="00884D1C" w:rsidRPr="00E77497" w:rsidDel="002B4235" w:rsidRDefault="00884D1C">
      <w:pPr>
        <w:pStyle w:val="Alg4"/>
        <w:numPr>
          <w:ilvl w:val="0"/>
          <w:numId w:val="507"/>
        </w:numPr>
        <w:spacing w:after="220"/>
        <w:contextualSpacing/>
        <w:rPr>
          <w:ins w:id="15201" w:author="Rev 3 Allen Wirfs-Brock" w:date="2011-09-09T12:39:00Z"/>
          <w:del w:id="15202" w:author="Rev 6 Allen Wirfs-Brock" w:date="2012-02-25T16:20:00Z"/>
        </w:rPr>
        <w:pPrChange w:id="15203" w:author="Rev 4 Allen Wirfs-Brock" w:date="2011-11-07T12:16:00Z">
          <w:pPr>
            <w:pStyle w:val="Alg4"/>
            <w:numPr>
              <w:numId w:val="537"/>
            </w:numPr>
            <w:tabs>
              <w:tab w:val="num" w:pos="360"/>
            </w:tabs>
            <w:spacing w:after="220"/>
            <w:ind w:left="360" w:hanging="360"/>
            <w:contextualSpacing/>
          </w:pPr>
        </w:pPrChange>
      </w:pPr>
      <w:ins w:id="15204" w:author="Rev 3 Allen Wirfs-Brock" w:date="2011-09-09T12:39:00Z">
        <w:del w:id="15205"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14C3BB6E" w14:textId="77777777" w:rsidR="00884D1C" w:rsidRPr="00E77497" w:rsidDel="002B4235" w:rsidRDefault="00884D1C" w:rsidP="00884D1C">
      <w:pPr>
        <w:rPr>
          <w:ins w:id="15206" w:author="Rev 3 Allen Wirfs-Brock" w:date="2011-09-09T12:39:00Z"/>
          <w:del w:id="15207" w:author="Rev 6 Allen Wirfs-Brock" w:date="2012-02-25T16:20:00Z"/>
        </w:rPr>
      </w:pPr>
      <w:ins w:id="15208" w:author="Rev 3 Allen Wirfs-Brock" w:date="2011-09-09T12:39:00Z">
        <w:del w:id="15209"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 xml:space="preserve">: </w:delText>
          </w:r>
          <w:r w:rsidRPr="00E77497" w:rsidDel="002B4235">
            <w:rPr>
              <w:rStyle w:val="bnf"/>
            </w:rPr>
            <w:delText>ConstBinding</w:delText>
          </w:r>
          <w:r w:rsidRPr="00E77497" w:rsidDel="002B4235">
            <w:delText xml:space="preserve"> is evaluated as follows:</w:delText>
          </w:r>
        </w:del>
      </w:ins>
    </w:p>
    <w:p w14:paraId="33FA20D6" w14:textId="77777777" w:rsidR="00884D1C" w:rsidRPr="00E77497" w:rsidDel="002B4235" w:rsidRDefault="00884D1C" w:rsidP="00FA3203">
      <w:pPr>
        <w:pStyle w:val="Alg2"/>
        <w:numPr>
          <w:ilvl w:val="0"/>
          <w:numId w:val="506"/>
        </w:numPr>
        <w:spacing w:after="220"/>
        <w:rPr>
          <w:ins w:id="15210" w:author="Rev 3 Allen Wirfs-Brock" w:date="2011-09-09T12:39:00Z"/>
          <w:del w:id="15211" w:author="Rev 6 Allen Wirfs-Brock" w:date="2012-02-25T16:20:00Z"/>
        </w:rPr>
      </w:pPr>
      <w:ins w:id="15212" w:author="Rev 3 Allen Wirfs-Brock" w:date="2011-09-09T12:39:00Z">
        <w:del w:id="15213" w:author="Rev 6 Allen Wirfs-Brock" w:date="2012-02-18T11:06:00Z">
          <w:r w:rsidRPr="00E77497" w:rsidDel="000348AE">
            <w:delText xml:space="preserve">Evaluate </w:delText>
          </w:r>
        </w:del>
        <w:del w:id="15214" w:author="Rev 6 Allen Wirfs-Brock" w:date="2012-02-25T16:20:00Z">
          <w:r w:rsidRPr="00E77497" w:rsidDel="002B4235">
            <w:rPr>
              <w:rStyle w:val="bnf"/>
            </w:rPr>
            <w:delText>ConstBinding</w:delText>
          </w:r>
          <w:r w:rsidRPr="00E77497" w:rsidDel="002B4235">
            <w:delText>.</w:delText>
          </w:r>
        </w:del>
      </w:ins>
    </w:p>
    <w:p w14:paraId="1DCA7C39" w14:textId="77777777" w:rsidR="00884D1C" w:rsidRPr="00E77497" w:rsidDel="002B4235" w:rsidRDefault="00884D1C" w:rsidP="00884D1C">
      <w:pPr>
        <w:rPr>
          <w:ins w:id="15215" w:author="Rev 3 Allen Wirfs-Brock" w:date="2011-09-09T12:39:00Z"/>
          <w:del w:id="15216" w:author="Rev 6 Allen Wirfs-Brock" w:date="2012-02-25T16:20:00Z"/>
        </w:rPr>
      </w:pPr>
      <w:ins w:id="15217" w:author="Rev 3 Allen Wirfs-Brock" w:date="2011-09-09T12:39:00Z">
        <w:del w:id="15218"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determined as follows:</w:delText>
          </w:r>
        </w:del>
      </w:ins>
    </w:p>
    <w:p w14:paraId="7C0C5F4F" w14:textId="77777777" w:rsidR="00884D1C" w:rsidRPr="00E77497" w:rsidDel="002B4235" w:rsidRDefault="00884D1C">
      <w:pPr>
        <w:pStyle w:val="Alg4"/>
        <w:numPr>
          <w:ilvl w:val="0"/>
          <w:numId w:val="505"/>
        </w:numPr>
        <w:spacing w:after="220"/>
        <w:contextualSpacing/>
        <w:rPr>
          <w:ins w:id="15219" w:author="Rev 3 Allen Wirfs-Brock" w:date="2011-09-09T12:39:00Z"/>
          <w:del w:id="15220" w:author="Rev 6 Allen Wirfs-Brock" w:date="2012-02-25T16:20:00Z"/>
        </w:rPr>
        <w:pPrChange w:id="15221" w:author="Rev 4 Allen Wirfs-Brock" w:date="2011-11-07T12:16:00Z">
          <w:pPr>
            <w:pStyle w:val="Alg4"/>
            <w:numPr>
              <w:numId w:val="535"/>
            </w:numPr>
            <w:tabs>
              <w:tab w:val="num" w:pos="360"/>
            </w:tabs>
            <w:spacing w:after="220"/>
            <w:ind w:left="360" w:hanging="360"/>
            <w:contextualSpacing/>
          </w:pPr>
        </w:pPrChange>
      </w:pPr>
      <w:ins w:id="15222" w:author="Rev 3 Allen Wirfs-Brock" w:date="2011-09-09T12:39:00Z">
        <w:del w:id="15223"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01B15A48" w14:textId="77777777" w:rsidR="00884D1C" w:rsidRPr="00E77497" w:rsidDel="002B4235" w:rsidRDefault="00884D1C">
      <w:pPr>
        <w:pStyle w:val="Alg4"/>
        <w:numPr>
          <w:ilvl w:val="0"/>
          <w:numId w:val="505"/>
        </w:numPr>
        <w:spacing w:after="220"/>
        <w:contextualSpacing/>
        <w:rPr>
          <w:ins w:id="15224" w:author="Rev 3 Allen Wirfs-Brock" w:date="2011-09-09T12:39:00Z"/>
          <w:del w:id="15225" w:author="Rev 6 Allen Wirfs-Brock" w:date="2012-02-25T16:20:00Z"/>
          <w:rStyle w:val="bnf"/>
          <w:rFonts w:eastAsia="MS Mincho"/>
          <w:i w:val="0"/>
          <w:spacing w:val="0"/>
          <w:lang w:eastAsia="ja-JP"/>
        </w:rPr>
        <w:pPrChange w:id="15226" w:author="Rev 4 Allen Wirfs-Brock" w:date="2011-11-07T12:16:00Z">
          <w:pPr>
            <w:pStyle w:val="Alg4"/>
            <w:numPr>
              <w:numId w:val="535"/>
            </w:numPr>
            <w:tabs>
              <w:tab w:val="num" w:pos="360"/>
            </w:tabs>
            <w:spacing w:after="220"/>
            <w:ind w:left="360" w:hanging="360"/>
            <w:contextualSpacing/>
          </w:pPr>
        </w:pPrChange>
      </w:pPr>
      <w:ins w:id="15227" w:author="Rev 3 Allen Wirfs-Brock" w:date="2011-09-09T12:39:00Z">
        <w:del w:id="15228"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0BE123F2" w14:textId="77777777" w:rsidR="00884D1C" w:rsidRPr="00E77497" w:rsidDel="002B4235" w:rsidRDefault="00884D1C">
      <w:pPr>
        <w:pStyle w:val="Alg4"/>
        <w:numPr>
          <w:ilvl w:val="0"/>
          <w:numId w:val="505"/>
        </w:numPr>
        <w:spacing w:after="220"/>
        <w:contextualSpacing/>
        <w:rPr>
          <w:ins w:id="15229" w:author="Rev 3 Allen Wirfs-Brock" w:date="2011-09-09T12:39:00Z"/>
          <w:del w:id="15230" w:author="Rev 6 Allen Wirfs-Brock" w:date="2012-02-25T16:20:00Z"/>
        </w:rPr>
        <w:pPrChange w:id="15231" w:author="Rev 4 Allen Wirfs-Brock" w:date="2011-11-07T12:16:00Z">
          <w:pPr>
            <w:pStyle w:val="Alg4"/>
            <w:numPr>
              <w:numId w:val="535"/>
            </w:numPr>
            <w:tabs>
              <w:tab w:val="num" w:pos="360"/>
            </w:tabs>
            <w:spacing w:after="220"/>
            <w:ind w:left="360" w:hanging="360"/>
            <w:contextualSpacing/>
          </w:pPr>
        </w:pPrChange>
      </w:pPr>
      <w:ins w:id="15232" w:author="Rev 3 Allen Wirfs-Brock" w:date="2011-09-09T12:39:00Z">
        <w:del w:id="15233"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572CBFB3" w14:textId="77777777" w:rsidR="00884D1C" w:rsidRPr="00E77497" w:rsidDel="002B4235" w:rsidRDefault="00884D1C" w:rsidP="00884D1C">
      <w:pPr>
        <w:rPr>
          <w:ins w:id="15234" w:author="Rev 3 Allen Wirfs-Brock" w:date="2011-09-09T12:39:00Z"/>
          <w:del w:id="15235" w:author="Rev 6 Allen Wirfs-Brock" w:date="2012-02-25T16:20:00Z"/>
        </w:rPr>
      </w:pPr>
      <w:ins w:id="15236" w:author="Rev 3 Allen Wirfs-Brock" w:date="2011-09-09T12:39:00Z">
        <w:del w:id="15237"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evaluated as follows:</w:delText>
          </w:r>
        </w:del>
      </w:ins>
    </w:p>
    <w:p w14:paraId="6AC31D1E" w14:textId="77777777" w:rsidR="00884D1C" w:rsidRPr="00E77497" w:rsidDel="002B4235" w:rsidRDefault="00884D1C" w:rsidP="00FA3203">
      <w:pPr>
        <w:pStyle w:val="Alg2"/>
        <w:keepNext/>
        <w:numPr>
          <w:ilvl w:val="0"/>
          <w:numId w:val="504"/>
        </w:numPr>
        <w:rPr>
          <w:ins w:id="15238" w:author="Rev 3 Allen Wirfs-Brock" w:date="2011-09-09T12:39:00Z"/>
          <w:del w:id="15239" w:author="Rev 6 Allen Wirfs-Brock" w:date="2012-02-25T16:20:00Z"/>
        </w:rPr>
      </w:pPr>
      <w:ins w:id="15240" w:author="Rev 3 Allen Wirfs-Brock" w:date="2011-09-09T12:39:00Z">
        <w:del w:id="15241" w:author="Rev 6 Allen Wirfs-Brock" w:date="2012-02-18T11:09:00Z">
          <w:r w:rsidRPr="00E77497" w:rsidDel="000348AE">
            <w:delText xml:space="preserve">Evaluate </w:delText>
          </w:r>
        </w:del>
        <w:del w:id="15242" w:author="Rev 6 Allen Wirfs-Brock" w:date="2012-02-25T16:20:00Z">
          <w:r w:rsidRPr="00E77497" w:rsidDel="002B4235">
            <w:rPr>
              <w:i/>
            </w:rPr>
            <w:delText>ConstBindingList</w:delText>
          </w:r>
          <w:r w:rsidRPr="00E77497" w:rsidDel="002B4235">
            <w:delText>.</w:delText>
          </w:r>
        </w:del>
      </w:ins>
    </w:p>
    <w:p w14:paraId="5A40F66B" w14:textId="77777777" w:rsidR="00884D1C" w:rsidRPr="00E77497" w:rsidDel="002B4235" w:rsidRDefault="00884D1C" w:rsidP="00FA3203">
      <w:pPr>
        <w:pStyle w:val="Alg2"/>
        <w:numPr>
          <w:ilvl w:val="0"/>
          <w:numId w:val="504"/>
        </w:numPr>
        <w:spacing w:after="220"/>
        <w:rPr>
          <w:ins w:id="15243" w:author="Rev 3 Allen Wirfs-Brock" w:date="2011-09-09T12:39:00Z"/>
          <w:del w:id="15244" w:author="Rev 6 Allen Wirfs-Brock" w:date="2012-02-25T16:20:00Z"/>
        </w:rPr>
      </w:pPr>
      <w:ins w:id="15245" w:author="Rev 3 Allen Wirfs-Brock" w:date="2011-09-09T12:39:00Z">
        <w:del w:id="15246" w:author="Rev 6 Allen Wirfs-Brock" w:date="2012-02-18T11:06:00Z">
          <w:r w:rsidRPr="00E77497" w:rsidDel="000348AE">
            <w:delText xml:space="preserve">Evaluate </w:delText>
          </w:r>
        </w:del>
        <w:del w:id="15247" w:author="Rev 6 Allen Wirfs-Brock" w:date="2012-02-25T16:20:00Z">
          <w:r w:rsidRPr="00E77497" w:rsidDel="002B4235">
            <w:rPr>
              <w:rStyle w:val="bnf"/>
            </w:rPr>
            <w:delText>ConstBinding</w:delText>
          </w:r>
          <w:r w:rsidRPr="00E77497" w:rsidDel="002B4235">
            <w:delText>.</w:delText>
          </w:r>
        </w:del>
      </w:ins>
    </w:p>
    <w:p w14:paraId="093A3DA4" w14:textId="77777777" w:rsidR="00884D1C" w:rsidRPr="00E77497" w:rsidDel="002B4235" w:rsidRDefault="00884D1C" w:rsidP="00884D1C">
      <w:pPr>
        <w:rPr>
          <w:ins w:id="15248" w:author="Rev 3 Allen Wirfs-Brock" w:date="2011-09-09T12:39:00Z"/>
          <w:del w:id="15249" w:author="Rev 6 Allen Wirfs-Brock" w:date="2012-02-25T16:20:00Z"/>
        </w:rPr>
      </w:pPr>
      <w:ins w:id="15250" w:author="Rev 3 Allen Wirfs-Brock" w:date="2011-09-09T12:39:00Z">
        <w:del w:id="15251"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determined as follows: </w:delText>
          </w:r>
        </w:del>
      </w:ins>
    </w:p>
    <w:p w14:paraId="1A5B7D18" w14:textId="77777777" w:rsidR="00884D1C" w:rsidRPr="00E77497" w:rsidDel="002B4235" w:rsidRDefault="00884D1C">
      <w:pPr>
        <w:pStyle w:val="Alg4"/>
        <w:numPr>
          <w:ilvl w:val="0"/>
          <w:numId w:val="503"/>
        </w:numPr>
        <w:spacing w:after="220"/>
        <w:contextualSpacing/>
        <w:rPr>
          <w:ins w:id="15252" w:author="Rev 3 Allen Wirfs-Brock" w:date="2011-09-09T12:39:00Z"/>
          <w:del w:id="15253" w:author="Rev 6 Allen Wirfs-Brock" w:date="2012-02-25T16:20:00Z"/>
        </w:rPr>
        <w:pPrChange w:id="15254" w:author="Rev 4 Allen Wirfs-Brock" w:date="2011-11-07T12:16:00Z">
          <w:pPr>
            <w:pStyle w:val="Alg4"/>
            <w:numPr>
              <w:numId w:val="533"/>
            </w:numPr>
            <w:tabs>
              <w:tab w:val="num" w:pos="360"/>
            </w:tabs>
            <w:spacing w:after="220"/>
            <w:ind w:left="360" w:hanging="360"/>
            <w:contextualSpacing/>
          </w:pPr>
        </w:pPrChange>
      </w:pPr>
      <w:ins w:id="15255" w:author="Rev 3 Allen Wirfs-Brock" w:date="2011-09-09T12:39:00Z">
        <w:del w:id="15256"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42DAC441" w14:textId="77777777" w:rsidR="00884D1C" w:rsidRPr="00E77497" w:rsidDel="002B4235" w:rsidRDefault="00884D1C" w:rsidP="00884D1C">
      <w:pPr>
        <w:rPr>
          <w:ins w:id="15257" w:author="Rev 3 Allen Wirfs-Brock" w:date="2011-09-09T12:39:00Z"/>
          <w:del w:id="15258" w:author="Rev 6 Allen Wirfs-Brock" w:date="2012-02-25T16:20:00Z"/>
        </w:rPr>
      </w:pPr>
      <w:ins w:id="15259" w:author="Rev 3 Allen Wirfs-Brock" w:date="2011-09-09T12:39:00Z">
        <w:del w:id="15260" w:author="Rev 6 Allen Wirfs-Brock" w:date="2012-02-25T16:20:00Z">
          <w:r w:rsidRPr="00E77497" w:rsidDel="002B4235">
            <w:delText xml:space="preserve">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evaluated as follows:</w:delText>
          </w:r>
        </w:del>
      </w:ins>
    </w:p>
    <w:p w14:paraId="5DA7D6D7" w14:textId="77777777" w:rsidR="00884D1C" w:rsidRPr="00E77497" w:rsidDel="002B4235" w:rsidRDefault="00884D1C" w:rsidP="00FA3203">
      <w:pPr>
        <w:pStyle w:val="Alg2"/>
        <w:numPr>
          <w:ilvl w:val="0"/>
          <w:numId w:val="502"/>
        </w:numPr>
        <w:rPr>
          <w:ins w:id="15261" w:author="Rev 3 Allen Wirfs-Brock" w:date="2011-09-09T12:39:00Z"/>
          <w:del w:id="15262" w:author="Rev 6 Allen Wirfs-Brock" w:date="2012-02-25T16:20:00Z"/>
        </w:rPr>
      </w:pPr>
      <w:ins w:id="15263" w:author="Rev 3 Allen Wirfs-Brock" w:date="2011-09-09T12:39:00Z">
        <w:del w:id="15264"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0AE9DF29" w14:textId="77777777" w:rsidR="00884D1C" w:rsidRPr="00E77497" w:rsidDel="002B4235" w:rsidRDefault="00884D1C" w:rsidP="00FA3203">
      <w:pPr>
        <w:pStyle w:val="Alg2"/>
        <w:numPr>
          <w:ilvl w:val="0"/>
          <w:numId w:val="502"/>
        </w:numPr>
        <w:rPr>
          <w:ins w:id="15265" w:author="Rev 3 Allen Wirfs-Brock" w:date="2011-09-09T12:39:00Z"/>
          <w:del w:id="15266" w:author="Rev 6 Allen Wirfs-Brock" w:date="2012-02-25T16:20:00Z"/>
        </w:rPr>
      </w:pPr>
      <w:ins w:id="15267" w:author="Rev 3 Allen Wirfs-Brock" w:date="2011-09-09T12:39:00Z">
        <w:del w:id="15268" w:author="Rev 6 Allen Wirfs-Brock" w:date="2012-02-25T16:20:00Z">
          <w:r w:rsidRPr="00E77497" w:rsidDel="002B4235">
            <w:delText xml:space="preserve">Let </w:delText>
          </w:r>
          <w:r w:rsidRPr="00E77497" w:rsidDel="002B4235">
            <w:rPr>
              <w:i/>
            </w:rPr>
            <w:delText xml:space="preserve">value </w:delText>
          </w:r>
          <w:r w:rsidRPr="00E77497" w:rsidDel="002B4235">
            <w:delText>be GetValue(</w:delText>
          </w:r>
          <w:r w:rsidRPr="00E77497" w:rsidDel="002B4235">
            <w:rPr>
              <w:i/>
            </w:rPr>
            <w:delText>rhs</w:delText>
          </w:r>
          <w:r w:rsidRPr="00E77497" w:rsidDel="002B4235">
            <w:delText>).</w:delText>
          </w:r>
        </w:del>
      </w:ins>
    </w:p>
    <w:p w14:paraId="4922CE55" w14:textId="77777777" w:rsidR="00884D1C" w:rsidRPr="00E77497" w:rsidDel="002B4235" w:rsidRDefault="00884D1C" w:rsidP="00FA3203">
      <w:pPr>
        <w:pStyle w:val="Alg2"/>
        <w:numPr>
          <w:ilvl w:val="0"/>
          <w:numId w:val="502"/>
        </w:numPr>
        <w:jc w:val="left"/>
        <w:rPr>
          <w:ins w:id="15269" w:author="Rev 3 Allen Wirfs-Brock" w:date="2011-09-09T12:39:00Z"/>
          <w:del w:id="15270" w:author="Rev 6 Allen Wirfs-Brock" w:date="2012-02-25T16:20:00Z"/>
        </w:rPr>
      </w:pPr>
      <w:ins w:id="15271" w:author="Rev 3 Allen Wirfs-Brock" w:date="2011-09-09T12:39:00Z">
        <w:del w:id="15272"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575273AF" w14:textId="77777777" w:rsidR="00884D1C" w:rsidRPr="00E77497" w:rsidDel="002B4235" w:rsidRDefault="00BA50E1" w:rsidP="00FA3203">
      <w:pPr>
        <w:pStyle w:val="Alg2"/>
        <w:numPr>
          <w:ilvl w:val="0"/>
          <w:numId w:val="502"/>
        </w:numPr>
        <w:spacing w:after="220"/>
        <w:rPr>
          <w:ins w:id="15273" w:author="Rev 3 Allen Wirfs-Brock" w:date="2011-09-09T12:39:00Z"/>
          <w:del w:id="15274" w:author="Rev 6 Allen Wirfs-Brock" w:date="2012-02-25T16:20:00Z"/>
        </w:rPr>
      </w:pPr>
      <w:ins w:id="15275" w:author="Rev 3 Allen Wirfs-Brock" w:date="2011-09-22T14:44:00Z">
        <w:del w:id="15276" w:author="Rev 6 Allen Wirfs-Brock" w:date="2012-02-18T10:57:00Z">
          <w:r w:rsidRPr="00E77497" w:rsidDel="00481DAC">
            <w:delText xml:space="preserve">Perform </w:delText>
          </w:r>
        </w:del>
        <w:del w:id="15277" w:author="Rev 6 Allen Wirfs-Brock" w:date="2012-02-25T16:20:00Z">
          <w:r w:rsidRPr="00E77497" w:rsidDel="002B4235">
            <w:delText xml:space="preserve">Binding Initialization for </w:delText>
          </w:r>
          <w:r w:rsidRPr="00E77497" w:rsidDel="002B4235">
            <w:rPr>
              <w:i/>
            </w:rPr>
            <w:delText>BindingIdentifier</w:delText>
          </w:r>
          <w:r w:rsidRPr="00E77497" w:rsidDel="002B4235">
            <w:delText xml:space="preserve"> passing</w:delText>
          </w:r>
          <w:r w:rsidRPr="00E77497" w:rsidDel="002B4235">
            <w:rPr>
              <w:i/>
            </w:rPr>
            <w:delText xml:space="preserve"> value</w:delText>
          </w:r>
          <w:r w:rsidRPr="00E77497" w:rsidDel="002B4235">
            <w:delText xml:space="preserve"> and </w:delText>
          </w:r>
          <w:r w:rsidRPr="00E77497" w:rsidDel="002B4235">
            <w:rPr>
              <w:i/>
            </w:rPr>
            <w:delText>env</w:delText>
          </w:r>
          <w:r w:rsidRPr="00E77497" w:rsidDel="002B4235">
            <w:delText xml:space="preserve"> as the arguments.</w:delText>
          </w:r>
        </w:del>
      </w:ins>
    </w:p>
    <w:p w14:paraId="112CF47E" w14:textId="77777777" w:rsidR="00884D1C" w:rsidRPr="00E77497" w:rsidDel="002B4235" w:rsidRDefault="00884D1C" w:rsidP="00884D1C">
      <w:pPr>
        <w:rPr>
          <w:ins w:id="15278" w:author="Rev 3 Allen Wirfs-Brock" w:date="2011-09-09T12:39:00Z"/>
          <w:del w:id="15279" w:author="Rev 6 Allen Wirfs-Brock" w:date="2012-02-25T16:20:00Z"/>
        </w:rPr>
      </w:pPr>
      <w:ins w:id="15280" w:author="Rev 3 Allen Wirfs-Brock" w:date="2011-09-09T12:39:00Z">
        <w:del w:id="15281"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determined as follows: </w:delText>
          </w:r>
        </w:del>
      </w:ins>
    </w:p>
    <w:p w14:paraId="04AC392E" w14:textId="77777777" w:rsidR="00884D1C" w:rsidRPr="00E77497" w:rsidDel="002B4235" w:rsidRDefault="00884D1C">
      <w:pPr>
        <w:pStyle w:val="Alg4"/>
        <w:numPr>
          <w:ilvl w:val="0"/>
          <w:numId w:val="501"/>
        </w:numPr>
        <w:spacing w:after="220"/>
        <w:contextualSpacing/>
        <w:rPr>
          <w:ins w:id="15282" w:author="Rev 3 Allen Wirfs-Brock" w:date="2011-09-09T12:39:00Z"/>
          <w:del w:id="15283" w:author="Rev 6 Allen Wirfs-Brock" w:date="2012-02-25T16:20:00Z"/>
        </w:rPr>
        <w:pPrChange w:id="15284" w:author="Rev 4 Allen Wirfs-Brock" w:date="2011-11-07T12:16:00Z">
          <w:pPr>
            <w:pStyle w:val="Alg4"/>
            <w:numPr>
              <w:numId w:val="531"/>
            </w:numPr>
            <w:tabs>
              <w:tab w:val="num" w:pos="360"/>
            </w:tabs>
            <w:spacing w:after="220"/>
            <w:ind w:left="360" w:hanging="360"/>
            <w:contextualSpacing/>
          </w:pPr>
        </w:pPrChange>
      </w:pPr>
      <w:ins w:id="15285" w:author="Rev 3 Allen Wirfs-Brock" w:date="2011-09-09T12:39:00Z">
        <w:del w:id="15286"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5E1A3E0D" w14:textId="77777777" w:rsidR="00884D1C" w:rsidRPr="00E77497" w:rsidDel="002B4235" w:rsidRDefault="00884D1C" w:rsidP="00884D1C">
      <w:pPr>
        <w:rPr>
          <w:ins w:id="15287" w:author="Rev 3 Allen Wirfs-Brock" w:date="2011-09-09T12:39:00Z"/>
          <w:del w:id="15288" w:author="Rev 6 Allen Wirfs-Brock" w:date="2012-02-25T16:20:00Z"/>
        </w:rPr>
      </w:pPr>
      <w:ins w:id="15289" w:author="Rev 3 Allen Wirfs-Brock" w:date="2011-09-09T12:39:00Z">
        <w:del w:id="15290" w:author="Rev 6 Allen Wirfs-Brock" w:date="2012-02-25T16:20:00Z">
          <w:r w:rsidRPr="00E77497" w:rsidDel="002B4235">
            <w:delText xml:space="preserve">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evaluated as follows:</w:delText>
          </w:r>
        </w:del>
      </w:ins>
    </w:p>
    <w:p w14:paraId="2FCB563C" w14:textId="77777777" w:rsidR="00884D1C" w:rsidRPr="00E77497" w:rsidDel="002B4235" w:rsidRDefault="00884D1C" w:rsidP="00FA3203">
      <w:pPr>
        <w:pStyle w:val="Alg2"/>
        <w:numPr>
          <w:ilvl w:val="0"/>
          <w:numId w:val="500"/>
        </w:numPr>
        <w:rPr>
          <w:ins w:id="15291" w:author="Rev 3 Allen Wirfs-Brock" w:date="2011-09-09T12:39:00Z"/>
          <w:del w:id="15292" w:author="Rev 6 Allen Wirfs-Brock" w:date="2012-02-25T16:20:00Z"/>
        </w:rPr>
      </w:pPr>
      <w:ins w:id="15293" w:author="Rev 3 Allen Wirfs-Brock" w:date="2011-09-09T12:39:00Z">
        <w:del w:id="15294"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26B809A6" w14:textId="77777777" w:rsidR="00884D1C" w:rsidRPr="00E77497" w:rsidDel="002B4235" w:rsidRDefault="00884D1C" w:rsidP="00FA3203">
      <w:pPr>
        <w:pStyle w:val="Alg3"/>
        <w:numPr>
          <w:ilvl w:val="0"/>
          <w:numId w:val="500"/>
        </w:numPr>
        <w:rPr>
          <w:ins w:id="15295" w:author="Rev 3 Allen Wirfs-Brock" w:date="2011-09-09T12:39:00Z"/>
          <w:del w:id="15296" w:author="Rev 6 Allen Wirfs-Brock" w:date="2012-02-25T16:20:00Z"/>
        </w:rPr>
      </w:pPr>
      <w:ins w:id="15297" w:author="Rev 3 Allen Wirfs-Brock" w:date="2011-09-09T12:39:00Z">
        <w:del w:id="15298" w:author="Rev 6 Allen Wirfs-Brock" w:date="2012-02-25T16:20:00Z">
          <w:r w:rsidRPr="00E77497" w:rsidDel="002B4235">
            <w:delText xml:space="preserve">Let </w:delText>
          </w:r>
          <w:r w:rsidRPr="00E77497" w:rsidDel="002B4235">
            <w:rPr>
              <w:i/>
            </w:rPr>
            <w:delText>rval</w:delText>
          </w:r>
          <w:r w:rsidRPr="00E77497" w:rsidDel="002B4235">
            <w:delText xml:space="preserve"> be GetValue(</w:delText>
          </w:r>
          <w:r w:rsidRPr="00E77497" w:rsidDel="002B4235">
            <w:rPr>
              <w:i/>
            </w:rPr>
            <w:delText>rhs</w:delText>
          </w:r>
          <w:r w:rsidRPr="00E77497" w:rsidDel="002B4235">
            <w:delText>).</w:delText>
          </w:r>
        </w:del>
      </w:ins>
    </w:p>
    <w:p w14:paraId="7D56F493" w14:textId="77777777" w:rsidR="00884D1C" w:rsidRPr="00E77497" w:rsidDel="002B4235" w:rsidRDefault="00884D1C" w:rsidP="00FA3203">
      <w:pPr>
        <w:pStyle w:val="Alg2"/>
        <w:numPr>
          <w:ilvl w:val="0"/>
          <w:numId w:val="500"/>
        </w:numPr>
        <w:spacing w:after="220"/>
        <w:contextualSpacing/>
        <w:rPr>
          <w:ins w:id="15299" w:author="Rev 3 Allen Wirfs-Brock" w:date="2011-09-09T12:39:00Z"/>
          <w:del w:id="15300" w:author="Rev 6 Allen Wirfs-Brock" w:date="2012-02-25T16:20:00Z"/>
        </w:rPr>
      </w:pPr>
      <w:ins w:id="15301" w:author="Rev 3 Allen Wirfs-Brock" w:date="2011-09-09T12:39:00Z">
        <w:del w:id="15302"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0BF1B25A" w14:textId="77777777" w:rsidR="00884D1C" w:rsidRPr="00E77497" w:rsidDel="002B4235" w:rsidRDefault="006445D5" w:rsidP="00FA3203">
      <w:pPr>
        <w:pStyle w:val="Alg2"/>
        <w:numPr>
          <w:ilvl w:val="0"/>
          <w:numId w:val="500"/>
        </w:numPr>
        <w:spacing w:after="220"/>
        <w:rPr>
          <w:ins w:id="15303" w:author="Rev 3 Allen Wirfs-Brock" w:date="2011-09-09T12:39:00Z"/>
          <w:del w:id="15304" w:author="Rev 6 Allen Wirfs-Brock" w:date="2012-02-25T16:20:00Z"/>
        </w:rPr>
      </w:pPr>
      <w:ins w:id="15305" w:author="Rev 4 Allen Wirfs-Brock" w:date="2011-11-06T12:00:00Z">
        <w:del w:id="15306" w:author="Rev 6 Allen Wirfs-Brock" w:date="2012-02-18T10:57:00Z">
          <w:r w:rsidRPr="00E77497" w:rsidDel="00481DAC">
            <w:delText xml:space="preserve">Perform </w:delText>
          </w:r>
        </w:del>
        <w:del w:id="15307" w:author="Rev 6 Allen Wirfs-Brock" w:date="2012-02-25T16:20:00Z">
          <w:r w:rsidRPr="00E77497" w:rsidDel="002B4235">
            <w:delText xml:space="preserve">Binding Initialization for </w:delText>
          </w:r>
        </w:del>
      </w:ins>
      <w:ins w:id="15308" w:author="Rev 3 Allen Wirfs-Brock" w:date="2011-09-09T12:39:00Z">
        <w:del w:id="15309" w:author="Rev 6 Allen Wirfs-Brock" w:date="2012-02-25T16:20:00Z">
          <w:r w:rsidR="00884D1C" w:rsidRPr="00E77497" w:rsidDel="002B4235">
            <w:delText xml:space="preserve">Evaluate </w:delText>
          </w:r>
          <w:r w:rsidR="00884D1C" w:rsidRPr="00E77497" w:rsidDel="002B4235">
            <w:rPr>
              <w:i/>
            </w:rPr>
            <w:delText>BindingPattern</w:delText>
          </w:r>
          <w:r w:rsidR="00884D1C" w:rsidRPr="00E77497" w:rsidDel="002B4235">
            <w:delText xml:space="preserve"> using </w:delText>
          </w:r>
          <w:r w:rsidR="00884D1C" w:rsidRPr="00E77497" w:rsidDel="002B4235">
            <w:rPr>
              <w:i/>
            </w:rPr>
            <w:delText>rval</w:delText>
          </w:r>
          <w:r w:rsidR="00884D1C" w:rsidRPr="00E77497" w:rsidDel="002B4235">
            <w:delText xml:space="preserve"> as the </w:delText>
          </w:r>
          <w:r w:rsidR="00884D1C" w:rsidRPr="00E77497" w:rsidDel="002B4235">
            <w:rPr>
              <w:rStyle w:val="bnf"/>
            </w:rPr>
            <w:delText>obj</w:delText>
          </w:r>
          <w:r w:rsidR="00884D1C" w:rsidRPr="00E77497" w:rsidDel="002B4235">
            <w:rPr>
              <w:i/>
            </w:rPr>
            <w:delText xml:space="preserve"> </w:delText>
          </w:r>
          <w:r w:rsidR="00884D1C" w:rsidRPr="00E77497" w:rsidDel="002B4235">
            <w:delText xml:space="preserve">parameter and </w:delText>
          </w:r>
          <w:r w:rsidR="00884D1C" w:rsidRPr="00E77497" w:rsidDel="002B4235">
            <w:rPr>
              <w:i/>
            </w:rPr>
            <w:delText>env</w:delText>
          </w:r>
          <w:r w:rsidR="00884D1C" w:rsidRPr="00E77497" w:rsidDel="002B4235">
            <w:delText xml:space="preserve"> as the </w:delText>
          </w:r>
          <w:r w:rsidR="00884D1C" w:rsidRPr="00E77497" w:rsidDel="002B4235">
            <w:rPr>
              <w:i/>
            </w:rPr>
            <w:delText>environment</w:delText>
          </w:r>
          <w:r w:rsidR="00884D1C" w:rsidRPr="00E77497" w:rsidDel="002B4235">
            <w:delText xml:space="preserve"> parameter.</w:delText>
          </w:r>
        </w:del>
      </w:ins>
    </w:p>
    <w:p w14:paraId="5253DF6A" w14:textId="77777777" w:rsidR="00884D1C" w:rsidRPr="00E77497" w:rsidRDefault="00884D1C" w:rsidP="00884D1C">
      <w:pPr>
        <w:pStyle w:val="30"/>
        <w:numPr>
          <w:ilvl w:val="0"/>
          <w:numId w:val="0"/>
        </w:numPr>
        <w:rPr>
          <w:ins w:id="15310" w:author="Rev 3 Allen Wirfs-Brock" w:date="2011-09-09T12:39:00Z"/>
        </w:rPr>
      </w:pPr>
      <w:bookmarkStart w:id="15311" w:name="_Toc329528808"/>
      <w:ins w:id="15312" w:author="Rev 3 Allen Wirfs-Brock" w:date="2011-09-09T12:39:00Z">
        <w:r w:rsidRPr="00E77497">
          <w:t>12.2.</w:t>
        </w:r>
        <w:del w:id="15313" w:author="Rev 6 Allen Wirfs-Brock" w:date="2012-02-25T16:20:00Z">
          <w:r w:rsidRPr="00E77497" w:rsidDel="002B4235">
            <w:delText>3</w:delText>
          </w:r>
        </w:del>
      </w:ins>
      <w:ins w:id="15314" w:author="Rev 6 Allen Wirfs-Brock" w:date="2012-02-25T16:20:00Z">
        <w:r w:rsidR="002B4235">
          <w:t>2</w:t>
        </w:r>
      </w:ins>
      <w:ins w:id="15315" w:author="Rev 3 Allen Wirfs-Brock" w:date="2011-09-09T12:39:00Z">
        <w:r w:rsidRPr="00E77497">
          <w:tab/>
          <w:t>Variable Statement</w:t>
        </w:r>
        <w:bookmarkEnd w:id="15311"/>
      </w:ins>
    </w:p>
    <w:p w14:paraId="76AED29A" w14:textId="77777777" w:rsidR="00297CB6" w:rsidRPr="00E77497" w:rsidRDefault="00297CB6" w:rsidP="00297CB6">
      <w:pPr>
        <w:rPr>
          <w:ins w:id="15316" w:author="Rev 4 Allen Wirfs-Brock" w:date="2011-10-15T17:31:00Z"/>
          <w:sz w:val="18"/>
        </w:rPr>
      </w:pPr>
      <w:ins w:id="15317" w:author="Rev 4 Allen Wirfs-Brock" w:date="2011-10-15T17:31:00Z">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del w:id="15318" w:author="Rev 8 Allen Wirfs-Brock" w:date="2012-06-13T16:00:00Z">
          <w:r w:rsidRPr="00E77497" w:rsidDel="00B33FB4">
            <w:rPr>
              <w:sz w:val="18"/>
            </w:rPr>
            <w:delText>current</w:delText>
          </w:r>
        </w:del>
      </w:ins>
      <w:ins w:id="15319" w:author="Rev 8 Allen Wirfs-Brock" w:date="2012-06-13T16:00:00Z">
        <w:r w:rsidR="00B33FB4">
          <w:rPr>
            <w:sz w:val="18"/>
          </w:rPr>
          <w:t>running</w:t>
        </w:r>
      </w:ins>
      <w:ins w:id="15320" w:author="Rev 4 Allen Wirfs-Brock" w:date="2011-10-15T17:31:00Z">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ins>
    </w:p>
    <w:p w14:paraId="2BD249C5" w14:textId="77777777" w:rsidR="00884D1C" w:rsidRPr="00E77497" w:rsidRDefault="00884D1C" w:rsidP="00884D1C">
      <w:pPr>
        <w:pStyle w:val="Syntax"/>
        <w:rPr>
          <w:ins w:id="15321" w:author="Rev 3 Allen Wirfs-Brock" w:date="2011-09-09T12:39:00Z"/>
        </w:rPr>
      </w:pPr>
      <w:ins w:id="15322" w:author="Rev 3 Allen Wirfs-Brock" w:date="2011-09-09T12:39:00Z">
        <w:r w:rsidRPr="00E77497">
          <w:t>Syntax</w:t>
        </w:r>
      </w:ins>
    </w:p>
    <w:p w14:paraId="3D64CCBB" w14:textId="77777777" w:rsidR="00884D1C" w:rsidRPr="00E77497" w:rsidRDefault="00884D1C" w:rsidP="00884D1C">
      <w:pPr>
        <w:pStyle w:val="SyntaxRule"/>
        <w:rPr>
          <w:ins w:id="15323" w:author="Rev 3 Allen Wirfs-Brock" w:date="2011-09-09T12:39:00Z"/>
        </w:rPr>
      </w:pPr>
      <w:ins w:id="15324" w:author="Rev 3 Allen Wirfs-Brock" w:date="2011-09-09T12:39:00Z">
        <w:r w:rsidRPr="00E77497">
          <w:t xml:space="preserve">VariableStatement </w:t>
        </w:r>
        <w:r w:rsidRPr="00E77497">
          <w:rPr>
            <w:rFonts w:ascii="Arial" w:hAnsi="Arial"/>
            <w:b/>
            <w:i w:val="0"/>
          </w:rPr>
          <w:t>:</w:t>
        </w:r>
      </w:ins>
    </w:p>
    <w:p w14:paraId="5F0EE452" w14:textId="77777777" w:rsidR="00884D1C" w:rsidRPr="00E77497" w:rsidRDefault="00884D1C" w:rsidP="00884D1C">
      <w:pPr>
        <w:pStyle w:val="SyntaxDefinition"/>
        <w:rPr>
          <w:ins w:id="15325" w:author="Rev 3 Allen Wirfs-Brock" w:date="2011-09-09T12:39:00Z"/>
        </w:rPr>
      </w:pPr>
      <w:ins w:id="15326" w:author="Rev 3 Allen Wirfs-Brock" w:date="2011-09-09T12:39:00Z">
        <w:r w:rsidRPr="00E77497">
          <w:rPr>
            <w:rFonts w:ascii="Courier New" w:hAnsi="Courier New"/>
            <w:b/>
            <w:i w:val="0"/>
          </w:rPr>
          <w:t>var</w:t>
        </w:r>
        <w:r w:rsidRPr="00E77497">
          <w:t xml:space="preserve"> VariableDeclarationList </w:t>
        </w:r>
        <w:r w:rsidRPr="00E77497">
          <w:rPr>
            <w:rFonts w:ascii="Courier New" w:hAnsi="Courier New"/>
            <w:b/>
            <w:i w:val="0"/>
          </w:rPr>
          <w:t>;</w:t>
        </w:r>
      </w:ins>
    </w:p>
    <w:p w14:paraId="5959F514" w14:textId="77777777" w:rsidR="00884D1C" w:rsidRPr="00E77497" w:rsidRDefault="00884D1C" w:rsidP="00884D1C">
      <w:pPr>
        <w:pStyle w:val="SyntaxRule"/>
        <w:rPr>
          <w:ins w:id="15327" w:author="Rev 3 Allen Wirfs-Brock" w:date="2011-09-09T12:39:00Z"/>
        </w:rPr>
      </w:pPr>
      <w:ins w:id="15328" w:author="Rev 3 Allen Wirfs-Brock" w:date="2011-09-09T12:39:00Z">
        <w:r w:rsidRPr="00E77497">
          <w:t xml:space="preserve">VariableDeclarationList </w:t>
        </w:r>
        <w:r w:rsidRPr="00E77497">
          <w:rPr>
            <w:rFonts w:ascii="Arial" w:hAnsi="Arial"/>
            <w:b/>
            <w:i w:val="0"/>
          </w:rPr>
          <w:t>:</w:t>
        </w:r>
      </w:ins>
    </w:p>
    <w:p w14:paraId="6B1BF18E" w14:textId="77777777" w:rsidR="00884D1C" w:rsidRPr="00E77497" w:rsidRDefault="00884D1C" w:rsidP="00884D1C">
      <w:pPr>
        <w:pStyle w:val="SyntaxDefinition"/>
        <w:rPr>
          <w:ins w:id="15329" w:author="Rev 3 Allen Wirfs-Brock" w:date="2011-09-09T12:39:00Z"/>
        </w:rPr>
      </w:pPr>
      <w:ins w:id="15330" w:author="Rev 3 Allen Wirfs-Brock" w:date="2011-09-09T12:39:00Z">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ins>
    </w:p>
    <w:p w14:paraId="2A0EC701" w14:textId="77777777" w:rsidR="00884D1C" w:rsidRPr="00E77497" w:rsidRDefault="00884D1C" w:rsidP="00884D1C">
      <w:pPr>
        <w:pStyle w:val="SyntaxRule"/>
        <w:rPr>
          <w:ins w:id="15331" w:author="Rev 3 Allen Wirfs-Brock" w:date="2011-09-09T12:39:00Z"/>
        </w:rPr>
      </w:pPr>
      <w:ins w:id="15332" w:author="Rev 3 Allen Wirfs-Brock" w:date="2011-09-09T12:39:00Z">
        <w:r w:rsidRPr="00E77497">
          <w:t xml:space="preserve">VariableDeclarationListNoIn </w:t>
        </w:r>
        <w:r w:rsidRPr="00E77497">
          <w:rPr>
            <w:rFonts w:ascii="Arial" w:hAnsi="Arial"/>
            <w:b/>
            <w:i w:val="0"/>
          </w:rPr>
          <w:t>:</w:t>
        </w:r>
      </w:ins>
    </w:p>
    <w:p w14:paraId="13F532EE" w14:textId="77777777" w:rsidR="00884D1C" w:rsidRPr="00E77497" w:rsidRDefault="00884D1C" w:rsidP="00884D1C">
      <w:pPr>
        <w:pStyle w:val="SyntaxDefinition"/>
        <w:rPr>
          <w:ins w:id="15333" w:author="Rev 3 Allen Wirfs-Brock" w:date="2011-09-09T12:39:00Z"/>
        </w:rPr>
      </w:pPr>
      <w:ins w:id="15334" w:author="Rev 3 Allen Wirfs-Brock" w:date="2011-09-09T12:39: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14:paraId="40AF8577" w14:textId="77777777" w:rsidR="00884D1C" w:rsidRPr="00E77497" w:rsidRDefault="00884D1C" w:rsidP="00884D1C">
      <w:pPr>
        <w:pStyle w:val="SyntaxRule"/>
        <w:rPr>
          <w:ins w:id="15335" w:author="Rev 3 Allen Wirfs-Brock" w:date="2011-09-09T12:39:00Z"/>
        </w:rPr>
      </w:pPr>
      <w:ins w:id="15336" w:author="Rev 3 Allen Wirfs-Brock" w:date="2011-09-09T12:39:00Z">
        <w:r w:rsidRPr="00E77497">
          <w:t xml:space="preserve">VariableDeclaration </w:t>
        </w:r>
        <w:r w:rsidRPr="00E77497">
          <w:rPr>
            <w:rFonts w:ascii="Arial" w:hAnsi="Arial"/>
            <w:b/>
            <w:i w:val="0"/>
          </w:rPr>
          <w:t>:</w:t>
        </w:r>
      </w:ins>
    </w:p>
    <w:p w14:paraId="289FF821" w14:textId="77777777" w:rsidR="00884D1C" w:rsidRPr="00E77497" w:rsidRDefault="00884D1C" w:rsidP="00884D1C">
      <w:pPr>
        <w:pStyle w:val="SyntaxDefinition"/>
        <w:rPr>
          <w:ins w:id="15337" w:author="Rev 3 Allen Wirfs-Brock" w:date="2011-09-09T12:39:00Z"/>
        </w:rPr>
      </w:pPr>
      <w:ins w:id="15338"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1BFED1EC" w14:textId="77777777" w:rsidR="00884D1C" w:rsidRPr="00E77497" w:rsidRDefault="00884D1C" w:rsidP="00884D1C">
      <w:pPr>
        <w:pStyle w:val="SyntaxRule"/>
        <w:rPr>
          <w:ins w:id="15339" w:author="Rev 3 Allen Wirfs-Brock" w:date="2011-09-09T12:39:00Z"/>
        </w:rPr>
      </w:pPr>
      <w:ins w:id="15340" w:author="Rev 3 Allen Wirfs-Brock" w:date="2011-09-09T12:39:00Z">
        <w:r w:rsidRPr="00E77497">
          <w:t xml:space="preserve">VariableDeclarationNoIn </w:t>
        </w:r>
        <w:r w:rsidRPr="00E77497">
          <w:rPr>
            <w:rFonts w:ascii="Arial" w:hAnsi="Arial"/>
            <w:b/>
            <w:i w:val="0"/>
          </w:rPr>
          <w:t>:</w:t>
        </w:r>
      </w:ins>
    </w:p>
    <w:p w14:paraId="19C80C99" w14:textId="77777777" w:rsidR="00884D1C" w:rsidRPr="00E77497" w:rsidDel="002B4191" w:rsidRDefault="00884D1C" w:rsidP="00884D1C">
      <w:pPr>
        <w:pStyle w:val="SyntaxDefinition"/>
        <w:rPr>
          <w:ins w:id="15341" w:author="Rev 3 Allen Wirfs-Brock" w:date="2011-09-09T12:39:00Z"/>
          <w:del w:id="15342" w:author="Rev 4 Allen Wirfs-Brock" w:date="2011-10-15T17:31:00Z"/>
        </w:rPr>
      </w:pPr>
      <w:ins w:id="15343"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2A981676" w14:textId="77777777" w:rsidR="00884D1C" w:rsidRPr="00E77497" w:rsidRDefault="00884D1C" w:rsidP="00C7794D">
      <w:pPr>
        <w:pStyle w:val="SyntaxDefinition"/>
        <w:rPr>
          <w:ins w:id="15344" w:author="Rev 3 Allen Wirfs-Brock" w:date="2011-09-09T12:39:00Z"/>
        </w:rPr>
      </w:pPr>
    </w:p>
    <w:p w14:paraId="27A26E48" w14:textId="77777777" w:rsidR="008D60F4" w:rsidRPr="00E77497" w:rsidRDefault="008D60F4" w:rsidP="008D60F4">
      <w:pPr>
        <w:rPr>
          <w:ins w:id="15345" w:author="Rev 4 Allen Wirfs-Brock" w:date="2011-10-15T17:46:00Z"/>
        </w:rPr>
      </w:pPr>
      <w:ins w:id="15346" w:author="Rev 4 Allen Wirfs-Brock" w:date="2011-10-15T17:46:00Z">
        <w:r w:rsidRPr="00E77497">
          <w:t>The</w:t>
        </w:r>
      </w:ins>
      <w:ins w:id="15347" w:author="Rev 4 Allen Wirfs-Brock" w:date="2011-10-15T17:47:00Z">
        <w:r w:rsidRPr="00E77497">
          <w:t xml:space="preserve"> semantics of the</w:t>
        </w:r>
      </w:ins>
      <w:ins w:id="15348" w:author="Rev 4 Allen Wirfs-Brock" w:date="2011-10-15T17:46:00Z">
        <w:r w:rsidRPr="00E77497">
          <w:t xml:space="preserv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5349" w:author="Rev 4 Allen Wirfs-Brock" w:date="2011-10-15T17:48:00Z">
        <w:r w:rsidRPr="00E77497">
          <w:t xml:space="preserve">used in </w:t>
        </w:r>
      </w:ins>
      <w:ins w:id="15350" w:author="Rev 4 Allen Wirfs-Brock" w:date="2011-10-15T17:46:00Z">
        <w:r w:rsidRPr="00E77497">
          <w:t xml:space="preserve">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1D6D8997" w14:textId="77777777" w:rsidR="00884D1C" w:rsidRPr="00E77497" w:rsidDel="00297CB6" w:rsidRDefault="00884D1C" w:rsidP="00884D1C">
      <w:pPr>
        <w:rPr>
          <w:ins w:id="15351" w:author="Rev 3 Allen Wirfs-Brock" w:date="2011-09-09T12:39:00Z"/>
          <w:del w:id="15352" w:author="Rev 4 Allen Wirfs-Brock" w:date="2011-10-15T17:31:00Z"/>
          <w:sz w:val="18"/>
        </w:rPr>
      </w:pPr>
      <w:ins w:id="15353" w:author="Rev 3 Allen Wirfs-Brock" w:date="2011-09-09T12:39:00Z">
        <w:del w:id="15354" w:author="Rev 4 Allen Wirfs-Brock" w:date="2011-10-15T17:31:00Z">
          <w:r w:rsidRPr="00E77497" w:rsidDel="00297CB6">
            <w:rPr>
              <w:sz w:val="18"/>
            </w:rPr>
            <w:delText>NOTE</w:delText>
          </w:r>
          <w:r w:rsidRPr="00E77497" w:rsidDel="00297CB6">
            <w:rPr>
              <w:sz w:val="18"/>
            </w:rPr>
            <w:tab/>
            <w:delText xml:space="preserve">A </w:delText>
          </w:r>
          <w:r w:rsidRPr="00E77497" w:rsidDel="00297CB6">
            <w:rPr>
              <w:rFonts w:ascii="Courier New" w:hAnsi="Courier New"/>
              <w:b/>
              <w:sz w:val="18"/>
            </w:rPr>
            <w:delText>var</w:delText>
          </w:r>
          <w:r w:rsidRPr="00E77497" w:rsidDel="00297CB6">
            <w:rPr>
              <w:sz w:val="16"/>
            </w:rPr>
            <w:delText xml:space="preserve"> </w:delText>
          </w:r>
          <w:r w:rsidRPr="00E77497" w:rsidDel="00297CB6">
            <w:rPr>
              <w:sz w:val="18"/>
            </w:rPr>
            <w:delText xml:space="preserve">statement declares variables that are scoped to the current execution context’s VariableEnvironment. Var variables are created when their containing Lexical Environment is instantiated and are initialised to </w:delText>
          </w:r>
          <w:r w:rsidRPr="00E77497" w:rsidDel="00297CB6">
            <w:rPr>
              <w:b/>
              <w:sz w:val="18"/>
            </w:rPr>
            <w:delText>undefined</w:delText>
          </w:r>
          <w:r w:rsidRPr="00E77497" w:rsidDel="00297CB6">
            <w:rPr>
              <w:sz w:val="18"/>
            </w:rPr>
            <w:delText xml:space="preserve"> when created. Within the scope of any VariableEnvironemnt a common </w:delText>
          </w:r>
          <w:r w:rsidRPr="00E77497" w:rsidDel="00297CB6">
            <w:rPr>
              <w:rFonts w:ascii="Times New Roman" w:hAnsi="Times New Roman"/>
              <w:i/>
              <w:sz w:val="18"/>
            </w:rPr>
            <w:delText>Identifier</w:delText>
          </w:r>
          <w:r w:rsidRPr="00E77497" w:rsidDel="00297CB6">
            <w:rPr>
              <w:sz w:val="18"/>
            </w:rPr>
            <w:delText xml:space="preserve"> may appear in more than one </w:delText>
          </w:r>
          <w:r w:rsidRPr="00E77497" w:rsidDel="00297CB6">
            <w:rPr>
              <w:rFonts w:ascii="Times New Roman" w:hAnsi="Times New Roman"/>
              <w:i/>
              <w:sz w:val="18"/>
            </w:rPr>
            <w:delText>VariableDeclaration</w:delText>
          </w:r>
          <w:r w:rsidRPr="00E77497" w:rsidDel="00297CB6">
            <w:rPr>
              <w:sz w:val="18"/>
            </w:rPr>
            <w:delText xml:space="preserve"> but those declarations collective define only one variable. A variable defined by a </w:delText>
          </w:r>
          <w:r w:rsidRPr="00E77497" w:rsidDel="00297CB6">
            <w:rPr>
              <w:rFonts w:ascii="Times New Roman" w:hAnsi="Times New Roman"/>
              <w:i/>
              <w:sz w:val="18"/>
            </w:rPr>
            <w:delText>VariableDeclaration</w:delText>
          </w:r>
          <w:r w:rsidRPr="00E77497" w:rsidDel="00297CB6">
            <w:rPr>
              <w:sz w:val="18"/>
            </w:rPr>
            <w:delText xml:space="preserve"> with an </w:delText>
          </w:r>
          <w:r w:rsidRPr="00E77497" w:rsidDel="00297CB6">
            <w:rPr>
              <w:rFonts w:ascii="Times New Roman" w:hAnsi="Times New Roman"/>
              <w:i/>
              <w:sz w:val="18"/>
            </w:rPr>
            <w:delText>Initialiser</w:delText>
          </w:r>
          <w:r w:rsidRPr="00E77497" w:rsidDel="00297CB6">
            <w:rPr>
              <w:sz w:val="18"/>
            </w:rPr>
            <w:delText xml:space="preserve"> is assigned the value of its </w:delText>
          </w:r>
          <w:r w:rsidRPr="00E77497" w:rsidDel="00297CB6">
            <w:rPr>
              <w:rFonts w:ascii="Times New Roman" w:hAnsi="Times New Roman"/>
              <w:i/>
              <w:sz w:val="18"/>
            </w:rPr>
            <w:delText>Initialiser</w:delText>
          </w:r>
          <w:r w:rsidRPr="00E77497" w:rsidDel="00297CB6">
            <w:rPr>
              <w:rFonts w:ascii="Times New Roman" w:hAnsi="Times New Roman"/>
              <w:sz w:val="18"/>
            </w:rPr>
            <w:delText>’s</w:delText>
          </w:r>
          <w:r w:rsidRPr="00E77497" w:rsidDel="00297CB6">
            <w:rPr>
              <w:sz w:val="18"/>
            </w:rPr>
            <w:delText xml:space="preserve"> </w:delText>
          </w:r>
          <w:r w:rsidRPr="00E77497" w:rsidDel="00297CB6">
            <w:rPr>
              <w:rFonts w:ascii="Times New Roman" w:hAnsi="Times New Roman"/>
              <w:i/>
              <w:sz w:val="18"/>
            </w:rPr>
            <w:delText>AssignmentExpression</w:delText>
          </w:r>
          <w:r w:rsidRPr="00E77497" w:rsidDel="00297CB6">
            <w:rPr>
              <w:sz w:val="18"/>
            </w:rPr>
            <w:delText xml:space="preserve"> when the </w:delText>
          </w:r>
          <w:r w:rsidRPr="00E77497" w:rsidDel="00297CB6">
            <w:rPr>
              <w:rFonts w:ascii="Times New Roman" w:hAnsi="Times New Roman"/>
              <w:i/>
              <w:sz w:val="18"/>
            </w:rPr>
            <w:delText>VariableDeclaration</w:delText>
          </w:r>
          <w:r w:rsidRPr="00E77497" w:rsidDel="00297CB6">
            <w:rPr>
              <w:sz w:val="18"/>
            </w:rPr>
            <w:delText xml:space="preserve"> is executed, not when the variable is created. </w:delText>
          </w:r>
        </w:del>
      </w:ins>
    </w:p>
    <w:p w14:paraId="0E4419A2" w14:textId="77777777" w:rsidR="00884D1C" w:rsidRPr="00E77497" w:rsidDel="009728E8" w:rsidRDefault="00884D1C" w:rsidP="00884D1C">
      <w:pPr>
        <w:pStyle w:val="Syntax"/>
        <w:rPr>
          <w:ins w:id="15355" w:author="Rev 3 Allen Wirfs-Brock" w:date="2011-09-09T12:39:00Z"/>
          <w:del w:id="15356" w:author="Rev 4 Allen Wirfs-Brock" w:date="2011-10-15T17:32:00Z"/>
        </w:rPr>
      </w:pPr>
      <w:ins w:id="15357" w:author="Rev 3 Allen Wirfs-Brock" w:date="2011-09-09T12:39:00Z">
        <w:del w:id="15358" w:author="Rev 4 Allen Wirfs-Brock" w:date="2011-10-15T17:32:00Z">
          <w:r w:rsidRPr="00E77497" w:rsidDel="009728E8">
            <w:delText>Semantics</w:delText>
          </w:r>
        </w:del>
      </w:ins>
    </w:p>
    <w:p w14:paraId="65982308" w14:textId="77777777" w:rsidR="009728E8" w:rsidRPr="00E77497" w:rsidRDefault="009728E8" w:rsidP="009728E8">
      <w:pPr>
        <w:pStyle w:val="40"/>
        <w:numPr>
          <w:ilvl w:val="0"/>
          <w:numId w:val="0"/>
        </w:numPr>
        <w:rPr>
          <w:ins w:id="15359" w:author="Rev 4 Allen Wirfs-Brock" w:date="2011-10-15T17:32:00Z"/>
        </w:rPr>
      </w:pPr>
      <w:ins w:id="15360" w:author="Rev 4 Allen Wirfs-Brock" w:date="2011-10-15T17:32:00Z">
        <w:r w:rsidRPr="00E77497">
          <w:t>Static Semantics</w:t>
        </w:r>
      </w:ins>
    </w:p>
    <w:p w14:paraId="1884D92D" w14:textId="77777777" w:rsidR="009728E8" w:rsidRPr="00E77497" w:rsidDel="00F144A1" w:rsidRDefault="00C9049C" w:rsidP="009728E8">
      <w:pPr>
        <w:rPr>
          <w:ins w:id="15361" w:author="Rev 4 Allen Wirfs-Brock" w:date="2011-10-15T17:32:00Z"/>
          <w:del w:id="15362" w:author="Rev 6 Allen Wirfs-Brock" w:date="2012-01-26T15:05:00Z"/>
          <w:rFonts w:ascii="Helvetica" w:hAnsi="Helvetica"/>
          <w:b/>
        </w:rPr>
      </w:pPr>
      <w:ins w:id="15363" w:author="Rev 4 Allen Wirfs-Brock" w:date="2011-10-20T10:20:00Z">
        <w:del w:id="15364" w:author="Rev 6 Allen Wirfs-Brock" w:date="2012-01-26T15:05:00Z">
          <w:r w:rsidRPr="00E77497" w:rsidDel="00F144A1">
            <w:rPr>
              <w:rFonts w:ascii="Helvetica" w:hAnsi="Helvetica"/>
              <w:b/>
            </w:rPr>
            <w:delText xml:space="preserve">Static Semantics:  </w:delText>
          </w:r>
        </w:del>
      </w:ins>
      <w:ins w:id="15365" w:author="Rev 4 Allen Wirfs-Brock" w:date="2011-10-15T17:32:00Z">
        <w:del w:id="15366" w:author="Rev 6 Allen Wirfs-Brock" w:date="2012-01-26T15:05:00Z">
          <w:r w:rsidR="009728E8" w:rsidRPr="00E77497" w:rsidDel="00F144A1">
            <w:rPr>
              <w:rFonts w:ascii="Helvetica" w:hAnsi="Helvetica"/>
              <w:b/>
            </w:rPr>
            <w:delText>Early Errors</w:delText>
          </w:r>
        </w:del>
      </w:ins>
    </w:p>
    <w:p w14:paraId="3B8C6312" w14:textId="77777777" w:rsidR="00BF2819" w:rsidRPr="00E77497" w:rsidDel="00F144A1" w:rsidRDefault="00BF2819" w:rsidP="00BF2819">
      <w:pPr>
        <w:rPr>
          <w:ins w:id="15367" w:author="Rev 4 Allen Wirfs-Brock" w:date="2011-10-15T17:45:00Z"/>
          <w:del w:id="15368" w:author="Rev 6 Allen Wirfs-Brock" w:date="2012-01-26T15:05:00Z"/>
        </w:rPr>
      </w:pPr>
      <w:ins w:id="15369" w:author="Rev 4 Allen Wirfs-Brock" w:date="2011-10-15T17:45:00Z">
        <w:del w:id="15370" w:author="Rev 6 Allen Wirfs-Brock" w:date="2012-01-26T15:05:00Z">
          <w:r w:rsidRPr="00E77497" w:rsidDel="00F144A1">
            <w:rPr>
              <w:rFonts w:ascii="Times New Roman" w:hAnsi="Times New Roman"/>
              <w:i/>
            </w:rPr>
            <w:delText xml:space="preserve">VariableDeclaration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BindingPattern Initialiser</w:delText>
          </w:r>
          <w:r w:rsidRPr="00E77497" w:rsidDel="00F144A1">
            <w:delText xml:space="preserve"> </w:delText>
          </w:r>
        </w:del>
      </w:ins>
    </w:p>
    <w:p w14:paraId="13C18D92" w14:textId="77777777" w:rsidR="00BF2819" w:rsidRPr="00E77497" w:rsidDel="00F144A1" w:rsidRDefault="00BF2819" w:rsidP="00FA3203">
      <w:pPr>
        <w:numPr>
          <w:ilvl w:val="0"/>
          <w:numId w:val="403"/>
        </w:numPr>
        <w:rPr>
          <w:ins w:id="15371" w:author="Rev 4 Allen Wirfs-Brock" w:date="2011-10-15T17:45:00Z"/>
          <w:del w:id="15372" w:author="Rev 6 Allen Wirfs-Brock" w:date="2012-01-26T15:05:00Z"/>
        </w:rPr>
      </w:pPr>
      <w:ins w:id="15373" w:author="Rev 4 Allen Wirfs-Brock" w:date="2011-10-15T17:45:00Z">
        <w:del w:id="15374" w:author="Rev 6 Allen Wirfs-Brock" w:date="2012-01-26T15:05:00Z">
          <w:r w:rsidRPr="00E77497" w:rsidDel="00F144A1">
            <w:delText>It is a Syntax Error if the source code matching this production is not contained in extended code.</w:delText>
          </w:r>
        </w:del>
      </w:ins>
    </w:p>
    <w:p w14:paraId="0360E053" w14:textId="77777777" w:rsidR="00E721B9" w:rsidRPr="00E77497" w:rsidRDefault="00E721B9" w:rsidP="00E721B9">
      <w:pPr>
        <w:rPr>
          <w:ins w:id="15375" w:author="Rev 4 Allen Wirfs-Brock" w:date="2011-10-15T17:40:00Z"/>
          <w:rFonts w:ascii="Helvetica" w:hAnsi="Helvetica"/>
          <w:b/>
        </w:rPr>
      </w:pPr>
      <w:ins w:id="15376" w:author="Rev 4 Allen Wirfs-Brock" w:date="2011-10-15T17:40:00Z">
        <w:r w:rsidRPr="00E77497">
          <w:rPr>
            <w:rFonts w:ascii="Helvetica" w:hAnsi="Helvetica"/>
            <w:b/>
          </w:rPr>
          <w:t xml:space="preserve">Static Semantics:  </w:t>
        </w:r>
        <w:r w:rsidRPr="00E77497">
          <w:rPr>
            <w:rFonts w:ascii="Helvetica" w:hAnsi="Helvetica"/>
            <w:b/>
            <w:lang w:eastAsia="en-US"/>
          </w:rPr>
          <w:t>BoundNames</w:t>
        </w:r>
      </w:ins>
    </w:p>
    <w:p w14:paraId="368A922A" w14:textId="77777777" w:rsidR="00884D1C" w:rsidRPr="00E77497" w:rsidDel="00211A14" w:rsidRDefault="00884D1C" w:rsidP="00884D1C">
      <w:pPr>
        <w:rPr>
          <w:ins w:id="15377" w:author="Rev 3 Allen Wirfs-Brock" w:date="2011-09-09T12:39:00Z"/>
          <w:del w:id="15378" w:author="Rev 8 Allen Wirfs-Brock" w:date="2012-06-01T08:52:00Z"/>
        </w:rPr>
      </w:pPr>
      <w:ins w:id="15379" w:author="Rev 3 Allen Wirfs-Brock" w:date="2011-09-09T12:39:00Z">
        <w:del w:id="15380" w:author="Rev 8 Allen Wirfs-Brock" w:date="2012-06-01T08:52:00Z">
          <w:r w:rsidRPr="00E77497" w:rsidDel="00211A14">
            <w:delText xml:space="preserve">The </w:delText>
          </w:r>
          <w:r w:rsidRPr="00E77497" w:rsidDel="00211A14">
            <w:rPr>
              <w:rFonts w:ascii="Times New Roman" w:eastAsia="Times New Roman" w:hAnsi="Times New Roman"/>
              <w:spacing w:val="6"/>
              <w:lang w:eastAsia="en-US"/>
            </w:rPr>
            <w:delText xml:space="preserve">BoundNames </w:delText>
          </w:r>
          <w:r w:rsidRPr="00E77497" w:rsidDel="00211A14">
            <w:delText xml:space="preserve">of the production  </w:delText>
          </w:r>
          <w:r w:rsidRPr="00E77497" w:rsidDel="00211A14">
            <w:rPr>
              <w:rFonts w:ascii="Times New Roman" w:hAnsi="Times New Roman"/>
              <w:i/>
            </w:rPr>
            <w:delText xml:space="preserve">VariableStatement </w:delText>
          </w:r>
          <w:r w:rsidRPr="00E77497" w:rsidDel="00211A14">
            <w:rPr>
              <w:b/>
            </w:rPr>
            <w:delText>:</w:delText>
          </w:r>
          <w:r w:rsidRPr="00E77497" w:rsidDel="00211A14">
            <w:rPr>
              <w:rFonts w:ascii="Times New Roman" w:hAnsi="Times New Roman"/>
              <w:i/>
            </w:rPr>
            <w:delText xml:space="preserve"> </w:delText>
          </w:r>
          <w:r w:rsidRPr="00E77497" w:rsidDel="00211A14">
            <w:rPr>
              <w:rFonts w:ascii="Courier New" w:hAnsi="Courier New"/>
              <w:b/>
            </w:rPr>
            <w:delText>var</w:delText>
          </w:r>
          <w:r w:rsidRPr="00E77497" w:rsidDel="00211A14">
            <w:rPr>
              <w:rFonts w:ascii="Times New Roman" w:hAnsi="Times New Roman"/>
              <w:i/>
            </w:rPr>
            <w:delText xml:space="preserve"> VariableDeclarationList </w:delText>
          </w:r>
          <w:r w:rsidRPr="00E77497" w:rsidDel="00211A14">
            <w:rPr>
              <w:rFonts w:ascii="Courier New" w:hAnsi="Courier New"/>
              <w:b/>
            </w:rPr>
            <w:delText>;</w:delText>
          </w:r>
          <w:r w:rsidRPr="00E77497" w:rsidDel="00211A14">
            <w:delText xml:space="preserve"> is determined as follows:</w:delText>
          </w:r>
        </w:del>
      </w:ins>
    </w:p>
    <w:p w14:paraId="7D163011" w14:textId="77777777" w:rsidR="00884D1C" w:rsidRPr="00E77497" w:rsidDel="00211A14" w:rsidRDefault="00884D1C" w:rsidP="00FA3203">
      <w:pPr>
        <w:pStyle w:val="Alg4"/>
        <w:numPr>
          <w:ilvl w:val="0"/>
          <w:numId w:val="510"/>
        </w:numPr>
        <w:spacing w:after="220"/>
        <w:contextualSpacing/>
        <w:rPr>
          <w:ins w:id="15381" w:author="Rev 3 Allen Wirfs-Brock" w:date="2011-09-09T12:39:00Z"/>
          <w:del w:id="15382" w:author="Rev 8 Allen Wirfs-Brock" w:date="2012-06-01T08:52:00Z"/>
        </w:rPr>
      </w:pPr>
      <w:ins w:id="15383" w:author="Rev 3 Allen Wirfs-Brock" w:date="2011-09-09T12:39:00Z">
        <w:del w:id="15384" w:author="Rev 8 Allen Wirfs-Brock" w:date="2012-06-01T08:52:00Z">
          <w:r w:rsidRPr="00E77497" w:rsidDel="00211A14">
            <w:delText xml:space="preserve">Return BoundNames of </w:delText>
          </w:r>
          <w:r w:rsidRPr="00E77497" w:rsidDel="00211A14">
            <w:rPr>
              <w:i/>
            </w:rPr>
            <w:delText>VariableDeclarationList</w:delText>
          </w:r>
          <w:r w:rsidRPr="00E77497" w:rsidDel="00211A14">
            <w:delText>.</w:delText>
          </w:r>
        </w:del>
      </w:ins>
    </w:p>
    <w:p w14:paraId="573F0212" w14:textId="77777777" w:rsidR="00943821" w:rsidRPr="00E77497" w:rsidDel="00211A14" w:rsidRDefault="00943821" w:rsidP="00943821">
      <w:pPr>
        <w:rPr>
          <w:ins w:id="15385" w:author="Rev 4 Allen Wirfs-Brock" w:date="2011-10-15T17:41:00Z"/>
          <w:del w:id="15386" w:author="Rev 8 Allen Wirfs-Brock" w:date="2012-06-01T08:52:00Z"/>
        </w:rPr>
      </w:pPr>
      <w:ins w:id="15387" w:author="Rev 4 Allen Wirfs-Brock" w:date="2011-10-15T17:41:00Z">
        <w:del w:id="15388" w:author="Rev 8 Allen Wirfs-Brock" w:date="2012-06-01T08:52:00Z">
          <w:r w:rsidRPr="00E77497" w:rsidDel="00211A14">
            <w:rPr>
              <w:rStyle w:val="bnf"/>
            </w:rPr>
            <w:delText>VariableDeclarationList</w:delText>
          </w:r>
          <w:r w:rsidRPr="00E77497" w:rsidDel="00211A14">
            <w:delText xml:space="preserve"> </w:delText>
          </w:r>
          <w:r w:rsidRPr="00E77497" w:rsidDel="00211A14">
            <w:rPr>
              <w:b/>
            </w:rPr>
            <w:delText>:</w:delText>
          </w:r>
          <w:r w:rsidRPr="00E77497" w:rsidDel="00211A14">
            <w:rPr>
              <w:rStyle w:val="bnf"/>
            </w:rPr>
            <w:delText>VariableDeclaration</w:delText>
          </w:r>
          <w:r w:rsidRPr="00E77497" w:rsidDel="00211A14">
            <w:delText xml:space="preserve"> </w:delText>
          </w:r>
        </w:del>
      </w:ins>
    </w:p>
    <w:p w14:paraId="273F5D28" w14:textId="77777777" w:rsidR="00943821" w:rsidRPr="00E77497" w:rsidDel="00211A14" w:rsidRDefault="00943821" w:rsidP="00FA3203">
      <w:pPr>
        <w:pStyle w:val="Alg4"/>
        <w:numPr>
          <w:ilvl w:val="0"/>
          <w:numId w:val="511"/>
        </w:numPr>
        <w:spacing w:after="220"/>
        <w:contextualSpacing/>
        <w:rPr>
          <w:ins w:id="15389" w:author="Rev 4 Allen Wirfs-Brock" w:date="2011-10-15T17:41:00Z"/>
          <w:del w:id="15390" w:author="Rev 8 Allen Wirfs-Brock" w:date="2012-06-01T08:52:00Z"/>
        </w:rPr>
      </w:pPr>
      <w:ins w:id="15391" w:author="Rev 4 Allen Wirfs-Brock" w:date="2011-10-15T17:41:00Z">
        <w:del w:id="15392" w:author="Rev 8 Allen Wirfs-Brock" w:date="2012-06-01T08:52:00Z">
          <w:r w:rsidRPr="00E77497" w:rsidDel="00211A14">
            <w:delText xml:space="preserve">Return BoundNames of </w:delText>
          </w:r>
          <w:r w:rsidRPr="00E77497" w:rsidDel="00211A14">
            <w:rPr>
              <w:i/>
            </w:rPr>
            <w:delText>VariableDeclaration</w:delText>
          </w:r>
          <w:r w:rsidRPr="00E77497" w:rsidDel="00211A14">
            <w:delText>.</w:delText>
          </w:r>
        </w:del>
      </w:ins>
    </w:p>
    <w:p w14:paraId="44E5A198" w14:textId="77777777" w:rsidR="00FF4BEE" w:rsidRPr="00E77497" w:rsidRDefault="00FF4BEE" w:rsidP="00FF4BEE">
      <w:pPr>
        <w:rPr>
          <w:ins w:id="15393" w:author="Rev 4 Allen Wirfs-Brock" w:date="2011-10-15T17:42:00Z"/>
        </w:rPr>
      </w:pPr>
      <w:ins w:id="15394" w:author="Rev 4 Allen Wirfs-Brock" w:date="2011-10-15T17:42:00Z">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ins>
    </w:p>
    <w:p w14:paraId="38752ACC" w14:textId="77777777" w:rsidR="00FF4BEE" w:rsidRPr="00E77497" w:rsidRDefault="00FF4BEE" w:rsidP="00FA3203">
      <w:pPr>
        <w:pStyle w:val="Alg4"/>
        <w:numPr>
          <w:ilvl w:val="0"/>
          <w:numId w:val="495"/>
        </w:numPr>
        <w:spacing w:after="220"/>
        <w:contextualSpacing/>
        <w:rPr>
          <w:ins w:id="15395" w:author="Rev 4 Allen Wirfs-Brock" w:date="2011-10-15T17:42:00Z"/>
        </w:rPr>
      </w:pPr>
      <w:ins w:id="15396" w:author="Rev 4 Allen Wirfs-Brock" w:date="2011-10-15T17:42:00Z">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ins>
    </w:p>
    <w:p w14:paraId="01F7A124" w14:textId="77777777" w:rsidR="00FF4BEE" w:rsidRPr="00E77497" w:rsidRDefault="00FF4BEE" w:rsidP="00FA3203">
      <w:pPr>
        <w:pStyle w:val="Alg4"/>
        <w:numPr>
          <w:ilvl w:val="0"/>
          <w:numId w:val="495"/>
        </w:numPr>
        <w:spacing w:after="220"/>
        <w:contextualSpacing/>
        <w:rPr>
          <w:ins w:id="15397" w:author="Rev 4 Allen Wirfs-Brock" w:date="2011-10-15T17:42:00Z"/>
          <w:rStyle w:val="bnf"/>
          <w:i w:val="0"/>
        </w:rPr>
      </w:pPr>
      <w:ins w:id="15398" w:author="Rev 4 Allen Wirfs-Brock" w:date="2011-10-15T17:42:00Z">
        <w:r w:rsidRPr="00E77497">
          <w:t xml:space="preserve">Append to </w:t>
        </w:r>
        <w:r w:rsidRPr="00E77497">
          <w:rPr>
            <w:i/>
          </w:rPr>
          <w:t>names</w:t>
        </w:r>
        <w:r w:rsidRPr="00E77497">
          <w:t xml:space="preserve"> the elements of BoundNames of </w:t>
        </w:r>
        <w:r w:rsidRPr="00E77497">
          <w:rPr>
            <w:rStyle w:val="bnf"/>
          </w:rPr>
          <w:t>VariableDeclaration.</w:t>
        </w:r>
      </w:ins>
    </w:p>
    <w:p w14:paraId="13ED8B11" w14:textId="77777777" w:rsidR="00FF4BEE" w:rsidRPr="00E77497" w:rsidRDefault="00FF4BEE" w:rsidP="00FA3203">
      <w:pPr>
        <w:pStyle w:val="Alg4"/>
        <w:numPr>
          <w:ilvl w:val="0"/>
          <w:numId w:val="495"/>
        </w:numPr>
        <w:spacing w:after="220"/>
        <w:contextualSpacing/>
        <w:rPr>
          <w:ins w:id="15399" w:author="Rev 4 Allen Wirfs-Brock" w:date="2011-10-15T17:42:00Z"/>
        </w:rPr>
      </w:pPr>
      <w:ins w:id="15400" w:author="Rev 4 Allen Wirfs-Brock" w:date="2011-10-15T17:42:00Z">
        <w:r w:rsidRPr="00E77497">
          <w:t xml:space="preserve">Return </w:t>
        </w:r>
        <w:r w:rsidRPr="00E77497">
          <w:rPr>
            <w:rStyle w:val="bnf"/>
          </w:rPr>
          <w:t>names</w:t>
        </w:r>
        <w:r w:rsidRPr="00E77497">
          <w:t>.</w:t>
        </w:r>
      </w:ins>
    </w:p>
    <w:p w14:paraId="1AFCCC5E" w14:textId="77777777" w:rsidR="005A4AE3" w:rsidRPr="00E77497" w:rsidRDefault="005A4AE3" w:rsidP="005A4AE3">
      <w:pPr>
        <w:rPr>
          <w:ins w:id="15401" w:author="Rev 4 Allen Wirfs-Brock" w:date="2011-10-15T17:43:00Z"/>
        </w:rPr>
      </w:pPr>
      <w:ins w:id="15402" w:author="Rev 4 Allen Wirfs-Brock" w:date="2011-10-15T17:43: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6F38FDAC" w14:textId="77777777" w:rsidR="005A4AE3" w:rsidRPr="00E77497" w:rsidRDefault="005A4AE3" w:rsidP="00FA3203">
      <w:pPr>
        <w:pStyle w:val="Alg4"/>
        <w:numPr>
          <w:ilvl w:val="0"/>
          <w:numId w:val="512"/>
        </w:numPr>
        <w:spacing w:after="220"/>
        <w:contextualSpacing/>
        <w:rPr>
          <w:ins w:id="15403" w:author="Rev 4 Allen Wirfs-Brock" w:date="2011-10-15T17:43:00Z"/>
        </w:rPr>
      </w:pPr>
      <w:ins w:id="15404" w:author="Rev 4 Allen Wirfs-Brock" w:date="2011-10-15T17:43:00Z">
        <w:r w:rsidRPr="00E77497">
          <w:t xml:space="preserve">Return the BoundNames of </w:t>
        </w:r>
        <w:r w:rsidRPr="00E77497">
          <w:rPr>
            <w:i/>
          </w:rPr>
          <w:t>BindingIdentifier</w:t>
        </w:r>
        <w:r w:rsidRPr="00E77497">
          <w:t>.</w:t>
        </w:r>
      </w:ins>
    </w:p>
    <w:p w14:paraId="7868B348" w14:textId="77777777" w:rsidR="00D128F0" w:rsidRPr="00E77497" w:rsidRDefault="00D128F0" w:rsidP="00D128F0">
      <w:pPr>
        <w:rPr>
          <w:ins w:id="15405" w:author="Rev 4 Allen Wirfs-Brock" w:date="2011-10-15T17:44:00Z"/>
        </w:rPr>
      </w:pPr>
      <w:ins w:id="15406" w:author="Rev 4 Allen Wirfs-Brock" w:date="2011-10-15T17:44: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ins>
    </w:p>
    <w:p w14:paraId="63B2BE7A" w14:textId="77777777" w:rsidR="00D128F0" w:rsidRPr="00E77497" w:rsidRDefault="00D128F0" w:rsidP="00FA3203">
      <w:pPr>
        <w:pStyle w:val="Alg4"/>
        <w:numPr>
          <w:ilvl w:val="0"/>
          <w:numId w:val="513"/>
        </w:numPr>
        <w:spacing w:after="220"/>
        <w:contextualSpacing/>
        <w:rPr>
          <w:ins w:id="15407" w:author="Rev 4 Allen Wirfs-Brock" w:date="2011-10-15T17:44:00Z"/>
        </w:rPr>
      </w:pPr>
      <w:ins w:id="15408" w:author="Rev 4 Allen Wirfs-Brock" w:date="2011-10-15T17:44:00Z">
        <w:r w:rsidRPr="00E77497">
          <w:t xml:space="preserve">Return the BoundNames of </w:t>
        </w:r>
        <w:r w:rsidRPr="00E77497">
          <w:rPr>
            <w:i/>
          </w:rPr>
          <w:t>BindingPattern</w:t>
        </w:r>
        <w:r w:rsidRPr="00E77497">
          <w:t>.</w:t>
        </w:r>
      </w:ins>
    </w:p>
    <w:p w14:paraId="5B4228C2" w14:textId="77777777" w:rsidR="00E00CAD" w:rsidRPr="00E77497" w:rsidRDefault="00E00CAD" w:rsidP="00E00CAD">
      <w:pPr>
        <w:pStyle w:val="40"/>
        <w:numPr>
          <w:ilvl w:val="0"/>
          <w:numId w:val="0"/>
        </w:numPr>
        <w:rPr>
          <w:ins w:id="15409" w:author="Rev 4 Allen Wirfs-Brock" w:date="2011-10-15T17:41:00Z"/>
        </w:rPr>
      </w:pPr>
      <w:ins w:id="15410" w:author="Rev 4 Allen Wirfs-Brock" w:date="2011-10-15T17:41:00Z">
        <w:r w:rsidRPr="00E77497">
          <w:t>Runtime Semantics</w:t>
        </w:r>
      </w:ins>
    </w:p>
    <w:p w14:paraId="14227D89" w14:textId="77777777" w:rsidR="00F84DC3" w:rsidRDefault="00F84DC3" w:rsidP="00F84DC3">
      <w:pPr>
        <w:keepNext/>
        <w:rPr>
          <w:ins w:id="15411" w:author="Rev 6 Allen Wirfs-Brock" w:date="2012-01-31T14:11:00Z"/>
          <w:rFonts w:ascii="Helvetica" w:hAnsi="Helvetica"/>
          <w:b/>
          <w:spacing w:val="6"/>
        </w:rPr>
      </w:pPr>
      <w:ins w:id="15412" w:author="Rev 6 Allen Wirfs-Brock" w:date="2012-01-31T14:11:00Z">
        <w:r w:rsidRPr="00E77497">
          <w:rPr>
            <w:rFonts w:ascii="Helvetica" w:hAnsi="Helvetica"/>
            <w:b/>
          </w:rPr>
          <w:t xml:space="preserve">Runtime Semantics: </w:t>
        </w:r>
        <w:r w:rsidRPr="00E77497">
          <w:rPr>
            <w:rFonts w:ascii="Helvetica" w:hAnsi="Helvetica"/>
            <w:b/>
            <w:spacing w:val="6"/>
          </w:rPr>
          <w:t xml:space="preserve">Binding </w:t>
        </w:r>
      </w:ins>
      <w:ins w:id="15413" w:author="Rev 6 Allen Wirfs-Brock" w:date="2012-02-27T15:45:00Z">
        <w:r w:rsidR="00A113E2">
          <w:rPr>
            <w:rFonts w:ascii="Helvetica" w:hAnsi="Helvetica"/>
            <w:b/>
            <w:spacing w:val="6"/>
          </w:rPr>
          <w:t>Initialisation</w:t>
        </w:r>
      </w:ins>
    </w:p>
    <w:p w14:paraId="0A36A932" w14:textId="77777777" w:rsidR="00F84DC3" w:rsidRPr="00FA3203" w:rsidRDefault="00F84DC3" w:rsidP="00F84DC3">
      <w:pPr>
        <w:ind w:left="360"/>
        <w:rPr>
          <w:ins w:id="15414" w:author="Rev 6 Allen Wirfs-Brock" w:date="2012-01-31T14:11:00Z"/>
        </w:rPr>
      </w:pPr>
      <w:ins w:id="15415" w:author="Rev 6 Allen Wirfs-Brock" w:date="2012-01-31T14:11:00Z">
        <w:r>
          <w:t>W</w:t>
        </w:r>
        <w:r w:rsidRPr="004418C4">
          <w:t xml:space="preserve">ith arguments </w:t>
        </w:r>
        <w:r w:rsidRPr="004418C4">
          <w:rPr>
            <w:rFonts w:ascii="Times New Roman" w:hAnsi="Times New Roman"/>
            <w:i/>
          </w:rPr>
          <w:t>value</w:t>
        </w:r>
        <w:r w:rsidRPr="004418C4">
          <w:t xml:space="preserve"> and </w:t>
        </w:r>
      </w:ins>
      <w:ins w:id="15416" w:author="Rev 6 Allen Wirfs-Brock" w:date="2012-02-27T16:31:00Z">
        <w:r w:rsidR="00767E5E">
          <w:rPr>
            <w:rFonts w:ascii="Times New Roman" w:hAnsi="Times New Roman"/>
            <w:i/>
          </w:rPr>
          <w:t>environment</w:t>
        </w:r>
      </w:ins>
      <w:ins w:id="15417" w:author="Rev 6 Allen Wirfs-Brock" w:date="2012-01-31T14:11:00Z">
        <w:r>
          <w:t>.</w:t>
        </w:r>
      </w:ins>
    </w:p>
    <w:p w14:paraId="6E058E05" w14:textId="77777777" w:rsidR="00F84DC3" w:rsidRPr="008E00F6" w:rsidRDefault="00F84DC3" w:rsidP="00F84DC3">
      <w:pPr>
        <w:rPr>
          <w:ins w:id="15418" w:author="Rev 6 Allen Wirfs-Brock" w:date="2012-01-31T14:11:00Z"/>
          <w:sz w:val="18"/>
        </w:rPr>
      </w:pPr>
      <w:ins w:id="15419" w:author="Rev 6 Allen Wirfs-Brock" w:date="2012-01-31T14:11: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ins>
      <w:ins w:id="15420" w:author="Rev 6 Allen Wirfs-Brock" w:date="2012-02-27T15:48:00Z">
        <w:r w:rsidR="00A113E2">
          <w:rPr>
            <w:sz w:val="18"/>
          </w:rPr>
          <w:t>initialisation</w:t>
        </w:r>
      </w:ins>
      <w:ins w:id="15421" w:author="Rev 6 Allen Wirfs-Brock" w:date="2012-01-31T14:11:00Z">
        <w:r w:rsidRPr="008E00F6">
          <w:rPr>
            <w:sz w:val="18"/>
          </w:rPr>
          <w:t xml:space="preserve"> value.  This is the </w:t>
        </w:r>
        <w:del w:id="15422"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6626521F" w14:textId="77777777" w:rsidR="004708DF" w:rsidRPr="00E77497" w:rsidRDefault="004708DF" w:rsidP="004708DF">
      <w:pPr>
        <w:rPr>
          <w:ins w:id="15423" w:author="Rev 6 Allen Wirfs-Brock" w:date="2012-01-31T14:21:00Z"/>
        </w:rPr>
      </w:pPr>
      <w:ins w:id="15424" w:author="Rev 6 Allen Wirfs-Brock" w:date="2012-01-31T14:21:00Z">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ins>
    </w:p>
    <w:p w14:paraId="67295649" w14:textId="77777777" w:rsidR="004708DF" w:rsidRPr="00E77497" w:rsidRDefault="00481DAC" w:rsidP="004708DF">
      <w:pPr>
        <w:pStyle w:val="Alg2"/>
        <w:numPr>
          <w:ilvl w:val="0"/>
          <w:numId w:val="112"/>
        </w:numPr>
        <w:spacing w:after="220"/>
        <w:rPr>
          <w:ins w:id="15425" w:author="Rev 6 Allen Wirfs-Brock" w:date="2012-01-31T14:21:00Z"/>
        </w:rPr>
      </w:pPr>
      <w:ins w:id="15426" w:author="Rev 6 Allen Wirfs-Brock" w:date="2012-02-18T10:58:00Z">
        <w:r>
          <w:t>Return the result of p</w:t>
        </w:r>
        <w:r w:rsidRPr="004418C4">
          <w:t>erform</w:t>
        </w:r>
        <w:r>
          <w:t>ing</w:t>
        </w:r>
        <w:r w:rsidRPr="004418C4">
          <w:t xml:space="preserve"> </w:t>
        </w:r>
      </w:ins>
      <w:ins w:id="15427" w:author="Rev 6 Allen Wirfs-Brock" w:date="2012-01-31T14:22:00Z">
        <w:r w:rsidR="004708DF" w:rsidRPr="00E77497">
          <w:t xml:space="preserve">Binding </w:t>
        </w:r>
      </w:ins>
      <w:ins w:id="15428" w:author="Rev 6 Allen Wirfs-Brock" w:date="2012-02-27T15:45:00Z">
        <w:r w:rsidR="00A113E2">
          <w:t>Initialisation</w:t>
        </w:r>
      </w:ins>
      <w:ins w:id="15429" w:author="Rev 6 Allen Wirfs-Brock" w:date="2012-01-31T14:22: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37E0255B" w14:textId="77777777" w:rsidR="004708DF" w:rsidRPr="00E77497" w:rsidRDefault="004708DF" w:rsidP="004708DF">
      <w:pPr>
        <w:rPr>
          <w:ins w:id="15430" w:author="Rev 6 Allen Wirfs-Brock" w:date="2012-01-31T14:21:00Z"/>
        </w:rPr>
      </w:pPr>
      <w:ins w:id="15431"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ins>
    </w:p>
    <w:p w14:paraId="2D05F10C" w14:textId="77777777" w:rsidR="004708DF" w:rsidRPr="00E77497" w:rsidRDefault="00481DAC" w:rsidP="004708DF">
      <w:pPr>
        <w:pStyle w:val="Alg2"/>
        <w:numPr>
          <w:ilvl w:val="0"/>
          <w:numId w:val="496"/>
        </w:numPr>
        <w:spacing w:after="220"/>
        <w:rPr>
          <w:ins w:id="15432" w:author="Rev 6 Allen Wirfs-Brock" w:date="2012-01-31T14:21:00Z"/>
        </w:rPr>
      </w:pPr>
      <w:ins w:id="15433" w:author="Rev 6 Allen Wirfs-Brock" w:date="2012-02-18T10:58:00Z">
        <w:r>
          <w:t>Return the result of p</w:t>
        </w:r>
        <w:r w:rsidRPr="004418C4">
          <w:t>erform</w:t>
        </w:r>
        <w:r>
          <w:t>ing</w:t>
        </w:r>
        <w:r w:rsidRPr="004418C4">
          <w:t xml:space="preserve"> </w:t>
        </w:r>
      </w:ins>
      <w:ins w:id="15434" w:author="Rev 6 Allen Wirfs-Brock" w:date="2012-01-31T14:21:00Z">
        <w:r w:rsidR="004708DF" w:rsidRPr="00E77497">
          <w:t xml:space="preserve">Binding </w:t>
        </w:r>
      </w:ins>
      <w:ins w:id="15435" w:author="Rev 6 Allen Wirfs-Brock" w:date="2012-02-27T15:45:00Z">
        <w:r w:rsidR="00A113E2">
          <w:t>Initialisation</w:t>
        </w:r>
      </w:ins>
      <w:ins w:id="15436" w:author="Rev 6 Allen Wirfs-Brock" w:date="2012-01-31T14:21: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57FD1CCB" w14:textId="77777777" w:rsidR="004708DF" w:rsidRPr="00E77497" w:rsidRDefault="004708DF" w:rsidP="004708DF">
      <w:pPr>
        <w:rPr>
          <w:ins w:id="15437" w:author="Rev 6 Allen Wirfs-Brock" w:date="2012-01-31T14:21:00Z"/>
        </w:rPr>
      </w:pPr>
      <w:ins w:id="15438"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ins>
    </w:p>
    <w:p w14:paraId="244683DF" w14:textId="77777777" w:rsidR="004708DF" w:rsidRPr="00E77497" w:rsidRDefault="00481DAC" w:rsidP="004708DF">
      <w:pPr>
        <w:pStyle w:val="Alg2"/>
        <w:numPr>
          <w:ilvl w:val="0"/>
          <w:numId w:val="497"/>
        </w:numPr>
        <w:spacing w:after="220"/>
        <w:rPr>
          <w:ins w:id="15439" w:author="Rev 6 Allen Wirfs-Brock" w:date="2012-01-31T14:21:00Z"/>
        </w:rPr>
      </w:pPr>
      <w:ins w:id="15440" w:author="Rev 6 Allen Wirfs-Brock" w:date="2012-02-18T10:58:00Z">
        <w:r>
          <w:t>Return the result of p</w:t>
        </w:r>
        <w:r w:rsidRPr="004418C4">
          <w:t>erform</w:t>
        </w:r>
        <w:r>
          <w:t>ing</w:t>
        </w:r>
        <w:r w:rsidRPr="004418C4">
          <w:t xml:space="preserve"> </w:t>
        </w:r>
      </w:ins>
      <w:ins w:id="15441" w:author="Rev 6 Allen Wirfs-Brock" w:date="2012-01-31T14:21:00Z">
        <w:r w:rsidR="004708DF" w:rsidRPr="00E77497">
          <w:t xml:space="preserve">Binding </w:t>
        </w:r>
      </w:ins>
      <w:ins w:id="15442" w:author="Rev 6 Allen Wirfs-Brock" w:date="2012-02-27T15:45:00Z">
        <w:r w:rsidR="00A113E2">
          <w:t>Initialisation</w:t>
        </w:r>
      </w:ins>
      <w:ins w:id="15443" w:author="Rev 6 Allen Wirfs-Brock" w:date="2012-01-31T14:21:00Z">
        <w:r w:rsidR="004708DF" w:rsidRPr="00E77497">
          <w:t xml:space="preserve"> for </w:t>
        </w:r>
        <w:r w:rsidR="004708DF" w:rsidRPr="00E77497">
          <w:rPr>
            <w:i/>
          </w:rPr>
          <w:t>BindingPattern</w:t>
        </w:r>
        <w:r w:rsidR="004708DF" w:rsidRPr="00E77497">
          <w:t xml:space="preserve"> </w:t>
        </w:r>
      </w:ins>
      <w:ins w:id="15444" w:author="Rev 6 Allen Wirfs-Brock" w:date="2012-01-31T14:24:00Z">
        <w:r w:rsidR="004708DF" w:rsidRPr="00E77497">
          <w:t>passing</w:t>
        </w:r>
        <w:r w:rsidR="004708DF" w:rsidRPr="00E77497">
          <w:rPr>
            <w:i/>
          </w:rPr>
          <w:t xml:space="preserve"> </w:t>
        </w:r>
      </w:ins>
      <w:ins w:id="15445" w:author="Rev 6 Allen Wirfs-Brock" w:date="2012-01-31T14:23:00Z">
        <w:r w:rsidR="004708DF" w:rsidRPr="00E77497">
          <w:rPr>
            <w:i/>
          </w:rPr>
          <w:t>value</w:t>
        </w:r>
        <w:r w:rsidR="004708DF" w:rsidRPr="00E77497">
          <w:t xml:space="preserve"> </w:t>
        </w:r>
      </w:ins>
      <w:ins w:id="15446" w:author="Rev 6 Allen Wirfs-Brock" w:date="2012-01-31T14:21:00Z">
        <w:r w:rsidR="004708DF" w:rsidRPr="00E77497">
          <w:t xml:space="preserve">and </w:t>
        </w:r>
        <w:r w:rsidR="004708DF" w:rsidRPr="00E77497">
          <w:rPr>
            <w:b/>
          </w:rPr>
          <w:t>undefined</w:t>
        </w:r>
        <w:r w:rsidR="004708DF" w:rsidRPr="00E77497">
          <w:t xml:space="preserve"> as the </w:t>
        </w:r>
      </w:ins>
      <w:ins w:id="15447" w:author="Rev 6 Allen Wirfs-Brock" w:date="2012-01-31T14:24:00Z">
        <w:r w:rsidR="004708DF" w:rsidRPr="00E77497">
          <w:t>arguments</w:t>
        </w:r>
      </w:ins>
      <w:ins w:id="15448" w:author="Rev 6 Allen Wirfs-Brock" w:date="2012-01-31T14:21:00Z">
        <w:r w:rsidR="004708DF" w:rsidRPr="00E77497">
          <w:t>.</w:t>
        </w:r>
      </w:ins>
    </w:p>
    <w:p w14:paraId="403DB99C" w14:textId="77777777" w:rsidR="00E00CAD" w:rsidRPr="00E77497" w:rsidRDefault="00E00CAD" w:rsidP="00E00CAD">
      <w:pPr>
        <w:keepNext/>
        <w:rPr>
          <w:ins w:id="15449" w:author="Rev 4 Allen Wirfs-Brock" w:date="2011-10-15T17:41:00Z"/>
          <w:rFonts w:ascii="Helvetica" w:hAnsi="Helvetica"/>
          <w:b/>
        </w:rPr>
      </w:pPr>
      <w:ins w:id="15450" w:author="Rev 4 Allen Wirfs-Brock" w:date="2011-10-15T17:41:00Z">
        <w:r w:rsidRPr="00E77497">
          <w:rPr>
            <w:rFonts w:ascii="Helvetica" w:hAnsi="Helvetica"/>
            <w:b/>
          </w:rPr>
          <w:t xml:space="preserve">Runtime Semantics: </w:t>
        </w:r>
        <w:r w:rsidRPr="00E77497">
          <w:rPr>
            <w:rFonts w:ascii="Helvetica" w:hAnsi="Helvetica"/>
            <w:b/>
            <w:spacing w:val="6"/>
          </w:rPr>
          <w:t>Evaluation</w:t>
        </w:r>
      </w:ins>
    </w:p>
    <w:p w14:paraId="1B0666F9" w14:textId="77777777" w:rsidR="00884D1C" w:rsidRPr="00E77497" w:rsidRDefault="00884D1C" w:rsidP="00884D1C">
      <w:pPr>
        <w:rPr>
          <w:ins w:id="15451" w:author="Rev 3 Allen Wirfs-Brock" w:date="2011-09-09T12:39:00Z"/>
        </w:rPr>
      </w:pPr>
      <w:ins w:id="15452" w:author="Rev 3 Allen Wirfs-Brock" w:date="2011-09-09T12:39:00Z">
        <w:del w:id="15453" w:author="Rev 4 Allen Wirfs-Brock" w:date="2011-10-15T17:41:00Z">
          <w:r w:rsidRPr="00E77497" w:rsidDel="00E00CAD">
            <w:delText xml:space="preserve">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15454" w:author="Rev 4 Allen Wirfs-Brock" w:date="2011-10-15T17:41:00Z">
          <w:r w:rsidRPr="00E77497" w:rsidDel="00E00CAD">
            <w:delText>is evaluated as follows:</w:delText>
          </w:r>
        </w:del>
      </w:ins>
    </w:p>
    <w:p w14:paraId="5FA91501" w14:textId="77777777" w:rsidR="00884D1C" w:rsidRPr="00E77497" w:rsidRDefault="000348AE" w:rsidP="00FA3203">
      <w:pPr>
        <w:pStyle w:val="Alg2"/>
        <w:numPr>
          <w:ilvl w:val="0"/>
          <w:numId w:val="447"/>
        </w:numPr>
        <w:rPr>
          <w:ins w:id="15455" w:author="Rev 3 Allen Wirfs-Brock" w:date="2011-09-09T12:39:00Z"/>
        </w:rPr>
      </w:pPr>
      <w:ins w:id="15456" w:author="Rev 6 Allen Wirfs-Brock" w:date="2012-02-18T11:12:00Z">
        <w:r w:rsidRPr="00E77497">
          <w:t xml:space="preserve">Let </w:t>
        </w:r>
        <w:r>
          <w:rPr>
            <w:i/>
          </w:rPr>
          <w:t>next</w:t>
        </w:r>
        <w:r w:rsidRPr="00E77497">
          <w:rPr>
            <w:i/>
          </w:rPr>
          <w:t xml:space="preserve"> </w:t>
        </w:r>
        <w:r w:rsidRPr="00E77497">
          <w:t xml:space="preserve">be the result of evaluating </w:t>
        </w:r>
      </w:ins>
      <w:ins w:id="15457" w:author="Rev 3 Allen Wirfs-Brock" w:date="2011-09-09T12:39:00Z">
        <w:del w:id="15458"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7497AA31" w14:textId="77777777" w:rsidR="006506E0" w:rsidRDefault="006506E0" w:rsidP="006506E0">
      <w:pPr>
        <w:pStyle w:val="Alg2"/>
        <w:numPr>
          <w:ilvl w:val="0"/>
          <w:numId w:val="447"/>
        </w:numPr>
        <w:spacing w:after="220"/>
        <w:contextualSpacing/>
        <w:rPr>
          <w:ins w:id="15459" w:author="Rev 6 Allen Wirfs-Brock" w:date="2012-02-18T11:16:00Z"/>
        </w:rPr>
      </w:pPr>
      <w:ins w:id="15460" w:author="Rev 6 Allen Wirfs-Brock" w:date="2012-02-18T11:16:00Z">
        <w:r>
          <w:t xml:space="preserve">If </w:t>
        </w:r>
        <w:r w:rsidRPr="00B25FEE">
          <w:rPr>
            <w:i/>
          </w:rPr>
          <w:t>next</w:t>
        </w:r>
        <w:r>
          <w:t xml:space="preserve"> is an abrupt completion, return </w:t>
        </w:r>
        <w:r w:rsidRPr="00B25FEE">
          <w:rPr>
            <w:i/>
          </w:rPr>
          <w:t>next</w:t>
        </w:r>
        <w:r>
          <w:t>.</w:t>
        </w:r>
      </w:ins>
    </w:p>
    <w:p w14:paraId="79690A0A" w14:textId="77777777" w:rsidR="00884D1C" w:rsidRPr="00E77497" w:rsidRDefault="00884D1C" w:rsidP="00FA3203">
      <w:pPr>
        <w:pStyle w:val="Alg2"/>
        <w:numPr>
          <w:ilvl w:val="0"/>
          <w:numId w:val="447"/>
        </w:numPr>
        <w:spacing w:after="220"/>
        <w:rPr>
          <w:ins w:id="15461" w:author="Rev 3 Allen Wirfs-Brock" w:date="2011-09-09T12:39:00Z"/>
        </w:rPr>
      </w:pPr>
      <w:ins w:id="15462" w:author="Rev 3 Allen Wirfs-Brock" w:date="2011-09-09T12:39:00Z">
        <w:r w:rsidRPr="00E77497">
          <w:t xml:space="preserve">Return </w:t>
        </w:r>
      </w:ins>
      <w:ins w:id="15463" w:author="Rev 6 Allen Wirfs-Brock" w:date="2012-02-23T12:38:00Z">
        <w:r w:rsidR="00DE1793">
          <w:t>NormalCompletion(</w:t>
        </w:r>
        <w:r w:rsidR="00DE1793" w:rsidRPr="00E77497" w:rsidDel="00D70AE0">
          <w:t xml:space="preserve"> </w:t>
        </w:r>
      </w:ins>
      <w:ins w:id="15464" w:author="Rev 3 Allen Wirfs-Brock" w:date="2011-09-09T12:39:00Z">
        <w:del w:id="15465" w:author="Rev 6 Allen Wirfs-Brock" w:date="2012-02-18T11:38:00Z">
          <w:r w:rsidRPr="00E77497" w:rsidDel="00D70AE0">
            <w:delText>(</w:delText>
          </w:r>
        </w:del>
        <w:del w:id="15466" w:author="Rev 6 Allen Wirfs-Brock" w:date="2012-02-23T12:38:00Z">
          <w:r w:rsidRPr="00E77497" w:rsidDel="00DE1793">
            <w:rPr>
              <w:rFonts w:ascii="Arial" w:hAnsi="Arial" w:cs="Arial"/>
            </w:rPr>
            <w:delText>normal</w:delText>
          </w:r>
          <w:r w:rsidRPr="00E77497" w:rsidDel="00DE1793">
            <w:delText xml:space="preserve">, </w:delText>
          </w:r>
        </w:del>
        <w:r w:rsidRPr="00E77497">
          <w:rPr>
            <w:rFonts w:ascii="Arial" w:hAnsi="Arial" w:cs="Arial"/>
          </w:rPr>
          <w:t>empt</w:t>
        </w:r>
      </w:ins>
      <w:ins w:id="15467" w:author="Rev 6 Allen Wirfs-Brock" w:date="2012-02-23T12:38:00Z">
        <w:r w:rsidR="00DE1793">
          <w:rPr>
            <w:rFonts w:ascii="Arial" w:hAnsi="Arial" w:cs="Arial"/>
          </w:rPr>
          <w:t>y</w:t>
        </w:r>
      </w:ins>
      <w:ins w:id="15468" w:author="Rev 3 Allen Wirfs-Brock" w:date="2011-09-09T12:39:00Z">
        <w:del w:id="15469" w:author="Rev 6 Allen Wirfs-Brock" w:date="2012-02-23T12:38:00Z">
          <w:r w:rsidRPr="00DE1793" w:rsidDel="00DE1793">
            <w:delText>y, empty</w:delText>
          </w:r>
        </w:del>
        <w:del w:id="15470" w:author="Rev 6 Allen Wirfs-Brock" w:date="2012-02-18T11:40:00Z">
          <w:r w:rsidRPr="00DE1793" w:rsidDel="00D70AE0">
            <w:delText>)</w:delText>
          </w:r>
        </w:del>
      </w:ins>
      <w:ins w:id="15471" w:author="Rev 6 Allen Wirfs-Brock" w:date="2012-02-23T12:38:00Z">
        <w:r w:rsidR="00DE1793" w:rsidRPr="00DE1793">
          <w:t>)</w:t>
        </w:r>
      </w:ins>
      <w:ins w:id="15472" w:author="Rev 3 Allen Wirfs-Brock" w:date="2011-09-09T12:39:00Z">
        <w:r w:rsidRPr="00E77497">
          <w:t>.</w:t>
        </w:r>
      </w:ins>
    </w:p>
    <w:p w14:paraId="4DB325BB" w14:textId="77777777" w:rsidR="00884D1C" w:rsidRPr="00E77497" w:rsidDel="00943821" w:rsidRDefault="00884D1C" w:rsidP="00884D1C">
      <w:pPr>
        <w:rPr>
          <w:ins w:id="15473" w:author="Rev 3 Allen Wirfs-Brock" w:date="2011-09-09T12:39:00Z"/>
          <w:del w:id="15474" w:author="Rev 4 Allen Wirfs-Brock" w:date="2011-10-15T17:41:00Z"/>
        </w:rPr>
      </w:pPr>
      <w:ins w:id="15475" w:author="Rev 3 Allen Wirfs-Brock" w:date="2011-09-09T12:39:00Z">
        <w:del w:id="15476" w:author="Rev 4 Allen Wirfs-Brock" w:date="2011-10-15T17:41:00Z">
          <w:r w:rsidRPr="00E77497" w:rsidDel="00943821">
            <w:delText xml:space="preserve">The </w:delText>
          </w:r>
          <w:r w:rsidRPr="00E77497" w:rsidDel="00943821">
            <w:rPr>
              <w:rFonts w:ascii="Times New Roman" w:eastAsia="Times New Roman" w:hAnsi="Times New Roman"/>
              <w:spacing w:val="6"/>
              <w:lang w:eastAsia="en-US"/>
            </w:rPr>
            <w:delText xml:space="preserve">BoundNames </w:delText>
          </w:r>
          <w:r w:rsidRPr="00E77497" w:rsidDel="00943821">
            <w:delText xml:space="preserve">of the production  </w:delText>
          </w:r>
          <w:r w:rsidRPr="00E77497" w:rsidDel="00943821">
            <w:rPr>
              <w:rStyle w:val="bnf"/>
            </w:rPr>
            <w:delText>VariableDeclarationList</w:delText>
          </w:r>
          <w:r w:rsidRPr="00E77497" w:rsidDel="00943821">
            <w:delText xml:space="preserve"> </w:delText>
          </w:r>
          <w:r w:rsidRPr="00E77497" w:rsidDel="00943821">
            <w:rPr>
              <w:b/>
            </w:rPr>
            <w:delText>:</w:delText>
          </w:r>
          <w:r w:rsidRPr="00E77497" w:rsidDel="00943821">
            <w:rPr>
              <w:rStyle w:val="bnf"/>
            </w:rPr>
            <w:delText>VariableDeclaration</w:delText>
          </w:r>
          <w:r w:rsidRPr="00E77497" w:rsidDel="00943821">
            <w:delText xml:space="preserve"> is determined as follows:</w:delText>
          </w:r>
        </w:del>
      </w:ins>
    </w:p>
    <w:p w14:paraId="6CBB59C3" w14:textId="77777777" w:rsidR="00884D1C" w:rsidRPr="00E77497" w:rsidDel="00943821" w:rsidRDefault="00884D1C">
      <w:pPr>
        <w:pStyle w:val="Alg4"/>
        <w:numPr>
          <w:ilvl w:val="0"/>
          <w:numId w:val="511"/>
        </w:numPr>
        <w:spacing w:after="220"/>
        <w:contextualSpacing/>
        <w:rPr>
          <w:ins w:id="15477" w:author="Rev 3 Allen Wirfs-Brock" w:date="2011-09-09T12:39:00Z"/>
          <w:del w:id="15478" w:author="Rev 4 Allen Wirfs-Brock" w:date="2011-10-15T17:41:00Z"/>
        </w:rPr>
        <w:pPrChange w:id="15479" w:author="Rev 4 Allen Wirfs-Brock" w:date="2011-11-07T12:16:00Z">
          <w:pPr>
            <w:pStyle w:val="Alg4"/>
            <w:numPr>
              <w:numId w:val="541"/>
            </w:numPr>
            <w:tabs>
              <w:tab w:val="num" w:pos="360"/>
            </w:tabs>
            <w:spacing w:after="220"/>
            <w:ind w:left="360" w:hanging="360"/>
            <w:contextualSpacing/>
          </w:pPr>
        </w:pPrChange>
      </w:pPr>
      <w:ins w:id="15480" w:author="Rev 3 Allen Wirfs-Brock" w:date="2011-09-09T12:39:00Z">
        <w:del w:id="15481" w:author="Rev 4 Allen Wirfs-Brock" w:date="2011-10-15T17:41:00Z">
          <w:r w:rsidRPr="00E77497" w:rsidDel="00943821">
            <w:delText xml:space="preserve">Return BoundNames of </w:delText>
          </w:r>
          <w:r w:rsidRPr="00E77497" w:rsidDel="00943821">
            <w:rPr>
              <w:i/>
            </w:rPr>
            <w:delText>VariableDeclaration</w:delText>
          </w:r>
          <w:r w:rsidRPr="00E77497" w:rsidDel="00943821">
            <w:delText>.</w:delText>
          </w:r>
        </w:del>
      </w:ins>
    </w:p>
    <w:p w14:paraId="6A6F7E15" w14:textId="77777777" w:rsidR="00884D1C" w:rsidRPr="00E77497" w:rsidDel="00F07F43" w:rsidRDefault="00884D1C" w:rsidP="00884D1C">
      <w:pPr>
        <w:rPr>
          <w:ins w:id="15482" w:author="Rev 3 Allen Wirfs-Brock" w:date="2011-09-09T12:39:00Z"/>
          <w:del w:id="15483" w:author="Rev 8 Allen Wirfs-Brock" w:date="2012-06-01T08:53:00Z"/>
        </w:rPr>
      </w:pPr>
      <w:ins w:id="15484" w:author="Rev 3 Allen Wirfs-Brock" w:date="2011-09-09T12:39:00Z">
        <w:del w:id="15485" w:author="Rev 8 Allen Wirfs-Brock" w:date="2012-06-01T08:53:00Z">
          <w:r w:rsidRPr="00E77497" w:rsidDel="00F07F43">
            <w:delText xml:space="preserve">The production </w:delText>
          </w:r>
          <w:r w:rsidRPr="00E77497" w:rsidDel="00F07F43">
            <w:rPr>
              <w:rStyle w:val="bnf"/>
            </w:rPr>
            <w:delText>VariableDeclarationList</w:delText>
          </w:r>
          <w:r w:rsidRPr="00E77497" w:rsidDel="00F07F43">
            <w:delText xml:space="preserve"> </w:delText>
          </w:r>
          <w:r w:rsidRPr="00E77497" w:rsidDel="00F07F43">
            <w:rPr>
              <w:b/>
            </w:rPr>
            <w:delText>:</w:delText>
          </w:r>
          <w:r w:rsidRPr="00E77497" w:rsidDel="00F07F43">
            <w:rPr>
              <w:rStyle w:val="bnf"/>
            </w:rPr>
            <w:delText>VariableDeclaration</w:delText>
          </w:r>
          <w:r w:rsidRPr="00E77497" w:rsidDel="00F07F43">
            <w:delText xml:space="preserve"> is evaluated as follows:</w:delText>
          </w:r>
        </w:del>
      </w:ins>
    </w:p>
    <w:p w14:paraId="5244C95D" w14:textId="77777777" w:rsidR="00884D1C" w:rsidRPr="00E77497" w:rsidDel="00F07F43" w:rsidRDefault="000348AE" w:rsidP="00FA3203">
      <w:pPr>
        <w:pStyle w:val="Alg2"/>
        <w:numPr>
          <w:ilvl w:val="0"/>
          <w:numId w:val="448"/>
        </w:numPr>
        <w:spacing w:after="220"/>
        <w:rPr>
          <w:ins w:id="15486" w:author="Rev 3 Allen Wirfs-Brock" w:date="2011-09-09T12:39:00Z"/>
          <w:del w:id="15487" w:author="Rev 8 Allen Wirfs-Brock" w:date="2012-06-01T08:53:00Z"/>
        </w:rPr>
      </w:pPr>
      <w:ins w:id="15488" w:author="Rev 6 Allen Wirfs-Brock" w:date="2012-02-18T11:07:00Z">
        <w:del w:id="15489" w:author="Rev 8 Allen Wirfs-Brock" w:date="2012-06-01T08:53:00Z">
          <w:r w:rsidDel="00F07F43">
            <w:delText>Return the result of evaluating</w:delText>
          </w:r>
          <w:r w:rsidRPr="00E77497" w:rsidDel="00F07F43">
            <w:delText xml:space="preserve"> </w:delText>
          </w:r>
        </w:del>
      </w:ins>
      <w:ins w:id="15490" w:author="Rev 3 Allen Wirfs-Brock" w:date="2011-09-09T12:39:00Z">
        <w:del w:id="15491" w:author="Rev 8 Allen Wirfs-Brock" w:date="2012-06-01T08:53:00Z">
          <w:r w:rsidR="00884D1C" w:rsidRPr="00E77497" w:rsidDel="00F07F43">
            <w:delText xml:space="preserve">Evaluate </w:delText>
          </w:r>
          <w:r w:rsidR="00884D1C" w:rsidRPr="00E77497" w:rsidDel="00F07F43">
            <w:rPr>
              <w:i/>
            </w:rPr>
            <w:delText>VariableDeclaration</w:delText>
          </w:r>
          <w:r w:rsidR="00884D1C" w:rsidRPr="00E77497" w:rsidDel="00F07F43">
            <w:delText>.</w:delText>
          </w:r>
        </w:del>
      </w:ins>
    </w:p>
    <w:p w14:paraId="33EDD78B" w14:textId="77777777" w:rsidR="00884D1C" w:rsidRPr="00E77497" w:rsidDel="00FF4BEE" w:rsidRDefault="00884D1C" w:rsidP="00884D1C">
      <w:pPr>
        <w:rPr>
          <w:ins w:id="15492" w:author="Rev 3 Allen Wirfs-Brock" w:date="2011-09-09T12:39:00Z"/>
          <w:del w:id="15493" w:author="Rev 4 Allen Wirfs-Brock" w:date="2011-10-15T17:42:00Z"/>
        </w:rPr>
      </w:pPr>
      <w:ins w:id="15494" w:author="Rev 3 Allen Wirfs-Brock" w:date="2011-09-09T12:39:00Z">
        <w:del w:id="15495" w:author="Rev 4 Allen Wirfs-Brock" w:date="2011-10-15T17:42:00Z">
          <w:r w:rsidRPr="00E77497" w:rsidDel="00FF4BEE">
            <w:delText xml:space="preserve">The </w:delText>
          </w:r>
          <w:r w:rsidRPr="00E77497" w:rsidDel="00FF4BEE">
            <w:rPr>
              <w:rFonts w:ascii="Times New Roman" w:eastAsia="Times New Roman" w:hAnsi="Times New Roman"/>
              <w:spacing w:val="6"/>
              <w:lang w:eastAsia="en-US"/>
            </w:rPr>
            <w:delText xml:space="preserve">BoundNames </w:delText>
          </w:r>
          <w:r w:rsidRPr="00E77497" w:rsidDel="00FF4BEE">
            <w:delText xml:space="preserve">of the production  </w:delText>
          </w:r>
          <w:r w:rsidRPr="00E77497" w:rsidDel="00FF4BEE">
            <w:rPr>
              <w:rStyle w:val="bnf"/>
            </w:rPr>
            <w:delText>VariableDeclarationList</w:delText>
          </w:r>
          <w:r w:rsidRPr="00E77497" w:rsidDel="00FF4BEE">
            <w:delText xml:space="preserve"> </w:delText>
          </w:r>
          <w:r w:rsidRPr="00E77497" w:rsidDel="00FF4BEE">
            <w:rPr>
              <w:b/>
            </w:rPr>
            <w:delText>:</w:delText>
          </w:r>
          <w:r w:rsidRPr="00E77497" w:rsidDel="00FF4BEE">
            <w:delText xml:space="preserve"> </w:delText>
          </w:r>
          <w:r w:rsidRPr="00E77497" w:rsidDel="00FF4BEE">
            <w:rPr>
              <w:rStyle w:val="bnf"/>
            </w:rPr>
            <w:delText>VariableDeclarationList</w:delText>
          </w:r>
          <w:r w:rsidRPr="00E77497" w:rsidDel="00FF4BEE">
            <w:delText xml:space="preserve"> </w:delText>
          </w:r>
          <w:r w:rsidRPr="00E77497" w:rsidDel="00FF4BEE">
            <w:rPr>
              <w:rFonts w:ascii="Courier New" w:hAnsi="Courier New"/>
              <w:b/>
            </w:rPr>
            <w:delText>,</w:delText>
          </w:r>
          <w:r w:rsidRPr="00E77497" w:rsidDel="00FF4BEE">
            <w:delText xml:space="preserve"> </w:delText>
          </w:r>
          <w:r w:rsidRPr="00E77497" w:rsidDel="00FF4BEE">
            <w:rPr>
              <w:rStyle w:val="bnf"/>
            </w:rPr>
            <w:delText>VariableDeclaration</w:delText>
          </w:r>
          <w:r w:rsidRPr="00E77497" w:rsidDel="00FF4BEE">
            <w:delText xml:space="preserve"> is determined as follows:</w:delText>
          </w:r>
        </w:del>
      </w:ins>
    </w:p>
    <w:p w14:paraId="4672B268" w14:textId="77777777" w:rsidR="00884D1C" w:rsidRPr="00E77497" w:rsidDel="00FF4BEE" w:rsidRDefault="00884D1C">
      <w:pPr>
        <w:pStyle w:val="Alg4"/>
        <w:numPr>
          <w:ilvl w:val="0"/>
          <w:numId w:val="495"/>
        </w:numPr>
        <w:spacing w:after="220"/>
        <w:contextualSpacing/>
        <w:rPr>
          <w:ins w:id="15496" w:author="Rev 3 Allen Wirfs-Brock" w:date="2011-09-09T12:39:00Z"/>
          <w:del w:id="15497" w:author="Rev 4 Allen Wirfs-Brock" w:date="2011-10-15T17:42:00Z"/>
        </w:rPr>
        <w:pPrChange w:id="15498" w:author="Rev 4 Allen Wirfs-Brock" w:date="2011-11-07T12:16:00Z">
          <w:pPr>
            <w:pStyle w:val="Alg4"/>
            <w:numPr>
              <w:numId w:val="525"/>
            </w:numPr>
            <w:tabs>
              <w:tab w:val="num" w:pos="360"/>
            </w:tabs>
            <w:spacing w:after="220"/>
            <w:ind w:left="360" w:hanging="360"/>
            <w:contextualSpacing/>
          </w:pPr>
        </w:pPrChange>
      </w:pPr>
      <w:ins w:id="15499" w:author="Rev 3 Allen Wirfs-Brock" w:date="2011-09-09T12:39:00Z">
        <w:del w:id="15500" w:author="Rev 4 Allen Wirfs-Brock" w:date="2011-10-15T17:42:00Z">
          <w:r w:rsidRPr="00E77497" w:rsidDel="00FF4BEE">
            <w:delText xml:space="preserve">Let </w:delText>
          </w:r>
          <w:r w:rsidRPr="00E77497" w:rsidDel="00FF4BEE">
            <w:rPr>
              <w:i/>
            </w:rPr>
            <w:delText xml:space="preserve">names </w:delText>
          </w:r>
          <w:r w:rsidRPr="00E77497" w:rsidDel="00FF4BEE">
            <w:delText xml:space="preserve">be BoundNames of </w:delText>
          </w:r>
          <w:r w:rsidRPr="00E77497" w:rsidDel="00FF4BEE">
            <w:rPr>
              <w:rStyle w:val="bnf"/>
            </w:rPr>
            <w:delText>VariableDeclarationList</w:delText>
          </w:r>
          <w:r w:rsidRPr="00E77497" w:rsidDel="00FF4BEE">
            <w:delText>.</w:delText>
          </w:r>
        </w:del>
      </w:ins>
    </w:p>
    <w:p w14:paraId="3933217D" w14:textId="77777777" w:rsidR="00884D1C" w:rsidRPr="00E77497" w:rsidDel="00FF4BEE" w:rsidRDefault="00884D1C">
      <w:pPr>
        <w:pStyle w:val="Alg4"/>
        <w:numPr>
          <w:ilvl w:val="0"/>
          <w:numId w:val="495"/>
        </w:numPr>
        <w:spacing w:after="220"/>
        <w:contextualSpacing/>
        <w:rPr>
          <w:ins w:id="15501" w:author="Rev 3 Allen Wirfs-Brock" w:date="2011-09-09T12:39:00Z"/>
          <w:del w:id="15502" w:author="Rev 4 Allen Wirfs-Brock" w:date="2011-10-15T17:42:00Z"/>
          <w:rStyle w:val="bnf"/>
          <w:rFonts w:eastAsia="MS Mincho"/>
          <w:i w:val="0"/>
          <w:spacing w:val="0"/>
          <w:lang w:eastAsia="ja-JP"/>
        </w:rPr>
        <w:pPrChange w:id="15503" w:author="Rev 4 Allen Wirfs-Brock" w:date="2011-11-07T12:16:00Z">
          <w:pPr>
            <w:pStyle w:val="Alg4"/>
            <w:numPr>
              <w:numId w:val="525"/>
            </w:numPr>
            <w:tabs>
              <w:tab w:val="num" w:pos="360"/>
            </w:tabs>
            <w:spacing w:after="220"/>
            <w:ind w:left="360" w:hanging="360"/>
            <w:contextualSpacing/>
          </w:pPr>
        </w:pPrChange>
      </w:pPr>
      <w:ins w:id="15504" w:author="Rev 3 Allen Wirfs-Brock" w:date="2011-09-09T12:39:00Z">
        <w:del w:id="15505" w:author="Rev 4 Allen Wirfs-Brock" w:date="2011-10-15T17:42:00Z">
          <w:r w:rsidRPr="00E77497" w:rsidDel="00FF4BEE">
            <w:delText xml:space="preserve">Append to </w:delText>
          </w:r>
          <w:r w:rsidRPr="00E77497" w:rsidDel="00FF4BEE">
            <w:rPr>
              <w:i/>
            </w:rPr>
            <w:delText>names</w:delText>
          </w:r>
          <w:r w:rsidRPr="00E77497" w:rsidDel="00FF4BEE">
            <w:delText xml:space="preserve"> the elements of BoundNames of </w:delText>
          </w:r>
          <w:r w:rsidRPr="00E77497" w:rsidDel="00FF4BEE">
            <w:rPr>
              <w:rStyle w:val="bnf"/>
            </w:rPr>
            <w:delText>VariableDeclaration.</w:delText>
          </w:r>
        </w:del>
      </w:ins>
    </w:p>
    <w:p w14:paraId="79988CDA" w14:textId="77777777" w:rsidR="00884D1C" w:rsidRPr="00E77497" w:rsidDel="00FF4BEE" w:rsidRDefault="00884D1C">
      <w:pPr>
        <w:pStyle w:val="Alg4"/>
        <w:numPr>
          <w:ilvl w:val="0"/>
          <w:numId w:val="495"/>
        </w:numPr>
        <w:spacing w:after="220"/>
        <w:contextualSpacing/>
        <w:rPr>
          <w:ins w:id="15506" w:author="Rev 3 Allen Wirfs-Brock" w:date="2011-09-09T12:39:00Z"/>
          <w:del w:id="15507" w:author="Rev 4 Allen Wirfs-Brock" w:date="2011-10-15T17:42:00Z"/>
        </w:rPr>
        <w:pPrChange w:id="15508" w:author="Rev 4 Allen Wirfs-Brock" w:date="2011-11-07T12:16:00Z">
          <w:pPr>
            <w:pStyle w:val="Alg4"/>
            <w:numPr>
              <w:numId w:val="525"/>
            </w:numPr>
            <w:tabs>
              <w:tab w:val="num" w:pos="360"/>
            </w:tabs>
            <w:spacing w:after="220"/>
            <w:ind w:left="360" w:hanging="360"/>
            <w:contextualSpacing/>
          </w:pPr>
        </w:pPrChange>
      </w:pPr>
      <w:ins w:id="15509" w:author="Rev 3 Allen Wirfs-Brock" w:date="2011-09-09T12:39:00Z">
        <w:del w:id="15510" w:author="Rev 4 Allen Wirfs-Brock" w:date="2011-10-15T17:42:00Z">
          <w:r w:rsidRPr="00E77497" w:rsidDel="00FF4BEE">
            <w:delText xml:space="preserve">Return </w:delText>
          </w:r>
          <w:r w:rsidRPr="00E77497" w:rsidDel="00FF4BEE">
            <w:rPr>
              <w:rStyle w:val="bnf"/>
            </w:rPr>
            <w:delText>names</w:delText>
          </w:r>
          <w:r w:rsidRPr="00E77497" w:rsidDel="00FF4BEE">
            <w:delText>.</w:delText>
          </w:r>
        </w:del>
      </w:ins>
    </w:p>
    <w:p w14:paraId="6C607C3B" w14:textId="77777777" w:rsidR="00884D1C" w:rsidRPr="00E77497" w:rsidRDefault="00884D1C" w:rsidP="00884D1C">
      <w:pPr>
        <w:rPr>
          <w:ins w:id="15511" w:author="Rev 3 Allen Wirfs-Brock" w:date="2011-09-09T12:39:00Z"/>
        </w:rPr>
      </w:pPr>
      <w:ins w:id="15512" w:author="Rev 3 Allen Wirfs-Brock" w:date="2011-09-09T12:39:00Z">
        <w:del w:id="15513" w:author="Rev 4 Allen Wirfs-Brock" w:date="2011-10-15T17:43:00Z">
          <w:r w:rsidRPr="00E77497" w:rsidDel="00FF4BEE">
            <w:delText xml:space="preserve">The production </w:delText>
          </w:r>
        </w:del>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del w:id="15514" w:author="Rev 4 Allen Wirfs-Brock" w:date="2011-10-15T17:43:00Z">
          <w:r w:rsidRPr="00E77497" w:rsidDel="00FF4BEE">
            <w:delText>is evaluated as follows:</w:delText>
          </w:r>
        </w:del>
      </w:ins>
    </w:p>
    <w:p w14:paraId="4C8AD925" w14:textId="77777777" w:rsidR="00884D1C" w:rsidRPr="00E77497" w:rsidRDefault="000348AE" w:rsidP="00FA3203">
      <w:pPr>
        <w:pStyle w:val="Alg2"/>
        <w:keepNext/>
        <w:numPr>
          <w:ilvl w:val="0"/>
          <w:numId w:val="449"/>
        </w:numPr>
        <w:rPr>
          <w:ins w:id="15515" w:author="Rev 3 Allen Wirfs-Brock" w:date="2011-09-09T12:39:00Z"/>
        </w:rPr>
      </w:pPr>
      <w:ins w:id="15516" w:author="Rev 6 Allen Wirfs-Brock" w:date="2012-02-18T11:12:00Z">
        <w:r w:rsidRPr="00E77497">
          <w:t xml:space="preserve">Let </w:t>
        </w:r>
        <w:r>
          <w:rPr>
            <w:i/>
          </w:rPr>
          <w:t>next</w:t>
        </w:r>
        <w:r w:rsidRPr="00E77497">
          <w:rPr>
            <w:i/>
          </w:rPr>
          <w:t xml:space="preserve"> </w:t>
        </w:r>
        <w:r w:rsidRPr="00E77497">
          <w:t xml:space="preserve">be the result of evaluating </w:t>
        </w:r>
      </w:ins>
      <w:ins w:id="15517" w:author="Rev 3 Allen Wirfs-Brock" w:date="2011-09-09T12:39:00Z">
        <w:del w:id="15518"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05B94812" w14:textId="77777777" w:rsidR="006506E0" w:rsidRDefault="006506E0" w:rsidP="006506E0">
      <w:pPr>
        <w:pStyle w:val="Alg2"/>
        <w:numPr>
          <w:ilvl w:val="0"/>
          <w:numId w:val="449"/>
        </w:numPr>
        <w:spacing w:after="220"/>
        <w:contextualSpacing/>
        <w:rPr>
          <w:ins w:id="15519" w:author="Rev 6 Allen Wirfs-Brock" w:date="2012-02-18T11:16:00Z"/>
        </w:rPr>
      </w:pPr>
      <w:ins w:id="15520" w:author="Rev 6 Allen Wirfs-Brock" w:date="2012-02-18T11:16:00Z">
        <w:r>
          <w:t xml:space="preserve">If </w:t>
        </w:r>
        <w:r w:rsidRPr="00B25FEE">
          <w:rPr>
            <w:i/>
          </w:rPr>
          <w:t>next</w:t>
        </w:r>
        <w:r>
          <w:t xml:space="preserve"> is an abrupt completion, return </w:t>
        </w:r>
        <w:r w:rsidRPr="00B25FEE">
          <w:rPr>
            <w:i/>
          </w:rPr>
          <w:t>next</w:t>
        </w:r>
        <w:r>
          <w:t>.</w:t>
        </w:r>
      </w:ins>
    </w:p>
    <w:p w14:paraId="300E9609" w14:textId="77777777" w:rsidR="00884D1C" w:rsidRPr="00E77497" w:rsidRDefault="000348AE" w:rsidP="00FA3203">
      <w:pPr>
        <w:pStyle w:val="Alg2"/>
        <w:numPr>
          <w:ilvl w:val="0"/>
          <w:numId w:val="449"/>
        </w:numPr>
        <w:spacing w:after="220"/>
        <w:rPr>
          <w:ins w:id="15521" w:author="Rev 3 Allen Wirfs-Brock" w:date="2011-09-09T12:39:00Z"/>
        </w:rPr>
      </w:pPr>
      <w:ins w:id="15522" w:author="Rev 6 Allen Wirfs-Brock" w:date="2012-02-18T11:07:00Z">
        <w:r>
          <w:t>Return the result of evaluating</w:t>
        </w:r>
        <w:r w:rsidRPr="00E77497">
          <w:t xml:space="preserve"> </w:t>
        </w:r>
      </w:ins>
      <w:ins w:id="15523" w:author="Rev 3 Allen Wirfs-Brock" w:date="2011-09-09T12:39:00Z">
        <w:del w:id="15524" w:author="Rev 6 Allen Wirfs-Brock" w:date="2012-02-18T11:07:00Z">
          <w:r w:rsidR="00884D1C" w:rsidRPr="00E77497" w:rsidDel="000348AE">
            <w:delText xml:space="preserve">Evaluate </w:delText>
          </w:r>
        </w:del>
        <w:r w:rsidR="00884D1C" w:rsidRPr="00E77497">
          <w:rPr>
            <w:i/>
          </w:rPr>
          <w:t>VariableDeclaration</w:t>
        </w:r>
        <w:r w:rsidR="00884D1C" w:rsidRPr="00E77497">
          <w:t>.</w:t>
        </w:r>
      </w:ins>
    </w:p>
    <w:p w14:paraId="3A9E934A" w14:textId="77777777" w:rsidR="00884D1C" w:rsidRPr="00E77497" w:rsidDel="005A4AE3" w:rsidRDefault="00884D1C" w:rsidP="00884D1C">
      <w:pPr>
        <w:rPr>
          <w:ins w:id="15525" w:author="Rev 3 Allen Wirfs-Brock" w:date="2011-09-09T12:39:00Z"/>
          <w:del w:id="15526" w:author="Rev 4 Allen Wirfs-Brock" w:date="2011-10-15T17:43:00Z"/>
        </w:rPr>
      </w:pPr>
      <w:ins w:id="15527" w:author="Rev 3 Allen Wirfs-Brock" w:date="2011-09-09T12:39:00Z">
        <w:del w:id="15528" w:author="Rev 4 Allen Wirfs-Brock" w:date="2011-10-15T17:43:00Z">
          <w:r w:rsidRPr="00E77497" w:rsidDel="005A4AE3">
            <w:delText xml:space="preserve">The </w:delText>
          </w:r>
          <w:r w:rsidRPr="00E77497" w:rsidDel="005A4AE3">
            <w:rPr>
              <w:rFonts w:ascii="Times New Roman" w:eastAsia="Times New Roman" w:hAnsi="Times New Roman"/>
              <w:spacing w:val="6"/>
              <w:lang w:eastAsia="en-US"/>
            </w:rPr>
            <w:delText xml:space="preserve">BoundNames </w:delText>
          </w:r>
          <w:r w:rsidRPr="00E77497" w:rsidDel="005A4AE3">
            <w:delText xml:space="preserve">of the production  </w:delText>
          </w:r>
          <w:r w:rsidRPr="00E77497" w:rsidDel="005A4AE3">
            <w:rPr>
              <w:rFonts w:ascii="Times New Roman" w:hAnsi="Times New Roman"/>
              <w:i/>
            </w:rPr>
            <w:delText xml:space="preserve">VariableDeclaration </w:delText>
          </w:r>
          <w:r w:rsidRPr="00E77497" w:rsidDel="005A4AE3">
            <w:rPr>
              <w:b/>
            </w:rPr>
            <w:delText>:</w:delText>
          </w:r>
          <w:r w:rsidRPr="00E77497" w:rsidDel="005A4AE3">
            <w:delText xml:space="preserve"> </w:delText>
          </w:r>
          <w:r w:rsidRPr="00E77497" w:rsidDel="005A4AE3">
            <w:rPr>
              <w:rFonts w:ascii="Times New Roman" w:hAnsi="Times New Roman"/>
              <w:i/>
            </w:rPr>
            <w:delText>BindingIdentifier Initialiser</w:delText>
          </w:r>
          <w:r w:rsidRPr="00E77497" w:rsidDel="005A4AE3">
            <w:rPr>
              <w:rFonts w:ascii="Times New Roman" w:hAnsi="Times New Roman"/>
              <w:vertAlign w:val="subscript"/>
            </w:rPr>
            <w:delText>opt</w:delText>
          </w:r>
          <w:r w:rsidRPr="00E77497" w:rsidDel="005A4AE3">
            <w:delText xml:space="preserve"> is determined as follows: </w:delText>
          </w:r>
        </w:del>
      </w:ins>
    </w:p>
    <w:p w14:paraId="70854450" w14:textId="77777777" w:rsidR="00884D1C" w:rsidRPr="00E77497" w:rsidDel="005A4AE3" w:rsidRDefault="00884D1C">
      <w:pPr>
        <w:pStyle w:val="Alg4"/>
        <w:numPr>
          <w:ilvl w:val="0"/>
          <w:numId w:val="512"/>
        </w:numPr>
        <w:spacing w:after="220"/>
        <w:contextualSpacing/>
        <w:rPr>
          <w:ins w:id="15529" w:author="Rev 3 Allen Wirfs-Brock" w:date="2011-09-09T12:39:00Z"/>
          <w:del w:id="15530" w:author="Rev 4 Allen Wirfs-Brock" w:date="2011-10-15T17:43:00Z"/>
        </w:rPr>
        <w:pPrChange w:id="15531" w:author="Rev 4 Allen Wirfs-Brock" w:date="2011-11-07T12:16:00Z">
          <w:pPr>
            <w:pStyle w:val="Alg4"/>
            <w:numPr>
              <w:numId w:val="542"/>
            </w:numPr>
            <w:tabs>
              <w:tab w:val="num" w:pos="360"/>
            </w:tabs>
            <w:spacing w:after="220"/>
            <w:ind w:left="360" w:hanging="360"/>
            <w:contextualSpacing/>
          </w:pPr>
        </w:pPrChange>
      </w:pPr>
      <w:ins w:id="15532" w:author="Rev 3 Allen Wirfs-Brock" w:date="2011-09-09T12:39:00Z">
        <w:del w:id="15533" w:author="Rev 4 Allen Wirfs-Brock" w:date="2011-10-15T17:43:00Z">
          <w:r w:rsidRPr="00E77497" w:rsidDel="005A4AE3">
            <w:delText xml:space="preserve">Return the BoundNames of </w:delText>
          </w:r>
          <w:r w:rsidRPr="00E77497" w:rsidDel="005A4AE3">
            <w:rPr>
              <w:i/>
            </w:rPr>
            <w:delText>BindingIdentifier</w:delText>
          </w:r>
          <w:r w:rsidRPr="00E77497" w:rsidDel="005A4AE3">
            <w:delText>.</w:delText>
          </w:r>
        </w:del>
      </w:ins>
    </w:p>
    <w:p w14:paraId="439AA760" w14:textId="77777777" w:rsidR="00884D1C" w:rsidRPr="00E77497" w:rsidRDefault="00884D1C" w:rsidP="00884D1C">
      <w:pPr>
        <w:rPr>
          <w:ins w:id="15534" w:author="Rev 3 Allen Wirfs-Brock" w:date="2011-09-09T12:39:00Z"/>
        </w:rPr>
      </w:pPr>
      <w:ins w:id="15535" w:author="Rev 3 Allen Wirfs-Brock" w:date="2011-09-09T12:39:00Z">
        <w:del w:id="15536" w:author="Rev 4 Allen Wirfs-Brock" w:date="2011-10-15T17:44:00Z">
          <w:r w:rsidRPr="00E77497" w:rsidDel="005A4AE3">
            <w:delText xml:space="preserve">The production </w:delText>
          </w:r>
        </w:del>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del w:id="15537" w:author="Rev 4 Allen Wirfs-Brock" w:date="2011-10-15T17:44:00Z">
          <w:r w:rsidRPr="00E77497" w:rsidDel="005A4AE3">
            <w:delText>is evaluated as follows:</w:delText>
          </w:r>
        </w:del>
      </w:ins>
    </w:p>
    <w:p w14:paraId="1F13E086" w14:textId="77777777" w:rsidR="00884D1C" w:rsidRPr="00E77497" w:rsidRDefault="00884D1C" w:rsidP="00FB0D52">
      <w:pPr>
        <w:pStyle w:val="Alg2"/>
        <w:numPr>
          <w:ilvl w:val="0"/>
          <w:numId w:val="669"/>
        </w:numPr>
        <w:spacing w:after="220"/>
        <w:rPr>
          <w:ins w:id="15538" w:author="Rev 3 Allen Wirfs-Brock" w:date="2011-09-09T12:39:00Z"/>
        </w:rPr>
      </w:pPr>
      <w:ins w:id="15539" w:author="Rev 3 Allen Wirfs-Brock" w:date="2011-09-09T12:39:00Z">
        <w:r w:rsidRPr="00E77497">
          <w:t xml:space="preserve">Return </w:t>
        </w:r>
        <w:del w:id="15540" w:author="Rev 6 Allen Wirfs-Brock" w:date="2012-02-25T10:55:00Z">
          <w:r w:rsidRPr="00E77497" w:rsidDel="00FB0D52">
            <w:delText xml:space="preserve">the String value of </w:delText>
          </w:r>
          <w:r w:rsidRPr="00E77497" w:rsidDel="00FB0D52">
            <w:rPr>
              <w:i/>
            </w:rPr>
            <w:delText>BindingIdentifier</w:delText>
          </w:r>
        </w:del>
      </w:ins>
      <w:ins w:id="15541" w:author="Rev 6 Allen Wirfs-Brock" w:date="2012-02-25T10:55:00Z">
        <w:r w:rsidR="00FB0D52">
          <w:t>NormalCompletion(</w:t>
        </w:r>
        <w:r w:rsidR="00FB0D52" w:rsidRPr="0013710B">
          <w:rPr>
            <w:rFonts w:ascii="Arial" w:hAnsi="Arial" w:cs="Arial"/>
          </w:rPr>
          <w:t>empty</w:t>
        </w:r>
        <w:r w:rsidR="00FB0D52">
          <w:t>)</w:t>
        </w:r>
      </w:ins>
      <w:ins w:id="15542" w:author="Rev 3 Allen Wirfs-Brock" w:date="2011-09-09T12:39:00Z">
        <w:r w:rsidRPr="00E77497">
          <w:t>.</w:t>
        </w:r>
      </w:ins>
    </w:p>
    <w:p w14:paraId="58993591" w14:textId="77777777" w:rsidR="00884D1C" w:rsidRPr="00E77497" w:rsidRDefault="00884D1C" w:rsidP="00884D1C">
      <w:pPr>
        <w:rPr>
          <w:ins w:id="15543" w:author="Rev 3 Allen Wirfs-Brock" w:date="2011-09-09T12:39:00Z"/>
        </w:rPr>
      </w:pPr>
      <w:ins w:id="15544" w:author="Rev 3 Allen Wirfs-Brock" w:date="2011-09-09T12:39:00Z">
        <w:del w:id="15545" w:author="Rev 4 Allen Wirfs-Brock" w:date="2011-10-15T17:44:00Z">
          <w:r w:rsidRPr="00E77497" w:rsidDel="005A4AE3">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del w:id="15546" w:author="Rev 4 Allen Wirfs-Brock" w:date="2011-10-15T17:44:00Z">
          <w:r w:rsidRPr="00E77497" w:rsidDel="005A4AE3">
            <w:delText>is evaluated as follows:</w:delText>
          </w:r>
        </w:del>
      </w:ins>
    </w:p>
    <w:p w14:paraId="08A8E10F" w14:textId="77777777" w:rsidR="00884D1C" w:rsidRPr="00E77497" w:rsidRDefault="00884D1C" w:rsidP="00FB0D52">
      <w:pPr>
        <w:pStyle w:val="Alg2"/>
        <w:numPr>
          <w:ilvl w:val="0"/>
          <w:numId w:val="670"/>
        </w:numPr>
        <w:rPr>
          <w:ins w:id="15547" w:author="Rev 3 Allen Wirfs-Brock" w:date="2011-09-09T12:39:00Z"/>
        </w:rPr>
      </w:pPr>
      <w:ins w:id="15548"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51CEA6B5" w14:textId="77777777" w:rsidR="00884D1C" w:rsidRPr="00E77497" w:rsidRDefault="00884D1C" w:rsidP="00FB0D52">
      <w:pPr>
        <w:pStyle w:val="Alg2"/>
        <w:numPr>
          <w:ilvl w:val="0"/>
          <w:numId w:val="670"/>
        </w:numPr>
        <w:rPr>
          <w:ins w:id="15549" w:author="Rev 3 Allen Wirfs-Brock" w:date="2011-09-09T12:39:00Z"/>
        </w:rPr>
      </w:pPr>
      <w:ins w:id="15550"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7FDE58AC" w14:textId="77777777" w:rsidR="00D70AE0" w:rsidRDefault="00D70AE0" w:rsidP="00D70AE0">
      <w:pPr>
        <w:pStyle w:val="Alg2"/>
        <w:numPr>
          <w:ilvl w:val="0"/>
          <w:numId w:val="670"/>
        </w:numPr>
        <w:spacing w:after="220"/>
        <w:contextualSpacing/>
        <w:rPr>
          <w:ins w:id="15551" w:author="Rev 6 Allen Wirfs-Brock" w:date="2012-02-18T11:39:00Z"/>
        </w:rPr>
      </w:pPr>
      <w:ins w:id="15552" w:author="Rev 6 Allen Wirfs-Brock" w:date="2012-02-18T11:39:00Z">
        <w:r>
          <w:t xml:space="preserve">If </w:t>
        </w:r>
      </w:ins>
      <w:ins w:id="15553" w:author="Rev 6 Allen Wirfs-Brock" w:date="2012-02-18T11:40:00Z">
        <w:r>
          <w:rPr>
            <w:i/>
          </w:rPr>
          <w:t>value</w:t>
        </w:r>
      </w:ins>
      <w:ins w:id="15554" w:author="Rev 6 Allen Wirfs-Brock" w:date="2012-02-18T11:39:00Z">
        <w:r>
          <w:t xml:space="preserve"> is an abrupt completion, return </w:t>
        </w:r>
      </w:ins>
      <w:ins w:id="15555" w:author="Rev 6 Allen Wirfs-Brock" w:date="2012-02-18T11:40:00Z">
        <w:r>
          <w:rPr>
            <w:i/>
          </w:rPr>
          <w:t>value</w:t>
        </w:r>
      </w:ins>
      <w:ins w:id="15556" w:author="Rev 6 Allen Wirfs-Brock" w:date="2012-02-18T11:39:00Z">
        <w:r>
          <w:t>.</w:t>
        </w:r>
      </w:ins>
    </w:p>
    <w:p w14:paraId="0FFCC668" w14:textId="77777777" w:rsidR="00884D1C" w:rsidRPr="00E77497" w:rsidRDefault="00481DAC" w:rsidP="00FB0D52">
      <w:pPr>
        <w:pStyle w:val="Alg2"/>
        <w:numPr>
          <w:ilvl w:val="0"/>
          <w:numId w:val="670"/>
        </w:numPr>
        <w:spacing w:after="220"/>
        <w:rPr>
          <w:ins w:id="15557" w:author="Rev 3 Allen Wirfs-Brock" w:date="2011-09-09T12:39:00Z"/>
        </w:rPr>
      </w:pPr>
      <w:ins w:id="15558" w:author="Rev 6 Allen Wirfs-Brock" w:date="2012-02-18T10:59:00Z">
        <w:r>
          <w:t>Return the result of p</w:t>
        </w:r>
        <w:r w:rsidRPr="004418C4">
          <w:t>erform</w:t>
        </w:r>
        <w:r>
          <w:t>ing</w:t>
        </w:r>
        <w:r w:rsidRPr="004418C4">
          <w:t xml:space="preserve"> </w:t>
        </w:r>
      </w:ins>
      <w:ins w:id="15559" w:author="Rev 3 Allen Wirfs-Brock" w:date="2011-09-22T14:45:00Z">
        <w:del w:id="15560" w:author="Rev 6 Allen Wirfs-Brock" w:date="2012-02-18T10:59:00Z">
          <w:r w:rsidR="004A71FF" w:rsidRPr="00E77497" w:rsidDel="00481DAC">
            <w:delText xml:space="preserve">Perform </w:delText>
          </w:r>
        </w:del>
        <w:r w:rsidR="004A71FF" w:rsidRPr="00E77497">
          <w:t xml:space="preserve">Binding </w:t>
        </w:r>
        <w:del w:id="15561" w:author="Rev 6 Allen Wirfs-Brock" w:date="2012-02-27T15:45:00Z">
          <w:r w:rsidR="004A71FF" w:rsidRPr="00E77497" w:rsidDel="00A113E2">
            <w:delText>Initialization</w:delText>
          </w:r>
        </w:del>
      </w:ins>
      <w:ins w:id="15562" w:author="Rev 6 Allen Wirfs-Brock" w:date="2012-02-27T15:45:00Z">
        <w:r w:rsidR="00A113E2">
          <w:t>Initialisation</w:t>
        </w:r>
      </w:ins>
      <w:ins w:id="15563" w:author="Rev 3 Allen Wirfs-Brock" w:date="2011-09-22T14:45:00Z">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ins>
      <w:ins w:id="15564" w:author="Rev 3 Allen Wirfs-Brock" w:date="2011-09-22T14:46:00Z">
        <w:r w:rsidR="004A71FF" w:rsidRPr="00E77497">
          <w:rPr>
            <w:b/>
          </w:rPr>
          <w:t>undefined</w:t>
        </w:r>
        <w:r w:rsidR="004A71FF" w:rsidRPr="00E77497">
          <w:t xml:space="preserve"> </w:t>
        </w:r>
      </w:ins>
      <w:ins w:id="15565" w:author="Rev 3 Allen Wirfs-Brock" w:date="2011-09-22T14:45:00Z">
        <w:r w:rsidR="004A71FF" w:rsidRPr="00E77497">
          <w:t>as the arguments.</w:t>
        </w:r>
      </w:ins>
    </w:p>
    <w:p w14:paraId="6F544A70" w14:textId="77777777" w:rsidR="00884D1C" w:rsidRPr="00E77497" w:rsidDel="0013710B" w:rsidRDefault="00884D1C" w:rsidP="00884D1C">
      <w:pPr>
        <w:pStyle w:val="Note"/>
        <w:rPr>
          <w:ins w:id="15566" w:author="Rev 3 Allen Wirfs-Brock" w:date="2011-09-09T12:39:00Z"/>
          <w:del w:id="15567" w:author="Rev 6 Allen Wirfs-Brock" w:date="2012-02-25T10:58:00Z"/>
        </w:rPr>
      </w:pPr>
      <w:ins w:id="15568" w:author="Rev 3 Allen Wirfs-Brock" w:date="2011-09-09T12:39:00Z">
        <w:del w:id="15569" w:author="Rev 6 Allen Wirfs-Brock" w:date="2012-02-25T10:58:00Z">
          <w:r w:rsidRPr="00E77497" w:rsidDel="0013710B">
            <w:delText>NOTE 1</w:delText>
          </w:r>
          <w:r w:rsidRPr="00E77497" w:rsidDel="0013710B">
            <w:tab/>
            <w:delText xml:space="preserve">The String value of a </w:delText>
          </w:r>
          <w:r w:rsidRPr="00E77497" w:rsidDel="0013710B">
            <w:rPr>
              <w:rStyle w:val="bnf"/>
            </w:rPr>
            <w:delText>VariableDeclaration</w:delText>
          </w:r>
          <w:r w:rsidRPr="00E77497" w:rsidDel="0013710B">
            <w:delText xml:space="preserve"> is used in the evaluation of for-in statements (12.6.4).</w:delText>
          </w:r>
        </w:del>
      </w:ins>
    </w:p>
    <w:p w14:paraId="0FB88F8B" w14:textId="77777777" w:rsidR="00884D1C" w:rsidRPr="00E77497" w:rsidRDefault="00884D1C" w:rsidP="00884D1C">
      <w:pPr>
        <w:pStyle w:val="Note"/>
        <w:rPr>
          <w:ins w:id="15570" w:author="Rev 3 Allen Wirfs-Brock" w:date="2011-09-09T12:39:00Z"/>
          <w:szCs w:val="18"/>
        </w:rPr>
      </w:pPr>
      <w:ins w:id="15571" w:author="Rev 3 Allen Wirfs-Brock" w:date="2011-09-09T12:39:00Z">
        <w:r w:rsidRPr="00E77497">
          <w:t xml:space="preserve">NOTE </w:t>
        </w:r>
        <w:del w:id="15572" w:author="Rev 6 Allen Wirfs-Brock" w:date="2012-02-25T10:58:00Z">
          <w:r w:rsidRPr="00E77497" w:rsidDel="0013710B">
            <w:delText>2</w:delText>
          </w:r>
        </w:del>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del w:id="15573" w:author="Rev 4 Allen Wirfs-Brock" w:date="2011-10-20T14:32:00Z">
          <w:r w:rsidRPr="00E77497" w:rsidDel="001000E8">
            <w:rPr>
              <w:szCs w:val="18"/>
            </w:rPr>
            <w:delText>4</w:delText>
          </w:r>
        </w:del>
      </w:ins>
      <w:ins w:id="15574" w:author="Rev 4 Allen Wirfs-Brock" w:date="2011-10-20T14:32:00Z">
        <w:r w:rsidR="001000E8" w:rsidRPr="00E77497">
          <w:rPr>
            <w:szCs w:val="18"/>
          </w:rPr>
          <w:t>3</w:t>
        </w:r>
      </w:ins>
      <w:ins w:id="15575" w:author="Rev 3 Allen Wirfs-Brock" w:date="2011-09-09T12:39:00Z">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ins>
    </w:p>
    <w:p w14:paraId="36678DDB" w14:textId="77777777" w:rsidR="00884D1C" w:rsidRPr="00E77497" w:rsidDel="00BF2819" w:rsidRDefault="00884D1C" w:rsidP="00884D1C">
      <w:pPr>
        <w:rPr>
          <w:ins w:id="15576" w:author="Rev 3 Allen Wirfs-Brock" w:date="2011-09-09T12:39:00Z"/>
          <w:del w:id="15577" w:author="Rev 4 Allen Wirfs-Brock" w:date="2011-10-15T17:45:00Z"/>
        </w:rPr>
      </w:pPr>
      <w:ins w:id="15578" w:author="Rev 3 Allen Wirfs-Brock" w:date="2011-09-09T12:39:00Z">
        <w:del w:id="15579" w:author="Rev 4 Allen Wirfs-Brock" w:date="2011-10-15T17:45:00Z">
          <w:r w:rsidRPr="00E77497" w:rsidDel="00BF2819">
            <w:delText xml:space="preserve">The static semantics of the production </w:delText>
          </w:r>
          <w:r w:rsidRPr="00E77497" w:rsidDel="00BF2819">
            <w:rPr>
              <w:rFonts w:ascii="Times New Roman" w:hAnsi="Times New Roman"/>
              <w:i/>
            </w:rPr>
            <w:delText xml:space="preserve">VariableDeclaration </w:delText>
          </w:r>
          <w:r w:rsidRPr="00E77497" w:rsidDel="00BF2819">
            <w:rPr>
              <w:b/>
            </w:rPr>
            <w:delText>:</w:delText>
          </w:r>
          <w:r w:rsidRPr="00E77497" w:rsidDel="00BF2819">
            <w:delText xml:space="preserve"> </w:delText>
          </w:r>
          <w:r w:rsidRPr="00E77497" w:rsidDel="00BF2819">
            <w:rPr>
              <w:rFonts w:ascii="Times New Roman" w:hAnsi="Times New Roman"/>
              <w:i/>
            </w:rPr>
            <w:delText>BindingPattern Initialiser</w:delText>
          </w:r>
          <w:r w:rsidRPr="00E77497" w:rsidDel="00BF2819">
            <w:delText xml:space="preserve"> are:</w:delText>
          </w:r>
        </w:del>
      </w:ins>
    </w:p>
    <w:p w14:paraId="3DB9D38A" w14:textId="77777777" w:rsidR="00884D1C" w:rsidRPr="00E77497" w:rsidDel="00BF2819" w:rsidRDefault="00884D1C">
      <w:pPr>
        <w:numPr>
          <w:ilvl w:val="0"/>
          <w:numId w:val="403"/>
        </w:numPr>
        <w:rPr>
          <w:ins w:id="15580" w:author="Rev 3 Allen Wirfs-Brock" w:date="2011-09-09T12:39:00Z"/>
          <w:del w:id="15581" w:author="Rev 4 Allen Wirfs-Brock" w:date="2011-10-15T17:45:00Z"/>
        </w:rPr>
        <w:pPrChange w:id="15582" w:author="Rev 4 Allen Wirfs-Brock" w:date="2011-11-07T12:16:00Z">
          <w:pPr>
            <w:numPr>
              <w:numId w:val="411"/>
            </w:numPr>
            <w:tabs>
              <w:tab w:val="num" w:pos="360"/>
            </w:tabs>
            <w:ind w:left="360" w:hanging="360"/>
          </w:pPr>
        </w:pPrChange>
      </w:pPr>
      <w:ins w:id="15583" w:author="Rev 3 Allen Wirfs-Brock" w:date="2011-09-09T12:39:00Z">
        <w:del w:id="15584" w:author="Rev 4 Allen Wirfs-Brock" w:date="2011-10-15T17:45:00Z">
          <w:r w:rsidRPr="00E77497" w:rsidDel="00BF2819">
            <w:delText>It is a Syntax Error if the source code matching this production is not contained in extended code.</w:delText>
          </w:r>
        </w:del>
      </w:ins>
    </w:p>
    <w:p w14:paraId="1CF52BD4" w14:textId="77777777" w:rsidR="00884D1C" w:rsidRPr="00E77497" w:rsidDel="00D128F0" w:rsidRDefault="00884D1C" w:rsidP="00884D1C">
      <w:pPr>
        <w:rPr>
          <w:ins w:id="15585" w:author="Rev 3 Allen Wirfs-Brock" w:date="2011-09-09T12:39:00Z"/>
          <w:del w:id="15586" w:author="Rev 4 Allen Wirfs-Brock" w:date="2011-10-15T17:44:00Z"/>
        </w:rPr>
      </w:pPr>
      <w:ins w:id="15587" w:author="Rev 3 Allen Wirfs-Brock" w:date="2011-09-09T12:39:00Z">
        <w:del w:id="15588" w:author="Rev 4 Allen Wirfs-Brock" w:date="2011-10-15T17:44:00Z">
          <w:r w:rsidRPr="00E77497" w:rsidDel="00D128F0">
            <w:delText xml:space="preserve">The </w:delText>
          </w:r>
          <w:r w:rsidRPr="00E77497" w:rsidDel="00D128F0">
            <w:rPr>
              <w:rFonts w:ascii="Times New Roman" w:eastAsia="Times New Roman" w:hAnsi="Times New Roman"/>
              <w:spacing w:val="6"/>
              <w:lang w:eastAsia="en-US"/>
            </w:rPr>
            <w:delText xml:space="preserve">BoundNames </w:delText>
          </w:r>
          <w:r w:rsidRPr="00E77497" w:rsidDel="00D128F0">
            <w:delText xml:space="preserve">of the production  </w:delText>
          </w:r>
          <w:r w:rsidRPr="00E77497" w:rsidDel="00D128F0">
            <w:rPr>
              <w:rFonts w:ascii="Times New Roman" w:hAnsi="Times New Roman"/>
              <w:i/>
            </w:rPr>
            <w:delText xml:space="preserve">VariableDeclaration </w:delText>
          </w:r>
          <w:r w:rsidRPr="00E77497" w:rsidDel="00D128F0">
            <w:rPr>
              <w:b/>
            </w:rPr>
            <w:delText>:</w:delText>
          </w:r>
          <w:r w:rsidRPr="00E77497" w:rsidDel="00D128F0">
            <w:delText xml:space="preserve"> </w:delText>
          </w:r>
          <w:r w:rsidRPr="00E77497" w:rsidDel="00D128F0">
            <w:rPr>
              <w:rFonts w:ascii="Times New Roman" w:hAnsi="Times New Roman"/>
              <w:i/>
            </w:rPr>
            <w:delText>BindingPattern Initialiser</w:delText>
          </w:r>
          <w:r w:rsidRPr="00E77497" w:rsidDel="00D128F0">
            <w:delText xml:space="preserve"> is determined as follows: </w:delText>
          </w:r>
        </w:del>
      </w:ins>
    </w:p>
    <w:p w14:paraId="049F1D91" w14:textId="77777777" w:rsidR="00884D1C" w:rsidRPr="00E77497" w:rsidDel="00D128F0" w:rsidRDefault="00884D1C">
      <w:pPr>
        <w:pStyle w:val="Alg4"/>
        <w:numPr>
          <w:ilvl w:val="0"/>
          <w:numId w:val="513"/>
        </w:numPr>
        <w:spacing w:after="220"/>
        <w:contextualSpacing/>
        <w:rPr>
          <w:ins w:id="15589" w:author="Rev 3 Allen Wirfs-Brock" w:date="2011-09-09T12:39:00Z"/>
          <w:del w:id="15590" w:author="Rev 4 Allen Wirfs-Brock" w:date="2011-10-15T17:44:00Z"/>
        </w:rPr>
        <w:pPrChange w:id="15591" w:author="Rev 4 Allen Wirfs-Brock" w:date="2011-11-07T12:16:00Z">
          <w:pPr>
            <w:pStyle w:val="Alg4"/>
            <w:numPr>
              <w:numId w:val="543"/>
            </w:numPr>
            <w:tabs>
              <w:tab w:val="num" w:pos="360"/>
            </w:tabs>
            <w:spacing w:after="220"/>
            <w:ind w:left="360" w:hanging="360"/>
            <w:contextualSpacing/>
          </w:pPr>
        </w:pPrChange>
      </w:pPr>
      <w:ins w:id="15592" w:author="Rev 3 Allen Wirfs-Brock" w:date="2011-09-09T12:39:00Z">
        <w:del w:id="15593" w:author="Rev 4 Allen Wirfs-Brock" w:date="2011-10-15T17:44:00Z">
          <w:r w:rsidRPr="00E77497" w:rsidDel="00D128F0">
            <w:delText xml:space="preserve">Return the BoundNames of </w:delText>
          </w:r>
          <w:r w:rsidRPr="00E77497" w:rsidDel="00D128F0">
            <w:rPr>
              <w:i/>
            </w:rPr>
            <w:delText>BindingPattern</w:delText>
          </w:r>
          <w:r w:rsidRPr="00E77497" w:rsidDel="00D128F0">
            <w:delText>.</w:delText>
          </w:r>
        </w:del>
      </w:ins>
    </w:p>
    <w:p w14:paraId="673DE3F8" w14:textId="77777777" w:rsidR="00884D1C" w:rsidRPr="00E77497" w:rsidRDefault="00884D1C" w:rsidP="00884D1C">
      <w:pPr>
        <w:rPr>
          <w:ins w:id="15594" w:author="Rev 3 Allen Wirfs-Brock" w:date="2011-09-09T12:39:00Z"/>
        </w:rPr>
      </w:pPr>
      <w:ins w:id="15595" w:author="Rev 3 Allen Wirfs-Brock" w:date="2011-09-09T12:39:00Z">
        <w:del w:id="15596" w:author="Rev 4 Allen Wirfs-Brock" w:date="2011-10-15T17:45:00Z">
          <w:r w:rsidRPr="00E77497" w:rsidDel="00BF2819">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del w:id="15597" w:author="Rev 4 Allen Wirfs-Brock" w:date="2011-10-15T17:45:00Z">
          <w:r w:rsidRPr="00E77497" w:rsidDel="00BF2819">
            <w:delText>is evaluated as follows:</w:delText>
          </w:r>
        </w:del>
      </w:ins>
    </w:p>
    <w:p w14:paraId="4C5F85F2" w14:textId="77777777" w:rsidR="00884D1C" w:rsidRPr="00E77497" w:rsidRDefault="00884D1C" w:rsidP="0074281A">
      <w:pPr>
        <w:pStyle w:val="Alg2"/>
        <w:numPr>
          <w:ilvl w:val="0"/>
          <w:numId w:val="497"/>
        </w:numPr>
        <w:rPr>
          <w:ins w:id="15598" w:author="Rev 3 Allen Wirfs-Brock" w:date="2011-09-09T12:39:00Z"/>
        </w:rPr>
      </w:pPr>
      <w:ins w:id="15599"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07A2817D" w14:textId="77777777" w:rsidR="00884D1C" w:rsidRPr="00E77497" w:rsidRDefault="00884D1C" w:rsidP="0074281A">
      <w:pPr>
        <w:pStyle w:val="Alg3"/>
        <w:numPr>
          <w:ilvl w:val="0"/>
          <w:numId w:val="497"/>
        </w:numPr>
        <w:rPr>
          <w:ins w:id="15600" w:author="Rev 3 Allen Wirfs-Brock" w:date="2011-09-09T12:39:00Z"/>
        </w:rPr>
      </w:pPr>
      <w:ins w:id="15601" w:author="Rev 3 Allen Wirfs-Brock" w:date="2011-09-09T12:39:00Z">
        <w:r w:rsidRPr="00E77497">
          <w:t xml:space="preserve">Let </w:t>
        </w:r>
        <w:r w:rsidRPr="00E77497">
          <w:rPr>
            <w:i/>
          </w:rPr>
          <w:t>rval</w:t>
        </w:r>
        <w:r w:rsidRPr="00E77497">
          <w:t xml:space="preserve"> be </w:t>
        </w:r>
        <w:del w:id="15602" w:author="Rev 6 Allen Wirfs-Brock" w:date="2012-01-31T15:34:00Z">
          <w:r w:rsidRPr="00E77497" w:rsidDel="005B6BDA">
            <w:delText>ToObject(</w:delText>
          </w:r>
        </w:del>
        <w:r w:rsidRPr="00E77497">
          <w:t>GetValue(</w:t>
        </w:r>
        <w:r w:rsidRPr="00E77497">
          <w:rPr>
            <w:i/>
          </w:rPr>
          <w:t>rhs</w:t>
        </w:r>
        <w:del w:id="15603" w:author="Rev 6 Allen Wirfs-Brock" w:date="2012-01-31T15:34:00Z">
          <w:r w:rsidRPr="00E77497" w:rsidDel="005B6BDA">
            <w:delText>)</w:delText>
          </w:r>
        </w:del>
        <w:r w:rsidRPr="00E77497">
          <w:t>).</w:t>
        </w:r>
      </w:ins>
    </w:p>
    <w:p w14:paraId="004E5375" w14:textId="77777777" w:rsidR="006506E0" w:rsidRDefault="006506E0" w:rsidP="006506E0">
      <w:pPr>
        <w:pStyle w:val="Alg2"/>
        <w:numPr>
          <w:ilvl w:val="0"/>
          <w:numId w:val="497"/>
        </w:numPr>
        <w:spacing w:after="220"/>
        <w:contextualSpacing/>
        <w:rPr>
          <w:ins w:id="15604" w:author="Rev 6 Allen Wirfs-Brock" w:date="2012-02-18T11:17:00Z"/>
        </w:rPr>
      </w:pPr>
      <w:ins w:id="15605" w:author="Rev 6 Allen Wirfs-Brock" w:date="2012-02-18T11:17:00Z">
        <w:r>
          <w:t xml:space="preserve">If </w:t>
        </w:r>
        <w:r>
          <w:rPr>
            <w:i/>
          </w:rPr>
          <w:t>rval</w:t>
        </w:r>
        <w:r>
          <w:t xml:space="preserve"> is an abrupt completion, return </w:t>
        </w:r>
        <w:r>
          <w:rPr>
            <w:i/>
          </w:rPr>
          <w:t>rval</w:t>
        </w:r>
        <w:r>
          <w:t>.</w:t>
        </w:r>
      </w:ins>
    </w:p>
    <w:p w14:paraId="57E46813" w14:textId="77777777" w:rsidR="00884D1C" w:rsidRPr="00E77497" w:rsidRDefault="00481DAC" w:rsidP="0074281A">
      <w:pPr>
        <w:pStyle w:val="Alg2"/>
        <w:numPr>
          <w:ilvl w:val="0"/>
          <w:numId w:val="497"/>
        </w:numPr>
        <w:spacing w:after="220"/>
        <w:rPr>
          <w:ins w:id="15606" w:author="Rev 3 Allen Wirfs-Brock" w:date="2011-09-09T12:39:00Z"/>
        </w:rPr>
      </w:pPr>
      <w:ins w:id="15607" w:author="Rev 6 Allen Wirfs-Brock" w:date="2012-02-18T10:59:00Z">
        <w:r>
          <w:t>Return the result of p</w:t>
        </w:r>
        <w:r w:rsidRPr="004418C4">
          <w:t>erform</w:t>
        </w:r>
        <w:r>
          <w:t>ing</w:t>
        </w:r>
        <w:r w:rsidRPr="004418C4">
          <w:t xml:space="preserve"> </w:t>
        </w:r>
      </w:ins>
      <w:ins w:id="15608" w:author="Rev 4 Allen Wirfs-Brock" w:date="2011-11-06T12:01:00Z">
        <w:del w:id="15609" w:author="Rev 6 Allen Wirfs-Brock" w:date="2012-02-18T10:59:00Z">
          <w:r w:rsidR="006445D5" w:rsidRPr="00E77497" w:rsidDel="00481DAC">
            <w:delText xml:space="preserve">Perform </w:delText>
          </w:r>
        </w:del>
        <w:r w:rsidR="006445D5" w:rsidRPr="00E77497">
          <w:t xml:space="preserve">Binding </w:t>
        </w:r>
        <w:del w:id="15610" w:author="Rev 6 Allen Wirfs-Brock" w:date="2012-02-27T15:45:00Z">
          <w:r w:rsidR="006445D5" w:rsidRPr="00E77497" w:rsidDel="00A113E2">
            <w:delText>Initialization</w:delText>
          </w:r>
        </w:del>
      </w:ins>
      <w:ins w:id="15611" w:author="Rev 6 Allen Wirfs-Brock" w:date="2012-02-27T15:45:00Z">
        <w:r w:rsidR="00A113E2">
          <w:t>Initialisation</w:t>
        </w:r>
      </w:ins>
      <w:ins w:id="15612" w:author="Rev 4 Allen Wirfs-Brock" w:date="2011-11-06T12:01:00Z">
        <w:r w:rsidR="006445D5" w:rsidRPr="00E77497">
          <w:t xml:space="preserve"> for </w:t>
        </w:r>
      </w:ins>
      <w:ins w:id="15613" w:author="Rev 3 Allen Wirfs-Brock" w:date="2011-09-09T12:39:00Z">
        <w:del w:id="15614" w:author="Rev 4 Allen Wirfs-Brock" w:date="2011-11-06T12:01:00Z">
          <w:r w:rsidR="00884D1C" w:rsidRPr="00E77497" w:rsidDel="006445D5">
            <w:delText xml:space="preserve">Evaluate </w:delText>
          </w:r>
        </w:del>
        <w:r w:rsidR="00884D1C" w:rsidRPr="00E77497">
          <w:rPr>
            <w:i/>
          </w:rPr>
          <w:t>BindingPattern</w:t>
        </w:r>
        <w:r w:rsidR="00884D1C" w:rsidRPr="00E77497">
          <w:t xml:space="preserve"> </w:t>
        </w:r>
        <w:del w:id="15615" w:author="Rev 6 Allen Wirfs-Brock" w:date="2012-01-31T15:35:00Z">
          <w:r w:rsidR="00884D1C" w:rsidRPr="00E77497" w:rsidDel="005B6BDA">
            <w:delText>using</w:delText>
          </w:r>
        </w:del>
      </w:ins>
      <w:ins w:id="15616" w:author="Rev 6 Allen Wirfs-Brock" w:date="2012-01-31T15:35:00Z">
        <w:r w:rsidR="005B6BDA">
          <w:t>passing</w:t>
        </w:r>
      </w:ins>
      <w:ins w:id="15617" w:author="Rev 3 Allen Wirfs-Brock" w:date="2011-09-09T12:39:00Z">
        <w:r w:rsidR="00884D1C" w:rsidRPr="00E77497">
          <w:t xml:space="preserve"> </w:t>
        </w:r>
        <w:r w:rsidR="00884D1C" w:rsidRPr="00E77497">
          <w:rPr>
            <w:i/>
          </w:rPr>
          <w:t>rval</w:t>
        </w:r>
        <w:r w:rsidR="00884D1C" w:rsidRPr="00E77497">
          <w:t xml:space="preserve"> </w:t>
        </w:r>
        <w:del w:id="15618" w:author="Rev 6 Allen Wirfs-Brock" w:date="2012-01-31T15:35:00Z">
          <w:r w:rsidR="00884D1C" w:rsidRPr="00E77497" w:rsidDel="005B6BDA">
            <w:delText xml:space="preserve">as the </w:delText>
          </w:r>
          <w:r w:rsidR="00884D1C" w:rsidRPr="00E77497" w:rsidDel="005B6BDA">
            <w:rPr>
              <w:rStyle w:val="bnf"/>
            </w:rPr>
            <w:delText>obj</w:delText>
          </w:r>
          <w:r w:rsidR="00884D1C" w:rsidRPr="00E77497" w:rsidDel="005B6BDA">
            <w:rPr>
              <w:i/>
            </w:rPr>
            <w:delText xml:space="preserve"> </w:delText>
          </w:r>
          <w:r w:rsidR="00884D1C" w:rsidRPr="00E77497" w:rsidDel="005B6BDA">
            <w:delText xml:space="preserve">parameter </w:delText>
          </w:r>
        </w:del>
        <w:r w:rsidR="00884D1C" w:rsidRPr="00E77497">
          <w:t xml:space="preserve">and </w:t>
        </w:r>
        <w:r w:rsidR="00884D1C" w:rsidRPr="00E77497">
          <w:rPr>
            <w:b/>
          </w:rPr>
          <w:t>undefined</w:t>
        </w:r>
        <w:r w:rsidR="00884D1C" w:rsidRPr="00E77497">
          <w:t xml:space="preserve"> as </w:t>
        </w:r>
        <w:del w:id="15619" w:author="Rev 6 Allen Wirfs-Brock" w:date="2012-01-31T15:35:00Z">
          <w:r w:rsidR="00884D1C" w:rsidRPr="00E77497" w:rsidDel="005B6BDA">
            <w:delText xml:space="preserve">the </w:delText>
          </w:r>
          <w:r w:rsidR="00884D1C" w:rsidRPr="00E77497" w:rsidDel="005B6BDA">
            <w:rPr>
              <w:i/>
            </w:rPr>
            <w:delText>environment</w:delText>
          </w:r>
          <w:r w:rsidR="00884D1C" w:rsidRPr="00E77497" w:rsidDel="005B6BDA">
            <w:delText xml:space="preserve"> parameter</w:delText>
          </w:r>
        </w:del>
      </w:ins>
      <w:ins w:id="15620" w:author="Rev 6 Allen Wirfs-Brock" w:date="2012-01-31T15:35:00Z">
        <w:r w:rsidR="005B6BDA">
          <w:t>arguments</w:t>
        </w:r>
      </w:ins>
      <w:ins w:id="15621" w:author="Rev 3 Allen Wirfs-Brock" w:date="2011-09-09T12:39:00Z">
        <w:r w:rsidR="00884D1C" w:rsidRPr="00E77497">
          <w:t>.</w:t>
        </w:r>
      </w:ins>
    </w:p>
    <w:p w14:paraId="7079800F" w14:textId="77777777" w:rsidR="00884D1C" w:rsidRPr="00E77497" w:rsidDel="008D60F4" w:rsidRDefault="00884D1C" w:rsidP="00884D1C">
      <w:pPr>
        <w:rPr>
          <w:ins w:id="15622" w:author="Rev 3 Allen Wirfs-Brock" w:date="2011-09-09T12:39:00Z"/>
          <w:del w:id="15623" w:author="Rev 4 Allen Wirfs-Brock" w:date="2011-10-15T17:46:00Z"/>
        </w:rPr>
      </w:pPr>
      <w:ins w:id="15624" w:author="Rev 3 Allen Wirfs-Brock" w:date="2011-09-09T12:39:00Z">
        <w:del w:id="15625" w:author="Rev 4 Allen Wirfs-Brock" w:date="2011-10-15T17:46:00Z">
          <w:r w:rsidRPr="00E77497" w:rsidDel="008D60F4">
            <w:delText xml:space="preserve">The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and </w:delText>
          </w:r>
          <w:r w:rsidRPr="00E77497" w:rsidDel="008D60F4">
            <w:rPr>
              <w:rStyle w:val="bnf"/>
            </w:rPr>
            <w:delText>InitialiserNoIn</w:delText>
          </w:r>
          <w:r w:rsidRPr="00E77497" w:rsidDel="008D60F4">
            <w:delText xml:space="preserve"> productions are evaluated in the same manner as the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and </w:delText>
          </w:r>
          <w:r w:rsidRPr="00E77497" w:rsidDel="008D60F4">
            <w:rPr>
              <w:rStyle w:val="bnf"/>
            </w:rPr>
            <w:delText>Initialiser</w:delText>
          </w:r>
          <w:r w:rsidRPr="00E77497" w:rsidDel="008D60F4">
            <w:delText xml:space="preserve"> productions except that the contained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w:delText>
          </w:r>
          <w:r w:rsidRPr="00E77497" w:rsidDel="008D60F4">
            <w:rPr>
              <w:rStyle w:val="bnf"/>
            </w:rPr>
            <w:delText>InitialiserNoIn</w:delText>
          </w:r>
          <w:r w:rsidRPr="00E77497" w:rsidDel="008D60F4">
            <w:delText xml:space="preserve"> and </w:delText>
          </w:r>
          <w:r w:rsidRPr="00E77497" w:rsidDel="008D60F4">
            <w:rPr>
              <w:rStyle w:val="bnf"/>
            </w:rPr>
            <w:delText>AssignmentExpressionNoIn</w:delText>
          </w:r>
          <w:r w:rsidRPr="00E77497" w:rsidDel="008D60F4">
            <w:delText xml:space="preserve"> are evaluated instead of the contained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w:delText>
          </w:r>
          <w:r w:rsidRPr="00E77497" w:rsidDel="008D60F4">
            <w:rPr>
              <w:rStyle w:val="bnf"/>
            </w:rPr>
            <w:delText>Initialiser</w:delText>
          </w:r>
          <w:r w:rsidRPr="00E77497" w:rsidDel="008D60F4">
            <w:delText xml:space="preserve"> and </w:delText>
          </w:r>
          <w:r w:rsidRPr="00E77497" w:rsidDel="008D60F4">
            <w:rPr>
              <w:rStyle w:val="bnf"/>
            </w:rPr>
            <w:delText>AssignmentExpression</w:delText>
          </w:r>
          <w:r w:rsidRPr="00E77497" w:rsidDel="008D60F4">
            <w:delText>, respectively.</w:delText>
          </w:r>
        </w:del>
      </w:ins>
    </w:p>
    <w:p w14:paraId="0032C1E7" w14:textId="77777777" w:rsidR="00884D1C" w:rsidRPr="00E77497" w:rsidRDefault="00884D1C" w:rsidP="00884D1C">
      <w:pPr>
        <w:pStyle w:val="30"/>
        <w:numPr>
          <w:ilvl w:val="0"/>
          <w:numId w:val="0"/>
        </w:numPr>
        <w:rPr>
          <w:ins w:id="15626" w:author="Rev 3 Allen Wirfs-Brock" w:date="2011-09-09T12:39:00Z"/>
        </w:rPr>
      </w:pPr>
      <w:bookmarkStart w:id="15627" w:name="_Toc329528809"/>
      <w:ins w:id="15628" w:author="Rev 3 Allen Wirfs-Brock" w:date="2011-09-09T12:39:00Z">
        <w:r w:rsidRPr="00E77497">
          <w:t>12.2.</w:t>
        </w:r>
      </w:ins>
      <w:ins w:id="15629" w:author="Rev 3 Allen Wirfs-Brock" w:date="2011-09-09T12:40:00Z">
        <w:r w:rsidRPr="00E77497">
          <w:t>4</w:t>
        </w:r>
      </w:ins>
      <w:ins w:id="15630" w:author="Rev 3 Allen Wirfs-Brock" w:date="2011-09-09T12:39:00Z">
        <w:r w:rsidRPr="00E77497">
          <w:tab/>
        </w:r>
      </w:ins>
      <w:ins w:id="15631" w:author="Rev 3 Allen Wirfs-Brock" w:date="2011-09-09T12:40:00Z">
        <w:r w:rsidRPr="00E77497">
          <w:t>Destructuring Binding Patterns</w:t>
        </w:r>
      </w:ins>
      <w:bookmarkEnd w:id="15627"/>
    </w:p>
    <w:p w14:paraId="36457789" w14:textId="77777777" w:rsidR="004C02EF" w:rsidRPr="00E77497" w:rsidRDefault="004C02EF" w:rsidP="004C02EF">
      <w:pPr>
        <w:pStyle w:val="Syntax"/>
      </w:pPr>
      <w:r w:rsidRPr="00E77497">
        <w:t>Syntax</w:t>
      </w:r>
    </w:p>
    <w:p w14:paraId="22079A97" w14:textId="77777777" w:rsidR="004C02EF" w:rsidRPr="00E77497" w:rsidDel="0058214B" w:rsidRDefault="004C02EF" w:rsidP="004C02EF">
      <w:pPr>
        <w:pStyle w:val="SyntaxRule"/>
        <w:rPr>
          <w:del w:id="15632" w:author="Rev 3 Allen Wirfs-Brock" w:date="2011-08-31T16:14:00Z"/>
        </w:rPr>
      </w:pPr>
      <w:del w:id="15633" w:author="Rev 3 Allen Wirfs-Brock" w:date="2011-08-31T16:14:00Z">
        <w:r w:rsidRPr="00E77497" w:rsidDel="0058214B">
          <w:delText xml:space="preserve">VariableStatement </w:delText>
        </w:r>
        <w:r w:rsidRPr="00E77497" w:rsidDel="0058214B">
          <w:rPr>
            <w:rFonts w:ascii="Arial" w:hAnsi="Arial"/>
            <w:b/>
            <w:i w:val="0"/>
          </w:rPr>
          <w:delText>:</w:delText>
        </w:r>
      </w:del>
    </w:p>
    <w:p w14:paraId="18C25039" w14:textId="77777777" w:rsidR="004C02EF" w:rsidRPr="00E77497" w:rsidDel="0058214B" w:rsidRDefault="004C02EF" w:rsidP="004C02EF">
      <w:pPr>
        <w:pStyle w:val="SyntaxDefinition"/>
        <w:rPr>
          <w:del w:id="15634" w:author="Rev 3 Allen Wirfs-Brock" w:date="2011-08-31T16:14:00Z"/>
        </w:rPr>
      </w:pPr>
      <w:del w:id="15635" w:author="Rev 3 Allen Wirfs-Brock" w:date="2011-08-31T16:14:00Z">
        <w:r w:rsidRPr="00E77497" w:rsidDel="0058214B">
          <w:rPr>
            <w:rFonts w:ascii="Courier New" w:hAnsi="Courier New"/>
            <w:b/>
            <w:i w:val="0"/>
          </w:rPr>
          <w:delText>var</w:delText>
        </w:r>
        <w:r w:rsidRPr="00E77497" w:rsidDel="0058214B">
          <w:delText xml:space="preserve"> VariableDeclarationList </w:delText>
        </w:r>
        <w:r w:rsidRPr="00E77497" w:rsidDel="0058214B">
          <w:rPr>
            <w:rFonts w:ascii="Courier New" w:hAnsi="Courier New"/>
            <w:b/>
            <w:i w:val="0"/>
          </w:rPr>
          <w:delText>;</w:delText>
        </w:r>
      </w:del>
    </w:p>
    <w:p w14:paraId="718C6B7A" w14:textId="77777777" w:rsidR="004C02EF" w:rsidRPr="00E77497" w:rsidDel="0058214B" w:rsidRDefault="004C02EF" w:rsidP="004C02EF">
      <w:pPr>
        <w:pStyle w:val="SyntaxRule"/>
        <w:rPr>
          <w:del w:id="15636" w:author="Rev 3 Allen Wirfs-Brock" w:date="2011-08-31T16:14:00Z"/>
        </w:rPr>
      </w:pPr>
      <w:del w:id="15637" w:author="Rev 3 Allen Wirfs-Brock" w:date="2011-08-31T16:14:00Z">
        <w:r w:rsidRPr="00E77497" w:rsidDel="0058214B">
          <w:delText xml:space="preserve">VariableDeclarationList </w:delText>
        </w:r>
        <w:r w:rsidRPr="00E77497" w:rsidDel="0058214B">
          <w:rPr>
            <w:rFonts w:ascii="Arial" w:hAnsi="Arial"/>
            <w:b/>
            <w:i w:val="0"/>
          </w:rPr>
          <w:delText>:</w:delText>
        </w:r>
      </w:del>
    </w:p>
    <w:p w14:paraId="3304202E" w14:textId="77777777" w:rsidR="004C02EF" w:rsidRPr="00E77497" w:rsidDel="0058214B" w:rsidRDefault="004C02EF" w:rsidP="004C02EF">
      <w:pPr>
        <w:pStyle w:val="SyntaxDefinition"/>
        <w:rPr>
          <w:del w:id="15638" w:author="Rev 3 Allen Wirfs-Brock" w:date="2011-08-31T16:14:00Z"/>
        </w:rPr>
      </w:pPr>
      <w:del w:id="15639" w:author="Rev 3 Allen Wirfs-Brock" w:date="2011-08-31T16:14:00Z">
        <w:r w:rsidRPr="00E77497" w:rsidDel="0058214B">
          <w:delText>VariableDeclaration</w:delText>
        </w:r>
        <w:r w:rsidRPr="00E77497" w:rsidDel="0058214B">
          <w:br/>
          <w:delText xml:space="preserve">VariableDeclarationList </w:delText>
        </w:r>
        <w:r w:rsidRPr="00E77497" w:rsidDel="0058214B">
          <w:rPr>
            <w:rFonts w:ascii="Courier New" w:hAnsi="Courier New"/>
            <w:b/>
            <w:i w:val="0"/>
          </w:rPr>
          <w:delText>,</w:delText>
        </w:r>
        <w:r w:rsidRPr="00E77497" w:rsidDel="0058214B">
          <w:delText xml:space="preserve"> VariableDeclaration</w:delText>
        </w:r>
      </w:del>
    </w:p>
    <w:p w14:paraId="40535E1A" w14:textId="77777777" w:rsidR="004C02EF" w:rsidRPr="00E77497" w:rsidDel="0058214B" w:rsidRDefault="004C02EF" w:rsidP="004C02EF">
      <w:pPr>
        <w:pStyle w:val="SyntaxRule"/>
        <w:rPr>
          <w:del w:id="15640" w:author="Rev 3 Allen Wirfs-Brock" w:date="2011-08-31T16:14:00Z"/>
        </w:rPr>
      </w:pPr>
      <w:del w:id="15641" w:author="Rev 3 Allen Wirfs-Brock" w:date="2011-08-31T16:14:00Z">
        <w:r w:rsidRPr="00E77497" w:rsidDel="0058214B">
          <w:delText xml:space="preserve">VariableDeclarationListNoIn </w:delText>
        </w:r>
        <w:r w:rsidRPr="00E77497" w:rsidDel="0058214B">
          <w:rPr>
            <w:rFonts w:ascii="Arial" w:hAnsi="Arial"/>
            <w:b/>
            <w:i w:val="0"/>
          </w:rPr>
          <w:delText>:</w:delText>
        </w:r>
      </w:del>
    </w:p>
    <w:p w14:paraId="594DD9AB" w14:textId="77777777" w:rsidR="004C02EF" w:rsidRPr="00E77497" w:rsidDel="0058214B" w:rsidRDefault="004C02EF" w:rsidP="004C02EF">
      <w:pPr>
        <w:pStyle w:val="SyntaxDefinition"/>
        <w:rPr>
          <w:del w:id="15642" w:author="Rev 3 Allen Wirfs-Brock" w:date="2011-08-31T16:14:00Z"/>
        </w:rPr>
      </w:pPr>
      <w:del w:id="15643" w:author="Rev 3 Allen Wirfs-Brock" w:date="2011-08-31T16:14:00Z">
        <w:r w:rsidRPr="00E77497" w:rsidDel="0058214B">
          <w:delText>VariableDeclarationNoIn</w:delText>
        </w:r>
        <w:r w:rsidRPr="00E77497" w:rsidDel="0058214B">
          <w:br/>
          <w:delText xml:space="preserve">VariableDeclarationListNoIn </w:delText>
        </w:r>
        <w:r w:rsidRPr="00E77497" w:rsidDel="0058214B">
          <w:rPr>
            <w:rFonts w:ascii="Courier New" w:hAnsi="Courier New"/>
            <w:b/>
            <w:i w:val="0"/>
          </w:rPr>
          <w:delText>,</w:delText>
        </w:r>
        <w:r w:rsidRPr="00E77497" w:rsidDel="0058214B">
          <w:delText xml:space="preserve"> VariableDeclarationNoIn</w:delText>
        </w:r>
      </w:del>
    </w:p>
    <w:p w14:paraId="1AA4673D" w14:textId="77777777" w:rsidR="004C02EF" w:rsidRPr="00E77497" w:rsidDel="0058214B" w:rsidRDefault="004C02EF" w:rsidP="004C02EF">
      <w:pPr>
        <w:pStyle w:val="SyntaxRule"/>
        <w:rPr>
          <w:del w:id="15644" w:author="Rev 3 Allen Wirfs-Brock" w:date="2011-08-31T16:14:00Z"/>
        </w:rPr>
      </w:pPr>
      <w:del w:id="15645" w:author="Rev 3 Allen Wirfs-Brock" w:date="2011-08-31T16:14:00Z">
        <w:r w:rsidRPr="00E77497" w:rsidDel="0058214B">
          <w:delText xml:space="preserve">VariableDeclaration </w:delText>
        </w:r>
        <w:r w:rsidRPr="00E77497" w:rsidDel="0058214B">
          <w:rPr>
            <w:rFonts w:ascii="Arial" w:hAnsi="Arial"/>
            <w:b/>
            <w:i w:val="0"/>
          </w:rPr>
          <w:delText>:</w:delText>
        </w:r>
      </w:del>
    </w:p>
    <w:p w14:paraId="30195B24" w14:textId="77777777" w:rsidR="004C02EF" w:rsidRPr="00E77497" w:rsidDel="0058214B" w:rsidRDefault="004C02EF" w:rsidP="004C02EF">
      <w:pPr>
        <w:pStyle w:val="SyntaxDefinition"/>
        <w:rPr>
          <w:del w:id="15646" w:author="Rev 3 Allen Wirfs-Brock" w:date="2011-08-31T16:14:00Z"/>
        </w:rPr>
      </w:pPr>
      <w:del w:id="15647" w:author="Rev 3 Allen Wirfs-Brock" w:date="2011-08-31T16:14:00Z">
        <w:r w:rsidRPr="00E77497" w:rsidDel="0058214B">
          <w:delText>Identifier Initialiser</w:delText>
        </w:r>
        <w:r w:rsidRPr="00E77497" w:rsidDel="0058214B">
          <w:rPr>
            <w:rFonts w:ascii="Arial" w:hAnsi="Arial" w:cs="Arial"/>
            <w:i w:val="0"/>
            <w:vertAlign w:val="subscript"/>
          </w:rPr>
          <w:delText>opt</w:delText>
        </w:r>
      </w:del>
    </w:p>
    <w:p w14:paraId="57CA2E99" w14:textId="77777777" w:rsidR="005D4898" w:rsidRPr="00E77497" w:rsidDel="0058214B" w:rsidRDefault="004C02EF" w:rsidP="005D4898">
      <w:pPr>
        <w:pStyle w:val="SyntaxRule"/>
        <w:rPr>
          <w:del w:id="15648" w:author="Rev 3 Allen Wirfs-Brock" w:date="2011-08-31T16:14:00Z"/>
        </w:rPr>
      </w:pPr>
      <w:del w:id="15649" w:author="Rev 3 Allen Wirfs-Brock" w:date="2011-08-31T16:14:00Z">
        <w:r w:rsidRPr="00E77497" w:rsidDel="0058214B">
          <w:delText xml:space="preserve">VariableDeclarationNoIn </w:delText>
        </w:r>
        <w:r w:rsidRPr="00E77497" w:rsidDel="0058214B">
          <w:rPr>
            <w:rFonts w:ascii="Arial" w:hAnsi="Arial"/>
            <w:b/>
            <w:i w:val="0"/>
          </w:rPr>
          <w:delText>:</w:delText>
        </w:r>
      </w:del>
    </w:p>
    <w:p w14:paraId="026A781B" w14:textId="77777777" w:rsidR="004C02EF" w:rsidRPr="00E77497" w:rsidDel="0058214B" w:rsidRDefault="004C02EF" w:rsidP="004C02EF">
      <w:pPr>
        <w:pStyle w:val="SyntaxDefinition"/>
        <w:rPr>
          <w:del w:id="15650" w:author="Rev 3 Allen Wirfs-Brock" w:date="2011-08-31T16:14:00Z"/>
        </w:rPr>
      </w:pPr>
      <w:del w:id="15651" w:author="Rev 3 Allen Wirfs-Brock" w:date="2011-08-31T16:14:00Z">
        <w:r w:rsidRPr="00E77497" w:rsidDel="0058214B">
          <w:delText>Identifier InitialiserNoIn</w:delText>
        </w:r>
        <w:r w:rsidRPr="00E77497" w:rsidDel="0058214B">
          <w:rPr>
            <w:rFonts w:ascii="Arial" w:hAnsi="Arial" w:cs="Arial"/>
            <w:i w:val="0"/>
            <w:vertAlign w:val="subscript"/>
          </w:rPr>
          <w:delText>opt</w:delText>
        </w:r>
      </w:del>
    </w:p>
    <w:p w14:paraId="498E5317" w14:textId="77777777" w:rsidR="004C02EF" w:rsidRPr="00E77497" w:rsidDel="003A22E2" w:rsidRDefault="004C02EF" w:rsidP="004C02EF">
      <w:pPr>
        <w:pStyle w:val="SyntaxRule"/>
        <w:rPr>
          <w:del w:id="15652" w:author="Rev 3 Allen Wirfs-Brock" w:date="2011-08-31T13:08:00Z"/>
        </w:rPr>
      </w:pPr>
      <w:del w:id="15653" w:author="Rev 3 Allen Wirfs-Brock" w:date="2011-08-31T13:08:00Z">
        <w:r w:rsidRPr="00E77497" w:rsidDel="003A22E2">
          <w:delText xml:space="preserve">Initialiser </w:delText>
        </w:r>
        <w:r w:rsidRPr="00E77497" w:rsidDel="003A22E2">
          <w:rPr>
            <w:rFonts w:ascii="Arial" w:hAnsi="Arial"/>
            <w:b/>
            <w:i w:val="0"/>
          </w:rPr>
          <w:delText>:</w:delText>
        </w:r>
      </w:del>
    </w:p>
    <w:p w14:paraId="7416646F" w14:textId="77777777" w:rsidR="004C02EF" w:rsidRPr="00E77497" w:rsidDel="003A22E2" w:rsidRDefault="004C02EF" w:rsidP="004C02EF">
      <w:pPr>
        <w:pStyle w:val="SyntaxDefinition"/>
        <w:rPr>
          <w:del w:id="15654" w:author="Rev 3 Allen Wirfs-Brock" w:date="2011-08-31T13:08:00Z"/>
        </w:rPr>
      </w:pPr>
      <w:del w:id="15655" w:author="Rev 3 Allen Wirfs-Brock" w:date="2011-08-31T13:08:00Z">
        <w:r w:rsidRPr="00E77497" w:rsidDel="003A22E2">
          <w:rPr>
            <w:rFonts w:ascii="Courier New" w:hAnsi="Courier New"/>
            <w:b/>
            <w:i w:val="0"/>
          </w:rPr>
          <w:delText>=</w:delText>
        </w:r>
        <w:r w:rsidRPr="00E77497" w:rsidDel="003A22E2">
          <w:delText xml:space="preserve"> AssignmentExpression</w:delText>
        </w:r>
      </w:del>
    </w:p>
    <w:p w14:paraId="1A17E752" w14:textId="77777777" w:rsidR="004C02EF" w:rsidRPr="00E77497" w:rsidDel="003A22E2" w:rsidRDefault="004C02EF" w:rsidP="004C02EF">
      <w:pPr>
        <w:pStyle w:val="SyntaxRule"/>
        <w:rPr>
          <w:del w:id="15656" w:author="Rev 3 Allen Wirfs-Brock" w:date="2011-08-31T13:08:00Z"/>
        </w:rPr>
      </w:pPr>
      <w:del w:id="15657" w:author="Rev 3 Allen Wirfs-Brock" w:date="2011-08-31T13:08:00Z">
        <w:r w:rsidRPr="00E77497" w:rsidDel="003A22E2">
          <w:delText xml:space="preserve">InitialiserNoIn </w:delText>
        </w:r>
        <w:r w:rsidRPr="00E77497" w:rsidDel="003A22E2">
          <w:rPr>
            <w:rFonts w:ascii="Arial" w:hAnsi="Arial"/>
            <w:b/>
            <w:i w:val="0"/>
          </w:rPr>
          <w:delText>:</w:delText>
        </w:r>
      </w:del>
    </w:p>
    <w:p w14:paraId="2211E4F8" w14:textId="77777777" w:rsidR="00473B27" w:rsidRPr="00E77497" w:rsidDel="003A22E2" w:rsidRDefault="004C02EF" w:rsidP="00473B27">
      <w:pPr>
        <w:pStyle w:val="SyntaxDefinition"/>
        <w:rPr>
          <w:del w:id="15658" w:author="Rev 3 Allen Wirfs-Brock" w:date="2011-08-31T13:08:00Z"/>
        </w:rPr>
      </w:pPr>
      <w:del w:id="15659" w:author="Rev 3 Allen Wirfs-Brock" w:date="2011-08-31T13:08:00Z">
        <w:r w:rsidRPr="00E77497" w:rsidDel="003A22E2">
          <w:rPr>
            <w:rFonts w:ascii="Courier New" w:hAnsi="Courier New"/>
            <w:b/>
            <w:i w:val="0"/>
          </w:rPr>
          <w:delText>=</w:delText>
        </w:r>
        <w:r w:rsidRPr="00E77497" w:rsidDel="003A22E2">
          <w:delText xml:space="preserve"> AssignmentExpressionNoIn</w:delText>
        </w:r>
      </w:del>
    </w:p>
    <w:p w14:paraId="2389D011" w14:textId="77777777" w:rsidR="00542957" w:rsidRPr="00E77497" w:rsidRDefault="00542957" w:rsidP="00542957">
      <w:pPr>
        <w:pStyle w:val="SyntaxRule"/>
        <w:rPr>
          <w:ins w:id="15660" w:author="Allen Wirfs-Brock" w:date="2011-07-11T10:33:00Z"/>
          <w:rFonts w:ascii="Arial" w:hAnsi="Arial"/>
        </w:rPr>
      </w:pPr>
      <w:ins w:id="15661" w:author="Allen Wirfs-Brock" w:date="2011-07-11T10:34:00Z">
        <w:r w:rsidRPr="00E77497">
          <w:t>Binding</w:t>
        </w:r>
      </w:ins>
      <w:ins w:id="15662" w:author="Allen Wirfs-Brock" w:date="2011-07-11T10:33:00Z">
        <w:r w:rsidRPr="00E77497">
          <w:t xml:space="preserve">Pattern </w:t>
        </w:r>
        <w:r w:rsidRPr="00E77497">
          <w:rPr>
            <w:rFonts w:ascii="Arial" w:hAnsi="Arial"/>
            <w:b/>
            <w:i w:val="0"/>
          </w:rPr>
          <w:t>:</w:t>
        </w:r>
      </w:ins>
    </w:p>
    <w:p w14:paraId="78FFEB12" w14:textId="77777777" w:rsidR="00542957" w:rsidRPr="00E77497" w:rsidRDefault="00542957" w:rsidP="00542957">
      <w:pPr>
        <w:pStyle w:val="SyntaxDefinition"/>
        <w:rPr>
          <w:ins w:id="15663" w:author="Allen Wirfs-Brock" w:date="2011-07-11T10:33:00Z"/>
          <w:rFonts w:ascii="Courier New" w:hAnsi="Courier New" w:cs="Courier New"/>
          <w:b/>
          <w:i w:val="0"/>
        </w:rPr>
      </w:pPr>
      <w:ins w:id="15664" w:author="Allen Wirfs-Brock" w:date="2011-07-11T10:33:00Z">
        <w:r w:rsidRPr="00E77497">
          <w:t>Object</w:t>
        </w:r>
      </w:ins>
      <w:ins w:id="15665" w:author="Allen Wirfs-Brock" w:date="2011-07-11T10:34:00Z">
        <w:r w:rsidRPr="00E77497">
          <w:t>Binding</w:t>
        </w:r>
      </w:ins>
      <w:ins w:id="15666" w:author="Allen Wirfs-Brock" w:date="2011-07-11T10:33:00Z">
        <w:r w:rsidRPr="00E77497">
          <w:t>Pattern</w:t>
        </w:r>
        <w:r w:rsidRPr="00E77497">
          <w:br/>
          <w:t>Array</w:t>
        </w:r>
      </w:ins>
      <w:ins w:id="15667" w:author="Allen Wirfs-Brock" w:date="2011-07-11T10:34:00Z">
        <w:r w:rsidRPr="00E77497">
          <w:t>Binding</w:t>
        </w:r>
      </w:ins>
      <w:ins w:id="15668" w:author="Allen Wirfs-Brock" w:date="2011-07-11T10:33:00Z">
        <w:r w:rsidRPr="00E77497">
          <w:t>Pattern</w:t>
        </w:r>
        <w:r w:rsidRPr="00E77497">
          <w:rPr>
            <w:rFonts w:ascii="Courier New" w:hAnsi="Courier New" w:cs="Courier New"/>
            <w:b/>
            <w:i w:val="0"/>
          </w:rPr>
          <w:t xml:space="preserve"> </w:t>
        </w:r>
      </w:ins>
    </w:p>
    <w:p w14:paraId="0CEA1C03" w14:textId="77777777" w:rsidR="00542957" w:rsidRPr="00E77497" w:rsidRDefault="00542957" w:rsidP="00542957">
      <w:pPr>
        <w:pStyle w:val="SyntaxRule"/>
        <w:rPr>
          <w:ins w:id="15669" w:author="Allen Wirfs-Brock" w:date="2011-07-11T10:33:00Z"/>
          <w:rFonts w:ascii="Arial" w:hAnsi="Arial"/>
        </w:rPr>
      </w:pPr>
      <w:ins w:id="15670" w:author="Allen Wirfs-Brock" w:date="2011-07-11T10:33:00Z">
        <w:r w:rsidRPr="00E77497">
          <w:t>Object</w:t>
        </w:r>
      </w:ins>
      <w:ins w:id="15671" w:author="Allen Wirfs-Brock" w:date="2011-07-11T10:34:00Z">
        <w:r w:rsidRPr="00E77497">
          <w:t>Binding</w:t>
        </w:r>
      </w:ins>
      <w:ins w:id="15672" w:author="Allen Wirfs-Brock" w:date="2011-07-11T10:33:00Z">
        <w:r w:rsidRPr="00E77497">
          <w:t xml:space="preserve">Pattern </w:t>
        </w:r>
        <w:r w:rsidRPr="00E77497">
          <w:rPr>
            <w:rFonts w:ascii="Arial" w:hAnsi="Arial"/>
            <w:b/>
            <w:i w:val="0"/>
          </w:rPr>
          <w:t>:</w:t>
        </w:r>
      </w:ins>
    </w:p>
    <w:p w14:paraId="0C4145FB" w14:textId="77777777" w:rsidR="00542957" w:rsidRPr="00E77497" w:rsidRDefault="00542957" w:rsidP="00542957">
      <w:pPr>
        <w:pStyle w:val="SyntaxDefinition"/>
        <w:rPr>
          <w:ins w:id="15673" w:author="Allen Wirfs-Brock" w:date="2011-07-11T10:33:00Z"/>
          <w:rFonts w:ascii="Courier New" w:hAnsi="Courier New" w:cs="Courier New"/>
          <w:b/>
          <w:i w:val="0"/>
        </w:rPr>
      </w:pPr>
      <w:commentRangeStart w:id="15674"/>
      <w:ins w:id="15675" w:author="Allen Wirfs-Brock" w:date="2011-07-11T10:33:00Z">
        <w:r w:rsidRPr="00E77497">
          <w:rPr>
            <w:rFonts w:ascii="Courier New" w:hAnsi="Courier New" w:cs="Courier New"/>
            <w:b/>
            <w:i w:val="0"/>
          </w:rPr>
          <w:t>{ }</w:t>
        </w:r>
        <w:r w:rsidRPr="00E77497">
          <w:rPr>
            <w:rFonts w:ascii="Courier New" w:hAnsi="Courier New" w:cs="Courier New"/>
            <w:b/>
            <w:i w:val="0"/>
          </w:rPr>
          <w:br/>
        </w:r>
      </w:ins>
      <w:commentRangeEnd w:id="15674"/>
      <w:ins w:id="15676" w:author="Allen Wirfs-Brock" w:date="2011-07-11T14:53:00Z">
        <w:r w:rsidR="007B4F56" w:rsidRPr="00E77497">
          <w:rPr>
            <w:rStyle w:val="af3"/>
            <w:rFonts w:ascii="Arial" w:eastAsia="MS Mincho" w:hAnsi="Arial"/>
            <w:i w:val="0"/>
            <w:lang w:val="en-GB" w:eastAsia="ja-JP"/>
          </w:rPr>
          <w:commentReference w:id="15674"/>
        </w:r>
      </w:ins>
      <w:ins w:id="15677" w:author="Allen Wirfs-Brock" w:date="2011-07-11T10:33:00Z">
        <w:r w:rsidRPr="00E77497">
          <w:rPr>
            <w:rFonts w:ascii="Courier New" w:hAnsi="Courier New" w:cs="Courier New"/>
            <w:b/>
            <w:i w:val="0"/>
          </w:rPr>
          <w:t xml:space="preserve">{ </w:t>
        </w:r>
      </w:ins>
      <w:ins w:id="15678" w:author="Allen Wirfs-Brock" w:date="2011-07-11T10:36:00Z">
        <w:r w:rsidRPr="00E77497">
          <w:t>Binding</w:t>
        </w:r>
      </w:ins>
      <w:ins w:id="15679" w:author="Allen Wirfs-Brock" w:date="2011-07-11T10:33:00Z">
        <w:r w:rsidRPr="00E77497">
          <w:t>PropertyList</w:t>
        </w:r>
        <w:r w:rsidRPr="00E77497">
          <w:rPr>
            <w:rFonts w:ascii="Courier New" w:hAnsi="Courier New" w:cs="Courier New"/>
            <w:b/>
            <w:i w:val="0"/>
          </w:rPr>
          <w:t xml:space="preserve"> }</w:t>
        </w:r>
        <w:r w:rsidRPr="00E77497">
          <w:rPr>
            <w:rFonts w:ascii="Courier New" w:hAnsi="Courier New" w:cs="Courier New"/>
            <w:b/>
            <w:i w:val="0"/>
          </w:rPr>
          <w:br/>
          <w:t xml:space="preserve">{ </w:t>
        </w:r>
      </w:ins>
      <w:ins w:id="15680" w:author="Allen Wirfs-Brock" w:date="2011-07-11T10:36:00Z">
        <w:r w:rsidRPr="00E77497">
          <w:t>Binding</w:t>
        </w:r>
      </w:ins>
      <w:ins w:id="15681" w:author="Allen Wirfs-Brock" w:date="2011-07-11T10:33:00Z">
        <w:r w:rsidRPr="00E77497">
          <w:t>PropertyList</w:t>
        </w:r>
        <w:r w:rsidRPr="00E77497">
          <w:rPr>
            <w:rFonts w:ascii="Courier New" w:hAnsi="Courier New" w:cs="Courier New"/>
            <w:b/>
            <w:i w:val="0"/>
          </w:rPr>
          <w:t xml:space="preserve"> , }</w:t>
        </w:r>
      </w:ins>
    </w:p>
    <w:p w14:paraId="3F266C13" w14:textId="77777777" w:rsidR="00542957" w:rsidRPr="00E77497" w:rsidRDefault="00542957" w:rsidP="00542957">
      <w:pPr>
        <w:pStyle w:val="SyntaxRule"/>
        <w:rPr>
          <w:ins w:id="15682" w:author="Allen Wirfs-Brock" w:date="2011-07-11T10:33:00Z"/>
          <w:rFonts w:ascii="Arial" w:hAnsi="Arial"/>
        </w:rPr>
      </w:pPr>
      <w:ins w:id="15683" w:author="Allen Wirfs-Brock" w:date="2011-07-11T10:33:00Z">
        <w:r w:rsidRPr="00E77497">
          <w:t>Array</w:t>
        </w:r>
      </w:ins>
      <w:ins w:id="15684" w:author="Allen Wirfs-Brock" w:date="2011-07-11T10:38:00Z">
        <w:r w:rsidRPr="00E77497">
          <w:t>Binding</w:t>
        </w:r>
      </w:ins>
      <w:ins w:id="15685" w:author="Allen Wirfs-Brock" w:date="2011-07-11T10:33:00Z">
        <w:r w:rsidRPr="00E77497">
          <w:t xml:space="preserve">Pattern </w:t>
        </w:r>
        <w:r w:rsidRPr="00E77497">
          <w:rPr>
            <w:rFonts w:ascii="Arial" w:hAnsi="Arial"/>
            <w:b/>
            <w:i w:val="0"/>
          </w:rPr>
          <w:t>:</w:t>
        </w:r>
      </w:ins>
    </w:p>
    <w:p w14:paraId="400CF017" w14:textId="77777777" w:rsidR="00542957" w:rsidRPr="00E77497" w:rsidRDefault="00542957" w:rsidP="00542957">
      <w:pPr>
        <w:pStyle w:val="SyntaxDefinition"/>
        <w:rPr>
          <w:ins w:id="15686" w:author="Allen Wirfs-Brock" w:date="2011-07-11T10:33:00Z"/>
          <w:rFonts w:ascii="Courier New" w:hAnsi="Courier New" w:cs="Courier New"/>
          <w:b/>
          <w:i w:val="0"/>
        </w:rPr>
      </w:pPr>
      <w:ins w:id="15687" w:author="Allen Wirfs-Brock" w:date="2011-07-11T10:33:00Z">
        <w:r w:rsidRPr="00E77497">
          <w:rPr>
            <w:rFonts w:ascii="Courier New" w:hAnsi="Courier New" w:cs="Courier New"/>
            <w:b/>
            <w:i w:val="0"/>
          </w:rPr>
          <w:t xml:space="preserve">[ </w:t>
        </w:r>
        <w:commentRangeStart w:id="15688"/>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15689" w:author="Allen Wirfs-Brock" w:date="2011-07-11T10:38:00Z">
        <w:r w:rsidRPr="00E77497">
          <w:t>Binding</w:t>
        </w:r>
      </w:ins>
      <w:ins w:id="15690" w:author="Allen Wirfs-Brock" w:date="2011-07-11T10:33:00Z">
        <w:r w:rsidRPr="00E77497">
          <w:t>RestElement</w:t>
        </w:r>
        <w:r w:rsidRPr="00E77497">
          <w:rPr>
            <w:rFonts w:ascii="Arial" w:hAnsi="Arial" w:cs="Arial"/>
            <w:i w:val="0"/>
            <w:vertAlign w:val="subscript"/>
          </w:rPr>
          <w:t xml:space="preserve">opt </w:t>
        </w:r>
      </w:ins>
      <w:commentRangeEnd w:id="15688"/>
      <w:ins w:id="15691" w:author="Allen Wirfs-Brock" w:date="2011-07-11T14:55:00Z">
        <w:r w:rsidR="007B4F56" w:rsidRPr="00E77497">
          <w:rPr>
            <w:rStyle w:val="af3"/>
            <w:rFonts w:ascii="Arial" w:eastAsia="MS Mincho" w:hAnsi="Arial"/>
            <w:i w:val="0"/>
            <w:lang w:val="en-GB" w:eastAsia="ja-JP"/>
          </w:rPr>
          <w:commentReference w:id="15688"/>
        </w:r>
      </w:ins>
      <w:ins w:id="15692" w:author="Allen Wirfs-Brock" w:date="2011-07-11T10:33:00Z">
        <w:r w:rsidRPr="00675B74">
          <w:rPr>
            <w:rFonts w:ascii="Courier New" w:hAnsi="Courier New" w:cs="Courier New"/>
            <w:b/>
            <w:i w:val="0"/>
          </w:rPr>
          <w:t>]</w:t>
        </w:r>
        <w:r w:rsidRPr="00675B74">
          <w:rPr>
            <w:rFonts w:ascii="Courier New" w:hAnsi="Courier New" w:cs="Courier New"/>
            <w:b/>
            <w:i w:val="0"/>
          </w:rPr>
          <w:br/>
        </w:r>
      </w:ins>
      <w:ins w:id="15693" w:author="Rev 5 Allen Wirfs-Brock" w:date="2012-01-03T16:44:00Z">
        <w:r w:rsidR="0074281A" w:rsidRPr="00E77497">
          <w:rPr>
            <w:rFonts w:ascii="Courier New" w:hAnsi="Courier New" w:cs="Courier New"/>
            <w:b/>
            <w:i w:val="0"/>
          </w:rPr>
          <w:t>[</w:t>
        </w:r>
      </w:ins>
      <w:ins w:id="15694" w:author="Rev 5 Allen Wirfs-Brock" w:date="2012-01-03T16:49:00Z">
        <w:r w:rsidR="0074281A">
          <w:rPr>
            <w:rFonts w:ascii="Courier New" w:hAnsi="Courier New" w:cs="Courier New"/>
            <w:b/>
            <w:i w:val="0"/>
          </w:rPr>
          <w:t xml:space="preserve"> </w:t>
        </w:r>
      </w:ins>
      <w:ins w:id="15695" w:author="Rev 5 Allen Wirfs-Brock" w:date="2012-01-03T16:44:00Z">
        <w:r w:rsidR="0074281A" w:rsidRPr="00E77497">
          <w:t>BindingElementList</w:t>
        </w:r>
        <w:r w:rsidR="0074281A" w:rsidRPr="00E77497">
          <w:rPr>
            <w:rFonts w:ascii="Courier New" w:hAnsi="Courier New" w:cs="Courier New"/>
            <w:b/>
            <w:i w:val="0"/>
          </w:rPr>
          <w:t xml:space="preserve"> </w:t>
        </w:r>
        <w:r w:rsidR="0074281A" w:rsidRPr="00E77497">
          <w:rPr>
            <w:rStyle w:val="af3"/>
            <w:rFonts w:ascii="Arial" w:eastAsia="MS Mincho" w:hAnsi="Arial"/>
            <w:i w:val="0"/>
            <w:lang w:val="en-GB" w:eastAsia="ja-JP"/>
          </w:rPr>
          <w:commentReference w:id="15696"/>
        </w:r>
        <w:r w:rsidR="0074281A" w:rsidRPr="00675B74">
          <w:rPr>
            <w:rFonts w:ascii="Courier New" w:hAnsi="Courier New" w:cs="Courier New"/>
            <w:b/>
            <w:i w:val="0"/>
          </w:rPr>
          <w:t>]</w:t>
        </w:r>
        <w:r w:rsidR="0074281A" w:rsidRPr="00675B74">
          <w:rPr>
            <w:rFonts w:ascii="Courier New" w:hAnsi="Courier New" w:cs="Courier New"/>
            <w:b/>
            <w:i w:val="0"/>
          </w:rPr>
          <w:br/>
        </w:r>
      </w:ins>
      <w:ins w:id="15697" w:author="Allen Wirfs-Brock" w:date="2011-07-11T10:33:00Z">
        <w:r w:rsidRPr="00675B74">
          <w:rPr>
            <w:rFonts w:ascii="Courier New" w:hAnsi="Courier New" w:cs="Courier New"/>
            <w:b/>
            <w:i w:val="0"/>
          </w:rPr>
          <w:t>[</w:t>
        </w:r>
      </w:ins>
      <w:ins w:id="15698" w:author="Rev 5 Allen Wirfs-Brock" w:date="2012-01-03T16:44:00Z">
        <w:r w:rsidR="0074281A">
          <w:rPr>
            <w:rFonts w:ascii="Courier New" w:hAnsi="Courier New" w:cs="Courier New"/>
            <w:b/>
            <w:i w:val="0"/>
          </w:rPr>
          <w:t xml:space="preserve"> </w:t>
        </w:r>
      </w:ins>
      <w:ins w:id="15699" w:author="Allen Wirfs-Brock" w:date="2011-07-11T10:38:00Z">
        <w:r w:rsidRPr="00E77497">
          <w:t>Binding</w:t>
        </w:r>
      </w:ins>
      <w:ins w:id="15700" w:author="Allen Wirfs-Brock" w:date="2011-07-11T10:33:00Z">
        <w:r w:rsidRPr="00E77497">
          <w: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15701" w:author="Allen Wirfs-Brock" w:date="2011-07-11T10:38:00Z">
        <w:r w:rsidRPr="00E77497">
          <w:t>Binding</w:t>
        </w:r>
      </w:ins>
      <w:ins w:id="15702" w:author="Allen Wirfs-Brock" w:date="2011-07-11T10:33:00Z">
        <w:r w:rsidRPr="00E77497">
          <w: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4B637E5E" w14:textId="77777777" w:rsidR="00542957" w:rsidRPr="00E77497" w:rsidRDefault="00542957" w:rsidP="00542957">
      <w:pPr>
        <w:pStyle w:val="SyntaxRule"/>
        <w:rPr>
          <w:ins w:id="15703" w:author="Allen Wirfs-Brock" w:date="2011-07-11T10:33:00Z"/>
          <w:rFonts w:ascii="Arial" w:hAnsi="Arial"/>
        </w:rPr>
      </w:pPr>
      <w:ins w:id="15704" w:author="Allen Wirfs-Brock" w:date="2011-07-11T10:37:00Z">
        <w:r w:rsidRPr="00E77497">
          <w:t>Binding</w:t>
        </w:r>
      </w:ins>
      <w:ins w:id="15705" w:author="Allen Wirfs-Brock" w:date="2011-07-11T10:33:00Z">
        <w:r w:rsidRPr="00E77497">
          <w:t xml:space="preserve">PropertyList </w:t>
        </w:r>
        <w:r w:rsidRPr="00E77497">
          <w:rPr>
            <w:rFonts w:ascii="Arial" w:hAnsi="Arial"/>
            <w:b/>
            <w:i w:val="0"/>
          </w:rPr>
          <w:t>:</w:t>
        </w:r>
      </w:ins>
    </w:p>
    <w:p w14:paraId="42F3B816" w14:textId="77777777" w:rsidR="00542957" w:rsidRPr="00E77497" w:rsidRDefault="00542957" w:rsidP="00542957">
      <w:pPr>
        <w:pStyle w:val="SyntaxDefinition"/>
        <w:rPr>
          <w:ins w:id="15706" w:author="Allen Wirfs-Brock" w:date="2011-07-11T10:33:00Z"/>
        </w:rPr>
      </w:pPr>
      <w:ins w:id="15707" w:author="Allen Wirfs-Brock" w:date="2011-07-11T10:37:00Z">
        <w:r w:rsidRPr="00E77497">
          <w:t>Binding</w:t>
        </w:r>
      </w:ins>
      <w:ins w:id="15708" w:author="Allen Wirfs-Brock" w:date="2011-07-11T10:33:00Z">
        <w:r w:rsidRPr="00E77497">
          <w:t>Property</w:t>
        </w:r>
        <w:r w:rsidRPr="00E77497">
          <w:br/>
        </w:r>
      </w:ins>
      <w:ins w:id="15709" w:author="Allen Wirfs-Brock" w:date="2011-07-11T10:37:00Z">
        <w:r w:rsidRPr="00E77497">
          <w:t>Binding</w:t>
        </w:r>
      </w:ins>
      <w:ins w:id="15710" w:author="Allen Wirfs-Brock" w:date="2011-07-11T10:33:00Z">
        <w:r w:rsidRPr="00E77497">
          <w:t xml:space="preserve">PropertyList </w:t>
        </w:r>
        <w:r w:rsidRPr="00E77497">
          <w:rPr>
            <w:rFonts w:ascii="Courier New" w:hAnsi="Courier New" w:cs="Courier New"/>
            <w:b/>
            <w:i w:val="0"/>
          </w:rPr>
          <w:t>,</w:t>
        </w:r>
        <w:r w:rsidRPr="00E77497">
          <w:t xml:space="preserve"> </w:t>
        </w:r>
      </w:ins>
      <w:ins w:id="15711" w:author="Allen Wirfs-Brock" w:date="2011-07-11T10:37:00Z">
        <w:r w:rsidRPr="00E77497">
          <w:t>Binding</w:t>
        </w:r>
      </w:ins>
      <w:ins w:id="15712" w:author="Allen Wirfs-Brock" w:date="2011-07-11T10:33:00Z">
        <w:r w:rsidRPr="00E77497">
          <w:t>Property</w:t>
        </w:r>
      </w:ins>
    </w:p>
    <w:p w14:paraId="1AE9F8F7" w14:textId="77777777" w:rsidR="00542957" w:rsidRPr="00E77497" w:rsidRDefault="00542957" w:rsidP="00542957">
      <w:pPr>
        <w:pStyle w:val="SyntaxRule"/>
        <w:rPr>
          <w:ins w:id="15713" w:author="Allen Wirfs-Brock" w:date="2011-07-11T10:33:00Z"/>
          <w:rFonts w:ascii="Arial" w:hAnsi="Arial"/>
        </w:rPr>
      </w:pPr>
      <w:ins w:id="15714" w:author="Allen Wirfs-Brock" w:date="2011-07-11T10:39:00Z">
        <w:r w:rsidRPr="00E77497">
          <w:t>Binding</w:t>
        </w:r>
      </w:ins>
      <w:ins w:id="15715" w:author="Allen Wirfs-Brock" w:date="2011-07-11T10:33:00Z">
        <w:r w:rsidRPr="00E77497">
          <w:t>ElementList</w:t>
        </w:r>
        <w:r w:rsidRPr="00E77497">
          <w:rPr>
            <w:rFonts w:ascii="Arial" w:hAnsi="Arial"/>
          </w:rPr>
          <w:t xml:space="preserve"> </w:t>
        </w:r>
        <w:r w:rsidRPr="00E77497">
          <w:rPr>
            <w:rFonts w:ascii="Arial" w:hAnsi="Arial"/>
            <w:b/>
            <w:i w:val="0"/>
          </w:rPr>
          <w:t>:</w:t>
        </w:r>
      </w:ins>
    </w:p>
    <w:p w14:paraId="1D00CE76" w14:textId="77777777" w:rsidR="00542957" w:rsidRPr="00E77497" w:rsidRDefault="00542957" w:rsidP="00542957">
      <w:pPr>
        <w:pStyle w:val="SyntaxDefinition"/>
        <w:rPr>
          <w:ins w:id="15716" w:author="Allen Wirfs-Brock" w:date="2011-07-11T10:33:00Z"/>
        </w:rPr>
      </w:pPr>
      <w:ins w:id="15717" w:author="Allen Wirfs-Brock" w:date="2011-07-11T10:33:00Z">
        <w:r w:rsidRPr="00E77497">
          <w:t>Elision</w:t>
        </w:r>
        <w:r w:rsidRPr="00E77497">
          <w:rPr>
            <w:rFonts w:ascii="Arial" w:hAnsi="Arial" w:cs="Arial"/>
            <w:i w:val="0"/>
            <w:vertAlign w:val="subscript"/>
          </w:rPr>
          <w:t>opt</w:t>
        </w:r>
        <w:r w:rsidRPr="00E77497">
          <w:t xml:space="preserve">  </w:t>
        </w:r>
      </w:ins>
      <w:ins w:id="15718" w:author="Allen Wirfs-Brock" w:date="2011-07-11T10:39:00Z">
        <w:r w:rsidRPr="00E77497">
          <w:t>Binding</w:t>
        </w:r>
      </w:ins>
      <w:ins w:id="15719" w:author="Allen Wirfs-Brock" w:date="2011-07-11T10:33:00Z">
        <w:r w:rsidRPr="00E77497">
          <w:t xml:space="preserve">Element </w:t>
        </w:r>
        <w:r w:rsidRPr="00E77497">
          <w:br/>
        </w:r>
      </w:ins>
      <w:ins w:id="15720" w:author="Allen Wirfs-Brock" w:date="2011-07-11T10:39:00Z">
        <w:r w:rsidRPr="00E77497">
          <w:t>Binding</w:t>
        </w:r>
      </w:ins>
      <w:ins w:id="15721" w:author="Allen Wirfs-Brock" w:date="2011-07-11T10:33:00Z">
        <w:r w:rsidRPr="00E77497">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w:t>
        </w:r>
      </w:ins>
      <w:ins w:id="15722" w:author="Allen Wirfs-Brock" w:date="2011-07-11T10:39:00Z">
        <w:r w:rsidRPr="00E77497">
          <w:t>Binding</w:t>
        </w:r>
      </w:ins>
      <w:ins w:id="15723" w:author="Allen Wirfs-Brock" w:date="2011-07-11T10:33:00Z">
        <w:r w:rsidRPr="00E77497">
          <w:t>Element</w:t>
        </w:r>
      </w:ins>
    </w:p>
    <w:p w14:paraId="42FD3738" w14:textId="77777777" w:rsidR="00542957" w:rsidRPr="00E77497" w:rsidRDefault="00542957" w:rsidP="00542957">
      <w:pPr>
        <w:pStyle w:val="SyntaxRule"/>
        <w:rPr>
          <w:ins w:id="15724" w:author="Allen Wirfs-Brock" w:date="2011-07-11T10:33:00Z"/>
          <w:rFonts w:ascii="Arial" w:hAnsi="Arial"/>
        </w:rPr>
      </w:pPr>
      <w:ins w:id="15725" w:author="Allen Wirfs-Brock" w:date="2011-07-11T10:37:00Z">
        <w:r w:rsidRPr="00E77497">
          <w:t>Binding</w:t>
        </w:r>
      </w:ins>
      <w:ins w:id="15726" w:author="Allen Wirfs-Brock" w:date="2011-07-11T10:33:00Z">
        <w:r w:rsidRPr="00E77497">
          <w:t xml:space="preserve">Property </w:t>
        </w:r>
        <w:r w:rsidRPr="00E77497">
          <w:rPr>
            <w:rFonts w:ascii="Arial" w:hAnsi="Arial"/>
            <w:b/>
            <w:i w:val="0"/>
          </w:rPr>
          <w:t>:</w:t>
        </w:r>
      </w:ins>
    </w:p>
    <w:p w14:paraId="073C3B96" w14:textId="77777777" w:rsidR="00542957" w:rsidRPr="00E77497" w:rsidRDefault="003F6A3C" w:rsidP="00542957">
      <w:pPr>
        <w:pStyle w:val="SyntaxDefinition"/>
        <w:rPr>
          <w:ins w:id="15727" w:author="Allen Wirfs-Brock" w:date="2011-07-11T10:33:00Z"/>
        </w:rPr>
      </w:pPr>
      <w:ins w:id="15728" w:author="Rev 3 Allen Wirfs-Brock" w:date="2011-09-01T13:46:00Z">
        <w:r w:rsidRPr="00E77497">
          <w:t>SingleNameBinding</w:t>
        </w:r>
      </w:ins>
      <w:ins w:id="15729" w:author="Allen Wirfs-Brock" w:date="2011-07-11T10:33:00Z">
        <w:del w:id="15730" w:author="Rev 3 Allen Wirfs-Brock" w:date="2011-09-01T13:46:00Z">
          <w:r w:rsidR="00542957" w:rsidRPr="00E77497" w:rsidDel="003F6A3C">
            <w:delText>Identifier</w:delText>
          </w:r>
        </w:del>
      </w:ins>
      <w:ins w:id="15731" w:author="Rev 3 Allen Wirfs-Brock" w:date="2011-08-31T10:49:00Z">
        <w:r w:rsidR="007F533A" w:rsidRPr="00E77497">
          <w:t xml:space="preserve"> </w:t>
        </w:r>
      </w:ins>
      <w:ins w:id="15732" w:author="Rev 3 Allen Wirfs-Brock" w:date="2011-08-31T11:50:00Z">
        <w:r w:rsidR="009A7A92" w:rsidRPr="00E77497">
          <w:rPr>
            <w:rFonts w:ascii="Arial" w:hAnsi="Arial" w:cs="Arial"/>
            <w:i w:val="0"/>
            <w:vertAlign w:val="subscript"/>
          </w:rPr>
          <w:br/>
        </w:r>
      </w:ins>
      <w:ins w:id="15733" w:author="Rev 4 Allen Wirfs-Brock" w:date="2011-10-04T14:36:00Z">
        <w:r w:rsidR="00A360B4" w:rsidRPr="00675B74" w:rsidDel="00A360B4">
          <w:t xml:space="preserve"> </w:t>
        </w:r>
      </w:ins>
      <w:ins w:id="15734" w:author="Rev 3 Allen Wirfs-Brock" w:date="2011-08-31T11:50:00Z">
        <w:del w:id="15735" w:author="Rev 4 Allen Wirfs-Brock" w:date="2011-10-04T14:36:00Z">
          <w:r w:rsidR="009A7A92" w:rsidRPr="00E77497" w:rsidDel="00A360B4">
            <w:delText>PropertyName</w:delText>
          </w:r>
          <w:r w:rsidR="009A7A92" w:rsidRPr="00E77497" w:rsidDel="00A360B4">
            <w:rPr>
              <w:rFonts w:ascii="Courier New" w:hAnsi="Courier New" w:cs="Courier New"/>
              <w:b/>
              <w:i w:val="0"/>
            </w:rPr>
            <w:delText xml:space="preserve"> : </w:delText>
          </w:r>
        </w:del>
      </w:ins>
      <w:ins w:id="15736" w:author="Rev 3 Allen Wirfs-Brock" w:date="2011-09-01T13:46:00Z">
        <w:del w:id="15737" w:author="Rev 4 Allen Wirfs-Brock" w:date="2011-10-04T14:36:00Z">
          <w:r w:rsidRPr="00E77497" w:rsidDel="00A360B4">
            <w:delText>SingleNameBinding</w:delText>
          </w:r>
        </w:del>
      </w:ins>
      <w:ins w:id="15738" w:author="Allen Wirfs-Brock" w:date="2011-07-11T10:33:00Z">
        <w:del w:id="15739" w:author="Rev 4 Allen Wirfs-Brock" w:date="2011-10-04T14:36:00Z">
          <w:r w:rsidR="00542957" w:rsidRPr="00E77497" w:rsidDel="00A360B4">
            <w:br/>
          </w:r>
        </w:del>
      </w:ins>
      <w:ins w:id="15740" w:author="Rev 4 Allen Wirfs-Brock" w:date="2011-10-04T14:36:00Z">
        <w:r w:rsidR="00A360B4" w:rsidRPr="00E77497">
          <w:t>PropertyName</w:t>
        </w:r>
        <w:r w:rsidR="00A360B4" w:rsidRPr="00E77497">
          <w:rPr>
            <w:rFonts w:ascii="Courier New" w:hAnsi="Courier New" w:cs="Courier New"/>
            <w:b/>
            <w:i w:val="0"/>
          </w:rPr>
          <w:t xml:space="preserve"> : </w:t>
        </w:r>
        <w:r w:rsidR="00A360B4" w:rsidRPr="00E77497">
          <w:t>BindingElement</w:t>
        </w:r>
      </w:ins>
      <w:ins w:id="15741" w:author="Allen Wirfs-Brock" w:date="2011-07-11T10:33:00Z">
        <w:del w:id="15742" w:author="Rev 4 Allen Wirfs-Brock" w:date="2011-10-04T14:36:00Z">
          <w:r w:rsidR="00542957" w:rsidRPr="00E77497" w:rsidDel="00A360B4">
            <w:delText>PropertyName</w:delText>
          </w:r>
          <w:r w:rsidR="00542957" w:rsidRPr="00E77497" w:rsidDel="00A360B4">
            <w:rPr>
              <w:rFonts w:ascii="Courier New" w:hAnsi="Courier New" w:cs="Courier New"/>
              <w:b/>
              <w:i w:val="0"/>
            </w:rPr>
            <w:delText xml:space="preserve"> : </w:delText>
          </w:r>
        </w:del>
      </w:ins>
      <w:ins w:id="15743" w:author="Allen Wirfs-Brock" w:date="2011-07-11T10:43:00Z">
        <w:del w:id="15744" w:author="Rev 4 Allen Wirfs-Brock" w:date="2011-10-04T14:36:00Z">
          <w:r w:rsidR="00950128" w:rsidRPr="00E77497" w:rsidDel="00A360B4">
            <w:delText>Binding</w:delText>
          </w:r>
        </w:del>
      </w:ins>
      <w:ins w:id="15745" w:author="Allen Wirfs-Brock" w:date="2011-07-11T15:40:00Z">
        <w:del w:id="15746" w:author="Rev 4 Allen Wirfs-Brock" w:date="2011-10-04T14:36:00Z">
          <w:r w:rsidR="00AA404C" w:rsidRPr="00E77497" w:rsidDel="00A360B4">
            <w:delText>Pattern</w:delText>
          </w:r>
        </w:del>
      </w:ins>
      <w:ins w:id="15747" w:author="Rev 3 Allen Wirfs-Brock" w:date="2011-08-31T10:49:00Z">
        <w:del w:id="15748" w:author="Rev 4 Allen Wirfs-Brock" w:date="2011-10-04T14:36:00Z">
          <w:r w:rsidR="007F533A" w:rsidRPr="00E77497" w:rsidDel="00A360B4">
            <w:delText xml:space="preserve"> Initialiser</w:delText>
          </w:r>
          <w:r w:rsidR="007F533A" w:rsidRPr="00E77497" w:rsidDel="00A360B4">
            <w:rPr>
              <w:rFonts w:ascii="Arial" w:hAnsi="Arial" w:cs="Arial"/>
              <w:i w:val="0"/>
              <w:vertAlign w:val="subscript"/>
            </w:rPr>
            <w:delText>opt</w:delText>
          </w:r>
        </w:del>
      </w:ins>
    </w:p>
    <w:p w14:paraId="2CC68D9C" w14:textId="77777777" w:rsidR="00542957" w:rsidRPr="00E77497" w:rsidRDefault="00542957" w:rsidP="00542957">
      <w:pPr>
        <w:pStyle w:val="SyntaxRule"/>
        <w:rPr>
          <w:ins w:id="15749" w:author="Allen Wirfs-Brock" w:date="2011-07-11T10:33:00Z"/>
          <w:rFonts w:ascii="Arial" w:hAnsi="Arial"/>
        </w:rPr>
      </w:pPr>
      <w:ins w:id="15750" w:author="Allen Wirfs-Brock" w:date="2011-07-11T10:39:00Z">
        <w:r w:rsidRPr="00E77497">
          <w:t>Binding</w:t>
        </w:r>
      </w:ins>
      <w:ins w:id="15751" w:author="Allen Wirfs-Brock" w:date="2011-07-11T10:33:00Z">
        <w:r w:rsidRPr="00E77497">
          <w:t xml:space="preserve">Element </w:t>
        </w:r>
        <w:r w:rsidRPr="00E77497">
          <w:rPr>
            <w:rFonts w:ascii="Arial" w:hAnsi="Arial"/>
            <w:b/>
            <w:i w:val="0"/>
          </w:rPr>
          <w:t>:</w:t>
        </w:r>
      </w:ins>
    </w:p>
    <w:p w14:paraId="58336247" w14:textId="77777777" w:rsidR="00542957" w:rsidRPr="00E77497" w:rsidRDefault="003F6A3C" w:rsidP="00542957">
      <w:pPr>
        <w:pStyle w:val="SyntaxDefinition"/>
        <w:rPr>
          <w:ins w:id="15752" w:author="Allen Wirfs-Brock" w:date="2011-07-11T10:33:00Z"/>
        </w:rPr>
      </w:pPr>
      <w:ins w:id="15753" w:author="Rev 3 Allen Wirfs-Brock" w:date="2011-09-01T13:46:00Z">
        <w:r w:rsidRPr="00E77497">
          <w:t>SingleNameBinding</w:t>
        </w:r>
      </w:ins>
      <w:ins w:id="15754" w:author="Rev 3 Allen Wirfs-Brock" w:date="2011-08-31T12:14:00Z">
        <w:r w:rsidR="00670A44" w:rsidRPr="00E77497">
          <w:br/>
        </w:r>
      </w:ins>
      <w:ins w:id="15755" w:author="Allen Wirfs-Brock" w:date="2011-07-11T10:33:00Z">
        <w:del w:id="15756" w:author="Rev 3 Allen Wirfs-Brock" w:date="2011-08-31T10:40:00Z">
          <w:r w:rsidR="00542957" w:rsidRPr="00E77497" w:rsidDel="001748F3">
            <w:rPr>
              <w:rFonts w:ascii="Arial" w:hAnsi="Arial" w:cs="Arial"/>
              <w:i w:val="0"/>
              <w:sz w:val="16"/>
              <w:szCs w:val="16"/>
            </w:rPr>
            <w:delText xml:space="preserve"> </w:delText>
          </w:r>
        </w:del>
      </w:ins>
      <w:ins w:id="15757" w:author="Allen Wirfs-Brock" w:date="2011-07-11T10:44:00Z">
        <w:del w:id="15758" w:author="Rev 3 Allen Wirfs-Brock" w:date="2011-08-31T10:40:00Z">
          <w:r w:rsidR="00950128" w:rsidRPr="00E77497" w:rsidDel="001748F3">
            <w:delText>Identifier</w:delText>
          </w:r>
        </w:del>
      </w:ins>
      <w:ins w:id="15759" w:author="Allen Wirfs-Brock" w:date="2011-07-11T10:43:00Z">
        <w:del w:id="15760" w:author="Rev 3 Allen Wirfs-Brock" w:date="2011-08-31T10:40:00Z">
          <w:r w:rsidR="00950128" w:rsidRPr="00E77497" w:rsidDel="001748F3">
            <w:br/>
          </w:r>
        </w:del>
      </w:ins>
      <w:ins w:id="15761" w:author="Allen Wirfs-Brock" w:date="2011-07-11T10:44:00Z">
        <w:r w:rsidR="00950128" w:rsidRPr="00E77497">
          <w:t>BindingPattern</w:t>
        </w:r>
      </w:ins>
      <w:ins w:id="15762" w:author="Rev 3 Allen Wirfs-Brock" w:date="2011-08-31T10:49:00Z">
        <w:r w:rsidR="007F533A" w:rsidRPr="00E77497">
          <w:t xml:space="preserve"> Initialiser</w:t>
        </w:r>
        <w:r w:rsidR="007F533A" w:rsidRPr="00E77497">
          <w:rPr>
            <w:rFonts w:ascii="Arial" w:hAnsi="Arial" w:cs="Arial"/>
            <w:i w:val="0"/>
            <w:vertAlign w:val="subscript"/>
          </w:rPr>
          <w:t>opt</w:t>
        </w:r>
      </w:ins>
    </w:p>
    <w:p w14:paraId="464E1802" w14:textId="77777777" w:rsidR="00670A44" w:rsidRPr="00E77497" w:rsidRDefault="003F6A3C" w:rsidP="00670A44">
      <w:pPr>
        <w:pStyle w:val="SyntaxRule"/>
        <w:rPr>
          <w:ins w:id="15763" w:author="Rev 3 Allen Wirfs-Brock" w:date="2011-08-31T12:06:00Z"/>
          <w:rFonts w:ascii="Arial" w:hAnsi="Arial"/>
        </w:rPr>
      </w:pPr>
      <w:ins w:id="15764" w:author="Rev 3 Allen Wirfs-Brock" w:date="2011-09-01T13:45:00Z">
        <w:r w:rsidRPr="00E77497">
          <w:t>SingleNameBinding</w:t>
        </w:r>
      </w:ins>
      <w:ins w:id="15765" w:author="Rev 3 Allen Wirfs-Brock" w:date="2011-08-31T12:12:00Z">
        <w:r w:rsidR="00670A44" w:rsidRPr="00E77497">
          <w:t xml:space="preserve"> </w:t>
        </w:r>
      </w:ins>
      <w:ins w:id="15766" w:author="Rev 3 Allen Wirfs-Brock" w:date="2011-08-31T12:06:00Z">
        <w:r w:rsidR="00670A44" w:rsidRPr="00E77497">
          <w:t xml:space="preserve"> </w:t>
        </w:r>
        <w:r w:rsidR="00670A44" w:rsidRPr="00E77497">
          <w:rPr>
            <w:rFonts w:ascii="Arial" w:hAnsi="Arial"/>
            <w:b/>
            <w:i w:val="0"/>
          </w:rPr>
          <w:t>:</w:t>
        </w:r>
      </w:ins>
    </w:p>
    <w:p w14:paraId="3CFBD2E1" w14:textId="77777777" w:rsidR="00670A44" w:rsidRPr="00E77497" w:rsidRDefault="00D42EB6" w:rsidP="00670A44">
      <w:pPr>
        <w:pStyle w:val="SyntaxDefinition"/>
        <w:rPr>
          <w:ins w:id="15767" w:author="Rev 3 Allen Wirfs-Brock" w:date="2011-08-31T12:07:00Z"/>
        </w:rPr>
      </w:pPr>
      <w:ins w:id="15768" w:author="Rev 3 Allen Wirfs-Brock" w:date="2011-09-22T16:55:00Z">
        <w:r w:rsidRPr="00E77497">
          <w:t>Binding</w:t>
        </w:r>
      </w:ins>
      <w:ins w:id="15769" w:author="Rev 3 Allen Wirfs-Brock" w:date="2011-08-31T12:06:00Z">
        <w:r w:rsidR="00670A44" w:rsidRPr="00E77497">
          <w:t>Identifier Initialiser</w:t>
        </w:r>
        <w:r w:rsidR="00670A44" w:rsidRPr="00E77497">
          <w:rPr>
            <w:rFonts w:ascii="Arial" w:hAnsi="Arial" w:cs="Arial"/>
            <w:i w:val="0"/>
            <w:vertAlign w:val="subscript"/>
          </w:rPr>
          <w:t>opt</w:t>
        </w:r>
      </w:ins>
    </w:p>
    <w:p w14:paraId="23D5C686" w14:textId="77777777" w:rsidR="00542957" w:rsidRPr="00E77497" w:rsidRDefault="00542957" w:rsidP="00670A44">
      <w:pPr>
        <w:pStyle w:val="SyntaxRule"/>
        <w:rPr>
          <w:ins w:id="15770" w:author="Allen Wirfs-Brock" w:date="2011-07-11T10:33:00Z"/>
          <w:rFonts w:ascii="Arial" w:hAnsi="Arial"/>
        </w:rPr>
      </w:pPr>
      <w:ins w:id="15771" w:author="Allen Wirfs-Brock" w:date="2011-07-11T10:39:00Z">
        <w:r w:rsidRPr="00E77497">
          <w:t>Binding</w:t>
        </w:r>
      </w:ins>
      <w:ins w:id="15772" w:author="Allen Wirfs-Brock" w:date="2011-07-11T10:33:00Z">
        <w:r w:rsidRPr="00E77497">
          <w:t xml:space="preserve">RestElement </w:t>
        </w:r>
        <w:r w:rsidRPr="00E77497">
          <w:rPr>
            <w:rFonts w:ascii="Arial" w:hAnsi="Arial"/>
            <w:b/>
            <w:i w:val="0"/>
          </w:rPr>
          <w:t>:</w:t>
        </w:r>
      </w:ins>
    </w:p>
    <w:p w14:paraId="5B2DD2C7" w14:textId="77777777" w:rsidR="00542957" w:rsidRPr="00E77497" w:rsidRDefault="00542957" w:rsidP="00542957">
      <w:pPr>
        <w:pStyle w:val="SyntaxDefinition"/>
        <w:rPr>
          <w:ins w:id="15773" w:author="Allen Wirfs-Brock" w:date="2011-07-11T10:33:00Z"/>
        </w:rPr>
      </w:pPr>
      <w:ins w:id="15774" w:author="Allen Wirfs-Brock" w:date="2011-07-11T10:33: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ins>
      <w:ins w:id="15775" w:author="Rev 3 Allen Wirfs-Brock" w:date="2011-09-01T13:47:00Z">
        <w:r w:rsidR="003F6A3C" w:rsidRPr="00E77497">
          <w:t xml:space="preserve">BindingIdentifier  </w:t>
        </w:r>
      </w:ins>
      <w:ins w:id="15776" w:author="Allen Wirfs-Brock" w:date="2011-07-11T10:43:00Z">
        <w:del w:id="15777" w:author="Rev 3 Allen Wirfs-Brock" w:date="2011-09-01T13:47:00Z">
          <w:r w:rsidR="00950128" w:rsidRPr="00E77497" w:rsidDel="003F6A3C">
            <w:delText>Identifier</w:delText>
          </w:r>
        </w:del>
      </w:ins>
    </w:p>
    <w:p w14:paraId="07FBFCCE" w14:textId="77777777" w:rsidR="000D4CC8" w:rsidRPr="00E77497" w:rsidRDefault="000D4CC8" w:rsidP="000D4CC8">
      <w:pPr>
        <w:pStyle w:val="40"/>
        <w:numPr>
          <w:ilvl w:val="0"/>
          <w:numId w:val="0"/>
        </w:numPr>
        <w:rPr>
          <w:ins w:id="15778" w:author="Rev 4 Allen Wirfs-Brock" w:date="2011-10-15T17:53:00Z"/>
        </w:rPr>
      </w:pPr>
      <w:ins w:id="15779" w:author="Rev 4 Allen Wirfs-Brock" w:date="2011-10-15T17:53:00Z">
        <w:r w:rsidRPr="00E77497">
          <w:t>Static Semantics</w:t>
        </w:r>
      </w:ins>
    </w:p>
    <w:p w14:paraId="691E1C83" w14:textId="77777777" w:rsidR="002F6D6F" w:rsidRPr="00E77497" w:rsidRDefault="002F6D6F" w:rsidP="002F6D6F">
      <w:pPr>
        <w:rPr>
          <w:ins w:id="15780" w:author="Rev 6 Allen Wirfs-Brock" w:date="2012-02-01T13:28:00Z"/>
          <w:rFonts w:ascii="Helvetica" w:hAnsi="Helvetica"/>
          <w:b/>
        </w:rPr>
      </w:pPr>
      <w:ins w:id="15781" w:author="Rev 6 Allen Wirfs-Brock" w:date="2012-02-01T13:28:00Z">
        <w:r w:rsidRPr="00E77497">
          <w:rPr>
            <w:rFonts w:ascii="Helvetica" w:hAnsi="Helvetica"/>
            <w:b/>
          </w:rPr>
          <w:t>Static Semantics:  Early Errors</w:t>
        </w:r>
      </w:ins>
    </w:p>
    <w:p w14:paraId="4338B7D7" w14:textId="77777777" w:rsidR="002F6D6F" w:rsidRPr="00E77497" w:rsidRDefault="002F6D6F" w:rsidP="002F6D6F">
      <w:pPr>
        <w:rPr>
          <w:ins w:id="15782" w:author="Rev 6 Allen Wirfs-Brock" w:date="2012-02-01T13:28:00Z"/>
        </w:rPr>
      </w:pPr>
      <w:ins w:id="15783" w:author="Rev 6 Allen Wirfs-Brock" w:date="2012-02-01T13:28:00Z">
        <w:r w:rsidRPr="00E77497">
          <w:rPr>
            <w:rStyle w:val="bnf"/>
          </w:rPr>
          <w:t xml:space="preserve">BindingPattern  </w:t>
        </w:r>
        <w:r w:rsidRPr="00E77497">
          <w:rPr>
            <w:b/>
          </w:rPr>
          <w:t>:</w:t>
        </w:r>
        <w:r w:rsidRPr="00E77497">
          <w:t xml:space="preserve"> </w:t>
        </w:r>
        <w:r w:rsidRPr="00E77497">
          <w:rPr>
            <w:rStyle w:val="bnf"/>
          </w:rPr>
          <w:t>ObjectBindingPattern</w:t>
        </w:r>
      </w:ins>
    </w:p>
    <w:p w14:paraId="71F17C4F" w14:textId="77777777" w:rsidR="002F6D6F" w:rsidRPr="00E77497" w:rsidRDefault="002F6D6F" w:rsidP="00D5580A">
      <w:pPr>
        <w:numPr>
          <w:ilvl w:val="0"/>
          <w:numId w:val="737"/>
        </w:numPr>
        <w:rPr>
          <w:ins w:id="15784" w:author="Rev 6 Allen Wirfs-Brock" w:date="2012-02-01T13:28:00Z"/>
        </w:rPr>
      </w:pPr>
      <w:ins w:id="15785" w:author="Rev 6 Allen Wirfs-Brock" w:date="2012-02-01T13:28:00Z">
        <w:r w:rsidRPr="00E77497">
          <w:t>It is a Syntax Error if the</w:t>
        </w:r>
      </w:ins>
      <w:ins w:id="15786" w:author="Rev 6 Allen Wirfs-Brock" w:date="2012-02-01T13:29:00Z">
        <w:r>
          <w:t xml:space="preserve"> </w:t>
        </w:r>
        <w:del w:id="15787" w:author="Rev 9 Allen Wirfs-Brock" w:date="2012-07-07T16:25:00Z">
          <w:r w:rsidDel="00201325">
            <w:delText>Bound Names</w:delText>
          </w:r>
        </w:del>
      </w:ins>
      <w:ins w:id="15788" w:author="Rev 9 Allen Wirfs-Brock" w:date="2012-07-07T16:25:00Z">
        <w:r w:rsidR="00201325">
          <w:t>BoundNames</w:t>
        </w:r>
      </w:ins>
      <w:ins w:id="15789" w:author="Rev 6 Allen Wirfs-Brock" w:date="2012-02-01T13:29:00Z">
        <w:r>
          <w:t xml:space="preserve"> of </w:t>
        </w:r>
      </w:ins>
      <w:ins w:id="15790" w:author="Rev 6 Allen Wirfs-Brock" w:date="2012-02-01T13:28:00Z">
        <w:r w:rsidRPr="00E77497">
          <w:t xml:space="preserve"> </w:t>
        </w:r>
      </w:ins>
      <w:ins w:id="15791" w:author="Rev 6 Allen Wirfs-Brock" w:date="2012-02-01T13:29:00Z">
        <w:r w:rsidRPr="00E77497">
          <w:rPr>
            <w:rStyle w:val="bnf"/>
          </w:rPr>
          <w:t>ObjectBindingPattern</w:t>
        </w:r>
        <w:r w:rsidRPr="00E77497">
          <w:t xml:space="preserve"> </w:t>
        </w:r>
      </w:ins>
      <w:ins w:id="15792" w:author="Rev 6 Allen Wirfs-Brock" w:date="2012-02-01T13:31:00Z">
        <w:r>
          <w:t>contains the string</w:t>
        </w:r>
      </w:ins>
      <w:ins w:id="15793" w:author="Rev 6 Allen Wirfs-Brock" w:date="2012-02-01T13:28:00Z">
        <w:r w:rsidRPr="00E77497">
          <w:t xml:space="preserve"> </w:t>
        </w:r>
      </w:ins>
      <w:ins w:id="15794" w:author="Rev 6 Allen Wirfs-Brock" w:date="2012-02-01T13:32:00Z">
        <w:r>
          <w:t>“</w:t>
        </w:r>
      </w:ins>
      <w:ins w:id="15795" w:author="Rev 6 Allen Wirfs-Brock" w:date="2012-02-01T13:28:00Z">
        <w:r w:rsidRPr="00E77497">
          <w:rPr>
            <w:rFonts w:ascii="Courier New" w:hAnsi="Courier New" w:cs="Courier New"/>
            <w:b/>
          </w:rPr>
          <w:t>eval</w:t>
        </w:r>
      </w:ins>
      <w:ins w:id="15796" w:author="Rev 6 Allen Wirfs-Brock" w:date="2012-02-01T13:32:00Z">
        <w:r w:rsidRPr="0027695A">
          <w:rPr>
            <w:rFonts w:cs="Arial"/>
          </w:rPr>
          <w:t>”</w:t>
        </w:r>
      </w:ins>
      <w:ins w:id="15797" w:author="Rev 6 Allen Wirfs-Brock" w:date="2012-02-01T13:28:00Z">
        <w:r w:rsidRPr="00E77497">
          <w:t xml:space="preserve"> or </w:t>
        </w:r>
      </w:ins>
      <w:ins w:id="15798" w:author="Rev 6 Allen Wirfs-Brock" w:date="2012-02-01T13:32:00Z">
        <w:r>
          <w:t>the string “</w:t>
        </w:r>
      </w:ins>
      <w:ins w:id="15799" w:author="Rev 6 Allen Wirfs-Brock" w:date="2012-02-01T13:28:00Z">
        <w:r w:rsidRPr="00E77497">
          <w:rPr>
            <w:rFonts w:ascii="Courier New" w:hAnsi="Courier New" w:cs="Courier New"/>
            <w:b/>
          </w:rPr>
          <w:t>arguments</w:t>
        </w:r>
      </w:ins>
      <w:ins w:id="15800" w:author="Rev 6 Allen Wirfs-Brock" w:date="2012-02-01T13:33:00Z">
        <w:r w:rsidRPr="009E12F1">
          <w:rPr>
            <w:rFonts w:cs="Arial"/>
          </w:rPr>
          <w:t>”</w:t>
        </w:r>
      </w:ins>
      <w:ins w:id="15801" w:author="Rev 6 Allen Wirfs-Brock" w:date="2012-02-01T13:28:00Z">
        <w:r w:rsidRPr="00E77497">
          <w:t>.</w:t>
        </w:r>
      </w:ins>
    </w:p>
    <w:p w14:paraId="583ACE4C" w14:textId="77777777" w:rsidR="002F6D6F" w:rsidRPr="00E77497" w:rsidRDefault="002F6D6F" w:rsidP="002F6D6F">
      <w:pPr>
        <w:rPr>
          <w:ins w:id="15802" w:author="Rev 6 Allen Wirfs-Brock" w:date="2012-02-01T13:33:00Z"/>
        </w:rPr>
      </w:pPr>
      <w:ins w:id="15803" w:author="Rev 6 Allen Wirfs-Brock" w:date="2012-02-01T13:33:00Z">
        <w:r w:rsidRPr="00E77497">
          <w:rPr>
            <w:rStyle w:val="bnf"/>
          </w:rPr>
          <w:t xml:space="preserve">BindingPattern  </w:t>
        </w:r>
        <w:r w:rsidRPr="00E77497">
          <w:rPr>
            <w:b/>
          </w:rPr>
          <w:t>:</w:t>
        </w:r>
        <w:r w:rsidRPr="00E77497">
          <w:t xml:space="preserve"> </w:t>
        </w:r>
        <w:r w:rsidRPr="00E77497">
          <w:rPr>
            <w:rStyle w:val="bnf"/>
          </w:rPr>
          <w:t>ObjectBindingPattern</w:t>
        </w:r>
      </w:ins>
    </w:p>
    <w:p w14:paraId="63090D27" w14:textId="77777777" w:rsidR="002F6D6F" w:rsidRPr="00E77497" w:rsidRDefault="002F6D6F" w:rsidP="00D5580A">
      <w:pPr>
        <w:numPr>
          <w:ilvl w:val="0"/>
          <w:numId w:val="737"/>
        </w:numPr>
        <w:rPr>
          <w:ins w:id="15804" w:author="Rev 6 Allen Wirfs-Brock" w:date="2012-02-01T13:33:00Z"/>
        </w:rPr>
      </w:pPr>
      <w:ins w:id="15805" w:author="Rev 6 Allen Wirfs-Brock" w:date="2012-02-01T13:33:00Z">
        <w:r w:rsidRPr="00E77497">
          <w:t>It is a Syntax Error if the</w:t>
        </w:r>
        <w:r>
          <w:t xml:space="preserve"> </w:t>
        </w:r>
        <w:del w:id="15806" w:author="Rev 9 Allen Wirfs-Brock" w:date="2012-07-07T16:25:00Z">
          <w:r w:rsidDel="00201325">
            <w:delText>Bound Names</w:delText>
          </w:r>
        </w:del>
      </w:ins>
      <w:ins w:id="15807" w:author="Rev 9 Allen Wirfs-Brock" w:date="2012-07-07T16:25:00Z">
        <w:r w:rsidR="00201325">
          <w:t>BoundNames</w:t>
        </w:r>
      </w:ins>
      <w:ins w:id="15808" w:author="Rev 6 Allen Wirfs-Brock" w:date="2012-02-01T13:33:00Z">
        <w:r>
          <w:t xml:space="preserve">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14:paraId="6D4A7F4F" w14:textId="77777777" w:rsidR="000D4CC8" w:rsidRPr="00E77497" w:rsidRDefault="000D4CC8" w:rsidP="000D4CC8">
      <w:pPr>
        <w:rPr>
          <w:ins w:id="15809" w:author="Rev 4 Allen Wirfs-Brock" w:date="2011-10-15T17:53:00Z"/>
          <w:rFonts w:ascii="Helvetica" w:hAnsi="Helvetica"/>
          <w:b/>
        </w:rPr>
      </w:pPr>
      <w:ins w:id="15810" w:author="Rev 4 Allen Wirfs-Brock" w:date="2011-10-15T17:53:00Z">
        <w:r w:rsidRPr="00E77497">
          <w:rPr>
            <w:rFonts w:ascii="Helvetica" w:hAnsi="Helvetica"/>
            <w:b/>
          </w:rPr>
          <w:t xml:space="preserve">Static Semantics:  </w:t>
        </w:r>
        <w:del w:id="15811" w:author="Rev 9 Allen Wirfs-Brock" w:date="2012-07-07T16:25:00Z">
          <w:r w:rsidRPr="00E77497" w:rsidDel="00201325">
            <w:rPr>
              <w:rFonts w:ascii="Helvetica" w:hAnsi="Helvetica"/>
              <w:b/>
              <w:lang w:eastAsia="en-US"/>
            </w:rPr>
            <w:delText>Bound</w:delText>
          </w:r>
        </w:del>
      </w:ins>
      <w:ins w:id="15812" w:author="Rev 6 Allen Wirfs-Brock" w:date="2012-02-01T13:29:00Z">
        <w:del w:id="15813" w:author="Rev 9 Allen Wirfs-Brock" w:date="2012-07-07T16:25:00Z">
          <w:r w:rsidR="002F6D6F" w:rsidDel="00201325">
            <w:rPr>
              <w:rFonts w:ascii="Helvetica" w:hAnsi="Helvetica"/>
              <w:b/>
              <w:lang w:eastAsia="en-US"/>
            </w:rPr>
            <w:delText xml:space="preserve"> </w:delText>
          </w:r>
        </w:del>
      </w:ins>
      <w:ins w:id="15814" w:author="Rev 4 Allen Wirfs-Brock" w:date="2011-10-15T17:53:00Z">
        <w:del w:id="15815" w:author="Rev 9 Allen Wirfs-Brock" w:date="2012-07-07T16:25:00Z">
          <w:r w:rsidRPr="00E77497" w:rsidDel="00201325">
            <w:rPr>
              <w:rFonts w:ascii="Helvetica" w:hAnsi="Helvetica"/>
              <w:b/>
              <w:lang w:eastAsia="en-US"/>
            </w:rPr>
            <w:delText>Names</w:delText>
          </w:r>
        </w:del>
      </w:ins>
      <w:ins w:id="15816" w:author="Rev 9 Allen Wirfs-Brock" w:date="2012-07-07T16:25:00Z">
        <w:r w:rsidR="00201325">
          <w:rPr>
            <w:rFonts w:ascii="Helvetica" w:hAnsi="Helvetica"/>
            <w:b/>
            <w:lang w:eastAsia="en-US"/>
          </w:rPr>
          <w:t>BoundNames</w:t>
        </w:r>
      </w:ins>
    </w:p>
    <w:p w14:paraId="5E02FA59" w14:textId="77777777" w:rsidR="0058214B" w:rsidRPr="00E77497" w:rsidDel="000D4CC8" w:rsidRDefault="0058214B" w:rsidP="009570BE">
      <w:pPr>
        <w:pStyle w:val="Syntax"/>
        <w:rPr>
          <w:ins w:id="15817" w:author="Rev 3 Allen Wirfs-Brock" w:date="2011-08-31T16:09:00Z"/>
          <w:del w:id="15818" w:author="Rev 4 Allen Wirfs-Brock" w:date="2011-10-15T17:53:00Z"/>
        </w:rPr>
      </w:pPr>
      <w:ins w:id="15819" w:author="Rev 3 Allen Wirfs-Brock" w:date="2011-08-31T16:13:00Z">
        <w:del w:id="15820" w:author="Rev 4 Allen Wirfs-Brock" w:date="2011-10-15T17:53:00Z">
          <w:r w:rsidRPr="00E77497" w:rsidDel="000D4CC8">
            <w:delText>Semantics</w:delText>
          </w:r>
        </w:del>
      </w:ins>
    </w:p>
    <w:p w14:paraId="334B23E4" w14:textId="77777777" w:rsidR="004C02EF" w:rsidRPr="00E77497" w:rsidDel="0058214B" w:rsidRDefault="004C02EF" w:rsidP="004C02EF">
      <w:pPr>
        <w:rPr>
          <w:del w:id="15821" w:author="Rev 3 Allen Wirfs-Brock" w:date="2011-08-31T16:12:00Z"/>
        </w:rPr>
      </w:pPr>
      <w:del w:id="15822" w:author="Rev 3 Allen Wirfs-Brock" w:date="2011-08-31T16:12:00Z">
        <w:r w:rsidRPr="00E77497" w:rsidDel="0058214B">
          <w:delText xml:space="preserve">A variable statement declares variables that are created as defined in 10.5. Variables are initialised to </w:delText>
        </w:r>
        <w:r w:rsidRPr="00E77497" w:rsidDel="0058214B">
          <w:rPr>
            <w:b/>
          </w:rPr>
          <w:delText>undefined</w:delText>
        </w:r>
        <w:r w:rsidRPr="00E77497" w:rsidDel="0058214B">
          <w:delText xml:space="preserve"> when created. A variable with an </w:delText>
        </w:r>
        <w:r w:rsidRPr="00E77497" w:rsidDel="0058214B">
          <w:rPr>
            <w:rFonts w:ascii="Times New Roman" w:hAnsi="Times New Roman"/>
            <w:i/>
          </w:rPr>
          <w:delText>Initialiser</w:delText>
        </w:r>
        <w:r w:rsidRPr="00E77497" w:rsidDel="0058214B">
          <w:delText xml:space="preserve"> is assigned the value of its </w:delText>
        </w:r>
        <w:r w:rsidRPr="00E77497" w:rsidDel="0058214B">
          <w:rPr>
            <w:rFonts w:ascii="Times New Roman" w:hAnsi="Times New Roman"/>
            <w:i/>
          </w:rPr>
          <w:delText>AssignmentExpression</w:delText>
        </w:r>
        <w:r w:rsidRPr="00E77497" w:rsidDel="0058214B">
          <w:delText xml:space="preserve"> when the </w:delText>
        </w:r>
        <w:r w:rsidRPr="00E77497" w:rsidDel="0058214B">
          <w:rPr>
            <w:rFonts w:ascii="Times New Roman" w:hAnsi="Times New Roman"/>
            <w:i/>
          </w:rPr>
          <w:delText>VariableStatement</w:delText>
        </w:r>
        <w:r w:rsidRPr="00E77497" w:rsidDel="0058214B">
          <w:delText xml:space="preserve"> is executed, not when the variable is created.</w:delText>
        </w:r>
      </w:del>
    </w:p>
    <w:p w14:paraId="64ACA975" w14:textId="77777777" w:rsidR="004C02EF" w:rsidRPr="00E77497" w:rsidDel="0058214B" w:rsidRDefault="004C02EF" w:rsidP="004C02EF">
      <w:pPr>
        <w:pStyle w:val="Syntax"/>
        <w:rPr>
          <w:del w:id="15823" w:author="Rev 3 Allen Wirfs-Brock" w:date="2011-08-31T16:12:00Z"/>
        </w:rPr>
      </w:pPr>
      <w:del w:id="15824" w:author="Rev 3 Allen Wirfs-Brock" w:date="2011-08-31T16:12:00Z">
        <w:r w:rsidRPr="00E77497" w:rsidDel="0058214B">
          <w:delText>Semantics</w:delText>
        </w:r>
      </w:del>
    </w:p>
    <w:p w14:paraId="4EEDE038" w14:textId="77777777" w:rsidR="004C02EF" w:rsidRPr="00E77497" w:rsidDel="0058214B" w:rsidRDefault="004C02EF" w:rsidP="004C02EF">
      <w:pPr>
        <w:rPr>
          <w:del w:id="15825" w:author="Rev 3 Allen Wirfs-Brock" w:date="2011-08-31T16:12:00Z"/>
        </w:rPr>
      </w:pPr>
      <w:del w:id="15826" w:author="Rev 3 Allen Wirfs-Brock" w:date="2011-08-31T16:12:00Z">
        <w:r w:rsidRPr="00E77497" w:rsidDel="0058214B">
          <w:delText xml:space="preserve">The production </w:delText>
        </w:r>
        <w:r w:rsidRPr="00E77497" w:rsidDel="0058214B">
          <w:rPr>
            <w:rFonts w:ascii="Times New Roman" w:hAnsi="Times New Roman"/>
            <w:i/>
          </w:rPr>
          <w:delText xml:space="preserve">VariableStatement </w:delText>
        </w:r>
        <w:r w:rsidRPr="00E77497" w:rsidDel="0058214B">
          <w:rPr>
            <w:b/>
          </w:rPr>
          <w:delText>:</w:delText>
        </w:r>
        <w:r w:rsidRPr="00E77497" w:rsidDel="0058214B">
          <w:rPr>
            <w:rFonts w:ascii="Times New Roman" w:hAnsi="Times New Roman"/>
            <w:i/>
          </w:rPr>
          <w:delText xml:space="preserve"> </w:delText>
        </w:r>
        <w:r w:rsidRPr="00E77497" w:rsidDel="0058214B">
          <w:rPr>
            <w:rFonts w:ascii="Courier New" w:hAnsi="Courier New"/>
            <w:b/>
          </w:rPr>
          <w:delText>var</w:delText>
        </w:r>
        <w:r w:rsidRPr="00E77497" w:rsidDel="0058214B">
          <w:rPr>
            <w:rFonts w:ascii="Times New Roman" w:hAnsi="Times New Roman"/>
            <w:i/>
          </w:rPr>
          <w:delText xml:space="preserve"> VariableDeclarationList </w:delText>
        </w:r>
        <w:r w:rsidRPr="00E77497" w:rsidDel="0058214B">
          <w:rPr>
            <w:rFonts w:ascii="Courier New" w:hAnsi="Courier New"/>
            <w:b/>
          </w:rPr>
          <w:delText>;</w:delText>
        </w:r>
        <w:r w:rsidRPr="00E77497" w:rsidDel="0058214B">
          <w:delText xml:space="preserve"> is evaluated as follows:</w:delText>
        </w:r>
        <w:bookmarkStart w:id="15827" w:name="_Toc382212713"/>
      </w:del>
    </w:p>
    <w:p w14:paraId="16BFA1B5" w14:textId="77777777" w:rsidR="004C02EF" w:rsidRPr="00E77497" w:rsidDel="0058214B" w:rsidRDefault="004C02EF">
      <w:pPr>
        <w:pStyle w:val="Alg2"/>
        <w:numPr>
          <w:ilvl w:val="0"/>
          <w:numId w:val="109"/>
        </w:numPr>
        <w:rPr>
          <w:del w:id="15828" w:author="Rev 3 Allen Wirfs-Brock" w:date="2011-08-31T16:12:00Z"/>
        </w:rPr>
        <w:pPrChange w:id="15829" w:author="Rev 4 Allen Wirfs-Brock" w:date="2011-11-07T12:16:00Z">
          <w:pPr>
            <w:pStyle w:val="Alg2"/>
            <w:numPr>
              <w:numId w:val="112"/>
            </w:numPr>
            <w:tabs>
              <w:tab w:val="num" w:pos="360"/>
            </w:tabs>
            <w:ind w:left="360" w:hanging="360"/>
          </w:pPr>
        </w:pPrChange>
      </w:pPr>
      <w:del w:id="15830" w:author="Rev 3 Allen Wirfs-Brock" w:date="2011-08-31T16:12:00Z">
        <w:r w:rsidRPr="00E77497" w:rsidDel="0058214B">
          <w:delText xml:space="preserve">Evaluate </w:delText>
        </w:r>
        <w:r w:rsidRPr="00E77497" w:rsidDel="0058214B">
          <w:rPr>
            <w:i/>
          </w:rPr>
          <w:delText>VariableDeclarationList</w:delText>
        </w:r>
        <w:bookmarkEnd w:id="15827"/>
        <w:r w:rsidRPr="00E77497" w:rsidDel="0058214B">
          <w:delText>.</w:delText>
        </w:r>
      </w:del>
    </w:p>
    <w:p w14:paraId="50AB5CAB" w14:textId="77777777" w:rsidR="004C02EF" w:rsidRPr="00E77497" w:rsidDel="0058214B" w:rsidRDefault="004C02EF">
      <w:pPr>
        <w:pStyle w:val="Alg2"/>
        <w:numPr>
          <w:ilvl w:val="0"/>
          <w:numId w:val="109"/>
        </w:numPr>
        <w:spacing w:after="220"/>
        <w:rPr>
          <w:del w:id="15831" w:author="Rev 3 Allen Wirfs-Brock" w:date="2011-08-31T16:12:00Z"/>
        </w:rPr>
        <w:pPrChange w:id="15832" w:author="Rev 4 Allen Wirfs-Brock" w:date="2011-11-07T12:16:00Z">
          <w:pPr>
            <w:pStyle w:val="Alg2"/>
            <w:numPr>
              <w:numId w:val="112"/>
            </w:numPr>
            <w:tabs>
              <w:tab w:val="num" w:pos="360"/>
            </w:tabs>
            <w:spacing w:after="220"/>
            <w:ind w:left="360" w:hanging="360"/>
          </w:pPr>
        </w:pPrChange>
      </w:pPr>
      <w:del w:id="15833" w:author="Rev 3 Allen Wirfs-Brock" w:date="2011-08-31T16:12:00Z">
        <w:r w:rsidRPr="00E77497" w:rsidDel="0058214B">
          <w:delText>Return (</w:delText>
        </w:r>
        <w:r w:rsidRPr="00E77497" w:rsidDel="0058214B">
          <w:rPr>
            <w:rFonts w:ascii="Arial" w:hAnsi="Arial" w:cs="Arial"/>
          </w:rPr>
          <w:delText>normal</w:delText>
        </w:r>
        <w:r w:rsidRPr="00E77497" w:rsidDel="0058214B">
          <w:delText xml:space="preserve">, </w:delText>
        </w:r>
        <w:r w:rsidRPr="00E77497" w:rsidDel="0058214B">
          <w:rPr>
            <w:rFonts w:ascii="Arial" w:hAnsi="Arial" w:cs="Arial"/>
          </w:rPr>
          <w:delText>empty</w:delText>
        </w:r>
        <w:r w:rsidRPr="00E77497" w:rsidDel="0058214B">
          <w:delText xml:space="preserve">, </w:delText>
        </w:r>
        <w:r w:rsidRPr="00E77497" w:rsidDel="0058214B">
          <w:rPr>
            <w:rFonts w:ascii="Arial" w:hAnsi="Arial" w:cs="Arial"/>
          </w:rPr>
          <w:delText>empty</w:delText>
        </w:r>
        <w:r w:rsidRPr="00E77497" w:rsidDel="0058214B">
          <w:delText>).</w:delText>
        </w:r>
      </w:del>
    </w:p>
    <w:p w14:paraId="590EE3A3" w14:textId="77777777" w:rsidR="004C02EF" w:rsidRPr="00E77497" w:rsidDel="0058214B" w:rsidRDefault="004C02EF" w:rsidP="004C02EF">
      <w:pPr>
        <w:rPr>
          <w:del w:id="15834" w:author="Rev 3 Allen Wirfs-Brock" w:date="2011-08-31T16:12:00Z"/>
        </w:rPr>
      </w:pPr>
      <w:del w:id="15835"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rPr>
            <w:rStyle w:val="bnf"/>
          </w:rPr>
          <w:delText>VariableDeclaration</w:delText>
        </w:r>
        <w:r w:rsidRPr="00E77497" w:rsidDel="0058214B">
          <w:delText xml:space="preserve"> is evaluated as follows:</w:delText>
        </w:r>
      </w:del>
    </w:p>
    <w:p w14:paraId="2B3FC40D" w14:textId="77777777" w:rsidR="004C02EF" w:rsidRPr="00E77497" w:rsidDel="0058214B" w:rsidRDefault="004C02EF">
      <w:pPr>
        <w:pStyle w:val="Alg2"/>
        <w:numPr>
          <w:ilvl w:val="0"/>
          <w:numId w:val="110"/>
        </w:numPr>
        <w:spacing w:after="220"/>
        <w:rPr>
          <w:del w:id="15836" w:author="Rev 3 Allen Wirfs-Brock" w:date="2011-08-31T16:12:00Z"/>
        </w:rPr>
        <w:pPrChange w:id="15837" w:author="Rev 4 Allen Wirfs-Brock" w:date="2011-11-07T12:16:00Z">
          <w:pPr>
            <w:pStyle w:val="Alg2"/>
            <w:numPr>
              <w:numId w:val="113"/>
            </w:numPr>
            <w:tabs>
              <w:tab w:val="num" w:pos="360"/>
            </w:tabs>
            <w:spacing w:after="220"/>
            <w:ind w:left="360" w:hanging="360"/>
          </w:pPr>
        </w:pPrChange>
      </w:pPr>
      <w:del w:id="15838" w:author="Rev 3 Allen Wirfs-Brock" w:date="2011-08-31T16:12:00Z">
        <w:r w:rsidRPr="00E77497" w:rsidDel="0058214B">
          <w:delText xml:space="preserve">Evaluate </w:delText>
        </w:r>
        <w:r w:rsidRPr="00E77497" w:rsidDel="0058214B">
          <w:rPr>
            <w:i/>
          </w:rPr>
          <w:delText>VariableDeclaration</w:delText>
        </w:r>
        <w:r w:rsidRPr="00E77497" w:rsidDel="0058214B">
          <w:delText>.</w:delText>
        </w:r>
      </w:del>
    </w:p>
    <w:p w14:paraId="4850E669" w14:textId="77777777" w:rsidR="004C02EF" w:rsidRPr="00E77497" w:rsidDel="0058214B" w:rsidRDefault="004C02EF" w:rsidP="004C02EF">
      <w:pPr>
        <w:rPr>
          <w:del w:id="15839" w:author="Rev 3 Allen Wirfs-Brock" w:date="2011-08-31T16:12:00Z"/>
        </w:rPr>
      </w:pPr>
      <w:del w:id="15840"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delText xml:space="preserve"> </w:delText>
        </w:r>
        <w:r w:rsidRPr="00E77497" w:rsidDel="0058214B">
          <w:rPr>
            <w:rStyle w:val="bnf"/>
          </w:rPr>
          <w:delText>VariableDeclarationList</w:delText>
        </w:r>
        <w:r w:rsidRPr="00E77497" w:rsidDel="0058214B">
          <w:delText xml:space="preserve"> </w:delText>
        </w:r>
        <w:r w:rsidRPr="00E77497" w:rsidDel="0058214B">
          <w:rPr>
            <w:rFonts w:ascii="Courier New" w:hAnsi="Courier New"/>
            <w:b/>
          </w:rPr>
          <w:delText>,</w:delText>
        </w:r>
        <w:r w:rsidRPr="00E77497" w:rsidDel="0058214B">
          <w:delText xml:space="preserve"> </w:delText>
        </w:r>
        <w:r w:rsidRPr="00E77497" w:rsidDel="0058214B">
          <w:rPr>
            <w:rStyle w:val="bnf"/>
          </w:rPr>
          <w:delText>VariableDeclaration</w:delText>
        </w:r>
        <w:r w:rsidRPr="00E77497" w:rsidDel="0058214B">
          <w:delText xml:space="preserve"> is evaluated as follows:</w:delText>
        </w:r>
        <w:bookmarkStart w:id="15841" w:name="_Toc382212714"/>
      </w:del>
    </w:p>
    <w:p w14:paraId="62A4331E" w14:textId="77777777" w:rsidR="004C02EF" w:rsidRPr="00E77497" w:rsidDel="0058214B" w:rsidRDefault="004C02EF">
      <w:pPr>
        <w:pStyle w:val="Alg2"/>
        <w:keepNext/>
        <w:numPr>
          <w:ilvl w:val="0"/>
          <w:numId w:val="111"/>
        </w:numPr>
        <w:rPr>
          <w:del w:id="15842" w:author="Rev 3 Allen Wirfs-Brock" w:date="2011-08-31T16:12:00Z"/>
        </w:rPr>
        <w:pPrChange w:id="15843" w:author="Rev 4 Allen Wirfs-Brock" w:date="2011-11-07T12:16:00Z">
          <w:pPr>
            <w:pStyle w:val="Alg2"/>
            <w:keepNext/>
            <w:numPr>
              <w:numId w:val="114"/>
            </w:numPr>
            <w:tabs>
              <w:tab w:val="num" w:pos="360"/>
            </w:tabs>
            <w:ind w:left="360" w:hanging="360"/>
          </w:pPr>
        </w:pPrChange>
      </w:pPr>
      <w:del w:id="15844" w:author="Rev 3 Allen Wirfs-Brock" w:date="2011-08-31T16:12:00Z">
        <w:r w:rsidRPr="00E77497" w:rsidDel="0058214B">
          <w:delText xml:space="preserve">Evaluate </w:delText>
        </w:r>
        <w:r w:rsidRPr="00E77497" w:rsidDel="0058214B">
          <w:rPr>
            <w:i/>
          </w:rPr>
          <w:delText>VariableDeclarationList</w:delText>
        </w:r>
        <w:bookmarkEnd w:id="15841"/>
        <w:r w:rsidRPr="00E77497" w:rsidDel="0058214B">
          <w:delText>.</w:delText>
        </w:r>
        <w:bookmarkStart w:id="15845" w:name="_Toc382212715"/>
      </w:del>
    </w:p>
    <w:p w14:paraId="5049F218" w14:textId="77777777" w:rsidR="004C02EF" w:rsidRPr="00E77497" w:rsidDel="0058214B" w:rsidRDefault="004C02EF">
      <w:pPr>
        <w:pStyle w:val="Alg2"/>
        <w:numPr>
          <w:ilvl w:val="0"/>
          <w:numId w:val="111"/>
        </w:numPr>
        <w:spacing w:after="220"/>
        <w:rPr>
          <w:del w:id="15846" w:author="Rev 3 Allen Wirfs-Brock" w:date="2011-08-31T16:12:00Z"/>
        </w:rPr>
        <w:pPrChange w:id="15847" w:author="Rev 4 Allen Wirfs-Brock" w:date="2011-11-07T12:16:00Z">
          <w:pPr>
            <w:pStyle w:val="Alg2"/>
            <w:numPr>
              <w:numId w:val="114"/>
            </w:numPr>
            <w:tabs>
              <w:tab w:val="num" w:pos="360"/>
            </w:tabs>
            <w:spacing w:after="220"/>
            <w:ind w:left="360" w:hanging="360"/>
          </w:pPr>
        </w:pPrChange>
      </w:pPr>
      <w:del w:id="15848" w:author="Rev 3 Allen Wirfs-Brock" w:date="2011-08-31T16:12:00Z">
        <w:r w:rsidRPr="00E77497" w:rsidDel="0058214B">
          <w:delText xml:space="preserve">Evaluate </w:delText>
        </w:r>
        <w:r w:rsidRPr="00E77497" w:rsidDel="0058214B">
          <w:rPr>
            <w:i/>
          </w:rPr>
          <w:delText>VariableDeclaration</w:delText>
        </w:r>
        <w:bookmarkEnd w:id="15845"/>
        <w:r w:rsidRPr="00E77497" w:rsidDel="0058214B">
          <w:delText>.</w:delText>
        </w:r>
      </w:del>
    </w:p>
    <w:p w14:paraId="3FD967A6" w14:textId="77777777" w:rsidR="004C02EF" w:rsidRPr="00E77497" w:rsidDel="006A0081" w:rsidRDefault="004C02EF" w:rsidP="004C02EF">
      <w:pPr>
        <w:rPr>
          <w:del w:id="15849" w:author="Rev 3 Allen Wirfs-Brock" w:date="2011-09-01T11:08:00Z"/>
        </w:rPr>
      </w:pPr>
      <w:del w:id="15850" w:author="Rev 3 Allen Wirfs-Brock" w:date="2011-09-01T11:08:00Z">
        <w:r w:rsidRPr="00E77497" w:rsidDel="006A0081">
          <w:delText xml:space="preserve">The production </w:delText>
        </w:r>
        <w:r w:rsidRPr="00E77497" w:rsidDel="006A0081">
          <w:rPr>
            <w:rFonts w:ascii="Times New Roman" w:hAnsi="Times New Roman"/>
            <w:i/>
          </w:rPr>
          <w:delText xml:space="preserve">VariableDeclaration </w:delText>
        </w:r>
        <w:r w:rsidRPr="00E77497" w:rsidDel="006A0081">
          <w:rPr>
            <w:b/>
          </w:rPr>
          <w:delText>:</w:delText>
        </w:r>
        <w:r w:rsidRPr="00E77497" w:rsidDel="006A0081">
          <w:rPr>
            <w:rFonts w:ascii="Times New Roman" w:hAnsi="Times New Roman"/>
            <w:i/>
          </w:rPr>
          <w:delText xml:space="preserve"> Identifier</w:delText>
        </w:r>
        <w:r w:rsidRPr="00E77497" w:rsidDel="006A0081">
          <w:delText xml:space="preserve"> is evaluated as follows:</w:delText>
        </w:r>
      </w:del>
    </w:p>
    <w:p w14:paraId="126A187C" w14:textId="77777777" w:rsidR="004C02EF" w:rsidRPr="00E77497" w:rsidDel="006A0081" w:rsidRDefault="004C02EF">
      <w:pPr>
        <w:pStyle w:val="Alg2"/>
        <w:numPr>
          <w:ilvl w:val="0"/>
          <w:numId w:val="112"/>
        </w:numPr>
        <w:spacing w:after="220"/>
        <w:rPr>
          <w:del w:id="15851" w:author="Rev 3 Allen Wirfs-Brock" w:date="2011-09-01T11:08:00Z"/>
        </w:rPr>
        <w:pPrChange w:id="15852" w:author="Rev 4 Allen Wirfs-Brock" w:date="2011-11-07T12:16:00Z">
          <w:pPr>
            <w:pStyle w:val="Alg2"/>
            <w:numPr>
              <w:numId w:val="115"/>
            </w:numPr>
            <w:tabs>
              <w:tab w:val="num" w:pos="360"/>
            </w:tabs>
            <w:spacing w:after="220"/>
            <w:ind w:left="360" w:hanging="360"/>
          </w:pPr>
        </w:pPrChange>
      </w:pPr>
      <w:del w:id="15853"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del>
    </w:p>
    <w:p w14:paraId="0B3A03F9" w14:textId="77777777" w:rsidR="004C02EF" w:rsidRPr="00E77497" w:rsidDel="006A0081" w:rsidRDefault="004C02EF" w:rsidP="004C02EF">
      <w:pPr>
        <w:rPr>
          <w:del w:id="15854" w:author="Rev 3 Allen Wirfs-Brock" w:date="2011-09-01T11:08:00Z"/>
        </w:rPr>
      </w:pPr>
      <w:del w:id="15855" w:author="Rev 3 Allen Wirfs-Brock" w:date="2011-09-01T11:08:00Z">
        <w:r w:rsidRPr="00E77497" w:rsidDel="006A0081">
          <w:delText xml:space="preserve">The production </w:delText>
        </w:r>
        <w:r w:rsidRPr="00E77497" w:rsidDel="006A0081">
          <w:rPr>
            <w:rFonts w:ascii="Times New Roman" w:hAnsi="Times New Roman"/>
            <w:i/>
          </w:rPr>
          <w:delText>VariableDeclaration</w:delText>
        </w:r>
        <w:r w:rsidRPr="00E77497" w:rsidDel="006A0081">
          <w:delText xml:space="preserve"> </w:delText>
        </w:r>
        <w:r w:rsidRPr="00E77497" w:rsidDel="006A0081">
          <w:rPr>
            <w:b/>
          </w:rPr>
          <w:delText>:</w:delText>
        </w:r>
        <w:r w:rsidRPr="00E77497" w:rsidDel="006A0081">
          <w:delText xml:space="preserve"> </w:delText>
        </w:r>
        <w:r w:rsidRPr="00E77497" w:rsidDel="006A0081">
          <w:rPr>
            <w:rFonts w:ascii="Times New Roman" w:hAnsi="Times New Roman"/>
            <w:i/>
          </w:rPr>
          <w:delText>Identifier Initialiser</w:delText>
        </w:r>
        <w:r w:rsidRPr="00E77497" w:rsidDel="006A0081">
          <w:delText xml:space="preserve"> is evaluated as follows:</w:delText>
        </w:r>
        <w:bookmarkStart w:id="15856" w:name="_Toc382212716"/>
      </w:del>
    </w:p>
    <w:p w14:paraId="4BB72067" w14:textId="77777777" w:rsidR="004C02EF" w:rsidRPr="00E77497" w:rsidDel="006A0081" w:rsidRDefault="004C02EF">
      <w:pPr>
        <w:pStyle w:val="Alg2"/>
        <w:numPr>
          <w:ilvl w:val="0"/>
          <w:numId w:val="113"/>
        </w:numPr>
        <w:rPr>
          <w:del w:id="15857" w:author="Rev 3 Allen Wirfs-Brock" w:date="2011-09-01T11:08:00Z"/>
        </w:rPr>
        <w:pPrChange w:id="15858" w:author="Rev 4 Allen Wirfs-Brock" w:date="2011-11-07T12:16:00Z">
          <w:pPr>
            <w:pStyle w:val="Alg2"/>
            <w:numPr>
              <w:numId w:val="116"/>
            </w:numPr>
            <w:tabs>
              <w:tab w:val="num" w:pos="360"/>
            </w:tabs>
            <w:ind w:left="360" w:hanging="360"/>
          </w:pPr>
        </w:pPrChange>
      </w:pPr>
      <w:del w:id="15859" w:author="Rev 3 Allen Wirfs-Brock" w:date="2011-09-01T11:08:00Z">
        <w:r w:rsidRPr="00E77497" w:rsidDel="006A0081">
          <w:delText xml:space="preserve">Let </w:delText>
        </w:r>
        <w:r w:rsidRPr="00E77497" w:rsidDel="006A0081">
          <w:rPr>
            <w:i/>
          </w:rPr>
          <w:delText>lhs</w:delText>
        </w:r>
        <w:r w:rsidRPr="00E77497" w:rsidDel="006A0081">
          <w:delText xml:space="preserve"> be the result of evaluating </w:delText>
        </w:r>
        <w:r w:rsidRPr="00E77497" w:rsidDel="006A0081">
          <w:rPr>
            <w:i/>
          </w:rPr>
          <w:delText>Identifie</w:delText>
        </w:r>
        <w:bookmarkEnd w:id="15856"/>
        <w:r w:rsidRPr="00E77497" w:rsidDel="006A0081">
          <w:rPr>
            <w:i/>
          </w:rPr>
          <w:delText>r</w:delText>
        </w:r>
        <w:r w:rsidRPr="00E77497" w:rsidDel="006A0081">
          <w:delText xml:space="preserve"> as described in 11.1.2.</w:delText>
        </w:r>
        <w:bookmarkStart w:id="15860" w:name="_Toc382212717"/>
      </w:del>
    </w:p>
    <w:p w14:paraId="4B62EB0E" w14:textId="77777777" w:rsidR="004C02EF" w:rsidRPr="00E77497" w:rsidDel="006A0081" w:rsidRDefault="004C02EF">
      <w:pPr>
        <w:pStyle w:val="Alg2"/>
        <w:numPr>
          <w:ilvl w:val="0"/>
          <w:numId w:val="113"/>
        </w:numPr>
        <w:rPr>
          <w:del w:id="15861" w:author="Rev 3 Allen Wirfs-Brock" w:date="2011-09-01T11:08:00Z"/>
        </w:rPr>
        <w:pPrChange w:id="15862" w:author="Rev 4 Allen Wirfs-Brock" w:date="2011-11-07T12:16:00Z">
          <w:pPr>
            <w:pStyle w:val="Alg2"/>
            <w:numPr>
              <w:numId w:val="116"/>
            </w:numPr>
            <w:tabs>
              <w:tab w:val="num" w:pos="360"/>
            </w:tabs>
            <w:ind w:left="360" w:hanging="360"/>
          </w:pPr>
        </w:pPrChange>
      </w:pPr>
      <w:del w:id="15863" w:author="Rev 3 Allen Wirfs-Brock" w:date="2011-09-01T11:08:00Z">
        <w:r w:rsidRPr="00E77497" w:rsidDel="006A0081">
          <w:delText xml:space="preserve">Let </w:delText>
        </w:r>
        <w:r w:rsidRPr="00E77497" w:rsidDel="006A0081">
          <w:rPr>
            <w:i/>
          </w:rPr>
          <w:delText xml:space="preserve">rhs </w:delText>
        </w:r>
        <w:r w:rsidRPr="00E77497" w:rsidDel="006A0081">
          <w:delText xml:space="preserve">be the result of evaluating </w:delText>
        </w:r>
        <w:r w:rsidRPr="00E77497" w:rsidDel="006A0081">
          <w:rPr>
            <w:i/>
          </w:rPr>
          <w:delText>Initialiser</w:delText>
        </w:r>
        <w:bookmarkEnd w:id="15860"/>
        <w:r w:rsidRPr="00E77497" w:rsidDel="006A0081">
          <w:delText>.</w:delText>
        </w:r>
        <w:bookmarkStart w:id="15864" w:name="_Toc382212718"/>
      </w:del>
    </w:p>
    <w:p w14:paraId="2CE0578C" w14:textId="77777777" w:rsidR="004C02EF" w:rsidRPr="00E77497" w:rsidDel="006A0081" w:rsidRDefault="004C02EF">
      <w:pPr>
        <w:pStyle w:val="Alg2"/>
        <w:numPr>
          <w:ilvl w:val="0"/>
          <w:numId w:val="113"/>
        </w:numPr>
        <w:rPr>
          <w:del w:id="15865" w:author="Rev 3 Allen Wirfs-Brock" w:date="2011-09-01T11:08:00Z"/>
        </w:rPr>
        <w:pPrChange w:id="15866" w:author="Rev 4 Allen Wirfs-Brock" w:date="2011-11-07T12:16:00Z">
          <w:pPr>
            <w:pStyle w:val="Alg2"/>
            <w:numPr>
              <w:numId w:val="116"/>
            </w:numPr>
            <w:tabs>
              <w:tab w:val="num" w:pos="360"/>
            </w:tabs>
            <w:ind w:left="360" w:hanging="360"/>
          </w:pPr>
        </w:pPrChange>
      </w:pPr>
      <w:del w:id="15867" w:author="Rev 3 Allen Wirfs-Brock" w:date="2011-09-01T11:08:00Z">
        <w:r w:rsidRPr="00E77497" w:rsidDel="006A0081">
          <w:delText xml:space="preserve">Let </w:delText>
        </w:r>
        <w:r w:rsidRPr="00E77497" w:rsidDel="006A0081">
          <w:rPr>
            <w:i/>
          </w:rPr>
          <w:delText xml:space="preserve">value </w:delText>
        </w:r>
        <w:r w:rsidRPr="00E77497" w:rsidDel="006A0081">
          <w:delText>be GetValue(</w:delText>
        </w:r>
        <w:r w:rsidRPr="00E77497" w:rsidDel="006A0081">
          <w:rPr>
            <w:i/>
          </w:rPr>
          <w:delText>rhs</w:delText>
        </w:r>
        <w:r w:rsidRPr="00E77497" w:rsidDel="006A0081">
          <w:delText>)</w:delText>
        </w:r>
        <w:bookmarkEnd w:id="15864"/>
        <w:r w:rsidRPr="00E77497" w:rsidDel="006A0081">
          <w:delText>.</w:delText>
        </w:r>
        <w:bookmarkStart w:id="15868" w:name="_Toc382212719"/>
      </w:del>
    </w:p>
    <w:p w14:paraId="358B5912" w14:textId="77777777" w:rsidR="004C02EF" w:rsidRPr="00E77497" w:rsidDel="006A0081" w:rsidRDefault="004C02EF">
      <w:pPr>
        <w:pStyle w:val="Alg2"/>
        <w:numPr>
          <w:ilvl w:val="0"/>
          <w:numId w:val="113"/>
        </w:numPr>
        <w:jc w:val="left"/>
        <w:rPr>
          <w:del w:id="15869" w:author="Rev 3 Allen Wirfs-Brock" w:date="2011-09-01T11:08:00Z"/>
        </w:rPr>
        <w:pPrChange w:id="15870" w:author="Rev 4 Allen Wirfs-Brock" w:date="2011-11-07T12:16:00Z">
          <w:pPr>
            <w:pStyle w:val="Alg2"/>
            <w:numPr>
              <w:numId w:val="116"/>
            </w:numPr>
            <w:tabs>
              <w:tab w:val="num" w:pos="360"/>
            </w:tabs>
            <w:ind w:left="360" w:hanging="360"/>
            <w:jc w:val="left"/>
          </w:pPr>
        </w:pPrChange>
      </w:pPr>
      <w:del w:id="15871" w:author="Rev 3 Allen Wirfs-Brock" w:date="2011-09-01T11:08:00Z">
        <w:r w:rsidRPr="00E77497" w:rsidDel="006A0081">
          <w:delText>Call PutValue(</w:delText>
        </w:r>
        <w:r w:rsidRPr="00E77497" w:rsidDel="006A0081">
          <w:rPr>
            <w:i/>
          </w:rPr>
          <w:delText>lhs</w:delText>
        </w:r>
        <w:r w:rsidRPr="00E77497" w:rsidDel="006A0081">
          <w:delText xml:space="preserve">, </w:delText>
        </w:r>
        <w:r w:rsidRPr="00E77497" w:rsidDel="006A0081">
          <w:rPr>
            <w:i/>
          </w:rPr>
          <w:delText>value</w:delText>
        </w:r>
        <w:r w:rsidRPr="00E77497" w:rsidDel="006A0081">
          <w:delText>).</w:delText>
        </w:r>
      </w:del>
    </w:p>
    <w:bookmarkEnd w:id="15868"/>
    <w:p w14:paraId="3DE4DEC2" w14:textId="77777777" w:rsidR="004C02EF" w:rsidRPr="00E77497" w:rsidDel="006A0081" w:rsidRDefault="004C02EF">
      <w:pPr>
        <w:pStyle w:val="Alg2"/>
        <w:numPr>
          <w:ilvl w:val="0"/>
          <w:numId w:val="113"/>
        </w:numPr>
        <w:spacing w:after="220"/>
        <w:rPr>
          <w:del w:id="15872" w:author="Rev 3 Allen Wirfs-Brock" w:date="2011-09-01T11:08:00Z"/>
        </w:rPr>
        <w:pPrChange w:id="15873" w:author="Rev 4 Allen Wirfs-Brock" w:date="2011-11-07T12:16:00Z">
          <w:pPr>
            <w:pStyle w:val="Alg2"/>
            <w:numPr>
              <w:numId w:val="116"/>
            </w:numPr>
            <w:tabs>
              <w:tab w:val="num" w:pos="360"/>
            </w:tabs>
            <w:spacing w:after="220"/>
            <w:ind w:left="360" w:hanging="360"/>
          </w:pPr>
        </w:pPrChange>
      </w:pPr>
      <w:del w:id="15874"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bookmarkStart w:id="15875" w:name="_Ref381185764"/>
        <w:bookmarkStart w:id="15876" w:name="_Toc381513712"/>
        <w:bookmarkStart w:id="15877" w:name="_Toc375031199"/>
        <w:bookmarkStart w:id="15878" w:name="_Ref381175098"/>
      </w:del>
    </w:p>
    <w:p w14:paraId="10427C71" w14:textId="77777777" w:rsidR="004C02EF" w:rsidRPr="00E77497" w:rsidDel="006A0081" w:rsidRDefault="004C02EF" w:rsidP="004C02EF">
      <w:pPr>
        <w:pStyle w:val="Note"/>
        <w:rPr>
          <w:del w:id="15879" w:author="Rev 3 Allen Wirfs-Brock" w:date="2011-09-01T11:08:00Z"/>
        </w:rPr>
      </w:pPr>
      <w:del w:id="15880" w:author="Rev 3 Allen Wirfs-Brock" w:date="2011-09-01T11:08:00Z">
        <w:r w:rsidRPr="00E77497" w:rsidDel="006A0081">
          <w:delText>NOTE</w:delText>
        </w:r>
      </w:del>
      <w:ins w:id="15881" w:author="Allen Wirfs-Brock rev2" w:date="2011-07-20T13:44:00Z">
        <w:del w:id="15882" w:author="Rev 3 Allen Wirfs-Brock" w:date="2011-09-01T11:08:00Z">
          <w:r w:rsidR="00920F94" w:rsidRPr="00E77497" w:rsidDel="006A0081">
            <w:delText xml:space="preserve"> 1</w:delText>
          </w:r>
        </w:del>
      </w:ins>
      <w:del w:id="15883" w:author="Rev 3 Allen Wirfs-Brock" w:date="2011-09-01T11:08:00Z">
        <w:r w:rsidRPr="00E77497" w:rsidDel="006A0081">
          <w:tab/>
          <w:delText xml:space="preserve">The String value of a </w:delText>
        </w:r>
        <w:r w:rsidRPr="00E77497" w:rsidDel="006A0081">
          <w:rPr>
            <w:rStyle w:val="bnf"/>
          </w:rPr>
          <w:delText>VariableDeclaration</w:delText>
        </w:r>
        <w:r w:rsidRPr="00E77497" w:rsidDel="006A0081">
          <w:delText xml:space="preserve"> is used in the evaluation of for-in statements (12.6.4).</w:delText>
        </w:r>
      </w:del>
    </w:p>
    <w:p w14:paraId="61ACA4DC" w14:textId="77777777" w:rsidR="00473B27" w:rsidRPr="009C202C" w:rsidDel="006A0081" w:rsidRDefault="00920F94" w:rsidP="00C7794D">
      <w:pPr>
        <w:pStyle w:val="Note"/>
        <w:rPr>
          <w:del w:id="15884" w:author="Rev 3 Allen Wirfs-Brock" w:date="2011-09-01T11:08:00Z"/>
          <w:szCs w:val="18"/>
        </w:rPr>
      </w:pPr>
      <w:ins w:id="15885" w:author="Allen Wirfs-Brock rev2" w:date="2011-07-20T13:45:00Z">
        <w:del w:id="15886" w:author="Rev 3 Allen Wirfs-Brock" w:date="2011-09-01T11:08:00Z">
          <w:r w:rsidRPr="00E77497" w:rsidDel="006A0081">
            <w:delText>NOTE 2</w:delText>
          </w:r>
          <w:r w:rsidRPr="00E77497" w:rsidDel="006A0081">
            <w:rPr>
              <w:szCs w:val="18"/>
            </w:rPr>
            <w:tab/>
          </w:r>
        </w:del>
      </w:ins>
      <w:del w:id="15887" w:author="Rev 3 Allen Wirfs-Brock" w:date="2011-09-01T11:08:00Z">
        <w:r w:rsidR="004C02EF" w:rsidRPr="00E77497" w:rsidDel="006A0081">
          <w:rPr>
            <w:szCs w:val="18"/>
          </w:rPr>
          <w:delText xml:space="preserve">If a </w:delText>
        </w:r>
        <w:r w:rsidR="004C02EF" w:rsidRPr="00E77497" w:rsidDel="006A0081">
          <w:rPr>
            <w:rStyle w:val="bnf"/>
            <w:szCs w:val="18"/>
          </w:rPr>
          <w:delText>VariableDeclaration</w:delText>
        </w:r>
        <w:r w:rsidR="004C02EF" w:rsidRPr="00E77497" w:rsidDel="006A0081">
          <w:rPr>
            <w:szCs w:val="18"/>
          </w:rPr>
          <w:delText xml:space="preserve"> is </w:delText>
        </w:r>
        <w:r w:rsidR="004C02EF" w:rsidRPr="00E77497" w:rsidDel="006A0081">
          <w:delText>nested</w:delText>
        </w:r>
        <w:r w:rsidR="004C02EF" w:rsidRPr="00E77497" w:rsidDel="006A0081">
          <w:rPr>
            <w:szCs w:val="18"/>
          </w:rPr>
          <w:delText xml:space="preserve"> within a with statement and the </w:delText>
        </w:r>
        <w:r w:rsidR="004C02EF" w:rsidRPr="00C7794D" w:rsidDel="006A0081">
          <w:rPr>
            <w:i/>
            <w:szCs w:val="18"/>
          </w:rPr>
          <w:delText>Identifier</w:delText>
        </w:r>
        <w:r w:rsidR="004C02EF" w:rsidRPr="004D1BD1" w:rsidDel="006A0081">
          <w:rPr>
            <w:szCs w:val="18"/>
          </w:rPr>
          <w:delText xml:space="preserve"> in the </w:delText>
        </w:r>
        <w:r w:rsidR="004C02EF" w:rsidRPr="003B4312" w:rsidDel="006A0081">
          <w:rPr>
            <w:rStyle w:val="bnf"/>
            <w:szCs w:val="18"/>
          </w:rPr>
          <w:delText>VariableDeclaration</w:delText>
        </w:r>
        <w:r w:rsidR="004C02EF" w:rsidRPr="006B6D0A" w:rsidDel="006A0081">
          <w:rPr>
            <w:szCs w:val="18"/>
          </w:rPr>
          <w:delText xml:space="preserve"> is the same as a property name of the binding object of the with statement’s object environment record, then step 4 will assign value to the property instead of to the VariableEnvironment binding of the </w:delText>
        </w:r>
        <w:r w:rsidR="004C02EF" w:rsidRPr="006B6D0A" w:rsidDel="006A0081">
          <w:rPr>
            <w:rStyle w:val="bnf"/>
            <w:szCs w:val="18"/>
          </w:rPr>
          <w:delText>Identifier</w:delText>
        </w:r>
        <w:r w:rsidR="004C02EF" w:rsidRPr="00E65A34" w:rsidDel="006A0081">
          <w:rPr>
            <w:szCs w:val="18"/>
          </w:rPr>
          <w:delText>.</w:delText>
        </w:r>
      </w:del>
    </w:p>
    <w:p w14:paraId="373D7366" w14:textId="77777777" w:rsidR="004C02EF" w:rsidRPr="00E77497" w:rsidDel="000103D2" w:rsidRDefault="004C02EF" w:rsidP="004C02EF">
      <w:pPr>
        <w:rPr>
          <w:del w:id="15888" w:author="Rev 3 Allen Wirfs-Brock" w:date="2011-09-09T13:56:00Z"/>
        </w:rPr>
      </w:pPr>
      <w:del w:id="15889" w:author="Rev 3 Allen Wirfs-Brock" w:date="2011-09-09T13:56:00Z">
        <w:r w:rsidRPr="00B820AB" w:rsidDel="000103D2">
          <w:delText xml:space="preserve">The production </w:delText>
        </w:r>
        <w:r w:rsidRPr="00690A41" w:rsidDel="000103D2">
          <w:rPr>
            <w:rFonts w:ascii="Times New Roman" w:hAnsi="Times New Roman"/>
            <w:i/>
          </w:rPr>
          <w:delText xml:space="preserve">Initialiser </w:delText>
        </w:r>
        <w:r w:rsidRPr="00675B74" w:rsidDel="000103D2">
          <w:rPr>
            <w:b/>
          </w:rPr>
          <w:delText>:</w:delText>
        </w:r>
        <w:r w:rsidRPr="00675B74" w:rsidDel="000103D2">
          <w:rPr>
            <w:rFonts w:ascii="Times New Roman" w:hAnsi="Times New Roman"/>
            <w:i/>
          </w:rPr>
          <w:delText xml:space="preserve"> </w:delText>
        </w:r>
        <w:r w:rsidRPr="00E77497" w:rsidDel="000103D2">
          <w:rPr>
            <w:rFonts w:ascii="Courier New" w:hAnsi="Courier New"/>
            <w:b/>
          </w:rPr>
          <w:delText>=</w:delText>
        </w:r>
        <w:r w:rsidRPr="00E77497" w:rsidDel="000103D2">
          <w:rPr>
            <w:rFonts w:ascii="Times New Roman" w:hAnsi="Times New Roman"/>
            <w:i/>
          </w:rPr>
          <w:delText xml:space="preserve"> AssignmentExpression</w:delText>
        </w:r>
        <w:r w:rsidRPr="00E77497" w:rsidDel="000103D2">
          <w:delText xml:space="preserve"> is evaluated as follows:</w:delText>
        </w:r>
      </w:del>
    </w:p>
    <w:p w14:paraId="4B80E3F9" w14:textId="77777777" w:rsidR="004C02EF" w:rsidRPr="00E77497" w:rsidDel="000103D2" w:rsidRDefault="004C02EF">
      <w:pPr>
        <w:pStyle w:val="Alg2"/>
        <w:numPr>
          <w:ilvl w:val="0"/>
          <w:numId w:val="114"/>
        </w:numPr>
        <w:spacing w:after="220"/>
        <w:rPr>
          <w:del w:id="15890" w:author="Rev 3 Allen Wirfs-Brock" w:date="2011-09-09T13:56:00Z"/>
          <w:rFonts w:ascii="Arial" w:hAnsi="Arial"/>
        </w:rPr>
        <w:pPrChange w:id="15891" w:author="Rev 4 Allen Wirfs-Brock" w:date="2011-11-07T12:16:00Z">
          <w:pPr>
            <w:pStyle w:val="Alg2"/>
            <w:numPr>
              <w:numId w:val="117"/>
            </w:numPr>
            <w:tabs>
              <w:tab w:val="num" w:pos="360"/>
            </w:tabs>
            <w:spacing w:after="220"/>
            <w:ind w:left="360" w:hanging="360"/>
          </w:pPr>
        </w:pPrChange>
      </w:pPr>
      <w:del w:id="15892" w:author="Rev 3 Allen Wirfs-Brock" w:date="2011-09-09T13:56:00Z">
        <w:r w:rsidRPr="00E77497" w:rsidDel="000103D2">
          <w:delText xml:space="preserve">Return the result of evaluating </w:delText>
        </w:r>
        <w:r w:rsidRPr="00E77497" w:rsidDel="000103D2">
          <w:rPr>
            <w:i/>
          </w:rPr>
          <w:delText>AssignmentExpression</w:delText>
        </w:r>
        <w:r w:rsidRPr="00E77497" w:rsidDel="000103D2">
          <w:rPr>
            <w:rFonts w:ascii="Arial" w:hAnsi="Arial"/>
          </w:rPr>
          <w:delText>.</w:delText>
        </w:r>
      </w:del>
    </w:p>
    <w:p w14:paraId="2AB6B215" w14:textId="77777777" w:rsidR="004C02EF" w:rsidRPr="00E77497" w:rsidDel="0003097E" w:rsidRDefault="004C02EF" w:rsidP="004C02EF">
      <w:pPr>
        <w:rPr>
          <w:del w:id="15893" w:author="Rev 3 Allen Wirfs-Brock" w:date="2011-09-01T11:02:00Z"/>
        </w:rPr>
      </w:pPr>
      <w:bookmarkStart w:id="15894" w:name="_Toc382212234"/>
      <w:bookmarkStart w:id="15895" w:name="_Toc382212721"/>
      <w:bookmarkStart w:id="15896" w:name="_Toc382291579"/>
      <w:bookmarkStart w:id="15897" w:name="_Toc385672228"/>
      <w:bookmarkStart w:id="15898" w:name="_Toc393690332"/>
      <w:del w:id="15899" w:author="Rev 3 Allen Wirfs-Brock" w:date="2011-09-01T11:02:00Z">
        <w:r w:rsidRPr="00E77497" w:rsidDel="0003097E">
          <w:delText xml:space="preserve">The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and </w:delText>
        </w:r>
        <w:r w:rsidRPr="00E77497" w:rsidDel="0003097E">
          <w:rPr>
            <w:rStyle w:val="bnf"/>
          </w:rPr>
          <w:delText>InitialiserNoIn</w:delText>
        </w:r>
        <w:r w:rsidRPr="00E77497" w:rsidDel="0003097E">
          <w:delText xml:space="preserve"> productions are evaluated in the same manner as the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and </w:delText>
        </w:r>
        <w:r w:rsidRPr="00E77497" w:rsidDel="0003097E">
          <w:rPr>
            <w:rStyle w:val="bnf"/>
          </w:rPr>
          <w:delText>Initialiser</w:delText>
        </w:r>
        <w:r w:rsidRPr="00E77497" w:rsidDel="0003097E">
          <w:delText xml:space="preserve"> productions except that the contained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w:delText>
        </w:r>
        <w:r w:rsidRPr="00E77497" w:rsidDel="0003097E">
          <w:rPr>
            <w:rStyle w:val="bnf"/>
          </w:rPr>
          <w:delText>InitialiserNoIn</w:delText>
        </w:r>
        <w:r w:rsidRPr="00E77497" w:rsidDel="0003097E">
          <w:delText xml:space="preserve"> and </w:delText>
        </w:r>
        <w:r w:rsidRPr="00E77497" w:rsidDel="0003097E">
          <w:rPr>
            <w:rStyle w:val="bnf"/>
          </w:rPr>
          <w:delText>AssignmentExpressionNoIn</w:delText>
        </w:r>
        <w:r w:rsidRPr="00E77497" w:rsidDel="0003097E">
          <w:delText xml:space="preserve"> are evaluated instead of the contained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w:delText>
        </w:r>
        <w:r w:rsidRPr="00E77497" w:rsidDel="0003097E">
          <w:rPr>
            <w:rStyle w:val="bnf"/>
          </w:rPr>
          <w:delText>Initialiser</w:delText>
        </w:r>
        <w:r w:rsidRPr="00E77497" w:rsidDel="0003097E">
          <w:delText xml:space="preserve"> and </w:delText>
        </w:r>
        <w:r w:rsidRPr="00E77497" w:rsidDel="0003097E">
          <w:rPr>
            <w:rStyle w:val="bnf"/>
          </w:rPr>
          <w:delText>AssignmentExpression</w:delText>
        </w:r>
        <w:r w:rsidRPr="00E77497" w:rsidDel="0003097E">
          <w:delText>, respectively.</w:delText>
        </w:r>
      </w:del>
    </w:p>
    <w:p w14:paraId="3DDA9550" w14:textId="77777777" w:rsidR="00C8445E" w:rsidRPr="00E77497" w:rsidDel="00F07F43" w:rsidRDefault="00C8445E" w:rsidP="00C8445E">
      <w:pPr>
        <w:rPr>
          <w:ins w:id="15900" w:author="Allen Wirfs-Brock" w:date="2011-07-11T14:47:00Z"/>
          <w:del w:id="15901" w:author="Rev 8 Allen Wirfs-Brock" w:date="2012-06-01T08:53:00Z"/>
        </w:rPr>
      </w:pPr>
      <w:bookmarkStart w:id="15902" w:name="_Toc235503451"/>
      <w:bookmarkStart w:id="15903" w:name="_Toc241509226"/>
      <w:bookmarkStart w:id="15904" w:name="_Toc244416713"/>
      <w:bookmarkStart w:id="15905" w:name="_Toc276631077"/>
      <w:bookmarkStart w:id="15906" w:name="_Ref457437654"/>
      <w:bookmarkStart w:id="15907" w:name="_Toc472818877"/>
      <w:ins w:id="15908" w:author="Allen Wirfs-Brock" w:date="2011-07-11T14:47:00Z">
        <w:del w:id="15909" w:author="Rev 8 Allen Wirfs-Brock" w:date="2012-06-01T08:53:00Z">
          <w:r w:rsidRPr="00E77497" w:rsidDel="00F07F43">
            <w:delText xml:space="preserve">The </w:delText>
          </w:r>
          <w:r w:rsidRPr="00E77497" w:rsidDel="00F07F43">
            <w:rPr>
              <w:rFonts w:ascii="Times New Roman" w:eastAsia="Times New Roman" w:hAnsi="Times New Roman"/>
              <w:spacing w:val="6"/>
              <w:lang w:eastAsia="en-US"/>
            </w:rPr>
            <w:delText xml:space="preserve">BoundNames </w:delText>
          </w:r>
          <w:r w:rsidRPr="00E77497" w:rsidDel="00F07F43">
            <w:delText xml:space="preserve">of the production  </w:delText>
          </w:r>
        </w:del>
      </w:ins>
      <w:ins w:id="15910" w:author="Allen Wirfs-Brock" w:date="2011-07-11T14:48:00Z">
        <w:del w:id="15911" w:author="Rev 8 Allen Wirfs-Brock" w:date="2012-06-01T08:53:00Z">
          <w:r w:rsidRPr="00E77497" w:rsidDel="00F07F43">
            <w:rPr>
              <w:rStyle w:val="bnf"/>
            </w:rPr>
            <w:delText xml:space="preserve">BindingPattern  </w:delText>
          </w:r>
        </w:del>
      </w:ins>
      <w:ins w:id="15912" w:author="Allen Wirfs-Brock" w:date="2011-07-11T14:47:00Z">
        <w:del w:id="15913" w:author="Rev 8 Allen Wirfs-Brock" w:date="2012-06-01T08:53:00Z">
          <w:r w:rsidRPr="00E77497" w:rsidDel="00F07F43">
            <w:rPr>
              <w:b/>
            </w:rPr>
            <w:delText>:</w:delText>
          </w:r>
          <w:r w:rsidRPr="00E77497" w:rsidDel="00F07F43">
            <w:delText xml:space="preserve"> </w:delText>
          </w:r>
        </w:del>
      </w:ins>
      <w:ins w:id="15914" w:author="Allen Wirfs-Brock" w:date="2011-07-11T14:48:00Z">
        <w:del w:id="15915" w:author="Rev 8 Allen Wirfs-Brock" w:date="2012-06-01T08:53:00Z">
          <w:r w:rsidRPr="00E77497" w:rsidDel="00F07F43">
            <w:rPr>
              <w:rStyle w:val="bnf"/>
            </w:rPr>
            <w:delText>ObjectBindingPattern</w:delText>
          </w:r>
        </w:del>
      </w:ins>
      <w:ins w:id="15916" w:author="Allen Wirfs-Brock" w:date="2011-07-11T14:47:00Z">
        <w:del w:id="15917" w:author="Rev 8 Allen Wirfs-Brock" w:date="2012-06-01T08:53:00Z">
          <w:r w:rsidRPr="00E77497" w:rsidDel="00F07F43">
            <w:delText xml:space="preserve"> is determined as follows:</w:delText>
          </w:r>
        </w:del>
      </w:ins>
    </w:p>
    <w:p w14:paraId="059EF50F" w14:textId="77777777" w:rsidR="00C8445E" w:rsidRPr="00E77497" w:rsidDel="00F07F43" w:rsidRDefault="00C8445E" w:rsidP="00FA3203">
      <w:pPr>
        <w:pStyle w:val="Alg4"/>
        <w:numPr>
          <w:ilvl w:val="0"/>
          <w:numId w:val="470"/>
        </w:numPr>
        <w:spacing w:after="220"/>
        <w:contextualSpacing/>
        <w:rPr>
          <w:ins w:id="15918" w:author="Allen Wirfs-Brock" w:date="2011-07-11T14:47:00Z"/>
          <w:del w:id="15919" w:author="Rev 8 Allen Wirfs-Brock" w:date="2012-06-01T08:53:00Z"/>
        </w:rPr>
      </w:pPr>
      <w:ins w:id="15920" w:author="Allen Wirfs-Brock" w:date="2011-07-11T14:47:00Z">
        <w:del w:id="15921" w:author="Rev 8 Allen Wirfs-Brock" w:date="2012-06-01T08:53:00Z">
          <w:r w:rsidRPr="00E77497" w:rsidDel="00F07F43">
            <w:delText xml:space="preserve">Return </w:delText>
          </w:r>
        </w:del>
      </w:ins>
      <w:ins w:id="15922" w:author="Rev 6 Allen Wirfs-Brock" w:date="2012-02-01T13:29:00Z">
        <w:del w:id="15923" w:author="Rev 8 Allen Wirfs-Brock" w:date="2012-06-01T08:53:00Z">
          <w:r w:rsidR="002F6D6F" w:rsidDel="00F07F43">
            <w:delText xml:space="preserve">the </w:delText>
          </w:r>
        </w:del>
      </w:ins>
      <w:ins w:id="15924" w:author="Allen Wirfs-Brock" w:date="2011-07-11T14:47:00Z">
        <w:del w:id="15925" w:author="Rev 8 Allen Wirfs-Brock" w:date="2012-06-01T08:53:00Z">
          <w:r w:rsidRPr="00E77497" w:rsidDel="00F07F43">
            <w:delText>Bound</w:delText>
          </w:r>
        </w:del>
      </w:ins>
      <w:ins w:id="15926" w:author="Rev 6 Allen Wirfs-Brock" w:date="2012-02-01T13:29:00Z">
        <w:del w:id="15927" w:author="Rev 8 Allen Wirfs-Brock" w:date="2012-06-01T08:53:00Z">
          <w:r w:rsidR="002F6D6F" w:rsidDel="00F07F43">
            <w:delText xml:space="preserve"> </w:delText>
          </w:r>
        </w:del>
      </w:ins>
      <w:ins w:id="15928" w:author="Allen Wirfs-Brock" w:date="2011-07-11T14:47:00Z">
        <w:del w:id="15929" w:author="Rev 8 Allen Wirfs-Brock" w:date="2012-06-01T08:53:00Z">
          <w:r w:rsidRPr="00E77497" w:rsidDel="00F07F43">
            <w:delText xml:space="preserve">Names of </w:delText>
          </w:r>
        </w:del>
      </w:ins>
      <w:ins w:id="15930" w:author="Allen Wirfs-Brock" w:date="2011-07-11T14:49:00Z">
        <w:del w:id="15931" w:author="Rev 8 Allen Wirfs-Brock" w:date="2012-06-01T08:53:00Z">
          <w:r w:rsidRPr="00E77497" w:rsidDel="00F07F43">
            <w:rPr>
              <w:rStyle w:val="bnf"/>
            </w:rPr>
            <w:delText>ObjectBindingPattern</w:delText>
          </w:r>
        </w:del>
      </w:ins>
      <w:ins w:id="15932" w:author="Allen Wirfs-Brock" w:date="2011-07-11T14:47:00Z">
        <w:del w:id="15933" w:author="Rev 8 Allen Wirfs-Brock" w:date="2012-06-01T08:53:00Z">
          <w:r w:rsidRPr="00E77497" w:rsidDel="00F07F43">
            <w:delText>.</w:delText>
          </w:r>
        </w:del>
      </w:ins>
    </w:p>
    <w:p w14:paraId="3E2BEF81" w14:textId="77777777" w:rsidR="003E2351" w:rsidRPr="00E77497" w:rsidDel="00F07F43" w:rsidRDefault="003E2351" w:rsidP="003E2351">
      <w:pPr>
        <w:rPr>
          <w:ins w:id="15934" w:author="Rev 4 Allen Wirfs-Brock" w:date="2011-10-15T17:56:00Z"/>
          <w:del w:id="15935" w:author="Rev 8 Allen Wirfs-Brock" w:date="2012-06-01T08:53:00Z"/>
        </w:rPr>
      </w:pPr>
      <w:ins w:id="15936" w:author="Rev 4 Allen Wirfs-Brock" w:date="2011-10-15T17:56:00Z">
        <w:del w:id="15937" w:author="Rev 8 Allen Wirfs-Brock" w:date="2012-06-01T08:53:00Z">
          <w:r w:rsidRPr="00E77497" w:rsidDel="00F07F43">
            <w:rPr>
              <w:rStyle w:val="bnf"/>
            </w:rPr>
            <w:delText xml:space="preserve">BindingPattern  </w:delText>
          </w:r>
          <w:r w:rsidRPr="00E77497" w:rsidDel="00F07F43">
            <w:rPr>
              <w:b/>
            </w:rPr>
            <w:delText>:</w:delText>
          </w:r>
          <w:r w:rsidRPr="00E77497" w:rsidDel="00F07F43">
            <w:delText xml:space="preserve"> </w:delText>
          </w:r>
          <w:r w:rsidRPr="00E77497" w:rsidDel="00F07F43">
            <w:rPr>
              <w:rStyle w:val="bnf"/>
            </w:rPr>
            <w:delText>ArrayBindingPattern</w:delText>
          </w:r>
          <w:r w:rsidRPr="00E77497" w:rsidDel="00F07F43">
            <w:delText xml:space="preserve"> </w:delText>
          </w:r>
        </w:del>
      </w:ins>
    </w:p>
    <w:p w14:paraId="36900467" w14:textId="77777777" w:rsidR="003E2351" w:rsidRPr="00E77497" w:rsidDel="00F07F43" w:rsidRDefault="003E2351" w:rsidP="00C47E72">
      <w:pPr>
        <w:pStyle w:val="Alg4"/>
        <w:numPr>
          <w:ilvl w:val="0"/>
          <w:numId w:val="430"/>
        </w:numPr>
        <w:spacing w:after="220"/>
        <w:contextualSpacing/>
        <w:rPr>
          <w:ins w:id="15938" w:author="Rev 4 Allen Wirfs-Brock" w:date="2011-10-15T17:56:00Z"/>
          <w:del w:id="15939" w:author="Rev 8 Allen Wirfs-Brock" w:date="2012-06-01T08:53:00Z"/>
        </w:rPr>
      </w:pPr>
      <w:ins w:id="15940" w:author="Rev 4 Allen Wirfs-Brock" w:date="2011-10-15T17:56:00Z">
        <w:del w:id="15941" w:author="Rev 8 Allen Wirfs-Brock" w:date="2012-06-01T08:53:00Z">
          <w:r w:rsidRPr="00E77497" w:rsidDel="00F07F43">
            <w:delText xml:space="preserve">Return BoundNames of </w:delText>
          </w:r>
          <w:r w:rsidRPr="00E77497" w:rsidDel="00F07F43">
            <w:rPr>
              <w:rStyle w:val="bnf"/>
            </w:rPr>
            <w:delText>ArrayBindingPattern</w:delText>
          </w:r>
          <w:r w:rsidRPr="00E77497" w:rsidDel="00F07F43">
            <w:delText>.</w:delText>
          </w:r>
        </w:del>
      </w:ins>
    </w:p>
    <w:p w14:paraId="4E05A368" w14:textId="77777777" w:rsidR="003E2351" w:rsidRPr="00E77497" w:rsidRDefault="003E2351" w:rsidP="003E2351">
      <w:pPr>
        <w:rPr>
          <w:ins w:id="15942" w:author="Rev 4 Allen Wirfs-Brock" w:date="2011-10-15T17:56:00Z"/>
        </w:rPr>
      </w:pPr>
      <w:ins w:id="15943" w:author="Rev 4 Allen Wirfs-Brock" w:date="2011-10-15T17:5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w:t>
        </w:r>
        <w:r w:rsidRPr="00E77497">
          <w:t xml:space="preserve"> </w:t>
        </w:r>
      </w:ins>
    </w:p>
    <w:p w14:paraId="495AAB44" w14:textId="77777777" w:rsidR="003E2351" w:rsidRPr="00E77497" w:rsidRDefault="003E2351" w:rsidP="00C47E72">
      <w:pPr>
        <w:pStyle w:val="Alg4"/>
        <w:numPr>
          <w:ilvl w:val="0"/>
          <w:numId w:val="431"/>
        </w:numPr>
        <w:spacing w:after="220"/>
        <w:contextualSpacing/>
        <w:rPr>
          <w:ins w:id="15944" w:author="Rev 4 Allen Wirfs-Brock" w:date="2011-10-15T17:56:00Z"/>
        </w:rPr>
      </w:pPr>
      <w:ins w:id="15945" w:author="Rev 4 Allen Wirfs-Brock" w:date="2011-10-15T17:56:00Z">
        <w:r w:rsidRPr="00E77497">
          <w:t>Return an empty List.</w:t>
        </w:r>
      </w:ins>
    </w:p>
    <w:p w14:paraId="36692B6B" w14:textId="77777777" w:rsidR="009F731D" w:rsidRPr="00E77497" w:rsidDel="00F07F43" w:rsidRDefault="009F731D" w:rsidP="009F731D">
      <w:pPr>
        <w:pStyle w:val="SyntaxRule"/>
        <w:rPr>
          <w:ins w:id="15946" w:author="Rev 4 Allen Wirfs-Brock" w:date="2011-10-15T18:01:00Z"/>
          <w:del w:id="15947" w:author="Rev 8 Allen Wirfs-Brock" w:date="2012-06-01T08:54:00Z"/>
          <w:rFonts w:ascii="Arial" w:hAnsi="Arial"/>
        </w:rPr>
      </w:pPr>
      <w:ins w:id="15948" w:author="Rev 4 Allen Wirfs-Brock" w:date="2011-10-15T18:01:00Z">
        <w:del w:id="15949" w:author="Rev 8 Allen Wirfs-Brock" w:date="2012-06-01T08:54:00Z">
          <w:r w:rsidRPr="00E77497" w:rsidDel="00F07F43">
            <w:delText xml:space="preserve">ObjectBindingPattern </w:delText>
          </w:r>
          <w:r w:rsidRPr="00E77497" w:rsidDel="00F07F43">
            <w:rPr>
              <w:rFonts w:ascii="Arial" w:hAnsi="Arial"/>
              <w:b/>
              <w:i w:val="0"/>
            </w:rPr>
            <w:delText>:</w:delText>
          </w:r>
        </w:del>
      </w:ins>
    </w:p>
    <w:p w14:paraId="7BB367EE" w14:textId="77777777" w:rsidR="009F731D" w:rsidRPr="00E77497" w:rsidDel="00F07F43" w:rsidRDefault="009F731D" w:rsidP="009F731D">
      <w:pPr>
        <w:pStyle w:val="SyntaxDefinition"/>
        <w:rPr>
          <w:ins w:id="15950" w:author="Rev 4 Allen Wirfs-Brock" w:date="2011-10-15T18:01:00Z"/>
          <w:del w:id="15951" w:author="Rev 8 Allen Wirfs-Brock" w:date="2012-06-01T08:54:00Z"/>
          <w:rFonts w:ascii="Courier New" w:hAnsi="Courier New" w:cs="Courier New"/>
          <w:b/>
          <w:i w:val="0"/>
        </w:rPr>
      </w:pPr>
      <w:ins w:id="15952" w:author="Rev 4 Allen Wirfs-Brock" w:date="2011-10-15T18:01:00Z">
        <w:del w:id="15953" w:author="Rev 8 Allen Wirfs-Brock" w:date="2012-06-01T08:54:00Z">
          <w:r w:rsidRPr="00E77497" w:rsidDel="00F07F43">
            <w:rPr>
              <w:rStyle w:val="af3"/>
              <w:rFonts w:ascii="Arial" w:eastAsia="MS Mincho" w:hAnsi="Arial"/>
              <w:i w:val="0"/>
              <w:lang w:val="en-GB" w:eastAsia="ja-JP"/>
            </w:rPr>
            <w:commentReference w:id="15954"/>
          </w:r>
          <w:r w:rsidRPr="00E77497" w:rsidDel="00F07F43">
            <w:rPr>
              <w:rFonts w:ascii="Courier New" w:hAnsi="Courier New" w:cs="Courier New"/>
              <w:b/>
              <w:i w:val="0"/>
            </w:rPr>
            <w:delText xml:space="preserve">{ </w:delText>
          </w:r>
          <w:r w:rsidRPr="00E77497" w:rsidDel="00F07F43">
            <w:delText>BindingPropertyList</w:delText>
          </w:r>
          <w:r w:rsidRPr="00E77497" w:rsidDel="00F07F43">
            <w:rPr>
              <w:rFonts w:ascii="Courier New" w:hAnsi="Courier New" w:cs="Courier New"/>
              <w:b/>
              <w:i w:val="0"/>
            </w:rPr>
            <w:delText xml:space="preserve"> }</w:delText>
          </w:r>
          <w:r w:rsidRPr="00E77497" w:rsidDel="00F07F43">
            <w:rPr>
              <w:rFonts w:ascii="Courier New" w:hAnsi="Courier New" w:cs="Courier New"/>
              <w:b/>
              <w:i w:val="0"/>
            </w:rPr>
            <w:br/>
            <w:delText xml:space="preserve">{ </w:delText>
          </w:r>
          <w:r w:rsidRPr="00E77497" w:rsidDel="00F07F43">
            <w:delText>BindingPropertyList</w:delText>
          </w:r>
          <w:r w:rsidRPr="00E77497" w:rsidDel="00F07F43">
            <w:rPr>
              <w:rFonts w:ascii="Courier New" w:hAnsi="Courier New" w:cs="Courier New"/>
              <w:b/>
              <w:i w:val="0"/>
            </w:rPr>
            <w:delText xml:space="preserve"> , }</w:delText>
          </w:r>
        </w:del>
      </w:ins>
    </w:p>
    <w:p w14:paraId="2CA72147" w14:textId="77777777" w:rsidR="003E2351" w:rsidRPr="00E77497" w:rsidDel="00F07F43" w:rsidRDefault="003E2351" w:rsidP="00FA3203">
      <w:pPr>
        <w:pStyle w:val="Alg4"/>
        <w:numPr>
          <w:ilvl w:val="0"/>
          <w:numId w:val="544"/>
        </w:numPr>
        <w:spacing w:after="220"/>
        <w:contextualSpacing/>
        <w:rPr>
          <w:ins w:id="15955" w:author="Rev 4 Allen Wirfs-Brock" w:date="2011-10-15T17:57:00Z"/>
          <w:del w:id="15956" w:author="Rev 8 Allen Wirfs-Brock" w:date="2012-06-01T08:54:00Z"/>
        </w:rPr>
      </w:pPr>
      <w:ins w:id="15957" w:author="Rev 4 Allen Wirfs-Brock" w:date="2011-10-15T17:57:00Z">
        <w:del w:id="15958" w:author="Rev 8 Allen Wirfs-Brock" w:date="2012-06-01T08:54:00Z">
          <w:r w:rsidRPr="00E77497" w:rsidDel="00F07F43">
            <w:delText xml:space="preserve">Return the BoundNames of </w:delText>
          </w:r>
          <w:r w:rsidRPr="00E77497" w:rsidDel="00F07F43">
            <w:rPr>
              <w:rStyle w:val="bnf"/>
            </w:rPr>
            <w:delText>BindingPropertyList</w:delText>
          </w:r>
          <w:r w:rsidRPr="00E77497" w:rsidDel="00F07F43">
            <w:delText>.</w:delText>
          </w:r>
        </w:del>
      </w:ins>
    </w:p>
    <w:p w14:paraId="22B47889" w14:textId="77777777" w:rsidR="003E2351" w:rsidRPr="00E77497" w:rsidRDefault="003E2351" w:rsidP="003E2351">
      <w:pPr>
        <w:rPr>
          <w:ins w:id="15959" w:author="Rev 4 Allen Wirfs-Brock" w:date="2011-10-15T17:57:00Z"/>
        </w:rPr>
      </w:pPr>
      <w:ins w:id="15960" w:author="Rev 4 Allen Wirfs-Brock" w:date="2011-10-15T17: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0080EE26" w14:textId="77777777" w:rsidR="003E2351" w:rsidRPr="00E77497" w:rsidRDefault="003E2351" w:rsidP="00FA3203">
      <w:pPr>
        <w:pStyle w:val="Alg4"/>
        <w:numPr>
          <w:ilvl w:val="0"/>
          <w:numId w:val="433"/>
        </w:numPr>
        <w:spacing w:after="220"/>
        <w:contextualSpacing/>
        <w:rPr>
          <w:ins w:id="15961" w:author="Rev 4 Allen Wirfs-Brock" w:date="2011-10-15T17:57:00Z"/>
        </w:rPr>
      </w:pPr>
      <w:ins w:id="15962" w:author="Rev 4 Allen Wirfs-Brock" w:date="2011-10-15T17:57:00Z">
        <w:r w:rsidRPr="00E77497">
          <w:t>Return an empty List.</w:t>
        </w:r>
      </w:ins>
    </w:p>
    <w:p w14:paraId="6D3CDB21" w14:textId="77777777" w:rsidR="003E2351" w:rsidRPr="00E77497" w:rsidRDefault="003E2351" w:rsidP="003E2351">
      <w:pPr>
        <w:rPr>
          <w:ins w:id="15963" w:author="Rev 4 Allen Wirfs-Brock" w:date="2011-10-15T17:58:00Z"/>
        </w:rPr>
      </w:pPr>
      <w:ins w:id="15964" w:author="Rev 4 Allen Wirfs-Brock" w:date="2011-10-15T17:58: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52AF6B16" w14:textId="77777777" w:rsidR="003E2351" w:rsidRPr="00E77497" w:rsidRDefault="003E2351" w:rsidP="00FA3203">
      <w:pPr>
        <w:pStyle w:val="Alg4"/>
        <w:numPr>
          <w:ilvl w:val="0"/>
          <w:numId w:val="434"/>
        </w:numPr>
        <w:spacing w:after="220"/>
        <w:contextualSpacing/>
        <w:rPr>
          <w:ins w:id="15965" w:author="Rev 4 Allen Wirfs-Brock" w:date="2011-10-15T17:58:00Z"/>
        </w:rPr>
      </w:pPr>
      <w:ins w:id="15966" w:author="Rev 4 Allen Wirfs-Brock" w:date="2011-10-15T17:58:00Z">
        <w:r w:rsidRPr="00E77497">
          <w:t xml:space="preserve">Return the BoundNames of </w:t>
        </w:r>
        <w:r w:rsidRPr="00E77497">
          <w:rPr>
            <w:rStyle w:val="bnf"/>
          </w:rPr>
          <w:t>BindingElementList</w:t>
        </w:r>
        <w:r w:rsidRPr="00E77497">
          <w:t>.</w:t>
        </w:r>
      </w:ins>
    </w:p>
    <w:p w14:paraId="2EAC182A" w14:textId="77777777" w:rsidR="00B34B48" w:rsidRPr="00E77497" w:rsidDel="00F07F43" w:rsidRDefault="00B34B48" w:rsidP="00B34B48">
      <w:pPr>
        <w:rPr>
          <w:ins w:id="15967" w:author="Rev 5 Allen Wirfs-Brock" w:date="2012-01-03T16:55:00Z"/>
          <w:del w:id="15968" w:author="Rev 8 Allen Wirfs-Brock" w:date="2012-06-01T08:54:00Z"/>
        </w:rPr>
      </w:pPr>
      <w:ins w:id="15969" w:author="Rev 5 Allen Wirfs-Brock" w:date="2012-01-03T16:55:00Z">
        <w:del w:id="15970" w:author="Rev 8 Allen Wirfs-Brock" w:date="2012-06-01T08:54:00Z">
          <w:r w:rsidRPr="00E77497" w:rsidDel="00F07F43">
            <w:rPr>
              <w:rStyle w:val="bnf"/>
            </w:rPr>
            <w:delText xml:space="preserve">ArrayBindingPattern </w:delText>
          </w:r>
          <w:r w:rsidRPr="00E77497" w:rsidDel="00F07F43">
            <w:rPr>
              <w:b/>
            </w:rPr>
            <w:delText>:</w:delText>
          </w:r>
          <w:r w:rsidRPr="00E77497" w:rsidDel="00F07F43">
            <w:delText xml:space="preserve"> </w:delText>
          </w:r>
          <w:r w:rsidRPr="00E77497" w:rsidDel="00F07F43">
            <w:rPr>
              <w:rFonts w:ascii="Courier New" w:hAnsi="Courier New" w:cs="Courier New"/>
              <w:b/>
            </w:rPr>
            <w:delText>[</w:delText>
          </w:r>
          <w:r w:rsidDel="00F07F43">
            <w:rPr>
              <w:rFonts w:ascii="Courier New" w:hAnsi="Courier New" w:cs="Courier New"/>
              <w:b/>
            </w:rPr>
            <w:delText xml:space="preserve"> </w:delText>
          </w:r>
          <w:r w:rsidRPr="00E77497" w:rsidDel="00F07F43">
            <w:rPr>
              <w:rStyle w:val="bnf"/>
            </w:rPr>
            <w:delText>BindingElementList</w:delText>
          </w:r>
          <w:r w:rsidDel="00F07F43">
            <w:rPr>
              <w:rStyle w:val="bnf"/>
              <w:rFonts w:ascii="Courier New" w:hAnsi="Courier New" w:cs="Courier New"/>
              <w:b/>
              <w:i w:val="0"/>
            </w:rPr>
            <w:delText xml:space="preserve"> </w:delText>
          </w:r>
          <w:r w:rsidRPr="00E77497" w:rsidDel="00F07F43">
            <w:rPr>
              <w:rFonts w:ascii="Courier New" w:hAnsi="Courier New" w:cs="Courier New"/>
              <w:b/>
            </w:rPr>
            <w:delText>]</w:delText>
          </w:r>
          <w:r w:rsidRPr="00E77497" w:rsidDel="00F07F43">
            <w:delText xml:space="preserve"> </w:delText>
          </w:r>
        </w:del>
      </w:ins>
    </w:p>
    <w:p w14:paraId="1B27CFB0" w14:textId="77777777" w:rsidR="00B34B48" w:rsidRPr="00E77497" w:rsidDel="00F07F43" w:rsidRDefault="00B34B48" w:rsidP="00B34B48">
      <w:pPr>
        <w:pStyle w:val="Alg4"/>
        <w:numPr>
          <w:ilvl w:val="0"/>
          <w:numId w:val="554"/>
        </w:numPr>
        <w:spacing w:after="220"/>
        <w:contextualSpacing/>
        <w:rPr>
          <w:ins w:id="15971" w:author="Rev 5 Allen Wirfs-Brock" w:date="2012-01-03T16:55:00Z"/>
          <w:del w:id="15972" w:author="Rev 8 Allen Wirfs-Brock" w:date="2012-06-01T08:54:00Z"/>
        </w:rPr>
      </w:pPr>
      <w:ins w:id="15973" w:author="Rev 5 Allen Wirfs-Brock" w:date="2012-01-03T16:55:00Z">
        <w:del w:id="15974" w:author="Rev 8 Allen Wirfs-Brock" w:date="2012-06-01T08:54:00Z">
          <w:r w:rsidRPr="00E77497" w:rsidDel="00F07F43">
            <w:delText xml:space="preserve">Return the BoundNames of </w:delText>
          </w:r>
          <w:r w:rsidRPr="00E77497" w:rsidDel="00F07F43">
            <w:rPr>
              <w:rStyle w:val="bnf"/>
            </w:rPr>
            <w:delText>BindingElementList</w:delText>
          </w:r>
          <w:r w:rsidRPr="00E77497" w:rsidDel="00F07F43">
            <w:delText>.</w:delText>
          </w:r>
        </w:del>
      </w:ins>
    </w:p>
    <w:p w14:paraId="615750E7" w14:textId="77777777" w:rsidR="004878F5" w:rsidRPr="00E77497" w:rsidRDefault="004878F5" w:rsidP="004878F5">
      <w:pPr>
        <w:rPr>
          <w:ins w:id="15975" w:author="Rev 4 Allen Wirfs-Brock" w:date="2011-10-15T18:12:00Z"/>
        </w:rPr>
      </w:pPr>
      <w:ins w:id="15976" w:author="Rev 4 Allen Wirfs-Brock" w:date="2011-10-15T18:12: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ins>
      <w:ins w:id="15977" w:author="Rev 5 Allen Wirfs-Brock" w:date="2012-01-03T16:55:00Z">
        <w:r w:rsidR="00B34B48">
          <w:rPr>
            <w:rFonts w:ascii="Courier New" w:hAnsi="Courier New" w:cs="Courier New"/>
            <w:b/>
          </w:rPr>
          <w:t xml:space="preserve"> </w:t>
        </w:r>
      </w:ins>
      <w:ins w:id="15978" w:author="Rev 4 Allen Wirfs-Brock" w:date="2011-10-15T18:12:00Z">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6DC79012" w14:textId="77777777" w:rsidR="004878F5" w:rsidRPr="00E77497" w:rsidRDefault="004878F5" w:rsidP="00FA3203">
      <w:pPr>
        <w:pStyle w:val="Alg4"/>
        <w:numPr>
          <w:ilvl w:val="0"/>
          <w:numId w:val="554"/>
        </w:numPr>
        <w:spacing w:after="220"/>
        <w:contextualSpacing/>
        <w:rPr>
          <w:ins w:id="15979" w:author="Rev 4 Allen Wirfs-Brock" w:date="2011-10-15T18:12:00Z"/>
        </w:rPr>
      </w:pPr>
      <w:ins w:id="15980" w:author="Rev 4 Allen Wirfs-Brock" w:date="2011-10-15T18:12:00Z">
        <w:r w:rsidRPr="00E77497">
          <w:t xml:space="preserve">Return the BoundNames of </w:t>
        </w:r>
        <w:r w:rsidRPr="00E77497">
          <w:rPr>
            <w:rStyle w:val="bnf"/>
          </w:rPr>
          <w:t>BindingElementList</w:t>
        </w:r>
        <w:r w:rsidRPr="00E77497">
          <w:t>.</w:t>
        </w:r>
      </w:ins>
    </w:p>
    <w:p w14:paraId="1BEF00CC" w14:textId="77777777" w:rsidR="009062B9" w:rsidRPr="00E77497" w:rsidRDefault="009062B9" w:rsidP="009062B9">
      <w:pPr>
        <w:rPr>
          <w:ins w:id="15981" w:author="Rev 4 Allen Wirfs-Brock" w:date="2011-10-15T18:14:00Z"/>
        </w:rPr>
      </w:pPr>
      <w:ins w:id="15982" w:author="Rev 4 Allen Wirfs-Brock" w:date="2011-10-15T18:14: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3AFE4822" w14:textId="77777777" w:rsidR="009062B9" w:rsidRPr="00E77497" w:rsidRDefault="009062B9" w:rsidP="00FA3203">
      <w:pPr>
        <w:pStyle w:val="Alg4"/>
        <w:numPr>
          <w:ilvl w:val="0"/>
          <w:numId w:val="435"/>
        </w:numPr>
        <w:spacing w:after="220"/>
        <w:contextualSpacing/>
        <w:rPr>
          <w:ins w:id="15983" w:author="Rev 4 Allen Wirfs-Brock" w:date="2011-10-15T18:14:00Z"/>
        </w:rPr>
      </w:pPr>
      <w:ins w:id="15984" w:author="Rev 4 Allen Wirfs-Brock" w:date="2011-10-15T18:14: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482218C4" w14:textId="77777777" w:rsidR="009062B9" w:rsidRPr="00E77497" w:rsidRDefault="009062B9" w:rsidP="00FA3203">
      <w:pPr>
        <w:pStyle w:val="Alg4"/>
        <w:numPr>
          <w:ilvl w:val="0"/>
          <w:numId w:val="435"/>
        </w:numPr>
        <w:spacing w:after="220"/>
        <w:contextualSpacing/>
        <w:rPr>
          <w:ins w:id="15985" w:author="Rev 4 Allen Wirfs-Brock" w:date="2011-10-15T18:14:00Z"/>
          <w:rStyle w:val="bnf"/>
          <w:i w:val="0"/>
        </w:rPr>
      </w:pPr>
      <w:ins w:id="15986" w:author="Rev 4 Allen Wirfs-Brock" w:date="2011-10-15T18:14:00Z">
        <w:r w:rsidRPr="00E77497">
          <w:t xml:space="preserve">Append to </w:t>
        </w:r>
        <w:r w:rsidRPr="00E77497">
          <w:rPr>
            <w:i/>
          </w:rPr>
          <w:t>names</w:t>
        </w:r>
        <w:r w:rsidRPr="00E77497">
          <w:t xml:space="preserve"> the elements of BoundNames of </w:t>
        </w:r>
        <w:r w:rsidRPr="00E77497">
          <w:rPr>
            <w:rStyle w:val="bnf"/>
          </w:rPr>
          <w:t>BindingRestElement.</w:t>
        </w:r>
      </w:ins>
    </w:p>
    <w:p w14:paraId="5F1CFDEE" w14:textId="77777777" w:rsidR="009062B9" w:rsidRPr="00E77497" w:rsidRDefault="009062B9" w:rsidP="00FA3203">
      <w:pPr>
        <w:pStyle w:val="Alg4"/>
        <w:numPr>
          <w:ilvl w:val="0"/>
          <w:numId w:val="435"/>
        </w:numPr>
        <w:spacing w:after="220"/>
        <w:contextualSpacing/>
        <w:rPr>
          <w:ins w:id="15987" w:author="Rev 4 Allen Wirfs-Brock" w:date="2011-10-15T18:14:00Z"/>
        </w:rPr>
      </w:pPr>
      <w:ins w:id="15988" w:author="Rev 4 Allen Wirfs-Brock" w:date="2011-10-15T18:14:00Z">
        <w:r w:rsidRPr="00E77497">
          <w:t xml:space="preserve">Return </w:t>
        </w:r>
        <w:r w:rsidRPr="00E77497">
          <w:rPr>
            <w:rStyle w:val="bnf"/>
          </w:rPr>
          <w:t>names</w:t>
        </w:r>
        <w:r w:rsidRPr="00E77497">
          <w:t>.</w:t>
        </w:r>
      </w:ins>
    </w:p>
    <w:p w14:paraId="76466E6C" w14:textId="77777777" w:rsidR="00830027" w:rsidRPr="00E77497" w:rsidDel="00F07F43" w:rsidRDefault="00830027" w:rsidP="00830027">
      <w:pPr>
        <w:rPr>
          <w:ins w:id="15989" w:author="Rev 4 Allen Wirfs-Brock" w:date="2011-10-15T18:16:00Z"/>
          <w:del w:id="15990" w:author="Rev 8 Allen Wirfs-Brock" w:date="2012-06-01T08:54:00Z"/>
        </w:rPr>
      </w:pPr>
      <w:ins w:id="15991" w:author="Rev 4 Allen Wirfs-Brock" w:date="2011-10-15T18:16:00Z">
        <w:del w:id="15992" w:author="Rev 8 Allen Wirfs-Brock" w:date="2012-06-01T08:54:00Z">
          <w:r w:rsidRPr="00E77497" w:rsidDel="00F07F43">
            <w:rPr>
              <w:rStyle w:val="bnf"/>
            </w:rPr>
            <w:delText xml:space="preserve">BindingPropertyList </w:delText>
          </w:r>
          <w:r w:rsidRPr="00E77497" w:rsidDel="00F07F43">
            <w:rPr>
              <w:b/>
            </w:rPr>
            <w:delText>:</w:delText>
          </w:r>
          <w:r w:rsidRPr="00E77497" w:rsidDel="00F07F43">
            <w:delText xml:space="preserve"> </w:delText>
          </w:r>
          <w:r w:rsidRPr="00E77497" w:rsidDel="00F07F43">
            <w:rPr>
              <w:rStyle w:val="bnf"/>
            </w:rPr>
            <w:delText>BindingProperty</w:delText>
          </w:r>
          <w:r w:rsidRPr="00E77497" w:rsidDel="00F07F43">
            <w:rPr>
              <w:rStyle w:val="bnf"/>
              <w:rFonts w:ascii="Courier New" w:hAnsi="Courier New" w:cs="Courier New"/>
              <w:b/>
              <w:i w:val="0"/>
            </w:rPr>
            <w:delText xml:space="preserve"> </w:delText>
          </w:r>
        </w:del>
      </w:ins>
    </w:p>
    <w:p w14:paraId="070712B5" w14:textId="77777777" w:rsidR="00830027" w:rsidRPr="00E77497" w:rsidDel="00F07F43" w:rsidRDefault="00830027" w:rsidP="00FA3203">
      <w:pPr>
        <w:pStyle w:val="Alg4"/>
        <w:numPr>
          <w:ilvl w:val="0"/>
          <w:numId w:val="436"/>
        </w:numPr>
        <w:spacing w:after="220"/>
        <w:contextualSpacing/>
        <w:rPr>
          <w:ins w:id="15993" w:author="Rev 4 Allen Wirfs-Brock" w:date="2011-10-15T18:16:00Z"/>
          <w:del w:id="15994" w:author="Rev 8 Allen Wirfs-Brock" w:date="2012-06-01T08:54:00Z"/>
        </w:rPr>
      </w:pPr>
      <w:ins w:id="15995" w:author="Rev 4 Allen Wirfs-Brock" w:date="2011-10-15T18:16:00Z">
        <w:del w:id="15996" w:author="Rev 8 Allen Wirfs-Brock" w:date="2012-06-01T08:54:00Z">
          <w:r w:rsidRPr="00E77497" w:rsidDel="00F07F43">
            <w:delText xml:space="preserve">Return BoundNames of </w:delText>
          </w:r>
          <w:r w:rsidRPr="00E77497" w:rsidDel="00F07F43">
            <w:rPr>
              <w:rStyle w:val="bnf"/>
            </w:rPr>
            <w:delText>BindingProperty</w:delText>
          </w:r>
          <w:r w:rsidRPr="00E77497" w:rsidDel="00F07F43">
            <w:delText>.</w:delText>
          </w:r>
        </w:del>
      </w:ins>
    </w:p>
    <w:p w14:paraId="35656BC4" w14:textId="77777777" w:rsidR="005D234B" w:rsidRPr="00E77497" w:rsidRDefault="005D234B" w:rsidP="005D234B">
      <w:pPr>
        <w:rPr>
          <w:ins w:id="15997" w:author="Rev 4 Allen Wirfs-Brock" w:date="2011-10-15T18:18:00Z"/>
        </w:rPr>
      </w:pPr>
      <w:ins w:id="15998" w:author="Rev 4 Allen Wirfs-Brock" w:date="2011-10-15T18:18: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ins>
    </w:p>
    <w:p w14:paraId="0EE41905" w14:textId="77777777" w:rsidR="005D234B" w:rsidRPr="00E77497" w:rsidRDefault="005D234B" w:rsidP="00FA3203">
      <w:pPr>
        <w:pStyle w:val="Alg4"/>
        <w:numPr>
          <w:ilvl w:val="0"/>
          <w:numId w:val="437"/>
        </w:numPr>
        <w:spacing w:after="220"/>
        <w:contextualSpacing/>
        <w:rPr>
          <w:ins w:id="15999" w:author="Rev 4 Allen Wirfs-Brock" w:date="2011-10-15T18:18:00Z"/>
        </w:rPr>
      </w:pPr>
      <w:ins w:id="16000" w:author="Rev 4 Allen Wirfs-Brock" w:date="2011-10-15T18:18: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14:paraId="5FA08DFC" w14:textId="77777777" w:rsidR="005D234B" w:rsidRPr="00E77497" w:rsidRDefault="005D234B" w:rsidP="00FA3203">
      <w:pPr>
        <w:pStyle w:val="Alg4"/>
        <w:numPr>
          <w:ilvl w:val="0"/>
          <w:numId w:val="437"/>
        </w:numPr>
        <w:spacing w:after="220"/>
        <w:contextualSpacing/>
        <w:rPr>
          <w:ins w:id="16001" w:author="Rev 4 Allen Wirfs-Brock" w:date="2011-10-15T18:18:00Z"/>
          <w:rStyle w:val="bnf"/>
          <w:i w:val="0"/>
        </w:rPr>
      </w:pPr>
      <w:ins w:id="16002" w:author="Rev 4 Allen Wirfs-Brock" w:date="2011-10-15T18:18:00Z">
        <w:r w:rsidRPr="00E77497">
          <w:t xml:space="preserve">Append to </w:t>
        </w:r>
        <w:r w:rsidRPr="00E77497">
          <w:rPr>
            <w:i/>
          </w:rPr>
          <w:t>names</w:t>
        </w:r>
        <w:r w:rsidRPr="00E77497">
          <w:t xml:space="preserve"> the elements of BoundNames of </w:t>
        </w:r>
        <w:r w:rsidRPr="00E77497">
          <w:rPr>
            <w:rStyle w:val="bnf"/>
          </w:rPr>
          <w:t>BindingProperty.</w:t>
        </w:r>
      </w:ins>
    </w:p>
    <w:p w14:paraId="2D73ED17" w14:textId="77777777" w:rsidR="005D234B" w:rsidRPr="00E77497" w:rsidRDefault="005D234B" w:rsidP="00FA3203">
      <w:pPr>
        <w:pStyle w:val="Alg4"/>
        <w:numPr>
          <w:ilvl w:val="0"/>
          <w:numId w:val="437"/>
        </w:numPr>
        <w:spacing w:after="220"/>
        <w:contextualSpacing/>
        <w:rPr>
          <w:ins w:id="16003" w:author="Rev 4 Allen Wirfs-Brock" w:date="2011-10-15T18:18:00Z"/>
        </w:rPr>
      </w:pPr>
      <w:ins w:id="16004" w:author="Rev 4 Allen Wirfs-Brock" w:date="2011-10-15T18:18:00Z">
        <w:r w:rsidRPr="00E77497">
          <w:t xml:space="preserve">Return </w:t>
        </w:r>
        <w:r w:rsidRPr="00E77497">
          <w:rPr>
            <w:rStyle w:val="bnf"/>
          </w:rPr>
          <w:t>names</w:t>
        </w:r>
        <w:r w:rsidRPr="00E77497">
          <w:t>.</w:t>
        </w:r>
      </w:ins>
    </w:p>
    <w:p w14:paraId="535B5E73" w14:textId="77777777" w:rsidR="00C35E30" w:rsidRPr="00E77497" w:rsidRDefault="00C35E30" w:rsidP="00C35E30">
      <w:pPr>
        <w:rPr>
          <w:ins w:id="16005" w:author="Rev 4 Allen Wirfs-Brock" w:date="2011-10-15T18:19:00Z"/>
        </w:rPr>
      </w:pPr>
      <w:ins w:id="16006" w:author="Rev 4 Allen Wirfs-Brock" w:date="2011-10-15T18:19: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14:paraId="73434C79" w14:textId="77777777" w:rsidR="00C35E30" w:rsidRPr="00E77497" w:rsidRDefault="00C35E30" w:rsidP="00FA3203">
      <w:pPr>
        <w:pStyle w:val="Alg4"/>
        <w:numPr>
          <w:ilvl w:val="0"/>
          <w:numId w:val="438"/>
        </w:numPr>
        <w:spacing w:after="220"/>
        <w:contextualSpacing/>
        <w:rPr>
          <w:ins w:id="16007" w:author="Rev 4 Allen Wirfs-Brock" w:date="2011-10-15T18:19:00Z"/>
        </w:rPr>
      </w:pPr>
      <w:ins w:id="16008" w:author="Rev 4 Allen Wirfs-Brock" w:date="2011-10-15T18:19:00Z">
        <w:r w:rsidRPr="00E77497">
          <w:t xml:space="preserve">Return BoundNames of </w:t>
        </w:r>
        <w:r w:rsidRPr="00E77497">
          <w:rPr>
            <w:rStyle w:val="bnf"/>
          </w:rPr>
          <w:t>BindingElement</w:t>
        </w:r>
        <w:r w:rsidRPr="00E77497">
          <w:t>.</w:t>
        </w:r>
      </w:ins>
    </w:p>
    <w:p w14:paraId="77D9B0F8" w14:textId="77777777" w:rsidR="00343429" w:rsidRPr="00E77497" w:rsidRDefault="00343429" w:rsidP="00343429">
      <w:pPr>
        <w:rPr>
          <w:ins w:id="16009" w:author="Rev 4 Allen Wirfs-Brock" w:date="2011-10-15T18:21:00Z"/>
        </w:rPr>
      </w:pPr>
      <w:ins w:id="16010" w:author="Rev 4 Allen Wirfs-Brock" w:date="2011-10-15T18:21: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14:paraId="75671366" w14:textId="77777777" w:rsidR="00343429" w:rsidRPr="00E77497" w:rsidRDefault="00343429" w:rsidP="00C47E72">
      <w:pPr>
        <w:pStyle w:val="Alg4"/>
        <w:numPr>
          <w:ilvl w:val="0"/>
          <w:numId w:val="439"/>
        </w:numPr>
        <w:spacing w:after="220"/>
        <w:contextualSpacing/>
        <w:rPr>
          <w:ins w:id="16011" w:author="Rev 4 Allen Wirfs-Brock" w:date="2011-10-15T18:21:00Z"/>
        </w:rPr>
      </w:pPr>
      <w:ins w:id="16012" w:author="Rev 4 Allen Wirfs-Brock" w:date="2011-10-15T18:21: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0E603342" w14:textId="77777777" w:rsidR="00343429" w:rsidRPr="00E77497" w:rsidRDefault="00343429" w:rsidP="00C47E72">
      <w:pPr>
        <w:pStyle w:val="Alg4"/>
        <w:numPr>
          <w:ilvl w:val="0"/>
          <w:numId w:val="439"/>
        </w:numPr>
        <w:spacing w:after="220"/>
        <w:contextualSpacing/>
        <w:rPr>
          <w:ins w:id="16013" w:author="Rev 4 Allen Wirfs-Brock" w:date="2011-10-15T18:21:00Z"/>
          <w:rStyle w:val="bnf"/>
          <w:i w:val="0"/>
        </w:rPr>
      </w:pPr>
      <w:ins w:id="16014" w:author="Rev 4 Allen Wirfs-Brock" w:date="2011-10-15T18:21:00Z">
        <w:r w:rsidRPr="00E77497">
          <w:t xml:space="preserve">Append to </w:t>
        </w:r>
        <w:r w:rsidRPr="00E77497">
          <w:rPr>
            <w:i/>
          </w:rPr>
          <w:t>names</w:t>
        </w:r>
        <w:r w:rsidRPr="00E77497">
          <w:t xml:space="preserve"> the elements of BoundNames of </w:t>
        </w:r>
        <w:r w:rsidRPr="00E77497">
          <w:rPr>
            <w:rStyle w:val="bnf"/>
          </w:rPr>
          <w:t>BindingElement.</w:t>
        </w:r>
      </w:ins>
    </w:p>
    <w:p w14:paraId="1B9B208E" w14:textId="77777777" w:rsidR="00343429" w:rsidRPr="00E77497" w:rsidRDefault="00343429" w:rsidP="00C47E72">
      <w:pPr>
        <w:pStyle w:val="Alg4"/>
        <w:numPr>
          <w:ilvl w:val="0"/>
          <w:numId w:val="439"/>
        </w:numPr>
        <w:spacing w:after="220"/>
        <w:contextualSpacing/>
        <w:rPr>
          <w:ins w:id="16015" w:author="Rev 4 Allen Wirfs-Brock" w:date="2011-10-15T18:21:00Z"/>
        </w:rPr>
      </w:pPr>
      <w:ins w:id="16016" w:author="Rev 4 Allen Wirfs-Brock" w:date="2011-10-15T18:21:00Z">
        <w:r w:rsidRPr="00E77497">
          <w:t xml:space="preserve">Return </w:t>
        </w:r>
        <w:r w:rsidRPr="00E77497">
          <w:rPr>
            <w:rStyle w:val="bnf"/>
          </w:rPr>
          <w:t>names</w:t>
        </w:r>
        <w:r w:rsidRPr="00E77497">
          <w:t>.</w:t>
        </w:r>
      </w:ins>
    </w:p>
    <w:p w14:paraId="293C9631" w14:textId="77777777" w:rsidR="006E26C7" w:rsidRPr="00E77497" w:rsidDel="00F07F43" w:rsidRDefault="006E26C7" w:rsidP="006E26C7">
      <w:pPr>
        <w:rPr>
          <w:ins w:id="16017" w:author="Rev 4 Allen Wirfs-Brock" w:date="2011-10-15T18:23:00Z"/>
          <w:del w:id="16018" w:author="Rev 8 Allen Wirfs-Brock" w:date="2012-06-01T08:54:00Z"/>
        </w:rPr>
      </w:pPr>
      <w:ins w:id="16019" w:author="Rev 4 Allen Wirfs-Brock" w:date="2011-10-15T18:23:00Z">
        <w:del w:id="16020" w:author="Rev 8 Allen Wirfs-Brock" w:date="2012-06-01T08:54:00Z">
          <w:r w:rsidRPr="00E77497" w:rsidDel="00F07F43">
            <w:rPr>
              <w:rStyle w:val="bnf"/>
            </w:rPr>
            <w:delText xml:space="preserve">BindingProperty </w:delText>
          </w:r>
          <w:r w:rsidRPr="00E77497" w:rsidDel="00F07F43">
            <w:rPr>
              <w:b/>
            </w:rPr>
            <w:delText>:</w:delText>
          </w:r>
          <w:r w:rsidRPr="00E77497" w:rsidDel="00F07F43">
            <w:delText xml:space="preserve"> </w:delText>
          </w:r>
          <w:r w:rsidRPr="00E77497" w:rsidDel="00F07F43">
            <w:rPr>
              <w:rFonts w:ascii="Times New Roman" w:hAnsi="Times New Roman"/>
              <w:i/>
            </w:rPr>
            <w:delText xml:space="preserve">SingleNameBinding </w:delText>
          </w:r>
        </w:del>
      </w:ins>
    </w:p>
    <w:p w14:paraId="145AAEE5" w14:textId="77777777" w:rsidR="006E26C7" w:rsidRPr="00E77497" w:rsidDel="00F07F43" w:rsidRDefault="006E26C7" w:rsidP="00C47E72">
      <w:pPr>
        <w:pStyle w:val="Alg4"/>
        <w:numPr>
          <w:ilvl w:val="0"/>
          <w:numId w:val="440"/>
        </w:numPr>
        <w:spacing w:after="220"/>
        <w:contextualSpacing/>
        <w:rPr>
          <w:ins w:id="16021" w:author="Rev 4 Allen Wirfs-Brock" w:date="2011-10-15T18:23:00Z"/>
          <w:del w:id="16022" w:author="Rev 8 Allen Wirfs-Brock" w:date="2012-06-01T08:54:00Z"/>
        </w:rPr>
      </w:pPr>
      <w:ins w:id="16023" w:author="Rev 4 Allen Wirfs-Brock" w:date="2011-10-15T18:23:00Z">
        <w:del w:id="16024" w:author="Rev 8 Allen Wirfs-Brock" w:date="2012-06-01T08:54:00Z">
          <w:r w:rsidRPr="00E77497" w:rsidDel="00F07F43">
            <w:delText xml:space="preserve">Return the BoundNames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75F4398A" w14:textId="77777777" w:rsidR="005E5F0B" w:rsidRPr="00E77497" w:rsidRDefault="005E5F0B" w:rsidP="005E5F0B">
      <w:pPr>
        <w:rPr>
          <w:ins w:id="16025" w:author="Rev 4 Allen Wirfs-Brock" w:date="2011-10-15T18:24:00Z"/>
        </w:rPr>
      </w:pPr>
      <w:ins w:id="16026" w:author="Rev 4 Allen Wirfs-Brock" w:date="2011-10-15T18:24: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14:paraId="355065BC" w14:textId="77777777" w:rsidR="005E5F0B" w:rsidRPr="00E77497" w:rsidRDefault="005E5F0B" w:rsidP="00C47E72">
      <w:pPr>
        <w:pStyle w:val="Alg4"/>
        <w:numPr>
          <w:ilvl w:val="0"/>
          <w:numId w:val="569"/>
        </w:numPr>
        <w:spacing w:after="220"/>
        <w:contextualSpacing/>
        <w:rPr>
          <w:ins w:id="16027" w:author="Rev 4 Allen Wirfs-Brock" w:date="2011-10-15T18:24:00Z"/>
        </w:rPr>
      </w:pPr>
      <w:ins w:id="16028" w:author="Rev 4 Allen Wirfs-Brock" w:date="2011-10-15T18:24:00Z">
        <w:r w:rsidRPr="00E77497">
          <w:t xml:space="preserve">Return the BoundNames of </w:t>
        </w:r>
        <w:r w:rsidRPr="00E77497">
          <w:rPr>
            <w:rStyle w:val="bnf"/>
          </w:rPr>
          <w:t>BindingElement</w:t>
        </w:r>
        <w:r w:rsidRPr="00E77497">
          <w:t>.</w:t>
        </w:r>
      </w:ins>
    </w:p>
    <w:p w14:paraId="685BA7D9" w14:textId="77777777" w:rsidR="005B3577" w:rsidRPr="00E77497" w:rsidRDefault="005B3577" w:rsidP="005B3577">
      <w:pPr>
        <w:rPr>
          <w:ins w:id="16029" w:author="Rev 4 Allen Wirfs-Brock" w:date="2011-10-15T18:29:00Z"/>
        </w:rPr>
      </w:pPr>
      <w:ins w:id="16030" w:author="Rev 4 Allen Wirfs-Brock" w:date="2011-10-15T18:29: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1F4325C5" w14:textId="77777777" w:rsidR="005B3577" w:rsidRPr="00E77497" w:rsidRDefault="005B3577" w:rsidP="00C47E72">
      <w:pPr>
        <w:pStyle w:val="Alg4"/>
        <w:numPr>
          <w:ilvl w:val="0"/>
          <w:numId w:val="442"/>
        </w:numPr>
        <w:spacing w:after="220"/>
        <w:contextualSpacing/>
        <w:rPr>
          <w:ins w:id="16031" w:author="Rev 4 Allen Wirfs-Brock" w:date="2011-10-15T18:29:00Z"/>
        </w:rPr>
      </w:pPr>
      <w:ins w:id="16032" w:author="Rev 4 Allen Wirfs-Brock" w:date="2011-10-15T18:29:00Z">
        <w:r w:rsidRPr="00E77497">
          <w:t xml:space="preserve">Return the BoundNames of </w:t>
        </w:r>
        <w:r w:rsidRPr="00E77497">
          <w:rPr>
            <w:rStyle w:val="bnf"/>
          </w:rPr>
          <w:t>BindingIdentifier</w:t>
        </w:r>
        <w:r w:rsidRPr="00E77497">
          <w:t>.</w:t>
        </w:r>
      </w:ins>
    </w:p>
    <w:p w14:paraId="6E0CCCA8" w14:textId="77777777" w:rsidR="00243AB9" w:rsidRPr="00E77497" w:rsidDel="00F07F43" w:rsidRDefault="00243AB9" w:rsidP="00243AB9">
      <w:pPr>
        <w:rPr>
          <w:ins w:id="16033" w:author="Rev 4 Allen Wirfs-Brock" w:date="2011-10-15T18:30:00Z"/>
          <w:del w:id="16034" w:author="Rev 8 Allen Wirfs-Brock" w:date="2012-06-01T08:55:00Z"/>
        </w:rPr>
      </w:pPr>
      <w:ins w:id="16035" w:author="Rev 4 Allen Wirfs-Brock" w:date="2011-10-15T18:30:00Z">
        <w:del w:id="16036" w:author="Rev 8 Allen Wirfs-Brock" w:date="2012-06-01T08:55:00Z">
          <w:r w:rsidRPr="00E77497" w:rsidDel="00F07F43">
            <w:rPr>
              <w:rStyle w:val="bnf"/>
            </w:rPr>
            <w:delText xml:space="preserve">BindingElement </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rPr>
              <w:rStyle w:val="bnf"/>
            </w:rPr>
            <w:delText xml:space="preserve"> </w:delText>
          </w:r>
        </w:del>
      </w:ins>
    </w:p>
    <w:p w14:paraId="7C143DEB" w14:textId="77777777" w:rsidR="00243AB9" w:rsidRPr="00E77497" w:rsidDel="00F07F43" w:rsidRDefault="00243AB9" w:rsidP="00C47E72">
      <w:pPr>
        <w:pStyle w:val="Alg4"/>
        <w:numPr>
          <w:ilvl w:val="0"/>
          <w:numId w:val="563"/>
        </w:numPr>
        <w:spacing w:after="220"/>
        <w:contextualSpacing/>
        <w:rPr>
          <w:ins w:id="16037" w:author="Rev 4 Allen Wirfs-Brock" w:date="2011-10-15T18:30:00Z"/>
          <w:del w:id="16038" w:author="Rev 8 Allen Wirfs-Brock" w:date="2012-06-01T08:55:00Z"/>
        </w:rPr>
      </w:pPr>
      <w:ins w:id="16039" w:author="Rev 4 Allen Wirfs-Brock" w:date="2011-10-15T18:30:00Z">
        <w:del w:id="16040" w:author="Rev 8 Allen Wirfs-Brock" w:date="2012-06-01T08:55:00Z">
          <w:r w:rsidRPr="00E77497" w:rsidDel="00F07F43">
            <w:delText xml:space="preserve">Return the BoundNames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2F984800" w14:textId="77777777" w:rsidR="00010328" w:rsidRPr="00E77497" w:rsidRDefault="00010328" w:rsidP="00010328">
      <w:pPr>
        <w:rPr>
          <w:ins w:id="16041" w:author="Rev 4 Allen Wirfs-Brock" w:date="2011-10-15T18:32:00Z"/>
        </w:rPr>
      </w:pPr>
      <w:ins w:id="16042" w:author="Rev 4 Allen Wirfs-Brock" w:date="2011-10-15T18:32: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000EE392" w14:textId="77777777" w:rsidR="00010328" w:rsidRPr="00E77497" w:rsidRDefault="00010328" w:rsidP="00C47E72">
      <w:pPr>
        <w:pStyle w:val="Alg4"/>
        <w:numPr>
          <w:ilvl w:val="0"/>
          <w:numId w:val="565"/>
        </w:numPr>
        <w:spacing w:after="220"/>
        <w:contextualSpacing/>
        <w:rPr>
          <w:ins w:id="16043" w:author="Rev 4 Allen Wirfs-Brock" w:date="2011-10-15T18:32:00Z"/>
        </w:rPr>
      </w:pPr>
      <w:ins w:id="16044" w:author="Rev 4 Allen Wirfs-Brock" w:date="2011-10-15T18:32:00Z">
        <w:r w:rsidRPr="00E77497">
          <w:t xml:space="preserve">Return the BoundNames of </w:t>
        </w:r>
        <w:r w:rsidRPr="00E77497">
          <w:rPr>
            <w:rStyle w:val="bnf"/>
          </w:rPr>
          <w:t>BindingPattern</w:t>
        </w:r>
        <w:r w:rsidRPr="00E77497">
          <w:t>.</w:t>
        </w:r>
      </w:ins>
    </w:p>
    <w:p w14:paraId="563D1B06" w14:textId="77777777" w:rsidR="00686CCA" w:rsidRPr="00E77497" w:rsidDel="00F07F43" w:rsidRDefault="00686CCA" w:rsidP="00686CCA">
      <w:pPr>
        <w:rPr>
          <w:ins w:id="16045" w:author="Rev 4 Allen Wirfs-Brock" w:date="2011-10-15T18:33:00Z"/>
          <w:del w:id="16046" w:author="Rev 8 Allen Wirfs-Brock" w:date="2012-06-01T08:55:00Z"/>
        </w:rPr>
      </w:pPr>
      <w:ins w:id="16047" w:author="Rev 4 Allen Wirfs-Brock" w:date="2011-10-15T18:33:00Z">
        <w:del w:id="16048" w:author="Rev 8 Allen Wirfs-Brock" w:date="2012-06-01T08:55:00Z">
          <w:r w:rsidRPr="00E77497" w:rsidDel="00F07F43">
            <w:rPr>
              <w:rStyle w:val="bnf"/>
            </w:rPr>
            <w:delText xml:space="preserve">BindingRestElement </w:delText>
          </w:r>
          <w:r w:rsidRPr="00E77497" w:rsidDel="00F07F43">
            <w:rPr>
              <w:rFonts w:cs="Arial"/>
              <w:i/>
              <w:vertAlign w:val="subscript"/>
            </w:rPr>
            <w:delText xml:space="preserve"> </w:delText>
          </w:r>
          <w:r w:rsidRPr="00E77497" w:rsidDel="00F07F43">
            <w:rPr>
              <w:b/>
            </w:rPr>
            <w:delText>:</w:delText>
          </w:r>
          <w:r w:rsidRPr="00E77497" w:rsidDel="00F07F43">
            <w:delText xml:space="preserve">  </w:delText>
          </w:r>
          <w:r w:rsidRPr="00E77497" w:rsidDel="00F07F43">
            <w:rPr>
              <w:rFonts w:ascii="Courier New" w:hAnsi="Courier New" w:cs="Courier New"/>
              <w:b/>
            </w:rPr>
            <w:delText>...</w:delText>
          </w:r>
          <w:r w:rsidRPr="00E77497" w:rsidDel="00F07F43">
            <w:rPr>
              <w:rStyle w:val="bnf"/>
            </w:rPr>
            <w:delText xml:space="preserve">  BindingIdentifier</w:delText>
          </w:r>
          <w:r w:rsidRPr="00E77497" w:rsidDel="00F07F43">
            <w:delText xml:space="preserve"> </w:delText>
          </w:r>
        </w:del>
      </w:ins>
    </w:p>
    <w:p w14:paraId="01429DDC" w14:textId="77777777" w:rsidR="00686CCA" w:rsidRPr="00E77497" w:rsidDel="00F07F43" w:rsidRDefault="00686CCA" w:rsidP="00C47E72">
      <w:pPr>
        <w:pStyle w:val="Alg4"/>
        <w:numPr>
          <w:ilvl w:val="0"/>
          <w:numId w:val="561"/>
        </w:numPr>
        <w:spacing w:after="220"/>
        <w:contextualSpacing/>
        <w:rPr>
          <w:ins w:id="16049" w:author="Rev 4 Allen Wirfs-Brock" w:date="2011-10-15T18:33:00Z"/>
          <w:del w:id="16050" w:author="Rev 8 Allen Wirfs-Brock" w:date="2012-06-01T08:55:00Z"/>
        </w:rPr>
      </w:pPr>
      <w:ins w:id="16051" w:author="Rev 4 Allen Wirfs-Brock" w:date="2011-10-15T18:33:00Z">
        <w:del w:id="16052" w:author="Rev 8 Allen Wirfs-Brock" w:date="2012-06-01T08:55:00Z">
          <w:r w:rsidRPr="00E77497" w:rsidDel="00F07F43">
            <w:delText xml:space="preserve">Return the BoundNames of </w:delText>
          </w:r>
          <w:r w:rsidRPr="00E77497" w:rsidDel="00F07F43">
            <w:rPr>
              <w:rStyle w:val="bnf"/>
            </w:rPr>
            <w:delText>BindingIdentifier</w:delText>
          </w:r>
          <w:r w:rsidRPr="00E77497" w:rsidDel="00F07F43">
            <w:delText>.</w:delText>
          </w:r>
        </w:del>
      </w:ins>
    </w:p>
    <w:p w14:paraId="73AEB884" w14:textId="77777777" w:rsidR="009A6454" w:rsidRPr="00E77497" w:rsidRDefault="009A6454" w:rsidP="009A6454">
      <w:pPr>
        <w:rPr>
          <w:ins w:id="16053" w:author="Rev 4 Allen Wirfs-Brock" w:date="2011-11-06T12:56:00Z"/>
          <w:rFonts w:ascii="Helvetica" w:hAnsi="Helvetica"/>
          <w:b/>
        </w:rPr>
      </w:pPr>
      <w:ins w:id="16054" w:author="Rev 4 Allen Wirfs-Brock" w:date="2011-11-06T12:56:00Z">
        <w:r w:rsidRPr="00E77497">
          <w:rPr>
            <w:rFonts w:ascii="Helvetica" w:hAnsi="Helvetica"/>
            <w:b/>
          </w:rPr>
          <w:t xml:space="preserve">Static Semantics:  </w:t>
        </w:r>
        <w:r w:rsidRPr="00E77497">
          <w:rPr>
            <w:rFonts w:ascii="Helvetica" w:hAnsi="Helvetica"/>
            <w:b/>
            <w:lang w:eastAsia="en-US"/>
          </w:rPr>
          <w:t>HasInitialiser</w:t>
        </w:r>
      </w:ins>
    </w:p>
    <w:p w14:paraId="10E9979E" w14:textId="77777777" w:rsidR="009A6454" w:rsidRPr="00E77497" w:rsidDel="00F07F43" w:rsidRDefault="009A6454" w:rsidP="009A6454">
      <w:pPr>
        <w:rPr>
          <w:ins w:id="16055" w:author="Rev 4 Allen Wirfs-Brock" w:date="2011-11-06T12:57:00Z"/>
          <w:del w:id="16056" w:author="Rev 8 Allen Wirfs-Brock" w:date="2012-06-01T08:55:00Z"/>
        </w:rPr>
      </w:pPr>
      <w:ins w:id="16057" w:author="Rev 4 Allen Wirfs-Brock" w:date="2011-11-06T12:57:00Z">
        <w:del w:id="16058" w:author="Rev 8 Allen Wirfs-Brock" w:date="2012-06-01T08:55:00Z">
          <w:r w:rsidRPr="00E77497" w:rsidDel="00F07F43">
            <w:rPr>
              <w:rStyle w:val="bnf"/>
            </w:rPr>
            <w:delText xml:space="preserve">BindingElement </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rPr>
              <w:rStyle w:val="bnf"/>
            </w:rPr>
            <w:delText xml:space="preserve"> </w:delText>
          </w:r>
        </w:del>
      </w:ins>
    </w:p>
    <w:p w14:paraId="6C6A4A8F" w14:textId="77777777" w:rsidR="009A6454" w:rsidRPr="00E77497" w:rsidDel="00F07F43" w:rsidRDefault="009A6454" w:rsidP="00C47E72">
      <w:pPr>
        <w:pStyle w:val="Alg4"/>
        <w:numPr>
          <w:ilvl w:val="0"/>
          <w:numId w:val="617"/>
        </w:numPr>
        <w:spacing w:after="220"/>
        <w:contextualSpacing/>
        <w:rPr>
          <w:ins w:id="16059" w:author="Rev 4 Allen Wirfs-Brock" w:date="2011-11-06T12:57:00Z"/>
          <w:del w:id="16060" w:author="Rev 8 Allen Wirfs-Brock" w:date="2012-06-01T08:55:00Z"/>
        </w:rPr>
      </w:pPr>
      <w:ins w:id="16061" w:author="Rev 4 Allen Wirfs-Brock" w:date="2011-11-06T12:57:00Z">
        <w:del w:id="16062" w:author="Rev 8 Allen Wirfs-Brock" w:date="2012-06-01T08:55:00Z">
          <w:r w:rsidRPr="00E77497" w:rsidDel="00F07F43">
            <w:delText xml:space="preserve">Return </w:delText>
          </w:r>
        </w:del>
      </w:ins>
      <w:ins w:id="16063" w:author="Rev 4 Allen Wirfs-Brock" w:date="2011-11-06T12:58:00Z">
        <w:del w:id="16064" w:author="Rev 8 Allen Wirfs-Brock" w:date="2012-06-01T08:55:00Z">
          <w:r w:rsidDel="00F07F43">
            <w:delText>HasInitializer</w:delText>
          </w:r>
        </w:del>
      </w:ins>
      <w:ins w:id="16065" w:author="Rev 4 Allen Wirfs-Brock" w:date="2011-11-06T12:57:00Z">
        <w:del w:id="16066" w:author="Rev 8 Allen Wirfs-Brock" w:date="2012-06-01T08:55:00Z">
          <w:r w:rsidRPr="00E77497" w:rsidDel="00F07F43">
            <w:delText xml:space="preserve">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44BB38B3" w14:textId="77777777" w:rsidR="009A6454" w:rsidRPr="00E77497" w:rsidRDefault="009A6454" w:rsidP="009A6454">
      <w:pPr>
        <w:rPr>
          <w:ins w:id="16067" w:author="Rev 4 Allen Wirfs-Brock" w:date="2011-11-06T12:59:00Z"/>
        </w:rPr>
      </w:pPr>
      <w:ins w:id="16068" w:author="Rev 4 Allen Wirfs-Brock" w:date="2011-11-06T12:59:00Z">
        <w:r w:rsidRPr="00E77497">
          <w:rPr>
            <w:rStyle w:val="bnf"/>
          </w:rPr>
          <w:t xml:space="preserve">BindingElement </w:t>
        </w:r>
        <w:r w:rsidRPr="00E77497">
          <w:rPr>
            <w:b/>
          </w:rPr>
          <w:t>:</w:t>
        </w:r>
        <w:r w:rsidRPr="00E77497">
          <w:t xml:space="preserve"> </w:t>
        </w:r>
        <w:r w:rsidRPr="00E77497">
          <w:rPr>
            <w:rStyle w:val="bnf"/>
          </w:rPr>
          <w:t xml:space="preserve">BindingPattern </w:t>
        </w:r>
      </w:ins>
    </w:p>
    <w:p w14:paraId="5D7B0278" w14:textId="77777777" w:rsidR="009A6454" w:rsidRPr="00E77497" w:rsidRDefault="009A6454" w:rsidP="00C47E72">
      <w:pPr>
        <w:pStyle w:val="Alg4"/>
        <w:numPr>
          <w:ilvl w:val="0"/>
          <w:numId w:val="618"/>
        </w:numPr>
        <w:spacing w:after="220"/>
        <w:contextualSpacing/>
        <w:rPr>
          <w:ins w:id="16069" w:author="Rev 4 Allen Wirfs-Brock" w:date="2011-11-06T12:59:00Z"/>
        </w:rPr>
      </w:pPr>
      <w:ins w:id="16070" w:author="Rev 4 Allen Wirfs-Brock" w:date="2011-11-06T13:00:00Z">
        <w:r w:rsidRPr="00E77497">
          <w:t xml:space="preserve">Return </w:t>
        </w:r>
        <w:r w:rsidRPr="00E77497">
          <w:rPr>
            <w:b/>
          </w:rPr>
          <w:t>false</w:t>
        </w:r>
        <w:r w:rsidRPr="00E77497">
          <w:t>.</w:t>
        </w:r>
      </w:ins>
    </w:p>
    <w:p w14:paraId="531A8E75" w14:textId="77777777" w:rsidR="009A6454" w:rsidRPr="00E77497" w:rsidRDefault="009A6454" w:rsidP="009A6454">
      <w:pPr>
        <w:rPr>
          <w:ins w:id="16071" w:author="Rev 4 Allen Wirfs-Brock" w:date="2011-11-06T13:00:00Z"/>
        </w:rPr>
      </w:pPr>
      <w:ins w:id="16072" w:author="Rev 4 Allen Wirfs-Brock" w:date="2011-11-06T13:00: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ins>
    </w:p>
    <w:p w14:paraId="3CD808AE" w14:textId="77777777" w:rsidR="009A6454" w:rsidRPr="00E77497" w:rsidRDefault="009A6454" w:rsidP="00C47E72">
      <w:pPr>
        <w:pStyle w:val="Alg4"/>
        <w:numPr>
          <w:ilvl w:val="0"/>
          <w:numId w:val="428"/>
        </w:numPr>
        <w:spacing w:after="220"/>
        <w:contextualSpacing/>
        <w:rPr>
          <w:ins w:id="16073" w:author="Rev 4 Allen Wirfs-Brock" w:date="2011-11-06T12:56:00Z"/>
        </w:rPr>
      </w:pPr>
      <w:ins w:id="16074" w:author="Rev 4 Allen Wirfs-Brock" w:date="2011-11-06T12:56:00Z">
        <w:r w:rsidRPr="00E77497">
          <w:t xml:space="preserve">Return </w:t>
        </w:r>
      </w:ins>
      <w:ins w:id="16075" w:author="Rev 4 Allen Wirfs-Brock" w:date="2011-11-06T13:00:00Z">
        <w:r>
          <w:rPr>
            <w:b/>
          </w:rPr>
          <w:t>true</w:t>
        </w:r>
      </w:ins>
      <w:ins w:id="16076" w:author="Rev 4 Allen Wirfs-Brock" w:date="2011-11-06T12:56:00Z">
        <w:r w:rsidRPr="00E77497">
          <w:t>.</w:t>
        </w:r>
      </w:ins>
    </w:p>
    <w:p w14:paraId="46D1BD73" w14:textId="77777777" w:rsidR="009A6454" w:rsidRPr="004418C4" w:rsidRDefault="009A6454" w:rsidP="009A6454">
      <w:pPr>
        <w:contextualSpacing/>
        <w:rPr>
          <w:ins w:id="16077" w:author="Rev 4 Allen Wirfs-Brock" w:date="2011-11-06T13:02:00Z"/>
        </w:rPr>
      </w:pPr>
      <w:ins w:id="16078" w:author="Rev 4 Allen Wirfs-Brock" w:date="2011-11-06T13:02: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ins>
    </w:p>
    <w:p w14:paraId="775DAE21" w14:textId="77777777" w:rsidR="009A6454" w:rsidRPr="00E77497" w:rsidRDefault="009A6454" w:rsidP="00C47E72">
      <w:pPr>
        <w:pStyle w:val="Alg4"/>
        <w:numPr>
          <w:ilvl w:val="0"/>
          <w:numId w:val="429"/>
        </w:numPr>
        <w:spacing w:after="220"/>
        <w:contextualSpacing/>
        <w:rPr>
          <w:ins w:id="16079" w:author="Rev 4 Allen Wirfs-Brock" w:date="2011-11-06T12:56:00Z"/>
        </w:rPr>
      </w:pPr>
      <w:ins w:id="16080" w:author="Rev 4 Allen Wirfs-Brock" w:date="2011-11-06T12:56:00Z">
        <w:r w:rsidRPr="00E77497">
          <w:t xml:space="preserve">Return </w:t>
        </w:r>
      </w:ins>
      <w:ins w:id="16081" w:author="Rev 4 Allen Wirfs-Brock" w:date="2011-11-06T13:03:00Z">
        <w:r>
          <w:rPr>
            <w:b/>
          </w:rPr>
          <w:t>false</w:t>
        </w:r>
      </w:ins>
      <w:ins w:id="16082" w:author="Rev 4 Allen Wirfs-Brock" w:date="2011-11-06T12:56:00Z">
        <w:r w:rsidRPr="00E77497">
          <w:t>.</w:t>
        </w:r>
      </w:ins>
    </w:p>
    <w:p w14:paraId="5FEE2185" w14:textId="77777777" w:rsidR="009A6454" w:rsidRPr="004418C4" w:rsidRDefault="009A6454" w:rsidP="009A6454">
      <w:pPr>
        <w:contextualSpacing/>
        <w:rPr>
          <w:ins w:id="16083" w:author="Rev 4 Allen Wirfs-Brock" w:date="2011-11-06T13:03:00Z"/>
        </w:rPr>
      </w:pPr>
      <w:ins w:id="16084" w:author="Rev 4 Allen Wirfs-Brock" w:date="2011-11-06T13:03: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ins>
    </w:p>
    <w:p w14:paraId="4D88DD22" w14:textId="77777777" w:rsidR="009A6454" w:rsidRPr="00E77497" w:rsidRDefault="009A6454" w:rsidP="00C47E72">
      <w:pPr>
        <w:pStyle w:val="Alg4"/>
        <w:numPr>
          <w:ilvl w:val="0"/>
          <w:numId w:val="619"/>
        </w:numPr>
        <w:spacing w:after="220"/>
        <w:contextualSpacing/>
        <w:rPr>
          <w:ins w:id="16085" w:author="Rev 4 Allen Wirfs-Brock" w:date="2011-11-06T13:03:00Z"/>
        </w:rPr>
      </w:pPr>
      <w:ins w:id="16086" w:author="Rev 4 Allen Wirfs-Brock" w:date="2011-11-06T13:03:00Z">
        <w:r w:rsidRPr="00E77497">
          <w:t xml:space="preserve">Return </w:t>
        </w:r>
        <w:r w:rsidRPr="00E77497">
          <w:rPr>
            <w:b/>
          </w:rPr>
          <w:t>true</w:t>
        </w:r>
        <w:r w:rsidRPr="00E77497">
          <w:t>.</w:t>
        </w:r>
      </w:ins>
    </w:p>
    <w:p w14:paraId="169837D2" w14:textId="77777777" w:rsidR="00065F45" w:rsidRPr="00E77497" w:rsidRDefault="00065F45" w:rsidP="00065F45">
      <w:pPr>
        <w:pStyle w:val="40"/>
        <w:numPr>
          <w:ilvl w:val="0"/>
          <w:numId w:val="0"/>
        </w:numPr>
        <w:rPr>
          <w:ins w:id="16087" w:author="Rev 4 Allen Wirfs-Brock" w:date="2011-10-15T17:58:00Z"/>
        </w:rPr>
      </w:pPr>
      <w:commentRangeStart w:id="16088"/>
      <w:ins w:id="16089" w:author="Rev 4 Allen Wirfs-Brock" w:date="2011-10-15T17:58:00Z">
        <w:r w:rsidRPr="00E77497">
          <w:t>Runtime Semantics</w:t>
        </w:r>
      </w:ins>
      <w:commentRangeEnd w:id="16088"/>
      <w:ins w:id="16090" w:author="Rev 4 Allen Wirfs-Brock" w:date="2011-11-07T11:23:00Z">
        <w:r w:rsidR="00C7794D">
          <w:rPr>
            <w:rStyle w:val="af3"/>
            <w:b w:val="0"/>
          </w:rPr>
          <w:commentReference w:id="16088"/>
        </w:r>
      </w:ins>
    </w:p>
    <w:p w14:paraId="68A23E4A" w14:textId="77777777" w:rsidR="00715A67" w:rsidRDefault="00715A67" w:rsidP="00715A67">
      <w:pPr>
        <w:keepNext/>
        <w:rPr>
          <w:ins w:id="16091" w:author="Rev 4 Allen Wirfs-Brock" w:date="2011-11-04T17:56:00Z"/>
          <w:rFonts w:ascii="Helvetica" w:hAnsi="Helvetica"/>
          <w:b/>
          <w:spacing w:val="6"/>
        </w:rPr>
      </w:pPr>
      <w:ins w:id="16092" w:author="Rev 4 Allen Wirfs-Brock" w:date="2011-11-04T17:56:00Z">
        <w:r w:rsidRPr="004418C4">
          <w:rPr>
            <w:rFonts w:ascii="Helvetica" w:hAnsi="Helvetica"/>
            <w:b/>
          </w:rPr>
          <w:t xml:space="preserve">Runtime Semantics: </w:t>
        </w:r>
        <w:r w:rsidRPr="004418C4">
          <w:rPr>
            <w:rFonts w:ascii="Helvetica" w:hAnsi="Helvetica"/>
            <w:b/>
            <w:spacing w:val="6"/>
          </w:rPr>
          <w:t xml:space="preserve">Binding </w:t>
        </w:r>
        <w:del w:id="16093" w:author="Rev 6 Allen Wirfs-Brock" w:date="2012-02-27T15:45:00Z">
          <w:r w:rsidRPr="004418C4" w:rsidDel="00A113E2">
            <w:rPr>
              <w:rFonts w:ascii="Helvetica" w:hAnsi="Helvetica"/>
              <w:b/>
              <w:spacing w:val="6"/>
            </w:rPr>
            <w:delText>Initialization</w:delText>
          </w:r>
        </w:del>
      </w:ins>
      <w:ins w:id="16094" w:author="Rev 6 Allen Wirfs-Brock" w:date="2012-02-27T15:45:00Z">
        <w:r w:rsidR="00A113E2">
          <w:rPr>
            <w:rFonts w:ascii="Helvetica" w:hAnsi="Helvetica"/>
            <w:b/>
            <w:spacing w:val="6"/>
          </w:rPr>
          <w:t>Initialisation</w:t>
        </w:r>
      </w:ins>
    </w:p>
    <w:p w14:paraId="333C9645" w14:textId="77777777" w:rsidR="00715A67" w:rsidRPr="004418C4" w:rsidRDefault="00715A67" w:rsidP="00715A67">
      <w:pPr>
        <w:ind w:left="360"/>
        <w:rPr>
          <w:ins w:id="16095" w:author="Rev 4 Allen Wirfs-Brock" w:date="2011-11-04T17:56:00Z"/>
        </w:rPr>
      </w:pPr>
      <w:ins w:id="16096" w:author="Rev 4 Allen Wirfs-Brock" w:date="2011-11-04T17:56: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del w:id="16097" w:author="Rev 6 Allen Wirfs-Brock" w:date="2012-02-27T16:31:00Z">
          <w:r w:rsidRPr="004418C4" w:rsidDel="00767E5E">
            <w:rPr>
              <w:rFonts w:ascii="Times New Roman" w:hAnsi="Times New Roman"/>
              <w:i/>
            </w:rPr>
            <w:delText>enviornment</w:delText>
          </w:r>
        </w:del>
      </w:ins>
      <w:ins w:id="16098" w:author="Rev 6 Allen Wirfs-Brock" w:date="2012-02-27T16:31:00Z">
        <w:r w:rsidR="00767E5E">
          <w:rPr>
            <w:rFonts w:ascii="Times New Roman" w:hAnsi="Times New Roman"/>
            <w:i/>
          </w:rPr>
          <w:t>environment</w:t>
        </w:r>
      </w:ins>
      <w:ins w:id="16099" w:author="Rev 4 Allen Wirfs-Brock" w:date="2011-11-04T17:56:00Z">
        <w:r>
          <w:t>.</w:t>
        </w:r>
      </w:ins>
    </w:p>
    <w:p w14:paraId="365D926F" w14:textId="77777777" w:rsidR="00715A67" w:rsidRPr="008E00F6" w:rsidRDefault="00715A67" w:rsidP="00715A67">
      <w:pPr>
        <w:rPr>
          <w:ins w:id="16100" w:author="Rev 4 Allen Wirfs-Brock" w:date="2011-11-04T17:56:00Z"/>
          <w:sz w:val="18"/>
        </w:rPr>
      </w:pPr>
      <w:ins w:id="16101" w:author="Rev 4 Allen Wirfs-Brock" w:date="2011-11-04T17:5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6102" w:author="Rev 6 Allen Wirfs-Brock" w:date="2012-02-27T15:48:00Z">
          <w:r w:rsidRPr="008E00F6" w:rsidDel="00A113E2">
            <w:rPr>
              <w:sz w:val="18"/>
            </w:rPr>
            <w:delText>initialization</w:delText>
          </w:r>
        </w:del>
      </w:ins>
      <w:ins w:id="16103" w:author="Rev 6 Allen Wirfs-Brock" w:date="2012-02-27T15:48:00Z">
        <w:r w:rsidR="00A113E2">
          <w:rPr>
            <w:sz w:val="18"/>
          </w:rPr>
          <w:t>initialisation</w:t>
        </w:r>
      </w:ins>
      <w:ins w:id="16104" w:author="Rev 4 Allen Wirfs-Brock" w:date="2011-11-04T17:56:00Z">
        <w:r w:rsidRPr="008E00F6">
          <w:rPr>
            <w:sz w:val="18"/>
          </w:rPr>
          <w:t xml:space="preserve"> value.  This is the </w:t>
        </w:r>
        <w:del w:id="16105" w:author="Rev 7 Allen Wirfs-Brock" w:date="2012-05-04T14:18: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3EC77D19" w14:textId="77777777" w:rsidR="009F731D" w:rsidRPr="00E77497" w:rsidRDefault="00CD14C4" w:rsidP="00C7794D">
      <w:pPr>
        <w:contextualSpacing/>
        <w:rPr>
          <w:ins w:id="16106" w:author="Rev 4 Allen Wirfs-Brock" w:date="2011-10-15T18:02:00Z"/>
          <w:rStyle w:val="bnf"/>
        </w:rPr>
      </w:pPr>
      <w:ins w:id="16107" w:author="Rev 3 Allen Wirfs-Brock" w:date="2011-09-11T09:49:00Z">
        <w:del w:id="16108" w:author="Rev 4 Allen Wirfs-Brock" w:date="2011-10-15T18:02:00Z">
          <w:r w:rsidRPr="00675B74" w:rsidDel="009F731D">
            <w:delText xml:space="preserve">The production </w:delText>
          </w:r>
        </w:del>
      </w:ins>
      <w:ins w:id="16109" w:author="Rev 3 Allen Wirfs-Brock" w:date="2011-09-11T09:50:00Z">
        <w:r w:rsidRPr="00675B74">
          <w:rPr>
            <w:rStyle w:val="bnf"/>
          </w:rPr>
          <w:t xml:space="preserve">BindingPattern  </w:t>
        </w:r>
        <w:r w:rsidRPr="00E77497">
          <w:rPr>
            <w:b/>
          </w:rPr>
          <w:t>:</w:t>
        </w:r>
        <w:r w:rsidRPr="00E77497">
          <w:t xml:space="preserve"> </w:t>
        </w:r>
        <w:r w:rsidRPr="00E77497">
          <w:rPr>
            <w:rStyle w:val="bnf"/>
          </w:rPr>
          <w:t>ObjectBindingPattern</w:t>
        </w:r>
      </w:ins>
    </w:p>
    <w:p w14:paraId="0616FA95" w14:textId="77777777" w:rsidR="00E77497" w:rsidRPr="004418C4" w:rsidRDefault="00E77497" w:rsidP="00C47E72">
      <w:pPr>
        <w:pStyle w:val="Alg3"/>
        <w:numPr>
          <w:ilvl w:val="0"/>
          <w:numId w:val="540"/>
        </w:numPr>
        <w:contextualSpacing/>
        <w:rPr>
          <w:ins w:id="16110" w:author="Rev 4 Allen Wirfs-Brock" w:date="2011-11-04T19:15:00Z"/>
        </w:rPr>
      </w:pPr>
      <w:ins w:id="16111" w:author="Rev 4 Allen Wirfs-Brock" w:date="2011-11-04T19:15: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3A97D915" w14:textId="77777777" w:rsidR="00E77497" w:rsidRPr="004418C4" w:rsidRDefault="00E77497" w:rsidP="00C47E72">
      <w:pPr>
        <w:pStyle w:val="Alg3"/>
        <w:numPr>
          <w:ilvl w:val="1"/>
          <w:numId w:val="540"/>
        </w:numPr>
        <w:contextualSpacing/>
        <w:rPr>
          <w:ins w:id="16112" w:author="Rev 4 Allen Wirfs-Brock" w:date="2011-11-04T19:15:00Z"/>
        </w:rPr>
      </w:pPr>
      <w:ins w:id="16113" w:author="Rev 4 Allen Wirfs-Brock" w:date="2011-11-04T19:15:00Z">
        <w:r w:rsidRPr="004418C4">
          <w:t xml:space="preserve">Let </w:t>
        </w:r>
        <w:r w:rsidRPr="004418C4">
          <w:rPr>
            <w:i/>
          </w:rPr>
          <w:t>obj</w:t>
        </w:r>
        <w:r w:rsidRPr="004418C4">
          <w:t xml:space="preserve"> be ToObject(</w:t>
        </w:r>
        <w:r w:rsidRPr="004418C4">
          <w:rPr>
            <w:i/>
          </w:rPr>
          <w:t>value</w:t>
        </w:r>
        <w:r w:rsidRPr="004418C4">
          <w:t>).</w:t>
        </w:r>
      </w:ins>
    </w:p>
    <w:p w14:paraId="6E6FC1E2" w14:textId="77777777" w:rsidR="00E77497" w:rsidRPr="004418C4" w:rsidRDefault="00E77497" w:rsidP="00C47E72">
      <w:pPr>
        <w:pStyle w:val="Alg4"/>
        <w:numPr>
          <w:ilvl w:val="0"/>
          <w:numId w:val="540"/>
        </w:numPr>
        <w:contextualSpacing/>
        <w:rPr>
          <w:ins w:id="16114" w:author="Rev 4 Allen Wirfs-Brock" w:date="2011-11-04T19:15:00Z"/>
        </w:rPr>
      </w:pPr>
      <w:ins w:id="16115" w:author="Rev 4 Allen Wirfs-Brock" w:date="2011-11-04T19:15:00Z">
        <w:r w:rsidRPr="004418C4">
          <w:t xml:space="preserve">Else, let </w:t>
        </w:r>
        <w:r w:rsidRPr="004418C4">
          <w:rPr>
            <w:i/>
          </w:rPr>
          <w:t>obj</w:t>
        </w:r>
        <w:r w:rsidRPr="004418C4">
          <w:t xml:space="preserve"> be </w:t>
        </w:r>
        <w:r w:rsidRPr="004418C4">
          <w:rPr>
            <w:b/>
          </w:rPr>
          <w:t>undefined</w:t>
        </w:r>
        <w:r w:rsidRPr="004418C4">
          <w:t>.</w:t>
        </w:r>
      </w:ins>
    </w:p>
    <w:p w14:paraId="506DF156" w14:textId="77777777" w:rsidR="00CD14C4" w:rsidRPr="00E77497" w:rsidDel="00715A67" w:rsidRDefault="00CD14C4" w:rsidP="00C7794D">
      <w:pPr>
        <w:ind w:left="360"/>
        <w:rPr>
          <w:ins w:id="16116" w:author="Rev 3 Allen Wirfs-Brock" w:date="2011-09-11T09:49:00Z"/>
          <w:del w:id="16117" w:author="Rev 4 Allen Wirfs-Brock" w:date="2011-11-04T17:59:00Z"/>
        </w:rPr>
      </w:pPr>
      <w:ins w:id="16118" w:author="Rev 3 Allen Wirfs-Brock" w:date="2011-09-11T09:50:00Z">
        <w:del w:id="16119" w:author="Rev 4 Allen Wirfs-Brock" w:date="2011-10-15T18:03:00Z">
          <w:r w:rsidRPr="00E77497" w:rsidDel="009F731D">
            <w:delText xml:space="preserve"> </w:delText>
          </w:r>
        </w:del>
      </w:ins>
      <w:ins w:id="16120" w:author="Rev 3 Allen Wirfs-Brock" w:date="2011-09-11T09:49:00Z">
        <w:del w:id="16121" w:author="Rev 4 Allen Wirfs-Brock" w:date="2011-10-15T18:03:00Z">
          <w:r w:rsidRPr="00E77497" w:rsidDel="009F731D">
            <w:delText xml:space="preserve">is evaluated </w:delText>
          </w:r>
        </w:del>
        <w:del w:id="16122" w:author="Rev 4 Allen Wirfs-Brock" w:date="2011-11-04T17:59:00Z">
          <w:r w:rsidRPr="00E77497" w:rsidDel="00715A67">
            <w:delText xml:space="preserve">with parameters </w:delText>
          </w:r>
        </w:del>
      </w:ins>
      <w:ins w:id="16123" w:author="Rev 3 Allen Wirfs-Brock" w:date="2011-09-11T09:50:00Z">
        <w:del w:id="16124" w:author="Rev 4 Allen Wirfs-Brock" w:date="2011-11-04T17:59:00Z">
          <w:r w:rsidRPr="00E77497" w:rsidDel="00715A67">
            <w:rPr>
              <w:rFonts w:ascii="Times New Roman" w:eastAsia="Times New Roman" w:hAnsi="Times New Roman"/>
              <w:i/>
              <w:spacing w:val="6"/>
              <w:lang w:eastAsia="en-US"/>
            </w:rPr>
            <w:delText>value</w:delText>
          </w:r>
        </w:del>
      </w:ins>
      <w:ins w:id="16125" w:author="Rev 3 Allen Wirfs-Brock" w:date="2011-09-11T09:49:00Z">
        <w:del w:id="16126" w:author="Rev 4 Allen Wirfs-Brock" w:date="2011-11-04T17:59:00Z">
          <w:r w:rsidRPr="00E77497" w:rsidDel="00715A67">
            <w:delText xml:space="preserve"> and </w:delText>
          </w:r>
        </w:del>
      </w:ins>
      <w:ins w:id="16127" w:author="Rev 3 Allen Wirfs-Brock" w:date="2011-09-11T09:50:00Z">
        <w:del w:id="16128" w:author="Rev 4 Allen Wirfs-Brock" w:date="2011-11-04T17:59:00Z">
          <w:r w:rsidRPr="00E77497" w:rsidDel="00715A67">
            <w:rPr>
              <w:rFonts w:ascii="Times New Roman" w:eastAsia="Times New Roman" w:hAnsi="Times New Roman"/>
              <w:i/>
              <w:spacing w:val="6"/>
              <w:lang w:eastAsia="en-US"/>
            </w:rPr>
            <w:delText>env</w:delText>
          </w:r>
        </w:del>
      </w:ins>
      <w:ins w:id="16129" w:author="Rev 3 Allen Wirfs-Brock" w:date="2011-09-11T09:49:00Z">
        <w:del w:id="16130" w:author="Rev 4 Allen Wirfs-Brock" w:date="2011-11-04T17:59:00Z">
          <w:r w:rsidRPr="00E77497" w:rsidDel="00715A67">
            <w:delText xml:space="preserve"> </w:delText>
          </w:r>
        </w:del>
        <w:del w:id="16131" w:author="Rev 4 Allen Wirfs-Brock" w:date="2011-10-15T18:03:00Z">
          <w:r w:rsidRPr="00E77497" w:rsidDel="009F731D">
            <w:delText>as follows:</w:delText>
          </w:r>
        </w:del>
      </w:ins>
    </w:p>
    <w:p w14:paraId="24D0625C" w14:textId="77777777" w:rsidR="00CD14C4" w:rsidRPr="00E77497" w:rsidRDefault="000269C8" w:rsidP="00C47E72">
      <w:pPr>
        <w:pStyle w:val="Alg2"/>
        <w:numPr>
          <w:ilvl w:val="0"/>
          <w:numId w:val="540"/>
        </w:numPr>
        <w:spacing w:after="220"/>
        <w:rPr>
          <w:ins w:id="16132" w:author="Rev 3 Allen Wirfs-Brock" w:date="2011-09-11T09:49:00Z"/>
        </w:rPr>
      </w:pPr>
      <w:ins w:id="16133" w:author="Rev 3 Allen Wirfs-Brock" w:date="2011-09-11T09:54:00Z">
        <w:del w:id="16134" w:author="Rev 4 Allen Wirfs-Brock" w:date="2011-11-04T18:02:00Z">
          <w:r w:rsidRPr="00E77497" w:rsidDel="009E1969">
            <w:delText>E</w:delText>
          </w:r>
        </w:del>
      </w:ins>
      <w:ins w:id="16135" w:author="Rev 3 Allen Wirfs-Brock" w:date="2011-09-11T09:50:00Z">
        <w:del w:id="16136" w:author="Rev 4 Allen Wirfs-Brock" w:date="2011-11-04T18:02:00Z">
          <w:r w:rsidR="00CD14C4" w:rsidRPr="00E77497" w:rsidDel="009E1969">
            <w:delText>valuat</w:delText>
          </w:r>
        </w:del>
      </w:ins>
      <w:ins w:id="16137" w:author="Rev 3 Allen Wirfs-Brock" w:date="2011-09-11T09:54:00Z">
        <w:del w:id="16138" w:author="Rev 4 Allen Wirfs-Brock" w:date="2011-11-04T18:02:00Z">
          <w:r w:rsidRPr="00E77497" w:rsidDel="009E1969">
            <w:delText>e</w:delText>
          </w:r>
        </w:del>
      </w:ins>
      <w:ins w:id="16139" w:author="Rev 6 Allen Wirfs-Brock" w:date="2012-02-18T10:59:00Z">
        <w:r w:rsidR="00481DAC" w:rsidRPr="00481DAC">
          <w:t xml:space="preserve"> </w:t>
        </w:r>
        <w:r w:rsidR="00481DAC">
          <w:t>Return the result of p</w:t>
        </w:r>
        <w:r w:rsidR="00481DAC" w:rsidRPr="004418C4">
          <w:t>erform</w:t>
        </w:r>
        <w:r w:rsidR="00481DAC">
          <w:t>ing</w:t>
        </w:r>
        <w:r w:rsidR="00481DAC" w:rsidRPr="004418C4">
          <w:t xml:space="preserve"> </w:t>
        </w:r>
      </w:ins>
      <w:ins w:id="16140" w:author="Rev 4 Allen Wirfs-Brock" w:date="2011-11-04T18:02:00Z">
        <w:del w:id="16141" w:author="Rev 6 Allen Wirfs-Brock" w:date="2012-02-18T10:59:00Z">
          <w:r w:rsidR="009E1969" w:rsidDel="00481DAC">
            <w:delText xml:space="preserve">Perform </w:delText>
          </w:r>
        </w:del>
        <w:r w:rsidR="009E1969">
          <w:t xml:space="preserve">Binding </w:t>
        </w:r>
        <w:del w:id="16142" w:author="Rev 6 Allen Wirfs-Brock" w:date="2012-02-27T15:45:00Z">
          <w:r w:rsidR="009E1969" w:rsidDel="00A113E2">
            <w:delText>Initialization</w:delText>
          </w:r>
        </w:del>
      </w:ins>
      <w:ins w:id="16143" w:author="Rev 6 Allen Wirfs-Brock" w:date="2012-02-27T15:45:00Z">
        <w:r w:rsidR="00A113E2">
          <w:t>Initialisation</w:t>
        </w:r>
      </w:ins>
      <w:ins w:id="16144" w:author="Rev 4 Allen Wirfs-Brock" w:date="2011-11-04T18:02:00Z">
        <w:r w:rsidR="009E1969">
          <w:t xml:space="preserve"> for</w:t>
        </w:r>
      </w:ins>
      <w:ins w:id="16145" w:author="Rev 3 Allen Wirfs-Brock" w:date="2011-09-11T09:49:00Z">
        <w:r w:rsidR="00CD14C4" w:rsidRPr="00675B74">
          <w:t xml:space="preserve"> </w:t>
        </w:r>
      </w:ins>
      <w:ins w:id="16146" w:author="Rev 3 Allen Wirfs-Brock" w:date="2011-09-11T09:51:00Z">
        <w:r w:rsidR="00CD14C4" w:rsidRPr="00675B74">
          <w:rPr>
            <w:rStyle w:val="bnf"/>
          </w:rPr>
          <w:t>ObjectBindingPattern</w:t>
        </w:r>
        <w:r w:rsidR="00CD14C4" w:rsidRPr="00E77497">
          <w:t xml:space="preserve"> </w:t>
        </w:r>
      </w:ins>
      <w:ins w:id="16147" w:author="Rev 3 Allen Wirfs-Brock" w:date="2011-09-11T09:49:00Z">
        <w:r w:rsidR="00CD14C4" w:rsidRPr="00E77497">
          <w:t xml:space="preserve">using </w:t>
        </w:r>
      </w:ins>
      <w:ins w:id="16148" w:author="Rev 3 Allen Wirfs-Brock" w:date="2011-09-11T09:51:00Z">
        <w:del w:id="16149" w:author="Rev 4 Allen Wirfs-Brock" w:date="2011-11-04T19:15:00Z">
          <w:r w:rsidR="00CD14C4" w:rsidRPr="00E77497" w:rsidDel="00E77497">
            <w:rPr>
              <w:i/>
            </w:rPr>
            <w:delText>value</w:delText>
          </w:r>
        </w:del>
      </w:ins>
      <w:ins w:id="16150" w:author="Rev 3 Allen Wirfs-Brock" w:date="2011-09-11T09:49:00Z">
        <w:del w:id="16151" w:author="Rev 4 Allen Wirfs-Brock" w:date="2011-11-04T19:15:00Z">
          <w:r w:rsidR="00CD14C4" w:rsidRPr="00E77497" w:rsidDel="00E77497">
            <w:delText xml:space="preserve"> as the </w:delText>
          </w:r>
        </w:del>
        <w:r w:rsidR="00CD14C4" w:rsidRPr="00E77497">
          <w:rPr>
            <w:rStyle w:val="bnf"/>
          </w:rPr>
          <w:t>obj</w:t>
        </w:r>
        <w:r w:rsidR="00CD14C4" w:rsidRPr="00E77497">
          <w:rPr>
            <w:i/>
          </w:rPr>
          <w:t xml:space="preserve"> </w:t>
        </w:r>
        <w:del w:id="16152" w:author="Rev 4 Allen Wirfs-Brock" w:date="2011-11-04T19:15:00Z">
          <w:r w:rsidR="00CD14C4" w:rsidRPr="00E77497" w:rsidDel="00E77497">
            <w:delText xml:space="preserve">parameter </w:delText>
          </w:r>
        </w:del>
        <w:r w:rsidR="00CD14C4" w:rsidRPr="00E77497">
          <w:t xml:space="preserve">and </w:t>
        </w:r>
        <w:del w:id="16153" w:author="Rev 4 Allen Wirfs-Brock" w:date="2011-11-04T19:15:00Z">
          <w:r w:rsidR="00CD14C4" w:rsidRPr="00E77497" w:rsidDel="00E77497">
            <w:rPr>
              <w:i/>
            </w:rPr>
            <w:delText>env</w:delText>
          </w:r>
          <w:r w:rsidR="00CD14C4" w:rsidRPr="00E77497" w:rsidDel="00E77497">
            <w:delText xml:space="preserve"> as the </w:delText>
          </w:r>
        </w:del>
        <w:r w:rsidR="00CD14C4" w:rsidRPr="00E77497">
          <w:rPr>
            <w:i/>
          </w:rPr>
          <w:t>environment</w:t>
        </w:r>
        <w:r w:rsidR="00CD14C4" w:rsidRPr="00E77497">
          <w:t xml:space="preserve"> </w:t>
        </w:r>
        <w:del w:id="16154" w:author="Rev 4 Allen Wirfs-Brock" w:date="2011-11-04T19:15:00Z">
          <w:r w:rsidR="00CD14C4" w:rsidRPr="00E77497" w:rsidDel="00E77497">
            <w:delText>parameter</w:delText>
          </w:r>
        </w:del>
      </w:ins>
      <w:ins w:id="16155" w:author="Rev 4 Allen Wirfs-Brock" w:date="2011-11-04T19:15:00Z">
        <w:r w:rsidR="00E77497">
          <w:t>as arguments</w:t>
        </w:r>
      </w:ins>
      <w:ins w:id="16156" w:author="Rev 3 Allen Wirfs-Brock" w:date="2011-09-11T09:49:00Z">
        <w:r w:rsidR="00CD14C4" w:rsidRPr="00E77497">
          <w:t>.</w:t>
        </w:r>
      </w:ins>
    </w:p>
    <w:p w14:paraId="695A2F66" w14:textId="77777777" w:rsidR="00C8445E" w:rsidRPr="00E77497" w:rsidDel="003E2351" w:rsidRDefault="00C8445E" w:rsidP="00C7794D">
      <w:pPr>
        <w:contextualSpacing/>
        <w:rPr>
          <w:ins w:id="16157" w:author="Allen Wirfs-Brock" w:date="2011-07-11T14:49:00Z"/>
          <w:del w:id="16158" w:author="Rev 4 Allen Wirfs-Brock" w:date="2011-10-15T17:56:00Z"/>
        </w:rPr>
      </w:pPr>
      <w:ins w:id="16159" w:author="Allen Wirfs-Brock" w:date="2011-07-11T14:49:00Z">
        <w:del w:id="16160"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 xml:space="preserve">BindingPattern  </w:delText>
          </w:r>
          <w:r w:rsidRPr="00E77497" w:rsidDel="003E2351">
            <w:rPr>
              <w:b/>
            </w:rPr>
            <w:delText>:</w:delText>
          </w:r>
          <w:r w:rsidRPr="00E77497" w:rsidDel="003E2351">
            <w:delText xml:space="preserve"> </w:delText>
          </w:r>
          <w:r w:rsidRPr="00E77497" w:rsidDel="003E2351">
            <w:rPr>
              <w:rStyle w:val="bnf"/>
            </w:rPr>
            <w:delText>ArrayBindingPattern</w:delText>
          </w:r>
          <w:r w:rsidRPr="00E77497" w:rsidDel="003E2351">
            <w:delText xml:space="preserve"> is determined as follows:</w:delText>
          </w:r>
        </w:del>
      </w:ins>
    </w:p>
    <w:p w14:paraId="43D93CF0" w14:textId="77777777" w:rsidR="00C8445E" w:rsidRPr="00E77497" w:rsidDel="003E2351" w:rsidRDefault="00C8445E">
      <w:pPr>
        <w:pStyle w:val="Alg4"/>
        <w:numPr>
          <w:ilvl w:val="0"/>
          <w:numId w:val="430"/>
        </w:numPr>
        <w:spacing w:after="220"/>
        <w:contextualSpacing/>
        <w:rPr>
          <w:ins w:id="16161" w:author="Allen Wirfs-Brock" w:date="2011-07-11T14:49:00Z"/>
          <w:del w:id="16162" w:author="Rev 4 Allen Wirfs-Brock" w:date="2011-10-15T17:56:00Z"/>
        </w:rPr>
        <w:pPrChange w:id="16163" w:author="Rev 4 Allen Wirfs-Brock" w:date="2011-11-07T12:16:00Z">
          <w:pPr>
            <w:pStyle w:val="Alg4"/>
            <w:numPr>
              <w:numId w:val="453"/>
            </w:numPr>
            <w:tabs>
              <w:tab w:val="num" w:pos="360"/>
            </w:tabs>
            <w:spacing w:after="220"/>
            <w:ind w:left="360" w:hanging="360"/>
            <w:contextualSpacing/>
          </w:pPr>
        </w:pPrChange>
      </w:pPr>
      <w:ins w:id="16164" w:author="Allen Wirfs-Brock" w:date="2011-07-11T14:49:00Z">
        <w:del w:id="16165" w:author="Rev 4 Allen Wirfs-Brock" w:date="2011-10-15T17:56:00Z">
          <w:r w:rsidRPr="00E77497" w:rsidDel="003E2351">
            <w:delText xml:space="preserve">Return BoundNames of </w:delText>
          </w:r>
          <w:r w:rsidRPr="00E77497" w:rsidDel="003E2351">
            <w:rPr>
              <w:rStyle w:val="bnf"/>
            </w:rPr>
            <w:delText>ArrayBindingPattern</w:delText>
          </w:r>
          <w:r w:rsidRPr="00E77497" w:rsidDel="003E2351">
            <w:delText>.</w:delText>
          </w:r>
        </w:del>
      </w:ins>
    </w:p>
    <w:p w14:paraId="000397B6" w14:textId="77777777" w:rsidR="00135B3A" w:rsidRPr="00E77497" w:rsidRDefault="000269C8" w:rsidP="00C7794D">
      <w:pPr>
        <w:contextualSpacing/>
        <w:rPr>
          <w:ins w:id="16166" w:author="Rev 4 Allen Wirfs-Brock" w:date="2011-10-15T18:07:00Z"/>
        </w:rPr>
      </w:pPr>
      <w:ins w:id="16167" w:author="Rev 3 Allen Wirfs-Brock" w:date="2011-09-11T09:52:00Z">
        <w:del w:id="16168" w:author="Rev 4 Allen Wirfs-Brock" w:date="2011-10-15T18:06:00Z">
          <w:r w:rsidRPr="00E77497" w:rsidDel="00135B3A">
            <w:delText xml:space="preserve">The production </w:delText>
          </w:r>
        </w:del>
        <w:r w:rsidRPr="00E77497">
          <w:rPr>
            <w:rStyle w:val="bnf"/>
          </w:rPr>
          <w:t xml:space="preserve">BindingPattern  </w:t>
        </w:r>
        <w:r w:rsidRPr="00E77497">
          <w:rPr>
            <w:b/>
          </w:rPr>
          <w:t>:</w:t>
        </w:r>
        <w:r w:rsidRPr="00E77497">
          <w:t xml:space="preserve"> </w:t>
        </w:r>
      </w:ins>
      <w:ins w:id="16169" w:author="Rev 3 Allen Wirfs-Brock" w:date="2011-09-11T09:53:00Z">
        <w:r w:rsidRPr="00E77497">
          <w:rPr>
            <w:rStyle w:val="bnf"/>
          </w:rPr>
          <w:t>ArrayBindingPattern</w:t>
        </w:r>
      </w:ins>
      <w:ins w:id="16170" w:author="Rev 3 Allen Wirfs-Brock" w:date="2011-09-11T09:52:00Z">
        <w:r w:rsidRPr="00E77497">
          <w:t xml:space="preserve"> </w:t>
        </w:r>
      </w:ins>
    </w:p>
    <w:p w14:paraId="24DFD066" w14:textId="77777777" w:rsidR="00E77497" w:rsidRPr="004418C4" w:rsidRDefault="00E77497" w:rsidP="00C47E72">
      <w:pPr>
        <w:pStyle w:val="Alg3"/>
        <w:numPr>
          <w:ilvl w:val="0"/>
          <w:numId w:val="541"/>
        </w:numPr>
        <w:contextualSpacing/>
        <w:rPr>
          <w:ins w:id="16171" w:author="Rev 4 Allen Wirfs-Brock" w:date="2011-11-04T19:16:00Z"/>
        </w:rPr>
      </w:pPr>
      <w:ins w:id="16172" w:author="Rev 4 Allen Wirfs-Brock" w:date="2011-11-04T19:16:00Z">
        <w:r w:rsidRPr="004418C4">
          <w:t xml:space="preserve">If </w:t>
        </w:r>
        <w:r w:rsidRPr="004418C4">
          <w:rPr>
            <w:i/>
          </w:rPr>
          <w:t>value</w:t>
        </w:r>
        <w:r w:rsidRPr="004418C4">
          <w:t xml:space="preserve"> is neither of </w:t>
        </w:r>
        <w:r w:rsidRPr="004418C4">
          <w:rPr>
            <w:b/>
          </w:rPr>
          <w:t>null</w:t>
        </w:r>
        <w:r w:rsidRPr="004418C4">
          <w:t xml:space="preserve"> or </w:t>
        </w:r>
        <w:r w:rsidRPr="004418C4">
          <w:rPr>
            <w:b/>
          </w:rPr>
          <w:t>undefined</w:t>
        </w:r>
        <w:r w:rsidRPr="004418C4">
          <w:t>, then</w:t>
        </w:r>
      </w:ins>
    </w:p>
    <w:p w14:paraId="394AA423" w14:textId="77777777" w:rsidR="00CB5F32" w:rsidRPr="004418C4" w:rsidRDefault="00CB5F32" w:rsidP="00C47E72">
      <w:pPr>
        <w:pStyle w:val="Alg3"/>
        <w:numPr>
          <w:ilvl w:val="1"/>
          <w:numId w:val="541"/>
        </w:numPr>
        <w:contextualSpacing/>
        <w:rPr>
          <w:ins w:id="16173" w:author="Rev 4 Allen Wirfs-Brock" w:date="2011-11-05T08:51:00Z"/>
        </w:rPr>
      </w:pPr>
      <w:ins w:id="16174" w:author="Rev 4 Allen Wirfs-Brock" w:date="2011-11-05T08:51:00Z">
        <w:r w:rsidRPr="004418C4">
          <w:t xml:space="preserve">Let </w:t>
        </w:r>
        <w:r>
          <w:rPr>
            <w:i/>
          </w:rPr>
          <w:t>array</w:t>
        </w:r>
        <w:r w:rsidRPr="004418C4">
          <w:t xml:space="preserve"> be ToObject(</w:t>
        </w:r>
        <w:r w:rsidRPr="004418C4">
          <w:rPr>
            <w:i/>
          </w:rPr>
          <w:t>value</w:t>
        </w:r>
        <w:r w:rsidRPr="004418C4">
          <w:t>).</w:t>
        </w:r>
      </w:ins>
    </w:p>
    <w:p w14:paraId="7F879429" w14:textId="77777777" w:rsidR="00132AAE" w:rsidDel="00B840BD" w:rsidRDefault="00132AAE" w:rsidP="00C47E72">
      <w:pPr>
        <w:pStyle w:val="Alg3"/>
        <w:numPr>
          <w:ilvl w:val="1"/>
          <w:numId w:val="541"/>
        </w:numPr>
        <w:contextualSpacing/>
        <w:rPr>
          <w:ins w:id="16175" w:author="Rev 4 Allen Wirfs-Brock" w:date="2011-11-05T08:45:00Z"/>
          <w:del w:id="16176" w:author="Rev 5 Allen Wirfs-Brock" w:date="2012-01-04T11:43:00Z"/>
        </w:rPr>
      </w:pPr>
      <w:ins w:id="16177" w:author="Rev 4 Allen Wirfs-Brock" w:date="2011-11-05T08:45:00Z">
        <w:del w:id="16178" w:author="Rev 5 Allen Wirfs-Brock" w:date="2012-01-04T11:43:00Z">
          <w:r w:rsidDel="00B840BD">
            <w:delText xml:space="preserve">Let </w:delText>
          </w:r>
        </w:del>
      </w:ins>
      <w:ins w:id="16179" w:author="Rev 4 Allen Wirfs-Brock" w:date="2011-11-05T08:49:00Z">
        <w:del w:id="16180" w:author="Rev 5 Allen Wirfs-Brock" w:date="2012-01-04T11:43:00Z">
          <w:r w:rsidRPr="00C7794D" w:rsidDel="00B840BD">
            <w:rPr>
              <w:i/>
            </w:rPr>
            <w:delText>lenValue</w:delText>
          </w:r>
        </w:del>
      </w:ins>
      <w:ins w:id="16181" w:author="Rev 4 Allen Wirfs-Brock" w:date="2011-11-05T08:45:00Z">
        <w:del w:id="16182" w:author="Rev 5 Allen Wirfs-Brock" w:date="2012-01-04T11:43:00Z">
          <w:r w:rsidDel="00B840BD">
            <w:delText xml:space="preserve"> be the result of calling the [[Get]] internal method of </w:delText>
          </w:r>
          <w:r w:rsidRPr="00C7794D" w:rsidDel="00B840BD">
            <w:rPr>
              <w:i/>
            </w:rPr>
            <w:delText>array</w:delText>
          </w:r>
          <w:r w:rsidDel="00B840BD">
            <w:delText xml:space="preserve"> with argument </w:delText>
          </w:r>
        </w:del>
      </w:ins>
      <w:ins w:id="16183" w:author="Rev 4 Allen Wirfs-Brock" w:date="2011-11-05T08:49:00Z">
        <w:del w:id="16184" w:author="Rev 5 Allen Wirfs-Brock" w:date="2012-01-04T11:43:00Z">
          <w:r w:rsidDel="00B840BD">
            <w:rPr>
              <w:rFonts w:ascii="Courier New" w:hAnsi="Courier New" w:cs="Courier New"/>
            </w:rPr>
            <w:delText>"</w:delText>
          </w:r>
        </w:del>
      </w:ins>
      <w:ins w:id="16185" w:author="Rev 4 Allen Wirfs-Brock" w:date="2011-11-05T08:48:00Z">
        <w:del w:id="16186" w:author="Rev 5 Allen Wirfs-Brock" w:date="2012-01-04T11:43:00Z">
          <w:r w:rsidRPr="00C7794D" w:rsidDel="00B840BD">
            <w:rPr>
              <w:rFonts w:ascii="Courier New" w:hAnsi="Courier New" w:cs="Courier New"/>
            </w:rPr>
            <w:delText>length</w:delText>
          </w:r>
        </w:del>
      </w:ins>
      <w:ins w:id="16187" w:author="Rev 4 Allen Wirfs-Brock" w:date="2011-11-05T08:49:00Z">
        <w:del w:id="16188" w:author="Rev 5 Allen Wirfs-Brock" w:date="2012-01-04T11:43:00Z">
          <w:r w:rsidDel="00B840BD">
            <w:rPr>
              <w:rFonts w:ascii="Courier New" w:hAnsi="Courier New" w:cs="Courier New"/>
            </w:rPr>
            <w:delText>"</w:delText>
          </w:r>
        </w:del>
      </w:ins>
      <w:ins w:id="16189" w:author="Rev 4 Allen Wirfs-Brock" w:date="2011-11-05T08:48:00Z">
        <w:del w:id="16190" w:author="Rev 5 Allen Wirfs-Brock" w:date="2012-01-04T11:43:00Z">
          <w:r w:rsidDel="00B840BD">
            <w:delText>.</w:delText>
          </w:r>
        </w:del>
      </w:ins>
    </w:p>
    <w:p w14:paraId="0F4BEF52" w14:textId="77777777" w:rsidR="00132AAE" w:rsidDel="00B840BD" w:rsidRDefault="00132AAE" w:rsidP="00C47E72">
      <w:pPr>
        <w:pStyle w:val="Alg3"/>
        <w:numPr>
          <w:ilvl w:val="1"/>
          <w:numId w:val="541"/>
        </w:numPr>
        <w:contextualSpacing/>
        <w:rPr>
          <w:ins w:id="16191" w:author="Rev 4 Allen Wirfs-Brock" w:date="2011-11-05T08:50:00Z"/>
          <w:del w:id="16192" w:author="Rev 5 Allen Wirfs-Brock" w:date="2012-01-04T11:43:00Z"/>
        </w:rPr>
      </w:pPr>
      <w:ins w:id="16193" w:author="Rev 4 Allen Wirfs-Brock" w:date="2011-11-05T08:50:00Z">
        <w:del w:id="16194" w:author="Rev 5 Allen Wirfs-Brock" w:date="2012-01-04T11:43:00Z">
          <w:r w:rsidDel="00B840BD">
            <w:delText xml:space="preserve">Let </w:delText>
          </w:r>
          <w:r w:rsidRPr="00C7794D" w:rsidDel="00B840BD">
            <w:rPr>
              <w:i/>
            </w:rPr>
            <w:delText>arrayLength</w:delText>
          </w:r>
          <w:r w:rsidDel="00B840BD">
            <w:delText xml:space="preserve"> be To</w:delText>
          </w:r>
          <w:r w:rsidR="00CB5F32" w:rsidDel="00B840BD">
            <w:delText>Uint32(</w:delText>
          </w:r>
          <w:r w:rsidR="00CB5F32" w:rsidRPr="00C7794D" w:rsidDel="00B840BD">
            <w:rPr>
              <w:i/>
            </w:rPr>
            <w:delText>lenValue</w:delText>
          </w:r>
          <w:r w:rsidR="00CB5F32" w:rsidDel="00B840BD">
            <w:delText>).</w:delText>
          </w:r>
        </w:del>
      </w:ins>
    </w:p>
    <w:p w14:paraId="6F28CB2B" w14:textId="77777777" w:rsidR="00CB5F32" w:rsidRDefault="00E77497" w:rsidP="00C47E72">
      <w:pPr>
        <w:pStyle w:val="Alg4"/>
        <w:numPr>
          <w:ilvl w:val="0"/>
          <w:numId w:val="541"/>
        </w:numPr>
        <w:contextualSpacing/>
        <w:rPr>
          <w:ins w:id="16195" w:author="Rev 4 Allen Wirfs-Brock" w:date="2011-11-05T08:51:00Z"/>
        </w:rPr>
      </w:pPr>
      <w:ins w:id="16196" w:author="Rev 4 Allen Wirfs-Brock" w:date="2011-11-04T19:16:00Z">
        <w:r w:rsidRPr="004418C4">
          <w:t>Else,</w:t>
        </w:r>
      </w:ins>
    </w:p>
    <w:p w14:paraId="0B071B2C" w14:textId="77777777" w:rsidR="00CB5F32" w:rsidRPr="004418C4" w:rsidRDefault="00CB5F32" w:rsidP="00C47E72">
      <w:pPr>
        <w:pStyle w:val="Alg4"/>
        <w:numPr>
          <w:ilvl w:val="1"/>
          <w:numId w:val="541"/>
        </w:numPr>
        <w:contextualSpacing/>
        <w:rPr>
          <w:ins w:id="16197" w:author="Rev 4 Allen Wirfs-Brock" w:date="2011-11-05T08:52:00Z"/>
        </w:rPr>
      </w:pPr>
      <w:ins w:id="16198" w:author="Rev 4 Allen Wirfs-Brock" w:date="2011-11-05T08:52:00Z">
        <w:r>
          <w:t>L</w:t>
        </w:r>
        <w:r w:rsidRPr="004418C4">
          <w:t xml:space="preserve">et </w:t>
        </w:r>
        <w:r>
          <w:rPr>
            <w:i/>
          </w:rPr>
          <w:t>array</w:t>
        </w:r>
        <w:r w:rsidRPr="004418C4">
          <w:t xml:space="preserve"> be </w:t>
        </w:r>
        <w:r w:rsidRPr="004418C4">
          <w:rPr>
            <w:b/>
          </w:rPr>
          <w:t>undefined</w:t>
        </w:r>
        <w:r w:rsidRPr="004418C4">
          <w:t>.</w:t>
        </w:r>
      </w:ins>
    </w:p>
    <w:p w14:paraId="2AAA25DA" w14:textId="77777777" w:rsidR="00CB5F32" w:rsidDel="00B840BD" w:rsidRDefault="00CB5F32" w:rsidP="00C47E72">
      <w:pPr>
        <w:pStyle w:val="Alg3"/>
        <w:numPr>
          <w:ilvl w:val="1"/>
          <w:numId w:val="541"/>
        </w:numPr>
        <w:contextualSpacing/>
        <w:rPr>
          <w:ins w:id="16199" w:author="Rev 4 Allen Wirfs-Brock" w:date="2011-11-05T08:52:00Z"/>
          <w:del w:id="16200" w:author="Rev 5 Allen Wirfs-Brock" w:date="2012-01-04T11:43:00Z"/>
        </w:rPr>
      </w:pPr>
      <w:ins w:id="16201" w:author="Rev 4 Allen Wirfs-Brock" w:date="2011-11-05T08:52:00Z">
        <w:del w:id="16202" w:author="Rev 5 Allen Wirfs-Brock" w:date="2012-01-04T11:43:00Z">
          <w:r w:rsidDel="00B840BD">
            <w:delText xml:space="preserve">Let </w:delText>
          </w:r>
          <w:r w:rsidRPr="004418C4" w:rsidDel="00B840BD">
            <w:rPr>
              <w:i/>
            </w:rPr>
            <w:delText>arrayLength</w:delText>
          </w:r>
          <w:r w:rsidDel="00B840BD">
            <w:delText xml:space="preserve"> be 0.</w:delText>
          </w:r>
        </w:del>
      </w:ins>
    </w:p>
    <w:p w14:paraId="5C7ADEE1" w14:textId="77777777" w:rsidR="000269C8" w:rsidRPr="00E77497" w:rsidDel="00715A67" w:rsidRDefault="000269C8" w:rsidP="00C7794D">
      <w:pPr>
        <w:ind w:left="360"/>
        <w:rPr>
          <w:ins w:id="16203" w:author="Rev 3 Allen Wirfs-Brock" w:date="2011-09-11T09:52:00Z"/>
          <w:del w:id="16204" w:author="Rev 4 Allen Wirfs-Brock" w:date="2011-11-04T17:58:00Z"/>
        </w:rPr>
      </w:pPr>
      <w:ins w:id="16205" w:author="Rev 3 Allen Wirfs-Brock" w:date="2011-09-11T09:52:00Z">
        <w:del w:id="16206" w:author="Rev 4 Allen Wirfs-Brock" w:date="2011-10-15T18:07:00Z">
          <w:r w:rsidRPr="00E77497" w:rsidDel="00135B3A">
            <w:delText xml:space="preserve">is evaluated </w:delText>
          </w:r>
        </w:del>
        <w:del w:id="16207"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6208" w:author="Rev 4 Allen Wirfs-Brock" w:date="2011-10-15T18:07:00Z">
          <w:r w:rsidRPr="00E77497" w:rsidDel="00135B3A">
            <w:delText>as follows:</w:delText>
          </w:r>
        </w:del>
      </w:ins>
    </w:p>
    <w:p w14:paraId="70C550E7" w14:textId="77777777" w:rsidR="000269C8" w:rsidRPr="00675B74" w:rsidRDefault="00481DAC" w:rsidP="00C47E72">
      <w:pPr>
        <w:pStyle w:val="Alg2"/>
        <w:numPr>
          <w:ilvl w:val="0"/>
          <w:numId w:val="541"/>
        </w:numPr>
        <w:spacing w:after="220"/>
        <w:rPr>
          <w:ins w:id="16209" w:author="Rev 3 Allen Wirfs-Brock" w:date="2011-09-11T09:52:00Z"/>
        </w:rPr>
      </w:pPr>
      <w:ins w:id="16210" w:author="Rev 6 Allen Wirfs-Brock" w:date="2012-02-18T10:59:00Z">
        <w:r>
          <w:t>Return the result of p</w:t>
        </w:r>
        <w:r w:rsidRPr="004418C4">
          <w:t>erform</w:t>
        </w:r>
        <w:r>
          <w:t>ing</w:t>
        </w:r>
        <w:r w:rsidRPr="004418C4">
          <w:t xml:space="preserve"> </w:t>
        </w:r>
      </w:ins>
      <w:ins w:id="16211" w:author="Rev 4 Allen Wirfs-Brock" w:date="2011-11-04T18:03:00Z">
        <w:del w:id="16212" w:author="Rev 6 Allen Wirfs-Brock" w:date="2012-02-18T10:59:00Z">
          <w:r w:rsidR="009E1969" w:rsidDel="00481DAC">
            <w:delText xml:space="preserve">Perform </w:delText>
          </w:r>
        </w:del>
      </w:ins>
      <w:ins w:id="16213" w:author="Rev 4 Allen Wirfs-Brock" w:date="2011-11-05T08:55:00Z">
        <w:r w:rsidR="00CB5F32">
          <w:t xml:space="preserve">Indexed </w:t>
        </w:r>
      </w:ins>
      <w:ins w:id="16214" w:author="Rev 4 Allen Wirfs-Brock" w:date="2011-11-04T18:03:00Z">
        <w:r w:rsidR="009E1969">
          <w:t xml:space="preserve">Binding </w:t>
        </w:r>
        <w:del w:id="16215" w:author="Rev 6 Allen Wirfs-Brock" w:date="2012-02-27T15:45:00Z">
          <w:r w:rsidR="009E1969" w:rsidDel="00A113E2">
            <w:delText>Initialization</w:delText>
          </w:r>
        </w:del>
      </w:ins>
      <w:ins w:id="16216" w:author="Rev 6 Allen Wirfs-Brock" w:date="2012-02-27T15:45:00Z">
        <w:r w:rsidR="00A113E2">
          <w:t>Initialisation</w:t>
        </w:r>
      </w:ins>
      <w:ins w:id="16217" w:author="Rev 4 Allen Wirfs-Brock" w:date="2011-11-04T18:03:00Z">
        <w:r w:rsidR="009E1969">
          <w:t xml:space="preserve"> for</w:t>
        </w:r>
        <w:r w:rsidR="009E1969" w:rsidRPr="004418C4">
          <w:t xml:space="preserve"> </w:t>
        </w:r>
      </w:ins>
      <w:ins w:id="16218" w:author="Rev 3 Allen Wirfs-Brock" w:date="2011-09-11T09:54:00Z">
        <w:del w:id="16219" w:author="Rev 4 Allen Wirfs-Brock" w:date="2011-11-04T18:03:00Z">
          <w:r w:rsidR="000269C8" w:rsidRPr="00675B74" w:rsidDel="009E1969">
            <w:delText xml:space="preserve">Evaluate </w:delText>
          </w:r>
        </w:del>
      </w:ins>
      <w:ins w:id="16220" w:author="Rev 3 Allen Wirfs-Brock" w:date="2011-09-11T09:55:00Z">
        <w:r w:rsidR="000269C8" w:rsidRPr="00675B74">
          <w:rPr>
            <w:rStyle w:val="bnf"/>
          </w:rPr>
          <w:t>ArrayBindingPattern</w:t>
        </w:r>
        <w:r w:rsidR="000269C8" w:rsidRPr="00E77497">
          <w:t xml:space="preserve"> </w:t>
        </w:r>
      </w:ins>
      <w:ins w:id="16221" w:author="Rev 3 Allen Wirfs-Brock" w:date="2011-09-11T09:52:00Z">
        <w:r w:rsidR="000269C8" w:rsidRPr="00E77497">
          <w:t xml:space="preserve">using </w:t>
        </w:r>
        <w:del w:id="16222" w:author="Rev 4 Allen Wirfs-Brock" w:date="2011-11-04T19:16:00Z">
          <w:r w:rsidR="000269C8" w:rsidRPr="00E77497" w:rsidDel="00E77497">
            <w:rPr>
              <w:i/>
            </w:rPr>
            <w:delText>value</w:delText>
          </w:r>
        </w:del>
      </w:ins>
      <w:ins w:id="16223" w:author="Rev 4 Allen Wirfs-Brock" w:date="2011-11-04T19:16:00Z">
        <w:r w:rsidR="00E77497">
          <w:rPr>
            <w:i/>
          </w:rPr>
          <w:t>array</w:t>
        </w:r>
      </w:ins>
      <w:ins w:id="16224" w:author="Rev 3 Allen Wirfs-Brock" w:date="2011-09-11T09:52:00Z">
        <w:del w:id="16225" w:author="Rev 4 Allen Wirfs-Brock" w:date="2011-11-05T08:53:00Z">
          <w:r w:rsidR="000269C8" w:rsidRPr="00E77497" w:rsidDel="00CB5F32">
            <w:delText xml:space="preserve"> </w:delText>
          </w:r>
        </w:del>
      </w:ins>
      <w:ins w:id="16226" w:author="Rev 4 Allen Wirfs-Brock" w:date="2011-11-05T08:53:00Z">
        <w:r w:rsidR="00CB5F32">
          <w:t xml:space="preserve">, </w:t>
        </w:r>
        <w:del w:id="16227" w:author="Rev 5 Allen Wirfs-Brock" w:date="2012-01-04T11:43:00Z">
          <w:r w:rsidR="00CB5F32" w:rsidRPr="008E7E56" w:rsidDel="00B840BD">
            <w:delText>arrayLength</w:delText>
          </w:r>
          <w:r w:rsidR="00CB5F32" w:rsidRPr="00B840BD" w:rsidDel="00B840BD">
            <w:delText xml:space="preserve">, </w:delText>
          </w:r>
        </w:del>
      </w:ins>
      <w:ins w:id="16228" w:author="Rev 4 Allen Wirfs-Brock" w:date="2011-11-05T08:59:00Z">
        <w:del w:id="16229" w:author="Rev 5 Allen Wirfs-Brock" w:date="2012-01-04T11:48:00Z">
          <w:r w:rsidR="00CB5F32" w:rsidRPr="002A015C" w:rsidDel="00B840BD">
            <w:rPr>
              <w:b/>
            </w:rPr>
            <w:delText>undefined</w:delText>
          </w:r>
        </w:del>
      </w:ins>
      <w:ins w:id="16230" w:author="Rev 5 Allen Wirfs-Brock" w:date="2012-01-04T11:48:00Z">
        <w:r w:rsidR="00B840BD" w:rsidRPr="008E7E56">
          <w:t>0</w:t>
        </w:r>
      </w:ins>
      <w:ins w:id="16231" w:author="Rev 4 Allen Wirfs-Brock" w:date="2011-11-05T08:53:00Z">
        <w:r w:rsidR="00CB5F32">
          <w:t xml:space="preserve">, </w:t>
        </w:r>
      </w:ins>
      <w:ins w:id="16232" w:author="Rev 3 Allen Wirfs-Brock" w:date="2011-09-11T09:52:00Z">
        <w:del w:id="16233" w:author="Rev 4 Allen Wirfs-Brock" w:date="2011-11-04T18:01:00Z">
          <w:r w:rsidR="000269C8" w:rsidRPr="00E77497" w:rsidDel="009E1969">
            <w:delText xml:space="preserve">as the </w:delText>
          </w:r>
          <w:r w:rsidR="000269C8" w:rsidRPr="00E77497" w:rsidDel="009E1969">
            <w:rPr>
              <w:rStyle w:val="bnf"/>
            </w:rPr>
            <w:delText>obj</w:delText>
          </w:r>
          <w:r w:rsidR="000269C8" w:rsidRPr="00E77497" w:rsidDel="009E1969">
            <w:rPr>
              <w:i/>
            </w:rPr>
            <w:delText xml:space="preserve"> </w:delText>
          </w:r>
          <w:r w:rsidR="000269C8" w:rsidRPr="00E77497" w:rsidDel="009E1969">
            <w:delText xml:space="preserve">parameter </w:delText>
          </w:r>
        </w:del>
        <w:r w:rsidR="000269C8" w:rsidRPr="00E77497">
          <w:t xml:space="preserve">and </w:t>
        </w:r>
        <w:del w:id="16234" w:author="Rev 4 Allen Wirfs-Brock" w:date="2011-11-04T18:01:00Z">
          <w:r w:rsidR="000269C8" w:rsidRPr="00E77497" w:rsidDel="009E1969">
            <w:rPr>
              <w:i/>
            </w:rPr>
            <w:delText>env</w:delText>
          </w:r>
          <w:r w:rsidR="000269C8" w:rsidRPr="00E77497" w:rsidDel="009E1969">
            <w:delText xml:space="preserve"> as the </w:delText>
          </w:r>
        </w:del>
        <w:r w:rsidR="000269C8" w:rsidRPr="00E77497">
          <w:rPr>
            <w:i/>
          </w:rPr>
          <w:t>environment</w:t>
        </w:r>
        <w:r w:rsidR="000269C8" w:rsidRPr="00E77497">
          <w:t xml:space="preserve"> </w:t>
        </w:r>
      </w:ins>
      <w:ins w:id="16235" w:author="Rev 4 Allen Wirfs-Brock" w:date="2011-11-04T18:02:00Z">
        <w:r w:rsidR="009E1969">
          <w:t>as arguments</w:t>
        </w:r>
      </w:ins>
      <w:ins w:id="16236" w:author="Rev 3 Allen Wirfs-Brock" w:date="2011-09-11T09:52:00Z">
        <w:del w:id="16237" w:author="Rev 4 Allen Wirfs-Brock" w:date="2011-11-04T18:02:00Z">
          <w:r w:rsidR="000269C8" w:rsidRPr="00675B74" w:rsidDel="009E1969">
            <w:delText>parameter</w:delText>
          </w:r>
        </w:del>
        <w:r w:rsidR="000269C8" w:rsidRPr="00675B74">
          <w:t>.</w:t>
        </w:r>
      </w:ins>
    </w:p>
    <w:p w14:paraId="5CBD8EB9" w14:textId="77777777" w:rsidR="007B4F56" w:rsidRPr="00E77497" w:rsidDel="003E2351" w:rsidRDefault="007B4F56" w:rsidP="00C7794D">
      <w:pPr>
        <w:contextualSpacing/>
        <w:rPr>
          <w:ins w:id="16238" w:author="Allen Wirfs-Brock" w:date="2011-07-11T14:56:00Z"/>
          <w:del w:id="16239" w:author="Rev 4 Allen Wirfs-Brock" w:date="2011-10-15T17:56:00Z"/>
        </w:rPr>
      </w:pPr>
      <w:ins w:id="16240" w:author="Allen Wirfs-Brock" w:date="2011-07-11T14:56:00Z">
        <w:del w:id="16241"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ObjectBindingPattern</w:delText>
          </w:r>
          <w:r w:rsidRPr="00E77497" w:rsidDel="003E2351">
            <w:rPr>
              <w:b/>
            </w:rPr>
            <w:delText>:</w:delText>
          </w:r>
          <w:r w:rsidRPr="00E77497" w:rsidDel="003E2351">
            <w:delText xml:space="preserve"> </w:delText>
          </w:r>
        </w:del>
      </w:ins>
      <w:ins w:id="16242" w:author="Allen Wirfs-Brock" w:date="2011-07-11T14:57:00Z">
        <w:del w:id="16243" w:author="Rev 4 Allen Wirfs-Brock" w:date="2011-10-15T17:56:00Z">
          <w:r w:rsidRPr="00E77497" w:rsidDel="003E2351">
            <w:rPr>
              <w:rStyle w:val="bnf"/>
              <w:rFonts w:ascii="Courier New" w:hAnsi="Courier New" w:cs="Courier New"/>
              <w:b/>
              <w:i w:val="0"/>
            </w:rPr>
            <w:delText>{ }</w:delText>
          </w:r>
        </w:del>
      </w:ins>
      <w:ins w:id="16244" w:author="Allen Wirfs-Brock" w:date="2011-07-11T14:56:00Z">
        <w:del w:id="16245" w:author="Rev 4 Allen Wirfs-Brock" w:date="2011-10-15T17:56:00Z">
          <w:r w:rsidRPr="00E77497" w:rsidDel="003E2351">
            <w:delText xml:space="preserve"> is determined as follows:</w:delText>
          </w:r>
        </w:del>
      </w:ins>
    </w:p>
    <w:p w14:paraId="6F19431E" w14:textId="77777777" w:rsidR="007B4F56" w:rsidRPr="00E77497" w:rsidDel="003E2351" w:rsidRDefault="007B4F56">
      <w:pPr>
        <w:pStyle w:val="Alg4"/>
        <w:numPr>
          <w:ilvl w:val="0"/>
          <w:numId w:val="431"/>
        </w:numPr>
        <w:spacing w:after="220"/>
        <w:contextualSpacing/>
        <w:rPr>
          <w:ins w:id="16246" w:author="Allen Wirfs-Brock" w:date="2011-07-11T14:56:00Z"/>
          <w:del w:id="16247" w:author="Rev 4 Allen Wirfs-Brock" w:date="2011-10-15T17:56:00Z"/>
        </w:rPr>
        <w:pPrChange w:id="16248" w:author="Rev 4 Allen Wirfs-Brock" w:date="2011-11-07T12:16:00Z">
          <w:pPr>
            <w:pStyle w:val="Alg4"/>
            <w:numPr>
              <w:numId w:val="454"/>
            </w:numPr>
            <w:tabs>
              <w:tab w:val="num" w:pos="360"/>
            </w:tabs>
            <w:spacing w:after="220"/>
            <w:ind w:left="360" w:hanging="360"/>
            <w:contextualSpacing/>
          </w:pPr>
        </w:pPrChange>
      </w:pPr>
      <w:ins w:id="16249" w:author="Allen Wirfs-Brock" w:date="2011-07-11T14:56:00Z">
        <w:del w:id="16250" w:author="Rev 4 Allen Wirfs-Brock" w:date="2011-10-15T17:56:00Z">
          <w:r w:rsidRPr="00E77497" w:rsidDel="003E2351">
            <w:delText xml:space="preserve">Return </w:delText>
          </w:r>
        </w:del>
      </w:ins>
      <w:ins w:id="16251" w:author="Allen Wirfs-Brock" w:date="2011-07-11T14:57:00Z">
        <w:del w:id="16252" w:author="Rev 4 Allen Wirfs-Brock" w:date="2011-10-15T17:56:00Z">
          <w:r w:rsidRPr="00E77497" w:rsidDel="003E2351">
            <w:delText>an empty List</w:delText>
          </w:r>
        </w:del>
      </w:ins>
      <w:ins w:id="16253" w:author="Allen Wirfs-Brock" w:date="2011-07-11T14:56:00Z">
        <w:del w:id="16254" w:author="Rev 4 Allen Wirfs-Brock" w:date="2011-10-15T17:56:00Z">
          <w:r w:rsidRPr="00E77497" w:rsidDel="003E2351">
            <w:delText>.</w:delText>
          </w:r>
        </w:del>
      </w:ins>
    </w:p>
    <w:p w14:paraId="3730D607" w14:textId="77777777" w:rsidR="00F012F7" w:rsidRPr="00E77497" w:rsidRDefault="00E479C5" w:rsidP="00C7794D">
      <w:pPr>
        <w:contextualSpacing/>
        <w:rPr>
          <w:ins w:id="16255" w:author="Rev 4 Allen Wirfs-Brock" w:date="2011-10-15T18:08:00Z"/>
        </w:rPr>
      </w:pPr>
      <w:ins w:id="16256" w:author="Rev 3 Allen Wirfs-Brock" w:date="2011-09-11T10:05:00Z">
        <w:del w:id="16257" w:author="Rev 4 Allen Wirfs-Brock" w:date="2011-10-15T18:06:00Z">
          <w:r w:rsidRPr="00E77497" w:rsidDel="00135B3A">
            <w:delText xml:space="preserve">The production </w:delText>
          </w:r>
        </w:del>
      </w:ins>
      <w:ins w:id="16258" w:author="Rev 3 Allen Wirfs-Brock" w:date="2011-09-11T10:0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xml:space="preserve">{ } </w:t>
        </w:r>
      </w:ins>
      <w:ins w:id="16259" w:author="Rev 3 Allen Wirfs-Brock" w:date="2011-09-11T10:05:00Z">
        <w:del w:id="16260" w:author="Rev 4 Allen Wirfs-Brock" w:date="2011-10-15T18:08:00Z">
          <w:r w:rsidRPr="00E77497" w:rsidDel="00F012F7">
            <w:delText xml:space="preserve">is evaluated </w:delText>
          </w:r>
        </w:del>
      </w:ins>
    </w:p>
    <w:p w14:paraId="678F9565" w14:textId="77777777" w:rsidR="00E479C5" w:rsidRPr="00E77497" w:rsidDel="00715A67" w:rsidRDefault="00E479C5" w:rsidP="00C7794D">
      <w:pPr>
        <w:ind w:left="360"/>
        <w:rPr>
          <w:ins w:id="16261" w:author="Rev 3 Allen Wirfs-Brock" w:date="2011-09-11T10:05:00Z"/>
          <w:del w:id="16262" w:author="Rev 4 Allen Wirfs-Brock" w:date="2011-11-04T17:58:00Z"/>
        </w:rPr>
      </w:pPr>
      <w:ins w:id="16263" w:author="Rev 3 Allen Wirfs-Brock" w:date="2011-09-11T10:05:00Z">
        <w:del w:id="16264"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6265" w:author="Rev 4 Allen Wirfs-Brock" w:date="2011-10-15T18:08:00Z">
          <w:r w:rsidRPr="00E77497" w:rsidDel="00F012F7">
            <w:delText>as follows:</w:delText>
          </w:r>
        </w:del>
      </w:ins>
    </w:p>
    <w:p w14:paraId="0A632F24" w14:textId="77777777" w:rsidR="00E479C5" w:rsidRPr="00E77497" w:rsidRDefault="00B04C67" w:rsidP="00C47E72">
      <w:pPr>
        <w:pStyle w:val="Alg2"/>
        <w:numPr>
          <w:ilvl w:val="0"/>
          <w:numId w:val="542"/>
        </w:numPr>
        <w:spacing w:after="220"/>
        <w:rPr>
          <w:ins w:id="16266" w:author="Rev 3 Allen Wirfs-Brock" w:date="2011-09-11T10:05:00Z"/>
        </w:rPr>
      </w:pPr>
      <w:ins w:id="16267" w:author="Rev 3 Allen Wirfs-Brock" w:date="2011-09-22T15:50:00Z">
        <w:del w:id="16268" w:author="Rev 4 Allen Wirfs-Brock" w:date="2011-11-04T19:16:00Z">
          <w:r w:rsidRPr="00E77497" w:rsidDel="00E77497">
            <w:delText xml:space="preserve">If </w:delText>
          </w:r>
          <w:r w:rsidRPr="00E77497" w:rsidDel="00E77497">
            <w:rPr>
              <w:i/>
            </w:rPr>
            <w:delText>value</w:delText>
          </w:r>
          <w:r w:rsidRPr="00E77497" w:rsidDel="00E77497">
            <w:delText xml:space="preserve"> is </w:delText>
          </w:r>
        </w:del>
      </w:ins>
      <w:ins w:id="16269" w:author="Rev 3 Allen Wirfs-Brock" w:date="2011-09-22T15:52:00Z">
        <w:del w:id="16270" w:author="Rev 4 Allen Wirfs-Brock" w:date="2011-11-04T19:16:00Z">
          <w:r w:rsidRPr="00E77497" w:rsidDel="00E77497">
            <w:delText>neither of</w:delText>
          </w:r>
        </w:del>
      </w:ins>
      <w:ins w:id="16271" w:author="Rev 3 Allen Wirfs-Brock" w:date="2011-09-22T15:50:00Z">
        <w:del w:id="16272" w:author="Rev 4 Allen Wirfs-Brock" w:date="2011-11-04T19:16:00Z">
          <w:r w:rsidRPr="00E77497" w:rsidDel="00E77497">
            <w:delText xml:space="preserve"> </w:delText>
          </w:r>
          <w:r w:rsidRPr="00E77497" w:rsidDel="00E77497">
            <w:rPr>
              <w:b/>
            </w:rPr>
            <w:delText>null</w:delText>
          </w:r>
          <w:r w:rsidRPr="00E77497" w:rsidDel="00E77497">
            <w:delText xml:space="preserve"> or </w:delText>
          </w:r>
        </w:del>
      </w:ins>
      <w:ins w:id="16273" w:author="Rev 3 Allen Wirfs-Brock" w:date="2011-09-22T15:51:00Z">
        <w:del w:id="16274" w:author="Rev 4 Allen Wirfs-Brock" w:date="2011-11-04T19:16:00Z">
          <w:r w:rsidRPr="00E77497" w:rsidDel="00E77497">
            <w:rPr>
              <w:b/>
            </w:rPr>
            <w:delText>un</w:delText>
          </w:r>
        </w:del>
      </w:ins>
      <w:ins w:id="16275" w:author="Rev 3 Allen Wirfs-Brock" w:date="2011-09-22T15:50:00Z">
        <w:del w:id="16276" w:author="Rev 4 Allen Wirfs-Brock" w:date="2011-11-04T19:16:00Z">
          <w:r w:rsidRPr="00E77497" w:rsidDel="00E77497">
            <w:rPr>
              <w:b/>
            </w:rPr>
            <w:delText>defined</w:delText>
          </w:r>
          <w:r w:rsidRPr="00E77497" w:rsidDel="00E77497">
            <w:delText xml:space="preserve">, </w:delText>
          </w:r>
        </w:del>
      </w:ins>
      <w:ins w:id="16277" w:author="Rev 3 Allen Wirfs-Brock" w:date="2011-09-22T15:51:00Z">
        <w:del w:id="16278" w:author="Rev 4 Allen Wirfs-Brock" w:date="2011-11-04T19:16:00Z">
          <w:r w:rsidRPr="00E77497" w:rsidDel="00E77497">
            <w:delText>then p</w:delText>
          </w:r>
        </w:del>
      </w:ins>
      <w:ins w:id="16279" w:author="Rev 3 Allen Wirfs-Brock" w:date="2011-09-11T10:06:00Z">
        <w:del w:id="16280" w:author="Rev 4 Allen Wirfs-Brock" w:date="2011-11-04T19:16:00Z">
          <w:r w:rsidR="00E479C5" w:rsidRPr="00E77497" w:rsidDel="00E77497">
            <w:delText>erform ToObject(</w:delText>
          </w:r>
        </w:del>
      </w:ins>
      <w:ins w:id="16281" w:author="Rev 3 Allen Wirfs-Brock" w:date="2011-09-11T10:07:00Z">
        <w:del w:id="16282" w:author="Rev 4 Allen Wirfs-Brock" w:date="2011-11-04T19:16:00Z">
          <w:r w:rsidR="00E479C5" w:rsidRPr="00E77497" w:rsidDel="00E77497">
            <w:rPr>
              <w:i/>
            </w:rPr>
            <w:delText>value</w:delText>
          </w:r>
        </w:del>
      </w:ins>
      <w:ins w:id="16283" w:author="Rev 3 Allen Wirfs-Brock" w:date="2011-09-11T10:06:00Z">
        <w:del w:id="16284" w:author="Rev 4 Allen Wirfs-Brock" w:date="2011-11-04T19:16:00Z">
          <w:r w:rsidR="00E479C5" w:rsidRPr="00E77497" w:rsidDel="00E77497">
            <w:delText>) and discard the result</w:delText>
          </w:r>
        </w:del>
      </w:ins>
      <w:ins w:id="16285" w:author="Rev 4 Allen Wirfs-Brock" w:date="2011-11-04T19:16:00Z">
        <w:r w:rsidR="00E77497">
          <w:t>Return</w:t>
        </w:r>
      </w:ins>
      <w:ins w:id="16286" w:author="Rev 3 Allen Wirfs-Brock" w:date="2011-09-11T10:06:00Z">
        <w:r w:rsidR="00E479C5" w:rsidRPr="00E77497">
          <w:t>.</w:t>
        </w:r>
      </w:ins>
      <w:ins w:id="16287" w:author="Rev 3 Allen Wirfs-Brock" w:date="2011-09-11T10:05:00Z">
        <w:r w:rsidR="00E479C5" w:rsidRPr="00E77497">
          <w:t xml:space="preserve"> </w:t>
        </w:r>
      </w:ins>
    </w:p>
    <w:p w14:paraId="1A143DB0" w14:textId="77777777" w:rsidR="002C479D" w:rsidRPr="00E77497" w:rsidDel="00F07F43" w:rsidRDefault="002C479D" w:rsidP="002C479D">
      <w:pPr>
        <w:pStyle w:val="SyntaxRule"/>
        <w:rPr>
          <w:ins w:id="16288" w:author="Rev 4 Allen Wirfs-Brock" w:date="2011-10-15T18:09:00Z"/>
          <w:del w:id="16289" w:author="Rev 8 Allen Wirfs-Brock" w:date="2012-06-01T08:56:00Z"/>
          <w:rFonts w:ascii="Arial" w:hAnsi="Arial"/>
        </w:rPr>
      </w:pPr>
      <w:ins w:id="16290" w:author="Rev 4 Allen Wirfs-Brock" w:date="2011-10-15T18:09:00Z">
        <w:del w:id="16291" w:author="Rev 8 Allen Wirfs-Brock" w:date="2012-06-01T08:56:00Z">
          <w:r w:rsidRPr="00E77497" w:rsidDel="00F07F43">
            <w:delText xml:space="preserve">ObjectBindingPattern </w:delText>
          </w:r>
          <w:r w:rsidRPr="00E77497" w:rsidDel="00F07F43">
            <w:rPr>
              <w:rFonts w:ascii="Arial" w:hAnsi="Arial"/>
              <w:b/>
              <w:i w:val="0"/>
            </w:rPr>
            <w:delText>:</w:delText>
          </w:r>
        </w:del>
      </w:ins>
    </w:p>
    <w:p w14:paraId="158F58F7" w14:textId="77777777" w:rsidR="002C479D" w:rsidRPr="006B6D0A" w:rsidDel="00F07F43" w:rsidRDefault="002C479D" w:rsidP="00C7794D">
      <w:pPr>
        <w:pStyle w:val="SyntaxDefinition"/>
        <w:spacing w:after="240"/>
        <w:rPr>
          <w:ins w:id="16292" w:author="Rev 4 Allen Wirfs-Brock" w:date="2011-10-15T18:09:00Z"/>
          <w:del w:id="16293" w:author="Rev 8 Allen Wirfs-Brock" w:date="2012-06-01T08:56:00Z"/>
          <w:rFonts w:ascii="Courier New" w:hAnsi="Courier New" w:cs="Courier New"/>
          <w:b/>
          <w:i w:val="0"/>
        </w:rPr>
      </w:pPr>
      <w:ins w:id="16294" w:author="Rev 4 Allen Wirfs-Brock" w:date="2011-10-15T18:09:00Z">
        <w:del w:id="16295" w:author="Rev 8 Allen Wirfs-Brock" w:date="2012-06-01T08:56:00Z">
          <w:r w:rsidRPr="00C7794D" w:rsidDel="00F07F43">
            <w:rPr>
              <w:rStyle w:val="af3"/>
              <w:rFonts w:ascii="Arial" w:eastAsia="MS Mincho" w:hAnsi="Arial"/>
              <w:i w:val="0"/>
              <w:lang w:val="en-GB" w:eastAsia="ja-JP"/>
            </w:rPr>
            <w:commentReference w:id="16296"/>
          </w:r>
          <w:r w:rsidRPr="004D1BD1" w:rsidDel="00F07F43">
            <w:rPr>
              <w:rFonts w:ascii="Courier New" w:hAnsi="Courier New" w:cs="Courier New"/>
              <w:b/>
              <w:i w:val="0"/>
            </w:rPr>
            <w:delText xml:space="preserve">{ </w:delText>
          </w:r>
          <w:r w:rsidRPr="003B4312" w:rsidDel="00F07F43">
            <w:delText>BindingPropertyList</w:delText>
          </w:r>
          <w:r w:rsidRPr="006B6D0A" w:rsidDel="00F07F43">
            <w:rPr>
              <w:rFonts w:ascii="Courier New" w:hAnsi="Courier New" w:cs="Courier New"/>
              <w:b/>
              <w:i w:val="0"/>
            </w:rPr>
            <w:delText xml:space="preserve"> }</w:delText>
          </w:r>
          <w:r w:rsidRPr="006B6D0A" w:rsidDel="00F07F43">
            <w:rPr>
              <w:rFonts w:ascii="Courier New" w:hAnsi="Courier New" w:cs="Courier New"/>
              <w:b/>
              <w:i w:val="0"/>
            </w:rPr>
            <w:br/>
            <w:delText xml:space="preserve">{ </w:delText>
          </w:r>
          <w:r w:rsidRPr="006B6D0A" w:rsidDel="00F07F43">
            <w:delText>BindingPropertyList</w:delText>
          </w:r>
          <w:r w:rsidRPr="006B6D0A" w:rsidDel="00F07F43">
            <w:rPr>
              <w:rFonts w:ascii="Courier New" w:hAnsi="Courier New" w:cs="Courier New"/>
              <w:b/>
              <w:i w:val="0"/>
            </w:rPr>
            <w:delText xml:space="preserve"> , }</w:delText>
          </w:r>
        </w:del>
      </w:ins>
    </w:p>
    <w:p w14:paraId="3754AEE8" w14:textId="77777777" w:rsidR="000B6E8C" w:rsidRPr="00E77497" w:rsidDel="00F07F43" w:rsidRDefault="000B6E8C" w:rsidP="00C7794D">
      <w:pPr>
        <w:ind w:left="360"/>
        <w:rPr>
          <w:ins w:id="16297" w:author="Rev 3 Allen Wirfs-Brock" w:date="2011-09-11T10:15:00Z"/>
          <w:del w:id="16298" w:author="Rev 8 Allen Wirfs-Brock" w:date="2012-06-01T08:56:00Z"/>
        </w:rPr>
      </w:pPr>
      <w:ins w:id="16299" w:author="Rev 3 Allen Wirfs-Brock" w:date="2011-09-11T10:15:00Z">
        <w:del w:id="16300" w:author="Rev 8 Allen Wirfs-Brock" w:date="2012-06-01T08:56:00Z">
          <w:r w:rsidRPr="00E65A34" w:rsidDel="00F07F43">
            <w:delText xml:space="preserve">The </w:delText>
          </w:r>
          <w:r w:rsidRPr="009C202C" w:rsidDel="00F07F43">
            <w:rPr>
              <w:rFonts w:ascii="Times New Roman" w:eastAsia="Times New Roman" w:hAnsi="Times New Roman"/>
              <w:spacing w:val="6"/>
              <w:lang w:eastAsia="en-US"/>
            </w:rPr>
            <w:delText xml:space="preserve">BoundNames </w:delText>
          </w:r>
          <w:r w:rsidRPr="00B820AB" w:rsidDel="00F07F43">
            <w:delText xml:space="preserve">of the productions  </w:delText>
          </w:r>
          <w:r w:rsidRPr="00690A41" w:rsidDel="00F07F43">
            <w:rPr>
              <w:rStyle w:val="bnf"/>
            </w:rPr>
            <w:delText>ObjectBindingPattern</w:delText>
          </w:r>
          <w:r w:rsidRPr="00675B74" w:rsidDel="00F07F43">
            <w:rPr>
              <w:b/>
            </w:rPr>
            <w:delText>:</w:delText>
          </w:r>
          <w:r w:rsidRPr="00675B74"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w:delText>
          </w:r>
          <w:r w:rsidRPr="00E77497" w:rsidDel="00F07F43">
            <w:delText xml:space="preserve"> and </w:delText>
          </w:r>
          <w:r w:rsidRPr="00E77497" w:rsidDel="00F07F43">
            <w:rPr>
              <w:rStyle w:val="bnf"/>
            </w:rPr>
            <w:delText xml:space="preserve">ObjectBindingPattern </w:delText>
          </w:r>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 } </w:delText>
          </w:r>
          <w:r w:rsidRPr="00E77497" w:rsidDel="00F07F43">
            <w:delText>is determined as follows:</w:delText>
          </w:r>
        </w:del>
      </w:ins>
    </w:p>
    <w:p w14:paraId="46C6D671" w14:textId="77777777" w:rsidR="000B6E8C" w:rsidRPr="00E77497" w:rsidDel="00F07F43" w:rsidRDefault="000B6E8C">
      <w:pPr>
        <w:pStyle w:val="Alg4"/>
        <w:numPr>
          <w:ilvl w:val="0"/>
          <w:numId w:val="544"/>
        </w:numPr>
        <w:spacing w:after="220"/>
        <w:ind w:left="720"/>
        <w:contextualSpacing/>
        <w:rPr>
          <w:ins w:id="16301" w:author="Rev 3 Allen Wirfs-Brock" w:date="2011-09-11T10:15:00Z"/>
          <w:del w:id="16302" w:author="Rev 8 Allen Wirfs-Brock" w:date="2012-06-01T08:56:00Z"/>
        </w:rPr>
        <w:pPrChange w:id="16303" w:author="Rev 4 Allen Wirfs-Brock" w:date="2011-11-07T12:16:00Z">
          <w:pPr>
            <w:pStyle w:val="Alg4"/>
            <w:numPr>
              <w:numId w:val="577"/>
            </w:numPr>
            <w:tabs>
              <w:tab w:val="num" w:pos="360"/>
            </w:tabs>
            <w:spacing w:after="220"/>
            <w:ind w:left="720" w:hanging="360"/>
            <w:contextualSpacing/>
          </w:pPr>
        </w:pPrChange>
      </w:pPr>
      <w:ins w:id="16304" w:author="Rev 3 Allen Wirfs-Brock" w:date="2011-09-11T10:15:00Z">
        <w:del w:id="16305" w:author="Rev 8 Allen Wirfs-Brock" w:date="2012-06-01T08:56:00Z">
          <w:r w:rsidRPr="00E77497" w:rsidDel="00F07F43">
            <w:delText xml:space="preserve">Return the BoundNames of </w:delText>
          </w:r>
          <w:r w:rsidRPr="00E77497" w:rsidDel="00F07F43">
            <w:rPr>
              <w:rStyle w:val="bnf"/>
            </w:rPr>
            <w:delText>BindingPropertyList</w:delText>
          </w:r>
          <w:r w:rsidRPr="00E77497" w:rsidDel="00F07F43">
            <w:delText>.</w:delText>
          </w:r>
        </w:del>
      </w:ins>
    </w:p>
    <w:p w14:paraId="551D96EC" w14:textId="77777777" w:rsidR="007B4F56" w:rsidRPr="00E77497" w:rsidDel="00F07F43" w:rsidRDefault="007B4F56" w:rsidP="00C7794D">
      <w:pPr>
        <w:ind w:left="360"/>
        <w:rPr>
          <w:ins w:id="16306" w:author="Allen Wirfs-Brock" w:date="2011-07-11T14:58:00Z"/>
          <w:del w:id="16307" w:author="Rev 8 Allen Wirfs-Brock" w:date="2012-06-01T08:56:00Z"/>
        </w:rPr>
      </w:pPr>
      <w:ins w:id="16308" w:author="Allen Wirfs-Brock" w:date="2011-07-11T14:58:00Z">
        <w:del w:id="16309" w:author="Rev 8 Allen Wirfs-Brock" w:date="2012-06-01T08:56:00Z">
          <w:r w:rsidRPr="00E77497" w:rsidDel="00F07F43">
            <w:delText xml:space="preserve">The </w:delText>
          </w:r>
          <w:r w:rsidRPr="00E77497" w:rsidDel="00F07F43">
            <w:rPr>
              <w:rFonts w:ascii="Times New Roman" w:eastAsia="Times New Roman" w:hAnsi="Times New Roman"/>
              <w:spacing w:val="6"/>
              <w:lang w:eastAsia="en-US"/>
            </w:rPr>
            <w:delText xml:space="preserve">BoundNames </w:delText>
          </w:r>
          <w:r w:rsidRPr="00E77497" w:rsidDel="00F07F43">
            <w:delText xml:space="preserve">of the productions  </w:delText>
          </w:r>
          <w:r w:rsidRPr="00E77497" w:rsidDel="00F07F43">
            <w:rPr>
              <w:rStyle w:val="bnf"/>
            </w:rPr>
            <w:delText>ObjectBindingPattern</w:delText>
          </w:r>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w:delText>
          </w:r>
        </w:del>
      </w:ins>
      <w:ins w:id="16310" w:author="Allen Wirfs-Brock" w:date="2011-07-11T14:59:00Z">
        <w:del w:id="16311" w:author="Rev 8 Allen Wirfs-Brock" w:date="2012-06-01T08:56:00Z">
          <w:r w:rsidRPr="00E77497" w:rsidDel="00F07F43">
            <w:rPr>
              <w:rStyle w:val="bnf"/>
              <w:rFonts w:ascii="Courier New" w:hAnsi="Courier New" w:cs="Courier New"/>
              <w:b/>
              <w:i w:val="0"/>
            </w:rPr>
            <w:delText xml:space="preserve"> </w:delText>
          </w:r>
          <w:r w:rsidRPr="00E77497" w:rsidDel="00F07F43">
            <w:rPr>
              <w:rStyle w:val="bnf"/>
            </w:rPr>
            <w:delText>BindingPropertyList</w:delText>
          </w:r>
        </w:del>
      </w:ins>
      <w:ins w:id="16312" w:author="Allen Wirfs-Brock" w:date="2011-07-11T14:58:00Z">
        <w:del w:id="16313" w:author="Rev 8 Allen Wirfs-Brock" w:date="2012-06-01T08:56:00Z">
          <w:r w:rsidRPr="00E77497" w:rsidDel="00F07F43">
            <w:rPr>
              <w:rStyle w:val="bnf"/>
              <w:rFonts w:ascii="Courier New" w:hAnsi="Courier New" w:cs="Courier New"/>
              <w:b/>
              <w:i w:val="0"/>
            </w:rPr>
            <w:delText xml:space="preserve"> }</w:delText>
          </w:r>
          <w:r w:rsidRPr="00E77497" w:rsidDel="00F07F43">
            <w:delText xml:space="preserve"> </w:delText>
          </w:r>
        </w:del>
      </w:ins>
      <w:ins w:id="16314" w:author="Allen Wirfs-Brock" w:date="2011-07-11T14:59:00Z">
        <w:del w:id="16315" w:author="Rev 8 Allen Wirfs-Brock" w:date="2012-06-01T08:56:00Z">
          <w:r w:rsidRPr="00E77497" w:rsidDel="00F07F43">
            <w:delText xml:space="preserve">and </w:delText>
          </w:r>
          <w:r w:rsidRPr="00E77497" w:rsidDel="00F07F43">
            <w:rPr>
              <w:rStyle w:val="bnf"/>
            </w:rPr>
            <w:delText>ObjectBindingPattern</w:delText>
          </w:r>
        </w:del>
      </w:ins>
      <w:ins w:id="16316" w:author="Allen Wirfs-Brock" w:date="2011-07-11T15:07:00Z">
        <w:del w:id="16317" w:author="Rev 8 Allen Wirfs-Brock" w:date="2012-06-01T08:56:00Z">
          <w:r w:rsidR="009F05FF" w:rsidRPr="00E77497" w:rsidDel="00F07F43">
            <w:rPr>
              <w:rStyle w:val="bnf"/>
            </w:rPr>
            <w:delText xml:space="preserve"> </w:delText>
          </w:r>
        </w:del>
      </w:ins>
      <w:ins w:id="16318" w:author="Allen Wirfs-Brock" w:date="2011-07-11T14:59:00Z">
        <w:del w:id="16319" w:author="Rev 8 Allen Wirfs-Brock" w:date="2012-06-01T08:56:00Z">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 } </w:delText>
          </w:r>
        </w:del>
      </w:ins>
      <w:ins w:id="16320" w:author="Allen Wirfs-Brock" w:date="2011-07-11T14:58:00Z">
        <w:del w:id="16321" w:author="Rev 8 Allen Wirfs-Brock" w:date="2012-06-01T08:56:00Z">
          <w:r w:rsidRPr="00E77497" w:rsidDel="00F07F43">
            <w:delText>is</w:delText>
          </w:r>
        </w:del>
      </w:ins>
      <w:ins w:id="16322" w:author="Rev 3 Allen Wirfs-Brock" w:date="2011-09-11T10:11:00Z">
        <w:del w:id="16323" w:author="Rev 8 Allen Wirfs-Brock" w:date="2012-06-01T08:56:00Z">
          <w:r w:rsidR="00445887" w:rsidRPr="00E77497" w:rsidDel="00F07F43">
            <w:delText xml:space="preserve">are evaluated </w:delText>
          </w:r>
        </w:del>
      </w:ins>
      <w:ins w:id="16324" w:author="Allen Wirfs-Brock" w:date="2011-07-11T14:58:00Z">
        <w:del w:id="16325" w:author="Rev 8 Allen Wirfs-Brock" w:date="2012-06-01T08:56:00Z">
          <w:r w:rsidRPr="00E77497" w:rsidDel="00F07F43">
            <w:delText xml:space="preserve"> </w:delText>
          </w:r>
        </w:del>
      </w:ins>
      <w:ins w:id="16326" w:author="Rev 3 Allen Wirfs-Brock" w:date="2011-09-11T10:11:00Z">
        <w:del w:id="16327" w:author="Rev 8 Allen Wirfs-Brock" w:date="2012-06-01T08:56:00Z">
          <w:r w:rsidR="00445887" w:rsidRPr="00E77497" w:rsidDel="00F07F43">
            <w:delText xml:space="preserve">with parameters </w:delText>
          </w:r>
          <w:r w:rsidR="00445887" w:rsidRPr="00E77497" w:rsidDel="00F07F43">
            <w:rPr>
              <w:rFonts w:ascii="Times New Roman" w:eastAsia="Times New Roman" w:hAnsi="Times New Roman"/>
              <w:i/>
              <w:spacing w:val="6"/>
              <w:lang w:eastAsia="en-US"/>
            </w:rPr>
            <w:delText>value</w:delText>
          </w:r>
          <w:r w:rsidR="00445887" w:rsidRPr="00E77497" w:rsidDel="00F07F43">
            <w:delText xml:space="preserve"> and </w:delText>
          </w:r>
          <w:r w:rsidR="00445887" w:rsidRPr="00E77497" w:rsidDel="00F07F43">
            <w:rPr>
              <w:rFonts w:ascii="Times New Roman" w:eastAsia="Times New Roman" w:hAnsi="Times New Roman"/>
              <w:i/>
              <w:spacing w:val="6"/>
              <w:lang w:eastAsia="en-US"/>
            </w:rPr>
            <w:delText>env</w:delText>
          </w:r>
          <w:r w:rsidR="00445887" w:rsidRPr="00E77497" w:rsidDel="00F07F43">
            <w:delText xml:space="preserve"> </w:delText>
          </w:r>
        </w:del>
      </w:ins>
      <w:ins w:id="16328" w:author="Allen Wirfs-Brock" w:date="2011-07-11T14:58:00Z">
        <w:del w:id="16329" w:author="Rev 8 Allen Wirfs-Brock" w:date="2012-06-01T08:56:00Z">
          <w:r w:rsidRPr="00E77497" w:rsidDel="00F07F43">
            <w:delText>determined as follows:</w:delText>
          </w:r>
        </w:del>
      </w:ins>
    </w:p>
    <w:p w14:paraId="6B33CED2" w14:textId="77777777" w:rsidR="00B04C67" w:rsidRPr="00E77497" w:rsidDel="00F07F43" w:rsidRDefault="00B04C67" w:rsidP="00C47E72">
      <w:pPr>
        <w:pStyle w:val="Alg3"/>
        <w:numPr>
          <w:ilvl w:val="0"/>
          <w:numId w:val="432"/>
        </w:numPr>
        <w:contextualSpacing/>
        <w:rPr>
          <w:ins w:id="16330" w:author="Rev 3 Allen Wirfs-Brock" w:date="2011-09-22T15:52:00Z"/>
          <w:del w:id="16331" w:author="Rev 8 Allen Wirfs-Brock" w:date="2012-06-01T08:56:00Z"/>
        </w:rPr>
      </w:pPr>
      <w:ins w:id="16332" w:author="Rev 3 Allen Wirfs-Brock" w:date="2011-09-22T15:52:00Z">
        <w:del w:id="16333" w:author="Rev 8 Allen Wirfs-Brock" w:date="2012-06-01T08:56:00Z">
          <w:r w:rsidRPr="00E77497" w:rsidDel="00F07F43">
            <w:delText xml:space="preserve">If </w:delText>
          </w:r>
          <w:r w:rsidRPr="00E77497" w:rsidDel="00F07F43">
            <w:rPr>
              <w:i/>
            </w:rPr>
            <w:delText>value</w:delText>
          </w:r>
          <w:r w:rsidRPr="00E77497" w:rsidDel="00F07F43">
            <w:delText xml:space="preserve"> is neither of </w:delText>
          </w:r>
          <w:r w:rsidRPr="00E77497" w:rsidDel="00F07F43">
            <w:rPr>
              <w:b/>
            </w:rPr>
            <w:delText>null</w:delText>
          </w:r>
          <w:r w:rsidRPr="00E77497" w:rsidDel="00F07F43">
            <w:delText xml:space="preserve"> or </w:delText>
          </w:r>
          <w:r w:rsidRPr="00E77497" w:rsidDel="00F07F43">
            <w:rPr>
              <w:b/>
            </w:rPr>
            <w:delText>undefined</w:delText>
          </w:r>
          <w:r w:rsidRPr="00E77497" w:rsidDel="00F07F43">
            <w:delText>, then</w:delText>
          </w:r>
        </w:del>
      </w:ins>
    </w:p>
    <w:p w14:paraId="3D924E7E" w14:textId="77777777" w:rsidR="00417C71" w:rsidRPr="00E77497" w:rsidDel="00F07F43" w:rsidRDefault="00417C71">
      <w:pPr>
        <w:pStyle w:val="Alg3"/>
        <w:numPr>
          <w:ilvl w:val="1"/>
          <w:numId w:val="432"/>
        </w:numPr>
        <w:tabs>
          <w:tab w:val="clear" w:pos="1080"/>
          <w:tab w:val="num" w:pos="630"/>
        </w:tabs>
        <w:ind w:hanging="720"/>
        <w:contextualSpacing/>
        <w:rPr>
          <w:ins w:id="16334" w:author="Rev 3 Allen Wirfs-Brock" w:date="2011-09-11T12:02:00Z"/>
          <w:del w:id="16335" w:author="Rev 8 Allen Wirfs-Brock" w:date="2012-06-01T08:56:00Z"/>
        </w:rPr>
        <w:pPrChange w:id="16336" w:author="Rev 4 Allen Wirfs-Brock" w:date="2011-11-07T12:16:00Z">
          <w:pPr>
            <w:pStyle w:val="Alg3"/>
            <w:numPr>
              <w:ilvl w:val="1"/>
              <w:numId w:val="455"/>
            </w:numPr>
            <w:tabs>
              <w:tab w:val="clear" w:pos="360"/>
              <w:tab w:val="num" w:pos="630"/>
              <w:tab w:val="num" w:pos="1080"/>
            </w:tabs>
            <w:ind w:left="1080" w:hanging="720"/>
            <w:contextualSpacing/>
          </w:pPr>
        </w:pPrChange>
      </w:pPr>
      <w:ins w:id="16337" w:author="Rev 3 Allen Wirfs-Brock" w:date="2011-09-11T12:02:00Z">
        <w:del w:id="16338" w:author="Rev 8 Allen Wirfs-Brock" w:date="2012-06-01T08:56:00Z">
          <w:r w:rsidRPr="00E77497" w:rsidDel="00F07F43">
            <w:delText xml:space="preserve">Let </w:delText>
          </w:r>
          <w:r w:rsidRPr="00E77497" w:rsidDel="00F07F43">
            <w:rPr>
              <w:i/>
            </w:rPr>
            <w:delText>obj</w:delText>
          </w:r>
          <w:r w:rsidRPr="00E77497" w:rsidDel="00F07F43">
            <w:delText xml:space="preserve"> be ToObject(</w:delText>
          </w:r>
          <w:r w:rsidRPr="00E77497" w:rsidDel="00F07F43">
            <w:rPr>
              <w:i/>
            </w:rPr>
            <w:delText>value</w:delText>
          </w:r>
          <w:r w:rsidRPr="00E77497" w:rsidDel="00F07F43">
            <w:delText>).</w:delText>
          </w:r>
        </w:del>
      </w:ins>
    </w:p>
    <w:p w14:paraId="30DA0985" w14:textId="77777777" w:rsidR="00B04C67" w:rsidRPr="00E77497" w:rsidDel="00F07F43" w:rsidRDefault="00B04C67" w:rsidP="00C47E72">
      <w:pPr>
        <w:pStyle w:val="Alg4"/>
        <w:numPr>
          <w:ilvl w:val="0"/>
          <w:numId w:val="432"/>
        </w:numPr>
        <w:spacing w:after="220"/>
        <w:contextualSpacing/>
        <w:rPr>
          <w:ins w:id="16339" w:author="Rev 3 Allen Wirfs-Brock" w:date="2011-09-22T15:52:00Z"/>
          <w:del w:id="16340" w:author="Rev 8 Allen Wirfs-Brock" w:date="2012-06-01T08:56:00Z"/>
        </w:rPr>
      </w:pPr>
      <w:ins w:id="16341" w:author="Rev 3 Allen Wirfs-Brock" w:date="2011-09-22T15:53:00Z">
        <w:del w:id="16342" w:author="Rev 8 Allen Wirfs-Brock" w:date="2012-06-01T08:56:00Z">
          <w:r w:rsidRPr="00E77497" w:rsidDel="00F07F43">
            <w:delText xml:space="preserve">Else, let </w:delText>
          </w:r>
          <w:r w:rsidRPr="00E77497" w:rsidDel="00F07F43">
            <w:rPr>
              <w:i/>
            </w:rPr>
            <w:delText>obj</w:delText>
          </w:r>
          <w:r w:rsidRPr="00E77497" w:rsidDel="00F07F43">
            <w:delText xml:space="preserve"> be </w:delText>
          </w:r>
          <w:r w:rsidRPr="00E77497" w:rsidDel="00F07F43">
            <w:rPr>
              <w:b/>
            </w:rPr>
            <w:delText>undefined</w:delText>
          </w:r>
          <w:r w:rsidRPr="00E77497" w:rsidDel="00F07F43">
            <w:delText>.</w:delText>
          </w:r>
        </w:del>
      </w:ins>
    </w:p>
    <w:p w14:paraId="37AC13AD" w14:textId="77777777" w:rsidR="007B4F56" w:rsidRPr="00675B74" w:rsidDel="00F07F43" w:rsidRDefault="007B4F56" w:rsidP="00C47E72">
      <w:pPr>
        <w:pStyle w:val="Alg4"/>
        <w:numPr>
          <w:ilvl w:val="0"/>
          <w:numId w:val="432"/>
        </w:numPr>
        <w:spacing w:after="220"/>
        <w:contextualSpacing/>
        <w:rPr>
          <w:ins w:id="16343" w:author="Allen Wirfs-Brock" w:date="2011-07-11T14:58:00Z"/>
          <w:del w:id="16344" w:author="Rev 8 Allen Wirfs-Brock" w:date="2012-06-01T08:56:00Z"/>
        </w:rPr>
      </w:pPr>
      <w:ins w:id="16345" w:author="Allen Wirfs-Brock" w:date="2011-07-11T14:58:00Z">
        <w:del w:id="16346" w:author="Rev 8 Allen Wirfs-Brock" w:date="2012-06-01T08:56:00Z">
          <w:r w:rsidRPr="00E77497" w:rsidDel="00F07F43">
            <w:delText xml:space="preserve">Return </w:delText>
          </w:r>
        </w:del>
      </w:ins>
      <w:ins w:id="16347" w:author="Allen Wirfs-Brock" w:date="2011-07-11T15:00:00Z">
        <w:del w:id="16348" w:author="Rev 8 Allen Wirfs-Brock" w:date="2012-06-01T08:56:00Z">
          <w:r w:rsidR="00607D92" w:rsidRPr="00E77497" w:rsidDel="00F07F43">
            <w:delText xml:space="preserve">the </w:delText>
          </w:r>
        </w:del>
      </w:ins>
      <w:ins w:id="16349" w:author="Allen Wirfs-Brock" w:date="2011-07-11T15:01:00Z">
        <w:del w:id="16350" w:author="Rev 8 Allen Wirfs-Brock" w:date="2012-06-01T08:56:00Z">
          <w:r w:rsidR="00607D92" w:rsidRPr="00E77497" w:rsidDel="00F07F43">
            <w:delText xml:space="preserve">BoundNames of </w:delText>
          </w:r>
          <w:r w:rsidR="00607D92" w:rsidRPr="00E77497" w:rsidDel="00F07F43">
            <w:rPr>
              <w:rStyle w:val="bnf"/>
            </w:rPr>
            <w:delText>BindingPropertyList</w:delText>
          </w:r>
        </w:del>
      </w:ins>
      <w:ins w:id="16351" w:author="Rev 4 Allen Wirfs-Brock" w:date="2011-11-04T18:03:00Z">
        <w:del w:id="16352" w:author="Rev 8 Allen Wirfs-Brock" w:date="2012-06-01T08:56:00Z">
          <w:r w:rsidR="009E1969" w:rsidRPr="009E1969" w:rsidDel="00F07F43">
            <w:delText xml:space="preserve"> </w:delText>
          </w:r>
        </w:del>
      </w:ins>
      <w:ins w:id="16353" w:author="Rev 6 Allen Wirfs-Brock" w:date="2012-02-18T11:00:00Z">
        <w:del w:id="16354" w:author="Rev 8 Allen Wirfs-Brock" w:date="2012-06-01T08:56:00Z">
          <w:r w:rsidR="00481DAC" w:rsidDel="00F07F43">
            <w:delText>Return the result of p</w:delText>
          </w:r>
          <w:r w:rsidR="00481DAC" w:rsidRPr="004418C4" w:rsidDel="00F07F43">
            <w:delText>erform</w:delText>
          </w:r>
          <w:r w:rsidR="00481DAC" w:rsidDel="00F07F43">
            <w:delText>ing</w:delText>
          </w:r>
          <w:r w:rsidR="00481DAC" w:rsidRPr="004418C4" w:rsidDel="00F07F43">
            <w:delText xml:space="preserve"> </w:delText>
          </w:r>
        </w:del>
      </w:ins>
      <w:ins w:id="16355" w:author="Rev 4 Allen Wirfs-Brock" w:date="2011-11-04T18:03:00Z">
        <w:del w:id="16356" w:author="Rev 8 Allen Wirfs-Brock" w:date="2012-06-01T08:56:00Z">
          <w:r w:rsidR="009E1969" w:rsidDel="00F07F43">
            <w:delText>Perform Binding Initialization</w:delText>
          </w:r>
        </w:del>
      </w:ins>
      <w:ins w:id="16357" w:author="Rev 6 Allen Wirfs-Brock" w:date="2012-02-27T15:45:00Z">
        <w:del w:id="16358" w:author="Rev 8 Allen Wirfs-Brock" w:date="2012-06-01T08:56:00Z">
          <w:r w:rsidR="00A113E2" w:rsidDel="00F07F43">
            <w:delText>Initialisation</w:delText>
          </w:r>
        </w:del>
      </w:ins>
      <w:ins w:id="16359" w:author="Rev 4 Allen Wirfs-Brock" w:date="2011-11-04T18:03:00Z">
        <w:del w:id="16360" w:author="Rev 8 Allen Wirfs-Brock" w:date="2012-06-01T08:56:00Z">
          <w:r w:rsidR="009E1969" w:rsidDel="00F07F43">
            <w:delText xml:space="preserve"> for</w:delText>
          </w:r>
          <w:r w:rsidR="009E1969" w:rsidRPr="004418C4" w:rsidDel="00F07F43">
            <w:delText xml:space="preserve"> </w:delText>
          </w:r>
        </w:del>
      </w:ins>
      <w:ins w:id="16361" w:author="Rev 3 Allen Wirfs-Brock" w:date="2011-09-11T10:12:00Z">
        <w:del w:id="16362" w:author="Rev 8 Allen Wirfs-Brock" w:date="2012-06-01T08:56:00Z">
          <w:r w:rsidR="00445887" w:rsidRPr="00675B74" w:rsidDel="00F07F43">
            <w:delText xml:space="preserve">Evaluate </w:delText>
          </w:r>
        </w:del>
      </w:ins>
      <w:ins w:id="16363" w:author="Rev 3 Allen Wirfs-Brock" w:date="2011-09-11T10:13:00Z">
        <w:del w:id="16364" w:author="Rev 8 Allen Wirfs-Brock" w:date="2012-06-01T08:56:00Z">
          <w:r w:rsidR="00445887" w:rsidRPr="00675B74" w:rsidDel="00F07F43">
            <w:rPr>
              <w:rStyle w:val="bnf"/>
            </w:rPr>
            <w:delText>BindingPropertyList</w:delText>
          </w:r>
          <w:r w:rsidR="00445887" w:rsidRPr="00E77497" w:rsidDel="00F07F43">
            <w:rPr>
              <w:rStyle w:val="bnf"/>
              <w:rFonts w:ascii="Courier New" w:hAnsi="Courier New" w:cs="Courier New"/>
              <w:b/>
              <w:i w:val="0"/>
            </w:rPr>
            <w:delText xml:space="preserve"> </w:delText>
          </w:r>
        </w:del>
      </w:ins>
      <w:ins w:id="16365" w:author="Rev 3 Allen Wirfs-Brock" w:date="2011-09-11T10:12:00Z">
        <w:del w:id="16366" w:author="Rev 8 Allen Wirfs-Brock" w:date="2012-06-01T08:56:00Z">
          <w:r w:rsidR="00445887" w:rsidRPr="00E77497" w:rsidDel="00F07F43">
            <w:delText xml:space="preserve">using </w:delText>
          </w:r>
        </w:del>
      </w:ins>
      <w:ins w:id="16367" w:author="Rev 3 Allen Wirfs-Brock" w:date="2011-09-11T12:02:00Z">
        <w:del w:id="16368" w:author="Rev 8 Allen Wirfs-Brock" w:date="2012-06-01T08:56:00Z">
          <w:r w:rsidR="00417C71" w:rsidRPr="00E77497" w:rsidDel="00F07F43">
            <w:rPr>
              <w:i/>
            </w:rPr>
            <w:delText>obj</w:delText>
          </w:r>
        </w:del>
      </w:ins>
      <w:ins w:id="16369" w:author="Rev 4 Allen Wirfs-Brock" w:date="2011-11-04T19:17:00Z">
        <w:del w:id="16370" w:author="Rev 8 Allen Wirfs-Brock" w:date="2012-06-01T08:56:00Z">
          <w:r w:rsidR="00E77497" w:rsidDel="00F07F43">
            <w:rPr>
              <w:i/>
            </w:rPr>
            <w:delText>value</w:delText>
          </w:r>
        </w:del>
      </w:ins>
      <w:ins w:id="16371" w:author="Rev 3 Allen Wirfs-Brock" w:date="2011-09-11T12:02:00Z">
        <w:del w:id="16372" w:author="Rev 8 Allen Wirfs-Brock" w:date="2012-06-01T08:56:00Z">
          <w:r w:rsidR="00417C71" w:rsidRPr="00E77497" w:rsidDel="00F07F43">
            <w:delText xml:space="preserve"> </w:delText>
          </w:r>
        </w:del>
      </w:ins>
      <w:ins w:id="16373" w:author="Rev 3 Allen Wirfs-Brock" w:date="2011-09-11T10:12:00Z">
        <w:del w:id="16374" w:author="Rev 8 Allen Wirfs-Brock" w:date="2012-06-01T08:56:00Z">
          <w:r w:rsidR="00445887" w:rsidRPr="00E77497" w:rsidDel="00F07F43">
            <w:delText xml:space="preserve">as the </w:delText>
          </w:r>
          <w:r w:rsidR="00445887" w:rsidRPr="00E77497" w:rsidDel="00F07F43">
            <w:rPr>
              <w:rStyle w:val="bnf"/>
            </w:rPr>
            <w:delText>obj</w:delText>
          </w:r>
          <w:r w:rsidR="00445887" w:rsidRPr="00E77497" w:rsidDel="00F07F43">
            <w:rPr>
              <w:i/>
            </w:rPr>
            <w:delText xml:space="preserve"> </w:delText>
          </w:r>
          <w:r w:rsidR="00445887" w:rsidRPr="00E77497" w:rsidDel="00F07F43">
            <w:delText xml:space="preserve">parameter and </w:delText>
          </w:r>
          <w:r w:rsidR="00445887" w:rsidRPr="00E77497" w:rsidDel="00F07F43">
            <w:rPr>
              <w:i/>
            </w:rPr>
            <w:delText>env</w:delText>
          </w:r>
          <w:r w:rsidR="00445887" w:rsidRPr="00E77497" w:rsidDel="00F07F43">
            <w:delText xml:space="preserve"> as the </w:delText>
          </w:r>
          <w:r w:rsidR="00445887" w:rsidRPr="00E77497" w:rsidDel="00F07F43">
            <w:rPr>
              <w:i/>
            </w:rPr>
            <w:delText>environment</w:delText>
          </w:r>
          <w:r w:rsidR="00445887" w:rsidRPr="00E77497" w:rsidDel="00F07F43">
            <w:delText xml:space="preserve"> </w:delText>
          </w:r>
        </w:del>
      </w:ins>
      <w:ins w:id="16375" w:author="Rev 4 Allen Wirfs-Brock" w:date="2011-11-04T18:01:00Z">
        <w:del w:id="16376" w:author="Rev 8 Allen Wirfs-Brock" w:date="2012-06-01T08:56:00Z">
          <w:r w:rsidR="009E1969" w:rsidDel="00F07F43">
            <w:delText xml:space="preserve">as </w:delText>
          </w:r>
        </w:del>
      </w:ins>
      <w:ins w:id="16377" w:author="Rev 3 Allen Wirfs-Brock" w:date="2011-09-11T10:12:00Z">
        <w:del w:id="16378" w:author="Rev 8 Allen Wirfs-Brock" w:date="2012-06-01T08:56:00Z">
          <w:r w:rsidR="00445887" w:rsidRPr="00675B74" w:rsidDel="00F07F43">
            <w:delText>parameter</w:delText>
          </w:r>
        </w:del>
      </w:ins>
      <w:ins w:id="16379" w:author="Rev 4 Allen Wirfs-Brock" w:date="2011-11-04T18:01:00Z">
        <w:del w:id="16380" w:author="Rev 8 Allen Wirfs-Brock" w:date="2012-06-01T08:56:00Z">
          <w:r w:rsidR="009E1969" w:rsidDel="00F07F43">
            <w:delText>arguments</w:delText>
          </w:r>
        </w:del>
      </w:ins>
      <w:ins w:id="16381" w:author="Rev 3 Allen Wirfs-Brock" w:date="2011-09-11T10:12:00Z">
        <w:del w:id="16382" w:author="Rev 8 Allen Wirfs-Brock" w:date="2012-06-01T08:56:00Z">
          <w:r w:rsidR="00445887" w:rsidRPr="00675B74" w:rsidDel="00F07F43">
            <w:delText>.</w:delText>
          </w:r>
        </w:del>
      </w:ins>
      <w:ins w:id="16383" w:author="Allen Wirfs-Brock" w:date="2011-07-11T14:58:00Z">
        <w:del w:id="16384" w:author="Rev 8 Allen Wirfs-Brock" w:date="2012-06-01T08:56:00Z">
          <w:r w:rsidRPr="00675B74" w:rsidDel="00F07F43">
            <w:delText>.</w:delText>
          </w:r>
        </w:del>
      </w:ins>
    </w:p>
    <w:p w14:paraId="5F7B9DF3" w14:textId="77777777" w:rsidR="009F05FF" w:rsidRPr="00E77497" w:rsidDel="003E2351" w:rsidRDefault="009F05FF" w:rsidP="00D4578E">
      <w:pPr>
        <w:contextualSpacing/>
        <w:rPr>
          <w:ins w:id="16385" w:author="Allen Wirfs-Brock" w:date="2011-07-11T15:07:00Z"/>
          <w:del w:id="16386" w:author="Rev 4 Allen Wirfs-Brock" w:date="2011-10-15T17:57:00Z"/>
        </w:rPr>
      </w:pPr>
      <w:ins w:id="16387" w:author="Allen Wirfs-Brock" w:date="2011-07-11T15:07:00Z">
        <w:del w:id="16388" w:author="Rev 4 Allen Wirfs-Brock" w:date="2011-10-15T17:57: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del>
      </w:ins>
      <w:ins w:id="16389" w:author="Allen Wirfs-Brock" w:date="2011-07-11T15:08:00Z">
        <w:del w:id="16390" w:author="Rev 4 Allen Wirfs-Brock" w:date="2011-10-15T17:57:00Z">
          <w:r w:rsidRPr="00E77497" w:rsidDel="003E2351">
            <w:rPr>
              <w:rStyle w:val="bnf"/>
            </w:rPr>
            <w:delText xml:space="preserve">ArrayBindingPattern </w:delText>
          </w:r>
        </w:del>
      </w:ins>
      <w:ins w:id="16391" w:author="Allen Wirfs-Brock" w:date="2011-07-11T15:07:00Z">
        <w:del w:id="16392" w:author="Rev 4 Allen Wirfs-Brock" w:date="2011-10-15T17:57:00Z">
          <w:r w:rsidRPr="00E77497" w:rsidDel="003E2351">
            <w:rPr>
              <w:b/>
            </w:rPr>
            <w:delText>:</w:delText>
          </w:r>
          <w:r w:rsidRPr="00E77497" w:rsidDel="003E2351">
            <w:delText xml:space="preserve"> </w:delText>
          </w:r>
        </w:del>
      </w:ins>
      <w:ins w:id="16393" w:author="Allen Wirfs-Brock" w:date="2011-07-11T15:08:00Z">
        <w:del w:id="16394" w:author="Rev 4 Allen Wirfs-Brock" w:date="2011-10-15T17:57:00Z">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del>
      </w:ins>
      <w:ins w:id="16395" w:author="Allen Wirfs-Brock" w:date="2011-07-11T15:11:00Z">
        <w:del w:id="16396" w:author="Rev 4 Allen Wirfs-Brock" w:date="2011-10-15T17:57:00Z">
          <w:r w:rsidR="00A817DB" w:rsidRPr="00E77497" w:rsidDel="003E2351">
            <w:rPr>
              <w:rStyle w:val="bnf"/>
            </w:rPr>
            <w:delText xml:space="preserve"> </w:delText>
          </w:r>
        </w:del>
      </w:ins>
      <w:ins w:id="16397" w:author="Allen Wirfs-Brock" w:date="2011-07-11T15:08:00Z">
        <w:del w:id="16398" w:author="Rev 4 Allen Wirfs-Brock" w:date="2011-10-15T17:57:00Z">
          <w:r w:rsidRPr="00E77497" w:rsidDel="003E2351">
            <w:rPr>
              <w:rFonts w:ascii="Courier New" w:hAnsi="Courier New" w:cs="Courier New"/>
              <w:b/>
            </w:rPr>
            <w:delText>]</w:delText>
          </w:r>
        </w:del>
      </w:ins>
      <w:ins w:id="16399" w:author="Allen Wirfs-Brock" w:date="2011-07-11T15:07:00Z">
        <w:del w:id="16400" w:author="Rev 4 Allen Wirfs-Brock" w:date="2011-10-15T17:57:00Z">
          <w:r w:rsidRPr="00E77497" w:rsidDel="003E2351">
            <w:delText xml:space="preserve"> is determined as follows:</w:delText>
          </w:r>
        </w:del>
      </w:ins>
    </w:p>
    <w:p w14:paraId="246765C5" w14:textId="77777777" w:rsidR="009F05FF" w:rsidRPr="00E77497" w:rsidDel="003E2351" w:rsidRDefault="00A817DB">
      <w:pPr>
        <w:pStyle w:val="Alg4"/>
        <w:numPr>
          <w:ilvl w:val="0"/>
          <w:numId w:val="433"/>
        </w:numPr>
        <w:spacing w:after="220"/>
        <w:contextualSpacing/>
        <w:rPr>
          <w:ins w:id="16401" w:author="Allen Wirfs-Brock" w:date="2011-07-11T15:07:00Z"/>
          <w:del w:id="16402" w:author="Rev 4 Allen Wirfs-Brock" w:date="2011-10-15T17:57:00Z"/>
        </w:rPr>
        <w:pPrChange w:id="16403" w:author="Rev 4 Allen Wirfs-Brock" w:date="2011-11-07T12:16:00Z">
          <w:pPr>
            <w:pStyle w:val="Alg4"/>
            <w:numPr>
              <w:numId w:val="457"/>
            </w:numPr>
            <w:tabs>
              <w:tab w:val="num" w:pos="360"/>
            </w:tabs>
            <w:spacing w:after="220"/>
            <w:ind w:left="360" w:hanging="360"/>
            <w:contextualSpacing/>
          </w:pPr>
        </w:pPrChange>
      </w:pPr>
      <w:ins w:id="16404" w:author="Allen Wirfs-Brock" w:date="2011-07-11T15:11:00Z">
        <w:del w:id="16405" w:author="Rev 4 Allen Wirfs-Brock" w:date="2011-10-15T17:57:00Z">
          <w:r w:rsidRPr="00E77497" w:rsidDel="003E2351">
            <w:delText>Return an empty List</w:delText>
          </w:r>
        </w:del>
      </w:ins>
      <w:ins w:id="16406" w:author="Allen Wirfs-Brock" w:date="2011-07-11T15:07:00Z">
        <w:del w:id="16407" w:author="Rev 4 Allen Wirfs-Brock" w:date="2011-10-15T17:57:00Z">
          <w:r w:rsidR="009F05FF" w:rsidRPr="00E77497" w:rsidDel="003E2351">
            <w:delText>.</w:delText>
          </w:r>
        </w:del>
      </w:ins>
    </w:p>
    <w:p w14:paraId="2DB7FF06" w14:textId="77777777" w:rsidR="006D29F8" w:rsidRPr="00E77497" w:rsidDel="00715A67" w:rsidRDefault="006D29F8" w:rsidP="00D4578E">
      <w:pPr>
        <w:ind w:left="360"/>
        <w:rPr>
          <w:ins w:id="16408" w:author="Rev 3 Allen Wirfs-Brock" w:date="2011-09-11T10:09:00Z"/>
          <w:del w:id="16409" w:author="Rev 4 Allen Wirfs-Brock" w:date="2011-11-04T17:59:00Z"/>
        </w:rPr>
      </w:pPr>
      <w:ins w:id="16410" w:author="Rev 3 Allen Wirfs-Brock" w:date="2011-09-11T10:09:00Z">
        <w:del w:id="16411" w:author="Rev 4 Allen Wirfs-Brock" w:date="2011-10-15T18:10:00Z">
          <w:r w:rsidRPr="00E77497" w:rsidDel="00FD4CD5">
            <w:delText xml:space="preserve">The production </w:delText>
          </w:r>
        </w:del>
        <w:del w:id="16412" w:author="Rev 4 Allen Wirfs-Brock" w:date="2011-11-05T08:54:00Z">
          <w:r w:rsidRPr="00E77497" w:rsidDel="00CB5F32">
            <w:rPr>
              <w:rStyle w:val="bnf"/>
            </w:rPr>
            <w:delText xml:space="preserve">ArrayBindingPattern </w:delText>
          </w:r>
          <w:r w:rsidRPr="00E77497" w:rsidDel="00CB5F32">
            <w:rPr>
              <w:b/>
            </w:rPr>
            <w:delText>:</w:delText>
          </w:r>
          <w:r w:rsidRPr="00E77497" w:rsidDel="00CB5F32">
            <w:delText xml:space="preserve"> </w:delText>
          </w:r>
          <w:r w:rsidRPr="00E77497" w:rsidDel="00CB5F32">
            <w:rPr>
              <w:rFonts w:ascii="Courier New" w:hAnsi="Courier New" w:cs="Courier New"/>
              <w:b/>
            </w:rPr>
            <w:delText>[</w:delText>
          </w:r>
          <w:r w:rsidRPr="00E77497" w:rsidDel="00CB5F32">
            <w:rPr>
              <w:rFonts w:ascii="Courier New" w:hAnsi="Courier New" w:cs="Courier New"/>
              <w:b/>
              <w:i/>
            </w:rPr>
            <w:delText xml:space="preserve"> </w:delText>
          </w:r>
          <w:r w:rsidRPr="00E77497" w:rsidDel="00CB5F32">
            <w:rPr>
              <w:rFonts w:ascii="Times New Roman" w:hAnsi="Times New Roman"/>
              <w:i/>
            </w:rPr>
            <w:delText>Elision</w:delText>
          </w:r>
          <w:r w:rsidRPr="00E77497" w:rsidDel="00CB5F32">
            <w:rPr>
              <w:rFonts w:cs="Arial"/>
              <w:vertAlign w:val="subscript"/>
            </w:rPr>
            <w:delText>opt</w:delText>
          </w:r>
          <w:r w:rsidRPr="00E77497" w:rsidDel="00CB5F32">
            <w:rPr>
              <w:rStyle w:val="bnf"/>
            </w:rPr>
            <w:delText xml:space="preserve"> </w:delText>
          </w:r>
          <w:r w:rsidRPr="00E77497" w:rsidDel="00CB5F32">
            <w:rPr>
              <w:rFonts w:ascii="Courier New" w:hAnsi="Courier New" w:cs="Courier New"/>
              <w:b/>
            </w:rPr>
            <w:delText>]</w:delText>
          </w:r>
        </w:del>
        <w:del w:id="16413" w:author="Rev 4 Allen Wirfs-Brock" w:date="2011-10-15T18:10:00Z">
          <w:r w:rsidRPr="00E77497" w:rsidDel="00FD4CD5">
            <w:delText xml:space="preserve"> is evaluated </w:delText>
          </w:r>
        </w:del>
        <w:del w:id="16414"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6415" w:author="Rev 4 Allen Wirfs-Brock" w:date="2011-10-15T18:10:00Z">
          <w:r w:rsidRPr="00E77497" w:rsidDel="00FD4CD5">
            <w:delText>as follows:</w:delText>
          </w:r>
        </w:del>
      </w:ins>
    </w:p>
    <w:p w14:paraId="06BF5576" w14:textId="77777777" w:rsidR="006D29F8" w:rsidRPr="00E77497" w:rsidDel="00CB5F32" w:rsidRDefault="00B04C67">
      <w:pPr>
        <w:pStyle w:val="Alg2"/>
        <w:numPr>
          <w:ilvl w:val="0"/>
          <w:numId w:val="543"/>
        </w:numPr>
        <w:spacing w:after="220"/>
        <w:rPr>
          <w:ins w:id="16416" w:author="Rev 3 Allen Wirfs-Brock" w:date="2011-09-11T10:09:00Z"/>
          <w:del w:id="16417" w:author="Rev 4 Allen Wirfs-Brock" w:date="2011-11-05T08:54:00Z"/>
        </w:rPr>
        <w:pPrChange w:id="16418" w:author="Rev 4 Allen Wirfs-Brock" w:date="2011-11-07T12:16:00Z">
          <w:pPr>
            <w:pStyle w:val="Alg2"/>
            <w:numPr>
              <w:numId w:val="576"/>
            </w:numPr>
            <w:tabs>
              <w:tab w:val="num" w:pos="360"/>
            </w:tabs>
            <w:spacing w:after="220"/>
            <w:ind w:left="360" w:hanging="360"/>
          </w:pPr>
        </w:pPrChange>
      </w:pPr>
      <w:ins w:id="16419" w:author="Rev 3 Allen Wirfs-Brock" w:date="2011-09-22T15:54:00Z">
        <w:del w:id="16420"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xml:space="preserve">, then perform </w:delText>
          </w:r>
        </w:del>
      </w:ins>
      <w:ins w:id="16421" w:author="Rev 3 Allen Wirfs-Brock" w:date="2011-09-11T10:09:00Z">
        <w:del w:id="16422" w:author="Rev 4 Allen Wirfs-Brock" w:date="2011-11-04T19:17:00Z">
          <w:r w:rsidR="006D29F8" w:rsidRPr="00E77497" w:rsidDel="00E77497">
            <w:delText>ToObject(</w:delText>
          </w:r>
          <w:r w:rsidR="006D29F8" w:rsidRPr="00E77497" w:rsidDel="00E77497">
            <w:rPr>
              <w:i/>
            </w:rPr>
            <w:delText>value</w:delText>
          </w:r>
          <w:r w:rsidR="006D29F8" w:rsidRPr="00E77497" w:rsidDel="00E77497">
            <w:delText>) and discard the result</w:delText>
          </w:r>
        </w:del>
        <w:del w:id="16423" w:author="Rev 4 Allen Wirfs-Brock" w:date="2011-11-05T08:54:00Z">
          <w:r w:rsidR="006D29F8" w:rsidRPr="00E77497" w:rsidDel="00CB5F32">
            <w:delText xml:space="preserve">. </w:delText>
          </w:r>
        </w:del>
      </w:ins>
    </w:p>
    <w:p w14:paraId="753E3FE5" w14:textId="77777777" w:rsidR="00A817DB" w:rsidRPr="00E77497" w:rsidDel="003E2351" w:rsidRDefault="00A817DB" w:rsidP="00D4578E">
      <w:pPr>
        <w:contextualSpacing/>
        <w:rPr>
          <w:ins w:id="16424" w:author="Allen Wirfs-Brock" w:date="2011-07-11T15:11:00Z"/>
          <w:del w:id="16425" w:author="Rev 4 Allen Wirfs-Brock" w:date="2011-10-15T17:58:00Z"/>
        </w:rPr>
      </w:pPr>
      <w:ins w:id="16426" w:author="Allen Wirfs-Brock" w:date="2011-07-11T15:11:00Z">
        <w:del w:id="16427" w:author="Rev 4 Allen Wirfs-Brock" w:date="2011-10-15T17:58: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of the production</w:delText>
          </w:r>
        </w:del>
      </w:ins>
      <w:ins w:id="16428" w:author="Allen Wirfs-Brock" w:date="2011-07-11T15:16:00Z">
        <w:del w:id="16429" w:author="Rev 4 Allen Wirfs-Brock" w:date="2011-10-15T17:58:00Z">
          <w:r w:rsidR="006C4F91" w:rsidRPr="00E77497" w:rsidDel="003E2351">
            <w:delText xml:space="preserve">s </w:delText>
          </w:r>
        </w:del>
      </w:ins>
      <w:ins w:id="16430" w:author="Allen Wirfs-Brock" w:date="2011-07-11T15:11:00Z">
        <w:del w:id="16431" w:author="Rev 4 Allen Wirfs-Brock" w:date="2011-10-15T17:58:00Z">
          <w:r w:rsidRPr="00E77497" w:rsidDel="003E2351">
            <w:delText xml:space="preserve">  </w:delText>
          </w:r>
          <w:r w:rsidRPr="00E77497" w:rsidDel="003E2351">
            <w:rPr>
              <w:rStyle w:val="bnf"/>
            </w:rPr>
            <w:delText xml:space="preserve">ArrayBindingPattern </w:delText>
          </w:r>
          <w:r w:rsidRPr="00E77497" w:rsidDel="003E2351">
            <w:rPr>
              <w:b/>
            </w:rPr>
            <w:delText>:</w:delText>
          </w:r>
          <w:r w:rsidRPr="00E77497" w:rsidDel="003E2351">
            <w:delText xml:space="preserve"> </w:delText>
          </w:r>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r w:rsidRPr="00E77497" w:rsidDel="003E2351">
            <w:rPr>
              <w:rFonts w:ascii="Courier New" w:hAnsi="Courier New" w:cs="Courier New"/>
              <w:b/>
              <w:i/>
            </w:rPr>
            <w:delText xml:space="preserve"> </w:delText>
          </w:r>
          <w:r w:rsidRPr="00E77497" w:rsidDel="003E2351">
            <w:rPr>
              <w:rStyle w:val="bnf"/>
            </w:rPr>
            <w:delText>BindingRestElement</w:delText>
          </w:r>
        </w:del>
      </w:ins>
      <w:ins w:id="16432" w:author="Allen Wirfs-Brock" w:date="2011-07-11T15:12:00Z">
        <w:del w:id="16433" w:author="Rev 4 Allen Wirfs-Brock" w:date="2011-10-15T17:58:00Z">
          <w:r w:rsidRPr="00E77497" w:rsidDel="003E2351">
            <w:rPr>
              <w:rStyle w:val="bnf"/>
            </w:rPr>
            <w:delText xml:space="preserve"> </w:delText>
          </w:r>
        </w:del>
      </w:ins>
      <w:ins w:id="16434" w:author="Allen Wirfs-Brock" w:date="2011-07-11T15:11:00Z">
        <w:del w:id="16435" w:author="Rev 4 Allen Wirfs-Brock" w:date="2011-10-15T17:58:00Z">
          <w:r w:rsidRPr="00E77497" w:rsidDel="003E2351">
            <w:rPr>
              <w:rFonts w:cs="Arial"/>
              <w:i/>
              <w:vertAlign w:val="subscript"/>
            </w:rPr>
            <w:delText xml:space="preserve"> </w:delText>
          </w:r>
          <w:r w:rsidRPr="00E77497" w:rsidDel="003E2351">
            <w:rPr>
              <w:rFonts w:ascii="Courier New" w:hAnsi="Courier New" w:cs="Courier New"/>
              <w:b/>
            </w:rPr>
            <w:delText>]</w:delText>
          </w:r>
          <w:r w:rsidRPr="00E77497" w:rsidDel="003E2351">
            <w:delText xml:space="preserve"> </w:delText>
          </w:r>
        </w:del>
      </w:ins>
      <w:ins w:id="16436" w:author="Allen Wirfs-Brock" w:date="2011-07-11T15:16:00Z">
        <w:del w:id="16437" w:author="Rev 4 Allen Wirfs-Brock" w:date="2011-10-15T17:58:00Z">
          <w:r w:rsidR="006C4F91" w:rsidRPr="00E77497" w:rsidDel="003E2351">
            <w:delText xml:space="preserve">and </w:delText>
          </w:r>
        </w:del>
      </w:ins>
      <w:ins w:id="16438" w:author="Allen Wirfs-Brock" w:date="2011-07-11T15:17:00Z">
        <w:del w:id="16439" w:author="Rev 4 Allen Wirfs-Brock" w:date="2011-10-15T17:58:00Z">
          <w:r w:rsidR="006C4F91" w:rsidRPr="00E77497" w:rsidDel="003E2351">
            <w:rPr>
              <w:rStyle w:val="bnf"/>
            </w:rPr>
            <w:delText xml:space="preserve">ArrayBindingPattern </w:delText>
          </w:r>
          <w:r w:rsidR="006C4F91" w:rsidRPr="00E77497" w:rsidDel="003E2351">
            <w:rPr>
              <w:b/>
            </w:rPr>
            <w:delText>:</w:delText>
          </w:r>
          <w:r w:rsidR="006C4F91" w:rsidRPr="00E77497" w:rsidDel="003E2351">
            <w:delText xml:space="preserve"> </w:delText>
          </w:r>
          <w:r w:rsidR="006C4F91" w:rsidRPr="00E77497" w:rsidDel="003E2351">
            <w:rPr>
              <w:rFonts w:ascii="Courier New" w:hAnsi="Courier New" w:cs="Courier New"/>
              <w:b/>
            </w:rPr>
            <w:delText>[</w:delText>
          </w:r>
          <w:r w:rsidR="006C4F91" w:rsidRPr="00E77497" w:rsidDel="003E2351">
            <w:rPr>
              <w:rStyle w:val="bnf"/>
            </w:rPr>
            <w:delText>BindingElementList</w:delText>
          </w:r>
          <w:r w:rsidR="006C4F91" w:rsidRPr="00E77497" w:rsidDel="003E2351">
            <w:rPr>
              <w:rFonts w:cs="Arial"/>
              <w:i/>
              <w:vertAlign w:val="subscript"/>
            </w:rPr>
            <w:delText xml:space="preserve"> </w:delText>
          </w:r>
          <w:r w:rsidR="006C4F91" w:rsidRPr="00E77497" w:rsidDel="003E2351">
            <w:rPr>
              <w:rStyle w:val="bnf"/>
              <w:rFonts w:ascii="Courier New" w:hAnsi="Courier New" w:cs="Courier New"/>
              <w:b/>
              <w:i w:val="0"/>
            </w:rPr>
            <w:delText xml:space="preserve">, </w:delText>
          </w:r>
          <w:r w:rsidR="006C4F91" w:rsidRPr="00E77497" w:rsidDel="003E2351">
            <w:rPr>
              <w:rFonts w:ascii="Times New Roman" w:hAnsi="Times New Roman"/>
              <w:i/>
            </w:rPr>
            <w:delText>Elision</w:delText>
          </w:r>
          <w:r w:rsidR="006C4F91" w:rsidRPr="00E77497" w:rsidDel="003E2351">
            <w:rPr>
              <w:rFonts w:cs="Arial"/>
              <w:vertAlign w:val="subscript"/>
            </w:rPr>
            <w:delText>opt</w:delText>
          </w:r>
          <w:r w:rsidR="006C4F91" w:rsidRPr="00E77497" w:rsidDel="003E2351">
            <w:rPr>
              <w:rStyle w:val="bnf"/>
            </w:rPr>
            <w:delText xml:space="preserve"> </w:delText>
          </w:r>
          <w:r w:rsidR="006C4F91" w:rsidRPr="00E77497" w:rsidDel="003E2351">
            <w:rPr>
              <w:rFonts w:ascii="Courier New" w:hAnsi="Courier New" w:cs="Courier New"/>
              <w:b/>
            </w:rPr>
            <w:delText>]</w:delText>
          </w:r>
        </w:del>
      </w:ins>
      <w:ins w:id="16440" w:author="Allen Wirfs-Brock" w:date="2011-07-11T15:16:00Z">
        <w:del w:id="16441" w:author="Rev 4 Allen Wirfs-Brock" w:date="2011-10-15T17:58:00Z">
          <w:r w:rsidR="006C4F91" w:rsidRPr="00E77497" w:rsidDel="003E2351">
            <w:delText xml:space="preserve"> </w:delText>
          </w:r>
        </w:del>
      </w:ins>
      <w:ins w:id="16442" w:author="Allen Wirfs-Brock" w:date="2011-07-11T15:11:00Z">
        <w:del w:id="16443" w:author="Rev 4 Allen Wirfs-Brock" w:date="2011-10-15T17:58:00Z">
          <w:r w:rsidRPr="00E77497" w:rsidDel="003E2351">
            <w:delText>is determined as follows:</w:delText>
          </w:r>
        </w:del>
      </w:ins>
    </w:p>
    <w:p w14:paraId="70261E96" w14:textId="77777777" w:rsidR="00A817DB" w:rsidRPr="00E77497" w:rsidDel="003E2351" w:rsidRDefault="00A817DB">
      <w:pPr>
        <w:pStyle w:val="Alg4"/>
        <w:numPr>
          <w:ilvl w:val="0"/>
          <w:numId w:val="434"/>
        </w:numPr>
        <w:spacing w:after="220"/>
        <w:contextualSpacing/>
        <w:rPr>
          <w:ins w:id="16444" w:author="Allen Wirfs-Brock" w:date="2011-07-11T15:11:00Z"/>
          <w:del w:id="16445" w:author="Rev 4 Allen Wirfs-Brock" w:date="2011-10-15T17:58:00Z"/>
        </w:rPr>
        <w:pPrChange w:id="16446" w:author="Rev 4 Allen Wirfs-Brock" w:date="2011-11-07T12:16:00Z">
          <w:pPr>
            <w:pStyle w:val="Alg4"/>
            <w:numPr>
              <w:numId w:val="458"/>
            </w:numPr>
            <w:tabs>
              <w:tab w:val="num" w:pos="360"/>
            </w:tabs>
            <w:spacing w:after="220"/>
            <w:ind w:left="360" w:hanging="360"/>
            <w:contextualSpacing/>
          </w:pPr>
        </w:pPrChange>
      </w:pPr>
      <w:ins w:id="16447" w:author="Allen Wirfs-Brock" w:date="2011-07-11T15:11:00Z">
        <w:del w:id="16448" w:author="Rev 4 Allen Wirfs-Brock" w:date="2011-10-15T17:58:00Z">
          <w:r w:rsidRPr="00E77497" w:rsidDel="003E2351">
            <w:delText xml:space="preserve">Return </w:delText>
          </w:r>
        </w:del>
      </w:ins>
      <w:ins w:id="16449" w:author="Allen Wirfs-Brock" w:date="2011-07-11T15:12:00Z">
        <w:del w:id="16450" w:author="Rev 4 Allen Wirfs-Brock" w:date="2011-10-15T17:58:00Z">
          <w:r w:rsidRPr="00E77497" w:rsidDel="003E2351">
            <w:delText xml:space="preserve">the BoundNames of </w:delText>
          </w:r>
          <w:r w:rsidRPr="00E77497" w:rsidDel="003E2351">
            <w:rPr>
              <w:rStyle w:val="bnf"/>
            </w:rPr>
            <w:delText>BindingElement</w:delText>
          </w:r>
        </w:del>
      </w:ins>
      <w:ins w:id="16451" w:author="Allen Wirfs-Brock" w:date="2011-07-11T15:18:00Z">
        <w:del w:id="16452" w:author="Rev 4 Allen Wirfs-Brock" w:date="2011-10-15T17:58:00Z">
          <w:r w:rsidR="006C4F91" w:rsidRPr="00E77497" w:rsidDel="003E2351">
            <w:rPr>
              <w:rStyle w:val="bnf"/>
            </w:rPr>
            <w:delText>List</w:delText>
          </w:r>
        </w:del>
      </w:ins>
      <w:ins w:id="16453" w:author="Allen Wirfs-Brock" w:date="2011-07-11T15:11:00Z">
        <w:del w:id="16454" w:author="Rev 4 Allen Wirfs-Brock" w:date="2011-10-15T17:58:00Z">
          <w:r w:rsidRPr="00E77497" w:rsidDel="003E2351">
            <w:delText>.</w:delText>
          </w:r>
        </w:del>
      </w:ins>
    </w:p>
    <w:p w14:paraId="01705E00" w14:textId="77777777" w:rsidR="005C1EE0" w:rsidRPr="00E77497" w:rsidDel="00E77497" w:rsidRDefault="005C1EE0" w:rsidP="00D4578E">
      <w:pPr>
        <w:ind w:left="360"/>
        <w:rPr>
          <w:ins w:id="16455" w:author="Rev 3 Allen Wirfs-Brock" w:date="2011-09-11T11:09:00Z"/>
          <w:del w:id="16456" w:author="Rev 4 Allen Wirfs-Brock" w:date="2011-11-04T19:17:00Z"/>
        </w:rPr>
      </w:pPr>
      <w:ins w:id="16457" w:author="Rev 3 Allen Wirfs-Brock" w:date="2011-09-11T11:09:00Z">
        <w:del w:id="16458" w:author="Rev 4 Allen Wirfs-Brock" w:date="2011-10-15T18:10:00Z">
          <w:r w:rsidRPr="00E77497" w:rsidDel="00FD4CD5">
            <w:delText xml:space="preserve">The production </w:delText>
          </w:r>
        </w:del>
      </w:ins>
      <w:ins w:id="16459" w:author="Rev 3 Allen Wirfs-Brock" w:date="2011-09-11T11:10:00Z">
        <w:del w:id="16460" w:author="Rev 4 Allen Wirfs-Brock" w:date="2011-11-05T08:54:00Z">
          <w:r w:rsidRPr="00E77497" w:rsidDel="00CB5F32">
            <w:rPr>
              <w:rStyle w:val="bnf"/>
            </w:rPr>
            <w:delText>ArrayBindingPattern</w:delText>
          </w:r>
        </w:del>
      </w:ins>
      <w:ins w:id="16461" w:author="Rev 3 Allen Wirfs-Brock" w:date="2011-09-11T11:09:00Z">
        <w:del w:id="16462" w:author="Rev 4 Allen Wirfs-Brock" w:date="2011-11-05T08:54:00Z">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del>
      </w:ins>
      <w:ins w:id="16463" w:author="Rev 3 Allen Wirfs-Brock" w:date="2011-09-11T11:10:00Z">
        <w:del w:id="16464" w:author="Rev 4 Allen Wirfs-Brock" w:date="2011-11-05T08:54:00Z">
          <w:r w:rsidRPr="00E77497" w:rsidDel="00CB5F32">
            <w:rPr>
              <w:rStyle w:val="bnf"/>
            </w:rPr>
            <w:delText xml:space="preserve">BindingRestElement </w:delText>
          </w:r>
          <w:r w:rsidRPr="00E77497" w:rsidDel="00CB5F32">
            <w:rPr>
              <w:rFonts w:cs="Arial"/>
              <w:i/>
              <w:vertAlign w:val="subscript"/>
            </w:rPr>
            <w:delText xml:space="preserve"> </w:delText>
          </w:r>
        </w:del>
      </w:ins>
      <w:ins w:id="16465" w:author="Rev 3 Allen Wirfs-Brock" w:date="2011-09-11T11:09:00Z">
        <w:del w:id="16466" w:author="Rev 4 Allen Wirfs-Brock" w:date="2011-11-05T08:54:00Z">
          <w:r w:rsidRPr="00E77497" w:rsidDel="00CB5F32">
            <w:rPr>
              <w:rFonts w:ascii="Courier New" w:hAnsi="Courier New" w:cs="Courier New"/>
              <w:b/>
            </w:rPr>
            <w:delText xml:space="preserve">] </w:delText>
          </w:r>
        </w:del>
        <w:del w:id="16467" w:author="Rev 4 Allen Wirfs-Brock" w:date="2011-10-15T18:11:00Z">
          <w:r w:rsidRPr="00E77497" w:rsidDel="00D37DA9">
            <w:delText xml:space="preserve">is evaluated </w:delText>
          </w:r>
        </w:del>
        <w:del w:id="16468" w:author="Rev 4 Allen Wirfs-Brock" w:date="2011-11-04T19:17:00Z">
          <w:r w:rsidRPr="00E77497" w:rsidDel="00E77497">
            <w:delText xml:space="preserve">with </w:delText>
          </w:r>
        </w:del>
      </w:ins>
      <w:ins w:id="16469" w:author="Rev 3 Allen Wirfs-Brock" w:date="2011-09-11T11:11:00Z">
        <w:del w:id="16470" w:author="Rev 4 Allen Wirfs-Brock" w:date="2011-11-04T19:17:00Z">
          <w:r w:rsidRPr="00E77497" w:rsidDel="00E77497">
            <w:delText xml:space="preserve">parameters </w:delText>
          </w:r>
          <w:r w:rsidRPr="00E77497" w:rsidDel="00E77497">
            <w:rPr>
              <w:rFonts w:ascii="Times New Roman" w:eastAsia="Times New Roman" w:hAnsi="Times New Roman"/>
              <w:i/>
              <w:spacing w:val="6"/>
              <w:lang w:eastAsia="en-US"/>
            </w:rPr>
            <w:delText>value</w:delText>
          </w:r>
          <w:r w:rsidRPr="00E77497" w:rsidDel="00E77497">
            <w:delText xml:space="preserve"> and </w:delText>
          </w:r>
          <w:r w:rsidRPr="00E77497" w:rsidDel="00E77497">
            <w:rPr>
              <w:rFonts w:ascii="Times New Roman" w:eastAsia="Times New Roman" w:hAnsi="Times New Roman"/>
              <w:i/>
              <w:spacing w:val="6"/>
              <w:lang w:eastAsia="en-US"/>
            </w:rPr>
            <w:delText>env</w:delText>
          </w:r>
          <w:r w:rsidRPr="00E77497" w:rsidDel="00E77497">
            <w:delText xml:space="preserve"> </w:delText>
          </w:r>
        </w:del>
      </w:ins>
      <w:ins w:id="16471" w:author="Rev 3 Allen Wirfs-Brock" w:date="2011-09-11T11:09:00Z">
        <w:del w:id="16472" w:author="Rev 4 Allen Wirfs-Brock" w:date="2011-10-15T18:11:00Z">
          <w:r w:rsidRPr="00E77497" w:rsidDel="00D37DA9">
            <w:delText>as follows:</w:delText>
          </w:r>
        </w:del>
      </w:ins>
    </w:p>
    <w:p w14:paraId="4ED2E311" w14:textId="77777777" w:rsidR="005C1EE0" w:rsidRPr="00E77497" w:rsidDel="00CB5F32" w:rsidRDefault="005C1EE0">
      <w:pPr>
        <w:pStyle w:val="Alg3"/>
        <w:numPr>
          <w:ilvl w:val="0"/>
          <w:numId w:val="545"/>
        </w:numPr>
        <w:rPr>
          <w:ins w:id="16473" w:author="Rev 3 Allen Wirfs-Brock" w:date="2011-09-11T11:09:00Z"/>
          <w:del w:id="16474" w:author="Rev 4 Allen Wirfs-Brock" w:date="2011-11-05T08:54:00Z"/>
        </w:rPr>
        <w:pPrChange w:id="16475" w:author="Rev 4 Allen Wirfs-Brock" w:date="2011-11-07T12:16:00Z">
          <w:pPr>
            <w:pStyle w:val="Alg3"/>
            <w:numPr>
              <w:numId w:val="578"/>
            </w:numPr>
          </w:pPr>
        </w:pPrChange>
      </w:pPr>
      <w:ins w:id="16476" w:author="Rev 3 Allen Wirfs-Brock" w:date="2011-09-11T11:09:00Z">
        <w:del w:id="16477"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0B5DDE71" w14:textId="77777777" w:rsidR="00BF2727" w:rsidRPr="00E77497" w:rsidDel="00E77497" w:rsidRDefault="00BF2727">
      <w:pPr>
        <w:pStyle w:val="Alg3"/>
        <w:numPr>
          <w:ilvl w:val="0"/>
          <w:numId w:val="545"/>
        </w:numPr>
        <w:contextualSpacing/>
        <w:rPr>
          <w:ins w:id="16478" w:author="Rev 3 Allen Wirfs-Brock" w:date="2011-09-22T15:55:00Z"/>
          <w:del w:id="16479" w:author="Rev 4 Allen Wirfs-Brock" w:date="2011-11-04T19:18:00Z"/>
        </w:rPr>
        <w:pPrChange w:id="16480" w:author="Rev 4 Allen Wirfs-Brock" w:date="2011-11-07T12:16:00Z">
          <w:pPr>
            <w:pStyle w:val="Alg3"/>
            <w:numPr>
              <w:numId w:val="578"/>
            </w:numPr>
            <w:contextualSpacing/>
          </w:pPr>
        </w:pPrChange>
      </w:pPr>
      <w:ins w:id="16481" w:author="Rev 3 Allen Wirfs-Brock" w:date="2011-09-22T15:55:00Z">
        <w:del w:id="16482"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2B2B5D22" w14:textId="77777777" w:rsidR="00BF2727" w:rsidRPr="00E77497" w:rsidDel="00E77497" w:rsidRDefault="00BF2727">
      <w:pPr>
        <w:pStyle w:val="Alg3"/>
        <w:numPr>
          <w:ilvl w:val="1"/>
          <w:numId w:val="545"/>
        </w:numPr>
        <w:contextualSpacing/>
        <w:rPr>
          <w:ins w:id="16483" w:author="Rev 3 Allen Wirfs-Brock" w:date="2011-09-22T15:55:00Z"/>
          <w:del w:id="16484" w:author="Rev 4 Allen Wirfs-Brock" w:date="2011-11-04T19:18:00Z"/>
        </w:rPr>
        <w:pPrChange w:id="16485" w:author="Rev 4 Allen Wirfs-Brock" w:date="2011-11-07T12:16:00Z">
          <w:pPr>
            <w:pStyle w:val="Alg3"/>
            <w:numPr>
              <w:ilvl w:val="1"/>
              <w:numId w:val="578"/>
            </w:numPr>
            <w:tabs>
              <w:tab w:val="clear" w:pos="360"/>
              <w:tab w:val="num" w:pos="1080"/>
            </w:tabs>
            <w:ind w:left="1080"/>
            <w:contextualSpacing/>
          </w:pPr>
        </w:pPrChange>
      </w:pPr>
      <w:ins w:id="16486" w:author="Rev 3 Allen Wirfs-Brock" w:date="2011-09-22T15:55:00Z">
        <w:del w:id="16487"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39A0B127" w14:textId="77777777" w:rsidR="00BF2727" w:rsidRPr="00E77497" w:rsidDel="00E77497" w:rsidRDefault="00BF2727">
      <w:pPr>
        <w:pStyle w:val="Alg4"/>
        <w:numPr>
          <w:ilvl w:val="0"/>
          <w:numId w:val="545"/>
        </w:numPr>
        <w:contextualSpacing/>
        <w:rPr>
          <w:ins w:id="16488" w:author="Rev 3 Allen Wirfs-Brock" w:date="2011-09-22T15:55:00Z"/>
          <w:del w:id="16489" w:author="Rev 4 Allen Wirfs-Brock" w:date="2011-11-04T19:18:00Z"/>
        </w:rPr>
        <w:pPrChange w:id="16490" w:author="Rev 4 Allen Wirfs-Brock" w:date="2011-11-07T12:16:00Z">
          <w:pPr>
            <w:pStyle w:val="Alg4"/>
            <w:numPr>
              <w:numId w:val="578"/>
            </w:numPr>
            <w:tabs>
              <w:tab w:val="num" w:pos="360"/>
            </w:tabs>
            <w:ind w:left="360" w:hanging="360"/>
            <w:contextualSpacing/>
          </w:pPr>
        </w:pPrChange>
      </w:pPr>
      <w:ins w:id="16491" w:author="Rev 3 Allen Wirfs-Brock" w:date="2011-09-22T15:55:00Z">
        <w:del w:id="16492"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64B8E9CD" w14:textId="77777777" w:rsidR="005C1EE0" w:rsidRPr="00675B74" w:rsidDel="00CB5F32" w:rsidRDefault="005C1EE0">
      <w:pPr>
        <w:pStyle w:val="Alg3"/>
        <w:numPr>
          <w:ilvl w:val="0"/>
          <w:numId w:val="545"/>
        </w:numPr>
        <w:spacing w:after="220"/>
        <w:rPr>
          <w:ins w:id="16493" w:author="Rev 3 Allen Wirfs-Brock" w:date="2011-09-11T11:09:00Z"/>
          <w:del w:id="16494" w:author="Rev 4 Allen Wirfs-Brock" w:date="2011-11-05T08:54:00Z"/>
        </w:rPr>
        <w:pPrChange w:id="16495" w:author="Rev 4 Allen Wirfs-Brock" w:date="2011-11-07T12:16:00Z">
          <w:pPr>
            <w:pStyle w:val="Alg3"/>
            <w:numPr>
              <w:numId w:val="578"/>
            </w:numPr>
            <w:spacing w:after="220"/>
          </w:pPr>
        </w:pPrChange>
      </w:pPr>
      <w:ins w:id="16496" w:author="Rev 3 Allen Wirfs-Brock" w:date="2011-09-11T11:09:00Z">
        <w:del w:id="16497" w:author="Rev 4 Allen Wirfs-Brock" w:date="2011-11-04T18:04:00Z">
          <w:r w:rsidRPr="00675B74" w:rsidDel="009E1969">
            <w:delText xml:space="preserve">Evaluate </w:delText>
          </w:r>
        </w:del>
      </w:ins>
      <w:ins w:id="16498" w:author="Rev 3 Allen Wirfs-Brock" w:date="2011-09-11T11:13:00Z">
        <w:del w:id="16499" w:author="Rev 4 Allen Wirfs-Brock" w:date="2011-11-05T08:54:00Z">
          <w:r w:rsidRPr="00675B74" w:rsidDel="00CB5F32">
            <w:rPr>
              <w:rStyle w:val="bnf"/>
            </w:rPr>
            <w:delText xml:space="preserve">BindingRestElement </w:delText>
          </w:r>
          <w:r w:rsidRPr="00E77497" w:rsidDel="00CB5F32">
            <w:rPr>
              <w:rFonts w:cs="Arial"/>
              <w:i/>
              <w:vertAlign w:val="subscript"/>
            </w:rPr>
            <w:delText xml:space="preserve"> </w:delText>
          </w:r>
        </w:del>
      </w:ins>
      <w:ins w:id="16500" w:author="Rev 3 Allen Wirfs-Brock" w:date="2011-09-11T11:09:00Z">
        <w:del w:id="16501" w:author="Rev 4 Allen Wirfs-Brock" w:date="2011-11-05T08:54:00Z">
          <w:r w:rsidRPr="00E77497" w:rsidDel="00CB5F32">
            <w:delText xml:space="preserve">using </w:delText>
          </w:r>
        </w:del>
      </w:ins>
      <w:ins w:id="16502" w:author="Rev 3 Allen Wirfs-Brock" w:date="2011-09-11T12:00:00Z">
        <w:del w:id="16503" w:author="Rev 4 Allen Wirfs-Brock" w:date="2011-11-04T19:18:00Z">
          <w:r w:rsidR="00417C71" w:rsidRPr="00E77497" w:rsidDel="00E77497">
            <w:rPr>
              <w:i/>
            </w:rPr>
            <w:delText>obj</w:delText>
          </w:r>
        </w:del>
        <w:del w:id="16504" w:author="Rev 4 Allen Wirfs-Brock" w:date="2011-11-04T18:04:00Z">
          <w:r w:rsidR="00417C71" w:rsidRPr="00E77497" w:rsidDel="009E1969">
            <w:delText xml:space="preserve"> </w:delText>
          </w:r>
        </w:del>
      </w:ins>
      <w:ins w:id="16505" w:author="Rev 3 Allen Wirfs-Brock" w:date="2011-09-11T11:09:00Z">
        <w:del w:id="16506" w:author="Rev 4 Allen Wirfs-Brock" w:date="2011-11-04T18:04:00Z">
          <w:r w:rsidRPr="00E77497" w:rsidDel="009E1969">
            <w:delText xml:space="preserve">as the </w:delText>
          </w:r>
        </w:del>
        <w:del w:id="16507" w:author="Rev 4 Allen Wirfs-Brock" w:date="2011-11-04T18:00:00Z">
          <w:r w:rsidRPr="00E77497" w:rsidDel="009E1969">
            <w:rPr>
              <w:i/>
            </w:rPr>
            <w:delText>obj</w:delText>
          </w:r>
        </w:del>
        <w:del w:id="16508" w:author="Rev 4 Allen Wirfs-Brock" w:date="2011-11-04T18:04:00Z">
          <w:r w:rsidRPr="00E77497" w:rsidDel="009E1969">
            <w:delText xml:space="preserve"> parameter</w:delText>
          </w:r>
        </w:del>
      </w:ins>
      <w:ins w:id="16509" w:author="Rev 3 Allen Wirfs-Brock" w:date="2011-09-11T11:12:00Z">
        <w:del w:id="16510" w:author="Rev 4 Allen Wirfs-Brock" w:date="2011-11-04T18:04:00Z">
          <w:r w:rsidRPr="00E77497" w:rsidDel="009E1969">
            <w:delText>,</w:delText>
          </w:r>
        </w:del>
      </w:ins>
      <w:ins w:id="16511" w:author="Rev 3 Allen Wirfs-Brock" w:date="2011-09-11T11:13:00Z">
        <w:del w:id="16512" w:author="Rev 4 Allen Wirfs-Brock" w:date="2011-11-04T18:04:00Z">
          <w:r w:rsidRPr="00E77497" w:rsidDel="009E1969">
            <w:rPr>
              <w:i/>
            </w:rPr>
            <w:delText xml:space="preserve"> env</w:delText>
          </w:r>
          <w:r w:rsidRPr="00E77497" w:rsidDel="009E1969">
            <w:delText xml:space="preserve"> as the</w:delText>
          </w:r>
        </w:del>
        <w:del w:id="16513" w:author="Rev 4 Allen Wirfs-Brock" w:date="2011-11-05T08:54:00Z">
          <w:r w:rsidRPr="00675B74" w:rsidDel="00CB5F32">
            <w:delText xml:space="preserve"> </w:delText>
          </w:r>
          <w:r w:rsidRPr="00675B74" w:rsidDel="00CB5F32">
            <w:rPr>
              <w:i/>
            </w:rPr>
            <w:delText>enviro</w:delText>
          </w:r>
          <w:r w:rsidRPr="00E77497" w:rsidDel="00CB5F32">
            <w:rPr>
              <w:i/>
            </w:rPr>
            <w:delText>nment</w:delText>
          </w:r>
          <w:r w:rsidRPr="00E77497" w:rsidDel="00CB5F32">
            <w:delText>,</w:delText>
          </w:r>
        </w:del>
      </w:ins>
      <w:ins w:id="16514" w:author="Rev 3 Allen Wirfs-Brock" w:date="2011-09-11T11:12:00Z">
        <w:del w:id="16515" w:author="Rev 4 Allen Wirfs-Brock" w:date="2011-11-05T08:54:00Z">
          <w:r w:rsidRPr="00E77497" w:rsidDel="00CB5F32">
            <w:delText xml:space="preserve"> </w:delText>
          </w:r>
        </w:del>
      </w:ins>
      <w:ins w:id="16516" w:author="Rev 3 Allen Wirfs-Brock" w:date="2011-09-11T11:09:00Z">
        <w:del w:id="16517" w:author="Rev 4 Allen Wirfs-Brock" w:date="2011-11-05T08:54:00Z">
          <w:r w:rsidRPr="00E77497" w:rsidDel="00CB5F32">
            <w:delText xml:space="preserve"> and </w:delText>
          </w:r>
          <w:r w:rsidRPr="00E77497" w:rsidDel="00CB5F32">
            <w:rPr>
              <w:i/>
            </w:rPr>
            <w:delText>skip</w:delText>
          </w:r>
          <w:r w:rsidRPr="00E77497" w:rsidDel="00CB5F32">
            <w:delText xml:space="preserve"> as </w:delText>
          </w:r>
        </w:del>
        <w:del w:id="16518" w:author="Rev 4 Allen Wirfs-Brock" w:date="2011-11-04T18:04:00Z">
          <w:r w:rsidRPr="00E77497" w:rsidDel="009E1969">
            <w:delText xml:space="preserve">the </w:delText>
          </w:r>
          <w:r w:rsidRPr="00E77497" w:rsidDel="009E1969">
            <w:rPr>
              <w:i/>
            </w:rPr>
            <w:delText>index</w:delText>
          </w:r>
          <w:r w:rsidRPr="00E77497" w:rsidDel="009E1969">
            <w:delText xml:space="preserve"> parameter</w:delText>
          </w:r>
        </w:del>
        <w:del w:id="16519" w:author="Rev 4 Allen Wirfs-Brock" w:date="2011-11-05T08:54:00Z">
          <w:r w:rsidRPr="00675B74" w:rsidDel="00CB5F32">
            <w:delText>.</w:delText>
          </w:r>
        </w:del>
      </w:ins>
    </w:p>
    <w:p w14:paraId="24EE4600" w14:textId="77777777" w:rsidR="00C33713" w:rsidRPr="00E77497" w:rsidDel="004878F5" w:rsidRDefault="00C33713" w:rsidP="00D4578E">
      <w:pPr>
        <w:contextualSpacing/>
        <w:rPr>
          <w:ins w:id="16520" w:author="Rev 3 Allen Wirfs-Brock" w:date="2011-09-21T16:48:00Z"/>
          <w:del w:id="16521" w:author="Rev 4 Allen Wirfs-Brock" w:date="2011-10-15T18:12:00Z"/>
        </w:rPr>
      </w:pPr>
      <w:ins w:id="16522" w:author="Rev 3 Allen Wirfs-Brock" w:date="2011-09-21T16:48:00Z">
        <w:del w:id="16523" w:author="Rev 4 Allen Wirfs-Brock" w:date="2011-10-15T18:12:00Z">
          <w:r w:rsidRPr="00675B74" w:rsidDel="004878F5">
            <w:delText xml:space="preserve">The </w:delText>
          </w:r>
          <w:r w:rsidRPr="00675B74" w:rsidDel="004878F5">
            <w:rPr>
              <w:rFonts w:ascii="Times New Roman" w:eastAsia="Times New Roman" w:hAnsi="Times New Roman"/>
              <w:spacing w:val="6"/>
              <w:lang w:eastAsia="en-US"/>
            </w:rPr>
            <w:delText xml:space="preserve">BoundNames </w:delText>
          </w:r>
          <w:r w:rsidRPr="00675B74" w:rsidDel="004878F5">
            <w:delText xml:space="preserve">of the </w:delText>
          </w:r>
          <w:r w:rsidR="009D6A1A" w:rsidRPr="00E77497" w:rsidDel="004878F5">
            <w:delText>production</w:delText>
          </w:r>
          <w:r w:rsidRPr="00E77497" w:rsidDel="004878F5">
            <w:delText xml:space="preserve"> </w:delText>
          </w:r>
          <w:r w:rsidRPr="00E77497" w:rsidDel="004878F5">
            <w:rPr>
              <w:rStyle w:val="bnf"/>
            </w:rPr>
            <w:delText xml:space="preserve">ArrayBindingPattern </w:delText>
          </w:r>
          <w:r w:rsidRPr="00E77497" w:rsidDel="004878F5">
            <w:rPr>
              <w:b/>
            </w:rPr>
            <w:delText>:</w:delText>
          </w:r>
          <w:r w:rsidRPr="00E77497" w:rsidDel="004878F5">
            <w:delText xml:space="preserve"> </w:delText>
          </w:r>
          <w:r w:rsidRPr="00E77497" w:rsidDel="004878F5">
            <w:rPr>
              <w:rFonts w:ascii="Courier New" w:hAnsi="Courier New" w:cs="Courier New"/>
              <w:b/>
            </w:rPr>
            <w:delText>[</w:delText>
          </w:r>
          <w:r w:rsidRPr="00E77497" w:rsidDel="004878F5">
            <w:rPr>
              <w:rStyle w:val="bnf"/>
            </w:rPr>
            <w:delText>BindingElementList</w:delText>
          </w:r>
          <w:r w:rsidRPr="00E77497" w:rsidDel="004878F5">
            <w:rPr>
              <w:rFonts w:cs="Arial"/>
              <w:i/>
              <w:vertAlign w:val="subscript"/>
            </w:rPr>
            <w:delText xml:space="preserve"> </w:delText>
          </w:r>
          <w:r w:rsidRPr="00E77497" w:rsidDel="004878F5">
            <w:rPr>
              <w:rStyle w:val="bnf"/>
              <w:rFonts w:ascii="Courier New" w:hAnsi="Courier New" w:cs="Courier New"/>
              <w:b/>
              <w:i w:val="0"/>
            </w:rPr>
            <w:delText xml:space="preserve">, </w:delText>
          </w:r>
          <w:r w:rsidRPr="00E77497" w:rsidDel="004878F5">
            <w:rPr>
              <w:rFonts w:ascii="Times New Roman" w:hAnsi="Times New Roman"/>
              <w:i/>
            </w:rPr>
            <w:delText>Elision</w:delText>
          </w:r>
          <w:r w:rsidRPr="00E77497" w:rsidDel="004878F5">
            <w:rPr>
              <w:rFonts w:cs="Arial"/>
              <w:vertAlign w:val="subscript"/>
            </w:rPr>
            <w:delText>opt</w:delText>
          </w:r>
          <w:r w:rsidRPr="00E77497" w:rsidDel="004878F5">
            <w:rPr>
              <w:rStyle w:val="bnf"/>
            </w:rPr>
            <w:delText xml:space="preserve"> </w:delText>
          </w:r>
          <w:r w:rsidRPr="00E77497" w:rsidDel="004878F5">
            <w:rPr>
              <w:rFonts w:ascii="Courier New" w:hAnsi="Courier New" w:cs="Courier New"/>
              <w:b/>
            </w:rPr>
            <w:delText>]</w:delText>
          </w:r>
          <w:r w:rsidRPr="00E77497" w:rsidDel="004878F5">
            <w:delText xml:space="preserve"> is determined as follows:</w:delText>
          </w:r>
        </w:del>
      </w:ins>
    </w:p>
    <w:p w14:paraId="64003062" w14:textId="77777777" w:rsidR="00C33713" w:rsidRPr="00E77497" w:rsidDel="004878F5" w:rsidRDefault="00C33713">
      <w:pPr>
        <w:pStyle w:val="Alg4"/>
        <w:numPr>
          <w:ilvl w:val="0"/>
          <w:numId w:val="554"/>
        </w:numPr>
        <w:spacing w:after="220"/>
        <w:contextualSpacing/>
        <w:rPr>
          <w:ins w:id="16524" w:author="Rev 3 Allen Wirfs-Brock" w:date="2011-09-21T16:48:00Z"/>
          <w:del w:id="16525" w:author="Rev 4 Allen Wirfs-Brock" w:date="2011-10-15T18:12:00Z"/>
        </w:rPr>
        <w:pPrChange w:id="16526" w:author="Rev 4 Allen Wirfs-Brock" w:date="2011-11-07T12:16:00Z">
          <w:pPr>
            <w:pStyle w:val="Alg4"/>
            <w:numPr>
              <w:numId w:val="588"/>
            </w:numPr>
            <w:tabs>
              <w:tab w:val="num" w:pos="360"/>
            </w:tabs>
            <w:spacing w:after="220"/>
            <w:ind w:left="360" w:hanging="360"/>
            <w:contextualSpacing/>
          </w:pPr>
        </w:pPrChange>
      </w:pPr>
      <w:ins w:id="16527" w:author="Rev 3 Allen Wirfs-Brock" w:date="2011-09-21T16:48:00Z">
        <w:del w:id="16528" w:author="Rev 4 Allen Wirfs-Brock" w:date="2011-10-15T18:12:00Z">
          <w:r w:rsidRPr="00E77497" w:rsidDel="004878F5">
            <w:delText xml:space="preserve">Return the BoundNames of </w:delText>
          </w:r>
          <w:r w:rsidRPr="00E77497" w:rsidDel="004878F5">
            <w:rPr>
              <w:rStyle w:val="bnf"/>
            </w:rPr>
            <w:delText>BindingElementList</w:delText>
          </w:r>
          <w:r w:rsidRPr="00E77497" w:rsidDel="004878F5">
            <w:delText>.</w:delText>
          </w:r>
        </w:del>
      </w:ins>
    </w:p>
    <w:p w14:paraId="764D1D41" w14:textId="77777777" w:rsidR="009D6A1A" w:rsidRPr="00E77497" w:rsidDel="00715A67" w:rsidRDefault="009D6A1A" w:rsidP="00D4578E">
      <w:pPr>
        <w:ind w:left="360"/>
        <w:rPr>
          <w:ins w:id="16529" w:author="Rev 3 Allen Wirfs-Brock" w:date="2011-09-21T16:51:00Z"/>
          <w:del w:id="16530" w:author="Rev 4 Allen Wirfs-Brock" w:date="2011-11-04T17:59:00Z"/>
        </w:rPr>
      </w:pPr>
      <w:ins w:id="16531" w:author="Rev 3 Allen Wirfs-Brock" w:date="2011-09-21T16:51:00Z">
        <w:del w:id="16532" w:author="Rev 4 Allen Wirfs-Brock" w:date="2011-10-15T18:13:00Z">
          <w:r w:rsidRPr="00E77497" w:rsidDel="0034157D">
            <w:delText xml:space="preserve">The production </w:delText>
          </w:r>
        </w:del>
        <w:del w:id="16533"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BindingElementList</w:delText>
          </w:r>
          <w:r w:rsidRPr="00E77497" w:rsidDel="00CB5F32">
            <w:rPr>
              <w:rFonts w:cs="Arial"/>
              <w:i/>
              <w:vertAlign w:val="subscript"/>
            </w:rPr>
            <w:delText xml:space="preserve"> </w:delText>
          </w:r>
          <w:r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rPr>
              <w:rFonts w:ascii="Courier New" w:hAnsi="Courier New" w:cs="Courier New"/>
              <w:b/>
            </w:rPr>
            <w:delText xml:space="preserve">] </w:delText>
          </w:r>
        </w:del>
        <w:del w:id="16534" w:author="Rev 4 Allen Wirfs-Brock" w:date="2011-10-15T18:13:00Z">
          <w:r w:rsidRPr="00E77497" w:rsidDel="0034157D">
            <w:delText xml:space="preserve">is evaluated </w:delText>
          </w:r>
        </w:del>
        <w:del w:id="16535"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6536" w:author="Rev 4 Allen Wirfs-Brock" w:date="2011-10-15T18:13:00Z">
          <w:r w:rsidRPr="00E77497" w:rsidDel="0034157D">
            <w:delText>as follows:</w:delText>
          </w:r>
        </w:del>
      </w:ins>
    </w:p>
    <w:p w14:paraId="076837E9" w14:textId="77777777" w:rsidR="00BF2727" w:rsidRPr="00E77497" w:rsidDel="00E77497" w:rsidRDefault="00BF2727">
      <w:pPr>
        <w:pStyle w:val="Alg3"/>
        <w:numPr>
          <w:ilvl w:val="0"/>
          <w:numId w:val="546"/>
        </w:numPr>
        <w:contextualSpacing/>
        <w:rPr>
          <w:ins w:id="16537" w:author="Rev 3 Allen Wirfs-Brock" w:date="2011-09-22T15:55:00Z"/>
          <w:del w:id="16538" w:author="Rev 4 Allen Wirfs-Brock" w:date="2011-11-04T19:18:00Z"/>
        </w:rPr>
        <w:pPrChange w:id="16539" w:author="Rev 4 Allen Wirfs-Brock" w:date="2011-11-07T12:16:00Z">
          <w:pPr>
            <w:pStyle w:val="Alg3"/>
            <w:numPr>
              <w:numId w:val="579"/>
            </w:numPr>
            <w:contextualSpacing/>
          </w:pPr>
        </w:pPrChange>
      </w:pPr>
      <w:ins w:id="16540" w:author="Rev 3 Allen Wirfs-Brock" w:date="2011-09-22T15:55:00Z">
        <w:del w:id="16541"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44358B55" w14:textId="77777777" w:rsidR="00BF2727" w:rsidRPr="00E77497" w:rsidDel="00E77497" w:rsidRDefault="00BF2727">
      <w:pPr>
        <w:pStyle w:val="Alg3"/>
        <w:numPr>
          <w:ilvl w:val="1"/>
          <w:numId w:val="546"/>
        </w:numPr>
        <w:contextualSpacing/>
        <w:rPr>
          <w:ins w:id="16542" w:author="Rev 3 Allen Wirfs-Brock" w:date="2011-09-22T15:55:00Z"/>
          <w:del w:id="16543" w:author="Rev 4 Allen Wirfs-Brock" w:date="2011-11-04T19:18:00Z"/>
        </w:rPr>
        <w:pPrChange w:id="16544" w:author="Rev 4 Allen Wirfs-Brock" w:date="2011-11-07T12:16:00Z">
          <w:pPr>
            <w:pStyle w:val="Alg3"/>
            <w:numPr>
              <w:ilvl w:val="1"/>
              <w:numId w:val="579"/>
            </w:numPr>
            <w:tabs>
              <w:tab w:val="clear" w:pos="360"/>
              <w:tab w:val="num" w:pos="1080"/>
            </w:tabs>
            <w:ind w:left="1080"/>
            <w:contextualSpacing/>
          </w:pPr>
        </w:pPrChange>
      </w:pPr>
      <w:ins w:id="16545" w:author="Rev 3 Allen Wirfs-Brock" w:date="2011-09-22T15:55:00Z">
        <w:del w:id="16546"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552F23BB" w14:textId="77777777" w:rsidR="00BF2727" w:rsidRPr="00E77497" w:rsidDel="00E77497" w:rsidRDefault="00BF2727">
      <w:pPr>
        <w:pStyle w:val="Alg4"/>
        <w:numPr>
          <w:ilvl w:val="0"/>
          <w:numId w:val="546"/>
        </w:numPr>
        <w:contextualSpacing/>
        <w:rPr>
          <w:ins w:id="16547" w:author="Rev 3 Allen Wirfs-Brock" w:date="2011-09-22T15:55:00Z"/>
          <w:del w:id="16548" w:author="Rev 4 Allen Wirfs-Brock" w:date="2011-11-04T19:18:00Z"/>
        </w:rPr>
        <w:pPrChange w:id="16549" w:author="Rev 4 Allen Wirfs-Brock" w:date="2011-11-07T12:16:00Z">
          <w:pPr>
            <w:pStyle w:val="Alg4"/>
            <w:numPr>
              <w:numId w:val="579"/>
            </w:numPr>
            <w:tabs>
              <w:tab w:val="num" w:pos="360"/>
            </w:tabs>
            <w:ind w:left="360" w:hanging="360"/>
            <w:contextualSpacing/>
          </w:pPr>
        </w:pPrChange>
      </w:pPr>
      <w:ins w:id="16550" w:author="Rev 3 Allen Wirfs-Brock" w:date="2011-09-22T15:55:00Z">
        <w:del w:id="16551"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0C7A8D56" w14:textId="77777777" w:rsidR="009D6A1A" w:rsidRPr="00675B74" w:rsidDel="00CB5F32" w:rsidRDefault="009D6A1A">
      <w:pPr>
        <w:pStyle w:val="Alg3"/>
        <w:numPr>
          <w:ilvl w:val="0"/>
          <w:numId w:val="546"/>
        </w:numPr>
        <w:spacing w:after="240"/>
        <w:rPr>
          <w:ins w:id="16552" w:author="Rev 3 Allen Wirfs-Brock" w:date="2011-09-21T16:51:00Z"/>
          <w:del w:id="16553" w:author="Rev 4 Allen Wirfs-Brock" w:date="2011-11-05T08:54:00Z"/>
        </w:rPr>
        <w:pPrChange w:id="16554" w:author="Rev 4 Allen Wirfs-Brock" w:date="2011-11-07T12:16:00Z">
          <w:pPr>
            <w:pStyle w:val="Alg3"/>
            <w:numPr>
              <w:numId w:val="579"/>
            </w:numPr>
            <w:spacing w:after="240"/>
          </w:pPr>
        </w:pPrChange>
      </w:pPr>
      <w:ins w:id="16555" w:author="Rev 3 Allen Wirfs-Brock" w:date="2011-09-21T16:51:00Z">
        <w:del w:id="16556" w:author="Rev 4 Allen Wirfs-Brock" w:date="2011-11-04T14:29:00Z">
          <w:r w:rsidRPr="00E77497" w:rsidDel="0096494E">
            <w:delText xml:space="preserve">Let </w:delText>
          </w:r>
          <w:r w:rsidRPr="00E77497" w:rsidDel="0096494E">
            <w:rPr>
              <w:i/>
            </w:rPr>
            <w:delText>index</w:delText>
          </w:r>
          <w:r w:rsidRPr="00E77497" w:rsidDel="0096494E">
            <w:delText xml:space="preserve"> be the result of evaluating</w:delText>
          </w:r>
        </w:del>
        <w:del w:id="16557" w:author="Rev 4 Allen Wirfs-Brock" w:date="2011-11-04T18:04:00Z">
          <w:r w:rsidRPr="00675B74" w:rsidDel="009E1969">
            <w:delText xml:space="preserve"> </w:delText>
          </w:r>
        </w:del>
        <w:del w:id="16558"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r w:rsidRPr="00E77497" w:rsidDel="00CB5F32">
            <w:delText xml:space="preserve">using </w:delText>
          </w:r>
        </w:del>
        <w:del w:id="16559" w:author="Rev 4 Allen Wirfs-Brock" w:date="2011-11-04T19:19:00Z">
          <w:r w:rsidRPr="00E77497" w:rsidDel="00E77497">
            <w:rPr>
              <w:i/>
            </w:rPr>
            <w:delText>obj</w:delText>
          </w:r>
        </w:del>
        <w:del w:id="16560" w:author="Rev 4 Allen Wirfs-Brock" w:date="2011-11-04T18:05:00Z">
          <w:r w:rsidRPr="00E77497" w:rsidDel="009E1969">
            <w:delText xml:space="preserve"> as the </w:delText>
          </w:r>
          <w:r w:rsidRPr="00E77497" w:rsidDel="009E1969">
            <w:rPr>
              <w:i/>
            </w:rPr>
            <w:delText>obj</w:delText>
          </w:r>
          <w:r w:rsidRPr="00E77497" w:rsidDel="009E1969">
            <w:delText xml:space="preserve"> parameter</w:delText>
          </w:r>
        </w:del>
        <w:del w:id="16561" w:author="Rev 4 Allen Wirfs-Brock" w:date="2011-11-05T08:54:00Z">
          <w:r w:rsidRPr="00E77497" w:rsidDel="00CB5F32">
            <w:delText>,</w:delText>
          </w:r>
          <w:r w:rsidRPr="00E77497" w:rsidDel="00CB5F32">
            <w:rPr>
              <w:i/>
            </w:rPr>
            <w:delText xml:space="preserve"> </w:delText>
          </w:r>
        </w:del>
        <w:del w:id="16562" w:author="Rev 4 Allen Wirfs-Brock" w:date="2011-11-04T18:09:00Z">
          <w:r w:rsidRPr="00E77497" w:rsidDel="009E1969">
            <w:rPr>
              <w:i/>
            </w:rPr>
            <w:delText>env</w:delText>
          </w:r>
        </w:del>
        <w:del w:id="16563" w:author="Rev 4 Allen Wirfs-Brock" w:date="2011-11-04T18:05:00Z">
          <w:r w:rsidRPr="00675B74" w:rsidDel="009E1969">
            <w:delText xml:space="preserve"> as the </w:delText>
          </w:r>
          <w:r w:rsidRPr="00675B74" w:rsidDel="009E1969">
            <w:rPr>
              <w:i/>
            </w:rPr>
            <w:delText>environment</w:delText>
          </w:r>
        </w:del>
        <w:del w:id="16564" w:author="Rev 4 Allen Wirfs-Brock" w:date="2011-11-05T08:54:00Z">
          <w:r w:rsidRPr="00675B74" w:rsidDel="00CB5F32">
            <w:delText xml:space="preserve">, and 0 as </w:delText>
          </w:r>
        </w:del>
        <w:del w:id="16565" w:author="Rev 4 Allen Wirfs-Brock" w:date="2011-11-04T18:05:00Z">
          <w:r w:rsidRPr="00E77497" w:rsidDel="009E1969">
            <w:delText xml:space="preserve">the </w:delText>
          </w:r>
          <w:r w:rsidRPr="00E77497" w:rsidDel="009E1969">
            <w:rPr>
              <w:i/>
            </w:rPr>
            <w:delText>index</w:delText>
          </w:r>
          <w:r w:rsidRPr="00E77497" w:rsidDel="009E1969">
            <w:delText xml:space="preserve"> parameter</w:delText>
          </w:r>
        </w:del>
        <w:del w:id="16566" w:author="Rev 4 Allen Wirfs-Brock" w:date="2011-11-05T08:54:00Z">
          <w:r w:rsidRPr="00675B74" w:rsidDel="00CB5F32">
            <w:delText>.</w:delText>
          </w:r>
        </w:del>
      </w:ins>
    </w:p>
    <w:p w14:paraId="548CCBE5" w14:textId="77777777" w:rsidR="009D6A1A" w:rsidRPr="00E77497" w:rsidDel="0096494E" w:rsidRDefault="009D6A1A">
      <w:pPr>
        <w:pStyle w:val="Alg3"/>
        <w:numPr>
          <w:ilvl w:val="0"/>
          <w:numId w:val="546"/>
        </w:numPr>
        <w:spacing w:after="220"/>
        <w:rPr>
          <w:ins w:id="16567" w:author="Rev 3 Allen Wirfs-Brock" w:date="2011-09-21T16:51:00Z"/>
          <w:del w:id="16568" w:author="Rev 4 Allen Wirfs-Brock" w:date="2011-11-04T14:29:00Z"/>
        </w:rPr>
        <w:pPrChange w:id="16569" w:author="Rev 4 Allen Wirfs-Brock" w:date="2011-11-07T12:16:00Z">
          <w:pPr>
            <w:pStyle w:val="Alg3"/>
            <w:numPr>
              <w:numId w:val="579"/>
            </w:numPr>
            <w:spacing w:after="220"/>
          </w:pPr>
        </w:pPrChange>
      </w:pPr>
      <w:ins w:id="16570" w:author="Rev 3 Allen Wirfs-Brock" w:date="2011-09-21T16:54:00Z">
        <w:del w:id="16571" w:author="Rev 4 Allen Wirfs-Brock" w:date="2011-11-04T14:29:00Z">
          <w:r w:rsidRPr="00E77497" w:rsidDel="0096494E">
            <w:delText xml:space="preserve">If </w:delText>
          </w:r>
          <w:r w:rsidRPr="00E77497" w:rsidDel="0096494E">
            <w:rPr>
              <w:i/>
            </w:rPr>
            <w:delText>Elision</w:delText>
          </w:r>
          <w:r w:rsidRPr="00E77497" w:rsidDel="0096494E">
            <w:delText xml:space="preserve"> is present, then let </w:delText>
          </w:r>
          <w:r w:rsidRPr="00E77497" w:rsidDel="0096494E">
            <w:rPr>
              <w:i/>
            </w:rPr>
            <w:delText>skip</w:delText>
          </w:r>
          <w:r w:rsidRPr="00E77497" w:rsidDel="0096494E">
            <w:delText xml:space="preserve"> be the result of evaluating </w:delText>
          </w:r>
          <w:r w:rsidRPr="00E77497" w:rsidDel="0096494E">
            <w:rPr>
              <w:i/>
            </w:rPr>
            <w:delText>Elision</w:delText>
          </w:r>
          <w:r w:rsidRPr="00E77497" w:rsidDel="0096494E">
            <w:delText xml:space="preserve">, otherwise let </w:delText>
          </w:r>
          <w:r w:rsidRPr="00E77497" w:rsidDel="0096494E">
            <w:rPr>
              <w:i/>
            </w:rPr>
            <w:delText>skip</w:delText>
          </w:r>
          <w:r w:rsidRPr="00E77497" w:rsidDel="0096494E">
            <w:delText xml:space="preserve"> be 0.</w:delText>
          </w:r>
        </w:del>
      </w:ins>
    </w:p>
    <w:p w14:paraId="3876FE1D" w14:textId="77777777" w:rsidR="006C4F91" w:rsidRPr="00E77497" w:rsidDel="00835523" w:rsidRDefault="006C4F91" w:rsidP="00D4578E">
      <w:pPr>
        <w:contextualSpacing/>
        <w:rPr>
          <w:ins w:id="16572" w:author="Allen Wirfs-Brock" w:date="2011-07-11T15:16:00Z"/>
          <w:del w:id="16573" w:author="Rev 4 Allen Wirfs-Brock" w:date="2011-10-15T18:15:00Z"/>
        </w:rPr>
      </w:pPr>
      <w:ins w:id="16574" w:author="Allen Wirfs-Brock" w:date="2011-07-11T15:16:00Z">
        <w:del w:id="16575" w:author="Rev 4 Allen Wirfs-Brock" w:date="2011-10-15T18:15:00Z">
          <w:r w:rsidRPr="00E77497" w:rsidDel="00835523">
            <w:delText xml:space="preserve">The </w:delText>
          </w:r>
          <w:r w:rsidRPr="00E77497" w:rsidDel="00835523">
            <w:rPr>
              <w:rFonts w:ascii="Times New Roman" w:eastAsia="Times New Roman" w:hAnsi="Times New Roman"/>
              <w:spacing w:val="6"/>
              <w:lang w:eastAsia="en-US"/>
            </w:rPr>
            <w:delText xml:space="preserve">BoundNames </w:delText>
          </w:r>
          <w:r w:rsidRPr="00E77497" w:rsidDel="00835523">
            <w:delText xml:space="preserve">of the production  </w:delText>
          </w:r>
          <w:r w:rsidRPr="00E77497" w:rsidDel="00835523">
            <w:rPr>
              <w:rStyle w:val="bnf"/>
            </w:rPr>
            <w:delText xml:space="preserve">ArrayBindingPattern </w:delText>
          </w:r>
          <w:r w:rsidRPr="00E77497" w:rsidDel="00835523">
            <w:rPr>
              <w:b/>
            </w:rPr>
            <w:delText>:</w:delText>
          </w:r>
          <w:r w:rsidRPr="00E77497" w:rsidDel="00835523">
            <w:delText xml:space="preserve"> </w:delText>
          </w:r>
          <w:r w:rsidRPr="00E77497" w:rsidDel="00835523">
            <w:rPr>
              <w:rFonts w:ascii="Courier New" w:hAnsi="Courier New" w:cs="Courier New"/>
              <w:b/>
            </w:rPr>
            <w:delText>[</w:delText>
          </w:r>
        </w:del>
      </w:ins>
      <w:ins w:id="16576" w:author="Allen Wirfs-Brock" w:date="2011-07-11T15:19:00Z">
        <w:del w:id="16577" w:author="Rev 4 Allen Wirfs-Brock" w:date="2011-10-15T18:15:00Z">
          <w:r w:rsidR="006F2444" w:rsidRPr="00E77497" w:rsidDel="00835523">
            <w:rPr>
              <w:rFonts w:ascii="Courier New" w:hAnsi="Courier New" w:cs="Courier New"/>
              <w:b/>
            </w:rPr>
            <w:delText xml:space="preserve"> </w:delText>
          </w:r>
        </w:del>
      </w:ins>
      <w:ins w:id="16578" w:author="Allen Wirfs-Brock" w:date="2011-07-11T15:16:00Z">
        <w:del w:id="16579" w:author="Rev 4 Allen Wirfs-Brock" w:date="2011-10-15T18:15:00Z">
          <w:r w:rsidRPr="00E77497" w:rsidDel="00835523">
            <w:rPr>
              <w:rStyle w:val="bnf"/>
            </w:rPr>
            <w:delText>BindingElementList</w:delText>
          </w:r>
          <w:r w:rsidRPr="00E77497" w:rsidDel="00835523">
            <w:rPr>
              <w:rFonts w:cs="Arial"/>
              <w:i/>
              <w:vertAlign w:val="subscript"/>
            </w:rPr>
            <w:delText xml:space="preserve"> </w:delText>
          </w:r>
          <w:r w:rsidRPr="00E77497" w:rsidDel="00835523">
            <w:rPr>
              <w:rStyle w:val="bnf"/>
              <w:rFonts w:ascii="Courier New" w:hAnsi="Courier New" w:cs="Courier New"/>
              <w:b/>
              <w:i w:val="0"/>
            </w:rPr>
            <w:delText xml:space="preserve">, </w:delText>
          </w:r>
          <w:r w:rsidRPr="00E77497" w:rsidDel="00835523">
            <w:rPr>
              <w:rFonts w:ascii="Times New Roman" w:hAnsi="Times New Roman"/>
              <w:i/>
            </w:rPr>
            <w:delText>Elision</w:delText>
          </w:r>
          <w:r w:rsidRPr="00E77497" w:rsidDel="00835523">
            <w:rPr>
              <w:rFonts w:cs="Arial"/>
              <w:vertAlign w:val="subscript"/>
            </w:rPr>
            <w:delText>opt</w:delText>
          </w:r>
          <w:r w:rsidRPr="00E77497" w:rsidDel="00835523">
            <w:rPr>
              <w:rFonts w:ascii="Courier New" w:hAnsi="Courier New" w:cs="Courier New"/>
              <w:b/>
              <w:i/>
            </w:rPr>
            <w:delText xml:space="preserve"> </w:delText>
          </w:r>
          <w:r w:rsidRPr="00E77497" w:rsidDel="00835523">
            <w:rPr>
              <w:rStyle w:val="bnf"/>
            </w:rPr>
            <w:delText xml:space="preserve">BindingRestElement </w:delText>
          </w:r>
          <w:r w:rsidRPr="00E77497" w:rsidDel="00835523">
            <w:rPr>
              <w:rFonts w:cs="Arial"/>
              <w:i/>
              <w:vertAlign w:val="subscript"/>
            </w:rPr>
            <w:delText xml:space="preserve"> </w:delText>
          </w:r>
          <w:r w:rsidRPr="00E77497" w:rsidDel="00835523">
            <w:rPr>
              <w:rFonts w:ascii="Courier New" w:hAnsi="Courier New" w:cs="Courier New"/>
              <w:b/>
            </w:rPr>
            <w:delText>]</w:delText>
          </w:r>
          <w:r w:rsidRPr="00E77497" w:rsidDel="00835523">
            <w:delText xml:space="preserve"> is determined as follows:</w:delText>
          </w:r>
        </w:del>
      </w:ins>
    </w:p>
    <w:p w14:paraId="47FF63EB" w14:textId="77777777" w:rsidR="006F2444" w:rsidRPr="00E77497" w:rsidDel="00835523" w:rsidRDefault="006F2444">
      <w:pPr>
        <w:pStyle w:val="Alg4"/>
        <w:numPr>
          <w:ilvl w:val="0"/>
          <w:numId w:val="435"/>
        </w:numPr>
        <w:spacing w:after="220"/>
        <w:contextualSpacing/>
        <w:rPr>
          <w:ins w:id="16580" w:author="Allen Wirfs-Brock" w:date="2011-07-11T15:19:00Z"/>
          <w:del w:id="16581" w:author="Rev 4 Allen Wirfs-Brock" w:date="2011-10-15T18:15:00Z"/>
        </w:rPr>
        <w:pPrChange w:id="16582" w:author="Rev 4 Allen Wirfs-Brock" w:date="2011-11-07T12:16:00Z">
          <w:pPr>
            <w:pStyle w:val="Alg4"/>
            <w:numPr>
              <w:numId w:val="459"/>
            </w:numPr>
            <w:tabs>
              <w:tab w:val="num" w:pos="360"/>
            </w:tabs>
            <w:spacing w:after="220"/>
            <w:ind w:left="360" w:hanging="360"/>
            <w:contextualSpacing/>
          </w:pPr>
        </w:pPrChange>
      </w:pPr>
      <w:ins w:id="16583" w:author="Allen Wirfs-Brock" w:date="2011-07-11T15:19:00Z">
        <w:del w:id="16584" w:author="Rev 4 Allen Wirfs-Brock" w:date="2011-10-15T18:15:00Z">
          <w:r w:rsidRPr="00E77497" w:rsidDel="00835523">
            <w:delText xml:space="preserve">Let </w:delText>
          </w:r>
          <w:r w:rsidRPr="00E77497" w:rsidDel="00835523">
            <w:rPr>
              <w:i/>
            </w:rPr>
            <w:delText xml:space="preserve">names </w:delText>
          </w:r>
          <w:r w:rsidRPr="00E77497" w:rsidDel="00835523">
            <w:delText xml:space="preserve">be BoundNames of </w:delText>
          </w:r>
        </w:del>
      </w:ins>
      <w:ins w:id="16585" w:author="Allen Wirfs-Brock" w:date="2011-07-11T15:20:00Z">
        <w:del w:id="16586" w:author="Rev 4 Allen Wirfs-Brock" w:date="2011-10-15T18:15:00Z">
          <w:r w:rsidRPr="00E77497" w:rsidDel="00835523">
            <w:rPr>
              <w:rStyle w:val="bnf"/>
            </w:rPr>
            <w:delText>BindingElementList</w:delText>
          </w:r>
        </w:del>
      </w:ins>
      <w:ins w:id="16587" w:author="Allen Wirfs-Brock" w:date="2011-07-11T15:19:00Z">
        <w:del w:id="16588" w:author="Rev 4 Allen Wirfs-Brock" w:date="2011-10-15T18:15:00Z">
          <w:r w:rsidRPr="00E77497" w:rsidDel="00835523">
            <w:delText>.</w:delText>
          </w:r>
        </w:del>
      </w:ins>
    </w:p>
    <w:p w14:paraId="2BA90FDB" w14:textId="77777777" w:rsidR="006F2444" w:rsidRPr="00E77497" w:rsidDel="00835523" w:rsidRDefault="006F2444">
      <w:pPr>
        <w:pStyle w:val="Alg4"/>
        <w:numPr>
          <w:ilvl w:val="0"/>
          <w:numId w:val="435"/>
        </w:numPr>
        <w:spacing w:after="220"/>
        <w:contextualSpacing/>
        <w:rPr>
          <w:ins w:id="16589" w:author="Allen Wirfs-Brock" w:date="2011-07-11T15:20:00Z"/>
          <w:del w:id="16590" w:author="Rev 4 Allen Wirfs-Brock" w:date="2011-10-15T18:15:00Z"/>
          <w:rStyle w:val="bnf"/>
          <w:rFonts w:eastAsia="MS Mincho"/>
          <w:i w:val="0"/>
          <w:spacing w:val="0"/>
          <w:lang w:eastAsia="ja-JP"/>
        </w:rPr>
        <w:pPrChange w:id="16591" w:author="Rev 4 Allen Wirfs-Brock" w:date="2011-11-07T12:16:00Z">
          <w:pPr>
            <w:pStyle w:val="Alg4"/>
            <w:numPr>
              <w:numId w:val="459"/>
            </w:numPr>
            <w:tabs>
              <w:tab w:val="num" w:pos="360"/>
            </w:tabs>
            <w:spacing w:after="220"/>
            <w:ind w:left="360" w:hanging="360"/>
            <w:contextualSpacing/>
          </w:pPr>
        </w:pPrChange>
      </w:pPr>
      <w:ins w:id="16592" w:author="Allen Wirfs-Brock" w:date="2011-07-11T15:19:00Z">
        <w:del w:id="16593" w:author="Rev 4 Allen Wirfs-Brock" w:date="2011-10-15T18:15:00Z">
          <w:r w:rsidRPr="00E77497" w:rsidDel="00835523">
            <w:delText xml:space="preserve">Append to </w:delText>
          </w:r>
          <w:r w:rsidRPr="00E77497" w:rsidDel="00835523">
            <w:rPr>
              <w:i/>
            </w:rPr>
            <w:delText>names</w:delText>
          </w:r>
          <w:r w:rsidRPr="00E77497" w:rsidDel="00835523">
            <w:delText xml:space="preserve"> the elements of BoundNames of </w:delText>
          </w:r>
        </w:del>
      </w:ins>
      <w:ins w:id="16594" w:author="Allen Wirfs-Brock" w:date="2011-07-11T15:20:00Z">
        <w:del w:id="16595" w:author="Rev 4 Allen Wirfs-Brock" w:date="2011-10-15T18:15:00Z">
          <w:r w:rsidRPr="00E77497" w:rsidDel="00835523">
            <w:rPr>
              <w:rStyle w:val="bnf"/>
            </w:rPr>
            <w:delText>BindingRestElement</w:delText>
          </w:r>
        </w:del>
      </w:ins>
      <w:ins w:id="16596" w:author="Allen Wirfs-Brock" w:date="2011-07-11T15:19:00Z">
        <w:del w:id="16597" w:author="Rev 4 Allen Wirfs-Brock" w:date="2011-10-15T18:15:00Z">
          <w:r w:rsidRPr="00E77497" w:rsidDel="00835523">
            <w:rPr>
              <w:rStyle w:val="bnf"/>
            </w:rPr>
            <w:delText>.</w:delText>
          </w:r>
        </w:del>
      </w:ins>
    </w:p>
    <w:p w14:paraId="0FD2041A" w14:textId="77777777" w:rsidR="006C4F91" w:rsidRPr="00E77497" w:rsidDel="00835523" w:rsidRDefault="006C4F91">
      <w:pPr>
        <w:pStyle w:val="Alg4"/>
        <w:numPr>
          <w:ilvl w:val="0"/>
          <w:numId w:val="435"/>
        </w:numPr>
        <w:spacing w:after="220"/>
        <w:contextualSpacing/>
        <w:rPr>
          <w:ins w:id="16598" w:author="Allen Wirfs-Brock" w:date="2011-07-11T15:16:00Z"/>
          <w:del w:id="16599" w:author="Rev 4 Allen Wirfs-Brock" w:date="2011-10-15T18:15:00Z"/>
        </w:rPr>
        <w:pPrChange w:id="16600" w:author="Rev 4 Allen Wirfs-Brock" w:date="2011-11-07T12:16:00Z">
          <w:pPr>
            <w:pStyle w:val="Alg4"/>
            <w:numPr>
              <w:numId w:val="459"/>
            </w:numPr>
            <w:tabs>
              <w:tab w:val="num" w:pos="360"/>
            </w:tabs>
            <w:spacing w:after="220"/>
            <w:ind w:left="360" w:hanging="360"/>
            <w:contextualSpacing/>
          </w:pPr>
        </w:pPrChange>
      </w:pPr>
      <w:ins w:id="16601" w:author="Allen Wirfs-Brock" w:date="2011-07-11T15:16:00Z">
        <w:del w:id="16602" w:author="Rev 4 Allen Wirfs-Brock" w:date="2011-10-15T18:15:00Z">
          <w:r w:rsidRPr="00E77497" w:rsidDel="00835523">
            <w:delText xml:space="preserve">Return </w:delText>
          </w:r>
        </w:del>
      </w:ins>
      <w:ins w:id="16603" w:author="Allen Wirfs-Brock" w:date="2011-07-11T15:21:00Z">
        <w:del w:id="16604" w:author="Rev 4 Allen Wirfs-Brock" w:date="2011-10-15T18:15:00Z">
          <w:r w:rsidR="000B57C8" w:rsidRPr="00E77497" w:rsidDel="00835523">
            <w:rPr>
              <w:rStyle w:val="bnf"/>
            </w:rPr>
            <w:delText>names</w:delText>
          </w:r>
        </w:del>
      </w:ins>
      <w:ins w:id="16605" w:author="Allen Wirfs-Brock" w:date="2011-07-11T15:16:00Z">
        <w:del w:id="16606" w:author="Rev 4 Allen Wirfs-Brock" w:date="2011-10-15T18:15:00Z">
          <w:r w:rsidRPr="00E77497" w:rsidDel="00835523">
            <w:delText>.</w:delText>
          </w:r>
        </w:del>
      </w:ins>
    </w:p>
    <w:p w14:paraId="06F40E20" w14:textId="77777777" w:rsidR="00D20116" w:rsidRPr="00E77497" w:rsidDel="00715A67" w:rsidRDefault="00D20116" w:rsidP="00D4578E">
      <w:pPr>
        <w:ind w:left="360"/>
        <w:rPr>
          <w:ins w:id="16607" w:author="Rev 3 Allen Wirfs-Brock" w:date="2011-09-11T11:23:00Z"/>
          <w:del w:id="16608" w:author="Rev 4 Allen Wirfs-Brock" w:date="2011-11-04T17:59:00Z"/>
        </w:rPr>
      </w:pPr>
      <w:ins w:id="16609" w:author="Rev 3 Allen Wirfs-Brock" w:date="2011-09-11T11:23:00Z">
        <w:del w:id="16610" w:author="Rev 4 Allen Wirfs-Brock" w:date="2011-10-15T18:15:00Z">
          <w:r w:rsidRPr="00E77497" w:rsidDel="00835523">
            <w:delText xml:space="preserve">The production </w:delText>
          </w:r>
        </w:del>
        <w:del w:id="16611"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w:delText>
          </w:r>
        </w:del>
      </w:ins>
      <w:ins w:id="16612" w:author="Rev 3 Allen Wirfs-Brock" w:date="2011-09-11T11:24:00Z">
        <w:del w:id="16613" w:author="Rev 4 Allen Wirfs-Brock" w:date="2011-11-05T08:54:00Z">
          <w:r w:rsidR="00756E91" w:rsidRPr="00E77497" w:rsidDel="00CB5F32">
            <w:rPr>
              <w:rFonts w:ascii="Courier New" w:hAnsi="Courier New" w:cs="Courier New"/>
              <w:b/>
            </w:rPr>
            <w:delText xml:space="preserve"> </w:delText>
          </w:r>
        </w:del>
      </w:ins>
      <w:ins w:id="16614" w:author="Rev 3 Allen Wirfs-Brock" w:date="2011-09-11T11:23:00Z">
        <w:del w:id="16615" w:author="Rev 4 Allen Wirfs-Brock" w:date="2011-11-05T08:54:00Z">
          <w:r w:rsidR="00756E91" w:rsidRPr="00E77497" w:rsidDel="00CB5F32">
            <w:rPr>
              <w:rStyle w:val="bnf"/>
            </w:rPr>
            <w:delText>BindingElementList</w:delText>
          </w:r>
          <w:r w:rsidR="00756E91" w:rsidRPr="00E77497" w:rsidDel="00CB5F32">
            <w:rPr>
              <w:rFonts w:cs="Arial"/>
              <w:i/>
              <w:vertAlign w:val="subscript"/>
            </w:rPr>
            <w:delText xml:space="preserve"> </w:delText>
          </w:r>
          <w:r w:rsidR="00756E91"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rPr>
              <w:rFonts w:ascii="Courier New" w:hAnsi="Courier New" w:cs="Courier New"/>
              <w:b/>
            </w:rPr>
            <w:delText xml:space="preserve">] </w:delText>
          </w:r>
        </w:del>
        <w:del w:id="16616" w:author="Rev 4 Allen Wirfs-Brock" w:date="2011-10-15T18:15:00Z">
          <w:r w:rsidRPr="00E77497" w:rsidDel="00835523">
            <w:delText xml:space="preserve">is evaluated </w:delText>
          </w:r>
        </w:del>
        <w:del w:id="16617"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6618" w:author="Rev 4 Allen Wirfs-Brock" w:date="2011-10-15T18:15:00Z">
          <w:r w:rsidRPr="00E77497" w:rsidDel="00835523">
            <w:delText>as follows:</w:delText>
          </w:r>
        </w:del>
      </w:ins>
    </w:p>
    <w:p w14:paraId="5BCE8956" w14:textId="77777777" w:rsidR="00FC1A2F" w:rsidRPr="00E77497" w:rsidDel="00CB5F32" w:rsidRDefault="00FC1A2F">
      <w:pPr>
        <w:pStyle w:val="Alg3"/>
        <w:numPr>
          <w:ilvl w:val="0"/>
          <w:numId w:val="555"/>
        </w:numPr>
        <w:contextualSpacing/>
        <w:rPr>
          <w:ins w:id="16619" w:author="Rev 3 Allen Wirfs-Brock" w:date="2011-09-22T15:56:00Z"/>
          <w:del w:id="16620" w:author="Rev 4 Allen Wirfs-Brock" w:date="2011-11-05T08:54:00Z"/>
        </w:rPr>
        <w:pPrChange w:id="16621" w:author="Rev 4 Allen Wirfs-Brock" w:date="2011-11-07T12:16:00Z">
          <w:pPr>
            <w:pStyle w:val="Alg3"/>
            <w:numPr>
              <w:numId w:val="589"/>
            </w:numPr>
            <w:contextualSpacing/>
          </w:pPr>
        </w:pPrChange>
      </w:pPr>
      <w:ins w:id="16622" w:author="Rev 3 Allen Wirfs-Brock" w:date="2011-09-22T15:56:00Z">
        <w:del w:id="16623" w:author="Rev 4 Allen Wirfs-Brock" w:date="2011-11-05T08:54:00Z">
          <w:r w:rsidRPr="00E77497" w:rsidDel="00CB5F32">
            <w:delText xml:space="preserve">If </w:delText>
          </w:r>
          <w:r w:rsidRPr="00E77497" w:rsidDel="00CB5F32">
            <w:rPr>
              <w:i/>
            </w:rPr>
            <w:delText>value</w:delText>
          </w:r>
          <w:r w:rsidRPr="00E77497" w:rsidDel="00CB5F32">
            <w:delText xml:space="preserve"> is neither of </w:delText>
          </w:r>
          <w:r w:rsidRPr="00E77497" w:rsidDel="00CB5F32">
            <w:rPr>
              <w:b/>
            </w:rPr>
            <w:delText>null</w:delText>
          </w:r>
          <w:r w:rsidRPr="00E77497" w:rsidDel="00CB5F32">
            <w:delText xml:space="preserve"> or </w:delText>
          </w:r>
          <w:r w:rsidRPr="00E77497" w:rsidDel="00CB5F32">
            <w:rPr>
              <w:b/>
            </w:rPr>
            <w:delText>undefined</w:delText>
          </w:r>
          <w:r w:rsidRPr="00E77497" w:rsidDel="00CB5F32">
            <w:delText>, then</w:delText>
          </w:r>
        </w:del>
      </w:ins>
    </w:p>
    <w:p w14:paraId="1D778C6C" w14:textId="77777777" w:rsidR="00FC1A2F" w:rsidRPr="00E77497" w:rsidDel="00CB5F32" w:rsidRDefault="00FC1A2F">
      <w:pPr>
        <w:pStyle w:val="Alg3"/>
        <w:numPr>
          <w:ilvl w:val="1"/>
          <w:numId w:val="555"/>
        </w:numPr>
        <w:contextualSpacing/>
        <w:rPr>
          <w:ins w:id="16624" w:author="Rev 3 Allen Wirfs-Brock" w:date="2011-09-22T15:56:00Z"/>
          <w:del w:id="16625" w:author="Rev 4 Allen Wirfs-Brock" w:date="2011-11-05T08:54:00Z"/>
        </w:rPr>
        <w:pPrChange w:id="16626" w:author="Rev 4 Allen Wirfs-Brock" w:date="2011-11-07T12:16:00Z">
          <w:pPr>
            <w:pStyle w:val="Alg3"/>
            <w:numPr>
              <w:ilvl w:val="1"/>
              <w:numId w:val="589"/>
            </w:numPr>
            <w:tabs>
              <w:tab w:val="clear" w:pos="360"/>
              <w:tab w:val="num" w:pos="1080"/>
            </w:tabs>
            <w:ind w:left="1080"/>
            <w:contextualSpacing/>
          </w:pPr>
        </w:pPrChange>
      </w:pPr>
      <w:ins w:id="16627" w:author="Rev 3 Allen Wirfs-Brock" w:date="2011-09-22T15:56:00Z">
        <w:del w:id="16628" w:author="Rev 4 Allen Wirfs-Brock" w:date="2011-11-05T08:54:00Z">
          <w:r w:rsidRPr="00E77497" w:rsidDel="00CB5F32">
            <w:delText xml:space="preserve">Let </w:delText>
          </w:r>
          <w:r w:rsidRPr="00E77497" w:rsidDel="00CB5F32">
            <w:rPr>
              <w:i/>
            </w:rPr>
            <w:delText>obj</w:delText>
          </w:r>
          <w:r w:rsidRPr="00E77497" w:rsidDel="00CB5F32">
            <w:delText xml:space="preserve"> be ToObject(</w:delText>
          </w:r>
          <w:r w:rsidRPr="00E77497" w:rsidDel="00CB5F32">
            <w:rPr>
              <w:i/>
            </w:rPr>
            <w:delText>value</w:delText>
          </w:r>
          <w:r w:rsidRPr="00E77497" w:rsidDel="00CB5F32">
            <w:delText>).</w:delText>
          </w:r>
        </w:del>
      </w:ins>
    </w:p>
    <w:p w14:paraId="0E52DF75" w14:textId="77777777" w:rsidR="00FC1A2F" w:rsidRPr="00E77497" w:rsidDel="00CB5F32" w:rsidRDefault="00FC1A2F">
      <w:pPr>
        <w:pStyle w:val="Alg4"/>
        <w:numPr>
          <w:ilvl w:val="0"/>
          <w:numId w:val="555"/>
        </w:numPr>
        <w:contextualSpacing/>
        <w:rPr>
          <w:ins w:id="16629" w:author="Rev 3 Allen Wirfs-Brock" w:date="2011-09-22T15:56:00Z"/>
          <w:del w:id="16630" w:author="Rev 4 Allen Wirfs-Brock" w:date="2011-11-05T08:54:00Z"/>
        </w:rPr>
        <w:pPrChange w:id="16631" w:author="Rev 4 Allen Wirfs-Brock" w:date="2011-11-07T12:16:00Z">
          <w:pPr>
            <w:pStyle w:val="Alg4"/>
            <w:numPr>
              <w:numId w:val="589"/>
            </w:numPr>
            <w:tabs>
              <w:tab w:val="num" w:pos="360"/>
            </w:tabs>
            <w:ind w:left="360" w:hanging="360"/>
            <w:contextualSpacing/>
          </w:pPr>
        </w:pPrChange>
      </w:pPr>
      <w:ins w:id="16632" w:author="Rev 3 Allen Wirfs-Brock" w:date="2011-09-22T15:56:00Z">
        <w:del w:id="16633" w:author="Rev 4 Allen Wirfs-Brock" w:date="2011-11-05T08:54:00Z">
          <w:r w:rsidRPr="00E77497" w:rsidDel="00CB5F32">
            <w:delText xml:space="preserve">Else, let </w:delText>
          </w:r>
          <w:r w:rsidRPr="00E77497" w:rsidDel="00CB5F32">
            <w:rPr>
              <w:i/>
            </w:rPr>
            <w:delText>obj</w:delText>
          </w:r>
          <w:r w:rsidRPr="00E77497" w:rsidDel="00CB5F32">
            <w:delText xml:space="preserve"> be </w:delText>
          </w:r>
          <w:r w:rsidRPr="00E77497" w:rsidDel="00CB5F32">
            <w:rPr>
              <w:b/>
            </w:rPr>
            <w:delText>undefined</w:delText>
          </w:r>
          <w:r w:rsidRPr="00E77497" w:rsidDel="00CB5F32">
            <w:delText>.</w:delText>
          </w:r>
        </w:del>
      </w:ins>
    </w:p>
    <w:p w14:paraId="1C534547" w14:textId="77777777" w:rsidR="00756E91" w:rsidRPr="00675B74" w:rsidDel="00CB5F32" w:rsidRDefault="00756E91">
      <w:pPr>
        <w:pStyle w:val="Alg3"/>
        <w:numPr>
          <w:ilvl w:val="0"/>
          <w:numId w:val="555"/>
        </w:numPr>
        <w:rPr>
          <w:ins w:id="16634" w:author="Rev 3 Allen Wirfs-Brock" w:date="2011-09-11T11:24:00Z"/>
          <w:del w:id="16635" w:author="Rev 4 Allen Wirfs-Brock" w:date="2011-11-05T08:54:00Z"/>
        </w:rPr>
        <w:pPrChange w:id="16636" w:author="Rev 4 Allen Wirfs-Brock" w:date="2011-11-07T12:16:00Z">
          <w:pPr>
            <w:pStyle w:val="Alg3"/>
            <w:numPr>
              <w:numId w:val="589"/>
            </w:numPr>
          </w:pPr>
        </w:pPrChange>
      </w:pPr>
      <w:ins w:id="16637" w:author="Rev 3 Allen Wirfs-Brock" w:date="2011-09-11T11:24:00Z">
        <w:del w:id="16638" w:author="Rev 4 Allen Wirfs-Brock" w:date="2011-11-05T08:54:00Z">
          <w:r w:rsidRPr="00E77497" w:rsidDel="00CB5F32">
            <w:delText xml:space="preserve">Let </w:delText>
          </w:r>
          <w:r w:rsidRPr="00E77497" w:rsidDel="00CB5F32">
            <w:rPr>
              <w:i/>
            </w:rPr>
            <w:delText>index</w:delText>
          </w:r>
          <w:r w:rsidRPr="00E77497" w:rsidDel="00CB5F32">
            <w:delText xml:space="preserve"> be the result of </w:delText>
          </w:r>
        </w:del>
        <w:del w:id="16639" w:author="Rev 4 Allen Wirfs-Brock" w:date="2011-11-04T18:06:00Z">
          <w:r w:rsidRPr="00675B74" w:rsidDel="009E1969">
            <w:delText xml:space="preserve">evaluating </w:delText>
          </w:r>
        </w:del>
      </w:ins>
      <w:ins w:id="16640" w:author="Rev 3 Allen Wirfs-Brock" w:date="2011-09-11T11:25:00Z">
        <w:del w:id="16641"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del>
      </w:ins>
      <w:ins w:id="16642" w:author="Rev 3 Allen Wirfs-Brock" w:date="2011-09-11T11:24:00Z">
        <w:del w:id="16643" w:author="Rev 4 Allen Wirfs-Brock" w:date="2011-11-05T08:54:00Z">
          <w:r w:rsidRPr="00E77497" w:rsidDel="00CB5F32">
            <w:delText xml:space="preserve">using </w:delText>
          </w:r>
        </w:del>
      </w:ins>
      <w:ins w:id="16644" w:author="Rev 3 Allen Wirfs-Brock" w:date="2011-09-11T12:01:00Z">
        <w:del w:id="16645" w:author="Rev 4 Allen Wirfs-Brock" w:date="2011-11-05T08:54:00Z">
          <w:r w:rsidR="00417C71" w:rsidRPr="00E77497" w:rsidDel="00CB5F32">
            <w:rPr>
              <w:i/>
            </w:rPr>
            <w:delText>obj</w:delText>
          </w:r>
        </w:del>
        <w:del w:id="16646" w:author="Rev 4 Allen Wirfs-Brock" w:date="2011-11-04T18:06:00Z">
          <w:r w:rsidR="00417C71" w:rsidRPr="00E77497" w:rsidDel="009E1969">
            <w:delText xml:space="preserve"> </w:delText>
          </w:r>
        </w:del>
      </w:ins>
      <w:ins w:id="16647" w:author="Rev 3 Allen Wirfs-Brock" w:date="2011-09-11T11:24:00Z">
        <w:del w:id="16648" w:author="Rev 4 Allen Wirfs-Brock" w:date="2011-11-04T18:06:00Z">
          <w:r w:rsidRPr="00E77497" w:rsidDel="009E1969">
            <w:delText xml:space="preserve">as the </w:delText>
          </w:r>
          <w:r w:rsidRPr="00E77497" w:rsidDel="009E1969">
            <w:rPr>
              <w:i/>
            </w:rPr>
            <w:delText>obj</w:delText>
          </w:r>
          <w:r w:rsidRPr="00E77497" w:rsidDel="009E1969">
            <w:delText xml:space="preserve"> parameter</w:delText>
          </w:r>
        </w:del>
      </w:ins>
      <w:ins w:id="16649" w:author="Rev 3 Allen Wirfs-Brock" w:date="2011-09-11T11:26:00Z">
        <w:del w:id="16650" w:author="Rev 4 Allen Wirfs-Brock" w:date="2011-11-05T08:54:00Z">
          <w:r w:rsidRPr="00E77497" w:rsidDel="00CB5F32">
            <w:delText>,</w:delText>
          </w:r>
          <w:r w:rsidRPr="00E77497" w:rsidDel="00CB5F32">
            <w:rPr>
              <w:i/>
            </w:rPr>
            <w:delText xml:space="preserve"> env</w:delText>
          </w:r>
          <w:r w:rsidRPr="00E77497" w:rsidDel="00CB5F32">
            <w:delText xml:space="preserve"> </w:delText>
          </w:r>
        </w:del>
        <w:del w:id="16651" w:author="Rev 4 Allen Wirfs-Brock" w:date="2011-11-04T18:18:00Z">
          <w:r w:rsidRPr="00E77497" w:rsidDel="00D20B80">
            <w:delText xml:space="preserve">as the </w:delText>
          </w:r>
        </w:del>
        <w:del w:id="16652" w:author="Rev 4 Allen Wirfs-Brock" w:date="2011-11-05T08:54:00Z">
          <w:r w:rsidRPr="00E77497" w:rsidDel="00CB5F32">
            <w:rPr>
              <w:i/>
            </w:rPr>
            <w:delText>environment</w:delText>
          </w:r>
          <w:r w:rsidRPr="00E77497" w:rsidDel="00CB5F32">
            <w:delText>,</w:delText>
          </w:r>
        </w:del>
      </w:ins>
      <w:ins w:id="16653" w:author="Rev 3 Allen Wirfs-Brock" w:date="2011-09-11T11:24:00Z">
        <w:del w:id="16654" w:author="Rev 4 Allen Wirfs-Brock" w:date="2011-11-05T08:54:00Z">
          <w:r w:rsidRPr="00E77497" w:rsidDel="00CB5F32">
            <w:delText xml:space="preserve"> and 0 as </w:delText>
          </w:r>
        </w:del>
        <w:del w:id="16655"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16656" w:author="Rev 4 Allen Wirfs-Brock" w:date="2011-11-05T08:54:00Z">
          <w:r w:rsidRPr="00675B74" w:rsidDel="00CB5F32">
            <w:delText>.</w:delText>
          </w:r>
        </w:del>
      </w:ins>
    </w:p>
    <w:p w14:paraId="419569FE" w14:textId="77777777" w:rsidR="00D20116" w:rsidRPr="00E77497" w:rsidDel="00CB5F32" w:rsidRDefault="00D20116">
      <w:pPr>
        <w:pStyle w:val="Alg3"/>
        <w:numPr>
          <w:ilvl w:val="0"/>
          <w:numId w:val="555"/>
        </w:numPr>
        <w:rPr>
          <w:ins w:id="16657" w:author="Rev 3 Allen Wirfs-Brock" w:date="2011-09-11T11:23:00Z"/>
          <w:del w:id="16658" w:author="Rev 4 Allen Wirfs-Brock" w:date="2011-11-05T08:54:00Z"/>
        </w:rPr>
        <w:pPrChange w:id="16659" w:author="Rev 4 Allen Wirfs-Brock" w:date="2011-11-07T12:16:00Z">
          <w:pPr>
            <w:pStyle w:val="Alg3"/>
            <w:numPr>
              <w:numId w:val="589"/>
            </w:numPr>
          </w:pPr>
        </w:pPrChange>
      </w:pPr>
      <w:ins w:id="16660" w:author="Rev 3 Allen Wirfs-Brock" w:date="2011-09-11T11:23:00Z">
        <w:del w:id="16661"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1C100DC4" w14:textId="77777777" w:rsidR="00D20116" w:rsidRPr="00675B74" w:rsidDel="00CB5F32" w:rsidRDefault="00D20116">
      <w:pPr>
        <w:pStyle w:val="Alg3"/>
        <w:numPr>
          <w:ilvl w:val="0"/>
          <w:numId w:val="555"/>
        </w:numPr>
        <w:spacing w:after="220"/>
        <w:rPr>
          <w:ins w:id="16662" w:author="Rev 3 Allen Wirfs-Brock" w:date="2011-09-11T11:23:00Z"/>
          <w:del w:id="16663" w:author="Rev 4 Allen Wirfs-Brock" w:date="2011-11-05T08:54:00Z"/>
        </w:rPr>
        <w:pPrChange w:id="16664" w:author="Rev 4 Allen Wirfs-Brock" w:date="2011-11-07T12:16:00Z">
          <w:pPr>
            <w:pStyle w:val="Alg3"/>
            <w:numPr>
              <w:numId w:val="589"/>
            </w:numPr>
            <w:spacing w:after="220"/>
          </w:pPr>
        </w:pPrChange>
      </w:pPr>
      <w:ins w:id="16665" w:author="Rev 3 Allen Wirfs-Brock" w:date="2011-09-11T11:23:00Z">
        <w:del w:id="16666" w:author="Rev 4 Allen Wirfs-Brock" w:date="2011-11-04T18:05:00Z">
          <w:r w:rsidRPr="00675B74" w:rsidDel="009E1969">
            <w:delText xml:space="preserve">Evaluate </w:delText>
          </w:r>
        </w:del>
        <w:del w:id="16667" w:author="Rev 4 Allen Wirfs-Brock" w:date="2011-11-05T08:54:00Z">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delText xml:space="preserve">using </w:delText>
          </w:r>
        </w:del>
      </w:ins>
      <w:ins w:id="16668" w:author="Rev 3 Allen Wirfs-Brock" w:date="2011-09-11T12:01:00Z">
        <w:del w:id="16669" w:author="Rev 4 Allen Wirfs-Brock" w:date="2011-11-05T08:54:00Z">
          <w:r w:rsidR="00417C71" w:rsidRPr="00E77497" w:rsidDel="00CB5F32">
            <w:rPr>
              <w:i/>
            </w:rPr>
            <w:delText>obj</w:delText>
          </w:r>
        </w:del>
        <w:del w:id="16670" w:author="Rev 4 Allen Wirfs-Brock" w:date="2011-11-04T18:07:00Z">
          <w:r w:rsidR="00417C71" w:rsidRPr="00E77497" w:rsidDel="009E1969">
            <w:delText xml:space="preserve"> </w:delText>
          </w:r>
        </w:del>
      </w:ins>
      <w:ins w:id="16671" w:author="Rev 3 Allen Wirfs-Brock" w:date="2011-09-11T11:23:00Z">
        <w:del w:id="16672" w:author="Rev 4 Allen Wirfs-Brock" w:date="2011-11-04T18:07:00Z">
          <w:r w:rsidRPr="00E77497" w:rsidDel="009E1969">
            <w:delText xml:space="preserve">as the </w:delText>
          </w:r>
          <w:r w:rsidRPr="00E77497" w:rsidDel="009E1969">
            <w:rPr>
              <w:i/>
            </w:rPr>
            <w:delText>obj</w:delText>
          </w:r>
          <w:r w:rsidRPr="00E77497" w:rsidDel="009E1969">
            <w:delText xml:space="preserve"> parameter</w:delText>
          </w:r>
        </w:del>
        <w:del w:id="16673" w:author="Rev 4 Allen Wirfs-Brock" w:date="2011-11-05T08:54:00Z">
          <w:r w:rsidRPr="00E77497" w:rsidDel="00CB5F32">
            <w:delText>,</w:delText>
          </w:r>
          <w:r w:rsidRPr="00E77497" w:rsidDel="00CB5F32">
            <w:rPr>
              <w:i/>
            </w:rPr>
            <w:delText xml:space="preserve"> </w:delText>
          </w:r>
        </w:del>
        <w:del w:id="16674" w:author="Rev 4 Allen Wirfs-Brock" w:date="2011-11-04T18:08:00Z">
          <w:r w:rsidRPr="00E77497" w:rsidDel="009E1969">
            <w:rPr>
              <w:i/>
            </w:rPr>
            <w:delText>env</w:delText>
          </w:r>
        </w:del>
        <w:del w:id="16675" w:author="Rev 4 Allen Wirfs-Brock" w:date="2011-11-04T18:07:00Z">
          <w:r w:rsidRPr="00675B74" w:rsidDel="009E1969">
            <w:delText xml:space="preserve"> as the </w:delText>
          </w:r>
          <w:r w:rsidRPr="00675B74" w:rsidDel="009E1969">
            <w:rPr>
              <w:i/>
            </w:rPr>
            <w:delText>environment</w:delText>
          </w:r>
        </w:del>
        <w:del w:id="16676" w:author="Rev 4 Allen Wirfs-Brock" w:date="2011-11-05T08:54:00Z">
          <w:r w:rsidRPr="00675B74" w:rsidDel="00CB5F32">
            <w:delText xml:space="preserve">,  and </w:delText>
          </w:r>
        </w:del>
      </w:ins>
      <w:ins w:id="16677" w:author="Rev 3 Allen Wirfs-Brock" w:date="2011-09-11T11:26:00Z">
        <w:del w:id="16678" w:author="Rev 4 Allen Wirfs-Brock" w:date="2011-11-05T08:54:00Z">
          <w:r w:rsidR="00756E91" w:rsidRPr="00E77497" w:rsidDel="00CB5F32">
            <w:rPr>
              <w:i/>
            </w:rPr>
            <w:delText>index</w:delText>
          </w:r>
        </w:del>
      </w:ins>
      <w:ins w:id="16679" w:author="Rev 3 Allen Wirfs-Brock" w:date="2011-09-11T11:27:00Z">
        <w:del w:id="16680" w:author="Rev 4 Allen Wirfs-Brock" w:date="2011-11-05T08:54:00Z">
          <w:r w:rsidR="00756E91" w:rsidRPr="00E77497" w:rsidDel="00CB5F32">
            <w:delText>+</w:delText>
          </w:r>
        </w:del>
      </w:ins>
      <w:ins w:id="16681" w:author="Rev 3 Allen Wirfs-Brock" w:date="2011-09-11T11:23:00Z">
        <w:del w:id="16682" w:author="Rev 4 Allen Wirfs-Brock" w:date="2011-11-05T08:54:00Z">
          <w:r w:rsidRPr="00E77497" w:rsidDel="00CB5F32">
            <w:rPr>
              <w:i/>
            </w:rPr>
            <w:delText>skip</w:delText>
          </w:r>
          <w:r w:rsidRPr="00E77497" w:rsidDel="00CB5F32">
            <w:delText xml:space="preserve"> as </w:delText>
          </w:r>
        </w:del>
        <w:del w:id="16683"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16684" w:author="Rev 4 Allen Wirfs-Brock" w:date="2011-11-05T08:54:00Z">
          <w:r w:rsidRPr="00675B74" w:rsidDel="00CB5F32">
            <w:delText>.</w:delText>
          </w:r>
        </w:del>
      </w:ins>
    </w:p>
    <w:p w14:paraId="2EECDF89" w14:textId="77777777" w:rsidR="000B57C8" w:rsidRPr="00E77497" w:rsidDel="00830027" w:rsidRDefault="000B57C8" w:rsidP="00D4578E">
      <w:pPr>
        <w:contextualSpacing/>
        <w:rPr>
          <w:ins w:id="16685" w:author="Allen Wirfs-Brock" w:date="2011-07-11T15:21:00Z"/>
          <w:del w:id="16686" w:author="Rev 4 Allen Wirfs-Brock" w:date="2011-10-15T18:16:00Z"/>
        </w:rPr>
      </w:pPr>
      <w:ins w:id="16687" w:author="Allen Wirfs-Brock" w:date="2011-07-11T15:21:00Z">
        <w:del w:id="16688" w:author="Rev 4 Allen Wirfs-Brock" w:date="2011-10-15T18:16:00Z">
          <w:r w:rsidRPr="00E77497" w:rsidDel="00830027">
            <w:delText xml:space="preserve">The </w:delText>
          </w:r>
          <w:r w:rsidRPr="00E77497" w:rsidDel="00830027">
            <w:rPr>
              <w:rFonts w:ascii="Times New Roman" w:eastAsia="Times New Roman" w:hAnsi="Times New Roman"/>
              <w:spacing w:val="6"/>
              <w:lang w:eastAsia="en-US"/>
            </w:rPr>
            <w:delText xml:space="preserve">BoundNames </w:delText>
          </w:r>
          <w:r w:rsidRPr="00E77497" w:rsidDel="00830027">
            <w:delText xml:space="preserve">of the production  </w:delText>
          </w:r>
        </w:del>
      </w:ins>
      <w:ins w:id="16689" w:author="Allen Wirfs-Brock" w:date="2011-07-11T15:22:00Z">
        <w:del w:id="16690" w:author="Rev 4 Allen Wirfs-Brock" w:date="2011-10-15T18:16:00Z">
          <w:r w:rsidRPr="00E77497" w:rsidDel="00830027">
            <w:rPr>
              <w:rStyle w:val="bnf"/>
            </w:rPr>
            <w:delText xml:space="preserve">BindingPropertyList </w:delText>
          </w:r>
        </w:del>
      </w:ins>
      <w:ins w:id="16691" w:author="Allen Wirfs-Brock" w:date="2011-07-11T15:21:00Z">
        <w:del w:id="16692" w:author="Rev 4 Allen Wirfs-Brock" w:date="2011-10-15T18:16:00Z">
          <w:r w:rsidRPr="00E77497" w:rsidDel="00830027">
            <w:rPr>
              <w:b/>
            </w:rPr>
            <w:delText>:</w:delText>
          </w:r>
          <w:r w:rsidRPr="00E77497" w:rsidDel="00830027">
            <w:delText xml:space="preserve"> </w:delText>
          </w:r>
        </w:del>
      </w:ins>
      <w:ins w:id="16693" w:author="Allen Wirfs-Brock" w:date="2011-07-11T15:22:00Z">
        <w:del w:id="16694" w:author="Rev 4 Allen Wirfs-Brock" w:date="2011-10-15T18:16:00Z">
          <w:r w:rsidRPr="00E77497" w:rsidDel="00830027">
            <w:rPr>
              <w:rStyle w:val="bnf"/>
            </w:rPr>
            <w:delText>BindingProperty</w:delText>
          </w:r>
          <w:r w:rsidRPr="00E77497" w:rsidDel="00830027">
            <w:rPr>
              <w:rStyle w:val="bnf"/>
              <w:rFonts w:ascii="Courier New" w:hAnsi="Courier New" w:cs="Courier New"/>
              <w:b/>
              <w:i w:val="0"/>
            </w:rPr>
            <w:delText xml:space="preserve"> </w:delText>
          </w:r>
        </w:del>
      </w:ins>
      <w:ins w:id="16695" w:author="Allen Wirfs-Brock" w:date="2011-07-11T15:21:00Z">
        <w:del w:id="16696" w:author="Rev 4 Allen Wirfs-Brock" w:date="2011-10-15T18:16:00Z">
          <w:r w:rsidRPr="00E77497" w:rsidDel="00830027">
            <w:delText>is determined as follows:</w:delText>
          </w:r>
        </w:del>
      </w:ins>
    </w:p>
    <w:p w14:paraId="5048619C" w14:textId="77777777" w:rsidR="000B57C8" w:rsidRPr="00E77497" w:rsidDel="00830027" w:rsidRDefault="000B57C8">
      <w:pPr>
        <w:pStyle w:val="Alg4"/>
        <w:numPr>
          <w:ilvl w:val="0"/>
          <w:numId w:val="436"/>
        </w:numPr>
        <w:spacing w:after="220"/>
        <w:contextualSpacing/>
        <w:rPr>
          <w:ins w:id="16697" w:author="Allen Wirfs-Brock" w:date="2011-07-11T15:21:00Z"/>
          <w:del w:id="16698" w:author="Rev 4 Allen Wirfs-Brock" w:date="2011-10-15T18:16:00Z"/>
        </w:rPr>
        <w:pPrChange w:id="16699" w:author="Rev 4 Allen Wirfs-Brock" w:date="2011-11-07T12:16:00Z">
          <w:pPr>
            <w:pStyle w:val="Alg4"/>
            <w:numPr>
              <w:numId w:val="460"/>
            </w:numPr>
            <w:tabs>
              <w:tab w:val="num" w:pos="360"/>
            </w:tabs>
            <w:spacing w:after="220"/>
            <w:ind w:left="360" w:hanging="360"/>
            <w:contextualSpacing/>
          </w:pPr>
        </w:pPrChange>
      </w:pPr>
      <w:ins w:id="16700" w:author="Allen Wirfs-Brock" w:date="2011-07-11T15:21:00Z">
        <w:del w:id="16701" w:author="Rev 4 Allen Wirfs-Brock" w:date="2011-10-15T18:16:00Z">
          <w:r w:rsidRPr="00E77497" w:rsidDel="00830027">
            <w:delText xml:space="preserve">Return BoundNames of </w:delText>
          </w:r>
        </w:del>
      </w:ins>
      <w:ins w:id="16702" w:author="Allen Wirfs-Brock" w:date="2011-07-11T15:22:00Z">
        <w:del w:id="16703" w:author="Rev 4 Allen Wirfs-Brock" w:date="2011-10-15T18:16:00Z">
          <w:r w:rsidRPr="00E77497" w:rsidDel="00830027">
            <w:rPr>
              <w:rStyle w:val="bnf"/>
            </w:rPr>
            <w:delText>BindingProperty</w:delText>
          </w:r>
        </w:del>
      </w:ins>
      <w:ins w:id="16704" w:author="Allen Wirfs-Brock" w:date="2011-07-11T15:21:00Z">
        <w:del w:id="16705" w:author="Rev 4 Allen Wirfs-Brock" w:date="2011-10-15T18:16:00Z">
          <w:r w:rsidRPr="00E77497" w:rsidDel="00830027">
            <w:delText>.</w:delText>
          </w:r>
        </w:del>
      </w:ins>
    </w:p>
    <w:p w14:paraId="03D58B85" w14:textId="77777777" w:rsidR="00CE7764" w:rsidRPr="00E77497" w:rsidDel="00F07F43" w:rsidRDefault="00154090" w:rsidP="00D4578E">
      <w:pPr>
        <w:contextualSpacing/>
        <w:rPr>
          <w:ins w:id="16706" w:author="Rev 4 Allen Wirfs-Brock" w:date="2011-10-15T18:17:00Z"/>
          <w:del w:id="16707" w:author="Rev 8 Allen Wirfs-Brock" w:date="2012-06-01T08:56:00Z"/>
        </w:rPr>
      </w:pPr>
      <w:ins w:id="16708" w:author="Rev 3 Allen Wirfs-Brock" w:date="2011-09-11T12:05:00Z">
        <w:del w:id="16709" w:author="Rev 8 Allen Wirfs-Brock" w:date="2012-06-01T08:56:00Z">
          <w:r w:rsidRPr="00E77497" w:rsidDel="00F07F43">
            <w:delText xml:space="preserve">The production </w:delText>
          </w:r>
          <w:r w:rsidRPr="00E77497" w:rsidDel="00F07F43">
            <w:rPr>
              <w:rStyle w:val="bnf"/>
            </w:rPr>
            <w:delText xml:space="preserve">BindingPropertyList </w:delText>
          </w:r>
          <w:r w:rsidRPr="00E77497" w:rsidDel="00F07F43">
            <w:rPr>
              <w:b/>
            </w:rPr>
            <w:delText>:</w:delText>
          </w:r>
          <w:r w:rsidRPr="00E77497" w:rsidDel="00F07F43">
            <w:delText xml:space="preserve"> </w:delText>
          </w:r>
          <w:r w:rsidRPr="00E77497" w:rsidDel="00F07F43">
            <w:rPr>
              <w:rStyle w:val="bnf"/>
            </w:rPr>
            <w:delText>BindingProperty</w:delText>
          </w:r>
          <w:r w:rsidRPr="00E77497" w:rsidDel="00F07F43">
            <w:rPr>
              <w:rStyle w:val="bnf"/>
              <w:rFonts w:ascii="Courier New" w:hAnsi="Courier New" w:cs="Courier New"/>
              <w:b/>
              <w:i w:val="0"/>
            </w:rPr>
            <w:delText xml:space="preserve"> </w:delText>
          </w:r>
          <w:r w:rsidRPr="00E77497" w:rsidDel="00F07F43">
            <w:delText xml:space="preserve">is evaluated  </w:delText>
          </w:r>
        </w:del>
      </w:ins>
    </w:p>
    <w:p w14:paraId="32562BBC" w14:textId="77777777" w:rsidR="00154090" w:rsidRPr="00E77497" w:rsidDel="00F07F43" w:rsidRDefault="00154090" w:rsidP="00D4578E">
      <w:pPr>
        <w:ind w:left="360"/>
        <w:rPr>
          <w:ins w:id="16710" w:author="Rev 3 Allen Wirfs-Brock" w:date="2011-09-11T12:05:00Z"/>
          <w:del w:id="16711" w:author="Rev 8 Allen Wirfs-Brock" w:date="2012-06-01T08:56:00Z"/>
        </w:rPr>
      </w:pPr>
      <w:ins w:id="16712" w:author="Rev 3 Allen Wirfs-Brock" w:date="2011-09-11T12:05:00Z">
        <w:del w:id="16713" w:author="Rev 8 Allen Wirfs-Brock" w:date="2012-06-01T08:56:00Z">
          <w:r w:rsidRPr="00E77497" w:rsidDel="00F07F43">
            <w:delText xml:space="preserve">with parameters </w:delText>
          </w:r>
          <w:r w:rsidRPr="00E77497" w:rsidDel="00F07F43">
            <w:rPr>
              <w:rFonts w:ascii="Times New Roman" w:eastAsia="Times New Roman" w:hAnsi="Times New Roman"/>
              <w:i/>
              <w:spacing w:val="6"/>
              <w:lang w:eastAsia="en-US"/>
            </w:rPr>
            <w:delText>obj</w:delText>
          </w:r>
          <w:r w:rsidRPr="00E77497" w:rsidDel="00F07F43">
            <w:delText xml:space="preserve"> and </w:delText>
          </w:r>
          <w:r w:rsidRPr="00E77497" w:rsidDel="00F07F43">
            <w:rPr>
              <w:rFonts w:ascii="Times New Roman" w:eastAsia="Times New Roman" w:hAnsi="Times New Roman"/>
              <w:i/>
              <w:spacing w:val="6"/>
              <w:lang w:eastAsia="en-US"/>
            </w:rPr>
            <w:delText>env</w:delText>
          </w:r>
          <w:r w:rsidRPr="00E77497" w:rsidDel="00F07F43">
            <w:delText xml:space="preserve"> as follows:</w:delText>
          </w:r>
        </w:del>
      </w:ins>
    </w:p>
    <w:p w14:paraId="2ED88A8A" w14:textId="77777777" w:rsidR="00154090" w:rsidRPr="00675B74" w:rsidDel="00F07F43" w:rsidRDefault="00481DAC" w:rsidP="00C47E72">
      <w:pPr>
        <w:pStyle w:val="Alg4"/>
        <w:numPr>
          <w:ilvl w:val="0"/>
          <w:numId w:val="547"/>
        </w:numPr>
        <w:spacing w:after="220"/>
        <w:contextualSpacing/>
        <w:rPr>
          <w:ins w:id="16714" w:author="Rev 3 Allen Wirfs-Brock" w:date="2011-09-11T12:05:00Z"/>
          <w:del w:id="16715" w:author="Rev 8 Allen Wirfs-Brock" w:date="2012-06-01T08:56:00Z"/>
        </w:rPr>
      </w:pPr>
      <w:ins w:id="16716" w:author="Rev 6 Allen Wirfs-Brock" w:date="2012-02-18T11:00:00Z">
        <w:del w:id="16717" w:author="Rev 8 Allen Wirfs-Brock" w:date="2012-06-01T08:56:00Z">
          <w:r w:rsidDel="00F07F43">
            <w:delText>Return the result of p</w:delText>
          </w:r>
          <w:r w:rsidRPr="004418C4" w:rsidDel="00F07F43">
            <w:delText>erform</w:delText>
          </w:r>
          <w:r w:rsidDel="00F07F43">
            <w:delText>ing</w:delText>
          </w:r>
          <w:r w:rsidRPr="004418C4" w:rsidDel="00F07F43">
            <w:delText xml:space="preserve"> </w:delText>
          </w:r>
        </w:del>
      </w:ins>
      <w:ins w:id="16718" w:author="Rev 4 Allen Wirfs-Brock" w:date="2011-11-04T18:08:00Z">
        <w:del w:id="16719" w:author="Rev 8 Allen Wirfs-Brock" w:date="2012-06-01T08:56:00Z">
          <w:r w:rsidR="009E1969" w:rsidDel="00F07F43">
            <w:delText>Perform Binding Initialization</w:delText>
          </w:r>
        </w:del>
      </w:ins>
      <w:ins w:id="16720" w:author="Rev 6 Allen Wirfs-Brock" w:date="2012-02-27T15:45:00Z">
        <w:del w:id="16721" w:author="Rev 8 Allen Wirfs-Brock" w:date="2012-06-01T08:56:00Z">
          <w:r w:rsidR="00A113E2" w:rsidDel="00F07F43">
            <w:delText>Initialisation</w:delText>
          </w:r>
        </w:del>
      </w:ins>
      <w:ins w:id="16722" w:author="Rev 4 Allen Wirfs-Brock" w:date="2011-11-04T18:08:00Z">
        <w:del w:id="16723" w:author="Rev 8 Allen Wirfs-Brock" w:date="2012-06-01T08:56:00Z">
          <w:r w:rsidR="009E1969" w:rsidDel="00F07F43">
            <w:delText xml:space="preserve"> for</w:delText>
          </w:r>
          <w:r w:rsidR="009E1969" w:rsidRPr="004418C4" w:rsidDel="00F07F43">
            <w:delText xml:space="preserve"> </w:delText>
          </w:r>
        </w:del>
      </w:ins>
      <w:ins w:id="16724" w:author="Rev 3 Allen Wirfs-Brock" w:date="2011-09-11T12:05:00Z">
        <w:del w:id="16725" w:author="Rev 8 Allen Wirfs-Brock" w:date="2012-06-01T08:56:00Z">
          <w:r w:rsidR="00154090" w:rsidRPr="00675B74" w:rsidDel="00F07F43">
            <w:delText xml:space="preserve">Evaluate </w:delText>
          </w:r>
          <w:r w:rsidR="00154090" w:rsidRPr="00675B74" w:rsidDel="00F07F43">
            <w:rPr>
              <w:rStyle w:val="bnf"/>
            </w:rPr>
            <w:delText>BindingPropert</w:delText>
          </w:r>
        </w:del>
      </w:ins>
      <w:ins w:id="16726" w:author="Rev 3 Allen Wirfs-Brock" w:date="2011-09-11T12:15:00Z">
        <w:del w:id="16727" w:author="Rev 8 Allen Wirfs-Brock" w:date="2012-06-01T08:56:00Z">
          <w:r w:rsidR="0090427F" w:rsidRPr="00675B74" w:rsidDel="00F07F43">
            <w:rPr>
              <w:rStyle w:val="bnf"/>
            </w:rPr>
            <w:delText>y</w:delText>
          </w:r>
        </w:del>
      </w:ins>
      <w:ins w:id="16728" w:author="Rev 3 Allen Wirfs-Brock" w:date="2011-09-11T12:05:00Z">
        <w:del w:id="16729" w:author="Rev 8 Allen Wirfs-Brock" w:date="2012-06-01T08:56:00Z">
          <w:r w:rsidR="00154090" w:rsidRPr="00E77497" w:rsidDel="00F07F43">
            <w:rPr>
              <w:rStyle w:val="bnf"/>
              <w:rFonts w:ascii="Courier New" w:hAnsi="Courier New" w:cs="Courier New"/>
              <w:b/>
              <w:i w:val="0"/>
            </w:rPr>
            <w:delText xml:space="preserve"> </w:delText>
          </w:r>
          <w:r w:rsidR="00154090" w:rsidRPr="00E77497" w:rsidDel="00F07F43">
            <w:delText xml:space="preserve">using </w:delText>
          </w:r>
          <w:r w:rsidR="00154090" w:rsidRPr="00E77497" w:rsidDel="00F07F43">
            <w:rPr>
              <w:i/>
            </w:rPr>
            <w:delText>obj</w:delText>
          </w:r>
        </w:del>
      </w:ins>
      <w:ins w:id="16730" w:author="Rev 4 Allen Wirfs-Brock" w:date="2011-11-04T18:08:00Z">
        <w:del w:id="16731" w:author="Rev 8 Allen Wirfs-Brock" w:date="2012-06-01T08:56:00Z">
          <w:r w:rsidR="009E1969" w:rsidDel="00F07F43">
            <w:rPr>
              <w:i/>
            </w:rPr>
            <w:delText>value</w:delText>
          </w:r>
        </w:del>
      </w:ins>
      <w:ins w:id="16732" w:author="Rev 3 Allen Wirfs-Brock" w:date="2011-09-11T12:05:00Z">
        <w:del w:id="16733" w:author="Rev 8 Allen Wirfs-Brock" w:date="2012-06-01T08:56:00Z">
          <w:r w:rsidR="00154090" w:rsidRPr="00675B74" w:rsidDel="00F07F43">
            <w:delText xml:space="preserve"> as the </w:delText>
          </w:r>
          <w:r w:rsidR="00154090" w:rsidRPr="00675B74" w:rsidDel="00F07F43">
            <w:rPr>
              <w:rStyle w:val="bnf"/>
            </w:rPr>
            <w:delText>obj</w:delText>
          </w:r>
          <w:r w:rsidR="00154090" w:rsidRPr="00E77497" w:rsidDel="00F07F43">
            <w:rPr>
              <w:i/>
            </w:rPr>
            <w:delText xml:space="preserve"> </w:delText>
          </w:r>
          <w:r w:rsidR="00154090" w:rsidRPr="00E77497" w:rsidDel="00F07F43">
            <w:delText xml:space="preserve">parameter and </w:delText>
          </w:r>
          <w:r w:rsidR="00154090" w:rsidRPr="00E77497" w:rsidDel="00F07F43">
            <w:rPr>
              <w:i/>
            </w:rPr>
            <w:delText>env</w:delText>
          </w:r>
          <w:r w:rsidR="00154090" w:rsidRPr="00E77497" w:rsidDel="00F07F43">
            <w:delText xml:space="preserve"> as the </w:delText>
          </w:r>
          <w:r w:rsidR="00154090" w:rsidRPr="00E77497" w:rsidDel="00F07F43">
            <w:rPr>
              <w:i/>
            </w:rPr>
            <w:delText>environment</w:delText>
          </w:r>
          <w:r w:rsidR="00154090" w:rsidRPr="00E77497" w:rsidDel="00F07F43">
            <w:delText xml:space="preserve"> parameter</w:delText>
          </w:r>
        </w:del>
      </w:ins>
      <w:ins w:id="16734" w:author="Rev 4 Allen Wirfs-Brock" w:date="2011-11-04T18:08:00Z">
        <w:del w:id="16735" w:author="Rev 8 Allen Wirfs-Brock" w:date="2012-06-01T08:56:00Z">
          <w:r w:rsidR="009E1969" w:rsidDel="00F07F43">
            <w:delText>as arguments</w:delText>
          </w:r>
        </w:del>
      </w:ins>
      <w:ins w:id="16736" w:author="Rev 3 Allen Wirfs-Brock" w:date="2011-09-11T12:05:00Z">
        <w:del w:id="16737" w:author="Rev 8 Allen Wirfs-Brock" w:date="2012-06-01T08:56:00Z">
          <w:r w:rsidR="00154090" w:rsidRPr="00675B74" w:rsidDel="00F07F43">
            <w:delText>.</w:delText>
          </w:r>
        </w:del>
      </w:ins>
    </w:p>
    <w:p w14:paraId="44478F4C" w14:textId="77777777" w:rsidR="00726A79" w:rsidRPr="00E77497" w:rsidDel="005D234B" w:rsidRDefault="00726A79" w:rsidP="00D4578E">
      <w:pPr>
        <w:contextualSpacing/>
        <w:rPr>
          <w:ins w:id="16738" w:author="Allen Wirfs-Brock" w:date="2011-07-11T15:23:00Z"/>
          <w:del w:id="16739" w:author="Rev 4 Allen Wirfs-Brock" w:date="2011-10-15T18:18:00Z"/>
        </w:rPr>
      </w:pPr>
      <w:ins w:id="16740" w:author="Allen Wirfs-Brock" w:date="2011-07-11T15:23:00Z">
        <w:del w:id="16741" w:author="Rev 4 Allen Wirfs-Brock" w:date="2011-10-15T18:18:00Z">
          <w:r w:rsidRPr="00E77497" w:rsidDel="005D234B">
            <w:delText xml:space="preserve">The </w:delText>
          </w:r>
          <w:r w:rsidRPr="00E77497" w:rsidDel="005D234B">
            <w:rPr>
              <w:rFonts w:ascii="Times New Roman" w:eastAsia="Times New Roman" w:hAnsi="Times New Roman"/>
              <w:spacing w:val="6"/>
              <w:lang w:eastAsia="en-US"/>
            </w:rPr>
            <w:delText xml:space="preserve">BoundNames </w:delText>
          </w:r>
          <w:r w:rsidRPr="00E77497" w:rsidDel="005D234B">
            <w:delText xml:space="preserve">of the production  </w:delText>
          </w:r>
          <w:r w:rsidRPr="00E77497" w:rsidDel="005D234B">
            <w:rPr>
              <w:rStyle w:val="bnf"/>
            </w:rPr>
            <w:delText xml:space="preserve">BindingPropertyList </w:delText>
          </w:r>
          <w:r w:rsidRPr="00E77497" w:rsidDel="005D234B">
            <w:rPr>
              <w:b/>
            </w:rPr>
            <w:delText>:</w:delText>
          </w:r>
          <w:r w:rsidRPr="00E77497" w:rsidDel="005D234B">
            <w:delText xml:space="preserve"> </w:delText>
          </w:r>
        </w:del>
      </w:ins>
      <w:ins w:id="16742" w:author="Allen Wirfs-Brock" w:date="2011-07-11T15:24:00Z">
        <w:del w:id="16743" w:author="Rev 4 Allen Wirfs-Brock" w:date="2011-10-15T18:18:00Z">
          <w:r w:rsidRPr="00E77497" w:rsidDel="005D234B">
            <w:rPr>
              <w:rStyle w:val="bnf"/>
            </w:rPr>
            <w:delText>BindingPropertyList</w:delText>
          </w:r>
        </w:del>
      </w:ins>
      <w:ins w:id="16744" w:author="Allen Wirfs-Brock" w:date="2011-07-11T15:25:00Z">
        <w:del w:id="16745" w:author="Rev 4 Allen Wirfs-Brock" w:date="2011-10-15T18:18:00Z">
          <w:r w:rsidRPr="00E77497" w:rsidDel="005D234B">
            <w:rPr>
              <w:rStyle w:val="bnf"/>
            </w:rPr>
            <w:delText xml:space="preserve"> </w:delText>
          </w:r>
          <w:r w:rsidRPr="00E77497" w:rsidDel="005D234B">
            <w:rPr>
              <w:rStyle w:val="bnf"/>
              <w:rFonts w:ascii="Courier New" w:hAnsi="Courier New" w:cs="Courier New"/>
              <w:b/>
              <w:i w:val="0"/>
            </w:rPr>
            <w:delText>,</w:delText>
          </w:r>
        </w:del>
      </w:ins>
      <w:ins w:id="16746" w:author="Allen Wirfs-Brock" w:date="2011-07-11T15:24:00Z">
        <w:del w:id="16747" w:author="Rev 4 Allen Wirfs-Brock" w:date="2011-10-15T18:18:00Z">
          <w:r w:rsidRPr="00E77497" w:rsidDel="005D234B">
            <w:rPr>
              <w:rStyle w:val="bnf"/>
            </w:rPr>
            <w:delText xml:space="preserve"> </w:delText>
          </w:r>
        </w:del>
      </w:ins>
      <w:ins w:id="16748" w:author="Allen Wirfs-Brock" w:date="2011-07-11T15:23:00Z">
        <w:del w:id="16749" w:author="Rev 4 Allen Wirfs-Brock" w:date="2011-10-15T18:18:00Z">
          <w:r w:rsidRPr="00E77497" w:rsidDel="005D234B">
            <w:rPr>
              <w:rStyle w:val="bnf"/>
            </w:rPr>
            <w:delText>BindingProperty</w:delText>
          </w:r>
          <w:r w:rsidRPr="00E77497" w:rsidDel="005D234B">
            <w:rPr>
              <w:rStyle w:val="bnf"/>
              <w:rFonts w:ascii="Courier New" w:hAnsi="Courier New" w:cs="Courier New"/>
              <w:b/>
              <w:i w:val="0"/>
            </w:rPr>
            <w:delText xml:space="preserve"> </w:delText>
          </w:r>
          <w:r w:rsidRPr="00E77497" w:rsidDel="005D234B">
            <w:delText>is determined as follows:</w:delText>
          </w:r>
        </w:del>
      </w:ins>
    </w:p>
    <w:p w14:paraId="0851352C" w14:textId="77777777" w:rsidR="00726A79" w:rsidRPr="00E77497" w:rsidDel="005D234B" w:rsidRDefault="00726A79">
      <w:pPr>
        <w:pStyle w:val="Alg4"/>
        <w:numPr>
          <w:ilvl w:val="0"/>
          <w:numId w:val="437"/>
        </w:numPr>
        <w:spacing w:after="220"/>
        <w:contextualSpacing/>
        <w:rPr>
          <w:ins w:id="16750" w:author="Allen Wirfs-Brock" w:date="2011-07-11T15:24:00Z"/>
          <w:del w:id="16751" w:author="Rev 4 Allen Wirfs-Brock" w:date="2011-10-15T18:18:00Z"/>
        </w:rPr>
        <w:pPrChange w:id="16752" w:author="Rev 4 Allen Wirfs-Brock" w:date="2011-11-07T12:16:00Z">
          <w:pPr>
            <w:pStyle w:val="Alg4"/>
            <w:numPr>
              <w:numId w:val="461"/>
            </w:numPr>
            <w:tabs>
              <w:tab w:val="num" w:pos="360"/>
            </w:tabs>
            <w:spacing w:after="220"/>
            <w:ind w:left="360" w:hanging="360"/>
            <w:contextualSpacing/>
          </w:pPr>
        </w:pPrChange>
      </w:pPr>
      <w:ins w:id="16753" w:author="Allen Wirfs-Brock" w:date="2011-07-11T15:24:00Z">
        <w:del w:id="16754" w:author="Rev 4 Allen Wirfs-Brock" w:date="2011-10-15T18:18:00Z">
          <w:r w:rsidRPr="00E77497" w:rsidDel="005D234B">
            <w:delText xml:space="preserve">Let </w:delText>
          </w:r>
          <w:r w:rsidRPr="00E77497" w:rsidDel="005D234B">
            <w:rPr>
              <w:i/>
            </w:rPr>
            <w:delText xml:space="preserve">names </w:delText>
          </w:r>
          <w:r w:rsidRPr="00E77497" w:rsidDel="005D234B">
            <w:delText xml:space="preserve">be BoundNames of </w:delText>
          </w:r>
        </w:del>
      </w:ins>
      <w:ins w:id="16755" w:author="Allen Wirfs-Brock" w:date="2011-07-11T15:25:00Z">
        <w:del w:id="16756" w:author="Rev 4 Allen Wirfs-Brock" w:date="2011-10-15T18:18:00Z">
          <w:r w:rsidRPr="00E77497" w:rsidDel="005D234B">
            <w:rPr>
              <w:rStyle w:val="bnf"/>
            </w:rPr>
            <w:delText>BindingPropertyList</w:delText>
          </w:r>
        </w:del>
      </w:ins>
      <w:ins w:id="16757" w:author="Allen Wirfs-Brock" w:date="2011-07-11T15:24:00Z">
        <w:del w:id="16758" w:author="Rev 4 Allen Wirfs-Brock" w:date="2011-10-15T18:18:00Z">
          <w:r w:rsidRPr="00E77497" w:rsidDel="005D234B">
            <w:delText>.</w:delText>
          </w:r>
        </w:del>
      </w:ins>
    </w:p>
    <w:p w14:paraId="2E71954E" w14:textId="77777777" w:rsidR="00726A79" w:rsidRPr="00E77497" w:rsidDel="005D234B" w:rsidRDefault="00726A79">
      <w:pPr>
        <w:pStyle w:val="Alg4"/>
        <w:numPr>
          <w:ilvl w:val="0"/>
          <w:numId w:val="437"/>
        </w:numPr>
        <w:spacing w:after="220"/>
        <w:contextualSpacing/>
        <w:rPr>
          <w:ins w:id="16759" w:author="Allen Wirfs-Brock" w:date="2011-07-11T15:24:00Z"/>
          <w:del w:id="16760" w:author="Rev 4 Allen Wirfs-Brock" w:date="2011-10-15T18:18:00Z"/>
          <w:rStyle w:val="bnf"/>
          <w:rFonts w:eastAsia="MS Mincho"/>
          <w:i w:val="0"/>
          <w:spacing w:val="0"/>
          <w:lang w:eastAsia="ja-JP"/>
        </w:rPr>
        <w:pPrChange w:id="16761" w:author="Rev 4 Allen Wirfs-Brock" w:date="2011-11-07T12:16:00Z">
          <w:pPr>
            <w:pStyle w:val="Alg4"/>
            <w:numPr>
              <w:numId w:val="461"/>
            </w:numPr>
            <w:tabs>
              <w:tab w:val="num" w:pos="360"/>
            </w:tabs>
            <w:spacing w:after="220"/>
            <w:ind w:left="360" w:hanging="360"/>
            <w:contextualSpacing/>
          </w:pPr>
        </w:pPrChange>
      </w:pPr>
      <w:ins w:id="16762" w:author="Allen Wirfs-Brock" w:date="2011-07-11T15:24:00Z">
        <w:del w:id="16763" w:author="Rev 4 Allen Wirfs-Brock" w:date="2011-10-15T18:18:00Z">
          <w:r w:rsidRPr="00E77497" w:rsidDel="005D234B">
            <w:delText xml:space="preserve">Append to </w:delText>
          </w:r>
          <w:r w:rsidRPr="00E77497" w:rsidDel="005D234B">
            <w:rPr>
              <w:i/>
            </w:rPr>
            <w:delText>names</w:delText>
          </w:r>
          <w:r w:rsidRPr="00E77497" w:rsidDel="005D234B">
            <w:delText xml:space="preserve"> the elements of BoundNames of </w:delText>
          </w:r>
        </w:del>
      </w:ins>
      <w:ins w:id="16764" w:author="Allen Wirfs-Brock" w:date="2011-07-11T15:25:00Z">
        <w:del w:id="16765" w:author="Rev 4 Allen Wirfs-Brock" w:date="2011-10-15T18:18:00Z">
          <w:r w:rsidRPr="00E77497" w:rsidDel="005D234B">
            <w:rPr>
              <w:rStyle w:val="bnf"/>
            </w:rPr>
            <w:delText>BindingProperty</w:delText>
          </w:r>
        </w:del>
      </w:ins>
      <w:ins w:id="16766" w:author="Allen Wirfs-Brock" w:date="2011-07-11T15:24:00Z">
        <w:del w:id="16767" w:author="Rev 4 Allen Wirfs-Brock" w:date="2011-10-15T18:18:00Z">
          <w:r w:rsidRPr="00E77497" w:rsidDel="005D234B">
            <w:rPr>
              <w:rStyle w:val="bnf"/>
            </w:rPr>
            <w:delText>.</w:delText>
          </w:r>
        </w:del>
      </w:ins>
    </w:p>
    <w:p w14:paraId="56798D47" w14:textId="77777777" w:rsidR="00726A79" w:rsidRPr="00E77497" w:rsidDel="005D234B" w:rsidRDefault="00726A79">
      <w:pPr>
        <w:pStyle w:val="Alg4"/>
        <w:numPr>
          <w:ilvl w:val="0"/>
          <w:numId w:val="437"/>
        </w:numPr>
        <w:spacing w:after="220"/>
        <w:contextualSpacing/>
        <w:rPr>
          <w:ins w:id="16768" w:author="Allen Wirfs-Brock" w:date="2011-07-11T15:24:00Z"/>
          <w:del w:id="16769" w:author="Rev 4 Allen Wirfs-Brock" w:date="2011-10-15T18:18:00Z"/>
        </w:rPr>
        <w:pPrChange w:id="16770" w:author="Rev 4 Allen Wirfs-Brock" w:date="2011-11-07T12:16:00Z">
          <w:pPr>
            <w:pStyle w:val="Alg4"/>
            <w:numPr>
              <w:numId w:val="461"/>
            </w:numPr>
            <w:tabs>
              <w:tab w:val="num" w:pos="360"/>
            </w:tabs>
            <w:spacing w:after="220"/>
            <w:ind w:left="360" w:hanging="360"/>
            <w:contextualSpacing/>
          </w:pPr>
        </w:pPrChange>
      </w:pPr>
      <w:ins w:id="16771" w:author="Allen Wirfs-Brock" w:date="2011-07-11T15:24:00Z">
        <w:del w:id="16772" w:author="Rev 4 Allen Wirfs-Brock" w:date="2011-10-15T18:18:00Z">
          <w:r w:rsidRPr="00E77497" w:rsidDel="005D234B">
            <w:delText xml:space="preserve">Return </w:delText>
          </w:r>
          <w:r w:rsidRPr="00E77497" w:rsidDel="005D234B">
            <w:rPr>
              <w:rStyle w:val="bnf"/>
            </w:rPr>
            <w:delText>names</w:delText>
          </w:r>
          <w:r w:rsidRPr="00E77497" w:rsidDel="005D234B">
            <w:delText>.</w:delText>
          </w:r>
        </w:del>
      </w:ins>
    </w:p>
    <w:p w14:paraId="102DC2A0" w14:textId="77777777" w:rsidR="00044F12" w:rsidRPr="00E77497" w:rsidRDefault="0090427F" w:rsidP="00D4578E">
      <w:pPr>
        <w:contextualSpacing/>
        <w:rPr>
          <w:ins w:id="16773" w:author="Rev 4 Allen Wirfs-Brock" w:date="2011-10-15T18:19:00Z"/>
        </w:rPr>
      </w:pPr>
      <w:ins w:id="16774" w:author="Rev 3 Allen Wirfs-Brock" w:date="2011-09-11T12:14:00Z">
        <w:del w:id="16775" w:author="Rev 4 Allen Wirfs-Brock" w:date="2011-10-15T18:19:00Z">
          <w:r w:rsidRPr="00E77497" w:rsidDel="00044F12">
            <w:delText xml:space="preserve">The production </w:delText>
          </w:r>
        </w:del>
        <w:r w:rsidRPr="00E77497">
          <w:rPr>
            <w:rStyle w:val="bnf"/>
          </w:rPr>
          <w:t xml:space="preserve">BindingPropertyList </w:t>
        </w:r>
        <w:r w:rsidRPr="00E77497">
          <w:rPr>
            <w:b/>
          </w:rPr>
          <w:t>:</w:t>
        </w:r>
        <w:r w:rsidRPr="00E77497">
          <w:t xml:space="preserve"> </w:t>
        </w:r>
      </w:ins>
      <w:ins w:id="16776" w:author="Rev 3 Allen Wirfs-Brock" w:date="2011-09-11T12:15:00Z">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ins>
      <w:ins w:id="16777" w:author="Rev 3 Allen Wirfs-Brock" w:date="2011-09-11T12:14:00Z">
        <w:r w:rsidRPr="00E77497">
          <w:rPr>
            <w:rStyle w:val="bnf"/>
          </w:rPr>
          <w:t>BindingProperty</w:t>
        </w:r>
        <w:r w:rsidRPr="00E77497">
          <w:rPr>
            <w:rStyle w:val="bnf"/>
            <w:rFonts w:ascii="Courier New" w:hAnsi="Courier New" w:cs="Courier New"/>
            <w:b/>
            <w:i w:val="0"/>
          </w:rPr>
          <w:t xml:space="preserve"> </w:t>
        </w:r>
        <w:del w:id="16778" w:author="Rev 4 Allen Wirfs-Brock" w:date="2011-10-15T18:19:00Z">
          <w:r w:rsidRPr="00E77497" w:rsidDel="00044F12">
            <w:delText xml:space="preserve">is evaluated  </w:delText>
          </w:r>
        </w:del>
      </w:ins>
    </w:p>
    <w:p w14:paraId="469021D5" w14:textId="77777777" w:rsidR="0090427F" w:rsidRPr="00E77497" w:rsidDel="00D20B80" w:rsidRDefault="0090427F" w:rsidP="00D4578E">
      <w:pPr>
        <w:ind w:left="360"/>
        <w:rPr>
          <w:ins w:id="16779" w:author="Rev 3 Allen Wirfs-Brock" w:date="2011-09-11T12:14:00Z"/>
          <w:del w:id="16780" w:author="Rev 4 Allen Wirfs-Brock" w:date="2011-11-04T18:11:00Z"/>
        </w:rPr>
      </w:pPr>
      <w:ins w:id="16781" w:author="Rev 3 Allen Wirfs-Brock" w:date="2011-09-11T12:14:00Z">
        <w:del w:id="16782" w:author="Rev 4 Allen Wirfs-Brock" w:date="2011-11-04T18:11:00Z">
          <w:r w:rsidRPr="00E77497" w:rsidDel="00D20B80">
            <w:delText xml:space="preserve">with parameters </w:delText>
          </w:r>
          <w:r w:rsidRPr="00E77497" w:rsidDel="00D20B80">
            <w:rPr>
              <w:rFonts w:ascii="Times New Roman" w:eastAsia="Times New Roman" w:hAnsi="Times New Roman"/>
              <w:i/>
              <w:spacing w:val="6"/>
              <w:lang w:eastAsia="en-US"/>
            </w:rPr>
            <w:delText>obj</w:delText>
          </w:r>
          <w:r w:rsidRPr="00E77497" w:rsidDel="00D20B80">
            <w:delText xml:space="preserve"> and </w:delText>
          </w:r>
          <w:r w:rsidRPr="00E77497" w:rsidDel="00D20B80">
            <w:rPr>
              <w:rFonts w:ascii="Times New Roman" w:eastAsia="Times New Roman" w:hAnsi="Times New Roman"/>
              <w:i/>
              <w:spacing w:val="6"/>
              <w:lang w:eastAsia="en-US"/>
            </w:rPr>
            <w:delText>env</w:delText>
          </w:r>
          <w:r w:rsidRPr="00E77497" w:rsidDel="00D20B80">
            <w:delText xml:space="preserve"> </w:delText>
          </w:r>
        </w:del>
        <w:del w:id="16783" w:author="Rev 4 Allen Wirfs-Brock" w:date="2011-10-15T18:19:00Z">
          <w:r w:rsidRPr="00E77497" w:rsidDel="00044F12">
            <w:delText>as follows:</w:delText>
          </w:r>
        </w:del>
      </w:ins>
    </w:p>
    <w:p w14:paraId="226EBA94" w14:textId="77777777" w:rsidR="0090427F" w:rsidRPr="00675B74" w:rsidRDefault="000348AE" w:rsidP="00EB121A">
      <w:pPr>
        <w:pStyle w:val="Alg4"/>
        <w:numPr>
          <w:ilvl w:val="0"/>
          <w:numId w:val="548"/>
        </w:numPr>
        <w:contextualSpacing/>
        <w:rPr>
          <w:ins w:id="16784" w:author="Rev 3 Allen Wirfs-Brock" w:date="2011-09-11T12:14:00Z"/>
        </w:rPr>
      </w:pPr>
      <w:ins w:id="16785" w:author="Rev 6 Allen Wirfs-Brock" w:date="2012-02-18T11:13:00Z">
        <w:r w:rsidRPr="00E77497">
          <w:t xml:space="preserve">Let </w:t>
        </w:r>
        <w:r>
          <w:rPr>
            <w:i/>
          </w:rPr>
          <w:t>next</w:t>
        </w:r>
        <w:r w:rsidRPr="00E77497">
          <w:rPr>
            <w:i/>
          </w:rPr>
          <w:t xml:space="preserve"> </w:t>
        </w:r>
        <w:r w:rsidRPr="00E77497">
          <w:t xml:space="preserve">be the result of </w:t>
        </w:r>
        <w:r>
          <w:t>performing</w:t>
        </w:r>
        <w:r w:rsidRPr="00E77497">
          <w:t xml:space="preserve"> </w:t>
        </w:r>
      </w:ins>
      <w:ins w:id="16786" w:author="Rev 4 Allen Wirfs-Brock" w:date="2011-11-04T18:09:00Z">
        <w:del w:id="16787" w:author="Rev 6 Allen Wirfs-Brock" w:date="2012-02-18T11:13:00Z">
          <w:r w:rsidR="00D20B80" w:rsidDel="000348AE">
            <w:delText xml:space="preserve">Perform </w:delText>
          </w:r>
        </w:del>
        <w:r w:rsidR="00D20B80">
          <w:t xml:space="preserve">Binding </w:t>
        </w:r>
        <w:del w:id="16788" w:author="Rev 6 Allen Wirfs-Brock" w:date="2012-02-27T15:45:00Z">
          <w:r w:rsidR="00D20B80" w:rsidDel="00A113E2">
            <w:delText>Initialization</w:delText>
          </w:r>
        </w:del>
      </w:ins>
      <w:ins w:id="16789" w:author="Rev 6 Allen Wirfs-Brock" w:date="2012-02-27T15:45:00Z">
        <w:r w:rsidR="00A113E2">
          <w:t>Initialisation</w:t>
        </w:r>
      </w:ins>
      <w:ins w:id="16790" w:author="Rev 4 Allen Wirfs-Brock" w:date="2011-11-04T18:09:00Z">
        <w:r w:rsidR="00D20B80">
          <w:t xml:space="preserve"> for</w:t>
        </w:r>
        <w:r w:rsidR="00D20B80" w:rsidRPr="004418C4">
          <w:t xml:space="preserve"> </w:t>
        </w:r>
      </w:ins>
      <w:ins w:id="16791" w:author="Rev 3 Allen Wirfs-Brock" w:date="2011-09-11T12:14:00Z">
        <w:del w:id="16792" w:author="Rev 4 Allen Wirfs-Brock" w:date="2011-11-04T18:09:00Z">
          <w:r w:rsidR="0090427F" w:rsidRPr="00675B74" w:rsidDel="00D20B80">
            <w:delText xml:space="preserve">Evaluate </w:delText>
          </w:r>
        </w:del>
        <w:r w:rsidR="0090427F" w:rsidRPr="00675B74">
          <w:rPr>
            <w:rStyle w:val="bnf"/>
          </w:rPr>
          <w:t>BindingPropert</w:t>
        </w:r>
      </w:ins>
      <w:ins w:id="16793" w:author="Rev 3 Allen Wirfs-Brock" w:date="2011-09-11T12:15:00Z">
        <w:r w:rsidR="0090427F" w:rsidRPr="00675B74">
          <w:rPr>
            <w:rStyle w:val="bnf"/>
          </w:rPr>
          <w:t>yL</w:t>
        </w:r>
        <w:r w:rsidR="0090427F" w:rsidRPr="00E77497">
          <w:rPr>
            <w:rStyle w:val="bnf"/>
          </w:rPr>
          <w:t>ist</w:t>
        </w:r>
      </w:ins>
      <w:ins w:id="16794"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16795" w:author="Rev 4 Allen Wirfs-Brock" w:date="2011-11-04T18:10:00Z">
          <w:r w:rsidR="0090427F" w:rsidRPr="00E77497" w:rsidDel="00D20B80">
            <w:rPr>
              <w:i/>
            </w:rPr>
            <w:delText>obj</w:delText>
          </w:r>
        </w:del>
      </w:ins>
      <w:ins w:id="16796" w:author="Rev 4 Allen Wirfs-Brock" w:date="2011-11-04T18:10:00Z">
        <w:r w:rsidR="00D20B80">
          <w:rPr>
            <w:i/>
          </w:rPr>
          <w:t>value</w:t>
        </w:r>
      </w:ins>
      <w:ins w:id="16797" w:author="Rev 3 Allen Wirfs-Brock" w:date="2011-09-11T12:14:00Z">
        <w:r w:rsidR="0090427F" w:rsidRPr="00675B74">
          <w:t xml:space="preserve"> </w:t>
        </w:r>
        <w:del w:id="16798"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16799"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16800" w:author="Rev 4 Allen Wirfs-Brock" w:date="2011-11-04T18:10:00Z">
          <w:r w:rsidR="0090427F" w:rsidRPr="00E77497" w:rsidDel="00D20B80">
            <w:delText>parameter</w:delText>
          </w:r>
        </w:del>
      </w:ins>
      <w:ins w:id="16801" w:author="Rev 4 Allen Wirfs-Brock" w:date="2011-11-04T18:10:00Z">
        <w:r w:rsidR="00D20B80">
          <w:t>as arguments</w:t>
        </w:r>
      </w:ins>
      <w:ins w:id="16802" w:author="Rev 3 Allen Wirfs-Brock" w:date="2011-09-11T12:14:00Z">
        <w:r w:rsidR="0090427F" w:rsidRPr="00675B74">
          <w:t>.</w:t>
        </w:r>
      </w:ins>
    </w:p>
    <w:p w14:paraId="0CF87D36" w14:textId="77777777" w:rsidR="006506E0" w:rsidRDefault="005715ED" w:rsidP="00EB121A">
      <w:pPr>
        <w:pStyle w:val="Alg2"/>
        <w:numPr>
          <w:ilvl w:val="0"/>
          <w:numId w:val="548"/>
        </w:numPr>
        <w:contextualSpacing/>
        <w:rPr>
          <w:ins w:id="16803" w:author="Rev 6 Allen Wirfs-Brock" w:date="2012-02-18T11:20:00Z"/>
        </w:rPr>
      </w:pPr>
      <w:ins w:id="16804" w:author="Rev 7 Allen Wirfs-Brock" w:date="2012-04-12T14:46:00Z">
        <w:r>
          <w:t>ReturnIfAbrupt(</w:t>
        </w:r>
        <w:r>
          <w:rPr>
            <w:i/>
          </w:rPr>
          <w:t>next</w:t>
        </w:r>
        <w:r>
          <w:t>)</w:t>
        </w:r>
      </w:ins>
      <w:ins w:id="16805" w:author="Rev 6 Allen Wirfs-Brock" w:date="2012-02-18T11:20:00Z">
        <w:del w:id="16806" w:author="Rev 7 Allen Wirfs-Brock" w:date="2012-04-12T14:46:00Z">
          <w:r w:rsidR="006506E0" w:rsidDel="005715ED">
            <w:delText xml:space="preserve">If </w:delText>
          </w:r>
          <w:r w:rsidR="006506E0" w:rsidRPr="00B25FEE" w:rsidDel="005715ED">
            <w:rPr>
              <w:i/>
            </w:rPr>
            <w:delText>next</w:delText>
          </w:r>
          <w:r w:rsidR="006506E0" w:rsidDel="005715ED">
            <w:delText xml:space="preserve"> is an abrupt completion, return </w:delText>
          </w:r>
          <w:r w:rsidR="006506E0" w:rsidRPr="00B25FEE" w:rsidDel="005715ED">
            <w:rPr>
              <w:i/>
            </w:rPr>
            <w:delText>next</w:delText>
          </w:r>
        </w:del>
        <w:r w:rsidR="006506E0">
          <w:t>.</w:t>
        </w:r>
      </w:ins>
    </w:p>
    <w:p w14:paraId="33E831FF" w14:textId="77777777" w:rsidR="0090427F" w:rsidRPr="00675B74" w:rsidRDefault="00481DAC" w:rsidP="00C47E72">
      <w:pPr>
        <w:pStyle w:val="Alg4"/>
        <w:numPr>
          <w:ilvl w:val="0"/>
          <w:numId w:val="548"/>
        </w:numPr>
        <w:spacing w:after="220"/>
        <w:contextualSpacing/>
        <w:rPr>
          <w:ins w:id="16807" w:author="Rev 3 Allen Wirfs-Brock" w:date="2011-09-11T12:14:00Z"/>
        </w:rPr>
      </w:pPr>
      <w:ins w:id="16808" w:author="Rev 6 Allen Wirfs-Brock" w:date="2012-02-18T11:00:00Z">
        <w:r>
          <w:t>Return the result of p</w:t>
        </w:r>
        <w:r w:rsidRPr="004418C4">
          <w:t>erform</w:t>
        </w:r>
        <w:r>
          <w:t>ing</w:t>
        </w:r>
        <w:r w:rsidRPr="004418C4">
          <w:t xml:space="preserve"> </w:t>
        </w:r>
      </w:ins>
      <w:ins w:id="16809" w:author="Rev 4 Allen Wirfs-Brock" w:date="2011-11-04T18:10:00Z">
        <w:del w:id="16810" w:author="Rev 6 Allen Wirfs-Brock" w:date="2012-02-18T11:00:00Z">
          <w:r w:rsidR="00D20B80" w:rsidDel="00481DAC">
            <w:delText xml:space="preserve">Perform </w:delText>
          </w:r>
        </w:del>
        <w:r w:rsidR="00D20B80">
          <w:t xml:space="preserve">Binding </w:t>
        </w:r>
        <w:del w:id="16811" w:author="Rev 6 Allen Wirfs-Brock" w:date="2012-02-27T15:45:00Z">
          <w:r w:rsidR="00D20B80" w:rsidDel="00A113E2">
            <w:delText>Initialization</w:delText>
          </w:r>
        </w:del>
      </w:ins>
      <w:ins w:id="16812" w:author="Rev 6 Allen Wirfs-Brock" w:date="2012-02-27T15:45:00Z">
        <w:r w:rsidR="00A113E2">
          <w:t>Initialisation</w:t>
        </w:r>
      </w:ins>
      <w:ins w:id="16813" w:author="Rev 4 Allen Wirfs-Brock" w:date="2011-11-04T18:10:00Z">
        <w:r w:rsidR="00D20B80">
          <w:t xml:space="preserve"> for</w:t>
        </w:r>
        <w:r w:rsidR="00D20B80" w:rsidRPr="004418C4">
          <w:t xml:space="preserve"> </w:t>
        </w:r>
      </w:ins>
      <w:ins w:id="16814" w:author="Rev 3 Allen Wirfs-Brock" w:date="2011-09-11T12:14:00Z">
        <w:del w:id="16815" w:author="Rev 4 Allen Wirfs-Brock" w:date="2011-11-04T18:10:00Z">
          <w:r w:rsidR="0090427F" w:rsidRPr="00675B74" w:rsidDel="00D20B80">
            <w:delText xml:space="preserve">Evaluate </w:delText>
          </w:r>
        </w:del>
        <w:r w:rsidR="0090427F" w:rsidRPr="00675B74">
          <w:rPr>
            <w:rStyle w:val="bnf"/>
          </w:rPr>
          <w:t>BindingPropert</w:t>
        </w:r>
      </w:ins>
      <w:ins w:id="16816" w:author="Rev 3 Allen Wirfs-Brock" w:date="2011-09-11T12:15:00Z">
        <w:r w:rsidR="0090427F" w:rsidRPr="00675B74">
          <w:rPr>
            <w:rStyle w:val="bnf"/>
          </w:rPr>
          <w:t>y</w:t>
        </w:r>
      </w:ins>
      <w:ins w:id="16817"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16818" w:author="Rev 4 Allen Wirfs-Brock" w:date="2011-11-04T18:11:00Z">
          <w:r w:rsidR="0090427F" w:rsidRPr="00E77497" w:rsidDel="00D20B80">
            <w:rPr>
              <w:i/>
            </w:rPr>
            <w:delText>obj</w:delText>
          </w:r>
        </w:del>
      </w:ins>
      <w:ins w:id="16819" w:author="Rev 4 Allen Wirfs-Brock" w:date="2011-11-04T18:11:00Z">
        <w:r w:rsidR="00D20B80">
          <w:rPr>
            <w:i/>
          </w:rPr>
          <w:t>value</w:t>
        </w:r>
      </w:ins>
      <w:ins w:id="16820" w:author="Rev 3 Allen Wirfs-Brock" w:date="2011-09-11T12:14:00Z">
        <w:r w:rsidR="0090427F" w:rsidRPr="00675B74">
          <w:t xml:space="preserve"> </w:t>
        </w:r>
        <w:del w:id="16821"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16822"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16823" w:author="Rev 4 Allen Wirfs-Brock" w:date="2011-11-04T18:10:00Z">
          <w:r w:rsidR="0090427F" w:rsidRPr="00E77497" w:rsidDel="00D20B80">
            <w:delText>parameter</w:delText>
          </w:r>
        </w:del>
      </w:ins>
      <w:ins w:id="16824" w:author="Rev 4 Allen Wirfs-Brock" w:date="2011-11-04T18:10:00Z">
        <w:r w:rsidR="00D20B80">
          <w:t>as arguments</w:t>
        </w:r>
      </w:ins>
      <w:ins w:id="16825" w:author="Rev 3 Allen Wirfs-Brock" w:date="2011-09-11T12:14:00Z">
        <w:r w:rsidR="0090427F" w:rsidRPr="00675B74">
          <w:t>.</w:t>
        </w:r>
      </w:ins>
    </w:p>
    <w:p w14:paraId="6DD2D202" w14:textId="77777777" w:rsidR="008C0F14" w:rsidRPr="004418C4" w:rsidRDefault="008C0F14" w:rsidP="008C0F14">
      <w:pPr>
        <w:contextualSpacing/>
        <w:rPr>
          <w:ins w:id="16826" w:author="Rev 4 Allen Wirfs-Brock" w:date="2011-11-04T18:35:00Z"/>
        </w:rPr>
      </w:pPr>
      <w:ins w:id="16827" w:author="Rev 4 Allen Wirfs-Brock" w:date="2011-11-04T18:35:00Z">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ins>
    </w:p>
    <w:p w14:paraId="4BCF96C7" w14:textId="77777777" w:rsidR="008C0F14" w:rsidRPr="004418C4" w:rsidRDefault="008C0F14" w:rsidP="00C47E72">
      <w:pPr>
        <w:pStyle w:val="Alg3"/>
        <w:numPr>
          <w:ilvl w:val="0"/>
          <w:numId w:val="551"/>
        </w:numPr>
        <w:rPr>
          <w:ins w:id="16828" w:author="Rev 4 Allen Wirfs-Brock" w:date="2011-11-04T18:35:00Z"/>
        </w:rPr>
      </w:pPr>
      <w:ins w:id="16829" w:author="Rev 4 Allen Wirfs-Brock" w:date="2011-11-04T18:35:00Z">
        <w:r w:rsidRPr="004418C4">
          <w:t xml:space="preserve">Let </w:t>
        </w:r>
        <w:r w:rsidRPr="004418C4">
          <w:rPr>
            <w:i/>
          </w:rPr>
          <w:t>name</w:t>
        </w:r>
        <w:r w:rsidRPr="004418C4">
          <w:t xml:space="preserve"> be the </w:t>
        </w:r>
        <w:r w:rsidRPr="004418C4">
          <w:rPr>
            <w:i/>
          </w:rPr>
          <w:t>string</w:t>
        </w:r>
        <w:r w:rsidRPr="004418C4">
          <w:t xml:space="preserve"> that is the only element of BoundNames of </w:t>
        </w:r>
        <w:r w:rsidRPr="004418C4">
          <w:rPr>
            <w:i/>
          </w:rPr>
          <w:t>SingleNameBinding</w:t>
        </w:r>
        <w:r w:rsidRPr="004418C4">
          <w:t>.</w:t>
        </w:r>
      </w:ins>
    </w:p>
    <w:p w14:paraId="75D83A77" w14:textId="77777777" w:rsidR="008C0F14" w:rsidRPr="004418C4" w:rsidRDefault="00481DAC" w:rsidP="00C47E72">
      <w:pPr>
        <w:pStyle w:val="Alg3"/>
        <w:numPr>
          <w:ilvl w:val="0"/>
          <w:numId w:val="551"/>
        </w:numPr>
        <w:spacing w:after="220"/>
        <w:rPr>
          <w:ins w:id="16830" w:author="Rev 4 Allen Wirfs-Brock" w:date="2011-11-04T18:35:00Z"/>
        </w:rPr>
      </w:pPr>
      <w:ins w:id="16831" w:author="Rev 6 Allen Wirfs-Brock" w:date="2012-02-18T11:00:00Z">
        <w:r>
          <w:t>Return the result of p</w:t>
        </w:r>
        <w:r w:rsidRPr="004418C4">
          <w:t>erform</w:t>
        </w:r>
        <w:r>
          <w:t>ing</w:t>
        </w:r>
        <w:r w:rsidRPr="004418C4">
          <w:t xml:space="preserve"> </w:t>
        </w:r>
      </w:ins>
      <w:ins w:id="16832" w:author="Rev 4 Allen Wirfs-Brock" w:date="2011-11-04T18:36:00Z">
        <w:del w:id="16833" w:author="Rev 6 Allen Wirfs-Brock" w:date="2012-02-18T11:00:00Z">
          <w:r w:rsidR="008C0F14" w:rsidDel="00481DAC">
            <w:delText xml:space="preserve">Perform </w:delText>
          </w:r>
        </w:del>
        <w:r w:rsidR="008C0F14">
          <w:t xml:space="preserve">Keyed Binding </w:t>
        </w:r>
        <w:del w:id="16834" w:author="Rev 6 Allen Wirfs-Brock" w:date="2012-02-27T15:45:00Z">
          <w:r w:rsidR="008C0F14" w:rsidDel="00A113E2">
            <w:delText>Initialization</w:delText>
          </w:r>
        </w:del>
      </w:ins>
      <w:ins w:id="16835" w:author="Rev 6 Allen Wirfs-Brock" w:date="2012-02-27T15:45:00Z">
        <w:r w:rsidR="00A113E2">
          <w:t>Initialisation</w:t>
        </w:r>
      </w:ins>
      <w:ins w:id="16836" w:author="Rev 4 Allen Wirfs-Brock" w:date="2011-11-04T18:36:00Z">
        <w:r w:rsidR="008C0F14">
          <w:t xml:space="preserve"> for</w:t>
        </w:r>
      </w:ins>
      <w:ins w:id="16837" w:author="Rev 4 Allen Wirfs-Brock" w:date="2011-11-04T18:35:00Z">
        <w:r w:rsidR="008C0F14" w:rsidRPr="004418C4">
          <w:t xml:space="preserve"> </w:t>
        </w:r>
        <w:r w:rsidR="008C0F14" w:rsidRPr="004418C4">
          <w:rPr>
            <w:i/>
          </w:rPr>
          <w:t>SingleNameBinding</w:t>
        </w:r>
        <w:r w:rsidR="008C0F14" w:rsidRPr="004418C4">
          <w:t xml:space="preserve"> using  </w:t>
        </w:r>
      </w:ins>
      <w:ins w:id="16838" w:author="Rev 4 Allen Wirfs-Brock" w:date="2011-11-04T18:36:00Z">
        <w:r w:rsidR="008C0F14">
          <w:rPr>
            <w:rStyle w:val="bnf"/>
          </w:rPr>
          <w:t>value</w:t>
        </w:r>
      </w:ins>
      <w:ins w:id="16839" w:author="Rev 4 Allen Wirfs-Brock" w:date="2011-11-04T18:35:00Z">
        <w:r w:rsidR="008C0F14" w:rsidRPr="004418C4">
          <w:t xml:space="preserve">, </w:t>
        </w:r>
      </w:ins>
      <w:ins w:id="16840" w:author="Rev 4 Allen Wirfs-Brock" w:date="2011-11-04T18:37:00Z">
        <w:r w:rsidR="008C0F14" w:rsidRPr="00C7794D">
          <w:rPr>
            <w:i/>
          </w:rPr>
          <w:t>environment</w:t>
        </w:r>
        <w:r w:rsidR="008C0F14">
          <w:t xml:space="preserve">, </w:t>
        </w:r>
      </w:ins>
      <w:ins w:id="16841" w:author="Rev 4 Allen Wirfs-Brock" w:date="2011-11-04T18:35:00Z">
        <w:r w:rsidR="008C0F14" w:rsidRPr="004418C4">
          <w:t xml:space="preserve">and </w:t>
        </w:r>
      </w:ins>
      <w:ins w:id="16842" w:author="Rev 4 Allen Wirfs-Brock" w:date="2011-11-04T18:37:00Z">
        <w:r w:rsidR="008C0F14">
          <w:rPr>
            <w:i/>
          </w:rPr>
          <w:t>name</w:t>
        </w:r>
      </w:ins>
      <w:ins w:id="16843" w:author="Rev 4 Allen Wirfs-Brock" w:date="2011-11-04T18:35:00Z">
        <w:r w:rsidR="008C0F14" w:rsidRPr="004418C4">
          <w:t xml:space="preserve"> as the arguments.</w:t>
        </w:r>
      </w:ins>
    </w:p>
    <w:p w14:paraId="0347CFD6" w14:textId="77777777" w:rsidR="008C0F14" w:rsidRPr="004418C4" w:rsidRDefault="008C0F14" w:rsidP="008C0F14">
      <w:pPr>
        <w:contextualSpacing/>
        <w:rPr>
          <w:ins w:id="16844" w:author="Rev 4 Allen Wirfs-Brock" w:date="2011-11-04T18:35:00Z"/>
          <w:rFonts w:ascii="Times New Roman" w:hAnsi="Times New Roman"/>
          <w:i/>
        </w:rPr>
      </w:pPr>
      <w:ins w:id="16845" w:author="Rev 4 Allen Wirfs-Brock" w:date="2011-11-04T18:35:00Z">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ins>
    </w:p>
    <w:p w14:paraId="74FCE7BB" w14:textId="77777777" w:rsidR="008C0F14" w:rsidRPr="004418C4" w:rsidRDefault="008C0F14" w:rsidP="00C47E72">
      <w:pPr>
        <w:pStyle w:val="Alg3"/>
        <w:numPr>
          <w:ilvl w:val="0"/>
          <w:numId w:val="557"/>
        </w:numPr>
        <w:rPr>
          <w:ins w:id="16846" w:author="Rev 4 Allen Wirfs-Brock" w:date="2011-11-04T18:35:00Z"/>
        </w:rPr>
      </w:pPr>
      <w:ins w:id="16847" w:author="Rev 4 Allen Wirfs-Brock" w:date="2011-11-04T18:35:00Z">
        <w:r w:rsidRPr="004418C4">
          <w:t xml:space="preserve">Let </w:t>
        </w:r>
        <w:r w:rsidRPr="004418C4">
          <w:rPr>
            <w:i/>
          </w:rPr>
          <w:t>P</w:t>
        </w:r>
        <w:r w:rsidRPr="004418C4">
          <w:t xml:space="preserve"> be the PropName of </w:t>
        </w:r>
        <w:r w:rsidRPr="004418C4">
          <w:rPr>
            <w:rStyle w:val="bnf"/>
          </w:rPr>
          <w:t>PropertyName</w:t>
        </w:r>
      </w:ins>
    </w:p>
    <w:p w14:paraId="2552EA79" w14:textId="77777777" w:rsidR="008C0F14" w:rsidRPr="004418C4" w:rsidRDefault="00481DAC" w:rsidP="00C47E72">
      <w:pPr>
        <w:pStyle w:val="Alg3"/>
        <w:numPr>
          <w:ilvl w:val="0"/>
          <w:numId w:val="557"/>
        </w:numPr>
        <w:spacing w:after="220"/>
        <w:rPr>
          <w:ins w:id="16848" w:author="Rev 4 Allen Wirfs-Brock" w:date="2011-11-04T18:35:00Z"/>
        </w:rPr>
      </w:pPr>
      <w:ins w:id="16849" w:author="Rev 6 Allen Wirfs-Brock" w:date="2012-02-18T11:00:00Z">
        <w:r>
          <w:t>Return the result of p</w:t>
        </w:r>
        <w:r w:rsidRPr="004418C4">
          <w:t>erform</w:t>
        </w:r>
        <w:r>
          <w:t>ing</w:t>
        </w:r>
        <w:r w:rsidRPr="004418C4">
          <w:t xml:space="preserve"> </w:t>
        </w:r>
      </w:ins>
      <w:ins w:id="16850" w:author="Rev 5 Allen Wirfs-Brock" w:date="2011-11-07T16:52:00Z">
        <w:del w:id="16851" w:author="Rev 6 Allen Wirfs-Brock" w:date="2012-02-18T11:00:00Z">
          <w:r w:rsidR="001C1CAB" w:rsidDel="00481DAC">
            <w:delText xml:space="preserve">Perform </w:delText>
          </w:r>
        </w:del>
        <w:r w:rsidR="001C1CAB">
          <w:t xml:space="preserve">Keyed Binding </w:t>
        </w:r>
        <w:del w:id="16852" w:author="Rev 6 Allen Wirfs-Brock" w:date="2012-02-27T15:45:00Z">
          <w:r w:rsidR="001C1CAB" w:rsidDel="00A113E2">
            <w:delText>Initialization</w:delText>
          </w:r>
        </w:del>
      </w:ins>
      <w:ins w:id="16853" w:author="Rev 6 Allen Wirfs-Brock" w:date="2012-02-27T15:45:00Z">
        <w:r w:rsidR="00A113E2">
          <w:t>Initialisation</w:t>
        </w:r>
      </w:ins>
      <w:ins w:id="16854" w:author="Rev 5 Allen Wirfs-Brock" w:date="2011-11-07T16:52:00Z">
        <w:r w:rsidR="001C1CAB">
          <w:t xml:space="preserve"> for</w:t>
        </w:r>
        <w:r w:rsidR="001C1CAB" w:rsidRPr="00675B74">
          <w:t xml:space="preserve"> </w:t>
        </w:r>
      </w:ins>
      <w:ins w:id="16855" w:author="Rev 4 Allen Wirfs-Brock" w:date="2011-11-04T18:35:00Z">
        <w:del w:id="16856" w:author="Rev 5 Allen Wirfs-Brock" w:date="2011-11-07T16:52:00Z">
          <w:r w:rsidR="008C0F14" w:rsidRPr="004418C4" w:rsidDel="001C1CAB">
            <w:delText xml:space="preserve">Evaluate </w:delText>
          </w:r>
        </w:del>
        <w:r w:rsidR="008C0F14" w:rsidRPr="004418C4">
          <w:rPr>
            <w:rStyle w:val="bnf"/>
          </w:rPr>
          <w:t>BindingElement</w:t>
        </w:r>
        <w:r w:rsidR="008C0F14" w:rsidRPr="004418C4">
          <w:rPr>
            <w:rFonts w:cs="Arial"/>
            <w:i/>
            <w:vertAlign w:val="subscript"/>
          </w:rPr>
          <w:t xml:space="preserve"> </w:t>
        </w:r>
        <w:r w:rsidR="008C0F14" w:rsidRPr="004418C4">
          <w:t xml:space="preserve">using </w:t>
        </w:r>
      </w:ins>
      <w:ins w:id="16857" w:author="Rev 4 Allen Wirfs-Brock" w:date="2011-11-04T18:38:00Z">
        <w:r w:rsidR="008C0F14">
          <w:rPr>
            <w:i/>
          </w:rPr>
          <w:t>value</w:t>
        </w:r>
      </w:ins>
      <w:ins w:id="16858" w:author="Rev 4 Allen Wirfs-Brock" w:date="2011-11-04T18:35:00Z">
        <w:r w:rsidR="008C0F14" w:rsidRPr="004418C4">
          <w:t xml:space="preserve">, </w:t>
        </w:r>
        <w:r w:rsidR="008C0F14" w:rsidRPr="004418C4">
          <w:rPr>
            <w:i/>
          </w:rPr>
          <w:t>env</w:t>
        </w:r>
      </w:ins>
      <w:ins w:id="16859" w:author="Rev 4 Allen Wirfs-Brock" w:date="2011-11-04T18:38:00Z">
        <w:r w:rsidR="008C0F14">
          <w:rPr>
            <w:i/>
          </w:rPr>
          <w:t>irnment</w:t>
        </w:r>
      </w:ins>
      <w:ins w:id="16860" w:author="Rev 4 Allen Wirfs-Brock" w:date="2011-11-04T18:35:00Z">
        <w:r w:rsidR="008C0F14" w:rsidRPr="004418C4">
          <w:t xml:space="preserve">, and </w:t>
        </w:r>
        <w:r w:rsidR="008C0F14" w:rsidRPr="004418C4">
          <w:rPr>
            <w:i/>
          </w:rPr>
          <w:t>P</w:t>
        </w:r>
        <w:r w:rsidR="008C0F14" w:rsidRPr="004418C4">
          <w:t xml:space="preserve"> as </w:t>
        </w:r>
      </w:ins>
      <w:ins w:id="16861" w:author="Rev 4 Allen Wirfs-Brock" w:date="2011-11-04T18:38:00Z">
        <w:r w:rsidR="008C0F14">
          <w:t>arguments</w:t>
        </w:r>
      </w:ins>
      <w:ins w:id="16862" w:author="Rev 4 Allen Wirfs-Brock" w:date="2011-11-04T18:35:00Z">
        <w:r w:rsidR="008C0F14" w:rsidRPr="004418C4">
          <w:t>.</w:t>
        </w:r>
      </w:ins>
    </w:p>
    <w:p w14:paraId="78F9DFF9" w14:textId="77777777" w:rsidR="005E7156" w:rsidRDefault="005E7156" w:rsidP="005E7156">
      <w:pPr>
        <w:keepNext/>
        <w:rPr>
          <w:ins w:id="16863" w:author="Rev 4 Allen Wirfs-Brock" w:date="2011-11-04T18:19:00Z"/>
          <w:rFonts w:ascii="Helvetica" w:hAnsi="Helvetica"/>
          <w:b/>
          <w:spacing w:val="6"/>
        </w:rPr>
      </w:pPr>
      <w:ins w:id="16864" w:author="Rev 4 Allen Wirfs-Brock" w:date="2011-11-04T18:19:00Z">
        <w:r w:rsidRPr="004418C4">
          <w:rPr>
            <w:rFonts w:ascii="Helvetica" w:hAnsi="Helvetica"/>
            <w:b/>
          </w:rPr>
          <w:t xml:space="preserve">Runtime Semantics: </w:t>
        </w:r>
      </w:ins>
      <w:ins w:id="16865" w:author="Rev 4 Allen Wirfs-Brock" w:date="2011-11-04T18:21:00Z">
        <w:r>
          <w:rPr>
            <w:rFonts w:ascii="Helvetica" w:hAnsi="Helvetica"/>
            <w:b/>
          </w:rPr>
          <w:t xml:space="preserve">Indexed </w:t>
        </w:r>
      </w:ins>
      <w:ins w:id="16866" w:author="Rev 4 Allen Wirfs-Brock" w:date="2011-11-04T18:19:00Z">
        <w:r w:rsidRPr="004418C4">
          <w:rPr>
            <w:rFonts w:ascii="Helvetica" w:hAnsi="Helvetica"/>
            <w:b/>
            <w:spacing w:val="6"/>
          </w:rPr>
          <w:t xml:space="preserve">Binding </w:t>
        </w:r>
        <w:del w:id="16867" w:author="Rev 6 Allen Wirfs-Brock" w:date="2012-02-27T15:45:00Z">
          <w:r w:rsidRPr="004418C4" w:rsidDel="00A113E2">
            <w:rPr>
              <w:rFonts w:ascii="Helvetica" w:hAnsi="Helvetica"/>
              <w:b/>
              <w:spacing w:val="6"/>
            </w:rPr>
            <w:delText>Initialization</w:delText>
          </w:r>
        </w:del>
      </w:ins>
      <w:ins w:id="16868" w:author="Rev 6 Allen Wirfs-Brock" w:date="2012-02-27T15:45:00Z">
        <w:r w:rsidR="00A113E2">
          <w:rPr>
            <w:rFonts w:ascii="Helvetica" w:hAnsi="Helvetica"/>
            <w:b/>
            <w:spacing w:val="6"/>
          </w:rPr>
          <w:t>Initialisation</w:t>
        </w:r>
      </w:ins>
    </w:p>
    <w:p w14:paraId="25124041" w14:textId="77777777" w:rsidR="005E7156" w:rsidRPr="004418C4" w:rsidRDefault="005E7156" w:rsidP="005E7156">
      <w:pPr>
        <w:ind w:left="360"/>
        <w:rPr>
          <w:ins w:id="16869" w:author="Rev 4 Allen Wirfs-Brock" w:date="2011-11-04T18:19:00Z"/>
        </w:rPr>
      </w:pPr>
      <w:ins w:id="16870" w:author="Rev 4 Allen Wirfs-Brock" w:date="2011-11-04T18:19:00Z">
        <w:r>
          <w:t>W</w:t>
        </w:r>
        <w:r w:rsidRPr="004418C4">
          <w:t xml:space="preserve">ith </w:t>
        </w:r>
        <w:r>
          <w:t>parameters</w:t>
        </w:r>
        <w:r w:rsidRPr="004418C4">
          <w:t xml:space="preserve"> </w:t>
        </w:r>
      </w:ins>
      <w:ins w:id="16871" w:author="Rev 4 Allen Wirfs-Brock" w:date="2011-11-04T18:23:00Z">
        <w:r>
          <w:rPr>
            <w:rFonts w:ascii="Times New Roman" w:hAnsi="Times New Roman"/>
            <w:i/>
          </w:rPr>
          <w:t>array</w:t>
        </w:r>
      </w:ins>
      <w:ins w:id="16872" w:author="Rev 4 Allen Wirfs-Brock" w:date="2011-11-04T18:20:00Z">
        <w:r>
          <w:t>,</w:t>
        </w:r>
      </w:ins>
      <w:ins w:id="16873" w:author="Rev 4 Allen Wirfs-Brock" w:date="2011-11-05T08:56:00Z">
        <w:r w:rsidR="00CB5F32">
          <w:t xml:space="preserve"> </w:t>
        </w:r>
        <w:del w:id="16874" w:author="Rev 5 Allen Wirfs-Brock" w:date="2012-01-04T11:45:00Z">
          <w:r w:rsidR="00CB5F32" w:rsidRPr="00C7794D" w:rsidDel="00B840BD">
            <w:rPr>
              <w:rFonts w:ascii="Times New Roman" w:hAnsi="Times New Roman"/>
              <w:i/>
            </w:rPr>
            <w:delText>arrayLength</w:delText>
          </w:r>
          <w:r w:rsidR="00CB5F32" w:rsidDel="00B840BD">
            <w:rPr>
              <w:rFonts w:ascii="Times New Roman" w:hAnsi="Times New Roman"/>
              <w:i/>
            </w:rPr>
            <w:delText xml:space="preserve">, </w:delText>
          </w:r>
        </w:del>
      </w:ins>
      <w:ins w:id="16875" w:author="Rev 4 Allen Wirfs-Brock" w:date="2011-11-05T08:58:00Z">
        <w:r w:rsidR="00CB5F32">
          <w:rPr>
            <w:rFonts w:ascii="Times New Roman" w:hAnsi="Times New Roman"/>
            <w:i/>
          </w:rPr>
          <w:t>nextI</w:t>
        </w:r>
      </w:ins>
      <w:ins w:id="16876" w:author="Rev 4 Allen Wirfs-Brock" w:date="2011-11-05T08:56:00Z">
        <w:r w:rsidR="00CB5F32">
          <w:rPr>
            <w:rFonts w:ascii="Times New Roman" w:hAnsi="Times New Roman"/>
            <w:i/>
          </w:rPr>
          <w:t>ndex</w:t>
        </w:r>
      </w:ins>
      <w:ins w:id="16877" w:author="Rev 4 Allen Wirfs-Brock" w:date="2011-11-05T08:57:00Z">
        <w:r w:rsidR="00CB5F32">
          <w:rPr>
            <w:rFonts w:ascii="Times New Roman" w:hAnsi="Times New Roman"/>
            <w:i/>
          </w:rPr>
          <w:t>,</w:t>
        </w:r>
      </w:ins>
      <w:ins w:id="16878" w:author="Rev 4 Allen Wirfs-Brock" w:date="2011-11-05T08:56:00Z">
        <w:r w:rsidR="00CB5F32" w:rsidRPr="004418C4">
          <w:t xml:space="preserve"> and</w:t>
        </w:r>
        <w:r w:rsidR="00CB5F32">
          <w:rPr>
            <w:rFonts w:ascii="Times New Roman" w:hAnsi="Times New Roman"/>
            <w:i/>
          </w:rPr>
          <w:t xml:space="preserve"> </w:t>
        </w:r>
        <w:r w:rsidR="00CB5F32" w:rsidRPr="00827833">
          <w:t xml:space="preserve"> </w:t>
        </w:r>
      </w:ins>
      <w:ins w:id="16879" w:author="Rev 4 Allen Wirfs-Brock" w:date="2011-11-04T18:20:00Z">
        <w:r>
          <w:rPr>
            <w:rFonts w:ascii="Times New Roman" w:hAnsi="Times New Roman"/>
            <w:i/>
          </w:rPr>
          <w:t>environment</w:t>
        </w:r>
      </w:ins>
      <w:ins w:id="16880" w:author="Rev 4 Allen Wirfs-Brock" w:date="2011-11-04T18:19:00Z">
        <w:r>
          <w:t>.</w:t>
        </w:r>
      </w:ins>
    </w:p>
    <w:p w14:paraId="4837CD90" w14:textId="77777777" w:rsidR="005E7156" w:rsidRPr="008E00F6" w:rsidRDefault="005E7156" w:rsidP="005E7156">
      <w:pPr>
        <w:rPr>
          <w:ins w:id="16881" w:author="Rev 4 Allen Wirfs-Brock" w:date="2011-11-04T18:19:00Z"/>
          <w:sz w:val="18"/>
        </w:rPr>
      </w:pPr>
      <w:ins w:id="16882" w:author="Rev 4 Allen Wirfs-Brock" w:date="2011-11-04T18:1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6883" w:author="Rev 6 Allen Wirfs-Brock" w:date="2012-02-27T15:48:00Z">
          <w:r w:rsidRPr="008E00F6" w:rsidDel="00A113E2">
            <w:rPr>
              <w:sz w:val="18"/>
            </w:rPr>
            <w:delText>initialization</w:delText>
          </w:r>
        </w:del>
      </w:ins>
      <w:ins w:id="16884" w:author="Rev 6 Allen Wirfs-Brock" w:date="2012-02-27T15:48:00Z">
        <w:r w:rsidR="00A113E2">
          <w:rPr>
            <w:sz w:val="18"/>
          </w:rPr>
          <w:t>initialisation</w:t>
        </w:r>
      </w:ins>
      <w:ins w:id="16885" w:author="Rev 4 Allen Wirfs-Brock" w:date="2011-11-04T18:19:00Z">
        <w:r w:rsidRPr="008E00F6">
          <w:rPr>
            <w:sz w:val="18"/>
          </w:rPr>
          <w:t xml:space="preserve"> value.  This is the </w:t>
        </w:r>
        <w:del w:id="16886"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1FD5DFE3" w14:textId="77777777" w:rsidR="00CB5F32" w:rsidRPr="00E77497" w:rsidRDefault="00CB5F32" w:rsidP="00CB5F32">
      <w:pPr>
        <w:contextualSpacing/>
        <w:rPr>
          <w:ins w:id="16887" w:author="Rev 4 Allen Wirfs-Brock" w:date="2011-11-05T08:55:00Z"/>
          <w:rFonts w:ascii="Courier New" w:hAnsi="Courier New" w:cs="Courier New"/>
          <w:b/>
        </w:rPr>
      </w:pPr>
      <w:ins w:id="16888" w:author="Rev 4 Allen Wirfs-Brock" w:date="2011-11-05T08: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ins>
    </w:p>
    <w:p w14:paraId="6AFAC162" w14:textId="77777777" w:rsidR="00CB5F32" w:rsidRPr="00E77497" w:rsidRDefault="00CB5F32" w:rsidP="00B34B48">
      <w:pPr>
        <w:pStyle w:val="Alg2"/>
        <w:numPr>
          <w:ilvl w:val="0"/>
          <w:numId w:val="543"/>
        </w:numPr>
        <w:spacing w:after="220"/>
        <w:rPr>
          <w:ins w:id="16889" w:author="Rev 4 Allen Wirfs-Brock" w:date="2011-11-05T08:55:00Z"/>
        </w:rPr>
      </w:pPr>
      <w:ins w:id="16890" w:author="Rev 4 Allen Wirfs-Brock" w:date="2011-11-05T08:55:00Z">
        <w:r>
          <w:t>Return</w:t>
        </w:r>
        <w:r w:rsidRPr="00E77497">
          <w:t xml:space="preserve">. </w:t>
        </w:r>
      </w:ins>
    </w:p>
    <w:p w14:paraId="30D9B61A" w14:textId="77777777" w:rsidR="00CB5F32" w:rsidRPr="00E77497" w:rsidRDefault="00CB5F32" w:rsidP="00CB5F32">
      <w:pPr>
        <w:contextualSpacing/>
        <w:rPr>
          <w:ins w:id="16891" w:author="Rev 4 Allen Wirfs-Brock" w:date="2011-11-05T08:55:00Z"/>
        </w:rPr>
      </w:pPr>
      <w:ins w:id="16892"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ins>
    </w:p>
    <w:p w14:paraId="2B2BD3B2" w14:textId="77777777" w:rsidR="00CB5F32" w:rsidRPr="00E77497" w:rsidRDefault="00CB5F32" w:rsidP="00B34B48">
      <w:pPr>
        <w:pStyle w:val="Alg3"/>
        <w:numPr>
          <w:ilvl w:val="0"/>
          <w:numId w:val="545"/>
        </w:numPr>
        <w:rPr>
          <w:ins w:id="16893" w:author="Rev 4 Allen Wirfs-Brock" w:date="2011-11-05T08:55:00Z"/>
        </w:rPr>
      </w:pPr>
      <w:ins w:id="16894" w:author="Rev 4 Allen Wirfs-Brock" w:date="2011-11-05T08:55:00Z">
        <w:r w:rsidRPr="00E77497">
          <w:t xml:space="preserve">If </w:t>
        </w:r>
        <w:r w:rsidRPr="00E77497">
          <w:rPr>
            <w:i/>
          </w:rPr>
          <w:t>Elision</w:t>
        </w:r>
        <w:r w:rsidRPr="00E77497">
          <w:t xml:space="preserve"> is present, then let </w:t>
        </w:r>
      </w:ins>
      <w:ins w:id="16895" w:author="Rev 4 Allen Wirfs-Brock" w:date="2011-11-05T08:58:00Z">
        <w:r>
          <w:rPr>
            <w:i/>
          </w:rPr>
          <w:t>nextIndex</w:t>
        </w:r>
      </w:ins>
      <w:ins w:id="16896" w:author="Rev 4 Allen Wirfs-Brock" w:date="2011-11-05T08:55:00Z">
        <w:r w:rsidRPr="00E77497">
          <w:t xml:space="preserve"> be the result of evaluating </w:t>
        </w:r>
        <w:r w:rsidRPr="00E77497">
          <w:rPr>
            <w:i/>
          </w:rPr>
          <w:t>Elision</w:t>
        </w:r>
        <w:r w:rsidRPr="00E77497">
          <w:t xml:space="preserve">, otherwise let </w:t>
        </w:r>
      </w:ins>
      <w:ins w:id="16897" w:author="Rev 4 Allen Wirfs-Brock" w:date="2011-11-05T08:59:00Z">
        <w:r>
          <w:rPr>
            <w:i/>
          </w:rPr>
          <w:t>nextIndex</w:t>
        </w:r>
      </w:ins>
      <w:ins w:id="16898" w:author="Rev 4 Allen Wirfs-Brock" w:date="2011-11-05T08:55:00Z">
        <w:r w:rsidRPr="00E77497">
          <w:t xml:space="preserve"> be 0.</w:t>
        </w:r>
      </w:ins>
    </w:p>
    <w:p w14:paraId="4B651BBF" w14:textId="77777777" w:rsidR="00CB5F32" w:rsidRPr="00675B74" w:rsidRDefault="00481DAC" w:rsidP="00B34B48">
      <w:pPr>
        <w:pStyle w:val="Alg3"/>
        <w:numPr>
          <w:ilvl w:val="0"/>
          <w:numId w:val="545"/>
        </w:numPr>
        <w:spacing w:after="220"/>
        <w:rPr>
          <w:ins w:id="16899" w:author="Rev 4 Allen Wirfs-Brock" w:date="2011-11-05T08:55:00Z"/>
        </w:rPr>
      </w:pPr>
      <w:ins w:id="16900" w:author="Rev 6 Allen Wirfs-Brock" w:date="2012-02-18T11:00:00Z">
        <w:r>
          <w:t>Return the result of p</w:t>
        </w:r>
        <w:r w:rsidRPr="004418C4">
          <w:t>erform</w:t>
        </w:r>
        <w:r>
          <w:t>ing</w:t>
        </w:r>
        <w:r w:rsidRPr="004418C4">
          <w:t xml:space="preserve"> </w:t>
        </w:r>
      </w:ins>
      <w:ins w:id="16901" w:author="Rev 4 Allen Wirfs-Brock" w:date="2011-11-05T08:55:00Z">
        <w:del w:id="16902" w:author="Rev 6 Allen Wirfs-Brock" w:date="2012-02-18T11:00:00Z">
          <w:r w:rsidR="00CB5F32" w:rsidDel="00481DAC">
            <w:delText xml:space="preserve">Perform </w:delText>
          </w:r>
        </w:del>
        <w:r w:rsidR="00CB5F32">
          <w:t xml:space="preserve">Indexed Binding </w:t>
        </w:r>
        <w:del w:id="16903" w:author="Rev 6 Allen Wirfs-Brock" w:date="2012-02-27T15:45:00Z">
          <w:r w:rsidR="00CB5F32" w:rsidDel="00A113E2">
            <w:delText>Initialization</w:delText>
          </w:r>
        </w:del>
      </w:ins>
      <w:ins w:id="16904" w:author="Rev 6 Allen Wirfs-Brock" w:date="2012-02-27T15:45:00Z">
        <w:r w:rsidR="00A113E2">
          <w:t>Initialisation</w:t>
        </w:r>
      </w:ins>
      <w:ins w:id="16905"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ins>
      <w:ins w:id="16906" w:author="Rev 4 Allen Wirfs-Brock" w:date="2011-11-05T09:00:00Z">
        <w:r w:rsidR="00CB5F32">
          <w:rPr>
            <w:i/>
          </w:rPr>
          <w:t xml:space="preserve">array, </w:t>
        </w:r>
        <w:del w:id="16907" w:author="Rev 5 Allen Wirfs-Brock" w:date="2012-01-04T11:46:00Z">
          <w:r w:rsidR="00CB5F32" w:rsidDel="00B840BD">
            <w:rPr>
              <w:i/>
            </w:rPr>
            <w:delText xml:space="preserve">arrayLength, </w:delText>
          </w:r>
        </w:del>
        <w:r w:rsidR="00CB5F32">
          <w:rPr>
            <w:i/>
          </w:rPr>
          <w:t>nextIndex</w:t>
        </w:r>
      </w:ins>
      <w:ins w:id="16908" w:author="Rev 4 Allen Wirfs-Brock" w:date="2011-11-05T08:55:00Z">
        <w:r w:rsidR="00CB5F32">
          <w:t>,</w:t>
        </w:r>
        <w:r w:rsidR="00CB5F32" w:rsidRPr="00675B74">
          <w:t xml:space="preserve"> </w:t>
        </w:r>
      </w:ins>
      <w:ins w:id="16909" w:author="Rev 4 Allen Wirfs-Brock" w:date="2011-11-05T09:00:00Z">
        <w:r w:rsidR="00CB5F32" w:rsidRPr="00E77497">
          <w:t xml:space="preserve">and </w:t>
        </w:r>
      </w:ins>
      <w:ins w:id="16910" w:author="Rev 4 Allen Wirfs-Brock" w:date="2011-11-05T08:55:00Z">
        <w:r w:rsidR="00CB5F32" w:rsidRPr="00675B74">
          <w:rPr>
            <w:i/>
          </w:rPr>
          <w:t>enviro</w:t>
        </w:r>
        <w:r w:rsidR="00CB5F32" w:rsidRPr="00E77497">
          <w:rPr>
            <w:i/>
          </w:rPr>
          <w:t>nment</w:t>
        </w:r>
        <w:r w:rsidR="00CB5F32" w:rsidRPr="00E77497">
          <w:t xml:space="preserve"> as </w:t>
        </w:r>
        <w:r w:rsidR="00CB5F32">
          <w:t>arguments</w:t>
        </w:r>
        <w:r w:rsidR="00CB5F32" w:rsidRPr="00675B74">
          <w:t>.</w:t>
        </w:r>
      </w:ins>
    </w:p>
    <w:p w14:paraId="00E63E31" w14:textId="77777777" w:rsidR="00B34B48" w:rsidRPr="00E77497" w:rsidRDefault="00B34B48" w:rsidP="00B34B48">
      <w:pPr>
        <w:contextualSpacing/>
        <w:rPr>
          <w:ins w:id="16911" w:author="Rev 5 Allen Wirfs-Brock" w:date="2012-01-03T16:58:00Z"/>
        </w:rPr>
      </w:pPr>
      <w:ins w:id="16912" w:author="Rev 5 Allen Wirfs-Brock" w:date="2012-01-03T16:58: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ins>
    </w:p>
    <w:p w14:paraId="1BEC7C13" w14:textId="77777777" w:rsidR="00B34B48" w:rsidRPr="00675B74" w:rsidRDefault="00481DAC" w:rsidP="00B34B48">
      <w:pPr>
        <w:pStyle w:val="Alg3"/>
        <w:numPr>
          <w:ilvl w:val="0"/>
          <w:numId w:val="546"/>
        </w:numPr>
        <w:spacing w:after="240"/>
        <w:rPr>
          <w:ins w:id="16913" w:author="Rev 5 Allen Wirfs-Brock" w:date="2012-01-03T16:58:00Z"/>
        </w:rPr>
      </w:pPr>
      <w:ins w:id="16914" w:author="Rev 6 Allen Wirfs-Brock" w:date="2012-02-18T11:00:00Z">
        <w:r>
          <w:t>Return the result of p</w:t>
        </w:r>
        <w:r w:rsidRPr="004418C4">
          <w:t>erform</w:t>
        </w:r>
        <w:r>
          <w:t>ing</w:t>
        </w:r>
        <w:r w:rsidRPr="004418C4">
          <w:t xml:space="preserve"> </w:t>
        </w:r>
      </w:ins>
      <w:ins w:id="16915" w:author="Rev 5 Allen Wirfs-Brock" w:date="2012-01-03T16:58:00Z">
        <w:del w:id="16916" w:author="Rev 6 Allen Wirfs-Brock" w:date="2012-02-18T11:00:00Z">
          <w:r w:rsidR="00B34B48" w:rsidDel="00481DAC">
            <w:delText xml:space="preserve">Perform </w:delText>
          </w:r>
        </w:del>
        <w:r w:rsidR="00B34B48">
          <w:t xml:space="preserve">Indexed Binding </w:t>
        </w:r>
        <w:del w:id="16917" w:author="Rev 6 Allen Wirfs-Brock" w:date="2012-02-27T15:45:00Z">
          <w:r w:rsidR="00B34B48" w:rsidDel="00A113E2">
            <w:delText>Initialization</w:delText>
          </w:r>
        </w:del>
      </w:ins>
      <w:ins w:id="16918" w:author="Rev 6 Allen Wirfs-Brock" w:date="2012-02-27T15:45:00Z">
        <w:r w:rsidR="00A113E2">
          <w:t>Initialisation</w:t>
        </w:r>
      </w:ins>
      <w:ins w:id="16919" w:author="Rev 5 Allen Wirfs-Brock" w:date="2012-01-03T16:58:00Z">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ins>
    </w:p>
    <w:p w14:paraId="5A60A710" w14:textId="77777777" w:rsidR="00CB5F32" w:rsidRPr="00E77497" w:rsidRDefault="00CB5F32" w:rsidP="00CB5F32">
      <w:pPr>
        <w:contextualSpacing/>
        <w:rPr>
          <w:ins w:id="16920" w:author="Rev 4 Allen Wirfs-Brock" w:date="2011-11-05T08:55:00Z"/>
        </w:rPr>
      </w:pPr>
      <w:ins w:id="16921"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ins>
    </w:p>
    <w:p w14:paraId="48F60510" w14:textId="77777777" w:rsidR="00CB5F32" w:rsidRPr="00675B74" w:rsidRDefault="00481DAC" w:rsidP="00B840BD">
      <w:pPr>
        <w:pStyle w:val="Alg3"/>
        <w:numPr>
          <w:ilvl w:val="0"/>
          <w:numId w:val="627"/>
        </w:numPr>
        <w:spacing w:after="240"/>
        <w:rPr>
          <w:ins w:id="16922" w:author="Rev 4 Allen Wirfs-Brock" w:date="2011-11-05T08:55:00Z"/>
        </w:rPr>
      </w:pPr>
      <w:ins w:id="16923" w:author="Rev 6 Allen Wirfs-Brock" w:date="2012-02-18T11:00:00Z">
        <w:r>
          <w:t>Return the result of p</w:t>
        </w:r>
        <w:r w:rsidRPr="004418C4">
          <w:t>erform</w:t>
        </w:r>
        <w:r>
          <w:t>ing</w:t>
        </w:r>
        <w:r w:rsidRPr="004418C4">
          <w:t xml:space="preserve"> </w:t>
        </w:r>
      </w:ins>
      <w:ins w:id="16924" w:author="Rev 4 Allen Wirfs-Brock" w:date="2011-11-05T08:55:00Z">
        <w:del w:id="16925" w:author="Rev 6 Allen Wirfs-Brock" w:date="2012-02-18T11:00:00Z">
          <w:r w:rsidR="00CB5F32" w:rsidDel="00481DAC">
            <w:delText xml:space="preserve">Perform </w:delText>
          </w:r>
        </w:del>
        <w:r w:rsidR="00CB5F32">
          <w:t xml:space="preserve">Indexed Binding </w:t>
        </w:r>
        <w:del w:id="16926" w:author="Rev 6 Allen Wirfs-Brock" w:date="2012-02-27T15:45:00Z">
          <w:r w:rsidR="00CB5F32" w:rsidDel="00A113E2">
            <w:delText>Initialization</w:delText>
          </w:r>
        </w:del>
      </w:ins>
      <w:ins w:id="16927" w:author="Rev 6 Allen Wirfs-Brock" w:date="2012-02-27T15:45:00Z">
        <w:r w:rsidR="00A113E2">
          <w:t>Initialisation</w:t>
        </w:r>
      </w:ins>
      <w:ins w:id="16928" w:author="Rev 4 Allen Wirfs-Brock" w:date="2011-11-05T08:55:00Z">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ins>
      <w:ins w:id="16929" w:author="Rev 4 Allen Wirfs-Brock" w:date="2011-11-05T09:02:00Z">
        <w:r w:rsidR="00F12460">
          <w:rPr>
            <w:i/>
          </w:rPr>
          <w:t>array</w:t>
        </w:r>
      </w:ins>
      <w:ins w:id="16930" w:author="Rev 4 Allen Wirfs-Brock" w:date="2011-11-05T08:55:00Z">
        <w:r w:rsidR="00CB5F32" w:rsidRPr="00E77497">
          <w:t>,</w:t>
        </w:r>
        <w:r w:rsidR="00CB5F32" w:rsidRPr="00E77497">
          <w:rPr>
            <w:i/>
          </w:rPr>
          <w:t xml:space="preserve"> </w:t>
        </w:r>
      </w:ins>
      <w:ins w:id="16931" w:author="Rev 4 Allen Wirfs-Brock" w:date="2011-11-05T09:02:00Z">
        <w:del w:id="16932" w:author="Rev 5 Allen Wirfs-Brock" w:date="2012-01-04T11:48:00Z">
          <w:r w:rsidR="00F12460" w:rsidRPr="00C7794D" w:rsidDel="00B840BD">
            <w:delText>0</w:delText>
          </w:r>
          <w:r w:rsidR="00F12460" w:rsidDel="00B840BD">
            <w:rPr>
              <w:i/>
            </w:rPr>
            <w:delText xml:space="preserve">,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6933" w:author="Rev 4 Allen Wirfs-Brock" w:date="2011-11-05T08:55:00Z">
        <w:r w:rsidR="00CB5F32" w:rsidRPr="00675B74">
          <w:t xml:space="preserve">as </w:t>
        </w:r>
        <w:r w:rsidR="00CB5F32">
          <w:t>arguments</w:t>
        </w:r>
        <w:r w:rsidR="00CB5F32" w:rsidRPr="00675B74">
          <w:t>.</w:t>
        </w:r>
      </w:ins>
    </w:p>
    <w:p w14:paraId="212D1CB8" w14:textId="77777777" w:rsidR="00CB5F32" w:rsidRPr="00E77497" w:rsidRDefault="00CB5F32" w:rsidP="00CB5F32">
      <w:pPr>
        <w:contextualSpacing/>
        <w:rPr>
          <w:ins w:id="16934" w:author="Rev 4 Allen Wirfs-Brock" w:date="2011-11-05T08:55:00Z"/>
          <w:rFonts w:ascii="Courier New" w:hAnsi="Courier New" w:cs="Courier New"/>
          <w:b/>
        </w:rPr>
      </w:pPr>
      <w:ins w:id="16935"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ins>
    </w:p>
    <w:p w14:paraId="5AB37384" w14:textId="77777777" w:rsidR="00CB5F32" w:rsidRPr="00675B74" w:rsidRDefault="00CB5F32" w:rsidP="00B34B48">
      <w:pPr>
        <w:pStyle w:val="Alg3"/>
        <w:numPr>
          <w:ilvl w:val="0"/>
          <w:numId w:val="555"/>
        </w:numPr>
        <w:rPr>
          <w:ins w:id="16936" w:author="Rev 4 Allen Wirfs-Brock" w:date="2011-11-05T08:55:00Z"/>
        </w:rPr>
      </w:pPr>
      <w:ins w:id="16937" w:author="Rev 4 Allen Wirfs-Brock" w:date="2011-11-05T08:55:00Z">
        <w:r w:rsidRPr="00E77497">
          <w:t xml:space="preserve">Let </w:t>
        </w:r>
        <w:r w:rsidRPr="00E77497">
          <w:rPr>
            <w:i/>
          </w:rPr>
          <w:t>index</w:t>
        </w:r>
        <w:r w:rsidRPr="00E77497">
          <w:t xml:space="preserve"> be the result of </w:t>
        </w:r>
        <w:r>
          <w:t xml:space="preserve">performing Indexed Binding </w:t>
        </w:r>
        <w:del w:id="16938" w:author="Rev 6 Allen Wirfs-Brock" w:date="2012-02-27T15:45:00Z">
          <w:r w:rsidDel="00A113E2">
            <w:delText>Initialization</w:delText>
          </w:r>
        </w:del>
      </w:ins>
      <w:ins w:id="16939" w:author="Rev 6 Allen Wirfs-Brock" w:date="2012-02-27T15:45:00Z">
        <w:r w:rsidR="00A113E2">
          <w:t>Initialisation</w:t>
        </w:r>
      </w:ins>
      <w:ins w:id="16940" w:author="Rev 4 Allen Wirfs-Brock" w:date="2011-11-05T08:55:00Z">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ins>
      <w:ins w:id="16941" w:author="Rev 4 Allen Wirfs-Brock" w:date="2011-11-05T09:03:00Z">
        <w:r w:rsidR="00F12460">
          <w:rPr>
            <w:i/>
          </w:rPr>
          <w:t>array</w:t>
        </w:r>
        <w:del w:id="16942" w:author="Rev 7 Allen Wirfs-Brock" w:date="2012-05-04T14:35:00Z">
          <w:r w:rsidR="00F12460" w:rsidRPr="00E77497" w:rsidDel="00C9532C">
            <w:delText>,</w:delText>
          </w:r>
        </w:del>
        <w:r w:rsidR="00F12460" w:rsidRPr="00E77497">
          <w:rPr>
            <w:i/>
          </w:rPr>
          <w:t xml:space="preserve"> </w:t>
        </w:r>
        <w:del w:id="16943" w:author="Rev 5 Allen Wirfs-Brock" w:date="2012-01-04T11:49:00Z">
          <w:r w:rsidR="00F12460" w:rsidRPr="004418C4" w:rsidDel="00B840BD">
            <w:delText>0</w:delText>
          </w:r>
        </w:del>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ins>
      <w:ins w:id="16944" w:author="Rev 4 Allen Wirfs-Brock" w:date="2011-11-05T08:55:00Z">
        <w:r w:rsidRPr="00E77497">
          <w:t xml:space="preserve"> as </w:t>
        </w:r>
        <w:r>
          <w:t>arguments</w:t>
        </w:r>
        <w:r w:rsidRPr="00675B74">
          <w:t>.</w:t>
        </w:r>
      </w:ins>
    </w:p>
    <w:p w14:paraId="31638365" w14:textId="77777777" w:rsidR="006506E0" w:rsidRDefault="005715ED" w:rsidP="00EB121A">
      <w:pPr>
        <w:pStyle w:val="Alg2"/>
        <w:numPr>
          <w:ilvl w:val="0"/>
          <w:numId w:val="555"/>
        </w:numPr>
        <w:contextualSpacing/>
        <w:rPr>
          <w:ins w:id="16945" w:author="Rev 6 Allen Wirfs-Brock" w:date="2012-02-18T11:22:00Z"/>
        </w:rPr>
      </w:pPr>
      <w:ins w:id="16946" w:author="Rev 7 Allen Wirfs-Brock" w:date="2012-04-12T14:43:00Z">
        <w:r>
          <w:t>ReturnIfAbrupt(</w:t>
        </w:r>
      </w:ins>
      <w:ins w:id="16947" w:author="Rev 7 Allen Wirfs-Brock" w:date="2012-04-12T14:44:00Z">
        <w:r>
          <w:rPr>
            <w:i/>
          </w:rPr>
          <w:t>index</w:t>
        </w:r>
      </w:ins>
      <w:ins w:id="16948" w:author="Rev 7 Allen Wirfs-Brock" w:date="2012-04-12T14:43:00Z">
        <w:r>
          <w:t>).</w:t>
        </w:r>
      </w:ins>
      <w:ins w:id="16949" w:author="Rev 6 Allen Wirfs-Brock" w:date="2012-02-18T11:22:00Z">
        <w:del w:id="16950" w:author="Rev 7 Allen Wirfs-Brock" w:date="2012-04-12T14:43:00Z">
          <w:r w:rsidR="006506E0" w:rsidDel="005715ED">
            <w:delText xml:space="preserve">If </w:delText>
          </w:r>
          <w:r w:rsidR="006506E0" w:rsidDel="005715ED">
            <w:rPr>
              <w:i/>
            </w:rPr>
            <w:delText>index</w:delText>
          </w:r>
          <w:r w:rsidR="006506E0" w:rsidDel="005715ED">
            <w:delText xml:space="preserve"> is an abrupt completion, return </w:delText>
          </w:r>
        </w:del>
      </w:ins>
      <w:ins w:id="16951" w:author="Rev 6 Allen Wirfs-Brock" w:date="2012-02-18T11:23:00Z">
        <w:del w:id="16952" w:author="Rev 7 Allen Wirfs-Brock" w:date="2012-04-12T14:43:00Z">
          <w:r w:rsidR="006506E0" w:rsidDel="005715ED">
            <w:rPr>
              <w:i/>
            </w:rPr>
            <w:delText>index</w:delText>
          </w:r>
        </w:del>
      </w:ins>
      <w:ins w:id="16953" w:author="Rev 6 Allen Wirfs-Brock" w:date="2012-02-18T11:22:00Z">
        <w:del w:id="16954" w:author="Rev 7 Allen Wirfs-Brock" w:date="2012-04-12T14:43:00Z">
          <w:r w:rsidR="006506E0" w:rsidDel="005715ED">
            <w:delText>.</w:delText>
          </w:r>
        </w:del>
      </w:ins>
    </w:p>
    <w:p w14:paraId="51B47782" w14:textId="77777777" w:rsidR="00CB5F32" w:rsidRPr="00E77497" w:rsidRDefault="00CB5F32" w:rsidP="00B34B48">
      <w:pPr>
        <w:pStyle w:val="Alg3"/>
        <w:numPr>
          <w:ilvl w:val="0"/>
          <w:numId w:val="555"/>
        </w:numPr>
        <w:rPr>
          <w:ins w:id="16955" w:author="Rev 4 Allen Wirfs-Brock" w:date="2011-11-05T08:55:00Z"/>
        </w:rPr>
      </w:pPr>
      <w:ins w:id="16956" w:author="Rev 4 Allen Wirfs-Brock" w:date="2011-11-05T08:55: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13598A73" w14:textId="77777777" w:rsidR="00CB5F32" w:rsidRPr="00675B74" w:rsidRDefault="00481DAC" w:rsidP="00B34B48">
      <w:pPr>
        <w:pStyle w:val="Alg3"/>
        <w:numPr>
          <w:ilvl w:val="0"/>
          <w:numId w:val="555"/>
        </w:numPr>
        <w:spacing w:after="220"/>
        <w:rPr>
          <w:ins w:id="16957" w:author="Rev 4 Allen Wirfs-Brock" w:date="2011-11-05T08:55:00Z"/>
        </w:rPr>
      </w:pPr>
      <w:ins w:id="16958" w:author="Rev 6 Allen Wirfs-Brock" w:date="2012-02-18T11:00:00Z">
        <w:r>
          <w:t>Return the result of p</w:t>
        </w:r>
        <w:r w:rsidRPr="004418C4">
          <w:t>erform</w:t>
        </w:r>
        <w:r>
          <w:t>ing</w:t>
        </w:r>
        <w:r w:rsidRPr="004418C4">
          <w:t xml:space="preserve"> </w:t>
        </w:r>
      </w:ins>
      <w:ins w:id="16959" w:author="Rev 4 Allen Wirfs-Brock" w:date="2011-11-05T08:55:00Z">
        <w:del w:id="16960" w:author="Rev 6 Allen Wirfs-Brock" w:date="2012-02-18T11:00:00Z">
          <w:r w:rsidR="00CB5F32" w:rsidDel="00481DAC">
            <w:delText xml:space="preserve">Perform </w:delText>
          </w:r>
        </w:del>
        <w:r w:rsidR="00CB5F32">
          <w:t xml:space="preserve">Indexed Binding </w:t>
        </w:r>
        <w:del w:id="16961" w:author="Rev 6 Allen Wirfs-Brock" w:date="2012-02-27T15:45:00Z">
          <w:r w:rsidR="00CB5F32" w:rsidDel="00A113E2">
            <w:delText>Initialization</w:delText>
          </w:r>
        </w:del>
      </w:ins>
      <w:ins w:id="16962" w:author="Rev 6 Allen Wirfs-Brock" w:date="2012-02-27T15:45:00Z">
        <w:r w:rsidR="00A113E2">
          <w:t>Initialisation</w:t>
        </w:r>
      </w:ins>
      <w:ins w:id="16963"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ins>
      <w:ins w:id="16964" w:author="Rev 4 Allen Wirfs-Brock" w:date="2011-11-05T09:04:00Z">
        <w:r w:rsidR="00F12460">
          <w:rPr>
            <w:i/>
          </w:rPr>
          <w:t xml:space="preserve">array, </w:t>
        </w:r>
        <w:del w:id="16965" w:author="Rev 5 Allen Wirfs-Brock" w:date="2012-01-04T11:50:00Z">
          <w:r w:rsidR="00F12460" w:rsidDel="00B840BD">
            <w:rPr>
              <w:i/>
            </w:rPr>
            <w:delText xml:space="preserve">arrayLength, </w:delText>
          </w:r>
        </w:del>
      </w:ins>
      <w:ins w:id="16966" w:author="Rev 4 Allen Wirfs-Brock" w:date="2011-11-05T08:55:00Z">
        <w:r w:rsidR="00CB5F32" w:rsidRPr="00E77497">
          <w:rPr>
            <w:i/>
          </w:rPr>
          <w:t>index</w:t>
        </w:r>
        <w:r w:rsidR="00CB5F32" w:rsidRPr="00E77497">
          <w:t>+</w:t>
        </w:r>
        <w:r w:rsidR="00CB5F32" w:rsidRPr="00E77497">
          <w:rPr>
            <w:i/>
          </w:rPr>
          <w:t>skip</w:t>
        </w:r>
        <w:r w:rsidR="00CB5F32" w:rsidRPr="00E77497">
          <w:t xml:space="preserve"> </w:t>
        </w:r>
      </w:ins>
      <w:ins w:id="16967" w:author="Rev 4 Allen Wirfs-Brock" w:date="2011-11-05T09:04: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6968" w:author="Rev 4 Allen Wirfs-Brock" w:date="2011-11-05T08:55:00Z">
        <w:r w:rsidR="00CB5F32" w:rsidRPr="00E77497">
          <w:t xml:space="preserve">as </w:t>
        </w:r>
        <w:r w:rsidR="00CB5F32">
          <w:t>arguments</w:t>
        </w:r>
        <w:r w:rsidR="00CB5F32" w:rsidRPr="00675B74">
          <w:t>.</w:t>
        </w:r>
      </w:ins>
    </w:p>
    <w:p w14:paraId="6D21178B" w14:textId="77777777" w:rsidR="00726A79" w:rsidRPr="00E77497" w:rsidDel="00C35E30" w:rsidRDefault="00726A79" w:rsidP="00D4578E">
      <w:pPr>
        <w:contextualSpacing/>
        <w:rPr>
          <w:ins w:id="16969" w:author="Allen Wirfs-Brock" w:date="2011-07-11T15:26:00Z"/>
          <w:del w:id="16970" w:author="Rev 4 Allen Wirfs-Brock" w:date="2011-10-15T18:19:00Z"/>
        </w:rPr>
      </w:pPr>
      <w:ins w:id="16971" w:author="Allen Wirfs-Brock" w:date="2011-07-11T15:26:00Z">
        <w:del w:id="16972" w:author="Rev 4 Allen Wirfs-Brock" w:date="2011-10-15T18:19:00Z">
          <w:r w:rsidRPr="00675B74" w:rsidDel="00C35E30">
            <w:delText xml:space="preserve">The </w:delText>
          </w:r>
          <w:r w:rsidRPr="00675B74" w:rsidDel="00C35E30">
            <w:rPr>
              <w:rFonts w:ascii="Times New Roman" w:eastAsia="Times New Roman" w:hAnsi="Times New Roman"/>
              <w:spacing w:val="6"/>
              <w:lang w:eastAsia="en-US"/>
            </w:rPr>
            <w:delText xml:space="preserve">BoundNames </w:delText>
          </w:r>
          <w:r w:rsidRPr="00675B74" w:rsidDel="00C35E30">
            <w:delText xml:space="preserve">of the production  </w:delText>
          </w:r>
        </w:del>
      </w:ins>
      <w:ins w:id="16973" w:author="Allen Wirfs-Brock" w:date="2011-07-11T15:27:00Z">
        <w:del w:id="16974" w:author="Rev 4 Allen Wirfs-Brock" w:date="2011-10-15T18:19:00Z">
          <w:r w:rsidRPr="00E77497" w:rsidDel="00C35E30">
            <w:rPr>
              <w:rStyle w:val="bnf"/>
            </w:rPr>
            <w:delText xml:space="preserve">BindingElementList </w:delText>
          </w:r>
        </w:del>
      </w:ins>
      <w:ins w:id="16975" w:author="Allen Wirfs-Brock" w:date="2011-07-11T15:26:00Z">
        <w:del w:id="16976" w:author="Rev 4 Allen Wirfs-Brock" w:date="2011-10-15T18:19:00Z">
          <w:r w:rsidRPr="00E77497" w:rsidDel="00C35E30">
            <w:rPr>
              <w:b/>
            </w:rPr>
            <w:delText>:</w:delText>
          </w:r>
          <w:r w:rsidRPr="00E77497" w:rsidDel="00C35E30">
            <w:delText xml:space="preserve"> </w:delText>
          </w:r>
        </w:del>
      </w:ins>
      <w:ins w:id="16977" w:author="Allen Wirfs-Brock" w:date="2011-07-11T15:28:00Z">
        <w:del w:id="16978" w:author="Rev 4 Allen Wirfs-Brock" w:date="2011-10-15T18:19:00Z">
          <w:r w:rsidRPr="00E77497" w:rsidDel="00C35E30">
            <w:rPr>
              <w:rFonts w:ascii="Times New Roman" w:hAnsi="Times New Roman"/>
              <w:i/>
            </w:rPr>
            <w:delText>Elision</w:delText>
          </w:r>
          <w:r w:rsidRPr="00E77497" w:rsidDel="00C35E30">
            <w:rPr>
              <w:rFonts w:cs="Arial"/>
              <w:vertAlign w:val="subscript"/>
            </w:rPr>
            <w:delText>opt</w:delText>
          </w:r>
          <w:r w:rsidRPr="00E77497" w:rsidDel="00C35E30">
            <w:rPr>
              <w:rStyle w:val="bnf"/>
            </w:rPr>
            <w:delText xml:space="preserve">  </w:delText>
          </w:r>
        </w:del>
      </w:ins>
      <w:ins w:id="16979" w:author="Allen Wirfs-Brock" w:date="2011-07-11T15:26:00Z">
        <w:del w:id="16980" w:author="Rev 4 Allen Wirfs-Brock" w:date="2011-10-15T18:19:00Z">
          <w:r w:rsidRPr="00E77497" w:rsidDel="00C35E30">
            <w:rPr>
              <w:rStyle w:val="bnf"/>
            </w:rPr>
            <w:delText>Binding</w:delText>
          </w:r>
        </w:del>
      </w:ins>
      <w:ins w:id="16981" w:author="Allen Wirfs-Brock" w:date="2011-07-11T15:28:00Z">
        <w:del w:id="16982" w:author="Rev 4 Allen Wirfs-Brock" w:date="2011-10-15T18:19:00Z">
          <w:r w:rsidRPr="00E77497" w:rsidDel="00C35E30">
            <w:rPr>
              <w:rStyle w:val="bnf"/>
            </w:rPr>
            <w:delText>Element</w:delText>
          </w:r>
        </w:del>
      </w:ins>
      <w:ins w:id="16983" w:author="Allen Wirfs-Brock" w:date="2011-07-11T15:26:00Z">
        <w:del w:id="16984" w:author="Rev 4 Allen Wirfs-Brock" w:date="2011-10-15T18:19:00Z">
          <w:r w:rsidRPr="00E77497" w:rsidDel="00C35E30">
            <w:rPr>
              <w:rStyle w:val="bnf"/>
              <w:rFonts w:ascii="Courier New" w:hAnsi="Courier New" w:cs="Courier New"/>
              <w:b/>
              <w:i w:val="0"/>
            </w:rPr>
            <w:delText xml:space="preserve"> </w:delText>
          </w:r>
          <w:r w:rsidRPr="00E77497" w:rsidDel="00C35E30">
            <w:delText>is determined as follows:</w:delText>
          </w:r>
        </w:del>
      </w:ins>
    </w:p>
    <w:p w14:paraId="2991316C" w14:textId="77777777" w:rsidR="00726A79" w:rsidRPr="00E77497" w:rsidDel="00C35E30" w:rsidRDefault="00726A79">
      <w:pPr>
        <w:pStyle w:val="Alg4"/>
        <w:numPr>
          <w:ilvl w:val="0"/>
          <w:numId w:val="438"/>
        </w:numPr>
        <w:spacing w:after="220"/>
        <w:contextualSpacing/>
        <w:rPr>
          <w:ins w:id="16985" w:author="Allen Wirfs-Brock" w:date="2011-07-11T15:26:00Z"/>
          <w:del w:id="16986" w:author="Rev 4 Allen Wirfs-Brock" w:date="2011-10-15T18:19:00Z"/>
        </w:rPr>
        <w:pPrChange w:id="16987" w:author="Rev 4 Allen Wirfs-Brock" w:date="2011-11-07T12:16:00Z">
          <w:pPr>
            <w:pStyle w:val="Alg4"/>
            <w:numPr>
              <w:numId w:val="462"/>
            </w:numPr>
            <w:tabs>
              <w:tab w:val="num" w:pos="360"/>
            </w:tabs>
            <w:spacing w:after="220"/>
            <w:ind w:left="360" w:hanging="360"/>
            <w:contextualSpacing/>
          </w:pPr>
        </w:pPrChange>
      </w:pPr>
      <w:ins w:id="16988" w:author="Allen Wirfs-Brock" w:date="2011-07-11T15:26:00Z">
        <w:del w:id="16989" w:author="Rev 4 Allen Wirfs-Brock" w:date="2011-10-15T18:19:00Z">
          <w:r w:rsidRPr="00E77497" w:rsidDel="00C35E30">
            <w:delText xml:space="preserve">Return BoundNames of </w:delText>
          </w:r>
        </w:del>
      </w:ins>
      <w:ins w:id="16990" w:author="Allen Wirfs-Brock" w:date="2011-07-11T15:29:00Z">
        <w:del w:id="16991" w:author="Rev 4 Allen Wirfs-Brock" w:date="2011-10-15T18:19:00Z">
          <w:r w:rsidRPr="00E77497" w:rsidDel="00C35E30">
            <w:rPr>
              <w:rStyle w:val="bnf"/>
            </w:rPr>
            <w:delText>BindingElement</w:delText>
          </w:r>
        </w:del>
      </w:ins>
      <w:ins w:id="16992" w:author="Allen Wirfs-Brock" w:date="2011-07-11T15:26:00Z">
        <w:del w:id="16993" w:author="Rev 4 Allen Wirfs-Brock" w:date="2011-10-15T18:19:00Z">
          <w:r w:rsidRPr="00E77497" w:rsidDel="00C35E30">
            <w:delText>.</w:delText>
          </w:r>
        </w:del>
      </w:ins>
    </w:p>
    <w:p w14:paraId="4221D4E0" w14:textId="77777777" w:rsidR="000958E3" w:rsidRPr="00E77497" w:rsidRDefault="009E67EA" w:rsidP="00D4578E">
      <w:pPr>
        <w:contextualSpacing/>
        <w:rPr>
          <w:ins w:id="16994" w:author="Rev 4 Allen Wirfs-Brock" w:date="2011-10-15T18:20:00Z"/>
        </w:rPr>
      </w:pPr>
      <w:ins w:id="16995" w:author="Rev 3 Allen Wirfs-Brock" w:date="2011-09-11T13:04:00Z">
        <w:del w:id="16996" w:author="Rev 4 Allen Wirfs-Brock" w:date="2011-10-15T18:20:00Z">
          <w:r w:rsidRPr="00E77497" w:rsidDel="000958E3">
            <w:delText xml:space="preserve">The production </w:delText>
          </w:r>
        </w:del>
      </w:ins>
      <w:ins w:id="16997" w:author="Rev 3 Allen Wirfs-Brock" w:date="2011-09-11T13:05:00Z">
        <w:r w:rsidRPr="00E77497">
          <w:rPr>
            <w:rStyle w:val="bnf"/>
          </w:rPr>
          <w:t>Binding</w:t>
        </w:r>
      </w:ins>
      <w:ins w:id="16998" w:author="Rev 3 Allen Wirfs-Brock" w:date="2011-09-11T13:04:00Z">
        <w:r w:rsidRPr="00E77497">
          <w:rPr>
            <w:rStyle w:val="bnf"/>
          </w:rPr>
          <w:t xml:space="preserve">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ins>
      <w:ins w:id="16999" w:author="Rev 3 Allen Wirfs-Brock" w:date="2011-09-11T13:05:00Z">
        <w:r w:rsidRPr="00E77497">
          <w:rPr>
            <w:rStyle w:val="bnf"/>
          </w:rPr>
          <w:t>Binding</w:t>
        </w:r>
      </w:ins>
      <w:ins w:id="17000" w:author="Rev 3 Allen Wirfs-Brock" w:date="2011-09-11T13:04:00Z">
        <w:r w:rsidRPr="00E77497">
          <w:rPr>
            <w:rStyle w:val="bnf"/>
          </w:rPr>
          <w:t>Element</w:t>
        </w:r>
        <w:r w:rsidRPr="00E77497">
          <w:rPr>
            <w:rFonts w:cs="Arial"/>
            <w:i/>
            <w:vertAlign w:val="subscript"/>
          </w:rPr>
          <w:t xml:space="preserve"> </w:t>
        </w:r>
        <w:r w:rsidRPr="00E77497">
          <w:t xml:space="preserve"> </w:t>
        </w:r>
        <w:del w:id="17001" w:author="Rev 4 Allen Wirfs-Brock" w:date="2011-10-15T18:20:00Z">
          <w:r w:rsidRPr="00E77497" w:rsidDel="000958E3">
            <w:delText xml:space="preserve">is evaluated </w:delText>
          </w:r>
        </w:del>
      </w:ins>
    </w:p>
    <w:p w14:paraId="26F06AA5" w14:textId="77777777" w:rsidR="009E67EA" w:rsidRPr="00E77497" w:rsidDel="00D20B80" w:rsidRDefault="009E67EA" w:rsidP="00D4578E">
      <w:pPr>
        <w:ind w:left="360"/>
        <w:rPr>
          <w:ins w:id="17002" w:author="Rev 3 Allen Wirfs-Brock" w:date="2011-09-11T13:04:00Z"/>
          <w:del w:id="17003" w:author="Rev 4 Allen Wirfs-Brock" w:date="2011-11-04T18:09:00Z"/>
        </w:rPr>
      </w:pPr>
      <w:ins w:id="17004" w:author="Rev 3 Allen Wirfs-Brock" w:date="2011-09-11T13:04:00Z">
        <w:del w:id="17005" w:author="Rev 4 Allen Wirfs-Brock" w:date="2011-11-04T18:09:00Z">
          <w:r w:rsidRPr="00E77497" w:rsidDel="00D20B80">
            <w:delText xml:space="preserve">with the parameters </w:delText>
          </w:r>
          <w:r w:rsidRPr="00E77497" w:rsidDel="00D20B80">
            <w:rPr>
              <w:rStyle w:val="bnf"/>
            </w:rPr>
            <w:delText>obj</w:delText>
          </w:r>
        </w:del>
      </w:ins>
      <w:ins w:id="17006" w:author="Rev 3 Allen Wirfs-Brock" w:date="2011-09-11T13:06:00Z">
        <w:del w:id="17007" w:author="Rev 4 Allen Wirfs-Brock" w:date="2011-11-04T18:09:00Z">
          <w:r w:rsidRPr="00E77497" w:rsidDel="00D20B80">
            <w:delText xml:space="preserve">, </w:delText>
          </w:r>
          <w:r w:rsidRPr="00E77497" w:rsidDel="00D20B80">
            <w:rPr>
              <w:rFonts w:ascii="Times New Roman" w:eastAsia="Times New Roman" w:hAnsi="Times New Roman"/>
              <w:i/>
              <w:spacing w:val="6"/>
              <w:lang w:eastAsia="en-US"/>
            </w:rPr>
            <w:delText>env</w:delText>
          </w:r>
          <w:r w:rsidRPr="00E77497" w:rsidDel="00D20B80">
            <w:delText xml:space="preserve">, </w:delText>
          </w:r>
        </w:del>
      </w:ins>
      <w:ins w:id="17008" w:author="Rev 3 Allen Wirfs-Brock" w:date="2011-09-11T13:04:00Z">
        <w:del w:id="17009" w:author="Rev 4 Allen Wirfs-Brock" w:date="2011-11-04T18:09:00Z">
          <w:r w:rsidRPr="00E77497" w:rsidDel="00D20B80">
            <w:delText xml:space="preserve">and </w:delText>
          </w:r>
          <w:r w:rsidRPr="00E77497" w:rsidDel="00D20B80">
            <w:rPr>
              <w:rStyle w:val="bnf"/>
            </w:rPr>
            <w:delText>index</w:delText>
          </w:r>
          <w:r w:rsidRPr="00E77497" w:rsidDel="00D20B80">
            <w:delText xml:space="preserve"> </w:delText>
          </w:r>
        </w:del>
        <w:del w:id="17010" w:author="Rev 4 Allen Wirfs-Brock" w:date="2011-10-15T18:20:00Z">
          <w:r w:rsidRPr="00E77497" w:rsidDel="000958E3">
            <w:delText>as follows:</w:delText>
          </w:r>
        </w:del>
      </w:ins>
    </w:p>
    <w:p w14:paraId="70380A8A" w14:textId="77777777" w:rsidR="009E67EA" w:rsidRPr="00E77497" w:rsidRDefault="009E67EA" w:rsidP="00B34B48">
      <w:pPr>
        <w:pStyle w:val="Alg3"/>
        <w:numPr>
          <w:ilvl w:val="0"/>
          <w:numId w:val="549"/>
        </w:numPr>
        <w:rPr>
          <w:ins w:id="17011" w:author="Rev 3 Allen Wirfs-Brock" w:date="2011-09-11T13:04:00Z"/>
        </w:rPr>
      </w:pPr>
      <w:ins w:id="17012" w:author="Rev 3 Allen Wirfs-Brock" w:date="2011-09-11T13:04: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30F93EBA" w14:textId="77777777" w:rsidR="009E67EA" w:rsidRPr="00675B74" w:rsidRDefault="006506E0" w:rsidP="00B34B48">
      <w:pPr>
        <w:pStyle w:val="Alg3"/>
        <w:numPr>
          <w:ilvl w:val="0"/>
          <w:numId w:val="549"/>
        </w:numPr>
        <w:rPr>
          <w:ins w:id="17013" w:author="Rev 3 Allen Wirfs-Brock" w:date="2011-09-11T13:04:00Z"/>
        </w:rPr>
      </w:pPr>
      <w:ins w:id="17014" w:author="Rev 6 Allen Wirfs-Brock" w:date="2012-02-18T11:14:00Z">
        <w:r w:rsidRPr="00E77497">
          <w:t xml:space="preserve">Let </w:t>
        </w:r>
        <w:r>
          <w:rPr>
            <w:i/>
          </w:rPr>
          <w:t>next</w:t>
        </w:r>
        <w:r w:rsidRPr="00E77497">
          <w:rPr>
            <w:i/>
          </w:rPr>
          <w:t xml:space="preserve"> </w:t>
        </w:r>
        <w:r w:rsidRPr="00E77497">
          <w:t xml:space="preserve">be the result of </w:t>
        </w:r>
        <w:r>
          <w:t>performing</w:t>
        </w:r>
        <w:r w:rsidRPr="00E77497">
          <w:t xml:space="preserve"> </w:t>
        </w:r>
      </w:ins>
      <w:ins w:id="17015" w:author="Rev 4 Allen Wirfs-Brock" w:date="2011-11-04T18:10:00Z">
        <w:del w:id="17016" w:author="Rev 6 Allen Wirfs-Brock" w:date="2012-02-18T11:14:00Z">
          <w:r w:rsidR="00D20B80" w:rsidDel="006506E0">
            <w:delText xml:space="preserve">Perform </w:delText>
          </w:r>
        </w:del>
      </w:ins>
      <w:ins w:id="17017" w:author="Rev 4 Allen Wirfs-Brock" w:date="2011-11-04T18:55:00Z">
        <w:r w:rsidR="00675B74">
          <w:t>Indexed</w:t>
        </w:r>
      </w:ins>
      <w:ins w:id="17018" w:author="Rev 4 Allen Wirfs-Brock" w:date="2011-11-04T18:22:00Z">
        <w:r w:rsidR="005E7156">
          <w:t xml:space="preserve"> </w:t>
        </w:r>
      </w:ins>
      <w:ins w:id="17019" w:author="Rev 4 Allen Wirfs-Brock" w:date="2011-11-04T18:10:00Z">
        <w:r w:rsidR="00D20B80">
          <w:t xml:space="preserve">Binding </w:t>
        </w:r>
        <w:del w:id="17020" w:author="Rev 6 Allen Wirfs-Brock" w:date="2012-02-27T15:45:00Z">
          <w:r w:rsidR="00D20B80" w:rsidDel="00A113E2">
            <w:delText>Initialization</w:delText>
          </w:r>
        </w:del>
      </w:ins>
      <w:ins w:id="17021" w:author="Rev 6 Allen Wirfs-Brock" w:date="2012-02-27T15:45:00Z">
        <w:r w:rsidR="00A113E2">
          <w:t>Initialisation</w:t>
        </w:r>
      </w:ins>
      <w:ins w:id="17022" w:author="Rev 4 Allen Wirfs-Brock" w:date="2011-11-04T18:10:00Z">
        <w:r w:rsidR="00D20B80">
          <w:t xml:space="preserve"> for</w:t>
        </w:r>
        <w:r w:rsidR="00D20B80" w:rsidRPr="004418C4">
          <w:t xml:space="preserve"> </w:t>
        </w:r>
      </w:ins>
      <w:ins w:id="17023" w:author="Rev 3 Allen Wirfs-Brock" w:date="2011-09-11T13:04:00Z">
        <w:del w:id="17024" w:author="Rev 4 Allen Wirfs-Brock" w:date="2011-11-04T18:10:00Z">
          <w:r w:rsidR="009E67EA" w:rsidRPr="00675B74" w:rsidDel="00D20B80">
            <w:delText xml:space="preserve">Evaluate </w:delText>
          </w:r>
        </w:del>
      </w:ins>
      <w:ins w:id="17025" w:author="Rev 3 Allen Wirfs-Brock" w:date="2011-09-11T13:07:00Z">
        <w:r w:rsidR="009E67EA" w:rsidRPr="00675B74">
          <w:rPr>
            <w:rStyle w:val="bnf"/>
          </w:rPr>
          <w:t>BindingElement</w:t>
        </w:r>
        <w:r w:rsidR="009E67EA" w:rsidRPr="00675B74">
          <w:rPr>
            <w:rFonts w:cs="Arial"/>
            <w:i/>
            <w:vertAlign w:val="subscript"/>
          </w:rPr>
          <w:t xml:space="preserve"> </w:t>
        </w:r>
        <w:r w:rsidR="009E67EA" w:rsidRPr="00E77497">
          <w:t xml:space="preserve"> </w:t>
        </w:r>
      </w:ins>
      <w:ins w:id="17026" w:author="Rev 3 Allen Wirfs-Brock" w:date="2011-09-11T13:04:00Z">
        <w:r w:rsidR="009E67EA" w:rsidRPr="00E77497">
          <w:t xml:space="preserve">using </w:t>
        </w:r>
        <w:del w:id="17027" w:author="Rev 4 Allen Wirfs-Brock" w:date="2011-11-04T18:11:00Z">
          <w:r w:rsidR="009E67EA" w:rsidRPr="00E77497" w:rsidDel="00D20B80">
            <w:rPr>
              <w:i/>
            </w:rPr>
            <w:delText>obj</w:delText>
          </w:r>
        </w:del>
      </w:ins>
      <w:ins w:id="17028" w:author="Rev 4 Allen Wirfs-Brock" w:date="2011-11-04T18:23:00Z">
        <w:r w:rsidR="005E7156">
          <w:rPr>
            <w:i/>
          </w:rPr>
          <w:t>array</w:t>
        </w:r>
      </w:ins>
      <w:ins w:id="17029" w:author="Rev 3 Allen Wirfs-Brock" w:date="2011-09-11T13:04:00Z">
        <w:del w:id="17030" w:author="Rev 4 Allen Wirfs-Brock" w:date="2011-11-04T18:11:00Z">
          <w:r w:rsidR="009E67EA" w:rsidRPr="00675B74" w:rsidDel="00D20B80">
            <w:delText xml:space="preserve"> as the </w:delText>
          </w:r>
          <w:r w:rsidR="009E67EA" w:rsidRPr="00675B74" w:rsidDel="00D20B80">
            <w:rPr>
              <w:i/>
            </w:rPr>
            <w:delText>obj</w:delText>
          </w:r>
          <w:r w:rsidR="009E67EA" w:rsidRPr="00675B74" w:rsidDel="00D20B80">
            <w:delText xml:space="preserve"> parameter</w:delText>
          </w:r>
        </w:del>
      </w:ins>
      <w:ins w:id="17031" w:author="Rev 3 Allen Wirfs-Brock" w:date="2011-09-22T16:32:00Z">
        <w:r w:rsidR="005D3876" w:rsidRPr="00E77497">
          <w:t xml:space="preserve">, </w:t>
        </w:r>
      </w:ins>
      <w:ins w:id="17032" w:author="Rev 4 Allen Wirfs-Brock" w:date="2011-11-05T09:06:00Z">
        <w:del w:id="17033" w:author="Rev 5 Allen Wirfs-Brock" w:date="2012-01-04T11:51:00Z">
          <w:r w:rsidR="00F12460" w:rsidDel="00B840BD">
            <w:rPr>
              <w:i/>
            </w:rPr>
            <w:delText xml:space="preserve">arrayLength, </w:delText>
          </w:r>
        </w:del>
        <w:r w:rsidR="00F12460">
          <w:rPr>
            <w:i/>
          </w:rPr>
          <w:t>nextIndex</w:t>
        </w:r>
        <w:r w:rsidR="00F12460" w:rsidRPr="00E77497">
          <w:t xml:space="preserve"> +</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7034" w:author="Rev 3 Allen Wirfs-Brock" w:date="2011-09-22T16:32:00Z">
        <w:del w:id="17035" w:author="Rev 4 Allen Wirfs-Brock" w:date="2011-11-05T09:06:00Z">
          <w:r w:rsidR="005D3876" w:rsidRPr="00E77497" w:rsidDel="00F12460">
            <w:rPr>
              <w:i/>
            </w:rPr>
            <w:delText>env</w:delText>
          </w:r>
        </w:del>
        <w:del w:id="17036" w:author="Rev 4 Allen Wirfs-Brock" w:date="2011-11-04T18:11:00Z">
          <w:r w:rsidR="005D3876" w:rsidRPr="00675B74" w:rsidDel="00D20B80">
            <w:delText xml:space="preserve"> as the </w:delText>
          </w:r>
          <w:r w:rsidR="005D3876" w:rsidRPr="00675B74" w:rsidDel="00D20B80">
            <w:rPr>
              <w:i/>
            </w:rPr>
            <w:delText>env</w:delText>
          </w:r>
          <w:r w:rsidR="005D3876" w:rsidRPr="00675B74" w:rsidDel="00D20B80">
            <w:delText xml:space="preserve"> parameter</w:delText>
          </w:r>
        </w:del>
        <w:del w:id="17037" w:author="Rev 4 Allen Wirfs-Brock" w:date="2011-11-05T09:06:00Z">
          <w:r w:rsidR="005D3876" w:rsidRPr="00E77497" w:rsidDel="00F12460">
            <w:delText>,</w:delText>
          </w:r>
        </w:del>
      </w:ins>
      <w:ins w:id="17038" w:author="Rev 3 Allen Wirfs-Brock" w:date="2011-09-11T13:04:00Z">
        <w:del w:id="17039" w:author="Rev 4 Allen Wirfs-Brock" w:date="2011-11-05T09:06:00Z">
          <w:r w:rsidR="009E67EA" w:rsidRPr="00E77497" w:rsidDel="00F12460">
            <w:delText xml:space="preserve"> and </w:delText>
          </w:r>
          <w:r w:rsidR="009E67EA" w:rsidRPr="00E77497" w:rsidDel="00F12460">
            <w:rPr>
              <w:i/>
            </w:rPr>
            <w:delText>index</w:delText>
          </w:r>
          <w:r w:rsidR="009E67EA" w:rsidRPr="00E77497" w:rsidDel="00F12460">
            <w:delText>+</w:delText>
          </w:r>
          <w:r w:rsidR="009E67EA" w:rsidRPr="00E77497" w:rsidDel="00F12460">
            <w:rPr>
              <w:i/>
            </w:rPr>
            <w:delText>skip</w:delText>
          </w:r>
          <w:r w:rsidR="009E67EA" w:rsidRPr="00E77497" w:rsidDel="00F12460">
            <w:delText xml:space="preserve"> </w:delText>
          </w:r>
        </w:del>
        <w:r w:rsidR="009E67EA" w:rsidRPr="00E77497">
          <w:t xml:space="preserve">as </w:t>
        </w:r>
        <w:del w:id="17040" w:author="Rev 4 Allen Wirfs-Brock" w:date="2011-11-04T18:22:00Z">
          <w:r w:rsidR="009E67EA" w:rsidRPr="00E77497" w:rsidDel="005E7156">
            <w:delText xml:space="preserve">the </w:delText>
          </w:r>
        </w:del>
        <w:del w:id="17041" w:author="Rev 4 Allen Wirfs-Brock" w:date="2011-10-04T13:41:00Z">
          <w:r w:rsidR="009E67EA" w:rsidRPr="00E77497" w:rsidDel="00E73FF3">
            <w:rPr>
              <w:i/>
            </w:rPr>
            <w:delText>index</w:delText>
          </w:r>
        </w:del>
        <w:del w:id="17042" w:author="Rev 4 Allen Wirfs-Brock" w:date="2011-11-04T18:22:00Z">
          <w:r w:rsidR="009E67EA" w:rsidRPr="00E77497" w:rsidDel="005E7156">
            <w:delText xml:space="preserve"> parameter</w:delText>
          </w:r>
        </w:del>
      </w:ins>
      <w:ins w:id="17043" w:author="Rev 4 Allen Wirfs-Brock" w:date="2011-11-04T18:22:00Z">
        <w:r w:rsidR="005E7156">
          <w:t>arguments</w:t>
        </w:r>
      </w:ins>
      <w:ins w:id="17044" w:author="Rev 3 Allen Wirfs-Brock" w:date="2011-09-11T13:04:00Z">
        <w:r w:rsidR="009E67EA" w:rsidRPr="00675B74">
          <w:t>.</w:t>
        </w:r>
      </w:ins>
    </w:p>
    <w:p w14:paraId="64E8434E" w14:textId="77777777" w:rsidR="00A37763" w:rsidRDefault="005715ED" w:rsidP="00EB121A">
      <w:pPr>
        <w:pStyle w:val="Alg2"/>
        <w:numPr>
          <w:ilvl w:val="0"/>
          <w:numId w:val="549"/>
        </w:numPr>
        <w:contextualSpacing/>
        <w:rPr>
          <w:ins w:id="17045" w:author="Rev 6 Allen Wirfs-Brock" w:date="2012-02-18T11:25:00Z"/>
        </w:rPr>
      </w:pPr>
      <w:ins w:id="17046" w:author="Rev 7 Allen Wirfs-Brock" w:date="2012-04-12T14:44:00Z">
        <w:r>
          <w:t>ReturnIfAbrupt(</w:t>
        </w:r>
        <w:r>
          <w:rPr>
            <w:i/>
          </w:rPr>
          <w:t>next</w:t>
        </w:r>
        <w:r>
          <w:t>).</w:t>
        </w:r>
      </w:ins>
      <w:ins w:id="17047" w:author="Rev 6 Allen Wirfs-Brock" w:date="2012-02-18T11:25:00Z">
        <w:del w:id="17048" w:author="Rev 7 Allen Wirfs-Brock" w:date="2012-04-12T14:44: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r w:rsidR="00A37763" w:rsidDel="005715ED">
            <w:delText>.</w:delText>
          </w:r>
        </w:del>
      </w:ins>
    </w:p>
    <w:p w14:paraId="3D6AEA18" w14:textId="77777777" w:rsidR="009E67EA" w:rsidRPr="00E77497" w:rsidRDefault="009E67EA" w:rsidP="00B34B48">
      <w:pPr>
        <w:pStyle w:val="Alg3"/>
        <w:numPr>
          <w:ilvl w:val="0"/>
          <w:numId w:val="549"/>
        </w:numPr>
        <w:spacing w:after="220"/>
        <w:rPr>
          <w:ins w:id="17049" w:author="Rev 3 Allen Wirfs-Brock" w:date="2011-09-11T13:04:00Z"/>
        </w:rPr>
      </w:pPr>
      <w:ins w:id="17050" w:author="Rev 3 Allen Wirfs-Brock" w:date="2011-09-11T13:04:00Z">
        <w:r w:rsidRPr="00E77497">
          <w:t xml:space="preserve">Return </w:t>
        </w:r>
        <w:r w:rsidRPr="00E77497">
          <w:rPr>
            <w:i/>
          </w:rPr>
          <w:t>index</w:t>
        </w:r>
        <w:r w:rsidRPr="00E77497">
          <w:t>+</w:t>
        </w:r>
        <w:r w:rsidRPr="00E77497">
          <w:rPr>
            <w:i/>
          </w:rPr>
          <w:t>skip</w:t>
        </w:r>
        <w:r w:rsidRPr="00E77497">
          <w:t>+1.</w:t>
        </w:r>
      </w:ins>
    </w:p>
    <w:p w14:paraId="49A35DA1" w14:textId="77777777" w:rsidR="00726A79" w:rsidRPr="00E77497" w:rsidDel="00343429" w:rsidRDefault="00726A79" w:rsidP="00C7794D">
      <w:pPr>
        <w:contextualSpacing/>
        <w:rPr>
          <w:ins w:id="17051" w:author="Allen Wirfs-Brock" w:date="2011-07-11T15:29:00Z"/>
          <w:del w:id="17052" w:author="Rev 4 Allen Wirfs-Brock" w:date="2011-10-15T18:21:00Z"/>
        </w:rPr>
      </w:pPr>
      <w:ins w:id="17053" w:author="Allen Wirfs-Brock" w:date="2011-07-11T15:29:00Z">
        <w:del w:id="17054" w:author="Rev 4 Allen Wirfs-Brock" w:date="2011-10-15T18:21:00Z">
          <w:r w:rsidRPr="00E77497" w:rsidDel="00343429">
            <w:delText xml:space="preserve">The </w:delText>
          </w:r>
          <w:r w:rsidRPr="00E77497" w:rsidDel="00343429">
            <w:rPr>
              <w:rFonts w:ascii="Times New Roman" w:eastAsia="Times New Roman" w:hAnsi="Times New Roman"/>
              <w:spacing w:val="6"/>
              <w:lang w:eastAsia="en-US"/>
            </w:rPr>
            <w:delText xml:space="preserve">BoundNames </w:delText>
          </w:r>
          <w:r w:rsidRPr="00E77497" w:rsidDel="00343429">
            <w:delText xml:space="preserve">of the production  </w:delText>
          </w:r>
          <w:r w:rsidRPr="00E77497" w:rsidDel="00343429">
            <w:rPr>
              <w:rStyle w:val="bnf"/>
            </w:rPr>
            <w:delText xml:space="preserve">BindingElementList </w:delText>
          </w:r>
          <w:r w:rsidRPr="00E77497" w:rsidDel="00343429">
            <w:rPr>
              <w:b/>
            </w:rPr>
            <w:delText>:</w:delText>
          </w:r>
          <w:r w:rsidRPr="00E77497" w:rsidDel="00343429">
            <w:delText xml:space="preserve"> </w:delText>
          </w:r>
        </w:del>
      </w:ins>
      <w:ins w:id="17055" w:author="Allen Wirfs-Brock" w:date="2011-07-11T15:30:00Z">
        <w:del w:id="17056" w:author="Rev 4 Allen Wirfs-Brock" w:date="2011-10-15T18:21:00Z">
          <w:r w:rsidRPr="00E77497" w:rsidDel="00343429">
            <w:rPr>
              <w:rStyle w:val="bnf"/>
            </w:rPr>
            <w:delText xml:space="preserve">BindingElementList </w:delText>
          </w:r>
        </w:del>
      </w:ins>
      <w:ins w:id="17057" w:author="Allen Wirfs-Brock" w:date="2011-07-11T15:29:00Z">
        <w:del w:id="17058" w:author="Rev 4 Allen Wirfs-Brock" w:date="2011-10-15T18:21:00Z">
          <w:r w:rsidRPr="00E77497" w:rsidDel="00343429">
            <w:rPr>
              <w:rStyle w:val="bnf"/>
              <w:rFonts w:ascii="Courier New" w:hAnsi="Courier New" w:cs="Courier New"/>
              <w:b/>
              <w:i w:val="0"/>
            </w:rPr>
            <w:delText>,</w:delText>
          </w:r>
          <w:r w:rsidRPr="00E77497" w:rsidDel="00343429">
            <w:rPr>
              <w:rStyle w:val="bnf"/>
            </w:rPr>
            <w:delText xml:space="preserve"> </w:delText>
          </w:r>
        </w:del>
      </w:ins>
      <w:ins w:id="17059" w:author="Allen Wirfs-Brock" w:date="2011-07-11T15:30:00Z">
        <w:del w:id="17060" w:author="Rev 4 Allen Wirfs-Brock" w:date="2011-10-15T18:21:00Z">
          <w:r w:rsidRPr="00E77497" w:rsidDel="00343429">
            <w:rPr>
              <w:rFonts w:ascii="Times New Roman" w:hAnsi="Times New Roman"/>
              <w:i/>
            </w:rPr>
            <w:delText>Elision</w:delText>
          </w:r>
          <w:r w:rsidRPr="00E77497" w:rsidDel="00343429">
            <w:rPr>
              <w:rFonts w:cs="Arial"/>
              <w:vertAlign w:val="subscript"/>
            </w:rPr>
            <w:delText>opt</w:delText>
          </w:r>
          <w:r w:rsidRPr="00E77497" w:rsidDel="00343429">
            <w:rPr>
              <w:rStyle w:val="bnf"/>
            </w:rPr>
            <w:delText xml:space="preserve">  BindingElement</w:delText>
          </w:r>
          <w:r w:rsidRPr="00E77497" w:rsidDel="00343429">
            <w:delText xml:space="preserve"> </w:delText>
          </w:r>
        </w:del>
      </w:ins>
      <w:ins w:id="17061" w:author="Allen Wirfs-Brock" w:date="2011-07-11T15:29:00Z">
        <w:del w:id="17062" w:author="Rev 4 Allen Wirfs-Brock" w:date="2011-10-15T18:21:00Z">
          <w:r w:rsidRPr="00E77497" w:rsidDel="00343429">
            <w:delText>is determined as follows:</w:delText>
          </w:r>
        </w:del>
      </w:ins>
    </w:p>
    <w:p w14:paraId="1B4BCB33" w14:textId="77777777" w:rsidR="00726A79" w:rsidRPr="00E77497" w:rsidDel="00343429" w:rsidRDefault="00726A79">
      <w:pPr>
        <w:pStyle w:val="Alg4"/>
        <w:numPr>
          <w:ilvl w:val="0"/>
          <w:numId w:val="439"/>
        </w:numPr>
        <w:spacing w:after="220"/>
        <w:contextualSpacing/>
        <w:rPr>
          <w:ins w:id="17063" w:author="Allen Wirfs-Brock" w:date="2011-07-11T15:29:00Z"/>
          <w:del w:id="17064" w:author="Rev 4 Allen Wirfs-Brock" w:date="2011-10-15T18:21:00Z"/>
        </w:rPr>
        <w:pPrChange w:id="17065" w:author="Rev 4 Allen Wirfs-Brock" w:date="2011-11-07T12:16:00Z">
          <w:pPr>
            <w:pStyle w:val="Alg4"/>
            <w:numPr>
              <w:numId w:val="463"/>
            </w:numPr>
            <w:tabs>
              <w:tab w:val="num" w:pos="360"/>
            </w:tabs>
            <w:spacing w:after="220"/>
            <w:ind w:left="360" w:hanging="360"/>
            <w:contextualSpacing/>
          </w:pPr>
        </w:pPrChange>
      </w:pPr>
      <w:ins w:id="17066" w:author="Allen Wirfs-Brock" w:date="2011-07-11T15:29:00Z">
        <w:del w:id="17067" w:author="Rev 4 Allen Wirfs-Brock" w:date="2011-10-15T18:21:00Z">
          <w:r w:rsidRPr="00E77497" w:rsidDel="00343429">
            <w:delText xml:space="preserve">Let </w:delText>
          </w:r>
          <w:r w:rsidRPr="00E77497" w:rsidDel="00343429">
            <w:rPr>
              <w:i/>
            </w:rPr>
            <w:delText xml:space="preserve">names </w:delText>
          </w:r>
          <w:r w:rsidRPr="00E77497" w:rsidDel="00343429">
            <w:delText xml:space="preserve">be BoundNames of </w:delText>
          </w:r>
        </w:del>
      </w:ins>
      <w:ins w:id="17068" w:author="Allen Wirfs-Brock" w:date="2011-07-11T15:30:00Z">
        <w:del w:id="17069" w:author="Rev 4 Allen Wirfs-Brock" w:date="2011-10-15T18:21:00Z">
          <w:r w:rsidRPr="00E77497" w:rsidDel="00343429">
            <w:rPr>
              <w:rStyle w:val="bnf"/>
            </w:rPr>
            <w:delText>BindingElementList</w:delText>
          </w:r>
        </w:del>
      </w:ins>
      <w:ins w:id="17070" w:author="Allen Wirfs-Brock" w:date="2011-07-11T15:29:00Z">
        <w:del w:id="17071" w:author="Rev 4 Allen Wirfs-Brock" w:date="2011-10-15T18:21:00Z">
          <w:r w:rsidRPr="00E77497" w:rsidDel="00343429">
            <w:delText>.</w:delText>
          </w:r>
        </w:del>
      </w:ins>
    </w:p>
    <w:p w14:paraId="45BF119C" w14:textId="77777777" w:rsidR="00726A79" w:rsidRPr="00E77497" w:rsidDel="00343429" w:rsidRDefault="00726A79">
      <w:pPr>
        <w:pStyle w:val="Alg4"/>
        <w:numPr>
          <w:ilvl w:val="0"/>
          <w:numId w:val="439"/>
        </w:numPr>
        <w:spacing w:after="220"/>
        <w:contextualSpacing/>
        <w:rPr>
          <w:ins w:id="17072" w:author="Allen Wirfs-Brock" w:date="2011-07-11T15:29:00Z"/>
          <w:del w:id="17073" w:author="Rev 4 Allen Wirfs-Brock" w:date="2011-10-15T18:21:00Z"/>
          <w:rStyle w:val="bnf"/>
          <w:rFonts w:eastAsia="MS Mincho"/>
          <w:i w:val="0"/>
          <w:spacing w:val="0"/>
          <w:lang w:eastAsia="ja-JP"/>
        </w:rPr>
        <w:pPrChange w:id="17074" w:author="Rev 4 Allen Wirfs-Brock" w:date="2011-11-07T12:16:00Z">
          <w:pPr>
            <w:pStyle w:val="Alg4"/>
            <w:numPr>
              <w:numId w:val="463"/>
            </w:numPr>
            <w:tabs>
              <w:tab w:val="num" w:pos="360"/>
            </w:tabs>
            <w:spacing w:after="220"/>
            <w:ind w:left="360" w:hanging="360"/>
            <w:contextualSpacing/>
          </w:pPr>
        </w:pPrChange>
      </w:pPr>
      <w:ins w:id="17075" w:author="Allen Wirfs-Brock" w:date="2011-07-11T15:29:00Z">
        <w:del w:id="17076" w:author="Rev 4 Allen Wirfs-Brock" w:date="2011-10-15T18:21:00Z">
          <w:r w:rsidRPr="00E77497" w:rsidDel="00343429">
            <w:delText xml:space="preserve">Append to </w:delText>
          </w:r>
          <w:r w:rsidRPr="00E77497" w:rsidDel="00343429">
            <w:rPr>
              <w:i/>
            </w:rPr>
            <w:delText>names</w:delText>
          </w:r>
          <w:r w:rsidRPr="00E77497" w:rsidDel="00343429">
            <w:delText xml:space="preserve"> the elements of BoundNames of </w:delText>
          </w:r>
        </w:del>
      </w:ins>
      <w:ins w:id="17077" w:author="Allen Wirfs-Brock" w:date="2011-07-11T15:30:00Z">
        <w:del w:id="17078" w:author="Rev 4 Allen Wirfs-Brock" w:date="2011-10-15T18:21:00Z">
          <w:r w:rsidRPr="00E77497" w:rsidDel="00343429">
            <w:rPr>
              <w:rStyle w:val="bnf"/>
            </w:rPr>
            <w:delText>BindingElement</w:delText>
          </w:r>
        </w:del>
      </w:ins>
      <w:ins w:id="17079" w:author="Allen Wirfs-Brock" w:date="2011-07-11T15:29:00Z">
        <w:del w:id="17080" w:author="Rev 4 Allen Wirfs-Brock" w:date="2011-10-15T18:21:00Z">
          <w:r w:rsidRPr="00E77497" w:rsidDel="00343429">
            <w:rPr>
              <w:rStyle w:val="bnf"/>
            </w:rPr>
            <w:delText>.</w:delText>
          </w:r>
        </w:del>
      </w:ins>
    </w:p>
    <w:p w14:paraId="4E135C59" w14:textId="77777777" w:rsidR="00726A79" w:rsidRPr="00E77497" w:rsidDel="00343429" w:rsidRDefault="00726A79">
      <w:pPr>
        <w:pStyle w:val="Alg4"/>
        <w:numPr>
          <w:ilvl w:val="0"/>
          <w:numId w:val="439"/>
        </w:numPr>
        <w:spacing w:after="220"/>
        <w:contextualSpacing/>
        <w:rPr>
          <w:ins w:id="17081" w:author="Allen Wirfs-Brock" w:date="2011-07-11T15:29:00Z"/>
          <w:del w:id="17082" w:author="Rev 4 Allen Wirfs-Brock" w:date="2011-10-15T18:21:00Z"/>
        </w:rPr>
        <w:pPrChange w:id="17083" w:author="Rev 4 Allen Wirfs-Brock" w:date="2011-11-07T12:16:00Z">
          <w:pPr>
            <w:pStyle w:val="Alg4"/>
            <w:numPr>
              <w:numId w:val="463"/>
            </w:numPr>
            <w:tabs>
              <w:tab w:val="num" w:pos="360"/>
            </w:tabs>
            <w:spacing w:after="220"/>
            <w:ind w:left="360" w:hanging="360"/>
            <w:contextualSpacing/>
          </w:pPr>
        </w:pPrChange>
      </w:pPr>
      <w:ins w:id="17084" w:author="Allen Wirfs-Brock" w:date="2011-07-11T15:29:00Z">
        <w:del w:id="17085" w:author="Rev 4 Allen Wirfs-Brock" w:date="2011-10-15T18:21:00Z">
          <w:r w:rsidRPr="00E77497" w:rsidDel="00343429">
            <w:delText xml:space="preserve">Return </w:delText>
          </w:r>
          <w:r w:rsidRPr="00E77497" w:rsidDel="00343429">
            <w:rPr>
              <w:rStyle w:val="bnf"/>
            </w:rPr>
            <w:delText>names</w:delText>
          </w:r>
          <w:r w:rsidRPr="00E77497" w:rsidDel="00343429">
            <w:delText>.</w:delText>
          </w:r>
        </w:del>
      </w:ins>
    </w:p>
    <w:p w14:paraId="57CA9188" w14:textId="77777777" w:rsidR="00724A72" w:rsidRPr="00E77497" w:rsidRDefault="007E2957" w:rsidP="00C7794D">
      <w:pPr>
        <w:contextualSpacing/>
        <w:rPr>
          <w:ins w:id="17086" w:author="Rev 4 Allen Wirfs-Brock" w:date="2011-10-15T18:22:00Z"/>
        </w:rPr>
      </w:pPr>
      <w:ins w:id="17087" w:author="Rev 3 Allen Wirfs-Brock" w:date="2011-09-11T13:08:00Z">
        <w:del w:id="17088" w:author="Rev 4 Allen Wirfs-Brock" w:date="2011-10-15T18:22:00Z">
          <w:r w:rsidRPr="00E77497" w:rsidDel="00724A72">
            <w:delText xml:space="preserve">The production </w:delText>
          </w:r>
        </w:del>
      </w:ins>
      <w:ins w:id="17089" w:author="Rev 3 Allen Wirfs-Brock" w:date="2011-09-11T13:09:00Z">
        <w:r w:rsidRPr="00E77497">
          <w:rPr>
            <w:rStyle w:val="bnf"/>
          </w:rPr>
          <w:t xml:space="preserve">BindingElementList </w:t>
        </w:r>
      </w:ins>
      <w:ins w:id="17090" w:author="Rev 3 Allen Wirfs-Brock" w:date="2011-09-11T13:08:00Z">
        <w:r w:rsidRPr="00E77497">
          <w:rPr>
            <w:b/>
          </w:rPr>
          <w:t xml:space="preserve">: </w:t>
        </w:r>
      </w:ins>
      <w:ins w:id="17091" w:author="Rev 3 Allen Wirfs-Brock" w:date="2011-09-11T13:09:00Z">
        <w:r w:rsidRPr="00E77497">
          <w:rPr>
            <w:rStyle w:val="bnf"/>
          </w:rPr>
          <w:t xml:space="preserve">BindingElementList </w:t>
        </w:r>
      </w:ins>
      <w:ins w:id="17092" w:author="Rev 3 Allen Wirfs-Brock" w:date="2011-09-11T13:08:00Z">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ins>
      <w:ins w:id="17093" w:author="Rev 3 Allen Wirfs-Brock" w:date="2011-09-11T13:09:00Z">
        <w:r w:rsidRPr="00E77497">
          <w:rPr>
            <w:rStyle w:val="bnf"/>
          </w:rPr>
          <w:t>Binding</w:t>
        </w:r>
      </w:ins>
      <w:ins w:id="17094" w:author="Rev 3 Allen Wirfs-Brock" w:date="2011-09-11T13:08:00Z">
        <w:r w:rsidRPr="00E77497">
          <w:rPr>
            <w:rStyle w:val="bnf"/>
          </w:rPr>
          <w:t>Element</w:t>
        </w:r>
        <w:r w:rsidRPr="00E77497">
          <w:rPr>
            <w:rFonts w:cs="Arial"/>
            <w:i/>
            <w:vertAlign w:val="subscript"/>
          </w:rPr>
          <w:t xml:space="preserve"> </w:t>
        </w:r>
        <w:del w:id="17095" w:author="Rev 4 Allen Wirfs-Brock" w:date="2011-10-15T18:22:00Z">
          <w:r w:rsidRPr="00E77497" w:rsidDel="00724A72">
            <w:delText xml:space="preserve"> </w:delText>
          </w:r>
        </w:del>
      </w:ins>
    </w:p>
    <w:p w14:paraId="113DE806" w14:textId="77777777" w:rsidR="007E2957" w:rsidRPr="00E77497" w:rsidDel="005E7156" w:rsidRDefault="007E2957" w:rsidP="00C7794D">
      <w:pPr>
        <w:ind w:left="360"/>
        <w:rPr>
          <w:ins w:id="17096" w:author="Rev 3 Allen Wirfs-Brock" w:date="2011-09-11T13:08:00Z"/>
          <w:del w:id="17097" w:author="Rev 4 Allen Wirfs-Brock" w:date="2011-11-04T18:23:00Z"/>
        </w:rPr>
      </w:pPr>
      <w:ins w:id="17098" w:author="Rev 3 Allen Wirfs-Brock" w:date="2011-09-11T13:08:00Z">
        <w:del w:id="17099" w:author="Rev 4 Allen Wirfs-Brock" w:date="2011-10-15T18:22:00Z">
          <w:r w:rsidRPr="00E77497" w:rsidDel="00724A72">
            <w:delText xml:space="preserve">is evaluated </w:delText>
          </w:r>
        </w:del>
        <w:del w:id="17100" w:author="Rev 4 Allen Wirfs-Brock" w:date="2011-11-04T18:23:00Z">
          <w:r w:rsidRPr="00E77497" w:rsidDel="005E7156">
            <w:delText xml:space="preserve">with the parameters </w:delText>
          </w:r>
          <w:r w:rsidRPr="00E77497" w:rsidDel="005E7156">
            <w:rPr>
              <w:rStyle w:val="bnf"/>
            </w:rPr>
            <w:delText>obj</w:delText>
          </w:r>
        </w:del>
      </w:ins>
      <w:ins w:id="17101" w:author="Rev 3 Allen Wirfs-Brock" w:date="2011-09-11T13:10:00Z">
        <w:del w:id="17102" w:author="Rev 4 Allen Wirfs-Brock" w:date="2011-11-04T18:23:00Z">
          <w:r w:rsidRPr="00E77497" w:rsidDel="005E7156">
            <w:delText xml:space="preserve">, </w:delText>
          </w:r>
          <w:r w:rsidRPr="00E77497" w:rsidDel="005E7156">
            <w:rPr>
              <w:rFonts w:ascii="Times New Roman" w:eastAsia="Times New Roman" w:hAnsi="Times New Roman"/>
              <w:i/>
              <w:spacing w:val="6"/>
              <w:lang w:eastAsia="en-US"/>
            </w:rPr>
            <w:delText>env</w:delText>
          </w:r>
          <w:r w:rsidRPr="00E77497" w:rsidDel="005E7156">
            <w:delText xml:space="preserve">, </w:delText>
          </w:r>
        </w:del>
      </w:ins>
      <w:ins w:id="17103" w:author="Rev 3 Allen Wirfs-Brock" w:date="2011-09-11T13:08:00Z">
        <w:del w:id="17104" w:author="Rev 4 Allen Wirfs-Brock" w:date="2011-11-04T18:23:00Z">
          <w:r w:rsidRPr="00E77497" w:rsidDel="005E7156">
            <w:delText xml:space="preserve"> and </w:delText>
          </w:r>
          <w:r w:rsidRPr="00E77497" w:rsidDel="005E7156">
            <w:rPr>
              <w:rStyle w:val="bnf"/>
            </w:rPr>
            <w:delText>index</w:delText>
          </w:r>
          <w:r w:rsidRPr="00E77497" w:rsidDel="005E7156">
            <w:delText xml:space="preserve"> </w:delText>
          </w:r>
        </w:del>
        <w:del w:id="17105" w:author="Rev 4 Allen Wirfs-Brock" w:date="2011-10-15T18:22:00Z">
          <w:r w:rsidRPr="00E77497" w:rsidDel="00724A72">
            <w:delText>as follows:</w:delText>
          </w:r>
        </w:del>
      </w:ins>
    </w:p>
    <w:p w14:paraId="0EFAEAF3" w14:textId="77777777" w:rsidR="007E2957" w:rsidRPr="00675B74" w:rsidRDefault="007E2957" w:rsidP="00B34B48">
      <w:pPr>
        <w:pStyle w:val="Alg3"/>
        <w:numPr>
          <w:ilvl w:val="0"/>
          <w:numId w:val="550"/>
        </w:numPr>
        <w:rPr>
          <w:ins w:id="17106" w:author="Rev 3 Allen Wirfs-Brock" w:date="2011-09-11T13:08:00Z"/>
        </w:rPr>
      </w:pPr>
      <w:ins w:id="17107" w:author="Rev 3 Allen Wirfs-Brock" w:date="2011-09-11T13:08:00Z">
        <w:r w:rsidRPr="00E77497">
          <w:t xml:space="preserve">Let </w:t>
        </w:r>
        <w:r w:rsidRPr="00E77497">
          <w:rPr>
            <w:i/>
          </w:rPr>
          <w:t>listNext</w:t>
        </w:r>
        <w:r w:rsidRPr="00E77497">
          <w:t xml:space="preserve"> be the result of </w:t>
        </w:r>
        <w:del w:id="17108" w:author="Rev 4 Allen Wirfs-Brock" w:date="2011-11-04T18:24:00Z">
          <w:r w:rsidRPr="00E77497" w:rsidDel="005E7156">
            <w:delText>evaluating</w:delText>
          </w:r>
        </w:del>
      </w:ins>
      <w:ins w:id="17109" w:author="Rev 4 Allen Wirfs-Brock" w:date="2011-11-04T18:24:00Z">
        <w:r w:rsidR="005E7156">
          <w:t xml:space="preserve">performing Indexed Binding </w:t>
        </w:r>
        <w:del w:id="17110" w:author="Rev 6 Allen Wirfs-Brock" w:date="2012-02-27T15:45:00Z">
          <w:r w:rsidR="005E7156" w:rsidDel="00A113E2">
            <w:delText>Initialization</w:delText>
          </w:r>
        </w:del>
      </w:ins>
      <w:ins w:id="17111" w:author="Rev 6 Allen Wirfs-Brock" w:date="2012-02-27T15:45:00Z">
        <w:r w:rsidR="00A113E2">
          <w:t>Initialisation</w:t>
        </w:r>
      </w:ins>
      <w:ins w:id="17112" w:author="Rev 4 Allen Wirfs-Brock" w:date="2011-11-04T18:24:00Z">
        <w:r w:rsidR="005E7156">
          <w:t xml:space="preserve"> for</w:t>
        </w:r>
      </w:ins>
      <w:ins w:id="17113" w:author="Rev 3 Allen Wirfs-Brock" w:date="2011-09-11T13:08:00Z">
        <w:r w:rsidRPr="00675B74">
          <w:t xml:space="preserve"> </w:t>
        </w:r>
      </w:ins>
      <w:ins w:id="17114" w:author="Rev 3 Allen Wirfs-Brock" w:date="2011-09-11T13:10:00Z">
        <w:r w:rsidRPr="00675B74">
          <w:rPr>
            <w:rStyle w:val="bnf"/>
          </w:rPr>
          <w:t xml:space="preserve">BindingElementList </w:t>
        </w:r>
      </w:ins>
      <w:ins w:id="17115" w:author="Rev 3 Allen Wirfs-Brock" w:date="2011-09-11T13:08:00Z">
        <w:r w:rsidRPr="00675B74">
          <w:t xml:space="preserve">using </w:t>
        </w:r>
        <w:del w:id="17116" w:author="Rev 4 Allen Wirfs-Brock" w:date="2011-11-04T18:24:00Z">
          <w:r w:rsidRPr="00E77497" w:rsidDel="005E7156">
            <w:rPr>
              <w:i/>
            </w:rPr>
            <w:delText>obj</w:delText>
          </w:r>
        </w:del>
      </w:ins>
      <w:ins w:id="17117" w:author="Rev 4 Allen Wirfs-Brock" w:date="2011-11-05T09:08:00Z">
        <w:r w:rsidR="00F12460" w:rsidRPr="00F12460">
          <w:rPr>
            <w:i/>
          </w:rPr>
          <w:t xml:space="preserve"> </w:t>
        </w:r>
        <w:r w:rsidR="00F12460">
          <w:rPr>
            <w:i/>
          </w:rPr>
          <w:t xml:space="preserve">array, </w:t>
        </w:r>
        <w:del w:id="17118" w:author="Rev 5 Allen Wirfs-Brock" w:date="2012-01-04T11:51:00Z">
          <w:r w:rsidR="00F12460" w:rsidDel="00B840BD">
            <w:rPr>
              <w:i/>
            </w:rPr>
            <w:delText xml:space="preserve">arrayLength,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ins>
      <w:ins w:id="17119" w:author="Rev 3 Allen Wirfs-Brock" w:date="2011-09-11T13:08:00Z">
        <w:del w:id="17120" w:author="Rev 4 Allen Wirfs-Brock" w:date="2011-11-04T18:24:00Z">
          <w:r w:rsidRPr="00675B74" w:rsidDel="005E7156">
            <w:delText xml:space="preserve"> as the </w:delText>
          </w:r>
          <w:r w:rsidRPr="00675B74" w:rsidDel="005E7156">
            <w:rPr>
              <w:i/>
            </w:rPr>
            <w:delText>obj</w:delText>
          </w:r>
          <w:r w:rsidRPr="00675B74" w:rsidDel="005E7156">
            <w:delText xml:space="preserve"> parameter</w:delText>
          </w:r>
        </w:del>
      </w:ins>
      <w:ins w:id="17121" w:author="Rev 3 Allen Wirfs-Brock" w:date="2011-09-11T13:12:00Z">
        <w:del w:id="17122" w:author="Rev 4 Allen Wirfs-Brock" w:date="2011-11-05T09:08:00Z">
          <w:r w:rsidR="00B47642" w:rsidRPr="00E77497" w:rsidDel="00F12460">
            <w:delText>,</w:delText>
          </w:r>
          <w:r w:rsidR="00B47642" w:rsidRPr="00E77497" w:rsidDel="00F12460">
            <w:rPr>
              <w:i/>
            </w:rPr>
            <w:delText xml:space="preserve"> env</w:delText>
          </w:r>
        </w:del>
        <w:del w:id="17123" w:author="Rev 4 Allen Wirfs-Brock" w:date="2011-11-04T18:24:00Z">
          <w:r w:rsidR="00B47642" w:rsidRPr="00675B74" w:rsidDel="005E7156">
            <w:delText xml:space="preserve"> as the </w:delText>
          </w:r>
          <w:r w:rsidR="00B47642" w:rsidRPr="00675B74" w:rsidDel="005E7156">
            <w:rPr>
              <w:i/>
            </w:rPr>
            <w:delText>env</w:delText>
          </w:r>
        </w:del>
      </w:ins>
      <w:ins w:id="17124" w:author="Rev 3 Allen Wirfs-Brock" w:date="2011-09-22T16:30:00Z">
        <w:del w:id="17125" w:author="Rev 4 Allen Wirfs-Brock" w:date="2011-11-04T18:24:00Z">
          <w:r w:rsidR="001D3A4E" w:rsidRPr="00675B74" w:rsidDel="005E7156">
            <w:delText xml:space="preserve"> parameter</w:delText>
          </w:r>
        </w:del>
      </w:ins>
      <w:ins w:id="17126" w:author="Rev 3 Allen Wirfs-Brock" w:date="2011-09-11T13:13:00Z">
        <w:del w:id="17127" w:author="Rev 4 Allen Wirfs-Brock" w:date="2011-11-05T09:08:00Z">
          <w:r w:rsidR="00B47642" w:rsidRPr="00E77497" w:rsidDel="00F12460">
            <w:delText xml:space="preserve">, </w:delText>
          </w:r>
        </w:del>
      </w:ins>
      <w:ins w:id="17128" w:author="Rev 3 Allen Wirfs-Brock" w:date="2011-09-11T13:08:00Z">
        <w:del w:id="17129" w:author="Rev 4 Allen Wirfs-Brock" w:date="2011-11-05T09:08:00Z">
          <w:r w:rsidRPr="00E77497" w:rsidDel="00F12460">
            <w:delText xml:space="preserve">and </w:delText>
          </w:r>
          <w:r w:rsidRPr="00E77497" w:rsidDel="00F12460">
            <w:rPr>
              <w:i/>
            </w:rPr>
            <w:delText>index</w:delText>
          </w:r>
          <w:r w:rsidRPr="00E77497" w:rsidDel="00F12460">
            <w:delText xml:space="preserve"> </w:delText>
          </w:r>
        </w:del>
        <w:r w:rsidRPr="00E77497">
          <w:t xml:space="preserve">as </w:t>
        </w:r>
        <w:del w:id="17130" w:author="Rev 4 Allen Wirfs-Brock" w:date="2011-11-04T18:24:00Z">
          <w:r w:rsidRPr="00E77497" w:rsidDel="005E7156">
            <w:delText xml:space="preserve">the </w:delText>
          </w:r>
          <w:r w:rsidRPr="00E77497" w:rsidDel="005E7156">
            <w:rPr>
              <w:i/>
            </w:rPr>
            <w:delText>index</w:delText>
          </w:r>
          <w:r w:rsidRPr="00E77497" w:rsidDel="005E7156">
            <w:delText xml:space="preserve"> parameter</w:delText>
          </w:r>
        </w:del>
      </w:ins>
      <w:ins w:id="17131" w:author="Rev 4 Allen Wirfs-Brock" w:date="2011-11-04T18:24:00Z">
        <w:r w:rsidR="005E7156">
          <w:t>arguments.</w:t>
        </w:r>
      </w:ins>
    </w:p>
    <w:p w14:paraId="4B142BAB" w14:textId="77777777" w:rsidR="00A37763" w:rsidRDefault="005715ED" w:rsidP="00EB121A">
      <w:pPr>
        <w:pStyle w:val="Alg2"/>
        <w:numPr>
          <w:ilvl w:val="0"/>
          <w:numId w:val="550"/>
        </w:numPr>
        <w:contextualSpacing/>
        <w:rPr>
          <w:ins w:id="17132" w:author="Rev 6 Allen Wirfs-Brock" w:date="2012-02-18T11:25:00Z"/>
        </w:rPr>
      </w:pPr>
      <w:ins w:id="17133" w:author="Rev 7 Allen Wirfs-Brock" w:date="2012-04-12T14:45:00Z">
        <w:r>
          <w:t>ReturnIfAbrupt(</w:t>
        </w:r>
        <w:r>
          <w:rPr>
            <w:i/>
          </w:rPr>
          <w:t>next</w:t>
        </w:r>
        <w:r>
          <w:t>)</w:t>
        </w:r>
      </w:ins>
      <w:ins w:id="17134" w:author="Rev 6 Allen Wirfs-Brock" w:date="2012-02-18T11:25:00Z">
        <w:del w:id="17135" w:author="Rev 7 Allen Wirfs-Brock" w:date="2012-04-12T14:45: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del>
        <w:r w:rsidR="00A37763">
          <w:t>.</w:t>
        </w:r>
      </w:ins>
    </w:p>
    <w:p w14:paraId="5FDC0C38" w14:textId="77777777" w:rsidR="007E2957" w:rsidRPr="00E77497" w:rsidRDefault="007E2957" w:rsidP="00B34B48">
      <w:pPr>
        <w:pStyle w:val="Alg3"/>
        <w:numPr>
          <w:ilvl w:val="0"/>
          <w:numId w:val="550"/>
        </w:numPr>
        <w:rPr>
          <w:ins w:id="17136" w:author="Rev 3 Allen Wirfs-Brock" w:date="2011-09-11T13:08:00Z"/>
        </w:rPr>
      </w:pPr>
      <w:ins w:id="17137" w:author="Rev 3 Allen Wirfs-Brock" w:date="2011-09-11T13:08:00Z">
        <w:r w:rsidRPr="00E77497">
          <w:t xml:space="preserve">If </w:t>
        </w:r>
        <w:r w:rsidRPr="00E77497">
          <w:rPr>
            <w:i/>
          </w:rPr>
          <w:t>Elision</w:t>
        </w:r>
        <w:r w:rsidRPr="00E77497">
          <w:t xml:space="preserve"> is present, then let </w:t>
        </w:r>
        <w:r w:rsidRPr="00E77497">
          <w:rPr>
            <w:i/>
          </w:rPr>
          <w:t>skip</w:t>
        </w:r>
        <w:r w:rsidRPr="00E77497">
          <w:t xml:space="preserve"> be the result of evaluating </w:t>
        </w:r>
        <w:r w:rsidRPr="00E77497">
          <w:rPr>
            <w:i/>
          </w:rPr>
          <w:t>Elision</w:t>
        </w:r>
        <w:r w:rsidRPr="00E77497">
          <w:t xml:space="preserve">, otherwise let </w:t>
        </w:r>
        <w:r w:rsidRPr="00E77497">
          <w:rPr>
            <w:i/>
          </w:rPr>
          <w:t>skip</w:t>
        </w:r>
        <w:r w:rsidRPr="00E77497">
          <w:t xml:space="preserve"> be 0.</w:t>
        </w:r>
      </w:ins>
    </w:p>
    <w:p w14:paraId="17CDBD07" w14:textId="77777777" w:rsidR="007E2957" w:rsidRPr="00675B74" w:rsidRDefault="007E2957" w:rsidP="00B34B48">
      <w:pPr>
        <w:pStyle w:val="Alg3"/>
        <w:numPr>
          <w:ilvl w:val="0"/>
          <w:numId w:val="550"/>
        </w:numPr>
        <w:rPr>
          <w:ins w:id="17138" w:author="Rev 3 Allen Wirfs-Brock" w:date="2011-09-11T13:08:00Z"/>
        </w:rPr>
      </w:pPr>
      <w:ins w:id="17139" w:author="Rev 3 Allen Wirfs-Brock" w:date="2011-09-11T13:08:00Z">
        <w:del w:id="17140" w:author="Rev 4 Allen Wirfs-Brock" w:date="2011-11-04T18:25:00Z">
          <w:r w:rsidRPr="00E77497" w:rsidDel="005E7156">
            <w:delText>Evaluate</w:delText>
          </w:r>
        </w:del>
      </w:ins>
      <w:ins w:id="17141" w:author="Rev 6 Allen Wirfs-Brock" w:date="2012-02-18T11:14:00Z">
        <w:r w:rsidR="006506E0" w:rsidRPr="006506E0">
          <w:t xml:space="preserve"> </w:t>
        </w:r>
        <w:r w:rsidR="006506E0" w:rsidRPr="00E77497">
          <w:t xml:space="preserve">Let </w:t>
        </w:r>
        <w:r w:rsidR="006506E0">
          <w:rPr>
            <w:i/>
          </w:rPr>
          <w:t>next</w:t>
        </w:r>
        <w:r w:rsidR="006506E0" w:rsidRPr="00E77497">
          <w:rPr>
            <w:i/>
          </w:rPr>
          <w:t xml:space="preserve"> </w:t>
        </w:r>
        <w:r w:rsidR="006506E0" w:rsidRPr="00E77497">
          <w:t xml:space="preserve">be the result of </w:t>
        </w:r>
        <w:r w:rsidR="006506E0">
          <w:t>performing</w:t>
        </w:r>
        <w:r w:rsidR="006506E0" w:rsidRPr="00E77497">
          <w:t xml:space="preserve"> </w:t>
        </w:r>
      </w:ins>
      <w:ins w:id="17142" w:author="Rev 4 Allen Wirfs-Brock" w:date="2011-11-04T18:25:00Z">
        <w:del w:id="17143" w:author="Rev 6 Allen Wirfs-Brock" w:date="2012-02-18T11:14:00Z">
          <w:r w:rsidR="005E7156" w:rsidDel="006506E0">
            <w:delText xml:space="preserve">Perform </w:delText>
          </w:r>
        </w:del>
      </w:ins>
      <w:ins w:id="17144" w:author="Rev 4 Allen Wirfs-Brock" w:date="2011-11-04T18:54:00Z">
        <w:r w:rsidR="00675B74">
          <w:t>Indexed</w:t>
        </w:r>
      </w:ins>
      <w:ins w:id="17145" w:author="Rev 4 Allen Wirfs-Brock" w:date="2011-11-04T18:25:00Z">
        <w:r w:rsidR="005E7156">
          <w:t xml:space="preserve"> Binding </w:t>
        </w:r>
        <w:del w:id="17146" w:author="Rev 6 Allen Wirfs-Brock" w:date="2012-02-27T15:45:00Z">
          <w:r w:rsidR="005E7156" w:rsidDel="00A113E2">
            <w:delText>Initialization</w:delText>
          </w:r>
        </w:del>
      </w:ins>
      <w:ins w:id="17147" w:author="Rev 6 Allen Wirfs-Brock" w:date="2012-02-27T15:45:00Z">
        <w:r w:rsidR="00A113E2">
          <w:t>Initialisation</w:t>
        </w:r>
      </w:ins>
      <w:ins w:id="17148" w:author="Rev 4 Allen Wirfs-Brock" w:date="2011-11-04T18:25:00Z">
        <w:r w:rsidR="005E7156">
          <w:t xml:space="preserve"> for</w:t>
        </w:r>
      </w:ins>
      <w:ins w:id="17149" w:author="Rev 3 Allen Wirfs-Brock" w:date="2011-09-11T13:08:00Z">
        <w:r w:rsidRPr="00675B74">
          <w:t xml:space="preserve"> </w:t>
        </w:r>
      </w:ins>
      <w:ins w:id="17150" w:author="Rev 3 Allen Wirfs-Brock" w:date="2011-09-11T13:10:00Z">
        <w:r w:rsidRPr="00675B74">
          <w:rPr>
            <w:rStyle w:val="bnf"/>
          </w:rPr>
          <w:t>BindingElement</w:t>
        </w:r>
        <w:r w:rsidRPr="00675B74">
          <w:rPr>
            <w:rFonts w:cs="Arial"/>
            <w:i/>
            <w:vertAlign w:val="subscript"/>
          </w:rPr>
          <w:t xml:space="preserve"> </w:t>
        </w:r>
      </w:ins>
      <w:ins w:id="17151" w:author="Rev 3 Allen Wirfs-Brock" w:date="2011-09-11T13:08:00Z">
        <w:r w:rsidRPr="00E77497">
          <w:t xml:space="preserve">using </w:t>
        </w:r>
        <w:del w:id="17152" w:author="Rev 4 Allen Wirfs-Brock" w:date="2011-11-04T18:25:00Z">
          <w:r w:rsidRPr="00E77497" w:rsidDel="005E7156">
            <w:rPr>
              <w:i/>
            </w:rPr>
            <w:delText>obj</w:delText>
          </w:r>
        </w:del>
      </w:ins>
      <w:ins w:id="17153" w:author="Rev 4 Allen Wirfs-Brock" w:date="2011-11-04T18:25:00Z">
        <w:r w:rsidR="005E7156">
          <w:rPr>
            <w:i/>
          </w:rPr>
          <w:t>array</w:t>
        </w:r>
      </w:ins>
      <w:ins w:id="17154" w:author="Rev 3 Allen Wirfs-Brock" w:date="2011-09-11T13:08:00Z">
        <w:del w:id="17155" w:author="Rev 4 Allen Wirfs-Brock" w:date="2011-11-04T18:25:00Z">
          <w:r w:rsidRPr="00675B74" w:rsidDel="005E7156">
            <w:delText xml:space="preserve"> as the </w:delText>
          </w:r>
          <w:r w:rsidRPr="00675B74" w:rsidDel="005E7156">
            <w:rPr>
              <w:i/>
            </w:rPr>
            <w:delText>obj</w:delText>
          </w:r>
          <w:r w:rsidRPr="00675B74" w:rsidDel="005E7156">
            <w:delText xml:space="preserve"> parameter</w:delText>
          </w:r>
        </w:del>
      </w:ins>
      <w:ins w:id="17156" w:author="Rev 3 Allen Wirfs-Brock" w:date="2011-09-22T16:31:00Z">
        <w:r w:rsidR="001D3A4E" w:rsidRPr="00E77497">
          <w:t xml:space="preserve">, </w:t>
        </w:r>
      </w:ins>
      <w:ins w:id="17157" w:author="Rev 4 Allen Wirfs-Brock" w:date="2011-11-05T09:09:00Z">
        <w:del w:id="17158" w:author="Rev 5 Allen Wirfs-Brock" w:date="2012-01-04T11:52:00Z">
          <w:r w:rsidR="00F12460" w:rsidDel="002A015C">
            <w:rPr>
              <w:i/>
            </w:rPr>
            <w:delText xml:space="preserve">arrayLength, </w:delText>
          </w:r>
        </w:del>
      </w:ins>
      <w:ins w:id="17159" w:author="Rev 3 Allen Wirfs-Brock" w:date="2011-09-22T16:31:00Z">
        <w:del w:id="17160" w:author="Rev 4 Allen Wirfs-Brock" w:date="2011-11-05T09:09:00Z">
          <w:r w:rsidR="001D3A4E" w:rsidRPr="00E77497" w:rsidDel="00F12460">
            <w:rPr>
              <w:i/>
            </w:rPr>
            <w:delText>env</w:delText>
          </w:r>
        </w:del>
        <w:del w:id="17161" w:author="Rev 4 Allen Wirfs-Brock" w:date="2011-11-04T18:26:00Z">
          <w:r w:rsidR="001D3A4E" w:rsidRPr="00675B74" w:rsidDel="005E7156">
            <w:delText xml:space="preserve"> as the </w:delText>
          </w:r>
          <w:r w:rsidR="001D3A4E" w:rsidRPr="00675B74" w:rsidDel="005E7156">
            <w:rPr>
              <w:i/>
            </w:rPr>
            <w:delText>env</w:delText>
          </w:r>
          <w:r w:rsidR="001D3A4E" w:rsidRPr="00675B74" w:rsidDel="005E7156">
            <w:delText xml:space="preserve"> parameter</w:delText>
          </w:r>
        </w:del>
        <w:del w:id="17162" w:author="Rev 5 Allen Wirfs-Brock" w:date="2012-01-04T11:52:00Z">
          <w:r w:rsidR="005D3876" w:rsidRPr="00E77497" w:rsidDel="002A015C">
            <w:delText>,</w:delText>
          </w:r>
        </w:del>
      </w:ins>
      <w:ins w:id="17163" w:author="Rev 3 Allen Wirfs-Brock" w:date="2011-09-11T13:08:00Z">
        <w:r w:rsidRPr="00E77497">
          <w:t xml:space="preserve"> </w:t>
        </w:r>
        <w:del w:id="17164" w:author="Rev 4 Allen Wirfs-Brock" w:date="2011-11-05T09:09:00Z">
          <w:r w:rsidRPr="00E77497" w:rsidDel="00F12460">
            <w:delText xml:space="preserve">and </w:delText>
          </w:r>
        </w:del>
        <w:r w:rsidRPr="00E77497">
          <w:rPr>
            <w:i/>
          </w:rPr>
          <w:t>listNext</w:t>
        </w:r>
        <w:r w:rsidRPr="00E77497">
          <w:t>+</w:t>
        </w:r>
        <w:r w:rsidRPr="00E77497">
          <w:rPr>
            <w:i/>
          </w:rPr>
          <w:t>skip</w:t>
        </w:r>
        <w:r w:rsidRPr="00E77497">
          <w:t xml:space="preserve"> </w:t>
        </w:r>
      </w:ins>
      <w:ins w:id="17165" w:author="Rev 4 Allen Wirfs-Brock" w:date="2011-11-05T09:09: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7166" w:author="Rev 3 Allen Wirfs-Brock" w:date="2011-09-11T13:08:00Z">
        <w:r w:rsidRPr="00E77497">
          <w:t xml:space="preserve">as </w:t>
        </w:r>
        <w:del w:id="17167" w:author="Rev 4 Allen Wirfs-Brock" w:date="2011-11-04T18:40:00Z">
          <w:r w:rsidRPr="00E77497" w:rsidDel="008C0F14">
            <w:delText xml:space="preserve">the </w:delText>
          </w:r>
        </w:del>
        <w:del w:id="17168" w:author="Rev 4 Allen Wirfs-Brock" w:date="2011-10-04T13:39:00Z">
          <w:r w:rsidRPr="00E77497" w:rsidDel="00E73FF3">
            <w:rPr>
              <w:i/>
            </w:rPr>
            <w:delText>index</w:delText>
          </w:r>
        </w:del>
        <w:del w:id="17169" w:author="Rev 4 Allen Wirfs-Brock" w:date="2011-11-04T18:40:00Z">
          <w:r w:rsidRPr="00E77497" w:rsidDel="008C0F14">
            <w:delText xml:space="preserve"> parameter</w:delText>
          </w:r>
        </w:del>
      </w:ins>
      <w:ins w:id="17170" w:author="Rev 4 Allen Wirfs-Brock" w:date="2011-11-04T18:40:00Z">
        <w:r w:rsidR="008C0F14">
          <w:t>arguments</w:t>
        </w:r>
      </w:ins>
      <w:ins w:id="17171" w:author="Rev 3 Allen Wirfs-Brock" w:date="2011-09-11T13:08:00Z">
        <w:r w:rsidRPr="00675B74">
          <w:t>.</w:t>
        </w:r>
      </w:ins>
    </w:p>
    <w:p w14:paraId="4AD9729C" w14:textId="77777777" w:rsidR="00A37763" w:rsidRDefault="005715ED" w:rsidP="00EB121A">
      <w:pPr>
        <w:pStyle w:val="Alg2"/>
        <w:numPr>
          <w:ilvl w:val="0"/>
          <w:numId w:val="550"/>
        </w:numPr>
        <w:contextualSpacing/>
        <w:rPr>
          <w:ins w:id="17172" w:author="Rev 6 Allen Wirfs-Brock" w:date="2012-02-18T11:26:00Z"/>
        </w:rPr>
      </w:pPr>
      <w:ins w:id="17173" w:author="Rev 7 Allen Wirfs-Brock" w:date="2012-04-12T14:45:00Z">
        <w:r>
          <w:t>ReturnIfAbrupt(</w:t>
        </w:r>
      </w:ins>
      <w:ins w:id="17174" w:author="Rev 7 Allen Wirfs-Brock" w:date="2012-04-12T14:46:00Z">
        <w:r>
          <w:rPr>
            <w:i/>
          </w:rPr>
          <w:t>listN</w:t>
        </w:r>
      </w:ins>
      <w:ins w:id="17175" w:author="Rev 7 Allen Wirfs-Brock" w:date="2012-04-12T14:45:00Z">
        <w:r>
          <w:rPr>
            <w:i/>
          </w:rPr>
          <w:t>ext</w:t>
        </w:r>
        <w:r>
          <w:t>)</w:t>
        </w:r>
      </w:ins>
      <w:ins w:id="17176" w:author="Rev 6 Allen Wirfs-Brock" w:date="2012-02-18T11:26:00Z">
        <w:del w:id="17177" w:author="Rev 7 Allen Wirfs-Brock" w:date="2012-04-12T14:45:00Z">
          <w:r w:rsidR="00A37763" w:rsidDel="005715ED">
            <w:delText xml:space="preserve">If </w:delText>
          </w:r>
        </w:del>
      </w:ins>
      <w:ins w:id="17178" w:author="Rev 6 Allen Wirfs-Brock" w:date="2012-02-18T11:27:00Z">
        <w:del w:id="17179" w:author="Rev 7 Allen Wirfs-Brock" w:date="2012-04-12T14:45:00Z">
          <w:r w:rsidR="00A37763" w:rsidDel="005715ED">
            <w:rPr>
              <w:i/>
            </w:rPr>
            <w:delText>l</w:delText>
          </w:r>
        </w:del>
      </w:ins>
      <w:ins w:id="17180" w:author="Rev 6 Allen Wirfs-Brock" w:date="2012-02-18T11:26:00Z">
        <w:del w:id="17181" w:author="Rev 7 Allen Wirfs-Brock" w:date="2012-04-12T14:45:00Z">
          <w:r w:rsidR="00A37763" w:rsidDel="005715ED">
            <w:rPr>
              <w:i/>
            </w:rPr>
            <w:delText>istN</w:delText>
          </w:r>
          <w:r w:rsidR="00A37763" w:rsidRPr="00B25FEE" w:rsidDel="005715ED">
            <w:rPr>
              <w:i/>
            </w:rPr>
            <w:delText>ext</w:delText>
          </w:r>
          <w:r w:rsidR="00A37763" w:rsidDel="005715ED">
            <w:delText xml:space="preserve"> is an abrupt completion, return </w:delText>
          </w:r>
        </w:del>
      </w:ins>
      <w:ins w:id="17182" w:author="Rev 6 Allen Wirfs-Brock" w:date="2012-02-18T11:27:00Z">
        <w:del w:id="17183" w:author="Rev 7 Allen Wirfs-Brock" w:date="2012-04-12T14:45:00Z">
          <w:r w:rsidR="00A37763" w:rsidDel="005715ED">
            <w:rPr>
              <w:i/>
            </w:rPr>
            <w:delText>listN</w:delText>
          </w:r>
        </w:del>
      </w:ins>
      <w:ins w:id="17184" w:author="Rev 6 Allen Wirfs-Brock" w:date="2012-02-18T11:26:00Z">
        <w:del w:id="17185" w:author="Rev 7 Allen Wirfs-Brock" w:date="2012-04-12T14:45:00Z">
          <w:r w:rsidR="00A37763" w:rsidRPr="00B25FEE" w:rsidDel="005715ED">
            <w:rPr>
              <w:i/>
            </w:rPr>
            <w:delText>ext</w:delText>
          </w:r>
        </w:del>
        <w:r w:rsidR="00A37763">
          <w:t>.</w:t>
        </w:r>
      </w:ins>
    </w:p>
    <w:p w14:paraId="130EA5F0" w14:textId="77777777" w:rsidR="007E2957" w:rsidRPr="00E77497" w:rsidDel="00675B74" w:rsidRDefault="007E2957" w:rsidP="00B34B48">
      <w:pPr>
        <w:pStyle w:val="Alg3"/>
        <w:numPr>
          <w:ilvl w:val="0"/>
          <w:numId w:val="550"/>
        </w:numPr>
        <w:spacing w:after="220"/>
        <w:rPr>
          <w:ins w:id="17186" w:author="Rev 3 Allen Wirfs-Brock" w:date="2011-09-11T13:08:00Z"/>
          <w:del w:id="17187" w:author="Rev 4 Allen Wirfs-Brock" w:date="2011-11-04T19:00:00Z"/>
        </w:rPr>
      </w:pPr>
      <w:ins w:id="17188" w:author="Rev 3 Allen Wirfs-Brock" w:date="2011-09-11T13:08:00Z">
        <w:r w:rsidRPr="00E77497">
          <w:t xml:space="preserve">Return </w:t>
        </w:r>
        <w:r w:rsidRPr="00E77497">
          <w:rPr>
            <w:i/>
          </w:rPr>
          <w:t>listNext</w:t>
        </w:r>
        <w:r w:rsidRPr="00E77497">
          <w:t>+</w:t>
        </w:r>
        <w:r w:rsidRPr="00E77497">
          <w:rPr>
            <w:i/>
          </w:rPr>
          <w:t>skip+</w:t>
        </w:r>
        <w:r w:rsidRPr="00E77497">
          <w:t>1.</w:t>
        </w:r>
      </w:ins>
    </w:p>
    <w:p w14:paraId="3400A4CE" w14:textId="77777777" w:rsidR="00805896" w:rsidRPr="004418C4" w:rsidRDefault="00805896" w:rsidP="00B34B48">
      <w:pPr>
        <w:pStyle w:val="Alg3"/>
        <w:numPr>
          <w:ilvl w:val="0"/>
          <w:numId w:val="550"/>
        </w:numPr>
        <w:spacing w:after="220"/>
        <w:rPr>
          <w:ins w:id="17189" w:author="Rev 4 Allen Wirfs-Brock" w:date="2011-11-04T18:41:00Z"/>
        </w:rPr>
      </w:pPr>
    </w:p>
    <w:p w14:paraId="17BF4AA8" w14:textId="77777777" w:rsidR="00B24B13" w:rsidRPr="00E77497" w:rsidDel="006E26C7" w:rsidRDefault="00B24B13" w:rsidP="00B24B13">
      <w:pPr>
        <w:rPr>
          <w:ins w:id="17190" w:author="Allen Wirfs-Brock" w:date="2011-07-11T15:33:00Z"/>
          <w:del w:id="17191" w:author="Rev 4 Allen Wirfs-Brock" w:date="2011-10-15T18:22:00Z"/>
        </w:rPr>
      </w:pPr>
      <w:ins w:id="17192" w:author="Allen Wirfs-Brock" w:date="2011-07-11T15:33:00Z">
        <w:del w:id="17193" w:author="Rev 4 Allen Wirfs-Brock" w:date="2011-10-15T18:22:00Z">
          <w:r w:rsidRPr="00675B74" w:rsidDel="006E26C7">
            <w:delText xml:space="preserve">The </w:delText>
          </w:r>
          <w:r w:rsidRPr="00675B74" w:rsidDel="006E26C7">
            <w:rPr>
              <w:rFonts w:ascii="Times New Roman" w:eastAsia="Times New Roman" w:hAnsi="Times New Roman"/>
              <w:spacing w:val="6"/>
              <w:lang w:eastAsia="en-US"/>
            </w:rPr>
            <w:delText xml:space="preserve">BoundNames </w:delText>
          </w:r>
          <w:r w:rsidRPr="00675B74" w:rsidDel="006E26C7">
            <w:delText xml:space="preserve">of the productions  </w:delText>
          </w:r>
        </w:del>
      </w:ins>
      <w:ins w:id="17194" w:author="Allen Wirfs-Brock" w:date="2011-07-11T15:34:00Z">
        <w:del w:id="17195" w:author="Rev 4 Allen Wirfs-Brock" w:date="2011-10-15T18:22:00Z">
          <w:r w:rsidRPr="00675B74" w:rsidDel="006E26C7">
            <w:rPr>
              <w:rStyle w:val="bnf"/>
            </w:rPr>
            <w:delText xml:space="preserve">BindingProperty </w:delText>
          </w:r>
        </w:del>
      </w:ins>
      <w:ins w:id="17196" w:author="Allen Wirfs-Brock" w:date="2011-07-11T15:33:00Z">
        <w:del w:id="17197" w:author="Rev 4 Allen Wirfs-Brock" w:date="2011-10-15T18:22:00Z">
          <w:r w:rsidRPr="00E77497" w:rsidDel="006E26C7">
            <w:rPr>
              <w:b/>
            </w:rPr>
            <w:delText>:</w:delText>
          </w:r>
          <w:r w:rsidRPr="00E77497" w:rsidDel="006E26C7">
            <w:delText xml:space="preserve"> </w:delText>
          </w:r>
        </w:del>
      </w:ins>
      <w:ins w:id="17198" w:author="Rev 3 Allen Wirfs-Brock" w:date="2011-09-01T13:49:00Z">
        <w:del w:id="17199" w:author="Rev 4 Allen Wirfs-Brock" w:date="2011-10-15T18:22:00Z">
          <w:r w:rsidR="00B678FE" w:rsidRPr="00E77497" w:rsidDel="006E26C7">
            <w:rPr>
              <w:rFonts w:ascii="Times New Roman" w:hAnsi="Times New Roman"/>
              <w:i/>
            </w:rPr>
            <w:delText xml:space="preserve">SingleNameBinding </w:delText>
          </w:r>
        </w:del>
      </w:ins>
      <w:ins w:id="17200" w:author="Allen Wirfs-Brock" w:date="2011-07-11T15:34:00Z">
        <w:del w:id="17201" w:author="Rev 4 Allen Wirfs-Brock" w:date="2011-10-15T18:22:00Z">
          <w:r w:rsidRPr="00E77497" w:rsidDel="006E26C7">
            <w:rPr>
              <w:rStyle w:val="bnf"/>
            </w:rPr>
            <w:delText>Identifier</w:delText>
          </w:r>
        </w:del>
      </w:ins>
      <w:ins w:id="17202" w:author="Allen Wirfs-Brock" w:date="2011-07-11T15:33:00Z">
        <w:del w:id="17203" w:author="Rev 4 Allen Wirfs-Brock" w:date="2011-10-15T18:22:00Z">
          <w:r w:rsidRPr="00E77497" w:rsidDel="006E26C7">
            <w:delText xml:space="preserve"> </w:delText>
          </w:r>
        </w:del>
      </w:ins>
      <w:ins w:id="17204" w:author="Rev 3 Allen Wirfs-Brock" w:date="2011-09-22T16:09:00Z">
        <w:del w:id="17205" w:author="Rev 4 Allen Wirfs-Brock" w:date="2011-10-04T14:35:00Z">
          <w:r w:rsidR="00DB2564" w:rsidRPr="00E77497" w:rsidDel="00A360B4">
            <w:delText>and</w:delText>
          </w:r>
        </w:del>
      </w:ins>
      <w:ins w:id="17206" w:author="Rev 3 Allen Wirfs-Brock" w:date="2011-09-21T18:07:00Z">
        <w:del w:id="17207" w:author="Rev 4 Allen Wirfs-Brock" w:date="2011-10-04T14:35:00Z">
          <w:r w:rsidR="00DD09F5" w:rsidRPr="00E77497" w:rsidDel="00A360B4">
            <w:delText xml:space="preserve"> </w:delText>
          </w:r>
        </w:del>
      </w:ins>
      <w:ins w:id="17208" w:author="Rev 3 Allen Wirfs-Brock" w:date="2011-08-31T12:34:00Z">
        <w:del w:id="17209" w:author="Rev 4 Allen Wirfs-Brock" w:date="2011-10-04T14:35:00Z">
          <w:r w:rsidR="007604E3" w:rsidRPr="00E77497" w:rsidDel="00A360B4">
            <w:rPr>
              <w:rStyle w:val="bnf"/>
            </w:rPr>
            <w:delText xml:space="preserve">BindingProperty </w:delText>
          </w:r>
          <w:r w:rsidR="007604E3" w:rsidRPr="00E77497" w:rsidDel="00A360B4">
            <w:rPr>
              <w:b/>
            </w:rPr>
            <w:delText>:</w:delText>
          </w:r>
          <w:r w:rsidR="007604E3" w:rsidRPr="00E77497" w:rsidDel="00A360B4">
            <w:delText xml:space="preserve"> </w:delText>
          </w:r>
        </w:del>
      </w:ins>
      <w:ins w:id="17210" w:author="Rev 3 Allen Wirfs-Brock" w:date="2011-08-31T12:35:00Z">
        <w:del w:id="17211" w:author="Rev 4 Allen Wirfs-Brock" w:date="2011-10-04T14:35:00Z">
          <w:r w:rsidR="007604E3" w:rsidRPr="00E77497" w:rsidDel="00A360B4">
            <w:rPr>
              <w:rStyle w:val="bnf"/>
            </w:rPr>
            <w:delText>PropertyName</w:delText>
          </w:r>
          <w:r w:rsidR="007604E3" w:rsidRPr="00E77497" w:rsidDel="00A360B4">
            <w:delText xml:space="preserve"> </w:delText>
          </w:r>
          <w:r w:rsidR="007604E3" w:rsidRPr="00E77497" w:rsidDel="00A360B4">
            <w:rPr>
              <w:rFonts w:ascii="Courier New" w:hAnsi="Courier New" w:cs="Courier New"/>
              <w:b/>
            </w:rPr>
            <w:delText>:</w:delText>
          </w:r>
          <w:r w:rsidR="007604E3" w:rsidRPr="00E77497" w:rsidDel="00A360B4">
            <w:delText xml:space="preserve"> </w:delText>
          </w:r>
        </w:del>
      </w:ins>
      <w:ins w:id="17212" w:author="Rev 3 Allen Wirfs-Brock" w:date="2011-09-01T13:49:00Z">
        <w:del w:id="17213" w:author="Rev 4 Allen Wirfs-Brock" w:date="2011-10-04T14:35:00Z">
          <w:r w:rsidR="00B678FE" w:rsidRPr="00E77497" w:rsidDel="00A360B4">
            <w:rPr>
              <w:rFonts w:ascii="Times New Roman" w:hAnsi="Times New Roman"/>
              <w:i/>
            </w:rPr>
            <w:delText>SingleNameBinding</w:delText>
          </w:r>
          <w:r w:rsidR="00B678FE" w:rsidRPr="00E77497" w:rsidDel="00A360B4">
            <w:delText xml:space="preserve"> </w:delText>
          </w:r>
        </w:del>
      </w:ins>
      <w:ins w:id="17214" w:author="Allen Wirfs-Brock" w:date="2011-07-11T15:33:00Z">
        <w:del w:id="17215" w:author="Rev 4 Allen Wirfs-Brock" w:date="2011-10-15T18:22:00Z">
          <w:r w:rsidRPr="00E77497" w:rsidDel="006E26C7">
            <w:delText xml:space="preserve">and </w:delText>
          </w:r>
        </w:del>
      </w:ins>
      <w:ins w:id="17216" w:author="Allen Wirfs-Brock" w:date="2011-07-11T15:34:00Z">
        <w:del w:id="17217" w:author="Rev 4 Allen Wirfs-Brock" w:date="2011-10-15T18:22:00Z">
          <w:r w:rsidRPr="00E77497" w:rsidDel="006E26C7">
            <w:rPr>
              <w:rStyle w:val="bnf"/>
            </w:rPr>
            <w:delText>BindingElement</w:delText>
          </w:r>
        </w:del>
      </w:ins>
      <w:ins w:id="17218" w:author="Allen Wirfs-Brock" w:date="2011-07-11T15:37:00Z">
        <w:del w:id="17219" w:author="Rev 4 Allen Wirfs-Brock" w:date="2011-10-15T18:22:00Z">
          <w:r w:rsidRPr="00E77497" w:rsidDel="006E26C7">
            <w:rPr>
              <w:rStyle w:val="bnf"/>
            </w:rPr>
            <w:delText xml:space="preserve"> </w:delText>
          </w:r>
        </w:del>
      </w:ins>
      <w:ins w:id="17220" w:author="Allen Wirfs-Brock" w:date="2011-07-11T15:33:00Z">
        <w:del w:id="17221" w:author="Rev 4 Allen Wirfs-Brock" w:date="2011-10-15T18:22:00Z">
          <w:r w:rsidRPr="00E77497" w:rsidDel="006E26C7">
            <w:rPr>
              <w:b/>
            </w:rPr>
            <w:delText>:</w:delText>
          </w:r>
          <w:r w:rsidRPr="00E77497" w:rsidDel="006E26C7">
            <w:delText xml:space="preserve"> </w:delText>
          </w:r>
        </w:del>
      </w:ins>
      <w:ins w:id="17222" w:author="Allen Wirfs-Brock" w:date="2011-07-11T15:35:00Z">
        <w:del w:id="17223" w:author="Rev 4 Allen Wirfs-Brock" w:date="2011-10-15T18:22:00Z">
          <w:r w:rsidRPr="00E77497" w:rsidDel="006E26C7">
            <w:rPr>
              <w:rStyle w:val="bnf"/>
            </w:rPr>
            <w:delText>Identifier</w:delText>
          </w:r>
        </w:del>
      </w:ins>
      <w:ins w:id="17224" w:author="Allen Wirfs-Brock" w:date="2011-07-11T15:33:00Z">
        <w:del w:id="17225" w:author="Rev 4 Allen Wirfs-Brock" w:date="2011-10-15T18:22:00Z">
          <w:r w:rsidRPr="00E77497" w:rsidDel="006E26C7">
            <w:rPr>
              <w:rStyle w:val="bnf"/>
              <w:rFonts w:ascii="Courier New" w:hAnsi="Courier New" w:cs="Courier New"/>
              <w:b/>
              <w:i w:val="0"/>
            </w:rPr>
            <w:delText xml:space="preserve"> </w:delText>
          </w:r>
          <w:r w:rsidRPr="00E77497" w:rsidDel="006E26C7">
            <w:delText>is determined as follows:</w:delText>
          </w:r>
        </w:del>
      </w:ins>
      <w:ins w:id="17226" w:author="Rev 3 Allen Wirfs-Brock" w:date="2011-08-31T12:33:00Z">
        <w:del w:id="17227" w:author="Rev 4 Allen Wirfs-Brock" w:date="2011-10-15T18:22:00Z">
          <w:r w:rsidR="007604E3" w:rsidRPr="00E77497" w:rsidDel="006E26C7">
            <w:delText xml:space="preserve"> </w:delText>
          </w:r>
        </w:del>
      </w:ins>
    </w:p>
    <w:p w14:paraId="209FBE03" w14:textId="77777777" w:rsidR="00B24B13" w:rsidRPr="00E77497" w:rsidDel="006E26C7" w:rsidRDefault="00B24B13">
      <w:pPr>
        <w:pStyle w:val="Alg4"/>
        <w:numPr>
          <w:ilvl w:val="0"/>
          <w:numId w:val="440"/>
        </w:numPr>
        <w:spacing w:after="220"/>
        <w:contextualSpacing/>
        <w:rPr>
          <w:ins w:id="17228" w:author="Allen Wirfs-Brock" w:date="2011-07-11T15:33:00Z"/>
          <w:del w:id="17229" w:author="Rev 4 Allen Wirfs-Brock" w:date="2011-10-15T18:22:00Z"/>
        </w:rPr>
        <w:pPrChange w:id="17230" w:author="Rev 4 Allen Wirfs-Brock" w:date="2011-11-07T12:16:00Z">
          <w:pPr>
            <w:pStyle w:val="Alg4"/>
            <w:numPr>
              <w:numId w:val="464"/>
            </w:numPr>
            <w:tabs>
              <w:tab w:val="num" w:pos="360"/>
            </w:tabs>
            <w:spacing w:after="220"/>
            <w:ind w:left="360" w:hanging="360"/>
            <w:contextualSpacing/>
          </w:pPr>
        </w:pPrChange>
      </w:pPr>
      <w:ins w:id="17231" w:author="Allen Wirfs-Brock" w:date="2011-07-11T15:33:00Z">
        <w:del w:id="17232" w:author="Rev 4 Allen Wirfs-Brock" w:date="2011-10-15T18:22:00Z">
          <w:r w:rsidRPr="00E77497" w:rsidDel="006E26C7">
            <w:delText xml:space="preserve">Return the BoundNames of </w:delText>
          </w:r>
        </w:del>
      </w:ins>
      <w:ins w:id="17233" w:author="Rev 3 Allen Wirfs-Brock" w:date="2011-09-01T13:50:00Z">
        <w:del w:id="17234" w:author="Rev 4 Allen Wirfs-Brock" w:date="2011-10-15T18:22:00Z">
          <w:r w:rsidR="00B678FE" w:rsidRPr="00E77497" w:rsidDel="006E26C7">
            <w:rPr>
              <w:i/>
            </w:rPr>
            <w:delText>SingleNameBinding</w:delText>
          </w:r>
          <w:r w:rsidR="00B678FE" w:rsidRPr="00E77497" w:rsidDel="006E26C7">
            <w:rPr>
              <w:rStyle w:val="bnf"/>
            </w:rPr>
            <w:delText xml:space="preserve"> </w:delText>
          </w:r>
        </w:del>
      </w:ins>
      <w:ins w:id="17235" w:author="Allen Wirfs-Brock" w:date="2011-07-11T15:35:00Z">
        <w:del w:id="17236" w:author="Rev 4 Allen Wirfs-Brock" w:date="2011-10-15T18:22:00Z">
          <w:r w:rsidRPr="00E77497" w:rsidDel="006E26C7">
            <w:rPr>
              <w:rStyle w:val="bnf"/>
            </w:rPr>
            <w:delText>Identifier</w:delText>
          </w:r>
        </w:del>
      </w:ins>
      <w:ins w:id="17237" w:author="Allen Wirfs-Brock" w:date="2011-07-11T15:33:00Z">
        <w:del w:id="17238" w:author="Rev 4 Allen Wirfs-Brock" w:date="2011-10-15T18:22:00Z">
          <w:r w:rsidRPr="00E77497" w:rsidDel="006E26C7">
            <w:delText>.</w:delText>
          </w:r>
        </w:del>
      </w:ins>
    </w:p>
    <w:p w14:paraId="2B494EA9" w14:textId="77777777" w:rsidR="00A52E6B" w:rsidRPr="00E77497" w:rsidDel="008C0F14" w:rsidRDefault="00A52E6B" w:rsidP="00C7794D">
      <w:pPr>
        <w:ind w:left="360"/>
        <w:rPr>
          <w:ins w:id="17239" w:author="Rev 3 Allen Wirfs-Brock" w:date="2011-09-21T17:23:00Z"/>
          <w:del w:id="17240" w:author="Rev 4 Allen Wirfs-Brock" w:date="2011-11-04T18:35:00Z"/>
        </w:rPr>
      </w:pPr>
      <w:ins w:id="17241" w:author="Rev 3 Allen Wirfs-Brock" w:date="2011-09-21T17:23:00Z">
        <w:del w:id="17242" w:author="Rev 4 Allen Wirfs-Brock" w:date="2011-10-15T18:23:00Z">
          <w:r w:rsidRPr="00E77497" w:rsidDel="00054D17">
            <w:delText xml:space="preserve">The production </w:delText>
          </w:r>
        </w:del>
      </w:ins>
      <w:ins w:id="17243" w:author="Rev 3 Allen Wirfs-Brock" w:date="2011-09-21T17:24:00Z">
        <w:del w:id="17244"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Fonts w:ascii="Times New Roman" w:hAnsi="Times New Roman"/>
              <w:i/>
            </w:rPr>
            <w:delText>SingleNameBinding</w:delText>
          </w:r>
        </w:del>
      </w:ins>
      <w:ins w:id="17245" w:author="Rev 3 Allen Wirfs-Brock" w:date="2011-09-21T17:23:00Z">
        <w:del w:id="17246" w:author="Rev 4 Allen Wirfs-Brock" w:date="2011-11-04T18:35:00Z">
          <w:r w:rsidRPr="00E77497" w:rsidDel="008C0F14">
            <w:delText xml:space="preserve"> </w:delText>
          </w:r>
        </w:del>
        <w:del w:id="17247" w:author="Rev 4 Allen Wirfs-Brock" w:date="2011-10-15T18:24:00Z">
          <w:r w:rsidRPr="00E77497" w:rsidDel="00054D17">
            <w:delText xml:space="preserve">is evaluated </w:delText>
          </w:r>
        </w:del>
        <w:del w:id="17248"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del>
      </w:ins>
      <w:ins w:id="17249" w:author="Rev 3 Allen Wirfs-Brock" w:date="2011-09-21T17:25:00Z">
        <w:del w:id="17250" w:author="Rev 4 Allen Wirfs-Brock" w:date="2011-11-04T18:35:00Z">
          <w:r w:rsidRPr="00E77497" w:rsidDel="008C0F14">
            <w:rPr>
              <w:rFonts w:ascii="Times New Roman" w:eastAsia="Times New Roman" w:hAnsi="Times New Roman"/>
              <w:i/>
              <w:spacing w:val="6"/>
              <w:lang w:eastAsia="en-US"/>
            </w:rPr>
            <w:delText>env</w:delText>
          </w:r>
          <w:r w:rsidRPr="00E77497" w:rsidDel="008C0F14">
            <w:delText xml:space="preserve"> </w:delText>
          </w:r>
        </w:del>
      </w:ins>
      <w:ins w:id="17251" w:author="Rev 3 Allen Wirfs-Brock" w:date="2011-09-21T17:23:00Z">
        <w:del w:id="17252" w:author="Rev 4 Allen Wirfs-Brock" w:date="2011-10-15T18:24:00Z">
          <w:r w:rsidRPr="00E77497" w:rsidDel="00054D17">
            <w:delText>as follows:</w:delText>
          </w:r>
        </w:del>
      </w:ins>
    </w:p>
    <w:p w14:paraId="365B6D81" w14:textId="77777777" w:rsidR="00A52E6B" w:rsidRPr="00E77497" w:rsidDel="008C0F14" w:rsidRDefault="00A52E6B">
      <w:pPr>
        <w:pStyle w:val="Alg3"/>
        <w:numPr>
          <w:ilvl w:val="0"/>
          <w:numId w:val="551"/>
        </w:numPr>
        <w:rPr>
          <w:ins w:id="17253" w:author="Rev 3 Allen Wirfs-Brock" w:date="2011-09-21T17:23:00Z"/>
          <w:del w:id="17254" w:author="Rev 4 Allen Wirfs-Brock" w:date="2011-11-04T18:35:00Z"/>
        </w:rPr>
        <w:pPrChange w:id="17255" w:author="Rev 4 Allen Wirfs-Brock" w:date="2011-11-07T12:16:00Z">
          <w:pPr>
            <w:pStyle w:val="Alg3"/>
            <w:numPr>
              <w:numId w:val="584"/>
            </w:numPr>
          </w:pPr>
        </w:pPrChange>
      </w:pPr>
      <w:ins w:id="17256" w:author="Rev 3 Allen Wirfs-Brock" w:date="2011-09-21T17:23:00Z">
        <w:del w:id="17257" w:author="Rev 4 Allen Wirfs-Brock" w:date="2011-11-04T18:35:00Z">
          <w:r w:rsidRPr="00E77497" w:rsidDel="008C0F14">
            <w:delText xml:space="preserve">Let </w:delText>
          </w:r>
        </w:del>
      </w:ins>
      <w:ins w:id="17258" w:author="Rev 3 Allen Wirfs-Brock" w:date="2011-09-21T17:29:00Z">
        <w:del w:id="17259" w:author="Rev 4 Allen Wirfs-Brock" w:date="2011-11-04T18:35:00Z">
          <w:r w:rsidRPr="00E77497" w:rsidDel="008C0F14">
            <w:rPr>
              <w:i/>
            </w:rPr>
            <w:delText>name</w:delText>
          </w:r>
        </w:del>
      </w:ins>
      <w:ins w:id="17260" w:author="Rev 3 Allen Wirfs-Brock" w:date="2011-09-21T17:23:00Z">
        <w:del w:id="17261" w:author="Rev 4 Allen Wirfs-Brock" w:date="2011-11-04T18:35:00Z">
          <w:r w:rsidRPr="00E77497" w:rsidDel="008C0F14">
            <w:delText xml:space="preserve"> be </w:delText>
          </w:r>
        </w:del>
      </w:ins>
      <w:ins w:id="17262" w:author="Rev 3 Allen Wirfs-Brock" w:date="2011-09-21T17:27:00Z">
        <w:del w:id="17263" w:author="Rev 4 Allen Wirfs-Brock" w:date="2011-11-04T18:35:00Z">
          <w:r w:rsidRPr="00E77497" w:rsidDel="008C0F14">
            <w:delText>the</w:delText>
          </w:r>
        </w:del>
      </w:ins>
      <w:ins w:id="17264" w:author="Rev 3 Allen Wirfs-Brock" w:date="2011-09-21T17:36:00Z">
        <w:del w:id="17265" w:author="Rev 4 Allen Wirfs-Brock" w:date="2011-11-04T18:35:00Z">
          <w:r w:rsidR="00057704" w:rsidRPr="00E77497" w:rsidDel="008C0F14">
            <w:delText xml:space="preserve"> </w:delText>
          </w:r>
        </w:del>
        <w:del w:id="17266" w:author="Rev 4 Allen Wirfs-Brock" w:date="2011-10-19T11:10:00Z">
          <w:r w:rsidR="00057704" w:rsidRPr="00E77497" w:rsidDel="00BF3CD1">
            <w:rPr>
              <w:i/>
            </w:rPr>
            <w:delText>IdentifierName</w:delText>
          </w:r>
        </w:del>
      </w:ins>
      <w:ins w:id="17267" w:author="Rev 3 Allen Wirfs-Brock" w:date="2011-09-21T17:27:00Z">
        <w:del w:id="17268" w:author="Rev 4 Allen Wirfs-Brock" w:date="2011-11-04T18:35:00Z">
          <w:r w:rsidRPr="00E77497" w:rsidDel="008C0F14">
            <w:delText xml:space="preserve"> </w:delText>
          </w:r>
        </w:del>
      </w:ins>
      <w:ins w:id="17269" w:author="Rev 3 Allen Wirfs-Brock" w:date="2011-09-21T17:36:00Z">
        <w:del w:id="17270" w:author="Rev 4 Allen Wirfs-Brock" w:date="2011-11-04T18:35:00Z">
          <w:r w:rsidR="00057704" w:rsidRPr="00E77497" w:rsidDel="008C0F14">
            <w:delText xml:space="preserve">that is the </w:delText>
          </w:r>
        </w:del>
      </w:ins>
      <w:ins w:id="17271" w:author="Rev 3 Allen Wirfs-Brock" w:date="2011-09-21T17:32:00Z">
        <w:del w:id="17272" w:author="Rev 4 Allen Wirfs-Brock" w:date="2011-11-04T18:35:00Z">
          <w:r w:rsidR="00057704" w:rsidRPr="00E77497" w:rsidDel="008C0F14">
            <w:delText xml:space="preserve">only element of BoundNames of </w:delText>
          </w:r>
        </w:del>
      </w:ins>
      <w:ins w:id="17273" w:author="Rev 3 Allen Wirfs-Brock" w:date="2011-09-21T17:28:00Z">
        <w:del w:id="17274" w:author="Rev 4 Allen Wirfs-Brock" w:date="2011-11-04T18:35:00Z">
          <w:r w:rsidRPr="00E77497" w:rsidDel="008C0F14">
            <w:rPr>
              <w:i/>
            </w:rPr>
            <w:delText>SingleNameBinding</w:delText>
          </w:r>
        </w:del>
      </w:ins>
      <w:ins w:id="17275" w:author="Rev 3 Allen Wirfs-Brock" w:date="2011-09-21T17:23:00Z">
        <w:del w:id="17276" w:author="Rev 4 Allen Wirfs-Brock" w:date="2011-11-04T18:35:00Z">
          <w:r w:rsidRPr="00E77497" w:rsidDel="008C0F14">
            <w:delText>.</w:delText>
          </w:r>
        </w:del>
      </w:ins>
    </w:p>
    <w:p w14:paraId="6C84CBF9" w14:textId="77777777" w:rsidR="00A52E6B" w:rsidRPr="00E77497" w:rsidDel="00BF3CD1" w:rsidRDefault="00A52E6B">
      <w:pPr>
        <w:pStyle w:val="Alg3"/>
        <w:numPr>
          <w:ilvl w:val="0"/>
          <w:numId w:val="551"/>
        </w:numPr>
        <w:rPr>
          <w:ins w:id="17277" w:author="Rev 3 Allen Wirfs-Brock" w:date="2011-09-21T17:23:00Z"/>
          <w:del w:id="17278" w:author="Rev 4 Allen Wirfs-Brock" w:date="2011-10-19T11:10:00Z"/>
        </w:rPr>
        <w:pPrChange w:id="17279" w:author="Rev 4 Allen Wirfs-Brock" w:date="2011-11-07T12:16:00Z">
          <w:pPr>
            <w:pStyle w:val="Alg3"/>
            <w:numPr>
              <w:numId w:val="584"/>
            </w:numPr>
          </w:pPr>
        </w:pPrChange>
      </w:pPr>
      <w:ins w:id="17280" w:author="Rev 3 Allen Wirfs-Brock" w:date="2011-09-21T17:23:00Z">
        <w:del w:id="17281" w:author="Rev 4 Allen Wirfs-Brock" w:date="2011-10-19T11:10:00Z">
          <w:r w:rsidRPr="00E77497" w:rsidDel="00BF3CD1">
            <w:delText xml:space="preserve">Let </w:delText>
          </w:r>
        </w:del>
      </w:ins>
      <w:ins w:id="17282" w:author="Rev 3 Allen Wirfs-Brock" w:date="2011-09-21T17:40:00Z">
        <w:del w:id="17283" w:author="Rev 4 Allen Wirfs-Brock" w:date="2011-10-19T11:10:00Z">
          <w:r w:rsidR="001A5A8A" w:rsidRPr="00E77497" w:rsidDel="00BF3CD1">
            <w:rPr>
              <w:i/>
            </w:rPr>
            <w:delText>P</w:delText>
          </w:r>
          <w:r w:rsidR="001A5A8A" w:rsidRPr="00E77497" w:rsidDel="00BF3CD1">
            <w:delText xml:space="preserve"> be </w:delText>
          </w:r>
        </w:del>
      </w:ins>
      <w:ins w:id="17284" w:author="Rev 3 Allen Wirfs-Brock" w:date="2011-09-21T17:39:00Z">
        <w:del w:id="17285" w:author="Rev 4 Allen Wirfs-Brock" w:date="2011-10-19T11:10:00Z">
          <w:r w:rsidR="00057704" w:rsidRPr="00E77497" w:rsidDel="00BF3CD1">
            <w:delText xml:space="preserve">the </w:delText>
          </w:r>
        </w:del>
      </w:ins>
      <w:ins w:id="17286" w:author="Rev 3 Allen Wirfs-Brock" w:date="2011-09-21T18:18:00Z">
        <w:del w:id="17287" w:author="Rev 4 Allen Wirfs-Brock" w:date="2011-10-19T11:10:00Z">
          <w:r w:rsidR="00EE35BA" w:rsidRPr="00E77497" w:rsidDel="00BF3CD1">
            <w:delText>PropName</w:delText>
          </w:r>
        </w:del>
      </w:ins>
      <w:ins w:id="17288" w:author="Rev 3 Allen Wirfs-Brock" w:date="2011-09-21T17:39:00Z">
        <w:del w:id="17289" w:author="Rev 4 Allen Wirfs-Brock" w:date="2011-10-19T11:10:00Z">
          <w:r w:rsidR="00057704" w:rsidRPr="00E77497" w:rsidDel="00BF3CD1">
            <w:delText xml:space="preserve"> </w:delText>
          </w:r>
        </w:del>
      </w:ins>
      <w:ins w:id="17290" w:author="Rev 3 Allen Wirfs-Brock" w:date="2011-09-21T18:18:00Z">
        <w:del w:id="17291" w:author="Rev 4 Allen Wirfs-Brock" w:date="2011-10-19T11:10:00Z">
          <w:r w:rsidR="00EE35BA" w:rsidRPr="00E77497" w:rsidDel="00BF3CD1">
            <w:delText xml:space="preserve">of </w:delText>
          </w:r>
        </w:del>
      </w:ins>
      <w:ins w:id="17292" w:author="Rev 3 Allen Wirfs-Brock" w:date="2011-09-21T18:19:00Z">
        <w:del w:id="17293" w:author="Rev 4 Allen Wirfs-Brock" w:date="2011-10-19T11:10:00Z">
          <w:r w:rsidR="00EE35BA" w:rsidRPr="00E77497" w:rsidDel="00BF3CD1">
            <w:rPr>
              <w:i/>
            </w:rPr>
            <w:delText>name</w:delText>
          </w:r>
        </w:del>
      </w:ins>
      <w:ins w:id="17294" w:author="Rev 3 Allen Wirfs-Brock" w:date="2011-09-21T18:18:00Z">
        <w:del w:id="17295" w:author="Rev 4 Allen Wirfs-Brock" w:date="2011-10-19T11:10:00Z">
          <w:r w:rsidR="00EE35BA" w:rsidRPr="00E77497" w:rsidDel="00BF3CD1">
            <w:delText>.</w:delText>
          </w:r>
        </w:del>
      </w:ins>
    </w:p>
    <w:p w14:paraId="3D91EEB1" w14:textId="77777777" w:rsidR="00A52E6B" w:rsidRPr="00E77497" w:rsidDel="008C0F14" w:rsidRDefault="002F2B62">
      <w:pPr>
        <w:pStyle w:val="Alg3"/>
        <w:numPr>
          <w:ilvl w:val="0"/>
          <w:numId w:val="551"/>
        </w:numPr>
        <w:spacing w:after="220"/>
        <w:rPr>
          <w:ins w:id="17296" w:author="Rev 3 Allen Wirfs-Brock" w:date="2011-09-21T17:23:00Z"/>
          <w:del w:id="17297" w:author="Rev 4 Allen Wirfs-Brock" w:date="2011-11-04T18:35:00Z"/>
        </w:rPr>
        <w:pPrChange w:id="17298" w:author="Rev 4 Allen Wirfs-Brock" w:date="2011-11-07T12:16:00Z">
          <w:pPr>
            <w:pStyle w:val="Alg3"/>
            <w:numPr>
              <w:numId w:val="584"/>
            </w:numPr>
            <w:spacing w:after="220"/>
          </w:pPr>
        </w:pPrChange>
      </w:pPr>
      <w:ins w:id="17299" w:author="Rev 3 Allen Wirfs-Brock" w:date="2011-09-21T17:59:00Z">
        <w:del w:id="17300" w:author="Rev 4 Allen Wirfs-Brock" w:date="2011-11-04T18:35:00Z">
          <w:r w:rsidRPr="00E77497" w:rsidDel="008C0F14">
            <w:delText xml:space="preserve">Evaluate </w:delText>
          </w:r>
          <w:r w:rsidRPr="00E77497" w:rsidDel="008C0F14">
            <w:rPr>
              <w:i/>
            </w:rPr>
            <w:delText>SingleNameBinding</w:delText>
          </w:r>
          <w:r w:rsidRPr="00E77497" w:rsidDel="008C0F14">
            <w:delText xml:space="preserve"> using </w:delText>
          </w:r>
        </w:del>
      </w:ins>
      <w:ins w:id="17301" w:author="Rev 3 Allen Wirfs-Brock" w:date="2011-09-21T17:23:00Z">
        <w:del w:id="17302" w:author="Rev 4 Allen Wirfs-Brock" w:date="2011-11-04T18:35:00Z">
          <w:r w:rsidR="00A52E6B" w:rsidRPr="00E77497" w:rsidDel="008C0F14">
            <w:delText xml:space="preserve"> </w:delText>
          </w:r>
        </w:del>
      </w:ins>
      <w:ins w:id="17303" w:author="Rev 3 Allen Wirfs-Brock" w:date="2011-09-21T18:03:00Z">
        <w:del w:id="17304" w:author="Rev 4 Allen Wirfs-Brock" w:date="2011-10-19T11:10:00Z">
          <w:r w:rsidR="00DD09F5" w:rsidRPr="00E77497" w:rsidDel="00BF3CD1">
            <w:rPr>
              <w:i/>
            </w:rPr>
            <w:delText>P</w:delText>
          </w:r>
        </w:del>
      </w:ins>
      <w:ins w:id="17305" w:author="Rev 3 Allen Wirfs-Brock" w:date="2011-09-21T17:23:00Z">
        <w:del w:id="17306" w:author="Rev 4 Allen Wirfs-Brock" w:date="2011-11-04T18:35:00Z">
          <w:r w:rsidR="00C3303B" w:rsidRPr="00E77497" w:rsidDel="008C0F14">
            <w:delText>,</w:delText>
          </w:r>
        </w:del>
      </w:ins>
      <w:ins w:id="17307" w:author="Rev 3 Allen Wirfs-Brock" w:date="2011-09-21T18:00:00Z">
        <w:del w:id="17308" w:author="Rev 4 Allen Wirfs-Brock" w:date="2011-11-04T18:35:00Z">
          <w:r w:rsidR="00C3303B" w:rsidRPr="00E77497" w:rsidDel="008C0F14">
            <w:rPr>
              <w:i/>
            </w:rPr>
            <w:delText xml:space="preserve"> </w:delText>
          </w:r>
        </w:del>
      </w:ins>
      <w:ins w:id="17309" w:author="Rev 3 Allen Wirfs-Brock" w:date="2011-09-21T18:30:00Z">
        <w:del w:id="17310" w:author="Rev 4 Allen Wirfs-Brock" w:date="2011-11-04T18:35:00Z">
          <w:r w:rsidR="00203662" w:rsidRPr="00E77497" w:rsidDel="008C0F14">
            <w:rPr>
              <w:rStyle w:val="bnf"/>
            </w:rPr>
            <w:delText>obj</w:delText>
          </w:r>
        </w:del>
      </w:ins>
      <w:ins w:id="17311" w:author="Rev 3 Allen Wirfs-Brock" w:date="2011-09-21T18:29:00Z">
        <w:del w:id="17312" w:author="Rev 4 Allen Wirfs-Brock" w:date="2011-11-04T18:35:00Z">
          <w:r w:rsidR="00807377" w:rsidRPr="00E77497" w:rsidDel="008C0F14">
            <w:delText xml:space="preserve">, </w:delText>
          </w:r>
        </w:del>
      </w:ins>
      <w:ins w:id="17313" w:author="Rev 3 Allen Wirfs-Brock" w:date="2011-09-21T17:23:00Z">
        <w:del w:id="17314" w:author="Rev 4 Allen Wirfs-Brock" w:date="2011-11-04T18:35:00Z">
          <w:r w:rsidR="00A52E6B" w:rsidRPr="00E77497" w:rsidDel="008C0F14">
            <w:delText xml:space="preserve">and </w:delText>
          </w:r>
          <w:r w:rsidR="00A52E6B" w:rsidRPr="00E77497" w:rsidDel="008C0F14">
            <w:rPr>
              <w:i/>
            </w:rPr>
            <w:delText>env</w:delText>
          </w:r>
          <w:r w:rsidR="00A52E6B" w:rsidRPr="00E77497" w:rsidDel="008C0F14">
            <w:delText xml:space="preserve"> as the</w:delText>
          </w:r>
        </w:del>
      </w:ins>
      <w:ins w:id="17315" w:author="Rev 3 Allen Wirfs-Brock" w:date="2011-09-21T18:00:00Z">
        <w:del w:id="17316" w:author="Rev 4 Allen Wirfs-Brock" w:date="2011-11-04T18:35:00Z">
          <w:r w:rsidR="00C3303B" w:rsidRPr="00E77497" w:rsidDel="008C0F14">
            <w:delText xml:space="preserve"> arguments</w:delText>
          </w:r>
        </w:del>
      </w:ins>
      <w:ins w:id="17317" w:author="Rev 3 Allen Wirfs-Brock" w:date="2011-09-21T17:23:00Z">
        <w:del w:id="17318" w:author="Rev 4 Allen Wirfs-Brock" w:date="2011-11-04T18:35:00Z">
          <w:r w:rsidR="00A52E6B" w:rsidRPr="00E77497" w:rsidDel="008C0F14">
            <w:delText>.</w:delText>
          </w:r>
        </w:del>
      </w:ins>
    </w:p>
    <w:p w14:paraId="227ED10C" w14:textId="77777777" w:rsidR="00DD09F5" w:rsidRPr="00E77497" w:rsidDel="008C0F14" w:rsidRDefault="00DD09F5" w:rsidP="00C7794D">
      <w:pPr>
        <w:ind w:left="360"/>
        <w:rPr>
          <w:ins w:id="17319" w:author="Rev 3 Allen Wirfs-Brock" w:date="2011-09-21T18:05:00Z"/>
          <w:del w:id="17320" w:author="Rev 4 Allen Wirfs-Brock" w:date="2011-11-04T18:35:00Z"/>
        </w:rPr>
      </w:pPr>
      <w:ins w:id="17321" w:author="Rev 3 Allen Wirfs-Brock" w:date="2011-09-21T18:05:00Z">
        <w:del w:id="17322" w:author="Rev 4 Allen Wirfs-Brock" w:date="2011-10-15T18:28:00Z">
          <w:r w:rsidRPr="00E77497" w:rsidDel="00817299">
            <w:delText xml:space="preserve">The production </w:delText>
          </w:r>
        </w:del>
      </w:ins>
      <w:ins w:id="17323" w:author="Rev 3 Allen Wirfs-Brock" w:date="2011-09-21T18:06:00Z">
        <w:del w:id="17324"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Style w:val="bnf"/>
            </w:rPr>
            <w:delText>PropertyName</w:delText>
          </w:r>
          <w:r w:rsidRPr="00E77497" w:rsidDel="008C0F14">
            <w:delText xml:space="preserve"> </w:delText>
          </w:r>
          <w:r w:rsidRPr="00E77497" w:rsidDel="008C0F14">
            <w:rPr>
              <w:rFonts w:ascii="Courier New" w:hAnsi="Courier New" w:cs="Courier New"/>
              <w:b/>
            </w:rPr>
            <w:delText>:</w:delText>
          </w:r>
          <w:r w:rsidRPr="00E77497" w:rsidDel="008C0F14">
            <w:delText xml:space="preserve"> </w:delText>
          </w:r>
        </w:del>
        <w:del w:id="17325" w:author="Rev 4 Allen Wirfs-Brock" w:date="2011-10-04T14:30:00Z">
          <w:r w:rsidRPr="00E77497" w:rsidDel="00A10F2F">
            <w:rPr>
              <w:rFonts w:ascii="Times New Roman" w:hAnsi="Times New Roman"/>
              <w:i/>
            </w:rPr>
            <w:delText>SingleNameBinding</w:delText>
          </w:r>
        </w:del>
      </w:ins>
      <w:ins w:id="17326" w:author="Rev 3 Allen Wirfs-Brock" w:date="2011-09-21T18:05:00Z">
        <w:del w:id="17327" w:author="Rev 4 Allen Wirfs-Brock" w:date="2011-10-04T14:30:00Z">
          <w:r w:rsidRPr="00E77497" w:rsidDel="00A10F2F">
            <w:delText xml:space="preserve"> </w:delText>
          </w:r>
        </w:del>
        <w:del w:id="17328" w:author="Rev 4 Allen Wirfs-Brock" w:date="2011-10-15T18:28:00Z">
          <w:r w:rsidRPr="00E77497" w:rsidDel="00817299">
            <w:delText xml:space="preserve">is evaluated </w:delText>
          </w:r>
        </w:del>
        <w:del w:id="17329"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r w:rsidRPr="00E77497" w:rsidDel="008C0F14">
            <w:rPr>
              <w:rFonts w:ascii="Times New Roman" w:eastAsia="Times New Roman" w:hAnsi="Times New Roman"/>
              <w:i/>
              <w:spacing w:val="6"/>
              <w:lang w:eastAsia="en-US"/>
            </w:rPr>
            <w:delText>env</w:delText>
          </w:r>
          <w:r w:rsidRPr="00E77497" w:rsidDel="008C0F14">
            <w:delText xml:space="preserve"> </w:delText>
          </w:r>
        </w:del>
        <w:del w:id="17330" w:author="Rev 4 Allen Wirfs-Brock" w:date="2011-10-15T18:28:00Z">
          <w:r w:rsidRPr="00E77497" w:rsidDel="00817299">
            <w:delText>as follows:</w:delText>
          </w:r>
        </w:del>
      </w:ins>
    </w:p>
    <w:p w14:paraId="76267D8B" w14:textId="77777777" w:rsidR="00DD09F5" w:rsidRPr="00E77497" w:rsidDel="008C0F14" w:rsidRDefault="00DD09F5">
      <w:pPr>
        <w:pStyle w:val="Alg3"/>
        <w:numPr>
          <w:ilvl w:val="0"/>
          <w:numId w:val="557"/>
        </w:numPr>
        <w:rPr>
          <w:ins w:id="17331" w:author="Rev 3 Allen Wirfs-Brock" w:date="2011-09-21T18:05:00Z"/>
          <w:del w:id="17332" w:author="Rev 4 Allen Wirfs-Brock" w:date="2011-11-04T18:35:00Z"/>
        </w:rPr>
        <w:pPrChange w:id="17333" w:author="Rev 4 Allen Wirfs-Brock" w:date="2011-11-07T12:16:00Z">
          <w:pPr>
            <w:pStyle w:val="Alg3"/>
            <w:numPr>
              <w:numId w:val="591"/>
            </w:numPr>
          </w:pPr>
        </w:pPrChange>
      </w:pPr>
      <w:ins w:id="17334" w:author="Rev 3 Allen Wirfs-Brock" w:date="2011-09-21T18:05:00Z">
        <w:del w:id="17335" w:author="Rev 4 Allen Wirfs-Brock" w:date="2011-11-04T18:35:00Z">
          <w:r w:rsidRPr="00E77497" w:rsidDel="008C0F14">
            <w:delText xml:space="preserve">Let </w:delText>
          </w:r>
          <w:r w:rsidRPr="00E77497" w:rsidDel="008C0F14">
            <w:rPr>
              <w:i/>
            </w:rPr>
            <w:delText>P</w:delText>
          </w:r>
          <w:r w:rsidRPr="00E77497" w:rsidDel="008C0F14">
            <w:delText xml:space="preserve"> be the </w:delText>
          </w:r>
        </w:del>
      </w:ins>
      <w:ins w:id="17336" w:author="Rev 3 Allen Wirfs-Brock" w:date="2011-09-21T18:19:00Z">
        <w:del w:id="17337" w:author="Rev 4 Allen Wirfs-Brock" w:date="2011-11-04T18:35:00Z">
          <w:r w:rsidR="00EE35BA" w:rsidRPr="00E77497" w:rsidDel="008C0F14">
            <w:delText xml:space="preserve">PropName </w:delText>
          </w:r>
        </w:del>
      </w:ins>
      <w:ins w:id="17338" w:author="Rev 3 Allen Wirfs-Brock" w:date="2011-09-21T18:20:00Z">
        <w:del w:id="17339" w:author="Rev 4 Allen Wirfs-Brock" w:date="2011-11-04T18:35:00Z">
          <w:r w:rsidR="00EE35BA" w:rsidRPr="00E77497" w:rsidDel="008C0F14">
            <w:delText>of</w:delText>
          </w:r>
        </w:del>
      </w:ins>
      <w:ins w:id="17340" w:author="Rev 3 Allen Wirfs-Brock" w:date="2011-09-21T18:05:00Z">
        <w:del w:id="17341" w:author="Rev 4 Allen Wirfs-Brock" w:date="2011-11-04T18:35:00Z">
          <w:r w:rsidRPr="00E77497" w:rsidDel="008C0F14">
            <w:delText xml:space="preserve"> </w:delText>
          </w:r>
        </w:del>
      </w:ins>
      <w:ins w:id="17342" w:author="Rev 3 Allen Wirfs-Brock" w:date="2011-09-21T18:20:00Z">
        <w:del w:id="17343" w:author="Rev 4 Allen Wirfs-Brock" w:date="2011-11-04T18:35:00Z">
          <w:r w:rsidR="00EE35BA" w:rsidRPr="00E77497" w:rsidDel="008C0F14">
            <w:rPr>
              <w:rStyle w:val="bnf"/>
            </w:rPr>
            <w:delText>PropertyName</w:delText>
          </w:r>
        </w:del>
      </w:ins>
    </w:p>
    <w:p w14:paraId="3DAB2293" w14:textId="77777777" w:rsidR="00DD09F5" w:rsidRPr="00E77497" w:rsidDel="008C0F14" w:rsidRDefault="00DD09F5">
      <w:pPr>
        <w:pStyle w:val="Alg3"/>
        <w:numPr>
          <w:ilvl w:val="0"/>
          <w:numId w:val="557"/>
        </w:numPr>
        <w:spacing w:after="220"/>
        <w:rPr>
          <w:ins w:id="17344" w:author="Rev 3 Allen Wirfs-Brock" w:date="2011-09-21T18:05:00Z"/>
          <w:del w:id="17345" w:author="Rev 4 Allen Wirfs-Brock" w:date="2011-11-04T18:35:00Z"/>
        </w:rPr>
        <w:pPrChange w:id="17346" w:author="Rev 4 Allen Wirfs-Brock" w:date="2011-11-07T12:16:00Z">
          <w:pPr>
            <w:pStyle w:val="Alg3"/>
            <w:numPr>
              <w:numId w:val="591"/>
            </w:numPr>
            <w:spacing w:after="220"/>
          </w:pPr>
        </w:pPrChange>
      </w:pPr>
      <w:ins w:id="17347" w:author="Rev 3 Allen Wirfs-Brock" w:date="2011-09-21T18:05:00Z">
        <w:del w:id="17348" w:author="Rev 4 Allen Wirfs-Brock" w:date="2011-10-04T14:29:00Z">
          <w:r w:rsidRPr="00E77497" w:rsidDel="00A10F2F">
            <w:delText xml:space="preserve">Evaluate </w:delText>
          </w:r>
          <w:r w:rsidRPr="00E77497" w:rsidDel="00A10F2F">
            <w:rPr>
              <w:i/>
            </w:rPr>
            <w:delText>SingleNameBinding</w:delText>
          </w:r>
          <w:r w:rsidRPr="00E77497" w:rsidDel="00A10F2F">
            <w:delText xml:space="preserve"> using  </w:delText>
          </w:r>
          <w:r w:rsidRPr="00E77497" w:rsidDel="00A10F2F">
            <w:rPr>
              <w:i/>
            </w:rPr>
            <w:delText>P</w:delText>
          </w:r>
          <w:r w:rsidRPr="00E77497" w:rsidDel="00A10F2F">
            <w:delText>,</w:delText>
          </w:r>
          <w:r w:rsidRPr="00E77497" w:rsidDel="00A10F2F">
            <w:rPr>
              <w:i/>
            </w:rPr>
            <w:delText xml:space="preserve"> </w:delText>
          </w:r>
        </w:del>
      </w:ins>
      <w:ins w:id="17349" w:author="Rev 3 Allen Wirfs-Brock" w:date="2011-09-21T18:30:00Z">
        <w:del w:id="17350" w:author="Rev 4 Allen Wirfs-Brock" w:date="2011-10-04T14:29:00Z">
          <w:r w:rsidR="00807377" w:rsidRPr="00E77497" w:rsidDel="00A10F2F">
            <w:rPr>
              <w:rStyle w:val="bnf"/>
            </w:rPr>
            <w:delText>obj</w:delText>
          </w:r>
        </w:del>
      </w:ins>
      <w:ins w:id="17351" w:author="Rev 3 Allen Wirfs-Brock" w:date="2011-09-21T18:31:00Z">
        <w:del w:id="17352" w:author="Rev 4 Allen Wirfs-Brock" w:date="2011-10-04T14:29:00Z">
          <w:r w:rsidR="00203662" w:rsidRPr="00E77497" w:rsidDel="00A10F2F">
            <w:delText>,</w:delText>
          </w:r>
        </w:del>
      </w:ins>
      <w:ins w:id="17353" w:author="Rev 3 Allen Wirfs-Brock" w:date="2011-09-21T18:05:00Z">
        <w:del w:id="17354" w:author="Rev 4 Allen Wirfs-Brock" w:date="2011-10-04T14:29:00Z">
          <w:r w:rsidRPr="00E77497" w:rsidDel="00A10F2F">
            <w:delText xml:space="preserve"> and </w:delText>
          </w:r>
          <w:r w:rsidRPr="00E77497" w:rsidDel="00A10F2F">
            <w:rPr>
              <w:i/>
            </w:rPr>
            <w:delText>env</w:delText>
          </w:r>
          <w:r w:rsidRPr="00E77497" w:rsidDel="00A10F2F">
            <w:delText xml:space="preserve"> as the arguments.</w:delText>
          </w:r>
        </w:del>
      </w:ins>
    </w:p>
    <w:p w14:paraId="695A3C96" w14:textId="77777777" w:rsidR="00AA404C" w:rsidRPr="00E77497" w:rsidDel="00A10F2F" w:rsidRDefault="00AA404C" w:rsidP="00C7794D">
      <w:pPr>
        <w:contextualSpacing/>
        <w:rPr>
          <w:ins w:id="17355" w:author="Allen Wirfs-Brock" w:date="2011-07-11T15:40:00Z"/>
          <w:del w:id="17356" w:author="Rev 4 Allen Wirfs-Brock" w:date="2011-10-04T14:31:00Z"/>
        </w:rPr>
      </w:pPr>
      <w:ins w:id="17357" w:author="Allen Wirfs-Brock" w:date="2011-07-11T15:40:00Z">
        <w:del w:id="17358" w:author="Rev 4 Allen Wirfs-Brock" w:date="2011-10-04T14:31:00Z">
          <w:r w:rsidRPr="00E77497" w:rsidDel="00A10F2F">
            <w:delText xml:space="preserve">The </w:delText>
          </w:r>
          <w:r w:rsidRPr="00E77497" w:rsidDel="00A10F2F">
            <w:rPr>
              <w:rFonts w:ascii="Times New Roman" w:eastAsia="Times New Roman" w:hAnsi="Times New Roman"/>
              <w:spacing w:val="6"/>
              <w:lang w:eastAsia="en-US"/>
            </w:rPr>
            <w:delText xml:space="preserve">BoundNames </w:delText>
          </w:r>
          <w:r w:rsidRPr="00E77497" w:rsidDel="00A10F2F">
            <w:delText xml:space="preserve">of the productions  </w:delText>
          </w:r>
          <w:r w:rsidRPr="00E77497" w:rsidDel="00A10F2F">
            <w:rPr>
              <w:rStyle w:val="bnf"/>
            </w:rPr>
            <w:delText xml:space="preserve">BindingProperty </w:delText>
          </w:r>
          <w:r w:rsidRPr="00E77497" w:rsidDel="00A10F2F">
            <w:rPr>
              <w:b/>
            </w:rPr>
            <w:delText>:</w:delText>
          </w:r>
          <w:r w:rsidRPr="00E77497" w:rsidDel="00A10F2F">
            <w:delText xml:space="preserve"> </w:delText>
          </w:r>
        </w:del>
      </w:ins>
      <w:ins w:id="17359" w:author="Allen Wirfs-Brock" w:date="2011-07-11T15:41:00Z">
        <w:del w:id="17360" w:author="Rev 4 Allen Wirfs-Brock" w:date="2011-10-04T14:31:00Z">
          <w:r w:rsidR="005451AB" w:rsidRPr="00E77497" w:rsidDel="00A10F2F">
            <w:rPr>
              <w:rStyle w:val="bnf"/>
            </w:rPr>
            <w:delText>PropertyName</w:delText>
          </w:r>
          <w:r w:rsidR="005451AB" w:rsidRPr="00E77497" w:rsidDel="00A10F2F">
            <w:delText xml:space="preserve"> </w:delText>
          </w:r>
        </w:del>
      </w:ins>
      <w:ins w:id="17361" w:author="Allen Wirfs-Brock" w:date="2011-07-11T15:42:00Z">
        <w:del w:id="17362" w:author="Rev 4 Allen Wirfs-Brock" w:date="2011-10-04T14:31:00Z">
          <w:r w:rsidR="005451AB" w:rsidRPr="00E77497" w:rsidDel="00A10F2F">
            <w:rPr>
              <w:rFonts w:ascii="Courier New" w:hAnsi="Courier New" w:cs="Courier New"/>
              <w:b/>
            </w:rPr>
            <w:delText>:</w:delText>
          </w:r>
        </w:del>
      </w:ins>
      <w:ins w:id="17363" w:author="Allen Wirfs-Brock" w:date="2011-07-11T15:41:00Z">
        <w:del w:id="17364" w:author="Rev 4 Allen Wirfs-Brock" w:date="2011-10-04T14:31:00Z">
          <w:r w:rsidR="005451AB" w:rsidRPr="00E77497" w:rsidDel="00A10F2F">
            <w:delText xml:space="preserve"> </w:delText>
          </w:r>
          <w:r w:rsidRPr="00E77497" w:rsidDel="00A10F2F">
            <w:rPr>
              <w:rStyle w:val="bnf"/>
            </w:rPr>
            <w:delText>BindingPattern</w:delText>
          </w:r>
        </w:del>
      </w:ins>
      <w:ins w:id="17365" w:author="Rev 3 Allen Wirfs-Brock" w:date="2011-08-31T11:02:00Z">
        <w:del w:id="17366" w:author="Rev 4 Allen Wirfs-Brock" w:date="2011-10-04T14:31:00Z">
          <w:r w:rsidR="00471F4A" w:rsidRPr="00E77497" w:rsidDel="00A10F2F">
            <w:rPr>
              <w:rStyle w:val="bnf"/>
            </w:rPr>
            <w:delText xml:space="preserve"> </w:delText>
          </w:r>
          <w:r w:rsidR="00471F4A" w:rsidRPr="00E77497" w:rsidDel="00A10F2F">
            <w:rPr>
              <w:rFonts w:ascii="Times New Roman" w:hAnsi="Times New Roman"/>
              <w:i/>
            </w:rPr>
            <w:delText>Initialiser</w:delText>
          </w:r>
          <w:r w:rsidR="00471F4A" w:rsidRPr="00E77497" w:rsidDel="00A10F2F">
            <w:rPr>
              <w:rFonts w:ascii="Times New Roman" w:hAnsi="Times New Roman"/>
              <w:vertAlign w:val="subscript"/>
            </w:rPr>
            <w:delText>opt</w:delText>
          </w:r>
        </w:del>
      </w:ins>
      <w:ins w:id="17367" w:author="Allen Wirfs-Brock" w:date="2011-07-11T15:40:00Z">
        <w:del w:id="17368" w:author="Rev 4 Allen Wirfs-Brock" w:date="2011-10-04T14:31:00Z">
          <w:r w:rsidRPr="00E77497" w:rsidDel="00A10F2F">
            <w:delText xml:space="preserve"> and </w:delText>
          </w:r>
          <w:r w:rsidRPr="00E77497" w:rsidDel="00A10F2F">
            <w:rPr>
              <w:rStyle w:val="bnf"/>
            </w:rPr>
            <w:delText xml:space="preserve">BindingElement </w:delText>
          </w:r>
          <w:r w:rsidRPr="00E77497" w:rsidDel="00A10F2F">
            <w:rPr>
              <w:b/>
            </w:rPr>
            <w:delText>:</w:delText>
          </w:r>
          <w:r w:rsidRPr="00E77497" w:rsidDel="00A10F2F">
            <w:delText xml:space="preserve"> </w:delText>
          </w:r>
        </w:del>
      </w:ins>
      <w:ins w:id="17369" w:author="Allen Wirfs-Brock" w:date="2011-07-11T15:43:00Z">
        <w:del w:id="17370" w:author="Rev 4 Allen Wirfs-Brock" w:date="2011-10-04T14:31:00Z">
          <w:r w:rsidR="005451AB" w:rsidRPr="00E77497" w:rsidDel="00A10F2F">
            <w:rPr>
              <w:rStyle w:val="bnf"/>
            </w:rPr>
            <w:delText>BindingPattern</w:delText>
          </w:r>
          <w:r w:rsidR="005451AB" w:rsidRPr="00E77497" w:rsidDel="00A10F2F">
            <w:delText xml:space="preserve"> </w:delText>
          </w:r>
        </w:del>
      </w:ins>
      <w:ins w:id="17371" w:author="Allen Wirfs-Brock" w:date="2011-07-11T15:40:00Z">
        <w:del w:id="17372" w:author="Rev 4 Allen Wirfs-Brock" w:date="2011-10-04T14:31:00Z">
          <w:r w:rsidRPr="00E77497" w:rsidDel="00A10F2F">
            <w:delText>is determined as follows:</w:delText>
          </w:r>
        </w:del>
      </w:ins>
    </w:p>
    <w:p w14:paraId="45D348DE" w14:textId="77777777" w:rsidR="00AA404C" w:rsidRPr="00E77497" w:rsidDel="00A10F2F" w:rsidRDefault="00AA404C">
      <w:pPr>
        <w:pStyle w:val="Alg4"/>
        <w:numPr>
          <w:ilvl w:val="0"/>
          <w:numId w:val="441"/>
        </w:numPr>
        <w:spacing w:after="220"/>
        <w:contextualSpacing/>
        <w:rPr>
          <w:ins w:id="17373" w:author="Allen Wirfs-Brock" w:date="2011-07-11T15:40:00Z"/>
          <w:del w:id="17374" w:author="Rev 4 Allen Wirfs-Brock" w:date="2011-10-04T14:31:00Z"/>
        </w:rPr>
        <w:pPrChange w:id="17375" w:author="Rev 4 Allen Wirfs-Brock" w:date="2011-11-07T12:16:00Z">
          <w:pPr>
            <w:pStyle w:val="Alg4"/>
            <w:numPr>
              <w:numId w:val="465"/>
            </w:numPr>
            <w:tabs>
              <w:tab w:val="num" w:pos="360"/>
            </w:tabs>
            <w:spacing w:after="220"/>
            <w:ind w:left="360" w:hanging="360"/>
            <w:contextualSpacing/>
          </w:pPr>
        </w:pPrChange>
      </w:pPr>
      <w:ins w:id="17376" w:author="Allen Wirfs-Brock" w:date="2011-07-11T15:40:00Z">
        <w:del w:id="17377" w:author="Rev 4 Allen Wirfs-Brock" w:date="2011-10-04T14:31:00Z">
          <w:r w:rsidRPr="00E77497" w:rsidDel="00A10F2F">
            <w:delText xml:space="preserve">Return the BoundNames of </w:delText>
          </w:r>
        </w:del>
      </w:ins>
      <w:ins w:id="17378" w:author="Allen Wirfs-Brock" w:date="2011-07-11T15:43:00Z">
        <w:del w:id="17379" w:author="Rev 4 Allen Wirfs-Brock" w:date="2011-10-04T14:31:00Z">
          <w:r w:rsidR="005451AB" w:rsidRPr="00E77497" w:rsidDel="00A10F2F">
            <w:rPr>
              <w:rStyle w:val="bnf"/>
            </w:rPr>
            <w:delText>BindingPattern</w:delText>
          </w:r>
        </w:del>
      </w:ins>
      <w:ins w:id="17380" w:author="Allen Wirfs-Brock" w:date="2011-07-11T15:40:00Z">
        <w:del w:id="17381" w:author="Rev 4 Allen Wirfs-Brock" w:date="2011-10-04T14:31:00Z">
          <w:r w:rsidRPr="00E77497" w:rsidDel="00A10F2F">
            <w:delText>.</w:delText>
          </w:r>
        </w:del>
      </w:ins>
    </w:p>
    <w:p w14:paraId="559F4896" w14:textId="77777777" w:rsidR="000D60F8" w:rsidRPr="00E77497" w:rsidDel="00A10F2F" w:rsidRDefault="000D60F8" w:rsidP="00C7794D">
      <w:pPr>
        <w:contextualSpacing/>
        <w:rPr>
          <w:ins w:id="17382" w:author="Rev 3 Allen Wirfs-Brock" w:date="2011-09-22T15:12:00Z"/>
          <w:del w:id="17383" w:author="Rev 4 Allen Wirfs-Brock" w:date="2011-10-04T14:31:00Z"/>
        </w:rPr>
      </w:pPr>
      <w:ins w:id="17384" w:author="Rev 3 Allen Wirfs-Brock" w:date="2011-09-22T15:12:00Z">
        <w:del w:id="17385" w:author="Rev 4 Allen Wirfs-Brock" w:date="2011-10-04T14:31:00Z">
          <w:r w:rsidRPr="00E77497" w:rsidDel="00A10F2F">
            <w:delText xml:space="preserve">The production </w:delText>
          </w:r>
          <w:r w:rsidRPr="00E77497" w:rsidDel="00A10F2F">
            <w:rPr>
              <w:rStyle w:val="bnf"/>
            </w:rPr>
            <w:delText xml:space="preserve">BindingProperty </w:delText>
          </w:r>
          <w:r w:rsidRPr="00E77497" w:rsidDel="00A10F2F">
            <w:rPr>
              <w:b/>
            </w:rPr>
            <w:delText>:</w:delText>
          </w:r>
          <w:r w:rsidRPr="00E77497" w:rsidDel="00A10F2F">
            <w:delText xml:space="preserve"> </w:delText>
          </w:r>
          <w:r w:rsidRPr="00E77497" w:rsidDel="00A10F2F">
            <w:rPr>
              <w:rStyle w:val="bnf"/>
            </w:rPr>
            <w:delText>PropertyName</w:delText>
          </w:r>
          <w:r w:rsidRPr="00E77497" w:rsidDel="00A10F2F">
            <w:delText xml:space="preserve"> </w:delText>
          </w:r>
          <w:r w:rsidRPr="00E77497" w:rsidDel="00A10F2F">
            <w:rPr>
              <w:rFonts w:ascii="Courier New" w:hAnsi="Courier New" w:cs="Courier New"/>
              <w:b/>
            </w:rPr>
            <w:delText>:</w:delText>
          </w:r>
          <w:r w:rsidRPr="00E77497" w:rsidDel="00A10F2F">
            <w:delText xml:space="preserve"> </w:delText>
          </w:r>
          <w:r w:rsidRPr="00E77497" w:rsidDel="00A10F2F">
            <w:rPr>
              <w:rStyle w:val="bnf"/>
            </w:rPr>
            <w:delText xml:space="preserve">BindingPattern </w:delText>
          </w:r>
          <w:r w:rsidRPr="00E77497" w:rsidDel="00A10F2F">
            <w:rPr>
              <w:rFonts w:ascii="Times New Roman" w:hAnsi="Times New Roman"/>
              <w:i/>
            </w:rPr>
            <w:delText>Initialiser</w:delText>
          </w:r>
          <w:r w:rsidRPr="00E77497" w:rsidDel="00A10F2F">
            <w:rPr>
              <w:rFonts w:ascii="Times New Roman" w:hAnsi="Times New Roman"/>
              <w:vertAlign w:val="subscript"/>
            </w:rPr>
            <w:delText>opt</w:delText>
          </w:r>
          <w:r w:rsidRPr="00E77497" w:rsidDel="00A10F2F">
            <w:delText xml:space="preserve"> is evaluated </w:delText>
          </w:r>
        </w:del>
      </w:ins>
      <w:ins w:id="17386" w:author="Rev 3 Allen Wirfs-Brock" w:date="2011-09-22T15:18:00Z">
        <w:del w:id="17387" w:author="Rev 4 Allen Wirfs-Brock" w:date="2011-10-04T14:31:00Z">
          <w:r w:rsidR="00892C42" w:rsidRPr="00E77497" w:rsidDel="00A10F2F">
            <w:delText xml:space="preserve">with the parameters </w:delText>
          </w:r>
          <w:r w:rsidR="00892C42" w:rsidRPr="00E77497" w:rsidDel="00A10F2F">
            <w:rPr>
              <w:rStyle w:val="bnf"/>
            </w:rPr>
            <w:delText>obj</w:delText>
          </w:r>
          <w:r w:rsidR="00892C42" w:rsidRPr="00E77497" w:rsidDel="00A10F2F">
            <w:delText xml:space="preserve"> and </w:delText>
          </w:r>
          <w:r w:rsidR="00892C42" w:rsidRPr="00E77497" w:rsidDel="00A10F2F">
            <w:rPr>
              <w:rFonts w:ascii="Times New Roman" w:eastAsia="Times New Roman" w:hAnsi="Times New Roman"/>
              <w:i/>
              <w:spacing w:val="6"/>
              <w:lang w:eastAsia="en-US"/>
            </w:rPr>
            <w:delText>env</w:delText>
          </w:r>
          <w:r w:rsidR="00892C42" w:rsidRPr="00E77497" w:rsidDel="00A10F2F">
            <w:delText xml:space="preserve"> </w:delText>
          </w:r>
        </w:del>
      </w:ins>
      <w:ins w:id="17388" w:author="Rev 3 Allen Wirfs-Brock" w:date="2011-09-22T15:12:00Z">
        <w:del w:id="17389" w:author="Rev 4 Allen Wirfs-Brock" w:date="2011-10-04T14:31:00Z">
          <w:r w:rsidRPr="00E77497" w:rsidDel="00A10F2F">
            <w:delText>as follows:</w:delText>
          </w:r>
        </w:del>
      </w:ins>
    </w:p>
    <w:p w14:paraId="5AB07776" w14:textId="77777777" w:rsidR="000D60F8" w:rsidRPr="00E77497" w:rsidDel="00A10F2F" w:rsidRDefault="000D60F8">
      <w:pPr>
        <w:pStyle w:val="Alg2"/>
        <w:numPr>
          <w:ilvl w:val="0"/>
          <w:numId w:val="562"/>
        </w:numPr>
        <w:contextualSpacing/>
        <w:rPr>
          <w:ins w:id="17390" w:author="Rev 3 Allen Wirfs-Brock" w:date="2011-09-22T15:14:00Z"/>
          <w:del w:id="17391" w:author="Rev 4 Allen Wirfs-Brock" w:date="2011-10-04T14:31:00Z"/>
        </w:rPr>
        <w:pPrChange w:id="17392" w:author="Rev 4 Allen Wirfs-Brock" w:date="2011-11-07T12:16:00Z">
          <w:pPr>
            <w:pStyle w:val="Alg2"/>
            <w:numPr>
              <w:numId w:val="596"/>
            </w:numPr>
            <w:tabs>
              <w:tab w:val="num" w:pos="360"/>
            </w:tabs>
            <w:ind w:left="360" w:hanging="360"/>
            <w:contextualSpacing/>
          </w:pPr>
        </w:pPrChange>
      </w:pPr>
      <w:ins w:id="17393" w:author="Rev 3 Allen Wirfs-Brock" w:date="2011-09-22T15:14:00Z">
        <w:del w:id="17394" w:author="Rev 4 Allen Wirfs-Brock" w:date="2011-10-04T14:31:00Z">
          <w:r w:rsidRPr="00E77497" w:rsidDel="00A10F2F">
            <w:delText xml:space="preserve">Let </w:delText>
          </w:r>
        </w:del>
      </w:ins>
      <w:ins w:id="17395" w:author="Rev 3 Allen Wirfs-Brock" w:date="2011-09-22T15:22:00Z">
        <w:del w:id="17396" w:author="Rev 4 Allen Wirfs-Brock" w:date="2011-10-04T14:31:00Z">
          <w:r w:rsidR="00892C42" w:rsidRPr="00E77497" w:rsidDel="00A10F2F">
            <w:rPr>
              <w:i/>
            </w:rPr>
            <w:delText xml:space="preserve">P </w:delText>
          </w:r>
        </w:del>
      </w:ins>
      <w:ins w:id="17397" w:author="Rev 3 Allen Wirfs-Brock" w:date="2011-09-22T15:14:00Z">
        <w:del w:id="17398" w:author="Rev 4 Allen Wirfs-Brock" w:date="2011-10-04T14:31:00Z">
          <w:r w:rsidRPr="00E77497" w:rsidDel="00A10F2F">
            <w:delText xml:space="preserve">be the </w:delText>
          </w:r>
        </w:del>
      </w:ins>
      <w:ins w:id="17399" w:author="Rev 3 Allen Wirfs-Brock" w:date="2011-09-22T15:15:00Z">
        <w:del w:id="17400" w:author="Rev 4 Allen Wirfs-Brock" w:date="2011-10-04T14:31:00Z">
          <w:r w:rsidRPr="00E77497" w:rsidDel="00A10F2F">
            <w:delText xml:space="preserve">PropName </w:delText>
          </w:r>
        </w:del>
      </w:ins>
      <w:ins w:id="17401" w:author="Rev 3 Allen Wirfs-Brock" w:date="2011-09-22T15:14:00Z">
        <w:del w:id="17402" w:author="Rev 4 Allen Wirfs-Brock" w:date="2011-10-04T14:31:00Z">
          <w:r w:rsidRPr="00E77497" w:rsidDel="00A10F2F">
            <w:delText xml:space="preserve">of </w:delText>
          </w:r>
        </w:del>
      </w:ins>
      <w:ins w:id="17403" w:author="Rev 3 Allen Wirfs-Brock" w:date="2011-09-22T15:16:00Z">
        <w:del w:id="17404" w:author="Rev 4 Allen Wirfs-Brock" w:date="2011-10-04T14:31:00Z">
          <w:r w:rsidRPr="00E77497" w:rsidDel="00A10F2F">
            <w:rPr>
              <w:rStyle w:val="bnf"/>
            </w:rPr>
            <w:delText>PropertyName</w:delText>
          </w:r>
        </w:del>
      </w:ins>
      <w:ins w:id="17405" w:author="Rev 3 Allen Wirfs-Brock" w:date="2011-09-22T15:15:00Z">
        <w:del w:id="17406" w:author="Rev 4 Allen Wirfs-Brock" w:date="2011-10-04T14:31:00Z">
          <w:r w:rsidRPr="00E77497" w:rsidDel="00A10F2F">
            <w:delText>.</w:delText>
          </w:r>
        </w:del>
      </w:ins>
    </w:p>
    <w:p w14:paraId="3EE3C2F5" w14:textId="77777777" w:rsidR="00892C42" w:rsidRPr="00E77497" w:rsidDel="00A10F2F" w:rsidRDefault="00892C42">
      <w:pPr>
        <w:pStyle w:val="Alg3"/>
        <w:numPr>
          <w:ilvl w:val="0"/>
          <w:numId w:val="562"/>
        </w:numPr>
        <w:contextualSpacing/>
        <w:rPr>
          <w:ins w:id="17407" w:author="Rev 3 Allen Wirfs-Brock" w:date="2011-09-22T15:22:00Z"/>
          <w:del w:id="17408" w:author="Rev 4 Allen Wirfs-Brock" w:date="2011-10-04T14:31:00Z"/>
        </w:rPr>
        <w:pPrChange w:id="17409" w:author="Rev 4 Allen Wirfs-Brock" w:date="2011-11-07T12:16:00Z">
          <w:pPr>
            <w:pStyle w:val="Alg3"/>
            <w:numPr>
              <w:numId w:val="596"/>
            </w:numPr>
            <w:contextualSpacing/>
          </w:pPr>
        </w:pPrChange>
      </w:pPr>
      <w:ins w:id="17410" w:author="Rev 3 Allen Wirfs-Brock" w:date="2011-09-22T15:22:00Z">
        <w:del w:id="17411" w:author="Rev 4 Allen Wirfs-Brock" w:date="2011-10-04T14:31:00Z">
          <w:r w:rsidRPr="00E77497" w:rsidDel="00A10F2F">
            <w:delText xml:space="preserve">Let </w:delText>
          </w:r>
          <w:r w:rsidRPr="00E77497" w:rsidDel="00A10F2F">
            <w:rPr>
              <w:i/>
            </w:rPr>
            <w:delText>exists</w:delText>
          </w:r>
          <w:r w:rsidRPr="00E77497" w:rsidDel="00A10F2F">
            <w:delText xml:space="preserve"> be the result of calling the [[HasProperty]] internal method of </w:delText>
          </w:r>
          <w:r w:rsidRPr="00E77497" w:rsidDel="00A10F2F">
            <w:rPr>
              <w:i/>
            </w:rPr>
            <w:delText>obj</w:delText>
          </w:r>
          <w:r w:rsidRPr="00E77497" w:rsidDel="00A10F2F">
            <w:delText xml:space="preserve"> with argument </w:delText>
          </w:r>
          <w:r w:rsidRPr="00E77497" w:rsidDel="00A10F2F">
            <w:rPr>
              <w:i/>
            </w:rPr>
            <w:delText>P</w:delText>
          </w:r>
          <w:r w:rsidRPr="00E77497" w:rsidDel="00A10F2F">
            <w:delText>.</w:delText>
          </w:r>
        </w:del>
      </w:ins>
    </w:p>
    <w:p w14:paraId="42BB09B8" w14:textId="77777777" w:rsidR="00892C42" w:rsidRPr="00E77497" w:rsidDel="00A10F2F" w:rsidRDefault="00892C42">
      <w:pPr>
        <w:pStyle w:val="Alg3"/>
        <w:numPr>
          <w:ilvl w:val="0"/>
          <w:numId w:val="562"/>
        </w:numPr>
        <w:contextualSpacing/>
        <w:rPr>
          <w:ins w:id="17412" w:author="Rev 3 Allen Wirfs-Brock" w:date="2011-09-22T15:22:00Z"/>
          <w:del w:id="17413" w:author="Rev 4 Allen Wirfs-Brock" w:date="2011-10-04T14:31:00Z"/>
        </w:rPr>
        <w:pPrChange w:id="17414" w:author="Rev 4 Allen Wirfs-Brock" w:date="2011-11-07T12:16:00Z">
          <w:pPr>
            <w:pStyle w:val="Alg3"/>
            <w:numPr>
              <w:numId w:val="596"/>
            </w:numPr>
            <w:contextualSpacing/>
          </w:pPr>
        </w:pPrChange>
      </w:pPr>
      <w:ins w:id="17415" w:author="Rev 3 Allen Wirfs-Brock" w:date="2011-09-22T15:22:00Z">
        <w:del w:id="17416" w:author="Rev 4 Allen Wirfs-Brock" w:date="2011-10-04T14:31:00Z">
          <w:r w:rsidRPr="00E77497" w:rsidDel="00A10F2F">
            <w:delText xml:space="preserve">If </w:delText>
          </w:r>
          <w:r w:rsidRPr="00E77497" w:rsidDel="00A10F2F">
            <w:rPr>
              <w:i/>
            </w:rPr>
            <w:delText>exists</w:delText>
          </w:r>
          <w:r w:rsidRPr="00E77497" w:rsidDel="00A10F2F">
            <w:delText xml:space="preserve"> is </w:delText>
          </w:r>
          <w:r w:rsidRPr="00E77497" w:rsidDel="00A10F2F">
            <w:rPr>
              <w:b/>
            </w:rPr>
            <w:delText>true</w:delText>
          </w:r>
          <w:r w:rsidRPr="00E77497" w:rsidDel="00A10F2F">
            <w:delText>, then</w:delText>
          </w:r>
        </w:del>
      </w:ins>
    </w:p>
    <w:p w14:paraId="1C70B415" w14:textId="77777777" w:rsidR="00892C42" w:rsidRPr="00E77497" w:rsidDel="00A10F2F" w:rsidRDefault="00892C42">
      <w:pPr>
        <w:pStyle w:val="Alg3"/>
        <w:numPr>
          <w:ilvl w:val="1"/>
          <w:numId w:val="562"/>
        </w:numPr>
        <w:contextualSpacing/>
        <w:rPr>
          <w:ins w:id="17417" w:author="Rev 3 Allen Wirfs-Brock" w:date="2011-09-22T15:22:00Z"/>
          <w:del w:id="17418" w:author="Rev 4 Allen Wirfs-Brock" w:date="2011-10-04T14:31:00Z"/>
        </w:rPr>
        <w:pPrChange w:id="17419" w:author="Rev 4 Allen Wirfs-Brock" w:date="2011-11-07T12:16:00Z">
          <w:pPr>
            <w:pStyle w:val="Alg3"/>
            <w:numPr>
              <w:ilvl w:val="1"/>
              <w:numId w:val="596"/>
            </w:numPr>
            <w:tabs>
              <w:tab w:val="clear" w:pos="360"/>
              <w:tab w:val="num" w:pos="1080"/>
            </w:tabs>
            <w:ind w:left="1080"/>
            <w:contextualSpacing/>
          </w:pPr>
        </w:pPrChange>
      </w:pPr>
      <w:ins w:id="17420" w:author="Rev 3 Allen Wirfs-Brock" w:date="2011-09-22T15:22:00Z">
        <w:del w:id="17421"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calling the [[Get]] internal method of </w:delText>
          </w:r>
          <w:r w:rsidRPr="00E77497" w:rsidDel="00A10F2F">
            <w:rPr>
              <w:i/>
            </w:rPr>
            <w:delText>obj</w:delText>
          </w:r>
          <w:r w:rsidRPr="00E77497" w:rsidDel="00A10F2F">
            <w:delText xml:space="preserve"> passing </w:delText>
          </w:r>
          <w:r w:rsidRPr="00E77497" w:rsidDel="00A10F2F">
            <w:rPr>
              <w:i/>
            </w:rPr>
            <w:delText xml:space="preserve">P </w:delText>
          </w:r>
          <w:r w:rsidRPr="00E77497" w:rsidDel="00A10F2F">
            <w:delText>as the argument.</w:delText>
          </w:r>
        </w:del>
      </w:ins>
    </w:p>
    <w:p w14:paraId="2AB9541C" w14:textId="77777777" w:rsidR="00892C42" w:rsidRPr="00E77497" w:rsidDel="00A10F2F" w:rsidRDefault="00892C42">
      <w:pPr>
        <w:pStyle w:val="Alg3"/>
        <w:numPr>
          <w:ilvl w:val="0"/>
          <w:numId w:val="562"/>
        </w:numPr>
        <w:contextualSpacing/>
        <w:rPr>
          <w:ins w:id="17422" w:author="Rev 3 Allen Wirfs-Brock" w:date="2011-09-22T15:22:00Z"/>
          <w:del w:id="17423" w:author="Rev 4 Allen Wirfs-Brock" w:date="2011-10-04T14:31:00Z"/>
        </w:rPr>
        <w:pPrChange w:id="17424" w:author="Rev 4 Allen Wirfs-Brock" w:date="2011-11-07T12:16:00Z">
          <w:pPr>
            <w:pStyle w:val="Alg3"/>
            <w:numPr>
              <w:numId w:val="596"/>
            </w:numPr>
            <w:contextualSpacing/>
          </w:pPr>
        </w:pPrChange>
      </w:pPr>
      <w:ins w:id="17425" w:author="Rev 3 Allen Wirfs-Brock" w:date="2011-09-22T15:22:00Z">
        <w:del w:id="17426" w:author="Rev 4 Allen Wirfs-Brock" w:date="2011-10-04T14:31:00Z">
          <w:r w:rsidRPr="00E77497" w:rsidDel="00A10F2F">
            <w:delText xml:space="preserve">Else </w:delText>
          </w:r>
        </w:del>
      </w:ins>
    </w:p>
    <w:p w14:paraId="22DC7EC8" w14:textId="77777777" w:rsidR="00892C42" w:rsidRPr="00E77497" w:rsidDel="00A10F2F" w:rsidRDefault="00892C42">
      <w:pPr>
        <w:pStyle w:val="Alg3"/>
        <w:numPr>
          <w:ilvl w:val="1"/>
          <w:numId w:val="562"/>
        </w:numPr>
        <w:contextualSpacing/>
        <w:rPr>
          <w:ins w:id="17427" w:author="Rev 3 Allen Wirfs-Brock" w:date="2011-09-22T15:22:00Z"/>
          <w:del w:id="17428" w:author="Rev 4 Allen Wirfs-Brock" w:date="2011-10-04T14:31:00Z"/>
        </w:rPr>
        <w:pPrChange w:id="17429" w:author="Rev 4 Allen Wirfs-Brock" w:date="2011-11-07T12:16:00Z">
          <w:pPr>
            <w:pStyle w:val="Alg3"/>
            <w:numPr>
              <w:ilvl w:val="1"/>
              <w:numId w:val="596"/>
            </w:numPr>
            <w:tabs>
              <w:tab w:val="clear" w:pos="360"/>
              <w:tab w:val="num" w:pos="1080"/>
            </w:tabs>
            <w:ind w:left="1080"/>
            <w:contextualSpacing/>
          </w:pPr>
        </w:pPrChange>
      </w:pPr>
      <w:ins w:id="17430" w:author="Rev 3 Allen Wirfs-Brock" w:date="2011-09-22T15:22:00Z">
        <w:del w:id="17431" w:author="Rev 4 Allen Wirfs-Brock" w:date="2011-10-04T14:31:00Z">
          <w:r w:rsidRPr="00E77497" w:rsidDel="00A10F2F">
            <w:delText xml:space="preserve">If </w:delText>
          </w:r>
          <w:r w:rsidRPr="00E77497" w:rsidDel="00A10F2F">
            <w:rPr>
              <w:i/>
            </w:rPr>
            <w:delText>Initialiser</w:delText>
          </w:r>
          <w:r w:rsidRPr="00E77497" w:rsidDel="00A10F2F">
            <w:rPr>
              <w:vertAlign w:val="subscript"/>
            </w:rPr>
            <w:delText>opt</w:delText>
          </w:r>
          <w:r w:rsidRPr="00E77497" w:rsidDel="00A10F2F">
            <w:delText xml:space="preserve"> is present, then</w:delText>
          </w:r>
        </w:del>
      </w:ins>
    </w:p>
    <w:p w14:paraId="7FF87281" w14:textId="77777777" w:rsidR="00892C42" w:rsidRPr="00E77497" w:rsidDel="00A10F2F" w:rsidRDefault="00892C42">
      <w:pPr>
        <w:pStyle w:val="Alg3"/>
        <w:numPr>
          <w:ilvl w:val="2"/>
          <w:numId w:val="562"/>
        </w:numPr>
        <w:contextualSpacing/>
        <w:rPr>
          <w:ins w:id="17432" w:author="Rev 3 Allen Wirfs-Brock" w:date="2011-09-22T15:22:00Z"/>
          <w:del w:id="17433" w:author="Rev 4 Allen Wirfs-Brock" w:date="2011-10-04T14:31:00Z"/>
        </w:rPr>
        <w:pPrChange w:id="17434" w:author="Rev 4 Allen Wirfs-Brock" w:date="2011-11-07T12:16:00Z">
          <w:pPr>
            <w:pStyle w:val="Alg3"/>
            <w:numPr>
              <w:ilvl w:val="2"/>
              <w:numId w:val="596"/>
            </w:numPr>
            <w:tabs>
              <w:tab w:val="clear" w:pos="360"/>
              <w:tab w:val="num" w:pos="1800"/>
            </w:tabs>
            <w:ind w:left="1800"/>
            <w:contextualSpacing/>
          </w:pPr>
        </w:pPrChange>
      </w:pPr>
      <w:ins w:id="17435" w:author="Rev 3 Allen Wirfs-Brock" w:date="2011-09-22T15:22:00Z">
        <w:del w:id="17436"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evaluating</w:delText>
          </w:r>
          <w:r w:rsidRPr="00E77497" w:rsidDel="00A10F2F">
            <w:rPr>
              <w:i/>
            </w:rPr>
            <w:delText xml:space="preserve"> Initialiser</w:delText>
          </w:r>
          <w:r w:rsidRPr="00E77497" w:rsidDel="00A10F2F">
            <w:delText>.</w:delText>
          </w:r>
        </w:del>
      </w:ins>
    </w:p>
    <w:p w14:paraId="794DB360" w14:textId="77777777" w:rsidR="00892C42" w:rsidRPr="00E77497" w:rsidDel="00A10F2F" w:rsidRDefault="00892C42">
      <w:pPr>
        <w:pStyle w:val="Alg3"/>
        <w:numPr>
          <w:ilvl w:val="1"/>
          <w:numId w:val="562"/>
        </w:numPr>
        <w:contextualSpacing/>
        <w:rPr>
          <w:ins w:id="17437" w:author="Rev 3 Allen Wirfs-Brock" w:date="2011-09-22T15:22:00Z"/>
          <w:del w:id="17438" w:author="Rev 4 Allen Wirfs-Brock" w:date="2011-10-04T14:31:00Z"/>
        </w:rPr>
        <w:pPrChange w:id="17439" w:author="Rev 4 Allen Wirfs-Brock" w:date="2011-11-07T12:16:00Z">
          <w:pPr>
            <w:pStyle w:val="Alg3"/>
            <w:numPr>
              <w:ilvl w:val="1"/>
              <w:numId w:val="596"/>
            </w:numPr>
            <w:tabs>
              <w:tab w:val="clear" w:pos="360"/>
              <w:tab w:val="num" w:pos="1080"/>
            </w:tabs>
            <w:ind w:left="1080"/>
            <w:contextualSpacing/>
          </w:pPr>
        </w:pPrChange>
      </w:pPr>
      <w:ins w:id="17440" w:author="Rev 3 Allen Wirfs-Brock" w:date="2011-09-22T15:22:00Z">
        <w:del w:id="17441" w:author="Rev 4 Allen Wirfs-Brock" w:date="2011-10-04T14:31:00Z">
          <w:r w:rsidRPr="00E77497" w:rsidDel="00A10F2F">
            <w:delText>Else,</w:delText>
          </w:r>
        </w:del>
      </w:ins>
    </w:p>
    <w:p w14:paraId="34E75519" w14:textId="77777777" w:rsidR="00892C42" w:rsidRPr="00E77497" w:rsidDel="00A10F2F" w:rsidRDefault="00892C42">
      <w:pPr>
        <w:pStyle w:val="Alg3"/>
        <w:numPr>
          <w:ilvl w:val="2"/>
          <w:numId w:val="562"/>
        </w:numPr>
        <w:tabs>
          <w:tab w:val="left" w:pos="990"/>
        </w:tabs>
        <w:contextualSpacing/>
        <w:rPr>
          <w:ins w:id="17442" w:author="Rev 3 Allen Wirfs-Brock" w:date="2011-09-22T15:22:00Z"/>
          <w:del w:id="17443" w:author="Rev 4 Allen Wirfs-Brock" w:date="2011-10-04T14:31:00Z"/>
        </w:rPr>
        <w:pPrChange w:id="17444" w:author="Rev 4 Allen Wirfs-Brock" w:date="2011-11-07T12:16:00Z">
          <w:pPr>
            <w:pStyle w:val="Alg3"/>
            <w:numPr>
              <w:ilvl w:val="2"/>
              <w:numId w:val="596"/>
            </w:numPr>
            <w:tabs>
              <w:tab w:val="clear" w:pos="360"/>
              <w:tab w:val="left" w:pos="990"/>
              <w:tab w:val="num" w:pos="1800"/>
            </w:tabs>
            <w:ind w:left="1800"/>
            <w:contextualSpacing/>
          </w:pPr>
        </w:pPrChange>
      </w:pPr>
      <w:ins w:id="17445" w:author="Rev 3 Allen Wirfs-Brock" w:date="2011-09-22T15:22:00Z">
        <w:del w:id="17446" w:author="Rev 4 Allen Wirfs-Brock" w:date="2011-10-04T14:31:00Z">
          <w:r w:rsidRPr="00E77497" w:rsidDel="00A10F2F">
            <w:delText xml:space="preserve"> Let</w:delText>
          </w:r>
          <w:r w:rsidRPr="00E77497" w:rsidDel="00A10F2F">
            <w:rPr>
              <w:i/>
            </w:rPr>
            <w:delText xml:space="preserve"> v</w:delText>
          </w:r>
          <w:r w:rsidRPr="00E77497" w:rsidDel="00A10F2F">
            <w:delText xml:space="preserve"> be </w:delText>
          </w:r>
          <w:r w:rsidRPr="00E77497" w:rsidDel="00A10F2F">
            <w:rPr>
              <w:b/>
            </w:rPr>
            <w:delText>undefined</w:delText>
          </w:r>
          <w:r w:rsidRPr="00E77497" w:rsidDel="00A10F2F">
            <w:delText>.</w:delText>
          </w:r>
        </w:del>
      </w:ins>
    </w:p>
    <w:p w14:paraId="29B8773A" w14:textId="77777777" w:rsidR="000D60F8" w:rsidRPr="00E77497" w:rsidDel="00A10F2F" w:rsidRDefault="000D60F8">
      <w:pPr>
        <w:pStyle w:val="Alg2"/>
        <w:numPr>
          <w:ilvl w:val="0"/>
          <w:numId w:val="562"/>
        </w:numPr>
        <w:spacing w:after="220"/>
        <w:contextualSpacing/>
        <w:rPr>
          <w:ins w:id="17447" w:author="Rev 3 Allen Wirfs-Brock" w:date="2011-09-22T15:12:00Z"/>
          <w:del w:id="17448" w:author="Rev 4 Allen Wirfs-Brock" w:date="2011-10-04T14:31:00Z"/>
        </w:rPr>
        <w:pPrChange w:id="17449" w:author="Rev 4 Allen Wirfs-Brock" w:date="2011-11-07T12:16:00Z">
          <w:pPr>
            <w:pStyle w:val="Alg2"/>
            <w:numPr>
              <w:numId w:val="596"/>
            </w:numPr>
            <w:tabs>
              <w:tab w:val="num" w:pos="360"/>
            </w:tabs>
            <w:spacing w:after="220"/>
            <w:ind w:left="360" w:hanging="360"/>
            <w:contextualSpacing/>
          </w:pPr>
        </w:pPrChange>
      </w:pPr>
      <w:ins w:id="17450" w:author="Rev 3 Allen Wirfs-Brock" w:date="2011-09-22T15:12:00Z">
        <w:del w:id="17451" w:author="Rev 4 Allen Wirfs-Brock" w:date="2011-10-04T14:31:00Z">
          <w:r w:rsidRPr="00E77497" w:rsidDel="00A10F2F">
            <w:delText xml:space="preserve">Evaluate </w:delText>
          </w:r>
          <w:r w:rsidRPr="00E77497" w:rsidDel="00A10F2F">
            <w:rPr>
              <w:i/>
            </w:rPr>
            <w:delText>BindingPattern</w:delText>
          </w:r>
          <w:r w:rsidRPr="00E77497" w:rsidDel="00A10F2F">
            <w:delText xml:space="preserve"> </w:delText>
          </w:r>
        </w:del>
      </w:ins>
      <w:ins w:id="17452" w:author="Rev 3 Allen Wirfs-Brock" w:date="2011-09-22T15:34:00Z">
        <w:del w:id="17453" w:author="Rev 4 Allen Wirfs-Brock" w:date="2011-10-04T14:31:00Z">
          <w:r w:rsidR="00FB7F29" w:rsidRPr="00E77497" w:rsidDel="00A10F2F">
            <w:delText>passing</w:delText>
          </w:r>
        </w:del>
      </w:ins>
      <w:ins w:id="17454" w:author="Rev 3 Allen Wirfs-Brock" w:date="2011-09-22T15:12:00Z">
        <w:del w:id="17455" w:author="Rev 4 Allen Wirfs-Brock" w:date="2011-10-04T14:31:00Z">
          <w:r w:rsidRPr="00E77497" w:rsidDel="00A10F2F">
            <w:delText xml:space="preserve"> </w:delText>
          </w:r>
        </w:del>
      </w:ins>
      <w:ins w:id="17456" w:author="Rev 3 Allen Wirfs-Brock" w:date="2011-09-22T15:33:00Z">
        <w:del w:id="17457" w:author="Rev 4 Allen Wirfs-Brock" w:date="2011-10-04T14:31:00Z">
          <w:r w:rsidR="00FB7F29" w:rsidRPr="00E77497" w:rsidDel="00A10F2F">
            <w:rPr>
              <w:i/>
            </w:rPr>
            <w:delText>v</w:delText>
          </w:r>
        </w:del>
      </w:ins>
      <w:ins w:id="17458" w:author="Rev 3 Allen Wirfs-Brock" w:date="2011-09-22T15:12:00Z">
        <w:del w:id="17459" w:author="Rev 4 Allen Wirfs-Brock" w:date="2011-10-04T14:31:00Z">
          <w:r w:rsidRPr="00E77497" w:rsidDel="00A10F2F">
            <w:delText xml:space="preserve"> and </w:delText>
          </w:r>
        </w:del>
      </w:ins>
      <w:ins w:id="17460" w:author="Rev 3 Allen Wirfs-Brock" w:date="2011-09-22T15:28:00Z">
        <w:del w:id="17461" w:author="Rev 4 Allen Wirfs-Brock" w:date="2011-10-04T14:31:00Z">
          <w:r w:rsidR="00454B4A" w:rsidRPr="00E77497" w:rsidDel="00A10F2F">
            <w:rPr>
              <w:i/>
            </w:rPr>
            <w:delText>env</w:delText>
          </w:r>
          <w:r w:rsidR="00454B4A" w:rsidRPr="00E77497" w:rsidDel="00A10F2F">
            <w:delText xml:space="preserve"> </w:delText>
          </w:r>
        </w:del>
      </w:ins>
      <w:ins w:id="17462" w:author="Rev 3 Allen Wirfs-Brock" w:date="2011-09-22T15:12:00Z">
        <w:del w:id="17463" w:author="Rev 4 Allen Wirfs-Brock" w:date="2011-10-04T14:31:00Z">
          <w:r w:rsidRPr="00E77497" w:rsidDel="00A10F2F">
            <w:delText>as</w:delText>
          </w:r>
        </w:del>
      </w:ins>
      <w:ins w:id="17464" w:author="Rev 3 Allen Wirfs-Brock" w:date="2011-09-22T15:34:00Z">
        <w:del w:id="17465" w:author="Rev 4 Allen Wirfs-Brock" w:date="2011-10-04T14:31:00Z">
          <w:r w:rsidR="00FB7F29" w:rsidRPr="00E77497" w:rsidDel="00A10F2F">
            <w:delText xml:space="preserve"> arguments</w:delText>
          </w:r>
        </w:del>
      </w:ins>
      <w:ins w:id="17466" w:author="Rev 3 Allen Wirfs-Brock" w:date="2011-09-22T15:12:00Z">
        <w:del w:id="17467" w:author="Rev 4 Allen Wirfs-Brock" w:date="2011-10-04T14:31:00Z">
          <w:r w:rsidRPr="00E77497" w:rsidDel="00A10F2F">
            <w:delText>.</w:delText>
          </w:r>
        </w:del>
      </w:ins>
    </w:p>
    <w:p w14:paraId="24C2A910" w14:textId="77777777" w:rsidR="00B678FE" w:rsidRPr="00E77497" w:rsidDel="005B3577" w:rsidRDefault="00B678FE" w:rsidP="00C7794D">
      <w:pPr>
        <w:contextualSpacing/>
        <w:rPr>
          <w:ins w:id="17468" w:author="Rev 3 Allen Wirfs-Brock" w:date="2011-09-01T13:51:00Z"/>
          <w:del w:id="17469" w:author="Rev 4 Allen Wirfs-Brock" w:date="2011-10-15T18:29:00Z"/>
        </w:rPr>
      </w:pPr>
      <w:ins w:id="17470" w:author="Rev 3 Allen Wirfs-Brock" w:date="2011-09-01T13:51:00Z">
        <w:del w:id="17471" w:author="Rev 4 Allen Wirfs-Brock" w:date="2011-10-15T18:29:00Z">
          <w:r w:rsidRPr="00E77497" w:rsidDel="005B3577">
            <w:delText xml:space="preserve">The </w:delText>
          </w:r>
          <w:r w:rsidRPr="00E77497" w:rsidDel="005B3577">
            <w:rPr>
              <w:rFonts w:ascii="Times New Roman" w:eastAsia="Times New Roman" w:hAnsi="Times New Roman"/>
              <w:spacing w:val="6"/>
              <w:lang w:eastAsia="en-US"/>
            </w:rPr>
            <w:delText xml:space="preserve">BoundNames </w:delText>
          </w:r>
          <w:r w:rsidRPr="00E77497" w:rsidDel="005B3577">
            <w:delText xml:space="preserve">of the production </w:delText>
          </w:r>
        </w:del>
      </w:ins>
      <w:ins w:id="17472" w:author="Rev 3 Allen Wirfs-Brock" w:date="2011-09-01T13:52:00Z">
        <w:del w:id="17473" w:author="Rev 4 Allen Wirfs-Brock" w:date="2011-10-15T18:29:00Z">
          <w:r w:rsidRPr="00E77497" w:rsidDel="005B3577">
            <w:rPr>
              <w:rFonts w:ascii="Times New Roman" w:hAnsi="Times New Roman"/>
              <w:i/>
            </w:rPr>
            <w:delText xml:space="preserve">SingleNameBinding </w:delText>
          </w:r>
        </w:del>
      </w:ins>
      <w:ins w:id="17474" w:author="Rev 3 Allen Wirfs-Brock" w:date="2011-09-01T13:51:00Z">
        <w:del w:id="17475" w:author="Rev 4 Allen Wirfs-Brock" w:date="2011-10-15T18:29:00Z">
          <w:r w:rsidRPr="00E77497" w:rsidDel="005B3577">
            <w:rPr>
              <w:rFonts w:ascii="Courier New" w:hAnsi="Courier New" w:cs="Courier New"/>
              <w:b/>
            </w:rPr>
            <w:delText>:</w:delText>
          </w:r>
          <w:r w:rsidRPr="00E77497" w:rsidDel="005B3577">
            <w:delText xml:space="preserve"> </w:delText>
          </w:r>
        </w:del>
      </w:ins>
      <w:ins w:id="17476" w:author="Rev 3 Allen Wirfs-Brock" w:date="2011-09-01T13:52:00Z">
        <w:del w:id="17477" w:author="Rev 4 Allen Wirfs-Brock" w:date="2011-10-15T18:29:00Z">
          <w:r w:rsidRPr="00E77497" w:rsidDel="005B3577">
            <w:rPr>
              <w:rStyle w:val="bnf"/>
            </w:rPr>
            <w:delText>BindingIdentifier</w:delText>
          </w:r>
        </w:del>
      </w:ins>
      <w:ins w:id="17478" w:author="Rev 3 Allen Wirfs-Brock" w:date="2011-09-01T13:51:00Z">
        <w:del w:id="17479" w:author="Rev 4 Allen Wirfs-Brock" w:date="2011-10-15T18:29:00Z">
          <w:r w:rsidRPr="00E77497" w:rsidDel="005B3577">
            <w:rPr>
              <w:rStyle w:val="bnf"/>
            </w:rPr>
            <w:delText xml:space="preserve"> </w:delText>
          </w:r>
          <w:r w:rsidRPr="00E77497" w:rsidDel="005B3577">
            <w:rPr>
              <w:rFonts w:ascii="Times New Roman" w:hAnsi="Times New Roman"/>
              <w:i/>
            </w:rPr>
            <w:delText>Initialiser</w:delText>
          </w:r>
          <w:r w:rsidRPr="00E77497" w:rsidDel="005B3577">
            <w:rPr>
              <w:rFonts w:ascii="Times New Roman" w:hAnsi="Times New Roman"/>
              <w:vertAlign w:val="subscript"/>
            </w:rPr>
            <w:delText>opt</w:delText>
          </w:r>
          <w:r w:rsidRPr="00E77497" w:rsidDel="005B3577">
            <w:delText xml:space="preserve"> is determined as follows:</w:delText>
          </w:r>
        </w:del>
      </w:ins>
    </w:p>
    <w:p w14:paraId="5ADC9F1B" w14:textId="77777777" w:rsidR="00B678FE" w:rsidRPr="00E77497" w:rsidDel="005B3577" w:rsidRDefault="00B678FE">
      <w:pPr>
        <w:pStyle w:val="Alg4"/>
        <w:numPr>
          <w:ilvl w:val="0"/>
          <w:numId w:val="442"/>
        </w:numPr>
        <w:spacing w:after="220"/>
        <w:contextualSpacing/>
        <w:rPr>
          <w:ins w:id="17480" w:author="Rev 3 Allen Wirfs-Brock" w:date="2011-09-21T18:24:00Z"/>
          <w:del w:id="17481" w:author="Rev 4 Allen Wirfs-Brock" w:date="2011-10-15T18:29:00Z"/>
        </w:rPr>
        <w:pPrChange w:id="17482" w:author="Rev 4 Allen Wirfs-Brock" w:date="2011-11-07T12:16:00Z">
          <w:pPr>
            <w:pStyle w:val="Alg4"/>
            <w:numPr>
              <w:numId w:val="466"/>
            </w:numPr>
            <w:tabs>
              <w:tab w:val="num" w:pos="360"/>
            </w:tabs>
            <w:spacing w:after="220"/>
            <w:ind w:left="360" w:hanging="360"/>
            <w:contextualSpacing/>
          </w:pPr>
        </w:pPrChange>
      </w:pPr>
      <w:ins w:id="17483" w:author="Rev 3 Allen Wirfs-Brock" w:date="2011-09-01T13:51:00Z">
        <w:del w:id="17484" w:author="Rev 4 Allen Wirfs-Brock" w:date="2011-10-15T18:29:00Z">
          <w:r w:rsidRPr="00E77497" w:rsidDel="005B3577">
            <w:delText xml:space="preserve">Return </w:delText>
          </w:r>
        </w:del>
      </w:ins>
      <w:ins w:id="17485" w:author="Rev 3 Allen Wirfs-Brock" w:date="2011-09-01T13:53:00Z">
        <w:del w:id="17486" w:author="Rev 4 Allen Wirfs-Brock" w:date="2011-10-15T18:29:00Z">
          <w:r w:rsidRPr="00E77497" w:rsidDel="005B3577">
            <w:delText>the BoundNames of</w:delText>
          </w:r>
        </w:del>
      </w:ins>
      <w:ins w:id="17487" w:author="Rev 3 Allen Wirfs-Brock" w:date="2011-09-01T13:51:00Z">
        <w:del w:id="17488" w:author="Rev 4 Allen Wirfs-Brock" w:date="2011-10-15T18:29:00Z">
          <w:r w:rsidRPr="00E77497" w:rsidDel="005B3577">
            <w:delText xml:space="preserve"> </w:delText>
          </w:r>
        </w:del>
      </w:ins>
      <w:ins w:id="17489" w:author="Rev 3 Allen Wirfs-Brock" w:date="2011-09-01T13:54:00Z">
        <w:del w:id="17490" w:author="Rev 4 Allen Wirfs-Brock" w:date="2011-10-15T18:29:00Z">
          <w:r w:rsidRPr="00E77497" w:rsidDel="005B3577">
            <w:rPr>
              <w:rStyle w:val="bnf"/>
            </w:rPr>
            <w:delText>BindingIdentifier</w:delText>
          </w:r>
        </w:del>
      </w:ins>
      <w:ins w:id="17491" w:author="Rev 3 Allen Wirfs-Brock" w:date="2011-09-01T13:51:00Z">
        <w:del w:id="17492" w:author="Rev 4 Allen Wirfs-Brock" w:date="2011-10-15T18:29:00Z">
          <w:r w:rsidRPr="00E77497" w:rsidDel="005B3577">
            <w:delText>.</w:delText>
          </w:r>
        </w:del>
      </w:ins>
    </w:p>
    <w:p w14:paraId="5CD0B5E9" w14:textId="77777777" w:rsidR="00807377" w:rsidRPr="00E77497" w:rsidDel="00675B74" w:rsidRDefault="00807377" w:rsidP="00C7794D">
      <w:pPr>
        <w:ind w:left="360"/>
        <w:rPr>
          <w:ins w:id="17493" w:author="Rev 3 Allen Wirfs-Brock" w:date="2011-09-21T18:25:00Z"/>
          <w:del w:id="17494" w:author="Rev 4 Allen Wirfs-Brock" w:date="2011-11-04T18:59:00Z"/>
        </w:rPr>
      </w:pPr>
      <w:ins w:id="17495" w:author="Rev 3 Allen Wirfs-Brock" w:date="2011-09-21T18:25:00Z">
        <w:del w:id="17496" w:author="Rev 4 Allen Wirfs-Brock" w:date="2011-10-15T18:29:00Z">
          <w:r w:rsidRPr="00E77497" w:rsidDel="009D0839">
            <w:delText xml:space="preserve">The production </w:delText>
          </w:r>
        </w:del>
        <w:del w:id="17497" w:author="Rev 4 Allen Wirfs-Brock" w:date="2011-11-04T18:59:00Z">
          <w:r w:rsidRPr="00E77497" w:rsidDel="00675B74">
            <w:rPr>
              <w:rFonts w:ascii="Times New Roman" w:hAnsi="Times New Roman"/>
              <w:i/>
            </w:rPr>
            <w:delText xml:space="preserve">SingleNameBinding </w:delText>
          </w:r>
          <w:r w:rsidRPr="00E77497" w:rsidDel="00675B74">
            <w:rPr>
              <w:rFonts w:ascii="Courier New" w:hAnsi="Courier New" w:cs="Courier New"/>
              <w:b/>
            </w:rPr>
            <w:delText>:</w:delText>
          </w:r>
          <w:r w:rsidRPr="00E77497" w:rsidDel="00675B74">
            <w:delText xml:space="preserve"> </w:delText>
          </w:r>
          <w:r w:rsidRPr="00E77497" w:rsidDel="00675B74">
            <w:rPr>
              <w:rStyle w:val="bnf"/>
            </w:rPr>
            <w:delText xml:space="preserve">BindingIdentifier </w:delText>
          </w:r>
          <w:r w:rsidRPr="00E77497" w:rsidDel="00675B74">
            <w:rPr>
              <w:rFonts w:ascii="Times New Roman" w:hAnsi="Times New Roman"/>
              <w:i/>
            </w:rPr>
            <w:delText>Initialiser</w:delText>
          </w:r>
          <w:r w:rsidRPr="00E77497" w:rsidDel="00675B74">
            <w:rPr>
              <w:rFonts w:ascii="Times New Roman" w:hAnsi="Times New Roman"/>
              <w:vertAlign w:val="subscript"/>
            </w:rPr>
            <w:delText>opt</w:delText>
          </w:r>
          <w:r w:rsidRPr="00E77497" w:rsidDel="00675B74">
            <w:delText xml:space="preserve"> </w:delText>
          </w:r>
        </w:del>
        <w:del w:id="17498" w:author="Rev 4 Allen Wirfs-Brock" w:date="2011-10-15T18:29:00Z">
          <w:r w:rsidRPr="00E77497" w:rsidDel="009D0839">
            <w:delText xml:space="preserve">is evaluated </w:delText>
          </w:r>
        </w:del>
        <w:del w:id="17499" w:author="Rev 4 Allen Wirfs-Brock" w:date="2011-11-04T18:59:00Z">
          <w:r w:rsidRPr="00E77497" w:rsidDel="00675B74">
            <w:delText xml:space="preserve">with the parameters </w:delText>
          </w:r>
        </w:del>
      </w:ins>
      <w:ins w:id="17500" w:author="Rev 3 Allen Wirfs-Brock" w:date="2011-09-21T18:26:00Z">
        <w:del w:id="17501" w:author="Rev 4 Allen Wirfs-Brock" w:date="2011-11-04T18:59:00Z">
          <w:r w:rsidRPr="00E77497" w:rsidDel="00675B74">
            <w:rPr>
              <w:rStyle w:val="bnf"/>
            </w:rPr>
            <w:delText>pr</w:delText>
          </w:r>
          <w:r w:rsidR="00467AC7" w:rsidRPr="00E77497" w:rsidDel="00675B74">
            <w:rPr>
              <w:rStyle w:val="bnf"/>
            </w:rPr>
            <w:delText xml:space="preserve">opertyName, </w:delText>
          </w:r>
        </w:del>
      </w:ins>
      <w:ins w:id="17502" w:author="Rev 3 Allen Wirfs-Brock" w:date="2011-09-21T18:32:00Z">
        <w:del w:id="17503" w:author="Rev 4 Allen Wirfs-Brock" w:date="2011-11-04T18:59:00Z">
          <w:r w:rsidR="00203662" w:rsidRPr="00C7794D" w:rsidDel="00675B74">
            <w:rPr>
              <w:rStyle w:val="bnf"/>
            </w:rPr>
            <w:delText>obj</w:delText>
          </w:r>
          <w:r w:rsidR="00203662" w:rsidRPr="00675B74" w:rsidDel="00675B74">
            <w:delText xml:space="preserve">, </w:delText>
          </w:r>
        </w:del>
      </w:ins>
      <w:ins w:id="17504" w:author="Rev 3 Allen Wirfs-Brock" w:date="2011-09-21T18:25:00Z">
        <w:del w:id="17505" w:author="Rev 4 Allen Wirfs-Brock" w:date="2011-11-04T18:59:00Z">
          <w:r w:rsidRPr="00675B74" w:rsidDel="00675B74">
            <w:delText xml:space="preserve">and </w:delText>
          </w:r>
          <w:r w:rsidRPr="00675B74" w:rsidDel="00675B74">
            <w:rPr>
              <w:rFonts w:ascii="Times New Roman" w:eastAsia="Times New Roman" w:hAnsi="Times New Roman"/>
              <w:i/>
              <w:spacing w:val="6"/>
              <w:lang w:eastAsia="en-US"/>
            </w:rPr>
            <w:delText>env</w:delText>
          </w:r>
          <w:r w:rsidRPr="00675B74" w:rsidDel="00675B74">
            <w:delText xml:space="preserve"> </w:delText>
          </w:r>
        </w:del>
        <w:del w:id="17506" w:author="Rev 4 Allen Wirfs-Brock" w:date="2011-10-15T18:30:00Z">
          <w:r w:rsidRPr="00E77497" w:rsidDel="009D0839">
            <w:delText>as follows:</w:delText>
          </w:r>
        </w:del>
      </w:ins>
    </w:p>
    <w:p w14:paraId="4DDF8316" w14:textId="77777777" w:rsidR="00807377" w:rsidRPr="00E77497" w:rsidDel="00675B74" w:rsidRDefault="00807377">
      <w:pPr>
        <w:pStyle w:val="Alg3"/>
        <w:numPr>
          <w:ilvl w:val="0"/>
          <w:numId w:val="558"/>
        </w:numPr>
        <w:rPr>
          <w:ins w:id="17507" w:author="Rev 3 Allen Wirfs-Brock" w:date="2011-09-21T18:27:00Z"/>
          <w:del w:id="17508" w:author="Rev 4 Allen Wirfs-Brock" w:date="2011-11-04T18:59:00Z"/>
        </w:rPr>
        <w:pPrChange w:id="17509" w:author="Rev 4 Allen Wirfs-Brock" w:date="2011-11-07T12:16:00Z">
          <w:pPr>
            <w:pStyle w:val="Alg3"/>
            <w:numPr>
              <w:numId w:val="592"/>
            </w:numPr>
          </w:pPr>
        </w:pPrChange>
      </w:pPr>
      <w:ins w:id="17510" w:author="Rev 3 Allen Wirfs-Brock" w:date="2011-09-21T18:27:00Z">
        <w:del w:id="17511" w:author="Rev 4 Allen Wirfs-Brock" w:date="2011-11-04T18:59:00Z">
          <w:r w:rsidRPr="00675B74" w:rsidDel="00675B74">
            <w:delText xml:space="preserve">Let </w:delText>
          </w:r>
          <w:r w:rsidRPr="00675B74" w:rsidDel="00675B74">
            <w:rPr>
              <w:i/>
            </w:rPr>
            <w:delText>exists</w:delText>
          </w:r>
          <w:r w:rsidRPr="00675B74" w:rsidDel="00675B74">
            <w:delText xml:space="preserve"> be the result of calling the [[HasProperty]] internal method of </w:delText>
          </w:r>
          <w:r w:rsidRPr="00E77497" w:rsidDel="00675B74">
            <w:rPr>
              <w:i/>
            </w:rPr>
            <w:delText>obj</w:delText>
          </w:r>
          <w:r w:rsidRPr="00E77497" w:rsidDel="00675B74">
            <w:delText xml:space="preserve"> with argument </w:delText>
          </w:r>
          <w:r w:rsidRPr="00E77497" w:rsidDel="00675B74">
            <w:rPr>
              <w:i/>
            </w:rPr>
            <w:delText>P</w:delText>
          </w:r>
          <w:r w:rsidRPr="00E77497" w:rsidDel="00675B74">
            <w:delText>.</w:delText>
          </w:r>
        </w:del>
      </w:ins>
    </w:p>
    <w:p w14:paraId="12B4BBDC" w14:textId="77777777" w:rsidR="00807377" w:rsidRPr="00E77497" w:rsidDel="00675B74" w:rsidRDefault="00807377">
      <w:pPr>
        <w:pStyle w:val="Alg3"/>
        <w:numPr>
          <w:ilvl w:val="0"/>
          <w:numId w:val="558"/>
        </w:numPr>
        <w:rPr>
          <w:ins w:id="17512" w:author="Rev 3 Allen Wirfs-Brock" w:date="2011-09-21T18:27:00Z"/>
          <w:del w:id="17513" w:author="Rev 4 Allen Wirfs-Brock" w:date="2011-11-04T18:59:00Z"/>
        </w:rPr>
        <w:pPrChange w:id="17514" w:author="Rev 4 Allen Wirfs-Brock" w:date="2011-11-07T12:16:00Z">
          <w:pPr>
            <w:pStyle w:val="Alg3"/>
            <w:numPr>
              <w:numId w:val="592"/>
            </w:numPr>
          </w:pPr>
        </w:pPrChange>
      </w:pPr>
      <w:ins w:id="17515" w:author="Rev 3 Allen Wirfs-Brock" w:date="2011-09-21T18:27:00Z">
        <w:del w:id="17516" w:author="Rev 4 Allen Wirfs-Brock" w:date="2011-11-04T18:59:00Z">
          <w:r w:rsidRPr="00E77497" w:rsidDel="00675B74">
            <w:delText xml:space="preserve">If </w:delText>
          </w:r>
          <w:r w:rsidRPr="00E77497" w:rsidDel="00675B74">
            <w:rPr>
              <w:i/>
            </w:rPr>
            <w:delText>exists</w:delText>
          </w:r>
          <w:r w:rsidRPr="00E77497" w:rsidDel="00675B74">
            <w:delText xml:space="preserve"> is </w:delText>
          </w:r>
          <w:r w:rsidRPr="00E77497" w:rsidDel="00675B74">
            <w:rPr>
              <w:b/>
            </w:rPr>
            <w:delText>true</w:delText>
          </w:r>
          <w:r w:rsidRPr="00E77497" w:rsidDel="00675B74">
            <w:delText>, then</w:delText>
          </w:r>
        </w:del>
      </w:ins>
    </w:p>
    <w:p w14:paraId="3A97AABC" w14:textId="77777777" w:rsidR="00807377" w:rsidRPr="00E77497" w:rsidDel="00675B74" w:rsidRDefault="00807377">
      <w:pPr>
        <w:pStyle w:val="Alg3"/>
        <w:numPr>
          <w:ilvl w:val="1"/>
          <w:numId w:val="558"/>
        </w:numPr>
        <w:tabs>
          <w:tab w:val="clear" w:pos="1080"/>
          <w:tab w:val="num" w:pos="630"/>
        </w:tabs>
        <w:ind w:hanging="720"/>
        <w:rPr>
          <w:ins w:id="17517" w:author="Rev 3 Allen Wirfs-Brock" w:date="2011-09-21T18:27:00Z"/>
          <w:del w:id="17518" w:author="Rev 4 Allen Wirfs-Brock" w:date="2011-11-04T18:59:00Z"/>
        </w:rPr>
        <w:pPrChange w:id="17519" w:author="Rev 4 Allen Wirfs-Brock" w:date="2011-11-07T12:16:00Z">
          <w:pPr>
            <w:pStyle w:val="Alg3"/>
            <w:numPr>
              <w:ilvl w:val="1"/>
              <w:numId w:val="592"/>
            </w:numPr>
            <w:tabs>
              <w:tab w:val="clear" w:pos="360"/>
              <w:tab w:val="num" w:pos="630"/>
              <w:tab w:val="num" w:pos="1080"/>
            </w:tabs>
            <w:ind w:left="1080" w:hanging="720"/>
          </w:pPr>
        </w:pPrChange>
      </w:pPr>
      <w:ins w:id="17520" w:author="Rev 3 Allen Wirfs-Brock" w:date="2011-09-21T18:27:00Z">
        <w:del w:id="17521" w:author="Rev 4 Allen Wirfs-Brock" w:date="2011-11-04T18:59:00Z">
          <w:r w:rsidRPr="00E77497" w:rsidDel="00675B74">
            <w:delText xml:space="preserve">Let </w:delText>
          </w:r>
          <w:r w:rsidRPr="00E77497" w:rsidDel="00675B74">
            <w:rPr>
              <w:i/>
            </w:rPr>
            <w:delText>v</w:delText>
          </w:r>
          <w:r w:rsidRPr="00E77497" w:rsidDel="00675B74">
            <w:delText xml:space="preserve"> be the result of calling the [[Get]] internal method of </w:delText>
          </w:r>
          <w:r w:rsidRPr="00E77497" w:rsidDel="00675B74">
            <w:rPr>
              <w:i/>
            </w:rPr>
            <w:delText>obj</w:delText>
          </w:r>
          <w:r w:rsidRPr="00E77497" w:rsidDel="00675B74">
            <w:delText xml:space="preserve"> passing </w:delText>
          </w:r>
          <w:r w:rsidRPr="00E77497" w:rsidDel="00675B74">
            <w:rPr>
              <w:i/>
            </w:rPr>
            <w:delText xml:space="preserve">P </w:delText>
          </w:r>
          <w:r w:rsidRPr="00E77497" w:rsidDel="00675B74">
            <w:delText>as the argument.</w:delText>
          </w:r>
        </w:del>
      </w:ins>
    </w:p>
    <w:p w14:paraId="677DB088" w14:textId="77777777" w:rsidR="00807377" w:rsidRPr="00E77497" w:rsidDel="00675B74" w:rsidRDefault="00467AC7">
      <w:pPr>
        <w:pStyle w:val="Alg3"/>
        <w:numPr>
          <w:ilvl w:val="0"/>
          <w:numId w:val="558"/>
        </w:numPr>
        <w:rPr>
          <w:ins w:id="17522" w:author="Rev 3 Allen Wirfs-Brock" w:date="2011-09-21T18:27:00Z"/>
          <w:del w:id="17523" w:author="Rev 4 Allen Wirfs-Brock" w:date="2011-11-04T18:59:00Z"/>
        </w:rPr>
        <w:pPrChange w:id="17524" w:author="Rev 4 Allen Wirfs-Brock" w:date="2011-11-07T12:16:00Z">
          <w:pPr>
            <w:pStyle w:val="Alg3"/>
            <w:numPr>
              <w:numId w:val="592"/>
            </w:numPr>
          </w:pPr>
        </w:pPrChange>
      </w:pPr>
      <w:ins w:id="17525" w:author="Rev 3 Allen Wirfs-Brock" w:date="2011-09-22T12:23:00Z">
        <w:del w:id="17526" w:author="Rev 4 Allen Wirfs-Brock" w:date="2011-11-04T18:59:00Z">
          <w:r w:rsidRPr="00E77497" w:rsidDel="00675B74">
            <w:delText>Else</w:delText>
          </w:r>
        </w:del>
      </w:ins>
      <w:ins w:id="17527" w:author="Rev 3 Allen Wirfs-Brock" w:date="2011-09-21T18:27:00Z">
        <w:del w:id="17528" w:author="Rev 4 Allen Wirfs-Brock" w:date="2011-11-04T18:59:00Z">
          <w:r w:rsidR="00807377" w:rsidRPr="00E77497" w:rsidDel="00675B74">
            <w:delText xml:space="preserve"> </w:delText>
          </w:r>
        </w:del>
      </w:ins>
    </w:p>
    <w:p w14:paraId="5BEA411F" w14:textId="77777777" w:rsidR="00467AC7" w:rsidRPr="00E77497" w:rsidDel="00675B74" w:rsidRDefault="00467AC7">
      <w:pPr>
        <w:pStyle w:val="Alg3"/>
        <w:numPr>
          <w:ilvl w:val="1"/>
          <w:numId w:val="558"/>
        </w:numPr>
        <w:tabs>
          <w:tab w:val="clear" w:pos="1080"/>
          <w:tab w:val="num" w:pos="720"/>
        </w:tabs>
        <w:ind w:hanging="720"/>
        <w:rPr>
          <w:ins w:id="17529" w:author="Rev 3 Allen Wirfs-Brock" w:date="2011-09-22T12:24:00Z"/>
          <w:del w:id="17530" w:author="Rev 4 Allen Wirfs-Brock" w:date="2011-11-04T18:59:00Z"/>
        </w:rPr>
        <w:pPrChange w:id="17531" w:author="Rev 4 Allen Wirfs-Brock" w:date="2011-11-07T12:16:00Z">
          <w:pPr>
            <w:pStyle w:val="Alg3"/>
            <w:numPr>
              <w:ilvl w:val="1"/>
              <w:numId w:val="592"/>
            </w:numPr>
            <w:tabs>
              <w:tab w:val="clear" w:pos="360"/>
              <w:tab w:val="num" w:pos="720"/>
              <w:tab w:val="num" w:pos="1080"/>
            </w:tabs>
            <w:ind w:left="1080" w:hanging="720"/>
          </w:pPr>
        </w:pPrChange>
      </w:pPr>
      <w:ins w:id="17532" w:author="Rev 3 Allen Wirfs-Brock" w:date="2011-09-22T12:24:00Z">
        <w:del w:id="17533" w:author="Rev 4 Allen Wirfs-Brock" w:date="2011-11-04T18:59:00Z">
          <w:r w:rsidRPr="00E77497" w:rsidDel="00675B74">
            <w:delText xml:space="preserve">If </w:delText>
          </w:r>
        </w:del>
      </w:ins>
      <w:ins w:id="17534" w:author="Rev 3 Allen Wirfs-Brock" w:date="2011-09-22T12:25:00Z">
        <w:del w:id="17535" w:author="Rev 4 Allen Wirfs-Brock" w:date="2011-11-04T18:59:00Z">
          <w:r w:rsidRPr="00E77497" w:rsidDel="00675B74">
            <w:rPr>
              <w:i/>
            </w:rPr>
            <w:delText>Initialiser</w:delText>
          </w:r>
          <w:r w:rsidRPr="00E77497" w:rsidDel="00675B74">
            <w:rPr>
              <w:vertAlign w:val="subscript"/>
            </w:rPr>
            <w:delText>opt</w:delText>
          </w:r>
        </w:del>
      </w:ins>
      <w:ins w:id="17536" w:author="Rev 3 Allen Wirfs-Brock" w:date="2011-09-22T12:24:00Z">
        <w:del w:id="17537" w:author="Rev 4 Allen Wirfs-Brock" w:date="2011-11-04T18:59:00Z">
          <w:r w:rsidRPr="00E77497" w:rsidDel="00675B74">
            <w:delText xml:space="preserve"> is present, then</w:delText>
          </w:r>
        </w:del>
      </w:ins>
    </w:p>
    <w:p w14:paraId="44D13BCC" w14:textId="77777777" w:rsidR="00807377" w:rsidRPr="00E77497" w:rsidDel="00675B74" w:rsidRDefault="00807377">
      <w:pPr>
        <w:pStyle w:val="Alg3"/>
        <w:numPr>
          <w:ilvl w:val="2"/>
          <w:numId w:val="558"/>
        </w:numPr>
        <w:tabs>
          <w:tab w:val="clear" w:pos="1800"/>
          <w:tab w:val="num" w:pos="990"/>
        </w:tabs>
        <w:ind w:hanging="990"/>
        <w:rPr>
          <w:ins w:id="17538" w:author="Rev 3 Allen Wirfs-Brock" w:date="2011-09-21T18:27:00Z"/>
          <w:del w:id="17539" w:author="Rev 4 Allen Wirfs-Brock" w:date="2011-11-04T18:59:00Z"/>
        </w:rPr>
        <w:pPrChange w:id="17540" w:author="Rev 4 Allen Wirfs-Brock" w:date="2011-11-07T12:16:00Z">
          <w:pPr>
            <w:pStyle w:val="Alg3"/>
            <w:numPr>
              <w:ilvl w:val="2"/>
              <w:numId w:val="592"/>
            </w:numPr>
            <w:tabs>
              <w:tab w:val="clear" w:pos="360"/>
              <w:tab w:val="num" w:pos="990"/>
              <w:tab w:val="num" w:pos="1800"/>
            </w:tabs>
            <w:ind w:left="1800" w:hanging="990"/>
          </w:pPr>
        </w:pPrChange>
      </w:pPr>
      <w:ins w:id="17541" w:author="Rev 3 Allen Wirfs-Brock" w:date="2011-09-21T18:27:00Z">
        <w:del w:id="17542" w:author="Rev 4 Allen Wirfs-Brock" w:date="2011-11-04T18:59:00Z">
          <w:r w:rsidRPr="00E77497" w:rsidDel="00675B74">
            <w:delText xml:space="preserve">Let </w:delText>
          </w:r>
        </w:del>
      </w:ins>
      <w:ins w:id="17543" w:author="Rev 3 Allen Wirfs-Brock" w:date="2011-09-22T12:24:00Z">
        <w:del w:id="17544" w:author="Rev 4 Allen Wirfs-Brock" w:date="2011-11-04T18:59:00Z">
          <w:r w:rsidR="00467AC7" w:rsidRPr="00E77497" w:rsidDel="00675B74">
            <w:rPr>
              <w:i/>
            </w:rPr>
            <w:delText>v</w:delText>
          </w:r>
        </w:del>
      </w:ins>
      <w:ins w:id="17545" w:author="Rev 3 Allen Wirfs-Brock" w:date="2011-09-21T18:27:00Z">
        <w:del w:id="17546" w:author="Rev 4 Allen Wirfs-Brock" w:date="2011-11-04T18:59:00Z">
          <w:r w:rsidRPr="00E77497" w:rsidDel="00675B74">
            <w:delText xml:space="preserve"> </w:delText>
          </w:r>
        </w:del>
      </w:ins>
      <w:ins w:id="17547" w:author="Rev 3 Allen Wirfs-Brock" w:date="2011-09-22T12:24:00Z">
        <w:del w:id="17548" w:author="Rev 4 Allen Wirfs-Brock" w:date="2011-11-04T18:59:00Z">
          <w:r w:rsidR="00467AC7" w:rsidRPr="00E77497" w:rsidDel="00675B74">
            <w:delText>be the result of evaluating</w:delText>
          </w:r>
        </w:del>
      </w:ins>
      <w:ins w:id="17549" w:author="Rev 3 Allen Wirfs-Brock" w:date="2011-09-22T12:25:00Z">
        <w:del w:id="17550" w:author="Rev 4 Allen Wirfs-Brock" w:date="2011-11-04T18:59:00Z">
          <w:r w:rsidR="00467AC7" w:rsidRPr="00E77497" w:rsidDel="00675B74">
            <w:rPr>
              <w:i/>
            </w:rPr>
            <w:delText xml:space="preserve"> Initialiser</w:delText>
          </w:r>
        </w:del>
      </w:ins>
      <w:ins w:id="17551" w:author="Rev 3 Allen Wirfs-Brock" w:date="2011-09-21T18:27:00Z">
        <w:del w:id="17552" w:author="Rev 4 Allen Wirfs-Brock" w:date="2011-11-04T18:59:00Z">
          <w:r w:rsidRPr="00E77497" w:rsidDel="00675B74">
            <w:delText>.</w:delText>
          </w:r>
        </w:del>
      </w:ins>
    </w:p>
    <w:p w14:paraId="29EFCC6A" w14:textId="77777777" w:rsidR="00B81A73" w:rsidRPr="00E77497" w:rsidDel="00675B74" w:rsidRDefault="00467AC7">
      <w:pPr>
        <w:pStyle w:val="Alg3"/>
        <w:numPr>
          <w:ilvl w:val="1"/>
          <w:numId w:val="558"/>
        </w:numPr>
        <w:tabs>
          <w:tab w:val="clear" w:pos="1080"/>
          <w:tab w:val="num" w:pos="720"/>
        </w:tabs>
        <w:ind w:hanging="720"/>
        <w:rPr>
          <w:ins w:id="17553" w:author="Rev 3 Allen Wirfs-Brock" w:date="2011-09-22T14:51:00Z"/>
          <w:del w:id="17554" w:author="Rev 4 Allen Wirfs-Brock" w:date="2011-11-04T18:59:00Z"/>
        </w:rPr>
        <w:pPrChange w:id="17555" w:author="Rev 4 Allen Wirfs-Brock" w:date="2011-11-07T12:16:00Z">
          <w:pPr>
            <w:pStyle w:val="Alg3"/>
            <w:numPr>
              <w:ilvl w:val="1"/>
              <w:numId w:val="592"/>
            </w:numPr>
            <w:tabs>
              <w:tab w:val="clear" w:pos="360"/>
              <w:tab w:val="num" w:pos="720"/>
              <w:tab w:val="num" w:pos="1080"/>
            </w:tabs>
            <w:ind w:left="1080" w:hanging="720"/>
          </w:pPr>
        </w:pPrChange>
      </w:pPr>
      <w:ins w:id="17556" w:author="Rev 3 Allen Wirfs-Brock" w:date="2011-09-22T12:26:00Z">
        <w:del w:id="17557" w:author="Rev 4 Allen Wirfs-Brock" w:date="2011-11-04T18:59:00Z">
          <w:r w:rsidRPr="00E77497" w:rsidDel="00675B74">
            <w:delText>Else,</w:delText>
          </w:r>
        </w:del>
      </w:ins>
    </w:p>
    <w:p w14:paraId="6F81C709" w14:textId="77777777" w:rsidR="00807377" w:rsidRPr="00E77497" w:rsidDel="00675B74" w:rsidRDefault="00467AC7">
      <w:pPr>
        <w:pStyle w:val="Alg3"/>
        <w:numPr>
          <w:ilvl w:val="2"/>
          <w:numId w:val="558"/>
        </w:numPr>
        <w:tabs>
          <w:tab w:val="clear" w:pos="1800"/>
          <w:tab w:val="left" w:pos="990"/>
        </w:tabs>
        <w:ind w:hanging="990"/>
        <w:rPr>
          <w:ins w:id="17558" w:author="Rev 3 Allen Wirfs-Brock" w:date="2011-09-21T18:27:00Z"/>
          <w:del w:id="17559" w:author="Rev 4 Allen Wirfs-Brock" w:date="2011-11-04T18:59:00Z"/>
        </w:rPr>
        <w:pPrChange w:id="17560" w:author="Rev 4 Allen Wirfs-Brock" w:date="2011-11-07T12:16:00Z">
          <w:pPr>
            <w:pStyle w:val="Alg3"/>
            <w:numPr>
              <w:ilvl w:val="2"/>
              <w:numId w:val="592"/>
            </w:numPr>
            <w:tabs>
              <w:tab w:val="clear" w:pos="360"/>
              <w:tab w:val="left" w:pos="990"/>
              <w:tab w:val="num" w:pos="1800"/>
            </w:tabs>
            <w:ind w:left="1800" w:hanging="990"/>
          </w:pPr>
        </w:pPrChange>
      </w:pPr>
      <w:ins w:id="17561" w:author="Rev 3 Allen Wirfs-Brock" w:date="2011-09-22T12:26:00Z">
        <w:del w:id="17562" w:author="Rev 4 Allen Wirfs-Brock" w:date="2011-11-04T18:59:00Z">
          <w:r w:rsidRPr="00E77497" w:rsidDel="00675B74">
            <w:delText xml:space="preserve"> </w:delText>
          </w:r>
        </w:del>
      </w:ins>
      <w:ins w:id="17563" w:author="Rev 3 Allen Wirfs-Brock" w:date="2011-09-22T14:52:00Z">
        <w:del w:id="17564" w:author="Rev 4 Allen Wirfs-Brock" w:date="2011-11-04T18:59:00Z">
          <w:r w:rsidR="00B81A73" w:rsidRPr="00E77497" w:rsidDel="00675B74">
            <w:delText>L</w:delText>
          </w:r>
        </w:del>
      </w:ins>
      <w:ins w:id="17565" w:author="Rev 3 Allen Wirfs-Brock" w:date="2011-09-21T18:27:00Z">
        <w:del w:id="17566" w:author="Rev 4 Allen Wirfs-Brock" w:date="2011-11-04T18:59:00Z">
          <w:r w:rsidR="00807377" w:rsidRPr="00E77497" w:rsidDel="00675B74">
            <w:delText>et</w:delText>
          </w:r>
        </w:del>
      </w:ins>
      <w:ins w:id="17567" w:author="Rev 3 Allen Wirfs-Brock" w:date="2011-09-22T12:26:00Z">
        <w:del w:id="17568" w:author="Rev 4 Allen Wirfs-Brock" w:date="2011-11-04T18:59:00Z">
          <w:r w:rsidRPr="00E77497" w:rsidDel="00675B74">
            <w:rPr>
              <w:i/>
            </w:rPr>
            <w:delText xml:space="preserve"> v</w:delText>
          </w:r>
          <w:r w:rsidRPr="00E77497" w:rsidDel="00675B74">
            <w:delText xml:space="preserve"> be </w:delText>
          </w:r>
          <w:r w:rsidRPr="00E77497" w:rsidDel="00675B74">
            <w:rPr>
              <w:b/>
            </w:rPr>
            <w:delText>undefined</w:delText>
          </w:r>
        </w:del>
      </w:ins>
      <w:ins w:id="17569" w:author="Rev 3 Allen Wirfs-Brock" w:date="2011-09-21T18:27:00Z">
        <w:del w:id="17570" w:author="Rev 4 Allen Wirfs-Brock" w:date="2011-11-04T18:59:00Z">
          <w:r w:rsidR="00807377" w:rsidRPr="00E77497" w:rsidDel="00675B74">
            <w:delText>.</w:delText>
          </w:r>
        </w:del>
      </w:ins>
    </w:p>
    <w:p w14:paraId="60BD9DE0" w14:textId="77777777" w:rsidR="00807377" w:rsidRPr="00E77497" w:rsidDel="00675B74" w:rsidRDefault="00807377">
      <w:pPr>
        <w:pStyle w:val="Alg3"/>
        <w:numPr>
          <w:ilvl w:val="0"/>
          <w:numId w:val="558"/>
        </w:numPr>
        <w:spacing w:after="220"/>
        <w:rPr>
          <w:ins w:id="17571" w:author="Rev 3 Allen Wirfs-Brock" w:date="2011-09-01T13:51:00Z"/>
          <w:del w:id="17572" w:author="Rev 4 Allen Wirfs-Brock" w:date="2011-11-04T18:59:00Z"/>
        </w:rPr>
        <w:pPrChange w:id="17573" w:author="Rev 4 Allen Wirfs-Brock" w:date="2011-11-07T12:16:00Z">
          <w:pPr>
            <w:pStyle w:val="Alg3"/>
            <w:numPr>
              <w:numId w:val="592"/>
            </w:numPr>
            <w:spacing w:after="220"/>
          </w:pPr>
        </w:pPrChange>
      </w:pPr>
      <w:ins w:id="17574" w:author="Rev 3 Allen Wirfs-Brock" w:date="2011-09-21T18:27:00Z">
        <w:del w:id="17575" w:author="Rev 4 Allen Wirfs-Brock" w:date="2011-11-04T18:59:00Z">
          <w:r w:rsidRPr="00E77497" w:rsidDel="00675B74">
            <w:delText xml:space="preserve">Perform </w:delText>
          </w:r>
        </w:del>
      </w:ins>
      <w:ins w:id="17576" w:author="Rev 3 Allen Wirfs-Brock" w:date="2011-09-22T12:33:00Z">
        <w:del w:id="17577" w:author="Rev 4 Allen Wirfs-Brock" w:date="2011-11-04T18:59:00Z">
          <w:r w:rsidR="00FE73F6" w:rsidRPr="00E77497" w:rsidDel="00675B74">
            <w:delText xml:space="preserve">Binding </w:delText>
          </w:r>
        </w:del>
      </w:ins>
      <w:ins w:id="17578" w:author="Rev 3 Allen Wirfs-Brock" w:date="2011-09-21T18:27:00Z">
        <w:del w:id="17579" w:author="Rev 4 Allen Wirfs-Brock" w:date="2011-11-04T18:59:00Z">
          <w:r w:rsidRPr="00E77497" w:rsidDel="00675B74">
            <w:delText xml:space="preserve">Initialization for </w:delText>
          </w:r>
          <w:r w:rsidRPr="00E77497" w:rsidDel="00675B74">
            <w:rPr>
              <w:i/>
            </w:rPr>
            <w:delText>BindingIdentifer</w:delText>
          </w:r>
          <w:r w:rsidRPr="00E77497" w:rsidDel="00675B74">
            <w:delText xml:space="preserve"> using </w:delText>
          </w:r>
        </w:del>
        <w:del w:id="17580" w:author="Rev 4 Allen Wirfs-Brock" w:date="2011-11-04T17:27:00Z">
          <w:r w:rsidRPr="00E77497" w:rsidDel="00D10B56">
            <w:rPr>
              <w:i/>
            </w:rPr>
            <w:delText>A</w:delText>
          </w:r>
        </w:del>
        <w:del w:id="17581" w:author="Rev 4 Allen Wirfs-Brock" w:date="2011-11-04T18:59:00Z">
          <w:r w:rsidRPr="00675B74" w:rsidDel="00675B74">
            <w:delText xml:space="preserve"> as the </w:delText>
          </w:r>
          <w:r w:rsidRPr="00675B74" w:rsidDel="00675B74">
            <w:rPr>
              <w:i/>
            </w:rPr>
            <w:delText>value</w:delText>
          </w:r>
          <w:r w:rsidRPr="00675B74" w:rsidDel="00675B74">
            <w:delText xml:space="preserve"> and </w:delText>
          </w:r>
          <w:r w:rsidRPr="00675B74" w:rsidDel="00675B74">
            <w:rPr>
              <w:i/>
            </w:rPr>
            <w:delText>env</w:delText>
          </w:r>
          <w:r w:rsidRPr="00E77497" w:rsidDel="00675B74">
            <w:delText xml:space="preserve"> as the </w:delText>
          </w:r>
          <w:r w:rsidRPr="00E77497" w:rsidDel="00675B74">
            <w:rPr>
              <w:i/>
            </w:rPr>
            <w:delText>enviornment</w:delText>
          </w:r>
          <w:r w:rsidRPr="00E77497" w:rsidDel="00675B74">
            <w:delText>.</w:delText>
          </w:r>
        </w:del>
      </w:ins>
    </w:p>
    <w:p w14:paraId="655E9315" w14:textId="77777777" w:rsidR="00B711C8" w:rsidRPr="00E77497" w:rsidDel="00243AB9" w:rsidRDefault="00B711C8" w:rsidP="00B711C8">
      <w:pPr>
        <w:rPr>
          <w:ins w:id="17582" w:author="Rev 3 Allen Wirfs-Brock" w:date="2011-09-22T16:08:00Z"/>
          <w:del w:id="17583" w:author="Rev 4 Allen Wirfs-Brock" w:date="2011-10-15T18:30:00Z"/>
        </w:rPr>
      </w:pPr>
      <w:ins w:id="17584" w:author="Rev 3 Allen Wirfs-Brock" w:date="2011-09-22T16:08:00Z">
        <w:del w:id="17585" w:author="Rev 4 Allen Wirfs-Brock" w:date="2011-10-15T18:30:00Z">
          <w:r w:rsidRPr="00E77497" w:rsidDel="00243AB9">
            <w:delText xml:space="preserve">The </w:delText>
          </w:r>
          <w:r w:rsidRPr="00E77497" w:rsidDel="00243AB9">
            <w:rPr>
              <w:rFonts w:ascii="Times New Roman" w:eastAsia="Times New Roman" w:hAnsi="Times New Roman"/>
              <w:spacing w:val="6"/>
              <w:lang w:eastAsia="en-US"/>
            </w:rPr>
            <w:delText xml:space="preserve">BoundNames </w:delText>
          </w:r>
          <w:r w:rsidRPr="00E77497" w:rsidDel="00243AB9">
            <w:delText xml:space="preserve">of the production </w:delText>
          </w:r>
          <w:r w:rsidRPr="00E77497" w:rsidDel="00243AB9">
            <w:rPr>
              <w:rStyle w:val="bnf"/>
            </w:rPr>
            <w:delText xml:space="preserve">BindingElement </w:delText>
          </w:r>
          <w:r w:rsidRPr="00E77497" w:rsidDel="00243AB9">
            <w:rPr>
              <w:b/>
            </w:rPr>
            <w:delText>:</w:delText>
          </w:r>
          <w:r w:rsidRPr="00E77497" w:rsidDel="00243AB9">
            <w:delText xml:space="preserve"> </w:delText>
          </w:r>
          <w:r w:rsidRPr="00E77497" w:rsidDel="00243AB9">
            <w:rPr>
              <w:rFonts w:ascii="Times New Roman" w:hAnsi="Times New Roman"/>
              <w:i/>
            </w:rPr>
            <w:delText>SingleNameBinding</w:delText>
          </w:r>
          <w:r w:rsidRPr="00E77497" w:rsidDel="00243AB9">
            <w:rPr>
              <w:rStyle w:val="bnf"/>
            </w:rPr>
            <w:delText xml:space="preserve"> </w:delText>
          </w:r>
          <w:r w:rsidRPr="00E77497" w:rsidDel="00243AB9">
            <w:delText xml:space="preserve">is determined as follows: </w:delText>
          </w:r>
        </w:del>
      </w:ins>
    </w:p>
    <w:p w14:paraId="783D7E5E" w14:textId="77777777" w:rsidR="00B711C8" w:rsidRPr="00E77497" w:rsidDel="00243AB9" w:rsidRDefault="00B711C8">
      <w:pPr>
        <w:pStyle w:val="Alg4"/>
        <w:numPr>
          <w:ilvl w:val="0"/>
          <w:numId w:val="563"/>
        </w:numPr>
        <w:spacing w:after="220"/>
        <w:contextualSpacing/>
        <w:rPr>
          <w:ins w:id="17586" w:author="Rev 3 Allen Wirfs-Brock" w:date="2011-09-22T16:08:00Z"/>
          <w:del w:id="17587" w:author="Rev 4 Allen Wirfs-Brock" w:date="2011-10-15T18:30:00Z"/>
        </w:rPr>
        <w:pPrChange w:id="17588" w:author="Rev 4 Allen Wirfs-Brock" w:date="2011-11-07T12:16:00Z">
          <w:pPr>
            <w:pStyle w:val="Alg4"/>
            <w:numPr>
              <w:numId w:val="597"/>
            </w:numPr>
            <w:tabs>
              <w:tab w:val="num" w:pos="360"/>
            </w:tabs>
            <w:spacing w:after="220"/>
            <w:ind w:left="360" w:hanging="360"/>
            <w:contextualSpacing/>
          </w:pPr>
        </w:pPrChange>
      </w:pPr>
      <w:ins w:id="17589" w:author="Rev 3 Allen Wirfs-Brock" w:date="2011-09-22T16:08:00Z">
        <w:del w:id="17590" w:author="Rev 4 Allen Wirfs-Brock" w:date="2011-10-15T18:30:00Z">
          <w:r w:rsidRPr="00E77497" w:rsidDel="00243AB9">
            <w:delText xml:space="preserve">Return the BoundNames of </w:delText>
          </w:r>
          <w:r w:rsidRPr="00E77497" w:rsidDel="00243AB9">
            <w:rPr>
              <w:i/>
            </w:rPr>
            <w:delText>SingleNameBinding</w:delText>
          </w:r>
          <w:r w:rsidRPr="00E77497" w:rsidDel="00243AB9">
            <w:rPr>
              <w:rStyle w:val="bnf"/>
            </w:rPr>
            <w:delText xml:space="preserve"> </w:delText>
          </w:r>
          <w:r w:rsidRPr="00E77497" w:rsidDel="00243AB9">
            <w:delText>.</w:delText>
          </w:r>
        </w:del>
      </w:ins>
    </w:p>
    <w:p w14:paraId="6A25D202" w14:textId="77777777" w:rsidR="00243AB9" w:rsidRPr="00E77497" w:rsidRDefault="000709BD" w:rsidP="00C7794D">
      <w:pPr>
        <w:contextualSpacing/>
        <w:rPr>
          <w:ins w:id="17591" w:author="Rev 4 Allen Wirfs-Brock" w:date="2011-10-15T18:31:00Z"/>
        </w:rPr>
      </w:pPr>
      <w:ins w:id="17592" w:author="Rev 3 Allen Wirfs-Brock" w:date="2011-09-22T16:13:00Z">
        <w:del w:id="17593" w:author="Rev 4 Allen Wirfs-Brock" w:date="2011-10-15T18:31:00Z">
          <w:r w:rsidRPr="00E77497" w:rsidDel="00243AB9">
            <w:delText xml:space="preserve">The production </w:delText>
          </w:r>
        </w:del>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del w:id="17594" w:author="Rev 4 Allen Wirfs-Brock" w:date="2011-10-15T18:31:00Z">
          <w:r w:rsidRPr="00E77497" w:rsidDel="00243AB9">
            <w:delText xml:space="preserve">is evaluated </w:delText>
          </w:r>
        </w:del>
      </w:ins>
    </w:p>
    <w:p w14:paraId="47F68C4A" w14:textId="77777777" w:rsidR="00217939" w:rsidDel="002A015C" w:rsidRDefault="00217939" w:rsidP="00B34B48">
      <w:pPr>
        <w:pStyle w:val="Alg3"/>
        <w:numPr>
          <w:ilvl w:val="0"/>
          <w:numId w:val="564"/>
        </w:numPr>
        <w:rPr>
          <w:ins w:id="17595" w:author="Rev 4 Allen Wirfs-Brock" w:date="2011-11-06T11:42:00Z"/>
          <w:del w:id="17596" w:author="Rev 5 Allen Wirfs-Brock" w:date="2012-01-04T11:56:00Z"/>
        </w:rPr>
      </w:pPr>
      <w:ins w:id="17597" w:author="Rev 4 Allen Wirfs-Brock" w:date="2011-11-06T11:42:00Z">
        <w:del w:id="17598" w:author="Rev 5 Allen Wirfs-Brock" w:date="2012-01-04T11:56:00Z">
          <w:r w:rsidDel="002A015C">
            <w:delText xml:space="preserve">If </w:delText>
          </w:r>
          <w:r w:rsidRPr="004418C4" w:rsidDel="002A015C">
            <w:rPr>
              <w:i/>
            </w:rPr>
            <w:delText>nextIndex</w:delText>
          </w:r>
          <w:r w:rsidDel="002A015C">
            <w:delText xml:space="preserve"> ≥ </w:delText>
          </w:r>
          <w:r w:rsidRPr="004418C4" w:rsidDel="002A015C">
            <w:rPr>
              <w:i/>
            </w:rPr>
            <w:delText>arrayLength</w:delText>
          </w:r>
          <w:r w:rsidDel="002A015C">
            <w:delText>, then</w:delText>
          </w:r>
        </w:del>
      </w:ins>
    </w:p>
    <w:p w14:paraId="5870CC7F" w14:textId="77777777" w:rsidR="00217939" w:rsidRPr="00E77497" w:rsidDel="002A015C" w:rsidRDefault="00217939" w:rsidP="00B34B48">
      <w:pPr>
        <w:pStyle w:val="Alg3"/>
        <w:numPr>
          <w:ilvl w:val="1"/>
          <w:numId w:val="564"/>
        </w:numPr>
        <w:tabs>
          <w:tab w:val="left" w:pos="720"/>
        </w:tabs>
        <w:rPr>
          <w:ins w:id="17599" w:author="Rev 4 Allen Wirfs-Brock" w:date="2011-11-06T11:42:00Z"/>
          <w:del w:id="17600" w:author="Rev 5 Allen Wirfs-Brock" w:date="2012-01-04T11:56:00Z"/>
        </w:rPr>
      </w:pPr>
      <w:ins w:id="17601" w:author="Rev 4 Allen Wirfs-Brock" w:date="2011-11-06T11:42:00Z">
        <w:del w:id="17602" w:author="Rev 5 Allen Wirfs-Brock" w:date="2012-01-04T11:56:00Z">
          <w:r w:rsidDel="002A015C">
            <w:delText xml:space="preserve">Let </w:delText>
          </w:r>
        </w:del>
      </w:ins>
      <w:ins w:id="17603" w:author="Rev 4 Allen Wirfs-Brock" w:date="2011-11-06T11:43:00Z">
        <w:del w:id="17604" w:author="Rev 5 Allen Wirfs-Brock" w:date="2012-01-04T11:56:00Z">
          <w:r w:rsidDel="002A015C">
            <w:rPr>
              <w:i/>
            </w:rPr>
            <w:delText>array</w:delText>
          </w:r>
        </w:del>
      </w:ins>
      <w:ins w:id="17605" w:author="Rev 4 Allen Wirfs-Brock" w:date="2011-11-06T11:42:00Z">
        <w:del w:id="17606" w:author="Rev 5 Allen Wirfs-Brock" w:date="2012-01-04T11:56:00Z">
          <w:r w:rsidDel="002A015C">
            <w:delText xml:space="preserve"> be </w:delText>
          </w:r>
        </w:del>
      </w:ins>
      <w:ins w:id="17607" w:author="Rev 4 Allen Wirfs-Brock" w:date="2011-11-06T11:43:00Z">
        <w:del w:id="17608" w:author="Rev 5 Allen Wirfs-Brock" w:date="2012-01-04T11:56:00Z">
          <w:r w:rsidDel="002A015C">
            <w:rPr>
              <w:b/>
            </w:rPr>
            <w:delText>undefined</w:delText>
          </w:r>
        </w:del>
      </w:ins>
      <w:ins w:id="17609" w:author="Rev 4 Allen Wirfs-Brock" w:date="2011-11-06T11:42:00Z">
        <w:del w:id="17610" w:author="Rev 5 Allen Wirfs-Brock" w:date="2012-01-04T11:56:00Z">
          <w:r w:rsidDel="002A015C">
            <w:delText>.</w:delText>
          </w:r>
        </w:del>
      </w:ins>
    </w:p>
    <w:p w14:paraId="7A620743" w14:textId="77777777" w:rsidR="000709BD" w:rsidRPr="00E77497" w:rsidDel="00440001" w:rsidRDefault="000709BD" w:rsidP="00C7794D">
      <w:pPr>
        <w:ind w:left="400"/>
        <w:rPr>
          <w:ins w:id="17611" w:author="Rev 3 Allen Wirfs-Brock" w:date="2011-09-22T16:13:00Z"/>
          <w:del w:id="17612" w:author="Rev 4 Allen Wirfs-Brock" w:date="2011-11-04T19:02:00Z"/>
        </w:rPr>
      </w:pPr>
      <w:ins w:id="17613" w:author="Rev 3 Allen Wirfs-Brock" w:date="2011-09-22T16:13:00Z">
        <w:del w:id="17614" w:author="Rev 4 Allen Wirfs-Brock" w:date="2011-11-04T19:02:00Z">
          <w:r w:rsidRPr="00E77497" w:rsidDel="00440001">
            <w:delText xml:space="preserve">with the parameters </w:delText>
          </w:r>
          <w:r w:rsidRPr="00E77497" w:rsidDel="00440001">
            <w:rPr>
              <w:rStyle w:val="bnf"/>
            </w:rPr>
            <w:delText>obj</w:delText>
          </w:r>
        </w:del>
      </w:ins>
      <w:ins w:id="17615" w:author="Rev 3 Allen Wirfs-Brock" w:date="2011-09-22T16:15:00Z">
        <w:del w:id="17616" w:author="Rev 4 Allen Wirfs-Brock" w:date="2011-11-04T19:02:00Z">
          <w:r w:rsidRPr="00E77497" w:rsidDel="00440001">
            <w:delText>,</w:delText>
          </w:r>
        </w:del>
      </w:ins>
      <w:ins w:id="17617" w:author="Rev 3 Allen Wirfs-Brock" w:date="2011-09-22T16:13:00Z">
        <w:del w:id="17618" w:author="Rev 4 Allen Wirfs-Brock" w:date="2011-11-04T19:02:00Z">
          <w:r w:rsidRPr="00E77497" w:rsidDel="00440001">
            <w:delText xml:space="preserve"> </w:delText>
          </w:r>
          <w:r w:rsidRPr="00E77497" w:rsidDel="00440001">
            <w:rPr>
              <w:rFonts w:ascii="Times New Roman" w:eastAsia="Times New Roman" w:hAnsi="Times New Roman"/>
              <w:i/>
              <w:spacing w:val="6"/>
              <w:lang w:eastAsia="en-US"/>
            </w:rPr>
            <w:delText>env</w:delText>
          </w:r>
          <w:r w:rsidRPr="00E77497" w:rsidDel="00440001">
            <w:delText xml:space="preserve"> </w:delText>
          </w:r>
        </w:del>
      </w:ins>
      <w:ins w:id="17619" w:author="Rev 3 Allen Wirfs-Brock" w:date="2011-09-22T16:15:00Z">
        <w:del w:id="17620" w:author="Rev 4 Allen Wirfs-Brock" w:date="2011-11-04T19:02:00Z">
          <w:r w:rsidRPr="00E77497" w:rsidDel="00440001">
            <w:delText xml:space="preserve">and </w:delText>
          </w:r>
        </w:del>
        <w:del w:id="17621" w:author="Rev 4 Allen Wirfs-Brock" w:date="2011-10-04T14:23:00Z">
          <w:r w:rsidRPr="00E77497" w:rsidDel="00A10F2F">
            <w:rPr>
              <w:rFonts w:ascii="Times New Roman" w:eastAsia="Times New Roman" w:hAnsi="Times New Roman"/>
              <w:i/>
              <w:spacing w:val="6"/>
              <w:lang w:eastAsia="en-US"/>
            </w:rPr>
            <w:delText>index</w:delText>
          </w:r>
        </w:del>
        <w:del w:id="17622" w:author="Rev 4 Allen Wirfs-Brock" w:date="2011-11-04T19:02:00Z">
          <w:r w:rsidRPr="00E77497" w:rsidDel="00440001">
            <w:delText xml:space="preserve"> </w:delText>
          </w:r>
        </w:del>
      </w:ins>
      <w:ins w:id="17623" w:author="Rev 3 Allen Wirfs-Brock" w:date="2011-09-22T16:13:00Z">
        <w:del w:id="17624" w:author="Rev 4 Allen Wirfs-Brock" w:date="2011-10-15T18:31:00Z">
          <w:r w:rsidRPr="00E77497" w:rsidDel="00243AB9">
            <w:delText>as follows:</w:delText>
          </w:r>
        </w:del>
      </w:ins>
    </w:p>
    <w:p w14:paraId="1DBDA175" w14:textId="77777777" w:rsidR="000709BD" w:rsidRPr="00E77497" w:rsidDel="00A10F2F" w:rsidRDefault="000709BD" w:rsidP="00B34B48">
      <w:pPr>
        <w:pStyle w:val="Alg3"/>
        <w:numPr>
          <w:ilvl w:val="0"/>
          <w:numId w:val="564"/>
        </w:numPr>
        <w:rPr>
          <w:ins w:id="17625" w:author="Rev 3 Allen Wirfs-Brock" w:date="2011-09-22T16:13:00Z"/>
          <w:del w:id="17626" w:author="Rev 4 Allen Wirfs-Brock" w:date="2011-10-04T14:24:00Z"/>
        </w:rPr>
      </w:pPr>
      <w:ins w:id="17627" w:author="Rev 3 Allen Wirfs-Brock" w:date="2011-09-22T16:13:00Z">
        <w:del w:id="17628" w:author="Rev 4 Allen Wirfs-Brock" w:date="2011-10-04T14:24:00Z">
          <w:r w:rsidRPr="00E77497" w:rsidDel="00A10F2F">
            <w:delText xml:space="preserve">Let </w:delText>
          </w:r>
        </w:del>
      </w:ins>
      <w:ins w:id="17629" w:author="Rev 3 Allen Wirfs-Brock" w:date="2011-09-22T16:26:00Z">
        <w:del w:id="17630" w:author="Rev 4 Allen Wirfs-Brock" w:date="2011-10-04T14:24:00Z">
          <w:r w:rsidRPr="00E77497" w:rsidDel="00A10F2F">
            <w:rPr>
              <w:i/>
            </w:rPr>
            <w:delText>P</w:delText>
          </w:r>
        </w:del>
      </w:ins>
      <w:ins w:id="17631" w:author="Rev 3 Allen Wirfs-Brock" w:date="2011-09-22T16:13:00Z">
        <w:del w:id="17632" w:author="Rev 4 Allen Wirfs-Brock" w:date="2011-10-04T14:24:00Z">
          <w:r w:rsidRPr="00E77497" w:rsidDel="00A10F2F">
            <w:delText xml:space="preserve"> be </w:delText>
          </w:r>
        </w:del>
      </w:ins>
      <w:ins w:id="17633" w:author="Rev 3 Allen Wirfs-Brock" w:date="2011-09-22T16:17:00Z">
        <w:del w:id="17634" w:author="Rev 4 Allen Wirfs-Brock" w:date="2011-10-04T14:24:00Z">
          <w:r w:rsidRPr="00E77497" w:rsidDel="00A10F2F">
            <w:delText>ToString(</w:delText>
          </w:r>
          <w:r w:rsidRPr="00E77497" w:rsidDel="00A10F2F">
            <w:rPr>
              <w:i/>
            </w:rPr>
            <w:delText>index</w:delText>
          </w:r>
          <w:r w:rsidRPr="00E77497" w:rsidDel="00A10F2F">
            <w:delText>)</w:delText>
          </w:r>
        </w:del>
      </w:ins>
      <w:ins w:id="17635" w:author="Rev 3 Allen Wirfs-Brock" w:date="2011-09-22T16:13:00Z">
        <w:del w:id="17636" w:author="Rev 4 Allen Wirfs-Brock" w:date="2011-10-04T14:24:00Z">
          <w:r w:rsidRPr="00E77497" w:rsidDel="00A10F2F">
            <w:delText>.</w:delText>
          </w:r>
        </w:del>
      </w:ins>
    </w:p>
    <w:p w14:paraId="0EE7D2C2" w14:textId="77777777" w:rsidR="000709BD" w:rsidRPr="00E77497" w:rsidRDefault="00481DAC" w:rsidP="00B34B48">
      <w:pPr>
        <w:pStyle w:val="Alg3"/>
        <w:numPr>
          <w:ilvl w:val="0"/>
          <w:numId w:val="564"/>
        </w:numPr>
        <w:spacing w:after="220"/>
        <w:rPr>
          <w:ins w:id="17637" w:author="Rev 3 Allen Wirfs-Brock" w:date="2011-09-22T16:13:00Z"/>
        </w:rPr>
      </w:pPr>
      <w:ins w:id="17638" w:author="Rev 6 Allen Wirfs-Brock" w:date="2012-02-18T11:01:00Z">
        <w:r>
          <w:t>Return the result of p</w:t>
        </w:r>
        <w:r w:rsidRPr="004418C4">
          <w:t>erform</w:t>
        </w:r>
        <w:r>
          <w:t>ing</w:t>
        </w:r>
        <w:r w:rsidRPr="004418C4">
          <w:t xml:space="preserve"> </w:t>
        </w:r>
      </w:ins>
      <w:ins w:id="17639" w:author="Rev 5 Allen Wirfs-Brock" w:date="2011-11-07T16:52:00Z">
        <w:del w:id="17640" w:author="Rev 6 Allen Wirfs-Brock" w:date="2012-02-18T11:01:00Z">
          <w:r w:rsidR="001C1CAB" w:rsidDel="00481DAC">
            <w:delText xml:space="preserve">Perform </w:delText>
          </w:r>
        </w:del>
        <w:r w:rsidR="001C1CAB">
          <w:t xml:space="preserve">Keyed Binding </w:t>
        </w:r>
        <w:del w:id="17641" w:author="Rev 6 Allen Wirfs-Brock" w:date="2012-02-27T15:45:00Z">
          <w:r w:rsidR="001C1CAB" w:rsidDel="00A113E2">
            <w:delText>Initialization</w:delText>
          </w:r>
        </w:del>
      </w:ins>
      <w:ins w:id="17642" w:author="Rev 6 Allen Wirfs-Brock" w:date="2012-02-27T15:45:00Z">
        <w:r w:rsidR="00A113E2">
          <w:t>Initialisation</w:t>
        </w:r>
      </w:ins>
      <w:ins w:id="17643" w:author="Rev 5 Allen Wirfs-Brock" w:date="2011-11-07T16:52:00Z">
        <w:r w:rsidR="001C1CAB">
          <w:t xml:space="preserve"> for</w:t>
        </w:r>
        <w:r w:rsidR="001C1CAB" w:rsidRPr="00675B74">
          <w:t xml:space="preserve"> </w:t>
        </w:r>
      </w:ins>
      <w:ins w:id="17644" w:author="Rev 3 Allen Wirfs-Brock" w:date="2011-09-22T16:13:00Z">
        <w:del w:id="17645" w:author="Rev 5 Allen Wirfs-Brock" w:date="2011-11-07T16:52:00Z">
          <w:r w:rsidR="000709BD" w:rsidRPr="00E77497" w:rsidDel="001C1CAB">
            <w:delText xml:space="preserve">Evaluate </w:delText>
          </w:r>
        </w:del>
        <w:r w:rsidR="000709BD" w:rsidRPr="00E77497">
          <w:rPr>
            <w:i/>
          </w:rPr>
          <w:t>SingleNameBinding</w:t>
        </w:r>
        <w:r w:rsidR="000709BD" w:rsidRPr="00E77497">
          <w:t xml:space="preserve"> using  </w:t>
        </w:r>
        <w:del w:id="17646" w:author="Rev 4 Allen Wirfs-Brock" w:date="2011-11-04T19:02:00Z">
          <w:r w:rsidR="000709BD" w:rsidRPr="00E77497" w:rsidDel="00440001">
            <w:rPr>
              <w:i/>
            </w:rPr>
            <w:delText>P</w:delText>
          </w:r>
          <w:r w:rsidR="000709BD" w:rsidRPr="00E77497" w:rsidDel="00440001">
            <w:delText>,</w:delText>
          </w:r>
          <w:r w:rsidR="000709BD" w:rsidRPr="00E77497" w:rsidDel="00440001">
            <w:rPr>
              <w:i/>
            </w:rPr>
            <w:delText xml:space="preserve"> </w:delText>
          </w:r>
          <w:r w:rsidR="000709BD" w:rsidRPr="00E77497" w:rsidDel="00440001">
            <w:rPr>
              <w:rStyle w:val="bnf"/>
            </w:rPr>
            <w:delText>obj</w:delText>
          </w:r>
        </w:del>
      </w:ins>
      <w:ins w:id="17647" w:author="Rev 4 Allen Wirfs-Brock" w:date="2011-11-04T19:02:00Z">
        <w:r w:rsidR="00440001">
          <w:rPr>
            <w:rStyle w:val="bnf"/>
          </w:rPr>
          <w:t>array</w:t>
        </w:r>
      </w:ins>
      <w:ins w:id="17648" w:author="Rev 3 Allen Wirfs-Brock" w:date="2011-09-22T16:13:00Z">
        <w:r w:rsidR="000709BD" w:rsidRPr="00E77497">
          <w:t xml:space="preserve">, </w:t>
        </w:r>
      </w:ins>
      <w:ins w:id="17649" w:author="Rev 4 Allen Wirfs-Brock" w:date="2011-11-04T19:02:00Z">
        <w:r w:rsidR="00440001">
          <w:rPr>
            <w:i/>
          </w:rPr>
          <w:t>environment</w:t>
        </w:r>
        <w:r w:rsidR="00440001" w:rsidRPr="004418C4">
          <w:t>,</w:t>
        </w:r>
        <w:r w:rsidR="00440001">
          <w:t xml:space="preserve"> </w:t>
        </w:r>
      </w:ins>
      <w:ins w:id="17650" w:author="Rev 3 Allen Wirfs-Brock" w:date="2011-09-22T16:13:00Z">
        <w:r w:rsidR="000709BD" w:rsidRPr="00E77497">
          <w:t>and</w:t>
        </w:r>
      </w:ins>
      <w:ins w:id="17651" w:author="Rev 4 Allen Wirfs-Brock" w:date="2011-11-04T19:01:00Z">
        <w:r w:rsidR="00440001">
          <w:t xml:space="preserve"> ToString(</w:t>
        </w:r>
      </w:ins>
      <w:ins w:id="17652" w:author="Rev 3 Allen Wirfs-Brock" w:date="2011-09-22T16:13:00Z">
        <w:del w:id="17653" w:author="Rev 4 Allen Wirfs-Brock" w:date="2011-11-04T19:01:00Z">
          <w:r w:rsidR="000709BD" w:rsidRPr="00E77497" w:rsidDel="00440001">
            <w:delText xml:space="preserve"> </w:delText>
          </w:r>
        </w:del>
        <w:del w:id="17654" w:author="Rev 4 Allen Wirfs-Brock" w:date="2011-10-04T14:24:00Z">
          <w:r w:rsidR="000709BD" w:rsidRPr="00E77497" w:rsidDel="00A10F2F">
            <w:rPr>
              <w:i/>
            </w:rPr>
            <w:delText>env</w:delText>
          </w:r>
        </w:del>
      </w:ins>
      <w:ins w:id="17655" w:author="Rev 4 Allen Wirfs-Brock" w:date="2011-11-06T11:44:00Z">
        <w:r w:rsidR="00217939" w:rsidRPr="004418C4">
          <w:rPr>
            <w:i/>
          </w:rPr>
          <w:t>nextIndex</w:t>
        </w:r>
      </w:ins>
      <w:ins w:id="17656" w:author="Rev 4 Allen Wirfs-Brock" w:date="2011-11-04T19:02:00Z">
        <w:r w:rsidR="00440001">
          <w:t>)</w:t>
        </w:r>
      </w:ins>
      <w:ins w:id="17657" w:author="Rev 3 Allen Wirfs-Brock" w:date="2011-09-22T16:13:00Z">
        <w:r w:rsidR="000709BD" w:rsidRPr="00E77497">
          <w:t xml:space="preserve"> as the arguments.</w:t>
        </w:r>
      </w:ins>
    </w:p>
    <w:p w14:paraId="6E8D1A5D" w14:textId="77777777" w:rsidR="00AB6493" w:rsidRPr="00E77497" w:rsidDel="00010328" w:rsidRDefault="00AB6493" w:rsidP="00AB6493">
      <w:pPr>
        <w:rPr>
          <w:ins w:id="17658" w:author="Rev 3 Allen Wirfs-Brock" w:date="2011-09-22T16:37:00Z"/>
          <w:del w:id="17659" w:author="Rev 4 Allen Wirfs-Brock" w:date="2011-10-15T18:32:00Z"/>
        </w:rPr>
      </w:pPr>
      <w:ins w:id="17660" w:author="Rev 3 Allen Wirfs-Brock" w:date="2011-09-22T16:37:00Z">
        <w:del w:id="17661" w:author="Rev 4 Allen Wirfs-Brock" w:date="2011-10-15T18:32:00Z">
          <w:r w:rsidRPr="00E77497" w:rsidDel="00010328">
            <w:delText xml:space="preserve">The </w:delText>
          </w:r>
          <w:r w:rsidRPr="00E77497" w:rsidDel="00010328">
            <w:rPr>
              <w:rFonts w:ascii="Times New Roman" w:eastAsia="Times New Roman" w:hAnsi="Times New Roman"/>
              <w:spacing w:val="6"/>
              <w:lang w:eastAsia="en-US"/>
            </w:rPr>
            <w:delText xml:space="preserve">BoundNames </w:delText>
          </w:r>
          <w:r w:rsidRPr="00E77497" w:rsidDel="00010328">
            <w:delText xml:space="preserve">of the production </w:delText>
          </w:r>
          <w:r w:rsidRPr="00E77497" w:rsidDel="00010328">
            <w:rPr>
              <w:rStyle w:val="bnf"/>
            </w:rPr>
            <w:delText xml:space="preserve">BindingElement </w:delText>
          </w:r>
          <w:r w:rsidRPr="00E77497" w:rsidDel="00010328">
            <w:rPr>
              <w:b/>
            </w:rPr>
            <w:delText>:</w:delText>
          </w:r>
          <w:r w:rsidRPr="00E77497" w:rsidDel="00010328">
            <w:delText xml:space="preserve"> </w:delText>
          </w:r>
          <w:r w:rsidRPr="00E77497" w:rsidDel="00010328">
            <w:rPr>
              <w:rStyle w:val="bnf"/>
            </w:rPr>
            <w:delText xml:space="preserve">BindingPattern </w:delText>
          </w:r>
          <w:r w:rsidRPr="00E77497" w:rsidDel="00010328">
            <w:rPr>
              <w:rFonts w:ascii="Times New Roman" w:hAnsi="Times New Roman"/>
              <w:i/>
            </w:rPr>
            <w:delText>Initialiser</w:delText>
          </w:r>
          <w:r w:rsidRPr="00E77497" w:rsidDel="00010328">
            <w:rPr>
              <w:rFonts w:ascii="Times New Roman" w:hAnsi="Times New Roman"/>
              <w:vertAlign w:val="subscript"/>
            </w:rPr>
            <w:delText>opt</w:delText>
          </w:r>
          <w:r w:rsidRPr="00E77497" w:rsidDel="00010328">
            <w:delText xml:space="preserve"> is determined as follows:</w:delText>
          </w:r>
        </w:del>
      </w:ins>
    </w:p>
    <w:p w14:paraId="36396356" w14:textId="77777777" w:rsidR="00AB6493" w:rsidRPr="00E77497" w:rsidDel="00010328" w:rsidRDefault="00AB6493">
      <w:pPr>
        <w:pStyle w:val="Alg4"/>
        <w:numPr>
          <w:ilvl w:val="0"/>
          <w:numId w:val="565"/>
        </w:numPr>
        <w:spacing w:after="220"/>
        <w:contextualSpacing/>
        <w:rPr>
          <w:ins w:id="17662" w:author="Rev 3 Allen Wirfs-Brock" w:date="2011-09-22T16:37:00Z"/>
          <w:del w:id="17663" w:author="Rev 4 Allen Wirfs-Brock" w:date="2011-10-15T18:32:00Z"/>
        </w:rPr>
        <w:pPrChange w:id="17664" w:author="Rev 4 Allen Wirfs-Brock" w:date="2011-11-07T12:16:00Z">
          <w:pPr>
            <w:pStyle w:val="Alg4"/>
            <w:numPr>
              <w:numId w:val="599"/>
            </w:numPr>
            <w:tabs>
              <w:tab w:val="num" w:pos="360"/>
            </w:tabs>
            <w:spacing w:after="220"/>
            <w:ind w:left="360" w:hanging="360"/>
            <w:contextualSpacing/>
          </w:pPr>
        </w:pPrChange>
      </w:pPr>
      <w:ins w:id="17665" w:author="Rev 3 Allen Wirfs-Brock" w:date="2011-09-22T16:37:00Z">
        <w:del w:id="17666" w:author="Rev 4 Allen Wirfs-Brock" w:date="2011-10-15T18:32:00Z">
          <w:r w:rsidRPr="00E77497" w:rsidDel="00010328">
            <w:delText xml:space="preserve">Return the BoundNames of </w:delText>
          </w:r>
          <w:r w:rsidRPr="00E77497" w:rsidDel="00010328">
            <w:rPr>
              <w:rStyle w:val="bnf"/>
            </w:rPr>
            <w:delText>BindingPattern</w:delText>
          </w:r>
          <w:r w:rsidRPr="00E77497" w:rsidDel="00010328">
            <w:delText>.</w:delText>
          </w:r>
        </w:del>
      </w:ins>
    </w:p>
    <w:p w14:paraId="52A4B654" w14:textId="77777777" w:rsidR="003F52AE" w:rsidRPr="00E77497" w:rsidRDefault="00A15A12" w:rsidP="00C7794D">
      <w:pPr>
        <w:contextualSpacing/>
        <w:rPr>
          <w:ins w:id="17667" w:author="Rev 4 Allen Wirfs-Brock" w:date="2011-10-15T18:32:00Z"/>
        </w:rPr>
      </w:pPr>
      <w:ins w:id="17668" w:author="Rev 3 Allen Wirfs-Brock" w:date="2011-09-22T16:39:00Z">
        <w:del w:id="17669" w:author="Rev 4 Allen Wirfs-Brock" w:date="2011-10-15T18:32:00Z">
          <w:r w:rsidRPr="00E77497" w:rsidDel="003F52AE">
            <w:delText xml:space="preserve">The production </w:delText>
          </w:r>
        </w:del>
        <w:r w:rsidRPr="00E77497">
          <w:rPr>
            <w:rStyle w:val="bnf"/>
          </w:rPr>
          <w:t>BindingElement</w:t>
        </w:r>
        <w:r w:rsidRPr="00E77497">
          <w:rPr>
            <w:b/>
          </w:rPr>
          <w:t>:</w:t>
        </w:r>
        <w:r w:rsidRPr="00E77497">
          <w:t xml:space="preserve"> </w:t>
        </w:r>
      </w:ins>
      <w:ins w:id="17670" w:author="Rev 3 Allen Wirfs-Brock" w:date="2011-09-22T16:40:00Z">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ins>
      <w:ins w:id="17671" w:author="Rev 3 Allen Wirfs-Brock" w:date="2011-09-22T16:39:00Z">
        <w:r w:rsidRPr="00E77497">
          <w:t xml:space="preserve"> </w:t>
        </w:r>
        <w:del w:id="17672" w:author="Rev 4 Allen Wirfs-Brock" w:date="2011-10-15T18:32:00Z">
          <w:r w:rsidRPr="00E77497" w:rsidDel="003F52AE">
            <w:delText xml:space="preserve">is evaluated </w:delText>
          </w:r>
        </w:del>
      </w:ins>
    </w:p>
    <w:p w14:paraId="13F3976D" w14:textId="77777777" w:rsidR="00DD66FD" w:rsidRDefault="00DD66FD" w:rsidP="00B34B48">
      <w:pPr>
        <w:pStyle w:val="Alg3"/>
        <w:numPr>
          <w:ilvl w:val="0"/>
          <w:numId w:val="566"/>
        </w:numPr>
        <w:tabs>
          <w:tab w:val="clear" w:pos="720"/>
          <w:tab w:val="num" w:pos="360"/>
        </w:tabs>
        <w:ind w:hanging="720"/>
        <w:rPr>
          <w:ins w:id="17673" w:author="Rev 4 Allen Wirfs-Brock" w:date="2011-11-05T10:53:00Z"/>
        </w:rPr>
      </w:pPr>
      <w:ins w:id="17674" w:author="Rev 4 Allen Wirfs-Brock" w:date="2011-11-05T10:53:00Z">
        <w:r w:rsidRPr="004418C4">
          <w:t xml:space="preserve">Let </w:t>
        </w:r>
        <w:r w:rsidRPr="004418C4">
          <w:rPr>
            <w:i/>
          </w:rPr>
          <w:t>P</w:t>
        </w:r>
        <w:r w:rsidRPr="004418C4">
          <w:t xml:space="preserve"> be ToString(</w:t>
        </w:r>
        <w:r w:rsidRPr="004418C4">
          <w:rPr>
            <w:i/>
          </w:rPr>
          <w:t>nextIndex</w:t>
        </w:r>
        <w:r w:rsidRPr="004418C4">
          <w:t>).</w:t>
        </w:r>
      </w:ins>
    </w:p>
    <w:p w14:paraId="0304DB16" w14:textId="77777777" w:rsidR="00DD66FD" w:rsidDel="002A015C" w:rsidRDefault="006A7D66">
      <w:pPr>
        <w:pStyle w:val="Alg3"/>
        <w:numPr>
          <w:ilvl w:val="0"/>
          <w:numId w:val="566"/>
        </w:numPr>
        <w:tabs>
          <w:tab w:val="num" w:pos="450"/>
        </w:tabs>
        <w:ind w:firstLine="0"/>
        <w:rPr>
          <w:ins w:id="17675" w:author="Rev 4 Allen Wirfs-Brock" w:date="2011-11-05T10:44:00Z"/>
          <w:del w:id="17676" w:author="Rev 5 Allen Wirfs-Brock" w:date="2012-01-04T11:57:00Z"/>
        </w:rPr>
        <w:pPrChange w:id="17677" w:author="Rev 5 Allen Wirfs-Brock" w:date="2012-01-04T11:57:00Z">
          <w:pPr>
            <w:pStyle w:val="Alg3"/>
            <w:numPr>
              <w:numId w:val="566"/>
            </w:numPr>
            <w:tabs>
              <w:tab w:val="clear" w:pos="360"/>
              <w:tab w:val="num" w:pos="720"/>
            </w:tabs>
            <w:ind w:left="720" w:hanging="720"/>
          </w:pPr>
        </w:pPrChange>
      </w:pPr>
      <w:ins w:id="17678" w:author="Rev 4 Allen Wirfs-Brock" w:date="2011-11-05T10:44:00Z">
        <w:del w:id="17679" w:author="Rev 5 Allen Wirfs-Brock" w:date="2012-01-04T11:57:00Z">
          <w:r w:rsidDel="002A015C">
            <w:delText xml:space="preserve">If </w:delText>
          </w:r>
          <w:r w:rsidR="00DD66FD" w:rsidRPr="00C7794D" w:rsidDel="002A015C">
            <w:rPr>
              <w:i/>
            </w:rPr>
            <w:delText>nextIndex</w:delText>
          </w:r>
          <w:r w:rsidR="00DD66FD" w:rsidDel="002A015C">
            <w:delText xml:space="preserve"> </w:delText>
          </w:r>
        </w:del>
      </w:ins>
      <w:ins w:id="17680" w:author="Rev 4 Allen Wirfs-Brock" w:date="2011-11-05T10:46:00Z">
        <w:del w:id="17681" w:author="Rev 5 Allen Wirfs-Brock" w:date="2012-01-04T11:57:00Z">
          <w:r w:rsidR="00DD66FD" w:rsidDel="002A015C">
            <w:delText>≥</w:delText>
          </w:r>
        </w:del>
      </w:ins>
      <w:ins w:id="17682" w:author="Rev 4 Allen Wirfs-Brock" w:date="2011-11-05T10:44:00Z">
        <w:del w:id="17683" w:author="Rev 5 Allen Wirfs-Brock" w:date="2012-01-04T11:57:00Z">
          <w:r w:rsidR="00DD66FD" w:rsidDel="002A015C">
            <w:delText xml:space="preserve"> </w:delText>
          </w:r>
          <w:r w:rsidR="00DD66FD" w:rsidRPr="00C7794D" w:rsidDel="002A015C">
            <w:rPr>
              <w:i/>
            </w:rPr>
            <w:delText>arrayLength</w:delText>
          </w:r>
          <w:r w:rsidR="00DD66FD" w:rsidDel="002A015C">
            <w:delText>, then</w:delText>
          </w:r>
        </w:del>
      </w:ins>
    </w:p>
    <w:p w14:paraId="6C558E17" w14:textId="77777777" w:rsidR="00DD66FD" w:rsidRPr="00E77497" w:rsidDel="002A015C" w:rsidRDefault="00DD66FD" w:rsidP="002A015C">
      <w:pPr>
        <w:pStyle w:val="Alg3"/>
        <w:numPr>
          <w:ilvl w:val="0"/>
          <w:numId w:val="566"/>
        </w:numPr>
        <w:tabs>
          <w:tab w:val="num" w:pos="450"/>
        </w:tabs>
        <w:ind w:firstLine="0"/>
        <w:rPr>
          <w:ins w:id="17684" w:author="Rev 4 Allen Wirfs-Brock" w:date="2011-11-05T10:46:00Z"/>
          <w:del w:id="17685" w:author="Rev 5 Allen Wirfs-Brock" w:date="2012-01-04T11:57:00Z"/>
        </w:rPr>
      </w:pPr>
      <w:ins w:id="17686" w:author="Rev 4 Allen Wirfs-Brock" w:date="2011-11-05T10:47:00Z">
        <w:del w:id="17687" w:author="Rev 5 Allen Wirfs-Brock" w:date="2012-01-04T11:57:00Z">
          <w:r w:rsidDel="002A015C">
            <w:delText xml:space="preserve">Let </w:delText>
          </w:r>
          <w:r w:rsidRPr="00C7794D" w:rsidDel="002A015C">
            <w:rPr>
              <w:i/>
            </w:rPr>
            <w:delText>exists</w:delText>
          </w:r>
          <w:r w:rsidDel="002A015C">
            <w:delText xml:space="preserve"> be </w:delText>
          </w:r>
          <w:r w:rsidRPr="00C7794D" w:rsidDel="002A015C">
            <w:rPr>
              <w:b/>
            </w:rPr>
            <w:delText>false</w:delText>
          </w:r>
          <w:r w:rsidDel="002A015C">
            <w:delText>.</w:delText>
          </w:r>
        </w:del>
      </w:ins>
    </w:p>
    <w:p w14:paraId="293903EB" w14:textId="77777777" w:rsidR="00DD66FD" w:rsidRPr="00E77497" w:rsidDel="002A015C" w:rsidRDefault="00DD66FD">
      <w:pPr>
        <w:pStyle w:val="Alg3"/>
        <w:numPr>
          <w:ilvl w:val="0"/>
          <w:numId w:val="566"/>
        </w:numPr>
        <w:tabs>
          <w:tab w:val="num" w:pos="450"/>
        </w:tabs>
        <w:ind w:firstLine="0"/>
        <w:rPr>
          <w:ins w:id="17688" w:author="Rev 4 Allen Wirfs-Brock" w:date="2011-11-05T10:48:00Z"/>
          <w:del w:id="17689" w:author="Rev 5 Allen Wirfs-Brock" w:date="2012-01-04T11:57:00Z"/>
        </w:rPr>
        <w:pPrChange w:id="17690" w:author="Rev 5 Allen Wirfs-Brock" w:date="2012-01-04T11:57:00Z">
          <w:pPr>
            <w:pStyle w:val="Alg3"/>
            <w:numPr>
              <w:numId w:val="566"/>
            </w:numPr>
            <w:tabs>
              <w:tab w:val="clear" w:pos="360"/>
              <w:tab w:val="num" w:pos="720"/>
            </w:tabs>
            <w:ind w:left="720" w:hanging="720"/>
          </w:pPr>
        </w:pPrChange>
      </w:pPr>
      <w:ins w:id="17691" w:author="Rev 4 Allen Wirfs-Brock" w:date="2011-11-05T10:48:00Z">
        <w:del w:id="17692" w:author="Rev 5 Allen Wirfs-Brock" w:date="2012-01-04T11:57:00Z">
          <w:r w:rsidRPr="00E77497" w:rsidDel="002A015C">
            <w:delText xml:space="preserve">Else </w:delText>
          </w:r>
        </w:del>
      </w:ins>
    </w:p>
    <w:p w14:paraId="0B5806A5" w14:textId="77777777" w:rsidR="00DD66FD" w:rsidRPr="00E77497" w:rsidRDefault="00DD66FD" w:rsidP="002A015C">
      <w:pPr>
        <w:pStyle w:val="Alg3"/>
        <w:numPr>
          <w:ilvl w:val="0"/>
          <w:numId w:val="566"/>
        </w:numPr>
        <w:tabs>
          <w:tab w:val="clear" w:pos="720"/>
          <w:tab w:val="num" w:pos="360"/>
        </w:tabs>
        <w:ind w:hanging="720"/>
        <w:rPr>
          <w:ins w:id="17693" w:author="Rev 4 Allen Wirfs-Brock" w:date="2011-11-05T10:50:00Z"/>
        </w:rPr>
      </w:pPr>
      <w:ins w:id="17694" w:author="Rev 4 Allen Wirfs-Brock" w:date="2011-11-05T10:51:00Z">
        <w:r w:rsidRPr="00E77497">
          <w:t xml:space="preserve">Let </w:t>
        </w:r>
        <w:r w:rsidRPr="00E77497">
          <w:rPr>
            <w:i/>
          </w:rPr>
          <w:t>exists</w:t>
        </w:r>
        <w:r w:rsidRPr="00E77497">
          <w:t xml:space="preserve"> be the result of calling the [[HasProperty]] internal method of </w:t>
        </w:r>
      </w:ins>
      <w:ins w:id="17695" w:author="Rev 4 Allen Wirfs-Brock" w:date="2011-11-05T10:55:00Z">
        <w:r w:rsidR="003F7F32">
          <w:rPr>
            <w:i/>
          </w:rPr>
          <w:t>array</w:t>
        </w:r>
      </w:ins>
      <w:ins w:id="17696" w:author="Rev 4 Allen Wirfs-Brock" w:date="2011-11-05T10:51:00Z">
        <w:r w:rsidRPr="00E77497">
          <w:t xml:space="preserve"> with argument </w:t>
        </w:r>
      </w:ins>
      <w:ins w:id="17697" w:author="Rev 4 Allen Wirfs-Brock" w:date="2011-11-05T10:53:00Z">
        <w:r w:rsidRPr="004418C4">
          <w:rPr>
            <w:i/>
          </w:rPr>
          <w:t>P</w:t>
        </w:r>
      </w:ins>
      <w:ins w:id="17698" w:author="Rev 4 Allen Wirfs-Brock" w:date="2011-11-05T10:51:00Z">
        <w:r w:rsidRPr="00E77497">
          <w:t>.</w:t>
        </w:r>
      </w:ins>
      <w:ins w:id="17699" w:author="Rev 4 Allen Wirfs-Brock" w:date="2011-11-05T10:50:00Z">
        <w:r w:rsidRPr="00E77497">
          <w:t xml:space="preserve"> </w:t>
        </w:r>
      </w:ins>
    </w:p>
    <w:p w14:paraId="4B03AB3A" w14:textId="77777777" w:rsidR="00A15A12" w:rsidRPr="00E77497" w:rsidDel="006A7D66" w:rsidRDefault="00A15A12" w:rsidP="00C7794D">
      <w:pPr>
        <w:tabs>
          <w:tab w:val="num" w:pos="360"/>
        </w:tabs>
        <w:ind w:hanging="720"/>
        <w:rPr>
          <w:ins w:id="17700" w:author="Rev 3 Allen Wirfs-Brock" w:date="2011-09-22T16:39:00Z"/>
          <w:del w:id="17701" w:author="Rev 4 Allen Wirfs-Brock" w:date="2011-11-05T10:43:00Z"/>
        </w:rPr>
      </w:pPr>
      <w:ins w:id="17702" w:author="Rev 3 Allen Wirfs-Brock" w:date="2011-09-22T16:39:00Z">
        <w:del w:id="17703" w:author="Rev 4 Allen Wirfs-Brock" w:date="2011-11-05T10:43:00Z">
          <w:r w:rsidRPr="00E77497" w:rsidDel="006A7D66">
            <w:delText xml:space="preserve">with the parameters </w:delText>
          </w:r>
          <w:r w:rsidRPr="00E77497" w:rsidDel="006A7D66">
            <w:rPr>
              <w:rStyle w:val="bnf"/>
            </w:rPr>
            <w:delText>obj</w:delText>
          </w:r>
          <w:r w:rsidRPr="00E77497" w:rsidDel="006A7D66">
            <w:delText xml:space="preserve">, </w:delText>
          </w:r>
          <w:r w:rsidRPr="00E77497" w:rsidDel="006A7D66">
            <w:rPr>
              <w:rFonts w:ascii="Times New Roman" w:eastAsia="Times New Roman" w:hAnsi="Times New Roman"/>
              <w:i/>
              <w:spacing w:val="6"/>
              <w:lang w:eastAsia="en-US"/>
            </w:rPr>
            <w:delText>env</w:delText>
          </w:r>
          <w:r w:rsidRPr="00E77497" w:rsidDel="006A7D66">
            <w:delText xml:space="preserve"> and </w:delText>
          </w:r>
        </w:del>
        <w:del w:id="17704" w:author="Rev 4 Allen Wirfs-Brock" w:date="2011-10-04T13:37:00Z">
          <w:r w:rsidRPr="00E77497" w:rsidDel="00E73FF3">
            <w:rPr>
              <w:rFonts w:ascii="Times New Roman" w:eastAsia="Times New Roman" w:hAnsi="Times New Roman"/>
              <w:i/>
              <w:spacing w:val="6"/>
              <w:lang w:eastAsia="en-US"/>
            </w:rPr>
            <w:delText>index</w:delText>
          </w:r>
        </w:del>
        <w:del w:id="17705" w:author="Rev 4 Allen Wirfs-Brock" w:date="2011-11-05T10:43:00Z">
          <w:r w:rsidRPr="00E77497" w:rsidDel="006A7D66">
            <w:delText xml:space="preserve"> </w:delText>
          </w:r>
        </w:del>
        <w:del w:id="17706" w:author="Rev 4 Allen Wirfs-Brock" w:date="2011-10-15T18:33:00Z">
          <w:r w:rsidRPr="00E77497" w:rsidDel="003F52AE">
            <w:delText>as follows:</w:delText>
          </w:r>
        </w:del>
      </w:ins>
    </w:p>
    <w:p w14:paraId="66CCAE41" w14:textId="77777777" w:rsidR="00A15A12" w:rsidRPr="00E77497" w:rsidDel="00E73FF3" w:rsidRDefault="00A15A12" w:rsidP="00B34B48">
      <w:pPr>
        <w:pStyle w:val="Alg3"/>
        <w:numPr>
          <w:ilvl w:val="0"/>
          <w:numId w:val="566"/>
        </w:numPr>
        <w:tabs>
          <w:tab w:val="clear" w:pos="720"/>
          <w:tab w:val="num" w:pos="360"/>
        </w:tabs>
        <w:ind w:hanging="720"/>
        <w:rPr>
          <w:ins w:id="17707" w:author="Rev 3 Allen Wirfs-Brock" w:date="2011-09-22T16:42:00Z"/>
          <w:del w:id="17708" w:author="Rev 4 Allen Wirfs-Brock" w:date="2011-10-04T13:38:00Z"/>
        </w:rPr>
      </w:pPr>
      <w:ins w:id="17709" w:author="Rev 3 Allen Wirfs-Brock" w:date="2011-09-22T16:42:00Z">
        <w:del w:id="17710" w:author="Rev 4 Allen Wirfs-Brock" w:date="2011-10-04T13:38:00Z">
          <w:r w:rsidRPr="00E77497" w:rsidDel="00E73FF3">
            <w:delText xml:space="preserve">Let </w:delText>
          </w:r>
          <w:r w:rsidRPr="00E77497" w:rsidDel="00E73FF3">
            <w:rPr>
              <w:i/>
            </w:rPr>
            <w:delText>P</w:delText>
          </w:r>
          <w:r w:rsidRPr="00E77497" w:rsidDel="00E73FF3">
            <w:delText xml:space="preserve"> be ToString(</w:delText>
          </w:r>
          <w:r w:rsidRPr="00E77497" w:rsidDel="00E73FF3">
            <w:rPr>
              <w:i/>
            </w:rPr>
            <w:delText>index</w:delText>
          </w:r>
          <w:r w:rsidRPr="00E77497" w:rsidDel="00E73FF3">
            <w:delText>).</w:delText>
          </w:r>
        </w:del>
      </w:ins>
    </w:p>
    <w:p w14:paraId="5545D9D1" w14:textId="77777777" w:rsidR="00A15A12" w:rsidRPr="00E77497" w:rsidDel="00DD66FD" w:rsidRDefault="00A15A12" w:rsidP="00B34B48">
      <w:pPr>
        <w:pStyle w:val="Alg3"/>
        <w:numPr>
          <w:ilvl w:val="0"/>
          <w:numId w:val="566"/>
        </w:numPr>
        <w:tabs>
          <w:tab w:val="clear" w:pos="720"/>
          <w:tab w:val="num" w:pos="360"/>
        </w:tabs>
        <w:ind w:hanging="720"/>
        <w:rPr>
          <w:ins w:id="17711" w:author="Rev 3 Allen Wirfs-Brock" w:date="2011-09-22T16:44:00Z"/>
          <w:del w:id="17712" w:author="Rev 4 Allen Wirfs-Brock" w:date="2011-11-05T10:51:00Z"/>
        </w:rPr>
      </w:pPr>
      <w:ins w:id="17713" w:author="Rev 3 Allen Wirfs-Brock" w:date="2011-09-22T16:44:00Z">
        <w:del w:id="17714" w:author="Rev 4 Allen Wirfs-Brock" w:date="2011-11-05T10:51:00Z">
          <w:r w:rsidRPr="00E77497" w:rsidDel="00DD66FD">
            <w:delText xml:space="preserve">Let </w:delText>
          </w:r>
          <w:r w:rsidRPr="00E77497" w:rsidDel="00DD66FD">
            <w:rPr>
              <w:i/>
            </w:rPr>
            <w:delText>exists</w:delText>
          </w:r>
          <w:r w:rsidRPr="00E77497" w:rsidDel="00DD66FD">
            <w:delText xml:space="preserve"> be the result of calling the [[HasProperty]] internal method of </w:delText>
          </w:r>
          <w:r w:rsidRPr="00E77497" w:rsidDel="00DD66FD">
            <w:rPr>
              <w:i/>
            </w:rPr>
            <w:delText>obj</w:delText>
          </w:r>
          <w:r w:rsidRPr="00E77497" w:rsidDel="00DD66FD">
            <w:delText xml:space="preserve"> with argument </w:delText>
          </w:r>
        </w:del>
        <w:del w:id="17715" w:author="Rev 4 Allen Wirfs-Brock" w:date="2011-10-04T13:38:00Z">
          <w:r w:rsidRPr="00E77497" w:rsidDel="00E73FF3">
            <w:rPr>
              <w:i/>
            </w:rPr>
            <w:delText>P</w:delText>
          </w:r>
        </w:del>
        <w:del w:id="17716" w:author="Rev 4 Allen Wirfs-Brock" w:date="2011-11-05T10:51:00Z">
          <w:r w:rsidRPr="00E77497" w:rsidDel="00DD66FD">
            <w:delText>.</w:delText>
          </w:r>
        </w:del>
      </w:ins>
    </w:p>
    <w:p w14:paraId="73C1F779" w14:textId="77777777" w:rsidR="00A15A12" w:rsidRPr="00E77497" w:rsidRDefault="00A15A12" w:rsidP="00B34B48">
      <w:pPr>
        <w:pStyle w:val="Alg3"/>
        <w:numPr>
          <w:ilvl w:val="0"/>
          <w:numId w:val="566"/>
        </w:numPr>
        <w:tabs>
          <w:tab w:val="clear" w:pos="720"/>
          <w:tab w:val="num" w:pos="360"/>
        </w:tabs>
        <w:ind w:hanging="720"/>
        <w:rPr>
          <w:ins w:id="17717" w:author="Rev 3 Allen Wirfs-Brock" w:date="2011-09-22T16:44:00Z"/>
        </w:rPr>
      </w:pPr>
      <w:ins w:id="17718" w:author="Rev 3 Allen Wirfs-Brock" w:date="2011-09-22T16:44:00Z">
        <w:r w:rsidRPr="00E77497">
          <w:t xml:space="preserve">If </w:t>
        </w:r>
        <w:r w:rsidRPr="00E77497">
          <w:rPr>
            <w:i/>
          </w:rPr>
          <w:t>exists</w:t>
        </w:r>
        <w:r w:rsidRPr="00E77497">
          <w:t xml:space="preserve"> is </w:t>
        </w:r>
        <w:r w:rsidRPr="00E77497">
          <w:rPr>
            <w:b/>
          </w:rPr>
          <w:t>true</w:t>
        </w:r>
        <w:r w:rsidRPr="00E77497">
          <w:t>, then</w:t>
        </w:r>
      </w:ins>
    </w:p>
    <w:p w14:paraId="733FC0E9" w14:textId="77777777" w:rsidR="00A15A12" w:rsidRPr="00E77497" w:rsidRDefault="00A15A12" w:rsidP="00B34B48">
      <w:pPr>
        <w:pStyle w:val="Alg3"/>
        <w:numPr>
          <w:ilvl w:val="1"/>
          <w:numId w:val="566"/>
        </w:numPr>
        <w:tabs>
          <w:tab w:val="num" w:pos="360"/>
          <w:tab w:val="left" w:pos="720"/>
        </w:tabs>
        <w:ind w:hanging="1080"/>
        <w:rPr>
          <w:ins w:id="17719" w:author="Rev 3 Allen Wirfs-Brock" w:date="2011-09-22T16:44:00Z"/>
        </w:rPr>
      </w:pPr>
      <w:ins w:id="17720" w:author="Rev 3 Allen Wirfs-Brock" w:date="2011-09-22T16:44:00Z">
        <w:r w:rsidRPr="00E77497">
          <w:t xml:space="preserve">Let </w:t>
        </w:r>
        <w:r w:rsidRPr="00E77497">
          <w:rPr>
            <w:i/>
          </w:rPr>
          <w:t>v</w:t>
        </w:r>
        <w:r w:rsidRPr="00E77497">
          <w:t xml:space="preserve"> be the result of calling the [[Get]] internal method of </w:t>
        </w:r>
        <w:del w:id="17721" w:author="Rev 4 Allen Wirfs-Brock" w:date="2011-11-05T10:55:00Z">
          <w:r w:rsidRPr="00E77497" w:rsidDel="003F7F32">
            <w:rPr>
              <w:i/>
            </w:rPr>
            <w:delText>obj</w:delText>
          </w:r>
        </w:del>
      </w:ins>
      <w:ins w:id="17722" w:author="Rev 4 Allen Wirfs-Brock" w:date="2011-11-05T10:55:00Z">
        <w:r w:rsidR="003F7F32">
          <w:rPr>
            <w:i/>
          </w:rPr>
          <w:t>array</w:t>
        </w:r>
      </w:ins>
      <w:ins w:id="17723" w:author="Rev 3 Allen Wirfs-Brock" w:date="2011-09-22T16:44:00Z">
        <w:r w:rsidRPr="00E77497">
          <w:t xml:space="preserve"> </w:t>
        </w:r>
      </w:ins>
      <w:ins w:id="17724" w:author="Rev 4 Allen Wirfs-Brock" w:date="2011-11-05T10:54:00Z">
        <w:r w:rsidR="003F7F32" w:rsidRPr="00E77497">
          <w:t xml:space="preserve">with argument </w:t>
        </w:r>
      </w:ins>
      <w:ins w:id="17725" w:author="Rev 4 Allen Wirfs-Brock" w:date="2011-11-06T11:45:00Z">
        <w:r w:rsidR="00217939" w:rsidRPr="004418C4">
          <w:rPr>
            <w:i/>
          </w:rPr>
          <w:t>P</w:t>
        </w:r>
      </w:ins>
      <w:ins w:id="17726" w:author="Rev 3 Allen Wirfs-Brock" w:date="2011-09-22T16:44:00Z">
        <w:del w:id="17727" w:author="Rev 4 Allen Wirfs-Brock" w:date="2011-11-05T10:54:00Z">
          <w:r w:rsidRPr="00C7794D" w:rsidDel="003F7F32">
            <w:rPr>
              <w:sz w:val="22"/>
            </w:rPr>
            <w:delText xml:space="preserve">passing </w:delText>
          </w:r>
        </w:del>
        <w:del w:id="17728" w:author="Rev 4 Allen Wirfs-Brock" w:date="2011-10-04T13:38:00Z">
          <w:r w:rsidRPr="00C7794D" w:rsidDel="00E73FF3">
            <w:rPr>
              <w:i/>
              <w:sz w:val="22"/>
            </w:rPr>
            <w:delText>P</w:delText>
          </w:r>
        </w:del>
        <w:del w:id="17729" w:author="Rev 4 Allen Wirfs-Brock" w:date="2011-11-05T10:54:00Z">
          <w:r w:rsidRPr="00E77497" w:rsidDel="00DD66FD">
            <w:rPr>
              <w:i/>
            </w:rPr>
            <w:delText xml:space="preserve"> </w:delText>
          </w:r>
          <w:r w:rsidRPr="00E77497" w:rsidDel="003F7F32">
            <w:delText>as the argument</w:delText>
          </w:r>
        </w:del>
        <w:r w:rsidRPr="00E77497">
          <w:t>.</w:t>
        </w:r>
      </w:ins>
    </w:p>
    <w:p w14:paraId="6FD89078" w14:textId="77777777" w:rsidR="00A15A12" w:rsidRPr="00E77497" w:rsidRDefault="00A15A12" w:rsidP="00B34B48">
      <w:pPr>
        <w:pStyle w:val="Alg3"/>
        <w:numPr>
          <w:ilvl w:val="0"/>
          <w:numId w:val="566"/>
        </w:numPr>
        <w:tabs>
          <w:tab w:val="clear" w:pos="720"/>
          <w:tab w:val="num" w:pos="360"/>
        </w:tabs>
        <w:ind w:hanging="720"/>
        <w:rPr>
          <w:ins w:id="17730" w:author="Rev 3 Allen Wirfs-Brock" w:date="2011-09-22T16:44:00Z"/>
        </w:rPr>
      </w:pPr>
      <w:ins w:id="17731" w:author="Rev 3 Allen Wirfs-Brock" w:date="2011-09-22T16:44:00Z">
        <w:r w:rsidRPr="00E77497">
          <w:t xml:space="preserve">Else </w:t>
        </w:r>
      </w:ins>
    </w:p>
    <w:p w14:paraId="622B461A" w14:textId="77777777" w:rsidR="00A15A12" w:rsidRPr="00E77497" w:rsidRDefault="00A15A12" w:rsidP="00B34B48">
      <w:pPr>
        <w:pStyle w:val="Alg3"/>
        <w:numPr>
          <w:ilvl w:val="1"/>
          <w:numId w:val="566"/>
        </w:numPr>
        <w:tabs>
          <w:tab w:val="num" w:pos="360"/>
          <w:tab w:val="left" w:pos="720"/>
        </w:tabs>
        <w:ind w:hanging="1080"/>
        <w:rPr>
          <w:ins w:id="17732" w:author="Rev 3 Allen Wirfs-Brock" w:date="2011-09-22T16:44:00Z"/>
        </w:rPr>
      </w:pPr>
      <w:ins w:id="17733" w:author="Rev 3 Allen Wirfs-Brock" w:date="2011-09-22T16:44:00Z">
        <w:r w:rsidRPr="00E77497">
          <w:t xml:space="preserve">If </w:t>
        </w:r>
        <w:r w:rsidRPr="00E77497">
          <w:rPr>
            <w:i/>
          </w:rPr>
          <w:t>Initialiser</w:t>
        </w:r>
        <w:r w:rsidRPr="00E77497">
          <w:rPr>
            <w:vertAlign w:val="subscript"/>
          </w:rPr>
          <w:t>opt</w:t>
        </w:r>
        <w:r w:rsidRPr="00E77497">
          <w:t xml:space="preserve"> is present, then</w:t>
        </w:r>
      </w:ins>
    </w:p>
    <w:p w14:paraId="312D2CB0" w14:textId="77777777" w:rsidR="00A15A12" w:rsidRPr="00E77497" w:rsidRDefault="00A15A12" w:rsidP="00B34B48">
      <w:pPr>
        <w:pStyle w:val="Alg3"/>
        <w:numPr>
          <w:ilvl w:val="2"/>
          <w:numId w:val="566"/>
        </w:numPr>
        <w:tabs>
          <w:tab w:val="num" w:pos="360"/>
          <w:tab w:val="num" w:pos="1080"/>
        </w:tabs>
        <w:ind w:hanging="1350"/>
        <w:rPr>
          <w:ins w:id="17734" w:author="Rev 3 Allen Wirfs-Brock" w:date="2011-09-22T16:44:00Z"/>
        </w:rPr>
      </w:pPr>
      <w:ins w:id="17735" w:author="Rev 3 Allen Wirfs-Brock" w:date="2011-09-22T16:44: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2D181C3A" w14:textId="77777777" w:rsidR="00A15A12" w:rsidRPr="00E77497" w:rsidRDefault="00A15A12" w:rsidP="00B34B48">
      <w:pPr>
        <w:pStyle w:val="Alg3"/>
        <w:numPr>
          <w:ilvl w:val="1"/>
          <w:numId w:val="566"/>
        </w:numPr>
        <w:tabs>
          <w:tab w:val="num" w:pos="360"/>
          <w:tab w:val="num" w:pos="720"/>
        </w:tabs>
        <w:ind w:hanging="1080"/>
        <w:rPr>
          <w:ins w:id="17736" w:author="Rev 3 Allen Wirfs-Brock" w:date="2011-09-22T16:44:00Z"/>
        </w:rPr>
      </w:pPr>
      <w:ins w:id="17737" w:author="Rev 3 Allen Wirfs-Brock" w:date="2011-09-22T16:44:00Z">
        <w:r w:rsidRPr="00E77497">
          <w:t>Else,</w:t>
        </w:r>
      </w:ins>
    </w:p>
    <w:p w14:paraId="10FFB111" w14:textId="77777777" w:rsidR="00A15A12" w:rsidRPr="00E77497" w:rsidRDefault="00A15A12" w:rsidP="00B34B48">
      <w:pPr>
        <w:pStyle w:val="Alg3"/>
        <w:numPr>
          <w:ilvl w:val="2"/>
          <w:numId w:val="566"/>
        </w:numPr>
        <w:tabs>
          <w:tab w:val="num" w:pos="360"/>
          <w:tab w:val="left" w:pos="990"/>
        </w:tabs>
        <w:ind w:hanging="1350"/>
        <w:rPr>
          <w:ins w:id="17738" w:author="Rev 3 Allen Wirfs-Brock" w:date="2011-09-22T16:44:00Z"/>
        </w:rPr>
      </w:pPr>
      <w:ins w:id="17739" w:author="Rev 3 Allen Wirfs-Brock" w:date="2011-09-22T16:44:00Z">
        <w:r w:rsidRPr="00E77497">
          <w:t xml:space="preserve"> Let</w:t>
        </w:r>
        <w:r w:rsidRPr="00E77497">
          <w:rPr>
            <w:i/>
          </w:rPr>
          <w:t xml:space="preserve"> v</w:t>
        </w:r>
        <w:r w:rsidRPr="00E77497">
          <w:t xml:space="preserve"> be </w:t>
        </w:r>
        <w:r w:rsidRPr="00E77497">
          <w:rPr>
            <w:b/>
          </w:rPr>
          <w:t>undefined</w:t>
        </w:r>
        <w:r w:rsidRPr="00E77497">
          <w:t>.</w:t>
        </w:r>
      </w:ins>
    </w:p>
    <w:p w14:paraId="3C38A468" w14:textId="77777777" w:rsidR="00EB121A" w:rsidRDefault="00725391" w:rsidP="00EB121A">
      <w:pPr>
        <w:pStyle w:val="Alg2"/>
        <w:numPr>
          <w:ilvl w:val="0"/>
          <w:numId w:val="566"/>
        </w:numPr>
        <w:tabs>
          <w:tab w:val="clear" w:pos="720"/>
          <w:tab w:val="num" w:pos="360"/>
        </w:tabs>
        <w:ind w:hanging="720"/>
        <w:contextualSpacing/>
        <w:rPr>
          <w:ins w:id="17740" w:author="Rev 6 Allen Wirfs-Brock" w:date="2012-02-18T11:44:00Z"/>
        </w:rPr>
      </w:pPr>
      <w:ins w:id="17741" w:author="Rev 7 Allen Wirfs-Brock" w:date="2012-04-09T17:15:00Z">
        <w:r>
          <w:t>ReturnIfAbrupt(</w:t>
        </w:r>
        <w:r>
          <w:rPr>
            <w:i/>
          </w:rPr>
          <w:t>v</w:t>
        </w:r>
        <w:r>
          <w:t>).</w:t>
        </w:r>
      </w:ins>
      <w:ins w:id="17742" w:author="Rev 6 Allen Wirfs-Brock" w:date="2012-02-18T11:44:00Z">
        <w:del w:id="17743" w:author="Rev 7 Allen Wirfs-Brock" w:date="2012-04-09T17:15:00Z">
          <w:r w:rsidR="00EB121A" w:rsidDel="00725391">
            <w:delText xml:space="preserve">If </w:delText>
          </w:r>
          <w:r w:rsidR="00EB121A" w:rsidDel="00725391">
            <w:rPr>
              <w:i/>
            </w:rPr>
            <w:delText>v</w:delText>
          </w:r>
          <w:r w:rsidR="00EB121A" w:rsidDel="00725391">
            <w:delText xml:space="preserve"> is an abrupt completion, return </w:delText>
          </w:r>
          <w:r w:rsidR="00EB121A" w:rsidDel="00725391">
            <w:rPr>
              <w:i/>
            </w:rPr>
            <w:delText>v</w:delText>
          </w:r>
          <w:r w:rsidR="00EB121A" w:rsidDel="00725391">
            <w:delText>.</w:delText>
          </w:r>
        </w:del>
      </w:ins>
    </w:p>
    <w:p w14:paraId="6407EB57" w14:textId="77777777" w:rsidR="000709BD" w:rsidRPr="00E77497" w:rsidRDefault="00481DAC" w:rsidP="00B34B48">
      <w:pPr>
        <w:pStyle w:val="Alg2"/>
        <w:numPr>
          <w:ilvl w:val="0"/>
          <w:numId w:val="566"/>
        </w:numPr>
        <w:tabs>
          <w:tab w:val="clear" w:pos="720"/>
          <w:tab w:val="num" w:pos="360"/>
        </w:tabs>
        <w:spacing w:after="220"/>
        <w:ind w:hanging="720"/>
        <w:rPr>
          <w:ins w:id="17744" w:author="Rev 3 Allen Wirfs-Brock" w:date="2011-09-22T16:13:00Z"/>
        </w:rPr>
      </w:pPr>
      <w:ins w:id="17745" w:author="Rev 6 Allen Wirfs-Brock" w:date="2012-02-18T11:01:00Z">
        <w:r>
          <w:t>Return the result of p</w:t>
        </w:r>
        <w:r w:rsidRPr="004418C4">
          <w:t>erform</w:t>
        </w:r>
        <w:r>
          <w:t>ing</w:t>
        </w:r>
        <w:r w:rsidRPr="004418C4">
          <w:t xml:space="preserve"> </w:t>
        </w:r>
      </w:ins>
      <w:ins w:id="17746" w:author="Rev 4 Allen Wirfs-Brock" w:date="2011-11-06T10:08:00Z">
        <w:del w:id="17747" w:author="Rev 6 Allen Wirfs-Brock" w:date="2012-02-18T11:01:00Z">
          <w:r w:rsidR="004A2653" w:rsidRPr="004418C4" w:rsidDel="00481DAC">
            <w:delText xml:space="preserve">Perform </w:delText>
          </w:r>
        </w:del>
        <w:r w:rsidR="004A2653" w:rsidRPr="004418C4">
          <w:t xml:space="preserve">Binding </w:t>
        </w:r>
        <w:del w:id="17748" w:author="Rev 6 Allen Wirfs-Brock" w:date="2012-02-27T15:45:00Z">
          <w:r w:rsidR="004A2653" w:rsidRPr="004418C4" w:rsidDel="00A113E2">
            <w:delText>Initialization</w:delText>
          </w:r>
        </w:del>
      </w:ins>
      <w:ins w:id="17749" w:author="Rev 6 Allen Wirfs-Brock" w:date="2012-02-27T15:45:00Z">
        <w:r w:rsidR="00A113E2">
          <w:t>Initialisation</w:t>
        </w:r>
      </w:ins>
      <w:ins w:id="17750" w:author="Rev 4 Allen Wirfs-Brock" w:date="2011-11-06T10:08:00Z">
        <w:r w:rsidR="004A2653" w:rsidRPr="004418C4">
          <w:t xml:space="preserve"> for </w:t>
        </w:r>
      </w:ins>
      <w:ins w:id="17751" w:author="Rev 3 Allen Wirfs-Brock" w:date="2011-09-22T16:41:00Z">
        <w:del w:id="17752" w:author="Rev 4 Allen Wirfs-Brock" w:date="2011-11-06T10:08:00Z">
          <w:r w:rsidR="00A15A12" w:rsidRPr="00E77497" w:rsidDel="004A2653">
            <w:delText xml:space="preserve">Evaluate </w:delText>
          </w:r>
        </w:del>
        <w:r w:rsidR="00A15A12" w:rsidRPr="00E77497">
          <w:rPr>
            <w:i/>
          </w:rPr>
          <w:t>BindingPattern</w:t>
        </w:r>
        <w:r w:rsidR="00A15A12" w:rsidRPr="00E77497">
          <w:t xml:space="preserve"> passing </w:t>
        </w:r>
      </w:ins>
      <w:ins w:id="17753" w:author="Rev 4 Allen Wirfs-Brock" w:date="2011-11-06T10:10:00Z">
        <w:r w:rsidR="004A2653">
          <w:rPr>
            <w:i/>
          </w:rPr>
          <w:t>v</w:t>
        </w:r>
      </w:ins>
      <w:ins w:id="17754" w:author="Rev 4 Allen Wirfs-Brock" w:date="2011-11-06T10:09:00Z">
        <w:r w:rsidR="004A2653" w:rsidRPr="004418C4">
          <w:t xml:space="preserve"> </w:t>
        </w:r>
      </w:ins>
      <w:ins w:id="17755" w:author="Rev 3 Allen Wirfs-Brock" w:date="2011-09-22T16:41:00Z">
        <w:del w:id="17756" w:author="Rev 4 Allen Wirfs-Brock" w:date="2011-11-06T10:09:00Z">
          <w:r w:rsidR="00A15A12" w:rsidRPr="00E77497" w:rsidDel="004A2653">
            <w:rPr>
              <w:i/>
            </w:rPr>
            <w:delText>v</w:delText>
          </w:r>
          <w:r w:rsidR="00A15A12" w:rsidRPr="00E77497" w:rsidDel="004A2653">
            <w:delText xml:space="preserve"> </w:delText>
          </w:r>
        </w:del>
        <w:r w:rsidR="00A15A12" w:rsidRPr="00E77497">
          <w:t xml:space="preserve">and </w:t>
        </w:r>
      </w:ins>
      <w:ins w:id="17757" w:author="Rev 4 Allen Wirfs-Brock" w:date="2011-11-06T10:08:00Z">
        <w:r w:rsidR="004A2653">
          <w:rPr>
            <w:i/>
          </w:rPr>
          <w:t xml:space="preserve">environment </w:t>
        </w:r>
      </w:ins>
      <w:ins w:id="17758" w:author="Rev 3 Allen Wirfs-Brock" w:date="2011-09-22T16:41:00Z">
        <w:del w:id="17759" w:author="Rev 4 Allen Wirfs-Brock" w:date="2011-11-06T10:08:00Z">
          <w:r w:rsidR="00A15A12" w:rsidRPr="00E77497" w:rsidDel="004A2653">
            <w:rPr>
              <w:i/>
            </w:rPr>
            <w:delText>env</w:delText>
          </w:r>
          <w:r w:rsidR="00A15A12" w:rsidRPr="00E77497" w:rsidDel="004A2653">
            <w:delText xml:space="preserve"> </w:delText>
          </w:r>
        </w:del>
        <w:r w:rsidR="00A15A12" w:rsidRPr="00E77497">
          <w:t>as arguments.</w:t>
        </w:r>
      </w:ins>
    </w:p>
    <w:p w14:paraId="1EDC6656" w14:textId="77777777" w:rsidR="00675B74" w:rsidRPr="004418C4" w:rsidRDefault="00675B74" w:rsidP="00675B74">
      <w:pPr>
        <w:contextualSpacing/>
        <w:rPr>
          <w:ins w:id="17760" w:author="Rev 4 Allen Wirfs-Brock" w:date="2011-11-04T19:00:00Z"/>
        </w:rPr>
      </w:pPr>
      <w:ins w:id="17761" w:author="Rev 4 Allen Wirfs-Brock" w:date="2011-11-04T19:00:00Z">
        <w:r w:rsidRPr="004418C4">
          <w:rPr>
            <w:rStyle w:val="bnf"/>
          </w:rPr>
          <w:t xml:space="preserve">BindingRestElement </w:t>
        </w:r>
        <w:r w:rsidRPr="004418C4">
          <w:t xml:space="preserve">: </w:t>
        </w:r>
        <w:r w:rsidRPr="004418C4">
          <w:rPr>
            <w:b/>
          </w:rPr>
          <w:t xml:space="preserve">… </w:t>
        </w:r>
        <w:r w:rsidRPr="004418C4">
          <w:rPr>
            <w:rStyle w:val="bnf"/>
          </w:rPr>
          <w:t>BindingIdentifier</w:t>
        </w:r>
        <w:r w:rsidRPr="004418C4">
          <w:t xml:space="preserve"> </w:t>
        </w:r>
      </w:ins>
    </w:p>
    <w:p w14:paraId="084EC324" w14:textId="77777777" w:rsidR="00675B74" w:rsidRPr="004418C4" w:rsidRDefault="00675B74" w:rsidP="00B34B48">
      <w:pPr>
        <w:pStyle w:val="Alg3"/>
        <w:numPr>
          <w:ilvl w:val="0"/>
          <w:numId w:val="556"/>
        </w:numPr>
        <w:rPr>
          <w:ins w:id="17762" w:author="Rev 4 Allen Wirfs-Brock" w:date="2011-11-04T19:00:00Z"/>
        </w:rPr>
      </w:pPr>
      <w:ins w:id="17763" w:author="Rev 4 Allen Wirfs-Brock" w:date="2011-11-04T19:00:00Z">
        <w:r w:rsidRPr="004418C4">
          <w:t xml:space="preserve">Let </w:t>
        </w:r>
        <w:r w:rsidRPr="004418C4">
          <w:rPr>
            <w:i/>
          </w:rPr>
          <w:t>A</w:t>
        </w:r>
        <w:r w:rsidRPr="004418C4">
          <w:t xml:space="preserve"> be </w:t>
        </w:r>
      </w:ins>
      <w:ins w:id="17764" w:author="Rev 7 Allen Wirfs-Brock" w:date="2012-04-11T16:18:00Z">
        <w:r w:rsidR="00F44A1F">
          <w:t>the result of the abstract</w:t>
        </w:r>
        <w:del w:id="17765" w:author="Rev 8 Allen Wirfs-Brock" w:date="2012-06-14T14:38:00Z">
          <w:r w:rsidR="00F44A1F" w:rsidDel="00D4543D">
            <w:delText>ion</w:delText>
          </w:r>
        </w:del>
        <w:r w:rsidR="00F44A1F">
          <w:t xml:space="preserve"> operation ArrayCreate (15.4) with argument 0</w:t>
        </w:r>
      </w:ins>
      <w:ins w:id="17766" w:author="Rev 4 Allen Wirfs-Brock" w:date="2011-11-04T19:00:00Z">
        <w:del w:id="17767"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14:paraId="50A10402" w14:textId="77777777" w:rsidR="002A015C" w:rsidRPr="00E77497" w:rsidRDefault="002A015C" w:rsidP="002A015C">
      <w:pPr>
        <w:pStyle w:val="Alg3"/>
        <w:numPr>
          <w:ilvl w:val="0"/>
          <w:numId w:val="556"/>
        </w:numPr>
        <w:rPr>
          <w:ins w:id="17768" w:author="Rev 5 Allen Wirfs-Brock" w:date="2012-01-04T12:02:00Z"/>
        </w:rPr>
      </w:pPr>
      <w:ins w:id="17769" w:author="Rev 5 Allen Wirfs-Brock" w:date="2012-01-04T12:02:00Z">
        <w:r w:rsidRPr="00E77497">
          <w:t xml:space="preserve">Let </w:t>
        </w:r>
        <w:r w:rsidRPr="00E77497">
          <w:rPr>
            <w:i/>
          </w:rPr>
          <w:t>lenVal</w:t>
        </w:r>
        <w:r w:rsidRPr="00E77497">
          <w:t xml:space="preserve"> be the result of calling the [[Get]] internal method of </w:t>
        </w:r>
      </w:ins>
      <w:ins w:id="17770" w:author="Rev 5 Allen Wirfs-Brock" w:date="2012-01-04T12:03:00Z">
        <w:r w:rsidR="000D108B">
          <w:rPr>
            <w:i/>
          </w:rPr>
          <w:t>array</w:t>
        </w:r>
      </w:ins>
      <w:ins w:id="17771" w:author="Rev 5 Allen Wirfs-Brock" w:date="2012-01-04T12:02:00Z">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4C23A8F4" w14:textId="77777777" w:rsidR="002A015C" w:rsidRPr="00E77497" w:rsidRDefault="002A015C" w:rsidP="002A015C">
      <w:pPr>
        <w:pStyle w:val="Alg3"/>
        <w:numPr>
          <w:ilvl w:val="0"/>
          <w:numId w:val="556"/>
        </w:numPr>
        <w:rPr>
          <w:ins w:id="17772" w:author="Rev 5 Allen Wirfs-Brock" w:date="2012-01-04T12:02:00Z"/>
        </w:rPr>
      </w:pPr>
      <w:ins w:id="17773" w:author="Rev 5 Allen Wirfs-Brock" w:date="2012-01-04T12:02:00Z">
        <w:r w:rsidRPr="00E77497">
          <w:t xml:space="preserve">Let </w:t>
        </w:r>
      </w:ins>
      <w:ins w:id="17774" w:author="Rev 5 Allen Wirfs-Brock" w:date="2012-01-04T12:03:00Z">
        <w:r w:rsidR="000D108B">
          <w:rPr>
            <w:i/>
          </w:rPr>
          <w:t>arrayLength</w:t>
        </w:r>
      </w:ins>
      <w:ins w:id="17775" w:author="Rev 5 Allen Wirfs-Brock" w:date="2012-01-04T12:02:00Z">
        <w:r w:rsidRPr="00E77497">
          <w:t xml:space="preserve"> be ToUint32(</w:t>
        </w:r>
        <w:r w:rsidRPr="00E77497">
          <w:rPr>
            <w:i/>
          </w:rPr>
          <w:t>lenVal</w:t>
        </w:r>
        <w:r w:rsidRPr="00E77497">
          <w:t>).</w:t>
        </w:r>
      </w:ins>
    </w:p>
    <w:p w14:paraId="0F156585" w14:textId="77777777" w:rsidR="00A37763" w:rsidRDefault="00725391" w:rsidP="00EB121A">
      <w:pPr>
        <w:pStyle w:val="Alg2"/>
        <w:numPr>
          <w:ilvl w:val="0"/>
          <w:numId w:val="556"/>
        </w:numPr>
        <w:contextualSpacing/>
        <w:rPr>
          <w:ins w:id="17776" w:author="Rev 6 Allen Wirfs-Brock" w:date="2012-02-18T11:27:00Z"/>
        </w:rPr>
      </w:pPr>
      <w:ins w:id="17777" w:author="Rev 7 Allen Wirfs-Brock" w:date="2012-04-09T17:16:00Z">
        <w:r>
          <w:t>ReturnIfAbrupt(</w:t>
        </w:r>
        <w:r>
          <w:rPr>
            <w:i/>
          </w:rPr>
          <w:t>arrayLength</w:t>
        </w:r>
        <w:r>
          <w:t>).</w:t>
        </w:r>
      </w:ins>
      <w:ins w:id="17778" w:author="Rev 6 Allen Wirfs-Brock" w:date="2012-02-18T11:27:00Z">
        <w:del w:id="17779" w:author="Rev 7 Allen Wirfs-Brock" w:date="2012-04-09T17:16:00Z">
          <w:r w:rsidR="00A37763" w:rsidDel="00725391">
            <w:delText xml:space="preserve">If </w:delText>
          </w:r>
        </w:del>
      </w:ins>
      <w:ins w:id="17780" w:author="Rev 6 Allen Wirfs-Brock" w:date="2012-02-18T11:28:00Z">
        <w:del w:id="17781" w:author="Rev 7 Allen Wirfs-Brock" w:date="2012-04-09T17:16:00Z">
          <w:r w:rsidR="00A37763" w:rsidDel="00725391">
            <w:rPr>
              <w:i/>
            </w:rPr>
            <w:delText>arrayLength</w:delText>
          </w:r>
        </w:del>
      </w:ins>
      <w:ins w:id="17782" w:author="Rev 6 Allen Wirfs-Brock" w:date="2012-02-18T11:27:00Z">
        <w:del w:id="17783" w:author="Rev 7 Allen Wirfs-Brock" w:date="2012-04-09T17:16:00Z">
          <w:r w:rsidR="00A37763" w:rsidDel="00725391">
            <w:delText xml:space="preserve"> is an abrupt completion, return </w:delText>
          </w:r>
        </w:del>
      </w:ins>
      <w:ins w:id="17784" w:author="Rev 6 Allen Wirfs-Brock" w:date="2012-02-18T11:28:00Z">
        <w:del w:id="17785" w:author="Rev 7 Allen Wirfs-Brock" w:date="2012-04-09T17:16:00Z">
          <w:r w:rsidR="00A37763" w:rsidDel="00725391">
            <w:rPr>
              <w:i/>
            </w:rPr>
            <w:delText>arrayLength</w:delText>
          </w:r>
        </w:del>
      </w:ins>
      <w:ins w:id="17786" w:author="Rev 6 Allen Wirfs-Brock" w:date="2012-02-18T11:27:00Z">
        <w:del w:id="17787" w:author="Rev 7 Allen Wirfs-Brock" w:date="2012-04-09T17:16:00Z">
          <w:r w:rsidR="00A37763" w:rsidDel="00725391">
            <w:delText>.</w:delText>
          </w:r>
        </w:del>
      </w:ins>
    </w:p>
    <w:p w14:paraId="42E460BB" w14:textId="77777777" w:rsidR="00675B74" w:rsidRPr="004418C4" w:rsidRDefault="00675B74" w:rsidP="00B34B48">
      <w:pPr>
        <w:pStyle w:val="Alg3"/>
        <w:numPr>
          <w:ilvl w:val="0"/>
          <w:numId w:val="556"/>
        </w:numPr>
        <w:rPr>
          <w:ins w:id="17788" w:author="Rev 4 Allen Wirfs-Brock" w:date="2011-11-04T19:00:00Z"/>
        </w:rPr>
      </w:pPr>
      <w:ins w:id="17789" w:author="Rev 4 Allen Wirfs-Brock" w:date="2011-11-04T19:00:00Z">
        <w:r w:rsidRPr="004418C4">
          <w:t xml:space="preserve">Let </w:t>
        </w:r>
        <w:r w:rsidRPr="004418C4">
          <w:rPr>
            <w:i/>
          </w:rPr>
          <w:t>n</w:t>
        </w:r>
        <w:r w:rsidRPr="004418C4">
          <w:t>=0</w:t>
        </w:r>
      </w:ins>
      <w:ins w:id="17790" w:author="Rev 4 Allen Wirfs-Brock" w:date="2011-11-05T10:52:00Z">
        <w:r w:rsidR="00DD66FD">
          <w:t>.</w:t>
        </w:r>
      </w:ins>
    </w:p>
    <w:p w14:paraId="4E5FAF5D" w14:textId="77777777" w:rsidR="00DD66FD" w:rsidRDefault="00DD66FD" w:rsidP="00B34B48">
      <w:pPr>
        <w:pStyle w:val="Alg3"/>
        <w:numPr>
          <w:ilvl w:val="0"/>
          <w:numId w:val="556"/>
        </w:numPr>
        <w:rPr>
          <w:ins w:id="17791" w:author="Rev 4 Allen Wirfs-Brock" w:date="2011-11-05T10:52:00Z"/>
        </w:rPr>
      </w:pPr>
      <w:ins w:id="17792" w:author="Rev 4 Allen Wirfs-Brock" w:date="2011-11-05T10:52:00Z">
        <w:r>
          <w:t xml:space="preserve">Let </w:t>
        </w:r>
        <w:r w:rsidRPr="00C7794D">
          <w:rPr>
            <w:i/>
          </w:rPr>
          <w:t>index</w:t>
        </w:r>
        <w:r>
          <w:t xml:space="preserve"> = </w:t>
        </w:r>
        <w:r w:rsidRPr="00C7794D">
          <w:rPr>
            <w:i/>
          </w:rPr>
          <w:t>nextIndex</w:t>
        </w:r>
        <w:r>
          <w:t>.</w:t>
        </w:r>
      </w:ins>
    </w:p>
    <w:p w14:paraId="47D75CEC" w14:textId="77777777" w:rsidR="00675B74" w:rsidRPr="004418C4" w:rsidRDefault="00675B74" w:rsidP="00B34B48">
      <w:pPr>
        <w:pStyle w:val="Alg3"/>
        <w:numPr>
          <w:ilvl w:val="0"/>
          <w:numId w:val="556"/>
        </w:numPr>
        <w:rPr>
          <w:ins w:id="17793" w:author="Rev 4 Allen Wirfs-Brock" w:date="2011-11-04T19:00:00Z"/>
        </w:rPr>
      </w:pPr>
      <w:ins w:id="17794" w:author="Rev 4 Allen Wirfs-Brock" w:date="2011-11-04T19:00:00Z">
        <w:r w:rsidRPr="004418C4">
          <w:t xml:space="preserve">Repeat, while </w:t>
        </w:r>
        <w:r w:rsidRPr="004418C4">
          <w:rPr>
            <w:i/>
          </w:rPr>
          <w:t>index</w:t>
        </w:r>
        <w:r w:rsidRPr="004418C4">
          <w:t xml:space="preserve"> &lt; </w:t>
        </w:r>
      </w:ins>
      <w:ins w:id="17795" w:author="Rev 4 Allen Wirfs-Brock" w:date="2011-11-05T10:34:00Z">
        <w:r w:rsidR="006A7D66">
          <w:rPr>
            <w:i/>
          </w:rPr>
          <w:t>arrayLength</w:t>
        </w:r>
      </w:ins>
    </w:p>
    <w:p w14:paraId="2C14B748" w14:textId="77777777" w:rsidR="00675B74" w:rsidRPr="004418C4" w:rsidRDefault="00675B74" w:rsidP="00B34B48">
      <w:pPr>
        <w:pStyle w:val="Alg3"/>
        <w:numPr>
          <w:ilvl w:val="1"/>
          <w:numId w:val="556"/>
        </w:numPr>
        <w:tabs>
          <w:tab w:val="clear" w:pos="1080"/>
          <w:tab w:val="num" w:pos="720"/>
        </w:tabs>
        <w:ind w:left="720"/>
        <w:rPr>
          <w:ins w:id="17796" w:author="Rev 4 Allen Wirfs-Brock" w:date="2011-11-04T19:00:00Z"/>
        </w:rPr>
      </w:pPr>
      <w:ins w:id="17797" w:author="Rev 4 Allen Wirfs-Brock" w:date="2011-11-04T19:00:00Z">
        <w:r w:rsidRPr="004418C4">
          <w:t xml:space="preserve">Let </w:t>
        </w:r>
        <w:r w:rsidRPr="004418C4">
          <w:rPr>
            <w:i/>
          </w:rPr>
          <w:t>P</w:t>
        </w:r>
        <w:r w:rsidRPr="004418C4">
          <w:t xml:space="preserve"> be ToString(</w:t>
        </w:r>
        <w:r w:rsidRPr="004418C4">
          <w:rPr>
            <w:i/>
          </w:rPr>
          <w:t>index</w:t>
        </w:r>
        <w:r w:rsidRPr="004418C4">
          <w:t>).</w:t>
        </w:r>
      </w:ins>
    </w:p>
    <w:p w14:paraId="31C80E10" w14:textId="77777777" w:rsidR="00675B74" w:rsidRPr="004418C4" w:rsidRDefault="00675B74" w:rsidP="00B34B48">
      <w:pPr>
        <w:pStyle w:val="Alg3"/>
        <w:numPr>
          <w:ilvl w:val="1"/>
          <w:numId w:val="556"/>
        </w:numPr>
        <w:tabs>
          <w:tab w:val="clear" w:pos="1080"/>
          <w:tab w:val="num" w:pos="720"/>
        </w:tabs>
        <w:ind w:left="720"/>
        <w:rPr>
          <w:ins w:id="17798" w:author="Rev 4 Allen Wirfs-Brock" w:date="2011-11-04T19:00:00Z"/>
        </w:rPr>
      </w:pPr>
      <w:ins w:id="17799" w:author="Rev 4 Allen Wirfs-Brock" w:date="2011-11-04T19:00:00Z">
        <w:r w:rsidRPr="004418C4">
          <w:t xml:space="preserve">Let </w:t>
        </w:r>
        <w:r w:rsidRPr="004418C4">
          <w:rPr>
            <w:i/>
          </w:rPr>
          <w:t>exists</w:t>
        </w:r>
        <w:r w:rsidRPr="004418C4">
          <w:t xml:space="preserve"> be the result of calling the [[HasProperty]] internal method of </w:t>
        </w:r>
      </w:ins>
      <w:ins w:id="17800" w:author="Rev 4 Allen Wirfs-Brock" w:date="2011-11-05T10:34:00Z">
        <w:r w:rsidR="006A7D66">
          <w:rPr>
            <w:i/>
          </w:rPr>
          <w:t>array</w:t>
        </w:r>
      </w:ins>
      <w:ins w:id="17801" w:author="Rev 4 Allen Wirfs-Brock" w:date="2011-11-04T19:00:00Z">
        <w:r w:rsidRPr="004418C4">
          <w:t xml:space="preserve"> with argument </w:t>
        </w:r>
        <w:r w:rsidRPr="004418C4">
          <w:rPr>
            <w:i/>
          </w:rPr>
          <w:t>P</w:t>
        </w:r>
        <w:r w:rsidRPr="004418C4">
          <w:t>.</w:t>
        </w:r>
      </w:ins>
    </w:p>
    <w:p w14:paraId="62D04B89" w14:textId="77777777" w:rsidR="00675B74" w:rsidRPr="004418C4" w:rsidRDefault="00675B74" w:rsidP="00B34B48">
      <w:pPr>
        <w:pStyle w:val="Alg3"/>
        <w:numPr>
          <w:ilvl w:val="1"/>
          <w:numId w:val="556"/>
        </w:numPr>
        <w:tabs>
          <w:tab w:val="clear" w:pos="1080"/>
          <w:tab w:val="num" w:pos="720"/>
        </w:tabs>
        <w:ind w:left="720"/>
        <w:rPr>
          <w:ins w:id="17802" w:author="Rev 4 Allen Wirfs-Brock" w:date="2011-11-04T19:00:00Z"/>
        </w:rPr>
      </w:pPr>
      <w:ins w:id="17803" w:author="Rev 4 Allen Wirfs-Brock" w:date="2011-11-04T19:00:00Z">
        <w:r w:rsidRPr="004418C4">
          <w:t xml:space="preserve">If </w:t>
        </w:r>
        <w:r w:rsidRPr="004418C4">
          <w:rPr>
            <w:i/>
          </w:rPr>
          <w:t>exists</w:t>
        </w:r>
        <w:r w:rsidRPr="004418C4">
          <w:t xml:space="preserve"> is </w:t>
        </w:r>
        <w:r w:rsidRPr="004418C4">
          <w:rPr>
            <w:b/>
          </w:rPr>
          <w:t>true</w:t>
        </w:r>
        <w:r w:rsidRPr="004418C4">
          <w:t>, then</w:t>
        </w:r>
      </w:ins>
    </w:p>
    <w:p w14:paraId="6BEEAACC" w14:textId="77777777" w:rsidR="00675B74" w:rsidRPr="004418C4" w:rsidRDefault="00675B74" w:rsidP="00B34B48">
      <w:pPr>
        <w:pStyle w:val="Alg3"/>
        <w:numPr>
          <w:ilvl w:val="2"/>
          <w:numId w:val="556"/>
        </w:numPr>
        <w:tabs>
          <w:tab w:val="clear" w:pos="1800"/>
          <w:tab w:val="num" w:pos="990"/>
        </w:tabs>
        <w:ind w:left="990" w:hanging="180"/>
        <w:rPr>
          <w:ins w:id="17804" w:author="Rev 4 Allen Wirfs-Brock" w:date="2011-11-04T19:00:00Z"/>
        </w:rPr>
      </w:pPr>
      <w:ins w:id="17805" w:author="Rev 4 Allen Wirfs-Brock" w:date="2011-11-04T19:00:00Z">
        <w:r w:rsidRPr="004418C4">
          <w:t xml:space="preserve">Let </w:t>
        </w:r>
        <w:r w:rsidRPr="004418C4">
          <w:rPr>
            <w:i/>
          </w:rPr>
          <w:t>v</w:t>
        </w:r>
        <w:r w:rsidRPr="004418C4">
          <w:t xml:space="preserve"> be the result of calling the [[Get]] internal method of </w:t>
        </w:r>
      </w:ins>
      <w:ins w:id="17806" w:author="Rev 4 Allen Wirfs-Brock" w:date="2011-11-05T10:35:00Z">
        <w:r w:rsidR="006A7D66">
          <w:rPr>
            <w:i/>
          </w:rPr>
          <w:t>array</w:t>
        </w:r>
      </w:ins>
      <w:ins w:id="17807" w:author="Rev 4 Allen Wirfs-Brock" w:date="2011-11-04T19:00:00Z">
        <w:r w:rsidRPr="004418C4">
          <w:t xml:space="preserve"> passing </w:t>
        </w:r>
        <w:r w:rsidRPr="004418C4">
          <w:rPr>
            <w:i/>
          </w:rPr>
          <w:t xml:space="preserve">P </w:t>
        </w:r>
        <w:r w:rsidRPr="004418C4">
          <w:t>as the argument.</w:t>
        </w:r>
      </w:ins>
    </w:p>
    <w:p w14:paraId="3E1B40C1" w14:textId="77777777" w:rsidR="00A37763" w:rsidRDefault="00A37763" w:rsidP="00EB121A">
      <w:pPr>
        <w:pStyle w:val="Alg2"/>
        <w:numPr>
          <w:ilvl w:val="2"/>
          <w:numId w:val="556"/>
        </w:numPr>
        <w:tabs>
          <w:tab w:val="clear" w:pos="1800"/>
          <w:tab w:val="num" w:pos="990"/>
        </w:tabs>
        <w:ind w:hanging="990"/>
        <w:contextualSpacing/>
        <w:rPr>
          <w:ins w:id="17808" w:author="Rev 6 Allen Wirfs-Brock" w:date="2012-02-18T11:30:00Z"/>
        </w:rPr>
      </w:pPr>
      <w:ins w:id="17809" w:author="Rev 6 Allen Wirfs-Brock" w:date="2012-02-18T11:30:00Z">
        <w:del w:id="17810" w:author="Rev 7 Allen Wirfs-Brock" w:date="2012-04-09T16:40:00Z">
          <w:r w:rsidDel="00992271">
            <w:delText xml:space="preserve">If </w:delText>
          </w:r>
          <w:r w:rsidDel="00992271">
            <w:rPr>
              <w:i/>
            </w:rPr>
            <w:delText>v</w:delText>
          </w:r>
          <w:r w:rsidDel="00992271">
            <w:delText xml:space="preserve"> is an abrupt completion, return </w:delText>
          </w:r>
        </w:del>
      </w:ins>
      <w:ins w:id="17811" w:author="Rev 6 Allen Wirfs-Brock" w:date="2012-02-18T11:31:00Z">
        <w:del w:id="17812" w:author="Rev 7 Allen Wirfs-Brock" w:date="2012-04-09T16:40:00Z">
          <w:r w:rsidDel="00992271">
            <w:rPr>
              <w:i/>
            </w:rPr>
            <w:delText>v</w:delText>
          </w:r>
        </w:del>
      </w:ins>
      <w:ins w:id="17813" w:author="Rev 7 Allen Wirfs-Brock" w:date="2012-04-09T16:40:00Z">
        <w:r w:rsidR="00992271">
          <w:t>ReturnIfAbrupt(</w:t>
        </w:r>
        <w:r w:rsidR="00992271" w:rsidRPr="00D5580A">
          <w:rPr>
            <w:i/>
          </w:rPr>
          <w:t>v</w:t>
        </w:r>
        <w:r w:rsidR="00992271">
          <w:t>)</w:t>
        </w:r>
      </w:ins>
      <w:ins w:id="17814" w:author="Rev 6 Allen Wirfs-Brock" w:date="2012-02-18T11:30:00Z">
        <w:r>
          <w:t>.</w:t>
        </w:r>
      </w:ins>
    </w:p>
    <w:p w14:paraId="369014A4" w14:textId="77777777" w:rsidR="00675B74" w:rsidRPr="004418C4" w:rsidRDefault="00675B74" w:rsidP="00B34B48">
      <w:pPr>
        <w:pStyle w:val="Alg3"/>
        <w:numPr>
          <w:ilvl w:val="2"/>
          <w:numId w:val="556"/>
        </w:numPr>
        <w:tabs>
          <w:tab w:val="clear" w:pos="1800"/>
          <w:tab w:val="num" w:pos="990"/>
        </w:tabs>
        <w:ind w:left="990" w:hanging="180"/>
        <w:rPr>
          <w:ins w:id="17815" w:author="Rev 4 Allen Wirfs-Brock" w:date="2011-11-04T19:00:00Z"/>
        </w:rPr>
      </w:pPr>
      <w:ins w:id="17816" w:author="Rev 4 Allen Wirfs-Brock" w:date="2011-11-04T19:00: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ins>
      <w:ins w:id="17817" w:author="Rev 6 Allen Wirfs-Brock" w:date="2012-02-18T11:31:00Z">
        <w:del w:id="17818" w:author="Rev 7 Allen Wirfs-Brock" w:date="2012-04-09T16:41:00Z">
          <w:r w:rsidR="00A37763" w:rsidDel="00992271">
            <w:delText>.[[value]]</w:delText>
          </w:r>
        </w:del>
      </w:ins>
      <w:ins w:id="17819" w:author="Rev 4 Allen Wirfs-Brock" w:date="2011-11-04T19:00: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507499F7" w14:textId="77777777" w:rsidR="00675B74" w:rsidRPr="004418C4" w:rsidRDefault="00675B74" w:rsidP="00B34B48">
      <w:pPr>
        <w:pStyle w:val="Alg3"/>
        <w:numPr>
          <w:ilvl w:val="1"/>
          <w:numId w:val="556"/>
        </w:numPr>
        <w:tabs>
          <w:tab w:val="clear" w:pos="1080"/>
          <w:tab w:val="num" w:pos="720"/>
        </w:tabs>
        <w:ind w:hanging="720"/>
        <w:rPr>
          <w:ins w:id="17820" w:author="Rev 4 Allen Wirfs-Brock" w:date="2011-11-04T19:00:00Z"/>
        </w:rPr>
      </w:pPr>
      <w:ins w:id="17821" w:author="Rev 4 Allen Wirfs-Brock" w:date="2011-11-04T19:00:00Z">
        <w:r w:rsidRPr="004418C4">
          <w:t xml:space="preserve">Let </w:t>
        </w:r>
        <w:r w:rsidRPr="004418C4">
          <w:rPr>
            <w:i/>
          </w:rPr>
          <w:t>n</w:t>
        </w:r>
        <w:r w:rsidRPr="004418C4">
          <w:t xml:space="preserve"> = </w:t>
        </w:r>
        <w:r w:rsidRPr="004418C4">
          <w:rPr>
            <w:i/>
          </w:rPr>
          <w:t>n</w:t>
        </w:r>
        <w:r w:rsidRPr="004418C4">
          <w:t>+1.</w:t>
        </w:r>
      </w:ins>
    </w:p>
    <w:p w14:paraId="24437006" w14:textId="77777777" w:rsidR="00675B74" w:rsidRPr="004418C4" w:rsidRDefault="00675B74" w:rsidP="00B34B48">
      <w:pPr>
        <w:pStyle w:val="Alg3"/>
        <w:numPr>
          <w:ilvl w:val="1"/>
          <w:numId w:val="556"/>
        </w:numPr>
        <w:tabs>
          <w:tab w:val="clear" w:pos="1080"/>
          <w:tab w:val="num" w:pos="720"/>
        </w:tabs>
        <w:ind w:hanging="720"/>
        <w:rPr>
          <w:ins w:id="17822" w:author="Rev 4 Allen Wirfs-Brock" w:date="2011-11-04T19:00:00Z"/>
        </w:rPr>
      </w:pPr>
      <w:ins w:id="17823" w:author="Rev 4 Allen Wirfs-Brock" w:date="2011-11-04T19:00:00Z">
        <w:r w:rsidRPr="004418C4">
          <w:t xml:space="preserve">Let </w:t>
        </w:r>
        <w:r w:rsidRPr="004418C4">
          <w:rPr>
            <w:i/>
          </w:rPr>
          <w:t>index</w:t>
        </w:r>
        <w:r w:rsidRPr="004418C4">
          <w:t xml:space="preserve"> = </w:t>
        </w:r>
        <w:r w:rsidRPr="004418C4">
          <w:rPr>
            <w:i/>
          </w:rPr>
          <w:t>index</w:t>
        </w:r>
        <w:r w:rsidRPr="004418C4">
          <w:t>+1.</w:t>
        </w:r>
      </w:ins>
    </w:p>
    <w:p w14:paraId="4A2D611C" w14:textId="77777777" w:rsidR="00675B74" w:rsidRPr="004418C4" w:rsidRDefault="00481DAC" w:rsidP="00B34B48">
      <w:pPr>
        <w:pStyle w:val="Alg3"/>
        <w:numPr>
          <w:ilvl w:val="0"/>
          <w:numId w:val="556"/>
        </w:numPr>
        <w:spacing w:after="240"/>
        <w:rPr>
          <w:ins w:id="17824" w:author="Rev 4 Allen Wirfs-Brock" w:date="2011-11-04T19:00:00Z"/>
        </w:rPr>
      </w:pPr>
      <w:ins w:id="17825" w:author="Rev 6 Allen Wirfs-Brock" w:date="2012-02-18T11:01:00Z">
        <w:r>
          <w:t>Return the result of p</w:t>
        </w:r>
        <w:r w:rsidRPr="004418C4">
          <w:t>erform</w:t>
        </w:r>
        <w:r>
          <w:t>ing</w:t>
        </w:r>
        <w:r w:rsidRPr="004418C4">
          <w:t xml:space="preserve"> </w:t>
        </w:r>
      </w:ins>
      <w:ins w:id="17826" w:author="Rev 4 Allen Wirfs-Brock" w:date="2011-11-04T19:00:00Z">
        <w:del w:id="17827" w:author="Rev 6 Allen Wirfs-Brock" w:date="2012-02-18T11:01:00Z">
          <w:r w:rsidR="00675B74" w:rsidRPr="004418C4" w:rsidDel="00481DAC">
            <w:delText xml:space="preserve">Perform </w:delText>
          </w:r>
        </w:del>
        <w:r w:rsidR="00675B74" w:rsidRPr="004418C4">
          <w:t xml:space="preserve">Binding </w:t>
        </w:r>
        <w:del w:id="17828" w:author="Rev 6 Allen Wirfs-Brock" w:date="2012-02-27T15:45:00Z">
          <w:r w:rsidR="00675B74" w:rsidRPr="004418C4" w:rsidDel="00A113E2">
            <w:delText>Initialization</w:delText>
          </w:r>
        </w:del>
      </w:ins>
      <w:ins w:id="17829" w:author="Rev 6 Allen Wirfs-Brock" w:date="2012-02-27T15:45:00Z">
        <w:r w:rsidR="00A113E2">
          <w:t>Initialisation</w:t>
        </w:r>
      </w:ins>
      <w:ins w:id="17830" w:author="Rev 4 Allen Wirfs-Brock" w:date="2011-11-04T19:00:00Z">
        <w:r w:rsidR="00675B74" w:rsidRPr="004418C4">
          <w:t xml:space="preserve"> for </w:t>
        </w:r>
        <w:r w:rsidR="00675B74" w:rsidRPr="004418C4">
          <w:rPr>
            <w:i/>
          </w:rPr>
          <w:t>BindingIdentif</w:t>
        </w:r>
      </w:ins>
      <w:ins w:id="17831" w:author="Rev 7 Allen Wirfs-Brock" w:date="2012-04-12T14:34:00Z">
        <w:r w:rsidR="00B048D2">
          <w:rPr>
            <w:i/>
          </w:rPr>
          <w:t>i</w:t>
        </w:r>
      </w:ins>
      <w:ins w:id="17832" w:author="Rev 4 Allen Wirfs-Brock" w:date="2011-11-04T19:00:00Z">
        <w:r w:rsidR="00675B74" w:rsidRPr="004418C4">
          <w:rPr>
            <w:i/>
          </w:rPr>
          <w:t>er</w:t>
        </w:r>
        <w:r w:rsidR="00675B74" w:rsidRPr="004418C4">
          <w:t xml:space="preserve"> using </w:t>
        </w:r>
        <w:del w:id="17833" w:author="Rev 7 Allen Wirfs-Brock" w:date="2012-04-12T14:40:00Z">
          <w:r w:rsidR="00675B74" w:rsidDel="00B048D2">
            <w:rPr>
              <w:i/>
            </w:rPr>
            <w:delText>array</w:delText>
          </w:r>
        </w:del>
      </w:ins>
      <w:ins w:id="17834" w:author="Rev 7 Allen Wirfs-Brock" w:date="2012-04-12T14:40:00Z">
        <w:r w:rsidR="00B048D2">
          <w:rPr>
            <w:i/>
          </w:rPr>
          <w:t>A</w:t>
        </w:r>
      </w:ins>
      <w:ins w:id="17835" w:author="Rev 4 Allen Wirfs-Brock" w:date="2011-11-04T19:00:00Z">
        <w:r w:rsidR="00675B74" w:rsidRPr="004418C4">
          <w:t xml:space="preserve"> and </w:t>
        </w:r>
        <w:r w:rsidR="00675B74">
          <w:rPr>
            <w:i/>
          </w:rPr>
          <w:t xml:space="preserve">environment </w:t>
        </w:r>
        <w:r w:rsidR="00675B74">
          <w:t>as arguments</w:t>
        </w:r>
        <w:r w:rsidR="00675B74" w:rsidRPr="004418C4">
          <w:t>.</w:t>
        </w:r>
      </w:ins>
    </w:p>
    <w:p w14:paraId="49F33B39" w14:textId="77777777" w:rsidR="00675B74" w:rsidRDefault="00675B74" w:rsidP="00675B74">
      <w:pPr>
        <w:keepNext/>
        <w:rPr>
          <w:ins w:id="17836" w:author="Rev 4 Allen Wirfs-Brock" w:date="2011-11-04T18:59:00Z"/>
          <w:rFonts w:ascii="Helvetica" w:hAnsi="Helvetica"/>
          <w:b/>
          <w:spacing w:val="6"/>
        </w:rPr>
      </w:pPr>
      <w:ins w:id="17837" w:author="Rev 4 Allen Wirfs-Brock" w:date="2011-11-04T18:59:00Z">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 xml:space="preserve">Binding </w:t>
        </w:r>
        <w:del w:id="17838" w:author="Rev 6 Allen Wirfs-Brock" w:date="2012-02-27T15:45:00Z">
          <w:r w:rsidRPr="004418C4" w:rsidDel="00A113E2">
            <w:rPr>
              <w:rFonts w:ascii="Helvetica" w:hAnsi="Helvetica"/>
              <w:b/>
              <w:spacing w:val="6"/>
            </w:rPr>
            <w:delText>Initialization</w:delText>
          </w:r>
        </w:del>
      </w:ins>
      <w:ins w:id="17839" w:author="Rev 6 Allen Wirfs-Brock" w:date="2012-02-27T15:45:00Z">
        <w:r w:rsidR="00A113E2">
          <w:rPr>
            <w:rFonts w:ascii="Helvetica" w:hAnsi="Helvetica"/>
            <w:b/>
            <w:spacing w:val="6"/>
          </w:rPr>
          <w:t>Initialisation</w:t>
        </w:r>
      </w:ins>
    </w:p>
    <w:p w14:paraId="1333E190" w14:textId="77777777" w:rsidR="00675B74" w:rsidRPr="004418C4" w:rsidRDefault="00675B74" w:rsidP="00675B74">
      <w:pPr>
        <w:ind w:left="360"/>
        <w:rPr>
          <w:ins w:id="17840" w:author="Rev 4 Allen Wirfs-Brock" w:date="2011-11-04T18:59:00Z"/>
        </w:rPr>
      </w:pPr>
      <w:ins w:id="17841" w:author="Rev 4 Allen Wirfs-Brock" w:date="2011-11-04T18:59:00Z">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ins>
    </w:p>
    <w:p w14:paraId="4860FB59" w14:textId="77777777" w:rsidR="00675B74" w:rsidRPr="008E00F6" w:rsidRDefault="00675B74" w:rsidP="00675B74">
      <w:pPr>
        <w:rPr>
          <w:ins w:id="17842" w:author="Rev 4 Allen Wirfs-Brock" w:date="2011-11-04T18:59:00Z"/>
          <w:sz w:val="18"/>
        </w:rPr>
      </w:pPr>
      <w:ins w:id="17843" w:author="Rev 4 Allen Wirfs-Brock" w:date="2011-11-04T18:5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7844" w:author="Rev 6 Allen Wirfs-Brock" w:date="2012-02-27T15:48:00Z">
          <w:r w:rsidRPr="008E00F6" w:rsidDel="00A113E2">
            <w:rPr>
              <w:sz w:val="18"/>
            </w:rPr>
            <w:delText>initialization</w:delText>
          </w:r>
        </w:del>
      </w:ins>
      <w:ins w:id="17845" w:author="Rev 6 Allen Wirfs-Brock" w:date="2012-02-27T15:48:00Z">
        <w:r w:rsidR="00A113E2">
          <w:rPr>
            <w:sz w:val="18"/>
          </w:rPr>
          <w:t>initialisation</w:t>
        </w:r>
      </w:ins>
      <w:ins w:id="17846" w:author="Rev 4 Allen Wirfs-Brock" w:date="2011-11-04T18:59:00Z">
        <w:r w:rsidRPr="008E00F6">
          <w:rPr>
            <w:sz w:val="18"/>
          </w:rPr>
          <w:t xml:space="preserve"> value.  This is the </w:t>
        </w:r>
        <w:del w:id="17847"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4B975B59" w14:textId="77777777" w:rsidR="001C1CAB" w:rsidRPr="00E77497" w:rsidDel="00F07F43" w:rsidRDefault="001C1CAB" w:rsidP="001C1CAB">
      <w:pPr>
        <w:contextualSpacing/>
        <w:rPr>
          <w:ins w:id="17848" w:author="Rev 5 Allen Wirfs-Brock" w:date="2011-11-07T16:55:00Z"/>
          <w:del w:id="17849" w:author="Rev 8 Allen Wirfs-Brock" w:date="2012-06-01T08:57:00Z"/>
        </w:rPr>
      </w:pPr>
      <w:ins w:id="17850" w:author="Rev 5 Allen Wirfs-Brock" w:date="2011-11-07T16:55:00Z">
        <w:del w:id="17851" w:author="Rev 8 Allen Wirfs-Brock" w:date="2012-06-01T08:57:00Z">
          <w:r w:rsidRPr="00E77497" w:rsidDel="00F07F43">
            <w:rPr>
              <w:rStyle w:val="bnf"/>
            </w:rPr>
            <w:delText>BindingElement</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delText xml:space="preserve"> </w:delText>
          </w:r>
        </w:del>
      </w:ins>
    </w:p>
    <w:p w14:paraId="08985341" w14:textId="77777777" w:rsidR="001C1CAB" w:rsidRPr="00E77497" w:rsidDel="00F07F43" w:rsidRDefault="00481DAC" w:rsidP="00B34B48">
      <w:pPr>
        <w:pStyle w:val="Alg3"/>
        <w:numPr>
          <w:ilvl w:val="0"/>
          <w:numId w:val="623"/>
        </w:numPr>
        <w:spacing w:after="220"/>
        <w:rPr>
          <w:ins w:id="17852" w:author="Rev 5 Allen Wirfs-Brock" w:date="2011-11-07T16:55:00Z"/>
          <w:del w:id="17853" w:author="Rev 8 Allen Wirfs-Brock" w:date="2012-06-01T08:57:00Z"/>
        </w:rPr>
      </w:pPr>
      <w:ins w:id="17854" w:author="Rev 6 Allen Wirfs-Brock" w:date="2012-02-18T11:01:00Z">
        <w:del w:id="17855" w:author="Rev 8 Allen Wirfs-Brock" w:date="2012-06-01T08:57:00Z">
          <w:r w:rsidDel="00F07F43">
            <w:delText>Return the result of p</w:delText>
          </w:r>
          <w:r w:rsidRPr="004418C4" w:rsidDel="00F07F43">
            <w:delText>erform</w:delText>
          </w:r>
          <w:r w:rsidDel="00F07F43">
            <w:delText>ing</w:delText>
          </w:r>
          <w:r w:rsidRPr="004418C4" w:rsidDel="00F07F43">
            <w:delText xml:space="preserve"> </w:delText>
          </w:r>
        </w:del>
      </w:ins>
      <w:ins w:id="17856" w:author="Rev 5 Allen Wirfs-Brock" w:date="2011-11-07T16:55:00Z">
        <w:del w:id="17857" w:author="Rev 8 Allen Wirfs-Brock" w:date="2012-06-01T08:57:00Z">
          <w:r w:rsidR="001C1CAB" w:rsidDel="00F07F43">
            <w:delText>Perform Keyed Binding Initialization</w:delText>
          </w:r>
        </w:del>
      </w:ins>
      <w:ins w:id="17858" w:author="Rev 6 Allen Wirfs-Brock" w:date="2012-02-27T15:46:00Z">
        <w:del w:id="17859" w:author="Rev 8 Allen Wirfs-Brock" w:date="2012-06-01T08:57:00Z">
          <w:r w:rsidR="00A113E2" w:rsidDel="00F07F43">
            <w:delText>Initialisation</w:delText>
          </w:r>
        </w:del>
      </w:ins>
      <w:ins w:id="17860" w:author="Rev 5 Allen Wirfs-Brock" w:date="2011-11-07T16:55:00Z">
        <w:del w:id="17861" w:author="Rev 8 Allen Wirfs-Brock" w:date="2012-06-01T08:57:00Z">
          <w:r w:rsidR="001C1CAB" w:rsidDel="00F07F43">
            <w:delText xml:space="preserve"> for</w:delText>
          </w:r>
          <w:r w:rsidR="001C1CAB" w:rsidRPr="00675B74" w:rsidDel="00F07F43">
            <w:delText xml:space="preserve"> </w:delText>
          </w:r>
          <w:r w:rsidR="001C1CAB" w:rsidRPr="00E77497" w:rsidDel="00F07F43">
            <w:rPr>
              <w:i/>
            </w:rPr>
            <w:delText>SingleNameBinding</w:delText>
          </w:r>
          <w:r w:rsidR="001C1CAB" w:rsidRPr="00E77497" w:rsidDel="00F07F43">
            <w:delText xml:space="preserve"> using  </w:delText>
          </w:r>
          <w:r w:rsidR="001C1CAB" w:rsidDel="00F07F43">
            <w:rPr>
              <w:rStyle w:val="bnf"/>
            </w:rPr>
            <w:delText>obj</w:delText>
          </w:r>
          <w:r w:rsidR="001C1CAB" w:rsidRPr="00E77497" w:rsidDel="00F07F43">
            <w:delText xml:space="preserve">, </w:delText>
          </w:r>
          <w:r w:rsidR="001C1CAB" w:rsidDel="00F07F43">
            <w:rPr>
              <w:i/>
            </w:rPr>
            <w:delText>environment</w:delText>
          </w:r>
          <w:r w:rsidR="001C1CAB" w:rsidRPr="004418C4" w:rsidDel="00F07F43">
            <w:delText>,</w:delText>
          </w:r>
          <w:r w:rsidR="001C1CAB" w:rsidDel="00F07F43">
            <w:delText xml:space="preserve"> </w:delText>
          </w:r>
          <w:r w:rsidR="001C1CAB" w:rsidRPr="00E77497" w:rsidDel="00F07F43">
            <w:delText>and</w:delText>
          </w:r>
          <w:r w:rsidR="001C1CAB" w:rsidDel="00F07F43">
            <w:delText xml:space="preserve"> </w:delText>
          </w:r>
        </w:del>
      </w:ins>
      <w:ins w:id="17862" w:author="Rev 5 Allen Wirfs-Brock" w:date="2011-11-07T16:56:00Z">
        <w:del w:id="17863" w:author="Rev 8 Allen Wirfs-Brock" w:date="2012-06-01T08:57:00Z">
          <w:r w:rsidR="001C1CAB" w:rsidDel="00F07F43">
            <w:rPr>
              <w:i/>
            </w:rPr>
            <w:delText>propertyName</w:delText>
          </w:r>
        </w:del>
      </w:ins>
      <w:ins w:id="17864" w:author="Rev 5 Allen Wirfs-Brock" w:date="2011-11-07T16:55:00Z">
        <w:del w:id="17865" w:author="Rev 8 Allen Wirfs-Brock" w:date="2012-06-01T08:57:00Z">
          <w:r w:rsidR="001C1CAB" w:rsidRPr="00E77497" w:rsidDel="00F07F43">
            <w:delText xml:space="preserve"> as the arguments.</w:delText>
          </w:r>
        </w:del>
      </w:ins>
    </w:p>
    <w:p w14:paraId="56BEA9FF" w14:textId="77777777" w:rsidR="00FD6556" w:rsidRPr="00E77497" w:rsidRDefault="00FD6556" w:rsidP="00FD6556">
      <w:pPr>
        <w:contextualSpacing/>
        <w:rPr>
          <w:ins w:id="17866" w:author="Rev 5 Allen Wirfs-Brock" w:date="2011-11-07T17:03:00Z"/>
        </w:rPr>
      </w:pPr>
      <w:ins w:id="17867" w:author="Rev 5 Allen Wirfs-Brock" w:date="2011-11-07T17:03:00Z">
        <w:r w:rsidRPr="00E77497">
          <w:rPr>
            <w:rStyle w:val="bnf"/>
          </w:rPr>
          <w:t>BindingElement</w:t>
        </w:r>
        <w:r w:rsidRPr="00E77497">
          <w:rPr>
            <w:b/>
          </w:rPr>
          <w:t>:</w:t>
        </w:r>
        <w:r w:rsidRPr="00E77497">
          <w:t xml:space="preserve"> </w:t>
        </w:r>
        <w:r w:rsidRPr="00E77497">
          <w:rPr>
            <w:rStyle w:val="bnf"/>
          </w:rPr>
          <w:t xml:space="preserve">BindingPattern </w:t>
        </w:r>
      </w:ins>
      <w:ins w:id="17868" w:author="Rev 5 Allen Wirfs-Brock" w:date="2012-01-04T12:06:00Z">
        <w:r w:rsidR="000D108B">
          <w:rPr>
            <w:rStyle w:val="bnf"/>
          </w:rPr>
          <w:t xml:space="preserve"> </w:t>
        </w:r>
      </w:ins>
      <w:ins w:id="17869" w:author="Rev 5 Allen Wirfs-Brock" w:date="2011-11-07T17:03:00Z">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6B8C7D1E" w14:textId="77777777" w:rsidR="00FD6556" w:rsidRPr="00E77497" w:rsidRDefault="00FD6556" w:rsidP="00B34B48">
      <w:pPr>
        <w:pStyle w:val="Alg3"/>
        <w:numPr>
          <w:ilvl w:val="0"/>
          <w:numId w:val="625"/>
        </w:numPr>
        <w:tabs>
          <w:tab w:val="clear" w:pos="720"/>
          <w:tab w:val="num" w:pos="360"/>
          <w:tab w:val="num" w:pos="1440"/>
        </w:tabs>
        <w:ind w:hanging="720"/>
        <w:rPr>
          <w:ins w:id="17870" w:author="Rev 5 Allen Wirfs-Brock" w:date="2011-11-07T17:03:00Z"/>
        </w:rPr>
      </w:pPr>
      <w:ins w:id="17871" w:author="Rev 5 Allen Wirfs-Brock" w:date="2011-11-07T17:03:00Z">
        <w:r w:rsidRPr="00E77497">
          <w:t xml:space="preserve">Let </w:t>
        </w:r>
        <w:r w:rsidRPr="00E77497">
          <w:rPr>
            <w:i/>
          </w:rPr>
          <w:t>exists</w:t>
        </w:r>
        <w:r w:rsidRPr="00E77497">
          <w:t xml:space="preserve"> be the result of calling the [[HasProperty]] internal method of </w:t>
        </w:r>
      </w:ins>
      <w:ins w:id="17872" w:author="Rev 5 Allen Wirfs-Brock" w:date="2012-01-04T12:05:00Z">
        <w:r w:rsidR="000D108B">
          <w:rPr>
            <w:i/>
          </w:rPr>
          <w:t>obj</w:t>
        </w:r>
      </w:ins>
      <w:ins w:id="17873" w:author="Rev 5 Allen Wirfs-Brock" w:date="2011-11-07T17:03:00Z">
        <w:r w:rsidRPr="00E77497">
          <w:t xml:space="preserve"> with argument </w:t>
        </w:r>
      </w:ins>
      <w:ins w:id="17874" w:author="Rev 5 Allen Wirfs-Brock" w:date="2011-11-07T17:06:00Z">
        <w:r>
          <w:rPr>
            <w:i/>
          </w:rPr>
          <w:t>propertyName</w:t>
        </w:r>
      </w:ins>
      <w:ins w:id="17875" w:author="Rev 5 Allen Wirfs-Brock" w:date="2011-11-07T17:03:00Z">
        <w:r w:rsidRPr="00E77497">
          <w:t xml:space="preserve">. </w:t>
        </w:r>
      </w:ins>
    </w:p>
    <w:p w14:paraId="07A8CDCE" w14:textId="77777777" w:rsidR="00FD6556" w:rsidRPr="00E77497" w:rsidRDefault="00FD6556" w:rsidP="00B34B48">
      <w:pPr>
        <w:pStyle w:val="Alg3"/>
        <w:numPr>
          <w:ilvl w:val="0"/>
          <w:numId w:val="625"/>
        </w:numPr>
        <w:tabs>
          <w:tab w:val="clear" w:pos="720"/>
          <w:tab w:val="num" w:pos="360"/>
        </w:tabs>
        <w:ind w:hanging="720"/>
        <w:rPr>
          <w:ins w:id="17876" w:author="Rev 5 Allen Wirfs-Brock" w:date="2011-11-07T17:03:00Z"/>
        </w:rPr>
      </w:pPr>
      <w:ins w:id="17877" w:author="Rev 5 Allen Wirfs-Brock" w:date="2011-11-07T17:03:00Z">
        <w:r w:rsidRPr="00E77497">
          <w:t xml:space="preserve">If </w:t>
        </w:r>
        <w:r w:rsidRPr="00E77497">
          <w:rPr>
            <w:i/>
          </w:rPr>
          <w:t>exists</w:t>
        </w:r>
        <w:r w:rsidRPr="00E77497">
          <w:t xml:space="preserve"> is </w:t>
        </w:r>
        <w:r w:rsidRPr="00E77497">
          <w:rPr>
            <w:b/>
          </w:rPr>
          <w:t>true</w:t>
        </w:r>
        <w:r w:rsidRPr="00E77497">
          <w:t>, then</w:t>
        </w:r>
      </w:ins>
    </w:p>
    <w:p w14:paraId="71EC0C82" w14:textId="77777777" w:rsidR="00FD6556" w:rsidRPr="00E77497" w:rsidRDefault="00FD6556" w:rsidP="00FD6556">
      <w:pPr>
        <w:pStyle w:val="Alg3"/>
        <w:numPr>
          <w:ilvl w:val="1"/>
          <w:numId w:val="625"/>
        </w:numPr>
        <w:tabs>
          <w:tab w:val="left" w:pos="720"/>
        </w:tabs>
        <w:ind w:hanging="1080"/>
        <w:rPr>
          <w:ins w:id="17878" w:author="Rev 5 Allen Wirfs-Brock" w:date="2011-11-07T17:03:00Z"/>
        </w:rPr>
      </w:pPr>
      <w:ins w:id="17879" w:author="Rev 5 Allen Wirfs-Brock" w:date="2011-11-07T17:03:00Z">
        <w:r w:rsidRPr="00E77497">
          <w:t xml:space="preserve">Let </w:t>
        </w:r>
        <w:r w:rsidRPr="00E77497">
          <w:rPr>
            <w:i/>
          </w:rPr>
          <w:t>v</w:t>
        </w:r>
        <w:r w:rsidRPr="00E77497">
          <w:t xml:space="preserve"> be the result of calling the [[Get]] internal method of </w:t>
        </w:r>
      </w:ins>
      <w:ins w:id="17880" w:author="Rev 5 Allen Wirfs-Brock" w:date="2012-01-04T12:05:00Z">
        <w:r w:rsidR="000D108B">
          <w:rPr>
            <w:i/>
          </w:rPr>
          <w:t>obj</w:t>
        </w:r>
      </w:ins>
      <w:ins w:id="17881" w:author="Rev 5 Allen Wirfs-Brock" w:date="2011-11-07T17:03:00Z">
        <w:r w:rsidRPr="00E77497">
          <w:t xml:space="preserve"> with argument </w:t>
        </w:r>
      </w:ins>
      <w:ins w:id="17882" w:author="Rev 5 Allen Wirfs-Brock" w:date="2011-11-07T17:06:00Z">
        <w:r>
          <w:rPr>
            <w:i/>
          </w:rPr>
          <w:t>propertyName</w:t>
        </w:r>
      </w:ins>
      <w:ins w:id="17883" w:author="Rev 5 Allen Wirfs-Brock" w:date="2011-11-07T17:03:00Z">
        <w:r w:rsidRPr="00E77497">
          <w:t>.</w:t>
        </w:r>
      </w:ins>
    </w:p>
    <w:p w14:paraId="07A8CBAB" w14:textId="77777777" w:rsidR="00FD6556" w:rsidRPr="00E77497" w:rsidRDefault="00FD6556" w:rsidP="00B34B48">
      <w:pPr>
        <w:pStyle w:val="Alg3"/>
        <w:numPr>
          <w:ilvl w:val="0"/>
          <w:numId w:val="625"/>
        </w:numPr>
        <w:tabs>
          <w:tab w:val="clear" w:pos="720"/>
          <w:tab w:val="num" w:pos="360"/>
        </w:tabs>
        <w:ind w:hanging="720"/>
        <w:rPr>
          <w:ins w:id="17884" w:author="Rev 5 Allen Wirfs-Brock" w:date="2011-11-07T17:03:00Z"/>
        </w:rPr>
      </w:pPr>
      <w:ins w:id="17885" w:author="Rev 5 Allen Wirfs-Brock" w:date="2011-11-07T17:03:00Z">
        <w:r w:rsidRPr="00E77497">
          <w:t xml:space="preserve">Else </w:t>
        </w:r>
      </w:ins>
    </w:p>
    <w:p w14:paraId="719A1D16" w14:textId="77777777" w:rsidR="00FD6556" w:rsidRPr="00E77497" w:rsidRDefault="00FD6556" w:rsidP="00FD6556">
      <w:pPr>
        <w:pStyle w:val="Alg3"/>
        <w:numPr>
          <w:ilvl w:val="1"/>
          <w:numId w:val="625"/>
        </w:numPr>
        <w:tabs>
          <w:tab w:val="left" w:pos="720"/>
        </w:tabs>
        <w:ind w:hanging="1080"/>
        <w:rPr>
          <w:ins w:id="17886" w:author="Rev 5 Allen Wirfs-Brock" w:date="2011-11-07T17:03:00Z"/>
        </w:rPr>
      </w:pPr>
      <w:ins w:id="17887" w:author="Rev 5 Allen Wirfs-Brock" w:date="2011-11-07T17:03:00Z">
        <w:r w:rsidRPr="00E77497">
          <w:t xml:space="preserve">If </w:t>
        </w:r>
        <w:r w:rsidRPr="00E77497">
          <w:rPr>
            <w:i/>
          </w:rPr>
          <w:t>Initialiser</w:t>
        </w:r>
        <w:r w:rsidRPr="00E77497">
          <w:rPr>
            <w:vertAlign w:val="subscript"/>
          </w:rPr>
          <w:t>opt</w:t>
        </w:r>
        <w:r w:rsidRPr="00E77497">
          <w:t xml:space="preserve"> is present, then</w:t>
        </w:r>
      </w:ins>
    </w:p>
    <w:p w14:paraId="405AB726" w14:textId="77777777" w:rsidR="00FD6556" w:rsidRPr="00E77497" w:rsidRDefault="00FD6556" w:rsidP="00FD6556">
      <w:pPr>
        <w:pStyle w:val="Alg3"/>
        <w:numPr>
          <w:ilvl w:val="2"/>
          <w:numId w:val="625"/>
        </w:numPr>
        <w:tabs>
          <w:tab w:val="num" w:pos="1080"/>
        </w:tabs>
        <w:ind w:hanging="1350"/>
        <w:rPr>
          <w:ins w:id="17888" w:author="Rev 5 Allen Wirfs-Brock" w:date="2011-11-07T17:03:00Z"/>
        </w:rPr>
      </w:pPr>
      <w:ins w:id="17889" w:author="Rev 5 Allen Wirfs-Brock" w:date="2011-11-07T17:03: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733104D8" w14:textId="77777777" w:rsidR="00FD6556" w:rsidRPr="00E77497" w:rsidRDefault="00FD6556" w:rsidP="00FD6556">
      <w:pPr>
        <w:pStyle w:val="Alg3"/>
        <w:numPr>
          <w:ilvl w:val="1"/>
          <w:numId w:val="625"/>
        </w:numPr>
        <w:tabs>
          <w:tab w:val="num" w:pos="720"/>
        </w:tabs>
        <w:ind w:hanging="1080"/>
        <w:rPr>
          <w:ins w:id="17890" w:author="Rev 5 Allen Wirfs-Brock" w:date="2011-11-07T17:03:00Z"/>
        </w:rPr>
      </w:pPr>
      <w:ins w:id="17891" w:author="Rev 5 Allen Wirfs-Brock" w:date="2011-11-07T17:03:00Z">
        <w:r w:rsidRPr="00E77497">
          <w:t>Else,</w:t>
        </w:r>
      </w:ins>
    </w:p>
    <w:p w14:paraId="3A93BCB8" w14:textId="77777777" w:rsidR="00FD6556" w:rsidRPr="00E77497" w:rsidRDefault="00FD6556" w:rsidP="00FD6556">
      <w:pPr>
        <w:pStyle w:val="Alg3"/>
        <w:numPr>
          <w:ilvl w:val="2"/>
          <w:numId w:val="625"/>
        </w:numPr>
        <w:tabs>
          <w:tab w:val="left" w:pos="990"/>
        </w:tabs>
        <w:ind w:hanging="1350"/>
        <w:rPr>
          <w:ins w:id="17892" w:author="Rev 5 Allen Wirfs-Brock" w:date="2011-11-07T17:03:00Z"/>
        </w:rPr>
      </w:pPr>
      <w:ins w:id="17893" w:author="Rev 5 Allen Wirfs-Brock" w:date="2011-11-07T17:03:00Z">
        <w:r w:rsidRPr="00E77497">
          <w:t xml:space="preserve"> Let</w:t>
        </w:r>
        <w:r w:rsidRPr="00E77497">
          <w:rPr>
            <w:i/>
          </w:rPr>
          <w:t xml:space="preserve"> v</w:t>
        </w:r>
        <w:r w:rsidRPr="00E77497">
          <w:t xml:space="preserve"> be </w:t>
        </w:r>
        <w:r w:rsidRPr="00E77497">
          <w:rPr>
            <w:b/>
          </w:rPr>
          <w:t>undefined</w:t>
        </w:r>
        <w:r w:rsidRPr="00E77497">
          <w:t>.</w:t>
        </w:r>
      </w:ins>
    </w:p>
    <w:p w14:paraId="50BBA833" w14:textId="77777777" w:rsidR="00EB121A" w:rsidRDefault="00112290" w:rsidP="00EB121A">
      <w:pPr>
        <w:pStyle w:val="Alg2"/>
        <w:numPr>
          <w:ilvl w:val="0"/>
          <w:numId w:val="625"/>
        </w:numPr>
        <w:tabs>
          <w:tab w:val="clear" w:pos="720"/>
          <w:tab w:val="num" w:pos="360"/>
        </w:tabs>
        <w:ind w:hanging="720"/>
        <w:contextualSpacing/>
        <w:rPr>
          <w:ins w:id="17894" w:author="Rev 6 Allen Wirfs-Brock" w:date="2012-02-18T11:46:00Z"/>
        </w:rPr>
      </w:pPr>
      <w:ins w:id="17895" w:author="Rev 7 Allen Wirfs-Brock" w:date="2012-04-09T17:16:00Z">
        <w:r>
          <w:t>ReturnIfAbrupt(</w:t>
        </w:r>
        <w:r>
          <w:rPr>
            <w:i/>
          </w:rPr>
          <w:t>v</w:t>
        </w:r>
        <w:r>
          <w:t>).</w:t>
        </w:r>
      </w:ins>
      <w:ins w:id="17896" w:author="Rev 6 Allen Wirfs-Brock" w:date="2012-02-18T11:46:00Z">
        <w:del w:id="17897" w:author="Rev 7 Allen Wirfs-Brock" w:date="2012-04-09T17:16:00Z">
          <w:r w:rsidR="00EB121A" w:rsidDel="00112290">
            <w:delText xml:space="preserve">If </w:delText>
          </w:r>
          <w:r w:rsidR="00EB121A" w:rsidDel="00112290">
            <w:rPr>
              <w:i/>
            </w:rPr>
            <w:delText>v</w:delText>
          </w:r>
          <w:r w:rsidR="00EB121A" w:rsidDel="00112290">
            <w:delText xml:space="preserve"> is an abrupt completion, return </w:delText>
          </w:r>
          <w:r w:rsidR="00EB121A" w:rsidDel="00112290">
            <w:rPr>
              <w:i/>
            </w:rPr>
            <w:delText>v</w:delText>
          </w:r>
          <w:r w:rsidR="00EB121A" w:rsidDel="00112290">
            <w:delText>.</w:delText>
          </w:r>
        </w:del>
      </w:ins>
    </w:p>
    <w:p w14:paraId="4A307FB3" w14:textId="77777777" w:rsidR="00FD6556" w:rsidRPr="00E77497" w:rsidRDefault="00481DAC" w:rsidP="00B34B48">
      <w:pPr>
        <w:pStyle w:val="Alg2"/>
        <w:numPr>
          <w:ilvl w:val="0"/>
          <w:numId w:val="625"/>
        </w:numPr>
        <w:tabs>
          <w:tab w:val="clear" w:pos="720"/>
          <w:tab w:val="num" w:pos="360"/>
        </w:tabs>
        <w:spacing w:after="220"/>
        <w:ind w:hanging="720"/>
        <w:rPr>
          <w:ins w:id="17898" w:author="Rev 5 Allen Wirfs-Brock" w:date="2011-11-07T17:03:00Z"/>
        </w:rPr>
      </w:pPr>
      <w:ins w:id="17899" w:author="Rev 6 Allen Wirfs-Brock" w:date="2012-02-18T11:01:00Z">
        <w:r>
          <w:t>Return the result of p</w:t>
        </w:r>
        <w:r w:rsidRPr="004418C4">
          <w:t>erform</w:t>
        </w:r>
        <w:r>
          <w:t>ing</w:t>
        </w:r>
        <w:r w:rsidRPr="004418C4">
          <w:t xml:space="preserve"> </w:t>
        </w:r>
      </w:ins>
      <w:ins w:id="17900" w:author="Rev 5 Allen Wirfs-Brock" w:date="2011-11-07T17:03:00Z">
        <w:del w:id="17901" w:author="Rev 6 Allen Wirfs-Brock" w:date="2012-02-18T11:01:00Z">
          <w:r w:rsidR="00FD6556" w:rsidRPr="004418C4" w:rsidDel="00481DAC">
            <w:delText xml:space="preserve">Perform </w:delText>
          </w:r>
        </w:del>
        <w:r w:rsidR="00FD6556" w:rsidRPr="004418C4">
          <w:t xml:space="preserve">Binding </w:t>
        </w:r>
        <w:del w:id="17902" w:author="Rev 6 Allen Wirfs-Brock" w:date="2012-02-27T15:46:00Z">
          <w:r w:rsidR="00FD6556" w:rsidRPr="004418C4" w:rsidDel="00A113E2">
            <w:delText>Initialization</w:delText>
          </w:r>
        </w:del>
      </w:ins>
      <w:ins w:id="17903" w:author="Rev 6 Allen Wirfs-Brock" w:date="2012-02-27T15:46:00Z">
        <w:r w:rsidR="00A113E2">
          <w:t>Initialisation</w:t>
        </w:r>
      </w:ins>
      <w:ins w:id="17904" w:author="Rev 5 Allen Wirfs-Brock" w:date="2011-11-07T17:03:00Z">
        <w:r w:rsidR="00FD6556" w:rsidRPr="004418C4">
          <w:t xml:space="preserve"> for </w:t>
        </w:r>
        <w:r w:rsidR="00FD6556" w:rsidRPr="00E77497">
          <w:rPr>
            <w:i/>
          </w:rPr>
          <w:t>BindingPattern</w:t>
        </w:r>
        <w:r w:rsidR="00FD6556" w:rsidRPr="00E77497">
          <w:t xml:space="preserve"> passing </w:t>
        </w:r>
        <w:r w:rsidR="00FD6556">
          <w:rPr>
            <w:i/>
          </w:rPr>
          <w:t>v</w:t>
        </w:r>
        <w:r w:rsidR="00FD6556" w:rsidRPr="004418C4">
          <w:t xml:space="preserve"> </w:t>
        </w:r>
        <w:r w:rsidR="00FD6556" w:rsidRPr="00E77497">
          <w:t xml:space="preserve">and </w:t>
        </w:r>
        <w:r w:rsidR="00FD6556">
          <w:rPr>
            <w:i/>
          </w:rPr>
          <w:t xml:space="preserve">environment </w:t>
        </w:r>
        <w:r w:rsidR="00FD6556" w:rsidRPr="00E77497">
          <w:t>as arguments.</w:t>
        </w:r>
      </w:ins>
    </w:p>
    <w:p w14:paraId="419FC155" w14:textId="77777777" w:rsidR="00675B74" w:rsidRPr="004418C4" w:rsidRDefault="00675B74" w:rsidP="00675B74">
      <w:pPr>
        <w:contextualSpacing/>
        <w:rPr>
          <w:ins w:id="17905" w:author="Rev 4 Allen Wirfs-Brock" w:date="2011-11-04T18:59:00Z"/>
        </w:rPr>
      </w:pPr>
      <w:ins w:id="17906" w:author="Rev 4 Allen Wirfs-Brock" w:date="2011-11-04T18:59: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ins>
    </w:p>
    <w:p w14:paraId="28C8A269" w14:textId="77777777" w:rsidR="00675B74" w:rsidRPr="004418C4" w:rsidRDefault="00675B74" w:rsidP="00B34B48">
      <w:pPr>
        <w:pStyle w:val="Alg3"/>
        <w:numPr>
          <w:ilvl w:val="0"/>
          <w:numId w:val="558"/>
        </w:numPr>
        <w:rPr>
          <w:ins w:id="17907" w:author="Rev 4 Allen Wirfs-Brock" w:date="2011-11-04T18:59:00Z"/>
        </w:rPr>
      </w:pPr>
      <w:ins w:id="17908" w:author="Rev 4 Allen Wirfs-Brock" w:date="2011-11-04T18:59:00Z">
        <w:r w:rsidRPr="00675B74">
          <w:t xml:space="preserve">Let </w:t>
        </w:r>
        <w:r w:rsidRPr="00675B74">
          <w:rPr>
            <w:i/>
          </w:rPr>
          <w:t>exists</w:t>
        </w:r>
        <w:r w:rsidRPr="00675B74">
          <w:t xml:space="preserve"> be the result of calling the [[HasProperty]] internal method of </w:t>
        </w:r>
        <w:r w:rsidRPr="004418C4">
          <w:rPr>
            <w:i/>
          </w:rPr>
          <w:t>obj</w:t>
        </w:r>
        <w:r w:rsidRPr="004418C4">
          <w:t xml:space="preserve"> with argument </w:t>
        </w:r>
      </w:ins>
      <w:ins w:id="17909" w:author="Rev 4 Allen Wirfs-Brock" w:date="2011-11-06T11:48:00Z">
        <w:r w:rsidR="00217939">
          <w:rPr>
            <w:i/>
          </w:rPr>
          <w:t>propertyName</w:t>
        </w:r>
      </w:ins>
      <w:ins w:id="17910" w:author="Rev 4 Allen Wirfs-Brock" w:date="2011-11-04T18:59:00Z">
        <w:r w:rsidRPr="004418C4">
          <w:t>.</w:t>
        </w:r>
      </w:ins>
    </w:p>
    <w:p w14:paraId="340B6964" w14:textId="77777777" w:rsidR="00675B74" w:rsidRPr="004418C4" w:rsidRDefault="00675B74" w:rsidP="00B34B48">
      <w:pPr>
        <w:pStyle w:val="Alg3"/>
        <w:numPr>
          <w:ilvl w:val="0"/>
          <w:numId w:val="558"/>
        </w:numPr>
        <w:rPr>
          <w:ins w:id="17911" w:author="Rev 4 Allen Wirfs-Brock" w:date="2011-11-04T18:59:00Z"/>
        </w:rPr>
      </w:pPr>
      <w:ins w:id="17912" w:author="Rev 4 Allen Wirfs-Brock" w:date="2011-11-04T18:59:00Z">
        <w:r w:rsidRPr="004418C4">
          <w:t xml:space="preserve">If </w:t>
        </w:r>
        <w:r w:rsidRPr="004418C4">
          <w:rPr>
            <w:i/>
          </w:rPr>
          <w:t>exists</w:t>
        </w:r>
        <w:r w:rsidRPr="004418C4">
          <w:t xml:space="preserve"> is </w:t>
        </w:r>
        <w:r w:rsidRPr="004418C4">
          <w:rPr>
            <w:b/>
          </w:rPr>
          <w:t>true</w:t>
        </w:r>
        <w:r w:rsidRPr="004418C4">
          <w:t>, then</w:t>
        </w:r>
      </w:ins>
    </w:p>
    <w:p w14:paraId="34D6F39A" w14:textId="77777777" w:rsidR="00675B74" w:rsidRPr="004418C4" w:rsidRDefault="00675B74" w:rsidP="00B34B48">
      <w:pPr>
        <w:pStyle w:val="Alg3"/>
        <w:numPr>
          <w:ilvl w:val="1"/>
          <w:numId w:val="558"/>
        </w:numPr>
        <w:tabs>
          <w:tab w:val="clear" w:pos="1080"/>
          <w:tab w:val="num" w:pos="630"/>
        </w:tabs>
        <w:ind w:hanging="720"/>
        <w:rPr>
          <w:ins w:id="17913" w:author="Rev 4 Allen Wirfs-Brock" w:date="2011-11-04T18:59:00Z"/>
        </w:rPr>
      </w:pPr>
      <w:ins w:id="17914" w:author="Rev 4 Allen Wirfs-Brock" w:date="2011-11-04T18:59:00Z">
        <w:r w:rsidRPr="004418C4">
          <w:t xml:space="preserve">Let </w:t>
        </w:r>
        <w:r w:rsidRPr="004418C4">
          <w:rPr>
            <w:i/>
          </w:rPr>
          <w:t>v</w:t>
        </w:r>
        <w:r w:rsidRPr="004418C4">
          <w:t xml:space="preserve"> be the result of calling the [[Get]] internal method of </w:t>
        </w:r>
        <w:r w:rsidRPr="004418C4">
          <w:rPr>
            <w:i/>
          </w:rPr>
          <w:t>obj</w:t>
        </w:r>
        <w:r w:rsidRPr="004418C4">
          <w:t xml:space="preserve"> passing </w:t>
        </w:r>
      </w:ins>
      <w:ins w:id="17915" w:author="Rev 4 Allen Wirfs-Brock" w:date="2011-11-06T11:48:00Z">
        <w:r w:rsidR="00217939">
          <w:rPr>
            <w:i/>
          </w:rPr>
          <w:t>propertyName</w:t>
        </w:r>
      </w:ins>
      <w:ins w:id="17916" w:author="Rev 4 Allen Wirfs-Brock" w:date="2011-11-04T18:59:00Z">
        <w:r w:rsidRPr="004418C4">
          <w:rPr>
            <w:i/>
          </w:rPr>
          <w:t xml:space="preserve"> </w:t>
        </w:r>
        <w:r w:rsidRPr="004418C4">
          <w:t>as the argument.</w:t>
        </w:r>
      </w:ins>
    </w:p>
    <w:p w14:paraId="354C1F5B" w14:textId="77777777" w:rsidR="00675B74" w:rsidRPr="004418C4" w:rsidRDefault="00675B74" w:rsidP="00B34B48">
      <w:pPr>
        <w:pStyle w:val="Alg3"/>
        <w:numPr>
          <w:ilvl w:val="0"/>
          <w:numId w:val="558"/>
        </w:numPr>
        <w:rPr>
          <w:ins w:id="17917" w:author="Rev 4 Allen Wirfs-Brock" w:date="2011-11-04T18:59:00Z"/>
        </w:rPr>
      </w:pPr>
      <w:ins w:id="17918" w:author="Rev 4 Allen Wirfs-Brock" w:date="2011-11-04T18:59:00Z">
        <w:r w:rsidRPr="004418C4">
          <w:t xml:space="preserve">Else </w:t>
        </w:r>
      </w:ins>
    </w:p>
    <w:p w14:paraId="445BB9AE" w14:textId="77777777" w:rsidR="00675B74" w:rsidRPr="004418C4" w:rsidRDefault="00675B74" w:rsidP="00B34B48">
      <w:pPr>
        <w:pStyle w:val="Alg3"/>
        <w:numPr>
          <w:ilvl w:val="1"/>
          <w:numId w:val="558"/>
        </w:numPr>
        <w:tabs>
          <w:tab w:val="clear" w:pos="1080"/>
          <w:tab w:val="num" w:pos="720"/>
        </w:tabs>
        <w:ind w:hanging="720"/>
        <w:rPr>
          <w:ins w:id="17919" w:author="Rev 4 Allen Wirfs-Brock" w:date="2011-11-04T18:59:00Z"/>
        </w:rPr>
      </w:pPr>
      <w:ins w:id="17920" w:author="Rev 4 Allen Wirfs-Brock" w:date="2011-11-04T18:59:00Z">
        <w:r w:rsidRPr="004418C4">
          <w:t xml:space="preserve">If </w:t>
        </w:r>
        <w:r w:rsidRPr="004418C4">
          <w:rPr>
            <w:i/>
          </w:rPr>
          <w:t>Initialiser</w:t>
        </w:r>
        <w:r w:rsidRPr="004418C4">
          <w:rPr>
            <w:vertAlign w:val="subscript"/>
          </w:rPr>
          <w:t>opt</w:t>
        </w:r>
        <w:r w:rsidRPr="004418C4">
          <w:t xml:space="preserve"> is present, then</w:t>
        </w:r>
      </w:ins>
    </w:p>
    <w:p w14:paraId="0DEF16F7" w14:textId="77777777" w:rsidR="00675B74" w:rsidRPr="004418C4" w:rsidRDefault="00675B74" w:rsidP="00B34B48">
      <w:pPr>
        <w:pStyle w:val="Alg3"/>
        <w:numPr>
          <w:ilvl w:val="2"/>
          <w:numId w:val="558"/>
        </w:numPr>
        <w:tabs>
          <w:tab w:val="clear" w:pos="1800"/>
          <w:tab w:val="num" w:pos="990"/>
        </w:tabs>
        <w:ind w:hanging="990"/>
        <w:rPr>
          <w:ins w:id="17921" w:author="Rev 4 Allen Wirfs-Brock" w:date="2011-11-04T18:59:00Z"/>
        </w:rPr>
      </w:pPr>
      <w:ins w:id="17922" w:author="Rev 4 Allen Wirfs-Brock" w:date="2011-11-04T18:59:00Z">
        <w:r w:rsidRPr="004418C4">
          <w:t xml:space="preserve">Let </w:t>
        </w:r>
        <w:r w:rsidRPr="004418C4">
          <w:rPr>
            <w:i/>
          </w:rPr>
          <w:t>v</w:t>
        </w:r>
        <w:r w:rsidRPr="004418C4">
          <w:t xml:space="preserve"> be the result of evaluating</w:t>
        </w:r>
        <w:r w:rsidRPr="004418C4">
          <w:rPr>
            <w:i/>
          </w:rPr>
          <w:t xml:space="preserve"> Initialiser</w:t>
        </w:r>
        <w:r w:rsidRPr="004418C4">
          <w:t>.</w:t>
        </w:r>
      </w:ins>
    </w:p>
    <w:p w14:paraId="2850B189" w14:textId="77777777" w:rsidR="00675B74" w:rsidRPr="004418C4" w:rsidRDefault="00675B74" w:rsidP="00B34B48">
      <w:pPr>
        <w:pStyle w:val="Alg3"/>
        <w:numPr>
          <w:ilvl w:val="1"/>
          <w:numId w:val="558"/>
        </w:numPr>
        <w:tabs>
          <w:tab w:val="clear" w:pos="1080"/>
          <w:tab w:val="num" w:pos="720"/>
        </w:tabs>
        <w:ind w:hanging="720"/>
        <w:rPr>
          <w:ins w:id="17923" w:author="Rev 4 Allen Wirfs-Brock" w:date="2011-11-04T18:59:00Z"/>
        </w:rPr>
      </w:pPr>
      <w:ins w:id="17924" w:author="Rev 4 Allen Wirfs-Brock" w:date="2011-11-04T18:59:00Z">
        <w:r w:rsidRPr="004418C4">
          <w:t>Else,</w:t>
        </w:r>
      </w:ins>
    </w:p>
    <w:p w14:paraId="3AB7AA43" w14:textId="77777777" w:rsidR="00675B74" w:rsidRPr="004418C4" w:rsidRDefault="00675B74" w:rsidP="00B34B48">
      <w:pPr>
        <w:pStyle w:val="Alg3"/>
        <w:numPr>
          <w:ilvl w:val="2"/>
          <w:numId w:val="558"/>
        </w:numPr>
        <w:tabs>
          <w:tab w:val="clear" w:pos="1800"/>
          <w:tab w:val="left" w:pos="990"/>
        </w:tabs>
        <w:ind w:hanging="990"/>
        <w:rPr>
          <w:ins w:id="17925" w:author="Rev 4 Allen Wirfs-Brock" w:date="2011-11-04T18:59:00Z"/>
        </w:rPr>
      </w:pPr>
      <w:ins w:id="17926" w:author="Rev 4 Allen Wirfs-Brock" w:date="2011-11-04T18:59:00Z">
        <w:r w:rsidRPr="004418C4">
          <w:t xml:space="preserve"> Let</w:t>
        </w:r>
        <w:r w:rsidRPr="004418C4">
          <w:rPr>
            <w:i/>
          </w:rPr>
          <w:t xml:space="preserve"> v</w:t>
        </w:r>
        <w:r w:rsidRPr="004418C4">
          <w:t xml:space="preserve"> be </w:t>
        </w:r>
        <w:r w:rsidRPr="004418C4">
          <w:rPr>
            <w:b/>
          </w:rPr>
          <w:t>undefined</w:t>
        </w:r>
        <w:r w:rsidRPr="004418C4">
          <w:t>.</w:t>
        </w:r>
      </w:ins>
    </w:p>
    <w:p w14:paraId="330BAFD9" w14:textId="77777777" w:rsidR="00EB121A" w:rsidRDefault="00112290" w:rsidP="00EB121A">
      <w:pPr>
        <w:pStyle w:val="Alg2"/>
        <w:numPr>
          <w:ilvl w:val="0"/>
          <w:numId w:val="558"/>
        </w:numPr>
        <w:contextualSpacing/>
        <w:rPr>
          <w:ins w:id="17927" w:author="Rev 6 Allen Wirfs-Brock" w:date="2012-02-18T11:46:00Z"/>
        </w:rPr>
      </w:pPr>
      <w:ins w:id="17928" w:author="Rev 7 Allen Wirfs-Brock" w:date="2012-04-09T17:17:00Z">
        <w:r>
          <w:t>ReturnIfAbrupt(</w:t>
        </w:r>
        <w:r>
          <w:rPr>
            <w:i/>
          </w:rPr>
          <w:t>v</w:t>
        </w:r>
        <w:r>
          <w:t>).</w:t>
        </w:r>
      </w:ins>
      <w:ins w:id="17929" w:author="Rev 6 Allen Wirfs-Brock" w:date="2012-02-18T11:46:00Z">
        <w:del w:id="17930" w:author="Rev 7 Allen Wirfs-Brock" w:date="2012-04-09T17:17:00Z">
          <w:r w:rsidR="00EB121A" w:rsidDel="00112290">
            <w:delText xml:space="preserve">If </w:delText>
          </w:r>
          <w:r w:rsidR="00EB121A" w:rsidDel="00112290">
            <w:rPr>
              <w:i/>
            </w:rPr>
            <w:delText>v</w:delText>
          </w:r>
          <w:r w:rsidR="00EB121A" w:rsidDel="00112290">
            <w:delText xml:space="preserve"> is an abrupt completion, return </w:delText>
          </w:r>
          <w:r w:rsidR="00EB121A" w:rsidDel="00112290">
            <w:rPr>
              <w:i/>
            </w:rPr>
            <w:delText>v</w:delText>
          </w:r>
          <w:r w:rsidR="00EB121A" w:rsidDel="00112290">
            <w:delText>.</w:delText>
          </w:r>
        </w:del>
      </w:ins>
    </w:p>
    <w:p w14:paraId="6265D3B3" w14:textId="77777777" w:rsidR="00675B74" w:rsidRPr="004418C4" w:rsidRDefault="00481DAC" w:rsidP="00B34B48">
      <w:pPr>
        <w:pStyle w:val="Alg3"/>
        <w:numPr>
          <w:ilvl w:val="0"/>
          <w:numId w:val="558"/>
        </w:numPr>
        <w:spacing w:after="220"/>
        <w:rPr>
          <w:ins w:id="17931" w:author="Rev 4 Allen Wirfs-Brock" w:date="2011-11-04T18:59:00Z"/>
        </w:rPr>
      </w:pPr>
      <w:ins w:id="17932" w:author="Rev 6 Allen Wirfs-Brock" w:date="2012-02-18T11:01:00Z">
        <w:r>
          <w:t>Return the result of p</w:t>
        </w:r>
        <w:r w:rsidRPr="004418C4">
          <w:t>erform</w:t>
        </w:r>
        <w:r>
          <w:t>ing</w:t>
        </w:r>
        <w:r w:rsidRPr="004418C4">
          <w:t xml:space="preserve"> </w:t>
        </w:r>
      </w:ins>
      <w:ins w:id="17933" w:author="Rev 4 Allen Wirfs-Brock" w:date="2011-11-04T18:59:00Z">
        <w:del w:id="17934" w:author="Rev 6 Allen Wirfs-Brock" w:date="2012-02-18T11:01:00Z">
          <w:r w:rsidR="00675B74" w:rsidRPr="004418C4" w:rsidDel="00481DAC">
            <w:delText xml:space="preserve">Perform </w:delText>
          </w:r>
        </w:del>
        <w:r w:rsidR="00675B74" w:rsidRPr="004418C4">
          <w:t xml:space="preserve">Binding </w:t>
        </w:r>
        <w:del w:id="17935" w:author="Rev 6 Allen Wirfs-Brock" w:date="2012-02-27T15:46:00Z">
          <w:r w:rsidR="00675B74" w:rsidRPr="004418C4" w:rsidDel="00A113E2">
            <w:delText>Initialization</w:delText>
          </w:r>
        </w:del>
      </w:ins>
      <w:ins w:id="17936" w:author="Rev 6 Allen Wirfs-Brock" w:date="2012-02-27T15:46:00Z">
        <w:r w:rsidR="00A113E2">
          <w:t>Initialisation</w:t>
        </w:r>
      </w:ins>
      <w:ins w:id="17937" w:author="Rev 4 Allen Wirfs-Brock" w:date="2011-11-04T18:59:00Z">
        <w:r w:rsidR="00675B74" w:rsidRPr="004418C4">
          <w:t xml:space="preserve"> for </w:t>
        </w:r>
        <w:r w:rsidR="00675B74" w:rsidRPr="004418C4">
          <w:rPr>
            <w:i/>
          </w:rPr>
          <w:t>BindingIdentifer</w:t>
        </w:r>
        <w:r w:rsidR="00675B74" w:rsidRPr="004418C4">
          <w:t xml:space="preserve"> </w:t>
        </w:r>
      </w:ins>
      <w:ins w:id="17938" w:author="Rev 4 Allen Wirfs-Brock" w:date="2011-11-06T16:42:00Z">
        <w:r w:rsidR="0074396A">
          <w:t>passing</w:t>
        </w:r>
      </w:ins>
      <w:ins w:id="17939" w:author="Rev 4 Allen Wirfs-Brock" w:date="2011-11-04T18:59:00Z">
        <w:r w:rsidR="00675B74" w:rsidRPr="004418C4">
          <w:t xml:space="preserve"> </w:t>
        </w:r>
        <w:r w:rsidR="00675B74">
          <w:rPr>
            <w:i/>
          </w:rPr>
          <w:t>v</w:t>
        </w:r>
        <w:r w:rsidR="00675B74" w:rsidRPr="00675B74">
          <w:t xml:space="preserve"> and </w:t>
        </w:r>
      </w:ins>
      <w:ins w:id="17940" w:author="Rev 4 Allen Wirfs-Brock" w:date="2011-11-06T16:42:00Z">
        <w:del w:id="17941" w:author="Rev 6 Allen Wirfs-Brock" w:date="2012-02-27T16:31:00Z">
          <w:r w:rsidR="0074396A" w:rsidRPr="004418C4" w:rsidDel="00767E5E">
            <w:rPr>
              <w:i/>
            </w:rPr>
            <w:delText>enviornment</w:delText>
          </w:r>
        </w:del>
      </w:ins>
      <w:ins w:id="17942" w:author="Rev 6 Allen Wirfs-Brock" w:date="2012-02-27T16:31:00Z">
        <w:r w:rsidR="00767E5E">
          <w:rPr>
            <w:i/>
          </w:rPr>
          <w:t>environment</w:t>
        </w:r>
      </w:ins>
      <w:ins w:id="17943" w:author="Rev 4 Allen Wirfs-Brock" w:date="2011-11-06T16:42:00Z">
        <w:r w:rsidR="0074396A" w:rsidRPr="004418C4">
          <w:t xml:space="preserve"> </w:t>
        </w:r>
      </w:ins>
      <w:ins w:id="17944" w:author="Rev 4 Allen Wirfs-Brock" w:date="2011-11-04T18:59:00Z">
        <w:r w:rsidR="00675B74" w:rsidRPr="004418C4">
          <w:t xml:space="preserve">as </w:t>
        </w:r>
      </w:ins>
      <w:ins w:id="17945" w:author="Rev 4 Allen Wirfs-Brock" w:date="2011-11-06T16:42:00Z">
        <w:r w:rsidR="0074396A">
          <w:t>arguments</w:t>
        </w:r>
      </w:ins>
      <w:ins w:id="17946" w:author="Rev 4 Allen Wirfs-Brock" w:date="2011-11-04T18:59:00Z">
        <w:r w:rsidR="00675B74" w:rsidRPr="004418C4">
          <w:t>.</w:t>
        </w:r>
      </w:ins>
    </w:p>
    <w:p w14:paraId="777758E2" w14:textId="77777777" w:rsidR="0064674E" w:rsidRPr="00E77497" w:rsidDel="00686CCA" w:rsidRDefault="0064674E" w:rsidP="0064674E">
      <w:pPr>
        <w:rPr>
          <w:ins w:id="17947" w:author="Rev 3 Allen Wirfs-Brock" w:date="2011-09-22T15:07:00Z"/>
          <w:del w:id="17948" w:author="Rev 4 Allen Wirfs-Brock" w:date="2011-10-15T18:33:00Z"/>
        </w:rPr>
      </w:pPr>
      <w:ins w:id="17949" w:author="Rev 3 Allen Wirfs-Brock" w:date="2011-09-22T15:07:00Z">
        <w:del w:id="17950" w:author="Rev 4 Allen Wirfs-Brock" w:date="2011-10-15T18:33:00Z">
          <w:r w:rsidRPr="00E77497" w:rsidDel="00686CCA">
            <w:delText xml:space="preserve">The </w:delText>
          </w:r>
          <w:r w:rsidRPr="00E77497" w:rsidDel="00686CCA">
            <w:rPr>
              <w:rFonts w:ascii="Times New Roman" w:eastAsia="Times New Roman" w:hAnsi="Times New Roman"/>
              <w:spacing w:val="6"/>
              <w:lang w:eastAsia="en-US"/>
            </w:rPr>
            <w:delText xml:space="preserve">BoundNames </w:delText>
          </w:r>
          <w:r w:rsidRPr="00E77497" w:rsidDel="00686CCA">
            <w:delText xml:space="preserve">of the production </w:delText>
          </w:r>
          <w:r w:rsidRPr="00E77497" w:rsidDel="00686CCA">
            <w:rPr>
              <w:rStyle w:val="bnf"/>
            </w:rPr>
            <w:delText xml:space="preserve">BindingRestElement </w:delText>
          </w:r>
          <w:r w:rsidRPr="00E77497" w:rsidDel="00686CCA">
            <w:rPr>
              <w:rFonts w:cs="Arial"/>
              <w:i/>
              <w:vertAlign w:val="subscript"/>
            </w:rPr>
            <w:delText xml:space="preserve"> </w:delText>
          </w:r>
          <w:r w:rsidRPr="00E77497" w:rsidDel="00686CCA">
            <w:rPr>
              <w:b/>
            </w:rPr>
            <w:delText>:</w:delText>
          </w:r>
          <w:r w:rsidRPr="00E77497" w:rsidDel="00686CCA">
            <w:delText xml:space="preserve">  </w:delText>
          </w:r>
          <w:r w:rsidRPr="00E77497" w:rsidDel="00686CCA">
            <w:rPr>
              <w:rFonts w:ascii="Courier New" w:hAnsi="Courier New" w:cs="Courier New"/>
              <w:b/>
            </w:rPr>
            <w:delText>...</w:delText>
          </w:r>
          <w:r w:rsidRPr="00E77497" w:rsidDel="00686CCA">
            <w:rPr>
              <w:rStyle w:val="bnf"/>
            </w:rPr>
            <w:delText xml:space="preserve">  BindingIdentifier</w:delText>
          </w:r>
          <w:r w:rsidRPr="00E77497" w:rsidDel="00686CCA">
            <w:delText xml:space="preserve"> is determined as follows:</w:delText>
          </w:r>
        </w:del>
      </w:ins>
    </w:p>
    <w:p w14:paraId="3899D4A8" w14:textId="77777777" w:rsidR="0064674E" w:rsidRPr="00E77497" w:rsidDel="00686CCA" w:rsidRDefault="0064674E">
      <w:pPr>
        <w:pStyle w:val="Alg4"/>
        <w:numPr>
          <w:ilvl w:val="0"/>
          <w:numId w:val="561"/>
        </w:numPr>
        <w:spacing w:after="220"/>
        <w:contextualSpacing/>
        <w:rPr>
          <w:ins w:id="17951" w:author="Rev 3 Allen Wirfs-Brock" w:date="2011-09-22T15:07:00Z"/>
          <w:del w:id="17952" w:author="Rev 4 Allen Wirfs-Brock" w:date="2011-10-15T18:33:00Z"/>
        </w:rPr>
        <w:pPrChange w:id="17953" w:author="Rev 4 Allen Wirfs-Brock" w:date="2011-11-07T12:16:00Z">
          <w:pPr>
            <w:pStyle w:val="Alg4"/>
            <w:numPr>
              <w:numId w:val="595"/>
            </w:numPr>
            <w:tabs>
              <w:tab w:val="num" w:pos="360"/>
            </w:tabs>
            <w:spacing w:after="220"/>
            <w:ind w:left="360" w:hanging="360"/>
            <w:contextualSpacing/>
          </w:pPr>
        </w:pPrChange>
      </w:pPr>
      <w:ins w:id="17954" w:author="Rev 3 Allen Wirfs-Brock" w:date="2011-09-22T15:07:00Z">
        <w:del w:id="17955" w:author="Rev 4 Allen Wirfs-Brock" w:date="2011-10-15T18:33:00Z">
          <w:r w:rsidRPr="00E77497" w:rsidDel="00686CCA">
            <w:delText xml:space="preserve">Return the BoundNames of </w:delText>
          </w:r>
          <w:r w:rsidRPr="00E77497" w:rsidDel="00686CCA">
            <w:rPr>
              <w:rStyle w:val="bnf"/>
            </w:rPr>
            <w:delText>BindingIdentifier</w:delText>
          </w:r>
          <w:r w:rsidRPr="00E77497" w:rsidDel="00686CCA">
            <w:delText>.</w:delText>
          </w:r>
        </w:del>
      </w:ins>
    </w:p>
    <w:p w14:paraId="008002EF" w14:textId="77777777" w:rsidR="00AA404C" w:rsidRPr="00E77497" w:rsidDel="00F1230C" w:rsidRDefault="00AA404C" w:rsidP="00AA404C">
      <w:pPr>
        <w:rPr>
          <w:ins w:id="17956" w:author="Allen Wirfs-Brock" w:date="2011-07-11T15:39:00Z"/>
          <w:del w:id="17957" w:author="Rev 3 Allen Wirfs-Brock" w:date="2011-09-21T17:19:00Z"/>
        </w:rPr>
      </w:pPr>
      <w:ins w:id="17958" w:author="Allen Wirfs-Brock" w:date="2011-07-11T15:39:00Z">
        <w:del w:id="17959" w:author="Rev 3 Allen Wirfs-Brock" w:date="2011-09-21T17:19:00Z">
          <w:r w:rsidRPr="00E77497" w:rsidDel="00F1230C">
            <w:delText xml:space="preserve">The </w:delText>
          </w:r>
          <w:r w:rsidRPr="00E77497" w:rsidDel="00F1230C">
            <w:rPr>
              <w:rFonts w:ascii="Times New Roman" w:eastAsia="Times New Roman" w:hAnsi="Times New Roman"/>
              <w:spacing w:val="6"/>
              <w:lang w:eastAsia="en-US"/>
            </w:rPr>
            <w:delText xml:space="preserve">BoundNames </w:delText>
          </w:r>
          <w:r w:rsidRPr="00E77497" w:rsidDel="00F1230C">
            <w:delText>of the production</w:delText>
          </w:r>
        </w:del>
        <w:del w:id="17960" w:author="Rev 3 Allen Wirfs-Brock" w:date="2011-09-01T13:55:00Z">
          <w:r w:rsidRPr="00E77497" w:rsidDel="00B678FE">
            <w:delText xml:space="preserve">  </w:delText>
          </w:r>
        </w:del>
      </w:ins>
      <w:ins w:id="17961" w:author="Allen Wirfs-Brock" w:date="2011-07-11T15:44:00Z">
        <w:del w:id="17962" w:author="Rev 3 Allen Wirfs-Brock" w:date="2011-09-01T13:55:00Z">
          <w:r w:rsidR="005451AB" w:rsidRPr="00E77497" w:rsidDel="00B678FE">
            <w:rPr>
              <w:rStyle w:val="bnf"/>
            </w:rPr>
            <w:delText xml:space="preserve">BindingRestElement </w:delText>
          </w:r>
          <w:r w:rsidR="005451AB" w:rsidRPr="00E77497" w:rsidDel="00B678FE">
            <w:rPr>
              <w:rFonts w:cs="Arial"/>
              <w:i/>
              <w:vertAlign w:val="subscript"/>
            </w:rPr>
            <w:delText xml:space="preserve"> </w:delText>
          </w:r>
        </w:del>
      </w:ins>
      <w:ins w:id="17963" w:author="Allen Wirfs-Brock" w:date="2011-07-11T15:39:00Z">
        <w:del w:id="17964" w:author="Rev 3 Allen Wirfs-Brock" w:date="2011-09-01T13:55:00Z">
          <w:r w:rsidRPr="00E77497" w:rsidDel="00B678FE">
            <w:rPr>
              <w:b/>
            </w:rPr>
            <w:delText>:</w:delText>
          </w:r>
          <w:r w:rsidRPr="00E77497" w:rsidDel="00B678FE">
            <w:delText xml:space="preserve"> </w:delText>
          </w:r>
        </w:del>
      </w:ins>
      <w:ins w:id="17965" w:author="Allen Wirfs-Brock" w:date="2011-07-11T15:45:00Z">
        <w:del w:id="17966" w:author="Rev 3 Allen Wirfs-Brock" w:date="2011-09-01T13:55:00Z">
          <w:r w:rsidR="005451AB" w:rsidRPr="00E77497" w:rsidDel="00B678FE">
            <w:delText xml:space="preserve"> </w:delText>
          </w:r>
          <w:r w:rsidR="005451AB" w:rsidRPr="00E77497" w:rsidDel="00B678FE">
            <w:rPr>
              <w:rFonts w:ascii="Courier New" w:hAnsi="Courier New" w:cs="Courier New"/>
              <w:b/>
            </w:rPr>
            <w:delText>...</w:delText>
          </w:r>
        </w:del>
      </w:ins>
      <w:ins w:id="17967" w:author="Allen Wirfs-Brock" w:date="2011-07-11T15:39:00Z">
        <w:del w:id="17968" w:author="Rev 3 Allen Wirfs-Brock" w:date="2011-09-01T13:55:00Z">
          <w:r w:rsidRPr="00E77497" w:rsidDel="00B678FE">
            <w:rPr>
              <w:rStyle w:val="bnf"/>
            </w:rPr>
            <w:delText xml:space="preserve">  </w:delText>
          </w:r>
        </w:del>
      </w:ins>
      <w:ins w:id="17969" w:author="Allen Wirfs-Brock" w:date="2011-07-11T15:44:00Z">
        <w:del w:id="17970" w:author="Rev 3 Allen Wirfs-Brock" w:date="2011-09-01T13:55:00Z">
          <w:r w:rsidR="005451AB" w:rsidRPr="00E77497" w:rsidDel="00B678FE">
            <w:rPr>
              <w:rStyle w:val="bnf"/>
            </w:rPr>
            <w:delText>Identifier</w:delText>
          </w:r>
        </w:del>
        <w:del w:id="17971" w:author="Rev 3 Allen Wirfs-Brock" w:date="2011-09-21T17:19:00Z">
          <w:r w:rsidR="005451AB" w:rsidRPr="00E77497" w:rsidDel="00F1230C">
            <w:delText xml:space="preserve"> </w:delText>
          </w:r>
        </w:del>
      </w:ins>
      <w:ins w:id="17972" w:author="Allen Wirfs-Brock" w:date="2011-07-11T15:39:00Z">
        <w:del w:id="17973" w:author="Rev 3 Allen Wirfs-Brock" w:date="2011-09-21T17:19:00Z">
          <w:r w:rsidRPr="00E77497" w:rsidDel="00F1230C">
            <w:delText>is determined as follows:</w:delText>
          </w:r>
        </w:del>
      </w:ins>
    </w:p>
    <w:p w14:paraId="49FD2C64" w14:textId="77777777" w:rsidR="00AA404C" w:rsidRPr="00E77497" w:rsidDel="00F1230C" w:rsidRDefault="00AA404C">
      <w:pPr>
        <w:pStyle w:val="Alg4"/>
        <w:numPr>
          <w:ilvl w:val="0"/>
          <w:numId w:val="552"/>
        </w:numPr>
        <w:spacing w:after="220"/>
        <w:contextualSpacing/>
        <w:rPr>
          <w:ins w:id="17974" w:author="Allen Wirfs-Brock" w:date="2011-07-11T15:39:00Z"/>
          <w:del w:id="17975" w:author="Rev 3 Allen Wirfs-Brock" w:date="2011-09-21T17:19:00Z"/>
        </w:rPr>
        <w:pPrChange w:id="17976" w:author="Rev 4 Allen Wirfs-Brock" w:date="2011-11-07T12:16:00Z">
          <w:pPr>
            <w:pStyle w:val="Alg4"/>
            <w:numPr>
              <w:numId w:val="586"/>
            </w:numPr>
            <w:tabs>
              <w:tab w:val="num" w:pos="360"/>
            </w:tabs>
            <w:spacing w:after="220"/>
            <w:ind w:left="360" w:hanging="360"/>
            <w:contextualSpacing/>
          </w:pPr>
        </w:pPrChange>
      </w:pPr>
      <w:ins w:id="17977" w:author="Allen Wirfs-Brock" w:date="2011-07-11T15:39:00Z">
        <w:del w:id="17978" w:author="Rev 3 Allen Wirfs-Brock" w:date="2011-09-21T17:19:00Z">
          <w:r w:rsidRPr="00E77497" w:rsidDel="00F1230C">
            <w:delText xml:space="preserve">Return </w:delText>
          </w:r>
        </w:del>
        <w:del w:id="17979" w:author="Rev 3 Allen Wirfs-Brock" w:date="2011-08-31T11:03:00Z">
          <w:r w:rsidRPr="00E77497" w:rsidDel="00471F4A">
            <w:delText xml:space="preserve">BoundNames of </w:delText>
          </w:r>
          <w:r w:rsidRPr="00E77497" w:rsidDel="00471F4A">
            <w:rPr>
              <w:rStyle w:val="bnf"/>
            </w:rPr>
            <w:delText>BindingElement</w:delText>
          </w:r>
          <w:r w:rsidRPr="00E77497" w:rsidDel="00471F4A">
            <w:delText>.</w:delText>
          </w:r>
        </w:del>
      </w:ins>
    </w:p>
    <w:p w14:paraId="109CE08F" w14:textId="77777777" w:rsidR="00583028" w:rsidRPr="00E77497" w:rsidDel="00805896" w:rsidRDefault="00583028" w:rsidP="00C7794D">
      <w:pPr>
        <w:ind w:left="360"/>
        <w:rPr>
          <w:ins w:id="17980" w:author="Rev 3 Allen Wirfs-Brock" w:date="2011-09-11T14:46:00Z"/>
          <w:del w:id="17981" w:author="Rev 4 Allen Wirfs-Brock" w:date="2011-11-04T18:40:00Z"/>
        </w:rPr>
      </w:pPr>
      <w:ins w:id="17982" w:author="Rev 3 Allen Wirfs-Brock" w:date="2011-09-11T14:46:00Z">
        <w:del w:id="17983" w:author="Rev 4 Allen Wirfs-Brock" w:date="2011-10-15T18:34:00Z">
          <w:r w:rsidRPr="00E77497" w:rsidDel="00686CCA">
            <w:delText xml:space="preserve">The production </w:delText>
          </w:r>
        </w:del>
        <w:del w:id="17984" w:author="Rev 4 Allen Wirfs-Brock" w:date="2011-11-04T18:40:00Z">
          <w:r w:rsidRPr="00E77497" w:rsidDel="00805896">
            <w:rPr>
              <w:rStyle w:val="bnf"/>
            </w:rPr>
            <w:delText xml:space="preserve">BindingRestElement </w:delText>
          </w:r>
          <w:r w:rsidRPr="00E77497" w:rsidDel="00805896">
            <w:delText xml:space="preserve">: </w:delText>
          </w:r>
          <w:r w:rsidRPr="00E77497" w:rsidDel="00805896">
            <w:rPr>
              <w:b/>
            </w:rPr>
            <w:delText xml:space="preserve">… </w:delText>
          </w:r>
        </w:del>
      </w:ins>
      <w:ins w:id="17985" w:author="Rev 3 Allen Wirfs-Brock" w:date="2011-09-11T14:47:00Z">
        <w:del w:id="17986" w:author="Rev 4 Allen Wirfs-Brock" w:date="2011-11-04T18:40:00Z">
          <w:r w:rsidRPr="00E77497" w:rsidDel="00805896">
            <w:rPr>
              <w:rStyle w:val="bnf"/>
            </w:rPr>
            <w:delText>BindingIdentifier</w:delText>
          </w:r>
          <w:r w:rsidRPr="00E77497" w:rsidDel="00805896">
            <w:delText xml:space="preserve"> </w:delText>
          </w:r>
        </w:del>
      </w:ins>
      <w:ins w:id="17987" w:author="Rev 3 Allen Wirfs-Brock" w:date="2011-09-11T14:46:00Z">
        <w:del w:id="17988" w:author="Rev 4 Allen Wirfs-Brock" w:date="2011-10-15T18:34:00Z">
          <w:r w:rsidRPr="00E77497" w:rsidDel="00686CCA">
            <w:delText xml:space="preserve">is evaluated </w:delText>
          </w:r>
        </w:del>
        <w:del w:id="17989" w:author="Rev 4 Allen Wirfs-Brock" w:date="2011-11-04T18:40:00Z">
          <w:r w:rsidRPr="00E77497" w:rsidDel="00805896">
            <w:delText xml:space="preserve">with the parameters </w:delText>
          </w:r>
          <w:r w:rsidRPr="00E77497" w:rsidDel="00805896">
            <w:rPr>
              <w:rStyle w:val="bnf"/>
            </w:rPr>
            <w:delText>obj</w:delText>
          </w:r>
        </w:del>
      </w:ins>
      <w:ins w:id="17990" w:author="Rev 3 Allen Wirfs-Brock" w:date="2011-09-11T14:48:00Z">
        <w:del w:id="17991" w:author="Rev 4 Allen Wirfs-Brock" w:date="2011-11-04T18:40:00Z">
          <w:r w:rsidRPr="00E77497" w:rsidDel="00805896">
            <w:delText xml:space="preserve">, </w:delText>
          </w:r>
          <w:r w:rsidRPr="00E77497" w:rsidDel="00805896">
            <w:rPr>
              <w:rFonts w:ascii="Times New Roman" w:eastAsia="Times New Roman" w:hAnsi="Times New Roman"/>
              <w:i/>
              <w:spacing w:val="6"/>
              <w:lang w:eastAsia="en-US"/>
            </w:rPr>
            <w:delText>env</w:delText>
          </w:r>
          <w:r w:rsidRPr="00E77497" w:rsidDel="00805896">
            <w:delText>,</w:delText>
          </w:r>
        </w:del>
      </w:ins>
      <w:ins w:id="17992" w:author="Rev 3 Allen Wirfs-Brock" w:date="2011-09-11T14:46:00Z">
        <w:del w:id="17993" w:author="Rev 4 Allen Wirfs-Brock" w:date="2011-11-04T18:40:00Z">
          <w:r w:rsidRPr="00E77497" w:rsidDel="00805896">
            <w:delText xml:space="preserve"> and </w:delText>
          </w:r>
          <w:r w:rsidRPr="00E77497" w:rsidDel="00805896">
            <w:rPr>
              <w:rStyle w:val="bnf"/>
            </w:rPr>
            <w:delText>index</w:delText>
          </w:r>
          <w:r w:rsidRPr="00E77497" w:rsidDel="00805896">
            <w:delText xml:space="preserve"> </w:delText>
          </w:r>
        </w:del>
        <w:del w:id="17994" w:author="Rev 4 Allen Wirfs-Brock" w:date="2011-10-15T18:34:00Z">
          <w:r w:rsidRPr="00E77497" w:rsidDel="00686CCA">
            <w:delText>as follows:</w:delText>
          </w:r>
        </w:del>
      </w:ins>
    </w:p>
    <w:p w14:paraId="6D5F7FED" w14:textId="77777777" w:rsidR="00583028" w:rsidRPr="00E77497" w:rsidDel="00805896" w:rsidRDefault="00583028">
      <w:pPr>
        <w:pStyle w:val="Alg3"/>
        <w:numPr>
          <w:ilvl w:val="0"/>
          <w:numId w:val="556"/>
        </w:numPr>
        <w:rPr>
          <w:ins w:id="17995" w:author="Rev 3 Allen Wirfs-Brock" w:date="2011-09-11T14:46:00Z"/>
          <w:del w:id="17996" w:author="Rev 4 Allen Wirfs-Brock" w:date="2011-11-04T18:40:00Z"/>
        </w:rPr>
        <w:pPrChange w:id="17997" w:author="Rev 4 Allen Wirfs-Brock" w:date="2011-11-07T12:16:00Z">
          <w:pPr>
            <w:pStyle w:val="Alg3"/>
            <w:numPr>
              <w:numId w:val="590"/>
            </w:numPr>
          </w:pPr>
        </w:pPrChange>
      </w:pPr>
      <w:ins w:id="17998" w:author="Rev 3 Allen Wirfs-Brock" w:date="2011-09-11T14:46:00Z">
        <w:del w:id="17999" w:author="Rev 4 Allen Wirfs-Brock" w:date="2011-11-04T18:40:00Z">
          <w:r w:rsidRPr="00E77497" w:rsidDel="00805896">
            <w:delText xml:space="preserve">Let </w:delText>
          </w:r>
          <w:r w:rsidRPr="00E77497" w:rsidDel="00805896">
            <w:rPr>
              <w:i/>
            </w:rPr>
            <w:delText>lenVal</w:delText>
          </w:r>
          <w:r w:rsidRPr="00E77497" w:rsidDel="00805896">
            <w:delText xml:space="preserve"> be the result of calling the [[Get]] internal method of </w:delText>
          </w:r>
          <w:r w:rsidRPr="00E77497" w:rsidDel="00805896">
            <w:rPr>
              <w:i/>
            </w:rPr>
            <w:delText>obj</w:delText>
          </w:r>
          <w:r w:rsidRPr="00E77497" w:rsidDel="00805896">
            <w:delText xml:space="preserve"> with argument </w:delText>
          </w:r>
          <w:r w:rsidRPr="00E77497" w:rsidDel="00805896">
            <w:rPr>
              <w:rFonts w:ascii="Courier New" w:hAnsi="Courier New" w:cs="Courier New"/>
            </w:rPr>
            <w:delText>“</w:delText>
          </w:r>
          <w:r w:rsidRPr="00E77497" w:rsidDel="00805896">
            <w:rPr>
              <w:rFonts w:ascii="Courier New" w:hAnsi="Courier New" w:cs="Courier New"/>
              <w:b/>
            </w:rPr>
            <w:delText>length</w:delText>
          </w:r>
          <w:r w:rsidRPr="00E77497" w:rsidDel="00805896">
            <w:rPr>
              <w:rFonts w:ascii="Courier New" w:hAnsi="Courier New" w:cs="Courier New"/>
            </w:rPr>
            <w:delText>”.</w:delText>
          </w:r>
        </w:del>
      </w:ins>
    </w:p>
    <w:p w14:paraId="03BB86DC" w14:textId="77777777" w:rsidR="00583028" w:rsidRPr="00E77497" w:rsidDel="00805896" w:rsidRDefault="00583028">
      <w:pPr>
        <w:pStyle w:val="Alg3"/>
        <w:numPr>
          <w:ilvl w:val="0"/>
          <w:numId w:val="556"/>
        </w:numPr>
        <w:rPr>
          <w:ins w:id="18000" w:author="Rev 3 Allen Wirfs-Brock" w:date="2011-09-11T14:46:00Z"/>
          <w:del w:id="18001" w:author="Rev 4 Allen Wirfs-Brock" w:date="2011-11-04T18:40:00Z"/>
        </w:rPr>
        <w:pPrChange w:id="18002" w:author="Rev 4 Allen Wirfs-Brock" w:date="2011-11-07T12:16:00Z">
          <w:pPr>
            <w:pStyle w:val="Alg3"/>
            <w:numPr>
              <w:numId w:val="590"/>
            </w:numPr>
          </w:pPr>
        </w:pPrChange>
      </w:pPr>
      <w:ins w:id="18003" w:author="Rev 3 Allen Wirfs-Brock" w:date="2011-09-11T14:46:00Z">
        <w:del w:id="18004" w:author="Rev 4 Allen Wirfs-Brock" w:date="2011-11-04T18:40:00Z">
          <w:r w:rsidRPr="00E77497" w:rsidDel="00805896">
            <w:delText xml:space="preserve">Let </w:delText>
          </w:r>
          <w:r w:rsidRPr="00E77497" w:rsidDel="00805896">
            <w:rPr>
              <w:i/>
            </w:rPr>
            <w:delText>len</w:delText>
          </w:r>
          <w:r w:rsidRPr="00E77497" w:rsidDel="00805896">
            <w:delText xml:space="preserve"> be ToUint32(</w:delText>
          </w:r>
          <w:r w:rsidRPr="00E77497" w:rsidDel="00805896">
            <w:rPr>
              <w:i/>
            </w:rPr>
            <w:delText>lenVal</w:delText>
          </w:r>
          <w:r w:rsidRPr="00E77497" w:rsidDel="00805896">
            <w:delText>).</w:delText>
          </w:r>
        </w:del>
      </w:ins>
    </w:p>
    <w:p w14:paraId="4C315ECB" w14:textId="77777777" w:rsidR="00583028" w:rsidRPr="00E77497" w:rsidDel="00805896" w:rsidRDefault="00583028">
      <w:pPr>
        <w:pStyle w:val="Alg3"/>
        <w:numPr>
          <w:ilvl w:val="0"/>
          <w:numId w:val="556"/>
        </w:numPr>
        <w:rPr>
          <w:ins w:id="18005" w:author="Rev 3 Allen Wirfs-Brock" w:date="2011-09-11T14:46:00Z"/>
          <w:del w:id="18006" w:author="Rev 4 Allen Wirfs-Brock" w:date="2011-11-04T18:40:00Z"/>
        </w:rPr>
        <w:pPrChange w:id="18007" w:author="Rev 4 Allen Wirfs-Brock" w:date="2011-11-07T12:16:00Z">
          <w:pPr>
            <w:pStyle w:val="Alg3"/>
            <w:numPr>
              <w:numId w:val="590"/>
            </w:numPr>
          </w:pPr>
        </w:pPrChange>
      </w:pPr>
      <w:ins w:id="18008" w:author="Rev 3 Allen Wirfs-Brock" w:date="2011-09-11T14:46:00Z">
        <w:del w:id="18009" w:author="Rev 4 Allen Wirfs-Brock" w:date="2011-11-04T18:40:00Z">
          <w:r w:rsidRPr="00E77497" w:rsidDel="00805896">
            <w:delText xml:space="preserve">Let </w:delText>
          </w:r>
          <w:r w:rsidRPr="00E77497" w:rsidDel="00805896">
            <w:rPr>
              <w:i/>
            </w:rPr>
            <w:delText>A</w:delText>
          </w:r>
          <w:r w:rsidRPr="00E77497" w:rsidDel="00805896">
            <w:delText xml:space="preserve"> be a new array object created as if by the expression </w:delText>
          </w:r>
          <w:r w:rsidRPr="00E77497" w:rsidDel="00805896">
            <w:rPr>
              <w:rFonts w:ascii="Courier New" w:hAnsi="Courier New" w:cs="Courier New"/>
              <w:b/>
            </w:rPr>
            <w:delText>new Array()</w:delText>
          </w:r>
          <w:r w:rsidRPr="00E77497" w:rsidDel="00805896">
            <w:delText xml:space="preserve"> where </w:delText>
          </w:r>
          <w:r w:rsidRPr="00E77497" w:rsidDel="00805896">
            <w:rPr>
              <w:rFonts w:ascii="Courier New" w:hAnsi="Courier New" w:cs="Courier New"/>
              <w:b/>
            </w:rPr>
            <w:delText>Array</w:delText>
          </w:r>
          <w:r w:rsidRPr="00E77497" w:rsidDel="00805896">
            <w:delText xml:space="preserve"> is the standard built-in constructor with that name.</w:delText>
          </w:r>
        </w:del>
      </w:ins>
    </w:p>
    <w:p w14:paraId="1D0E666B" w14:textId="77777777" w:rsidR="00583028" w:rsidRPr="00E77497" w:rsidDel="00805896" w:rsidRDefault="00583028">
      <w:pPr>
        <w:pStyle w:val="Alg3"/>
        <w:numPr>
          <w:ilvl w:val="0"/>
          <w:numId w:val="556"/>
        </w:numPr>
        <w:rPr>
          <w:ins w:id="18010" w:author="Rev 3 Allen Wirfs-Brock" w:date="2011-09-11T14:46:00Z"/>
          <w:del w:id="18011" w:author="Rev 4 Allen Wirfs-Brock" w:date="2011-11-04T18:40:00Z"/>
        </w:rPr>
        <w:pPrChange w:id="18012" w:author="Rev 4 Allen Wirfs-Brock" w:date="2011-11-07T12:16:00Z">
          <w:pPr>
            <w:pStyle w:val="Alg3"/>
            <w:numPr>
              <w:numId w:val="590"/>
            </w:numPr>
          </w:pPr>
        </w:pPrChange>
      </w:pPr>
      <w:ins w:id="18013" w:author="Rev 3 Allen Wirfs-Brock" w:date="2011-09-11T14:46:00Z">
        <w:del w:id="18014" w:author="Rev 4 Allen Wirfs-Brock" w:date="2011-11-04T18:40:00Z">
          <w:r w:rsidRPr="00E77497" w:rsidDel="00805896">
            <w:delText xml:space="preserve">Let </w:delText>
          </w:r>
          <w:r w:rsidRPr="00E77497" w:rsidDel="00805896">
            <w:rPr>
              <w:i/>
            </w:rPr>
            <w:delText>n</w:delText>
          </w:r>
          <w:r w:rsidRPr="00E77497" w:rsidDel="00805896">
            <w:delText>=0;</w:delText>
          </w:r>
        </w:del>
      </w:ins>
    </w:p>
    <w:p w14:paraId="4C7BD416" w14:textId="77777777" w:rsidR="00583028" w:rsidRPr="00E77497" w:rsidDel="00805896" w:rsidRDefault="00583028">
      <w:pPr>
        <w:pStyle w:val="Alg3"/>
        <w:numPr>
          <w:ilvl w:val="0"/>
          <w:numId w:val="556"/>
        </w:numPr>
        <w:rPr>
          <w:ins w:id="18015" w:author="Rev 3 Allen Wirfs-Brock" w:date="2011-09-11T14:46:00Z"/>
          <w:del w:id="18016" w:author="Rev 4 Allen Wirfs-Brock" w:date="2011-11-04T18:40:00Z"/>
        </w:rPr>
        <w:pPrChange w:id="18017" w:author="Rev 4 Allen Wirfs-Brock" w:date="2011-11-07T12:16:00Z">
          <w:pPr>
            <w:pStyle w:val="Alg3"/>
            <w:numPr>
              <w:numId w:val="590"/>
            </w:numPr>
          </w:pPr>
        </w:pPrChange>
      </w:pPr>
      <w:ins w:id="18018" w:author="Rev 3 Allen Wirfs-Brock" w:date="2011-09-11T14:46:00Z">
        <w:del w:id="18019" w:author="Rev 4 Allen Wirfs-Brock" w:date="2011-11-04T18:40:00Z">
          <w:r w:rsidRPr="00E77497" w:rsidDel="00805896">
            <w:delText xml:space="preserve">Repeat, while </w:delText>
          </w:r>
          <w:r w:rsidRPr="00E77497" w:rsidDel="00805896">
            <w:rPr>
              <w:i/>
            </w:rPr>
            <w:delText>index</w:delText>
          </w:r>
          <w:r w:rsidRPr="00E77497" w:rsidDel="00805896">
            <w:delText xml:space="preserve"> &lt; </w:delText>
          </w:r>
          <w:r w:rsidRPr="00E77497" w:rsidDel="00805896">
            <w:rPr>
              <w:i/>
            </w:rPr>
            <w:delText>len</w:delText>
          </w:r>
        </w:del>
      </w:ins>
    </w:p>
    <w:p w14:paraId="45843931" w14:textId="77777777" w:rsidR="002276DA" w:rsidRPr="00E77497" w:rsidDel="00805896" w:rsidRDefault="002276DA">
      <w:pPr>
        <w:pStyle w:val="Alg3"/>
        <w:numPr>
          <w:ilvl w:val="1"/>
          <w:numId w:val="556"/>
        </w:numPr>
        <w:tabs>
          <w:tab w:val="clear" w:pos="1080"/>
          <w:tab w:val="num" w:pos="720"/>
        </w:tabs>
        <w:ind w:left="720"/>
        <w:rPr>
          <w:ins w:id="18020" w:author="Rev 3 Allen Wirfs-Brock" w:date="2011-09-11T14:53:00Z"/>
          <w:del w:id="18021" w:author="Rev 4 Allen Wirfs-Brock" w:date="2011-11-04T18:40:00Z"/>
        </w:rPr>
        <w:pPrChange w:id="18022" w:author="Rev 4 Allen Wirfs-Brock" w:date="2011-11-07T12:16:00Z">
          <w:pPr>
            <w:pStyle w:val="Alg3"/>
            <w:numPr>
              <w:ilvl w:val="1"/>
              <w:numId w:val="590"/>
            </w:numPr>
            <w:tabs>
              <w:tab w:val="clear" w:pos="360"/>
              <w:tab w:val="num" w:pos="720"/>
              <w:tab w:val="num" w:pos="1080"/>
            </w:tabs>
            <w:ind w:left="720"/>
          </w:pPr>
        </w:pPrChange>
      </w:pPr>
      <w:ins w:id="18023" w:author="Rev 3 Allen Wirfs-Brock" w:date="2011-09-11T14:53:00Z">
        <w:del w:id="18024" w:author="Rev 4 Allen Wirfs-Brock" w:date="2011-11-04T18:40:00Z">
          <w:r w:rsidRPr="00E77497" w:rsidDel="00805896">
            <w:delText xml:space="preserve">Let </w:delText>
          </w:r>
          <w:r w:rsidRPr="00E77497" w:rsidDel="00805896">
            <w:rPr>
              <w:i/>
            </w:rPr>
            <w:delText>P</w:delText>
          </w:r>
          <w:r w:rsidRPr="00E77497" w:rsidDel="00805896">
            <w:delText xml:space="preserve"> be ToString(</w:delText>
          </w:r>
          <w:r w:rsidRPr="00E77497" w:rsidDel="00805896">
            <w:rPr>
              <w:i/>
            </w:rPr>
            <w:delText>index</w:delText>
          </w:r>
          <w:r w:rsidRPr="00E77497" w:rsidDel="00805896">
            <w:delText>).</w:delText>
          </w:r>
        </w:del>
      </w:ins>
    </w:p>
    <w:p w14:paraId="7C92E789" w14:textId="77777777" w:rsidR="00B95652" w:rsidRPr="00E77497" w:rsidDel="00805896" w:rsidRDefault="002276DA">
      <w:pPr>
        <w:pStyle w:val="Alg3"/>
        <w:numPr>
          <w:ilvl w:val="1"/>
          <w:numId w:val="556"/>
        </w:numPr>
        <w:tabs>
          <w:tab w:val="clear" w:pos="1080"/>
          <w:tab w:val="num" w:pos="720"/>
        </w:tabs>
        <w:ind w:left="720"/>
        <w:rPr>
          <w:ins w:id="18025" w:author="Rev 3 Allen Wirfs-Brock" w:date="2011-09-11T14:51:00Z"/>
          <w:del w:id="18026" w:author="Rev 4 Allen Wirfs-Brock" w:date="2011-11-04T18:40:00Z"/>
        </w:rPr>
        <w:pPrChange w:id="18027" w:author="Rev 4 Allen Wirfs-Brock" w:date="2011-11-07T12:16:00Z">
          <w:pPr>
            <w:pStyle w:val="Alg3"/>
            <w:numPr>
              <w:ilvl w:val="1"/>
              <w:numId w:val="590"/>
            </w:numPr>
            <w:tabs>
              <w:tab w:val="clear" w:pos="360"/>
              <w:tab w:val="num" w:pos="720"/>
              <w:tab w:val="num" w:pos="1080"/>
            </w:tabs>
            <w:ind w:left="720"/>
          </w:pPr>
        </w:pPrChange>
      </w:pPr>
      <w:ins w:id="18028" w:author="Rev 3 Allen Wirfs-Brock" w:date="2011-09-11T14:52:00Z">
        <w:del w:id="18029" w:author="Rev 4 Allen Wirfs-Brock" w:date="2011-11-04T18:40:00Z">
          <w:r w:rsidRPr="00E77497" w:rsidDel="00805896">
            <w:delText xml:space="preserve">Let </w:delText>
          </w:r>
          <w:r w:rsidRPr="00E77497" w:rsidDel="00805896">
            <w:rPr>
              <w:i/>
            </w:rPr>
            <w:delText>exists</w:delText>
          </w:r>
          <w:r w:rsidRPr="00E77497" w:rsidDel="00805896">
            <w:delText xml:space="preserve"> be the result of calling the [[HasProperty]] internal method of </w:delText>
          </w:r>
          <w:r w:rsidRPr="00E77497" w:rsidDel="00805896">
            <w:rPr>
              <w:i/>
            </w:rPr>
            <w:delText>obj</w:delText>
          </w:r>
          <w:r w:rsidRPr="00E77497" w:rsidDel="00805896">
            <w:delText xml:space="preserve"> with argument </w:delText>
          </w:r>
          <w:r w:rsidRPr="00E77497" w:rsidDel="00805896">
            <w:rPr>
              <w:i/>
            </w:rPr>
            <w:delText>P</w:delText>
          </w:r>
          <w:r w:rsidRPr="00E77497" w:rsidDel="00805896">
            <w:delText>.</w:delText>
          </w:r>
        </w:del>
      </w:ins>
    </w:p>
    <w:p w14:paraId="2AC971B3" w14:textId="77777777" w:rsidR="002276DA" w:rsidRPr="00E77497" w:rsidDel="00805896" w:rsidRDefault="002276DA">
      <w:pPr>
        <w:pStyle w:val="Alg3"/>
        <w:numPr>
          <w:ilvl w:val="1"/>
          <w:numId w:val="556"/>
        </w:numPr>
        <w:tabs>
          <w:tab w:val="clear" w:pos="1080"/>
          <w:tab w:val="num" w:pos="720"/>
        </w:tabs>
        <w:ind w:left="720"/>
        <w:rPr>
          <w:ins w:id="18030" w:author="Rev 3 Allen Wirfs-Brock" w:date="2011-09-11T14:54:00Z"/>
          <w:del w:id="18031" w:author="Rev 4 Allen Wirfs-Brock" w:date="2011-11-04T18:40:00Z"/>
        </w:rPr>
        <w:pPrChange w:id="18032" w:author="Rev 4 Allen Wirfs-Brock" w:date="2011-11-07T12:16:00Z">
          <w:pPr>
            <w:pStyle w:val="Alg3"/>
            <w:numPr>
              <w:ilvl w:val="1"/>
              <w:numId w:val="590"/>
            </w:numPr>
            <w:tabs>
              <w:tab w:val="clear" w:pos="360"/>
              <w:tab w:val="num" w:pos="720"/>
              <w:tab w:val="num" w:pos="1080"/>
            </w:tabs>
            <w:ind w:left="720"/>
          </w:pPr>
        </w:pPrChange>
      </w:pPr>
      <w:ins w:id="18033" w:author="Rev 3 Allen Wirfs-Brock" w:date="2011-09-11T14:54:00Z">
        <w:del w:id="18034" w:author="Rev 4 Allen Wirfs-Brock" w:date="2011-11-04T18:40:00Z">
          <w:r w:rsidRPr="00E77497" w:rsidDel="00805896">
            <w:delText xml:space="preserve">If </w:delText>
          </w:r>
          <w:r w:rsidRPr="00E77497" w:rsidDel="00805896">
            <w:rPr>
              <w:i/>
            </w:rPr>
            <w:delText>exists</w:delText>
          </w:r>
          <w:r w:rsidRPr="00E77497" w:rsidDel="00805896">
            <w:delText xml:space="preserve"> is </w:delText>
          </w:r>
          <w:r w:rsidRPr="00E77497" w:rsidDel="00805896">
            <w:rPr>
              <w:b/>
            </w:rPr>
            <w:delText>true</w:delText>
          </w:r>
          <w:r w:rsidRPr="00E77497" w:rsidDel="00805896">
            <w:delText>, then</w:delText>
          </w:r>
        </w:del>
      </w:ins>
    </w:p>
    <w:p w14:paraId="0D1BAE7B" w14:textId="77777777" w:rsidR="00583028" w:rsidRPr="00E77497" w:rsidDel="00805896" w:rsidRDefault="00583028">
      <w:pPr>
        <w:pStyle w:val="Alg3"/>
        <w:numPr>
          <w:ilvl w:val="2"/>
          <w:numId w:val="556"/>
        </w:numPr>
        <w:tabs>
          <w:tab w:val="clear" w:pos="1800"/>
          <w:tab w:val="num" w:pos="990"/>
        </w:tabs>
        <w:ind w:left="990" w:hanging="180"/>
        <w:rPr>
          <w:ins w:id="18035" w:author="Rev 3 Allen Wirfs-Brock" w:date="2011-09-11T14:46:00Z"/>
          <w:del w:id="18036" w:author="Rev 4 Allen Wirfs-Brock" w:date="2011-11-04T18:40:00Z"/>
        </w:rPr>
        <w:pPrChange w:id="18037" w:author="Rev 4 Allen Wirfs-Brock" w:date="2011-11-07T12:16:00Z">
          <w:pPr>
            <w:pStyle w:val="Alg3"/>
            <w:numPr>
              <w:ilvl w:val="2"/>
              <w:numId w:val="590"/>
            </w:numPr>
            <w:tabs>
              <w:tab w:val="clear" w:pos="360"/>
              <w:tab w:val="num" w:pos="990"/>
              <w:tab w:val="num" w:pos="1800"/>
            </w:tabs>
            <w:ind w:left="990" w:hanging="180"/>
          </w:pPr>
        </w:pPrChange>
      </w:pPr>
      <w:ins w:id="18038" w:author="Rev 3 Allen Wirfs-Brock" w:date="2011-09-11T14:46:00Z">
        <w:del w:id="18039" w:author="Rev 4 Allen Wirfs-Brock" w:date="2011-11-04T18:40:00Z">
          <w:r w:rsidRPr="00E77497" w:rsidDel="00805896">
            <w:delText xml:space="preserve">Let </w:delText>
          </w:r>
          <w:r w:rsidRPr="00E77497" w:rsidDel="00805896">
            <w:rPr>
              <w:i/>
            </w:rPr>
            <w:delText>v</w:delText>
          </w:r>
          <w:r w:rsidRPr="00E77497" w:rsidDel="00805896">
            <w:delText xml:space="preserve"> be the result of calling the [[Get]] internal method of </w:delText>
          </w:r>
          <w:r w:rsidRPr="00E77497" w:rsidDel="00805896">
            <w:rPr>
              <w:i/>
            </w:rPr>
            <w:delText>obj</w:delText>
          </w:r>
          <w:r w:rsidRPr="00E77497" w:rsidDel="00805896">
            <w:delText xml:space="preserve"> passing </w:delText>
          </w:r>
        </w:del>
      </w:ins>
      <w:ins w:id="18040" w:author="Rev 3 Allen Wirfs-Brock" w:date="2011-09-11T14:55:00Z">
        <w:del w:id="18041" w:author="Rev 4 Allen Wirfs-Brock" w:date="2011-11-04T18:40:00Z">
          <w:r w:rsidR="002276DA" w:rsidRPr="00E77497" w:rsidDel="00805896">
            <w:rPr>
              <w:i/>
            </w:rPr>
            <w:delText xml:space="preserve">P </w:delText>
          </w:r>
        </w:del>
      </w:ins>
      <w:ins w:id="18042" w:author="Rev 3 Allen Wirfs-Brock" w:date="2011-09-11T14:46:00Z">
        <w:del w:id="18043" w:author="Rev 4 Allen Wirfs-Brock" w:date="2011-11-04T18:40:00Z">
          <w:r w:rsidRPr="00E77497" w:rsidDel="00805896">
            <w:delText>as the argument.</w:delText>
          </w:r>
        </w:del>
      </w:ins>
    </w:p>
    <w:p w14:paraId="7A015EF9" w14:textId="77777777" w:rsidR="00583028" w:rsidRPr="00E77497" w:rsidDel="00805896" w:rsidRDefault="00583028">
      <w:pPr>
        <w:pStyle w:val="Alg3"/>
        <w:numPr>
          <w:ilvl w:val="2"/>
          <w:numId w:val="556"/>
        </w:numPr>
        <w:tabs>
          <w:tab w:val="clear" w:pos="1800"/>
          <w:tab w:val="num" w:pos="990"/>
        </w:tabs>
        <w:ind w:left="990" w:hanging="180"/>
        <w:rPr>
          <w:ins w:id="18044" w:author="Rev 3 Allen Wirfs-Brock" w:date="2011-09-11T14:46:00Z"/>
          <w:del w:id="18045" w:author="Rev 4 Allen Wirfs-Brock" w:date="2011-11-04T18:40:00Z"/>
        </w:rPr>
        <w:pPrChange w:id="18046" w:author="Rev 4 Allen Wirfs-Brock" w:date="2011-11-07T12:16:00Z">
          <w:pPr>
            <w:pStyle w:val="Alg3"/>
            <w:numPr>
              <w:ilvl w:val="2"/>
              <w:numId w:val="590"/>
            </w:numPr>
            <w:tabs>
              <w:tab w:val="clear" w:pos="360"/>
              <w:tab w:val="num" w:pos="990"/>
              <w:tab w:val="num" w:pos="1800"/>
            </w:tabs>
            <w:ind w:left="990" w:hanging="180"/>
          </w:pPr>
        </w:pPrChange>
      </w:pPr>
      <w:ins w:id="18047" w:author="Rev 3 Allen Wirfs-Brock" w:date="2011-09-11T14:46:00Z">
        <w:del w:id="18048" w:author="Rev 4 Allen Wirfs-Brock" w:date="2011-11-04T18:40:00Z">
          <w:r w:rsidRPr="00E77497" w:rsidDel="00805896">
            <w:delText xml:space="preserve">Call the [[DefineOwnProperty]] internal method of </w:delText>
          </w:r>
          <w:r w:rsidRPr="00E77497" w:rsidDel="00805896">
            <w:rPr>
              <w:i/>
            </w:rPr>
            <w:delText>A</w:delText>
          </w:r>
          <w:r w:rsidRPr="00E77497" w:rsidDel="00805896">
            <w:delText xml:space="preserve"> with arguments ToString(</w:delText>
          </w:r>
          <w:r w:rsidRPr="00E77497" w:rsidDel="00805896">
            <w:rPr>
              <w:i/>
            </w:rPr>
            <w:delText>n</w:delText>
          </w:r>
          <w:r w:rsidRPr="00E77497" w:rsidDel="00805896">
            <w:delText xml:space="preserve">), Property Descriptor {[[Value]]: </w:delText>
          </w:r>
          <w:r w:rsidRPr="00E77497" w:rsidDel="00805896">
            <w:rPr>
              <w:i/>
            </w:rPr>
            <w:delText>v</w:delText>
          </w:r>
          <w:r w:rsidRPr="00E77497" w:rsidDel="00805896">
            <w:delText xml:space="preserve">, [[Writable]]: </w:delText>
          </w:r>
          <w:r w:rsidRPr="00E77497" w:rsidDel="00805896">
            <w:rPr>
              <w:b/>
            </w:rPr>
            <w:delText>true</w:delText>
          </w:r>
          <w:r w:rsidRPr="00E77497" w:rsidDel="00805896">
            <w:delText xml:space="preserve">, [[Enumerable]]: </w:delText>
          </w:r>
          <w:r w:rsidRPr="00E77497" w:rsidDel="00805896">
            <w:rPr>
              <w:b/>
            </w:rPr>
            <w:delText>true</w:delText>
          </w:r>
          <w:r w:rsidRPr="00E77497" w:rsidDel="00805896">
            <w:delText xml:space="preserve">, [[Configurable]]: </w:delText>
          </w:r>
          <w:r w:rsidRPr="00E77497" w:rsidDel="00805896">
            <w:rPr>
              <w:b/>
            </w:rPr>
            <w:delText>true</w:delText>
          </w:r>
          <w:r w:rsidRPr="00E77497" w:rsidDel="00805896">
            <w:delText xml:space="preserve">}, and </w:delText>
          </w:r>
          <w:r w:rsidRPr="00E77497" w:rsidDel="00805896">
            <w:rPr>
              <w:b/>
            </w:rPr>
            <w:delText>false</w:delText>
          </w:r>
          <w:r w:rsidRPr="00E77497" w:rsidDel="00805896">
            <w:delText>.</w:delText>
          </w:r>
        </w:del>
      </w:ins>
    </w:p>
    <w:p w14:paraId="21A582CD" w14:textId="77777777" w:rsidR="00583028" w:rsidRPr="00E77497" w:rsidDel="00805896" w:rsidRDefault="00583028">
      <w:pPr>
        <w:pStyle w:val="Alg3"/>
        <w:numPr>
          <w:ilvl w:val="1"/>
          <w:numId w:val="556"/>
        </w:numPr>
        <w:tabs>
          <w:tab w:val="clear" w:pos="1080"/>
          <w:tab w:val="num" w:pos="720"/>
        </w:tabs>
        <w:ind w:hanging="720"/>
        <w:rPr>
          <w:ins w:id="18049" w:author="Rev 3 Allen Wirfs-Brock" w:date="2011-09-11T14:46:00Z"/>
          <w:del w:id="18050" w:author="Rev 4 Allen Wirfs-Brock" w:date="2011-11-04T18:40:00Z"/>
        </w:rPr>
        <w:pPrChange w:id="18051" w:author="Rev 4 Allen Wirfs-Brock" w:date="2011-11-07T12:16:00Z">
          <w:pPr>
            <w:pStyle w:val="Alg3"/>
            <w:numPr>
              <w:ilvl w:val="1"/>
              <w:numId w:val="590"/>
            </w:numPr>
            <w:tabs>
              <w:tab w:val="clear" w:pos="360"/>
              <w:tab w:val="num" w:pos="720"/>
              <w:tab w:val="num" w:pos="1080"/>
            </w:tabs>
            <w:ind w:left="1080" w:hanging="720"/>
          </w:pPr>
        </w:pPrChange>
      </w:pPr>
      <w:ins w:id="18052" w:author="Rev 3 Allen Wirfs-Brock" w:date="2011-09-11T14:46:00Z">
        <w:del w:id="18053" w:author="Rev 4 Allen Wirfs-Brock" w:date="2011-11-04T18:40:00Z">
          <w:r w:rsidRPr="00E77497" w:rsidDel="00805896">
            <w:delText xml:space="preserve">Let </w:delText>
          </w:r>
          <w:r w:rsidRPr="00E77497" w:rsidDel="00805896">
            <w:rPr>
              <w:i/>
            </w:rPr>
            <w:delText>n</w:delText>
          </w:r>
          <w:r w:rsidRPr="00E77497" w:rsidDel="00805896">
            <w:delText xml:space="preserve"> = </w:delText>
          </w:r>
          <w:r w:rsidRPr="00E77497" w:rsidDel="00805896">
            <w:rPr>
              <w:i/>
            </w:rPr>
            <w:delText>n</w:delText>
          </w:r>
          <w:r w:rsidRPr="00E77497" w:rsidDel="00805896">
            <w:delText>+1.</w:delText>
          </w:r>
        </w:del>
      </w:ins>
    </w:p>
    <w:p w14:paraId="6597AE30" w14:textId="77777777" w:rsidR="00583028" w:rsidRPr="00E77497" w:rsidDel="00805896" w:rsidRDefault="00583028">
      <w:pPr>
        <w:pStyle w:val="Alg3"/>
        <w:numPr>
          <w:ilvl w:val="1"/>
          <w:numId w:val="556"/>
        </w:numPr>
        <w:tabs>
          <w:tab w:val="clear" w:pos="1080"/>
          <w:tab w:val="num" w:pos="720"/>
        </w:tabs>
        <w:ind w:hanging="720"/>
        <w:rPr>
          <w:ins w:id="18054" w:author="Rev 3 Allen Wirfs-Brock" w:date="2011-09-11T14:46:00Z"/>
          <w:del w:id="18055" w:author="Rev 4 Allen Wirfs-Brock" w:date="2011-11-04T18:40:00Z"/>
        </w:rPr>
        <w:pPrChange w:id="18056" w:author="Rev 4 Allen Wirfs-Brock" w:date="2011-11-07T12:16:00Z">
          <w:pPr>
            <w:pStyle w:val="Alg3"/>
            <w:numPr>
              <w:ilvl w:val="1"/>
              <w:numId w:val="590"/>
            </w:numPr>
            <w:tabs>
              <w:tab w:val="clear" w:pos="360"/>
              <w:tab w:val="num" w:pos="720"/>
              <w:tab w:val="num" w:pos="1080"/>
            </w:tabs>
            <w:ind w:left="1080" w:hanging="720"/>
          </w:pPr>
        </w:pPrChange>
      </w:pPr>
      <w:ins w:id="18057" w:author="Rev 3 Allen Wirfs-Brock" w:date="2011-09-11T14:46:00Z">
        <w:del w:id="18058" w:author="Rev 4 Allen Wirfs-Brock" w:date="2011-11-04T18:40:00Z">
          <w:r w:rsidRPr="00E77497" w:rsidDel="00805896">
            <w:delText xml:space="preserve">Let </w:delText>
          </w:r>
          <w:r w:rsidRPr="00E77497" w:rsidDel="00805896">
            <w:rPr>
              <w:i/>
            </w:rPr>
            <w:delText>index</w:delText>
          </w:r>
          <w:r w:rsidRPr="00E77497" w:rsidDel="00805896">
            <w:delText xml:space="preserve"> = </w:delText>
          </w:r>
          <w:r w:rsidRPr="00E77497" w:rsidDel="00805896">
            <w:rPr>
              <w:i/>
            </w:rPr>
            <w:delText>index</w:delText>
          </w:r>
          <w:r w:rsidRPr="00E77497" w:rsidDel="00805896">
            <w:delText>+1.</w:delText>
          </w:r>
        </w:del>
      </w:ins>
    </w:p>
    <w:p w14:paraId="07025EBA" w14:textId="77777777" w:rsidR="00583028" w:rsidRPr="00E77497" w:rsidDel="00805896" w:rsidRDefault="00E96A32">
      <w:pPr>
        <w:pStyle w:val="Alg3"/>
        <w:numPr>
          <w:ilvl w:val="0"/>
          <w:numId w:val="556"/>
        </w:numPr>
        <w:rPr>
          <w:ins w:id="18059" w:author="Rev 3 Allen Wirfs-Brock" w:date="2011-09-11T14:46:00Z"/>
          <w:del w:id="18060" w:author="Rev 4 Allen Wirfs-Brock" w:date="2011-11-04T18:40:00Z"/>
        </w:rPr>
        <w:pPrChange w:id="18061" w:author="Rev 4 Allen Wirfs-Brock" w:date="2011-11-07T12:16:00Z">
          <w:pPr>
            <w:pStyle w:val="Alg3"/>
            <w:numPr>
              <w:numId w:val="590"/>
            </w:numPr>
          </w:pPr>
        </w:pPrChange>
      </w:pPr>
      <w:ins w:id="18062" w:author="Rev 3 Allen Wirfs-Brock" w:date="2011-09-11T15:03:00Z">
        <w:del w:id="18063" w:author="Rev 4 Allen Wirfs-Brock" w:date="2011-11-04T18:40:00Z">
          <w:r w:rsidRPr="00E77497" w:rsidDel="00805896">
            <w:delText xml:space="preserve">Perform </w:delText>
          </w:r>
        </w:del>
      </w:ins>
      <w:ins w:id="18064" w:author="Rev 3 Allen Wirfs-Brock" w:date="2011-09-22T12:34:00Z">
        <w:del w:id="18065" w:author="Rev 4 Allen Wirfs-Brock" w:date="2011-11-04T18:40:00Z">
          <w:r w:rsidR="00FE73F6" w:rsidRPr="00E77497" w:rsidDel="00805896">
            <w:delText xml:space="preserve">Binding </w:delText>
          </w:r>
        </w:del>
      </w:ins>
      <w:ins w:id="18066" w:author="Rev 3 Allen Wirfs-Brock" w:date="2011-09-11T15:04:00Z">
        <w:del w:id="18067" w:author="Rev 4 Allen Wirfs-Brock" w:date="2011-11-04T18:40:00Z">
          <w:r w:rsidRPr="00E77497" w:rsidDel="00805896">
            <w:delText>Initialization</w:delText>
          </w:r>
        </w:del>
      </w:ins>
      <w:ins w:id="18068" w:author="Rev 3 Allen Wirfs-Brock" w:date="2011-09-11T15:03:00Z">
        <w:del w:id="18069" w:author="Rev 4 Allen Wirfs-Brock" w:date="2011-11-04T18:40:00Z">
          <w:r w:rsidRPr="00E77497" w:rsidDel="00805896">
            <w:delText xml:space="preserve"> for </w:delText>
          </w:r>
          <w:r w:rsidRPr="00E77497" w:rsidDel="00805896">
            <w:rPr>
              <w:i/>
            </w:rPr>
            <w:delText>BindingIdentifer</w:delText>
          </w:r>
          <w:r w:rsidRPr="00E77497" w:rsidDel="00805896">
            <w:delText xml:space="preserve"> using </w:delText>
          </w:r>
        </w:del>
      </w:ins>
      <w:ins w:id="18070" w:author="Rev 3 Allen Wirfs-Brock" w:date="2011-09-11T15:04:00Z">
        <w:del w:id="18071" w:author="Rev 4 Allen Wirfs-Brock" w:date="2011-11-04T18:40:00Z">
          <w:r w:rsidRPr="00E77497" w:rsidDel="00805896">
            <w:rPr>
              <w:i/>
            </w:rPr>
            <w:delText>A</w:delText>
          </w:r>
          <w:r w:rsidRPr="00E77497" w:rsidDel="00805896">
            <w:delText xml:space="preserve"> as the </w:delText>
          </w:r>
          <w:r w:rsidRPr="00E77497" w:rsidDel="00805896">
            <w:rPr>
              <w:i/>
            </w:rPr>
            <w:delText>value</w:delText>
          </w:r>
          <w:r w:rsidRPr="00E77497" w:rsidDel="00805896">
            <w:delText xml:space="preserve"> and </w:delText>
          </w:r>
          <w:r w:rsidRPr="00E77497" w:rsidDel="00805896">
            <w:rPr>
              <w:i/>
            </w:rPr>
            <w:delText>env</w:delText>
          </w:r>
          <w:r w:rsidRPr="00E77497" w:rsidDel="00805896">
            <w:delText xml:space="preserve"> as the</w:delText>
          </w:r>
        </w:del>
      </w:ins>
      <w:ins w:id="18072" w:author="Rev 3 Allen Wirfs-Brock" w:date="2011-09-11T15:05:00Z">
        <w:del w:id="18073" w:author="Rev 4 Allen Wirfs-Brock" w:date="2011-11-04T18:40:00Z">
          <w:r w:rsidRPr="00E77497" w:rsidDel="00805896">
            <w:delText xml:space="preserve"> </w:delText>
          </w:r>
          <w:r w:rsidRPr="00E77497" w:rsidDel="00805896">
            <w:rPr>
              <w:i/>
            </w:rPr>
            <w:delText>enviornment</w:delText>
          </w:r>
        </w:del>
      </w:ins>
      <w:ins w:id="18074" w:author="Rev 3 Allen Wirfs-Brock" w:date="2011-09-11T14:46:00Z">
        <w:del w:id="18075" w:author="Rev 4 Allen Wirfs-Brock" w:date="2011-11-04T18:40:00Z">
          <w:r w:rsidR="00583028" w:rsidRPr="00E77497" w:rsidDel="00805896">
            <w:delText>.</w:delText>
          </w:r>
        </w:del>
      </w:ins>
    </w:p>
    <w:p w14:paraId="00F8BFA5" w14:textId="77777777" w:rsidR="00583028" w:rsidRPr="00E77497" w:rsidDel="00715A67" w:rsidRDefault="00583028" w:rsidP="00583028">
      <w:pPr>
        <w:rPr>
          <w:ins w:id="18076" w:author="Rev 3 Allen Wirfs-Brock" w:date="2011-09-11T14:46:00Z"/>
          <w:del w:id="18077" w:author="Rev 4 Allen Wirfs-Brock" w:date="2011-11-04T17:57:00Z"/>
        </w:rPr>
      </w:pPr>
    </w:p>
    <w:p w14:paraId="61DCC7A6" w14:textId="77777777" w:rsidR="0058214B" w:rsidRPr="00E77497" w:rsidDel="00805896" w:rsidRDefault="0058214B" w:rsidP="00F17B4B">
      <w:pPr>
        <w:rPr>
          <w:ins w:id="18078" w:author="Rev 3 Allen Wirfs-Brock" w:date="2011-08-31T16:10:00Z"/>
          <w:del w:id="18079" w:author="Rev 4 Allen Wirfs-Brock" w:date="2011-11-04T18:40:00Z"/>
        </w:rPr>
      </w:pPr>
    </w:p>
    <w:p w14:paraId="6DE419AC" w14:textId="77777777" w:rsidR="004C02EF" w:rsidRPr="00E77497" w:rsidRDefault="004C02EF" w:rsidP="003A4B22">
      <w:pPr>
        <w:pStyle w:val="20"/>
        <w:numPr>
          <w:ilvl w:val="0"/>
          <w:numId w:val="0"/>
        </w:numPr>
      </w:pPr>
      <w:bookmarkStart w:id="18080" w:name="_Toc235503452"/>
      <w:bookmarkStart w:id="18081" w:name="_Toc241509227"/>
      <w:bookmarkStart w:id="18082" w:name="_Toc244416714"/>
      <w:bookmarkStart w:id="18083" w:name="_Toc276631078"/>
      <w:bookmarkStart w:id="18084" w:name="_Toc329528810"/>
      <w:bookmarkEnd w:id="15902"/>
      <w:bookmarkEnd w:id="15903"/>
      <w:bookmarkEnd w:id="15904"/>
      <w:bookmarkEnd w:id="15905"/>
      <w:r w:rsidRPr="00E77497">
        <w:t>12.3</w:t>
      </w:r>
      <w:r w:rsidRPr="00E77497">
        <w:tab/>
        <w:t>Empty Statemen</w:t>
      </w:r>
      <w:bookmarkEnd w:id="15875"/>
      <w:bookmarkEnd w:id="15876"/>
      <w:bookmarkEnd w:id="15894"/>
      <w:bookmarkEnd w:id="15895"/>
      <w:bookmarkEnd w:id="15896"/>
      <w:bookmarkEnd w:id="15897"/>
      <w:bookmarkEnd w:id="15898"/>
      <w:r w:rsidRPr="00E77497">
        <w:t>t</w:t>
      </w:r>
      <w:bookmarkEnd w:id="15906"/>
      <w:bookmarkEnd w:id="15907"/>
      <w:bookmarkEnd w:id="18080"/>
      <w:bookmarkEnd w:id="18081"/>
      <w:bookmarkEnd w:id="18082"/>
      <w:bookmarkEnd w:id="18083"/>
      <w:bookmarkEnd w:id="18084"/>
    </w:p>
    <w:p w14:paraId="62B9D624" w14:textId="77777777" w:rsidR="004C02EF" w:rsidRPr="00E77497" w:rsidRDefault="004C02EF" w:rsidP="004C02EF">
      <w:pPr>
        <w:pStyle w:val="Syntax"/>
      </w:pPr>
      <w:r w:rsidRPr="00E77497">
        <w:t>Syntax</w:t>
      </w:r>
    </w:p>
    <w:p w14:paraId="0E590A42" w14:textId="77777777" w:rsidR="004C02EF" w:rsidRPr="00E77497" w:rsidRDefault="004C02EF" w:rsidP="004C02EF">
      <w:pPr>
        <w:pStyle w:val="SyntaxRule"/>
      </w:pPr>
      <w:r w:rsidRPr="00E77497">
        <w:t xml:space="preserve">EmptyStatement </w:t>
      </w:r>
      <w:r w:rsidRPr="00E77497">
        <w:rPr>
          <w:rFonts w:ascii="Arial" w:hAnsi="Arial"/>
          <w:b/>
          <w:i w:val="0"/>
        </w:rPr>
        <w:t>:</w:t>
      </w:r>
    </w:p>
    <w:p w14:paraId="08EB3E07"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14:paraId="43B740EC" w14:textId="77777777" w:rsidR="004901F8" w:rsidRPr="00E77497" w:rsidRDefault="004901F8" w:rsidP="004901F8">
      <w:pPr>
        <w:pStyle w:val="40"/>
        <w:numPr>
          <w:ilvl w:val="0"/>
          <w:numId w:val="0"/>
        </w:numPr>
        <w:rPr>
          <w:ins w:id="18085" w:author="Rev 6 Allen Wirfs-Brock" w:date="2012-02-25T11:24:00Z"/>
        </w:rPr>
      </w:pPr>
      <w:ins w:id="18086" w:author="Rev 6 Allen Wirfs-Brock" w:date="2012-02-25T11:24:00Z">
        <w:r w:rsidRPr="00E77497">
          <w:t>Runtime Semantics</w:t>
        </w:r>
      </w:ins>
    </w:p>
    <w:p w14:paraId="68428848" w14:textId="77777777" w:rsidR="00B245D9" w:rsidRPr="00E77497" w:rsidRDefault="00B245D9" w:rsidP="00B245D9">
      <w:pPr>
        <w:keepNext/>
        <w:rPr>
          <w:ins w:id="18087" w:author="Rev 4 Allen Wirfs-Brock" w:date="2011-10-15T18:36:00Z"/>
          <w:rFonts w:ascii="Helvetica" w:hAnsi="Helvetica"/>
          <w:b/>
        </w:rPr>
      </w:pPr>
      <w:ins w:id="18088"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5B73173C" w14:textId="77777777" w:rsidR="004C02EF" w:rsidRPr="00E77497" w:rsidDel="00B245D9" w:rsidRDefault="004C02EF" w:rsidP="004C02EF">
      <w:pPr>
        <w:pStyle w:val="Syntax"/>
        <w:rPr>
          <w:del w:id="18089" w:author="Rev 4 Allen Wirfs-Brock" w:date="2011-10-15T18:36:00Z"/>
        </w:rPr>
      </w:pPr>
      <w:del w:id="18090" w:author="Rev 4 Allen Wirfs-Brock" w:date="2011-10-15T18:36:00Z">
        <w:r w:rsidRPr="00E77497" w:rsidDel="00B245D9">
          <w:delText>Semantics</w:delText>
        </w:r>
      </w:del>
    </w:p>
    <w:p w14:paraId="694F33E8" w14:textId="77777777" w:rsidR="004C02EF" w:rsidRPr="00E77497" w:rsidRDefault="004C02EF" w:rsidP="004C02EF">
      <w:del w:id="18091" w:author="Rev 4 Allen Wirfs-Brock" w:date="2011-10-15T18:36:00Z">
        <w:r w:rsidRPr="00E77497" w:rsidDel="00B245D9">
          <w:delText xml:space="preserve">The production </w:delText>
        </w:r>
      </w:del>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del w:id="18092" w:author="Rev 4 Allen Wirfs-Brock" w:date="2011-10-15T18:36:00Z">
        <w:r w:rsidRPr="00E77497" w:rsidDel="00B245D9">
          <w:delText>is evaluated as follows:</w:delText>
        </w:r>
      </w:del>
      <w:bookmarkStart w:id="18093" w:name="_Toc381513713"/>
    </w:p>
    <w:p w14:paraId="1E8746B1" w14:textId="77777777"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ins w:id="18094" w:author="Rev 6 Allen Wirfs-Brock" w:date="2012-02-23T12:39:00Z">
        <w:r w:rsidR="00DE1793">
          <w:t>NormalCompletion(</w:t>
        </w:r>
      </w:ins>
      <w:del w:id="18095" w:author="Rev 6 Allen Wirfs-Brock" w:date="2012-02-18T11:48:00Z">
        <w:r w:rsidRPr="00E77497" w:rsidDel="00EB121A">
          <w:delText>(</w:delText>
        </w:r>
      </w:del>
      <w:del w:id="18096" w:author="Rev 6 Allen Wirfs-Brock" w:date="2012-02-23T12:39:00Z">
        <w:r w:rsidRPr="00E77497" w:rsidDel="00DE1793">
          <w:rPr>
            <w:rFonts w:ascii="Arial" w:hAnsi="Arial"/>
          </w:rPr>
          <w:delText>normal</w:delText>
        </w:r>
        <w:r w:rsidRPr="00E77497" w:rsidDel="00DE1793">
          <w:delText>,</w:delText>
        </w:r>
        <w:r w:rsidRPr="00E77497" w:rsidDel="00DE1793">
          <w:rPr>
            <w:rFonts w:ascii="Arial" w:hAnsi="Arial"/>
          </w:rPr>
          <w:delText xml:space="preserve"> </w:delText>
        </w:r>
      </w:del>
      <w:r w:rsidRPr="00E77497">
        <w:rPr>
          <w:rFonts w:ascii="Arial" w:hAnsi="Arial"/>
        </w:rPr>
        <w:t>empty</w:t>
      </w:r>
      <w:del w:id="18097" w:author="Rev 6 Allen Wirfs-Brock" w:date="2012-02-23T12:39:00Z">
        <w:r w:rsidRPr="00E77497" w:rsidDel="00DE1793">
          <w:delText>,</w:delText>
        </w:r>
        <w:r w:rsidRPr="00E77497" w:rsidDel="00DE1793">
          <w:rPr>
            <w:rFonts w:ascii="Arial" w:hAnsi="Arial"/>
          </w:rPr>
          <w:delText xml:space="preserve"> empty</w:delText>
        </w:r>
      </w:del>
      <w:del w:id="18098" w:author="Rev 6 Allen Wirfs-Brock" w:date="2012-02-18T11:49:00Z">
        <w:r w:rsidRPr="00E77497" w:rsidDel="00EB121A">
          <w:delText>)</w:delText>
        </w:r>
        <w:r w:rsidRPr="00E77497" w:rsidDel="00EB121A">
          <w:rPr>
            <w:rFonts w:ascii="Arial" w:hAnsi="Arial"/>
          </w:rPr>
          <w:delText>.</w:delText>
        </w:r>
      </w:del>
      <w:ins w:id="18099" w:author="Rev 6 Allen Wirfs-Brock" w:date="2012-02-23T12:39:00Z">
        <w:r w:rsidR="00DE1793">
          <w:t>)</w:t>
        </w:r>
      </w:ins>
      <w:ins w:id="18100" w:author="Rev 6 Allen Wirfs-Brock" w:date="2012-02-18T11:49:00Z">
        <w:r w:rsidR="00EB121A" w:rsidRPr="00E77497">
          <w:rPr>
            <w:rFonts w:ascii="Arial" w:hAnsi="Arial"/>
          </w:rPr>
          <w:t>.</w:t>
        </w:r>
      </w:ins>
    </w:p>
    <w:p w14:paraId="46AFADFF" w14:textId="77777777" w:rsidR="004C02EF" w:rsidRPr="00E77497" w:rsidRDefault="004C02EF" w:rsidP="003A4B22">
      <w:pPr>
        <w:pStyle w:val="20"/>
        <w:numPr>
          <w:ilvl w:val="0"/>
          <w:numId w:val="0"/>
        </w:numPr>
      </w:pPr>
      <w:bookmarkStart w:id="18101" w:name="_Toc382212235"/>
      <w:bookmarkStart w:id="18102" w:name="_Toc382212722"/>
      <w:bookmarkStart w:id="18103" w:name="_Toc382291580"/>
      <w:bookmarkStart w:id="18104" w:name="_Toc385672229"/>
      <w:bookmarkStart w:id="18105" w:name="_Toc393690333"/>
      <w:bookmarkStart w:id="18106" w:name="_Ref456010696"/>
      <w:bookmarkStart w:id="18107" w:name="_Toc472818878"/>
      <w:bookmarkStart w:id="18108" w:name="_Toc235503453"/>
      <w:bookmarkStart w:id="18109" w:name="_Toc241509228"/>
      <w:bookmarkStart w:id="18110" w:name="_Toc244416715"/>
      <w:bookmarkStart w:id="18111" w:name="_Toc276631079"/>
      <w:bookmarkStart w:id="18112" w:name="_Toc329528811"/>
      <w:bookmarkEnd w:id="15877"/>
      <w:bookmarkEnd w:id="15878"/>
      <w:bookmarkEnd w:id="18093"/>
      <w:r w:rsidRPr="00E77497">
        <w:t>12.4</w:t>
      </w:r>
      <w:r w:rsidRPr="00E77497">
        <w:tab/>
        <w:t>Expression Statemen</w:t>
      </w:r>
      <w:bookmarkEnd w:id="18101"/>
      <w:bookmarkEnd w:id="18102"/>
      <w:bookmarkEnd w:id="18103"/>
      <w:bookmarkEnd w:id="18104"/>
      <w:bookmarkEnd w:id="18105"/>
      <w:r w:rsidRPr="00E77497">
        <w:t>t</w:t>
      </w:r>
      <w:bookmarkEnd w:id="18106"/>
      <w:bookmarkEnd w:id="18107"/>
      <w:bookmarkEnd w:id="18108"/>
      <w:bookmarkEnd w:id="18109"/>
      <w:bookmarkEnd w:id="18110"/>
      <w:bookmarkEnd w:id="18111"/>
      <w:bookmarkEnd w:id="18112"/>
    </w:p>
    <w:p w14:paraId="5CB2E43B" w14:textId="77777777" w:rsidR="004C02EF" w:rsidRPr="00E77497" w:rsidRDefault="004C02EF" w:rsidP="004C02EF">
      <w:pPr>
        <w:pStyle w:val="Syntax"/>
      </w:pPr>
      <w:r w:rsidRPr="00E77497">
        <w:t>Syntax</w:t>
      </w:r>
    </w:p>
    <w:p w14:paraId="55EA880B" w14:textId="77777777" w:rsidR="004C02EF" w:rsidRPr="00E77497" w:rsidRDefault="004C02EF" w:rsidP="004C02EF">
      <w:pPr>
        <w:pStyle w:val="SyntaxRule"/>
      </w:pPr>
      <w:r w:rsidRPr="00E77497">
        <w:t xml:space="preserve">ExpressionStatement </w:t>
      </w:r>
      <w:r w:rsidRPr="00E77497">
        <w:rPr>
          <w:rFonts w:ascii="Arial" w:hAnsi="Arial"/>
          <w:b/>
          <w:i w:val="0"/>
        </w:rPr>
        <w:t>:</w:t>
      </w:r>
    </w:p>
    <w:p w14:paraId="2171FB52" w14:textId="77777777"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ins w:id="18113" w:author="Rev 8 Allen Wirfs-Brock" w:date="2012-06-15T18:57:00Z">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ins>
      <w:r w:rsidRPr="00E77497">
        <w:rPr>
          <w:i w:val="0"/>
          <w:sz w:val="16"/>
          <w:szCs w:val="16"/>
        </w:rPr>
        <w:t>}]</w:t>
      </w:r>
      <w:r w:rsidRPr="00E77497">
        <w:t xml:space="preserve"> Expression </w:t>
      </w:r>
      <w:r w:rsidRPr="00E77497">
        <w:rPr>
          <w:rFonts w:ascii="Courier New" w:hAnsi="Courier New"/>
          <w:b/>
          <w:i w:val="0"/>
        </w:rPr>
        <w:t>;</w:t>
      </w:r>
    </w:p>
    <w:p w14:paraId="2CC32CCA" w14:textId="77777777"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ins w:id="18114" w:author="Rev 8 Allen Wirfs-Brock" w:date="2012-05-28T17:30:00Z">
        <w:r w:rsidR="00782470">
          <w:t>or</w:t>
        </w:r>
        <w:r w:rsidR="00782470" w:rsidRPr="00E77497">
          <w:t xml:space="preserve"> </w:t>
        </w:r>
      </w:ins>
      <w:ins w:id="18115" w:author="Rev 8 Allen Wirfs-Brock" w:date="2012-05-28T17:31:00Z">
        <w:r w:rsidR="00782470">
          <w:rPr>
            <w:rFonts w:ascii="Courier New" w:hAnsi="Courier New"/>
            <w:b/>
          </w:rPr>
          <w:t>class</w:t>
        </w:r>
        <w:r w:rsidR="00782470" w:rsidRPr="00E77497">
          <w:t xml:space="preserve"> </w:t>
        </w:r>
      </w:ins>
      <w:r w:rsidRPr="00E77497">
        <w:t>keyword</w:t>
      </w:r>
      <w:ins w:id="18116" w:author="Rev 8 Allen Wirfs-Brock" w:date="2012-05-28T17:31:00Z">
        <w:r w:rsidR="00782470">
          <w:t>s</w:t>
        </w:r>
      </w:ins>
      <w:r w:rsidRPr="00E77497">
        <w:t xml:space="preserve"> because that </w:t>
      </w:r>
      <w:ins w:id="18117" w:author="Rev 8 Allen Wirfs-Brock" w:date="2012-06-15T18:58:00Z">
        <w:r w:rsidR="00572A2F">
          <w:t>would</w:t>
        </w:r>
        <w:r w:rsidR="00572A2F" w:rsidRPr="00E77497">
          <w:t xml:space="preserve"> </w:t>
        </w:r>
      </w:ins>
      <w:del w:id="18118" w:author="Rev 8 Allen Wirfs-Brock" w:date="2012-06-15T18:58:00Z">
        <w:r w:rsidRPr="00E77497" w:rsidDel="00572A2F">
          <w:delText xml:space="preserve">might </w:delText>
        </w:r>
      </w:del>
      <w:r w:rsidRPr="00E77497">
        <w:t xml:space="preserve">make it ambiguous with a </w:t>
      </w:r>
      <w:r w:rsidRPr="00E77497">
        <w:rPr>
          <w:rStyle w:val="bnf"/>
        </w:rPr>
        <w:t>FunctionDeclaration</w:t>
      </w:r>
      <w:ins w:id="18119" w:author="Rev 8 Allen Wirfs-Brock" w:date="2012-05-28T17:39:00Z">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xml:space="preserve">, </w:t>
        </w:r>
      </w:ins>
      <w:ins w:id="18120" w:author="Rev 8 Allen Wirfs-Brock" w:date="2012-05-28T17:32:00Z">
        <w:r w:rsidR="00782470">
          <w:t>or</w:t>
        </w:r>
      </w:ins>
      <w:ins w:id="18121" w:author="Rev 8 Allen Wirfs-Brock" w:date="2012-05-28T17:31:00Z">
        <w:r w:rsidR="00782470" w:rsidRPr="00E77497">
          <w:t xml:space="preserve"> </w:t>
        </w:r>
      </w:ins>
      <w:ins w:id="18122" w:author="Rev 8 Allen Wirfs-Brock" w:date="2012-05-28T17:40:00Z">
        <w:r w:rsidR="00782470" w:rsidRPr="00E77497">
          <w:t>a</w:t>
        </w:r>
        <w:r w:rsidR="00782470">
          <w:rPr>
            <w:rStyle w:val="bnf"/>
          </w:rPr>
          <w:t xml:space="preserve"> </w:t>
        </w:r>
      </w:ins>
      <w:ins w:id="18123" w:author="Rev 8 Allen Wirfs-Brock" w:date="2012-05-28T17:32:00Z">
        <w:r w:rsidR="00782470">
          <w:rPr>
            <w:rStyle w:val="bnf"/>
          </w:rPr>
          <w:t>Class</w:t>
        </w:r>
      </w:ins>
      <w:ins w:id="18124" w:author="Rev 8 Allen Wirfs-Brock" w:date="2012-05-28T17:31:00Z">
        <w:r w:rsidR="00782470" w:rsidRPr="00E77497">
          <w:rPr>
            <w:rStyle w:val="bnf"/>
          </w:rPr>
          <w:t>Declaration</w:t>
        </w:r>
      </w:ins>
      <w:r w:rsidRPr="00E77497">
        <w:t>.</w:t>
      </w:r>
    </w:p>
    <w:p w14:paraId="569A1D78" w14:textId="77777777" w:rsidR="004901F8" w:rsidRPr="00E77497" w:rsidRDefault="004901F8" w:rsidP="004901F8">
      <w:pPr>
        <w:pStyle w:val="40"/>
        <w:numPr>
          <w:ilvl w:val="0"/>
          <w:numId w:val="0"/>
        </w:numPr>
        <w:rPr>
          <w:ins w:id="18125" w:author="Rev 6 Allen Wirfs-Brock" w:date="2012-02-25T11:24:00Z"/>
        </w:rPr>
      </w:pPr>
      <w:ins w:id="18126" w:author="Rev 6 Allen Wirfs-Brock" w:date="2012-02-25T11:24:00Z">
        <w:r w:rsidRPr="00E77497">
          <w:t>Runtime Semantics</w:t>
        </w:r>
      </w:ins>
    </w:p>
    <w:p w14:paraId="7169677F" w14:textId="77777777" w:rsidR="00B245D9" w:rsidRPr="00E77497" w:rsidRDefault="00B245D9" w:rsidP="00B245D9">
      <w:pPr>
        <w:keepNext/>
        <w:rPr>
          <w:ins w:id="18127" w:author="Rev 4 Allen Wirfs-Brock" w:date="2011-10-15T18:36:00Z"/>
          <w:rFonts w:ascii="Helvetica" w:hAnsi="Helvetica"/>
          <w:b/>
        </w:rPr>
      </w:pPr>
      <w:ins w:id="18128"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73B46A58" w14:textId="77777777" w:rsidR="004C02EF" w:rsidRPr="00E77497" w:rsidDel="00B245D9" w:rsidRDefault="004C02EF" w:rsidP="004C02EF">
      <w:pPr>
        <w:pStyle w:val="Syntax"/>
        <w:rPr>
          <w:del w:id="18129" w:author="Rev 4 Allen Wirfs-Brock" w:date="2011-10-15T18:36:00Z"/>
        </w:rPr>
      </w:pPr>
      <w:del w:id="18130" w:author="Rev 4 Allen Wirfs-Brock" w:date="2011-10-15T18:36:00Z">
        <w:r w:rsidRPr="00E77497" w:rsidDel="00B245D9">
          <w:delText>Semantics</w:delText>
        </w:r>
      </w:del>
    </w:p>
    <w:p w14:paraId="6B60B1DE" w14:textId="77777777" w:rsidR="004C02EF" w:rsidRPr="00E77497" w:rsidRDefault="004C02EF" w:rsidP="004C02EF">
      <w:del w:id="18131" w:author="Rev 4 Allen Wirfs-Brock" w:date="2011-10-15T18:36:00Z">
        <w:r w:rsidRPr="00E77497" w:rsidDel="00B245D9">
          <w:delText xml:space="preserve">The production </w:delText>
        </w:r>
      </w:del>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ins w:id="18132" w:author="Rev 8 Allen Wirfs-Brock" w:date="2012-05-28T17:30:00Z">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ins>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del w:id="18133" w:author="Rev 4 Allen Wirfs-Brock" w:date="2011-10-15T18:37:00Z">
        <w:r w:rsidRPr="00E77497" w:rsidDel="00B245D9">
          <w:delText>is evaluated as follows:</w:delText>
        </w:r>
      </w:del>
      <w:bookmarkStart w:id="18134" w:name="_Toc382212723"/>
    </w:p>
    <w:p w14:paraId="7794943F" w14:textId="77777777"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18134"/>
      <w:r w:rsidRPr="00E77497">
        <w:t>.</w:t>
      </w:r>
      <w:bookmarkStart w:id="18135" w:name="_Toc382212724"/>
    </w:p>
    <w:bookmarkEnd w:id="18135"/>
    <w:p w14:paraId="1A0825CE" w14:textId="77777777" w:rsidR="00EB121A" w:rsidRDefault="00EB121A" w:rsidP="00EB121A">
      <w:pPr>
        <w:pStyle w:val="Alg2"/>
        <w:numPr>
          <w:ilvl w:val="0"/>
          <w:numId w:val="116"/>
        </w:numPr>
        <w:contextualSpacing/>
        <w:rPr>
          <w:ins w:id="18136" w:author="Rev 6 Allen Wirfs-Brock" w:date="2012-02-18T11:52:00Z"/>
        </w:rPr>
      </w:pPr>
      <w:ins w:id="18137" w:author="Rev 6 Allen Wirfs-Brock" w:date="2012-02-18T11:52:00Z">
        <w:r>
          <w:t xml:space="preserve">Let </w:t>
        </w:r>
        <w:r w:rsidRPr="0027695A">
          <w:rPr>
            <w:i/>
          </w:rPr>
          <w:t>value</w:t>
        </w:r>
        <w:r>
          <w:t xml:space="preserve"> be </w:t>
        </w:r>
        <w:r w:rsidRPr="00E77497">
          <w:t>GetValue(</w:t>
        </w:r>
        <w:r w:rsidRPr="00E77497">
          <w:rPr>
            <w:i/>
          </w:rPr>
          <w:t>exprRef</w:t>
        </w:r>
        <w:r w:rsidRPr="00E77497">
          <w:t>)</w:t>
        </w:r>
        <w:r>
          <w:t>.</w:t>
        </w:r>
      </w:ins>
    </w:p>
    <w:p w14:paraId="459F1F7C" w14:textId="77777777" w:rsidR="00EB121A" w:rsidRDefault="00EB121A" w:rsidP="00EB121A">
      <w:pPr>
        <w:pStyle w:val="Alg2"/>
        <w:numPr>
          <w:ilvl w:val="0"/>
          <w:numId w:val="116"/>
        </w:numPr>
        <w:contextualSpacing/>
        <w:rPr>
          <w:ins w:id="18138" w:author="Rev 6 Allen Wirfs-Brock" w:date="2012-02-18T11:50:00Z"/>
        </w:rPr>
      </w:pPr>
      <w:ins w:id="18139" w:author="Rev 6 Allen Wirfs-Brock" w:date="2012-02-18T11:50:00Z">
        <w:r>
          <w:t xml:space="preserve">If </w:t>
        </w:r>
      </w:ins>
      <w:ins w:id="18140" w:author="Rev 6 Allen Wirfs-Brock" w:date="2012-02-18T11:52:00Z">
        <w:r w:rsidRPr="00EB121A">
          <w:rPr>
            <w:i/>
          </w:rPr>
          <w:t>value</w:t>
        </w:r>
        <w:r>
          <w:t xml:space="preserve"> </w:t>
        </w:r>
      </w:ins>
      <w:ins w:id="18141" w:author="Rev 6 Allen Wirfs-Brock" w:date="2012-02-18T11:50:00Z">
        <w:r>
          <w:t xml:space="preserve">is an abrupt completion, return </w:t>
        </w:r>
      </w:ins>
      <w:ins w:id="18142" w:author="Rev 6 Allen Wirfs-Brock" w:date="2012-02-18T11:52:00Z">
        <w:r w:rsidRPr="00EB121A">
          <w:rPr>
            <w:i/>
          </w:rPr>
          <w:t>value</w:t>
        </w:r>
      </w:ins>
      <w:ins w:id="18143" w:author="Rev 6 Allen Wirfs-Brock" w:date="2012-02-18T11:50:00Z">
        <w:r>
          <w:t>.</w:t>
        </w:r>
      </w:ins>
    </w:p>
    <w:p w14:paraId="0487B51D" w14:textId="77777777" w:rsidR="004C02EF" w:rsidRPr="00E77497" w:rsidRDefault="004C02EF" w:rsidP="00B34B48">
      <w:pPr>
        <w:pStyle w:val="Alg2"/>
        <w:numPr>
          <w:ilvl w:val="0"/>
          <w:numId w:val="116"/>
        </w:numPr>
        <w:spacing w:after="220"/>
      </w:pPr>
      <w:r w:rsidRPr="00E77497">
        <w:t xml:space="preserve">Return </w:t>
      </w:r>
      <w:ins w:id="18144" w:author="Rev 6 Allen Wirfs-Brock" w:date="2012-02-23T12:42:00Z">
        <w:r w:rsidR="00DE1793">
          <w:t>NormalCompletion(</w:t>
        </w:r>
      </w:ins>
      <w:del w:id="18145" w:author="Rev 6 Allen Wirfs-Brock" w:date="2012-02-18T11:50:00Z">
        <w:r w:rsidRPr="00E77497" w:rsidDel="00EB121A">
          <w:delText>(</w:delText>
        </w:r>
      </w:del>
      <w:del w:id="18146" w:author="Rev 6 Allen Wirfs-Brock" w:date="2012-02-23T12:42:00Z">
        <w:r w:rsidRPr="00E77497" w:rsidDel="00DE1793">
          <w:rPr>
            <w:rFonts w:ascii="Arial" w:hAnsi="Arial" w:cs="Arial"/>
          </w:rPr>
          <w:delText>normal</w:delText>
        </w:r>
        <w:r w:rsidRPr="00E77497" w:rsidDel="00DE1793">
          <w:delText xml:space="preserve">, </w:delText>
        </w:r>
      </w:del>
      <w:del w:id="18147" w:author="Rev 6 Allen Wirfs-Brock" w:date="2012-02-18T11:53:00Z">
        <w:r w:rsidRPr="00EB121A" w:rsidDel="00EB121A">
          <w:rPr>
            <w:i/>
          </w:rPr>
          <w:delText>GetValue(exprRef)</w:delText>
        </w:r>
      </w:del>
      <w:ins w:id="18148" w:author="Rev 6 Allen Wirfs-Brock" w:date="2012-02-18T11:53:00Z">
        <w:r w:rsidR="00EB121A" w:rsidRPr="00EB121A">
          <w:rPr>
            <w:i/>
          </w:rPr>
          <w:t>value</w:t>
        </w:r>
      </w:ins>
      <w:del w:id="18149" w:author="Rev 6 Allen Wirfs-Brock" w:date="2012-02-23T12:42:00Z">
        <w:r w:rsidRPr="00E77497" w:rsidDel="00DE1793">
          <w:delText xml:space="preserve">, </w:delText>
        </w:r>
        <w:r w:rsidRPr="00E77497" w:rsidDel="00DE1793">
          <w:rPr>
            <w:rFonts w:ascii="Arial" w:hAnsi="Arial" w:cs="Arial"/>
          </w:rPr>
          <w:delText>empty</w:delText>
        </w:r>
      </w:del>
      <w:r w:rsidRPr="00E77497">
        <w:t>).</w:t>
      </w:r>
    </w:p>
    <w:p w14:paraId="653BBD93" w14:textId="77777777" w:rsidR="004C02EF" w:rsidRPr="00E77497" w:rsidRDefault="004C02EF" w:rsidP="003A4B22">
      <w:pPr>
        <w:pStyle w:val="20"/>
        <w:numPr>
          <w:ilvl w:val="0"/>
          <w:numId w:val="0"/>
        </w:numPr>
      </w:pPr>
      <w:bookmarkStart w:id="18150" w:name="_Toc375031200"/>
      <w:bookmarkStart w:id="18151" w:name="_Toc381513714"/>
      <w:bookmarkStart w:id="18152" w:name="_Toc382212236"/>
      <w:bookmarkStart w:id="18153" w:name="_Toc382212725"/>
      <w:bookmarkStart w:id="18154" w:name="_Toc382291581"/>
      <w:bookmarkStart w:id="18155" w:name="_Toc385672230"/>
      <w:bookmarkStart w:id="18156" w:name="_Toc393690334"/>
      <w:bookmarkStart w:id="18157" w:name="_Ref457437655"/>
      <w:bookmarkStart w:id="18158" w:name="_Toc472818879"/>
      <w:bookmarkStart w:id="18159" w:name="_Toc235503454"/>
      <w:bookmarkStart w:id="18160" w:name="_Toc241509229"/>
      <w:bookmarkStart w:id="18161" w:name="_Toc244416716"/>
      <w:bookmarkStart w:id="18162" w:name="_Toc276631080"/>
      <w:bookmarkStart w:id="18163" w:name="_Toc329528812"/>
      <w:r w:rsidRPr="00E77497">
        <w:t>12.5</w:t>
      </w:r>
      <w:r w:rsidRPr="00E77497">
        <w:tab/>
        <w:t xml:space="preserve">The </w:t>
      </w:r>
      <w:r w:rsidRPr="00E77497">
        <w:rPr>
          <w:rFonts w:ascii="Courier New" w:hAnsi="Courier New"/>
        </w:rPr>
        <w:t>if</w:t>
      </w:r>
      <w:r w:rsidRPr="00E77497">
        <w:t xml:space="preserve"> Statemen</w:t>
      </w:r>
      <w:bookmarkEnd w:id="18150"/>
      <w:bookmarkEnd w:id="18151"/>
      <w:bookmarkEnd w:id="18152"/>
      <w:bookmarkEnd w:id="18153"/>
      <w:bookmarkEnd w:id="18154"/>
      <w:bookmarkEnd w:id="18155"/>
      <w:bookmarkEnd w:id="18156"/>
      <w:r w:rsidRPr="00E77497">
        <w:t>t</w:t>
      </w:r>
      <w:bookmarkEnd w:id="18157"/>
      <w:bookmarkEnd w:id="18158"/>
      <w:bookmarkEnd w:id="18159"/>
      <w:bookmarkEnd w:id="18160"/>
      <w:bookmarkEnd w:id="18161"/>
      <w:bookmarkEnd w:id="18162"/>
      <w:bookmarkEnd w:id="18163"/>
    </w:p>
    <w:p w14:paraId="3FE49867" w14:textId="77777777" w:rsidR="004C02EF" w:rsidRPr="00E77497" w:rsidRDefault="004C02EF" w:rsidP="004C02EF">
      <w:pPr>
        <w:pStyle w:val="Syntax"/>
      </w:pPr>
      <w:r w:rsidRPr="00E77497">
        <w:t>Syntax</w:t>
      </w:r>
    </w:p>
    <w:p w14:paraId="3FB785C1" w14:textId="77777777" w:rsidR="004C02EF" w:rsidRPr="00E77497" w:rsidRDefault="004C02EF" w:rsidP="004C02EF">
      <w:pPr>
        <w:pStyle w:val="SyntaxRule"/>
      </w:pPr>
      <w:r w:rsidRPr="00E77497">
        <w:t xml:space="preserve">IfStatement </w:t>
      </w:r>
      <w:r w:rsidRPr="00E77497">
        <w:rPr>
          <w:rFonts w:ascii="Arial" w:hAnsi="Arial"/>
          <w:b/>
          <w:i w:val="0"/>
        </w:rPr>
        <w:t>:</w:t>
      </w:r>
    </w:p>
    <w:p w14:paraId="7E930AE3" w14:textId="77777777"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6A159522" w14:textId="77777777"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59071E21" w14:textId="77777777" w:rsidR="00AD4164" w:rsidRPr="00E77497" w:rsidRDefault="00AD4164" w:rsidP="00AD4164">
      <w:pPr>
        <w:rPr>
          <w:ins w:id="18164" w:author="Rev 4 Allen Wirfs-Brock" w:date="2011-10-15T18:38:00Z"/>
          <w:rFonts w:ascii="Helvetica" w:hAnsi="Helvetica"/>
          <w:b/>
        </w:rPr>
      </w:pPr>
      <w:ins w:id="18165" w:author="Rev 4 Allen Wirfs-Brock" w:date="2011-10-15T18:38:00Z">
        <w:r w:rsidRPr="00E77497">
          <w:rPr>
            <w:rFonts w:ascii="Helvetica" w:hAnsi="Helvetica"/>
            <w:b/>
          </w:rPr>
          <w:t xml:space="preserve">Static Semantics:  </w:t>
        </w:r>
        <w:r w:rsidRPr="00E77497">
          <w:rPr>
            <w:rFonts w:ascii="Helvetica" w:hAnsi="Helvetica"/>
            <w:b/>
            <w:lang w:eastAsia="en-US"/>
          </w:rPr>
          <w:t>VarDeclaredNames</w:t>
        </w:r>
      </w:ins>
    </w:p>
    <w:p w14:paraId="011BBD98" w14:textId="77777777" w:rsidR="004C02EF" w:rsidRPr="00E77497" w:rsidDel="00AD4164" w:rsidRDefault="004C02EF" w:rsidP="004C02EF">
      <w:pPr>
        <w:pStyle w:val="Syntax"/>
        <w:rPr>
          <w:del w:id="18166" w:author="Rev 4 Allen Wirfs-Brock" w:date="2011-10-15T18:38:00Z"/>
        </w:rPr>
      </w:pPr>
      <w:del w:id="18167" w:author="Rev 4 Allen Wirfs-Brock" w:date="2011-10-15T18:38:00Z">
        <w:r w:rsidRPr="00E77497" w:rsidDel="00AD4164">
          <w:delText>Semantics</w:delText>
        </w:r>
      </w:del>
    </w:p>
    <w:p w14:paraId="20452F63" w14:textId="77777777" w:rsidR="00B41F00" w:rsidRPr="00E77497" w:rsidRDefault="00B41F00" w:rsidP="007B6D32">
      <w:pPr>
        <w:jc w:val="left"/>
        <w:rPr>
          <w:ins w:id="18168" w:author="Rev 3 Allen Wirfs-Brock" w:date="2011-09-02T10:44:00Z"/>
        </w:rPr>
      </w:pPr>
      <w:ins w:id="18169" w:author="Rev 3 Allen Wirfs-Brock" w:date="2011-09-02T10:44:00Z">
        <w:del w:id="18170" w:author="Rev 4 Allen Wirfs-Brock" w:date="2011-10-15T18:38:00Z">
          <w:r w:rsidRPr="00E77497" w:rsidDel="00AD4164">
            <w:delText xml:space="preserve">The VarDeclaredNames of the production  </w:delText>
          </w:r>
        </w:del>
      </w:ins>
      <w:ins w:id="18171" w:author="Rev 3 Allen Wirfs-Brock" w:date="2011-09-02T10:45: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ins>
      <w:ins w:id="18172" w:author="Rev 3 Allen Wirfs-Brock" w:date="2011-09-02T10:44:00Z">
        <w:r w:rsidRPr="00E77497">
          <w:t xml:space="preserve"> </w:t>
        </w:r>
        <w:del w:id="18173" w:author="Rev 4 Allen Wirfs-Brock" w:date="2011-10-15T18:38:00Z">
          <w:r w:rsidRPr="00E77497" w:rsidDel="00AD4164">
            <w:delText>is determined as follows:</w:delText>
          </w:r>
        </w:del>
      </w:ins>
    </w:p>
    <w:p w14:paraId="1937A12A" w14:textId="77777777" w:rsidR="00B41F00" w:rsidRPr="00E77497" w:rsidRDefault="00B41F00" w:rsidP="00B34B48">
      <w:pPr>
        <w:pStyle w:val="Alg4"/>
        <w:numPr>
          <w:ilvl w:val="0"/>
          <w:numId w:val="475"/>
        </w:numPr>
        <w:spacing w:after="220"/>
        <w:contextualSpacing/>
        <w:rPr>
          <w:ins w:id="18174" w:author="Rev 3 Allen Wirfs-Brock" w:date="2011-09-02T10:44:00Z"/>
        </w:rPr>
      </w:pPr>
      <w:ins w:id="18175" w:author="Rev 3 Allen Wirfs-Brock" w:date="2011-09-02T10:44:00Z">
        <w:r w:rsidRPr="00E77497">
          <w:t xml:space="preserve">Let </w:t>
        </w:r>
        <w:r w:rsidRPr="00E77497">
          <w:rPr>
            <w:i/>
          </w:rPr>
          <w:t xml:space="preserve">names </w:t>
        </w:r>
        <w:r w:rsidRPr="00E77497">
          <w:t xml:space="preserve">be VarDeclaredNames of </w:t>
        </w:r>
      </w:ins>
      <w:ins w:id="18176" w:author="Rev 3 Allen Wirfs-Brock" w:date="2011-09-02T10:46:00Z">
        <w:r w:rsidRPr="00E77497">
          <w:t xml:space="preserve">the first </w:t>
        </w:r>
        <w:r w:rsidRPr="00E77497">
          <w:rPr>
            <w:i/>
          </w:rPr>
          <w:t>Statement</w:t>
        </w:r>
      </w:ins>
      <w:ins w:id="18177" w:author="Rev 3 Allen Wirfs-Brock" w:date="2011-09-02T10:44:00Z">
        <w:r w:rsidRPr="00E77497">
          <w:t>.</w:t>
        </w:r>
      </w:ins>
    </w:p>
    <w:p w14:paraId="062E9015" w14:textId="77777777" w:rsidR="00B41F00" w:rsidRPr="00E77497" w:rsidRDefault="00B41F00" w:rsidP="00B34B48">
      <w:pPr>
        <w:pStyle w:val="Alg4"/>
        <w:numPr>
          <w:ilvl w:val="0"/>
          <w:numId w:val="475"/>
        </w:numPr>
        <w:spacing w:after="220"/>
        <w:contextualSpacing/>
        <w:rPr>
          <w:ins w:id="18178" w:author="Rev 3 Allen Wirfs-Brock" w:date="2011-09-02T10:44:00Z"/>
          <w:rStyle w:val="bnf"/>
          <w:i w:val="0"/>
        </w:rPr>
      </w:pPr>
      <w:ins w:id="18179" w:author="Rev 3 Allen Wirfs-Brock" w:date="2011-09-02T10:44:00Z">
        <w:r w:rsidRPr="00E77497">
          <w:t xml:space="preserve">Append to </w:t>
        </w:r>
        <w:r w:rsidRPr="00E77497">
          <w:rPr>
            <w:i/>
          </w:rPr>
          <w:t>names</w:t>
        </w:r>
        <w:r w:rsidRPr="00E77497">
          <w:t xml:space="preserve"> the elements of the VarDeclaredNames of </w:t>
        </w:r>
      </w:ins>
      <w:ins w:id="18180" w:author="Rev 3 Allen Wirfs-Brock" w:date="2011-09-02T10:47:00Z">
        <w:r w:rsidRPr="00E77497">
          <w:t xml:space="preserve">the </w:t>
        </w:r>
      </w:ins>
      <w:ins w:id="18181" w:author="Rev 3 Allen Wirfs-Brock" w:date="2011-09-02T11:02:00Z">
        <w:r w:rsidR="007B6D32" w:rsidRPr="00E77497">
          <w:t>second</w:t>
        </w:r>
      </w:ins>
      <w:ins w:id="18182" w:author="Rev 3 Allen Wirfs-Brock" w:date="2011-09-02T10:47:00Z">
        <w:r w:rsidRPr="00E77497">
          <w:t xml:space="preserve"> </w:t>
        </w:r>
        <w:r w:rsidRPr="00E77497">
          <w:rPr>
            <w:i/>
          </w:rPr>
          <w:t>Statement</w:t>
        </w:r>
      </w:ins>
      <w:ins w:id="18183" w:author="Rev 3 Allen Wirfs-Brock" w:date="2011-09-02T10:44:00Z">
        <w:r w:rsidRPr="00E77497">
          <w:rPr>
            <w:rStyle w:val="bnf"/>
          </w:rPr>
          <w:t>.</w:t>
        </w:r>
      </w:ins>
    </w:p>
    <w:p w14:paraId="435A19DB" w14:textId="77777777" w:rsidR="00B41F00" w:rsidRPr="00E77497" w:rsidRDefault="00B41F00" w:rsidP="00B34B48">
      <w:pPr>
        <w:pStyle w:val="Alg4"/>
        <w:numPr>
          <w:ilvl w:val="0"/>
          <w:numId w:val="475"/>
        </w:numPr>
        <w:spacing w:after="220"/>
        <w:contextualSpacing/>
        <w:rPr>
          <w:ins w:id="18184" w:author="Rev 3 Allen Wirfs-Brock" w:date="2011-09-02T10:44:00Z"/>
        </w:rPr>
      </w:pPr>
      <w:ins w:id="18185" w:author="Rev 3 Allen Wirfs-Brock" w:date="2011-09-02T10:44:00Z">
        <w:r w:rsidRPr="00E77497">
          <w:t xml:space="preserve">Return </w:t>
        </w:r>
        <w:r w:rsidRPr="00E77497">
          <w:rPr>
            <w:rStyle w:val="bnf"/>
          </w:rPr>
          <w:t>names</w:t>
        </w:r>
        <w:r w:rsidRPr="00E77497">
          <w:t>.</w:t>
        </w:r>
      </w:ins>
    </w:p>
    <w:p w14:paraId="729ECCCC" w14:textId="77777777" w:rsidR="004D5676" w:rsidRPr="00E77497" w:rsidRDefault="004D5676" w:rsidP="004D5676">
      <w:pPr>
        <w:jc w:val="left"/>
        <w:rPr>
          <w:ins w:id="18186" w:author="Rev 4 Allen Wirfs-Brock" w:date="2011-10-15T18:39:00Z"/>
        </w:rPr>
      </w:pPr>
      <w:ins w:id="18187" w:author="Rev 4 Allen Wirfs-Brock" w:date="2011-10-15T18:39: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ins>
    </w:p>
    <w:p w14:paraId="5123955C" w14:textId="77777777" w:rsidR="004D5676" w:rsidRPr="00E77497" w:rsidRDefault="004D5676" w:rsidP="00B34B48">
      <w:pPr>
        <w:pStyle w:val="Alg4"/>
        <w:numPr>
          <w:ilvl w:val="0"/>
          <w:numId w:val="476"/>
        </w:numPr>
        <w:spacing w:after="220"/>
        <w:contextualSpacing/>
        <w:rPr>
          <w:ins w:id="18188" w:author="Rev 4 Allen Wirfs-Brock" w:date="2011-10-15T18:39:00Z"/>
        </w:rPr>
      </w:pPr>
      <w:ins w:id="18189" w:author="Rev 4 Allen Wirfs-Brock" w:date="2011-10-15T18:39:00Z">
        <w:r w:rsidRPr="00E77497">
          <w:t xml:space="preserve">Return the VarDeclaredNames of </w:t>
        </w:r>
        <w:r w:rsidRPr="00E77497">
          <w:rPr>
            <w:i/>
          </w:rPr>
          <w:t>Statement</w:t>
        </w:r>
        <w:r w:rsidRPr="00E77497">
          <w:t>.</w:t>
        </w:r>
      </w:ins>
    </w:p>
    <w:p w14:paraId="5D25CFF3" w14:textId="77777777" w:rsidR="004901F8" w:rsidRPr="00E77497" w:rsidRDefault="004901F8" w:rsidP="004901F8">
      <w:pPr>
        <w:pStyle w:val="40"/>
        <w:numPr>
          <w:ilvl w:val="0"/>
          <w:numId w:val="0"/>
        </w:numPr>
        <w:rPr>
          <w:ins w:id="18190" w:author="Rev 6 Allen Wirfs-Brock" w:date="2012-02-25T11:24:00Z"/>
        </w:rPr>
      </w:pPr>
      <w:ins w:id="18191" w:author="Rev 6 Allen Wirfs-Brock" w:date="2012-02-25T11:24:00Z">
        <w:r w:rsidRPr="00E77497">
          <w:t>Runtime Semantics</w:t>
        </w:r>
      </w:ins>
    </w:p>
    <w:p w14:paraId="0EA77BD7" w14:textId="77777777" w:rsidR="00AD4164" w:rsidRPr="00E77497" w:rsidRDefault="00AD4164" w:rsidP="00AD4164">
      <w:pPr>
        <w:keepNext/>
        <w:rPr>
          <w:ins w:id="18192" w:author="Rev 4 Allen Wirfs-Brock" w:date="2011-10-15T18:37:00Z"/>
          <w:rFonts w:ascii="Helvetica" w:hAnsi="Helvetica"/>
          <w:b/>
        </w:rPr>
      </w:pPr>
      <w:ins w:id="18193" w:author="Rev 4 Allen Wirfs-Brock" w:date="2011-10-15T18:37:00Z">
        <w:r w:rsidRPr="00E77497">
          <w:rPr>
            <w:rFonts w:ascii="Helvetica" w:hAnsi="Helvetica"/>
            <w:b/>
          </w:rPr>
          <w:t xml:space="preserve">Runtime Semantics: </w:t>
        </w:r>
        <w:r w:rsidRPr="00E77497">
          <w:rPr>
            <w:rFonts w:ascii="Helvetica" w:hAnsi="Helvetica"/>
            <w:b/>
            <w:spacing w:val="6"/>
          </w:rPr>
          <w:t>Evaluation</w:t>
        </w:r>
      </w:ins>
    </w:p>
    <w:p w14:paraId="4A46A36C" w14:textId="77777777" w:rsidR="004C02EF" w:rsidRPr="00E77497" w:rsidRDefault="004C02EF" w:rsidP="004C02EF">
      <w:del w:id="18194" w:author="Rev 4 Allen Wirfs-Brock" w:date="2011-10-15T18:37:00Z">
        <w:r w:rsidRPr="00E77497" w:rsidDel="00AD4164">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del w:id="18195" w:author="Rev 4 Allen Wirfs-Brock" w:date="2011-10-15T18:37:00Z">
        <w:r w:rsidRPr="00E77497" w:rsidDel="00AD4164">
          <w:delText>is evaluated as follows:</w:delText>
        </w:r>
      </w:del>
      <w:bookmarkStart w:id="18196" w:name="_Toc382212726"/>
    </w:p>
    <w:p w14:paraId="12F8488B" w14:textId="77777777"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18196"/>
      <w:r w:rsidRPr="00E77497">
        <w:t>.</w:t>
      </w:r>
      <w:bookmarkStart w:id="18197" w:name="_Toc382212727"/>
    </w:p>
    <w:p w14:paraId="5A03BBF6" w14:textId="77777777" w:rsidR="00327BF7" w:rsidRDefault="00327BF7" w:rsidP="00327BF7">
      <w:pPr>
        <w:pStyle w:val="Alg2"/>
        <w:numPr>
          <w:ilvl w:val="0"/>
          <w:numId w:val="117"/>
        </w:numPr>
        <w:contextualSpacing/>
        <w:rPr>
          <w:ins w:id="18198" w:author="Rev 6 Allen Wirfs-Brock" w:date="2012-02-18T12:00:00Z"/>
        </w:rPr>
      </w:pPr>
      <w:bookmarkStart w:id="18199" w:name="_Toc382212729"/>
      <w:bookmarkEnd w:id="18197"/>
      <w:ins w:id="18200" w:author="Rev 6 Allen Wirfs-Brock" w:date="2012-02-18T12:00:00Z">
        <w:r>
          <w:t xml:space="preserve">Let </w:t>
        </w:r>
        <w:r w:rsidRPr="00327BF7">
          <w:rPr>
            <w:i/>
          </w:rPr>
          <w:t>exprValue</w:t>
        </w:r>
        <w:r>
          <w:t xml:space="preserve"> be </w:t>
        </w:r>
        <w:r w:rsidRPr="00E77497">
          <w:t>ToBoolean(GetValue(</w:t>
        </w:r>
        <w:r w:rsidRPr="00E77497">
          <w:rPr>
            <w:i/>
          </w:rPr>
          <w:t>exprRef</w:t>
        </w:r>
        <w:r w:rsidRPr="00E77497">
          <w:t>))</w:t>
        </w:r>
        <w:r>
          <w:t>.</w:t>
        </w:r>
      </w:ins>
    </w:p>
    <w:p w14:paraId="5C4EA06F" w14:textId="77777777" w:rsidR="00327BF7" w:rsidRDefault="00327BF7" w:rsidP="00327BF7">
      <w:pPr>
        <w:pStyle w:val="Alg2"/>
        <w:numPr>
          <w:ilvl w:val="0"/>
          <w:numId w:val="117"/>
        </w:numPr>
        <w:contextualSpacing/>
        <w:rPr>
          <w:ins w:id="18201" w:author="Rev 6 Allen Wirfs-Brock" w:date="2012-02-18T11:59:00Z"/>
        </w:rPr>
      </w:pPr>
      <w:ins w:id="18202" w:author="Rev 6 Allen Wirfs-Brock" w:date="2012-02-18T11:59:00Z">
        <w:r>
          <w:t xml:space="preserve">If </w:t>
        </w:r>
      </w:ins>
      <w:ins w:id="18203" w:author="Rev 6 Allen Wirfs-Brock" w:date="2012-02-18T12:00:00Z">
        <w:r w:rsidRPr="006A5E27">
          <w:rPr>
            <w:i/>
          </w:rPr>
          <w:t>exprValue</w:t>
        </w:r>
        <w:r>
          <w:t xml:space="preserve"> </w:t>
        </w:r>
      </w:ins>
      <w:ins w:id="18204" w:author="Rev 6 Allen Wirfs-Brock" w:date="2012-02-18T11:59:00Z">
        <w:r>
          <w:t xml:space="preserve">is an abrupt completion, return </w:t>
        </w:r>
      </w:ins>
      <w:ins w:id="18205" w:author="Rev 6 Allen Wirfs-Brock" w:date="2012-02-18T12:00:00Z">
        <w:r w:rsidRPr="006A5E27">
          <w:rPr>
            <w:i/>
          </w:rPr>
          <w:t>exprValue</w:t>
        </w:r>
      </w:ins>
      <w:ins w:id="18206" w:author="Rev 6 Allen Wirfs-Brock" w:date="2012-02-18T11:59:00Z">
        <w:r>
          <w:t>.</w:t>
        </w:r>
      </w:ins>
    </w:p>
    <w:p w14:paraId="4F6DBAE2" w14:textId="77777777" w:rsidR="004C02EF" w:rsidRPr="00E77497" w:rsidRDefault="004C02EF" w:rsidP="00B34B48">
      <w:pPr>
        <w:pStyle w:val="Alg2"/>
        <w:numPr>
          <w:ilvl w:val="0"/>
          <w:numId w:val="117"/>
        </w:numPr>
      </w:pPr>
      <w:r w:rsidRPr="00E77497">
        <w:t xml:space="preserve">If </w:t>
      </w:r>
      <w:ins w:id="18207" w:author="Rev 6 Allen Wirfs-Brock" w:date="2012-02-18T12:00:00Z">
        <w:r w:rsidR="00327BF7" w:rsidRPr="006A5E27">
          <w:rPr>
            <w:i/>
          </w:rPr>
          <w:t>exprValue</w:t>
        </w:r>
      </w:ins>
      <w:del w:id="18208" w:author="Rev 6 Allen Wirfs-Brock" w:date="2012-02-18T12:00: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true</w:t>
      </w:r>
      <w:r w:rsidRPr="00E77497">
        <w:t xml:space="preserve">, </w:t>
      </w:r>
      <w:bookmarkStart w:id="18209" w:name="_Toc382212730"/>
      <w:bookmarkEnd w:id="18199"/>
      <w:r w:rsidRPr="00E77497">
        <w:t>then</w:t>
      </w:r>
    </w:p>
    <w:p w14:paraId="3FA753E8" w14:textId="77777777" w:rsidR="004C02EF" w:rsidRPr="00E77497" w:rsidRDefault="004C02EF" w:rsidP="00B34B48">
      <w:pPr>
        <w:pStyle w:val="Alg2"/>
        <w:numPr>
          <w:ilvl w:val="1"/>
          <w:numId w:val="117"/>
        </w:numPr>
        <w:tabs>
          <w:tab w:val="left" w:pos="1620"/>
        </w:tabs>
      </w:pPr>
      <w:r w:rsidRPr="00E77497">
        <w:t xml:space="preserve">Return the result of evaluating the first </w:t>
      </w:r>
      <w:r w:rsidRPr="00E77497">
        <w:rPr>
          <w:i/>
        </w:rPr>
        <w:t>Statement</w:t>
      </w:r>
      <w:bookmarkEnd w:id="18209"/>
      <w:r w:rsidRPr="00E77497">
        <w:t>.</w:t>
      </w:r>
      <w:bookmarkStart w:id="18210" w:name="_Toc382212731"/>
    </w:p>
    <w:bookmarkEnd w:id="18210"/>
    <w:p w14:paraId="114AC307" w14:textId="77777777" w:rsidR="004C02EF" w:rsidRPr="00E77497" w:rsidRDefault="004C02EF" w:rsidP="00B34B48">
      <w:pPr>
        <w:pStyle w:val="Alg2"/>
        <w:numPr>
          <w:ilvl w:val="0"/>
          <w:numId w:val="117"/>
        </w:numPr>
      </w:pPr>
      <w:r w:rsidRPr="00E77497">
        <w:t>Else,</w:t>
      </w:r>
      <w:bookmarkStart w:id="18211" w:name="_Toc382212732"/>
    </w:p>
    <w:p w14:paraId="7C288B8D" w14:textId="77777777" w:rsidR="004C02EF" w:rsidRPr="00E77497" w:rsidRDefault="004C02EF" w:rsidP="00B34B48">
      <w:pPr>
        <w:pStyle w:val="Alg2"/>
        <w:numPr>
          <w:ilvl w:val="1"/>
          <w:numId w:val="117"/>
        </w:numPr>
        <w:tabs>
          <w:tab w:val="left" w:pos="1620"/>
        </w:tabs>
        <w:spacing w:after="220"/>
      </w:pPr>
      <w:bookmarkStart w:id="18212" w:name="_Toc382212733"/>
      <w:bookmarkEnd w:id="18211"/>
      <w:r w:rsidRPr="00E77497">
        <w:t xml:space="preserve">Return the result of evaluating the second </w:t>
      </w:r>
      <w:r w:rsidRPr="00E77497">
        <w:rPr>
          <w:i/>
        </w:rPr>
        <w:t>Statement</w:t>
      </w:r>
      <w:bookmarkEnd w:id="18212"/>
      <w:r w:rsidRPr="00E77497">
        <w:t>.</w:t>
      </w:r>
    </w:p>
    <w:p w14:paraId="3A7EA047" w14:textId="77777777" w:rsidR="00B32674" w:rsidRPr="00E77497" w:rsidDel="004D5676" w:rsidRDefault="00B32674" w:rsidP="00B32674">
      <w:pPr>
        <w:jc w:val="left"/>
        <w:rPr>
          <w:ins w:id="18213" w:author="Rev 3 Allen Wirfs-Brock" w:date="2011-09-02T11:02:00Z"/>
          <w:del w:id="18214" w:author="Rev 4 Allen Wirfs-Brock" w:date="2011-10-15T18:39:00Z"/>
        </w:rPr>
      </w:pPr>
      <w:ins w:id="18215" w:author="Rev 3 Allen Wirfs-Brock" w:date="2011-09-02T11:02:00Z">
        <w:del w:id="18216" w:author="Rev 4 Allen Wirfs-Brock" w:date="2011-10-15T18:39:00Z">
          <w:r w:rsidRPr="00E77497" w:rsidDel="004D5676">
            <w:delText xml:space="preserve">The VarDeclaredNames of the production  </w:delText>
          </w:r>
          <w:r w:rsidRPr="00E77497" w:rsidDel="004D5676">
            <w:rPr>
              <w:rFonts w:ascii="Times New Roman" w:hAnsi="Times New Roman"/>
              <w:i/>
            </w:rPr>
            <w:delText xml:space="preserve">IfStatement </w:delText>
          </w:r>
          <w:r w:rsidRPr="00E77497" w:rsidDel="004D5676">
            <w:rPr>
              <w:b/>
            </w:rPr>
            <w:delText>:</w:delText>
          </w:r>
          <w:r w:rsidRPr="00E77497" w:rsidDel="004D5676">
            <w:rPr>
              <w:rFonts w:ascii="Times New Roman" w:hAnsi="Times New Roman"/>
              <w:i/>
            </w:rPr>
            <w:delText xml:space="preserve"> </w:delText>
          </w:r>
          <w:r w:rsidRPr="00E77497" w:rsidDel="004D5676">
            <w:rPr>
              <w:rFonts w:ascii="Courier New" w:hAnsi="Courier New"/>
              <w:b/>
            </w:rPr>
            <w:delText>if</w:delText>
          </w:r>
          <w:r w:rsidRPr="00E77497" w:rsidDel="004D5676">
            <w:rPr>
              <w:rFonts w:ascii="Times New Roman" w:hAnsi="Times New Roman"/>
              <w:i/>
            </w:rPr>
            <w:delText xml:space="preserve"> </w:delText>
          </w:r>
          <w:r w:rsidRPr="00E77497" w:rsidDel="004D5676">
            <w:rPr>
              <w:rFonts w:ascii="Courier New" w:hAnsi="Courier New"/>
              <w:b/>
            </w:rPr>
            <w:delText>(</w:delText>
          </w:r>
          <w:r w:rsidRPr="00E77497" w:rsidDel="004D5676">
            <w:rPr>
              <w:rFonts w:ascii="Times New Roman" w:hAnsi="Times New Roman"/>
              <w:i/>
            </w:rPr>
            <w:delText xml:space="preserve"> Expression </w:delText>
          </w:r>
          <w:r w:rsidRPr="00E77497" w:rsidDel="004D5676">
            <w:rPr>
              <w:rFonts w:ascii="Courier New" w:hAnsi="Courier New"/>
              <w:b/>
            </w:rPr>
            <w:delText>)</w:delText>
          </w:r>
          <w:r w:rsidRPr="00E77497" w:rsidDel="004D5676">
            <w:rPr>
              <w:rFonts w:ascii="Times New Roman" w:hAnsi="Times New Roman"/>
              <w:i/>
            </w:rPr>
            <w:delText xml:space="preserve"> Statement </w:delText>
          </w:r>
          <w:r w:rsidRPr="00E77497" w:rsidDel="004D5676">
            <w:delText>is determined as follows:</w:delText>
          </w:r>
        </w:del>
      </w:ins>
    </w:p>
    <w:p w14:paraId="26D7879B" w14:textId="77777777" w:rsidR="00B32674" w:rsidRPr="00E77497" w:rsidDel="004D5676" w:rsidRDefault="00B32674">
      <w:pPr>
        <w:pStyle w:val="Alg4"/>
        <w:numPr>
          <w:ilvl w:val="0"/>
          <w:numId w:val="476"/>
        </w:numPr>
        <w:spacing w:after="220"/>
        <w:contextualSpacing/>
        <w:rPr>
          <w:ins w:id="18217" w:author="Rev 3 Allen Wirfs-Brock" w:date="2011-09-02T11:02:00Z"/>
          <w:del w:id="18218" w:author="Rev 4 Allen Wirfs-Brock" w:date="2011-10-15T18:39:00Z"/>
        </w:rPr>
        <w:pPrChange w:id="18219" w:author="Rev 4 Allen Wirfs-Brock" w:date="2011-11-07T12:16:00Z">
          <w:pPr>
            <w:pStyle w:val="Alg4"/>
            <w:numPr>
              <w:numId w:val="506"/>
            </w:numPr>
            <w:tabs>
              <w:tab w:val="num" w:pos="360"/>
            </w:tabs>
            <w:spacing w:after="220"/>
            <w:ind w:left="360" w:hanging="360"/>
            <w:contextualSpacing/>
          </w:pPr>
        </w:pPrChange>
      </w:pPr>
      <w:ins w:id="18220" w:author="Rev 3 Allen Wirfs-Brock" w:date="2011-09-02T11:02:00Z">
        <w:del w:id="18221" w:author="Rev 4 Allen Wirfs-Brock" w:date="2011-10-15T18:39:00Z">
          <w:r w:rsidRPr="00E77497" w:rsidDel="004D5676">
            <w:delText xml:space="preserve">Return </w:delText>
          </w:r>
        </w:del>
      </w:ins>
      <w:ins w:id="18222" w:author="Rev 3 Allen Wirfs-Brock" w:date="2011-09-02T11:03:00Z">
        <w:del w:id="18223" w:author="Rev 4 Allen Wirfs-Brock" w:date="2011-10-15T18:39:00Z">
          <w:r w:rsidRPr="00E77497" w:rsidDel="004D5676">
            <w:delText xml:space="preserve">the VarDeclaredNames of </w:delText>
          </w:r>
          <w:r w:rsidRPr="00E77497" w:rsidDel="004D5676">
            <w:rPr>
              <w:i/>
            </w:rPr>
            <w:delText>Statement</w:delText>
          </w:r>
        </w:del>
      </w:ins>
      <w:ins w:id="18224" w:author="Rev 3 Allen Wirfs-Brock" w:date="2011-09-02T11:02:00Z">
        <w:del w:id="18225" w:author="Rev 4 Allen Wirfs-Brock" w:date="2011-10-15T18:39:00Z">
          <w:r w:rsidRPr="00E77497" w:rsidDel="004D5676">
            <w:delText>.</w:delText>
          </w:r>
        </w:del>
      </w:ins>
    </w:p>
    <w:p w14:paraId="357A078C" w14:textId="77777777" w:rsidR="004C02EF" w:rsidRPr="00E77497" w:rsidRDefault="004C02EF" w:rsidP="004C02EF">
      <w:del w:id="18226" w:author="Rev 4 Allen Wirfs-Brock" w:date="2011-10-15T18:39:00Z">
        <w:r w:rsidRPr="00E77497" w:rsidDel="004D5676">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8227" w:author="Rev 4 Allen Wirfs-Brock" w:date="2011-10-15T18:39:00Z">
        <w:r w:rsidRPr="00E77497" w:rsidDel="004D5676">
          <w:delText>is evaluated as follows:</w:delText>
        </w:r>
      </w:del>
      <w:bookmarkStart w:id="18228" w:name="_Toc382212734"/>
    </w:p>
    <w:p w14:paraId="25804F37" w14:textId="77777777" w:rsidR="004C02EF" w:rsidRPr="00E77497" w:rsidRDefault="004C02EF" w:rsidP="00B34B48">
      <w:pPr>
        <w:pStyle w:val="Alg2"/>
        <w:numPr>
          <w:ilvl w:val="0"/>
          <w:numId w:val="399"/>
        </w:numPr>
      </w:pPr>
      <w:bookmarkStart w:id="18229" w:name="_Ref375016587"/>
      <w:bookmarkStart w:id="18230" w:name="_Ref375016604"/>
      <w:bookmarkStart w:id="18231" w:name="_Ref375016635"/>
      <w:bookmarkStart w:id="18232" w:name="_Toc375031201"/>
      <w:bookmarkStart w:id="18233" w:name="_Toc381513715"/>
      <w:bookmarkStart w:id="18234" w:name="_Toc382212237"/>
      <w:bookmarkStart w:id="18235" w:name="_Toc382212740"/>
      <w:bookmarkStart w:id="18236" w:name="_Toc382291582"/>
      <w:bookmarkStart w:id="18237" w:name="_Toc385672231"/>
      <w:bookmarkStart w:id="18238" w:name="_Toc393690335"/>
      <w:bookmarkStart w:id="18239" w:name="_Ref432004073"/>
      <w:bookmarkStart w:id="18240" w:name="_Toc472818880"/>
      <w:bookmarkStart w:id="18241" w:name="_Toc235503455"/>
      <w:bookmarkStart w:id="18242" w:name="_Toc241509230"/>
      <w:bookmarkStart w:id="18243" w:name="_Toc244416717"/>
      <w:bookmarkEnd w:id="18228"/>
      <w:r w:rsidRPr="00E77497">
        <w:t xml:space="preserve">Let </w:t>
      </w:r>
      <w:r w:rsidRPr="00E77497">
        <w:rPr>
          <w:i/>
        </w:rPr>
        <w:t>exprRef</w:t>
      </w:r>
      <w:r w:rsidRPr="00E77497">
        <w:t xml:space="preserve"> be the result of evaluating </w:t>
      </w:r>
      <w:r w:rsidRPr="00E77497">
        <w:rPr>
          <w:i/>
        </w:rPr>
        <w:t>Expression</w:t>
      </w:r>
      <w:r w:rsidRPr="00E77497">
        <w:t>.</w:t>
      </w:r>
      <w:bookmarkStart w:id="18244" w:name="_Toc382212735"/>
    </w:p>
    <w:p w14:paraId="466BC427" w14:textId="77777777" w:rsidR="00327BF7" w:rsidRDefault="00327BF7" w:rsidP="00327BF7">
      <w:pPr>
        <w:pStyle w:val="Alg2"/>
        <w:numPr>
          <w:ilvl w:val="0"/>
          <w:numId w:val="399"/>
        </w:numPr>
        <w:contextualSpacing/>
        <w:rPr>
          <w:ins w:id="18245" w:author="Rev 6 Allen Wirfs-Brock" w:date="2012-02-18T12:01:00Z"/>
        </w:rPr>
      </w:pPr>
      <w:bookmarkStart w:id="18246" w:name="_Toc382212737"/>
      <w:bookmarkEnd w:id="18244"/>
      <w:ins w:id="18247" w:author="Rev 6 Allen Wirfs-Brock" w:date="2012-02-18T12:01:00Z">
        <w:r>
          <w:t xml:space="preserve">Let </w:t>
        </w:r>
        <w:r w:rsidRPr="00327BF7">
          <w:rPr>
            <w:i/>
          </w:rPr>
          <w:t>exprValue</w:t>
        </w:r>
        <w:r>
          <w:t xml:space="preserve"> be </w:t>
        </w:r>
        <w:r w:rsidRPr="00E77497">
          <w:t>ToBoolean(GetValue(</w:t>
        </w:r>
        <w:r w:rsidRPr="00E77497">
          <w:rPr>
            <w:i/>
          </w:rPr>
          <w:t>exprRef</w:t>
        </w:r>
        <w:r w:rsidRPr="00E77497">
          <w:t>))</w:t>
        </w:r>
        <w:r>
          <w:t>.</w:t>
        </w:r>
      </w:ins>
    </w:p>
    <w:p w14:paraId="2F50D779" w14:textId="77777777" w:rsidR="00327BF7" w:rsidRDefault="00327BF7" w:rsidP="00327BF7">
      <w:pPr>
        <w:pStyle w:val="Alg2"/>
        <w:numPr>
          <w:ilvl w:val="0"/>
          <w:numId w:val="399"/>
        </w:numPr>
        <w:contextualSpacing/>
        <w:rPr>
          <w:ins w:id="18248" w:author="Rev 6 Allen Wirfs-Brock" w:date="2012-02-18T12:01:00Z"/>
        </w:rPr>
      </w:pPr>
      <w:ins w:id="18249" w:author="Rev 6 Allen Wirfs-Brock" w:date="2012-02-18T12:01:00Z">
        <w:r>
          <w:t xml:space="preserve">If </w:t>
        </w:r>
        <w:r w:rsidRPr="006A5E27">
          <w:rPr>
            <w:i/>
          </w:rPr>
          <w:t>exprValue</w:t>
        </w:r>
        <w:r>
          <w:t xml:space="preserve"> is an abrupt completion, return </w:t>
        </w:r>
        <w:r w:rsidRPr="006A5E27">
          <w:rPr>
            <w:i/>
          </w:rPr>
          <w:t>exprValue</w:t>
        </w:r>
        <w:r>
          <w:t>.</w:t>
        </w:r>
      </w:ins>
    </w:p>
    <w:p w14:paraId="4B67057D" w14:textId="77777777" w:rsidR="004C02EF" w:rsidRPr="00E77497" w:rsidRDefault="004C02EF" w:rsidP="00B34B48">
      <w:pPr>
        <w:pStyle w:val="Alg2"/>
        <w:numPr>
          <w:ilvl w:val="0"/>
          <w:numId w:val="399"/>
        </w:numPr>
      </w:pPr>
      <w:r w:rsidRPr="00E77497">
        <w:t xml:space="preserve">If </w:t>
      </w:r>
      <w:ins w:id="18250" w:author="Rev 6 Allen Wirfs-Brock" w:date="2012-02-18T12:02:00Z">
        <w:r w:rsidR="00327BF7" w:rsidRPr="006A5E27">
          <w:rPr>
            <w:i/>
          </w:rPr>
          <w:t>exprValue</w:t>
        </w:r>
      </w:ins>
      <w:del w:id="18251" w:author="Rev 6 Allen Wirfs-Brock" w:date="2012-02-18T12:02: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false</w:t>
      </w:r>
      <w:r w:rsidRPr="00E77497">
        <w:t xml:space="preserve">, return </w:t>
      </w:r>
      <w:ins w:id="18252" w:author="Rev 6 Allen Wirfs-Brock" w:date="2012-02-23T12:43:00Z">
        <w:r w:rsidR="00DE1793">
          <w:t>NormalCompletion(</w:t>
        </w:r>
      </w:ins>
      <w:del w:id="18253" w:author="Rev 6 Allen Wirfs-Brock" w:date="2012-02-18T12:02:00Z">
        <w:r w:rsidRPr="00E77497" w:rsidDel="00327BF7">
          <w:delText>(</w:delText>
        </w:r>
      </w:del>
      <w:del w:id="18254" w:author="Rev 6 Allen Wirfs-Brock" w:date="2012-02-23T12:43:00Z">
        <w:r w:rsidRPr="00E77497" w:rsidDel="00DE1793">
          <w:rPr>
            <w:rFonts w:ascii="Arial" w:hAnsi="Arial" w:cs="Arial"/>
          </w:rPr>
          <w:delText>normal</w:delText>
        </w:r>
        <w:r w:rsidRPr="00E77497" w:rsidDel="00DE1793">
          <w:delText xml:space="preserve">, </w:delText>
        </w:r>
      </w:del>
      <w:commentRangeStart w:id="18255"/>
      <w:del w:id="18256" w:author="Rev 6 Allen Wirfs-Brock" w:date="2012-02-18T12:06:00Z">
        <w:r w:rsidRPr="00DE1793" w:rsidDel="00BD5F8D">
          <w:rPr>
            <w:b/>
          </w:rPr>
          <w:delText>empty</w:delText>
        </w:r>
      </w:del>
      <w:ins w:id="18257" w:author="Rev 6 Allen Wirfs-Brock" w:date="2012-02-18T12:06:00Z">
        <w:r w:rsidR="00BD5F8D" w:rsidRPr="00DE1793">
          <w:rPr>
            <w:b/>
          </w:rPr>
          <w:t>undefined</w:t>
        </w:r>
      </w:ins>
      <w:commentRangeEnd w:id="18255"/>
      <w:ins w:id="18258" w:author="Rev 6 Allen Wirfs-Brock" w:date="2012-02-18T12:07:00Z">
        <w:r w:rsidR="00BD5F8D">
          <w:rPr>
            <w:rStyle w:val="af3"/>
            <w:rFonts w:ascii="Arial" w:eastAsia="MS Mincho" w:hAnsi="Arial"/>
            <w:spacing w:val="0"/>
            <w:lang w:eastAsia="ja-JP"/>
          </w:rPr>
          <w:commentReference w:id="18255"/>
        </w:r>
      </w:ins>
      <w:del w:id="18259" w:author="Rev 6 Allen Wirfs-Brock" w:date="2012-02-23T12:43:00Z">
        <w:r w:rsidRPr="00E77497" w:rsidDel="00DE1793">
          <w:delText xml:space="preserve">, </w:delText>
        </w:r>
        <w:r w:rsidRPr="00E77497" w:rsidDel="00DE1793">
          <w:rPr>
            <w:rFonts w:ascii="Arial" w:hAnsi="Arial" w:cs="Arial"/>
          </w:rPr>
          <w:delText>empty</w:delText>
        </w:r>
      </w:del>
      <w:del w:id="18260" w:author="Rev 6 Allen Wirfs-Brock" w:date="2012-02-18T12:03:00Z">
        <w:r w:rsidRPr="00E77497" w:rsidDel="00327BF7">
          <w:delText>).</w:delText>
        </w:r>
      </w:del>
      <w:bookmarkStart w:id="18261" w:name="_Toc382212738"/>
      <w:bookmarkEnd w:id="18246"/>
      <w:ins w:id="18262" w:author="Rev 6 Allen Wirfs-Brock" w:date="2012-02-23T12:43:00Z">
        <w:r w:rsidR="00DE1793">
          <w:t>)</w:t>
        </w:r>
      </w:ins>
      <w:ins w:id="18263" w:author="Rev 6 Allen Wirfs-Brock" w:date="2012-02-18T12:03:00Z">
        <w:r w:rsidR="00327BF7" w:rsidRPr="00E77497">
          <w:t>.</w:t>
        </w:r>
      </w:ins>
    </w:p>
    <w:p w14:paraId="4A4A5FA8" w14:textId="77777777" w:rsidR="004C02EF" w:rsidRPr="00E77497" w:rsidRDefault="004C02EF" w:rsidP="00B34B48">
      <w:pPr>
        <w:pStyle w:val="Alg2"/>
        <w:numPr>
          <w:ilvl w:val="0"/>
          <w:numId w:val="399"/>
        </w:numPr>
        <w:spacing w:after="120"/>
        <w:rPr>
          <w:rFonts w:ascii="Arial" w:hAnsi="Arial"/>
        </w:rPr>
      </w:pPr>
      <w:bookmarkStart w:id="18264" w:name="_Toc382212739"/>
      <w:bookmarkEnd w:id="18261"/>
      <w:r w:rsidRPr="00E77497">
        <w:t xml:space="preserve">Return the result of evaluating </w:t>
      </w:r>
      <w:r w:rsidRPr="00E77497">
        <w:rPr>
          <w:i/>
        </w:rPr>
        <w:t>Statement</w:t>
      </w:r>
      <w:bookmarkEnd w:id="18264"/>
      <w:r w:rsidRPr="00E77497">
        <w:rPr>
          <w:rFonts w:ascii="Arial" w:hAnsi="Arial"/>
        </w:rPr>
        <w:t>.</w:t>
      </w:r>
    </w:p>
    <w:p w14:paraId="2244824E" w14:textId="77777777" w:rsidR="004C02EF" w:rsidRPr="00E77497" w:rsidRDefault="004C02EF" w:rsidP="003A4B22">
      <w:pPr>
        <w:pStyle w:val="20"/>
        <w:numPr>
          <w:ilvl w:val="0"/>
          <w:numId w:val="0"/>
        </w:numPr>
      </w:pPr>
      <w:bookmarkStart w:id="18265" w:name="_Toc276631081"/>
      <w:bookmarkStart w:id="18266" w:name="_Toc329528813"/>
      <w:r w:rsidRPr="00E77497">
        <w:t>12.6</w:t>
      </w:r>
      <w:r w:rsidRPr="00E77497">
        <w:tab/>
        <w:t>Iteration Statement</w:t>
      </w:r>
      <w:bookmarkEnd w:id="18229"/>
      <w:bookmarkEnd w:id="18230"/>
      <w:bookmarkEnd w:id="18231"/>
      <w:bookmarkEnd w:id="18232"/>
      <w:bookmarkEnd w:id="18233"/>
      <w:bookmarkEnd w:id="18234"/>
      <w:bookmarkEnd w:id="18235"/>
      <w:bookmarkEnd w:id="18236"/>
      <w:bookmarkEnd w:id="18237"/>
      <w:bookmarkEnd w:id="18238"/>
      <w:r w:rsidRPr="00E77497">
        <w:t>s</w:t>
      </w:r>
      <w:bookmarkEnd w:id="18239"/>
      <w:bookmarkEnd w:id="18240"/>
      <w:bookmarkEnd w:id="18241"/>
      <w:bookmarkEnd w:id="18242"/>
      <w:bookmarkEnd w:id="18243"/>
      <w:bookmarkEnd w:id="18265"/>
      <w:bookmarkEnd w:id="18266"/>
    </w:p>
    <w:p w14:paraId="3947AEBF" w14:textId="77777777" w:rsidR="004C02EF" w:rsidRPr="00E77497" w:rsidRDefault="004C02EF" w:rsidP="004C02EF">
      <w:pPr>
        <w:pStyle w:val="Syntax"/>
      </w:pPr>
      <w:r w:rsidRPr="00E77497">
        <w:t>Syntax</w:t>
      </w:r>
    </w:p>
    <w:p w14:paraId="0E07A903" w14:textId="77777777" w:rsidR="004C02EF" w:rsidRPr="00E77497" w:rsidRDefault="004C02EF" w:rsidP="004C02EF">
      <w:pPr>
        <w:pStyle w:val="SyntaxRule"/>
      </w:pPr>
      <w:r w:rsidRPr="00E77497">
        <w:t xml:space="preserve">IterationStatement </w:t>
      </w:r>
      <w:r w:rsidRPr="00E77497">
        <w:rPr>
          <w:rFonts w:ascii="Arial" w:hAnsi="Arial"/>
          <w:b/>
          <w:i w:val="0"/>
        </w:rPr>
        <w:t>:</w:t>
      </w:r>
    </w:p>
    <w:p w14:paraId="56EB807A" w14:textId="77777777" w:rsidR="004C02EF" w:rsidRPr="00E77497" w:rsidRDefault="004C02EF" w:rsidP="004C02EF">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ins w:id="18267" w:author="Rev 6 Allen Wirfs-Brock" w:date="2012-02-27T16:46:00Z">
        <w:r w:rsidR="002E4AE1" w:rsidRPr="00E77497" w:rsidDel="002E4AE1">
          <w:rPr>
            <w:rFonts w:ascii="Courier New" w:hAnsi="Courier New"/>
            <w:b/>
            <w:i w:val="0"/>
          </w:rPr>
          <w:t xml:space="preserve"> </w:t>
        </w:r>
      </w:ins>
      <w:del w:id="18268" w:author="Rev 6 Allen Wirfs-Brock" w:date="2012-02-27T16:46:00Z">
        <w:r w:rsidRPr="00E77497" w:rsidDel="002E4AE1">
          <w:rPr>
            <w:rFonts w:ascii="Courier New" w:hAnsi="Courier New"/>
            <w:b/>
            <w:i w:val="0"/>
          </w:rPr>
          <w:delText>;</w:delText>
        </w:r>
      </w:del>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ins w:id="18269" w:author="Rev 6 Allen Wirfs-Brock" w:date="2012-01-26T16:05:00Z">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ins>
      <w:ins w:id="18270" w:author="Rev 6 Allen Wirfs-Brock" w:date="2012-01-26T16:32:00Z">
        <w:r w:rsidR="00B52BAA" w:rsidRPr="00323ECD">
          <w:t xml:space="preserve"> </w:t>
        </w:r>
      </w:ins>
      <w:ins w:id="18271" w:author="Rev 6 Allen Wirfs-Brock" w:date="2012-02-25T16:32:00Z">
        <w:r w:rsidR="00FD2CF3">
          <w:t>Lexical</w:t>
        </w:r>
      </w:ins>
      <w:ins w:id="18272" w:author="Rev 6 Allen Wirfs-Brock" w:date="2012-01-26T16:31:00Z">
        <w:r w:rsidR="00B52BAA">
          <w:t>DeclarationNoIn</w:t>
        </w:r>
      </w:ins>
      <w:ins w:id="18273" w:author="Rev 6 Allen Wirfs-Brock" w:date="2012-01-26T16:05:00Z">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ins>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ins w:id="18274" w:author="Rev 7 Allen Wirfs-Brock" w:date="2012-04-24T17:55:00Z">
        <w:r w:rsidR="004429A2">
          <w:t>For</w:t>
        </w:r>
      </w:ins>
      <w:ins w:id="18275" w:author="Rev 7 Allen Wirfs-Brock" w:date="2012-04-24T18:12:00Z">
        <w:r w:rsidR="00FC6066">
          <w:t>Binding</w:t>
        </w:r>
      </w:ins>
      <w:commentRangeStart w:id="18276"/>
      <w:ins w:id="18277" w:author="Rev 6 Allen Wirfs-Brock" w:date="2012-02-15T16:46:00Z">
        <w:del w:id="18278" w:author="Rev 7 Allen Wirfs-Brock" w:date="2012-04-24T17:55:00Z">
          <w:r w:rsidR="00D07025" w:rsidDel="004429A2">
            <w:delText>BindingIdentifer</w:delText>
          </w:r>
        </w:del>
      </w:ins>
      <w:ins w:id="18279" w:author="Rev 6 Allen Wirfs-Brock" w:date="2012-01-31T14:35:00Z">
        <w:r w:rsidR="00A019F2" w:rsidRPr="00E77497" w:rsidDel="00A019F2">
          <w:t xml:space="preserve"> </w:t>
        </w:r>
      </w:ins>
      <w:commentRangeEnd w:id="18276"/>
      <w:ins w:id="18280" w:author="Rev 6 Allen Wirfs-Brock" w:date="2012-02-15T16:46:00Z">
        <w:r w:rsidR="00D07025">
          <w:rPr>
            <w:rStyle w:val="af3"/>
            <w:rFonts w:ascii="Arial" w:eastAsia="MS Mincho" w:hAnsi="Arial"/>
            <w:i w:val="0"/>
            <w:lang w:eastAsia="ja-JP"/>
          </w:rPr>
          <w:commentReference w:id="18276"/>
        </w:r>
      </w:ins>
      <w:del w:id="18281" w:author="Rev 6 Allen Wirfs-Brock" w:date="2012-01-31T14:35:00Z">
        <w:r w:rsidRPr="00E77497" w:rsidDel="00A019F2">
          <w:delText xml:space="preserve">VariableDeclarationNoIn </w:delText>
        </w:r>
      </w:del>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18282" w:name="_Toc375031202"/>
      <w:bookmarkStart w:id="18283" w:name="_Toc381513716"/>
      <w:bookmarkStart w:id="18284" w:name="_Toc382212238"/>
      <w:bookmarkStart w:id="18285" w:name="_Toc382212741"/>
      <w:bookmarkStart w:id="18286" w:name="_Toc382291583"/>
      <w:bookmarkStart w:id="18287" w:name="_Toc385672232"/>
      <w:bookmarkStart w:id="18288" w:name="_Toc393690336"/>
      <w:ins w:id="18289" w:author="Rev 6 Allen Wirfs-Brock" w:date="2012-01-26T16:20: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ins>
      <w:ins w:id="18290" w:author="Rev 6 Allen Wirfs-Brock" w:date="2012-01-26T16:21:00Z">
        <w:r w:rsidR="00784795">
          <w:t>For</w:t>
        </w:r>
      </w:ins>
      <w:ins w:id="18291" w:author="Rev 6 Allen Wirfs-Brock" w:date="2012-01-26T16:20:00Z">
        <w:r w:rsidR="00784795">
          <w:t>Declaration</w:t>
        </w:r>
      </w:ins>
      <w:ins w:id="18292" w:author="Rev 6 Allen Wirfs-Brock" w:date="2012-01-31T13:22:00Z">
        <w:r w:rsidR="00D54263">
          <w:t xml:space="preserve"> </w:t>
        </w:r>
      </w:ins>
      <w:ins w:id="18293" w:author="Rev 6 Allen Wirfs-Brock" w:date="2012-01-26T16:20:00Z">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ins>
      <w:ins w:id="18294" w:author="Rev 6 Allen Wirfs-Brock" w:date="2012-01-26T16:23: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ins>
      <w:ins w:id="18295" w:author="Rev 6 Allen Wirfs-Brock" w:date="2012-01-31T14:36:00Z">
        <w:del w:id="18296" w:author="Rev 7 Allen Wirfs-Brock" w:date="2012-04-24T18:13:00Z">
          <w:r w:rsidR="00A019F2" w:rsidDel="00FC6066">
            <w:delText>ForVar</w:delText>
          </w:r>
          <w:r w:rsidR="00A019F2" w:rsidRPr="00E77497" w:rsidDel="00FC6066">
            <w:delText>Declaration</w:delText>
          </w:r>
        </w:del>
      </w:ins>
      <w:ins w:id="18297" w:author="Rev 7 Allen Wirfs-Brock" w:date="2012-04-24T18:13:00Z">
        <w:r w:rsidR="00FC6066">
          <w:t>ForBinding</w:t>
        </w:r>
      </w:ins>
      <w:ins w:id="18298" w:author="Rev 6 Allen Wirfs-Brock" w:date="2012-01-31T14:36:00Z">
        <w:r w:rsidR="00A019F2" w:rsidRPr="00E77497" w:rsidDel="00A019F2">
          <w:t xml:space="preserve"> </w:t>
        </w:r>
      </w:ins>
      <w:ins w:id="18299" w:author="Rev 6 Allen Wirfs-Brock" w:date="2012-01-31T15:55:00Z">
        <w:r w:rsidR="00AB39BE" w:rsidRPr="00345F94">
          <w:rPr>
            <w:rFonts w:ascii="Courier New" w:hAnsi="Courier New" w:cs="Courier New"/>
            <w:b/>
            <w:i w:val="0"/>
          </w:rPr>
          <w:t>o</w:t>
        </w:r>
      </w:ins>
      <w:ins w:id="18300" w:author="Rev 6 Allen Wirfs-Brock" w:date="2012-01-26T16:23:00Z">
        <w:r w:rsidR="00784795">
          <w:rPr>
            <w:rFonts w:ascii="Courier New" w:hAnsi="Courier New"/>
            <w:b/>
            <w:i w:val="0"/>
          </w:rPr>
          <w:t>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ins>
      <w:ins w:id="18301" w:author="Rev 6 Allen Wirfs-Brock" w:date="2012-01-26T16:29:00Z">
        <w:r w:rsidR="00B52BAA">
          <w:t xml:space="preserve"> </w:t>
        </w:r>
      </w:ins>
      <w:ins w:id="18302" w:author="Rev 6 Allen Wirfs-Brock" w:date="2012-01-26T16:23:00Z">
        <w:r w:rsidR="00784795" w:rsidRPr="00E77497">
          <w:t xml:space="preserve">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ins>
    </w:p>
    <w:p w14:paraId="23AC9E7D" w14:textId="77777777" w:rsidR="004708DF" w:rsidRPr="00E77497" w:rsidDel="00FC6066" w:rsidRDefault="004708DF" w:rsidP="004708DF">
      <w:pPr>
        <w:pStyle w:val="SyntaxRule"/>
        <w:rPr>
          <w:ins w:id="18303" w:author="Rev 6 Allen Wirfs-Brock" w:date="2012-01-31T14:29:00Z"/>
          <w:del w:id="18304" w:author="Rev 7 Allen Wirfs-Brock" w:date="2012-04-24T18:13:00Z"/>
        </w:rPr>
      </w:pPr>
      <w:bookmarkStart w:id="18305" w:name="_Toc472818881"/>
      <w:bookmarkStart w:id="18306" w:name="_Toc235503456"/>
      <w:bookmarkStart w:id="18307" w:name="_Toc241509231"/>
      <w:bookmarkStart w:id="18308" w:name="_Toc244416718"/>
      <w:bookmarkStart w:id="18309" w:name="_Toc276631082"/>
      <w:ins w:id="18310" w:author="Rev 6 Allen Wirfs-Brock" w:date="2012-01-31T14:29:00Z">
        <w:del w:id="18311" w:author="Rev 7 Allen Wirfs-Brock" w:date="2012-04-24T18:13:00Z">
          <w:r w:rsidDel="00FC6066">
            <w:delText>ForVar</w:delText>
          </w:r>
          <w:r w:rsidRPr="00E77497" w:rsidDel="00FC6066">
            <w:delText xml:space="preserve">Declaration </w:delText>
          </w:r>
          <w:r w:rsidRPr="00E77497" w:rsidDel="00FC6066">
            <w:rPr>
              <w:rFonts w:ascii="Arial" w:hAnsi="Arial"/>
              <w:b/>
              <w:i w:val="0"/>
            </w:rPr>
            <w:delText>:</w:delText>
          </w:r>
        </w:del>
      </w:ins>
    </w:p>
    <w:p w14:paraId="3048F6E8" w14:textId="77777777" w:rsidR="00837D11" w:rsidRPr="00E77497" w:rsidDel="00FC6066" w:rsidRDefault="00A019F2" w:rsidP="004429A2">
      <w:pPr>
        <w:pStyle w:val="SyntaxDefinition"/>
        <w:rPr>
          <w:ins w:id="18312" w:author="Rev 6 Allen Wirfs-Brock" w:date="2012-01-31T14:29:00Z"/>
          <w:del w:id="18313" w:author="Rev 7 Allen Wirfs-Brock" w:date="2012-04-24T18:13:00Z"/>
        </w:rPr>
      </w:pPr>
      <w:ins w:id="18314" w:author="Rev 6 Allen Wirfs-Brock" w:date="2012-01-31T14:33:00Z">
        <w:del w:id="18315" w:author="Rev 7 Allen Wirfs-Brock" w:date="2012-04-24T18:05:00Z">
          <w:r w:rsidRPr="00E77497" w:rsidDel="00FC6066">
            <w:delText>BindingPattern</w:delText>
          </w:r>
        </w:del>
      </w:ins>
      <w:ins w:id="18316" w:author="Rev 6 Allen Wirfs-Brock" w:date="2012-01-31T14:29:00Z">
        <w:del w:id="18317" w:author="Rev 7 Allen Wirfs-Brock" w:date="2012-04-24T18:05:00Z">
          <w:r w:rsidR="004708DF" w:rsidDel="00FC6066">
            <w:rPr>
              <w:rFonts w:ascii="Courier New" w:hAnsi="Courier New"/>
              <w:b/>
              <w:i w:val="0"/>
            </w:rPr>
            <w:br/>
          </w:r>
        </w:del>
      </w:ins>
      <w:ins w:id="18318" w:author="Rev 6 Allen Wirfs-Brock" w:date="2012-01-31T14:32:00Z">
        <w:del w:id="18319" w:author="Rev 7 Allen Wirfs-Brock" w:date="2012-04-24T18:03:00Z">
          <w:r w:rsidRPr="00E77497" w:rsidDel="004429A2">
            <w:delText>VariableDeclaration</w:delText>
          </w:r>
        </w:del>
      </w:ins>
      <w:ins w:id="18320" w:author="Rev 6 Allen Wirfs-Brock" w:date="2012-01-31T14:34:00Z">
        <w:del w:id="18321" w:author="Rev 7 Allen Wirfs-Brock" w:date="2012-04-24T18:03:00Z">
          <w:r w:rsidDel="004429A2">
            <w:delText>NoIn</w:delText>
          </w:r>
        </w:del>
      </w:ins>
    </w:p>
    <w:p w14:paraId="7A34DF6B" w14:textId="77777777" w:rsidR="003B6A66" w:rsidRPr="00E77497" w:rsidRDefault="003B6A66" w:rsidP="003B6A66">
      <w:pPr>
        <w:pStyle w:val="SyntaxRule"/>
        <w:rPr>
          <w:ins w:id="18322" w:author="Rev 6 Allen Wirfs-Brock" w:date="2012-01-26T16:54:00Z"/>
        </w:rPr>
      </w:pPr>
      <w:ins w:id="18323" w:author="Rev 6 Allen Wirfs-Brock" w:date="2012-01-26T16:54:00Z">
        <w:r>
          <w:t>For</w:t>
        </w:r>
        <w:r w:rsidRPr="00E77497">
          <w:t xml:space="preserve">Declaration </w:t>
        </w:r>
        <w:r w:rsidRPr="00E77497">
          <w:rPr>
            <w:rFonts w:ascii="Arial" w:hAnsi="Arial"/>
            <w:b/>
            <w:i w:val="0"/>
          </w:rPr>
          <w:t>:</w:t>
        </w:r>
      </w:ins>
    </w:p>
    <w:p w14:paraId="596C1477" w14:textId="77777777" w:rsidR="00B52BAA" w:rsidRDefault="000F5543" w:rsidP="00323ECD">
      <w:pPr>
        <w:pStyle w:val="SyntaxDefinition"/>
        <w:rPr>
          <w:ins w:id="18324" w:author="Rev 6 Allen Wirfs-Brock" w:date="2012-01-26T16:34:00Z"/>
        </w:rPr>
      </w:pPr>
      <w:ins w:id="18325" w:author="Rev 6 Allen Wirfs-Brock" w:date="2012-02-26T13:31:00Z">
        <w:r w:rsidRPr="00E77497">
          <w:t>Let</w:t>
        </w:r>
        <w:r>
          <w:t xml:space="preserve">OrConst  </w:t>
        </w:r>
      </w:ins>
      <w:ins w:id="18326" w:author="Rev 6 Allen Wirfs-Brock" w:date="2012-01-31T13:19:00Z">
        <w:r w:rsidR="00D54263">
          <w:t>For</w:t>
        </w:r>
      </w:ins>
      <w:ins w:id="18327" w:author="Rev 6 Allen Wirfs-Brock" w:date="2012-01-26T16:54:00Z">
        <w:r w:rsidR="003B6A66" w:rsidRPr="00E77497">
          <w:t xml:space="preserve">Binding </w:t>
        </w:r>
      </w:ins>
    </w:p>
    <w:p w14:paraId="2259F82B" w14:textId="77777777" w:rsidR="00837D11" w:rsidRDefault="00837D11" w:rsidP="007C32C2">
      <w:pPr>
        <w:pStyle w:val="Note"/>
        <w:rPr>
          <w:ins w:id="18328" w:author="Rev 7 Allen Wirfs-Brock" w:date="2012-04-12T17:46:00Z"/>
        </w:rPr>
      </w:pPr>
      <w:ins w:id="18329" w:author="Rev 7 Allen Wirfs-Brock" w:date="2012-04-12T17:47:00Z">
        <w:r>
          <w:t>NOTE 1</w:t>
        </w:r>
        <w:r>
          <w:tab/>
        </w:r>
        <w:r w:rsidRPr="007C32C2">
          <w:rPr>
            <w:rFonts w:ascii="Times New Roman" w:hAnsi="Times New Roman"/>
            <w:i/>
          </w:rPr>
          <w:t>ForBinding</w:t>
        </w:r>
        <w:r>
          <w:t xml:space="preserve"> is defined in 11.1.4.2.</w:t>
        </w:r>
      </w:ins>
    </w:p>
    <w:p w14:paraId="7092426A" w14:textId="77777777" w:rsidR="00D54263" w:rsidRPr="00837D11" w:rsidDel="00837D11" w:rsidRDefault="00D54263" w:rsidP="00D54263">
      <w:pPr>
        <w:pStyle w:val="SyntaxRule"/>
        <w:rPr>
          <w:ins w:id="18330" w:author="Rev 6 Allen Wirfs-Brock" w:date="2012-01-31T13:20:00Z"/>
          <w:del w:id="18331" w:author="Rev 7 Allen Wirfs-Brock" w:date="2012-04-12T17:44:00Z"/>
          <w:rFonts w:ascii="Arial" w:hAnsi="Arial" w:cs="Arial"/>
          <w:sz w:val="18"/>
          <w:szCs w:val="18"/>
          <w:rPrChange w:id="18332" w:author="Rev 7 Allen Wirfs-Brock" w:date="2012-04-12T17:48:00Z">
            <w:rPr>
              <w:ins w:id="18333" w:author="Rev 6 Allen Wirfs-Brock" w:date="2012-01-31T13:20:00Z"/>
              <w:del w:id="18334" w:author="Rev 7 Allen Wirfs-Brock" w:date="2012-04-12T17:44:00Z"/>
            </w:rPr>
          </w:rPrChange>
        </w:rPr>
      </w:pPr>
      <w:ins w:id="18335" w:author="Rev 6 Allen Wirfs-Brock" w:date="2012-01-31T13:20:00Z">
        <w:del w:id="18336" w:author="Rev 7 Allen Wirfs-Brock" w:date="2012-04-12T17:44:00Z">
          <w:r w:rsidRPr="007C32C2" w:rsidDel="00837D11">
            <w:rPr>
              <w:rFonts w:ascii="Arial" w:hAnsi="Arial" w:cs="Arial"/>
              <w:sz w:val="18"/>
              <w:szCs w:val="18"/>
            </w:rPr>
            <w:delText xml:space="preserve">ForBinding </w:delText>
          </w:r>
          <w:r w:rsidRPr="007C32C2" w:rsidDel="00837D11">
            <w:rPr>
              <w:rFonts w:ascii="Arial" w:hAnsi="Arial" w:cs="Arial"/>
              <w:b/>
              <w:i w:val="0"/>
              <w:sz w:val="18"/>
              <w:szCs w:val="18"/>
            </w:rPr>
            <w:delText>:</w:delText>
          </w:r>
        </w:del>
      </w:ins>
    </w:p>
    <w:p w14:paraId="360AD093" w14:textId="77777777" w:rsidR="00D54263" w:rsidRPr="007C32C2" w:rsidDel="00837D11" w:rsidRDefault="00D54263" w:rsidP="00D54263">
      <w:pPr>
        <w:pStyle w:val="SyntaxDefinition"/>
        <w:rPr>
          <w:ins w:id="18337" w:author="Rev 6 Allen Wirfs-Brock" w:date="2012-01-31T13:20:00Z"/>
          <w:del w:id="18338" w:author="Rev 7 Allen Wirfs-Brock" w:date="2012-04-12T17:44:00Z"/>
          <w:rFonts w:ascii="Arial" w:hAnsi="Arial" w:cs="Arial"/>
          <w:sz w:val="18"/>
          <w:szCs w:val="18"/>
        </w:rPr>
      </w:pPr>
      <w:ins w:id="18339" w:author="Rev 6 Allen Wirfs-Brock" w:date="2012-01-31T13:20:00Z">
        <w:del w:id="18340" w:author="Rev 7 Allen Wirfs-Brock" w:date="2012-04-12T17:44:00Z">
          <w:r w:rsidRPr="00837D11" w:rsidDel="00837D11">
            <w:rPr>
              <w:rFonts w:ascii="Arial" w:hAnsi="Arial" w:cs="Arial"/>
              <w:sz w:val="18"/>
              <w:szCs w:val="18"/>
              <w:rPrChange w:id="18341" w:author="Rev 7 Allen Wirfs-Brock" w:date="2012-04-12T17:48:00Z">
                <w:rPr/>
              </w:rPrChange>
            </w:rPr>
            <w:delText>BindingIdentifier</w:delText>
          </w:r>
          <w:r w:rsidRPr="007C32C2" w:rsidDel="00837D11">
            <w:rPr>
              <w:rFonts w:ascii="Arial" w:hAnsi="Arial" w:cs="Arial"/>
              <w:b/>
              <w:i w:val="0"/>
              <w:sz w:val="18"/>
              <w:szCs w:val="18"/>
            </w:rPr>
            <w:br/>
          </w:r>
          <w:r w:rsidRPr="007C32C2" w:rsidDel="00837D11">
            <w:rPr>
              <w:rFonts w:ascii="Arial" w:hAnsi="Arial" w:cs="Arial"/>
              <w:sz w:val="18"/>
              <w:szCs w:val="18"/>
            </w:rPr>
            <w:delText xml:space="preserve">BindingPattern  </w:delText>
          </w:r>
        </w:del>
      </w:ins>
    </w:p>
    <w:p w14:paraId="57F058D0" w14:textId="77777777" w:rsidR="00345F94" w:rsidRPr="00837D11" w:rsidRDefault="00345F94" w:rsidP="00542A4C">
      <w:pPr>
        <w:rPr>
          <w:ins w:id="18342" w:author="Rev 6 Allen Wirfs-Brock" w:date="2012-02-27T16:47:00Z"/>
          <w:rFonts w:cs="Arial"/>
          <w:sz w:val="18"/>
          <w:szCs w:val="18"/>
        </w:rPr>
      </w:pPr>
      <w:commentRangeStart w:id="18343"/>
      <w:ins w:id="18344" w:author="Rev 6 Allen Wirfs-Brock" w:date="2012-02-27T16:47:00Z">
        <w:r w:rsidRPr="00837D11">
          <w:rPr>
            <w:rFonts w:cs="Arial"/>
            <w:sz w:val="18"/>
            <w:szCs w:val="18"/>
          </w:rPr>
          <w:t>NOTE</w:t>
        </w:r>
      </w:ins>
      <w:ins w:id="18345" w:author="Rev 7 Allen Wirfs-Brock" w:date="2012-04-12T17:47:00Z">
        <w:r w:rsidR="00837D11" w:rsidRPr="00837D11">
          <w:rPr>
            <w:rFonts w:cs="Arial"/>
            <w:sz w:val="18"/>
            <w:szCs w:val="18"/>
          </w:rPr>
          <w:t xml:space="preserve"> 2</w:t>
        </w:r>
      </w:ins>
      <w:ins w:id="18346" w:author="Rev 6 Allen Wirfs-Brock" w:date="2012-02-27T16:47:00Z">
        <w:r w:rsidRPr="00837D11">
          <w:rPr>
            <w:rFonts w:cs="Arial"/>
            <w:sz w:val="18"/>
            <w:szCs w:val="18"/>
          </w:rPr>
          <w:tab/>
          <w:t xml:space="preserve">A semicolon is not required after a </w:t>
        </w:r>
        <w:r w:rsidRPr="00837D11">
          <w:rPr>
            <w:rFonts w:ascii="Courier New" w:hAnsi="Courier New" w:cs="Courier New"/>
            <w:b/>
            <w:sz w:val="18"/>
            <w:szCs w:val="18"/>
          </w:rPr>
          <w:t>do-while</w:t>
        </w:r>
        <w:r w:rsidRPr="00837D11">
          <w:rPr>
            <w:rFonts w:cs="Arial"/>
            <w:sz w:val="18"/>
            <w:szCs w:val="18"/>
          </w:rPr>
          <w:t xml:space="preserve"> statement</w:t>
        </w:r>
      </w:ins>
      <w:ins w:id="18347" w:author="Rev 6 Allen Wirfs-Brock" w:date="2012-02-27T16:49:00Z">
        <w:r w:rsidRPr="00837D11">
          <w:rPr>
            <w:rFonts w:cs="Arial"/>
            <w:sz w:val="18"/>
            <w:szCs w:val="18"/>
          </w:rPr>
          <w:t xml:space="preserve">. </w:t>
        </w:r>
      </w:ins>
      <w:commentRangeEnd w:id="18343"/>
      <w:ins w:id="18348" w:author="Rev 6 Allen Wirfs-Brock" w:date="2012-02-27T16:50:00Z">
        <w:r w:rsidRPr="007C32C2">
          <w:rPr>
            <w:rStyle w:val="af3"/>
            <w:rFonts w:cs="Arial"/>
            <w:sz w:val="18"/>
            <w:szCs w:val="18"/>
          </w:rPr>
          <w:commentReference w:id="18343"/>
        </w:r>
      </w:ins>
    </w:p>
    <w:p w14:paraId="3A8C135B" w14:textId="77777777" w:rsidR="00491BC9" w:rsidRPr="00491BC9" w:rsidRDefault="00470F92" w:rsidP="00491BC9">
      <w:pPr>
        <w:keepNext/>
        <w:rPr>
          <w:ins w:id="18349" w:author="Rev 8 Allen Wirfs-Brock" w:date="2012-06-14T15:02:00Z"/>
          <w:rFonts w:ascii="Helvetica" w:hAnsi="Helvetica"/>
          <w:b/>
          <w:spacing w:val="6"/>
        </w:rPr>
      </w:pPr>
      <w:ins w:id="18350" w:author="Rev 8 Allen Wirfs-Brock" w:date="2012-06-14T15:02:00Z">
        <w:r w:rsidRPr="00E77497">
          <w:t>Runtime Semantics</w:t>
        </w:r>
      </w:ins>
    </w:p>
    <w:p w14:paraId="2ACF6433" w14:textId="77777777" w:rsidR="00542A4C" w:rsidRDefault="00470F92" w:rsidP="00542A4C">
      <w:pPr>
        <w:rPr>
          <w:ins w:id="18351" w:author="Rev 6 Allen Wirfs-Brock" w:date="2012-02-25T09:47:00Z"/>
        </w:rPr>
      </w:pPr>
      <w:ins w:id="18352" w:author="Rev 8 Allen Wirfs-Brock" w:date="2012-06-14T15:04:00Z">
        <w:del w:id="18353" w:author="Rev 9 Allen Wirfs-Brock" w:date="2012-07-08T14:34:00Z">
          <w:r w:rsidDel="00491BC9">
            <w:delText xml:space="preserve">Within the </w:delText>
          </w:r>
          <w:r w:rsidRPr="00572A2F" w:rsidDel="00491BC9">
            <w:rPr>
              <w:rFonts w:ascii="Times New Roman" w:hAnsi="Times New Roman"/>
              <w:i/>
            </w:rPr>
            <w:delText>Statement</w:delText>
          </w:r>
          <w:r w:rsidDel="00491BC9">
            <w:delText xml:space="preserve"> part of an </w:delText>
          </w:r>
          <w:r w:rsidRPr="00572A2F" w:rsidDel="00491BC9">
            <w:rPr>
              <w:rFonts w:ascii="Times New Roman" w:hAnsi="Times New Roman"/>
              <w:i/>
            </w:rPr>
            <w:delText>IterationStatement</w:delText>
          </w:r>
          <w:r w:rsidDel="00491BC9">
            <w:delText xml:space="preserve"> a </w:delText>
          </w:r>
        </w:del>
      </w:ins>
      <w:ins w:id="18354" w:author="Rev 8 Allen Wirfs-Brock" w:date="2012-06-14T15:05:00Z">
        <w:del w:id="18355" w:author="Rev 9 Allen Wirfs-Brock" w:date="2012-07-08T14:34:00Z">
          <w:r w:rsidRPr="00572A2F" w:rsidDel="00491BC9">
            <w:rPr>
              <w:rFonts w:ascii="Times New Roman" w:hAnsi="Times New Roman"/>
              <w:i/>
            </w:rPr>
            <w:delText>ContinueStatement</w:delText>
          </w:r>
          <w:r w:rsidDel="00491BC9">
            <w:delText xml:space="preserve"> may be used be begin a new iterations. </w:delText>
          </w:r>
        </w:del>
        <w:del w:id="18356" w:author="Rev 9 Allen Wirfs-Brock" w:date="2012-07-08T14:32:00Z">
          <w:r w:rsidDel="00491BC9">
            <w:delText>This semantics is defined using t</w:delText>
          </w:r>
        </w:del>
      </w:ins>
      <w:ins w:id="18357" w:author="Rev 9 Allen Wirfs-Brock" w:date="2012-07-08T14:32:00Z">
        <w:r w:rsidR="00491BC9">
          <w:t>T</w:t>
        </w:r>
      </w:ins>
      <w:ins w:id="18358" w:author="Rev 8 Allen Wirfs-Brock" w:date="2012-06-14T15:05:00Z">
        <w:r>
          <w:t>he</w:t>
        </w:r>
      </w:ins>
      <w:ins w:id="18359" w:author="Rev 6 Allen Wirfs-Brock" w:date="2012-02-25T09:47:00Z">
        <w:del w:id="18360" w:author="Rev 8 Allen Wirfs-Brock" w:date="2012-06-14T15:05:00Z">
          <w:r w:rsidR="00542A4C" w:rsidDel="00470F92">
            <w:delText>The</w:delText>
          </w:r>
        </w:del>
        <w:r w:rsidR="00542A4C">
          <w:t xml:space="preserve"> abstract operation </w:t>
        </w:r>
      </w:ins>
      <w:ins w:id="18361" w:author="Rev 6 Allen Wirfs-Brock" w:date="2012-02-25T09:55:00Z">
        <w:del w:id="18362" w:author="Rev 7 Allen Wirfs-Brock" w:date="2012-04-25T08:01:00Z">
          <w:r w:rsidR="00542A4C" w:rsidRPr="007C32C2" w:rsidDel="007C32C2">
            <w:rPr>
              <w:rFonts w:ascii="Times New Roman" w:hAnsi="Times New Roman"/>
            </w:rPr>
            <w:delText>l</w:delText>
          </w:r>
        </w:del>
        <w:del w:id="18363" w:author="Rev 7 Allen Wirfs-Brock" w:date="2012-04-25T08:04:00Z">
          <w:r w:rsidR="00542A4C" w:rsidRPr="007C32C2" w:rsidDel="007C32C2">
            <w:rPr>
              <w:rFonts w:ascii="Times New Roman" w:hAnsi="Times New Roman"/>
            </w:rPr>
            <w:delText>oopContinues</w:delText>
          </w:r>
        </w:del>
      </w:ins>
      <w:ins w:id="18364" w:author="Rev 7 Allen Wirfs-Brock" w:date="2012-04-25T08:04:00Z">
        <w:r w:rsidR="007C32C2">
          <w:rPr>
            <w:rFonts w:ascii="Times New Roman" w:hAnsi="Times New Roman"/>
          </w:rPr>
          <w:t>LoopContinues</w:t>
        </w:r>
      </w:ins>
      <w:ins w:id="18365" w:author="Rev 6 Allen Wirfs-Brock" w:date="2012-02-25T09:47:00Z">
        <w:r w:rsidR="00542A4C">
          <w:t xml:space="preserve"> with arguments </w:t>
        </w:r>
      </w:ins>
      <w:ins w:id="18366" w:author="Rev 6 Allen Wirfs-Brock" w:date="2012-02-26T11:37:00Z">
        <w:r w:rsidR="00526AEF">
          <w:rPr>
            <w:rFonts w:ascii="Times New Roman" w:hAnsi="Times New Roman"/>
            <w:i/>
          </w:rPr>
          <w:t>c</w:t>
        </w:r>
      </w:ins>
      <w:ins w:id="18367" w:author="Rev 6 Allen Wirfs-Brock" w:date="2012-02-25T09:47:00Z">
        <w:r w:rsidR="00542A4C" w:rsidRPr="00542A4C">
          <w:rPr>
            <w:rFonts w:ascii="Times New Roman" w:hAnsi="Times New Roman"/>
            <w:i/>
          </w:rPr>
          <w:t>ompletion</w:t>
        </w:r>
        <w:r w:rsidR="00542A4C">
          <w:t xml:space="preserve"> and </w:t>
        </w:r>
      </w:ins>
      <w:ins w:id="18368" w:author="Rev 6 Allen Wirfs-Brock" w:date="2012-02-25T09:48:00Z">
        <w:r w:rsidR="00542A4C" w:rsidRPr="00470F92">
          <w:rPr>
            <w:rFonts w:ascii="Times New Roman" w:hAnsi="Times New Roman"/>
            <w:i/>
          </w:rPr>
          <w:t>labelSet</w:t>
        </w:r>
        <w:r w:rsidR="00542A4C">
          <w:t xml:space="preserve"> is defined by the following step:</w:t>
        </w:r>
      </w:ins>
    </w:p>
    <w:p w14:paraId="7143BFB5" w14:textId="77777777" w:rsidR="00526AEF" w:rsidRDefault="00526AEF" w:rsidP="00724A70">
      <w:pPr>
        <w:pStyle w:val="Alg3"/>
        <w:numPr>
          <w:ilvl w:val="0"/>
          <w:numId w:val="118"/>
        </w:numPr>
        <w:rPr>
          <w:ins w:id="18369" w:author="Rev 6 Allen Wirfs-Brock" w:date="2012-02-26T11:36:00Z"/>
        </w:rPr>
      </w:pPr>
      <w:ins w:id="18370" w:author="Rev 6 Allen Wirfs-Brock" w:date="2012-02-26T11:37:00Z">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ins>
    </w:p>
    <w:p w14:paraId="4F1E7206" w14:textId="77777777" w:rsidR="00B741A1" w:rsidRPr="00E77497" w:rsidRDefault="00B741A1" w:rsidP="00724A70">
      <w:pPr>
        <w:pStyle w:val="Alg3"/>
        <w:numPr>
          <w:ilvl w:val="0"/>
          <w:numId w:val="118"/>
        </w:numPr>
        <w:rPr>
          <w:ins w:id="18371" w:author="Rev 6 Allen Wirfs-Brock" w:date="2012-02-25T09:46:00Z"/>
        </w:rPr>
      </w:pPr>
      <w:ins w:id="18372" w:author="Rev 6 Allen Wirfs-Brock" w:date="2012-02-25T09:46:00Z">
        <w:r w:rsidRPr="00E77497">
          <w:t xml:space="preserve">If </w:t>
        </w:r>
      </w:ins>
      <w:ins w:id="18373" w:author="Rev 6 Allen Wirfs-Brock" w:date="2012-02-26T11:37:00Z">
        <w:r w:rsidR="00526AEF">
          <w:rPr>
            <w:i/>
          </w:rPr>
          <w:t>c</w:t>
        </w:r>
        <w:r w:rsidR="00526AEF" w:rsidRPr="00542A4C">
          <w:rPr>
            <w:i/>
          </w:rPr>
          <w:t>ompletion</w:t>
        </w:r>
      </w:ins>
      <w:ins w:id="18374" w:author="Rev 6 Allen Wirfs-Brock" w:date="2012-02-25T09:46:00Z">
        <w:r w:rsidRPr="00E77497">
          <w:t>.</w:t>
        </w:r>
        <w:r>
          <w:t>[[</w:t>
        </w:r>
        <w:r w:rsidRPr="00E77497">
          <w:t>type</w:t>
        </w:r>
        <w:r>
          <w:t>]]</w:t>
        </w:r>
        <w:r w:rsidRPr="00E77497">
          <w:t xml:space="preserve"> is not </w:t>
        </w:r>
        <w:r w:rsidRPr="00E77497">
          <w:rPr>
            <w:rFonts w:ascii="Arial" w:hAnsi="Arial" w:cs="Arial"/>
          </w:rPr>
          <w:t>continue</w:t>
        </w:r>
        <w:r w:rsidRPr="00E77497">
          <w:t>, then</w:t>
        </w:r>
      </w:ins>
      <w:ins w:id="18375" w:author="Rev 6 Allen Wirfs-Brock" w:date="2012-02-25T09:57:00Z">
        <w:r w:rsidR="00724A70">
          <w:t xml:space="preserve"> return </w:t>
        </w:r>
        <w:r w:rsidR="00724A70" w:rsidRPr="00B814B6">
          <w:rPr>
            <w:b/>
          </w:rPr>
          <w:t>false</w:t>
        </w:r>
        <w:r w:rsidR="00724A70">
          <w:t>.</w:t>
        </w:r>
      </w:ins>
    </w:p>
    <w:p w14:paraId="5E091FFA" w14:textId="77777777" w:rsidR="00542A4C" w:rsidRDefault="00724A70" w:rsidP="00724A70">
      <w:pPr>
        <w:pStyle w:val="Alg3"/>
        <w:numPr>
          <w:ilvl w:val="0"/>
          <w:numId w:val="118"/>
        </w:numPr>
        <w:rPr>
          <w:ins w:id="18376" w:author="Rev 6 Allen Wirfs-Brock" w:date="2012-02-25T09:53:00Z"/>
        </w:rPr>
      </w:pPr>
      <w:ins w:id="18377" w:author="Rev 6 Allen Wirfs-Brock" w:date="2012-02-25T09:58:00Z">
        <w:r>
          <w:t xml:space="preserve">If </w:t>
        </w:r>
      </w:ins>
      <w:ins w:id="18378" w:author="Rev 6 Allen Wirfs-Brock" w:date="2012-02-26T11:37:00Z">
        <w:r w:rsidR="00526AEF">
          <w:rPr>
            <w:i/>
          </w:rPr>
          <w:t>c</w:t>
        </w:r>
        <w:r w:rsidR="00526AEF" w:rsidRPr="00542A4C">
          <w:rPr>
            <w:i/>
          </w:rPr>
          <w:t>ompletion</w:t>
        </w:r>
      </w:ins>
      <w:ins w:id="18379" w:author="Rev 6 Allen Wirfs-Brock" w:date="2012-02-25T09:58:00Z">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ins>
    </w:p>
    <w:p w14:paraId="1F1CA4D2" w14:textId="77777777" w:rsidR="00724A70" w:rsidRDefault="00724A70" w:rsidP="00724A70">
      <w:pPr>
        <w:pStyle w:val="Alg3"/>
        <w:numPr>
          <w:ilvl w:val="0"/>
          <w:numId w:val="118"/>
        </w:numPr>
        <w:rPr>
          <w:ins w:id="18380" w:author="Rev 6 Allen Wirfs-Brock" w:date="2012-02-25T09:59:00Z"/>
        </w:rPr>
      </w:pPr>
      <w:ins w:id="18381" w:author="Rev 6 Allen Wirfs-Brock" w:date="2012-02-25T09:59:00Z">
        <w:r>
          <w:t xml:space="preserve">If </w:t>
        </w:r>
      </w:ins>
      <w:ins w:id="18382" w:author="Rev 6 Allen Wirfs-Brock" w:date="2012-02-26T11:37:00Z">
        <w:r w:rsidR="00526AEF">
          <w:rPr>
            <w:i/>
          </w:rPr>
          <w:t>c</w:t>
        </w:r>
        <w:r w:rsidR="00526AEF" w:rsidRPr="00542A4C">
          <w:rPr>
            <w:i/>
          </w:rPr>
          <w:t>ompletion</w:t>
        </w:r>
      </w:ins>
      <w:ins w:id="18383" w:author="Rev 6 Allen Wirfs-Brock" w:date="2012-02-25T09:59:00Z">
        <w:r w:rsidRPr="00E77497">
          <w:t>.</w:t>
        </w:r>
        <w:r>
          <w:t xml:space="preserve">[[target]] is an element of </w:t>
        </w:r>
        <w:r w:rsidRPr="00724A70">
          <w:rPr>
            <w:i/>
          </w:rPr>
          <w:t>labelSet</w:t>
        </w:r>
        <w:r w:rsidRPr="00E77497">
          <w:t>, then</w:t>
        </w:r>
        <w:r>
          <w:t xml:space="preserve"> return </w:t>
        </w:r>
        <w:r w:rsidRPr="00B814B6">
          <w:rPr>
            <w:b/>
          </w:rPr>
          <w:t>true</w:t>
        </w:r>
        <w:r>
          <w:t>.</w:t>
        </w:r>
      </w:ins>
    </w:p>
    <w:p w14:paraId="28EBCE74" w14:textId="77777777" w:rsidR="00B741A1" w:rsidRPr="00E77497" w:rsidRDefault="00542A4C" w:rsidP="00724A70">
      <w:pPr>
        <w:pStyle w:val="Alg3"/>
        <w:numPr>
          <w:ilvl w:val="0"/>
          <w:numId w:val="118"/>
        </w:numPr>
        <w:spacing w:after="240"/>
        <w:rPr>
          <w:ins w:id="18384" w:author="Rev 6 Allen Wirfs-Brock" w:date="2012-02-25T09:46:00Z"/>
        </w:rPr>
      </w:pPr>
      <w:ins w:id="18385" w:author="Rev 6 Allen Wirfs-Brock" w:date="2012-02-25T09:53:00Z">
        <w:r>
          <w:t xml:space="preserve">Return </w:t>
        </w:r>
        <w:r w:rsidRPr="00B814B6">
          <w:rPr>
            <w:b/>
          </w:rPr>
          <w:t>false</w:t>
        </w:r>
      </w:ins>
      <w:ins w:id="18386" w:author="Rev 6 Allen Wirfs-Brock" w:date="2012-02-25T09:46:00Z">
        <w:r w:rsidR="00B741A1" w:rsidRPr="00E77497">
          <w:t>.</w:t>
        </w:r>
      </w:ins>
    </w:p>
    <w:p w14:paraId="795BFA86" w14:textId="77777777" w:rsidR="00491BC9" w:rsidRDefault="00491BC9" w:rsidP="00491BC9">
      <w:pPr>
        <w:pStyle w:val="Note"/>
        <w:rPr>
          <w:ins w:id="18387" w:author="Rev 9 Allen Wirfs-Brock" w:date="2012-07-08T14:34:00Z"/>
        </w:rPr>
        <w:pPrChange w:id="18388" w:author="Rev 9 Allen Wirfs-Brock" w:date="2012-07-08T14:34:00Z">
          <w:pPr>
            <w:pStyle w:val="30"/>
            <w:numPr>
              <w:ilvl w:val="0"/>
              <w:numId w:val="0"/>
            </w:numPr>
          </w:pPr>
        </w:pPrChange>
      </w:pPr>
      <w:ins w:id="18389" w:author="Rev 9 Allen Wirfs-Brock" w:date="2012-07-08T14:34:00Z">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be begin a new iterations.</w:t>
        </w:r>
      </w:ins>
    </w:p>
    <w:p w14:paraId="58A6E455" w14:textId="77777777" w:rsidR="004C02EF" w:rsidRPr="00E77497" w:rsidRDefault="004C02EF" w:rsidP="003A4B22">
      <w:pPr>
        <w:pStyle w:val="30"/>
        <w:numPr>
          <w:ilvl w:val="0"/>
          <w:numId w:val="0"/>
        </w:numPr>
      </w:pPr>
      <w:bookmarkStart w:id="18390" w:name="_Toc329528814"/>
      <w:r w:rsidRPr="00E77497">
        <w:t>12.6.1</w:t>
      </w:r>
      <w:r w:rsidRPr="00E77497">
        <w:tab/>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18282"/>
      <w:bookmarkEnd w:id="18283"/>
      <w:bookmarkEnd w:id="18284"/>
      <w:bookmarkEnd w:id="18285"/>
      <w:bookmarkEnd w:id="18286"/>
      <w:bookmarkEnd w:id="18287"/>
      <w:bookmarkEnd w:id="18288"/>
      <w:r w:rsidRPr="00E77497">
        <w:t>t</w:t>
      </w:r>
      <w:bookmarkEnd w:id="18305"/>
      <w:bookmarkEnd w:id="18306"/>
      <w:bookmarkEnd w:id="18307"/>
      <w:bookmarkEnd w:id="18308"/>
      <w:bookmarkEnd w:id="18309"/>
      <w:bookmarkEnd w:id="18390"/>
    </w:p>
    <w:p w14:paraId="15928240" w14:textId="77777777" w:rsidR="004D5676" w:rsidRPr="00E77497" w:rsidRDefault="004D5676" w:rsidP="004D5676">
      <w:pPr>
        <w:rPr>
          <w:ins w:id="18391" w:author="Rev 4 Allen Wirfs-Brock" w:date="2011-10-15T18:40:00Z"/>
          <w:rFonts w:ascii="Helvetica" w:hAnsi="Helvetica"/>
          <w:b/>
        </w:rPr>
      </w:pPr>
      <w:ins w:id="18392" w:author="Rev 4 Allen Wirfs-Brock" w:date="2011-10-15T18:40:00Z">
        <w:r w:rsidRPr="00E77497">
          <w:rPr>
            <w:rFonts w:ascii="Helvetica" w:hAnsi="Helvetica"/>
            <w:b/>
          </w:rPr>
          <w:t xml:space="preserve">Static Semantics:  </w:t>
        </w:r>
        <w:r w:rsidRPr="00E77497">
          <w:rPr>
            <w:rFonts w:ascii="Helvetica" w:hAnsi="Helvetica"/>
            <w:b/>
            <w:lang w:eastAsia="en-US"/>
          </w:rPr>
          <w:t>VarDeclaredNames</w:t>
        </w:r>
      </w:ins>
    </w:p>
    <w:p w14:paraId="309B7DE9" w14:textId="77777777" w:rsidR="00A04A9C" w:rsidRPr="00E77497" w:rsidRDefault="00F460AA" w:rsidP="00A04A9C">
      <w:pPr>
        <w:jc w:val="left"/>
        <w:rPr>
          <w:ins w:id="18393" w:author="Rev 3 Allen Wirfs-Brock" w:date="2011-09-02T11:04:00Z"/>
        </w:rPr>
      </w:pPr>
      <w:ins w:id="18394"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ins w:id="18395" w:author="Rev 3 Allen Wirfs-Brock" w:date="2011-09-02T11:04:00Z">
        <w:del w:id="18396" w:author="Rev 4 Allen Wirfs-Brock" w:date="2011-10-15T18:40:00Z">
          <w:r w:rsidR="00A04A9C" w:rsidRPr="00E77497" w:rsidDel="004D5676">
            <w:delText xml:space="preserve">The VarDeclaredNames of the production  </w:delText>
          </w:r>
        </w:del>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r w:rsidR="00A04A9C" w:rsidRPr="00E77497">
          <w:t xml:space="preserve"> </w:t>
        </w:r>
        <w:r w:rsidR="00A04A9C" w:rsidRPr="00E77497">
          <w:rPr>
            <w:rFonts w:ascii="Times New Roman" w:hAnsi="Times New Roman"/>
            <w:i/>
          </w:rPr>
          <w:t xml:space="preserve"> </w:t>
        </w:r>
        <w:del w:id="18397" w:author="Rev 4 Allen Wirfs-Brock" w:date="2011-10-15T18:40:00Z">
          <w:r w:rsidR="00A04A9C" w:rsidRPr="00E77497" w:rsidDel="004D5676">
            <w:delText>is determined as follows:</w:delText>
          </w:r>
        </w:del>
      </w:ins>
    </w:p>
    <w:p w14:paraId="583A1102" w14:textId="77777777" w:rsidR="00A04A9C" w:rsidRPr="00E77497" w:rsidRDefault="00A04A9C" w:rsidP="00B34B48">
      <w:pPr>
        <w:pStyle w:val="Alg4"/>
        <w:numPr>
          <w:ilvl w:val="0"/>
          <w:numId w:val="477"/>
        </w:numPr>
        <w:spacing w:after="220"/>
        <w:contextualSpacing/>
        <w:rPr>
          <w:ins w:id="18398" w:author="Rev 3 Allen Wirfs-Brock" w:date="2011-09-02T11:04:00Z"/>
        </w:rPr>
      </w:pPr>
      <w:ins w:id="18399" w:author="Rev 3 Allen Wirfs-Brock" w:date="2011-09-02T11:04:00Z">
        <w:r w:rsidRPr="00E77497">
          <w:t xml:space="preserve">Return the VarDeclaredNames of </w:t>
        </w:r>
        <w:r w:rsidRPr="00E77497">
          <w:rPr>
            <w:i/>
          </w:rPr>
          <w:t>Statement</w:t>
        </w:r>
        <w:r w:rsidRPr="00E77497">
          <w:t>.</w:t>
        </w:r>
      </w:ins>
    </w:p>
    <w:p w14:paraId="46AB70DD" w14:textId="77777777" w:rsidR="004901F8" w:rsidRPr="00E77497" w:rsidRDefault="004901F8" w:rsidP="004901F8">
      <w:pPr>
        <w:pStyle w:val="40"/>
        <w:numPr>
          <w:ilvl w:val="0"/>
          <w:numId w:val="0"/>
        </w:numPr>
        <w:rPr>
          <w:ins w:id="18400" w:author="Rev 6 Allen Wirfs-Brock" w:date="2012-02-25T11:24:00Z"/>
        </w:rPr>
      </w:pPr>
      <w:ins w:id="18401" w:author="Rev 6 Allen Wirfs-Brock" w:date="2012-02-25T11:24:00Z">
        <w:r w:rsidRPr="00E77497">
          <w:t>Runtime Semantics</w:t>
        </w:r>
      </w:ins>
    </w:p>
    <w:p w14:paraId="3A15A0C8" w14:textId="77777777" w:rsidR="00B741A1" w:rsidRDefault="00B741A1" w:rsidP="00B741A1">
      <w:pPr>
        <w:keepNext/>
        <w:rPr>
          <w:ins w:id="18402" w:author="Rev 6 Allen Wirfs-Brock" w:date="2012-02-25T09:37:00Z"/>
          <w:rFonts w:ascii="Helvetica" w:hAnsi="Helvetica"/>
          <w:b/>
          <w:spacing w:val="6"/>
        </w:rPr>
      </w:pPr>
      <w:ins w:id="18403" w:author="Rev 6 Allen Wirfs-Brock" w:date="2012-02-25T09:37:00Z">
        <w:r w:rsidRPr="00E77497">
          <w:rPr>
            <w:rFonts w:ascii="Helvetica" w:hAnsi="Helvetica"/>
            <w:b/>
          </w:rPr>
          <w:t xml:space="preserve">Runtime Semantics: </w:t>
        </w:r>
        <w:r>
          <w:rPr>
            <w:rFonts w:ascii="Helvetica" w:hAnsi="Helvetica"/>
            <w:b/>
            <w:spacing w:val="6"/>
          </w:rPr>
          <w:t>Labelled Evaluation</w:t>
        </w:r>
      </w:ins>
    </w:p>
    <w:p w14:paraId="6AC5F1F8" w14:textId="77777777" w:rsidR="00B741A1" w:rsidRPr="00FA3203" w:rsidRDefault="00B741A1" w:rsidP="00B741A1">
      <w:pPr>
        <w:ind w:left="360"/>
        <w:rPr>
          <w:ins w:id="18404" w:author="Rev 6 Allen Wirfs-Brock" w:date="2012-02-25T09:37:00Z"/>
        </w:rPr>
      </w:pPr>
      <w:ins w:id="18405" w:author="Rev 6 Allen Wirfs-Brock" w:date="2012-02-25T09:3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46E0A4B7" w14:textId="77777777" w:rsidR="004D5676" w:rsidRPr="00E77497" w:rsidDel="00B741A1" w:rsidRDefault="004D5676" w:rsidP="004D5676">
      <w:pPr>
        <w:keepNext/>
        <w:rPr>
          <w:ins w:id="18406" w:author="Rev 4 Allen Wirfs-Brock" w:date="2011-10-15T18:40:00Z"/>
          <w:del w:id="18407" w:author="Rev 6 Allen Wirfs-Brock" w:date="2012-02-25T09:37:00Z"/>
          <w:rFonts w:ascii="Helvetica" w:hAnsi="Helvetica"/>
          <w:b/>
        </w:rPr>
      </w:pPr>
      <w:ins w:id="18408" w:author="Rev 4 Allen Wirfs-Brock" w:date="2011-10-15T18:40:00Z">
        <w:del w:id="18409" w:author="Rev 6 Allen Wirfs-Brock" w:date="2012-02-25T09:37:00Z">
          <w:r w:rsidRPr="00E77497" w:rsidDel="00B741A1">
            <w:rPr>
              <w:rFonts w:ascii="Helvetica" w:hAnsi="Helvetica"/>
              <w:b/>
            </w:rPr>
            <w:delText xml:space="preserve">Runtime Semantics: </w:delText>
          </w:r>
          <w:r w:rsidRPr="00E77497" w:rsidDel="00B741A1">
            <w:rPr>
              <w:rFonts w:ascii="Helvetica" w:hAnsi="Helvetica"/>
              <w:b/>
              <w:spacing w:val="6"/>
            </w:rPr>
            <w:delText>Evaluation</w:delText>
          </w:r>
        </w:del>
      </w:ins>
    </w:p>
    <w:p w14:paraId="331BD06E" w14:textId="77777777" w:rsidR="004C02EF" w:rsidRPr="00E77497" w:rsidRDefault="00F460AA" w:rsidP="004C02EF">
      <w:ins w:id="18410"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del w:id="18411" w:author="Rev 4 Allen Wirfs-Brock" w:date="2011-10-15T18:40:00Z">
        <w:r w:rsidR="004C02EF" w:rsidRPr="00E77497" w:rsidDel="004D5676">
          <w:delText xml:space="preserve">The production </w:delText>
        </w:r>
      </w:del>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r w:rsidR="004C02EF" w:rsidRPr="00E77497">
        <w:t xml:space="preserve"> </w:t>
      </w:r>
      <w:del w:id="18412" w:author="Rev 4 Allen Wirfs-Brock" w:date="2011-10-15T18:41:00Z">
        <w:r w:rsidR="004C02EF" w:rsidRPr="00E77497" w:rsidDel="004D5676">
          <w:delText>is evaluated as follows:</w:delText>
        </w:r>
      </w:del>
      <w:bookmarkStart w:id="18413" w:name="_Toc375031203"/>
      <w:bookmarkStart w:id="18414" w:name="_Toc381513717"/>
    </w:p>
    <w:p w14:paraId="4D17DE88" w14:textId="77777777" w:rsidR="004C02EF" w:rsidRPr="00E77497" w:rsidRDefault="004C02EF" w:rsidP="0027695A">
      <w:pPr>
        <w:pStyle w:val="Alg3"/>
        <w:numPr>
          <w:ilvl w:val="0"/>
          <w:numId w:val="683"/>
        </w:numPr>
      </w:pPr>
      <w:r w:rsidRPr="00E77497">
        <w:t xml:space="preserve">Let </w:t>
      </w:r>
      <w:r w:rsidRPr="00E77497">
        <w:rPr>
          <w:i/>
        </w:rPr>
        <w:t>V</w:t>
      </w:r>
      <w:r w:rsidRPr="00E77497">
        <w:t xml:space="preserve"> = </w:t>
      </w:r>
      <w:commentRangeStart w:id="18415"/>
      <w:del w:id="18416" w:author="Rev 6 Allen Wirfs-Brock" w:date="2012-02-18T12:15:00Z">
        <w:r w:rsidRPr="00F75D28" w:rsidDel="00BD5F8D">
          <w:rPr>
            <w:b/>
          </w:rPr>
          <w:delText>empty</w:delText>
        </w:r>
      </w:del>
      <w:ins w:id="18417" w:author="Rev 6 Allen Wirfs-Brock" w:date="2012-02-18T12:15:00Z">
        <w:r w:rsidR="00BD5F8D" w:rsidRPr="00F75D28">
          <w:rPr>
            <w:b/>
          </w:rPr>
          <w:t>undefined</w:t>
        </w:r>
        <w:commentRangeEnd w:id="18415"/>
        <w:r w:rsidR="00BD5F8D" w:rsidRPr="00F75D28">
          <w:rPr>
            <w:rStyle w:val="af3"/>
            <w:rFonts w:eastAsia="MS Mincho"/>
            <w:b/>
            <w:spacing w:val="0"/>
            <w:lang w:eastAsia="ja-JP"/>
          </w:rPr>
          <w:commentReference w:id="18415"/>
        </w:r>
      </w:ins>
      <w:r w:rsidRPr="00F75D28">
        <w:rPr>
          <w:b/>
        </w:rPr>
        <w:t>.</w:t>
      </w:r>
    </w:p>
    <w:p w14:paraId="27C0E7B1" w14:textId="77777777" w:rsidR="004C02EF" w:rsidRPr="00E77497" w:rsidDel="00724A70" w:rsidRDefault="004C02EF" w:rsidP="0027695A">
      <w:pPr>
        <w:pStyle w:val="Alg3"/>
        <w:numPr>
          <w:ilvl w:val="0"/>
          <w:numId w:val="683"/>
        </w:numPr>
        <w:rPr>
          <w:del w:id="18418" w:author="Rev 6 Allen Wirfs-Brock" w:date="2012-02-25T10:06:00Z"/>
        </w:rPr>
      </w:pPr>
      <w:del w:id="18419" w:author="Rev 6 Allen Wirfs-Brock" w:date="2012-02-25T10:06:00Z">
        <w:r w:rsidRPr="00E77497" w:rsidDel="00724A70">
          <w:delText xml:space="preserve">Let </w:delText>
        </w:r>
        <w:r w:rsidRPr="00E77497" w:rsidDel="00724A70">
          <w:rPr>
            <w:i/>
          </w:rPr>
          <w:delText>iterating</w:delText>
        </w:r>
        <w:r w:rsidRPr="00E77497" w:rsidDel="00724A70">
          <w:delText xml:space="preserve"> be </w:delText>
        </w:r>
        <w:r w:rsidRPr="00E77497" w:rsidDel="00724A70">
          <w:rPr>
            <w:b/>
          </w:rPr>
          <w:delText>true</w:delText>
        </w:r>
        <w:r w:rsidRPr="00E77497" w:rsidDel="00724A70">
          <w:delText>.</w:delText>
        </w:r>
      </w:del>
    </w:p>
    <w:p w14:paraId="2E853470" w14:textId="77777777" w:rsidR="004C02EF" w:rsidRPr="00E77497" w:rsidRDefault="004C02EF" w:rsidP="0027695A">
      <w:pPr>
        <w:pStyle w:val="Alg3"/>
        <w:numPr>
          <w:ilvl w:val="0"/>
          <w:numId w:val="683"/>
        </w:numPr>
      </w:pPr>
      <w:r w:rsidRPr="00E77497">
        <w:t>Repeat</w:t>
      </w:r>
      <w:del w:id="18420" w:author="Rev 6 Allen Wirfs-Brock" w:date="2012-02-25T10:06:00Z">
        <w:r w:rsidRPr="00E77497" w:rsidDel="00724A70">
          <w:delText>,</w:delText>
        </w:r>
      </w:del>
      <w:r w:rsidRPr="00E77497">
        <w:t xml:space="preserve"> </w:t>
      </w:r>
      <w:del w:id="18421" w:author="Rev 6 Allen Wirfs-Brock" w:date="2012-02-25T10:06:00Z">
        <w:r w:rsidRPr="00E77497" w:rsidDel="00724A70">
          <w:delText xml:space="preserve">while </w:delText>
        </w:r>
        <w:r w:rsidRPr="00E77497" w:rsidDel="00724A70">
          <w:rPr>
            <w:i/>
          </w:rPr>
          <w:delText>iterating</w:delText>
        </w:r>
        <w:r w:rsidRPr="00E77497" w:rsidDel="00724A70">
          <w:delText xml:space="preserve"> is </w:delText>
        </w:r>
        <w:r w:rsidRPr="00E77497" w:rsidDel="00724A70">
          <w:rPr>
            <w:b/>
          </w:rPr>
          <w:delText>true</w:delText>
        </w:r>
      </w:del>
    </w:p>
    <w:p w14:paraId="47397CF0" w14:textId="77777777"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14:paraId="037ACB46" w14:textId="77777777" w:rsidR="004C02EF" w:rsidRPr="00E77497" w:rsidRDefault="004C02EF" w:rsidP="0027695A">
      <w:pPr>
        <w:pStyle w:val="Alg3"/>
        <w:numPr>
          <w:ilvl w:val="1"/>
          <w:numId w:val="683"/>
        </w:numPr>
      </w:pPr>
      <w:r w:rsidRPr="00E77497">
        <w:t xml:space="preserve">If </w:t>
      </w:r>
      <w:r w:rsidRPr="00E77497">
        <w:rPr>
          <w:i/>
        </w:rPr>
        <w:t>stmt</w:t>
      </w:r>
      <w:r w:rsidRPr="00E77497">
        <w:t>.</w:t>
      </w:r>
      <w:ins w:id="18422" w:author="Rev 6 Allen Wirfs-Brock" w:date="2012-02-18T12:21:00Z">
        <w:r w:rsidR="00F75D28">
          <w:t>[[</w:t>
        </w:r>
      </w:ins>
      <w:r w:rsidRPr="00E77497">
        <w:t>value</w:t>
      </w:r>
      <w:ins w:id="18423" w:author="Rev 6 Allen Wirfs-Brock" w:date="2012-02-18T12:21:00Z">
        <w:r w:rsidR="00F75D28">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8424" w:author="Rev 6 Allen Wirfs-Brock" w:date="2012-02-18T12:22:00Z">
        <w:r w:rsidR="00F75D28">
          <w:t>[[</w:t>
        </w:r>
      </w:ins>
      <w:r w:rsidRPr="00E77497">
        <w:t>value</w:t>
      </w:r>
      <w:ins w:id="18425" w:author="Rev 6 Allen Wirfs-Brock" w:date="2012-02-18T12:22:00Z">
        <w:r w:rsidR="00F75D28">
          <w:t>]]</w:t>
        </w:r>
      </w:ins>
      <w:r w:rsidRPr="00E77497">
        <w:rPr>
          <w:i/>
        </w:rPr>
        <w:t>.</w:t>
      </w:r>
    </w:p>
    <w:p w14:paraId="18D4E5DE" w14:textId="77777777" w:rsidR="004C02EF" w:rsidRPr="00E77497" w:rsidDel="00724A70" w:rsidRDefault="004C02EF" w:rsidP="0027695A">
      <w:pPr>
        <w:pStyle w:val="Alg3"/>
        <w:numPr>
          <w:ilvl w:val="1"/>
          <w:numId w:val="683"/>
        </w:numPr>
        <w:rPr>
          <w:del w:id="18426" w:author="Rev 6 Allen Wirfs-Brock" w:date="2012-02-25T10:02:00Z"/>
        </w:rPr>
      </w:pPr>
      <w:del w:id="18427" w:author="Rev 6 Allen Wirfs-Brock" w:date="2012-02-25T10:02:00Z">
        <w:r w:rsidRPr="00E77497" w:rsidDel="00724A70">
          <w:delText xml:space="preserve">If </w:delText>
        </w:r>
        <w:r w:rsidRPr="00E77497" w:rsidDel="00724A70">
          <w:rPr>
            <w:i/>
          </w:rPr>
          <w:delText>stmt</w:delText>
        </w:r>
        <w:r w:rsidRPr="00E77497" w:rsidDel="00724A70">
          <w:delText xml:space="preserve">.type is not </w:delText>
        </w:r>
        <w:r w:rsidRPr="00E77497" w:rsidDel="00724A70">
          <w:rPr>
            <w:rFonts w:ascii="Arial" w:hAnsi="Arial" w:cs="Arial"/>
          </w:rPr>
          <w:delText>continue</w:delText>
        </w:r>
        <w:r w:rsidRPr="00E77497" w:rsidDel="00724A70">
          <w:delText xml:space="preserve"> </w:delText>
        </w:r>
      </w:del>
      <w:ins w:id="18428" w:author="Allen Wirfs-Brock rev2" w:date="2011-07-25T15:32:00Z">
        <w:del w:id="18429" w:author="Rev 6 Allen Wirfs-Brock" w:date="2012-02-25T10:02:00Z">
          <w:r w:rsidR="006B2955" w:rsidRPr="00E77497" w:rsidDel="00724A70">
            <w:delText>or</w:delText>
          </w:r>
        </w:del>
      </w:ins>
      <w:del w:id="18430" w:author="Rev 6 Allen Wirfs-Brock" w:date="2012-02-25T10:02:00Z">
        <w:r w:rsidRPr="00E77497" w:rsidDel="00724A70">
          <w:delText xml:space="preserve">|| </w:delText>
        </w:r>
        <w:r w:rsidRPr="00E77497" w:rsidDel="00724A70">
          <w:rPr>
            <w:i/>
          </w:rPr>
          <w:delText>stmt</w:delText>
        </w:r>
        <w:r w:rsidRPr="00E77497" w:rsidDel="00724A70">
          <w:delText xml:space="preserve">.target is not </w:delText>
        </w:r>
      </w:del>
      <w:del w:id="18431" w:author="Rev 6 Allen Wirfs-Brock" w:date="2012-02-23T18:16:00Z">
        <w:r w:rsidRPr="00E77497" w:rsidDel="00E94AC6">
          <w:delText>in the current label set</w:delText>
        </w:r>
      </w:del>
      <w:del w:id="18432" w:author="Rev 6 Allen Wirfs-Brock" w:date="2012-02-25T10:02:00Z">
        <w:r w:rsidRPr="00E77497" w:rsidDel="00724A70">
          <w:delText>, then</w:delText>
        </w:r>
      </w:del>
    </w:p>
    <w:p w14:paraId="3A833A49" w14:textId="77777777" w:rsidR="004C02EF" w:rsidRPr="00E77497" w:rsidDel="00B741A1" w:rsidRDefault="004C02EF">
      <w:pPr>
        <w:pStyle w:val="Alg3"/>
        <w:numPr>
          <w:ilvl w:val="2"/>
          <w:numId w:val="683"/>
        </w:numPr>
        <w:rPr>
          <w:del w:id="18433" w:author="Rev 6 Allen Wirfs-Brock" w:date="2012-02-25T09:40:00Z"/>
        </w:rPr>
        <w:pPrChange w:id="18434" w:author="Rev 6 Allen Wirfs-Brock" w:date="2012-02-25T10:06:00Z">
          <w:pPr>
            <w:pStyle w:val="Alg3"/>
            <w:numPr>
              <w:ilvl w:val="2"/>
              <w:numId w:val="118"/>
            </w:numPr>
            <w:tabs>
              <w:tab w:val="clear" w:pos="360"/>
              <w:tab w:val="num" w:pos="1800"/>
            </w:tabs>
            <w:ind w:left="1800"/>
          </w:pPr>
        </w:pPrChange>
      </w:pPr>
      <w:del w:id="18435" w:author="Rev 6 Allen Wirfs-Brock" w:date="2012-02-25T09:40:00Z">
        <w:r w:rsidRPr="00E77497" w:rsidDel="00B741A1">
          <w:delText xml:space="preserve">If </w:delText>
        </w:r>
        <w:r w:rsidRPr="00E77497" w:rsidDel="00B741A1">
          <w:rPr>
            <w:i/>
          </w:rPr>
          <w:delText>stmt</w:delText>
        </w:r>
        <w:r w:rsidRPr="00E77497" w:rsidDel="00B741A1">
          <w:delText xml:space="preserve">.type is </w:delText>
        </w:r>
        <w:r w:rsidRPr="00E77497" w:rsidDel="00B741A1">
          <w:rPr>
            <w:rFonts w:ascii="Arial" w:hAnsi="Arial" w:cs="Arial"/>
          </w:rPr>
          <w:delText>break</w:delText>
        </w:r>
        <w:r w:rsidRPr="00E77497" w:rsidDel="00B741A1">
          <w:delText xml:space="preserve"> and </w:delText>
        </w:r>
        <w:r w:rsidRPr="00E77497" w:rsidDel="00B741A1">
          <w:rPr>
            <w:i/>
          </w:rPr>
          <w:delText>stmt</w:delText>
        </w:r>
        <w:r w:rsidRPr="00E77497" w:rsidDel="00B741A1">
          <w:delText xml:space="preserve">.target is </w:delText>
        </w:r>
      </w:del>
      <w:del w:id="18436" w:author="Rev 6 Allen Wirfs-Brock" w:date="2012-02-23T18:16:00Z">
        <w:r w:rsidRPr="00E77497" w:rsidDel="00E94AC6">
          <w:delText>in the current label set</w:delText>
        </w:r>
      </w:del>
      <w:del w:id="18437" w:author="Rev 6 Allen Wirfs-Brock" w:date="2012-02-25T09:40:00Z">
        <w:r w:rsidRPr="00E77497" w:rsidDel="00B741A1">
          <w:delText xml:space="preserve">, return </w:delText>
        </w:r>
      </w:del>
      <w:del w:id="18438" w:author="Rev 6 Allen Wirfs-Brock" w:date="2012-02-18T12:25:00Z">
        <w:r w:rsidRPr="00E77497" w:rsidDel="00F75D28">
          <w:delText>(</w:delText>
        </w:r>
      </w:del>
      <w:del w:id="18439" w:author="Rev 6 Allen Wirfs-Brock" w:date="2012-02-23T12:44:00Z">
        <w:r w:rsidRPr="00E77497" w:rsidDel="00DE1793">
          <w:rPr>
            <w:rFonts w:ascii="Arial" w:hAnsi="Arial" w:cs="Arial"/>
          </w:rPr>
          <w:delText>normal</w:delText>
        </w:r>
        <w:r w:rsidRPr="00E77497" w:rsidDel="00DE1793">
          <w:delText xml:space="preserve">, </w:delText>
        </w:r>
      </w:del>
      <w:del w:id="18440" w:author="Rev 6 Allen Wirfs-Brock" w:date="2012-02-25T09:40:00Z">
        <w:r w:rsidRPr="00E77497" w:rsidDel="00B741A1">
          <w:rPr>
            <w:i/>
          </w:rPr>
          <w:delText>V</w:delText>
        </w:r>
      </w:del>
      <w:del w:id="18441" w:author="Rev 6 Allen Wirfs-Brock" w:date="2012-02-23T12:44:00Z">
        <w:r w:rsidRPr="00E77497" w:rsidDel="00DE1793">
          <w:delText xml:space="preserve">, </w:delText>
        </w:r>
        <w:r w:rsidRPr="00E77497" w:rsidDel="00DE1793">
          <w:rPr>
            <w:rFonts w:ascii="Arial" w:hAnsi="Arial" w:cs="Arial"/>
          </w:rPr>
          <w:delText>empty</w:delText>
        </w:r>
      </w:del>
      <w:del w:id="18442" w:author="Rev 6 Allen Wirfs-Brock" w:date="2012-02-25T09:40:00Z">
        <w:r w:rsidRPr="00E77497" w:rsidDel="00B741A1">
          <w:delText>).</w:delText>
        </w:r>
      </w:del>
    </w:p>
    <w:p w14:paraId="575FC4AE" w14:textId="77777777"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ins w:id="18443" w:author="Rev 6 Allen Wirfs-Brock" w:date="2012-02-25T10:01:00Z">
        <w:r w:rsidR="00724A70">
          <w:t xml:space="preserve"> and </w:t>
        </w:r>
      </w:ins>
      <w:ins w:id="18444" w:author="Rev 6 Allen Wirfs-Brock" w:date="2012-02-25T10:02:00Z">
        <w:del w:id="18445" w:author="Rev 7 Allen Wirfs-Brock" w:date="2012-04-25T08:04:00Z">
          <w:r w:rsidR="00724A70" w:rsidDel="007C32C2">
            <w:delText>loopContinues</w:delText>
          </w:r>
        </w:del>
      </w:ins>
      <w:ins w:id="18446" w:author="Rev 7 Allen Wirfs-Brock" w:date="2012-04-25T08:04:00Z">
        <w:r w:rsidR="007C32C2">
          <w:t>LoopContinues</w:t>
        </w:r>
      </w:ins>
      <w:ins w:id="18447" w:author="Rev 6 Allen Wirfs-Brock" w:date="2012-02-25T10:02:00Z">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ins>
      <w:r w:rsidRPr="00E77497">
        <w:t xml:space="preserve">, return </w:t>
      </w:r>
      <w:r w:rsidRPr="00E77497">
        <w:rPr>
          <w:i/>
        </w:rPr>
        <w:t>stmt</w:t>
      </w:r>
      <w:r w:rsidRPr="00E77497">
        <w:t>.</w:t>
      </w:r>
    </w:p>
    <w:p w14:paraId="10092FF7" w14:textId="77777777"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14:paraId="4B81C7A9" w14:textId="77777777" w:rsidR="00F75D28" w:rsidRDefault="00F75D28" w:rsidP="0027695A">
      <w:pPr>
        <w:pStyle w:val="Alg2"/>
        <w:numPr>
          <w:ilvl w:val="1"/>
          <w:numId w:val="683"/>
        </w:numPr>
        <w:contextualSpacing/>
        <w:rPr>
          <w:ins w:id="18448" w:author="Rev 6 Allen Wirfs-Brock" w:date="2012-02-18T12:18:00Z"/>
        </w:rPr>
      </w:pPr>
      <w:ins w:id="18449"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4CD56953" w14:textId="77777777" w:rsidR="004C02EF" w:rsidRPr="00E77497" w:rsidRDefault="004C02EF" w:rsidP="0027695A">
      <w:pPr>
        <w:pStyle w:val="Alg3"/>
        <w:numPr>
          <w:ilvl w:val="1"/>
          <w:numId w:val="683"/>
        </w:numPr>
      </w:pPr>
      <w:r w:rsidRPr="00E77497">
        <w:t xml:space="preserve">If </w:t>
      </w:r>
      <w:ins w:id="18450" w:author="Rev 6 Allen Wirfs-Brock" w:date="2012-02-18T12:19:00Z">
        <w:r w:rsidR="00F75D28" w:rsidRPr="006A5E27">
          <w:rPr>
            <w:i/>
          </w:rPr>
          <w:t>exprValue</w:t>
        </w:r>
      </w:ins>
      <w:del w:id="18451" w:author="Rev 6 Allen Wirfs-Brock" w:date="2012-02-18T12:19: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w:t>
      </w:r>
      <w:ins w:id="18452" w:author="Rev 6 Allen Wirfs-Brock" w:date="2012-02-25T10:06:00Z">
        <w:r w:rsidR="00724A70" w:rsidRPr="00E77497">
          <w:t xml:space="preserve">Return </w:t>
        </w:r>
        <w:r w:rsidR="00724A70">
          <w:t>NormalCompletion(</w:t>
        </w:r>
        <w:r w:rsidR="00724A70" w:rsidRPr="00E77497">
          <w:rPr>
            <w:i/>
          </w:rPr>
          <w:t>V</w:t>
        </w:r>
        <w:r w:rsidR="00724A70">
          <w:t>)</w:t>
        </w:r>
      </w:ins>
      <w:del w:id="18453" w:author="Rev 6 Allen Wirfs-Brock" w:date="2012-02-25T10:06:00Z">
        <w:r w:rsidRPr="00E77497" w:rsidDel="00724A70">
          <w:delText xml:space="preserve">set </w:delText>
        </w:r>
        <w:r w:rsidRPr="00E77497" w:rsidDel="00724A70">
          <w:rPr>
            <w:i/>
          </w:rPr>
          <w:delText>iterating</w:delText>
        </w:r>
        <w:r w:rsidRPr="00E77497" w:rsidDel="00724A70">
          <w:delText xml:space="preserve"> to </w:delText>
        </w:r>
        <w:r w:rsidRPr="00E77497" w:rsidDel="00724A70">
          <w:rPr>
            <w:b/>
          </w:rPr>
          <w:delText>false</w:delText>
        </w:r>
      </w:del>
      <w:r w:rsidRPr="00E77497">
        <w:t>.</w:t>
      </w:r>
    </w:p>
    <w:p w14:paraId="32366135" w14:textId="77777777" w:rsidR="00236961" w:rsidRDefault="00236961" w:rsidP="0027695A">
      <w:pPr>
        <w:pStyle w:val="Alg3"/>
        <w:numPr>
          <w:ilvl w:val="1"/>
          <w:numId w:val="683"/>
        </w:numPr>
        <w:rPr>
          <w:ins w:id="18454" w:author="Rev 6 Allen Wirfs-Brock" w:date="2012-02-18T12:36:00Z"/>
        </w:rPr>
      </w:pPr>
      <w:ins w:id="18455" w:author="Rev 6 Allen Wirfs-Brock" w:date="2012-02-18T12:35:00Z">
        <w:r>
          <w:t xml:space="preserve">Else if </w:t>
        </w:r>
        <w:r w:rsidRPr="009E1306">
          <w:rPr>
            <w:i/>
          </w:rPr>
          <w:t>exprValue</w:t>
        </w:r>
        <w:r>
          <w:t xml:space="preserve"> is a Completion Record</w:t>
        </w:r>
      </w:ins>
      <w:ins w:id="18456" w:author="Rev 6 Allen Wirfs-Brock" w:date="2012-02-18T12:36:00Z">
        <w:r>
          <w:t xml:space="preserve">, </w:t>
        </w:r>
        <w:commentRangeStart w:id="18457"/>
        <w:r>
          <w:t>then</w:t>
        </w:r>
      </w:ins>
      <w:commentRangeEnd w:id="18457"/>
      <w:ins w:id="18458" w:author="Rev 6 Allen Wirfs-Brock" w:date="2012-02-18T12:38:00Z">
        <w:r w:rsidR="009E1306">
          <w:rPr>
            <w:rStyle w:val="af3"/>
            <w:rFonts w:ascii="Arial" w:eastAsia="MS Mincho" w:hAnsi="Arial"/>
            <w:spacing w:val="0"/>
            <w:lang w:eastAsia="ja-JP"/>
          </w:rPr>
          <w:commentReference w:id="18457"/>
        </w:r>
      </w:ins>
    </w:p>
    <w:p w14:paraId="6B3BEFBD" w14:textId="77777777" w:rsidR="006430AB" w:rsidRDefault="006430AB" w:rsidP="006430AB">
      <w:pPr>
        <w:pStyle w:val="Alg3"/>
        <w:numPr>
          <w:ilvl w:val="2"/>
          <w:numId w:val="683"/>
        </w:numPr>
        <w:ind w:left="1620" w:hanging="180"/>
        <w:rPr>
          <w:ins w:id="18459" w:author="Rev 6 Allen Wirfs-Brock" w:date="2012-02-25T10:08:00Z"/>
        </w:rPr>
      </w:pPr>
      <w:ins w:id="18460" w:author="Rev 6 Allen Wirfs-Brock" w:date="2012-02-25T10:08:00Z">
        <w:r>
          <w:t xml:space="preserve">Assert: </w:t>
        </w:r>
        <w:r w:rsidRPr="006430AB">
          <w:rPr>
            <w:i/>
          </w:rPr>
          <w:t>expr</w:t>
        </w:r>
      </w:ins>
      <w:ins w:id="18461" w:author="Rev 6 Allen Wirfs-Brock" w:date="2012-02-25T10:09:00Z">
        <w:r w:rsidRPr="006430AB">
          <w:rPr>
            <w:i/>
          </w:rPr>
          <w:t>V</w:t>
        </w:r>
      </w:ins>
      <w:ins w:id="18462" w:author="Rev 6 Allen Wirfs-Brock" w:date="2012-02-25T10:08:00Z">
        <w:r w:rsidRPr="006430AB">
          <w:rPr>
            <w:i/>
          </w:rPr>
          <w:t>alue</w:t>
        </w:r>
        <w:r>
          <w:t xml:space="preserve"> is an abrupt completion.</w:t>
        </w:r>
      </w:ins>
    </w:p>
    <w:p w14:paraId="75691C6B" w14:textId="77777777" w:rsidR="00236961" w:rsidRPr="00E77497" w:rsidRDefault="00236961" w:rsidP="006430AB">
      <w:pPr>
        <w:pStyle w:val="Alg3"/>
        <w:numPr>
          <w:ilvl w:val="2"/>
          <w:numId w:val="683"/>
        </w:numPr>
        <w:spacing w:after="240"/>
        <w:ind w:left="1627" w:hanging="187"/>
        <w:rPr>
          <w:ins w:id="18463" w:author="Rev 6 Allen Wirfs-Brock" w:date="2012-02-18T12:35:00Z"/>
        </w:rPr>
      </w:pPr>
      <w:ins w:id="18464" w:author="Rev 6 Allen Wirfs-Brock" w:date="2012-02-18T12:36:00Z">
        <w:r>
          <w:t>If</w:t>
        </w:r>
      </w:ins>
      <w:ins w:id="18465" w:author="Rev 6 Allen Wirfs-Brock" w:date="2012-02-18T12:35:00Z">
        <w:r>
          <w:t xml:space="preserve"> </w:t>
        </w:r>
        <w:r w:rsidRPr="00E77497">
          <w:t xml:space="preserve"> </w:t>
        </w:r>
      </w:ins>
      <w:ins w:id="18466" w:author="Rev 6 Allen Wirfs-Brock" w:date="2012-02-25T10:10:00Z">
        <w:del w:id="18467" w:author="Rev 7 Allen Wirfs-Brock" w:date="2012-04-25T08:04:00Z">
          <w:r w:rsidR="006430AB" w:rsidDel="007C32C2">
            <w:delText>loopContinues</w:delText>
          </w:r>
        </w:del>
      </w:ins>
      <w:ins w:id="18468" w:author="Rev 7 Allen Wirfs-Brock" w:date="2012-04-25T08:04:00Z">
        <w:r w:rsidR="007C32C2">
          <w:t>LoopContinues</w:t>
        </w:r>
      </w:ins>
      <w:ins w:id="18469" w:author="Rev 6 Allen Wirfs-Brock" w:date="2012-02-25T10:10:00Z">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ins>
    </w:p>
    <w:p w14:paraId="5C743153" w14:textId="77777777" w:rsidR="004C02EF" w:rsidRPr="00E77497" w:rsidDel="006430AB" w:rsidRDefault="004C02EF" w:rsidP="006430AB">
      <w:pPr>
        <w:pStyle w:val="Alg3"/>
        <w:numPr>
          <w:ilvl w:val="0"/>
          <w:numId w:val="683"/>
        </w:numPr>
        <w:spacing w:after="220"/>
        <w:rPr>
          <w:del w:id="18470" w:author="Rev 6 Allen Wirfs-Brock" w:date="2012-02-25T10:11:00Z"/>
        </w:rPr>
      </w:pPr>
      <w:del w:id="18471" w:author="Rev 6 Allen Wirfs-Brock" w:date="2012-02-25T10:11:00Z">
        <w:r w:rsidRPr="00E77497" w:rsidDel="006430AB">
          <w:delText xml:space="preserve">Return </w:delText>
        </w:r>
      </w:del>
      <w:del w:id="18472" w:author="Rev 6 Allen Wirfs-Brock" w:date="2012-02-18T12:20:00Z">
        <w:r w:rsidRPr="00E77497" w:rsidDel="00F75D28">
          <w:delText>(</w:delText>
        </w:r>
      </w:del>
      <w:del w:id="18473" w:author="Rev 6 Allen Wirfs-Brock" w:date="2012-02-23T12:45:00Z">
        <w:r w:rsidRPr="00E77497" w:rsidDel="00DE1793">
          <w:rPr>
            <w:rFonts w:ascii="Arial" w:hAnsi="Arial" w:cs="Arial"/>
          </w:rPr>
          <w:delText>normal</w:delText>
        </w:r>
        <w:r w:rsidRPr="00E77497" w:rsidDel="00DE1793">
          <w:delText xml:space="preserve">, </w:delText>
        </w:r>
      </w:del>
      <w:del w:id="18474" w:author="Rev 6 Allen Wirfs-Brock" w:date="2012-02-25T10:11:00Z">
        <w:r w:rsidRPr="00E77497" w:rsidDel="006430AB">
          <w:rPr>
            <w:i/>
          </w:rPr>
          <w:delText>V</w:delText>
        </w:r>
      </w:del>
      <w:del w:id="18475" w:author="Rev 6 Allen Wirfs-Brock" w:date="2012-02-23T12:45:00Z">
        <w:r w:rsidRPr="00E77497" w:rsidDel="00DE1793">
          <w:delText xml:space="preserve">, </w:delText>
        </w:r>
        <w:r w:rsidRPr="00E77497" w:rsidDel="00DE1793">
          <w:rPr>
            <w:rFonts w:ascii="Arial" w:hAnsi="Arial" w:cs="Arial"/>
          </w:rPr>
          <w:delText>empty</w:delText>
        </w:r>
      </w:del>
      <w:del w:id="18476" w:author="Rev 6 Allen Wirfs-Brock" w:date="2012-02-18T12:21:00Z">
        <w:r w:rsidRPr="00E77497" w:rsidDel="00F75D28">
          <w:delText>);</w:delText>
        </w:r>
      </w:del>
    </w:p>
    <w:p w14:paraId="7095321D" w14:textId="77777777" w:rsidR="004C02EF" w:rsidRPr="00E77497" w:rsidRDefault="004C02EF" w:rsidP="003A4B22">
      <w:pPr>
        <w:pStyle w:val="30"/>
        <w:numPr>
          <w:ilvl w:val="0"/>
          <w:numId w:val="0"/>
        </w:numPr>
      </w:pPr>
      <w:bookmarkStart w:id="18477" w:name="_Toc417706222"/>
      <w:bookmarkStart w:id="18478" w:name="_Toc472818882"/>
      <w:bookmarkStart w:id="18479" w:name="_Toc235503457"/>
      <w:bookmarkStart w:id="18480" w:name="_Toc241509232"/>
      <w:bookmarkStart w:id="18481" w:name="_Toc244416719"/>
      <w:bookmarkStart w:id="18482" w:name="_Toc276631083"/>
      <w:bookmarkStart w:id="18483" w:name="_Toc329528815"/>
      <w:r w:rsidRPr="00E77497">
        <w:t>12.6.2</w:t>
      </w:r>
      <w:r w:rsidRPr="00E77497">
        <w:tab/>
        <w:t xml:space="preserve">The </w:t>
      </w:r>
      <w:r w:rsidRPr="00E77497">
        <w:rPr>
          <w:rFonts w:ascii="Courier New" w:hAnsi="Courier New"/>
        </w:rPr>
        <w:t>while</w:t>
      </w:r>
      <w:r w:rsidRPr="00E77497">
        <w:t xml:space="preserve"> </w:t>
      </w:r>
      <w:bookmarkEnd w:id="18477"/>
      <w:bookmarkEnd w:id="18478"/>
      <w:bookmarkEnd w:id="18479"/>
      <w:r w:rsidRPr="00E77497">
        <w:t>Statement</w:t>
      </w:r>
      <w:bookmarkEnd w:id="18480"/>
      <w:bookmarkEnd w:id="18481"/>
      <w:bookmarkEnd w:id="18482"/>
      <w:bookmarkEnd w:id="18483"/>
    </w:p>
    <w:p w14:paraId="26B07122" w14:textId="77777777" w:rsidR="00687A3E" w:rsidRPr="00E77497" w:rsidRDefault="00687A3E" w:rsidP="00687A3E">
      <w:pPr>
        <w:rPr>
          <w:ins w:id="18484" w:author="Rev 4 Allen Wirfs-Brock" w:date="2011-10-15T18:41:00Z"/>
          <w:rFonts w:ascii="Helvetica" w:hAnsi="Helvetica"/>
          <w:b/>
        </w:rPr>
      </w:pPr>
      <w:ins w:id="18485"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59F0DCB9" w14:textId="77777777" w:rsidR="008B7162" w:rsidRPr="00E77497" w:rsidRDefault="008B7162" w:rsidP="008B7162">
      <w:pPr>
        <w:jc w:val="left"/>
        <w:rPr>
          <w:ins w:id="18486" w:author="Rev 3 Allen Wirfs-Brock" w:date="2011-09-02T11:05:00Z"/>
        </w:rPr>
      </w:pPr>
      <w:ins w:id="18487" w:author="Rev 3 Allen Wirfs-Brock" w:date="2011-09-02T11:05:00Z">
        <w:del w:id="18488" w:author="Rev 4 Allen Wirfs-Brock" w:date="2011-10-15T18:43:00Z">
          <w:r w:rsidRPr="00E77497" w:rsidDel="00687A3E">
            <w:delText xml:space="preserve">The VarDeclaredNames of 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ins>
      <w:ins w:id="18489" w:author="Rev 8 Allen Wirfs-Brock" w:date="2012-06-01T09:03:00Z">
        <w:r w:rsidR="00007356" w:rsidRPr="00007356">
          <w:rPr>
            <w:rFonts w:ascii="Times New Roman" w:hAnsi="Times New Roman"/>
            <w:i/>
          </w:rPr>
          <w:t xml:space="preserve"> </w:t>
        </w:r>
        <w:r w:rsidR="00007356" w:rsidRPr="00E77497">
          <w:rPr>
            <w:rFonts w:ascii="Times New Roman" w:hAnsi="Times New Roman"/>
            <w:i/>
          </w:rPr>
          <w:t>Statement</w:t>
        </w:r>
      </w:ins>
      <w:ins w:id="18490" w:author="Rev 3 Allen Wirfs-Brock" w:date="2011-09-02T11:05:00Z">
        <w:r w:rsidRPr="00E77497">
          <w:rPr>
            <w:rFonts w:ascii="Times New Roman" w:hAnsi="Times New Roman"/>
            <w:i/>
          </w:rPr>
          <w:t xml:space="preserve"> </w:t>
        </w:r>
        <w:del w:id="18491" w:author="Rev 4 Allen Wirfs-Brock" w:date="2011-10-15T18:43:00Z">
          <w:r w:rsidRPr="00E77497" w:rsidDel="00687A3E">
            <w:rPr>
              <w:rFonts w:ascii="Times New Roman" w:hAnsi="Times New Roman"/>
              <w:i/>
            </w:rPr>
            <w:delText>Statement</w:delText>
          </w:r>
          <w:r w:rsidRPr="00E77497" w:rsidDel="00687A3E">
            <w:delText xml:space="preserve"> </w:delText>
          </w:r>
          <w:r w:rsidRPr="00E77497" w:rsidDel="00687A3E">
            <w:rPr>
              <w:rFonts w:ascii="Times New Roman" w:hAnsi="Times New Roman"/>
              <w:i/>
            </w:rPr>
            <w:delText xml:space="preserve"> </w:delText>
          </w:r>
          <w:r w:rsidRPr="00E77497" w:rsidDel="00687A3E">
            <w:delText>is determined as follows:</w:delText>
          </w:r>
        </w:del>
      </w:ins>
    </w:p>
    <w:p w14:paraId="085087F7" w14:textId="77777777" w:rsidR="008B7162" w:rsidRPr="00E77497" w:rsidRDefault="008B7162" w:rsidP="00B34B48">
      <w:pPr>
        <w:pStyle w:val="Alg4"/>
        <w:numPr>
          <w:ilvl w:val="0"/>
          <w:numId w:val="478"/>
        </w:numPr>
        <w:spacing w:after="220"/>
        <w:contextualSpacing/>
        <w:rPr>
          <w:ins w:id="18492" w:author="Rev 3 Allen Wirfs-Brock" w:date="2011-09-02T11:05:00Z"/>
        </w:rPr>
      </w:pPr>
      <w:ins w:id="18493" w:author="Rev 3 Allen Wirfs-Brock" w:date="2011-09-02T11:05:00Z">
        <w:r w:rsidRPr="00E77497">
          <w:t xml:space="preserve">Return the VarDeclaredNames of </w:t>
        </w:r>
        <w:r w:rsidRPr="00E77497">
          <w:rPr>
            <w:i/>
          </w:rPr>
          <w:t>Statement</w:t>
        </w:r>
        <w:r w:rsidRPr="00E77497">
          <w:t>.</w:t>
        </w:r>
      </w:ins>
    </w:p>
    <w:p w14:paraId="147CD1A5" w14:textId="77777777" w:rsidR="004901F8" w:rsidRPr="00E77497" w:rsidRDefault="004901F8" w:rsidP="004901F8">
      <w:pPr>
        <w:pStyle w:val="40"/>
        <w:numPr>
          <w:ilvl w:val="0"/>
          <w:numId w:val="0"/>
        </w:numPr>
        <w:rPr>
          <w:ins w:id="18494" w:author="Rev 6 Allen Wirfs-Brock" w:date="2012-02-25T11:24:00Z"/>
        </w:rPr>
      </w:pPr>
      <w:ins w:id="18495" w:author="Rev 6 Allen Wirfs-Brock" w:date="2012-02-25T11:24:00Z">
        <w:r w:rsidRPr="00E77497">
          <w:t>Runtime Semantics</w:t>
        </w:r>
      </w:ins>
    </w:p>
    <w:p w14:paraId="1383624A" w14:textId="77777777" w:rsidR="004901F8" w:rsidRDefault="004901F8" w:rsidP="004901F8">
      <w:pPr>
        <w:keepNext/>
        <w:rPr>
          <w:ins w:id="18496" w:author="Rev 6 Allen Wirfs-Brock" w:date="2012-02-25T11:21:00Z"/>
          <w:rFonts w:ascii="Helvetica" w:hAnsi="Helvetica"/>
          <w:b/>
          <w:spacing w:val="6"/>
        </w:rPr>
      </w:pPr>
      <w:ins w:id="18497"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325E5EF7" w14:textId="77777777" w:rsidR="004901F8" w:rsidRPr="00FA3203" w:rsidRDefault="004901F8" w:rsidP="004901F8">
      <w:pPr>
        <w:ind w:left="360"/>
        <w:rPr>
          <w:ins w:id="18498" w:author="Rev 6 Allen Wirfs-Brock" w:date="2012-02-25T11:21:00Z"/>
        </w:rPr>
      </w:pPr>
      <w:ins w:id="18499"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696DF867" w14:textId="77777777" w:rsidR="00687A3E" w:rsidRPr="00E77497" w:rsidDel="004901F8" w:rsidRDefault="00687A3E" w:rsidP="00687A3E">
      <w:pPr>
        <w:keepNext/>
        <w:rPr>
          <w:ins w:id="18500" w:author="Rev 4 Allen Wirfs-Brock" w:date="2011-10-15T18:42:00Z"/>
          <w:del w:id="18501" w:author="Rev 6 Allen Wirfs-Brock" w:date="2012-02-25T11:21:00Z"/>
          <w:rFonts w:ascii="Helvetica" w:hAnsi="Helvetica"/>
          <w:b/>
        </w:rPr>
      </w:pPr>
      <w:ins w:id="18502" w:author="Rev 4 Allen Wirfs-Brock" w:date="2011-10-15T18:42:00Z">
        <w:del w:id="18503"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3ADF7CFB" w14:textId="77777777" w:rsidR="004C02EF" w:rsidRPr="00E77497" w:rsidRDefault="004C02EF" w:rsidP="004C02EF">
      <w:del w:id="18504" w:author="Rev 4 Allen Wirfs-Brock" w:date="2011-10-15T18:44:00Z">
        <w:r w:rsidRPr="00E77497" w:rsidDel="00687A3E">
          <w:delText xml:space="preserve">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18505" w:author="Rev 4 Allen Wirfs-Brock" w:date="2011-10-15T18:44:00Z">
        <w:r w:rsidRPr="00E77497" w:rsidDel="00687A3E">
          <w:delText>is evaluated as follows:</w:delText>
        </w:r>
      </w:del>
    </w:p>
    <w:p w14:paraId="2ACA82CD" w14:textId="77777777"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18506"/>
      <w:del w:id="18507" w:author="Rev 6 Allen Wirfs-Brock" w:date="2012-02-18T12:13:00Z">
        <w:r w:rsidRPr="00BD5F8D" w:rsidDel="00BD5F8D">
          <w:rPr>
            <w:i/>
          </w:rPr>
          <w:delText>empty</w:delText>
        </w:r>
      </w:del>
      <w:ins w:id="18508" w:author="Rev 6 Allen Wirfs-Brock" w:date="2012-02-18T12:13:00Z">
        <w:r w:rsidR="00BD5F8D" w:rsidRPr="00BD5F8D">
          <w:rPr>
            <w:i/>
          </w:rPr>
          <w:t>undefined</w:t>
        </w:r>
        <w:commentRangeEnd w:id="18506"/>
        <w:r w:rsidR="00BD5F8D">
          <w:rPr>
            <w:rStyle w:val="af3"/>
            <w:rFonts w:ascii="Arial" w:eastAsia="MS Mincho" w:hAnsi="Arial"/>
            <w:spacing w:val="0"/>
            <w:lang w:eastAsia="ja-JP"/>
          </w:rPr>
          <w:commentReference w:id="18506"/>
        </w:r>
      </w:ins>
      <w:r w:rsidRPr="00E77497">
        <w:t>.</w:t>
      </w:r>
    </w:p>
    <w:p w14:paraId="3608AF3E" w14:textId="77777777" w:rsidR="004C02EF" w:rsidRPr="00E77497" w:rsidRDefault="004C02EF" w:rsidP="00B34B48">
      <w:pPr>
        <w:pStyle w:val="Alg3"/>
        <w:numPr>
          <w:ilvl w:val="0"/>
          <w:numId w:val="119"/>
        </w:numPr>
      </w:pPr>
      <w:r w:rsidRPr="00E77497">
        <w:t>Repeat</w:t>
      </w:r>
    </w:p>
    <w:p w14:paraId="06379CEB" w14:textId="77777777"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14:paraId="1E8B8A1D" w14:textId="77777777" w:rsidR="00F75D28" w:rsidRDefault="00F75D28" w:rsidP="006430AB">
      <w:pPr>
        <w:pStyle w:val="Alg2"/>
        <w:numPr>
          <w:ilvl w:val="1"/>
          <w:numId w:val="119"/>
        </w:numPr>
        <w:contextualSpacing/>
        <w:rPr>
          <w:ins w:id="18509" w:author="Rev 6 Allen Wirfs-Brock" w:date="2012-02-18T12:18:00Z"/>
        </w:rPr>
      </w:pPr>
      <w:ins w:id="18510"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6A3E2A7D" w14:textId="77777777" w:rsidR="004C02EF" w:rsidRPr="00E77497" w:rsidRDefault="004C02EF" w:rsidP="00B34B48">
      <w:pPr>
        <w:pStyle w:val="Alg3"/>
        <w:numPr>
          <w:ilvl w:val="1"/>
          <w:numId w:val="119"/>
        </w:numPr>
      </w:pPr>
      <w:r w:rsidRPr="00E77497">
        <w:t xml:space="preserve">If </w:t>
      </w:r>
      <w:ins w:id="18511" w:author="Rev 6 Allen Wirfs-Brock" w:date="2012-02-18T12:20:00Z">
        <w:r w:rsidR="00F75D28" w:rsidRPr="006A5E27">
          <w:rPr>
            <w:i/>
          </w:rPr>
          <w:t>exprValue</w:t>
        </w:r>
      </w:ins>
      <w:del w:id="18512" w:author="Rev 6 Allen Wirfs-Brock" w:date="2012-02-18T12:20: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return </w:t>
      </w:r>
      <w:ins w:id="18513" w:author="Rev 6 Allen Wirfs-Brock" w:date="2012-02-23T12:48:00Z">
        <w:r w:rsidR="001E2FDD">
          <w:t>NormalCompletion(</w:t>
        </w:r>
      </w:ins>
      <w:del w:id="18514" w:author="Rev 6 Allen Wirfs-Brock" w:date="2012-02-18T12:41:00Z">
        <w:r w:rsidRPr="00E77497" w:rsidDel="009E1306">
          <w:delText>(</w:delText>
        </w:r>
      </w:del>
      <w:del w:id="18515" w:author="Rev 6 Allen Wirfs-Brock" w:date="2012-02-23T12:48:00Z">
        <w:r w:rsidRPr="00E77497" w:rsidDel="001E2FDD">
          <w:rPr>
            <w:rFonts w:ascii="Arial" w:hAnsi="Arial" w:cs="Arial"/>
          </w:rPr>
          <w:delText>normal</w:delText>
        </w:r>
        <w:r w:rsidRPr="00E77497" w:rsidDel="001E2FDD">
          <w:delText xml:space="preserve">, </w:delText>
        </w:r>
      </w:del>
      <w:r w:rsidRPr="00E77497">
        <w:rPr>
          <w:i/>
        </w:rPr>
        <w:t>V</w:t>
      </w:r>
      <w:del w:id="18516" w:author="Rev 6 Allen Wirfs-Brock" w:date="2012-02-23T12:48:00Z">
        <w:r w:rsidRPr="00E77497" w:rsidDel="001E2FDD">
          <w:delText xml:space="preserve">, </w:delText>
        </w:r>
        <w:r w:rsidRPr="00E77497" w:rsidDel="001E2FDD">
          <w:rPr>
            <w:rFonts w:ascii="Arial" w:hAnsi="Arial" w:cs="Arial"/>
          </w:rPr>
          <w:delText>empty</w:delText>
        </w:r>
      </w:del>
      <w:r w:rsidRPr="00E77497">
        <w:t>).</w:t>
      </w:r>
    </w:p>
    <w:p w14:paraId="6DF0E0D6" w14:textId="77777777" w:rsidR="009E1306" w:rsidRDefault="009E1306" w:rsidP="009E1306">
      <w:pPr>
        <w:pStyle w:val="Alg3"/>
        <w:numPr>
          <w:ilvl w:val="1"/>
          <w:numId w:val="119"/>
        </w:numPr>
        <w:rPr>
          <w:ins w:id="18517" w:author="Rev 6 Allen Wirfs-Brock" w:date="2012-02-18T12:40:00Z"/>
        </w:rPr>
      </w:pPr>
      <w:ins w:id="18518" w:author="Rev 6 Allen Wirfs-Brock" w:date="2012-02-18T12:40:00Z">
        <w:r>
          <w:t xml:space="preserve">Else if </w:t>
        </w:r>
        <w:r w:rsidRPr="009E1306">
          <w:rPr>
            <w:i/>
          </w:rPr>
          <w:t>exprValue</w:t>
        </w:r>
        <w:r>
          <w:t xml:space="preserve"> is a Completion Record, </w:t>
        </w:r>
        <w:commentRangeStart w:id="18519"/>
        <w:r>
          <w:t>then</w:t>
        </w:r>
        <w:commentRangeEnd w:id="18519"/>
        <w:r>
          <w:rPr>
            <w:rStyle w:val="af3"/>
            <w:rFonts w:ascii="Arial" w:eastAsia="MS Mincho" w:hAnsi="Arial"/>
            <w:spacing w:val="0"/>
            <w:lang w:eastAsia="ja-JP"/>
          </w:rPr>
          <w:commentReference w:id="18519"/>
        </w:r>
      </w:ins>
    </w:p>
    <w:p w14:paraId="4CEE735E" w14:textId="77777777" w:rsidR="006430AB" w:rsidRDefault="006430AB" w:rsidP="006430AB">
      <w:pPr>
        <w:pStyle w:val="Alg3"/>
        <w:numPr>
          <w:ilvl w:val="2"/>
          <w:numId w:val="119"/>
        </w:numPr>
        <w:tabs>
          <w:tab w:val="clear" w:pos="1800"/>
          <w:tab w:val="num" w:pos="1440"/>
        </w:tabs>
        <w:ind w:hanging="630"/>
        <w:rPr>
          <w:ins w:id="18520" w:author="Rev 6 Allen Wirfs-Brock" w:date="2012-02-25T10:15:00Z"/>
        </w:rPr>
      </w:pPr>
      <w:ins w:id="18521" w:author="Rev 6 Allen Wirfs-Brock" w:date="2012-02-25T10:15:00Z">
        <w:r>
          <w:t xml:space="preserve">Assert: </w:t>
        </w:r>
        <w:r w:rsidRPr="006430AB">
          <w:rPr>
            <w:i/>
          </w:rPr>
          <w:t>exprValue</w:t>
        </w:r>
        <w:r>
          <w:t xml:space="preserve"> is an abrupt completion.</w:t>
        </w:r>
      </w:ins>
    </w:p>
    <w:p w14:paraId="72CCC047" w14:textId="77777777" w:rsidR="009E1306" w:rsidRPr="00E77497" w:rsidRDefault="006430AB" w:rsidP="006430AB">
      <w:pPr>
        <w:pStyle w:val="Alg3"/>
        <w:numPr>
          <w:ilvl w:val="2"/>
          <w:numId w:val="119"/>
        </w:numPr>
        <w:tabs>
          <w:tab w:val="clear" w:pos="1800"/>
          <w:tab w:val="left" w:pos="1440"/>
          <w:tab w:val="left" w:pos="2070"/>
          <w:tab w:val="left" w:pos="2160"/>
        </w:tabs>
        <w:ind w:left="1530"/>
        <w:rPr>
          <w:ins w:id="18522" w:author="Rev 6 Allen Wirfs-Brock" w:date="2012-02-18T12:40:00Z"/>
        </w:rPr>
      </w:pPr>
      <w:ins w:id="18523" w:author="Rev 6 Allen Wirfs-Brock" w:date="2012-02-25T10:16:00Z">
        <w:r>
          <w:t xml:space="preserve">If </w:t>
        </w:r>
        <w:r w:rsidRPr="00E77497">
          <w:t xml:space="preserve"> </w:t>
        </w:r>
        <w:del w:id="18524" w:author="Rev 7 Allen Wirfs-Brock" w:date="2012-04-25T08:04:00Z">
          <w:r w:rsidDel="007C32C2">
            <w:delText>loopContinues</w:delText>
          </w:r>
        </w:del>
      </w:ins>
      <w:ins w:id="18525" w:author="Rev 7 Allen Wirfs-Brock" w:date="2012-04-25T08:04:00Z">
        <w:r w:rsidR="007C32C2">
          <w:t>LoopContinues</w:t>
        </w:r>
      </w:ins>
      <w:ins w:id="18526" w:author="Rev 6 Allen Wirfs-Brock" w:date="2012-02-25T10:16:00Z">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ins>
    </w:p>
    <w:p w14:paraId="33F9498C" w14:textId="77777777"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14:paraId="7D874D1B" w14:textId="77777777" w:rsidR="004C02EF" w:rsidRPr="00E77497" w:rsidRDefault="004C02EF" w:rsidP="00B34B48">
      <w:pPr>
        <w:pStyle w:val="Alg3"/>
        <w:numPr>
          <w:ilvl w:val="1"/>
          <w:numId w:val="119"/>
        </w:numPr>
      </w:pPr>
      <w:r w:rsidRPr="00E77497">
        <w:t xml:space="preserve">If </w:t>
      </w:r>
      <w:r w:rsidRPr="00E77497">
        <w:rPr>
          <w:i/>
        </w:rPr>
        <w:t>stmt</w:t>
      </w:r>
      <w:r w:rsidRPr="00E77497">
        <w:t>.</w:t>
      </w:r>
      <w:ins w:id="18527" w:author="Rev 6 Allen Wirfs-Brock" w:date="2012-02-18T12:47:00Z">
        <w:r w:rsidR="009E1306">
          <w:t>[[</w:t>
        </w:r>
      </w:ins>
      <w:r w:rsidRPr="00E77497">
        <w:t>value</w:t>
      </w:r>
      <w:ins w:id="18528" w:author="Rev 6 Allen Wirfs-Brock" w:date="2012-02-18T12:47:00Z">
        <w:r w:rsidR="009E1306">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8529" w:author="Rev 6 Allen Wirfs-Brock" w:date="2012-02-18T12:47:00Z">
        <w:r w:rsidR="009E1306">
          <w:t>[[</w:t>
        </w:r>
      </w:ins>
      <w:r w:rsidRPr="00E77497">
        <w:t>value</w:t>
      </w:r>
      <w:ins w:id="18530" w:author="Rev 6 Allen Wirfs-Brock" w:date="2012-02-18T12:47:00Z">
        <w:r w:rsidR="009E1306">
          <w:t>]]</w:t>
        </w:r>
      </w:ins>
      <w:r w:rsidRPr="00E77497">
        <w:t>.</w:t>
      </w:r>
    </w:p>
    <w:p w14:paraId="4AA60F6D" w14:textId="77777777" w:rsidR="004C02EF" w:rsidRPr="00E77497" w:rsidDel="00F204E5" w:rsidRDefault="004C02EF" w:rsidP="00B34B48">
      <w:pPr>
        <w:pStyle w:val="Alg3"/>
        <w:numPr>
          <w:ilvl w:val="1"/>
          <w:numId w:val="119"/>
        </w:numPr>
        <w:rPr>
          <w:del w:id="18531" w:author="Rev 6 Allen Wirfs-Brock" w:date="2012-02-25T10:17:00Z"/>
        </w:rPr>
      </w:pPr>
      <w:del w:id="18532" w:author="Rev 6 Allen Wirfs-Brock" w:date="2012-02-25T10:17:00Z">
        <w:r w:rsidRPr="00E77497" w:rsidDel="00F204E5">
          <w:delText xml:space="preserve">If </w:delText>
        </w:r>
        <w:r w:rsidRPr="00E77497" w:rsidDel="00F204E5">
          <w:rPr>
            <w:i/>
          </w:rPr>
          <w:delText>stmt</w:delText>
        </w:r>
        <w:r w:rsidRPr="00E77497" w:rsidDel="00F204E5">
          <w:delText xml:space="preserve">.type is not </w:delText>
        </w:r>
        <w:r w:rsidRPr="00E77497" w:rsidDel="00F204E5">
          <w:rPr>
            <w:rFonts w:ascii="Arial" w:hAnsi="Arial" w:cs="Arial"/>
          </w:rPr>
          <w:delText>continue</w:delText>
        </w:r>
        <w:r w:rsidRPr="00E77497" w:rsidDel="00F204E5">
          <w:delText xml:space="preserve"> </w:delText>
        </w:r>
      </w:del>
      <w:ins w:id="18533" w:author="Allen Wirfs-Brock rev2" w:date="2011-07-25T15:32:00Z">
        <w:del w:id="18534" w:author="Rev 6 Allen Wirfs-Brock" w:date="2012-02-25T10:17:00Z">
          <w:r w:rsidR="006B2955" w:rsidRPr="00E77497" w:rsidDel="00F204E5">
            <w:delText>or</w:delText>
          </w:r>
        </w:del>
      </w:ins>
      <w:del w:id="18535" w:author="Rev 6 Allen Wirfs-Brock" w:date="2012-02-25T10:17:00Z">
        <w:r w:rsidRPr="00E77497" w:rsidDel="00F204E5">
          <w:delText xml:space="preserve">|| </w:delText>
        </w:r>
        <w:r w:rsidRPr="00E77497" w:rsidDel="00F204E5">
          <w:rPr>
            <w:i/>
          </w:rPr>
          <w:delText>stmt</w:delText>
        </w:r>
        <w:r w:rsidRPr="00E77497" w:rsidDel="00F204E5">
          <w:delText xml:space="preserve">.target is not </w:delText>
        </w:r>
      </w:del>
      <w:del w:id="18536" w:author="Rev 6 Allen Wirfs-Brock" w:date="2012-02-23T18:18:00Z">
        <w:r w:rsidRPr="00E77497" w:rsidDel="00E94AC6">
          <w:delText>in the current label set</w:delText>
        </w:r>
      </w:del>
      <w:del w:id="18537" w:author="Rev 6 Allen Wirfs-Brock" w:date="2012-02-25T10:17:00Z">
        <w:r w:rsidRPr="00E77497" w:rsidDel="00F204E5">
          <w:delText>, then</w:delText>
        </w:r>
      </w:del>
    </w:p>
    <w:p w14:paraId="5FAAA3EF" w14:textId="77777777" w:rsidR="004C02EF" w:rsidRPr="00E77497" w:rsidDel="00F204E5" w:rsidRDefault="004C02EF" w:rsidP="009E1306">
      <w:pPr>
        <w:pStyle w:val="Alg3"/>
        <w:numPr>
          <w:ilvl w:val="2"/>
          <w:numId w:val="119"/>
        </w:numPr>
        <w:tabs>
          <w:tab w:val="clear" w:pos="1800"/>
          <w:tab w:val="num" w:pos="1440"/>
        </w:tabs>
        <w:ind w:hanging="630"/>
        <w:rPr>
          <w:del w:id="18538" w:author="Rev 6 Allen Wirfs-Brock" w:date="2012-02-25T10:17:00Z"/>
        </w:rPr>
      </w:pPr>
      <w:del w:id="18539" w:author="Rev 6 Allen Wirfs-Brock" w:date="2012-02-25T10:17:00Z">
        <w:r w:rsidRPr="00E77497" w:rsidDel="00F204E5">
          <w:delText xml:space="preserve">If </w:delText>
        </w:r>
        <w:r w:rsidRPr="00E77497" w:rsidDel="00F204E5">
          <w:rPr>
            <w:i/>
          </w:rPr>
          <w:delText>stmt</w:delText>
        </w:r>
        <w:r w:rsidRPr="00E77497" w:rsidDel="00F204E5">
          <w:delText xml:space="preserve">.type is </w:delText>
        </w:r>
        <w:r w:rsidRPr="00E77497" w:rsidDel="00F204E5">
          <w:rPr>
            <w:rFonts w:ascii="Arial" w:hAnsi="Arial" w:cs="Arial"/>
          </w:rPr>
          <w:delText>break</w:delText>
        </w:r>
        <w:r w:rsidRPr="00E77497" w:rsidDel="00F204E5">
          <w:delText xml:space="preserve"> and </w:delText>
        </w:r>
        <w:r w:rsidRPr="00E77497" w:rsidDel="00F204E5">
          <w:rPr>
            <w:i/>
          </w:rPr>
          <w:delText>stmt</w:delText>
        </w:r>
        <w:r w:rsidRPr="00E77497" w:rsidDel="00F204E5">
          <w:delText xml:space="preserve">.target is </w:delText>
        </w:r>
      </w:del>
      <w:del w:id="18540" w:author="Rev 6 Allen Wirfs-Brock" w:date="2012-02-23T18:19:00Z">
        <w:r w:rsidRPr="00E77497" w:rsidDel="00E94AC6">
          <w:delText>in the current label set</w:delText>
        </w:r>
      </w:del>
      <w:del w:id="18541" w:author="Rev 6 Allen Wirfs-Brock" w:date="2012-02-25T10:17:00Z">
        <w:r w:rsidRPr="00E77497" w:rsidDel="00F204E5">
          <w:delText>, then</w:delText>
        </w:r>
      </w:del>
    </w:p>
    <w:p w14:paraId="305FF1C6" w14:textId="77777777" w:rsidR="004C02EF" w:rsidRPr="00E77497" w:rsidDel="00F204E5" w:rsidRDefault="004C02EF" w:rsidP="009E1306">
      <w:pPr>
        <w:pStyle w:val="Alg3"/>
        <w:numPr>
          <w:ilvl w:val="3"/>
          <w:numId w:val="119"/>
        </w:numPr>
        <w:tabs>
          <w:tab w:val="clear" w:pos="2520"/>
          <w:tab w:val="num" w:pos="1800"/>
        </w:tabs>
        <w:ind w:hanging="1080"/>
        <w:rPr>
          <w:del w:id="18542" w:author="Rev 6 Allen Wirfs-Brock" w:date="2012-02-25T10:17:00Z"/>
        </w:rPr>
      </w:pPr>
      <w:del w:id="18543" w:author="Rev 6 Allen Wirfs-Brock" w:date="2012-02-25T10:17:00Z">
        <w:r w:rsidRPr="00E77497" w:rsidDel="00F204E5">
          <w:delText xml:space="preserve">Return </w:delText>
        </w:r>
      </w:del>
      <w:del w:id="18544" w:author="Rev 6 Allen Wirfs-Brock" w:date="2012-02-18T12:48:00Z">
        <w:r w:rsidRPr="00E77497" w:rsidDel="009E1306">
          <w:delText>(</w:delText>
        </w:r>
      </w:del>
      <w:del w:id="18545" w:author="Rev 6 Allen Wirfs-Brock" w:date="2012-02-23T12:46:00Z">
        <w:r w:rsidRPr="00E77497" w:rsidDel="001E2FDD">
          <w:rPr>
            <w:rFonts w:ascii="Arial" w:hAnsi="Arial" w:cs="Arial"/>
          </w:rPr>
          <w:delText>normal</w:delText>
        </w:r>
        <w:r w:rsidRPr="00E77497" w:rsidDel="001E2FDD">
          <w:delText xml:space="preserve">, </w:delText>
        </w:r>
      </w:del>
      <w:del w:id="18546" w:author="Rev 6 Allen Wirfs-Brock" w:date="2012-02-25T10:17:00Z">
        <w:r w:rsidRPr="00E77497" w:rsidDel="00F204E5">
          <w:rPr>
            <w:i/>
          </w:rPr>
          <w:delText>V</w:delText>
        </w:r>
      </w:del>
      <w:del w:id="18547" w:author="Rev 6 Allen Wirfs-Brock" w:date="2012-02-23T12:47:00Z">
        <w:r w:rsidRPr="00E77497" w:rsidDel="001E2FDD">
          <w:delText xml:space="preserve">, </w:delText>
        </w:r>
        <w:r w:rsidRPr="00E77497" w:rsidDel="001E2FDD">
          <w:rPr>
            <w:rFonts w:ascii="Arial" w:hAnsi="Arial" w:cs="Arial"/>
          </w:rPr>
          <w:delText>empty</w:delText>
        </w:r>
      </w:del>
      <w:del w:id="18548" w:author="Rev 6 Allen Wirfs-Brock" w:date="2012-02-25T10:17:00Z">
        <w:r w:rsidRPr="00E77497" w:rsidDel="00F204E5">
          <w:delText>).</w:delText>
        </w:r>
      </w:del>
    </w:p>
    <w:p w14:paraId="6BCB0C9F" w14:textId="77777777" w:rsidR="004C02EF" w:rsidRPr="00E77497" w:rsidRDefault="004C02EF" w:rsidP="00F204E5">
      <w:pPr>
        <w:pStyle w:val="Alg3"/>
        <w:numPr>
          <w:ilvl w:val="1"/>
          <w:numId w:val="119"/>
        </w:numPr>
        <w:spacing w:after="220"/>
      </w:pPr>
      <w:r w:rsidRPr="00E77497">
        <w:t xml:space="preserve">If </w:t>
      </w:r>
      <w:del w:id="18549" w:author="Rev 6 Allen Wirfs-Brock" w:date="2012-02-26T11:39:00Z">
        <w:r w:rsidRPr="00E77497" w:rsidDel="00526AEF">
          <w:rPr>
            <w:i/>
          </w:rPr>
          <w:delText>stmt</w:delText>
        </w:r>
        <w:r w:rsidRPr="00E77497" w:rsidDel="00526AEF">
          <w:delText xml:space="preserve"> is an abrupt completion</w:delText>
        </w:r>
      </w:del>
      <w:ins w:id="18550" w:author="Rev 6 Allen Wirfs-Brock" w:date="2012-02-25T10:17:00Z">
        <w:del w:id="18551" w:author="Rev 7 Allen Wirfs-Brock" w:date="2012-04-25T08:04:00Z">
          <w:r w:rsidR="00F204E5" w:rsidDel="007C32C2">
            <w:delText>loopContinues</w:delText>
          </w:r>
        </w:del>
      </w:ins>
      <w:ins w:id="18552" w:author="Rev 7 Allen Wirfs-Brock" w:date="2012-04-25T08:04:00Z">
        <w:r w:rsidR="007C32C2">
          <w:t>LoopContinues</w:t>
        </w:r>
      </w:ins>
      <w:ins w:id="18553" w:author="Rev 6 Allen Wirfs-Brock" w:date="2012-02-25T10:17:00Z">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ins>
      <w:r w:rsidRPr="00E77497">
        <w:t xml:space="preserve">, return </w:t>
      </w:r>
      <w:r w:rsidRPr="00E77497">
        <w:rPr>
          <w:i/>
        </w:rPr>
        <w:t>stmt</w:t>
      </w:r>
      <w:r w:rsidRPr="00E77497">
        <w:t>.</w:t>
      </w:r>
    </w:p>
    <w:p w14:paraId="67B02BD7" w14:textId="77777777" w:rsidR="004C02EF" w:rsidRPr="00E77497" w:rsidRDefault="004C02EF" w:rsidP="003A4B22">
      <w:pPr>
        <w:pStyle w:val="30"/>
        <w:numPr>
          <w:ilvl w:val="0"/>
          <w:numId w:val="0"/>
        </w:numPr>
      </w:pPr>
      <w:bookmarkStart w:id="18554" w:name="_Toc382212239"/>
      <w:bookmarkStart w:id="18555" w:name="_Toc382212753"/>
      <w:bookmarkStart w:id="18556" w:name="_Toc382291584"/>
      <w:bookmarkStart w:id="18557" w:name="_Toc385672233"/>
      <w:bookmarkStart w:id="18558" w:name="_Toc393690337"/>
      <w:bookmarkStart w:id="18559" w:name="_Ref432004090"/>
      <w:bookmarkStart w:id="18560" w:name="_Toc472818883"/>
      <w:bookmarkStart w:id="18561" w:name="_Toc235503458"/>
      <w:bookmarkStart w:id="18562" w:name="_Toc241509233"/>
      <w:bookmarkStart w:id="18563" w:name="_Toc244416720"/>
      <w:bookmarkStart w:id="18564" w:name="_Toc276631084"/>
      <w:bookmarkStart w:id="18565" w:name="_Toc329528816"/>
      <w:r w:rsidRPr="00E77497">
        <w:t>12.6.3</w:t>
      </w:r>
      <w:r w:rsidRPr="00E77497">
        <w:tab/>
      </w:r>
      <w:commentRangeStart w:id="18566"/>
      <w:r w:rsidRPr="00E77497">
        <w:t xml:space="preserve">The </w:t>
      </w:r>
      <w:r w:rsidRPr="00E77497">
        <w:rPr>
          <w:rFonts w:ascii="Courier New" w:hAnsi="Courier New"/>
        </w:rPr>
        <w:t>for</w:t>
      </w:r>
      <w:r w:rsidRPr="00E77497">
        <w:t xml:space="preserve"> Statemen</w:t>
      </w:r>
      <w:bookmarkEnd w:id="18413"/>
      <w:bookmarkEnd w:id="18414"/>
      <w:bookmarkEnd w:id="18554"/>
      <w:bookmarkEnd w:id="18555"/>
      <w:bookmarkEnd w:id="18556"/>
      <w:bookmarkEnd w:id="18557"/>
      <w:bookmarkEnd w:id="18558"/>
      <w:r w:rsidRPr="00E77497">
        <w:t>t</w:t>
      </w:r>
      <w:bookmarkEnd w:id="18559"/>
      <w:bookmarkEnd w:id="18560"/>
      <w:bookmarkEnd w:id="18561"/>
      <w:bookmarkEnd w:id="18562"/>
      <w:bookmarkEnd w:id="18563"/>
      <w:bookmarkEnd w:id="18564"/>
      <w:commentRangeEnd w:id="18566"/>
      <w:r w:rsidR="00CC12F9" w:rsidRPr="00E77497">
        <w:rPr>
          <w:rStyle w:val="af3"/>
          <w:b w:val="0"/>
          <w:lang w:val="en-GB"/>
        </w:rPr>
        <w:commentReference w:id="18566"/>
      </w:r>
      <w:bookmarkEnd w:id="18565"/>
    </w:p>
    <w:p w14:paraId="6C8ECF83" w14:textId="77777777" w:rsidR="00533E91" w:rsidRPr="00E77497" w:rsidRDefault="00533E91" w:rsidP="00533E91">
      <w:pPr>
        <w:pStyle w:val="40"/>
        <w:numPr>
          <w:ilvl w:val="0"/>
          <w:numId w:val="0"/>
        </w:numPr>
        <w:rPr>
          <w:ins w:id="18567" w:author="Rev 9 Allen Wirfs-Brock" w:date="2012-07-08T14:19:00Z"/>
        </w:rPr>
      </w:pPr>
      <w:ins w:id="18568" w:author="Rev 9 Allen Wirfs-Brock" w:date="2012-07-08T14:19:00Z">
        <w:r>
          <w:t>Static</w:t>
        </w:r>
        <w:r w:rsidRPr="00E77497">
          <w:t xml:space="preserve"> Semantics</w:t>
        </w:r>
      </w:ins>
    </w:p>
    <w:p w14:paraId="3DBBD0D2" w14:textId="77777777" w:rsidR="00687A3E" w:rsidRPr="00E77497" w:rsidRDefault="00687A3E" w:rsidP="00687A3E">
      <w:pPr>
        <w:rPr>
          <w:ins w:id="18569" w:author="Rev 4 Allen Wirfs-Brock" w:date="2011-10-15T18:41:00Z"/>
          <w:rFonts w:ascii="Helvetica" w:hAnsi="Helvetica"/>
          <w:b/>
        </w:rPr>
      </w:pPr>
      <w:ins w:id="18570"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6946E86B" w14:textId="77777777" w:rsidR="00466EC5" w:rsidRPr="00E77497" w:rsidRDefault="00137648" w:rsidP="00466EC5">
      <w:pPr>
        <w:jc w:val="left"/>
        <w:rPr>
          <w:ins w:id="18571" w:author="Rev 3 Allen Wirfs-Brock" w:date="2011-09-02T11:06:00Z"/>
        </w:rPr>
      </w:pPr>
      <w:ins w:id="18572" w:author="Rev 8 Allen Wirfs-Brock" w:date="2012-06-14T15:44:00Z">
        <w:r w:rsidRPr="00E77497">
          <w:rPr>
            <w:rStyle w:val="bnf"/>
          </w:rPr>
          <w:t>IterationStatement</w:t>
        </w:r>
        <w:r w:rsidRPr="00E77497">
          <w:t xml:space="preserve"> </w:t>
        </w:r>
        <w:r w:rsidRPr="00E77497">
          <w:rPr>
            <w:b/>
          </w:rPr>
          <w:t>:</w:t>
        </w:r>
        <w:r w:rsidRPr="00E77497">
          <w:t xml:space="preserve"> </w:t>
        </w:r>
      </w:ins>
      <w:ins w:id="18573" w:author="Rev 3 Allen Wirfs-Brock" w:date="2011-09-02T11:06:00Z">
        <w:del w:id="18574" w:author="Rev 4 Allen Wirfs-Brock" w:date="2011-10-15T18:44:00Z">
          <w:r w:rsidR="00466EC5" w:rsidRPr="00E77497" w:rsidDel="00687A3E">
            <w:delText xml:space="preserve">The VarDeclaredNames of the production  </w:delText>
          </w:r>
        </w:del>
      </w:ins>
      <w:ins w:id="18575" w:author="Rev 3 Allen Wirfs-Brock" w:date="2011-09-02T11:07:00Z">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ExpressionNoIn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ins>
      <w:ins w:id="18576" w:author="Rev 3 Allen Wirfs-Brock" w:date="2011-09-02T11:06:00Z">
        <w:r w:rsidR="00466EC5" w:rsidRPr="00E77497">
          <w:t xml:space="preserve"> </w:t>
        </w:r>
        <w:r w:rsidR="00466EC5" w:rsidRPr="00E77497">
          <w:rPr>
            <w:rFonts w:ascii="Times New Roman" w:hAnsi="Times New Roman"/>
            <w:i/>
          </w:rPr>
          <w:t xml:space="preserve"> </w:t>
        </w:r>
        <w:del w:id="18577" w:author="Rev 4 Allen Wirfs-Brock" w:date="2011-10-15T18:44:00Z">
          <w:r w:rsidR="00466EC5" w:rsidRPr="00E77497" w:rsidDel="00687A3E">
            <w:delText>is determined as follows:</w:delText>
          </w:r>
        </w:del>
      </w:ins>
    </w:p>
    <w:p w14:paraId="604F52CC" w14:textId="77777777" w:rsidR="00466EC5" w:rsidRPr="00E77497" w:rsidRDefault="00466EC5" w:rsidP="00B34B48">
      <w:pPr>
        <w:pStyle w:val="Alg4"/>
        <w:numPr>
          <w:ilvl w:val="0"/>
          <w:numId w:val="479"/>
        </w:numPr>
        <w:spacing w:after="220"/>
        <w:contextualSpacing/>
        <w:rPr>
          <w:ins w:id="18578" w:author="Rev 3 Allen Wirfs-Brock" w:date="2011-09-02T11:06:00Z"/>
        </w:rPr>
      </w:pPr>
      <w:ins w:id="18579" w:author="Rev 3 Allen Wirfs-Brock" w:date="2011-09-02T11:06:00Z">
        <w:r w:rsidRPr="00E77497">
          <w:t xml:space="preserve">Return the VarDeclaredNames of </w:t>
        </w:r>
        <w:r w:rsidRPr="00E77497">
          <w:rPr>
            <w:i/>
          </w:rPr>
          <w:t>Statement</w:t>
        </w:r>
        <w:r w:rsidRPr="00E77497">
          <w:t>.</w:t>
        </w:r>
      </w:ins>
    </w:p>
    <w:p w14:paraId="5E283499" w14:textId="77777777" w:rsidR="00FD645E" w:rsidRPr="00E77497" w:rsidRDefault="00FD645E" w:rsidP="00687A3E">
      <w:pPr>
        <w:keepNext/>
        <w:rPr>
          <w:ins w:id="18580" w:author="Rev 4 Allen Wirfs-Brock" w:date="2011-10-15T18:46:00Z"/>
          <w:rFonts w:ascii="Helvetica" w:hAnsi="Helvetica"/>
          <w:b/>
        </w:rPr>
      </w:pPr>
      <w:ins w:id="18581" w:author="Rev 4 Allen Wirfs-Brock" w:date="2011-10-15T18:46: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ins>
    </w:p>
    <w:p w14:paraId="4776BF47" w14:textId="77777777" w:rsidR="00FD645E" w:rsidRPr="00E77497" w:rsidRDefault="00FD645E" w:rsidP="00B34B48">
      <w:pPr>
        <w:pStyle w:val="Alg4"/>
        <w:numPr>
          <w:ilvl w:val="0"/>
          <w:numId w:val="480"/>
        </w:numPr>
        <w:spacing w:after="220"/>
        <w:contextualSpacing/>
        <w:rPr>
          <w:ins w:id="18582" w:author="Rev 4 Allen Wirfs-Brock" w:date="2011-10-15T18:46:00Z"/>
        </w:rPr>
      </w:pPr>
      <w:ins w:id="18583" w:author="Rev 4 Allen Wirfs-Brock" w:date="2011-10-15T18:46:00Z">
        <w:r w:rsidRPr="00E77497">
          <w:t xml:space="preserve">Let </w:t>
        </w:r>
        <w:r w:rsidRPr="00E77497">
          <w:rPr>
            <w:i/>
          </w:rPr>
          <w:t xml:space="preserve">names </w:t>
        </w:r>
        <w:r w:rsidRPr="00E77497">
          <w:t xml:space="preserve">be BoundNames of </w:t>
        </w:r>
        <w:r w:rsidRPr="00E77497">
          <w:rPr>
            <w:rStyle w:val="bnf"/>
          </w:rPr>
          <w:t>VariableDeclarationListNoIn</w:t>
        </w:r>
        <w:r w:rsidRPr="00E77497">
          <w:t>.</w:t>
        </w:r>
      </w:ins>
    </w:p>
    <w:p w14:paraId="3194DDA3" w14:textId="77777777" w:rsidR="00FD645E" w:rsidRPr="00E77497" w:rsidRDefault="00FD645E" w:rsidP="00B34B48">
      <w:pPr>
        <w:pStyle w:val="Alg4"/>
        <w:numPr>
          <w:ilvl w:val="0"/>
          <w:numId w:val="480"/>
        </w:numPr>
        <w:spacing w:after="220"/>
        <w:contextualSpacing/>
        <w:rPr>
          <w:ins w:id="18584" w:author="Rev 4 Allen Wirfs-Brock" w:date="2011-10-15T18:46:00Z"/>
          <w:rStyle w:val="bnf"/>
          <w:i w:val="0"/>
        </w:rPr>
      </w:pPr>
      <w:ins w:id="18585" w:author="Rev 4 Allen Wirfs-Brock" w:date="2011-10-15T18:46:00Z">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ins>
    </w:p>
    <w:p w14:paraId="37077DB3" w14:textId="77777777" w:rsidR="00FD645E" w:rsidRPr="00E77497" w:rsidRDefault="00FD645E" w:rsidP="00B34B48">
      <w:pPr>
        <w:pStyle w:val="Alg4"/>
        <w:numPr>
          <w:ilvl w:val="0"/>
          <w:numId w:val="480"/>
        </w:numPr>
        <w:spacing w:after="220"/>
        <w:contextualSpacing/>
        <w:rPr>
          <w:ins w:id="18586" w:author="Rev 4 Allen Wirfs-Brock" w:date="2011-10-15T18:46:00Z"/>
        </w:rPr>
      </w:pPr>
      <w:ins w:id="18587" w:author="Rev 4 Allen Wirfs-Brock" w:date="2011-10-15T18:46:00Z">
        <w:r w:rsidRPr="00E77497">
          <w:t xml:space="preserve">Return </w:t>
        </w:r>
        <w:r w:rsidRPr="00E77497">
          <w:rPr>
            <w:rStyle w:val="bnf"/>
          </w:rPr>
          <w:t>names</w:t>
        </w:r>
        <w:r w:rsidRPr="00E77497">
          <w:t>.</w:t>
        </w:r>
      </w:ins>
    </w:p>
    <w:p w14:paraId="356DFA72" w14:textId="77777777" w:rsidR="00FD2CF3" w:rsidRPr="00E77497" w:rsidRDefault="00137648" w:rsidP="00FD2CF3">
      <w:pPr>
        <w:jc w:val="left"/>
        <w:rPr>
          <w:ins w:id="18588" w:author="Rev 6 Allen Wirfs-Brock" w:date="2012-02-25T16:37:00Z"/>
        </w:rPr>
      </w:pPr>
      <w:ins w:id="18589" w:author="Rev 8 Allen Wirfs-Brock" w:date="2012-06-14T15:44:00Z">
        <w:r w:rsidRPr="00E77497">
          <w:rPr>
            <w:rStyle w:val="bnf"/>
          </w:rPr>
          <w:t>IterationStatement</w:t>
        </w:r>
        <w:r w:rsidRPr="00E77497">
          <w:t xml:space="preserve"> </w:t>
        </w:r>
        <w:r w:rsidRPr="00E77497">
          <w:rPr>
            <w:b/>
          </w:rPr>
          <w:t>:</w:t>
        </w:r>
        <w:r w:rsidRPr="00E77497">
          <w:t xml:space="preserve"> </w:t>
        </w:r>
      </w:ins>
      <w:ins w:id="18590" w:author="Rev 6 Allen Wirfs-Brock" w:date="2012-02-25T16:37:00Z">
        <w:r w:rsidR="00FD2CF3" w:rsidRPr="00E77497">
          <w:rPr>
            <w:rFonts w:ascii="Courier New" w:hAnsi="Courier New"/>
            <w:b/>
          </w:rPr>
          <w:t>for</w:t>
        </w:r>
        <w:r w:rsidR="00FD2CF3" w:rsidRPr="00E77497">
          <w:t xml:space="preserve"> </w:t>
        </w:r>
        <w:r w:rsidR="00FD2CF3" w:rsidRPr="00E77497">
          <w:rPr>
            <w:rFonts w:ascii="Courier New" w:hAnsi="Courier New"/>
            <w:b/>
          </w:rPr>
          <w:t>(</w:t>
        </w:r>
      </w:ins>
      <w:ins w:id="18591" w:author="Rev 6 Allen Wirfs-Brock" w:date="2012-02-25T16:38:00Z">
        <w:r w:rsidR="00FD2CF3">
          <w:rPr>
            <w:rStyle w:val="bnf"/>
          </w:rPr>
          <w:t>LexicalDeclaration</w:t>
        </w:r>
      </w:ins>
      <w:ins w:id="18592" w:author="Rev 6 Allen Wirfs-Brock" w:date="2012-02-25T16:37:00Z">
        <w:r w:rsidR="00FD2CF3" w:rsidRPr="00E77497">
          <w:rPr>
            <w:rStyle w:val="bnf"/>
          </w:rPr>
          <w:t>NoIn</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ins>
    </w:p>
    <w:p w14:paraId="572DA6A7" w14:textId="77777777" w:rsidR="00FD2CF3" w:rsidRPr="00E77497" w:rsidRDefault="00FD2CF3" w:rsidP="008E2AED">
      <w:pPr>
        <w:pStyle w:val="Alg4"/>
        <w:numPr>
          <w:ilvl w:val="0"/>
          <w:numId w:val="688"/>
        </w:numPr>
        <w:spacing w:after="220"/>
        <w:contextualSpacing/>
        <w:rPr>
          <w:ins w:id="18593" w:author="Rev 6 Allen Wirfs-Brock" w:date="2012-02-25T16:37:00Z"/>
        </w:rPr>
      </w:pPr>
      <w:ins w:id="18594" w:author="Rev 6 Allen Wirfs-Brock" w:date="2012-02-25T16:37:00Z">
        <w:r w:rsidRPr="00E77497">
          <w:t xml:space="preserve">Return the VarDeclaredNames of </w:t>
        </w:r>
        <w:r w:rsidRPr="00E77497">
          <w:rPr>
            <w:i/>
          </w:rPr>
          <w:t>Statement</w:t>
        </w:r>
        <w:r w:rsidRPr="00E77497">
          <w:t>.</w:t>
        </w:r>
      </w:ins>
    </w:p>
    <w:p w14:paraId="0D5F3A33" w14:textId="77777777" w:rsidR="004901F8" w:rsidRPr="00E77497" w:rsidRDefault="004901F8" w:rsidP="004901F8">
      <w:pPr>
        <w:pStyle w:val="40"/>
        <w:numPr>
          <w:ilvl w:val="0"/>
          <w:numId w:val="0"/>
        </w:numPr>
        <w:rPr>
          <w:ins w:id="18595" w:author="Rev 6 Allen Wirfs-Brock" w:date="2012-02-25T11:22:00Z"/>
        </w:rPr>
      </w:pPr>
      <w:ins w:id="18596" w:author="Rev 6 Allen Wirfs-Brock" w:date="2012-02-25T11:22:00Z">
        <w:r w:rsidRPr="00E77497">
          <w:t>Runtime Semantics</w:t>
        </w:r>
      </w:ins>
    </w:p>
    <w:p w14:paraId="19486EBA" w14:textId="77777777" w:rsidR="004901F8" w:rsidRDefault="004901F8" w:rsidP="004901F8">
      <w:pPr>
        <w:keepNext/>
        <w:rPr>
          <w:ins w:id="18597" w:author="Rev 6 Allen Wirfs-Brock" w:date="2012-02-25T11:21:00Z"/>
          <w:rFonts w:ascii="Helvetica" w:hAnsi="Helvetica"/>
          <w:b/>
          <w:spacing w:val="6"/>
        </w:rPr>
      </w:pPr>
      <w:ins w:id="18598"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0ACC91E4" w14:textId="77777777" w:rsidR="004901F8" w:rsidRPr="00FA3203" w:rsidRDefault="004901F8" w:rsidP="004901F8">
      <w:pPr>
        <w:ind w:left="360"/>
        <w:rPr>
          <w:ins w:id="18599" w:author="Rev 6 Allen Wirfs-Brock" w:date="2012-02-25T11:21:00Z"/>
        </w:rPr>
      </w:pPr>
      <w:ins w:id="18600"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650593C5" w14:textId="77777777" w:rsidR="00687A3E" w:rsidRPr="00E77497" w:rsidDel="004901F8" w:rsidRDefault="00687A3E" w:rsidP="00687A3E">
      <w:pPr>
        <w:keepNext/>
        <w:rPr>
          <w:ins w:id="18601" w:author="Rev 4 Allen Wirfs-Brock" w:date="2011-10-15T18:43:00Z"/>
          <w:del w:id="18602" w:author="Rev 6 Allen Wirfs-Brock" w:date="2012-02-25T11:21:00Z"/>
          <w:rFonts w:ascii="Helvetica" w:hAnsi="Helvetica"/>
          <w:b/>
        </w:rPr>
      </w:pPr>
      <w:ins w:id="18603" w:author="Rev 4 Allen Wirfs-Brock" w:date="2011-10-15T18:43:00Z">
        <w:del w:id="18604"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2202D265" w14:textId="77777777" w:rsidR="004C02EF" w:rsidRPr="00E77497" w:rsidRDefault="004C02EF" w:rsidP="004C02EF">
      <w:pPr>
        <w:jc w:val="left"/>
      </w:pPr>
      <w:del w:id="18605" w:author="Rev 4 Allen Wirfs-Brock" w:date="2011-10-15T18:44:00Z">
        <w:r w:rsidRPr="00E77497" w:rsidDel="00687A3E">
          <w:delText>The production</w:delText>
        </w:r>
        <w:r w:rsidRPr="00E77497" w:rsidDel="00687A3E">
          <w:br/>
          <w:delText xml:space="preserve">    </w:delText>
        </w:r>
      </w:del>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del w:id="18606" w:author="Rev 4 Allen Wirfs-Brock" w:date="2011-10-15T18:44:00Z">
        <w:r w:rsidRPr="00E77497" w:rsidDel="00687A3E">
          <w:br/>
          <w:delText>is evaluated as follows:</w:delText>
        </w:r>
      </w:del>
    </w:p>
    <w:p w14:paraId="614E40C2" w14:textId="77777777" w:rsidR="004C02EF" w:rsidRPr="00E77497" w:rsidRDefault="004C02EF" w:rsidP="00B34B48">
      <w:pPr>
        <w:pStyle w:val="Alg3"/>
        <w:numPr>
          <w:ilvl w:val="0"/>
          <w:numId w:val="120"/>
        </w:numPr>
      </w:pPr>
      <w:r w:rsidRPr="00E77497">
        <w:t xml:space="preserve">If </w:t>
      </w:r>
      <w:r w:rsidRPr="00E77497">
        <w:rPr>
          <w:i/>
        </w:rPr>
        <w:t>ExpressionNoIn</w:t>
      </w:r>
      <w:r w:rsidRPr="00E77497">
        <w:t xml:space="preserve"> is present, then.</w:t>
      </w:r>
    </w:p>
    <w:p w14:paraId="12174B0A" w14:textId="77777777" w:rsidR="004C02EF" w:rsidRPr="00E77497" w:rsidRDefault="004C02EF" w:rsidP="00B34B48">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ExpressionNoIn</w:t>
      </w:r>
      <w:r w:rsidRPr="00E77497">
        <w:t>.</w:t>
      </w:r>
    </w:p>
    <w:p w14:paraId="22A67C13" w14:textId="77777777" w:rsidR="004C02EF" w:rsidRPr="00E77497" w:rsidRDefault="004C02EF" w:rsidP="00B34B48">
      <w:pPr>
        <w:pStyle w:val="Alg3"/>
        <w:numPr>
          <w:ilvl w:val="1"/>
          <w:numId w:val="120"/>
        </w:numPr>
      </w:pPr>
      <w:del w:id="18607" w:author="Rev 6 Allen Wirfs-Brock" w:date="2012-02-18T17:53:00Z">
        <w:r w:rsidRPr="00E77497" w:rsidDel="006327B6">
          <w:delText xml:space="preserve">Call </w:delText>
        </w:r>
      </w:del>
      <w:ins w:id="18608" w:author="Rev 6 Allen Wirfs-Brock" w:date="2012-02-18T17:53:00Z">
        <w:r w:rsidR="006327B6">
          <w:t xml:space="preserve">Let </w:t>
        </w:r>
        <w:r w:rsidR="006327B6" w:rsidRPr="006A5E27">
          <w:rPr>
            <w:i/>
          </w:rPr>
          <w:t>exprValue</w:t>
        </w:r>
        <w:r w:rsidR="006327B6">
          <w:t xml:space="preserve"> be</w:t>
        </w:r>
        <w:r w:rsidR="006327B6" w:rsidRPr="00E77497">
          <w:t xml:space="preserve"> </w:t>
        </w:r>
      </w:ins>
      <w:r w:rsidRPr="00E77497">
        <w:t>GetValue(</w:t>
      </w:r>
      <w:r w:rsidRPr="00E77497">
        <w:rPr>
          <w:i/>
        </w:rPr>
        <w:t>exprRef</w:t>
      </w:r>
      <w:r w:rsidRPr="00E77497">
        <w:t>). (This value is not used but the call may have side-effects.)</w:t>
      </w:r>
    </w:p>
    <w:p w14:paraId="67F2BCA4" w14:textId="77777777" w:rsidR="00F204E5" w:rsidRPr="00E77497" w:rsidRDefault="006327B6" w:rsidP="0013710B">
      <w:pPr>
        <w:pStyle w:val="Alg3"/>
        <w:numPr>
          <w:ilvl w:val="1"/>
          <w:numId w:val="120"/>
        </w:numPr>
        <w:rPr>
          <w:ins w:id="18609" w:author="Rev 6 Allen Wirfs-Brock" w:date="2012-02-25T10:22:00Z"/>
        </w:rPr>
      </w:pPr>
      <w:ins w:id="18610" w:author="Rev 6 Allen Wirfs-Brock" w:date="2012-02-18T17:55:00Z">
        <w:r>
          <w:t>I</w:t>
        </w:r>
      </w:ins>
      <w:ins w:id="18611" w:author="Rev 6 Allen Wirfs-Brock" w:date="2012-02-18T17:53:00Z">
        <w:r>
          <w:t xml:space="preserve">f </w:t>
        </w:r>
      </w:ins>
      <w:ins w:id="18612" w:author="Rev 6 Allen Wirfs-Brock" w:date="2012-02-25T10:22:00Z">
        <w:del w:id="18613" w:author="Rev 7 Allen Wirfs-Brock" w:date="2012-04-25T08:04:00Z">
          <w:r w:rsidR="00F204E5" w:rsidDel="007C32C2">
            <w:delText>loopContinues</w:delText>
          </w:r>
        </w:del>
      </w:ins>
      <w:ins w:id="18614" w:author="Rev 7 Allen Wirfs-Brock" w:date="2012-04-25T08:04:00Z">
        <w:r w:rsidR="007C32C2">
          <w:t>LoopContinues</w:t>
        </w:r>
      </w:ins>
      <w:ins w:id="18615" w:author="Rev 6 Allen Wirfs-Brock" w:date="2012-02-25T10:22:00Z">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ins>
    </w:p>
    <w:p w14:paraId="663BD450" w14:textId="77777777" w:rsidR="00033CAC" w:rsidRPr="00E77497" w:rsidRDefault="00033CAC" w:rsidP="00033CAC">
      <w:pPr>
        <w:pStyle w:val="Alg3"/>
        <w:numPr>
          <w:ilvl w:val="0"/>
          <w:numId w:val="120"/>
        </w:numPr>
        <w:rPr>
          <w:ins w:id="18616" w:author="Rev 6 Allen Wirfs-Brock" w:date="2012-02-25T11:14:00Z"/>
        </w:rPr>
      </w:pPr>
      <w:ins w:id="18617" w:author="Rev 6 Allen Wirfs-Brock" w:date="2012-02-25T11:15:00Z">
        <w:r>
          <w:t>Return the result of perform</w:t>
        </w:r>
      </w:ins>
      <w:ins w:id="18618" w:author="Rev 6 Allen Wirfs-Brock" w:date="2012-02-25T16:58:00Z">
        <w:r w:rsidR="008A0F38">
          <w:t>ing</w:t>
        </w:r>
      </w:ins>
      <w:ins w:id="18619" w:author="Rev 6 Allen Wirfs-Brock" w:date="2012-02-25T11:15:00Z">
        <w:r>
          <w:t xml:space="preserve"> </w:t>
        </w:r>
      </w:ins>
      <w:ins w:id="18620" w:author="Rev 6 Allen Wirfs-Brock" w:date="2012-02-25T17:01:00Z">
        <w:r w:rsidR="00732086">
          <w:t>For Body Evaluation</w:t>
        </w:r>
      </w:ins>
      <w:ins w:id="18621" w:author="Rev 6 Allen Wirfs-Brock" w:date="2012-02-25T11:15:00Z">
        <w:r>
          <w:t xml:space="preserve"> with</w:t>
        </w:r>
      </w:ins>
      <w:ins w:id="18622" w:author="Rev 6 Allen Wirfs-Brock" w:date="2012-02-25T11:14:00Z">
        <w:r>
          <w:t xml:space="preserve"> the </w:t>
        </w:r>
      </w:ins>
      <w:ins w:id="18623" w:author="Rev 6 Allen Wirfs-Brock" w:date="2012-02-25T11:16:00Z">
        <w:r>
          <w:t xml:space="preserve">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t>
        </w:r>
      </w:ins>
      <w:ins w:id="18624" w:author="Rev 6 Allen Wirfs-Brock" w:date="2012-02-25T11:18:00Z">
        <w:r w:rsidR="004901F8">
          <w:t xml:space="preserve">with </w:t>
        </w:r>
        <w:r w:rsidR="004901F8" w:rsidRPr="004901F8">
          <w:rPr>
            <w:i/>
          </w:rPr>
          <w:t>labelSet</w:t>
        </w:r>
      </w:ins>
      <w:ins w:id="18625" w:author="Rev 6 Allen Wirfs-Brock" w:date="2012-02-25T11:14:00Z">
        <w:r w:rsidRPr="00E77497">
          <w:t>.</w:t>
        </w:r>
      </w:ins>
      <w:ins w:id="18626" w:author="Rev 6 Allen Wirfs-Brock" w:date="2012-02-25T11:18:00Z">
        <w:r w:rsidR="004901F8">
          <w:t xml:space="preserve">  </w:t>
        </w:r>
      </w:ins>
    </w:p>
    <w:p w14:paraId="204D011E" w14:textId="77777777" w:rsidR="0013710B" w:rsidRDefault="0013710B" w:rsidP="0013710B">
      <w:pPr>
        <w:pStyle w:val="Alg3"/>
        <w:tabs>
          <w:tab w:val="clear" w:pos="360"/>
        </w:tabs>
        <w:ind w:left="0" w:firstLine="0"/>
        <w:rPr>
          <w:ins w:id="18627" w:author="Rev 6 Allen Wirfs-Brock" w:date="2012-02-25T11:06:00Z"/>
        </w:rPr>
      </w:pPr>
    </w:p>
    <w:p w14:paraId="45309FA2" w14:textId="77777777" w:rsidR="0013710B" w:rsidRPr="0013710B" w:rsidRDefault="0013710B" w:rsidP="0013710B">
      <w:pPr>
        <w:rPr>
          <w:ins w:id="18628" w:author="Rev 6 Allen Wirfs-Brock" w:date="2012-02-25T11:04:00Z"/>
          <w:lang w:eastAsia="en-US"/>
        </w:rPr>
      </w:pPr>
      <w:ins w:id="18629" w:author="Rev 6 Allen Wirfs-Brock" w:date="2012-02-25T11:06:00Z">
        <w:r>
          <w:rPr>
            <w:lang w:eastAsia="en-US"/>
          </w:rPr>
          <w:t>The abstract</w:t>
        </w:r>
        <w:del w:id="18630" w:author="Rev 8 Allen Wirfs-Brock" w:date="2012-06-14T14:38:00Z">
          <w:r w:rsidDel="00D4543D">
            <w:rPr>
              <w:lang w:eastAsia="en-US"/>
            </w:rPr>
            <w:delText>ion</w:delText>
          </w:r>
        </w:del>
        <w:r>
          <w:rPr>
            <w:lang w:eastAsia="en-US"/>
          </w:rPr>
          <w:t xml:space="preserve"> operation </w:t>
        </w:r>
      </w:ins>
      <w:ins w:id="18631" w:author="Rev 6 Allen Wirfs-Brock" w:date="2012-02-25T11:07:00Z">
        <w:r>
          <w:rPr>
            <w:lang w:eastAsia="en-US"/>
          </w:rPr>
          <w:t>For Body</w:t>
        </w:r>
      </w:ins>
      <w:ins w:id="18632" w:author="Rev 6 Allen Wirfs-Brock" w:date="2012-02-25T17:01:00Z">
        <w:r w:rsidR="00732086">
          <w:rPr>
            <w:lang w:eastAsia="en-US"/>
          </w:rPr>
          <w:t xml:space="preserve"> Evaluation</w:t>
        </w:r>
      </w:ins>
      <w:ins w:id="18633" w:author="Rev 6 Allen Wirfs-Brock" w:date="2012-02-25T11:07:00Z">
        <w:r>
          <w:rPr>
            <w:lang w:eastAsia="en-US"/>
          </w:rPr>
          <w:t xml:space="preserve"> with arguments </w:t>
        </w:r>
      </w:ins>
      <w:ins w:id="18634" w:author="Rev 6 Allen Wirfs-Brock" w:date="2012-02-25T11:12:00Z">
        <w:r w:rsidR="00033CAC">
          <w:rPr>
            <w:rFonts w:ascii="Times New Roman" w:hAnsi="Times New Roman"/>
            <w:i/>
            <w:lang w:eastAsia="en-US"/>
          </w:rPr>
          <w:t>testExpr</w:t>
        </w:r>
      </w:ins>
      <w:ins w:id="18635" w:author="Rev 6 Allen Wirfs-Brock" w:date="2012-02-25T11:07:00Z">
        <w:r>
          <w:rPr>
            <w:lang w:eastAsia="en-US"/>
          </w:rPr>
          <w:t xml:space="preserve">, </w:t>
        </w:r>
      </w:ins>
      <w:ins w:id="18636" w:author="Rev 6 Allen Wirfs-Brock" w:date="2012-02-25T11:12:00Z">
        <w:r w:rsidR="00033CAC">
          <w:rPr>
            <w:rFonts w:ascii="Times New Roman" w:hAnsi="Times New Roman"/>
            <w:i/>
            <w:lang w:eastAsia="en-US"/>
          </w:rPr>
          <w:t>incrementExpr</w:t>
        </w:r>
      </w:ins>
      <w:ins w:id="18637" w:author="Rev 6 Allen Wirfs-Brock" w:date="2012-02-25T11:07:00Z">
        <w:r>
          <w:rPr>
            <w:lang w:eastAsia="en-US"/>
          </w:rPr>
          <w:t>, and</w:t>
        </w:r>
        <w:r w:rsidR="00033CAC">
          <w:rPr>
            <w:lang w:eastAsia="en-US"/>
          </w:rPr>
          <w:t xml:space="preserve"> </w:t>
        </w:r>
        <w:r w:rsidR="00033CAC" w:rsidRPr="00033CAC">
          <w:rPr>
            <w:rFonts w:ascii="Times New Roman" w:hAnsi="Times New Roman"/>
            <w:i/>
            <w:lang w:eastAsia="en-US"/>
          </w:rPr>
          <w:t>labelSet</w:t>
        </w:r>
        <w:r w:rsidR="00033CAC">
          <w:rPr>
            <w:lang w:eastAsia="en-US"/>
          </w:rPr>
          <w:t xml:space="preserve"> is performed as follow</w:t>
        </w:r>
      </w:ins>
      <w:ins w:id="18638" w:author="Rev 6 Allen Wirfs-Brock" w:date="2012-02-25T11:08:00Z">
        <w:r w:rsidR="00033CAC">
          <w:rPr>
            <w:lang w:eastAsia="en-US"/>
          </w:rPr>
          <w:t>s:</w:t>
        </w:r>
      </w:ins>
    </w:p>
    <w:p w14:paraId="7568EB7B" w14:textId="77777777" w:rsidR="004C02EF" w:rsidRPr="00E77497" w:rsidRDefault="004C02EF" w:rsidP="0013710B">
      <w:pPr>
        <w:pStyle w:val="Alg3"/>
        <w:numPr>
          <w:ilvl w:val="0"/>
          <w:numId w:val="684"/>
        </w:numPr>
      </w:pPr>
      <w:r w:rsidRPr="00E77497">
        <w:t xml:space="preserve">Let </w:t>
      </w:r>
      <w:r w:rsidRPr="0013710B">
        <w:rPr>
          <w:i/>
        </w:rPr>
        <w:t>V</w:t>
      </w:r>
      <w:r w:rsidRPr="00E77497">
        <w:t xml:space="preserve"> = </w:t>
      </w:r>
      <w:commentRangeStart w:id="18639"/>
      <w:ins w:id="18640" w:author="Rev 6 Allen Wirfs-Brock" w:date="2012-02-18T18:02:00Z">
        <w:r w:rsidR="006327B6" w:rsidRPr="0013710B">
          <w:rPr>
            <w:b/>
          </w:rPr>
          <w:t>undefined</w:t>
        </w:r>
        <w:commentRangeEnd w:id="18639"/>
        <w:r w:rsidR="006327B6">
          <w:rPr>
            <w:rStyle w:val="af3"/>
            <w:rFonts w:ascii="Arial" w:eastAsia="MS Mincho" w:hAnsi="Arial"/>
            <w:spacing w:val="0"/>
            <w:lang w:eastAsia="ja-JP"/>
          </w:rPr>
          <w:commentReference w:id="18639"/>
        </w:r>
        <w:r w:rsidR="006327B6" w:rsidRPr="00E77497">
          <w:t>,</w:t>
        </w:r>
      </w:ins>
      <w:del w:id="18641" w:author="Rev 6 Allen Wirfs-Brock" w:date="2012-02-18T18:02:00Z">
        <w:r w:rsidRPr="0013710B" w:rsidDel="006327B6">
          <w:rPr>
            <w:rFonts w:ascii="Arial" w:hAnsi="Arial" w:cs="Arial"/>
          </w:rPr>
          <w:delText>empty</w:delText>
        </w:r>
      </w:del>
      <w:r w:rsidRPr="00E77497">
        <w:t>.</w:t>
      </w:r>
    </w:p>
    <w:p w14:paraId="551EC186" w14:textId="77777777" w:rsidR="004C02EF" w:rsidRPr="00E77497" w:rsidRDefault="004C02EF" w:rsidP="0013710B">
      <w:pPr>
        <w:pStyle w:val="Alg3"/>
        <w:numPr>
          <w:ilvl w:val="0"/>
          <w:numId w:val="684"/>
        </w:numPr>
      </w:pPr>
      <w:r w:rsidRPr="00E77497">
        <w:t>Repeat</w:t>
      </w:r>
    </w:p>
    <w:p w14:paraId="17F304A1" w14:textId="77777777" w:rsidR="004C02EF" w:rsidRPr="00E77497" w:rsidRDefault="004C02EF" w:rsidP="00033CAC">
      <w:pPr>
        <w:pStyle w:val="Alg3"/>
        <w:numPr>
          <w:ilvl w:val="1"/>
          <w:numId w:val="684"/>
        </w:numPr>
      </w:pPr>
      <w:r w:rsidRPr="00E77497">
        <w:t xml:space="preserve">If </w:t>
      </w:r>
      <w:del w:id="18642" w:author="Rev 6 Allen Wirfs-Brock" w:date="2012-02-25T11:13:00Z">
        <w:r w:rsidRPr="00E77497" w:rsidDel="00033CAC">
          <w:delText xml:space="preserve">the first </w:delText>
        </w:r>
      </w:del>
      <w:del w:id="18643" w:author="Rev 6 Allen Wirfs-Brock" w:date="2012-02-25T11:11:00Z">
        <w:r w:rsidRPr="00E77497" w:rsidDel="00033CAC">
          <w:rPr>
            <w:i/>
          </w:rPr>
          <w:delText>Expression</w:delText>
        </w:r>
        <w:r w:rsidRPr="00E77497" w:rsidDel="00033CAC">
          <w:delText xml:space="preserve"> </w:delText>
        </w:r>
      </w:del>
      <w:ins w:id="18644" w:author="Rev 6 Allen Wirfs-Brock" w:date="2012-02-25T11:12:00Z">
        <w:r w:rsidR="00033CAC">
          <w:rPr>
            <w:i/>
          </w:rPr>
          <w:t>testExpr</w:t>
        </w:r>
        <w:r w:rsidR="00033CAC" w:rsidRPr="00E77497">
          <w:t xml:space="preserve"> </w:t>
        </w:r>
      </w:ins>
      <w:r w:rsidRPr="00E77497">
        <w:t>is</w:t>
      </w:r>
      <w:ins w:id="18645" w:author="Rev 6 Allen Wirfs-Brock" w:date="2012-02-25T11:14:00Z">
        <w:r w:rsidR="00033CAC">
          <w:t xml:space="preserve"> not</w:t>
        </w:r>
      </w:ins>
      <w:r w:rsidRPr="00E77497">
        <w:t xml:space="preserve"> </w:t>
      </w:r>
      <w:ins w:id="18646" w:author="Rev 6 Allen Wirfs-Brock" w:date="2012-02-25T11:11:00Z">
        <w:r w:rsidR="00033CAC" w:rsidRPr="00E77497">
          <w:rPr>
            <w:sz w:val="16"/>
          </w:rPr>
          <w:t>[empty]</w:t>
        </w:r>
      </w:ins>
      <w:del w:id="18647" w:author="Rev 6 Allen Wirfs-Brock" w:date="2012-02-25T11:11:00Z">
        <w:r w:rsidRPr="00E77497" w:rsidDel="00033CAC">
          <w:delText>present</w:delText>
        </w:r>
      </w:del>
      <w:r w:rsidRPr="00E77497">
        <w:t>, then</w:t>
      </w:r>
    </w:p>
    <w:p w14:paraId="61054AE2" w14:textId="77777777" w:rsidR="004C02EF" w:rsidRPr="00E77497" w:rsidRDefault="004C02EF" w:rsidP="00033CAC">
      <w:pPr>
        <w:pStyle w:val="Alg3"/>
        <w:numPr>
          <w:ilvl w:val="2"/>
          <w:numId w:val="684"/>
        </w:numPr>
      </w:pPr>
      <w:r w:rsidRPr="00E77497">
        <w:t xml:space="preserve">Let </w:t>
      </w:r>
      <w:r w:rsidRPr="00E77497">
        <w:rPr>
          <w:i/>
        </w:rPr>
        <w:t>testExprRef</w:t>
      </w:r>
      <w:r w:rsidRPr="00E77497">
        <w:t xml:space="preserve"> be the result of evaluating </w:t>
      </w:r>
      <w:del w:id="18648" w:author="Rev 6 Allen Wirfs-Brock" w:date="2012-02-25T11:14:00Z">
        <w:r w:rsidRPr="00E77497" w:rsidDel="00033CAC">
          <w:delText xml:space="preserve">the first </w:delText>
        </w:r>
      </w:del>
      <w:ins w:id="18649" w:author="Rev 6 Allen Wirfs-Brock" w:date="2012-02-25T11:12:00Z">
        <w:r w:rsidR="00033CAC">
          <w:rPr>
            <w:i/>
          </w:rPr>
          <w:t>testExpr</w:t>
        </w:r>
      </w:ins>
      <w:del w:id="18650" w:author="Rev 6 Allen Wirfs-Brock" w:date="2012-02-25T11:12:00Z">
        <w:r w:rsidRPr="00E77497" w:rsidDel="00033CAC">
          <w:rPr>
            <w:i/>
          </w:rPr>
          <w:delText>Expression</w:delText>
        </w:r>
      </w:del>
      <w:r w:rsidRPr="00E77497">
        <w:t>.</w:t>
      </w:r>
    </w:p>
    <w:p w14:paraId="2316BB5C" w14:textId="77777777" w:rsidR="002A2777" w:rsidRDefault="002A2777" w:rsidP="00033CAC">
      <w:pPr>
        <w:pStyle w:val="Alg3"/>
        <w:numPr>
          <w:ilvl w:val="2"/>
          <w:numId w:val="684"/>
        </w:numPr>
        <w:rPr>
          <w:ins w:id="18651" w:author="Rev 6 Allen Wirfs-Brock" w:date="2012-02-18T18:15:00Z"/>
        </w:rPr>
      </w:pPr>
      <w:ins w:id="18652" w:author="Rev 6 Allen Wirfs-Brock" w:date="2012-02-18T18:15:00Z">
        <w:r>
          <w:t xml:space="preserve">Let </w:t>
        </w:r>
        <w:r>
          <w:rPr>
            <w:i/>
          </w:rPr>
          <w:t>testE</w:t>
        </w:r>
        <w:r w:rsidRPr="009E1306">
          <w:rPr>
            <w:i/>
          </w:rPr>
          <w:t>xprValue</w:t>
        </w:r>
        <w:r>
          <w:t xml:space="preserve"> be </w:t>
        </w:r>
        <w:r w:rsidRPr="00E77497">
          <w:t>ToBoolean(GetValue(</w:t>
        </w:r>
        <w:r w:rsidRPr="00E77497">
          <w:rPr>
            <w:i/>
          </w:rPr>
          <w:t>testExprRef</w:t>
        </w:r>
        <w:r w:rsidRPr="00E77497">
          <w:t>))</w:t>
        </w:r>
      </w:ins>
    </w:p>
    <w:p w14:paraId="3A1E8A8B" w14:textId="77777777" w:rsidR="004C02EF" w:rsidRPr="00E77497" w:rsidRDefault="004C02EF" w:rsidP="00033CAC">
      <w:pPr>
        <w:pStyle w:val="Alg3"/>
        <w:numPr>
          <w:ilvl w:val="2"/>
          <w:numId w:val="684"/>
        </w:numPr>
      </w:pPr>
      <w:r w:rsidRPr="00E77497">
        <w:t xml:space="preserve">If </w:t>
      </w:r>
      <w:ins w:id="18653" w:author="Rev 6 Allen Wirfs-Brock" w:date="2012-02-18T18:16:00Z">
        <w:r w:rsidR="002A2777">
          <w:rPr>
            <w:i/>
          </w:rPr>
          <w:t>testE</w:t>
        </w:r>
        <w:r w:rsidR="002A2777" w:rsidRPr="009E1306">
          <w:rPr>
            <w:i/>
          </w:rPr>
          <w:t>xprValue</w:t>
        </w:r>
      </w:ins>
      <w:del w:id="18654" w:author="Rev 6 Allen Wirfs-Brock" w:date="2012-02-18T18:16:00Z">
        <w:r w:rsidR="00330F2A" w:rsidRPr="00E77497" w:rsidDel="002A2777">
          <w:delText>ToBoolean(</w:delText>
        </w:r>
        <w:r w:rsidRPr="00E77497" w:rsidDel="002A2777">
          <w:delText>GetValue(</w:delText>
        </w:r>
        <w:r w:rsidRPr="00E77497" w:rsidDel="002A2777">
          <w:rPr>
            <w:i/>
          </w:rPr>
          <w:delText>testExprRef</w:delText>
        </w:r>
        <w:r w:rsidRPr="00E77497" w:rsidDel="002A2777">
          <w:delText>)</w:delText>
        </w:r>
        <w:r w:rsidR="00330F2A" w:rsidRPr="00E77497" w:rsidDel="002A2777">
          <w:delText>)</w:delText>
        </w:r>
      </w:del>
      <w:r w:rsidRPr="00E77497">
        <w:t xml:space="preserve"> is </w:t>
      </w:r>
      <w:r w:rsidRPr="00E77497">
        <w:rPr>
          <w:b/>
        </w:rPr>
        <w:t>false</w:t>
      </w:r>
      <w:r w:rsidRPr="00E77497">
        <w:t xml:space="preserve">, return </w:t>
      </w:r>
      <w:ins w:id="18655" w:author="Rev 6 Allen Wirfs-Brock" w:date="2012-02-23T12:50:00Z">
        <w:r w:rsidR="001E2FDD">
          <w:t>NormalCompletion(</w:t>
        </w:r>
      </w:ins>
      <w:del w:id="18656" w:author="Rev 6 Allen Wirfs-Brock" w:date="2012-02-18T18:16:00Z">
        <w:r w:rsidRPr="00E77497" w:rsidDel="002A2777">
          <w:delText>(</w:delText>
        </w:r>
      </w:del>
      <w:del w:id="18657" w:author="Rev 6 Allen Wirfs-Brock" w:date="2012-02-23T12:50:00Z">
        <w:r w:rsidRPr="00E77497" w:rsidDel="001E2FDD">
          <w:rPr>
            <w:rFonts w:ascii="Arial" w:hAnsi="Arial" w:cs="Arial"/>
          </w:rPr>
          <w:delText>normal</w:delText>
        </w:r>
        <w:r w:rsidRPr="00E77497" w:rsidDel="001E2FDD">
          <w:delText xml:space="preserve">, </w:delText>
        </w:r>
      </w:del>
      <w:r w:rsidRPr="00E77497">
        <w:rPr>
          <w:i/>
        </w:rPr>
        <w:t>V</w:t>
      </w:r>
      <w:del w:id="18658" w:author="Rev 6 Allen Wirfs-Brock" w:date="2012-02-23T12:50:00Z">
        <w:r w:rsidRPr="00E77497" w:rsidDel="001E2FDD">
          <w:delText xml:space="preserve">, </w:delText>
        </w:r>
        <w:r w:rsidRPr="00E77497" w:rsidDel="001E2FDD">
          <w:rPr>
            <w:rFonts w:ascii="Arial" w:hAnsi="Arial" w:cs="Arial"/>
          </w:rPr>
          <w:delText>empty</w:delText>
        </w:r>
      </w:del>
      <w:r w:rsidRPr="00E77497">
        <w:t>).</w:t>
      </w:r>
    </w:p>
    <w:p w14:paraId="40B5D355" w14:textId="77777777" w:rsidR="00B814B6" w:rsidRPr="00E77497" w:rsidRDefault="00B814B6" w:rsidP="0013710B">
      <w:pPr>
        <w:pStyle w:val="Alg3"/>
        <w:numPr>
          <w:ilvl w:val="2"/>
          <w:numId w:val="684"/>
        </w:numPr>
        <w:rPr>
          <w:ins w:id="18659" w:author="Rev 6 Allen Wirfs-Brock" w:date="2012-02-25T10:27:00Z"/>
        </w:rPr>
      </w:pPr>
      <w:ins w:id="18660" w:author="Rev 6 Allen Wirfs-Brock" w:date="2012-02-25T10:27:00Z">
        <w:r>
          <w:t xml:space="preserve">Else </w:t>
        </w:r>
        <w:del w:id="18661" w:author="Rev 7 Allen Wirfs-Brock" w:date="2012-04-25T08:04:00Z">
          <w:r w:rsidDel="007C32C2">
            <w:delText>loopContinues</w:delText>
          </w:r>
        </w:del>
      </w:ins>
      <w:ins w:id="18662" w:author="Rev 7 Allen Wirfs-Brock" w:date="2012-04-25T08:04:00Z">
        <w:r w:rsidR="007C32C2">
          <w:t>LoopContinues</w:t>
        </w:r>
      </w:ins>
      <w:ins w:id="18663" w:author="Rev 6 Allen Wirfs-Brock" w:date="2012-02-25T10:27:00Z">
        <w:r>
          <w:t xml:space="preserve">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ins>
    </w:p>
    <w:p w14:paraId="1A793FBE" w14:textId="77777777" w:rsidR="004C02EF" w:rsidRPr="00E77497" w:rsidRDefault="004C02EF" w:rsidP="00033CAC">
      <w:pPr>
        <w:pStyle w:val="Alg3"/>
        <w:numPr>
          <w:ilvl w:val="1"/>
          <w:numId w:val="684"/>
        </w:numPr>
      </w:pPr>
      <w:r w:rsidRPr="00E77497">
        <w:t xml:space="preserve">Let </w:t>
      </w:r>
      <w:r w:rsidRPr="00E77497">
        <w:rPr>
          <w:i/>
        </w:rPr>
        <w:t>stmt</w:t>
      </w:r>
      <w:r w:rsidRPr="00E77497">
        <w:t xml:space="preserve"> be the result of evaluating </w:t>
      </w:r>
      <w:r w:rsidRPr="00E77497">
        <w:rPr>
          <w:i/>
        </w:rPr>
        <w:t>Statement</w:t>
      </w:r>
      <w:r w:rsidRPr="00E77497">
        <w:t>.</w:t>
      </w:r>
    </w:p>
    <w:p w14:paraId="388F2A06" w14:textId="77777777" w:rsidR="004C02EF" w:rsidRPr="00E77497" w:rsidRDefault="004C02EF" w:rsidP="00033CAC">
      <w:pPr>
        <w:pStyle w:val="Alg3"/>
        <w:numPr>
          <w:ilvl w:val="1"/>
          <w:numId w:val="684"/>
        </w:numPr>
      </w:pPr>
      <w:r w:rsidRPr="00E77497">
        <w:t xml:space="preserve">If </w:t>
      </w:r>
      <w:r w:rsidRPr="00E77497">
        <w:rPr>
          <w:i/>
        </w:rPr>
        <w:t>stmt</w:t>
      </w:r>
      <w:r w:rsidRPr="00E77497">
        <w:t>.</w:t>
      </w:r>
      <w:ins w:id="18664" w:author="Rev 6 Allen Wirfs-Brock" w:date="2012-02-18T18:18:00Z">
        <w:r w:rsidR="002A2777">
          <w:t>[[</w:t>
        </w:r>
      </w:ins>
      <w:r w:rsidRPr="00E77497">
        <w:t>value</w:t>
      </w:r>
      <w:ins w:id="18665" w:author="Rev 6 Allen Wirfs-Brock" w:date="2012-02-18T18:18:00Z">
        <w:r w:rsidR="002A2777">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18666" w:author="Rev 6 Allen Wirfs-Brock" w:date="2012-02-18T18:18:00Z">
        <w:r w:rsidR="002A2777">
          <w:t>[[</w:t>
        </w:r>
      </w:ins>
      <w:r w:rsidRPr="00E77497">
        <w:t>value</w:t>
      </w:r>
      <w:ins w:id="18667" w:author="Rev 6 Allen Wirfs-Brock" w:date="2012-02-18T18:18:00Z">
        <w:r w:rsidR="002A2777">
          <w:t>]].</w:t>
        </w:r>
      </w:ins>
    </w:p>
    <w:p w14:paraId="674C0563" w14:textId="77777777" w:rsidR="004C02EF" w:rsidRPr="00E77497" w:rsidDel="00B814B6" w:rsidRDefault="004C02EF" w:rsidP="00033CAC">
      <w:pPr>
        <w:pStyle w:val="Alg3"/>
        <w:numPr>
          <w:ilvl w:val="1"/>
          <w:numId w:val="684"/>
        </w:numPr>
        <w:rPr>
          <w:del w:id="18668" w:author="Rev 6 Allen Wirfs-Brock" w:date="2012-02-25T10:32:00Z"/>
        </w:rPr>
      </w:pPr>
      <w:del w:id="18669" w:author="Rev 6 Allen Wirfs-Brock" w:date="2012-02-25T10:32:00Z">
        <w:r w:rsidRPr="00E77497" w:rsidDel="00B814B6">
          <w:delText xml:space="preserve">If </w:delText>
        </w:r>
        <w:r w:rsidRPr="00E77497" w:rsidDel="00B814B6">
          <w:rPr>
            <w:i/>
          </w:rPr>
          <w:delText>stmt</w:delText>
        </w:r>
        <w:r w:rsidRPr="00E77497" w:rsidDel="00B814B6">
          <w:delText xml:space="preserve">.type is </w:delText>
        </w:r>
        <w:r w:rsidRPr="00E77497" w:rsidDel="00B814B6">
          <w:rPr>
            <w:rFonts w:ascii="Arial" w:hAnsi="Arial" w:cs="Arial"/>
          </w:rPr>
          <w:delText>break</w:delText>
        </w:r>
        <w:r w:rsidRPr="00E77497" w:rsidDel="00B814B6">
          <w:delText xml:space="preserve"> and </w:delText>
        </w:r>
        <w:r w:rsidRPr="00E77497" w:rsidDel="00B814B6">
          <w:rPr>
            <w:i/>
          </w:rPr>
          <w:delText>stmt</w:delText>
        </w:r>
        <w:r w:rsidRPr="00E77497" w:rsidDel="00B814B6">
          <w:delText xml:space="preserve">.target is in the current label set, return </w:delText>
        </w:r>
      </w:del>
      <w:del w:id="18670" w:author="Rev 6 Allen Wirfs-Brock" w:date="2012-02-18T18:19:00Z">
        <w:r w:rsidRPr="00E77497" w:rsidDel="002A2777">
          <w:delText>(</w:delText>
        </w:r>
      </w:del>
      <w:del w:id="18671" w:author="Rev 6 Allen Wirfs-Brock" w:date="2012-02-23T12:51:00Z">
        <w:r w:rsidRPr="00E77497" w:rsidDel="001E2FDD">
          <w:rPr>
            <w:b/>
          </w:rPr>
          <w:delText>normal</w:delText>
        </w:r>
        <w:r w:rsidRPr="00E77497" w:rsidDel="001E2FDD">
          <w:delText xml:space="preserve">, </w:delText>
        </w:r>
      </w:del>
      <w:del w:id="18672" w:author="Rev 6 Allen Wirfs-Brock" w:date="2012-02-25T10:32:00Z">
        <w:r w:rsidRPr="00E77497" w:rsidDel="00B814B6">
          <w:rPr>
            <w:i/>
          </w:rPr>
          <w:delText>V</w:delText>
        </w:r>
        <w:r w:rsidRPr="00E77497" w:rsidDel="00B814B6">
          <w:delText xml:space="preserve">, </w:delText>
        </w:r>
        <w:r w:rsidRPr="00E77497" w:rsidDel="00B814B6">
          <w:rPr>
            <w:b/>
          </w:rPr>
          <w:delText>empty</w:delText>
        </w:r>
        <w:r w:rsidRPr="00E77497" w:rsidDel="00B814B6">
          <w:delText>).</w:delText>
        </w:r>
      </w:del>
    </w:p>
    <w:p w14:paraId="6A77A5AB" w14:textId="77777777" w:rsidR="004C02EF" w:rsidRPr="00E77497" w:rsidDel="00B814B6" w:rsidRDefault="004C02EF" w:rsidP="00033CAC">
      <w:pPr>
        <w:pStyle w:val="Alg3"/>
        <w:numPr>
          <w:ilvl w:val="1"/>
          <w:numId w:val="684"/>
        </w:numPr>
        <w:rPr>
          <w:del w:id="18673" w:author="Rev 6 Allen Wirfs-Brock" w:date="2012-02-25T10:32:00Z"/>
        </w:rPr>
      </w:pPr>
      <w:del w:id="18674" w:author="Rev 6 Allen Wirfs-Brock" w:date="2012-02-25T10:32:00Z">
        <w:r w:rsidRPr="00E77497" w:rsidDel="00B814B6">
          <w:delText xml:space="preserve">If </w:delText>
        </w:r>
        <w:r w:rsidRPr="00E77497" w:rsidDel="00B814B6">
          <w:rPr>
            <w:i/>
          </w:rPr>
          <w:delText>stmt</w:delText>
        </w:r>
        <w:r w:rsidRPr="00E77497" w:rsidDel="00B814B6">
          <w:delText xml:space="preserve">.type is not </w:delText>
        </w:r>
        <w:r w:rsidRPr="00E77497" w:rsidDel="00B814B6">
          <w:rPr>
            <w:rFonts w:ascii="Arial" w:hAnsi="Arial" w:cs="Arial"/>
          </w:rPr>
          <w:delText>continue</w:delText>
        </w:r>
        <w:r w:rsidRPr="00E77497" w:rsidDel="00B814B6">
          <w:delText xml:space="preserve"> || </w:delText>
        </w:r>
        <w:r w:rsidRPr="00E77497" w:rsidDel="00B814B6">
          <w:rPr>
            <w:i/>
          </w:rPr>
          <w:delText>stmt</w:delText>
        </w:r>
        <w:r w:rsidRPr="00E77497" w:rsidDel="00B814B6">
          <w:delText>.target is not in the current label set, then</w:delText>
        </w:r>
      </w:del>
    </w:p>
    <w:p w14:paraId="0B1B70E2" w14:textId="77777777" w:rsidR="004C02EF" w:rsidRPr="00E77497" w:rsidRDefault="004C02EF" w:rsidP="00033CAC">
      <w:pPr>
        <w:pStyle w:val="Alg3"/>
        <w:numPr>
          <w:ilvl w:val="1"/>
          <w:numId w:val="684"/>
        </w:numPr>
      </w:pPr>
      <w:r w:rsidRPr="00E77497">
        <w:t xml:space="preserve">If </w:t>
      </w:r>
      <w:del w:id="18675" w:author="Rev 9 Allen Wirfs-Brock" w:date="2012-07-08T14:19:00Z">
        <w:r w:rsidRPr="00E77497" w:rsidDel="00533E91">
          <w:rPr>
            <w:i/>
          </w:rPr>
          <w:delText>stmt</w:delText>
        </w:r>
        <w:r w:rsidRPr="00E77497" w:rsidDel="00533E91">
          <w:delText xml:space="preserve"> </w:delText>
        </w:r>
      </w:del>
      <w:del w:id="18676" w:author="Rev 6 Allen Wirfs-Brock" w:date="2012-02-26T11:42:00Z">
        <w:r w:rsidRPr="00E77497" w:rsidDel="00526AEF">
          <w:delText>is an abrupt completion</w:delText>
        </w:r>
      </w:del>
      <w:ins w:id="18677" w:author="Rev 6 Allen Wirfs-Brock" w:date="2012-02-25T10:31:00Z">
        <w:del w:id="18678" w:author="Rev 7 Allen Wirfs-Brock" w:date="2012-04-25T08:04:00Z">
          <w:r w:rsidR="00B814B6" w:rsidDel="007C32C2">
            <w:delText>loopContinues</w:delText>
          </w:r>
        </w:del>
      </w:ins>
      <w:ins w:id="18679" w:author="Rev 7 Allen Wirfs-Brock" w:date="2012-04-25T08:04:00Z">
        <w:r w:rsidR="007C32C2">
          <w:t>LoopContinues</w:t>
        </w:r>
      </w:ins>
      <w:ins w:id="18680" w:author="Rev 6 Allen Wirfs-Brock" w:date="2012-02-25T10:31:00Z">
        <w:r w:rsidR="00B814B6">
          <w:t xml:space="preserve"> (</w:t>
        </w:r>
        <w:r w:rsidR="00B814B6" w:rsidRPr="00451D9D">
          <w:rPr>
            <w:i/>
          </w:rPr>
          <w:t>stmt</w:t>
        </w:r>
        <w:r w:rsidR="00B814B6">
          <w:t>,</w:t>
        </w:r>
        <w:r w:rsidR="00B814B6" w:rsidRPr="00451D9D">
          <w:rPr>
            <w:i/>
          </w:rPr>
          <w:t>labelSet</w:t>
        </w:r>
        <w:r w:rsidR="00B814B6">
          <w:t xml:space="preserve">) is </w:t>
        </w:r>
        <w:r w:rsidR="00B814B6">
          <w:rPr>
            <w:b/>
          </w:rPr>
          <w:t>false</w:t>
        </w:r>
      </w:ins>
      <w:r w:rsidRPr="00E77497">
        <w:t xml:space="preserve">, return </w:t>
      </w:r>
      <w:r w:rsidRPr="00E77497">
        <w:rPr>
          <w:i/>
        </w:rPr>
        <w:t>stmt</w:t>
      </w:r>
      <w:r w:rsidRPr="00E77497">
        <w:t>.</w:t>
      </w:r>
    </w:p>
    <w:p w14:paraId="36C646D3" w14:textId="77777777" w:rsidR="004C02EF" w:rsidRPr="00E77497" w:rsidRDefault="004C02EF" w:rsidP="00033CAC">
      <w:pPr>
        <w:pStyle w:val="Alg3"/>
        <w:numPr>
          <w:ilvl w:val="1"/>
          <w:numId w:val="684"/>
        </w:numPr>
      </w:pPr>
      <w:r w:rsidRPr="00E77497">
        <w:t xml:space="preserve">If </w:t>
      </w:r>
      <w:del w:id="18681" w:author="Rev 6 Allen Wirfs-Brock" w:date="2012-02-25T11:13:00Z">
        <w:r w:rsidRPr="00E77497" w:rsidDel="00033CAC">
          <w:delText xml:space="preserve">the second </w:delText>
        </w:r>
      </w:del>
      <w:ins w:id="18682" w:author="Rev 6 Allen Wirfs-Brock" w:date="2012-02-25T11:13:00Z">
        <w:r w:rsidR="00033CAC">
          <w:rPr>
            <w:i/>
          </w:rPr>
          <w:t>incrementExpr</w:t>
        </w:r>
        <w:r w:rsidR="00033CAC" w:rsidRPr="00E77497" w:rsidDel="00033CAC">
          <w:rPr>
            <w:i/>
          </w:rPr>
          <w:t xml:space="preserve"> </w:t>
        </w:r>
      </w:ins>
      <w:del w:id="18683" w:author="Rev 6 Allen Wirfs-Brock" w:date="2012-02-25T11:13:00Z">
        <w:r w:rsidRPr="00E77497" w:rsidDel="00033CAC">
          <w:rPr>
            <w:i/>
          </w:rPr>
          <w:delText>Expression</w:delText>
        </w:r>
        <w:r w:rsidRPr="00E77497" w:rsidDel="00033CAC">
          <w:delText xml:space="preserve"> </w:delText>
        </w:r>
      </w:del>
      <w:r w:rsidRPr="00E77497">
        <w:t>is</w:t>
      </w:r>
      <w:ins w:id="18684" w:author="Rev 6 Allen Wirfs-Brock" w:date="2012-02-25T11:14:00Z">
        <w:r w:rsidR="00033CAC">
          <w:t xml:space="preserve"> not</w:t>
        </w:r>
      </w:ins>
      <w:r w:rsidRPr="00E77497">
        <w:t xml:space="preserve"> </w:t>
      </w:r>
      <w:ins w:id="18685" w:author="Rev 6 Allen Wirfs-Brock" w:date="2012-02-25T11:13:00Z">
        <w:r w:rsidR="00033CAC" w:rsidRPr="00E77497">
          <w:rPr>
            <w:sz w:val="16"/>
          </w:rPr>
          <w:t>[empty]</w:t>
        </w:r>
      </w:ins>
      <w:del w:id="18686" w:author="Rev 6 Allen Wirfs-Brock" w:date="2012-02-25T11:13:00Z">
        <w:r w:rsidRPr="00E77497" w:rsidDel="00033CAC">
          <w:delText>present</w:delText>
        </w:r>
      </w:del>
      <w:r w:rsidRPr="00E77497">
        <w:t>, then</w:t>
      </w:r>
    </w:p>
    <w:p w14:paraId="6F97D362" w14:textId="77777777" w:rsidR="004C02EF" w:rsidRPr="00E77497" w:rsidRDefault="004C02EF" w:rsidP="001C7A10">
      <w:pPr>
        <w:pStyle w:val="Alg3"/>
        <w:numPr>
          <w:ilvl w:val="2"/>
          <w:numId w:val="684"/>
        </w:numPr>
      </w:pPr>
      <w:r w:rsidRPr="00E77497">
        <w:t xml:space="preserve">Let </w:t>
      </w:r>
      <w:r w:rsidRPr="00E77497">
        <w:rPr>
          <w:i/>
        </w:rPr>
        <w:t>incExprRef</w:t>
      </w:r>
      <w:r w:rsidRPr="00E77497">
        <w:t xml:space="preserve"> be the result of evaluating </w:t>
      </w:r>
      <w:del w:id="18687" w:author="Rev 6 Allen Wirfs-Brock" w:date="2012-02-25T11:13:00Z">
        <w:r w:rsidRPr="00E77497" w:rsidDel="00033CAC">
          <w:delText xml:space="preserve">the second </w:delText>
        </w:r>
      </w:del>
      <w:ins w:id="18688" w:author="Rev 6 Allen Wirfs-Brock" w:date="2012-02-25T11:13:00Z">
        <w:r w:rsidR="00033CAC">
          <w:rPr>
            <w:i/>
          </w:rPr>
          <w:t>incrementExpr</w:t>
        </w:r>
      </w:ins>
      <w:del w:id="18689" w:author="Rev 6 Allen Wirfs-Brock" w:date="2012-02-25T11:13:00Z">
        <w:r w:rsidRPr="00E77497" w:rsidDel="00033CAC">
          <w:rPr>
            <w:i/>
          </w:rPr>
          <w:delText>Expressio</w:delText>
        </w:r>
        <w:r w:rsidRPr="00E77497" w:rsidDel="00033CAC">
          <w:delText>n</w:delText>
        </w:r>
      </w:del>
      <w:r w:rsidRPr="00E77497">
        <w:t>.</w:t>
      </w:r>
    </w:p>
    <w:p w14:paraId="2E95426D" w14:textId="77777777" w:rsidR="004C02EF" w:rsidRDefault="004C02EF" w:rsidP="001C7A10">
      <w:pPr>
        <w:pStyle w:val="Alg3"/>
        <w:numPr>
          <w:ilvl w:val="2"/>
          <w:numId w:val="684"/>
        </w:numPr>
        <w:contextualSpacing/>
        <w:rPr>
          <w:ins w:id="18690" w:author="Rev 6 Allen Wirfs-Brock" w:date="2012-02-18T18:22:00Z"/>
        </w:rPr>
      </w:pPr>
      <w:del w:id="18691" w:author="Rev 6 Allen Wirfs-Brock" w:date="2012-02-18T18:23:00Z">
        <w:r w:rsidRPr="00E77497" w:rsidDel="002A2777">
          <w:delText xml:space="preserve">Call </w:delText>
        </w:r>
      </w:del>
      <w:ins w:id="18692" w:author="Rev 6 Allen Wirfs-Brock" w:date="2012-02-18T18:23:00Z">
        <w:r w:rsidR="002A2777">
          <w:t xml:space="preserve">Let </w:t>
        </w:r>
      </w:ins>
      <w:ins w:id="18693" w:author="Rev 6 Allen Wirfs-Brock" w:date="2012-02-18T18:24:00Z">
        <w:r w:rsidR="001D52C8" w:rsidRPr="00E77497">
          <w:rPr>
            <w:i/>
          </w:rPr>
          <w:t>incExpr</w:t>
        </w:r>
        <w:r w:rsidR="001D52C8">
          <w:rPr>
            <w:i/>
          </w:rPr>
          <w:t>Value</w:t>
        </w:r>
        <w:r w:rsidR="001D52C8" w:rsidRPr="00E77497">
          <w:t xml:space="preserve"> </w:t>
        </w:r>
      </w:ins>
      <w:ins w:id="18694" w:author="Rev 6 Allen Wirfs-Brock" w:date="2012-02-18T18:23:00Z">
        <w:r w:rsidR="002A2777">
          <w:t>be</w:t>
        </w:r>
        <w:r w:rsidR="002A2777" w:rsidRPr="00E77497">
          <w:t xml:space="preserve"> </w:t>
        </w:r>
      </w:ins>
      <w:r w:rsidRPr="00E77497">
        <w:t>GetValue(</w:t>
      </w:r>
      <w:r w:rsidRPr="00E77497">
        <w:rPr>
          <w:i/>
        </w:rPr>
        <w:t>incExprRef</w:t>
      </w:r>
      <w:r w:rsidRPr="00E77497">
        <w:t xml:space="preserve">). </w:t>
      </w:r>
      <w:del w:id="18695" w:author="Rev 6 Allen Wirfs-Brock" w:date="2012-02-18T18:28:00Z">
        <w:r w:rsidRPr="00E77497" w:rsidDel="001D52C8">
          <w:delText>(This value is not used.)</w:delText>
        </w:r>
      </w:del>
    </w:p>
    <w:p w14:paraId="2F2211C3" w14:textId="77777777" w:rsidR="002A2777" w:rsidRPr="00DC5061" w:rsidRDefault="002A2777" w:rsidP="001C7A10">
      <w:pPr>
        <w:numPr>
          <w:ilvl w:val="2"/>
          <w:numId w:val="684"/>
        </w:numPr>
        <w:spacing w:line="240" w:lineRule="auto"/>
        <w:jc w:val="left"/>
        <w:rPr>
          <w:ins w:id="18696" w:author="Rev 6 Allen Wirfs-Brock" w:date="2012-02-18T18:23:00Z"/>
          <w:rFonts w:ascii="Times New Roman" w:eastAsia="Times New Roman" w:hAnsi="Times New Roman"/>
          <w:spacing w:val="6"/>
          <w:lang w:eastAsia="en-US"/>
        </w:rPr>
      </w:pPr>
      <w:ins w:id="18697" w:author="Rev 6 Allen Wirfs-Brock" w:date="2012-02-18T18:23:00Z">
        <w:r w:rsidRPr="00DC5061">
          <w:rPr>
            <w:rFonts w:ascii="Times New Roman" w:eastAsia="Times New Roman" w:hAnsi="Times New Roman"/>
            <w:spacing w:val="6"/>
            <w:lang w:eastAsia="en-US"/>
          </w:rPr>
          <w:t xml:space="preserve">If </w:t>
        </w:r>
      </w:ins>
      <w:ins w:id="18698" w:author="Rev 6 Allen Wirfs-Brock" w:date="2012-02-25T10:38:00Z">
        <w:del w:id="18699" w:author="Rev 7 Allen Wirfs-Brock" w:date="2012-04-25T08:04:00Z">
          <w:r w:rsidR="00DC5061" w:rsidRPr="00DC5061" w:rsidDel="007C32C2">
            <w:rPr>
              <w:rFonts w:ascii="Times New Roman" w:eastAsia="Times New Roman" w:hAnsi="Times New Roman"/>
              <w:spacing w:val="6"/>
              <w:lang w:eastAsia="en-US"/>
            </w:rPr>
            <w:delText>loopContinues</w:delText>
          </w:r>
        </w:del>
      </w:ins>
      <w:ins w:id="18700" w:author="Rev 7 Allen Wirfs-Brock" w:date="2012-04-25T08:04:00Z">
        <w:r w:rsidR="007C32C2">
          <w:rPr>
            <w:rFonts w:ascii="Times New Roman" w:eastAsia="Times New Roman" w:hAnsi="Times New Roman"/>
            <w:spacing w:val="6"/>
            <w:lang w:eastAsia="en-US"/>
          </w:rPr>
          <w:t>LoopContinues</w:t>
        </w:r>
      </w:ins>
      <w:ins w:id="18701" w:author="Rev 6 Allen Wirfs-Brock" w:date="2012-02-25T10:38:00Z">
        <w:r w:rsidR="00DC5061" w:rsidRPr="00DC5061">
          <w:rPr>
            <w:rFonts w:ascii="Times New Roman" w:eastAsia="Times New Roman" w:hAnsi="Times New Roman"/>
            <w:spacing w:val="6"/>
            <w:lang w:eastAsia="en-US"/>
          </w:rPr>
          <w:t>(</w:t>
        </w:r>
        <w:r w:rsidR="00DC5061" w:rsidRPr="00DC5061">
          <w:rPr>
            <w:rFonts w:ascii="Times New Roman" w:hAnsi="Times New Roman"/>
            <w:i/>
          </w:rPr>
          <w:t>incExprValue</w:t>
        </w:r>
        <w:r w:rsidR="00DC5061" w:rsidRPr="00DC5061">
          <w:rPr>
            <w:rFonts w:ascii="Times New Roman" w:eastAsia="Times New Roman" w:hAnsi="Times New Roman"/>
            <w:spacing w:val="6"/>
            <w:lang w:eastAsia="en-US"/>
          </w:rPr>
          <w:t>,</w:t>
        </w:r>
        <w:r w:rsidR="00DC5061" w:rsidRPr="00DC5061">
          <w:rPr>
            <w:rFonts w:ascii="Times New Roman" w:eastAsia="Times New Roman" w:hAnsi="Times New Roman"/>
            <w:i/>
            <w:spacing w:val="6"/>
            <w:lang w:eastAsia="en-US"/>
          </w:rPr>
          <w:t>labelSet</w:t>
        </w:r>
        <w:r w:rsidR="00DC5061" w:rsidRPr="00DC5061">
          <w:rPr>
            <w:rFonts w:ascii="Times New Roman" w:eastAsia="Times New Roman" w:hAnsi="Times New Roman"/>
            <w:spacing w:val="6"/>
            <w:lang w:eastAsia="en-US"/>
          </w:rPr>
          <w:t xml:space="preserve">) is </w:t>
        </w:r>
        <w:r w:rsidR="00DC5061" w:rsidRPr="00DC5061">
          <w:rPr>
            <w:rFonts w:ascii="Times New Roman" w:eastAsia="Times New Roman" w:hAnsi="Times New Roman"/>
            <w:b/>
            <w:spacing w:val="6"/>
            <w:lang w:eastAsia="en-US"/>
          </w:rPr>
          <w:t>false</w:t>
        </w:r>
        <w:r w:rsidR="00DC5061" w:rsidRPr="00DC5061">
          <w:rPr>
            <w:rFonts w:ascii="Times New Roman" w:eastAsia="Times New Roman" w:hAnsi="Times New Roman"/>
            <w:spacing w:val="6"/>
            <w:lang w:eastAsia="en-US"/>
          </w:rPr>
          <w:t xml:space="preserve">, return </w:t>
        </w:r>
        <w:r w:rsidR="00DC5061" w:rsidRPr="00DC5061">
          <w:rPr>
            <w:rFonts w:ascii="Times New Roman" w:hAnsi="Times New Roman"/>
            <w:i/>
          </w:rPr>
          <w:t>incExprValue</w:t>
        </w:r>
        <w:r w:rsidR="00DC5061" w:rsidRPr="00DC5061">
          <w:rPr>
            <w:rFonts w:ascii="Times New Roman" w:eastAsia="Times New Roman" w:hAnsi="Times New Roman"/>
            <w:i/>
            <w:spacing w:val="6"/>
            <w:lang w:eastAsia="en-US"/>
          </w:rPr>
          <w:t>.</w:t>
        </w:r>
      </w:ins>
    </w:p>
    <w:p w14:paraId="4910283A" w14:textId="77777777" w:rsidR="004901F8" w:rsidRPr="00E77497" w:rsidRDefault="004901F8" w:rsidP="004901F8">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14:paraId="0BE4105E" w14:textId="77777777" w:rsidR="004901F8" w:rsidRPr="00E77497" w:rsidRDefault="004901F8" w:rsidP="004901F8">
      <w:pPr>
        <w:pStyle w:val="Alg3"/>
        <w:numPr>
          <w:ilvl w:val="0"/>
          <w:numId w:val="121"/>
        </w:numPr>
        <w:rPr>
          <w:ins w:id="18702" w:author="Rev 6 Allen Wirfs-Brock" w:date="2012-02-25T11:26:00Z"/>
        </w:rPr>
      </w:pPr>
      <w:ins w:id="18703" w:author="Rev 6 Allen Wirfs-Brock" w:date="2012-02-25T11:26:00Z">
        <w:r>
          <w:t xml:space="preserve">Let </w:t>
        </w:r>
        <w:r w:rsidRPr="00E7227A">
          <w:rPr>
            <w:i/>
          </w:rPr>
          <w:t>varDcl</w:t>
        </w:r>
        <w:r>
          <w:t xml:space="preserve"> be the result of evaluating</w:t>
        </w:r>
        <w:r w:rsidRPr="00E77497">
          <w:t xml:space="preserve"> </w:t>
        </w:r>
      </w:ins>
      <w:r w:rsidRPr="00E77497">
        <w:rPr>
          <w:i/>
        </w:rPr>
        <w:t>VariableDeclarationListNoIn</w:t>
      </w:r>
      <w:ins w:id="18704" w:author="Rev 6 Allen Wirfs-Brock" w:date="2012-02-25T11:26:00Z">
        <w:r w:rsidRPr="00E77497">
          <w:t>.</w:t>
        </w:r>
      </w:ins>
    </w:p>
    <w:p w14:paraId="47548AB7" w14:textId="77777777" w:rsidR="004901F8" w:rsidRPr="00E77497" w:rsidRDefault="004901F8" w:rsidP="004901F8">
      <w:pPr>
        <w:pStyle w:val="Alg3"/>
        <w:numPr>
          <w:ilvl w:val="0"/>
          <w:numId w:val="121"/>
        </w:numPr>
        <w:tabs>
          <w:tab w:val="left" w:pos="2160"/>
        </w:tabs>
        <w:rPr>
          <w:ins w:id="18705" w:author="Rev 6 Allen Wirfs-Brock" w:date="2012-02-25T11:26:00Z"/>
        </w:rPr>
      </w:pPr>
      <w:ins w:id="18706" w:author="Rev 6 Allen Wirfs-Brock" w:date="2012-02-25T11:26:00Z">
        <w:r w:rsidRPr="00E77497">
          <w:t xml:space="preserve">If </w:t>
        </w:r>
        <w:del w:id="18707" w:author="Rev 7 Allen Wirfs-Brock" w:date="2012-04-25T08:04:00Z">
          <w:r w:rsidRPr="00DC5061" w:rsidDel="007C32C2">
            <w:delText>loopContinues</w:delText>
          </w:r>
        </w:del>
      </w:ins>
      <w:ins w:id="18708" w:author="Rev 7 Allen Wirfs-Brock" w:date="2012-04-25T08:04:00Z">
        <w:r w:rsidR="007C32C2">
          <w:t>LoopContinues</w:t>
        </w:r>
      </w:ins>
      <w:ins w:id="18709" w:author="Rev 6 Allen Wirfs-Brock" w:date="2012-02-25T11:26:00Z">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ins>
    </w:p>
    <w:p w14:paraId="115A5A89" w14:textId="77777777" w:rsidR="004C02EF" w:rsidRPr="00E77497" w:rsidRDefault="004901F8" w:rsidP="00C02B70">
      <w:pPr>
        <w:pStyle w:val="Alg3"/>
        <w:numPr>
          <w:ilvl w:val="0"/>
          <w:numId w:val="121"/>
        </w:numPr>
        <w:spacing w:after="240"/>
      </w:pPr>
      <w:ins w:id="18710" w:author="Rev 6 Allen Wirfs-Brock" w:date="2012-02-25T11:26:00Z">
        <w:r>
          <w:t>Return the result of perform</w:t>
        </w:r>
      </w:ins>
      <w:ins w:id="18711" w:author="Rev 6 Allen Wirfs-Brock" w:date="2012-02-25T16:58:00Z">
        <w:r w:rsidR="008A0F38">
          <w:t>ing</w:t>
        </w:r>
      </w:ins>
      <w:ins w:id="18712" w:author="Rev 6 Allen Wirfs-Brock" w:date="2012-02-25T11:26:00Z">
        <w:r>
          <w:t xml:space="preserve"> </w:t>
        </w:r>
      </w:ins>
      <w:ins w:id="18713" w:author="Rev 6 Allen Wirfs-Brock" w:date="2012-02-25T17:02:00Z">
        <w:r w:rsidR="00732086">
          <w:t>For Body Evaluation</w:t>
        </w:r>
      </w:ins>
      <w:ins w:id="18714" w:author="Rev 6 Allen Wirfs-Brock" w:date="2012-02-25T11:26:00Z">
        <w:r>
          <w:t xml:space="preserve"> with the 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with </w:t>
        </w:r>
        <w:r w:rsidRPr="004901F8">
          <w:rPr>
            <w:i/>
          </w:rPr>
          <w:t>labelSet</w:t>
        </w:r>
        <w:r w:rsidRPr="00E77497">
          <w:t>.</w:t>
        </w:r>
        <w:r>
          <w:t xml:space="preserve">  </w:t>
        </w:r>
      </w:ins>
      <w:bookmarkStart w:id="18715" w:name="_Ref375019192"/>
      <w:bookmarkStart w:id="18716" w:name="_Ref375019200"/>
      <w:bookmarkStart w:id="18717" w:name="_Toc375031204"/>
      <w:bookmarkStart w:id="18718" w:name="_Toc381513718"/>
    </w:p>
    <w:p w14:paraId="524FFB42" w14:textId="77777777" w:rsidR="004C02EF" w:rsidRPr="00E77497" w:rsidDel="00C02B70" w:rsidRDefault="004C02EF" w:rsidP="00B34B48">
      <w:pPr>
        <w:pStyle w:val="Alg3"/>
        <w:numPr>
          <w:ilvl w:val="0"/>
          <w:numId w:val="121"/>
        </w:numPr>
        <w:rPr>
          <w:del w:id="18719" w:author="Rev 6 Allen Wirfs-Brock" w:date="2012-02-25T11:45:00Z"/>
        </w:rPr>
      </w:pPr>
      <w:del w:id="18720" w:author="Rev 6 Allen Wirfs-Brock" w:date="2012-02-25T11:45:00Z">
        <w:r w:rsidRPr="00E77497" w:rsidDel="00C02B70">
          <w:delText xml:space="preserve">Evaluate </w:delText>
        </w:r>
        <w:r w:rsidRPr="00E77497" w:rsidDel="00C02B70">
          <w:rPr>
            <w:i/>
          </w:rPr>
          <w:delText>VariableDeclarationListNoIn</w:delText>
        </w:r>
        <w:r w:rsidRPr="00E77497" w:rsidDel="00C02B70">
          <w:delText>.</w:delText>
        </w:r>
      </w:del>
    </w:p>
    <w:p w14:paraId="6166E35F" w14:textId="77777777" w:rsidR="004C02EF" w:rsidRPr="00E77497" w:rsidDel="00C02B70" w:rsidRDefault="004C02EF" w:rsidP="00B34B48">
      <w:pPr>
        <w:pStyle w:val="Alg3"/>
        <w:numPr>
          <w:ilvl w:val="0"/>
          <w:numId w:val="121"/>
        </w:numPr>
        <w:rPr>
          <w:del w:id="18721" w:author="Rev 6 Allen Wirfs-Brock" w:date="2012-02-25T11:45:00Z"/>
        </w:rPr>
      </w:pPr>
      <w:del w:id="18722" w:author="Rev 6 Allen Wirfs-Brock" w:date="2012-02-25T11:45:00Z">
        <w:r w:rsidRPr="00E77497" w:rsidDel="00C02B70">
          <w:delText xml:space="preserve">Let V = </w:delText>
        </w:r>
        <w:r w:rsidRPr="00E77497" w:rsidDel="00C02B70">
          <w:rPr>
            <w:rFonts w:ascii="Arial" w:hAnsi="Arial" w:cs="Arial"/>
          </w:rPr>
          <w:delText>empty</w:delText>
        </w:r>
        <w:r w:rsidRPr="00E77497" w:rsidDel="00C02B70">
          <w:delText>.</w:delText>
        </w:r>
      </w:del>
    </w:p>
    <w:p w14:paraId="432DAFE5" w14:textId="77777777" w:rsidR="004C02EF" w:rsidRPr="00E77497" w:rsidDel="00C02B70" w:rsidRDefault="004C02EF" w:rsidP="00B34B48">
      <w:pPr>
        <w:pStyle w:val="Alg3"/>
        <w:numPr>
          <w:ilvl w:val="0"/>
          <w:numId w:val="121"/>
        </w:numPr>
        <w:rPr>
          <w:del w:id="18723" w:author="Rev 6 Allen Wirfs-Brock" w:date="2012-02-25T11:45:00Z"/>
        </w:rPr>
      </w:pPr>
      <w:del w:id="18724" w:author="Rev 6 Allen Wirfs-Brock" w:date="2012-02-25T11:45:00Z">
        <w:r w:rsidRPr="00E77497" w:rsidDel="00C02B70">
          <w:delText>Repeat</w:delText>
        </w:r>
      </w:del>
    </w:p>
    <w:p w14:paraId="4AC1ABBF" w14:textId="77777777" w:rsidR="004C02EF" w:rsidRPr="00E77497" w:rsidDel="00C02B70" w:rsidRDefault="004C02EF" w:rsidP="00B34B48">
      <w:pPr>
        <w:pStyle w:val="Alg3"/>
        <w:numPr>
          <w:ilvl w:val="1"/>
          <w:numId w:val="121"/>
        </w:numPr>
        <w:rPr>
          <w:del w:id="18725" w:author="Rev 6 Allen Wirfs-Brock" w:date="2012-02-25T11:45:00Z"/>
        </w:rPr>
      </w:pPr>
      <w:del w:id="18726" w:author="Rev 6 Allen Wirfs-Brock" w:date="2012-02-25T11:45:00Z">
        <w:r w:rsidRPr="00E77497" w:rsidDel="00C02B70">
          <w:delText xml:space="preserve">If the first </w:delText>
        </w:r>
        <w:r w:rsidRPr="00E77497" w:rsidDel="00C02B70">
          <w:rPr>
            <w:i/>
          </w:rPr>
          <w:delText>Expression</w:delText>
        </w:r>
        <w:r w:rsidRPr="00E77497" w:rsidDel="00C02B70">
          <w:delText xml:space="preserve"> is present, then</w:delText>
        </w:r>
      </w:del>
    </w:p>
    <w:p w14:paraId="02E6AA23" w14:textId="77777777" w:rsidR="004C02EF" w:rsidRPr="00E77497" w:rsidDel="00C02B70" w:rsidRDefault="004C02EF" w:rsidP="00B34B48">
      <w:pPr>
        <w:pStyle w:val="Alg3"/>
        <w:numPr>
          <w:ilvl w:val="2"/>
          <w:numId w:val="121"/>
        </w:numPr>
        <w:rPr>
          <w:del w:id="18727" w:author="Rev 6 Allen Wirfs-Brock" w:date="2012-02-25T11:45:00Z"/>
        </w:rPr>
      </w:pPr>
      <w:del w:id="18728" w:author="Rev 6 Allen Wirfs-Brock" w:date="2012-02-25T11:45:00Z">
        <w:r w:rsidRPr="00E77497" w:rsidDel="00C02B70">
          <w:delText xml:space="preserve">Let </w:delText>
        </w:r>
        <w:r w:rsidRPr="00E77497" w:rsidDel="00C02B70">
          <w:rPr>
            <w:i/>
          </w:rPr>
          <w:delText>testExprRef</w:delText>
        </w:r>
        <w:r w:rsidRPr="00E77497" w:rsidDel="00C02B70">
          <w:delText xml:space="preserve"> be the result of evaluating the first </w:delText>
        </w:r>
        <w:r w:rsidRPr="00E77497" w:rsidDel="00C02B70">
          <w:rPr>
            <w:i/>
          </w:rPr>
          <w:delText>Expression</w:delText>
        </w:r>
        <w:r w:rsidRPr="00E77497" w:rsidDel="00C02B70">
          <w:delText>.</w:delText>
        </w:r>
      </w:del>
    </w:p>
    <w:p w14:paraId="6619BBD5" w14:textId="77777777" w:rsidR="004C02EF" w:rsidRPr="00E77497" w:rsidDel="00C02B70" w:rsidRDefault="004C02EF" w:rsidP="00B34B48">
      <w:pPr>
        <w:pStyle w:val="Alg3"/>
        <w:numPr>
          <w:ilvl w:val="2"/>
          <w:numId w:val="121"/>
        </w:numPr>
        <w:rPr>
          <w:del w:id="18729" w:author="Rev 6 Allen Wirfs-Brock" w:date="2012-02-25T11:45:00Z"/>
        </w:rPr>
      </w:pPr>
      <w:del w:id="18730" w:author="Rev 6 Allen Wirfs-Brock" w:date="2012-02-25T11:45:00Z">
        <w:r w:rsidRPr="00E77497" w:rsidDel="00C02B70">
          <w:delText>If ToBoolean(GetValue(</w:delText>
        </w:r>
        <w:r w:rsidRPr="00E77497" w:rsidDel="00C02B70">
          <w:rPr>
            <w:i/>
          </w:rPr>
          <w:delText>testExprRef</w:delText>
        </w:r>
        <w:r w:rsidRPr="00E77497" w:rsidDel="00C02B70">
          <w:delText xml:space="preserve">)) is </w:delText>
        </w:r>
        <w:r w:rsidRPr="00E77497" w:rsidDel="00C02B70">
          <w:rPr>
            <w:b/>
          </w:rPr>
          <w:delText>false</w:delText>
        </w:r>
        <w:r w:rsidRPr="00E77497" w:rsidDel="00C02B70">
          <w:delText xml:space="preserve">, then return </w:delText>
        </w:r>
        <w:r w:rsidRPr="001E2FDD" w:rsidDel="00C02B70">
          <w:rPr>
            <w:i/>
          </w:rPr>
          <w:delText>(</w:delText>
        </w:r>
        <w:r w:rsidRPr="001E2FDD" w:rsidDel="00C02B70">
          <w:rPr>
            <w:rFonts w:ascii="Arial" w:hAnsi="Arial" w:cs="Arial"/>
            <w:i/>
          </w:rPr>
          <w:delText>normal</w:delText>
        </w:r>
        <w:r w:rsidRPr="001E2FDD" w:rsidDel="00C02B70">
          <w:rPr>
            <w:i/>
          </w:rPr>
          <w:delText>, V</w:delText>
        </w:r>
        <w:r w:rsidRPr="00E77497" w:rsidDel="00C02B70">
          <w:delText xml:space="preserve">, </w:delText>
        </w:r>
        <w:r w:rsidRPr="00E77497" w:rsidDel="00C02B70">
          <w:rPr>
            <w:rFonts w:ascii="Arial" w:hAnsi="Arial" w:cs="Arial"/>
          </w:rPr>
          <w:delText>empty</w:delText>
        </w:r>
        <w:r w:rsidRPr="00E77497" w:rsidDel="00C02B70">
          <w:delText>).</w:delText>
        </w:r>
      </w:del>
    </w:p>
    <w:p w14:paraId="0447C04A" w14:textId="77777777" w:rsidR="004C02EF" w:rsidRPr="00E77497" w:rsidDel="00C02B70" w:rsidRDefault="004C02EF" w:rsidP="00B34B48">
      <w:pPr>
        <w:pStyle w:val="Alg3"/>
        <w:numPr>
          <w:ilvl w:val="1"/>
          <w:numId w:val="121"/>
        </w:numPr>
        <w:rPr>
          <w:del w:id="18731" w:author="Rev 6 Allen Wirfs-Brock" w:date="2012-02-25T11:45:00Z"/>
        </w:rPr>
      </w:pPr>
      <w:del w:id="18732" w:author="Rev 6 Allen Wirfs-Brock" w:date="2012-02-25T11:45:00Z">
        <w:r w:rsidRPr="00E77497" w:rsidDel="00C02B70">
          <w:delText xml:space="preserve">Let </w:delText>
        </w:r>
        <w:r w:rsidRPr="00E77497" w:rsidDel="00C02B70">
          <w:rPr>
            <w:i/>
          </w:rPr>
          <w:delText>stmt</w:delText>
        </w:r>
        <w:r w:rsidRPr="00E77497" w:rsidDel="00C02B70">
          <w:delText xml:space="preserve"> be the result of evaluating </w:delText>
        </w:r>
        <w:r w:rsidRPr="00E77497" w:rsidDel="00C02B70">
          <w:rPr>
            <w:i/>
          </w:rPr>
          <w:delText>Statement</w:delText>
        </w:r>
        <w:r w:rsidRPr="00E77497" w:rsidDel="00C02B70">
          <w:delText>.</w:delText>
        </w:r>
      </w:del>
    </w:p>
    <w:p w14:paraId="4FA87C32" w14:textId="77777777" w:rsidR="004C02EF" w:rsidRPr="00E77497" w:rsidDel="00C02B70" w:rsidRDefault="004C02EF" w:rsidP="00B34B48">
      <w:pPr>
        <w:pStyle w:val="Alg3"/>
        <w:numPr>
          <w:ilvl w:val="1"/>
          <w:numId w:val="121"/>
        </w:numPr>
        <w:rPr>
          <w:del w:id="18733" w:author="Rev 6 Allen Wirfs-Brock" w:date="2012-02-25T11:45:00Z"/>
        </w:rPr>
      </w:pPr>
      <w:del w:id="18734" w:author="Rev 6 Allen Wirfs-Brock" w:date="2012-02-25T11:45:00Z">
        <w:r w:rsidRPr="00E77497" w:rsidDel="00C02B70">
          <w:delText xml:space="preserve">If </w:delText>
        </w:r>
        <w:r w:rsidRPr="00E77497" w:rsidDel="00C02B70">
          <w:rPr>
            <w:i/>
          </w:rPr>
          <w:delText>stmt</w:delText>
        </w:r>
        <w:r w:rsidRPr="00E77497" w:rsidDel="00C02B70">
          <w:delText xml:space="preserve">.value is not </w:delText>
        </w:r>
        <w:r w:rsidRPr="00E77497" w:rsidDel="00C02B70">
          <w:rPr>
            <w:rFonts w:ascii="Arial" w:hAnsi="Arial" w:cs="Arial"/>
          </w:rPr>
          <w:delText>empty</w:delText>
        </w:r>
        <w:r w:rsidRPr="00E77497" w:rsidDel="00C02B70">
          <w:delText xml:space="preserve">, let V = </w:delText>
        </w:r>
        <w:r w:rsidRPr="00E77497" w:rsidDel="00C02B70">
          <w:rPr>
            <w:i/>
          </w:rPr>
          <w:delText>stmt</w:delText>
        </w:r>
        <w:r w:rsidRPr="00E77497" w:rsidDel="00C02B70">
          <w:delText>.value.</w:delText>
        </w:r>
      </w:del>
    </w:p>
    <w:p w14:paraId="0DB1758A" w14:textId="77777777" w:rsidR="004C02EF" w:rsidRPr="00E77497" w:rsidDel="00C02B70" w:rsidRDefault="004C02EF" w:rsidP="00B34B48">
      <w:pPr>
        <w:pStyle w:val="Alg3"/>
        <w:numPr>
          <w:ilvl w:val="1"/>
          <w:numId w:val="121"/>
        </w:numPr>
        <w:rPr>
          <w:del w:id="18735" w:author="Rev 6 Allen Wirfs-Brock" w:date="2012-02-25T11:45:00Z"/>
        </w:rPr>
      </w:pPr>
      <w:del w:id="18736" w:author="Rev 6 Allen Wirfs-Brock" w:date="2012-02-25T11:45:00Z">
        <w:r w:rsidRPr="00E77497" w:rsidDel="00C02B70">
          <w:delText xml:space="preserve">If </w:delText>
        </w:r>
        <w:r w:rsidRPr="00E77497" w:rsidDel="00C02B70">
          <w:rPr>
            <w:i/>
          </w:rPr>
          <w:delText>stmt</w:delText>
        </w:r>
        <w:r w:rsidRPr="00E77497" w:rsidDel="00C02B70">
          <w:delText xml:space="preserve">.type is </w:delText>
        </w:r>
        <w:r w:rsidRPr="00E77497" w:rsidDel="00C02B70">
          <w:rPr>
            <w:rFonts w:ascii="Arial" w:hAnsi="Arial" w:cs="Arial"/>
          </w:rPr>
          <w:delText>break</w:delText>
        </w:r>
        <w:r w:rsidRPr="00E77497" w:rsidDel="00C02B70">
          <w:delText xml:space="preserve"> and </w:delText>
        </w:r>
        <w:r w:rsidRPr="00E77497" w:rsidDel="00C02B70">
          <w:rPr>
            <w:i/>
          </w:rPr>
          <w:delText>stmt</w:delText>
        </w:r>
        <w:r w:rsidRPr="00E77497" w:rsidDel="00C02B70">
          <w:delText xml:space="preserve">.target is in the current label set, return </w:delText>
        </w:r>
        <w:r w:rsidRPr="001E2FDD" w:rsidDel="00C02B70">
          <w:rPr>
            <w:i/>
          </w:rPr>
          <w:delText>(</w:delText>
        </w:r>
        <w:r w:rsidRPr="001E2FDD" w:rsidDel="00C02B70">
          <w:rPr>
            <w:b/>
            <w:i/>
          </w:rPr>
          <w:delText>normal</w:delText>
        </w:r>
        <w:r w:rsidRPr="001E2FDD" w:rsidDel="00C02B70">
          <w:rPr>
            <w:i/>
          </w:rPr>
          <w:delText>, V</w:delText>
        </w:r>
        <w:r w:rsidRPr="00E77497" w:rsidDel="00C02B70">
          <w:delText xml:space="preserve">, </w:delText>
        </w:r>
        <w:r w:rsidRPr="00E77497" w:rsidDel="00C02B70">
          <w:rPr>
            <w:b/>
          </w:rPr>
          <w:delText>empty</w:delText>
        </w:r>
        <w:r w:rsidRPr="00E77497" w:rsidDel="00C02B70">
          <w:delText>).</w:delText>
        </w:r>
      </w:del>
    </w:p>
    <w:p w14:paraId="6BF6EDC5" w14:textId="77777777" w:rsidR="004C02EF" w:rsidRPr="00E77497" w:rsidDel="00C02B70" w:rsidRDefault="004C02EF" w:rsidP="00B34B48">
      <w:pPr>
        <w:pStyle w:val="Alg3"/>
        <w:numPr>
          <w:ilvl w:val="1"/>
          <w:numId w:val="121"/>
        </w:numPr>
        <w:rPr>
          <w:del w:id="18737" w:author="Rev 6 Allen Wirfs-Brock" w:date="2012-02-25T11:45:00Z"/>
        </w:rPr>
      </w:pPr>
      <w:del w:id="18738" w:author="Rev 6 Allen Wirfs-Brock" w:date="2012-02-25T11:45:00Z">
        <w:r w:rsidRPr="00E77497" w:rsidDel="00C02B70">
          <w:delText xml:space="preserve">If </w:delText>
        </w:r>
        <w:r w:rsidRPr="00E77497" w:rsidDel="00C02B70">
          <w:rPr>
            <w:i/>
          </w:rPr>
          <w:delText>stmt</w:delText>
        </w:r>
        <w:r w:rsidRPr="00E77497" w:rsidDel="00C02B70">
          <w:delText xml:space="preserve">.type is not </w:delText>
        </w:r>
        <w:r w:rsidRPr="00E77497" w:rsidDel="00C02B70">
          <w:rPr>
            <w:rFonts w:ascii="Arial" w:hAnsi="Arial" w:cs="Arial"/>
          </w:rPr>
          <w:delText>continue</w:delText>
        </w:r>
        <w:r w:rsidRPr="00E77497" w:rsidDel="00C02B70">
          <w:delText xml:space="preserve"> || </w:delText>
        </w:r>
        <w:r w:rsidRPr="00E77497" w:rsidDel="00C02B70">
          <w:rPr>
            <w:i/>
          </w:rPr>
          <w:delText>stmt</w:delText>
        </w:r>
        <w:r w:rsidRPr="00E77497" w:rsidDel="00C02B70">
          <w:delText>.target is not in the current label set, then</w:delText>
        </w:r>
      </w:del>
    </w:p>
    <w:p w14:paraId="7B0C9912" w14:textId="77777777" w:rsidR="004C02EF" w:rsidRPr="00E77497" w:rsidDel="00C02B70" w:rsidRDefault="004C02EF" w:rsidP="00B34B48">
      <w:pPr>
        <w:pStyle w:val="Alg3"/>
        <w:numPr>
          <w:ilvl w:val="2"/>
          <w:numId w:val="121"/>
        </w:numPr>
        <w:rPr>
          <w:del w:id="18739" w:author="Rev 6 Allen Wirfs-Brock" w:date="2012-02-25T11:45:00Z"/>
        </w:rPr>
      </w:pPr>
      <w:del w:id="18740" w:author="Rev 6 Allen Wirfs-Brock" w:date="2012-02-25T11:45:00Z">
        <w:r w:rsidRPr="00E77497" w:rsidDel="00C02B70">
          <w:delText xml:space="preserve">If </w:delText>
        </w:r>
        <w:r w:rsidRPr="00E77497" w:rsidDel="00C02B70">
          <w:rPr>
            <w:i/>
          </w:rPr>
          <w:delText>stmt</w:delText>
        </w:r>
        <w:r w:rsidRPr="00E77497" w:rsidDel="00C02B70">
          <w:delText xml:space="preserve"> is an abrupt completion, return </w:delText>
        </w:r>
        <w:r w:rsidRPr="00E77497" w:rsidDel="00C02B70">
          <w:rPr>
            <w:i/>
          </w:rPr>
          <w:delText>stmt</w:delText>
        </w:r>
        <w:r w:rsidRPr="00E77497" w:rsidDel="00C02B70">
          <w:delText>.</w:delText>
        </w:r>
      </w:del>
    </w:p>
    <w:p w14:paraId="2D594725" w14:textId="77777777" w:rsidR="004C02EF" w:rsidRPr="00E77497" w:rsidDel="00C02B70" w:rsidRDefault="004C02EF" w:rsidP="00B34B48">
      <w:pPr>
        <w:pStyle w:val="Alg3"/>
        <w:numPr>
          <w:ilvl w:val="1"/>
          <w:numId w:val="121"/>
        </w:numPr>
        <w:rPr>
          <w:del w:id="18741" w:author="Rev 6 Allen Wirfs-Brock" w:date="2012-02-25T11:45:00Z"/>
        </w:rPr>
      </w:pPr>
      <w:del w:id="18742" w:author="Rev 6 Allen Wirfs-Brock" w:date="2012-02-25T11:45:00Z">
        <w:r w:rsidRPr="00E77497" w:rsidDel="00C02B70">
          <w:delText xml:space="preserve">If the second </w:delText>
        </w:r>
        <w:r w:rsidRPr="00E77497" w:rsidDel="00C02B70">
          <w:rPr>
            <w:i/>
          </w:rPr>
          <w:delText>Expression</w:delText>
        </w:r>
        <w:r w:rsidRPr="00E77497" w:rsidDel="00C02B70">
          <w:delText xml:space="preserve"> is present, then.</w:delText>
        </w:r>
      </w:del>
    </w:p>
    <w:p w14:paraId="550B16CE" w14:textId="77777777" w:rsidR="004C02EF" w:rsidRPr="00E77497" w:rsidDel="00C02B70" w:rsidRDefault="004C02EF" w:rsidP="00B34B48">
      <w:pPr>
        <w:pStyle w:val="Alg3"/>
        <w:numPr>
          <w:ilvl w:val="2"/>
          <w:numId w:val="121"/>
        </w:numPr>
        <w:rPr>
          <w:del w:id="18743" w:author="Rev 6 Allen Wirfs-Brock" w:date="2012-02-25T11:45:00Z"/>
        </w:rPr>
      </w:pPr>
      <w:del w:id="18744" w:author="Rev 6 Allen Wirfs-Brock" w:date="2012-02-25T11:45:00Z">
        <w:r w:rsidRPr="00E77497" w:rsidDel="00C02B70">
          <w:delText xml:space="preserve">Let </w:delText>
        </w:r>
        <w:r w:rsidRPr="00E77497" w:rsidDel="00C02B70">
          <w:rPr>
            <w:i/>
          </w:rPr>
          <w:delText>incExprRef</w:delText>
        </w:r>
        <w:r w:rsidRPr="00E77497" w:rsidDel="00C02B70">
          <w:delText xml:space="preserve"> be the result of evaluating the second </w:delText>
        </w:r>
        <w:r w:rsidRPr="00E77497" w:rsidDel="00C02B70">
          <w:rPr>
            <w:i/>
          </w:rPr>
          <w:delText>Expression</w:delText>
        </w:r>
        <w:r w:rsidRPr="00E77497" w:rsidDel="00C02B70">
          <w:delText>.</w:delText>
        </w:r>
      </w:del>
    </w:p>
    <w:p w14:paraId="2576B7CD" w14:textId="77777777" w:rsidR="004C02EF" w:rsidRPr="001E2FDD" w:rsidDel="00C02B70" w:rsidRDefault="004C02EF" w:rsidP="001E2FDD">
      <w:pPr>
        <w:numPr>
          <w:ilvl w:val="4"/>
          <w:numId w:val="121"/>
        </w:numPr>
        <w:tabs>
          <w:tab w:val="clear" w:pos="3240"/>
          <w:tab w:val="num" w:pos="2880"/>
        </w:tabs>
        <w:spacing w:after="220" w:line="240" w:lineRule="auto"/>
        <w:ind w:left="2880"/>
        <w:jc w:val="left"/>
        <w:rPr>
          <w:del w:id="18745" w:author="Rev 6 Allen Wirfs-Brock" w:date="2012-02-25T11:45:00Z"/>
          <w:rFonts w:ascii="Times New Roman" w:eastAsia="Times New Roman" w:hAnsi="Times New Roman"/>
          <w:spacing w:val="6"/>
          <w:lang w:eastAsia="en-US"/>
        </w:rPr>
      </w:pPr>
      <w:del w:id="18746" w:author="Rev 6 Allen Wirfs-Brock" w:date="2012-02-25T11:45:00Z">
        <w:r w:rsidRPr="00E77497" w:rsidDel="00C02B70">
          <w:delText>Call GetValue(</w:delText>
        </w:r>
        <w:r w:rsidRPr="00E77497" w:rsidDel="00C02B70">
          <w:rPr>
            <w:i/>
          </w:rPr>
          <w:delText>incExprRef</w:delText>
        </w:r>
        <w:r w:rsidRPr="00E77497" w:rsidDel="00C02B70">
          <w:delText>). (This value is not used.)</w:delText>
        </w:r>
      </w:del>
    </w:p>
    <w:p w14:paraId="5675FA94" w14:textId="77777777" w:rsidR="009F099E" w:rsidRPr="00E77497" w:rsidRDefault="009F099E" w:rsidP="009F099E">
      <w:pPr>
        <w:jc w:val="left"/>
        <w:rPr>
          <w:ins w:id="18747" w:author="Rev 6 Allen Wirfs-Brock" w:date="2012-02-15T13:17:00Z"/>
        </w:rPr>
      </w:pPr>
      <w:bookmarkStart w:id="18748" w:name="_Toc382212240"/>
      <w:bookmarkStart w:id="18749" w:name="_Toc382212769"/>
      <w:bookmarkStart w:id="18750" w:name="_Toc382291585"/>
      <w:bookmarkStart w:id="18751" w:name="_Ref383837418"/>
      <w:bookmarkStart w:id="18752" w:name="_Toc385672234"/>
      <w:bookmarkStart w:id="18753" w:name="_Toc393690338"/>
      <w:bookmarkStart w:id="18754" w:name="_Ref404493018"/>
      <w:bookmarkStart w:id="18755" w:name="_Ref424530966"/>
      <w:bookmarkStart w:id="18756" w:name="_Ref424667453"/>
      <w:bookmarkStart w:id="18757" w:name="_Toc472818884"/>
      <w:bookmarkStart w:id="18758" w:name="_Toc235503459"/>
      <w:bookmarkStart w:id="18759" w:name="_Toc241509234"/>
      <w:bookmarkStart w:id="18760" w:name="_Toc244416721"/>
      <w:bookmarkStart w:id="18761" w:name="_Toc276631085"/>
      <w:commentRangeStart w:id="18762"/>
      <w:ins w:id="18763" w:author="Rev 6 Allen Wirfs-Brock" w:date="2012-02-15T13:17: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ins>
      <w:ins w:id="18764" w:author="Rev 6 Allen Wirfs-Brock" w:date="2012-02-25T16:40:00Z">
        <w:r w:rsidR="008E2AED">
          <w:rPr>
            <w:rStyle w:val="bnf"/>
          </w:rPr>
          <w:t>Lexical</w:t>
        </w:r>
      </w:ins>
      <w:ins w:id="18765" w:author="Rev 6 Allen Wirfs-Brock" w:date="2012-02-15T13:17:00Z">
        <w:r w:rsidRPr="00E77497">
          <w:rPr>
            <w:rStyle w:val="bnf"/>
          </w:rPr>
          <w:t>DeclarationNoIn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ins>
      <w:commentRangeEnd w:id="18762"/>
      <w:ins w:id="18766" w:author="Rev 6 Allen Wirfs-Brock" w:date="2012-02-15T13:37:00Z">
        <w:r w:rsidR="00C8672F">
          <w:rPr>
            <w:rStyle w:val="af3"/>
          </w:rPr>
          <w:commentReference w:id="18762"/>
        </w:r>
      </w:ins>
    </w:p>
    <w:p w14:paraId="071AE812" w14:textId="77777777" w:rsidR="00D57F8B" w:rsidRPr="00E77497" w:rsidRDefault="00D57F8B" w:rsidP="00D57F8B">
      <w:pPr>
        <w:pStyle w:val="Alg2"/>
        <w:numPr>
          <w:ilvl w:val="0"/>
          <w:numId w:val="662"/>
        </w:numPr>
        <w:contextualSpacing/>
        <w:rPr>
          <w:ins w:id="18767" w:author="Rev 6 Allen Wirfs-Brock" w:date="2012-02-15T13:21:00Z"/>
        </w:rPr>
      </w:pPr>
      <w:ins w:id="18768" w:author="Rev 6 Allen Wirfs-Brock" w:date="2012-02-15T13:21:00Z">
        <w:r w:rsidRPr="00E77497">
          <w:t xml:space="preserve">Let </w:t>
        </w:r>
        <w:r w:rsidRPr="00E77497">
          <w:rPr>
            <w:i/>
          </w:rPr>
          <w:t>oldEnv</w:t>
        </w:r>
        <w:r w:rsidRPr="00E77497">
          <w:t xml:space="preserve"> be the </w:t>
        </w:r>
        <w:del w:id="18769" w:author="Rev 7 Allen Wirfs-Brock" w:date="2012-05-02T10:48:00Z">
          <w:r w:rsidRPr="00E77497" w:rsidDel="000D5AB9">
            <w:delText>running</w:delText>
          </w:r>
        </w:del>
      </w:ins>
      <w:ins w:id="18770" w:author="Rev 7 Allen Wirfs-Brock" w:date="2012-05-02T10:48:00Z">
        <w:del w:id="18771" w:author="Rev 8 Allen Wirfs-Brock" w:date="2012-06-13T16:00:00Z">
          <w:r w:rsidR="000D5AB9" w:rsidDel="00B33FB4">
            <w:delText>current</w:delText>
          </w:r>
        </w:del>
      </w:ins>
      <w:ins w:id="18772" w:author="Rev 8 Allen Wirfs-Brock" w:date="2012-06-13T16:00:00Z">
        <w:r w:rsidR="00B33FB4">
          <w:t>running</w:t>
        </w:r>
      </w:ins>
      <w:ins w:id="18773" w:author="Rev 6 Allen Wirfs-Brock" w:date="2012-02-15T13:21:00Z">
        <w:r w:rsidRPr="00E77497">
          <w:t xml:space="preserve"> execution context’s LexicalEnvironment.</w:t>
        </w:r>
      </w:ins>
    </w:p>
    <w:p w14:paraId="2E45A806" w14:textId="77777777" w:rsidR="00D57F8B" w:rsidRPr="00E77497" w:rsidRDefault="00D57F8B" w:rsidP="00C8672F">
      <w:pPr>
        <w:pStyle w:val="Alg2"/>
        <w:numPr>
          <w:ilvl w:val="0"/>
          <w:numId w:val="662"/>
        </w:numPr>
        <w:contextualSpacing/>
        <w:rPr>
          <w:ins w:id="18774" w:author="Rev 6 Allen Wirfs-Brock" w:date="2012-02-15T13:23:00Z"/>
        </w:rPr>
      </w:pPr>
      <w:ins w:id="18775" w:author="Rev 6 Allen Wirfs-Brock" w:date="2012-02-15T13:23:00Z">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414BAB79" w14:textId="77777777" w:rsidR="008E2AED" w:rsidRPr="00732086" w:rsidRDefault="008E2AED" w:rsidP="00732086">
      <w:pPr>
        <w:pStyle w:val="Alg4"/>
        <w:numPr>
          <w:ilvl w:val="0"/>
          <w:numId w:val="662"/>
        </w:numPr>
        <w:rPr>
          <w:ins w:id="18776" w:author="Rev 6 Allen Wirfs-Brock" w:date="2012-02-25T16:48:00Z"/>
          <w:i/>
        </w:rPr>
      </w:pPr>
      <w:ins w:id="18777" w:author="Rev 6 Allen Wirfs-Brock" w:date="2012-02-25T16:48:00Z">
        <w:r>
          <w:t xml:space="preserve">Let </w:t>
        </w:r>
        <w:r w:rsidRPr="00732086">
          <w:rPr>
            <w:i/>
          </w:rPr>
          <w:t>isConst</w:t>
        </w:r>
        <w:r>
          <w:t xml:space="preserve"> be the </w:t>
        </w:r>
        <w:del w:id="18778" w:author="Rev 7 Allen Wirfs-Brock" w:date="2012-05-04T14:19:00Z">
          <w:r w:rsidDel="00F77917">
            <w:delText xml:space="preserve">the </w:delText>
          </w:r>
        </w:del>
        <w:r>
          <w:t>result of</w:t>
        </w:r>
      </w:ins>
      <w:ins w:id="18779" w:author="Rev 6 Allen Wirfs-Brock" w:date="2012-02-25T16:49:00Z">
        <w:r>
          <w:t xml:space="preserve"> performing</w:t>
        </w:r>
      </w:ins>
      <w:ins w:id="18780" w:author="Rev 6 Allen Wirfs-Brock" w:date="2012-02-25T16:48:00Z">
        <w:r>
          <w:t xml:space="preserve"> </w:t>
        </w:r>
      </w:ins>
      <w:ins w:id="18781" w:author="Rev 6 Allen Wirfs-Brock" w:date="2012-02-25T16:49:00Z">
        <w:r>
          <w:t>IsConstantDeclaration of</w:t>
        </w:r>
        <w:r w:rsidRPr="00E77497">
          <w:t xml:space="preserve"> </w:t>
        </w:r>
        <w:r w:rsidRPr="00E77497">
          <w:rPr>
            <w:i/>
          </w:rPr>
          <w:t>d</w:t>
        </w:r>
        <w:r w:rsidR="008A0F38">
          <w:t>.</w:t>
        </w:r>
      </w:ins>
    </w:p>
    <w:p w14:paraId="0EFE0AC4" w14:textId="77777777" w:rsidR="008E2AED" w:rsidRPr="00E77497" w:rsidRDefault="008E2AED" w:rsidP="00732086">
      <w:pPr>
        <w:pStyle w:val="Alg4"/>
        <w:numPr>
          <w:ilvl w:val="0"/>
          <w:numId w:val="662"/>
        </w:numPr>
        <w:rPr>
          <w:ins w:id="18782" w:author="Rev 6 Allen Wirfs-Brock" w:date="2012-02-25T16:47:00Z"/>
          <w:i/>
        </w:rPr>
      </w:pPr>
      <w:ins w:id="18783" w:author="Rev 6 Allen Wirfs-Brock" w:date="2012-02-25T16:47:00Z">
        <w:r w:rsidRPr="00E77497">
          <w:t xml:space="preserve">For each element </w:t>
        </w:r>
        <w:r w:rsidRPr="00E77497">
          <w:rPr>
            <w:i/>
          </w:rPr>
          <w:t>dn</w:t>
        </w:r>
        <w:r w:rsidRPr="00E77497">
          <w:t xml:space="preserve"> of the BoundNames of </w:t>
        </w:r>
        <w:r>
          <w:rPr>
            <w:rStyle w:val="bnf"/>
          </w:rPr>
          <w:t>Lexical</w:t>
        </w:r>
        <w:r w:rsidRPr="00E77497">
          <w:rPr>
            <w:rStyle w:val="bnf"/>
          </w:rPr>
          <w:t>DeclarationNoIn</w:t>
        </w:r>
        <w:r w:rsidRPr="00E77497">
          <w:t xml:space="preserve"> do</w:t>
        </w:r>
      </w:ins>
    </w:p>
    <w:p w14:paraId="42EFB175" w14:textId="77777777" w:rsidR="008E2AED" w:rsidRPr="00E77497" w:rsidRDefault="008E2AED" w:rsidP="00732086">
      <w:pPr>
        <w:pStyle w:val="Alg4"/>
        <w:numPr>
          <w:ilvl w:val="1"/>
          <w:numId w:val="662"/>
        </w:numPr>
        <w:rPr>
          <w:ins w:id="18784" w:author="Rev 6 Allen Wirfs-Brock" w:date="2012-02-25T16:47:00Z"/>
        </w:rPr>
      </w:pPr>
      <w:ins w:id="18785" w:author="Rev 6 Allen Wirfs-Brock" w:date="2012-02-25T16:47:00Z">
        <w:r w:rsidRPr="00E77497">
          <w:t>If</w:t>
        </w:r>
        <w:r>
          <w:t xml:space="preserve"> </w:t>
        </w:r>
      </w:ins>
      <w:ins w:id="18786" w:author="Rev 6 Allen Wirfs-Brock" w:date="2012-02-25T16:50:00Z">
        <w:r w:rsidR="008A0F38" w:rsidRPr="00451D9D">
          <w:rPr>
            <w:i/>
          </w:rPr>
          <w:t>isConst</w:t>
        </w:r>
      </w:ins>
      <w:ins w:id="18787" w:author="Rev 6 Allen Wirfs-Brock" w:date="2012-02-25T16:47:00Z">
        <w:r w:rsidRPr="00E77497">
          <w:t xml:space="preserve"> is </w:t>
        </w:r>
        <w:r w:rsidRPr="00451D9D">
          <w:rPr>
            <w:b/>
          </w:rPr>
          <w:t>true</w:t>
        </w:r>
        <w:r w:rsidRPr="00E77497">
          <w:t>, then</w:t>
        </w:r>
      </w:ins>
    </w:p>
    <w:p w14:paraId="0077AE73" w14:textId="77777777" w:rsidR="008E2AED" w:rsidRPr="00E77497" w:rsidRDefault="008E2AED" w:rsidP="00732086">
      <w:pPr>
        <w:pStyle w:val="Alg4"/>
        <w:numPr>
          <w:ilvl w:val="2"/>
          <w:numId w:val="662"/>
        </w:numPr>
        <w:spacing w:after="220"/>
        <w:contextualSpacing/>
        <w:rPr>
          <w:ins w:id="18788" w:author="Rev 6 Allen Wirfs-Brock" w:date="2012-02-25T16:47:00Z"/>
        </w:rPr>
      </w:pPr>
      <w:ins w:id="18789" w:author="Rev 6 Allen Wirfs-Brock" w:date="2012-02-25T16:47:00Z">
        <w:r w:rsidRPr="00E77497">
          <w:t xml:space="preserve">Call </w:t>
        </w:r>
      </w:ins>
      <w:ins w:id="18790" w:author="Rev 6 Allen Wirfs-Brock" w:date="2012-02-25T16:51:00Z">
        <w:r w:rsidR="008A0F38">
          <w:rPr>
            <w:i/>
          </w:rPr>
          <w:t>loop</w:t>
        </w:r>
        <w:r w:rsidR="008A0F38" w:rsidRPr="00E77497">
          <w:rPr>
            <w:i/>
          </w:rPr>
          <w:t>Env</w:t>
        </w:r>
      </w:ins>
      <w:ins w:id="18791" w:author="Rev 6 Allen Wirfs-Brock" w:date="2012-02-25T16:47:00Z">
        <w:r w:rsidRPr="00E77497">
          <w:t xml:space="preserve">’s CreateImmutableBinding concrete method passing </w:t>
        </w:r>
        <w:r w:rsidRPr="00E77497">
          <w:rPr>
            <w:i/>
          </w:rPr>
          <w:t xml:space="preserve">dn </w:t>
        </w:r>
        <w:r w:rsidRPr="00E77497">
          <w:t>as the argument.</w:t>
        </w:r>
      </w:ins>
    </w:p>
    <w:p w14:paraId="0A6C1632" w14:textId="77777777" w:rsidR="008E2AED" w:rsidRPr="00E77497" w:rsidRDefault="008E2AED" w:rsidP="00732086">
      <w:pPr>
        <w:pStyle w:val="Alg4"/>
        <w:numPr>
          <w:ilvl w:val="1"/>
          <w:numId w:val="662"/>
        </w:numPr>
        <w:spacing w:after="220"/>
        <w:contextualSpacing/>
        <w:rPr>
          <w:ins w:id="18792" w:author="Rev 6 Allen Wirfs-Brock" w:date="2012-02-25T16:47:00Z"/>
        </w:rPr>
      </w:pPr>
      <w:ins w:id="18793" w:author="Rev 6 Allen Wirfs-Brock" w:date="2012-02-25T16:47:00Z">
        <w:r w:rsidRPr="00E77497">
          <w:t>Else,</w:t>
        </w:r>
      </w:ins>
    </w:p>
    <w:p w14:paraId="6F9C3A47" w14:textId="77777777" w:rsidR="008E2AED" w:rsidRPr="00E77497" w:rsidRDefault="008E2AED" w:rsidP="00732086">
      <w:pPr>
        <w:pStyle w:val="Alg4"/>
        <w:numPr>
          <w:ilvl w:val="2"/>
          <w:numId w:val="662"/>
        </w:numPr>
        <w:contextualSpacing/>
        <w:rPr>
          <w:ins w:id="18794" w:author="Rev 6 Allen Wirfs-Brock" w:date="2012-02-25T16:47:00Z"/>
        </w:rPr>
      </w:pPr>
      <w:ins w:id="18795" w:author="Rev 6 Allen Wirfs-Brock" w:date="2012-02-25T16:47:00Z">
        <w:r w:rsidRPr="00E77497">
          <w:t xml:space="preserve">Call </w:t>
        </w:r>
      </w:ins>
      <w:ins w:id="18796" w:author="Rev 6 Allen Wirfs-Brock" w:date="2012-02-25T16:50:00Z">
        <w:r w:rsidR="008A0F38">
          <w:rPr>
            <w:i/>
          </w:rPr>
          <w:t>loop</w:t>
        </w:r>
        <w:r w:rsidR="008A0F38" w:rsidRPr="00E77497">
          <w:rPr>
            <w:i/>
          </w:rPr>
          <w:t>Env</w:t>
        </w:r>
      </w:ins>
      <w:ins w:id="18797" w:author="Rev 6 Allen Wirfs-Brock" w:date="2012-02-25T16:47:00Z">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5774B163" w14:textId="77777777" w:rsidR="008A0F38" w:rsidRPr="00E77497" w:rsidRDefault="008A0F38" w:rsidP="008A0F38">
      <w:pPr>
        <w:pStyle w:val="Alg2"/>
        <w:numPr>
          <w:ilvl w:val="0"/>
          <w:numId w:val="662"/>
        </w:numPr>
        <w:contextualSpacing/>
        <w:rPr>
          <w:ins w:id="18798" w:author="Rev 6 Allen Wirfs-Brock" w:date="2012-02-25T16:56:00Z"/>
        </w:rPr>
      </w:pPr>
      <w:ins w:id="18799" w:author="Rev 6 Allen Wirfs-Brock" w:date="2012-02-25T16:56:00Z">
        <w:r w:rsidRPr="00E77497">
          <w:t xml:space="preserve">Set the </w:t>
        </w:r>
        <w:del w:id="18800" w:author="Rev 7 Allen Wirfs-Brock" w:date="2012-05-02T10:48:00Z">
          <w:r w:rsidRPr="00E77497" w:rsidDel="000D5AB9">
            <w:delText>running</w:delText>
          </w:r>
        </w:del>
      </w:ins>
      <w:ins w:id="18801" w:author="Rev 7 Allen Wirfs-Brock" w:date="2012-05-02T10:48:00Z">
        <w:del w:id="18802" w:author="Rev 8 Allen Wirfs-Brock" w:date="2012-06-13T16:00:00Z">
          <w:r w:rsidR="000D5AB9" w:rsidDel="00B33FB4">
            <w:delText>current</w:delText>
          </w:r>
        </w:del>
      </w:ins>
      <w:ins w:id="18803" w:author="Rev 8 Allen Wirfs-Brock" w:date="2012-06-13T16:00:00Z">
        <w:r w:rsidR="00B33FB4">
          <w:t>running</w:t>
        </w:r>
      </w:ins>
      <w:ins w:id="18804" w:author="Rev 6 Allen Wirfs-Brock" w:date="2012-02-25T16:56:00Z">
        <w:r w:rsidRPr="00E77497">
          <w:t xml:space="preserve"> </w:t>
        </w:r>
        <w:r w:rsidRPr="000D5AB9">
          <w:t>execution</w:t>
        </w:r>
        <w:r w:rsidRPr="00E77497">
          <w:t xml:space="preserve"> context’s LexicalEnvironment to </w:t>
        </w:r>
        <w:r>
          <w:rPr>
            <w:i/>
          </w:rPr>
          <w:t>loop</w:t>
        </w:r>
        <w:r w:rsidRPr="00E77497">
          <w:rPr>
            <w:i/>
          </w:rPr>
          <w:t>Env</w:t>
        </w:r>
        <w:r w:rsidRPr="00E77497">
          <w:t>.</w:t>
        </w:r>
      </w:ins>
    </w:p>
    <w:p w14:paraId="32C6014D" w14:textId="77777777" w:rsidR="00D57F8B" w:rsidRDefault="004A16B0" w:rsidP="00C8672F">
      <w:pPr>
        <w:pStyle w:val="Alg3"/>
        <w:numPr>
          <w:ilvl w:val="0"/>
          <w:numId w:val="662"/>
        </w:numPr>
        <w:rPr>
          <w:ins w:id="18805" w:author="Rev 6 Allen Wirfs-Brock" w:date="2012-02-15T13:23:00Z"/>
        </w:rPr>
      </w:pPr>
      <w:ins w:id="18806" w:author="Rev 6 Allen Wirfs-Brock" w:date="2012-02-19T17:35:00Z">
        <w:r>
          <w:t xml:space="preserve">Let </w:t>
        </w:r>
        <w:r>
          <w:rPr>
            <w:i/>
          </w:rPr>
          <w:t>for</w:t>
        </w:r>
        <w:r w:rsidRPr="00E7227A">
          <w:rPr>
            <w:i/>
          </w:rPr>
          <w:t>Dcl</w:t>
        </w:r>
        <w:r>
          <w:t xml:space="preserve"> be the result of </w:t>
        </w:r>
      </w:ins>
      <w:ins w:id="18807" w:author="Rev 6 Allen Wirfs-Brock" w:date="2012-02-25T16:57:00Z">
        <w:r w:rsidR="008A0F38">
          <w:t>evaluating</w:t>
        </w:r>
      </w:ins>
      <w:ins w:id="18808" w:author="Rev 6 Allen Wirfs-Brock" w:date="2012-02-15T13:23:00Z">
        <w:r w:rsidR="00D57F8B">
          <w:t xml:space="preserve"> </w:t>
        </w:r>
      </w:ins>
      <w:ins w:id="18809" w:author="Rev 6 Allen Wirfs-Brock" w:date="2012-02-25T16:52:00Z">
        <w:r w:rsidR="008A0F38">
          <w:rPr>
            <w:i/>
          </w:rPr>
          <w:t>Lexical</w:t>
        </w:r>
      </w:ins>
      <w:ins w:id="18810" w:author="Rev 6 Allen Wirfs-Brock" w:date="2012-02-19T17:36:00Z">
        <w:r w:rsidR="00DE4B08" w:rsidRPr="00E77497">
          <w:rPr>
            <w:i/>
          </w:rPr>
          <w:t>DeclarationNoIn</w:t>
        </w:r>
      </w:ins>
      <w:ins w:id="18811" w:author="Rev 6 Allen Wirfs-Brock" w:date="2012-02-15T13:23:00Z">
        <w:r w:rsidR="00D57F8B">
          <w:t>.</w:t>
        </w:r>
      </w:ins>
    </w:p>
    <w:p w14:paraId="712CB4BF" w14:textId="77777777" w:rsidR="008A0F38" w:rsidRDefault="008A0F38" w:rsidP="008A0F38">
      <w:pPr>
        <w:pStyle w:val="Alg3"/>
        <w:numPr>
          <w:ilvl w:val="0"/>
          <w:numId w:val="662"/>
        </w:numPr>
        <w:tabs>
          <w:tab w:val="left" w:pos="2160"/>
        </w:tabs>
        <w:rPr>
          <w:ins w:id="18812" w:author="Rev 6 Allen Wirfs-Brock" w:date="2012-02-25T16:59:00Z"/>
        </w:rPr>
      </w:pPr>
      <w:ins w:id="18813" w:author="Rev 6 Allen Wirfs-Brock" w:date="2012-02-25T16:58:00Z">
        <w:r w:rsidRPr="00E77497">
          <w:t xml:space="preserve">If </w:t>
        </w:r>
        <w:del w:id="18814" w:author="Rev 7 Allen Wirfs-Brock" w:date="2012-04-25T08:04:00Z">
          <w:r w:rsidRPr="00DC5061" w:rsidDel="007C32C2">
            <w:delText>loopContinues</w:delText>
          </w:r>
        </w:del>
      </w:ins>
      <w:ins w:id="18815" w:author="Rev 7 Allen Wirfs-Brock" w:date="2012-04-25T08:04:00Z">
        <w:r w:rsidR="007C32C2">
          <w:t>LoopContinues</w:t>
        </w:r>
      </w:ins>
      <w:ins w:id="18816" w:author="Rev 6 Allen Wirfs-Brock" w:date="2012-02-25T16:58:00Z">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w:t>
        </w:r>
      </w:ins>
      <w:ins w:id="18817" w:author="Rev 6 Allen Wirfs-Brock" w:date="2012-02-25T16:59:00Z">
        <w:r>
          <w:t>then</w:t>
        </w:r>
      </w:ins>
    </w:p>
    <w:p w14:paraId="5B1EF20E" w14:textId="77777777" w:rsidR="008A0F38" w:rsidRDefault="00732086" w:rsidP="00732086">
      <w:pPr>
        <w:pStyle w:val="Alg3"/>
        <w:numPr>
          <w:ilvl w:val="1"/>
          <w:numId w:val="662"/>
        </w:numPr>
        <w:tabs>
          <w:tab w:val="left" w:pos="2160"/>
        </w:tabs>
        <w:rPr>
          <w:ins w:id="18818" w:author="Rev 6 Allen Wirfs-Brock" w:date="2012-02-25T16:59:00Z"/>
        </w:rPr>
      </w:pPr>
      <w:ins w:id="18819" w:author="Rev 6 Allen Wirfs-Brock" w:date="2012-02-25T17:00:00Z">
        <w:r w:rsidRPr="00E77497">
          <w:t xml:space="preserve">Set the </w:t>
        </w:r>
        <w:del w:id="18820" w:author="Rev 7 Allen Wirfs-Brock" w:date="2012-05-02T10:48:00Z">
          <w:r w:rsidRPr="00E77497" w:rsidDel="000D5AB9">
            <w:delText>running</w:delText>
          </w:r>
        </w:del>
      </w:ins>
      <w:ins w:id="18821" w:author="Rev 7 Allen Wirfs-Brock" w:date="2012-05-02T10:48:00Z">
        <w:del w:id="18822" w:author="Rev 8 Allen Wirfs-Brock" w:date="2012-06-13T16:00:00Z">
          <w:r w:rsidR="000D5AB9" w:rsidDel="00B33FB4">
            <w:delText>current</w:delText>
          </w:r>
        </w:del>
      </w:ins>
      <w:ins w:id="18823" w:author="Rev 8 Allen Wirfs-Brock" w:date="2012-06-13T16:00:00Z">
        <w:r w:rsidR="00B33FB4">
          <w:t>running</w:t>
        </w:r>
      </w:ins>
      <w:ins w:id="18824" w:author="Rev 6 Allen Wirfs-Brock" w:date="2012-02-25T17:00:00Z">
        <w:r w:rsidRPr="00E77497">
          <w:t xml:space="preserve"> </w:t>
        </w:r>
        <w:r w:rsidRPr="000D5AB9">
          <w:t>execution</w:t>
        </w:r>
        <w:r w:rsidRPr="00E77497">
          <w:t xml:space="preserve"> context’s LexicalEnvironment to </w:t>
        </w:r>
        <w:r w:rsidRPr="00E77497">
          <w:rPr>
            <w:i/>
          </w:rPr>
          <w:t>oldEnv</w:t>
        </w:r>
        <w:r w:rsidRPr="00E77497">
          <w:t>.</w:t>
        </w:r>
      </w:ins>
    </w:p>
    <w:p w14:paraId="4D38E7DD" w14:textId="77777777" w:rsidR="008A0F38" w:rsidRPr="00E77497" w:rsidRDefault="00732086" w:rsidP="00732086">
      <w:pPr>
        <w:pStyle w:val="Alg3"/>
        <w:numPr>
          <w:ilvl w:val="1"/>
          <w:numId w:val="662"/>
        </w:numPr>
        <w:tabs>
          <w:tab w:val="left" w:pos="2160"/>
        </w:tabs>
        <w:rPr>
          <w:ins w:id="18825" w:author="Rev 6 Allen Wirfs-Brock" w:date="2012-02-25T16:58:00Z"/>
        </w:rPr>
      </w:pPr>
      <w:ins w:id="18826" w:author="Rev 6 Allen Wirfs-Brock" w:date="2012-02-25T17:00:00Z">
        <w:r>
          <w:t>R</w:t>
        </w:r>
      </w:ins>
      <w:ins w:id="18827" w:author="Rev 6 Allen Wirfs-Brock" w:date="2012-02-25T16:58:00Z">
        <w:r w:rsidR="008A0F38" w:rsidRPr="00E77497">
          <w:t xml:space="preserve">eturn </w:t>
        </w:r>
        <w:r w:rsidR="008A0F38" w:rsidRPr="00E7227A">
          <w:rPr>
            <w:i/>
          </w:rPr>
          <w:t>varDcl</w:t>
        </w:r>
        <w:r w:rsidR="008A0F38" w:rsidRPr="00E77497">
          <w:t>.</w:t>
        </w:r>
      </w:ins>
    </w:p>
    <w:p w14:paraId="1B23EEE4" w14:textId="77777777" w:rsidR="009F099E" w:rsidRPr="00E77497" w:rsidRDefault="00732086" w:rsidP="009F099E">
      <w:pPr>
        <w:pStyle w:val="Alg3"/>
        <w:numPr>
          <w:ilvl w:val="0"/>
          <w:numId w:val="662"/>
        </w:numPr>
        <w:rPr>
          <w:ins w:id="18828" w:author="Rev 6 Allen Wirfs-Brock" w:date="2012-02-15T13:17:00Z"/>
        </w:rPr>
      </w:pPr>
      <w:ins w:id="18829" w:author="Rev 6 Allen Wirfs-Brock" w:date="2012-02-25T17:03:00Z">
        <w:r>
          <w:t xml:space="preserve">Let </w:t>
        </w:r>
        <w:r w:rsidRPr="00732086">
          <w:rPr>
            <w:i/>
          </w:rPr>
          <w:t>bodyResult</w:t>
        </w:r>
        <w:r>
          <w:t xml:space="preserve"> be the result of performing For Body Evaluation with the first </w:t>
        </w:r>
        <w:r w:rsidRPr="004901F8">
          <w:rPr>
            <w:i/>
          </w:rPr>
          <w:t>Expression</w:t>
        </w:r>
        <w:r>
          <w:t xml:space="preserve"> as the </w:t>
        </w:r>
        <w:r w:rsidRPr="004901F8">
          <w:rPr>
            <w:i/>
          </w:rPr>
          <w:t>incrementExpr</w:t>
        </w:r>
        <w:r>
          <w:t xml:space="preserve"> argument, the second </w:t>
        </w:r>
        <w:r w:rsidRPr="004901F8">
          <w:rPr>
            <w:i/>
          </w:rPr>
          <w:t>Expression</w:t>
        </w:r>
        <w:r>
          <w:t xml:space="preserve"> as the </w:t>
        </w:r>
        <w:r w:rsidRPr="004901F8">
          <w:rPr>
            <w:i/>
          </w:rPr>
          <w:t>testExpr</w:t>
        </w:r>
        <w:r>
          <w:t xml:space="preserve"> argument and with </w:t>
        </w:r>
        <w:r w:rsidRPr="004901F8">
          <w:rPr>
            <w:i/>
          </w:rPr>
          <w:t>labelSet</w:t>
        </w:r>
        <w:r w:rsidRPr="00E77497">
          <w:t>.</w:t>
        </w:r>
      </w:ins>
    </w:p>
    <w:p w14:paraId="4C905FFE" w14:textId="77777777" w:rsidR="009F099E" w:rsidRPr="00E77497" w:rsidRDefault="00732086" w:rsidP="00732086">
      <w:pPr>
        <w:pStyle w:val="Alg3"/>
        <w:numPr>
          <w:ilvl w:val="0"/>
          <w:numId w:val="662"/>
        </w:numPr>
        <w:rPr>
          <w:ins w:id="18830" w:author="Rev 6 Allen Wirfs-Brock" w:date="2012-02-15T13:17:00Z"/>
        </w:rPr>
      </w:pPr>
      <w:ins w:id="18831" w:author="Rev 6 Allen Wirfs-Brock" w:date="2012-02-25T17:05:00Z">
        <w:r w:rsidRPr="00E77497">
          <w:t xml:space="preserve">Set the </w:t>
        </w:r>
        <w:del w:id="18832" w:author="Rev 7 Allen Wirfs-Brock" w:date="2012-05-02T10:49:00Z">
          <w:r w:rsidRPr="00E77497" w:rsidDel="000D5AB9">
            <w:delText>running</w:delText>
          </w:r>
        </w:del>
      </w:ins>
      <w:ins w:id="18833" w:author="Rev 7 Allen Wirfs-Brock" w:date="2012-05-02T10:49:00Z">
        <w:del w:id="18834" w:author="Rev 8 Allen Wirfs-Brock" w:date="2012-06-13T16:01:00Z">
          <w:r w:rsidR="000D5AB9" w:rsidDel="00B33FB4">
            <w:delText>current</w:delText>
          </w:r>
        </w:del>
      </w:ins>
      <w:ins w:id="18835" w:author="Rev 8 Allen Wirfs-Brock" w:date="2012-06-13T16:01:00Z">
        <w:r w:rsidR="00B33FB4">
          <w:t>running</w:t>
        </w:r>
      </w:ins>
      <w:ins w:id="18836" w:author="Rev 6 Allen Wirfs-Brock" w:date="2012-02-25T17:05:00Z">
        <w:r w:rsidRPr="00E77497">
          <w:t xml:space="preserve"> </w:t>
        </w:r>
        <w:r w:rsidRPr="000D5AB9">
          <w:t>execution</w:t>
        </w:r>
        <w:r w:rsidRPr="00E77497">
          <w:t xml:space="preserve"> context’s LexicalEnvironment to </w:t>
        </w:r>
        <w:r w:rsidRPr="00E77497">
          <w:rPr>
            <w:i/>
          </w:rPr>
          <w:t>oldEnv</w:t>
        </w:r>
        <w:r w:rsidRPr="00E77497">
          <w:t>.</w:t>
        </w:r>
      </w:ins>
    </w:p>
    <w:p w14:paraId="59BF71D5" w14:textId="77777777" w:rsidR="009F099E" w:rsidRPr="00E77497" w:rsidRDefault="00732086" w:rsidP="00732086">
      <w:pPr>
        <w:pStyle w:val="Alg3"/>
        <w:numPr>
          <w:ilvl w:val="0"/>
          <w:numId w:val="662"/>
        </w:numPr>
        <w:spacing w:after="220"/>
        <w:rPr>
          <w:ins w:id="18837" w:author="Rev 6 Allen Wirfs-Brock" w:date="2012-02-15T13:17:00Z"/>
        </w:rPr>
      </w:pPr>
      <w:ins w:id="18838" w:author="Rev 6 Allen Wirfs-Brock" w:date="2012-02-25T17:05:00Z">
        <w:r>
          <w:t xml:space="preserve">Return </w:t>
        </w:r>
      </w:ins>
      <w:ins w:id="18839" w:author="Rev 6 Allen Wirfs-Brock" w:date="2012-02-15T13:17:00Z">
        <w:r w:rsidR="009F099E" w:rsidRPr="00E77497">
          <w:t xml:space="preserve"> </w:t>
        </w:r>
      </w:ins>
      <w:ins w:id="18840" w:author="Rev 6 Allen Wirfs-Brock" w:date="2012-02-25T17:06:00Z">
        <w:r w:rsidRPr="00732086">
          <w:rPr>
            <w:i/>
          </w:rPr>
          <w:t>bodyResult</w:t>
        </w:r>
      </w:ins>
      <w:ins w:id="18841" w:author="Rev 6 Allen Wirfs-Brock" w:date="2012-02-15T13:17:00Z">
        <w:r>
          <w:t>.</w:t>
        </w:r>
      </w:ins>
    </w:p>
    <w:p w14:paraId="207EDB10" w14:textId="77777777" w:rsidR="004C02EF" w:rsidRPr="00E77497" w:rsidRDefault="004C02EF" w:rsidP="003A4B22">
      <w:pPr>
        <w:pStyle w:val="30"/>
        <w:numPr>
          <w:ilvl w:val="0"/>
          <w:numId w:val="0"/>
        </w:numPr>
      </w:pPr>
      <w:bookmarkStart w:id="18842" w:name="_Toc329528817"/>
      <w:r w:rsidRPr="00E77497">
        <w:t>12.6.4</w:t>
      </w:r>
      <w:r w:rsidRPr="00E77497">
        <w:tab/>
        <w:t xml:space="preserve">The </w:t>
      </w:r>
      <w:r w:rsidRPr="00E77497">
        <w:rPr>
          <w:rFonts w:ascii="Courier New" w:hAnsi="Courier New"/>
        </w:rPr>
        <w:t>for</w:t>
      </w:r>
      <w:r w:rsidRPr="00E77497">
        <w:t>-</w:t>
      </w:r>
      <w:r w:rsidRPr="00E77497">
        <w:rPr>
          <w:rFonts w:ascii="Courier New" w:hAnsi="Courier New"/>
        </w:rPr>
        <w:t>in</w:t>
      </w:r>
      <w:r w:rsidRPr="00E77497">
        <w:t xml:space="preserve"> </w:t>
      </w:r>
      <w:ins w:id="18843" w:author="Allen Wirfs-Brock" w:date="2012-02-15T12:55:00Z">
        <w:r w:rsidR="00BD6B41">
          <w:t xml:space="preserve">and </w:t>
        </w:r>
      </w:ins>
      <w:ins w:id="18844" w:author="Allen Wirfs-Brock" w:date="2012-02-15T12:56:00Z">
        <w:r w:rsidR="00BD6B41" w:rsidRPr="00E77497">
          <w:rPr>
            <w:rFonts w:ascii="Courier New" w:hAnsi="Courier New"/>
          </w:rPr>
          <w:t>for</w:t>
        </w:r>
        <w:r w:rsidR="00BD6B41" w:rsidRPr="00E77497">
          <w:t>-</w:t>
        </w:r>
        <w:r w:rsidR="00BD6B41">
          <w:rPr>
            <w:rFonts w:ascii="Courier New" w:hAnsi="Courier New"/>
          </w:rPr>
          <w:t>of</w:t>
        </w:r>
      </w:ins>
      <w:ins w:id="18845" w:author="Allen Wirfs-Brock" w:date="2012-02-15T12:55:00Z">
        <w:r w:rsidR="00BD6B41">
          <w:t xml:space="preserve"> </w:t>
        </w:r>
      </w:ins>
      <w:r w:rsidRPr="00E77497">
        <w:t>Statemen</w:t>
      </w:r>
      <w:bookmarkEnd w:id="18715"/>
      <w:bookmarkEnd w:id="18716"/>
      <w:bookmarkEnd w:id="18717"/>
      <w:bookmarkEnd w:id="18718"/>
      <w:bookmarkEnd w:id="18748"/>
      <w:bookmarkEnd w:id="18749"/>
      <w:bookmarkEnd w:id="18750"/>
      <w:bookmarkEnd w:id="18751"/>
      <w:bookmarkEnd w:id="18752"/>
      <w:bookmarkEnd w:id="18753"/>
      <w:bookmarkEnd w:id="18754"/>
      <w:r w:rsidRPr="00E77497">
        <w:t>t</w:t>
      </w:r>
      <w:bookmarkEnd w:id="18755"/>
      <w:bookmarkEnd w:id="18756"/>
      <w:bookmarkEnd w:id="18757"/>
      <w:bookmarkEnd w:id="18758"/>
      <w:bookmarkEnd w:id="18759"/>
      <w:bookmarkEnd w:id="18760"/>
      <w:bookmarkEnd w:id="18761"/>
      <w:ins w:id="18846" w:author="Allen Wirfs-Brock" w:date="2012-02-15T12:56:00Z">
        <w:r w:rsidR="00BD6B41">
          <w:t>s</w:t>
        </w:r>
      </w:ins>
      <w:bookmarkEnd w:id="18842"/>
    </w:p>
    <w:p w14:paraId="3DA6B0C1" w14:textId="77777777" w:rsidR="00F5066A" w:rsidRPr="00E77497" w:rsidRDefault="00F5066A" w:rsidP="00F5066A">
      <w:pPr>
        <w:pStyle w:val="40"/>
        <w:numPr>
          <w:ilvl w:val="0"/>
          <w:numId w:val="0"/>
        </w:numPr>
        <w:rPr>
          <w:ins w:id="18847" w:author="Rev 6 Allen Wirfs-Brock" w:date="2012-01-31T13:37:00Z"/>
        </w:rPr>
      </w:pPr>
      <w:ins w:id="18848" w:author="Rev 6 Allen Wirfs-Brock" w:date="2012-01-31T13:37:00Z">
        <w:r w:rsidRPr="00E77497">
          <w:t>Static Semantics</w:t>
        </w:r>
      </w:ins>
    </w:p>
    <w:p w14:paraId="3ED7C1F1" w14:textId="77777777" w:rsidR="00AB39BE" w:rsidRPr="00E77497" w:rsidRDefault="00AB39BE" w:rsidP="00AB39BE">
      <w:pPr>
        <w:rPr>
          <w:ins w:id="18849" w:author="Rev 6 Allen Wirfs-Brock" w:date="2012-01-31T15:53:00Z"/>
          <w:rFonts w:ascii="Helvetica" w:hAnsi="Helvetica"/>
          <w:b/>
        </w:rPr>
      </w:pPr>
      <w:ins w:id="18850" w:author="Rev 6 Allen Wirfs-Brock" w:date="2012-01-31T15:53:00Z">
        <w:r w:rsidRPr="00E77497">
          <w:rPr>
            <w:rFonts w:ascii="Helvetica" w:hAnsi="Helvetica"/>
            <w:b/>
          </w:rPr>
          <w:t>Static Semantics:  Early Errors</w:t>
        </w:r>
      </w:ins>
    </w:p>
    <w:p w14:paraId="76380E9E" w14:textId="77777777" w:rsidR="0078764F" w:rsidRDefault="0078764F" w:rsidP="0078764F">
      <w:pPr>
        <w:contextualSpacing/>
        <w:jc w:val="left"/>
        <w:rPr>
          <w:ins w:id="18851" w:author="Rev 6 Allen Wirfs-Brock" w:date="2012-02-15T13:06:00Z"/>
        </w:rPr>
      </w:pPr>
      <w:ins w:id="18852" w:author="Rev 6 Allen Wirfs-Brock" w:date="2012-02-15T13:06:00Z">
        <w:r w:rsidRPr="00E77497">
          <w:rPr>
            <w:rFonts w:ascii="Times New Roman" w:hAnsi="Times New Roman"/>
            <w:i/>
          </w:rPr>
          <w:t>IterationStatement</w:t>
        </w:r>
        <w:r w:rsidRPr="00E77497">
          <w:t xml:space="preserve"> </w:t>
        </w:r>
        <w:r w:rsidRPr="00E77497">
          <w:rPr>
            <w:b/>
          </w:rPr>
          <w:t>:</w:t>
        </w:r>
        <w:r w:rsidRPr="00E77497">
          <w:t xml:space="preserve"> </w:t>
        </w:r>
      </w:ins>
    </w:p>
    <w:p w14:paraId="5F95BBF5" w14:textId="77777777" w:rsidR="0078764F" w:rsidRDefault="0078764F" w:rsidP="0078764F">
      <w:pPr>
        <w:ind w:left="360"/>
        <w:contextualSpacing/>
        <w:jc w:val="left"/>
        <w:rPr>
          <w:ins w:id="18853" w:author="Rev 6 Allen Wirfs-Brock" w:date="2012-02-15T13:06:00Z"/>
        </w:rPr>
      </w:pPr>
      <w:ins w:id="18854"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0E5889E3" w14:textId="77777777" w:rsidR="0078764F" w:rsidRPr="00E77497" w:rsidRDefault="0078764F" w:rsidP="0078764F">
      <w:pPr>
        <w:ind w:left="360"/>
        <w:jc w:val="left"/>
        <w:rPr>
          <w:ins w:id="18855" w:author="Rev 6 Allen Wirfs-Brock" w:date="2012-02-15T13:06:00Z"/>
        </w:rPr>
      </w:pPr>
      <w:ins w:id="18856"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75AE81CF" w14:textId="77777777" w:rsidR="0078764F" w:rsidRPr="00E77497" w:rsidRDefault="0078764F">
      <w:pPr>
        <w:numPr>
          <w:ilvl w:val="0"/>
          <w:numId w:val="737"/>
        </w:numPr>
        <w:spacing w:after="0"/>
        <w:rPr>
          <w:ins w:id="18857" w:author="Rev 6 Allen Wirfs-Brock" w:date="2012-02-15T13:06:00Z"/>
        </w:rPr>
        <w:pPrChange w:id="18858" w:author="Rev 7 Allen Wirfs-Brock" w:date="2012-04-25T15:29:00Z">
          <w:pPr>
            <w:numPr>
              <w:numId w:val="403"/>
            </w:numPr>
            <w:spacing w:after="0"/>
            <w:ind w:left="720" w:hanging="360"/>
          </w:pPr>
        </w:pPrChange>
      </w:pPr>
      <w:ins w:id="18859" w:author="Rev 6 Allen Wirfs-Brock" w:date="2012-02-15T13:06:00Z">
        <w:r w:rsidRPr="00E77497">
          <w:t xml:space="preserve">It is a Syntax Error if the </w:t>
        </w:r>
        <w:r>
          <w:rPr>
            <w:rStyle w:val="bnf"/>
          </w:rPr>
          <w:t>IterationStatement</w:t>
        </w:r>
        <w:r w:rsidRPr="00E77497">
          <w:t xml:space="preserve"> is contained in strict code and </w:t>
        </w:r>
        <w:r w:rsidRPr="00E77497">
          <w:rPr>
            <w:rStyle w:val="bnf"/>
          </w:rPr>
          <w:t>LeftHandSideExpression</w:t>
        </w:r>
        <w:r w:rsidRPr="00E77497">
          <w:t xml:space="preserve"> 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42B6D2D1" w14:textId="77777777" w:rsidR="0078764F" w:rsidRPr="00E77497" w:rsidRDefault="0078764F">
      <w:pPr>
        <w:numPr>
          <w:ilvl w:val="0"/>
          <w:numId w:val="737"/>
        </w:numPr>
        <w:spacing w:after="0"/>
        <w:rPr>
          <w:ins w:id="18860" w:author="Rev 6 Allen Wirfs-Brock" w:date="2012-02-15T13:06:00Z"/>
        </w:rPr>
        <w:pPrChange w:id="18861" w:author="Rev 7 Allen Wirfs-Brock" w:date="2012-04-25T15:29:00Z">
          <w:pPr>
            <w:numPr>
              <w:numId w:val="403"/>
            </w:numPr>
            <w:spacing w:after="0"/>
            <w:ind w:left="720" w:hanging="360"/>
          </w:pPr>
        </w:pPrChange>
      </w:pPr>
      <w:ins w:id="18862" w:author="Rev 6 Allen Wirfs-Brock" w:date="2012-02-15T13:06: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E77497">
          <w:rPr>
            <w:rStyle w:val="bnf"/>
            <w:i w:val="0"/>
          </w:rPr>
          <w:t>that statically resolve</w:t>
        </w:r>
        <w:r>
          <w:rPr>
            <w:rStyle w:val="bnf"/>
            <w:i w:val="0"/>
          </w:rPr>
          <w:t>s</w:t>
        </w:r>
        <w:r w:rsidRPr="00E77497">
          <w:rPr>
            <w:rStyle w:val="bnf"/>
            <w:i w:val="0"/>
          </w:rPr>
          <w:t xml:space="preserve"> to a declarative environment record binding </w:t>
        </w:r>
        <w:r>
          <w:rPr>
            <w:rStyle w:val="bnf"/>
            <w:i w:val="0"/>
          </w:rPr>
          <w:t>and</w:t>
        </w:r>
        <w:r w:rsidRPr="00E77497">
          <w:rPr>
            <w:rStyle w:val="bnf"/>
            <w:i w:val="0"/>
          </w:rPr>
          <w:t xml:space="preserve"> the resolved binding is an immutable binding.</w:t>
        </w:r>
      </w:ins>
    </w:p>
    <w:p w14:paraId="7AC27610" w14:textId="77777777" w:rsidR="0078764F" w:rsidRPr="00E77497" w:rsidRDefault="0078764F">
      <w:pPr>
        <w:numPr>
          <w:ilvl w:val="0"/>
          <w:numId w:val="737"/>
        </w:numPr>
        <w:spacing w:after="220"/>
        <w:contextualSpacing/>
        <w:rPr>
          <w:ins w:id="18863" w:author="Rev 6 Allen Wirfs-Brock" w:date="2012-02-15T13:06:00Z"/>
        </w:rPr>
        <w:pPrChange w:id="18864" w:author="Rev 7 Allen Wirfs-Brock" w:date="2012-04-25T15:29:00Z">
          <w:pPr>
            <w:numPr>
              <w:numId w:val="403"/>
            </w:numPr>
            <w:spacing w:after="220"/>
            <w:ind w:left="720" w:hanging="360"/>
            <w:contextualSpacing/>
          </w:pPr>
        </w:pPrChange>
      </w:pPr>
      <w:ins w:id="18865" w:author="Rev 6 Allen Wirfs-Brock" w:date="2012-02-15T13:06: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1138315C" w14:textId="77777777" w:rsidR="0078764F" w:rsidRPr="00E77497" w:rsidRDefault="00BF04B8">
      <w:pPr>
        <w:numPr>
          <w:ilvl w:val="0"/>
          <w:numId w:val="737"/>
        </w:numPr>
        <w:rPr>
          <w:ins w:id="18866" w:author="Rev 6 Allen Wirfs-Brock" w:date="2012-02-15T13:06:00Z"/>
        </w:rPr>
        <w:pPrChange w:id="18867" w:author="Rev 7 Allen Wirfs-Brock" w:date="2012-04-25T15:29:00Z">
          <w:pPr>
            <w:numPr>
              <w:numId w:val="403"/>
            </w:numPr>
            <w:ind w:left="720" w:hanging="360"/>
          </w:pPr>
        </w:pPrChange>
      </w:pPr>
      <w:ins w:id="18868" w:author="Rev 7 Allen Wirfs-Brock" w:date="2012-04-25T09:05:00Z">
        <w:r w:rsidRPr="00E77497">
          <w:t xml:space="preserve">It is a Syntax Error if </w:t>
        </w:r>
        <w:r w:rsidRPr="00BF04B8">
          <w:rPr>
            <w:rFonts w:ascii="Times New Roman" w:hAnsi="Times New Roman"/>
          </w:rPr>
          <w:t>IsInvalidAssignmentPattern</w:t>
        </w:r>
        <w:r>
          <w:rPr>
            <w:rFonts w:ascii="Times New Roman" w:hAnsi="Times New Roman"/>
          </w:rPr>
          <w:t xml:space="preserve"> </w:t>
        </w:r>
        <w:r w:rsidRPr="00E77497">
          <w:t>o</w:t>
        </w:r>
        <w:r>
          <w:t>f</w:t>
        </w:r>
        <w:r w:rsidRPr="00E77497">
          <w:t xml:space="preserve"> </w:t>
        </w:r>
        <w:r w:rsidRPr="00E77497">
          <w:rPr>
            <w:rStyle w:val="bnf"/>
          </w:rPr>
          <w:t>LeftHandSideExpression</w:t>
        </w:r>
        <w:r w:rsidRPr="00E77497">
          <w:t xml:space="preserve"> is </w:t>
        </w:r>
        <w:r w:rsidRPr="00BF04B8">
          <w:rPr>
            <w:rFonts w:ascii="Times New Roman" w:hAnsi="Times New Roman"/>
            <w:b/>
          </w:rPr>
          <w:t>true</w:t>
        </w:r>
        <w:r w:rsidRPr="00E77497">
          <w:t>.</w:t>
        </w:r>
      </w:ins>
      <w:ins w:id="18869" w:author="Rev 6 Allen Wirfs-Brock" w:date="2012-02-15T13:06:00Z">
        <w:del w:id="18870" w:author="Rev 7 Allen Wirfs-Brock" w:date="2012-04-25T09:05:00Z">
          <w:r w:rsidR="0078764F" w:rsidRPr="00E77497" w:rsidDel="00BF04B8">
            <w:delText xml:space="preserve">It is a Syntax Error if the </w:delText>
          </w:r>
          <w:r w:rsidR="0078764F" w:rsidRPr="00E77497" w:rsidDel="00BF04B8">
            <w:rPr>
              <w:rStyle w:val="bnf"/>
            </w:rPr>
            <w:delText>LeftHandSideExpression</w:delText>
          </w:r>
          <w:r w:rsidR="0078764F" w:rsidRPr="00E77497" w:rsidDel="00BF04B8">
            <w:delText xml:space="preserve"> is an </w:delText>
          </w:r>
          <w:r w:rsidR="0078764F" w:rsidRPr="00E77497" w:rsidDel="00BF04B8">
            <w:rPr>
              <w:rStyle w:val="bnf"/>
            </w:rPr>
            <w:delText>ObjectLiteral</w:delText>
          </w:r>
          <w:r w:rsidR="0078764F" w:rsidRPr="00E77497" w:rsidDel="00BF04B8">
            <w:delText xml:space="preserve"> or an</w:delText>
          </w:r>
          <w:r w:rsidR="0078764F" w:rsidRPr="00E77497" w:rsidDel="00BF04B8">
            <w:rPr>
              <w:i/>
            </w:rPr>
            <w:delText xml:space="preserve"> </w:delText>
          </w:r>
          <w:r w:rsidR="0078764F" w:rsidRPr="00E77497" w:rsidDel="00BF04B8">
            <w:rPr>
              <w:rStyle w:val="bnf"/>
            </w:rPr>
            <w:delText>ArrayLiteral</w:delText>
          </w:r>
          <w:r w:rsidR="0078764F" w:rsidRPr="00E77497" w:rsidDel="00BF04B8">
            <w:rPr>
              <w:i/>
            </w:rPr>
            <w:delText xml:space="preserve"> </w:delText>
          </w:r>
          <w:r w:rsidR="0078764F" w:rsidRPr="00E77497" w:rsidDel="00BF04B8">
            <w:delText xml:space="preserve">and the source code corresponding to </w:delText>
          </w:r>
          <w:r w:rsidR="0078764F" w:rsidRPr="00E77497" w:rsidDel="00BF04B8">
            <w:rPr>
              <w:rStyle w:val="bnf"/>
            </w:rPr>
            <w:delText>LeftHandSideExpression</w:delText>
          </w:r>
          <w:r w:rsidR="0078764F" w:rsidRPr="00E77497" w:rsidDel="00BF04B8">
            <w:delText xml:space="preserve"> cannot be parsed using </w:delText>
          </w:r>
          <w:r w:rsidR="0078764F" w:rsidRPr="00E77497" w:rsidDel="00BF04B8">
            <w:rPr>
              <w:rStyle w:val="bnf"/>
            </w:rPr>
            <w:delText>AssignmentPattern</w:delText>
          </w:r>
          <w:r w:rsidR="0078764F" w:rsidRPr="00E77497" w:rsidDel="00BF04B8">
            <w:delText xml:space="preserve"> as the goal symbol.</w:delText>
          </w:r>
        </w:del>
      </w:ins>
    </w:p>
    <w:p w14:paraId="33CA5F7A" w14:textId="77777777" w:rsidR="0078764F" w:rsidRDefault="0078764F" w:rsidP="0078764F">
      <w:pPr>
        <w:contextualSpacing/>
        <w:jc w:val="left"/>
        <w:rPr>
          <w:ins w:id="18871" w:author="Rev 6 Allen Wirfs-Brock" w:date="2012-02-15T13:03:00Z"/>
        </w:rPr>
      </w:pPr>
      <w:ins w:id="18872" w:author="Rev 6 Allen Wirfs-Brock" w:date="2012-02-15T13:03:00Z">
        <w:r w:rsidRPr="00E77497">
          <w:rPr>
            <w:rFonts w:ascii="Times New Roman" w:hAnsi="Times New Roman"/>
            <w:i/>
          </w:rPr>
          <w:t>IterationStatement</w:t>
        </w:r>
        <w:r w:rsidRPr="00E77497">
          <w:t xml:space="preserve"> </w:t>
        </w:r>
        <w:r w:rsidRPr="00E77497">
          <w:rPr>
            <w:b/>
          </w:rPr>
          <w:t>:</w:t>
        </w:r>
        <w:r w:rsidRPr="00E77497">
          <w:t xml:space="preserve"> </w:t>
        </w:r>
      </w:ins>
    </w:p>
    <w:p w14:paraId="75BDA8FA" w14:textId="77777777" w:rsidR="0078764F" w:rsidRDefault="0078764F" w:rsidP="0078764F">
      <w:pPr>
        <w:ind w:left="360"/>
        <w:contextualSpacing/>
        <w:jc w:val="left"/>
        <w:rPr>
          <w:ins w:id="18873" w:author="Rev 6 Allen Wirfs-Brock" w:date="2012-02-15T13:03:00Z"/>
        </w:rPr>
      </w:pPr>
      <w:ins w:id="18874"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080880F9" w14:textId="77777777" w:rsidR="0078764F" w:rsidRPr="00E77497" w:rsidRDefault="0078764F" w:rsidP="0078764F">
      <w:pPr>
        <w:ind w:left="360"/>
        <w:jc w:val="left"/>
        <w:rPr>
          <w:ins w:id="18875" w:author="Rev 6 Allen Wirfs-Brock" w:date="2012-02-15T13:03:00Z"/>
        </w:rPr>
      </w:pPr>
      <w:ins w:id="18876"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49489790" w14:textId="77777777" w:rsidR="00AB39BE" w:rsidRPr="00E77497" w:rsidRDefault="00AB39BE" w:rsidP="00F77917">
      <w:pPr>
        <w:numPr>
          <w:ilvl w:val="0"/>
          <w:numId w:val="737"/>
        </w:numPr>
        <w:spacing w:after="220"/>
        <w:rPr>
          <w:ins w:id="18877" w:author="Rev 6 Allen Wirfs-Brock" w:date="2012-01-31T15:53:00Z"/>
        </w:rPr>
      </w:pPr>
      <w:ins w:id="18878" w:author="Rev 6 Allen Wirfs-Brock" w:date="2012-01-31T15:53:00Z">
        <w:r w:rsidRPr="00E77497">
          <w:t>It is a Syntax Error if any element of the Lexically</w:t>
        </w:r>
      </w:ins>
      <w:ins w:id="18879" w:author="Rev 6 Allen Wirfs-Brock" w:date="2012-02-01T13:34:00Z">
        <w:del w:id="18880" w:author="Rev 7 Allen Wirfs-Brock" w:date="2012-05-04T14:14:00Z">
          <w:r w:rsidR="002F6D6F" w:rsidDel="00F77917">
            <w:delText xml:space="preserve"> </w:delText>
          </w:r>
        </w:del>
      </w:ins>
      <w:ins w:id="18881" w:author="Rev 6 Allen Wirfs-Brock" w:date="2012-01-31T15:53:00Z">
        <w:r w:rsidRPr="00E77497">
          <w:t>Declared</w:t>
        </w:r>
      </w:ins>
      <w:ins w:id="18882" w:author="Rev 6 Allen Wirfs-Brock" w:date="2012-02-01T13:34:00Z">
        <w:del w:id="18883" w:author="Rev 7 Allen Wirfs-Brock" w:date="2012-05-04T14:14:00Z">
          <w:r w:rsidR="002F6D6F" w:rsidDel="00F77917">
            <w:delText xml:space="preserve"> </w:delText>
          </w:r>
        </w:del>
      </w:ins>
      <w:ins w:id="18884" w:author="Rev 6 Allen Wirfs-Brock" w:date="2012-01-31T15:53:00Z">
        <w:r w:rsidRPr="00E77497">
          <w:t xml:space="preserve">Names of </w:t>
        </w:r>
      </w:ins>
      <w:ins w:id="18885" w:author="Rev 6 Allen Wirfs-Brock" w:date="2012-01-31T15:54:00Z">
        <w:r>
          <w:rPr>
            <w:rFonts w:ascii="Times New Roman" w:hAnsi="Times New Roman"/>
            <w:i/>
          </w:rPr>
          <w:t>ForDeclaration</w:t>
        </w:r>
      </w:ins>
      <w:ins w:id="18886" w:author="Rev 6 Allen Wirfs-Brock" w:date="2012-01-31T15:53:00Z">
        <w:r w:rsidRPr="00E77497">
          <w:t xml:space="preserve"> also occurs in the </w:t>
        </w:r>
        <w:del w:id="18887" w:author="Rev 9 Allen Wirfs-Brock" w:date="2012-07-07T16:27:00Z">
          <w:r w:rsidRPr="00E77497" w:rsidDel="00201325">
            <w:delText>Var</w:delText>
          </w:r>
        </w:del>
      </w:ins>
      <w:ins w:id="18888" w:author="Rev 6 Allen Wirfs-Brock" w:date="2012-02-01T13:34:00Z">
        <w:del w:id="18889" w:author="Rev 9 Allen Wirfs-Brock" w:date="2012-07-07T16:27:00Z">
          <w:r w:rsidR="002F6D6F" w:rsidDel="00201325">
            <w:delText xml:space="preserve"> </w:delText>
          </w:r>
        </w:del>
      </w:ins>
      <w:ins w:id="18890" w:author="Rev 6 Allen Wirfs-Brock" w:date="2012-01-31T15:53:00Z">
        <w:del w:id="18891" w:author="Rev 9 Allen Wirfs-Brock" w:date="2012-07-07T16:27:00Z">
          <w:r w:rsidRPr="00E77497" w:rsidDel="00201325">
            <w:delText>Declared</w:delText>
          </w:r>
        </w:del>
      </w:ins>
      <w:ins w:id="18892" w:author="Rev 6 Allen Wirfs-Brock" w:date="2012-02-01T13:34:00Z">
        <w:del w:id="18893" w:author="Rev 9 Allen Wirfs-Brock" w:date="2012-07-07T16:27:00Z">
          <w:r w:rsidR="002F6D6F" w:rsidDel="00201325">
            <w:delText xml:space="preserve"> </w:delText>
          </w:r>
        </w:del>
      </w:ins>
      <w:ins w:id="18894" w:author="Rev 6 Allen Wirfs-Brock" w:date="2012-01-31T15:53:00Z">
        <w:del w:id="18895" w:author="Rev 9 Allen Wirfs-Brock" w:date="2012-07-07T16:27:00Z">
          <w:r w:rsidRPr="00E77497" w:rsidDel="00201325">
            <w:delText>Names</w:delText>
          </w:r>
        </w:del>
      </w:ins>
      <w:ins w:id="18896" w:author="Rev 9 Allen Wirfs-Brock" w:date="2012-07-07T16:27:00Z">
        <w:r w:rsidR="00201325">
          <w:t>VarDeclaredNames</w:t>
        </w:r>
      </w:ins>
      <w:ins w:id="18897" w:author="Rev 6 Allen Wirfs-Brock" w:date="2012-01-31T15:53:00Z">
        <w:r w:rsidRPr="00E77497">
          <w:t xml:space="preserve"> of </w:t>
        </w:r>
        <w:r w:rsidRPr="00E77497">
          <w:rPr>
            <w:rFonts w:ascii="Times New Roman" w:hAnsi="Times New Roman"/>
            <w:i/>
          </w:rPr>
          <w:t>Statement</w:t>
        </w:r>
        <w:r w:rsidRPr="00E77497">
          <w:t>.</w:t>
        </w:r>
      </w:ins>
    </w:p>
    <w:p w14:paraId="00EB579E" w14:textId="77777777" w:rsidR="001A6405" w:rsidRPr="00E77497" w:rsidRDefault="001A6405" w:rsidP="001A6405">
      <w:pPr>
        <w:rPr>
          <w:ins w:id="18898" w:author="Rev 6 Allen Wirfs-Brock" w:date="2012-01-30T17:25:00Z"/>
          <w:rFonts w:ascii="Helvetica" w:hAnsi="Helvetica"/>
          <w:b/>
        </w:rPr>
      </w:pPr>
      <w:ins w:id="18899" w:author="Rev 6 Allen Wirfs-Brock" w:date="2012-01-30T17:25:00Z">
        <w:r w:rsidRPr="00E77497">
          <w:rPr>
            <w:rFonts w:ascii="Helvetica" w:hAnsi="Helvetica"/>
            <w:b/>
          </w:rPr>
          <w:t xml:space="preserve">Static Semantics:  </w:t>
        </w:r>
        <w:del w:id="18900" w:author="Rev 9 Allen Wirfs-Brock" w:date="2012-07-07T16:25:00Z">
          <w:r w:rsidRPr="00E77497" w:rsidDel="00201325">
            <w:rPr>
              <w:rFonts w:ascii="Helvetica" w:hAnsi="Helvetica"/>
              <w:b/>
              <w:lang w:eastAsia="en-US"/>
            </w:rPr>
            <w:delText>Bound</w:delText>
          </w:r>
        </w:del>
      </w:ins>
      <w:ins w:id="18901" w:author="Rev 6 Allen Wirfs-Brock" w:date="2012-02-01T13:35:00Z">
        <w:del w:id="18902" w:author="Rev 9 Allen Wirfs-Brock" w:date="2012-07-07T16:25:00Z">
          <w:r w:rsidR="002F6D6F" w:rsidDel="00201325">
            <w:rPr>
              <w:rFonts w:ascii="Helvetica" w:hAnsi="Helvetica"/>
              <w:b/>
              <w:lang w:eastAsia="en-US"/>
            </w:rPr>
            <w:delText xml:space="preserve"> </w:delText>
          </w:r>
        </w:del>
      </w:ins>
      <w:ins w:id="18903" w:author="Rev 6 Allen Wirfs-Brock" w:date="2012-01-30T17:25:00Z">
        <w:del w:id="18904" w:author="Rev 9 Allen Wirfs-Brock" w:date="2012-07-07T16:25:00Z">
          <w:r w:rsidRPr="00E77497" w:rsidDel="00201325">
            <w:rPr>
              <w:rFonts w:ascii="Helvetica" w:hAnsi="Helvetica"/>
              <w:b/>
              <w:lang w:eastAsia="en-US"/>
            </w:rPr>
            <w:delText>Names</w:delText>
          </w:r>
        </w:del>
      </w:ins>
      <w:ins w:id="18905" w:author="Rev 9 Allen Wirfs-Brock" w:date="2012-07-07T16:25:00Z">
        <w:r w:rsidR="00201325">
          <w:rPr>
            <w:rFonts w:ascii="Helvetica" w:hAnsi="Helvetica"/>
            <w:b/>
            <w:lang w:eastAsia="en-US"/>
          </w:rPr>
          <w:t>BoundNames</w:t>
        </w:r>
      </w:ins>
    </w:p>
    <w:p w14:paraId="5F8CF5E1" w14:textId="77777777" w:rsidR="00CA7892" w:rsidRPr="00E77497" w:rsidDel="00FC6066" w:rsidRDefault="00CA7892" w:rsidP="00CA7892">
      <w:pPr>
        <w:rPr>
          <w:ins w:id="18906" w:author="Rev 6 Allen Wirfs-Brock" w:date="2012-01-31T14:45:00Z"/>
          <w:del w:id="18907" w:author="Rev 7 Allen Wirfs-Brock" w:date="2012-04-24T18:13:00Z"/>
        </w:rPr>
      </w:pPr>
      <w:ins w:id="18908" w:author="Rev 6 Allen Wirfs-Brock" w:date="2012-01-31T14:45:00Z">
        <w:del w:id="18909"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18910" w:author="Rev 6 Allen Wirfs-Brock" w:date="2012-01-31T14:46:00Z">
        <w:del w:id="18911" w:author="Rev 7 Allen Wirfs-Brock" w:date="2012-04-24T18:13:00Z">
          <w:r w:rsidDel="00FC6066">
            <w:rPr>
              <w:rFonts w:ascii="Times New Roman" w:hAnsi="Times New Roman"/>
              <w:i/>
            </w:rPr>
            <w:delText xml:space="preserve"> </w:delText>
          </w:r>
        </w:del>
      </w:ins>
      <w:ins w:id="18912" w:author="Rev 6 Allen Wirfs-Brock" w:date="2012-01-31T14:45:00Z">
        <w:del w:id="18913" w:author="Rev 7 Allen Wirfs-Brock" w:date="2012-04-24T18:13:00Z">
          <w:r w:rsidRPr="00E77497" w:rsidDel="00FC6066">
            <w:rPr>
              <w:b/>
            </w:rPr>
            <w:delText>:</w:delText>
          </w:r>
          <w:r w:rsidRPr="00E77497" w:rsidDel="00FC6066">
            <w:rPr>
              <w:rFonts w:ascii="Times New Roman" w:hAnsi="Times New Roman"/>
              <w:i/>
            </w:rPr>
            <w:delText xml:space="preserve"> </w:delText>
          </w:r>
          <w:r w:rsidDel="00FC6066">
            <w:rPr>
              <w:rFonts w:ascii="Times New Roman" w:hAnsi="Times New Roman"/>
              <w:i/>
            </w:rPr>
            <w:delText>BindingPattern</w:delText>
          </w:r>
          <w:r w:rsidRPr="00E77497" w:rsidDel="00FC6066">
            <w:rPr>
              <w:rFonts w:ascii="Times New Roman" w:hAnsi="Times New Roman"/>
              <w:i/>
            </w:rPr>
            <w:delText xml:space="preserve"> </w:delText>
          </w:r>
        </w:del>
      </w:ins>
    </w:p>
    <w:p w14:paraId="3DC19C65" w14:textId="77777777" w:rsidR="00CA7892" w:rsidRPr="00E77497" w:rsidDel="00FC6066" w:rsidRDefault="00CA7892" w:rsidP="00CA7892">
      <w:pPr>
        <w:pStyle w:val="Alg4"/>
        <w:numPr>
          <w:ilvl w:val="0"/>
          <w:numId w:val="637"/>
        </w:numPr>
        <w:spacing w:after="220"/>
        <w:contextualSpacing/>
        <w:rPr>
          <w:ins w:id="18914" w:author="Rev 6 Allen Wirfs-Brock" w:date="2012-01-31T14:45:00Z"/>
          <w:del w:id="18915" w:author="Rev 7 Allen Wirfs-Brock" w:date="2012-04-24T18:13:00Z"/>
        </w:rPr>
      </w:pPr>
      <w:ins w:id="18916" w:author="Rev 6 Allen Wirfs-Brock" w:date="2012-01-31T14:45:00Z">
        <w:del w:id="18917" w:author="Rev 7 Allen Wirfs-Brock" w:date="2012-04-24T18:13:00Z">
          <w:r w:rsidRPr="00E77497" w:rsidDel="00FC6066">
            <w:delText>Return</w:delText>
          </w:r>
        </w:del>
      </w:ins>
      <w:ins w:id="18918" w:author="Rev 6 Allen Wirfs-Brock" w:date="2012-02-01T13:35:00Z">
        <w:del w:id="18919" w:author="Rev 7 Allen Wirfs-Brock" w:date="2012-04-24T18:13:00Z">
          <w:r w:rsidR="002F6D6F" w:rsidDel="00FC6066">
            <w:delText xml:space="preserve"> the</w:delText>
          </w:r>
        </w:del>
      </w:ins>
      <w:ins w:id="18920" w:author="Rev 6 Allen Wirfs-Brock" w:date="2012-01-31T14:45:00Z">
        <w:del w:id="18921" w:author="Rev 7 Allen Wirfs-Brock" w:date="2012-04-24T18:13:00Z">
          <w:r w:rsidRPr="00E77497" w:rsidDel="00FC6066">
            <w:delText xml:space="preserve"> Bound</w:delText>
          </w:r>
        </w:del>
      </w:ins>
      <w:ins w:id="18922" w:author="Rev 6 Allen Wirfs-Brock" w:date="2012-02-01T13:35:00Z">
        <w:del w:id="18923" w:author="Rev 7 Allen Wirfs-Brock" w:date="2012-04-24T18:13:00Z">
          <w:r w:rsidR="002F6D6F" w:rsidDel="00FC6066">
            <w:delText xml:space="preserve"> </w:delText>
          </w:r>
        </w:del>
      </w:ins>
      <w:ins w:id="18924" w:author="Rev 6 Allen Wirfs-Brock" w:date="2012-01-31T14:45:00Z">
        <w:del w:id="18925" w:author="Rev 7 Allen Wirfs-Brock" w:date="2012-04-24T18:13:00Z">
          <w:r w:rsidRPr="00E77497" w:rsidDel="00FC6066">
            <w:delText xml:space="preserve">Names of </w:delText>
          </w:r>
          <w:r w:rsidDel="00FC6066">
            <w:rPr>
              <w:i/>
            </w:rPr>
            <w:delText>BindingPattern</w:delText>
          </w:r>
          <w:r w:rsidRPr="00E77497" w:rsidDel="00FC6066">
            <w:delText>.</w:delText>
          </w:r>
        </w:del>
      </w:ins>
    </w:p>
    <w:p w14:paraId="4799A3F6" w14:textId="77777777" w:rsidR="00CA7892" w:rsidRPr="00E77497" w:rsidDel="00FC6066" w:rsidRDefault="00CA7892" w:rsidP="00CA7892">
      <w:pPr>
        <w:rPr>
          <w:ins w:id="18926" w:author="Rev 6 Allen Wirfs-Brock" w:date="2012-01-31T14:45:00Z"/>
          <w:del w:id="18927" w:author="Rev 7 Allen Wirfs-Brock" w:date="2012-04-24T18:13:00Z"/>
        </w:rPr>
      </w:pPr>
      <w:ins w:id="18928" w:author="Rev 6 Allen Wirfs-Brock" w:date="2012-01-31T14:45:00Z">
        <w:del w:id="18929"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18930" w:author="Rev 6 Allen Wirfs-Brock" w:date="2012-01-31T14:46:00Z">
        <w:del w:id="18931" w:author="Rev 7 Allen Wirfs-Brock" w:date="2012-04-24T18:13:00Z">
          <w:r w:rsidDel="00FC6066">
            <w:rPr>
              <w:rFonts w:ascii="Times New Roman" w:hAnsi="Times New Roman"/>
              <w:i/>
            </w:rPr>
            <w:delText xml:space="preserve"> </w:delText>
          </w:r>
        </w:del>
      </w:ins>
      <w:ins w:id="18932" w:author="Rev 6 Allen Wirfs-Brock" w:date="2012-01-31T14:45:00Z">
        <w:del w:id="18933" w:author="Rev 7 Allen Wirfs-Brock" w:date="2012-04-24T18:13:00Z">
          <w:r w:rsidRPr="00E77497" w:rsidDel="00FC6066">
            <w:rPr>
              <w:b/>
            </w:rPr>
            <w:delText>:</w:delText>
          </w:r>
          <w:r w:rsidRPr="00E77497" w:rsidDel="00FC6066">
            <w:rPr>
              <w:rFonts w:ascii="Times New Roman" w:hAnsi="Times New Roman"/>
              <w:i/>
            </w:rPr>
            <w:delText xml:space="preserve"> </w:delText>
          </w:r>
        </w:del>
      </w:ins>
      <w:ins w:id="18934" w:author="Rev 6 Allen Wirfs-Brock" w:date="2012-01-31T14:46:00Z">
        <w:del w:id="18935" w:author="Rev 7 Allen Wirfs-Brock" w:date="2012-04-24T18:13:00Z">
          <w:r w:rsidRPr="00CA7892" w:rsidDel="00FC6066">
            <w:rPr>
              <w:rFonts w:ascii="Times New Roman" w:hAnsi="Times New Roman"/>
              <w:i/>
            </w:rPr>
            <w:delText>VariableDeclarationNoIn</w:delText>
          </w:r>
        </w:del>
      </w:ins>
      <w:ins w:id="18936" w:author="Rev 6 Allen Wirfs-Brock" w:date="2012-01-31T14:45:00Z">
        <w:del w:id="18937" w:author="Rev 7 Allen Wirfs-Brock" w:date="2012-04-24T18:13:00Z">
          <w:r w:rsidRPr="00E77497" w:rsidDel="00FC6066">
            <w:delText xml:space="preserve"> </w:delText>
          </w:r>
        </w:del>
      </w:ins>
    </w:p>
    <w:p w14:paraId="6C33E2F7" w14:textId="77777777" w:rsidR="00CA7892" w:rsidRPr="00E77497" w:rsidDel="00FC6066" w:rsidRDefault="00CA7892" w:rsidP="00CA7892">
      <w:pPr>
        <w:pStyle w:val="Alg4"/>
        <w:numPr>
          <w:ilvl w:val="0"/>
          <w:numId w:val="638"/>
        </w:numPr>
        <w:spacing w:after="220"/>
        <w:contextualSpacing/>
        <w:rPr>
          <w:ins w:id="18938" w:author="Rev 6 Allen Wirfs-Brock" w:date="2012-01-31T14:45:00Z"/>
          <w:del w:id="18939" w:author="Rev 7 Allen Wirfs-Brock" w:date="2012-04-24T18:13:00Z"/>
        </w:rPr>
      </w:pPr>
      <w:ins w:id="18940" w:author="Rev 6 Allen Wirfs-Brock" w:date="2012-01-31T14:45:00Z">
        <w:del w:id="18941" w:author="Rev 7 Allen Wirfs-Brock" w:date="2012-04-24T18:13:00Z">
          <w:r w:rsidRPr="00E77497" w:rsidDel="00FC6066">
            <w:delText xml:space="preserve">Return </w:delText>
          </w:r>
        </w:del>
      </w:ins>
      <w:ins w:id="18942" w:author="Rev 6 Allen Wirfs-Brock" w:date="2012-02-01T13:35:00Z">
        <w:del w:id="18943" w:author="Rev 7 Allen Wirfs-Brock" w:date="2012-04-24T18:13:00Z">
          <w:r w:rsidR="002F6D6F" w:rsidDel="00FC6066">
            <w:delText xml:space="preserve">the </w:delText>
          </w:r>
        </w:del>
      </w:ins>
      <w:ins w:id="18944" w:author="Rev 6 Allen Wirfs-Brock" w:date="2012-01-31T14:45:00Z">
        <w:del w:id="18945" w:author="Rev 7 Allen Wirfs-Brock" w:date="2012-04-24T18:13:00Z">
          <w:r w:rsidRPr="00E77497" w:rsidDel="00FC6066">
            <w:delText>Bound</w:delText>
          </w:r>
        </w:del>
      </w:ins>
      <w:ins w:id="18946" w:author="Rev 6 Allen Wirfs-Brock" w:date="2012-02-01T13:35:00Z">
        <w:del w:id="18947" w:author="Rev 7 Allen Wirfs-Brock" w:date="2012-04-24T18:13:00Z">
          <w:r w:rsidR="002F6D6F" w:rsidDel="00FC6066">
            <w:delText xml:space="preserve"> </w:delText>
          </w:r>
        </w:del>
      </w:ins>
      <w:ins w:id="18948" w:author="Rev 6 Allen Wirfs-Brock" w:date="2012-01-31T14:45:00Z">
        <w:del w:id="18949" w:author="Rev 7 Allen Wirfs-Brock" w:date="2012-04-24T18:13:00Z">
          <w:r w:rsidRPr="00E77497" w:rsidDel="00FC6066">
            <w:delText xml:space="preserve">Names of </w:delText>
          </w:r>
        </w:del>
      </w:ins>
      <w:ins w:id="18950" w:author="Rev 6 Allen Wirfs-Brock" w:date="2012-01-31T14:46:00Z">
        <w:del w:id="18951" w:author="Rev 7 Allen Wirfs-Brock" w:date="2012-04-24T18:13:00Z">
          <w:r w:rsidRPr="00CA7892" w:rsidDel="00FC6066">
            <w:rPr>
              <w:i/>
            </w:rPr>
            <w:delText>VariableDeclarationNoIn</w:delText>
          </w:r>
        </w:del>
      </w:ins>
      <w:ins w:id="18952" w:author="Rev 6 Allen Wirfs-Brock" w:date="2012-01-31T14:45:00Z">
        <w:del w:id="18953" w:author="Rev 7 Allen Wirfs-Brock" w:date="2012-04-24T18:13:00Z">
          <w:r w:rsidRPr="00E77497" w:rsidDel="00FC6066">
            <w:delText>.</w:delText>
          </w:r>
        </w:del>
      </w:ins>
    </w:p>
    <w:p w14:paraId="1D970C54" w14:textId="77777777" w:rsidR="001A6405" w:rsidRPr="00E77497" w:rsidRDefault="001A6405" w:rsidP="001A6405">
      <w:pPr>
        <w:rPr>
          <w:ins w:id="18954" w:author="Rev 6 Allen Wirfs-Brock" w:date="2012-01-30T17:25:00Z"/>
        </w:rPr>
      </w:pPr>
      <w:ins w:id="18955" w:author="Rev 6 Allen Wirfs-Brock" w:date="2012-01-30T17:26:00Z">
        <w:r w:rsidRPr="001A6405">
          <w:rPr>
            <w:rFonts w:ascii="Times New Roman" w:hAnsi="Times New Roman"/>
            <w:i/>
          </w:rPr>
          <w:t>ForDeclaration</w:t>
        </w:r>
      </w:ins>
      <w:ins w:id="18956" w:author="Rev 6 Allen Wirfs-Brock" w:date="2012-01-30T17:25: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8957" w:author="Rev 6 Allen Wirfs-Brock" w:date="2012-02-26T13:36:00Z">
        <w:r w:rsidR="00DB251D" w:rsidRPr="0027695A">
          <w:rPr>
            <w:rFonts w:ascii="Times New Roman" w:hAnsi="Times New Roman"/>
            <w:i/>
          </w:rPr>
          <w:t>LetOrConst</w:t>
        </w:r>
        <w:r w:rsidR="00DB251D" w:rsidRPr="00DB251D">
          <w:rPr>
            <w:rFonts w:ascii="Courier New" w:hAnsi="Courier New"/>
            <w:b/>
            <w:i/>
          </w:rPr>
          <w:t xml:space="preserve"> </w:t>
        </w:r>
      </w:ins>
      <w:ins w:id="18958" w:author="Rev 6 Allen Wirfs-Brock" w:date="2012-01-31T13:30:00Z">
        <w:r w:rsidR="004A3CB8">
          <w:rPr>
            <w:rFonts w:ascii="Times New Roman" w:hAnsi="Times New Roman"/>
            <w:i/>
          </w:rPr>
          <w:t>For</w:t>
        </w:r>
      </w:ins>
      <w:ins w:id="18959" w:author="Rev 6 Allen Wirfs-Brock" w:date="2012-01-30T17:25:00Z">
        <w:r w:rsidRPr="00E77497">
          <w:rPr>
            <w:rFonts w:ascii="Times New Roman" w:hAnsi="Times New Roman"/>
            <w:i/>
          </w:rPr>
          <w:t xml:space="preserve">Binding </w:t>
        </w:r>
      </w:ins>
    </w:p>
    <w:p w14:paraId="46C0A9E3" w14:textId="77777777" w:rsidR="001A6405" w:rsidRPr="00E77497" w:rsidRDefault="001A6405" w:rsidP="00CA7892">
      <w:pPr>
        <w:pStyle w:val="Alg4"/>
        <w:numPr>
          <w:ilvl w:val="0"/>
          <w:numId w:val="646"/>
        </w:numPr>
        <w:spacing w:after="220"/>
        <w:contextualSpacing/>
        <w:rPr>
          <w:ins w:id="18960" w:author="Rev 6 Allen Wirfs-Brock" w:date="2012-01-30T17:25:00Z"/>
        </w:rPr>
      </w:pPr>
      <w:ins w:id="18961" w:author="Rev 6 Allen Wirfs-Brock" w:date="2012-01-30T17:25:00Z">
        <w:r w:rsidRPr="00E77497">
          <w:t xml:space="preserve">Return </w:t>
        </w:r>
      </w:ins>
      <w:ins w:id="18962" w:author="Rev 6 Allen Wirfs-Brock" w:date="2012-02-01T13:35:00Z">
        <w:r w:rsidR="002F6D6F">
          <w:t xml:space="preserve">the </w:t>
        </w:r>
      </w:ins>
      <w:ins w:id="18963" w:author="Rev 6 Allen Wirfs-Brock" w:date="2012-01-30T17:25:00Z">
        <w:del w:id="18964" w:author="Rev 9 Allen Wirfs-Brock" w:date="2012-07-07T16:25:00Z">
          <w:r w:rsidRPr="00E77497" w:rsidDel="00201325">
            <w:delText>Bound</w:delText>
          </w:r>
        </w:del>
      </w:ins>
      <w:ins w:id="18965" w:author="Rev 6 Allen Wirfs-Brock" w:date="2012-02-01T13:35:00Z">
        <w:del w:id="18966" w:author="Rev 9 Allen Wirfs-Brock" w:date="2012-07-07T16:25:00Z">
          <w:r w:rsidR="002F6D6F" w:rsidDel="00201325">
            <w:delText xml:space="preserve"> </w:delText>
          </w:r>
        </w:del>
      </w:ins>
      <w:ins w:id="18967" w:author="Rev 6 Allen Wirfs-Brock" w:date="2012-01-30T17:25:00Z">
        <w:del w:id="18968" w:author="Rev 9 Allen Wirfs-Brock" w:date="2012-07-07T16:25:00Z">
          <w:r w:rsidRPr="00E77497" w:rsidDel="00201325">
            <w:delText>Names</w:delText>
          </w:r>
        </w:del>
      </w:ins>
      <w:ins w:id="18969" w:author="Rev 9 Allen Wirfs-Brock" w:date="2012-07-07T16:25:00Z">
        <w:r w:rsidR="00201325">
          <w:t>BoundNames</w:t>
        </w:r>
      </w:ins>
      <w:ins w:id="18970" w:author="Rev 6 Allen Wirfs-Brock" w:date="2012-01-30T17:25:00Z">
        <w:r w:rsidRPr="00E77497">
          <w:t xml:space="preserve"> of </w:t>
        </w:r>
      </w:ins>
      <w:ins w:id="18971" w:author="Rev 6 Allen Wirfs-Brock" w:date="2012-01-31T13:31:00Z">
        <w:r w:rsidR="004A3CB8">
          <w:rPr>
            <w:i/>
          </w:rPr>
          <w:t>For</w:t>
        </w:r>
      </w:ins>
      <w:ins w:id="18972" w:author="Rev 6 Allen Wirfs-Brock" w:date="2012-01-30T17:25:00Z">
        <w:r w:rsidRPr="00E77497">
          <w:rPr>
            <w:i/>
          </w:rPr>
          <w:t>Binding</w:t>
        </w:r>
        <w:r w:rsidRPr="00E77497">
          <w:t>.</w:t>
        </w:r>
      </w:ins>
    </w:p>
    <w:p w14:paraId="68424C38" w14:textId="77777777" w:rsidR="004A3CB8" w:rsidRPr="00E77497" w:rsidDel="00297E3D" w:rsidRDefault="004A3CB8" w:rsidP="004A3CB8">
      <w:pPr>
        <w:rPr>
          <w:ins w:id="18973" w:author="Rev 6 Allen Wirfs-Brock" w:date="2012-01-31T13:33:00Z"/>
          <w:del w:id="18974" w:author="Rev 7 Allen Wirfs-Brock" w:date="2012-04-12T17:51:00Z"/>
        </w:rPr>
      </w:pPr>
      <w:ins w:id="18975" w:author="Rev 6 Allen Wirfs-Brock" w:date="2012-01-31T13:33:00Z">
        <w:del w:id="18976" w:author="Rev 7 Allen Wirfs-Brock" w:date="2012-04-12T17:51:00Z">
          <w:r w:rsidRPr="001A6405" w:rsidDel="00297E3D">
            <w:rPr>
              <w:rFonts w:ascii="Times New Roman" w:hAnsi="Times New Roman"/>
              <w:i/>
            </w:rPr>
            <w:delText>For</w:delText>
          </w:r>
          <w:r w:rsidDel="00297E3D">
            <w:rPr>
              <w:rFonts w:ascii="Times New Roman" w:hAnsi="Times New Roman"/>
              <w:i/>
            </w:rPr>
            <w:delText>Binding</w:delText>
          </w:r>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Binding</w:delText>
          </w:r>
        </w:del>
      </w:ins>
      <w:ins w:id="18977" w:author="Rev 6 Allen Wirfs-Brock" w:date="2012-01-31T13:34:00Z">
        <w:del w:id="18978" w:author="Rev 7 Allen Wirfs-Brock" w:date="2012-04-12T17:51:00Z">
          <w:r w:rsidDel="00297E3D">
            <w:rPr>
              <w:rFonts w:ascii="Times New Roman" w:hAnsi="Times New Roman"/>
              <w:i/>
            </w:rPr>
            <w:delText>Identifier</w:delText>
          </w:r>
        </w:del>
      </w:ins>
      <w:ins w:id="18979" w:author="Rev 6 Allen Wirfs-Brock" w:date="2012-01-31T13:33:00Z">
        <w:del w:id="18980" w:author="Rev 7 Allen Wirfs-Brock" w:date="2012-04-12T17:51:00Z">
          <w:r w:rsidRPr="00E77497" w:rsidDel="00297E3D">
            <w:rPr>
              <w:rFonts w:ascii="Times New Roman" w:hAnsi="Times New Roman"/>
              <w:i/>
            </w:rPr>
            <w:delText xml:space="preserve"> </w:delText>
          </w:r>
        </w:del>
      </w:ins>
    </w:p>
    <w:p w14:paraId="5272E99E" w14:textId="77777777" w:rsidR="004A3CB8" w:rsidRPr="00E77497" w:rsidDel="00297E3D" w:rsidRDefault="004A3CB8" w:rsidP="004A3CB8">
      <w:pPr>
        <w:pStyle w:val="Alg4"/>
        <w:numPr>
          <w:ilvl w:val="0"/>
          <w:numId w:val="639"/>
        </w:numPr>
        <w:spacing w:after="220"/>
        <w:contextualSpacing/>
        <w:rPr>
          <w:ins w:id="18981" w:author="Rev 6 Allen Wirfs-Brock" w:date="2012-01-31T13:33:00Z"/>
          <w:del w:id="18982" w:author="Rev 7 Allen Wirfs-Brock" w:date="2012-04-12T17:51:00Z"/>
        </w:rPr>
      </w:pPr>
      <w:ins w:id="18983" w:author="Rev 6 Allen Wirfs-Brock" w:date="2012-01-31T13:33:00Z">
        <w:del w:id="18984" w:author="Rev 7 Allen Wirfs-Brock" w:date="2012-04-12T17:51:00Z">
          <w:r w:rsidRPr="00E77497" w:rsidDel="00297E3D">
            <w:delText xml:space="preserve">Return </w:delText>
          </w:r>
        </w:del>
      </w:ins>
      <w:ins w:id="18985" w:author="Rev 6 Allen Wirfs-Brock" w:date="2012-02-01T13:35:00Z">
        <w:del w:id="18986" w:author="Rev 7 Allen Wirfs-Brock" w:date="2012-04-12T17:51:00Z">
          <w:r w:rsidR="002F6D6F" w:rsidDel="00297E3D">
            <w:delText xml:space="preserve">the </w:delText>
          </w:r>
        </w:del>
      </w:ins>
      <w:ins w:id="18987" w:author="Rev 6 Allen Wirfs-Brock" w:date="2012-01-31T13:33:00Z">
        <w:del w:id="18988" w:author="Rev 7 Allen Wirfs-Brock" w:date="2012-04-12T17:51:00Z">
          <w:r w:rsidRPr="00E77497" w:rsidDel="00297E3D">
            <w:delText>Bound</w:delText>
          </w:r>
        </w:del>
      </w:ins>
      <w:ins w:id="18989" w:author="Rev 6 Allen Wirfs-Brock" w:date="2012-02-01T13:35:00Z">
        <w:del w:id="18990" w:author="Rev 7 Allen Wirfs-Brock" w:date="2012-04-12T17:51:00Z">
          <w:r w:rsidR="002F6D6F" w:rsidDel="00297E3D">
            <w:delText xml:space="preserve"> </w:delText>
          </w:r>
        </w:del>
      </w:ins>
      <w:ins w:id="18991" w:author="Rev 6 Allen Wirfs-Brock" w:date="2012-01-31T13:33:00Z">
        <w:del w:id="18992" w:author="Rev 7 Allen Wirfs-Brock" w:date="2012-04-12T17:51:00Z">
          <w:r w:rsidRPr="00E77497" w:rsidDel="00297E3D">
            <w:delText xml:space="preserve">Names of </w:delText>
          </w:r>
        </w:del>
      </w:ins>
      <w:ins w:id="18993" w:author="Rev 6 Allen Wirfs-Brock" w:date="2012-01-31T13:34:00Z">
        <w:del w:id="18994" w:author="Rev 7 Allen Wirfs-Brock" w:date="2012-04-12T17:51:00Z">
          <w:r w:rsidRPr="004A3CB8" w:rsidDel="00297E3D">
            <w:rPr>
              <w:i/>
            </w:rPr>
            <w:delText>BindingIdentifier</w:delText>
          </w:r>
        </w:del>
      </w:ins>
      <w:ins w:id="18995" w:author="Rev 6 Allen Wirfs-Brock" w:date="2012-01-31T13:33:00Z">
        <w:del w:id="18996" w:author="Rev 7 Allen Wirfs-Brock" w:date="2012-04-12T17:51:00Z">
          <w:r w:rsidRPr="00E77497" w:rsidDel="00297E3D">
            <w:delText>.</w:delText>
          </w:r>
        </w:del>
      </w:ins>
    </w:p>
    <w:p w14:paraId="1D79341B" w14:textId="77777777" w:rsidR="004A3CB8" w:rsidRPr="00E77497" w:rsidDel="00297E3D" w:rsidRDefault="004A3CB8" w:rsidP="004A3CB8">
      <w:pPr>
        <w:rPr>
          <w:ins w:id="18997" w:author="Rev 6 Allen Wirfs-Brock" w:date="2012-01-31T13:33:00Z"/>
          <w:del w:id="18998" w:author="Rev 7 Allen Wirfs-Brock" w:date="2012-04-12T17:51:00Z"/>
        </w:rPr>
      </w:pPr>
      <w:ins w:id="18999" w:author="Rev 6 Allen Wirfs-Brock" w:date="2012-01-31T13:33:00Z">
        <w:del w:id="19000" w:author="Rev 7 Allen Wirfs-Brock" w:date="2012-04-12T17:51:00Z">
          <w:r w:rsidRPr="001A6405" w:rsidDel="00297E3D">
            <w:rPr>
              <w:rFonts w:ascii="Times New Roman" w:hAnsi="Times New Roman"/>
              <w:i/>
            </w:rPr>
            <w:delText>For</w:delText>
          </w:r>
        </w:del>
        <w:del w:id="19001" w:author="Rev 7 Allen Wirfs-Brock" w:date="2012-04-12T17:41:00Z">
          <w:r w:rsidRPr="001A6405" w:rsidDel="00837D11">
            <w:rPr>
              <w:rFonts w:ascii="Times New Roman" w:hAnsi="Times New Roman"/>
              <w:i/>
            </w:rPr>
            <w:delText>Declaration</w:delText>
          </w:r>
        </w:del>
        <w:del w:id="19002" w:author="Rev 7 Allen Wirfs-Brock" w:date="2012-04-12T17:51:00Z">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w:delText>
          </w:r>
        </w:del>
      </w:ins>
      <w:ins w:id="19003" w:author="Rev 6 Allen Wirfs-Brock" w:date="2012-01-31T13:34:00Z">
        <w:del w:id="19004" w:author="Rev 7 Allen Wirfs-Brock" w:date="2012-04-12T17:51:00Z">
          <w:r w:rsidRPr="00E77497" w:rsidDel="00297E3D">
            <w:rPr>
              <w:rFonts w:ascii="Times New Roman" w:hAnsi="Times New Roman"/>
              <w:i/>
            </w:rPr>
            <w:delText>Binding</w:delText>
          </w:r>
        </w:del>
      </w:ins>
      <w:ins w:id="19005" w:author="Rev 6 Allen Wirfs-Brock" w:date="2012-01-31T13:35:00Z">
        <w:del w:id="19006" w:author="Rev 7 Allen Wirfs-Brock" w:date="2012-04-12T17:51:00Z">
          <w:r w:rsidDel="00297E3D">
            <w:rPr>
              <w:rFonts w:ascii="Times New Roman" w:hAnsi="Times New Roman"/>
              <w:i/>
            </w:rPr>
            <w:delText>Pattern</w:delText>
          </w:r>
        </w:del>
      </w:ins>
    </w:p>
    <w:p w14:paraId="4DD0C441" w14:textId="77777777" w:rsidR="004A3CB8" w:rsidRPr="00E77497" w:rsidDel="00297E3D" w:rsidRDefault="004A3CB8" w:rsidP="004A3CB8">
      <w:pPr>
        <w:pStyle w:val="Alg4"/>
        <w:numPr>
          <w:ilvl w:val="0"/>
          <w:numId w:val="640"/>
        </w:numPr>
        <w:spacing w:after="220"/>
        <w:contextualSpacing/>
        <w:rPr>
          <w:ins w:id="19007" w:author="Rev 6 Allen Wirfs-Brock" w:date="2012-01-31T13:33:00Z"/>
          <w:del w:id="19008" w:author="Rev 7 Allen Wirfs-Brock" w:date="2012-04-12T17:51:00Z"/>
        </w:rPr>
      </w:pPr>
      <w:ins w:id="19009" w:author="Rev 6 Allen Wirfs-Brock" w:date="2012-01-31T13:33:00Z">
        <w:del w:id="19010" w:author="Rev 7 Allen Wirfs-Brock" w:date="2012-04-12T17:51:00Z">
          <w:r w:rsidRPr="00E77497" w:rsidDel="00297E3D">
            <w:delText xml:space="preserve">Return </w:delText>
          </w:r>
        </w:del>
      </w:ins>
      <w:ins w:id="19011" w:author="Rev 6 Allen Wirfs-Brock" w:date="2012-02-01T13:36:00Z">
        <w:del w:id="19012" w:author="Rev 7 Allen Wirfs-Brock" w:date="2012-04-12T17:51:00Z">
          <w:r w:rsidR="002F6D6F" w:rsidDel="00297E3D">
            <w:delText xml:space="preserve">the </w:delText>
          </w:r>
        </w:del>
      </w:ins>
      <w:ins w:id="19013" w:author="Rev 6 Allen Wirfs-Brock" w:date="2012-01-31T13:33:00Z">
        <w:del w:id="19014" w:author="Rev 7 Allen Wirfs-Brock" w:date="2012-04-12T17:51:00Z">
          <w:r w:rsidRPr="00E77497" w:rsidDel="00297E3D">
            <w:delText>Bound</w:delText>
          </w:r>
        </w:del>
      </w:ins>
      <w:ins w:id="19015" w:author="Rev 6 Allen Wirfs-Brock" w:date="2012-02-01T13:36:00Z">
        <w:del w:id="19016" w:author="Rev 7 Allen Wirfs-Brock" w:date="2012-04-12T17:51:00Z">
          <w:r w:rsidR="002F6D6F" w:rsidDel="00297E3D">
            <w:delText xml:space="preserve"> </w:delText>
          </w:r>
        </w:del>
      </w:ins>
      <w:ins w:id="19017" w:author="Rev 6 Allen Wirfs-Brock" w:date="2012-01-31T13:33:00Z">
        <w:del w:id="19018" w:author="Rev 7 Allen Wirfs-Brock" w:date="2012-04-12T17:51:00Z">
          <w:r w:rsidRPr="00E77497" w:rsidDel="00297E3D">
            <w:delText xml:space="preserve">Names of </w:delText>
          </w:r>
        </w:del>
      </w:ins>
      <w:ins w:id="19019" w:author="Rev 6 Allen Wirfs-Brock" w:date="2012-01-31T13:34:00Z">
        <w:del w:id="19020" w:author="Rev 7 Allen Wirfs-Brock" w:date="2012-04-12T17:51:00Z">
          <w:r w:rsidRPr="009E12F1" w:rsidDel="00297E3D">
            <w:rPr>
              <w:i/>
            </w:rPr>
            <w:delText>Binding</w:delText>
          </w:r>
        </w:del>
      </w:ins>
      <w:ins w:id="19021" w:author="Rev 6 Allen Wirfs-Brock" w:date="2012-01-31T13:35:00Z">
        <w:del w:id="19022" w:author="Rev 7 Allen Wirfs-Brock" w:date="2012-04-12T17:51:00Z">
          <w:r w:rsidDel="00297E3D">
            <w:rPr>
              <w:i/>
            </w:rPr>
            <w:delText>Pattern</w:delText>
          </w:r>
        </w:del>
      </w:ins>
      <w:ins w:id="19023" w:author="Rev 6 Allen Wirfs-Brock" w:date="2012-01-31T13:33:00Z">
        <w:del w:id="19024" w:author="Rev 7 Allen Wirfs-Brock" w:date="2012-04-12T17:51:00Z">
          <w:r w:rsidRPr="00E77497" w:rsidDel="00297E3D">
            <w:delText>.</w:delText>
          </w:r>
        </w:del>
      </w:ins>
    </w:p>
    <w:p w14:paraId="5D05C049" w14:textId="77777777" w:rsidR="00687A3E" w:rsidRPr="00E77497" w:rsidRDefault="00687A3E" w:rsidP="00687A3E">
      <w:pPr>
        <w:rPr>
          <w:ins w:id="19025" w:author="Rev 4 Allen Wirfs-Brock" w:date="2011-10-15T18:42:00Z"/>
          <w:rFonts w:ascii="Helvetica" w:hAnsi="Helvetica"/>
          <w:b/>
        </w:rPr>
      </w:pPr>
      <w:ins w:id="19026" w:author="Rev 4 Allen Wirfs-Brock" w:date="2011-10-15T18:42:00Z">
        <w:r w:rsidRPr="00E77497">
          <w:rPr>
            <w:rFonts w:ascii="Helvetica" w:hAnsi="Helvetica"/>
            <w:b/>
          </w:rPr>
          <w:t xml:space="preserve">Static Semantics:  </w:t>
        </w:r>
        <w:del w:id="19027" w:author="Rev 9 Allen Wirfs-Brock" w:date="2012-07-07T16:27:00Z">
          <w:r w:rsidRPr="00E77497" w:rsidDel="00201325">
            <w:rPr>
              <w:rFonts w:ascii="Helvetica" w:hAnsi="Helvetica"/>
              <w:b/>
              <w:lang w:eastAsia="en-US"/>
            </w:rPr>
            <w:delText>Var</w:delText>
          </w:r>
        </w:del>
      </w:ins>
      <w:ins w:id="19028" w:author="Rev 6 Allen Wirfs-Brock" w:date="2012-02-01T13:36:00Z">
        <w:del w:id="19029" w:author="Rev 9 Allen Wirfs-Brock" w:date="2012-07-07T16:27:00Z">
          <w:r w:rsidR="002F6D6F" w:rsidDel="00201325">
            <w:rPr>
              <w:rFonts w:ascii="Helvetica" w:hAnsi="Helvetica"/>
              <w:b/>
              <w:lang w:eastAsia="en-US"/>
            </w:rPr>
            <w:delText xml:space="preserve"> </w:delText>
          </w:r>
        </w:del>
      </w:ins>
      <w:ins w:id="19030" w:author="Rev 4 Allen Wirfs-Brock" w:date="2011-10-15T18:42:00Z">
        <w:del w:id="19031" w:author="Rev 9 Allen Wirfs-Brock" w:date="2012-07-07T16:27:00Z">
          <w:r w:rsidRPr="00E77497" w:rsidDel="00201325">
            <w:rPr>
              <w:rFonts w:ascii="Helvetica" w:hAnsi="Helvetica"/>
              <w:b/>
              <w:lang w:eastAsia="en-US"/>
            </w:rPr>
            <w:delText>Declared</w:delText>
          </w:r>
        </w:del>
      </w:ins>
      <w:ins w:id="19032" w:author="Rev 6 Allen Wirfs-Brock" w:date="2012-02-01T13:36:00Z">
        <w:del w:id="19033" w:author="Rev 9 Allen Wirfs-Brock" w:date="2012-07-07T16:27:00Z">
          <w:r w:rsidR="002F6D6F" w:rsidDel="00201325">
            <w:rPr>
              <w:rFonts w:ascii="Helvetica" w:hAnsi="Helvetica"/>
              <w:b/>
              <w:lang w:eastAsia="en-US"/>
            </w:rPr>
            <w:delText xml:space="preserve"> </w:delText>
          </w:r>
        </w:del>
      </w:ins>
      <w:ins w:id="19034" w:author="Rev 4 Allen Wirfs-Brock" w:date="2011-10-15T18:42:00Z">
        <w:del w:id="19035" w:author="Rev 9 Allen Wirfs-Brock" w:date="2012-07-07T16:27:00Z">
          <w:r w:rsidRPr="00E77497" w:rsidDel="00201325">
            <w:rPr>
              <w:rFonts w:ascii="Helvetica" w:hAnsi="Helvetica"/>
              <w:b/>
              <w:lang w:eastAsia="en-US"/>
            </w:rPr>
            <w:delText>Names</w:delText>
          </w:r>
        </w:del>
      </w:ins>
      <w:ins w:id="19036" w:author="Rev 9 Allen Wirfs-Brock" w:date="2012-07-07T16:27:00Z">
        <w:r w:rsidR="00201325">
          <w:rPr>
            <w:rFonts w:ascii="Helvetica" w:hAnsi="Helvetica"/>
            <w:b/>
            <w:lang w:eastAsia="en-US"/>
          </w:rPr>
          <w:t>VarDeclaredNames</w:t>
        </w:r>
      </w:ins>
    </w:p>
    <w:p w14:paraId="40AEA615" w14:textId="77777777" w:rsidR="00CC12F9" w:rsidRPr="00E77497" w:rsidRDefault="00F5066A" w:rsidP="00CC12F9">
      <w:pPr>
        <w:jc w:val="left"/>
        <w:rPr>
          <w:ins w:id="19037" w:author="Rev 3 Allen Wirfs-Brock" w:date="2011-09-02T11:14:00Z"/>
        </w:rPr>
      </w:pPr>
      <w:ins w:id="19038" w:author="Rev 6 Allen Wirfs-Brock" w:date="2012-01-31T13:40:00Z">
        <w:r w:rsidRPr="00E77497">
          <w:rPr>
            <w:rFonts w:ascii="Times New Roman" w:hAnsi="Times New Roman"/>
            <w:i/>
          </w:rPr>
          <w:t>IterationStatement</w:t>
        </w:r>
        <w:r w:rsidRPr="00E77497">
          <w:t xml:space="preserve"> </w:t>
        </w:r>
        <w:r w:rsidRPr="00E77497">
          <w:rPr>
            <w:b/>
          </w:rPr>
          <w:t>:</w:t>
        </w:r>
        <w:r w:rsidRPr="00E77497">
          <w:t xml:space="preserve"> </w:t>
        </w:r>
      </w:ins>
      <w:ins w:id="19039" w:author="Rev 3 Allen Wirfs-Brock" w:date="2011-09-02T11:14:00Z">
        <w:del w:id="19040" w:author="Rev 4 Allen Wirfs-Brock" w:date="2011-10-15T18:47:00Z">
          <w:r w:rsidR="00CC12F9" w:rsidRPr="00E77497" w:rsidDel="00D25231">
            <w:delText xml:space="preserve">The VarDeclaredNames of the production  </w:delText>
          </w:r>
        </w:del>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del w:id="19041" w:author="Rev 4 Allen Wirfs-Brock" w:date="2011-10-15T18:47:00Z">
          <w:r w:rsidR="00CC12F9" w:rsidRPr="00E77497" w:rsidDel="00D25231">
            <w:delText>is determined as follows:</w:delText>
          </w:r>
        </w:del>
      </w:ins>
    </w:p>
    <w:p w14:paraId="07264D3F" w14:textId="77777777" w:rsidR="00CC12F9" w:rsidRPr="00E77497" w:rsidRDefault="00CC12F9" w:rsidP="00B34B48">
      <w:pPr>
        <w:pStyle w:val="Alg4"/>
        <w:numPr>
          <w:ilvl w:val="0"/>
          <w:numId w:val="481"/>
        </w:numPr>
        <w:spacing w:after="220"/>
        <w:contextualSpacing/>
        <w:rPr>
          <w:ins w:id="19042" w:author="Rev 3 Allen Wirfs-Brock" w:date="2011-09-02T11:14:00Z"/>
        </w:rPr>
      </w:pPr>
      <w:ins w:id="19043" w:author="Rev 3 Allen Wirfs-Brock" w:date="2011-09-02T11:14:00Z">
        <w:r w:rsidRPr="00E77497">
          <w:t xml:space="preserve">Return the </w:t>
        </w:r>
        <w:del w:id="19044" w:author="Rev 9 Allen Wirfs-Brock" w:date="2012-07-07T16:27:00Z">
          <w:r w:rsidRPr="00E77497" w:rsidDel="00201325">
            <w:delText>Var</w:delText>
          </w:r>
        </w:del>
      </w:ins>
      <w:ins w:id="19045" w:author="Rev 6 Allen Wirfs-Brock" w:date="2012-02-01T13:36:00Z">
        <w:del w:id="19046" w:author="Rev 9 Allen Wirfs-Brock" w:date="2012-07-07T16:27:00Z">
          <w:r w:rsidR="002F6D6F" w:rsidDel="00201325">
            <w:delText xml:space="preserve"> </w:delText>
          </w:r>
        </w:del>
      </w:ins>
      <w:ins w:id="19047" w:author="Rev 3 Allen Wirfs-Brock" w:date="2011-09-02T11:14:00Z">
        <w:del w:id="19048" w:author="Rev 9 Allen Wirfs-Brock" w:date="2012-07-07T16:27:00Z">
          <w:r w:rsidRPr="00E77497" w:rsidDel="00201325">
            <w:delText>Declared</w:delText>
          </w:r>
        </w:del>
      </w:ins>
      <w:ins w:id="19049" w:author="Rev 6 Allen Wirfs-Brock" w:date="2012-02-01T13:36:00Z">
        <w:del w:id="19050" w:author="Rev 9 Allen Wirfs-Brock" w:date="2012-07-07T16:27:00Z">
          <w:r w:rsidR="002F6D6F" w:rsidDel="00201325">
            <w:delText xml:space="preserve"> </w:delText>
          </w:r>
        </w:del>
      </w:ins>
      <w:ins w:id="19051" w:author="Rev 3 Allen Wirfs-Brock" w:date="2011-09-02T11:14:00Z">
        <w:del w:id="19052" w:author="Rev 9 Allen Wirfs-Brock" w:date="2012-07-07T16:27:00Z">
          <w:r w:rsidRPr="00E77497" w:rsidDel="00201325">
            <w:delText>Names</w:delText>
          </w:r>
        </w:del>
      </w:ins>
      <w:ins w:id="19053" w:author="Rev 9 Allen Wirfs-Brock" w:date="2012-07-07T16:27:00Z">
        <w:r w:rsidR="00201325">
          <w:t>VarDeclaredNames</w:t>
        </w:r>
      </w:ins>
      <w:ins w:id="19054" w:author="Rev 3 Allen Wirfs-Brock" w:date="2011-09-02T11:14:00Z">
        <w:r w:rsidRPr="00E77497">
          <w:t xml:space="preserve"> of </w:t>
        </w:r>
        <w:r w:rsidRPr="00E77497">
          <w:rPr>
            <w:i/>
          </w:rPr>
          <w:t>Statement</w:t>
        </w:r>
        <w:r w:rsidRPr="00E77497">
          <w:t>.</w:t>
        </w:r>
      </w:ins>
    </w:p>
    <w:p w14:paraId="636E26A7" w14:textId="77777777" w:rsidR="00D25231" w:rsidRPr="00E77497" w:rsidRDefault="00D25231" w:rsidP="00D25231">
      <w:pPr>
        <w:jc w:val="left"/>
        <w:rPr>
          <w:ins w:id="19055" w:author="Rev 4 Allen Wirfs-Brock" w:date="2011-10-15T18:48:00Z"/>
        </w:rPr>
      </w:pPr>
      <w:ins w:id="19056" w:author="Rev 4 Allen Wirfs-Brock" w:date="2011-10-15T18:48: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19057" w:author="Rev 6 Allen Wirfs-Brock" w:date="2012-01-31T14:42:00Z">
          <w:r w:rsidRPr="00E77497" w:rsidDel="00CA7892">
            <w:rPr>
              <w:rFonts w:ascii="Times New Roman" w:hAnsi="Times New Roman"/>
              <w:i/>
            </w:rPr>
            <w:delText>VariableDeclarationNoIn</w:delText>
          </w:r>
        </w:del>
      </w:ins>
      <w:ins w:id="19058" w:author="Rev 6 Allen Wirfs-Brock" w:date="2012-02-15T16:53:00Z">
        <w:del w:id="19059" w:author="Rev 7 Allen Wirfs-Brock" w:date="2012-04-24T17:57:00Z">
          <w:r w:rsidR="00D07025" w:rsidDel="004429A2">
            <w:rPr>
              <w:rFonts w:ascii="Times New Roman" w:hAnsi="Times New Roman"/>
              <w:i/>
            </w:rPr>
            <w:delText>BindingIdentifier</w:delText>
          </w:r>
        </w:del>
      </w:ins>
      <w:ins w:id="19060" w:author="Rev 7 Allen Wirfs-Brock" w:date="2012-04-24T18:14:00Z">
        <w:r w:rsidR="00FC6066">
          <w:rPr>
            <w:rFonts w:ascii="Times New Roman" w:hAnsi="Times New Roman"/>
            <w:i/>
          </w:rPr>
          <w:t>ForBinding</w:t>
        </w:r>
      </w:ins>
      <w:ins w:id="19061" w:author="Rev 4 Allen Wirfs-Brock" w:date="2011-10-15T18:48:00Z">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13CDBA6C" w14:textId="77777777" w:rsidR="00D25231" w:rsidRPr="00E77497" w:rsidRDefault="00D25231" w:rsidP="00B34B48">
      <w:pPr>
        <w:pStyle w:val="Alg4"/>
        <w:numPr>
          <w:ilvl w:val="0"/>
          <w:numId w:val="482"/>
        </w:numPr>
        <w:spacing w:after="220"/>
        <w:contextualSpacing/>
        <w:rPr>
          <w:ins w:id="19062" w:author="Rev 4 Allen Wirfs-Brock" w:date="2011-10-15T18:48:00Z"/>
        </w:rPr>
      </w:pPr>
      <w:ins w:id="19063" w:author="Rev 4 Allen Wirfs-Brock" w:date="2011-10-15T18:48:00Z">
        <w:r w:rsidRPr="00E77497">
          <w:t xml:space="preserve">Let </w:t>
        </w:r>
        <w:r w:rsidRPr="00E77497">
          <w:rPr>
            <w:i/>
          </w:rPr>
          <w:t xml:space="preserve">names </w:t>
        </w:r>
        <w:r w:rsidRPr="00E77497">
          <w:t xml:space="preserve">be </w:t>
        </w:r>
      </w:ins>
      <w:ins w:id="19064" w:author="Rev 6 Allen Wirfs-Brock" w:date="2012-02-01T13:36:00Z">
        <w:r w:rsidR="002F6D6F">
          <w:t xml:space="preserve">the </w:t>
        </w:r>
      </w:ins>
      <w:ins w:id="19065" w:author="Rev 4 Allen Wirfs-Brock" w:date="2011-10-15T18:48:00Z">
        <w:del w:id="19066" w:author="Rev 9 Allen Wirfs-Brock" w:date="2012-07-07T16:25:00Z">
          <w:r w:rsidRPr="00E77497" w:rsidDel="00201325">
            <w:delText>Bound</w:delText>
          </w:r>
        </w:del>
      </w:ins>
      <w:ins w:id="19067" w:author="Rev 6 Allen Wirfs-Brock" w:date="2012-02-01T13:36:00Z">
        <w:del w:id="19068" w:author="Rev 9 Allen Wirfs-Brock" w:date="2012-07-07T16:25:00Z">
          <w:r w:rsidR="002F6D6F" w:rsidDel="00201325">
            <w:delText xml:space="preserve"> </w:delText>
          </w:r>
        </w:del>
      </w:ins>
      <w:ins w:id="19069" w:author="Rev 4 Allen Wirfs-Brock" w:date="2011-10-15T18:48:00Z">
        <w:del w:id="19070" w:author="Rev 9 Allen Wirfs-Brock" w:date="2012-07-07T16:25:00Z">
          <w:r w:rsidRPr="00E77497" w:rsidDel="00201325">
            <w:delText>Names</w:delText>
          </w:r>
        </w:del>
      </w:ins>
      <w:ins w:id="19071" w:author="Rev 9 Allen Wirfs-Brock" w:date="2012-07-07T16:25:00Z">
        <w:r w:rsidR="00201325">
          <w:t>BoundNames</w:t>
        </w:r>
      </w:ins>
      <w:ins w:id="19072" w:author="Rev 4 Allen Wirfs-Brock" w:date="2011-10-15T18:48:00Z">
        <w:r w:rsidRPr="00E77497">
          <w:t xml:space="preserve"> of </w:t>
        </w:r>
        <w:del w:id="19073" w:author="Rev 6 Allen Wirfs-Brock" w:date="2012-01-31T14:42:00Z">
          <w:r w:rsidRPr="00E77497" w:rsidDel="00CA7892">
            <w:rPr>
              <w:i/>
            </w:rPr>
            <w:delText>Variable</w:delText>
          </w:r>
        </w:del>
      </w:ins>
      <w:ins w:id="19074" w:author="Rev 6 Allen Wirfs-Brock" w:date="2012-02-15T16:53:00Z">
        <w:del w:id="19075" w:author="Rev 7 Allen Wirfs-Brock" w:date="2012-04-24T17:58:00Z">
          <w:r w:rsidR="00D07025" w:rsidDel="004429A2">
            <w:rPr>
              <w:i/>
            </w:rPr>
            <w:delText>BindingIdentifier</w:delText>
          </w:r>
        </w:del>
      </w:ins>
      <w:ins w:id="19076" w:author="Rev 7 Allen Wirfs-Brock" w:date="2012-04-24T18:14:00Z">
        <w:r w:rsidR="00FC6066">
          <w:rPr>
            <w:i/>
          </w:rPr>
          <w:t>ForBinding</w:t>
        </w:r>
      </w:ins>
      <w:ins w:id="19077" w:author="Rev 4 Allen Wirfs-Brock" w:date="2011-10-15T18:48:00Z">
        <w:del w:id="19078" w:author="Rev 6 Allen Wirfs-Brock" w:date="2012-02-15T16:53:00Z">
          <w:r w:rsidRPr="00E77497" w:rsidDel="00D07025">
            <w:rPr>
              <w:i/>
            </w:rPr>
            <w:delText>Declaration</w:delText>
          </w:r>
        </w:del>
        <w:del w:id="19079" w:author="Rev 6 Allen Wirfs-Brock" w:date="2012-01-31T14:42:00Z">
          <w:r w:rsidRPr="00E77497" w:rsidDel="00CA7892">
            <w:rPr>
              <w:i/>
            </w:rPr>
            <w:delText>NoIn</w:delText>
          </w:r>
        </w:del>
        <w:r w:rsidRPr="00E77497">
          <w:t>.</w:t>
        </w:r>
      </w:ins>
    </w:p>
    <w:p w14:paraId="56758E56" w14:textId="77777777" w:rsidR="00D25231" w:rsidRPr="00C7794D" w:rsidRDefault="00D25231" w:rsidP="00B34B48">
      <w:pPr>
        <w:pStyle w:val="Alg4"/>
        <w:numPr>
          <w:ilvl w:val="0"/>
          <w:numId w:val="482"/>
        </w:numPr>
        <w:spacing w:after="220"/>
        <w:contextualSpacing/>
        <w:rPr>
          <w:ins w:id="19080" w:author="Rev 4 Allen Wirfs-Brock" w:date="2011-10-15T18:48:00Z"/>
          <w:i/>
        </w:rPr>
      </w:pPr>
      <w:ins w:id="19081" w:author="Rev 4 Allen Wirfs-Brock" w:date="2011-10-15T18:48:00Z">
        <w:r w:rsidRPr="00E77497">
          <w:t xml:space="preserve">Append to </w:t>
        </w:r>
        <w:r w:rsidRPr="00E77497">
          <w:rPr>
            <w:i/>
          </w:rPr>
          <w:t>names</w:t>
        </w:r>
        <w:r w:rsidRPr="00E77497">
          <w:t xml:space="preserve"> the elements of the </w:t>
        </w:r>
        <w:del w:id="19082" w:author="Rev 9 Allen Wirfs-Brock" w:date="2012-07-07T16:27:00Z">
          <w:r w:rsidRPr="00E77497" w:rsidDel="00201325">
            <w:delText>Var</w:delText>
          </w:r>
        </w:del>
      </w:ins>
      <w:ins w:id="19083" w:author="Rev 6 Allen Wirfs-Brock" w:date="2012-02-01T13:36:00Z">
        <w:del w:id="19084" w:author="Rev 9 Allen Wirfs-Brock" w:date="2012-07-07T16:27:00Z">
          <w:r w:rsidR="002F6D6F" w:rsidDel="00201325">
            <w:delText xml:space="preserve"> </w:delText>
          </w:r>
        </w:del>
      </w:ins>
      <w:ins w:id="19085" w:author="Rev 4 Allen Wirfs-Brock" w:date="2011-10-15T18:48:00Z">
        <w:del w:id="19086" w:author="Rev 9 Allen Wirfs-Brock" w:date="2012-07-07T16:27:00Z">
          <w:r w:rsidRPr="00E77497" w:rsidDel="00201325">
            <w:delText>Declared</w:delText>
          </w:r>
        </w:del>
      </w:ins>
      <w:ins w:id="19087" w:author="Rev 6 Allen Wirfs-Brock" w:date="2012-02-01T13:36:00Z">
        <w:del w:id="19088" w:author="Rev 9 Allen Wirfs-Brock" w:date="2012-07-07T16:27:00Z">
          <w:r w:rsidR="002F6D6F" w:rsidDel="00201325">
            <w:delText xml:space="preserve"> </w:delText>
          </w:r>
        </w:del>
      </w:ins>
      <w:ins w:id="19089" w:author="Rev 4 Allen Wirfs-Brock" w:date="2011-10-15T18:48:00Z">
        <w:del w:id="19090" w:author="Rev 9 Allen Wirfs-Brock" w:date="2012-07-07T16:27:00Z">
          <w:r w:rsidRPr="00E77497" w:rsidDel="00201325">
            <w:delText>Names</w:delText>
          </w:r>
        </w:del>
      </w:ins>
      <w:ins w:id="19091" w:author="Rev 9 Allen Wirfs-Brock" w:date="2012-07-07T16:27:00Z">
        <w:r w:rsidR="00201325">
          <w:t>VarDeclaredNames</w:t>
        </w:r>
      </w:ins>
      <w:ins w:id="19092" w:author="Rev 4 Allen Wirfs-Brock" w:date="2011-10-15T18:48:00Z">
        <w:r w:rsidRPr="00E77497">
          <w:t xml:space="preserve"> of </w:t>
        </w:r>
        <w:r w:rsidRPr="00E77497">
          <w:rPr>
            <w:i/>
          </w:rPr>
          <w:t>Statement</w:t>
        </w:r>
        <w:r w:rsidRPr="00E77497">
          <w:rPr>
            <w:rStyle w:val="bnf"/>
          </w:rPr>
          <w:t>.</w:t>
        </w:r>
      </w:ins>
    </w:p>
    <w:p w14:paraId="76E24F8E" w14:textId="77777777" w:rsidR="00D25231" w:rsidRPr="006B6D0A" w:rsidRDefault="00D25231" w:rsidP="00B34B48">
      <w:pPr>
        <w:pStyle w:val="Alg4"/>
        <w:numPr>
          <w:ilvl w:val="0"/>
          <w:numId w:val="482"/>
        </w:numPr>
        <w:spacing w:after="220"/>
        <w:contextualSpacing/>
        <w:rPr>
          <w:ins w:id="19093" w:author="Rev 4 Allen Wirfs-Brock" w:date="2011-10-15T18:49:00Z"/>
          <w:rStyle w:val="bnf"/>
        </w:rPr>
      </w:pPr>
      <w:ins w:id="19094" w:author="Rev 4 Allen Wirfs-Brock" w:date="2011-10-15T18:48:00Z">
        <w:r w:rsidRPr="004D1BD1">
          <w:t xml:space="preserve">Return </w:t>
        </w:r>
        <w:r w:rsidRPr="003B4312">
          <w:rPr>
            <w:rStyle w:val="bnf"/>
          </w:rPr>
          <w:t>names</w:t>
        </w:r>
      </w:ins>
    </w:p>
    <w:p w14:paraId="63130461" w14:textId="77777777" w:rsidR="00A45298" w:rsidRPr="00E77497" w:rsidRDefault="00F5066A" w:rsidP="00A45298">
      <w:pPr>
        <w:jc w:val="left"/>
        <w:rPr>
          <w:ins w:id="19095" w:author="Rev 6 Allen Wirfs-Brock" w:date="2012-01-30T16:58:00Z"/>
        </w:rPr>
      </w:pPr>
      <w:ins w:id="19096" w:author="Rev 6 Allen Wirfs-Brock" w:date="2012-01-31T13:41:00Z">
        <w:r w:rsidRPr="00E77497">
          <w:rPr>
            <w:rFonts w:ascii="Times New Roman" w:hAnsi="Times New Roman"/>
            <w:i/>
          </w:rPr>
          <w:t>IterationStatement</w:t>
        </w:r>
        <w:r w:rsidRPr="00E77497">
          <w:t xml:space="preserve"> </w:t>
        </w:r>
        <w:r w:rsidRPr="00E77497">
          <w:rPr>
            <w:b/>
          </w:rPr>
          <w:t>:</w:t>
        </w:r>
        <w:r w:rsidRPr="00E77497">
          <w:t xml:space="preserve"> </w:t>
        </w:r>
      </w:ins>
      <w:ins w:id="19097" w:author="Rev 6 Allen Wirfs-Brock" w:date="2012-01-30T16:58:00Z">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ins>
    </w:p>
    <w:p w14:paraId="6B9BD893" w14:textId="77777777" w:rsidR="00A45298" w:rsidRPr="00E77497" w:rsidRDefault="00A45298" w:rsidP="00A45298">
      <w:pPr>
        <w:pStyle w:val="Alg4"/>
        <w:numPr>
          <w:ilvl w:val="0"/>
          <w:numId w:val="633"/>
        </w:numPr>
        <w:spacing w:after="220"/>
        <w:contextualSpacing/>
        <w:rPr>
          <w:ins w:id="19098" w:author="Rev 6 Allen Wirfs-Brock" w:date="2012-01-30T16:58:00Z"/>
        </w:rPr>
      </w:pPr>
      <w:ins w:id="19099" w:author="Rev 6 Allen Wirfs-Brock" w:date="2012-01-30T16:58:00Z">
        <w:r w:rsidRPr="00E77497">
          <w:t xml:space="preserve">Return the </w:t>
        </w:r>
        <w:del w:id="19100" w:author="Rev 9 Allen Wirfs-Brock" w:date="2012-07-07T16:27:00Z">
          <w:r w:rsidRPr="00E77497" w:rsidDel="00201325">
            <w:delText>Var</w:delText>
          </w:r>
        </w:del>
      </w:ins>
      <w:ins w:id="19101" w:author="Rev 6 Allen Wirfs-Brock" w:date="2012-02-01T13:36:00Z">
        <w:del w:id="19102" w:author="Rev 9 Allen Wirfs-Brock" w:date="2012-07-07T16:27:00Z">
          <w:r w:rsidR="002F6D6F" w:rsidDel="00201325">
            <w:delText xml:space="preserve"> </w:delText>
          </w:r>
        </w:del>
      </w:ins>
      <w:ins w:id="19103" w:author="Rev 6 Allen Wirfs-Brock" w:date="2012-01-30T16:58:00Z">
        <w:del w:id="19104" w:author="Rev 9 Allen Wirfs-Brock" w:date="2012-07-07T16:27:00Z">
          <w:r w:rsidRPr="00E77497" w:rsidDel="00201325">
            <w:delText>Declared</w:delText>
          </w:r>
        </w:del>
      </w:ins>
      <w:ins w:id="19105" w:author="Rev 6 Allen Wirfs-Brock" w:date="2012-02-01T13:36:00Z">
        <w:del w:id="19106" w:author="Rev 9 Allen Wirfs-Brock" w:date="2012-07-07T16:27:00Z">
          <w:r w:rsidR="002F6D6F" w:rsidDel="00201325">
            <w:delText xml:space="preserve"> </w:delText>
          </w:r>
        </w:del>
      </w:ins>
      <w:ins w:id="19107" w:author="Rev 6 Allen Wirfs-Brock" w:date="2012-01-30T16:58:00Z">
        <w:del w:id="19108" w:author="Rev 9 Allen Wirfs-Brock" w:date="2012-07-07T16:27:00Z">
          <w:r w:rsidRPr="00E77497" w:rsidDel="00201325">
            <w:delText>Names</w:delText>
          </w:r>
        </w:del>
      </w:ins>
      <w:ins w:id="19109" w:author="Rev 9 Allen Wirfs-Brock" w:date="2012-07-07T16:27:00Z">
        <w:r w:rsidR="00201325">
          <w:t>VarDeclaredNames</w:t>
        </w:r>
      </w:ins>
      <w:ins w:id="19110" w:author="Rev 6 Allen Wirfs-Brock" w:date="2012-01-30T16:58:00Z">
        <w:r w:rsidRPr="00E77497">
          <w:t xml:space="preserve"> of </w:t>
        </w:r>
        <w:r w:rsidRPr="00E77497">
          <w:rPr>
            <w:i/>
          </w:rPr>
          <w:t>Statement</w:t>
        </w:r>
        <w:r w:rsidRPr="00E77497">
          <w:t>.</w:t>
        </w:r>
      </w:ins>
    </w:p>
    <w:p w14:paraId="54D0695A" w14:textId="77777777" w:rsidR="00F5066A" w:rsidRPr="00E77497" w:rsidRDefault="00F5066A" w:rsidP="00F5066A">
      <w:pPr>
        <w:jc w:val="left"/>
        <w:rPr>
          <w:ins w:id="19111" w:author="Rev 6 Allen Wirfs-Brock" w:date="2012-01-31T13:44:00Z"/>
        </w:rPr>
      </w:pPr>
      <w:ins w:id="19112"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19113" w:author="Rev 6 Allen Wirfs-Brock" w:date="2012-01-31T13:45:00Z">
        <w:r>
          <w:rPr>
            <w:rFonts w:ascii="Courier New" w:hAnsi="Courier New"/>
            <w:b/>
          </w:rPr>
          <w:t>of</w:t>
        </w:r>
      </w:ins>
      <w:ins w:id="19114"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5A66758A" w14:textId="77777777" w:rsidR="00F5066A" w:rsidRPr="00E77497" w:rsidRDefault="00F5066A" w:rsidP="00F5066A">
      <w:pPr>
        <w:pStyle w:val="Alg4"/>
        <w:numPr>
          <w:ilvl w:val="0"/>
          <w:numId w:val="641"/>
        </w:numPr>
        <w:spacing w:after="220"/>
        <w:contextualSpacing/>
        <w:rPr>
          <w:ins w:id="19115" w:author="Rev 6 Allen Wirfs-Brock" w:date="2012-01-31T13:44:00Z"/>
        </w:rPr>
      </w:pPr>
      <w:ins w:id="19116" w:author="Rev 6 Allen Wirfs-Brock" w:date="2012-01-31T13:44:00Z">
        <w:r w:rsidRPr="00E77497">
          <w:t xml:space="preserve">Return the </w:t>
        </w:r>
        <w:del w:id="19117" w:author="Rev 9 Allen Wirfs-Brock" w:date="2012-07-07T16:27:00Z">
          <w:r w:rsidRPr="00E77497" w:rsidDel="00201325">
            <w:delText>Var</w:delText>
          </w:r>
        </w:del>
      </w:ins>
      <w:ins w:id="19118" w:author="Rev 6 Allen Wirfs-Brock" w:date="2012-02-01T13:36:00Z">
        <w:del w:id="19119" w:author="Rev 9 Allen Wirfs-Brock" w:date="2012-07-07T16:27:00Z">
          <w:r w:rsidR="002F6D6F" w:rsidDel="00201325">
            <w:delText xml:space="preserve"> </w:delText>
          </w:r>
        </w:del>
      </w:ins>
      <w:ins w:id="19120" w:author="Rev 6 Allen Wirfs-Brock" w:date="2012-01-31T13:44:00Z">
        <w:del w:id="19121" w:author="Rev 9 Allen Wirfs-Brock" w:date="2012-07-07T16:27:00Z">
          <w:r w:rsidRPr="00E77497" w:rsidDel="00201325">
            <w:delText>Declared</w:delText>
          </w:r>
        </w:del>
      </w:ins>
      <w:ins w:id="19122" w:author="Rev 6 Allen Wirfs-Brock" w:date="2012-02-01T13:36:00Z">
        <w:del w:id="19123" w:author="Rev 9 Allen Wirfs-Brock" w:date="2012-07-07T16:27:00Z">
          <w:r w:rsidR="002F6D6F" w:rsidDel="00201325">
            <w:delText xml:space="preserve"> </w:delText>
          </w:r>
        </w:del>
      </w:ins>
      <w:ins w:id="19124" w:author="Rev 6 Allen Wirfs-Brock" w:date="2012-01-31T13:44:00Z">
        <w:del w:id="19125" w:author="Rev 9 Allen Wirfs-Brock" w:date="2012-07-07T16:27:00Z">
          <w:r w:rsidRPr="00E77497" w:rsidDel="00201325">
            <w:delText>Names</w:delText>
          </w:r>
        </w:del>
      </w:ins>
      <w:ins w:id="19126" w:author="Rev 9 Allen Wirfs-Brock" w:date="2012-07-07T16:27:00Z">
        <w:r w:rsidR="00201325">
          <w:t>VarDeclaredNames</w:t>
        </w:r>
      </w:ins>
      <w:ins w:id="19127" w:author="Rev 6 Allen Wirfs-Brock" w:date="2012-01-31T13:44:00Z">
        <w:r w:rsidRPr="00E77497">
          <w:t xml:space="preserve"> of </w:t>
        </w:r>
        <w:r w:rsidRPr="00E77497">
          <w:rPr>
            <w:i/>
          </w:rPr>
          <w:t>Statement</w:t>
        </w:r>
        <w:r w:rsidRPr="00E77497">
          <w:t>.</w:t>
        </w:r>
      </w:ins>
    </w:p>
    <w:p w14:paraId="27B812CA" w14:textId="77777777" w:rsidR="00F5066A" w:rsidRPr="00E77497" w:rsidRDefault="00F5066A" w:rsidP="00F5066A">
      <w:pPr>
        <w:jc w:val="left"/>
        <w:rPr>
          <w:ins w:id="19128" w:author="Rev 6 Allen Wirfs-Brock" w:date="2012-01-31T13:44:00Z"/>
        </w:rPr>
      </w:pPr>
      <w:ins w:id="19129"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ins>
      <w:ins w:id="19130" w:author="Rev 6 Allen Wirfs-Brock" w:date="2012-01-31T14:49:00Z">
        <w:del w:id="19131" w:author="Rev 7 Allen Wirfs-Brock" w:date="2012-04-24T18:15:00Z">
          <w:r w:rsidR="00CA7892" w:rsidDel="009F1BE2">
            <w:rPr>
              <w:rFonts w:ascii="Times New Roman" w:hAnsi="Times New Roman"/>
              <w:i/>
            </w:rPr>
            <w:delText>ForVarDeclaration</w:delText>
          </w:r>
        </w:del>
      </w:ins>
      <w:ins w:id="19132" w:author="Rev 7 Allen Wirfs-Brock" w:date="2012-04-24T18:15:00Z">
        <w:r w:rsidR="009F1BE2">
          <w:rPr>
            <w:rFonts w:ascii="Times New Roman" w:hAnsi="Times New Roman"/>
            <w:i/>
          </w:rPr>
          <w:t>ForBinding</w:t>
        </w:r>
      </w:ins>
      <w:ins w:id="19133" w:author="Rev 6 Allen Wirfs-Brock" w:date="2012-01-31T14:49:00Z">
        <w:r w:rsidR="00CA7892" w:rsidRPr="00E77497">
          <w:t xml:space="preserve"> </w:t>
        </w:r>
      </w:ins>
      <w:ins w:id="19134" w:author="Rev 6 Allen Wirfs-Brock" w:date="2012-01-31T13:45:00Z">
        <w:r>
          <w:rPr>
            <w:rFonts w:ascii="Courier New" w:hAnsi="Courier New"/>
            <w:b/>
          </w:rPr>
          <w:t>of</w:t>
        </w:r>
      </w:ins>
      <w:ins w:id="19135" w:author="Rev 6 Allen Wirfs-Brock" w:date="2012-01-31T13:4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5BB59930" w14:textId="77777777" w:rsidR="00F5066A" w:rsidRPr="00E77497" w:rsidRDefault="00F5066A" w:rsidP="00F5066A">
      <w:pPr>
        <w:pStyle w:val="Alg4"/>
        <w:numPr>
          <w:ilvl w:val="0"/>
          <w:numId w:val="642"/>
        </w:numPr>
        <w:spacing w:after="220"/>
        <w:contextualSpacing/>
        <w:rPr>
          <w:ins w:id="19136" w:author="Rev 6 Allen Wirfs-Brock" w:date="2012-01-31T13:44:00Z"/>
        </w:rPr>
      </w:pPr>
      <w:ins w:id="19137" w:author="Rev 6 Allen Wirfs-Brock" w:date="2012-01-31T13:44:00Z">
        <w:r w:rsidRPr="00E77497">
          <w:t xml:space="preserve">Let </w:t>
        </w:r>
        <w:r w:rsidRPr="00E77497">
          <w:rPr>
            <w:i/>
          </w:rPr>
          <w:t xml:space="preserve">names </w:t>
        </w:r>
        <w:r w:rsidRPr="00E77497">
          <w:t xml:space="preserve">be </w:t>
        </w:r>
      </w:ins>
      <w:ins w:id="19138" w:author="Rev 6 Allen Wirfs-Brock" w:date="2012-02-01T13:36:00Z">
        <w:r w:rsidR="002F6D6F">
          <w:t xml:space="preserve">the </w:t>
        </w:r>
      </w:ins>
      <w:ins w:id="19139" w:author="Rev 6 Allen Wirfs-Brock" w:date="2012-01-31T13:44:00Z">
        <w:del w:id="19140" w:author="Rev 9 Allen Wirfs-Brock" w:date="2012-07-07T16:25:00Z">
          <w:r w:rsidRPr="00E77497" w:rsidDel="00201325">
            <w:delText>Bound</w:delText>
          </w:r>
        </w:del>
      </w:ins>
      <w:ins w:id="19141" w:author="Rev 6 Allen Wirfs-Brock" w:date="2012-02-01T13:36:00Z">
        <w:del w:id="19142" w:author="Rev 9 Allen Wirfs-Brock" w:date="2012-07-07T16:25:00Z">
          <w:r w:rsidR="002F6D6F" w:rsidDel="00201325">
            <w:delText xml:space="preserve"> </w:delText>
          </w:r>
        </w:del>
      </w:ins>
      <w:ins w:id="19143" w:author="Rev 6 Allen Wirfs-Brock" w:date="2012-01-31T13:44:00Z">
        <w:del w:id="19144" w:author="Rev 9 Allen Wirfs-Brock" w:date="2012-07-07T16:25:00Z">
          <w:r w:rsidRPr="00E77497" w:rsidDel="00201325">
            <w:delText>Names</w:delText>
          </w:r>
        </w:del>
      </w:ins>
      <w:ins w:id="19145" w:author="Rev 9 Allen Wirfs-Brock" w:date="2012-07-07T16:25:00Z">
        <w:r w:rsidR="00201325">
          <w:t>BoundNames</w:t>
        </w:r>
      </w:ins>
      <w:ins w:id="19146" w:author="Rev 6 Allen Wirfs-Brock" w:date="2012-01-31T13:44:00Z">
        <w:r w:rsidRPr="00E77497">
          <w:t xml:space="preserve"> of </w:t>
        </w:r>
      </w:ins>
      <w:ins w:id="19147" w:author="Rev 6 Allen Wirfs-Brock" w:date="2012-01-31T14:49:00Z">
        <w:del w:id="19148" w:author="Rev 7 Allen Wirfs-Brock" w:date="2012-04-24T18:15:00Z">
          <w:r w:rsidR="00CA7892" w:rsidDel="009F1BE2">
            <w:rPr>
              <w:i/>
            </w:rPr>
            <w:delText>ForVarDeclaration</w:delText>
          </w:r>
        </w:del>
      </w:ins>
      <w:ins w:id="19149" w:author="Rev 7 Allen Wirfs-Brock" w:date="2012-04-24T18:15:00Z">
        <w:r w:rsidR="009F1BE2">
          <w:rPr>
            <w:i/>
          </w:rPr>
          <w:t>ForBinding</w:t>
        </w:r>
      </w:ins>
      <w:ins w:id="19150" w:author="Rev 6 Allen Wirfs-Brock" w:date="2012-01-31T13:44:00Z">
        <w:r w:rsidRPr="00E77497">
          <w:t>.</w:t>
        </w:r>
      </w:ins>
    </w:p>
    <w:p w14:paraId="60C29D0E" w14:textId="77777777" w:rsidR="00F5066A" w:rsidRPr="00C7794D" w:rsidRDefault="00F5066A" w:rsidP="00F5066A">
      <w:pPr>
        <w:pStyle w:val="Alg4"/>
        <w:numPr>
          <w:ilvl w:val="0"/>
          <w:numId w:val="642"/>
        </w:numPr>
        <w:spacing w:after="220"/>
        <w:contextualSpacing/>
        <w:rPr>
          <w:ins w:id="19151" w:author="Rev 6 Allen Wirfs-Brock" w:date="2012-01-31T13:44:00Z"/>
          <w:i/>
        </w:rPr>
      </w:pPr>
      <w:ins w:id="19152" w:author="Rev 6 Allen Wirfs-Brock" w:date="2012-01-31T13:44:00Z">
        <w:r w:rsidRPr="00E77497">
          <w:t xml:space="preserve">Append to </w:t>
        </w:r>
        <w:r w:rsidRPr="00E77497">
          <w:rPr>
            <w:i/>
          </w:rPr>
          <w:t>names</w:t>
        </w:r>
        <w:r w:rsidRPr="00E77497">
          <w:t xml:space="preserve"> the elements of the </w:t>
        </w:r>
        <w:del w:id="19153" w:author="Rev 9 Allen Wirfs-Brock" w:date="2012-07-07T16:27:00Z">
          <w:r w:rsidRPr="00E77497" w:rsidDel="00201325">
            <w:delText>Var</w:delText>
          </w:r>
        </w:del>
      </w:ins>
      <w:ins w:id="19154" w:author="Rev 6 Allen Wirfs-Brock" w:date="2012-02-01T13:36:00Z">
        <w:del w:id="19155" w:author="Rev 9 Allen Wirfs-Brock" w:date="2012-07-07T16:27:00Z">
          <w:r w:rsidR="002F6D6F" w:rsidDel="00201325">
            <w:delText xml:space="preserve"> </w:delText>
          </w:r>
        </w:del>
      </w:ins>
      <w:ins w:id="19156" w:author="Rev 6 Allen Wirfs-Brock" w:date="2012-01-31T13:44:00Z">
        <w:del w:id="19157" w:author="Rev 9 Allen Wirfs-Brock" w:date="2012-07-07T16:27:00Z">
          <w:r w:rsidRPr="00E77497" w:rsidDel="00201325">
            <w:delText>Declared</w:delText>
          </w:r>
        </w:del>
      </w:ins>
      <w:ins w:id="19158" w:author="Rev 6 Allen Wirfs-Brock" w:date="2012-02-01T13:36:00Z">
        <w:del w:id="19159" w:author="Rev 9 Allen Wirfs-Brock" w:date="2012-07-07T16:27:00Z">
          <w:r w:rsidR="002F6D6F" w:rsidDel="00201325">
            <w:delText xml:space="preserve"> </w:delText>
          </w:r>
        </w:del>
      </w:ins>
      <w:ins w:id="19160" w:author="Rev 6 Allen Wirfs-Brock" w:date="2012-01-31T13:44:00Z">
        <w:del w:id="19161" w:author="Rev 9 Allen Wirfs-Brock" w:date="2012-07-07T16:27:00Z">
          <w:r w:rsidRPr="00E77497" w:rsidDel="00201325">
            <w:delText>Names</w:delText>
          </w:r>
        </w:del>
      </w:ins>
      <w:ins w:id="19162" w:author="Rev 9 Allen Wirfs-Brock" w:date="2012-07-07T16:27:00Z">
        <w:r w:rsidR="00201325">
          <w:t>VarDeclaredNames</w:t>
        </w:r>
      </w:ins>
      <w:ins w:id="19163" w:author="Rev 6 Allen Wirfs-Brock" w:date="2012-01-31T13:44:00Z">
        <w:r w:rsidRPr="00E77497">
          <w:t xml:space="preserve"> of </w:t>
        </w:r>
        <w:r w:rsidRPr="00E77497">
          <w:rPr>
            <w:i/>
          </w:rPr>
          <w:t>Statement</w:t>
        </w:r>
        <w:r w:rsidRPr="00E77497">
          <w:rPr>
            <w:rStyle w:val="bnf"/>
          </w:rPr>
          <w:t>.</w:t>
        </w:r>
      </w:ins>
    </w:p>
    <w:p w14:paraId="250FFB07" w14:textId="77777777" w:rsidR="00F5066A" w:rsidRPr="006B6D0A" w:rsidRDefault="00F5066A" w:rsidP="00F5066A">
      <w:pPr>
        <w:pStyle w:val="Alg4"/>
        <w:numPr>
          <w:ilvl w:val="0"/>
          <w:numId w:val="642"/>
        </w:numPr>
        <w:spacing w:after="220"/>
        <w:contextualSpacing/>
        <w:rPr>
          <w:ins w:id="19164" w:author="Rev 6 Allen Wirfs-Brock" w:date="2012-01-31T13:44:00Z"/>
          <w:rStyle w:val="bnf"/>
        </w:rPr>
      </w:pPr>
      <w:ins w:id="19165" w:author="Rev 6 Allen Wirfs-Brock" w:date="2012-01-31T13:44:00Z">
        <w:r w:rsidRPr="004D1BD1">
          <w:t xml:space="preserve">Return </w:t>
        </w:r>
        <w:r w:rsidRPr="003B4312">
          <w:rPr>
            <w:rStyle w:val="bnf"/>
          </w:rPr>
          <w:t>names</w:t>
        </w:r>
      </w:ins>
    </w:p>
    <w:p w14:paraId="711E0652" w14:textId="77777777" w:rsidR="00F5066A" w:rsidRPr="00E77497" w:rsidRDefault="00F5066A" w:rsidP="00F5066A">
      <w:pPr>
        <w:jc w:val="left"/>
        <w:rPr>
          <w:ins w:id="19166" w:author="Rev 6 Allen Wirfs-Brock" w:date="2012-01-31T13:44:00Z"/>
        </w:rPr>
      </w:pPr>
      <w:ins w:id="19167"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ins>
      <w:ins w:id="19168" w:author="Rev 6 Allen Wirfs-Brock" w:date="2012-01-31T13:45:00Z">
        <w:r>
          <w:rPr>
            <w:rFonts w:ascii="Courier New" w:hAnsi="Courier New"/>
            <w:b/>
          </w:rPr>
          <w:t>of</w:t>
        </w:r>
      </w:ins>
      <w:ins w:id="19169"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27E55C45" w14:textId="77777777" w:rsidR="00F5066A" w:rsidRPr="00E77497" w:rsidRDefault="00F5066A" w:rsidP="00F5066A">
      <w:pPr>
        <w:pStyle w:val="Alg4"/>
        <w:numPr>
          <w:ilvl w:val="0"/>
          <w:numId w:val="643"/>
        </w:numPr>
        <w:spacing w:after="220"/>
        <w:contextualSpacing/>
        <w:rPr>
          <w:ins w:id="19170" w:author="Rev 6 Allen Wirfs-Brock" w:date="2012-01-31T13:44:00Z"/>
        </w:rPr>
      </w:pPr>
      <w:ins w:id="19171" w:author="Rev 6 Allen Wirfs-Brock" w:date="2012-01-31T13:44:00Z">
        <w:r w:rsidRPr="00E77497">
          <w:t xml:space="preserve">Return the </w:t>
        </w:r>
        <w:del w:id="19172" w:author="Rev 9 Allen Wirfs-Brock" w:date="2012-07-07T16:27:00Z">
          <w:r w:rsidRPr="00E77497" w:rsidDel="00201325">
            <w:delText>Var</w:delText>
          </w:r>
        </w:del>
      </w:ins>
      <w:ins w:id="19173" w:author="Rev 6 Allen Wirfs-Brock" w:date="2012-02-01T13:37:00Z">
        <w:del w:id="19174" w:author="Rev 9 Allen Wirfs-Brock" w:date="2012-07-07T16:27:00Z">
          <w:r w:rsidR="002F6D6F" w:rsidDel="00201325">
            <w:delText xml:space="preserve"> </w:delText>
          </w:r>
        </w:del>
      </w:ins>
      <w:ins w:id="19175" w:author="Rev 6 Allen Wirfs-Brock" w:date="2012-01-31T13:44:00Z">
        <w:del w:id="19176" w:author="Rev 9 Allen Wirfs-Brock" w:date="2012-07-07T16:27:00Z">
          <w:r w:rsidRPr="00E77497" w:rsidDel="00201325">
            <w:delText>Declared</w:delText>
          </w:r>
        </w:del>
      </w:ins>
      <w:ins w:id="19177" w:author="Rev 6 Allen Wirfs-Brock" w:date="2012-02-01T13:37:00Z">
        <w:del w:id="19178" w:author="Rev 9 Allen Wirfs-Brock" w:date="2012-07-07T16:27:00Z">
          <w:r w:rsidR="002F6D6F" w:rsidDel="00201325">
            <w:delText xml:space="preserve"> </w:delText>
          </w:r>
        </w:del>
      </w:ins>
      <w:ins w:id="19179" w:author="Rev 6 Allen Wirfs-Brock" w:date="2012-01-31T13:44:00Z">
        <w:del w:id="19180" w:author="Rev 9 Allen Wirfs-Brock" w:date="2012-07-07T16:27:00Z">
          <w:r w:rsidRPr="00E77497" w:rsidDel="00201325">
            <w:delText>Names</w:delText>
          </w:r>
        </w:del>
      </w:ins>
      <w:ins w:id="19181" w:author="Rev 9 Allen Wirfs-Brock" w:date="2012-07-07T16:27:00Z">
        <w:r w:rsidR="00201325">
          <w:t>VarDeclaredNames</w:t>
        </w:r>
      </w:ins>
      <w:ins w:id="19182" w:author="Rev 6 Allen Wirfs-Brock" w:date="2012-01-31T13:44:00Z">
        <w:r w:rsidRPr="00E77497">
          <w:t xml:space="preserve"> of </w:t>
        </w:r>
        <w:r w:rsidRPr="00E77497">
          <w:rPr>
            <w:i/>
          </w:rPr>
          <w:t>Statement</w:t>
        </w:r>
        <w:r w:rsidRPr="00E77497">
          <w:t>.</w:t>
        </w:r>
      </w:ins>
    </w:p>
    <w:p w14:paraId="25118CDF" w14:textId="77777777" w:rsidR="00F5066A" w:rsidRPr="00E77497" w:rsidRDefault="00F5066A" w:rsidP="00F5066A">
      <w:pPr>
        <w:pStyle w:val="40"/>
        <w:numPr>
          <w:ilvl w:val="0"/>
          <w:numId w:val="0"/>
        </w:numPr>
        <w:rPr>
          <w:ins w:id="19183" w:author="Rev 6 Allen Wirfs-Brock" w:date="2012-01-31T13:39:00Z"/>
        </w:rPr>
      </w:pPr>
      <w:ins w:id="19184" w:author="Rev 6 Allen Wirfs-Brock" w:date="2012-01-31T13:39:00Z">
        <w:r w:rsidRPr="00E77497">
          <w:t>Runtime Semantics</w:t>
        </w:r>
      </w:ins>
    </w:p>
    <w:p w14:paraId="2D561DA1" w14:textId="77777777" w:rsidR="009F5E7D" w:rsidRDefault="009F5E7D" w:rsidP="009F5E7D">
      <w:pPr>
        <w:keepNext/>
        <w:rPr>
          <w:ins w:id="19185" w:author="Rev 6 Allen Wirfs-Brock" w:date="2012-02-01T11:06:00Z"/>
          <w:rFonts w:ascii="Helvetica" w:hAnsi="Helvetica"/>
          <w:b/>
          <w:spacing w:val="6"/>
        </w:rPr>
      </w:pPr>
      <w:ins w:id="19186" w:author="Rev 6 Allen Wirfs-Brock" w:date="2012-02-01T11:06:00Z">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Instantiation</w:t>
        </w:r>
      </w:ins>
    </w:p>
    <w:p w14:paraId="5BBB826D" w14:textId="77777777" w:rsidR="009F5E7D" w:rsidRPr="00FA3203" w:rsidRDefault="009F5E7D" w:rsidP="009F5E7D">
      <w:pPr>
        <w:ind w:left="360"/>
        <w:rPr>
          <w:ins w:id="19187" w:author="Rev 6 Allen Wirfs-Brock" w:date="2012-02-01T11:06:00Z"/>
        </w:rPr>
      </w:pPr>
      <w:ins w:id="19188" w:author="Rev 6 Allen Wirfs-Brock" w:date="2012-02-01T11:06:00Z">
        <w:r>
          <w:t>W</w:t>
        </w:r>
        <w:r w:rsidRPr="004418C4">
          <w:t xml:space="preserve">ith arguments </w:t>
        </w:r>
        <w:r w:rsidRPr="004418C4">
          <w:rPr>
            <w:rFonts w:ascii="Times New Roman" w:hAnsi="Times New Roman"/>
            <w:i/>
          </w:rPr>
          <w:t>value</w:t>
        </w:r>
        <w:r w:rsidRPr="004418C4">
          <w:t xml:space="preserve"> and </w:t>
        </w:r>
      </w:ins>
      <w:ins w:id="19189" w:author="Rev 6 Allen Wirfs-Brock" w:date="2012-02-27T16:31:00Z">
        <w:r w:rsidR="00767E5E">
          <w:rPr>
            <w:rFonts w:ascii="Times New Roman" w:hAnsi="Times New Roman"/>
            <w:i/>
          </w:rPr>
          <w:t>environment</w:t>
        </w:r>
      </w:ins>
      <w:ins w:id="19190" w:author="Rev 6 Allen Wirfs-Brock" w:date="2012-02-01T11:06:00Z">
        <w:r>
          <w:t>.</w:t>
        </w:r>
      </w:ins>
    </w:p>
    <w:p w14:paraId="438780BD" w14:textId="77777777" w:rsidR="00F04E83" w:rsidRPr="00E77497" w:rsidRDefault="00F04E83" w:rsidP="00F04E83">
      <w:pPr>
        <w:rPr>
          <w:ins w:id="19191" w:author="Rev 6 Allen Wirfs-Brock" w:date="2012-02-01T11:08:00Z"/>
        </w:rPr>
      </w:pPr>
      <w:ins w:id="19192" w:author="Rev 6 Allen Wirfs-Brock" w:date="2012-02-01T11:08:00Z">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ins>
      <w:ins w:id="19193" w:author="Rev 6 Allen Wirfs-Brock" w:date="2012-02-26T13:37:00Z">
        <w:r w:rsidR="00DB251D" w:rsidRPr="00451D9D">
          <w:rPr>
            <w:rFonts w:ascii="Times New Roman" w:hAnsi="Times New Roman"/>
            <w:i/>
          </w:rPr>
          <w:t>LetOrConst</w:t>
        </w:r>
        <w:r w:rsidR="00DB251D" w:rsidRPr="00DB251D">
          <w:rPr>
            <w:rFonts w:ascii="Courier New" w:hAnsi="Courier New"/>
            <w:b/>
            <w:i/>
          </w:rPr>
          <w:t xml:space="preserve"> </w:t>
        </w:r>
      </w:ins>
      <w:ins w:id="19194" w:author="Rev 6 Allen Wirfs-Brock" w:date="2012-02-01T11:08:00Z">
        <w:r w:rsidRPr="000B0083">
          <w:rPr>
            <w:rFonts w:ascii="Times New Roman" w:hAnsi="Times New Roman"/>
            <w:i/>
          </w:rPr>
          <w:t>ForBinding</w:t>
        </w:r>
        <w:r w:rsidRPr="00E77497">
          <w:rPr>
            <w:rFonts w:ascii="Times New Roman" w:hAnsi="Times New Roman"/>
            <w:i/>
          </w:rPr>
          <w:t xml:space="preserve"> </w:t>
        </w:r>
      </w:ins>
    </w:p>
    <w:p w14:paraId="4062B724" w14:textId="77777777" w:rsidR="00F04E83" w:rsidRPr="00E77497" w:rsidRDefault="00F04E83" w:rsidP="00390EC9">
      <w:pPr>
        <w:pStyle w:val="Alg4"/>
        <w:numPr>
          <w:ilvl w:val="0"/>
          <w:numId w:val="650"/>
        </w:numPr>
        <w:rPr>
          <w:ins w:id="19195" w:author="Rev 6 Allen Wirfs-Brock" w:date="2012-02-01T11:09:00Z"/>
          <w:i/>
        </w:rPr>
      </w:pPr>
      <w:ins w:id="19196" w:author="Rev 6 Allen Wirfs-Brock" w:date="2012-02-01T11:09:00Z">
        <w:r w:rsidRPr="00E77497">
          <w:t xml:space="preserve">For each element </w:t>
        </w:r>
      </w:ins>
      <w:ins w:id="19197" w:author="Rev 6 Allen Wirfs-Brock" w:date="2012-02-01T11:10:00Z">
        <w:r>
          <w:rPr>
            <w:i/>
          </w:rPr>
          <w:t>name</w:t>
        </w:r>
      </w:ins>
      <w:ins w:id="19198" w:author="Rev 6 Allen Wirfs-Brock" w:date="2012-02-01T11:09:00Z">
        <w:r w:rsidRPr="00E77497">
          <w:t xml:space="preserve"> of the </w:t>
        </w:r>
        <w:del w:id="19199" w:author="Rev 9 Allen Wirfs-Brock" w:date="2012-07-07T16:25:00Z">
          <w:r w:rsidRPr="00E77497" w:rsidDel="00201325">
            <w:delText>Bound</w:delText>
          </w:r>
        </w:del>
      </w:ins>
      <w:ins w:id="19200" w:author="Rev 6 Allen Wirfs-Brock" w:date="2012-02-01T13:37:00Z">
        <w:del w:id="19201" w:author="Rev 9 Allen Wirfs-Brock" w:date="2012-07-07T16:25:00Z">
          <w:r w:rsidR="002F6D6F" w:rsidDel="00201325">
            <w:delText xml:space="preserve"> </w:delText>
          </w:r>
        </w:del>
      </w:ins>
      <w:ins w:id="19202" w:author="Rev 6 Allen Wirfs-Brock" w:date="2012-02-01T11:09:00Z">
        <w:del w:id="19203" w:author="Rev 9 Allen Wirfs-Brock" w:date="2012-07-07T16:25:00Z">
          <w:r w:rsidRPr="00E77497" w:rsidDel="00201325">
            <w:delText>Names</w:delText>
          </w:r>
        </w:del>
      </w:ins>
      <w:ins w:id="19204" w:author="Rev 9 Allen Wirfs-Brock" w:date="2012-07-07T16:25:00Z">
        <w:r w:rsidR="00201325">
          <w:t>BoundNames</w:t>
        </w:r>
      </w:ins>
      <w:ins w:id="19205" w:author="Rev 6 Allen Wirfs-Brock" w:date="2012-02-01T11:09:00Z">
        <w:r w:rsidRPr="00E77497">
          <w:t xml:space="preserve"> of </w:t>
        </w:r>
        <w:r>
          <w:rPr>
            <w:i/>
          </w:rPr>
          <w:t>ForBinding</w:t>
        </w:r>
        <w:r w:rsidRPr="00E77497">
          <w:t xml:space="preserve"> do</w:t>
        </w:r>
      </w:ins>
    </w:p>
    <w:p w14:paraId="2618A9CF" w14:textId="77777777" w:rsidR="00EC0EFF" w:rsidRPr="00EC0EFF" w:rsidRDefault="00EC0EFF" w:rsidP="00EC0EFF">
      <w:pPr>
        <w:pStyle w:val="Alg4"/>
        <w:numPr>
          <w:ilvl w:val="1"/>
          <w:numId w:val="650"/>
        </w:numPr>
        <w:spacing w:after="220"/>
        <w:contextualSpacing/>
        <w:rPr>
          <w:ins w:id="19206" w:author="Rev 6 Allen Wirfs-Brock" w:date="2012-02-26T13:50:00Z"/>
        </w:rPr>
      </w:pPr>
      <w:ins w:id="19207" w:author="Rev 6 Allen Wirfs-Brock" w:date="2012-02-26T13:50:00Z">
        <w:r>
          <w:t xml:space="preserve">If IsConstantDeclaration of </w:t>
        </w:r>
        <w:r w:rsidRPr="00451D9D">
          <w:rPr>
            <w:i/>
          </w:rPr>
          <w:t>LetOrConst</w:t>
        </w:r>
        <w:r>
          <w:t xml:space="preserve"> is </w:t>
        </w:r>
        <w:r w:rsidRPr="00EC0EFF">
          <w:rPr>
            <w:b/>
          </w:rPr>
          <w:t>false</w:t>
        </w:r>
        <w:r>
          <w:t>, then</w:t>
        </w:r>
      </w:ins>
    </w:p>
    <w:p w14:paraId="1B3739DA" w14:textId="77777777" w:rsidR="00F04E83" w:rsidRPr="00E77497" w:rsidRDefault="00F04E83" w:rsidP="00EC0EFF">
      <w:pPr>
        <w:pStyle w:val="Alg4"/>
        <w:numPr>
          <w:ilvl w:val="2"/>
          <w:numId w:val="650"/>
        </w:numPr>
        <w:spacing w:after="220"/>
        <w:contextualSpacing/>
        <w:rPr>
          <w:ins w:id="19208" w:author="Rev 6 Allen Wirfs-Brock" w:date="2012-02-01T11:09:00Z"/>
        </w:rPr>
      </w:pPr>
      <w:ins w:id="19209" w:author="Rev 6 Allen Wirfs-Brock" w:date="2012-02-01T11:09:00Z">
        <w:r w:rsidRPr="00E77497">
          <w:t xml:space="preserve">Call </w:t>
        </w:r>
      </w:ins>
      <w:ins w:id="19210" w:author="Rev 6 Allen Wirfs-Brock" w:date="2012-02-27T16:31:00Z">
        <w:r w:rsidR="00767E5E">
          <w:rPr>
            <w:i/>
          </w:rPr>
          <w:t>environment</w:t>
        </w:r>
      </w:ins>
      <w:ins w:id="19211" w:author="Rev 6 Allen Wirfs-Brock" w:date="2012-02-01T11:09:00Z">
        <w:r w:rsidRPr="00E77497">
          <w:t xml:space="preserve">’s </w:t>
        </w:r>
      </w:ins>
      <w:ins w:id="19212" w:author="Rev 6 Allen Wirfs-Brock" w:date="2012-02-01T11:12:00Z">
        <w:r w:rsidRPr="00E77497">
          <w:t xml:space="preserve">CreateMutableBinding concrete method </w:t>
        </w:r>
      </w:ins>
      <w:ins w:id="19213" w:author="Rev 6 Allen Wirfs-Brock" w:date="2012-02-01T11:19:00Z">
        <w:r w:rsidR="000B07FE">
          <w:t>with argument</w:t>
        </w:r>
      </w:ins>
      <w:ins w:id="19214" w:author="Rev 6 Allen Wirfs-Brock" w:date="2012-02-01T11:12:00Z">
        <w:r w:rsidRPr="00E77497">
          <w:t xml:space="preserve"> </w:t>
        </w:r>
        <w:r>
          <w:rPr>
            <w:i/>
          </w:rPr>
          <w:t>name</w:t>
        </w:r>
        <w:r w:rsidRPr="00E77497">
          <w:t>.</w:t>
        </w:r>
      </w:ins>
    </w:p>
    <w:p w14:paraId="30B316E5" w14:textId="77777777" w:rsidR="00EC0EFF" w:rsidRDefault="00EC0EFF" w:rsidP="00EC0EFF">
      <w:pPr>
        <w:pStyle w:val="Alg4"/>
        <w:numPr>
          <w:ilvl w:val="1"/>
          <w:numId w:val="650"/>
        </w:numPr>
        <w:spacing w:after="220"/>
        <w:contextualSpacing/>
        <w:rPr>
          <w:ins w:id="19215" w:author="Rev 6 Allen Wirfs-Brock" w:date="2012-02-26T13:50:00Z"/>
        </w:rPr>
      </w:pPr>
      <w:ins w:id="19216" w:author="Rev 6 Allen Wirfs-Brock" w:date="2012-02-26T13:51:00Z">
        <w:r>
          <w:t xml:space="preserve">Else, </w:t>
        </w:r>
      </w:ins>
    </w:p>
    <w:p w14:paraId="61821998" w14:textId="77777777" w:rsidR="00EC0EFF" w:rsidRPr="00E77497" w:rsidRDefault="00EC0EFF" w:rsidP="00EC0EFF">
      <w:pPr>
        <w:pStyle w:val="Alg4"/>
        <w:numPr>
          <w:ilvl w:val="2"/>
          <w:numId w:val="650"/>
        </w:numPr>
        <w:spacing w:after="220"/>
        <w:contextualSpacing/>
        <w:rPr>
          <w:ins w:id="19217" w:author="Rev 6 Allen Wirfs-Brock" w:date="2012-02-26T13:51:00Z"/>
        </w:rPr>
      </w:pPr>
      <w:ins w:id="19218" w:author="Rev 6 Allen Wirfs-Brock" w:date="2012-02-26T13:51:00Z">
        <w:r w:rsidRPr="00E77497">
          <w:t xml:space="preserve">Call </w:t>
        </w:r>
      </w:ins>
      <w:ins w:id="19219" w:author="Rev 6 Allen Wirfs-Brock" w:date="2012-02-27T16:31:00Z">
        <w:r w:rsidR="00767E5E">
          <w:rPr>
            <w:i/>
          </w:rPr>
          <w:t>environment</w:t>
        </w:r>
      </w:ins>
      <w:ins w:id="19220" w:author="Rev 6 Allen Wirfs-Brock" w:date="2012-02-26T13:51:00Z">
        <w:r w:rsidRPr="00E77497">
          <w:t xml:space="preserve">’s CreateImmutableBinding concrete method </w:t>
        </w:r>
        <w:r>
          <w:t>with argument</w:t>
        </w:r>
        <w:r w:rsidRPr="00E77497">
          <w:t xml:space="preserve"> </w:t>
        </w:r>
        <w:r>
          <w:rPr>
            <w:i/>
          </w:rPr>
          <w:t>name</w:t>
        </w:r>
        <w:r w:rsidRPr="00E77497">
          <w:t>.</w:t>
        </w:r>
      </w:ins>
    </w:p>
    <w:p w14:paraId="571CC438" w14:textId="77777777" w:rsidR="00F04E83" w:rsidRPr="00E77497" w:rsidRDefault="00F04E83" w:rsidP="00F04E83">
      <w:pPr>
        <w:pStyle w:val="Alg4"/>
        <w:numPr>
          <w:ilvl w:val="0"/>
          <w:numId w:val="650"/>
        </w:numPr>
        <w:spacing w:after="220"/>
        <w:contextualSpacing/>
        <w:rPr>
          <w:ins w:id="19221" w:author="Rev 6 Allen Wirfs-Brock" w:date="2012-02-01T11:08:00Z"/>
        </w:rPr>
      </w:pPr>
      <w:ins w:id="19222" w:author="Rev 6 Allen Wirfs-Brock" w:date="2012-02-01T11:08:00Z">
        <w:del w:id="19223" w:author="Rev 9 Allen Wirfs-Brock" w:date="2012-07-07T17:07:00Z">
          <w:r w:rsidRPr="004418C4" w:rsidDel="00DE0144">
            <w:delText>Perform</w:delText>
          </w:r>
        </w:del>
      </w:ins>
      <w:ins w:id="19224" w:author="Rev 9 Allen Wirfs-Brock" w:date="2012-07-07T17:07:00Z">
        <w:r w:rsidR="00DE0144">
          <w:t>Return the result of performing</w:t>
        </w:r>
      </w:ins>
      <w:ins w:id="19225" w:author="Rev 6 Allen Wirfs-Brock" w:date="2012-02-01T11:08:00Z">
        <w:r w:rsidRPr="004418C4">
          <w:t xml:space="preserve"> Binding </w:t>
        </w:r>
      </w:ins>
      <w:ins w:id="19226" w:author="Rev 6 Allen Wirfs-Brock" w:date="2012-02-27T15:46:00Z">
        <w:r w:rsidR="00A113E2">
          <w:t>Initialisation</w:t>
        </w:r>
      </w:ins>
      <w:ins w:id="19227" w:author="Rev 6 Allen Wirfs-Brock" w:date="2012-02-01T11:08:00Z">
        <w:r w:rsidRPr="004418C4">
          <w:t xml:space="preserve"> for </w:t>
        </w:r>
        <w:r w:rsidRPr="000B0083">
          <w:rPr>
            <w:i/>
          </w:rPr>
          <w:t>For</w:t>
        </w:r>
        <w:r>
          <w:rPr>
            <w:i/>
          </w:rPr>
          <w:t>Binding</w:t>
        </w:r>
        <w:r w:rsidRPr="004418C4">
          <w:t xml:space="preserve"> passing</w:t>
        </w:r>
        <w:r w:rsidRPr="004418C4">
          <w:rPr>
            <w:i/>
          </w:rPr>
          <w:t xml:space="preserve"> </w:t>
        </w:r>
        <w:r>
          <w:rPr>
            <w:i/>
          </w:rPr>
          <w:t>value</w:t>
        </w:r>
        <w:r>
          <w:t xml:space="preserve"> </w:t>
        </w:r>
        <w:r w:rsidRPr="004418C4">
          <w:t xml:space="preserve">and </w:t>
        </w:r>
      </w:ins>
      <w:ins w:id="19228" w:author="Rev 6 Allen Wirfs-Brock" w:date="2012-02-27T16:31:00Z">
        <w:r w:rsidR="00767E5E">
          <w:rPr>
            <w:i/>
          </w:rPr>
          <w:t>environment</w:t>
        </w:r>
      </w:ins>
      <w:ins w:id="19229" w:author="Rev 6 Allen Wirfs-Brock" w:date="2012-02-01T11:11:00Z">
        <w:r w:rsidRPr="004418C4">
          <w:t xml:space="preserve"> </w:t>
        </w:r>
      </w:ins>
      <w:ins w:id="19230" w:author="Rev 6 Allen Wirfs-Brock" w:date="2012-02-01T11:08:00Z">
        <w:r w:rsidRPr="004418C4">
          <w:t>as the arguments.</w:t>
        </w:r>
      </w:ins>
    </w:p>
    <w:p w14:paraId="05A076AF" w14:textId="77777777" w:rsidR="00F84DC3" w:rsidDel="009F1BE2" w:rsidRDefault="00F84DC3" w:rsidP="00F84DC3">
      <w:pPr>
        <w:keepNext/>
        <w:rPr>
          <w:ins w:id="19231" w:author="Rev 6 Allen Wirfs-Brock" w:date="2012-01-31T14:10:00Z"/>
          <w:del w:id="19232" w:author="Rev 7 Allen Wirfs-Brock" w:date="2012-04-24T18:18:00Z"/>
          <w:rFonts w:ascii="Helvetica" w:hAnsi="Helvetica"/>
          <w:b/>
          <w:spacing w:val="6"/>
        </w:rPr>
      </w:pPr>
      <w:ins w:id="19233" w:author="Rev 6 Allen Wirfs-Brock" w:date="2012-01-31T14:10:00Z">
        <w:del w:id="19234" w:author="Rev 7 Allen Wirfs-Brock" w:date="2012-04-24T18:18:00Z">
          <w:r w:rsidRPr="00E77497" w:rsidDel="009F1BE2">
            <w:rPr>
              <w:rFonts w:ascii="Helvetica" w:hAnsi="Helvetica"/>
              <w:b/>
            </w:rPr>
            <w:delText xml:space="preserve">Runtime Semantics: </w:delText>
          </w:r>
          <w:r w:rsidRPr="00E77497" w:rsidDel="009F1BE2">
            <w:rPr>
              <w:rFonts w:ascii="Helvetica" w:hAnsi="Helvetica"/>
              <w:b/>
              <w:spacing w:val="6"/>
            </w:rPr>
            <w:delText xml:space="preserve">Binding </w:delText>
          </w:r>
        </w:del>
      </w:ins>
      <w:ins w:id="19235" w:author="Rev 6 Allen Wirfs-Brock" w:date="2012-02-27T15:46:00Z">
        <w:del w:id="19236" w:author="Rev 7 Allen Wirfs-Brock" w:date="2012-04-24T18:18:00Z">
          <w:r w:rsidR="00A113E2" w:rsidDel="009F1BE2">
            <w:rPr>
              <w:rFonts w:ascii="Helvetica" w:hAnsi="Helvetica"/>
              <w:b/>
              <w:spacing w:val="6"/>
            </w:rPr>
            <w:delText>Initialisation</w:delText>
          </w:r>
        </w:del>
      </w:ins>
    </w:p>
    <w:p w14:paraId="77F5BEFC" w14:textId="77777777" w:rsidR="00F84DC3" w:rsidRPr="00FA3203" w:rsidDel="009F1BE2" w:rsidRDefault="00F84DC3" w:rsidP="00F84DC3">
      <w:pPr>
        <w:ind w:left="360"/>
        <w:rPr>
          <w:ins w:id="19237" w:author="Rev 6 Allen Wirfs-Brock" w:date="2012-01-31T14:10:00Z"/>
          <w:del w:id="19238" w:author="Rev 7 Allen Wirfs-Brock" w:date="2012-04-24T18:18:00Z"/>
        </w:rPr>
      </w:pPr>
      <w:ins w:id="19239" w:author="Rev 6 Allen Wirfs-Brock" w:date="2012-01-31T14:10:00Z">
        <w:del w:id="19240" w:author="Rev 7 Allen Wirfs-Brock" w:date="2012-04-24T18:18:00Z">
          <w:r w:rsidDel="009F1BE2">
            <w:delText>W</w:delText>
          </w:r>
          <w:r w:rsidRPr="004418C4" w:rsidDel="009F1BE2">
            <w:delText xml:space="preserve">ith arguments </w:delText>
          </w:r>
          <w:r w:rsidRPr="004418C4" w:rsidDel="009F1BE2">
            <w:rPr>
              <w:rFonts w:ascii="Times New Roman" w:hAnsi="Times New Roman"/>
              <w:i/>
            </w:rPr>
            <w:delText>value</w:delText>
          </w:r>
          <w:r w:rsidRPr="004418C4" w:rsidDel="009F1BE2">
            <w:delText xml:space="preserve"> and </w:delText>
          </w:r>
        </w:del>
      </w:ins>
      <w:ins w:id="19241" w:author="Rev 6 Allen Wirfs-Brock" w:date="2012-02-27T16:31:00Z">
        <w:del w:id="19242" w:author="Rev 7 Allen Wirfs-Brock" w:date="2012-04-24T18:18:00Z">
          <w:r w:rsidR="00767E5E" w:rsidDel="009F1BE2">
            <w:rPr>
              <w:rFonts w:ascii="Times New Roman" w:hAnsi="Times New Roman"/>
              <w:i/>
            </w:rPr>
            <w:delText>environment</w:delText>
          </w:r>
        </w:del>
      </w:ins>
      <w:ins w:id="19243" w:author="Rev 6 Allen Wirfs-Brock" w:date="2012-01-31T14:10:00Z">
        <w:del w:id="19244" w:author="Rev 7 Allen Wirfs-Brock" w:date="2012-04-24T18:18:00Z">
          <w:r w:rsidDel="009F1BE2">
            <w:delText>.</w:delText>
          </w:r>
        </w:del>
      </w:ins>
    </w:p>
    <w:p w14:paraId="29ACB838" w14:textId="77777777" w:rsidR="00F84DC3" w:rsidRPr="008E00F6" w:rsidDel="009F1BE2" w:rsidRDefault="00F84DC3" w:rsidP="00F84DC3">
      <w:pPr>
        <w:rPr>
          <w:ins w:id="19245" w:author="Rev 6 Allen Wirfs-Brock" w:date="2012-01-31T14:10:00Z"/>
          <w:del w:id="19246" w:author="Rev 7 Allen Wirfs-Brock" w:date="2012-04-24T18:18:00Z"/>
          <w:sz w:val="18"/>
        </w:rPr>
      </w:pPr>
      <w:ins w:id="19247" w:author="Rev 6 Allen Wirfs-Brock" w:date="2012-01-31T14:10:00Z">
        <w:del w:id="19248" w:author="Rev 7 Allen Wirfs-Brock" w:date="2012-04-24T18:18:00Z">
          <w:r w:rsidRPr="008E00F6" w:rsidDel="009F1BE2">
            <w:rPr>
              <w:sz w:val="18"/>
            </w:rPr>
            <w:delText>NOTE</w:delText>
          </w:r>
          <w:r w:rsidRPr="008E00F6" w:rsidDel="009F1BE2">
            <w:rPr>
              <w:sz w:val="18"/>
            </w:rPr>
            <w:tab/>
          </w:r>
          <w:r w:rsidRPr="008E00F6" w:rsidDel="009F1BE2">
            <w:rPr>
              <w:b/>
              <w:sz w:val="18"/>
            </w:rPr>
            <w:delText>undefined</w:delText>
          </w:r>
          <w:r w:rsidRPr="008E00F6" w:rsidDel="009F1BE2">
            <w:rPr>
              <w:sz w:val="18"/>
            </w:rPr>
            <w:delText xml:space="preserve"> is passed for </w:delText>
          </w:r>
          <w:r w:rsidRPr="008E00F6" w:rsidDel="009F1BE2">
            <w:rPr>
              <w:rFonts w:ascii="Times New Roman" w:hAnsi="Times New Roman"/>
              <w:i/>
              <w:sz w:val="18"/>
            </w:rPr>
            <w:delText>environment</w:delText>
          </w:r>
          <w:r w:rsidRPr="008E00F6" w:rsidDel="009F1BE2">
            <w:rPr>
              <w:sz w:val="18"/>
            </w:rPr>
            <w:delText xml:space="preserve"> to indicate that a PutValue operation should be used to assign the </w:delText>
          </w:r>
        </w:del>
      </w:ins>
      <w:ins w:id="19249" w:author="Rev 6 Allen Wirfs-Brock" w:date="2012-02-27T15:48:00Z">
        <w:del w:id="19250" w:author="Rev 7 Allen Wirfs-Brock" w:date="2012-04-24T18:18:00Z">
          <w:r w:rsidR="00A113E2" w:rsidDel="009F1BE2">
            <w:rPr>
              <w:sz w:val="18"/>
            </w:rPr>
            <w:delText>initialisation</w:delText>
          </w:r>
        </w:del>
      </w:ins>
      <w:ins w:id="19251" w:author="Rev 6 Allen Wirfs-Brock" w:date="2012-01-31T14:10:00Z">
        <w:del w:id="19252" w:author="Rev 7 Allen Wirfs-Brock" w:date="2012-04-24T18:18:00Z">
          <w:r w:rsidRPr="008E00F6" w:rsidDel="009F1BE2">
            <w:rPr>
              <w:sz w:val="18"/>
            </w:rPr>
            <w:delText xml:space="preserve"> value.  This is the the case for </w:delText>
          </w:r>
          <w:r w:rsidRPr="008E00F6" w:rsidDel="009F1BE2">
            <w:rPr>
              <w:rFonts w:ascii="Courier New" w:hAnsi="Courier New"/>
              <w:b/>
              <w:sz w:val="18"/>
            </w:rPr>
            <w:delText>var</w:delText>
          </w:r>
          <w:r w:rsidRPr="008E00F6" w:rsidDel="009F1BE2">
            <w:rPr>
              <w:sz w:val="18"/>
            </w:rPr>
            <w:delText xml:space="preserve"> statements </w:delText>
          </w:r>
          <w:r w:rsidDel="009F1BE2">
            <w:rPr>
              <w:sz w:val="18"/>
            </w:rPr>
            <w:delText>formal parameter lists of non-strict functions.</w:delText>
          </w:r>
          <w:r w:rsidRPr="008E00F6" w:rsidDel="009F1BE2">
            <w:rPr>
              <w:sz w:val="18"/>
            </w:rPr>
            <w:delText xml:space="preserve"> </w:delText>
          </w:r>
          <w:r w:rsidDel="009F1BE2">
            <w:rPr>
              <w:sz w:val="18"/>
            </w:rPr>
            <w:delText>In those cases</w:delText>
          </w:r>
          <w:r w:rsidRPr="008E00F6" w:rsidDel="009F1BE2">
            <w:rPr>
              <w:sz w:val="18"/>
            </w:rPr>
            <w:delText xml:space="preserve"> a lexical binding is hosted and preinitialized prior to evaluation of its initializer. </w:delText>
          </w:r>
        </w:del>
      </w:ins>
    </w:p>
    <w:p w14:paraId="6223FAC2" w14:textId="77777777" w:rsidR="005C189A" w:rsidRPr="00E77497" w:rsidDel="009F1BE2" w:rsidRDefault="005C189A" w:rsidP="005C189A">
      <w:pPr>
        <w:rPr>
          <w:ins w:id="19253" w:author="Rev 6 Allen Wirfs-Brock" w:date="2012-01-31T15:22:00Z"/>
          <w:del w:id="19254" w:author="Rev 7 Allen Wirfs-Brock" w:date="2012-04-24T18:18:00Z"/>
        </w:rPr>
      </w:pPr>
      <w:ins w:id="19255" w:author="Rev 6 Allen Wirfs-Brock" w:date="2012-01-31T15:22:00Z">
        <w:del w:id="19256"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Del="009F1BE2">
            <w:rPr>
              <w:rFonts w:ascii="Times New Roman" w:hAnsi="Times New Roman"/>
              <w:i/>
            </w:rPr>
            <w:delText>BindingPattern</w:delText>
          </w:r>
          <w:r w:rsidRPr="00E77497" w:rsidDel="009F1BE2">
            <w:rPr>
              <w:rFonts w:ascii="Times New Roman" w:hAnsi="Times New Roman"/>
              <w:i/>
            </w:rPr>
            <w:delText xml:space="preserve"> </w:delText>
          </w:r>
        </w:del>
      </w:ins>
    </w:p>
    <w:p w14:paraId="1957CA15" w14:textId="77777777" w:rsidR="005C189A" w:rsidRPr="00E77497" w:rsidDel="009F1BE2" w:rsidRDefault="005C189A" w:rsidP="00EA5E1B">
      <w:pPr>
        <w:pStyle w:val="Alg4"/>
        <w:numPr>
          <w:ilvl w:val="0"/>
          <w:numId w:val="648"/>
        </w:numPr>
        <w:spacing w:after="220"/>
        <w:contextualSpacing/>
        <w:rPr>
          <w:ins w:id="19257" w:author="Rev 6 Allen Wirfs-Brock" w:date="2012-01-31T15:22:00Z"/>
          <w:del w:id="19258" w:author="Rev 7 Allen Wirfs-Brock" w:date="2012-04-24T18:18:00Z"/>
        </w:rPr>
      </w:pPr>
      <w:ins w:id="19259" w:author="Rev 6 Allen Wirfs-Brock" w:date="2012-01-31T15:22:00Z">
        <w:del w:id="19260" w:author="Rev 7 Allen Wirfs-Brock" w:date="2012-04-24T18:18:00Z">
          <w:r w:rsidRPr="004418C4" w:rsidDel="009F1BE2">
            <w:delText xml:space="preserve">Perform Binding </w:delText>
          </w:r>
        </w:del>
      </w:ins>
      <w:ins w:id="19261" w:author="Rev 6 Allen Wirfs-Brock" w:date="2012-02-27T15:46:00Z">
        <w:del w:id="19262" w:author="Rev 7 Allen Wirfs-Brock" w:date="2012-04-24T18:18:00Z">
          <w:r w:rsidR="00A113E2" w:rsidDel="009F1BE2">
            <w:delText>Initialisation</w:delText>
          </w:r>
        </w:del>
      </w:ins>
      <w:ins w:id="19263" w:author="Rev 6 Allen Wirfs-Brock" w:date="2012-01-31T15:22:00Z">
        <w:del w:id="19264" w:author="Rev 7 Allen Wirfs-Brock" w:date="2012-04-24T18:18:00Z">
          <w:r w:rsidRPr="004418C4" w:rsidDel="009F1BE2">
            <w:delText xml:space="preserve"> for </w:delText>
          </w:r>
        </w:del>
      </w:ins>
      <w:ins w:id="19265" w:author="Rev 6 Allen Wirfs-Brock" w:date="2012-01-31T15:23:00Z">
        <w:del w:id="19266" w:author="Rev 7 Allen Wirfs-Brock" w:date="2012-04-24T18:18:00Z">
          <w:r w:rsidDel="009F1BE2">
            <w:rPr>
              <w:i/>
            </w:rPr>
            <w:delText>BindingPattern</w:delText>
          </w:r>
          <w:r w:rsidRPr="004418C4" w:rsidDel="009F1BE2">
            <w:delText xml:space="preserve"> </w:delText>
          </w:r>
        </w:del>
      </w:ins>
      <w:ins w:id="19267" w:author="Rev 6 Allen Wirfs-Brock" w:date="2012-01-31T15:22:00Z">
        <w:del w:id="19268" w:author="Rev 7 Allen Wirfs-Brock" w:date="2012-04-24T18:18:00Z">
          <w:r w:rsidRPr="004418C4" w:rsidDel="009F1BE2">
            <w:delText>passing</w:delText>
          </w:r>
          <w:r w:rsidRPr="004418C4" w:rsidDel="009F1BE2">
            <w:rPr>
              <w:i/>
            </w:rPr>
            <w:delText xml:space="preserve"> </w:delText>
          </w:r>
        </w:del>
      </w:ins>
      <w:ins w:id="19269" w:author="Rev 6 Allen Wirfs-Brock" w:date="2012-01-31T15:30:00Z">
        <w:del w:id="19270" w:author="Rev 7 Allen Wirfs-Brock" w:date="2012-04-24T18:18:00Z">
          <w:r w:rsidR="00EA5E1B" w:rsidDel="009F1BE2">
            <w:rPr>
              <w:i/>
            </w:rPr>
            <w:delText>value</w:delText>
          </w:r>
        </w:del>
      </w:ins>
      <w:ins w:id="19271" w:author="Rev 6 Allen Wirfs-Brock" w:date="2012-01-31T15:24:00Z">
        <w:del w:id="19272" w:author="Rev 7 Allen Wirfs-Brock" w:date="2012-04-24T18:18:00Z">
          <w:r w:rsidR="00EA5E1B" w:rsidDel="009F1BE2">
            <w:delText xml:space="preserve"> </w:delText>
          </w:r>
        </w:del>
      </w:ins>
      <w:ins w:id="19273" w:author="Rev 6 Allen Wirfs-Brock" w:date="2012-01-31T15:22:00Z">
        <w:del w:id="19274" w:author="Rev 7 Allen Wirfs-Brock" w:date="2012-04-24T18:18:00Z">
          <w:r w:rsidRPr="004418C4" w:rsidDel="009F1BE2">
            <w:delText xml:space="preserve">and </w:delText>
          </w:r>
          <w:r w:rsidRPr="004418C4" w:rsidDel="009F1BE2">
            <w:rPr>
              <w:i/>
            </w:rPr>
            <w:delText>env</w:delText>
          </w:r>
          <w:r w:rsidRPr="004418C4" w:rsidDel="009F1BE2">
            <w:delText xml:space="preserve"> as the arguments.</w:delText>
          </w:r>
        </w:del>
      </w:ins>
    </w:p>
    <w:p w14:paraId="57F046CB" w14:textId="77777777" w:rsidR="005C189A" w:rsidRPr="00E77497" w:rsidDel="009F1BE2" w:rsidRDefault="005C189A" w:rsidP="005C189A">
      <w:pPr>
        <w:rPr>
          <w:ins w:id="19275" w:author="Rev 6 Allen Wirfs-Brock" w:date="2012-01-31T15:22:00Z"/>
          <w:del w:id="19276" w:author="Rev 7 Allen Wirfs-Brock" w:date="2012-04-24T18:18:00Z"/>
        </w:rPr>
      </w:pPr>
      <w:ins w:id="19277" w:author="Rev 6 Allen Wirfs-Brock" w:date="2012-01-31T15:22:00Z">
        <w:del w:id="19278"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RPr="00CA7892" w:rsidDel="009F1BE2">
            <w:rPr>
              <w:rFonts w:ascii="Times New Roman" w:hAnsi="Times New Roman"/>
              <w:i/>
            </w:rPr>
            <w:delText>VariableDeclarationNoIn</w:delText>
          </w:r>
          <w:r w:rsidRPr="00E77497" w:rsidDel="009F1BE2">
            <w:delText xml:space="preserve"> </w:delText>
          </w:r>
        </w:del>
      </w:ins>
    </w:p>
    <w:p w14:paraId="37D8B84E" w14:textId="77777777" w:rsidR="005C189A" w:rsidRPr="00E77497" w:rsidDel="009F1BE2" w:rsidRDefault="00EA5E1B" w:rsidP="00EA5E1B">
      <w:pPr>
        <w:pStyle w:val="Alg4"/>
        <w:numPr>
          <w:ilvl w:val="0"/>
          <w:numId w:val="649"/>
        </w:numPr>
        <w:spacing w:after="220"/>
        <w:contextualSpacing/>
        <w:rPr>
          <w:ins w:id="19279" w:author="Rev 6 Allen Wirfs-Brock" w:date="2012-01-31T15:22:00Z"/>
          <w:del w:id="19280" w:author="Rev 7 Allen Wirfs-Brock" w:date="2012-04-24T18:18:00Z"/>
        </w:rPr>
      </w:pPr>
      <w:ins w:id="19281" w:author="Rev 6 Allen Wirfs-Brock" w:date="2012-01-31T15:25:00Z">
        <w:del w:id="19282" w:author="Rev 7 Allen Wirfs-Brock" w:date="2012-04-24T18:18:00Z">
          <w:r w:rsidRPr="004418C4" w:rsidDel="009F1BE2">
            <w:delText xml:space="preserve">Perform Binding </w:delText>
          </w:r>
        </w:del>
      </w:ins>
      <w:ins w:id="19283" w:author="Rev 6 Allen Wirfs-Brock" w:date="2012-02-27T15:46:00Z">
        <w:del w:id="19284" w:author="Rev 7 Allen Wirfs-Brock" w:date="2012-04-24T18:18:00Z">
          <w:r w:rsidR="00A113E2" w:rsidDel="009F1BE2">
            <w:delText>Initialisation</w:delText>
          </w:r>
        </w:del>
      </w:ins>
      <w:ins w:id="19285" w:author="Rev 6 Allen Wirfs-Brock" w:date="2012-01-31T15:25:00Z">
        <w:del w:id="19286" w:author="Rev 7 Allen Wirfs-Brock" w:date="2012-04-24T18:18:00Z">
          <w:r w:rsidRPr="004418C4" w:rsidDel="009F1BE2">
            <w:delText xml:space="preserve"> for </w:delText>
          </w:r>
        </w:del>
      </w:ins>
      <w:ins w:id="19287" w:author="Rev 6 Allen Wirfs-Brock" w:date="2012-01-31T15:31:00Z">
        <w:del w:id="19288" w:author="Rev 7 Allen Wirfs-Brock" w:date="2012-04-24T18:18:00Z">
          <w:r w:rsidRPr="00CA7892" w:rsidDel="009F1BE2">
            <w:rPr>
              <w:i/>
            </w:rPr>
            <w:delText>VariableDeclarationNoIn</w:delText>
          </w:r>
          <w:r w:rsidRPr="00E77497" w:rsidDel="009F1BE2">
            <w:delText xml:space="preserve"> </w:delText>
          </w:r>
        </w:del>
      </w:ins>
      <w:ins w:id="19289" w:author="Rev 6 Allen Wirfs-Brock" w:date="2012-01-31T15:25:00Z">
        <w:del w:id="19290" w:author="Rev 7 Allen Wirfs-Brock" w:date="2012-04-24T18:18:00Z">
          <w:r w:rsidRPr="004418C4" w:rsidDel="009F1BE2">
            <w:delText>passing</w:delText>
          </w:r>
          <w:r w:rsidRPr="004418C4" w:rsidDel="009F1BE2">
            <w:rPr>
              <w:i/>
            </w:rPr>
            <w:delText xml:space="preserve"> </w:delText>
          </w:r>
        </w:del>
      </w:ins>
      <w:ins w:id="19291" w:author="Rev 6 Allen Wirfs-Brock" w:date="2012-01-31T15:26:00Z">
        <w:del w:id="19292" w:author="Rev 7 Allen Wirfs-Brock" w:date="2012-04-24T18:18:00Z">
          <w:r w:rsidDel="009F1BE2">
            <w:rPr>
              <w:i/>
            </w:rPr>
            <w:delText>value</w:delText>
          </w:r>
        </w:del>
      </w:ins>
      <w:ins w:id="19293" w:author="Rev 6 Allen Wirfs-Brock" w:date="2012-01-31T15:25:00Z">
        <w:del w:id="19294" w:author="Rev 7 Allen Wirfs-Brock" w:date="2012-04-24T18:18:00Z">
          <w:r w:rsidDel="009F1BE2">
            <w:delText xml:space="preserve"> </w:delText>
          </w:r>
          <w:r w:rsidRPr="004418C4" w:rsidDel="009F1BE2">
            <w:delText xml:space="preserve">and </w:delText>
          </w:r>
          <w:r w:rsidRPr="004418C4" w:rsidDel="009F1BE2">
            <w:rPr>
              <w:i/>
            </w:rPr>
            <w:delText>env</w:delText>
          </w:r>
          <w:r w:rsidRPr="004418C4" w:rsidDel="009F1BE2">
            <w:delText xml:space="preserve"> as the arguments.</w:delText>
          </w:r>
        </w:del>
      </w:ins>
    </w:p>
    <w:p w14:paraId="10236B05" w14:textId="77777777" w:rsidR="000B0083" w:rsidRPr="00E77497" w:rsidDel="00297E3D" w:rsidRDefault="000B0083" w:rsidP="000B0083">
      <w:pPr>
        <w:rPr>
          <w:ins w:id="19295" w:author="Rev 6 Allen Wirfs-Brock" w:date="2012-01-31T15:47:00Z"/>
          <w:del w:id="19296" w:author="Rev 7 Allen Wirfs-Brock" w:date="2012-04-12T17:54:00Z"/>
        </w:rPr>
      </w:pPr>
      <w:ins w:id="19297" w:author="Rev 6 Allen Wirfs-Brock" w:date="2012-01-31T15:47:00Z">
        <w:del w:id="19298" w:author="Rev 7 Allen Wirfs-Brock" w:date="2012-04-12T17:54:00Z">
          <w:r w:rsidRPr="001A6405" w:rsidDel="00297E3D">
            <w:rPr>
              <w:rFonts w:ascii="Times New Roman" w:hAnsi="Times New Roman"/>
              <w:i/>
            </w:rPr>
            <w:delText>For</w:delText>
          </w:r>
          <w:r w:rsidDel="00297E3D">
            <w:rPr>
              <w:rFonts w:ascii="Times New Roman" w:hAnsi="Times New Roman"/>
              <w:i/>
            </w:rPr>
            <w:delText xml:space="preserve">Binding </w:delText>
          </w:r>
          <w:r w:rsidRPr="00E77497" w:rsidDel="00297E3D">
            <w:rPr>
              <w:b/>
            </w:rPr>
            <w:delText>:</w:delText>
          </w:r>
          <w:r w:rsidRPr="00E77497" w:rsidDel="00297E3D">
            <w:rPr>
              <w:rFonts w:ascii="Times New Roman" w:hAnsi="Times New Roman"/>
              <w:i/>
            </w:rPr>
            <w:delText xml:space="preserve"> </w:delText>
          </w:r>
          <w:r w:rsidDel="00297E3D">
            <w:rPr>
              <w:rFonts w:ascii="Times New Roman" w:hAnsi="Times New Roman"/>
              <w:i/>
            </w:rPr>
            <w:delText>BindingIdentifier</w:delText>
          </w:r>
          <w:r w:rsidRPr="00E77497" w:rsidDel="00297E3D">
            <w:rPr>
              <w:rFonts w:ascii="Times New Roman" w:hAnsi="Times New Roman"/>
              <w:i/>
            </w:rPr>
            <w:delText xml:space="preserve"> </w:delText>
          </w:r>
        </w:del>
      </w:ins>
    </w:p>
    <w:p w14:paraId="39CD5AC2" w14:textId="77777777" w:rsidR="000B0083" w:rsidRPr="00E77497" w:rsidDel="00297E3D" w:rsidRDefault="000B0083" w:rsidP="000B0083">
      <w:pPr>
        <w:pStyle w:val="Alg4"/>
        <w:numPr>
          <w:ilvl w:val="0"/>
          <w:numId w:val="652"/>
        </w:numPr>
        <w:spacing w:after="220"/>
        <w:contextualSpacing/>
        <w:rPr>
          <w:ins w:id="19299" w:author="Rev 6 Allen Wirfs-Brock" w:date="2012-01-31T15:47:00Z"/>
          <w:del w:id="19300" w:author="Rev 7 Allen Wirfs-Brock" w:date="2012-04-12T17:54:00Z"/>
        </w:rPr>
      </w:pPr>
      <w:ins w:id="19301" w:author="Rev 6 Allen Wirfs-Brock" w:date="2012-01-31T15:47:00Z">
        <w:del w:id="19302" w:author="Rev 7 Allen Wirfs-Brock" w:date="2012-04-12T17:54:00Z">
          <w:r w:rsidRPr="004418C4" w:rsidDel="00297E3D">
            <w:delText xml:space="preserve">Perform Binding </w:delText>
          </w:r>
        </w:del>
      </w:ins>
      <w:ins w:id="19303" w:author="Rev 6 Allen Wirfs-Brock" w:date="2012-02-27T15:46:00Z">
        <w:del w:id="19304" w:author="Rev 7 Allen Wirfs-Brock" w:date="2012-04-12T17:54:00Z">
          <w:r w:rsidR="00A113E2" w:rsidDel="00297E3D">
            <w:delText>Initialisation</w:delText>
          </w:r>
        </w:del>
      </w:ins>
      <w:ins w:id="19305" w:author="Rev 6 Allen Wirfs-Brock" w:date="2012-01-31T15:47:00Z">
        <w:del w:id="19306" w:author="Rev 7 Allen Wirfs-Brock" w:date="2012-04-12T17:54:00Z">
          <w:r w:rsidRPr="004418C4" w:rsidDel="00297E3D">
            <w:delText xml:space="preserve"> for </w:delText>
          </w:r>
        </w:del>
      </w:ins>
      <w:ins w:id="19307" w:author="Rev 6 Allen Wirfs-Brock" w:date="2012-01-31T15:48:00Z">
        <w:del w:id="19308" w:author="Rev 7 Allen Wirfs-Brock" w:date="2012-04-12T17:54:00Z">
          <w:r w:rsidDel="00297E3D">
            <w:rPr>
              <w:i/>
            </w:rPr>
            <w:delText xml:space="preserve">BindingIdentifier </w:delText>
          </w:r>
        </w:del>
      </w:ins>
      <w:ins w:id="19309" w:author="Rev 6 Allen Wirfs-Brock" w:date="2012-01-31T15:47:00Z">
        <w:del w:id="19310" w:author="Rev 7 Allen Wirfs-Brock" w:date="2012-04-12T17:54:00Z">
          <w:r w:rsidRPr="004418C4" w:rsidDel="00297E3D">
            <w:delText xml:space="preserve"> 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14:paraId="161FAA4F" w14:textId="77777777" w:rsidR="000B0083" w:rsidRPr="00E77497" w:rsidDel="00297E3D" w:rsidRDefault="000B0083" w:rsidP="000B0083">
      <w:pPr>
        <w:rPr>
          <w:ins w:id="19311" w:author="Rev 6 Allen Wirfs-Brock" w:date="2012-01-31T15:47:00Z"/>
          <w:del w:id="19312" w:author="Rev 7 Allen Wirfs-Brock" w:date="2012-04-12T17:54:00Z"/>
        </w:rPr>
      </w:pPr>
      <w:ins w:id="19313" w:author="Rev 6 Allen Wirfs-Brock" w:date="2012-01-31T15:48:00Z">
        <w:del w:id="19314" w:author="Rev 7 Allen Wirfs-Brock" w:date="2012-04-12T17:54:00Z">
          <w:r w:rsidRPr="001A6405" w:rsidDel="00297E3D">
            <w:rPr>
              <w:rFonts w:ascii="Times New Roman" w:hAnsi="Times New Roman"/>
              <w:i/>
            </w:rPr>
            <w:delText>For</w:delText>
          </w:r>
          <w:r w:rsidDel="00297E3D">
            <w:rPr>
              <w:rFonts w:ascii="Times New Roman" w:hAnsi="Times New Roman"/>
              <w:i/>
            </w:rPr>
            <w:delText>Binding</w:delText>
          </w:r>
        </w:del>
      </w:ins>
      <w:ins w:id="19315" w:author="Rev 6 Allen Wirfs-Brock" w:date="2012-01-31T15:47:00Z">
        <w:del w:id="19316" w:author="Rev 7 Allen Wirfs-Brock" w:date="2012-04-12T17:54:00Z">
          <w:r w:rsidRPr="00E77497" w:rsidDel="00297E3D">
            <w:rPr>
              <w:b/>
            </w:rPr>
            <w:delText>:</w:delText>
          </w:r>
          <w:r w:rsidRPr="00E77497" w:rsidDel="00297E3D">
            <w:rPr>
              <w:rFonts w:ascii="Times New Roman" w:hAnsi="Times New Roman"/>
              <w:i/>
            </w:rPr>
            <w:delText xml:space="preserve"> </w:delText>
          </w:r>
        </w:del>
      </w:ins>
      <w:ins w:id="19317" w:author="Rev 6 Allen Wirfs-Brock" w:date="2012-01-31T15:48:00Z">
        <w:del w:id="19318" w:author="Rev 7 Allen Wirfs-Brock" w:date="2012-04-12T17:54:00Z">
          <w:r w:rsidDel="00297E3D">
            <w:rPr>
              <w:rFonts w:ascii="Times New Roman" w:hAnsi="Times New Roman"/>
              <w:i/>
            </w:rPr>
            <w:delText>BindingPattern</w:delText>
          </w:r>
        </w:del>
      </w:ins>
    </w:p>
    <w:p w14:paraId="57D54668" w14:textId="77777777" w:rsidR="000B0083" w:rsidRPr="00E77497" w:rsidDel="00297E3D" w:rsidRDefault="000B0083" w:rsidP="000B0083">
      <w:pPr>
        <w:pStyle w:val="Alg4"/>
        <w:numPr>
          <w:ilvl w:val="0"/>
          <w:numId w:val="653"/>
        </w:numPr>
        <w:spacing w:after="220"/>
        <w:contextualSpacing/>
        <w:rPr>
          <w:ins w:id="19319" w:author="Rev 6 Allen Wirfs-Brock" w:date="2012-01-31T15:47:00Z"/>
          <w:del w:id="19320" w:author="Rev 7 Allen Wirfs-Brock" w:date="2012-04-12T17:54:00Z"/>
        </w:rPr>
      </w:pPr>
      <w:ins w:id="19321" w:author="Rev 6 Allen Wirfs-Brock" w:date="2012-01-31T15:47:00Z">
        <w:del w:id="19322" w:author="Rev 7 Allen Wirfs-Brock" w:date="2012-04-12T17:54:00Z">
          <w:r w:rsidRPr="004418C4" w:rsidDel="00297E3D">
            <w:delText xml:space="preserve">Perform Binding </w:delText>
          </w:r>
        </w:del>
      </w:ins>
      <w:ins w:id="19323" w:author="Rev 6 Allen Wirfs-Brock" w:date="2012-02-27T15:46:00Z">
        <w:del w:id="19324" w:author="Rev 7 Allen Wirfs-Brock" w:date="2012-04-12T17:54:00Z">
          <w:r w:rsidR="00A113E2" w:rsidDel="00297E3D">
            <w:delText>Initialisation</w:delText>
          </w:r>
        </w:del>
      </w:ins>
      <w:ins w:id="19325" w:author="Rev 6 Allen Wirfs-Brock" w:date="2012-01-31T15:47:00Z">
        <w:del w:id="19326" w:author="Rev 7 Allen Wirfs-Brock" w:date="2012-04-12T17:54:00Z">
          <w:r w:rsidRPr="004418C4" w:rsidDel="00297E3D">
            <w:delText xml:space="preserve"> for </w:delText>
          </w:r>
        </w:del>
      </w:ins>
      <w:ins w:id="19327" w:author="Rev 6 Allen Wirfs-Brock" w:date="2012-01-31T15:48:00Z">
        <w:del w:id="19328" w:author="Rev 7 Allen Wirfs-Brock" w:date="2012-04-12T17:54:00Z">
          <w:r w:rsidDel="00297E3D">
            <w:rPr>
              <w:i/>
            </w:rPr>
            <w:delText>BindingPattern</w:delText>
          </w:r>
          <w:r w:rsidRPr="004418C4" w:rsidDel="00297E3D">
            <w:delText xml:space="preserve"> </w:delText>
          </w:r>
        </w:del>
      </w:ins>
      <w:ins w:id="19329" w:author="Rev 6 Allen Wirfs-Brock" w:date="2012-01-31T15:47:00Z">
        <w:del w:id="19330" w:author="Rev 7 Allen Wirfs-Brock" w:date="2012-04-12T17:54:00Z">
          <w:r w:rsidRPr="004418C4" w:rsidDel="00297E3D">
            <w:delText>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14:paraId="2BFAD5FB" w14:textId="77777777" w:rsidR="0068432C" w:rsidRDefault="0068432C" w:rsidP="0068432C">
      <w:pPr>
        <w:keepNext/>
        <w:rPr>
          <w:ins w:id="19331" w:author="Rev 6 Allen Wirfs-Brock" w:date="2012-02-26T10:57:00Z"/>
          <w:rFonts w:ascii="Helvetica" w:hAnsi="Helvetica"/>
          <w:b/>
          <w:spacing w:val="6"/>
        </w:rPr>
      </w:pPr>
      <w:ins w:id="19332" w:author="Rev 6 Allen Wirfs-Brock" w:date="2012-02-26T10:57:00Z">
        <w:r w:rsidRPr="00E77497">
          <w:rPr>
            <w:rFonts w:ascii="Helvetica" w:hAnsi="Helvetica"/>
            <w:b/>
          </w:rPr>
          <w:t xml:space="preserve">Runtime Semantics: </w:t>
        </w:r>
        <w:r>
          <w:rPr>
            <w:rFonts w:ascii="Helvetica" w:hAnsi="Helvetica"/>
            <w:b/>
            <w:spacing w:val="6"/>
          </w:rPr>
          <w:t>Labelled Evaluation</w:t>
        </w:r>
      </w:ins>
    </w:p>
    <w:p w14:paraId="50EFBBA0" w14:textId="77777777" w:rsidR="0068432C" w:rsidRPr="00FA3203" w:rsidRDefault="0068432C" w:rsidP="0068432C">
      <w:pPr>
        <w:ind w:left="360"/>
        <w:rPr>
          <w:ins w:id="19333" w:author="Rev 6 Allen Wirfs-Brock" w:date="2012-02-26T10:57:00Z"/>
        </w:rPr>
      </w:pPr>
      <w:ins w:id="19334" w:author="Rev 6 Allen Wirfs-Brock" w:date="2012-02-26T10:5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17FDC0DE" w14:textId="77777777" w:rsidR="00687A3E" w:rsidRPr="00E65A34" w:rsidDel="0068432C" w:rsidRDefault="00687A3E" w:rsidP="00D25231">
      <w:pPr>
        <w:keepNext/>
        <w:rPr>
          <w:ins w:id="19335" w:author="Rev 4 Allen Wirfs-Brock" w:date="2011-10-15T18:43:00Z"/>
          <w:del w:id="19336" w:author="Rev 6 Allen Wirfs-Brock" w:date="2012-02-26T10:57:00Z"/>
          <w:rFonts w:ascii="Helvetica" w:hAnsi="Helvetica"/>
          <w:b/>
        </w:rPr>
      </w:pPr>
      <w:ins w:id="19337" w:author="Rev 4 Allen Wirfs-Brock" w:date="2011-10-15T18:43:00Z">
        <w:del w:id="19338" w:author="Rev 6 Allen Wirfs-Brock" w:date="2012-02-26T10:57:00Z">
          <w:r w:rsidRPr="006B6D0A" w:rsidDel="0068432C">
            <w:rPr>
              <w:rFonts w:ascii="Helvetica" w:hAnsi="Helvetica"/>
              <w:b/>
            </w:rPr>
            <w:delText xml:space="preserve">Runtime Semantics: </w:delText>
          </w:r>
          <w:r w:rsidRPr="006B6D0A" w:rsidDel="0068432C">
            <w:rPr>
              <w:rFonts w:ascii="Helvetica" w:hAnsi="Helvetica"/>
              <w:b/>
              <w:spacing w:val="6"/>
            </w:rPr>
            <w:delText>Evaluation</w:delText>
          </w:r>
        </w:del>
      </w:ins>
    </w:p>
    <w:p w14:paraId="7CDCD305" w14:textId="77777777" w:rsidR="004C02EF" w:rsidRPr="00E77497" w:rsidRDefault="004C02EF" w:rsidP="004C02EF">
      <w:del w:id="19339" w:author="Rev 4 Allen Wirfs-Brock" w:date="2011-10-15T18:47:00Z">
        <w:r w:rsidRPr="009C202C" w:rsidDel="00D25231">
          <w:delText xml:space="preserve">The production </w:delText>
        </w:r>
      </w:del>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del w:id="19340" w:author="Rev 4 Allen Wirfs-Brock" w:date="2011-10-15T18:48:00Z">
        <w:r w:rsidRPr="00E77497" w:rsidDel="00D25231">
          <w:delText>is evaluated as follows:</w:delText>
        </w:r>
      </w:del>
    </w:p>
    <w:p w14:paraId="3E9866DF" w14:textId="77777777" w:rsidR="00E21F6A" w:rsidRPr="00E21F6A" w:rsidRDefault="00E21F6A" w:rsidP="00E21F6A">
      <w:pPr>
        <w:pStyle w:val="Alg3"/>
        <w:numPr>
          <w:ilvl w:val="0"/>
          <w:numId w:val="122"/>
        </w:numPr>
        <w:rPr>
          <w:ins w:id="19341" w:author="Rev 6 Allen Wirfs-Brock" w:date="2012-02-26T14:08:00Z"/>
        </w:rPr>
      </w:pPr>
      <w:ins w:id="19342" w:author="Rev 6 Allen Wirfs-Brock" w:date="2012-02-26T14:08:00Z">
        <w:r w:rsidRPr="00E77497">
          <w:t xml:space="preserve">Let </w:t>
        </w:r>
        <w:r>
          <w:rPr>
            <w:i/>
          </w:rPr>
          <w:t>keyResult</w:t>
        </w:r>
        <w:r w:rsidRPr="00E77497">
          <w:t xml:space="preserve"> be the result of </w:t>
        </w:r>
      </w:ins>
      <w:ins w:id="19343" w:author="Rev 6 Allen Wirfs-Brock" w:date="2012-02-26T14:09:00Z">
        <w:r>
          <w:t>performing For In/Of Expression Eval</w:t>
        </w:r>
      </w:ins>
      <w:ins w:id="19344" w:author="Rev 9 Allen Wirfs-Brock" w:date="2012-07-07T16:52:00Z">
        <w:r w:rsidR="000358AB">
          <w:t>u</w:t>
        </w:r>
      </w:ins>
      <w:ins w:id="19345" w:author="Rev 6 Allen Wirfs-Brock" w:date="2012-02-26T14:09:00Z">
        <w:r>
          <w:t xml:space="preserve">ation with </w:t>
        </w:r>
      </w:ins>
      <w:ins w:id="19346" w:author="Rev 6 Allen Wirfs-Brock" w:date="2012-02-26T14:08:00Z">
        <w:r w:rsidRPr="00E77497">
          <w:t xml:space="preserve"> </w:t>
        </w:r>
      </w:ins>
      <w:ins w:id="19347" w:author="Rev 6 Allen Wirfs-Brock" w:date="2012-02-26T14:10:00Z">
        <w:r w:rsidRPr="00E21F6A">
          <w:rPr>
            <w:i/>
          </w:rPr>
          <w:t>Statement</w:t>
        </w:r>
        <w:r>
          <w:t xml:space="preserve">, </w:t>
        </w:r>
        <w:r w:rsidRPr="00E21F6A">
          <w:rPr>
            <w:rFonts w:ascii="Arial" w:hAnsi="Arial" w:cs="Arial"/>
          </w:rPr>
          <w:t>enumerate</w:t>
        </w:r>
        <w:r>
          <w:t xml:space="preserve">, and </w:t>
        </w:r>
        <w:r w:rsidRPr="00E21F6A">
          <w:rPr>
            <w:i/>
          </w:rPr>
          <w:t>labelSet</w:t>
        </w:r>
      </w:ins>
      <w:ins w:id="19348" w:author="Rev 6 Allen Wirfs-Brock" w:date="2012-02-26T14:11:00Z">
        <w:r>
          <w:t>.</w:t>
        </w:r>
      </w:ins>
    </w:p>
    <w:p w14:paraId="77AF3CD2" w14:textId="77777777" w:rsidR="00E21F6A" w:rsidRDefault="00FA7F97" w:rsidP="00E21F6A">
      <w:pPr>
        <w:pStyle w:val="Alg3"/>
        <w:numPr>
          <w:ilvl w:val="0"/>
          <w:numId w:val="122"/>
        </w:numPr>
        <w:tabs>
          <w:tab w:val="left" w:pos="2160"/>
        </w:tabs>
        <w:rPr>
          <w:ins w:id="19349" w:author="Rev 6 Allen Wirfs-Brock" w:date="2012-02-26T14:13:00Z"/>
        </w:rPr>
      </w:pPr>
      <w:ins w:id="19350" w:author="Rev 6 Allen Wirfs-Brock" w:date="2012-02-26T14:41:00Z">
        <w:r>
          <w:t>ReturnIfAbrupt(</w:t>
        </w:r>
      </w:ins>
      <w:ins w:id="19351" w:author="Rev 6 Allen Wirfs-Brock" w:date="2012-02-26T14:13:00Z">
        <w:r w:rsidR="00E21F6A">
          <w:rPr>
            <w:i/>
          </w:rPr>
          <w:t>keyResult</w:t>
        </w:r>
      </w:ins>
      <w:ins w:id="19352" w:author="Rev 6 Allen Wirfs-Brock" w:date="2012-02-26T14:41:00Z">
        <w:r>
          <w:t>)</w:t>
        </w:r>
      </w:ins>
      <w:ins w:id="19353" w:author="Rev 6 Allen Wirfs-Brock" w:date="2012-02-26T16:08:00Z">
        <w:r w:rsidR="00514B53">
          <w:t>.</w:t>
        </w:r>
      </w:ins>
    </w:p>
    <w:p w14:paraId="18BD2CE4" w14:textId="77777777" w:rsidR="00E21F6A" w:rsidRDefault="00164D8C" w:rsidP="004B3A2D">
      <w:pPr>
        <w:pStyle w:val="Alg3"/>
        <w:numPr>
          <w:ilvl w:val="0"/>
          <w:numId w:val="122"/>
        </w:numPr>
        <w:spacing w:after="240"/>
        <w:rPr>
          <w:ins w:id="19354" w:author="Rev 6 Allen Wirfs-Brock" w:date="2012-02-26T16:06:00Z"/>
        </w:rPr>
      </w:pPr>
      <w:ins w:id="19355" w:author="Rev 6 Allen Wirfs-Brock" w:date="2012-02-26T14:46:00Z">
        <w:r>
          <w:t>Return</w:t>
        </w:r>
        <w:r w:rsidRPr="00E77497">
          <w:t xml:space="preserve"> the result of </w:t>
        </w:r>
        <w:r>
          <w:t>performing For In/Of Body Eval</w:t>
        </w:r>
      </w:ins>
      <w:ins w:id="19356" w:author="Rev 9 Allen Wirfs-Brock" w:date="2012-07-07T16:52:00Z">
        <w:r w:rsidR="000358AB">
          <w:t>u</w:t>
        </w:r>
      </w:ins>
      <w:ins w:id="19357" w:author="Rev 6 Allen Wirfs-Brock" w:date="2012-02-26T14:46:00Z">
        <w:r>
          <w:t xml:space="preserve">ation with </w:t>
        </w:r>
        <w:r w:rsidRPr="00E77497">
          <w:t xml:space="preserve"> </w:t>
        </w:r>
      </w:ins>
      <w:ins w:id="19358" w:author="Rev 6 Allen Wirfs-Brock" w:date="2012-02-26T14:50:00Z">
        <w:r w:rsidRPr="00E77497">
          <w:rPr>
            <w:rStyle w:val="bnf"/>
          </w:rPr>
          <w:t>LeftHandSideExpression</w:t>
        </w:r>
      </w:ins>
      <w:ins w:id="19359" w:author="Rev 6 Allen Wirfs-Brock" w:date="2012-02-26T14:51:00Z">
        <w:r>
          <w:t>,</w:t>
        </w:r>
      </w:ins>
      <w:ins w:id="19360" w:author="Rev 6 Allen Wirfs-Brock" w:date="2012-02-26T14:50:00Z">
        <w:r w:rsidRPr="00E77497">
          <w:t xml:space="preserve"> </w:t>
        </w:r>
      </w:ins>
      <w:ins w:id="19361" w:author="Rev 6 Allen Wirfs-Brock" w:date="2012-02-26T14:46:00Z">
        <w:r w:rsidRPr="00E21F6A">
          <w:rPr>
            <w:i/>
          </w:rPr>
          <w:t>Statement</w:t>
        </w:r>
        <w:r>
          <w:t xml:space="preserve">, </w:t>
        </w:r>
        <w:r w:rsidRPr="00FA7F97">
          <w:rPr>
            <w:i/>
          </w:rPr>
          <w:t>keyResult</w:t>
        </w:r>
        <w:del w:id="19362" w:author="Rev 7 Allen Wirfs-Brock" w:date="2012-04-09T16:27:00Z">
          <w:r w:rsidDel="008F79D4">
            <w:delText>.[[value]]</w:delText>
          </w:r>
        </w:del>
      </w:ins>
      <w:ins w:id="19363" w:author="Rev 6 Allen Wirfs-Brock" w:date="2012-02-26T14:51:00Z">
        <w:r>
          <w:t>,</w:t>
        </w:r>
      </w:ins>
      <w:ins w:id="19364" w:author="Rev 6 Allen Wirfs-Brock" w:date="2012-02-26T15:01:00Z">
        <w:r w:rsidR="00F4124C">
          <w:t xml:space="preserve"> </w:t>
        </w:r>
      </w:ins>
      <w:ins w:id="19365" w:author="Rev 6 Allen Wirfs-Brock" w:date="2012-02-26T14:46:00Z">
        <w:r>
          <w:t xml:space="preserve"> </w:t>
        </w:r>
        <w:r>
          <w:rPr>
            <w:rFonts w:ascii="Arial" w:hAnsi="Arial" w:cs="Arial"/>
          </w:rPr>
          <w:t>assignment</w:t>
        </w:r>
      </w:ins>
      <w:ins w:id="19366" w:author="Rev 6 Allen Wirfs-Brock" w:date="2012-02-26T14:51:00Z">
        <w:r>
          <w:t>,</w:t>
        </w:r>
      </w:ins>
      <w:ins w:id="19367" w:author="Rev 6 Allen Wirfs-Brock" w:date="2012-02-26T14:46:00Z">
        <w:r>
          <w:t xml:space="preserve"> and </w:t>
        </w:r>
        <w:r w:rsidRPr="00E21F6A">
          <w:rPr>
            <w:i/>
          </w:rPr>
          <w:t>labelSet</w:t>
        </w:r>
        <w:r>
          <w:t>.</w:t>
        </w:r>
      </w:ins>
    </w:p>
    <w:p w14:paraId="2C6FF02F"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19368" w:author="Rev 7 Allen Wirfs-Brock" w:date="2012-04-24T17:59:00Z">
        <w:r w:rsidRPr="00451D9D" w:rsidDel="004429A2">
          <w:rPr>
            <w:rFonts w:ascii="Times New Roman" w:hAnsi="Times New Roman"/>
            <w:i/>
          </w:rPr>
          <w:delText>BindingIdentifier</w:delText>
        </w:r>
        <w:r w:rsidDel="004429A2">
          <w:rPr>
            <w:i/>
          </w:rPr>
          <w:delText xml:space="preserve"> </w:delText>
        </w:r>
        <w:r w:rsidRPr="004418C4" w:rsidDel="004429A2">
          <w:delText xml:space="preserve"> </w:delText>
        </w:r>
      </w:del>
      <w:ins w:id="19369" w:author="Rev 7 Allen Wirfs-Brock" w:date="2012-04-24T18:19:00Z">
        <w:r w:rsidR="009F1BE2">
          <w:rPr>
            <w:rFonts w:ascii="Times New Roman" w:hAnsi="Times New Roman"/>
            <w:i/>
          </w:rPr>
          <w:t>ForBinding</w:t>
        </w:r>
      </w:ins>
      <w:ins w:id="19370" w:author="Rev 7 Allen Wirfs-Brock" w:date="2012-04-24T17:59:00Z">
        <w:r w:rsidR="004429A2">
          <w:rPr>
            <w:i/>
          </w:rPr>
          <w:t xml:space="preserve"> </w:t>
        </w:r>
        <w:r w:rsidR="004429A2" w:rsidRPr="004418C4">
          <w:t xml:space="preserve"> </w:t>
        </w:r>
      </w:ins>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5D5E0E3E" w14:textId="77777777" w:rsidR="00514B53" w:rsidRPr="00E21F6A" w:rsidRDefault="00514B53" w:rsidP="00514B53">
      <w:pPr>
        <w:pStyle w:val="Alg3"/>
        <w:numPr>
          <w:ilvl w:val="0"/>
          <w:numId w:val="123"/>
        </w:numPr>
        <w:rPr>
          <w:ins w:id="19371" w:author="Rev 6 Allen Wirfs-Brock" w:date="2012-02-26T16:08:00Z"/>
        </w:rPr>
      </w:pPr>
      <w:ins w:id="19372" w:author="Rev 6 Allen Wirfs-Brock" w:date="2012-02-26T16:08:00Z">
        <w:r w:rsidRPr="00E77497">
          <w:t xml:space="preserve">Let </w:t>
        </w:r>
        <w:r>
          <w:rPr>
            <w:i/>
          </w:rPr>
          <w:t>keyResult</w:t>
        </w:r>
        <w:r w:rsidRPr="00E77497">
          <w:t xml:space="preserve"> be the result of </w:t>
        </w:r>
        <w:r>
          <w:t>performing For In/Of Expression Eval</w:t>
        </w:r>
      </w:ins>
      <w:ins w:id="19373" w:author="Rev 9 Allen Wirfs-Brock" w:date="2012-07-07T16:53:00Z">
        <w:r w:rsidR="000358AB">
          <w:t>u</w:t>
        </w:r>
      </w:ins>
      <w:ins w:id="19374" w:author="Rev 6 Allen Wirfs-Brock" w:date="2012-02-26T16:08:00Z">
        <w:r>
          <w:t xml:space="preserve">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7C555230" w14:textId="77777777" w:rsidR="00514B53" w:rsidRDefault="00514B53" w:rsidP="00514B53">
      <w:pPr>
        <w:pStyle w:val="Alg3"/>
        <w:numPr>
          <w:ilvl w:val="0"/>
          <w:numId w:val="123"/>
        </w:numPr>
        <w:tabs>
          <w:tab w:val="left" w:pos="2160"/>
        </w:tabs>
        <w:rPr>
          <w:ins w:id="19375" w:author="Rev 6 Allen Wirfs-Brock" w:date="2012-02-26T16:08:00Z"/>
        </w:rPr>
      </w:pPr>
      <w:ins w:id="19376" w:author="Rev 6 Allen Wirfs-Brock" w:date="2012-02-26T16:08:00Z">
        <w:r>
          <w:t>ReturnIfAbrupt(</w:t>
        </w:r>
        <w:r>
          <w:rPr>
            <w:i/>
          </w:rPr>
          <w:t>keyResult</w:t>
        </w:r>
        <w:r>
          <w:t>).</w:t>
        </w:r>
      </w:ins>
    </w:p>
    <w:p w14:paraId="703EEA54" w14:textId="77777777" w:rsidR="00514B53" w:rsidRDefault="00514B53" w:rsidP="004B3A2D">
      <w:pPr>
        <w:pStyle w:val="Alg3"/>
        <w:numPr>
          <w:ilvl w:val="0"/>
          <w:numId w:val="123"/>
        </w:numPr>
        <w:spacing w:after="240"/>
        <w:rPr>
          <w:ins w:id="19377" w:author="Rev 6 Allen Wirfs-Brock" w:date="2012-02-26T14:04:00Z"/>
        </w:rPr>
      </w:pPr>
      <w:ins w:id="19378" w:author="Rev 6 Allen Wirfs-Brock" w:date="2012-02-26T16:09:00Z">
        <w:r>
          <w:t>Return</w:t>
        </w:r>
        <w:r w:rsidRPr="00E77497">
          <w:t xml:space="preserve"> the result of </w:t>
        </w:r>
        <w:r>
          <w:t>performing For In/Of Body Eval</w:t>
        </w:r>
      </w:ins>
      <w:ins w:id="19379" w:author="Rev 9 Allen Wirfs-Brock" w:date="2012-07-07T16:52:00Z">
        <w:r w:rsidR="000358AB">
          <w:t>u</w:t>
        </w:r>
      </w:ins>
      <w:ins w:id="19380" w:author="Rev 6 Allen Wirfs-Brock" w:date="2012-02-26T16:09:00Z">
        <w:r>
          <w:t xml:space="preserve">ation with </w:t>
        </w:r>
        <w:r w:rsidRPr="00E77497">
          <w:t xml:space="preserve"> </w:t>
        </w:r>
        <w:del w:id="19381" w:author="Rev 7 Allen Wirfs-Brock" w:date="2012-04-25T08:06:00Z">
          <w:r w:rsidRPr="00451D9D" w:rsidDel="007C32C2">
            <w:rPr>
              <w:i/>
            </w:rPr>
            <w:delText>BindingIdentifier</w:delText>
          </w:r>
        </w:del>
      </w:ins>
      <w:ins w:id="19382" w:author="Rev 7 Allen Wirfs-Brock" w:date="2012-04-25T08:06:00Z">
        <w:r w:rsidR="007C32C2">
          <w:rPr>
            <w:i/>
          </w:rPr>
          <w:t>ForBinding</w:t>
        </w:r>
      </w:ins>
      <w:ins w:id="19383" w:author="Rev 6 Allen Wirfs-Brock" w:date="2012-02-26T16:09:00Z">
        <w:r>
          <w:t>,</w:t>
        </w:r>
        <w:r w:rsidRPr="00E77497">
          <w:t xml:space="preserve"> </w:t>
        </w:r>
        <w:r w:rsidRPr="00E21F6A">
          <w:rPr>
            <w:i/>
          </w:rPr>
          <w:t>Statement</w:t>
        </w:r>
        <w:r>
          <w:t xml:space="preserve">, </w:t>
        </w:r>
        <w:r w:rsidRPr="00FA7F97">
          <w:rPr>
            <w:i/>
          </w:rPr>
          <w:t>keyResult</w:t>
        </w:r>
        <w:del w:id="19384" w:author="Rev 7 Allen Wirfs-Brock" w:date="2012-04-09T16:27:00Z">
          <w:r w:rsidDel="008F79D4">
            <w:delText>.[[value]]</w:delText>
          </w:r>
        </w:del>
        <w:r>
          <w:t xml:space="preserve">,  </w:t>
        </w:r>
      </w:ins>
      <w:ins w:id="19385" w:author="Rev 6 Allen Wirfs-Brock" w:date="2012-02-26T16:10:00Z">
        <w:r>
          <w:rPr>
            <w:rFonts w:ascii="Arial" w:hAnsi="Arial" w:cs="Arial"/>
          </w:rPr>
          <w:t>varBinding</w:t>
        </w:r>
      </w:ins>
      <w:ins w:id="19386" w:author="Rev 6 Allen Wirfs-Brock" w:date="2012-02-26T16:09:00Z">
        <w:r>
          <w:t xml:space="preserve">, and </w:t>
        </w:r>
        <w:r w:rsidRPr="00E21F6A">
          <w:rPr>
            <w:i/>
          </w:rPr>
          <w:t>labelSet</w:t>
        </w:r>
        <w:r>
          <w:t>.</w:t>
        </w:r>
      </w:ins>
    </w:p>
    <w:p w14:paraId="38B09220" w14:textId="77777777" w:rsidR="00514B53" w:rsidRPr="00E77497" w:rsidRDefault="00514B53" w:rsidP="00514B53">
      <w:pPr>
        <w:jc w:val="left"/>
        <w:rPr>
          <w:ins w:id="19387" w:author="Rev 6 Allen Wirfs-Brock" w:date="2012-02-26T16:12:00Z"/>
        </w:rPr>
      </w:pPr>
      <w:ins w:id="19388" w:author="Rev 6 Allen Wirfs-Brock" w:date="2012-02-26T16:12: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68E2A7F8" w14:textId="77777777" w:rsidR="00514B53" w:rsidRPr="00E21F6A" w:rsidRDefault="00514B53" w:rsidP="004B3A2D">
      <w:pPr>
        <w:pStyle w:val="Alg3"/>
        <w:numPr>
          <w:ilvl w:val="0"/>
          <w:numId w:val="693"/>
        </w:numPr>
        <w:rPr>
          <w:ins w:id="19389" w:author="Rev 6 Allen Wirfs-Brock" w:date="2012-02-26T16:12:00Z"/>
        </w:rPr>
      </w:pPr>
      <w:ins w:id="19390" w:author="Rev 6 Allen Wirfs-Brock" w:date="2012-02-26T16:12:00Z">
        <w:r w:rsidRPr="00E77497">
          <w:t xml:space="preserve">Let </w:t>
        </w:r>
        <w:r>
          <w:rPr>
            <w:i/>
          </w:rPr>
          <w:t>keyResult</w:t>
        </w:r>
        <w:r w:rsidRPr="00E77497">
          <w:t xml:space="preserve"> be the result of </w:t>
        </w:r>
        <w:r>
          <w:t>performing For In/Of Expression Eval</w:t>
        </w:r>
      </w:ins>
      <w:ins w:id="19391" w:author="Rev 9 Allen Wirfs-Brock" w:date="2012-07-07T16:53:00Z">
        <w:r w:rsidR="000358AB">
          <w:t>u</w:t>
        </w:r>
      </w:ins>
      <w:ins w:id="19392" w:author="Rev 6 Allen Wirfs-Brock" w:date="2012-02-26T16:12:00Z">
        <w:r>
          <w:t xml:space="preserve">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5A52C6D5" w14:textId="77777777" w:rsidR="00514B53" w:rsidRDefault="00514B53" w:rsidP="004B3A2D">
      <w:pPr>
        <w:pStyle w:val="Alg3"/>
        <w:numPr>
          <w:ilvl w:val="0"/>
          <w:numId w:val="693"/>
        </w:numPr>
        <w:tabs>
          <w:tab w:val="left" w:pos="2160"/>
        </w:tabs>
        <w:rPr>
          <w:ins w:id="19393" w:author="Rev 6 Allen Wirfs-Brock" w:date="2012-02-26T16:12:00Z"/>
        </w:rPr>
      </w:pPr>
      <w:ins w:id="19394" w:author="Rev 6 Allen Wirfs-Brock" w:date="2012-02-26T16:12:00Z">
        <w:r>
          <w:t>ReturnIfAbrupt(</w:t>
        </w:r>
        <w:r>
          <w:rPr>
            <w:i/>
          </w:rPr>
          <w:t>keyResult</w:t>
        </w:r>
        <w:r>
          <w:t>).</w:t>
        </w:r>
      </w:ins>
    </w:p>
    <w:p w14:paraId="34A2CF3E" w14:textId="77777777" w:rsidR="00514B53" w:rsidRDefault="00514B53" w:rsidP="004B3A2D">
      <w:pPr>
        <w:pStyle w:val="Alg3"/>
        <w:numPr>
          <w:ilvl w:val="0"/>
          <w:numId w:val="693"/>
        </w:numPr>
        <w:spacing w:after="240"/>
        <w:rPr>
          <w:ins w:id="19395" w:author="Rev 6 Allen Wirfs-Brock" w:date="2012-02-26T16:12:00Z"/>
        </w:rPr>
      </w:pPr>
      <w:ins w:id="19396" w:author="Rev 6 Allen Wirfs-Brock" w:date="2012-02-26T16:12:00Z">
        <w:r>
          <w:t>Return</w:t>
        </w:r>
        <w:r w:rsidRPr="00E77497">
          <w:t xml:space="preserve"> the result of </w:t>
        </w:r>
        <w:r>
          <w:t>performing For In/Of Body Eval</w:t>
        </w:r>
      </w:ins>
      <w:ins w:id="19397" w:author="Rev 9 Allen Wirfs-Brock" w:date="2012-07-07T16:52:00Z">
        <w:r w:rsidR="000358AB">
          <w:t>u</w:t>
        </w:r>
      </w:ins>
      <w:ins w:id="19398" w:author="Rev 6 Allen Wirfs-Brock" w:date="2012-02-26T16:12:00Z">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19399" w:author="Rev 7 Allen Wirfs-Brock" w:date="2012-04-09T16:27:00Z">
          <w:r w:rsidDel="008F79D4">
            <w:delText>.[[value]]</w:delText>
          </w:r>
        </w:del>
        <w:r>
          <w:t xml:space="preserve">,  </w:t>
        </w:r>
      </w:ins>
      <w:ins w:id="19400" w:author="Rev 7 Allen Wirfs-Brock" w:date="2012-04-24T18:30:00Z">
        <w:r w:rsidR="00A22135">
          <w:rPr>
            <w:rFonts w:ascii="Arial" w:hAnsi="Arial" w:cs="Arial"/>
          </w:rPr>
          <w:t>lexicalBinding</w:t>
        </w:r>
      </w:ins>
      <w:ins w:id="19401" w:author="Rev 6 Allen Wirfs-Brock" w:date="2012-02-26T16:13:00Z">
        <w:del w:id="19402" w:author="Rev 7 Allen Wirfs-Brock" w:date="2012-04-24T18:30:00Z">
          <w:r w:rsidDel="00A22135">
            <w:rPr>
              <w:rFonts w:ascii="Arial" w:hAnsi="Arial" w:cs="Arial"/>
            </w:rPr>
            <w:delText>ForDeclaration</w:delText>
          </w:r>
        </w:del>
      </w:ins>
      <w:ins w:id="19403" w:author="Rev 6 Allen Wirfs-Brock" w:date="2012-02-26T16:12:00Z">
        <w:r>
          <w:t xml:space="preserve">, and </w:t>
        </w:r>
        <w:r w:rsidRPr="00E21F6A">
          <w:rPr>
            <w:i/>
          </w:rPr>
          <w:t>labelSet</w:t>
        </w:r>
        <w:r>
          <w:t>.</w:t>
        </w:r>
      </w:ins>
    </w:p>
    <w:p w14:paraId="64F54CA5" w14:textId="77777777" w:rsidR="00514B53" w:rsidRPr="00E77497" w:rsidRDefault="00514B53" w:rsidP="00514B53">
      <w:pPr>
        <w:rPr>
          <w:ins w:id="19404" w:author="Rev 6 Allen Wirfs-Brock" w:date="2012-02-26T16:14:00Z"/>
        </w:rPr>
      </w:pPr>
      <w:ins w:id="19405" w:author="Rev 6 Allen Wirfs-Brock" w:date="2012-02-26T16:14:00Z">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19406" w:author="Rev 6 Allen Wirfs-Brock" w:date="2012-02-26T16:16:00Z">
        <w:r w:rsidR="004B3A2D">
          <w:rPr>
            <w:rFonts w:ascii="Courier New" w:hAnsi="Courier New"/>
            <w:b/>
          </w:rPr>
          <w:t>of</w:t>
        </w:r>
      </w:ins>
      <w:ins w:id="19407" w:author="Rev 6 Allen Wirfs-Brock" w:date="2012-02-26T16:1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318A4EF4" w14:textId="77777777" w:rsidR="00514B53" w:rsidRPr="00E21F6A" w:rsidRDefault="00514B53" w:rsidP="004B3A2D">
      <w:pPr>
        <w:pStyle w:val="Alg3"/>
        <w:numPr>
          <w:ilvl w:val="0"/>
          <w:numId w:val="696"/>
        </w:numPr>
        <w:rPr>
          <w:ins w:id="19408" w:author="Rev 6 Allen Wirfs-Brock" w:date="2012-02-26T16:14:00Z"/>
        </w:rPr>
      </w:pPr>
      <w:ins w:id="19409" w:author="Rev 6 Allen Wirfs-Brock" w:date="2012-02-26T16:14:00Z">
        <w:r w:rsidRPr="00E77497">
          <w:t xml:space="preserve">Let </w:t>
        </w:r>
        <w:r>
          <w:rPr>
            <w:i/>
          </w:rPr>
          <w:t>keyResult</w:t>
        </w:r>
        <w:r w:rsidRPr="00E77497">
          <w:t xml:space="preserve"> be the result of </w:t>
        </w:r>
        <w:r>
          <w:t>performing For In/Of Expression Eval</w:t>
        </w:r>
      </w:ins>
      <w:ins w:id="19410" w:author="Rev 9 Allen Wirfs-Brock" w:date="2012-07-07T16:53:00Z">
        <w:r w:rsidR="000358AB">
          <w:t>u</w:t>
        </w:r>
      </w:ins>
      <w:ins w:id="19411" w:author="Rev 6 Allen Wirfs-Brock" w:date="2012-02-26T16:14:00Z">
        <w:r>
          <w:t xml:space="preserve">ation with </w:t>
        </w:r>
        <w:r w:rsidRPr="00E77497">
          <w:t xml:space="preserve"> </w:t>
        </w:r>
        <w:r w:rsidRPr="00E21F6A">
          <w:rPr>
            <w:i/>
          </w:rPr>
          <w:t>Statement</w:t>
        </w:r>
        <w:r>
          <w:t xml:space="preserve">, </w:t>
        </w:r>
      </w:ins>
      <w:ins w:id="19412" w:author="Rev 6 Allen Wirfs-Brock" w:date="2012-02-26T16:16:00Z">
        <w:r w:rsidR="004B3A2D">
          <w:rPr>
            <w:rFonts w:ascii="Arial" w:hAnsi="Arial" w:cs="Arial"/>
          </w:rPr>
          <w:t>iterate</w:t>
        </w:r>
      </w:ins>
      <w:ins w:id="19413" w:author="Rev 6 Allen Wirfs-Brock" w:date="2012-02-26T16:14:00Z">
        <w:r>
          <w:t xml:space="preserve">, and </w:t>
        </w:r>
        <w:r w:rsidRPr="00E21F6A">
          <w:rPr>
            <w:i/>
          </w:rPr>
          <w:t>labelSet</w:t>
        </w:r>
        <w:r>
          <w:t>.</w:t>
        </w:r>
      </w:ins>
    </w:p>
    <w:p w14:paraId="2203A788" w14:textId="77777777" w:rsidR="00514B53" w:rsidRDefault="00514B53" w:rsidP="004B3A2D">
      <w:pPr>
        <w:pStyle w:val="Alg3"/>
        <w:numPr>
          <w:ilvl w:val="0"/>
          <w:numId w:val="696"/>
        </w:numPr>
        <w:tabs>
          <w:tab w:val="left" w:pos="2160"/>
        </w:tabs>
        <w:rPr>
          <w:ins w:id="19414" w:author="Rev 6 Allen Wirfs-Brock" w:date="2012-02-26T16:14:00Z"/>
        </w:rPr>
      </w:pPr>
      <w:ins w:id="19415" w:author="Rev 6 Allen Wirfs-Brock" w:date="2012-02-26T16:14:00Z">
        <w:r>
          <w:t>ReturnIfAbrupt(</w:t>
        </w:r>
        <w:r>
          <w:rPr>
            <w:i/>
          </w:rPr>
          <w:t>keyResult</w:t>
        </w:r>
        <w:r>
          <w:t>).</w:t>
        </w:r>
      </w:ins>
    </w:p>
    <w:p w14:paraId="013ECB6D" w14:textId="77777777" w:rsidR="00514B53" w:rsidRDefault="00514B53" w:rsidP="004B3A2D">
      <w:pPr>
        <w:pStyle w:val="Alg3"/>
        <w:numPr>
          <w:ilvl w:val="0"/>
          <w:numId w:val="696"/>
        </w:numPr>
        <w:spacing w:after="240"/>
        <w:rPr>
          <w:ins w:id="19416" w:author="Rev 6 Allen Wirfs-Brock" w:date="2012-02-26T16:14:00Z"/>
        </w:rPr>
      </w:pPr>
      <w:ins w:id="19417" w:author="Rev 6 Allen Wirfs-Brock" w:date="2012-02-26T16:14:00Z">
        <w:r>
          <w:t>Return</w:t>
        </w:r>
        <w:r w:rsidRPr="00E77497">
          <w:t xml:space="preserve"> the result of </w:t>
        </w:r>
        <w:r>
          <w:t>performing For In/Of Body Eval</w:t>
        </w:r>
      </w:ins>
      <w:ins w:id="19418" w:author="Rev 9 Allen Wirfs-Brock" w:date="2012-07-07T16:53:00Z">
        <w:r w:rsidR="000358AB">
          <w:t>u</w:t>
        </w:r>
      </w:ins>
      <w:ins w:id="19419" w:author="Rev 6 Allen Wirfs-Brock" w:date="2012-02-26T16:14:00Z">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del w:id="19420" w:author="Rev 7 Allen Wirfs-Brock" w:date="2012-04-09T16:28:00Z">
          <w:r w:rsidDel="008F79D4">
            <w:delText>.[[value]]</w:delText>
          </w:r>
        </w:del>
        <w:r>
          <w:t xml:space="preserve">,  </w:t>
        </w:r>
        <w:r>
          <w:rPr>
            <w:rFonts w:ascii="Arial" w:hAnsi="Arial" w:cs="Arial"/>
          </w:rPr>
          <w:t>assignment</w:t>
        </w:r>
        <w:r>
          <w:t xml:space="preserve">, and </w:t>
        </w:r>
        <w:r w:rsidRPr="00E21F6A">
          <w:rPr>
            <w:i/>
          </w:rPr>
          <w:t>labelSet</w:t>
        </w:r>
        <w:r>
          <w:t>.</w:t>
        </w:r>
      </w:ins>
    </w:p>
    <w:p w14:paraId="610EBEDB" w14:textId="77777777" w:rsidR="00514B53" w:rsidRPr="00E77497" w:rsidRDefault="00514B53" w:rsidP="00514B53">
      <w:pPr>
        <w:jc w:val="left"/>
        <w:rPr>
          <w:ins w:id="19421" w:author="Rev 6 Allen Wirfs-Brock" w:date="2012-02-26T16:14:00Z"/>
        </w:rPr>
      </w:pPr>
      <w:ins w:id="19422"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19423" w:author="Rev 7 Allen Wirfs-Brock" w:date="2012-04-24T17:59:00Z">
          <w:r w:rsidRPr="00451D9D" w:rsidDel="004429A2">
            <w:rPr>
              <w:rFonts w:ascii="Times New Roman" w:hAnsi="Times New Roman"/>
              <w:i/>
            </w:rPr>
            <w:delText>BindingIdentifier</w:delText>
          </w:r>
        </w:del>
      </w:ins>
      <w:ins w:id="19424" w:author="Rev 7 Allen Wirfs-Brock" w:date="2012-04-24T18:19:00Z">
        <w:r w:rsidR="009F1BE2">
          <w:rPr>
            <w:rFonts w:ascii="Times New Roman" w:hAnsi="Times New Roman"/>
            <w:i/>
          </w:rPr>
          <w:t>ForBinding</w:t>
        </w:r>
      </w:ins>
      <w:ins w:id="19425" w:author="Rev 6 Allen Wirfs-Brock" w:date="2012-02-26T16:14:00Z">
        <w:r>
          <w:rPr>
            <w:i/>
          </w:rPr>
          <w:t xml:space="preserve"> </w:t>
        </w:r>
        <w:r w:rsidRPr="004418C4">
          <w:t xml:space="preserve"> </w:t>
        </w:r>
      </w:ins>
      <w:ins w:id="19426" w:author="Rev 6 Allen Wirfs-Brock" w:date="2012-02-26T16:16:00Z">
        <w:r w:rsidR="004B3A2D">
          <w:rPr>
            <w:rFonts w:ascii="Courier New" w:hAnsi="Courier New"/>
            <w:b/>
          </w:rPr>
          <w:t>of</w:t>
        </w:r>
      </w:ins>
      <w:ins w:id="19427"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0DBCC27C" w14:textId="77777777" w:rsidR="00514B53" w:rsidRPr="00E21F6A" w:rsidRDefault="00514B53" w:rsidP="004B3A2D">
      <w:pPr>
        <w:pStyle w:val="Alg3"/>
        <w:numPr>
          <w:ilvl w:val="0"/>
          <w:numId w:val="695"/>
        </w:numPr>
        <w:rPr>
          <w:ins w:id="19428" w:author="Rev 6 Allen Wirfs-Brock" w:date="2012-02-26T16:14:00Z"/>
        </w:rPr>
      </w:pPr>
      <w:ins w:id="19429" w:author="Rev 6 Allen Wirfs-Brock" w:date="2012-02-26T16:14:00Z">
        <w:r w:rsidRPr="00E77497">
          <w:t xml:space="preserve">Let </w:t>
        </w:r>
        <w:r>
          <w:rPr>
            <w:i/>
          </w:rPr>
          <w:t>keyResult</w:t>
        </w:r>
        <w:r w:rsidRPr="00E77497">
          <w:t xml:space="preserve"> be the result of </w:t>
        </w:r>
        <w:r>
          <w:t>performing For In/Of Expression Eval</w:t>
        </w:r>
      </w:ins>
      <w:ins w:id="19430" w:author="Rev 9 Allen Wirfs-Brock" w:date="2012-07-07T16:52:00Z">
        <w:r w:rsidR="000358AB">
          <w:t>u</w:t>
        </w:r>
      </w:ins>
      <w:ins w:id="19431" w:author="Rev 6 Allen Wirfs-Brock" w:date="2012-02-26T16:14:00Z">
        <w:r>
          <w:t xml:space="preserve">ation with </w:t>
        </w:r>
        <w:r w:rsidRPr="00E77497">
          <w:t xml:space="preserve"> </w:t>
        </w:r>
        <w:del w:id="19432" w:author="Rev 7 Allen Wirfs-Brock" w:date="2012-04-24T18:22:00Z">
          <w:r w:rsidRPr="00E21F6A" w:rsidDel="009F1BE2">
            <w:rPr>
              <w:i/>
            </w:rPr>
            <w:delText>Statement</w:delText>
          </w:r>
        </w:del>
      </w:ins>
      <w:ins w:id="19433" w:author="Rev 7 Allen Wirfs-Brock" w:date="2012-04-24T18:22:00Z">
        <w:r w:rsidR="009F1BE2">
          <w:rPr>
            <w:i/>
          </w:rPr>
          <w:t>Expression</w:t>
        </w:r>
      </w:ins>
      <w:ins w:id="19434" w:author="Rev 6 Allen Wirfs-Brock" w:date="2012-02-26T16:14:00Z">
        <w:r>
          <w:t xml:space="preserve">, </w:t>
        </w:r>
      </w:ins>
      <w:ins w:id="19435" w:author="Rev 6 Allen Wirfs-Brock" w:date="2012-02-26T16:16:00Z">
        <w:r w:rsidR="004B3A2D">
          <w:rPr>
            <w:rFonts w:ascii="Arial" w:hAnsi="Arial" w:cs="Arial"/>
          </w:rPr>
          <w:t>iterate</w:t>
        </w:r>
      </w:ins>
      <w:ins w:id="19436" w:author="Rev 6 Allen Wirfs-Brock" w:date="2012-02-26T16:14:00Z">
        <w:r>
          <w:t xml:space="preserve">, and </w:t>
        </w:r>
        <w:r w:rsidRPr="00E21F6A">
          <w:rPr>
            <w:i/>
          </w:rPr>
          <w:t>labelSet</w:t>
        </w:r>
        <w:r>
          <w:t>.</w:t>
        </w:r>
      </w:ins>
    </w:p>
    <w:p w14:paraId="1D7DD5B5" w14:textId="77777777" w:rsidR="00514B53" w:rsidRDefault="00514B53" w:rsidP="004B3A2D">
      <w:pPr>
        <w:pStyle w:val="Alg3"/>
        <w:numPr>
          <w:ilvl w:val="0"/>
          <w:numId w:val="695"/>
        </w:numPr>
        <w:tabs>
          <w:tab w:val="left" w:pos="2160"/>
        </w:tabs>
        <w:rPr>
          <w:ins w:id="19437" w:author="Rev 6 Allen Wirfs-Brock" w:date="2012-02-26T16:14:00Z"/>
        </w:rPr>
      </w:pPr>
      <w:ins w:id="19438" w:author="Rev 6 Allen Wirfs-Brock" w:date="2012-02-26T16:14:00Z">
        <w:r>
          <w:t>ReturnIfAbrupt(</w:t>
        </w:r>
        <w:r>
          <w:rPr>
            <w:i/>
          </w:rPr>
          <w:t>keyResult</w:t>
        </w:r>
        <w:r>
          <w:t>).</w:t>
        </w:r>
      </w:ins>
    </w:p>
    <w:p w14:paraId="7F7C3F3E" w14:textId="77777777" w:rsidR="00514B53" w:rsidRDefault="00514B53" w:rsidP="004B3A2D">
      <w:pPr>
        <w:pStyle w:val="Alg3"/>
        <w:numPr>
          <w:ilvl w:val="0"/>
          <w:numId w:val="695"/>
        </w:numPr>
        <w:spacing w:after="240"/>
        <w:rPr>
          <w:ins w:id="19439" w:author="Rev 6 Allen Wirfs-Brock" w:date="2012-02-26T16:14:00Z"/>
        </w:rPr>
      </w:pPr>
      <w:ins w:id="19440" w:author="Rev 6 Allen Wirfs-Brock" w:date="2012-02-26T16:14:00Z">
        <w:r>
          <w:t>Return</w:t>
        </w:r>
        <w:r w:rsidRPr="00E77497">
          <w:t xml:space="preserve"> the result of </w:t>
        </w:r>
        <w:r>
          <w:t>performing For In/Of Body Eval</w:t>
        </w:r>
      </w:ins>
      <w:ins w:id="19441" w:author="Rev 9 Allen Wirfs-Brock" w:date="2012-07-07T16:53:00Z">
        <w:r w:rsidR="000358AB">
          <w:t>u</w:t>
        </w:r>
      </w:ins>
      <w:ins w:id="19442" w:author="Rev 6 Allen Wirfs-Brock" w:date="2012-02-26T16:14:00Z">
        <w:r>
          <w:t xml:space="preserve">ation with </w:t>
        </w:r>
        <w:r w:rsidRPr="00E77497">
          <w:t xml:space="preserve"> </w:t>
        </w:r>
        <w:del w:id="19443" w:author="Rev 7 Allen Wirfs-Brock" w:date="2012-04-25T08:05:00Z">
          <w:r w:rsidRPr="00451D9D" w:rsidDel="007C32C2">
            <w:rPr>
              <w:i/>
            </w:rPr>
            <w:delText>BindingIdentifier</w:delText>
          </w:r>
        </w:del>
      </w:ins>
      <w:ins w:id="19444" w:author="Rev 7 Allen Wirfs-Brock" w:date="2012-04-25T08:05:00Z">
        <w:r w:rsidR="007C32C2">
          <w:rPr>
            <w:i/>
          </w:rPr>
          <w:t>ForBinding</w:t>
        </w:r>
      </w:ins>
      <w:ins w:id="19445" w:author="Rev 6 Allen Wirfs-Brock" w:date="2012-02-26T16:14:00Z">
        <w:r>
          <w:t>,</w:t>
        </w:r>
        <w:r w:rsidRPr="00E77497">
          <w:t xml:space="preserve"> </w:t>
        </w:r>
        <w:r w:rsidRPr="00E21F6A">
          <w:rPr>
            <w:i/>
          </w:rPr>
          <w:t>Statement</w:t>
        </w:r>
        <w:r>
          <w:t xml:space="preserve">, </w:t>
        </w:r>
        <w:r w:rsidRPr="00FA7F97">
          <w:rPr>
            <w:i/>
          </w:rPr>
          <w:t>keyResult</w:t>
        </w:r>
        <w:del w:id="19446" w:author="Rev 7 Allen Wirfs-Brock" w:date="2012-04-09T16:28:00Z">
          <w:r w:rsidDel="008F79D4">
            <w:delText>.[[value]]</w:delText>
          </w:r>
        </w:del>
        <w:r>
          <w:t xml:space="preserve">,  </w:t>
        </w:r>
        <w:r>
          <w:rPr>
            <w:rFonts w:ascii="Arial" w:hAnsi="Arial" w:cs="Arial"/>
          </w:rPr>
          <w:t>varBinding</w:t>
        </w:r>
        <w:r>
          <w:t xml:space="preserve">, and </w:t>
        </w:r>
        <w:r w:rsidRPr="00E21F6A">
          <w:rPr>
            <w:i/>
          </w:rPr>
          <w:t>labelSet</w:t>
        </w:r>
        <w:r>
          <w:t>.</w:t>
        </w:r>
      </w:ins>
    </w:p>
    <w:p w14:paraId="5C931A18" w14:textId="77777777" w:rsidR="00514B53" w:rsidRPr="00E77497" w:rsidRDefault="00514B53" w:rsidP="00514B53">
      <w:pPr>
        <w:jc w:val="left"/>
        <w:rPr>
          <w:ins w:id="19447" w:author="Rev 6 Allen Wirfs-Brock" w:date="2012-02-26T16:14:00Z"/>
        </w:rPr>
      </w:pPr>
      <w:ins w:id="19448"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ins>
      <w:ins w:id="19449" w:author="Rev 6 Allen Wirfs-Brock" w:date="2012-02-26T16:16:00Z">
        <w:r w:rsidR="004B3A2D">
          <w:rPr>
            <w:rFonts w:ascii="Courier New" w:hAnsi="Courier New"/>
            <w:b/>
          </w:rPr>
          <w:t>of</w:t>
        </w:r>
      </w:ins>
      <w:ins w:id="19450"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125CEC34" w14:textId="77777777" w:rsidR="00514B53" w:rsidRPr="00E21F6A" w:rsidRDefault="00514B53" w:rsidP="004B3A2D">
      <w:pPr>
        <w:pStyle w:val="Alg3"/>
        <w:numPr>
          <w:ilvl w:val="0"/>
          <w:numId w:val="694"/>
        </w:numPr>
        <w:rPr>
          <w:ins w:id="19451" w:author="Rev 6 Allen Wirfs-Brock" w:date="2012-02-26T16:14:00Z"/>
        </w:rPr>
      </w:pPr>
      <w:ins w:id="19452" w:author="Rev 6 Allen Wirfs-Brock" w:date="2012-02-26T16:14:00Z">
        <w:r w:rsidRPr="00E77497">
          <w:t xml:space="preserve">Let </w:t>
        </w:r>
        <w:r>
          <w:rPr>
            <w:i/>
          </w:rPr>
          <w:t>keyResult</w:t>
        </w:r>
        <w:r w:rsidRPr="00E77497">
          <w:t xml:space="preserve"> be the result of </w:t>
        </w:r>
        <w:r>
          <w:t>performing For In/Of Expression Eval</w:t>
        </w:r>
      </w:ins>
      <w:ins w:id="19453" w:author="Rev 9 Allen Wirfs-Brock" w:date="2012-07-07T16:53:00Z">
        <w:r w:rsidR="000358AB">
          <w:t>u</w:t>
        </w:r>
      </w:ins>
      <w:ins w:id="19454" w:author="Rev 6 Allen Wirfs-Brock" w:date="2012-02-26T16:14:00Z">
        <w:r>
          <w:t xml:space="preserve">ation with </w:t>
        </w:r>
        <w:r w:rsidRPr="00E77497">
          <w:t xml:space="preserve"> </w:t>
        </w:r>
        <w:del w:id="19455" w:author="Rev 7 Allen Wirfs-Brock" w:date="2012-04-24T18:22:00Z">
          <w:r w:rsidRPr="00E21F6A" w:rsidDel="009F1BE2">
            <w:rPr>
              <w:i/>
            </w:rPr>
            <w:delText>Statement</w:delText>
          </w:r>
        </w:del>
      </w:ins>
      <w:ins w:id="19456" w:author="Rev 7 Allen Wirfs-Brock" w:date="2012-04-24T18:22:00Z">
        <w:r w:rsidR="009F1BE2">
          <w:rPr>
            <w:i/>
          </w:rPr>
          <w:t>Expression</w:t>
        </w:r>
      </w:ins>
      <w:ins w:id="19457" w:author="Rev 6 Allen Wirfs-Brock" w:date="2012-02-26T16:14:00Z">
        <w:r>
          <w:t xml:space="preserve">, </w:t>
        </w:r>
      </w:ins>
      <w:ins w:id="19458" w:author="Rev 6 Allen Wirfs-Brock" w:date="2012-02-26T16:16:00Z">
        <w:r w:rsidR="004B3A2D">
          <w:rPr>
            <w:rFonts w:ascii="Arial" w:hAnsi="Arial" w:cs="Arial"/>
          </w:rPr>
          <w:t>iterate</w:t>
        </w:r>
      </w:ins>
      <w:ins w:id="19459" w:author="Rev 6 Allen Wirfs-Brock" w:date="2012-02-26T16:14:00Z">
        <w:r>
          <w:t xml:space="preserve">, and </w:t>
        </w:r>
        <w:r w:rsidRPr="00E21F6A">
          <w:rPr>
            <w:i/>
          </w:rPr>
          <w:t>labelSet</w:t>
        </w:r>
        <w:r>
          <w:t>.</w:t>
        </w:r>
      </w:ins>
    </w:p>
    <w:p w14:paraId="11DE466F" w14:textId="77777777" w:rsidR="00514B53" w:rsidRDefault="00514B53" w:rsidP="004B3A2D">
      <w:pPr>
        <w:pStyle w:val="Alg3"/>
        <w:numPr>
          <w:ilvl w:val="0"/>
          <w:numId w:val="694"/>
        </w:numPr>
        <w:tabs>
          <w:tab w:val="left" w:pos="2160"/>
        </w:tabs>
        <w:rPr>
          <w:ins w:id="19460" w:author="Rev 6 Allen Wirfs-Brock" w:date="2012-02-26T16:14:00Z"/>
        </w:rPr>
      </w:pPr>
      <w:ins w:id="19461" w:author="Rev 6 Allen Wirfs-Brock" w:date="2012-02-26T16:14:00Z">
        <w:r>
          <w:t>ReturnIfAbrupt(</w:t>
        </w:r>
        <w:r>
          <w:rPr>
            <w:i/>
          </w:rPr>
          <w:t>keyResult</w:t>
        </w:r>
        <w:r>
          <w:t>).</w:t>
        </w:r>
      </w:ins>
    </w:p>
    <w:p w14:paraId="1740C500" w14:textId="77777777" w:rsidR="00514B53" w:rsidRDefault="00514B53" w:rsidP="004B3A2D">
      <w:pPr>
        <w:pStyle w:val="Alg3"/>
        <w:numPr>
          <w:ilvl w:val="0"/>
          <w:numId w:val="694"/>
        </w:numPr>
        <w:spacing w:after="240"/>
        <w:rPr>
          <w:ins w:id="19462" w:author="Rev 6 Allen Wirfs-Brock" w:date="2012-02-26T16:14:00Z"/>
        </w:rPr>
      </w:pPr>
      <w:ins w:id="19463" w:author="Rev 6 Allen Wirfs-Brock" w:date="2012-02-26T16:14:00Z">
        <w:r>
          <w:t>Return</w:t>
        </w:r>
        <w:r w:rsidRPr="00E77497">
          <w:t xml:space="preserve"> the result of </w:t>
        </w:r>
        <w:r>
          <w:t>performing For In/Of Body Eval</w:t>
        </w:r>
      </w:ins>
      <w:ins w:id="19464" w:author="Rev 9 Allen Wirfs-Brock" w:date="2012-07-07T16:53:00Z">
        <w:r w:rsidR="000358AB">
          <w:t>u</w:t>
        </w:r>
      </w:ins>
      <w:ins w:id="19465" w:author="Rev 6 Allen Wirfs-Brock" w:date="2012-02-26T16:14:00Z">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19466" w:author="Rev 7 Allen Wirfs-Brock" w:date="2012-04-09T16:28:00Z">
          <w:r w:rsidDel="008F79D4">
            <w:delText>.[[value]]</w:delText>
          </w:r>
        </w:del>
        <w:r>
          <w:t xml:space="preserve">,  </w:t>
        </w:r>
      </w:ins>
      <w:ins w:id="19467" w:author="Rev 7 Allen Wirfs-Brock" w:date="2012-04-24T18:30:00Z">
        <w:r w:rsidR="00A22135">
          <w:rPr>
            <w:rFonts w:ascii="Arial" w:hAnsi="Arial" w:cs="Arial"/>
          </w:rPr>
          <w:t>lexicalBinding</w:t>
        </w:r>
      </w:ins>
      <w:ins w:id="19468" w:author="Rev 6 Allen Wirfs-Brock" w:date="2012-02-26T16:14:00Z">
        <w:del w:id="19469" w:author="Rev 7 Allen Wirfs-Brock" w:date="2012-04-24T18:30:00Z">
          <w:r w:rsidDel="00A22135">
            <w:rPr>
              <w:rFonts w:ascii="Arial" w:hAnsi="Arial" w:cs="Arial"/>
            </w:rPr>
            <w:delText>ForDeclaration</w:delText>
          </w:r>
        </w:del>
        <w:r>
          <w:t xml:space="preserve">, and </w:t>
        </w:r>
        <w:r w:rsidRPr="00E21F6A">
          <w:rPr>
            <w:i/>
          </w:rPr>
          <w:t>labelSet</w:t>
        </w:r>
        <w:r>
          <w:t>.</w:t>
        </w:r>
      </w:ins>
    </w:p>
    <w:p w14:paraId="2AD25F14" w14:textId="77777777" w:rsidR="00E21F6A" w:rsidRPr="0013710B" w:rsidRDefault="00E21F6A" w:rsidP="00E21F6A">
      <w:pPr>
        <w:rPr>
          <w:ins w:id="19470" w:author="Rev 6 Allen Wirfs-Brock" w:date="2012-02-26T14:04:00Z"/>
          <w:lang w:eastAsia="en-US"/>
        </w:rPr>
      </w:pPr>
      <w:ins w:id="19471" w:author="Rev 6 Allen Wirfs-Brock" w:date="2012-02-26T14:04:00Z">
        <w:r>
          <w:rPr>
            <w:lang w:eastAsia="en-US"/>
          </w:rPr>
          <w:t>The abstract</w:t>
        </w:r>
        <w:del w:id="19472" w:author="Rev 8 Allen Wirfs-Brock" w:date="2012-06-14T14:38:00Z">
          <w:r w:rsidDel="00D4543D">
            <w:rPr>
              <w:lang w:eastAsia="en-US"/>
            </w:rPr>
            <w:delText>ion</w:delText>
          </w:r>
        </w:del>
        <w:r>
          <w:rPr>
            <w:lang w:eastAsia="en-US"/>
          </w:rPr>
          <w:t xml:space="preserve"> operation For </w:t>
        </w:r>
      </w:ins>
      <w:ins w:id="19473" w:author="Rev 6 Allen Wirfs-Brock" w:date="2012-02-26T14:05:00Z">
        <w:r>
          <w:rPr>
            <w:lang w:eastAsia="en-US"/>
          </w:rPr>
          <w:t>In/Of</w:t>
        </w:r>
      </w:ins>
      <w:ins w:id="19474" w:author="Rev 6 Allen Wirfs-Brock" w:date="2012-02-26T14:04:00Z">
        <w:r>
          <w:rPr>
            <w:lang w:eastAsia="en-US"/>
          </w:rPr>
          <w:t xml:space="preserve"> </w:t>
        </w:r>
      </w:ins>
      <w:ins w:id="19475" w:author="Rev 6 Allen Wirfs-Brock" w:date="2012-02-26T14:05:00Z">
        <w:r>
          <w:rPr>
            <w:lang w:eastAsia="en-US"/>
          </w:rPr>
          <w:t xml:space="preserve">Expression </w:t>
        </w:r>
      </w:ins>
      <w:ins w:id="19476" w:author="Rev 6 Allen Wirfs-Brock" w:date="2012-02-26T14:04:00Z">
        <w:r>
          <w:rPr>
            <w:lang w:eastAsia="en-US"/>
          </w:rPr>
          <w:t xml:space="preserve">Evaluation with arguments </w:t>
        </w:r>
      </w:ins>
      <w:ins w:id="19477" w:author="Rev 6 Allen Wirfs-Brock" w:date="2012-02-26T14:06:00Z">
        <w:r>
          <w:rPr>
            <w:rFonts w:ascii="Times New Roman" w:hAnsi="Times New Roman"/>
            <w:i/>
            <w:lang w:eastAsia="en-US"/>
          </w:rPr>
          <w:t>expr</w:t>
        </w:r>
      </w:ins>
      <w:ins w:id="19478" w:author="Rev 6 Allen Wirfs-Brock" w:date="2012-02-26T14:04:00Z">
        <w:r>
          <w:rPr>
            <w:lang w:eastAsia="en-US"/>
          </w:rPr>
          <w:t xml:space="preserve">, </w:t>
        </w:r>
      </w:ins>
      <w:ins w:id="19479" w:author="Rev 6 Allen Wirfs-Brock" w:date="2012-02-26T14:11:00Z">
        <w:r>
          <w:rPr>
            <w:rFonts w:ascii="Times New Roman" w:hAnsi="Times New Roman"/>
            <w:i/>
            <w:lang w:eastAsia="en-US"/>
          </w:rPr>
          <w:t>iterationKind</w:t>
        </w:r>
      </w:ins>
      <w:ins w:id="19480" w:author="Rev 6 Allen Wirfs-Brock" w:date="2012-02-26T14:04:00Z">
        <w:r>
          <w:rPr>
            <w:lang w:eastAsia="en-US"/>
          </w:rPr>
          <w:t xml:space="preserve">, and </w:t>
        </w:r>
        <w:r w:rsidRPr="00033CAC">
          <w:rPr>
            <w:rFonts w:ascii="Times New Roman" w:hAnsi="Times New Roman"/>
            <w:i/>
            <w:lang w:eastAsia="en-US"/>
          </w:rPr>
          <w:t>labelSet</w:t>
        </w:r>
      </w:ins>
      <w:ins w:id="19481" w:author="Rev 9 Allen Wirfs-Brock" w:date="2012-07-08T13:30:00Z">
        <w:r w:rsidR="00B7141C">
          <w:rPr>
            <w:rFonts w:ascii="Times New Roman" w:hAnsi="Times New Roman"/>
            <w:lang w:eastAsia="en-US"/>
          </w:rPr>
          <w:t>.</w:t>
        </w:r>
      </w:ins>
      <w:ins w:id="19482" w:author="Rev 6 Allen Wirfs-Brock" w:date="2012-02-26T14:04:00Z">
        <w:r>
          <w:rPr>
            <w:lang w:eastAsia="en-US"/>
          </w:rPr>
          <w:t xml:space="preserve"> </w:t>
        </w:r>
      </w:ins>
      <w:ins w:id="19483" w:author="Rev 9 Allen Wirfs-Brock" w:date="2012-07-08T13:30:00Z">
        <w:r w:rsidR="00B7141C">
          <w:rPr>
            <w:lang w:eastAsia="en-US"/>
          </w:rPr>
          <w:t xml:space="preserve">The value </w:t>
        </w:r>
      </w:ins>
      <w:ins w:id="19484" w:author="Rev 9 Allen Wirfs-Brock" w:date="2012-07-08T13:32:00Z">
        <w:r w:rsidR="00B7141C">
          <w:rPr>
            <w:lang w:eastAsia="en-US"/>
          </w:rPr>
          <w:t>of</w:t>
        </w:r>
      </w:ins>
      <w:ins w:id="19485" w:author="Rev 9 Allen Wirfs-Brock" w:date="2012-07-08T13:30:00Z">
        <w:r w:rsidR="00B7141C">
          <w:rPr>
            <w:lang w:eastAsia="en-US"/>
          </w:rPr>
          <w:t xml:space="preserve"> </w:t>
        </w:r>
      </w:ins>
      <w:ins w:id="19486" w:author="Rev 9 Allen Wirfs-Brock" w:date="2012-07-08T13:31:00Z">
        <w:r w:rsidR="00B7141C">
          <w:rPr>
            <w:rFonts w:ascii="Times New Roman" w:hAnsi="Times New Roman"/>
            <w:i/>
            <w:lang w:eastAsia="en-US"/>
          </w:rPr>
          <w:t>iterationKind</w:t>
        </w:r>
      </w:ins>
      <w:ins w:id="19487" w:author="Rev 9 Allen Wirfs-Brock" w:date="2012-07-08T13:30:00Z">
        <w:r w:rsidR="00B7141C">
          <w:rPr>
            <w:lang w:eastAsia="en-US"/>
          </w:rPr>
          <w:t xml:space="preserve"> </w:t>
        </w:r>
      </w:ins>
      <w:ins w:id="19488" w:author="Rev 9 Allen Wirfs-Brock" w:date="2012-07-08T13:32:00Z">
        <w:r w:rsidR="00B7141C">
          <w:rPr>
            <w:lang w:eastAsia="en-US"/>
          </w:rPr>
          <w:t>is either</w:t>
        </w:r>
      </w:ins>
      <w:ins w:id="19489" w:author="Rev 9 Allen Wirfs-Brock" w:date="2012-07-08T13:30:00Z">
        <w:r w:rsidR="00B7141C">
          <w:rPr>
            <w:lang w:eastAsia="en-US"/>
          </w:rPr>
          <w:t xml:space="preserve"> </w:t>
        </w:r>
        <w:r w:rsidR="00B7141C" w:rsidRPr="00B7141C">
          <w:rPr>
            <w:b/>
            <w:lang w:eastAsia="en-US"/>
          </w:rPr>
          <w:t>enumerate</w:t>
        </w:r>
        <w:r w:rsidR="00B7141C">
          <w:rPr>
            <w:lang w:eastAsia="en-US"/>
          </w:rPr>
          <w:t xml:space="preserve"> </w:t>
        </w:r>
      </w:ins>
      <w:ins w:id="19490" w:author="Rev 9 Allen Wirfs-Brock" w:date="2012-07-08T13:32:00Z">
        <w:r w:rsidR="00B7141C">
          <w:rPr>
            <w:lang w:eastAsia="en-US"/>
          </w:rPr>
          <w:t>or</w:t>
        </w:r>
      </w:ins>
      <w:ins w:id="19491" w:author="Rev 9 Allen Wirfs-Brock" w:date="2012-07-08T13:30:00Z">
        <w:r w:rsidR="00B7141C">
          <w:rPr>
            <w:lang w:eastAsia="en-US"/>
          </w:rPr>
          <w:t xml:space="preserve"> </w:t>
        </w:r>
        <w:r w:rsidR="00B7141C" w:rsidRPr="00B7141C">
          <w:rPr>
            <w:b/>
            <w:lang w:eastAsia="en-US"/>
          </w:rPr>
          <w:t>iterate</w:t>
        </w:r>
        <w:r w:rsidR="00B7141C">
          <w:rPr>
            <w:lang w:eastAsia="en-US"/>
          </w:rPr>
          <w:t xml:space="preserve">. </w:t>
        </w:r>
      </w:ins>
      <w:ins w:id="19492" w:author="Rev 6 Allen Wirfs-Brock" w:date="2012-02-26T14:04:00Z">
        <w:del w:id="19493" w:author="Rev 9 Allen Wirfs-Brock" w:date="2012-07-08T13:31:00Z">
          <w:r w:rsidDel="00B7141C">
            <w:rPr>
              <w:lang w:eastAsia="en-US"/>
            </w:rPr>
            <w:delText>is performed as follows:</w:delText>
          </w:r>
        </w:del>
      </w:ins>
    </w:p>
    <w:p w14:paraId="63964014" w14:textId="77777777" w:rsidR="004C02EF" w:rsidRPr="00E77497" w:rsidRDefault="004C02EF" w:rsidP="00E21F6A">
      <w:pPr>
        <w:pStyle w:val="Alg3"/>
        <w:numPr>
          <w:ilvl w:val="0"/>
          <w:numId w:val="691"/>
        </w:numPr>
      </w:pPr>
      <w:r w:rsidRPr="00E77497">
        <w:t xml:space="preserve">Let </w:t>
      </w:r>
      <w:r w:rsidRPr="00E77497">
        <w:rPr>
          <w:i/>
        </w:rPr>
        <w:t>exprRef</w:t>
      </w:r>
      <w:r w:rsidRPr="00E77497">
        <w:t xml:space="preserve"> be the result of evaluating the</w:t>
      </w:r>
      <w:ins w:id="19494" w:author="Rev 6 Allen Wirfs-Brock" w:date="2012-02-26T14:06:00Z">
        <w:r w:rsidR="00E21F6A">
          <w:t xml:space="preserve"> production that is</w:t>
        </w:r>
      </w:ins>
      <w:r w:rsidRPr="00E77497">
        <w:t xml:space="preserve"> </w:t>
      </w:r>
      <w:del w:id="19495" w:author="Rev 6 Allen Wirfs-Brock" w:date="2012-02-26T14:06:00Z">
        <w:r w:rsidRPr="00E77497" w:rsidDel="00E21F6A">
          <w:rPr>
            <w:i/>
          </w:rPr>
          <w:delText>Expression</w:delText>
        </w:r>
      </w:del>
      <w:ins w:id="19496" w:author="Rev 6 Allen Wirfs-Brock" w:date="2012-02-26T14:06:00Z">
        <w:r w:rsidR="00E21F6A">
          <w:rPr>
            <w:i/>
          </w:rPr>
          <w:t>expr</w:t>
        </w:r>
      </w:ins>
      <w:r w:rsidRPr="00E77497">
        <w:t>.</w:t>
      </w:r>
    </w:p>
    <w:p w14:paraId="162539DA" w14:textId="77777777" w:rsidR="004C02EF" w:rsidRPr="00E77497" w:rsidRDefault="004C02EF" w:rsidP="00E21F6A">
      <w:pPr>
        <w:pStyle w:val="Alg3"/>
        <w:numPr>
          <w:ilvl w:val="0"/>
          <w:numId w:val="691"/>
        </w:numPr>
      </w:pPr>
      <w:r w:rsidRPr="00E77497">
        <w:t xml:space="preserve">Let </w:t>
      </w:r>
      <w:r w:rsidRPr="00E77497">
        <w:rPr>
          <w:i/>
        </w:rPr>
        <w:t>experValue</w:t>
      </w:r>
      <w:r w:rsidRPr="00E77497">
        <w:t xml:space="preserve"> be GetValue(</w:t>
      </w:r>
      <w:r w:rsidRPr="00E77497">
        <w:rPr>
          <w:i/>
        </w:rPr>
        <w:t>exprRef</w:t>
      </w:r>
      <w:r w:rsidRPr="00E77497">
        <w:t>).</w:t>
      </w:r>
    </w:p>
    <w:p w14:paraId="2D2919F7" w14:textId="77777777" w:rsidR="00351628" w:rsidRPr="00E77497" w:rsidRDefault="00351628" w:rsidP="0055450D">
      <w:pPr>
        <w:pStyle w:val="Alg3"/>
        <w:numPr>
          <w:ilvl w:val="0"/>
          <w:numId w:val="691"/>
        </w:numPr>
        <w:tabs>
          <w:tab w:val="left" w:pos="2160"/>
        </w:tabs>
        <w:rPr>
          <w:ins w:id="19497" w:author="Rev 6 Allen Wirfs-Brock" w:date="2012-02-26T10:53:00Z"/>
        </w:rPr>
      </w:pPr>
      <w:ins w:id="19498" w:author="Rev 6 Allen Wirfs-Brock" w:date="2012-02-26T10:53:00Z">
        <w:r w:rsidRPr="00E77497">
          <w:t xml:space="preserve">If </w:t>
        </w:r>
        <w:r w:rsidRPr="00E77497">
          <w:rPr>
            <w:i/>
          </w:rPr>
          <w:t>experValue</w:t>
        </w:r>
        <w:r w:rsidRPr="00E77497">
          <w:t xml:space="preserve"> is an abrupt completion</w:t>
        </w:r>
      </w:ins>
      <w:ins w:id="19499" w:author="Rev 6 Allen Wirfs-Brock" w:date="2012-02-26T11:12:00Z">
        <w:r w:rsidR="00523976">
          <w:t xml:space="preserve">, </w:t>
        </w:r>
        <w:del w:id="19500" w:author="Rev 7 Allen Wirfs-Brock" w:date="2012-04-24T18:21:00Z">
          <w:r w:rsidR="00523976" w:rsidDel="009F1BE2">
            <w:delText>then</w:delText>
          </w:r>
        </w:del>
      </w:ins>
      <w:ins w:id="19501" w:author="Rev 6 Allen Wirfs-Brock" w:date="2012-02-26T14:14:00Z">
        <w:del w:id="19502" w:author="Rev 7 Allen Wirfs-Brock" w:date="2012-04-24T18:21:00Z">
          <w:r w:rsidR="00E21F6A" w:rsidDel="009F1BE2">
            <w:delText xml:space="preserve"> return </w:delText>
          </w:r>
        </w:del>
      </w:ins>
    </w:p>
    <w:p w14:paraId="1CD5F44C" w14:textId="77777777" w:rsidR="00FA7F97" w:rsidRPr="00E77497" w:rsidRDefault="00FA7F97" w:rsidP="00FA7F97">
      <w:pPr>
        <w:pStyle w:val="Alg3"/>
        <w:numPr>
          <w:ilvl w:val="1"/>
          <w:numId w:val="691"/>
        </w:numPr>
        <w:tabs>
          <w:tab w:val="left" w:pos="2160"/>
        </w:tabs>
        <w:rPr>
          <w:ins w:id="19503" w:author="Rev 6 Allen Wirfs-Brock" w:date="2012-02-26T14:35:00Z"/>
        </w:rPr>
      </w:pPr>
      <w:ins w:id="19504" w:author="Rev 6 Allen Wirfs-Brock" w:date="2012-02-26T14:35:00Z">
        <w:r>
          <w:t xml:space="preserve">If </w:t>
        </w:r>
        <w:del w:id="19505" w:author="Rev 7 Allen Wirfs-Brock" w:date="2012-04-25T08:04:00Z">
          <w:r w:rsidRPr="00DC5061" w:rsidDel="007C32C2">
            <w:delText>loopContinues</w:delText>
          </w:r>
        </w:del>
      </w:ins>
      <w:ins w:id="19506" w:author="Rev 7 Allen Wirfs-Brock" w:date="2012-04-25T08:04:00Z">
        <w:r w:rsidR="007C32C2">
          <w:t>LoopContinues</w:t>
        </w:r>
      </w:ins>
      <w:ins w:id="19507" w:author="Rev 6 Allen Wirfs-Brock" w:date="2012-02-26T14:35:00Z">
        <w:r w:rsidRPr="00DC5061">
          <w:t>(</w:t>
        </w:r>
      </w:ins>
      <w:ins w:id="19508" w:author="Rev 6 Allen Wirfs-Brock" w:date="2012-02-26T14:36:00Z">
        <w:r w:rsidRPr="00E77497">
          <w:rPr>
            <w:i/>
          </w:rPr>
          <w:t>experValue</w:t>
        </w:r>
      </w:ins>
      <w:ins w:id="19509" w:author="Rev 6 Allen Wirfs-Brock" w:date="2012-02-26T14:35: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19510" w:author="Rev 6 Allen Wirfs-Brock" w:date="2012-02-26T14:36:00Z">
        <w:r w:rsidRPr="00E77497">
          <w:rPr>
            <w:i/>
          </w:rPr>
          <w:t>experValue</w:t>
        </w:r>
      </w:ins>
      <w:ins w:id="19511" w:author="Rev 6 Allen Wirfs-Brock" w:date="2012-02-26T14:35:00Z">
        <w:r w:rsidRPr="00E77497">
          <w:t>.</w:t>
        </w:r>
      </w:ins>
    </w:p>
    <w:p w14:paraId="5709B9BC" w14:textId="77777777" w:rsidR="00FA7F97" w:rsidRDefault="00FA7F97" w:rsidP="00FA7F97">
      <w:pPr>
        <w:pStyle w:val="Alg3"/>
        <w:numPr>
          <w:ilvl w:val="1"/>
          <w:numId w:val="691"/>
        </w:numPr>
        <w:rPr>
          <w:ins w:id="19512" w:author="Rev 6 Allen Wirfs-Brock" w:date="2012-02-26T14:35:00Z"/>
        </w:rPr>
      </w:pPr>
      <w:ins w:id="19513" w:author="Rev 6 Allen Wirfs-Brock" w:date="2012-02-26T14:35:00Z">
        <w:r>
          <w:t xml:space="preserve">Else, </w:t>
        </w:r>
        <w:commentRangeStart w:id="19514"/>
        <w:r>
          <w:t xml:space="preserve">return </w:t>
        </w:r>
      </w:ins>
      <w:commentRangeEnd w:id="19514"/>
      <w:ins w:id="19515" w:author="Rev 6 Allen Wirfs-Brock" w:date="2012-02-26T14:38:00Z">
        <w:r>
          <w:rPr>
            <w:rStyle w:val="af3"/>
            <w:rFonts w:ascii="Arial" w:eastAsia="MS Mincho" w:hAnsi="Arial"/>
            <w:spacing w:val="0"/>
            <w:lang w:eastAsia="ja-JP"/>
          </w:rPr>
          <w:commentReference w:id="19514"/>
        </w:r>
      </w:ins>
      <w:ins w:id="19516" w:author="Rev 6 Allen Wirfs-Brock" w:date="2012-02-26T14:36:00Z">
        <w:r>
          <w:t>Completion</w:t>
        </w:r>
      </w:ins>
      <w:ins w:id="19517" w:author="Rev 9 Allen Wirfs-Brock" w:date="2012-07-08T16:20:00Z">
        <w:r w:rsidR="008C0532">
          <w:t xml:space="preserve"> </w:t>
        </w:r>
      </w:ins>
      <w:ins w:id="19518" w:author="Rev 6 Allen Wirfs-Brock" w:date="2012-02-26T14:36:00Z">
        <w:r>
          <w:t>{</w:t>
        </w:r>
      </w:ins>
      <w:ins w:id="19519" w:author="Rev 8 Allen Wirfs-Brock" w:date="2012-06-14T16:00:00Z">
        <w:r w:rsidR="004B2239">
          <w:t>[[</w:t>
        </w:r>
      </w:ins>
      <w:ins w:id="19520" w:author="Rev 6 Allen Wirfs-Brock" w:date="2012-02-26T14:36:00Z">
        <w:r>
          <w:t>type</w:t>
        </w:r>
      </w:ins>
      <w:ins w:id="19521" w:author="Rev 8 Allen Wirfs-Brock" w:date="2012-06-14T16:00:00Z">
        <w:r w:rsidR="004B2239">
          <w:t>]]</w:t>
        </w:r>
      </w:ins>
      <w:ins w:id="19522" w:author="Rev 6 Allen Wirfs-Brock" w:date="2012-02-26T14:36:00Z">
        <w:r>
          <w:t xml:space="preserve">: </w:t>
        </w:r>
        <w:r>
          <w:rPr>
            <w:rFonts w:ascii="Arial" w:hAnsi="Arial" w:cs="Arial"/>
          </w:rPr>
          <w:t>break</w:t>
        </w:r>
        <w:r>
          <w:t xml:space="preserve">, </w:t>
        </w:r>
      </w:ins>
      <w:ins w:id="19523" w:author="Rev 8 Allen Wirfs-Brock" w:date="2012-06-14T16:00:00Z">
        <w:r w:rsidR="004B2239">
          <w:t>[[</w:t>
        </w:r>
      </w:ins>
      <w:ins w:id="19524" w:author="Rev 6 Allen Wirfs-Brock" w:date="2012-02-26T14:36:00Z">
        <w:r>
          <w:t>value</w:t>
        </w:r>
      </w:ins>
      <w:ins w:id="19525" w:author="Rev 8 Allen Wirfs-Brock" w:date="2012-06-14T16:00:00Z">
        <w:r w:rsidR="004B2239">
          <w:t>]]</w:t>
        </w:r>
      </w:ins>
      <w:ins w:id="19526" w:author="Rev 6 Allen Wirfs-Brock" w:date="2012-02-26T14:36:00Z">
        <w:r>
          <w:t xml:space="preserve">: </w:t>
        </w:r>
      </w:ins>
      <w:ins w:id="19527" w:author="Rev 9 Allen Wirfs-Brock" w:date="2012-07-08T16:15:00Z">
        <w:r w:rsidR="008C0532" w:rsidRPr="008C0532">
          <w:rPr>
            <w:rFonts w:ascii="Arial" w:hAnsi="Arial" w:cs="Arial"/>
          </w:rPr>
          <w:t>empty</w:t>
        </w:r>
      </w:ins>
      <w:commentRangeStart w:id="19528"/>
      <w:ins w:id="19529" w:author="Rev 6 Allen Wirfs-Brock" w:date="2012-02-26T14:36:00Z">
        <w:del w:id="19530" w:author="Rev 9 Allen Wirfs-Brock" w:date="2012-07-08T16:15:00Z">
          <w:r w:rsidRPr="00E77497" w:rsidDel="008C0532">
            <w:rPr>
              <w:b/>
            </w:rPr>
            <w:delText>undefined</w:delText>
          </w:r>
          <w:commentRangeEnd w:id="19528"/>
          <w:r w:rsidDel="008C0532">
            <w:rPr>
              <w:rStyle w:val="af3"/>
              <w:rFonts w:ascii="Arial" w:eastAsia="MS Mincho" w:hAnsi="Arial"/>
              <w:spacing w:val="0"/>
              <w:lang w:eastAsia="ja-JP"/>
            </w:rPr>
            <w:commentReference w:id="19528"/>
          </w:r>
          <w:r w:rsidDel="008C0532">
            <w:delText>,</w:delText>
          </w:r>
        </w:del>
        <w:r>
          <w:t xml:space="preserve"> </w:t>
        </w:r>
      </w:ins>
      <w:ins w:id="19531" w:author="Rev 8 Allen Wirfs-Brock" w:date="2012-06-14T16:01:00Z">
        <w:r w:rsidR="004B2239">
          <w:t>[[</w:t>
        </w:r>
      </w:ins>
      <w:ins w:id="19532" w:author="Rev 6 Allen Wirfs-Brock" w:date="2012-02-26T14:36:00Z">
        <w:r>
          <w:t>target</w:t>
        </w:r>
      </w:ins>
      <w:ins w:id="19533" w:author="Rev 8 Allen Wirfs-Brock" w:date="2012-06-14T16:01:00Z">
        <w:r w:rsidR="004B2239">
          <w:t>]]</w:t>
        </w:r>
      </w:ins>
      <w:ins w:id="19534" w:author="Rev 6 Allen Wirfs-Brock" w:date="2012-02-26T14:36:00Z">
        <w:r>
          <w:t xml:space="preserve">: </w:t>
        </w:r>
        <w:r w:rsidRPr="00FA7F97">
          <w:rPr>
            <w:rFonts w:ascii="Arial" w:hAnsi="Arial" w:cs="Arial"/>
          </w:rPr>
          <w:t>empty</w:t>
        </w:r>
        <w:r>
          <w:t>}</w:t>
        </w:r>
      </w:ins>
      <w:ins w:id="19535" w:author="Rev 6 Allen Wirfs-Brock" w:date="2012-02-26T14:35:00Z">
        <w:r>
          <w:t>.</w:t>
        </w:r>
      </w:ins>
    </w:p>
    <w:p w14:paraId="2B274EFE" w14:textId="77777777" w:rsidR="004C02EF" w:rsidRPr="00E77497" w:rsidRDefault="004C02EF" w:rsidP="0055450D">
      <w:pPr>
        <w:pStyle w:val="Alg3"/>
        <w:numPr>
          <w:ilvl w:val="0"/>
          <w:numId w:val="691"/>
        </w:numPr>
      </w:pPr>
      <w:r w:rsidRPr="00E77497">
        <w:t xml:space="preserve">If </w:t>
      </w:r>
      <w:r w:rsidRPr="00E77497">
        <w:rPr>
          <w:i/>
        </w:rPr>
        <w:t>experValue</w:t>
      </w:r>
      <w:ins w:id="19536" w:author="Rev 6 Allen Wirfs-Brock" w:date="2012-02-26T11:01:00Z">
        <w:r w:rsidR="0068432C">
          <w:t>.[</w:t>
        </w:r>
      </w:ins>
      <w:ins w:id="19537" w:author="Rev 8 Allen Wirfs-Brock" w:date="2012-06-14T16:01:00Z">
        <w:r w:rsidR="004B2239">
          <w:t>[</w:t>
        </w:r>
      </w:ins>
      <w:ins w:id="19538" w:author="Rev 6 Allen Wirfs-Brock" w:date="2012-02-26T11:01:00Z">
        <w:r w:rsidR="0068432C">
          <w:t>value]]</w:t>
        </w:r>
      </w:ins>
      <w:r w:rsidRPr="00E77497">
        <w:t xml:space="preserve"> is </w:t>
      </w:r>
      <w:r w:rsidRPr="00E77497">
        <w:rPr>
          <w:b/>
        </w:rPr>
        <w:t>null</w:t>
      </w:r>
      <w:r w:rsidRPr="00E77497">
        <w:t xml:space="preserve"> or </w:t>
      </w:r>
      <w:r w:rsidRPr="00E77497">
        <w:rPr>
          <w:b/>
        </w:rPr>
        <w:t>undefined</w:t>
      </w:r>
      <w:r w:rsidRPr="00E77497">
        <w:t>, return</w:t>
      </w:r>
      <w:ins w:id="19539" w:author="Rev 6 Allen Wirfs-Brock" w:date="2012-02-26T14:39:00Z">
        <w:r w:rsidR="00FA7F97" w:rsidRPr="00FA7F97">
          <w:t xml:space="preserve"> </w:t>
        </w:r>
        <w:r w:rsidR="00FA7F97">
          <w:t>Completion</w:t>
        </w:r>
      </w:ins>
      <w:ins w:id="19540" w:author="Rev 9 Allen Wirfs-Brock" w:date="2012-07-08T16:20:00Z">
        <w:r w:rsidR="008C0532">
          <w:t xml:space="preserve"> </w:t>
        </w:r>
      </w:ins>
      <w:ins w:id="19541" w:author="Rev 6 Allen Wirfs-Brock" w:date="2012-02-26T14:39:00Z">
        <w:r w:rsidR="00FA7F97">
          <w:t>{</w:t>
        </w:r>
      </w:ins>
      <w:ins w:id="19542" w:author="Rev 8 Allen Wirfs-Brock" w:date="2012-06-14T16:01:00Z">
        <w:r w:rsidR="004B2239">
          <w:t>[[</w:t>
        </w:r>
      </w:ins>
      <w:ins w:id="19543" w:author="Rev 6 Allen Wirfs-Brock" w:date="2012-02-26T14:39:00Z">
        <w:r w:rsidR="00FA7F97">
          <w:t>type</w:t>
        </w:r>
      </w:ins>
      <w:ins w:id="19544" w:author="Rev 8 Allen Wirfs-Brock" w:date="2012-06-14T16:01:00Z">
        <w:r w:rsidR="004B2239">
          <w:t>]]</w:t>
        </w:r>
      </w:ins>
      <w:ins w:id="19545" w:author="Rev 6 Allen Wirfs-Brock" w:date="2012-02-26T14:39:00Z">
        <w:r w:rsidR="00FA7F97">
          <w:t xml:space="preserve">: </w:t>
        </w:r>
        <w:r w:rsidR="00FA7F97">
          <w:rPr>
            <w:rFonts w:ascii="Arial" w:hAnsi="Arial" w:cs="Arial"/>
          </w:rPr>
          <w:t>break</w:t>
        </w:r>
        <w:r w:rsidR="00FA7F97">
          <w:t xml:space="preserve">, </w:t>
        </w:r>
      </w:ins>
      <w:ins w:id="19546" w:author="Rev 8 Allen Wirfs-Brock" w:date="2012-06-14T16:01:00Z">
        <w:r w:rsidR="004B2239">
          <w:t>[[</w:t>
        </w:r>
      </w:ins>
      <w:ins w:id="19547" w:author="Rev 6 Allen Wirfs-Brock" w:date="2012-02-26T14:39:00Z">
        <w:r w:rsidR="00FA7F97">
          <w:t>value</w:t>
        </w:r>
      </w:ins>
      <w:ins w:id="19548" w:author="Rev 8 Allen Wirfs-Brock" w:date="2012-06-14T16:01:00Z">
        <w:r w:rsidR="004B2239">
          <w:t>]]</w:t>
        </w:r>
      </w:ins>
      <w:ins w:id="19549" w:author="Rev 6 Allen Wirfs-Brock" w:date="2012-02-26T14:39:00Z">
        <w:r w:rsidR="00FA7F97">
          <w:t xml:space="preserve">: </w:t>
        </w:r>
      </w:ins>
      <w:ins w:id="19550" w:author="Rev 9 Allen Wirfs-Brock" w:date="2012-07-08T16:14:00Z">
        <w:r w:rsidR="008C0532" w:rsidRPr="008C0532">
          <w:rPr>
            <w:rFonts w:ascii="Arial" w:hAnsi="Arial" w:cs="Arial"/>
          </w:rPr>
          <w:t>empty</w:t>
        </w:r>
      </w:ins>
      <w:commentRangeStart w:id="19551"/>
      <w:ins w:id="19552" w:author="Rev 6 Allen Wirfs-Brock" w:date="2012-02-26T14:39:00Z">
        <w:del w:id="19553" w:author="Rev 9 Allen Wirfs-Brock" w:date="2012-07-08T16:14:00Z">
          <w:r w:rsidR="00FA7F97" w:rsidRPr="00E77497" w:rsidDel="008C0532">
            <w:rPr>
              <w:b/>
            </w:rPr>
            <w:delText>undefined</w:delText>
          </w:r>
          <w:commentRangeEnd w:id="19551"/>
          <w:r w:rsidR="00FA7F97" w:rsidDel="008C0532">
            <w:rPr>
              <w:rStyle w:val="af3"/>
              <w:rFonts w:ascii="Arial" w:eastAsia="MS Mincho" w:hAnsi="Arial"/>
              <w:spacing w:val="0"/>
              <w:lang w:eastAsia="ja-JP"/>
            </w:rPr>
            <w:commentReference w:id="19551"/>
          </w:r>
          <w:r w:rsidR="00FA7F97" w:rsidDel="008C0532">
            <w:delText>,</w:delText>
          </w:r>
        </w:del>
        <w:r w:rsidR="00FA7F97">
          <w:t xml:space="preserve"> </w:t>
        </w:r>
      </w:ins>
      <w:ins w:id="19554" w:author="Rev 8 Allen Wirfs-Brock" w:date="2012-06-14T16:01:00Z">
        <w:r w:rsidR="004B2239">
          <w:t>[[</w:t>
        </w:r>
      </w:ins>
      <w:ins w:id="19555" w:author="Rev 6 Allen Wirfs-Brock" w:date="2012-02-26T14:39:00Z">
        <w:r w:rsidR="00FA7F97">
          <w:t>target</w:t>
        </w:r>
      </w:ins>
      <w:ins w:id="19556" w:author="Rev 8 Allen Wirfs-Brock" w:date="2012-06-14T16:01:00Z">
        <w:r w:rsidR="004B2239">
          <w:t>]]</w:t>
        </w:r>
      </w:ins>
      <w:ins w:id="19557" w:author="Rev 6 Allen Wirfs-Brock" w:date="2012-02-26T14:39:00Z">
        <w:r w:rsidR="00FA7F97">
          <w:t xml:space="preserve">: </w:t>
        </w:r>
        <w:r w:rsidR="00FA7F97" w:rsidRPr="00FA7F97">
          <w:rPr>
            <w:rFonts w:ascii="Arial" w:hAnsi="Arial" w:cs="Arial"/>
          </w:rPr>
          <w:t>empty</w:t>
        </w:r>
        <w:r w:rsidR="00FA7F97">
          <w:t>}</w:t>
        </w:r>
      </w:ins>
      <w:del w:id="19558" w:author="Rev 6 Allen Wirfs-Brock" w:date="2012-02-26T14:36:00Z">
        <w:r w:rsidRPr="00E77497" w:rsidDel="00FA7F97">
          <w:delText xml:space="preserve"> </w:delText>
        </w:r>
      </w:del>
      <w:ins w:id="19559" w:author="Rev 6 Allen Wirfs-Brock" w:date="2012-02-26T14:18:00Z">
        <w:r w:rsidR="0055450D">
          <w:t>.</w:t>
        </w:r>
      </w:ins>
      <w:del w:id="19560" w:author="Rev 6 Allen Wirfs-Brock" w:date="2012-02-26T11:01:00Z">
        <w:r w:rsidRPr="00E77497" w:rsidDel="0068432C">
          <w:delText>(</w:delText>
        </w:r>
        <w:r w:rsidRPr="00E77497" w:rsidDel="0068432C">
          <w:rPr>
            <w:rFonts w:ascii="Arial" w:hAnsi="Arial" w:cs="Arial"/>
          </w:rPr>
          <w:delText>normal</w:delText>
        </w:r>
        <w:r w:rsidRPr="00E77497" w:rsidDel="0068432C">
          <w:delText xml:space="preserve">, </w:delText>
        </w:r>
        <w:r w:rsidRPr="00E77497" w:rsidDel="0068432C">
          <w:rPr>
            <w:rFonts w:ascii="Arial" w:hAnsi="Arial" w:cs="Arial"/>
          </w:rPr>
          <w:delText>empty</w:delText>
        </w:r>
        <w:r w:rsidRPr="00E77497" w:rsidDel="0068432C">
          <w:delText xml:space="preserve">, </w:delText>
        </w:r>
        <w:r w:rsidRPr="00E77497" w:rsidDel="0068432C">
          <w:rPr>
            <w:rFonts w:ascii="Arial" w:hAnsi="Arial" w:cs="Arial"/>
          </w:rPr>
          <w:delText>empty</w:delText>
        </w:r>
        <w:r w:rsidRPr="00E77497" w:rsidDel="0068432C">
          <w:delText>)</w:delText>
        </w:r>
      </w:del>
      <w:r w:rsidRPr="00E77497">
        <w:t>.</w:t>
      </w:r>
    </w:p>
    <w:p w14:paraId="1E0E3D1E" w14:textId="77777777"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experValue</w:t>
      </w:r>
      <w:r w:rsidRPr="00E77497">
        <w:t>).</w:t>
      </w:r>
    </w:p>
    <w:p w14:paraId="234B6F62" w14:textId="77777777" w:rsidR="0055450D" w:rsidRDefault="0055450D" w:rsidP="0055450D">
      <w:pPr>
        <w:pStyle w:val="Alg3"/>
        <w:keepNext/>
        <w:numPr>
          <w:ilvl w:val="0"/>
          <w:numId w:val="691"/>
        </w:numPr>
        <w:rPr>
          <w:ins w:id="19561" w:author="Rev 6 Allen Wirfs-Brock" w:date="2012-02-26T14:21:00Z"/>
        </w:rPr>
      </w:pPr>
      <w:ins w:id="19562" w:author="Rev 6 Allen Wirfs-Brock" w:date="2012-02-26T14:21:00Z">
        <w:r>
          <w:t xml:space="preserve">If </w:t>
        </w:r>
        <w:r w:rsidRPr="0055450D">
          <w:rPr>
            <w:i/>
          </w:rPr>
          <w:t>iterationKind</w:t>
        </w:r>
        <w:r>
          <w:t xml:space="preserve"> is </w:t>
        </w:r>
        <w:r w:rsidRPr="0055450D">
          <w:rPr>
            <w:rFonts w:ascii="Arial" w:hAnsi="Arial" w:cs="Arial"/>
          </w:rPr>
          <w:t>enumerate</w:t>
        </w:r>
        <w:r>
          <w:t>, then</w:t>
        </w:r>
      </w:ins>
    </w:p>
    <w:p w14:paraId="1FFCC105" w14:textId="77777777" w:rsidR="00FB33C0" w:rsidRDefault="00FB33C0" w:rsidP="0055450D">
      <w:pPr>
        <w:pStyle w:val="Alg3"/>
        <w:keepNext/>
        <w:numPr>
          <w:ilvl w:val="1"/>
          <w:numId w:val="691"/>
        </w:numPr>
        <w:rPr>
          <w:ins w:id="19563" w:author="Rev 6 Allen Wirfs-Brock" w:date="2012-02-26T11:17:00Z"/>
        </w:rPr>
      </w:pPr>
      <w:ins w:id="19564" w:author="Rev 6 Allen Wirfs-Brock" w:date="2012-02-26T11:17:00Z">
        <w:r>
          <w:t xml:space="preserve">Let </w:t>
        </w:r>
        <w:r w:rsidRPr="00EA0311">
          <w:rPr>
            <w:i/>
          </w:rPr>
          <w:t>keys</w:t>
        </w:r>
        <w:r>
          <w:t xml:space="preserve"> be the result of calling the [[Enumerate]] internal method of </w:t>
        </w:r>
        <w:r w:rsidRPr="00EA0311">
          <w:rPr>
            <w:i/>
          </w:rPr>
          <w:t>obj</w:t>
        </w:r>
      </w:ins>
      <w:ins w:id="19565" w:author="Rev 6 Allen Wirfs-Brock" w:date="2012-02-27T18:26:00Z">
        <w:r w:rsidR="002F0FA8">
          <w:t xml:space="preserve"> with arguments </w:t>
        </w:r>
        <w:r w:rsidR="002F0FA8" w:rsidRPr="002F0FA8">
          <w:rPr>
            <w:b/>
          </w:rPr>
          <w:t>true</w:t>
        </w:r>
        <w:r w:rsidR="002F0FA8">
          <w:t xml:space="preserve"> and </w:t>
        </w:r>
        <w:r w:rsidR="002F0FA8" w:rsidRPr="002F0FA8">
          <w:rPr>
            <w:b/>
          </w:rPr>
          <w:t>true</w:t>
        </w:r>
      </w:ins>
      <w:ins w:id="19566" w:author="Rev 6 Allen Wirfs-Brock" w:date="2012-02-26T11:17:00Z">
        <w:r>
          <w:t>.</w:t>
        </w:r>
      </w:ins>
    </w:p>
    <w:p w14:paraId="3E859C0E" w14:textId="77777777" w:rsidR="0055450D" w:rsidRDefault="0055450D" w:rsidP="0055450D">
      <w:pPr>
        <w:pStyle w:val="Alg3"/>
        <w:numPr>
          <w:ilvl w:val="0"/>
          <w:numId w:val="691"/>
        </w:numPr>
        <w:rPr>
          <w:ins w:id="19567" w:author="Rev 6 Allen Wirfs-Brock" w:date="2012-02-26T14:22:00Z"/>
        </w:rPr>
      </w:pPr>
      <w:ins w:id="19568" w:author="Rev 6 Allen Wirfs-Brock" w:date="2012-02-26T14:22:00Z">
        <w:r>
          <w:t>Else,</w:t>
        </w:r>
      </w:ins>
    </w:p>
    <w:p w14:paraId="26C0AA9E" w14:textId="77777777" w:rsidR="00514B53" w:rsidRDefault="00514B53" w:rsidP="0055450D">
      <w:pPr>
        <w:pStyle w:val="Alg3"/>
        <w:keepNext/>
        <w:numPr>
          <w:ilvl w:val="1"/>
          <w:numId w:val="691"/>
        </w:numPr>
        <w:rPr>
          <w:ins w:id="19569" w:author="Rev 6 Allen Wirfs-Brock" w:date="2012-02-26T16:15:00Z"/>
        </w:rPr>
      </w:pPr>
      <w:ins w:id="19570" w:author="Rev 6 Allen Wirfs-Brock" w:date="2012-02-26T16:15:00Z">
        <w:r>
          <w:t xml:space="preserve">Assert </w:t>
        </w:r>
        <w:r w:rsidRPr="0055450D">
          <w:rPr>
            <w:i/>
          </w:rPr>
          <w:t>iterationKind</w:t>
        </w:r>
        <w:r>
          <w:t xml:space="preserve"> is </w:t>
        </w:r>
        <w:r>
          <w:rPr>
            <w:rFonts w:ascii="Arial" w:hAnsi="Arial" w:cs="Arial"/>
          </w:rPr>
          <w:t>iterate</w:t>
        </w:r>
        <w:r w:rsidRPr="00514B53">
          <w:t>.</w:t>
        </w:r>
      </w:ins>
    </w:p>
    <w:p w14:paraId="485E2798" w14:textId="77777777" w:rsidR="0055450D" w:rsidRDefault="0055450D" w:rsidP="0055450D">
      <w:pPr>
        <w:pStyle w:val="Alg3"/>
        <w:keepNext/>
        <w:numPr>
          <w:ilvl w:val="1"/>
          <w:numId w:val="691"/>
        </w:numPr>
        <w:rPr>
          <w:ins w:id="19571" w:author="Rev 6 Allen Wirfs-Brock" w:date="2012-02-26T14:23:00Z"/>
        </w:rPr>
      </w:pPr>
      <w:ins w:id="19572" w:author="Rev 6 Allen Wirfs-Brock" w:date="2012-02-26T14:23:00Z">
        <w:r>
          <w:t xml:space="preserve">Let </w:t>
        </w:r>
        <w:r w:rsidRPr="00EA0311">
          <w:rPr>
            <w:i/>
          </w:rPr>
          <w:t>keys</w:t>
        </w:r>
        <w:r>
          <w:t xml:space="preserve"> be the result of calling the [[Iterate]] internal method of </w:t>
        </w:r>
        <w:r w:rsidRPr="00EA0311">
          <w:rPr>
            <w:i/>
          </w:rPr>
          <w:t>obj</w:t>
        </w:r>
        <w:r>
          <w:t>.</w:t>
        </w:r>
      </w:ins>
    </w:p>
    <w:p w14:paraId="5F21D4E6" w14:textId="77777777" w:rsidR="00FB33C0" w:rsidRDefault="00FB33C0" w:rsidP="0055450D">
      <w:pPr>
        <w:pStyle w:val="Alg3"/>
        <w:numPr>
          <w:ilvl w:val="0"/>
          <w:numId w:val="691"/>
        </w:numPr>
        <w:rPr>
          <w:ins w:id="19573" w:author="Rev 6 Allen Wirfs-Brock" w:date="2012-02-26T11:17:00Z"/>
        </w:rPr>
      </w:pPr>
      <w:ins w:id="19574" w:author="Rev 6 Allen Wirfs-Brock" w:date="2012-02-26T11:17:00Z">
        <w:r>
          <w:t xml:space="preserve">If </w:t>
        </w:r>
        <w:r>
          <w:rPr>
            <w:i/>
          </w:rPr>
          <w:t>keys</w:t>
        </w:r>
        <w:r>
          <w:t xml:space="preserve"> is </w:t>
        </w:r>
        <w:r w:rsidRPr="00E77497">
          <w:t>an abrupt completion</w:t>
        </w:r>
        <w:r>
          <w:t xml:space="preserve">, </w:t>
        </w:r>
        <w:commentRangeStart w:id="19575"/>
        <w:r>
          <w:t>then</w:t>
        </w:r>
        <w:commentRangeEnd w:id="19575"/>
        <w:r>
          <w:rPr>
            <w:rStyle w:val="af3"/>
            <w:rFonts w:ascii="Arial" w:eastAsia="MS Mincho" w:hAnsi="Arial"/>
            <w:spacing w:val="0"/>
            <w:lang w:eastAsia="ja-JP"/>
          </w:rPr>
          <w:commentReference w:id="19575"/>
        </w:r>
      </w:ins>
    </w:p>
    <w:p w14:paraId="2FF15DDD" w14:textId="77777777" w:rsidR="009F062A" w:rsidRDefault="009F062A" w:rsidP="0055450D">
      <w:pPr>
        <w:pStyle w:val="Alg3"/>
        <w:numPr>
          <w:ilvl w:val="1"/>
          <w:numId w:val="691"/>
        </w:numPr>
        <w:tabs>
          <w:tab w:val="left" w:pos="2070"/>
          <w:tab w:val="left" w:pos="2160"/>
        </w:tabs>
        <w:rPr>
          <w:ins w:id="19576" w:author="Rev 6 Allen Wirfs-Brock" w:date="2012-02-26T11:47:00Z"/>
        </w:rPr>
      </w:pPr>
      <w:ins w:id="19577" w:author="Rev 6 Allen Wirfs-Brock" w:date="2012-02-26T11:47:00Z">
        <w:r>
          <w:t xml:space="preserve">If </w:t>
        </w:r>
      </w:ins>
      <w:ins w:id="19578" w:author="Rev 6 Allen Wirfs-Brock" w:date="2012-02-26T11:53:00Z">
        <w:del w:id="19579" w:author="Rev 7 Allen Wirfs-Brock" w:date="2012-04-25T08:04:00Z">
          <w:r w:rsidDel="007C32C2">
            <w:delText>L</w:delText>
          </w:r>
        </w:del>
      </w:ins>
      <w:ins w:id="19580" w:author="Rev 6 Allen Wirfs-Brock" w:date="2012-02-26T11:47:00Z">
        <w:del w:id="19581" w:author="Rev 7 Allen Wirfs-Brock" w:date="2012-04-25T08:04:00Z">
          <w:r w:rsidRPr="00DC5061" w:rsidDel="007C32C2">
            <w:delText>oopContinues</w:delText>
          </w:r>
        </w:del>
      </w:ins>
      <w:ins w:id="19582" w:author="Rev 7 Allen Wirfs-Brock" w:date="2012-04-25T08:04:00Z">
        <w:r w:rsidR="007C32C2">
          <w:t>LoopContinues</w:t>
        </w:r>
      </w:ins>
      <w:ins w:id="19583" w:author="Rev 6 Allen Wirfs-Brock" w:date="2012-02-26T11:47:00Z">
        <w:r w:rsidRPr="00DC5061">
          <w:t>(</w:t>
        </w:r>
        <w:r w:rsidRPr="0068432C">
          <w:rPr>
            <w:i/>
          </w:rPr>
          <w:t>experValue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experValue</w:t>
        </w:r>
        <w:r w:rsidRPr="00E77497">
          <w:t>.</w:t>
        </w:r>
      </w:ins>
    </w:p>
    <w:p w14:paraId="59AAA6C0" w14:textId="77777777" w:rsidR="009F062A" w:rsidRDefault="009F062A" w:rsidP="0055450D">
      <w:pPr>
        <w:pStyle w:val="Alg3"/>
        <w:numPr>
          <w:ilvl w:val="1"/>
          <w:numId w:val="691"/>
        </w:numPr>
        <w:tabs>
          <w:tab w:val="left" w:pos="2070"/>
          <w:tab w:val="left" w:pos="2160"/>
        </w:tabs>
        <w:rPr>
          <w:ins w:id="19584" w:author="Rev 6 Allen Wirfs-Brock" w:date="2012-02-26T11:50:00Z"/>
        </w:rPr>
      </w:pPr>
      <w:ins w:id="19585" w:author="Rev 6 Allen Wirfs-Brock" w:date="2012-02-26T11:50:00Z">
        <w:r>
          <w:t>Asse</w:t>
        </w:r>
      </w:ins>
      <w:ins w:id="19586" w:author="Rev 8 Allen Wirfs-Brock" w:date="2012-06-14T15:46:00Z">
        <w:r w:rsidR="003679DC">
          <w:t>r</w:t>
        </w:r>
      </w:ins>
      <w:ins w:id="19587" w:author="Rev 6 Allen Wirfs-Brock" w:date="2012-02-26T11:50:00Z">
        <w:r>
          <w:t xml:space="preserve">t: </w:t>
        </w:r>
      </w:ins>
      <w:ins w:id="19588" w:author="Rev 6 Allen Wirfs-Brock" w:date="2012-02-26T11:17:00Z">
        <w:r w:rsidR="00FB33C0">
          <w:t xml:space="preserve"> </w:t>
        </w:r>
        <w:r w:rsidR="00FB33C0" w:rsidRPr="00E77497">
          <w:t xml:space="preserve"> </w:t>
        </w:r>
      </w:ins>
      <w:ins w:id="19589" w:author="Rev 6 Allen Wirfs-Brock" w:date="2012-02-26T11:45:00Z">
        <w:r>
          <w:rPr>
            <w:i/>
          </w:rPr>
          <w:t>keys</w:t>
        </w:r>
      </w:ins>
      <w:ins w:id="19590" w:author="Rev 6 Allen Wirfs-Brock" w:date="2012-02-26T11:17:00Z">
        <w:r w:rsidR="00FB33C0" w:rsidRPr="00E77497">
          <w:t>.</w:t>
        </w:r>
        <w:r w:rsidR="00FB33C0">
          <w:t>[[</w:t>
        </w:r>
        <w:r w:rsidR="00FB33C0" w:rsidRPr="00E77497">
          <w:t>type</w:t>
        </w:r>
        <w:r w:rsidR="00FB33C0">
          <w:t>]]</w:t>
        </w:r>
        <w:r w:rsidR="00FB33C0" w:rsidRPr="00E77497">
          <w:t xml:space="preserve"> is </w:t>
        </w:r>
        <w:commentRangeStart w:id="19591"/>
        <w:r w:rsidR="00FB33C0" w:rsidRPr="00E77497">
          <w:rPr>
            <w:rFonts w:ascii="Arial" w:hAnsi="Arial" w:cs="Arial"/>
          </w:rPr>
          <w:t>continue</w:t>
        </w:r>
        <w:commentRangeEnd w:id="19591"/>
        <w:r w:rsidR="00FB33C0">
          <w:rPr>
            <w:rStyle w:val="af3"/>
            <w:rFonts w:ascii="Arial" w:eastAsia="MS Mincho" w:hAnsi="Arial"/>
            <w:spacing w:val="0"/>
            <w:lang w:eastAsia="ja-JP"/>
          </w:rPr>
          <w:commentReference w:id="19591"/>
        </w:r>
      </w:ins>
    </w:p>
    <w:p w14:paraId="02CBE7D3" w14:textId="77777777" w:rsidR="00FB33C0" w:rsidRDefault="009F062A" w:rsidP="0055450D">
      <w:pPr>
        <w:pStyle w:val="Alg3"/>
        <w:numPr>
          <w:ilvl w:val="1"/>
          <w:numId w:val="691"/>
        </w:numPr>
        <w:tabs>
          <w:tab w:val="left" w:pos="2070"/>
          <w:tab w:val="left" w:pos="2160"/>
        </w:tabs>
        <w:rPr>
          <w:ins w:id="19592" w:author="Rev 6 Allen Wirfs-Brock" w:date="2012-02-26T11:17:00Z"/>
        </w:rPr>
      </w:pPr>
      <w:ins w:id="19593" w:author="Rev 6 Allen Wirfs-Brock" w:date="2012-02-26T11:50:00Z">
        <w:r>
          <w:t>R</w:t>
        </w:r>
      </w:ins>
      <w:ins w:id="19594" w:author="Rev 6 Allen Wirfs-Brock" w:date="2012-02-26T11:17:00Z">
        <w:r w:rsidR="00FB33C0">
          <w:t xml:space="preserve">eturn </w:t>
        </w:r>
      </w:ins>
      <w:ins w:id="19595" w:author="Rev 6 Allen Wirfs-Brock" w:date="2012-02-26T14:19:00Z">
        <w:r w:rsidR="0055450D">
          <w:t>Completion</w:t>
        </w:r>
      </w:ins>
      <w:ins w:id="19596" w:author="Rev 9 Allen Wirfs-Brock" w:date="2012-07-08T16:20:00Z">
        <w:r w:rsidR="008C0532">
          <w:t xml:space="preserve"> </w:t>
        </w:r>
      </w:ins>
      <w:ins w:id="19597" w:author="Rev 6 Allen Wirfs-Brock" w:date="2012-02-26T14:19:00Z">
        <w:r w:rsidR="0055450D">
          <w:t>{</w:t>
        </w:r>
      </w:ins>
      <w:ins w:id="19598" w:author="Rev 8 Allen Wirfs-Brock" w:date="2012-06-14T16:02:00Z">
        <w:r w:rsidR="004B2239">
          <w:t>[[</w:t>
        </w:r>
      </w:ins>
      <w:ins w:id="19599" w:author="Rev 6 Allen Wirfs-Brock" w:date="2012-02-26T14:19:00Z">
        <w:r w:rsidR="0055450D">
          <w:t>type</w:t>
        </w:r>
      </w:ins>
      <w:ins w:id="19600" w:author="Rev 8 Allen Wirfs-Brock" w:date="2012-06-14T16:02:00Z">
        <w:r w:rsidR="004B2239">
          <w:t>]]</w:t>
        </w:r>
      </w:ins>
      <w:ins w:id="19601" w:author="Rev 6 Allen Wirfs-Brock" w:date="2012-02-26T14:19:00Z">
        <w:r w:rsidR="0055450D">
          <w:t xml:space="preserve">: </w:t>
        </w:r>
      </w:ins>
      <w:ins w:id="19602" w:author="Rev 6 Allen Wirfs-Brock" w:date="2012-02-26T14:39:00Z">
        <w:r w:rsidR="00FA7F97">
          <w:rPr>
            <w:rFonts w:ascii="Arial" w:hAnsi="Arial" w:cs="Arial"/>
          </w:rPr>
          <w:t>break</w:t>
        </w:r>
      </w:ins>
      <w:ins w:id="19603" w:author="Rev 6 Allen Wirfs-Brock" w:date="2012-02-26T14:19:00Z">
        <w:r w:rsidR="0055450D">
          <w:t xml:space="preserve">, </w:t>
        </w:r>
      </w:ins>
      <w:ins w:id="19604" w:author="Rev 8 Allen Wirfs-Brock" w:date="2012-06-14T16:02:00Z">
        <w:r w:rsidR="004B2239">
          <w:t>[[</w:t>
        </w:r>
      </w:ins>
      <w:ins w:id="19605" w:author="Rev 6 Allen Wirfs-Brock" w:date="2012-02-26T14:19:00Z">
        <w:r w:rsidR="0055450D">
          <w:t>value</w:t>
        </w:r>
      </w:ins>
      <w:ins w:id="19606" w:author="Rev 8 Allen Wirfs-Brock" w:date="2012-06-14T16:02:00Z">
        <w:r w:rsidR="004B2239">
          <w:t>]]</w:t>
        </w:r>
      </w:ins>
      <w:ins w:id="19607" w:author="Rev 6 Allen Wirfs-Brock" w:date="2012-02-26T14:19:00Z">
        <w:r w:rsidR="0055450D">
          <w:t xml:space="preserve">: </w:t>
        </w:r>
        <w:commentRangeStart w:id="19608"/>
        <w:del w:id="19609" w:author="Rev 9 Allen Wirfs-Brock" w:date="2012-07-08T16:13:00Z">
          <w:r w:rsidR="0055450D" w:rsidRPr="008C0532" w:rsidDel="008C0532">
            <w:rPr>
              <w:rFonts w:ascii="Arial" w:hAnsi="Arial" w:cs="Arial"/>
            </w:rPr>
            <w:delText>undefined</w:delText>
          </w:r>
          <w:commentRangeEnd w:id="19608"/>
          <w:r w:rsidR="0055450D" w:rsidRPr="008C0532" w:rsidDel="008C0532">
            <w:rPr>
              <w:rStyle w:val="af3"/>
              <w:rFonts w:ascii="Arial" w:eastAsia="MS Mincho" w:hAnsi="Arial" w:cs="Arial"/>
              <w:spacing w:val="0"/>
              <w:lang w:eastAsia="ja-JP"/>
            </w:rPr>
            <w:commentReference w:id="19608"/>
          </w:r>
          <w:r w:rsidR="0055450D" w:rsidRPr="008C0532" w:rsidDel="008C0532">
            <w:rPr>
              <w:rFonts w:ascii="Arial" w:hAnsi="Arial" w:cs="Arial"/>
            </w:rPr>
            <w:delText>,</w:delText>
          </w:r>
        </w:del>
      </w:ins>
      <w:ins w:id="19610" w:author="Rev 9 Allen Wirfs-Brock" w:date="2012-07-08T16:13:00Z">
        <w:r w:rsidR="008C0532" w:rsidRPr="008C0532">
          <w:rPr>
            <w:rFonts w:ascii="Arial" w:hAnsi="Arial" w:cs="Arial"/>
          </w:rPr>
          <w:t>empty</w:t>
        </w:r>
      </w:ins>
      <w:ins w:id="19611" w:author="Rev 9 Allen Wirfs-Brock" w:date="2012-07-08T16:14:00Z">
        <w:r w:rsidR="008C0532">
          <w:t>,</w:t>
        </w:r>
      </w:ins>
      <w:ins w:id="19612" w:author="Rev 6 Allen Wirfs-Brock" w:date="2012-02-26T14:19:00Z">
        <w:r w:rsidR="0055450D">
          <w:t xml:space="preserve"> </w:t>
        </w:r>
      </w:ins>
      <w:ins w:id="19613" w:author="Rev 8 Allen Wirfs-Brock" w:date="2012-06-14T16:02:00Z">
        <w:r w:rsidR="004B2239">
          <w:t>[[</w:t>
        </w:r>
      </w:ins>
      <w:ins w:id="19614" w:author="Rev 6 Allen Wirfs-Brock" w:date="2012-02-26T14:19:00Z">
        <w:r w:rsidR="0055450D">
          <w:t>target</w:t>
        </w:r>
      </w:ins>
      <w:ins w:id="19615" w:author="Rev 8 Allen Wirfs-Brock" w:date="2012-06-14T16:02:00Z">
        <w:r w:rsidR="004B2239">
          <w:t>]]</w:t>
        </w:r>
      </w:ins>
      <w:ins w:id="19616" w:author="Rev 6 Allen Wirfs-Brock" w:date="2012-02-26T14:19:00Z">
        <w:r w:rsidR="0055450D">
          <w:t xml:space="preserve">: </w:t>
        </w:r>
        <w:r w:rsidR="0055450D" w:rsidRPr="00FA7F97">
          <w:rPr>
            <w:rFonts w:ascii="Arial" w:hAnsi="Arial" w:cs="Arial"/>
          </w:rPr>
          <w:t>empty</w:t>
        </w:r>
        <w:r w:rsidR="0055450D">
          <w:t>}</w:t>
        </w:r>
      </w:ins>
      <w:ins w:id="19617" w:author="Rev 6 Allen Wirfs-Brock" w:date="2012-02-26T11:17:00Z">
        <w:r w:rsidR="00FB33C0">
          <w:t>.</w:t>
        </w:r>
      </w:ins>
    </w:p>
    <w:p w14:paraId="6389357C" w14:textId="77777777" w:rsidR="0055450D" w:rsidRDefault="0055450D" w:rsidP="00FA7F97">
      <w:pPr>
        <w:pStyle w:val="Alg3"/>
        <w:numPr>
          <w:ilvl w:val="0"/>
          <w:numId w:val="691"/>
        </w:numPr>
        <w:spacing w:after="240"/>
        <w:rPr>
          <w:ins w:id="19618" w:author="Rev 6 Allen Wirfs-Brock" w:date="2012-02-26T14:24:00Z"/>
        </w:rPr>
      </w:pPr>
      <w:ins w:id="19619" w:author="Rev 6 Allen Wirfs-Brock" w:date="2012-02-26T14:24:00Z">
        <w:r>
          <w:t xml:space="preserve">Return </w:t>
        </w:r>
        <w:r w:rsidRPr="0055450D">
          <w:rPr>
            <w:i/>
          </w:rPr>
          <w:t>keys</w:t>
        </w:r>
        <w:r>
          <w:t>.</w:t>
        </w:r>
      </w:ins>
    </w:p>
    <w:p w14:paraId="21D5B9DB" w14:textId="77777777" w:rsidR="001E7A63" w:rsidRPr="0013710B" w:rsidRDefault="001E7A63" w:rsidP="001E7A63">
      <w:pPr>
        <w:rPr>
          <w:ins w:id="19620" w:author="Rev 6 Allen Wirfs-Brock" w:date="2012-02-26T14:27:00Z"/>
          <w:lang w:eastAsia="en-US"/>
        </w:rPr>
      </w:pPr>
      <w:ins w:id="19621" w:author="Rev 6 Allen Wirfs-Brock" w:date="2012-02-26T14:27:00Z">
        <w:r>
          <w:rPr>
            <w:lang w:eastAsia="en-US"/>
          </w:rPr>
          <w:t>The abstract</w:t>
        </w:r>
        <w:del w:id="19622" w:author="Rev 8 Allen Wirfs-Brock" w:date="2012-06-14T14:39:00Z">
          <w:r w:rsidDel="00D4543D">
            <w:rPr>
              <w:lang w:eastAsia="en-US"/>
            </w:rPr>
            <w:delText>ion</w:delText>
          </w:r>
        </w:del>
        <w:r>
          <w:rPr>
            <w:lang w:eastAsia="en-US"/>
          </w:rPr>
          <w:t xml:space="preserve"> operation For In/Of </w:t>
        </w:r>
      </w:ins>
      <w:ins w:id="19623" w:author="Rev 6 Allen Wirfs-Brock" w:date="2012-02-26T14:43:00Z">
        <w:r w:rsidR="00FA7F97">
          <w:rPr>
            <w:lang w:eastAsia="en-US"/>
          </w:rPr>
          <w:t>Body</w:t>
        </w:r>
      </w:ins>
      <w:ins w:id="19624" w:author="Rev 6 Allen Wirfs-Brock" w:date="2012-02-26T14:27:00Z">
        <w:r>
          <w:rPr>
            <w:lang w:eastAsia="en-US"/>
          </w:rPr>
          <w:t xml:space="preserve"> Evaluation with arguments </w:t>
        </w:r>
      </w:ins>
      <w:ins w:id="19625" w:author="Rev 6 Allen Wirfs-Brock" w:date="2012-02-26T14:50:00Z">
        <w:r w:rsidR="00164D8C" w:rsidRPr="003806A6">
          <w:rPr>
            <w:rFonts w:ascii="Times New Roman" w:hAnsi="Times New Roman"/>
            <w:i/>
            <w:lang w:eastAsia="en-US"/>
          </w:rPr>
          <w:t>lhs</w:t>
        </w:r>
        <w:r w:rsidR="00164D8C">
          <w:rPr>
            <w:lang w:eastAsia="en-US"/>
          </w:rPr>
          <w:t xml:space="preserve">, </w:t>
        </w:r>
      </w:ins>
      <w:ins w:id="19626" w:author="Rev 6 Allen Wirfs-Brock" w:date="2012-02-26T14:28:00Z">
        <w:r>
          <w:rPr>
            <w:rFonts w:ascii="Times New Roman" w:hAnsi="Times New Roman"/>
            <w:i/>
            <w:lang w:eastAsia="en-US"/>
          </w:rPr>
          <w:t>stmt</w:t>
        </w:r>
      </w:ins>
      <w:ins w:id="19627" w:author="Rev 6 Allen Wirfs-Brock" w:date="2012-02-26T14:27:00Z">
        <w:r w:rsidRPr="003806A6">
          <w:rPr>
            <w:rFonts w:ascii="Times New Roman" w:hAnsi="Times New Roman"/>
            <w:i/>
            <w:lang w:eastAsia="en-US"/>
          </w:rPr>
          <w:t>,</w:t>
        </w:r>
      </w:ins>
      <w:ins w:id="19628" w:author="Rev 6 Allen Wirfs-Brock" w:date="2012-02-26T14:47:00Z">
        <w:r w:rsidR="00164D8C" w:rsidRPr="003806A6">
          <w:rPr>
            <w:rFonts w:ascii="Times New Roman" w:hAnsi="Times New Roman"/>
            <w:i/>
            <w:lang w:eastAsia="en-US"/>
          </w:rPr>
          <w:t xml:space="preserve"> keys,</w:t>
        </w:r>
      </w:ins>
      <w:ins w:id="19629" w:author="Rev 6 Allen Wirfs-Brock" w:date="2012-02-26T14:27:00Z">
        <w:r>
          <w:rPr>
            <w:lang w:eastAsia="en-US"/>
          </w:rPr>
          <w:t xml:space="preserve"> </w:t>
        </w:r>
      </w:ins>
      <w:ins w:id="19630" w:author="Rev 6 Allen Wirfs-Brock" w:date="2012-02-26T14:48:00Z">
        <w:r w:rsidR="00164D8C">
          <w:rPr>
            <w:rFonts w:ascii="Times New Roman" w:hAnsi="Times New Roman"/>
            <w:i/>
            <w:lang w:eastAsia="en-US"/>
          </w:rPr>
          <w:t>lhsKind</w:t>
        </w:r>
      </w:ins>
      <w:ins w:id="19631" w:author="Rev 6 Allen Wirfs-Brock" w:date="2012-02-26T14:27:00Z">
        <w:r>
          <w:rPr>
            <w:lang w:eastAsia="en-US"/>
          </w:rPr>
          <w:t>,</w:t>
        </w:r>
      </w:ins>
      <w:ins w:id="19632" w:author="Rev 6 Allen Wirfs-Brock" w:date="2012-02-26T15:01:00Z">
        <w:r w:rsidR="00F4124C">
          <w:rPr>
            <w:lang w:eastAsia="en-US"/>
          </w:rPr>
          <w:t xml:space="preserve"> </w:t>
        </w:r>
      </w:ins>
      <w:ins w:id="19633" w:author="Rev 6 Allen Wirfs-Brock" w:date="2012-02-26T14:27:00Z">
        <w:r>
          <w:rPr>
            <w:lang w:eastAsia="en-US"/>
          </w:rPr>
          <w:t xml:space="preserve">and </w:t>
        </w:r>
        <w:r w:rsidRPr="00033CAC">
          <w:rPr>
            <w:rFonts w:ascii="Times New Roman" w:hAnsi="Times New Roman"/>
            <w:i/>
            <w:lang w:eastAsia="en-US"/>
          </w:rPr>
          <w:t>labelSet</w:t>
        </w:r>
      </w:ins>
      <w:ins w:id="19634" w:author="Rev 9 Allen Wirfs-Brock" w:date="2012-07-08T13:33:00Z">
        <w:r w:rsidR="00B7141C">
          <w:rPr>
            <w:rFonts w:ascii="Times New Roman" w:hAnsi="Times New Roman"/>
            <w:i/>
            <w:lang w:eastAsia="en-US"/>
          </w:rPr>
          <w:t>.</w:t>
        </w:r>
      </w:ins>
      <w:ins w:id="19635" w:author="Rev 6 Allen Wirfs-Brock" w:date="2012-02-26T14:27:00Z">
        <w:r>
          <w:rPr>
            <w:lang w:eastAsia="en-US"/>
          </w:rPr>
          <w:t xml:space="preserve"> </w:t>
        </w:r>
      </w:ins>
      <w:ins w:id="19636" w:author="Rev 9 Allen Wirfs-Brock" w:date="2012-07-08T13:33:00Z">
        <w:r w:rsidR="00B7141C">
          <w:rPr>
            <w:lang w:eastAsia="en-US"/>
          </w:rPr>
          <w:t xml:space="preserve">The value of </w:t>
        </w:r>
        <w:r w:rsidR="00B7141C">
          <w:rPr>
            <w:rFonts w:ascii="Times New Roman" w:hAnsi="Times New Roman"/>
            <w:i/>
            <w:lang w:eastAsia="en-US"/>
          </w:rPr>
          <w:t>lhsKind</w:t>
        </w:r>
        <w:r w:rsidR="00B7141C">
          <w:rPr>
            <w:lang w:eastAsia="en-US"/>
          </w:rPr>
          <w:t xml:space="preserve"> is either </w:t>
        </w:r>
        <w:r w:rsidR="00B7141C">
          <w:rPr>
            <w:b/>
            <w:lang w:eastAsia="en-US"/>
          </w:rPr>
          <w:t>assignment</w:t>
        </w:r>
        <w:r w:rsidR="00B7141C" w:rsidRPr="008E7E56">
          <w:rPr>
            <w:lang w:eastAsia="en-US"/>
          </w:rPr>
          <w:t>,</w:t>
        </w:r>
        <w:r w:rsidR="00B7141C">
          <w:rPr>
            <w:b/>
            <w:lang w:eastAsia="en-US"/>
          </w:rPr>
          <w:t xml:space="preserve"> varBinding</w:t>
        </w:r>
        <w:r w:rsidR="00B7141C">
          <w:rPr>
            <w:lang w:eastAsia="en-US"/>
          </w:rPr>
          <w:t xml:space="preserve"> or </w:t>
        </w:r>
      </w:ins>
      <w:ins w:id="19637" w:author="Rev 9 Allen Wirfs-Brock" w:date="2012-07-08T13:34:00Z">
        <w:r w:rsidR="00B7141C">
          <w:rPr>
            <w:b/>
            <w:lang w:eastAsia="en-US"/>
          </w:rPr>
          <w:t>lexicalBinding</w:t>
        </w:r>
      </w:ins>
      <w:ins w:id="19638" w:author="Rev 9 Allen Wirfs-Brock" w:date="2012-07-08T13:33:00Z">
        <w:r w:rsidR="00B7141C">
          <w:rPr>
            <w:lang w:eastAsia="en-US"/>
          </w:rPr>
          <w:t>.</w:t>
        </w:r>
      </w:ins>
      <w:ins w:id="19639" w:author="Rev 6 Allen Wirfs-Brock" w:date="2012-02-26T14:27:00Z">
        <w:del w:id="19640" w:author="Rev 9 Allen Wirfs-Brock" w:date="2012-07-08T13:33:00Z">
          <w:r w:rsidDel="00B7141C">
            <w:rPr>
              <w:lang w:eastAsia="en-US"/>
            </w:rPr>
            <w:delText>is performed as follows:</w:delText>
          </w:r>
        </w:del>
      </w:ins>
    </w:p>
    <w:p w14:paraId="1F47CEF1" w14:textId="77777777" w:rsidR="0079389E" w:rsidRPr="00E77497" w:rsidRDefault="0079389E" w:rsidP="0079389E">
      <w:pPr>
        <w:pStyle w:val="Alg2"/>
        <w:numPr>
          <w:ilvl w:val="0"/>
          <w:numId w:val="692"/>
        </w:numPr>
        <w:contextualSpacing/>
        <w:rPr>
          <w:ins w:id="19641" w:author="Rev 6 Allen Wirfs-Brock" w:date="2012-02-26T15:30:00Z"/>
        </w:rPr>
      </w:pPr>
      <w:ins w:id="19642" w:author="Rev 6 Allen Wirfs-Brock" w:date="2012-02-26T15:30:00Z">
        <w:r w:rsidRPr="00E77497">
          <w:t xml:space="preserve">Let </w:t>
        </w:r>
        <w:r w:rsidRPr="00E77497">
          <w:rPr>
            <w:i/>
          </w:rPr>
          <w:t>oldEnv</w:t>
        </w:r>
        <w:r w:rsidRPr="00E77497">
          <w:t xml:space="preserve"> be the </w:t>
        </w:r>
        <w:del w:id="19643" w:author="Rev 7 Allen Wirfs-Brock" w:date="2012-05-02T10:49:00Z">
          <w:r w:rsidRPr="00E77497" w:rsidDel="000D5AB9">
            <w:delText>running</w:delText>
          </w:r>
        </w:del>
      </w:ins>
      <w:ins w:id="19644" w:author="Rev 7 Allen Wirfs-Brock" w:date="2012-05-02T10:49:00Z">
        <w:del w:id="19645" w:author="Rev 8 Allen Wirfs-Brock" w:date="2012-06-13T16:01:00Z">
          <w:r w:rsidR="000D5AB9" w:rsidDel="00B33FB4">
            <w:delText>current</w:delText>
          </w:r>
        </w:del>
      </w:ins>
      <w:ins w:id="19646" w:author="Rev 8 Allen Wirfs-Brock" w:date="2012-06-13T16:01:00Z">
        <w:r w:rsidR="00B33FB4">
          <w:t>running</w:t>
        </w:r>
      </w:ins>
      <w:ins w:id="19647" w:author="Rev 6 Allen Wirfs-Brock" w:date="2012-02-26T15:30:00Z">
        <w:r w:rsidRPr="00E77497">
          <w:t xml:space="preserve"> execution context’s LexicalEnvironment.</w:t>
        </w:r>
      </w:ins>
    </w:p>
    <w:p w14:paraId="20DAB8DD" w14:textId="77777777"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19648"/>
      <w:ins w:id="19649" w:author="Rev 6 Allen Wirfs-Brock" w:date="2012-02-26T11:02:00Z">
        <w:r w:rsidR="0068432C" w:rsidRPr="00E77497">
          <w:rPr>
            <w:b/>
          </w:rPr>
          <w:t>undefined</w:t>
        </w:r>
        <w:commentRangeEnd w:id="19648"/>
        <w:r w:rsidR="0068432C">
          <w:rPr>
            <w:rStyle w:val="af3"/>
            <w:rFonts w:ascii="Arial" w:eastAsia="MS Mincho" w:hAnsi="Arial"/>
            <w:spacing w:val="0"/>
            <w:lang w:eastAsia="ja-JP"/>
          </w:rPr>
          <w:commentReference w:id="19648"/>
        </w:r>
      </w:ins>
      <w:ins w:id="19650" w:author="Rev 9 Allen Wirfs-Brock" w:date="2012-07-08T13:36:00Z">
        <w:r w:rsidR="00B7141C" w:rsidDel="00B7141C">
          <w:t xml:space="preserve"> </w:t>
        </w:r>
      </w:ins>
      <w:ins w:id="19651" w:author="Rev 6 Allen Wirfs-Brock" w:date="2012-02-26T11:02:00Z">
        <w:del w:id="19652" w:author="Rev 9 Allen Wirfs-Brock" w:date="2012-07-08T13:36:00Z">
          <w:r w:rsidR="0068432C" w:rsidDel="00B7141C">
            <w:delText>)</w:delText>
          </w:r>
        </w:del>
      </w:ins>
      <w:del w:id="19653" w:author="Rev 6 Allen Wirfs-Brock" w:date="2012-02-26T11:02:00Z">
        <w:r w:rsidRPr="00E77497" w:rsidDel="0068432C">
          <w:rPr>
            <w:rFonts w:ascii="Arial" w:hAnsi="Arial" w:cs="Arial"/>
          </w:rPr>
          <w:delText>empty</w:delText>
        </w:r>
      </w:del>
      <w:r w:rsidRPr="00E77497">
        <w:t>.</w:t>
      </w:r>
    </w:p>
    <w:p w14:paraId="01F2AA70" w14:textId="77777777" w:rsidR="004C02EF" w:rsidRPr="00E77497" w:rsidRDefault="004C02EF" w:rsidP="003806A6">
      <w:pPr>
        <w:pStyle w:val="Alg3"/>
        <w:numPr>
          <w:ilvl w:val="0"/>
          <w:numId w:val="692"/>
        </w:numPr>
      </w:pPr>
      <w:r w:rsidRPr="00E77497">
        <w:t>Repeat</w:t>
      </w:r>
    </w:p>
    <w:p w14:paraId="55814E59" w14:textId="77777777" w:rsidR="00FB33C0" w:rsidRDefault="00FB33C0" w:rsidP="003806A6">
      <w:pPr>
        <w:pStyle w:val="Alg3"/>
        <w:numPr>
          <w:ilvl w:val="1"/>
          <w:numId w:val="692"/>
        </w:numPr>
        <w:rPr>
          <w:ins w:id="19654" w:author="Rev 6 Allen Wirfs-Brock" w:date="2012-02-26T11:22:00Z"/>
        </w:rPr>
      </w:pPr>
      <w:ins w:id="19655" w:author="Rev 6 Allen Wirfs-Brock" w:date="2012-02-26T11:22:00Z">
        <w:r>
          <w:t xml:space="preserve">Let </w:t>
        </w:r>
        <w:r w:rsidRPr="004848CA">
          <w:rPr>
            <w:i/>
          </w:rPr>
          <w:t>next</w:t>
        </w:r>
        <w:r>
          <w:t xml:space="preserve"> be the result of performing Invoke with arguments </w:t>
        </w:r>
      </w:ins>
      <w:ins w:id="19656" w:author="Rev 6 Allen Wirfs-Brock" w:date="2012-02-26T11:24:00Z">
        <w:r w:rsidRPr="00E77497">
          <w:rPr>
            <w:b/>
          </w:rPr>
          <w:t>"</w:t>
        </w:r>
      </w:ins>
      <w:ins w:id="19657" w:author="Rev 6 Allen Wirfs-Brock" w:date="2012-02-26T11:25:00Z">
        <w:r w:rsidR="004848CA">
          <w:rPr>
            <w:rFonts w:ascii="Courier New" w:hAnsi="Courier New" w:cs="Courier New"/>
            <w:b/>
          </w:rPr>
          <w:t>next</w:t>
        </w:r>
      </w:ins>
      <w:ins w:id="19658" w:author="Rev 6 Allen Wirfs-Brock" w:date="2012-02-26T11:24:00Z">
        <w:r w:rsidRPr="00E77497">
          <w:rPr>
            <w:b/>
          </w:rPr>
          <w:t>"</w:t>
        </w:r>
      </w:ins>
      <w:ins w:id="19659" w:author="Rev 6 Allen Wirfs-Brock" w:date="2012-02-26T11:25:00Z">
        <w:r w:rsidR="004848CA">
          <w:t xml:space="preserve">, </w:t>
        </w:r>
        <w:r w:rsidR="004848CA">
          <w:rPr>
            <w:i/>
          </w:rPr>
          <w:t>keys</w:t>
        </w:r>
        <w:r w:rsidR="004848CA">
          <w:t>, and an empty arguments List.</w:t>
        </w:r>
      </w:ins>
    </w:p>
    <w:p w14:paraId="5CA786FF" w14:textId="77777777" w:rsidR="00EA0311" w:rsidRDefault="004848CA" w:rsidP="003806A6">
      <w:pPr>
        <w:pStyle w:val="Alg3"/>
        <w:numPr>
          <w:ilvl w:val="1"/>
          <w:numId w:val="692"/>
        </w:numPr>
        <w:rPr>
          <w:ins w:id="19660" w:author="Rev 6 Allen Wirfs-Brock" w:date="2012-02-01T13:58:00Z"/>
        </w:rPr>
      </w:pPr>
      <w:ins w:id="19661" w:author="Rev 6 Allen Wirfs-Brock" w:date="2012-02-01T13:58:00Z">
        <w:r>
          <w:t xml:space="preserve">If </w:t>
        </w:r>
        <w:commentRangeStart w:id="19662"/>
        <w:r>
          <w:t>IteratorComplete</w:t>
        </w:r>
      </w:ins>
      <w:commentRangeEnd w:id="19662"/>
      <w:r w:rsidR="007325A7">
        <w:rPr>
          <w:rStyle w:val="af3"/>
          <w:rFonts w:ascii="Arial" w:eastAsia="MS Mincho" w:hAnsi="Arial"/>
          <w:spacing w:val="0"/>
          <w:lang w:eastAsia="ja-JP"/>
        </w:rPr>
        <w:commentReference w:id="19662"/>
      </w:r>
      <w:ins w:id="19663" w:author="Rev 6 Allen Wirfs-Brock" w:date="2012-02-01T13:58:00Z">
        <w:r>
          <w:t>(</w:t>
        </w:r>
      </w:ins>
      <w:ins w:id="19664" w:author="Rev 6 Allen Wirfs-Brock" w:date="2012-02-26T12:02:00Z">
        <w:r w:rsidR="0011682D">
          <w:rPr>
            <w:i/>
          </w:rPr>
          <w:t>next</w:t>
        </w:r>
      </w:ins>
      <w:ins w:id="19665" w:author="Rev 6 Allen Wirfs-Brock" w:date="2012-02-26T11:29:00Z">
        <w:r>
          <w:t xml:space="preserve">) is </w:t>
        </w:r>
        <w:r w:rsidRPr="0011682D">
          <w:rPr>
            <w:i/>
          </w:rPr>
          <w:t>true</w:t>
        </w:r>
        <w:r>
          <w:t>, the</w:t>
        </w:r>
      </w:ins>
      <w:ins w:id="19666" w:author="Rev 9 Allen Wirfs-Brock" w:date="2012-07-08T14:21:00Z">
        <w:r w:rsidR="00372375">
          <w:t>n</w:t>
        </w:r>
      </w:ins>
      <w:ins w:id="19667" w:author="Rev 6 Allen Wirfs-Brock" w:date="2012-02-26T11:29:00Z">
        <w:r>
          <w:t xml:space="preserve"> </w:t>
        </w:r>
      </w:ins>
      <w:ins w:id="19668" w:author="Rev 6 Allen Wirfs-Brock" w:date="2012-02-01T13:58:00Z">
        <w:r w:rsidR="00EA0311" w:rsidRPr="00E77497">
          <w:t xml:space="preserve">return </w:t>
        </w:r>
      </w:ins>
      <w:ins w:id="19669" w:author="Rev 6 Allen Wirfs-Brock" w:date="2012-02-23T13:00:00Z">
        <w:r w:rsidR="00BB752E">
          <w:t>NormalCompletion</w:t>
        </w:r>
      </w:ins>
      <w:ins w:id="19670" w:author="Rev 6 Allen Wirfs-Brock" w:date="2012-02-26T11:28:00Z">
        <w:r>
          <w:t>(</w:t>
        </w:r>
        <w:r w:rsidRPr="0011682D">
          <w:rPr>
            <w:i/>
          </w:rPr>
          <w:t>V</w:t>
        </w:r>
      </w:ins>
      <w:ins w:id="19671" w:author="Rev 6 Allen Wirfs-Brock" w:date="2012-02-01T13:58:00Z">
        <w:r w:rsidR="00EA0311" w:rsidRPr="00E77497">
          <w:t>).</w:t>
        </w:r>
      </w:ins>
    </w:p>
    <w:p w14:paraId="21F2CD3D" w14:textId="77777777" w:rsidR="00EA0311" w:rsidRPr="00E77497" w:rsidRDefault="009F062A" w:rsidP="003806A6">
      <w:pPr>
        <w:pStyle w:val="Alg3"/>
        <w:numPr>
          <w:ilvl w:val="1"/>
          <w:numId w:val="692"/>
        </w:numPr>
        <w:rPr>
          <w:ins w:id="19672" w:author="Rev 6 Allen Wirfs-Brock" w:date="2012-02-01T13:58:00Z"/>
        </w:rPr>
      </w:pPr>
      <w:ins w:id="19673" w:author="Rev 6 Allen Wirfs-Brock" w:date="2012-02-26T11:54:00Z">
        <w:r>
          <w:t xml:space="preserve">If </w:t>
        </w:r>
        <w:del w:id="19674" w:author="Rev 7 Allen Wirfs-Brock" w:date="2012-04-25T08:04:00Z">
          <w:r w:rsidRPr="00DC5061" w:rsidDel="007C32C2">
            <w:delText>loopContinues</w:delText>
          </w:r>
        </w:del>
      </w:ins>
      <w:ins w:id="19675" w:author="Rev 7 Allen Wirfs-Brock" w:date="2012-04-25T08:04:00Z">
        <w:r w:rsidR="007C32C2">
          <w:t>LoopContinues</w:t>
        </w:r>
      </w:ins>
      <w:ins w:id="19676" w:author="Rev 6 Allen Wirfs-Brock" w:date="2012-02-26T11:54:00Z">
        <w:r w:rsidRPr="00DC5061">
          <w:t>(</w:t>
        </w:r>
      </w:ins>
      <w:ins w:id="19677" w:author="Rev 6 Allen Wirfs-Brock" w:date="2012-02-26T12:02:00Z">
        <w:r w:rsidR="0011682D">
          <w:rPr>
            <w:i/>
          </w:rPr>
          <w:t>next</w:t>
        </w:r>
      </w:ins>
      <w:ins w:id="19678" w:author="Rev 6 Allen Wirfs-Brock" w:date="2012-02-26T11:54: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19679" w:author="Rev 6 Allen Wirfs-Brock" w:date="2012-02-26T12:05:00Z">
        <w:r w:rsidR="0011682D">
          <w:rPr>
            <w:i/>
          </w:rPr>
          <w:t>next</w:t>
        </w:r>
      </w:ins>
      <w:ins w:id="19680" w:author="Rev 6 Allen Wirfs-Brock" w:date="2012-02-26T11:54:00Z">
        <w:r w:rsidRPr="00E77497">
          <w:t>.</w:t>
        </w:r>
      </w:ins>
    </w:p>
    <w:p w14:paraId="7AB86683" w14:textId="77777777" w:rsidR="003806A6" w:rsidRDefault="003806A6" w:rsidP="003806A6">
      <w:pPr>
        <w:pStyle w:val="Alg3"/>
        <w:numPr>
          <w:ilvl w:val="1"/>
          <w:numId w:val="692"/>
        </w:numPr>
        <w:rPr>
          <w:ins w:id="19681" w:author="Rev 6 Allen Wirfs-Brock" w:date="2012-02-26T16:02:00Z"/>
        </w:rPr>
      </w:pPr>
      <w:ins w:id="19682" w:author="Rev 6 Allen Wirfs-Brock" w:date="2012-02-26T16:02:00Z">
        <w:r>
          <w:t xml:space="preserve">If </w:t>
        </w:r>
        <w:r w:rsidRPr="003806A6">
          <w:rPr>
            <w:i/>
          </w:rPr>
          <w:t>next</w:t>
        </w:r>
        <w:r>
          <w:t xml:space="preserve"> is an abrupt completion, then let </w:t>
        </w:r>
        <w:r w:rsidRPr="003806A6">
          <w:rPr>
            <w:i/>
          </w:rPr>
          <w:t>status</w:t>
        </w:r>
        <w:r>
          <w:t xml:space="preserve"> be next.</w:t>
        </w:r>
      </w:ins>
    </w:p>
    <w:p w14:paraId="0F41A920" w14:textId="77777777" w:rsidR="003806A6" w:rsidRDefault="003806A6" w:rsidP="003806A6">
      <w:pPr>
        <w:pStyle w:val="Alg3"/>
        <w:numPr>
          <w:ilvl w:val="1"/>
          <w:numId w:val="692"/>
        </w:numPr>
        <w:rPr>
          <w:ins w:id="19683" w:author="Rev 6 Allen Wirfs-Brock" w:date="2012-02-26T16:03:00Z"/>
        </w:rPr>
      </w:pPr>
      <w:ins w:id="19684" w:author="Rev 6 Allen Wirfs-Brock" w:date="2012-02-26T16:03:00Z">
        <w:r>
          <w:t>Else,</w:t>
        </w:r>
      </w:ins>
    </w:p>
    <w:p w14:paraId="6501FC13" w14:textId="77777777" w:rsidR="0011682D" w:rsidRDefault="003806A6" w:rsidP="003806A6">
      <w:pPr>
        <w:pStyle w:val="Alg3"/>
        <w:numPr>
          <w:ilvl w:val="2"/>
          <w:numId w:val="692"/>
        </w:numPr>
        <w:rPr>
          <w:ins w:id="19685" w:author="Rev 6 Allen Wirfs-Brock" w:date="2012-02-26T11:55:00Z"/>
        </w:rPr>
      </w:pPr>
      <w:ins w:id="19686" w:author="Rev 6 Allen Wirfs-Brock" w:date="2012-02-26T16:04:00Z">
        <w:r>
          <w:t xml:space="preserve">Assert </w:t>
        </w:r>
      </w:ins>
      <w:ins w:id="19687" w:author="Rev 6 Allen Wirfs-Brock" w:date="2012-02-26T12:02:00Z">
        <w:r w:rsidR="0011682D">
          <w:rPr>
            <w:i/>
          </w:rPr>
          <w:t>next</w:t>
        </w:r>
      </w:ins>
      <w:ins w:id="19688" w:author="Rev 6 Allen Wirfs-Brock" w:date="2012-02-26T11:55:00Z">
        <w:r w:rsidR="0011682D">
          <w:t xml:space="preserve">.[[type]] is </w:t>
        </w:r>
        <w:r w:rsidR="0011682D" w:rsidRPr="0011682D">
          <w:rPr>
            <w:rFonts w:ascii="Arial" w:hAnsi="Arial" w:cs="Arial"/>
          </w:rPr>
          <w:t>normal</w:t>
        </w:r>
      </w:ins>
      <w:ins w:id="19689" w:author="Rev 6 Allen Wirfs-Brock" w:date="2012-02-26T16:04:00Z">
        <w:r>
          <w:t>.</w:t>
        </w:r>
      </w:ins>
    </w:p>
    <w:p w14:paraId="183061BC" w14:textId="77777777" w:rsidR="0079389E" w:rsidRDefault="0079389E" w:rsidP="0079389E">
      <w:pPr>
        <w:pStyle w:val="Alg3"/>
        <w:numPr>
          <w:ilvl w:val="2"/>
          <w:numId w:val="692"/>
        </w:numPr>
        <w:rPr>
          <w:ins w:id="19690" w:author="Rev 6 Allen Wirfs-Brock" w:date="2012-02-26T15:32:00Z"/>
        </w:rPr>
      </w:pPr>
      <w:ins w:id="19691" w:author="Rev 6 Allen Wirfs-Brock" w:date="2012-02-26T15:32:00Z">
        <w:r>
          <w:t xml:space="preserve">Let </w:t>
        </w:r>
        <w:r w:rsidRPr="0079389E">
          <w:rPr>
            <w:i/>
          </w:rPr>
          <w:t>nextValue</w:t>
        </w:r>
        <w:r>
          <w:t xml:space="preserve"> be </w:t>
        </w:r>
        <w:r w:rsidRPr="0079389E">
          <w:rPr>
            <w:i/>
          </w:rPr>
          <w:t>next</w:t>
        </w:r>
        <w:r>
          <w:t>.[[value]].</w:t>
        </w:r>
      </w:ins>
    </w:p>
    <w:p w14:paraId="1322344E" w14:textId="77777777" w:rsidR="00164D8C" w:rsidRDefault="00164D8C" w:rsidP="0079389E">
      <w:pPr>
        <w:pStyle w:val="Alg3"/>
        <w:numPr>
          <w:ilvl w:val="2"/>
          <w:numId w:val="692"/>
        </w:numPr>
        <w:rPr>
          <w:ins w:id="19692" w:author="Rev 6 Allen Wirfs-Brock" w:date="2012-02-26T14:53:00Z"/>
        </w:rPr>
      </w:pPr>
      <w:ins w:id="19693" w:author="Rev 6 Allen Wirfs-Brock" w:date="2012-02-26T14:54:00Z">
        <w:r>
          <w:t xml:space="preserve">If </w:t>
        </w:r>
        <w:r w:rsidRPr="0079389E">
          <w:rPr>
            <w:i/>
          </w:rPr>
          <w:t>lhs</w:t>
        </w:r>
      </w:ins>
      <w:ins w:id="19694" w:author="Rev 6 Allen Wirfs-Brock" w:date="2012-02-26T15:24:00Z">
        <w:r w:rsidR="00CF609A">
          <w:rPr>
            <w:i/>
          </w:rPr>
          <w:t>Kind</w:t>
        </w:r>
      </w:ins>
      <w:ins w:id="19695" w:author="Rev 6 Allen Wirfs-Brock" w:date="2012-02-26T14:54:00Z">
        <w:r>
          <w:t xml:space="preserve"> is </w:t>
        </w:r>
      </w:ins>
      <w:ins w:id="19696" w:author="Rev 6 Allen Wirfs-Brock" w:date="2012-02-26T15:24:00Z">
        <w:r w:rsidR="00CF609A">
          <w:rPr>
            <w:rFonts w:ascii="Arial" w:hAnsi="Arial" w:cs="Arial"/>
          </w:rPr>
          <w:t>assignment</w:t>
        </w:r>
      </w:ins>
      <w:ins w:id="19697" w:author="Rev 6 Allen Wirfs-Brock" w:date="2012-02-26T14:54:00Z">
        <w:r>
          <w:t>, then</w:t>
        </w:r>
      </w:ins>
    </w:p>
    <w:p w14:paraId="223D40FF" w14:textId="77777777" w:rsidR="007C32C2" w:rsidRDefault="007C32C2" w:rsidP="0079389E">
      <w:pPr>
        <w:pStyle w:val="Alg3"/>
        <w:numPr>
          <w:ilvl w:val="3"/>
          <w:numId w:val="692"/>
        </w:numPr>
        <w:rPr>
          <w:ins w:id="19698" w:author="Rev 7 Allen Wirfs-Brock" w:date="2012-04-25T08:10:00Z"/>
        </w:rPr>
      </w:pPr>
      <w:ins w:id="19699" w:author="Rev 7 Allen Wirfs-Brock" w:date="2012-04-25T08:10:00Z">
        <w:r>
          <w:t xml:space="preserve">Assert: </w:t>
        </w:r>
        <w:r w:rsidRPr="00EA4F82">
          <w:rPr>
            <w:i/>
          </w:rPr>
          <w:t>lhs</w:t>
        </w:r>
        <w:r>
          <w:t xml:space="preserve"> is a </w:t>
        </w:r>
        <w:r w:rsidRPr="00EA4F82">
          <w:rPr>
            <w:i/>
          </w:rPr>
          <w:t>LeftHandSideExpression</w:t>
        </w:r>
      </w:ins>
      <w:ins w:id="19700" w:author="Rev 7 Allen Wirfs-Brock" w:date="2012-04-25T08:11:00Z">
        <w:r w:rsidR="00EA4F82">
          <w:t>.</w:t>
        </w:r>
      </w:ins>
    </w:p>
    <w:p w14:paraId="22F33401" w14:textId="77777777" w:rsidR="0078764F" w:rsidRPr="00E51F91" w:rsidRDefault="0078764F" w:rsidP="0079389E">
      <w:pPr>
        <w:pStyle w:val="Alg3"/>
        <w:numPr>
          <w:ilvl w:val="3"/>
          <w:numId w:val="692"/>
        </w:numPr>
        <w:rPr>
          <w:ins w:id="19701" w:author="Rev 6 Allen Wirfs-Brock" w:date="2012-02-15T13:07:00Z"/>
        </w:rPr>
      </w:pPr>
      <w:ins w:id="19702" w:author="Rev 6 Allen Wirfs-Brock" w:date="2012-02-15T13:07:00Z">
        <w:r w:rsidRPr="00E51F91">
          <w:t xml:space="preserve">If </w:t>
        </w:r>
      </w:ins>
      <w:ins w:id="19703" w:author="Rev 6 Allen Wirfs-Brock" w:date="2012-02-26T14:54:00Z">
        <w:r w:rsidR="00164D8C">
          <w:rPr>
            <w:i/>
          </w:rPr>
          <w:t>lhs</w:t>
        </w:r>
      </w:ins>
      <w:ins w:id="19704" w:author="Rev 6 Allen Wirfs-Brock" w:date="2012-02-15T13:07:00Z">
        <w:r w:rsidRPr="00E51F91">
          <w:t xml:space="preserve"> is neither an </w:t>
        </w:r>
        <w:r w:rsidRPr="00E51F91">
          <w:rPr>
            <w:i/>
          </w:rPr>
          <w:t>ObjectLiteral</w:t>
        </w:r>
        <w:r w:rsidRPr="00E51F91">
          <w:t xml:space="preserve"> nor an</w:t>
        </w:r>
        <w:r w:rsidRPr="00E51F91">
          <w:rPr>
            <w:i/>
          </w:rPr>
          <w:t xml:space="preserve"> ArrayLiteral  </w:t>
        </w:r>
        <w:r w:rsidRPr="00E51F91">
          <w:t>then</w:t>
        </w:r>
      </w:ins>
    </w:p>
    <w:p w14:paraId="671EDB22" w14:textId="77777777" w:rsidR="004C02EF" w:rsidRPr="00E77497" w:rsidDel="00EA0311" w:rsidRDefault="004C02EF" w:rsidP="0079389E">
      <w:pPr>
        <w:pStyle w:val="Alg3"/>
        <w:numPr>
          <w:ilvl w:val="4"/>
          <w:numId w:val="692"/>
        </w:numPr>
        <w:rPr>
          <w:del w:id="19705" w:author="Rev 6 Allen Wirfs-Brock" w:date="2012-02-01T13:58:00Z"/>
        </w:rPr>
      </w:pPr>
      <w:del w:id="19706" w:author="Rev 6 Allen Wirfs-Brock" w:date="2012-02-01T13:58: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25C9A036" w14:textId="77777777" w:rsidR="004C02EF" w:rsidRPr="00E77497" w:rsidRDefault="004C02EF" w:rsidP="0079389E">
      <w:pPr>
        <w:pStyle w:val="Alg3"/>
        <w:numPr>
          <w:ilvl w:val="4"/>
          <w:numId w:val="692"/>
        </w:numPr>
      </w:pPr>
      <w:r w:rsidRPr="00E77497">
        <w:t xml:space="preserve">Let </w:t>
      </w:r>
      <w:r w:rsidRPr="00E77497">
        <w:rPr>
          <w:i/>
        </w:rPr>
        <w:t>lhsRef</w:t>
      </w:r>
      <w:r w:rsidRPr="00E77497">
        <w:t xml:space="preserve"> be the result of evaluating </w:t>
      </w:r>
      <w:del w:id="19707" w:author="Rev 7 Allen Wirfs-Brock" w:date="2012-04-25T08:11:00Z">
        <w:r w:rsidRPr="00E77497" w:rsidDel="00EA4F82">
          <w:delText xml:space="preserve">the </w:delText>
        </w:r>
        <w:r w:rsidRPr="00E77497" w:rsidDel="00EA4F82">
          <w:rPr>
            <w:i/>
          </w:rPr>
          <w:delText>LeftHandSideExpression</w:delText>
        </w:r>
        <w:r w:rsidRPr="00E77497" w:rsidDel="00EA4F82">
          <w:delText xml:space="preserve"> </w:delText>
        </w:r>
      </w:del>
      <w:ins w:id="19708" w:author="Rev 7 Allen Wirfs-Brock" w:date="2012-04-25T08:11:00Z">
        <w:r w:rsidR="00EA4F82">
          <w:rPr>
            <w:i/>
          </w:rPr>
          <w:t>lhs</w:t>
        </w:r>
        <w:r w:rsidR="00EA4F82" w:rsidRPr="00E77497">
          <w:t xml:space="preserve"> </w:t>
        </w:r>
      </w:ins>
      <w:r w:rsidRPr="00E77497">
        <w:t>( it may be evaluated repeatedly).</w:t>
      </w:r>
    </w:p>
    <w:p w14:paraId="431410EF" w14:textId="77777777" w:rsidR="004C02EF" w:rsidRPr="00E77497" w:rsidRDefault="004C02EF" w:rsidP="0079389E">
      <w:pPr>
        <w:pStyle w:val="Alg3"/>
        <w:numPr>
          <w:ilvl w:val="4"/>
          <w:numId w:val="692"/>
        </w:numPr>
      </w:pPr>
      <w:del w:id="19709" w:author="Rev 6 Allen Wirfs-Brock" w:date="2012-02-26T11:59:00Z">
        <w:r w:rsidRPr="00E77497" w:rsidDel="0011682D">
          <w:delText xml:space="preserve">Call </w:delText>
        </w:r>
      </w:del>
      <w:ins w:id="19710" w:author="Rev 6 Allen Wirfs-Brock" w:date="2012-02-26T11:59:00Z">
        <w:r w:rsidR="0011682D">
          <w:t xml:space="preserve">Let </w:t>
        </w:r>
        <w:r w:rsidR="0011682D" w:rsidRPr="0011682D">
          <w:rPr>
            <w:i/>
          </w:rPr>
          <w:t>status</w:t>
        </w:r>
        <w:r w:rsidR="0011682D">
          <w:t xml:space="preserve"> be the result of p</w:t>
        </w:r>
      </w:ins>
      <w:ins w:id="19711" w:author="Rev 6 Allen Wirfs-Brock" w:date="2012-02-26T12:00:00Z">
        <w:r w:rsidR="0011682D">
          <w:t>erforming</w:t>
        </w:r>
      </w:ins>
      <w:ins w:id="19712" w:author="Rev 6 Allen Wirfs-Brock" w:date="2012-02-26T11:59:00Z">
        <w:r w:rsidR="0011682D" w:rsidRPr="00E77497">
          <w:t xml:space="preserve"> </w:t>
        </w:r>
      </w:ins>
      <w:r w:rsidRPr="00E77497">
        <w:t>PutValue(</w:t>
      </w:r>
      <w:r w:rsidRPr="00E77497">
        <w:rPr>
          <w:i/>
        </w:rPr>
        <w:t>lhsRef</w:t>
      </w:r>
      <w:r w:rsidRPr="00E77497">
        <w:t xml:space="preserve">, </w:t>
      </w:r>
      <w:del w:id="19713" w:author="Rev 6 Allen Wirfs-Brock" w:date="2012-02-26T12:01:00Z">
        <w:r w:rsidRPr="00E77497" w:rsidDel="0011682D">
          <w:rPr>
            <w:i/>
          </w:rPr>
          <w:delText>P</w:delText>
        </w:r>
      </w:del>
      <w:ins w:id="19714" w:author="Rev 6 Allen Wirfs-Brock" w:date="2012-02-26T15:33:00Z">
        <w:r w:rsidR="0079389E" w:rsidRPr="0079389E">
          <w:rPr>
            <w:i/>
          </w:rPr>
          <w:t xml:space="preserve"> nextValue</w:t>
        </w:r>
      </w:ins>
      <w:r w:rsidRPr="00E77497">
        <w:t>).</w:t>
      </w:r>
    </w:p>
    <w:p w14:paraId="73DA6814" w14:textId="77777777" w:rsidR="00E51F91" w:rsidRDefault="00E51F91" w:rsidP="003806A6">
      <w:pPr>
        <w:pStyle w:val="Alg3"/>
        <w:numPr>
          <w:ilvl w:val="3"/>
          <w:numId w:val="692"/>
        </w:numPr>
        <w:rPr>
          <w:ins w:id="19715" w:author="Rev 6 Allen Wirfs-Brock" w:date="2012-02-15T13:11:00Z"/>
        </w:rPr>
      </w:pPr>
      <w:ins w:id="19716" w:author="Rev 6 Allen Wirfs-Brock" w:date="2012-02-15T13:11:00Z">
        <w:r>
          <w:t>Else</w:t>
        </w:r>
      </w:ins>
    </w:p>
    <w:p w14:paraId="1CD7BD81" w14:textId="77777777" w:rsidR="00E51F91" w:rsidRPr="00E77497" w:rsidRDefault="00E51F91" w:rsidP="003806A6">
      <w:pPr>
        <w:pStyle w:val="Alg3"/>
        <w:numPr>
          <w:ilvl w:val="4"/>
          <w:numId w:val="692"/>
        </w:numPr>
        <w:rPr>
          <w:ins w:id="19717" w:author="Rev 6 Allen Wirfs-Brock" w:date="2012-02-15T13:11:00Z"/>
        </w:rPr>
      </w:pPr>
      <w:ins w:id="19718" w:author="Rev 6 Allen Wirfs-Brock" w:date="2012-02-15T13:11:00Z">
        <w:r w:rsidRPr="003B4312">
          <w:t xml:space="preserve">Let </w:t>
        </w:r>
        <w:r w:rsidRPr="008B7F6F">
          <w:rPr>
            <w:i/>
          </w:rPr>
          <w:t>AssignmentPattern</w:t>
        </w:r>
        <w:r w:rsidRPr="006B6D0A">
          <w:t xml:space="preserve"> be the parse of the source code corresponding to </w:t>
        </w:r>
      </w:ins>
      <w:ins w:id="19719" w:author="Rev 6 Allen Wirfs-Brock" w:date="2012-02-26T15:25:00Z">
        <w:r w:rsidR="00CF609A">
          <w:rPr>
            <w:i/>
          </w:rPr>
          <w:t>lhs</w:t>
        </w:r>
        <w:r w:rsidR="00CF609A" w:rsidRPr="00E51F91">
          <w:t xml:space="preserve"> </w:t>
        </w:r>
      </w:ins>
      <w:ins w:id="19720" w:author="Rev 6 Allen Wirfs-Brock" w:date="2012-02-15T13:11:00Z">
        <w:r w:rsidRPr="00675B74">
          <w:t xml:space="preserve">using </w:t>
        </w:r>
        <w:r w:rsidRPr="00E77497">
          <w:rPr>
            <w:i/>
          </w:rPr>
          <w:t>AssignmentPattern</w:t>
        </w:r>
        <w:r w:rsidRPr="00E77497">
          <w:t xml:space="preserve"> as the goal symbol.</w:t>
        </w:r>
      </w:ins>
    </w:p>
    <w:p w14:paraId="1B8DC99E" w14:textId="77777777" w:rsidR="00E51F91" w:rsidRPr="00E77497" w:rsidRDefault="00E51F91" w:rsidP="003806A6">
      <w:pPr>
        <w:pStyle w:val="Alg3"/>
        <w:numPr>
          <w:ilvl w:val="4"/>
          <w:numId w:val="692"/>
        </w:numPr>
        <w:rPr>
          <w:ins w:id="19721" w:author="Rev 6 Allen Wirfs-Brock" w:date="2012-02-15T13:11:00Z"/>
        </w:rPr>
      </w:pPr>
      <w:ins w:id="19722" w:author="Rev 6 Allen Wirfs-Brock" w:date="2012-02-15T13:11:00Z">
        <w:r w:rsidRPr="00E77497">
          <w:t xml:space="preserve">Let </w:t>
        </w:r>
        <w:r w:rsidRPr="00E77497">
          <w:rPr>
            <w:i/>
          </w:rPr>
          <w:t>rval</w:t>
        </w:r>
        <w:r w:rsidRPr="00E77497">
          <w:t xml:space="preserve"> be ToObject(</w:t>
        </w:r>
      </w:ins>
      <w:ins w:id="19723" w:author="Rev 6 Allen Wirfs-Brock" w:date="2012-02-26T15:33:00Z">
        <w:r w:rsidR="0079389E" w:rsidRPr="0079389E">
          <w:rPr>
            <w:i/>
          </w:rPr>
          <w:t>nextValue</w:t>
        </w:r>
      </w:ins>
      <w:ins w:id="19724" w:author="Rev 6 Allen Wirfs-Brock" w:date="2012-02-15T13:11:00Z">
        <w:r w:rsidRPr="00E77497">
          <w:t>).</w:t>
        </w:r>
      </w:ins>
    </w:p>
    <w:p w14:paraId="297C7E61" w14:textId="77777777" w:rsidR="00CF609A" w:rsidRDefault="00CF609A" w:rsidP="003806A6">
      <w:pPr>
        <w:pStyle w:val="Alg3"/>
        <w:numPr>
          <w:ilvl w:val="4"/>
          <w:numId w:val="692"/>
        </w:numPr>
        <w:rPr>
          <w:ins w:id="19725" w:author="Rev 6 Allen Wirfs-Brock" w:date="2012-02-26T15:17:00Z"/>
        </w:rPr>
      </w:pPr>
      <w:ins w:id="19726" w:author="Rev 6 Allen Wirfs-Brock" w:date="2012-02-26T15:17:00Z">
        <w:r>
          <w:t xml:space="preserve">If </w:t>
        </w:r>
        <w:r w:rsidRPr="00CF609A">
          <w:rPr>
            <w:i/>
          </w:rPr>
          <w:t>rval</w:t>
        </w:r>
        <w:r>
          <w:t xml:space="preserve"> is an abrupt completion, then let </w:t>
        </w:r>
        <w:r w:rsidRPr="00CF609A">
          <w:rPr>
            <w:i/>
          </w:rPr>
          <w:t>status</w:t>
        </w:r>
        <w:r>
          <w:t xml:space="preserve"> be </w:t>
        </w:r>
        <w:r w:rsidRPr="00CF609A">
          <w:rPr>
            <w:i/>
          </w:rPr>
          <w:t>rval</w:t>
        </w:r>
        <w:r>
          <w:t>.</w:t>
        </w:r>
      </w:ins>
    </w:p>
    <w:p w14:paraId="280909C2" w14:textId="77777777" w:rsidR="00E51F91" w:rsidRPr="00E77497" w:rsidRDefault="00CF609A" w:rsidP="003806A6">
      <w:pPr>
        <w:pStyle w:val="Alg3"/>
        <w:numPr>
          <w:ilvl w:val="4"/>
          <w:numId w:val="692"/>
        </w:numPr>
        <w:rPr>
          <w:ins w:id="19727" w:author="Rev 6 Allen Wirfs-Brock" w:date="2012-02-15T13:11:00Z"/>
        </w:rPr>
      </w:pPr>
      <w:ins w:id="19728" w:author="Rev 6 Allen Wirfs-Brock" w:date="2012-02-26T15:18:00Z">
        <w:r>
          <w:t>Else, l</w:t>
        </w:r>
      </w:ins>
      <w:ins w:id="19729" w:author="Rev 6 Allen Wirfs-Brock" w:date="2012-02-26T12:03:00Z">
        <w:r w:rsidR="0011682D">
          <w:t xml:space="preserve">et </w:t>
        </w:r>
        <w:r w:rsidR="0011682D" w:rsidRPr="0011682D">
          <w:rPr>
            <w:i/>
          </w:rPr>
          <w:t>status</w:t>
        </w:r>
        <w:r w:rsidR="0011682D">
          <w:t xml:space="preserve"> be the result of performing</w:t>
        </w:r>
        <w:r w:rsidR="0011682D" w:rsidRPr="00E77497">
          <w:t xml:space="preserve"> </w:t>
        </w:r>
      </w:ins>
      <w:commentRangeStart w:id="19730"/>
      <w:ins w:id="19731" w:author="Rev 6 Allen Wirfs-Brock" w:date="2012-02-15T13:11:00Z">
        <w:r w:rsidR="00E51F91">
          <w:t xml:space="preserve">Destructuring Assignment Evaluation </w:t>
        </w:r>
      </w:ins>
      <w:commentRangeEnd w:id="19730"/>
      <w:ins w:id="19732" w:author="Rev 6 Allen Wirfs-Brock" w:date="2012-02-26T12:04:00Z">
        <w:r w:rsidR="0011682D">
          <w:rPr>
            <w:rStyle w:val="af3"/>
            <w:rFonts w:ascii="Arial" w:eastAsia="MS Mincho" w:hAnsi="Arial"/>
            <w:spacing w:val="0"/>
            <w:lang w:eastAsia="ja-JP"/>
          </w:rPr>
          <w:commentReference w:id="19730"/>
        </w:r>
      </w:ins>
      <w:ins w:id="19733" w:author="Rev 6 Allen Wirfs-Brock" w:date="2012-02-15T13:11:00Z">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ins>
    </w:p>
    <w:p w14:paraId="7DC82BFE" w14:textId="77777777" w:rsidR="00F4124C" w:rsidRDefault="00F4124C" w:rsidP="003806A6">
      <w:pPr>
        <w:pStyle w:val="Alg3"/>
        <w:numPr>
          <w:ilvl w:val="2"/>
          <w:numId w:val="692"/>
        </w:numPr>
        <w:rPr>
          <w:ins w:id="19734" w:author="Rev 6 Allen Wirfs-Brock" w:date="2012-02-26T14:56:00Z"/>
        </w:rPr>
      </w:pPr>
      <w:ins w:id="19735" w:author="Rev 6 Allen Wirfs-Brock" w:date="2012-02-26T14:56:00Z">
        <w:r>
          <w:t xml:space="preserve">Else if </w:t>
        </w:r>
      </w:ins>
      <w:ins w:id="19736" w:author="Rev 6 Allen Wirfs-Brock" w:date="2012-02-26T15:25:00Z">
        <w:r w:rsidR="0079389E" w:rsidRPr="00451D9D">
          <w:rPr>
            <w:i/>
          </w:rPr>
          <w:t>lhs</w:t>
        </w:r>
        <w:r w:rsidR="0079389E">
          <w:rPr>
            <w:i/>
          </w:rPr>
          <w:t>Kind</w:t>
        </w:r>
        <w:r w:rsidR="0079389E">
          <w:t xml:space="preserve"> </w:t>
        </w:r>
      </w:ins>
      <w:ins w:id="19737" w:author="Rev 6 Allen Wirfs-Brock" w:date="2012-02-26T14:56:00Z">
        <w:r>
          <w:t xml:space="preserve">is </w:t>
        </w:r>
      </w:ins>
      <w:ins w:id="19738" w:author="Rev 6 Allen Wirfs-Brock" w:date="2012-02-26T15:25:00Z">
        <w:r w:rsidR="0079389E">
          <w:rPr>
            <w:rFonts w:ascii="Arial" w:hAnsi="Arial" w:cs="Arial"/>
          </w:rPr>
          <w:t>varBinding</w:t>
        </w:r>
      </w:ins>
      <w:ins w:id="19739" w:author="Rev 6 Allen Wirfs-Brock" w:date="2012-02-26T14:56:00Z">
        <w:r>
          <w:t>, then</w:t>
        </w:r>
      </w:ins>
    </w:p>
    <w:p w14:paraId="034CAB49" w14:textId="77777777" w:rsidR="00EA4F82" w:rsidRDefault="00EA4F82" w:rsidP="00EA4F82">
      <w:pPr>
        <w:pStyle w:val="Alg3"/>
        <w:numPr>
          <w:ilvl w:val="3"/>
          <w:numId w:val="692"/>
        </w:numPr>
        <w:rPr>
          <w:ins w:id="19740" w:author="Rev 7 Allen Wirfs-Brock" w:date="2012-04-25T08:13:00Z"/>
        </w:rPr>
      </w:pPr>
      <w:ins w:id="19741" w:author="Rev 7 Allen Wirfs-Brock" w:date="2012-04-25T08:13:00Z">
        <w:r>
          <w:t xml:space="preserve">Assert: </w:t>
        </w:r>
        <w:r w:rsidRPr="00EA4F82">
          <w:rPr>
            <w:i/>
          </w:rPr>
          <w:t>lhs</w:t>
        </w:r>
        <w:r>
          <w:t xml:space="preserve"> is a </w:t>
        </w:r>
        <w:r>
          <w:rPr>
            <w:i/>
          </w:rPr>
          <w:t>ForBinding</w:t>
        </w:r>
        <w:r>
          <w:t>.</w:t>
        </w:r>
      </w:ins>
    </w:p>
    <w:p w14:paraId="2F53B450" w14:textId="77777777" w:rsidR="00CF609A" w:rsidRPr="00E77497" w:rsidRDefault="00CF609A" w:rsidP="003806A6">
      <w:pPr>
        <w:pStyle w:val="Alg3"/>
        <w:numPr>
          <w:ilvl w:val="3"/>
          <w:numId w:val="692"/>
        </w:numPr>
        <w:rPr>
          <w:ins w:id="19742" w:author="Rev 6 Allen Wirfs-Brock" w:date="2012-02-26T15:20:00Z"/>
        </w:rPr>
      </w:pPr>
      <w:ins w:id="19743" w:author="Rev 6 Allen Wirfs-Brock" w:date="2012-02-26T15:21:00Z">
        <w:r>
          <w:t xml:space="preserve">Let </w:t>
        </w:r>
        <w:r w:rsidRPr="0011682D">
          <w:rPr>
            <w:i/>
          </w:rPr>
          <w:t>status</w:t>
        </w:r>
        <w:r>
          <w:t xml:space="preserve"> be the result of performing</w:t>
        </w:r>
        <w:r w:rsidRPr="00E77497">
          <w:t xml:space="preserve"> </w:t>
        </w:r>
      </w:ins>
      <w:ins w:id="19744" w:author="Rev 6 Allen Wirfs-Brock" w:date="2012-02-26T15:20:00Z">
        <w:r w:rsidRPr="004418C4">
          <w:t xml:space="preserve">Binding </w:t>
        </w:r>
      </w:ins>
      <w:ins w:id="19745" w:author="Rev 6 Allen Wirfs-Brock" w:date="2012-02-27T15:46:00Z">
        <w:r w:rsidR="00A113E2">
          <w:t>Initialisation</w:t>
        </w:r>
      </w:ins>
      <w:ins w:id="19746" w:author="Rev 6 Allen Wirfs-Brock" w:date="2012-02-26T15:20:00Z">
        <w:r w:rsidRPr="004418C4">
          <w:t xml:space="preserve"> for </w:t>
        </w:r>
      </w:ins>
      <w:ins w:id="19747" w:author="Rev 6 Allen Wirfs-Brock" w:date="2012-02-26T15:21:00Z">
        <w:r>
          <w:rPr>
            <w:i/>
          </w:rPr>
          <w:t>lhs</w:t>
        </w:r>
      </w:ins>
      <w:ins w:id="19748" w:author="Rev 6 Allen Wirfs-Brock" w:date="2012-02-26T15:20:00Z">
        <w:r w:rsidRPr="005C189A" w:rsidDel="00A019F2">
          <w:rPr>
            <w:i/>
          </w:rPr>
          <w:t xml:space="preserve"> </w:t>
        </w:r>
        <w:r w:rsidRPr="004418C4">
          <w:t>passing</w:t>
        </w:r>
        <w:r w:rsidRPr="004418C4">
          <w:rPr>
            <w:i/>
          </w:rPr>
          <w:t xml:space="preserve"> </w:t>
        </w:r>
      </w:ins>
      <w:ins w:id="19749" w:author="Rev 6 Allen Wirfs-Brock" w:date="2012-02-26T15:33:00Z">
        <w:r w:rsidR="0079389E" w:rsidRPr="0079389E">
          <w:rPr>
            <w:i/>
          </w:rPr>
          <w:t>nextValue</w:t>
        </w:r>
      </w:ins>
      <w:ins w:id="19750" w:author="Rev 6 Allen Wirfs-Brock" w:date="2012-02-26T15:34:00Z">
        <w:r w:rsidR="0079389E">
          <w:t xml:space="preserve"> </w:t>
        </w:r>
      </w:ins>
      <w:ins w:id="19751" w:author="Rev 6 Allen Wirfs-Brock" w:date="2012-02-26T15:20:00Z">
        <w:r w:rsidRPr="004418C4">
          <w:t xml:space="preserve">and </w:t>
        </w:r>
        <w:r w:rsidRPr="005C189A">
          <w:rPr>
            <w:b/>
          </w:rPr>
          <w:t>undefined</w:t>
        </w:r>
        <w:r w:rsidRPr="004418C4">
          <w:t xml:space="preserve"> as the arguments</w:t>
        </w:r>
        <w:r w:rsidRPr="00E77497">
          <w:t>.</w:t>
        </w:r>
      </w:ins>
    </w:p>
    <w:p w14:paraId="39391BA9" w14:textId="77777777" w:rsidR="0079389E" w:rsidRPr="0079389E" w:rsidRDefault="00CF609A" w:rsidP="003806A6">
      <w:pPr>
        <w:pStyle w:val="Alg3"/>
        <w:numPr>
          <w:ilvl w:val="2"/>
          <w:numId w:val="692"/>
        </w:numPr>
        <w:rPr>
          <w:ins w:id="19752" w:author="Rev 6 Allen Wirfs-Brock" w:date="2012-02-26T15:19:00Z"/>
        </w:rPr>
      </w:pPr>
      <w:ins w:id="19753" w:author="Rev 6 Allen Wirfs-Brock" w:date="2012-02-26T15:19:00Z">
        <w:r>
          <w:t>Else</w:t>
        </w:r>
      </w:ins>
      <w:ins w:id="19754" w:author="Rev 6 Allen Wirfs-Brock" w:date="2012-02-26T15:26:00Z">
        <w:r w:rsidR="0079389E">
          <w:t xml:space="preserve">, </w:t>
        </w:r>
      </w:ins>
    </w:p>
    <w:p w14:paraId="5EE6EE85" w14:textId="77777777" w:rsidR="0079389E" w:rsidRDefault="0079389E" w:rsidP="003806A6">
      <w:pPr>
        <w:pStyle w:val="Alg3"/>
        <w:numPr>
          <w:ilvl w:val="3"/>
          <w:numId w:val="692"/>
        </w:numPr>
        <w:rPr>
          <w:ins w:id="19755" w:author="Rev 6 Allen Wirfs-Brock" w:date="2012-02-26T15:26:00Z"/>
        </w:rPr>
      </w:pPr>
      <w:ins w:id="19756" w:author="Rev 6 Allen Wirfs-Brock" w:date="2012-02-26T15:26:00Z">
        <w:r>
          <w:t>Asse</w:t>
        </w:r>
      </w:ins>
      <w:ins w:id="19757" w:author="Rev 8 Allen Wirfs-Brock" w:date="2012-06-14T15:47:00Z">
        <w:r w:rsidR="003679DC">
          <w:t>r</w:t>
        </w:r>
      </w:ins>
      <w:ins w:id="19758" w:author="Rev 6 Allen Wirfs-Brock" w:date="2012-02-26T15:26:00Z">
        <w:r>
          <w:t xml:space="preserve">t </w:t>
        </w:r>
        <w:r w:rsidRPr="0079389E">
          <w:rPr>
            <w:i/>
          </w:rPr>
          <w:t>lhsKind</w:t>
        </w:r>
        <w:r>
          <w:t xml:space="preserve"> is </w:t>
        </w:r>
      </w:ins>
      <w:ins w:id="19759" w:author="Rev 7 Allen Wirfs-Brock" w:date="2012-04-24T18:29:00Z">
        <w:r w:rsidR="00A22135">
          <w:rPr>
            <w:rFonts w:ascii="Arial" w:hAnsi="Arial" w:cs="Arial"/>
          </w:rPr>
          <w:t>lexicalBinding</w:t>
        </w:r>
      </w:ins>
      <w:ins w:id="19760" w:author="Rev 6 Allen Wirfs-Brock" w:date="2012-02-26T15:27:00Z">
        <w:del w:id="19761" w:author="Rev 7 Allen Wirfs-Brock" w:date="2012-04-24T18:29:00Z">
          <w:r w:rsidDel="00A22135">
            <w:rPr>
              <w:rFonts w:ascii="Arial" w:hAnsi="Arial" w:cs="Arial"/>
            </w:rPr>
            <w:delText>ForDeclaration</w:delText>
          </w:r>
        </w:del>
      </w:ins>
      <w:ins w:id="19762" w:author="Rev 6 Allen Wirfs-Brock" w:date="2012-02-26T15:26:00Z">
        <w:r>
          <w:t>.</w:t>
        </w:r>
      </w:ins>
    </w:p>
    <w:p w14:paraId="5C595322" w14:textId="77777777" w:rsidR="00EA4F82" w:rsidRDefault="00EA4F82" w:rsidP="00EA4F82">
      <w:pPr>
        <w:pStyle w:val="Alg3"/>
        <w:numPr>
          <w:ilvl w:val="3"/>
          <w:numId w:val="692"/>
        </w:numPr>
        <w:rPr>
          <w:ins w:id="19763" w:author="Rev 7 Allen Wirfs-Brock" w:date="2012-04-25T08:13:00Z"/>
        </w:rPr>
      </w:pPr>
      <w:ins w:id="19764" w:author="Rev 7 Allen Wirfs-Brock" w:date="2012-04-25T08:13:00Z">
        <w:r>
          <w:t xml:space="preserve">Assert: </w:t>
        </w:r>
        <w:r w:rsidRPr="00EA4F82">
          <w:rPr>
            <w:i/>
          </w:rPr>
          <w:t>lhs</w:t>
        </w:r>
        <w:r>
          <w:t xml:space="preserve"> is a </w:t>
        </w:r>
        <w:r>
          <w:rPr>
            <w:i/>
          </w:rPr>
          <w:t>ForDeclaration</w:t>
        </w:r>
        <w:r>
          <w:t>.</w:t>
        </w:r>
      </w:ins>
    </w:p>
    <w:p w14:paraId="69D731FD" w14:textId="77777777" w:rsidR="0079389E" w:rsidRPr="00E77497" w:rsidRDefault="0079389E" w:rsidP="003806A6">
      <w:pPr>
        <w:pStyle w:val="Alg2"/>
        <w:numPr>
          <w:ilvl w:val="3"/>
          <w:numId w:val="692"/>
        </w:numPr>
        <w:contextualSpacing/>
        <w:rPr>
          <w:ins w:id="19765" w:author="Rev 6 Allen Wirfs-Brock" w:date="2012-02-26T15:29:00Z"/>
        </w:rPr>
      </w:pPr>
      <w:ins w:id="19766" w:author="Rev 6 Allen Wirfs-Brock" w:date="2012-02-26T15:29:00Z">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7FA5B3AA" w14:textId="77777777" w:rsidR="0079389E" w:rsidRDefault="0079389E" w:rsidP="003806A6">
      <w:pPr>
        <w:pStyle w:val="Alg3"/>
        <w:numPr>
          <w:ilvl w:val="3"/>
          <w:numId w:val="692"/>
        </w:numPr>
        <w:rPr>
          <w:ins w:id="19767" w:author="Rev 6 Allen Wirfs-Brock" w:date="2012-02-26T15:29:00Z"/>
        </w:rPr>
      </w:pPr>
      <w:ins w:id="19768" w:author="Rev 6 Allen Wirfs-Brock" w:date="2012-02-26T15:29:00Z">
        <w:r>
          <w:t xml:space="preserve">Perform Binding Instantiation for </w:t>
        </w:r>
      </w:ins>
      <w:ins w:id="19769" w:author="Rev 6 Allen Wirfs-Brock" w:date="2012-02-26T15:31:00Z">
        <w:r>
          <w:rPr>
            <w:i/>
          </w:rPr>
          <w:t>lhs</w:t>
        </w:r>
      </w:ins>
      <w:ins w:id="19770" w:author="Rev 6 Allen Wirfs-Brock" w:date="2012-02-26T15:29:00Z">
        <w:r>
          <w:t xml:space="preserve"> passing </w:t>
        </w:r>
      </w:ins>
      <w:ins w:id="19771" w:author="Rev 6 Allen Wirfs-Brock" w:date="2012-02-26T15:34:00Z">
        <w:r w:rsidRPr="0079389E">
          <w:rPr>
            <w:i/>
          </w:rPr>
          <w:t>nextValue</w:t>
        </w:r>
        <w:r>
          <w:t xml:space="preserve"> </w:t>
        </w:r>
      </w:ins>
      <w:ins w:id="19772" w:author="Rev 6 Allen Wirfs-Brock" w:date="2012-02-26T15:29:00Z">
        <w:r>
          <w:t xml:space="preserve">and </w:t>
        </w:r>
        <w:r>
          <w:rPr>
            <w:i/>
          </w:rPr>
          <w:t>iteration</w:t>
        </w:r>
        <w:r w:rsidRPr="00E77497">
          <w:rPr>
            <w:i/>
          </w:rPr>
          <w:t>Env</w:t>
        </w:r>
        <w:r w:rsidRPr="00E77497">
          <w:t xml:space="preserve"> </w:t>
        </w:r>
        <w:r>
          <w:t>as arguments.</w:t>
        </w:r>
      </w:ins>
    </w:p>
    <w:p w14:paraId="12EA6B29" w14:textId="77777777" w:rsidR="00CD6A7E" w:rsidRDefault="00CD6A7E" w:rsidP="003806A6">
      <w:pPr>
        <w:pStyle w:val="Alg2"/>
        <w:numPr>
          <w:ilvl w:val="3"/>
          <w:numId w:val="692"/>
        </w:numPr>
        <w:contextualSpacing/>
        <w:rPr>
          <w:ins w:id="19773" w:author="Rev 6 Allen Wirfs-Brock" w:date="2012-02-26T15:37:00Z"/>
        </w:rPr>
      </w:pPr>
      <w:ins w:id="19774" w:author="Rev 6 Allen Wirfs-Brock" w:date="2012-02-26T15:38:00Z">
        <w:r>
          <w:t xml:space="preserve">Let </w:t>
        </w:r>
        <w:r w:rsidRPr="003806A6">
          <w:rPr>
            <w:i/>
          </w:rPr>
          <w:t>status</w:t>
        </w:r>
        <w:r>
          <w:t xml:space="preserve"> be NormalCompletion(</w:t>
        </w:r>
        <w:r w:rsidRPr="003806A6">
          <w:rPr>
            <w:rFonts w:ascii="Arial" w:hAnsi="Arial" w:cs="Arial"/>
          </w:rPr>
          <w:t>empty</w:t>
        </w:r>
        <w:r>
          <w:t>)</w:t>
        </w:r>
      </w:ins>
    </w:p>
    <w:p w14:paraId="461DB4AC" w14:textId="77777777" w:rsidR="0079389E" w:rsidRPr="00E77497" w:rsidRDefault="0079389E" w:rsidP="003806A6">
      <w:pPr>
        <w:pStyle w:val="Alg2"/>
        <w:numPr>
          <w:ilvl w:val="3"/>
          <w:numId w:val="692"/>
        </w:numPr>
        <w:contextualSpacing/>
        <w:rPr>
          <w:ins w:id="19775" w:author="Rev 6 Allen Wirfs-Brock" w:date="2012-02-26T15:29:00Z"/>
        </w:rPr>
      </w:pPr>
      <w:ins w:id="19776" w:author="Rev 6 Allen Wirfs-Brock" w:date="2012-02-26T15:29:00Z">
        <w:r w:rsidRPr="00E77497">
          <w:t xml:space="preserve">Set the </w:t>
        </w:r>
        <w:del w:id="19777" w:author="Rev 7 Allen Wirfs-Brock" w:date="2012-05-02T10:50:00Z">
          <w:r w:rsidRPr="00E77497" w:rsidDel="000D5AB9">
            <w:delText>running</w:delText>
          </w:r>
        </w:del>
      </w:ins>
      <w:ins w:id="19778" w:author="Rev 7 Allen Wirfs-Brock" w:date="2012-05-02T10:50:00Z">
        <w:del w:id="19779" w:author="Rev 8 Allen Wirfs-Brock" w:date="2012-06-13T16:01:00Z">
          <w:r w:rsidR="000D5AB9" w:rsidDel="00B33FB4">
            <w:delText>current</w:delText>
          </w:r>
        </w:del>
      </w:ins>
      <w:ins w:id="19780" w:author="Rev 8 Allen Wirfs-Brock" w:date="2012-06-13T16:01:00Z">
        <w:r w:rsidR="00B33FB4">
          <w:t>running</w:t>
        </w:r>
      </w:ins>
      <w:ins w:id="19781" w:author="Rev 6 Allen Wirfs-Brock" w:date="2012-02-26T15:29:00Z">
        <w:r w:rsidRPr="00E77497">
          <w:t xml:space="preserve"> </w:t>
        </w:r>
        <w:r w:rsidRPr="002F42C1">
          <w:t>execution</w:t>
        </w:r>
        <w:r w:rsidRPr="00E77497">
          <w:t xml:space="preserve"> context’s LexicalEnvironment to </w:t>
        </w:r>
        <w:r>
          <w:rPr>
            <w:i/>
          </w:rPr>
          <w:t>iteration</w:t>
        </w:r>
        <w:r w:rsidRPr="00E77497">
          <w:rPr>
            <w:i/>
          </w:rPr>
          <w:t>Env</w:t>
        </w:r>
        <w:r w:rsidRPr="00E77497">
          <w:t>.</w:t>
        </w:r>
      </w:ins>
    </w:p>
    <w:p w14:paraId="7CA90DD6" w14:textId="77777777" w:rsidR="00CD6A7E" w:rsidRDefault="0098463B" w:rsidP="003806A6">
      <w:pPr>
        <w:pStyle w:val="Alg3"/>
        <w:numPr>
          <w:ilvl w:val="2"/>
          <w:numId w:val="692"/>
        </w:numPr>
        <w:rPr>
          <w:ins w:id="19782" w:author="Rev 6 Allen Wirfs-Brock" w:date="2012-02-26T15:39:00Z"/>
        </w:rPr>
      </w:pPr>
      <w:ins w:id="19783" w:author="Rev 6 Allen Wirfs-Brock" w:date="2012-02-26T12:05:00Z">
        <w:r>
          <w:t xml:space="preserve">If </w:t>
        </w:r>
      </w:ins>
      <w:ins w:id="19784" w:author="Rev 6 Allen Wirfs-Brock" w:date="2012-02-26T15:45:00Z">
        <w:r w:rsidR="00CD6A7E">
          <w:rPr>
            <w:i/>
          </w:rPr>
          <w:t>status</w:t>
        </w:r>
        <w:r w:rsidR="00CD6A7E">
          <w:t xml:space="preserve">.[[type]] is </w:t>
        </w:r>
        <w:r w:rsidR="00CD6A7E" w:rsidRPr="0011682D">
          <w:rPr>
            <w:rFonts w:ascii="Arial" w:hAnsi="Arial" w:cs="Arial"/>
          </w:rPr>
          <w:t>normal</w:t>
        </w:r>
      </w:ins>
      <w:ins w:id="19785" w:author="Rev 6 Allen Wirfs-Brock" w:date="2012-02-26T12:05:00Z">
        <w:r w:rsidRPr="00E77497">
          <w:t xml:space="preserve">, </w:t>
        </w:r>
        <w:r>
          <w:t>then</w:t>
        </w:r>
      </w:ins>
    </w:p>
    <w:p w14:paraId="7C84C565" w14:textId="77777777" w:rsidR="004C02EF" w:rsidRPr="00E77497" w:rsidRDefault="004C02EF" w:rsidP="003806A6">
      <w:pPr>
        <w:pStyle w:val="Alg3"/>
        <w:numPr>
          <w:ilvl w:val="3"/>
          <w:numId w:val="692"/>
        </w:numPr>
      </w:pPr>
      <w:r w:rsidRPr="00E77497">
        <w:t xml:space="preserve">Let </w:t>
      </w:r>
      <w:del w:id="19786" w:author="Rev 6 Allen Wirfs-Brock" w:date="2012-02-26T15:45:00Z">
        <w:r w:rsidRPr="00E77497" w:rsidDel="000A1661">
          <w:rPr>
            <w:i/>
          </w:rPr>
          <w:delText>stmt</w:delText>
        </w:r>
        <w:r w:rsidRPr="00E77497" w:rsidDel="000A1661">
          <w:delText xml:space="preserve"> </w:delText>
        </w:r>
      </w:del>
      <w:ins w:id="19787" w:author="Rev 6 Allen Wirfs-Brock" w:date="2012-02-26T15:45:00Z">
        <w:r w:rsidR="000A1661">
          <w:rPr>
            <w:i/>
          </w:rPr>
          <w:t>status</w:t>
        </w:r>
        <w:r w:rsidR="000A1661" w:rsidRPr="00E77497">
          <w:t xml:space="preserve"> </w:t>
        </w:r>
      </w:ins>
      <w:r w:rsidRPr="00E77497">
        <w:t>be the result</w:t>
      </w:r>
      <w:ins w:id="19788" w:author="Rev 6 Allen Wirfs-Brock" w:date="2012-02-01T13:58:00Z">
        <w:r w:rsidR="00FF7312">
          <w:t xml:space="preserve"> </w:t>
        </w:r>
      </w:ins>
      <w:r w:rsidRPr="00E77497">
        <w:t xml:space="preserve"> of evaluating </w:t>
      </w:r>
      <w:del w:id="19789" w:author="Rev 6 Allen Wirfs-Brock" w:date="2012-02-26T15:42:00Z">
        <w:r w:rsidRPr="00E77497" w:rsidDel="00CD6A7E">
          <w:rPr>
            <w:i/>
          </w:rPr>
          <w:delText>Statement</w:delText>
        </w:r>
      </w:del>
      <w:ins w:id="19790" w:author="Rev 6 Allen Wirfs-Brock" w:date="2012-02-26T15:42:00Z">
        <w:r w:rsidR="00CD6A7E">
          <w:rPr>
            <w:i/>
          </w:rPr>
          <w:t>stmt</w:t>
        </w:r>
      </w:ins>
      <w:r w:rsidRPr="00E77497">
        <w:t>.</w:t>
      </w:r>
    </w:p>
    <w:p w14:paraId="0C95C13C" w14:textId="77777777" w:rsidR="0098463B" w:rsidRDefault="0098463B" w:rsidP="003806A6">
      <w:pPr>
        <w:pStyle w:val="Alg3"/>
        <w:numPr>
          <w:ilvl w:val="3"/>
          <w:numId w:val="692"/>
        </w:numPr>
        <w:rPr>
          <w:ins w:id="19791" w:author="Rev 6 Allen Wirfs-Brock" w:date="2012-02-26T12:10:00Z"/>
        </w:rPr>
      </w:pPr>
      <w:ins w:id="19792" w:author="Rev 6 Allen Wirfs-Brock" w:date="2012-02-26T12:09:00Z">
        <w:r>
          <w:t xml:space="preserve">If </w:t>
        </w:r>
      </w:ins>
      <w:ins w:id="19793" w:author="Rev 6 Allen Wirfs-Brock" w:date="2012-02-26T15:47:00Z">
        <w:r w:rsidR="000A1661">
          <w:rPr>
            <w:i/>
          </w:rPr>
          <w:t>status</w:t>
        </w:r>
        <w:r w:rsidR="000A1661">
          <w:t xml:space="preserve">.[[type]] is </w:t>
        </w:r>
        <w:r w:rsidR="000A1661" w:rsidRPr="0011682D">
          <w:rPr>
            <w:rFonts w:ascii="Arial" w:hAnsi="Arial" w:cs="Arial"/>
          </w:rPr>
          <w:t>normal</w:t>
        </w:r>
      </w:ins>
      <w:ins w:id="19794" w:author="Rev 6 Allen Wirfs-Brock" w:date="2012-02-26T15:49:00Z">
        <w:r w:rsidR="000A1661" w:rsidRPr="000A1661">
          <w:t xml:space="preserve"> </w:t>
        </w:r>
        <w:r w:rsidR="000A1661">
          <w:t>and</w:t>
        </w:r>
        <w:r w:rsidR="000A1661" w:rsidRPr="00E77497">
          <w:t xml:space="preserve"> </w:t>
        </w:r>
      </w:ins>
      <w:ins w:id="19795" w:author="Rev 6 Allen Wirfs-Brock" w:date="2012-02-26T15:57:00Z">
        <w:r w:rsidR="003806A6">
          <w:rPr>
            <w:i/>
          </w:rPr>
          <w:t>status</w:t>
        </w:r>
      </w:ins>
      <w:ins w:id="19796" w:author="Rev 6 Allen Wirfs-Brock" w:date="2012-02-26T15:49:00Z">
        <w:r w:rsidR="000A1661" w:rsidRPr="00E77497">
          <w:t>.</w:t>
        </w:r>
        <w:r w:rsidR="000A1661">
          <w:t>[[</w:t>
        </w:r>
      </w:ins>
      <w:ins w:id="19797" w:author="Rev 6 Allen Wirfs-Brock" w:date="2012-02-26T15:56:00Z">
        <w:r w:rsidR="003806A6">
          <w:t>value</w:t>
        </w:r>
      </w:ins>
      <w:ins w:id="19798" w:author="Rev 6 Allen Wirfs-Brock" w:date="2012-02-26T15:49:00Z">
        <w:r w:rsidR="000A1661">
          <w:t>]] not</w:t>
        </w:r>
        <w:r w:rsidR="000A1661" w:rsidRPr="00E77497">
          <w:t xml:space="preserve"> </w:t>
        </w:r>
        <w:r w:rsidR="000A1661" w:rsidRPr="0027695A">
          <w:rPr>
            <w:rFonts w:ascii="Arial" w:hAnsi="Arial" w:cs="Arial"/>
          </w:rPr>
          <w:t>empty</w:t>
        </w:r>
      </w:ins>
      <w:ins w:id="19799" w:author="Rev 6 Allen Wirfs-Brock" w:date="2012-02-26T12:09:00Z">
        <w:r w:rsidRPr="00E77497">
          <w:t xml:space="preserve">, </w:t>
        </w:r>
        <w:r>
          <w:t xml:space="preserve">then </w:t>
        </w:r>
      </w:ins>
    </w:p>
    <w:p w14:paraId="6822D2EB" w14:textId="77777777" w:rsidR="004C02EF" w:rsidRPr="00E77497" w:rsidRDefault="004C02EF" w:rsidP="003806A6">
      <w:pPr>
        <w:pStyle w:val="Alg3"/>
        <w:numPr>
          <w:ilvl w:val="4"/>
          <w:numId w:val="692"/>
        </w:numPr>
      </w:pPr>
      <w:del w:id="19800" w:author="Rev 6 Allen Wirfs-Brock" w:date="2012-02-26T15:50:00Z">
        <w:r w:rsidRPr="00E77497" w:rsidDel="000A1661">
          <w:delText xml:space="preserve">If </w:delText>
        </w:r>
        <w:r w:rsidRPr="00E77497" w:rsidDel="000A1661">
          <w:rPr>
            <w:i/>
          </w:rPr>
          <w:delText>stmt</w:delText>
        </w:r>
        <w:r w:rsidRPr="00E77497" w:rsidDel="000A1661">
          <w:delText xml:space="preserve">.value is </w:delText>
        </w:r>
      </w:del>
      <w:del w:id="19801" w:author="Rev 6 Allen Wirfs-Brock" w:date="2012-02-26T12:11:00Z">
        <w:r w:rsidRPr="00E77497" w:rsidDel="0098463B">
          <w:delText xml:space="preserve">not </w:delText>
        </w:r>
      </w:del>
      <w:del w:id="19802" w:author="Rev 6 Allen Wirfs-Brock" w:date="2012-02-26T12:10:00Z">
        <w:r w:rsidRPr="00E77497" w:rsidDel="0098463B">
          <w:rPr>
            <w:rFonts w:ascii="Arial" w:hAnsi="Arial" w:cs="Arial"/>
          </w:rPr>
          <w:delText>empty</w:delText>
        </w:r>
      </w:del>
      <w:del w:id="19803" w:author="Rev 6 Allen Wirfs-Brock" w:date="2012-02-26T15:50:00Z">
        <w:r w:rsidRPr="00E77497" w:rsidDel="000A1661">
          <w:delText>, l</w:delText>
        </w:r>
      </w:del>
      <w:ins w:id="19804" w:author="Rev 6 Allen Wirfs-Brock" w:date="2012-02-26T15:50:00Z">
        <w:r w:rsidR="000A1661">
          <w:t>L</w:t>
        </w:r>
      </w:ins>
      <w:r w:rsidRPr="00E77497">
        <w:t xml:space="preserve">et </w:t>
      </w:r>
      <w:r w:rsidRPr="00E77497">
        <w:rPr>
          <w:i/>
        </w:rPr>
        <w:t>V</w:t>
      </w:r>
      <w:r w:rsidRPr="00E77497">
        <w:t xml:space="preserve"> = </w:t>
      </w:r>
      <w:del w:id="19805" w:author="Rev 6 Allen Wirfs-Brock" w:date="2012-02-26T15:57:00Z">
        <w:r w:rsidRPr="00E77497" w:rsidDel="003806A6">
          <w:rPr>
            <w:i/>
          </w:rPr>
          <w:delText>stmt</w:delText>
        </w:r>
      </w:del>
      <w:ins w:id="19806" w:author="Rev 6 Allen Wirfs-Brock" w:date="2012-02-26T15:57:00Z">
        <w:r w:rsidR="003806A6">
          <w:rPr>
            <w:i/>
          </w:rPr>
          <w:t>status</w:t>
        </w:r>
      </w:ins>
      <w:r w:rsidRPr="00E77497">
        <w:t>.</w:t>
      </w:r>
      <w:ins w:id="19807" w:author="Rev 6 Allen Wirfs-Brock" w:date="2012-02-26T12:12:00Z">
        <w:r w:rsidR="0098463B">
          <w:t>[[</w:t>
        </w:r>
      </w:ins>
      <w:r w:rsidRPr="00E77497">
        <w:t>value</w:t>
      </w:r>
      <w:ins w:id="19808" w:author="Rev 6 Allen Wirfs-Brock" w:date="2012-02-26T12:12:00Z">
        <w:r w:rsidR="0098463B">
          <w:t>]]</w:t>
        </w:r>
      </w:ins>
      <w:r w:rsidRPr="00E77497">
        <w:t>.</w:t>
      </w:r>
    </w:p>
    <w:p w14:paraId="1B025D16" w14:textId="77777777" w:rsidR="000A1661" w:rsidRDefault="000A1661" w:rsidP="00BF2010">
      <w:pPr>
        <w:pStyle w:val="Alg3"/>
        <w:numPr>
          <w:ilvl w:val="2"/>
          <w:numId w:val="692"/>
        </w:numPr>
        <w:rPr>
          <w:ins w:id="19809" w:author="Rev 6 Allen Wirfs-Brock" w:date="2012-02-26T15:53:00Z"/>
        </w:rPr>
      </w:pPr>
      <w:ins w:id="19810" w:author="Rev 6 Allen Wirfs-Brock" w:date="2012-02-26T15:53:00Z">
        <w:r w:rsidRPr="00E77497">
          <w:t xml:space="preserve">Set the </w:t>
        </w:r>
        <w:del w:id="19811" w:author="Rev 7 Allen Wirfs-Brock" w:date="2012-05-02T10:50:00Z">
          <w:r w:rsidRPr="00E77497" w:rsidDel="000D5AB9">
            <w:delText>running</w:delText>
          </w:r>
        </w:del>
      </w:ins>
      <w:ins w:id="19812" w:author="Rev 7 Allen Wirfs-Brock" w:date="2012-05-02T10:50:00Z">
        <w:del w:id="19813" w:author="Rev 8 Allen Wirfs-Brock" w:date="2012-06-13T16:01:00Z">
          <w:r w:rsidR="000D5AB9" w:rsidDel="00B33FB4">
            <w:delText>current</w:delText>
          </w:r>
        </w:del>
      </w:ins>
      <w:ins w:id="19814" w:author="Rev 8 Allen Wirfs-Brock" w:date="2012-06-13T16:01:00Z">
        <w:r w:rsidR="00B33FB4">
          <w:t>running</w:t>
        </w:r>
      </w:ins>
      <w:ins w:id="19815" w:author="Rev 6 Allen Wirfs-Brock" w:date="2012-02-26T15:53:00Z">
        <w:r w:rsidRPr="00E77497">
          <w:t xml:space="preserve"> </w:t>
        </w:r>
        <w:r w:rsidRPr="000D5AB9">
          <w:t>execution</w:t>
        </w:r>
        <w:r w:rsidRPr="00E77497">
          <w:t xml:space="preserve"> context’s LexicalEnvironment to </w:t>
        </w:r>
        <w:r w:rsidRPr="00E77497">
          <w:rPr>
            <w:i/>
          </w:rPr>
          <w:t>oldEnv</w:t>
        </w:r>
        <w:r w:rsidRPr="00E77497">
          <w:t>.</w:t>
        </w:r>
      </w:ins>
    </w:p>
    <w:p w14:paraId="44B9D50E" w14:textId="77777777" w:rsidR="00CD6A7E" w:rsidRDefault="00CD6A7E" w:rsidP="00CD6A7E">
      <w:pPr>
        <w:pStyle w:val="Alg3"/>
        <w:numPr>
          <w:ilvl w:val="2"/>
          <w:numId w:val="692"/>
        </w:numPr>
        <w:rPr>
          <w:ins w:id="19816" w:author="Rev 6 Allen Wirfs-Brock" w:date="2012-02-26T15:44:00Z"/>
        </w:rPr>
      </w:pPr>
      <w:ins w:id="19817" w:author="Rev 6 Allen Wirfs-Brock" w:date="2012-02-26T15:44:00Z">
        <w:r>
          <w:t>If</w:t>
        </w:r>
      </w:ins>
      <w:ins w:id="19818" w:author="Rev 6 Allen Wirfs-Brock" w:date="2012-02-26T15:52:00Z">
        <w:r w:rsidR="000A1661">
          <w:t xml:space="preserve"> </w:t>
        </w:r>
        <w:r w:rsidR="000A1661" w:rsidRPr="00BF2010">
          <w:rPr>
            <w:i/>
          </w:rPr>
          <w:t>status</w:t>
        </w:r>
      </w:ins>
      <w:ins w:id="19819" w:author="Rev 6 Allen Wirfs-Brock" w:date="2012-02-26T15:53:00Z">
        <w:r w:rsidR="000A1661">
          <w:t xml:space="preserve"> is an abrupt completion and </w:t>
        </w:r>
      </w:ins>
      <w:ins w:id="19820" w:author="Rev 6 Allen Wirfs-Brock" w:date="2012-02-26T15:44:00Z">
        <w:r>
          <w:t xml:space="preserve"> </w:t>
        </w:r>
        <w:del w:id="19821" w:author="Rev 7 Allen Wirfs-Brock" w:date="2012-04-25T08:04:00Z">
          <w:r w:rsidRPr="00DC5061" w:rsidDel="007C32C2">
            <w:delText>loopContinues</w:delText>
          </w:r>
        </w:del>
      </w:ins>
      <w:ins w:id="19822" w:author="Rev 7 Allen Wirfs-Brock" w:date="2012-04-25T08:04:00Z">
        <w:r w:rsidR="007C32C2">
          <w:t>LoopContinues</w:t>
        </w:r>
      </w:ins>
      <w:ins w:id="19823" w:author="Rev 6 Allen Wirfs-Brock" w:date="2012-02-26T15:44:00Z">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ins>
      <w:ins w:id="19824" w:author="Rev 6 Allen Wirfs-Brock" w:date="2012-02-26T15:57:00Z">
        <w:r w:rsidR="003806A6" w:rsidRPr="003806A6">
          <w:t xml:space="preserve"> </w:t>
        </w:r>
        <w:r w:rsidR="003806A6">
          <w:t>r</w:t>
        </w:r>
        <w:r w:rsidR="003806A6" w:rsidRPr="00E77497">
          <w:t xml:space="preserve">eturn </w:t>
        </w:r>
        <w:r w:rsidR="003806A6">
          <w:rPr>
            <w:i/>
          </w:rPr>
          <w:t>status</w:t>
        </w:r>
        <w:r w:rsidR="003806A6" w:rsidRPr="00E77497">
          <w:t>.</w:t>
        </w:r>
      </w:ins>
    </w:p>
    <w:p w14:paraId="282F5F8A" w14:textId="77777777" w:rsidR="004C02EF" w:rsidRPr="00E77497" w:rsidDel="0098463B" w:rsidRDefault="004C02EF" w:rsidP="0098463B">
      <w:pPr>
        <w:pStyle w:val="Alg3"/>
        <w:numPr>
          <w:ilvl w:val="3"/>
          <w:numId w:val="122"/>
        </w:numPr>
        <w:rPr>
          <w:del w:id="19825" w:author="Rev 6 Allen Wirfs-Brock" w:date="2012-02-26T12:09:00Z"/>
        </w:rPr>
      </w:pPr>
      <w:del w:id="19826" w:author="Rev 6 Allen Wirfs-Brock" w:date="2012-02-26T12:09:00Z">
        <w:r w:rsidRPr="00E77497" w:rsidDel="0098463B">
          <w:delText xml:space="preserve">If </w:delText>
        </w:r>
        <w:r w:rsidRPr="00E77497" w:rsidDel="0098463B">
          <w:rPr>
            <w:i/>
          </w:rPr>
          <w:delText>stmt</w:delText>
        </w:r>
        <w:r w:rsidRPr="00E77497" w:rsidDel="0098463B">
          <w:delText xml:space="preserve">.type is </w:delText>
        </w:r>
        <w:r w:rsidRPr="00E77497" w:rsidDel="0098463B">
          <w:rPr>
            <w:rFonts w:ascii="Arial" w:hAnsi="Arial" w:cs="Arial"/>
          </w:rPr>
          <w:delText>break</w:delText>
        </w:r>
        <w:r w:rsidRPr="00E77497" w:rsidDel="0098463B">
          <w:delText xml:space="preserve"> and </w:delText>
        </w:r>
        <w:r w:rsidRPr="00E77497" w:rsidDel="0098463B">
          <w:rPr>
            <w:i/>
          </w:rPr>
          <w:delText>stmt</w:delText>
        </w:r>
        <w:r w:rsidRPr="00E77497" w:rsidDel="0098463B">
          <w:delText xml:space="preserve">.target is in </w:delText>
        </w:r>
      </w:del>
      <w:del w:id="19827" w:author="Rev 6 Allen Wirfs-Brock" w:date="2012-02-23T18:28:00Z">
        <w:r w:rsidRPr="00E77497" w:rsidDel="001F39C4">
          <w:delText>the current label set</w:delText>
        </w:r>
      </w:del>
      <w:del w:id="19828" w:author="Rev 6 Allen Wirfs-Brock" w:date="2012-02-26T12:09:00Z">
        <w:r w:rsidRPr="00E77497" w:rsidDel="0098463B">
          <w:delText xml:space="preserve">, return </w:delText>
        </w:r>
      </w:del>
      <w:del w:id="19829" w:author="Rev 6 Allen Wirfs-Brock" w:date="2012-02-23T13:00:00Z">
        <w:r w:rsidRPr="00E77497" w:rsidDel="00BB752E">
          <w:delText>(</w:delText>
        </w:r>
        <w:r w:rsidRPr="00E77497" w:rsidDel="00BB752E">
          <w:rPr>
            <w:rFonts w:ascii="Arial" w:hAnsi="Arial" w:cs="Arial"/>
          </w:rPr>
          <w:delText>normal</w:delText>
        </w:r>
        <w:r w:rsidRPr="00E77497" w:rsidDel="00BB752E">
          <w:delText xml:space="preserve">, </w:delText>
        </w:r>
      </w:del>
      <w:del w:id="19830" w:author="Rev 6 Allen Wirfs-Brock" w:date="2012-02-26T12:09:00Z">
        <w:r w:rsidRPr="00E77497" w:rsidDel="0098463B">
          <w:rPr>
            <w:i/>
          </w:rPr>
          <w:delText>V</w:delText>
        </w:r>
      </w:del>
      <w:del w:id="19831" w:author="Rev 6 Allen Wirfs-Brock" w:date="2012-02-23T13:00:00Z">
        <w:r w:rsidRPr="00E77497" w:rsidDel="00BB752E">
          <w:delText xml:space="preserve">, </w:delText>
        </w:r>
        <w:r w:rsidRPr="00E77497" w:rsidDel="00BB752E">
          <w:rPr>
            <w:rFonts w:ascii="Arial" w:hAnsi="Arial" w:cs="Arial"/>
          </w:rPr>
          <w:delText>empty</w:delText>
        </w:r>
      </w:del>
      <w:del w:id="19832" w:author="Rev 6 Allen Wirfs-Brock" w:date="2012-02-26T12:09:00Z">
        <w:r w:rsidRPr="00E77497" w:rsidDel="0098463B">
          <w:delText>).</w:delText>
        </w:r>
      </w:del>
    </w:p>
    <w:p w14:paraId="3C7108B9" w14:textId="77777777" w:rsidR="004C02EF" w:rsidRPr="00E77497" w:rsidDel="0098463B" w:rsidRDefault="004C02EF" w:rsidP="0098463B">
      <w:pPr>
        <w:pStyle w:val="Alg3"/>
        <w:numPr>
          <w:ilvl w:val="3"/>
          <w:numId w:val="122"/>
        </w:numPr>
        <w:rPr>
          <w:del w:id="19833" w:author="Rev 6 Allen Wirfs-Brock" w:date="2012-02-26T12:11:00Z"/>
        </w:rPr>
      </w:pPr>
      <w:del w:id="19834" w:author="Rev 6 Allen Wirfs-Brock" w:date="2012-02-26T12:11:00Z">
        <w:r w:rsidRPr="00E77497" w:rsidDel="0098463B">
          <w:delText xml:space="preserve">If </w:delText>
        </w:r>
        <w:r w:rsidRPr="00E77497" w:rsidDel="0098463B">
          <w:rPr>
            <w:i/>
          </w:rPr>
          <w:delText>stmt</w:delText>
        </w:r>
        <w:r w:rsidRPr="00E77497" w:rsidDel="0098463B">
          <w:delText xml:space="preserve">.type is not </w:delText>
        </w:r>
        <w:r w:rsidRPr="00E77497" w:rsidDel="0098463B">
          <w:rPr>
            <w:b/>
          </w:rPr>
          <w:delText>continue</w:delText>
        </w:r>
        <w:r w:rsidRPr="00E77497" w:rsidDel="0098463B">
          <w:delText xml:space="preserve"> </w:delText>
        </w:r>
      </w:del>
      <w:ins w:id="19835" w:author="Allen Wirfs-Brock rev2" w:date="2011-07-25T15:33:00Z">
        <w:del w:id="19836" w:author="Rev 6 Allen Wirfs-Brock" w:date="2012-02-26T12:11:00Z">
          <w:r w:rsidR="006B2955" w:rsidRPr="00E77497" w:rsidDel="0098463B">
            <w:delText>or</w:delText>
          </w:r>
        </w:del>
      </w:ins>
      <w:del w:id="19837" w:author="Rev 6 Allen Wirfs-Brock" w:date="2012-02-26T12:11:00Z">
        <w:r w:rsidRPr="00E77497" w:rsidDel="0098463B">
          <w:delText xml:space="preserve">|| </w:delText>
        </w:r>
        <w:r w:rsidRPr="00E77497" w:rsidDel="0098463B">
          <w:rPr>
            <w:i/>
          </w:rPr>
          <w:delText>stmt</w:delText>
        </w:r>
        <w:r w:rsidRPr="00E77497" w:rsidDel="0098463B">
          <w:delText xml:space="preserve">.target is not in </w:delText>
        </w:r>
      </w:del>
      <w:del w:id="19838" w:author="Rev 6 Allen Wirfs-Brock" w:date="2012-02-23T18:28:00Z">
        <w:r w:rsidRPr="00E77497" w:rsidDel="001F39C4">
          <w:delText>the current label set</w:delText>
        </w:r>
      </w:del>
      <w:del w:id="19839" w:author="Rev 6 Allen Wirfs-Brock" w:date="2012-02-26T12:11:00Z">
        <w:r w:rsidRPr="00E77497" w:rsidDel="0098463B">
          <w:delText>, then</w:delText>
        </w:r>
      </w:del>
    </w:p>
    <w:p w14:paraId="57688802" w14:textId="77777777" w:rsidR="004C02EF" w:rsidRPr="00E77497" w:rsidDel="0098463B" w:rsidRDefault="004C02EF" w:rsidP="0098463B">
      <w:pPr>
        <w:pStyle w:val="Alg3"/>
        <w:numPr>
          <w:ilvl w:val="4"/>
          <w:numId w:val="122"/>
        </w:numPr>
        <w:spacing w:after="220"/>
        <w:rPr>
          <w:del w:id="19840" w:author="Rev 6 Allen Wirfs-Brock" w:date="2012-02-26T12:11:00Z"/>
        </w:rPr>
      </w:pPr>
      <w:del w:id="19841" w:author="Rev 6 Allen Wirfs-Brock" w:date="2012-02-26T12:11:00Z">
        <w:r w:rsidRPr="00E77497" w:rsidDel="0098463B">
          <w:delText xml:space="preserve">If </w:delText>
        </w:r>
        <w:r w:rsidRPr="00E77497" w:rsidDel="0098463B">
          <w:rPr>
            <w:i/>
          </w:rPr>
          <w:delText>stmt</w:delText>
        </w:r>
        <w:r w:rsidRPr="00E77497" w:rsidDel="0098463B">
          <w:delText xml:space="preserve"> is an abrupt completion, return </w:delText>
        </w:r>
        <w:r w:rsidRPr="00E77497" w:rsidDel="0098463B">
          <w:rPr>
            <w:i/>
          </w:rPr>
          <w:delText>stmt</w:delText>
        </w:r>
        <w:r w:rsidRPr="00E77497" w:rsidDel="0098463B">
          <w:delText>.</w:delText>
        </w:r>
      </w:del>
    </w:p>
    <w:p w14:paraId="603696A8" w14:textId="77777777" w:rsidR="0098463B" w:rsidRDefault="0098463B" w:rsidP="004C02EF">
      <w:pPr>
        <w:jc w:val="left"/>
        <w:rPr>
          <w:ins w:id="19842" w:author="Rev 6 Allen Wirfs-Brock" w:date="2012-02-26T12:11:00Z"/>
        </w:rPr>
      </w:pPr>
    </w:p>
    <w:p w14:paraId="293E9462" w14:textId="77777777" w:rsidR="00343186" w:rsidRPr="00E77497" w:rsidDel="00D25231" w:rsidRDefault="00343186" w:rsidP="00343186">
      <w:pPr>
        <w:jc w:val="left"/>
        <w:rPr>
          <w:ins w:id="19843" w:author="Rev 3 Allen Wirfs-Brock" w:date="2011-09-02T11:15:00Z"/>
          <w:del w:id="19844" w:author="Rev 4 Allen Wirfs-Brock" w:date="2011-10-15T18:49:00Z"/>
        </w:rPr>
      </w:pPr>
      <w:ins w:id="19845" w:author="Rev 3 Allen Wirfs-Brock" w:date="2011-09-02T11:15:00Z">
        <w:del w:id="19846" w:author="Rev 4 Allen Wirfs-Brock" w:date="2011-10-15T18:49:00Z">
          <w:r w:rsidRPr="00E77497" w:rsidDel="00D25231">
            <w:delText>The VarDeclaredNames of the production</w:delText>
          </w:r>
          <w:r w:rsidRPr="00E77497" w:rsidDel="00D25231">
            <w:br/>
            <w:delText xml:space="preserve">    </w:delText>
          </w:r>
        </w:del>
      </w:ins>
      <w:ins w:id="19847" w:author="Rev 3 Allen Wirfs-Brock" w:date="2011-09-02T11:16:00Z">
        <w:del w:id="19848" w:author="Rev 4 Allen Wirfs-Brock" w:date="2011-10-15T18:49:00Z">
          <w:r w:rsidRPr="00E77497" w:rsidDel="00D25231">
            <w:rPr>
              <w:rFonts w:ascii="Courier New" w:hAnsi="Courier New"/>
              <w:b/>
            </w:rPr>
            <w:delText>for</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Courier New" w:hAnsi="Courier New"/>
              <w:b/>
            </w:rPr>
            <w:delText>var</w:delText>
          </w:r>
          <w:r w:rsidRPr="00E77497" w:rsidDel="00D25231">
            <w:delText xml:space="preserve"> </w:delText>
          </w:r>
          <w:r w:rsidRPr="00E77497" w:rsidDel="00D25231">
            <w:rPr>
              <w:rFonts w:ascii="Times New Roman" w:hAnsi="Times New Roman"/>
              <w:i/>
            </w:rPr>
            <w:delText>VariableDeclarationNoIn</w:delText>
          </w:r>
          <w:r w:rsidRPr="00E77497" w:rsidDel="00D25231">
            <w:delText xml:space="preserve"> </w:delText>
          </w:r>
          <w:r w:rsidRPr="00E77497" w:rsidDel="00D25231">
            <w:rPr>
              <w:rFonts w:ascii="Courier New" w:hAnsi="Courier New"/>
              <w:b/>
            </w:rPr>
            <w:delText>in</w:delText>
          </w:r>
          <w:r w:rsidRPr="00E77497" w:rsidDel="00D25231">
            <w:delText xml:space="preserve"> </w:delText>
          </w:r>
          <w:r w:rsidRPr="00E77497" w:rsidDel="00D25231">
            <w:rPr>
              <w:rFonts w:ascii="Times New Roman" w:hAnsi="Times New Roman"/>
              <w:i/>
            </w:rPr>
            <w:delText>Expression</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Times New Roman" w:hAnsi="Times New Roman"/>
              <w:i/>
            </w:rPr>
            <w:delText>Statement</w:delText>
          </w:r>
        </w:del>
      </w:ins>
      <w:ins w:id="19849" w:author="Rev 3 Allen Wirfs-Brock" w:date="2011-09-02T11:15:00Z">
        <w:del w:id="19850" w:author="Rev 4 Allen Wirfs-Brock" w:date="2011-10-15T18:49:00Z">
          <w:r w:rsidRPr="00E77497" w:rsidDel="00D25231">
            <w:rPr>
              <w:rFonts w:ascii="Courier New" w:hAnsi="Courier New"/>
              <w:b/>
            </w:rPr>
            <w:br/>
          </w:r>
          <w:r w:rsidRPr="00E77497" w:rsidDel="00D25231">
            <w:delText>is determined as follows:</w:delText>
          </w:r>
        </w:del>
      </w:ins>
    </w:p>
    <w:p w14:paraId="60CF35E9" w14:textId="77777777" w:rsidR="00343186" w:rsidRPr="00E77497" w:rsidDel="00D25231" w:rsidRDefault="00343186">
      <w:pPr>
        <w:pStyle w:val="Alg4"/>
        <w:numPr>
          <w:ilvl w:val="0"/>
          <w:numId w:val="482"/>
        </w:numPr>
        <w:spacing w:after="220"/>
        <w:contextualSpacing/>
        <w:rPr>
          <w:ins w:id="19851" w:author="Rev 3 Allen Wirfs-Brock" w:date="2011-09-02T11:15:00Z"/>
          <w:del w:id="19852" w:author="Rev 4 Allen Wirfs-Brock" w:date="2011-10-15T18:49:00Z"/>
        </w:rPr>
        <w:pPrChange w:id="19853" w:author="Rev 4 Allen Wirfs-Brock" w:date="2011-11-07T12:16:00Z">
          <w:pPr>
            <w:pStyle w:val="Alg4"/>
            <w:numPr>
              <w:numId w:val="512"/>
            </w:numPr>
            <w:tabs>
              <w:tab w:val="num" w:pos="360"/>
            </w:tabs>
            <w:spacing w:after="220"/>
            <w:ind w:left="360" w:hanging="360"/>
            <w:contextualSpacing/>
          </w:pPr>
        </w:pPrChange>
      </w:pPr>
      <w:ins w:id="19854" w:author="Rev 3 Allen Wirfs-Brock" w:date="2011-09-02T11:15:00Z">
        <w:del w:id="19855" w:author="Rev 4 Allen Wirfs-Brock" w:date="2011-10-15T18:49:00Z">
          <w:r w:rsidRPr="00E77497" w:rsidDel="00D25231">
            <w:delText xml:space="preserve">Let </w:delText>
          </w:r>
          <w:r w:rsidRPr="00E77497" w:rsidDel="00D25231">
            <w:rPr>
              <w:i/>
            </w:rPr>
            <w:delText xml:space="preserve">names </w:delText>
          </w:r>
          <w:r w:rsidRPr="00E77497" w:rsidDel="00D25231">
            <w:delText xml:space="preserve">be BoundNames of </w:delText>
          </w:r>
        </w:del>
      </w:ins>
      <w:ins w:id="19856" w:author="Rev 3 Allen Wirfs-Brock" w:date="2011-09-02T11:16:00Z">
        <w:del w:id="19857" w:author="Rev 4 Allen Wirfs-Brock" w:date="2011-10-15T18:49:00Z">
          <w:r w:rsidRPr="00E77497" w:rsidDel="00D25231">
            <w:rPr>
              <w:i/>
            </w:rPr>
            <w:delText>VariableDeclarationNoIn</w:delText>
          </w:r>
        </w:del>
      </w:ins>
      <w:ins w:id="19858" w:author="Rev 3 Allen Wirfs-Brock" w:date="2011-09-02T11:15:00Z">
        <w:del w:id="19859" w:author="Rev 4 Allen Wirfs-Brock" w:date="2011-10-15T18:49:00Z">
          <w:r w:rsidRPr="00E77497" w:rsidDel="00D25231">
            <w:delText>.</w:delText>
          </w:r>
        </w:del>
      </w:ins>
    </w:p>
    <w:p w14:paraId="08542256" w14:textId="77777777" w:rsidR="00343186" w:rsidRPr="00E77497" w:rsidDel="00D25231" w:rsidRDefault="00343186">
      <w:pPr>
        <w:pStyle w:val="Alg4"/>
        <w:numPr>
          <w:ilvl w:val="0"/>
          <w:numId w:val="482"/>
        </w:numPr>
        <w:spacing w:after="220"/>
        <w:contextualSpacing/>
        <w:rPr>
          <w:ins w:id="19860" w:author="Rev 3 Allen Wirfs-Brock" w:date="2011-09-02T11:15:00Z"/>
          <w:del w:id="19861" w:author="Rev 4 Allen Wirfs-Brock" w:date="2011-10-15T18:49:00Z"/>
          <w:rStyle w:val="bnf"/>
          <w:rFonts w:eastAsia="MS Mincho"/>
          <w:i w:val="0"/>
          <w:spacing w:val="0"/>
          <w:lang w:eastAsia="ja-JP"/>
        </w:rPr>
        <w:pPrChange w:id="19862" w:author="Rev 4 Allen Wirfs-Brock" w:date="2011-11-07T12:16:00Z">
          <w:pPr>
            <w:pStyle w:val="Alg4"/>
            <w:numPr>
              <w:numId w:val="512"/>
            </w:numPr>
            <w:tabs>
              <w:tab w:val="num" w:pos="360"/>
            </w:tabs>
            <w:spacing w:after="220"/>
            <w:ind w:left="360" w:hanging="360"/>
            <w:contextualSpacing/>
          </w:pPr>
        </w:pPrChange>
      </w:pPr>
      <w:ins w:id="19863" w:author="Rev 3 Allen Wirfs-Brock" w:date="2011-09-02T11:15:00Z">
        <w:del w:id="19864" w:author="Rev 4 Allen Wirfs-Brock" w:date="2011-10-15T18:49:00Z">
          <w:r w:rsidRPr="00E77497" w:rsidDel="00D25231">
            <w:delText xml:space="preserve">Append to </w:delText>
          </w:r>
          <w:r w:rsidRPr="00E77497" w:rsidDel="00D25231">
            <w:rPr>
              <w:i/>
            </w:rPr>
            <w:delText>names</w:delText>
          </w:r>
          <w:r w:rsidRPr="00E77497" w:rsidDel="00D25231">
            <w:delText xml:space="preserve"> the elements of the VarDeclaredNames of </w:delText>
          </w:r>
          <w:r w:rsidRPr="00E77497" w:rsidDel="00D25231">
            <w:rPr>
              <w:i/>
            </w:rPr>
            <w:delText>Statement</w:delText>
          </w:r>
          <w:r w:rsidRPr="00E77497" w:rsidDel="00D25231">
            <w:rPr>
              <w:rStyle w:val="bnf"/>
            </w:rPr>
            <w:delText>.</w:delText>
          </w:r>
        </w:del>
      </w:ins>
    </w:p>
    <w:p w14:paraId="1EB5E5EE" w14:textId="77777777" w:rsidR="00343186" w:rsidRPr="00E77497" w:rsidDel="00D25231" w:rsidRDefault="00343186">
      <w:pPr>
        <w:pStyle w:val="Alg4"/>
        <w:numPr>
          <w:ilvl w:val="0"/>
          <w:numId w:val="482"/>
        </w:numPr>
        <w:spacing w:after="220"/>
        <w:contextualSpacing/>
        <w:rPr>
          <w:ins w:id="19865" w:author="Rev 3 Allen Wirfs-Brock" w:date="2011-09-02T11:15:00Z"/>
          <w:del w:id="19866" w:author="Rev 4 Allen Wirfs-Brock" w:date="2011-10-15T18:49:00Z"/>
        </w:rPr>
        <w:pPrChange w:id="19867" w:author="Rev 4 Allen Wirfs-Brock" w:date="2011-11-07T12:16:00Z">
          <w:pPr>
            <w:pStyle w:val="Alg4"/>
            <w:numPr>
              <w:numId w:val="512"/>
            </w:numPr>
            <w:tabs>
              <w:tab w:val="num" w:pos="360"/>
            </w:tabs>
            <w:spacing w:after="220"/>
            <w:ind w:left="360" w:hanging="360"/>
            <w:contextualSpacing/>
          </w:pPr>
        </w:pPrChange>
      </w:pPr>
      <w:ins w:id="19868" w:author="Rev 3 Allen Wirfs-Brock" w:date="2011-09-02T11:15:00Z">
        <w:del w:id="19869" w:author="Rev 4 Allen Wirfs-Brock" w:date="2011-10-15T18:49:00Z">
          <w:r w:rsidRPr="00E77497" w:rsidDel="00D25231">
            <w:delText xml:space="preserve">Return </w:delText>
          </w:r>
          <w:r w:rsidRPr="00E77497" w:rsidDel="00D25231">
            <w:rPr>
              <w:rStyle w:val="bnf"/>
            </w:rPr>
            <w:delText>names</w:delText>
          </w:r>
          <w:r w:rsidRPr="00E77497" w:rsidDel="00D25231">
            <w:delText>.</w:delText>
          </w:r>
        </w:del>
      </w:ins>
    </w:p>
    <w:p w14:paraId="4342A723" w14:textId="77777777" w:rsidR="004C02EF" w:rsidRPr="00E77497" w:rsidDel="00514B53" w:rsidRDefault="004C02EF" w:rsidP="004C02EF">
      <w:pPr>
        <w:jc w:val="left"/>
        <w:rPr>
          <w:del w:id="19870" w:author="Rev 6 Allen Wirfs-Brock" w:date="2012-02-26T16:11:00Z"/>
        </w:rPr>
      </w:pPr>
      <w:del w:id="19871" w:author="Rev 6 Allen Wirfs-Brock" w:date="2012-02-26T16:11:00Z">
        <w:r w:rsidRPr="00E77497" w:rsidDel="00514B53">
          <w:delText>The production</w:delText>
        </w:r>
        <w:r w:rsidRPr="00E77497" w:rsidDel="00514B53">
          <w:br/>
          <w:delText xml:space="preserve">    </w:delText>
        </w:r>
        <w:r w:rsidRPr="00E77497" w:rsidDel="00514B53">
          <w:rPr>
            <w:rFonts w:ascii="Times New Roman" w:hAnsi="Times New Roman"/>
            <w:i/>
          </w:rPr>
          <w:delText>IterationStatement</w:delText>
        </w:r>
        <w:r w:rsidRPr="00E77497" w:rsidDel="00514B53">
          <w:delText xml:space="preserve"> </w:delText>
        </w:r>
        <w:r w:rsidRPr="00E77497" w:rsidDel="00514B53">
          <w:rPr>
            <w:b/>
          </w:rPr>
          <w:delText>:</w:delText>
        </w:r>
        <w:r w:rsidRPr="00E77497" w:rsidDel="00514B53">
          <w:delText xml:space="preserve"> </w:delText>
        </w:r>
        <w:r w:rsidRPr="00E77497" w:rsidDel="00514B53">
          <w:rPr>
            <w:rFonts w:ascii="Courier New" w:hAnsi="Courier New"/>
            <w:b/>
          </w:rPr>
          <w:delText>for</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Courier New" w:hAnsi="Courier New"/>
            <w:b/>
          </w:rPr>
          <w:delText>var</w:delText>
        </w:r>
        <w:r w:rsidRPr="00E77497" w:rsidDel="00514B53">
          <w:delText xml:space="preserve"> </w:delText>
        </w:r>
      </w:del>
      <w:del w:id="19872" w:author="Rev 6 Allen Wirfs-Brock" w:date="2012-01-31T15:15:00Z">
        <w:r w:rsidRPr="00E77497" w:rsidDel="005C189A">
          <w:rPr>
            <w:rFonts w:ascii="Times New Roman" w:hAnsi="Times New Roman"/>
            <w:i/>
          </w:rPr>
          <w:delText>VariableDeclarationNoIn</w:delText>
        </w:r>
        <w:r w:rsidRPr="00E77497" w:rsidDel="005C189A">
          <w:delText xml:space="preserve"> </w:delText>
        </w:r>
      </w:del>
      <w:del w:id="19873" w:author="Rev 6 Allen Wirfs-Brock" w:date="2012-02-26T16:11:00Z">
        <w:r w:rsidRPr="00E77497" w:rsidDel="00514B53">
          <w:rPr>
            <w:rFonts w:ascii="Courier New" w:hAnsi="Courier New"/>
            <w:b/>
          </w:rPr>
          <w:delText>in</w:delText>
        </w:r>
        <w:r w:rsidRPr="00E77497" w:rsidDel="00514B53">
          <w:delText xml:space="preserve"> </w:delText>
        </w:r>
        <w:r w:rsidRPr="00E77497" w:rsidDel="00514B53">
          <w:rPr>
            <w:rFonts w:ascii="Times New Roman" w:hAnsi="Times New Roman"/>
            <w:i/>
          </w:rPr>
          <w:delText>Expression</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Times New Roman" w:hAnsi="Times New Roman"/>
            <w:i/>
          </w:rPr>
          <w:delText>Statement</w:delText>
        </w:r>
        <w:r w:rsidRPr="00E77497" w:rsidDel="00514B53">
          <w:br/>
          <w:delText>is evaluated as follows:</w:delText>
        </w:r>
      </w:del>
    </w:p>
    <w:p w14:paraId="6F12D516" w14:textId="77777777" w:rsidR="004C02EF" w:rsidRPr="00E77497" w:rsidDel="005C189A" w:rsidRDefault="004C02EF" w:rsidP="00B34B48">
      <w:pPr>
        <w:pStyle w:val="Alg3"/>
        <w:numPr>
          <w:ilvl w:val="0"/>
          <w:numId w:val="123"/>
        </w:numPr>
        <w:rPr>
          <w:del w:id="19874" w:author="Rev 6 Allen Wirfs-Brock" w:date="2012-01-31T15:12:00Z"/>
        </w:rPr>
      </w:pPr>
      <w:del w:id="19875" w:author="Rev 6 Allen Wirfs-Brock" w:date="2012-01-31T15:12:00Z">
        <w:r w:rsidRPr="00E77497" w:rsidDel="005C189A">
          <w:delText xml:space="preserve">Let </w:delText>
        </w:r>
        <w:r w:rsidRPr="00E77497" w:rsidDel="005C189A">
          <w:rPr>
            <w:i/>
          </w:rPr>
          <w:delText>varName</w:delText>
        </w:r>
        <w:r w:rsidRPr="00E77497" w:rsidDel="005C189A">
          <w:delText xml:space="preserve"> be the result of evaluating </w:delText>
        </w:r>
        <w:r w:rsidRPr="00E77497" w:rsidDel="005C189A">
          <w:rPr>
            <w:i/>
          </w:rPr>
          <w:delText>VariableDeclarationNoIn</w:delText>
        </w:r>
        <w:r w:rsidRPr="00E77497" w:rsidDel="005C189A">
          <w:delText>.</w:delText>
        </w:r>
      </w:del>
    </w:p>
    <w:p w14:paraId="408591FF" w14:textId="77777777" w:rsidR="004C02EF" w:rsidRPr="00E77497" w:rsidDel="00514B53" w:rsidRDefault="004C02EF" w:rsidP="00B34B48">
      <w:pPr>
        <w:pStyle w:val="Alg3"/>
        <w:numPr>
          <w:ilvl w:val="0"/>
          <w:numId w:val="123"/>
        </w:numPr>
        <w:rPr>
          <w:del w:id="19876" w:author="Rev 6 Allen Wirfs-Brock" w:date="2012-02-26T16:11:00Z"/>
        </w:rPr>
      </w:pPr>
      <w:del w:id="19877" w:author="Rev 6 Allen Wirfs-Brock" w:date="2012-02-26T16:11:00Z">
        <w:r w:rsidRPr="00E77497" w:rsidDel="00514B53">
          <w:delText xml:space="preserve">Let </w:delText>
        </w:r>
        <w:r w:rsidRPr="00E77497" w:rsidDel="00514B53">
          <w:rPr>
            <w:i/>
          </w:rPr>
          <w:delText>exprRef</w:delText>
        </w:r>
        <w:r w:rsidRPr="00E77497" w:rsidDel="00514B53">
          <w:delText xml:space="preserve"> be the result of evaluating the </w:delText>
        </w:r>
        <w:r w:rsidRPr="00E77497" w:rsidDel="00514B53">
          <w:rPr>
            <w:i/>
          </w:rPr>
          <w:delText>Expression</w:delText>
        </w:r>
        <w:r w:rsidRPr="00E77497" w:rsidDel="00514B53">
          <w:delText>.</w:delText>
        </w:r>
      </w:del>
    </w:p>
    <w:p w14:paraId="5F3EB7C8" w14:textId="77777777" w:rsidR="004C02EF" w:rsidRPr="00E77497" w:rsidDel="00514B53" w:rsidRDefault="004C02EF" w:rsidP="00B34B48">
      <w:pPr>
        <w:pStyle w:val="Alg3"/>
        <w:numPr>
          <w:ilvl w:val="0"/>
          <w:numId w:val="123"/>
        </w:numPr>
        <w:rPr>
          <w:del w:id="19878" w:author="Rev 6 Allen Wirfs-Brock" w:date="2012-02-26T16:11:00Z"/>
        </w:rPr>
      </w:pPr>
      <w:del w:id="19879" w:author="Rev 6 Allen Wirfs-Brock" w:date="2012-02-26T16:11:00Z">
        <w:r w:rsidRPr="00E77497" w:rsidDel="00514B53">
          <w:delText xml:space="preserve">Let </w:delText>
        </w:r>
        <w:r w:rsidRPr="00E77497" w:rsidDel="00514B53">
          <w:rPr>
            <w:i/>
          </w:rPr>
          <w:delText>experValue</w:delText>
        </w:r>
        <w:r w:rsidRPr="00E77497" w:rsidDel="00514B53">
          <w:delText xml:space="preserve"> be GetValue(</w:delText>
        </w:r>
        <w:r w:rsidRPr="00E77497" w:rsidDel="00514B53">
          <w:rPr>
            <w:i/>
          </w:rPr>
          <w:delText>exprRef</w:delText>
        </w:r>
        <w:r w:rsidRPr="00E77497" w:rsidDel="00514B53">
          <w:delText>).</w:delText>
        </w:r>
      </w:del>
    </w:p>
    <w:p w14:paraId="041D4CD3" w14:textId="77777777" w:rsidR="004C02EF" w:rsidRPr="00E77497" w:rsidDel="00514B53" w:rsidRDefault="004C02EF" w:rsidP="00B34B48">
      <w:pPr>
        <w:pStyle w:val="Alg3"/>
        <w:numPr>
          <w:ilvl w:val="0"/>
          <w:numId w:val="123"/>
        </w:numPr>
        <w:rPr>
          <w:del w:id="19880" w:author="Rev 6 Allen Wirfs-Brock" w:date="2012-02-26T16:11:00Z"/>
        </w:rPr>
      </w:pPr>
      <w:del w:id="19881" w:author="Rev 6 Allen Wirfs-Brock" w:date="2012-02-26T16:11:00Z">
        <w:r w:rsidRPr="00E77497" w:rsidDel="00514B53">
          <w:delText xml:space="preserve">If </w:delText>
        </w:r>
        <w:r w:rsidRPr="00E77497" w:rsidDel="00514B53">
          <w:rPr>
            <w:i/>
          </w:rPr>
          <w:delText>experValue</w:delText>
        </w:r>
        <w:r w:rsidRPr="00E77497" w:rsidDel="00514B53">
          <w:delText xml:space="preserve"> is </w:delText>
        </w:r>
        <w:r w:rsidRPr="00E77497" w:rsidDel="00514B53">
          <w:rPr>
            <w:b/>
          </w:rPr>
          <w:delText>null</w:delText>
        </w:r>
        <w:r w:rsidRPr="00E77497" w:rsidDel="00514B53">
          <w:delText xml:space="preserve"> or </w:delText>
        </w:r>
        <w:r w:rsidRPr="00E77497" w:rsidDel="00514B53">
          <w:rPr>
            <w:b/>
          </w:rPr>
          <w:delText>undefined</w:delText>
        </w:r>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rFonts w:ascii="Arial" w:hAnsi="Arial" w:cs="Arial"/>
          </w:rPr>
          <w:delText>empty</w:delText>
        </w:r>
        <w:r w:rsidRPr="00E77497" w:rsidDel="00514B53">
          <w:delText xml:space="preserve">, </w:delText>
        </w:r>
        <w:r w:rsidRPr="00E77497" w:rsidDel="00514B53">
          <w:rPr>
            <w:rFonts w:ascii="Arial" w:hAnsi="Arial" w:cs="Arial"/>
          </w:rPr>
          <w:delText>empty</w:delText>
        </w:r>
        <w:r w:rsidRPr="00E77497" w:rsidDel="00514B53">
          <w:delText>).</w:delText>
        </w:r>
      </w:del>
    </w:p>
    <w:p w14:paraId="7318F3F8" w14:textId="77777777" w:rsidR="004C02EF" w:rsidRPr="00E77497" w:rsidDel="00514B53" w:rsidRDefault="004C02EF" w:rsidP="00B34B48">
      <w:pPr>
        <w:pStyle w:val="Alg3"/>
        <w:numPr>
          <w:ilvl w:val="0"/>
          <w:numId w:val="123"/>
        </w:numPr>
        <w:rPr>
          <w:del w:id="19882" w:author="Rev 6 Allen Wirfs-Brock" w:date="2012-02-26T16:11:00Z"/>
        </w:rPr>
      </w:pPr>
      <w:del w:id="19883" w:author="Rev 6 Allen Wirfs-Brock" w:date="2012-02-26T16:11:00Z">
        <w:r w:rsidRPr="00E77497" w:rsidDel="00514B53">
          <w:delText xml:space="preserve">Let </w:delText>
        </w:r>
        <w:r w:rsidRPr="00E77497" w:rsidDel="00514B53">
          <w:rPr>
            <w:i/>
          </w:rPr>
          <w:delText>obj</w:delText>
        </w:r>
        <w:r w:rsidRPr="00E77497" w:rsidDel="00514B53">
          <w:delText xml:space="preserve"> be ToObject(</w:delText>
        </w:r>
        <w:r w:rsidRPr="00E77497" w:rsidDel="00514B53">
          <w:rPr>
            <w:i/>
          </w:rPr>
          <w:delText>experValue</w:delText>
        </w:r>
        <w:r w:rsidRPr="00E77497" w:rsidDel="00514B53">
          <w:delText>).</w:delText>
        </w:r>
      </w:del>
    </w:p>
    <w:p w14:paraId="1F546F93" w14:textId="77777777" w:rsidR="004C02EF" w:rsidRPr="00E77497" w:rsidDel="00514B53" w:rsidRDefault="004C02EF" w:rsidP="00B34B48">
      <w:pPr>
        <w:pStyle w:val="Alg3"/>
        <w:numPr>
          <w:ilvl w:val="0"/>
          <w:numId w:val="123"/>
        </w:numPr>
        <w:rPr>
          <w:del w:id="19884" w:author="Rev 6 Allen Wirfs-Brock" w:date="2012-02-26T16:11:00Z"/>
        </w:rPr>
      </w:pPr>
      <w:del w:id="19885" w:author="Rev 6 Allen Wirfs-Brock" w:date="2012-02-26T16:11:00Z">
        <w:r w:rsidRPr="00E77497" w:rsidDel="00514B53">
          <w:delText xml:space="preserve">Let </w:delText>
        </w:r>
        <w:r w:rsidRPr="00E77497" w:rsidDel="00514B53">
          <w:rPr>
            <w:i/>
          </w:rPr>
          <w:delText>V</w:delText>
        </w:r>
        <w:r w:rsidRPr="00E77497" w:rsidDel="00514B53">
          <w:delText xml:space="preserve"> = </w:delText>
        </w:r>
        <w:r w:rsidRPr="00E77497" w:rsidDel="00514B53">
          <w:rPr>
            <w:rFonts w:ascii="Arial" w:hAnsi="Arial" w:cs="Arial"/>
          </w:rPr>
          <w:delText>empty</w:delText>
        </w:r>
        <w:r w:rsidRPr="00E77497" w:rsidDel="00514B53">
          <w:delText>.</w:delText>
        </w:r>
      </w:del>
    </w:p>
    <w:p w14:paraId="05492542" w14:textId="77777777" w:rsidR="004C02EF" w:rsidRPr="00E77497" w:rsidDel="00514B53" w:rsidRDefault="004C02EF" w:rsidP="00B34B48">
      <w:pPr>
        <w:pStyle w:val="Alg3"/>
        <w:keepNext/>
        <w:numPr>
          <w:ilvl w:val="0"/>
          <w:numId w:val="123"/>
        </w:numPr>
        <w:rPr>
          <w:del w:id="19886" w:author="Rev 6 Allen Wirfs-Brock" w:date="2012-02-26T16:11:00Z"/>
        </w:rPr>
      </w:pPr>
      <w:del w:id="19887" w:author="Rev 6 Allen Wirfs-Brock" w:date="2012-02-26T16:11:00Z">
        <w:r w:rsidRPr="00E77497" w:rsidDel="00514B53">
          <w:delText>Repeat</w:delText>
        </w:r>
      </w:del>
    </w:p>
    <w:p w14:paraId="62271A0F" w14:textId="77777777" w:rsidR="004C02EF" w:rsidRPr="00E77497" w:rsidDel="00EA0311" w:rsidRDefault="004C02EF" w:rsidP="00B34B48">
      <w:pPr>
        <w:pStyle w:val="Alg3"/>
        <w:numPr>
          <w:ilvl w:val="1"/>
          <w:numId w:val="123"/>
        </w:numPr>
        <w:rPr>
          <w:del w:id="19888" w:author="Rev 6 Allen Wirfs-Brock" w:date="2012-02-01T13:56:00Z"/>
        </w:rPr>
      </w:pPr>
      <w:del w:id="19889" w:author="Rev 6 Allen Wirfs-Brock" w:date="2012-02-01T13:56: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111F9D6D" w14:textId="77777777" w:rsidR="004C02EF" w:rsidRPr="00E77497" w:rsidDel="005C189A" w:rsidRDefault="004C02EF" w:rsidP="00B34B48">
      <w:pPr>
        <w:pStyle w:val="Alg3"/>
        <w:numPr>
          <w:ilvl w:val="1"/>
          <w:numId w:val="123"/>
        </w:numPr>
        <w:rPr>
          <w:del w:id="19890" w:author="Rev 6 Allen Wirfs-Brock" w:date="2012-01-31T15:17:00Z"/>
        </w:rPr>
      </w:pPr>
      <w:del w:id="19891" w:author="Rev 6 Allen Wirfs-Brock" w:date="2012-01-31T15:17:00Z">
        <w:r w:rsidRPr="00E77497" w:rsidDel="005C189A">
          <w:delText xml:space="preserve">Let </w:delText>
        </w:r>
        <w:r w:rsidRPr="00E77497" w:rsidDel="005C189A">
          <w:rPr>
            <w:i/>
          </w:rPr>
          <w:delText>varRef</w:delText>
        </w:r>
        <w:r w:rsidRPr="00E77497" w:rsidDel="005C189A">
          <w:delText xml:space="preserve"> be the result of evaluating </w:delText>
        </w:r>
        <w:r w:rsidRPr="00E77497" w:rsidDel="005C189A">
          <w:rPr>
            <w:i/>
          </w:rPr>
          <w:delText>varName</w:delText>
        </w:r>
        <w:r w:rsidRPr="00E77497" w:rsidDel="005C189A">
          <w:delText xml:space="preserve"> as if it were an Identifier Reference (11.1.2); it may be evaluated repeatedly.</w:delText>
        </w:r>
      </w:del>
    </w:p>
    <w:p w14:paraId="04E70843" w14:textId="77777777" w:rsidR="004C02EF" w:rsidRPr="00E77497" w:rsidDel="00514B53" w:rsidRDefault="004C02EF" w:rsidP="00B34B48">
      <w:pPr>
        <w:pStyle w:val="Alg3"/>
        <w:numPr>
          <w:ilvl w:val="1"/>
          <w:numId w:val="123"/>
        </w:numPr>
        <w:rPr>
          <w:del w:id="19892" w:author="Rev 6 Allen Wirfs-Brock" w:date="2012-02-26T16:11:00Z"/>
        </w:rPr>
      </w:pPr>
      <w:del w:id="19893" w:author="Rev 6 Allen Wirfs-Brock" w:date="2012-01-31T15:15:00Z">
        <w:r w:rsidRPr="00E77497" w:rsidDel="005C189A">
          <w:delText>Call PutValue(</w:delText>
        </w:r>
        <w:r w:rsidRPr="00E77497" w:rsidDel="005C189A">
          <w:rPr>
            <w:i/>
          </w:rPr>
          <w:delText>varRef</w:delText>
        </w:r>
        <w:r w:rsidRPr="00E77497" w:rsidDel="005C189A">
          <w:delText xml:space="preserve">, </w:delText>
        </w:r>
        <w:r w:rsidRPr="00E77497" w:rsidDel="005C189A">
          <w:rPr>
            <w:i/>
          </w:rPr>
          <w:delText>P</w:delText>
        </w:r>
        <w:r w:rsidRPr="00E77497" w:rsidDel="005C189A">
          <w:delText>)</w:delText>
        </w:r>
      </w:del>
      <w:del w:id="19894" w:author="Rev 6 Allen Wirfs-Brock" w:date="2012-02-26T16:11:00Z">
        <w:r w:rsidRPr="00E77497" w:rsidDel="00514B53">
          <w:delText>.</w:delText>
        </w:r>
      </w:del>
    </w:p>
    <w:p w14:paraId="2E34A584" w14:textId="77777777" w:rsidR="004C02EF" w:rsidRPr="00E77497" w:rsidDel="00514B53" w:rsidRDefault="004C02EF" w:rsidP="00B34B48">
      <w:pPr>
        <w:pStyle w:val="Alg3"/>
        <w:numPr>
          <w:ilvl w:val="1"/>
          <w:numId w:val="123"/>
        </w:numPr>
        <w:rPr>
          <w:del w:id="19895" w:author="Rev 6 Allen Wirfs-Brock" w:date="2012-02-26T16:11:00Z"/>
        </w:rPr>
      </w:pPr>
      <w:del w:id="19896" w:author="Rev 6 Allen Wirfs-Brock" w:date="2012-02-26T16:11:00Z">
        <w:r w:rsidRPr="00E77497" w:rsidDel="00514B53">
          <w:delText xml:space="preserve">Let </w:delText>
        </w:r>
        <w:r w:rsidRPr="00E77497" w:rsidDel="00514B53">
          <w:rPr>
            <w:i/>
          </w:rPr>
          <w:delText>stmt</w:delText>
        </w:r>
        <w:r w:rsidRPr="00E77497" w:rsidDel="00514B53">
          <w:delText xml:space="preserve"> be the result of evaluating </w:delText>
        </w:r>
        <w:r w:rsidRPr="00E77497" w:rsidDel="00514B53">
          <w:rPr>
            <w:i/>
          </w:rPr>
          <w:delText>Statement</w:delText>
        </w:r>
        <w:r w:rsidRPr="00E77497" w:rsidDel="00514B53">
          <w:delText>.</w:delText>
        </w:r>
      </w:del>
    </w:p>
    <w:p w14:paraId="34BE951E" w14:textId="77777777" w:rsidR="004C02EF" w:rsidRPr="00E77497" w:rsidDel="00514B53" w:rsidRDefault="004C02EF" w:rsidP="00B34B48">
      <w:pPr>
        <w:pStyle w:val="Alg3"/>
        <w:numPr>
          <w:ilvl w:val="1"/>
          <w:numId w:val="123"/>
        </w:numPr>
        <w:rPr>
          <w:del w:id="19897" w:author="Rev 6 Allen Wirfs-Brock" w:date="2012-02-26T16:11:00Z"/>
        </w:rPr>
      </w:pPr>
      <w:del w:id="19898" w:author="Rev 6 Allen Wirfs-Brock" w:date="2012-02-26T16:11:00Z">
        <w:r w:rsidRPr="00E77497" w:rsidDel="00514B53">
          <w:delText xml:space="preserve">If </w:delText>
        </w:r>
        <w:r w:rsidRPr="00E77497" w:rsidDel="00514B53">
          <w:rPr>
            <w:i/>
          </w:rPr>
          <w:delText>stmt</w:delText>
        </w:r>
        <w:r w:rsidRPr="00E77497" w:rsidDel="00514B53">
          <w:delText xml:space="preserve">.value is not </w:delText>
        </w:r>
        <w:r w:rsidRPr="00E77497" w:rsidDel="00514B53">
          <w:rPr>
            <w:rFonts w:ascii="Arial" w:hAnsi="Arial" w:cs="Arial"/>
          </w:rPr>
          <w:delText>empty</w:delText>
        </w:r>
        <w:r w:rsidRPr="00E77497" w:rsidDel="00514B53">
          <w:delText xml:space="preserve">, let </w:delText>
        </w:r>
        <w:r w:rsidRPr="00E77497" w:rsidDel="00514B53">
          <w:rPr>
            <w:i/>
          </w:rPr>
          <w:delText>V</w:delText>
        </w:r>
        <w:r w:rsidRPr="00E77497" w:rsidDel="00514B53">
          <w:delText xml:space="preserve"> = </w:delText>
        </w:r>
        <w:r w:rsidRPr="00E77497" w:rsidDel="00514B53">
          <w:rPr>
            <w:i/>
          </w:rPr>
          <w:delText>stmt</w:delText>
        </w:r>
        <w:r w:rsidRPr="00E77497" w:rsidDel="00514B53">
          <w:delText>.value.</w:delText>
        </w:r>
      </w:del>
    </w:p>
    <w:p w14:paraId="0E6B636A" w14:textId="77777777" w:rsidR="004C02EF" w:rsidRPr="00E77497" w:rsidDel="00514B53" w:rsidRDefault="004C02EF" w:rsidP="00B34B48">
      <w:pPr>
        <w:pStyle w:val="Alg3"/>
        <w:numPr>
          <w:ilvl w:val="1"/>
          <w:numId w:val="123"/>
        </w:numPr>
        <w:rPr>
          <w:del w:id="19899" w:author="Rev 6 Allen Wirfs-Brock" w:date="2012-02-26T16:11:00Z"/>
        </w:rPr>
      </w:pPr>
      <w:del w:id="19900" w:author="Rev 6 Allen Wirfs-Brock" w:date="2012-02-26T16:11:00Z">
        <w:r w:rsidRPr="00E77497" w:rsidDel="00514B53">
          <w:delText xml:space="preserve">If </w:delText>
        </w:r>
        <w:r w:rsidRPr="00E77497" w:rsidDel="00514B53">
          <w:rPr>
            <w:i/>
          </w:rPr>
          <w:delText>stmt</w:delText>
        </w:r>
        <w:r w:rsidRPr="00E77497" w:rsidDel="00514B53">
          <w:delText xml:space="preserve">.type is </w:delText>
        </w:r>
        <w:r w:rsidRPr="00E77497" w:rsidDel="00514B53">
          <w:rPr>
            <w:rFonts w:ascii="Arial" w:hAnsi="Arial" w:cs="Arial"/>
          </w:rPr>
          <w:delText>break</w:delText>
        </w:r>
        <w:r w:rsidRPr="00E77497" w:rsidDel="00514B53">
          <w:delText xml:space="preserve"> and </w:delText>
        </w:r>
        <w:r w:rsidRPr="00E77497" w:rsidDel="00514B53">
          <w:rPr>
            <w:i/>
          </w:rPr>
          <w:delText>stmt</w:delText>
        </w:r>
        <w:r w:rsidRPr="00E77497" w:rsidDel="00514B53">
          <w:delText xml:space="preserve">.target is in </w:delText>
        </w:r>
      </w:del>
      <w:del w:id="19901" w:author="Rev 6 Allen Wirfs-Brock" w:date="2012-02-23T18:29:00Z">
        <w:r w:rsidRPr="00E77497" w:rsidDel="001F39C4">
          <w:delText>the current label set</w:delText>
        </w:r>
      </w:del>
      <w:del w:id="19902" w:author="Rev 6 Allen Wirfs-Brock" w:date="2012-02-26T16:11:00Z">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i/>
          </w:rPr>
          <w:delText>V</w:delText>
        </w:r>
        <w:r w:rsidRPr="00E77497" w:rsidDel="00514B53">
          <w:delText xml:space="preserve">, </w:delText>
        </w:r>
        <w:r w:rsidRPr="00E77497" w:rsidDel="00514B53">
          <w:rPr>
            <w:rFonts w:ascii="Arial" w:hAnsi="Arial" w:cs="Arial"/>
          </w:rPr>
          <w:delText>empty</w:delText>
        </w:r>
        <w:r w:rsidRPr="00E77497" w:rsidDel="00514B53">
          <w:delText>).</w:delText>
        </w:r>
      </w:del>
    </w:p>
    <w:p w14:paraId="48D17FDF" w14:textId="77777777" w:rsidR="004C02EF" w:rsidRPr="00E77497" w:rsidDel="00514B53" w:rsidRDefault="004C02EF" w:rsidP="00B34B48">
      <w:pPr>
        <w:pStyle w:val="Alg3"/>
        <w:numPr>
          <w:ilvl w:val="1"/>
          <w:numId w:val="123"/>
        </w:numPr>
        <w:rPr>
          <w:del w:id="19903" w:author="Rev 6 Allen Wirfs-Brock" w:date="2012-02-26T16:11:00Z"/>
        </w:rPr>
      </w:pPr>
      <w:del w:id="19904" w:author="Rev 6 Allen Wirfs-Brock" w:date="2012-02-26T16:11:00Z">
        <w:r w:rsidRPr="00E77497" w:rsidDel="00514B53">
          <w:delText xml:space="preserve">If </w:delText>
        </w:r>
        <w:r w:rsidRPr="00E77497" w:rsidDel="00514B53">
          <w:rPr>
            <w:i/>
          </w:rPr>
          <w:delText>stmt</w:delText>
        </w:r>
        <w:r w:rsidRPr="00E77497" w:rsidDel="00514B53">
          <w:delText xml:space="preserve">.type is not </w:delText>
        </w:r>
        <w:r w:rsidRPr="00E77497" w:rsidDel="00514B53">
          <w:rPr>
            <w:rFonts w:ascii="Arial" w:hAnsi="Arial" w:cs="Arial"/>
          </w:rPr>
          <w:delText>continue</w:delText>
        </w:r>
        <w:r w:rsidRPr="00E77497" w:rsidDel="00514B53">
          <w:delText xml:space="preserve"> </w:delText>
        </w:r>
      </w:del>
      <w:ins w:id="19905" w:author="Allen Wirfs-Brock rev2" w:date="2011-07-25T15:33:00Z">
        <w:del w:id="19906" w:author="Rev 6 Allen Wirfs-Brock" w:date="2012-02-26T16:11:00Z">
          <w:r w:rsidR="006B2955" w:rsidRPr="00E77497" w:rsidDel="00514B53">
            <w:delText>or</w:delText>
          </w:r>
        </w:del>
      </w:ins>
      <w:del w:id="19907" w:author="Rev 6 Allen Wirfs-Brock" w:date="2012-02-26T16:11:00Z">
        <w:r w:rsidRPr="00E77497" w:rsidDel="00514B53">
          <w:delText xml:space="preserve">|| </w:delText>
        </w:r>
        <w:r w:rsidRPr="00E77497" w:rsidDel="00514B53">
          <w:rPr>
            <w:i/>
          </w:rPr>
          <w:delText>stmt</w:delText>
        </w:r>
        <w:r w:rsidRPr="00E77497" w:rsidDel="00514B53">
          <w:delText xml:space="preserve">.target is not in </w:delText>
        </w:r>
      </w:del>
      <w:del w:id="19908" w:author="Rev 6 Allen Wirfs-Brock" w:date="2012-02-23T18:29:00Z">
        <w:r w:rsidRPr="00E77497" w:rsidDel="001F39C4">
          <w:delText>the current label set</w:delText>
        </w:r>
      </w:del>
      <w:del w:id="19909" w:author="Rev 6 Allen Wirfs-Brock" w:date="2012-02-26T16:11:00Z">
        <w:r w:rsidRPr="00E77497" w:rsidDel="00514B53">
          <w:delText>, then</w:delText>
        </w:r>
      </w:del>
    </w:p>
    <w:p w14:paraId="282367DA" w14:textId="77777777" w:rsidR="004C02EF" w:rsidRPr="00E77497" w:rsidDel="00514B53" w:rsidRDefault="004C02EF" w:rsidP="00B34B48">
      <w:pPr>
        <w:pStyle w:val="Alg3"/>
        <w:numPr>
          <w:ilvl w:val="2"/>
          <w:numId w:val="123"/>
        </w:numPr>
        <w:spacing w:after="220"/>
        <w:rPr>
          <w:del w:id="19910" w:author="Rev 6 Allen Wirfs-Brock" w:date="2012-02-26T16:11:00Z"/>
        </w:rPr>
      </w:pPr>
      <w:del w:id="19911" w:author="Rev 6 Allen Wirfs-Brock" w:date="2012-02-26T16:11:00Z">
        <w:r w:rsidRPr="00E77497" w:rsidDel="00514B53">
          <w:delText xml:space="preserve">If </w:delText>
        </w:r>
        <w:r w:rsidRPr="00E77497" w:rsidDel="00514B53">
          <w:rPr>
            <w:i/>
          </w:rPr>
          <w:delText>stmt</w:delText>
        </w:r>
        <w:r w:rsidRPr="00E77497" w:rsidDel="00514B53">
          <w:delText xml:space="preserve"> is an abrupt completion, return </w:delText>
        </w:r>
        <w:r w:rsidRPr="00E77497" w:rsidDel="00514B53">
          <w:rPr>
            <w:i/>
          </w:rPr>
          <w:delText>stmt</w:delText>
        </w:r>
        <w:r w:rsidRPr="00E77497" w:rsidDel="00514B53">
          <w:delText>.</w:delText>
        </w:r>
      </w:del>
    </w:p>
    <w:p w14:paraId="7153E7DD" w14:textId="77777777" w:rsidR="004C02EF" w:rsidRPr="00E77497" w:rsidDel="00BB04E8" w:rsidRDefault="004C02EF" w:rsidP="004C02EF">
      <w:pPr>
        <w:rPr>
          <w:del w:id="19912" w:author="Rev 6 Allen Wirfs-Brock" w:date="2012-02-26T16:45:00Z"/>
        </w:rPr>
      </w:pPr>
      <w:del w:id="19913" w:author="Rev 6 Allen Wirfs-Brock" w:date="2012-02-26T16:45:00Z">
        <w:r w:rsidRPr="00E77497" w:rsidDel="00BB04E8">
          <w:delText>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delText>
        </w:r>
      </w:del>
    </w:p>
    <w:p w14:paraId="3AF3090A" w14:textId="77777777" w:rsidR="004C02EF" w:rsidRPr="00E77497" w:rsidDel="00BB04E8" w:rsidRDefault="004C02EF" w:rsidP="004C02EF">
      <w:pPr>
        <w:rPr>
          <w:del w:id="19914" w:author="Rev 6 Allen Wirfs-Brock" w:date="2012-02-26T16:45:00Z"/>
        </w:rPr>
      </w:pPr>
      <w:del w:id="19915" w:author="Rev 6 Allen Wirfs-Brock" w:date="2012-02-26T16:45:00Z">
        <w:r w:rsidRPr="00E77497" w:rsidDel="00BB04E8">
          <w:delTex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delText>
        </w:r>
        <w:bookmarkStart w:id="19916" w:name="_Toc375031206"/>
        <w:bookmarkStart w:id="19917" w:name="_Toc381513719"/>
        <w:bookmarkStart w:id="19918" w:name="_Toc382212241"/>
        <w:bookmarkStart w:id="19919" w:name="_Toc382212783"/>
        <w:bookmarkStart w:id="19920" w:name="_Toc382291586"/>
        <w:bookmarkStart w:id="19921" w:name="_Ref382717821"/>
        <w:bookmarkStart w:id="19922" w:name="_Toc385672235"/>
        <w:bookmarkStart w:id="19923" w:name="_Toc393690339"/>
        <w:r w:rsidRPr="00E77497" w:rsidDel="00BB04E8">
          <w:delText xml:space="preserve"> The values of [[Enumerable]] attributes are not considered when determining if a property of a prototype object is shadowed by a previous object on the prototype chain.</w:delText>
        </w:r>
      </w:del>
    </w:p>
    <w:p w14:paraId="18AE92F0" w14:textId="77777777" w:rsidR="004C02EF" w:rsidRPr="00E77497" w:rsidDel="002F6D6F" w:rsidRDefault="004C02EF" w:rsidP="004C02EF">
      <w:pPr>
        <w:pStyle w:val="Note"/>
        <w:rPr>
          <w:del w:id="19924" w:author="Rev 6 Allen Wirfs-Brock" w:date="2012-02-01T13:38:00Z"/>
        </w:rPr>
      </w:pPr>
      <w:del w:id="19925" w:author="Rev 6 Allen Wirfs-Brock" w:date="2012-02-01T13:38:00Z">
        <w:r w:rsidRPr="00E77497" w:rsidDel="002F6D6F">
          <w:delText>NOTE</w:delText>
        </w:r>
        <w:r w:rsidRPr="00E77497" w:rsidDel="002F6D6F">
          <w:tab/>
          <w:delText>See NOTE 11.13.1.</w:delText>
        </w:r>
      </w:del>
    </w:p>
    <w:p w14:paraId="7C47AD8B" w14:textId="77777777" w:rsidR="004C02EF" w:rsidRPr="00E77497" w:rsidRDefault="004C02EF" w:rsidP="00B43482">
      <w:pPr>
        <w:pStyle w:val="20"/>
        <w:numPr>
          <w:ilvl w:val="0"/>
          <w:numId w:val="0"/>
        </w:numPr>
      </w:pPr>
      <w:bookmarkStart w:id="19926" w:name="_Ref440445453"/>
      <w:bookmarkStart w:id="19927" w:name="_Toc472818885"/>
      <w:bookmarkStart w:id="19928" w:name="_Toc235503460"/>
      <w:bookmarkStart w:id="19929" w:name="_Toc241509235"/>
      <w:bookmarkStart w:id="19930" w:name="_Toc244416722"/>
      <w:bookmarkStart w:id="19931" w:name="_Toc276631086"/>
      <w:bookmarkStart w:id="19932" w:name="_Toc329528818"/>
      <w:r w:rsidRPr="00E77497">
        <w:t>12.7</w:t>
      </w:r>
      <w:r w:rsidRPr="00E77497">
        <w:tab/>
        <w:t xml:space="preserve">The </w:t>
      </w:r>
      <w:r w:rsidRPr="00E77497">
        <w:rPr>
          <w:rFonts w:ascii="Courier New" w:hAnsi="Courier New"/>
        </w:rPr>
        <w:t>continue</w:t>
      </w:r>
      <w:r w:rsidRPr="00E77497">
        <w:t xml:space="preserve"> Statement</w:t>
      </w:r>
      <w:bookmarkEnd w:id="19916"/>
      <w:bookmarkEnd w:id="19917"/>
      <w:bookmarkEnd w:id="19918"/>
      <w:bookmarkEnd w:id="19919"/>
      <w:bookmarkEnd w:id="19920"/>
      <w:bookmarkEnd w:id="19921"/>
      <w:bookmarkEnd w:id="19922"/>
      <w:bookmarkEnd w:id="19923"/>
      <w:bookmarkEnd w:id="19926"/>
      <w:bookmarkEnd w:id="19927"/>
      <w:bookmarkEnd w:id="19928"/>
      <w:bookmarkEnd w:id="19929"/>
      <w:bookmarkEnd w:id="19930"/>
      <w:bookmarkEnd w:id="19931"/>
      <w:bookmarkEnd w:id="19932"/>
    </w:p>
    <w:p w14:paraId="64D99BB7" w14:textId="77777777" w:rsidR="004C02EF" w:rsidRPr="00E77497" w:rsidRDefault="004C02EF" w:rsidP="004C02EF">
      <w:pPr>
        <w:pStyle w:val="Syntax"/>
      </w:pPr>
      <w:r w:rsidRPr="00E77497">
        <w:t>Syntax</w:t>
      </w:r>
    </w:p>
    <w:p w14:paraId="0B379CD1" w14:textId="77777777" w:rsidR="004C02EF" w:rsidRPr="00E77497" w:rsidRDefault="004C02EF" w:rsidP="004C02EF">
      <w:pPr>
        <w:pStyle w:val="SyntaxRule"/>
      </w:pPr>
      <w:r w:rsidRPr="00E77497">
        <w:t xml:space="preserve">ContinueStatement </w:t>
      </w:r>
      <w:r w:rsidRPr="00E77497">
        <w:rPr>
          <w:rFonts w:ascii="Arial" w:hAnsi="Arial"/>
          <w:b/>
          <w:i w:val="0"/>
        </w:rPr>
        <w:t>:</w:t>
      </w:r>
    </w:p>
    <w:p w14:paraId="6F87AF87" w14:textId="77777777"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14:paraId="4365B153" w14:textId="77777777" w:rsidR="00726A32" w:rsidRPr="00E77497" w:rsidRDefault="00726A32" w:rsidP="00726A32">
      <w:pPr>
        <w:pStyle w:val="40"/>
        <w:numPr>
          <w:ilvl w:val="0"/>
          <w:numId w:val="0"/>
        </w:numPr>
        <w:rPr>
          <w:ins w:id="19933" w:author="Rev 6 Allen Wirfs-Brock" w:date="2012-02-18T13:17:00Z"/>
        </w:rPr>
      </w:pPr>
      <w:ins w:id="19934" w:author="Rev 6 Allen Wirfs-Brock" w:date="2012-02-18T13:17:00Z">
        <w:r w:rsidRPr="00E77497">
          <w:t>Static Semantics</w:t>
        </w:r>
      </w:ins>
    </w:p>
    <w:p w14:paraId="2F508A8E" w14:textId="77777777" w:rsidR="00726A32" w:rsidRPr="00E77497" w:rsidRDefault="00726A32" w:rsidP="00726A32">
      <w:pPr>
        <w:rPr>
          <w:ins w:id="19935" w:author="Rev 6 Allen Wirfs-Brock" w:date="2012-02-18T13:17:00Z"/>
          <w:rFonts w:ascii="Helvetica" w:hAnsi="Helvetica"/>
          <w:b/>
        </w:rPr>
      </w:pPr>
      <w:ins w:id="19936" w:author="Rev 6 Allen Wirfs-Brock" w:date="2012-02-18T13:17:00Z">
        <w:r w:rsidRPr="00E77497">
          <w:rPr>
            <w:rFonts w:ascii="Helvetica" w:hAnsi="Helvetica"/>
            <w:b/>
          </w:rPr>
          <w:t>Static Semantics:  Early Errors</w:t>
        </w:r>
      </w:ins>
    </w:p>
    <w:p w14:paraId="3FE0356A" w14:textId="77777777" w:rsidR="004C02EF" w:rsidRPr="00E77497" w:rsidDel="00726A32" w:rsidRDefault="004C02EF" w:rsidP="004C02EF">
      <w:pPr>
        <w:pStyle w:val="Syntax"/>
        <w:rPr>
          <w:del w:id="19937" w:author="Rev 6 Allen Wirfs-Brock" w:date="2012-02-18T13:17:00Z"/>
        </w:rPr>
      </w:pPr>
      <w:del w:id="19938" w:author="Rev 6 Allen Wirfs-Brock" w:date="2012-02-18T13:17:00Z">
        <w:r w:rsidRPr="00E77497" w:rsidDel="00726A32">
          <w:delText>Semantics</w:delText>
        </w:r>
      </w:del>
    </w:p>
    <w:p w14:paraId="176DF675" w14:textId="77777777" w:rsidR="00726A32" w:rsidRPr="0035100D" w:rsidRDefault="00726A32" w:rsidP="00726A32">
      <w:pPr>
        <w:rPr>
          <w:ins w:id="19939" w:author="Rev 6 Allen Wirfs-Brock" w:date="2012-02-18T13:22:00Z"/>
        </w:rPr>
      </w:pPr>
      <w:ins w:id="19940" w:author="Rev 6 Allen Wirfs-Brock" w:date="2012-02-18T13:23:00Z">
        <w:r>
          <w:rPr>
            <w:rFonts w:ascii="Times New Roman" w:hAnsi="Times New Roman"/>
            <w:i/>
          </w:rPr>
          <w:t>ContinueStatement</w:t>
        </w:r>
      </w:ins>
      <w:ins w:id="19941" w:author="Rev 6 Allen Wirfs-Brock" w:date="2012-02-18T13:22:00Z">
        <w:r w:rsidRPr="00675B74">
          <w:rPr>
            <w:rFonts w:ascii="Times New Roman" w:hAnsi="Times New Roman"/>
            <w:i/>
          </w:rPr>
          <w:t xml:space="preserve"> </w:t>
        </w:r>
        <w:r w:rsidRPr="00E77497">
          <w:rPr>
            <w:b/>
          </w:rPr>
          <w:t>:</w:t>
        </w:r>
        <w:r w:rsidRPr="00E77497">
          <w:rPr>
            <w:rFonts w:ascii="Times New Roman" w:hAnsi="Times New Roman"/>
            <w:i/>
          </w:rPr>
          <w:t xml:space="preserve"> </w:t>
        </w:r>
      </w:ins>
      <w:ins w:id="19942" w:author="Rev 6 Allen Wirfs-Brock" w:date="2012-02-18T13:23:00Z">
        <w:r w:rsidRPr="0035100D">
          <w:rPr>
            <w:rFonts w:ascii="Courier New" w:hAnsi="Courier New"/>
            <w:b/>
          </w:rPr>
          <w:t>continue ;</w:t>
        </w:r>
      </w:ins>
      <w:ins w:id="19943" w:author="Rev 6 Allen Wirfs-Brock" w:date="2012-02-18T13:22:00Z">
        <w:r w:rsidRPr="0035100D">
          <w:t xml:space="preserve"> </w:t>
        </w:r>
      </w:ins>
    </w:p>
    <w:p w14:paraId="70949CE6" w14:textId="77777777" w:rsidR="004C02EF" w:rsidRPr="006A2C4B" w:rsidDel="00726A32" w:rsidRDefault="004C02EF" w:rsidP="004C02EF">
      <w:pPr>
        <w:rPr>
          <w:del w:id="19944" w:author="Rev 6 Allen Wirfs-Brock" w:date="2012-02-18T13:22:00Z"/>
          <w:rFonts w:cs="Arial"/>
        </w:rPr>
      </w:pPr>
      <w:del w:id="19945" w:author="Rev 6 Allen Wirfs-Brock" w:date="2012-02-18T13:22:00Z">
        <w:r w:rsidRPr="006A2C4B" w:rsidDel="00726A32">
          <w:rPr>
            <w:rFonts w:cs="Arial"/>
          </w:rPr>
          <w:delText>A program is considered syntactically incorrect if either of the following is true:</w:delText>
        </w:r>
        <w:bookmarkStart w:id="19946" w:name="_Toc382212784"/>
      </w:del>
    </w:p>
    <w:p w14:paraId="10541ED1" w14:textId="77777777" w:rsidR="004C02EF" w:rsidRPr="00E77497" w:rsidRDefault="00726A32" w:rsidP="004C02EF">
      <w:pPr>
        <w:pStyle w:val="Bullet2Notlast"/>
        <w:numPr>
          <w:ilvl w:val="0"/>
          <w:numId w:val="26"/>
        </w:numPr>
        <w:ind w:left="1080"/>
        <w:rPr>
          <w:rFonts w:ascii="Arial" w:hAnsi="Arial"/>
        </w:rPr>
      </w:pPr>
      <w:ins w:id="19947" w:author="Rev 6 Allen Wirfs-Brock" w:date="2012-02-18T13:18:00Z">
        <w:r w:rsidRPr="0035100D">
          <w:rPr>
            <w:rFonts w:ascii="Arial" w:hAnsi="Arial" w:cs="Arial"/>
          </w:rPr>
          <w:t>It is a Syntax Error if</w:t>
        </w:r>
        <w:r w:rsidRPr="006B6D0A">
          <w:t xml:space="preserve"> </w:t>
        </w:r>
      </w:ins>
      <w:del w:id="19948" w:author="Rev 6 Allen Wirfs-Brock" w:date="2012-02-18T13:18:00Z">
        <w:r w:rsidR="004C02EF" w:rsidRPr="00E77497" w:rsidDel="00726A32">
          <w:rPr>
            <w:rFonts w:ascii="Arial" w:hAnsi="Arial"/>
          </w:rPr>
          <w:delText xml:space="preserve">The </w:delText>
        </w:r>
      </w:del>
      <w:del w:id="19949" w:author="Rev 6 Allen Wirfs-Brock" w:date="2012-02-18T13:24:00Z">
        <w:r w:rsidR="004C02EF" w:rsidRPr="00E77497" w:rsidDel="00726A32">
          <w:rPr>
            <w:rFonts w:ascii="Arial" w:hAnsi="Arial"/>
          </w:rPr>
          <w:delText xml:space="preserve">program contains a </w:delText>
        </w:r>
        <w:r w:rsidR="004C02EF" w:rsidRPr="00E77497" w:rsidDel="00726A32">
          <w:rPr>
            <w:rFonts w:ascii="Courier New" w:hAnsi="Courier New"/>
            <w:b/>
          </w:rPr>
          <w:delText>continue</w:delText>
        </w:r>
        <w:r w:rsidR="004C02EF" w:rsidRPr="00E77497" w:rsidDel="00726A32">
          <w:rPr>
            <w:rFonts w:ascii="Arial" w:hAnsi="Arial"/>
          </w:rPr>
          <w:delText xml:space="preserve"> statement without the optional </w:delText>
        </w:r>
        <w:r w:rsidR="004C02EF" w:rsidRPr="00E77497" w:rsidDel="00726A32">
          <w:rPr>
            <w:i/>
          </w:rPr>
          <w:delText>Identifier</w:delText>
        </w:r>
        <w:r w:rsidR="004C02EF" w:rsidRPr="00E77497" w:rsidDel="00726A32">
          <w:rPr>
            <w:rFonts w:ascii="Arial" w:hAnsi="Arial"/>
          </w:rPr>
          <w:delText>, which</w:delText>
        </w:r>
      </w:del>
      <w:ins w:id="19950" w:author="Rev 6 Allen Wirfs-Brock" w:date="2012-02-18T13:24:00Z">
        <w:r>
          <w:rPr>
            <w:rFonts w:ascii="Arial" w:hAnsi="Arial"/>
          </w:rPr>
          <w:t>this production</w:t>
        </w:r>
      </w:ins>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14:paraId="062EE3C3" w14:textId="77777777" w:rsidR="0035100D" w:rsidRPr="00E77497" w:rsidRDefault="0035100D" w:rsidP="0035100D">
      <w:pPr>
        <w:rPr>
          <w:ins w:id="19951" w:author="Rev 6 Allen Wirfs-Brock" w:date="2012-02-18T13:26:00Z"/>
        </w:rPr>
      </w:pPr>
      <w:ins w:id="19952" w:author="Rev 6 Allen Wirfs-Brock" w:date="2012-02-18T13:26: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4FE46D48" w14:textId="77777777" w:rsidR="004C02EF" w:rsidRPr="00E77497" w:rsidRDefault="0035100D" w:rsidP="004C02EF">
      <w:pPr>
        <w:pStyle w:val="Bullet2Last"/>
        <w:numPr>
          <w:ilvl w:val="0"/>
          <w:numId w:val="26"/>
        </w:numPr>
        <w:ind w:left="1080"/>
        <w:rPr>
          <w:rFonts w:ascii="Arial" w:hAnsi="Arial"/>
        </w:rPr>
      </w:pPr>
      <w:ins w:id="19953" w:author="Rev 6 Allen Wirfs-Brock" w:date="2012-02-18T13:29:00Z">
        <w:r w:rsidRPr="0035100D">
          <w:rPr>
            <w:rFonts w:ascii="Arial" w:hAnsi="Arial" w:cs="Arial"/>
          </w:rPr>
          <w:t>It is a Syntax Error if</w:t>
        </w:r>
      </w:ins>
      <w:del w:id="19954" w:author="Rev 6 Allen Wirfs-Brock" w:date="2012-02-18T13:29:00Z">
        <w:r w:rsidR="004C02EF" w:rsidRPr="00E77497" w:rsidDel="0035100D">
          <w:rPr>
            <w:rFonts w:ascii="Arial" w:hAnsi="Arial"/>
          </w:rPr>
          <w:delText xml:space="preserve">The program contains a </w:delText>
        </w:r>
        <w:r w:rsidR="004C02EF" w:rsidRPr="00E77497" w:rsidDel="0035100D">
          <w:rPr>
            <w:rFonts w:ascii="Courier New" w:hAnsi="Courier New"/>
            <w:b/>
          </w:rPr>
          <w:delText>continue</w:delText>
        </w:r>
        <w:r w:rsidR="004C02EF" w:rsidRPr="00E77497" w:rsidDel="0035100D">
          <w:rPr>
            <w:rFonts w:ascii="Arial" w:hAnsi="Arial"/>
          </w:rPr>
          <w:delText xml:space="preserve"> statement with the optional </w:delText>
        </w:r>
        <w:r w:rsidR="004C02EF" w:rsidRPr="00E77497" w:rsidDel="0035100D">
          <w:rPr>
            <w:i/>
          </w:rPr>
          <w:delText>Identifier</w:delText>
        </w:r>
        <w:r w:rsidR="004C02EF" w:rsidRPr="00E77497" w:rsidDel="0035100D">
          <w:rPr>
            <w:rFonts w:ascii="Arial" w:hAnsi="Arial"/>
          </w:rPr>
          <w:delText>, where</w:delText>
        </w:r>
      </w:del>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ins w:id="19955" w:author="Rev 6 Allen Wirfs-Brock" w:date="2012-02-24T09:17:00Z">
        <w:r w:rsidR="00097080" w:rsidRPr="00451D9D">
          <w:rPr>
            <w:i/>
          </w:rPr>
          <w:t>CurrentLabelSet</w:t>
        </w:r>
      </w:ins>
      <w:del w:id="19956" w:author="Rev 6 Allen Wirfs-Brock" w:date="2012-02-24T09:17: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14:paraId="09413AE7" w14:textId="77777777" w:rsidR="0035100D" w:rsidRPr="00E77497" w:rsidRDefault="0035100D" w:rsidP="0035100D">
      <w:pPr>
        <w:pStyle w:val="40"/>
        <w:numPr>
          <w:ilvl w:val="0"/>
          <w:numId w:val="0"/>
        </w:numPr>
        <w:rPr>
          <w:ins w:id="19957" w:author="Rev 6 Allen Wirfs-Brock" w:date="2012-02-18T13:31:00Z"/>
        </w:rPr>
      </w:pPr>
      <w:ins w:id="19958" w:author="Rev 6 Allen Wirfs-Brock" w:date="2012-02-18T13:31:00Z">
        <w:r w:rsidRPr="00E77497">
          <w:t>Runtime Semantics</w:t>
        </w:r>
      </w:ins>
    </w:p>
    <w:p w14:paraId="267D57EE" w14:textId="77777777" w:rsidR="00726A32" w:rsidRPr="00E77497" w:rsidRDefault="00726A32" w:rsidP="00726A32">
      <w:pPr>
        <w:keepNext/>
        <w:rPr>
          <w:ins w:id="19959" w:author="Rev 6 Allen Wirfs-Brock" w:date="2012-02-18T13:16:00Z"/>
          <w:rFonts w:ascii="Helvetica" w:hAnsi="Helvetica"/>
          <w:b/>
        </w:rPr>
      </w:pPr>
      <w:ins w:id="19960" w:author="Rev 6 Allen Wirfs-Brock" w:date="2012-02-18T13:16:00Z">
        <w:r w:rsidRPr="00E77497">
          <w:rPr>
            <w:rFonts w:ascii="Helvetica" w:hAnsi="Helvetica"/>
            <w:b/>
          </w:rPr>
          <w:t xml:space="preserve">Runtime Semantics: </w:t>
        </w:r>
        <w:r w:rsidRPr="00E77497">
          <w:rPr>
            <w:rFonts w:ascii="Helvetica" w:hAnsi="Helvetica"/>
            <w:b/>
            <w:spacing w:val="6"/>
          </w:rPr>
          <w:t>Evaluation</w:t>
        </w:r>
      </w:ins>
    </w:p>
    <w:p w14:paraId="31A31F27" w14:textId="77777777" w:rsidR="0035100D" w:rsidRPr="00E77497" w:rsidRDefault="0035100D" w:rsidP="0035100D">
      <w:pPr>
        <w:rPr>
          <w:ins w:id="19961" w:author="Rev 6 Allen Wirfs-Brock" w:date="2012-02-18T13:30:00Z"/>
        </w:rPr>
      </w:pPr>
      <w:ins w:id="19962"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ins>
    </w:p>
    <w:p w14:paraId="59EEDEE7" w14:textId="77777777" w:rsidR="004C02EF" w:rsidRPr="00E77497" w:rsidDel="0035100D" w:rsidRDefault="004C02EF" w:rsidP="004C02EF">
      <w:pPr>
        <w:rPr>
          <w:del w:id="19963" w:author="Rev 6 Allen Wirfs-Brock" w:date="2012-02-18T13:30:00Z"/>
        </w:rPr>
      </w:pPr>
      <w:del w:id="19964"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without an </w:delText>
        </w:r>
        <w:r w:rsidRPr="00E77497" w:rsidDel="0035100D">
          <w:rPr>
            <w:rFonts w:ascii="Times New Roman" w:hAnsi="Times New Roman"/>
            <w:i/>
          </w:rPr>
          <w:delText>Identifier</w:delText>
        </w:r>
        <w:r w:rsidRPr="00E77497" w:rsidDel="0035100D">
          <w:delText xml:space="preserve"> is evaluated as follows:</w:delText>
        </w:r>
      </w:del>
    </w:p>
    <w:p w14:paraId="3BEA258D" w14:textId="77777777" w:rsidR="004C02EF" w:rsidRPr="00E77497" w:rsidRDefault="004C02EF" w:rsidP="00B34B48">
      <w:pPr>
        <w:pStyle w:val="Alg2"/>
        <w:numPr>
          <w:ilvl w:val="0"/>
          <w:numId w:val="124"/>
        </w:numPr>
        <w:spacing w:after="220"/>
      </w:pPr>
      <w:r w:rsidRPr="00E77497">
        <w:t xml:space="preserve">Return </w:t>
      </w:r>
      <w:ins w:id="19965" w:author="Rev 6 Allen Wirfs-Brock" w:date="2012-02-18T13:05:00Z">
        <w:r w:rsidR="00675312">
          <w:t xml:space="preserve">Completion {[[type]]: </w:t>
        </w:r>
      </w:ins>
      <w:del w:id="19966" w:author="Rev 6 Allen Wirfs-Brock" w:date="2012-02-18T13:05:00Z">
        <w:r w:rsidRPr="00E77497" w:rsidDel="00675312">
          <w:delText>(</w:delText>
        </w:r>
      </w:del>
      <w:r w:rsidRPr="00E77497">
        <w:rPr>
          <w:rFonts w:ascii="Arial" w:hAnsi="Arial" w:cs="Arial"/>
        </w:rPr>
        <w:t>continue</w:t>
      </w:r>
      <w:r w:rsidRPr="00E77497">
        <w:t xml:space="preserve">, </w:t>
      </w:r>
      <w:ins w:id="19967" w:author="Rev 6 Allen Wirfs-Brock" w:date="2012-02-18T13:07:00Z">
        <w:r w:rsidR="00675312">
          <w:t xml:space="preserve">[[value]]: </w:t>
        </w:r>
      </w:ins>
      <w:r w:rsidRPr="00E77497">
        <w:rPr>
          <w:rFonts w:ascii="Arial" w:hAnsi="Arial" w:cs="Arial"/>
        </w:rPr>
        <w:t>empty</w:t>
      </w:r>
      <w:r w:rsidRPr="00E77497">
        <w:t xml:space="preserve">, </w:t>
      </w:r>
      <w:ins w:id="19968" w:author="Rev 6 Allen Wirfs-Brock" w:date="2012-02-18T13:07:00Z">
        <w:r w:rsidR="00675312">
          <w:t xml:space="preserve">[[target]]: </w:t>
        </w:r>
      </w:ins>
      <w:r w:rsidRPr="00E77497">
        <w:rPr>
          <w:rFonts w:ascii="Arial" w:hAnsi="Arial" w:cs="Arial"/>
        </w:rPr>
        <w:t>empty</w:t>
      </w:r>
      <w:del w:id="19969" w:author="Rev 6 Allen Wirfs-Brock" w:date="2012-02-18T13:07:00Z">
        <w:r w:rsidRPr="00E77497" w:rsidDel="00675312">
          <w:delText>).</w:delText>
        </w:r>
      </w:del>
      <w:ins w:id="19970" w:author="Rev 6 Allen Wirfs-Brock" w:date="2012-02-18T13:07:00Z">
        <w:r w:rsidR="00675312">
          <w:t>}</w:t>
        </w:r>
        <w:r w:rsidR="00675312" w:rsidRPr="00E77497">
          <w:t>.</w:t>
        </w:r>
      </w:ins>
    </w:p>
    <w:p w14:paraId="20AF5FB3" w14:textId="77777777" w:rsidR="0035100D" w:rsidRPr="00E77497" w:rsidRDefault="0035100D" w:rsidP="0035100D">
      <w:pPr>
        <w:rPr>
          <w:ins w:id="19971" w:author="Rev 6 Allen Wirfs-Brock" w:date="2012-02-18T13:30:00Z"/>
        </w:rPr>
      </w:pPr>
      <w:ins w:id="19972"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02F728D4" w14:textId="77777777" w:rsidR="004C02EF" w:rsidRPr="00E77497" w:rsidDel="0035100D" w:rsidRDefault="004C02EF" w:rsidP="004C02EF">
      <w:pPr>
        <w:rPr>
          <w:del w:id="19973" w:author="Rev 6 Allen Wirfs-Brock" w:date="2012-02-18T13:30:00Z"/>
          <w:rFonts w:ascii="Times New Roman" w:hAnsi="Times New Roman"/>
        </w:rPr>
      </w:pPr>
      <w:del w:id="19974"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 the optional </w:delText>
        </w:r>
        <w:r w:rsidRPr="00E77497" w:rsidDel="0035100D">
          <w:rPr>
            <w:rFonts w:ascii="Times New Roman" w:hAnsi="Times New Roman"/>
            <w:i/>
          </w:rPr>
          <w:delText>Identifier</w:delText>
        </w:r>
        <w:r w:rsidRPr="00E77497" w:rsidDel="0035100D">
          <w:delText xml:space="preserve"> is evaluated as follows:</w:delText>
        </w:r>
      </w:del>
    </w:p>
    <w:p w14:paraId="5EE5F57A" w14:textId="77777777" w:rsidR="004C02EF" w:rsidRPr="00E77497" w:rsidRDefault="004C02EF" w:rsidP="00B34B48">
      <w:pPr>
        <w:pStyle w:val="Alg2"/>
        <w:numPr>
          <w:ilvl w:val="0"/>
          <w:numId w:val="125"/>
        </w:numPr>
        <w:spacing w:after="220"/>
        <w:rPr>
          <w:rFonts w:ascii="Arial" w:hAnsi="Arial"/>
        </w:rPr>
      </w:pPr>
      <w:r w:rsidRPr="00E77497">
        <w:t xml:space="preserve">Return </w:t>
      </w:r>
      <w:ins w:id="19975" w:author="Rev 6 Allen Wirfs-Brock" w:date="2012-02-18T13:05:00Z">
        <w:r w:rsidR="00675312">
          <w:t xml:space="preserve">Completion {[[type]]: </w:t>
        </w:r>
      </w:ins>
      <w:del w:id="19976" w:author="Rev 6 Allen Wirfs-Brock" w:date="2012-02-18T13:05:00Z">
        <w:r w:rsidRPr="00E77497" w:rsidDel="00675312">
          <w:delText>(</w:delText>
        </w:r>
      </w:del>
      <w:r w:rsidRPr="00E77497">
        <w:rPr>
          <w:rFonts w:ascii="Arial" w:hAnsi="Arial" w:cs="Arial"/>
        </w:rPr>
        <w:t>continue</w:t>
      </w:r>
      <w:r w:rsidRPr="00E77497">
        <w:t xml:space="preserve">, </w:t>
      </w:r>
      <w:ins w:id="19977" w:author="Rev 6 Allen Wirfs-Brock" w:date="2012-02-18T13:06:00Z">
        <w:r w:rsidR="00675312">
          <w:t xml:space="preserve">[[value]]: </w:t>
        </w:r>
      </w:ins>
      <w:r w:rsidRPr="00E77497">
        <w:rPr>
          <w:rFonts w:ascii="Arial" w:hAnsi="Arial"/>
        </w:rPr>
        <w:t>empty</w:t>
      </w:r>
      <w:r w:rsidRPr="00E77497">
        <w:t>,</w:t>
      </w:r>
      <w:r w:rsidRPr="00E77497">
        <w:rPr>
          <w:rFonts w:ascii="Arial" w:hAnsi="Arial"/>
        </w:rPr>
        <w:t xml:space="preserve"> </w:t>
      </w:r>
      <w:ins w:id="19978" w:author="Rev 6 Allen Wirfs-Brock" w:date="2012-02-18T13:07:00Z">
        <w:r w:rsidR="00675312">
          <w:t xml:space="preserve">[[target]]: </w:t>
        </w:r>
      </w:ins>
      <w:r w:rsidRPr="00E77497">
        <w:rPr>
          <w:i/>
        </w:rPr>
        <w:t>Identifier</w:t>
      </w:r>
      <w:del w:id="19979" w:author="Rev 6 Allen Wirfs-Brock" w:date="2012-02-18T13:07:00Z">
        <w:r w:rsidRPr="00E77497" w:rsidDel="00675312">
          <w:delText>).</w:delText>
        </w:r>
      </w:del>
      <w:ins w:id="19980" w:author="Rev 6 Allen Wirfs-Brock" w:date="2012-02-18T13:07:00Z">
        <w:r w:rsidR="00675312">
          <w:t>}</w:t>
        </w:r>
        <w:r w:rsidR="00675312" w:rsidRPr="00E77497">
          <w:t>.</w:t>
        </w:r>
      </w:ins>
    </w:p>
    <w:p w14:paraId="37072676" w14:textId="77777777" w:rsidR="004C02EF" w:rsidRPr="00E77497" w:rsidRDefault="004C02EF" w:rsidP="00B43482">
      <w:pPr>
        <w:pStyle w:val="20"/>
        <w:numPr>
          <w:ilvl w:val="0"/>
          <w:numId w:val="0"/>
        </w:numPr>
      </w:pPr>
      <w:bookmarkStart w:id="19981" w:name="_Toc375031207"/>
      <w:bookmarkStart w:id="19982" w:name="_Toc381513720"/>
      <w:bookmarkStart w:id="19983" w:name="_Toc382212242"/>
      <w:bookmarkStart w:id="19984" w:name="_Toc382212785"/>
      <w:bookmarkStart w:id="19985" w:name="_Toc382291587"/>
      <w:bookmarkStart w:id="19986" w:name="_Ref382717823"/>
      <w:bookmarkStart w:id="19987" w:name="_Toc385672236"/>
      <w:bookmarkStart w:id="19988" w:name="_Toc393690340"/>
      <w:bookmarkStart w:id="19989" w:name="_Ref440445472"/>
      <w:bookmarkStart w:id="19990" w:name="_Toc472818886"/>
      <w:bookmarkStart w:id="19991" w:name="_Toc235503461"/>
      <w:bookmarkStart w:id="19992" w:name="_Toc241509236"/>
      <w:bookmarkStart w:id="19993" w:name="_Toc244416723"/>
      <w:bookmarkStart w:id="19994" w:name="_Toc276631087"/>
      <w:bookmarkStart w:id="19995" w:name="_Toc329528819"/>
      <w:bookmarkEnd w:id="19946"/>
      <w:r w:rsidRPr="00E77497">
        <w:t>12.8</w:t>
      </w:r>
      <w:r w:rsidRPr="00E77497">
        <w:tab/>
        <w:t xml:space="preserve">The </w:t>
      </w:r>
      <w:r w:rsidRPr="00E77497">
        <w:rPr>
          <w:rFonts w:ascii="Courier New" w:hAnsi="Courier New"/>
        </w:rPr>
        <w:t>break</w:t>
      </w:r>
      <w:r w:rsidRPr="00E77497">
        <w:t xml:space="preserve"> Statemen</w:t>
      </w:r>
      <w:bookmarkEnd w:id="19981"/>
      <w:bookmarkEnd w:id="19982"/>
      <w:bookmarkEnd w:id="19983"/>
      <w:bookmarkEnd w:id="19984"/>
      <w:bookmarkEnd w:id="19985"/>
      <w:bookmarkEnd w:id="19986"/>
      <w:bookmarkEnd w:id="19987"/>
      <w:bookmarkEnd w:id="19988"/>
      <w:r w:rsidRPr="00E77497">
        <w:t>t</w:t>
      </w:r>
      <w:bookmarkEnd w:id="19989"/>
      <w:bookmarkEnd w:id="19990"/>
      <w:bookmarkEnd w:id="19991"/>
      <w:bookmarkEnd w:id="19992"/>
      <w:bookmarkEnd w:id="19993"/>
      <w:bookmarkEnd w:id="19994"/>
      <w:bookmarkEnd w:id="19995"/>
    </w:p>
    <w:p w14:paraId="285B3EE1" w14:textId="77777777" w:rsidR="004C02EF" w:rsidRPr="00E77497" w:rsidRDefault="004C02EF" w:rsidP="004C02EF">
      <w:pPr>
        <w:pStyle w:val="Syntax"/>
      </w:pPr>
      <w:r w:rsidRPr="00E77497">
        <w:t>Syntax</w:t>
      </w:r>
    </w:p>
    <w:p w14:paraId="4F88188D" w14:textId="77777777" w:rsidR="004C02EF" w:rsidRPr="00E77497" w:rsidRDefault="004C02EF" w:rsidP="004C02EF">
      <w:pPr>
        <w:pStyle w:val="SyntaxRule"/>
      </w:pPr>
      <w:r w:rsidRPr="00E77497">
        <w:t xml:space="preserve">BreakStatement </w:t>
      </w:r>
      <w:r w:rsidRPr="00E77497">
        <w:rPr>
          <w:rFonts w:ascii="Arial" w:hAnsi="Arial"/>
          <w:b/>
          <w:i w:val="0"/>
        </w:rPr>
        <w:t>:</w:t>
      </w:r>
    </w:p>
    <w:p w14:paraId="3322B8C2" w14:textId="77777777"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14:paraId="5616B4A8" w14:textId="77777777" w:rsidR="0035100D" w:rsidRPr="00E77497" w:rsidRDefault="0035100D" w:rsidP="0035100D">
      <w:pPr>
        <w:pStyle w:val="40"/>
        <w:numPr>
          <w:ilvl w:val="0"/>
          <w:numId w:val="0"/>
        </w:numPr>
        <w:rPr>
          <w:ins w:id="19996" w:author="Rev 6 Allen Wirfs-Brock" w:date="2012-02-18T13:31:00Z"/>
        </w:rPr>
      </w:pPr>
      <w:ins w:id="19997" w:author="Rev 6 Allen Wirfs-Brock" w:date="2012-02-18T13:31:00Z">
        <w:r w:rsidRPr="00E77497">
          <w:t>Static Semantics</w:t>
        </w:r>
      </w:ins>
    </w:p>
    <w:p w14:paraId="401D6421" w14:textId="77777777" w:rsidR="0035100D" w:rsidRPr="00E77497" w:rsidRDefault="0035100D" w:rsidP="0035100D">
      <w:pPr>
        <w:rPr>
          <w:ins w:id="19998" w:author="Rev 6 Allen Wirfs-Brock" w:date="2012-02-18T13:31:00Z"/>
          <w:rFonts w:ascii="Helvetica" w:hAnsi="Helvetica"/>
          <w:b/>
        </w:rPr>
      </w:pPr>
      <w:ins w:id="19999" w:author="Rev 6 Allen Wirfs-Brock" w:date="2012-02-18T13:31:00Z">
        <w:r w:rsidRPr="00E77497">
          <w:rPr>
            <w:rFonts w:ascii="Helvetica" w:hAnsi="Helvetica"/>
            <w:b/>
          </w:rPr>
          <w:t>Static Semantics:  Early Errors</w:t>
        </w:r>
      </w:ins>
    </w:p>
    <w:p w14:paraId="42970A53" w14:textId="77777777" w:rsidR="0035100D" w:rsidRPr="00E77497" w:rsidRDefault="0035100D" w:rsidP="0035100D">
      <w:pPr>
        <w:rPr>
          <w:ins w:id="20000" w:author="Rev 6 Allen Wirfs-Brock" w:date="2012-02-18T13:32:00Z"/>
        </w:rPr>
      </w:pPr>
      <w:ins w:id="20001" w:author="Rev 6 Allen Wirfs-Brock" w:date="2012-02-18T13:32: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3773DECE" w14:textId="77777777" w:rsidR="004C02EF" w:rsidRPr="00E77497" w:rsidDel="0035100D" w:rsidRDefault="004C02EF" w:rsidP="004C02EF">
      <w:pPr>
        <w:pStyle w:val="Syntax"/>
        <w:rPr>
          <w:del w:id="20002" w:author="Rev 6 Allen Wirfs-Brock" w:date="2012-02-18T13:31:00Z"/>
        </w:rPr>
      </w:pPr>
      <w:del w:id="20003" w:author="Rev 6 Allen Wirfs-Brock" w:date="2012-02-18T13:31:00Z">
        <w:r w:rsidRPr="00E77497" w:rsidDel="0035100D">
          <w:delText>Semantics</w:delText>
        </w:r>
      </w:del>
    </w:p>
    <w:p w14:paraId="733757B4" w14:textId="77777777" w:rsidR="004C02EF" w:rsidRPr="00E77497" w:rsidDel="0035100D" w:rsidRDefault="004C02EF" w:rsidP="004C02EF">
      <w:pPr>
        <w:rPr>
          <w:del w:id="20004" w:author="Rev 6 Allen Wirfs-Brock" w:date="2012-02-18T13:31:00Z"/>
        </w:rPr>
      </w:pPr>
      <w:del w:id="20005" w:author="Rev 6 Allen Wirfs-Brock" w:date="2012-02-18T13:31:00Z">
        <w:r w:rsidRPr="00E77497" w:rsidDel="0035100D">
          <w:delText>A program is considered syntactically incorrect if either of the following is true:</w:delText>
        </w:r>
        <w:bookmarkStart w:id="20006" w:name="_Toc382212786"/>
      </w:del>
    </w:p>
    <w:p w14:paraId="2D2C908C" w14:textId="77777777" w:rsidR="004C02EF" w:rsidRPr="00E77497" w:rsidRDefault="000377FF" w:rsidP="004C02EF">
      <w:pPr>
        <w:pStyle w:val="Bullet2Notlast"/>
        <w:numPr>
          <w:ilvl w:val="0"/>
          <w:numId w:val="26"/>
        </w:numPr>
        <w:ind w:left="1080"/>
        <w:rPr>
          <w:rFonts w:ascii="Arial" w:hAnsi="Arial"/>
        </w:rPr>
      </w:pPr>
      <w:ins w:id="20007" w:author="Rev 6 Allen Wirfs-Brock" w:date="2012-02-18T13:36:00Z">
        <w:r w:rsidRPr="0035100D">
          <w:rPr>
            <w:rFonts w:ascii="Arial" w:hAnsi="Arial" w:cs="Arial"/>
          </w:rPr>
          <w:t>It is a Syntax Error if</w:t>
        </w:r>
        <w:r w:rsidRPr="006B6D0A">
          <w:t xml:space="preserve"> </w:t>
        </w:r>
        <w:r>
          <w:rPr>
            <w:rFonts w:ascii="Arial" w:hAnsi="Arial"/>
          </w:rPr>
          <w:t>this production</w:t>
        </w:r>
      </w:ins>
      <w:del w:id="20008"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without the optional </w:delText>
        </w:r>
        <w:r w:rsidR="004C02EF" w:rsidRPr="00E77497" w:rsidDel="000377FF">
          <w:rPr>
            <w:i/>
          </w:rPr>
          <w:delText>Identifier</w:delText>
        </w:r>
        <w:r w:rsidR="004C02EF" w:rsidRPr="00E77497" w:rsidDel="000377FF">
          <w:rPr>
            <w:rFonts w:ascii="Arial" w:hAnsi="Arial"/>
          </w:rPr>
          <w:delText>, which is</w:delText>
        </w:r>
      </w:del>
      <w:r w:rsidR="004C02EF" w:rsidRPr="00E77497">
        <w:rPr>
          <w:rFonts w:ascii="Arial" w:hAnsi="Arial"/>
        </w:rPr>
        <w:t xml:space="preserve"> 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14:paraId="21B223F4" w14:textId="77777777" w:rsidR="0035100D" w:rsidRPr="00E77497" w:rsidRDefault="0035100D" w:rsidP="0035100D">
      <w:pPr>
        <w:rPr>
          <w:ins w:id="20009" w:author="Rev 6 Allen Wirfs-Brock" w:date="2012-02-18T13:33:00Z"/>
        </w:rPr>
      </w:pPr>
      <w:ins w:id="20010" w:author="Rev 6 Allen Wirfs-Brock" w:date="2012-02-18T13:33: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ins>
    </w:p>
    <w:p w14:paraId="4A19F9FE" w14:textId="77777777" w:rsidR="004C02EF" w:rsidRPr="00E77497" w:rsidRDefault="000377FF" w:rsidP="004C02EF">
      <w:pPr>
        <w:pStyle w:val="Bullet2Last"/>
        <w:numPr>
          <w:ilvl w:val="0"/>
          <w:numId w:val="26"/>
        </w:numPr>
        <w:ind w:left="1080"/>
        <w:rPr>
          <w:rFonts w:ascii="Arial" w:hAnsi="Arial"/>
        </w:rPr>
      </w:pPr>
      <w:ins w:id="20011" w:author="Rev 6 Allen Wirfs-Brock" w:date="2012-02-18T13:36:00Z">
        <w:r w:rsidRPr="0035100D">
          <w:rPr>
            <w:rFonts w:ascii="Arial" w:hAnsi="Arial" w:cs="Arial"/>
          </w:rPr>
          <w:t>It is a Syntax Error if</w:t>
        </w:r>
        <w:r w:rsidRPr="006B6D0A">
          <w:t xml:space="preserve"> </w:t>
        </w:r>
      </w:ins>
      <w:del w:id="20012"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 the optional </w:delText>
        </w:r>
        <w:r w:rsidR="004C02EF" w:rsidRPr="00E77497" w:rsidDel="000377FF">
          <w:rPr>
            <w:i/>
          </w:rPr>
          <w:delText>Identifier</w:delText>
        </w:r>
        <w:r w:rsidR="004C02EF" w:rsidRPr="00E77497" w:rsidDel="000377FF">
          <w:rPr>
            <w:rFonts w:ascii="Arial" w:hAnsi="Arial"/>
          </w:rPr>
          <w:delText xml:space="preserve">, where </w:delText>
        </w:r>
      </w:del>
      <w:r w:rsidR="004C02EF" w:rsidRPr="00E77497">
        <w:rPr>
          <w:i/>
        </w:rPr>
        <w:t>Identifier</w:t>
      </w:r>
      <w:r w:rsidR="004C02EF" w:rsidRPr="00E77497">
        <w:rPr>
          <w:rFonts w:ascii="Arial" w:hAnsi="Arial"/>
        </w:rPr>
        <w:t xml:space="preserve"> does not appear in the </w:t>
      </w:r>
      <w:ins w:id="20013" w:author="Rev 6 Allen Wirfs-Brock" w:date="2012-02-24T09:18:00Z">
        <w:r w:rsidR="00097080" w:rsidRPr="00451D9D">
          <w:rPr>
            <w:i/>
          </w:rPr>
          <w:t>CurrentLabelSet</w:t>
        </w:r>
      </w:ins>
      <w:del w:id="20014" w:author="Rev 6 Allen Wirfs-Brock" w:date="2012-02-24T09:18: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14:paraId="61986182" w14:textId="77777777" w:rsidR="000377FF" w:rsidRPr="00E77497" w:rsidRDefault="000377FF" w:rsidP="000377FF">
      <w:pPr>
        <w:pStyle w:val="40"/>
        <w:numPr>
          <w:ilvl w:val="0"/>
          <w:numId w:val="0"/>
        </w:numPr>
        <w:rPr>
          <w:ins w:id="20015" w:author="Rev 6 Allen Wirfs-Brock" w:date="2012-02-18T13:39:00Z"/>
        </w:rPr>
      </w:pPr>
      <w:ins w:id="20016" w:author="Rev 6 Allen Wirfs-Brock" w:date="2012-02-18T13:39:00Z">
        <w:r w:rsidRPr="00E77497">
          <w:t>Runtime Semantics</w:t>
        </w:r>
      </w:ins>
    </w:p>
    <w:p w14:paraId="2DE1A912" w14:textId="77777777" w:rsidR="000377FF" w:rsidRPr="00E77497" w:rsidRDefault="000377FF" w:rsidP="000377FF">
      <w:pPr>
        <w:keepNext/>
        <w:rPr>
          <w:ins w:id="20017" w:author="Rev 6 Allen Wirfs-Brock" w:date="2012-02-18T13:39:00Z"/>
          <w:rFonts w:ascii="Helvetica" w:hAnsi="Helvetica"/>
          <w:b/>
        </w:rPr>
      </w:pPr>
      <w:ins w:id="20018" w:author="Rev 6 Allen Wirfs-Brock" w:date="2012-02-18T13:39:00Z">
        <w:r w:rsidRPr="00E77497">
          <w:rPr>
            <w:rFonts w:ascii="Helvetica" w:hAnsi="Helvetica"/>
            <w:b/>
          </w:rPr>
          <w:t xml:space="preserve">Runtime Semantics: </w:t>
        </w:r>
        <w:r w:rsidRPr="00E77497">
          <w:rPr>
            <w:rFonts w:ascii="Helvetica" w:hAnsi="Helvetica"/>
            <w:b/>
            <w:spacing w:val="6"/>
          </w:rPr>
          <w:t>Evaluation</w:t>
        </w:r>
      </w:ins>
    </w:p>
    <w:p w14:paraId="451FE025" w14:textId="77777777" w:rsidR="000377FF" w:rsidRPr="00E77497" w:rsidRDefault="000377FF" w:rsidP="000377FF">
      <w:pPr>
        <w:rPr>
          <w:ins w:id="20019" w:author="Rev 6 Allen Wirfs-Brock" w:date="2012-02-18T13:37:00Z"/>
        </w:rPr>
      </w:pPr>
      <w:ins w:id="20020"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72E6C5A7" w14:textId="77777777" w:rsidR="004C02EF" w:rsidRPr="00E77497" w:rsidDel="000377FF" w:rsidRDefault="004C02EF" w:rsidP="004C02EF">
      <w:pPr>
        <w:rPr>
          <w:del w:id="20021" w:author="Rev 6 Allen Wirfs-Brock" w:date="2012-02-18T13:37:00Z"/>
        </w:rPr>
      </w:pPr>
      <w:del w:id="20022"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without an </w:delText>
        </w:r>
        <w:r w:rsidRPr="00E77497" w:rsidDel="000377FF">
          <w:rPr>
            <w:rFonts w:ascii="Times New Roman" w:hAnsi="Times New Roman"/>
            <w:i/>
          </w:rPr>
          <w:delText>Identifier</w:delText>
        </w:r>
        <w:r w:rsidRPr="00E77497" w:rsidDel="000377FF">
          <w:delText xml:space="preserve"> is evaluated as follows:</w:delText>
        </w:r>
      </w:del>
    </w:p>
    <w:p w14:paraId="1A398C2F" w14:textId="77777777" w:rsidR="004C02EF" w:rsidRPr="00E77497" w:rsidRDefault="004C02EF" w:rsidP="00B34B48">
      <w:pPr>
        <w:pStyle w:val="Alg2"/>
        <w:numPr>
          <w:ilvl w:val="0"/>
          <w:numId w:val="126"/>
        </w:numPr>
        <w:spacing w:after="220"/>
      </w:pPr>
      <w:r w:rsidRPr="00E77497">
        <w:t xml:space="preserve">Return </w:t>
      </w:r>
      <w:ins w:id="20023" w:author="Rev 6 Allen Wirfs-Brock" w:date="2012-02-18T13:05:00Z">
        <w:r w:rsidR="00675312">
          <w:t xml:space="preserve">Completion {[[type]]: </w:t>
        </w:r>
      </w:ins>
      <w:del w:id="20024" w:author="Rev 6 Allen Wirfs-Brock" w:date="2012-02-18T13:05:00Z">
        <w:r w:rsidRPr="00E77497" w:rsidDel="00675312">
          <w:delText>(</w:delText>
        </w:r>
      </w:del>
      <w:r w:rsidRPr="00E77497">
        <w:rPr>
          <w:rFonts w:ascii="Arial" w:hAnsi="Arial" w:cs="Arial"/>
        </w:rPr>
        <w:t>break</w:t>
      </w:r>
      <w:r w:rsidRPr="00E77497">
        <w:t xml:space="preserve">, </w:t>
      </w:r>
      <w:ins w:id="20025" w:author="Rev 6 Allen Wirfs-Brock" w:date="2012-02-18T13:06:00Z">
        <w:r w:rsidR="00675312">
          <w:t xml:space="preserve">[[value]]: </w:t>
        </w:r>
      </w:ins>
      <w:r w:rsidRPr="00E77497">
        <w:rPr>
          <w:rFonts w:ascii="Arial" w:hAnsi="Arial" w:cs="Arial"/>
        </w:rPr>
        <w:t>empty</w:t>
      </w:r>
      <w:r w:rsidRPr="00E77497">
        <w:t xml:space="preserve">, </w:t>
      </w:r>
      <w:ins w:id="20026" w:author="Rev 6 Allen Wirfs-Brock" w:date="2012-02-18T13:07:00Z">
        <w:r w:rsidR="00675312">
          <w:t xml:space="preserve">[[target]]: </w:t>
        </w:r>
      </w:ins>
      <w:r w:rsidRPr="00E77497">
        <w:rPr>
          <w:rFonts w:ascii="Arial" w:hAnsi="Arial" w:cs="Arial"/>
        </w:rPr>
        <w:t>empty</w:t>
      </w:r>
      <w:del w:id="20027" w:author="Rev 6 Allen Wirfs-Brock" w:date="2012-02-18T13:07:00Z">
        <w:r w:rsidRPr="00E77497" w:rsidDel="00675312">
          <w:delText>).</w:delText>
        </w:r>
      </w:del>
      <w:ins w:id="20028" w:author="Rev 6 Allen Wirfs-Brock" w:date="2012-02-18T13:07:00Z">
        <w:r w:rsidR="00675312">
          <w:t>}</w:t>
        </w:r>
        <w:r w:rsidR="00675312" w:rsidRPr="00E77497">
          <w:t>.</w:t>
        </w:r>
      </w:ins>
    </w:p>
    <w:p w14:paraId="2CC3ABEF" w14:textId="77777777" w:rsidR="000377FF" w:rsidRPr="00E77497" w:rsidRDefault="000377FF" w:rsidP="000377FF">
      <w:pPr>
        <w:rPr>
          <w:ins w:id="20029" w:author="Rev 6 Allen Wirfs-Brock" w:date="2012-02-18T13:37:00Z"/>
        </w:rPr>
      </w:pPr>
      <w:ins w:id="20030"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ins>
    </w:p>
    <w:p w14:paraId="69A7C6E4" w14:textId="77777777" w:rsidR="004C02EF" w:rsidRPr="00E77497" w:rsidDel="000377FF" w:rsidRDefault="004C02EF" w:rsidP="004C02EF">
      <w:pPr>
        <w:rPr>
          <w:del w:id="20031" w:author="Rev 6 Allen Wirfs-Brock" w:date="2012-02-18T13:37:00Z"/>
        </w:rPr>
      </w:pPr>
      <w:del w:id="20032"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 an </w:delText>
        </w:r>
        <w:r w:rsidRPr="00E77497" w:rsidDel="000377FF">
          <w:rPr>
            <w:rFonts w:ascii="Times New Roman" w:hAnsi="Times New Roman"/>
            <w:i/>
          </w:rPr>
          <w:delText>Identifier</w:delText>
        </w:r>
        <w:r w:rsidRPr="00E77497" w:rsidDel="000377FF">
          <w:delText xml:space="preserve"> is evaluated as follows:</w:delText>
        </w:r>
      </w:del>
    </w:p>
    <w:p w14:paraId="6485F536" w14:textId="77777777" w:rsidR="004C02EF" w:rsidRPr="00E77497" w:rsidRDefault="004C02EF" w:rsidP="00B34B48">
      <w:pPr>
        <w:pStyle w:val="Alg2"/>
        <w:numPr>
          <w:ilvl w:val="0"/>
          <w:numId w:val="127"/>
        </w:numPr>
        <w:spacing w:after="220"/>
      </w:pPr>
      <w:r w:rsidRPr="00E77497">
        <w:t xml:space="preserve">Return </w:t>
      </w:r>
      <w:ins w:id="20033" w:author="Rev 6 Allen Wirfs-Brock" w:date="2012-02-18T13:05:00Z">
        <w:r w:rsidR="00675312">
          <w:t xml:space="preserve">Completion {[[type]]: </w:t>
        </w:r>
      </w:ins>
      <w:del w:id="20034" w:author="Rev 6 Allen Wirfs-Brock" w:date="2012-02-18T13:05:00Z">
        <w:r w:rsidRPr="00E77497" w:rsidDel="00675312">
          <w:delText>(</w:delText>
        </w:r>
      </w:del>
      <w:r w:rsidRPr="00E77497">
        <w:rPr>
          <w:rFonts w:ascii="Arial" w:hAnsi="Arial" w:cs="Arial"/>
        </w:rPr>
        <w:t>break</w:t>
      </w:r>
      <w:r w:rsidRPr="00E77497">
        <w:t xml:space="preserve">, </w:t>
      </w:r>
      <w:ins w:id="20035" w:author="Rev 6 Allen Wirfs-Brock" w:date="2012-02-18T13:05:00Z">
        <w:r w:rsidR="00675312">
          <w:t xml:space="preserve">[[value]]: </w:t>
        </w:r>
      </w:ins>
      <w:r w:rsidRPr="00E77497">
        <w:rPr>
          <w:rFonts w:ascii="Arial" w:hAnsi="Arial" w:cs="Arial"/>
        </w:rPr>
        <w:t>empty</w:t>
      </w:r>
      <w:r w:rsidRPr="00E77497">
        <w:t>,</w:t>
      </w:r>
      <w:r w:rsidRPr="00E77497">
        <w:rPr>
          <w:i/>
        </w:rPr>
        <w:t xml:space="preserve"> </w:t>
      </w:r>
      <w:ins w:id="20036" w:author="Rev 6 Allen Wirfs-Brock" w:date="2012-02-18T13:07:00Z">
        <w:r w:rsidR="00675312">
          <w:t xml:space="preserve">[[target]]: </w:t>
        </w:r>
      </w:ins>
      <w:r w:rsidRPr="00E77497">
        <w:rPr>
          <w:i/>
        </w:rPr>
        <w:t>Identifier</w:t>
      </w:r>
      <w:del w:id="20037" w:author="Rev 6 Allen Wirfs-Brock" w:date="2012-02-18T13:07:00Z">
        <w:r w:rsidRPr="00E77497" w:rsidDel="00675312">
          <w:delText>).</w:delText>
        </w:r>
      </w:del>
      <w:ins w:id="20038" w:author="Rev 6 Allen Wirfs-Brock" w:date="2012-02-18T13:07:00Z">
        <w:r w:rsidR="00675312">
          <w:t>}</w:t>
        </w:r>
        <w:r w:rsidR="00675312" w:rsidRPr="00E77497">
          <w:t>.</w:t>
        </w:r>
      </w:ins>
    </w:p>
    <w:p w14:paraId="021D1766" w14:textId="77777777" w:rsidR="004C02EF" w:rsidRPr="00E77497" w:rsidRDefault="004C02EF" w:rsidP="00B43482">
      <w:pPr>
        <w:pStyle w:val="20"/>
        <w:numPr>
          <w:ilvl w:val="0"/>
          <w:numId w:val="0"/>
        </w:numPr>
      </w:pPr>
      <w:bookmarkStart w:id="20039" w:name="_Toc417706227"/>
      <w:bookmarkStart w:id="20040" w:name="_Ref449966595"/>
      <w:bookmarkStart w:id="20041" w:name="_Ref457437662"/>
      <w:bookmarkStart w:id="20042" w:name="_Ref457705349"/>
      <w:bookmarkStart w:id="20043" w:name="_Ref457792665"/>
      <w:bookmarkStart w:id="20044" w:name="_Toc472818887"/>
      <w:bookmarkStart w:id="20045" w:name="_Toc235503462"/>
      <w:bookmarkStart w:id="20046" w:name="_Toc241509237"/>
      <w:bookmarkStart w:id="20047" w:name="_Toc244416724"/>
      <w:bookmarkStart w:id="20048" w:name="_Toc276631088"/>
      <w:bookmarkStart w:id="20049" w:name="_Toc329528820"/>
      <w:bookmarkEnd w:id="20006"/>
      <w:r w:rsidRPr="00E77497">
        <w:t>12.9</w:t>
      </w:r>
      <w:r w:rsidRPr="00E77497">
        <w:tab/>
        <w:t xml:space="preserve">The </w:t>
      </w:r>
      <w:r w:rsidRPr="00E77497">
        <w:rPr>
          <w:rFonts w:ascii="Courier New" w:hAnsi="Courier New"/>
        </w:rPr>
        <w:t>return</w:t>
      </w:r>
      <w:r w:rsidRPr="00E77497">
        <w:t xml:space="preserve"> Statement</w:t>
      </w:r>
      <w:bookmarkEnd w:id="20039"/>
      <w:bookmarkEnd w:id="20040"/>
      <w:bookmarkEnd w:id="20041"/>
      <w:bookmarkEnd w:id="20042"/>
      <w:bookmarkEnd w:id="20043"/>
      <w:bookmarkEnd w:id="20044"/>
      <w:bookmarkEnd w:id="20045"/>
      <w:bookmarkEnd w:id="20046"/>
      <w:bookmarkEnd w:id="20047"/>
      <w:bookmarkEnd w:id="20048"/>
      <w:bookmarkEnd w:id="20049"/>
    </w:p>
    <w:p w14:paraId="3117646B" w14:textId="77777777" w:rsidR="004C02EF" w:rsidRPr="00E77497" w:rsidRDefault="004C02EF" w:rsidP="004C02EF">
      <w:pPr>
        <w:pStyle w:val="Syntax"/>
      </w:pPr>
      <w:r w:rsidRPr="00E77497">
        <w:t>Syntax</w:t>
      </w:r>
    </w:p>
    <w:p w14:paraId="697437D6" w14:textId="77777777" w:rsidR="004C02EF" w:rsidRPr="00E77497" w:rsidRDefault="004C02EF" w:rsidP="004C02EF">
      <w:pPr>
        <w:pStyle w:val="SyntaxRule"/>
      </w:pPr>
      <w:r w:rsidRPr="00E77497">
        <w:t xml:space="preserve">ReturnStatement </w:t>
      </w:r>
      <w:r w:rsidRPr="00E77497">
        <w:rPr>
          <w:rFonts w:ascii="Arial" w:hAnsi="Arial"/>
          <w:b/>
          <w:i w:val="0"/>
        </w:rPr>
        <w:t>:</w:t>
      </w:r>
    </w:p>
    <w:p w14:paraId="2A8EEADB" w14:textId="77777777"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14:paraId="47D48C6E" w14:textId="77777777" w:rsidR="000377FF" w:rsidRPr="006B426D" w:rsidRDefault="000377FF" w:rsidP="000377FF">
      <w:pPr>
        <w:rPr>
          <w:ins w:id="20050" w:author="Rev 6 Allen Wirfs-Brock" w:date="2012-02-18T13:44:00Z"/>
          <w:sz w:val="18"/>
          <w:szCs w:val="18"/>
        </w:rPr>
      </w:pPr>
      <w:ins w:id="20051" w:author="Rev 6 Allen Wirfs-Brock" w:date="2012-02-18T13:44:00Z">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ins>
    </w:p>
    <w:p w14:paraId="401C2CA1"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20052" w:author="Rev 6 Allen Wirfs-Brock" w:date="2012-02-18T13:17:00Z"/>
          <w:b/>
        </w:rPr>
      </w:pPr>
      <w:ins w:id="20053" w:author="Rev 6 Allen Wirfs-Brock" w:date="2012-02-18T13:17:00Z">
        <w:r w:rsidRPr="00726A32">
          <w:rPr>
            <w:b/>
          </w:rPr>
          <w:t>Static Semantics</w:t>
        </w:r>
      </w:ins>
    </w:p>
    <w:p w14:paraId="13E90012" w14:textId="77777777" w:rsidR="00726A32" w:rsidRPr="00726A32" w:rsidRDefault="00726A32" w:rsidP="00726A32">
      <w:pPr>
        <w:rPr>
          <w:ins w:id="20054" w:author="Rev 6 Allen Wirfs-Brock" w:date="2012-02-18T13:17:00Z"/>
          <w:rFonts w:ascii="Helvetica" w:hAnsi="Helvetica"/>
          <w:b/>
        </w:rPr>
      </w:pPr>
      <w:ins w:id="20055" w:author="Rev 6 Allen Wirfs-Brock" w:date="2012-02-18T13:17:00Z">
        <w:r w:rsidRPr="00726A32">
          <w:rPr>
            <w:rFonts w:ascii="Helvetica" w:hAnsi="Helvetica"/>
            <w:b/>
          </w:rPr>
          <w:t>Static Semantics:  Early Errors</w:t>
        </w:r>
      </w:ins>
    </w:p>
    <w:p w14:paraId="6CB4755F" w14:textId="77777777" w:rsidR="004C02EF" w:rsidRPr="00E77497" w:rsidDel="00726A32" w:rsidRDefault="004C02EF" w:rsidP="00D5580A">
      <w:pPr>
        <w:pStyle w:val="Syntax"/>
        <w:numPr>
          <w:ilvl w:val="0"/>
          <w:numId w:val="737"/>
        </w:numPr>
        <w:rPr>
          <w:del w:id="20056" w:author="Rev 6 Allen Wirfs-Brock" w:date="2012-02-18T13:17:00Z"/>
        </w:rPr>
      </w:pPr>
      <w:del w:id="20057" w:author="Rev 6 Allen Wirfs-Brock" w:date="2012-02-18T13:17:00Z">
        <w:r w:rsidRPr="00E77497" w:rsidDel="00726A32">
          <w:delText>Semantics</w:delText>
        </w:r>
      </w:del>
    </w:p>
    <w:p w14:paraId="6207BE9D" w14:textId="77777777" w:rsidR="004C02EF" w:rsidRPr="00E77497" w:rsidRDefault="006B426D" w:rsidP="00D5580A">
      <w:pPr>
        <w:numPr>
          <w:ilvl w:val="0"/>
          <w:numId w:val="737"/>
        </w:numPr>
      </w:pPr>
      <w:ins w:id="20058" w:author="Rev 6 Allen Wirfs-Brock" w:date="2012-02-18T13:46:00Z">
        <w:r w:rsidRPr="0035100D">
          <w:rPr>
            <w:rFonts w:cs="Arial"/>
          </w:rPr>
          <w:t>It is a Syntax Error if</w:t>
        </w:r>
      </w:ins>
      <w:del w:id="20059" w:author="Rev 6 Allen Wirfs-Brock" w:date="2012-02-18T13:46:00Z">
        <w:r w:rsidR="004C02EF" w:rsidRPr="00E77497" w:rsidDel="006B426D">
          <w:delText>An ECMAScript program is considered syntactically incorrect if it contains</w:delText>
        </w:r>
      </w:del>
      <w:r w:rsidR="004C02EF" w:rsidRPr="00E77497">
        <w:t xml:space="preserve"> a </w:t>
      </w:r>
      <w:r w:rsidR="004C02EF" w:rsidRPr="00E77497">
        <w:rPr>
          <w:rFonts w:ascii="Courier New" w:hAnsi="Courier New"/>
          <w:b/>
        </w:rPr>
        <w:t>return</w:t>
      </w:r>
      <w:r w:rsidR="004C02EF" w:rsidRPr="00E77497">
        <w:t xml:space="preserve"> statement </w:t>
      </w:r>
      <w:del w:id="20060" w:author="Rev 9 Allen Wirfs-Brock" w:date="2012-07-08T14:16:00Z">
        <w:r w:rsidR="004C02EF" w:rsidRPr="00E77497" w:rsidDel="00533E91">
          <w:delText xml:space="preserve">that </w:delText>
        </w:r>
      </w:del>
      <w:r w:rsidR="004C02EF" w:rsidRPr="00E77497">
        <w:t xml:space="preserve">is not within a </w:t>
      </w:r>
      <w:r w:rsidR="004C02EF" w:rsidRPr="00E77497">
        <w:rPr>
          <w:rFonts w:ascii="Times New Roman" w:hAnsi="Times New Roman"/>
          <w:i/>
        </w:rPr>
        <w:t>FunctionBody</w:t>
      </w:r>
      <w:r w:rsidR="004C02EF" w:rsidRPr="00E77497">
        <w:t xml:space="preserve">. </w:t>
      </w:r>
      <w:del w:id="20061" w:author="Rev 6 Allen Wirfs-Brock" w:date="2012-02-18T13:44:00Z">
        <w:r w:rsidR="004C02EF" w:rsidRPr="00E77497" w:rsidDel="000377FF">
          <w:delText xml:space="preserve">A </w:delText>
        </w:r>
        <w:r w:rsidR="004C02EF" w:rsidRPr="00E77497" w:rsidDel="000377FF">
          <w:rPr>
            <w:rFonts w:ascii="Courier New" w:hAnsi="Courier New"/>
            <w:b/>
          </w:rPr>
          <w:delText>return</w:delText>
        </w:r>
        <w:r w:rsidR="004C02EF" w:rsidRPr="00E77497" w:rsidDel="000377FF">
          <w:delText xml:space="preserve"> statement causes a function to cease execution and return a value to the caller. If </w:delText>
        </w:r>
        <w:r w:rsidR="004C02EF" w:rsidRPr="00E77497" w:rsidDel="000377FF">
          <w:rPr>
            <w:rFonts w:ascii="Times New Roman" w:hAnsi="Times New Roman"/>
            <w:i/>
          </w:rPr>
          <w:delText>Expression</w:delText>
        </w:r>
        <w:r w:rsidR="004C02EF" w:rsidRPr="00E77497" w:rsidDel="000377FF">
          <w:delText xml:space="preserve"> is omitted, the return value is </w:delText>
        </w:r>
        <w:r w:rsidR="004C02EF" w:rsidRPr="00E77497" w:rsidDel="000377FF">
          <w:rPr>
            <w:b/>
          </w:rPr>
          <w:delText>undefined</w:delText>
        </w:r>
        <w:r w:rsidR="004C02EF" w:rsidRPr="00E77497" w:rsidDel="000377FF">
          <w:delText xml:space="preserve">. Otherwise, the return value is the value of </w:delText>
        </w:r>
        <w:r w:rsidR="004C02EF" w:rsidRPr="00E77497" w:rsidDel="000377FF">
          <w:rPr>
            <w:rFonts w:ascii="Times New Roman" w:hAnsi="Times New Roman"/>
            <w:i/>
          </w:rPr>
          <w:delText>Expression</w:delText>
        </w:r>
        <w:r w:rsidR="004C02EF" w:rsidRPr="00E77497" w:rsidDel="000377FF">
          <w:delText>.</w:delText>
        </w:r>
      </w:del>
    </w:p>
    <w:p w14:paraId="5E2865AC" w14:textId="77777777" w:rsidR="000377FF" w:rsidRPr="00E77497" w:rsidRDefault="000377FF" w:rsidP="000377FF">
      <w:pPr>
        <w:pStyle w:val="40"/>
        <w:numPr>
          <w:ilvl w:val="0"/>
          <w:numId w:val="0"/>
        </w:numPr>
        <w:rPr>
          <w:ins w:id="20062" w:author="Rev 6 Allen Wirfs-Brock" w:date="2012-02-18T13:40:00Z"/>
        </w:rPr>
      </w:pPr>
      <w:ins w:id="20063" w:author="Rev 6 Allen Wirfs-Brock" w:date="2012-02-18T13:40:00Z">
        <w:r w:rsidRPr="00E77497">
          <w:t>Runtime Semantics</w:t>
        </w:r>
      </w:ins>
    </w:p>
    <w:p w14:paraId="4ED1731E" w14:textId="77777777" w:rsidR="000377FF" w:rsidRPr="00E77497" w:rsidRDefault="000377FF" w:rsidP="000377FF">
      <w:pPr>
        <w:keepNext/>
        <w:rPr>
          <w:ins w:id="20064" w:author="Rev 6 Allen Wirfs-Brock" w:date="2012-02-18T13:40:00Z"/>
          <w:rFonts w:ascii="Helvetica" w:hAnsi="Helvetica"/>
          <w:b/>
        </w:rPr>
      </w:pPr>
      <w:ins w:id="20065" w:author="Rev 6 Allen Wirfs-Brock" w:date="2012-02-18T13:40:00Z">
        <w:r w:rsidRPr="00E77497">
          <w:rPr>
            <w:rFonts w:ascii="Helvetica" w:hAnsi="Helvetica"/>
            <w:b/>
          </w:rPr>
          <w:t xml:space="preserve">Runtime Semantics: </w:t>
        </w:r>
        <w:r w:rsidRPr="00E77497">
          <w:rPr>
            <w:rFonts w:ascii="Helvetica" w:hAnsi="Helvetica"/>
            <w:b/>
            <w:spacing w:val="6"/>
          </w:rPr>
          <w:t>Evaluation</w:t>
        </w:r>
      </w:ins>
    </w:p>
    <w:p w14:paraId="543A147F" w14:textId="77777777" w:rsidR="000377FF" w:rsidRPr="00E77497" w:rsidRDefault="000377FF" w:rsidP="000377FF">
      <w:pPr>
        <w:rPr>
          <w:ins w:id="20066" w:author="Rev 6 Allen Wirfs-Brock" w:date="2012-02-18T13:40:00Z"/>
        </w:rPr>
      </w:pPr>
      <w:ins w:id="20067" w:author="Rev 6 Allen Wirfs-Brock" w:date="2012-02-18T13:40:00Z">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ins>
    </w:p>
    <w:p w14:paraId="53313ABB" w14:textId="77777777" w:rsidR="004C02EF" w:rsidRPr="00E77497" w:rsidDel="000377FF" w:rsidRDefault="004C02EF" w:rsidP="004C02EF">
      <w:pPr>
        <w:rPr>
          <w:del w:id="20068" w:author="Rev 6 Allen Wirfs-Brock" w:date="2012-02-18T13:40:00Z"/>
        </w:rPr>
      </w:pPr>
      <w:del w:id="20069" w:author="Rev 6 Allen Wirfs-Brock" w:date="2012-02-18T13:40:00Z">
        <w:r w:rsidRPr="00E77497" w:rsidDel="000377FF">
          <w:delText xml:space="preserve">A </w:delText>
        </w:r>
        <w:r w:rsidRPr="00E77497" w:rsidDel="000377FF">
          <w:rPr>
            <w:rFonts w:ascii="Times New Roman" w:hAnsi="Times New Roman"/>
            <w:i/>
          </w:rPr>
          <w:delText>ReturnStatement</w:delText>
        </w:r>
        <w:r w:rsidRPr="00E77497" w:rsidDel="000377FF">
          <w:delText xml:space="preserve"> is evaluated as follows:</w:delText>
        </w:r>
      </w:del>
    </w:p>
    <w:p w14:paraId="22A6F5AC" w14:textId="77777777" w:rsidR="004C02EF" w:rsidRPr="00E77497" w:rsidRDefault="004C02EF" w:rsidP="0027695A">
      <w:pPr>
        <w:pStyle w:val="Alg2"/>
        <w:numPr>
          <w:ilvl w:val="0"/>
          <w:numId w:val="128"/>
        </w:numPr>
        <w:spacing w:after="240"/>
      </w:pPr>
      <w:del w:id="20070" w:author="Rev 6 Allen Wirfs-Brock" w:date="2012-02-18T13:42:00Z">
        <w:r w:rsidRPr="00E77497" w:rsidDel="000377FF">
          <w:delText xml:space="preserve">If the </w:delText>
        </w:r>
        <w:r w:rsidRPr="00E77497" w:rsidDel="000377FF">
          <w:rPr>
            <w:i/>
          </w:rPr>
          <w:delText>Expression</w:delText>
        </w:r>
        <w:r w:rsidRPr="00E77497" w:rsidDel="000377FF">
          <w:delText xml:space="preserve"> is not present, r</w:delText>
        </w:r>
      </w:del>
      <w:ins w:id="20071" w:author="Rev 6 Allen Wirfs-Brock" w:date="2012-02-18T13:42:00Z">
        <w:r w:rsidR="000377FF">
          <w:t>R</w:t>
        </w:r>
      </w:ins>
      <w:r w:rsidRPr="00E77497">
        <w:t xml:space="preserve">eturn </w:t>
      </w:r>
      <w:ins w:id="20072" w:author="Rev 6 Allen Wirfs-Brock" w:date="2012-02-18T13:13:00Z">
        <w:r w:rsidR="00675312">
          <w:t xml:space="preserve">Completion {[[type]]: </w:t>
        </w:r>
      </w:ins>
      <w:del w:id="20073" w:author="Rev 6 Allen Wirfs-Brock" w:date="2012-02-18T13:13:00Z">
        <w:r w:rsidRPr="00E77497" w:rsidDel="00675312">
          <w:delText>(</w:delText>
        </w:r>
      </w:del>
      <w:r w:rsidRPr="00E77497">
        <w:rPr>
          <w:rFonts w:ascii="Arial" w:hAnsi="Arial" w:cs="Arial"/>
        </w:rPr>
        <w:t>return</w:t>
      </w:r>
      <w:r w:rsidRPr="00E77497">
        <w:t xml:space="preserve">, </w:t>
      </w:r>
      <w:ins w:id="20074" w:author="Rev 6 Allen Wirfs-Brock" w:date="2012-02-18T13:13:00Z">
        <w:r w:rsidR="00675312">
          <w:t xml:space="preserve">[[value]]: </w:t>
        </w:r>
        <w:r w:rsidR="00675312" w:rsidRPr="00675312">
          <w:rPr>
            <w:i/>
          </w:rPr>
          <w:t xml:space="preserve"> </w:t>
        </w:r>
      </w:ins>
      <w:r w:rsidRPr="00675312">
        <w:rPr>
          <w:b/>
        </w:rPr>
        <w:t>undefined</w:t>
      </w:r>
      <w:r w:rsidRPr="00E77497">
        <w:t xml:space="preserve">, </w:t>
      </w:r>
      <w:ins w:id="20075" w:author="Rev 6 Allen Wirfs-Brock" w:date="2012-02-18T13:13:00Z">
        <w:r w:rsidR="00675312">
          <w:t xml:space="preserve">[[target]]: </w:t>
        </w:r>
        <w:r w:rsidR="00675312" w:rsidRPr="00675312">
          <w:rPr>
            <w:i/>
          </w:rPr>
          <w:t xml:space="preserve"> </w:t>
        </w:r>
      </w:ins>
      <w:r w:rsidRPr="00E77497">
        <w:rPr>
          <w:rFonts w:ascii="Arial" w:hAnsi="Arial" w:cs="Arial"/>
        </w:rPr>
        <w:t>empty</w:t>
      </w:r>
      <w:del w:id="20076" w:author="Rev 6 Allen Wirfs-Brock" w:date="2012-02-18T13:13:00Z">
        <w:r w:rsidRPr="00E77497" w:rsidDel="00675312">
          <w:delText>).</w:delText>
        </w:r>
      </w:del>
      <w:ins w:id="20077" w:author="Rev 6 Allen Wirfs-Brock" w:date="2012-02-18T13:13:00Z">
        <w:r w:rsidR="00675312">
          <w:t>}</w:t>
        </w:r>
        <w:r w:rsidR="00675312" w:rsidRPr="00E77497">
          <w:t>.</w:t>
        </w:r>
      </w:ins>
    </w:p>
    <w:p w14:paraId="7A2B83E0" w14:textId="77777777" w:rsidR="000377FF" w:rsidRPr="00E77497" w:rsidRDefault="000377FF" w:rsidP="000377FF">
      <w:pPr>
        <w:rPr>
          <w:ins w:id="20078" w:author="Rev 6 Allen Wirfs-Brock" w:date="2012-02-18T13:41:00Z"/>
        </w:rPr>
      </w:pPr>
      <w:ins w:id="20079" w:author="Rev 6 Allen Wirfs-Brock" w:date="2012-02-18T13:41:00Z">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ins>
      <w:ins w:id="20080" w:author="Rev 6 Allen Wirfs-Brock" w:date="2012-02-18T13:42:00Z">
        <w:r>
          <w:rPr>
            <w:rFonts w:ascii="Times New Roman" w:hAnsi="Times New Roman"/>
            <w:i/>
          </w:rPr>
          <w:t>Expression</w:t>
        </w:r>
      </w:ins>
      <w:ins w:id="20081" w:author="Rev 6 Allen Wirfs-Brock" w:date="2012-02-18T13:41:00Z">
        <w:r w:rsidRPr="006A5E27">
          <w:rPr>
            <w:rFonts w:ascii="Courier New" w:hAnsi="Courier New"/>
            <w:b/>
          </w:rPr>
          <w:t>;</w:t>
        </w:r>
        <w:r w:rsidRPr="00E77497">
          <w:t xml:space="preserve"> </w:t>
        </w:r>
      </w:ins>
    </w:p>
    <w:p w14:paraId="726F11A6" w14:textId="77777777"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14:paraId="2A04EF16" w14:textId="77777777" w:rsidR="00675312" w:rsidRDefault="00675312" w:rsidP="006B426D">
      <w:pPr>
        <w:pStyle w:val="Alg2"/>
        <w:numPr>
          <w:ilvl w:val="0"/>
          <w:numId w:val="671"/>
        </w:numPr>
        <w:contextualSpacing/>
        <w:rPr>
          <w:ins w:id="20082" w:author="Rev 6 Allen Wirfs-Brock" w:date="2012-02-18T13:09:00Z"/>
        </w:rPr>
      </w:pPr>
      <w:ins w:id="20083" w:author="Rev 6 Allen Wirfs-Brock" w:date="2012-02-18T13:09:00Z">
        <w:r>
          <w:t xml:space="preserve">Let </w:t>
        </w:r>
        <w:r w:rsidRPr="00327BF7">
          <w:rPr>
            <w:i/>
          </w:rPr>
          <w:t>exprValue</w:t>
        </w:r>
        <w:r>
          <w:t xml:space="preserve"> be </w:t>
        </w:r>
        <w:commentRangeStart w:id="20084"/>
        <w:r w:rsidRPr="00E77497">
          <w:t>GetValue(</w:t>
        </w:r>
        <w:r w:rsidRPr="00E77497">
          <w:rPr>
            <w:i/>
          </w:rPr>
          <w:t>exprRef</w:t>
        </w:r>
        <w:r w:rsidRPr="00E77497">
          <w:t>)</w:t>
        </w:r>
        <w:r>
          <w:t>.</w:t>
        </w:r>
      </w:ins>
      <w:commentRangeEnd w:id="20084"/>
      <w:r w:rsidR="00272A6D">
        <w:rPr>
          <w:rStyle w:val="af3"/>
          <w:rFonts w:ascii="Arial" w:eastAsia="MS Mincho" w:hAnsi="Arial"/>
          <w:spacing w:val="0"/>
          <w:lang w:eastAsia="ja-JP"/>
        </w:rPr>
        <w:commentReference w:id="20084"/>
      </w:r>
    </w:p>
    <w:p w14:paraId="1A54FA7B" w14:textId="77777777" w:rsidR="00675312" w:rsidRDefault="00675312" w:rsidP="006B426D">
      <w:pPr>
        <w:pStyle w:val="Alg2"/>
        <w:numPr>
          <w:ilvl w:val="0"/>
          <w:numId w:val="671"/>
        </w:numPr>
        <w:contextualSpacing/>
        <w:rPr>
          <w:ins w:id="20085" w:author="Rev 6 Allen Wirfs-Brock" w:date="2012-02-18T13:09:00Z"/>
        </w:rPr>
      </w:pPr>
      <w:ins w:id="20086" w:author="Rev 6 Allen Wirfs-Brock" w:date="2012-02-18T13:09:00Z">
        <w:r>
          <w:t xml:space="preserve">If </w:t>
        </w:r>
        <w:r w:rsidRPr="006A5E27">
          <w:rPr>
            <w:i/>
          </w:rPr>
          <w:t>exprValue</w:t>
        </w:r>
        <w:r>
          <w:t xml:space="preserve"> is an abrupt completion, return </w:t>
        </w:r>
        <w:r w:rsidRPr="006A5E27">
          <w:rPr>
            <w:i/>
          </w:rPr>
          <w:t>exprValue</w:t>
        </w:r>
        <w:r>
          <w:t>.</w:t>
        </w:r>
      </w:ins>
    </w:p>
    <w:p w14:paraId="491A1235" w14:textId="77777777" w:rsidR="004C02EF" w:rsidRPr="00E77497" w:rsidRDefault="004C02EF" w:rsidP="006B426D">
      <w:pPr>
        <w:pStyle w:val="Alg2"/>
        <w:numPr>
          <w:ilvl w:val="0"/>
          <w:numId w:val="671"/>
        </w:numPr>
        <w:spacing w:after="220"/>
      </w:pPr>
      <w:r w:rsidRPr="00E77497">
        <w:t xml:space="preserve">Return </w:t>
      </w:r>
      <w:ins w:id="20087" w:author="Rev 6 Allen Wirfs-Brock" w:date="2012-02-18T13:05:00Z">
        <w:r w:rsidR="00675312">
          <w:t xml:space="preserve">Completion {[[type]]: </w:t>
        </w:r>
      </w:ins>
      <w:del w:id="20088" w:author="Rev 6 Allen Wirfs-Brock" w:date="2012-02-18T13:05:00Z">
        <w:r w:rsidRPr="00E77497" w:rsidDel="00675312">
          <w:delText>(</w:delText>
        </w:r>
      </w:del>
      <w:r w:rsidRPr="00E77497">
        <w:rPr>
          <w:rFonts w:ascii="Arial" w:hAnsi="Arial" w:cs="Arial"/>
        </w:rPr>
        <w:t>return</w:t>
      </w:r>
      <w:r w:rsidRPr="00E77497">
        <w:t xml:space="preserve">, </w:t>
      </w:r>
      <w:ins w:id="20089" w:author="Rev 6 Allen Wirfs-Brock" w:date="2012-02-18T13:11:00Z">
        <w:r w:rsidR="00675312">
          <w:t>[[</w:t>
        </w:r>
      </w:ins>
      <w:ins w:id="20090" w:author="Rev 6 Allen Wirfs-Brock" w:date="2012-02-18T13:13:00Z">
        <w:r w:rsidR="00675312">
          <w:t>value</w:t>
        </w:r>
      </w:ins>
      <w:ins w:id="20091" w:author="Rev 6 Allen Wirfs-Brock" w:date="2012-02-18T13:11:00Z">
        <w:r w:rsidR="00675312">
          <w:t xml:space="preserve">]]: </w:t>
        </w:r>
      </w:ins>
      <w:del w:id="20092" w:author="Rev 6 Allen Wirfs-Brock" w:date="2012-02-18T13:11:00Z">
        <w:r w:rsidRPr="00E77497" w:rsidDel="00675312">
          <w:delText>GetValue(</w:delText>
        </w:r>
      </w:del>
      <w:ins w:id="20093" w:author="Rev 6 Allen Wirfs-Brock" w:date="2012-02-18T13:12:00Z">
        <w:r w:rsidR="00675312" w:rsidRPr="00675312">
          <w:rPr>
            <w:i/>
          </w:rPr>
          <w:t xml:space="preserve"> </w:t>
        </w:r>
        <w:r w:rsidR="00675312" w:rsidRPr="006A5E27">
          <w:rPr>
            <w:i/>
          </w:rPr>
          <w:t>exprValue</w:t>
        </w:r>
      </w:ins>
      <w:del w:id="20094" w:author="Rev 6 Allen Wirfs-Brock" w:date="2012-02-18T13:12:00Z">
        <w:r w:rsidRPr="00E77497" w:rsidDel="00675312">
          <w:rPr>
            <w:i/>
          </w:rPr>
          <w:delText>exprRef</w:delText>
        </w:r>
      </w:del>
      <w:del w:id="20095" w:author="Rev 6 Allen Wirfs-Brock" w:date="2012-02-18T13:11:00Z">
        <w:r w:rsidRPr="00E77497" w:rsidDel="00675312">
          <w:delText>)</w:delText>
        </w:r>
      </w:del>
      <w:r w:rsidRPr="00E77497">
        <w:t xml:space="preserve">, </w:t>
      </w:r>
      <w:ins w:id="20096" w:author="Rev 6 Allen Wirfs-Brock" w:date="2012-02-18T13:08:00Z">
        <w:r w:rsidR="00675312">
          <w:t xml:space="preserve">[[target]]: </w:t>
        </w:r>
      </w:ins>
      <w:r w:rsidRPr="00E77497">
        <w:rPr>
          <w:rFonts w:ascii="Arial" w:hAnsi="Arial" w:cs="Arial"/>
        </w:rPr>
        <w:t>empty</w:t>
      </w:r>
      <w:del w:id="20097" w:author="Rev 6 Allen Wirfs-Brock" w:date="2012-02-18T13:08:00Z">
        <w:r w:rsidRPr="00E77497" w:rsidDel="00675312">
          <w:delText>).</w:delText>
        </w:r>
      </w:del>
      <w:ins w:id="20098" w:author="Rev 6 Allen Wirfs-Brock" w:date="2012-02-18T13:08:00Z">
        <w:r w:rsidR="00675312">
          <w:t>}</w:t>
        </w:r>
        <w:r w:rsidR="00675312" w:rsidRPr="00E77497">
          <w:t>.</w:t>
        </w:r>
      </w:ins>
    </w:p>
    <w:p w14:paraId="083946B6" w14:textId="77777777" w:rsidR="004C02EF" w:rsidRPr="00E77497" w:rsidRDefault="004C02EF" w:rsidP="00B43482">
      <w:pPr>
        <w:pStyle w:val="20"/>
        <w:numPr>
          <w:ilvl w:val="0"/>
          <w:numId w:val="0"/>
        </w:numPr>
      </w:pPr>
      <w:bookmarkStart w:id="20099" w:name="_Toc417706228"/>
      <w:bookmarkStart w:id="20100" w:name="_Ref440445541"/>
      <w:bookmarkStart w:id="20101" w:name="_Ref457437663"/>
      <w:bookmarkStart w:id="20102" w:name="_Ref457707585"/>
      <w:bookmarkStart w:id="20103" w:name="_Ref457792686"/>
      <w:bookmarkStart w:id="20104" w:name="_Ref458333739"/>
      <w:bookmarkStart w:id="20105" w:name="_Ref458336610"/>
      <w:bookmarkStart w:id="20106" w:name="_Toc472818888"/>
      <w:bookmarkStart w:id="20107" w:name="_Toc235503463"/>
      <w:bookmarkStart w:id="20108" w:name="_Toc241509238"/>
      <w:bookmarkStart w:id="20109" w:name="_Toc244416725"/>
      <w:bookmarkStart w:id="20110" w:name="_Toc276631089"/>
      <w:bookmarkStart w:id="20111" w:name="_Toc329528821"/>
      <w:r w:rsidRPr="00E77497">
        <w:t>12.10</w:t>
      </w:r>
      <w:r w:rsidRPr="00E77497">
        <w:tab/>
        <w:t xml:space="preserve">The </w:t>
      </w:r>
      <w:r w:rsidRPr="00E77497">
        <w:rPr>
          <w:rFonts w:ascii="Courier New" w:hAnsi="Courier New"/>
        </w:rPr>
        <w:t>with</w:t>
      </w:r>
      <w:r w:rsidRPr="00E77497">
        <w:t xml:space="preserve"> Statement</w:t>
      </w:r>
      <w:bookmarkEnd w:id="20099"/>
      <w:bookmarkEnd w:id="20100"/>
      <w:bookmarkEnd w:id="20101"/>
      <w:bookmarkEnd w:id="20102"/>
      <w:bookmarkEnd w:id="20103"/>
      <w:bookmarkEnd w:id="20104"/>
      <w:bookmarkEnd w:id="20105"/>
      <w:bookmarkEnd w:id="20106"/>
      <w:bookmarkEnd w:id="20107"/>
      <w:bookmarkEnd w:id="20108"/>
      <w:bookmarkEnd w:id="20109"/>
      <w:bookmarkEnd w:id="20110"/>
      <w:bookmarkEnd w:id="20111"/>
    </w:p>
    <w:p w14:paraId="185A6439" w14:textId="77777777" w:rsidR="004C02EF" w:rsidRPr="00E77497" w:rsidRDefault="004C02EF" w:rsidP="004C02EF">
      <w:pPr>
        <w:pStyle w:val="Syntax"/>
      </w:pPr>
      <w:r w:rsidRPr="00E77497">
        <w:t>Syntax</w:t>
      </w:r>
    </w:p>
    <w:p w14:paraId="5EC3A9B5" w14:textId="77777777" w:rsidR="004C02EF" w:rsidRPr="00E77497" w:rsidRDefault="004C02EF" w:rsidP="004C02EF">
      <w:pPr>
        <w:pStyle w:val="SyntaxRule"/>
      </w:pPr>
      <w:r w:rsidRPr="00E77497">
        <w:t xml:space="preserve">WithStatement </w:t>
      </w:r>
      <w:r w:rsidRPr="00E77497">
        <w:rPr>
          <w:rFonts w:ascii="Arial" w:hAnsi="Arial"/>
          <w:b/>
          <w:i w:val="0"/>
        </w:rPr>
        <w:t>:</w:t>
      </w:r>
    </w:p>
    <w:p w14:paraId="13527E24" w14:textId="77777777"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5EBDE871" w14:textId="77777777" w:rsidR="004C02EF" w:rsidRPr="00C7794D" w:rsidRDefault="00211FB7" w:rsidP="004C02EF">
      <w:pPr>
        <w:rPr>
          <w:sz w:val="18"/>
        </w:rPr>
      </w:pPr>
      <w:ins w:id="20112" w:author="Rev 3 Allen Wirfs-Brock" w:date="2011-09-02T11:19:00Z">
        <w:r w:rsidRPr="00E77497">
          <w:rPr>
            <w:sz w:val="18"/>
          </w:rPr>
          <w:t>NOTE</w:t>
        </w:r>
        <w:r w:rsidRPr="00E77497">
          <w:rPr>
            <w:sz w:val="18"/>
          </w:rPr>
          <w:tab/>
        </w:r>
      </w:ins>
      <w:r w:rsidR="004C02EF" w:rsidRPr="00C7794D">
        <w:rPr>
          <w:sz w:val="18"/>
        </w:rPr>
        <w:t xml:space="preserve">The </w:t>
      </w:r>
      <w:r w:rsidR="004C02EF" w:rsidRPr="00C7794D">
        <w:rPr>
          <w:rFonts w:ascii="Courier New" w:hAnsi="Courier New"/>
          <w:b/>
          <w:sz w:val="18"/>
        </w:rPr>
        <w:t xml:space="preserve">with </w:t>
      </w:r>
      <w:r w:rsidR="004C02EF" w:rsidRPr="00C7794D">
        <w:rPr>
          <w:sz w:val="18"/>
        </w:rPr>
        <w:t xml:space="preserve">statement adds an object environment record for a computed object to the lexical environment of the </w:t>
      </w:r>
      <w:del w:id="20113" w:author="Rev 8 Allen Wirfs-Brock" w:date="2012-06-13T16:01:00Z">
        <w:r w:rsidR="004C02EF" w:rsidRPr="00C7794D" w:rsidDel="00B33FB4">
          <w:rPr>
            <w:sz w:val="18"/>
          </w:rPr>
          <w:delText xml:space="preserve">current </w:delText>
        </w:r>
      </w:del>
      <w:ins w:id="20114" w:author="Rev 8 Allen Wirfs-Brock" w:date="2012-06-13T16:01:00Z">
        <w:r w:rsidR="00B33FB4">
          <w:rPr>
            <w:sz w:val="18"/>
          </w:rPr>
          <w:t>running</w:t>
        </w:r>
        <w:r w:rsidR="00B33FB4" w:rsidRPr="00C7794D">
          <w:rPr>
            <w:sz w:val="18"/>
          </w:rPr>
          <w:t xml:space="preserve"> </w:t>
        </w:r>
      </w:ins>
      <w:r w:rsidR="004C02EF" w:rsidRPr="00C7794D">
        <w:rPr>
          <w:sz w:val="18"/>
        </w:rPr>
        <w:t>execution context. It then executes a statement using this augmented lexical environment. Finally, it restores the original lexical environment.</w:t>
      </w:r>
    </w:p>
    <w:p w14:paraId="368B2E30"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20115" w:author="Rev 6 Allen Wirfs-Brock" w:date="2012-02-18T13:18:00Z"/>
          <w:b/>
        </w:rPr>
      </w:pPr>
      <w:ins w:id="20116" w:author="Rev 6 Allen Wirfs-Brock" w:date="2012-02-18T13:18:00Z">
        <w:r w:rsidRPr="00726A32">
          <w:rPr>
            <w:b/>
          </w:rPr>
          <w:t>Static Semantics</w:t>
        </w:r>
      </w:ins>
    </w:p>
    <w:p w14:paraId="1477B9F0" w14:textId="77777777" w:rsidR="00726A32" w:rsidRPr="00726A32" w:rsidRDefault="00726A32" w:rsidP="00726A32">
      <w:pPr>
        <w:rPr>
          <w:ins w:id="20117" w:author="Rev 6 Allen Wirfs-Brock" w:date="2012-02-18T13:18:00Z"/>
          <w:rFonts w:ascii="Helvetica" w:hAnsi="Helvetica"/>
          <w:b/>
        </w:rPr>
      </w:pPr>
      <w:ins w:id="20118" w:author="Rev 6 Allen Wirfs-Brock" w:date="2012-02-18T13:18:00Z">
        <w:r w:rsidRPr="00726A32">
          <w:rPr>
            <w:rFonts w:ascii="Helvetica" w:hAnsi="Helvetica"/>
            <w:b/>
          </w:rPr>
          <w:t>Static Semantics:  Early Errors</w:t>
        </w:r>
      </w:ins>
    </w:p>
    <w:p w14:paraId="5024DF23" w14:textId="77777777" w:rsidR="004C02EF" w:rsidRPr="004D1BD1" w:rsidDel="00726A32" w:rsidRDefault="004C02EF" w:rsidP="004C02EF">
      <w:pPr>
        <w:pStyle w:val="Syntax"/>
        <w:rPr>
          <w:del w:id="20119" w:author="Rev 6 Allen Wirfs-Brock" w:date="2012-02-18T13:18:00Z"/>
        </w:rPr>
      </w:pPr>
      <w:del w:id="20120" w:author="Rev 6 Allen Wirfs-Brock" w:date="2012-02-18T13:18:00Z">
        <w:r w:rsidRPr="004D1BD1" w:rsidDel="00726A32">
          <w:delText>Semantics</w:delText>
        </w:r>
      </w:del>
    </w:p>
    <w:p w14:paraId="31912F56" w14:textId="77777777" w:rsidR="00514CF8" w:rsidRPr="00E77497" w:rsidRDefault="00514CF8" w:rsidP="00514CF8">
      <w:pPr>
        <w:rPr>
          <w:ins w:id="20121" w:author="Rev 3 Allen Wirfs-Brock" w:date="2011-09-09T12:50:00Z"/>
        </w:rPr>
      </w:pPr>
      <w:ins w:id="20122" w:author="Rev 3 Allen Wirfs-Brock" w:date="2011-09-09T12:50:00Z">
        <w:del w:id="20123" w:author="Rev 6 Allen Wirfs-Brock" w:date="2012-02-18T18:36:00Z">
          <w:r w:rsidRPr="003B4312" w:rsidDel="00DE0462">
            <w:delText xml:space="preserve">The static semantics of the production </w:delText>
          </w:r>
        </w:del>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0124" w:author="Rev 6 Allen Wirfs-Brock" w:date="2012-02-18T18:36:00Z">
          <w:r w:rsidRPr="00E77497" w:rsidDel="00DE0462">
            <w:delText>are:</w:delText>
          </w:r>
        </w:del>
      </w:ins>
    </w:p>
    <w:p w14:paraId="29D1C61E" w14:textId="77777777" w:rsidR="00514CF8" w:rsidRPr="00E77497" w:rsidRDefault="00514CF8" w:rsidP="00D5580A">
      <w:pPr>
        <w:numPr>
          <w:ilvl w:val="0"/>
          <w:numId w:val="737"/>
        </w:numPr>
        <w:spacing w:after="220"/>
        <w:rPr>
          <w:ins w:id="20125" w:author="Rev 3 Allen Wirfs-Brock" w:date="2011-09-09T12:50:00Z"/>
        </w:rPr>
      </w:pPr>
      <w:ins w:id="20126" w:author="Rev 3 Allen Wirfs-Brock" w:date="2011-09-09T12:50:00Z">
        <w:r w:rsidRPr="00E77497">
          <w:t xml:space="preserve">It is a Syntax Error if the code that matches this production is contained in </w:t>
        </w:r>
        <w:del w:id="20127" w:author="Rev 6 Allen Wirfs-Brock" w:date="2012-02-18T18:37:00Z">
          <w:r w:rsidRPr="00E77497" w:rsidDel="00DE0462">
            <w:delText>static</w:delText>
          </w:r>
        </w:del>
      </w:ins>
      <w:ins w:id="20128" w:author="Rev 6 Allen Wirfs-Brock" w:date="2012-02-18T18:37:00Z">
        <w:r w:rsidR="00DE0462">
          <w:t>strict</w:t>
        </w:r>
      </w:ins>
      <w:ins w:id="20129" w:author="Rev 3 Allen Wirfs-Brock" w:date="2011-09-09T12:50:00Z">
        <w:r w:rsidRPr="00E77497">
          <w:t xml:space="preserve"> code.  </w:t>
        </w:r>
      </w:ins>
    </w:p>
    <w:p w14:paraId="6FAA3880" w14:textId="77777777" w:rsidR="00DE0462" w:rsidRPr="00E77497" w:rsidRDefault="00DE0462" w:rsidP="00DE0462">
      <w:pPr>
        <w:rPr>
          <w:ins w:id="20130" w:author="Rev 6 Allen Wirfs-Brock" w:date="2012-02-18T18:35:00Z"/>
          <w:rFonts w:ascii="Helvetica" w:hAnsi="Helvetica"/>
          <w:b/>
        </w:rPr>
      </w:pPr>
      <w:ins w:id="20131" w:author="Rev 6 Allen Wirfs-Brock" w:date="2012-02-18T18:35:00Z">
        <w:r w:rsidRPr="00E77497">
          <w:rPr>
            <w:rFonts w:ascii="Helvetica" w:hAnsi="Helvetica"/>
            <w:b/>
          </w:rPr>
          <w:t xml:space="preserve">Static Semantics:  </w:t>
        </w:r>
        <w:r w:rsidRPr="00E77497">
          <w:rPr>
            <w:rFonts w:ascii="Helvetica" w:hAnsi="Helvetica"/>
            <w:b/>
            <w:lang w:eastAsia="en-US"/>
          </w:rPr>
          <w:t>VarDeclaredNames</w:t>
        </w:r>
      </w:ins>
    </w:p>
    <w:p w14:paraId="70466AE7" w14:textId="77777777" w:rsidR="00D72593" w:rsidRPr="00E77497" w:rsidRDefault="00D72593" w:rsidP="00D72593">
      <w:pPr>
        <w:jc w:val="left"/>
        <w:rPr>
          <w:ins w:id="20132" w:author="Rev 3 Allen Wirfs-Brock" w:date="2011-09-02T11:18:00Z"/>
        </w:rPr>
      </w:pPr>
      <w:ins w:id="20133" w:author="Rev 3 Allen Wirfs-Brock" w:date="2011-09-02T11:18:00Z">
        <w:del w:id="20134" w:author="Rev 6 Allen Wirfs-Brock" w:date="2012-02-18T18:36:00Z">
          <w:r w:rsidRPr="00E77497" w:rsidDel="00DE0462">
            <w:delText xml:space="preserve">The VarDeclaredNames of 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0135" w:author="Rev 6 Allen Wirfs-Brock" w:date="2012-02-18T18:36:00Z">
          <w:r w:rsidRPr="00E77497" w:rsidDel="00DE0462">
            <w:delText>is determined as follows:</w:delText>
          </w:r>
        </w:del>
      </w:ins>
    </w:p>
    <w:p w14:paraId="5880090B" w14:textId="77777777" w:rsidR="00D72593" w:rsidRPr="00E77497" w:rsidRDefault="00D72593" w:rsidP="00B34B48">
      <w:pPr>
        <w:pStyle w:val="Alg4"/>
        <w:numPr>
          <w:ilvl w:val="0"/>
          <w:numId w:val="483"/>
        </w:numPr>
        <w:spacing w:after="220"/>
        <w:contextualSpacing/>
        <w:rPr>
          <w:ins w:id="20136" w:author="Rev 3 Allen Wirfs-Brock" w:date="2011-09-02T11:18:00Z"/>
        </w:rPr>
      </w:pPr>
      <w:ins w:id="20137" w:author="Rev 3 Allen Wirfs-Brock" w:date="2011-09-02T11:18:00Z">
        <w:r w:rsidRPr="00E77497">
          <w:t xml:space="preserve">Return the VarDeclaredNames of </w:t>
        </w:r>
        <w:r w:rsidRPr="00E77497">
          <w:rPr>
            <w:i/>
          </w:rPr>
          <w:t>Statement</w:t>
        </w:r>
        <w:r w:rsidRPr="00E77497">
          <w:t>.</w:t>
        </w:r>
      </w:ins>
    </w:p>
    <w:p w14:paraId="42E7BED7" w14:textId="77777777" w:rsidR="00DE0462" w:rsidRPr="00E77497" w:rsidRDefault="00DE0462" w:rsidP="00DE0462">
      <w:pPr>
        <w:pStyle w:val="40"/>
        <w:numPr>
          <w:ilvl w:val="0"/>
          <w:numId w:val="0"/>
        </w:numPr>
        <w:rPr>
          <w:ins w:id="20138" w:author="Rev 6 Allen Wirfs-Brock" w:date="2012-02-18T18:34:00Z"/>
        </w:rPr>
      </w:pPr>
      <w:ins w:id="20139" w:author="Rev 6 Allen Wirfs-Brock" w:date="2012-02-18T18:34:00Z">
        <w:r w:rsidRPr="00E77497">
          <w:t>Runtime Semantics</w:t>
        </w:r>
      </w:ins>
    </w:p>
    <w:p w14:paraId="4F9121C2" w14:textId="77777777" w:rsidR="00DE0462" w:rsidRPr="00E77497" w:rsidRDefault="00DE0462" w:rsidP="00DE0462">
      <w:pPr>
        <w:keepNext/>
        <w:rPr>
          <w:ins w:id="20140" w:author="Rev 6 Allen Wirfs-Brock" w:date="2012-02-18T18:34:00Z"/>
          <w:rFonts w:ascii="Helvetica" w:hAnsi="Helvetica"/>
          <w:b/>
        </w:rPr>
      </w:pPr>
      <w:ins w:id="20141" w:author="Rev 6 Allen Wirfs-Brock" w:date="2012-02-18T18:34:00Z">
        <w:r w:rsidRPr="00E77497">
          <w:rPr>
            <w:rFonts w:ascii="Helvetica" w:hAnsi="Helvetica"/>
            <w:b/>
          </w:rPr>
          <w:t xml:space="preserve">Runtime Semantics: </w:t>
        </w:r>
        <w:r w:rsidRPr="00E77497">
          <w:rPr>
            <w:rFonts w:ascii="Helvetica" w:hAnsi="Helvetica"/>
            <w:b/>
            <w:spacing w:val="6"/>
          </w:rPr>
          <w:t>Evaluation</w:t>
        </w:r>
      </w:ins>
    </w:p>
    <w:p w14:paraId="0DC8FFA6" w14:textId="77777777" w:rsidR="004C02EF" w:rsidRPr="00E77497" w:rsidRDefault="004C02EF" w:rsidP="004C02EF">
      <w:del w:id="20142" w:author="Rev 6 Allen Wirfs-Brock" w:date="2012-02-18T18:37:00Z">
        <w:r w:rsidRPr="00E77497" w:rsidDel="00DE0462">
          <w:delText xml:space="preserve">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0143" w:author="Rev 6 Allen Wirfs-Brock" w:date="2012-02-18T18:37:00Z">
        <w:r w:rsidRPr="00E77497" w:rsidDel="00DE0462">
          <w:delText>is evaluated as follows:</w:delText>
        </w:r>
      </w:del>
      <w:bookmarkStart w:id="20144" w:name="_Toc382212791"/>
    </w:p>
    <w:p w14:paraId="7304338E" w14:textId="77777777"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20144"/>
      <w:r w:rsidRPr="00E77497">
        <w:t>.</w:t>
      </w:r>
      <w:bookmarkStart w:id="20145" w:name="_Toc382212792"/>
    </w:p>
    <w:p w14:paraId="033ACDE5" w14:textId="77777777"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20145"/>
      <w:r w:rsidRPr="00E77497">
        <w:t>).</w:t>
      </w:r>
      <w:bookmarkStart w:id="20146" w:name="_Toc382212793"/>
    </w:p>
    <w:p w14:paraId="01F96EB0" w14:textId="77777777" w:rsidR="00DE0462" w:rsidRDefault="00DE0462" w:rsidP="00DE0462">
      <w:pPr>
        <w:pStyle w:val="Alg2"/>
        <w:numPr>
          <w:ilvl w:val="0"/>
          <w:numId w:val="129"/>
        </w:numPr>
        <w:contextualSpacing/>
        <w:rPr>
          <w:ins w:id="20147" w:author="Rev 6 Allen Wirfs-Brock" w:date="2012-02-18T18:42:00Z"/>
        </w:rPr>
      </w:pPr>
      <w:bookmarkStart w:id="20148" w:name="_Toc382212794"/>
      <w:bookmarkEnd w:id="20146"/>
      <w:ins w:id="20149" w:author="Rev 6 Allen Wirfs-Brock" w:date="2012-02-18T18:42:00Z">
        <w:r>
          <w:t xml:space="preserve">If </w:t>
        </w:r>
        <w:r w:rsidRPr="00E77497">
          <w:rPr>
            <w:i/>
          </w:rPr>
          <w:t>obj</w:t>
        </w:r>
        <w:r w:rsidRPr="00E77497">
          <w:t xml:space="preserve"> </w:t>
        </w:r>
        <w:r>
          <w:t xml:space="preserve">is an abrupt completion, return </w:t>
        </w:r>
        <w:r w:rsidRPr="00E77497">
          <w:rPr>
            <w:i/>
          </w:rPr>
          <w:t>obj</w:t>
        </w:r>
        <w:r>
          <w:t>.</w:t>
        </w:r>
      </w:ins>
    </w:p>
    <w:p w14:paraId="5917F4A9" w14:textId="77777777"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del w:id="20150" w:author="Rev 7 Allen Wirfs-Brock" w:date="2012-05-02T10:50:00Z">
        <w:r w:rsidRPr="00E77497" w:rsidDel="002F42C1">
          <w:delText xml:space="preserve">running </w:delText>
        </w:r>
      </w:del>
      <w:ins w:id="20151" w:author="Rev 7 Allen Wirfs-Brock" w:date="2012-05-02T10:50:00Z">
        <w:del w:id="20152" w:author="Rev 8 Allen Wirfs-Brock" w:date="2012-06-13T16:01:00Z">
          <w:r w:rsidR="002F42C1" w:rsidDel="00B33FB4">
            <w:delText>current</w:delText>
          </w:r>
        </w:del>
      </w:ins>
      <w:ins w:id="20153" w:author="Rev 8 Allen Wirfs-Brock" w:date="2012-06-13T16:01:00Z">
        <w:r w:rsidR="00B33FB4">
          <w:t>running</w:t>
        </w:r>
      </w:ins>
      <w:ins w:id="20154" w:author="Rev 7 Allen Wirfs-Brock" w:date="2012-05-02T10:50:00Z">
        <w:r w:rsidR="002F42C1" w:rsidRPr="00E77497">
          <w:t xml:space="preserve"> </w:t>
        </w:r>
      </w:ins>
      <w:r w:rsidRPr="00E77497">
        <w:t>execution context’s LexicalEnvironment.</w:t>
      </w:r>
    </w:p>
    <w:p w14:paraId="0711D401" w14:textId="77777777"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20155" w:name="_Toc382212795"/>
      <w:bookmarkEnd w:id="20148"/>
      <w:r w:rsidRPr="00E77497">
        <w:t>.</w:t>
      </w:r>
    </w:p>
    <w:p w14:paraId="51FEE9AD" w14:textId="77777777" w:rsidR="004C02EF" w:rsidRPr="00E77497" w:rsidRDefault="004C02EF" w:rsidP="00B34B48">
      <w:pPr>
        <w:pStyle w:val="Alg2"/>
        <w:numPr>
          <w:ilvl w:val="0"/>
          <w:numId w:val="129"/>
        </w:numPr>
      </w:pPr>
      <w:r w:rsidRPr="00E77497">
        <w:t xml:space="preserve">Set the </w:t>
      </w:r>
      <w:ins w:id="20156" w:author="Rev 7 Allen Wirfs-Brock" w:date="2012-04-26T08:53:00Z">
        <w:r w:rsidR="00933B52">
          <w:rPr>
            <w:i/>
          </w:rPr>
          <w:t>withEnvironment</w:t>
        </w:r>
        <w:r w:rsidR="00933B52" w:rsidRPr="00E77497">
          <w:t xml:space="preserve"> </w:t>
        </w:r>
      </w:ins>
      <w:del w:id="20157"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newEnv</w:t>
      </w:r>
      <w:r w:rsidRPr="00E77497">
        <w:t xml:space="preserve"> to </w:t>
      </w:r>
      <w:r w:rsidRPr="00E77497">
        <w:rPr>
          <w:b/>
        </w:rPr>
        <w:t>true</w:t>
      </w:r>
      <w:r w:rsidRPr="00E77497">
        <w:t>.</w:t>
      </w:r>
    </w:p>
    <w:p w14:paraId="3B577E58" w14:textId="77777777" w:rsidR="004C02EF" w:rsidRPr="00E77497" w:rsidRDefault="004C02EF" w:rsidP="00B34B48">
      <w:pPr>
        <w:pStyle w:val="Alg2"/>
        <w:numPr>
          <w:ilvl w:val="0"/>
          <w:numId w:val="129"/>
        </w:numPr>
      </w:pPr>
      <w:r w:rsidRPr="00E77497">
        <w:t xml:space="preserve">Set the </w:t>
      </w:r>
      <w:del w:id="20158" w:author="Rev 7 Allen Wirfs-Brock" w:date="2012-05-02T10:51:00Z">
        <w:r w:rsidRPr="00E77497" w:rsidDel="002F42C1">
          <w:delText xml:space="preserve">running </w:delText>
        </w:r>
      </w:del>
      <w:ins w:id="20159" w:author="Rev 7 Allen Wirfs-Brock" w:date="2012-05-02T10:51:00Z">
        <w:del w:id="20160" w:author="Rev 8 Allen Wirfs-Brock" w:date="2012-06-13T16:01:00Z">
          <w:r w:rsidR="002F42C1" w:rsidDel="00B33FB4">
            <w:delText>current</w:delText>
          </w:r>
        </w:del>
      </w:ins>
      <w:ins w:id="20161" w:author="Rev 8 Allen Wirfs-Brock" w:date="2012-06-13T16:01:00Z">
        <w:r w:rsidR="00B33FB4">
          <w:t>running</w:t>
        </w:r>
      </w:ins>
      <w:ins w:id="20162" w:author="Rev 7 Allen Wirfs-Brock" w:date="2012-05-02T10:51:00Z">
        <w:r w:rsidR="002F42C1" w:rsidRPr="00E77497">
          <w:t xml:space="preserve"> </w:t>
        </w:r>
      </w:ins>
      <w:r w:rsidRPr="00E77497">
        <w:t xml:space="preserve">execution context’s LexicalEnvironment to </w:t>
      </w:r>
      <w:r w:rsidRPr="00E77497">
        <w:rPr>
          <w:i/>
        </w:rPr>
        <w:t>newEnv</w:t>
      </w:r>
      <w:r w:rsidRPr="00E77497">
        <w:t>.</w:t>
      </w:r>
    </w:p>
    <w:p w14:paraId="2696D069" w14:textId="77777777"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ins w:id="20163" w:author="Rev 6 Allen Wirfs-Brock" w:date="2012-02-18T18:44:00Z">
        <w:r w:rsidR="00DE0462">
          <w:t>.</w:t>
        </w:r>
      </w:ins>
      <w:r w:rsidRPr="00E77497">
        <w:rPr>
          <w:i/>
        </w:rPr>
        <w:t xml:space="preserve"> </w:t>
      </w:r>
      <w:bookmarkStart w:id="20164" w:name="_Toc382212796"/>
      <w:bookmarkEnd w:id="20155"/>
      <w:del w:id="20165" w:author="Rev 6 Allen Wirfs-Brock" w:date="2012-02-18T18:43:00Z">
        <w:r w:rsidRPr="00E77497" w:rsidDel="00DE0462">
          <w:delText xml:space="preserve">but if an exception is thrown during the evaluation, let </w:delText>
        </w:r>
        <w:r w:rsidRPr="00E77497" w:rsidDel="00DE0462">
          <w:rPr>
            <w:i/>
          </w:rPr>
          <w:delText>C</w:delText>
        </w:r>
        <w:r w:rsidRPr="00E77497" w:rsidDel="00DE0462">
          <w:delText xml:space="preserve"> be </w:delText>
        </w:r>
      </w:del>
      <w:del w:id="20166" w:author="Rev 6 Allen Wirfs-Brock" w:date="2012-02-18T13:05:00Z">
        <w:r w:rsidRPr="00E77497" w:rsidDel="00675312">
          <w:delText>(</w:delText>
        </w:r>
      </w:del>
      <w:del w:id="20167" w:author="Rev 6 Allen Wirfs-Brock" w:date="2012-02-18T18:43:00Z">
        <w:r w:rsidRPr="00E77497" w:rsidDel="00DE0462">
          <w:rPr>
            <w:rFonts w:ascii="Arial" w:hAnsi="Arial" w:cs="Arial"/>
          </w:rPr>
          <w:delText>throw</w:delText>
        </w:r>
        <w:r w:rsidRPr="00E77497" w:rsidDel="00DE0462">
          <w:delText xml:space="preserve">, </w:delText>
        </w:r>
        <w:r w:rsidRPr="00E77497" w:rsidDel="00DE0462">
          <w:rPr>
            <w:i/>
          </w:rPr>
          <w:delText>V</w:delText>
        </w:r>
        <w:r w:rsidRPr="00E77497" w:rsidDel="00DE0462">
          <w:delText xml:space="preserve">, </w:delText>
        </w:r>
        <w:r w:rsidRPr="00E77497" w:rsidDel="00DE0462">
          <w:rPr>
            <w:rFonts w:ascii="Arial" w:hAnsi="Arial" w:cs="Arial"/>
          </w:rPr>
          <w:delText>empty</w:delText>
        </w:r>
      </w:del>
      <w:del w:id="20168" w:author="Rev 6 Allen Wirfs-Brock" w:date="2012-02-18T18:39:00Z">
        <w:r w:rsidRPr="00E77497" w:rsidDel="00DE0462">
          <w:delText xml:space="preserve">), </w:delText>
        </w:r>
      </w:del>
      <w:del w:id="20169" w:author="Rev 6 Allen Wirfs-Brock" w:date="2012-02-18T18:43:00Z">
        <w:r w:rsidRPr="00E77497" w:rsidDel="00DE0462">
          <w:delText xml:space="preserve">where </w:delText>
        </w:r>
        <w:r w:rsidRPr="00E77497" w:rsidDel="00DE0462">
          <w:rPr>
            <w:i/>
          </w:rPr>
          <w:delText>V</w:delText>
        </w:r>
        <w:r w:rsidRPr="00E77497" w:rsidDel="00DE0462">
          <w:delText xml:space="preserve"> is the exception. (Execution now proceeds as if no exception were thrown.)</w:delText>
        </w:r>
      </w:del>
    </w:p>
    <w:p w14:paraId="02C608D7" w14:textId="77777777" w:rsidR="004C02EF" w:rsidRPr="00E77497" w:rsidRDefault="004C02EF" w:rsidP="00B34B48">
      <w:pPr>
        <w:pStyle w:val="Alg2"/>
        <w:numPr>
          <w:ilvl w:val="0"/>
          <w:numId w:val="129"/>
        </w:numPr>
      </w:pPr>
      <w:r w:rsidRPr="00E77497">
        <w:t xml:space="preserve">Set the </w:t>
      </w:r>
      <w:del w:id="20170" w:author="Rev 7 Allen Wirfs-Brock" w:date="2012-05-02T10:51:00Z">
        <w:r w:rsidRPr="00E77497" w:rsidDel="002F42C1">
          <w:delText xml:space="preserve">running </w:delText>
        </w:r>
      </w:del>
      <w:ins w:id="20171" w:author="Rev 7 Allen Wirfs-Brock" w:date="2012-05-02T10:51:00Z">
        <w:del w:id="20172" w:author="Rev 8 Allen Wirfs-Brock" w:date="2012-06-13T16:01:00Z">
          <w:r w:rsidR="002F42C1" w:rsidDel="00B33FB4">
            <w:delText>current</w:delText>
          </w:r>
        </w:del>
      </w:ins>
      <w:ins w:id="20173" w:author="Rev 8 Allen Wirfs-Brock" w:date="2012-06-13T16:01:00Z">
        <w:r w:rsidR="00B33FB4">
          <w:t>running</w:t>
        </w:r>
      </w:ins>
      <w:ins w:id="20174" w:author="Rev 7 Allen Wirfs-Brock" w:date="2012-05-02T10:51:00Z">
        <w:r w:rsidR="002F42C1" w:rsidRPr="00E77497">
          <w:t xml:space="preserve"> </w:t>
        </w:r>
      </w:ins>
      <w:r w:rsidRPr="00E77497">
        <w:t xml:space="preserve">execution context’s Lexical Environment to </w:t>
      </w:r>
      <w:r w:rsidRPr="00E77497">
        <w:rPr>
          <w:i/>
        </w:rPr>
        <w:t>oldEnv</w:t>
      </w:r>
      <w:r w:rsidRPr="00E77497">
        <w:t>.</w:t>
      </w:r>
    </w:p>
    <w:bookmarkEnd w:id="20164"/>
    <w:p w14:paraId="024DD888" w14:textId="77777777"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14:paraId="7F788444" w14:textId="77777777"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20175" w:name="_Toc381513723"/>
      <w:bookmarkStart w:id="20176" w:name="_Toc382212245"/>
      <w:bookmarkStart w:id="20177" w:name="_Toc382212808"/>
      <w:bookmarkStart w:id="20178" w:name="_Toc382291590"/>
      <w:r w:rsidRPr="00E77497">
        <w:t>.</w:t>
      </w:r>
      <w:bookmarkStart w:id="20179" w:name="_Toc385672239"/>
      <w:bookmarkStart w:id="20180" w:name="_Ref386878658"/>
      <w:bookmarkStart w:id="20181" w:name="_Toc393690343"/>
    </w:p>
    <w:p w14:paraId="4D7711A5" w14:textId="77777777" w:rsidR="004C02EF" w:rsidRPr="00E77497" w:rsidDel="00514CF8" w:rsidRDefault="004C02EF" w:rsidP="00B43482">
      <w:pPr>
        <w:pStyle w:val="30"/>
        <w:numPr>
          <w:ilvl w:val="0"/>
          <w:numId w:val="0"/>
        </w:numPr>
        <w:rPr>
          <w:del w:id="20182" w:author="Rev 3 Allen Wirfs-Brock" w:date="2011-09-09T12:50:00Z"/>
        </w:rPr>
      </w:pPr>
      <w:bookmarkStart w:id="20183" w:name="_Toc235503464"/>
      <w:bookmarkStart w:id="20184" w:name="_Toc241509239"/>
      <w:bookmarkStart w:id="20185" w:name="_Toc244416726"/>
      <w:bookmarkStart w:id="20186" w:name="_Toc276631090"/>
      <w:bookmarkStart w:id="20187" w:name="_Toc417706229"/>
      <w:bookmarkStart w:id="20188" w:name="_Ref457437670"/>
      <w:bookmarkStart w:id="20189" w:name="_Ref457437671"/>
      <w:bookmarkStart w:id="20190" w:name="_Ref457437672"/>
      <w:bookmarkStart w:id="20191" w:name="_Ref457437673"/>
      <w:bookmarkStart w:id="20192" w:name="_Ref457437674"/>
      <w:bookmarkStart w:id="20193" w:name="_Toc472818889"/>
      <w:del w:id="20194" w:author="Rev 3 Allen Wirfs-Brock" w:date="2011-09-09T12:50:00Z">
        <w:r w:rsidRPr="00E77497" w:rsidDel="00514CF8">
          <w:delText>12.10.1</w:delText>
        </w:r>
        <w:r w:rsidRPr="00E77497" w:rsidDel="00514CF8">
          <w:tab/>
          <w:delText>Strict Mode Restrictions</w:delText>
        </w:r>
        <w:bookmarkEnd w:id="20183"/>
        <w:bookmarkEnd w:id="20184"/>
        <w:bookmarkEnd w:id="20185"/>
        <w:bookmarkEnd w:id="20186"/>
      </w:del>
    </w:p>
    <w:p w14:paraId="6BECBD55" w14:textId="77777777" w:rsidR="004C02EF" w:rsidRPr="00E77497" w:rsidDel="00514CF8" w:rsidRDefault="004C02EF" w:rsidP="004C02EF">
      <w:pPr>
        <w:rPr>
          <w:del w:id="20195" w:author="Rev 3 Allen Wirfs-Brock" w:date="2011-09-09T12:50:00Z"/>
        </w:rPr>
      </w:pPr>
      <w:del w:id="20196" w:author="Rev 3 Allen Wirfs-Brock" w:date="2011-09-09T12:50:00Z">
        <w:r w:rsidRPr="00E77497" w:rsidDel="00514CF8">
          <w:delText xml:space="preserve">Strict mode code may not include a </w:delText>
        </w:r>
        <w:r w:rsidRPr="00E77497" w:rsidDel="00514CF8">
          <w:rPr>
            <w:rFonts w:ascii="Times New Roman" w:hAnsi="Times New Roman"/>
            <w:i/>
          </w:rPr>
          <w:delText>WithStatement</w:delText>
        </w:r>
        <w:r w:rsidRPr="00E77497" w:rsidDel="00514CF8">
          <w:delText xml:space="preserve">. The occurrence of a </w:delText>
        </w:r>
        <w:r w:rsidRPr="00E77497" w:rsidDel="00514CF8">
          <w:rPr>
            <w:rFonts w:ascii="Times New Roman" w:hAnsi="Times New Roman"/>
            <w:i/>
          </w:rPr>
          <w:delText>WithStatement</w:delText>
        </w:r>
        <w:r w:rsidRPr="00E77497" w:rsidDel="00514CF8">
          <w:delText xml:space="preserve"> in such a context is treated as a </w:delText>
        </w:r>
        <w:r w:rsidRPr="00E77497" w:rsidDel="00514CF8">
          <w:rPr>
            <w:b/>
          </w:rPr>
          <w:delText>SyntaxError</w:delText>
        </w:r>
        <w:r w:rsidRPr="00E77497" w:rsidDel="00514CF8">
          <w:delText>.</w:delText>
        </w:r>
      </w:del>
    </w:p>
    <w:p w14:paraId="74285046" w14:textId="77777777" w:rsidR="004C02EF" w:rsidRPr="00E77497" w:rsidRDefault="004C02EF" w:rsidP="00B43482">
      <w:pPr>
        <w:pStyle w:val="20"/>
        <w:numPr>
          <w:ilvl w:val="0"/>
          <w:numId w:val="0"/>
        </w:numPr>
      </w:pPr>
      <w:bookmarkStart w:id="20197" w:name="_Toc235503465"/>
      <w:bookmarkStart w:id="20198" w:name="_Toc241509240"/>
      <w:bookmarkStart w:id="20199" w:name="_Toc244416727"/>
      <w:bookmarkStart w:id="20200" w:name="_Toc276631091"/>
      <w:bookmarkStart w:id="20201" w:name="_Toc329528822"/>
      <w:r w:rsidRPr="00E77497">
        <w:t>12.11</w:t>
      </w:r>
      <w:r w:rsidRPr="00E77497">
        <w:tab/>
        <w:t xml:space="preserve">The </w:t>
      </w:r>
      <w:r w:rsidRPr="00E77497">
        <w:rPr>
          <w:rFonts w:ascii="Courier New" w:hAnsi="Courier New"/>
          <w:sz w:val="20"/>
        </w:rPr>
        <w:t>switch</w:t>
      </w:r>
      <w:r w:rsidRPr="00E77497">
        <w:t xml:space="preserve"> Statement</w:t>
      </w:r>
      <w:bookmarkEnd w:id="20187"/>
      <w:bookmarkEnd w:id="20188"/>
      <w:bookmarkEnd w:id="20189"/>
      <w:bookmarkEnd w:id="20190"/>
      <w:bookmarkEnd w:id="20191"/>
      <w:bookmarkEnd w:id="20192"/>
      <w:bookmarkEnd w:id="20193"/>
      <w:bookmarkEnd w:id="20197"/>
      <w:bookmarkEnd w:id="20198"/>
      <w:bookmarkEnd w:id="20199"/>
      <w:bookmarkEnd w:id="20200"/>
      <w:bookmarkEnd w:id="20201"/>
    </w:p>
    <w:p w14:paraId="499C8AEF" w14:textId="77777777" w:rsidR="004C02EF" w:rsidRPr="00E77497" w:rsidRDefault="004C02EF" w:rsidP="004C02EF">
      <w:pPr>
        <w:pStyle w:val="Syntax"/>
      </w:pPr>
      <w:r w:rsidRPr="00E77497">
        <w:t>Syntax</w:t>
      </w:r>
    </w:p>
    <w:p w14:paraId="158AD642" w14:textId="77777777" w:rsidR="004C02EF" w:rsidRPr="00E77497" w:rsidRDefault="004C02EF" w:rsidP="004C02EF">
      <w:pPr>
        <w:pStyle w:val="SyntaxRule"/>
      </w:pPr>
      <w:r w:rsidRPr="00E77497">
        <w:t xml:space="preserve">SwitchStatement </w:t>
      </w:r>
      <w:r w:rsidRPr="00E77497">
        <w:rPr>
          <w:rFonts w:ascii="Arial" w:hAnsi="Arial"/>
          <w:b/>
          <w:i w:val="0"/>
        </w:rPr>
        <w:t>:</w:t>
      </w:r>
    </w:p>
    <w:p w14:paraId="0A4A56E1" w14:textId="77777777"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60F3B25B" w14:textId="77777777" w:rsidR="004C02EF" w:rsidRPr="00E77497" w:rsidRDefault="004C02EF" w:rsidP="004C02EF">
      <w:pPr>
        <w:pStyle w:val="SyntaxRule"/>
      </w:pPr>
      <w:r w:rsidRPr="00E77497">
        <w:t xml:space="preserve">CaseBlock </w:t>
      </w:r>
      <w:r w:rsidRPr="00E77497">
        <w:rPr>
          <w:rFonts w:ascii="Arial" w:hAnsi="Arial"/>
          <w:b/>
          <w:i w:val="0"/>
        </w:rPr>
        <w:t>:</w:t>
      </w:r>
    </w:p>
    <w:p w14:paraId="000E24E1" w14:textId="77777777"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14:paraId="39A97AB8" w14:textId="77777777" w:rsidR="004C02EF" w:rsidRPr="00E77497" w:rsidRDefault="004C02EF" w:rsidP="004C02EF">
      <w:pPr>
        <w:pStyle w:val="SyntaxRule"/>
      </w:pPr>
      <w:r w:rsidRPr="00E77497">
        <w:t xml:space="preserve">CaseClauses </w:t>
      </w:r>
      <w:r w:rsidRPr="00E77497">
        <w:rPr>
          <w:rFonts w:ascii="Arial" w:hAnsi="Arial"/>
          <w:b/>
          <w:i w:val="0"/>
        </w:rPr>
        <w:t>:</w:t>
      </w:r>
    </w:p>
    <w:p w14:paraId="35D5BA6A" w14:textId="77777777" w:rsidR="004C02EF" w:rsidRPr="00E77497" w:rsidRDefault="004C02EF" w:rsidP="004C02EF">
      <w:pPr>
        <w:pStyle w:val="SyntaxDefinition"/>
      </w:pPr>
      <w:r w:rsidRPr="00E77497">
        <w:t>CaseClause</w:t>
      </w:r>
      <w:r w:rsidRPr="00E77497">
        <w:br/>
        <w:t>CaseClauses CaseClause</w:t>
      </w:r>
    </w:p>
    <w:p w14:paraId="635D4641" w14:textId="77777777" w:rsidR="004C02EF" w:rsidRPr="00E77497" w:rsidRDefault="004C02EF" w:rsidP="004C02EF">
      <w:pPr>
        <w:pStyle w:val="SyntaxRule"/>
      </w:pPr>
      <w:r w:rsidRPr="00E77497">
        <w:t xml:space="preserve">CaseClause </w:t>
      </w:r>
      <w:r w:rsidRPr="00E77497">
        <w:rPr>
          <w:rFonts w:ascii="Arial" w:hAnsi="Arial"/>
          <w:b/>
          <w:i w:val="0"/>
        </w:rPr>
        <w:t>:</w:t>
      </w:r>
    </w:p>
    <w:p w14:paraId="0C5D0BF9" w14:textId="77777777"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68A1198F" w14:textId="77777777" w:rsidR="004C02EF" w:rsidRPr="00E77497" w:rsidRDefault="004C02EF" w:rsidP="004C02EF">
      <w:pPr>
        <w:pStyle w:val="SyntaxRule"/>
      </w:pPr>
      <w:r w:rsidRPr="00E77497">
        <w:t xml:space="preserve">DefaultClause </w:t>
      </w:r>
      <w:r w:rsidRPr="00E77497">
        <w:rPr>
          <w:rFonts w:ascii="Arial" w:hAnsi="Arial"/>
          <w:b/>
          <w:i w:val="0"/>
        </w:rPr>
        <w:t>:</w:t>
      </w:r>
    </w:p>
    <w:p w14:paraId="075E7572" w14:textId="77777777"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4DCC3882" w14:textId="77777777" w:rsidR="003C2189" w:rsidRPr="00E77497" w:rsidRDefault="003C2189" w:rsidP="003C2189">
      <w:pPr>
        <w:pStyle w:val="40"/>
        <w:numPr>
          <w:ilvl w:val="0"/>
          <w:numId w:val="0"/>
        </w:numPr>
        <w:rPr>
          <w:ins w:id="20202" w:author="Rev 4 Allen Wirfs-Brock" w:date="2011-10-20T10:35:00Z"/>
        </w:rPr>
      </w:pPr>
      <w:ins w:id="20203" w:author="Rev 4 Allen Wirfs-Brock" w:date="2011-10-20T10:35:00Z">
        <w:r w:rsidRPr="00E77497">
          <w:t>Static Semantics</w:t>
        </w:r>
      </w:ins>
    </w:p>
    <w:p w14:paraId="2EA09F81" w14:textId="77777777" w:rsidR="003C2189" w:rsidRPr="00E77497" w:rsidRDefault="003C2189" w:rsidP="003C2189">
      <w:pPr>
        <w:rPr>
          <w:ins w:id="20204" w:author="Rev 4 Allen Wirfs-Brock" w:date="2011-10-20T10:35:00Z"/>
          <w:rFonts w:ascii="Helvetica" w:hAnsi="Helvetica"/>
          <w:b/>
        </w:rPr>
      </w:pPr>
      <w:ins w:id="20205" w:author="Rev 4 Allen Wirfs-Brock" w:date="2011-10-20T10:35:00Z">
        <w:r w:rsidRPr="00E77497">
          <w:rPr>
            <w:rFonts w:ascii="Helvetica" w:hAnsi="Helvetica"/>
            <w:b/>
          </w:rPr>
          <w:t>Static Semantics:  Early Errors</w:t>
        </w:r>
      </w:ins>
    </w:p>
    <w:p w14:paraId="6313EE41" w14:textId="77777777" w:rsidR="003C1856" w:rsidRPr="003B4312" w:rsidRDefault="003C1856" w:rsidP="003C1856">
      <w:pPr>
        <w:rPr>
          <w:ins w:id="20206" w:author="Rev 4 Allen Wirfs-Brock" w:date="2011-10-20T10:38:00Z"/>
        </w:rPr>
      </w:pPr>
      <w:ins w:id="20207" w:author="Rev 4 Allen Wirfs-Brock" w:date="2011-10-20T10:3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del w:id="20208" w:author="Rev 6 Allen Wirfs-Brock" w:date="2012-02-27T15:53:00Z">
          <w:r w:rsidRPr="003B4312" w:rsidDel="003471DC">
            <w:delText>are:</w:delText>
          </w:r>
        </w:del>
      </w:ins>
    </w:p>
    <w:p w14:paraId="0EA81E04" w14:textId="77777777" w:rsidR="003C1856" w:rsidRPr="004D1BD1" w:rsidRDefault="003C1856">
      <w:pPr>
        <w:numPr>
          <w:ilvl w:val="0"/>
          <w:numId w:val="737"/>
        </w:numPr>
        <w:spacing w:after="220"/>
        <w:contextualSpacing/>
        <w:rPr>
          <w:ins w:id="20209" w:author="Rev 4 Allen Wirfs-Brock" w:date="2011-10-20T10:38:00Z"/>
        </w:rPr>
        <w:pPrChange w:id="20210" w:author="Rev 7 Allen Wirfs-Brock" w:date="2012-04-25T15:29:00Z">
          <w:pPr>
            <w:numPr>
              <w:numId w:val="403"/>
            </w:numPr>
            <w:spacing w:after="220"/>
            <w:ind w:left="720" w:hanging="360"/>
            <w:contextualSpacing/>
          </w:pPr>
        </w:pPrChange>
      </w:pPr>
      <w:ins w:id="20211" w:author="Rev 4 Allen Wirfs-Brock" w:date="2011-10-20T10:38:00Z">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w:t>
        </w:r>
        <w:del w:id="20212" w:author="Rev 9 Allen Wirfs-Brock" w:date="2012-07-08T14:36:00Z">
          <w:r w:rsidRPr="004D1BD1" w:rsidDel="00491BC9">
            <w:delText>i</w:delText>
          </w:r>
        </w:del>
        <w:r w:rsidRPr="004D1BD1">
          <w:t>r</w:t>
        </w:r>
      </w:ins>
      <w:ins w:id="20213" w:author="Rev 6 Allen Wirfs-Brock" w:date="2012-02-27T16:14:00Z">
        <w:r w:rsidR="00650D6A">
          <w:t>i</w:t>
        </w:r>
      </w:ins>
      <w:ins w:id="20214" w:author="Rev 4 Allen Wirfs-Brock" w:date="2011-10-20T10:38:00Z">
        <w:r w:rsidRPr="004D1BD1">
          <w:t>es.</w:t>
        </w:r>
      </w:ins>
    </w:p>
    <w:p w14:paraId="6294303B" w14:textId="77777777" w:rsidR="003C1856" w:rsidRPr="004D1BD1" w:rsidRDefault="003C1856">
      <w:pPr>
        <w:numPr>
          <w:ilvl w:val="0"/>
          <w:numId w:val="737"/>
        </w:numPr>
        <w:spacing w:after="220"/>
        <w:rPr>
          <w:ins w:id="20215" w:author="Rev 4 Allen Wirfs-Brock" w:date="2011-10-20T10:38:00Z"/>
        </w:rPr>
        <w:pPrChange w:id="20216" w:author="Rev 7 Allen Wirfs-Brock" w:date="2012-04-25T15:29:00Z">
          <w:pPr>
            <w:numPr>
              <w:numId w:val="403"/>
            </w:numPr>
            <w:spacing w:after="220"/>
            <w:ind w:left="720" w:hanging="360"/>
          </w:pPr>
        </w:pPrChange>
      </w:pPr>
      <w:ins w:id="20217" w:author="Rev 4 Allen Wirfs-Brock" w:date="2011-10-20T10:38:00Z">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ins>
    </w:p>
    <w:p w14:paraId="6A0B2AC9" w14:textId="77777777" w:rsidR="00BD4A1E" w:rsidRPr="00E77497" w:rsidDel="00516F75" w:rsidRDefault="00BD4A1E" w:rsidP="00BD4A1E">
      <w:pPr>
        <w:rPr>
          <w:ins w:id="20218" w:author="Rev 4 Allen Wirfs-Brock" w:date="2011-10-20T10:58:00Z"/>
          <w:del w:id="20219" w:author="Rev 6 Allen Wirfs-Brock" w:date="2012-01-26T15:06:00Z"/>
        </w:rPr>
      </w:pPr>
      <w:ins w:id="20220" w:author="Rev 4 Allen Wirfs-Brock" w:date="2011-10-20T10:58:00Z">
        <w:del w:id="20221" w:author="Rev 6 Allen Wirfs-Brock" w:date="2012-01-26T15:06:00Z">
          <w:r w:rsidRPr="003B4312" w:rsidDel="00516F75">
            <w:rPr>
              <w:rFonts w:ascii="Times New Roman" w:hAnsi="Times New Roman"/>
              <w:i/>
            </w:rPr>
            <w:delText>CaseClause</w:delText>
          </w:r>
          <w:r w:rsidRPr="006B6D0A" w:rsidDel="00516F75">
            <w:delText xml:space="preserve"> </w:delText>
          </w:r>
          <w:r w:rsidRPr="006B6D0A" w:rsidDel="00516F75">
            <w:rPr>
              <w:b/>
            </w:rPr>
            <w:delText>:</w:delText>
          </w:r>
          <w:r w:rsidRPr="006B6D0A" w:rsidDel="00516F75">
            <w:delText xml:space="preserve"> </w:delText>
          </w:r>
          <w:r w:rsidRPr="00E65A34" w:rsidDel="00516F75">
            <w:rPr>
              <w:rFonts w:ascii="Courier New" w:hAnsi="Courier New"/>
              <w:b/>
            </w:rPr>
            <w:delText>case</w:delText>
          </w:r>
          <w:r w:rsidRPr="009C202C" w:rsidDel="00516F75">
            <w:rPr>
              <w:rFonts w:ascii="Times New Roman" w:hAnsi="Times New Roman"/>
              <w:i/>
            </w:rPr>
            <w:delText xml:space="preserve"> Expression </w:delText>
          </w:r>
          <w:r w:rsidRPr="00B820AB" w:rsidDel="00516F75">
            <w:rPr>
              <w:rFonts w:ascii="Courier New" w:hAnsi="Courier New"/>
              <w:b/>
            </w:rPr>
            <w:delText>:</w:delText>
          </w:r>
          <w:r w:rsidRPr="00675B74" w:rsidDel="00516F75">
            <w:rPr>
              <w:rFonts w:ascii="Times New Roman" w:hAnsi="Times New Roman"/>
              <w:i/>
            </w:rPr>
            <w:delText xml:space="preserve"> StatementList</w:delText>
          </w:r>
          <w:r w:rsidRPr="00E77497" w:rsidDel="00516F75">
            <w:rPr>
              <w:rStyle w:val="bnf"/>
            </w:rPr>
            <w:delText xml:space="preserve"> </w:delText>
          </w:r>
          <w:r w:rsidRPr="00E77497" w:rsidDel="00516F75">
            <w:delText xml:space="preserve"> </w:delText>
          </w:r>
        </w:del>
      </w:ins>
    </w:p>
    <w:p w14:paraId="49755BAD" w14:textId="77777777" w:rsidR="00BD4A1E" w:rsidRPr="00E77497" w:rsidDel="00516F75" w:rsidRDefault="00BD4A1E" w:rsidP="00B34B48">
      <w:pPr>
        <w:numPr>
          <w:ilvl w:val="0"/>
          <w:numId w:val="403"/>
        </w:numPr>
        <w:spacing w:after="220"/>
        <w:rPr>
          <w:ins w:id="20222" w:author="Rev 4 Allen Wirfs-Brock" w:date="2011-10-20T10:58:00Z"/>
          <w:del w:id="20223" w:author="Rev 6 Allen Wirfs-Brock" w:date="2012-01-26T15:06:00Z"/>
        </w:rPr>
      </w:pPr>
      <w:ins w:id="20224" w:author="Rev 4 Allen Wirfs-Brock" w:date="2011-10-20T10:58:00Z">
        <w:del w:id="20225" w:author="Rev 6 Allen Wirfs-Brock" w:date="2012-01-26T15:06:00Z">
          <w:r w:rsidRPr="00E77497" w:rsidDel="00516F75">
            <w:delText xml:space="preserve">It is a Syntax Error if </w:delText>
          </w:r>
          <w:r w:rsidRPr="00E77497" w:rsidDel="00516F75">
            <w:rPr>
              <w:rFonts w:ascii="Times New Roman" w:hAnsi="Times New Roman"/>
              <w:i/>
            </w:rPr>
            <w:delText>StatementList</w:delText>
          </w:r>
          <w:r w:rsidRPr="00E77497" w:rsidDel="00516F75">
            <w:delText xml:space="preserve"> includes a </w:delText>
          </w:r>
          <w:r w:rsidRPr="00E77497" w:rsidDel="00516F75">
            <w:rPr>
              <w:rFonts w:ascii="Times New Roman" w:hAnsi="Times New Roman"/>
              <w:i/>
            </w:rPr>
            <w:delText xml:space="preserve">StatementListItem </w:delText>
          </w:r>
          <w:r w:rsidRPr="00E77497" w:rsidDel="00516F75">
            <w:rPr>
              <w:b/>
            </w:rPr>
            <w:delText>:</w:delText>
          </w:r>
          <w:r w:rsidRPr="00E77497" w:rsidDel="00516F75">
            <w:rPr>
              <w:rFonts w:ascii="Times New Roman" w:hAnsi="Times New Roman"/>
              <w:i/>
            </w:rPr>
            <w:delText xml:space="preserve"> FunctionDeclaration</w:delText>
          </w:r>
          <w:r w:rsidRPr="00E77497" w:rsidDel="00516F75">
            <w:delText xml:space="preserve"> production  and the source code matching this </w:delText>
          </w:r>
          <w:r w:rsidRPr="00E77497" w:rsidDel="00516F75">
            <w:rPr>
              <w:rFonts w:ascii="Times New Roman" w:hAnsi="Times New Roman"/>
              <w:i/>
            </w:rPr>
            <w:delText xml:space="preserve">CaseClause </w:delText>
          </w:r>
          <w:r w:rsidRPr="00E77497" w:rsidDel="00516F75">
            <w:delText>production is not contained in extended code.</w:delText>
          </w:r>
        </w:del>
      </w:ins>
    </w:p>
    <w:p w14:paraId="364AE2F3" w14:textId="77777777" w:rsidR="00352017" w:rsidRPr="00E77497" w:rsidRDefault="00352017" w:rsidP="00352017">
      <w:pPr>
        <w:rPr>
          <w:ins w:id="20226" w:author="Rev 4 Allen Wirfs-Brock" w:date="2011-10-20T10:41:00Z"/>
          <w:rFonts w:ascii="Helvetica" w:hAnsi="Helvetica"/>
          <w:b/>
        </w:rPr>
      </w:pPr>
      <w:ins w:id="20227" w:author="Rev 4 Allen Wirfs-Brock" w:date="2011-10-20T10:41:00Z">
        <w:r w:rsidRPr="00E77497">
          <w:rPr>
            <w:rFonts w:ascii="Helvetica" w:hAnsi="Helvetica"/>
            <w:b/>
          </w:rPr>
          <w:t xml:space="preserve">Static Semantics:  </w:t>
        </w:r>
        <w:r w:rsidRPr="00E77497">
          <w:rPr>
            <w:rFonts w:ascii="Helvetica" w:hAnsi="Helvetica"/>
            <w:b/>
            <w:lang w:eastAsia="en-US"/>
          </w:rPr>
          <w:t>LexicalDeclarations</w:t>
        </w:r>
      </w:ins>
    </w:p>
    <w:p w14:paraId="71F15BB7" w14:textId="77777777" w:rsidR="00383225" w:rsidRPr="004D1BD1" w:rsidRDefault="00383225" w:rsidP="00383225">
      <w:pPr>
        <w:jc w:val="left"/>
        <w:rPr>
          <w:ins w:id="20228" w:author="Rev 4 Allen Wirfs-Brock" w:date="2011-10-20T10:42:00Z"/>
        </w:rPr>
      </w:pPr>
      <w:ins w:id="20229"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53587AB5" w14:textId="77777777" w:rsidR="00383225" w:rsidRPr="003B4312" w:rsidRDefault="00383225" w:rsidP="00B34B48">
      <w:pPr>
        <w:pStyle w:val="Alg4"/>
        <w:numPr>
          <w:ilvl w:val="0"/>
          <w:numId w:val="485"/>
        </w:numPr>
        <w:spacing w:after="220"/>
        <w:contextualSpacing/>
        <w:rPr>
          <w:ins w:id="20230" w:author="Rev 4 Allen Wirfs-Brock" w:date="2011-10-20T10:42:00Z"/>
        </w:rPr>
      </w:pPr>
      <w:ins w:id="20231" w:author="Rev 4 Allen Wirfs-Brock" w:date="2011-10-20T10:42:00Z">
        <w:r w:rsidRPr="003B4312">
          <w:t>Return a new empty List.</w:t>
        </w:r>
      </w:ins>
    </w:p>
    <w:p w14:paraId="04685C15" w14:textId="77777777" w:rsidR="00175EBD" w:rsidRPr="004D1BD1" w:rsidDel="00007356" w:rsidRDefault="00175EBD" w:rsidP="00175EBD">
      <w:pPr>
        <w:jc w:val="left"/>
        <w:rPr>
          <w:ins w:id="20232" w:author="Rev 4 Allen Wirfs-Brock" w:date="2011-10-20T10:44:00Z"/>
          <w:del w:id="20233" w:author="Rev 8 Allen Wirfs-Brock" w:date="2012-06-01T09:05:00Z"/>
        </w:rPr>
      </w:pPr>
      <w:ins w:id="20234" w:author="Rev 4 Allen Wirfs-Brock" w:date="2011-10-20T10:44:00Z">
        <w:del w:id="20235" w:author="Rev 8 Allen Wirfs-Brock" w:date="2012-06-01T09:05: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32A13B71" w14:textId="77777777" w:rsidR="00175EBD" w:rsidRPr="004D1BD1" w:rsidDel="00007356" w:rsidRDefault="00175EBD" w:rsidP="00B34B48">
      <w:pPr>
        <w:pStyle w:val="Alg4"/>
        <w:numPr>
          <w:ilvl w:val="0"/>
          <w:numId w:val="531"/>
        </w:numPr>
        <w:spacing w:after="220"/>
        <w:contextualSpacing/>
        <w:rPr>
          <w:ins w:id="20236" w:author="Rev 4 Allen Wirfs-Brock" w:date="2011-10-20T10:44:00Z"/>
          <w:del w:id="20237" w:author="Rev 8 Allen Wirfs-Brock" w:date="2012-06-01T09:05:00Z"/>
        </w:rPr>
      </w:pPr>
      <w:ins w:id="20238" w:author="Rev 4 Allen Wirfs-Brock" w:date="2011-10-20T10:44:00Z">
        <w:del w:id="20239" w:author="Rev 8 Allen Wirfs-Brock" w:date="2012-06-01T09:05:00Z">
          <w:r w:rsidRPr="003B4312" w:rsidDel="00007356">
            <w:delText xml:space="preserve">Return the LexicalDeclarations of </w:delText>
          </w:r>
          <w:r w:rsidRPr="00C7794D" w:rsidDel="00007356">
            <w:rPr>
              <w:i/>
            </w:rPr>
            <w:delText>CaseClauses</w:delText>
          </w:r>
          <w:r w:rsidRPr="004D1BD1" w:rsidDel="00007356">
            <w:delText>.</w:delText>
          </w:r>
        </w:del>
      </w:ins>
    </w:p>
    <w:p w14:paraId="6E721F29" w14:textId="77777777" w:rsidR="0030338C" w:rsidRPr="004D1BD1" w:rsidRDefault="0030338C" w:rsidP="0030338C">
      <w:pPr>
        <w:jc w:val="left"/>
        <w:rPr>
          <w:ins w:id="20240" w:author="Rev 4 Allen Wirfs-Brock" w:date="2011-10-20T10:49:00Z"/>
        </w:rPr>
      </w:pPr>
      <w:ins w:id="20241" w:author="Rev 4 Allen Wirfs-Brock" w:date="2011-10-20T10:49: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2B22622E" w14:textId="77777777" w:rsidR="0030338C" w:rsidRPr="004D1BD1" w:rsidRDefault="0030338C" w:rsidP="00B34B48">
      <w:pPr>
        <w:pStyle w:val="Alg4"/>
        <w:numPr>
          <w:ilvl w:val="0"/>
          <w:numId w:val="532"/>
        </w:numPr>
        <w:spacing w:after="220"/>
        <w:contextualSpacing/>
        <w:rPr>
          <w:ins w:id="20242" w:author="Rev 4 Allen Wirfs-Brock" w:date="2011-10-20T10:49:00Z"/>
        </w:rPr>
      </w:pPr>
      <w:ins w:id="20243" w:author="Rev 4 Allen Wirfs-Brock" w:date="2011-10-20T10:49:00Z">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ins>
    </w:p>
    <w:p w14:paraId="611D42F8" w14:textId="77777777" w:rsidR="0030338C" w:rsidRPr="006B6D0A" w:rsidRDefault="0030338C" w:rsidP="00B34B48">
      <w:pPr>
        <w:pStyle w:val="Alg4"/>
        <w:numPr>
          <w:ilvl w:val="0"/>
          <w:numId w:val="532"/>
        </w:numPr>
        <w:spacing w:after="220"/>
        <w:contextualSpacing/>
        <w:rPr>
          <w:ins w:id="20244" w:author="Rev 4 Allen Wirfs-Brock" w:date="2011-10-20T10:49:00Z"/>
        </w:rPr>
      </w:pPr>
      <w:ins w:id="20245" w:author="Rev 4 Allen Wirfs-Brock" w:date="2011-10-20T10:49:00Z">
        <w:r w:rsidRPr="003B4312">
          <w:t xml:space="preserve">Else let </w:t>
        </w:r>
        <w:r w:rsidRPr="006B6D0A">
          <w:rPr>
            <w:i/>
          </w:rPr>
          <w:t xml:space="preserve">declarations </w:t>
        </w:r>
        <w:r w:rsidRPr="006B6D0A">
          <w:t>be a new empty List.</w:t>
        </w:r>
      </w:ins>
    </w:p>
    <w:p w14:paraId="3A9F1024" w14:textId="77777777" w:rsidR="0030338C" w:rsidRPr="003B4312" w:rsidRDefault="0030338C" w:rsidP="00B34B48">
      <w:pPr>
        <w:pStyle w:val="Alg4"/>
        <w:numPr>
          <w:ilvl w:val="0"/>
          <w:numId w:val="532"/>
        </w:numPr>
        <w:spacing w:after="220"/>
        <w:contextualSpacing/>
        <w:rPr>
          <w:ins w:id="20246" w:author="Rev 4 Allen Wirfs-Brock" w:date="2011-10-20T10:49:00Z"/>
          <w:rStyle w:val="bnf"/>
          <w:i w:val="0"/>
        </w:rPr>
      </w:pPr>
      <w:ins w:id="20247" w:author="Rev 4 Allen Wirfs-Brock" w:date="2011-10-20T10:49:00Z">
        <w:r w:rsidRPr="006B6D0A">
          <w:t xml:space="preserve">Append to </w:t>
        </w:r>
        <w:r w:rsidRPr="00E65A34">
          <w:rPr>
            <w:i/>
          </w:rPr>
          <w:t xml:space="preserve">declarations </w:t>
        </w:r>
        <w:r w:rsidRPr="009C202C">
          <w:t xml:space="preserve">the elements of the LexicallyDeclaredNames of the </w:t>
        </w:r>
        <w:r w:rsidRPr="00C7794D">
          <w:rPr>
            <w:i/>
          </w:rPr>
          <w:t>DefaultClause</w:t>
        </w:r>
        <w:r w:rsidRPr="004D1BD1">
          <w:rPr>
            <w:rStyle w:val="bnf"/>
          </w:rPr>
          <w:t>.</w:t>
        </w:r>
      </w:ins>
    </w:p>
    <w:p w14:paraId="033B0C13" w14:textId="77777777" w:rsidR="0030338C" w:rsidRPr="006B6D0A" w:rsidRDefault="0030338C" w:rsidP="00B34B48">
      <w:pPr>
        <w:pStyle w:val="Alg4"/>
        <w:numPr>
          <w:ilvl w:val="0"/>
          <w:numId w:val="532"/>
        </w:numPr>
        <w:spacing w:after="220"/>
        <w:contextualSpacing/>
        <w:rPr>
          <w:ins w:id="20248" w:author="Rev 4 Allen Wirfs-Brock" w:date="2011-10-20T10:49:00Z"/>
        </w:rPr>
      </w:pPr>
      <w:ins w:id="20249" w:author="Rev 4 Allen Wirfs-Brock" w:date="2011-10-20T10:49: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0B4AE3F6" w14:textId="77777777" w:rsidR="0030338C" w:rsidRPr="004D1BD1" w:rsidRDefault="0030338C" w:rsidP="00B34B48">
      <w:pPr>
        <w:pStyle w:val="Alg4"/>
        <w:numPr>
          <w:ilvl w:val="0"/>
          <w:numId w:val="532"/>
        </w:numPr>
        <w:spacing w:after="220"/>
        <w:contextualSpacing/>
        <w:rPr>
          <w:ins w:id="20250" w:author="Rev 4 Allen Wirfs-Brock" w:date="2011-10-20T10:49:00Z"/>
        </w:rPr>
      </w:pPr>
      <w:ins w:id="20251" w:author="Rev 4 Allen Wirfs-Brock" w:date="2011-10-20T10:49:00Z">
        <w:r w:rsidRPr="006B6D0A">
          <w:t>Else return the result of append</w:t>
        </w:r>
      </w:ins>
      <w:ins w:id="20252" w:author="Rev 7 Allen Wirfs-Brock" w:date="2012-05-04T14:16:00Z">
        <w:r w:rsidR="00F77917">
          <w:t>ing</w:t>
        </w:r>
      </w:ins>
      <w:ins w:id="20253" w:author="Rev 4 Allen Wirfs-Brock" w:date="2011-10-20T10:49:00Z">
        <w:r w:rsidRPr="006B6D0A">
          <w:t xml:space="preserve"> to </w:t>
        </w:r>
        <w:r w:rsidRPr="006B6D0A">
          <w:rPr>
            <w:i/>
          </w:rPr>
          <w:t>names</w:t>
        </w:r>
        <w:r w:rsidRPr="006B6D0A">
          <w:t xml:space="preserve"> the elements of the </w:t>
        </w:r>
        <w:del w:id="20254" w:author="Rev 7 Allen Wirfs-Brock" w:date="2012-05-04T14:19:00Z">
          <w:r w:rsidRPr="006B6D0A" w:rsidDel="00F77917">
            <w:delText xml:space="preserve">the </w:delText>
          </w:r>
        </w:del>
        <w:r w:rsidRPr="006B6D0A">
          <w:t xml:space="preserve">LexicallyDeclaredNames of the second </w:t>
        </w:r>
        <w:r w:rsidRPr="00C7794D">
          <w:rPr>
            <w:i/>
          </w:rPr>
          <w:t>CaseClauses</w:t>
        </w:r>
        <w:r w:rsidRPr="004D1BD1">
          <w:t>.</w:t>
        </w:r>
      </w:ins>
    </w:p>
    <w:p w14:paraId="53180A8B" w14:textId="77777777" w:rsidR="00712597" w:rsidRPr="006B6D0A" w:rsidDel="00007356" w:rsidRDefault="00712597" w:rsidP="00712597">
      <w:pPr>
        <w:rPr>
          <w:ins w:id="20255" w:author="Rev 4 Allen Wirfs-Brock" w:date="2011-10-20T10:53:00Z"/>
          <w:del w:id="20256" w:author="Rev 8 Allen Wirfs-Brock" w:date="2012-06-01T09:05:00Z"/>
        </w:rPr>
      </w:pPr>
      <w:ins w:id="20257" w:author="Rev 4 Allen Wirfs-Brock" w:date="2011-10-20T10:53:00Z">
        <w:del w:id="20258" w:author="Rev 8 Allen Wirfs-Brock" w:date="2012-06-01T09:05: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5C594D7A" w14:textId="77777777" w:rsidR="00712597" w:rsidRPr="00B820AB" w:rsidDel="00007356" w:rsidRDefault="00712597" w:rsidP="00435B72">
      <w:pPr>
        <w:pStyle w:val="Alg4"/>
        <w:numPr>
          <w:ilvl w:val="0"/>
          <w:numId w:val="533"/>
        </w:numPr>
        <w:spacing w:after="220"/>
        <w:contextualSpacing/>
        <w:rPr>
          <w:ins w:id="20259" w:author="Rev 4 Allen Wirfs-Brock" w:date="2011-10-20T10:53:00Z"/>
          <w:del w:id="20260" w:author="Rev 8 Allen Wirfs-Brock" w:date="2012-06-01T09:05:00Z"/>
        </w:rPr>
      </w:pPr>
      <w:ins w:id="20261" w:author="Rev 4 Allen Wirfs-Brock" w:date="2011-10-20T10:53:00Z">
        <w:del w:id="20262" w:author="Rev 8 Allen Wirfs-Brock" w:date="2012-06-01T09:05:00Z">
          <w:r w:rsidRPr="00E65A34" w:rsidDel="00007356">
            <w:delText xml:space="preserve">Return the LexicalDeclarations of </w:delText>
          </w:r>
          <w:r w:rsidRPr="009C202C" w:rsidDel="00007356">
            <w:rPr>
              <w:i/>
            </w:rPr>
            <w:delText>CaseClause</w:delText>
          </w:r>
          <w:r w:rsidRPr="00B820AB" w:rsidDel="00007356">
            <w:delText>.</w:delText>
          </w:r>
        </w:del>
      </w:ins>
    </w:p>
    <w:p w14:paraId="68FE2DD0" w14:textId="77777777" w:rsidR="00712597" w:rsidRPr="00E77497" w:rsidRDefault="00712597" w:rsidP="00712597">
      <w:pPr>
        <w:rPr>
          <w:ins w:id="20263" w:author="Rev 4 Allen Wirfs-Brock" w:date="2011-10-20T10:53:00Z"/>
        </w:rPr>
      </w:pPr>
      <w:ins w:id="20264" w:author="Rev 4 Allen Wirfs-Brock" w:date="2011-10-20T10:53: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7A30855C" w14:textId="77777777" w:rsidR="00712597" w:rsidRPr="00E77497" w:rsidRDefault="00712597" w:rsidP="00435B72">
      <w:pPr>
        <w:pStyle w:val="Alg4"/>
        <w:numPr>
          <w:ilvl w:val="0"/>
          <w:numId w:val="534"/>
        </w:numPr>
        <w:spacing w:after="220"/>
        <w:contextualSpacing/>
        <w:rPr>
          <w:ins w:id="20265" w:author="Rev 4 Allen Wirfs-Brock" w:date="2011-10-20T10:53:00Z"/>
        </w:rPr>
      </w:pPr>
      <w:ins w:id="20266" w:author="Rev 4 Allen Wirfs-Brock" w:date="2011-10-20T10:53:00Z">
        <w:r w:rsidRPr="00E77497">
          <w:t xml:space="preserve">Let </w:t>
        </w:r>
        <w:r w:rsidRPr="00E77497">
          <w:rPr>
            <w:i/>
          </w:rPr>
          <w:t xml:space="preserve">declarations </w:t>
        </w:r>
        <w:r w:rsidRPr="00E77497">
          <w:t xml:space="preserve">be LexicalDeclarations of </w:t>
        </w:r>
        <w:r w:rsidRPr="00E77497">
          <w:rPr>
            <w:i/>
          </w:rPr>
          <w:t>CaseClauses</w:t>
        </w:r>
        <w:r w:rsidRPr="00E77497">
          <w:t>.</w:t>
        </w:r>
      </w:ins>
    </w:p>
    <w:p w14:paraId="327923D7" w14:textId="77777777" w:rsidR="00712597" w:rsidRPr="00E77497" w:rsidRDefault="00712597" w:rsidP="00435B72">
      <w:pPr>
        <w:pStyle w:val="Alg4"/>
        <w:numPr>
          <w:ilvl w:val="0"/>
          <w:numId w:val="534"/>
        </w:numPr>
        <w:spacing w:after="220"/>
        <w:contextualSpacing/>
        <w:rPr>
          <w:ins w:id="20267" w:author="Rev 4 Allen Wirfs-Brock" w:date="2011-10-20T10:53:00Z"/>
          <w:rStyle w:val="bnf"/>
          <w:i w:val="0"/>
        </w:rPr>
      </w:pPr>
      <w:ins w:id="20268" w:author="Rev 4 Allen Wirfs-Brock" w:date="2011-10-20T10:53:00Z">
        <w:r w:rsidRPr="00E77497">
          <w:t xml:space="preserve">Append to </w:t>
        </w:r>
        <w:r w:rsidRPr="00E77497">
          <w:rPr>
            <w:i/>
          </w:rPr>
          <w:t>names</w:t>
        </w:r>
        <w:r w:rsidRPr="00E77497">
          <w:t xml:space="preserve"> the elements of the LexicalDeclarations of </w:t>
        </w:r>
        <w:r w:rsidRPr="00E77497">
          <w:rPr>
            <w:i/>
          </w:rPr>
          <w:t>CaseClause</w:t>
        </w:r>
        <w:r w:rsidRPr="00E77497">
          <w:rPr>
            <w:rStyle w:val="bnf"/>
          </w:rPr>
          <w:t>.</w:t>
        </w:r>
      </w:ins>
    </w:p>
    <w:p w14:paraId="6C60CE0A" w14:textId="77777777" w:rsidR="00712597" w:rsidRPr="00E77497" w:rsidRDefault="00712597" w:rsidP="00435B72">
      <w:pPr>
        <w:pStyle w:val="Alg4"/>
        <w:numPr>
          <w:ilvl w:val="0"/>
          <w:numId w:val="534"/>
        </w:numPr>
        <w:spacing w:after="220"/>
        <w:contextualSpacing/>
        <w:rPr>
          <w:ins w:id="20269" w:author="Rev 4 Allen Wirfs-Brock" w:date="2011-10-20T10:53:00Z"/>
        </w:rPr>
      </w:pPr>
      <w:ins w:id="20270" w:author="Rev 4 Allen Wirfs-Brock" w:date="2011-10-20T10:53:00Z">
        <w:r w:rsidRPr="00E77497">
          <w:t xml:space="preserve">Return </w:t>
        </w:r>
        <w:r w:rsidRPr="00E77497">
          <w:rPr>
            <w:i/>
          </w:rPr>
          <w:t>declarations</w:t>
        </w:r>
        <w:r w:rsidRPr="00E77497">
          <w:t>.</w:t>
        </w:r>
      </w:ins>
    </w:p>
    <w:p w14:paraId="58CD34CA" w14:textId="77777777" w:rsidR="006A32A0" w:rsidRPr="00E77497" w:rsidRDefault="006A32A0" w:rsidP="006A32A0">
      <w:pPr>
        <w:jc w:val="left"/>
        <w:rPr>
          <w:ins w:id="20271" w:author="Rev 4 Allen Wirfs-Brock" w:date="2011-10-20T11:00:00Z"/>
        </w:rPr>
      </w:pPr>
      <w:ins w:id="20272" w:author="Rev 4 Allen Wirfs-Brock" w:date="2011-10-20T11:00: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536F1D99" w14:textId="77777777" w:rsidR="006A32A0" w:rsidRPr="00E77497" w:rsidRDefault="006A32A0" w:rsidP="00435B72">
      <w:pPr>
        <w:pStyle w:val="Alg4"/>
        <w:numPr>
          <w:ilvl w:val="0"/>
          <w:numId w:val="535"/>
        </w:numPr>
        <w:spacing w:after="220"/>
        <w:contextualSpacing/>
        <w:rPr>
          <w:ins w:id="20273" w:author="Rev 4 Allen Wirfs-Brock" w:date="2011-10-20T11:00:00Z"/>
        </w:rPr>
      </w:pPr>
      <w:ins w:id="20274" w:author="Rev 4 Allen Wirfs-Brock" w:date="2011-10-20T11:00: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68CF45DB" w14:textId="77777777" w:rsidR="006A32A0" w:rsidRPr="00E77497" w:rsidRDefault="006A32A0" w:rsidP="00435B72">
      <w:pPr>
        <w:pStyle w:val="Alg4"/>
        <w:numPr>
          <w:ilvl w:val="0"/>
          <w:numId w:val="535"/>
        </w:numPr>
        <w:spacing w:after="220"/>
        <w:contextualSpacing/>
        <w:rPr>
          <w:ins w:id="20275" w:author="Rev 4 Allen Wirfs-Brock" w:date="2011-10-20T11:00:00Z"/>
        </w:rPr>
      </w:pPr>
      <w:ins w:id="20276" w:author="Rev 4 Allen Wirfs-Brock" w:date="2011-10-20T11:00:00Z">
        <w:r w:rsidRPr="00E77497">
          <w:t>Else return a new empty List.</w:t>
        </w:r>
      </w:ins>
    </w:p>
    <w:p w14:paraId="72B7C323" w14:textId="77777777" w:rsidR="00D97D35" w:rsidRPr="00E77497" w:rsidRDefault="00D97D35" w:rsidP="00D97D35">
      <w:pPr>
        <w:jc w:val="left"/>
        <w:rPr>
          <w:ins w:id="20277" w:author="Rev 4 Allen Wirfs-Brock" w:date="2011-10-20T11:04:00Z"/>
        </w:rPr>
      </w:pPr>
      <w:ins w:id="20278" w:author="Rev 4 Allen Wirfs-Brock" w:date="2011-10-20T11:04: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0EC61B17" w14:textId="77777777" w:rsidR="00D97D35" w:rsidRPr="00E77497" w:rsidRDefault="00D97D35" w:rsidP="00435B72">
      <w:pPr>
        <w:pStyle w:val="Alg4"/>
        <w:numPr>
          <w:ilvl w:val="0"/>
          <w:numId w:val="536"/>
        </w:numPr>
        <w:spacing w:after="220"/>
        <w:contextualSpacing/>
        <w:rPr>
          <w:ins w:id="20279" w:author="Rev 4 Allen Wirfs-Brock" w:date="2011-10-20T11:04:00Z"/>
        </w:rPr>
      </w:pPr>
      <w:ins w:id="20280" w:author="Rev 4 Allen Wirfs-Brock" w:date="2011-10-20T11:04: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610A011E" w14:textId="77777777" w:rsidR="00D97D35" w:rsidRPr="00E77497" w:rsidRDefault="00D97D35" w:rsidP="00435B72">
      <w:pPr>
        <w:pStyle w:val="Alg4"/>
        <w:numPr>
          <w:ilvl w:val="0"/>
          <w:numId w:val="536"/>
        </w:numPr>
        <w:spacing w:after="220"/>
        <w:contextualSpacing/>
        <w:rPr>
          <w:ins w:id="20281" w:author="Rev 4 Allen Wirfs-Brock" w:date="2011-10-20T11:04:00Z"/>
        </w:rPr>
      </w:pPr>
      <w:ins w:id="20282" w:author="Rev 4 Allen Wirfs-Brock" w:date="2011-10-20T11:04:00Z">
        <w:r w:rsidRPr="00E77497">
          <w:t>Else return a new empty List.</w:t>
        </w:r>
      </w:ins>
    </w:p>
    <w:p w14:paraId="57D9CBD7" w14:textId="77777777" w:rsidR="00001CB2" w:rsidRPr="00E77497" w:rsidRDefault="00001CB2" w:rsidP="00001CB2">
      <w:pPr>
        <w:rPr>
          <w:ins w:id="20283" w:author="Rev 4 Allen Wirfs-Brock" w:date="2011-10-20T10:40:00Z"/>
          <w:rFonts w:ascii="Helvetica" w:hAnsi="Helvetica"/>
          <w:b/>
        </w:rPr>
      </w:pPr>
      <w:ins w:id="20284" w:author="Rev 4 Allen Wirfs-Brock" w:date="2011-10-20T10:40:00Z">
        <w:r w:rsidRPr="00E77497">
          <w:rPr>
            <w:rFonts w:ascii="Helvetica" w:hAnsi="Helvetica"/>
            <w:b/>
          </w:rPr>
          <w:t xml:space="preserve">Static Semantics:  </w:t>
        </w:r>
        <w:r w:rsidRPr="00E77497">
          <w:rPr>
            <w:rFonts w:ascii="Helvetica" w:hAnsi="Helvetica"/>
            <w:b/>
            <w:lang w:eastAsia="en-US"/>
          </w:rPr>
          <w:t>LexicallyDeclaredNames</w:t>
        </w:r>
      </w:ins>
    </w:p>
    <w:p w14:paraId="596DDF2E" w14:textId="77777777" w:rsidR="00383225" w:rsidRPr="004D1BD1" w:rsidRDefault="00383225" w:rsidP="00383225">
      <w:pPr>
        <w:jc w:val="left"/>
        <w:rPr>
          <w:ins w:id="20285" w:author="Rev 4 Allen Wirfs-Brock" w:date="2011-10-20T10:42:00Z"/>
        </w:rPr>
      </w:pPr>
      <w:ins w:id="20286"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6717CD03" w14:textId="77777777" w:rsidR="00383225" w:rsidRPr="003B4312" w:rsidRDefault="00383225" w:rsidP="00435B72">
      <w:pPr>
        <w:pStyle w:val="Alg4"/>
        <w:numPr>
          <w:ilvl w:val="0"/>
          <w:numId w:val="600"/>
        </w:numPr>
        <w:spacing w:after="220"/>
        <w:contextualSpacing/>
        <w:rPr>
          <w:ins w:id="20287" w:author="Rev 4 Allen Wirfs-Brock" w:date="2011-10-20T10:42:00Z"/>
        </w:rPr>
      </w:pPr>
      <w:ins w:id="20288" w:author="Rev 4 Allen Wirfs-Brock" w:date="2011-10-20T10:42:00Z">
        <w:r w:rsidRPr="003B4312">
          <w:t>Return a new empty List.</w:t>
        </w:r>
      </w:ins>
    </w:p>
    <w:p w14:paraId="1720DC1C" w14:textId="77777777" w:rsidR="00175EBD" w:rsidRPr="004D1BD1" w:rsidDel="00007356" w:rsidRDefault="00175EBD" w:rsidP="00175EBD">
      <w:pPr>
        <w:jc w:val="left"/>
        <w:rPr>
          <w:ins w:id="20289" w:author="Rev 4 Allen Wirfs-Brock" w:date="2011-10-20T10:44:00Z"/>
          <w:del w:id="20290" w:author="Rev 8 Allen Wirfs-Brock" w:date="2012-06-01T09:06:00Z"/>
        </w:rPr>
      </w:pPr>
      <w:ins w:id="20291" w:author="Rev 4 Allen Wirfs-Brock" w:date="2011-10-20T10:44:00Z">
        <w:del w:id="20292" w:author="Rev 8 Allen Wirfs-Brock" w:date="2012-06-01T09:06: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62A8E6DA" w14:textId="77777777" w:rsidR="00175EBD" w:rsidRPr="004D1BD1" w:rsidDel="00007356" w:rsidRDefault="00175EBD" w:rsidP="00435B72">
      <w:pPr>
        <w:pStyle w:val="Alg4"/>
        <w:numPr>
          <w:ilvl w:val="0"/>
          <w:numId w:val="486"/>
        </w:numPr>
        <w:spacing w:after="220"/>
        <w:contextualSpacing/>
        <w:rPr>
          <w:ins w:id="20293" w:author="Rev 4 Allen Wirfs-Brock" w:date="2011-10-20T10:44:00Z"/>
          <w:del w:id="20294" w:author="Rev 8 Allen Wirfs-Brock" w:date="2012-06-01T09:06:00Z"/>
        </w:rPr>
      </w:pPr>
      <w:ins w:id="20295" w:author="Rev 4 Allen Wirfs-Brock" w:date="2011-10-20T10:44:00Z">
        <w:del w:id="20296" w:author="Rev 8 Allen Wirfs-Brock" w:date="2012-06-01T09:06:00Z">
          <w:r w:rsidRPr="003B4312" w:rsidDel="00007356">
            <w:delText xml:space="preserve">Return the LexicallyDeclaredNames of </w:delText>
          </w:r>
          <w:r w:rsidRPr="00C7794D" w:rsidDel="00007356">
            <w:rPr>
              <w:i/>
            </w:rPr>
            <w:delText>CaseClauses</w:delText>
          </w:r>
          <w:r w:rsidRPr="004D1BD1" w:rsidDel="00007356">
            <w:delText>.</w:delText>
          </w:r>
        </w:del>
      </w:ins>
    </w:p>
    <w:p w14:paraId="04AD1A62" w14:textId="77777777" w:rsidR="008B496E" w:rsidRPr="004D1BD1" w:rsidRDefault="008B496E" w:rsidP="008B496E">
      <w:pPr>
        <w:jc w:val="left"/>
        <w:rPr>
          <w:ins w:id="20297" w:author="Rev 4 Allen Wirfs-Brock" w:date="2011-10-20T10:48:00Z"/>
        </w:rPr>
      </w:pPr>
      <w:ins w:id="20298" w:author="Rev 4 Allen Wirfs-Brock" w:date="2011-10-20T10:4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7FD9C544" w14:textId="77777777" w:rsidR="008B496E" w:rsidRPr="004D1BD1" w:rsidRDefault="008B496E" w:rsidP="00435B72">
      <w:pPr>
        <w:pStyle w:val="Alg4"/>
        <w:numPr>
          <w:ilvl w:val="0"/>
          <w:numId w:val="487"/>
        </w:numPr>
        <w:spacing w:after="220"/>
        <w:contextualSpacing/>
        <w:rPr>
          <w:ins w:id="20299" w:author="Rev 4 Allen Wirfs-Brock" w:date="2011-10-20T10:48:00Z"/>
        </w:rPr>
      </w:pPr>
      <w:ins w:id="20300" w:author="Rev 4 Allen Wirfs-Brock" w:date="2011-10-20T10:48: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ins>
    </w:p>
    <w:p w14:paraId="6071AD39" w14:textId="77777777" w:rsidR="008B496E" w:rsidRPr="006B6D0A" w:rsidRDefault="008B496E" w:rsidP="00435B72">
      <w:pPr>
        <w:pStyle w:val="Alg4"/>
        <w:numPr>
          <w:ilvl w:val="0"/>
          <w:numId w:val="487"/>
        </w:numPr>
        <w:spacing w:after="220"/>
        <w:contextualSpacing/>
        <w:rPr>
          <w:ins w:id="20301" w:author="Rev 4 Allen Wirfs-Brock" w:date="2011-10-20T10:48:00Z"/>
        </w:rPr>
      </w:pPr>
      <w:ins w:id="20302" w:author="Rev 4 Allen Wirfs-Brock" w:date="2011-10-20T10:48:00Z">
        <w:r w:rsidRPr="003B4312">
          <w:t xml:space="preserve">Else let </w:t>
        </w:r>
        <w:r w:rsidRPr="006B6D0A">
          <w:rPr>
            <w:i/>
          </w:rPr>
          <w:t>names</w:t>
        </w:r>
        <w:r w:rsidRPr="006B6D0A">
          <w:t xml:space="preserve"> be a new empty List.</w:t>
        </w:r>
      </w:ins>
    </w:p>
    <w:p w14:paraId="040F56BA" w14:textId="77777777" w:rsidR="008B496E" w:rsidRPr="003B4312" w:rsidRDefault="008B496E" w:rsidP="00435B72">
      <w:pPr>
        <w:pStyle w:val="Alg4"/>
        <w:numPr>
          <w:ilvl w:val="0"/>
          <w:numId w:val="487"/>
        </w:numPr>
        <w:spacing w:after="220"/>
        <w:contextualSpacing/>
        <w:rPr>
          <w:ins w:id="20303" w:author="Rev 4 Allen Wirfs-Brock" w:date="2011-10-20T10:48:00Z"/>
          <w:rStyle w:val="bnf"/>
          <w:i w:val="0"/>
        </w:rPr>
      </w:pPr>
      <w:ins w:id="20304" w:author="Rev 4 Allen Wirfs-Brock" w:date="2011-10-20T10:48:00Z">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ins>
    </w:p>
    <w:p w14:paraId="5B7ECA14" w14:textId="77777777" w:rsidR="008B496E" w:rsidRPr="006B6D0A" w:rsidRDefault="008B496E" w:rsidP="00435B72">
      <w:pPr>
        <w:pStyle w:val="Alg4"/>
        <w:numPr>
          <w:ilvl w:val="0"/>
          <w:numId w:val="487"/>
        </w:numPr>
        <w:spacing w:after="220"/>
        <w:contextualSpacing/>
        <w:rPr>
          <w:ins w:id="20305" w:author="Rev 4 Allen Wirfs-Brock" w:date="2011-10-20T10:48:00Z"/>
        </w:rPr>
      </w:pPr>
      <w:ins w:id="20306" w:author="Rev 4 Allen Wirfs-Brock" w:date="2011-10-20T10:48: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2A1B370F" w14:textId="77777777" w:rsidR="008B496E" w:rsidRPr="004D1BD1" w:rsidRDefault="008B496E" w:rsidP="00435B72">
      <w:pPr>
        <w:pStyle w:val="Alg4"/>
        <w:numPr>
          <w:ilvl w:val="0"/>
          <w:numId w:val="487"/>
        </w:numPr>
        <w:spacing w:after="220"/>
        <w:contextualSpacing/>
        <w:rPr>
          <w:ins w:id="20307" w:author="Rev 4 Allen Wirfs-Brock" w:date="2011-10-20T10:48:00Z"/>
        </w:rPr>
      </w:pPr>
      <w:ins w:id="20308" w:author="Rev 4 Allen Wirfs-Brock" w:date="2011-10-20T10:48:00Z">
        <w:r w:rsidRPr="006B6D0A">
          <w:t>Else return the result of append</w:t>
        </w:r>
      </w:ins>
      <w:ins w:id="20309" w:author="Rev 7 Allen Wirfs-Brock" w:date="2012-05-04T14:16:00Z">
        <w:r w:rsidR="00F77917">
          <w:t>ing</w:t>
        </w:r>
      </w:ins>
      <w:ins w:id="20310" w:author="Rev 4 Allen Wirfs-Brock" w:date="2011-10-20T10:48:00Z">
        <w:r w:rsidRPr="006B6D0A">
          <w:t xml:space="preserve"> to </w:t>
        </w:r>
        <w:r w:rsidRPr="006B6D0A">
          <w:rPr>
            <w:i/>
          </w:rPr>
          <w:t>names</w:t>
        </w:r>
        <w:r w:rsidRPr="00E65A34">
          <w:t xml:space="preserve"> the elements of the </w:t>
        </w:r>
        <w:del w:id="20311" w:author="Rev 7 Allen Wirfs-Brock" w:date="2012-05-04T14:19:00Z">
          <w:r w:rsidRPr="00E65A34" w:rsidDel="00F77917">
            <w:delText xml:space="preserve">the </w:delText>
          </w:r>
        </w:del>
        <w:r w:rsidRPr="00E65A34">
          <w:t xml:space="preserve">LexicallyDeclaredNames of the second </w:t>
        </w:r>
        <w:r w:rsidRPr="00C7794D">
          <w:rPr>
            <w:i/>
          </w:rPr>
          <w:t>CaseClauses</w:t>
        </w:r>
        <w:r w:rsidRPr="004D1BD1">
          <w:t>.</w:t>
        </w:r>
      </w:ins>
    </w:p>
    <w:p w14:paraId="711C1376" w14:textId="77777777" w:rsidR="00D54F2B" w:rsidRPr="006B6D0A" w:rsidDel="00007356" w:rsidRDefault="00D54F2B" w:rsidP="00D54F2B">
      <w:pPr>
        <w:rPr>
          <w:ins w:id="20312" w:author="Rev 4 Allen Wirfs-Brock" w:date="2011-10-20T10:53:00Z"/>
          <w:del w:id="20313" w:author="Rev 8 Allen Wirfs-Brock" w:date="2012-06-01T09:06:00Z"/>
        </w:rPr>
      </w:pPr>
      <w:ins w:id="20314" w:author="Rev 4 Allen Wirfs-Brock" w:date="2011-10-20T10:53:00Z">
        <w:del w:id="20315" w:author="Rev 8 Allen Wirfs-Brock" w:date="2012-06-01T09:06: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5D238DFA" w14:textId="77777777" w:rsidR="00D54F2B" w:rsidRPr="00675B74" w:rsidDel="00007356" w:rsidRDefault="00D54F2B" w:rsidP="00435B72">
      <w:pPr>
        <w:pStyle w:val="Alg4"/>
        <w:numPr>
          <w:ilvl w:val="0"/>
          <w:numId w:val="519"/>
        </w:numPr>
        <w:spacing w:after="220"/>
        <w:contextualSpacing/>
        <w:rPr>
          <w:ins w:id="20316" w:author="Rev 4 Allen Wirfs-Brock" w:date="2011-10-20T10:53:00Z"/>
          <w:del w:id="20317" w:author="Rev 8 Allen Wirfs-Brock" w:date="2012-06-01T09:06:00Z"/>
        </w:rPr>
      </w:pPr>
      <w:ins w:id="20318" w:author="Rev 4 Allen Wirfs-Brock" w:date="2011-10-20T10:53:00Z">
        <w:del w:id="20319" w:author="Rev 8 Allen Wirfs-Brock" w:date="2012-06-01T09:06:00Z">
          <w:r w:rsidRPr="00E65A34" w:rsidDel="00007356">
            <w:delText>Return</w:delText>
          </w:r>
          <w:r w:rsidRPr="009C202C" w:rsidDel="00007356">
            <w:delText xml:space="preserve"> the LexicallyDeclaredNames of </w:delText>
          </w:r>
          <w:r w:rsidRPr="00B820AB" w:rsidDel="00007356">
            <w:rPr>
              <w:i/>
            </w:rPr>
            <w:delText>CaseClause</w:delText>
          </w:r>
          <w:r w:rsidRPr="00675B74" w:rsidDel="00007356">
            <w:delText>.</w:delText>
          </w:r>
        </w:del>
      </w:ins>
    </w:p>
    <w:p w14:paraId="380A9041" w14:textId="77777777" w:rsidR="00330832" w:rsidRPr="00E77497" w:rsidRDefault="00330832" w:rsidP="00330832">
      <w:pPr>
        <w:rPr>
          <w:ins w:id="20320" w:author="Rev 4 Allen Wirfs-Brock" w:date="2011-10-20T10:56:00Z"/>
        </w:rPr>
      </w:pPr>
      <w:ins w:id="20321" w:author="Rev 4 Allen Wirfs-Brock" w:date="2011-10-20T10:56:00Z">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084CDEB0" w14:textId="77777777" w:rsidR="00330832" w:rsidRPr="00E77497" w:rsidRDefault="00330832" w:rsidP="00435B72">
      <w:pPr>
        <w:pStyle w:val="Alg4"/>
        <w:numPr>
          <w:ilvl w:val="0"/>
          <w:numId w:val="521"/>
        </w:numPr>
        <w:spacing w:after="220"/>
        <w:contextualSpacing/>
        <w:rPr>
          <w:ins w:id="20322" w:author="Rev 4 Allen Wirfs-Brock" w:date="2011-10-20T10:56:00Z"/>
        </w:rPr>
      </w:pPr>
      <w:ins w:id="20323" w:author="Rev 4 Allen Wirfs-Brock" w:date="2011-10-20T10:56:00Z">
        <w:r w:rsidRPr="00E77497">
          <w:t xml:space="preserve">Let </w:t>
        </w:r>
        <w:r w:rsidRPr="00E77497">
          <w:rPr>
            <w:i/>
          </w:rPr>
          <w:t xml:space="preserve">names </w:t>
        </w:r>
        <w:r w:rsidRPr="00E77497">
          <w:t xml:space="preserve">be LexicallyDeclaredNames of </w:t>
        </w:r>
        <w:r w:rsidRPr="00E77497">
          <w:rPr>
            <w:i/>
          </w:rPr>
          <w:t>CaseClauses</w:t>
        </w:r>
        <w:r w:rsidRPr="00E77497">
          <w:t>.</w:t>
        </w:r>
      </w:ins>
    </w:p>
    <w:p w14:paraId="0807CDF3" w14:textId="77777777" w:rsidR="00330832" w:rsidRPr="00E77497" w:rsidRDefault="00330832" w:rsidP="00435B72">
      <w:pPr>
        <w:pStyle w:val="Alg4"/>
        <w:numPr>
          <w:ilvl w:val="0"/>
          <w:numId w:val="521"/>
        </w:numPr>
        <w:spacing w:after="220"/>
        <w:contextualSpacing/>
        <w:rPr>
          <w:ins w:id="20324" w:author="Rev 4 Allen Wirfs-Brock" w:date="2011-10-20T10:56:00Z"/>
          <w:rStyle w:val="bnf"/>
          <w:i w:val="0"/>
        </w:rPr>
      </w:pPr>
      <w:ins w:id="20325" w:author="Rev 4 Allen Wirfs-Brock" w:date="2011-10-20T10:56:00Z">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ins>
    </w:p>
    <w:p w14:paraId="2E7485BF" w14:textId="77777777" w:rsidR="00330832" w:rsidRPr="00E77497" w:rsidRDefault="00330832" w:rsidP="00435B72">
      <w:pPr>
        <w:pStyle w:val="Alg4"/>
        <w:numPr>
          <w:ilvl w:val="0"/>
          <w:numId w:val="521"/>
        </w:numPr>
        <w:spacing w:after="220"/>
        <w:contextualSpacing/>
        <w:rPr>
          <w:ins w:id="20326" w:author="Rev 4 Allen Wirfs-Brock" w:date="2011-10-20T10:56:00Z"/>
        </w:rPr>
      </w:pPr>
      <w:ins w:id="20327" w:author="Rev 4 Allen Wirfs-Brock" w:date="2011-10-20T10:56:00Z">
        <w:r w:rsidRPr="00E77497">
          <w:t xml:space="preserve">Return </w:t>
        </w:r>
        <w:r w:rsidRPr="00E77497">
          <w:rPr>
            <w:rStyle w:val="bnf"/>
          </w:rPr>
          <w:t>names</w:t>
        </w:r>
        <w:r w:rsidRPr="00E77497">
          <w:t>.</w:t>
        </w:r>
      </w:ins>
    </w:p>
    <w:p w14:paraId="473BB924" w14:textId="77777777" w:rsidR="006A32A0" w:rsidRPr="00E77497" w:rsidRDefault="006A32A0" w:rsidP="006A32A0">
      <w:pPr>
        <w:jc w:val="left"/>
        <w:rPr>
          <w:ins w:id="20328" w:author="Rev 4 Allen Wirfs-Brock" w:date="2011-10-20T10:59:00Z"/>
        </w:rPr>
      </w:pPr>
      <w:ins w:id="20329" w:author="Rev 4 Allen Wirfs-Brock" w:date="2011-10-20T10:59: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593A823A" w14:textId="77777777" w:rsidR="006A32A0" w:rsidRPr="00E77497" w:rsidRDefault="006A32A0" w:rsidP="00435B72">
      <w:pPr>
        <w:pStyle w:val="Alg4"/>
        <w:numPr>
          <w:ilvl w:val="0"/>
          <w:numId w:val="488"/>
        </w:numPr>
        <w:spacing w:after="220"/>
        <w:contextualSpacing/>
        <w:rPr>
          <w:ins w:id="20330" w:author="Rev 4 Allen Wirfs-Brock" w:date="2011-10-20T10:59:00Z"/>
        </w:rPr>
      </w:pPr>
      <w:ins w:id="20331" w:author="Rev 4 Allen Wirfs-Brock" w:date="2011-10-20T10:59: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34A2D758" w14:textId="77777777" w:rsidR="006A32A0" w:rsidRPr="00E77497" w:rsidRDefault="006A32A0" w:rsidP="00435B72">
      <w:pPr>
        <w:pStyle w:val="Alg4"/>
        <w:numPr>
          <w:ilvl w:val="0"/>
          <w:numId w:val="488"/>
        </w:numPr>
        <w:spacing w:after="220"/>
        <w:contextualSpacing/>
        <w:rPr>
          <w:ins w:id="20332" w:author="Rev 4 Allen Wirfs-Brock" w:date="2011-10-20T10:59:00Z"/>
        </w:rPr>
      </w:pPr>
      <w:ins w:id="20333" w:author="Rev 4 Allen Wirfs-Brock" w:date="2011-10-20T10:59:00Z">
        <w:r w:rsidRPr="00E77497">
          <w:t>Else return a new empty List.</w:t>
        </w:r>
      </w:ins>
    </w:p>
    <w:p w14:paraId="662C1080" w14:textId="77777777" w:rsidR="00885940" w:rsidRPr="00E77497" w:rsidRDefault="00885940" w:rsidP="00885940">
      <w:pPr>
        <w:jc w:val="left"/>
        <w:rPr>
          <w:ins w:id="20334" w:author="Rev 4 Allen Wirfs-Brock" w:date="2011-10-20T11:03:00Z"/>
        </w:rPr>
      </w:pPr>
      <w:ins w:id="20335" w:author="Rev 4 Allen Wirfs-Brock" w:date="2011-10-20T11:03: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4381EDEB" w14:textId="77777777" w:rsidR="00885940" w:rsidRPr="00E77497" w:rsidRDefault="00885940" w:rsidP="00435B72">
      <w:pPr>
        <w:pStyle w:val="Alg4"/>
        <w:numPr>
          <w:ilvl w:val="0"/>
          <w:numId w:val="523"/>
        </w:numPr>
        <w:spacing w:after="220"/>
        <w:contextualSpacing/>
        <w:rPr>
          <w:ins w:id="20336" w:author="Rev 4 Allen Wirfs-Brock" w:date="2011-10-20T11:03:00Z"/>
        </w:rPr>
      </w:pPr>
      <w:ins w:id="20337" w:author="Rev 4 Allen Wirfs-Brock" w:date="2011-10-20T11:03: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6A912E07" w14:textId="77777777" w:rsidR="00885940" w:rsidRPr="00E77497" w:rsidRDefault="00885940" w:rsidP="00435B72">
      <w:pPr>
        <w:pStyle w:val="Alg4"/>
        <w:numPr>
          <w:ilvl w:val="0"/>
          <w:numId w:val="523"/>
        </w:numPr>
        <w:spacing w:after="220"/>
        <w:contextualSpacing/>
        <w:rPr>
          <w:ins w:id="20338" w:author="Rev 4 Allen Wirfs-Brock" w:date="2011-10-20T11:03:00Z"/>
        </w:rPr>
      </w:pPr>
      <w:ins w:id="20339" w:author="Rev 4 Allen Wirfs-Brock" w:date="2011-10-20T11:03:00Z">
        <w:r w:rsidRPr="00E77497">
          <w:t>Else return a new empty List.</w:t>
        </w:r>
      </w:ins>
    </w:p>
    <w:p w14:paraId="5E9FC4B1" w14:textId="77777777" w:rsidR="003C2189" w:rsidRPr="00E77497" w:rsidRDefault="003C2189" w:rsidP="003C2189">
      <w:pPr>
        <w:rPr>
          <w:ins w:id="20340" w:author="Rev 4 Allen Wirfs-Brock" w:date="2011-10-20T10:36:00Z"/>
          <w:rFonts w:ascii="Helvetica" w:hAnsi="Helvetica"/>
          <w:b/>
        </w:rPr>
      </w:pPr>
      <w:ins w:id="20341" w:author="Rev 4 Allen Wirfs-Brock" w:date="2011-10-20T10:36:00Z">
        <w:r w:rsidRPr="00E77497">
          <w:rPr>
            <w:rFonts w:ascii="Helvetica" w:hAnsi="Helvetica"/>
            <w:b/>
          </w:rPr>
          <w:t xml:space="preserve">Static Semantics:  </w:t>
        </w:r>
        <w:r w:rsidRPr="00E77497">
          <w:rPr>
            <w:rFonts w:ascii="Helvetica" w:hAnsi="Helvetica"/>
            <w:b/>
            <w:lang w:eastAsia="en-US"/>
          </w:rPr>
          <w:t>VarDeclaredNames</w:t>
        </w:r>
      </w:ins>
    </w:p>
    <w:p w14:paraId="3249A7B2" w14:textId="77777777" w:rsidR="004C02EF" w:rsidRPr="00E77497" w:rsidDel="003C2189" w:rsidRDefault="004C02EF" w:rsidP="004C02EF">
      <w:pPr>
        <w:pStyle w:val="Syntax"/>
        <w:rPr>
          <w:del w:id="20342" w:author="Rev 4 Allen Wirfs-Brock" w:date="2011-10-20T10:36:00Z"/>
        </w:rPr>
      </w:pPr>
      <w:del w:id="20343" w:author="Rev 4 Allen Wirfs-Brock" w:date="2011-10-20T10:36:00Z">
        <w:r w:rsidRPr="00E77497" w:rsidDel="003C2189">
          <w:delText>Semantics</w:delText>
        </w:r>
      </w:del>
    </w:p>
    <w:p w14:paraId="4EB338FF" w14:textId="77777777" w:rsidR="00211FB7" w:rsidRPr="00E77497" w:rsidRDefault="00211FB7" w:rsidP="00211FB7">
      <w:pPr>
        <w:jc w:val="left"/>
        <w:rPr>
          <w:ins w:id="20344" w:author="Rev 3 Allen Wirfs-Brock" w:date="2011-09-02T11:21:00Z"/>
        </w:rPr>
      </w:pPr>
      <w:ins w:id="20345" w:author="Rev 3 Allen Wirfs-Brock" w:date="2011-09-02T11:21:00Z">
        <w:del w:id="20346" w:author="Rev 4 Allen Wirfs-Brock" w:date="2011-10-20T10:38:00Z">
          <w:r w:rsidRPr="00E77497" w:rsidDel="003C1856">
            <w:delText xml:space="preserve">The VarDeclaredNames of the production  </w:delText>
          </w:r>
        </w:del>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del w:id="20347" w:author="Rev 4 Allen Wirfs-Brock" w:date="2011-10-20T10:38:00Z">
          <w:r w:rsidRPr="00E77497" w:rsidDel="003C1856">
            <w:delText>is determined as follows:</w:delText>
          </w:r>
        </w:del>
      </w:ins>
    </w:p>
    <w:p w14:paraId="4C9E669A" w14:textId="77777777" w:rsidR="00211FB7" w:rsidRPr="00E77497" w:rsidRDefault="00211FB7" w:rsidP="00C47E72">
      <w:pPr>
        <w:pStyle w:val="Alg4"/>
        <w:numPr>
          <w:ilvl w:val="0"/>
          <w:numId w:val="484"/>
        </w:numPr>
        <w:spacing w:after="220"/>
        <w:contextualSpacing/>
        <w:rPr>
          <w:ins w:id="20348" w:author="Rev 3 Allen Wirfs-Brock" w:date="2011-09-02T11:21:00Z"/>
        </w:rPr>
      </w:pPr>
      <w:ins w:id="20349" w:author="Rev 3 Allen Wirfs-Brock" w:date="2011-09-02T11:21:00Z">
        <w:r w:rsidRPr="00E77497">
          <w:t xml:space="preserve">Return the VarDeclaredNames of </w:t>
        </w:r>
      </w:ins>
      <w:ins w:id="20350" w:author="Rev 3 Allen Wirfs-Brock" w:date="2011-09-02T11:22:00Z">
        <w:r w:rsidR="00A834BB" w:rsidRPr="00E77497">
          <w:rPr>
            <w:i/>
          </w:rPr>
          <w:t>CaseBlock</w:t>
        </w:r>
      </w:ins>
      <w:ins w:id="20351" w:author="Rev 3 Allen Wirfs-Brock" w:date="2011-09-02T11:21:00Z">
        <w:r w:rsidRPr="00E77497">
          <w:t>.</w:t>
        </w:r>
      </w:ins>
    </w:p>
    <w:p w14:paraId="73D30539" w14:textId="77777777" w:rsidR="00383225" w:rsidRPr="004D1BD1" w:rsidRDefault="00383225" w:rsidP="00383225">
      <w:pPr>
        <w:jc w:val="left"/>
        <w:rPr>
          <w:ins w:id="20352" w:author="Rev 4 Allen Wirfs-Brock" w:date="2011-10-20T10:42:00Z"/>
        </w:rPr>
      </w:pPr>
      <w:ins w:id="20353"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017C4F67" w14:textId="77777777" w:rsidR="00383225" w:rsidRPr="003B4312" w:rsidRDefault="00383225" w:rsidP="00C47E72">
      <w:pPr>
        <w:pStyle w:val="Alg4"/>
        <w:numPr>
          <w:ilvl w:val="0"/>
          <w:numId w:val="601"/>
        </w:numPr>
        <w:spacing w:after="220"/>
        <w:contextualSpacing/>
        <w:rPr>
          <w:ins w:id="20354" w:author="Rev 4 Allen Wirfs-Brock" w:date="2011-10-20T10:42:00Z"/>
        </w:rPr>
      </w:pPr>
      <w:ins w:id="20355" w:author="Rev 4 Allen Wirfs-Brock" w:date="2011-10-20T10:42:00Z">
        <w:r w:rsidRPr="003B4312">
          <w:t>Return a new empty List.</w:t>
        </w:r>
      </w:ins>
    </w:p>
    <w:p w14:paraId="18FEC0EB" w14:textId="77777777" w:rsidR="007C79FE" w:rsidRPr="004D1BD1" w:rsidDel="00007356" w:rsidRDefault="007C79FE" w:rsidP="007C79FE">
      <w:pPr>
        <w:jc w:val="left"/>
        <w:rPr>
          <w:ins w:id="20356" w:author="Rev 4 Allen Wirfs-Brock" w:date="2011-10-20T10:44:00Z"/>
          <w:del w:id="20357" w:author="Rev 8 Allen Wirfs-Brock" w:date="2012-06-01T09:06:00Z"/>
        </w:rPr>
      </w:pPr>
      <w:ins w:id="20358" w:author="Rev 4 Allen Wirfs-Brock" w:date="2011-10-20T10:44:00Z">
        <w:del w:id="20359" w:author="Rev 8 Allen Wirfs-Brock" w:date="2012-06-01T09:06: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003BA814" w14:textId="77777777" w:rsidR="007C79FE" w:rsidRPr="004D1BD1" w:rsidDel="00007356" w:rsidRDefault="007C79FE" w:rsidP="00C47E72">
      <w:pPr>
        <w:pStyle w:val="Alg4"/>
        <w:numPr>
          <w:ilvl w:val="0"/>
          <w:numId w:val="517"/>
        </w:numPr>
        <w:spacing w:after="220"/>
        <w:contextualSpacing/>
        <w:rPr>
          <w:ins w:id="20360" w:author="Rev 4 Allen Wirfs-Brock" w:date="2011-10-20T10:44:00Z"/>
          <w:del w:id="20361" w:author="Rev 8 Allen Wirfs-Brock" w:date="2012-06-01T09:06:00Z"/>
        </w:rPr>
      </w:pPr>
      <w:ins w:id="20362" w:author="Rev 4 Allen Wirfs-Brock" w:date="2011-10-20T10:44:00Z">
        <w:del w:id="20363" w:author="Rev 8 Allen Wirfs-Brock" w:date="2012-06-01T09:06:00Z">
          <w:r w:rsidRPr="003B4312" w:rsidDel="00007356">
            <w:delText xml:space="preserve">Return the VarDeclaredNames of </w:delText>
          </w:r>
          <w:r w:rsidRPr="00C7794D" w:rsidDel="00007356">
            <w:rPr>
              <w:i/>
            </w:rPr>
            <w:delText>CaseClauses</w:delText>
          </w:r>
          <w:r w:rsidRPr="004D1BD1" w:rsidDel="00007356">
            <w:delText>.</w:delText>
          </w:r>
        </w:del>
      </w:ins>
    </w:p>
    <w:p w14:paraId="0BABC8CB" w14:textId="77777777" w:rsidR="001B37E6" w:rsidRPr="004D1BD1" w:rsidRDefault="001B37E6" w:rsidP="001B37E6">
      <w:pPr>
        <w:jc w:val="left"/>
        <w:rPr>
          <w:ins w:id="20364" w:author="Rev 4 Allen Wirfs-Brock" w:date="2011-10-20T10:50:00Z"/>
        </w:rPr>
      </w:pPr>
      <w:ins w:id="20365" w:author="Rev 4 Allen Wirfs-Brock" w:date="2011-10-20T10:50: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5842D472" w14:textId="77777777" w:rsidR="001B37E6" w:rsidRPr="004D1BD1" w:rsidRDefault="001B37E6" w:rsidP="00C47E72">
      <w:pPr>
        <w:pStyle w:val="Alg4"/>
        <w:numPr>
          <w:ilvl w:val="0"/>
          <w:numId w:val="518"/>
        </w:numPr>
        <w:spacing w:after="220"/>
        <w:contextualSpacing/>
        <w:rPr>
          <w:ins w:id="20366" w:author="Rev 4 Allen Wirfs-Brock" w:date="2011-10-20T10:50:00Z"/>
        </w:rPr>
      </w:pPr>
      <w:ins w:id="20367" w:author="Rev 4 Allen Wirfs-Brock" w:date="2011-10-20T10:50: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ins>
    </w:p>
    <w:p w14:paraId="16DD0EEF" w14:textId="77777777" w:rsidR="001B37E6" w:rsidRPr="006B6D0A" w:rsidRDefault="001B37E6" w:rsidP="00C47E72">
      <w:pPr>
        <w:pStyle w:val="Alg4"/>
        <w:numPr>
          <w:ilvl w:val="0"/>
          <w:numId w:val="518"/>
        </w:numPr>
        <w:spacing w:after="220"/>
        <w:contextualSpacing/>
        <w:rPr>
          <w:ins w:id="20368" w:author="Rev 4 Allen Wirfs-Brock" w:date="2011-10-20T10:50:00Z"/>
        </w:rPr>
      </w:pPr>
      <w:ins w:id="20369" w:author="Rev 4 Allen Wirfs-Brock" w:date="2011-10-20T10:50:00Z">
        <w:r w:rsidRPr="003B4312">
          <w:t xml:space="preserve">Else let </w:t>
        </w:r>
        <w:r w:rsidRPr="006B6D0A">
          <w:rPr>
            <w:i/>
          </w:rPr>
          <w:t>names</w:t>
        </w:r>
        <w:r w:rsidRPr="006B6D0A">
          <w:t xml:space="preserve"> be a new empty List.</w:t>
        </w:r>
      </w:ins>
    </w:p>
    <w:p w14:paraId="39929A87" w14:textId="77777777" w:rsidR="001B37E6" w:rsidRPr="003B4312" w:rsidRDefault="001B37E6" w:rsidP="00C47E72">
      <w:pPr>
        <w:pStyle w:val="Alg4"/>
        <w:numPr>
          <w:ilvl w:val="0"/>
          <w:numId w:val="518"/>
        </w:numPr>
        <w:spacing w:after="220"/>
        <w:contextualSpacing/>
        <w:rPr>
          <w:ins w:id="20370" w:author="Rev 4 Allen Wirfs-Brock" w:date="2011-10-20T10:50:00Z"/>
          <w:rStyle w:val="bnf"/>
          <w:i w:val="0"/>
        </w:rPr>
      </w:pPr>
      <w:ins w:id="20371" w:author="Rev 4 Allen Wirfs-Brock" w:date="2011-10-20T10:50:00Z">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ins>
    </w:p>
    <w:p w14:paraId="483EED42" w14:textId="77777777" w:rsidR="001B37E6" w:rsidRPr="006B6D0A" w:rsidRDefault="001B37E6" w:rsidP="00C47E72">
      <w:pPr>
        <w:pStyle w:val="Alg4"/>
        <w:numPr>
          <w:ilvl w:val="0"/>
          <w:numId w:val="518"/>
        </w:numPr>
        <w:spacing w:after="220"/>
        <w:contextualSpacing/>
        <w:rPr>
          <w:ins w:id="20372" w:author="Rev 4 Allen Wirfs-Brock" w:date="2011-10-20T10:50:00Z"/>
        </w:rPr>
      </w:pPr>
      <w:ins w:id="20373" w:author="Rev 4 Allen Wirfs-Brock" w:date="2011-10-20T10:50: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3120CA01" w14:textId="77777777" w:rsidR="001B37E6" w:rsidRPr="004D1BD1" w:rsidRDefault="001B37E6" w:rsidP="00C47E72">
      <w:pPr>
        <w:pStyle w:val="Alg4"/>
        <w:numPr>
          <w:ilvl w:val="0"/>
          <w:numId w:val="518"/>
        </w:numPr>
        <w:spacing w:after="220"/>
        <w:contextualSpacing/>
        <w:rPr>
          <w:ins w:id="20374" w:author="Rev 4 Allen Wirfs-Brock" w:date="2011-10-20T10:50:00Z"/>
        </w:rPr>
      </w:pPr>
      <w:ins w:id="20375" w:author="Rev 4 Allen Wirfs-Brock" w:date="2011-10-20T10:50:00Z">
        <w:r w:rsidRPr="006B6D0A">
          <w:t>Else return the result of append</w:t>
        </w:r>
      </w:ins>
      <w:ins w:id="20376" w:author="Rev 7 Allen Wirfs-Brock" w:date="2012-05-04T14:16:00Z">
        <w:r w:rsidR="00F77917">
          <w:t>ing</w:t>
        </w:r>
      </w:ins>
      <w:ins w:id="20377" w:author="Rev 4 Allen Wirfs-Brock" w:date="2011-10-20T10:50:00Z">
        <w:r w:rsidRPr="006B6D0A">
          <w:t xml:space="preserve"> to </w:t>
        </w:r>
        <w:r w:rsidRPr="006B6D0A">
          <w:rPr>
            <w:i/>
          </w:rPr>
          <w:t>names</w:t>
        </w:r>
        <w:r w:rsidRPr="00E65A34">
          <w:t xml:space="preserve"> the elements of the </w:t>
        </w:r>
        <w:del w:id="20378" w:author="Rev 7 Allen Wirfs-Brock" w:date="2012-05-04T14:17:00Z">
          <w:r w:rsidRPr="00E65A34" w:rsidDel="00F77917">
            <w:delText xml:space="preserve">the </w:delText>
          </w:r>
        </w:del>
        <w:r w:rsidRPr="00E65A34">
          <w:t>VarDeclaredNames of the se</w:t>
        </w:r>
        <w:r w:rsidRPr="009C202C">
          <w:t xml:space="preserve">cond </w:t>
        </w:r>
        <w:r w:rsidRPr="00C7794D">
          <w:rPr>
            <w:i/>
          </w:rPr>
          <w:t>CaseClauses</w:t>
        </w:r>
        <w:r w:rsidRPr="004D1BD1">
          <w:t>.</w:t>
        </w:r>
      </w:ins>
    </w:p>
    <w:p w14:paraId="51F257B6" w14:textId="77777777" w:rsidR="00784D66" w:rsidRPr="006B6D0A" w:rsidDel="00007356" w:rsidRDefault="00784D66" w:rsidP="00784D66">
      <w:pPr>
        <w:rPr>
          <w:ins w:id="20379" w:author="Rev 4 Allen Wirfs-Brock" w:date="2011-10-20T10:55:00Z"/>
          <w:del w:id="20380" w:author="Rev 8 Allen Wirfs-Brock" w:date="2012-06-01T09:06:00Z"/>
        </w:rPr>
      </w:pPr>
      <w:ins w:id="20381" w:author="Rev 4 Allen Wirfs-Brock" w:date="2011-10-20T10:55:00Z">
        <w:del w:id="20382" w:author="Rev 8 Allen Wirfs-Brock" w:date="2012-06-01T09:06: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591BC8AB" w14:textId="77777777" w:rsidR="00784D66" w:rsidRPr="00B820AB" w:rsidDel="00007356" w:rsidRDefault="00784D66" w:rsidP="00C47E72">
      <w:pPr>
        <w:pStyle w:val="Alg4"/>
        <w:numPr>
          <w:ilvl w:val="0"/>
          <w:numId w:val="520"/>
        </w:numPr>
        <w:spacing w:after="220"/>
        <w:contextualSpacing/>
        <w:rPr>
          <w:ins w:id="20383" w:author="Rev 4 Allen Wirfs-Brock" w:date="2011-10-20T10:55:00Z"/>
          <w:del w:id="20384" w:author="Rev 8 Allen Wirfs-Brock" w:date="2012-06-01T09:06:00Z"/>
        </w:rPr>
      </w:pPr>
      <w:ins w:id="20385" w:author="Rev 4 Allen Wirfs-Brock" w:date="2011-10-20T10:55:00Z">
        <w:del w:id="20386" w:author="Rev 8 Allen Wirfs-Brock" w:date="2012-06-01T09:06:00Z">
          <w:r w:rsidRPr="00E65A34" w:rsidDel="00007356">
            <w:delText xml:space="preserve">Return the VarDeclaredNames of </w:delText>
          </w:r>
          <w:r w:rsidRPr="009C202C" w:rsidDel="00007356">
            <w:rPr>
              <w:i/>
            </w:rPr>
            <w:delText>CaseClause</w:delText>
          </w:r>
          <w:r w:rsidRPr="00B820AB" w:rsidDel="00007356">
            <w:delText>.</w:delText>
          </w:r>
        </w:del>
      </w:ins>
    </w:p>
    <w:p w14:paraId="19EE2303" w14:textId="77777777" w:rsidR="003B4033" w:rsidRPr="00E77497" w:rsidRDefault="003B4033" w:rsidP="003B4033">
      <w:pPr>
        <w:rPr>
          <w:ins w:id="20387" w:author="Rev 4 Allen Wirfs-Brock" w:date="2011-10-20T10:55:00Z"/>
        </w:rPr>
      </w:pPr>
      <w:ins w:id="20388" w:author="Rev 4 Allen Wirfs-Brock" w:date="2011-10-20T10:55: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5FC1EA3A" w14:textId="77777777" w:rsidR="003B4033" w:rsidRPr="00E77497" w:rsidRDefault="003B4033" w:rsidP="00C47E72">
      <w:pPr>
        <w:pStyle w:val="Alg4"/>
        <w:numPr>
          <w:ilvl w:val="0"/>
          <w:numId w:val="522"/>
        </w:numPr>
        <w:spacing w:after="220"/>
        <w:contextualSpacing/>
        <w:rPr>
          <w:ins w:id="20389" w:author="Rev 4 Allen Wirfs-Brock" w:date="2011-10-20T10:55:00Z"/>
        </w:rPr>
      </w:pPr>
      <w:ins w:id="20390" w:author="Rev 4 Allen Wirfs-Brock" w:date="2011-10-20T10:55:00Z">
        <w:r w:rsidRPr="00E77497">
          <w:t xml:space="preserve">Let </w:t>
        </w:r>
        <w:r w:rsidRPr="00E77497">
          <w:rPr>
            <w:i/>
          </w:rPr>
          <w:t xml:space="preserve">names </w:t>
        </w:r>
        <w:r w:rsidRPr="00E77497">
          <w:t xml:space="preserve">be VarDeclaredNames of </w:t>
        </w:r>
        <w:r w:rsidRPr="00E77497">
          <w:rPr>
            <w:i/>
          </w:rPr>
          <w:t>CaseClauses</w:t>
        </w:r>
        <w:r w:rsidRPr="00E77497">
          <w:t>.</w:t>
        </w:r>
      </w:ins>
    </w:p>
    <w:p w14:paraId="2D439F7E" w14:textId="77777777" w:rsidR="003B4033" w:rsidRPr="00E77497" w:rsidRDefault="003B4033" w:rsidP="00C47E72">
      <w:pPr>
        <w:pStyle w:val="Alg4"/>
        <w:numPr>
          <w:ilvl w:val="0"/>
          <w:numId w:val="522"/>
        </w:numPr>
        <w:spacing w:after="220"/>
        <w:contextualSpacing/>
        <w:rPr>
          <w:ins w:id="20391" w:author="Rev 4 Allen Wirfs-Brock" w:date="2011-10-20T10:55:00Z"/>
          <w:rStyle w:val="bnf"/>
          <w:i w:val="0"/>
        </w:rPr>
      </w:pPr>
      <w:ins w:id="20392" w:author="Rev 4 Allen Wirfs-Brock" w:date="2011-10-20T10:55:00Z">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ins>
    </w:p>
    <w:p w14:paraId="164A783F" w14:textId="77777777" w:rsidR="003B4033" w:rsidRPr="00E77497" w:rsidRDefault="003B4033" w:rsidP="00C47E72">
      <w:pPr>
        <w:pStyle w:val="Alg4"/>
        <w:numPr>
          <w:ilvl w:val="0"/>
          <w:numId w:val="522"/>
        </w:numPr>
        <w:spacing w:after="220"/>
        <w:contextualSpacing/>
        <w:rPr>
          <w:ins w:id="20393" w:author="Rev 4 Allen Wirfs-Brock" w:date="2011-10-20T10:55:00Z"/>
        </w:rPr>
      </w:pPr>
      <w:ins w:id="20394" w:author="Rev 4 Allen Wirfs-Brock" w:date="2011-10-20T10:55:00Z">
        <w:r w:rsidRPr="00E77497">
          <w:t xml:space="preserve">Return </w:t>
        </w:r>
        <w:r w:rsidRPr="00E77497">
          <w:rPr>
            <w:rStyle w:val="bnf"/>
          </w:rPr>
          <w:t>names</w:t>
        </w:r>
        <w:r w:rsidRPr="00E77497">
          <w:t>.</w:t>
        </w:r>
      </w:ins>
    </w:p>
    <w:p w14:paraId="41F3C9B3" w14:textId="77777777" w:rsidR="006E623C" w:rsidRPr="00E77497" w:rsidRDefault="006E623C" w:rsidP="006E623C">
      <w:pPr>
        <w:jc w:val="left"/>
        <w:rPr>
          <w:ins w:id="20395" w:author="Rev 4 Allen Wirfs-Brock" w:date="2011-10-20T10:58:00Z"/>
        </w:rPr>
      </w:pPr>
      <w:ins w:id="20396" w:author="Rev 4 Allen Wirfs-Brock" w:date="2011-10-20T10:58: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408DB670" w14:textId="77777777" w:rsidR="006E623C" w:rsidRPr="00E77497" w:rsidRDefault="006E623C" w:rsidP="00C47E72">
      <w:pPr>
        <w:pStyle w:val="Alg4"/>
        <w:numPr>
          <w:ilvl w:val="0"/>
          <w:numId w:val="567"/>
        </w:numPr>
        <w:spacing w:after="220"/>
        <w:contextualSpacing/>
        <w:rPr>
          <w:ins w:id="20397" w:author="Rev 4 Allen Wirfs-Brock" w:date="2011-10-20T10:58:00Z"/>
        </w:rPr>
      </w:pPr>
      <w:ins w:id="20398" w:author="Rev 4 Allen Wirfs-Brock" w:date="2011-10-20T10:58: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179CBB6F" w14:textId="77777777" w:rsidR="006E623C" w:rsidRPr="00E77497" w:rsidRDefault="006E623C" w:rsidP="00C47E72">
      <w:pPr>
        <w:pStyle w:val="Alg4"/>
        <w:numPr>
          <w:ilvl w:val="0"/>
          <w:numId w:val="567"/>
        </w:numPr>
        <w:spacing w:after="220"/>
        <w:contextualSpacing/>
        <w:rPr>
          <w:ins w:id="20399" w:author="Rev 4 Allen Wirfs-Brock" w:date="2011-10-20T10:58:00Z"/>
        </w:rPr>
      </w:pPr>
      <w:ins w:id="20400" w:author="Rev 4 Allen Wirfs-Brock" w:date="2011-10-20T10:58:00Z">
        <w:r w:rsidRPr="00E77497">
          <w:t>Else return a new empty List.</w:t>
        </w:r>
      </w:ins>
    </w:p>
    <w:p w14:paraId="72CF5582" w14:textId="77777777" w:rsidR="00A12F50" w:rsidRPr="00E77497" w:rsidRDefault="00A12F50" w:rsidP="00A12F50">
      <w:pPr>
        <w:jc w:val="left"/>
        <w:rPr>
          <w:ins w:id="20401" w:author="Rev 4 Allen Wirfs-Brock" w:date="2011-10-20T11:07:00Z"/>
        </w:rPr>
      </w:pPr>
      <w:ins w:id="20402" w:author="Rev 4 Allen Wirfs-Brock" w:date="2011-10-20T11:07: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1710414F" w14:textId="77777777" w:rsidR="00A12F50" w:rsidRPr="00E77497" w:rsidRDefault="00A12F50" w:rsidP="00C47E72">
      <w:pPr>
        <w:pStyle w:val="Alg4"/>
        <w:numPr>
          <w:ilvl w:val="0"/>
          <w:numId w:val="524"/>
        </w:numPr>
        <w:spacing w:after="220"/>
        <w:contextualSpacing/>
        <w:rPr>
          <w:ins w:id="20403" w:author="Rev 4 Allen Wirfs-Brock" w:date="2011-10-20T11:07:00Z"/>
        </w:rPr>
      </w:pPr>
      <w:ins w:id="20404" w:author="Rev 4 Allen Wirfs-Brock" w:date="2011-10-20T11:07: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65A62886" w14:textId="77777777" w:rsidR="00A12F50" w:rsidRPr="00E77497" w:rsidRDefault="00A12F50" w:rsidP="00C47E72">
      <w:pPr>
        <w:pStyle w:val="Alg4"/>
        <w:numPr>
          <w:ilvl w:val="0"/>
          <w:numId w:val="524"/>
        </w:numPr>
        <w:spacing w:after="220"/>
        <w:contextualSpacing/>
        <w:rPr>
          <w:ins w:id="20405" w:author="Rev 4 Allen Wirfs-Brock" w:date="2011-10-20T11:07:00Z"/>
        </w:rPr>
      </w:pPr>
      <w:ins w:id="20406" w:author="Rev 4 Allen Wirfs-Brock" w:date="2011-10-20T11:07:00Z">
        <w:r w:rsidRPr="00E77497">
          <w:t>Else return a new empty List.</w:t>
        </w:r>
      </w:ins>
    </w:p>
    <w:p w14:paraId="326D78B1" w14:textId="77777777" w:rsidR="003C2189" w:rsidRPr="00E77497" w:rsidRDefault="003C2189" w:rsidP="003C2189">
      <w:pPr>
        <w:pStyle w:val="40"/>
        <w:numPr>
          <w:ilvl w:val="0"/>
          <w:numId w:val="0"/>
        </w:numPr>
        <w:rPr>
          <w:ins w:id="20407" w:author="Rev 4 Allen Wirfs-Brock" w:date="2011-10-20T10:37:00Z"/>
        </w:rPr>
      </w:pPr>
      <w:ins w:id="20408" w:author="Rev 4 Allen Wirfs-Brock" w:date="2011-10-20T10:37:00Z">
        <w:r w:rsidRPr="00E77497">
          <w:t>Runtime Semantics</w:t>
        </w:r>
      </w:ins>
    </w:p>
    <w:p w14:paraId="2CBBFA3D" w14:textId="77777777" w:rsidR="003C2189" w:rsidRPr="004B2239" w:rsidDel="00176950" w:rsidRDefault="00052EFC" w:rsidP="00AF5499">
      <w:pPr>
        <w:keepNext/>
        <w:shd w:val="clear" w:color="auto" w:fill="FFFFFF"/>
        <w:rPr>
          <w:ins w:id="20409" w:author="Rev 4 Allen Wirfs-Brock" w:date="2011-10-20T10:37:00Z"/>
          <w:del w:id="20410" w:author="Rev 6 Allen Wirfs-Brock" w:date="2012-02-18T19:31:00Z"/>
          <w:rFonts w:ascii="Helvetica" w:hAnsi="Helvetica"/>
          <w:b/>
          <w:highlight w:val="yellow"/>
        </w:rPr>
      </w:pPr>
      <w:r w:rsidRPr="00E77497">
        <w:rPr>
          <w:rFonts w:ascii="Helvetica" w:hAnsi="Helvetica"/>
          <w:b/>
        </w:rPr>
        <w:t xml:space="preserve">Runtime Semantics: </w:t>
      </w:r>
      <w:r>
        <w:rPr>
          <w:rFonts w:ascii="Helvetica" w:hAnsi="Helvetica"/>
          <w:b/>
        </w:rPr>
        <w:t>Case</w:t>
      </w:r>
      <w:ins w:id="20411" w:author="Rev 8 Allen Wirfs-Brock" w:date="2012-05-10T13:39:00Z">
        <w:r w:rsidR="009523C0">
          <w:rPr>
            <w:rFonts w:ascii="Helvetica" w:hAnsi="Helvetica"/>
            <w:b/>
          </w:rPr>
          <w:t xml:space="preserve"> Block</w:t>
        </w:r>
      </w:ins>
      <w:r>
        <w:rPr>
          <w:rFonts w:ascii="Helvetica" w:hAnsi="Helvetica"/>
          <w:b/>
        </w:rPr>
        <w:t xml:space="preserve"> </w:t>
      </w:r>
      <w:r w:rsidRPr="00E77497">
        <w:rPr>
          <w:rFonts w:ascii="Helvetica" w:hAnsi="Helvetica"/>
          <w:b/>
          <w:spacing w:val="6"/>
        </w:rPr>
        <w:t>Evaluation</w:t>
      </w:r>
      <w:ins w:id="20412" w:author="Rev 4 Allen Wirfs-Brock" w:date="2011-10-20T10:37:00Z">
        <w:del w:id="20413" w:author="Rev 6 Allen Wirfs-Brock" w:date="2012-02-18T19:31:00Z">
          <w:r w:rsidR="003C2189" w:rsidRPr="004B2239" w:rsidDel="00176950">
            <w:rPr>
              <w:rFonts w:ascii="Helvetica" w:hAnsi="Helvetica"/>
              <w:b/>
              <w:highlight w:val="yellow"/>
            </w:rPr>
            <w:delText xml:space="preserve">Runtime Semantics: </w:delText>
          </w:r>
          <w:r w:rsidR="003C2189" w:rsidRPr="004B2239" w:rsidDel="00176950">
            <w:rPr>
              <w:rFonts w:ascii="Helvetica" w:hAnsi="Helvetica"/>
              <w:b/>
              <w:spacing w:val="6"/>
              <w:highlight w:val="yellow"/>
            </w:rPr>
            <w:delText>Evaluation</w:delText>
          </w:r>
        </w:del>
      </w:ins>
    </w:p>
    <w:p w14:paraId="427BCB21" w14:textId="77777777" w:rsidR="004C02EF" w:rsidRPr="004B2239" w:rsidDel="00176950" w:rsidRDefault="004C02EF" w:rsidP="00AF5499">
      <w:pPr>
        <w:shd w:val="clear" w:color="auto" w:fill="FFFFFF"/>
        <w:rPr>
          <w:del w:id="20414" w:author="Rev 6 Allen Wirfs-Brock" w:date="2012-02-18T19:31:00Z"/>
          <w:highlight w:val="yellow"/>
        </w:rPr>
      </w:pPr>
      <w:del w:id="20415" w:author="Rev 6 Allen Wirfs-Brock" w:date="2012-02-18T18:57:00Z">
        <w:r w:rsidRPr="004B2239" w:rsidDel="005D7E43">
          <w:rPr>
            <w:highlight w:val="yellow"/>
          </w:rPr>
          <w:delText xml:space="preserve">The production </w:delText>
        </w:r>
      </w:del>
      <w:del w:id="20416" w:author="Rev 6 Allen Wirfs-Brock" w:date="2012-02-18T19:31:00Z">
        <w:r w:rsidRPr="004B2239" w:rsidDel="00176950">
          <w:rPr>
            <w:rFonts w:ascii="Times New Roman" w:hAnsi="Times New Roman"/>
            <w:i/>
            <w:highlight w:val="yellow"/>
          </w:rPr>
          <w:delText xml:space="preserve">SwitchStatement </w:delText>
        </w:r>
        <w:r w:rsidRPr="004B2239" w:rsidDel="00176950">
          <w:rPr>
            <w:b/>
            <w:highlight w:val="yellow"/>
          </w:rPr>
          <w:delText>:</w:delText>
        </w:r>
        <w:r w:rsidRPr="004B2239" w:rsidDel="00176950">
          <w:rPr>
            <w:rFonts w:ascii="Times New Roman" w:hAnsi="Times New Roman"/>
            <w:i/>
            <w:highlight w:val="yellow"/>
          </w:rPr>
          <w:delText xml:space="preserve"> </w:delText>
        </w:r>
        <w:r w:rsidRPr="004B2239" w:rsidDel="00176950">
          <w:rPr>
            <w:rFonts w:ascii="Courier New" w:hAnsi="Courier New"/>
            <w:b/>
            <w:highlight w:val="yellow"/>
          </w:rPr>
          <w:delText>switch</w:delText>
        </w:r>
        <w:r w:rsidRPr="004B2239" w:rsidDel="00176950">
          <w:rPr>
            <w:rFonts w:ascii="Times New Roman" w:hAnsi="Times New Roman"/>
            <w:i/>
            <w:highlight w:val="yellow"/>
          </w:rPr>
          <w:delText xml:space="preserve"> </w:delText>
        </w:r>
        <w:r w:rsidRPr="004B2239" w:rsidDel="00176950">
          <w:rPr>
            <w:rFonts w:ascii="Courier New" w:hAnsi="Courier New"/>
            <w:b/>
            <w:highlight w:val="yellow"/>
          </w:rPr>
          <w:delText>(</w:delText>
        </w:r>
        <w:r w:rsidRPr="004B2239" w:rsidDel="00176950">
          <w:rPr>
            <w:rFonts w:ascii="Times New Roman" w:hAnsi="Times New Roman"/>
            <w:i/>
            <w:highlight w:val="yellow"/>
          </w:rPr>
          <w:delText xml:space="preserve"> Expression </w:delText>
        </w:r>
        <w:r w:rsidRPr="004B2239" w:rsidDel="00176950">
          <w:rPr>
            <w:rFonts w:ascii="Courier New" w:hAnsi="Courier New"/>
            <w:b/>
            <w:highlight w:val="yellow"/>
          </w:rPr>
          <w:delText>)</w:delText>
        </w:r>
        <w:r w:rsidRPr="004B2239" w:rsidDel="00176950">
          <w:rPr>
            <w:rFonts w:ascii="Times New Roman" w:hAnsi="Times New Roman"/>
            <w:i/>
            <w:highlight w:val="yellow"/>
          </w:rPr>
          <w:delText xml:space="preserve"> CaseBlock</w:delText>
        </w:r>
        <w:r w:rsidRPr="004B2239" w:rsidDel="00176950">
          <w:rPr>
            <w:highlight w:val="yellow"/>
          </w:rPr>
          <w:delText xml:space="preserve"> </w:delText>
        </w:r>
      </w:del>
      <w:del w:id="20417" w:author="Rev 6 Allen Wirfs-Brock" w:date="2012-02-18T18:57:00Z">
        <w:r w:rsidRPr="004B2239" w:rsidDel="005D7E43">
          <w:rPr>
            <w:highlight w:val="yellow"/>
          </w:rPr>
          <w:delText>is evaluated as follows:</w:delText>
        </w:r>
      </w:del>
    </w:p>
    <w:p w14:paraId="222C8A15" w14:textId="77777777" w:rsidR="004C02EF" w:rsidRPr="004B2239" w:rsidDel="00176950" w:rsidRDefault="004C02EF" w:rsidP="00AF5499">
      <w:pPr>
        <w:pStyle w:val="Alg2"/>
        <w:numPr>
          <w:ilvl w:val="0"/>
          <w:numId w:val="130"/>
        </w:numPr>
        <w:shd w:val="clear" w:color="auto" w:fill="FFFFFF"/>
        <w:rPr>
          <w:del w:id="20418" w:author="Rev 6 Allen Wirfs-Brock" w:date="2012-02-18T19:31:00Z"/>
          <w:highlight w:val="yellow"/>
        </w:rPr>
      </w:pPr>
      <w:del w:id="20419" w:author="Rev 6 Allen Wirfs-Brock" w:date="2012-02-18T19:31:00Z">
        <w:r w:rsidRPr="004B2239" w:rsidDel="00176950">
          <w:rPr>
            <w:highlight w:val="yellow"/>
          </w:rPr>
          <w:delText xml:space="preserve">Let </w:delText>
        </w:r>
        <w:r w:rsidRPr="004B2239" w:rsidDel="00176950">
          <w:rPr>
            <w:i/>
            <w:highlight w:val="yellow"/>
          </w:rPr>
          <w:delText>exprRef</w:delText>
        </w:r>
        <w:r w:rsidRPr="004B2239" w:rsidDel="00176950">
          <w:rPr>
            <w:highlight w:val="yellow"/>
          </w:rPr>
          <w:delText xml:space="preserve"> be the result of evaluating </w:delText>
        </w:r>
        <w:r w:rsidRPr="004B2239" w:rsidDel="00176950">
          <w:rPr>
            <w:i/>
            <w:highlight w:val="yellow"/>
          </w:rPr>
          <w:delText>Expression</w:delText>
        </w:r>
        <w:r w:rsidRPr="004B2239" w:rsidDel="00176950">
          <w:rPr>
            <w:highlight w:val="yellow"/>
          </w:rPr>
          <w:delText>.</w:delText>
        </w:r>
      </w:del>
    </w:p>
    <w:p w14:paraId="21B9F9FC" w14:textId="77777777" w:rsidR="00FF1DF7" w:rsidRPr="004B2239" w:rsidDel="00176950" w:rsidRDefault="00FF1DF7" w:rsidP="00AF5499">
      <w:pPr>
        <w:pStyle w:val="Alg2"/>
        <w:numPr>
          <w:ilvl w:val="0"/>
          <w:numId w:val="130"/>
        </w:numPr>
        <w:shd w:val="clear" w:color="auto" w:fill="FFFFFF"/>
        <w:spacing w:after="220"/>
        <w:contextualSpacing/>
        <w:rPr>
          <w:ins w:id="20420" w:author="Rev 3 Allen Wirfs-Brock" w:date="2011-09-09T15:49:00Z"/>
          <w:del w:id="20421" w:author="Rev 6 Allen Wirfs-Brock" w:date="2012-02-18T19:31:00Z"/>
          <w:highlight w:val="yellow"/>
        </w:rPr>
      </w:pPr>
      <w:ins w:id="20422" w:author="Rev 3 Allen Wirfs-Brock" w:date="2011-09-09T15:49:00Z">
        <w:del w:id="20423" w:author="Rev 6 Allen Wirfs-Brock" w:date="2012-02-18T19:31:00Z">
          <w:r w:rsidRPr="004B2239" w:rsidDel="00176950">
            <w:rPr>
              <w:highlight w:val="yellow"/>
            </w:rPr>
            <w:delText xml:space="preserve">Let </w:delText>
          </w:r>
          <w:r w:rsidRPr="004B2239" w:rsidDel="00176950">
            <w:rPr>
              <w:i/>
              <w:highlight w:val="yellow"/>
            </w:rPr>
            <w:delText>oldEnv</w:delText>
          </w:r>
          <w:r w:rsidRPr="004B2239" w:rsidDel="00176950">
            <w:rPr>
              <w:highlight w:val="yellow"/>
            </w:rPr>
            <w:delText xml:space="preserve"> be the running execution context’s LexicalEnvironment.</w:delText>
          </w:r>
        </w:del>
      </w:ins>
    </w:p>
    <w:p w14:paraId="76B7EE6B" w14:textId="77777777" w:rsidR="00FF1DF7" w:rsidRPr="004B2239" w:rsidDel="00176950" w:rsidRDefault="00FF1DF7" w:rsidP="00AF5499">
      <w:pPr>
        <w:pStyle w:val="Alg2"/>
        <w:numPr>
          <w:ilvl w:val="0"/>
          <w:numId w:val="130"/>
        </w:numPr>
        <w:shd w:val="clear" w:color="auto" w:fill="FFFFFF"/>
        <w:spacing w:after="220"/>
        <w:contextualSpacing/>
        <w:rPr>
          <w:ins w:id="20424" w:author="Rev 3 Allen Wirfs-Brock" w:date="2011-09-09T15:49:00Z"/>
          <w:del w:id="20425" w:author="Rev 6 Allen Wirfs-Brock" w:date="2012-02-18T19:31:00Z"/>
          <w:highlight w:val="yellow"/>
        </w:rPr>
      </w:pPr>
      <w:ins w:id="20426" w:author="Rev 3 Allen Wirfs-Brock" w:date="2011-09-09T15:49:00Z">
        <w:del w:id="20427" w:author="Rev 6 Allen Wirfs-Brock" w:date="2012-02-18T19:31:00Z">
          <w:r w:rsidRPr="004B2239" w:rsidDel="00176950">
            <w:rPr>
              <w:highlight w:val="yellow"/>
            </w:rPr>
            <w:delText xml:space="preserve">Let </w:delText>
          </w:r>
          <w:r w:rsidRPr="004B2239" w:rsidDel="00176950">
            <w:rPr>
              <w:i/>
              <w:highlight w:val="yellow"/>
            </w:rPr>
            <w:delText>blockEnv</w:delText>
          </w:r>
          <w:r w:rsidRPr="004B2239" w:rsidDel="00176950">
            <w:rPr>
              <w:highlight w:val="yellow"/>
            </w:rPr>
            <w:delText xml:space="preserve"> be the result of calling NewDeclarativeEnvironment passing </w:delText>
          </w:r>
          <w:r w:rsidRPr="004B2239" w:rsidDel="00176950">
            <w:rPr>
              <w:i/>
              <w:highlight w:val="yellow"/>
            </w:rPr>
            <w:delText>oldEnv</w:delText>
          </w:r>
          <w:r w:rsidRPr="004B2239" w:rsidDel="00176950">
            <w:rPr>
              <w:highlight w:val="yellow"/>
            </w:rPr>
            <w:delText xml:space="preserve"> as the argument.</w:delText>
          </w:r>
        </w:del>
      </w:ins>
    </w:p>
    <w:p w14:paraId="09426FB7" w14:textId="77777777" w:rsidR="00FF1DF7" w:rsidRPr="004B2239" w:rsidDel="00176950" w:rsidRDefault="00FF1DF7" w:rsidP="00AF5499">
      <w:pPr>
        <w:pStyle w:val="Alg2"/>
        <w:numPr>
          <w:ilvl w:val="0"/>
          <w:numId w:val="130"/>
        </w:numPr>
        <w:shd w:val="clear" w:color="auto" w:fill="FFFFFF"/>
        <w:spacing w:after="220"/>
        <w:contextualSpacing/>
        <w:rPr>
          <w:ins w:id="20428" w:author="Rev 3 Allen Wirfs-Brock" w:date="2011-09-09T15:49:00Z"/>
          <w:del w:id="20429" w:author="Rev 6 Allen Wirfs-Brock" w:date="2012-02-18T19:31:00Z"/>
          <w:highlight w:val="yellow"/>
        </w:rPr>
      </w:pPr>
      <w:ins w:id="20430" w:author="Rev 3 Allen Wirfs-Brock" w:date="2011-09-09T15:49:00Z">
        <w:del w:id="20431" w:author="Rev 6 Allen Wirfs-Brock" w:date="2012-02-18T19:31:00Z">
          <w:r w:rsidRPr="004B2239" w:rsidDel="00176950">
            <w:rPr>
              <w:highlight w:val="yellow"/>
            </w:rPr>
            <w:delText xml:space="preserve">Perform Block Declaration Instantiation using </w:delText>
          </w:r>
        </w:del>
      </w:ins>
      <w:ins w:id="20432" w:author="Rev 3 Allen Wirfs-Brock" w:date="2011-09-10T12:15:00Z">
        <w:del w:id="20433" w:author="Rev 6 Allen Wirfs-Brock" w:date="2012-02-18T19:31:00Z">
          <w:r w:rsidR="00052EC4" w:rsidRPr="004B2239" w:rsidDel="00176950">
            <w:rPr>
              <w:i/>
              <w:highlight w:val="yellow"/>
            </w:rPr>
            <w:delText>CaseBlock</w:delText>
          </w:r>
        </w:del>
      </w:ins>
      <w:ins w:id="20434" w:author="Rev 3 Allen Wirfs-Brock" w:date="2011-09-09T15:49:00Z">
        <w:del w:id="20435" w:author="Rev 6 Allen Wirfs-Brock" w:date="2012-02-18T19:31:00Z">
          <w:r w:rsidR="004851C4" w:rsidRPr="004B2239" w:rsidDel="00176950">
            <w:rPr>
              <w:highlight w:val="yellow"/>
            </w:rPr>
            <w:delText xml:space="preserve"> and</w:delText>
          </w:r>
          <w:r w:rsidRPr="004B2239" w:rsidDel="00176950">
            <w:rPr>
              <w:highlight w:val="yellow"/>
            </w:rPr>
            <w:delText xml:space="preserve"> </w:delText>
          </w:r>
          <w:r w:rsidRPr="004B2239" w:rsidDel="00176950">
            <w:rPr>
              <w:i/>
              <w:highlight w:val="yellow"/>
            </w:rPr>
            <w:delText>blockEnv</w:delText>
          </w:r>
        </w:del>
      </w:ins>
      <w:ins w:id="20436" w:author="Rev 3 Allen Wirfs-Brock" w:date="2011-09-09T15:58:00Z">
        <w:del w:id="20437" w:author="Rev 6 Allen Wirfs-Brock" w:date="2012-02-18T19:31:00Z">
          <w:r w:rsidR="006418E0" w:rsidRPr="004B2239" w:rsidDel="00176950">
            <w:rPr>
              <w:highlight w:val="yellow"/>
            </w:rPr>
            <w:delText>.</w:delText>
          </w:r>
        </w:del>
      </w:ins>
    </w:p>
    <w:p w14:paraId="54C4883C" w14:textId="77777777" w:rsidR="004C02EF" w:rsidRPr="004B2239" w:rsidDel="00176950" w:rsidRDefault="004C02EF" w:rsidP="00AF5499">
      <w:pPr>
        <w:pStyle w:val="Alg2"/>
        <w:numPr>
          <w:ilvl w:val="0"/>
          <w:numId w:val="130"/>
        </w:numPr>
        <w:shd w:val="clear" w:color="auto" w:fill="FFFFFF"/>
        <w:rPr>
          <w:del w:id="20438" w:author="Rev 6 Allen Wirfs-Brock" w:date="2012-02-18T19:31:00Z"/>
          <w:highlight w:val="yellow"/>
        </w:rPr>
      </w:pPr>
      <w:del w:id="20439" w:author="Rev 6 Allen Wirfs-Brock" w:date="2012-02-18T19:31:00Z">
        <w:r w:rsidRPr="004B2239" w:rsidDel="00176950">
          <w:rPr>
            <w:highlight w:val="yellow"/>
          </w:rPr>
          <w:delText xml:space="preserve">Let </w:delText>
        </w:r>
        <w:r w:rsidRPr="004B2239" w:rsidDel="00176950">
          <w:rPr>
            <w:i/>
            <w:highlight w:val="yellow"/>
          </w:rPr>
          <w:delText>R</w:delText>
        </w:r>
        <w:r w:rsidRPr="004B2239" w:rsidDel="00176950">
          <w:rPr>
            <w:highlight w:val="yellow"/>
          </w:rPr>
          <w:delText xml:space="preserve"> be the result of </w:delText>
        </w:r>
      </w:del>
      <w:del w:id="20440" w:author="Rev 6 Allen Wirfs-Brock" w:date="2012-02-18T18:58:00Z">
        <w:r w:rsidRPr="004B2239" w:rsidDel="005D7E43">
          <w:rPr>
            <w:highlight w:val="yellow"/>
          </w:rPr>
          <w:delText xml:space="preserve">evaluating </w:delText>
        </w:r>
      </w:del>
      <w:del w:id="20441" w:author="Rev 6 Allen Wirfs-Brock" w:date="2012-02-18T19:31:00Z">
        <w:r w:rsidRPr="004B2239" w:rsidDel="00176950">
          <w:rPr>
            <w:i/>
            <w:highlight w:val="yellow"/>
          </w:rPr>
          <w:delText>CaseBlock</w:delText>
        </w:r>
      </w:del>
      <w:del w:id="20442" w:author="Rev 6 Allen Wirfs-Brock" w:date="2012-02-18T18:59:00Z">
        <w:r w:rsidRPr="004B2239" w:rsidDel="005D7E43">
          <w:rPr>
            <w:highlight w:val="yellow"/>
          </w:rPr>
          <w:delText>, passing it</w:delText>
        </w:r>
      </w:del>
      <w:del w:id="20443" w:author="Rev 6 Allen Wirfs-Brock" w:date="2012-02-18T19:31:00Z">
        <w:r w:rsidRPr="004B2239" w:rsidDel="00176950">
          <w:rPr>
            <w:highlight w:val="yellow"/>
          </w:rPr>
          <w:delText xml:space="preserve"> </w:delText>
        </w:r>
      </w:del>
      <w:del w:id="20444" w:author="Rev 6 Allen Wirfs-Brock" w:date="2012-02-18T18:51:00Z">
        <w:r w:rsidRPr="004B2239" w:rsidDel="00646EAD">
          <w:rPr>
            <w:highlight w:val="yellow"/>
          </w:rPr>
          <w:delText>GetValue(</w:delText>
        </w:r>
        <w:r w:rsidRPr="004B2239" w:rsidDel="00646EAD">
          <w:rPr>
            <w:i/>
            <w:highlight w:val="yellow"/>
          </w:rPr>
          <w:delText>exprRef</w:delText>
        </w:r>
        <w:r w:rsidRPr="004B2239" w:rsidDel="00646EAD">
          <w:rPr>
            <w:highlight w:val="yellow"/>
          </w:rPr>
          <w:delText>)</w:delText>
        </w:r>
      </w:del>
      <w:del w:id="20445" w:author="Rev 6 Allen Wirfs-Brock" w:date="2012-02-18T18:59:00Z">
        <w:r w:rsidRPr="004B2239" w:rsidDel="005D7E43">
          <w:rPr>
            <w:highlight w:val="yellow"/>
          </w:rPr>
          <w:delText xml:space="preserve"> as a parameter</w:delText>
        </w:r>
      </w:del>
      <w:del w:id="20446" w:author="Rev 6 Allen Wirfs-Brock" w:date="2012-02-18T19:31:00Z">
        <w:r w:rsidRPr="004B2239" w:rsidDel="00176950">
          <w:rPr>
            <w:highlight w:val="yellow"/>
          </w:rPr>
          <w:delText>.</w:delText>
        </w:r>
      </w:del>
    </w:p>
    <w:p w14:paraId="12AB4DF3" w14:textId="77777777" w:rsidR="00FF1DF7" w:rsidRPr="004B2239" w:rsidDel="00176950" w:rsidRDefault="00FF1DF7" w:rsidP="00AF5499">
      <w:pPr>
        <w:pStyle w:val="Alg2"/>
        <w:numPr>
          <w:ilvl w:val="0"/>
          <w:numId w:val="130"/>
        </w:numPr>
        <w:shd w:val="clear" w:color="auto" w:fill="FFFFFF"/>
        <w:spacing w:after="220"/>
        <w:contextualSpacing/>
        <w:rPr>
          <w:ins w:id="20447" w:author="Rev 3 Allen Wirfs-Brock" w:date="2011-09-09T15:52:00Z"/>
          <w:del w:id="20448" w:author="Rev 6 Allen Wirfs-Brock" w:date="2012-02-18T19:31:00Z"/>
          <w:highlight w:val="yellow"/>
        </w:rPr>
      </w:pPr>
      <w:ins w:id="20449" w:author="Rev 3 Allen Wirfs-Brock" w:date="2011-09-09T15:52:00Z">
        <w:del w:id="20450" w:author="Rev 6 Allen Wirfs-Brock" w:date="2012-02-18T19:31:00Z">
          <w:r w:rsidRPr="004B2239" w:rsidDel="00176950">
            <w:rPr>
              <w:highlight w:val="yellow"/>
            </w:rPr>
            <w:delText xml:space="preserve">Set the running execution context’s LexicalEnvironment to </w:delText>
          </w:r>
          <w:r w:rsidRPr="004B2239" w:rsidDel="00176950">
            <w:rPr>
              <w:i/>
              <w:highlight w:val="yellow"/>
            </w:rPr>
            <w:delText>oldEnv</w:delText>
          </w:r>
          <w:r w:rsidRPr="004B2239" w:rsidDel="00176950">
            <w:rPr>
              <w:highlight w:val="yellow"/>
            </w:rPr>
            <w:delText>.</w:delText>
          </w:r>
        </w:del>
      </w:ins>
    </w:p>
    <w:p w14:paraId="50DA292F" w14:textId="77777777" w:rsidR="004C02EF" w:rsidRPr="004B2239" w:rsidDel="00176950" w:rsidRDefault="004C02EF" w:rsidP="00AF5499">
      <w:pPr>
        <w:pStyle w:val="Alg2"/>
        <w:numPr>
          <w:ilvl w:val="0"/>
          <w:numId w:val="130"/>
        </w:numPr>
        <w:shd w:val="clear" w:color="auto" w:fill="FFFFFF"/>
        <w:rPr>
          <w:del w:id="20451" w:author="Rev 6 Allen Wirfs-Brock" w:date="2012-02-18T19:31:00Z"/>
          <w:highlight w:val="yellow"/>
        </w:rPr>
      </w:pPr>
      <w:del w:id="20452" w:author="Rev 6 Allen Wirfs-Brock" w:date="2012-02-18T19:31:00Z">
        <w:r w:rsidRPr="004B2239" w:rsidDel="00176950">
          <w:rPr>
            <w:highlight w:val="yellow"/>
          </w:rPr>
          <w:delText xml:space="preserve">If </w:delText>
        </w:r>
        <w:r w:rsidRPr="004B2239" w:rsidDel="00176950">
          <w:rPr>
            <w:i/>
            <w:highlight w:val="yellow"/>
          </w:rPr>
          <w:delText>R</w:delText>
        </w:r>
        <w:r w:rsidRPr="004B2239" w:rsidDel="00176950">
          <w:rPr>
            <w:highlight w:val="yellow"/>
          </w:rPr>
          <w:delText xml:space="preserve">.type is </w:delText>
        </w:r>
        <w:r w:rsidRPr="004B2239" w:rsidDel="00176950">
          <w:rPr>
            <w:rFonts w:ascii="Arial" w:hAnsi="Arial" w:cs="Arial"/>
            <w:highlight w:val="yellow"/>
          </w:rPr>
          <w:delText>break</w:delText>
        </w:r>
        <w:r w:rsidRPr="004B2239" w:rsidDel="00176950">
          <w:rPr>
            <w:highlight w:val="yellow"/>
          </w:rPr>
          <w:delText xml:space="preserve"> and </w:delText>
        </w:r>
        <w:r w:rsidRPr="004B2239" w:rsidDel="00176950">
          <w:rPr>
            <w:i/>
            <w:highlight w:val="yellow"/>
          </w:rPr>
          <w:delText>R</w:delText>
        </w:r>
        <w:r w:rsidRPr="004B2239" w:rsidDel="00176950">
          <w:rPr>
            <w:highlight w:val="yellow"/>
          </w:rPr>
          <w:delText xml:space="preserve">.target is in the current label set, return </w:delText>
        </w:r>
      </w:del>
      <w:del w:id="20453" w:author="Rev 6 Allen Wirfs-Brock" w:date="2012-02-18T18:55:00Z">
        <w:r w:rsidRPr="004B2239" w:rsidDel="005D7E43">
          <w:rPr>
            <w:highlight w:val="yellow"/>
          </w:rPr>
          <w:delText>(</w:delText>
        </w:r>
      </w:del>
      <w:del w:id="20454" w:author="Rev 6 Allen Wirfs-Brock" w:date="2012-02-18T19:31:00Z">
        <w:r w:rsidRPr="004B2239" w:rsidDel="00176950">
          <w:rPr>
            <w:rFonts w:ascii="Arial" w:hAnsi="Arial" w:cs="Arial"/>
            <w:highlight w:val="yellow"/>
          </w:rPr>
          <w:delText>normal</w:delText>
        </w:r>
        <w:r w:rsidRPr="004B2239" w:rsidDel="00176950">
          <w:rPr>
            <w:highlight w:val="yellow"/>
          </w:rPr>
          <w:delText xml:space="preserve">, </w:delText>
        </w:r>
        <w:r w:rsidRPr="004B2239" w:rsidDel="00176950">
          <w:rPr>
            <w:i/>
            <w:highlight w:val="yellow"/>
          </w:rPr>
          <w:delText>R</w:delText>
        </w:r>
        <w:r w:rsidRPr="004B2239" w:rsidDel="00176950">
          <w:rPr>
            <w:highlight w:val="yellow"/>
          </w:rPr>
          <w:delText xml:space="preserve">.value, </w:delText>
        </w:r>
        <w:r w:rsidRPr="004B2239" w:rsidDel="00176950">
          <w:rPr>
            <w:rFonts w:ascii="Arial" w:hAnsi="Arial" w:cs="Arial"/>
            <w:highlight w:val="yellow"/>
          </w:rPr>
          <w:delText>empty</w:delText>
        </w:r>
        <w:r w:rsidRPr="004B2239" w:rsidDel="00176950">
          <w:rPr>
            <w:highlight w:val="yellow"/>
          </w:rPr>
          <w:delText>).</w:delText>
        </w:r>
      </w:del>
    </w:p>
    <w:p w14:paraId="5C6ADBF8" w14:textId="77777777" w:rsidR="004C02EF" w:rsidRPr="004B2239" w:rsidDel="00176950" w:rsidRDefault="004C02EF" w:rsidP="00AF5499">
      <w:pPr>
        <w:pStyle w:val="Alg2"/>
        <w:numPr>
          <w:ilvl w:val="0"/>
          <w:numId w:val="130"/>
        </w:numPr>
        <w:shd w:val="clear" w:color="auto" w:fill="FFFFFF"/>
        <w:spacing w:after="220"/>
        <w:rPr>
          <w:del w:id="20455" w:author="Rev 6 Allen Wirfs-Brock" w:date="2012-02-18T19:31:00Z"/>
          <w:highlight w:val="yellow"/>
        </w:rPr>
      </w:pPr>
      <w:del w:id="20456" w:author="Rev 6 Allen Wirfs-Brock" w:date="2012-02-18T19:31:00Z">
        <w:r w:rsidRPr="004B2239" w:rsidDel="00176950">
          <w:rPr>
            <w:highlight w:val="yellow"/>
          </w:rPr>
          <w:delText xml:space="preserve">Return </w:delText>
        </w:r>
        <w:r w:rsidRPr="004B2239" w:rsidDel="00176950">
          <w:rPr>
            <w:i/>
            <w:highlight w:val="yellow"/>
          </w:rPr>
          <w:delText>R</w:delText>
        </w:r>
        <w:r w:rsidRPr="004B2239" w:rsidDel="00176950">
          <w:rPr>
            <w:highlight w:val="yellow"/>
          </w:rPr>
          <w:delText>.</w:delText>
        </w:r>
      </w:del>
    </w:p>
    <w:p w14:paraId="0A85A884" w14:textId="77777777" w:rsidR="00FF1DF7" w:rsidRPr="004B2239" w:rsidDel="00176950" w:rsidRDefault="00FF1DF7" w:rsidP="00AF5499">
      <w:pPr>
        <w:pStyle w:val="Note"/>
        <w:shd w:val="clear" w:color="auto" w:fill="FFFFFF"/>
        <w:rPr>
          <w:ins w:id="20457" w:author="Rev 3 Allen Wirfs-Brock" w:date="2011-09-09T15:50:00Z"/>
          <w:del w:id="20458" w:author="Rev 6 Allen Wirfs-Brock" w:date="2012-02-18T19:31:00Z"/>
          <w:highlight w:val="yellow"/>
        </w:rPr>
      </w:pPr>
      <w:ins w:id="20459" w:author="Rev 3 Allen Wirfs-Brock" w:date="2011-09-09T15:50:00Z">
        <w:del w:id="20460" w:author="Rev 6 Allen Wirfs-Brock" w:date="2012-02-18T19:31:00Z">
          <w:r w:rsidRPr="004B2239" w:rsidDel="00176950">
            <w:rPr>
              <w:highlight w:val="yellow"/>
            </w:rPr>
            <w:delText>NOTE</w:delText>
          </w:r>
          <w:r w:rsidRPr="004B2239" w:rsidDel="00176950">
            <w:rPr>
              <w:highlight w:val="yellow"/>
            </w:rPr>
            <w:tab/>
            <w:delText xml:space="preserve">No matter how control leaves the </w:delText>
          </w:r>
          <w:r w:rsidRPr="004B2239" w:rsidDel="00176950">
            <w:rPr>
              <w:rStyle w:val="bnf"/>
              <w:highlight w:val="yellow"/>
            </w:rPr>
            <w:delText>SwitchStatement</w:delText>
          </w:r>
          <w:r w:rsidRPr="004B2239" w:rsidDel="00176950">
            <w:rPr>
              <w:highlight w:val="yellow"/>
            </w:rPr>
            <w:delText xml:space="preserve"> the LexicalEnvironment is always restored to its former state.</w:delText>
          </w:r>
        </w:del>
      </w:ins>
    </w:p>
    <w:p w14:paraId="449E8740" w14:textId="77777777" w:rsidR="005D7E43" w:rsidRDefault="005D7E43" w:rsidP="00052EFC">
      <w:pPr>
        <w:keepNext/>
        <w:rPr>
          <w:ins w:id="20461" w:author="Rev 6 Allen Wirfs-Brock" w:date="2012-02-18T19:01:00Z"/>
          <w:rFonts w:ascii="Helvetica" w:hAnsi="Helvetica"/>
          <w:b/>
          <w:spacing w:val="6"/>
        </w:rPr>
      </w:pPr>
    </w:p>
    <w:p w14:paraId="10B77E0A" w14:textId="77777777" w:rsidR="005D7E43" w:rsidRPr="00FA3203" w:rsidRDefault="005D7E43" w:rsidP="005D7E43">
      <w:pPr>
        <w:ind w:left="360"/>
        <w:rPr>
          <w:ins w:id="20462" w:author="Rev 6 Allen Wirfs-Brock" w:date="2012-02-18T19:01:00Z"/>
        </w:rPr>
      </w:pPr>
      <w:ins w:id="20463" w:author="Rev 6 Allen Wirfs-Brock" w:date="2012-02-18T19:01:00Z">
        <w:r>
          <w:t>W</w:t>
        </w:r>
        <w:r w:rsidRPr="004418C4">
          <w:t xml:space="preserve">ith argument </w:t>
        </w:r>
        <w:r>
          <w:rPr>
            <w:rFonts w:ascii="Times New Roman" w:hAnsi="Times New Roman"/>
            <w:i/>
          </w:rPr>
          <w:t>input</w:t>
        </w:r>
        <w:r>
          <w:t>.</w:t>
        </w:r>
      </w:ins>
    </w:p>
    <w:p w14:paraId="6A6B0CAA" w14:textId="77777777" w:rsidR="004C02EF" w:rsidRPr="00C7794D" w:rsidRDefault="004C02EF" w:rsidP="004C02EF">
      <w:del w:id="20464" w:author="Rev 6 Allen Wirfs-Brock" w:date="2012-02-18T19:01:00Z">
        <w:r w:rsidRPr="00C7794D" w:rsidDel="005D7E43">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del w:id="20465" w:author="Rev 6 Allen Wirfs-Brock" w:date="2012-02-18T19:02:00Z">
        <w:r w:rsidRPr="00C7794D" w:rsidDel="005D7E43">
          <w:delText xml:space="preserve">is given an input parameter, </w:delText>
        </w:r>
        <w:r w:rsidRPr="00C7794D" w:rsidDel="005D7E43">
          <w:rPr>
            <w:rFonts w:ascii="Times New Roman" w:hAnsi="Times New Roman"/>
            <w:i/>
            <w:iCs/>
          </w:rPr>
          <w:delText>input</w:delText>
        </w:r>
        <w:r w:rsidRPr="00C7794D" w:rsidDel="005D7E43">
          <w:delText>, and is evaluated as follows:</w:delText>
        </w:r>
      </w:del>
    </w:p>
    <w:p w14:paraId="27D1B717"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20466"/>
      <w:del w:id="20467" w:author="Rev 6 Allen Wirfs-Brock" w:date="2012-02-18T19:02:00Z">
        <w:r w:rsidRPr="00DA1E6A" w:rsidDel="005D7E43">
          <w:rPr>
            <w:rFonts w:ascii="Times New Roman" w:eastAsia="Times New Roman" w:hAnsi="Times New Roman"/>
            <w:b/>
            <w:spacing w:val="6"/>
            <w:lang w:eastAsia="en-US"/>
          </w:rPr>
          <w:delText>empty</w:delText>
        </w:r>
      </w:del>
      <w:ins w:id="20468" w:author="Rev 6 Allen Wirfs-Brock" w:date="2012-02-18T19:02:00Z">
        <w:r w:rsidR="005D7E43" w:rsidRPr="00DA1E6A">
          <w:rPr>
            <w:rFonts w:ascii="Times New Roman" w:eastAsia="Times New Roman" w:hAnsi="Times New Roman"/>
            <w:b/>
            <w:spacing w:val="6"/>
            <w:lang w:eastAsia="en-US"/>
          </w:rPr>
          <w:t>undefined</w:t>
        </w:r>
        <w:commentRangeEnd w:id="20466"/>
        <w:r w:rsidR="005D7E43">
          <w:rPr>
            <w:rStyle w:val="af3"/>
          </w:rPr>
          <w:commentReference w:id="20466"/>
        </w:r>
      </w:ins>
      <w:r w:rsidRPr="00C7794D">
        <w:rPr>
          <w:rFonts w:ascii="Times New Roman" w:hAnsi="Times New Roman"/>
        </w:rPr>
        <w:t>.</w:t>
      </w:r>
    </w:p>
    <w:p w14:paraId="3369C553"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14:paraId="7BC3BE11"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14:paraId="1F5F85DE"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14:paraId="2E9F5A82"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20469" w:author="Rev 6 Allen Wirfs-Brock" w:date="2012-02-23T13:02:00Z">
        <w:r w:rsidR="00BB752E">
          <w:rPr>
            <w:lang w:eastAsia="en-US"/>
          </w:rPr>
          <w:t>NormalCompletion</w:t>
        </w:r>
        <w:r w:rsidR="00BB752E">
          <w:t>(</w:t>
        </w:r>
      </w:ins>
      <w:del w:id="20470" w:author="Rev 6 Allen Wirfs-Brock" w:date="2012-02-18T19:04:00Z">
        <w:r w:rsidRPr="00C7794D" w:rsidDel="00DA1E6A">
          <w:rPr>
            <w:rFonts w:ascii="Times New Roman" w:hAnsi="Times New Roman"/>
          </w:rPr>
          <w:delText>(</w:delText>
        </w:r>
      </w:del>
      <w:del w:id="20471" w:author="Rev 6 Allen Wirfs-Brock" w:date="2012-02-23T13:02:00Z">
        <w:r w:rsidRPr="00C7794D" w:rsidDel="00BB752E">
          <w:rPr>
            <w:rFonts w:cs="Arial"/>
            <w:bCs/>
          </w:rPr>
          <w:delText>normal</w:delText>
        </w:r>
        <w:r w:rsidRPr="00C7794D" w:rsidDel="00BB752E">
          <w:rPr>
            <w:rFonts w:ascii="Times New Roman" w:hAnsi="Times New Roman"/>
          </w:rPr>
          <w:delText xml:space="preserve">, </w:delText>
        </w:r>
      </w:del>
      <w:r w:rsidRPr="00C7794D">
        <w:rPr>
          <w:rFonts w:ascii="Times New Roman" w:hAnsi="Times New Roman"/>
          <w:i/>
          <w:iCs/>
        </w:rPr>
        <w:t>V</w:t>
      </w:r>
      <w:del w:id="20472" w:author="Rev 6 Allen Wirfs-Brock" w:date="2012-02-23T13:02:00Z">
        <w:r w:rsidRPr="00C7794D" w:rsidDel="00BB752E">
          <w:rPr>
            <w:rFonts w:ascii="Times New Roman" w:hAnsi="Times New Roman"/>
          </w:rPr>
          <w:delText xml:space="preserve">, </w:delText>
        </w:r>
        <w:r w:rsidRPr="00C7794D" w:rsidDel="00BB752E">
          <w:rPr>
            <w:rFonts w:cs="Arial"/>
            <w:bCs/>
          </w:rPr>
          <w:delText>empty</w:delText>
        </w:r>
      </w:del>
      <w:r w:rsidRPr="00C7794D">
        <w:rPr>
          <w:rFonts w:ascii="Times New Roman" w:hAnsi="Times New Roman"/>
        </w:rPr>
        <w:t>).</w:t>
      </w:r>
    </w:p>
    <w:p w14:paraId="3260044B"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28918DA2" w14:textId="77777777" w:rsidR="00DA1E6A" w:rsidRDefault="00DA1E6A" w:rsidP="00DA1E6A">
      <w:pPr>
        <w:pStyle w:val="Alg2"/>
        <w:numPr>
          <w:ilvl w:val="1"/>
          <w:numId w:val="131"/>
        </w:numPr>
        <w:contextualSpacing/>
        <w:rPr>
          <w:ins w:id="20473" w:author="Rev 6 Allen Wirfs-Brock" w:date="2012-02-18T19:07:00Z"/>
        </w:rPr>
      </w:pPr>
      <w:ins w:id="20474" w:author="Rev 6 Allen Wirfs-Brock" w:date="2012-02-18T19:07:00Z">
        <w:r>
          <w:t xml:space="preserve">If </w:t>
        </w:r>
      </w:ins>
      <w:ins w:id="20475" w:author="Rev 6 Allen Wirfs-Brock" w:date="2012-02-18T19:08:00Z">
        <w:r w:rsidRPr="00C7794D">
          <w:rPr>
            <w:i/>
          </w:rPr>
          <w:t>clauseSelector</w:t>
        </w:r>
        <w:r w:rsidRPr="00C7794D">
          <w:t xml:space="preserve"> </w:t>
        </w:r>
      </w:ins>
      <w:ins w:id="20476" w:author="Rev 6 Allen Wirfs-Brock" w:date="2012-02-18T19:07:00Z">
        <w:r>
          <w:t xml:space="preserve">is an abrupt completion, return </w:t>
        </w:r>
      </w:ins>
      <w:ins w:id="20477" w:author="Rev 6 Allen Wirfs-Brock" w:date="2012-02-18T19:09:00Z">
        <w:r w:rsidRPr="00C7794D">
          <w:rPr>
            <w:i/>
          </w:rPr>
          <w:t>clauseSelector</w:t>
        </w:r>
      </w:ins>
      <w:ins w:id="20478" w:author="Rev 6 Allen Wirfs-Brock" w:date="2012-02-18T19:07:00Z">
        <w:r>
          <w:t>.</w:t>
        </w:r>
      </w:ins>
    </w:p>
    <w:p w14:paraId="72F35844"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20479" w:author="Rev 3 Allen Wirfs-Brock" w:date="2011-09-10T14:50:00Z">
        <w:r w:rsidR="00E70606" w:rsidRPr="00C7794D">
          <w:rPr>
            <w:rFonts w:ascii="Times New Roman" w:hAnsi="Times New Roman"/>
          </w:rPr>
          <w:t>Strict Equality Comparision Algorithm (11.9.</w:t>
        </w:r>
        <w:del w:id="20480" w:author="Rev 4 Allen Wirfs-Brock" w:date="2011-10-15T13:05:00Z">
          <w:r w:rsidR="00E70606" w:rsidRPr="00C7794D" w:rsidDel="00E5271E">
            <w:rPr>
              <w:rFonts w:ascii="Times New Roman" w:hAnsi="Times New Roman"/>
            </w:rPr>
            <w:delText>6</w:delText>
          </w:r>
        </w:del>
      </w:ins>
      <w:ins w:id="20481" w:author="Rev 4 Allen Wirfs-Brock" w:date="2011-10-15T13:05:00Z">
        <w:r w:rsidR="00E5271E" w:rsidRPr="00C7794D">
          <w:rPr>
            <w:rFonts w:ascii="Times New Roman" w:hAnsi="Times New Roman"/>
          </w:rPr>
          <w:t>1</w:t>
        </w:r>
      </w:ins>
      <w:ins w:id="20482" w:author="Rev 3 Allen Wirfs-Brock" w:date="2011-09-10T14:51:00Z">
        <w:r w:rsidR="00E70606" w:rsidRPr="00C7794D">
          <w:rPr>
            <w:rFonts w:ascii="Times New Roman" w:hAnsi="Times New Roman"/>
          </w:rPr>
          <w:t>)</w:t>
        </w:r>
      </w:ins>
      <w:del w:id="20483" w:author="Rev 4 Allen Wirfs-Brock" w:date="2011-10-15T13:05:00Z">
        <w:r w:rsidRPr="00C7794D" w:rsidDel="00E5271E">
          <w:rPr>
            <w:rFonts w:ascii="Courier New" w:hAnsi="Courier New" w:cs="Courier New"/>
          </w:rPr>
          <w:delText>===</w:delText>
        </w:r>
        <w:r w:rsidRPr="00C7794D" w:rsidDel="00E5271E">
          <w:rPr>
            <w:rFonts w:ascii="Times New Roman" w:hAnsi="Times New Roman"/>
          </w:rPr>
          <w:delText xml:space="preserve"> operator</w:delText>
        </w:r>
      </w:del>
      <w:r w:rsidRPr="00C7794D">
        <w:rPr>
          <w:rFonts w:ascii="Times New Roman" w:hAnsi="Times New Roman"/>
        </w:rPr>
        <w:t>, then</w:t>
      </w:r>
    </w:p>
    <w:p w14:paraId="7C8E0F6D"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14:paraId="70F2C9FF"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2D3C3027"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79100D06"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w:t>
      </w:r>
      <w:r w:rsidRPr="00C7794D">
        <w:rPr>
          <w:rFonts w:ascii="Times New Roman" w:hAnsi="Times New Roman"/>
          <w:i/>
          <w:iCs/>
        </w:rPr>
        <w:t xml:space="preserve"> R</w:t>
      </w:r>
      <w:r w:rsidRPr="00C7794D">
        <w:rPr>
          <w:rFonts w:ascii="Times New Roman" w:hAnsi="Times New Roman"/>
        </w:rPr>
        <w:t>.</w:t>
      </w:r>
    </w:p>
    <w:p w14:paraId="77D09C9B"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0484" w:author="Rev 6 Allen Wirfs-Brock" w:date="2012-02-18T19:10:00Z">
        <w:r w:rsidR="00DA1E6A">
          <w:rPr>
            <w:rFonts w:ascii="Times New Roman" w:hAnsi="Times New Roman"/>
          </w:rPr>
          <w:t>[[</w:t>
        </w:r>
      </w:ins>
      <w:r w:rsidRPr="00C7794D">
        <w:rPr>
          <w:rFonts w:ascii="Times New Roman" w:hAnsi="Times New Roman"/>
        </w:rPr>
        <w:t>value</w:t>
      </w:r>
      <w:ins w:id="20485" w:author="Rev 6 Allen Wirfs-Brock" w:date="2012-02-18T19:10:00Z">
        <w:r w:rsidR="00DA1E6A">
          <w:rPr>
            <w:rFonts w:ascii="Times New Roman" w:hAnsi="Times New Roman"/>
          </w:rPr>
          <w:t>]]</w:t>
        </w:r>
      </w:ins>
      <w:r w:rsidRPr="00C7794D">
        <w:rPr>
          <w:rFonts w:ascii="Times New Roman" w:hAnsi="Times New Roman"/>
        </w:rPr>
        <w:t>.</w:t>
      </w:r>
    </w:p>
    <w:p w14:paraId="1914E936"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14:paraId="52437CAE"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20486" w:author="Rev 6 Allen Wirfs-Brock" w:date="2012-02-23T13:03:00Z">
        <w:r w:rsidR="00BB752E">
          <w:rPr>
            <w:lang w:eastAsia="en-US"/>
          </w:rPr>
          <w:t>NormalCompletion</w:t>
        </w:r>
        <w:r w:rsidR="00BB752E">
          <w:t>(</w:t>
        </w:r>
      </w:ins>
      <w:del w:id="20487" w:author="Rev 6 Allen Wirfs-Brock" w:date="2012-02-18T19:11:00Z">
        <w:r w:rsidRPr="00C7794D" w:rsidDel="00DA1E6A">
          <w:rPr>
            <w:rFonts w:ascii="Times New Roman" w:hAnsi="Times New Roman"/>
            <w:b/>
            <w:bCs/>
          </w:rPr>
          <w:delText>(</w:delText>
        </w:r>
      </w:del>
      <w:del w:id="20488" w:author="Rev 6 Allen Wirfs-Brock" w:date="2012-02-23T13:03:00Z">
        <w:r w:rsidRPr="00C7794D" w:rsidDel="00BB752E">
          <w:rPr>
            <w:rFonts w:cs="Arial"/>
            <w:bCs/>
          </w:rPr>
          <w:delText>normal</w:delText>
        </w:r>
        <w:r w:rsidRPr="00C7794D" w:rsidDel="00BB752E">
          <w:rPr>
            <w:rFonts w:ascii="Times New Roman" w:hAnsi="Times New Roman"/>
          </w:rPr>
          <w:delText>,</w:delText>
        </w:r>
        <w:r w:rsidRPr="00C7794D" w:rsidDel="00BB752E">
          <w:rPr>
            <w:rFonts w:ascii="Times New Roman" w:hAnsi="Times New Roman"/>
            <w:i/>
            <w:iCs/>
          </w:rPr>
          <w:delText xml:space="preserve"> </w:delText>
        </w:r>
      </w:del>
      <w:r w:rsidRPr="00C7794D">
        <w:rPr>
          <w:rFonts w:ascii="Times New Roman" w:hAnsi="Times New Roman"/>
          <w:i/>
          <w:iCs/>
        </w:rPr>
        <w:t>V</w:t>
      </w:r>
      <w:del w:id="20489" w:author="Rev 6 Allen Wirfs-Brock" w:date="2012-02-23T13:03:00Z">
        <w:r w:rsidRPr="00C7794D" w:rsidDel="00BB752E">
          <w:rPr>
            <w:rFonts w:ascii="Times New Roman" w:hAnsi="Times New Roman"/>
          </w:rPr>
          <w:delText>,</w:delText>
        </w:r>
        <w:r w:rsidRPr="00C7794D" w:rsidDel="00BB752E">
          <w:rPr>
            <w:rFonts w:ascii="Times New Roman" w:hAnsi="Times New Roman"/>
            <w:b/>
            <w:bCs/>
          </w:rPr>
          <w:delText xml:space="preserve"> </w:delText>
        </w:r>
        <w:r w:rsidRPr="00C7794D" w:rsidDel="00BB752E">
          <w:rPr>
            <w:rFonts w:cs="Arial"/>
            <w:bCs/>
          </w:rPr>
          <w:delText>empty</w:delText>
        </w:r>
      </w:del>
      <w:r w:rsidRPr="00C7794D">
        <w:rPr>
          <w:rFonts w:ascii="Times New Roman" w:hAnsi="Times New Roman"/>
        </w:rPr>
        <w:t>).</w:t>
      </w:r>
    </w:p>
    <w:p w14:paraId="021304AB"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2EA6C55A"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4EEDCE23"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20490" w:author="Rev 6 Allen Wirfs-Brock" w:date="2012-02-18T19:12:00Z">
        <w:r w:rsidR="00DA1E6A">
          <w:rPr>
            <w:rFonts w:ascii="Times New Roman" w:hAnsi="Times New Roman"/>
          </w:rPr>
          <w:t>[[</w:t>
        </w:r>
      </w:ins>
      <w:r w:rsidRPr="00C7794D">
        <w:rPr>
          <w:rFonts w:ascii="Times New Roman" w:hAnsi="Times New Roman"/>
        </w:rPr>
        <w:t>value</w:t>
      </w:r>
      <w:ins w:id="20491" w:author="Rev 6 Allen Wirfs-Brock" w:date="2012-02-18T19:12:00Z">
        <w:r w:rsidR="00DA1E6A">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0492" w:author="Rev 6 Allen Wirfs-Brock" w:date="2012-02-18T19:23:00Z">
        <w:r w:rsidR="00E3118B">
          <w:rPr>
            <w:rFonts w:ascii="Times New Roman" w:hAnsi="Times New Roman"/>
          </w:rPr>
          <w:t>[[</w:t>
        </w:r>
      </w:ins>
      <w:r w:rsidRPr="00C7794D">
        <w:rPr>
          <w:rFonts w:ascii="Times New Roman" w:hAnsi="Times New Roman"/>
        </w:rPr>
        <w:t>value</w:t>
      </w:r>
      <w:ins w:id="20493" w:author="Rev 6 Allen Wirfs-Brock" w:date="2012-02-18T19:23:00Z">
        <w:r w:rsidR="00E3118B">
          <w:rPr>
            <w:rFonts w:ascii="Times New Roman" w:hAnsi="Times New Roman"/>
          </w:rPr>
          <w:t>]]</w:t>
        </w:r>
      </w:ins>
      <w:r w:rsidRPr="00C7794D">
        <w:rPr>
          <w:rFonts w:ascii="Times New Roman" w:hAnsi="Times New Roman"/>
        </w:rPr>
        <w:t>.</w:t>
      </w:r>
    </w:p>
    <w:p w14:paraId="1409E74A" w14:textId="77777777"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ins w:id="20494" w:author="Rev 6 Allen Wirfs-Brock" w:date="2012-02-18T19:28:00Z">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ins>
      <w:del w:id="20495" w:author="Rev 6 Allen Wirfs-Brock" w:date="2012-02-18T19:28:00Z">
        <w:r w:rsidRPr="00C7794D" w:rsidDel="00176950">
          <w:rPr>
            <w:rFonts w:ascii="Times New Roman" w:hAnsi="Times New Roman"/>
            <w:i/>
            <w:iCs/>
          </w:rPr>
          <w:delText>(</w:delText>
        </w:r>
      </w:del>
      <w:r w:rsidRPr="00C7794D">
        <w:rPr>
          <w:rFonts w:ascii="Times New Roman" w:hAnsi="Times New Roman"/>
          <w:i/>
          <w:iCs/>
        </w:rPr>
        <w:t>R</w:t>
      </w:r>
      <w:r w:rsidRPr="00C7794D">
        <w:rPr>
          <w:rFonts w:ascii="Times New Roman" w:hAnsi="Times New Roman"/>
        </w:rPr>
        <w:t>.</w:t>
      </w:r>
      <w:ins w:id="20496" w:author="Rev 6 Allen Wirfs-Brock" w:date="2012-02-18T19:28:00Z">
        <w:r w:rsidR="00176950">
          <w:rPr>
            <w:rFonts w:ascii="Times New Roman" w:hAnsi="Times New Roman"/>
          </w:rPr>
          <w:t>[[</w:t>
        </w:r>
      </w:ins>
      <w:r w:rsidRPr="00C7794D">
        <w:rPr>
          <w:rFonts w:ascii="Times New Roman" w:hAnsi="Times New Roman"/>
        </w:rPr>
        <w:t>type</w:t>
      </w:r>
      <w:ins w:id="20497" w:author="Rev 6 Allen Wirfs-Brock" w:date="2012-02-18T19:28:00Z">
        <w:r w:rsidR="00176950">
          <w:rPr>
            <w:rFonts w:ascii="Times New Roman" w:hAnsi="Times New Roman"/>
          </w:rPr>
          <w:t>]]</w:t>
        </w:r>
      </w:ins>
      <w:r w:rsidRPr="00C7794D">
        <w:rPr>
          <w:rFonts w:ascii="Times New Roman" w:hAnsi="Times New Roman"/>
        </w:rPr>
        <w:t>,</w:t>
      </w:r>
      <w:r w:rsidRPr="00C7794D">
        <w:rPr>
          <w:rFonts w:ascii="Times New Roman" w:hAnsi="Times New Roman"/>
          <w:i/>
          <w:iCs/>
        </w:rPr>
        <w:t xml:space="preserve"> </w:t>
      </w:r>
      <w:ins w:id="20498" w:author="Rev 6 Allen Wirfs-Brock" w:date="2012-02-18T19:28:00Z">
        <w:r w:rsidR="00176950" w:rsidRPr="0027695A">
          <w:rPr>
            <w:rFonts w:ascii="Times New Roman" w:hAnsi="Times New Roman"/>
          </w:rPr>
          <w:t>[[value]]:</w:t>
        </w:r>
        <w:r w:rsidR="00176950">
          <w:t xml:space="preserve"> </w:t>
        </w:r>
        <w:r w:rsidR="00176950" w:rsidRPr="00675312">
          <w:rPr>
            <w:i/>
          </w:rPr>
          <w:t xml:space="preserve"> </w:t>
        </w:r>
      </w:ins>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ins w:id="20499" w:author="Rev 6 Allen Wirfs-Brock" w:date="2012-02-18T19:28:00Z">
        <w:r w:rsidR="00176950" w:rsidRPr="0027695A">
          <w:rPr>
            <w:rFonts w:ascii="Times New Roman" w:hAnsi="Times New Roman"/>
          </w:rPr>
          <w:t>[[target]]:</w:t>
        </w:r>
        <w:r w:rsidR="00176950">
          <w:t xml:space="preserve"> </w:t>
        </w:r>
        <w:r w:rsidR="00176950" w:rsidRPr="00675312">
          <w:rPr>
            <w:i/>
          </w:rPr>
          <w:t xml:space="preserve"> </w:t>
        </w:r>
      </w:ins>
      <w:r w:rsidRPr="00C7794D">
        <w:rPr>
          <w:rFonts w:ascii="Times New Roman" w:hAnsi="Times New Roman"/>
          <w:i/>
          <w:iCs/>
        </w:rPr>
        <w:t>R</w:t>
      </w:r>
      <w:r w:rsidRPr="00C7794D">
        <w:rPr>
          <w:rFonts w:ascii="Times New Roman" w:hAnsi="Times New Roman"/>
        </w:rPr>
        <w:t>.</w:t>
      </w:r>
      <w:ins w:id="20500" w:author="Rev 6 Allen Wirfs-Brock" w:date="2012-02-18T19:28:00Z">
        <w:r w:rsidR="00176950">
          <w:rPr>
            <w:rFonts w:ascii="Times New Roman" w:hAnsi="Times New Roman"/>
          </w:rPr>
          <w:t>[[</w:t>
        </w:r>
      </w:ins>
      <w:r w:rsidRPr="00C7794D">
        <w:rPr>
          <w:rFonts w:ascii="Times New Roman" w:hAnsi="Times New Roman"/>
        </w:rPr>
        <w:t>target</w:t>
      </w:r>
      <w:del w:id="20501" w:author="Rev 6 Allen Wirfs-Brock" w:date="2012-02-18T19:56:00Z">
        <w:r w:rsidRPr="00C7794D" w:rsidDel="002177F1">
          <w:rPr>
            <w:rFonts w:ascii="Times New Roman" w:hAnsi="Times New Roman"/>
          </w:rPr>
          <w:delText>).</w:delText>
        </w:r>
      </w:del>
      <w:ins w:id="20502" w:author="Rev 6 Allen Wirfs-Brock" w:date="2012-02-18T19:56:00Z">
        <w:r w:rsidR="002177F1">
          <w:rPr>
            <w:rFonts w:ascii="Times New Roman" w:hAnsi="Times New Roman"/>
          </w:rPr>
          <w:t>]]}</w:t>
        </w:r>
        <w:r w:rsidR="002177F1" w:rsidRPr="00C7794D">
          <w:rPr>
            <w:rFonts w:ascii="Times New Roman" w:hAnsi="Times New Roman"/>
          </w:rPr>
          <w:t>.</w:t>
        </w:r>
      </w:ins>
    </w:p>
    <w:p w14:paraId="5AFABBCD" w14:textId="77777777" w:rsidR="004C02EF" w:rsidRPr="00C7794D" w:rsidRDefault="004C02EF" w:rsidP="004C02EF">
      <w:del w:id="20503" w:author="Rev 6 Allen Wirfs-Brock" w:date="2012-02-18T19:30:00Z">
        <w:r w:rsidRPr="00C7794D" w:rsidDel="00176950">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del w:id="20504" w:author="Rev 6 Allen Wirfs-Brock" w:date="2012-02-18T19:30:00Z">
        <w:r w:rsidRPr="00C7794D" w:rsidDel="00176950">
          <w:delText xml:space="preserve">is given an input parameter, </w:delText>
        </w:r>
        <w:r w:rsidRPr="00C7794D" w:rsidDel="00176950">
          <w:rPr>
            <w:rFonts w:ascii="Times New Roman" w:hAnsi="Times New Roman"/>
            <w:i/>
            <w:iCs/>
          </w:rPr>
          <w:delText>input</w:delText>
        </w:r>
        <w:r w:rsidRPr="00C7794D" w:rsidDel="00176950">
          <w:delText>, and is evaluated as follows:</w:delText>
        </w:r>
      </w:del>
    </w:p>
    <w:p w14:paraId="600390F8"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ins w:id="20505" w:author="Rev 6 Allen Wirfs-Brock" w:date="2012-02-18T19:33:00Z">
        <w:r w:rsidR="00176950" w:rsidRPr="00DA1E6A">
          <w:rPr>
            <w:rFonts w:ascii="Times New Roman" w:eastAsia="Times New Roman" w:hAnsi="Times New Roman"/>
            <w:b/>
            <w:spacing w:val="6"/>
            <w:lang w:eastAsia="en-US"/>
          </w:rPr>
          <w:t>undefined</w:t>
        </w:r>
        <w:r w:rsidR="00176950">
          <w:rPr>
            <w:rStyle w:val="af3"/>
          </w:rPr>
          <w:commentReference w:id="20506"/>
        </w:r>
        <w:r w:rsidR="00176950" w:rsidRPr="00C7794D">
          <w:rPr>
            <w:rFonts w:ascii="Times New Roman" w:hAnsi="Times New Roman"/>
          </w:rPr>
          <w:t>.</w:t>
        </w:r>
      </w:ins>
      <w:del w:id="20507" w:author="Rev 6 Allen Wirfs-Brock" w:date="2012-02-18T19:33:00Z">
        <w:r w:rsidRPr="00C7794D" w:rsidDel="00176950">
          <w:rPr>
            <w:rFonts w:cs="Arial"/>
            <w:bCs/>
          </w:rPr>
          <w:delText>empty</w:delText>
        </w:r>
      </w:del>
      <w:r w:rsidRPr="00C7794D">
        <w:rPr>
          <w:rFonts w:ascii="Times New Roman" w:hAnsi="Times New Roman"/>
        </w:rPr>
        <w:t>.</w:t>
      </w:r>
    </w:p>
    <w:p w14:paraId="03DD70B6"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14:paraId="613997D5" w14:textId="77777777" w:rsidR="004C02EF" w:rsidRPr="00C7794D" w:rsidDel="00D237FD" w:rsidRDefault="004C02EF" w:rsidP="00C47E72">
      <w:pPr>
        <w:numPr>
          <w:ilvl w:val="0"/>
          <w:numId w:val="132"/>
        </w:numPr>
        <w:spacing w:after="120" w:line="240" w:lineRule="auto"/>
        <w:contextualSpacing/>
        <w:jc w:val="left"/>
        <w:rPr>
          <w:del w:id="20508" w:author="Rev 8 Allen Wirfs-Brock" w:date="2012-05-10T13:10:00Z"/>
          <w:rFonts w:ascii="Times New Roman" w:hAnsi="Times New Roman"/>
        </w:rPr>
      </w:pPr>
      <w:del w:id="20509" w:author="Rev 8 Allen Wirfs-Brock" w:date="2012-05-10T13:10:00Z">
        <w:r w:rsidRPr="00C7794D" w:rsidDel="00D237FD">
          <w:rPr>
            <w:rFonts w:ascii="Times New Roman" w:hAnsi="Times New Roman"/>
          </w:rPr>
          <w:delText xml:space="preserve">Let </w:delText>
        </w:r>
        <w:r w:rsidRPr="00C7794D" w:rsidDel="00D237FD">
          <w:rPr>
            <w:rFonts w:ascii="Times New Roman" w:hAnsi="Times New Roman"/>
            <w:i/>
            <w:iCs/>
          </w:rPr>
          <w:delText>B</w:delText>
        </w:r>
        <w:r w:rsidRPr="00C7794D" w:rsidDel="00D237FD">
          <w:rPr>
            <w:rFonts w:ascii="Times New Roman" w:hAnsi="Times New Roman"/>
          </w:rPr>
          <w:delText xml:space="preserve"> be the list of </w:delText>
        </w:r>
        <w:r w:rsidRPr="00C7794D" w:rsidDel="00D237FD">
          <w:rPr>
            <w:rFonts w:ascii="Times New Roman" w:hAnsi="Times New Roman"/>
            <w:i/>
          </w:rPr>
          <w:delText>CaseClause</w:delText>
        </w:r>
        <w:r w:rsidRPr="00C7794D" w:rsidDel="00D237FD">
          <w:rPr>
            <w:rFonts w:ascii="Times New Roman" w:hAnsi="Times New Roman"/>
          </w:rPr>
          <w:delText xml:space="preserve"> items in the second </w:delText>
        </w:r>
        <w:r w:rsidRPr="00C7794D" w:rsidDel="00D237FD">
          <w:rPr>
            <w:rFonts w:ascii="Times New Roman" w:hAnsi="Times New Roman"/>
            <w:i/>
          </w:rPr>
          <w:delText>CaseClauses</w:delText>
        </w:r>
        <w:r w:rsidRPr="00C7794D" w:rsidDel="00D237FD">
          <w:rPr>
            <w:rFonts w:ascii="Times New Roman" w:hAnsi="Times New Roman"/>
          </w:rPr>
          <w:delText>, in source text order.</w:delText>
        </w:r>
      </w:del>
    </w:p>
    <w:p w14:paraId="7982BC8A"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2787E522"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14:paraId="236E0B84"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14:paraId="4FBC8957" w14:textId="77777777"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del w:id="20510" w:author="Rev 8 Allen Wirfs-Brock" w:date="2012-05-10T14:15:00Z">
        <w:r w:rsidRPr="00C7794D" w:rsidDel="008B44E0">
          <w:rPr>
            <w:rFonts w:ascii="Times New Roman" w:hAnsi="Times New Roman"/>
          </w:rPr>
          <w:delText xml:space="preserve">evaluating </w:delText>
        </w:r>
      </w:del>
      <w:ins w:id="20511" w:author="Rev 8 Allen Wirfs-Brock" w:date="2012-05-10T14:15:00Z">
        <w:r w:rsidR="008B44E0">
          <w:rPr>
            <w:rFonts w:ascii="Times New Roman" w:hAnsi="Times New Roman"/>
          </w:rPr>
          <w:t>Case Selector Evaluation of</w:t>
        </w:r>
        <w:r w:rsidR="008B44E0" w:rsidRPr="00C7794D">
          <w:rPr>
            <w:rFonts w:ascii="Times New Roman" w:hAnsi="Times New Roman"/>
          </w:rPr>
          <w:t xml:space="preserve"> </w:t>
        </w:r>
      </w:ins>
      <w:r w:rsidRPr="00C7794D">
        <w:rPr>
          <w:rFonts w:ascii="Times New Roman" w:hAnsi="Times New Roman"/>
          <w:i/>
          <w:iCs/>
        </w:rPr>
        <w:t>C</w:t>
      </w:r>
      <w:r w:rsidRPr="00C7794D">
        <w:rPr>
          <w:rFonts w:ascii="Times New Roman" w:hAnsi="Times New Roman"/>
        </w:rPr>
        <w:t>.</w:t>
      </w:r>
    </w:p>
    <w:p w14:paraId="0EEDA5E6" w14:textId="77777777" w:rsidR="00980260" w:rsidRDefault="00B467AC" w:rsidP="00980260">
      <w:pPr>
        <w:pStyle w:val="Alg2"/>
        <w:numPr>
          <w:ilvl w:val="2"/>
          <w:numId w:val="132"/>
        </w:numPr>
        <w:contextualSpacing/>
        <w:rPr>
          <w:ins w:id="20512" w:author="Rev 6 Allen Wirfs-Brock" w:date="2012-02-18T19:48:00Z"/>
        </w:rPr>
      </w:pPr>
      <w:ins w:id="20513" w:author="Rev 6 Allen Wirfs-Brock" w:date="2012-02-18T19:35:00Z">
        <w:r>
          <w:t xml:space="preserve">If </w:t>
        </w:r>
        <w:r w:rsidRPr="00C7794D">
          <w:rPr>
            <w:i/>
          </w:rPr>
          <w:t>clauseSelector</w:t>
        </w:r>
        <w:r w:rsidRPr="00C7794D">
          <w:t xml:space="preserve"> </w:t>
        </w:r>
        <w:r>
          <w:t xml:space="preserve">is an abrupt completion, </w:t>
        </w:r>
      </w:ins>
      <w:ins w:id="20514" w:author="Rev 6 Allen Wirfs-Brock" w:date="2012-02-18T19:48:00Z">
        <w:r w:rsidR="00980260">
          <w:t>then</w:t>
        </w:r>
      </w:ins>
    </w:p>
    <w:p w14:paraId="4E02337C" w14:textId="77777777" w:rsidR="00980260" w:rsidRDefault="00980260" w:rsidP="00980260">
      <w:pPr>
        <w:pStyle w:val="Alg2"/>
        <w:numPr>
          <w:ilvl w:val="3"/>
          <w:numId w:val="132"/>
        </w:numPr>
        <w:contextualSpacing/>
        <w:rPr>
          <w:ins w:id="20515" w:author="Rev 6 Allen Wirfs-Brock" w:date="2012-02-18T19:48:00Z"/>
        </w:rPr>
      </w:pPr>
      <w:ins w:id="20516" w:author="Rev 6 Allen Wirfs-Brock" w:date="2012-02-18T19:48:00Z">
        <w:r>
          <w:t xml:space="preserve">If </w:t>
        </w:r>
        <w:r w:rsidRPr="00980260">
          <w:rPr>
            <w:i/>
          </w:rPr>
          <w:t>clauseSelector</w:t>
        </w:r>
        <w:r>
          <w:t xml:space="preserve">.[[value]] is </w:t>
        </w:r>
      </w:ins>
      <w:ins w:id="20517" w:author="Rev 6 Allen Wirfs-Brock" w:date="2012-02-18T19:49:00Z">
        <w:r w:rsidRPr="00980260">
          <w:rPr>
            <w:rFonts w:ascii="Arial" w:hAnsi="Arial" w:cs="Arial"/>
            <w:bCs/>
          </w:rPr>
          <w:t>empty</w:t>
        </w:r>
        <w:r>
          <w:t>,</w:t>
        </w:r>
      </w:ins>
      <w:ins w:id="20518" w:author="Rev 6 Allen Wirfs-Brock" w:date="2012-02-18T19:50:00Z">
        <w:r>
          <w:t xml:space="preserve"> </w:t>
        </w:r>
      </w:ins>
      <w:ins w:id="20519" w:author="Rev 6 Allen Wirfs-Brock" w:date="2012-02-18T19:49:00Z">
        <w:r w:rsidRPr="00C7794D">
          <w:t>then</w:t>
        </w:r>
      </w:ins>
      <w:ins w:id="20520" w:author="Rev 6 Allen Wirfs-Brock" w:date="2012-02-18T19:51:00Z">
        <w:r>
          <w:t xml:space="preserve"> return</w:t>
        </w:r>
      </w:ins>
      <w:ins w:id="20521" w:author="Rev 6 Allen Wirfs-Brock" w:date="2012-02-18T19:49:00Z">
        <w:r>
          <w:t xml:space="preserve"> </w:t>
        </w:r>
      </w:ins>
      <w:ins w:id="20522" w:author="Rev 6 Allen Wirfs-Brock" w:date="2012-02-18T19:50:00Z">
        <w:r w:rsidRPr="006A5E27">
          <w:t>Completion</w:t>
        </w:r>
        <w:r>
          <w:t xml:space="preserve"> {[[type]]: </w:t>
        </w:r>
      </w:ins>
      <w:ins w:id="20523" w:author="Rev 6 Allen Wirfs-Brock" w:date="2012-02-18T19:51:00Z">
        <w:r w:rsidRPr="006A5E27">
          <w:rPr>
            <w:i/>
          </w:rPr>
          <w:t>clauseSelector</w:t>
        </w:r>
      </w:ins>
      <w:ins w:id="20524" w:author="Rev 6 Allen Wirfs-Brock" w:date="2012-02-18T19:50:00Z">
        <w:r w:rsidRPr="00C7794D">
          <w:t>.</w:t>
        </w:r>
        <w:r>
          <w:t>[[</w:t>
        </w:r>
        <w:r w:rsidRPr="00C7794D">
          <w:t>type</w:t>
        </w:r>
        <w:r>
          <w:t>]]</w:t>
        </w:r>
        <w:r w:rsidRPr="00C7794D">
          <w:t>,</w:t>
        </w:r>
        <w:r w:rsidRPr="00C7794D">
          <w:rPr>
            <w:i/>
            <w:iCs/>
          </w:rPr>
          <w:t xml:space="preserve"> </w:t>
        </w:r>
        <w:r>
          <w:t xml:space="preserve">[[value]]: </w:t>
        </w:r>
        <w:r w:rsidRPr="00675312">
          <w:rPr>
            <w:i/>
          </w:rPr>
          <w:t xml:space="preserve"> </w:t>
        </w:r>
      </w:ins>
      <w:ins w:id="20525" w:author="Rev 6 Allen Wirfs-Brock" w:date="2012-02-18T19:51:00Z">
        <w:r>
          <w:rPr>
            <w:b/>
            <w:iCs/>
          </w:rPr>
          <w:t>undefined</w:t>
        </w:r>
      </w:ins>
      <w:ins w:id="20526" w:author="Rev 6 Allen Wirfs-Brock" w:date="2012-02-18T19:50:00Z">
        <w:r w:rsidRPr="00C7794D">
          <w:t>,</w:t>
        </w:r>
        <w:r w:rsidRPr="00C7794D">
          <w:rPr>
            <w:i/>
            <w:iCs/>
          </w:rPr>
          <w:t xml:space="preserve"> </w:t>
        </w:r>
        <w:r>
          <w:t xml:space="preserve">[[target]]: </w:t>
        </w:r>
        <w:r w:rsidRPr="00675312">
          <w:rPr>
            <w:i/>
          </w:rPr>
          <w:t xml:space="preserve"> </w:t>
        </w:r>
      </w:ins>
      <w:ins w:id="20527" w:author="Rev 6 Allen Wirfs-Brock" w:date="2012-02-18T19:51:00Z">
        <w:r w:rsidRPr="006A5E27">
          <w:rPr>
            <w:i/>
          </w:rPr>
          <w:t>clauseSelector</w:t>
        </w:r>
      </w:ins>
      <w:ins w:id="20528" w:author="Rev 6 Allen Wirfs-Brock" w:date="2012-02-18T19:50:00Z">
        <w:r w:rsidRPr="00C7794D">
          <w:t>.</w:t>
        </w:r>
        <w:r>
          <w:t>[[</w:t>
        </w:r>
        <w:r w:rsidRPr="00C7794D">
          <w:t>target</w:t>
        </w:r>
        <w:r>
          <w:t>]]</w:t>
        </w:r>
      </w:ins>
      <w:ins w:id="20529" w:author="Rev 6 Allen Wirfs-Brock" w:date="2012-02-18T19:56:00Z">
        <w:r w:rsidR="002177F1">
          <w:t>}</w:t>
        </w:r>
      </w:ins>
      <w:ins w:id="20530" w:author="Rev 6 Allen Wirfs-Brock" w:date="2012-02-18T19:50:00Z">
        <w:r w:rsidRPr="00C7794D">
          <w:t>.</w:t>
        </w:r>
      </w:ins>
    </w:p>
    <w:p w14:paraId="457DE819" w14:textId="77777777" w:rsidR="00B467AC" w:rsidRDefault="00980260" w:rsidP="00980260">
      <w:pPr>
        <w:pStyle w:val="Alg2"/>
        <w:numPr>
          <w:ilvl w:val="3"/>
          <w:numId w:val="132"/>
        </w:numPr>
        <w:contextualSpacing/>
        <w:rPr>
          <w:ins w:id="20531" w:author="Rev 6 Allen Wirfs-Brock" w:date="2012-02-18T19:35:00Z"/>
        </w:rPr>
      </w:pPr>
      <w:ins w:id="20532" w:author="Rev 6 Allen Wirfs-Brock" w:date="2012-02-18T19:52:00Z">
        <w:r>
          <w:t xml:space="preserve">Else, </w:t>
        </w:r>
      </w:ins>
      <w:ins w:id="20533" w:author="Rev 6 Allen Wirfs-Brock" w:date="2012-02-18T19:35:00Z">
        <w:r w:rsidR="00B467AC">
          <w:t xml:space="preserve">return </w:t>
        </w:r>
        <w:r w:rsidR="00B467AC" w:rsidRPr="00C7794D">
          <w:rPr>
            <w:i/>
          </w:rPr>
          <w:t>clauseSelector</w:t>
        </w:r>
        <w:r w:rsidR="00B467AC">
          <w:t>.</w:t>
        </w:r>
      </w:ins>
    </w:p>
    <w:p w14:paraId="0A3DEEF0"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20534" w:author="Rev 3 Allen Wirfs-Brock" w:date="2011-09-10T14:53:00Z">
        <w:r w:rsidR="00422AC0" w:rsidRPr="00C7794D">
          <w:rPr>
            <w:rFonts w:ascii="Times New Roman" w:hAnsi="Times New Roman"/>
          </w:rPr>
          <w:t>Strict Equality Comparision Algorithm (11.9.</w:t>
        </w:r>
        <w:del w:id="20535" w:author="Rev 4 Allen Wirfs-Brock" w:date="2011-10-15T13:04:00Z">
          <w:r w:rsidR="00422AC0" w:rsidRPr="00C7794D" w:rsidDel="00E5271E">
            <w:rPr>
              <w:rFonts w:ascii="Times New Roman" w:hAnsi="Times New Roman"/>
            </w:rPr>
            <w:delText>6</w:delText>
          </w:r>
        </w:del>
      </w:ins>
      <w:ins w:id="20536" w:author="Rev 4 Allen Wirfs-Brock" w:date="2011-10-15T13:04:00Z">
        <w:r w:rsidR="00E5271E" w:rsidRPr="00C7794D">
          <w:rPr>
            <w:rFonts w:ascii="Times New Roman" w:hAnsi="Times New Roman"/>
          </w:rPr>
          <w:t>1</w:t>
        </w:r>
      </w:ins>
      <w:ins w:id="20537" w:author="Rev 3 Allen Wirfs-Brock" w:date="2011-09-10T14:53:00Z">
        <w:r w:rsidR="00422AC0" w:rsidRPr="00C7794D">
          <w:rPr>
            <w:rFonts w:ascii="Times New Roman" w:hAnsi="Times New Roman"/>
          </w:rPr>
          <w:t>)</w:t>
        </w:r>
      </w:ins>
      <w:del w:id="20538" w:author="Rev 3 Allen Wirfs-Brock" w:date="2011-09-10T14:53:00Z">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xml:space="preserve">, then set </w:t>
      </w:r>
      <w:r w:rsidRPr="00C7794D">
        <w:rPr>
          <w:rFonts w:ascii="Times New Roman" w:hAnsi="Times New Roman"/>
          <w:i/>
        </w:rPr>
        <w:t>found</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0504173A"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14:paraId="08FBBBBA" w14:textId="77777777" w:rsidR="004C02EF" w:rsidRPr="00C7794D" w:rsidDel="008B44E0" w:rsidRDefault="004C02EF" w:rsidP="00690D1B">
      <w:pPr>
        <w:numPr>
          <w:ilvl w:val="2"/>
          <w:numId w:val="132"/>
        </w:numPr>
        <w:spacing w:after="120" w:line="240" w:lineRule="auto"/>
        <w:contextualSpacing/>
        <w:jc w:val="left"/>
        <w:rPr>
          <w:del w:id="20539" w:author="Rev 8 Allen Wirfs-Brock" w:date="2012-05-10T14:11:00Z"/>
          <w:rFonts w:ascii="Times New Roman" w:hAnsi="Times New Roman"/>
        </w:rPr>
      </w:pPr>
      <w:del w:id="20540" w:author="Rev 8 Allen Wirfs-Brock" w:date="2012-05-10T14:11:00Z">
        <w:r w:rsidRPr="00C7794D" w:rsidDel="008B44E0">
          <w:rPr>
            <w:rFonts w:ascii="Times New Roman" w:hAnsi="Times New Roman"/>
          </w:rPr>
          <w:delText xml:space="preserve">If </w:delText>
        </w:r>
        <w:r w:rsidRPr="00C7794D" w:rsidDel="008B44E0">
          <w:rPr>
            <w:rFonts w:ascii="Times New Roman" w:hAnsi="Times New Roman"/>
            <w:i/>
            <w:iCs/>
          </w:rPr>
          <w:delText>C</w:delText>
        </w:r>
        <w:r w:rsidRPr="00C7794D" w:rsidDel="008B44E0">
          <w:rPr>
            <w:rFonts w:ascii="Times New Roman" w:hAnsi="Times New Roman"/>
          </w:rPr>
          <w:delText xml:space="preserve"> has a </w:delText>
        </w:r>
        <w:r w:rsidRPr="00C7794D" w:rsidDel="008B44E0">
          <w:rPr>
            <w:rFonts w:ascii="Times New Roman" w:hAnsi="Times New Roman"/>
            <w:i/>
          </w:rPr>
          <w:delText>StatementList</w:delText>
        </w:r>
        <w:r w:rsidRPr="00C7794D" w:rsidDel="008B44E0">
          <w:rPr>
            <w:rFonts w:ascii="Times New Roman" w:hAnsi="Times New Roman"/>
          </w:rPr>
          <w:delText>, then</w:delText>
        </w:r>
      </w:del>
    </w:p>
    <w:p w14:paraId="3C5D9621" w14:textId="77777777"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ins w:id="20541" w:author="Rev 8 Allen Wirfs-Brock" w:date="2012-05-10T14:11:00Z">
        <w:r w:rsidR="008B44E0" w:rsidRPr="00C7794D">
          <w:rPr>
            <w:rFonts w:ascii="Times New Roman" w:hAnsi="Times New Roman"/>
            <w:i/>
          </w:rPr>
          <w:t>CaseClause</w:t>
        </w:r>
        <w:r w:rsidR="008B44E0" w:rsidRPr="00C7794D">
          <w:rPr>
            <w:rFonts w:ascii="Times New Roman" w:hAnsi="Times New Roman"/>
          </w:rPr>
          <w:t xml:space="preserve"> </w:t>
        </w:r>
      </w:ins>
      <w:r w:rsidRPr="00C7794D">
        <w:rPr>
          <w:rFonts w:ascii="Times New Roman" w:hAnsi="Times New Roman"/>
          <w:i/>
          <w:iCs/>
        </w:rPr>
        <w:t>C</w:t>
      </w:r>
      <w:del w:id="20542" w:author="Rev 8 Allen Wirfs-Brock" w:date="2012-05-10T14:11:00Z">
        <w:r w:rsidRPr="00C7794D" w:rsidDel="008B44E0">
          <w:rPr>
            <w:rFonts w:ascii="Times New Roman" w:hAnsi="Times New Roman"/>
          </w:rPr>
          <w:delText xml:space="preserve">’s </w:delText>
        </w:r>
        <w:r w:rsidRPr="00C7794D" w:rsidDel="008B44E0">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6D55355F" w14:textId="77777777"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20543" w:author="Rev 6 Allen Wirfs-Brock" w:date="2012-02-18T19:39:00Z">
        <w:r w:rsidR="00B467AC">
          <w:rPr>
            <w:rFonts w:ascii="Times New Roman" w:hAnsi="Times New Roman"/>
          </w:rPr>
          <w:t>[[</w:t>
        </w:r>
      </w:ins>
      <w:r w:rsidRPr="00C7794D">
        <w:rPr>
          <w:rFonts w:ascii="Times New Roman" w:hAnsi="Times New Roman"/>
        </w:rPr>
        <w:t>value</w:t>
      </w:r>
      <w:ins w:id="20544" w:author="Rev 6 Allen Wirfs-Brock" w:date="2012-02-18T19:39:00Z">
        <w:r w:rsidR="00B467AC">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0545" w:author="Rev 6 Allen Wirfs-Brock" w:date="2012-02-18T19:37:00Z">
        <w:r w:rsidR="00B467AC">
          <w:rPr>
            <w:rFonts w:ascii="Times New Roman" w:hAnsi="Times New Roman"/>
          </w:rPr>
          <w:t>[[</w:t>
        </w:r>
      </w:ins>
      <w:r w:rsidRPr="00C7794D">
        <w:rPr>
          <w:rFonts w:ascii="Times New Roman" w:hAnsi="Times New Roman"/>
        </w:rPr>
        <w:t>value</w:t>
      </w:r>
      <w:ins w:id="20546" w:author="Rev 6 Allen Wirfs-Brock" w:date="2012-02-18T19:37:00Z">
        <w:r w:rsidR="00B467AC">
          <w:rPr>
            <w:rFonts w:ascii="Times New Roman" w:hAnsi="Times New Roman"/>
          </w:rPr>
          <w:t>]]</w:t>
        </w:r>
      </w:ins>
      <w:r w:rsidRPr="00C7794D">
        <w:rPr>
          <w:rFonts w:ascii="Times New Roman" w:hAnsi="Times New Roman"/>
        </w:rPr>
        <w:t>.</w:t>
      </w:r>
    </w:p>
    <w:p w14:paraId="78ED5EFE" w14:textId="77777777" w:rsidR="004C02EF" w:rsidRPr="00C7794D" w:rsidRDefault="00B467AC" w:rsidP="008B44E0">
      <w:pPr>
        <w:numPr>
          <w:ilvl w:val="2"/>
          <w:numId w:val="132"/>
        </w:numPr>
        <w:spacing w:after="120" w:line="240" w:lineRule="auto"/>
        <w:contextualSpacing/>
        <w:jc w:val="left"/>
        <w:rPr>
          <w:rFonts w:ascii="Times New Roman" w:hAnsi="Times New Roman"/>
        </w:rPr>
      </w:pPr>
      <w:ins w:id="20547" w:author="Rev 6 Allen Wirfs-Brock" w:date="2012-02-18T19:40: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20548" w:author="Rev 6 Allen Wirfs-Brock" w:date="2012-02-18T19:55:00Z">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ins>
      <w:del w:id="20549" w:author="Rev 6 Allen Wirfs-Brock" w:date="2012-02-18T19:55:00Z">
        <w:r w:rsidR="004C02EF" w:rsidRPr="002177F1" w:rsidDel="002177F1">
          <w:rPr>
            <w:rFonts w:ascii="Times New Roman" w:hAnsi="Times New Roman"/>
            <w:iCs/>
          </w:rPr>
          <w:delText>(</w:delText>
        </w:r>
      </w:del>
      <w:r w:rsidR="004C02EF" w:rsidRPr="00C7794D">
        <w:rPr>
          <w:rFonts w:ascii="Times New Roman" w:hAnsi="Times New Roman"/>
          <w:i/>
          <w:iCs/>
        </w:rPr>
        <w:t>R</w:t>
      </w:r>
      <w:r w:rsidR="004C02EF" w:rsidRPr="00C7794D">
        <w:rPr>
          <w:rFonts w:ascii="Times New Roman" w:hAnsi="Times New Roman"/>
        </w:rPr>
        <w:t>.</w:t>
      </w:r>
      <w:ins w:id="20550" w:author="Rev 6 Allen Wirfs-Brock" w:date="2012-02-18T19:58:00Z">
        <w:r w:rsidR="002177F1">
          <w:rPr>
            <w:rFonts w:ascii="Times New Roman" w:hAnsi="Times New Roman"/>
          </w:rPr>
          <w:t>[[</w:t>
        </w:r>
      </w:ins>
      <w:r w:rsidR="004C02EF" w:rsidRPr="00C7794D">
        <w:rPr>
          <w:rFonts w:ascii="Times New Roman" w:hAnsi="Times New Roman"/>
        </w:rPr>
        <w:t>type</w:t>
      </w:r>
      <w:ins w:id="20551" w:author="Rev 6 Allen Wirfs-Brock" w:date="2012-02-18T19:58: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20552" w:author="Rev 6 Allen Wirfs-Brock" w:date="2012-02-18T19:56:00Z">
        <w:r w:rsidR="002177F1" w:rsidRPr="0027695A">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20553" w:author="Rev 6 Allen Wirfs-Brock" w:date="2012-02-18T19:56:00Z">
        <w:r w:rsidR="002177F1" w:rsidRPr="0027695A">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20554" w:author="Rev 6 Allen Wirfs-Brock" w:date="2012-02-18T19:58:00Z">
        <w:r w:rsidR="002177F1">
          <w:rPr>
            <w:rFonts w:ascii="Times New Roman" w:hAnsi="Times New Roman"/>
          </w:rPr>
          <w:t>[[</w:t>
        </w:r>
      </w:ins>
      <w:r w:rsidR="004C02EF" w:rsidRPr="00C7794D">
        <w:rPr>
          <w:rFonts w:ascii="Times New Roman" w:hAnsi="Times New Roman"/>
        </w:rPr>
        <w:t>target</w:t>
      </w:r>
      <w:ins w:id="20555" w:author="Rev 6 Allen Wirfs-Brock" w:date="2012-02-18T19:58:00Z">
        <w:r w:rsidR="002177F1">
          <w:rPr>
            <w:rFonts w:ascii="Times New Roman" w:hAnsi="Times New Roman"/>
          </w:rPr>
          <w:t>]]</w:t>
        </w:r>
      </w:ins>
      <w:del w:id="20556" w:author="Rev 6 Allen Wirfs-Brock" w:date="2012-02-18T19:56:00Z">
        <w:r w:rsidR="004C02EF" w:rsidRPr="00C7794D" w:rsidDel="002177F1">
          <w:rPr>
            <w:rFonts w:ascii="Times New Roman" w:hAnsi="Times New Roman"/>
          </w:rPr>
          <w:delText>).</w:delText>
        </w:r>
      </w:del>
      <w:ins w:id="20557" w:author="Rev 6 Allen Wirfs-Brock" w:date="2012-02-18T19:56:00Z">
        <w:r w:rsidR="002177F1">
          <w:rPr>
            <w:rFonts w:ascii="Times New Roman" w:hAnsi="Times New Roman"/>
          </w:rPr>
          <w:t>}</w:t>
        </w:r>
        <w:r w:rsidR="002177F1" w:rsidRPr="00C7794D">
          <w:rPr>
            <w:rFonts w:ascii="Times New Roman" w:hAnsi="Times New Roman"/>
          </w:rPr>
          <w:t>.</w:t>
        </w:r>
      </w:ins>
    </w:p>
    <w:p w14:paraId="45621C40"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5FE2A554"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14:paraId="14ED7ECE" w14:textId="77777777" w:rsidR="00D237FD" w:rsidRPr="00C7794D" w:rsidRDefault="00D237FD" w:rsidP="00D15B64">
      <w:pPr>
        <w:numPr>
          <w:ilvl w:val="1"/>
          <w:numId w:val="132"/>
        </w:numPr>
        <w:spacing w:after="120" w:line="240" w:lineRule="auto"/>
        <w:contextualSpacing/>
        <w:jc w:val="left"/>
        <w:rPr>
          <w:ins w:id="20558" w:author="Rev 8 Allen Wirfs-Brock" w:date="2012-05-10T13:09:00Z"/>
          <w:rFonts w:ascii="Times New Roman" w:hAnsi="Times New Roman"/>
        </w:rPr>
      </w:pPr>
      <w:ins w:id="20559" w:author="Rev 8 Allen Wirfs-Brock" w:date="2012-05-10T13:09:00Z">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ins>
      <w:ins w:id="20560" w:author="Rev 8 Allen Wirfs-Brock" w:date="2012-05-10T13:10:00Z">
        <w:r>
          <w:rPr>
            <w:rFonts w:ascii="Times New Roman" w:hAnsi="Times New Roman"/>
          </w:rPr>
          <w:t>a new</w:t>
        </w:r>
      </w:ins>
      <w:ins w:id="20561" w:author="Rev 8 Allen Wirfs-Brock" w:date="2012-05-10T13:09:00Z">
        <w:r w:rsidRPr="00C7794D">
          <w:rPr>
            <w:rFonts w:ascii="Times New Roman" w:hAnsi="Times New Roman"/>
          </w:rPr>
          <w:t xml:space="preserve"> list of</w:t>
        </w:r>
      </w:ins>
      <w:ins w:id="20562" w:author="Rev 8 Allen Wirfs-Brock" w:date="2012-05-10T13:10:00Z">
        <w:r>
          <w:rPr>
            <w:rFonts w:ascii="Times New Roman" w:hAnsi="Times New Roman"/>
          </w:rPr>
          <w:t xml:space="preserve"> the</w:t>
        </w:r>
      </w:ins>
      <w:ins w:id="20563" w:author="Rev 8 Allen Wirfs-Brock" w:date="2012-05-10T13:09:00Z">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ins>
    </w:p>
    <w:p w14:paraId="76265EE7"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ins w:id="20564" w:author="Rev 8 Allen Wirfs-Brock" w:date="2012-05-10T13:04:00Z">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ins>
      <w:del w:id="20565" w:author="Rev 8 Allen Wirfs-Brock" w:date="2012-05-10T13:04:00Z">
        <w:r w:rsidRPr="00C7794D" w:rsidDel="00D237FD">
          <w:rPr>
            <w:rFonts w:ascii="Times New Roman" w:hAnsi="Times New Roman"/>
          </w:rPr>
          <w:delText xml:space="preserve">while </w:delText>
        </w:r>
        <w:r w:rsidRPr="00C7794D" w:rsidDel="00D237FD">
          <w:rPr>
            <w:rFonts w:ascii="Times New Roman" w:hAnsi="Times New Roman"/>
            <w:i/>
          </w:rPr>
          <w:delText>foundInB</w:delText>
        </w:r>
        <w:r w:rsidRPr="00C7794D" w:rsidDel="00D237FD">
          <w:rPr>
            <w:rFonts w:ascii="Times New Roman" w:hAnsi="Times New Roman"/>
          </w:rPr>
          <w:delText xml:space="preserve"> is </w:delText>
        </w:r>
        <w:r w:rsidRPr="00C7794D" w:rsidDel="00D237FD">
          <w:rPr>
            <w:rFonts w:ascii="Times New Roman" w:hAnsi="Times New Roman"/>
            <w:b/>
          </w:rPr>
          <w:delText>false</w:delText>
        </w:r>
        <w:r w:rsidRPr="00C7794D" w:rsidDel="00D237FD">
          <w:rPr>
            <w:rFonts w:ascii="Times New Roman" w:hAnsi="Times New Roman"/>
          </w:rPr>
          <w:delText xml:space="preserve"> and all elements of </w:delText>
        </w:r>
        <w:r w:rsidRPr="00C7794D" w:rsidDel="00D237FD">
          <w:rPr>
            <w:rFonts w:ascii="Times New Roman" w:hAnsi="Times New Roman"/>
            <w:i/>
          </w:rPr>
          <w:delText>B</w:delText>
        </w:r>
        <w:r w:rsidRPr="00C7794D" w:rsidDel="00D237FD">
          <w:rPr>
            <w:rFonts w:ascii="Times New Roman" w:hAnsi="Times New Roman"/>
          </w:rPr>
          <w:delText xml:space="preserve"> have not been processed</w:delText>
        </w:r>
      </w:del>
    </w:p>
    <w:p w14:paraId="3913BB5B" w14:textId="77777777" w:rsidR="008B44E0" w:rsidRPr="00A6104D" w:rsidRDefault="008B44E0" w:rsidP="008B44E0">
      <w:pPr>
        <w:numPr>
          <w:ilvl w:val="2"/>
          <w:numId w:val="132"/>
        </w:numPr>
        <w:spacing w:after="120" w:line="240" w:lineRule="auto"/>
        <w:contextualSpacing/>
        <w:jc w:val="left"/>
        <w:rPr>
          <w:ins w:id="20566" w:author="Rev 8 Allen Wirfs-Brock" w:date="2012-05-10T14:16:00Z"/>
          <w:rFonts w:ascii="Times New Roman" w:hAnsi="Times New Roman"/>
        </w:rPr>
      </w:pPr>
      <w:ins w:id="20567" w:author="Rev 8 Allen Wirfs-Brock" w:date="2012-05-10T14:16:00Z">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ins>
      <w:ins w:id="20568" w:author="Rev 8 Allen Wirfs-Brock" w:date="2012-05-10T14:19:00Z">
        <w:r w:rsidR="008C12B4">
          <w:rPr>
            <w:rFonts w:ascii="Times New Roman" w:hAnsi="Times New Roman"/>
            <w:b/>
          </w:rPr>
          <w:t>false</w:t>
        </w:r>
      </w:ins>
      <w:ins w:id="20569" w:author="Rev 8 Allen Wirfs-Brock" w:date="2012-05-10T14:20:00Z">
        <w:r w:rsidR="008C12B4">
          <w:rPr>
            <w:rFonts w:ascii="Times New Roman" w:hAnsi="Times New Roman"/>
          </w:rPr>
          <w:t>,</w:t>
        </w:r>
      </w:ins>
      <w:ins w:id="20570" w:author="Rev 8 Allen Wirfs-Brock" w:date="2012-05-10T14:16:00Z">
        <w:r w:rsidRPr="00C7794D">
          <w:rPr>
            <w:rFonts w:ascii="Times New Roman" w:hAnsi="Times New Roman"/>
          </w:rPr>
          <w:t xml:space="preserve"> </w:t>
        </w:r>
        <w:r w:rsidRPr="00A6104D">
          <w:rPr>
            <w:rFonts w:ascii="Times New Roman" w:hAnsi="Times New Roman"/>
          </w:rPr>
          <w:t>then</w:t>
        </w:r>
      </w:ins>
    </w:p>
    <w:p w14:paraId="45075A37" w14:textId="77777777" w:rsidR="004C02EF" w:rsidRPr="00C7794D" w:rsidDel="00D237FD" w:rsidRDefault="004C02EF" w:rsidP="008C12B4">
      <w:pPr>
        <w:numPr>
          <w:ilvl w:val="3"/>
          <w:numId w:val="132"/>
        </w:numPr>
        <w:spacing w:after="120" w:line="240" w:lineRule="auto"/>
        <w:contextualSpacing/>
        <w:jc w:val="left"/>
        <w:rPr>
          <w:del w:id="20571" w:author="Rev 8 Allen Wirfs-Brock" w:date="2012-05-10T13:04:00Z"/>
          <w:rFonts w:ascii="Times New Roman" w:hAnsi="Times New Roman"/>
        </w:rPr>
      </w:pPr>
      <w:del w:id="20572" w:author="Rev 8 Allen Wirfs-Brock" w:date="2012-05-10T13:04:00Z">
        <w:r w:rsidRPr="00C7794D" w:rsidDel="00D237FD">
          <w:rPr>
            <w:rFonts w:ascii="Times New Roman" w:hAnsi="Times New Roman"/>
          </w:rPr>
          <w:delText xml:space="preserve">Let </w:delText>
        </w:r>
        <w:r w:rsidRPr="00C7794D" w:rsidDel="00D237FD">
          <w:rPr>
            <w:rFonts w:ascii="Times New Roman" w:hAnsi="Times New Roman"/>
            <w:i/>
            <w:iCs/>
          </w:rPr>
          <w:delText>C</w:delText>
        </w:r>
        <w:r w:rsidRPr="00C7794D" w:rsidDel="00D237FD">
          <w:rPr>
            <w:rFonts w:ascii="Times New Roman" w:hAnsi="Times New Roman"/>
          </w:rPr>
          <w:delText xml:space="preserve"> be the next </w:delText>
        </w:r>
        <w:r w:rsidRPr="00C7794D" w:rsidDel="00D237FD">
          <w:rPr>
            <w:rFonts w:ascii="Times New Roman" w:hAnsi="Times New Roman"/>
            <w:i/>
          </w:rPr>
          <w:delText>CaseClause</w:delText>
        </w:r>
        <w:r w:rsidRPr="00C7794D" w:rsidDel="00D237FD">
          <w:rPr>
            <w:rFonts w:ascii="Times New Roman" w:hAnsi="Times New Roman"/>
          </w:rPr>
          <w:delText xml:space="preserve"> in </w:delText>
        </w:r>
        <w:r w:rsidRPr="00C7794D" w:rsidDel="00D237FD">
          <w:rPr>
            <w:rFonts w:ascii="Times New Roman" w:hAnsi="Times New Roman"/>
            <w:i/>
            <w:iCs/>
          </w:rPr>
          <w:delText>B</w:delText>
        </w:r>
        <w:r w:rsidRPr="00C7794D" w:rsidDel="00D237FD">
          <w:rPr>
            <w:rFonts w:ascii="Times New Roman" w:hAnsi="Times New Roman"/>
          </w:rPr>
          <w:delText xml:space="preserve">. </w:delText>
        </w:r>
      </w:del>
    </w:p>
    <w:p w14:paraId="461CC6BF" w14:textId="77777777"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ins w:id="20573" w:author="Rev 8 Allen Wirfs-Brock" w:date="2012-05-10T14:16:00Z">
        <w:r w:rsidR="008B44E0">
          <w:rPr>
            <w:rFonts w:ascii="Times New Roman" w:hAnsi="Times New Roman"/>
          </w:rPr>
          <w:t>Case Selector Evaluation of</w:t>
        </w:r>
        <w:r w:rsidR="008B44E0" w:rsidRPr="00C7794D">
          <w:rPr>
            <w:rFonts w:ascii="Times New Roman" w:hAnsi="Times New Roman"/>
          </w:rPr>
          <w:t xml:space="preserve"> </w:t>
        </w:r>
      </w:ins>
      <w:del w:id="20574" w:author="Rev 8 Allen Wirfs-Brock" w:date="2012-05-10T14:16:00Z">
        <w:r w:rsidRPr="00C7794D" w:rsidDel="008B44E0">
          <w:rPr>
            <w:rFonts w:ascii="Times New Roman" w:hAnsi="Times New Roman"/>
          </w:rPr>
          <w:delText xml:space="preserve">evaluating </w:delText>
        </w:r>
      </w:del>
      <w:r w:rsidRPr="00C7794D">
        <w:rPr>
          <w:rFonts w:ascii="Times New Roman" w:hAnsi="Times New Roman"/>
          <w:i/>
          <w:iCs/>
        </w:rPr>
        <w:t>C</w:t>
      </w:r>
      <w:r w:rsidRPr="00C7794D">
        <w:rPr>
          <w:rFonts w:ascii="Times New Roman" w:hAnsi="Times New Roman"/>
        </w:rPr>
        <w:t>.</w:t>
      </w:r>
    </w:p>
    <w:p w14:paraId="59017443" w14:textId="77777777" w:rsidR="00B467AC" w:rsidRDefault="00B467AC" w:rsidP="008C12B4">
      <w:pPr>
        <w:pStyle w:val="Alg2"/>
        <w:numPr>
          <w:ilvl w:val="3"/>
          <w:numId w:val="132"/>
        </w:numPr>
        <w:contextualSpacing/>
        <w:rPr>
          <w:ins w:id="20575" w:author="Rev 6 Allen Wirfs-Brock" w:date="2012-02-18T19:43:00Z"/>
        </w:rPr>
      </w:pPr>
      <w:ins w:id="20576" w:author="Rev 6 Allen Wirfs-Brock" w:date="2012-02-18T19:43:00Z">
        <w:r>
          <w:t xml:space="preserve">If </w:t>
        </w:r>
        <w:r w:rsidRPr="00C7794D">
          <w:rPr>
            <w:i/>
          </w:rPr>
          <w:t>clauseSelector</w:t>
        </w:r>
        <w:r w:rsidRPr="00C7794D">
          <w:t xml:space="preserve"> </w:t>
        </w:r>
        <w:r>
          <w:t xml:space="preserve">is an abrupt completion, </w:t>
        </w:r>
      </w:ins>
      <w:ins w:id="20577" w:author="Rev 6 Allen Wirfs-Brock" w:date="2012-02-18T19:53:00Z">
        <w:r w:rsidR="00980260">
          <w:t>then</w:t>
        </w:r>
      </w:ins>
      <w:ins w:id="20578" w:author="Rev 6 Allen Wirfs-Brock" w:date="2012-02-18T19:43:00Z">
        <w:r>
          <w:t>.</w:t>
        </w:r>
      </w:ins>
    </w:p>
    <w:p w14:paraId="27D6173E" w14:textId="77777777" w:rsidR="00980260" w:rsidRDefault="00980260" w:rsidP="008B44E0">
      <w:pPr>
        <w:pStyle w:val="Alg2"/>
        <w:numPr>
          <w:ilvl w:val="4"/>
          <w:numId w:val="814"/>
        </w:numPr>
        <w:contextualSpacing/>
        <w:jc w:val="left"/>
        <w:rPr>
          <w:ins w:id="20579" w:author="Rev 6 Allen Wirfs-Brock" w:date="2012-02-18T19:53:00Z"/>
        </w:rPr>
      </w:pPr>
      <w:ins w:id="20580" w:author="Rev 6 Allen Wirfs-Brock" w:date="2012-02-18T19:53:00Z">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ins>
      <w:ins w:id="20581" w:author="Rev 6 Allen Wirfs-Brock" w:date="2012-02-18T19:57:00Z">
        <w:r w:rsidR="002177F1">
          <w:t>}</w:t>
        </w:r>
      </w:ins>
      <w:ins w:id="20582" w:author="Rev 6 Allen Wirfs-Brock" w:date="2012-02-18T19:53:00Z">
        <w:r w:rsidRPr="00C7794D">
          <w:t>.</w:t>
        </w:r>
      </w:ins>
    </w:p>
    <w:p w14:paraId="5B466463" w14:textId="77777777" w:rsidR="00980260" w:rsidRDefault="00980260" w:rsidP="008B44E0">
      <w:pPr>
        <w:pStyle w:val="Alg2"/>
        <w:numPr>
          <w:ilvl w:val="4"/>
          <w:numId w:val="814"/>
        </w:numPr>
        <w:contextualSpacing/>
        <w:rPr>
          <w:ins w:id="20583" w:author="Rev 6 Allen Wirfs-Brock" w:date="2012-02-18T19:53:00Z"/>
        </w:rPr>
      </w:pPr>
      <w:ins w:id="20584" w:author="Rev 6 Allen Wirfs-Brock" w:date="2012-02-18T19:53:00Z">
        <w:r>
          <w:t xml:space="preserve">Else, return </w:t>
        </w:r>
        <w:r w:rsidRPr="00C7794D">
          <w:rPr>
            <w:i/>
          </w:rPr>
          <w:t>clauseSelector</w:t>
        </w:r>
        <w:r>
          <w:t>.</w:t>
        </w:r>
      </w:ins>
    </w:p>
    <w:p w14:paraId="36861304" w14:textId="77777777" w:rsidR="004C02EF" w:rsidRPr="00C7794D" w:rsidDel="00D237FD" w:rsidRDefault="004C02EF" w:rsidP="008B44E0">
      <w:pPr>
        <w:numPr>
          <w:ilvl w:val="3"/>
          <w:numId w:val="814"/>
        </w:numPr>
        <w:spacing w:after="120" w:line="240" w:lineRule="auto"/>
        <w:contextualSpacing/>
        <w:jc w:val="left"/>
        <w:rPr>
          <w:del w:id="20585" w:author="Rev 8 Allen Wirfs-Brock" w:date="2012-05-10T13:06:00Z"/>
          <w:rFonts w:ascii="Times New Roman" w:hAnsi="Times New Roman"/>
        </w:rPr>
      </w:pPr>
      <w:r w:rsidRPr="00D237FD">
        <w:rPr>
          <w:rFonts w:ascii="Times New Roman" w:hAnsi="Times New Roman"/>
        </w:rPr>
        <w:t xml:space="preserve">If </w:t>
      </w:r>
      <w:r w:rsidRPr="00D237FD">
        <w:rPr>
          <w:rFonts w:ascii="Times New Roman" w:hAnsi="Times New Roman"/>
          <w:i/>
          <w:iCs/>
        </w:rPr>
        <w:t>input</w:t>
      </w:r>
      <w:r w:rsidRPr="00D237FD">
        <w:rPr>
          <w:rFonts w:ascii="Times New Roman" w:hAnsi="Times New Roman"/>
        </w:rPr>
        <w:t xml:space="preserve"> is equal to </w:t>
      </w:r>
      <w:r w:rsidRPr="00D237FD">
        <w:rPr>
          <w:rFonts w:ascii="Times New Roman" w:hAnsi="Times New Roman"/>
          <w:i/>
        </w:rPr>
        <w:t>clauseSelector</w:t>
      </w:r>
      <w:r w:rsidRPr="00D237FD">
        <w:rPr>
          <w:rFonts w:ascii="Times New Roman" w:hAnsi="Times New Roman"/>
        </w:rPr>
        <w:t xml:space="preserve"> as defined by the</w:t>
      </w:r>
      <w:ins w:id="20586" w:author="Rev 3 Allen Wirfs-Brock" w:date="2011-09-10T14:53:00Z">
        <w:r w:rsidR="00422AC0" w:rsidRPr="00D237FD">
          <w:rPr>
            <w:rFonts w:ascii="Times New Roman" w:hAnsi="Times New Roman"/>
          </w:rPr>
          <w:t xml:space="preserve"> Strict Equality Comparision Algorithm (11.9.</w:t>
        </w:r>
        <w:del w:id="20587" w:author="Rev 4 Allen Wirfs-Brock" w:date="2011-10-15T13:04:00Z">
          <w:r w:rsidR="00422AC0" w:rsidRPr="00D237FD" w:rsidDel="00E5271E">
            <w:rPr>
              <w:rFonts w:ascii="Times New Roman" w:hAnsi="Times New Roman"/>
            </w:rPr>
            <w:delText>6</w:delText>
          </w:r>
        </w:del>
      </w:ins>
      <w:ins w:id="20588" w:author="Rev 4 Allen Wirfs-Brock" w:date="2011-10-15T13:04:00Z">
        <w:r w:rsidR="00E5271E" w:rsidRPr="00D237FD">
          <w:rPr>
            <w:rFonts w:ascii="Times New Roman" w:hAnsi="Times New Roman"/>
          </w:rPr>
          <w:t>1</w:t>
        </w:r>
      </w:ins>
      <w:ins w:id="20589" w:author="Rev 3 Allen Wirfs-Brock" w:date="2011-09-10T14:53:00Z">
        <w:r w:rsidR="00422AC0" w:rsidRPr="00D237FD">
          <w:rPr>
            <w:rFonts w:ascii="Times New Roman" w:hAnsi="Times New Roman"/>
          </w:rPr>
          <w:t>)</w:t>
        </w:r>
      </w:ins>
      <w:del w:id="20590" w:author="Rev 3 Allen Wirfs-Brock" w:date="2011-09-10T14:53:00Z">
        <w:r w:rsidRPr="00D237FD" w:rsidDel="00422AC0">
          <w:rPr>
            <w:rFonts w:ascii="Times New Roman" w:hAnsi="Times New Roman"/>
          </w:rPr>
          <w:delText xml:space="preserve"> </w:delText>
        </w:r>
        <w:r w:rsidRPr="00D237FD" w:rsidDel="00422AC0">
          <w:rPr>
            <w:rFonts w:ascii="Courier New" w:hAnsi="Courier New" w:cs="Courier New"/>
          </w:rPr>
          <w:delText>===</w:delText>
        </w:r>
        <w:r w:rsidRPr="00D237FD" w:rsidDel="00422AC0">
          <w:rPr>
            <w:rFonts w:ascii="Times New Roman" w:hAnsi="Times New Roman"/>
          </w:rPr>
          <w:delText xml:space="preserve"> operator</w:delText>
        </w:r>
      </w:del>
      <w:r w:rsidRPr="00D237FD">
        <w:rPr>
          <w:rFonts w:ascii="Times New Roman" w:hAnsi="Times New Roman"/>
        </w:rPr>
        <w:t>, then</w:t>
      </w:r>
      <w:ins w:id="20591" w:author="Rev 8 Allen Wirfs-Brock" w:date="2012-05-10T13:06:00Z">
        <w:r w:rsidR="00D237FD">
          <w:rPr>
            <w:rFonts w:ascii="Times New Roman" w:hAnsi="Times New Roman"/>
          </w:rPr>
          <w:t xml:space="preserve"> </w:t>
        </w:r>
      </w:ins>
    </w:p>
    <w:p w14:paraId="50944D41" w14:textId="77777777" w:rsidR="004C02EF" w:rsidRPr="00D237FD" w:rsidRDefault="004C02EF" w:rsidP="008B44E0">
      <w:pPr>
        <w:numPr>
          <w:ilvl w:val="3"/>
          <w:numId w:val="814"/>
        </w:numPr>
        <w:spacing w:after="120" w:line="240" w:lineRule="auto"/>
        <w:contextualSpacing/>
        <w:jc w:val="left"/>
        <w:rPr>
          <w:rFonts w:ascii="Times New Roman" w:hAnsi="Times New Roman"/>
        </w:rPr>
      </w:pPr>
      <w:del w:id="20592" w:author="Rev 8 Allen Wirfs-Brock" w:date="2012-05-10T13:06:00Z">
        <w:r w:rsidRPr="00D237FD" w:rsidDel="00D237FD">
          <w:rPr>
            <w:rFonts w:ascii="Times New Roman" w:hAnsi="Times New Roman"/>
          </w:rPr>
          <w:delText>S</w:delText>
        </w:r>
      </w:del>
      <w:ins w:id="20593" w:author="Rev 8 Allen Wirfs-Brock" w:date="2012-05-10T13:06:00Z">
        <w:r w:rsidR="00D237FD">
          <w:rPr>
            <w:rFonts w:ascii="Times New Roman" w:hAnsi="Times New Roman"/>
          </w:rPr>
          <w:t>s</w:t>
        </w:r>
      </w:ins>
      <w:r w:rsidRPr="00D237FD">
        <w:rPr>
          <w:rFonts w:ascii="Times New Roman" w:hAnsi="Times New Roman"/>
        </w:rPr>
        <w:t xml:space="preserve">et </w:t>
      </w:r>
      <w:r w:rsidRPr="00D237FD">
        <w:rPr>
          <w:rFonts w:ascii="Times New Roman" w:hAnsi="Times New Roman"/>
          <w:i/>
        </w:rPr>
        <w:t>foundInB</w:t>
      </w:r>
      <w:r w:rsidRPr="00D237FD">
        <w:rPr>
          <w:rFonts w:ascii="Times New Roman" w:hAnsi="Times New Roman"/>
        </w:rPr>
        <w:t xml:space="preserve"> to </w:t>
      </w:r>
      <w:r w:rsidRPr="00D237FD">
        <w:rPr>
          <w:rFonts w:ascii="Times New Roman" w:hAnsi="Times New Roman"/>
          <w:b/>
        </w:rPr>
        <w:t>true</w:t>
      </w:r>
      <w:r w:rsidRPr="00D237FD">
        <w:rPr>
          <w:rFonts w:ascii="Times New Roman" w:hAnsi="Times New Roman"/>
        </w:rPr>
        <w:t>.</w:t>
      </w:r>
    </w:p>
    <w:p w14:paraId="6464976B" w14:textId="77777777" w:rsidR="004C02EF" w:rsidRPr="00A6104D" w:rsidRDefault="00D237FD" w:rsidP="008C12B4">
      <w:pPr>
        <w:numPr>
          <w:ilvl w:val="2"/>
          <w:numId w:val="814"/>
        </w:numPr>
        <w:spacing w:after="120" w:line="240" w:lineRule="auto"/>
        <w:contextualSpacing/>
        <w:jc w:val="left"/>
        <w:rPr>
          <w:rFonts w:ascii="Times New Roman" w:hAnsi="Times New Roman"/>
        </w:rPr>
      </w:pPr>
      <w:ins w:id="20594" w:author="Rev 8 Allen Wirfs-Brock" w:date="2012-05-10T13:02:00Z">
        <w:r>
          <w:rPr>
            <w:rFonts w:ascii="Times New Roman" w:hAnsi="Times New Roman"/>
          </w:rPr>
          <w:t xml:space="preserve">If </w:t>
        </w:r>
      </w:ins>
      <w:ins w:id="20595" w:author="Rev 8 Allen Wirfs-Brock" w:date="2012-05-10T13:03:00Z">
        <w:r w:rsidRPr="00C7794D">
          <w:rPr>
            <w:rFonts w:ascii="Times New Roman" w:hAnsi="Times New Roman"/>
            <w:i/>
          </w:rPr>
          <w:t>foundInB</w:t>
        </w:r>
        <w:r w:rsidRPr="00C7794D">
          <w:rPr>
            <w:rFonts w:ascii="Times New Roman" w:hAnsi="Times New Roman"/>
          </w:rPr>
          <w:t xml:space="preserve"> </w:t>
        </w:r>
      </w:ins>
      <w:ins w:id="20596" w:author="Rev 8 Allen Wirfs-Brock" w:date="2012-05-10T13:02:00Z">
        <w:r w:rsidRPr="00C7794D">
          <w:rPr>
            <w:rFonts w:ascii="Times New Roman" w:hAnsi="Times New Roman"/>
          </w:rPr>
          <w:t xml:space="preserve">is </w:t>
        </w:r>
        <w:r w:rsidRPr="00C7794D">
          <w:rPr>
            <w:rFonts w:ascii="Times New Roman" w:hAnsi="Times New Roman"/>
            <w:b/>
          </w:rPr>
          <w:t>true</w:t>
        </w:r>
      </w:ins>
      <w:ins w:id="20597" w:author="Rev 8 Allen Wirfs-Brock" w:date="2012-05-10T14:20:00Z">
        <w:r w:rsidR="008C12B4">
          <w:rPr>
            <w:rFonts w:ascii="Times New Roman" w:hAnsi="Times New Roman"/>
          </w:rPr>
          <w:t>,</w:t>
        </w:r>
      </w:ins>
      <w:ins w:id="20598" w:author="Rev 8 Allen Wirfs-Brock" w:date="2012-05-10T13:02:00Z">
        <w:r w:rsidRPr="00C7794D">
          <w:rPr>
            <w:rFonts w:ascii="Times New Roman" w:hAnsi="Times New Roman"/>
          </w:rPr>
          <w:t xml:space="preserve"> </w:t>
        </w:r>
      </w:ins>
      <w:del w:id="20599" w:author="Rev 8 Allen Wirfs-Brock" w:date="2012-05-10T13:21:00Z">
        <w:r w:rsidR="004C02EF" w:rsidRPr="00A6104D" w:rsidDel="00A6104D">
          <w:rPr>
            <w:rFonts w:ascii="Times New Roman" w:hAnsi="Times New Roman"/>
          </w:rPr>
          <w:delText>If</w:delText>
        </w:r>
        <w:r w:rsidR="004C02EF" w:rsidRPr="00A6104D" w:rsidDel="00A6104D">
          <w:rPr>
            <w:rFonts w:ascii="Times New Roman" w:hAnsi="Times New Roman"/>
            <w:i/>
            <w:iCs/>
          </w:rPr>
          <w:delText xml:space="preserve"> </w:delText>
        </w:r>
      </w:del>
      <w:del w:id="20600" w:author="Rev 8 Allen Wirfs-Brock" w:date="2012-05-10T14:09:00Z">
        <w:r w:rsidR="004C02EF" w:rsidRPr="00A6104D" w:rsidDel="008B44E0">
          <w:rPr>
            <w:rFonts w:ascii="Times New Roman" w:hAnsi="Times New Roman"/>
            <w:i/>
            <w:iCs/>
          </w:rPr>
          <w:delText>C</w:delText>
        </w:r>
        <w:r w:rsidR="004C02EF" w:rsidRPr="00A6104D" w:rsidDel="008B44E0">
          <w:rPr>
            <w:rFonts w:ascii="Times New Roman" w:hAnsi="Times New Roman"/>
          </w:rPr>
          <w:delText xml:space="preserve"> has a </w:delText>
        </w:r>
        <w:r w:rsidR="004C02EF" w:rsidRPr="00A6104D" w:rsidDel="008B44E0">
          <w:rPr>
            <w:rFonts w:ascii="Times New Roman" w:hAnsi="Times New Roman"/>
            <w:i/>
          </w:rPr>
          <w:delText>StatementList</w:delText>
        </w:r>
        <w:r w:rsidR="004C02EF" w:rsidRPr="00A6104D" w:rsidDel="008B44E0">
          <w:rPr>
            <w:rFonts w:ascii="Times New Roman" w:hAnsi="Times New Roman"/>
          </w:rPr>
          <w:delText xml:space="preserve">, </w:delText>
        </w:r>
      </w:del>
      <w:r w:rsidR="004C02EF" w:rsidRPr="00A6104D">
        <w:rPr>
          <w:rFonts w:ascii="Times New Roman" w:hAnsi="Times New Roman"/>
        </w:rPr>
        <w:t>then</w:t>
      </w:r>
    </w:p>
    <w:p w14:paraId="0211D7CA" w14:textId="77777777"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ins w:id="20601" w:author="Rev 8 Allen Wirfs-Brock" w:date="2012-05-10T14:09:00Z">
        <w:r w:rsidR="008B44E0" w:rsidRPr="00C7794D">
          <w:rPr>
            <w:rFonts w:ascii="Times New Roman" w:hAnsi="Times New Roman"/>
            <w:i/>
          </w:rPr>
          <w:t>CaseClause</w:t>
        </w:r>
        <w:r w:rsidR="008B44E0" w:rsidRPr="00C7794D">
          <w:rPr>
            <w:rFonts w:ascii="Times New Roman" w:hAnsi="Times New Roman"/>
          </w:rPr>
          <w:t xml:space="preserve"> </w:t>
        </w:r>
      </w:ins>
      <w:del w:id="20602" w:author="Rev 8 Allen Wirfs-Brock" w:date="2012-05-10T14:09:00Z">
        <w:r w:rsidRPr="00C7794D" w:rsidDel="008B44E0">
          <w:rPr>
            <w:rFonts w:ascii="Times New Roman" w:hAnsi="Times New Roman"/>
            <w:i/>
            <w:iCs/>
          </w:rPr>
          <w:delText>C</w:delText>
        </w:r>
        <w:r w:rsidRPr="00C7794D" w:rsidDel="008B44E0">
          <w:rPr>
            <w:rFonts w:ascii="Times New Roman" w:hAnsi="Times New Roman"/>
          </w:rPr>
          <w:delText xml:space="preserve">’s </w:delText>
        </w:r>
        <w:r w:rsidRPr="00C7794D" w:rsidDel="008B44E0">
          <w:rPr>
            <w:rFonts w:ascii="Times New Roman" w:hAnsi="Times New Roman"/>
            <w:i/>
          </w:rPr>
          <w:delText>StatementList</w:delText>
        </w:r>
        <w:r w:rsidRPr="00C7794D" w:rsidDel="008B44E0">
          <w:rPr>
            <w:rFonts w:ascii="Times New Roman" w:hAnsi="Times New Roman"/>
          </w:rPr>
          <w:delText xml:space="preserve"> </w:delText>
        </w:r>
      </w:del>
      <w:r w:rsidRPr="00C7794D">
        <w:rPr>
          <w:rFonts w:ascii="Times New Roman" w:hAnsi="Times New Roman"/>
        </w:rPr>
        <w:t xml:space="preserve">and let </w:t>
      </w:r>
      <w:r w:rsidRPr="00C7794D">
        <w:rPr>
          <w:rFonts w:ascii="Times New Roman" w:hAnsi="Times New Roman"/>
          <w:i/>
          <w:iCs/>
        </w:rPr>
        <w:t>R</w:t>
      </w:r>
      <w:r w:rsidRPr="00C7794D">
        <w:rPr>
          <w:rFonts w:ascii="Times New Roman" w:hAnsi="Times New Roman"/>
        </w:rPr>
        <w:t xml:space="preserve"> be the result.</w:t>
      </w:r>
    </w:p>
    <w:p w14:paraId="019013CA" w14:textId="77777777"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20603" w:author="Rev 6 Allen Wirfs-Brock" w:date="2012-02-18T19:57:00Z">
        <w:r w:rsidR="002177F1">
          <w:rPr>
            <w:rFonts w:ascii="Times New Roman" w:hAnsi="Times New Roman"/>
          </w:rPr>
          <w:t>[[</w:t>
        </w:r>
      </w:ins>
      <w:r w:rsidRPr="00C7794D">
        <w:rPr>
          <w:rFonts w:ascii="Times New Roman" w:hAnsi="Times New Roman"/>
        </w:rPr>
        <w:t>value</w:t>
      </w:r>
      <w:ins w:id="20604" w:author="Rev 6 Allen Wirfs-Brock" w:date="2012-02-18T19:58:00Z">
        <w:r w:rsidR="002177F1">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0605" w:author="Rev 6 Allen Wirfs-Brock" w:date="2012-02-18T19:58:00Z">
        <w:r w:rsidR="002177F1">
          <w:rPr>
            <w:rFonts w:ascii="Times New Roman" w:hAnsi="Times New Roman"/>
          </w:rPr>
          <w:t>[[</w:t>
        </w:r>
      </w:ins>
      <w:r w:rsidRPr="00C7794D">
        <w:rPr>
          <w:rFonts w:ascii="Times New Roman" w:hAnsi="Times New Roman"/>
        </w:rPr>
        <w:t>value</w:t>
      </w:r>
      <w:ins w:id="20606" w:author="Rev 6 Allen Wirfs-Brock" w:date="2012-02-18T19:58:00Z">
        <w:r w:rsidR="002177F1">
          <w:rPr>
            <w:rFonts w:ascii="Times New Roman" w:hAnsi="Times New Roman"/>
          </w:rPr>
          <w:t>]]</w:t>
        </w:r>
      </w:ins>
      <w:r w:rsidRPr="00C7794D">
        <w:rPr>
          <w:rFonts w:ascii="Times New Roman" w:hAnsi="Times New Roman"/>
        </w:rPr>
        <w:t>.</w:t>
      </w:r>
    </w:p>
    <w:p w14:paraId="0F53D0BB" w14:textId="77777777" w:rsidR="004C02EF" w:rsidRPr="00C7794D" w:rsidRDefault="00B467AC" w:rsidP="00D15B64">
      <w:pPr>
        <w:numPr>
          <w:ilvl w:val="3"/>
          <w:numId w:val="133"/>
        </w:numPr>
        <w:spacing w:after="120" w:line="240" w:lineRule="auto"/>
        <w:contextualSpacing/>
        <w:jc w:val="left"/>
        <w:rPr>
          <w:rFonts w:ascii="Times New Roman" w:hAnsi="Times New Roman"/>
        </w:rPr>
      </w:pPr>
      <w:ins w:id="20607" w:author="Rev 6 Allen Wirfs-Brock" w:date="2012-02-18T19:41: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20608" w:author="Rev 6 Allen Wirfs-Brock" w:date="2012-02-18T19:58: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ins>
      <w:del w:id="20609" w:author="Rev 6 Allen Wirfs-Brock" w:date="2012-02-18T19:58:00Z">
        <w:r w:rsidR="004C02EF" w:rsidRPr="00C7794D" w:rsidDel="002177F1">
          <w:rPr>
            <w:rFonts w:ascii="Times New Roman" w:hAnsi="Times New Roman"/>
            <w:i/>
            <w:iCs/>
          </w:rPr>
          <w:delText>(</w:delText>
        </w:r>
      </w:del>
      <w:r w:rsidR="004C02EF" w:rsidRPr="00C7794D">
        <w:rPr>
          <w:rFonts w:ascii="Times New Roman" w:hAnsi="Times New Roman"/>
          <w:i/>
          <w:iCs/>
        </w:rPr>
        <w:t>R</w:t>
      </w:r>
      <w:r w:rsidR="004C02EF" w:rsidRPr="00C7794D">
        <w:rPr>
          <w:rFonts w:ascii="Times New Roman" w:hAnsi="Times New Roman"/>
        </w:rPr>
        <w:t>.</w:t>
      </w:r>
      <w:ins w:id="20610" w:author="Rev 6 Allen Wirfs-Brock" w:date="2012-02-18T19:59:00Z">
        <w:r w:rsidR="002177F1">
          <w:rPr>
            <w:rFonts w:ascii="Times New Roman" w:hAnsi="Times New Roman"/>
          </w:rPr>
          <w:t>[[</w:t>
        </w:r>
      </w:ins>
      <w:r w:rsidR="004C02EF" w:rsidRPr="00C7794D">
        <w:rPr>
          <w:rFonts w:ascii="Times New Roman" w:hAnsi="Times New Roman"/>
        </w:rPr>
        <w:t>type</w:t>
      </w:r>
      <w:ins w:id="20611" w:author="Rev 6 Allen Wirfs-Brock" w:date="2012-02-18T19:59: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20612" w:author="Rev 6 Allen Wirfs-Brock" w:date="2012-02-18T19:59:00Z">
        <w:r w:rsidR="002177F1" w:rsidRPr="00BB752E">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20613" w:author="Rev 6 Allen Wirfs-Brock" w:date="2012-02-18T20:00:00Z">
        <w:r w:rsidR="002177F1" w:rsidRPr="00BB752E">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20614" w:author="Rev 6 Allen Wirfs-Brock" w:date="2012-02-18T19:59:00Z">
        <w:r w:rsidR="002177F1">
          <w:rPr>
            <w:rFonts w:ascii="Times New Roman" w:hAnsi="Times New Roman"/>
          </w:rPr>
          <w:t>[[</w:t>
        </w:r>
      </w:ins>
      <w:r w:rsidR="004C02EF" w:rsidRPr="00C7794D">
        <w:rPr>
          <w:rFonts w:ascii="Times New Roman" w:hAnsi="Times New Roman"/>
        </w:rPr>
        <w:t>target</w:t>
      </w:r>
      <w:del w:id="20615" w:author="Rev 6 Allen Wirfs-Brock" w:date="2012-02-18T19:59:00Z">
        <w:r w:rsidR="004C02EF" w:rsidRPr="00C7794D" w:rsidDel="002177F1">
          <w:rPr>
            <w:rFonts w:ascii="Times New Roman" w:hAnsi="Times New Roman"/>
          </w:rPr>
          <w:delText>).</w:delText>
        </w:r>
      </w:del>
      <w:ins w:id="20616" w:author="Rev 6 Allen Wirfs-Brock" w:date="2012-02-18T19:59:00Z">
        <w:r w:rsidR="002177F1">
          <w:rPr>
            <w:rFonts w:ascii="Times New Roman" w:hAnsi="Times New Roman"/>
          </w:rPr>
          <w:t>]]}</w:t>
        </w:r>
        <w:r w:rsidR="002177F1" w:rsidRPr="00C7794D">
          <w:rPr>
            <w:rFonts w:ascii="Times New Roman" w:hAnsi="Times New Roman"/>
          </w:rPr>
          <w:t>.</w:t>
        </w:r>
      </w:ins>
    </w:p>
    <w:p w14:paraId="1D7B3DB8" w14:textId="77777777" w:rsidR="00D237FD" w:rsidRDefault="00D237FD" w:rsidP="003679DC">
      <w:pPr>
        <w:numPr>
          <w:ilvl w:val="0"/>
          <w:numId w:val="814"/>
        </w:numPr>
        <w:spacing w:after="120" w:line="240" w:lineRule="auto"/>
        <w:contextualSpacing/>
        <w:jc w:val="left"/>
        <w:rPr>
          <w:ins w:id="20617" w:author="Rev 8 Allen Wirfs-Brock" w:date="2012-05-10T13:07:00Z"/>
          <w:rFonts w:ascii="Times New Roman" w:hAnsi="Times New Roman"/>
        </w:rPr>
      </w:pPr>
      <w:ins w:id="20618" w:author="Rev 8 Allen Wirfs-Brock" w:date="2012-05-10T13:07:00Z">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ins>
      <w:ins w:id="20619" w:author="Rev 8 Allen Wirfs-Brock" w:date="2012-05-10T13:08:00Z">
        <w:r>
          <w:rPr>
            <w:rFonts w:ascii="Times New Roman" w:hAnsi="Times New Roman"/>
          </w:rPr>
          <w:t xml:space="preserve"> </w:t>
        </w:r>
        <w:r w:rsidRPr="00C7794D">
          <w:rPr>
            <w:rFonts w:ascii="Times New Roman" w:hAnsi="Times New Roman"/>
          </w:rPr>
          <w:t xml:space="preserve">return </w:t>
        </w:r>
        <w:r>
          <w:rPr>
            <w:lang w:eastAsia="en-US"/>
          </w:rPr>
          <w:t>NormalCompletion</w:t>
        </w:r>
        <w:r>
          <w:t>(</w:t>
        </w:r>
        <w:r w:rsidRPr="00C7794D">
          <w:rPr>
            <w:rFonts w:ascii="Times New Roman" w:hAnsi="Times New Roman"/>
            <w:i/>
            <w:iCs/>
          </w:rPr>
          <w:t>V</w:t>
        </w:r>
        <w:r w:rsidRPr="00C7794D">
          <w:rPr>
            <w:rFonts w:ascii="Times New Roman" w:hAnsi="Times New Roman"/>
          </w:rPr>
          <w:t>).</w:t>
        </w:r>
      </w:ins>
    </w:p>
    <w:p w14:paraId="1BFB6D81" w14:textId="77777777" w:rsidR="004C02EF" w:rsidRPr="00C7794D" w:rsidDel="008C12B4" w:rsidRDefault="004C02EF" w:rsidP="003679DC">
      <w:pPr>
        <w:numPr>
          <w:ilvl w:val="0"/>
          <w:numId w:val="814"/>
        </w:numPr>
        <w:spacing w:after="120" w:line="240" w:lineRule="auto"/>
        <w:contextualSpacing/>
        <w:jc w:val="left"/>
        <w:rPr>
          <w:del w:id="20620" w:author="Rev 8 Allen Wirfs-Brock" w:date="2012-05-10T14:25:00Z"/>
          <w:rFonts w:ascii="Times New Roman" w:hAnsi="Times New Roman"/>
        </w:rPr>
      </w:pPr>
      <w:del w:id="20621" w:author="Rev 8 Allen Wirfs-Brock" w:date="2012-05-10T14:25:00Z">
        <w:r w:rsidRPr="00C7794D" w:rsidDel="008C12B4">
          <w:rPr>
            <w:rFonts w:ascii="Times New Roman" w:hAnsi="Times New Roman"/>
          </w:rPr>
          <w:delText xml:space="preserve">If </w:delText>
        </w:r>
      </w:del>
      <w:del w:id="20622" w:author="Rev 8 Allen Wirfs-Brock" w:date="2012-05-10T13:08:00Z">
        <w:r w:rsidRPr="00C7794D" w:rsidDel="00D237FD">
          <w:rPr>
            <w:rFonts w:ascii="Times New Roman" w:hAnsi="Times New Roman"/>
            <w:i/>
          </w:rPr>
          <w:delText>foundInB</w:delText>
        </w:r>
        <w:r w:rsidRPr="00C7794D" w:rsidDel="00D237FD">
          <w:rPr>
            <w:rFonts w:ascii="Times New Roman" w:hAnsi="Times New Roman"/>
          </w:rPr>
          <w:delText xml:space="preserve"> is </w:delText>
        </w:r>
        <w:r w:rsidRPr="00C7794D" w:rsidDel="00D237FD">
          <w:rPr>
            <w:rFonts w:ascii="Times New Roman" w:hAnsi="Times New Roman"/>
            <w:b/>
          </w:rPr>
          <w:delText>false</w:delText>
        </w:r>
        <w:r w:rsidRPr="00C7794D" w:rsidDel="00D237FD">
          <w:rPr>
            <w:rFonts w:ascii="Times New Roman" w:hAnsi="Times New Roman"/>
          </w:rPr>
          <w:delText xml:space="preserve"> and the </w:delText>
        </w:r>
      </w:del>
      <w:del w:id="20623" w:author="Rev 8 Allen Wirfs-Brock" w:date="2012-05-10T14:25:00Z">
        <w:r w:rsidRPr="00C7794D" w:rsidDel="008C12B4">
          <w:rPr>
            <w:rFonts w:ascii="Times New Roman" w:hAnsi="Times New Roman"/>
            <w:i/>
          </w:rPr>
          <w:delText>DefaultClause</w:delText>
        </w:r>
        <w:r w:rsidRPr="00C7794D" w:rsidDel="008C12B4">
          <w:rPr>
            <w:rFonts w:ascii="Times New Roman" w:hAnsi="Times New Roman"/>
          </w:rPr>
          <w:delText xml:space="preserve"> has a </w:delText>
        </w:r>
        <w:r w:rsidRPr="00C7794D" w:rsidDel="008C12B4">
          <w:rPr>
            <w:rFonts w:ascii="Times New Roman" w:hAnsi="Times New Roman"/>
            <w:i/>
          </w:rPr>
          <w:delText>StatementList</w:delText>
        </w:r>
        <w:r w:rsidRPr="00C7794D" w:rsidDel="008C12B4">
          <w:rPr>
            <w:rFonts w:ascii="Times New Roman" w:hAnsi="Times New Roman"/>
          </w:rPr>
          <w:delText>, then</w:delText>
        </w:r>
      </w:del>
    </w:p>
    <w:p w14:paraId="17A4B99E"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Evaluate </w:t>
      </w:r>
      <w:del w:id="20624" w:author="Rev 8 Allen Wirfs-Brock" w:date="2012-05-10T14:25:00Z">
        <w:r w:rsidRPr="00C7794D" w:rsidDel="008C12B4">
          <w:rPr>
            <w:rFonts w:ascii="Times New Roman" w:hAnsi="Times New Roman"/>
          </w:rPr>
          <w:delText xml:space="preserve">the </w:delText>
        </w:r>
      </w:del>
      <w:r w:rsidRPr="00C7794D">
        <w:rPr>
          <w:rFonts w:ascii="Times New Roman" w:hAnsi="Times New Roman"/>
          <w:i/>
        </w:rPr>
        <w:t>DefaultClause</w:t>
      </w:r>
      <w:del w:id="20625" w:author="Rev 8 Allen Wirfs-Brock" w:date="2012-05-10T14:25:00Z">
        <w:r w:rsidRPr="00C7794D" w:rsidDel="008C12B4">
          <w:rPr>
            <w:rFonts w:ascii="Times New Roman" w:hAnsi="Times New Roman"/>
            <w:i/>
          </w:rPr>
          <w:delText>’s</w:delText>
        </w:r>
        <w:r w:rsidRPr="00C7794D" w:rsidDel="008C12B4">
          <w:rPr>
            <w:rFonts w:ascii="Times New Roman" w:hAnsi="Times New Roman"/>
          </w:rPr>
          <w:delText xml:space="preserve"> </w:delText>
        </w:r>
        <w:r w:rsidRPr="00C7794D" w:rsidDel="008C12B4">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2571AE61"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20626" w:author="Rev 6 Allen Wirfs-Brock" w:date="2012-02-18T20:01:00Z">
        <w:r w:rsidR="002177F1">
          <w:rPr>
            <w:rFonts w:ascii="Times New Roman" w:hAnsi="Times New Roman"/>
          </w:rPr>
          <w:t>[[</w:t>
        </w:r>
      </w:ins>
      <w:r w:rsidRPr="00C7794D">
        <w:rPr>
          <w:rFonts w:ascii="Times New Roman" w:hAnsi="Times New Roman"/>
        </w:rPr>
        <w:t>value</w:t>
      </w:r>
      <w:ins w:id="20627" w:author="Rev 6 Allen Wirfs-Brock" w:date="2012-02-18T20:01: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20628" w:author="Rev 6 Allen Wirfs-Brock" w:date="2012-02-18T20:01:00Z">
        <w:r w:rsidR="002177F1">
          <w:rPr>
            <w:rFonts w:ascii="Times New Roman" w:hAnsi="Times New Roman"/>
          </w:rPr>
          <w:t>[[</w:t>
        </w:r>
      </w:ins>
      <w:r w:rsidRPr="00C7794D">
        <w:rPr>
          <w:rFonts w:ascii="Times New Roman" w:hAnsi="Times New Roman"/>
        </w:rPr>
        <w:t>value</w:t>
      </w:r>
      <w:ins w:id="20629" w:author="Rev 6 Allen Wirfs-Brock" w:date="2012-02-18T20:01:00Z">
        <w:r w:rsidR="002177F1">
          <w:rPr>
            <w:rFonts w:ascii="Times New Roman" w:hAnsi="Times New Roman"/>
          </w:rPr>
          <w:t>]]</w:t>
        </w:r>
      </w:ins>
      <w:r w:rsidRPr="00C7794D">
        <w:rPr>
          <w:rFonts w:ascii="Times New Roman" w:hAnsi="Times New Roman"/>
        </w:rPr>
        <w:t>.</w:t>
      </w:r>
    </w:p>
    <w:p w14:paraId="153B79C3"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ins w:id="20630" w:author="Rev 6 Allen Wirfs-Brock" w:date="2012-02-18T20:01: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20631" w:author="Rev 6 Allen Wirfs-Brock" w:date="2012-02-18T20:01:00Z">
        <w:r w:rsidRPr="00C7794D" w:rsidDel="002177F1">
          <w:rPr>
            <w:rFonts w:ascii="Times New Roman" w:hAnsi="Times New Roman"/>
          </w:rPr>
          <w:delText>(</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25BADBFF" w14:textId="77777777" w:rsidR="00D237FD" w:rsidRPr="00C7794D" w:rsidRDefault="00D237FD" w:rsidP="003679DC">
      <w:pPr>
        <w:numPr>
          <w:ilvl w:val="0"/>
          <w:numId w:val="814"/>
        </w:numPr>
        <w:spacing w:after="120" w:line="240" w:lineRule="auto"/>
        <w:contextualSpacing/>
        <w:jc w:val="left"/>
        <w:rPr>
          <w:ins w:id="20632" w:author="Rev 8 Allen Wirfs-Brock" w:date="2012-05-10T13:11:00Z"/>
          <w:rFonts w:ascii="Times New Roman" w:hAnsi="Times New Roman"/>
        </w:rPr>
      </w:pPr>
      <w:ins w:id="20633" w:author="Rev 8 Allen Wirfs-Brock" w:date="2012-05-10T13:11:00Z">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list of</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ins>
    </w:p>
    <w:p w14:paraId="0C969B49"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ins w:id="20634" w:author="Rev 8 Allen Wirfs-Brock" w:date="2012-05-10T14:08:00Z">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ins>
      <w:r w:rsidRPr="00C7794D">
        <w:rPr>
          <w:rFonts w:ascii="Times New Roman" w:hAnsi="Times New Roman"/>
        </w:rPr>
        <w:t xml:space="preserve"> (</w:t>
      </w:r>
      <w:del w:id="20635" w:author="Rev 8 Allen Wirfs-Brock" w:date="2012-05-10T13:28:00Z">
        <w:r w:rsidRPr="00D15B64" w:rsidDel="00D15B64">
          <w:rPr>
            <w:rFonts w:ascii="Times New Roman" w:hAnsi="Times New Roman"/>
            <w:sz w:val="18"/>
            <w:szCs w:val="18"/>
          </w:rPr>
          <w:delText xml:space="preserve">Note </w:delText>
        </w:r>
      </w:del>
      <w:ins w:id="20636" w:author="Rev 8 Allen Wirfs-Brock" w:date="2012-05-10T13:28:00Z">
        <w:r w:rsidR="00D15B64" w:rsidRPr="00D15B64">
          <w:rPr>
            <w:rFonts w:ascii="Times New Roman" w:hAnsi="Times New Roman"/>
            <w:sz w:val="18"/>
            <w:szCs w:val="18"/>
          </w:rPr>
          <w:t xml:space="preserve">NOTE  </w:t>
        </w:r>
      </w:ins>
      <w:del w:id="20637" w:author="Rev 8 Allen Wirfs-Brock" w:date="2012-05-10T13:28:00Z">
        <w:r w:rsidRPr="00D15B64" w:rsidDel="00D15B64">
          <w:rPr>
            <w:rFonts w:ascii="Times New Roman" w:hAnsi="Times New Roman"/>
            <w:sz w:val="18"/>
            <w:szCs w:val="18"/>
          </w:rPr>
          <w:delText xml:space="preserve">that </w:delText>
        </w:r>
      </w:del>
      <w:del w:id="20638" w:author="Rev 8 Allen Wirfs-Brock" w:date="2012-05-10T13:12:00Z">
        <w:r w:rsidRPr="00D15B64" w:rsidDel="00A6104D">
          <w:rPr>
            <w:rFonts w:ascii="Times New Roman" w:hAnsi="Times New Roman"/>
            <w:sz w:val="18"/>
            <w:szCs w:val="18"/>
          </w:rPr>
          <w:delText xml:space="preserve">if step 7.a.i has been performed this loop does not start at the beginning of </w:delText>
        </w:r>
        <w:r w:rsidRPr="00D15B64" w:rsidDel="00A6104D">
          <w:rPr>
            <w:rFonts w:ascii="Times New Roman" w:hAnsi="Times New Roman"/>
            <w:i/>
            <w:sz w:val="18"/>
            <w:szCs w:val="18"/>
          </w:rPr>
          <w:delText>B</w:delText>
        </w:r>
      </w:del>
      <w:ins w:id="20639" w:author="Rev 8 Allen Wirfs-Brock" w:date="2012-05-10T13:12:00Z">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ins>
      <w:r w:rsidRPr="00C7794D">
        <w:rPr>
          <w:rFonts w:ascii="Times New Roman" w:hAnsi="Times New Roman"/>
        </w:rPr>
        <w:t>)</w:t>
      </w:r>
    </w:p>
    <w:p w14:paraId="08CFE43D" w14:textId="77777777" w:rsidR="004C02EF" w:rsidRPr="00A6104D" w:rsidDel="00E46C84" w:rsidRDefault="004C02EF" w:rsidP="008C12B4">
      <w:pPr>
        <w:numPr>
          <w:ilvl w:val="1"/>
          <w:numId w:val="814"/>
        </w:numPr>
        <w:spacing w:after="120" w:line="240" w:lineRule="auto"/>
        <w:contextualSpacing/>
        <w:jc w:val="left"/>
        <w:rPr>
          <w:del w:id="20640" w:author="Rev 8 Allen Wirfs-Brock" w:date="2012-05-10T14:08:00Z"/>
          <w:rFonts w:ascii="Times New Roman" w:hAnsi="Times New Roman"/>
        </w:rPr>
      </w:pPr>
      <w:del w:id="20641" w:author="Rev 8 Allen Wirfs-Brock" w:date="2012-05-10T14:08:00Z">
        <w:r w:rsidRPr="00A6104D" w:rsidDel="00E46C84">
          <w:rPr>
            <w:rFonts w:ascii="Times New Roman" w:hAnsi="Times New Roman"/>
          </w:rPr>
          <w:delText xml:space="preserve">Let </w:delText>
        </w:r>
        <w:r w:rsidRPr="00A6104D" w:rsidDel="00E46C84">
          <w:rPr>
            <w:rFonts w:ascii="Times New Roman" w:hAnsi="Times New Roman"/>
            <w:i/>
            <w:iCs/>
          </w:rPr>
          <w:delText>C</w:delText>
        </w:r>
        <w:r w:rsidRPr="00A6104D" w:rsidDel="00E46C84">
          <w:rPr>
            <w:rFonts w:ascii="Times New Roman" w:hAnsi="Times New Roman"/>
          </w:rPr>
          <w:delText xml:space="preserve"> be the next </w:delText>
        </w:r>
        <w:r w:rsidRPr="00A6104D" w:rsidDel="00E46C84">
          <w:rPr>
            <w:rFonts w:ascii="Times New Roman" w:hAnsi="Times New Roman"/>
            <w:i/>
          </w:rPr>
          <w:delText>CaseClause</w:delText>
        </w:r>
        <w:r w:rsidRPr="00A6104D" w:rsidDel="00E46C84">
          <w:rPr>
            <w:rFonts w:ascii="Times New Roman" w:hAnsi="Times New Roman"/>
          </w:rPr>
          <w:delText xml:space="preserve"> in </w:delText>
        </w:r>
        <w:r w:rsidRPr="00A6104D" w:rsidDel="00E46C84">
          <w:rPr>
            <w:rFonts w:ascii="Times New Roman" w:hAnsi="Times New Roman"/>
            <w:i/>
            <w:iCs/>
          </w:rPr>
          <w:delText>B</w:delText>
        </w:r>
        <w:r w:rsidRPr="00A6104D" w:rsidDel="00E46C84">
          <w:rPr>
            <w:rFonts w:ascii="Times New Roman" w:hAnsi="Times New Roman"/>
          </w:rPr>
          <w:delText xml:space="preserve">. If there is no such </w:delText>
        </w:r>
        <w:r w:rsidRPr="00A6104D" w:rsidDel="00E46C84">
          <w:rPr>
            <w:rFonts w:ascii="Times New Roman" w:hAnsi="Times New Roman"/>
            <w:i/>
          </w:rPr>
          <w:delText>CaseClause</w:delText>
        </w:r>
        <w:r w:rsidRPr="00A6104D" w:rsidDel="00E46C84">
          <w:rPr>
            <w:rFonts w:ascii="Times New Roman" w:hAnsi="Times New Roman"/>
          </w:rPr>
          <w:delText xml:space="preserve">, return </w:delText>
        </w:r>
      </w:del>
      <w:ins w:id="20642" w:author="Rev 6 Allen Wirfs-Brock" w:date="2012-02-23T13:05:00Z">
        <w:del w:id="20643" w:author="Rev 8 Allen Wirfs-Brock" w:date="2012-05-10T14:08:00Z">
          <w:r w:rsidR="00BB752E" w:rsidDel="00E46C84">
            <w:rPr>
              <w:lang w:eastAsia="en-US"/>
            </w:rPr>
            <w:delText>NormalCompletion</w:delText>
          </w:r>
          <w:r w:rsidR="00BB752E" w:rsidDel="00E46C84">
            <w:delText>(</w:delText>
          </w:r>
        </w:del>
      </w:ins>
      <w:del w:id="20644" w:author="Rev 8 Allen Wirfs-Brock" w:date="2012-05-10T14:08:00Z">
        <w:r w:rsidRPr="00A6104D" w:rsidDel="00E46C84">
          <w:rPr>
            <w:rFonts w:ascii="Times New Roman" w:hAnsi="Times New Roman"/>
          </w:rPr>
          <w:delText>(</w:delText>
        </w:r>
        <w:r w:rsidRPr="00A6104D" w:rsidDel="00E46C84">
          <w:rPr>
            <w:rFonts w:cs="Arial"/>
            <w:bCs/>
          </w:rPr>
          <w:delText>normal</w:delText>
        </w:r>
        <w:r w:rsidRPr="00A6104D" w:rsidDel="00E46C84">
          <w:rPr>
            <w:rFonts w:ascii="Times New Roman" w:hAnsi="Times New Roman"/>
          </w:rPr>
          <w:delText xml:space="preserve">, </w:delText>
        </w:r>
        <w:r w:rsidRPr="00A6104D" w:rsidDel="00E46C84">
          <w:rPr>
            <w:rFonts w:ascii="Times New Roman" w:hAnsi="Times New Roman"/>
            <w:i/>
            <w:iCs/>
          </w:rPr>
          <w:delText>V</w:delText>
        </w:r>
        <w:r w:rsidRPr="00A6104D" w:rsidDel="00E46C84">
          <w:rPr>
            <w:rFonts w:ascii="Times New Roman" w:hAnsi="Times New Roman"/>
          </w:rPr>
          <w:delText xml:space="preserve">, </w:delText>
        </w:r>
        <w:r w:rsidRPr="00A6104D" w:rsidDel="00E46C84">
          <w:rPr>
            <w:rFonts w:cs="Arial"/>
            <w:bCs/>
          </w:rPr>
          <w:delText>empty</w:delText>
        </w:r>
        <w:r w:rsidRPr="00A6104D" w:rsidDel="00E46C84">
          <w:rPr>
            <w:rFonts w:ascii="Times New Roman" w:hAnsi="Times New Roman"/>
          </w:rPr>
          <w:delText>).</w:delText>
        </w:r>
      </w:del>
    </w:p>
    <w:p w14:paraId="2A73ABCA" w14:textId="77777777" w:rsidR="004C02EF" w:rsidRPr="00C7794D" w:rsidDel="00E46C84" w:rsidRDefault="004C02EF" w:rsidP="008C12B4">
      <w:pPr>
        <w:numPr>
          <w:ilvl w:val="1"/>
          <w:numId w:val="814"/>
        </w:numPr>
        <w:spacing w:after="120" w:line="240" w:lineRule="auto"/>
        <w:contextualSpacing/>
        <w:jc w:val="left"/>
        <w:rPr>
          <w:del w:id="20645" w:author="Rev 8 Allen Wirfs-Brock" w:date="2012-05-10T14:05:00Z"/>
          <w:rFonts w:ascii="Times New Roman" w:hAnsi="Times New Roman"/>
        </w:rPr>
      </w:pPr>
      <w:del w:id="20646" w:author="Rev 8 Allen Wirfs-Brock" w:date="2012-05-10T14:05:00Z">
        <w:r w:rsidRPr="00C7794D" w:rsidDel="00E46C84">
          <w:rPr>
            <w:rFonts w:ascii="Times New Roman" w:hAnsi="Times New Roman"/>
          </w:rPr>
          <w:delText xml:space="preserve">If </w:delText>
        </w:r>
        <w:r w:rsidRPr="00C7794D" w:rsidDel="00E46C84">
          <w:rPr>
            <w:rFonts w:ascii="Times New Roman" w:hAnsi="Times New Roman"/>
            <w:i/>
            <w:iCs/>
          </w:rPr>
          <w:delText>C</w:delText>
        </w:r>
        <w:r w:rsidRPr="00C7794D" w:rsidDel="00E46C84">
          <w:rPr>
            <w:rFonts w:ascii="Times New Roman" w:hAnsi="Times New Roman"/>
          </w:rPr>
          <w:delText xml:space="preserve"> has a </w:delText>
        </w:r>
        <w:r w:rsidRPr="00C7794D" w:rsidDel="00E46C84">
          <w:rPr>
            <w:rFonts w:ascii="Times New Roman" w:hAnsi="Times New Roman"/>
            <w:i/>
          </w:rPr>
          <w:delText>StatementList</w:delText>
        </w:r>
        <w:r w:rsidRPr="00C7794D" w:rsidDel="00E46C84">
          <w:rPr>
            <w:rFonts w:ascii="Times New Roman" w:hAnsi="Times New Roman"/>
          </w:rPr>
          <w:delText xml:space="preserve">, then </w:delText>
        </w:r>
      </w:del>
    </w:p>
    <w:p w14:paraId="32921DA1"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Evaluate</w:t>
      </w:r>
      <w:ins w:id="20647" w:author="Rev 8 Allen Wirfs-Brock" w:date="2012-05-10T14:06:00Z">
        <w:r w:rsidR="00E46C84" w:rsidRPr="00E46C84">
          <w:rPr>
            <w:rFonts w:ascii="Times New Roman" w:hAnsi="Times New Roman"/>
            <w:i/>
          </w:rPr>
          <w:t xml:space="preserve"> </w:t>
        </w:r>
        <w:r w:rsidR="00E46C84" w:rsidRPr="00C7794D">
          <w:rPr>
            <w:rFonts w:ascii="Times New Roman" w:hAnsi="Times New Roman"/>
            <w:i/>
          </w:rPr>
          <w:t>CaseClause</w:t>
        </w:r>
      </w:ins>
      <w:r w:rsidRPr="00C7794D">
        <w:rPr>
          <w:rFonts w:ascii="Times New Roman" w:hAnsi="Times New Roman"/>
        </w:rPr>
        <w:t xml:space="preserve"> </w:t>
      </w:r>
      <w:r w:rsidRPr="00C7794D">
        <w:rPr>
          <w:rFonts w:ascii="Times New Roman" w:hAnsi="Times New Roman"/>
          <w:i/>
          <w:iCs/>
        </w:rPr>
        <w:t>C</w:t>
      </w:r>
      <w:del w:id="20648" w:author="Rev 8 Allen Wirfs-Brock" w:date="2012-05-10T14:07:00Z">
        <w:r w:rsidRPr="00C7794D" w:rsidDel="00E46C84">
          <w:rPr>
            <w:rFonts w:ascii="Times New Roman" w:hAnsi="Times New Roman"/>
          </w:rPr>
          <w:delText xml:space="preserve">’s </w:delText>
        </w:r>
        <w:r w:rsidRPr="00C7794D" w:rsidDel="00E46C84">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2A877AA3"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20649" w:author="Rev 6 Allen Wirfs-Brock" w:date="2012-02-18T20:03:00Z">
        <w:r w:rsidR="002177F1">
          <w:rPr>
            <w:rFonts w:ascii="Times New Roman" w:hAnsi="Times New Roman"/>
          </w:rPr>
          <w:t>[[</w:t>
        </w:r>
      </w:ins>
      <w:r w:rsidRPr="00C7794D">
        <w:rPr>
          <w:rFonts w:ascii="Times New Roman" w:hAnsi="Times New Roman"/>
        </w:rPr>
        <w:t>value</w:t>
      </w:r>
      <w:ins w:id="20650" w:author="Rev 6 Allen Wirfs-Brock" w:date="2012-02-18T20:03: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20651" w:author="Rev 6 Allen Wirfs-Brock" w:date="2012-02-18T20:03:00Z">
        <w:r w:rsidR="002177F1">
          <w:rPr>
            <w:rFonts w:ascii="Times New Roman" w:hAnsi="Times New Roman"/>
          </w:rPr>
          <w:t>[[</w:t>
        </w:r>
      </w:ins>
      <w:r w:rsidRPr="00C7794D">
        <w:rPr>
          <w:rFonts w:ascii="Times New Roman" w:hAnsi="Times New Roman"/>
        </w:rPr>
        <w:t>value</w:t>
      </w:r>
      <w:ins w:id="20652" w:author="Rev 6 Allen Wirfs-Brock" w:date="2012-02-18T20:03:00Z">
        <w:r w:rsidR="002177F1">
          <w:rPr>
            <w:rFonts w:ascii="Times New Roman" w:hAnsi="Times New Roman"/>
          </w:rPr>
          <w:t>]]</w:t>
        </w:r>
      </w:ins>
      <w:r w:rsidRPr="00C7794D">
        <w:rPr>
          <w:rFonts w:ascii="Times New Roman" w:hAnsi="Times New Roman"/>
        </w:rPr>
        <w:t>.</w:t>
      </w:r>
    </w:p>
    <w:p w14:paraId="2A788E31"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ins w:id="20653" w:author="Rev 8 Allen Wirfs-Brock" w:date="2012-05-10T13:42:00Z">
        <w:r w:rsidR="009523C0">
          <w:rPr>
            <w:rFonts w:ascii="Times New Roman" w:hAnsi="Times New Roman"/>
          </w:rPr>
          <w:t xml:space="preserve"> return</w:t>
        </w:r>
      </w:ins>
      <w:r w:rsidRPr="00C7794D">
        <w:rPr>
          <w:rFonts w:ascii="Times New Roman" w:hAnsi="Times New Roman"/>
        </w:rPr>
        <w:t xml:space="preserve"> </w:t>
      </w:r>
      <w:ins w:id="20654" w:author="Rev 6 Allen Wirfs-Brock" w:date="2012-02-18T20:02: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20655" w:author="Rev 6 Allen Wirfs-Brock" w:date="2012-02-18T20:02:00Z">
        <w:r w:rsidRPr="00C7794D" w:rsidDel="002177F1">
          <w:rPr>
            <w:rFonts w:ascii="Times New Roman" w:hAnsi="Times New Roman"/>
          </w:rPr>
          <w:delText>return (</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6DF3B282" w14:textId="77777777" w:rsidR="00A6104D" w:rsidRDefault="00A6104D" w:rsidP="008C12B4">
      <w:pPr>
        <w:numPr>
          <w:ilvl w:val="0"/>
          <w:numId w:val="814"/>
        </w:numPr>
        <w:spacing w:after="120" w:line="240" w:lineRule="auto"/>
        <w:jc w:val="left"/>
        <w:rPr>
          <w:ins w:id="20656" w:author="Rev 8 Allen Wirfs-Brock" w:date="2012-05-10T13:19:00Z"/>
          <w:rFonts w:ascii="Times New Roman" w:hAnsi="Times New Roman"/>
        </w:rPr>
      </w:pPr>
      <w:ins w:id="20657" w:author="Rev 8 Allen Wirfs-Brock" w:date="2012-05-10T13:20:00Z">
        <w:r>
          <w:rPr>
            <w:rFonts w:ascii="Times New Roman" w:hAnsi="Times New Roman"/>
          </w:rPr>
          <w:t>R</w:t>
        </w:r>
        <w:r w:rsidRPr="00C7794D">
          <w:rPr>
            <w:rFonts w:ascii="Times New Roman" w:hAnsi="Times New Roman"/>
          </w:rPr>
          <w:t xml:space="preserve">eturn </w:t>
        </w:r>
        <w:r>
          <w:rPr>
            <w:lang w:eastAsia="en-US"/>
          </w:rPr>
          <w:t>NormalCompletion</w:t>
        </w:r>
        <w:r>
          <w:t>(</w:t>
        </w:r>
        <w:r w:rsidRPr="00C7794D">
          <w:rPr>
            <w:rFonts w:ascii="Times New Roman" w:hAnsi="Times New Roman"/>
            <w:i/>
            <w:iCs/>
          </w:rPr>
          <w:t>V</w:t>
        </w:r>
        <w:r w:rsidRPr="00C7794D">
          <w:rPr>
            <w:rFonts w:ascii="Times New Roman" w:hAnsi="Times New Roman"/>
          </w:rPr>
          <w:t>).</w:t>
        </w:r>
      </w:ins>
    </w:p>
    <w:p w14:paraId="391414B8" w14:textId="77777777" w:rsidR="009523C0" w:rsidRDefault="009523C0" w:rsidP="009523C0">
      <w:pPr>
        <w:keepNext/>
        <w:rPr>
          <w:ins w:id="20658" w:author="Rev 8 Allen Wirfs-Brock" w:date="2012-05-10T13:44:00Z"/>
          <w:rFonts w:ascii="Helvetica" w:hAnsi="Helvetica"/>
          <w:b/>
          <w:spacing w:val="6"/>
        </w:rPr>
      </w:pPr>
      <w:ins w:id="20659" w:author="Rev 8 Allen Wirfs-Brock" w:date="2012-05-10T13:44:00Z">
        <w:r w:rsidRPr="00E77497">
          <w:rPr>
            <w:rFonts w:ascii="Helvetica" w:hAnsi="Helvetica"/>
            <w:b/>
          </w:rPr>
          <w:t xml:space="preserve">Runtime Semantics: </w:t>
        </w:r>
        <w:r>
          <w:rPr>
            <w:rFonts w:ascii="Helvetica" w:hAnsi="Helvetica"/>
            <w:b/>
          </w:rPr>
          <w:t xml:space="preserve">Case Selector </w:t>
        </w:r>
        <w:r w:rsidRPr="00E77497">
          <w:rPr>
            <w:rFonts w:ascii="Helvetica" w:hAnsi="Helvetica"/>
            <w:b/>
            <w:spacing w:val="6"/>
          </w:rPr>
          <w:t>Evaluation</w:t>
        </w:r>
      </w:ins>
    </w:p>
    <w:p w14:paraId="526BBB79" w14:textId="77777777"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14:paraId="0A03E8A0" w14:textId="77777777"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14:paraId="53000988" w14:textId="77777777"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14:paraId="437A8437" w14:textId="77777777" w:rsidR="009523C0" w:rsidRPr="00E77497" w:rsidRDefault="009523C0" w:rsidP="009523C0">
      <w:pPr>
        <w:pStyle w:val="Note"/>
      </w:pPr>
      <w:r w:rsidRPr="00E77497">
        <w:t>NOTE</w:t>
      </w:r>
      <w:r w:rsidRPr="00E77497">
        <w:tab/>
      </w:r>
      <w:del w:id="20660" w:author="Rev 8 Allen Wirfs-Brock" w:date="2012-05-10T13:45:00Z">
        <w:r w:rsidRPr="00E77497" w:rsidDel="009523C0">
          <w:delText xml:space="preserve">Evaluating </w:delText>
        </w:r>
      </w:del>
      <w:ins w:id="20661" w:author="Rev 8 Allen Wirfs-Brock" w:date="2012-05-10T13:45:00Z">
        <w:r>
          <w:t>Case Selector Evaluation</w:t>
        </w:r>
        <w:r w:rsidRPr="00E77497">
          <w:t xml:space="preserve"> </w:t>
        </w:r>
      </w:ins>
      <w:del w:id="20662" w:author="Rev 8 Allen Wirfs-Brock" w:date="2012-05-10T13:46:00Z">
        <w:r w:rsidRPr="00E77497" w:rsidDel="009523C0">
          <w:rPr>
            <w:rStyle w:val="bnf"/>
          </w:rPr>
          <w:delText>CaseClause</w:delText>
        </w:r>
        <w:r w:rsidRPr="00E77497" w:rsidDel="009523C0">
          <w:delText xml:space="preserve"> </w:delText>
        </w:r>
      </w:del>
      <w:r w:rsidRPr="00E77497">
        <w:t xml:space="preserve">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14:paraId="4E2F1BB4" w14:textId="77777777" w:rsidR="00176950" w:rsidRPr="00E77497" w:rsidRDefault="00176950" w:rsidP="00176950">
      <w:pPr>
        <w:keepNext/>
        <w:rPr>
          <w:ins w:id="20663" w:author="Rev 6 Allen Wirfs-Brock" w:date="2012-02-18T19:32:00Z"/>
          <w:rFonts w:ascii="Helvetica" w:hAnsi="Helvetica"/>
          <w:b/>
        </w:rPr>
      </w:pPr>
      <w:ins w:id="20664" w:author="Rev 6 Allen Wirfs-Brock" w:date="2012-02-18T19:32:00Z">
        <w:r w:rsidRPr="00E77497">
          <w:rPr>
            <w:rFonts w:ascii="Helvetica" w:hAnsi="Helvetica"/>
            <w:b/>
          </w:rPr>
          <w:t xml:space="preserve">Runtime Semantics: </w:t>
        </w:r>
        <w:r w:rsidRPr="00E77497">
          <w:rPr>
            <w:rFonts w:ascii="Helvetica" w:hAnsi="Helvetica"/>
            <w:b/>
            <w:spacing w:val="6"/>
          </w:rPr>
          <w:t>Evaluation</w:t>
        </w:r>
      </w:ins>
    </w:p>
    <w:p w14:paraId="0046AD8C" w14:textId="77777777" w:rsidR="00176950" w:rsidRPr="00E77497" w:rsidRDefault="00176950" w:rsidP="00176950">
      <w:pPr>
        <w:rPr>
          <w:ins w:id="20665" w:author="Rev 6 Allen Wirfs-Brock" w:date="2012-02-18T19:32:00Z"/>
        </w:rPr>
      </w:pPr>
      <w:ins w:id="20666" w:author="Rev 6 Allen Wirfs-Brock" w:date="2012-02-18T19:32:00Z">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ins>
    </w:p>
    <w:p w14:paraId="327C8F94" w14:textId="77777777" w:rsidR="00176950" w:rsidRPr="00E77497" w:rsidRDefault="00176950" w:rsidP="00176950">
      <w:pPr>
        <w:pStyle w:val="Alg2"/>
        <w:numPr>
          <w:ilvl w:val="0"/>
          <w:numId w:val="130"/>
        </w:numPr>
        <w:rPr>
          <w:ins w:id="20667" w:author="Rev 6 Allen Wirfs-Brock" w:date="2012-02-18T19:32:00Z"/>
        </w:rPr>
      </w:pPr>
      <w:ins w:id="20668" w:author="Rev 6 Allen Wirfs-Brock" w:date="2012-02-18T19:32:00Z">
        <w:r w:rsidRPr="00E77497">
          <w:t xml:space="preserve">Let </w:t>
        </w:r>
        <w:r w:rsidRPr="00E77497">
          <w:rPr>
            <w:i/>
          </w:rPr>
          <w:t>exprRef</w:t>
        </w:r>
        <w:r w:rsidRPr="00E77497">
          <w:t xml:space="preserve"> be the result of evaluating </w:t>
        </w:r>
        <w:r w:rsidRPr="00E77497">
          <w:rPr>
            <w:i/>
          </w:rPr>
          <w:t>Expression</w:t>
        </w:r>
        <w:r w:rsidRPr="00E77497">
          <w:t>.</w:t>
        </w:r>
      </w:ins>
    </w:p>
    <w:p w14:paraId="6F9CF1B0" w14:textId="77777777" w:rsidR="00176950" w:rsidRDefault="00176950" w:rsidP="00176950">
      <w:pPr>
        <w:pStyle w:val="Alg2"/>
        <w:numPr>
          <w:ilvl w:val="0"/>
          <w:numId w:val="130"/>
        </w:numPr>
        <w:contextualSpacing/>
        <w:rPr>
          <w:ins w:id="20669" w:author="Rev 6 Allen Wirfs-Brock" w:date="2012-02-18T19:32:00Z"/>
        </w:rPr>
      </w:pPr>
      <w:ins w:id="20670" w:author="Rev 6 Allen Wirfs-Brock" w:date="2012-02-18T19:32:00Z">
        <w:r>
          <w:t xml:space="preserve">Let </w:t>
        </w:r>
        <w:r w:rsidRPr="00646EAD">
          <w:rPr>
            <w:i/>
          </w:rPr>
          <w:t>switchValue</w:t>
        </w:r>
        <w:r>
          <w:t xml:space="preserve"> be </w:t>
        </w:r>
        <w:r w:rsidRPr="00E77497">
          <w:t>GetValue(</w:t>
        </w:r>
        <w:r w:rsidRPr="00E77497">
          <w:rPr>
            <w:i/>
          </w:rPr>
          <w:t>exprRef</w:t>
        </w:r>
        <w:r w:rsidRPr="00E77497">
          <w:t>)</w:t>
        </w:r>
        <w:r>
          <w:t>.</w:t>
        </w:r>
      </w:ins>
    </w:p>
    <w:p w14:paraId="72F0DBC1" w14:textId="77777777" w:rsidR="00176950" w:rsidRDefault="00176950" w:rsidP="00176950">
      <w:pPr>
        <w:pStyle w:val="Alg2"/>
        <w:numPr>
          <w:ilvl w:val="0"/>
          <w:numId w:val="130"/>
        </w:numPr>
        <w:contextualSpacing/>
        <w:rPr>
          <w:ins w:id="20671" w:author="Rev 6 Allen Wirfs-Brock" w:date="2012-02-18T19:32:00Z"/>
        </w:rPr>
      </w:pPr>
      <w:ins w:id="20672" w:author="Rev 6 Allen Wirfs-Brock" w:date="2012-02-18T19:32:00Z">
        <w:r>
          <w:t xml:space="preserve">If </w:t>
        </w:r>
        <w:r w:rsidRPr="00646EAD">
          <w:rPr>
            <w:i/>
          </w:rPr>
          <w:t>switchValue</w:t>
        </w:r>
        <w:r>
          <w:t xml:space="preserve"> is an abrupt completion, return </w:t>
        </w:r>
        <w:r w:rsidRPr="00646EAD">
          <w:rPr>
            <w:i/>
          </w:rPr>
          <w:t>switchValue</w:t>
        </w:r>
        <w:r>
          <w:t>.</w:t>
        </w:r>
      </w:ins>
    </w:p>
    <w:p w14:paraId="1D2B6DD5" w14:textId="77777777" w:rsidR="00176950" w:rsidRPr="00E77497" w:rsidRDefault="00176950" w:rsidP="00176950">
      <w:pPr>
        <w:pStyle w:val="Alg2"/>
        <w:numPr>
          <w:ilvl w:val="0"/>
          <w:numId w:val="130"/>
        </w:numPr>
        <w:spacing w:after="220"/>
        <w:contextualSpacing/>
        <w:rPr>
          <w:ins w:id="20673" w:author="Rev 6 Allen Wirfs-Brock" w:date="2012-02-18T19:32:00Z"/>
        </w:rPr>
      </w:pPr>
      <w:ins w:id="20674" w:author="Rev 6 Allen Wirfs-Brock" w:date="2012-02-18T19:32:00Z">
        <w:r w:rsidRPr="00E77497">
          <w:t xml:space="preserve">Let </w:t>
        </w:r>
        <w:r w:rsidRPr="00E77497">
          <w:rPr>
            <w:i/>
          </w:rPr>
          <w:t>oldEnv</w:t>
        </w:r>
        <w:r w:rsidRPr="00E77497">
          <w:t xml:space="preserve"> be the </w:t>
        </w:r>
        <w:del w:id="20675" w:author="Rev 7 Allen Wirfs-Brock" w:date="2012-05-02T10:51:00Z">
          <w:r w:rsidRPr="00E77497" w:rsidDel="002F42C1">
            <w:delText>running</w:delText>
          </w:r>
        </w:del>
      </w:ins>
      <w:ins w:id="20676" w:author="Rev 7 Allen Wirfs-Brock" w:date="2012-05-02T10:51:00Z">
        <w:del w:id="20677" w:author="Rev 8 Allen Wirfs-Brock" w:date="2012-06-13T16:02:00Z">
          <w:r w:rsidR="002F42C1" w:rsidDel="00B33FB4">
            <w:delText>current</w:delText>
          </w:r>
        </w:del>
      </w:ins>
      <w:ins w:id="20678" w:author="Rev 8 Allen Wirfs-Brock" w:date="2012-06-13T16:02:00Z">
        <w:r w:rsidR="00B33FB4">
          <w:t>running</w:t>
        </w:r>
      </w:ins>
      <w:ins w:id="20679" w:author="Rev 6 Allen Wirfs-Brock" w:date="2012-02-18T19:32:00Z">
        <w:r w:rsidRPr="00E77497">
          <w:t xml:space="preserve"> execution context’s LexicalEnvironment.</w:t>
        </w:r>
      </w:ins>
    </w:p>
    <w:p w14:paraId="26213B74" w14:textId="77777777" w:rsidR="00176950" w:rsidRPr="00E77497" w:rsidRDefault="00176950" w:rsidP="00176950">
      <w:pPr>
        <w:pStyle w:val="Alg2"/>
        <w:numPr>
          <w:ilvl w:val="0"/>
          <w:numId w:val="130"/>
        </w:numPr>
        <w:spacing w:after="220"/>
        <w:contextualSpacing/>
        <w:rPr>
          <w:ins w:id="20680" w:author="Rev 6 Allen Wirfs-Brock" w:date="2012-02-18T19:32:00Z"/>
        </w:rPr>
      </w:pPr>
      <w:ins w:id="20681" w:author="Rev 6 Allen Wirfs-Brock" w:date="2012-02-18T19:3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63F29805" w14:textId="77777777" w:rsidR="00176950" w:rsidRPr="00E77497" w:rsidRDefault="00176950" w:rsidP="00176950">
      <w:pPr>
        <w:pStyle w:val="Alg2"/>
        <w:numPr>
          <w:ilvl w:val="0"/>
          <w:numId w:val="130"/>
        </w:numPr>
        <w:spacing w:after="220"/>
        <w:contextualSpacing/>
        <w:rPr>
          <w:ins w:id="20682" w:author="Rev 6 Allen Wirfs-Brock" w:date="2012-02-18T19:32:00Z"/>
        </w:rPr>
      </w:pPr>
      <w:ins w:id="20683" w:author="Rev 6 Allen Wirfs-Brock" w:date="2012-02-18T19:32:00Z">
        <w:r w:rsidRPr="00E77497">
          <w:t xml:space="preserve">Perform Block Declaration Instantiation using </w:t>
        </w:r>
        <w:r w:rsidRPr="00E77497">
          <w:rPr>
            <w:i/>
          </w:rPr>
          <w:t>CaseBlock</w:t>
        </w:r>
        <w:r w:rsidRPr="00E77497">
          <w:t xml:space="preserve"> and </w:t>
        </w:r>
        <w:r w:rsidRPr="00E77497">
          <w:rPr>
            <w:i/>
          </w:rPr>
          <w:t>blockEnv</w:t>
        </w:r>
        <w:r w:rsidRPr="00E77497">
          <w:t>.</w:t>
        </w:r>
      </w:ins>
    </w:p>
    <w:p w14:paraId="6CBEF193" w14:textId="77777777" w:rsidR="00176950" w:rsidRPr="00E77497" w:rsidRDefault="00176950" w:rsidP="00176950">
      <w:pPr>
        <w:pStyle w:val="Alg2"/>
        <w:numPr>
          <w:ilvl w:val="0"/>
          <w:numId w:val="130"/>
        </w:numPr>
        <w:rPr>
          <w:ins w:id="20684" w:author="Rev 6 Allen Wirfs-Brock" w:date="2012-02-18T19:32:00Z"/>
        </w:rPr>
      </w:pPr>
      <w:ins w:id="20685" w:author="Rev 6 Allen Wirfs-Brock" w:date="2012-02-18T19:32:00Z">
        <w:r w:rsidRPr="00E77497">
          <w:t xml:space="preserve">Let </w:t>
        </w:r>
        <w:r w:rsidRPr="00E77497">
          <w:rPr>
            <w:i/>
          </w:rPr>
          <w:t>R</w:t>
        </w:r>
        <w:r w:rsidRPr="00E77497">
          <w:t xml:space="preserve"> be the result of </w:t>
        </w:r>
        <w:r>
          <w:t>performing Case</w:t>
        </w:r>
      </w:ins>
      <w:ins w:id="20686" w:author="Rev 8 Allen Wirfs-Brock" w:date="2012-05-10T13:38:00Z">
        <w:r w:rsidR="00C23FE8">
          <w:t xml:space="preserve"> Block</w:t>
        </w:r>
      </w:ins>
      <w:ins w:id="20687" w:author="Rev 6 Allen Wirfs-Brock" w:date="2012-02-18T19:32:00Z">
        <w:r>
          <w:t xml:space="preserve"> Evaluation</w:t>
        </w:r>
      </w:ins>
      <w:ins w:id="20688" w:author="Rev 8 Allen Wirfs-Brock" w:date="2012-05-10T13:38:00Z">
        <w:r w:rsidR="009523C0">
          <w:t xml:space="preserve"> of</w:t>
        </w:r>
      </w:ins>
      <w:ins w:id="20689" w:author="Rev 6 Allen Wirfs-Brock" w:date="2012-02-18T19:32:00Z">
        <w:r w:rsidRPr="00E77497">
          <w:t xml:space="preserve"> </w:t>
        </w:r>
        <w:r w:rsidRPr="00E77497">
          <w:rPr>
            <w:i/>
          </w:rPr>
          <w:t>CaseBlock</w:t>
        </w:r>
        <w:r>
          <w:t xml:space="preserve"> with argument</w:t>
        </w:r>
        <w:r w:rsidRPr="00E77497">
          <w:t xml:space="preserve"> </w:t>
        </w:r>
        <w:r w:rsidRPr="00646EAD">
          <w:rPr>
            <w:i/>
          </w:rPr>
          <w:t>switchValue</w:t>
        </w:r>
        <w:r w:rsidRPr="00E77497">
          <w:t>.</w:t>
        </w:r>
      </w:ins>
    </w:p>
    <w:p w14:paraId="7446749B" w14:textId="77777777" w:rsidR="00176950" w:rsidRPr="00E77497" w:rsidRDefault="00176950" w:rsidP="00176950">
      <w:pPr>
        <w:pStyle w:val="Alg2"/>
        <w:numPr>
          <w:ilvl w:val="0"/>
          <w:numId w:val="130"/>
        </w:numPr>
        <w:spacing w:after="220"/>
        <w:contextualSpacing/>
        <w:rPr>
          <w:ins w:id="20690" w:author="Rev 6 Allen Wirfs-Brock" w:date="2012-02-18T19:32:00Z"/>
        </w:rPr>
      </w:pPr>
      <w:ins w:id="20691" w:author="Rev 6 Allen Wirfs-Brock" w:date="2012-02-18T19:32:00Z">
        <w:r w:rsidRPr="00E77497">
          <w:t xml:space="preserve">Set the </w:t>
        </w:r>
        <w:del w:id="20692" w:author="Rev 7 Allen Wirfs-Brock" w:date="2012-05-02T10:51:00Z">
          <w:r w:rsidRPr="00E77497" w:rsidDel="002F42C1">
            <w:delText>running</w:delText>
          </w:r>
        </w:del>
      </w:ins>
      <w:ins w:id="20693" w:author="Rev 7 Allen Wirfs-Brock" w:date="2012-05-02T10:51:00Z">
        <w:del w:id="20694" w:author="Rev 8 Allen Wirfs-Brock" w:date="2012-06-13T16:02:00Z">
          <w:r w:rsidR="002F42C1" w:rsidDel="00B33FB4">
            <w:delText>current</w:delText>
          </w:r>
        </w:del>
      </w:ins>
      <w:ins w:id="20695" w:author="Rev 8 Allen Wirfs-Brock" w:date="2012-06-13T16:02:00Z">
        <w:r w:rsidR="00B33FB4">
          <w:t>running</w:t>
        </w:r>
      </w:ins>
      <w:ins w:id="20696" w:author="Rev 6 Allen Wirfs-Brock" w:date="2012-02-18T19:32:00Z">
        <w:r w:rsidRPr="00E77497">
          <w:t xml:space="preserve"> execution context’s LexicalEnvironment to </w:t>
        </w:r>
        <w:r w:rsidRPr="00E77497">
          <w:rPr>
            <w:i/>
          </w:rPr>
          <w:t>oldEnv</w:t>
        </w:r>
        <w:r w:rsidRPr="00E77497">
          <w:t>.</w:t>
        </w:r>
      </w:ins>
    </w:p>
    <w:p w14:paraId="4DF46734" w14:textId="77777777" w:rsidR="00176950" w:rsidRPr="00E77497" w:rsidDel="00BD3771" w:rsidRDefault="00176950" w:rsidP="00176950">
      <w:pPr>
        <w:pStyle w:val="Alg2"/>
        <w:numPr>
          <w:ilvl w:val="0"/>
          <w:numId w:val="130"/>
        </w:numPr>
        <w:rPr>
          <w:del w:id="20697" w:author="Rev 6 Allen Wirfs-Brock" w:date="2012-02-25T09:20:00Z"/>
        </w:rPr>
      </w:pPr>
      <w:del w:id="20698" w:author="Rev 6 Allen Wirfs-Brock" w:date="2012-02-25T09:20:00Z">
        <w:r w:rsidRPr="00E77497" w:rsidDel="00BD3771">
          <w:delText xml:space="preserve">If </w:delText>
        </w:r>
        <w:r w:rsidRPr="00E77497" w:rsidDel="00BD3771">
          <w:rPr>
            <w:i/>
          </w:rPr>
          <w:delText>R</w:delText>
        </w:r>
        <w:r w:rsidRPr="00E77497" w:rsidDel="00BD3771">
          <w:delText>.</w:delText>
        </w:r>
        <w:r w:rsidDel="00BD3771">
          <w:delText>[[</w:delText>
        </w:r>
        <w:r w:rsidRPr="00E77497" w:rsidDel="00BD3771">
          <w:delText>type</w:delText>
        </w:r>
        <w:r w:rsidDel="00BD3771">
          <w:delText>]]</w:delText>
        </w:r>
        <w:r w:rsidRPr="00E77497" w:rsidDel="00BD3771">
          <w:delText xml:space="preserve"> is </w:delText>
        </w:r>
        <w:r w:rsidRPr="00E77497" w:rsidDel="00BD3771">
          <w:rPr>
            <w:rFonts w:ascii="Arial" w:hAnsi="Arial" w:cs="Arial"/>
          </w:rPr>
          <w:delText>break</w:delText>
        </w:r>
        <w:r w:rsidRPr="00E77497" w:rsidDel="00BD3771">
          <w:delText xml:space="preserve"> and </w:delText>
        </w:r>
        <w:r w:rsidRPr="00E77497" w:rsidDel="00BD3771">
          <w:rPr>
            <w:i/>
          </w:rPr>
          <w:delText>R</w:delText>
        </w:r>
        <w:r w:rsidRPr="00E77497" w:rsidDel="00BD3771">
          <w:delText>.</w:delText>
        </w:r>
        <w:r w:rsidDel="00BD3771">
          <w:delText>[[</w:delText>
        </w:r>
        <w:r w:rsidRPr="00E77497" w:rsidDel="00BD3771">
          <w:delText>target</w:delText>
        </w:r>
        <w:r w:rsidDel="00BD3771">
          <w:delText>]]</w:delText>
        </w:r>
        <w:r w:rsidRPr="00E77497" w:rsidDel="00BD3771">
          <w:delText xml:space="preserve"> is in </w:delText>
        </w:r>
        <w:r w:rsidR="001F39C4" w:rsidRPr="00BD3771" w:rsidDel="00BD3771">
          <w:rPr>
            <w:i/>
          </w:rPr>
          <w:delText>CurrentLabelSet</w:delText>
        </w:r>
        <w:r w:rsidRPr="00E77497" w:rsidDel="00BD3771">
          <w:delText xml:space="preserve">, return </w:delText>
        </w:r>
        <w:r w:rsidR="00B868C9" w:rsidDel="00BD3771">
          <w:delText>NormalCompletion(</w:delText>
        </w:r>
        <w:r w:rsidRPr="00E77497" w:rsidDel="00BD3771">
          <w:rPr>
            <w:i/>
          </w:rPr>
          <w:delText>R</w:delText>
        </w:r>
        <w:r w:rsidRPr="00E77497" w:rsidDel="00BD3771">
          <w:delText>.</w:delText>
        </w:r>
        <w:r w:rsidDel="00BD3771">
          <w:delText>[[</w:delText>
        </w:r>
        <w:r w:rsidRPr="00E77497" w:rsidDel="00BD3771">
          <w:delText>value</w:delText>
        </w:r>
        <w:r w:rsidDel="00BD3771">
          <w:delText>]]</w:delText>
        </w:r>
        <w:r w:rsidRPr="00E77497" w:rsidDel="00BD3771">
          <w:delText>).</w:delText>
        </w:r>
      </w:del>
    </w:p>
    <w:p w14:paraId="34280A56" w14:textId="77777777" w:rsidR="00176950" w:rsidRPr="00E77497" w:rsidRDefault="00176950" w:rsidP="00176950">
      <w:pPr>
        <w:pStyle w:val="Alg2"/>
        <w:numPr>
          <w:ilvl w:val="0"/>
          <w:numId w:val="130"/>
        </w:numPr>
        <w:spacing w:after="220"/>
        <w:rPr>
          <w:ins w:id="20699" w:author="Rev 6 Allen Wirfs-Brock" w:date="2012-02-18T19:32:00Z"/>
        </w:rPr>
      </w:pPr>
      <w:ins w:id="20700" w:author="Rev 6 Allen Wirfs-Brock" w:date="2012-02-18T19:32:00Z">
        <w:r w:rsidRPr="00E77497">
          <w:t xml:space="preserve">Return </w:t>
        </w:r>
        <w:r w:rsidRPr="00E77497">
          <w:rPr>
            <w:i/>
          </w:rPr>
          <w:t>R</w:t>
        </w:r>
        <w:r w:rsidRPr="00E77497">
          <w:t>.</w:t>
        </w:r>
      </w:ins>
    </w:p>
    <w:p w14:paraId="7F2153EA" w14:textId="77777777" w:rsidR="00176950" w:rsidRPr="00E77497" w:rsidRDefault="00176950" w:rsidP="00176950">
      <w:pPr>
        <w:pStyle w:val="Note"/>
        <w:rPr>
          <w:ins w:id="20701" w:author="Rev 6 Allen Wirfs-Brock" w:date="2012-02-18T19:32:00Z"/>
        </w:rPr>
      </w:pPr>
      <w:ins w:id="20702" w:author="Rev 6 Allen Wirfs-Brock" w:date="2012-02-18T19:32:00Z">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ins>
    </w:p>
    <w:p w14:paraId="3C9D2D92" w14:textId="77777777" w:rsidR="004D7410" w:rsidRPr="00E77497" w:rsidRDefault="004D7410" w:rsidP="004D7410">
      <w:pPr>
        <w:rPr>
          <w:ins w:id="20703" w:author="Rev 8 Allen Wirfs-Brock" w:date="2012-05-10T13:55:00Z"/>
        </w:rPr>
      </w:pPr>
      <w:ins w:id="20704" w:author="Rev 8 Allen Wirfs-Brock" w:date="2012-05-10T13:55:00Z">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ins>
      <w:ins w:id="20705" w:author="Rev 8 Allen Wirfs-Brock" w:date="2012-05-10T13:58:00Z">
        <w:r w:rsidRPr="00E46C84">
          <w:rPr>
            <w:rFonts w:cs="Arial"/>
            <w:sz w:val="16"/>
            <w:szCs w:val="16"/>
          </w:rPr>
          <w:t>[empty]</w:t>
        </w:r>
      </w:ins>
    </w:p>
    <w:p w14:paraId="74EA13BA" w14:textId="77777777" w:rsidR="004D7410" w:rsidRPr="00E77497" w:rsidRDefault="004D7410" w:rsidP="004D7410">
      <w:pPr>
        <w:pStyle w:val="Alg2"/>
        <w:numPr>
          <w:ilvl w:val="0"/>
          <w:numId w:val="812"/>
        </w:numPr>
        <w:spacing w:after="220"/>
        <w:rPr>
          <w:ins w:id="20706" w:author="Rev 8 Allen Wirfs-Brock" w:date="2012-05-10T13:55:00Z"/>
        </w:rPr>
      </w:pPr>
      <w:ins w:id="20707" w:author="Rev 8 Allen Wirfs-Brock" w:date="2012-05-10T13:55:00Z">
        <w:r w:rsidRPr="00E77497">
          <w:t xml:space="preserve">Return </w:t>
        </w:r>
      </w:ins>
      <w:ins w:id="20708" w:author="Rev 8 Allen Wirfs-Brock" w:date="2012-05-10T13:59:00Z">
        <w:r w:rsidR="00E46C84">
          <w:t>NormalCompletion(</w:t>
        </w:r>
        <w:r w:rsidR="00E46C84" w:rsidRPr="00E46C84">
          <w:rPr>
            <w:rFonts w:ascii="Arial" w:hAnsi="Arial" w:cs="Arial"/>
            <w:iCs/>
          </w:rPr>
          <w:t>empty</w:t>
        </w:r>
        <w:r w:rsidR="00E46C84" w:rsidRPr="00C7794D">
          <w:t>)</w:t>
        </w:r>
      </w:ins>
      <w:ins w:id="20709" w:author="Rev 8 Allen Wirfs-Brock" w:date="2012-05-10T13:55:00Z">
        <w:r w:rsidRPr="00E77497">
          <w:t>.</w:t>
        </w:r>
      </w:ins>
    </w:p>
    <w:p w14:paraId="5303B0AB" w14:textId="77777777" w:rsidR="004C02EF" w:rsidRPr="00E77497" w:rsidRDefault="004C02EF" w:rsidP="004C02EF">
      <w:del w:id="20710" w:author="Rev 6 Allen Wirfs-Brock" w:date="2012-02-18T19:32:00Z">
        <w:r w:rsidRPr="004D1BD1" w:rsidDel="00176950">
          <w:delText xml:space="preserve">The production </w:delText>
        </w:r>
      </w:del>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del w:id="20711" w:author="Rev 8 Allen Wirfs-Brock" w:date="2012-05-10T14:24:00Z">
        <w:r w:rsidRPr="00E77497" w:rsidDel="008C12B4">
          <w:rPr>
            <w:rFonts w:cs="Arial"/>
            <w:vertAlign w:val="subscript"/>
          </w:rPr>
          <w:delText>opt</w:delText>
        </w:r>
      </w:del>
      <w:r w:rsidRPr="00E77497">
        <w:t xml:space="preserve"> </w:t>
      </w:r>
      <w:del w:id="20712" w:author="Rev 6 Allen Wirfs-Brock" w:date="2012-02-18T19:32:00Z">
        <w:r w:rsidRPr="00E77497" w:rsidDel="00176950">
          <w:delText>is evaluated as follows:</w:delText>
        </w:r>
      </w:del>
    </w:p>
    <w:p w14:paraId="4F9D71C1" w14:textId="77777777" w:rsidR="00E46C84" w:rsidRPr="00E77497" w:rsidRDefault="00E46C84" w:rsidP="008C12B4">
      <w:pPr>
        <w:pStyle w:val="Alg2"/>
        <w:numPr>
          <w:ilvl w:val="0"/>
          <w:numId w:val="813"/>
        </w:numPr>
        <w:spacing w:after="220"/>
        <w:rPr>
          <w:ins w:id="20713" w:author="Rev 8 Allen Wirfs-Brock" w:date="2012-05-10T14:03:00Z"/>
        </w:rPr>
      </w:pPr>
      <w:ins w:id="20714" w:author="Rev 8 Allen Wirfs-Brock" w:date="2012-05-10T14:03:00Z">
        <w:r w:rsidRPr="00E77497">
          <w:t xml:space="preserve">Return </w:t>
        </w:r>
      </w:ins>
      <w:ins w:id="20715" w:author="Rev 8 Allen Wirfs-Brock" w:date="2012-05-10T14:04:00Z">
        <w:r w:rsidRPr="00E77497">
          <w:t xml:space="preserve">the result of evaluating </w:t>
        </w:r>
        <w:r>
          <w:rPr>
            <w:i/>
          </w:rPr>
          <w:t>StatementList</w:t>
        </w:r>
      </w:ins>
      <w:ins w:id="20716" w:author="Rev 8 Allen Wirfs-Brock" w:date="2012-05-10T14:03:00Z">
        <w:r w:rsidRPr="00E77497">
          <w:t>.</w:t>
        </w:r>
      </w:ins>
    </w:p>
    <w:p w14:paraId="6621C696" w14:textId="77777777" w:rsidR="008C12B4" w:rsidRPr="00E77497" w:rsidRDefault="008C12B4" w:rsidP="008C12B4">
      <w:pPr>
        <w:rPr>
          <w:ins w:id="20717" w:author="Rev 8 Allen Wirfs-Brock" w:date="2012-05-10T14:22:00Z"/>
        </w:rPr>
      </w:pPr>
      <w:ins w:id="20718" w:author="Rev 8 Allen Wirfs-Brock" w:date="2012-05-10T14:23:00Z">
        <w:r>
          <w:rPr>
            <w:rFonts w:ascii="Times New Roman" w:hAnsi="Times New Roman"/>
            <w:i/>
          </w:rPr>
          <w:t>Default</w:t>
        </w:r>
      </w:ins>
      <w:ins w:id="20719" w:author="Rev 8 Allen Wirfs-Brock" w:date="2012-05-10T14:22:00Z">
        <w:r w:rsidRPr="003B4312">
          <w:rPr>
            <w:rFonts w:ascii="Times New Roman" w:hAnsi="Times New Roman"/>
            <w:i/>
          </w:rPr>
          <w:t>Clause</w:t>
        </w:r>
        <w:r w:rsidRPr="006B6D0A">
          <w:t xml:space="preserve"> </w:t>
        </w:r>
        <w:r w:rsidRPr="006B6D0A">
          <w:rPr>
            <w:b/>
          </w:rPr>
          <w:t>:</w:t>
        </w:r>
        <w:r w:rsidRPr="006B6D0A">
          <w:t xml:space="preserve"> </w:t>
        </w:r>
      </w:ins>
      <w:ins w:id="20720" w:author="Rev 8 Allen Wirfs-Brock" w:date="2012-05-10T14:23:00Z">
        <w:r>
          <w:rPr>
            <w:rFonts w:ascii="Courier New" w:hAnsi="Courier New"/>
            <w:b/>
          </w:rPr>
          <w:t>default</w:t>
        </w:r>
      </w:ins>
      <w:ins w:id="20721" w:author="Rev 8 Allen Wirfs-Brock" w:date="2012-05-10T14:22:00Z">
        <w:r w:rsidRPr="00B820AB">
          <w:rPr>
            <w:rFonts w:ascii="Courier New" w:hAnsi="Courier New"/>
            <w:b/>
          </w:rPr>
          <w:t>:</w:t>
        </w:r>
        <w:r w:rsidRPr="00675B74">
          <w:rPr>
            <w:rFonts w:ascii="Times New Roman" w:hAnsi="Times New Roman"/>
            <w:i/>
          </w:rPr>
          <w:t xml:space="preserve"> </w:t>
        </w:r>
        <w:r w:rsidRPr="00E46C84">
          <w:rPr>
            <w:rFonts w:cs="Arial"/>
            <w:sz w:val="16"/>
            <w:szCs w:val="16"/>
          </w:rPr>
          <w:t>[empty]</w:t>
        </w:r>
      </w:ins>
    </w:p>
    <w:p w14:paraId="38CC61A7" w14:textId="77777777" w:rsidR="008C12B4" w:rsidRPr="00E77497" w:rsidRDefault="008C12B4" w:rsidP="008C12B4">
      <w:pPr>
        <w:pStyle w:val="Alg2"/>
        <w:numPr>
          <w:ilvl w:val="0"/>
          <w:numId w:val="815"/>
        </w:numPr>
        <w:spacing w:after="220"/>
        <w:rPr>
          <w:ins w:id="20722" w:author="Rev 8 Allen Wirfs-Brock" w:date="2012-05-10T14:22:00Z"/>
        </w:rPr>
      </w:pPr>
      <w:ins w:id="20723" w:author="Rev 8 Allen Wirfs-Brock" w:date="2012-05-10T14:22:00Z">
        <w:r w:rsidRPr="00E77497">
          <w:t xml:space="preserve">Return </w:t>
        </w:r>
        <w:r>
          <w:t>NormalCompletion(</w:t>
        </w:r>
        <w:r w:rsidRPr="00E46C84">
          <w:rPr>
            <w:rFonts w:ascii="Arial" w:hAnsi="Arial" w:cs="Arial"/>
            <w:iCs/>
          </w:rPr>
          <w:t>empty</w:t>
        </w:r>
        <w:r w:rsidRPr="00C7794D">
          <w:t>)</w:t>
        </w:r>
        <w:r w:rsidRPr="00E77497">
          <w:t>.</w:t>
        </w:r>
      </w:ins>
    </w:p>
    <w:p w14:paraId="13CB127F" w14:textId="77777777" w:rsidR="008C12B4" w:rsidRPr="00E77497" w:rsidRDefault="008C12B4" w:rsidP="008C12B4">
      <w:pPr>
        <w:rPr>
          <w:ins w:id="20724" w:author="Rev 8 Allen Wirfs-Brock" w:date="2012-05-10T14:22:00Z"/>
        </w:rPr>
      </w:pPr>
      <w:ins w:id="20725" w:author="Rev 8 Allen Wirfs-Brock" w:date="2012-05-10T14:23:00Z">
        <w:r>
          <w:rPr>
            <w:rFonts w:ascii="Times New Roman" w:hAnsi="Times New Roman"/>
            <w:i/>
          </w:rPr>
          <w:t>Default</w:t>
        </w:r>
      </w:ins>
      <w:ins w:id="20726" w:author="Rev 8 Allen Wirfs-Brock" w:date="2012-05-10T14:22:00Z">
        <w:r w:rsidRPr="003B4312">
          <w:rPr>
            <w:rFonts w:ascii="Times New Roman" w:hAnsi="Times New Roman"/>
            <w:i/>
          </w:rPr>
          <w:t>Clause</w:t>
        </w:r>
        <w:r w:rsidRPr="006B6D0A">
          <w:t xml:space="preserve"> </w:t>
        </w:r>
        <w:r w:rsidRPr="006B6D0A">
          <w:rPr>
            <w:b/>
          </w:rPr>
          <w:t>:</w:t>
        </w:r>
        <w:r w:rsidRPr="006B6D0A">
          <w:t xml:space="preserve"> </w:t>
        </w:r>
      </w:ins>
      <w:ins w:id="20727" w:author="Rev 8 Allen Wirfs-Brock" w:date="2012-05-10T14:23:00Z">
        <w:r>
          <w:rPr>
            <w:rFonts w:ascii="Courier New" w:hAnsi="Courier New"/>
            <w:b/>
          </w:rPr>
          <w:t>default</w:t>
        </w:r>
      </w:ins>
      <w:ins w:id="20728" w:author="Rev 8 Allen Wirfs-Brock" w:date="2012-05-10T14:22:00Z">
        <w:r w:rsidRPr="00B820AB">
          <w:rPr>
            <w:rFonts w:ascii="Courier New" w:hAnsi="Courier New"/>
            <w:b/>
          </w:rPr>
          <w:t>:</w:t>
        </w:r>
        <w:r w:rsidRPr="00675B74">
          <w:rPr>
            <w:rFonts w:ascii="Times New Roman" w:hAnsi="Times New Roman"/>
            <w:i/>
          </w:rPr>
          <w:t xml:space="preserve"> StatementList</w:t>
        </w:r>
        <w:r w:rsidRPr="00E77497">
          <w:t xml:space="preserve"> </w:t>
        </w:r>
      </w:ins>
    </w:p>
    <w:p w14:paraId="709148E8" w14:textId="77777777" w:rsidR="008C12B4" w:rsidRPr="00E77497" w:rsidRDefault="008C12B4" w:rsidP="008C12B4">
      <w:pPr>
        <w:pStyle w:val="Alg2"/>
        <w:numPr>
          <w:ilvl w:val="0"/>
          <w:numId w:val="816"/>
        </w:numPr>
        <w:spacing w:after="220"/>
        <w:rPr>
          <w:ins w:id="20729" w:author="Rev 8 Allen Wirfs-Brock" w:date="2012-05-10T14:22:00Z"/>
        </w:rPr>
      </w:pPr>
      <w:ins w:id="20730" w:author="Rev 8 Allen Wirfs-Brock" w:date="2012-05-10T14:22:00Z">
        <w:r w:rsidRPr="00E77497">
          <w:t xml:space="preserve">Return the result of evaluating </w:t>
        </w:r>
        <w:r>
          <w:rPr>
            <w:i/>
          </w:rPr>
          <w:t>StatementList</w:t>
        </w:r>
        <w:r w:rsidRPr="00E77497">
          <w:t>.</w:t>
        </w:r>
      </w:ins>
    </w:p>
    <w:p w14:paraId="10A6E405" w14:textId="77777777" w:rsidR="004C02EF" w:rsidRPr="00E77497" w:rsidDel="004D7410" w:rsidRDefault="004C02EF" w:rsidP="004D7410">
      <w:pPr>
        <w:pStyle w:val="Alg2"/>
        <w:numPr>
          <w:ilvl w:val="0"/>
          <w:numId w:val="812"/>
        </w:numPr>
        <w:rPr>
          <w:del w:id="20731" w:author="Rev 8 Allen Wirfs-Brock" w:date="2012-05-10T13:55:00Z"/>
        </w:rPr>
      </w:pPr>
      <w:del w:id="20732" w:author="Rev 8 Allen Wirfs-Brock" w:date="2012-05-10T13:55:00Z">
        <w:r w:rsidRPr="00E77497" w:rsidDel="004D7410">
          <w:delText xml:space="preserve">Let </w:delText>
        </w:r>
        <w:r w:rsidRPr="00E77497" w:rsidDel="004D7410">
          <w:rPr>
            <w:i/>
          </w:rPr>
          <w:delText>exprRef</w:delText>
        </w:r>
        <w:r w:rsidRPr="00E77497" w:rsidDel="004D7410">
          <w:delText xml:space="preserve"> be the result of evaluating </w:delText>
        </w:r>
        <w:r w:rsidRPr="00E77497" w:rsidDel="004D7410">
          <w:rPr>
            <w:i/>
          </w:rPr>
          <w:delText>Expression</w:delText>
        </w:r>
        <w:r w:rsidRPr="00E77497" w:rsidDel="004D7410">
          <w:delText>.</w:delText>
        </w:r>
      </w:del>
    </w:p>
    <w:p w14:paraId="6D86517B" w14:textId="77777777" w:rsidR="004C02EF" w:rsidRPr="00E77497" w:rsidDel="00E46C84" w:rsidRDefault="004C02EF" w:rsidP="00E46C84">
      <w:pPr>
        <w:pStyle w:val="Alg2"/>
        <w:numPr>
          <w:ilvl w:val="0"/>
          <w:numId w:val="812"/>
        </w:numPr>
        <w:spacing w:after="220"/>
        <w:rPr>
          <w:del w:id="20733" w:author="Rev 8 Allen Wirfs-Brock" w:date="2012-05-10T14:04:00Z"/>
        </w:rPr>
      </w:pPr>
      <w:del w:id="20734" w:author="Rev 8 Allen Wirfs-Brock" w:date="2012-05-10T14:04:00Z">
        <w:r w:rsidRPr="00E77497" w:rsidDel="00E46C84">
          <w:delText xml:space="preserve">Return </w:delText>
        </w:r>
      </w:del>
      <w:del w:id="20735" w:author="Rev 8 Allen Wirfs-Brock" w:date="2012-05-10T13:55:00Z">
        <w:r w:rsidRPr="00E77497" w:rsidDel="004D7410">
          <w:delText>GetValue(</w:delText>
        </w:r>
        <w:r w:rsidRPr="00E77497" w:rsidDel="004D7410">
          <w:rPr>
            <w:i/>
          </w:rPr>
          <w:delText>exprRef</w:delText>
        </w:r>
        <w:r w:rsidRPr="00E77497" w:rsidDel="004D7410">
          <w:delText>)</w:delText>
        </w:r>
      </w:del>
      <w:del w:id="20736" w:author="Rev 8 Allen Wirfs-Brock" w:date="2012-05-10T14:04:00Z">
        <w:r w:rsidRPr="00E77497" w:rsidDel="00E46C84">
          <w:delText>.</w:delText>
        </w:r>
      </w:del>
    </w:p>
    <w:p w14:paraId="54F0C854" w14:textId="77777777" w:rsidR="004C02EF" w:rsidRPr="00E77497" w:rsidDel="00E46C84" w:rsidRDefault="004C02EF" w:rsidP="004C02EF">
      <w:pPr>
        <w:pStyle w:val="Note"/>
        <w:rPr>
          <w:del w:id="20737" w:author="Rev 8 Allen Wirfs-Brock" w:date="2012-05-10T14:01:00Z"/>
        </w:rPr>
      </w:pPr>
      <w:del w:id="20738" w:author="Rev 8 Allen Wirfs-Brock" w:date="2012-05-10T14:01:00Z">
        <w:r w:rsidRPr="00E77497" w:rsidDel="00E46C84">
          <w:delText>NOTE</w:delText>
        </w:r>
        <w:r w:rsidRPr="00E77497" w:rsidDel="00E46C84">
          <w:tab/>
        </w:r>
      </w:del>
      <w:del w:id="20739" w:author="Rev 8 Allen Wirfs-Brock" w:date="2012-05-10T14:00:00Z">
        <w:r w:rsidRPr="00E77497" w:rsidDel="00E46C84">
          <w:delText xml:space="preserve">Evaluating </w:delText>
        </w:r>
        <w:r w:rsidRPr="00E77497" w:rsidDel="00E46C84">
          <w:rPr>
            <w:rStyle w:val="bnf"/>
          </w:rPr>
          <w:delText>CaseClause</w:delText>
        </w:r>
        <w:r w:rsidRPr="00E77497" w:rsidDel="00E46C84">
          <w:delText xml:space="preserve"> does not execute the associated </w:delText>
        </w:r>
        <w:r w:rsidRPr="00E77497" w:rsidDel="00E46C84">
          <w:rPr>
            <w:rStyle w:val="bnf"/>
          </w:rPr>
          <w:delText>StatementList</w:delText>
        </w:r>
        <w:r w:rsidRPr="00E77497" w:rsidDel="00E46C84">
          <w:delText xml:space="preserve">. It simply evaluates the </w:delText>
        </w:r>
        <w:r w:rsidRPr="00E77497" w:rsidDel="00E46C84">
          <w:rPr>
            <w:rStyle w:val="bnf"/>
          </w:rPr>
          <w:delText>Expression</w:delText>
        </w:r>
        <w:r w:rsidRPr="00E77497" w:rsidDel="00E46C84">
          <w:delText xml:space="preserve"> and returns the value, which the </w:delText>
        </w:r>
        <w:r w:rsidRPr="00E77497" w:rsidDel="00E46C84">
          <w:rPr>
            <w:rStyle w:val="bnf"/>
          </w:rPr>
          <w:delText>CaseBlock</w:delText>
        </w:r>
        <w:r w:rsidRPr="00E77497" w:rsidDel="00E46C84">
          <w:delText xml:space="preserve"> algorithm uses to determine which </w:delText>
        </w:r>
        <w:r w:rsidRPr="00E77497" w:rsidDel="00E46C84">
          <w:rPr>
            <w:rStyle w:val="bnf"/>
          </w:rPr>
          <w:delText>StatementList</w:delText>
        </w:r>
        <w:r w:rsidRPr="00E77497" w:rsidDel="00E46C84">
          <w:delText xml:space="preserve"> to start executing.</w:delText>
        </w:r>
      </w:del>
    </w:p>
    <w:p w14:paraId="3442270B" w14:textId="77777777" w:rsidR="004C02EF" w:rsidRPr="00E77497" w:rsidRDefault="004C02EF" w:rsidP="00B43482">
      <w:pPr>
        <w:pStyle w:val="20"/>
        <w:numPr>
          <w:ilvl w:val="0"/>
          <w:numId w:val="0"/>
        </w:numPr>
      </w:pPr>
      <w:bookmarkStart w:id="20740" w:name="_Toc417706230"/>
      <w:bookmarkStart w:id="20741" w:name="_Ref457437678"/>
      <w:bookmarkStart w:id="20742" w:name="_Toc472818890"/>
      <w:bookmarkStart w:id="20743" w:name="_Toc235503466"/>
      <w:bookmarkStart w:id="20744" w:name="_Toc241509241"/>
      <w:bookmarkStart w:id="20745" w:name="_Toc244416728"/>
      <w:bookmarkStart w:id="20746" w:name="_Toc276631092"/>
      <w:bookmarkStart w:id="20747" w:name="_Toc329528823"/>
      <w:r w:rsidRPr="00E77497">
        <w:t>12.12</w:t>
      </w:r>
      <w:r w:rsidRPr="00E77497">
        <w:tab/>
        <w:t>Labelled Statements</w:t>
      </w:r>
      <w:bookmarkEnd w:id="20740"/>
      <w:bookmarkEnd w:id="20741"/>
      <w:bookmarkEnd w:id="20742"/>
      <w:bookmarkEnd w:id="20743"/>
      <w:bookmarkEnd w:id="20744"/>
      <w:bookmarkEnd w:id="20745"/>
      <w:bookmarkEnd w:id="20746"/>
      <w:bookmarkEnd w:id="20747"/>
    </w:p>
    <w:p w14:paraId="68E09361" w14:textId="77777777" w:rsidR="004C02EF" w:rsidRPr="00E77497" w:rsidRDefault="004C02EF" w:rsidP="004C02EF">
      <w:pPr>
        <w:pStyle w:val="Syntax"/>
      </w:pPr>
      <w:r w:rsidRPr="00E77497">
        <w:t>Syntax</w:t>
      </w:r>
    </w:p>
    <w:p w14:paraId="0A82EDE6" w14:textId="77777777" w:rsidR="004C02EF" w:rsidRPr="00E77497" w:rsidRDefault="004C02EF" w:rsidP="004C02EF">
      <w:pPr>
        <w:pStyle w:val="SyntaxRule"/>
      </w:pPr>
      <w:r w:rsidRPr="00E77497">
        <w:t xml:space="preserve">LabelledStatement </w:t>
      </w:r>
      <w:r w:rsidRPr="00E77497">
        <w:rPr>
          <w:rFonts w:ascii="Arial" w:hAnsi="Arial"/>
          <w:b/>
          <w:i w:val="0"/>
        </w:rPr>
        <w:t>:</w:t>
      </w:r>
    </w:p>
    <w:p w14:paraId="5BED351E" w14:textId="77777777"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14:paraId="361BB251" w14:textId="77777777" w:rsidR="004C02EF" w:rsidRPr="00E77497" w:rsidDel="00147F71" w:rsidRDefault="004C02EF" w:rsidP="004C02EF">
      <w:pPr>
        <w:pStyle w:val="Syntax"/>
        <w:rPr>
          <w:del w:id="20748" w:author="Rev 6 Allen Wirfs-Brock" w:date="2012-02-23T14:57:00Z"/>
        </w:rPr>
      </w:pPr>
      <w:del w:id="20749" w:author="Rev 6 Allen Wirfs-Brock" w:date="2012-02-23T14:57:00Z">
        <w:r w:rsidRPr="00E77497" w:rsidDel="00147F71">
          <w:delText>Semantics</w:delText>
        </w:r>
      </w:del>
    </w:p>
    <w:p w14:paraId="5F948EE9" w14:textId="77777777" w:rsidR="00C56970" w:rsidRPr="00C56970" w:rsidRDefault="005648C3" w:rsidP="00C56970">
      <w:pPr>
        <w:rPr>
          <w:ins w:id="20750" w:author="Rev 6 Allen Wirfs-Brock" w:date="2012-02-23T18:06:00Z"/>
          <w:sz w:val="18"/>
          <w:szCs w:val="18"/>
        </w:rPr>
      </w:pPr>
      <w:ins w:id="20751" w:author="Rev 3 Allen Wirfs-Brock" w:date="2011-09-02T11:42:00Z">
        <w:r w:rsidRPr="00E77497">
          <w:rPr>
            <w:sz w:val="18"/>
          </w:rPr>
          <w:t>NOTE</w:t>
        </w:r>
        <w:r w:rsidRPr="00E77497">
          <w:rPr>
            <w:sz w:val="18"/>
          </w:rPr>
          <w:tab/>
        </w:r>
      </w:ins>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ins w:id="20752" w:author="Rev 6 Allen Wirfs-Brock" w:date="2012-02-23T18:07:00Z">
        <w:r w:rsidR="00C56970" w:rsidRPr="00C56970">
          <w:rPr>
            <w:sz w:val="18"/>
            <w:szCs w:val="18"/>
          </w:rPr>
          <w:t xml:space="preserve"> </w:t>
        </w:r>
      </w:ins>
      <w:ins w:id="20753" w:author="Rev 6 Allen Wirfs-Brock" w:date="2012-02-23T18:06:00Z">
        <w:r w:rsidR="00C56970" w:rsidRPr="00C56970">
          <w:rPr>
            <w:sz w:val="18"/>
            <w:szCs w:val="18"/>
          </w:rPr>
          <w:t xml:space="preserve">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ins>
    </w:p>
    <w:p w14:paraId="613B7767" w14:textId="77777777" w:rsidR="00C56970" w:rsidRPr="00C7794D" w:rsidRDefault="00C56970" w:rsidP="004C02EF">
      <w:pPr>
        <w:rPr>
          <w:sz w:val="18"/>
        </w:rPr>
      </w:pPr>
    </w:p>
    <w:p w14:paraId="4160A6CD" w14:textId="77777777" w:rsidR="00147F71" w:rsidRPr="00E77497" w:rsidRDefault="00147F71" w:rsidP="00147F71">
      <w:pPr>
        <w:pStyle w:val="40"/>
        <w:numPr>
          <w:ilvl w:val="0"/>
          <w:numId w:val="0"/>
        </w:numPr>
        <w:rPr>
          <w:ins w:id="20754" w:author="Rev 6 Allen Wirfs-Brock" w:date="2012-02-23T14:57:00Z"/>
        </w:rPr>
      </w:pPr>
      <w:ins w:id="20755" w:author="Rev 6 Allen Wirfs-Brock" w:date="2012-02-23T14:57:00Z">
        <w:r w:rsidRPr="00E77497">
          <w:t>Static Semantics</w:t>
        </w:r>
      </w:ins>
    </w:p>
    <w:p w14:paraId="33EBCE08" w14:textId="77777777" w:rsidR="00147F71" w:rsidRPr="00E77497" w:rsidRDefault="00147F71" w:rsidP="00147F71">
      <w:pPr>
        <w:rPr>
          <w:ins w:id="20756" w:author="Rev 6 Allen Wirfs-Brock" w:date="2012-02-23T14:57:00Z"/>
          <w:rFonts w:ascii="Helvetica" w:hAnsi="Helvetica"/>
          <w:b/>
        </w:rPr>
      </w:pPr>
      <w:ins w:id="20757" w:author="Rev 6 Allen Wirfs-Brock" w:date="2012-02-23T14:57:00Z">
        <w:r w:rsidRPr="00E77497">
          <w:rPr>
            <w:rFonts w:ascii="Helvetica" w:hAnsi="Helvetica"/>
            <w:b/>
          </w:rPr>
          <w:t>Static Semantics:  Early Errors</w:t>
        </w:r>
      </w:ins>
    </w:p>
    <w:p w14:paraId="784BCE49" w14:textId="77777777" w:rsidR="00AF515E" w:rsidRPr="00675B74" w:rsidRDefault="00AF515E" w:rsidP="00AF515E">
      <w:pPr>
        <w:numPr>
          <w:ilvl w:val="0"/>
          <w:numId w:val="676"/>
        </w:numPr>
      </w:pPr>
      <w:ins w:id="20758" w:author="Rev 6 Allen Wirfs-Brock" w:date="2012-02-23T15:03:00Z">
        <w:r w:rsidRPr="006B6D0A">
          <w:t xml:space="preserve">It is a Syntax Error if </w:t>
        </w:r>
      </w:ins>
      <w:del w:id="20759" w:author="Rev 6 Allen Wirfs-Brock" w:date="2012-02-23T15:03:00Z">
        <w:r w:rsidR="004C02EF" w:rsidRPr="004D1BD1" w:rsidDel="00AF515E">
          <w:delText xml:space="preserve">An ECMAScript program is considered syntactically incorrect if it contains </w:delText>
        </w:r>
      </w:del>
      <w:r w:rsidR="004C02EF" w:rsidRPr="004D1BD1">
        <w:t xml:space="preserve">a </w:t>
      </w:r>
      <w:r w:rsidR="004C02EF" w:rsidRPr="003B4312">
        <w:rPr>
          <w:rFonts w:ascii="Times New Roman" w:hAnsi="Times New Roman"/>
          <w:i/>
        </w:rPr>
        <w:t>LabelledStatement</w:t>
      </w:r>
      <w:r w:rsidR="004C02EF" w:rsidRPr="006B6D0A">
        <w:t xml:space="preserve"> </w:t>
      </w:r>
      <w:del w:id="20760" w:author="Rev 6 Allen Wirfs-Brock" w:date="2012-02-23T15:03:00Z">
        <w:r w:rsidR="004C02EF" w:rsidRPr="006B6D0A" w:rsidDel="00AF515E">
          <w:delText xml:space="preserve">that </w:delText>
        </w:r>
      </w:del>
      <w:r w:rsidR="004C02EF" w:rsidRPr="006B6D0A">
        <w:t xml:space="preserve">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label. This does not apply to labels appearing within the body of a </w:t>
      </w:r>
      <w:r w:rsidR="004C02EF" w:rsidRPr="00B820AB">
        <w:rPr>
          <w:rFonts w:ascii="Times New Roman" w:hAnsi="Times New Roman"/>
          <w:i/>
        </w:rPr>
        <w:t>FunctionDeclaration</w:t>
      </w:r>
      <w:r w:rsidR="004C02EF" w:rsidRPr="00675B74">
        <w:t xml:space="preserve"> that is nested, directly or indirectly, within a labelled statement.</w:t>
      </w:r>
    </w:p>
    <w:p w14:paraId="0F35CE5E" w14:textId="77777777" w:rsidR="00AF515E" w:rsidRPr="00E77497" w:rsidRDefault="00AF515E" w:rsidP="00AF515E">
      <w:pPr>
        <w:rPr>
          <w:ins w:id="20761" w:author="Rev 6 Allen Wirfs-Brock" w:date="2012-02-23T15:00:00Z"/>
          <w:rFonts w:ascii="Helvetica" w:hAnsi="Helvetica"/>
          <w:b/>
        </w:rPr>
      </w:pPr>
      <w:ins w:id="20762" w:author="Rev 6 Allen Wirfs-Brock" w:date="2012-02-23T15:00:00Z">
        <w:r w:rsidRPr="00E77497">
          <w:rPr>
            <w:rFonts w:ascii="Helvetica" w:hAnsi="Helvetica"/>
            <w:b/>
          </w:rPr>
          <w:t xml:space="preserve">Static Semantics:  </w:t>
        </w:r>
        <w:r w:rsidRPr="00E77497">
          <w:rPr>
            <w:rFonts w:ascii="Helvetica" w:hAnsi="Helvetica"/>
            <w:b/>
            <w:lang w:eastAsia="en-US"/>
          </w:rPr>
          <w:t>VarDeclaredNames</w:t>
        </w:r>
      </w:ins>
    </w:p>
    <w:p w14:paraId="1E3AABC4" w14:textId="77777777" w:rsidR="005648C3" w:rsidRPr="00E77497" w:rsidRDefault="005648C3" w:rsidP="005648C3">
      <w:pPr>
        <w:jc w:val="left"/>
        <w:rPr>
          <w:ins w:id="20763" w:author="Rev 3 Allen Wirfs-Brock" w:date="2011-09-02T11:43:00Z"/>
        </w:rPr>
      </w:pPr>
      <w:ins w:id="20764" w:author="Rev 3 Allen Wirfs-Brock" w:date="2011-09-02T11:43:00Z">
        <w:del w:id="20765" w:author="Rev 6 Allen Wirfs-Brock" w:date="2012-02-23T15:00:00Z">
          <w:r w:rsidRPr="00E77497" w:rsidDel="00AF515E">
            <w:delText xml:space="preserve">The VarDeclaredNames of the production  </w:delText>
          </w:r>
        </w:del>
      </w:ins>
      <w:ins w:id="20766" w:author="Rev 3 Allen Wirfs-Brock" w:date="2011-09-09T16:56:00Z">
        <w:del w:id="20767" w:author="Rev 6 Allen Wirfs-Brock" w:date="2012-02-23T15:00:00Z">
          <w:r w:rsidR="00503D75" w:rsidRPr="00E77497" w:rsidDel="00AF515E">
            <w:rPr>
              <w:rFonts w:ascii="Times New Roman" w:hAnsi="Times New Roman"/>
              <w:i/>
            </w:rPr>
            <w:delText>DefaultCase</w:delText>
          </w:r>
        </w:del>
      </w:ins>
      <w:ins w:id="20768" w:author="Rev 6 Allen Wirfs-Brock" w:date="2012-02-23T15:00:00Z">
        <w:r w:rsidR="00AF515E">
          <w:rPr>
            <w:rFonts w:ascii="Times New Roman" w:hAnsi="Times New Roman"/>
            <w:i/>
          </w:rPr>
          <w:t>LabelledStatement</w:t>
        </w:r>
      </w:ins>
      <w:ins w:id="20769" w:author="Rev 3 Allen Wirfs-Brock" w:date="2011-09-02T11:4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0770" w:author="Rev 3 Allen Wirfs-Brock" w:date="2011-09-02T11:44:00Z">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Statemen</w:t>
        </w:r>
      </w:ins>
      <w:ins w:id="20771" w:author="Rev 6 Allen Wirfs-Brock" w:date="2012-02-23T15:01:00Z">
        <w:r w:rsidR="00AF515E">
          <w:rPr>
            <w:rFonts w:ascii="Times New Roman" w:hAnsi="Times New Roman"/>
            <w:i/>
          </w:rPr>
          <w:t>t</w:t>
        </w:r>
      </w:ins>
      <w:ins w:id="20772" w:author="Rev 3 Allen Wirfs-Brock" w:date="2011-09-02T11:44:00Z">
        <w:del w:id="20773" w:author="Rev 6 Allen Wirfs-Brock" w:date="2012-02-23T15:00:00Z">
          <w:r w:rsidRPr="00E77497" w:rsidDel="00AF515E">
            <w:rPr>
              <w:rFonts w:ascii="Times New Roman" w:hAnsi="Times New Roman"/>
              <w:i/>
            </w:rPr>
            <w:delText>t</w:delText>
          </w:r>
        </w:del>
      </w:ins>
      <w:ins w:id="20774" w:author="Rev 3 Allen Wirfs-Brock" w:date="2011-09-02T11:43:00Z">
        <w:del w:id="20775" w:author="Rev 6 Allen Wirfs-Brock" w:date="2012-02-23T15:00:00Z">
          <w:r w:rsidRPr="00E77497" w:rsidDel="00AF515E">
            <w:delText xml:space="preserve"> is determined as follows:</w:delText>
          </w:r>
        </w:del>
      </w:ins>
    </w:p>
    <w:p w14:paraId="4BDC39D8" w14:textId="77777777" w:rsidR="005648C3" w:rsidRPr="00E77497" w:rsidRDefault="005648C3" w:rsidP="00C47E72">
      <w:pPr>
        <w:pStyle w:val="Alg4"/>
        <w:numPr>
          <w:ilvl w:val="0"/>
          <w:numId w:val="489"/>
        </w:numPr>
        <w:spacing w:after="220"/>
        <w:contextualSpacing/>
        <w:rPr>
          <w:ins w:id="20776" w:author="Rev 3 Allen Wirfs-Brock" w:date="2011-09-02T11:43:00Z"/>
        </w:rPr>
      </w:pPr>
      <w:ins w:id="20777" w:author="Rev 3 Allen Wirfs-Brock" w:date="2011-09-02T11:43:00Z">
        <w:r w:rsidRPr="00E77497">
          <w:t xml:space="preserve">Return the VarDeclaredNames of </w:t>
        </w:r>
      </w:ins>
      <w:ins w:id="20778" w:author="Rev 3 Allen Wirfs-Brock" w:date="2011-09-02T11:45:00Z">
        <w:r w:rsidRPr="00E77497">
          <w:rPr>
            <w:i/>
          </w:rPr>
          <w:t>Statement</w:t>
        </w:r>
      </w:ins>
      <w:ins w:id="20779" w:author="Rev 3 Allen Wirfs-Brock" w:date="2011-09-02T11:43:00Z">
        <w:r w:rsidRPr="00E77497">
          <w:t>.</w:t>
        </w:r>
      </w:ins>
    </w:p>
    <w:p w14:paraId="5AA403C9" w14:textId="77777777" w:rsidR="00AF515E" w:rsidRPr="00E77497" w:rsidRDefault="00AF515E" w:rsidP="00AF515E">
      <w:pPr>
        <w:pStyle w:val="40"/>
        <w:numPr>
          <w:ilvl w:val="0"/>
          <w:numId w:val="0"/>
        </w:numPr>
        <w:rPr>
          <w:ins w:id="20780" w:author="Rev 6 Allen Wirfs-Brock" w:date="2012-02-23T15:07:00Z"/>
        </w:rPr>
      </w:pPr>
      <w:ins w:id="20781" w:author="Rev 6 Allen Wirfs-Brock" w:date="2012-02-23T15:07:00Z">
        <w:r w:rsidRPr="00E77497">
          <w:t>Runtime Semantics</w:t>
        </w:r>
      </w:ins>
    </w:p>
    <w:p w14:paraId="61321A92" w14:textId="77777777" w:rsidR="006B5B38" w:rsidRDefault="006B5B38" w:rsidP="006B5B38">
      <w:pPr>
        <w:keepNext/>
        <w:rPr>
          <w:ins w:id="20782" w:author="Rev 6 Allen Wirfs-Brock" w:date="2012-02-25T08:06:00Z"/>
          <w:rFonts w:ascii="Helvetica" w:hAnsi="Helvetica"/>
          <w:b/>
          <w:spacing w:val="6"/>
        </w:rPr>
      </w:pPr>
      <w:ins w:id="20783" w:author="Rev 6 Allen Wirfs-Brock" w:date="2012-02-25T08:06:00Z">
        <w:r w:rsidRPr="00E77497">
          <w:rPr>
            <w:rFonts w:ascii="Helvetica" w:hAnsi="Helvetica"/>
            <w:b/>
          </w:rPr>
          <w:t xml:space="preserve">Runtime Semantics: </w:t>
        </w:r>
      </w:ins>
      <w:ins w:id="20784" w:author="Rev 6 Allen Wirfs-Brock" w:date="2012-02-25T08:08:00Z">
        <w:r>
          <w:rPr>
            <w:rFonts w:ascii="Helvetica" w:hAnsi="Helvetica"/>
            <w:b/>
            <w:spacing w:val="6"/>
          </w:rPr>
          <w:t>Labelled Evaluation</w:t>
        </w:r>
      </w:ins>
    </w:p>
    <w:p w14:paraId="5A324A19" w14:textId="77777777" w:rsidR="006B5B38" w:rsidRPr="00FA3203" w:rsidRDefault="006B5B38" w:rsidP="006B5B38">
      <w:pPr>
        <w:ind w:left="360"/>
        <w:rPr>
          <w:ins w:id="20785" w:author="Rev 6 Allen Wirfs-Brock" w:date="2012-02-25T08:08:00Z"/>
        </w:rPr>
      </w:pPr>
      <w:ins w:id="20786" w:author="Rev 6 Allen Wirfs-Brock" w:date="2012-02-25T08:08:00Z">
        <w:r>
          <w:t>W</w:t>
        </w:r>
        <w:r w:rsidRPr="004418C4">
          <w:t xml:space="preserve">ith argument </w:t>
        </w:r>
      </w:ins>
      <w:ins w:id="20787" w:author="Rev 6 Allen Wirfs-Brock" w:date="2012-02-25T09:36:00Z">
        <w:r w:rsidR="0039293A">
          <w:rPr>
            <w:rFonts w:ascii="Times New Roman" w:hAnsi="Times New Roman"/>
            <w:i/>
          </w:rPr>
          <w:t>l</w:t>
        </w:r>
      </w:ins>
      <w:ins w:id="20788" w:author="Rev 6 Allen Wirfs-Brock" w:date="2012-02-25T08:10:00Z">
        <w:r w:rsidRPr="006B5B38">
          <w:rPr>
            <w:rFonts w:ascii="Times New Roman" w:hAnsi="Times New Roman"/>
            <w:i/>
          </w:rPr>
          <w:t>abelSet</w:t>
        </w:r>
      </w:ins>
      <w:ins w:id="20789" w:author="Rev 6 Allen Wirfs-Brock" w:date="2012-02-25T08:08:00Z">
        <w:r>
          <w:t>.</w:t>
        </w:r>
      </w:ins>
    </w:p>
    <w:p w14:paraId="565192F9" w14:textId="77777777" w:rsidR="006B5B38" w:rsidRPr="00E77497" w:rsidRDefault="006B5B38" w:rsidP="006B5B38">
      <w:pPr>
        <w:jc w:val="left"/>
        <w:rPr>
          <w:ins w:id="20790" w:author="Rev 6 Allen Wirfs-Brock" w:date="2012-02-25T08:06:00Z"/>
        </w:rPr>
      </w:pPr>
      <w:ins w:id="20791" w:author="Rev 6 Allen Wirfs-Brock" w:date="2012-02-25T08:06: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128037E5" w14:textId="77777777" w:rsidR="006B5B38" w:rsidRDefault="006B5B38" w:rsidP="006B5B38">
      <w:pPr>
        <w:pStyle w:val="Alg2"/>
        <w:numPr>
          <w:ilvl w:val="0"/>
          <w:numId w:val="677"/>
        </w:numPr>
        <w:rPr>
          <w:ins w:id="20792" w:author="Rev 6 Allen Wirfs-Brock" w:date="2012-02-25T08:06:00Z"/>
        </w:rPr>
      </w:pPr>
      <w:ins w:id="20793" w:author="Rev 6 Allen Wirfs-Brock" w:date="2012-02-25T08:06:00Z">
        <w:r>
          <w:t xml:space="preserve">Let </w:t>
        </w:r>
        <w:r w:rsidRPr="007E4BB5">
          <w:rPr>
            <w:i/>
          </w:rPr>
          <w:t>label</w:t>
        </w:r>
        <w:r>
          <w:t xml:space="preserve"> be the StringValue of </w:t>
        </w:r>
        <w:r w:rsidRPr="0020208B">
          <w:rPr>
            <w:i/>
          </w:rPr>
          <w:t>Identifi</w:t>
        </w:r>
        <w:r>
          <w:rPr>
            <w:i/>
          </w:rPr>
          <w:t>er</w:t>
        </w:r>
        <w:r>
          <w:t>.</w:t>
        </w:r>
      </w:ins>
    </w:p>
    <w:p w14:paraId="5BED1312" w14:textId="77777777" w:rsidR="006B5B38" w:rsidRDefault="006B5B38" w:rsidP="006B5B38">
      <w:pPr>
        <w:pStyle w:val="Alg2"/>
        <w:numPr>
          <w:ilvl w:val="0"/>
          <w:numId w:val="677"/>
        </w:numPr>
        <w:rPr>
          <w:ins w:id="20794" w:author="Rev 6 Allen Wirfs-Brock" w:date="2012-02-25T08:06:00Z"/>
        </w:rPr>
      </w:pPr>
      <w:ins w:id="20795" w:author="Rev 6 Allen Wirfs-Brock" w:date="2012-02-25T08:06:00Z">
        <w:r>
          <w:t xml:space="preserve">Let </w:t>
        </w:r>
      </w:ins>
      <w:ins w:id="20796" w:author="Rev 6 Allen Wirfs-Brock" w:date="2012-02-25T08:10:00Z">
        <w:r>
          <w:rPr>
            <w:i/>
          </w:rPr>
          <w:t xml:space="preserve">newLabelSet </w:t>
        </w:r>
      </w:ins>
      <w:ins w:id="20797" w:author="Rev 6 Allen Wirfs-Brock" w:date="2012-02-25T08:06:00Z">
        <w:r>
          <w:t xml:space="preserve"> be a new List containing  </w:t>
        </w:r>
        <w:r w:rsidRPr="007E4BB5">
          <w:rPr>
            <w:i/>
          </w:rPr>
          <w:t>label</w:t>
        </w:r>
        <w:r>
          <w:t xml:space="preserve"> and the elements of  </w:t>
        </w:r>
      </w:ins>
      <w:ins w:id="20798" w:author="Rev 6 Allen Wirfs-Brock" w:date="2012-02-25T09:36:00Z">
        <w:r w:rsidR="0039293A">
          <w:rPr>
            <w:i/>
          </w:rPr>
          <w:t>l</w:t>
        </w:r>
      </w:ins>
      <w:ins w:id="20799" w:author="Rev 6 Allen Wirfs-Brock" w:date="2012-02-25T08:06:00Z">
        <w:r w:rsidRPr="006A5E27">
          <w:rPr>
            <w:i/>
          </w:rPr>
          <w:t>abe</w:t>
        </w:r>
        <w:r>
          <w:rPr>
            <w:i/>
          </w:rPr>
          <w:t>l</w:t>
        </w:r>
        <w:r w:rsidRPr="006A5E27">
          <w:rPr>
            <w:i/>
          </w:rPr>
          <w:t>Set</w:t>
        </w:r>
        <w:r>
          <w:t>.</w:t>
        </w:r>
      </w:ins>
    </w:p>
    <w:p w14:paraId="3101934C" w14:textId="77777777" w:rsidR="006B5B38" w:rsidRDefault="006B5B38" w:rsidP="006B5B38">
      <w:pPr>
        <w:pStyle w:val="Alg2"/>
        <w:numPr>
          <w:ilvl w:val="0"/>
          <w:numId w:val="677"/>
        </w:numPr>
        <w:rPr>
          <w:ins w:id="20800" w:author="Rev 6 Allen Wirfs-Brock" w:date="2012-02-25T08:12:00Z"/>
        </w:rPr>
      </w:pPr>
      <w:ins w:id="20801" w:author="Rev 6 Allen Wirfs-Brock" w:date="2012-02-25T08:12:00Z">
        <w:r>
          <w:t xml:space="preserve">If Statement is </w:t>
        </w:r>
      </w:ins>
      <w:ins w:id="20802" w:author="Rev 6 Allen Wirfs-Brock" w:date="2012-02-25T09:33:00Z">
        <w:r w:rsidR="0039293A">
          <w:t>either</w:t>
        </w:r>
      </w:ins>
      <w:ins w:id="20803" w:author="Rev 6 Allen Wirfs-Brock" w:date="2012-02-25T08:12:00Z">
        <w:r>
          <w:t xml:space="preserve"> </w:t>
        </w:r>
        <w:r w:rsidRPr="006B5B38">
          <w:rPr>
            <w:i/>
          </w:rPr>
          <w:t>LabelledStatement</w:t>
        </w:r>
      </w:ins>
      <w:ins w:id="20804" w:author="Rev 6 Allen Wirfs-Brock" w:date="2012-02-25T08:14:00Z">
        <w:r>
          <w:t xml:space="preserve"> or</w:t>
        </w:r>
      </w:ins>
      <w:ins w:id="20805" w:author="Rev 6 Allen Wirfs-Brock" w:date="2012-02-25T08:15:00Z">
        <w:r>
          <w:t xml:space="preserve"> </w:t>
        </w:r>
      </w:ins>
      <w:ins w:id="20806" w:author="Rev 6 Allen Wirfs-Brock" w:date="2012-02-25T09:32:00Z">
        <w:r w:rsidR="0039293A">
          <w:rPr>
            <w:i/>
          </w:rPr>
          <w:t>Breakable</w:t>
        </w:r>
      </w:ins>
      <w:ins w:id="20807" w:author="Rev 6 Allen Wirfs-Brock" w:date="2012-02-25T08:15:00Z">
        <w:r w:rsidRPr="00E77497">
          <w:rPr>
            <w:i/>
          </w:rPr>
          <w:t>Statement</w:t>
        </w:r>
      </w:ins>
      <w:ins w:id="20808" w:author="Rev 6 Allen Wirfs-Brock" w:date="2012-02-25T08:16:00Z">
        <w:r w:rsidR="00364EA2">
          <w:t>,</w:t>
        </w:r>
      </w:ins>
      <w:ins w:id="20809" w:author="Rev 6 Allen Wirfs-Brock" w:date="2012-02-25T08:14:00Z">
        <w:r>
          <w:t xml:space="preserve"> </w:t>
        </w:r>
      </w:ins>
      <w:ins w:id="20810" w:author="Rev 6 Allen Wirfs-Brock" w:date="2012-02-25T08:15:00Z">
        <w:r>
          <w:t>then</w:t>
        </w:r>
      </w:ins>
    </w:p>
    <w:p w14:paraId="247CAAD2" w14:textId="77777777" w:rsidR="00364EA2" w:rsidRDefault="00364EA2" w:rsidP="00364EA2">
      <w:pPr>
        <w:pStyle w:val="Alg2"/>
        <w:numPr>
          <w:ilvl w:val="1"/>
          <w:numId w:val="677"/>
        </w:numPr>
        <w:rPr>
          <w:ins w:id="20811" w:author="Rev 6 Allen Wirfs-Brock" w:date="2012-02-25T08:16:00Z"/>
        </w:rPr>
      </w:pPr>
      <w:ins w:id="20812" w:author="Rev 6 Allen Wirfs-Brock" w:date="2012-02-25T08:16:00Z">
        <w:r w:rsidRPr="00E77497">
          <w:t xml:space="preserve">Let </w:t>
        </w:r>
        <w:r>
          <w:rPr>
            <w:i/>
          </w:rPr>
          <w:t>stmtResult</w:t>
        </w:r>
        <w:r w:rsidRPr="00E77497">
          <w:t xml:space="preserve"> be the result of</w:t>
        </w:r>
      </w:ins>
      <w:ins w:id="20813" w:author="Rev 6 Allen Wirfs-Brock" w:date="2012-02-25T08:17:00Z">
        <w:r>
          <w:t xml:space="preserve"> performing Labelled Evaluation of</w:t>
        </w:r>
      </w:ins>
      <w:ins w:id="20814" w:author="Rev 6 Allen Wirfs-Brock" w:date="2012-02-25T08:21:00Z">
        <w:r>
          <w:t xml:space="preserve"> </w:t>
        </w:r>
        <w:r>
          <w:rPr>
            <w:i/>
          </w:rPr>
          <w:t>Statement</w:t>
        </w:r>
        <w:r w:rsidRPr="00E77497">
          <w:rPr>
            <w:i/>
          </w:rPr>
          <w:t xml:space="preserve"> </w:t>
        </w:r>
      </w:ins>
      <w:ins w:id="20815" w:author="Rev 6 Allen Wirfs-Brock" w:date="2012-02-25T08:17:00Z">
        <w:r>
          <w:t>w</w:t>
        </w:r>
      </w:ins>
      <w:ins w:id="20816" w:author="Rev 6 Allen Wirfs-Brock" w:date="2012-02-25T08:21:00Z">
        <w:r>
          <w:t>i</w:t>
        </w:r>
      </w:ins>
      <w:ins w:id="20817" w:author="Rev 6 Allen Wirfs-Brock" w:date="2012-02-25T08:17:00Z">
        <w:r>
          <w:t xml:space="preserve">th argument </w:t>
        </w:r>
        <w:r w:rsidRPr="00364EA2">
          <w:rPr>
            <w:i/>
          </w:rPr>
          <w:t>newLabelSet</w:t>
        </w:r>
        <w:r>
          <w:t>.</w:t>
        </w:r>
      </w:ins>
    </w:p>
    <w:p w14:paraId="5DB1F674" w14:textId="77777777" w:rsidR="00364EA2" w:rsidRDefault="00364EA2" w:rsidP="006B5B38">
      <w:pPr>
        <w:pStyle w:val="Alg2"/>
        <w:numPr>
          <w:ilvl w:val="0"/>
          <w:numId w:val="677"/>
        </w:numPr>
        <w:rPr>
          <w:ins w:id="20818" w:author="Rev 6 Allen Wirfs-Brock" w:date="2012-02-25T08:17:00Z"/>
        </w:rPr>
      </w:pPr>
      <w:ins w:id="20819" w:author="Rev 6 Allen Wirfs-Brock" w:date="2012-02-25T08:17:00Z">
        <w:r>
          <w:t>Else,</w:t>
        </w:r>
      </w:ins>
    </w:p>
    <w:p w14:paraId="0F48BAE0" w14:textId="77777777" w:rsidR="006B5B38" w:rsidRPr="00E77497" w:rsidRDefault="006B5B38" w:rsidP="00364EA2">
      <w:pPr>
        <w:pStyle w:val="Alg2"/>
        <w:numPr>
          <w:ilvl w:val="1"/>
          <w:numId w:val="677"/>
        </w:numPr>
        <w:rPr>
          <w:ins w:id="20820" w:author="Rev 6 Allen Wirfs-Brock" w:date="2012-02-25T08:06:00Z"/>
        </w:rPr>
      </w:pPr>
      <w:ins w:id="20821" w:author="Rev 6 Allen Wirfs-Brock" w:date="2012-02-25T08:06:00Z">
        <w:r w:rsidRPr="00E77497">
          <w:t xml:space="preserve">Let </w:t>
        </w:r>
        <w:r>
          <w:rPr>
            <w:i/>
          </w:rPr>
          <w:t>stmtResult</w:t>
        </w:r>
        <w:r w:rsidRPr="00E77497">
          <w:t xml:space="preserve"> be the result of evaluating </w:t>
        </w:r>
        <w:r>
          <w:rPr>
            <w:i/>
          </w:rPr>
          <w:t>Statement</w:t>
        </w:r>
        <w:r w:rsidRPr="00E77497">
          <w:t>.</w:t>
        </w:r>
      </w:ins>
    </w:p>
    <w:p w14:paraId="7435EB14" w14:textId="77777777" w:rsidR="006B5B38" w:rsidRPr="007E4BB5" w:rsidRDefault="006B5B38" w:rsidP="006B5B38">
      <w:pPr>
        <w:pStyle w:val="Alg2"/>
        <w:numPr>
          <w:ilvl w:val="0"/>
          <w:numId w:val="677"/>
        </w:numPr>
        <w:contextualSpacing/>
        <w:rPr>
          <w:ins w:id="20822" w:author="Rev 6 Allen Wirfs-Brock" w:date="2012-02-25T08:06:00Z"/>
        </w:rPr>
      </w:pPr>
      <w:ins w:id="20823" w:author="Rev 6 Allen Wirfs-Brock" w:date="2012-02-25T08:06:00Z">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ins>
    </w:p>
    <w:p w14:paraId="538857F3" w14:textId="77777777" w:rsidR="006B5B38" w:rsidRDefault="006B5B38" w:rsidP="006B5B38">
      <w:pPr>
        <w:pStyle w:val="Alg2"/>
        <w:numPr>
          <w:ilvl w:val="1"/>
          <w:numId w:val="677"/>
        </w:numPr>
        <w:contextualSpacing/>
        <w:rPr>
          <w:ins w:id="20824" w:author="Rev 6 Allen Wirfs-Brock" w:date="2012-02-25T08:06:00Z"/>
        </w:rPr>
      </w:pPr>
      <w:ins w:id="20825" w:author="Rev 6 Allen Wirfs-Brock" w:date="2012-02-25T08:06:00Z">
        <w:r>
          <w:t>Let result be NormalCompletion(</w:t>
        </w:r>
        <w:r>
          <w:rPr>
            <w:i/>
          </w:rPr>
          <w:t>stmtResult</w:t>
        </w:r>
        <w:r>
          <w:t>.[[value]]).</w:t>
        </w:r>
      </w:ins>
    </w:p>
    <w:p w14:paraId="30A2DE85" w14:textId="77777777" w:rsidR="006B5B38" w:rsidRDefault="006B5B38" w:rsidP="006B5B38">
      <w:pPr>
        <w:pStyle w:val="Alg2"/>
        <w:numPr>
          <w:ilvl w:val="0"/>
          <w:numId w:val="677"/>
        </w:numPr>
        <w:contextualSpacing/>
        <w:rPr>
          <w:ins w:id="20826" w:author="Rev 6 Allen Wirfs-Brock" w:date="2012-02-25T08:06:00Z"/>
        </w:rPr>
      </w:pPr>
      <w:ins w:id="20827" w:author="Rev 6 Allen Wirfs-Brock" w:date="2012-02-25T08:06:00Z">
        <w:r>
          <w:t xml:space="preserve">Else, let </w:t>
        </w:r>
        <w:r w:rsidRPr="00537A6F">
          <w:rPr>
            <w:i/>
          </w:rPr>
          <w:t>result</w:t>
        </w:r>
        <w:r>
          <w:t xml:space="preserve"> be </w:t>
        </w:r>
        <w:r w:rsidRPr="00537A6F">
          <w:rPr>
            <w:i/>
          </w:rPr>
          <w:t>stmtResult</w:t>
        </w:r>
        <w:r>
          <w:t>.</w:t>
        </w:r>
      </w:ins>
    </w:p>
    <w:p w14:paraId="733F549A" w14:textId="77777777" w:rsidR="006B5B38" w:rsidRPr="00E77497" w:rsidRDefault="006B5B38" w:rsidP="006B5B38">
      <w:pPr>
        <w:pStyle w:val="Alg2"/>
        <w:numPr>
          <w:ilvl w:val="0"/>
          <w:numId w:val="677"/>
        </w:numPr>
        <w:spacing w:after="220"/>
        <w:rPr>
          <w:ins w:id="20828" w:author="Rev 6 Allen Wirfs-Brock" w:date="2012-02-25T08:06:00Z"/>
        </w:rPr>
      </w:pPr>
      <w:ins w:id="20829" w:author="Rev 6 Allen Wirfs-Brock" w:date="2012-02-25T08:06:00Z">
        <w:r w:rsidRPr="00E77497">
          <w:t xml:space="preserve">Return </w:t>
        </w:r>
        <w:r w:rsidRPr="00F460AA">
          <w:rPr>
            <w:i/>
          </w:rPr>
          <w:t>result</w:t>
        </w:r>
        <w:r w:rsidRPr="00E77497">
          <w:t>.</w:t>
        </w:r>
      </w:ins>
    </w:p>
    <w:p w14:paraId="5F9D924D" w14:textId="77777777" w:rsidR="00AF515E" w:rsidRDefault="00AF515E" w:rsidP="00AF515E">
      <w:pPr>
        <w:keepNext/>
        <w:rPr>
          <w:ins w:id="20830" w:author="Rev 6 Allen Wirfs-Brock" w:date="2012-02-23T15:07:00Z"/>
          <w:rFonts w:ascii="Helvetica" w:hAnsi="Helvetica"/>
          <w:b/>
          <w:spacing w:val="6"/>
        </w:rPr>
      </w:pPr>
      <w:ins w:id="20831" w:author="Rev 6 Allen Wirfs-Brock" w:date="2012-02-23T15:07:00Z">
        <w:r w:rsidRPr="00E77497">
          <w:rPr>
            <w:rFonts w:ascii="Helvetica" w:hAnsi="Helvetica"/>
            <w:b/>
          </w:rPr>
          <w:t xml:space="preserve">Runtime Semantics: </w:t>
        </w:r>
        <w:r>
          <w:rPr>
            <w:rFonts w:ascii="Helvetica" w:hAnsi="Helvetica"/>
            <w:b/>
            <w:spacing w:val="6"/>
          </w:rPr>
          <w:t>Evaluation</w:t>
        </w:r>
      </w:ins>
    </w:p>
    <w:p w14:paraId="3B0285A4" w14:textId="77777777" w:rsidR="004C02EF" w:rsidRPr="00E77497" w:rsidDel="00C56970" w:rsidRDefault="004C02EF" w:rsidP="004C02EF">
      <w:pPr>
        <w:rPr>
          <w:del w:id="20832" w:author="Rev 6 Allen Wirfs-Brock" w:date="2012-02-23T18:10:00Z"/>
        </w:rPr>
      </w:pPr>
      <w:del w:id="20833" w:author="Rev 6 Allen Wirfs-Brock" w:date="2012-02-23T18:10:00Z">
        <w:r w:rsidRPr="00E77497" w:rsidDel="00C56970">
          <w:delText xml:space="preserve">The production </w:delText>
        </w:r>
        <w:r w:rsidRPr="00E77497" w:rsidDel="00C56970">
          <w:rPr>
            <w:rFonts w:ascii="Times New Roman" w:hAnsi="Times New Roman"/>
            <w:i/>
          </w:rPr>
          <w:delText xml:space="preserve">Identifier </w:delText>
        </w:r>
        <w:r w:rsidRPr="00E77497" w:rsidDel="00C56970">
          <w:rPr>
            <w:rFonts w:ascii="Courier New" w:hAnsi="Courier New"/>
            <w:b/>
          </w:rPr>
          <w:delText>:</w:delText>
        </w:r>
        <w:r w:rsidRPr="00E77497" w:rsidDel="00C56970">
          <w:rPr>
            <w:rFonts w:ascii="Times New Roman" w:hAnsi="Times New Roman"/>
            <w:i/>
          </w:rPr>
          <w:delText xml:space="preserve"> Statement </w:delText>
        </w:r>
        <w:r w:rsidRPr="00E77497" w:rsidDel="00C56970">
          <w:delText xml:space="preserve">is evaluated by adding </w:delText>
        </w:r>
        <w:r w:rsidRPr="00E77497" w:rsidDel="00C56970">
          <w:rPr>
            <w:rFonts w:ascii="Times New Roman" w:hAnsi="Times New Roman"/>
            <w:i/>
          </w:rPr>
          <w:delText>Identifier</w:delText>
        </w:r>
        <w:r w:rsidRPr="00E77497" w:rsidDel="00C56970">
          <w:delText xml:space="preserve"> to the label set of </w:delText>
        </w:r>
        <w:r w:rsidRPr="00E77497" w:rsidDel="00C56970">
          <w:rPr>
            <w:rFonts w:ascii="Times New Roman" w:hAnsi="Times New Roman"/>
            <w:i/>
          </w:rPr>
          <w:delText>Statement</w:delText>
        </w:r>
        <w:r w:rsidRPr="00E77497" w:rsidDel="00C56970">
          <w:delText xml:space="preserve"> and then evaluating </w:delText>
        </w:r>
        <w:r w:rsidRPr="00E77497" w:rsidDel="00C56970">
          <w:rPr>
            <w:rFonts w:ascii="Times New Roman" w:hAnsi="Times New Roman"/>
            <w:i/>
          </w:rPr>
          <w:delText>Statement</w:delText>
        </w:r>
        <w:r w:rsidRPr="00E77497" w:rsidDel="00C56970">
          <w:delText xml:space="preserve">. If the </w:delText>
        </w:r>
        <w:r w:rsidRPr="00E77497" w:rsidDel="00C56970">
          <w:rPr>
            <w:rFonts w:ascii="Times New Roman" w:hAnsi="Times New Roman"/>
            <w:i/>
          </w:rPr>
          <w:delText>LabelledStatement</w:delText>
        </w:r>
        <w:r w:rsidRPr="00E77497" w:rsidDel="00C56970">
          <w:delText xml:space="preserve"> itself has a non-empty label set, these labels are also added to the label set of </w:delText>
        </w:r>
        <w:r w:rsidRPr="00E77497" w:rsidDel="00C56970">
          <w:rPr>
            <w:rFonts w:ascii="Times New Roman" w:hAnsi="Times New Roman"/>
            <w:i/>
          </w:rPr>
          <w:delText>Statement</w:delText>
        </w:r>
        <w:r w:rsidRPr="00E77497" w:rsidDel="00C56970">
          <w:delText xml:space="preserve"> before evaluating it. If the result of evaluating </w:delText>
        </w:r>
        <w:r w:rsidRPr="00E77497" w:rsidDel="00C56970">
          <w:rPr>
            <w:rFonts w:ascii="Times New Roman" w:hAnsi="Times New Roman"/>
            <w:i/>
          </w:rPr>
          <w:delText>Statement</w:delText>
        </w:r>
        <w:r w:rsidRPr="00E77497" w:rsidDel="00C56970">
          <w:delText xml:space="preserve"> is (</w:delText>
        </w:r>
        <w:r w:rsidRPr="00E77497" w:rsidDel="00C56970">
          <w:rPr>
            <w:b/>
          </w:rPr>
          <w:delText>break</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rFonts w:ascii="Times New Roman" w:hAnsi="Times New Roman"/>
            <w:i/>
          </w:rPr>
          <w:delText>L</w:delText>
        </w:r>
        <w:r w:rsidRPr="00E77497" w:rsidDel="00C56970">
          <w:delText xml:space="preserve">) where </w:delText>
        </w:r>
        <w:r w:rsidRPr="00E77497" w:rsidDel="00C56970">
          <w:rPr>
            <w:rFonts w:ascii="Times New Roman" w:hAnsi="Times New Roman"/>
            <w:i/>
          </w:rPr>
          <w:delText>L</w:delText>
        </w:r>
        <w:r w:rsidRPr="00E77497" w:rsidDel="00C56970">
          <w:delText xml:space="preserve"> is equal to </w:delText>
        </w:r>
        <w:r w:rsidRPr="00E77497" w:rsidDel="00C56970">
          <w:rPr>
            <w:rFonts w:ascii="Times New Roman" w:hAnsi="Times New Roman"/>
            <w:i/>
          </w:rPr>
          <w:delText>Identifier</w:delText>
        </w:r>
        <w:r w:rsidRPr="00E77497" w:rsidDel="00C56970">
          <w:delText>, the production results in (</w:delText>
        </w:r>
        <w:r w:rsidRPr="00E77497" w:rsidDel="00C56970">
          <w:rPr>
            <w:b/>
          </w:rPr>
          <w:delText>normal</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b/>
          </w:rPr>
          <w:delText>empty</w:delText>
        </w:r>
        <w:r w:rsidRPr="00E77497" w:rsidDel="00C56970">
          <w:delText>).</w:delText>
        </w:r>
      </w:del>
    </w:p>
    <w:p w14:paraId="6ACDAD1B" w14:textId="77777777" w:rsidR="00506721" w:rsidRPr="00E77497" w:rsidRDefault="00506721" w:rsidP="00506721">
      <w:pPr>
        <w:jc w:val="left"/>
        <w:rPr>
          <w:ins w:id="20834" w:author="Rev 6 Allen Wirfs-Brock" w:date="2012-02-23T15:10:00Z"/>
        </w:rPr>
      </w:pPr>
      <w:ins w:id="20835" w:author="Rev 6 Allen Wirfs-Brock" w:date="2012-02-23T15:10: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6F76DE6A" w14:textId="77777777" w:rsidR="007E4BB5" w:rsidRDefault="00364EA2" w:rsidP="00364EA2">
      <w:pPr>
        <w:pStyle w:val="Alg2"/>
        <w:numPr>
          <w:ilvl w:val="0"/>
          <w:numId w:val="678"/>
        </w:numPr>
        <w:rPr>
          <w:ins w:id="20836" w:author="Rev 6 Allen Wirfs-Brock" w:date="2012-02-23T16:07:00Z"/>
        </w:rPr>
      </w:pPr>
      <w:ins w:id="20837" w:author="Rev 6 Allen Wirfs-Brock" w:date="2012-02-25T08:19:00Z">
        <w:r>
          <w:t xml:space="preserve">Let </w:t>
        </w:r>
        <w:r>
          <w:rPr>
            <w:i/>
          </w:rPr>
          <w:t xml:space="preserve">newLabelSet </w:t>
        </w:r>
        <w:r>
          <w:t xml:space="preserve"> be a new empty List.</w:t>
        </w:r>
      </w:ins>
    </w:p>
    <w:p w14:paraId="3E3F8138" w14:textId="77777777" w:rsidR="00506721" w:rsidRPr="00E77497" w:rsidRDefault="00506721" w:rsidP="00364EA2">
      <w:pPr>
        <w:pStyle w:val="Alg2"/>
        <w:numPr>
          <w:ilvl w:val="0"/>
          <w:numId w:val="678"/>
        </w:numPr>
        <w:spacing w:after="220"/>
        <w:rPr>
          <w:ins w:id="20838" w:author="Rev 6 Allen Wirfs-Brock" w:date="2012-02-23T15:10:00Z"/>
        </w:rPr>
      </w:pPr>
      <w:ins w:id="20839" w:author="Rev 6 Allen Wirfs-Brock" w:date="2012-02-23T15:10:00Z">
        <w:r w:rsidRPr="00E77497">
          <w:t xml:space="preserve">Return </w:t>
        </w:r>
      </w:ins>
      <w:ins w:id="20840" w:author="Rev 6 Allen Wirfs-Brock" w:date="2012-02-25T08:20:00Z">
        <w:r w:rsidR="00364EA2" w:rsidRPr="00E77497">
          <w:t>the result of</w:t>
        </w:r>
        <w:r w:rsidR="00364EA2">
          <w:t xml:space="preserve"> performing Labelled Evaluation of</w:t>
        </w:r>
      </w:ins>
      <w:ins w:id="20841" w:author="Rev 6 Allen Wirfs-Brock" w:date="2012-02-25T08:22:00Z">
        <w:r w:rsidR="00364EA2">
          <w:t xml:space="preserve"> this</w:t>
        </w:r>
      </w:ins>
      <w:ins w:id="20842" w:author="Rev 6 Allen Wirfs-Brock" w:date="2012-02-25T08:20:00Z">
        <w:r w:rsidR="00364EA2">
          <w:t xml:space="preserve"> </w:t>
        </w:r>
      </w:ins>
      <w:ins w:id="20843" w:author="Rev 6 Allen Wirfs-Brock" w:date="2012-02-25T08:21:00Z">
        <w:r w:rsidR="00364EA2">
          <w:rPr>
            <w:i/>
          </w:rPr>
          <w:t>LabelledStatement</w:t>
        </w:r>
        <w:r w:rsidR="00364EA2" w:rsidRPr="00E77497">
          <w:rPr>
            <w:i/>
          </w:rPr>
          <w:t xml:space="preserve"> </w:t>
        </w:r>
      </w:ins>
      <w:ins w:id="20844" w:author="Rev 6 Allen Wirfs-Brock" w:date="2012-02-25T08:20:00Z">
        <w:r w:rsidR="00364EA2">
          <w:t>w</w:t>
        </w:r>
      </w:ins>
      <w:ins w:id="20845" w:author="Rev 9 Allen Wirfs-Brock" w:date="2012-07-08T14:15:00Z">
        <w:r w:rsidR="00533E91">
          <w:t>i</w:t>
        </w:r>
      </w:ins>
      <w:ins w:id="20846" w:author="Rev 6 Allen Wirfs-Brock" w:date="2012-02-25T08:20:00Z">
        <w:r w:rsidR="00364EA2">
          <w:t xml:space="preserve">th argument </w:t>
        </w:r>
        <w:r w:rsidR="00364EA2" w:rsidRPr="00364EA2">
          <w:rPr>
            <w:i/>
          </w:rPr>
          <w:t>newLabelSet</w:t>
        </w:r>
        <w:r w:rsidR="00364EA2">
          <w:t>.</w:t>
        </w:r>
      </w:ins>
    </w:p>
    <w:p w14:paraId="254D0CCC" w14:textId="77777777" w:rsidR="004C02EF" w:rsidRPr="00E77497" w:rsidDel="00C56970" w:rsidRDefault="004C02EF" w:rsidP="004C02EF">
      <w:pPr>
        <w:rPr>
          <w:del w:id="20847" w:author="Rev 6 Allen Wirfs-Brock" w:date="2012-02-23T18:10:00Z"/>
        </w:rPr>
      </w:pPr>
      <w:del w:id="20848" w:author="Rev 6 Allen Wirfs-Brock" w:date="2012-02-23T18:10:00Z">
        <w:r w:rsidRPr="00E77497" w:rsidDel="00C56970">
          <w:delText xml:space="preserve">Prior to the evaluation of a </w:delText>
        </w:r>
        <w:r w:rsidRPr="00E77497" w:rsidDel="00C56970">
          <w:rPr>
            <w:rFonts w:ascii="Times New Roman" w:hAnsi="Times New Roman"/>
            <w:i/>
          </w:rPr>
          <w:delText>LabelledStatement</w:delText>
        </w:r>
        <w:r w:rsidRPr="00E77497" w:rsidDel="00C56970">
          <w:delText xml:space="preserve">, the contained </w:delText>
        </w:r>
        <w:r w:rsidRPr="00E77497" w:rsidDel="00C56970">
          <w:rPr>
            <w:rFonts w:ascii="Times New Roman" w:hAnsi="Times New Roman"/>
            <w:i/>
          </w:rPr>
          <w:delText>Statement</w:delText>
        </w:r>
        <w:r w:rsidRPr="00E77497" w:rsidDel="00C56970">
          <w:delText xml:space="preserve"> is regarded as possessing an empty label set, unless it is an </w:delText>
        </w:r>
        <w:r w:rsidRPr="00E77497" w:rsidDel="00C56970">
          <w:rPr>
            <w:rFonts w:ascii="Times New Roman" w:hAnsi="Times New Roman"/>
            <w:i/>
          </w:rPr>
          <w:delText>IterationStatement</w:delText>
        </w:r>
        <w:r w:rsidRPr="00E77497" w:rsidDel="00C56970">
          <w:delText xml:space="preserve"> or a </w:delText>
        </w:r>
        <w:r w:rsidRPr="00E77497" w:rsidDel="00C56970">
          <w:rPr>
            <w:rFonts w:ascii="Times New Roman" w:hAnsi="Times New Roman"/>
            <w:i/>
          </w:rPr>
          <w:delText>SwitchStatement</w:delText>
        </w:r>
        <w:r w:rsidRPr="00E77497" w:rsidDel="00C56970">
          <w:delText xml:space="preserve">, in which case it is regarded as possessing a label set consisting of the single element, </w:delText>
        </w:r>
        <w:r w:rsidRPr="00E77497" w:rsidDel="00C56970">
          <w:rPr>
            <w:b/>
          </w:rPr>
          <w:delText>empty</w:delText>
        </w:r>
        <w:r w:rsidRPr="00E77497" w:rsidDel="00C56970">
          <w:delText>.</w:delText>
        </w:r>
      </w:del>
    </w:p>
    <w:p w14:paraId="17F0C494" w14:textId="77777777" w:rsidR="004C02EF" w:rsidRPr="00E77497" w:rsidRDefault="004C02EF" w:rsidP="00B43482">
      <w:pPr>
        <w:pStyle w:val="20"/>
        <w:numPr>
          <w:ilvl w:val="0"/>
          <w:numId w:val="0"/>
        </w:numPr>
      </w:pPr>
      <w:bookmarkStart w:id="20849" w:name="_Toc417706231"/>
      <w:bookmarkStart w:id="20850" w:name="_Ref456011222"/>
      <w:bookmarkStart w:id="20851" w:name="_Ref457437679"/>
      <w:bookmarkStart w:id="20852" w:name="_Ref457707594"/>
      <w:bookmarkStart w:id="20853" w:name="_Ref457792687"/>
      <w:bookmarkStart w:id="20854" w:name="_Toc472818891"/>
      <w:bookmarkStart w:id="20855" w:name="_Toc235503467"/>
      <w:bookmarkStart w:id="20856" w:name="_Toc241509242"/>
      <w:bookmarkStart w:id="20857" w:name="_Toc244416729"/>
      <w:bookmarkStart w:id="20858" w:name="_Toc276631093"/>
      <w:bookmarkStart w:id="20859" w:name="_Toc404439291"/>
      <w:bookmarkStart w:id="20860" w:name="_Toc329528824"/>
      <w:r w:rsidRPr="00E77497">
        <w:t>12.13</w:t>
      </w:r>
      <w:r w:rsidRPr="00E77497">
        <w:tab/>
        <w:t xml:space="preserve">The </w:t>
      </w:r>
      <w:r w:rsidRPr="00E77497">
        <w:rPr>
          <w:rFonts w:ascii="Courier New" w:hAnsi="Courier New"/>
          <w:sz w:val="20"/>
        </w:rPr>
        <w:t>throw</w:t>
      </w:r>
      <w:r w:rsidRPr="00E77497">
        <w:t xml:space="preserve"> </w:t>
      </w:r>
      <w:bookmarkEnd w:id="20849"/>
      <w:bookmarkEnd w:id="20850"/>
      <w:bookmarkEnd w:id="20851"/>
      <w:bookmarkEnd w:id="20852"/>
      <w:bookmarkEnd w:id="20853"/>
      <w:bookmarkEnd w:id="20854"/>
      <w:bookmarkEnd w:id="20855"/>
      <w:r w:rsidRPr="00E77497">
        <w:t>Statement</w:t>
      </w:r>
      <w:bookmarkEnd w:id="20856"/>
      <w:bookmarkEnd w:id="20857"/>
      <w:bookmarkEnd w:id="20858"/>
      <w:bookmarkEnd w:id="20860"/>
    </w:p>
    <w:p w14:paraId="0AB22CC6" w14:textId="77777777" w:rsidR="004C02EF" w:rsidRPr="00E77497" w:rsidRDefault="004C02EF" w:rsidP="004C02EF">
      <w:pPr>
        <w:pStyle w:val="Syntax"/>
      </w:pPr>
      <w:r w:rsidRPr="00E77497">
        <w:t>Syntax</w:t>
      </w:r>
    </w:p>
    <w:p w14:paraId="706C5496" w14:textId="77777777"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14:paraId="06F5E23A" w14:textId="77777777"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14:paraId="21F4758F" w14:textId="77777777" w:rsidR="00137648" w:rsidRDefault="00137648" w:rsidP="00137648">
      <w:pPr>
        <w:keepNext/>
        <w:rPr>
          <w:ins w:id="20861" w:author="Rev 8 Allen Wirfs-Brock" w:date="2012-06-14T15:35:00Z"/>
          <w:rFonts w:ascii="Helvetica" w:hAnsi="Helvetica"/>
          <w:b/>
          <w:spacing w:val="6"/>
        </w:rPr>
      </w:pPr>
      <w:ins w:id="20862" w:author="Rev 8 Allen Wirfs-Brock" w:date="2012-06-14T15:35:00Z">
        <w:r w:rsidRPr="00E77497">
          <w:rPr>
            <w:rFonts w:ascii="Helvetica" w:hAnsi="Helvetica"/>
            <w:b/>
          </w:rPr>
          <w:t xml:space="preserve">Runtime Semantics: </w:t>
        </w:r>
        <w:r>
          <w:rPr>
            <w:rFonts w:ascii="Helvetica" w:hAnsi="Helvetica"/>
            <w:b/>
            <w:spacing w:val="6"/>
          </w:rPr>
          <w:t>Evaluation</w:t>
        </w:r>
      </w:ins>
    </w:p>
    <w:p w14:paraId="3A4EA20D" w14:textId="77777777" w:rsidR="004C02EF" w:rsidRPr="00E77497" w:rsidDel="00137648" w:rsidRDefault="004C02EF" w:rsidP="004C02EF">
      <w:pPr>
        <w:pStyle w:val="Syntax"/>
        <w:rPr>
          <w:del w:id="20863" w:author="Rev 8 Allen Wirfs-Brock" w:date="2012-06-14T15:35:00Z"/>
        </w:rPr>
      </w:pPr>
      <w:del w:id="20864" w:author="Rev 8 Allen Wirfs-Brock" w:date="2012-06-14T15:35:00Z">
        <w:r w:rsidRPr="00E77497" w:rsidDel="00137648">
          <w:delText>Semantics</w:delText>
        </w:r>
      </w:del>
    </w:p>
    <w:p w14:paraId="75ABA1EA" w14:textId="77777777"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14:paraId="546F7C00" w14:textId="77777777"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14:paraId="53F4FEB7" w14:textId="77777777" w:rsidR="003679DC" w:rsidRPr="003679DC" w:rsidRDefault="003679DC" w:rsidP="007F4002">
      <w:pPr>
        <w:pStyle w:val="Alg2"/>
        <w:numPr>
          <w:ilvl w:val="0"/>
          <w:numId w:val="135"/>
        </w:numPr>
        <w:spacing w:after="220"/>
        <w:contextualSpacing/>
        <w:rPr>
          <w:ins w:id="20865" w:author="Rev 8 Allen Wirfs-Brock" w:date="2012-06-14T15:54:00Z"/>
        </w:rPr>
      </w:pPr>
      <w:ins w:id="20866" w:author="Rev 8 Allen Wirfs-Brock" w:date="2012-06-14T15:54:00Z">
        <w:r>
          <w:t xml:space="preserve">Let </w:t>
        </w:r>
        <w:r w:rsidRPr="007F4002">
          <w:rPr>
            <w:i/>
          </w:rPr>
          <w:t>exprValue</w:t>
        </w:r>
        <w:r>
          <w:t xml:space="preserve"> be GetValue(</w:t>
        </w:r>
        <w:r w:rsidRPr="007F4002">
          <w:rPr>
            <w:i/>
          </w:rPr>
          <w:t>exprRef</w:t>
        </w:r>
        <w:r>
          <w:t>).</w:t>
        </w:r>
      </w:ins>
    </w:p>
    <w:p w14:paraId="78DC8FD7" w14:textId="77777777" w:rsidR="003679DC" w:rsidRDefault="003679DC" w:rsidP="007F4002">
      <w:pPr>
        <w:pStyle w:val="Alg2"/>
        <w:numPr>
          <w:ilvl w:val="0"/>
          <w:numId w:val="135"/>
        </w:numPr>
        <w:spacing w:after="220"/>
        <w:contextualSpacing/>
        <w:rPr>
          <w:ins w:id="20867" w:author="Rev 8 Allen Wirfs-Brock" w:date="2012-06-14T15:55:00Z"/>
        </w:rPr>
      </w:pPr>
      <w:ins w:id="20868" w:author="Rev 8 Allen Wirfs-Brock" w:date="2012-06-14T15:55:00Z">
        <w:r>
          <w:t>ReturnIfAbrupt(</w:t>
        </w:r>
        <w:r w:rsidRPr="007F4002">
          <w:rPr>
            <w:i/>
          </w:rPr>
          <w:t>exprValue</w:t>
        </w:r>
        <w:r>
          <w:t>).</w:t>
        </w:r>
      </w:ins>
    </w:p>
    <w:p w14:paraId="40871162" w14:textId="77777777" w:rsidR="004C02EF" w:rsidRPr="00E77497" w:rsidRDefault="004C02EF" w:rsidP="00C47E72">
      <w:pPr>
        <w:pStyle w:val="Alg2"/>
        <w:numPr>
          <w:ilvl w:val="0"/>
          <w:numId w:val="135"/>
        </w:numPr>
        <w:spacing w:after="220"/>
      </w:pPr>
      <w:r w:rsidRPr="00E77497">
        <w:t xml:space="preserve">Return </w:t>
      </w:r>
      <w:ins w:id="20869" w:author="Rev 8 Allen Wirfs-Brock" w:date="2012-06-14T15:52:00Z">
        <w:r w:rsidR="003679DC">
          <w:t xml:space="preserve">Completion {[[type]]: </w:t>
        </w:r>
      </w:ins>
      <w:r w:rsidRPr="00E77497">
        <w:rPr>
          <w:rFonts w:ascii="Arial" w:hAnsi="Arial" w:cs="Arial"/>
        </w:rPr>
        <w:t>throw</w:t>
      </w:r>
      <w:r w:rsidRPr="00E77497">
        <w:t xml:space="preserve">, </w:t>
      </w:r>
      <w:ins w:id="20870" w:author="Rev 8 Allen Wirfs-Brock" w:date="2012-06-14T15:53:00Z">
        <w:r w:rsidR="003679DC">
          <w:t xml:space="preserve">[[value]]: </w:t>
        </w:r>
      </w:ins>
      <w:r w:rsidRPr="00E77497">
        <w:t>GetValue(</w:t>
      </w:r>
      <w:r w:rsidRPr="00E77497">
        <w:rPr>
          <w:i/>
        </w:rPr>
        <w:t>exprRef</w:t>
      </w:r>
      <w:r w:rsidRPr="00E77497">
        <w:t xml:space="preserve">), </w:t>
      </w:r>
      <w:ins w:id="20871" w:author="Rev 8 Allen Wirfs-Brock" w:date="2012-06-14T15:53:00Z">
        <w:r w:rsidR="003679DC">
          <w:t xml:space="preserve">[[target]]: </w:t>
        </w:r>
      </w:ins>
      <w:r w:rsidRPr="00E77497">
        <w:rPr>
          <w:rFonts w:ascii="Arial" w:hAnsi="Arial" w:cs="Arial"/>
        </w:rPr>
        <w:t>empty</w:t>
      </w:r>
      <w:ins w:id="20872" w:author="Rev 8 Allen Wirfs-Brock" w:date="2012-06-14T15:53:00Z">
        <w:r w:rsidR="003679DC">
          <w:t>}</w:t>
        </w:r>
        <w:r w:rsidR="003679DC" w:rsidRPr="00E77497">
          <w:t>.</w:t>
        </w:r>
      </w:ins>
    </w:p>
    <w:p w14:paraId="18B2B432" w14:textId="77777777" w:rsidR="004C02EF" w:rsidRPr="00E77497" w:rsidRDefault="004C02EF" w:rsidP="00B43482">
      <w:pPr>
        <w:pStyle w:val="20"/>
        <w:numPr>
          <w:ilvl w:val="0"/>
          <w:numId w:val="0"/>
        </w:numPr>
      </w:pPr>
      <w:bookmarkStart w:id="20873" w:name="_Toc417706232"/>
      <w:bookmarkStart w:id="20874" w:name="_Ref440445607"/>
      <w:bookmarkStart w:id="20875" w:name="_Ref440445697"/>
      <w:bookmarkStart w:id="20876" w:name="_Ref451680203"/>
      <w:bookmarkStart w:id="20877" w:name="_Ref457437680"/>
      <w:bookmarkStart w:id="20878" w:name="_Ref457437681"/>
      <w:bookmarkStart w:id="20879" w:name="_Ref457437682"/>
      <w:bookmarkStart w:id="20880" w:name="_Ref457707597"/>
      <w:bookmarkStart w:id="20881" w:name="_Ref457708469"/>
      <w:bookmarkStart w:id="20882" w:name="_Ref457708470"/>
      <w:bookmarkStart w:id="20883" w:name="_Ref457792688"/>
      <w:bookmarkStart w:id="20884" w:name="_Ref457792814"/>
      <w:bookmarkStart w:id="20885" w:name="_Ref457792815"/>
      <w:bookmarkStart w:id="20886" w:name="_Ref458336613"/>
      <w:bookmarkStart w:id="20887" w:name="_Toc472818892"/>
      <w:bookmarkStart w:id="20888" w:name="_Toc235503468"/>
      <w:bookmarkStart w:id="20889" w:name="_Toc241509243"/>
      <w:bookmarkStart w:id="20890" w:name="_Toc244416730"/>
      <w:bookmarkStart w:id="20891" w:name="_Toc276631094"/>
      <w:bookmarkStart w:id="20892" w:name="_Toc329528825"/>
      <w:r w:rsidRPr="00E77497">
        <w:t>12.14</w:t>
      </w:r>
      <w:r w:rsidRPr="00E77497">
        <w:tab/>
        <w:t xml:space="preserve">The </w:t>
      </w:r>
      <w:r w:rsidRPr="00E77497">
        <w:rPr>
          <w:rFonts w:ascii="Courier New" w:hAnsi="Courier New"/>
          <w:sz w:val="20"/>
        </w:rPr>
        <w:t>try</w:t>
      </w:r>
      <w:r w:rsidRPr="00E77497">
        <w:t xml:space="preserve"> </w:t>
      </w:r>
      <w:bookmarkEnd w:id="20873"/>
      <w:bookmarkEnd w:id="20874"/>
      <w:bookmarkEnd w:id="20875"/>
      <w:bookmarkEnd w:id="20876"/>
      <w:bookmarkEnd w:id="20877"/>
      <w:bookmarkEnd w:id="20878"/>
      <w:bookmarkEnd w:id="20879"/>
      <w:bookmarkEnd w:id="20880"/>
      <w:bookmarkEnd w:id="20881"/>
      <w:bookmarkEnd w:id="20882"/>
      <w:bookmarkEnd w:id="20883"/>
      <w:bookmarkEnd w:id="20884"/>
      <w:bookmarkEnd w:id="20885"/>
      <w:bookmarkEnd w:id="20886"/>
      <w:bookmarkEnd w:id="20887"/>
      <w:bookmarkEnd w:id="20888"/>
      <w:r w:rsidRPr="00E77497">
        <w:t>Statement</w:t>
      </w:r>
      <w:bookmarkEnd w:id="20889"/>
      <w:bookmarkEnd w:id="20890"/>
      <w:bookmarkEnd w:id="20891"/>
      <w:bookmarkEnd w:id="20892"/>
    </w:p>
    <w:p w14:paraId="1AB7A29B" w14:textId="77777777" w:rsidR="004C02EF" w:rsidRPr="00E77497" w:rsidRDefault="004C02EF" w:rsidP="004C02EF">
      <w:pPr>
        <w:pStyle w:val="Syntax"/>
      </w:pPr>
      <w:r w:rsidRPr="00E77497">
        <w:t>Syntax</w:t>
      </w:r>
    </w:p>
    <w:p w14:paraId="11E5CFE1" w14:textId="77777777" w:rsidR="004C02EF" w:rsidRPr="00E77497" w:rsidRDefault="004C02EF" w:rsidP="004C02EF">
      <w:pPr>
        <w:pStyle w:val="SyntaxRule"/>
      </w:pPr>
      <w:r w:rsidRPr="00E77497">
        <w:t xml:space="preserve">TryStatement </w:t>
      </w:r>
      <w:r w:rsidRPr="00E77497">
        <w:rPr>
          <w:rFonts w:ascii="Arial" w:hAnsi="Arial"/>
          <w:b/>
          <w:i w:val="0"/>
        </w:rPr>
        <w:t>:</w:t>
      </w:r>
    </w:p>
    <w:p w14:paraId="3864ADBA" w14:textId="77777777"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09697AE3" w14:textId="77777777" w:rsidR="004C02EF" w:rsidRPr="00E77497" w:rsidRDefault="004C02EF" w:rsidP="004C02EF">
      <w:pPr>
        <w:pStyle w:val="SyntaxRule"/>
      </w:pPr>
      <w:r w:rsidRPr="00E77497">
        <w:t xml:space="preserve">Catch </w:t>
      </w:r>
      <w:r w:rsidRPr="00E77497">
        <w:rPr>
          <w:rFonts w:ascii="Arial" w:hAnsi="Arial"/>
          <w:b/>
          <w:i w:val="0"/>
        </w:rPr>
        <w:t>:</w:t>
      </w:r>
    </w:p>
    <w:p w14:paraId="2E9C006D" w14:textId="77777777"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ins w:id="20893" w:author="Rev 3 Allen Wirfs-Brock" w:date="2011-09-10T15:53:00Z">
        <w:r w:rsidR="007E5BF2" w:rsidRPr="00E77497">
          <w:t>CatchParameter</w:t>
        </w:r>
      </w:ins>
      <w:del w:id="20894" w:author="Rev 3 Allen Wirfs-Brock" w:date="2011-09-10T15:53:00Z">
        <w:r w:rsidRPr="00E77497" w:rsidDel="007E5BF2">
          <w:delText>Identifier</w:delText>
        </w:r>
      </w:del>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14:paraId="31C924A6" w14:textId="77777777" w:rsidR="004C02EF" w:rsidRPr="00E77497" w:rsidRDefault="004C02EF" w:rsidP="004C02EF">
      <w:pPr>
        <w:pStyle w:val="SyntaxRule"/>
      </w:pPr>
      <w:r w:rsidRPr="00E77497">
        <w:t xml:space="preserve">Finally </w:t>
      </w:r>
      <w:r w:rsidRPr="00E77497">
        <w:rPr>
          <w:rFonts w:ascii="Arial" w:hAnsi="Arial"/>
          <w:b/>
          <w:i w:val="0"/>
        </w:rPr>
        <w:t>:</w:t>
      </w:r>
    </w:p>
    <w:p w14:paraId="0C8FBFFC" w14:textId="77777777"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14:paraId="01C4EB8F" w14:textId="77777777" w:rsidR="0015789C" w:rsidRPr="00E77497" w:rsidRDefault="007E5BF2" w:rsidP="0015789C">
      <w:pPr>
        <w:pStyle w:val="SyntaxRule"/>
        <w:rPr>
          <w:ins w:id="20895" w:author="Rev 3 Allen Wirfs-Brock" w:date="2011-09-10T15:51:00Z"/>
        </w:rPr>
      </w:pPr>
      <w:ins w:id="20896" w:author="Rev 3 Allen Wirfs-Brock" w:date="2011-09-10T15:53:00Z">
        <w:r w:rsidRPr="00E77497">
          <w:t>C</w:t>
        </w:r>
      </w:ins>
      <w:ins w:id="20897" w:author="Rev 3 Allen Wirfs-Brock" w:date="2011-09-10T15:51:00Z">
        <w:r w:rsidR="0015789C" w:rsidRPr="00E77497">
          <w:t xml:space="preserve">atchParameter </w:t>
        </w:r>
        <w:r w:rsidR="0015789C" w:rsidRPr="00E77497">
          <w:rPr>
            <w:rFonts w:ascii="Arial" w:hAnsi="Arial"/>
            <w:b/>
            <w:i w:val="0"/>
          </w:rPr>
          <w:t>:</w:t>
        </w:r>
      </w:ins>
    </w:p>
    <w:p w14:paraId="7A8D8B96" w14:textId="77777777" w:rsidR="0015789C" w:rsidRPr="00E77497" w:rsidRDefault="007E5BF2" w:rsidP="0015789C">
      <w:pPr>
        <w:pStyle w:val="SyntaxDefinition"/>
        <w:rPr>
          <w:ins w:id="20898" w:author="Rev 3 Allen Wirfs-Brock" w:date="2011-09-10T15:51:00Z"/>
          <w:vertAlign w:val="subscript"/>
        </w:rPr>
      </w:pPr>
      <w:ins w:id="20899" w:author="Rev 3 Allen Wirfs-Brock" w:date="2011-09-10T15:52:00Z">
        <w:r w:rsidRPr="00E77497">
          <w:t>BindingIdentifier</w:t>
        </w:r>
      </w:ins>
      <w:ins w:id="20900" w:author="Rev 3 Allen Wirfs-Brock" w:date="2011-09-10T15:51:00Z">
        <w:r w:rsidR="0015789C" w:rsidRPr="00E77497">
          <w:rPr>
            <w:vertAlign w:val="subscript"/>
          </w:rPr>
          <w:br/>
        </w:r>
      </w:ins>
      <w:ins w:id="20901" w:author="Rev 3 Allen Wirfs-Brock" w:date="2011-09-10T15:53:00Z">
        <w:r w:rsidRPr="00E77497">
          <w:t>BindingPattern</w:t>
        </w:r>
      </w:ins>
      <w:ins w:id="20902" w:author="Rev 3 Allen Wirfs-Brock" w:date="2011-09-10T15:51:00Z">
        <w:r w:rsidR="0015789C" w:rsidRPr="00E77497">
          <w:t xml:space="preserve"> </w:t>
        </w:r>
      </w:ins>
    </w:p>
    <w:p w14:paraId="2330F401" w14:textId="77777777" w:rsidR="004C02EF" w:rsidRPr="0027695A" w:rsidRDefault="009778F8">
      <w:pPr>
        <w:pStyle w:val="Note"/>
        <w:pPrChange w:id="20903" w:author="Rev 6 Allen Wirfs-Brock" w:date="2012-02-28T08:55:00Z">
          <w:pPr/>
        </w:pPrChange>
      </w:pPr>
      <w:ins w:id="20904" w:author="Rev 6 Allen Wirfs-Brock" w:date="2012-02-18T13:50:00Z">
        <w:r w:rsidRPr="0027695A">
          <w:t>NOTE</w:t>
        </w:r>
        <w:r w:rsidRPr="0027695A">
          <w:tab/>
        </w:r>
      </w:ins>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4C02EF" w:rsidRPr="0027695A">
        <w:rPr>
          <w:rFonts w:ascii="Times New Roman" w:hAnsi="Times New Roman"/>
          <w:i/>
        </w:rPr>
        <w:t>Identifier</w:t>
      </w:r>
      <w:r w:rsidR="004C02EF" w:rsidRPr="0027695A">
        <w:t xml:space="preserve"> is bound to that exception.</w:t>
      </w:r>
    </w:p>
    <w:p w14:paraId="280D942B" w14:textId="77777777" w:rsidR="00C9049C" w:rsidRPr="00E77497" w:rsidRDefault="00C9049C" w:rsidP="00C9049C">
      <w:pPr>
        <w:pStyle w:val="40"/>
        <w:numPr>
          <w:ilvl w:val="0"/>
          <w:numId w:val="0"/>
        </w:numPr>
        <w:rPr>
          <w:ins w:id="20905" w:author="Rev 4 Allen Wirfs-Brock" w:date="2011-10-20T10:15:00Z"/>
        </w:rPr>
      </w:pPr>
      <w:ins w:id="20906" w:author="Rev 4 Allen Wirfs-Brock" w:date="2011-10-20T10:15:00Z">
        <w:r w:rsidRPr="00E77497">
          <w:t>Static Semantics</w:t>
        </w:r>
      </w:ins>
    </w:p>
    <w:p w14:paraId="2BFA0C3D" w14:textId="77777777" w:rsidR="00C9049C" w:rsidRPr="00E77497" w:rsidRDefault="00C9049C" w:rsidP="00C9049C">
      <w:pPr>
        <w:rPr>
          <w:ins w:id="20907" w:author="Rev 4 Allen Wirfs-Brock" w:date="2011-10-20T10:15:00Z"/>
          <w:rFonts w:ascii="Helvetica" w:hAnsi="Helvetica"/>
          <w:b/>
        </w:rPr>
      </w:pPr>
      <w:ins w:id="20908" w:author="Rev 4 Allen Wirfs-Brock" w:date="2011-10-20T10:19:00Z">
        <w:r w:rsidRPr="00E77497">
          <w:rPr>
            <w:rFonts w:ascii="Helvetica" w:hAnsi="Helvetica"/>
            <w:b/>
          </w:rPr>
          <w:t xml:space="preserve">Static Semantics:  </w:t>
        </w:r>
      </w:ins>
      <w:ins w:id="20909" w:author="Rev 4 Allen Wirfs-Brock" w:date="2011-10-20T10:15:00Z">
        <w:r w:rsidRPr="00E77497">
          <w:rPr>
            <w:rFonts w:ascii="Helvetica" w:hAnsi="Helvetica"/>
            <w:b/>
          </w:rPr>
          <w:t>Early Errors</w:t>
        </w:r>
      </w:ins>
    </w:p>
    <w:p w14:paraId="32B4591A" w14:textId="77777777" w:rsidR="006E4292" w:rsidRPr="00E77497" w:rsidRDefault="006E4292" w:rsidP="006E4292">
      <w:pPr>
        <w:rPr>
          <w:ins w:id="20910" w:author="Rev 4 Allen Wirfs-Brock" w:date="2011-10-20T10:23:00Z"/>
        </w:rPr>
      </w:pPr>
      <w:ins w:id="20911"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ins>
    </w:p>
    <w:p w14:paraId="4BCB0539" w14:textId="77777777" w:rsidR="006E4292" w:rsidRPr="00E77497" w:rsidRDefault="006E4292" w:rsidP="00052EFC">
      <w:pPr>
        <w:numPr>
          <w:ilvl w:val="0"/>
          <w:numId w:val="737"/>
        </w:numPr>
        <w:spacing w:after="220"/>
        <w:contextualSpacing/>
        <w:rPr>
          <w:ins w:id="20912" w:author="Rev 4 Allen Wirfs-Brock" w:date="2011-10-20T10:23:00Z"/>
        </w:rPr>
      </w:pPr>
      <w:ins w:id="20913" w:author="Rev 4 Allen Wirfs-Brock" w:date="2011-10-20T10:23:00Z">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ins>
    </w:p>
    <w:p w14:paraId="46944030" w14:textId="77777777" w:rsidR="006E4292" w:rsidRPr="00E77497" w:rsidRDefault="006E4292" w:rsidP="00052EFC">
      <w:pPr>
        <w:numPr>
          <w:ilvl w:val="0"/>
          <w:numId w:val="737"/>
        </w:numPr>
        <w:spacing w:after="220"/>
        <w:rPr>
          <w:ins w:id="20914" w:author="Rev 4 Allen Wirfs-Brock" w:date="2011-10-20T10:23:00Z"/>
        </w:rPr>
      </w:pPr>
      <w:commentRangeStart w:id="20915"/>
      <w:ins w:id="20916" w:author="Rev 4 Allen Wirfs-Brock" w:date="2011-10-20T10:23:00Z">
        <w:r w:rsidRPr="00E77497">
          <w:t xml:space="preserve">It is a Syntax Error if </w:t>
        </w:r>
        <w:del w:id="20917" w:author="Rev 6 Allen Wirfs-Brock" w:date="2012-01-26T15:07:00Z">
          <w:r w:rsidRPr="00E77497" w:rsidDel="00516F75">
            <w:delText xml:space="preserve">the code that matches this production is contained in extended code and </w:delText>
          </w:r>
        </w:del>
        <w:r w:rsidRPr="00E77497">
          <w:t xml:space="preserve">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ins>
      <w:commentRangeEnd w:id="20915"/>
      <w:r w:rsidR="00516F75">
        <w:rPr>
          <w:rStyle w:val="af3"/>
        </w:rPr>
        <w:commentReference w:id="20915"/>
      </w:r>
    </w:p>
    <w:p w14:paraId="406F3B2B" w14:textId="77777777" w:rsidR="00D87638" w:rsidRPr="00E77497" w:rsidDel="00007356" w:rsidRDefault="00D87638" w:rsidP="00D87638">
      <w:pPr>
        <w:rPr>
          <w:ins w:id="20918" w:author="Rev 4 Allen Wirfs-Brock" w:date="2011-10-20T10:24:00Z"/>
          <w:del w:id="20919" w:author="Rev 8 Allen Wirfs-Brock" w:date="2012-06-01T09:07:00Z"/>
          <w:rFonts w:ascii="Helvetica" w:hAnsi="Helvetica"/>
          <w:b/>
        </w:rPr>
      </w:pPr>
      <w:ins w:id="20920" w:author="Rev 4 Allen Wirfs-Brock" w:date="2011-10-20T10:24:00Z">
        <w:del w:id="20921" w:author="Rev 8 Allen Wirfs-Brock" w:date="2012-06-01T09:07:00Z">
          <w:r w:rsidRPr="00E77497" w:rsidDel="00007356">
            <w:rPr>
              <w:rFonts w:ascii="Helvetica" w:hAnsi="Helvetica"/>
              <w:b/>
            </w:rPr>
            <w:delText xml:space="preserve">Static Semantics:  </w:delText>
          </w:r>
          <w:r w:rsidRPr="00E77497" w:rsidDel="00007356">
            <w:rPr>
              <w:rFonts w:ascii="Helvetica" w:hAnsi="Helvetica"/>
              <w:b/>
              <w:lang w:eastAsia="en-US"/>
            </w:rPr>
            <w:delText>BoundNames</w:delText>
          </w:r>
        </w:del>
      </w:ins>
    </w:p>
    <w:p w14:paraId="063DB046" w14:textId="77777777" w:rsidR="00B70C4A" w:rsidRPr="00E77497" w:rsidDel="00007356" w:rsidRDefault="00B70C4A" w:rsidP="00B70C4A">
      <w:pPr>
        <w:rPr>
          <w:ins w:id="20922" w:author="Rev 4 Allen Wirfs-Brock" w:date="2011-10-20T10:25:00Z"/>
          <w:del w:id="20923" w:author="Rev 8 Allen Wirfs-Brock" w:date="2012-06-01T09:07:00Z"/>
        </w:rPr>
      </w:pPr>
      <w:ins w:id="20924" w:author="Rev 4 Allen Wirfs-Brock" w:date="2011-10-20T10:25:00Z">
        <w:del w:id="20925" w:author="Rev 8 Allen Wirfs-Brock" w:date="2012-06-01T09:07: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Identifier</w:delText>
          </w:r>
          <w:r w:rsidRPr="00E77497" w:rsidDel="00007356">
            <w:delText xml:space="preserve"> </w:delText>
          </w:r>
        </w:del>
      </w:ins>
    </w:p>
    <w:p w14:paraId="07A02422" w14:textId="77777777" w:rsidR="00B70C4A" w:rsidRPr="00E77497" w:rsidDel="00007356" w:rsidRDefault="00B70C4A" w:rsidP="00C47E72">
      <w:pPr>
        <w:pStyle w:val="Alg4"/>
        <w:numPr>
          <w:ilvl w:val="0"/>
          <w:numId w:val="537"/>
        </w:numPr>
        <w:spacing w:after="220"/>
        <w:contextualSpacing/>
        <w:rPr>
          <w:ins w:id="20926" w:author="Rev 4 Allen Wirfs-Brock" w:date="2011-10-20T10:25:00Z"/>
          <w:del w:id="20927" w:author="Rev 8 Allen Wirfs-Brock" w:date="2012-06-01T09:07:00Z"/>
        </w:rPr>
      </w:pPr>
      <w:ins w:id="20928" w:author="Rev 4 Allen Wirfs-Brock" w:date="2011-10-20T10:25:00Z">
        <w:del w:id="20929" w:author="Rev 8 Allen Wirfs-Brock" w:date="2012-06-01T09:07:00Z">
          <w:r w:rsidRPr="00E77497" w:rsidDel="00007356">
            <w:delText xml:space="preserve">Return the BoundNames of </w:delText>
          </w:r>
          <w:r w:rsidRPr="00E77497" w:rsidDel="00007356">
            <w:rPr>
              <w:i/>
            </w:rPr>
            <w:delText>Binding</w:delText>
          </w:r>
          <w:r w:rsidRPr="00E77497" w:rsidDel="00007356">
            <w:rPr>
              <w:rStyle w:val="bnf"/>
            </w:rPr>
            <w:delText>Identifier</w:delText>
          </w:r>
          <w:r w:rsidRPr="00E77497" w:rsidDel="00007356">
            <w:delText>.</w:delText>
          </w:r>
        </w:del>
      </w:ins>
    </w:p>
    <w:p w14:paraId="2596D065" w14:textId="77777777" w:rsidR="0031780A" w:rsidRPr="00E77497" w:rsidDel="00007356" w:rsidRDefault="0031780A" w:rsidP="0031780A">
      <w:pPr>
        <w:rPr>
          <w:ins w:id="20930" w:author="Rev 4 Allen Wirfs-Brock" w:date="2011-10-20T10:26:00Z"/>
          <w:del w:id="20931" w:author="Rev 8 Allen Wirfs-Brock" w:date="2012-06-01T09:07:00Z"/>
        </w:rPr>
      </w:pPr>
      <w:ins w:id="20932" w:author="Rev 4 Allen Wirfs-Brock" w:date="2011-10-20T10:26:00Z">
        <w:del w:id="20933" w:author="Rev 8 Allen Wirfs-Brock" w:date="2012-06-01T09:07: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Pattern</w:delText>
          </w:r>
          <w:r w:rsidRPr="00E77497" w:rsidDel="00007356">
            <w:delText xml:space="preserve"> </w:delText>
          </w:r>
        </w:del>
      </w:ins>
    </w:p>
    <w:p w14:paraId="25C57455" w14:textId="77777777" w:rsidR="0031780A" w:rsidRPr="00E77497" w:rsidDel="00007356" w:rsidRDefault="0031780A" w:rsidP="00C47E72">
      <w:pPr>
        <w:pStyle w:val="Alg4"/>
        <w:numPr>
          <w:ilvl w:val="0"/>
          <w:numId w:val="538"/>
        </w:numPr>
        <w:spacing w:after="220"/>
        <w:contextualSpacing/>
        <w:rPr>
          <w:ins w:id="20934" w:author="Rev 4 Allen Wirfs-Brock" w:date="2011-10-20T10:26:00Z"/>
          <w:del w:id="20935" w:author="Rev 8 Allen Wirfs-Brock" w:date="2012-06-01T09:07:00Z"/>
        </w:rPr>
      </w:pPr>
      <w:ins w:id="20936" w:author="Rev 4 Allen Wirfs-Brock" w:date="2011-10-20T10:26:00Z">
        <w:del w:id="20937" w:author="Rev 8 Allen Wirfs-Brock" w:date="2012-06-01T09:07:00Z">
          <w:r w:rsidRPr="00E77497" w:rsidDel="00007356">
            <w:delText xml:space="preserve">Return the BoundNames of </w:delText>
          </w:r>
          <w:r w:rsidRPr="00E77497" w:rsidDel="00007356">
            <w:rPr>
              <w:i/>
            </w:rPr>
            <w:delText>Binding</w:delText>
          </w:r>
          <w:r w:rsidRPr="00E77497" w:rsidDel="00007356">
            <w:rPr>
              <w:rStyle w:val="bnf"/>
            </w:rPr>
            <w:delText>Pattern</w:delText>
          </w:r>
          <w:r w:rsidRPr="00E77497" w:rsidDel="00007356">
            <w:delText>.</w:delText>
          </w:r>
        </w:del>
      </w:ins>
    </w:p>
    <w:p w14:paraId="230C98DA" w14:textId="77777777" w:rsidR="00C9049C" w:rsidRPr="00E77497" w:rsidRDefault="00C9049C" w:rsidP="00C9049C">
      <w:pPr>
        <w:rPr>
          <w:ins w:id="20938" w:author="Rev 4 Allen Wirfs-Brock" w:date="2011-10-20T10:19:00Z"/>
          <w:rFonts w:ascii="Helvetica" w:hAnsi="Helvetica"/>
          <w:b/>
        </w:rPr>
      </w:pPr>
      <w:ins w:id="20939" w:author="Rev 4 Allen Wirfs-Brock" w:date="2011-10-20T10:19:00Z">
        <w:r w:rsidRPr="00E77497">
          <w:rPr>
            <w:rFonts w:ascii="Helvetica" w:hAnsi="Helvetica"/>
            <w:b/>
          </w:rPr>
          <w:t xml:space="preserve">Static Semantics:  </w:t>
        </w:r>
        <w:r w:rsidRPr="00E77497">
          <w:rPr>
            <w:rFonts w:ascii="Helvetica" w:hAnsi="Helvetica"/>
            <w:b/>
            <w:lang w:eastAsia="en-US"/>
          </w:rPr>
          <w:t>VarDeclaredNames</w:t>
        </w:r>
      </w:ins>
    </w:p>
    <w:p w14:paraId="3550B0F9" w14:textId="77777777" w:rsidR="004C02EF" w:rsidRPr="00E77497" w:rsidDel="00C9049C" w:rsidRDefault="004C02EF" w:rsidP="004C02EF">
      <w:pPr>
        <w:pStyle w:val="Syntax"/>
        <w:rPr>
          <w:del w:id="20940" w:author="Rev 4 Allen Wirfs-Brock" w:date="2011-10-20T10:15:00Z"/>
        </w:rPr>
      </w:pPr>
      <w:del w:id="20941" w:author="Rev 4 Allen Wirfs-Brock" w:date="2011-10-20T10:15:00Z">
        <w:r w:rsidRPr="00E77497" w:rsidDel="00C9049C">
          <w:delText>Semantics</w:delText>
        </w:r>
      </w:del>
    </w:p>
    <w:p w14:paraId="73A208C3" w14:textId="77777777" w:rsidR="009A5AED" w:rsidRPr="00E77497" w:rsidRDefault="009A5AED" w:rsidP="009A5AED">
      <w:pPr>
        <w:jc w:val="left"/>
        <w:rPr>
          <w:ins w:id="20942" w:author="Rev 3 Allen Wirfs-Brock" w:date="2011-09-02T11:48:00Z"/>
        </w:rPr>
      </w:pPr>
      <w:ins w:id="20943" w:author="Rev 3 Allen Wirfs-Brock" w:date="2011-09-02T11:48:00Z">
        <w:del w:id="20944" w:author="Rev 4 Allen Wirfs-Brock" w:date="2011-10-20T10:26:00Z">
          <w:r w:rsidRPr="00E77497" w:rsidDel="0031780A">
            <w:delText xml:space="preserve">The VarDeclaredNames of the production  </w:delText>
          </w:r>
        </w:del>
      </w:ins>
      <w:ins w:id="20945" w:author="Rev 3 Allen Wirfs-Brock" w:date="2011-09-02T11:49: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ins>
      <w:ins w:id="20946" w:author="Rev 3 Allen Wirfs-Brock" w:date="2011-09-02T11:48:00Z">
        <w:del w:id="20947" w:author="Rev 4 Allen Wirfs-Brock" w:date="2011-10-20T10:26:00Z">
          <w:r w:rsidRPr="00E77497" w:rsidDel="0031780A">
            <w:delText>is determined as follows:</w:delText>
          </w:r>
        </w:del>
      </w:ins>
    </w:p>
    <w:p w14:paraId="2A37058C" w14:textId="77777777" w:rsidR="009A5AED" w:rsidRPr="00E77497" w:rsidRDefault="009A5AED" w:rsidP="00C47E72">
      <w:pPr>
        <w:pStyle w:val="Alg4"/>
        <w:numPr>
          <w:ilvl w:val="0"/>
          <w:numId w:val="490"/>
        </w:numPr>
        <w:spacing w:after="220"/>
        <w:contextualSpacing/>
        <w:rPr>
          <w:ins w:id="20948" w:author="Rev 3 Allen Wirfs-Brock" w:date="2011-09-02T11:48:00Z"/>
        </w:rPr>
      </w:pPr>
      <w:ins w:id="20949" w:author="Rev 3 Allen Wirfs-Brock" w:date="2011-09-02T11:48:00Z">
        <w:r w:rsidRPr="00E77497">
          <w:t xml:space="preserve">Let </w:t>
        </w:r>
        <w:r w:rsidRPr="00E77497">
          <w:rPr>
            <w:i/>
          </w:rPr>
          <w:t xml:space="preserve">names </w:t>
        </w:r>
        <w:r w:rsidRPr="00E77497">
          <w:t xml:space="preserve">be VarDeclaredNames of </w:t>
        </w:r>
      </w:ins>
      <w:ins w:id="20950" w:author="Rev 3 Allen Wirfs-Brock" w:date="2011-09-02T11:49:00Z">
        <w:r w:rsidR="004464AD" w:rsidRPr="00E77497">
          <w:rPr>
            <w:i/>
          </w:rPr>
          <w:t>Block</w:t>
        </w:r>
      </w:ins>
      <w:ins w:id="20951" w:author="Rev 3 Allen Wirfs-Brock" w:date="2011-09-02T11:48:00Z">
        <w:r w:rsidRPr="00E77497">
          <w:t>.</w:t>
        </w:r>
      </w:ins>
    </w:p>
    <w:p w14:paraId="1BDC8422" w14:textId="77777777" w:rsidR="009A5AED" w:rsidRPr="00E77497" w:rsidRDefault="009A5AED" w:rsidP="00C47E72">
      <w:pPr>
        <w:pStyle w:val="Alg4"/>
        <w:numPr>
          <w:ilvl w:val="0"/>
          <w:numId w:val="490"/>
        </w:numPr>
        <w:spacing w:after="220"/>
        <w:contextualSpacing/>
        <w:rPr>
          <w:ins w:id="20952" w:author="Rev 3 Allen Wirfs-Brock" w:date="2011-09-02T11:48:00Z"/>
          <w:rStyle w:val="bnf"/>
          <w:i w:val="0"/>
        </w:rPr>
      </w:pPr>
      <w:ins w:id="20953" w:author="Rev 3 Allen Wirfs-Brock" w:date="2011-09-02T11:48:00Z">
        <w:r w:rsidRPr="00E77497">
          <w:t xml:space="preserve">Append to </w:t>
        </w:r>
        <w:r w:rsidRPr="00E77497">
          <w:rPr>
            <w:i/>
          </w:rPr>
          <w:t>names</w:t>
        </w:r>
        <w:r w:rsidRPr="00E77497">
          <w:t xml:space="preserve"> the elements of the VarDeclaredNames of </w:t>
        </w:r>
      </w:ins>
      <w:ins w:id="20954" w:author="Rev 3 Allen Wirfs-Brock" w:date="2011-09-02T11:49:00Z">
        <w:r w:rsidR="004464AD" w:rsidRPr="00E77497">
          <w:rPr>
            <w:i/>
          </w:rPr>
          <w:t>Catch</w:t>
        </w:r>
      </w:ins>
      <w:ins w:id="20955" w:author="Rev 3 Allen Wirfs-Brock" w:date="2011-09-02T11:48:00Z">
        <w:r w:rsidRPr="00E77497">
          <w:rPr>
            <w:rStyle w:val="bnf"/>
          </w:rPr>
          <w:t>.</w:t>
        </w:r>
      </w:ins>
    </w:p>
    <w:p w14:paraId="75C5CFA2" w14:textId="77777777" w:rsidR="009A5AED" w:rsidRPr="00E77497" w:rsidRDefault="009A5AED" w:rsidP="00C47E72">
      <w:pPr>
        <w:pStyle w:val="Alg4"/>
        <w:numPr>
          <w:ilvl w:val="0"/>
          <w:numId w:val="490"/>
        </w:numPr>
        <w:spacing w:after="220"/>
        <w:contextualSpacing/>
        <w:rPr>
          <w:ins w:id="20956" w:author="Rev 3 Allen Wirfs-Brock" w:date="2011-09-02T11:48:00Z"/>
        </w:rPr>
      </w:pPr>
      <w:ins w:id="20957" w:author="Rev 3 Allen Wirfs-Brock" w:date="2011-09-02T11:48:00Z">
        <w:r w:rsidRPr="00E77497">
          <w:t xml:space="preserve">Return </w:t>
        </w:r>
        <w:r w:rsidRPr="00E77497">
          <w:rPr>
            <w:rStyle w:val="bnf"/>
          </w:rPr>
          <w:t>names</w:t>
        </w:r>
        <w:r w:rsidRPr="00E77497">
          <w:t>.</w:t>
        </w:r>
      </w:ins>
    </w:p>
    <w:p w14:paraId="40BB7E66" w14:textId="77777777" w:rsidR="004C2687" w:rsidRPr="00E77497" w:rsidRDefault="004C2687" w:rsidP="004C2687">
      <w:pPr>
        <w:jc w:val="left"/>
        <w:rPr>
          <w:ins w:id="20958" w:author="Rev 4 Allen Wirfs-Brock" w:date="2011-10-20T10:22:00Z"/>
        </w:rPr>
      </w:pPr>
      <w:ins w:id="20959"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ins>
    </w:p>
    <w:p w14:paraId="73ECF554" w14:textId="77777777" w:rsidR="004C2687" w:rsidRPr="00E77497" w:rsidRDefault="004C2687" w:rsidP="00C47E72">
      <w:pPr>
        <w:pStyle w:val="Alg4"/>
        <w:numPr>
          <w:ilvl w:val="0"/>
          <w:numId w:val="491"/>
        </w:numPr>
        <w:spacing w:after="220"/>
        <w:contextualSpacing/>
        <w:rPr>
          <w:ins w:id="20960" w:author="Rev 4 Allen Wirfs-Brock" w:date="2011-10-20T10:22:00Z"/>
        </w:rPr>
      </w:pPr>
      <w:ins w:id="20961"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648C9565" w14:textId="77777777" w:rsidR="004C2687" w:rsidRPr="00E77497" w:rsidRDefault="004C2687" w:rsidP="00C47E72">
      <w:pPr>
        <w:pStyle w:val="Alg4"/>
        <w:numPr>
          <w:ilvl w:val="0"/>
          <w:numId w:val="491"/>
        </w:numPr>
        <w:spacing w:after="220"/>
        <w:contextualSpacing/>
        <w:rPr>
          <w:ins w:id="20962" w:author="Rev 4 Allen Wirfs-Brock" w:date="2011-10-20T10:22:00Z"/>
          <w:rStyle w:val="bnf"/>
          <w:i w:val="0"/>
        </w:rPr>
      </w:pPr>
      <w:ins w:id="20963"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004C2387" w14:textId="77777777" w:rsidR="004C2687" w:rsidRPr="00E77497" w:rsidRDefault="004C2687" w:rsidP="00C47E72">
      <w:pPr>
        <w:pStyle w:val="Alg4"/>
        <w:numPr>
          <w:ilvl w:val="0"/>
          <w:numId w:val="491"/>
        </w:numPr>
        <w:spacing w:after="220"/>
        <w:contextualSpacing/>
        <w:rPr>
          <w:ins w:id="20964" w:author="Rev 4 Allen Wirfs-Brock" w:date="2011-10-20T10:22:00Z"/>
        </w:rPr>
      </w:pPr>
      <w:ins w:id="20965" w:author="Rev 4 Allen Wirfs-Brock" w:date="2011-10-20T10:22:00Z">
        <w:r w:rsidRPr="00E77497">
          <w:t xml:space="preserve">Return </w:t>
        </w:r>
        <w:r w:rsidRPr="00E77497">
          <w:rPr>
            <w:rStyle w:val="bnf"/>
          </w:rPr>
          <w:t>names</w:t>
        </w:r>
        <w:r w:rsidRPr="00E77497">
          <w:t>.</w:t>
        </w:r>
      </w:ins>
    </w:p>
    <w:p w14:paraId="03FBB1BC" w14:textId="77777777" w:rsidR="004C2687" w:rsidRPr="00E77497" w:rsidRDefault="004C2687" w:rsidP="004C2687">
      <w:pPr>
        <w:jc w:val="left"/>
        <w:rPr>
          <w:ins w:id="20966" w:author="Rev 4 Allen Wirfs-Brock" w:date="2011-10-20T10:22:00Z"/>
        </w:rPr>
      </w:pPr>
      <w:ins w:id="20967"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ins>
    </w:p>
    <w:p w14:paraId="69DE3BE8" w14:textId="77777777" w:rsidR="004C2687" w:rsidRPr="00E77497" w:rsidRDefault="004C2687" w:rsidP="00C47E72">
      <w:pPr>
        <w:pStyle w:val="Alg4"/>
        <w:numPr>
          <w:ilvl w:val="0"/>
          <w:numId w:val="492"/>
        </w:numPr>
        <w:spacing w:after="220"/>
        <w:contextualSpacing/>
        <w:rPr>
          <w:ins w:id="20968" w:author="Rev 4 Allen Wirfs-Brock" w:date="2011-10-20T10:22:00Z"/>
        </w:rPr>
      </w:pPr>
      <w:ins w:id="20969"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0DAD2DDA" w14:textId="77777777" w:rsidR="004C2687" w:rsidRPr="00E77497" w:rsidRDefault="004C2687" w:rsidP="00C47E72">
      <w:pPr>
        <w:pStyle w:val="Alg4"/>
        <w:numPr>
          <w:ilvl w:val="0"/>
          <w:numId w:val="492"/>
        </w:numPr>
        <w:spacing w:after="220"/>
        <w:contextualSpacing/>
        <w:rPr>
          <w:ins w:id="20970" w:author="Rev 4 Allen Wirfs-Brock" w:date="2011-10-20T10:22:00Z"/>
          <w:rStyle w:val="bnf"/>
          <w:i w:val="0"/>
        </w:rPr>
      </w:pPr>
      <w:ins w:id="20971" w:author="Rev 4 Allen Wirfs-Brock" w:date="2011-10-20T10:22:00Z">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ins>
    </w:p>
    <w:p w14:paraId="47C4CD7A" w14:textId="77777777" w:rsidR="004C2687" w:rsidRPr="00E77497" w:rsidRDefault="004C2687" w:rsidP="00C47E72">
      <w:pPr>
        <w:pStyle w:val="Alg4"/>
        <w:numPr>
          <w:ilvl w:val="0"/>
          <w:numId w:val="492"/>
        </w:numPr>
        <w:spacing w:after="220"/>
        <w:contextualSpacing/>
        <w:rPr>
          <w:ins w:id="20972" w:author="Rev 4 Allen Wirfs-Brock" w:date="2011-10-20T10:22:00Z"/>
          <w:rStyle w:val="bnf"/>
          <w:i w:val="0"/>
        </w:rPr>
      </w:pPr>
      <w:ins w:id="20973"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640B8D85" w14:textId="77777777" w:rsidR="004C2687" w:rsidRPr="00E77497" w:rsidRDefault="004C2687" w:rsidP="00C47E72">
      <w:pPr>
        <w:pStyle w:val="Alg4"/>
        <w:numPr>
          <w:ilvl w:val="0"/>
          <w:numId w:val="492"/>
        </w:numPr>
        <w:spacing w:after="220"/>
        <w:contextualSpacing/>
        <w:rPr>
          <w:ins w:id="20974" w:author="Rev 4 Allen Wirfs-Brock" w:date="2011-10-20T10:22:00Z"/>
        </w:rPr>
      </w:pPr>
      <w:ins w:id="20975" w:author="Rev 4 Allen Wirfs-Brock" w:date="2011-10-20T10:22:00Z">
        <w:r w:rsidRPr="00E77497">
          <w:t xml:space="preserve">Return </w:t>
        </w:r>
        <w:r w:rsidRPr="00E77497">
          <w:rPr>
            <w:rStyle w:val="bnf"/>
          </w:rPr>
          <w:t>names</w:t>
        </w:r>
        <w:r w:rsidRPr="00E77497">
          <w:t>.</w:t>
        </w:r>
      </w:ins>
    </w:p>
    <w:p w14:paraId="2A411D1B" w14:textId="77777777" w:rsidR="006E4292" w:rsidRPr="00E77497" w:rsidRDefault="006E4292" w:rsidP="006E4292">
      <w:pPr>
        <w:jc w:val="left"/>
        <w:rPr>
          <w:ins w:id="20976" w:author="Rev 4 Allen Wirfs-Brock" w:date="2011-10-20T10:23:00Z"/>
        </w:rPr>
      </w:pPr>
      <w:ins w:id="20977"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1F065CF8" w14:textId="77777777" w:rsidR="006E4292" w:rsidRPr="00E77497" w:rsidRDefault="006E4292" w:rsidP="00C47E72">
      <w:pPr>
        <w:pStyle w:val="Alg4"/>
        <w:numPr>
          <w:ilvl w:val="0"/>
          <w:numId w:val="493"/>
        </w:numPr>
        <w:spacing w:after="220"/>
        <w:contextualSpacing/>
        <w:rPr>
          <w:ins w:id="20978" w:author="Rev 4 Allen Wirfs-Brock" w:date="2011-10-20T10:23:00Z"/>
        </w:rPr>
      </w:pPr>
      <w:ins w:id="20979" w:author="Rev 4 Allen Wirfs-Brock" w:date="2011-10-20T10:23:00Z">
        <w:r w:rsidRPr="00E77497">
          <w:t xml:space="preserve">Return the VarDeclaredNames of </w:t>
        </w:r>
        <w:r w:rsidRPr="00E77497">
          <w:rPr>
            <w:i/>
          </w:rPr>
          <w:t>Block</w:t>
        </w:r>
        <w:r w:rsidRPr="00E77497">
          <w:t>.</w:t>
        </w:r>
      </w:ins>
    </w:p>
    <w:p w14:paraId="5229467F" w14:textId="77777777" w:rsidR="006E4292" w:rsidRPr="00E77497" w:rsidDel="00007356" w:rsidRDefault="006E4292" w:rsidP="006E4292">
      <w:pPr>
        <w:jc w:val="left"/>
        <w:rPr>
          <w:ins w:id="20980" w:author="Rev 4 Allen Wirfs-Brock" w:date="2011-10-20T10:24:00Z"/>
          <w:del w:id="20981" w:author="Rev 8 Allen Wirfs-Brock" w:date="2012-06-01T09:08:00Z"/>
        </w:rPr>
      </w:pPr>
      <w:ins w:id="20982" w:author="Rev 4 Allen Wirfs-Brock" w:date="2011-10-20T10:24:00Z">
        <w:del w:id="20983" w:author="Rev 8 Allen Wirfs-Brock" w:date="2012-06-01T09:08:00Z">
          <w:r w:rsidRPr="00E77497" w:rsidDel="00007356">
            <w:rPr>
              <w:rFonts w:ascii="Times New Roman" w:hAnsi="Times New Roman"/>
              <w:i/>
            </w:rPr>
            <w:delText>Finally</w:delText>
          </w:r>
          <w:r w:rsidRPr="00E77497" w:rsidDel="00007356">
            <w:delText xml:space="preserve"> </w:delText>
          </w:r>
          <w:r w:rsidRPr="00E77497" w:rsidDel="00007356">
            <w:rPr>
              <w:rFonts w:ascii="Courier New" w:hAnsi="Courier New"/>
              <w:b/>
            </w:rPr>
            <w:delText>: finally</w:delText>
          </w:r>
          <w:r w:rsidRPr="00E77497" w:rsidDel="00007356">
            <w:delText xml:space="preserve"> </w:delText>
          </w:r>
          <w:r w:rsidRPr="00E77497" w:rsidDel="00007356">
            <w:rPr>
              <w:rFonts w:ascii="Times New Roman" w:hAnsi="Times New Roman"/>
              <w:i/>
            </w:rPr>
            <w:delText>Block</w:delText>
          </w:r>
          <w:r w:rsidRPr="00E77497" w:rsidDel="00007356">
            <w:delText xml:space="preserve"> </w:delText>
          </w:r>
        </w:del>
      </w:ins>
    </w:p>
    <w:p w14:paraId="14825D04" w14:textId="77777777" w:rsidR="006E4292" w:rsidRPr="00E77497" w:rsidDel="00007356" w:rsidRDefault="006E4292" w:rsidP="00C47E72">
      <w:pPr>
        <w:pStyle w:val="Alg4"/>
        <w:numPr>
          <w:ilvl w:val="0"/>
          <w:numId w:val="494"/>
        </w:numPr>
        <w:spacing w:after="220"/>
        <w:contextualSpacing/>
        <w:rPr>
          <w:ins w:id="20984" w:author="Rev 4 Allen Wirfs-Brock" w:date="2011-10-20T10:24:00Z"/>
          <w:del w:id="20985" w:author="Rev 8 Allen Wirfs-Brock" w:date="2012-06-01T09:08:00Z"/>
        </w:rPr>
      </w:pPr>
      <w:ins w:id="20986" w:author="Rev 4 Allen Wirfs-Brock" w:date="2011-10-20T10:24:00Z">
        <w:del w:id="20987" w:author="Rev 8 Allen Wirfs-Brock" w:date="2012-06-01T09:08:00Z">
          <w:r w:rsidRPr="00E77497" w:rsidDel="00007356">
            <w:delText xml:space="preserve">Return the VarDeclaredNames of </w:delText>
          </w:r>
          <w:r w:rsidRPr="00E77497" w:rsidDel="00007356">
            <w:rPr>
              <w:i/>
            </w:rPr>
            <w:delText>Block</w:delText>
          </w:r>
          <w:r w:rsidRPr="00E77497" w:rsidDel="00007356">
            <w:delText>.</w:delText>
          </w:r>
        </w:del>
      </w:ins>
    </w:p>
    <w:p w14:paraId="683724FD" w14:textId="77777777" w:rsidR="004C2687" w:rsidRPr="00E77497" w:rsidRDefault="004C2687" w:rsidP="004C2687">
      <w:pPr>
        <w:pStyle w:val="40"/>
        <w:numPr>
          <w:ilvl w:val="0"/>
          <w:numId w:val="0"/>
        </w:numPr>
        <w:rPr>
          <w:ins w:id="20988" w:author="Rev 4 Allen Wirfs-Brock" w:date="2011-10-20T10:22:00Z"/>
        </w:rPr>
      </w:pPr>
      <w:ins w:id="20989" w:author="Rev 4 Allen Wirfs-Brock" w:date="2011-10-20T10:22:00Z">
        <w:r w:rsidRPr="00E77497">
          <w:t>Runtime Semantics</w:t>
        </w:r>
      </w:ins>
    </w:p>
    <w:p w14:paraId="2692E324" w14:textId="77777777" w:rsidR="00295437" w:rsidRDefault="00295437" w:rsidP="00295437">
      <w:pPr>
        <w:keepNext/>
        <w:rPr>
          <w:ins w:id="20990" w:author="Rev 4 Allen Wirfs-Brock" w:date="2011-11-06T16:38:00Z"/>
          <w:rFonts w:ascii="Helvetica" w:hAnsi="Helvetica"/>
          <w:b/>
          <w:spacing w:val="6"/>
        </w:rPr>
      </w:pPr>
      <w:ins w:id="20991" w:author="Rev 4 Allen Wirfs-Brock" w:date="2011-11-06T16:38:00Z">
        <w:r w:rsidRPr="00E77497">
          <w:rPr>
            <w:rFonts w:ascii="Helvetica" w:hAnsi="Helvetica"/>
            <w:b/>
          </w:rPr>
          <w:t xml:space="preserve">Runtime Semantics: </w:t>
        </w:r>
        <w:r w:rsidRPr="00E77497">
          <w:rPr>
            <w:rFonts w:ascii="Helvetica" w:hAnsi="Helvetica"/>
            <w:b/>
            <w:spacing w:val="6"/>
          </w:rPr>
          <w:t xml:space="preserve">Binding </w:t>
        </w:r>
        <w:del w:id="20992" w:author="Rev 6 Allen Wirfs-Brock" w:date="2012-02-27T15:46:00Z">
          <w:r w:rsidRPr="00E77497" w:rsidDel="00A113E2">
            <w:rPr>
              <w:rFonts w:ascii="Helvetica" w:hAnsi="Helvetica"/>
              <w:b/>
              <w:spacing w:val="6"/>
            </w:rPr>
            <w:delText>Initialization</w:delText>
          </w:r>
        </w:del>
      </w:ins>
      <w:ins w:id="20993" w:author="Rev 6 Allen Wirfs-Brock" w:date="2012-02-27T15:46:00Z">
        <w:r w:rsidR="00A113E2">
          <w:rPr>
            <w:rFonts w:ascii="Helvetica" w:hAnsi="Helvetica"/>
            <w:b/>
            <w:spacing w:val="6"/>
          </w:rPr>
          <w:t>Initialisation</w:t>
        </w:r>
      </w:ins>
    </w:p>
    <w:p w14:paraId="6C209EC3" w14:textId="77777777" w:rsidR="00295437" w:rsidRPr="004418C4" w:rsidRDefault="00295437" w:rsidP="00295437">
      <w:pPr>
        <w:ind w:left="360"/>
        <w:rPr>
          <w:ins w:id="20994" w:author="Rev 4 Allen Wirfs-Brock" w:date="2011-11-06T16:38:00Z"/>
        </w:rPr>
      </w:pPr>
      <w:ins w:id="20995" w:author="Rev 4 Allen Wirfs-Brock" w:date="2011-11-06T16:38:00Z">
        <w:r>
          <w:t>W</w:t>
        </w:r>
        <w:r w:rsidRPr="004418C4">
          <w:t xml:space="preserve">ith arguments </w:t>
        </w:r>
        <w:r w:rsidRPr="004418C4">
          <w:rPr>
            <w:rFonts w:ascii="Times New Roman" w:hAnsi="Times New Roman"/>
            <w:i/>
          </w:rPr>
          <w:t>value</w:t>
        </w:r>
        <w:r w:rsidRPr="004418C4">
          <w:t xml:space="preserve"> and </w:t>
        </w:r>
        <w:del w:id="20996" w:author="Rev 6 Allen Wirfs-Brock" w:date="2012-02-27T16:31:00Z">
          <w:r w:rsidRPr="004418C4" w:rsidDel="00767E5E">
            <w:rPr>
              <w:rFonts w:ascii="Times New Roman" w:hAnsi="Times New Roman"/>
              <w:i/>
            </w:rPr>
            <w:delText>enviornment</w:delText>
          </w:r>
        </w:del>
      </w:ins>
      <w:ins w:id="20997" w:author="Rev 6 Allen Wirfs-Brock" w:date="2012-02-27T16:31:00Z">
        <w:r w:rsidR="00767E5E">
          <w:rPr>
            <w:rFonts w:ascii="Times New Roman" w:hAnsi="Times New Roman"/>
            <w:i/>
          </w:rPr>
          <w:t>environment</w:t>
        </w:r>
      </w:ins>
      <w:ins w:id="20998" w:author="Rev 4 Allen Wirfs-Brock" w:date="2011-11-06T16:38:00Z">
        <w:r>
          <w:t>.</w:t>
        </w:r>
      </w:ins>
    </w:p>
    <w:p w14:paraId="3A779201" w14:textId="77777777" w:rsidR="00295437" w:rsidRPr="008E00F6" w:rsidRDefault="00295437" w:rsidP="00295437">
      <w:pPr>
        <w:rPr>
          <w:ins w:id="20999" w:author="Rev 4 Allen Wirfs-Brock" w:date="2011-11-06T16:38:00Z"/>
          <w:sz w:val="18"/>
        </w:rPr>
      </w:pPr>
      <w:ins w:id="21000" w:author="Rev 4 Allen Wirfs-Brock" w:date="2011-11-06T16:38: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21001" w:author="Rev 6 Allen Wirfs-Brock" w:date="2012-02-27T15:48:00Z">
          <w:r w:rsidRPr="008E00F6" w:rsidDel="00A113E2">
            <w:rPr>
              <w:sz w:val="18"/>
            </w:rPr>
            <w:delText>initialization</w:delText>
          </w:r>
        </w:del>
      </w:ins>
      <w:ins w:id="21002" w:author="Rev 6 Allen Wirfs-Brock" w:date="2012-02-27T15:48:00Z">
        <w:r w:rsidR="00A113E2">
          <w:rPr>
            <w:sz w:val="18"/>
          </w:rPr>
          <w:t>initialisation</w:t>
        </w:r>
      </w:ins>
      <w:ins w:id="21003" w:author="Rev 4 Allen Wirfs-Brock" w:date="2011-11-06T16:38:00Z">
        <w:r w:rsidRPr="008E00F6">
          <w:rPr>
            <w:sz w:val="18"/>
          </w:rPr>
          <w:t xml:space="preserve"> value.  This is the </w:t>
        </w:r>
        <w:del w:id="21004" w:author="Rev 7 Allen Wirfs-Brock" w:date="2012-05-04T14:17: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18291140" w14:textId="77777777" w:rsidR="00295437" w:rsidRPr="00E77497" w:rsidDel="00007356" w:rsidRDefault="00295437" w:rsidP="00295437">
      <w:pPr>
        <w:contextualSpacing/>
        <w:rPr>
          <w:ins w:id="21005" w:author="Rev 4 Allen Wirfs-Brock" w:date="2011-11-06T16:38:00Z"/>
          <w:del w:id="21006" w:author="Rev 8 Allen Wirfs-Brock" w:date="2012-06-01T09:08:00Z"/>
        </w:rPr>
      </w:pPr>
      <w:ins w:id="21007" w:author="Rev 4 Allen Wirfs-Brock" w:date="2011-11-06T16:39:00Z">
        <w:del w:id="21008" w:author="Rev 8 Allen Wirfs-Brock" w:date="2012-06-01T09:08: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Identifier</w:delText>
          </w:r>
        </w:del>
      </w:ins>
    </w:p>
    <w:p w14:paraId="7A877267" w14:textId="77777777" w:rsidR="00295437" w:rsidRPr="004418C4" w:rsidDel="00007356" w:rsidRDefault="00295437" w:rsidP="00C47E72">
      <w:pPr>
        <w:pStyle w:val="Alg2"/>
        <w:numPr>
          <w:ilvl w:val="0"/>
          <w:numId w:val="621"/>
        </w:numPr>
        <w:spacing w:after="220"/>
        <w:rPr>
          <w:ins w:id="21009" w:author="Rev 4 Allen Wirfs-Brock" w:date="2011-11-06T16:38:00Z"/>
          <w:del w:id="21010" w:author="Rev 8 Allen Wirfs-Brock" w:date="2012-06-01T09:08:00Z"/>
        </w:rPr>
      </w:pPr>
      <w:ins w:id="21011" w:author="Rev 4 Allen Wirfs-Brock" w:date="2011-11-06T16:38:00Z">
        <w:del w:id="21012" w:author="Rev 8 Allen Wirfs-Brock" w:date="2012-06-01T09:08:00Z">
          <w:r w:rsidRPr="004418C4" w:rsidDel="00007356">
            <w:delText>Perform</w:delText>
          </w:r>
        </w:del>
      </w:ins>
      <w:ins w:id="21013" w:author="Rev 6 Allen Wirfs-Brock" w:date="2012-02-19T16:44:00Z">
        <w:del w:id="21014" w:author="Rev 8 Allen Wirfs-Brock" w:date="2012-06-01T09:08:00Z">
          <w:r w:rsidR="00A90B01" w:rsidDel="00007356">
            <w:delText>Return the result of performing</w:delText>
          </w:r>
        </w:del>
      </w:ins>
      <w:ins w:id="21015" w:author="Rev 4 Allen Wirfs-Brock" w:date="2011-11-06T16:38:00Z">
        <w:del w:id="21016" w:author="Rev 8 Allen Wirfs-Brock" w:date="2012-06-01T09:08:00Z">
          <w:r w:rsidRPr="004418C4" w:rsidDel="00007356">
            <w:delText xml:space="preserve"> Binding Initialization</w:delText>
          </w:r>
        </w:del>
      </w:ins>
      <w:ins w:id="21017" w:author="Rev 6 Allen Wirfs-Brock" w:date="2012-02-27T15:46:00Z">
        <w:del w:id="21018" w:author="Rev 8 Allen Wirfs-Brock" w:date="2012-06-01T09:08:00Z">
          <w:r w:rsidR="00A113E2" w:rsidDel="00007356">
            <w:delText>Initialisation</w:delText>
          </w:r>
        </w:del>
      </w:ins>
      <w:ins w:id="21019" w:author="Rev 4 Allen Wirfs-Brock" w:date="2011-11-06T16:38:00Z">
        <w:del w:id="21020" w:author="Rev 8 Allen Wirfs-Brock" w:date="2012-06-01T09:08:00Z">
          <w:r w:rsidRPr="004418C4" w:rsidDel="00007356">
            <w:delText xml:space="preserve"> for </w:delText>
          </w:r>
        </w:del>
      </w:ins>
      <w:ins w:id="21021" w:author="Rev 4 Allen Wirfs-Brock" w:date="2011-11-06T16:43:00Z">
        <w:del w:id="21022" w:author="Rev 8 Allen Wirfs-Brock" w:date="2012-06-01T09:08:00Z">
          <w:r w:rsidR="0074396A" w:rsidRPr="00E77497" w:rsidDel="00007356">
            <w:rPr>
              <w:i/>
            </w:rPr>
            <w:delText>Binding</w:delText>
          </w:r>
          <w:r w:rsidR="0074396A" w:rsidRPr="00E77497" w:rsidDel="00007356">
            <w:rPr>
              <w:rStyle w:val="bnf"/>
            </w:rPr>
            <w:delText>Identifier</w:delText>
          </w:r>
          <w:r w:rsidR="0074396A" w:rsidRPr="004418C4" w:rsidDel="00007356">
            <w:delText xml:space="preserve"> </w:delText>
          </w:r>
        </w:del>
      </w:ins>
      <w:ins w:id="21023" w:author="Rev 4 Allen Wirfs-Brock" w:date="2011-11-06T16:38:00Z">
        <w:del w:id="21024" w:author="Rev 8 Allen Wirfs-Brock" w:date="2012-06-01T09:08:00Z">
          <w:r w:rsidRPr="004418C4" w:rsidDel="00007356">
            <w:delText>passing</w:delText>
          </w:r>
          <w:r w:rsidRPr="004418C4" w:rsidDel="00007356">
            <w:rPr>
              <w:i/>
            </w:rPr>
            <w:delText xml:space="preserve"> value</w:delText>
          </w:r>
          <w:r w:rsidRPr="004418C4" w:rsidDel="00007356">
            <w:delText xml:space="preserve"> and </w:delText>
          </w:r>
        </w:del>
      </w:ins>
      <w:ins w:id="21025" w:author="Rev 4 Allen Wirfs-Brock" w:date="2011-11-06T16:39:00Z">
        <w:del w:id="21026" w:author="Rev 8 Allen Wirfs-Brock" w:date="2012-06-01T09:08:00Z">
          <w:r w:rsidRPr="004418C4" w:rsidDel="00007356">
            <w:rPr>
              <w:i/>
            </w:rPr>
            <w:delText>enviornment</w:delText>
          </w:r>
        </w:del>
      </w:ins>
      <w:ins w:id="21027" w:author="Rev 6 Allen Wirfs-Brock" w:date="2012-02-27T16:31:00Z">
        <w:del w:id="21028" w:author="Rev 8 Allen Wirfs-Brock" w:date="2012-06-01T09:08:00Z">
          <w:r w:rsidR="00767E5E" w:rsidDel="00007356">
            <w:rPr>
              <w:i/>
            </w:rPr>
            <w:delText>environment</w:delText>
          </w:r>
        </w:del>
      </w:ins>
      <w:ins w:id="21029" w:author="Rev 4 Allen Wirfs-Brock" w:date="2011-11-06T16:39:00Z">
        <w:del w:id="21030" w:author="Rev 8 Allen Wirfs-Brock" w:date="2012-06-01T09:08:00Z">
          <w:r w:rsidRPr="004418C4" w:rsidDel="00007356">
            <w:delText xml:space="preserve"> </w:delText>
          </w:r>
        </w:del>
      </w:ins>
      <w:ins w:id="21031" w:author="Rev 4 Allen Wirfs-Brock" w:date="2011-11-06T16:38:00Z">
        <w:del w:id="21032" w:author="Rev 8 Allen Wirfs-Brock" w:date="2012-06-01T09:08:00Z">
          <w:r w:rsidRPr="004418C4" w:rsidDel="00007356">
            <w:delText>as the arguments.</w:delText>
          </w:r>
        </w:del>
      </w:ins>
    </w:p>
    <w:p w14:paraId="393CD56D" w14:textId="77777777" w:rsidR="0074396A" w:rsidRPr="00E77497" w:rsidRDefault="0074396A" w:rsidP="0074396A">
      <w:pPr>
        <w:contextualSpacing/>
        <w:rPr>
          <w:ins w:id="21033" w:author="Rev 4 Allen Wirfs-Brock" w:date="2011-11-06T16:45:00Z"/>
        </w:rPr>
      </w:pPr>
      <w:ins w:id="21034" w:author="Rev 4 Allen Wirfs-Brock" w:date="2011-11-06T16:4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14:paraId="6DD481C0" w14:textId="77777777" w:rsidR="0074396A" w:rsidRPr="00E77497" w:rsidRDefault="0074396A" w:rsidP="00C47E72">
      <w:pPr>
        <w:pStyle w:val="Alg3"/>
        <w:numPr>
          <w:ilvl w:val="0"/>
          <w:numId w:val="622"/>
        </w:numPr>
        <w:rPr>
          <w:ins w:id="21035" w:author="Rev 4 Allen Wirfs-Brock" w:date="2011-11-06T16:50:00Z"/>
        </w:rPr>
      </w:pPr>
      <w:ins w:id="21036" w:author="Rev 4 Allen Wirfs-Brock" w:date="2011-11-06T16:50:00Z">
        <w:r w:rsidRPr="00E77497">
          <w:t xml:space="preserve">Let </w:t>
        </w:r>
        <w:r>
          <w:rPr>
            <w:i/>
          </w:rPr>
          <w:t>exceptionObj</w:t>
        </w:r>
        <w:r w:rsidRPr="00E77497">
          <w:t xml:space="preserve"> be ToObject(</w:t>
        </w:r>
        <w:r>
          <w:rPr>
            <w:i/>
          </w:rPr>
          <w:t>value</w:t>
        </w:r>
        <w:r w:rsidRPr="00E77497">
          <w:t>).</w:t>
        </w:r>
      </w:ins>
    </w:p>
    <w:p w14:paraId="0C8283B6" w14:textId="77777777" w:rsidR="0074396A" w:rsidRPr="004418C4" w:rsidRDefault="0074396A" w:rsidP="00C47E72">
      <w:pPr>
        <w:pStyle w:val="Alg2"/>
        <w:numPr>
          <w:ilvl w:val="0"/>
          <w:numId w:val="622"/>
        </w:numPr>
        <w:spacing w:after="220"/>
        <w:rPr>
          <w:ins w:id="21037" w:author="Rev 4 Allen Wirfs-Brock" w:date="2011-11-06T16:45:00Z"/>
        </w:rPr>
      </w:pPr>
      <w:ins w:id="21038" w:author="Rev 4 Allen Wirfs-Brock" w:date="2011-11-06T16:45:00Z">
        <w:del w:id="21039" w:author="Rev 6 Allen Wirfs-Brock" w:date="2012-02-19T16:44:00Z">
          <w:r w:rsidRPr="004418C4" w:rsidDel="00A90B01">
            <w:delText>Perform</w:delText>
          </w:r>
        </w:del>
      </w:ins>
      <w:ins w:id="21040" w:author="Rev 6 Allen Wirfs-Brock" w:date="2012-02-19T16:44:00Z">
        <w:r w:rsidR="00A90B01">
          <w:t>Return the result of performing</w:t>
        </w:r>
      </w:ins>
      <w:ins w:id="21041" w:author="Rev 4 Allen Wirfs-Brock" w:date="2011-11-06T16:45:00Z">
        <w:r w:rsidRPr="004418C4">
          <w:t xml:space="preserve"> Binding </w:t>
        </w:r>
        <w:del w:id="21042" w:author="Rev 6 Allen Wirfs-Brock" w:date="2012-02-27T15:46:00Z">
          <w:r w:rsidRPr="004418C4" w:rsidDel="00A113E2">
            <w:delText>Initialization</w:delText>
          </w:r>
        </w:del>
      </w:ins>
      <w:ins w:id="21043" w:author="Rev 6 Allen Wirfs-Brock" w:date="2012-02-27T15:46:00Z">
        <w:r w:rsidR="00A113E2">
          <w:t>Initialisation</w:t>
        </w:r>
      </w:ins>
      <w:ins w:id="21044" w:author="Rev 4 Allen Wirfs-Brock" w:date="2011-11-06T16:45:00Z">
        <w:r w:rsidRPr="004418C4">
          <w:t xml:space="preserve"> for </w:t>
        </w:r>
        <w:r w:rsidRPr="00E77497">
          <w:rPr>
            <w:i/>
          </w:rPr>
          <w:t>Binding</w:t>
        </w:r>
        <w:r>
          <w:rPr>
            <w:rStyle w:val="bnf"/>
          </w:rPr>
          <w:t>Pattern</w:t>
        </w:r>
        <w:r w:rsidRPr="004418C4">
          <w:t xml:space="preserve"> passing</w:t>
        </w:r>
        <w:r w:rsidRPr="004418C4">
          <w:rPr>
            <w:i/>
          </w:rPr>
          <w:t xml:space="preserve"> </w:t>
        </w:r>
      </w:ins>
      <w:ins w:id="21045" w:author="Rev 4 Allen Wirfs-Brock" w:date="2011-11-06T16:50:00Z">
        <w:r>
          <w:rPr>
            <w:i/>
          </w:rPr>
          <w:t>exceptionObj</w:t>
        </w:r>
        <w:r w:rsidRPr="00E77497">
          <w:t xml:space="preserve"> </w:t>
        </w:r>
      </w:ins>
      <w:ins w:id="21046" w:author="Rev 4 Allen Wirfs-Brock" w:date="2011-11-06T16:45:00Z">
        <w:r w:rsidRPr="004418C4">
          <w:t xml:space="preserve">and </w:t>
        </w:r>
        <w:del w:id="21047" w:author="Rev 6 Allen Wirfs-Brock" w:date="2012-02-27T16:31:00Z">
          <w:r w:rsidRPr="004418C4" w:rsidDel="00767E5E">
            <w:rPr>
              <w:i/>
            </w:rPr>
            <w:delText>enviornment</w:delText>
          </w:r>
        </w:del>
      </w:ins>
      <w:ins w:id="21048" w:author="Rev 6 Allen Wirfs-Brock" w:date="2012-02-27T16:31:00Z">
        <w:r w:rsidR="00767E5E">
          <w:rPr>
            <w:i/>
          </w:rPr>
          <w:t>environment</w:t>
        </w:r>
      </w:ins>
      <w:ins w:id="21049" w:author="Rev 4 Allen Wirfs-Brock" w:date="2011-11-06T16:45:00Z">
        <w:r w:rsidRPr="004418C4">
          <w:t xml:space="preserve"> as the arguments.</w:t>
        </w:r>
      </w:ins>
    </w:p>
    <w:p w14:paraId="06039265" w14:textId="77777777" w:rsidR="006A1523" w:rsidRDefault="006A1523" w:rsidP="006A1523">
      <w:pPr>
        <w:keepNext/>
        <w:rPr>
          <w:ins w:id="21050" w:author="Rev 4 Allen Wirfs-Brock" w:date="2011-11-06T16:52:00Z"/>
          <w:rFonts w:ascii="Helvetica" w:hAnsi="Helvetica"/>
          <w:b/>
          <w:spacing w:val="6"/>
        </w:rPr>
      </w:pPr>
      <w:ins w:id="21051" w:author="Rev 4 Allen Wirfs-Brock" w:date="2011-11-06T16:52:00Z">
        <w:r w:rsidRPr="00E77497">
          <w:rPr>
            <w:rFonts w:ascii="Helvetica" w:hAnsi="Helvetica"/>
            <w:b/>
          </w:rPr>
          <w:t xml:space="preserve">Runtime Semantics: </w:t>
        </w:r>
        <w:r>
          <w:rPr>
            <w:rFonts w:ascii="Helvetica" w:hAnsi="Helvetica"/>
            <w:b/>
            <w:spacing w:val="6"/>
          </w:rPr>
          <w:t>Catch Clause Evaluation</w:t>
        </w:r>
      </w:ins>
    </w:p>
    <w:p w14:paraId="5213E5C9" w14:textId="77777777" w:rsidR="006A1523" w:rsidRPr="00E77497" w:rsidRDefault="006A1523" w:rsidP="006A1523">
      <w:pPr>
        <w:ind w:firstLine="360"/>
        <w:rPr>
          <w:ins w:id="21052" w:author="Rev 4 Allen Wirfs-Brock" w:date="2011-11-06T16:53:00Z"/>
        </w:rPr>
      </w:pPr>
      <w:ins w:id="21053" w:author="Rev 4 Allen Wirfs-Brock" w:date="2011-11-06T16:53:00Z">
        <w:r w:rsidRPr="00E77497">
          <w:t xml:space="preserve">with parameter </w:t>
        </w:r>
        <w:r>
          <w:rPr>
            <w:rFonts w:ascii="Times New Roman" w:eastAsia="Times New Roman" w:hAnsi="Times New Roman"/>
            <w:i/>
            <w:spacing w:val="6"/>
            <w:lang w:eastAsia="en-US"/>
          </w:rPr>
          <w:t>thrownValue</w:t>
        </w:r>
        <w:r w:rsidRPr="00E77497">
          <w:t xml:space="preserve"> </w:t>
        </w:r>
      </w:ins>
    </w:p>
    <w:p w14:paraId="60633998" w14:textId="77777777" w:rsidR="006A1523" w:rsidRPr="00E77497" w:rsidRDefault="006A1523" w:rsidP="006A1523">
      <w:pPr>
        <w:contextualSpacing/>
        <w:rPr>
          <w:ins w:id="21054" w:author="Rev 4 Allen Wirfs-Brock" w:date="2011-11-06T16:52:00Z"/>
        </w:rPr>
      </w:pPr>
      <w:ins w:id="21055" w:author="Rev 4 Allen Wirfs-Brock" w:date="2011-11-06T16:52: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59A5536F" w14:textId="77777777" w:rsidR="006A1523" w:rsidRPr="00E77497" w:rsidRDefault="006A1523" w:rsidP="00C47E72">
      <w:pPr>
        <w:pStyle w:val="Alg2"/>
        <w:numPr>
          <w:ilvl w:val="0"/>
          <w:numId w:val="139"/>
        </w:numPr>
        <w:rPr>
          <w:ins w:id="21056" w:author="Rev 4 Allen Wirfs-Brock" w:date="2011-11-06T16:52:00Z"/>
        </w:rPr>
      </w:pPr>
      <w:ins w:id="21057" w:author="Rev 4 Allen Wirfs-Brock" w:date="2011-11-06T16:52:00Z">
        <w:r w:rsidRPr="00E77497">
          <w:t xml:space="preserve">Let </w:t>
        </w:r>
        <w:r w:rsidRPr="00E77497">
          <w:rPr>
            <w:i/>
          </w:rPr>
          <w:t>oldEnv</w:t>
        </w:r>
        <w:r w:rsidRPr="00E77497">
          <w:t xml:space="preserve"> be the </w:t>
        </w:r>
        <w:del w:id="21058" w:author="Rev 7 Allen Wirfs-Brock" w:date="2012-05-02T10:51:00Z">
          <w:r w:rsidRPr="00E77497" w:rsidDel="002F42C1">
            <w:delText>running</w:delText>
          </w:r>
        </w:del>
      </w:ins>
      <w:ins w:id="21059" w:author="Rev 7 Allen Wirfs-Brock" w:date="2012-05-02T10:51:00Z">
        <w:del w:id="21060" w:author="Rev 8 Allen Wirfs-Brock" w:date="2012-06-13T16:02:00Z">
          <w:r w:rsidR="002F42C1" w:rsidDel="00B33FB4">
            <w:delText>current</w:delText>
          </w:r>
        </w:del>
      </w:ins>
      <w:ins w:id="21061" w:author="Rev 8 Allen Wirfs-Brock" w:date="2012-06-13T16:02:00Z">
        <w:r w:rsidR="00B33FB4">
          <w:t>running</w:t>
        </w:r>
      </w:ins>
      <w:ins w:id="21062" w:author="Rev 4 Allen Wirfs-Brock" w:date="2011-11-06T16:52:00Z">
        <w:r w:rsidRPr="00E77497">
          <w:t xml:space="preserve"> execution context’s LexicalEnvironment.</w:t>
        </w:r>
      </w:ins>
    </w:p>
    <w:p w14:paraId="367EB3A6" w14:textId="77777777" w:rsidR="006A1523" w:rsidRPr="00E77497" w:rsidRDefault="006A1523" w:rsidP="00C47E72">
      <w:pPr>
        <w:pStyle w:val="Alg2"/>
        <w:numPr>
          <w:ilvl w:val="0"/>
          <w:numId w:val="139"/>
        </w:numPr>
        <w:rPr>
          <w:ins w:id="21063" w:author="Rev 4 Allen Wirfs-Brock" w:date="2011-11-06T16:52:00Z"/>
        </w:rPr>
      </w:pPr>
      <w:ins w:id="21064" w:author="Rev 4 Allen Wirfs-Brock" w:date="2011-11-06T16:52:00Z">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ins>
    </w:p>
    <w:p w14:paraId="35BEB77B" w14:textId="77777777" w:rsidR="006A1523" w:rsidRPr="00E77497" w:rsidRDefault="006A1523" w:rsidP="00C47E72">
      <w:pPr>
        <w:pStyle w:val="Alg2"/>
        <w:numPr>
          <w:ilvl w:val="0"/>
          <w:numId w:val="139"/>
        </w:numPr>
        <w:rPr>
          <w:ins w:id="21065" w:author="Rev 4 Allen Wirfs-Brock" w:date="2011-11-06T16:52:00Z"/>
        </w:rPr>
      </w:pPr>
      <w:ins w:id="21066" w:author="Rev 4 Allen Wirfs-Brock" w:date="2011-11-06T16:52:00Z">
        <w:r w:rsidRPr="00E77497">
          <w:t xml:space="preserve">For each element </w:t>
        </w:r>
        <w:r w:rsidRPr="00E77497">
          <w:rPr>
            <w:i/>
          </w:rPr>
          <w:t>argName</w:t>
        </w:r>
        <w:r w:rsidRPr="00E77497">
          <w:t xml:space="preserve"> of the BoundNames of </w:t>
        </w:r>
        <w:r w:rsidRPr="00E77497">
          <w:rPr>
            <w:i/>
          </w:rPr>
          <w:t>CatchParameter</w:t>
        </w:r>
        <w:r w:rsidRPr="008D4801">
          <w:rPr>
            <w:rPrChange w:id="21067" w:author="Rev 9 Allen Wirfs-Brock" w:date="2012-07-08T13:48:00Z">
              <w:rPr>
                <w:i/>
              </w:rPr>
            </w:rPrChange>
          </w:rPr>
          <w:t>, do</w:t>
        </w:r>
      </w:ins>
    </w:p>
    <w:p w14:paraId="7091AACB" w14:textId="77777777" w:rsidR="006A1523" w:rsidRPr="00E77497" w:rsidRDefault="006A1523" w:rsidP="00C47E72">
      <w:pPr>
        <w:pStyle w:val="Alg2"/>
        <w:numPr>
          <w:ilvl w:val="1"/>
          <w:numId w:val="139"/>
        </w:numPr>
        <w:tabs>
          <w:tab w:val="clear" w:pos="1080"/>
          <w:tab w:val="num" w:pos="720"/>
        </w:tabs>
        <w:ind w:hanging="720"/>
        <w:rPr>
          <w:ins w:id="21068" w:author="Rev 4 Allen Wirfs-Brock" w:date="2011-11-06T16:52:00Z"/>
        </w:rPr>
      </w:pPr>
      <w:ins w:id="21069" w:author="Rev 4 Allen Wirfs-Brock" w:date="2011-11-06T16:52:00Z">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ins>
    </w:p>
    <w:p w14:paraId="1F522808" w14:textId="77777777" w:rsidR="006A1523" w:rsidRPr="00E77497" w:rsidRDefault="006A1523" w:rsidP="00C47E72">
      <w:pPr>
        <w:pStyle w:val="Alg2"/>
        <w:numPr>
          <w:ilvl w:val="0"/>
          <w:numId w:val="139"/>
        </w:numPr>
        <w:rPr>
          <w:ins w:id="21070" w:author="Rev 4 Allen Wirfs-Brock" w:date="2011-11-06T16:52:00Z"/>
        </w:rPr>
      </w:pPr>
      <w:ins w:id="21071" w:author="Rev 4 Allen Wirfs-Brock" w:date="2011-11-06T16:52:00Z">
        <w:del w:id="21072" w:author="Rev 6 Allen Wirfs-Brock" w:date="2012-02-19T16:48:00Z">
          <w:r w:rsidRPr="004418C4" w:rsidDel="00A90B01">
            <w:delText>Perform</w:delText>
          </w:r>
        </w:del>
      </w:ins>
      <w:ins w:id="21073" w:author="Rev 6 Allen Wirfs-Brock" w:date="2012-02-19T16:48:00Z">
        <w:r w:rsidR="00A90B01">
          <w:t xml:space="preserve">Let </w:t>
        </w:r>
        <w:r w:rsidR="00A90B01" w:rsidRPr="00A90B01">
          <w:rPr>
            <w:i/>
          </w:rPr>
          <w:t>status</w:t>
        </w:r>
        <w:r w:rsidR="00A90B01">
          <w:t xml:space="preserve"> be the result of performing</w:t>
        </w:r>
      </w:ins>
      <w:ins w:id="21074" w:author="Rev 4 Allen Wirfs-Brock" w:date="2011-11-06T16:52:00Z">
        <w:r w:rsidRPr="004418C4">
          <w:t xml:space="preserve"> Binding </w:t>
        </w:r>
        <w:del w:id="21075" w:author="Rev 6 Allen Wirfs-Brock" w:date="2012-02-27T15:46:00Z">
          <w:r w:rsidRPr="004418C4" w:rsidDel="00A113E2">
            <w:delText>Initialization</w:delText>
          </w:r>
        </w:del>
      </w:ins>
      <w:ins w:id="21076" w:author="Rev 6 Allen Wirfs-Brock" w:date="2012-02-27T15:46:00Z">
        <w:r w:rsidR="00A113E2">
          <w:t>Initialisation</w:t>
        </w:r>
      </w:ins>
      <w:ins w:id="21077" w:author="Rev 4 Allen Wirfs-Brock" w:date="2011-11-06T16:52:00Z">
        <w:r w:rsidRPr="004418C4">
          <w:t xml:space="preserve"> for </w:t>
        </w:r>
        <w:r w:rsidRPr="00E77497">
          <w:rPr>
            <w:i/>
          </w:rPr>
          <w:t>CatchParameter</w:t>
        </w:r>
        <w:r w:rsidRPr="00E77497" w:rsidDel="00B61411">
          <w:t xml:space="preserve"> </w:t>
        </w:r>
        <w:r>
          <w:t>passing</w:t>
        </w:r>
        <w:r w:rsidRPr="00E77497">
          <w:t xml:space="preserve"> </w:t>
        </w:r>
      </w:ins>
      <w:ins w:id="21078" w:author="Rev 4 Allen Wirfs-Brock" w:date="2011-11-06T16:54:00Z">
        <w:r>
          <w:rPr>
            <w:i/>
          </w:rPr>
          <w:t>thrownValue</w:t>
        </w:r>
      </w:ins>
      <w:ins w:id="21079" w:author="Rev 4 Allen Wirfs-Brock" w:date="2011-11-06T16:52:00Z">
        <w:r w:rsidRPr="00E77497">
          <w:rPr>
            <w:i/>
          </w:rPr>
          <w:t xml:space="preserve"> </w:t>
        </w:r>
        <w:r w:rsidRPr="00E77497">
          <w:t xml:space="preserve">and </w:t>
        </w:r>
        <w:r w:rsidRPr="00E77497">
          <w:rPr>
            <w:i/>
          </w:rPr>
          <w:t>cat</w:t>
        </w:r>
      </w:ins>
      <w:ins w:id="21080" w:author="Rev 4 Allen Wirfs-Brock" w:date="2011-11-06T16:54:00Z">
        <w:r>
          <w:rPr>
            <w:i/>
          </w:rPr>
          <w:t>c</w:t>
        </w:r>
        <w:del w:id="21081" w:author="Rev 6 Allen Wirfs-Brock" w:date="2012-02-19T16:49:00Z">
          <w:r w:rsidDel="00A90B01">
            <w:rPr>
              <w:i/>
            </w:rPr>
            <w:delText>g</w:delText>
          </w:r>
        </w:del>
      </w:ins>
      <w:ins w:id="21082" w:author="Rev 6 Allen Wirfs-Brock" w:date="2012-02-19T16:49:00Z">
        <w:r w:rsidR="00A90B01">
          <w:rPr>
            <w:i/>
          </w:rPr>
          <w:t>h</w:t>
        </w:r>
      </w:ins>
      <w:ins w:id="21083" w:author="Rev 4 Allen Wirfs-Brock" w:date="2011-11-06T16:52:00Z">
        <w:r w:rsidRPr="00E77497">
          <w:rPr>
            <w:i/>
          </w:rPr>
          <w:t>Env</w:t>
        </w:r>
        <w:r w:rsidRPr="00E77497">
          <w:rPr>
            <w:b/>
          </w:rPr>
          <w:t xml:space="preserve"> </w:t>
        </w:r>
        <w:r w:rsidRPr="00E77497">
          <w:t xml:space="preserve">as arguments. </w:t>
        </w:r>
      </w:ins>
    </w:p>
    <w:p w14:paraId="2DD67F2B" w14:textId="77777777" w:rsidR="006A1523" w:rsidRPr="00E77497" w:rsidRDefault="006A1523" w:rsidP="00C47E72">
      <w:pPr>
        <w:pStyle w:val="Alg2"/>
        <w:numPr>
          <w:ilvl w:val="0"/>
          <w:numId w:val="139"/>
        </w:numPr>
        <w:rPr>
          <w:ins w:id="21084" w:author="Rev 4 Allen Wirfs-Brock" w:date="2011-11-06T16:52:00Z"/>
        </w:rPr>
      </w:pPr>
      <w:ins w:id="21085" w:author="Rev 4 Allen Wirfs-Brock" w:date="2011-11-06T16:52:00Z">
        <w:r w:rsidRPr="00E77497">
          <w:t xml:space="preserve">If </w:t>
        </w:r>
        <w:del w:id="21086" w:author="Rev 6 Allen Wirfs-Brock" w:date="2012-02-19T16:49:00Z">
          <w:r w:rsidRPr="00A90B01" w:rsidDel="00A90B01">
            <w:rPr>
              <w:i/>
            </w:rPr>
            <w:delText>an exception was thrown in the preceding step, return (</w:delText>
          </w:r>
          <w:r w:rsidRPr="00A90B01" w:rsidDel="00A90B01">
            <w:rPr>
              <w:rFonts w:ascii="Arial" w:hAnsi="Arial" w:cs="Arial"/>
              <w:i/>
            </w:rPr>
            <w:delText>throw</w:delText>
          </w:r>
          <w:r w:rsidRPr="00A90B01" w:rsidDel="00A90B01">
            <w:rPr>
              <w:i/>
            </w:rPr>
            <w:delText xml:space="preserve">, V, </w:delText>
          </w:r>
          <w:r w:rsidRPr="00A90B01" w:rsidDel="00A90B01">
            <w:rPr>
              <w:rFonts w:ascii="Arial" w:hAnsi="Arial" w:cs="Arial"/>
              <w:i/>
            </w:rPr>
            <w:delText>empty</w:delText>
          </w:r>
          <w:r w:rsidRPr="00A90B01" w:rsidDel="00A90B01">
            <w:rPr>
              <w:i/>
            </w:rPr>
            <w:delText>) where V is the exception. (Execution now proceeds as if no exception were thrown.)</w:delText>
          </w:r>
        </w:del>
      </w:ins>
      <w:ins w:id="21087" w:author="Rev 6 Allen Wirfs-Brock" w:date="2012-02-19T16:49:00Z">
        <w:r w:rsidR="00A90B01" w:rsidRPr="00A90B01">
          <w:rPr>
            <w:i/>
          </w:rPr>
          <w:t>status</w:t>
        </w:r>
        <w:r w:rsidR="00A90B01">
          <w:t xml:space="preserve"> is an abrupt completion, then return </w:t>
        </w:r>
        <w:r w:rsidR="00A90B01" w:rsidRPr="00A90B01">
          <w:rPr>
            <w:i/>
          </w:rPr>
          <w:t>status</w:t>
        </w:r>
        <w:r w:rsidR="00A90B01">
          <w:t>.</w:t>
        </w:r>
      </w:ins>
    </w:p>
    <w:p w14:paraId="18D95A4F" w14:textId="77777777" w:rsidR="006A1523" w:rsidRPr="00E77497" w:rsidRDefault="006A1523" w:rsidP="00C47E72">
      <w:pPr>
        <w:pStyle w:val="Alg2"/>
        <w:numPr>
          <w:ilvl w:val="0"/>
          <w:numId w:val="139"/>
        </w:numPr>
        <w:rPr>
          <w:ins w:id="21088" w:author="Rev 4 Allen Wirfs-Brock" w:date="2011-11-06T16:52:00Z"/>
        </w:rPr>
      </w:pPr>
      <w:ins w:id="21089" w:author="Rev 4 Allen Wirfs-Brock" w:date="2011-11-06T16:52:00Z">
        <w:r w:rsidRPr="00E77497">
          <w:t xml:space="preserve">Set the </w:t>
        </w:r>
        <w:del w:id="21090" w:author="Rev 7 Allen Wirfs-Brock" w:date="2012-05-02T10:52:00Z">
          <w:r w:rsidRPr="00E77497" w:rsidDel="002F42C1">
            <w:delText>running</w:delText>
          </w:r>
        </w:del>
      </w:ins>
      <w:ins w:id="21091" w:author="Rev 7 Allen Wirfs-Brock" w:date="2012-05-02T10:52:00Z">
        <w:del w:id="21092" w:author="Rev 8 Allen Wirfs-Brock" w:date="2012-06-13T16:02:00Z">
          <w:r w:rsidR="002F42C1" w:rsidDel="00B33FB4">
            <w:delText>current</w:delText>
          </w:r>
        </w:del>
      </w:ins>
      <w:ins w:id="21093" w:author="Rev 8 Allen Wirfs-Brock" w:date="2012-06-13T16:02:00Z">
        <w:r w:rsidR="00B33FB4">
          <w:t>running</w:t>
        </w:r>
      </w:ins>
      <w:ins w:id="21094" w:author="Rev 4 Allen Wirfs-Brock" w:date="2011-11-06T16:52:00Z">
        <w:r w:rsidRPr="00E77497">
          <w:t xml:space="preserve"> execution context’s LexicalEnvironment to </w:t>
        </w:r>
        <w:r w:rsidRPr="00E77497">
          <w:rPr>
            <w:i/>
          </w:rPr>
          <w:t>catchEnv</w:t>
        </w:r>
        <w:r w:rsidRPr="00E77497">
          <w:t>.</w:t>
        </w:r>
      </w:ins>
    </w:p>
    <w:p w14:paraId="656A3953" w14:textId="77777777" w:rsidR="006A1523" w:rsidRPr="00E77497" w:rsidRDefault="006A1523" w:rsidP="00C47E72">
      <w:pPr>
        <w:pStyle w:val="Alg2"/>
        <w:numPr>
          <w:ilvl w:val="0"/>
          <w:numId w:val="139"/>
        </w:numPr>
        <w:rPr>
          <w:ins w:id="21095" w:author="Rev 4 Allen Wirfs-Brock" w:date="2011-11-06T16:52:00Z"/>
        </w:rPr>
      </w:pPr>
      <w:ins w:id="21096" w:author="Rev 4 Allen Wirfs-Brock" w:date="2011-11-06T16:52:00Z">
        <w:r w:rsidRPr="00E77497">
          <w:t xml:space="preserve">Let </w:t>
        </w:r>
        <w:r w:rsidRPr="00E77497">
          <w:rPr>
            <w:i/>
          </w:rPr>
          <w:t>B</w:t>
        </w:r>
        <w:r w:rsidRPr="00E77497">
          <w:t xml:space="preserve"> be the result of evaluating </w:t>
        </w:r>
        <w:r w:rsidRPr="00E77497">
          <w:rPr>
            <w:i/>
          </w:rPr>
          <w:t>Block</w:t>
        </w:r>
        <w:r w:rsidRPr="00E77497">
          <w:t>.</w:t>
        </w:r>
      </w:ins>
    </w:p>
    <w:p w14:paraId="372620EF" w14:textId="77777777" w:rsidR="006A1523" w:rsidRPr="00E77497" w:rsidRDefault="006A1523" w:rsidP="00C47E72">
      <w:pPr>
        <w:pStyle w:val="Alg2"/>
        <w:numPr>
          <w:ilvl w:val="0"/>
          <w:numId w:val="139"/>
        </w:numPr>
        <w:rPr>
          <w:ins w:id="21097" w:author="Rev 4 Allen Wirfs-Brock" w:date="2011-11-06T16:52:00Z"/>
        </w:rPr>
      </w:pPr>
      <w:ins w:id="21098" w:author="Rev 4 Allen Wirfs-Brock" w:date="2011-11-06T16:52:00Z">
        <w:r w:rsidRPr="00E77497">
          <w:t xml:space="preserve">Set the </w:t>
        </w:r>
        <w:del w:id="21099" w:author="Rev 7 Allen Wirfs-Brock" w:date="2012-05-02T10:52:00Z">
          <w:r w:rsidRPr="00E77497" w:rsidDel="002F42C1">
            <w:delText>running</w:delText>
          </w:r>
        </w:del>
      </w:ins>
      <w:ins w:id="21100" w:author="Rev 7 Allen Wirfs-Brock" w:date="2012-05-02T10:52:00Z">
        <w:del w:id="21101" w:author="Rev 8 Allen Wirfs-Brock" w:date="2012-06-13T16:02:00Z">
          <w:r w:rsidR="002F42C1" w:rsidDel="00B33FB4">
            <w:delText>current</w:delText>
          </w:r>
        </w:del>
      </w:ins>
      <w:ins w:id="21102" w:author="Rev 8 Allen Wirfs-Brock" w:date="2012-06-13T16:02:00Z">
        <w:r w:rsidR="00B33FB4">
          <w:t>running</w:t>
        </w:r>
      </w:ins>
      <w:ins w:id="21103" w:author="Rev 4 Allen Wirfs-Brock" w:date="2011-11-06T16:52:00Z">
        <w:r w:rsidRPr="00E77497">
          <w:t xml:space="preserve"> execution context’s LexicalEnvironment to </w:t>
        </w:r>
        <w:r w:rsidRPr="00E77497">
          <w:rPr>
            <w:i/>
          </w:rPr>
          <w:t>oldEnv</w:t>
        </w:r>
        <w:r w:rsidRPr="00E77497">
          <w:t>.</w:t>
        </w:r>
      </w:ins>
    </w:p>
    <w:p w14:paraId="4CCA4D5C" w14:textId="77777777" w:rsidR="006A1523" w:rsidRPr="00E77497" w:rsidRDefault="006A1523" w:rsidP="00C47E72">
      <w:pPr>
        <w:pStyle w:val="Alg2"/>
        <w:numPr>
          <w:ilvl w:val="0"/>
          <w:numId w:val="139"/>
        </w:numPr>
        <w:spacing w:after="220"/>
        <w:rPr>
          <w:ins w:id="21104" w:author="Rev 4 Allen Wirfs-Brock" w:date="2011-11-06T16:52:00Z"/>
        </w:rPr>
      </w:pPr>
      <w:ins w:id="21105" w:author="Rev 4 Allen Wirfs-Brock" w:date="2011-11-06T16:52:00Z">
        <w:r w:rsidRPr="00E77497">
          <w:t xml:space="preserve">Return </w:t>
        </w:r>
        <w:r w:rsidRPr="00E77497">
          <w:rPr>
            <w:i/>
          </w:rPr>
          <w:t>B</w:t>
        </w:r>
        <w:r w:rsidRPr="00E77497">
          <w:t>.</w:t>
        </w:r>
      </w:ins>
    </w:p>
    <w:p w14:paraId="0806A8C7" w14:textId="77777777" w:rsidR="006A1523" w:rsidRPr="00E77497" w:rsidRDefault="006A1523" w:rsidP="006A1523">
      <w:pPr>
        <w:pStyle w:val="Note"/>
        <w:rPr>
          <w:ins w:id="21106" w:author="Rev 4 Allen Wirfs-Brock" w:date="2011-11-06T16:52:00Z"/>
        </w:rPr>
      </w:pPr>
      <w:ins w:id="21107" w:author="Rev 4 Allen Wirfs-Brock" w:date="2011-11-06T16:52: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0285926B" w14:textId="77777777" w:rsidR="004C2687" w:rsidRPr="00E77497" w:rsidRDefault="004C2687" w:rsidP="004C2687">
      <w:pPr>
        <w:keepNext/>
        <w:rPr>
          <w:ins w:id="21108" w:author="Rev 4 Allen Wirfs-Brock" w:date="2011-10-20T10:22:00Z"/>
          <w:rFonts w:ascii="Helvetica" w:hAnsi="Helvetica"/>
          <w:b/>
        </w:rPr>
      </w:pPr>
      <w:ins w:id="21109" w:author="Rev 4 Allen Wirfs-Brock" w:date="2011-10-20T10:22:00Z">
        <w:r w:rsidRPr="00E77497">
          <w:rPr>
            <w:rFonts w:ascii="Helvetica" w:hAnsi="Helvetica"/>
            <w:b/>
          </w:rPr>
          <w:t xml:space="preserve">Runtime Semantics: </w:t>
        </w:r>
        <w:r w:rsidRPr="00E77497">
          <w:rPr>
            <w:rFonts w:ascii="Helvetica" w:hAnsi="Helvetica"/>
            <w:b/>
            <w:spacing w:val="6"/>
          </w:rPr>
          <w:t>Evaluation</w:t>
        </w:r>
      </w:ins>
    </w:p>
    <w:p w14:paraId="594EC838" w14:textId="77777777" w:rsidR="004C02EF" w:rsidRPr="00E77497" w:rsidRDefault="004C02EF" w:rsidP="004C02EF">
      <w:del w:id="21110"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del w:id="21111" w:author="Rev 4 Allen Wirfs-Brock" w:date="2011-10-20T10:28:00Z">
        <w:r w:rsidRPr="00E77497" w:rsidDel="00EB6200">
          <w:delText>is evaluated as follows:</w:delText>
        </w:r>
      </w:del>
    </w:p>
    <w:p w14:paraId="3E63F2C6" w14:textId="77777777"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14:paraId="1B656C06" w14:textId="77777777" w:rsidR="004C02EF" w:rsidRPr="00E77497" w:rsidRDefault="004C02EF" w:rsidP="00C47E72">
      <w:pPr>
        <w:pStyle w:val="Alg2"/>
        <w:numPr>
          <w:ilvl w:val="0"/>
          <w:numId w:val="136"/>
        </w:numPr>
      </w:pPr>
      <w:r w:rsidRPr="00E77497">
        <w:t xml:space="preserve">If </w:t>
      </w:r>
      <w:r w:rsidRPr="00E77497">
        <w:rPr>
          <w:i/>
        </w:rPr>
        <w:t>B</w:t>
      </w:r>
      <w:r w:rsidRPr="00E77497">
        <w:t>.</w:t>
      </w:r>
      <w:ins w:id="21112" w:author="Rev 6 Allen Wirfs-Brock" w:date="2012-02-19T16:50:00Z">
        <w:r w:rsidR="00A90B01">
          <w:t>[[</w:t>
        </w:r>
      </w:ins>
      <w:r w:rsidRPr="00E77497">
        <w:t>type</w:t>
      </w:r>
      <w:ins w:id="21113" w:author="Rev 6 Allen Wirfs-Brock" w:date="2012-02-19T16:50:00Z">
        <w:r w:rsidR="00A90B01">
          <w:t>]]</w:t>
        </w:r>
      </w:ins>
      <w:r w:rsidRPr="00E77497">
        <w:t xml:space="preserve"> is not </w:t>
      </w:r>
      <w:r w:rsidRPr="00E77497">
        <w:rPr>
          <w:rFonts w:ascii="Arial" w:hAnsi="Arial" w:cs="Arial"/>
        </w:rPr>
        <w:t>throw</w:t>
      </w:r>
      <w:r w:rsidRPr="00E77497">
        <w:t xml:space="preserve">, return </w:t>
      </w:r>
      <w:r w:rsidRPr="00E77497">
        <w:rPr>
          <w:i/>
        </w:rPr>
        <w:t>B</w:t>
      </w:r>
      <w:r w:rsidRPr="00E77497">
        <w:t>.</w:t>
      </w:r>
    </w:p>
    <w:p w14:paraId="1CEDF0B5" w14:textId="77777777" w:rsidR="004C02EF" w:rsidRPr="00E77497" w:rsidRDefault="004C02EF" w:rsidP="00C47E72">
      <w:pPr>
        <w:pStyle w:val="Alg2"/>
        <w:numPr>
          <w:ilvl w:val="0"/>
          <w:numId w:val="136"/>
        </w:numPr>
        <w:spacing w:after="220"/>
      </w:pPr>
      <w:r w:rsidRPr="00E77497">
        <w:t xml:space="preserve">Return the result of </w:t>
      </w:r>
      <w:del w:id="21114" w:author="Rev 4 Allen Wirfs-Brock" w:date="2011-11-06T16:54:00Z">
        <w:r w:rsidRPr="00E77497" w:rsidDel="006A1523">
          <w:delText xml:space="preserve">evaluating </w:delText>
        </w:r>
      </w:del>
      <w:ins w:id="21115" w:author="Rev 4 Allen Wirfs-Brock" w:date="2011-11-06T16:54:00Z">
        <w:r w:rsidR="006A1523">
          <w:t>perform</w:t>
        </w:r>
      </w:ins>
      <w:ins w:id="21116" w:author="Rev 4 Allen Wirfs-Brock" w:date="2011-11-06T16:55:00Z">
        <w:r w:rsidR="006A1523">
          <w:t>ing</w:t>
        </w:r>
      </w:ins>
      <w:ins w:id="21117" w:author="Rev 4 Allen Wirfs-Brock" w:date="2011-11-06T16:54:00Z">
        <w:r w:rsidR="006A1523">
          <w:t xml:space="preserve"> Catch Clause Evaluation of</w:t>
        </w:r>
        <w:r w:rsidR="006A1523" w:rsidRPr="00E77497">
          <w:t xml:space="preserve"> </w:t>
        </w:r>
      </w:ins>
      <w:r w:rsidRPr="00E77497">
        <w:rPr>
          <w:i/>
        </w:rPr>
        <w:t>Catch</w:t>
      </w:r>
      <w:r w:rsidRPr="00E77497">
        <w:t xml:space="preserve"> with parameter </w:t>
      </w:r>
      <w:r w:rsidRPr="00E77497">
        <w:rPr>
          <w:i/>
        </w:rPr>
        <w:t>B</w:t>
      </w:r>
      <w:r w:rsidRPr="00E77497">
        <w:t>.</w:t>
      </w:r>
      <w:ins w:id="21118" w:author="Rev 6 Allen Wirfs-Brock" w:date="2012-02-19T16:51:00Z">
        <w:r w:rsidR="00A90B01">
          <w:t>[[</w:t>
        </w:r>
      </w:ins>
      <w:r w:rsidRPr="00E77497">
        <w:t>value</w:t>
      </w:r>
      <w:ins w:id="21119" w:author="Rev 6 Allen Wirfs-Brock" w:date="2012-02-19T16:51:00Z">
        <w:r w:rsidR="00A90B01">
          <w:t>]]</w:t>
        </w:r>
      </w:ins>
      <w:r w:rsidRPr="00E77497">
        <w:t>.</w:t>
      </w:r>
    </w:p>
    <w:p w14:paraId="6F381104" w14:textId="77777777" w:rsidR="004C02EF" w:rsidRPr="00E77497" w:rsidRDefault="004C02EF" w:rsidP="004C02EF">
      <w:del w:id="21120"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del w:id="21121" w:author="Rev 4 Allen Wirfs-Brock" w:date="2011-10-20T10:28:00Z">
        <w:r w:rsidRPr="00E77497" w:rsidDel="00EB6200">
          <w:delText>is evaluated as follows:</w:delText>
        </w:r>
      </w:del>
    </w:p>
    <w:p w14:paraId="54F1A84F" w14:textId="77777777"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14:paraId="55D2C13B" w14:textId="77777777"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14:paraId="114BC8CE" w14:textId="77777777" w:rsidR="004C02EF" w:rsidRPr="00E77497" w:rsidRDefault="004C02EF" w:rsidP="00C47E72">
      <w:pPr>
        <w:pStyle w:val="Alg2"/>
        <w:numPr>
          <w:ilvl w:val="0"/>
          <w:numId w:val="137"/>
        </w:numPr>
      </w:pPr>
      <w:r w:rsidRPr="00E77497">
        <w:t xml:space="preserve">If </w:t>
      </w:r>
      <w:r w:rsidRPr="00E77497">
        <w:rPr>
          <w:i/>
        </w:rPr>
        <w:t>F</w:t>
      </w:r>
      <w:r w:rsidRPr="00E77497">
        <w:t>.</w:t>
      </w:r>
      <w:ins w:id="21122" w:author="Rev 6 Allen Wirfs-Brock" w:date="2012-02-19T16:51:00Z">
        <w:r w:rsidR="00A90B01">
          <w:t>[[</w:t>
        </w:r>
      </w:ins>
      <w:r w:rsidRPr="00E77497">
        <w:t>type</w:t>
      </w:r>
      <w:ins w:id="21123" w:author="Rev 6 Allen Wirfs-Brock" w:date="2012-02-19T16:51:00Z">
        <w:r w:rsidR="00A90B01">
          <w:t>]]</w:t>
        </w:r>
      </w:ins>
      <w:r w:rsidRPr="00E77497">
        <w:t xml:space="preserve"> is </w:t>
      </w:r>
      <w:r w:rsidRPr="00E77497">
        <w:rPr>
          <w:rFonts w:ascii="Arial" w:hAnsi="Arial" w:cs="Arial"/>
        </w:rPr>
        <w:t>normal</w:t>
      </w:r>
      <w:r w:rsidRPr="00E77497">
        <w:t xml:space="preserve">, return </w:t>
      </w:r>
      <w:r w:rsidRPr="00E77497">
        <w:rPr>
          <w:i/>
        </w:rPr>
        <w:t>B</w:t>
      </w:r>
      <w:r w:rsidRPr="00E77497">
        <w:t>.</w:t>
      </w:r>
    </w:p>
    <w:p w14:paraId="23634E8B" w14:textId="77777777"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14:paraId="33C8FDD1" w14:textId="77777777" w:rsidR="004C02EF" w:rsidRPr="00E77497" w:rsidRDefault="004C02EF" w:rsidP="004C02EF">
      <w:del w:id="21124"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del w:id="21125" w:author="Rev 4 Allen Wirfs-Brock" w:date="2011-10-20T10:28:00Z">
        <w:r w:rsidRPr="00E77497" w:rsidDel="00EB6200">
          <w:delText>is evaluated as follows:</w:delText>
        </w:r>
      </w:del>
    </w:p>
    <w:p w14:paraId="40BE142A" w14:textId="77777777"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14:paraId="571875E9" w14:textId="77777777" w:rsidR="004C02EF" w:rsidRPr="00E77497" w:rsidRDefault="004C02EF" w:rsidP="00150A49">
      <w:pPr>
        <w:pStyle w:val="Alg2"/>
        <w:numPr>
          <w:ilvl w:val="0"/>
          <w:numId w:val="138"/>
        </w:numPr>
      </w:pPr>
      <w:r w:rsidRPr="00E77497">
        <w:t xml:space="preserve">If </w:t>
      </w:r>
      <w:r w:rsidRPr="00E77497">
        <w:rPr>
          <w:i/>
        </w:rPr>
        <w:t>B</w:t>
      </w:r>
      <w:r w:rsidRPr="00E77497">
        <w:t>.</w:t>
      </w:r>
      <w:ins w:id="21126" w:author="Rev 6 Allen Wirfs-Brock" w:date="2012-02-19T16:52:00Z">
        <w:r w:rsidR="00A90B01">
          <w:t>[[</w:t>
        </w:r>
      </w:ins>
      <w:r w:rsidRPr="00E77497">
        <w:t>type</w:t>
      </w:r>
      <w:ins w:id="21127" w:author="Rev 6 Allen Wirfs-Brock" w:date="2012-02-19T16:52:00Z">
        <w:r w:rsidR="00A90B01">
          <w:t>]]</w:t>
        </w:r>
      </w:ins>
      <w:r w:rsidRPr="00E77497">
        <w:t xml:space="preserve"> is </w:t>
      </w:r>
      <w:r w:rsidRPr="00E77497">
        <w:rPr>
          <w:rFonts w:ascii="Arial" w:hAnsi="Arial" w:cs="Arial"/>
        </w:rPr>
        <w:t>throw</w:t>
      </w:r>
      <w:r w:rsidRPr="00E77497">
        <w:t>, then</w:t>
      </w:r>
    </w:p>
    <w:p w14:paraId="60703FA3"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ins w:id="21128" w:author="Rev 4 Allen Wirfs-Brock" w:date="2011-11-06T16:55:00Z">
        <w:r w:rsidR="006A1523">
          <w:t>performing Catch Clause Evaluation of</w:t>
        </w:r>
        <w:r w:rsidR="006A1523" w:rsidRPr="00E77497">
          <w:t xml:space="preserve"> </w:t>
        </w:r>
      </w:ins>
      <w:del w:id="21129" w:author="Rev 4 Allen Wirfs-Brock" w:date="2011-11-06T16:55:00Z">
        <w:r w:rsidRPr="00E77497" w:rsidDel="006A1523">
          <w:delText xml:space="preserve">evaluating </w:delText>
        </w:r>
      </w:del>
      <w:r w:rsidRPr="00E77497">
        <w:rPr>
          <w:i/>
        </w:rPr>
        <w:t>Catch</w:t>
      </w:r>
      <w:r w:rsidRPr="00E77497">
        <w:t xml:space="preserve"> with parameter </w:t>
      </w:r>
      <w:r w:rsidRPr="00E77497">
        <w:rPr>
          <w:i/>
        </w:rPr>
        <w:t>B</w:t>
      </w:r>
      <w:r w:rsidRPr="00E77497">
        <w:t>.value.</w:t>
      </w:r>
    </w:p>
    <w:p w14:paraId="4D4641CE" w14:textId="77777777" w:rsidR="004C02EF" w:rsidRPr="00E77497" w:rsidRDefault="004C02EF" w:rsidP="00150A49">
      <w:pPr>
        <w:pStyle w:val="Alg2"/>
        <w:numPr>
          <w:ilvl w:val="0"/>
          <w:numId w:val="138"/>
        </w:numPr>
      </w:pPr>
      <w:r w:rsidRPr="00E77497">
        <w:t xml:space="preserve">Else, </w:t>
      </w:r>
      <w:r w:rsidRPr="00E77497">
        <w:rPr>
          <w:i/>
        </w:rPr>
        <w:t>B</w:t>
      </w:r>
      <w:r w:rsidRPr="00E77497">
        <w:t>.</w:t>
      </w:r>
      <w:ins w:id="21130" w:author="Rev 6 Allen Wirfs-Brock" w:date="2012-02-19T16:52:00Z">
        <w:r w:rsidR="00A90B01">
          <w:t>[[</w:t>
        </w:r>
      </w:ins>
      <w:r w:rsidRPr="00E77497">
        <w:t>type</w:t>
      </w:r>
      <w:ins w:id="21131" w:author="Rev 6 Allen Wirfs-Brock" w:date="2012-02-19T16:52:00Z">
        <w:r w:rsidR="00A90B01">
          <w:t>]]</w:t>
        </w:r>
      </w:ins>
      <w:r w:rsidRPr="00E77497">
        <w:t xml:space="preserve"> is not </w:t>
      </w:r>
      <w:r w:rsidRPr="00E77497">
        <w:rPr>
          <w:rFonts w:ascii="Arial" w:hAnsi="Arial" w:cs="Arial"/>
        </w:rPr>
        <w:t>throw</w:t>
      </w:r>
      <w:r w:rsidRPr="00E77497">
        <w:rPr>
          <w:b/>
        </w:rPr>
        <w:t>,</w:t>
      </w:r>
    </w:p>
    <w:p w14:paraId="1B5763C4"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14:paraId="029B0736" w14:textId="77777777"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14:paraId="10704E27" w14:textId="77777777" w:rsidR="004C02EF" w:rsidRPr="00E77497" w:rsidRDefault="004C02EF" w:rsidP="00150A49">
      <w:pPr>
        <w:pStyle w:val="Alg2"/>
        <w:numPr>
          <w:ilvl w:val="0"/>
          <w:numId w:val="138"/>
        </w:numPr>
      </w:pPr>
      <w:r w:rsidRPr="00E77497">
        <w:t xml:space="preserve">If </w:t>
      </w:r>
      <w:r w:rsidRPr="00E77497">
        <w:rPr>
          <w:i/>
        </w:rPr>
        <w:t>F</w:t>
      </w:r>
      <w:r w:rsidRPr="00E77497">
        <w:t>.</w:t>
      </w:r>
      <w:ins w:id="21132" w:author="Rev 6 Allen Wirfs-Brock" w:date="2012-02-19T16:52:00Z">
        <w:r w:rsidR="00A90B01">
          <w:t>[[</w:t>
        </w:r>
      </w:ins>
      <w:r w:rsidRPr="00E77497">
        <w:t>type</w:t>
      </w:r>
      <w:ins w:id="21133" w:author="Rev 6 Allen Wirfs-Brock" w:date="2012-02-19T16:52:00Z">
        <w:r w:rsidR="00A90B01">
          <w:t>]]</w:t>
        </w:r>
      </w:ins>
      <w:r w:rsidRPr="00E77497">
        <w:t xml:space="preserve"> is </w:t>
      </w:r>
      <w:r w:rsidRPr="00E77497">
        <w:rPr>
          <w:rFonts w:ascii="Arial" w:hAnsi="Arial" w:cs="Arial"/>
        </w:rPr>
        <w:t>normal</w:t>
      </w:r>
      <w:r w:rsidRPr="00E77497">
        <w:t xml:space="preserve">, return </w:t>
      </w:r>
      <w:r w:rsidRPr="00E77497">
        <w:rPr>
          <w:i/>
        </w:rPr>
        <w:t>C</w:t>
      </w:r>
      <w:r w:rsidRPr="00E77497">
        <w:t>.</w:t>
      </w:r>
    </w:p>
    <w:p w14:paraId="3F72F61A" w14:textId="77777777"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14:paraId="38581C50" w14:textId="77777777" w:rsidR="004C02EF" w:rsidRPr="00E77497" w:rsidDel="006A1523" w:rsidRDefault="004C02EF" w:rsidP="00C7794D">
      <w:pPr>
        <w:ind w:firstLine="360"/>
        <w:rPr>
          <w:del w:id="21134" w:author="Rev 4 Allen Wirfs-Brock" w:date="2011-11-06T16:52:00Z"/>
        </w:rPr>
      </w:pPr>
      <w:del w:id="21135" w:author="Rev 4 Allen Wirfs-Brock" w:date="2011-10-20T10:28:00Z">
        <w:r w:rsidRPr="00E77497" w:rsidDel="00EB6200">
          <w:delText xml:space="preserve">The production </w:delText>
        </w:r>
      </w:del>
      <w:del w:id="21136" w:author="Rev 4 Allen Wirfs-Brock" w:date="2011-11-06T16:52:00Z">
        <w:r w:rsidRPr="00E77497" w:rsidDel="006A1523">
          <w:rPr>
            <w:rFonts w:ascii="Times New Roman" w:hAnsi="Times New Roman"/>
            <w:i/>
          </w:rPr>
          <w:delText>Catch</w:delText>
        </w:r>
        <w:r w:rsidRPr="00E77497" w:rsidDel="006A1523">
          <w:delText xml:space="preserve"> </w:delText>
        </w:r>
        <w:r w:rsidRPr="00E77497" w:rsidDel="006A1523">
          <w:rPr>
            <w:b/>
          </w:rPr>
          <w:delText>:</w:delText>
        </w:r>
        <w:r w:rsidRPr="00E77497" w:rsidDel="006A1523">
          <w:delText xml:space="preserve"> </w:delText>
        </w:r>
        <w:r w:rsidRPr="00E77497" w:rsidDel="006A1523">
          <w:rPr>
            <w:rFonts w:ascii="Courier New" w:hAnsi="Courier New"/>
            <w:b/>
          </w:rPr>
          <w:delText>catch</w:delText>
        </w:r>
        <w:r w:rsidRPr="00E77497" w:rsidDel="006A1523">
          <w:delText xml:space="preserve"> </w:delText>
        </w:r>
        <w:r w:rsidRPr="00E77497" w:rsidDel="006A1523">
          <w:rPr>
            <w:rFonts w:ascii="Courier New" w:hAnsi="Courier New"/>
            <w:b/>
          </w:rPr>
          <w:delText>(</w:delText>
        </w:r>
      </w:del>
      <w:ins w:id="21137" w:author="Rev 3 Allen Wirfs-Brock" w:date="2011-09-10T15:55:00Z">
        <w:del w:id="21138" w:author="Rev 4 Allen Wirfs-Brock" w:date="2011-11-06T16:52:00Z">
          <w:r w:rsidR="00ED23EC" w:rsidRPr="00E77497" w:rsidDel="006A1523">
            <w:rPr>
              <w:rFonts w:ascii="Times New Roman" w:hAnsi="Times New Roman"/>
              <w:i/>
            </w:rPr>
            <w:delText xml:space="preserve"> </w:delText>
          </w:r>
        </w:del>
      </w:ins>
      <w:del w:id="21139" w:author="Rev 4 Allen Wirfs-Brock" w:date="2011-11-06T16:52:00Z">
        <w:r w:rsidRPr="00E77497" w:rsidDel="006A1523">
          <w:rPr>
            <w:rFonts w:ascii="Times New Roman" w:hAnsi="Times New Roman"/>
            <w:i/>
          </w:rPr>
          <w:delText>Identifier</w:delText>
        </w:r>
      </w:del>
      <w:ins w:id="21140" w:author="Rev 3 Allen Wirfs-Brock" w:date="2011-09-10T15:55:00Z">
        <w:del w:id="21141" w:author="Rev 4 Allen Wirfs-Brock" w:date="2011-11-06T16:52:00Z">
          <w:r w:rsidR="00ED23EC" w:rsidRPr="00E77497" w:rsidDel="006A1523">
            <w:rPr>
              <w:rFonts w:ascii="Times New Roman" w:hAnsi="Times New Roman"/>
              <w:i/>
            </w:rPr>
            <w:delText>CatchParameter</w:delText>
          </w:r>
        </w:del>
      </w:ins>
      <w:del w:id="21142" w:author="Rev 4 Allen Wirfs-Brock" w:date="2011-11-06T16:52:00Z">
        <w:r w:rsidRPr="00E77497" w:rsidDel="006A1523">
          <w:rPr>
            <w:rFonts w:ascii="Courier New" w:hAnsi="Courier New" w:cs="Courier New"/>
          </w:rPr>
          <w:delText xml:space="preserve"> </w:delText>
        </w:r>
        <w:r w:rsidRPr="00E77497" w:rsidDel="006A1523">
          <w:rPr>
            <w:rFonts w:ascii="Courier New" w:hAnsi="Courier New"/>
            <w:b/>
          </w:rPr>
          <w:delText>)</w:delText>
        </w:r>
        <w:r w:rsidRPr="00E77497" w:rsidDel="006A1523">
          <w:delText xml:space="preserve"> </w:delText>
        </w:r>
        <w:r w:rsidRPr="00E77497" w:rsidDel="006A1523">
          <w:rPr>
            <w:rFonts w:ascii="Times New Roman" w:hAnsi="Times New Roman"/>
            <w:i/>
          </w:rPr>
          <w:delText>Block</w:delText>
        </w:r>
        <w:r w:rsidRPr="00E77497" w:rsidDel="006A1523">
          <w:delText xml:space="preserve"> </w:delText>
        </w:r>
      </w:del>
      <w:del w:id="21143" w:author="Rev 4 Allen Wirfs-Brock" w:date="2011-10-20T10:28:00Z">
        <w:r w:rsidRPr="00E77497" w:rsidDel="00EB6200">
          <w:delText xml:space="preserve">is evaluated </w:delText>
        </w:r>
      </w:del>
      <w:ins w:id="21144" w:author="Rev 3 Allen Wirfs-Brock" w:date="2011-09-09T13:35:00Z">
        <w:del w:id="21145" w:author="Rev 4 Allen Wirfs-Brock" w:date="2011-11-06T16:52:00Z">
          <w:r w:rsidR="00B403DC" w:rsidRPr="00E77497" w:rsidDel="006A1523">
            <w:delText xml:space="preserve">with parameter </w:delText>
          </w:r>
          <w:r w:rsidR="00B403DC" w:rsidRPr="00E77497" w:rsidDel="006A1523">
            <w:rPr>
              <w:rFonts w:ascii="Times New Roman" w:eastAsia="Times New Roman" w:hAnsi="Times New Roman"/>
              <w:i/>
              <w:spacing w:val="6"/>
              <w:lang w:eastAsia="en-US"/>
            </w:rPr>
            <w:delText>C</w:delText>
          </w:r>
          <w:r w:rsidR="00B403DC" w:rsidRPr="00E77497" w:rsidDel="006A1523">
            <w:delText xml:space="preserve"> </w:delText>
          </w:r>
        </w:del>
      </w:ins>
      <w:del w:id="21146" w:author="Rev 4 Allen Wirfs-Brock" w:date="2011-10-20T10:29:00Z">
        <w:r w:rsidRPr="00E77497" w:rsidDel="00EB6200">
          <w:delText>as follows:</w:delText>
        </w:r>
      </w:del>
    </w:p>
    <w:p w14:paraId="2742ECE0" w14:textId="77777777" w:rsidR="004C02EF" w:rsidRPr="00E77497" w:rsidDel="006A1523" w:rsidRDefault="004C02EF">
      <w:pPr>
        <w:pStyle w:val="Alg2"/>
        <w:numPr>
          <w:ilvl w:val="0"/>
          <w:numId w:val="139"/>
        </w:numPr>
        <w:rPr>
          <w:del w:id="21147" w:author="Rev 4 Allen Wirfs-Brock" w:date="2011-11-06T16:52:00Z"/>
        </w:rPr>
        <w:pPrChange w:id="21148" w:author="Rev 4 Allen Wirfs-Brock" w:date="2011-11-07T12:16:00Z">
          <w:pPr>
            <w:pStyle w:val="Alg2"/>
            <w:numPr>
              <w:numId w:val="143"/>
            </w:numPr>
            <w:tabs>
              <w:tab w:val="num" w:pos="360"/>
            </w:tabs>
            <w:ind w:left="360" w:hanging="360"/>
          </w:pPr>
        </w:pPrChange>
      </w:pPr>
      <w:del w:id="21149" w:author="Rev 4 Allen Wirfs-Brock" w:date="2011-11-06T16:52:00Z">
        <w:r w:rsidRPr="00E77497" w:rsidDel="006A1523">
          <w:delText xml:space="preserve">Let </w:delText>
        </w:r>
        <w:r w:rsidRPr="00E77497" w:rsidDel="006A1523">
          <w:rPr>
            <w:i/>
          </w:rPr>
          <w:delText>C</w:delText>
        </w:r>
        <w:r w:rsidRPr="00E77497" w:rsidDel="006A1523">
          <w:delText xml:space="preserve"> be the parameter that has been passed to this production.</w:delText>
        </w:r>
      </w:del>
    </w:p>
    <w:p w14:paraId="4D860F9C" w14:textId="77777777" w:rsidR="004C02EF" w:rsidRPr="00E77497" w:rsidDel="006A1523" w:rsidRDefault="004C02EF">
      <w:pPr>
        <w:pStyle w:val="Alg2"/>
        <w:numPr>
          <w:ilvl w:val="0"/>
          <w:numId w:val="139"/>
        </w:numPr>
        <w:rPr>
          <w:del w:id="21150" w:author="Rev 4 Allen Wirfs-Brock" w:date="2011-11-06T16:52:00Z"/>
        </w:rPr>
        <w:pPrChange w:id="21151" w:author="Rev 4 Allen Wirfs-Brock" w:date="2011-11-07T12:16:00Z">
          <w:pPr>
            <w:pStyle w:val="Alg2"/>
            <w:numPr>
              <w:numId w:val="143"/>
            </w:numPr>
            <w:tabs>
              <w:tab w:val="num" w:pos="360"/>
            </w:tabs>
            <w:ind w:left="360" w:hanging="360"/>
          </w:pPr>
        </w:pPrChange>
      </w:pPr>
      <w:del w:id="21152" w:author="Rev 4 Allen Wirfs-Brock" w:date="2011-11-06T16:52:00Z">
        <w:r w:rsidRPr="00E77497" w:rsidDel="006A1523">
          <w:delText xml:space="preserve">Let </w:delText>
        </w:r>
        <w:r w:rsidRPr="00E77497" w:rsidDel="006A1523">
          <w:rPr>
            <w:i/>
          </w:rPr>
          <w:delText>oldEnv</w:delText>
        </w:r>
        <w:r w:rsidRPr="00E77497" w:rsidDel="006A1523">
          <w:delText xml:space="preserve"> be the running execution context’s LexicalEnvironment.</w:delText>
        </w:r>
      </w:del>
    </w:p>
    <w:p w14:paraId="2B11C364" w14:textId="77777777" w:rsidR="004C02EF" w:rsidRPr="00E77497" w:rsidDel="006A1523" w:rsidRDefault="004C02EF">
      <w:pPr>
        <w:pStyle w:val="Alg2"/>
        <w:numPr>
          <w:ilvl w:val="0"/>
          <w:numId w:val="139"/>
        </w:numPr>
        <w:rPr>
          <w:del w:id="21153" w:author="Rev 4 Allen Wirfs-Brock" w:date="2011-11-06T16:52:00Z"/>
        </w:rPr>
        <w:pPrChange w:id="21154" w:author="Rev 4 Allen Wirfs-Brock" w:date="2011-11-07T12:16:00Z">
          <w:pPr>
            <w:pStyle w:val="Alg2"/>
            <w:numPr>
              <w:numId w:val="143"/>
            </w:numPr>
            <w:tabs>
              <w:tab w:val="num" w:pos="360"/>
            </w:tabs>
            <w:ind w:left="360" w:hanging="360"/>
          </w:pPr>
        </w:pPrChange>
      </w:pPr>
      <w:del w:id="21155" w:author="Rev 4 Allen Wirfs-Brock" w:date="2011-11-06T16:52:00Z">
        <w:r w:rsidRPr="00E77497" w:rsidDel="006A1523">
          <w:delText xml:space="preserve">Let </w:delText>
        </w:r>
        <w:r w:rsidRPr="00E77497" w:rsidDel="006A1523">
          <w:rPr>
            <w:i/>
          </w:rPr>
          <w:delText>catchEnv</w:delText>
        </w:r>
        <w:r w:rsidRPr="00E77497" w:rsidDel="006A1523">
          <w:delText xml:space="preserve"> be the result of calling NewDeclarativeEnvironment passing </w:delText>
        </w:r>
        <w:r w:rsidRPr="00E77497" w:rsidDel="006A1523">
          <w:rPr>
            <w:i/>
          </w:rPr>
          <w:delText>oldEnv</w:delText>
        </w:r>
        <w:r w:rsidRPr="00E77497" w:rsidDel="006A1523">
          <w:delText xml:space="preserve"> as the argument. </w:delText>
        </w:r>
      </w:del>
    </w:p>
    <w:p w14:paraId="6381A67F" w14:textId="77777777" w:rsidR="00B61411" w:rsidRPr="00E77497" w:rsidDel="006A1523" w:rsidRDefault="00ED23EC">
      <w:pPr>
        <w:pStyle w:val="Alg2"/>
        <w:numPr>
          <w:ilvl w:val="0"/>
          <w:numId w:val="139"/>
        </w:numPr>
        <w:rPr>
          <w:ins w:id="21156" w:author="Rev 3 Allen Wirfs-Brock" w:date="2011-09-10T15:36:00Z"/>
          <w:del w:id="21157" w:author="Rev 4 Allen Wirfs-Brock" w:date="2011-11-06T16:52:00Z"/>
        </w:rPr>
        <w:pPrChange w:id="21158" w:author="Rev 4 Allen Wirfs-Brock" w:date="2011-11-07T12:16:00Z">
          <w:pPr>
            <w:pStyle w:val="Alg2"/>
            <w:numPr>
              <w:numId w:val="143"/>
            </w:numPr>
            <w:tabs>
              <w:tab w:val="num" w:pos="360"/>
            </w:tabs>
            <w:ind w:left="360" w:hanging="360"/>
          </w:pPr>
        </w:pPrChange>
      </w:pPr>
      <w:ins w:id="21159" w:author="Rev 3 Allen Wirfs-Brock" w:date="2011-09-10T15:56:00Z">
        <w:del w:id="21160" w:author="Rev 4 Allen Wirfs-Brock" w:date="2011-11-06T16:52:00Z">
          <w:r w:rsidRPr="00E77497" w:rsidDel="006A1523">
            <w:delText>For each element</w:delText>
          </w:r>
        </w:del>
      </w:ins>
      <w:ins w:id="21161" w:author="Rev 3 Allen Wirfs-Brock" w:date="2011-09-10T15:37:00Z">
        <w:del w:id="21162" w:author="Rev 4 Allen Wirfs-Brock" w:date="2011-11-06T16:52:00Z">
          <w:r w:rsidR="00B61411" w:rsidRPr="00E77497" w:rsidDel="006A1523">
            <w:delText xml:space="preserve"> </w:delText>
          </w:r>
          <w:r w:rsidR="00B61411" w:rsidRPr="00E77497" w:rsidDel="006A1523">
            <w:rPr>
              <w:i/>
            </w:rPr>
            <w:delText>argName</w:delText>
          </w:r>
          <w:r w:rsidR="00B61411" w:rsidRPr="00E77497" w:rsidDel="006A1523">
            <w:delText xml:space="preserve"> of the BoundNames of </w:delText>
          </w:r>
        </w:del>
      </w:ins>
      <w:ins w:id="21163" w:author="Rev 3 Allen Wirfs-Brock" w:date="2011-09-10T15:56:00Z">
        <w:del w:id="21164" w:author="Rev 4 Allen Wirfs-Brock" w:date="2011-11-06T16:52:00Z">
          <w:r w:rsidRPr="00E77497" w:rsidDel="006A1523">
            <w:rPr>
              <w:i/>
            </w:rPr>
            <w:delText>CatchParameter, do</w:delText>
          </w:r>
        </w:del>
      </w:ins>
    </w:p>
    <w:p w14:paraId="7FDD47CD" w14:textId="77777777" w:rsidR="004C02EF" w:rsidRPr="00E77497" w:rsidDel="006A1523" w:rsidRDefault="004C02EF">
      <w:pPr>
        <w:pStyle w:val="Alg2"/>
        <w:numPr>
          <w:ilvl w:val="1"/>
          <w:numId w:val="139"/>
        </w:numPr>
        <w:tabs>
          <w:tab w:val="clear" w:pos="1080"/>
          <w:tab w:val="num" w:pos="720"/>
        </w:tabs>
        <w:ind w:hanging="720"/>
        <w:rPr>
          <w:del w:id="21165" w:author="Rev 4 Allen Wirfs-Brock" w:date="2011-11-06T16:52:00Z"/>
        </w:rPr>
        <w:pPrChange w:id="21166" w:author="Rev 4 Allen Wirfs-Brock" w:date="2011-11-07T12:16:00Z">
          <w:pPr>
            <w:pStyle w:val="Alg2"/>
            <w:numPr>
              <w:ilvl w:val="1"/>
              <w:numId w:val="143"/>
            </w:numPr>
            <w:tabs>
              <w:tab w:val="num" w:pos="720"/>
              <w:tab w:val="num" w:pos="1080"/>
            </w:tabs>
            <w:ind w:left="1080" w:hanging="720"/>
          </w:pPr>
        </w:pPrChange>
      </w:pPr>
      <w:del w:id="21167" w:author="Rev 4 Allen Wirfs-Brock" w:date="2011-11-06T16:52:00Z">
        <w:r w:rsidRPr="00E77497" w:rsidDel="006A1523">
          <w:delText xml:space="preserve">Call the CreateMutableBinding concrete method of </w:delText>
        </w:r>
        <w:r w:rsidRPr="00E77497" w:rsidDel="006A1523">
          <w:rPr>
            <w:i/>
          </w:rPr>
          <w:delText>catchEnv</w:delText>
        </w:r>
        <w:r w:rsidRPr="00E77497" w:rsidDel="006A1523">
          <w:delText xml:space="preserve"> passing </w:delText>
        </w:r>
      </w:del>
      <w:ins w:id="21168" w:author="Rev 3 Allen Wirfs-Brock" w:date="2011-09-10T15:38:00Z">
        <w:del w:id="21169" w:author="Rev 4 Allen Wirfs-Brock" w:date="2011-11-06T16:52:00Z">
          <w:r w:rsidR="00B61411" w:rsidRPr="00E77497" w:rsidDel="006A1523">
            <w:rPr>
              <w:i/>
            </w:rPr>
            <w:delText>argName</w:delText>
          </w:r>
          <w:r w:rsidR="00B61411" w:rsidRPr="00E77497" w:rsidDel="006A1523">
            <w:delText xml:space="preserve"> </w:delText>
          </w:r>
        </w:del>
      </w:ins>
      <w:del w:id="21170" w:author="Rev 4 Allen Wirfs-Brock" w:date="2011-11-06T16:52:00Z">
        <w:r w:rsidRPr="00E77497" w:rsidDel="006A1523">
          <w:delText xml:space="preserve">the </w:delText>
        </w:r>
        <w:r w:rsidRPr="00E77497" w:rsidDel="006A1523">
          <w:rPr>
            <w:i/>
          </w:rPr>
          <w:delText xml:space="preserve">Identifier </w:delText>
        </w:r>
        <w:r w:rsidRPr="00E77497" w:rsidDel="006A1523">
          <w:delText>String value as the argument.</w:delText>
        </w:r>
      </w:del>
    </w:p>
    <w:p w14:paraId="6718725D" w14:textId="77777777" w:rsidR="004C02EF" w:rsidRPr="00E77497" w:rsidDel="006A1523" w:rsidRDefault="004C02EF">
      <w:pPr>
        <w:pStyle w:val="Alg2"/>
        <w:numPr>
          <w:ilvl w:val="0"/>
          <w:numId w:val="139"/>
        </w:numPr>
        <w:rPr>
          <w:del w:id="21171" w:author="Rev 4 Allen Wirfs-Brock" w:date="2011-11-06T16:52:00Z"/>
        </w:rPr>
        <w:pPrChange w:id="21172" w:author="Rev 4 Allen Wirfs-Brock" w:date="2011-11-07T12:16:00Z">
          <w:pPr>
            <w:pStyle w:val="Alg2"/>
            <w:numPr>
              <w:numId w:val="143"/>
            </w:numPr>
            <w:tabs>
              <w:tab w:val="num" w:pos="360"/>
            </w:tabs>
            <w:ind w:left="360" w:hanging="360"/>
          </w:pPr>
        </w:pPrChange>
      </w:pPr>
      <w:del w:id="21173" w:author="Rev 4 Allen Wirfs-Brock" w:date="2011-11-06T16:52:00Z">
        <w:r w:rsidRPr="00E77497" w:rsidDel="006A1523">
          <w:delText>Call the</w:delText>
        </w:r>
      </w:del>
      <w:ins w:id="21174" w:author="Rev 3 Allen Wirfs-Brock" w:date="2011-09-10T16:02:00Z">
        <w:del w:id="21175" w:author="Rev 4 Allen Wirfs-Brock" w:date="2011-11-06T16:46:00Z">
          <w:r w:rsidR="00020F86" w:rsidRPr="00E77497" w:rsidDel="0074396A">
            <w:delText>Evaluate</w:delText>
          </w:r>
        </w:del>
      </w:ins>
      <w:del w:id="21176" w:author="Rev 4 Allen Wirfs-Brock" w:date="2011-11-06T16:46:00Z">
        <w:r w:rsidRPr="00E77497" w:rsidDel="0074396A">
          <w:delText xml:space="preserve"> </w:delText>
        </w:r>
      </w:del>
      <w:ins w:id="21177" w:author="Rev 3 Allen Wirfs-Brock" w:date="2011-09-10T16:03:00Z">
        <w:del w:id="21178" w:author="Rev 4 Allen Wirfs-Brock" w:date="2011-11-06T16:52:00Z">
          <w:r w:rsidR="00020F86" w:rsidRPr="00E77497" w:rsidDel="006A1523">
            <w:rPr>
              <w:i/>
            </w:rPr>
            <w:delText>CatchParameter</w:delText>
          </w:r>
          <w:r w:rsidR="00020F86" w:rsidRPr="00E77497" w:rsidDel="006A1523">
            <w:delText xml:space="preserve"> </w:delText>
          </w:r>
        </w:del>
      </w:ins>
      <w:del w:id="21179" w:author="Rev 4 Allen Wirfs-Brock" w:date="2011-11-06T16:52:00Z">
        <w:r w:rsidRPr="00E77497" w:rsidDel="006A1523">
          <w:delText xml:space="preserve">SetMutableBinding </w:delText>
        </w:r>
      </w:del>
      <w:ins w:id="21180" w:author="Rev 3 Allen Wirfs-Brock" w:date="2011-09-10T16:03:00Z">
        <w:del w:id="21181" w:author="Rev 4 Allen Wirfs-Brock" w:date="2011-11-06T16:46:00Z">
          <w:r w:rsidR="00020F86" w:rsidRPr="00E77497" w:rsidDel="0074396A">
            <w:delText>using</w:delText>
          </w:r>
        </w:del>
        <w:del w:id="21182" w:author="Rev 4 Allen Wirfs-Brock" w:date="2011-11-06T16:52:00Z">
          <w:r w:rsidR="00020F86" w:rsidRPr="00E77497" w:rsidDel="006A1523">
            <w:delText xml:space="preserve"> </w:delText>
          </w:r>
        </w:del>
      </w:ins>
      <w:del w:id="21183" w:author="Rev 4 Allen Wirfs-Brock" w:date="2011-11-06T16:52:00Z">
        <w:r w:rsidRPr="00E77497" w:rsidDel="006A1523">
          <w:delText xml:space="preserve">concrete method of </w:delText>
        </w:r>
        <w:r w:rsidRPr="00E77497" w:rsidDel="006A1523">
          <w:rPr>
            <w:i/>
          </w:rPr>
          <w:delText>catchEnv</w:delText>
        </w:r>
        <w:r w:rsidRPr="00E77497" w:rsidDel="006A1523">
          <w:delText xml:space="preserve"> passing the </w:delText>
        </w:r>
        <w:r w:rsidRPr="00E77497" w:rsidDel="006A1523">
          <w:rPr>
            <w:i/>
          </w:rPr>
          <w:delText>Identifier</w:delText>
        </w:r>
        <w:r w:rsidRPr="00E77497" w:rsidDel="006A1523">
          <w:delText xml:space="preserve">, </w:delText>
        </w:r>
        <w:r w:rsidRPr="00E77497" w:rsidDel="006A1523">
          <w:rPr>
            <w:i/>
          </w:rPr>
          <w:delText>C</w:delText>
        </w:r>
      </w:del>
      <w:ins w:id="21184" w:author="Rev 3 Allen Wirfs-Brock" w:date="2011-09-10T16:03:00Z">
        <w:del w:id="21185" w:author="Rev 4 Allen Wirfs-Brock" w:date="2011-11-06T16:52:00Z">
          <w:r w:rsidR="00020F86" w:rsidRPr="00E77497" w:rsidDel="006A1523">
            <w:rPr>
              <w:i/>
            </w:rPr>
            <w:delText xml:space="preserve"> </w:delText>
          </w:r>
        </w:del>
      </w:ins>
      <w:ins w:id="21186" w:author="Rev 3 Allen Wirfs-Brock" w:date="2011-09-10T16:04:00Z">
        <w:del w:id="21187" w:author="Rev 4 Allen Wirfs-Brock" w:date="2011-11-06T16:52:00Z">
          <w:r w:rsidR="00020F86" w:rsidRPr="00E77497" w:rsidDel="006A1523">
            <w:delText xml:space="preserve">and </w:delText>
          </w:r>
          <w:r w:rsidR="00020F86" w:rsidRPr="00E77497" w:rsidDel="006A1523">
            <w:rPr>
              <w:i/>
            </w:rPr>
            <w:delText>catEnv</w:delText>
          </w:r>
        </w:del>
      </w:ins>
      <w:del w:id="21188" w:author="Rev 4 Allen Wirfs-Brock" w:date="2011-11-06T16:52:00Z">
        <w:r w:rsidRPr="00E77497" w:rsidDel="006A1523">
          <w:delText xml:space="preserve">, and </w:delText>
        </w:r>
        <w:r w:rsidRPr="00E77497" w:rsidDel="006A1523">
          <w:rPr>
            <w:b/>
          </w:rPr>
          <w:delText xml:space="preserve">false </w:delText>
        </w:r>
        <w:r w:rsidRPr="00E77497" w:rsidDel="006A1523">
          <w:delText>as arguments. Note that the last argument is immaterial in this situation.</w:delText>
        </w:r>
      </w:del>
    </w:p>
    <w:p w14:paraId="2FE85365" w14:textId="77777777" w:rsidR="00020F86" w:rsidRPr="00E77497" w:rsidDel="006A1523" w:rsidRDefault="00020F86">
      <w:pPr>
        <w:pStyle w:val="Alg2"/>
        <w:numPr>
          <w:ilvl w:val="0"/>
          <w:numId w:val="139"/>
        </w:numPr>
        <w:rPr>
          <w:ins w:id="21189" w:author="Rev 3 Allen Wirfs-Brock" w:date="2011-09-10T16:09:00Z"/>
          <w:del w:id="21190" w:author="Rev 4 Allen Wirfs-Brock" w:date="2011-11-06T16:52:00Z"/>
        </w:rPr>
        <w:pPrChange w:id="21191" w:author="Rev 4 Allen Wirfs-Brock" w:date="2011-11-07T12:16:00Z">
          <w:pPr>
            <w:pStyle w:val="Alg2"/>
            <w:numPr>
              <w:numId w:val="143"/>
            </w:numPr>
            <w:tabs>
              <w:tab w:val="num" w:pos="360"/>
            </w:tabs>
            <w:ind w:left="360" w:hanging="360"/>
          </w:pPr>
        </w:pPrChange>
      </w:pPr>
      <w:ins w:id="21192" w:author="Rev 3 Allen Wirfs-Brock" w:date="2011-09-10T16:09:00Z">
        <w:del w:id="21193" w:author="Rev 4 Allen Wirfs-Brock" w:date="2011-11-06T16:52:00Z">
          <w:r w:rsidRPr="00E77497" w:rsidDel="006A1523">
            <w:delText>If an exception was thrown</w:delText>
          </w:r>
        </w:del>
      </w:ins>
      <w:ins w:id="21194" w:author="Rev 3 Allen Wirfs-Brock" w:date="2011-09-10T16:10:00Z">
        <w:del w:id="21195" w:author="Rev 4 Allen Wirfs-Brock" w:date="2011-11-06T16:52:00Z">
          <w:r w:rsidRPr="00E77497" w:rsidDel="006A1523">
            <w:delText xml:space="preserve"> in the preceding step</w:delText>
          </w:r>
        </w:del>
      </w:ins>
      <w:ins w:id="21196" w:author="Rev 3 Allen Wirfs-Brock" w:date="2011-09-10T16:09:00Z">
        <w:del w:id="21197" w:author="Rev 4 Allen Wirfs-Brock" w:date="2011-11-06T16:52:00Z">
          <w:r w:rsidRPr="00E77497" w:rsidDel="006A1523">
            <w:delText>, return (</w:delText>
          </w:r>
          <w:r w:rsidRPr="00E77497" w:rsidDel="006A1523">
            <w:rPr>
              <w:rFonts w:ascii="Arial" w:hAnsi="Arial" w:cs="Arial"/>
            </w:rPr>
            <w:delText>throw</w:delText>
          </w:r>
          <w:r w:rsidRPr="00E77497" w:rsidDel="006A1523">
            <w:delText xml:space="preserve">, </w:delText>
          </w:r>
          <w:r w:rsidRPr="00E77497" w:rsidDel="006A1523">
            <w:rPr>
              <w:i/>
            </w:rPr>
            <w:delText>V</w:delText>
          </w:r>
          <w:r w:rsidRPr="00E77497" w:rsidDel="006A1523">
            <w:delText xml:space="preserve">, </w:delText>
          </w:r>
          <w:r w:rsidRPr="00E77497" w:rsidDel="006A1523">
            <w:rPr>
              <w:rFonts w:ascii="Arial" w:hAnsi="Arial" w:cs="Arial"/>
            </w:rPr>
            <w:delText>empty</w:delText>
          </w:r>
          <w:r w:rsidRPr="00E77497" w:rsidDel="006A1523">
            <w:delText xml:space="preserve">) where </w:delText>
          </w:r>
          <w:r w:rsidRPr="00E77497" w:rsidDel="006A1523">
            <w:rPr>
              <w:i/>
            </w:rPr>
            <w:delText>V</w:delText>
          </w:r>
          <w:r w:rsidRPr="00E77497" w:rsidDel="006A1523">
            <w:delText xml:space="preserve"> is the exception. (Execution now proceeds as if no exception were thrown.)</w:delText>
          </w:r>
        </w:del>
      </w:ins>
    </w:p>
    <w:p w14:paraId="7ED41BF6" w14:textId="77777777" w:rsidR="004C02EF" w:rsidRPr="00E77497" w:rsidDel="006A1523" w:rsidRDefault="004C02EF">
      <w:pPr>
        <w:pStyle w:val="Alg2"/>
        <w:numPr>
          <w:ilvl w:val="0"/>
          <w:numId w:val="139"/>
        </w:numPr>
        <w:rPr>
          <w:del w:id="21198" w:author="Rev 4 Allen Wirfs-Brock" w:date="2011-11-06T16:52:00Z"/>
        </w:rPr>
        <w:pPrChange w:id="21199" w:author="Rev 4 Allen Wirfs-Brock" w:date="2011-11-07T12:16:00Z">
          <w:pPr>
            <w:pStyle w:val="Alg2"/>
            <w:numPr>
              <w:numId w:val="143"/>
            </w:numPr>
            <w:tabs>
              <w:tab w:val="num" w:pos="360"/>
            </w:tabs>
            <w:ind w:left="360" w:hanging="360"/>
          </w:pPr>
        </w:pPrChange>
      </w:pPr>
      <w:del w:id="21200" w:author="Rev 4 Allen Wirfs-Brock" w:date="2011-11-06T16:52:00Z">
        <w:r w:rsidRPr="00E77497" w:rsidDel="006A1523">
          <w:delText xml:space="preserve">Set the running execution context’s LexicalEnvironment to </w:delText>
        </w:r>
        <w:r w:rsidRPr="00E77497" w:rsidDel="006A1523">
          <w:rPr>
            <w:i/>
          </w:rPr>
          <w:delText>catchEnv</w:delText>
        </w:r>
        <w:r w:rsidRPr="00E77497" w:rsidDel="006A1523">
          <w:delText>.</w:delText>
        </w:r>
      </w:del>
    </w:p>
    <w:p w14:paraId="2A419724" w14:textId="77777777" w:rsidR="004C02EF" w:rsidRPr="00E77497" w:rsidDel="006A1523" w:rsidRDefault="004C02EF">
      <w:pPr>
        <w:pStyle w:val="Alg2"/>
        <w:numPr>
          <w:ilvl w:val="0"/>
          <w:numId w:val="139"/>
        </w:numPr>
        <w:rPr>
          <w:del w:id="21201" w:author="Rev 4 Allen Wirfs-Brock" w:date="2011-11-06T16:52:00Z"/>
        </w:rPr>
        <w:pPrChange w:id="21202" w:author="Rev 4 Allen Wirfs-Brock" w:date="2011-11-07T12:16:00Z">
          <w:pPr>
            <w:pStyle w:val="Alg2"/>
            <w:numPr>
              <w:numId w:val="143"/>
            </w:numPr>
            <w:tabs>
              <w:tab w:val="num" w:pos="360"/>
            </w:tabs>
            <w:ind w:left="360" w:hanging="360"/>
          </w:pPr>
        </w:pPrChange>
      </w:pPr>
      <w:del w:id="21203" w:author="Rev 4 Allen Wirfs-Brock" w:date="2011-11-06T16:52:00Z">
        <w:r w:rsidRPr="00E77497" w:rsidDel="006A1523">
          <w:delText xml:space="preserve">Let </w:delText>
        </w:r>
        <w:r w:rsidRPr="00E77497" w:rsidDel="006A1523">
          <w:rPr>
            <w:i/>
          </w:rPr>
          <w:delText>B</w:delText>
        </w:r>
        <w:r w:rsidRPr="00E77497" w:rsidDel="006A1523">
          <w:delText xml:space="preserve"> be the result of evaluating </w:delText>
        </w:r>
        <w:r w:rsidRPr="00E77497" w:rsidDel="006A1523">
          <w:rPr>
            <w:i/>
          </w:rPr>
          <w:delText>Block</w:delText>
        </w:r>
        <w:r w:rsidRPr="00E77497" w:rsidDel="006A1523">
          <w:delText>.</w:delText>
        </w:r>
      </w:del>
    </w:p>
    <w:p w14:paraId="315013C6" w14:textId="77777777" w:rsidR="004C02EF" w:rsidRPr="00E77497" w:rsidDel="006A1523" w:rsidRDefault="004C02EF">
      <w:pPr>
        <w:pStyle w:val="Alg2"/>
        <w:numPr>
          <w:ilvl w:val="0"/>
          <w:numId w:val="139"/>
        </w:numPr>
        <w:rPr>
          <w:del w:id="21204" w:author="Rev 4 Allen Wirfs-Brock" w:date="2011-11-06T16:52:00Z"/>
        </w:rPr>
        <w:pPrChange w:id="21205" w:author="Rev 4 Allen Wirfs-Brock" w:date="2011-11-07T12:16:00Z">
          <w:pPr>
            <w:pStyle w:val="Alg2"/>
            <w:numPr>
              <w:numId w:val="143"/>
            </w:numPr>
            <w:tabs>
              <w:tab w:val="num" w:pos="360"/>
            </w:tabs>
            <w:ind w:left="360" w:hanging="360"/>
          </w:pPr>
        </w:pPrChange>
      </w:pPr>
      <w:del w:id="21206" w:author="Rev 4 Allen Wirfs-Brock" w:date="2011-11-06T16:52:00Z">
        <w:r w:rsidRPr="00E77497" w:rsidDel="006A1523">
          <w:delText xml:space="preserve">Set the running execution context’s LexicalEnvironment to </w:delText>
        </w:r>
        <w:r w:rsidRPr="00E77497" w:rsidDel="006A1523">
          <w:rPr>
            <w:i/>
          </w:rPr>
          <w:delText>oldEnv</w:delText>
        </w:r>
        <w:r w:rsidRPr="00E77497" w:rsidDel="006A1523">
          <w:delText>.</w:delText>
        </w:r>
      </w:del>
    </w:p>
    <w:p w14:paraId="681368A5" w14:textId="77777777" w:rsidR="004C02EF" w:rsidRPr="00E77497" w:rsidDel="006A1523" w:rsidRDefault="004C02EF">
      <w:pPr>
        <w:pStyle w:val="Alg2"/>
        <w:numPr>
          <w:ilvl w:val="0"/>
          <w:numId w:val="139"/>
        </w:numPr>
        <w:spacing w:after="220"/>
        <w:rPr>
          <w:del w:id="21207" w:author="Rev 4 Allen Wirfs-Brock" w:date="2011-11-06T16:52:00Z"/>
        </w:rPr>
        <w:pPrChange w:id="21208" w:author="Rev 4 Allen Wirfs-Brock" w:date="2011-11-07T12:16:00Z">
          <w:pPr>
            <w:pStyle w:val="Alg2"/>
            <w:numPr>
              <w:numId w:val="143"/>
            </w:numPr>
            <w:tabs>
              <w:tab w:val="num" w:pos="360"/>
            </w:tabs>
            <w:spacing w:after="220"/>
            <w:ind w:left="360" w:hanging="360"/>
          </w:pPr>
        </w:pPrChange>
      </w:pPr>
      <w:del w:id="21209" w:author="Rev 4 Allen Wirfs-Brock" w:date="2011-11-06T16:52:00Z">
        <w:r w:rsidRPr="00E77497" w:rsidDel="006A1523">
          <w:delText xml:space="preserve">Return </w:delText>
        </w:r>
        <w:r w:rsidRPr="00E77497" w:rsidDel="006A1523">
          <w:rPr>
            <w:i/>
          </w:rPr>
          <w:delText>B</w:delText>
        </w:r>
        <w:r w:rsidRPr="00E77497" w:rsidDel="006A1523">
          <w:delText>.</w:delText>
        </w:r>
      </w:del>
    </w:p>
    <w:p w14:paraId="4BA27A5A" w14:textId="77777777" w:rsidR="004C02EF" w:rsidRPr="00E77497" w:rsidDel="006A1523" w:rsidRDefault="004C02EF" w:rsidP="004C02EF">
      <w:pPr>
        <w:pStyle w:val="Note"/>
        <w:rPr>
          <w:del w:id="21210" w:author="Rev 4 Allen Wirfs-Brock" w:date="2011-11-06T16:52:00Z"/>
        </w:rPr>
      </w:pPr>
      <w:del w:id="21211" w:author="Rev 4 Allen Wirfs-Brock" w:date="2011-11-06T16:52:00Z">
        <w:r w:rsidRPr="00E77497" w:rsidDel="006A1523">
          <w:delText>NOTE</w:delText>
        </w:r>
        <w:r w:rsidRPr="00E77497" w:rsidDel="006A1523">
          <w:tab/>
          <w:delText xml:space="preserve">No matter how control leaves the </w:delText>
        </w:r>
        <w:r w:rsidRPr="00E77497" w:rsidDel="006A1523">
          <w:rPr>
            <w:rStyle w:val="bnf"/>
          </w:rPr>
          <w:delText>Block</w:delText>
        </w:r>
        <w:r w:rsidRPr="00E77497" w:rsidDel="006A1523">
          <w:delText xml:space="preserve"> the LexicalEnvironment is always restored to its former state.</w:delText>
        </w:r>
      </w:del>
    </w:p>
    <w:p w14:paraId="333CA490" w14:textId="77777777" w:rsidR="00633E07" w:rsidRPr="00E77497" w:rsidDel="006E4292" w:rsidRDefault="00633E07" w:rsidP="00633E07">
      <w:pPr>
        <w:jc w:val="left"/>
        <w:rPr>
          <w:ins w:id="21212" w:author="Rev 3 Allen Wirfs-Brock" w:date="2011-09-02T11:53:00Z"/>
          <w:del w:id="21213" w:author="Rev 4 Allen Wirfs-Brock" w:date="2011-10-20T10:24:00Z"/>
        </w:rPr>
      </w:pPr>
      <w:ins w:id="21214" w:author="Rev 3 Allen Wirfs-Brock" w:date="2011-09-02T11:53:00Z">
        <w:del w:id="21215" w:author="Rev 4 Allen Wirfs-Brock" w:date="2011-10-20T10:24:00Z">
          <w:r w:rsidRPr="00E77497" w:rsidDel="006E4292">
            <w:delText xml:space="preserve">The VarDeclaredNames of the production  </w:delText>
          </w:r>
        </w:del>
      </w:ins>
      <w:ins w:id="21216" w:author="Rev 3 Allen Wirfs-Brock" w:date="2011-09-02T11:54:00Z">
        <w:del w:id="21217" w:author="Rev 4 Allen Wirfs-Brock" w:date="2011-10-20T10:24:00Z">
          <w:r w:rsidRPr="00E77497" w:rsidDel="006E4292">
            <w:rPr>
              <w:rFonts w:ascii="Times New Roman" w:hAnsi="Times New Roman"/>
              <w:i/>
            </w:rPr>
            <w:delText>Finally</w:delText>
          </w:r>
          <w:r w:rsidRPr="00E77497" w:rsidDel="006E4292">
            <w:delText xml:space="preserve"> </w:delText>
          </w:r>
          <w:r w:rsidRPr="00E77497" w:rsidDel="006E4292">
            <w:rPr>
              <w:rFonts w:ascii="Courier New" w:hAnsi="Courier New"/>
              <w:b/>
            </w:rPr>
            <w:delText>: finally</w:delText>
          </w:r>
          <w:r w:rsidRPr="00E77497" w:rsidDel="006E4292">
            <w:delText xml:space="preserve"> </w:delText>
          </w:r>
          <w:r w:rsidRPr="00E77497" w:rsidDel="006E4292">
            <w:rPr>
              <w:rFonts w:ascii="Times New Roman" w:hAnsi="Times New Roman"/>
              <w:i/>
            </w:rPr>
            <w:delText>Block</w:delText>
          </w:r>
          <w:r w:rsidRPr="00E77497" w:rsidDel="006E4292">
            <w:delText xml:space="preserve"> </w:delText>
          </w:r>
        </w:del>
      </w:ins>
      <w:ins w:id="21218" w:author="Rev 3 Allen Wirfs-Brock" w:date="2011-09-02T11:53:00Z">
        <w:del w:id="21219" w:author="Rev 4 Allen Wirfs-Brock" w:date="2011-10-20T10:24:00Z">
          <w:r w:rsidRPr="00E77497" w:rsidDel="006E4292">
            <w:delText>is determined as follows:</w:delText>
          </w:r>
        </w:del>
      </w:ins>
    </w:p>
    <w:p w14:paraId="3882084C" w14:textId="77777777" w:rsidR="00633E07" w:rsidRPr="00E77497" w:rsidDel="006E4292" w:rsidRDefault="00633E07">
      <w:pPr>
        <w:pStyle w:val="Alg4"/>
        <w:numPr>
          <w:ilvl w:val="0"/>
          <w:numId w:val="494"/>
        </w:numPr>
        <w:spacing w:after="220"/>
        <w:contextualSpacing/>
        <w:rPr>
          <w:ins w:id="21220" w:author="Rev 3 Allen Wirfs-Brock" w:date="2011-09-02T11:53:00Z"/>
          <w:del w:id="21221" w:author="Rev 4 Allen Wirfs-Brock" w:date="2011-10-20T10:24:00Z"/>
        </w:rPr>
        <w:pPrChange w:id="21222" w:author="Rev 4 Allen Wirfs-Brock" w:date="2011-11-07T12:16:00Z">
          <w:pPr>
            <w:pStyle w:val="Alg4"/>
            <w:numPr>
              <w:numId w:val="524"/>
            </w:numPr>
            <w:tabs>
              <w:tab w:val="num" w:pos="360"/>
            </w:tabs>
            <w:spacing w:after="220"/>
            <w:ind w:left="360" w:hanging="360"/>
            <w:contextualSpacing/>
          </w:pPr>
        </w:pPrChange>
      </w:pPr>
      <w:ins w:id="21223" w:author="Rev 3 Allen Wirfs-Brock" w:date="2011-09-02T11:53:00Z">
        <w:del w:id="21224" w:author="Rev 4 Allen Wirfs-Brock" w:date="2011-10-20T10:24:00Z">
          <w:r w:rsidRPr="00E77497" w:rsidDel="006E4292">
            <w:delText xml:space="preserve">Return the VarDeclaredNames of </w:delText>
          </w:r>
        </w:del>
      </w:ins>
      <w:ins w:id="21225" w:author="Rev 3 Allen Wirfs-Brock" w:date="2011-09-02T11:54:00Z">
        <w:del w:id="21226" w:author="Rev 4 Allen Wirfs-Brock" w:date="2011-10-20T10:24:00Z">
          <w:r w:rsidRPr="00E77497" w:rsidDel="006E4292">
            <w:rPr>
              <w:i/>
            </w:rPr>
            <w:delText>Block</w:delText>
          </w:r>
        </w:del>
      </w:ins>
      <w:ins w:id="21227" w:author="Rev 3 Allen Wirfs-Brock" w:date="2011-09-02T11:53:00Z">
        <w:del w:id="21228" w:author="Rev 4 Allen Wirfs-Brock" w:date="2011-10-20T10:24:00Z">
          <w:r w:rsidRPr="00E77497" w:rsidDel="006E4292">
            <w:delText>.</w:delText>
          </w:r>
        </w:del>
      </w:ins>
    </w:p>
    <w:p w14:paraId="6F85193C" w14:textId="77777777" w:rsidR="004C02EF" w:rsidRPr="00E77497" w:rsidDel="00007356" w:rsidRDefault="004C02EF" w:rsidP="004C02EF">
      <w:pPr>
        <w:rPr>
          <w:del w:id="21229" w:author="Rev 8 Allen Wirfs-Brock" w:date="2012-06-01T09:08:00Z"/>
        </w:rPr>
      </w:pPr>
      <w:del w:id="21230" w:author="Rev 8 Allen Wirfs-Brock" w:date="2012-06-01T09:08:00Z">
        <w:r w:rsidRPr="00E77497" w:rsidDel="00007356">
          <w:delText xml:space="preserve">The production </w:delText>
        </w:r>
        <w:r w:rsidRPr="00E77497" w:rsidDel="00007356">
          <w:rPr>
            <w:rFonts w:ascii="Times New Roman" w:hAnsi="Times New Roman"/>
            <w:i/>
          </w:rPr>
          <w:delText>Finally</w:delText>
        </w:r>
        <w:r w:rsidRPr="00E77497" w:rsidDel="00007356">
          <w:delText xml:space="preserve"> </w:delText>
        </w:r>
        <w:r w:rsidRPr="00E77497" w:rsidDel="00007356">
          <w:rPr>
            <w:rFonts w:ascii="Courier New" w:hAnsi="Courier New"/>
            <w:b/>
          </w:rPr>
          <w:delText>: finally</w:delText>
        </w:r>
        <w:r w:rsidRPr="00E77497" w:rsidDel="00007356">
          <w:delText xml:space="preserve"> </w:delText>
        </w:r>
        <w:r w:rsidRPr="00E77497" w:rsidDel="00007356">
          <w:rPr>
            <w:rFonts w:ascii="Times New Roman" w:hAnsi="Times New Roman"/>
            <w:i/>
          </w:rPr>
          <w:delText>Block</w:delText>
        </w:r>
        <w:r w:rsidRPr="00E77497" w:rsidDel="00007356">
          <w:delText xml:space="preserve"> is evaluated as follows:</w:delText>
        </w:r>
      </w:del>
    </w:p>
    <w:p w14:paraId="6025F387" w14:textId="77777777" w:rsidR="004C02EF" w:rsidRPr="00E77497" w:rsidDel="00007356" w:rsidRDefault="004C02EF" w:rsidP="00150A49">
      <w:pPr>
        <w:pStyle w:val="Alg2"/>
        <w:numPr>
          <w:ilvl w:val="0"/>
          <w:numId w:val="140"/>
        </w:numPr>
        <w:spacing w:after="220"/>
        <w:rPr>
          <w:del w:id="21231" w:author="Rev 8 Allen Wirfs-Brock" w:date="2012-06-01T09:08:00Z"/>
        </w:rPr>
      </w:pPr>
      <w:del w:id="21232" w:author="Rev 8 Allen Wirfs-Brock" w:date="2012-06-01T09:08:00Z">
        <w:r w:rsidRPr="00E77497" w:rsidDel="00007356">
          <w:delText xml:space="preserve">Return the result of evaluating </w:delText>
        </w:r>
        <w:r w:rsidRPr="00E77497" w:rsidDel="00007356">
          <w:rPr>
            <w:i/>
          </w:rPr>
          <w:delText>Block</w:delText>
        </w:r>
        <w:r w:rsidRPr="00E77497" w:rsidDel="00007356">
          <w:delText>.</w:delText>
        </w:r>
      </w:del>
    </w:p>
    <w:p w14:paraId="2AFC6F11" w14:textId="77777777" w:rsidR="007B0A7E" w:rsidRPr="00E77497" w:rsidDel="00B70C4A" w:rsidRDefault="007B0A7E" w:rsidP="00EB6200">
      <w:pPr>
        <w:contextualSpacing/>
        <w:rPr>
          <w:ins w:id="21233" w:author="Rev 3 Allen Wirfs-Brock" w:date="2011-09-10T16:14:00Z"/>
          <w:del w:id="21234" w:author="Rev 4 Allen Wirfs-Brock" w:date="2011-10-20T10:25:00Z"/>
        </w:rPr>
      </w:pPr>
      <w:bookmarkStart w:id="21235" w:name="_Toc235503469"/>
      <w:bookmarkStart w:id="21236" w:name="_Toc241509244"/>
      <w:bookmarkStart w:id="21237" w:name="_Toc244416731"/>
      <w:bookmarkStart w:id="21238" w:name="_Toc276631095"/>
      <w:bookmarkStart w:id="21239" w:name="_Ref424532508"/>
      <w:bookmarkStart w:id="21240" w:name="_Ref449941631"/>
      <w:bookmarkStart w:id="21241" w:name="_Ref457101484"/>
      <w:bookmarkStart w:id="21242" w:name="_Toc472818893"/>
      <w:bookmarkEnd w:id="20175"/>
      <w:bookmarkEnd w:id="20176"/>
      <w:bookmarkEnd w:id="20177"/>
      <w:bookmarkEnd w:id="20178"/>
      <w:bookmarkEnd w:id="20179"/>
      <w:bookmarkEnd w:id="20180"/>
      <w:bookmarkEnd w:id="20181"/>
      <w:bookmarkEnd w:id="20859"/>
      <w:ins w:id="21243" w:author="Rev 3 Allen Wirfs-Brock" w:date="2011-09-10T16:14:00Z">
        <w:del w:id="21244" w:author="Rev 4 Allen Wirfs-Brock" w:date="2011-10-20T10:25:00Z">
          <w:r w:rsidRPr="00E77497" w:rsidDel="00B70C4A">
            <w:delText xml:space="preserve">The </w:delText>
          </w:r>
          <w:r w:rsidRPr="00E77497" w:rsidDel="00B70C4A">
            <w:rPr>
              <w:rFonts w:ascii="Times New Roman" w:eastAsia="Times New Roman" w:hAnsi="Times New Roman"/>
              <w:spacing w:val="6"/>
              <w:lang w:eastAsia="en-US"/>
            </w:rPr>
            <w:delText xml:space="preserve">BoundNames </w:delText>
          </w:r>
          <w:r w:rsidRPr="00E77497" w:rsidDel="00B70C4A">
            <w:delText xml:space="preserve">of the production </w:delText>
          </w:r>
          <w:r w:rsidRPr="00E77497" w:rsidDel="00B70C4A">
            <w:rPr>
              <w:rFonts w:ascii="Times New Roman" w:hAnsi="Times New Roman"/>
              <w:i/>
            </w:rPr>
            <w:delText>CatchParameter</w:delText>
          </w:r>
          <w:r w:rsidRPr="00E77497" w:rsidDel="00B70C4A">
            <w:rPr>
              <w:rFonts w:ascii="Courier New" w:hAnsi="Courier New" w:cs="Courier New"/>
              <w:b/>
            </w:rPr>
            <w:delText>:</w:delText>
          </w:r>
          <w:r w:rsidRPr="00E77497" w:rsidDel="00B70C4A">
            <w:delText xml:space="preserve"> </w:delText>
          </w:r>
        </w:del>
      </w:ins>
      <w:ins w:id="21245" w:author="Rev 3 Allen Wirfs-Brock" w:date="2011-09-10T16:15:00Z">
        <w:del w:id="21246" w:author="Rev 4 Allen Wirfs-Brock" w:date="2011-10-20T10:25:00Z">
          <w:r w:rsidRPr="00E77497" w:rsidDel="00B70C4A">
            <w:rPr>
              <w:rFonts w:ascii="Times New Roman" w:hAnsi="Times New Roman"/>
              <w:i/>
            </w:rPr>
            <w:delText>Binding</w:delText>
          </w:r>
        </w:del>
      </w:ins>
      <w:ins w:id="21247" w:author="Rev 3 Allen Wirfs-Brock" w:date="2011-09-10T16:14:00Z">
        <w:del w:id="21248" w:author="Rev 4 Allen Wirfs-Brock" w:date="2011-10-20T10:25:00Z">
          <w:r w:rsidRPr="00E77497" w:rsidDel="00B70C4A">
            <w:rPr>
              <w:rStyle w:val="bnf"/>
            </w:rPr>
            <w:delText>Identifier</w:delText>
          </w:r>
          <w:r w:rsidRPr="00E77497" w:rsidDel="00B70C4A">
            <w:delText xml:space="preserve"> is determined as follows:</w:delText>
          </w:r>
        </w:del>
      </w:ins>
    </w:p>
    <w:p w14:paraId="313D9DAB" w14:textId="77777777" w:rsidR="007B0A7E" w:rsidRPr="00E77497" w:rsidDel="00B70C4A" w:rsidRDefault="007B0A7E">
      <w:pPr>
        <w:pStyle w:val="Alg4"/>
        <w:numPr>
          <w:ilvl w:val="0"/>
          <w:numId w:val="537"/>
        </w:numPr>
        <w:spacing w:after="220"/>
        <w:contextualSpacing/>
        <w:rPr>
          <w:ins w:id="21249" w:author="Rev 3 Allen Wirfs-Brock" w:date="2011-09-10T16:14:00Z"/>
          <w:del w:id="21250" w:author="Rev 4 Allen Wirfs-Brock" w:date="2011-10-20T10:25:00Z"/>
        </w:rPr>
        <w:pPrChange w:id="21251" w:author="Rev 4 Allen Wirfs-Brock" w:date="2011-11-07T12:16:00Z">
          <w:pPr>
            <w:pStyle w:val="Alg4"/>
            <w:numPr>
              <w:numId w:val="570"/>
            </w:numPr>
            <w:tabs>
              <w:tab w:val="num" w:pos="360"/>
            </w:tabs>
            <w:spacing w:after="220"/>
            <w:ind w:left="360" w:hanging="360"/>
            <w:contextualSpacing/>
          </w:pPr>
        </w:pPrChange>
      </w:pPr>
      <w:ins w:id="21252" w:author="Rev 3 Allen Wirfs-Brock" w:date="2011-09-10T16:14:00Z">
        <w:del w:id="21253" w:author="Rev 4 Allen Wirfs-Brock" w:date="2011-10-20T10:25:00Z">
          <w:r w:rsidRPr="00E77497" w:rsidDel="00B70C4A">
            <w:delText>Return</w:delText>
          </w:r>
        </w:del>
      </w:ins>
      <w:ins w:id="21254" w:author="Rev 3 Allen Wirfs-Brock" w:date="2011-09-10T16:15:00Z">
        <w:del w:id="21255" w:author="Rev 4 Allen Wirfs-Brock" w:date="2011-10-20T10:25:00Z">
          <w:r w:rsidRPr="00E77497" w:rsidDel="00B70C4A">
            <w:delText xml:space="preserve"> the BoundName</w:delText>
          </w:r>
        </w:del>
      </w:ins>
      <w:ins w:id="21256" w:author="Rev 3 Allen Wirfs-Brock" w:date="2011-09-10T16:16:00Z">
        <w:del w:id="21257" w:author="Rev 4 Allen Wirfs-Brock" w:date="2011-10-20T10:25:00Z">
          <w:r w:rsidRPr="00E77497" w:rsidDel="00B70C4A">
            <w:delText>s</w:delText>
          </w:r>
        </w:del>
      </w:ins>
      <w:ins w:id="21258" w:author="Rev 3 Allen Wirfs-Brock" w:date="2011-09-10T16:15:00Z">
        <w:del w:id="21259" w:author="Rev 4 Allen Wirfs-Brock" w:date="2011-10-20T10:25:00Z">
          <w:r w:rsidRPr="00E77497" w:rsidDel="00B70C4A">
            <w:delText xml:space="preserve"> of </w:delText>
          </w:r>
        </w:del>
      </w:ins>
      <w:ins w:id="21260" w:author="Rev 3 Allen Wirfs-Brock" w:date="2011-09-10T16:16:00Z">
        <w:del w:id="21261" w:author="Rev 4 Allen Wirfs-Brock" w:date="2011-10-20T10:25:00Z">
          <w:r w:rsidRPr="00E77497" w:rsidDel="00B70C4A">
            <w:rPr>
              <w:i/>
            </w:rPr>
            <w:delText>Binding</w:delText>
          </w:r>
          <w:r w:rsidRPr="00E77497" w:rsidDel="00B70C4A">
            <w:rPr>
              <w:rStyle w:val="bnf"/>
            </w:rPr>
            <w:delText>Identifier</w:delText>
          </w:r>
        </w:del>
      </w:ins>
      <w:ins w:id="21262" w:author="Rev 3 Allen Wirfs-Brock" w:date="2011-09-10T16:14:00Z">
        <w:del w:id="21263" w:author="Rev 4 Allen Wirfs-Brock" w:date="2011-10-20T10:25:00Z">
          <w:r w:rsidRPr="00E77497" w:rsidDel="00B70C4A">
            <w:delText>.</w:delText>
          </w:r>
        </w:del>
      </w:ins>
    </w:p>
    <w:p w14:paraId="23D66F55" w14:textId="77777777" w:rsidR="009102AD" w:rsidRPr="00E77497" w:rsidDel="0074396A" w:rsidRDefault="009102AD" w:rsidP="00EB6200">
      <w:pPr>
        <w:ind w:firstLine="360"/>
        <w:rPr>
          <w:ins w:id="21264" w:author="Rev 3 Allen Wirfs-Brock" w:date="2011-09-10T16:23:00Z"/>
          <w:del w:id="21265" w:author="Rev 4 Allen Wirfs-Brock" w:date="2011-11-06T16:50:00Z"/>
        </w:rPr>
      </w:pPr>
      <w:ins w:id="21266" w:author="Rev 3 Allen Wirfs-Brock" w:date="2011-09-10T16:23:00Z">
        <w:del w:id="21267" w:author="Rev 4 Allen Wirfs-Brock" w:date="2011-10-20T10:29:00Z">
          <w:r w:rsidRPr="00E77497" w:rsidDel="00EB6200">
            <w:delText xml:space="preserve">The production </w:delText>
          </w:r>
        </w:del>
      </w:ins>
      <w:ins w:id="21268" w:author="Rev 3 Allen Wirfs-Brock" w:date="2011-09-10T16:24:00Z">
        <w:del w:id="21269"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w:delText>
          </w:r>
          <w:r w:rsidRPr="00E77497" w:rsidDel="0074396A">
            <w:rPr>
              <w:rStyle w:val="bnf"/>
            </w:rPr>
            <w:delText>Identifier</w:delText>
          </w:r>
          <w:r w:rsidRPr="00E77497" w:rsidDel="0074396A">
            <w:delText xml:space="preserve"> </w:delText>
          </w:r>
        </w:del>
      </w:ins>
      <w:ins w:id="21270" w:author="Rev 3 Allen Wirfs-Brock" w:date="2011-09-10T16:23:00Z">
        <w:del w:id="21271" w:author="Rev 4 Allen Wirfs-Brock" w:date="2011-10-20T10:30:00Z">
          <w:r w:rsidRPr="00E77497" w:rsidDel="00EB6200">
            <w:delText xml:space="preserve">is evaluated </w:delText>
          </w:r>
        </w:del>
        <w:del w:id="21272" w:author="Rev 4 Allen Wirfs-Brock" w:date="2011-11-06T16:50:00Z">
          <w:r w:rsidRPr="00E77497" w:rsidDel="0074396A">
            <w:delText>with parameter</w:delText>
          </w:r>
        </w:del>
      </w:ins>
      <w:ins w:id="21273" w:author="Rev 3 Allen Wirfs-Brock" w:date="2011-09-10T16:24:00Z">
        <w:del w:id="21274" w:author="Rev 4 Allen Wirfs-Brock" w:date="2011-11-06T16:50:00Z">
          <w:r w:rsidRPr="00E77497" w:rsidDel="0074396A">
            <w:delText>s</w:delText>
          </w:r>
        </w:del>
      </w:ins>
      <w:ins w:id="21275" w:author="Rev 3 Allen Wirfs-Brock" w:date="2011-09-10T16:23:00Z">
        <w:del w:id="21276" w:author="Rev 4 Allen Wirfs-Brock" w:date="2011-11-06T16:50:00Z">
          <w:r w:rsidRPr="00E77497" w:rsidDel="0074396A">
            <w:delText xml:space="preserve"> </w:delText>
          </w:r>
        </w:del>
      </w:ins>
      <w:ins w:id="21277" w:author="Rev 3 Allen Wirfs-Brock" w:date="2011-09-10T16:24:00Z">
        <w:del w:id="21278" w:author="Rev 4 Allen Wirfs-Brock" w:date="2011-11-06T16:50:00Z">
          <w:r w:rsidRPr="00E77497" w:rsidDel="0074396A">
            <w:rPr>
              <w:rFonts w:ascii="Times New Roman" w:eastAsia="Times New Roman" w:hAnsi="Times New Roman"/>
              <w:i/>
              <w:spacing w:val="6"/>
              <w:lang w:eastAsia="en-US"/>
            </w:rPr>
            <w:delText>exception</w:delText>
          </w:r>
        </w:del>
      </w:ins>
      <w:ins w:id="21279" w:author="Rev 3 Allen Wirfs-Brock" w:date="2011-09-10T16:23:00Z">
        <w:del w:id="21280" w:author="Rev 4 Allen Wirfs-Brock" w:date="2011-11-06T16:50:00Z">
          <w:r w:rsidRPr="00E77497" w:rsidDel="0074396A">
            <w:delText xml:space="preserve"> </w:delText>
          </w:r>
        </w:del>
      </w:ins>
      <w:ins w:id="21281" w:author="Rev 3 Allen Wirfs-Brock" w:date="2011-09-10T16:24:00Z">
        <w:del w:id="21282" w:author="Rev 4 Allen Wirfs-Brock" w:date="2011-11-06T16:50:00Z">
          <w:r w:rsidRPr="00E77497" w:rsidDel="0074396A">
            <w:delText xml:space="preserve">and </w:delText>
          </w:r>
          <w:r w:rsidRPr="00E77497" w:rsidDel="0074396A">
            <w:rPr>
              <w:rFonts w:ascii="Times New Roman" w:eastAsia="Times New Roman" w:hAnsi="Times New Roman"/>
              <w:i/>
              <w:spacing w:val="6"/>
              <w:lang w:eastAsia="en-US"/>
            </w:rPr>
            <w:delText>env</w:delText>
          </w:r>
        </w:del>
        <w:del w:id="21283" w:author="Rev 4 Allen Wirfs-Brock" w:date="2011-10-20T10:30:00Z">
          <w:r w:rsidRPr="00E77497" w:rsidDel="00EB6200">
            <w:delText xml:space="preserve"> </w:delText>
          </w:r>
        </w:del>
      </w:ins>
      <w:ins w:id="21284" w:author="Rev 3 Allen Wirfs-Brock" w:date="2011-09-10T16:23:00Z">
        <w:del w:id="21285" w:author="Rev 4 Allen Wirfs-Brock" w:date="2011-10-20T10:30:00Z">
          <w:r w:rsidRPr="00E77497" w:rsidDel="00EB6200">
            <w:delText>as follows:</w:delText>
          </w:r>
        </w:del>
      </w:ins>
    </w:p>
    <w:p w14:paraId="7479CAEB" w14:textId="77777777" w:rsidR="006D4BC8" w:rsidRPr="00E77497" w:rsidDel="0074396A" w:rsidRDefault="006D4BC8">
      <w:pPr>
        <w:pStyle w:val="Alg2"/>
        <w:numPr>
          <w:ilvl w:val="0"/>
          <w:numId w:val="539"/>
        </w:numPr>
        <w:spacing w:after="220"/>
        <w:contextualSpacing/>
        <w:rPr>
          <w:ins w:id="21286" w:author="Rev 3 Allen Wirfs-Brock" w:date="2011-09-10T16:32:00Z"/>
          <w:del w:id="21287" w:author="Rev 4 Allen Wirfs-Brock" w:date="2011-11-06T16:50:00Z"/>
        </w:rPr>
        <w:pPrChange w:id="21288" w:author="Rev 4 Allen Wirfs-Brock" w:date="2011-11-07T12:16:00Z">
          <w:pPr>
            <w:pStyle w:val="Alg2"/>
            <w:numPr>
              <w:numId w:val="572"/>
            </w:numPr>
            <w:tabs>
              <w:tab w:val="num" w:pos="360"/>
            </w:tabs>
            <w:spacing w:after="220"/>
            <w:ind w:left="360" w:hanging="360"/>
            <w:contextualSpacing/>
          </w:pPr>
        </w:pPrChange>
      </w:pPr>
      <w:ins w:id="21289" w:author="Rev 3 Allen Wirfs-Brock" w:date="2011-09-10T16:32:00Z">
        <w:del w:id="21290" w:author="Rev 4 Allen Wirfs-Brock" w:date="2011-11-06T16:50:00Z">
          <w:r w:rsidRPr="00E77497" w:rsidDel="0074396A">
            <w:delText xml:space="preserve">Let </w:delText>
          </w:r>
          <w:r w:rsidRPr="00E77497" w:rsidDel="0074396A">
            <w:rPr>
              <w:i/>
            </w:rPr>
            <w:delText>name</w:delText>
          </w:r>
          <w:r w:rsidRPr="00E77497" w:rsidDel="0074396A">
            <w:delText xml:space="preserve"> be the sole element of the BoundNames of </w:delText>
          </w:r>
          <w:r w:rsidRPr="00E77497" w:rsidDel="0074396A">
            <w:rPr>
              <w:i/>
            </w:rPr>
            <w:delText>BindingIdentifier</w:delText>
          </w:r>
        </w:del>
      </w:ins>
    </w:p>
    <w:p w14:paraId="7F6A9EAA" w14:textId="77777777" w:rsidR="009102AD" w:rsidRPr="00E77497" w:rsidDel="0074396A" w:rsidRDefault="006D4BC8">
      <w:pPr>
        <w:pStyle w:val="Alg2"/>
        <w:numPr>
          <w:ilvl w:val="0"/>
          <w:numId w:val="539"/>
        </w:numPr>
        <w:spacing w:after="220"/>
        <w:rPr>
          <w:ins w:id="21291" w:author="Rev 3 Allen Wirfs-Brock" w:date="2011-09-10T16:23:00Z"/>
          <w:del w:id="21292" w:author="Rev 4 Allen Wirfs-Brock" w:date="2011-11-06T16:50:00Z"/>
        </w:rPr>
        <w:pPrChange w:id="21293" w:author="Rev 4 Allen Wirfs-Brock" w:date="2011-11-07T12:16:00Z">
          <w:pPr>
            <w:pStyle w:val="Alg2"/>
            <w:numPr>
              <w:numId w:val="572"/>
            </w:numPr>
            <w:tabs>
              <w:tab w:val="num" w:pos="360"/>
            </w:tabs>
            <w:spacing w:after="220"/>
            <w:ind w:left="360" w:hanging="360"/>
          </w:pPr>
        </w:pPrChange>
      </w:pPr>
      <w:ins w:id="21294" w:author="Rev 3 Allen Wirfs-Brock" w:date="2011-09-10T16:29:00Z">
        <w:del w:id="21295" w:author="Rev 4 Allen Wirfs-Brock" w:date="2011-11-06T16:50:00Z">
          <w:r w:rsidRPr="00E77497" w:rsidDel="0074396A">
            <w:delText xml:space="preserve">Call the InitializeBinding concrete method of </w:delText>
          </w:r>
          <w:r w:rsidRPr="00E77497" w:rsidDel="0074396A">
            <w:rPr>
              <w:i/>
            </w:rPr>
            <w:delText>env</w:delText>
          </w:r>
          <w:r w:rsidRPr="00E77497" w:rsidDel="0074396A">
            <w:delText xml:space="preserve"> passing</w:delText>
          </w:r>
        </w:del>
      </w:ins>
      <w:ins w:id="21296" w:author="Rev 3 Allen Wirfs-Brock" w:date="2011-09-10T16:33:00Z">
        <w:del w:id="21297" w:author="Rev 4 Allen Wirfs-Brock" w:date="2011-11-06T16:50:00Z">
          <w:r w:rsidRPr="00E77497" w:rsidDel="0074396A">
            <w:delText xml:space="preserve"> </w:delText>
          </w:r>
          <w:r w:rsidRPr="00E77497" w:rsidDel="0074396A">
            <w:rPr>
              <w:i/>
            </w:rPr>
            <w:delText>name</w:delText>
          </w:r>
          <w:r w:rsidRPr="00E77497" w:rsidDel="0074396A">
            <w:delText xml:space="preserve"> and</w:delText>
          </w:r>
        </w:del>
      </w:ins>
      <w:ins w:id="21298" w:author="Rev 3 Allen Wirfs-Brock" w:date="2011-09-10T16:29:00Z">
        <w:del w:id="21299" w:author="Rev 4 Allen Wirfs-Brock" w:date="2011-11-06T16:50:00Z">
          <w:r w:rsidRPr="00E77497" w:rsidDel="0074396A">
            <w:delText xml:space="preserve"> </w:delText>
          </w:r>
        </w:del>
      </w:ins>
      <w:ins w:id="21300" w:author="Rev 3 Allen Wirfs-Brock" w:date="2011-09-10T16:30:00Z">
        <w:del w:id="21301" w:author="Rev 4 Allen Wirfs-Brock" w:date="2011-11-06T16:50:00Z">
          <w:r w:rsidRPr="00E77497" w:rsidDel="0074396A">
            <w:rPr>
              <w:i/>
            </w:rPr>
            <w:delText>exception</w:delText>
          </w:r>
          <w:r w:rsidRPr="00E77497" w:rsidDel="0074396A">
            <w:delText xml:space="preserve"> </w:delText>
          </w:r>
        </w:del>
      </w:ins>
      <w:ins w:id="21302" w:author="Rev 3 Allen Wirfs-Brock" w:date="2011-09-10T16:29:00Z">
        <w:del w:id="21303" w:author="Rev 4 Allen Wirfs-Brock" w:date="2011-11-06T16:50:00Z">
          <w:r w:rsidRPr="00E77497" w:rsidDel="0074396A">
            <w:delText>as the argument.</w:delText>
          </w:r>
        </w:del>
      </w:ins>
      <w:ins w:id="21304" w:author="Rev 3 Allen Wirfs-Brock" w:date="2011-09-10T16:23:00Z">
        <w:del w:id="21305" w:author="Rev 4 Allen Wirfs-Brock" w:date="2011-11-06T16:50:00Z">
          <w:r w:rsidR="009102AD" w:rsidRPr="00E77497" w:rsidDel="0074396A">
            <w:delText>.</w:delText>
          </w:r>
        </w:del>
      </w:ins>
    </w:p>
    <w:p w14:paraId="3855E55B" w14:textId="77777777" w:rsidR="007B0A7E" w:rsidRPr="00E77497" w:rsidDel="0031780A" w:rsidRDefault="007B0A7E" w:rsidP="00EB6200">
      <w:pPr>
        <w:contextualSpacing/>
        <w:rPr>
          <w:ins w:id="21306" w:author="Rev 3 Allen Wirfs-Brock" w:date="2011-09-10T16:16:00Z"/>
          <w:del w:id="21307" w:author="Rev 4 Allen Wirfs-Brock" w:date="2011-10-20T10:25:00Z"/>
        </w:rPr>
      </w:pPr>
      <w:ins w:id="21308" w:author="Rev 3 Allen Wirfs-Brock" w:date="2011-09-10T16:16:00Z">
        <w:del w:id="21309" w:author="Rev 4 Allen Wirfs-Brock" w:date="2011-10-20T10:25:00Z">
          <w:r w:rsidRPr="00E77497" w:rsidDel="0031780A">
            <w:delText xml:space="preserve">The </w:delText>
          </w:r>
          <w:r w:rsidRPr="00E77497" w:rsidDel="0031780A">
            <w:rPr>
              <w:rFonts w:ascii="Times New Roman" w:eastAsia="Times New Roman" w:hAnsi="Times New Roman"/>
              <w:spacing w:val="6"/>
              <w:lang w:eastAsia="en-US"/>
            </w:rPr>
            <w:delText xml:space="preserve">BoundNames </w:delText>
          </w:r>
          <w:r w:rsidRPr="00E77497" w:rsidDel="0031780A">
            <w:delText xml:space="preserve">of the production </w:delText>
          </w:r>
          <w:r w:rsidRPr="00E77497" w:rsidDel="0031780A">
            <w:rPr>
              <w:rFonts w:ascii="Times New Roman" w:hAnsi="Times New Roman"/>
              <w:i/>
            </w:rPr>
            <w:delText>CatchParameter</w:delText>
          </w:r>
          <w:r w:rsidRPr="00E77497" w:rsidDel="0031780A">
            <w:rPr>
              <w:rFonts w:ascii="Courier New" w:hAnsi="Courier New" w:cs="Courier New"/>
              <w:b/>
            </w:rPr>
            <w:delText>:</w:delText>
          </w:r>
          <w:r w:rsidRPr="00E77497" w:rsidDel="0031780A">
            <w:delText xml:space="preserve"> </w:delText>
          </w:r>
          <w:r w:rsidRPr="00E77497" w:rsidDel="0031780A">
            <w:rPr>
              <w:rFonts w:ascii="Times New Roman" w:hAnsi="Times New Roman"/>
              <w:i/>
            </w:rPr>
            <w:delText>Binding</w:delText>
          </w:r>
          <w:r w:rsidRPr="00E77497" w:rsidDel="0031780A">
            <w:rPr>
              <w:rStyle w:val="bnf"/>
            </w:rPr>
            <w:delText>Pattern</w:delText>
          </w:r>
          <w:r w:rsidRPr="00E77497" w:rsidDel="0031780A">
            <w:delText xml:space="preserve"> is determined as follows:</w:delText>
          </w:r>
        </w:del>
      </w:ins>
    </w:p>
    <w:p w14:paraId="524CA8CD" w14:textId="77777777" w:rsidR="007B0A7E" w:rsidRPr="00E77497" w:rsidDel="0031780A" w:rsidRDefault="007B0A7E">
      <w:pPr>
        <w:pStyle w:val="Alg4"/>
        <w:numPr>
          <w:ilvl w:val="0"/>
          <w:numId w:val="538"/>
        </w:numPr>
        <w:spacing w:after="220"/>
        <w:contextualSpacing/>
        <w:rPr>
          <w:ins w:id="21310" w:author="Rev 3 Allen Wirfs-Brock" w:date="2011-09-10T16:16:00Z"/>
          <w:del w:id="21311" w:author="Rev 4 Allen Wirfs-Brock" w:date="2011-10-20T10:25:00Z"/>
        </w:rPr>
        <w:pPrChange w:id="21312" w:author="Rev 4 Allen Wirfs-Brock" w:date="2011-11-07T12:16:00Z">
          <w:pPr>
            <w:pStyle w:val="Alg4"/>
            <w:numPr>
              <w:numId w:val="571"/>
            </w:numPr>
            <w:tabs>
              <w:tab w:val="num" w:pos="360"/>
            </w:tabs>
            <w:spacing w:after="220"/>
            <w:ind w:left="360" w:hanging="360"/>
            <w:contextualSpacing/>
          </w:pPr>
        </w:pPrChange>
      </w:pPr>
      <w:ins w:id="21313" w:author="Rev 3 Allen Wirfs-Brock" w:date="2011-09-10T16:16:00Z">
        <w:del w:id="21314" w:author="Rev 4 Allen Wirfs-Brock" w:date="2011-10-20T10:25:00Z">
          <w:r w:rsidRPr="00E77497" w:rsidDel="0031780A">
            <w:delText>Return the BoundName</w:delText>
          </w:r>
        </w:del>
      </w:ins>
      <w:ins w:id="21315" w:author="Rev 3 Allen Wirfs-Brock" w:date="2011-09-10T16:17:00Z">
        <w:del w:id="21316" w:author="Rev 4 Allen Wirfs-Brock" w:date="2011-10-20T10:25:00Z">
          <w:r w:rsidRPr="00E77497" w:rsidDel="0031780A">
            <w:delText>s</w:delText>
          </w:r>
        </w:del>
      </w:ins>
      <w:ins w:id="21317" w:author="Rev 3 Allen Wirfs-Brock" w:date="2011-09-10T16:16:00Z">
        <w:del w:id="21318" w:author="Rev 4 Allen Wirfs-Brock" w:date="2011-10-20T10:25:00Z">
          <w:r w:rsidRPr="00E77497" w:rsidDel="0031780A">
            <w:delText xml:space="preserve"> of </w:delText>
          </w:r>
        </w:del>
      </w:ins>
      <w:ins w:id="21319" w:author="Rev 3 Allen Wirfs-Brock" w:date="2011-09-10T16:17:00Z">
        <w:del w:id="21320" w:author="Rev 4 Allen Wirfs-Brock" w:date="2011-10-20T10:25:00Z">
          <w:r w:rsidRPr="00E77497" w:rsidDel="0031780A">
            <w:rPr>
              <w:i/>
            </w:rPr>
            <w:delText>Binding</w:delText>
          </w:r>
          <w:r w:rsidRPr="00E77497" w:rsidDel="0031780A">
            <w:rPr>
              <w:rStyle w:val="bnf"/>
            </w:rPr>
            <w:delText>Pattern</w:delText>
          </w:r>
        </w:del>
      </w:ins>
      <w:ins w:id="21321" w:author="Rev 3 Allen Wirfs-Brock" w:date="2011-09-10T16:16:00Z">
        <w:del w:id="21322" w:author="Rev 4 Allen Wirfs-Brock" w:date="2011-10-20T10:25:00Z">
          <w:r w:rsidRPr="00E77497" w:rsidDel="0031780A">
            <w:delText>.</w:delText>
          </w:r>
        </w:del>
      </w:ins>
    </w:p>
    <w:p w14:paraId="61F4AB05" w14:textId="77777777" w:rsidR="003A30C5" w:rsidRPr="00E77497" w:rsidDel="0074396A" w:rsidRDefault="003A30C5" w:rsidP="00EB6200">
      <w:pPr>
        <w:ind w:firstLine="360"/>
        <w:rPr>
          <w:ins w:id="21323" w:author="Rev 3 Allen Wirfs-Brock" w:date="2011-09-10T16:35:00Z"/>
          <w:del w:id="21324" w:author="Rev 4 Allen Wirfs-Brock" w:date="2011-11-06T16:50:00Z"/>
        </w:rPr>
      </w:pPr>
      <w:bookmarkStart w:id="21325" w:name="_Toc235503470"/>
      <w:bookmarkStart w:id="21326" w:name="_Toc241509245"/>
      <w:bookmarkStart w:id="21327" w:name="_Toc244416732"/>
      <w:bookmarkStart w:id="21328" w:name="_Toc276631096"/>
      <w:bookmarkEnd w:id="21235"/>
      <w:bookmarkEnd w:id="21236"/>
      <w:bookmarkEnd w:id="21237"/>
      <w:bookmarkEnd w:id="21238"/>
      <w:ins w:id="21329" w:author="Rev 3 Allen Wirfs-Brock" w:date="2011-09-10T16:35:00Z">
        <w:del w:id="21330" w:author="Rev 4 Allen Wirfs-Brock" w:date="2011-10-20T10:30:00Z">
          <w:r w:rsidRPr="00E77497" w:rsidDel="00EB6200">
            <w:delText xml:space="preserve">The production </w:delText>
          </w:r>
        </w:del>
        <w:del w:id="21331"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BindingPattern Binding</w:delText>
          </w:r>
          <w:r w:rsidRPr="00E77497" w:rsidDel="0074396A">
            <w:rPr>
              <w:rStyle w:val="bnf"/>
            </w:rPr>
            <w:delText>Identifier</w:delText>
          </w:r>
          <w:r w:rsidRPr="00E77497" w:rsidDel="0074396A">
            <w:delText xml:space="preserve"> </w:delText>
          </w:r>
        </w:del>
        <w:del w:id="21332" w:author="Rev 4 Allen Wirfs-Brock" w:date="2011-10-20T10:31:00Z">
          <w:r w:rsidRPr="00E77497" w:rsidDel="00EB6200">
            <w:delText xml:space="preserve">is evaluated </w:delText>
          </w:r>
        </w:del>
        <w:del w:id="21333" w:author="Rev 4 Allen Wirfs-Brock" w:date="2011-11-06T16:50:00Z">
          <w:r w:rsidRPr="00E77497" w:rsidDel="0074396A">
            <w:delText xml:space="preserve">with parameters </w:delText>
          </w:r>
          <w:r w:rsidRPr="00E77497" w:rsidDel="0074396A">
            <w:rPr>
              <w:rFonts w:ascii="Times New Roman" w:eastAsia="Times New Roman" w:hAnsi="Times New Roman"/>
              <w:i/>
              <w:spacing w:val="6"/>
              <w:lang w:eastAsia="en-US"/>
            </w:rPr>
            <w:delText>exception</w:delText>
          </w:r>
          <w:r w:rsidRPr="00E77497" w:rsidDel="0074396A">
            <w:delText xml:space="preserve"> and </w:delText>
          </w:r>
          <w:r w:rsidRPr="00E77497" w:rsidDel="0074396A">
            <w:rPr>
              <w:rFonts w:ascii="Times New Roman" w:eastAsia="Times New Roman" w:hAnsi="Times New Roman"/>
              <w:i/>
              <w:spacing w:val="6"/>
              <w:lang w:eastAsia="en-US"/>
            </w:rPr>
            <w:delText>env</w:delText>
          </w:r>
          <w:r w:rsidRPr="00E77497" w:rsidDel="0074396A">
            <w:delText xml:space="preserve"> </w:delText>
          </w:r>
        </w:del>
        <w:del w:id="21334" w:author="Rev 4 Allen Wirfs-Brock" w:date="2011-10-20T10:31:00Z">
          <w:r w:rsidRPr="00E77497" w:rsidDel="00EB6200">
            <w:delText>as follows:</w:delText>
          </w:r>
        </w:del>
      </w:ins>
    </w:p>
    <w:p w14:paraId="0251C3E6" w14:textId="77777777" w:rsidR="003A30C5" w:rsidRPr="00E77497" w:rsidDel="0074396A" w:rsidRDefault="003A30C5">
      <w:pPr>
        <w:pStyle w:val="Alg2"/>
        <w:numPr>
          <w:ilvl w:val="0"/>
          <w:numId w:val="599"/>
        </w:numPr>
        <w:rPr>
          <w:ins w:id="21335" w:author="Rev 3 Allen Wirfs-Brock" w:date="2011-09-10T16:34:00Z"/>
          <w:del w:id="21336" w:author="Rev 4 Allen Wirfs-Brock" w:date="2011-11-06T16:50:00Z"/>
        </w:rPr>
        <w:pPrChange w:id="21337" w:author="Rev 4 Allen Wirfs-Brock" w:date="2011-11-07T12:16:00Z">
          <w:pPr>
            <w:pStyle w:val="Alg2"/>
            <w:numPr>
              <w:numId w:val="697"/>
            </w:numPr>
            <w:tabs>
              <w:tab w:val="num" w:pos="360"/>
            </w:tabs>
            <w:ind w:left="360" w:hanging="360"/>
          </w:pPr>
        </w:pPrChange>
      </w:pPr>
      <w:ins w:id="21338" w:author="Rev 3 Allen Wirfs-Brock" w:date="2011-09-10T16:34:00Z">
        <w:del w:id="21339" w:author="Rev 4 Allen Wirfs-Brock" w:date="2011-11-06T16:50:00Z">
          <w:r w:rsidRPr="00E77497" w:rsidDel="0074396A">
            <w:delText xml:space="preserve">Let </w:delText>
          </w:r>
          <w:r w:rsidRPr="00E77497" w:rsidDel="0074396A">
            <w:rPr>
              <w:i/>
            </w:rPr>
            <w:delText xml:space="preserve">rhs </w:delText>
          </w:r>
          <w:r w:rsidRPr="00E77497" w:rsidDel="0074396A">
            <w:delText xml:space="preserve">be the result of evaluating </w:delText>
          </w:r>
          <w:r w:rsidRPr="00E77497" w:rsidDel="0074396A">
            <w:rPr>
              <w:i/>
            </w:rPr>
            <w:delText>Initialiser</w:delText>
          </w:r>
          <w:r w:rsidRPr="00E77497" w:rsidDel="0074396A">
            <w:delText>.</w:delText>
          </w:r>
        </w:del>
      </w:ins>
    </w:p>
    <w:p w14:paraId="15D5034F" w14:textId="77777777" w:rsidR="003A30C5" w:rsidRPr="00E77497" w:rsidDel="0074396A" w:rsidRDefault="003A30C5">
      <w:pPr>
        <w:pStyle w:val="Alg3"/>
        <w:numPr>
          <w:ilvl w:val="0"/>
          <w:numId w:val="599"/>
        </w:numPr>
        <w:rPr>
          <w:ins w:id="21340" w:author="Rev 3 Allen Wirfs-Brock" w:date="2011-09-10T16:34:00Z"/>
          <w:del w:id="21341" w:author="Rev 4 Allen Wirfs-Brock" w:date="2011-11-06T16:50:00Z"/>
        </w:rPr>
        <w:pPrChange w:id="21342" w:author="Rev 4 Allen Wirfs-Brock" w:date="2011-11-07T12:16:00Z">
          <w:pPr>
            <w:pStyle w:val="Alg3"/>
            <w:numPr>
              <w:numId w:val="697"/>
            </w:numPr>
          </w:pPr>
        </w:pPrChange>
      </w:pPr>
      <w:ins w:id="21343" w:author="Rev 3 Allen Wirfs-Brock" w:date="2011-09-10T16:34:00Z">
        <w:del w:id="21344" w:author="Rev 4 Allen Wirfs-Brock" w:date="2011-11-06T16:50:00Z">
          <w:r w:rsidRPr="00E77497" w:rsidDel="0074396A">
            <w:delText xml:space="preserve">Let </w:delText>
          </w:r>
          <w:r w:rsidRPr="00E77497" w:rsidDel="0074396A">
            <w:rPr>
              <w:i/>
            </w:rPr>
            <w:delText>rval</w:delText>
          </w:r>
          <w:r w:rsidRPr="00E77497" w:rsidDel="0074396A">
            <w:delText xml:space="preserve"> be ToObject(GetValue(</w:delText>
          </w:r>
          <w:r w:rsidRPr="00E77497" w:rsidDel="0074396A">
            <w:rPr>
              <w:i/>
            </w:rPr>
            <w:delText>rhs</w:delText>
          </w:r>
          <w:r w:rsidRPr="00E77497" w:rsidDel="0074396A">
            <w:delText>)).</w:delText>
          </w:r>
        </w:del>
      </w:ins>
    </w:p>
    <w:p w14:paraId="27EC9C62" w14:textId="77777777" w:rsidR="003A30C5" w:rsidRPr="00E77497" w:rsidDel="0074396A" w:rsidRDefault="003A30C5">
      <w:pPr>
        <w:pStyle w:val="Alg2"/>
        <w:numPr>
          <w:ilvl w:val="0"/>
          <w:numId w:val="599"/>
        </w:numPr>
        <w:spacing w:after="220"/>
        <w:contextualSpacing/>
        <w:rPr>
          <w:ins w:id="21345" w:author="Rev 3 Allen Wirfs-Brock" w:date="2011-09-10T16:34:00Z"/>
          <w:del w:id="21346" w:author="Rev 4 Allen Wirfs-Brock" w:date="2011-11-06T16:50:00Z"/>
        </w:rPr>
        <w:pPrChange w:id="21347" w:author="Rev 4 Allen Wirfs-Brock" w:date="2011-11-07T12:16:00Z">
          <w:pPr>
            <w:pStyle w:val="Alg2"/>
            <w:numPr>
              <w:numId w:val="697"/>
            </w:numPr>
            <w:tabs>
              <w:tab w:val="num" w:pos="360"/>
            </w:tabs>
            <w:spacing w:after="220"/>
            <w:ind w:left="360" w:hanging="360"/>
            <w:contextualSpacing/>
          </w:pPr>
        </w:pPrChange>
      </w:pPr>
      <w:ins w:id="21348" w:author="Rev 3 Allen Wirfs-Brock" w:date="2011-09-10T16:34:00Z">
        <w:del w:id="21349" w:author="Rev 4 Allen Wirfs-Brock" w:date="2011-11-06T16:50:00Z">
          <w:r w:rsidRPr="00E77497" w:rsidDel="0074396A">
            <w:delText xml:space="preserve">Let </w:delText>
          </w:r>
          <w:r w:rsidRPr="00E77497" w:rsidDel="0074396A">
            <w:rPr>
              <w:i/>
            </w:rPr>
            <w:delText>env</w:delText>
          </w:r>
          <w:r w:rsidRPr="00E77497" w:rsidDel="0074396A">
            <w:delText xml:space="preserve"> be the running execution context’s LexicalEnvironment.</w:delText>
          </w:r>
        </w:del>
      </w:ins>
    </w:p>
    <w:p w14:paraId="3B382C4D" w14:textId="77777777" w:rsidR="003A30C5" w:rsidRPr="00E77497" w:rsidDel="0074396A" w:rsidRDefault="003A30C5">
      <w:pPr>
        <w:pStyle w:val="Alg2"/>
        <w:numPr>
          <w:ilvl w:val="0"/>
          <w:numId w:val="599"/>
        </w:numPr>
        <w:spacing w:after="220"/>
        <w:rPr>
          <w:ins w:id="21350" w:author="Rev 3 Allen Wirfs-Brock" w:date="2011-09-10T16:34:00Z"/>
          <w:del w:id="21351" w:author="Rev 4 Allen Wirfs-Brock" w:date="2011-11-06T16:50:00Z"/>
        </w:rPr>
        <w:pPrChange w:id="21352" w:author="Rev 4 Allen Wirfs-Brock" w:date="2011-11-07T12:16:00Z">
          <w:pPr>
            <w:pStyle w:val="Alg2"/>
            <w:numPr>
              <w:numId w:val="697"/>
            </w:numPr>
            <w:tabs>
              <w:tab w:val="num" w:pos="360"/>
            </w:tabs>
            <w:spacing w:after="220"/>
            <w:ind w:left="360" w:hanging="360"/>
          </w:pPr>
        </w:pPrChange>
      </w:pPr>
      <w:ins w:id="21353" w:author="Rev 3 Allen Wirfs-Brock" w:date="2011-09-10T16:34:00Z">
        <w:del w:id="21354" w:author="Rev 4 Allen Wirfs-Brock" w:date="2011-11-06T16:50:00Z">
          <w:r w:rsidRPr="00E77497" w:rsidDel="0074396A">
            <w:delText xml:space="preserve">Evaluate </w:delText>
          </w:r>
          <w:r w:rsidRPr="00E77497" w:rsidDel="0074396A">
            <w:rPr>
              <w:i/>
            </w:rPr>
            <w:delText>BindingPattern</w:delText>
          </w:r>
          <w:r w:rsidRPr="00E77497" w:rsidDel="0074396A">
            <w:delText xml:space="preserve"> using </w:delText>
          </w:r>
          <w:r w:rsidRPr="00E77497" w:rsidDel="0074396A">
            <w:rPr>
              <w:i/>
            </w:rPr>
            <w:delText>rval</w:delText>
          </w:r>
          <w:r w:rsidRPr="00E77497" w:rsidDel="0074396A">
            <w:delText xml:space="preserve"> as the </w:delText>
          </w:r>
          <w:r w:rsidRPr="00E77497" w:rsidDel="0074396A">
            <w:rPr>
              <w:rStyle w:val="bnf"/>
            </w:rPr>
            <w:delText>obj</w:delText>
          </w:r>
          <w:r w:rsidRPr="00E77497" w:rsidDel="0074396A">
            <w:rPr>
              <w:i/>
            </w:rPr>
            <w:delText xml:space="preserve"> </w:delText>
          </w:r>
          <w:r w:rsidRPr="00E77497" w:rsidDel="0074396A">
            <w:delText xml:space="preserve">parameter and </w:delText>
          </w:r>
          <w:r w:rsidRPr="00E77497" w:rsidDel="0074396A">
            <w:rPr>
              <w:i/>
            </w:rPr>
            <w:delText>env</w:delText>
          </w:r>
          <w:r w:rsidRPr="00E77497" w:rsidDel="0074396A">
            <w:delText xml:space="preserve"> as the </w:delText>
          </w:r>
          <w:r w:rsidRPr="00E77497" w:rsidDel="0074396A">
            <w:rPr>
              <w:i/>
            </w:rPr>
            <w:delText>environment</w:delText>
          </w:r>
          <w:r w:rsidRPr="00E77497" w:rsidDel="0074396A">
            <w:delText xml:space="preserve"> parameter.</w:delText>
          </w:r>
        </w:del>
      </w:ins>
    </w:p>
    <w:p w14:paraId="7508517F" w14:textId="77777777" w:rsidR="004C02EF" w:rsidRPr="00E77497" w:rsidRDefault="004C02EF" w:rsidP="00B43482">
      <w:pPr>
        <w:pStyle w:val="20"/>
        <w:numPr>
          <w:ilvl w:val="0"/>
          <w:numId w:val="0"/>
        </w:numPr>
      </w:pPr>
      <w:bookmarkStart w:id="21355" w:name="_Toc329528826"/>
      <w:r w:rsidRPr="00E77497">
        <w:t>12.15</w:t>
      </w:r>
      <w:r w:rsidRPr="00E77497">
        <w:tab/>
        <w:t xml:space="preserve">The </w:t>
      </w:r>
      <w:r w:rsidRPr="00E77497">
        <w:rPr>
          <w:rFonts w:ascii="Courier New" w:hAnsi="Courier New"/>
          <w:sz w:val="20"/>
        </w:rPr>
        <w:t>debugger</w:t>
      </w:r>
      <w:r w:rsidRPr="00E77497">
        <w:t xml:space="preserve"> statement</w:t>
      </w:r>
      <w:bookmarkEnd w:id="21325"/>
      <w:bookmarkEnd w:id="21326"/>
      <w:bookmarkEnd w:id="21327"/>
      <w:bookmarkEnd w:id="21328"/>
      <w:bookmarkEnd w:id="21355"/>
    </w:p>
    <w:p w14:paraId="5B2B78EF" w14:textId="77777777" w:rsidR="004C02EF" w:rsidRPr="00E77497" w:rsidRDefault="004C02EF" w:rsidP="004C02EF">
      <w:pPr>
        <w:pStyle w:val="Syntax"/>
      </w:pPr>
      <w:r w:rsidRPr="00E77497">
        <w:t>Syntax</w:t>
      </w:r>
    </w:p>
    <w:p w14:paraId="2DCB5625" w14:textId="77777777" w:rsidR="004C02EF" w:rsidRPr="00E77497" w:rsidRDefault="004C02EF" w:rsidP="004C02EF">
      <w:pPr>
        <w:pStyle w:val="SyntaxRule"/>
      </w:pPr>
      <w:r w:rsidRPr="00E77497">
        <w:t xml:space="preserve">DebuggerStatement </w:t>
      </w:r>
      <w:r w:rsidRPr="00E77497">
        <w:rPr>
          <w:rFonts w:ascii="Arial" w:hAnsi="Arial"/>
          <w:b/>
          <w:i w:val="0"/>
        </w:rPr>
        <w:t>:</w:t>
      </w:r>
    </w:p>
    <w:p w14:paraId="6CB4A3CD" w14:textId="77777777" w:rsidR="004C02EF" w:rsidRPr="00E77497" w:rsidRDefault="004C02EF" w:rsidP="004C02EF">
      <w:pPr>
        <w:pStyle w:val="SyntaxDefinition"/>
      </w:pPr>
      <w:r w:rsidRPr="00E77497">
        <w:rPr>
          <w:rFonts w:ascii="Courier New" w:hAnsi="Courier New" w:cs="Courier New"/>
          <w:b/>
          <w:i w:val="0"/>
        </w:rPr>
        <w:t>debugger ;</w:t>
      </w:r>
    </w:p>
    <w:p w14:paraId="68FCF1EC" w14:textId="77777777" w:rsidR="00137648" w:rsidRPr="00E77497" w:rsidRDefault="00137648" w:rsidP="00137648">
      <w:pPr>
        <w:keepNext/>
        <w:rPr>
          <w:ins w:id="21356" w:author="Rev 8 Allen Wirfs-Brock" w:date="2012-06-14T15:36:00Z"/>
          <w:rFonts w:ascii="Helvetica" w:hAnsi="Helvetica"/>
          <w:b/>
        </w:rPr>
      </w:pPr>
      <w:ins w:id="21357" w:author="Rev 8 Allen Wirfs-Brock" w:date="2012-06-14T15:36:00Z">
        <w:r w:rsidRPr="00E77497">
          <w:rPr>
            <w:rFonts w:ascii="Helvetica" w:hAnsi="Helvetica"/>
            <w:b/>
          </w:rPr>
          <w:t xml:space="preserve">Runtime Semantics: </w:t>
        </w:r>
        <w:r w:rsidRPr="00E77497">
          <w:rPr>
            <w:rFonts w:ascii="Helvetica" w:hAnsi="Helvetica"/>
            <w:b/>
            <w:spacing w:val="6"/>
          </w:rPr>
          <w:t>Evaluation</w:t>
        </w:r>
      </w:ins>
    </w:p>
    <w:p w14:paraId="4AD9CDB7" w14:textId="77777777" w:rsidR="004C02EF" w:rsidRPr="00E77497" w:rsidDel="00137648" w:rsidRDefault="004C02EF" w:rsidP="004C02EF">
      <w:pPr>
        <w:pStyle w:val="Syntax"/>
        <w:rPr>
          <w:del w:id="21358" w:author="Rev 8 Allen Wirfs-Brock" w:date="2012-06-14T15:36:00Z"/>
        </w:rPr>
      </w:pPr>
      <w:del w:id="21359" w:author="Rev 8 Allen Wirfs-Brock" w:date="2012-06-14T15:36:00Z">
        <w:r w:rsidRPr="00E77497" w:rsidDel="00137648">
          <w:delText>Semantics</w:delText>
        </w:r>
      </w:del>
    </w:p>
    <w:p w14:paraId="20B5BD4C" w14:textId="77777777" w:rsidR="004C02EF" w:rsidRPr="00C7794D" w:rsidRDefault="0094796B" w:rsidP="004C02EF">
      <w:pPr>
        <w:rPr>
          <w:sz w:val="18"/>
        </w:rPr>
      </w:pPr>
      <w:ins w:id="21360" w:author="Rev 4 Allen Wirfs-Brock" w:date="2011-11-06T16:58:00Z">
        <w:r w:rsidRPr="00C7794D">
          <w:rPr>
            <w:sz w:val="18"/>
          </w:rPr>
          <w:t>NOTE</w:t>
        </w:r>
        <w:r w:rsidRPr="00C7794D">
          <w:rPr>
            <w:sz w:val="18"/>
          </w:rPr>
          <w:tab/>
        </w:r>
      </w:ins>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14:paraId="772BE1F3" w14:textId="77777777" w:rsidR="0094796B" w:rsidRPr="00E77497" w:rsidDel="00137648" w:rsidRDefault="0094796B" w:rsidP="0094796B">
      <w:pPr>
        <w:keepNext/>
        <w:rPr>
          <w:ins w:id="21361" w:author="Rev 4 Allen Wirfs-Brock" w:date="2011-11-06T16:59:00Z"/>
          <w:del w:id="21362" w:author="Rev 8 Allen Wirfs-Brock" w:date="2012-06-14T15:36:00Z"/>
          <w:rFonts w:ascii="Helvetica" w:hAnsi="Helvetica"/>
          <w:b/>
        </w:rPr>
      </w:pPr>
      <w:ins w:id="21363" w:author="Rev 4 Allen Wirfs-Brock" w:date="2011-11-06T16:59:00Z">
        <w:del w:id="21364" w:author="Rev 8 Allen Wirfs-Brock" w:date="2012-06-14T15:36:00Z">
          <w:r w:rsidRPr="00E77497" w:rsidDel="00137648">
            <w:rPr>
              <w:rFonts w:ascii="Helvetica" w:hAnsi="Helvetica"/>
              <w:b/>
            </w:rPr>
            <w:delText xml:space="preserve">Runtime Semantics: </w:delText>
          </w:r>
          <w:r w:rsidRPr="00E77497" w:rsidDel="00137648">
            <w:rPr>
              <w:rFonts w:ascii="Helvetica" w:hAnsi="Helvetica"/>
              <w:b/>
              <w:spacing w:val="6"/>
            </w:rPr>
            <w:delText>Evaluation</w:delText>
          </w:r>
        </w:del>
      </w:ins>
    </w:p>
    <w:p w14:paraId="69882335" w14:textId="77777777"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14:paraId="26BB92E1" w14:textId="77777777"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14:paraId="04FE876D" w14:textId="77777777" w:rsidR="004C02EF" w:rsidRPr="00E77497" w:rsidRDefault="004C02EF" w:rsidP="00150A49">
      <w:pPr>
        <w:pStyle w:val="Alg2"/>
        <w:numPr>
          <w:ilvl w:val="1"/>
          <w:numId w:val="141"/>
        </w:numPr>
        <w:spacing w:after="220"/>
        <w:contextualSpacing/>
      </w:pPr>
      <w:r w:rsidRPr="00E77497">
        <w:t>Perform an implementation defined debugging action.</w:t>
      </w:r>
    </w:p>
    <w:p w14:paraId="339E113A"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14:paraId="5207B37D" w14:textId="77777777" w:rsidR="004C02EF" w:rsidRPr="00E77497" w:rsidRDefault="004C02EF" w:rsidP="00150A49">
      <w:pPr>
        <w:pStyle w:val="Alg2"/>
        <w:numPr>
          <w:ilvl w:val="0"/>
          <w:numId w:val="141"/>
        </w:numPr>
        <w:spacing w:after="220"/>
        <w:contextualSpacing/>
      </w:pPr>
      <w:r w:rsidRPr="00E77497">
        <w:t>Else</w:t>
      </w:r>
    </w:p>
    <w:p w14:paraId="0C7D9EF3"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ins w:id="21365" w:author="Rev 6 Allen Wirfs-Brock" w:date="2012-02-23T13:08:00Z">
        <w:r w:rsidR="00B868C9">
          <w:t>NormalCompletion(</w:t>
        </w:r>
      </w:ins>
      <w:del w:id="21366" w:author="Rev 6 Allen Wirfs-Brock" w:date="2012-02-19T16:53:00Z">
        <w:r w:rsidRPr="00E77497" w:rsidDel="00A90B01">
          <w:delText>(</w:delText>
        </w:r>
      </w:del>
      <w:del w:id="21367" w:author="Rev 6 Allen Wirfs-Brock" w:date="2012-02-23T13:08:00Z">
        <w:r w:rsidRPr="00E77497" w:rsidDel="00B868C9">
          <w:rPr>
            <w:rFonts w:ascii="Arial" w:hAnsi="Arial" w:cs="Arial"/>
          </w:rPr>
          <w:delText>normal</w:delText>
        </w:r>
        <w:r w:rsidRPr="00E77497" w:rsidDel="00B868C9">
          <w:delText xml:space="preserve">, </w:delText>
        </w:r>
      </w:del>
      <w:r w:rsidRPr="00E77497">
        <w:rPr>
          <w:rFonts w:ascii="Arial" w:hAnsi="Arial" w:cs="Arial"/>
        </w:rPr>
        <w:t>empty</w:t>
      </w:r>
      <w:del w:id="21368" w:author="Rev 6 Allen Wirfs-Brock" w:date="2012-02-23T13:08:00Z">
        <w:r w:rsidRPr="00E77497" w:rsidDel="00B868C9">
          <w:delText xml:space="preserve">, </w:delText>
        </w:r>
        <w:r w:rsidRPr="00E77497" w:rsidDel="00B868C9">
          <w:rPr>
            <w:rFonts w:ascii="Arial" w:hAnsi="Arial" w:cs="Arial"/>
          </w:rPr>
          <w:delText>empty</w:delText>
        </w:r>
      </w:del>
      <w:r w:rsidRPr="00E77497">
        <w:t>).</w:t>
      </w:r>
    </w:p>
    <w:p w14:paraId="4A479044" w14:textId="77777777"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14:paraId="36765F30" w14:textId="77777777" w:rsidR="00BB761E" w:rsidRDefault="004C02EF" w:rsidP="004C02EF">
      <w:pPr>
        <w:pStyle w:val="1"/>
        <w:numPr>
          <w:ilvl w:val="0"/>
          <w:numId w:val="0"/>
        </w:numPr>
        <w:rPr>
          <w:ins w:id="21369" w:author="Rev 6 Allen Wirfs-Brock" w:date="2012-02-27T09:57:00Z"/>
        </w:rPr>
      </w:pPr>
      <w:bookmarkStart w:id="21370" w:name="_Toc235503471"/>
      <w:bookmarkStart w:id="21371" w:name="_Toc241509246"/>
      <w:bookmarkStart w:id="21372" w:name="_Toc244416733"/>
      <w:bookmarkStart w:id="21373" w:name="_Toc276631097"/>
      <w:bookmarkStart w:id="21374" w:name="_Toc329528827"/>
      <w:r w:rsidRPr="00E77497">
        <w:t>13</w:t>
      </w:r>
      <w:r w:rsidRPr="00E77497">
        <w:tab/>
      </w:r>
      <w:ins w:id="21375" w:author="Rev 6 Allen Wirfs-Brock" w:date="2012-02-27T09:57:00Z">
        <w:r w:rsidR="00BB761E">
          <w:t>Functions and Generators</w:t>
        </w:r>
        <w:bookmarkEnd w:id="21374"/>
      </w:ins>
    </w:p>
    <w:p w14:paraId="762E9026" w14:textId="77777777" w:rsidR="004C02EF" w:rsidRPr="00E77497" w:rsidRDefault="00BB761E" w:rsidP="0027695A">
      <w:pPr>
        <w:pStyle w:val="20"/>
        <w:numPr>
          <w:ilvl w:val="0"/>
          <w:numId w:val="0"/>
        </w:numPr>
      </w:pPr>
      <w:bookmarkStart w:id="21376" w:name="_Toc329528828"/>
      <w:ins w:id="21377" w:author="Rev 6 Allen Wirfs-Brock" w:date="2012-02-27T09:58:00Z">
        <w:r>
          <w:t>13.1</w:t>
        </w:r>
        <w:r>
          <w:tab/>
        </w:r>
      </w:ins>
      <w:r w:rsidR="004C02EF" w:rsidRPr="00E77497">
        <w:t>Function Definition</w:t>
      </w:r>
      <w:bookmarkEnd w:id="21239"/>
      <w:bookmarkEnd w:id="21240"/>
      <w:bookmarkEnd w:id="21241"/>
      <w:bookmarkEnd w:id="21242"/>
      <w:bookmarkEnd w:id="21370"/>
      <w:bookmarkEnd w:id="21371"/>
      <w:bookmarkEnd w:id="21372"/>
      <w:bookmarkEnd w:id="21373"/>
      <w:ins w:id="21378" w:author="Rev 6 Allen Wirfs-Brock" w:date="2012-02-27T10:05:00Z">
        <w:r w:rsidR="00DA3106">
          <w:t>s</w:t>
        </w:r>
      </w:ins>
      <w:bookmarkEnd w:id="21376"/>
    </w:p>
    <w:p w14:paraId="735CE83B" w14:textId="77777777" w:rsidR="004C02EF" w:rsidRPr="00E77497" w:rsidRDefault="004C02EF" w:rsidP="004C02EF">
      <w:pPr>
        <w:pStyle w:val="Syntax"/>
      </w:pPr>
      <w:r w:rsidRPr="00E77497">
        <w:t>Syntax</w:t>
      </w:r>
    </w:p>
    <w:p w14:paraId="4E4604F6" w14:textId="77777777" w:rsidR="004C02EF" w:rsidRPr="00E77497" w:rsidRDefault="004C02EF" w:rsidP="004C02EF">
      <w:pPr>
        <w:pStyle w:val="SyntaxRule"/>
      </w:pPr>
      <w:r w:rsidRPr="00E77497">
        <w:t xml:space="preserve">FunctionDeclaration </w:t>
      </w:r>
      <w:r w:rsidRPr="00E77497">
        <w:rPr>
          <w:rFonts w:ascii="Arial" w:hAnsi="Arial"/>
          <w:b/>
          <w:i w:val="0"/>
        </w:rPr>
        <w:t>:</w:t>
      </w:r>
    </w:p>
    <w:p w14:paraId="6F393000"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21379" w:author="Rev 3 Allen Wirfs-Brock" w:date="2011-09-02T09:31:00Z">
        <w:r w:rsidR="00AF72C7" w:rsidRPr="00E77497">
          <w:t>Binding</w:t>
        </w:r>
      </w:ins>
      <w:r w:rsidRPr="00E77497">
        <w:t xml:space="preserve">Identifier </w:t>
      </w:r>
      <w:r w:rsidRPr="00E77497">
        <w:rPr>
          <w:rFonts w:ascii="Courier New" w:hAnsi="Courier New"/>
          <w:b/>
          <w:i w:val="0"/>
        </w:rPr>
        <w:t>(</w:t>
      </w:r>
      <w:r w:rsidRPr="00E77497">
        <w:t xml:space="preserve"> FormalParameterList</w:t>
      </w:r>
      <w:del w:id="21380"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7FF359A5" w14:textId="77777777" w:rsidR="004C02EF" w:rsidRPr="00E77497" w:rsidRDefault="004C02EF" w:rsidP="004C02EF">
      <w:pPr>
        <w:pStyle w:val="SyntaxRule"/>
      </w:pPr>
      <w:r w:rsidRPr="00E77497">
        <w:t xml:space="preserve">FunctionExpression </w:t>
      </w:r>
      <w:r w:rsidRPr="00E77497">
        <w:rPr>
          <w:rFonts w:ascii="Arial" w:hAnsi="Arial"/>
          <w:b/>
          <w:i w:val="0"/>
        </w:rPr>
        <w:t>:</w:t>
      </w:r>
    </w:p>
    <w:p w14:paraId="35C313A4"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21381" w:author="Rev 3 Allen Wirfs-Brock" w:date="2011-09-02T09:31:00Z">
        <w:r w:rsidR="00AF72C7" w:rsidRPr="00E77497">
          <w:t>Binding</w:t>
        </w:r>
      </w:ins>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FormalParameterList</w:t>
      </w:r>
      <w:del w:id="21382"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17D5486E" w14:textId="77777777" w:rsidR="00521EAD" w:rsidRPr="00E77497" w:rsidRDefault="00521EAD" w:rsidP="00521EAD">
      <w:pPr>
        <w:pStyle w:val="SyntaxRule"/>
        <w:rPr>
          <w:ins w:id="21383" w:author="Allen Wirfs-Brock" w:date="2011-07-05T11:12:00Z"/>
        </w:rPr>
      </w:pPr>
      <w:ins w:id="21384" w:author="Allen Wirfs-Brock" w:date="2011-07-05T11:12:00Z">
        <w:r w:rsidRPr="00E77497">
          <w:t xml:space="preserve">FormalParameterList </w:t>
        </w:r>
        <w:r w:rsidRPr="00E77497">
          <w:rPr>
            <w:rFonts w:ascii="Arial" w:hAnsi="Arial"/>
            <w:b/>
            <w:i w:val="0"/>
          </w:rPr>
          <w:t>:</w:t>
        </w:r>
      </w:ins>
    </w:p>
    <w:p w14:paraId="6C48733C" w14:textId="77777777" w:rsidR="00521EAD" w:rsidRPr="00E77497" w:rsidRDefault="00DE30CB" w:rsidP="00521EAD">
      <w:pPr>
        <w:pStyle w:val="SyntaxDefinition"/>
        <w:rPr>
          <w:ins w:id="21385" w:author="Allen Wirfs-Brock" w:date="2011-07-05T11:12:00Z"/>
        </w:rPr>
      </w:pPr>
      <w:ins w:id="21386" w:author="Rev 4 Allen Wirfs-Brock" w:date="2011-10-18T10:33:00Z">
        <w:r w:rsidRPr="00C7794D">
          <w:rPr>
            <w:rFonts w:ascii="Arial" w:hAnsi="Arial" w:cs="Arial"/>
            <w:i w:val="0"/>
            <w:sz w:val="16"/>
            <w:szCs w:val="16"/>
          </w:rPr>
          <w:t>[empty]</w:t>
        </w:r>
        <w:r w:rsidRPr="004D1BD1">
          <w:rPr>
            <w:rFonts w:ascii="Courier New" w:hAnsi="Courier New" w:cs="Courier New"/>
            <w:b/>
            <w:i w:val="0"/>
          </w:rPr>
          <w:br/>
        </w:r>
      </w:ins>
      <w:ins w:id="21387" w:author="Rev 4 Allen Wirfs-Brock" w:date="2011-11-04T12:35:00Z">
        <w:r w:rsidR="008639FD" w:rsidRPr="004418C4">
          <w:t>Function</w:t>
        </w:r>
        <w:r w:rsidR="008639FD">
          <w:t>RestParameter</w:t>
        </w:r>
      </w:ins>
      <w:ins w:id="21388" w:author="Rev 3 Allen Wirfs-Brock" w:date="2011-09-02T09:32:00Z">
        <w:del w:id="21389" w:author="Rev 4 Allen Wirfs-Brock" w:date="2011-11-04T12:35:00Z">
          <w:r w:rsidR="00AF72C7" w:rsidRPr="003B4312" w:rsidDel="008639FD">
            <w:rPr>
              <w:rFonts w:ascii="Courier New" w:hAnsi="Courier New" w:cs="Courier New"/>
              <w:b/>
              <w:i w:val="0"/>
            </w:rPr>
            <w:delText>...</w:delText>
          </w:r>
        </w:del>
      </w:ins>
      <w:ins w:id="21390" w:author="Allen Wirfs-Brock" w:date="2011-07-05T11:12:00Z">
        <w:del w:id="21391" w:author="Rev 4 Allen Wirfs-Brock" w:date="2011-11-04T12:35:00Z">
          <w:r w:rsidR="00521EAD" w:rsidRPr="006B6D0A" w:rsidDel="008639FD">
            <w:delText xml:space="preserve"> Identifier</w:delText>
          </w:r>
        </w:del>
      </w:ins>
      <w:ins w:id="21392" w:author="Allen Wirfs-Brock" w:date="2011-07-05T11:13:00Z">
        <w:r w:rsidR="00521EAD" w:rsidRPr="006B6D0A">
          <w:br/>
          <w:t>FormalsList</w:t>
        </w:r>
      </w:ins>
      <w:ins w:id="21393" w:author="Allen Wirfs-Brock" w:date="2011-07-05T11:12:00Z">
        <w:r w:rsidR="00521EAD" w:rsidRPr="006B6D0A">
          <w:br/>
        </w:r>
      </w:ins>
      <w:ins w:id="21394" w:author="Allen Wirfs-Brock" w:date="2011-07-05T11:14:00Z">
        <w:r w:rsidR="00521EAD" w:rsidRPr="00E65A34">
          <w:t>FormalsList</w:t>
        </w:r>
      </w:ins>
      <w:ins w:id="21395" w:author="Allen Wirfs-Brock" w:date="2011-07-05T11:12:00Z">
        <w:r w:rsidR="00521EAD" w:rsidRPr="009C202C">
          <w:rPr>
            <w:rFonts w:ascii="Courier New" w:hAnsi="Courier New"/>
            <w:b/>
            <w:i w:val="0"/>
          </w:rPr>
          <w:t>,</w:t>
        </w:r>
      </w:ins>
      <w:ins w:id="21396" w:author="Allen Wirfs-Brock" w:date="2011-07-05T11:14:00Z">
        <w:r w:rsidR="00521EAD" w:rsidRPr="00B820AB">
          <w:rPr>
            <w:rFonts w:ascii="Courier New" w:hAnsi="Courier New"/>
            <w:b/>
            <w:i w:val="0"/>
          </w:rPr>
          <w:t xml:space="preserve"> </w:t>
        </w:r>
      </w:ins>
      <w:ins w:id="21397" w:author="Rev 4 Allen Wirfs-Brock" w:date="2011-11-04T12:35:00Z">
        <w:r w:rsidR="008639FD" w:rsidRPr="004418C4">
          <w:t>Function</w:t>
        </w:r>
        <w:r w:rsidR="008639FD">
          <w:t>RestParameter</w:t>
        </w:r>
      </w:ins>
      <w:ins w:id="21398" w:author="Rev 3 Allen Wirfs-Brock" w:date="2011-09-02T09:32:00Z">
        <w:del w:id="21399" w:author="Rev 4 Allen Wirfs-Brock" w:date="2011-11-04T12:35:00Z">
          <w:r w:rsidR="00AF72C7" w:rsidRPr="00675B74" w:rsidDel="008639FD">
            <w:rPr>
              <w:rFonts w:ascii="Courier New" w:hAnsi="Courier New" w:cs="Courier New"/>
              <w:b/>
              <w:i w:val="0"/>
            </w:rPr>
            <w:delText xml:space="preserve">... </w:delText>
          </w:r>
        </w:del>
      </w:ins>
      <w:ins w:id="21400" w:author="Allen Wirfs-Brock" w:date="2011-07-05T11:14:00Z">
        <w:del w:id="21401" w:author="Rev 4 Allen Wirfs-Brock" w:date="2011-11-04T12:35:00Z">
          <w:r w:rsidR="00521EAD" w:rsidRPr="00E77497" w:rsidDel="008639FD">
            <w:delText xml:space="preserve"> </w:delText>
          </w:r>
        </w:del>
      </w:ins>
      <w:ins w:id="21402" w:author="Allen Wirfs-Brock" w:date="2011-07-05T11:12:00Z">
        <w:del w:id="21403" w:author="Rev 4 Allen Wirfs-Brock" w:date="2011-11-04T12:35:00Z">
          <w:r w:rsidR="00521EAD" w:rsidRPr="00E77497" w:rsidDel="008639FD">
            <w:delText xml:space="preserve"> Identifier</w:delText>
          </w:r>
        </w:del>
      </w:ins>
    </w:p>
    <w:p w14:paraId="3279A561" w14:textId="77777777" w:rsidR="004C02EF" w:rsidRPr="00E77497" w:rsidRDefault="00521EAD" w:rsidP="004C02EF">
      <w:pPr>
        <w:pStyle w:val="SyntaxRule"/>
      </w:pPr>
      <w:ins w:id="21404" w:author="Allen Wirfs-Brock" w:date="2011-07-05T11:15:00Z">
        <w:r w:rsidRPr="00E77497">
          <w:t>FormalsList</w:t>
        </w:r>
      </w:ins>
      <w:ins w:id="21405" w:author="Allen Wirfs-Brock" w:date="2011-07-05T11:17:00Z">
        <w:r w:rsidRPr="00E77497">
          <w:t xml:space="preserve"> </w:t>
        </w:r>
      </w:ins>
      <w:del w:id="21406" w:author="Allen Wirfs-Brock" w:date="2011-07-05T11:15:00Z">
        <w:r w:rsidR="004C02EF" w:rsidRPr="00E77497" w:rsidDel="00521EAD">
          <w:delText xml:space="preserve">FormalParameterList </w:delText>
        </w:r>
      </w:del>
      <w:r w:rsidR="004C02EF" w:rsidRPr="00E77497">
        <w:rPr>
          <w:rFonts w:ascii="Arial" w:hAnsi="Arial"/>
          <w:b/>
          <w:i w:val="0"/>
        </w:rPr>
        <w:t>:</w:t>
      </w:r>
    </w:p>
    <w:p w14:paraId="7FCA5952" w14:textId="77777777" w:rsidR="004C02EF" w:rsidRPr="00E77497" w:rsidRDefault="004C02EF" w:rsidP="004C02EF">
      <w:pPr>
        <w:pStyle w:val="SyntaxDefinition"/>
      </w:pPr>
      <w:del w:id="21407" w:author="Allen Wirfs-Brock" w:date="2011-07-05T11:17:00Z">
        <w:r w:rsidRPr="00E77497" w:rsidDel="00521EAD">
          <w:delText>Identifier</w:delText>
        </w:r>
      </w:del>
      <w:ins w:id="21408" w:author="Allen Wirfs-Brock" w:date="2011-07-05T11:17:00Z">
        <w:r w:rsidR="00521EAD" w:rsidRPr="00E77497">
          <w:t>FormalParameter</w:t>
        </w:r>
      </w:ins>
      <w:r w:rsidRPr="00E77497">
        <w:br/>
      </w:r>
      <w:ins w:id="21409" w:author="Allen Wirfs-Brock" w:date="2011-07-05T11:15:00Z">
        <w:r w:rsidR="00521EAD" w:rsidRPr="00E77497">
          <w:t>FormalsList</w:t>
        </w:r>
      </w:ins>
      <w:ins w:id="21410" w:author="Allen Wirfs-Brock" w:date="2011-07-05T11:17:00Z">
        <w:r w:rsidR="00521EAD" w:rsidRPr="00E77497">
          <w:t xml:space="preserve"> </w:t>
        </w:r>
      </w:ins>
      <w:del w:id="21411" w:author="Allen Wirfs-Brock" w:date="2011-07-05T11:15:00Z">
        <w:r w:rsidRPr="00E77497" w:rsidDel="00521EAD">
          <w:delText xml:space="preserve">FormalParameterList </w:delText>
        </w:r>
      </w:del>
      <w:r w:rsidRPr="00E77497">
        <w:rPr>
          <w:rFonts w:ascii="Courier New" w:hAnsi="Courier New"/>
          <w:b/>
          <w:i w:val="0"/>
        </w:rPr>
        <w:t>,</w:t>
      </w:r>
      <w:r w:rsidRPr="00E77497">
        <w:t xml:space="preserve"> </w:t>
      </w:r>
      <w:ins w:id="21412" w:author="Allen Wirfs-Brock" w:date="2011-07-05T11:17:00Z">
        <w:r w:rsidR="00521EAD" w:rsidRPr="00E77497">
          <w:t>FormalParameter</w:t>
        </w:r>
      </w:ins>
      <w:del w:id="21413" w:author="Allen Wirfs-Brock" w:date="2011-07-05T11:17:00Z">
        <w:r w:rsidRPr="00E77497" w:rsidDel="00521EAD">
          <w:delText>Identifier</w:delText>
        </w:r>
      </w:del>
    </w:p>
    <w:p w14:paraId="10D18BE3" w14:textId="77777777" w:rsidR="008639FD" w:rsidRPr="004418C4" w:rsidRDefault="008639FD" w:rsidP="008639FD">
      <w:pPr>
        <w:pStyle w:val="SyntaxRule"/>
        <w:rPr>
          <w:ins w:id="21414" w:author="Rev 4 Allen Wirfs-Brock" w:date="2011-11-04T12:34:00Z"/>
        </w:rPr>
      </w:pPr>
      <w:ins w:id="21415" w:author="Rev 4 Allen Wirfs-Brock" w:date="2011-11-04T12:34:00Z">
        <w:r w:rsidRPr="004418C4">
          <w:t>Function</w:t>
        </w:r>
        <w:r>
          <w:t>RestParameter</w:t>
        </w:r>
        <w:r w:rsidRPr="004418C4">
          <w:t xml:space="preserve"> </w:t>
        </w:r>
        <w:r w:rsidRPr="004418C4">
          <w:rPr>
            <w:rFonts w:ascii="Arial" w:hAnsi="Arial"/>
            <w:b/>
            <w:i w:val="0"/>
          </w:rPr>
          <w:t>:</w:t>
        </w:r>
      </w:ins>
    </w:p>
    <w:p w14:paraId="51F048EC" w14:textId="77777777" w:rsidR="008639FD" w:rsidRPr="004418C4" w:rsidRDefault="008639FD" w:rsidP="008639FD">
      <w:pPr>
        <w:pStyle w:val="SyntaxDefinition"/>
        <w:rPr>
          <w:ins w:id="21416" w:author="Rev 4 Allen Wirfs-Brock" w:date="2011-11-04T12:34:00Z"/>
        </w:rPr>
      </w:pPr>
      <w:ins w:id="21417" w:author="Rev 4 Allen Wirfs-Brock" w:date="2011-11-04T12:35:00Z">
        <w:r w:rsidRPr="003B4312">
          <w:rPr>
            <w:rFonts w:ascii="Courier New" w:hAnsi="Courier New" w:cs="Courier New"/>
            <w:b/>
            <w:i w:val="0"/>
          </w:rPr>
          <w:t>...</w:t>
        </w:r>
        <w:r w:rsidRPr="006B6D0A">
          <w:t xml:space="preserve"> </w:t>
        </w:r>
      </w:ins>
      <w:ins w:id="21418" w:author="Rev 5 Allen Wirfs-Brock" w:date="2011-12-29T17:33:00Z">
        <w:r w:rsidR="004322E4">
          <w:t>Binding</w:t>
        </w:r>
      </w:ins>
      <w:ins w:id="21419" w:author="Rev 4 Allen Wirfs-Brock" w:date="2011-11-04T12:35:00Z">
        <w:r w:rsidRPr="006B6D0A">
          <w:t>Identifier</w:t>
        </w:r>
      </w:ins>
    </w:p>
    <w:p w14:paraId="0A2A6E30" w14:textId="77777777" w:rsidR="00521EAD" w:rsidRPr="00E77497" w:rsidRDefault="00521EAD" w:rsidP="00521EAD">
      <w:pPr>
        <w:pStyle w:val="SyntaxRule"/>
        <w:rPr>
          <w:ins w:id="21420" w:author="Allen Wirfs-Brock" w:date="2011-07-05T11:16:00Z"/>
        </w:rPr>
      </w:pPr>
      <w:ins w:id="21421" w:author="Allen Wirfs-Brock" w:date="2011-07-05T11:17:00Z">
        <w:r w:rsidRPr="00675B74">
          <w:t>Formal</w:t>
        </w:r>
        <w:r w:rsidRPr="00E77497">
          <w:t xml:space="preserve">Parameter </w:t>
        </w:r>
      </w:ins>
      <w:ins w:id="21422" w:author="Allen Wirfs-Brock" w:date="2011-07-05T11:16:00Z">
        <w:r w:rsidRPr="00E77497">
          <w:rPr>
            <w:rFonts w:ascii="Arial" w:hAnsi="Arial"/>
            <w:b/>
            <w:i w:val="0"/>
          </w:rPr>
          <w:t>:</w:t>
        </w:r>
      </w:ins>
    </w:p>
    <w:p w14:paraId="18D1E2DC" w14:textId="77777777" w:rsidR="00521EAD" w:rsidRPr="00E77497" w:rsidRDefault="00AF72C7" w:rsidP="00521EAD">
      <w:pPr>
        <w:pStyle w:val="SyntaxDefinition"/>
        <w:rPr>
          <w:ins w:id="21423" w:author="Allen Wirfs-Brock" w:date="2011-07-05T11:16:00Z"/>
        </w:rPr>
      </w:pPr>
      <w:ins w:id="21424" w:author="Rev 3 Allen Wirfs-Brock" w:date="2011-09-02T09:33:00Z">
        <w:del w:id="21425" w:author="Rev 4 Allen Wirfs-Brock" w:date="2011-11-06T12:42:00Z">
          <w:r w:rsidRPr="00E77497" w:rsidDel="00860028">
            <w:delText>Binding</w:delText>
          </w:r>
        </w:del>
      </w:ins>
      <w:ins w:id="21426" w:author="Allen Wirfs-Brock" w:date="2011-07-05T11:16:00Z">
        <w:del w:id="21427" w:author="Rev 4 Allen Wirfs-Brock" w:date="2011-11-06T12:42:00Z">
          <w:r w:rsidR="00521EAD" w:rsidRPr="00E77497" w:rsidDel="00860028">
            <w:delText>Identifier</w:delText>
          </w:r>
        </w:del>
      </w:ins>
      <w:ins w:id="21428" w:author="Allen Wirfs-Brock" w:date="2011-07-05T11:22:00Z">
        <w:del w:id="21429" w:author="Rev 4 Allen Wirfs-Brock" w:date="2011-11-06T12:42:00Z">
          <w:r w:rsidR="00521EAD" w:rsidRPr="00E77497" w:rsidDel="00860028">
            <w:delText xml:space="preserve"> Initialiser</w:delText>
          </w:r>
          <w:r w:rsidR="00521EAD" w:rsidRPr="00E77497" w:rsidDel="00860028">
            <w:rPr>
              <w:rFonts w:ascii="Arial" w:hAnsi="Arial" w:cs="Arial"/>
              <w:i w:val="0"/>
              <w:vertAlign w:val="subscript"/>
            </w:rPr>
            <w:delText>opt</w:delText>
          </w:r>
        </w:del>
      </w:ins>
      <w:ins w:id="21430" w:author="Allen Wirfs-Brock" w:date="2011-07-05T11:16:00Z">
        <w:del w:id="21431" w:author="Rev 4 Allen Wirfs-Brock" w:date="2011-11-06T12:42:00Z">
          <w:r w:rsidR="00521EAD" w:rsidRPr="00E77497" w:rsidDel="00860028">
            <w:br/>
          </w:r>
        </w:del>
      </w:ins>
      <w:ins w:id="21432" w:author="Allen Wirfs-Brock" w:date="2011-07-05T11:21:00Z">
        <w:r w:rsidR="00521EAD" w:rsidRPr="00E77497">
          <w:t>Binding</w:t>
        </w:r>
        <w:del w:id="21433" w:author="Rev 4 Allen Wirfs-Brock" w:date="2011-11-06T12:42:00Z">
          <w:r w:rsidR="00521EAD" w:rsidRPr="00E77497" w:rsidDel="00860028">
            <w:delText>Patter</w:delText>
          </w:r>
        </w:del>
      </w:ins>
      <w:ins w:id="21434" w:author="Allen Wirfs-Brock" w:date="2011-07-05T13:22:00Z">
        <w:del w:id="21435" w:author="Rev 4 Allen Wirfs-Brock" w:date="2011-11-06T12:42:00Z">
          <w:r w:rsidR="00B11FED" w:rsidRPr="00E77497" w:rsidDel="00860028">
            <w:delText>n</w:delText>
          </w:r>
        </w:del>
      </w:ins>
      <w:ins w:id="21436" w:author="Rev 4 Allen Wirfs-Brock" w:date="2011-11-06T12:42:00Z">
        <w:r w:rsidR="00860028">
          <w:t>Element</w:t>
        </w:r>
      </w:ins>
      <w:ins w:id="21437" w:author="Allen Wirfs-Brock" w:date="2011-07-05T11:21:00Z">
        <w:r w:rsidR="00521EAD" w:rsidRPr="00E77497">
          <w:t xml:space="preserve"> </w:t>
        </w:r>
      </w:ins>
      <w:ins w:id="21438" w:author="Allen Wirfs-Brock" w:date="2011-07-05T11:20:00Z">
        <w:del w:id="21439" w:author="Rev 4 Allen Wirfs-Brock" w:date="2011-11-06T12:42:00Z">
          <w:r w:rsidR="00521EAD" w:rsidRPr="00E77497" w:rsidDel="00860028">
            <w:delText>Initialiser</w:delText>
          </w:r>
        </w:del>
      </w:ins>
      <w:ins w:id="21440" w:author="Allen Wirfs-Brock" w:date="2011-07-05T11:21:00Z">
        <w:del w:id="21441" w:author="Rev 4 Allen Wirfs-Brock" w:date="2011-11-06T12:42:00Z">
          <w:r w:rsidR="00521EAD" w:rsidRPr="00E77497" w:rsidDel="00860028">
            <w:rPr>
              <w:rFonts w:ascii="Arial" w:hAnsi="Arial" w:cs="Arial"/>
              <w:i w:val="0"/>
              <w:vertAlign w:val="subscript"/>
            </w:rPr>
            <w:delText>opt</w:delText>
          </w:r>
        </w:del>
      </w:ins>
    </w:p>
    <w:p w14:paraId="46F8C6F9" w14:textId="77777777" w:rsidR="004C02EF" w:rsidRPr="00E77497" w:rsidRDefault="004C02EF" w:rsidP="004C02EF">
      <w:pPr>
        <w:pStyle w:val="SyntaxRule"/>
      </w:pPr>
      <w:r w:rsidRPr="00E77497">
        <w:t xml:space="preserve">FunctionBody </w:t>
      </w:r>
      <w:r w:rsidRPr="00E77497">
        <w:rPr>
          <w:rFonts w:ascii="Arial" w:hAnsi="Arial"/>
          <w:b/>
          <w:i w:val="0"/>
        </w:rPr>
        <w:t>:</w:t>
      </w:r>
    </w:p>
    <w:p w14:paraId="50F60903" w14:textId="77777777" w:rsidR="004C02EF" w:rsidRPr="00E77497" w:rsidRDefault="0004187D" w:rsidP="004C02EF">
      <w:pPr>
        <w:pStyle w:val="SyntaxDefinition"/>
      </w:pPr>
      <w:ins w:id="21442" w:author="Rev 4 Allen Wirfs-Brock" w:date="2011-10-07T15:07:00Z">
        <w:r w:rsidRPr="00E77497">
          <w:t>StatementList</w:t>
        </w:r>
        <w:r w:rsidRPr="00E77497">
          <w:rPr>
            <w:rFonts w:ascii="Arial" w:hAnsi="Arial"/>
            <w:i w:val="0"/>
            <w:vertAlign w:val="subscript"/>
          </w:rPr>
          <w:t>opt</w:t>
        </w:r>
        <w:r w:rsidRPr="00E77497">
          <w:t xml:space="preserve"> </w:t>
        </w:r>
      </w:ins>
      <w:del w:id="21443" w:author="Rev 4 Allen Wirfs-Brock" w:date="2011-10-07T15:07:00Z">
        <w:r w:rsidR="004C02EF" w:rsidRPr="00E77497" w:rsidDel="0004187D">
          <w:delText>SourceElements</w:delText>
        </w:r>
        <w:r w:rsidR="004C02EF" w:rsidRPr="00E77497" w:rsidDel="0004187D">
          <w:rPr>
            <w:rFonts w:ascii="Arial" w:hAnsi="Arial" w:cs="Arial"/>
            <w:i w:val="0"/>
            <w:vertAlign w:val="subscript"/>
          </w:rPr>
          <w:delText>opt</w:delText>
        </w:r>
      </w:del>
    </w:p>
    <w:p w14:paraId="09C487AB" w14:textId="77777777" w:rsidR="0009072F" w:rsidRPr="00E77497" w:rsidDel="004322E4" w:rsidRDefault="0009072F" w:rsidP="0009072F">
      <w:pPr>
        <w:pStyle w:val="Note"/>
        <w:rPr>
          <w:ins w:id="21444" w:author="Rev 3 Allen Wirfs-Brock" w:date="2011-09-21T09:34:00Z"/>
          <w:del w:id="21445" w:author="Rev 5 Allen Wirfs-Brock" w:date="2011-12-29T17:36:00Z"/>
        </w:rPr>
      </w:pPr>
      <w:ins w:id="21446" w:author="Rev 3 Allen Wirfs-Brock" w:date="2011-09-21T09:34:00Z">
        <w:del w:id="21447" w:author="Rev 5 Allen Wirfs-Brock" w:date="2011-12-29T17:36:00Z">
          <w:r w:rsidRPr="00E77497" w:rsidDel="004322E4">
            <w:delText>NOTE</w:delText>
          </w:r>
          <w:r w:rsidRPr="00E77497" w:rsidDel="004322E4">
            <w:tab/>
            <w:delText>The</w:delText>
          </w:r>
          <w:r w:rsidR="007C5880" w:rsidRPr="00E77497" w:rsidDel="004322E4">
            <w:delText xml:space="preserve"> identifier of a rest parameter is specified as an </w:delText>
          </w:r>
          <w:r w:rsidR="007C5880" w:rsidRPr="00E77497" w:rsidDel="004322E4">
            <w:rPr>
              <w:rFonts w:ascii="Times New Roman" w:hAnsi="Times New Roman"/>
              <w:i/>
            </w:rPr>
            <w:delText>Identifier</w:delText>
          </w:r>
          <w:r w:rsidR="007C5880" w:rsidRPr="00E77497" w:rsidDel="004322E4">
            <w:delText xml:space="preserve"> rather than a </w:delText>
          </w:r>
          <w:r w:rsidR="007C5880" w:rsidRPr="00E77497" w:rsidDel="004322E4">
            <w:rPr>
              <w:rFonts w:ascii="Times New Roman" w:hAnsi="Times New Roman"/>
              <w:i/>
            </w:rPr>
            <w:delText>BindingIdentifier</w:delText>
          </w:r>
          <w:r w:rsidR="007C5880" w:rsidRPr="00E77497" w:rsidDel="004322E4">
            <w:delText xml:space="preserve"> because it may be the the identifier </w:delText>
          </w:r>
          <w:r w:rsidR="007C5880" w:rsidRPr="00E77497" w:rsidDel="004322E4">
            <w:rPr>
              <w:rFonts w:ascii="Courier New" w:hAnsi="Courier New" w:cs="Courier New"/>
              <w:b/>
            </w:rPr>
            <w:delText>arguments</w:delText>
          </w:r>
          <w:r w:rsidR="007C5880" w:rsidRPr="00E77497" w:rsidDel="004322E4">
            <w:delText>.</w:delText>
          </w:r>
          <w:r w:rsidRPr="00E77497" w:rsidDel="004322E4">
            <w:delText>.</w:delText>
          </w:r>
        </w:del>
      </w:ins>
    </w:p>
    <w:p w14:paraId="53955AD9" w14:textId="77777777" w:rsidR="00F22CBA" w:rsidRPr="00E77497" w:rsidRDefault="00F22CBA" w:rsidP="00F22CBA">
      <w:pPr>
        <w:pStyle w:val="40"/>
        <w:numPr>
          <w:ilvl w:val="0"/>
          <w:numId w:val="0"/>
        </w:numPr>
        <w:rPr>
          <w:ins w:id="21448" w:author="Rev 4 Allen Wirfs-Brock" w:date="2011-10-16T15:12:00Z"/>
        </w:rPr>
      </w:pPr>
      <w:ins w:id="21449" w:author="Rev 4 Allen Wirfs-Brock" w:date="2011-10-16T15:12:00Z">
        <w:r w:rsidRPr="00E77497">
          <w:t>Static Semantics</w:t>
        </w:r>
      </w:ins>
    </w:p>
    <w:p w14:paraId="23CB2BB9" w14:textId="77777777" w:rsidR="00F22CBA" w:rsidRPr="00E77497" w:rsidRDefault="00C9049C" w:rsidP="00F22CBA">
      <w:pPr>
        <w:rPr>
          <w:ins w:id="21450" w:author="Rev 4 Allen Wirfs-Brock" w:date="2011-10-16T15:12:00Z"/>
          <w:rFonts w:ascii="Helvetica" w:hAnsi="Helvetica"/>
          <w:b/>
        </w:rPr>
      </w:pPr>
      <w:ins w:id="21451" w:author="Rev 4 Allen Wirfs-Brock" w:date="2011-10-20T10:21:00Z">
        <w:r w:rsidRPr="00E77497">
          <w:rPr>
            <w:rFonts w:ascii="Helvetica" w:hAnsi="Helvetica"/>
            <w:b/>
          </w:rPr>
          <w:t xml:space="preserve">Static Semantics:  </w:t>
        </w:r>
      </w:ins>
      <w:ins w:id="21452" w:author="Rev 4 Allen Wirfs-Brock" w:date="2011-10-16T15:12:00Z">
        <w:r w:rsidR="00F22CBA" w:rsidRPr="00E77497">
          <w:rPr>
            <w:rFonts w:ascii="Helvetica" w:hAnsi="Helvetica"/>
            <w:b/>
          </w:rPr>
          <w:t>Early Errors</w:t>
        </w:r>
      </w:ins>
    </w:p>
    <w:p w14:paraId="44591978" w14:textId="77777777" w:rsidR="004C02EF" w:rsidRPr="00E77497" w:rsidDel="00F22CBA" w:rsidRDefault="004C02EF" w:rsidP="004C02EF">
      <w:pPr>
        <w:pStyle w:val="Syntax"/>
        <w:rPr>
          <w:del w:id="21453" w:author="Rev 4 Allen Wirfs-Brock" w:date="2011-10-16T15:12:00Z"/>
        </w:rPr>
      </w:pPr>
      <w:del w:id="21454" w:author="Rev 4 Allen Wirfs-Brock" w:date="2011-10-16T15:12:00Z">
        <w:r w:rsidRPr="00E77497" w:rsidDel="00F22CBA">
          <w:delText>Semantics</w:delText>
        </w:r>
      </w:del>
    </w:p>
    <w:p w14:paraId="2932F274" w14:textId="77777777" w:rsidR="005A7DC0" w:rsidRPr="00E77497" w:rsidRDefault="005A7DC0" w:rsidP="002B1CE2">
      <w:pPr>
        <w:jc w:val="left"/>
        <w:rPr>
          <w:ins w:id="21455" w:author="Rev 4 Allen Wirfs-Brock" w:date="2011-10-07T16:10:00Z"/>
        </w:rPr>
      </w:pPr>
      <w:bookmarkStart w:id="21456" w:name="_Toc375031212"/>
      <w:bookmarkStart w:id="21457" w:name="_Toc381513724"/>
      <w:bookmarkStart w:id="21458" w:name="_Toc382212246"/>
      <w:bookmarkStart w:id="21459" w:name="_Toc382212809"/>
      <w:bookmarkStart w:id="21460" w:name="_Toc382291591"/>
      <w:bookmarkStart w:id="21461" w:name="_Toc385672240"/>
      <w:bookmarkStart w:id="21462" w:name="_Ref386878660"/>
      <w:bookmarkStart w:id="21463" w:name="_Toc393690344"/>
      <w:ins w:id="21464" w:author="Rev 4 Allen Wirfs-Brock" w:date="2011-10-07T16:11: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ins>
      <w:ins w:id="21465" w:author="Rev 4 Allen Wirfs-Brock" w:date="2011-10-07T16:25:00Z">
        <w:r w:rsidR="002B1CE2" w:rsidRPr="00E77497">
          <w:t>and</w:t>
        </w:r>
      </w:ins>
      <w:ins w:id="21466" w:author="Rev 4 Allen Wirfs-Brock" w:date="2011-10-07T16:26:00Z">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w:t>
        </w:r>
      </w:ins>
      <w:ins w:id="21467" w:author="Rev 4 Allen Wirfs-Brock" w:date="2011-10-07T16:27:00Z">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FormalParameterList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ins>
    </w:p>
    <w:p w14:paraId="228C0829" w14:textId="77777777" w:rsidR="005A7DC0" w:rsidRPr="00E77497" w:rsidDel="00650D6A" w:rsidRDefault="005A7DC0" w:rsidP="00FE5F37">
      <w:pPr>
        <w:numPr>
          <w:ilvl w:val="0"/>
          <w:numId w:val="737"/>
        </w:numPr>
        <w:spacing w:after="220"/>
        <w:contextualSpacing/>
        <w:rPr>
          <w:ins w:id="21468" w:author="Rev 4 Allen Wirfs-Brock" w:date="2011-10-07T16:10:00Z"/>
          <w:del w:id="21469" w:author="Rev 6 Allen Wirfs-Brock" w:date="2012-02-27T16:19:00Z"/>
        </w:rPr>
      </w:pPr>
      <w:commentRangeStart w:id="21470"/>
      <w:ins w:id="21471" w:author="Rev 4 Allen Wirfs-Brock" w:date="2011-10-07T16:10:00Z">
        <w:del w:id="21472" w:author="Rev 6 Allen Wirfs-Brock" w:date="2012-02-27T16:19: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w:delText>
          </w:r>
        </w:del>
      </w:ins>
      <w:ins w:id="21473" w:author="Rev 4 Allen Wirfs-Brock" w:date="2011-10-07T16:15:00Z">
        <w:del w:id="21474" w:author="Rev 6 Allen Wirfs-Brock" w:date="2012-02-27T16:19:00Z">
          <w:r w:rsidR="00B35571" w:rsidRPr="00E77497" w:rsidDel="00650D6A">
            <w:delText>Bound</w:delText>
          </w:r>
        </w:del>
      </w:ins>
      <w:ins w:id="21475" w:author="Rev 4 Allen Wirfs-Brock" w:date="2011-10-07T16:10:00Z">
        <w:del w:id="21476" w:author="Rev 6 Allen Wirfs-Brock" w:date="2012-02-27T16:19:00Z">
          <w:r w:rsidRPr="00E77497" w:rsidDel="00650D6A">
            <w:delText xml:space="preserve">Names of </w:delText>
          </w:r>
        </w:del>
      </w:ins>
      <w:ins w:id="21477" w:author="Rev 4 Allen Wirfs-Brock" w:date="2011-10-07T16:15:00Z">
        <w:del w:id="21478" w:author="Rev 6 Allen Wirfs-Brock" w:date="2012-02-27T16:19:00Z">
          <w:r w:rsidR="00B35571" w:rsidRPr="00E77497" w:rsidDel="00650D6A">
            <w:rPr>
              <w:rFonts w:ascii="Times New Roman" w:hAnsi="Times New Roman"/>
              <w:i/>
            </w:rPr>
            <w:delText>BindingIdentifier</w:delText>
          </w:r>
        </w:del>
      </w:ins>
      <w:ins w:id="21479" w:author="Rev 4 Allen Wirfs-Brock" w:date="2011-10-07T16:10:00Z">
        <w:del w:id="21480" w:author="Rev 6 Allen Wirfs-Brock" w:date="2012-02-27T16:19:00Z">
          <w:r w:rsidRPr="00E77497" w:rsidDel="00650D6A">
            <w:delText xml:space="preserve"> </w:delText>
          </w:r>
        </w:del>
      </w:ins>
      <w:ins w:id="21481" w:author="Rev 4 Allen Wirfs-Brock" w:date="2011-10-07T16:16:00Z">
        <w:del w:id="21482" w:author="Rev 6 Allen Wirfs-Brock" w:date="2012-02-27T16:19:00Z">
          <w:r w:rsidR="00B35571" w:rsidRPr="00E77497" w:rsidDel="00650D6A">
            <w:delText xml:space="preserve">also occurs in the VarDeclaredNames of </w:delText>
          </w:r>
          <w:r w:rsidR="00B35571" w:rsidRPr="00E77497" w:rsidDel="00650D6A">
            <w:rPr>
              <w:rFonts w:ascii="Times New Roman" w:hAnsi="Times New Roman"/>
              <w:i/>
            </w:rPr>
            <w:delText>FunctionBody</w:delText>
          </w:r>
          <w:r w:rsidR="00B35571" w:rsidRPr="00E77497" w:rsidDel="00650D6A">
            <w:delText>.</w:delText>
          </w:r>
        </w:del>
      </w:ins>
    </w:p>
    <w:p w14:paraId="7121D353" w14:textId="77777777" w:rsidR="00B35571" w:rsidRPr="00E77497" w:rsidDel="00650D6A" w:rsidRDefault="00B35571" w:rsidP="00FE5F37">
      <w:pPr>
        <w:numPr>
          <w:ilvl w:val="0"/>
          <w:numId w:val="737"/>
        </w:numPr>
        <w:spacing w:after="220"/>
        <w:contextualSpacing/>
        <w:rPr>
          <w:ins w:id="21483" w:author="Rev 4 Allen Wirfs-Brock" w:date="2011-10-07T16:17:00Z"/>
          <w:del w:id="21484" w:author="Rev 6 Allen Wirfs-Brock" w:date="2012-02-27T16:20:00Z"/>
        </w:rPr>
      </w:pPr>
      <w:ins w:id="21485" w:author="Rev 4 Allen Wirfs-Brock" w:date="2011-10-07T16:17:00Z">
        <w:del w:id="21486" w:author="Rev 6 Allen Wirfs-Brock" w:date="2012-02-27T16:20: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BoundNames of </w:delText>
          </w:r>
          <w:r w:rsidRPr="00E77497" w:rsidDel="00650D6A">
            <w:rPr>
              <w:rFonts w:ascii="Times New Roman" w:hAnsi="Times New Roman"/>
              <w:i/>
            </w:rPr>
            <w:delText>BindingIdentifier</w:delText>
          </w:r>
          <w:r w:rsidRPr="00E77497" w:rsidDel="00650D6A">
            <w:delText xml:space="preserve"> also occurs in the LexicallyDeclaredNames of </w:delText>
          </w:r>
          <w:r w:rsidRPr="00E77497" w:rsidDel="00650D6A">
            <w:rPr>
              <w:rFonts w:ascii="Times New Roman" w:hAnsi="Times New Roman"/>
              <w:i/>
            </w:rPr>
            <w:delText>FunctionBody</w:delText>
          </w:r>
          <w:r w:rsidRPr="00E77497" w:rsidDel="00650D6A">
            <w:delText>.</w:delText>
          </w:r>
        </w:del>
      </w:ins>
    </w:p>
    <w:p w14:paraId="39B50D77" w14:textId="77777777" w:rsidR="005A7DC0" w:rsidRPr="00E77497" w:rsidDel="00CD24F8" w:rsidRDefault="005A7DC0" w:rsidP="00FE5F37">
      <w:pPr>
        <w:numPr>
          <w:ilvl w:val="0"/>
          <w:numId w:val="737"/>
        </w:numPr>
        <w:spacing w:after="220"/>
        <w:contextualSpacing/>
        <w:rPr>
          <w:ins w:id="21487" w:author="Rev 4 Allen Wirfs-Brock" w:date="2011-10-07T16:20:00Z"/>
          <w:del w:id="21488" w:author="Rev 7 Allen Wirfs-Brock" w:date="2012-04-17T12:45:00Z"/>
        </w:rPr>
      </w:pPr>
      <w:ins w:id="21489" w:author="Rev 4 Allen Wirfs-Brock" w:date="2011-10-07T16:10:00Z">
        <w:del w:id="21490" w:author="Rev 7 Allen Wirfs-Brock" w:date="2012-04-17T12:45:00Z">
          <w:r w:rsidRPr="00E77497" w:rsidDel="00CD24F8">
            <w:delText>It is a Syntax Error if the source code matching this production is extended code and</w:delText>
          </w:r>
          <w:r w:rsidRPr="00E77497" w:rsidDel="00CD24F8">
            <w:rPr>
              <w:rFonts w:ascii="Times New Roman" w:eastAsia="Times New Roman" w:hAnsi="Times New Roman"/>
              <w:spacing w:val="6"/>
              <w:lang w:eastAsia="en-US"/>
            </w:rPr>
            <w:delText xml:space="preserve"> </w:delText>
          </w:r>
          <w:r w:rsidRPr="00E77497" w:rsidDel="00CD24F8">
            <w:delText xml:space="preserve">any element of the </w:delText>
          </w:r>
          <w:r w:rsidRPr="00184B2F" w:rsidDel="00CD24F8">
            <w:rPr>
              <w:rFonts w:ascii="Times New Roman" w:hAnsi="Times New Roman"/>
            </w:rPr>
            <w:delText>LexicallyDeclaredNames</w:delText>
          </w:r>
          <w:r w:rsidRPr="00E77497" w:rsidDel="00CD24F8">
            <w:delText xml:space="preserve"> of </w:delText>
          </w:r>
        </w:del>
      </w:ins>
      <w:ins w:id="21491" w:author="Rev 4 Allen Wirfs-Brock" w:date="2011-10-07T16:22:00Z">
        <w:del w:id="21492" w:author="Rev 7 Allen Wirfs-Brock" w:date="2012-04-17T12:45:00Z">
          <w:r w:rsidR="007931B3" w:rsidRPr="00E77497" w:rsidDel="00CD24F8">
            <w:rPr>
              <w:rFonts w:ascii="Times New Roman" w:hAnsi="Times New Roman"/>
              <w:i/>
            </w:rPr>
            <w:delText>FormalParameterList</w:delText>
          </w:r>
          <w:r w:rsidR="007931B3" w:rsidRPr="00E77497" w:rsidDel="00CD24F8">
            <w:delText xml:space="preserve"> </w:delText>
          </w:r>
        </w:del>
      </w:ins>
      <w:ins w:id="21493" w:author="Rev 4 Allen Wirfs-Brock" w:date="2011-10-07T16:10:00Z">
        <w:del w:id="21494" w:author="Rev 7 Allen Wirfs-Brock" w:date="2012-04-17T12:45:00Z">
          <w:r w:rsidRPr="00E77497" w:rsidDel="00CD24F8">
            <w:delText xml:space="preserve">also occurs in the </w:delText>
          </w:r>
          <w:r w:rsidRPr="00184B2F" w:rsidDel="00CD24F8">
            <w:rPr>
              <w:rFonts w:ascii="Times New Roman" w:hAnsi="Times New Roman"/>
            </w:rPr>
            <w:delText>VarDeclaredNames</w:delText>
          </w:r>
          <w:r w:rsidRPr="00E77497" w:rsidDel="00CD24F8">
            <w:delText xml:space="preserve"> of </w:delText>
          </w:r>
        </w:del>
      </w:ins>
      <w:ins w:id="21495" w:author="Rev 4 Allen Wirfs-Brock" w:date="2011-10-08T14:27:00Z">
        <w:del w:id="21496" w:author="Rev 7 Allen Wirfs-Brock" w:date="2012-04-17T12:45:00Z">
          <w:r w:rsidR="0043426C" w:rsidRPr="00E77497" w:rsidDel="00CD24F8">
            <w:rPr>
              <w:rFonts w:ascii="Times New Roman" w:hAnsi="Times New Roman"/>
              <w:i/>
            </w:rPr>
            <w:delText>FunctionBody</w:delText>
          </w:r>
        </w:del>
      </w:ins>
      <w:ins w:id="21497" w:author="Rev 4 Allen Wirfs-Brock" w:date="2011-10-07T16:10:00Z">
        <w:del w:id="21498" w:author="Rev 7 Allen Wirfs-Brock" w:date="2012-04-17T12:45:00Z">
          <w:r w:rsidRPr="00E77497" w:rsidDel="00CD24F8">
            <w:delText>.</w:delText>
          </w:r>
        </w:del>
      </w:ins>
    </w:p>
    <w:p w14:paraId="71D260E0" w14:textId="77777777" w:rsidR="007931B3" w:rsidRDefault="007931B3" w:rsidP="00FE5F37">
      <w:pPr>
        <w:numPr>
          <w:ilvl w:val="0"/>
          <w:numId w:val="737"/>
        </w:numPr>
        <w:spacing w:after="220"/>
        <w:contextualSpacing/>
        <w:rPr>
          <w:ins w:id="21499" w:author="Rev 7 Allen Wirfs-Brock" w:date="2012-04-24T15:33:00Z"/>
        </w:rPr>
      </w:pPr>
      <w:ins w:id="21500" w:author="Rev 4 Allen Wirfs-Brock" w:date="2011-10-07T16:21:00Z">
        <w:r w:rsidRPr="00E77497">
          <w:t xml:space="preserve">It is a Syntax Error if </w:t>
        </w:r>
        <w:del w:id="21501" w:author="Rev 6 Allen Wirfs-Brock" w:date="2012-02-27T16:21:00Z">
          <w:r w:rsidRPr="00E77497" w:rsidDel="00650D6A">
            <w:delText>the source code matching this production is extended code and</w:delText>
          </w:r>
          <w:r w:rsidRPr="00E77497" w:rsidDel="00650D6A">
            <w:rPr>
              <w:rFonts w:ascii="Times New Roman" w:eastAsia="Times New Roman" w:hAnsi="Times New Roman"/>
              <w:spacing w:val="6"/>
              <w:lang w:eastAsia="en-US"/>
            </w:rPr>
            <w:delText xml:space="preserve"> </w:delText>
          </w:r>
        </w:del>
      </w:ins>
      <w:ins w:id="21502" w:author="Rev 4 Allen Wirfs-Brock" w:date="2011-10-07T16:22:00Z">
        <w:r w:rsidRPr="00E77497">
          <w:t xml:space="preserve">any element of </w:t>
        </w:r>
      </w:ins>
      <w:ins w:id="21503" w:author="Rev 4 Allen Wirfs-Brock" w:date="2011-10-07T16:21:00Z">
        <w:r w:rsidRPr="00E77497">
          <w:t xml:space="preserve">the </w:t>
        </w:r>
        <w:r w:rsidRPr="00184B2F">
          <w:rPr>
            <w:rFonts w:ascii="Times New Roman" w:hAnsi="Times New Roman"/>
          </w:rPr>
          <w:t>BoundNames</w:t>
        </w:r>
        <w:r w:rsidRPr="00E77497">
          <w:t xml:space="preserve"> of </w:t>
        </w:r>
      </w:ins>
      <w:ins w:id="21504" w:author="Rev 4 Allen Wirfs-Brock" w:date="2011-10-07T16:22:00Z">
        <w:r w:rsidRPr="00E77497">
          <w:rPr>
            <w:rFonts w:ascii="Times New Roman" w:hAnsi="Times New Roman"/>
            <w:i/>
          </w:rPr>
          <w:t>FormalParameterList</w:t>
        </w:r>
        <w:r w:rsidRPr="00E77497">
          <w:t xml:space="preserve"> </w:t>
        </w:r>
      </w:ins>
      <w:ins w:id="21505" w:author="Rev 4 Allen Wirfs-Brock" w:date="2011-10-07T16:21:00Z">
        <w:r w:rsidRPr="00E77497">
          <w:t xml:space="preserve">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ins>
      <w:commentRangeEnd w:id="21470"/>
      <w:r w:rsidR="00767E5E">
        <w:rPr>
          <w:rStyle w:val="af3"/>
        </w:rPr>
        <w:commentReference w:id="21470"/>
      </w:r>
    </w:p>
    <w:p w14:paraId="2EDB58A1" w14:textId="77777777" w:rsidR="00BF6FFE" w:rsidRPr="00E77497" w:rsidRDefault="00BF6FFE" w:rsidP="00FE5F37">
      <w:pPr>
        <w:numPr>
          <w:ilvl w:val="0"/>
          <w:numId w:val="737"/>
        </w:numPr>
        <w:spacing w:after="220"/>
        <w:contextualSpacing/>
        <w:rPr>
          <w:ins w:id="21506" w:author="Rev 4 Allen Wirfs-Brock" w:date="2011-10-07T16:21:00Z"/>
        </w:rPr>
      </w:pPr>
      <w:ins w:id="21507" w:author="Rev 7 Allen Wirfs-Brock" w:date="2012-04-24T15:34:00Z">
        <w:r>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t>.</w:t>
        </w:r>
      </w:ins>
    </w:p>
    <w:p w14:paraId="2FE3D7A7" w14:textId="77777777" w:rsidR="007931B3" w:rsidRPr="00E77497" w:rsidRDefault="007931B3" w:rsidP="007931B3">
      <w:pPr>
        <w:spacing w:after="220"/>
        <w:ind w:left="720"/>
        <w:rPr>
          <w:ins w:id="21508" w:author="Rev 4 Allen Wirfs-Brock" w:date="2011-10-07T16:10:00Z"/>
        </w:rPr>
      </w:pPr>
    </w:p>
    <w:p w14:paraId="52D5003A" w14:textId="77777777" w:rsidR="002C779F" w:rsidRPr="00E77497" w:rsidRDefault="002C779F" w:rsidP="002C779F">
      <w:pPr>
        <w:rPr>
          <w:ins w:id="21509" w:author="Rev 4 Allen Wirfs-Brock" w:date="2011-10-16T15:16:00Z"/>
        </w:rPr>
      </w:pPr>
      <w:ins w:id="21510" w:author="Rev 4 Allen Wirfs-Brock" w:date="2011-10-16T15:1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 </w:t>
        </w:r>
      </w:ins>
    </w:p>
    <w:p w14:paraId="507693C0" w14:textId="77777777" w:rsidR="002C779F" w:rsidRPr="00E77497" w:rsidRDefault="002C779F" w:rsidP="00FE5F37">
      <w:pPr>
        <w:numPr>
          <w:ilvl w:val="0"/>
          <w:numId w:val="737"/>
        </w:numPr>
        <w:spacing w:after="220"/>
        <w:contextualSpacing/>
        <w:rPr>
          <w:ins w:id="21511" w:author="Rev 4 Allen Wirfs-Brock" w:date="2011-10-16T15:16:00Z"/>
        </w:rPr>
      </w:pPr>
      <w:commentRangeStart w:id="21512"/>
      <w:ins w:id="21513" w:author="Rev 4 Allen Wirfs-Brock" w:date="2011-10-16T15:16:00Z">
        <w:r w:rsidRPr="00E77497">
          <w:t xml:space="preserve">It is a Syntax Error if </w:t>
        </w:r>
        <w:del w:id="21514"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the LexicallyDeclaredNames</w:t>
        </w:r>
        <w:del w:id="21515" w:author="Rev 6 Allen Wirfs-Brock" w:date="2012-02-27T16:17:00Z">
          <w:r w:rsidRPr="00E77497" w:rsidDel="00650D6A">
            <w:delText>BoundNames</w:delText>
          </w:r>
        </w:del>
        <w:r w:rsidRPr="00E77497">
          <w:t xml:space="preserve"> of </w:t>
        </w:r>
        <w:r w:rsidRPr="00E77497">
          <w:rPr>
            <w:rFonts w:ascii="Times New Roman" w:hAnsi="Times New Roman"/>
            <w:i/>
          </w:rPr>
          <w:t>StatementList</w:t>
        </w:r>
        <w:r w:rsidRPr="00E77497">
          <w:t xml:space="preserve"> contains any duplicate ent</w:t>
        </w:r>
        <w:del w:id="21516" w:author="Rev 9 Allen Wirfs-Brock" w:date="2012-07-08T14:36:00Z">
          <w:r w:rsidRPr="00E77497" w:rsidDel="00491BC9">
            <w:delText>i</w:delText>
          </w:r>
        </w:del>
        <w:r w:rsidRPr="00E77497">
          <w:t>r</w:t>
        </w:r>
      </w:ins>
      <w:ins w:id="21517" w:author="Rev 6 Allen Wirfs-Brock" w:date="2012-02-27T16:14:00Z">
        <w:r w:rsidR="00650D6A">
          <w:t>i</w:t>
        </w:r>
      </w:ins>
      <w:ins w:id="21518" w:author="Rev 4 Allen Wirfs-Brock" w:date="2011-10-16T15:16:00Z">
        <w:r w:rsidRPr="00E77497">
          <w:t>es.</w:t>
        </w:r>
      </w:ins>
    </w:p>
    <w:p w14:paraId="700F0F0E" w14:textId="77777777" w:rsidR="002C779F" w:rsidRPr="00E77497" w:rsidRDefault="002C779F" w:rsidP="00FE5F37">
      <w:pPr>
        <w:numPr>
          <w:ilvl w:val="0"/>
          <w:numId w:val="737"/>
        </w:numPr>
        <w:spacing w:after="220"/>
        <w:rPr>
          <w:ins w:id="21519" w:author="Rev 4 Allen Wirfs-Brock" w:date="2011-10-16T15:16:00Z"/>
        </w:rPr>
      </w:pPr>
      <w:ins w:id="21520" w:author="Rev 4 Allen Wirfs-Brock" w:date="2011-10-16T15:16:00Z">
        <w:r w:rsidRPr="00E77497">
          <w:t xml:space="preserve">It is a Syntax Error if </w:t>
        </w:r>
        <w:del w:id="21521"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 xml:space="preserve">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commentRangeEnd w:id="21512"/>
      <w:r w:rsidR="00767E5E">
        <w:rPr>
          <w:rStyle w:val="af3"/>
        </w:rPr>
        <w:commentReference w:id="21512"/>
      </w:r>
    </w:p>
    <w:p w14:paraId="0CC171EB" w14:textId="77777777" w:rsidR="007372FF" w:rsidRPr="00B820AB" w:rsidRDefault="007372FF" w:rsidP="007372FF">
      <w:pPr>
        <w:rPr>
          <w:ins w:id="21522" w:author="Rev 7 Allen Wirfs-Brock" w:date="2012-04-23T13:25:00Z"/>
        </w:rPr>
      </w:pPr>
      <w:ins w:id="21523" w:author="Rev 7 Allen Wirfs-Brock" w:date="2012-04-23T13:25:00Z">
        <w:r w:rsidRPr="006B6D0A">
          <w:rPr>
            <w:rStyle w:val="bnf"/>
          </w:rPr>
          <w:t>FormalParameterList</w:t>
        </w:r>
        <w:r w:rsidRPr="00E65A34">
          <w:t xml:space="preserve"> </w:t>
        </w:r>
        <w:r w:rsidRPr="00E65A34">
          <w:rPr>
            <w:b/>
          </w:rPr>
          <w:t>:</w:t>
        </w:r>
        <w:r w:rsidRPr="00E65A34">
          <w:t xml:space="preserve"> </w:t>
        </w:r>
        <w:r w:rsidRPr="00E65A34">
          <w:rPr>
            <w:rStyle w:val="bnf"/>
          </w:rPr>
          <w:t>FormalsList</w:t>
        </w:r>
      </w:ins>
    </w:p>
    <w:p w14:paraId="743BF226" w14:textId="77777777" w:rsidR="00DA4840" w:rsidRPr="00E77497" w:rsidRDefault="00DA4840" w:rsidP="00DA4840">
      <w:pPr>
        <w:numPr>
          <w:ilvl w:val="0"/>
          <w:numId w:val="737"/>
        </w:numPr>
        <w:spacing w:after="220"/>
        <w:contextualSpacing/>
        <w:rPr>
          <w:ins w:id="21524" w:author="Rev 8 Allen Wirfs-Brock" w:date="2012-06-11T09:38:00Z"/>
        </w:rPr>
      </w:pPr>
      <w:ins w:id="21525" w:author="Rev 8 Allen Wirfs-Brock" w:date="2012-06-11T09:38:00Z">
        <w:r>
          <w:t xml:space="preserve">It is a Syntax Error if </w:t>
        </w:r>
        <w:r>
          <w:rPr>
            <w:rFonts w:ascii="Times New Roman" w:hAnsi="Times New Roman"/>
            <w:i/>
          </w:rPr>
          <w:t>FormalParameterList</w:t>
        </w:r>
        <w:r w:rsidRPr="00E77497">
          <w:t xml:space="preserve"> </w:t>
        </w:r>
        <w:r>
          <w:rPr>
            <w:rFonts w:ascii="Times New Roman" w:hAnsi="Times New Roman"/>
          </w:rPr>
          <w:t>Contains</w:t>
        </w:r>
        <w:r w:rsidRPr="00E77497">
          <w:t xml:space="preserve"> </w:t>
        </w:r>
        <w:r>
          <w:rPr>
            <w:rFonts w:ascii="Times New Roman" w:hAnsi="Times New Roman"/>
            <w:i/>
          </w:rPr>
          <w:t>YieldExpression.</w:t>
        </w:r>
      </w:ins>
    </w:p>
    <w:p w14:paraId="3AC59B55" w14:textId="77777777" w:rsidR="00AD6068" w:rsidRPr="006B6D0A" w:rsidRDefault="00AD6068" w:rsidP="00052EFC">
      <w:pPr>
        <w:numPr>
          <w:ilvl w:val="0"/>
          <w:numId w:val="737"/>
        </w:numPr>
        <w:spacing w:after="220"/>
        <w:contextualSpacing/>
        <w:rPr>
          <w:ins w:id="21526" w:author="Rev 7 Allen Wirfs-Brock" w:date="2012-04-23T17:09:00Z"/>
        </w:rPr>
      </w:pPr>
      <w:ins w:id="21527" w:author="Rev 7 Allen Wirfs-Brock" w:date="2012-04-23T17:09: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any duplicate elements</w:t>
        </w:r>
        <w:r>
          <w:t xml:space="preserve"> and either </w:t>
        </w:r>
        <w:r w:rsidRPr="00CE127F">
          <w:rPr>
            <w:rStyle w:val="bnf"/>
          </w:rPr>
          <w:t>FormalsList</w:t>
        </w:r>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r w:rsidRPr="00CE127F">
          <w:rPr>
            <w:rStyle w:val="bnf"/>
          </w:rPr>
          <w:t>BindingPattern</w:t>
        </w:r>
        <w:r>
          <w:t xml:space="preserve"> or </w:t>
        </w:r>
        <w:r w:rsidRPr="00557892">
          <w:rPr>
            <w:rStyle w:val="bnf"/>
          </w:rPr>
          <w:t>FormalsList</w:t>
        </w:r>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r w:rsidRPr="00CE127F">
          <w:rPr>
            <w:rStyle w:val="bnf"/>
          </w:rPr>
          <w:t>Initialiser</w:t>
        </w:r>
        <w:r w:rsidRPr="006B6D0A">
          <w:t>.</w:t>
        </w:r>
      </w:ins>
    </w:p>
    <w:p w14:paraId="49E4EBB6" w14:textId="77777777" w:rsidR="007372FF" w:rsidRPr="006B6D0A" w:rsidRDefault="007372FF" w:rsidP="00052EFC">
      <w:pPr>
        <w:numPr>
          <w:ilvl w:val="0"/>
          <w:numId w:val="737"/>
        </w:numPr>
        <w:spacing w:after="220"/>
        <w:rPr>
          <w:ins w:id="21528" w:author="Rev 7 Allen Wirfs-Brock" w:date="2012-04-23T13:25:00Z"/>
        </w:rPr>
      </w:pPr>
      <w:ins w:id="21529" w:author="Rev 7 Allen Wirfs-Brock" w:date="2012-04-23T13:25: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w:t>
        </w:r>
      </w:ins>
      <w:ins w:id="21530" w:author="Rev 7 Allen Wirfs-Brock" w:date="2012-04-23T17:10:00Z">
        <w:r w:rsidR="00AD6068">
          <w:t xml:space="preserve">either </w:t>
        </w:r>
      </w:ins>
      <w:ins w:id="21531" w:author="Rev 7 Allen Wirfs-Brock" w:date="2012-04-23T17:11:00Z">
        <w:r w:rsidR="00AD6068" w:rsidRPr="00052EFC">
          <w:rPr>
            <w:rFonts w:cs="Arial"/>
            <w:b/>
          </w:rPr>
          <w:t>″</w:t>
        </w:r>
      </w:ins>
      <w:ins w:id="21532" w:author="Rev 7 Allen Wirfs-Brock" w:date="2012-04-23T17:10:00Z">
        <w:r w:rsidR="00AD6068" w:rsidRPr="00E77497">
          <w:rPr>
            <w:rFonts w:ascii="Courier New" w:hAnsi="Courier New" w:cs="Courier New"/>
            <w:b/>
          </w:rPr>
          <w:t>eval</w:t>
        </w:r>
      </w:ins>
      <w:ins w:id="21533" w:author="Rev 7 Allen Wirfs-Brock" w:date="2012-04-23T17:11:00Z">
        <w:r w:rsidR="00AD6068" w:rsidRPr="00557892">
          <w:rPr>
            <w:rFonts w:cs="Arial"/>
            <w:b/>
          </w:rPr>
          <w:t>″</w:t>
        </w:r>
      </w:ins>
      <w:ins w:id="21534" w:author="Rev 7 Allen Wirfs-Brock" w:date="2012-04-23T17:10:00Z">
        <w:r w:rsidR="00AD6068" w:rsidRPr="00E77497">
          <w:t xml:space="preserve"> or </w:t>
        </w:r>
      </w:ins>
      <w:ins w:id="21535" w:author="Rev 7 Allen Wirfs-Brock" w:date="2012-04-23T17:11:00Z">
        <w:r w:rsidR="00AD6068" w:rsidRPr="00557892">
          <w:rPr>
            <w:rFonts w:cs="Arial"/>
            <w:b/>
          </w:rPr>
          <w:t>″</w:t>
        </w:r>
      </w:ins>
      <w:ins w:id="21536" w:author="Rev 7 Allen Wirfs-Brock" w:date="2012-04-23T17:10:00Z">
        <w:r w:rsidR="00AD6068" w:rsidRPr="00E77497">
          <w:rPr>
            <w:rFonts w:ascii="Courier New" w:hAnsi="Courier New" w:cs="Courier New"/>
            <w:b/>
          </w:rPr>
          <w:t>arguments</w:t>
        </w:r>
      </w:ins>
      <w:ins w:id="21537" w:author="Rev 7 Allen Wirfs-Brock" w:date="2012-04-23T17:11:00Z">
        <w:r w:rsidR="00AD6068" w:rsidRPr="00557892">
          <w:rPr>
            <w:rFonts w:cs="Arial"/>
            <w:b/>
          </w:rPr>
          <w:t>″</w:t>
        </w:r>
      </w:ins>
      <w:ins w:id="21538" w:author="Rev 7 Allen Wirfs-Brock" w:date="2012-04-23T13:25:00Z">
        <w:r>
          <w:t xml:space="preserve"> and</w:t>
        </w:r>
      </w:ins>
      <w:ins w:id="21539" w:author="Rev 7 Allen Wirfs-Brock" w:date="2012-04-23T13:29:00Z">
        <w:r w:rsidR="00CE127F">
          <w:t xml:space="preserve"> either</w:t>
        </w:r>
      </w:ins>
      <w:ins w:id="21540" w:author="Rev 7 Allen Wirfs-Brock" w:date="2012-04-23T13:30:00Z">
        <w:r w:rsidR="00CE127F">
          <w:t xml:space="preserve"> </w:t>
        </w:r>
        <w:r w:rsidR="00CE127F" w:rsidRPr="00CE127F">
          <w:rPr>
            <w:rStyle w:val="bnf"/>
          </w:rPr>
          <w:t>FormalsList</w:t>
        </w:r>
      </w:ins>
      <w:ins w:id="21541" w:author="Rev 7 Allen Wirfs-Brock" w:date="2012-04-23T13:25:00Z">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ins>
      <w:ins w:id="21542" w:author="Rev 7 Allen Wirfs-Brock" w:date="2012-04-23T13:29:00Z">
        <w:r w:rsidR="00CE127F" w:rsidRPr="00CE127F">
          <w:rPr>
            <w:rStyle w:val="bnf"/>
          </w:rPr>
          <w:t>BindingPattern</w:t>
        </w:r>
        <w:r w:rsidR="00CE127F">
          <w:t xml:space="preserve"> or </w:t>
        </w:r>
      </w:ins>
      <w:ins w:id="21543" w:author="Rev 7 Allen Wirfs-Brock" w:date="2012-04-23T13:31:00Z">
        <w:r w:rsidR="00CE127F" w:rsidRPr="00557892">
          <w:rPr>
            <w:rStyle w:val="bnf"/>
          </w:rPr>
          <w:t>FormalsList</w:t>
        </w:r>
        <w:r w:rsidR="00CE127F" w:rsidRPr="00E77497">
          <w:rPr>
            <w:rFonts w:ascii="Times New Roman" w:eastAsia="Times New Roman" w:hAnsi="Times New Roman"/>
            <w:spacing w:val="6"/>
            <w:lang w:eastAsia="en-US"/>
          </w:rPr>
          <w:t xml:space="preserve"> </w:t>
        </w:r>
        <w:r w:rsidR="00CE127F" w:rsidRPr="00CE127F">
          <w:rPr>
            <w:rStyle w:val="bnf"/>
            <w:i w:val="0"/>
          </w:rPr>
          <w:t>Contains</w:t>
        </w:r>
        <w:r w:rsidR="00CE127F" w:rsidRPr="00E77497">
          <w:t xml:space="preserve"> </w:t>
        </w:r>
      </w:ins>
      <w:ins w:id="21544" w:author="Rev 7 Allen Wirfs-Brock" w:date="2012-04-23T13:29:00Z">
        <w:r w:rsidR="00CE127F" w:rsidRPr="00CE127F">
          <w:rPr>
            <w:rStyle w:val="bnf"/>
          </w:rPr>
          <w:t>Initialiser</w:t>
        </w:r>
      </w:ins>
      <w:ins w:id="21545" w:author="Rev 7 Allen Wirfs-Brock" w:date="2012-04-23T13:25:00Z">
        <w:r w:rsidRPr="006B6D0A">
          <w:t>.</w:t>
        </w:r>
      </w:ins>
    </w:p>
    <w:p w14:paraId="6E338B2B" w14:textId="77777777" w:rsidR="000E01AF" w:rsidRPr="00B820AB" w:rsidRDefault="000E01AF" w:rsidP="000E01AF">
      <w:pPr>
        <w:rPr>
          <w:ins w:id="21546" w:author="Rev 4 Allen Wirfs-Brock" w:date="2011-10-16T15:18:00Z"/>
        </w:rPr>
      </w:pPr>
      <w:ins w:id="21547" w:author="Rev 4 Allen Wirfs-Brock" w:date="2011-10-16T15:18:00Z">
        <w:r w:rsidRPr="006B6D0A">
          <w:rPr>
            <w:rStyle w:val="bnf"/>
          </w:rPr>
          <w:t>FormalParameterList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ins>
      <w:ins w:id="21548" w:author="Rev 4 Allen Wirfs-Brock" w:date="2011-11-04T12:36:00Z">
        <w:r w:rsidR="008639FD" w:rsidRPr="00C7794D">
          <w:rPr>
            <w:rStyle w:val="bnf"/>
          </w:rPr>
          <w:t>FunctionRestParameter</w:t>
        </w:r>
      </w:ins>
    </w:p>
    <w:p w14:paraId="4A6ED998" w14:textId="77777777" w:rsidR="007372FF" w:rsidRDefault="007372FF" w:rsidP="00052EFC">
      <w:pPr>
        <w:numPr>
          <w:ilvl w:val="0"/>
          <w:numId w:val="737"/>
        </w:numPr>
        <w:spacing w:after="220"/>
        <w:contextualSpacing/>
        <w:rPr>
          <w:ins w:id="21549" w:author="Rev 7 Allen Wirfs-Brock" w:date="2012-04-23T13:18:00Z"/>
        </w:rPr>
      </w:pPr>
      <w:ins w:id="21550" w:author="Rev 7 Allen Wirfs-Brock" w:date="2012-04-23T13:20: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w:t>
        </w:r>
      </w:ins>
      <w:ins w:id="21551" w:author="Rev 7 Allen Wirfs-Brock" w:date="2012-04-23T13:21:00Z">
        <w:r w:rsidRPr="00E77497">
          <w:t>any duplicate elements</w:t>
        </w:r>
      </w:ins>
      <w:ins w:id="21552" w:author="Rev 7 Allen Wirfs-Brock" w:date="2012-04-23T13:20:00Z">
        <w:r w:rsidRPr="006B6D0A">
          <w:t>.</w:t>
        </w:r>
      </w:ins>
    </w:p>
    <w:p w14:paraId="199E887E" w14:textId="77777777" w:rsidR="000E01AF" w:rsidRPr="006B6D0A" w:rsidRDefault="000E01AF" w:rsidP="00052EFC">
      <w:pPr>
        <w:numPr>
          <w:ilvl w:val="0"/>
          <w:numId w:val="737"/>
        </w:numPr>
        <w:spacing w:after="220"/>
        <w:rPr>
          <w:ins w:id="21553" w:author="Rev 4 Allen Wirfs-Brock" w:date="2011-10-16T15:18:00Z"/>
        </w:rPr>
      </w:pPr>
      <w:ins w:id="21554" w:author="Rev 4 Allen Wirfs-Brock" w:date="2011-10-16T15:18:00Z">
        <w:r w:rsidRPr="00675B74">
          <w:t>It</w:t>
        </w:r>
      </w:ins>
      <w:ins w:id="21555" w:author="Rev 8 Allen Wirfs-Brock" w:date="2012-06-11T09:39:00Z">
        <w:r w:rsidR="00DA4840">
          <w:t xml:space="preserve"> </w:t>
        </w:r>
      </w:ins>
      <w:ins w:id="21556" w:author="Rev 4 Allen Wirfs-Brock" w:date="2011-10-16T15:18:00Z">
        <w:del w:id="21557" w:author="Rev 8 Allen Wirfs-Brock" w:date="2012-06-11T09:39:00Z">
          <w:r w:rsidRPr="00675B74" w:rsidDel="00DA4840">
            <w:delText xml:space="preserve"> </w:delText>
          </w:r>
        </w:del>
        <w:r w:rsidRPr="00675B74">
          <w:t xml:space="preserve">is a Syntax Error if </w:t>
        </w:r>
        <w:r w:rsidRPr="00E77497">
          <w:rPr>
            <w:rFonts w:ascii="Times New Roman" w:eastAsia="Times New Roman" w:hAnsi="Times New Roman"/>
            <w:spacing w:val="6"/>
            <w:lang w:eastAsia="en-US"/>
          </w:rPr>
          <w:t xml:space="preserve">BoundNames of </w:t>
        </w:r>
        <w:r w:rsidRPr="00E77497">
          <w:rPr>
            <w:rStyle w:val="bnf"/>
          </w:rPr>
          <w:t>FormalsList</w:t>
        </w:r>
        <w:r w:rsidRPr="00E77497">
          <w:t xml:space="preserve"> contains </w:t>
        </w:r>
        <w:del w:id="21558" w:author="Rev 7 Allen Wirfs-Brock" w:date="2012-04-17T11:15:00Z">
          <w:r w:rsidRPr="00E77497" w:rsidDel="00A63644">
            <w:delText>the</w:delText>
          </w:r>
        </w:del>
      </w:ins>
      <w:ins w:id="21559" w:author="Rev 7 Allen Wirfs-Brock" w:date="2012-04-17T11:10:00Z">
        <w:r w:rsidR="00A63644">
          <w:t>an</w:t>
        </w:r>
      </w:ins>
      <w:ins w:id="21560" w:author="Rev 7 Allen Wirfs-Brock" w:date="2012-04-17T11:15:00Z">
        <w:r w:rsidR="00A63644">
          <w:t>y</w:t>
        </w:r>
      </w:ins>
      <w:ins w:id="21561" w:author="Rev 7 Allen Wirfs-Brock" w:date="2012-04-17T11:10:00Z">
        <w:r w:rsidR="00A63644">
          <w:t xml:space="preserve"> element</w:t>
        </w:r>
      </w:ins>
      <w:ins w:id="21562" w:author="Rev 4 Allen Wirfs-Brock" w:date="2011-10-16T15:18:00Z">
        <w:r w:rsidRPr="00E77497">
          <w:t xml:space="preserve"> </w:t>
        </w:r>
      </w:ins>
      <w:ins w:id="21563" w:author="Rev 4 Allen Wirfs-Brock" w:date="2011-11-04T10:18:00Z">
        <w:del w:id="21564" w:author="Rev 7 Allen Wirfs-Brock" w:date="2012-04-17T11:10:00Z">
          <w:r w:rsidR="00E65A34" w:rsidDel="00A63644">
            <w:rPr>
              <w:rFonts w:ascii="Times New Roman" w:eastAsia="Times New Roman" w:hAnsi="Times New Roman"/>
              <w:spacing w:val="6"/>
              <w:lang w:eastAsia="en-US"/>
            </w:rPr>
            <w:delText>S</w:delText>
          </w:r>
        </w:del>
      </w:ins>
      <w:ins w:id="21565" w:author="Rev 4 Allen Wirfs-Brock" w:date="2011-10-19T11:16:00Z">
        <w:del w:id="21566" w:author="Rev 7 Allen Wirfs-Brock" w:date="2012-04-17T11:10:00Z">
          <w:r w:rsidR="001401A2" w:rsidRPr="00E65A34" w:rsidDel="00A63644">
            <w:rPr>
              <w:rFonts w:ascii="Times New Roman" w:eastAsia="Times New Roman" w:hAnsi="Times New Roman"/>
              <w:spacing w:val="6"/>
              <w:lang w:eastAsia="en-US"/>
            </w:rPr>
            <w:delText xml:space="preserve">tring </w:delText>
          </w:r>
        </w:del>
      </w:ins>
      <w:ins w:id="21567" w:author="Rev 4 Allen Wirfs-Brock" w:date="2011-11-04T10:18:00Z">
        <w:del w:id="21568" w:author="Rev 7 Allen Wirfs-Brock" w:date="2012-04-17T11:10:00Z">
          <w:r w:rsidR="00E65A34" w:rsidDel="00A63644">
            <w:rPr>
              <w:rFonts w:ascii="Times New Roman" w:eastAsia="Times New Roman" w:hAnsi="Times New Roman"/>
              <w:spacing w:val="6"/>
              <w:lang w:eastAsia="en-US"/>
            </w:rPr>
            <w:delText>V</w:delText>
          </w:r>
        </w:del>
      </w:ins>
      <w:ins w:id="21569" w:author="Rev 4 Allen Wirfs-Brock" w:date="2011-10-16T15:18:00Z">
        <w:del w:id="21570" w:author="Rev 7 Allen Wirfs-Brock" w:date="2012-04-17T11:10:00Z">
          <w:r w:rsidRPr="00E65A34" w:rsidDel="00A63644">
            <w:rPr>
              <w:rFonts w:ascii="Times New Roman" w:eastAsia="Times New Roman" w:hAnsi="Times New Roman"/>
              <w:spacing w:val="6"/>
              <w:lang w:eastAsia="en-US"/>
            </w:rPr>
            <w:delText>alue</w:delText>
          </w:r>
          <w:r w:rsidRPr="004D1BD1" w:rsidDel="00A63644">
            <w:delText xml:space="preserve"> </w:delText>
          </w:r>
        </w:del>
        <w:r w:rsidRPr="004D1BD1">
          <w:t>of</w:t>
        </w:r>
      </w:ins>
      <w:ins w:id="21571" w:author="Rev 7 Allen Wirfs-Brock" w:date="2012-04-17T11:10:00Z">
        <w:r w:rsidR="00A63644">
          <w:t xml:space="preserve"> the </w:t>
        </w:r>
        <w:r w:rsidR="00A63644" w:rsidRPr="00E77497">
          <w:rPr>
            <w:rFonts w:ascii="Times New Roman" w:eastAsia="Times New Roman" w:hAnsi="Times New Roman"/>
            <w:spacing w:val="6"/>
            <w:lang w:eastAsia="en-US"/>
          </w:rPr>
          <w:t>BoundNames of</w:t>
        </w:r>
      </w:ins>
      <w:ins w:id="21572" w:author="Rev 4 Allen Wirfs-Brock" w:date="2011-10-16T15:18:00Z">
        <w:r w:rsidRPr="004D1BD1">
          <w:t xml:space="preserve">  </w:t>
        </w:r>
        <w:del w:id="21573" w:author="Rev 7 Allen Wirfs-Brock" w:date="2012-04-17T11:14:00Z">
          <w:r w:rsidRPr="003B4312" w:rsidDel="00A63644">
            <w:rPr>
              <w:rStyle w:val="bnf"/>
            </w:rPr>
            <w:delText>Identif</w:delText>
          </w:r>
          <w:r w:rsidRPr="006B6D0A" w:rsidDel="00A63644">
            <w:rPr>
              <w:rStyle w:val="bnf"/>
            </w:rPr>
            <w:delText>ier</w:delText>
          </w:r>
        </w:del>
      </w:ins>
      <w:ins w:id="21574" w:author="Rev 7 Allen Wirfs-Brock" w:date="2012-04-17T11:14:00Z">
        <w:r w:rsidR="00A63644">
          <w:rPr>
            <w:rStyle w:val="bnf"/>
          </w:rPr>
          <w:t>FunctionRestParameter</w:t>
        </w:r>
      </w:ins>
      <w:ins w:id="21575" w:author="Rev 4 Allen Wirfs-Brock" w:date="2011-10-16T15:18:00Z">
        <w:r w:rsidRPr="006B6D0A">
          <w:t>.</w:t>
        </w:r>
      </w:ins>
    </w:p>
    <w:p w14:paraId="71E70F4E" w14:textId="77777777" w:rsidR="000E01AF" w:rsidRPr="00E65A34" w:rsidRDefault="000E01AF" w:rsidP="000E01AF">
      <w:pPr>
        <w:rPr>
          <w:ins w:id="21576" w:author="Rev 4 Allen Wirfs-Brock" w:date="2011-10-16T15:18:00Z"/>
        </w:rPr>
      </w:pPr>
      <w:ins w:id="21577" w:author="Rev 4 Allen Wirfs-Brock" w:date="2011-10-16T15:18:00Z">
        <w:r w:rsidRPr="006B6D0A">
          <w:rPr>
            <w:rStyle w:val="bnf"/>
          </w:rPr>
          <w:t>FormalsList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r w:rsidRPr="00E65A34">
          <w:rPr>
            <w:rStyle w:val="bnf"/>
          </w:rPr>
          <w:t>FormalParameter</w:t>
        </w:r>
        <w:r w:rsidRPr="00E65A34">
          <w:t xml:space="preserve"> </w:t>
        </w:r>
      </w:ins>
    </w:p>
    <w:p w14:paraId="484312C1" w14:textId="77777777" w:rsidR="000E01AF" w:rsidRPr="006B6D0A" w:rsidRDefault="000E01AF" w:rsidP="00052EFC">
      <w:pPr>
        <w:numPr>
          <w:ilvl w:val="0"/>
          <w:numId w:val="737"/>
        </w:numPr>
        <w:spacing w:after="220"/>
        <w:rPr>
          <w:ins w:id="21578" w:author="Rev 4 Allen Wirfs-Brock" w:date="2011-10-16T15:18:00Z"/>
        </w:rPr>
      </w:pPr>
      <w:ins w:id="21579" w:author="Rev 4 Allen Wirfs-Brock" w:date="2011-10-16T15:18:00Z">
        <w:r w:rsidRPr="009C202C">
          <w:t>It is a Syntax Error if the source code matching this production is strict code and</w:t>
        </w:r>
        <w:r w:rsidRPr="00B820AB">
          <w:rPr>
            <w:rFonts w:ascii="Times New Roman" w:eastAsia="Times New Roman" w:hAnsi="Times New Roman"/>
            <w:spacing w:val="6"/>
            <w:lang w:eastAsia="en-US"/>
          </w:rPr>
          <w:t xml:space="preserve"> BoundNames of </w:t>
        </w:r>
        <w:r w:rsidRPr="00675B74">
          <w:rPr>
            <w:rStyle w:val="bnf"/>
          </w:rPr>
          <w:t>FormalsList</w:t>
        </w:r>
        <w:r w:rsidRPr="00E77497">
          <w:t xml:space="preserve"> contains an</w:t>
        </w:r>
      </w:ins>
      <w:ins w:id="21580" w:author="Rev 7 Allen Wirfs-Brock" w:date="2012-04-17T12:17:00Z">
        <w:r w:rsidR="00BB5BBA">
          <w:t>y</w:t>
        </w:r>
      </w:ins>
      <w:ins w:id="21581" w:author="Rev 4 Allen Wirfs-Brock" w:date="2011-10-16T15:18:00Z">
        <w:r w:rsidRPr="00E77497">
          <w:t xml:space="preserve"> element which is also contained in </w:t>
        </w:r>
        <w:r w:rsidRPr="00E65A34">
          <w:rPr>
            <w:rFonts w:ascii="Times New Roman" w:eastAsia="Times New Roman" w:hAnsi="Times New Roman"/>
            <w:spacing w:val="6"/>
            <w:lang w:eastAsia="en-US"/>
          </w:rPr>
          <w:t>BoundNames</w:t>
        </w:r>
        <w:r w:rsidRPr="004D1BD1">
          <w:t xml:space="preserve"> of  </w:t>
        </w:r>
        <w:r w:rsidRPr="003B4312">
          <w:rPr>
            <w:rStyle w:val="bnf"/>
          </w:rPr>
          <w:t>FormalParameter</w:t>
        </w:r>
        <w:r w:rsidRPr="006B6D0A">
          <w:t>.</w:t>
        </w:r>
      </w:ins>
    </w:p>
    <w:p w14:paraId="503353D9" w14:textId="77777777" w:rsidR="0002777F" w:rsidRPr="00E65A34" w:rsidRDefault="0002777F" w:rsidP="0002777F">
      <w:pPr>
        <w:rPr>
          <w:ins w:id="21582" w:author="Rev 4 Allen Wirfs-Brock" w:date="2011-11-04T12:39:00Z"/>
        </w:rPr>
      </w:pPr>
      <w:ins w:id="21583" w:author="Rev 4 Allen Wirfs-Brock" w:date="2011-11-04T12:40:00Z">
        <w:r w:rsidRPr="0002777F">
          <w:rPr>
            <w:rFonts w:ascii="Times New Roman" w:hAnsi="Times New Roman"/>
            <w:i/>
          </w:rPr>
          <w:t>FunctionRestParameter</w:t>
        </w:r>
      </w:ins>
      <w:ins w:id="21584" w:author="Rev 4 Allen Wirfs-Brock" w:date="2011-11-04T12:39:00Z">
        <w:r w:rsidRPr="006B6D0A">
          <w:t xml:space="preserve"> </w:t>
        </w:r>
        <w:r w:rsidRPr="00E65A34">
          <w:rPr>
            <w:b/>
          </w:rPr>
          <w:t>:</w:t>
        </w:r>
        <w:r w:rsidRPr="00E65A34">
          <w:t xml:space="preserve"> </w:t>
        </w:r>
      </w:ins>
      <w:ins w:id="21585" w:author="Rev 4 Allen Wirfs-Brock" w:date="2011-11-04T12:43:00Z">
        <w:r>
          <w:t xml:space="preserve"> </w:t>
        </w:r>
      </w:ins>
      <w:ins w:id="21586" w:author="Rev 4 Allen Wirfs-Brock" w:date="2011-11-04T12:41:00Z">
        <w:r w:rsidRPr="00C7794D">
          <w:rPr>
            <w:rFonts w:ascii="Courier New" w:hAnsi="Courier New" w:cs="Courier New"/>
            <w:b/>
          </w:rPr>
          <w:t>...</w:t>
        </w:r>
      </w:ins>
      <w:ins w:id="21587" w:author="Rev 4 Allen Wirfs-Brock" w:date="2011-11-04T12:43:00Z">
        <w:r>
          <w:rPr>
            <w:rFonts w:ascii="Courier New" w:hAnsi="Courier New" w:cs="Courier New"/>
            <w:b/>
          </w:rPr>
          <w:t xml:space="preserve"> </w:t>
        </w:r>
      </w:ins>
      <w:ins w:id="21588" w:author="Rev 4 Allen Wirfs-Brock" w:date="2011-11-04T12:41:00Z">
        <w:r w:rsidRPr="0002777F">
          <w:rPr>
            <w:rFonts w:ascii="Times New Roman" w:hAnsi="Times New Roman"/>
            <w:i/>
          </w:rPr>
          <w:t xml:space="preserve"> </w:t>
        </w:r>
      </w:ins>
      <w:ins w:id="21589" w:author="Rev 5 Allen Wirfs-Brock" w:date="2011-12-29T17:37:00Z">
        <w:r w:rsidR="004322E4">
          <w:rPr>
            <w:rFonts w:ascii="Times New Roman" w:hAnsi="Times New Roman"/>
            <w:i/>
          </w:rPr>
          <w:t>Binding</w:t>
        </w:r>
      </w:ins>
      <w:ins w:id="21590" w:author="Rev 4 Allen Wirfs-Brock" w:date="2011-11-04T12:41:00Z">
        <w:r w:rsidRPr="0002777F">
          <w:rPr>
            <w:rFonts w:ascii="Times New Roman" w:hAnsi="Times New Roman"/>
            <w:i/>
          </w:rPr>
          <w:t>Identifier</w:t>
        </w:r>
      </w:ins>
      <w:ins w:id="21591" w:author="Rev 4 Allen Wirfs-Brock" w:date="2011-11-04T12:39:00Z">
        <w:r w:rsidRPr="00E65A34">
          <w:t xml:space="preserve"> </w:t>
        </w:r>
      </w:ins>
    </w:p>
    <w:p w14:paraId="5C248E96" w14:textId="77777777" w:rsidR="00BB5BBA" w:rsidRPr="00E77497" w:rsidRDefault="00BB5BBA" w:rsidP="00052EFC">
      <w:pPr>
        <w:numPr>
          <w:ilvl w:val="0"/>
          <w:numId w:val="737"/>
        </w:numPr>
        <w:rPr>
          <w:ins w:id="21592" w:author="Rev 7 Allen Wirfs-Brock" w:date="2012-04-17T12:14:00Z"/>
        </w:rPr>
      </w:pPr>
      <w:ins w:id="21593" w:author="Rev 7 Allen Wirfs-Brock" w:date="2012-04-17T12:14:00Z">
        <w:r w:rsidRPr="00E77497">
          <w:t xml:space="preserve">It is a Syntax Error </w:t>
        </w:r>
      </w:ins>
      <w:ins w:id="21594" w:author="Rev 7 Allen Wirfs-Brock" w:date="2012-04-17T12:15:00Z">
        <w:r>
          <w:t xml:space="preserve">if </w:t>
        </w:r>
      </w:ins>
      <w:ins w:id="21595" w:author="Rev 7 Allen Wirfs-Brock" w:date="2012-04-17T12:14:00Z">
        <w:r>
          <w:t xml:space="preserve">the </w:t>
        </w:r>
        <w:r w:rsidRPr="00AD3F16">
          <w:rPr>
            <w:rFonts w:ascii="Times New Roman" w:hAnsi="Times New Roman"/>
          </w:rPr>
          <w:t>String</w:t>
        </w:r>
        <w:del w:id="21596" w:author="Rev 9 Allen Wirfs-Brock" w:date="2012-07-07T16:31:00Z">
          <w:r w:rsidRPr="00AD3F16" w:rsidDel="00D11231">
            <w:rPr>
              <w:rFonts w:ascii="Times New Roman" w:hAnsi="Times New Roman"/>
            </w:rPr>
            <w:delText xml:space="preserve"> </w:delText>
          </w:r>
        </w:del>
        <w:r w:rsidRPr="00AD3F16">
          <w:rPr>
            <w:rFonts w:ascii="Times New Roman" w:hAnsi="Times New Roman"/>
          </w:rPr>
          <w:t>Value</w:t>
        </w:r>
        <w:r>
          <w:t xml:space="preserve"> of the sole element of </w:t>
        </w:r>
        <w:r w:rsidRPr="00AD3F16">
          <w:rPr>
            <w:rFonts w:ascii="Times New Roman" w:hAnsi="Times New Roman"/>
          </w:rPr>
          <w:t>the BoundNames</w:t>
        </w:r>
        <w:r>
          <w:t xml:space="preserve"> of</w:t>
        </w:r>
        <w:r w:rsidRPr="00E77497">
          <w:t xml:space="preserve"> </w:t>
        </w:r>
        <w:r w:rsidRPr="00AD3F16">
          <w:rPr>
            <w:rFonts w:ascii="Times New Roman" w:hAnsi="Times New Roman"/>
            <w:i/>
          </w:rPr>
          <w:t>Binding</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017EF9C5" w14:textId="77777777" w:rsidR="0002777F" w:rsidRPr="004418C4" w:rsidDel="00BB5BBA" w:rsidRDefault="0002777F" w:rsidP="00150A49">
      <w:pPr>
        <w:numPr>
          <w:ilvl w:val="0"/>
          <w:numId w:val="403"/>
        </w:numPr>
        <w:spacing w:after="220"/>
        <w:rPr>
          <w:ins w:id="21597" w:author="Rev 4 Allen Wirfs-Brock" w:date="2011-11-04T12:43:00Z"/>
          <w:del w:id="21598" w:author="Rev 7 Allen Wirfs-Brock" w:date="2012-04-17T12:14:00Z"/>
        </w:rPr>
      </w:pPr>
      <w:ins w:id="21599" w:author="Rev 4 Allen Wirfs-Brock" w:date="2011-11-04T12:43:00Z">
        <w:del w:id="21600" w:author="Rev 7 Allen Wirfs-Brock" w:date="2012-04-17T12:14:00Z">
          <w:r w:rsidRPr="004418C4" w:rsidDel="00BB5BBA">
            <w:delText>It is a Syntax Error if the source code parsed with this production is not extended code.</w:delText>
          </w:r>
        </w:del>
      </w:ins>
    </w:p>
    <w:p w14:paraId="7F40B5E8" w14:textId="77777777" w:rsidR="0002777F" w:rsidRPr="006B6D0A" w:rsidDel="00BB5BBA" w:rsidRDefault="0002777F">
      <w:pPr>
        <w:numPr>
          <w:ilvl w:val="0"/>
          <w:numId w:val="403"/>
        </w:numPr>
        <w:spacing w:after="220"/>
        <w:rPr>
          <w:ins w:id="21601" w:author="Rev 4 Allen Wirfs-Brock" w:date="2011-11-04T12:43:00Z"/>
          <w:del w:id="21602" w:author="Rev 7 Allen Wirfs-Brock" w:date="2012-04-17T12:14:00Z"/>
        </w:rPr>
        <w:pPrChange w:id="21603" w:author="Rev 4 Allen Wirfs-Brock" w:date="2011-11-07T12:16:00Z">
          <w:pPr>
            <w:numPr>
              <w:numId w:val="411"/>
            </w:numPr>
            <w:tabs>
              <w:tab w:val="num" w:pos="360"/>
            </w:tabs>
            <w:spacing w:after="220"/>
            <w:ind w:left="360" w:hanging="360"/>
          </w:pPr>
        </w:pPrChange>
      </w:pPr>
      <w:ins w:id="21604" w:author="Rev 4 Allen Wirfs-Brock" w:date="2011-11-04T12:43:00Z">
        <w:del w:id="21605" w:author="Rev 7 Allen Wirfs-Brock" w:date="2012-04-17T12:14:00Z">
          <w:r w:rsidRPr="004418C4" w:rsidDel="00BB5BBA">
            <w:delText xml:space="preserve">It is a Syntax Error if </w:delText>
          </w:r>
          <w:r w:rsidRPr="004418C4" w:rsidDel="00BB5BBA">
            <w:rPr>
              <w:rStyle w:val="bnf"/>
            </w:rPr>
            <w:delText>Identifier</w:delText>
          </w:r>
          <w:r w:rsidRPr="004418C4" w:rsidDel="00BB5BBA">
            <w:delText xml:space="preserve"> is </w:delText>
          </w:r>
          <w:r w:rsidRPr="004418C4" w:rsidDel="00BB5BBA">
            <w:rPr>
              <w:rFonts w:ascii="Courier New" w:hAnsi="Courier New" w:cs="Courier New"/>
              <w:b/>
            </w:rPr>
            <w:delText>"eval</w:delText>
          </w:r>
          <w:r w:rsidRPr="006B6D0A" w:rsidDel="00BB5BBA">
            <w:rPr>
              <w:rFonts w:ascii="Courier New" w:hAnsi="Courier New" w:cs="Courier New"/>
              <w:b/>
            </w:rPr>
            <w:delText>"</w:delText>
          </w:r>
        </w:del>
      </w:ins>
    </w:p>
    <w:p w14:paraId="708F8016" w14:textId="77777777" w:rsidR="000E01AF" w:rsidRPr="00E65A34" w:rsidRDefault="000E01AF" w:rsidP="000E01AF">
      <w:pPr>
        <w:rPr>
          <w:ins w:id="21606" w:author="Rev 4 Allen Wirfs-Brock" w:date="2011-10-16T15:18:00Z"/>
        </w:rPr>
      </w:pPr>
      <w:ins w:id="21607" w:author="Rev 4 Allen Wirfs-Brock" w:date="2011-10-16T15:18:00Z">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ins>
      <w:ins w:id="21608" w:author="Rev 4 Allen Wirfs-Brock" w:date="2011-11-06T12:47:00Z">
        <w:r w:rsidR="0069636E">
          <w:rPr>
            <w:rStyle w:val="bnf"/>
          </w:rPr>
          <w:t>Element</w:t>
        </w:r>
      </w:ins>
      <w:ins w:id="21609" w:author="Rev 4 Allen Wirfs-Brock" w:date="2011-10-16T15:18:00Z">
        <w:r w:rsidRPr="00E65A34">
          <w:rPr>
            <w:rStyle w:val="bnf"/>
          </w:rPr>
          <w:t xml:space="preserve"> </w:t>
        </w:r>
      </w:ins>
    </w:p>
    <w:p w14:paraId="4C31CCA5" w14:textId="77777777" w:rsidR="000E01AF" w:rsidRPr="009C202C" w:rsidDel="00CD24F8" w:rsidRDefault="000E01AF" w:rsidP="00052EFC">
      <w:pPr>
        <w:numPr>
          <w:ilvl w:val="0"/>
          <w:numId w:val="737"/>
        </w:numPr>
        <w:spacing w:after="220"/>
        <w:contextualSpacing/>
        <w:rPr>
          <w:ins w:id="21610" w:author="Rev 4 Allen Wirfs-Brock" w:date="2011-10-16T15:18:00Z"/>
          <w:del w:id="21611" w:author="Rev 7 Allen Wirfs-Brock" w:date="2012-04-17T12:47:00Z"/>
        </w:rPr>
      </w:pPr>
      <w:ins w:id="21612" w:author="Rev 4 Allen Wirfs-Brock" w:date="2011-10-16T15:18:00Z">
        <w:del w:id="21613" w:author="Rev 7 Allen Wirfs-Brock" w:date="2012-04-17T12:47:00Z">
          <w:r w:rsidRPr="009C202C" w:rsidDel="00CD24F8">
            <w:delText>It is a Syntax Error</w:delText>
          </w:r>
        </w:del>
      </w:ins>
      <w:ins w:id="21614" w:author="Rev 4 Allen Wirfs-Brock" w:date="2011-11-06T12:45:00Z">
        <w:del w:id="21615" w:author="Rev 7 Allen Wirfs-Brock" w:date="2012-04-17T12:47:00Z">
          <w:r w:rsidR="0069636E" w:rsidDel="00CD24F8">
            <w:delText xml:space="preserve"> if the derivation of </w:delText>
          </w:r>
        </w:del>
      </w:ins>
      <w:ins w:id="21616" w:author="Rev 4 Allen Wirfs-Brock" w:date="2011-11-06T12:46:00Z">
        <w:del w:id="21617" w:author="Rev 7 Allen Wirfs-Brock" w:date="2012-04-17T12:47:00Z">
          <w:r w:rsidR="0069636E" w:rsidRPr="00E65A34" w:rsidDel="00CD24F8">
            <w:rPr>
              <w:rFonts w:ascii="Times New Roman" w:hAnsi="Times New Roman"/>
              <w:i/>
            </w:rPr>
            <w:delText>Binding</w:delText>
          </w:r>
          <w:r w:rsidR="0069636E" w:rsidDel="00CD24F8">
            <w:rPr>
              <w:rStyle w:val="bnf"/>
            </w:rPr>
            <w:delText>Element</w:delText>
          </w:r>
          <w:r w:rsidR="0069636E" w:rsidRPr="00E65A34" w:rsidDel="00CD24F8">
            <w:rPr>
              <w:rStyle w:val="bnf"/>
            </w:rPr>
            <w:delText xml:space="preserve"> </w:delText>
          </w:r>
          <w:r w:rsidR="0069636E" w:rsidDel="00CD24F8">
            <w:delText>is</w:delText>
          </w:r>
          <w:r w:rsidR="0069636E" w:rsidRPr="00E65A34" w:rsidDel="00CD24F8">
            <w:rPr>
              <w:rStyle w:val="bnf"/>
            </w:rPr>
            <w:delText xml:space="preserve"> </w:delText>
          </w:r>
        </w:del>
      </w:ins>
      <w:ins w:id="21618" w:author="Rev 4 Allen Wirfs-Brock" w:date="2011-11-06T12:45:00Z">
        <w:del w:id="21619" w:author="Rev 7 Allen Wirfs-Brock" w:date="2012-04-17T12:47:00Z">
          <w:r w:rsidR="0069636E" w:rsidRPr="00E65A34" w:rsidDel="00CD24F8">
            <w:rPr>
              <w:rFonts w:ascii="Times New Roman" w:hAnsi="Times New Roman"/>
              <w:i/>
            </w:rPr>
            <w:delText>Binding</w:delText>
          </w:r>
          <w:r w:rsidR="0069636E" w:rsidRPr="00E65A34" w:rsidDel="00CD24F8">
            <w:rPr>
              <w:rStyle w:val="bnf"/>
            </w:rPr>
            <w:delText>Identifier  Initialiser</w:delText>
          </w:r>
          <w:r w:rsidR="0069636E" w:rsidRPr="009C202C" w:rsidDel="00CD24F8">
            <w:delText xml:space="preserve"> </w:delText>
          </w:r>
        </w:del>
      </w:ins>
      <w:ins w:id="21620" w:author="Rev 4 Allen Wirfs-Brock" w:date="2011-11-06T12:47:00Z">
        <w:del w:id="21621" w:author="Rev 7 Allen Wirfs-Brock" w:date="2012-04-17T12:47:00Z">
          <w:r w:rsidR="0069636E" w:rsidDel="00CD24F8">
            <w:delText>and</w:delText>
          </w:r>
        </w:del>
      </w:ins>
      <w:ins w:id="21622" w:author="Rev 4 Allen Wirfs-Brock" w:date="2011-10-16T15:18:00Z">
        <w:del w:id="21623" w:author="Rev 7 Allen Wirfs-Brock" w:date="2012-04-17T12:47:00Z">
          <w:r w:rsidRPr="009C202C" w:rsidDel="00CD24F8">
            <w:delText xml:space="preserve"> the source code matching this production is not extended code.</w:delText>
          </w:r>
        </w:del>
      </w:ins>
    </w:p>
    <w:p w14:paraId="2D84AB23" w14:textId="77777777" w:rsidR="000E01AF" w:rsidRPr="00E77497" w:rsidDel="00CD24F8" w:rsidRDefault="000E01AF" w:rsidP="00052EFC">
      <w:pPr>
        <w:numPr>
          <w:ilvl w:val="0"/>
          <w:numId w:val="737"/>
        </w:numPr>
        <w:spacing w:after="220"/>
        <w:contextualSpacing/>
        <w:rPr>
          <w:ins w:id="21624" w:author="Rev 4 Allen Wirfs-Brock" w:date="2011-10-16T15:18:00Z"/>
          <w:del w:id="21625" w:author="Rev 7 Allen Wirfs-Brock" w:date="2012-04-17T12:48:00Z"/>
        </w:rPr>
      </w:pPr>
      <w:ins w:id="21626" w:author="Rev 4 Allen Wirfs-Brock" w:date="2011-10-16T15:18:00Z">
        <w:del w:id="21627" w:author="Rev 7 Allen Wirfs-Brock" w:date="2012-04-17T12:48:00Z">
          <w:r w:rsidRPr="00E77497" w:rsidDel="00CD24F8">
            <w:delText xml:space="preserve">It is a Syntax Error if </w:delText>
          </w:r>
        </w:del>
      </w:ins>
      <w:ins w:id="21628" w:author="Rev 4 Allen Wirfs-Brock" w:date="2011-11-06T12:48:00Z">
        <w:del w:id="21629" w:author="Rev 7 Allen Wirfs-Brock" w:date="2012-04-17T12:48:00Z">
          <w:r w:rsidR="0069636E" w:rsidDel="00CD24F8">
            <w:delText xml:space="preserve">the derivation of </w:delText>
          </w:r>
          <w:r w:rsidR="0069636E" w:rsidRPr="00E65A34" w:rsidDel="00CD24F8">
            <w:rPr>
              <w:rFonts w:ascii="Times New Roman" w:hAnsi="Times New Roman"/>
              <w:i/>
            </w:rPr>
            <w:delText>Binding</w:delText>
          </w:r>
          <w:r w:rsidR="0069636E" w:rsidDel="00CD24F8">
            <w:rPr>
              <w:rStyle w:val="bnf"/>
            </w:rPr>
            <w:delText>Element</w:delText>
          </w:r>
          <w:r w:rsidR="0069636E" w:rsidRPr="00E65A34" w:rsidDel="00CD24F8">
            <w:rPr>
              <w:rStyle w:val="bnf"/>
            </w:rPr>
            <w:delText xml:space="preserve"> </w:delText>
          </w:r>
          <w:r w:rsidR="0069636E" w:rsidDel="00CD24F8">
            <w:delText>is</w:delText>
          </w:r>
          <w:r w:rsidR="0069636E" w:rsidRPr="00E65A34" w:rsidDel="00CD24F8">
            <w:rPr>
              <w:rStyle w:val="bnf"/>
            </w:rPr>
            <w:delText xml:space="preserve"> </w:delText>
          </w:r>
          <w:r w:rsidR="0069636E" w:rsidRPr="00E77497" w:rsidDel="00CD24F8">
            <w:rPr>
              <w:rStyle w:val="bnf"/>
            </w:rPr>
            <w:delText>BindingPattern  Initialiser</w:delText>
          </w:r>
          <w:r w:rsidR="0069636E" w:rsidRPr="00E77497" w:rsidDel="00CD24F8">
            <w:rPr>
              <w:rStyle w:val="bnf"/>
              <w:rFonts w:ascii="Arial" w:hAnsi="Arial" w:cs="Arial"/>
              <w:i w:val="0"/>
              <w:vertAlign w:val="subscript"/>
            </w:rPr>
            <w:delText>opt</w:delText>
          </w:r>
          <w:r w:rsidR="0069636E" w:rsidRPr="009C202C" w:rsidDel="00CD24F8">
            <w:delText xml:space="preserve"> </w:delText>
          </w:r>
          <w:r w:rsidR="0069636E" w:rsidDel="00CD24F8">
            <w:delText>and</w:delText>
          </w:r>
          <w:r w:rsidR="0069636E" w:rsidRPr="009C202C" w:rsidDel="00CD24F8">
            <w:delText xml:space="preserve"> </w:delText>
          </w:r>
        </w:del>
      </w:ins>
      <w:ins w:id="21630" w:author="Rev 4 Allen Wirfs-Brock" w:date="2011-10-16T15:18:00Z">
        <w:del w:id="21631" w:author="Rev 7 Allen Wirfs-Brock" w:date="2012-04-17T12:48:00Z">
          <w:r w:rsidRPr="00E77497" w:rsidDel="00CD24F8">
            <w:delText>the source code parsed with this production is not extended code.</w:delText>
          </w:r>
        </w:del>
      </w:ins>
    </w:p>
    <w:p w14:paraId="55A62558" w14:textId="77777777" w:rsidR="000E01AF" w:rsidRPr="00E77497" w:rsidRDefault="000E01AF" w:rsidP="00052EFC">
      <w:pPr>
        <w:numPr>
          <w:ilvl w:val="0"/>
          <w:numId w:val="737"/>
        </w:numPr>
        <w:spacing w:after="220"/>
        <w:rPr>
          <w:ins w:id="21632" w:author="Rev 4 Allen Wirfs-Brock" w:date="2011-10-16T15:18:00Z"/>
        </w:rPr>
      </w:pPr>
      <w:ins w:id="21633" w:author="Rev 4 Allen Wirfs-Brock" w:date="2011-10-16T15:18:00Z">
        <w:r w:rsidRPr="00E77497">
          <w:t xml:space="preserve">It is a Syntax Error if </w:t>
        </w:r>
        <w:r w:rsidRPr="00E77497">
          <w:rPr>
            <w:rFonts w:ascii="Times New Roman" w:eastAsia="Times New Roman" w:hAnsi="Times New Roman"/>
            <w:spacing w:val="6"/>
            <w:lang w:eastAsia="en-US"/>
          </w:rPr>
          <w:t>BoundNames</w:t>
        </w:r>
        <w:r w:rsidRPr="00E77497">
          <w:t xml:space="preserve"> of </w:t>
        </w:r>
        <w:r w:rsidRPr="00E77497">
          <w:rPr>
            <w:rStyle w:val="bnf"/>
          </w:rPr>
          <w:t>Binding</w:t>
        </w:r>
      </w:ins>
      <w:ins w:id="21634" w:author="Rev 4 Allen Wirfs-Brock" w:date="2011-11-06T12:50:00Z">
        <w:r w:rsidR="0069636E">
          <w:rPr>
            <w:rStyle w:val="bnf"/>
          </w:rPr>
          <w:t>Element</w:t>
        </w:r>
      </w:ins>
      <w:ins w:id="21635" w:author="Rev 4 Allen Wirfs-Brock" w:date="2011-10-16T15:18:00Z">
        <w:r w:rsidRPr="00E77497">
          <w:rPr>
            <w:rStyle w:val="bnf"/>
          </w:rPr>
          <w:t xml:space="preserve">  </w:t>
        </w:r>
        <w:r w:rsidRPr="00E77497">
          <w:t>contains any duplicate elements.</w:t>
        </w:r>
      </w:ins>
    </w:p>
    <w:p w14:paraId="61F393AF" w14:textId="77777777" w:rsidR="00FC55A8" w:rsidRPr="00E77497" w:rsidRDefault="00FC55A8" w:rsidP="00FC55A8">
      <w:pPr>
        <w:rPr>
          <w:ins w:id="21636" w:author="Rev 4 Allen Wirfs-Brock" w:date="2011-10-16T15:43:00Z"/>
          <w:rFonts w:ascii="Helvetica" w:hAnsi="Helvetica"/>
          <w:b/>
        </w:rPr>
      </w:pPr>
      <w:ins w:id="21637" w:author="Rev 4 Allen Wirfs-Brock" w:date="2011-10-16T15:43:00Z">
        <w:r w:rsidRPr="00E77497">
          <w:rPr>
            <w:rFonts w:ascii="Helvetica" w:hAnsi="Helvetica"/>
            <w:b/>
          </w:rPr>
          <w:t xml:space="preserve">Static Semantics:  </w:t>
        </w:r>
      </w:ins>
      <w:ins w:id="21638" w:author="Rev 4 Allen Wirfs-Brock" w:date="2011-10-16T15:44:00Z">
        <w:r w:rsidR="00256A92" w:rsidRPr="00E77497">
          <w:rPr>
            <w:rFonts w:ascii="Helvetica" w:hAnsi="Helvetica"/>
            <w:b/>
            <w:lang w:eastAsia="en-US"/>
          </w:rPr>
          <w:t>BoundNames</w:t>
        </w:r>
      </w:ins>
    </w:p>
    <w:p w14:paraId="58757DEF" w14:textId="77777777" w:rsidR="0038665D" w:rsidRPr="00E77497" w:rsidRDefault="0038665D" w:rsidP="0038665D">
      <w:pPr>
        <w:jc w:val="left"/>
        <w:rPr>
          <w:ins w:id="21639" w:author="Rev 4 Allen Wirfs-Brock" w:date="2011-10-20T12:28:00Z"/>
        </w:rPr>
      </w:pPr>
      <w:ins w:id="21640" w:author="Rev 4 Allen Wirfs-Brock" w:date="2011-10-20T12:28: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2E6D201A" w14:textId="77777777" w:rsidR="0038665D" w:rsidRPr="00E77497" w:rsidRDefault="0038665D" w:rsidP="004322E4">
      <w:pPr>
        <w:pStyle w:val="Alg4"/>
        <w:numPr>
          <w:ilvl w:val="0"/>
          <w:numId w:val="471"/>
        </w:numPr>
        <w:spacing w:after="220"/>
        <w:contextualSpacing/>
        <w:rPr>
          <w:ins w:id="21641" w:author="Rev 4 Allen Wirfs-Brock" w:date="2011-10-20T12:28:00Z"/>
        </w:rPr>
      </w:pPr>
      <w:ins w:id="21642" w:author="Rev 4 Allen Wirfs-Brock" w:date="2011-10-20T12:28:00Z">
        <w:r w:rsidRPr="00E77497">
          <w:t xml:space="preserve">Return the BoundNames of </w:t>
        </w:r>
        <w:r w:rsidRPr="00E77497">
          <w:rPr>
            <w:i/>
          </w:rPr>
          <w:t>BindingIdentifier</w:t>
        </w:r>
        <w:r w:rsidRPr="00E77497">
          <w:t>.</w:t>
        </w:r>
      </w:ins>
    </w:p>
    <w:p w14:paraId="2B755CF7" w14:textId="77777777" w:rsidR="00AA42F1" w:rsidRPr="00E77497" w:rsidRDefault="00AA42F1" w:rsidP="00553E0F">
      <w:pPr>
        <w:pStyle w:val="SyntaxRule"/>
        <w:spacing w:after="240"/>
        <w:rPr>
          <w:ins w:id="21643" w:author="Rev 4 Allen Wirfs-Brock" w:date="2011-10-20T12:50:00Z"/>
        </w:rPr>
      </w:pPr>
      <w:ins w:id="21644" w:author="Rev 4 Allen Wirfs-Brock" w:date="2011-10-20T12:5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507C2933" w14:textId="77777777" w:rsidR="00D26016" w:rsidRPr="00E77497" w:rsidRDefault="00D26016" w:rsidP="004322E4">
      <w:pPr>
        <w:pStyle w:val="Alg4"/>
        <w:numPr>
          <w:ilvl w:val="0"/>
          <w:numId w:val="594"/>
        </w:numPr>
        <w:spacing w:after="220"/>
        <w:contextualSpacing/>
        <w:rPr>
          <w:ins w:id="21645" w:author="Rev 4 Allen Wirfs-Brock" w:date="2011-10-20T12:52:00Z"/>
        </w:rPr>
      </w:pPr>
      <w:ins w:id="21646" w:author="Rev 4 Allen Wirfs-Brock" w:date="2011-10-20T12:52:00Z">
        <w:r w:rsidRPr="00E77497">
          <w:t>Return an empty List.</w:t>
        </w:r>
      </w:ins>
    </w:p>
    <w:p w14:paraId="46456F94" w14:textId="77777777" w:rsidR="00D26016" w:rsidRPr="00675B74" w:rsidDel="00C20D21" w:rsidRDefault="00D26016" w:rsidP="00D26016">
      <w:pPr>
        <w:pStyle w:val="SyntaxRule"/>
        <w:spacing w:after="240"/>
        <w:rPr>
          <w:ins w:id="21647" w:author="Rev 4 Allen Wirfs-Brock" w:date="2011-10-20T12:53:00Z"/>
          <w:del w:id="21648" w:author="Rev 8 Allen Wirfs-Brock" w:date="2012-06-01T09:09:00Z"/>
        </w:rPr>
      </w:pPr>
      <w:ins w:id="21649" w:author="Rev 4 Allen Wirfs-Brock" w:date="2011-10-20T12:53:00Z">
        <w:del w:id="21650" w:author="Rev 8 Allen Wirfs-Brock" w:date="2012-06-01T09:09:00Z">
          <w:r w:rsidRPr="00E77497" w:rsidDel="00C20D21">
            <w:delText xml:space="preserve">FormalParameterList </w:delText>
          </w:r>
          <w:r w:rsidRPr="00E77497" w:rsidDel="00C20D21">
            <w:rPr>
              <w:rFonts w:ascii="Arial" w:hAnsi="Arial"/>
              <w:b/>
              <w:i w:val="0"/>
            </w:rPr>
            <w:delText xml:space="preserve">: </w:delText>
          </w:r>
        </w:del>
      </w:ins>
      <w:ins w:id="21651" w:author="Rev 4 Allen Wirfs-Brock" w:date="2011-11-04T12:45:00Z">
        <w:del w:id="21652" w:author="Rev 8 Allen Wirfs-Brock" w:date="2012-06-01T09:09:00Z">
          <w:r w:rsidR="0002777F" w:rsidRPr="004418C4" w:rsidDel="00C20D21">
            <w:delText>Function</w:delText>
          </w:r>
          <w:r w:rsidR="0002777F" w:rsidDel="00C20D21">
            <w:delText>RestParameter</w:delText>
          </w:r>
        </w:del>
      </w:ins>
    </w:p>
    <w:p w14:paraId="70D669BD" w14:textId="77777777" w:rsidR="00D26016" w:rsidRPr="00675B74" w:rsidDel="00C20D21" w:rsidRDefault="00D26016" w:rsidP="004322E4">
      <w:pPr>
        <w:pStyle w:val="Alg4"/>
        <w:numPr>
          <w:ilvl w:val="0"/>
          <w:numId w:val="572"/>
        </w:numPr>
        <w:spacing w:after="220"/>
        <w:contextualSpacing/>
        <w:rPr>
          <w:ins w:id="21653" w:author="Rev 4 Allen Wirfs-Brock" w:date="2011-10-20T12:53:00Z"/>
          <w:del w:id="21654" w:author="Rev 8 Allen Wirfs-Brock" w:date="2012-06-01T09:09:00Z"/>
        </w:rPr>
      </w:pPr>
      <w:ins w:id="21655" w:author="Rev 4 Allen Wirfs-Brock" w:date="2011-10-20T12:53:00Z">
        <w:del w:id="21656" w:author="Rev 8 Allen Wirfs-Brock" w:date="2012-06-01T09:09:00Z">
          <w:r w:rsidRPr="00E77497" w:rsidDel="00C20D21">
            <w:delText xml:space="preserve">Return the BoundNames of </w:delText>
          </w:r>
        </w:del>
      </w:ins>
      <w:ins w:id="21657" w:author="Rev 4 Allen Wirfs-Brock" w:date="2011-11-04T12:48:00Z">
        <w:del w:id="21658" w:author="Rev 8 Allen Wirfs-Brock" w:date="2012-06-01T09:09:00Z">
          <w:r w:rsidR="0002777F" w:rsidRPr="0002777F" w:rsidDel="00C20D21">
            <w:rPr>
              <w:i/>
            </w:rPr>
            <w:delText>FunctionRestParameter</w:delText>
          </w:r>
        </w:del>
      </w:ins>
      <w:ins w:id="21659" w:author="Rev 4 Allen Wirfs-Brock" w:date="2011-10-20T12:53:00Z">
        <w:del w:id="21660" w:author="Rev 8 Allen Wirfs-Brock" w:date="2012-06-01T09:09:00Z">
          <w:r w:rsidRPr="00675B74" w:rsidDel="00C20D21">
            <w:delText>.</w:delText>
          </w:r>
        </w:del>
      </w:ins>
    </w:p>
    <w:p w14:paraId="6CA363DB" w14:textId="77777777" w:rsidR="00A22158" w:rsidRPr="00E77497" w:rsidDel="00C20D21" w:rsidRDefault="00A22158" w:rsidP="00A22158">
      <w:pPr>
        <w:pStyle w:val="SyntaxRule"/>
        <w:spacing w:after="240"/>
        <w:rPr>
          <w:ins w:id="21661" w:author="Rev 4 Allen Wirfs-Brock" w:date="2011-10-20T12:54:00Z"/>
          <w:del w:id="21662" w:author="Rev 8 Allen Wirfs-Brock" w:date="2012-06-01T09:09:00Z"/>
        </w:rPr>
      </w:pPr>
      <w:ins w:id="21663" w:author="Rev 4 Allen Wirfs-Brock" w:date="2011-10-20T12:54:00Z">
        <w:del w:id="21664" w:author="Rev 8 Allen Wirfs-Brock" w:date="2012-06-01T09:09:00Z">
          <w:r w:rsidRPr="00E77497" w:rsidDel="00C20D21">
            <w:delText xml:space="preserve">FormalParameterList </w:delText>
          </w:r>
          <w:r w:rsidRPr="00E77497" w:rsidDel="00C20D21">
            <w:rPr>
              <w:rFonts w:ascii="Arial" w:hAnsi="Arial"/>
              <w:b/>
              <w:i w:val="0"/>
            </w:rPr>
            <w:delText xml:space="preserve">: </w:delText>
          </w:r>
          <w:r w:rsidRPr="00E77497" w:rsidDel="00C20D21">
            <w:delText>FormalsList</w:delText>
          </w:r>
        </w:del>
      </w:ins>
    </w:p>
    <w:p w14:paraId="533AAD7C" w14:textId="77777777" w:rsidR="00A22158" w:rsidRPr="00E77497" w:rsidDel="00C20D21" w:rsidRDefault="00A22158" w:rsidP="004322E4">
      <w:pPr>
        <w:pStyle w:val="Alg4"/>
        <w:numPr>
          <w:ilvl w:val="0"/>
          <w:numId w:val="604"/>
        </w:numPr>
        <w:spacing w:after="220"/>
        <w:contextualSpacing/>
        <w:rPr>
          <w:ins w:id="21665" w:author="Rev 4 Allen Wirfs-Brock" w:date="2011-10-20T12:54:00Z"/>
          <w:del w:id="21666" w:author="Rev 8 Allen Wirfs-Brock" w:date="2012-06-01T09:09:00Z"/>
        </w:rPr>
      </w:pPr>
      <w:ins w:id="21667" w:author="Rev 4 Allen Wirfs-Brock" w:date="2011-10-20T12:54:00Z">
        <w:del w:id="21668" w:author="Rev 8 Allen Wirfs-Brock" w:date="2012-06-01T09:09:00Z">
          <w:r w:rsidRPr="00E77497" w:rsidDel="00C20D21">
            <w:delText xml:space="preserve">Return the BoundNames of </w:delText>
          </w:r>
          <w:r w:rsidRPr="00E77497" w:rsidDel="00C20D21">
            <w:rPr>
              <w:i/>
            </w:rPr>
            <w:delText>FormalsList</w:delText>
          </w:r>
          <w:r w:rsidRPr="00E77497" w:rsidDel="00C20D21">
            <w:delText>.</w:delText>
          </w:r>
        </w:del>
      </w:ins>
    </w:p>
    <w:p w14:paraId="0D1E61AA" w14:textId="77777777" w:rsidR="00287677" w:rsidRPr="00675B74" w:rsidRDefault="00287677" w:rsidP="00287677">
      <w:pPr>
        <w:pStyle w:val="SyntaxRule"/>
        <w:spacing w:after="240"/>
        <w:rPr>
          <w:ins w:id="21669" w:author="Rev 4 Allen Wirfs-Brock" w:date="2011-10-20T12:58:00Z"/>
        </w:rPr>
      </w:pPr>
      <w:ins w:id="21670" w:author="Rev 4 Allen Wirfs-Brock" w:date="2011-10-20T12:58:00Z">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ins>
      <w:ins w:id="21671" w:author="Rev 4 Allen Wirfs-Brock" w:date="2011-11-04T12:48:00Z">
        <w:r w:rsidR="0002777F" w:rsidRPr="004418C4">
          <w:t>Function</w:t>
        </w:r>
        <w:r w:rsidR="0002777F">
          <w:t>RestParameter</w:t>
        </w:r>
      </w:ins>
    </w:p>
    <w:p w14:paraId="619574A6" w14:textId="77777777" w:rsidR="00026B5F" w:rsidRPr="00E77497" w:rsidRDefault="00026B5F" w:rsidP="004322E4">
      <w:pPr>
        <w:pStyle w:val="Alg4"/>
        <w:numPr>
          <w:ilvl w:val="0"/>
          <w:numId w:val="423"/>
        </w:numPr>
        <w:spacing w:after="220"/>
        <w:contextualSpacing/>
        <w:rPr>
          <w:ins w:id="21672" w:author="Rev 4 Allen Wirfs-Brock" w:date="2011-10-20T12:59:00Z"/>
        </w:rPr>
      </w:pPr>
      <w:ins w:id="21673" w:author="Rev 4 Allen Wirfs-Brock" w:date="2011-10-20T12:59:00Z">
        <w:r w:rsidRPr="00E77497">
          <w:t xml:space="preserve">Let </w:t>
        </w:r>
        <w:r w:rsidRPr="00E77497">
          <w:rPr>
            <w:i/>
          </w:rPr>
          <w:t xml:space="preserve">names </w:t>
        </w:r>
        <w:r w:rsidRPr="00E77497">
          <w:t xml:space="preserve">be BoundNames of </w:t>
        </w:r>
        <w:r w:rsidRPr="00E77497">
          <w:rPr>
            <w:rStyle w:val="bnf"/>
          </w:rPr>
          <w:t>FormalsList</w:t>
        </w:r>
        <w:r w:rsidRPr="00E77497">
          <w:t>.</w:t>
        </w:r>
      </w:ins>
    </w:p>
    <w:p w14:paraId="3DA8DF7E" w14:textId="77777777" w:rsidR="00026B5F" w:rsidRPr="00E77497" w:rsidRDefault="00026B5F" w:rsidP="004322E4">
      <w:pPr>
        <w:pStyle w:val="Alg4"/>
        <w:numPr>
          <w:ilvl w:val="0"/>
          <w:numId w:val="423"/>
        </w:numPr>
        <w:spacing w:after="220"/>
        <w:contextualSpacing/>
        <w:rPr>
          <w:ins w:id="21674" w:author="Rev 4 Allen Wirfs-Brock" w:date="2011-10-20T12:59:00Z"/>
        </w:rPr>
      </w:pPr>
      <w:ins w:id="21675" w:author="Rev 4 Allen Wirfs-Brock" w:date="2011-10-20T12:59:00Z">
        <w:r w:rsidRPr="00E77497">
          <w:t xml:space="preserve">Append to </w:t>
        </w:r>
        <w:r w:rsidRPr="00E77497">
          <w:rPr>
            <w:i/>
          </w:rPr>
          <w:t>names</w:t>
        </w:r>
        <w:r w:rsidRPr="00E77497">
          <w:t xml:space="preserve"> the </w:t>
        </w:r>
      </w:ins>
      <w:ins w:id="21676" w:author="Rev 4 Allen Wirfs-Brock" w:date="2011-11-04T12:49:00Z">
        <w:r w:rsidR="00954547" w:rsidRPr="004418C4">
          <w:t xml:space="preserve">BoundNames of </w:t>
        </w:r>
        <w:r w:rsidR="00954547" w:rsidRPr="00954547">
          <w:rPr>
            <w:i/>
          </w:rPr>
          <w:t>FunctionRestParameter</w:t>
        </w:r>
      </w:ins>
      <w:ins w:id="21677" w:author="Rev 4 Allen Wirfs-Brock" w:date="2011-10-20T12:59:00Z">
        <w:r w:rsidRPr="00675B74">
          <w:rPr>
            <w:rStyle w:val="bnf"/>
          </w:rPr>
          <w:t>.</w:t>
        </w:r>
      </w:ins>
    </w:p>
    <w:p w14:paraId="1292C0CA" w14:textId="77777777" w:rsidR="00026B5F" w:rsidRPr="00E77497" w:rsidRDefault="00026B5F" w:rsidP="004322E4">
      <w:pPr>
        <w:pStyle w:val="Alg4"/>
        <w:numPr>
          <w:ilvl w:val="0"/>
          <w:numId w:val="423"/>
        </w:numPr>
        <w:spacing w:after="220"/>
        <w:contextualSpacing/>
        <w:rPr>
          <w:ins w:id="21678" w:author="Rev 4 Allen Wirfs-Brock" w:date="2011-10-20T12:59:00Z"/>
        </w:rPr>
      </w:pPr>
      <w:ins w:id="21679" w:author="Rev 4 Allen Wirfs-Brock" w:date="2011-10-20T12:59:00Z">
        <w:r w:rsidRPr="00E77497">
          <w:t xml:space="preserve">Return </w:t>
        </w:r>
        <w:r w:rsidRPr="00E77497">
          <w:rPr>
            <w:i/>
          </w:rPr>
          <w:t>names</w:t>
        </w:r>
        <w:r w:rsidRPr="00E77497">
          <w:t>.</w:t>
        </w:r>
      </w:ins>
    </w:p>
    <w:p w14:paraId="22FABAF5" w14:textId="77777777" w:rsidR="00FC55A8" w:rsidRPr="00E77497" w:rsidRDefault="00FC55A8" w:rsidP="00FC55A8">
      <w:pPr>
        <w:rPr>
          <w:ins w:id="21680" w:author="Rev 4 Allen Wirfs-Brock" w:date="2011-10-16T15:44:00Z"/>
        </w:rPr>
      </w:pPr>
      <w:ins w:id="21681" w:author="Rev 4 Allen Wirfs-Brock" w:date="2011-10-16T15:44: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ins>
    </w:p>
    <w:p w14:paraId="07E31DFA" w14:textId="77777777" w:rsidR="00FC55A8" w:rsidRPr="00E77497" w:rsidRDefault="00FC55A8" w:rsidP="004322E4">
      <w:pPr>
        <w:pStyle w:val="Alg4"/>
        <w:numPr>
          <w:ilvl w:val="0"/>
          <w:numId w:val="626"/>
        </w:numPr>
        <w:spacing w:after="220"/>
        <w:contextualSpacing/>
        <w:rPr>
          <w:ins w:id="21682" w:author="Rev 4 Allen Wirfs-Brock" w:date="2011-10-16T15:44:00Z"/>
        </w:rPr>
      </w:pPr>
      <w:ins w:id="21683" w:author="Rev 4 Allen Wirfs-Brock" w:date="2011-10-16T15:44:00Z">
        <w:r w:rsidRPr="00E77497">
          <w:t xml:space="preserve">Let </w:t>
        </w:r>
        <w:r w:rsidRPr="00E77497">
          <w:rPr>
            <w:i/>
          </w:rPr>
          <w:t xml:space="preserve">names </w:t>
        </w:r>
        <w:r w:rsidRPr="00E77497">
          <w:t xml:space="preserve">be BoundNames of </w:t>
        </w:r>
      </w:ins>
      <w:ins w:id="21684" w:author="Rev 4 Allen Wirfs-Brock" w:date="2011-10-19T13:18:00Z">
        <w:r w:rsidR="00A4389F" w:rsidRPr="00E77497">
          <w:rPr>
            <w:rStyle w:val="bnf"/>
          </w:rPr>
          <w:t>FormalsList</w:t>
        </w:r>
      </w:ins>
      <w:ins w:id="21685" w:author="Rev 4 Allen Wirfs-Brock" w:date="2011-10-16T15:44:00Z">
        <w:r w:rsidRPr="00E77497">
          <w:t>.</w:t>
        </w:r>
      </w:ins>
    </w:p>
    <w:p w14:paraId="2F01B28C" w14:textId="77777777" w:rsidR="00FC55A8" w:rsidRPr="00E77497" w:rsidRDefault="00FC55A8" w:rsidP="004322E4">
      <w:pPr>
        <w:pStyle w:val="Alg4"/>
        <w:numPr>
          <w:ilvl w:val="0"/>
          <w:numId w:val="626"/>
        </w:numPr>
        <w:spacing w:after="220"/>
        <w:contextualSpacing/>
        <w:rPr>
          <w:ins w:id="21686" w:author="Rev 4 Allen Wirfs-Brock" w:date="2011-10-16T15:44:00Z"/>
        </w:rPr>
      </w:pPr>
      <w:ins w:id="21687" w:author="Rev 4 Allen Wirfs-Brock" w:date="2011-10-16T15:44:00Z">
        <w:r w:rsidRPr="00E77497">
          <w:t xml:space="preserve">Append to </w:t>
        </w:r>
        <w:r w:rsidRPr="00E77497">
          <w:rPr>
            <w:i/>
          </w:rPr>
          <w:t>names</w:t>
        </w:r>
        <w:r w:rsidRPr="00E77497">
          <w:t xml:space="preserve"> the elements of BoundNames of </w:t>
        </w:r>
        <w:r w:rsidRPr="00E77497">
          <w:rPr>
            <w:rStyle w:val="bnf"/>
          </w:rPr>
          <w:t>FormalParameter.</w:t>
        </w:r>
      </w:ins>
    </w:p>
    <w:p w14:paraId="6F2B7D92" w14:textId="77777777" w:rsidR="00FC55A8" w:rsidRPr="00E77497" w:rsidRDefault="00FC55A8" w:rsidP="004322E4">
      <w:pPr>
        <w:pStyle w:val="Alg4"/>
        <w:numPr>
          <w:ilvl w:val="0"/>
          <w:numId w:val="626"/>
        </w:numPr>
        <w:spacing w:after="220"/>
        <w:contextualSpacing/>
        <w:rPr>
          <w:ins w:id="21688" w:author="Rev 4 Allen Wirfs-Brock" w:date="2011-10-16T15:44:00Z"/>
        </w:rPr>
      </w:pPr>
      <w:ins w:id="21689" w:author="Rev 4 Allen Wirfs-Brock" w:date="2011-10-16T15:44:00Z">
        <w:r w:rsidRPr="00E77497">
          <w:t xml:space="preserve">Return </w:t>
        </w:r>
        <w:r w:rsidRPr="00E77497">
          <w:rPr>
            <w:i/>
          </w:rPr>
          <w:t>names</w:t>
        </w:r>
        <w:r w:rsidRPr="00E77497">
          <w:t>.</w:t>
        </w:r>
      </w:ins>
    </w:p>
    <w:p w14:paraId="727D4CA3" w14:textId="77777777" w:rsidR="0002777F" w:rsidRPr="004418C4" w:rsidDel="00C20D21" w:rsidRDefault="0002777F" w:rsidP="0002777F">
      <w:pPr>
        <w:pStyle w:val="SyntaxRule"/>
        <w:spacing w:after="240"/>
        <w:rPr>
          <w:ins w:id="21690" w:author="Rev 4 Allen Wirfs-Brock" w:date="2011-11-04T12:45:00Z"/>
          <w:del w:id="21691" w:author="Rev 8 Allen Wirfs-Brock" w:date="2012-06-01T09:09:00Z"/>
        </w:rPr>
      </w:pPr>
      <w:ins w:id="21692" w:author="Rev 4 Allen Wirfs-Brock" w:date="2011-11-04T12:45:00Z">
        <w:del w:id="21693" w:author="Rev 8 Allen Wirfs-Brock" w:date="2012-06-01T09:09:00Z">
          <w:r w:rsidRPr="004418C4" w:rsidDel="00C20D21">
            <w:delText xml:space="preserve">FormalParameterList </w:delText>
          </w:r>
          <w:r w:rsidRPr="004418C4" w:rsidDel="00C20D21">
            <w:rPr>
              <w:rFonts w:ascii="Arial" w:hAnsi="Arial"/>
              <w:b/>
              <w:i w:val="0"/>
            </w:rPr>
            <w:delText xml:space="preserve">: </w:delText>
          </w:r>
        </w:del>
      </w:ins>
      <w:ins w:id="21694" w:author="Rev 4 Allen Wirfs-Brock" w:date="2011-11-04T12:50:00Z">
        <w:del w:id="21695" w:author="Rev 8 Allen Wirfs-Brock" w:date="2012-06-01T09:09:00Z">
          <w:r w:rsidR="00954547" w:rsidRPr="004418C4" w:rsidDel="00C20D21">
            <w:rPr>
              <w:rFonts w:ascii="Courier New" w:hAnsi="Courier New" w:cs="Courier New"/>
              <w:b/>
              <w:i w:val="0"/>
            </w:rPr>
            <w:delText>...</w:delText>
          </w:r>
          <w:r w:rsidR="00954547" w:rsidDel="00C20D21">
            <w:rPr>
              <w:rFonts w:ascii="Courier New" w:hAnsi="Courier New" w:cs="Courier New"/>
              <w:b/>
            </w:rPr>
            <w:delText xml:space="preserve"> </w:delText>
          </w:r>
          <w:r w:rsidR="00954547" w:rsidRPr="0002777F" w:rsidDel="00C20D21">
            <w:delText xml:space="preserve"> </w:delText>
          </w:r>
        </w:del>
      </w:ins>
      <w:ins w:id="21696" w:author="Rev 5 Allen Wirfs-Brock" w:date="2011-12-29T17:39:00Z">
        <w:del w:id="21697" w:author="Rev 8 Allen Wirfs-Brock" w:date="2012-06-01T09:09:00Z">
          <w:r w:rsidR="004322E4" w:rsidDel="00C20D21">
            <w:delText>Binding</w:delText>
          </w:r>
        </w:del>
      </w:ins>
      <w:ins w:id="21698" w:author="Rev 4 Allen Wirfs-Brock" w:date="2011-11-04T12:50:00Z">
        <w:del w:id="21699" w:author="Rev 8 Allen Wirfs-Brock" w:date="2012-06-01T09:09:00Z">
          <w:r w:rsidR="00954547" w:rsidRPr="0002777F" w:rsidDel="00C20D21">
            <w:delText>Identifier</w:delText>
          </w:r>
        </w:del>
      </w:ins>
    </w:p>
    <w:p w14:paraId="4BF1FA22" w14:textId="77777777" w:rsidR="0002777F" w:rsidRPr="004418C4" w:rsidDel="00C20D21" w:rsidRDefault="0002777F" w:rsidP="004322E4">
      <w:pPr>
        <w:pStyle w:val="Alg4"/>
        <w:numPr>
          <w:ilvl w:val="0"/>
          <w:numId w:val="608"/>
        </w:numPr>
        <w:spacing w:after="220"/>
        <w:contextualSpacing/>
        <w:rPr>
          <w:ins w:id="21700" w:author="Rev 4 Allen Wirfs-Brock" w:date="2011-11-04T12:45:00Z"/>
          <w:del w:id="21701" w:author="Rev 8 Allen Wirfs-Brock" w:date="2012-06-01T09:09:00Z"/>
        </w:rPr>
      </w:pPr>
      <w:ins w:id="21702" w:author="Rev 4 Allen Wirfs-Brock" w:date="2011-11-04T12:45:00Z">
        <w:del w:id="21703" w:author="Rev 8 Allen Wirfs-Brock" w:date="2012-06-01T09:09:00Z">
          <w:r w:rsidRPr="004418C4" w:rsidDel="00C20D21">
            <w:delText xml:space="preserve">Return the </w:delText>
          </w:r>
        </w:del>
      </w:ins>
      <w:ins w:id="21704" w:author="Rev 5 Allen Wirfs-Brock" w:date="2011-12-29T17:39:00Z">
        <w:del w:id="21705" w:author="Rev 8 Allen Wirfs-Brock" w:date="2012-06-01T09:09:00Z">
          <w:r w:rsidR="004322E4" w:rsidRPr="00E77497" w:rsidDel="00C20D21">
            <w:delText xml:space="preserve">BoundNames </w:delText>
          </w:r>
        </w:del>
      </w:ins>
      <w:ins w:id="21706" w:author="Rev 4 Allen Wirfs-Brock" w:date="2011-11-04T12:51:00Z">
        <w:del w:id="21707" w:author="Rev 8 Allen Wirfs-Brock" w:date="2012-06-01T09:09:00Z">
          <w:r w:rsidR="00954547" w:rsidDel="00C20D21">
            <w:delText>String Value</w:delText>
          </w:r>
        </w:del>
      </w:ins>
      <w:ins w:id="21708" w:author="Rev 4 Allen Wirfs-Brock" w:date="2011-11-04T12:45:00Z">
        <w:del w:id="21709" w:author="Rev 8 Allen Wirfs-Brock" w:date="2012-06-01T09:09:00Z">
          <w:r w:rsidRPr="004418C4" w:rsidDel="00C20D21">
            <w:delText xml:space="preserve"> of </w:delText>
          </w:r>
        </w:del>
      </w:ins>
      <w:ins w:id="21710" w:author="Rev 5 Allen Wirfs-Brock" w:date="2011-12-29T17:39:00Z">
        <w:del w:id="21711" w:author="Rev 8 Allen Wirfs-Brock" w:date="2012-06-01T09:09:00Z">
          <w:r w:rsidR="004322E4" w:rsidRPr="004322E4" w:rsidDel="00C20D21">
            <w:rPr>
              <w:i/>
            </w:rPr>
            <w:delText>Binding</w:delText>
          </w:r>
        </w:del>
      </w:ins>
      <w:ins w:id="21712" w:author="Rev 4 Allen Wirfs-Brock" w:date="2011-11-04T12:45:00Z">
        <w:del w:id="21713" w:author="Rev 8 Allen Wirfs-Brock" w:date="2012-06-01T09:09:00Z">
          <w:r w:rsidRPr="004418C4" w:rsidDel="00C20D21">
            <w:rPr>
              <w:rStyle w:val="bnf"/>
            </w:rPr>
            <w:delText>Identifier</w:delText>
          </w:r>
          <w:r w:rsidRPr="004418C4" w:rsidDel="00C20D21">
            <w:delText>.</w:delText>
          </w:r>
        </w:del>
      </w:ins>
    </w:p>
    <w:p w14:paraId="1D15BA01" w14:textId="77777777" w:rsidR="00FC55A8" w:rsidRPr="00E77497" w:rsidDel="00C20D21" w:rsidRDefault="00FC55A8" w:rsidP="00FC55A8">
      <w:pPr>
        <w:rPr>
          <w:ins w:id="21714" w:author="Rev 4 Allen Wirfs-Brock" w:date="2011-10-16T15:44:00Z"/>
          <w:del w:id="21715" w:author="Rev 8 Allen Wirfs-Brock" w:date="2012-06-01T09:09:00Z"/>
        </w:rPr>
      </w:pPr>
      <w:ins w:id="21716" w:author="Rev 4 Allen Wirfs-Brock" w:date="2011-10-16T15:44:00Z">
        <w:del w:id="21717" w:author="Rev 8 Allen Wirfs-Brock" w:date="2012-06-01T09:09:00Z">
          <w:r w:rsidRPr="00675B74" w:rsidDel="00C20D21">
            <w:rPr>
              <w:rStyle w:val="bnf"/>
            </w:rPr>
            <w:delText>FormalParameter</w:delText>
          </w:r>
          <w:r w:rsidRPr="00E77497" w:rsidDel="00C20D21">
            <w:delText xml:space="preserve"> </w:delText>
          </w:r>
          <w:r w:rsidRPr="00E77497" w:rsidDel="00C20D21">
            <w:rPr>
              <w:b/>
            </w:rPr>
            <w:delText>:</w:delText>
          </w:r>
          <w:r w:rsidRPr="00E77497" w:rsidDel="00C20D21">
            <w:delText xml:space="preserve"> </w:delText>
          </w:r>
          <w:r w:rsidRPr="00E77497" w:rsidDel="00C20D21">
            <w:rPr>
              <w:rFonts w:ascii="Times New Roman" w:hAnsi="Times New Roman"/>
              <w:i/>
            </w:rPr>
            <w:delText>Binding</w:delText>
          </w:r>
        </w:del>
      </w:ins>
      <w:ins w:id="21718" w:author="Rev 4 Allen Wirfs-Brock" w:date="2011-11-06T12:50:00Z">
        <w:del w:id="21719" w:author="Rev 8 Allen Wirfs-Brock" w:date="2012-06-01T09:09:00Z">
          <w:r w:rsidR="0069636E" w:rsidDel="00C20D21">
            <w:rPr>
              <w:rStyle w:val="bnf"/>
            </w:rPr>
            <w:delText>Element</w:delText>
          </w:r>
        </w:del>
      </w:ins>
      <w:ins w:id="21720" w:author="Rev 4 Allen Wirfs-Brock" w:date="2011-10-16T15:44:00Z">
        <w:del w:id="21721" w:author="Rev 8 Allen Wirfs-Brock" w:date="2012-06-01T09:09:00Z">
          <w:r w:rsidRPr="00E77497" w:rsidDel="00C20D21">
            <w:rPr>
              <w:rStyle w:val="bnf"/>
            </w:rPr>
            <w:delText xml:space="preserve">  </w:delText>
          </w:r>
        </w:del>
      </w:ins>
    </w:p>
    <w:p w14:paraId="658D6F0F" w14:textId="77777777" w:rsidR="00FC55A8" w:rsidRPr="00E77497" w:rsidDel="00C20D21" w:rsidRDefault="00FC55A8" w:rsidP="004322E4">
      <w:pPr>
        <w:pStyle w:val="Alg4"/>
        <w:numPr>
          <w:ilvl w:val="0"/>
          <w:numId w:val="609"/>
        </w:numPr>
        <w:spacing w:after="220"/>
        <w:contextualSpacing/>
        <w:rPr>
          <w:ins w:id="21722" w:author="Rev 4 Allen Wirfs-Brock" w:date="2011-10-16T15:44:00Z"/>
          <w:del w:id="21723" w:author="Rev 8 Allen Wirfs-Brock" w:date="2012-06-01T09:09:00Z"/>
        </w:rPr>
      </w:pPr>
      <w:ins w:id="21724" w:author="Rev 4 Allen Wirfs-Brock" w:date="2011-10-16T15:44:00Z">
        <w:del w:id="21725" w:author="Rev 8 Allen Wirfs-Brock" w:date="2012-06-01T09:09:00Z">
          <w:r w:rsidRPr="00E77497" w:rsidDel="00C20D21">
            <w:delText>Return</w:delText>
          </w:r>
        </w:del>
      </w:ins>
      <w:ins w:id="21726" w:author="Rev 4 Allen Wirfs-Brock" w:date="2011-10-19T13:21:00Z">
        <w:del w:id="21727" w:author="Rev 8 Allen Wirfs-Brock" w:date="2012-06-01T09:09:00Z">
          <w:r w:rsidR="00A4389F" w:rsidRPr="00E77497" w:rsidDel="00C20D21">
            <w:delText xml:space="preserve"> the</w:delText>
          </w:r>
        </w:del>
      </w:ins>
      <w:ins w:id="21728" w:author="Rev 4 Allen Wirfs-Brock" w:date="2011-10-16T15:44:00Z">
        <w:del w:id="21729" w:author="Rev 8 Allen Wirfs-Brock" w:date="2012-06-01T09:09:00Z">
          <w:r w:rsidRPr="00E77497" w:rsidDel="00C20D21">
            <w:delText xml:space="preserve"> </w:delText>
          </w:r>
        </w:del>
      </w:ins>
      <w:ins w:id="21730" w:author="Rev 4 Allen Wirfs-Brock" w:date="2011-10-19T13:21:00Z">
        <w:del w:id="21731" w:author="Rev 8 Allen Wirfs-Brock" w:date="2012-06-01T09:09:00Z">
          <w:r w:rsidR="00A4389F" w:rsidRPr="00E77497" w:rsidDel="00C20D21">
            <w:delText xml:space="preserve">BoundNames of </w:delText>
          </w:r>
        </w:del>
      </w:ins>
      <w:ins w:id="21732" w:author="Rev 4 Allen Wirfs-Brock" w:date="2011-11-06T12:51:00Z">
        <w:del w:id="21733" w:author="Rev 8 Allen Wirfs-Brock" w:date="2012-06-01T09:09:00Z">
          <w:r w:rsidR="0069636E" w:rsidRPr="00E77497" w:rsidDel="00C20D21">
            <w:rPr>
              <w:i/>
            </w:rPr>
            <w:delText>Binding</w:delText>
          </w:r>
          <w:r w:rsidR="0069636E" w:rsidDel="00C20D21">
            <w:rPr>
              <w:rStyle w:val="bnf"/>
            </w:rPr>
            <w:delText xml:space="preserve">Element </w:delText>
          </w:r>
        </w:del>
      </w:ins>
      <w:ins w:id="21734" w:author="Rev 4 Allen Wirfs-Brock" w:date="2011-10-16T15:44:00Z">
        <w:del w:id="21735" w:author="Rev 8 Allen Wirfs-Brock" w:date="2012-06-01T09:09:00Z">
          <w:r w:rsidRPr="00E77497" w:rsidDel="00C20D21">
            <w:delText>.</w:delText>
          </w:r>
        </w:del>
      </w:ins>
    </w:p>
    <w:p w14:paraId="7DEA8336" w14:textId="77777777" w:rsidR="00AA7F77" w:rsidRPr="00E77497" w:rsidRDefault="00AA7F77" w:rsidP="00AA7F77">
      <w:pPr>
        <w:rPr>
          <w:ins w:id="21736" w:author="Rev 7 Allen Wirfs-Brock" w:date="2012-04-23T14:45:00Z"/>
          <w:rFonts w:ascii="Helvetica" w:hAnsi="Helvetica"/>
          <w:b/>
        </w:rPr>
      </w:pPr>
      <w:ins w:id="21737" w:author="Rev 7 Allen Wirfs-Brock" w:date="2012-04-23T14:45:00Z">
        <w:r w:rsidRPr="00E77497">
          <w:rPr>
            <w:rFonts w:ascii="Helvetica" w:hAnsi="Helvetica"/>
            <w:b/>
          </w:rPr>
          <w:t xml:space="preserve">Static Semantics:  </w:t>
        </w:r>
        <w:r>
          <w:rPr>
            <w:rFonts w:ascii="Helvetica" w:hAnsi="Helvetica"/>
            <w:b/>
            <w:lang w:eastAsia="en-US"/>
          </w:rPr>
          <w:t>Contains</w:t>
        </w:r>
      </w:ins>
    </w:p>
    <w:p w14:paraId="28B8BCFC" w14:textId="77777777" w:rsidR="00AA7F77" w:rsidRPr="004418C4" w:rsidRDefault="00AA7F77" w:rsidP="00AA7F77">
      <w:pPr>
        <w:ind w:left="360"/>
        <w:rPr>
          <w:ins w:id="21738" w:author="Rev 7 Allen Wirfs-Brock" w:date="2012-04-23T14:46:00Z"/>
        </w:rPr>
      </w:pPr>
      <w:ins w:id="21739" w:author="Rev 7 Allen Wirfs-Brock" w:date="2012-04-23T14:46:00Z">
        <w:r>
          <w:t>W</w:t>
        </w:r>
        <w:r w:rsidRPr="004418C4">
          <w:t xml:space="preserve">ith </w:t>
        </w:r>
        <w:r>
          <w:t>parameter</w:t>
        </w:r>
        <w:r w:rsidRPr="004418C4">
          <w:t xml:space="preserve"> </w:t>
        </w:r>
        <w:r>
          <w:rPr>
            <w:rFonts w:ascii="Times New Roman" w:hAnsi="Times New Roman"/>
            <w:i/>
          </w:rPr>
          <w:t>symbol</w:t>
        </w:r>
        <w:r>
          <w:t>.</w:t>
        </w:r>
      </w:ins>
    </w:p>
    <w:p w14:paraId="5236C784" w14:textId="77777777" w:rsidR="00AA7F77" w:rsidRPr="00E77497" w:rsidRDefault="00AA7F77" w:rsidP="00AA7F77">
      <w:pPr>
        <w:jc w:val="left"/>
        <w:rPr>
          <w:ins w:id="21740" w:author="Rev 7 Allen Wirfs-Brock" w:date="2012-04-23T14:45:00Z"/>
        </w:rPr>
      </w:pPr>
      <w:ins w:id="21741" w:author="Rev 7 Allen Wirfs-Brock" w:date="2012-04-23T14:4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1A910718" w14:textId="77777777" w:rsidR="00AA7F77" w:rsidRPr="00E77497" w:rsidRDefault="00AA7F77" w:rsidP="00AA7F77">
      <w:pPr>
        <w:pStyle w:val="Alg4"/>
        <w:numPr>
          <w:ilvl w:val="0"/>
          <w:numId w:val="723"/>
        </w:numPr>
        <w:spacing w:after="220"/>
        <w:contextualSpacing/>
        <w:rPr>
          <w:ins w:id="21742" w:author="Rev 7 Allen Wirfs-Brock" w:date="2012-04-23T14:45:00Z"/>
        </w:rPr>
      </w:pPr>
      <w:ins w:id="21743" w:author="Rev 7 Allen Wirfs-Brock" w:date="2012-04-23T14:45:00Z">
        <w:r w:rsidRPr="00E77497">
          <w:t xml:space="preserve">Return </w:t>
        </w:r>
      </w:ins>
      <w:ins w:id="21744" w:author="Rev 7 Allen Wirfs-Brock" w:date="2012-04-23T14:47:00Z">
        <w:r w:rsidRPr="00AA7F77">
          <w:rPr>
            <w:b/>
          </w:rPr>
          <w:t>false</w:t>
        </w:r>
        <w:r>
          <w:t>.</w:t>
        </w:r>
      </w:ins>
    </w:p>
    <w:p w14:paraId="48C9EC06" w14:textId="77777777" w:rsidR="00AA7F77" w:rsidRPr="00E77497" w:rsidRDefault="00AA7F77" w:rsidP="00AA7F77">
      <w:pPr>
        <w:jc w:val="left"/>
        <w:rPr>
          <w:ins w:id="21745" w:author="Rev 7 Allen Wirfs-Brock" w:date="2012-04-23T14:48:00Z"/>
        </w:rPr>
      </w:pPr>
      <w:ins w:id="21746" w:author="Rev 7 Allen Wirfs-Brock" w:date="2012-04-23T14:48:00Z">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057086E3" w14:textId="77777777" w:rsidR="00AA7F77" w:rsidRPr="00E77497" w:rsidRDefault="00AA7F77" w:rsidP="00AA7F77">
      <w:pPr>
        <w:pStyle w:val="Alg4"/>
        <w:numPr>
          <w:ilvl w:val="0"/>
          <w:numId w:val="724"/>
        </w:numPr>
        <w:spacing w:after="220"/>
        <w:contextualSpacing/>
        <w:rPr>
          <w:ins w:id="21747" w:author="Rev 7 Allen Wirfs-Brock" w:date="2012-04-23T14:48:00Z"/>
        </w:rPr>
      </w:pPr>
      <w:ins w:id="21748" w:author="Rev 7 Allen Wirfs-Brock" w:date="2012-04-23T14:48:00Z">
        <w:r w:rsidRPr="00E77497">
          <w:t xml:space="preserve">Return </w:t>
        </w:r>
        <w:r w:rsidRPr="00AA7F77">
          <w:rPr>
            <w:b/>
          </w:rPr>
          <w:t>false</w:t>
        </w:r>
        <w:r>
          <w:t>.</w:t>
        </w:r>
      </w:ins>
    </w:p>
    <w:p w14:paraId="48F36ABC" w14:textId="77777777" w:rsidR="00AA7F77" w:rsidRDefault="00AA7F77" w:rsidP="00052EFC">
      <w:pPr>
        <w:pStyle w:val="Note"/>
        <w:rPr>
          <w:ins w:id="21749" w:author="Rev 7 Allen Wirfs-Brock" w:date="2012-04-23T14:48:00Z"/>
        </w:rPr>
      </w:pPr>
      <w:ins w:id="21750" w:author="Rev 7 Allen Wirfs-Brock" w:date="2012-04-23T14:49:00Z">
        <w:r>
          <w:t>NOTE</w:t>
        </w:r>
        <w:r>
          <w:tab/>
          <w:t xml:space="preserve">Static semantic rules that depend upon </w:t>
        </w:r>
      </w:ins>
      <w:ins w:id="21751" w:author="Rev 7 Allen Wirfs-Brock" w:date="2012-04-23T14:51:00Z">
        <w:r>
          <w:t>substructure</w:t>
        </w:r>
      </w:ins>
      <w:ins w:id="21752" w:author="Rev 7 Allen Wirfs-Brock" w:date="2012-04-23T14:49:00Z">
        <w:r>
          <w:t xml:space="preserve"> </w:t>
        </w:r>
      </w:ins>
      <w:ins w:id="21753" w:author="Rev 7 Allen Wirfs-Brock" w:date="2012-04-23T14:51:00Z">
        <w:r>
          <w:t>generally do not look into function definitions.</w:t>
        </w:r>
      </w:ins>
    </w:p>
    <w:p w14:paraId="3D5297F2" w14:textId="77777777" w:rsidR="00E2297F" w:rsidRPr="00E77497" w:rsidRDefault="00E2297F" w:rsidP="00E2297F">
      <w:pPr>
        <w:rPr>
          <w:ins w:id="21754" w:author="Rev 4 Allen Wirfs-Brock" w:date="2011-10-16T15:28:00Z"/>
          <w:rFonts w:ascii="Helvetica" w:hAnsi="Helvetica"/>
          <w:b/>
        </w:rPr>
      </w:pPr>
      <w:ins w:id="21755" w:author="Rev 4 Allen Wirfs-Brock" w:date="2011-10-16T15:28:00Z">
        <w:r w:rsidRPr="00E77497">
          <w:rPr>
            <w:rFonts w:ascii="Helvetica" w:hAnsi="Helvetica"/>
            <w:b/>
          </w:rPr>
          <w:t xml:space="preserve">Static Semantics:  </w:t>
        </w:r>
        <w:r w:rsidRPr="00E77497">
          <w:rPr>
            <w:rFonts w:ascii="Helvetica" w:hAnsi="Helvetica"/>
            <w:b/>
            <w:lang w:eastAsia="en-US"/>
          </w:rPr>
          <w:t>ExpectedArgumentCount</w:t>
        </w:r>
      </w:ins>
    </w:p>
    <w:p w14:paraId="249BFD1A" w14:textId="77777777" w:rsidR="00B41033" w:rsidRPr="00E77497" w:rsidRDefault="00B41033" w:rsidP="00B41033">
      <w:pPr>
        <w:pStyle w:val="SyntaxRule"/>
        <w:rPr>
          <w:ins w:id="21756" w:author="Rev 4 Allen Wirfs-Brock" w:date="2011-10-18T10:44:00Z"/>
        </w:rPr>
      </w:pPr>
      <w:ins w:id="21757" w:author="Rev 4 Allen Wirfs-Brock" w:date="2011-10-18T10:44:00Z">
        <w:r w:rsidRPr="00E77497">
          <w:t xml:space="preserve">FormalParameterList </w:t>
        </w:r>
        <w:r w:rsidRPr="00E77497">
          <w:rPr>
            <w:rFonts w:ascii="Arial" w:hAnsi="Arial"/>
            <w:b/>
            <w:i w:val="0"/>
          </w:rPr>
          <w:t>:</w:t>
        </w:r>
      </w:ins>
    </w:p>
    <w:p w14:paraId="0F498E4A" w14:textId="77777777" w:rsidR="00B41033" w:rsidRPr="00675B74" w:rsidRDefault="00B41033" w:rsidP="00B41033">
      <w:pPr>
        <w:pStyle w:val="SyntaxDefinition"/>
        <w:rPr>
          <w:ins w:id="21758" w:author="Rev 4 Allen Wirfs-Brock" w:date="2011-10-18T10:44:00Z"/>
        </w:rPr>
      </w:pPr>
      <w:ins w:id="21759" w:author="Rev 4 Allen Wirfs-Brock" w:date="2011-10-18T10:44:00Z">
        <w:r w:rsidRPr="00E77497">
          <w:rPr>
            <w:rFonts w:ascii="Arial" w:hAnsi="Arial" w:cs="Arial"/>
            <w:i w:val="0"/>
            <w:sz w:val="16"/>
            <w:szCs w:val="16"/>
          </w:rPr>
          <w:t>[empty]</w:t>
        </w:r>
        <w:r w:rsidRPr="00E77497">
          <w:rPr>
            <w:rFonts w:ascii="Courier New" w:hAnsi="Courier New" w:cs="Courier New"/>
            <w:b/>
            <w:i w:val="0"/>
          </w:rPr>
          <w:br/>
        </w:r>
      </w:ins>
      <w:ins w:id="21760" w:author="Rev 4 Allen Wirfs-Brock" w:date="2011-11-04T12:53:00Z">
        <w:r w:rsidR="00954547" w:rsidRPr="004418C4">
          <w:t>Function</w:t>
        </w:r>
        <w:r w:rsidR="00954547">
          <w:t>RestParameter</w:t>
        </w:r>
      </w:ins>
    </w:p>
    <w:p w14:paraId="13E45712" w14:textId="77777777" w:rsidR="00E2297F" w:rsidRPr="00E77497" w:rsidRDefault="00E2297F" w:rsidP="004322E4">
      <w:pPr>
        <w:pStyle w:val="Alg4"/>
        <w:numPr>
          <w:ilvl w:val="0"/>
          <w:numId w:val="424"/>
        </w:numPr>
        <w:spacing w:after="220"/>
        <w:contextualSpacing/>
        <w:rPr>
          <w:ins w:id="21761" w:author="Rev 4 Allen Wirfs-Brock" w:date="2011-10-16T15:28:00Z"/>
        </w:rPr>
      </w:pPr>
      <w:ins w:id="21762" w:author="Rev 4 Allen Wirfs-Brock" w:date="2011-10-16T15:28:00Z">
        <w:r w:rsidRPr="00E77497">
          <w:t>Return 0.</w:t>
        </w:r>
      </w:ins>
    </w:p>
    <w:p w14:paraId="39ED0B21" w14:textId="77777777" w:rsidR="00E660D2" w:rsidRPr="00E77497" w:rsidRDefault="00E660D2" w:rsidP="00E660D2">
      <w:pPr>
        <w:pStyle w:val="SyntaxRule"/>
        <w:rPr>
          <w:ins w:id="21763" w:author="Rev 4 Allen Wirfs-Brock" w:date="2011-10-16T15:30:00Z"/>
        </w:rPr>
      </w:pPr>
      <w:ins w:id="21764" w:author="Rev 4 Allen Wirfs-Brock" w:date="2011-10-16T15:30:00Z">
        <w:r w:rsidRPr="00E77497">
          <w:t xml:space="preserve">FormalParameterList </w:t>
        </w:r>
        <w:r w:rsidRPr="00E77497">
          <w:rPr>
            <w:rFonts w:ascii="Arial" w:hAnsi="Arial"/>
            <w:b/>
            <w:i w:val="0"/>
          </w:rPr>
          <w:t>:</w:t>
        </w:r>
      </w:ins>
    </w:p>
    <w:p w14:paraId="55D0D6AA" w14:textId="77777777" w:rsidR="00E660D2" w:rsidRPr="00675B74" w:rsidRDefault="00E660D2" w:rsidP="00E660D2">
      <w:pPr>
        <w:pStyle w:val="SyntaxDefinition"/>
        <w:rPr>
          <w:ins w:id="21765" w:author="Rev 4 Allen Wirfs-Brock" w:date="2011-10-16T15:30:00Z"/>
        </w:rPr>
      </w:pPr>
      <w:ins w:id="21766" w:author="Rev 4 Allen Wirfs-Brock" w:date="2011-10-16T15:30:00Z">
        <w:del w:id="21767" w:author="Rev 8 Allen Wirfs-Brock" w:date="2012-06-01T09:10:00Z">
          <w:r w:rsidRPr="00E77497" w:rsidDel="00C20D21">
            <w:delText>FormalsList</w:delText>
          </w:r>
          <w:r w:rsidRPr="00E77497" w:rsidDel="00C20D21">
            <w:br/>
          </w:r>
        </w:del>
        <w:r w:rsidRPr="00E77497">
          <w:t>FormalsList</w:t>
        </w:r>
      </w:ins>
      <w:ins w:id="21768" w:author="Rev 4 Allen Wirfs-Brock" w:date="2011-11-04T12:53:00Z">
        <w:r w:rsidR="00954547">
          <w:t xml:space="preserve"> </w:t>
        </w:r>
      </w:ins>
      <w:ins w:id="21769" w:author="Rev 4 Allen Wirfs-Brock" w:date="2011-10-16T15:30:00Z">
        <w:r w:rsidRPr="00675B74">
          <w:rPr>
            <w:rFonts w:ascii="Courier New" w:hAnsi="Courier New"/>
            <w:b/>
            <w:i w:val="0"/>
          </w:rPr>
          <w:t xml:space="preserve">, </w:t>
        </w:r>
      </w:ins>
      <w:ins w:id="21770" w:author="Rev 4 Allen Wirfs-Brock" w:date="2011-11-04T12:53:00Z">
        <w:r w:rsidR="00954547" w:rsidRPr="004418C4">
          <w:t>Function</w:t>
        </w:r>
        <w:r w:rsidR="00954547">
          <w:t>RestParameter</w:t>
        </w:r>
      </w:ins>
    </w:p>
    <w:p w14:paraId="47C82441" w14:textId="77777777" w:rsidR="00E2297F" w:rsidRPr="00E77497" w:rsidRDefault="00E2297F" w:rsidP="004322E4">
      <w:pPr>
        <w:pStyle w:val="Alg4"/>
        <w:numPr>
          <w:ilvl w:val="0"/>
          <w:numId w:val="425"/>
        </w:numPr>
        <w:spacing w:after="220"/>
        <w:contextualSpacing/>
        <w:rPr>
          <w:ins w:id="21771" w:author="Rev 4 Allen Wirfs-Brock" w:date="2011-10-16T15:28:00Z"/>
        </w:rPr>
      </w:pPr>
      <w:ins w:id="21772" w:author="Rev 4 Allen Wirfs-Brock" w:date="2011-10-16T15:28:00Z">
        <w:r w:rsidRPr="00E77497">
          <w:t xml:space="preserve">Return the ExpectedArgumentCount of </w:t>
        </w:r>
        <w:r w:rsidRPr="00E77497">
          <w:rPr>
            <w:rStyle w:val="bnf"/>
          </w:rPr>
          <w:t>FormalsList</w:t>
        </w:r>
        <w:r w:rsidRPr="00E77497">
          <w:t>.</w:t>
        </w:r>
      </w:ins>
    </w:p>
    <w:p w14:paraId="6423AC0D" w14:textId="77777777" w:rsidR="00E2297F" w:rsidRPr="00E77497" w:rsidRDefault="00E2297F" w:rsidP="00E2297F">
      <w:pPr>
        <w:pStyle w:val="Note"/>
        <w:rPr>
          <w:ins w:id="21773" w:author="Rev 4 Allen Wirfs-Brock" w:date="2011-10-16T15:28:00Z"/>
        </w:rPr>
      </w:pPr>
      <w:ins w:id="21774" w:author="Rev 4 Allen Wirfs-Brock" w:date="2011-10-16T15:28:00Z">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ins>
      <w:ins w:id="21775" w:author="Rev 8 Allen Wirfs-Brock" w:date="2012-05-05T10:32:00Z">
        <w:r w:rsidR="00FE5F37" w:rsidRPr="00FE5F37">
          <w:t xml:space="preserve"> </w:t>
        </w:r>
        <w:r w:rsidR="00FE5F37">
          <w:t xml:space="preserve">A </w:t>
        </w:r>
      </w:ins>
      <w:ins w:id="21776" w:author="Rev 8 Allen Wirfs-Brock" w:date="2012-05-05T10:33:00Z">
        <w:r w:rsidR="00FE5F37" w:rsidRPr="00FE5F37">
          <w:rPr>
            <w:rFonts w:ascii="Times New Roman" w:hAnsi="Times New Roman"/>
            <w:i/>
          </w:rPr>
          <w:t>FormalParameter</w:t>
        </w:r>
        <w:r w:rsidR="00FE5F37" w:rsidRPr="00E77497">
          <w:t xml:space="preserve"> </w:t>
        </w:r>
      </w:ins>
      <w:ins w:id="21777" w:author="Rev 8 Allen Wirfs-Brock" w:date="2012-05-05T10:32:00Z">
        <w:r w:rsidR="00FE5F37">
          <w:t xml:space="preserve">without an initializer are allowed after the first parameter with an initializer but such parameters are considered to be optional with </w:t>
        </w:r>
        <w:r w:rsidR="00FE5F37" w:rsidRPr="00FE5F37">
          <w:rPr>
            <w:rFonts w:ascii="Times New Roman" w:hAnsi="Times New Roman"/>
            <w:b/>
          </w:rPr>
          <w:t>undefined</w:t>
        </w:r>
        <w:r w:rsidR="00FE5F37">
          <w:t xml:space="preserve"> as their default value.</w:t>
        </w:r>
      </w:ins>
    </w:p>
    <w:p w14:paraId="478C51C7" w14:textId="77777777" w:rsidR="00E2297F" w:rsidRPr="00E77497" w:rsidRDefault="00E2297F" w:rsidP="00E2297F">
      <w:pPr>
        <w:rPr>
          <w:ins w:id="21778" w:author="Rev 4 Allen Wirfs-Brock" w:date="2011-10-16T15:28:00Z"/>
        </w:rPr>
      </w:pPr>
      <w:ins w:id="21779" w:author="Rev 4 Allen Wirfs-Brock" w:date="2011-10-16T15:28: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6D2A1E13" w14:textId="77777777" w:rsidR="00E2297F" w:rsidRPr="00E77497" w:rsidRDefault="00E2297F" w:rsidP="004322E4">
      <w:pPr>
        <w:pStyle w:val="Alg4"/>
        <w:numPr>
          <w:ilvl w:val="0"/>
          <w:numId w:val="574"/>
        </w:numPr>
        <w:spacing w:after="220"/>
        <w:contextualSpacing/>
        <w:rPr>
          <w:ins w:id="21780" w:author="Rev 4 Allen Wirfs-Brock" w:date="2011-10-16T15:28:00Z"/>
        </w:rPr>
      </w:pPr>
      <w:ins w:id="21781" w:author="Rev 4 Allen Wirfs-Brock" w:date="2011-10-16T15:28:00Z">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ins>
    </w:p>
    <w:p w14:paraId="03D0B67E" w14:textId="77777777" w:rsidR="00E2297F" w:rsidRPr="00E77497" w:rsidRDefault="00E2297F" w:rsidP="004322E4">
      <w:pPr>
        <w:pStyle w:val="Alg4"/>
        <w:numPr>
          <w:ilvl w:val="0"/>
          <w:numId w:val="574"/>
        </w:numPr>
        <w:spacing w:after="220"/>
        <w:contextualSpacing/>
        <w:rPr>
          <w:ins w:id="21782" w:author="Rev 4 Allen Wirfs-Brock" w:date="2011-10-16T15:28:00Z"/>
        </w:rPr>
      </w:pPr>
      <w:ins w:id="21783" w:author="Rev 4 Allen Wirfs-Brock" w:date="2011-10-16T15:28:00Z">
        <w:r w:rsidRPr="00E77497">
          <w:t>Return 1.</w:t>
        </w:r>
      </w:ins>
    </w:p>
    <w:p w14:paraId="78F5AF5A" w14:textId="77777777" w:rsidR="00F21891" w:rsidRPr="00E77497" w:rsidRDefault="00F21891" w:rsidP="00F21891">
      <w:pPr>
        <w:rPr>
          <w:ins w:id="21784" w:author="Rev 4 Allen Wirfs-Brock" w:date="2011-10-16T15:35:00Z"/>
        </w:rPr>
      </w:pPr>
      <w:ins w:id="21785" w:author="Rev 4 Allen Wirfs-Brock" w:date="2011-10-16T15:35:00Z">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0454F6A7" w14:textId="77777777" w:rsidR="00F21891" w:rsidRPr="00E77497" w:rsidRDefault="00F21891" w:rsidP="004322E4">
      <w:pPr>
        <w:pStyle w:val="Alg4"/>
        <w:numPr>
          <w:ilvl w:val="0"/>
          <w:numId w:val="426"/>
        </w:numPr>
        <w:spacing w:after="220"/>
        <w:contextualSpacing/>
        <w:rPr>
          <w:ins w:id="21786" w:author="Rev 4 Allen Wirfs-Brock" w:date="2011-10-16T15:35:00Z"/>
        </w:rPr>
      </w:pPr>
      <w:ins w:id="21787" w:author="Rev 4 Allen Wirfs-Brock" w:date="2011-10-16T15:35:00Z">
        <w:r w:rsidRPr="00E77497">
          <w:t xml:space="preserve">Let </w:t>
        </w:r>
        <w:r w:rsidRPr="00E77497">
          <w:rPr>
            <w:i/>
          </w:rPr>
          <w:t>count</w:t>
        </w:r>
        <w:r w:rsidRPr="00E77497">
          <w:t xml:space="preserve"> be the ExpectedArgumentCount of </w:t>
        </w:r>
        <w:r w:rsidRPr="00E77497">
          <w:rPr>
            <w:rStyle w:val="bnf"/>
          </w:rPr>
          <w:t>FormalsList.</w:t>
        </w:r>
      </w:ins>
    </w:p>
    <w:p w14:paraId="4A8707F5" w14:textId="77777777" w:rsidR="00F21891" w:rsidRPr="00E77497" w:rsidRDefault="00F21891" w:rsidP="004322E4">
      <w:pPr>
        <w:pStyle w:val="Alg4"/>
        <w:numPr>
          <w:ilvl w:val="0"/>
          <w:numId w:val="426"/>
        </w:numPr>
        <w:spacing w:after="220"/>
        <w:contextualSpacing/>
        <w:rPr>
          <w:ins w:id="21788" w:author="Rev 4 Allen Wirfs-Brock" w:date="2011-10-16T15:35:00Z"/>
        </w:rPr>
      </w:pPr>
      <w:ins w:id="21789" w:author="Rev 4 Allen Wirfs-Brock" w:date="2011-10-16T15:35:00Z">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ins>
    </w:p>
    <w:p w14:paraId="3949310C" w14:textId="77777777" w:rsidR="00F21891" w:rsidRPr="00E77497" w:rsidRDefault="00F21891" w:rsidP="004322E4">
      <w:pPr>
        <w:pStyle w:val="Alg4"/>
        <w:numPr>
          <w:ilvl w:val="0"/>
          <w:numId w:val="426"/>
        </w:numPr>
        <w:spacing w:after="220"/>
        <w:contextualSpacing/>
        <w:rPr>
          <w:ins w:id="21790" w:author="Rev 4 Allen Wirfs-Brock" w:date="2011-10-16T15:35:00Z"/>
        </w:rPr>
      </w:pPr>
      <w:ins w:id="21791" w:author="Rev 4 Allen Wirfs-Brock" w:date="2011-10-16T15:35:00Z">
        <w:r w:rsidRPr="00E77497">
          <w:t xml:space="preserve">Return </w:t>
        </w:r>
        <w:r w:rsidRPr="00E77497">
          <w:rPr>
            <w:i/>
          </w:rPr>
          <w:t>count</w:t>
        </w:r>
        <w:r w:rsidRPr="00E77497">
          <w:t>+1.</w:t>
        </w:r>
      </w:ins>
    </w:p>
    <w:p w14:paraId="47EB7A8B" w14:textId="77777777" w:rsidR="00C34EDF" w:rsidRPr="00E77497" w:rsidRDefault="00C34EDF" w:rsidP="00C34EDF">
      <w:pPr>
        <w:rPr>
          <w:ins w:id="21792" w:author="Rev 4 Allen Wirfs-Brock" w:date="2011-10-16T15:38:00Z"/>
          <w:rFonts w:ascii="Helvetica" w:hAnsi="Helvetica"/>
          <w:b/>
        </w:rPr>
      </w:pPr>
      <w:ins w:id="21793" w:author="Rev 4 Allen Wirfs-Brock" w:date="2011-10-16T15:38:00Z">
        <w:r w:rsidRPr="00E77497">
          <w:rPr>
            <w:rFonts w:ascii="Helvetica" w:hAnsi="Helvetica"/>
            <w:b/>
          </w:rPr>
          <w:t xml:space="preserve">Static Semantics:  </w:t>
        </w:r>
      </w:ins>
      <w:ins w:id="21794" w:author="Rev 4 Allen Wirfs-Brock" w:date="2011-10-16T15:39:00Z">
        <w:r w:rsidR="001A5789" w:rsidRPr="00E77497">
          <w:rPr>
            <w:rFonts w:ascii="Helvetica" w:hAnsi="Helvetica"/>
            <w:b/>
            <w:lang w:eastAsia="en-US"/>
          </w:rPr>
          <w:t>HasInitialiser</w:t>
        </w:r>
      </w:ins>
    </w:p>
    <w:p w14:paraId="2FC8F087" w14:textId="77777777" w:rsidR="00C34EDF" w:rsidRPr="00E77497" w:rsidDel="00C20D21" w:rsidRDefault="00C34EDF" w:rsidP="00C34EDF">
      <w:pPr>
        <w:rPr>
          <w:ins w:id="21795" w:author="Rev 4 Allen Wirfs-Brock" w:date="2011-10-16T15:39:00Z"/>
          <w:del w:id="21796" w:author="Rev 8 Allen Wirfs-Brock" w:date="2012-06-01T09:10:00Z"/>
        </w:rPr>
      </w:pPr>
      <w:ins w:id="21797" w:author="Rev 4 Allen Wirfs-Brock" w:date="2011-10-16T15:39:00Z">
        <w:del w:id="21798" w:author="Rev 8 Allen Wirfs-Brock" w:date="2012-06-01T09:10:00Z">
          <w:r w:rsidRPr="00E77497" w:rsidDel="00C20D21">
            <w:rPr>
              <w:rStyle w:val="bnf"/>
            </w:rPr>
            <w:delText>FormalsList</w:delText>
          </w:r>
          <w:r w:rsidRPr="00E77497" w:rsidDel="00C20D21">
            <w:delText xml:space="preserve"> </w:delText>
          </w:r>
          <w:r w:rsidRPr="00E77497" w:rsidDel="00C20D21">
            <w:rPr>
              <w:b/>
            </w:rPr>
            <w:delText>:</w:delText>
          </w:r>
          <w:r w:rsidRPr="00E77497" w:rsidDel="00C20D21">
            <w:delText xml:space="preserve"> </w:delText>
          </w:r>
          <w:r w:rsidRPr="00E77497" w:rsidDel="00C20D21">
            <w:rPr>
              <w:rStyle w:val="bnf"/>
            </w:rPr>
            <w:delText>FormalParameter</w:delText>
          </w:r>
          <w:r w:rsidRPr="00E77497" w:rsidDel="00C20D21">
            <w:rPr>
              <w:rStyle w:val="bnf"/>
              <w:rFonts w:ascii="Arial" w:hAnsi="Arial" w:cs="Arial"/>
              <w:i w:val="0"/>
              <w:vertAlign w:val="subscript"/>
            </w:rPr>
            <w:delText xml:space="preserve"> </w:delText>
          </w:r>
          <w:r w:rsidRPr="00E77497" w:rsidDel="00C20D21">
            <w:delText xml:space="preserve"> </w:delText>
          </w:r>
        </w:del>
      </w:ins>
    </w:p>
    <w:p w14:paraId="4AC03034" w14:textId="77777777" w:rsidR="00C34EDF" w:rsidRPr="00E77497" w:rsidDel="00C20D21" w:rsidRDefault="00C34EDF" w:rsidP="004322E4">
      <w:pPr>
        <w:pStyle w:val="Alg4"/>
        <w:numPr>
          <w:ilvl w:val="0"/>
          <w:numId w:val="573"/>
        </w:numPr>
        <w:spacing w:after="220"/>
        <w:contextualSpacing/>
        <w:rPr>
          <w:ins w:id="21799" w:author="Rev 4 Allen Wirfs-Brock" w:date="2011-10-16T15:39:00Z"/>
          <w:del w:id="21800" w:author="Rev 8 Allen Wirfs-Brock" w:date="2012-06-01T09:10:00Z"/>
        </w:rPr>
      </w:pPr>
      <w:ins w:id="21801" w:author="Rev 4 Allen Wirfs-Brock" w:date="2011-10-16T15:39:00Z">
        <w:del w:id="21802" w:author="Rev 8 Allen Wirfs-Brock" w:date="2012-06-01T09:10:00Z">
          <w:r w:rsidRPr="00E77497" w:rsidDel="00C20D21">
            <w:delText xml:space="preserve">Return HasInitialiser of </w:delText>
          </w:r>
          <w:r w:rsidRPr="00E77497" w:rsidDel="00C20D21">
            <w:rPr>
              <w:rStyle w:val="bnf"/>
            </w:rPr>
            <w:delText>FormalParameter</w:delText>
          </w:r>
          <w:r w:rsidRPr="00E77497" w:rsidDel="00C20D21">
            <w:delText>.</w:delText>
          </w:r>
        </w:del>
      </w:ins>
    </w:p>
    <w:p w14:paraId="4A060778" w14:textId="77777777" w:rsidR="00C34EDF" w:rsidRPr="00E77497" w:rsidRDefault="00C34EDF" w:rsidP="00C34EDF">
      <w:pPr>
        <w:rPr>
          <w:ins w:id="21803" w:author="Rev 4 Allen Wirfs-Brock" w:date="2011-10-16T15:39:00Z"/>
        </w:rPr>
      </w:pPr>
      <w:ins w:id="21804"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6459527F" w14:textId="77777777" w:rsidR="00C34EDF" w:rsidRPr="00E77497" w:rsidRDefault="00C34EDF" w:rsidP="004322E4">
      <w:pPr>
        <w:pStyle w:val="Alg4"/>
        <w:numPr>
          <w:ilvl w:val="0"/>
          <w:numId w:val="427"/>
        </w:numPr>
        <w:spacing w:after="220"/>
        <w:contextualSpacing/>
        <w:rPr>
          <w:ins w:id="21805" w:author="Rev 4 Allen Wirfs-Brock" w:date="2011-10-16T15:39:00Z"/>
        </w:rPr>
      </w:pPr>
      <w:ins w:id="21806" w:author="Rev 4 Allen Wirfs-Brock" w:date="2011-10-16T15:39:00Z">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ins>
    </w:p>
    <w:p w14:paraId="51BEAC0D" w14:textId="77777777" w:rsidR="00C34EDF" w:rsidRPr="00E77497" w:rsidRDefault="00C34EDF" w:rsidP="004322E4">
      <w:pPr>
        <w:pStyle w:val="Alg4"/>
        <w:numPr>
          <w:ilvl w:val="0"/>
          <w:numId w:val="427"/>
        </w:numPr>
        <w:spacing w:after="220"/>
        <w:contextualSpacing/>
        <w:rPr>
          <w:ins w:id="21807" w:author="Rev 4 Allen Wirfs-Brock" w:date="2011-10-16T15:39:00Z"/>
        </w:rPr>
      </w:pPr>
      <w:ins w:id="21808" w:author="Rev 4 Allen Wirfs-Brock" w:date="2011-10-16T15:39:00Z">
        <w:r w:rsidRPr="00E77497">
          <w:t xml:space="preserve">Return HasInitialiser of </w:t>
        </w:r>
        <w:r w:rsidRPr="00E77497">
          <w:rPr>
            <w:rStyle w:val="bnf"/>
          </w:rPr>
          <w:t>FormalParameter</w:t>
        </w:r>
        <w:r w:rsidRPr="00E77497">
          <w:t>.</w:t>
        </w:r>
      </w:ins>
    </w:p>
    <w:p w14:paraId="1ADB475E" w14:textId="77777777" w:rsidR="00585329" w:rsidRPr="00E77497" w:rsidDel="00C20D21" w:rsidRDefault="00585329" w:rsidP="00585329">
      <w:pPr>
        <w:rPr>
          <w:ins w:id="21809" w:author="Rev 4 Allen Wirfs-Brock" w:date="2011-11-06T13:04:00Z"/>
          <w:del w:id="21810" w:author="Rev 8 Allen Wirfs-Brock" w:date="2012-06-01T09:11:00Z"/>
        </w:rPr>
      </w:pPr>
      <w:ins w:id="21811" w:author="Rev 4 Allen Wirfs-Brock" w:date="2011-11-06T13:04:00Z">
        <w:del w:id="21812" w:author="Rev 8 Allen Wirfs-Brock" w:date="2012-06-01T09:11:00Z">
          <w:r w:rsidRPr="00675B74" w:rsidDel="00C20D21">
            <w:rPr>
              <w:rStyle w:val="bnf"/>
            </w:rPr>
            <w:delText>FormalParameter</w:delText>
          </w:r>
          <w:r w:rsidRPr="00E77497" w:rsidDel="00C20D21">
            <w:delText xml:space="preserve"> </w:delText>
          </w:r>
          <w:r w:rsidRPr="00E77497" w:rsidDel="00C20D21">
            <w:rPr>
              <w:b/>
            </w:rPr>
            <w:delText>:</w:delText>
          </w:r>
          <w:r w:rsidRPr="00E77497" w:rsidDel="00C20D21">
            <w:delText xml:space="preserve"> </w:delText>
          </w:r>
          <w:r w:rsidRPr="00E77497" w:rsidDel="00C20D21">
            <w:rPr>
              <w:rFonts w:ascii="Times New Roman" w:hAnsi="Times New Roman"/>
              <w:i/>
            </w:rPr>
            <w:delText>Binding</w:delText>
          </w:r>
          <w:r w:rsidDel="00C20D21">
            <w:rPr>
              <w:rStyle w:val="bnf"/>
            </w:rPr>
            <w:delText>Element</w:delText>
          </w:r>
          <w:r w:rsidRPr="00E77497" w:rsidDel="00C20D21">
            <w:rPr>
              <w:rStyle w:val="bnf"/>
            </w:rPr>
            <w:delText xml:space="preserve">  </w:delText>
          </w:r>
        </w:del>
      </w:ins>
    </w:p>
    <w:p w14:paraId="694D900D" w14:textId="77777777" w:rsidR="00C34EDF" w:rsidRPr="00E77497" w:rsidDel="00C20D21" w:rsidRDefault="00C34EDF" w:rsidP="004322E4">
      <w:pPr>
        <w:pStyle w:val="Alg4"/>
        <w:numPr>
          <w:ilvl w:val="0"/>
          <w:numId w:val="620"/>
        </w:numPr>
        <w:spacing w:after="220"/>
        <w:contextualSpacing/>
        <w:rPr>
          <w:ins w:id="21813" w:author="Rev 4 Allen Wirfs-Brock" w:date="2011-10-16T15:39:00Z"/>
          <w:del w:id="21814" w:author="Rev 8 Allen Wirfs-Brock" w:date="2012-06-01T09:11:00Z"/>
        </w:rPr>
      </w:pPr>
      <w:ins w:id="21815" w:author="Rev 4 Allen Wirfs-Brock" w:date="2011-10-16T15:39:00Z">
        <w:del w:id="21816" w:author="Rev 8 Allen Wirfs-Brock" w:date="2012-06-01T09:11:00Z">
          <w:r w:rsidRPr="00E77497" w:rsidDel="00C20D21">
            <w:delText xml:space="preserve">Return </w:delText>
          </w:r>
        </w:del>
      </w:ins>
      <w:ins w:id="21817" w:author="Rev 4 Allen Wirfs-Brock" w:date="2011-11-06T13:05:00Z">
        <w:del w:id="21818" w:author="Rev 8 Allen Wirfs-Brock" w:date="2012-06-01T09:11:00Z">
          <w:r w:rsidR="00585329" w:rsidRPr="00E77497" w:rsidDel="00C20D21">
            <w:delText xml:space="preserve">HasInitialiser of </w:delText>
          </w:r>
          <w:r w:rsidR="00585329" w:rsidDel="00C20D21">
            <w:rPr>
              <w:rStyle w:val="bnf"/>
            </w:rPr>
            <w:delText>BindingElement</w:delText>
          </w:r>
        </w:del>
      </w:ins>
      <w:ins w:id="21819" w:author="Rev 4 Allen Wirfs-Brock" w:date="2011-10-16T15:39:00Z">
        <w:del w:id="21820" w:author="Rev 8 Allen Wirfs-Brock" w:date="2012-06-01T09:11:00Z">
          <w:r w:rsidRPr="00E77497" w:rsidDel="00C20D21">
            <w:delText>.</w:delText>
          </w:r>
        </w:del>
      </w:ins>
    </w:p>
    <w:p w14:paraId="5F9C37AF" w14:textId="77777777" w:rsidR="00B33855" w:rsidRPr="00E77497" w:rsidRDefault="00B33855" w:rsidP="00B33855">
      <w:pPr>
        <w:rPr>
          <w:ins w:id="21821" w:author="Rev 6 Allen Wirfs-Brock" w:date="2012-02-25T15:54:00Z"/>
          <w:rFonts w:ascii="Helvetica" w:hAnsi="Helvetica"/>
          <w:b/>
        </w:rPr>
      </w:pPr>
      <w:ins w:id="21822" w:author="Rev 6 Allen Wirfs-Brock" w:date="2012-02-25T15:54:00Z">
        <w:r w:rsidRPr="00E77497">
          <w:rPr>
            <w:rFonts w:ascii="Helvetica" w:hAnsi="Helvetica"/>
            <w:b/>
          </w:rPr>
          <w:t xml:space="preserve">Static Semantics:  </w:t>
        </w:r>
        <w:r>
          <w:rPr>
            <w:rFonts w:ascii="Helvetica" w:hAnsi="Helvetica"/>
            <w:b/>
            <w:lang w:eastAsia="en-US"/>
          </w:rPr>
          <w:t>IsConstantDeclaration</w:t>
        </w:r>
      </w:ins>
    </w:p>
    <w:p w14:paraId="0711232C" w14:textId="77777777" w:rsidR="00B33855" w:rsidRPr="006B3D6C" w:rsidRDefault="00B33855" w:rsidP="00B33855">
      <w:pPr>
        <w:rPr>
          <w:ins w:id="21823" w:author="Rev 6 Allen Wirfs-Brock" w:date="2012-02-25T15:54:00Z"/>
        </w:rPr>
      </w:pPr>
      <w:ins w:id="21824" w:author="Rev 6 Allen Wirfs-Brock" w:date="2012-02-25T15:55: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ins w:id="21825" w:author="Rev 6 Allen Wirfs-Brock" w:date="2012-02-25T15:54:00Z">
        <w:r>
          <w:t xml:space="preserve"> </w:t>
        </w:r>
      </w:ins>
    </w:p>
    <w:p w14:paraId="377F065B" w14:textId="77777777" w:rsidR="00B33855" w:rsidRPr="00E77497" w:rsidRDefault="00B33855" w:rsidP="00B33855">
      <w:pPr>
        <w:pStyle w:val="Alg4"/>
        <w:numPr>
          <w:ilvl w:val="0"/>
          <w:numId w:val="686"/>
        </w:numPr>
        <w:spacing w:after="220"/>
        <w:contextualSpacing/>
        <w:rPr>
          <w:ins w:id="21826" w:author="Rev 6 Allen Wirfs-Brock" w:date="2012-02-25T15:54:00Z"/>
        </w:rPr>
      </w:pPr>
      <w:ins w:id="21827" w:author="Rev 6 Allen Wirfs-Brock" w:date="2012-02-25T15:55:00Z">
        <w:r>
          <w:t>R</w:t>
        </w:r>
      </w:ins>
      <w:ins w:id="21828" w:author="Rev 6 Allen Wirfs-Brock" w:date="2012-02-25T15:54:00Z">
        <w:r>
          <w:t xml:space="preserve">eturn </w:t>
        </w:r>
      </w:ins>
      <w:ins w:id="21829" w:author="Rev 6 Allen Wirfs-Brock" w:date="2012-02-25T15:55:00Z">
        <w:r>
          <w:rPr>
            <w:b/>
          </w:rPr>
          <w:t>false</w:t>
        </w:r>
      </w:ins>
      <w:ins w:id="21830" w:author="Rev 6 Allen Wirfs-Brock" w:date="2012-02-25T15:54:00Z">
        <w:r w:rsidRPr="00E77497">
          <w:t>.</w:t>
        </w:r>
      </w:ins>
    </w:p>
    <w:p w14:paraId="1F23B3D1" w14:textId="77777777" w:rsidR="00F22CBA" w:rsidRPr="00E77497" w:rsidRDefault="00F22CBA" w:rsidP="00F22CBA">
      <w:pPr>
        <w:rPr>
          <w:ins w:id="21831" w:author="Rev 4 Allen Wirfs-Brock" w:date="2011-10-16T15:14:00Z"/>
          <w:rFonts w:ascii="Helvetica" w:hAnsi="Helvetica"/>
          <w:b/>
        </w:rPr>
      </w:pPr>
      <w:ins w:id="21832" w:author="Rev 4 Allen Wirfs-Brock" w:date="2011-10-16T15:14:00Z">
        <w:r w:rsidRPr="00E77497">
          <w:rPr>
            <w:rFonts w:ascii="Helvetica" w:hAnsi="Helvetica"/>
            <w:b/>
          </w:rPr>
          <w:t xml:space="preserve">Static Semantics:  </w:t>
        </w:r>
        <w:r w:rsidRPr="00E77497">
          <w:rPr>
            <w:rFonts w:ascii="Helvetica" w:hAnsi="Helvetica"/>
            <w:b/>
            <w:lang w:eastAsia="en-US"/>
          </w:rPr>
          <w:t>LexicallyDeclaredNames</w:t>
        </w:r>
      </w:ins>
    </w:p>
    <w:p w14:paraId="37B61BD6" w14:textId="77777777" w:rsidR="00D97798" w:rsidRPr="00E77497" w:rsidRDefault="00D97798" w:rsidP="00D97798">
      <w:pPr>
        <w:jc w:val="left"/>
        <w:rPr>
          <w:ins w:id="21833" w:author="Rev 8 Allen Wirfs-Brock" w:date="2012-06-01T11:19:00Z"/>
        </w:rPr>
      </w:pPr>
      <w:ins w:id="21834" w:author="Rev 8 Allen Wirfs-Brock" w:date="2012-06-01T11:19: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6056C272" w14:textId="77777777" w:rsidR="00D97798" w:rsidRPr="00E77497" w:rsidRDefault="00D97798" w:rsidP="00D97798">
      <w:pPr>
        <w:pStyle w:val="Alg4"/>
        <w:numPr>
          <w:ilvl w:val="0"/>
          <w:numId w:val="846"/>
        </w:numPr>
        <w:spacing w:after="220"/>
        <w:contextualSpacing/>
        <w:rPr>
          <w:ins w:id="21835" w:author="Rev 8 Allen Wirfs-Brock" w:date="2012-06-01T11:19:00Z"/>
        </w:rPr>
      </w:pPr>
      <w:ins w:id="21836" w:author="Rev 8 Allen Wirfs-Brock" w:date="2012-06-01T11:19:00Z">
        <w:r w:rsidRPr="00E77497">
          <w:t xml:space="preserve">Return the BoundNames of </w:t>
        </w:r>
        <w:r w:rsidRPr="00E77497">
          <w:rPr>
            <w:i/>
          </w:rPr>
          <w:t>BindingIdentifier</w:t>
        </w:r>
        <w:r w:rsidRPr="00E77497">
          <w:t>.</w:t>
        </w:r>
      </w:ins>
    </w:p>
    <w:p w14:paraId="7B6E8A38" w14:textId="77777777" w:rsidR="009F72FD" w:rsidRPr="00E77497" w:rsidRDefault="009F72FD" w:rsidP="009F72FD">
      <w:pPr>
        <w:pStyle w:val="SyntaxRule"/>
        <w:spacing w:after="240"/>
        <w:rPr>
          <w:ins w:id="21837" w:author="Rev 4 Allen Wirfs-Brock" w:date="2011-10-19T13:52:00Z"/>
        </w:rPr>
      </w:pPr>
      <w:ins w:id="21838" w:author="Rev 4 Allen Wirfs-Brock" w:date="2011-10-19T13:52:00Z">
        <w:r w:rsidRPr="00E77497">
          <w:t xml:space="preserve">FunctionBody </w:t>
        </w:r>
        <w:r w:rsidRPr="00E77497">
          <w:rPr>
            <w:rFonts w:ascii="Arial" w:hAnsi="Arial"/>
            <w:b/>
            <w:i w:val="0"/>
          </w:rPr>
          <w:t xml:space="preserve">:  </w:t>
        </w:r>
      </w:ins>
      <w:ins w:id="21839" w:author="Rev 4 Allen Wirfs-Brock" w:date="2011-10-19T13:53:00Z">
        <w:r w:rsidRPr="00E77497">
          <w:rPr>
            <w:rFonts w:ascii="Arial" w:hAnsi="Arial" w:cs="Arial"/>
            <w:i w:val="0"/>
            <w:sz w:val="16"/>
            <w:szCs w:val="16"/>
          </w:rPr>
          <w:t>[empty]</w:t>
        </w:r>
      </w:ins>
      <w:ins w:id="21840" w:author="Rev 4 Allen Wirfs-Brock" w:date="2011-10-19T13:52:00Z">
        <w:r w:rsidRPr="00E77497">
          <w:t xml:space="preserve"> </w:t>
        </w:r>
      </w:ins>
    </w:p>
    <w:p w14:paraId="5AB97B61" w14:textId="77777777" w:rsidR="009F72FD" w:rsidRPr="00E77497" w:rsidRDefault="009F72FD" w:rsidP="00B33855">
      <w:pPr>
        <w:pStyle w:val="Alg4"/>
        <w:numPr>
          <w:ilvl w:val="0"/>
          <w:numId w:val="687"/>
        </w:numPr>
        <w:spacing w:after="220"/>
        <w:contextualSpacing/>
        <w:rPr>
          <w:ins w:id="21841" w:author="Rev 4 Allen Wirfs-Brock" w:date="2011-10-19T13:52:00Z"/>
        </w:rPr>
      </w:pPr>
      <w:ins w:id="21842" w:author="Rev 4 Allen Wirfs-Brock" w:date="2011-10-19T13:52:00Z">
        <w:r w:rsidRPr="00E77497">
          <w:t>Return an empty List.</w:t>
        </w:r>
      </w:ins>
    </w:p>
    <w:p w14:paraId="18BF2DF4" w14:textId="77777777" w:rsidR="009F72FD" w:rsidRPr="00E77497" w:rsidDel="00C20D21" w:rsidRDefault="009F72FD" w:rsidP="00546435">
      <w:pPr>
        <w:pStyle w:val="SyntaxRule"/>
        <w:spacing w:after="240"/>
        <w:rPr>
          <w:ins w:id="21843" w:author="Rev 4 Allen Wirfs-Brock" w:date="2011-10-19T13:49:00Z"/>
          <w:del w:id="21844" w:author="Rev 8 Allen Wirfs-Brock" w:date="2012-06-01T09:11:00Z"/>
        </w:rPr>
      </w:pPr>
      <w:ins w:id="21845" w:author="Rev 4 Allen Wirfs-Brock" w:date="2011-10-19T13:49:00Z">
        <w:del w:id="21846" w:author="Rev 8 Allen Wirfs-Brock" w:date="2012-06-01T09:11:00Z">
          <w:r w:rsidRPr="00E77497" w:rsidDel="00C20D21">
            <w:delText xml:space="preserve">FunctionBody </w:delText>
          </w:r>
          <w:r w:rsidRPr="00E77497" w:rsidDel="00C20D21">
            <w:rPr>
              <w:rFonts w:ascii="Arial" w:hAnsi="Arial"/>
              <w:b/>
              <w:i w:val="0"/>
            </w:rPr>
            <w:delText xml:space="preserve">: </w:delText>
          </w:r>
        </w:del>
      </w:ins>
      <w:ins w:id="21847" w:author="Rev 4 Allen Wirfs-Brock" w:date="2011-10-19T13:50:00Z">
        <w:del w:id="21848" w:author="Rev 8 Allen Wirfs-Brock" w:date="2012-06-01T09:11:00Z">
          <w:r w:rsidRPr="00E77497" w:rsidDel="00C20D21">
            <w:rPr>
              <w:rFonts w:ascii="Arial" w:hAnsi="Arial"/>
              <w:b/>
              <w:i w:val="0"/>
            </w:rPr>
            <w:delText xml:space="preserve"> </w:delText>
          </w:r>
        </w:del>
      </w:ins>
      <w:ins w:id="21849" w:author="Rev 4 Allen Wirfs-Brock" w:date="2011-10-19T13:49:00Z">
        <w:del w:id="21850" w:author="Rev 8 Allen Wirfs-Brock" w:date="2012-06-01T09:11:00Z">
          <w:r w:rsidRPr="00E77497" w:rsidDel="00C20D21">
            <w:delText xml:space="preserve">StatementList </w:delText>
          </w:r>
        </w:del>
      </w:ins>
    </w:p>
    <w:p w14:paraId="7952AAD3" w14:textId="77777777" w:rsidR="009F72FD" w:rsidRPr="00E77497" w:rsidDel="00C20D21" w:rsidRDefault="009F72FD" w:rsidP="004322E4">
      <w:pPr>
        <w:pStyle w:val="Alg4"/>
        <w:numPr>
          <w:ilvl w:val="0"/>
          <w:numId w:val="595"/>
        </w:numPr>
        <w:spacing w:after="220"/>
        <w:contextualSpacing/>
        <w:rPr>
          <w:ins w:id="21851" w:author="Rev 4 Allen Wirfs-Brock" w:date="2011-10-19T13:50:00Z"/>
          <w:del w:id="21852" w:author="Rev 8 Allen Wirfs-Brock" w:date="2012-06-01T09:11:00Z"/>
        </w:rPr>
      </w:pPr>
      <w:ins w:id="21853" w:author="Rev 4 Allen Wirfs-Brock" w:date="2011-10-19T13:50:00Z">
        <w:del w:id="21854" w:author="Rev 8 Allen Wirfs-Brock" w:date="2012-06-01T09:11:00Z">
          <w:r w:rsidRPr="00E77497" w:rsidDel="00C20D21">
            <w:delText>Return the Lexic</w:delText>
          </w:r>
        </w:del>
      </w:ins>
      <w:ins w:id="21855" w:author="Rev 7 Allen Wirfs-Brock" w:date="2012-05-04T14:26:00Z">
        <w:del w:id="21856" w:author="Rev 8 Allen Wirfs-Brock" w:date="2012-06-01T09:11:00Z">
          <w:r w:rsidR="00105513" w:rsidDel="00C20D21">
            <w:delText>a</w:delText>
          </w:r>
        </w:del>
      </w:ins>
      <w:ins w:id="21857" w:author="Rev 4 Allen Wirfs-Brock" w:date="2011-10-19T13:50:00Z">
        <w:del w:id="21858" w:author="Rev 8 Allen Wirfs-Brock" w:date="2012-06-01T09:11:00Z">
          <w:r w:rsidRPr="00E77497" w:rsidDel="00C20D21">
            <w:delText xml:space="preserve">llyDeclaredNames of </w:delText>
          </w:r>
        </w:del>
      </w:ins>
      <w:ins w:id="21859" w:author="Rev 4 Allen Wirfs-Brock" w:date="2011-10-19T13:51:00Z">
        <w:del w:id="21860" w:author="Rev 8 Allen Wirfs-Brock" w:date="2012-06-01T09:11:00Z">
          <w:r w:rsidRPr="00E77497" w:rsidDel="00C20D21">
            <w:rPr>
              <w:i/>
            </w:rPr>
            <w:delText>StatementList</w:delText>
          </w:r>
        </w:del>
      </w:ins>
      <w:ins w:id="21861" w:author="Rev 4 Allen Wirfs-Brock" w:date="2011-10-19T13:50:00Z">
        <w:del w:id="21862" w:author="Rev 8 Allen Wirfs-Brock" w:date="2012-06-01T09:11:00Z">
          <w:r w:rsidRPr="00E77497" w:rsidDel="00C20D21">
            <w:delText>.</w:delText>
          </w:r>
        </w:del>
      </w:ins>
    </w:p>
    <w:p w14:paraId="737061E7" w14:textId="77777777" w:rsidR="00067949" w:rsidRPr="00E77497" w:rsidRDefault="00067949" w:rsidP="00067949">
      <w:pPr>
        <w:rPr>
          <w:ins w:id="21863" w:author="Rev 4 Allen Wirfs-Brock" w:date="2011-10-19T13:55:00Z"/>
          <w:rFonts w:ascii="Helvetica" w:hAnsi="Helvetica"/>
          <w:b/>
        </w:rPr>
      </w:pPr>
      <w:ins w:id="21864" w:author="Rev 4 Allen Wirfs-Brock" w:date="2011-10-19T13:55:00Z">
        <w:r w:rsidRPr="00E77497">
          <w:rPr>
            <w:rFonts w:ascii="Helvetica" w:hAnsi="Helvetica"/>
            <w:b/>
          </w:rPr>
          <w:t xml:space="preserve">Static Semantics:  </w:t>
        </w:r>
        <w:r w:rsidRPr="00E77497">
          <w:rPr>
            <w:rFonts w:ascii="Helvetica" w:hAnsi="Helvetica"/>
            <w:b/>
            <w:lang w:eastAsia="en-US"/>
          </w:rPr>
          <w:t>VarDeclaredNames</w:t>
        </w:r>
      </w:ins>
    </w:p>
    <w:p w14:paraId="3968C17F" w14:textId="77777777" w:rsidR="00067949" w:rsidRPr="00E77497" w:rsidRDefault="00067949" w:rsidP="00067949">
      <w:pPr>
        <w:jc w:val="left"/>
        <w:rPr>
          <w:ins w:id="21865" w:author="Rev 4 Allen Wirfs-Brock" w:date="2011-10-19T13:55:00Z"/>
        </w:rPr>
      </w:pPr>
      <w:ins w:id="21866" w:author="Rev 4 Allen Wirfs-Brock" w:date="2011-10-19T13:5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02D3F23E" w14:textId="77777777" w:rsidR="00067949" w:rsidRPr="00E77497" w:rsidRDefault="00067949" w:rsidP="004322E4">
      <w:pPr>
        <w:pStyle w:val="Alg4"/>
        <w:numPr>
          <w:ilvl w:val="0"/>
          <w:numId w:val="596"/>
        </w:numPr>
        <w:spacing w:after="220"/>
        <w:contextualSpacing/>
        <w:rPr>
          <w:ins w:id="21867" w:author="Rev 4 Allen Wirfs-Brock" w:date="2011-10-19T13:55:00Z"/>
        </w:rPr>
      </w:pPr>
      <w:ins w:id="21868" w:author="Rev 4 Allen Wirfs-Brock" w:date="2011-10-19T14:01:00Z">
        <w:r w:rsidRPr="00E77497">
          <w:t>Return an empty List.</w:t>
        </w:r>
      </w:ins>
    </w:p>
    <w:p w14:paraId="1800E47B" w14:textId="77777777" w:rsidR="00067949" w:rsidRPr="00E77497" w:rsidRDefault="00067949" w:rsidP="00067949">
      <w:pPr>
        <w:pStyle w:val="SyntaxRule"/>
        <w:spacing w:after="240"/>
        <w:rPr>
          <w:ins w:id="21869" w:author="Rev 4 Allen Wirfs-Brock" w:date="2011-10-19T13:55:00Z"/>
        </w:rPr>
      </w:pPr>
      <w:ins w:id="21870" w:author="Rev 4 Allen Wirfs-Brock" w:date="2011-10-19T13:55:00Z">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14:paraId="7549FFC0" w14:textId="77777777" w:rsidR="00067949" w:rsidRPr="00E77497" w:rsidRDefault="00067949" w:rsidP="004322E4">
      <w:pPr>
        <w:pStyle w:val="Alg4"/>
        <w:numPr>
          <w:ilvl w:val="0"/>
          <w:numId w:val="602"/>
        </w:numPr>
        <w:spacing w:after="220"/>
        <w:contextualSpacing/>
        <w:rPr>
          <w:ins w:id="21871" w:author="Rev 4 Allen Wirfs-Brock" w:date="2011-10-19T13:55:00Z"/>
        </w:rPr>
      </w:pPr>
      <w:ins w:id="21872" w:author="Rev 4 Allen Wirfs-Brock" w:date="2011-10-19T13:55:00Z">
        <w:r w:rsidRPr="00E77497">
          <w:t>Return an empty List.</w:t>
        </w:r>
      </w:ins>
    </w:p>
    <w:p w14:paraId="32E55B04" w14:textId="77777777" w:rsidR="00067949" w:rsidRPr="00E77497" w:rsidDel="00C20D21" w:rsidRDefault="00067949" w:rsidP="00067949">
      <w:pPr>
        <w:pStyle w:val="SyntaxRule"/>
        <w:spacing w:after="240"/>
        <w:rPr>
          <w:ins w:id="21873" w:author="Rev 4 Allen Wirfs-Brock" w:date="2011-10-19T13:55:00Z"/>
          <w:del w:id="21874" w:author="Rev 8 Allen Wirfs-Brock" w:date="2012-06-01T09:11:00Z"/>
        </w:rPr>
      </w:pPr>
      <w:ins w:id="21875" w:author="Rev 4 Allen Wirfs-Brock" w:date="2011-10-19T13:55:00Z">
        <w:del w:id="21876" w:author="Rev 8 Allen Wirfs-Brock" w:date="2012-06-01T09:11:00Z">
          <w:r w:rsidRPr="00E77497" w:rsidDel="00C20D21">
            <w:delText xml:space="preserve">FunctionBody </w:delText>
          </w:r>
          <w:r w:rsidRPr="00E77497" w:rsidDel="00C20D21">
            <w:rPr>
              <w:rFonts w:ascii="Arial" w:hAnsi="Arial"/>
              <w:b/>
              <w:i w:val="0"/>
            </w:rPr>
            <w:delText xml:space="preserve">:  </w:delText>
          </w:r>
          <w:r w:rsidRPr="00E77497" w:rsidDel="00C20D21">
            <w:delText xml:space="preserve">StatementList </w:delText>
          </w:r>
        </w:del>
      </w:ins>
    </w:p>
    <w:p w14:paraId="23E18272" w14:textId="77777777" w:rsidR="00067949" w:rsidRPr="00E77497" w:rsidDel="00C20D21" w:rsidRDefault="00067949" w:rsidP="004322E4">
      <w:pPr>
        <w:pStyle w:val="Alg4"/>
        <w:numPr>
          <w:ilvl w:val="0"/>
          <w:numId w:val="603"/>
        </w:numPr>
        <w:spacing w:after="220"/>
        <w:contextualSpacing/>
        <w:rPr>
          <w:ins w:id="21877" w:author="Rev 4 Allen Wirfs-Brock" w:date="2011-10-19T13:55:00Z"/>
          <w:del w:id="21878" w:author="Rev 8 Allen Wirfs-Brock" w:date="2012-06-01T09:11:00Z"/>
        </w:rPr>
      </w:pPr>
      <w:ins w:id="21879" w:author="Rev 4 Allen Wirfs-Brock" w:date="2011-10-19T13:55:00Z">
        <w:del w:id="21880" w:author="Rev 8 Allen Wirfs-Brock" w:date="2012-06-01T09:11:00Z">
          <w:r w:rsidRPr="00E77497" w:rsidDel="00C20D21">
            <w:delText xml:space="preserve">Return the </w:delText>
          </w:r>
        </w:del>
      </w:ins>
      <w:ins w:id="21881" w:author="Rev 4 Allen Wirfs-Brock" w:date="2011-10-19T14:00:00Z">
        <w:del w:id="21882" w:author="Rev 8 Allen Wirfs-Brock" w:date="2012-06-01T09:11:00Z">
          <w:r w:rsidRPr="00E77497" w:rsidDel="00C20D21">
            <w:delText>Var</w:delText>
          </w:r>
        </w:del>
      </w:ins>
      <w:ins w:id="21883" w:author="Rev 4 Allen Wirfs-Brock" w:date="2011-10-19T13:55:00Z">
        <w:del w:id="21884" w:author="Rev 8 Allen Wirfs-Brock" w:date="2012-06-01T09:11:00Z">
          <w:r w:rsidRPr="00E77497" w:rsidDel="00C20D21">
            <w:delText xml:space="preserve">DeclaredNames of </w:delText>
          </w:r>
          <w:r w:rsidRPr="00E77497" w:rsidDel="00C20D21">
            <w:rPr>
              <w:i/>
            </w:rPr>
            <w:delText>StatementList</w:delText>
          </w:r>
          <w:r w:rsidRPr="00E77497" w:rsidDel="00C20D21">
            <w:delText>.</w:delText>
          </w:r>
        </w:del>
      </w:ins>
    </w:p>
    <w:p w14:paraId="1D5608A9" w14:textId="77777777" w:rsidR="00F22CBA" w:rsidRPr="00E77497" w:rsidRDefault="00F22CBA" w:rsidP="00F22CBA">
      <w:pPr>
        <w:pStyle w:val="40"/>
        <w:numPr>
          <w:ilvl w:val="0"/>
          <w:numId w:val="0"/>
        </w:numPr>
        <w:rPr>
          <w:ins w:id="21885" w:author="Rev 4 Allen Wirfs-Brock" w:date="2011-10-16T15:15:00Z"/>
        </w:rPr>
      </w:pPr>
      <w:ins w:id="21886" w:author="Rev 4 Allen Wirfs-Brock" w:date="2011-10-16T15:15:00Z">
        <w:r w:rsidRPr="00E77497">
          <w:t>Runtime Semantics</w:t>
        </w:r>
      </w:ins>
    </w:p>
    <w:p w14:paraId="08970C8C" w14:textId="77777777" w:rsidR="00C73BA7" w:rsidRDefault="00C73BA7" w:rsidP="00C73BA7">
      <w:pPr>
        <w:keepNext/>
        <w:rPr>
          <w:ins w:id="21887" w:author="Rev 4 Allen Wirfs-Brock" w:date="2011-11-04T12:25:00Z"/>
          <w:rFonts w:ascii="Helvetica" w:hAnsi="Helvetica"/>
          <w:b/>
          <w:spacing w:val="6"/>
        </w:rPr>
      </w:pPr>
      <w:ins w:id="21888" w:author="Rev 4 Allen Wirfs-Brock" w:date="2011-11-04T12:25:00Z">
        <w:r w:rsidRPr="004418C4">
          <w:rPr>
            <w:rFonts w:ascii="Helvetica" w:hAnsi="Helvetica"/>
            <w:b/>
          </w:rPr>
          <w:t xml:space="preserve">Runtime Semantics: </w:t>
        </w:r>
        <w:r w:rsidRPr="004418C4">
          <w:rPr>
            <w:rFonts w:ascii="Helvetica" w:hAnsi="Helvetica"/>
            <w:b/>
            <w:spacing w:val="6"/>
          </w:rPr>
          <w:t xml:space="preserve">Binding </w:t>
        </w:r>
        <w:del w:id="21889" w:author="Rev 6 Allen Wirfs-Brock" w:date="2012-02-27T15:46:00Z">
          <w:r w:rsidRPr="004418C4" w:rsidDel="00A113E2">
            <w:rPr>
              <w:rFonts w:ascii="Helvetica" w:hAnsi="Helvetica"/>
              <w:b/>
              <w:spacing w:val="6"/>
            </w:rPr>
            <w:delText>Initialization</w:delText>
          </w:r>
        </w:del>
      </w:ins>
      <w:ins w:id="21890" w:author="Rev 6 Allen Wirfs-Brock" w:date="2012-02-27T15:46:00Z">
        <w:r w:rsidR="00A113E2">
          <w:rPr>
            <w:rFonts w:ascii="Helvetica" w:hAnsi="Helvetica"/>
            <w:b/>
            <w:spacing w:val="6"/>
          </w:rPr>
          <w:t>Initialisation</w:t>
        </w:r>
      </w:ins>
    </w:p>
    <w:p w14:paraId="25C8FF79" w14:textId="77777777" w:rsidR="00C73BA7" w:rsidRPr="004418C4" w:rsidRDefault="00C73BA7" w:rsidP="00C73BA7">
      <w:pPr>
        <w:ind w:left="360"/>
        <w:rPr>
          <w:ins w:id="21891" w:author="Rev 4 Allen Wirfs-Brock" w:date="2011-11-04T12:25:00Z"/>
        </w:rPr>
      </w:pPr>
      <w:ins w:id="21892" w:author="Rev 4 Allen Wirfs-Brock" w:date="2011-11-04T12:25:00Z">
        <w:r>
          <w:t>W</w:t>
        </w:r>
        <w:r w:rsidRPr="004418C4">
          <w:t xml:space="preserve">ith </w:t>
        </w:r>
      </w:ins>
      <w:ins w:id="21893" w:author="Rev 4 Allen Wirfs-Brock" w:date="2011-11-04T13:08:00Z">
        <w:r w:rsidR="00827833">
          <w:t>parameters</w:t>
        </w:r>
      </w:ins>
      <w:ins w:id="21894" w:author="Rev 4 Allen Wirfs-Brock" w:date="2011-11-04T12:25:00Z">
        <w:r w:rsidRPr="004418C4">
          <w:t xml:space="preserve"> </w:t>
        </w:r>
        <w:r w:rsidRPr="004418C4">
          <w:rPr>
            <w:rFonts w:ascii="Times New Roman" w:hAnsi="Times New Roman"/>
            <w:i/>
          </w:rPr>
          <w:t>value</w:t>
        </w:r>
        <w:r w:rsidRPr="004418C4">
          <w:t xml:space="preserve"> and </w:t>
        </w:r>
        <w:del w:id="21895" w:author="Rev 6 Allen Wirfs-Brock" w:date="2012-02-27T16:31:00Z">
          <w:r w:rsidRPr="004418C4" w:rsidDel="00767E5E">
            <w:rPr>
              <w:rFonts w:ascii="Times New Roman" w:hAnsi="Times New Roman"/>
              <w:i/>
            </w:rPr>
            <w:delText>enviornment</w:delText>
          </w:r>
        </w:del>
      </w:ins>
      <w:ins w:id="21896" w:author="Rev 6 Allen Wirfs-Brock" w:date="2012-02-27T16:31:00Z">
        <w:r w:rsidR="00767E5E">
          <w:rPr>
            <w:rFonts w:ascii="Times New Roman" w:hAnsi="Times New Roman"/>
            <w:i/>
          </w:rPr>
          <w:t>environment</w:t>
        </w:r>
      </w:ins>
      <w:ins w:id="21897" w:author="Rev 4 Allen Wirfs-Brock" w:date="2011-11-04T13:08:00Z">
        <w:r w:rsidR="00827833" w:rsidRPr="00827833">
          <w:t xml:space="preserve"> </w:t>
        </w:r>
        <w:r w:rsidR="00827833" w:rsidRPr="004418C4">
          <w:t>and</w:t>
        </w:r>
        <w:r w:rsidR="00827833">
          <w:t xml:space="preserve"> optional parameter </w:t>
        </w:r>
        <w:r w:rsidR="00827833">
          <w:rPr>
            <w:rFonts w:ascii="Times New Roman" w:hAnsi="Times New Roman"/>
            <w:i/>
          </w:rPr>
          <w:t>index</w:t>
        </w:r>
      </w:ins>
      <w:ins w:id="21898" w:author="Rev 4 Allen Wirfs-Brock" w:date="2011-11-04T12:25:00Z">
        <w:r>
          <w:t>.</w:t>
        </w:r>
      </w:ins>
    </w:p>
    <w:p w14:paraId="2AFD89AB" w14:textId="77777777" w:rsidR="00C73BA7" w:rsidRPr="008E00F6" w:rsidRDefault="00C73BA7" w:rsidP="00C73BA7">
      <w:pPr>
        <w:rPr>
          <w:ins w:id="21899" w:author="Rev 4 Allen Wirfs-Brock" w:date="2011-11-04T12:25:00Z"/>
          <w:sz w:val="18"/>
        </w:rPr>
      </w:pPr>
      <w:ins w:id="21900" w:author="Rev 4 Allen Wirfs-Brock" w:date="2011-11-04T12:25:00Z">
        <w:r w:rsidRPr="008E00F6">
          <w:rPr>
            <w:sz w:val="18"/>
          </w:rPr>
          <w:t>NOTE</w:t>
        </w:r>
        <w:r w:rsidRPr="008E00F6">
          <w:rPr>
            <w:sz w:val="18"/>
          </w:rPr>
          <w:tab/>
        </w:r>
      </w:ins>
      <w:ins w:id="21901" w:author="Rev 4 Allen Wirfs-Brock" w:date="2011-11-04T12:56:00Z">
        <w:r w:rsidR="00624DFF">
          <w:rPr>
            <w:sz w:val="18"/>
          </w:rPr>
          <w:t>When</w:t>
        </w:r>
        <w:r w:rsidR="00624DFF" w:rsidRPr="008E00F6">
          <w:rPr>
            <w:sz w:val="18"/>
          </w:rPr>
          <w:t xml:space="preserve"> </w:t>
        </w:r>
      </w:ins>
      <w:ins w:id="21902" w:author="Rev 4 Allen Wirfs-Brock" w:date="2011-11-04T12:25:00Z">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ins>
      <w:ins w:id="21903" w:author="Rev 4 Allen Wirfs-Brock" w:date="2011-11-04T12:56:00Z">
        <w:r w:rsidR="00624DFF">
          <w:rPr>
            <w:sz w:val="18"/>
          </w:rPr>
          <w:t>it</w:t>
        </w:r>
      </w:ins>
      <w:ins w:id="21904" w:author="Rev 4 Allen Wirfs-Brock" w:date="2011-11-04T12:25:00Z">
        <w:r w:rsidRPr="008E00F6">
          <w:rPr>
            <w:sz w:val="18"/>
          </w:rPr>
          <w:t xml:space="preserve"> indicate</w:t>
        </w:r>
      </w:ins>
      <w:ins w:id="21905" w:author="Rev 4 Allen Wirfs-Brock" w:date="2011-11-04T12:56:00Z">
        <w:r w:rsidR="00624DFF">
          <w:rPr>
            <w:sz w:val="18"/>
          </w:rPr>
          <w:t>s</w:t>
        </w:r>
      </w:ins>
      <w:ins w:id="21906" w:author="Rev 4 Allen Wirfs-Brock" w:date="2011-11-04T12:25:00Z">
        <w:r w:rsidRPr="008E00F6">
          <w:rPr>
            <w:sz w:val="18"/>
          </w:rPr>
          <w:t xml:space="preserve"> that a PutValue operation should be used to assign the </w:t>
        </w:r>
        <w:del w:id="21907" w:author="Rev 6 Allen Wirfs-Brock" w:date="2012-02-27T15:46:00Z">
          <w:r w:rsidRPr="008E00F6" w:rsidDel="00A113E2">
            <w:rPr>
              <w:sz w:val="18"/>
            </w:rPr>
            <w:delText>initialization</w:delText>
          </w:r>
        </w:del>
      </w:ins>
      <w:ins w:id="21908" w:author="Rev 6 Allen Wirfs-Brock" w:date="2012-02-27T15:46:00Z">
        <w:r w:rsidR="00A113E2">
          <w:rPr>
            <w:sz w:val="18"/>
          </w:rPr>
          <w:t>initialisation</w:t>
        </w:r>
      </w:ins>
      <w:ins w:id="21909" w:author="Rev 4 Allen Wirfs-Brock" w:date="2011-11-04T12:25:00Z">
        <w:r w:rsidRPr="008E00F6">
          <w:rPr>
            <w:sz w:val="18"/>
          </w:rPr>
          <w:t xml:space="preserve"> value.  This is the </w:t>
        </w:r>
        <w:del w:id="21910" w:author="Rev 7 Allen Wirfs-Brock" w:date="2012-05-04T14:17: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 xml:space="preserve">In </w:t>
        </w:r>
      </w:ins>
      <w:ins w:id="21911" w:author="Rev 4 Allen Wirfs-Brock" w:date="2011-11-04T12:26:00Z">
        <w:r>
          <w:rPr>
            <w:sz w:val="18"/>
          </w:rPr>
          <w:t>that</w:t>
        </w:r>
      </w:ins>
      <w:ins w:id="21912" w:author="Rev 4 Allen Wirfs-Brock" w:date="2011-11-04T12:25:00Z">
        <w:r>
          <w:rPr>
            <w:sz w:val="18"/>
          </w:rPr>
          <w:t xml:space="preserve"> case</w:t>
        </w:r>
        <w:r w:rsidRPr="008E00F6">
          <w:rPr>
            <w:sz w:val="18"/>
          </w:rPr>
          <w:t xml:space="preserve"> </w:t>
        </w:r>
      </w:ins>
      <w:ins w:id="21913" w:author="Rev 4 Allen Wirfs-Brock" w:date="2011-11-04T12:26:00Z">
        <w:r>
          <w:rPr>
            <w:sz w:val="18"/>
          </w:rPr>
          <w:t>the</w:t>
        </w:r>
      </w:ins>
      <w:ins w:id="21914" w:author="Rev 4 Allen Wirfs-Brock" w:date="2011-11-04T12:25:00Z">
        <w:r>
          <w:rPr>
            <w:sz w:val="18"/>
          </w:rPr>
          <w:t xml:space="preserve"> formal parameter bindings</w:t>
        </w:r>
        <w:r w:rsidRPr="008E00F6">
          <w:rPr>
            <w:sz w:val="18"/>
          </w:rPr>
          <w:t xml:space="preserve"> </w:t>
        </w:r>
      </w:ins>
      <w:ins w:id="21915" w:author="Rev 4 Allen Wirfs-Brock" w:date="2011-11-04T12:27:00Z">
        <w:r>
          <w:rPr>
            <w:sz w:val="18"/>
          </w:rPr>
          <w:t>are</w:t>
        </w:r>
      </w:ins>
      <w:ins w:id="21916" w:author="Rev 4 Allen Wirfs-Brock" w:date="2011-11-04T12:25:00Z">
        <w:r w:rsidRPr="008E00F6">
          <w:rPr>
            <w:sz w:val="18"/>
          </w:rPr>
          <w:t xml:space="preserve"> preinitialized </w:t>
        </w:r>
      </w:ins>
      <w:ins w:id="21917" w:author="Rev 4 Allen Wirfs-Brock" w:date="2011-11-04T12:27:00Z">
        <w:r>
          <w:rPr>
            <w:sz w:val="18"/>
          </w:rPr>
          <w:t>in order to deal with the possibility of multiple parameters with the same name</w:t>
        </w:r>
      </w:ins>
      <w:ins w:id="21918" w:author="Rev 4 Allen Wirfs-Brock" w:date="2011-11-04T12:25:00Z">
        <w:r w:rsidRPr="008E00F6">
          <w:rPr>
            <w:sz w:val="18"/>
          </w:rPr>
          <w:t xml:space="preserve">. </w:t>
        </w:r>
      </w:ins>
    </w:p>
    <w:p w14:paraId="5B972E40" w14:textId="77777777" w:rsidR="008639FD" w:rsidRPr="004418C4" w:rsidRDefault="008639FD" w:rsidP="00C7794D">
      <w:pPr>
        <w:pStyle w:val="SyntaxRule"/>
        <w:spacing w:after="240"/>
        <w:rPr>
          <w:ins w:id="21919" w:author="Rev 4 Allen Wirfs-Brock" w:date="2011-11-04T12:29:00Z"/>
        </w:rPr>
      </w:pPr>
      <w:ins w:id="21920" w:author="Rev 4 Allen Wirfs-Brock" w:date="2011-11-04T12:29:00Z">
        <w:r w:rsidRPr="004418C4">
          <w:t xml:space="preserve">FormalParameterList </w:t>
        </w:r>
        <w:r w:rsidRPr="004418C4">
          <w:rPr>
            <w:rFonts w:ascii="Arial" w:hAnsi="Arial"/>
            <w:b/>
            <w:i w:val="0"/>
          </w:rPr>
          <w:t>:</w:t>
        </w:r>
      </w:ins>
      <w:ins w:id="21921" w:author="Rev 4 Allen Wirfs-Brock" w:date="2011-11-04T12:30:00Z">
        <w:r>
          <w:rPr>
            <w:rFonts w:ascii="Arial" w:hAnsi="Arial"/>
            <w:b/>
            <w:i w:val="0"/>
          </w:rPr>
          <w:t xml:space="preserve"> </w:t>
        </w:r>
        <w:r w:rsidRPr="004418C4">
          <w:rPr>
            <w:rFonts w:ascii="Arial" w:hAnsi="Arial" w:cs="Arial"/>
            <w:i w:val="0"/>
            <w:sz w:val="16"/>
            <w:szCs w:val="16"/>
          </w:rPr>
          <w:t>[empty]</w:t>
        </w:r>
      </w:ins>
    </w:p>
    <w:p w14:paraId="51D631E1" w14:textId="77777777" w:rsidR="00C73BA7" w:rsidRPr="004418C4" w:rsidRDefault="008639FD" w:rsidP="004322E4">
      <w:pPr>
        <w:pStyle w:val="Alg4"/>
        <w:numPr>
          <w:ilvl w:val="0"/>
          <w:numId w:val="607"/>
        </w:numPr>
        <w:spacing w:after="220"/>
        <w:contextualSpacing/>
        <w:rPr>
          <w:ins w:id="21922" w:author="Rev 4 Allen Wirfs-Brock" w:date="2011-11-04T12:25:00Z"/>
        </w:rPr>
      </w:pPr>
      <w:ins w:id="21923" w:author="Rev 4 Allen Wirfs-Brock" w:date="2011-11-04T12:31:00Z">
        <w:r>
          <w:t>Return</w:t>
        </w:r>
      </w:ins>
      <w:ins w:id="21924" w:author="Rev 6 Allen Wirfs-Brock" w:date="2012-02-26T10:34:00Z">
        <w:r w:rsidR="00355E22">
          <w:t xml:space="preserve"> NormalCompletion(</w:t>
        </w:r>
        <w:r w:rsidR="00355E22" w:rsidRPr="00355E22">
          <w:rPr>
            <w:rFonts w:ascii="Arial" w:hAnsi="Arial" w:cs="Arial"/>
          </w:rPr>
          <w:t>empty</w:t>
        </w:r>
        <w:r w:rsidR="00355E22">
          <w:t>)</w:t>
        </w:r>
      </w:ins>
      <w:ins w:id="21925" w:author="Rev 4 Allen Wirfs-Brock" w:date="2011-11-04T12:25:00Z">
        <w:r w:rsidR="00C73BA7" w:rsidRPr="004418C4">
          <w:t>.</w:t>
        </w:r>
      </w:ins>
    </w:p>
    <w:p w14:paraId="21445C68" w14:textId="77777777" w:rsidR="00624DFF" w:rsidRPr="004418C4" w:rsidRDefault="00624DFF" w:rsidP="00624DFF">
      <w:pPr>
        <w:pStyle w:val="SyntaxRule"/>
        <w:spacing w:after="240"/>
        <w:rPr>
          <w:ins w:id="21926" w:author="Rev 4 Allen Wirfs-Brock" w:date="2011-11-04T12:59:00Z"/>
        </w:rPr>
      </w:pPr>
      <w:ins w:id="21927" w:author="Rev 4 Allen Wirfs-Brock" w:date="2011-11-04T12:59:00Z">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ins>
    </w:p>
    <w:p w14:paraId="5699C930" w14:textId="77777777" w:rsidR="00827833" w:rsidRPr="004418C4" w:rsidDel="00355E22" w:rsidRDefault="00827833" w:rsidP="00355E22">
      <w:pPr>
        <w:pStyle w:val="Alg3"/>
        <w:numPr>
          <w:ilvl w:val="0"/>
          <w:numId w:val="610"/>
        </w:numPr>
        <w:spacing w:after="240"/>
        <w:contextualSpacing/>
        <w:rPr>
          <w:ins w:id="21928" w:author="Rev 4 Allen Wirfs-Brock" w:date="2011-11-04T13:05:00Z"/>
          <w:del w:id="21929" w:author="Rev 6 Allen Wirfs-Brock" w:date="2012-02-26T10:35:00Z"/>
        </w:rPr>
      </w:pPr>
      <w:ins w:id="21930" w:author="Rev 4 Allen Wirfs-Brock" w:date="2011-11-04T13:05:00Z">
        <w:del w:id="21931" w:author="Rev 6 Allen Wirfs-Brock" w:date="2012-02-26T10:35:00Z">
          <w:r w:rsidDel="00355E22">
            <w:delText>Perform</w:delText>
          </w:r>
        </w:del>
      </w:ins>
      <w:ins w:id="21932" w:author="Rev 6 Allen Wirfs-Brock" w:date="2012-02-26T10:35:00Z">
        <w:r w:rsidR="00355E22">
          <w:t>Return the result of performing</w:t>
        </w:r>
      </w:ins>
      <w:ins w:id="21933" w:author="Rev 4 Allen Wirfs-Brock" w:date="2011-11-04T13:05:00Z">
        <w:r>
          <w:t xml:space="preserve"> </w:t>
        </w:r>
      </w:ins>
      <w:ins w:id="21934" w:author="Rev 4 Allen Wirfs-Brock" w:date="2011-11-06T12:18:00Z">
        <w:r w:rsidR="0037654E">
          <w:t xml:space="preserve">Indexed </w:t>
        </w:r>
      </w:ins>
      <w:ins w:id="21935" w:author="Rev 4 Allen Wirfs-Brock" w:date="2011-11-04T13:05:00Z">
        <w:r>
          <w:t xml:space="preserve">Binding </w:t>
        </w:r>
        <w:del w:id="21936" w:author="Rev 6 Allen Wirfs-Brock" w:date="2012-02-27T15:47:00Z">
          <w:r w:rsidDel="00A113E2">
            <w:delText>Initialization</w:delText>
          </w:r>
        </w:del>
      </w:ins>
      <w:ins w:id="21937" w:author="Rev 6 Allen Wirfs-Brock" w:date="2012-02-27T15:47:00Z">
        <w:r w:rsidR="00A113E2">
          <w:t>Initialisation</w:t>
        </w:r>
      </w:ins>
      <w:ins w:id="21938" w:author="Rev 4 Allen Wirfs-Brock" w:date="2011-11-04T13:05:00Z">
        <w:r>
          <w:t xml:space="preserve"> for</w:t>
        </w:r>
        <w:r w:rsidRPr="004418C4">
          <w:t xml:space="preserve"> </w:t>
        </w:r>
      </w:ins>
      <w:ins w:id="21939" w:author="Rev 4 Allen Wirfs-Brock" w:date="2011-11-04T13:06:00Z">
        <w:r w:rsidRPr="00827833">
          <w:rPr>
            <w:i/>
          </w:rPr>
          <w:t xml:space="preserve">FunctionRestParameter </w:t>
        </w:r>
      </w:ins>
      <w:ins w:id="21940" w:author="Rev 4 Allen Wirfs-Brock" w:date="2011-11-04T13:05:00Z">
        <w:r w:rsidRPr="004418C4">
          <w:t xml:space="preserve">using </w:t>
        </w:r>
      </w:ins>
      <w:ins w:id="21941" w:author="Rev 4 Allen Wirfs-Brock" w:date="2011-11-04T13:07:00Z">
        <w:r>
          <w:rPr>
            <w:i/>
          </w:rPr>
          <w:t>value</w:t>
        </w:r>
      </w:ins>
      <w:ins w:id="21942" w:author="Rev 4 Allen Wirfs-Brock" w:date="2011-11-04T13:05:00Z">
        <w:r w:rsidRPr="004418C4">
          <w:t>,</w:t>
        </w:r>
      </w:ins>
      <w:ins w:id="21943" w:author="Rev 4 Allen Wirfs-Brock" w:date="2011-11-06T12:16:00Z">
        <w:r w:rsidR="0037654E" w:rsidRPr="0037654E">
          <w:rPr>
            <w:i/>
          </w:rPr>
          <w:t xml:space="preserve"> </w:t>
        </w:r>
        <w:del w:id="21944" w:author="Rev 8 Allen Wirfs-Brock" w:date="2012-05-05T10:35:00Z">
          <w:r w:rsidR="0037654E" w:rsidRPr="004418C4" w:rsidDel="00FE5F37">
            <w:rPr>
              <w:i/>
            </w:rPr>
            <w:delText>lenValue</w:delText>
          </w:r>
          <w:r w:rsidR="0037654E" w:rsidRPr="004418C4" w:rsidDel="00FE5F37">
            <w:delText>,</w:delText>
          </w:r>
        </w:del>
      </w:ins>
      <w:ins w:id="21945" w:author="Rev 4 Allen Wirfs-Brock" w:date="2011-11-04T13:05:00Z">
        <w:del w:id="21946" w:author="Rev 8 Allen Wirfs-Brock" w:date="2012-05-05T10:35:00Z">
          <w:r w:rsidRPr="004418C4" w:rsidDel="00FE5F37">
            <w:rPr>
              <w:i/>
            </w:rPr>
            <w:delText xml:space="preserve"> </w:delText>
          </w:r>
        </w:del>
      </w:ins>
      <w:ins w:id="21947" w:author="Rev 4 Allen Wirfs-Brock" w:date="2011-11-06T12:11:00Z">
        <w:r w:rsidR="00CD359C" w:rsidRPr="004418C4">
          <w:t>0</w:t>
        </w:r>
        <w:r w:rsidR="00CD359C">
          <w:t>,</w:t>
        </w:r>
        <w:r w:rsidR="00CD359C" w:rsidRPr="004418C4">
          <w:t xml:space="preserve"> and </w:t>
        </w:r>
        <w:r w:rsidR="00CD359C">
          <w:rPr>
            <w:i/>
          </w:rPr>
          <w:t>environment</w:t>
        </w:r>
        <w:r w:rsidR="00CD359C">
          <w:t xml:space="preserve"> </w:t>
        </w:r>
      </w:ins>
      <w:ins w:id="21948" w:author="Rev 4 Allen Wirfs-Brock" w:date="2011-11-04T13:05:00Z">
        <w:r w:rsidRPr="004418C4">
          <w:t xml:space="preserve">as the </w:t>
        </w:r>
      </w:ins>
      <w:ins w:id="21949" w:author="Rev 4 Allen Wirfs-Brock" w:date="2011-11-04T13:08:00Z">
        <w:r w:rsidRPr="00C7794D">
          <w:t>arguments</w:t>
        </w:r>
      </w:ins>
      <w:ins w:id="21950" w:author="Rev 4 Allen Wirfs-Brock" w:date="2011-11-04T13:05:00Z">
        <w:r w:rsidRPr="004418C4">
          <w:t>.</w:t>
        </w:r>
      </w:ins>
    </w:p>
    <w:p w14:paraId="64C8143F" w14:textId="77777777" w:rsidR="00624DFF" w:rsidRPr="004418C4" w:rsidRDefault="00624DFF" w:rsidP="00355E22">
      <w:pPr>
        <w:pStyle w:val="Alg3"/>
        <w:numPr>
          <w:ilvl w:val="0"/>
          <w:numId w:val="610"/>
        </w:numPr>
        <w:spacing w:after="240"/>
        <w:contextualSpacing/>
        <w:rPr>
          <w:ins w:id="21951" w:author="Rev 4 Allen Wirfs-Brock" w:date="2011-11-04T12:59:00Z"/>
        </w:rPr>
      </w:pPr>
      <w:ins w:id="21952" w:author="Rev 4 Allen Wirfs-Brock" w:date="2011-11-04T12:59:00Z">
        <w:del w:id="21953" w:author="Rev 6 Allen Wirfs-Brock" w:date="2012-02-26T10:35:00Z">
          <w:r w:rsidDel="00355E22">
            <w:delText>Return</w:delText>
          </w:r>
        </w:del>
        <w:r w:rsidRPr="004418C4">
          <w:t>.</w:t>
        </w:r>
      </w:ins>
    </w:p>
    <w:p w14:paraId="6ABD9E9C" w14:textId="77777777" w:rsidR="00531C57" w:rsidRPr="004418C4" w:rsidRDefault="00531C57" w:rsidP="00531C57">
      <w:pPr>
        <w:pStyle w:val="SyntaxRule"/>
        <w:spacing w:after="240"/>
        <w:rPr>
          <w:ins w:id="21954" w:author="Rev 4 Allen Wirfs-Brock" w:date="2011-11-04T14:17:00Z"/>
        </w:rPr>
      </w:pPr>
      <w:ins w:id="21955" w:author="Rev 4 Allen Wirfs-Brock" w:date="2011-11-04T14:17:00Z">
        <w:r w:rsidRPr="004418C4">
          <w:t xml:space="preserve">FormalParameterList </w:t>
        </w:r>
        <w:r w:rsidRPr="004418C4">
          <w:rPr>
            <w:rFonts w:ascii="Arial" w:hAnsi="Arial"/>
            <w:b/>
            <w:i w:val="0"/>
          </w:rPr>
          <w:t>:</w:t>
        </w:r>
        <w:r>
          <w:rPr>
            <w:rFonts w:ascii="Arial" w:hAnsi="Arial"/>
            <w:b/>
            <w:i w:val="0"/>
          </w:rPr>
          <w:t xml:space="preserve"> </w:t>
        </w:r>
      </w:ins>
      <w:ins w:id="21956" w:author="Rev 4 Allen Wirfs-Brock" w:date="2011-11-04T14:18:00Z">
        <w:r w:rsidRPr="006B6D0A">
          <w:t>FormalsList</w:t>
        </w:r>
      </w:ins>
    </w:p>
    <w:p w14:paraId="077AABD4" w14:textId="77777777" w:rsidR="0037654E" w:rsidDel="00B438FC" w:rsidRDefault="0037654E" w:rsidP="004322E4">
      <w:pPr>
        <w:pStyle w:val="Alg3"/>
        <w:numPr>
          <w:ilvl w:val="0"/>
          <w:numId w:val="611"/>
        </w:numPr>
        <w:contextualSpacing/>
        <w:rPr>
          <w:ins w:id="21957" w:author="Rev 4 Allen Wirfs-Brock" w:date="2011-11-06T12:13:00Z"/>
          <w:del w:id="21958" w:author="Rev 7 Allen Wirfs-Brock" w:date="2012-04-12T14:10:00Z"/>
        </w:rPr>
      </w:pPr>
      <w:ins w:id="21959" w:author="Rev 4 Allen Wirfs-Brock" w:date="2011-11-06T12:13:00Z">
        <w:del w:id="21960" w:author="Rev 7 Allen Wirfs-Brock" w:date="2012-04-12T14:10:00Z">
          <w:r w:rsidDel="00B438FC">
            <w:delText xml:space="preserve">Asset: </w:delText>
          </w:r>
          <w:r w:rsidRPr="00C7794D" w:rsidDel="00B438FC">
            <w:rPr>
              <w:i/>
            </w:rPr>
            <w:delText>value</w:delText>
          </w:r>
          <w:r w:rsidDel="00B438FC">
            <w:delText xml:space="preserve"> is </w:delText>
          </w:r>
        </w:del>
      </w:ins>
      <w:ins w:id="21961" w:author="Rev 4 Allen Wirfs-Brock" w:date="2011-11-06T12:14:00Z">
        <w:del w:id="21962" w:author="Rev 7 Allen Wirfs-Brock" w:date="2012-04-12T14:10:00Z">
          <w:r w:rsidDel="00B438FC">
            <w:delText>a new created</w:delText>
          </w:r>
        </w:del>
      </w:ins>
      <w:ins w:id="21963" w:author="Rev 4 Allen Wirfs-Brock" w:date="2011-11-06T12:13:00Z">
        <w:del w:id="21964" w:author="Rev 7 Allen Wirfs-Brock" w:date="2012-04-12T14:10:00Z">
          <w:r w:rsidDel="00B438FC">
            <w:delText xml:space="preserve"> arguments object and hence it has a valid integer valued </w:delText>
          </w:r>
        </w:del>
      </w:ins>
      <w:ins w:id="21965" w:author="Rev 4 Allen Wirfs-Brock" w:date="2011-11-06T12:14:00Z">
        <w:del w:id="21966" w:author="Rev 7 Allen Wirfs-Brock" w:date="2012-04-12T14:10:00Z">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 xml:space="preserve">" </w:delText>
          </w:r>
        </w:del>
      </w:ins>
      <w:ins w:id="21967" w:author="Rev 4 Allen Wirfs-Brock" w:date="2011-11-06T12:13:00Z">
        <w:del w:id="21968" w:author="Rev 7 Allen Wirfs-Brock" w:date="2012-04-12T14:10:00Z">
          <w:r w:rsidDel="00B438FC">
            <w:delText>property.</w:delText>
          </w:r>
        </w:del>
      </w:ins>
    </w:p>
    <w:p w14:paraId="081E9FBD" w14:textId="77777777" w:rsidR="00CD359C" w:rsidDel="00B438FC" w:rsidRDefault="00CD359C" w:rsidP="004322E4">
      <w:pPr>
        <w:pStyle w:val="Alg3"/>
        <w:numPr>
          <w:ilvl w:val="0"/>
          <w:numId w:val="611"/>
        </w:numPr>
        <w:contextualSpacing/>
        <w:rPr>
          <w:ins w:id="21969" w:author="Rev 4 Allen Wirfs-Brock" w:date="2011-11-06T12:13:00Z"/>
          <w:del w:id="21970" w:author="Rev 7 Allen Wirfs-Brock" w:date="2012-04-12T14:10:00Z"/>
        </w:rPr>
      </w:pPr>
      <w:ins w:id="21971" w:author="Rev 4 Allen Wirfs-Brock" w:date="2011-11-06T12:13:00Z">
        <w:del w:id="21972" w:author="Rev 7 Allen Wirfs-Brock" w:date="2012-04-12T14:10:00Z">
          <w:r w:rsidDel="00B438FC">
            <w:delText xml:space="preserve">Let </w:delText>
          </w:r>
          <w:r w:rsidRPr="004418C4" w:rsidDel="00B438FC">
            <w:rPr>
              <w:i/>
            </w:rPr>
            <w:delText>lenValue</w:delText>
          </w:r>
          <w:r w:rsidDel="00B438FC">
            <w:delText xml:space="preserve"> be the result of calling the [[Get]] internal method of </w:delText>
          </w:r>
          <w:r w:rsidDel="00B438FC">
            <w:rPr>
              <w:i/>
            </w:rPr>
            <w:delText>value</w:delText>
          </w:r>
          <w:r w:rsidDel="00B438FC">
            <w:delText xml:space="preserve"> with argument </w:delText>
          </w:r>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w:delText>
          </w:r>
          <w:r w:rsidDel="00B438FC">
            <w:delText>.</w:delText>
          </w:r>
        </w:del>
      </w:ins>
    </w:p>
    <w:p w14:paraId="19E2C039" w14:textId="77777777" w:rsidR="00531C57" w:rsidRPr="004418C4" w:rsidRDefault="00355E22" w:rsidP="00355E22">
      <w:pPr>
        <w:pStyle w:val="Alg3"/>
        <w:numPr>
          <w:ilvl w:val="0"/>
          <w:numId w:val="611"/>
        </w:numPr>
        <w:spacing w:after="240"/>
        <w:contextualSpacing/>
        <w:rPr>
          <w:ins w:id="21973" w:author="Rev 4 Allen Wirfs-Brock" w:date="2011-11-04T14:17:00Z"/>
        </w:rPr>
      </w:pPr>
      <w:ins w:id="21974" w:author="Rev 6 Allen Wirfs-Brock" w:date="2012-02-26T10:38:00Z">
        <w:r>
          <w:t xml:space="preserve">Return the result of performing </w:t>
        </w:r>
      </w:ins>
      <w:ins w:id="21975" w:author="Rev 4 Allen Wirfs-Brock" w:date="2011-11-04T14:17:00Z">
        <w:del w:id="21976" w:author="Rev 6 Allen Wirfs-Brock" w:date="2012-02-26T10:38:00Z">
          <w:r w:rsidR="00531C57" w:rsidDel="00355E22">
            <w:delText xml:space="preserve">Perform </w:delText>
          </w:r>
        </w:del>
      </w:ins>
      <w:ins w:id="21977" w:author="Rev 4 Allen Wirfs-Brock" w:date="2011-11-06T12:10:00Z">
        <w:r w:rsidR="00CD359C">
          <w:t xml:space="preserve">Indexed </w:t>
        </w:r>
      </w:ins>
      <w:ins w:id="21978" w:author="Rev 4 Allen Wirfs-Brock" w:date="2011-11-04T14:17:00Z">
        <w:r w:rsidR="00531C57">
          <w:t xml:space="preserve">Binding </w:t>
        </w:r>
        <w:del w:id="21979" w:author="Rev 6 Allen Wirfs-Brock" w:date="2012-02-27T15:47:00Z">
          <w:r w:rsidR="00531C57" w:rsidDel="00A113E2">
            <w:delText>Initialization</w:delText>
          </w:r>
        </w:del>
      </w:ins>
      <w:ins w:id="21980" w:author="Rev 6 Allen Wirfs-Brock" w:date="2012-02-27T15:47:00Z">
        <w:r w:rsidR="00A113E2">
          <w:t>Initialisation</w:t>
        </w:r>
      </w:ins>
      <w:ins w:id="21981" w:author="Rev 4 Allen Wirfs-Brock" w:date="2011-11-04T14:17:00Z">
        <w:r w:rsidR="00531C57">
          <w:t xml:space="preserve"> for</w:t>
        </w:r>
        <w:r w:rsidR="00531C57" w:rsidRPr="004418C4">
          <w:t xml:space="preserve"> </w:t>
        </w:r>
      </w:ins>
      <w:ins w:id="21982" w:author="Rev 4 Allen Wirfs-Brock" w:date="2011-11-04T14:30:00Z">
        <w:r w:rsidR="0096494E" w:rsidRPr="0096494E">
          <w:rPr>
            <w:i/>
          </w:rPr>
          <w:t xml:space="preserve">FormalsList </w:t>
        </w:r>
      </w:ins>
      <w:ins w:id="21983" w:author="Rev 4 Allen Wirfs-Brock" w:date="2011-11-04T14:17:00Z">
        <w:r w:rsidR="00531C57" w:rsidRPr="004418C4">
          <w:t xml:space="preserve">using </w:t>
        </w:r>
        <w:r w:rsidR="00531C57">
          <w:rPr>
            <w:i/>
          </w:rPr>
          <w:t>value</w:t>
        </w:r>
        <w:r w:rsidR="00531C57" w:rsidRPr="004418C4">
          <w:t>,</w:t>
        </w:r>
        <w:r w:rsidR="00531C57" w:rsidRPr="004418C4">
          <w:rPr>
            <w:i/>
          </w:rPr>
          <w:t xml:space="preserve"> </w:t>
        </w:r>
      </w:ins>
      <w:ins w:id="21984" w:author="Rev 4 Allen Wirfs-Brock" w:date="2011-11-06T12:16:00Z">
        <w:del w:id="21985" w:author="Rev 8 Allen Wirfs-Brock" w:date="2012-05-05T10:35:00Z">
          <w:r w:rsidR="0037654E" w:rsidRPr="004418C4" w:rsidDel="00FE5F37">
            <w:rPr>
              <w:i/>
            </w:rPr>
            <w:delText>lenValue</w:delText>
          </w:r>
          <w:r w:rsidR="0037654E" w:rsidRPr="004418C4" w:rsidDel="00FE5F37">
            <w:delText>,</w:delText>
          </w:r>
          <w:r w:rsidR="0037654E" w:rsidRPr="004418C4" w:rsidDel="00FE5F37">
            <w:rPr>
              <w:i/>
            </w:rPr>
            <w:delText xml:space="preserve"> </w:delText>
          </w:r>
        </w:del>
        <w:r w:rsidR="0037654E" w:rsidRPr="004418C4">
          <w:t>0</w:t>
        </w:r>
        <w:r w:rsidR="0037654E">
          <w:t>,</w:t>
        </w:r>
        <w:r w:rsidR="0037654E" w:rsidRPr="004418C4">
          <w:t xml:space="preserve"> and </w:t>
        </w:r>
        <w:r w:rsidR="0037654E">
          <w:rPr>
            <w:i/>
          </w:rPr>
          <w:t>environment</w:t>
        </w:r>
        <w:r w:rsidR="0037654E">
          <w:t xml:space="preserve"> </w:t>
        </w:r>
      </w:ins>
      <w:ins w:id="21986" w:author="Rev 4 Allen Wirfs-Brock" w:date="2011-11-04T14:17:00Z">
        <w:r w:rsidR="00531C57" w:rsidRPr="004418C4">
          <w:t>as the arguments.</w:t>
        </w:r>
      </w:ins>
    </w:p>
    <w:p w14:paraId="2AF504C7" w14:textId="77777777" w:rsidR="00531C57" w:rsidRPr="004418C4" w:rsidDel="00355E22" w:rsidRDefault="00531C57" w:rsidP="004322E4">
      <w:pPr>
        <w:pStyle w:val="Alg4"/>
        <w:numPr>
          <w:ilvl w:val="0"/>
          <w:numId w:val="611"/>
        </w:numPr>
        <w:spacing w:after="220"/>
        <w:contextualSpacing/>
        <w:rPr>
          <w:ins w:id="21987" w:author="Rev 4 Allen Wirfs-Brock" w:date="2011-11-04T14:17:00Z"/>
          <w:del w:id="21988" w:author="Rev 6 Allen Wirfs-Brock" w:date="2012-02-26T10:38:00Z"/>
        </w:rPr>
      </w:pPr>
      <w:ins w:id="21989" w:author="Rev 4 Allen Wirfs-Brock" w:date="2011-11-04T14:17:00Z">
        <w:del w:id="21990" w:author="Rev 6 Allen Wirfs-Brock" w:date="2012-02-26T10:38:00Z">
          <w:r w:rsidDel="00355E22">
            <w:delText>Return</w:delText>
          </w:r>
          <w:r w:rsidRPr="004418C4" w:rsidDel="00355E22">
            <w:delText>.</w:delText>
          </w:r>
        </w:del>
      </w:ins>
    </w:p>
    <w:p w14:paraId="14C5175E" w14:textId="77777777" w:rsidR="0096494E" w:rsidRPr="004418C4" w:rsidRDefault="0096494E" w:rsidP="0096494E">
      <w:pPr>
        <w:pStyle w:val="SyntaxRule"/>
        <w:spacing w:after="240"/>
        <w:rPr>
          <w:ins w:id="21991" w:author="Rev 4 Allen Wirfs-Brock" w:date="2011-11-04T14:31:00Z"/>
        </w:rPr>
      </w:pPr>
      <w:ins w:id="21992" w:author="Rev 4 Allen Wirfs-Brock" w:date="2011-11-04T14:31:00Z">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ins>
    </w:p>
    <w:p w14:paraId="681E3927" w14:textId="77777777" w:rsidR="0096494E" w:rsidRPr="004418C4" w:rsidRDefault="0096494E" w:rsidP="00596CFD">
      <w:pPr>
        <w:pStyle w:val="Alg3"/>
        <w:numPr>
          <w:ilvl w:val="0"/>
          <w:numId w:val="612"/>
        </w:numPr>
        <w:contextualSpacing/>
        <w:rPr>
          <w:ins w:id="21993" w:author="Rev 4 Allen Wirfs-Brock" w:date="2011-11-04T14:31:00Z"/>
        </w:rPr>
      </w:pPr>
      <w:ins w:id="21994" w:author="Rev 4 Allen Wirfs-Brock" w:date="2011-11-04T14:31:00Z">
        <w:r>
          <w:t xml:space="preserve">Let </w:t>
        </w:r>
      </w:ins>
      <w:ins w:id="21995" w:author="Rev 4 Allen Wirfs-Brock" w:date="2011-11-04T16:52:00Z">
        <w:r w:rsidR="00035180">
          <w:rPr>
            <w:i/>
          </w:rPr>
          <w:t>restI</w:t>
        </w:r>
      </w:ins>
      <w:ins w:id="21996" w:author="Rev 4 Allen Wirfs-Brock" w:date="2011-11-04T14:31:00Z">
        <w:r w:rsidRPr="00C7794D">
          <w:rPr>
            <w:i/>
          </w:rPr>
          <w:t>ndex</w:t>
        </w:r>
        <w:r>
          <w:t xml:space="preserve"> be the result of performing </w:t>
        </w:r>
      </w:ins>
      <w:ins w:id="21997" w:author="Rev 4 Allen Wirfs-Brock" w:date="2011-11-06T12:17:00Z">
        <w:r w:rsidR="0037654E">
          <w:t xml:space="preserve">Indexed </w:t>
        </w:r>
      </w:ins>
      <w:ins w:id="21998" w:author="Rev 4 Allen Wirfs-Brock" w:date="2011-11-04T14:31:00Z">
        <w:r>
          <w:t xml:space="preserve">Binding </w:t>
        </w:r>
        <w:del w:id="21999" w:author="Rev 6 Allen Wirfs-Brock" w:date="2012-02-27T15:47:00Z">
          <w:r w:rsidDel="00A113E2">
            <w:delText>Initialization</w:delText>
          </w:r>
        </w:del>
      </w:ins>
      <w:ins w:id="22000" w:author="Rev 6 Allen Wirfs-Brock" w:date="2012-02-27T15:47:00Z">
        <w:r w:rsidR="00A113E2">
          <w:t>Initialisation</w:t>
        </w:r>
      </w:ins>
      <w:ins w:id="22001" w:author="Rev 4 Allen Wirfs-Brock" w:date="2011-11-04T14:31:00Z">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ins>
      <w:ins w:id="22002" w:author="Rev 4 Allen Wirfs-Brock" w:date="2011-11-06T12:17:00Z">
        <w:del w:id="22003" w:author="Rev 7 Allen Wirfs-Brock" w:date="2012-04-12T14:05:00Z">
          <w:r w:rsidR="0037654E" w:rsidRPr="004418C4" w:rsidDel="00B438FC">
            <w:rPr>
              <w:i/>
            </w:rPr>
            <w:delText>lenValue</w:delText>
          </w:r>
          <w:r w:rsidR="0037654E" w:rsidRPr="004418C4" w:rsidDel="00B438FC">
            <w:delText>,</w:delText>
          </w:r>
          <w:r w:rsidR="0037654E" w:rsidRPr="004418C4" w:rsidDel="00B438FC">
            <w:rPr>
              <w:i/>
            </w:rPr>
            <w:delText xml:space="preserve"> </w:delText>
          </w:r>
        </w:del>
        <w:r w:rsidR="0037654E" w:rsidRPr="004418C4">
          <w:t>0</w:t>
        </w:r>
        <w:r w:rsidR="0037654E">
          <w:t>,</w:t>
        </w:r>
        <w:r w:rsidR="0037654E" w:rsidRPr="004418C4">
          <w:t xml:space="preserve"> and </w:t>
        </w:r>
        <w:r w:rsidR="0037654E">
          <w:rPr>
            <w:i/>
          </w:rPr>
          <w:t>environment</w:t>
        </w:r>
      </w:ins>
      <w:ins w:id="22004" w:author="Rev 4 Allen Wirfs-Brock" w:date="2011-11-04T14:31:00Z">
        <w:r w:rsidRPr="004418C4">
          <w:t xml:space="preserve"> as the arguments.</w:t>
        </w:r>
      </w:ins>
    </w:p>
    <w:p w14:paraId="6A837C5C" w14:textId="77777777" w:rsidR="00351628" w:rsidRDefault="00351628" w:rsidP="00351628">
      <w:pPr>
        <w:pStyle w:val="Alg4"/>
        <w:numPr>
          <w:ilvl w:val="0"/>
          <w:numId w:val="612"/>
        </w:numPr>
        <w:contextualSpacing/>
        <w:rPr>
          <w:ins w:id="22005" w:author="Rev 6 Allen Wirfs-Brock" w:date="2012-02-26T10:45:00Z"/>
        </w:rPr>
      </w:pPr>
      <w:ins w:id="22006" w:author="Rev 6 Allen Wirfs-Brock" w:date="2012-02-26T10:45:00Z">
        <w:r>
          <w:t>ReturnIfAbrupt(</w:t>
        </w:r>
      </w:ins>
      <w:ins w:id="22007" w:author="Rev 6 Allen Wirfs-Brock" w:date="2012-02-26T10:46:00Z">
        <w:r>
          <w:rPr>
            <w:i/>
          </w:rPr>
          <w:t>restI</w:t>
        </w:r>
        <w:r w:rsidRPr="00C7794D">
          <w:rPr>
            <w:i/>
          </w:rPr>
          <w:t>ndex</w:t>
        </w:r>
      </w:ins>
      <w:ins w:id="22008" w:author="Rev 6 Allen Wirfs-Brock" w:date="2012-02-26T10:45:00Z">
        <w:r>
          <w:t>).</w:t>
        </w:r>
      </w:ins>
    </w:p>
    <w:p w14:paraId="5146C48A" w14:textId="77777777" w:rsidR="0096494E" w:rsidRPr="004418C4" w:rsidRDefault="00355E22" w:rsidP="00355E22">
      <w:pPr>
        <w:pStyle w:val="Alg3"/>
        <w:numPr>
          <w:ilvl w:val="0"/>
          <w:numId w:val="612"/>
        </w:numPr>
        <w:spacing w:after="240"/>
        <w:contextualSpacing/>
        <w:rPr>
          <w:ins w:id="22009" w:author="Rev 4 Allen Wirfs-Brock" w:date="2011-11-04T14:32:00Z"/>
        </w:rPr>
      </w:pPr>
      <w:ins w:id="22010" w:author="Rev 6 Allen Wirfs-Brock" w:date="2012-02-26T10:38:00Z">
        <w:r>
          <w:t xml:space="preserve">Return the result of performing </w:t>
        </w:r>
      </w:ins>
      <w:ins w:id="22011" w:author="Rev 4 Allen Wirfs-Brock" w:date="2011-11-04T14:32:00Z">
        <w:del w:id="22012" w:author="Rev 6 Allen Wirfs-Brock" w:date="2012-02-26T10:38:00Z">
          <w:r w:rsidR="0096494E" w:rsidDel="00355E22">
            <w:delText xml:space="preserve">Perform </w:delText>
          </w:r>
        </w:del>
      </w:ins>
      <w:ins w:id="22013" w:author="Rev 4 Allen Wirfs-Brock" w:date="2011-11-06T12:18:00Z">
        <w:r w:rsidR="0037654E">
          <w:t xml:space="preserve">Indexed </w:t>
        </w:r>
      </w:ins>
      <w:ins w:id="22014" w:author="Rev 4 Allen Wirfs-Brock" w:date="2011-11-04T14:32:00Z">
        <w:r w:rsidR="0096494E">
          <w:t xml:space="preserve">Binding </w:t>
        </w:r>
        <w:del w:id="22015" w:author="Rev 6 Allen Wirfs-Brock" w:date="2012-02-27T15:47:00Z">
          <w:r w:rsidR="0096494E" w:rsidDel="00A113E2">
            <w:delText>Initialization</w:delText>
          </w:r>
        </w:del>
      </w:ins>
      <w:ins w:id="22016" w:author="Rev 6 Allen Wirfs-Brock" w:date="2012-02-27T15:47:00Z">
        <w:r w:rsidR="00A113E2">
          <w:t>Initialisation</w:t>
        </w:r>
      </w:ins>
      <w:ins w:id="22017" w:author="Rev 4 Allen Wirfs-Brock" w:date="2011-11-04T14:32:00Z">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ins>
      <w:ins w:id="22018" w:author="Rev 4 Allen Wirfs-Brock" w:date="2011-11-06T12:19:00Z">
        <w:del w:id="22019" w:author="Rev 8 Allen Wirfs-Brock" w:date="2012-05-05T10:36:00Z">
          <w:r w:rsidR="0037654E" w:rsidRPr="004418C4" w:rsidDel="00FE5F37">
            <w:rPr>
              <w:i/>
            </w:rPr>
            <w:delText>lenValue</w:delText>
          </w:r>
          <w:r w:rsidR="0037654E" w:rsidRPr="004418C4" w:rsidDel="00FE5F37">
            <w:delText>,</w:delText>
          </w:r>
          <w:r w:rsidR="0037654E" w:rsidRPr="004418C4" w:rsidDel="00FE5F37">
            <w:rPr>
              <w:i/>
            </w:rPr>
            <w:delText xml:space="preserve"> </w:delText>
          </w:r>
        </w:del>
        <w:r w:rsidR="0037654E">
          <w:rPr>
            <w:i/>
          </w:rPr>
          <w:t>restI</w:t>
        </w:r>
        <w:r w:rsidR="0037654E" w:rsidRPr="004418C4">
          <w:rPr>
            <w:i/>
          </w:rPr>
          <w:t>ndex</w:t>
        </w:r>
      </w:ins>
      <w:ins w:id="22020" w:author="Rev 6 Allen Wirfs-Brock" w:date="2012-02-26T10:46:00Z">
        <w:del w:id="22021" w:author="Rev 7 Allen Wirfs-Brock" w:date="2012-04-09T16:31:00Z">
          <w:r w:rsidR="00351628" w:rsidRPr="0027695A" w:rsidDel="008F79D4">
            <w:delText>.[[value]]</w:delText>
          </w:r>
        </w:del>
      </w:ins>
      <w:ins w:id="22022" w:author="Rev 4 Allen Wirfs-Brock" w:date="2011-11-06T12:19:00Z">
        <w:r w:rsidR="0037654E">
          <w:t>,</w:t>
        </w:r>
        <w:r w:rsidR="0037654E" w:rsidRPr="004418C4">
          <w:t xml:space="preserve"> and </w:t>
        </w:r>
        <w:r w:rsidR="0037654E">
          <w:rPr>
            <w:i/>
          </w:rPr>
          <w:t>environment</w:t>
        </w:r>
        <w:r w:rsidR="0037654E">
          <w:t xml:space="preserve"> </w:t>
        </w:r>
      </w:ins>
      <w:ins w:id="22023" w:author="Rev 4 Allen Wirfs-Brock" w:date="2011-11-04T14:32:00Z">
        <w:r w:rsidR="0096494E" w:rsidRPr="004418C4">
          <w:t>as the arguments.</w:t>
        </w:r>
      </w:ins>
    </w:p>
    <w:p w14:paraId="22EECA49" w14:textId="77777777" w:rsidR="0096494E" w:rsidRPr="004418C4" w:rsidDel="00355E22" w:rsidRDefault="0096494E" w:rsidP="00596CFD">
      <w:pPr>
        <w:pStyle w:val="Alg4"/>
        <w:numPr>
          <w:ilvl w:val="0"/>
          <w:numId w:val="612"/>
        </w:numPr>
        <w:spacing w:after="220"/>
        <w:contextualSpacing/>
        <w:rPr>
          <w:ins w:id="22024" w:author="Rev 4 Allen Wirfs-Brock" w:date="2011-11-04T14:31:00Z"/>
          <w:del w:id="22025" w:author="Rev 6 Allen Wirfs-Brock" w:date="2012-02-26T10:39:00Z"/>
        </w:rPr>
      </w:pPr>
      <w:ins w:id="22026" w:author="Rev 4 Allen Wirfs-Brock" w:date="2011-11-04T14:31:00Z">
        <w:del w:id="22027" w:author="Rev 6 Allen Wirfs-Brock" w:date="2012-02-26T10:39:00Z">
          <w:r w:rsidDel="00355E22">
            <w:delText>Return</w:delText>
          </w:r>
          <w:r w:rsidRPr="004418C4" w:rsidDel="00355E22">
            <w:delText>.</w:delText>
          </w:r>
        </w:del>
      </w:ins>
    </w:p>
    <w:p w14:paraId="3DD3186E" w14:textId="77777777" w:rsidR="00CD359C" w:rsidRDefault="00CD359C" w:rsidP="00CD359C">
      <w:pPr>
        <w:keepNext/>
        <w:rPr>
          <w:ins w:id="22028" w:author="Rev 4 Allen Wirfs-Brock" w:date="2011-11-06T12:09:00Z"/>
          <w:rFonts w:ascii="Helvetica" w:hAnsi="Helvetica"/>
          <w:b/>
          <w:spacing w:val="6"/>
        </w:rPr>
      </w:pPr>
      <w:ins w:id="22029" w:author="Rev 4 Allen Wirfs-Brock" w:date="2011-11-06T12:09:00Z">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del w:id="22030" w:author="Rev 6 Allen Wirfs-Brock" w:date="2012-02-27T15:47:00Z">
          <w:r w:rsidRPr="004418C4" w:rsidDel="00A113E2">
            <w:rPr>
              <w:rFonts w:ascii="Helvetica" w:hAnsi="Helvetica"/>
              <w:b/>
              <w:spacing w:val="6"/>
            </w:rPr>
            <w:delText>Initialization</w:delText>
          </w:r>
        </w:del>
      </w:ins>
      <w:ins w:id="22031" w:author="Rev 6 Allen Wirfs-Brock" w:date="2012-02-27T15:47:00Z">
        <w:r w:rsidR="00A113E2">
          <w:rPr>
            <w:rFonts w:ascii="Helvetica" w:hAnsi="Helvetica"/>
            <w:b/>
            <w:spacing w:val="6"/>
          </w:rPr>
          <w:t>Initialisation</w:t>
        </w:r>
      </w:ins>
    </w:p>
    <w:p w14:paraId="665CF97E" w14:textId="77777777" w:rsidR="00CD359C" w:rsidRPr="004418C4" w:rsidRDefault="00CD359C" w:rsidP="00CD359C">
      <w:pPr>
        <w:ind w:left="360"/>
        <w:rPr>
          <w:ins w:id="22032" w:author="Rev 4 Allen Wirfs-Brock" w:date="2011-11-06T12:09:00Z"/>
        </w:rPr>
      </w:pPr>
      <w:ins w:id="22033" w:author="Rev 4 Allen Wirfs-Brock" w:date="2011-11-06T12:09:00Z">
        <w:r>
          <w:t>W</w:t>
        </w:r>
        <w:r w:rsidRPr="004418C4">
          <w:t xml:space="preserve">ith </w:t>
        </w:r>
        <w:r>
          <w:t>parameters</w:t>
        </w:r>
        <w:r w:rsidRPr="004418C4">
          <w:t xml:space="preserve"> </w:t>
        </w:r>
        <w:r>
          <w:rPr>
            <w:rFonts w:ascii="Times New Roman" w:hAnsi="Times New Roman"/>
            <w:i/>
          </w:rPr>
          <w:t>array</w:t>
        </w:r>
        <w:r>
          <w:t xml:space="preserve">, </w:t>
        </w:r>
        <w:del w:id="22034" w:author="Rev 7 Allen Wirfs-Brock" w:date="2012-04-12T14:05:00Z">
          <w:r w:rsidRPr="004418C4" w:rsidDel="00B438FC">
            <w:rPr>
              <w:rFonts w:ascii="Times New Roman" w:hAnsi="Times New Roman"/>
              <w:i/>
            </w:rPr>
            <w:delText>arrayLength</w:delText>
          </w:r>
          <w:r w:rsidDel="00B438FC">
            <w:rPr>
              <w:rFonts w:ascii="Times New Roman" w:hAnsi="Times New Roman"/>
              <w:i/>
            </w:rPr>
            <w:delText xml:space="preserve">, </w:delText>
          </w:r>
        </w:del>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ins>
    </w:p>
    <w:p w14:paraId="17DC4632" w14:textId="77777777" w:rsidR="00E72872" w:rsidRPr="004418C4" w:rsidRDefault="00E72872" w:rsidP="00E72872">
      <w:pPr>
        <w:pStyle w:val="SyntaxRule"/>
        <w:spacing w:after="240"/>
        <w:rPr>
          <w:ins w:id="22035" w:author="Rev 4 Allen Wirfs-Brock" w:date="2011-11-04T14:42:00Z"/>
        </w:rPr>
      </w:pPr>
      <w:ins w:id="22036" w:author="Rev 4 Allen Wirfs-Brock" w:date="2011-11-04T14:42:00Z">
        <w:r w:rsidRPr="004418C4">
          <w:t>Formal</w:t>
        </w:r>
      </w:ins>
      <w:ins w:id="22037" w:author="Rev 6 Allen Wirfs-Brock" w:date="2012-02-27T15:55:00Z">
        <w:r w:rsidR="003471DC">
          <w:t>s</w:t>
        </w:r>
      </w:ins>
      <w:ins w:id="22038" w:author="Rev 4 Allen Wirfs-Brock" w:date="2011-11-04T14:42:00Z">
        <w:r w:rsidRPr="004418C4">
          <w:t xml:space="preserve">List </w:t>
        </w:r>
        <w:r w:rsidRPr="004418C4">
          <w:rPr>
            <w:rFonts w:ascii="Arial" w:hAnsi="Arial"/>
            <w:b/>
            <w:i w:val="0"/>
          </w:rPr>
          <w:t>:</w:t>
        </w:r>
        <w:r>
          <w:rPr>
            <w:rFonts w:ascii="Arial" w:hAnsi="Arial"/>
            <w:b/>
            <w:i w:val="0"/>
          </w:rPr>
          <w:t xml:space="preserve"> </w:t>
        </w:r>
        <w:r>
          <w:t>FormalParameter</w:t>
        </w:r>
      </w:ins>
    </w:p>
    <w:p w14:paraId="787DA375" w14:textId="77777777" w:rsidR="00E72872" w:rsidRPr="004418C4" w:rsidRDefault="00355E22" w:rsidP="00596CFD">
      <w:pPr>
        <w:pStyle w:val="Alg3"/>
        <w:numPr>
          <w:ilvl w:val="0"/>
          <w:numId w:val="613"/>
        </w:numPr>
        <w:contextualSpacing/>
        <w:rPr>
          <w:ins w:id="22039" w:author="Rev 4 Allen Wirfs-Brock" w:date="2011-11-04T14:42:00Z"/>
        </w:rPr>
      </w:pPr>
      <w:ins w:id="22040" w:author="Rev 6 Allen Wirfs-Brock" w:date="2012-02-26T10:44:00Z">
        <w:r>
          <w:t xml:space="preserve">Let </w:t>
        </w:r>
        <w:r w:rsidRPr="00351628">
          <w:rPr>
            <w:i/>
          </w:rPr>
          <w:t>status</w:t>
        </w:r>
        <w:r>
          <w:t xml:space="preserve"> be the result of performing </w:t>
        </w:r>
      </w:ins>
      <w:ins w:id="22041" w:author="Rev 7 Allen Wirfs-Brock" w:date="2012-04-12T13:58:00Z">
        <w:r w:rsidR="00055BD5">
          <w:t>Indexed</w:t>
        </w:r>
      </w:ins>
      <w:ins w:id="22042" w:author="Rev 7 Allen Wirfs-Brock" w:date="2012-04-12T13:47:00Z">
        <w:r w:rsidR="00735C7E">
          <w:t xml:space="preserve"> </w:t>
        </w:r>
      </w:ins>
      <w:ins w:id="22043" w:author="Rev 4 Allen Wirfs-Brock" w:date="2011-11-04T14:42:00Z">
        <w:del w:id="22044" w:author="Rev 6 Allen Wirfs-Brock" w:date="2012-02-26T10:44:00Z">
          <w:r w:rsidR="00E72872" w:rsidDel="00355E22">
            <w:delText xml:space="preserve">Perform </w:delText>
          </w:r>
        </w:del>
        <w:r w:rsidR="00E72872">
          <w:t xml:space="preserve">Binding </w:t>
        </w:r>
        <w:del w:id="22045" w:author="Rev 6 Allen Wirfs-Brock" w:date="2012-02-27T15:47:00Z">
          <w:r w:rsidR="00E72872" w:rsidDel="00A113E2">
            <w:delText>Initialization</w:delText>
          </w:r>
        </w:del>
      </w:ins>
      <w:ins w:id="22046" w:author="Rev 6 Allen Wirfs-Brock" w:date="2012-02-27T15:47:00Z">
        <w:r w:rsidR="00A113E2">
          <w:t>Initialisation</w:t>
        </w:r>
      </w:ins>
      <w:ins w:id="22047" w:author="Rev 4 Allen Wirfs-Brock" w:date="2011-11-04T14:42:00Z">
        <w:r w:rsidR="00E72872">
          <w:t xml:space="preserve"> for</w:t>
        </w:r>
        <w:r w:rsidR="00E72872" w:rsidRPr="004418C4">
          <w:t xml:space="preserve"> </w:t>
        </w:r>
      </w:ins>
      <w:ins w:id="22048" w:author="Rev 4 Allen Wirfs-Brock" w:date="2011-11-04T16:49:00Z">
        <w:r w:rsidR="00035180" w:rsidRPr="00035180">
          <w:rPr>
            <w:i/>
          </w:rPr>
          <w:t xml:space="preserve">FormalParameter </w:t>
        </w:r>
      </w:ins>
      <w:ins w:id="22049" w:author="Rev 4 Allen Wirfs-Brock" w:date="2011-11-04T14:42:00Z">
        <w:r w:rsidR="00E72872" w:rsidRPr="004418C4">
          <w:t xml:space="preserve">using </w:t>
        </w:r>
        <w:del w:id="22050" w:author="Rev 7 Allen Wirfs-Brock" w:date="2012-04-12T14:12:00Z">
          <w:r w:rsidR="00E72872" w:rsidDel="00B438FC">
            <w:rPr>
              <w:i/>
            </w:rPr>
            <w:delText>value</w:delText>
          </w:r>
        </w:del>
      </w:ins>
      <w:ins w:id="22051" w:author="Rev 7 Allen Wirfs-Brock" w:date="2012-04-12T14:12:00Z">
        <w:r w:rsidR="00B438FC">
          <w:rPr>
            <w:i/>
          </w:rPr>
          <w:t>array</w:t>
        </w:r>
      </w:ins>
      <w:ins w:id="22052" w:author="Rev 4 Allen Wirfs-Brock" w:date="2011-11-04T14:42:00Z">
        <w:r w:rsidR="00E72872" w:rsidRPr="004418C4">
          <w:t>,</w:t>
        </w:r>
        <w:r w:rsidR="00E72872" w:rsidRPr="004418C4">
          <w:rPr>
            <w:i/>
          </w:rPr>
          <w:t xml:space="preserve"> env</w:t>
        </w:r>
        <w:r w:rsidR="00E72872" w:rsidRPr="004418C4">
          <w:t xml:space="preserve">,  and </w:t>
        </w:r>
      </w:ins>
      <w:ins w:id="22053" w:author="Rev 7 Allen Wirfs-Brock" w:date="2012-04-12T13:48:00Z">
        <w:r w:rsidR="00735C7E">
          <w:rPr>
            <w:i/>
          </w:rPr>
          <w:t>next</w:t>
        </w:r>
      </w:ins>
      <w:ins w:id="22054" w:author="Rev 4 Allen Wirfs-Brock" w:date="2011-11-04T14:42:00Z">
        <w:del w:id="22055" w:author="Rev 7 Allen Wirfs-Brock" w:date="2012-04-12T13:48:00Z">
          <w:r w:rsidR="00E72872" w:rsidRPr="004418C4" w:rsidDel="00735C7E">
            <w:rPr>
              <w:i/>
            </w:rPr>
            <w:delText>i</w:delText>
          </w:r>
        </w:del>
      </w:ins>
      <w:ins w:id="22056" w:author="Rev 7 Allen Wirfs-Brock" w:date="2012-04-12T13:48:00Z">
        <w:r w:rsidR="00735C7E">
          <w:rPr>
            <w:i/>
          </w:rPr>
          <w:t>I</w:t>
        </w:r>
      </w:ins>
      <w:ins w:id="22057" w:author="Rev 4 Allen Wirfs-Brock" w:date="2011-11-04T14:42:00Z">
        <w:r w:rsidR="00E72872" w:rsidRPr="004418C4">
          <w:rPr>
            <w:i/>
          </w:rPr>
          <w:t>ndex</w:t>
        </w:r>
        <w:r w:rsidR="00E72872" w:rsidRPr="004418C4">
          <w:t xml:space="preserve"> as the arguments.</w:t>
        </w:r>
      </w:ins>
    </w:p>
    <w:p w14:paraId="06F4C1A8" w14:textId="77777777" w:rsidR="00355E22" w:rsidRDefault="00355E22" w:rsidP="00355E22">
      <w:pPr>
        <w:pStyle w:val="Alg4"/>
        <w:numPr>
          <w:ilvl w:val="0"/>
          <w:numId w:val="613"/>
        </w:numPr>
        <w:spacing w:after="220"/>
        <w:contextualSpacing/>
        <w:rPr>
          <w:ins w:id="22058" w:author="Rev 6 Allen Wirfs-Brock" w:date="2012-02-26T10:44:00Z"/>
        </w:rPr>
      </w:pPr>
      <w:ins w:id="22059" w:author="Rev 6 Allen Wirfs-Brock" w:date="2012-02-26T10:44:00Z">
        <w:r>
          <w:t>ReturnIfAbrupt(</w:t>
        </w:r>
        <w:r w:rsidRPr="00351628">
          <w:rPr>
            <w:i/>
          </w:rPr>
          <w:t>status</w:t>
        </w:r>
        <w:r>
          <w:t>).</w:t>
        </w:r>
      </w:ins>
    </w:p>
    <w:p w14:paraId="76B61123" w14:textId="77777777" w:rsidR="00E72872" w:rsidRPr="004418C4" w:rsidRDefault="00E72872" w:rsidP="00596CFD">
      <w:pPr>
        <w:pStyle w:val="Alg4"/>
        <w:numPr>
          <w:ilvl w:val="0"/>
          <w:numId w:val="613"/>
        </w:numPr>
        <w:spacing w:after="220"/>
        <w:contextualSpacing/>
        <w:rPr>
          <w:ins w:id="22060" w:author="Rev 4 Allen Wirfs-Brock" w:date="2011-11-04T14:42:00Z"/>
        </w:rPr>
      </w:pPr>
      <w:ins w:id="22061" w:author="Rev 4 Allen Wirfs-Brock" w:date="2011-11-04T14:42:00Z">
        <w:r>
          <w:t>Return</w:t>
        </w:r>
      </w:ins>
      <w:ins w:id="22062" w:author="Rev 4 Allen Wirfs-Brock" w:date="2011-11-04T14:44:00Z">
        <w:r>
          <w:t xml:space="preserve"> </w:t>
        </w:r>
        <w:del w:id="22063" w:author="Rev 7 Allen Wirfs-Brock" w:date="2012-04-12T13:48:00Z">
          <w:r w:rsidRPr="00C7794D" w:rsidDel="00735C7E">
            <w:rPr>
              <w:i/>
            </w:rPr>
            <w:delText>i</w:delText>
          </w:r>
        </w:del>
      </w:ins>
      <w:ins w:id="22064" w:author="Rev 7 Allen Wirfs-Brock" w:date="2012-04-12T13:48:00Z">
        <w:r w:rsidR="00735C7E">
          <w:rPr>
            <w:i/>
          </w:rPr>
          <w:t>nextI</w:t>
        </w:r>
      </w:ins>
      <w:ins w:id="22065" w:author="Rev 4 Allen Wirfs-Brock" w:date="2011-11-04T14:44:00Z">
        <w:r w:rsidRPr="00C7794D">
          <w:rPr>
            <w:i/>
          </w:rPr>
          <w:t>ndex</w:t>
        </w:r>
        <w:r>
          <w:t xml:space="preserve"> + 1</w:t>
        </w:r>
      </w:ins>
      <w:ins w:id="22066" w:author="Rev 4 Allen Wirfs-Brock" w:date="2011-11-04T14:42:00Z">
        <w:r w:rsidRPr="004418C4">
          <w:t>.</w:t>
        </w:r>
      </w:ins>
    </w:p>
    <w:p w14:paraId="41BC5404" w14:textId="77777777" w:rsidR="00035180" w:rsidRPr="004418C4" w:rsidRDefault="00035180" w:rsidP="00035180">
      <w:pPr>
        <w:pStyle w:val="SyntaxRule"/>
        <w:spacing w:after="240"/>
        <w:rPr>
          <w:ins w:id="22067" w:author="Rev 4 Allen Wirfs-Brock" w:date="2011-11-04T16:48:00Z"/>
        </w:rPr>
      </w:pPr>
      <w:ins w:id="22068" w:author="Rev 4 Allen Wirfs-Brock" w:date="2011-11-04T16:48:00Z">
        <w:r w:rsidRPr="004418C4">
          <w:t>Formal</w:t>
        </w:r>
      </w:ins>
      <w:ins w:id="22069" w:author="Rev 6 Allen Wirfs-Brock" w:date="2012-02-27T15:55:00Z">
        <w:r w:rsidR="003471DC">
          <w:t>s</w:t>
        </w:r>
      </w:ins>
      <w:ins w:id="22070" w:author="Rev 4 Allen Wirfs-Brock" w:date="2011-11-04T16:48:00Z">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ins>
    </w:p>
    <w:p w14:paraId="70EFF14C" w14:textId="77777777" w:rsidR="00035180" w:rsidRPr="004418C4" w:rsidRDefault="00035180" w:rsidP="00596CFD">
      <w:pPr>
        <w:pStyle w:val="Alg3"/>
        <w:numPr>
          <w:ilvl w:val="0"/>
          <w:numId w:val="614"/>
        </w:numPr>
        <w:contextualSpacing/>
        <w:rPr>
          <w:ins w:id="22071" w:author="Rev 4 Allen Wirfs-Brock" w:date="2011-11-04T16:50:00Z"/>
        </w:rPr>
      </w:pPr>
      <w:ins w:id="22072" w:author="Rev 4 Allen Wirfs-Brock" w:date="2011-11-04T16:50:00Z">
        <w:r>
          <w:t xml:space="preserve">Let </w:t>
        </w:r>
        <w:r>
          <w:rPr>
            <w:i/>
          </w:rPr>
          <w:t>lastI</w:t>
        </w:r>
        <w:r w:rsidRPr="004418C4">
          <w:rPr>
            <w:i/>
          </w:rPr>
          <w:t>ndex</w:t>
        </w:r>
        <w:r>
          <w:t xml:space="preserve"> be the result of performing </w:t>
        </w:r>
      </w:ins>
      <w:ins w:id="22073" w:author="Rev 4 Allen Wirfs-Brock" w:date="2011-11-06T12:20:00Z">
        <w:r w:rsidR="0037654E">
          <w:t xml:space="preserve">Indexed </w:t>
        </w:r>
      </w:ins>
      <w:ins w:id="22074" w:author="Rev 4 Allen Wirfs-Brock" w:date="2011-11-04T16:50:00Z">
        <w:r>
          <w:t xml:space="preserve">Binding </w:t>
        </w:r>
        <w:del w:id="22075" w:author="Rev 6 Allen Wirfs-Brock" w:date="2012-02-27T15:47:00Z">
          <w:r w:rsidDel="00A113E2">
            <w:delText>Initialization</w:delText>
          </w:r>
        </w:del>
      </w:ins>
      <w:ins w:id="22076" w:author="Rev 6 Allen Wirfs-Brock" w:date="2012-02-27T15:47:00Z">
        <w:r w:rsidR="00A113E2">
          <w:t>Initialisation</w:t>
        </w:r>
      </w:ins>
      <w:ins w:id="22077" w:author="Rev 4 Allen Wirfs-Brock" w:date="2011-11-04T16:50:00Z">
        <w:r>
          <w:t xml:space="preserve"> for</w:t>
        </w:r>
        <w:r w:rsidRPr="004418C4">
          <w:t xml:space="preserve"> </w:t>
        </w:r>
        <w:r w:rsidRPr="0096494E">
          <w:rPr>
            <w:i/>
          </w:rPr>
          <w:t xml:space="preserve">FormalsList </w:t>
        </w:r>
        <w:r w:rsidRPr="004418C4">
          <w:t xml:space="preserve">using </w:t>
        </w:r>
        <w:del w:id="22078" w:author="Rev 7 Allen Wirfs-Brock" w:date="2012-04-12T14:13:00Z">
          <w:r w:rsidDel="00D14561">
            <w:rPr>
              <w:i/>
            </w:rPr>
            <w:delText>value</w:delText>
          </w:r>
        </w:del>
      </w:ins>
      <w:ins w:id="22079" w:author="Rev 7 Allen Wirfs-Brock" w:date="2012-04-12T14:13:00Z">
        <w:r w:rsidR="00D14561">
          <w:rPr>
            <w:i/>
          </w:rPr>
          <w:t>array</w:t>
        </w:r>
      </w:ins>
      <w:ins w:id="22080" w:author="Rev 4 Allen Wirfs-Brock" w:date="2011-11-04T16:50:00Z">
        <w:r w:rsidRPr="004418C4">
          <w:t>,</w:t>
        </w:r>
      </w:ins>
      <w:ins w:id="22081" w:author="Rev 4 Allen Wirfs-Brock" w:date="2011-11-06T12:23:00Z">
        <w:r w:rsidR="00A34113">
          <w:rPr>
            <w:i/>
          </w:rPr>
          <w:t xml:space="preserve"> </w:t>
        </w:r>
      </w:ins>
      <w:ins w:id="22082" w:author="Rev 4 Allen Wirfs-Brock" w:date="2011-11-06T12:20:00Z">
        <w:r w:rsidR="0037654E" w:rsidRPr="004418C4">
          <w:rPr>
            <w:i/>
          </w:rPr>
          <w:t xml:space="preserve"> </w:t>
        </w:r>
        <w:del w:id="22083" w:author="Rev 7 Allen Wirfs-Brock" w:date="2012-04-12T14:13:00Z">
          <w:r w:rsidR="0037654E" w:rsidRPr="004418C4" w:rsidDel="00D14561">
            <w:rPr>
              <w:i/>
            </w:rPr>
            <w:delText>lenValue</w:delText>
          </w:r>
          <w:r w:rsidR="0037654E" w:rsidRPr="004418C4" w:rsidDel="00D14561">
            <w:delText>,</w:delText>
          </w:r>
          <w:r w:rsidR="0037654E" w:rsidRPr="004418C4" w:rsidDel="00D14561">
            <w:rPr>
              <w:i/>
            </w:rPr>
            <w:delText xml:space="preserve"> </w:delText>
          </w:r>
        </w:del>
        <w:r w:rsidR="0037654E">
          <w:rPr>
            <w:i/>
          </w:rPr>
          <w:t>nextIndex</w:t>
        </w:r>
        <w:r w:rsidR="0037654E">
          <w:t>,</w:t>
        </w:r>
        <w:r w:rsidR="0037654E" w:rsidRPr="004418C4">
          <w:t xml:space="preserve"> and </w:t>
        </w:r>
        <w:r w:rsidR="0037654E">
          <w:rPr>
            <w:i/>
          </w:rPr>
          <w:t>environment</w:t>
        </w:r>
        <w:r w:rsidR="0037654E">
          <w:t xml:space="preserve"> </w:t>
        </w:r>
      </w:ins>
      <w:ins w:id="22084" w:author="Rev 4 Allen Wirfs-Brock" w:date="2011-11-04T16:50:00Z">
        <w:r w:rsidRPr="004418C4">
          <w:t>as the arguments.</w:t>
        </w:r>
      </w:ins>
    </w:p>
    <w:p w14:paraId="4008D444" w14:textId="77777777" w:rsidR="00735C7E" w:rsidRDefault="00735C7E" w:rsidP="00596CFD">
      <w:pPr>
        <w:pStyle w:val="Alg3"/>
        <w:numPr>
          <w:ilvl w:val="0"/>
          <w:numId w:val="614"/>
        </w:numPr>
        <w:contextualSpacing/>
        <w:rPr>
          <w:ins w:id="22085" w:author="Rev 7 Allen Wirfs-Brock" w:date="2012-04-12T13:49:00Z"/>
        </w:rPr>
      </w:pPr>
      <w:ins w:id="22086" w:author="Rev 7 Allen Wirfs-Brock" w:date="2012-04-12T13:49:00Z">
        <w:r>
          <w:t>ReturnIfAbrupt(</w:t>
        </w:r>
      </w:ins>
      <w:ins w:id="22087" w:author="Rev 7 Allen Wirfs-Brock" w:date="2012-04-12T13:50:00Z">
        <w:r>
          <w:rPr>
            <w:i/>
          </w:rPr>
          <w:t>lastIndex</w:t>
        </w:r>
      </w:ins>
      <w:ins w:id="22088" w:author="Rev 7 Allen Wirfs-Brock" w:date="2012-04-12T13:49:00Z">
        <w:r>
          <w:t>).</w:t>
        </w:r>
      </w:ins>
    </w:p>
    <w:p w14:paraId="2DC3FEA9" w14:textId="77777777" w:rsidR="00035180" w:rsidRPr="004418C4" w:rsidRDefault="00035180" w:rsidP="00596CFD">
      <w:pPr>
        <w:pStyle w:val="Alg3"/>
        <w:numPr>
          <w:ilvl w:val="0"/>
          <w:numId w:val="614"/>
        </w:numPr>
        <w:contextualSpacing/>
        <w:rPr>
          <w:ins w:id="22089" w:author="Rev 4 Allen Wirfs-Brock" w:date="2011-11-04T16:48:00Z"/>
        </w:rPr>
      </w:pPr>
      <w:ins w:id="22090" w:author="Rev 4 Allen Wirfs-Brock" w:date="2011-11-04T16:48:00Z">
        <w:del w:id="22091" w:author="Rev 6 Allen Wirfs-Brock" w:date="2012-02-26T10:43:00Z">
          <w:r w:rsidDel="00355E22">
            <w:delText>Perform</w:delText>
          </w:r>
        </w:del>
      </w:ins>
      <w:ins w:id="22092" w:author="Rev 6 Allen Wirfs-Brock" w:date="2012-02-26T10:43:00Z">
        <w:r w:rsidR="00355E22">
          <w:t xml:space="preserve">Let </w:t>
        </w:r>
        <w:r w:rsidR="00355E22" w:rsidRPr="00DE13A5">
          <w:rPr>
            <w:i/>
          </w:rPr>
          <w:t>status</w:t>
        </w:r>
        <w:r w:rsidR="00355E22">
          <w:t xml:space="preserve"> be the result of performing</w:t>
        </w:r>
      </w:ins>
      <w:ins w:id="22093" w:author="Rev 4 Allen Wirfs-Brock" w:date="2011-11-04T16:48:00Z">
        <w:r>
          <w:t xml:space="preserve"> </w:t>
        </w:r>
      </w:ins>
      <w:ins w:id="22094" w:author="Rev 4 Allen Wirfs-Brock" w:date="2011-11-06T12:23:00Z">
        <w:r w:rsidR="0037654E">
          <w:t xml:space="preserve">Indexed </w:t>
        </w:r>
      </w:ins>
      <w:ins w:id="22095" w:author="Rev 4 Allen Wirfs-Brock" w:date="2011-11-04T16:48:00Z">
        <w:r>
          <w:t xml:space="preserve">Binding </w:t>
        </w:r>
        <w:del w:id="22096" w:author="Rev 6 Allen Wirfs-Brock" w:date="2012-02-27T15:47:00Z">
          <w:r w:rsidDel="00A113E2">
            <w:delText>Initialization</w:delText>
          </w:r>
        </w:del>
      </w:ins>
      <w:ins w:id="22097" w:author="Rev 6 Allen Wirfs-Brock" w:date="2012-02-27T15:47:00Z">
        <w:r w:rsidR="00A113E2">
          <w:t>Initialisation</w:t>
        </w:r>
      </w:ins>
      <w:ins w:id="22098" w:author="Rev 4 Allen Wirfs-Brock" w:date="2011-11-04T16:48:00Z">
        <w:r>
          <w:t xml:space="preserve"> for</w:t>
        </w:r>
        <w:r w:rsidRPr="004418C4">
          <w:t xml:space="preserve"> </w:t>
        </w:r>
      </w:ins>
      <w:ins w:id="22099" w:author="Rev 4 Allen Wirfs-Brock" w:date="2011-11-04T16:49:00Z">
        <w:r w:rsidRPr="00035180">
          <w:rPr>
            <w:i/>
          </w:rPr>
          <w:t xml:space="preserve">FormalParameter </w:t>
        </w:r>
      </w:ins>
      <w:ins w:id="22100" w:author="Rev 4 Allen Wirfs-Brock" w:date="2011-11-04T16:48:00Z">
        <w:r w:rsidRPr="004418C4">
          <w:t xml:space="preserve">using </w:t>
        </w:r>
        <w:del w:id="22101" w:author="Rev 7 Allen Wirfs-Brock" w:date="2012-04-12T14:14:00Z">
          <w:r w:rsidDel="00D14561">
            <w:rPr>
              <w:i/>
            </w:rPr>
            <w:delText>value</w:delText>
          </w:r>
        </w:del>
      </w:ins>
      <w:ins w:id="22102" w:author="Rev 7 Allen Wirfs-Brock" w:date="2012-04-12T14:14:00Z">
        <w:r w:rsidR="00D14561">
          <w:rPr>
            <w:i/>
          </w:rPr>
          <w:t>array</w:t>
        </w:r>
      </w:ins>
      <w:ins w:id="22103" w:author="Rev 4 Allen Wirfs-Brock" w:date="2011-11-04T16:48:00Z">
        <w:r w:rsidRPr="004418C4">
          <w:t>,</w:t>
        </w:r>
        <w:r w:rsidRPr="004418C4">
          <w:rPr>
            <w:i/>
          </w:rPr>
          <w:t xml:space="preserve"> </w:t>
        </w:r>
      </w:ins>
      <w:ins w:id="22104" w:author="Rev 4 Allen Wirfs-Brock" w:date="2011-11-06T12:24:00Z">
        <w:del w:id="22105" w:author="Rev 7 Allen Wirfs-Brock" w:date="2012-04-12T14:14:00Z">
          <w:r w:rsidR="00A34113" w:rsidRPr="004418C4" w:rsidDel="00D14561">
            <w:rPr>
              <w:i/>
            </w:rPr>
            <w:delText>lenValue</w:delText>
          </w:r>
          <w:r w:rsidR="00A34113" w:rsidRPr="004418C4" w:rsidDel="00D14561">
            <w:delText>,</w:delText>
          </w:r>
          <w:r w:rsidR="00A34113" w:rsidRPr="004418C4" w:rsidDel="00D14561">
            <w:rPr>
              <w:i/>
            </w:rPr>
            <w:delText xml:space="preserve"> </w:delText>
          </w:r>
        </w:del>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ins>
      <w:ins w:id="22106" w:author="Rev 4 Allen Wirfs-Brock" w:date="2011-11-04T16:48:00Z">
        <w:r w:rsidRPr="004418C4">
          <w:t>as the arguments.</w:t>
        </w:r>
      </w:ins>
    </w:p>
    <w:p w14:paraId="530D5796" w14:textId="77777777" w:rsidR="00355E22" w:rsidRDefault="00355E22" w:rsidP="00596CFD">
      <w:pPr>
        <w:pStyle w:val="Alg4"/>
        <w:numPr>
          <w:ilvl w:val="0"/>
          <w:numId w:val="614"/>
        </w:numPr>
        <w:spacing w:after="220"/>
        <w:contextualSpacing/>
        <w:rPr>
          <w:ins w:id="22107" w:author="Rev 6 Allen Wirfs-Brock" w:date="2012-02-26T10:43:00Z"/>
        </w:rPr>
      </w:pPr>
      <w:ins w:id="22108" w:author="Rev 6 Allen Wirfs-Brock" w:date="2012-02-26T10:43:00Z">
        <w:r>
          <w:t>ReturnIfAbrupt(</w:t>
        </w:r>
        <w:r w:rsidRPr="00DE13A5">
          <w:rPr>
            <w:i/>
          </w:rPr>
          <w:t>status</w:t>
        </w:r>
        <w:r>
          <w:t>).</w:t>
        </w:r>
      </w:ins>
    </w:p>
    <w:p w14:paraId="41E5E631" w14:textId="77777777" w:rsidR="00035180" w:rsidRPr="004418C4" w:rsidRDefault="00035180" w:rsidP="00596CFD">
      <w:pPr>
        <w:pStyle w:val="Alg4"/>
        <w:numPr>
          <w:ilvl w:val="0"/>
          <w:numId w:val="614"/>
        </w:numPr>
        <w:spacing w:after="220"/>
        <w:contextualSpacing/>
        <w:rPr>
          <w:ins w:id="22109" w:author="Rev 4 Allen Wirfs-Brock" w:date="2011-11-04T16:48:00Z"/>
        </w:rPr>
      </w:pPr>
      <w:ins w:id="22110" w:author="Rev 4 Allen Wirfs-Brock" w:date="2011-11-04T16:48:00Z">
        <w:r>
          <w:t xml:space="preserve">Return </w:t>
        </w:r>
      </w:ins>
      <w:ins w:id="22111" w:author="Rev 4 Allen Wirfs-Brock" w:date="2011-11-04T16:51:00Z">
        <w:r>
          <w:rPr>
            <w:i/>
          </w:rPr>
          <w:t>lastI</w:t>
        </w:r>
        <w:r w:rsidRPr="004418C4">
          <w:rPr>
            <w:i/>
          </w:rPr>
          <w:t>ndex</w:t>
        </w:r>
        <w:r>
          <w:t xml:space="preserve"> </w:t>
        </w:r>
      </w:ins>
      <w:ins w:id="22112" w:author="Rev 4 Allen Wirfs-Brock" w:date="2011-11-04T16:48:00Z">
        <w:r>
          <w:t>+ 1</w:t>
        </w:r>
        <w:r w:rsidRPr="004418C4">
          <w:t>.</w:t>
        </w:r>
      </w:ins>
    </w:p>
    <w:p w14:paraId="2BBCB154" w14:textId="77777777" w:rsidR="00035180" w:rsidRPr="00C7794D" w:rsidRDefault="00035180" w:rsidP="00C7794D">
      <w:pPr>
        <w:pStyle w:val="SyntaxRule"/>
        <w:spacing w:after="240"/>
        <w:rPr>
          <w:ins w:id="22113" w:author="Rev 4 Allen Wirfs-Brock" w:date="2011-11-04T16:54:00Z"/>
          <w:sz w:val="22"/>
        </w:rPr>
      </w:pPr>
      <w:ins w:id="22114" w:author="Rev 4 Allen Wirfs-Brock" w:date="2011-11-04T16:54:00Z">
        <w:r w:rsidRPr="00C7794D">
          <w:rPr>
            <w:sz w:val="22"/>
          </w:rPr>
          <w:t xml:space="preserve">FunctionRestParameter </w:t>
        </w:r>
        <w:r w:rsidRPr="00C7794D">
          <w:rPr>
            <w:rFonts w:ascii="Arial" w:hAnsi="Arial"/>
            <w:b/>
            <w:i w:val="0"/>
            <w:sz w:val="22"/>
          </w:rPr>
          <w:t>:</w:t>
        </w:r>
      </w:ins>
      <w:ins w:id="22115" w:author="Rev 4 Allen Wirfs-Brock" w:date="2011-11-04T16:56:00Z">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ins>
      <w:ins w:id="22116" w:author="Rev 5 Allen Wirfs-Brock" w:date="2011-12-29T17:44:00Z">
        <w:r w:rsidR="00596CFD">
          <w:rPr>
            <w:sz w:val="22"/>
          </w:rPr>
          <w:t>Binding</w:t>
        </w:r>
      </w:ins>
      <w:ins w:id="22117" w:author="Rev 4 Allen Wirfs-Brock" w:date="2011-11-04T16:56:00Z">
        <w:r w:rsidRPr="00C7794D">
          <w:rPr>
            <w:sz w:val="22"/>
          </w:rPr>
          <w:t>Identifier</w:t>
        </w:r>
      </w:ins>
    </w:p>
    <w:p w14:paraId="00EBC0F5" w14:textId="77777777" w:rsidR="00D14561" w:rsidRDefault="00D14561" w:rsidP="00D14561">
      <w:pPr>
        <w:pStyle w:val="Alg3"/>
        <w:numPr>
          <w:ilvl w:val="0"/>
          <w:numId w:val="615"/>
        </w:numPr>
        <w:contextualSpacing/>
        <w:rPr>
          <w:ins w:id="22118" w:author="Rev 7 Allen Wirfs-Brock" w:date="2012-04-12T14:16:00Z"/>
        </w:rPr>
      </w:pPr>
      <w:ins w:id="22119" w:author="Rev 7 Allen Wirfs-Brock" w:date="2012-04-12T14:16:00Z">
        <w:r>
          <w:t>Asse</w:t>
        </w:r>
      </w:ins>
      <w:ins w:id="22120" w:author="Rev 8 Allen Wirfs-Brock" w:date="2012-06-14T15:47:00Z">
        <w:r w:rsidR="003679DC">
          <w:t>r</w:t>
        </w:r>
      </w:ins>
      <w:ins w:id="22121" w:author="Rev 7 Allen Wirfs-Brock" w:date="2012-04-12T14:16:00Z">
        <w:r>
          <w:t xml:space="preserve">t: </w:t>
        </w:r>
        <w:r>
          <w:rPr>
            <w:i/>
          </w:rPr>
          <w:t>array</w:t>
        </w:r>
        <w:r>
          <w:t xml:space="preserve"> is a </w:t>
        </w:r>
      </w:ins>
      <w:ins w:id="22122" w:author="Rev 7 Allen Wirfs-Brock" w:date="2012-04-12T14:18:00Z">
        <w:r>
          <w:t>well formed arguments object</w:t>
        </w:r>
      </w:ins>
      <w:ins w:id="22123" w:author="Rev 7 Allen Wirfs-Brock" w:date="2012-04-12T14:16:00Z">
        <w:r>
          <w:t xml:space="preserve">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ins>
    </w:p>
    <w:p w14:paraId="6F561785" w14:textId="77777777" w:rsidR="00D14561" w:rsidRDefault="00D14561" w:rsidP="00D14561">
      <w:pPr>
        <w:pStyle w:val="Alg3"/>
        <w:numPr>
          <w:ilvl w:val="0"/>
          <w:numId w:val="615"/>
        </w:numPr>
        <w:contextualSpacing/>
        <w:rPr>
          <w:ins w:id="22124" w:author="Rev 7 Allen Wirfs-Brock" w:date="2012-04-12T14:16:00Z"/>
        </w:rPr>
      </w:pPr>
      <w:ins w:id="22125" w:author="Rev 7 Allen Wirfs-Brock" w:date="2012-04-12T14:16:00Z">
        <w:r>
          <w:t xml:space="preserve">Let </w:t>
        </w:r>
      </w:ins>
      <w:ins w:id="22126" w:author="Rev 7 Allen Wirfs-Brock" w:date="2012-04-12T14:36:00Z">
        <w:r w:rsidR="00B048D2">
          <w:rPr>
            <w:i/>
          </w:rPr>
          <w:t>arguments</w:t>
        </w:r>
      </w:ins>
      <w:ins w:id="22127" w:author="Rev 7 Allen Wirfs-Brock" w:date="2012-04-12T14:17:00Z">
        <w:r>
          <w:rPr>
            <w:i/>
          </w:rPr>
          <w:t>Length</w:t>
        </w:r>
      </w:ins>
      <w:ins w:id="22128" w:author="Rev 7 Allen Wirfs-Brock" w:date="2012-04-12T14:16:00Z">
        <w:r>
          <w:t xml:space="preserve"> be the result of calling the [[Get]] internal method of </w:t>
        </w:r>
        <w:r>
          <w:rPr>
            <w:i/>
          </w:rPr>
          <w:t>value</w:t>
        </w:r>
        <w:r>
          <w:t xml:space="preserve"> with argument </w:t>
        </w:r>
        <w:r>
          <w:rPr>
            <w:rFonts w:ascii="Courier New" w:hAnsi="Courier New" w:cs="Courier New"/>
          </w:rPr>
          <w:t>"</w:t>
        </w:r>
        <w:r w:rsidRPr="00355E22">
          <w:rPr>
            <w:rFonts w:ascii="Courier New" w:hAnsi="Courier New" w:cs="Courier New"/>
            <w:b/>
          </w:rPr>
          <w:t>length</w:t>
        </w:r>
        <w:r>
          <w:rPr>
            <w:rFonts w:ascii="Courier New" w:hAnsi="Courier New" w:cs="Courier New"/>
          </w:rPr>
          <w:t>"</w:t>
        </w:r>
        <w:r>
          <w:t>.</w:t>
        </w:r>
      </w:ins>
    </w:p>
    <w:p w14:paraId="54D14313" w14:textId="77777777" w:rsidR="00D14561" w:rsidRDefault="00D14561" w:rsidP="00596CFD">
      <w:pPr>
        <w:pStyle w:val="Alg3"/>
        <w:numPr>
          <w:ilvl w:val="0"/>
          <w:numId w:val="615"/>
        </w:numPr>
        <w:rPr>
          <w:ins w:id="22129" w:author="Rev 7 Allen Wirfs-Brock" w:date="2012-04-12T14:20:00Z"/>
        </w:rPr>
      </w:pPr>
      <w:ins w:id="22130" w:author="Rev 7 Allen Wirfs-Brock" w:date="2012-04-12T14:20:00Z">
        <w:r>
          <w:t xml:space="preserve">Let </w:t>
        </w:r>
      </w:ins>
      <w:ins w:id="22131" w:author="Rev 7 Allen Wirfs-Brock" w:date="2012-04-12T14:37:00Z">
        <w:r w:rsidR="00B048D2">
          <w:rPr>
            <w:i/>
          </w:rPr>
          <w:t>argumentsLength</w:t>
        </w:r>
        <w:r w:rsidR="00B048D2">
          <w:t xml:space="preserve"> </w:t>
        </w:r>
      </w:ins>
      <w:ins w:id="22132" w:author="Rev 7 Allen Wirfs-Brock" w:date="2012-04-12T14:20:00Z">
        <w:r>
          <w:t xml:space="preserve">be </w:t>
        </w:r>
      </w:ins>
      <w:ins w:id="22133" w:author="Rev 7 Allen Wirfs-Brock" w:date="2012-04-12T14:37:00Z">
        <w:r w:rsidR="00B048D2">
          <w:rPr>
            <w:i/>
          </w:rPr>
          <w:t>argumentsLength</w:t>
        </w:r>
      </w:ins>
      <w:ins w:id="22134" w:author="Rev 7 Allen Wirfs-Brock" w:date="2012-04-12T14:20:00Z">
        <w:r>
          <w:t>.[[value]].</w:t>
        </w:r>
      </w:ins>
    </w:p>
    <w:p w14:paraId="7B071BB9" w14:textId="77777777" w:rsidR="00035180" w:rsidRPr="004418C4" w:rsidRDefault="00035180" w:rsidP="00596CFD">
      <w:pPr>
        <w:pStyle w:val="Alg3"/>
        <w:numPr>
          <w:ilvl w:val="0"/>
          <w:numId w:val="615"/>
        </w:numPr>
        <w:rPr>
          <w:ins w:id="22135" w:author="Rev 4 Allen Wirfs-Brock" w:date="2011-11-04T16:55:00Z"/>
        </w:rPr>
      </w:pPr>
      <w:ins w:id="22136" w:author="Rev 4 Allen Wirfs-Brock" w:date="2011-11-04T16:55:00Z">
        <w:r w:rsidRPr="004418C4">
          <w:t xml:space="preserve">Let </w:t>
        </w:r>
        <w:r w:rsidRPr="004418C4">
          <w:rPr>
            <w:i/>
          </w:rPr>
          <w:t>A</w:t>
        </w:r>
        <w:r w:rsidRPr="004418C4">
          <w:t xml:space="preserve"> be </w:t>
        </w:r>
      </w:ins>
      <w:ins w:id="22137" w:author="Rev 7 Allen Wirfs-Brock" w:date="2012-04-11T16:18:00Z">
        <w:r w:rsidR="00F44A1F">
          <w:t>the result of the abstract</w:t>
        </w:r>
        <w:del w:id="22138" w:author="Rev 8 Allen Wirfs-Brock" w:date="2012-06-14T14:39:00Z">
          <w:r w:rsidR="00F44A1F" w:rsidDel="00D4543D">
            <w:delText>ion</w:delText>
          </w:r>
        </w:del>
        <w:r w:rsidR="00F44A1F">
          <w:t xml:space="preserve"> operation ArrayCreate (15.4) with argument 0</w:t>
        </w:r>
      </w:ins>
      <w:ins w:id="22139" w:author="Rev 4 Allen Wirfs-Brock" w:date="2011-11-04T16:55:00Z">
        <w:del w:id="22140"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14:paraId="5ABF70A8" w14:textId="77777777" w:rsidR="00035180" w:rsidRPr="004418C4" w:rsidRDefault="00035180" w:rsidP="00596CFD">
      <w:pPr>
        <w:pStyle w:val="Alg3"/>
        <w:numPr>
          <w:ilvl w:val="0"/>
          <w:numId w:val="615"/>
        </w:numPr>
        <w:rPr>
          <w:ins w:id="22141" w:author="Rev 4 Allen Wirfs-Brock" w:date="2011-11-04T16:55:00Z"/>
        </w:rPr>
      </w:pPr>
      <w:ins w:id="22142" w:author="Rev 4 Allen Wirfs-Brock" w:date="2011-11-04T16:55:00Z">
        <w:r w:rsidRPr="004418C4">
          <w:t xml:space="preserve">Let </w:t>
        </w:r>
        <w:r w:rsidRPr="004418C4">
          <w:rPr>
            <w:i/>
          </w:rPr>
          <w:t>n</w:t>
        </w:r>
        <w:r w:rsidRPr="004418C4">
          <w:t>=0;</w:t>
        </w:r>
      </w:ins>
    </w:p>
    <w:p w14:paraId="7D51BEF6" w14:textId="77777777" w:rsidR="00035180" w:rsidRPr="004418C4" w:rsidRDefault="00035180" w:rsidP="00596CFD">
      <w:pPr>
        <w:pStyle w:val="Alg3"/>
        <w:numPr>
          <w:ilvl w:val="0"/>
          <w:numId w:val="615"/>
        </w:numPr>
        <w:rPr>
          <w:ins w:id="22143" w:author="Rev 4 Allen Wirfs-Brock" w:date="2011-11-04T16:55:00Z"/>
        </w:rPr>
      </w:pPr>
      <w:ins w:id="22144" w:author="Rev 4 Allen Wirfs-Brock" w:date="2011-11-04T16:55:00Z">
        <w:r w:rsidRPr="004418C4">
          <w:t xml:space="preserve">Repeat, while </w:t>
        </w:r>
      </w:ins>
      <w:ins w:id="22145" w:author="Rev 4 Allen Wirfs-Brock" w:date="2011-11-06T12:28:00Z">
        <w:r w:rsidR="00A34113">
          <w:rPr>
            <w:i/>
          </w:rPr>
          <w:t>nextIndex</w:t>
        </w:r>
        <w:r w:rsidR="00A34113" w:rsidRPr="004418C4">
          <w:t xml:space="preserve"> </w:t>
        </w:r>
      </w:ins>
      <w:ins w:id="22146" w:author="Rev 4 Allen Wirfs-Brock" w:date="2011-11-04T16:55:00Z">
        <w:r w:rsidRPr="004418C4">
          <w:t xml:space="preserve">&lt; </w:t>
        </w:r>
      </w:ins>
      <w:ins w:id="22147" w:author="Rev 7 Allen Wirfs-Brock" w:date="2012-04-12T14:37:00Z">
        <w:r w:rsidR="00B048D2">
          <w:rPr>
            <w:i/>
          </w:rPr>
          <w:t>argumentsLength</w:t>
        </w:r>
      </w:ins>
      <w:ins w:id="22148" w:author="Rev 4 Allen Wirfs-Brock" w:date="2011-11-06T12:28:00Z">
        <w:del w:id="22149" w:author="Rev 7 Allen Wirfs-Brock" w:date="2012-04-12T14:37:00Z">
          <w:r w:rsidR="00A34113" w:rsidRPr="004418C4" w:rsidDel="00B048D2">
            <w:rPr>
              <w:i/>
            </w:rPr>
            <w:delText>arrayLength</w:delText>
          </w:r>
        </w:del>
      </w:ins>
    </w:p>
    <w:p w14:paraId="4417CCB7" w14:textId="77777777" w:rsidR="00035180" w:rsidRPr="004418C4" w:rsidRDefault="00035180" w:rsidP="00596CFD">
      <w:pPr>
        <w:pStyle w:val="Alg3"/>
        <w:numPr>
          <w:ilvl w:val="1"/>
          <w:numId w:val="615"/>
        </w:numPr>
        <w:tabs>
          <w:tab w:val="clear" w:pos="1080"/>
          <w:tab w:val="num" w:pos="720"/>
        </w:tabs>
        <w:ind w:left="720"/>
        <w:rPr>
          <w:ins w:id="22150" w:author="Rev 4 Allen Wirfs-Brock" w:date="2011-11-04T16:55:00Z"/>
        </w:rPr>
      </w:pPr>
      <w:ins w:id="22151" w:author="Rev 4 Allen Wirfs-Brock" w:date="2011-11-04T16:55:00Z">
        <w:r w:rsidRPr="004418C4">
          <w:t xml:space="preserve">Let </w:t>
        </w:r>
        <w:r w:rsidRPr="004418C4">
          <w:rPr>
            <w:i/>
          </w:rPr>
          <w:t>P</w:t>
        </w:r>
        <w:r w:rsidRPr="004418C4">
          <w:t xml:space="preserve"> be ToString(</w:t>
        </w:r>
      </w:ins>
      <w:ins w:id="22152" w:author="Rev 4 Allen Wirfs-Brock" w:date="2011-11-06T12:29:00Z">
        <w:r w:rsidR="00A34113">
          <w:rPr>
            <w:i/>
          </w:rPr>
          <w:t>nextIndex</w:t>
        </w:r>
      </w:ins>
      <w:ins w:id="22153" w:author="Rev 4 Allen Wirfs-Brock" w:date="2011-11-04T16:55:00Z">
        <w:r w:rsidRPr="004418C4">
          <w:t>).</w:t>
        </w:r>
      </w:ins>
    </w:p>
    <w:p w14:paraId="6015714E" w14:textId="77777777" w:rsidR="00035180" w:rsidRPr="004418C4" w:rsidRDefault="00585329" w:rsidP="00596CFD">
      <w:pPr>
        <w:pStyle w:val="Alg3"/>
        <w:numPr>
          <w:ilvl w:val="1"/>
          <w:numId w:val="615"/>
        </w:numPr>
        <w:tabs>
          <w:tab w:val="clear" w:pos="1080"/>
          <w:tab w:val="num" w:pos="720"/>
        </w:tabs>
        <w:ind w:left="720"/>
        <w:rPr>
          <w:ins w:id="22154" w:author="Rev 4 Allen Wirfs-Brock" w:date="2011-11-04T16:55:00Z"/>
        </w:rPr>
      </w:pPr>
      <w:ins w:id="22155" w:author="Rev 4 Allen Wirfs-Brock" w:date="2011-11-06T13:10:00Z">
        <w:r>
          <w:t xml:space="preserve">Assert: </w:t>
        </w:r>
      </w:ins>
      <w:ins w:id="22156" w:author="Rev 4 Allen Wirfs-Brock" w:date="2011-11-06T12:30:00Z">
        <w:r w:rsidR="00A34113">
          <w:rPr>
            <w:i/>
          </w:rPr>
          <w:t>array</w:t>
        </w:r>
        <w:r w:rsidR="00A34113">
          <w:t xml:space="preserve"> </w:t>
        </w:r>
      </w:ins>
      <w:ins w:id="22157" w:author="Rev 4 Allen Wirfs-Brock" w:date="2011-11-06T12:28:00Z">
        <w:r w:rsidR="00A34113">
          <w:t>is a well formed arguments object,</w:t>
        </w:r>
      </w:ins>
      <w:ins w:id="22158" w:author="Rev 4 Allen Wirfs-Brock" w:date="2011-11-06T13:10:00Z">
        <w:r>
          <w:t xml:space="preserve"> hence</w:t>
        </w:r>
      </w:ins>
      <w:ins w:id="22159" w:author="Rev 4 Allen Wirfs-Brock" w:date="2011-11-06T12:28:00Z">
        <w:r w:rsidR="00A34113">
          <w:t xml:space="preserve"> it must have a property </w:t>
        </w:r>
        <w:r w:rsidR="00A34113" w:rsidRPr="00C7794D">
          <w:rPr>
            <w:i/>
            <w:u w:val="single"/>
          </w:rPr>
          <w:t>P</w:t>
        </w:r>
        <w:r w:rsidR="00A34113">
          <w:t>.</w:t>
        </w:r>
      </w:ins>
    </w:p>
    <w:p w14:paraId="31A89B99" w14:textId="77777777" w:rsidR="00035180" w:rsidRPr="004418C4" w:rsidRDefault="00035180" w:rsidP="00596CFD">
      <w:pPr>
        <w:pStyle w:val="Alg3"/>
        <w:numPr>
          <w:ilvl w:val="1"/>
          <w:numId w:val="615"/>
        </w:numPr>
        <w:tabs>
          <w:tab w:val="clear" w:pos="1080"/>
          <w:tab w:val="num" w:pos="720"/>
        </w:tabs>
        <w:ind w:hanging="720"/>
        <w:rPr>
          <w:ins w:id="22160" w:author="Rev 4 Allen Wirfs-Brock" w:date="2011-11-04T16:55:00Z"/>
        </w:rPr>
      </w:pPr>
      <w:ins w:id="22161" w:author="Rev 4 Allen Wirfs-Brock" w:date="2011-11-04T16:55:00Z">
        <w:r w:rsidRPr="004418C4">
          <w:t xml:space="preserve">Let </w:t>
        </w:r>
        <w:r w:rsidRPr="004418C4">
          <w:rPr>
            <w:i/>
          </w:rPr>
          <w:t>v</w:t>
        </w:r>
        <w:r w:rsidRPr="004418C4">
          <w:t xml:space="preserve"> be the result of calling the [[Get]] internal method of </w:t>
        </w:r>
      </w:ins>
      <w:ins w:id="22162" w:author="Rev 4 Allen Wirfs-Brock" w:date="2011-11-06T12:30:00Z">
        <w:r w:rsidR="00A34113">
          <w:rPr>
            <w:i/>
          </w:rPr>
          <w:t>array</w:t>
        </w:r>
        <w:r w:rsidR="00A34113" w:rsidRPr="004418C4">
          <w:t xml:space="preserve"> </w:t>
        </w:r>
      </w:ins>
      <w:ins w:id="22163" w:author="Rev 4 Allen Wirfs-Brock" w:date="2011-11-04T16:55:00Z">
        <w:r w:rsidRPr="004418C4">
          <w:t xml:space="preserve">passing </w:t>
        </w:r>
        <w:r w:rsidRPr="004418C4">
          <w:rPr>
            <w:i/>
          </w:rPr>
          <w:t xml:space="preserve">P </w:t>
        </w:r>
        <w:r w:rsidRPr="004418C4">
          <w:t>as the argument.</w:t>
        </w:r>
      </w:ins>
    </w:p>
    <w:p w14:paraId="2C660364" w14:textId="77777777" w:rsidR="00035180" w:rsidRPr="004418C4" w:rsidRDefault="00035180" w:rsidP="00596CFD">
      <w:pPr>
        <w:pStyle w:val="Alg3"/>
        <w:numPr>
          <w:ilvl w:val="1"/>
          <w:numId w:val="615"/>
        </w:numPr>
        <w:tabs>
          <w:tab w:val="clear" w:pos="1080"/>
          <w:tab w:val="num" w:pos="720"/>
        </w:tabs>
        <w:ind w:left="720"/>
        <w:rPr>
          <w:ins w:id="22164" w:author="Rev 4 Allen Wirfs-Brock" w:date="2011-11-04T16:55:00Z"/>
        </w:rPr>
      </w:pPr>
      <w:ins w:id="22165" w:author="Rev 4 Allen Wirfs-Brock" w:date="2011-11-04T16:55: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ins>
      <w:ins w:id="22166" w:author="Rev 7 Allen Wirfs-Brock" w:date="2012-04-09T17:18:00Z">
        <w:r w:rsidR="00112290">
          <w:t>.[[value]]</w:t>
        </w:r>
      </w:ins>
      <w:ins w:id="22167" w:author="Rev 4 Allen Wirfs-Brock" w:date="2011-11-04T16:55: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609CDFC1" w14:textId="77777777" w:rsidR="00035180" w:rsidRPr="004418C4" w:rsidRDefault="00035180" w:rsidP="00596CFD">
      <w:pPr>
        <w:pStyle w:val="Alg3"/>
        <w:numPr>
          <w:ilvl w:val="1"/>
          <w:numId w:val="615"/>
        </w:numPr>
        <w:tabs>
          <w:tab w:val="clear" w:pos="1080"/>
          <w:tab w:val="num" w:pos="720"/>
        </w:tabs>
        <w:ind w:hanging="720"/>
        <w:rPr>
          <w:ins w:id="22168" w:author="Rev 4 Allen Wirfs-Brock" w:date="2011-11-04T16:55:00Z"/>
        </w:rPr>
      </w:pPr>
      <w:ins w:id="22169" w:author="Rev 4 Allen Wirfs-Brock" w:date="2011-11-04T16:55:00Z">
        <w:r w:rsidRPr="004418C4">
          <w:t xml:space="preserve">Let </w:t>
        </w:r>
        <w:r w:rsidRPr="004418C4">
          <w:rPr>
            <w:i/>
          </w:rPr>
          <w:t>n</w:t>
        </w:r>
        <w:r w:rsidRPr="004418C4">
          <w:t xml:space="preserve"> = </w:t>
        </w:r>
        <w:r w:rsidRPr="004418C4">
          <w:rPr>
            <w:i/>
          </w:rPr>
          <w:t>n</w:t>
        </w:r>
        <w:r w:rsidRPr="004418C4">
          <w:t>+1.</w:t>
        </w:r>
      </w:ins>
    </w:p>
    <w:p w14:paraId="7D40D370" w14:textId="77777777" w:rsidR="00035180" w:rsidRPr="004418C4" w:rsidRDefault="00035180" w:rsidP="00596CFD">
      <w:pPr>
        <w:pStyle w:val="Alg3"/>
        <w:numPr>
          <w:ilvl w:val="1"/>
          <w:numId w:val="615"/>
        </w:numPr>
        <w:tabs>
          <w:tab w:val="clear" w:pos="1080"/>
          <w:tab w:val="num" w:pos="720"/>
        </w:tabs>
        <w:ind w:hanging="720"/>
        <w:rPr>
          <w:ins w:id="22170" w:author="Rev 4 Allen Wirfs-Brock" w:date="2011-11-04T16:55:00Z"/>
        </w:rPr>
      </w:pPr>
      <w:ins w:id="22171" w:author="Rev 4 Allen Wirfs-Brock" w:date="2011-11-04T16:55:00Z">
        <w:r w:rsidRPr="004418C4">
          <w:t xml:space="preserve">Let </w:t>
        </w:r>
      </w:ins>
      <w:ins w:id="22172" w:author="Rev 4 Allen Wirfs-Brock" w:date="2011-11-06T12:31:00Z">
        <w:r w:rsidR="00A34113">
          <w:rPr>
            <w:i/>
          </w:rPr>
          <w:t>nextIndex</w:t>
        </w:r>
        <w:r w:rsidR="00A34113" w:rsidRPr="004418C4">
          <w:t xml:space="preserve"> </w:t>
        </w:r>
      </w:ins>
      <w:ins w:id="22173" w:author="Rev 4 Allen Wirfs-Brock" w:date="2011-11-04T16:55:00Z">
        <w:r w:rsidRPr="004418C4">
          <w:t xml:space="preserve">= </w:t>
        </w:r>
      </w:ins>
      <w:ins w:id="22174" w:author="Rev 4 Allen Wirfs-Brock" w:date="2011-11-06T12:31:00Z">
        <w:r w:rsidR="00A34113">
          <w:rPr>
            <w:i/>
          </w:rPr>
          <w:t>nextIndex</w:t>
        </w:r>
        <w:r w:rsidR="00A34113" w:rsidRPr="004418C4">
          <w:t xml:space="preserve"> </w:t>
        </w:r>
      </w:ins>
      <w:ins w:id="22175" w:author="Rev 4 Allen Wirfs-Brock" w:date="2011-11-04T16:55:00Z">
        <w:r w:rsidRPr="004418C4">
          <w:t>+1.</w:t>
        </w:r>
      </w:ins>
    </w:p>
    <w:p w14:paraId="3AFC7835" w14:textId="77777777" w:rsidR="00035180" w:rsidRPr="004418C4" w:rsidRDefault="00355E22" w:rsidP="00596CFD">
      <w:pPr>
        <w:pStyle w:val="Alg3"/>
        <w:numPr>
          <w:ilvl w:val="0"/>
          <w:numId w:val="615"/>
        </w:numPr>
        <w:spacing w:after="240"/>
        <w:rPr>
          <w:ins w:id="22176" w:author="Rev 4 Allen Wirfs-Brock" w:date="2011-11-04T16:55:00Z"/>
        </w:rPr>
      </w:pPr>
      <w:ins w:id="22177" w:author="Rev 6 Allen Wirfs-Brock" w:date="2012-02-26T10:39:00Z">
        <w:r>
          <w:t xml:space="preserve">Return the result of performing </w:t>
        </w:r>
      </w:ins>
      <w:ins w:id="22178" w:author="Rev 4 Allen Wirfs-Brock" w:date="2011-11-04T16:55:00Z">
        <w:del w:id="22179" w:author="Rev 6 Allen Wirfs-Brock" w:date="2012-02-26T10:39:00Z">
          <w:r w:rsidR="00035180" w:rsidRPr="004418C4" w:rsidDel="00355E22">
            <w:delText xml:space="preserve">Perform </w:delText>
          </w:r>
        </w:del>
        <w:r w:rsidR="00035180" w:rsidRPr="004418C4">
          <w:t xml:space="preserve">Binding </w:t>
        </w:r>
        <w:del w:id="22180" w:author="Rev 6 Allen Wirfs-Brock" w:date="2012-02-27T15:47:00Z">
          <w:r w:rsidR="00035180" w:rsidRPr="004418C4" w:rsidDel="00A113E2">
            <w:delText>Initialization</w:delText>
          </w:r>
        </w:del>
      </w:ins>
      <w:ins w:id="22181" w:author="Rev 6 Allen Wirfs-Brock" w:date="2012-02-27T15:47:00Z">
        <w:r w:rsidR="00A113E2">
          <w:t>Initialisation</w:t>
        </w:r>
      </w:ins>
      <w:ins w:id="22182" w:author="Rev 4 Allen Wirfs-Brock" w:date="2011-11-04T16:55:00Z">
        <w:r w:rsidR="00035180" w:rsidRPr="004418C4">
          <w:t xml:space="preserve"> for </w:t>
        </w:r>
      </w:ins>
      <w:ins w:id="22183" w:author="Rev 5 Allen Wirfs-Brock" w:date="2011-12-29T17:45:00Z">
        <w:r w:rsidR="00596CFD" w:rsidRPr="00596CFD">
          <w:rPr>
            <w:i/>
            <w:sz w:val="22"/>
          </w:rPr>
          <w:t>Binding</w:t>
        </w:r>
      </w:ins>
      <w:ins w:id="22184" w:author="Rev 4 Allen Wirfs-Brock" w:date="2011-11-04T16:55:00Z">
        <w:r w:rsidR="00035180" w:rsidRPr="004418C4">
          <w:rPr>
            <w:i/>
          </w:rPr>
          <w:t>Identif</w:t>
        </w:r>
      </w:ins>
      <w:ins w:id="22185" w:author="Rev 7 Allen Wirfs-Brock" w:date="2012-04-12T14:35:00Z">
        <w:r w:rsidR="00B048D2">
          <w:rPr>
            <w:i/>
          </w:rPr>
          <w:t>i</w:t>
        </w:r>
      </w:ins>
      <w:ins w:id="22186" w:author="Rev 4 Allen Wirfs-Brock" w:date="2011-11-04T16:55:00Z">
        <w:r w:rsidR="00035180" w:rsidRPr="004418C4">
          <w:rPr>
            <w:i/>
          </w:rPr>
          <w:t>er</w:t>
        </w:r>
        <w:r w:rsidR="00035180" w:rsidRPr="004418C4">
          <w:t xml:space="preserve"> using </w:t>
        </w:r>
        <w:r w:rsidR="00035180" w:rsidRPr="004418C4">
          <w:rPr>
            <w:i/>
          </w:rPr>
          <w:t>A</w:t>
        </w:r>
        <w:r w:rsidR="00035180" w:rsidRPr="004418C4">
          <w:t xml:space="preserve"> and </w:t>
        </w:r>
      </w:ins>
      <w:ins w:id="22187" w:author="Rev 4 Allen Wirfs-Brock" w:date="2011-11-06T12:25:00Z">
        <w:r w:rsidR="00A34113">
          <w:rPr>
            <w:i/>
          </w:rPr>
          <w:t>environment</w:t>
        </w:r>
        <w:r w:rsidR="00A34113" w:rsidRPr="004418C4">
          <w:t xml:space="preserve"> </w:t>
        </w:r>
      </w:ins>
      <w:ins w:id="22188" w:author="Rev 4 Allen Wirfs-Brock" w:date="2011-11-04T16:55:00Z">
        <w:r w:rsidR="00035180" w:rsidRPr="004418C4">
          <w:t xml:space="preserve">as </w:t>
        </w:r>
      </w:ins>
      <w:ins w:id="22189" w:author="Rev 4 Allen Wirfs-Brock" w:date="2011-11-06T12:25:00Z">
        <w:r w:rsidR="00A34113">
          <w:t>arguments</w:t>
        </w:r>
      </w:ins>
      <w:ins w:id="22190" w:author="Rev 4 Allen Wirfs-Brock" w:date="2011-11-04T16:55:00Z">
        <w:r w:rsidR="00035180" w:rsidRPr="004418C4">
          <w:t>.</w:t>
        </w:r>
      </w:ins>
    </w:p>
    <w:p w14:paraId="029C614C" w14:textId="77777777" w:rsidR="00B84A5F" w:rsidRPr="004418C4" w:rsidDel="00C20D21" w:rsidRDefault="00B84A5F" w:rsidP="00B84A5F">
      <w:pPr>
        <w:pStyle w:val="SyntaxRule"/>
        <w:spacing w:after="240"/>
        <w:rPr>
          <w:ins w:id="22191" w:author="Rev 4 Allen Wirfs-Brock" w:date="2011-11-04T17:12:00Z"/>
          <w:del w:id="22192" w:author="Rev 8 Allen Wirfs-Brock" w:date="2012-06-01T09:13:00Z"/>
        </w:rPr>
      </w:pPr>
      <w:ins w:id="22193" w:author="Rev 4 Allen Wirfs-Brock" w:date="2011-11-04T17:12:00Z">
        <w:del w:id="22194" w:author="Rev 8 Allen Wirfs-Brock" w:date="2012-06-01T09:13:00Z">
          <w:r w:rsidRPr="004418C4" w:rsidDel="00C20D21">
            <w:delText>Formal</w:delText>
          </w:r>
          <w:r w:rsidDel="00C20D21">
            <w:delText>Parameter</w:delText>
          </w:r>
          <w:r w:rsidRPr="004418C4" w:rsidDel="00C20D21">
            <w:delText xml:space="preserve"> </w:delText>
          </w:r>
          <w:r w:rsidRPr="004418C4" w:rsidDel="00C20D21">
            <w:rPr>
              <w:rFonts w:ascii="Arial" w:hAnsi="Arial"/>
              <w:b/>
              <w:i w:val="0"/>
            </w:rPr>
            <w:delText>:</w:delText>
          </w:r>
          <w:r w:rsidDel="00C20D21">
            <w:rPr>
              <w:rFonts w:ascii="Arial" w:hAnsi="Arial"/>
              <w:b/>
              <w:i w:val="0"/>
            </w:rPr>
            <w:delText xml:space="preserve"> </w:delText>
          </w:r>
          <w:r w:rsidRPr="004418C4" w:rsidDel="00C20D21">
            <w:delText>Binding</w:delText>
          </w:r>
        </w:del>
      </w:ins>
      <w:ins w:id="22195" w:author="Rev 4 Allen Wirfs-Brock" w:date="2011-11-06T13:08:00Z">
        <w:del w:id="22196" w:author="Rev 8 Allen Wirfs-Brock" w:date="2012-06-01T09:13:00Z">
          <w:r w:rsidR="00585329" w:rsidDel="00C20D21">
            <w:delText>Element</w:delText>
          </w:r>
        </w:del>
      </w:ins>
      <w:ins w:id="22197" w:author="Rev 4 Allen Wirfs-Brock" w:date="2011-11-04T17:12:00Z">
        <w:del w:id="22198" w:author="Rev 8 Allen Wirfs-Brock" w:date="2012-06-01T09:13:00Z">
          <w:r w:rsidRPr="004418C4" w:rsidDel="00C20D21">
            <w:delText xml:space="preserve"> </w:delText>
          </w:r>
        </w:del>
      </w:ins>
    </w:p>
    <w:p w14:paraId="444D647F" w14:textId="77777777" w:rsidR="00D10B56" w:rsidRPr="004418C4" w:rsidDel="00C20D21" w:rsidRDefault="00355E22" w:rsidP="00596CFD">
      <w:pPr>
        <w:pStyle w:val="Alg3"/>
        <w:numPr>
          <w:ilvl w:val="0"/>
          <w:numId w:val="616"/>
        </w:numPr>
        <w:spacing w:after="220"/>
        <w:rPr>
          <w:ins w:id="22199" w:author="Rev 4 Allen Wirfs-Brock" w:date="2011-11-04T17:28:00Z"/>
          <w:del w:id="22200" w:author="Rev 8 Allen Wirfs-Brock" w:date="2012-06-01T09:13:00Z"/>
        </w:rPr>
      </w:pPr>
      <w:ins w:id="22201" w:author="Rev 6 Allen Wirfs-Brock" w:date="2012-02-26T10:39:00Z">
        <w:del w:id="22202" w:author="Rev 8 Allen Wirfs-Brock" w:date="2012-06-01T09:13:00Z">
          <w:r w:rsidDel="00C20D21">
            <w:delText xml:space="preserve">Return the result of performing </w:delText>
          </w:r>
        </w:del>
      </w:ins>
      <w:ins w:id="22203" w:author="Rev 4 Allen Wirfs-Brock" w:date="2011-11-06T13:09:00Z">
        <w:del w:id="22204" w:author="Rev 8 Allen Wirfs-Brock" w:date="2012-06-01T09:13:00Z">
          <w:r w:rsidR="00585329" w:rsidDel="00C20D21">
            <w:delText>Perform Indexed Binding Initialization</w:delText>
          </w:r>
        </w:del>
      </w:ins>
      <w:ins w:id="22205" w:author="Rev 6 Allen Wirfs-Brock" w:date="2012-02-27T15:47:00Z">
        <w:del w:id="22206" w:author="Rev 8 Allen Wirfs-Brock" w:date="2012-06-01T09:13:00Z">
          <w:r w:rsidR="00A113E2" w:rsidDel="00C20D21">
            <w:delText>Initialisation</w:delText>
          </w:r>
        </w:del>
      </w:ins>
      <w:ins w:id="22207" w:author="Rev 4 Allen Wirfs-Brock" w:date="2011-11-06T13:09:00Z">
        <w:del w:id="22208" w:author="Rev 8 Allen Wirfs-Brock" w:date="2012-06-01T09:13:00Z">
          <w:r w:rsidR="00585329" w:rsidDel="00C20D21">
            <w:delText xml:space="preserve"> for</w:delText>
          </w:r>
          <w:r w:rsidR="00585329" w:rsidRPr="004418C4" w:rsidDel="00C20D21">
            <w:delText xml:space="preserve"> </w:delText>
          </w:r>
          <w:r w:rsidR="00585329" w:rsidDel="00C20D21">
            <w:rPr>
              <w:i/>
            </w:rPr>
            <w:delText>BindingElement</w:delText>
          </w:r>
          <w:r w:rsidR="00585329" w:rsidRPr="00035180" w:rsidDel="00C20D21">
            <w:rPr>
              <w:i/>
            </w:rPr>
            <w:delText xml:space="preserve"> </w:delText>
          </w:r>
          <w:r w:rsidR="00585329" w:rsidRPr="004418C4" w:rsidDel="00C20D21">
            <w:delText xml:space="preserve">using </w:delText>
          </w:r>
          <w:r w:rsidR="00585329" w:rsidDel="00C20D21">
            <w:rPr>
              <w:i/>
            </w:rPr>
            <w:delText>array</w:delText>
          </w:r>
          <w:r w:rsidR="00585329" w:rsidRPr="004418C4" w:rsidDel="00C20D21">
            <w:delText>,</w:delText>
          </w:r>
          <w:r w:rsidR="00585329" w:rsidRPr="004418C4" w:rsidDel="00C20D21">
            <w:rPr>
              <w:i/>
            </w:rPr>
            <w:delText xml:space="preserve"> </w:delText>
          </w:r>
          <w:r w:rsidR="00585329" w:rsidDel="00C20D21">
            <w:rPr>
              <w:i/>
            </w:rPr>
            <w:delText>arrayLength</w:delText>
          </w:r>
          <w:r w:rsidR="00585329" w:rsidRPr="004418C4" w:rsidDel="00C20D21">
            <w:delText>,</w:delText>
          </w:r>
          <w:r w:rsidR="00585329" w:rsidRPr="004418C4" w:rsidDel="00C20D21">
            <w:rPr>
              <w:i/>
            </w:rPr>
            <w:delText xml:space="preserve"> </w:delText>
          </w:r>
          <w:r w:rsidR="00585329" w:rsidDel="00C20D21">
            <w:rPr>
              <w:i/>
            </w:rPr>
            <w:delText>nextIndex</w:delText>
          </w:r>
          <w:r w:rsidR="00585329" w:rsidDel="00C20D21">
            <w:delText>,</w:delText>
          </w:r>
          <w:r w:rsidR="00585329" w:rsidRPr="004418C4" w:rsidDel="00C20D21">
            <w:delText xml:space="preserve"> and </w:delText>
          </w:r>
          <w:r w:rsidR="00585329" w:rsidDel="00C20D21">
            <w:rPr>
              <w:i/>
            </w:rPr>
            <w:delText>environment</w:delText>
          </w:r>
          <w:r w:rsidR="00585329" w:rsidDel="00C20D21">
            <w:delText xml:space="preserve"> </w:delText>
          </w:r>
          <w:r w:rsidR="00585329" w:rsidRPr="004418C4" w:rsidDel="00C20D21">
            <w:delText>as the arguments.</w:delText>
          </w:r>
        </w:del>
      </w:ins>
    </w:p>
    <w:p w14:paraId="68152558" w14:textId="77777777" w:rsidR="00CB4E96" w:rsidRPr="00E77497" w:rsidRDefault="00CB4E96" w:rsidP="00CB4E96">
      <w:pPr>
        <w:keepNext/>
        <w:rPr>
          <w:ins w:id="22209" w:author="Rev 7 Allen Wirfs-Brock" w:date="2012-04-27T16:48:00Z"/>
          <w:rFonts w:ascii="Helvetica" w:hAnsi="Helvetica"/>
          <w:b/>
        </w:rPr>
      </w:pPr>
      <w:ins w:id="22210" w:author="Rev 7 Allen Wirfs-Brock" w:date="2012-04-27T16:48:00Z">
        <w:r w:rsidRPr="00675B74">
          <w:rPr>
            <w:rFonts w:ascii="Helvetica" w:hAnsi="Helvetica"/>
            <w:b/>
          </w:rPr>
          <w:t xml:space="preserve">Runtime Semantics: </w:t>
        </w:r>
        <w:r>
          <w:rPr>
            <w:rFonts w:ascii="Helvetica" w:hAnsi="Helvetica"/>
            <w:b/>
            <w:spacing w:val="6"/>
          </w:rPr>
          <w:t>Instantiate Function Declaration</w:t>
        </w:r>
      </w:ins>
    </w:p>
    <w:p w14:paraId="0E467D35" w14:textId="77777777" w:rsidR="00CB4E96" w:rsidRPr="00E77497" w:rsidRDefault="00CB4E96" w:rsidP="00CB4E96">
      <w:pPr>
        <w:jc w:val="left"/>
        <w:rPr>
          <w:ins w:id="22211" w:author="Rev 7 Allen Wirfs-Brock" w:date="2012-04-27T16:48:00Z"/>
        </w:rPr>
      </w:pPr>
      <w:ins w:id="22212" w:author="Rev 7 Allen Wirfs-Brock" w:date="2012-04-27T16:48: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413E24BC" w14:textId="77777777" w:rsidR="00CB4E96" w:rsidRPr="0006447F" w:rsidRDefault="00CB4E96" w:rsidP="00CB4E96">
      <w:pPr>
        <w:numPr>
          <w:ilvl w:val="0"/>
          <w:numId w:val="143"/>
        </w:numPr>
        <w:contextualSpacing/>
        <w:rPr>
          <w:ins w:id="22213" w:author="Rev 7 Allen Wirfs-Brock" w:date="2012-04-27T16:49:00Z"/>
          <w:rFonts w:ascii="Times New Roman" w:hAnsi="Times New Roman"/>
        </w:rPr>
      </w:pPr>
      <w:ins w:id="22214" w:author="Rev 7 Allen Wirfs-Brock" w:date="2012-04-27T16:49: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ins>
      <w:ins w:id="22215" w:author="Rev 7 Allen Wirfs-Brock" w:date="2012-04-27T16:50:00Z">
        <w:r>
          <w:rPr>
            <w:rFonts w:ascii="Times New Roman" w:hAnsi="Times New Roman"/>
            <w:i/>
          </w:rPr>
          <w:t>Declaration</w:t>
        </w:r>
      </w:ins>
      <w:ins w:id="22216" w:author="Rev 7 Allen Wirfs-Brock" w:date="2012-04-27T16:49:00Z">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081408E8" w14:textId="77777777" w:rsidR="00CB4E96" w:rsidRDefault="00CB4E96" w:rsidP="00CB4E96">
      <w:pPr>
        <w:numPr>
          <w:ilvl w:val="0"/>
          <w:numId w:val="143"/>
        </w:numPr>
        <w:contextualSpacing/>
        <w:rPr>
          <w:ins w:id="22217" w:author="Rev 7 Allen Wirfs-Brock" w:date="2012-04-27T16:49:00Z"/>
          <w:rFonts w:ascii="Times New Roman" w:hAnsi="Times New Roman"/>
        </w:rPr>
      </w:pPr>
      <w:ins w:id="22218" w:author="Rev 7 Allen Wirfs-Brock" w:date="2012-04-27T16:4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2219" w:author="Rev 8 Allen Wirfs-Brock" w:date="2012-06-13T16:04:00Z">
        <w:r w:rsidR="00B33FB4">
          <w:rPr>
            <w:rFonts w:ascii="Times New Roman" w:hAnsi="Times New Roman"/>
          </w:rPr>
          <w:t>running</w:t>
        </w:r>
        <w:r w:rsidR="00B33FB4" w:rsidRPr="00E77497">
          <w:rPr>
            <w:rFonts w:ascii="Times New Roman" w:hAnsi="Times New Roman"/>
          </w:rPr>
          <w:t xml:space="preserve"> </w:t>
        </w:r>
      </w:ins>
      <w:ins w:id="22220" w:author="Rev 7 Allen Wirfs-Brock" w:date="2012-04-27T16:49:00Z">
        <w:del w:id="22221" w:author="Rev 8 Allen Wirfs-Brock" w:date="2012-06-13T16:04: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w:t>
        </w:r>
      </w:ins>
    </w:p>
    <w:p w14:paraId="03A66023" w14:textId="77777777" w:rsidR="00CB4E96" w:rsidRPr="0006447F" w:rsidRDefault="00CB4E96" w:rsidP="00CB4E96">
      <w:pPr>
        <w:numPr>
          <w:ilvl w:val="0"/>
          <w:numId w:val="143"/>
        </w:numPr>
        <w:contextualSpacing/>
        <w:rPr>
          <w:ins w:id="22222" w:author="Rev 7 Allen Wirfs-Brock" w:date="2012-04-27T16:49:00Z"/>
          <w:rFonts w:ascii="Times New Roman" w:hAnsi="Times New Roman"/>
        </w:rPr>
      </w:pPr>
      <w:ins w:id="22223" w:author="Rev 7 Allen Wirfs-Brock" w:date="2012-04-27T16:49:00Z">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20C2C681" w14:textId="77777777" w:rsidR="00CB4E96" w:rsidRDefault="00CB4E96" w:rsidP="00CB4E96">
      <w:pPr>
        <w:numPr>
          <w:ilvl w:val="0"/>
          <w:numId w:val="143"/>
        </w:numPr>
        <w:contextualSpacing/>
        <w:rPr>
          <w:ins w:id="22224" w:author="Rev 7 Allen Wirfs-Brock" w:date="2012-04-27T16:49:00Z"/>
          <w:rFonts w:ascii="Times New Roman" w:hAnsi="Times New Roman"/>
        </w:rPr>
      </w:pPr>
      <w:ins w:id="22225" w:author="Rev 7 Allen Wirfs-Brock" w:date="2012-04-27T16:49:00Z">
        <w:r>
          <w:rPr>
            <w:rFonts w:ascii="Times New Roman" w:hAnsi="Times New Roman"/>
          </w:rPr>
          <w:t>Perform</w:t>
        </w:r>
        <w:del w:id="22226" w:author="Rev 8 Allen Wirfs-Brock" w:date="2012-06-14T15:50:00Z">
          <w:r w:rsidDel="003679DC">
            <w:rPr>
              <w:rFonts w:ascii="Times New Roman" w:hAnsi="Times New Roman"/>
            </w:rPr>
            <w:delText>ing</w:delText>
          </w:r>
        </w:del>
        <w:del w:id="22227"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argument </w:t>
        </w:r>
        <w:r w:rsidRPr="0006447F">
          <w:rPr>
            <w:rFonts w:ascii="Times New Roman" w:hAnsi="Times New Roman"/>
            <w:i/>
          </w:rPr>
          <w:t>F</w:t>
        </w:r>
        <w:r>
          <w:rPr>
            <w:rFonts w:ascii="Times New Roman" w:hAnsi="Times New Roman"/>
          </w:rPr>
          <w:t>.</w:t>
        </w:r>
      </w:ins>
    </w:p>
    <w:p w14:paraId="6B4607A5" w14:textId="77777777" w:rsidR="00CB4E96" w:rsidRPr="00E77497" w:rsidRDefault="00CB4E96" w:rsidP="00CB4E96">
      <w:pPr>
        <w:numPr>
          <w:ilvl w:val="0"/>
          <w:numId w:val="143"/>
        </w:numPr>
        <w:rPr>
          <w:ins w:id="22228" w:author="Rev 7 Allen Wirfs-Brock" w:date="2012-04-27T16:49:00Z"/>
          <w:rFonts w:ascii="Times New Roman" w:hAnsi="Times New Roman"/>
        </w:rPr>
      </w:pPr>
      <w:ins w:id="22229" w:author="Rev 7 Allen Wirfs-Brock" w:date="2012-04-27T16:49:00Z">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ins>
    </w:p>
    <w:p w14:paraId="78A03B66" w14:textId="77777777" w:rsidR="00F22CBA" w:rsidRPr="00E77497" w:rsidRDefault="00F22CBA" w:rsidP="00F22CBA">
      <w:pPr>
        <w:keepNext/>
        <w:rPr>
          <w:ins w:id="22230" w:author="Rev 4 Allen Wirfs-Brock" w:date="2011-10-16T15:15:00Z"/>
          <w:rFonts w:ascii="Helvetica" w:hAnsi="Helvetica"/>
          <w:b/>
        </w:rPr>
      </w:pPr>
      <w:ins w:id="22231" w:author="Rev 4 Allen Wirfs-Brock" w:date="2011-10-16T15:15:00Z">
        <w:r w:rsidRPr="00675B74">
          <w:rPr>
            <w:rFonts w:ascii="Helvetica" w:hAnsi="Helvetica"/>
            <w:b/>
          </w:rPr>
          <w:t xml:space="preserve">Runtime Semantics: </w:t>
        </w:r>
        <w:r w:rsidRPr="00E77497">
          <w:rPr>
            <w:rFonts w:ascii="Helvetica" w:hAnsi="Helvetica"/>
            <w:b/>
            <w:spacing w:val="6"/>
          </w:rPr>
          <w:t>Evaluation</w:t>
        </w:r>
      </w:ins>
    </w:p>
    <w:p w14:paraId="3613BF00" w14:textId="77777777" w:rsidR="004C02EF" w:rsidRPr="00E77497" w:rsidRDefault="004C02EF" w:rsidP="004C02EF">
      <w:pPr>
        <w:jc w:val="left"/>
      </w:pPr>
      <w:del w:id="22232"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ins w:id="22233" w:author="Rev 3 Allen Wirfs-Brock" w:date="2011-09-02T09:34:00Z">
        <w:r w:rsidR="00AF72C7" w:rsidRPr="00E77497">
          <w:rPr>
            <w:rFonts w:ascii="Times New Roman" w:hAnsi="Times New Roman"/>
            <w:i/>
          </w:rPr>
          <w:t>Binding</w:t>
        </w:r>
      </w:ins>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FormalParameterList</w:t>
      </w:r>
      <w:del w:id="22234" w:author="Rev 4 Allen Wirfs-Brock" w:date="2011-10-18T10:46: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del w:id="22235" w:author="Rev 4 Allen Wirfs-Brock" w:date="2011-10-16T15:15:00Z">
        <w:r w:rsidRPr="00E77497" w:rsidDel="00F22CBA">
          <w:br/>
          <w:delText xml:space="preserve">is </w:delText>
        </w:r>
      </w:del>
      <w:del w:id="22236" w:author="Rev 4 Allen Wirfs-Brock" w:date="2011-10-07T15:26:00Z">
        <w:r w:rsidRPr="00E77497" w:rsidDel="00E67AFC">
          <w:delText xml:space="preserve">instantiated </w:delText>
        </w:r>
      </w:del>
      <w:del w:id="22237" w:author="Rev 4 Allen Wirfs-Brock" w:date="2011-10-16T15:15:00Z">
        <w:r w:rsidRPr="00E77497" w:rsidDel="00F22CBA">
          <w:delText>as follows</w:delText>
        </w:r>
      </w:del>
      <w:del w:id="22238" w:author="Rev 4 Allen Wirfs-Brock" w:date="2011-10-07T15:26:00Z">
        <w:r w:rsidRPr="00E77497" w:rsidDel="00E67AFC">
          <w:delText xml:space="preserve"> during Declaration Binding instantiation (10.5)</w:delText>
        </w:r>
      </w:del>
      <w:del w:id="22239" w:author="Rev 4 Allen Wirfs-Brock" w:date="2011-10-16T15:15:00Z">
        <w:r w:rsidRPr="00E77497" w:rsidDel="00F22CBA">
          <w:delText>:</w:delText>
        </w:r>
      </w:del>
    </w:p>
    <w:p w14:paraId="2E934216" w14:textId="77777777" w:rsidR="004C02EF" w:rsidRPr="00E77497" w:rsidRDefault="00B02983" w:rsidP="00150A49">
      <w:pPr>
        <w:numPr>
          <w:ilvl w:val="0"/>
          <w:numId w:val="142"/>
        </w:numPr>
        <w:rPr>
          <w:rFonts w:ascii="Times New Roman" w:hAnsi="Times New Roman"/>
        </w:rPr>
      </w:pPr>
      <w:ins w:id="22240" w:author="Rev 4 Allen Wirfs-Brock" w:date="2011-10-07T15:27:00Z">
        <w:r w:rsidRPr="00546435">
          <w:rPr>
            <w:rFonts w:ascii="Times New Roman" w:hAnsi="Times New Roman"/>
          </w:rPr>
          <w:t>Return</w:t>
        </w:r>
        <w:r w:rsidRPr="004D1BD1">
          <w:t xml:space="preserve"> (</w:t>
        </w:r>
        <w:r w:rsidRPr="004D1BD1">
          <w:rPr>
            <w:rFonts w:cs="Arial"/>
          </w:rPr>
          <w:t>normal</w:t>
        </w:r>
        <w:r w:rsidRPr="003B4312">
          <w:t xml:space="preserve">, </w:t>
        </w:r>
        <w:r w:rsidRPr="006B6D0A">
          <w:rPr>
            <w:rFonts w:cs="Arial"/>
          </w:rPr>
          <w:t>empty</w:t>
        </w:r>
        <w:r w:rsidRPr="006B6D0A">
          <w:t xml:space="preserve">, </w:t>
        </w:r>
        <w:r w:rsidRPr="006B6D0A">
          <w:rPr>
            <w:rFonts w:cs="Arial"/>
          </w:rPr>
          <w:t>empty</w:t>
        </w:r>
        <w:r w:rsidRPr="00E65A34">
          <w:t>).</w:t>
        </w:r>
      </w:ins>
      <w:del w:id="22241" w:author="Rev 4 Allen Wirfs-Brock" w:date="2011-10-07T15:28:00Z">
        <w:r w:rsidR="004C02EF" w:rsidRPr="00546435" w:rsidDel="00B02983">
          <w:rPr>
            <w:rFonts w:ascii="Times New Roman" w:hAnsi="Times New Roman"/>
          </w:rPr>
          <w:delText xml:space="preserve">Return the result of creating a new Function object as specified in 13.2 with parameters specified by </w:delText>
        </w:r>
        <w:r w:rsidR="004C02EF" w:rsidRPr="009C202C" w:rsidDel="00B02983">
          <w:rPr>
            <w:rFonts w:ascii="Times New Roman" w:hAnsi="Times New Roman"/>
            <w:i/>
          </w:rPr>
          <w:delText>FormalParameterList</w:delText>
        </w:r>
        <w:r w:rsidR="004C02EF" w:rsidRPr="00B820AB" w:rsidDel="00B02983">
          <w:rPr>
            <w:vertAlign w:val="subscript"/>
          </w:rPr>
          <w:delText>opt</w:delText>
        </w:r>
        <w:r w:rsidR="004C02EF" w:rsidRPr="00675B74" w:rsidDel="00B02983">
          <w:rPr>
            <w:rFonts w:ascii="Times New Roman" w:hAnsi="Times New Roman"/>
          </w:rPr>
          <w:delText xml:space="preserve">, and body specified by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Pass in the VariableEnvironment of the running execution context as the </w:delText>
        </w:r>
        <w:r w:rsidR="004C02EF" w:rsidRPr="00E77497" w:rsidDel="00B02983">
          <w:rPr>
            <w:rFonts w:ascii="Times New Roman" w:hAnsi="Times New Roman"/>
            <w:i/>
          </w:rPr>
          <w:delText>Scope</w:delText>
        </w:r>
        <w:r w:rsidR="004C02EF" w:rsidRPr="00E77497" w:rsidDel="00B02983">
          <w:rPr>
            <w:rFonts w:ascii="Times New Roman" w:hAnsi="Times New Roman"/>
          </w:rPr>
          <w:delText xml:space="preserve">. Pass in </w:delText>
        </w:r>
        <w:r w:rsidR="004C02EF" w:rsidRPr="00E77497" w:rsidDel="00B02983">
          <w:rPr>
            <w:rFonts w:ascii="Times New Roman" w:hAnsi="Times New Roman"/>
            <w:b/>
          </w:rPr>
          <w:delText>true</w:delText>
        </w:r>
        <w:r w:rsidR="004C02EF" w:rsidRPr="00E77497" w:rsidDel="00B02983">
          <w:rPr>
            <w:rFonts w:ascii="Times New Roman" w:hAnsi="Times New Roman"/>
          </w:rPr>
          <w:delText xml:space="preserve"> as the </w:delText>
        </w:r>
        <w:r w:rsidR="004C02EF" w:rsidRPr="00E77497" w:rsidDel="00B02983">
          <w:rPr>
            <w:rFonts w:ascii="Times New Roman" w:hAnsi="Times New Roman"/>
            <w:i/>
          </w:rPr>
          <w:delText>Strict</w:delText>
        </w:r>
        <w:r w:rsidR="004C02EF" w:rsidRPr="00E77497" w:rsidDel="00B02983">
          <w:rPr>
            <w:rFonts w:ascii="Times New Roman" w:hAnsi="Times New Roman"/>
          </w:rPr>
          <w:delText xml:space="preserve"> flag if the </w:delText>
        </w:r>
        <w:r w:rsidR="004C02EF" w:rsidRPr="00E77497" w:rsidDel="00B02983">
          <w:rPr>
            <w:rFonts w:ascii="Times New Roman" w:hAnsi="Times New Roman"/>
            <w:i/>
          </w:rPr>
          <w:delText>FunctionDeclaration</w:delText>
        </w:r>
        <w:r w:rsidR="004C02EF" w:rsidRPr="00E77497" w:rsidDel="00B02983">
          <w:rPr>
            <w:rFonts w:ascii="Times New Roman" w:hAnsi="Times New Roman"/>
          </w:rPr>
          <w:delText xml:space="preserve"> is contained in strict code or if its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is strict code.</w:delText>
        </w:r>
      </w:del>
    </w:p>
    <w:p w14:paraId="625B0CB9" w14:textId="77777777" w:rsidR="004C02EF" w:rsidRPr="00E77497" w:rsidRDefault="004C02EF" w:rsidP="004C02EF">
      <w:pPr>
        <w:jc w:val="left"/>
      </w:pPr>
      <w:del w:id="22242"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FormalParameterList</w:t>
      </w:r>
      <w:del w:id="22243" w:author="Rev 4 Allen Wirfs-Brock" w:date="2011-10-18T10:47: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del w:id="22244" w:author="Rev 4 Allen Wirfs-Brock" w:date="2011-10-16T15:15:00Z">
        <w:r w:rsidRPr="00E77497" w:rsidDel="00F22CBA">
          <w:br/>
          <w:delText>is evaluated as follows:</w:delText>
        </w:r>
      </w:del>
    </w:p>
    <w:p w14:paraId="5A040107" w14:textId="77777777" w:rsidR="00744CC3" w:rsidRPr="0006447F" w:rsidRDefault="00744CC3" w:rsidP="00052EFC">
      <w:pPr>
        <w:numPr>
          <w:ilvl w:val="0"/>
          <w:numId w:val="759"/>
        </w:numPr>
        <w:contextualSpacing/>
        <w:rPr>
          <w:ins w:id="22245" w:author="Rev 7 Allen Wirfs-Brock" w:date="2012-04-27T16:27:00Z"/>
          <w:rFonts w:ascii="Times New Roman" w:hAnsi="Times New Roman"/>
        </w:rPr>
      </w:pPr>
      <w:ins w:id="22246" w:author="Rev 7 Allen Wirfs-Brock" w:date="2012-04-27T16:28: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66A851FE" w14:textId="77777777" w:rsidR="00744CC3" w:rsidRDefault="00744CC3" w:rsidP="00052EFC">
      <w:pPr>
        <w:numPr>
          <w:ilvl w:val="0"/>
          <w:numId w:val="759"/>
        </w:numPr>
        <w:contextualSpacing/>
        <w:rPr>
          <w:ins w:id="22247" w:author="Rev 7 Allen Wirfs-Brock" w:date="2012-04-27T16:31:00Z"/>
          <w:rFonts w:ascii="Times New Roman" w:hAnsi="Times New Roman"/>
        </w:rPr>
      </w:pPr>
      <w:ins w:id="22248" w:author="Rev 7 Allen Wirfs-Brock" w:date="2012-04-27T16:30: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ins>
      <w:ins w:id="22249" w:author="Rev 7 Allen Wirfs-Brock" w:date="2012-04-27T16:31:00Z">
        <w:r w:rsidRPr="00E77497">
          <w:rPr>
            <w:rFonts w:ascii="Times New Roman" w:hAnsi="Times New Roman"/>
          </w:rPr>
          <w:t xml:space="preserve">the LexicalEnvironment of the </w:t>
        </w:r>
        <w:del w:id="22250" w:author="Rev 8 Allen Wirfs-Brock" w:date="2012-06-13T16:02:00Z">
          <w:r w:rsidDel="00B33FB4">
            <w:rPr>
              <w:rFonts w:ascii="Times New Roman" w:hAnsi="Times New Roman"/>
            </w:rPr>
            <w:delText>current</w:delText>
          </w:r>
        </w:del>
      </w:ins>
      <w:ins w:id="22251" w:author="Rev 8 Allen Wirfs-Brock" w:date="2012-06-13T16:02:00Z">
        <w:r w:rsidR="00B33FB4">
          <w:rPr>
            <w:rFonts w:ascii="Times New Roman" w:hAnsi="Times New Roman"/>
          </w:rPr>
          <w:t>running</w:t>
        </w:r>
      </w:ins>
      <w:ins w:id="22252" w:author="Rev 7 Allen Wirfs-Brock" w:date="2012-04-27T16:31:00Z">
        <w:r w:rsidRPr="00E77497">
          <w:rPr>
            <w:rFonts w:ascii="Times New Roman" w:hAnsi="Times New Roman"/>
          </w:rPr>
          <w:t xml:space="preserve"> execution context</w:t>
        </w:r>
        <w:r>
          <w:rPr>
            <w:rFonts w:ascii="Times New Roman" w:hAnsi="Times New Roman"/>
          </w:rPr>
          <w:t>.</w:t>
        </w:r>
      </w:ins>
    </w:p>
    <w:p w14:paraId="625E5F0E" w14:textId="77777777" w:rsidR="00744CC3" w:rsidRPr="0006447F" w:rsidRDefault="00744CC3" w:rsidP="00052EFC">
      <w:pPr>
        <w:numPr>
          <w:ilvl w:val="0"/>
          <w:numId w:val="759"/>
        </w:numPr>
        <w:contextualSpacing/>
        <w:rPr>
          <w:ins w:id="22253" w:author="Rev 7 Allen Wirfs-Brock" w:date="2012-04-27T16:35:00Z"/>
          <w:rFonts w:ascii="Times New Roman" w:hAnsi="Times New Roman"/>
        </w:rPr>
      </w:pPr>
      <w:ins w:id="22254" w:author="Rev 7 Allen Wirfs-Brock" w:date="2012-04-27T16:32:00Z">
        <w:r>
          <w:rPr>
            <w:rFonts w:ascii="Times New Roman" w:hAnsi="Times New Roman"/>
          </w:rPr>
          <w:t xml:space="preserve">Let </w:t>
        </w:r>
      </w:ins>
      <w:ins w:id="22255" w:author="Rev 7 Allen Wirfs-Brock" w:date="2012-04-28T18:53:00Z">
        <w:r w:rsidR="000133D3" w:rsidRPr="00E77497">
          <w:rPr>
            <w:rFonts w:ascii="Times New Roman" w:hAnsi="Times New Roman"/>
            <w:i/>
          </w:rPr>
          <w:t>closure</w:t>
        </w:r>
      </w:ins>
      <w:ins w:id="22256" w:author="Rev 7 Allen Wirfs-Brock" w:date="2012-04-27T16:32:00Z">
        <w:r>
          <w:rPr>
            <w:rFonts w:ascii="Times New Roman" w:hAnsi="Times New Roman"/>
          </w:rPr>
          <w:t xml:space="preserve"> be the result of </w:t>
        </w:r>
      </w:ins>
      <w:ins w:id="22257" w:author="Rev 7 Allen Wirfs-Brock" w:date="2012-04-27T16:37:00Z">
        <w:r w:rsidR="0006447F">
          <w:rPr>
            <w:rFonts w:ascii="Times New Roman" w:hAnsi="Times New Roman"/>
          </w:rPr>
          <w:t>performing</w:t>
        </w:r>
      </w:ins>
      <w:ins w:id="22258" w:author="Rev 7 Allen Wirfs-Brock" w:date="2012-04-27T16:32:00Z">
        <w:r>
          <w:rPr>
            <w:rFonts w:ascii="Times New Roman" w:hAnsi="Times New Roman"/>
          </w:rPr>
          <w:t xml:space="preserve"> the FunctionCreate abstract operation with arguments </w:t>
        </w:r>
      </w:ins>
      <w:ins w:id="22259" w:author="Rev 7 Allen Wirfs-Brock" w:date="2012-04-27T16:27:00Z">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xml:space="preserve">, </w:t>
        </w:r>
      </w:ins>
      <w:ins w:id="22260" w:author="Rev 7 Allen Wirfs-Brock" w:date="2012-04-27T16:34:00Z">
        <w:r w:rsidRPr="0006447F">
          <w:rPr>
            <w:rFonts w:ascii="Times New Roman" w:hAnsi="Times New Roman"/>
            <w:i/>
          </w:rPr>
          <w:t>s</w:t>
        </w:r>
      </w:ins>
      <w:ins w:id="22261" w:author="Rev 7 Allen Wirfs-Brock" w:date="2012-04-27T16:27:00Z">
        <w:r w:rsidRPr="00E77497">
          <w:rPr>
            <w:rFonts w:ascii="Times New Roman" w:hAnsi="Times New Roman"/>
            <w:i/>
          </w:rPr>
          <w:t>cope</w:t>
        </w:r>
        <w:r w:rsidRPr="0006447F">
          <w:rPr>
            <w:rFonts w:ascii="Times New Roman" w:hAnsi="Times New Roman"/>
          </w:rPr>
          <w:t xml:space="preserve">, </w:t>
        </w:r>
      </w:ins>
      <w:ins w:id="22262" w:author="Rev 7 Allen Wirfs-Brock" w:date="2012-04-27T16:35:00Z">
        <w:r w:rsidRPr="0006447F">
          <w:rPr>
            <w:rFonts w:ascii="Times New Roman" w:hAnsi="Times New Roman"/>
          </w:rPr>
          <w:t>and</w:t>
        </w:r>
        <w:r>
          <w:t xml:space="preserve"> </w:t>
        </w:r>
      </w:ins>
      <w:ins w:id="22263" w:author="Rev 7 Allen Wirfs-Brock" w:date="2012-04-27T16:34:00Z">
        <w:r>
          <w:rPr>
            <w:rFonts w:ascii="Times New Roman" w:hAnsi="Times New Roman"/>
            <w:i/>
          </w:rPr>
          <w:t>s</w:t>
        </w:r>
      </w:ins>
      <w:ins w:id="22264" w:author="Rev 7 Allen Wirfs-Brock" w:date="2012-04-27T16:27:00Z">
        <w:r w:rsidRPr="00E77497">
          <w:rPr>
            <w:rFonts w:ascii="Times New Roman" w:hAnsi="Times New Roman"/>
            <w:i/>
          </w:rPr>
          <w:t>trict</w:t>
        </w:r>
      </w:ins>
      <w:ins w:id="22265" w:author="Rev 7 Allen Wirfs-Brock" w:date="2012-04-27T16:35:00Z">
        <w:r>
          <w:t>.</w:t>
        </w:r>
      </w:ins>
    </w:p>
    <w:p w14:paraId="5971777F" w14:textId="77777777" w:rsidR="00744CC3" w:rsidRDefault="0006447F" w:rsidP="00052EFC">
      <w:pPr>
        <w:numPr>
          <w:ilvl w:val="0"/>
          <w:numId w:val="759"/>
        </w:numPr>
        <w:contextualSpacing/>
        <w:rPr>
          <w:ins w:id="22266" w:author="Rev 7 Allen Wirfs-Brock" w:date="2012-04-27T16:27:00Z"/>
          <w:rFonts w:ascii="Times New Roman" w:hAnsi="Times New Roman"/>
        </w:rPr>
      </w:pPr>
      <w:ins w:id="22267" w:author="Rev 7 Allen Wirfs-Brock" w:date="2012-04-27T16:37:00Z">
        <w:r>
          <w:rPr>
            <w:rFonts w:ascii="Times New Roman" w:hAnsi="Times New Roman"/>
          </w:rPr>
          <w:t>Perform</w:t>
        </w:r>
        <w:del w:id="22268" w:author="Rev 8 Allen Wirfs-Brock" w:date="2012-06-14T15:50:00Z">
          <w:r w:rsidDel="003679DC">
            <w:rPr>
              <w:rFonts w:ascii="Times New Roman" w:hAnsi="Times New Roman"/>
            </w:rPr>
            <w:delText>ing</w:delText>
          </w:r>
        </w:del>
        <w:del w:id="22269"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w:t>
        </w:r>
      </w:ins>
      <w:ins w:id="22270" w:author="Rev 7 Allen Wirfs-Brock" w:date="2012-04-27T16:38:00Z">
        <w:r>
          <w:rPr>
            <w:rFonts w:ascii="Times New Roman" w:hAnsi="Times New Roman"/>
          </w:rPr>
          <w:t xml:space="preserve">argument </w:t>
        </w:r>
      </w:ins>
      <w:ins w:id="22271" w:author="Rev 7 Allen Wirfs-Brock" w:date="2012-04-28T18:53:00Z">
        <w:r w:rsidR="000133D3" w:rsidRPr="00E77497">
          <w:rPr>
            <w:rFonts w:ascii="Times New Roman" w:hAnsi="Times New Roman"/>
            <w:i/>
          </w:rPr>
          <w:t>closure</w:t>
        </w:r>
      </w:ins>
      <w:ins w:id="22272" w:author="Rev 7 Allen Wirfs-Brock" w:date="2012-04-27T16:38:00Z">
        <w:r>
          <w:rPr>
            <w:rFonts w:ascii="Times New Roman" w:hAnsi="Times New Roman"/>
          </w:rPr>
          <w:t>.</w:t>
        </w:r>
      </w:ins>
    </w:p>
    <w:p w14:paraId="7102340D" w14:textId="77777777"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ins w:id="22273" w:author="Rev 7 Allen Wirfs-Brock" w:date="2012-04-27T16:38:00Z">
        <w:r w:rsidR="0006447F">
          <w:rPr>
            <w:rFonts w:ascii="Times New Roman" w:hAnsi="Times New Roman"/>
          </w:rPr>
          <w:t xml:space="preserve"> </w:t>
        </w:r>
      </w:ins>
      <w:ins w:id="22274" w:author="Rev 7 Allen Wirfs-Brock" w:date="2012-04-28T18:53:00Z">
        <w:r w:rsidR="000133D3" w:rsidRPr="00E77497">
          <w:rPr>
            <w:rFonts w:ascii="Times New Roman" w:hAnsi="Times New Roman"/>
            <w:i/>
          </w:rPr>
          <w:t>closure</w:t>
        </w:r>
      </w:ins>
      <w:del w:id="22275" w:author="Rev 7 Allen Wirfs-Brock" w:date="2012-04-27T16:38:00Z">
        <w:r w:rsidRPr="00E77497" w:rsidDel="0006447F">
          <w:rPr>
            <w:rFonts w:ascii="Times New Roman" w:hAnsi="Times New Roman"/>
          </w:rPr>
          <w:delText xml:space="preserve"> the result of creating a new Function object as specified in 13.</w:delText>
        </w:r>
      </w:del>
      <w:del w:id="22276" w:author="Rev 7 Allen Wirfs-Brock" w:date="2012-04-17T14:28:00Z">
        <w:r w:rsidRPr="00E77497" w:rsidDel="00AA5DC6">
          <w:rPr>
            <w:rFonts w:ascii="Times New Roman" w:hAnsi="Times New Roman"/>
          </w:rPr>
          <w:delText xml:space="preserve">2 </w:delText>
        </w:r>
      </w:del>
      <w:del w:id="22277" w:author="Rev 7 Allen Wirfs-Brock" w:date="2012-04-27T16:38: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the LexicalEnvironment of the running execution context 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r w:rsidRPr="00E77497">
        <w:rPr>
          <w:rFonts w:ascii="Times New Roman" w:hAnsi="Times New Roman"/>
        </w:rPr>
        <w:t>.</w:t>
      </w:r>
    </w:p>
    <w:p w14:paraId="7C93CCA8" w14:textId="77777777" w:rsidR="004C02EF" w:rsidRPr="00E77497" w:rsidRDefault="004C02EF" w:rsidP="004C02EF">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d="22278"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del w:id="22279" w:author="Rev 4 Allen Wirfs-Brock" w:date="2011-10-18T10:47:00Z">
        <w:r w:rsidRPr="00E77497" w:rsidDel="003E672A">
          <w:rPr>
            <w:rFonts w:cs="Arial"/>
            <w:vertAlign w:val="subscript"/>
          </w:rPr>
          <w:delText>opt</w:delText>
        </w:r>
      </w:del>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4D1F45A3" w14:textId="77777777" w:rsidR="0006447F" w:rsidRPr="0006447F" w:rsidRDefault="0006447F" w:rsidP="0006447F">
      <w:pPr>
        <w:numPr>
          <w:ilvl w:val="0"/>
          <w:numId w:val="144"/>
        </w:numPr>
        <w:contextualSpacing/>
        <w:rPr>
          <w:ins w:id="22280" w:author="Rev 7 Allen Wirfs-Brock" w:date="2012-04-27T16:42:00Z"/>
          <w:rFonts w:ascii="Times New Roman" w:hAnsi="Times New Roman"/>
        </w:rPr>
      </w:pPr>
      <w:ins w:id="22281" w:author="Rev 7 Allen Wirfs-Brock" w:date="2012-04-27T16:42: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43BF5AC0"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del w:id="22282" w:author="Rev 7 Allen Wirfs-Brock" w:date="2012-04-27T16:41:00Z">
        <w:r w:rsidRPr="00E77497" w:rsidDel="0006447F">
          <w:rPr>
            <w:rFonts w:ascii="Times New Roman" w:hAnsi="Times New Roman"/>
          </w:rPr>
          <w:delText xml:space="preserve">running </w:delText>
        </w:r>
      </w:del>
      <w:ins w:id="22283" w:author="Rev 8 Allen Wirfs-Brock" w:date="2012-06-13T16:02:00Z">
        <w:r w:rsidR="00B33FB4">
          <w:rPr>
            <w:rFonts w:ascii="Times New Roman" w:hAnsi="Times New Roman"/>
          </w:rPr>
          <w:t>running</w:t>
        </w:r>
        <w:r w:rsidR="00B33FB4" w:rsidRPr="00E77497">
          <w:rPr>
            <w:rFonts w:ascii="Times New Roman" w:hAnsi="Times New Roman"/>
          </w:rPr>
          <w:t xml:space="preserve"> </w:t>
        </w:r>
      </w:ins>
      <w:ins w:id="22284" w:author="Rev 7 Allen Wirfs-Brock" w:date="2012-04-27T16:41:00Z">
        <w:del w:id="22285" w:author="Rev 8 Allen Wirfs-Brock" w:date="2012-06-13T16:02:00Z">
          <w:r w:rsidR="0006447F" w:rsidDel="00B33FB4">
            <w:rPr>
              <w:rFonts w:ascii="Times New Roman" w:hAnsi="Times New Roman"/>
            </w:rPr>
            <w:delText>current</w:delText>
          </w:r>
          <w:r w:rsidR="0006447F" w:rsidRPr="00E77497" w:rsidDel="00B33FB4">
            <w:rPr>
              <w:rFonts w:ascii="Times New Roman" w:hAnsi="Times New Roman"/>
            </w:rPr>
            <w:delText xml:space="preserve"> </w:delText>
          </w:r>
        </w:del>
      </w:ins>
      <w:r w:rsidRPr="00E77497">
        <w:rPr>
          <w:rFonts w:ascii="Times New Roman" w:hAnsi="Times New Roman"/>
        </w:rPr>
        <w:t>execution context’s Lexical Environment as the argument</w:t>
      </w:r>
    </w:p>
    <w:p w14:paraId="1F095E1B"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456BE9EE" w14:textId="77777777" w:rsidR="00742BFC" w:rsidRDefault="00742BFC" w:rsidP="00150A49">
      <w:pPr>
        <w:numPr>
          <w:ilvl w:val="0"/>
          <w:numId w:val="144"/>
        </w:numPr>
        <w:contextualSpacing/>
        <w:rPr>
          <w:ins w:id="22286" w:author="Rev 8 Allen Wirfs-Brock" w:date="2012-06-01T17:06:00Z"/>
          <w:rFonts w:ascii="Times New Roman" w:hAnsi="Times New Roman"/>
        </w:rPr>
      </w:pPr>
      <w:ins w:id="22287" w:author="Rev 8 Allen Wirfs-Brock" w:date="2012-06-01T17:06:00Z">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w:t>
        </w:r>
        <w:del w:id="22288" w:author="Rev 9 Allen Wirfs-Brock" w:date="2012-07-07T16:31:00Z">
          <w:r w:rsidDel="00D11231">
            <w:rPr>
              <w:rFonts w:ascii="Times New Roman" w:hAnsi="Times New Roman"/>
            </w:rPr>
            <w:delText xml:space="preserve"> </w:delText>
          </w:r>
        </w:del>
        <w:r>
          <w:rPr>
            <w:rFonts w:ascii="Times New Roman" w:hAnsi="Times New Roman"/>
          </w:rPr>
          <w:t xml:space="preserve">Value of </w:t>
        </w:r>
        <w:r w:rsidRPr="007F4002">
          <w:rPr>
            <w:rFonts w:ascii="Times New Roman" w:hAnsi="Times New Roman"/>
            <w:i/>
          </w:rPr>
          <w:t>BindingIdentifier</w:t>
        </w:r>
        <w:r>
          <w:rPr>
            <w:rFonts w:ascii="Times New Roman" w:hAnsi="Times New Roman"/>
          </w:rPr>
          <w:t>.</w:t>
        </w:r>
      </w:ins>
    </w:p>
    <w:p w14:paraId="57FA2B2C"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del w:id="22289" w:author="Rev 8 Allen Wirfs-Brock" w:date="2012-06-01T17:07:00Z">
        <w:r w:rsidRPr="00E77497" w:rsidDel="00742BFC">
          <w:rPr>
            <w:rFonts w:ascii="Times New Roman" w:hAnsi="Times New Roman"/>
          </w:rPr>
          <w:delText xml:space="preserve">the String value of </w:delText>
        </w:r>
      </w:del>
      <w:ins w:id="22290" w:author="Rev 3 Allen Wirfs-Brock" w:date="2011-09-02T09:36:00Z">
        <w:del w:id="22291" w:author="Rev 8 Allen Wirfs-Brock" w:date="2012-06-01T17:07:00Z">
          <w:r w:rsidR="00AF72C7" w:rsidRPr="00E77497" w:rsidDel="00742BFC">
            <w:rPr>
              <w:rFonts w:ascii="Times New Roman" w:hAnsi="Times New Roman"/>
              <w:i/>
            </w:rPr>
            <w:delText>Binding</w:delText>
          </w:r>
        </w:del>
      </w:ins>
      <w:del w:id="22292" w:author="Rev 8 Allen Wirfs-Brock" w:date="2012-06-01T17:07:00Z">
        <w:r w:rsidRPr="00E77497" w:rsidDel="00742BFC">
          <w:rPr>
            <w:rFonts w:ascii="Times New Roman" w:hAnsi="Times New Roman"/>
            <w:i/>
          </w:rPr>
          <w:delText>Identifier</w:delText>
        </w:r>
      </w:del>
      <w:ins w:id="22293" w:author="Rev 8 Allen Wirfs-Brock" w:date="2012-06-01T17:07:00Z">
        <w:r w:rsidR="00742BFC">
          <w:rPr>
            <w:rFonts w:ascii="Times New Roman" w:hAnsi="Times New Roman"/>
            <w:i/>
          </w:rPr>
          <w:t>name</w:t>
        </w:r>
      </w:ins>
      <w:r w:rsidRPr="00E77497">
        <w:rPr>
          <w:rFonts w:ascii="Times New Roman" w:hAnsi="Times New Roman"/>
        </w:rPr>
        <w:t xml:space="preserve"> as the argument.</w:t>
      </w:r>
    </w:p>
    <w:p w14:paraId="33571D6A" w14:textId="77777777" w:rsidR="004C02EF" w:rsidRPr="00E77497" w:rsidDel="0006447F" w:rsidRDefault="004C02EF" w:rsidP="00150A49">
      <w:pPr>
        <w:numPr>
          <w:ilvl w:val="0"/>
          <w:numId w:val="144"/>
        </w:numPr>
        <w:contextualSpacing/>
        <w:rPr>
          <w:del w:id="22294" w:author="Rev 7 Allen Wirfs-Brock" w:date="2012-04-27T16:43:00Z"/>
          <w:rFonts w:ascii="Times New Roman" w:hAnsi="Times New Roman"/>
        </w:rPr>
      </w:pPr>
      <w:del w:id="22295" w:author="Rev 7 Allen Wirfs-Brock" w:date="2012-04-27T16:43:00Z">
        <w:r w:rsidRPr="00E77497" w:rsidDel="0006447F">
          <w:rPr>
            <w:rFonts w:ascii="Times New Roman" w:hAnsi="Times New Roman"/>
          </w:rPr>
          <w:delText xml:space="preserve">Let </w:delText>
        </w:r>
        <w:r w:rsidRPr="00E77497" w:rsidDel="0006447F">
          <w:rPr>
            <w:rFonts w:ascii="Times New Roman" w:hAnsi="Times New Roman"/>
            <w:i/>
          </w:rPr>
          <w:delText xml:space="preserve">closure </w:delText>
        </w:r>
        <w:r w:rsidRPr="00E77497" w:rsidDel="0006447F">
          <w:rPr>
            <w:rFonts w:ascii="Times New Roman" w:hAnsi="Times New Roman"/>
          </w:rPr>
          <w:delText>be the result of creating a new Function object as specified in 13.</w:delText>
        </w:r>
      </w:del>
      <w:del w:id="22296" w:author="Rev 7 Allen Wirfs-Brock" w:date="2012-04-17T14:27:00Z">
        <w:r w:rsidRPr="00E77497" w:rsidDel="00AA5DC6">
          <w:rPr>
            <w:rFonts w:ascii="Times New Roman" w:hAnsi="Times New Roman"/>
          </w:rPr>
          <w:delText xml:space="preserve">2 </w:delText>
        </w:r>
      </w:del>
      <w:del w:id="22297" w:author="Rev 7 Allen Wirfs-Brock" w:date="2012-04-27T16:43: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w:delText>
        </w:r>
        <w:r w:rsidRPr="00E77497" w:rsidDel="0006447F">
          <w:rPr>
            <w:rFonts w:ascii="Times New Roman" w:hAnsi="Times New Roman"/>
            <w:i/>
          </w:rPr>
          <w:delText xml:space="preserve">funcEnv </w:delText>
        </w:r>
        <w:r w:rsidRPr="00E77497" w:rsidDel="0006447F">
          <w:rPr>
            <w:rFonts w:ascii="Times New Roman" w:hAnsi="Times New Roman"/>
          </w:rPr>
          <w:delText xml:space="preserve">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p>
    <w:p w14:paraId="30102A99" w14:textId="77777777" w:rsidR="0006447F" w:rsidRPr="0006447F" w:rsidRDefault="0006447F" w:rsidP="0006447F">
      <w:pPr>
        <w:numPr>
          <w:ilvl w:val="0"/>
          <w:numId w:val="144"/>
        </w:numPr>
        <w:contextualSpacing/>
        <w:rPr>
          <w:ins w:id="22298" w:author="Rev 7 Allen Wirfs-Brock" w:date="2012-04-27T16:40:00Z"/>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w:t>
      </w:r>
      <w:ins w:id="22299" w:author="Rev 7 Allen Wirfs-Brock" w:date="2012-04-27T16:40:00Z">
        <w:r>
          <w:rPr>
            <w:rFonts w:ascii="Times New Roman" w:hAnsi="Times New Roman"/>
          </w:rPr>
          <w:t xml:space="preserve">performing the FunctionCreate abstract operation with arguments </w:t>
        </w:r>
        <w:r w:rsidRPr="00912F02">
          <w:t>Normal</w:t>
        </w:r>
        <w:r>
          <w:t xml:space="preserve">, </w:t>
        </w:r>
      </w:ins>
      <w:r w:rsidRPr="00E77497">
        <w:rPr>
          <w:rFonts w:ascii="Times New Roman" w:hAnsi="Times New Roman"/>
          <w:i/>
        </w:rPr>
        <w:t>FormalParameterList</w:t>
      </w:r>
      <w:ins w:id="22300" w:author="Rev 7 Allen Wirfs-Brock" w:date="2012-04-27T16:40:00Z">
        <w:r w:rsidRPr="00E77497">
          <w:t xml:space="preserve">, </w:t>
        </w:r>
      </w:ins>
      <w:r w:rsidRPr="00E77497">
        <w:rPr>
          <w:rFonts w:ascii="Times New Roman" w:hAnsi="Times New Roman"/>
          <w:i/>
        </w:rPr>
        <w:t>FunctionBody</w:t>
      </w:r>
      <w:ins w:id="22301" w:author="Rev 7 Allen Wirfs-Brock" w:date="2012-04-27T16:40:00Z">
        <w:r w:rsidRPr="0006447F">
          <w:rPr>
            <w:rFonts w:ascii="Times New Roman" w:hAnsi="Times New Roman"/>
            <w:i/>
          </w:rPr>
          <w:t xml:space="preserve">, </w:t>
        </w:r>
      </w:ins>
      <w:ins w:id="22302" w:author="Rev 7 Allen Wirfs-Brock" w:date="2012-04-27T16:42:00Z">
        <w:r w:rsidRPr="00E77497">
          <w:rPr>
            <w:rFonts w:ascii="Times New Roman" w:hAnsi="Times New Roman"/>
            <w:i/>
          </w:rPr>
          <w:t>funcEnv</w:t>
        </w:r>
      </w:ins>
      <w:ins w:id="22303" w:author="Rev 7 Allen Wirfs-Brock" w:date="2012-04-27T16:40:00Z">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773F072C" w14:textId="77777777" w:rsidR="0006447F" w:rsidRDefault="0006447F" w:rsidP="007F4002">
      <w:pPr>
        <w:numPr>
          <w:ilvl w:val="0"/>
          <w:numId w:val="144"/>
        </w:numPr>
        <w:spacing w:after="0"/>
        <w:contextualSpacing/>
        <w:rPr>
          <w:ins w:id="22304" w:author="Rev 7 Allen Wirfs-Brock" w:date="2012-04-27T16:40:00Z"/>
          <w:rFonts w:ascii="Times New Roman" w:hAnsi="Times New Roman"/>
        </w:rPr>
      </w:pPr>
      <w:ins w:id="22305" w:author="Rev 7 Allen Wirfs-Brock" w:date="2012-04-27T16:40:00Z">
        <w:r>
          <w:rPr>
            <w:rFonts w:ascii="Times New Roman" w:hAnsi="Times New Roman"/>
          </w:rPr>
          <w:t>Perform</w:t>
        </w:r>
        <w:del w:id="22306" w:author="Rev 8 Allen Wirfs-Brock" w:date="2012-06-14T15:50:00Z">
          <w:r w:rsidDel="003679DC">
            <w:rPr>
              <w:rFonts w:ascii="Times New Roman" w:hAnsi="Times New Roman"/>
            </w:rPr>
            <w:delText>ing</w:delText>
          </w:r>
        </w:del>
        <w:del w:id="22307"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argument </w:t>
        </w:r>
      </w:ins>
      <w:ins w:id="22308" w:author="Rev 7 Allen Wirfs-Brock" w:date="2012-04-27T16:44:00Z">
        <w:r w:rsidRPr="00E77497">
          <w:rPr>
            <w:rFonts w:ascii="Times New Roman" w:hAnsi="Times New Roman"/>
            <w:i/>
          </w:rPr>
          <w:t>closure</w:t>
        </w:r>
      </w:ins>
      <w:ins w:id="22309" w:author="Rev 7 Allen Wirfs-Brock" w:date="2012-04-27T16:40:00Z">
        <w:r>
          <w:rPr>
            <w:rFonts w:ascii="Times New Roman" w:hAnsi="Times New Roman"/>
          </w:rPr>
          <w:t>.</w:t>
        </w:r>
      </w:ins>
    </w:p>
    <w:p w14:paraId="480309C9" w14:textId="77777777" w:rsidR="004C02EF" w:rsidRPr="00E77497" w:rsidRDefault="004C02EF" w:rsidP="008D4801">
      <w:pPr>
        <w:numPr>
          <w:ilvl w:val="0"/>
          <w:numId w:val="144"/>
        </w:numPr>
        <w:tabs>
          <w:tab w:val="left" w:pos="4680"/>
        </w:tabs>
        <w:contextualSpacing/>
        <w:rPr>
          <w:rFonts w:ascii="Times New Roman" w:hAnsi="Times New Roman"/>
        </w:rPr>
      </w:pPr>
      <w:r w:rsidRPr="00E77497">
        <w:rPr>
          <w:rFonts w:ascii="Times New Roman" w:hAnsi="Times New Roman"/>
        </w:rPr>
        <w:t>Call the Initialize</w:t>
      </w:r>
      <w:del w:id="22310" w:author="Rev 9 Allen Wirfs-Brock" w:date="2012-07-08T13:50:00Z">
        <w:r w:rsidRPr="00E77497" w:rsidDel="008D4801">
          <w:rPr>
            <w:rFonts w:ascii="Times New Roman" w:hAnsi="Times New Roman"/>
          </w:rPr>
          <w:delText>Immutable</w:delText>
        </w:r>
      </w:del>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w:t>
      </w:r>
      <w:ins w:id="22311" w:author="Rev 8 Allen Wirfs-Brock" w:date="2012-06-01T17:10:00Z">
        <w:r w:rsidR="00742BFC">
          <w:rPr>
            <w:rFonts w:ascii="Times New Roman" w:hAnsi="Times New Roman"/>
            <w:i/>
          </w:rPr>
          <w:t>name</w:t>
        </w:r>
      </w:ins>
      <w:del w:id="22312" w:author="Rev 8 Allen Wirfs-Brock" w:date="2012-06-01T17:10:00Z">
        <w:r w:rsidRPr="00E77497" w:rsidDel="00742BFC">
          <w:rPr>
            <w:rFonts w:ascii="Times New Roman" w:hAnsi="Times New Roman"/>
          </w:rPr>
          <w:delText xml:space="preserve">the String value of </w:delText>
        </w:r>
        <w:r w:rsidRPr="00E77497" w:rsidDel="00742BFC">
          <w:rPr>
            <w:rFonts w:ascii="Times New Roman" w:hAnsi="Times New Roman"/>
            <w:i/>
          </w:rPr>
          <w:delText>Identifier</w:delText>
        </w:r>
      </w:del>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379B45F4"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ins w:id="22313" w:author="Rev 8 Allen Wirfs-Brock" w:date="2012-06-01T17:06:00Z">
        <w:r w:rsidR="00742BFC">
          <w:rPr>
            <w:rFonts w:ascii="Times New Roman" w:hAnsi="Times New Roman"/>
          </w:rPr>
          <w:t>Normal</w:t>
        </w:r>
        <w:del w:id="22314" w:author="Rev 9 Allen Wirfs-Brock" w:date="2012-07-04T18:38:00Z">
          <w:r w:rsidR="00742BFC" w:rsidDel="004C2A25">
            <w:rPr>
              <w:rFonts w:ascii="Times New Roman" w:hAnsi="Times New Roman"/>
            </w:rPr>
            <w:delText>Value</w:delText>
          </w:r>
        </w:del>
      </w:ins>
      <w:ins w:id="22315" w:author="Rev 9 Allen Wirfs-Brock" w:date="2012-07-04T18:38:00Z">
        <w:r w:rsidR="004C2A25">
          <w:rPr>
            <w:rFonts w:ascii="Times New Roman" w:hAnsi="Times New Roman"/>
          </w:rPr>
          <w:t>Completion</w:t>
        </w:r>
      </w:ins>
      <w:ins w:id="22316" w:author="Rev 8 Allen Wirfs-Brock" w:date="2012-06-01T17:06:00Z">
        <w:r w:rsidR="00742BFC">
          <w:rPr>
            <w:rFonts w:ascii="Times New Roman" w:hAnsi="Times New Roman"/>
          </w:rPr>
          <w:t>(</w:t>
        </w:r>
      </w:ins>
      <w:r w:rsidRPr="00E77497">
        <w:rPr>
          <w:rFonts w:ascii="Times New Roman" w:hAnsi="Times New Roman"/>
          <w:i/>
        </w:rPr>
        <w:t>closure</w:t>
      </w:r>
      <w:ins w:id="22317" w:author="Rev 8 Allen Wirfs-Brock" w:date="2012-06-01T17:06:00Z">
        <w:r w:rsidR="00742BFC">
          <w:rPr>
            <w:rFonts w:ascii="Times New Roman" w:hAnsi="Times New Roman"/>
          </w:rPr>
          <w:t>)</w:t>
        </w:r>
      </w:ins>
      <w:r w:rsidRPr="00E77497">
        <w:rPr>
          <w:rFonts w:ascii="Times New Roman" w:hAnsi="Times New Roman"/>
        </w:rPr>
        <w:t>.</w:t>
      </w:r>
    </w:p>
    <w:p w14:paraId="5AD764A0" w14:textId="77777777" w:rsidR="004C02EF" w:rsidRPr="00E77497" w:rsidRDefault="004C02EF" w:rsidP="004C02EF">
      <w:pPr>
        <w:pStyle w:val="Note"/>
      </w:pPr>
      <w:r w:rsidRPr="00E77497">
        <w:t>NOTE</w:t>
      </w:r>
      <w:ins w:id="22318" w:author="Rev 8 Allen Wirfs-Brock" w:date="2012-06-07T15:43:00Z">
        <w:r w:rsidR="00D30F05">
          <w:t xml:space="preserve"> 1</w:t>
        </w:r>
      </w:ins>
      <w:r w:rsidRPr="00E77497">
        <w:tab/>
        <w:t xml:space="preserve">The </w:t>
      </w:r>
      <w:ins w:id="22319" w:author="Rev 3 Allen Wirfs-Brock" w:date="2011-09-02T09:37:00Z">
        <w:r w:rsidR="00AF72C7" w:rsidRPr="00546435">
          <w:rPr>
            <w:rStyle w:val="bnf"/>
          </w:rPr>
          <w:t>Binding</w:t>
        </w:r>
      </w:ins>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ins w:id="22320" w:author="Rev 3 Allen Wirfs-Brock" w:date="2011-09-02T09:37:00Z">
        <w:r w:rsidR="00AF72C7" w:rsidRPr="00546435">
          <w:rPr>
            <w:rFonts w:ascii="Times New Roman" w:hAnsi="Times New Roman"/>
            <w:i/>
          </w:rPr>
          <w:t>Binding</w:t>
        </w:r>
      </w:ins>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143C36CE" w14:textId="77777777" w:rsidR="00254DA7" w:rsidRPr="00E77497" w:rsidRDefault="00254DA7" w:rsidP="00254DA7">
      <w:pPr>
        <w:pStyle w:val="Note"/>
        <w:rPr>
          <w:ins w:id="22321" w:author="Rev 7 Allen Wirfs-Brock" w:date="2012-04-27T13:38:00Z"/>
        </w:rPr>
      </w:pPr>
      <w:ins w:id="22322" w:author="Rev 7 Allen Wirfs-Brock" w:date="2012-04-27T13:38:00Z">
        <w:r w:rsidRPr="00E77497">
          <w:t>NOTE</w:t>
        </w:r>
      </w:ins>
      <w:ins w:id="22323" w:author="Rev 8 Allen Wirfs-Brock" w:date="2012-06-07T15:43:00Z">
        <w:r w:rsidR="00D30F05">
          <w:t xml:space="preserve"> 2</w:t>
        </w:r>
      </w:ins>
      <w:ins w:id="22324" w:author="Rev 7 Allen Wirfs-Brock" w:date="2012-04-27T13:38:00Z">
        <w:r w:rsidRPr="00E77497">
          <w:tab/>
          <w:t xml:space="preserve">A </w:t>
        </w:r>
        <w:r w:rsidRPr="00E77497">
          <w:rPr>
            <w:rFonts w:ascii="Courier New" w:hAnsi="Courier New"/>
            <w:b/>
            <w:color w:val="000000"/>
          </w:rPr>
          <w:t>prototype</w:t>
        </w:r>
        <w:r w:rsidRPr="00E77497">
          <w:t xml:space="preserve"> property is automatically created for every function</w:t>
        </w:r>
      </w:ins>
      <w:ins w:id="22325" w:author="Rev 8 Allen Wirfs-Brock" w:date="2012-06-15T19:06:00Z">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ins>
      <w:ins w:id="22326" w:author="Rev 7 Allen Wirfs-Brock" w:date="2012-04-27T13:38:00Z">
        <w:r w:rsidRPr="00E77497">
          <w:t>, to allow for the possibility that the function will be used as a constructor.</w:t>
        </w:r>
      </w:ins>
    </w:p>
    <w:p w14:paraId="650F26CB" w14:textId="77777777" w:rsidR="004C02EF" w:rsidRPr="00E77497" w:rsidRDefault="004C02EF" w:rsidP="004C02EF">
      <w:del w:id="22327" w:author="Rev 4 Allen Wirfs-Brock" w:date="2011-10-16T15:17:00Z">
        <w:r w:rsidRPr="00E77497" w:rsidDel="00B72A9B">
          <w:delText xml:space="preserve">The production </w:delText>
        </w:r>
      </w:del>
      <w:r w:rsidRPr="00E77497">
        <w:rPr>
          <w:rFonts w:ascii="Times New Roman" w:hAnsi="Times New Roman"/>
          <w:i/>
        </w:rPr>
        <w:t xml:space="preserve">FunctionBody </w:t>
      </w:r>
      <w:r w:rsidRPr="00E77497">
        <w:rPr>
          <w:b/>
        </w:rPr>
        <w:t>:</w:t>
      </w:r>
      <w:r w:rsidRPr="00E77497">
        <w:rPr>
          <w:rFonts w:ascii="Times New Roman" w:hAnsi="Times New Roman"/>
          <w:i/>
        </w:rPr>
        <w:t xml:space="preserve"> </w:t>
      </w:r>
      <w:del w:id="22328" w:author="Rev 4 Allen Wirfs-Brock" w:date="2011-10-07T15:37:00Z">
        <w:r w:rsidRPr="00E77497" w:rsidDel="001C008F">
          <w:rPr>
            <w:rFonts w:ascii="Times New Roman" w:hAnsi="Times New Roman"/>
            <w:i/>
          </w:rPr>
          <w:delText>Source</w:delText>
        </w:r>
      </w:del>
      <w:ins w:id="22329" w:author="Rev 4 Allen Wirfs-Brock" w:date="2011-10-07T15:36:00Z">
        <w:r w:rsidR="001C008F" w:rsidRPr="00E77497">
          <w:rPr>
            <w:rFonts w:ascii="Times New Roman" w:hAnsi="Times New Roman"/>
            <w:i/>
          </w:rPr>
          <w:t>Statement</w:t>
        </w:r>
      </w:ins>
      <w:ins w:id="22330" w:author="Rev 4 Allen Wirfs-Brock" w:date="2011-10-07T15:34:00Z">
        <w:r w:rsidR="00D57B9A" w:rsidRPr="00E77497">
          <w:rPr>
            <w:rFonts w:ascii="Times New Roman" w:hAnsi="Times New Roman"/>
            <w:i/>
          </w:rPr>
          <w:t>List</w:t>
        </w:r>
      </w:ins>
      <w:del w:id="22331" w:author="Rev 4 Allen Wirfs-Brock" w:date="2011-10-07T15:34:00Z">
        <w:r w:rsidRPr="00E77497" w:rsidDel="00D57B9A">
          <w:rPr>
            <w:rFonts w:ascii="Times New Roman" w:hAnsi="Times New Roman"/>
            <w:i/>
          </w:rPr>
          <w:delText>Elements</w:delText>
        </w:r>
      </w:del>
      <w:r w:rsidRPr="00E77497">
        <w:rPr>
          <w:rFonts w:cs="Arial"/>
          <w:vertAlign w:val="subscript"/>
        </w:rPr>
        <w:t>opt</w:t>
      </w:r>
      <w:r w:rsidRPr="00E77497">
        <w:rPr>
          <w:rFonts w:ascii="Times New Roman" w:hAnsi="Times New Roman"/>
          <w:i/>
        </w:rPr>
        <w:t xml:space="preserve"> </w:t>
      </w:r>
      <w:r w:rsidRPr="00E77497">
        <w:t xml:space="preserve"> </w:t>
      </w:r>
      <w:del w:id="22332" w:author="Rev 4 Allen Wirfs-Brock" w:date="2011-10-16T15:17:00Z">
        <w:r w:rsidRPr="00E77497" w:rsidDel="00B72A9B">
          <w:delText>is evaluated as follows:</w:delText>
        </w:r>
      </w:del>
    </w:p>
    <w:p w14:paraId="11502F29"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 xml:space="preserve">is strict mode code if it is </w:t>
      </w:r>
      <w:del w:id="22333" w:author="Rev 7 Allen Wirfs-Brock" w:date="2012-04-26T10:27:00Z">
        <w:r w:rsidRPr="00E77497" w:rsidDel="007413A3">
          <w:rPr>
            <w:rFonts w:ascii="Times New Roman" w:hAnsi="Times New Roman"/>
          </w:rPr>
          <w:delText xml:space="preserve">part of a </w:delText>
        </w:r>
        <w:r w:rsidRPr="00E77497" w:rsidDel="007413A3">
          <w:rPr>
            <w:rFonts w:ascii="Times New Roman" w:hAnsi="Times New Roman"/>
            <w:i/>
          </w:rPr>
          <w:delText>FunctionDeclaration</w:delText>
        </w:r>
        <w:r w:rsidRPr="00E77497" w:rsidDel="007413A3">
          <w:rPr>
            <w:rFonts w:ascii="Times New Roman" w:hAnsi="Times New Roman"/>
          </w:rPr>
          <w:delText xml:space="preserve"> or </w:delText>
        </w:r>
        <w:r w:rsidRPr="00E77497" w:rsidDel="007413A3">
          <w:rPr>
            <w:rFonts w:ascii="Times New Roman" w:hAnsi="Times New Roman"/>
            <w:i/>
          </w:rPr>
          <w:delText>FunctionExpression</w:delText>
        </w:r>
        <w:r w:rsidRPr="00E77497" w:rsidDel="007413A3">
          <w:rPr>
            <w:rFonts w:ascii="Times New Roman" w:hAnsi="Times New Roman"/>
          </w:rPr>
          <w:delText xml:space="preserve"> that is </w:delText>
        </w:r>
      </w:del>
      <w:r w:rsidRPr="00E77497">
        <w:rPr>
          <w:rFonts w:ascii="Times New Roman" w:hAnsi="Times New Roman"/>
        </w:rPr>
        <w:t xml:space="preserve">contained in strict mode code or if the Directive Prologue (14.1) of its </w:t>
      </w:r>
      <w:del w:id="22334" w:author="Rev 4 Allen Wirfs-Brock" w:date="2011-10-07T15:52:00Z">
        <w:r w:rsidRPr="00E77497" w:rsidDel="005A071F">
          <w:rPr>
            <w:rFonts w:ascii="Times New Roman" w:hAnsi="Times New Roman"/>
            <w:i/>
          </w:rPr>
          <w:delText>SourceElements</w:delText>
        </w:r>
      </w:del>
      <w:ins w:id="22335" w:author="Rev 4 Allen Wirfs-Brock" w:date="2011-10-07T15:51:00Z">
        <w:r w:rsidR="005A071F" w:rsidRPr="00E77497">
          <w:rPr>
            <w:rFonts w:ascii="Times New Roman" w:hAnsi="Times New Roman"/>
            <w:i/>
          </w:rPr>
          <w:t>StatementList</w:t>
        </w:r>
      </w:ins>
      <w:r w:rsidRPr="00E77497">
        <w:rPr>
          <w:rFonts w:ascii="Times New Roman" w:hAnsi="Times New Roman"/>
        </w:rPr>
        <w:t xml:space="preserve"> contains a Use Strict Directive or if any of the conditions in 10.1.1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del w:id="22336" w:author="Rev 4 Allen Wirfs-Brock" w:date="2011-10-07T15:52:00Z">
        <w:r w:rsidRPr="00E77497" w:rsidDel="005A071F">
          <w:rPr>
            <w:rFonts w:ascii="Times New Roman" w:hAnsi="Times New Roman"/>
            <w:i/>
          </w:rPr>
          <w:delText>SourceElements</w:delText>
        </w:r>
      </w:del>
      <w:ins w:id="22337"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strict mode code. Otherwise, </w:t>
      </w:r>
      <w:del w:id="22338" w:author="Rev 4 Allen Wirfs-Brock" w:date="2011-10-07T15:52:00Z">
        <w:r w:rsidRPr="00E77497" w:rsidDel="005A071F">
          <w:rPr>
            <w:rFonts w:ascii="Times New Roman" w:hAnsi="Times New Roman"/>
            <w:i/>
          </w:rPr>
          <w:delText>SourceElements</w:delText>
        </w:r>
      </w:del>
      <w:ins w:id="22339"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non-strict mode code.</w:t>
      </w:r>
    </w:p>
    <w:p w14:paraId="4C2E0392"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If </w:t>
      </w:r>
      <w:del w:id="22340" w:author="Rev 4 Allen Wirfs-Brock" w:date="2011-10-07T15:37:00Z">
        <w:r w:rsidRPr="00E77497" w:rsidDel="001C008F">
          <w:rPr>
            <w:rFonts w:ascii="Times New Roman" w:hAnsi="Times New Roman"/>
            <w:i/>
          </w:rPr>
          <w:delText>Source</w:delText>
        </w:r>
      </w:del>
      <w:ins w:id="22341" w:author="Rev 4 Allen Wirfs-Brock" w:date="2011-10-07T15:37:00Z">
        <w:r w:rsidR="001C008F" w:rsidRPr="00E77497">
          <w:rPr>
            <w:rFonts w:ascii="Times New Roman" w:hAnsi="Times New Roman"/>
            <w:i/>
          </w:rPr>
          <w:t>Statement</w:t>
        </w:r>
      </w:ins>
      <w:ins w:id="22342" w:author="Rev 4 Allen Wirfs-Brock" w:date="2011-10-07T15:36:00Z">
        <w:r w:rsidR="001C008F" w:rsidRPr="00E77497">
          <w:rPr>
            <w:rFonts w:ascii="Times New Roman" w:hAnsi="Times New Roman"/>
            <w:i/>
          </w:rPr>
          <w:t>List</w:t>
        </w:r>
      </w:ins>
      <w:del w:id="22343" w:author="Rev 4 Allen Wirfs-Brock" w:date="2011-10-07T15:37:00Z">
        <w:r w:rsidRPr="00E77497" w:rsidDel="001C008F">
          <w:rPr>
            <w:rFonts w:ascii="Times New Roman" w:hAnsi="Times New Roman"/>
            <w:i/>
          </w:rPr>
          <w:delText>Elements</w:delText>
        </w:r>
      </w:del>
      <w:r w:rsidRPr="00E77497">
        <w:rPr>
          <w:rFonts w:ascii="Times New Roman" w:hAnsi="Times New Roman"/>
        </w:rPr>
        <w:t xml:space="preserve"> is present return the result of evaluating </w:t>
      </w:r>
      <w:del w:id="22344" w:author="Rev 4 Allen Wirfs-Brock" w:date="2011-10-07T15:37:00Z">
        <w:r w:rsidRPr="00E77497" w:rsidDel="005271CD">
          <w:rPr>
            <w:rFonts w:ascii="Times New Roman" w:hAnsi="Times New Roman"/>
            <w:i/>
          </w:rPr>
          <w:delText>SourceElements</w:delText>
        </w:r>
      </w:del>
      <w:ins w:id="22345" w:author="Rev 4 Allen Wirfs-Brock" w:date="2011-10-07T15:37:00Z">
        <w:r w:rsidR="005271CD" w:rsidRPr="00E77497">
          <w:rPr>
            <w:rFonts w:ascii="Times New Roman" w:hAnsi="Times New Roman"/>
            <w:i/>
          </w:rPr>
          <w:t>StatementList</w:t>
        </w:r>
      </w:ins>
      <w:r w:rsidRPr="00E77497">
        <w:rPr>
          <w:rFonts w:ascii="Times New Roman" w:hAnsi="Times New Roman"/>
        </w:rPr>
        <w:t>.</w:t>
      </w:r>
    </w:p>
    <w:p w14:paraId="1C4BE36A" w14:textId="77777777" w:rsidR="004C02EF" w:rsidRPr="00E77497" w:rsidRDefault="004C02EF" w:rsidP="00150A49">
      <w:pPr>
        <w:numPr>
          <w:ilvl w:val="0"/>
          <w:numId w:val="145"/>
        </w:numPr>
        <w:rPr>
          <w:rFonts w:ascii="Times New Roman" w:hAnsi="Times New Roman"/>
        </w:rPr>
      </w:pPr>
      <w:r w:rsidRPr="00E77497">
        <w:rPr>
          <w:rFonts w:ascii="Times New Roman" w:hAnsi="Times New Roman"/>
        </w:rPr>
        <w:t xml:space="preserve">Else return </w:t>
      </w:r>
      <w:ins w:id="22346" w:author="Rev 6 Allen Wirfs-Brock" w:date="2012-02-26T09:21:00Z">
        <w:r w:rsidR="009D60F6">
          <w:rPr>
            <w:rFonts w:ascii="Times New Roman" w:hAnsi="Times New Roman"/>
          </w:rPr>
          <w:t>NormalCompletion</w:t>
        </w:r>
      </w:ins>
      <w:r w:rsidRPr="00E77497">
        <w:rPr>
          <w:rFonts w:ascii="Times New Roman" w:hAnsi="Times New Roman"/>
        </w:rPr>
        <w:t>(</w:t>
      </w:r>
      <w:del w:id="22347" w:author="Rev 6 Allen Wirfs-Brock" w:date="2012-02-26T09:21:00Z">
        <w:r w:rsidRPr="00E77497" w:rsidDel="009D60F6">
          <w:rPr>
            <w:rFonts w:cs="Arial"/>
          </w:rPr>
          <w:delText>normal</w:delText>
        </w:r>
        <w:r w:rsidRPr="00E77497" w:rsidDel="009D60F6">
          <w:rPr>
            <w:rFonts w:ascii="Times New Roman" w:hAnsi="Times New Roman"/>
          </w:rPr>
          <w:delText xml:space="preserve">, </w:delText>
        </w:r>
      </w:del>
      <w:r w:rsidRPr="00E77497">
        <w:rPr>
          <w:rFonts w:ascii="Times New Roman" w:hAnsi="Times New Roman"/>
          <w:b/>
        </w:rPr>
        <w:t>undefined</w:t>
      </w:r>
      <w:del w:id="22348" w:author="Rev 6 Allen Wirfs-Brock" w:date="2012-02-26T09:21:00Z">
        <w:r w:rsidRPr="00E77497" w:rsidDel="009D60F6">
          <w:rPr>
            <w:rFonts w:ascii="Times New Roman" w:hAnsi="Times New Roman"/>
          </w:rPr>
          <w:delText xml:space="preserve">, </w:delText>
        </w:r>
        <w:r w:rsidRPr="00E77497" w:rsidDel="009D60F6">
          <w:rPr>
            <w:rFonts w:cs="Arial"/>
          </w:rPr>
          <w:delText>empty</w:delText>
        </w:r>
      </w:del>
      <w:r w:rsidRPr="00E77497">
        <w:rPr>
          <w:rFonts w:ascii="Times New Roman" w:hAnsi="Times New Roman"/>
        </w:rPr>
        <w:t>).</w:t>
      </w:r>
    </w:p>
    <w:p w14:paraId="26601826" w14:textId="77777777" w:rsidR="0024296C" w:rsidRPr="00E77497" w:rsidRDefault="0024296C" w:rsidP="0024296C">
      <w:pPr>
        <w:pStyle w:val="20"/>
        <w:numPr>
          <w:ilvl w:val="0"/>
          <w:numId w:val="0"/>
        </w:numPr>
        <w:rPr>
          <w:ins w:id="22349" w:author="Rev 7 Allen Wirfs-Brock" w:date="2012-04-16T17:18:00Z"/>
        </w:rPr>
      </w:pPr>
      <w:bookmarkStart w:id="22350" w:name="_Toc235503472"/>
      <w:bookmarkStart w:id="22351" w:name="_Toc241509247"/>
      <w:bookmarkStart w:id="22352" w:name="_Toc244416734"/>
      <w:bookmarkStart w:id="22353" w:name="_Toc276631098"/>
      <w:bookmarkStart w:id="22354" w:name="_Ref449943299"/>
      <w:bookmarkStart w:id="22355" w:name="_Toc472818897"/>
      <w:bookmarkStart w:id="22356" w:name="_Toc329528829"/>
      <w:ins w:id="22357" w:author="Rev 7 Allen Wirfs-Brock" w:date="2012-04-16T17:18:00Z">
        <w:r>
          <w:t>13.</w:t>
        </w:r>
      </w:ins>
      <w:ins w:id="22358" w:author="Rev 7 Allen Wirfs-Brock" w:date="2012-04-16T17:19:00Z">
        <w:r w:rsidR="00560A4D">
          <w:t>2</w:t>
        </w:r>
      </w:ins>
      <w:ins w:id="22359" w:author="Rev 7 Allen Wirfs-Brock" w:date="2012-04-16T17:18:00Z">
        <w:r>
          <w:tab/>
        </w:r>
        <w:r w:rsidR="00560A4D">
          <w:t xml:space="preserve">Arrow </w:t>
        </w:r>
        <w:r w:rsidRPr="00E77497">
          <w:t>Function Definition</w:t>
        </w:r>
        <w:r>
          <w:t>s</w:t>
        </w:r>
        <w:bookmarkEnd w:id="22356"/>
      </w:ins>
    </w:p>
    <w:p w14:paraId="4F8B3DF3" w14:textId="77777777" w:rsidR="0024296C" w:rsidRPr="00E77497" w:rsidRDefault="0024296C" w:rsidP="0024296C">
      <w:pPr>
        <w:pStyle w:val="Syntax"/>
        <w:rPr>
          <w:ins w:id="22360" w:author="Rev 7 Allen Wirfs-Brock" w:date="2012-04-16T17:18:00Z"/>
        </w:rPr>
      </w:pPr>
      <w:ins w:id="22361" w:author="Rev 7 Allen Wirfs-Brock" w:date="2012-04-16T17:18:00Z">
        <w:r w:rsidRPr="00E77497">
          <w:t>Syntax</w:t>
        </w:r>
      </w:ins>
    </w:p>
    <w:p w14:paraId="2BD46C72" w14:textId="77777777" w:rsidR="0024296C" w:rsidRPr="00E77497" w:rsidRDefault="0024296C" w:rsidP="0024296C">
      <w:pPr>
        <w:pStyle w:val="SyntaxRule"/>
        <w:rPr>
          <w:ins w:id="22362" w:author="Rev 7 Allen Wirfs-Brock" w:date="2012-04-16T17:18:00Z"/>
        </w:rPr>
      </w:pPr>
      <w:ins w:id="22363" w:author="Rev 7 Allen Wirfs-Brock" w:date="2012-04-16T17:18:00Z">
        <w:r>
          <w:t>ArrowFunction</w:t>
        </w:r>
        <w:r w:rsidRPr="00E77497">
          <w:t xml:space="preserve"> </w:t>
        </w:r>
        <w:r w:rsidRPr="00E77497">
          <w:rPr>
            <w:rFonts w:ascii="Arial" w:hAnsi="Arial"/>
            <w:b/>
            <w:i w:val="0"/>
          </w:rPr>
          <w:t>:</w:t>
        </w:r>
      </w:ins>
    </w:p>
    <w:p w14:paraId="0F510ABD" w14:textId="77777777" w:rsidR="0024296C" w:rsidRPr="00E77497" w:rsidRDefault="0024296C" w:rsidP="0024296C">
      <w:pPr>
        <w:pStyle w:val="SyntaxDefinition"/>
        <w:rPr>
          <w:ins w:id="22364" w:author="Rev 7 Allen Wirfs-Brock" w:date="2012-04-16T17:18:00Z"/>
        </w:rPr>
      </w:pPr>
      <w:ins w:id="22365" w:author="Rev 7 Allen Wirfs-Brock" w:date="2012-04-16T17:18:00Z">
        <w:r>
          <w:t xml:space="preserve">ArrowParameters </w:t>
        </w:r>
        <w:r w:rsidRPr="00E77497">
          <w:t xml:space="preserve"> </w:t>
        </w:r>
        <w:r>
          <w:rPr>
            <w:rFonts w:ascii="Courier New" w:hAnsi="Courier New"/>
            <w:b/>
            <w:i w:val="0"/>
          </w:rPr>
          <w:t>=&gt;</w:t>
        </w:r>
        <w:r w:rsidRPr="00E77497">
          <w:t xml:space="preserve"> </w:t>
        </w:r>
      </w:ins>
      <w:ins w:id="22366" w:author="Rev 7 Allen Wirfs-Brock" w:date="2012-04-26T10:38:00Z">
        <w:r w:rsidR="001F444B">
          <w:t>Concise</w:t>
        </w:r>
      </w:ins>
      <w:ins w:id="22367" w:author="Rev 7 Allen Wirfs-Brock" w:date="2012-04-16T17:18:00Z">
        <w:r>
          <w:t>Body</w:t>
        </w:r>
      </w:ins>
    </w:p>
    <w:p w14:paraId="3315A66A" w14:textId="77777777" w:rsidR="0024296C" w:rsidRPr="00E77497" w:rsidRDefault="0024296C" w:rsidP="0024296C">
      <w:pPr>
        <w:pStyle w:val="SyntaxRule"/>
        <w:rPr>
          <w:ins w:id="22368" w:author="Rev 7 Allen Wirfs-Brock" w:date="2012-04-16T17:18:00Z"/>
        </w:rPr>
      </w:pPr>
      <w:ins w:id="22369" w:author="Rev 7 Allen Wirfs-Brock" w:date="2012-04-16T17:18:00Z">
        <w:r>
          <w:t xml:space="preserve">ArrowParameters </w:t>
        </w:r>
        <w:r w:rsidRPr="00E77497">
          <w:t xml:space="preserve"> </w:t>
        </w:r>
        <w:r w:rsidRPr="00E77497">
          <w:rPr>
            <w:rFonts w:ascii="Arial" w:hAnsi="Arial"/>
            <w:b/>
            <w:i w:val="0"/>
          </w:rPr>
          <w:t>:</w:t>
        </w:r>
      </w:ins>
    </w:p>
    <w:p w14:paraId="609DFB5C" w14:textId="77777777" w:rsidR="0024296C" w:rsidRPr="00E77497" w:rsidRDefault="00125774" w:rsidP="0024296C">
      <w:pPr>
        <w:pStyle w:val="SyntaxDefinition"/>
        <w:rPr>
          <w:ins w:id="22370" w:author="Rev 7 Allen Wirfs-Brock" w:date="2012-04-16T17:18:00Z"/>
        </w:rPr>
      </w:pPr>
      <w:ins w:id="22371" w:author="Rev 7 Allen Wirfs-Brock" w:date="2012-04-17T10:35:00Z">
        <w:r>
          <w:t>Binding</w:t>
        </w:r>
      </w:ins>
      <w:ins w:id="22372" w:author="Rev 7 Allen Wirfs-Brock" w:date="2012-04-16T17:18:00Z">
        <w:r w:rsidR="0024296C">
          <w:t>Identifer</w:t>
        </w:r>
        <w:r w:rsidR="0024296C" w:rsidRPr="00E77497">
          <w:br/>
        </w:r>
        <w:r w:rsidR="0024296C" w:rsidRPr="00E77497">
          <w:rPr>
            <w:rFonts w:ascii="Courier New" w:hAnsi="Courier New"/>
            <w:b/>
            <w:i w:val="0"/>
          </w:rPr>
          <w:t>(</w:t>
        </w:r>
      </w:ins>
      <w:ins w:id="22373" w:author="Rev 7 Allen Wirfs-Brock" w:date="2012-04-17T10:45:00Z">
        <w:r w:rsidR="00E070DB">
          <w:t xml:space="preserve"> </w:t>
        </w:r>
      </w:ins>
      <w:ins w:id="22374" w:author="Rev 7 Allen Wirfs-Brock" w:date="2012-04-16T17:18:00Z">
        <w:r w:rsidR="0024296C">
          <w:t>Arrow</w:t>
        </w:r>
      </w:ins>
      <w:ins w:id="22375" w:author="Rev 7 Allen Wirfs-Brock" w:date="2012-04-17T10:39:00Z">
        <w:r>
          <w:t>Formal</w:t>
        </w:r>
      </w:ins>
      <w:ins w:id="22376" w:author="Rev 7 Allen Wirfs-Brock" w:date="2012-04-16T17:18:00Z">
        <w:r w:rsidR="0024296C">
          <w:t>Parameter</w:t>
        </w:r>
      </w:ins>
      <w:ins w:id="22377" w:author="Rev 7 Allen Wirfs-Brock" w:date="2012-04-17T10:46:00Z">
        <w:r w:rsidR="00E070DB">
          <w:t>List</w:t>
        </w:r>
      </w:ins>
      <w:ins w:id="22378" w:author="Rev 7 Allen Wirfs-Brock" w:date="2012-04-16T17:18:00Z">
        <w:r w:rsidR="0024296C" w:rsidRPr="00E77497">
          <w:t xml:space="preserve"> </w:t>
        </w:r>
        <w:r w:rsidR="0024296C" w:rsidRPr="00E77497">
          <w:rPr>
            <w:rFonts w:ascii="Courier New" w:hAnsi="Courier New"/>
            <w:b/>
            <w:i w:val="0"/>
          </w:rPr>
          <w:t>)</w:t>
        </w:r>
      </w:ins>
    </w:p>
    <w:p w14:paraId="27C0E3DF" w14:textId="77777777" w:rsidR="00125774" w:rsidRPr="00E77497" w:rsidRDefault="00E070DB" w:rsidP="00125774">
      <w:pPr>
        <w:pStyle w:val="SyntaxRule"/>
        <w:rPr>
          <w:ins w:id="22379" w:author="Rev 7 Allen Wirfs-Brock" w:date="2012-04-17T10:41:00Z"/>
        </w:rPr>
      </w:pPr>
      <w:ins w:id="22380" w:author="Rev 7 Allen Wirfs-Brock" w:date="2012-04-17T10:46:00Z">
        <w:r>
          <w:t>Arrow</w:t>
        </w:r>
      </w:ins>
      <w:ins w:id="22381" w:author="Rev 7 Allen Wirfs-Brock" w:date="2012-04-17T10:41:00Z">
        <w:r w:rsidR="00125774" w:rsidRPr="00E77497">
          <w:t xml:space="preserve">FormalParameterList </w:t>
        </w:r>
        <w:r w:rsidR="00125774" w:rsidRPr="00E77497">
          <w:rPr>
            <w:rFonts w:ascii="Arial" w:hAnsi="Arial"/>
            <w:b/>
            <w:i w:val="0"/>
          </w:rPr>
          <w:t>:</w:t>
        </w:r>
      </w:ins>
    </w:p>
    <w:p w14:paraId="2DF2A79F" w14:textId="77777777" w:rsidR="00125774" w:rsidRPr="00E77497" w:rsidRDefault="00125774" w:rsidP="00125774">
      <w:pPr>
        <w:pStyle w:val="SyntaxDefinition"/>
        <w:rPr>
          <w:ins w:id="22382" w:author="Rev 7 Allen Wirfs-Brock" w:date="2012-04-17T10:41:00Z"/>
        </w:rPr>
      </w:pPr>
      <w:ins w:id="22383" w:author="Rev 7 Allen Wirfs-Brock" w:date="2012-04-17T10:41:00Z">
        <w:r w:rsidRPr="00C7794D">
          <w:rPr>
            <w:rFonts w:ascii="Arial" w:hAnsi="Arial" w:cs="Arial"/>
            <w:i w:val="0"/>
            <w:sz w:val="16"/>
            <w:szCs w:val="16"/>
          </w:rPr>
          <w:t>[empty]</w:t>
        </w:r>
        <w:r w:rsidRPr="004D1BD1">
          <w:rPr>
            <w:rFonts w:ascii="Courier New" w:hAnsi="Courier New" w:cs="Courier New"/>
            <w:b/>
            <w:i w:val="0"/>
          </w:rPr>
          <w:br/>
        </w:r>
        <w:r w:rsidRPr="004418C4">
          <w:t>Function</w:t>
        </w:r>
        <w:r>
          <w:t>RestParameter</w:t>
        </w:r>
        <w:r w:rsidRPr="006B6D0A">
          <w:br/>
        </w:r>
      </w:ins>
      <w:ins w:id="22384" w:author="Rev 7 Allen Wirfs-Brock" w:date="2012-04-17T10:42:00Z">
        <w:r>
          <w:t>Cover</w:t>
        </w:r>
      </w:ins>
      <w:ins w:id="22385" w:author="Rev 7 Allen Wirfs-Brock" w:date="2012-04-17T10:41:00Z">
        <w:r w:rsidRPr="006B6D0A">
          <w:t>FormalsList</w:t>
        </w:r>
        <w:r w:rsidRPr="006B6D0A">
          <w:br/>
        </w:r>
      </w:ins>
      <w:ins w:id="22386" w:author="Rev 7 Allen Wirfs-Brock" w:date="2012-04-17T10:42:00Z">
        <w:r>
          <w:t>Cover</w:t>
        </w:r>
      </w:ins>
      <w:ins w:id="22387" w:author="Rev 7 Allen Wirfs-Brock" w:date="2012-04-17T10:41:00Z">
        <w:r w:rsidRPr="00E65A34">
          <w:t>FormalsList</w:t>
        </w:r>
      </w:ins>
      <w:ins w:id="22388" w:author="Rev 7 Allen Wirfs-Brock" w:date="2012-04-17T10:43:00Z">
        <w:r>
          <w:t xml:space="preserve"> </w:t>
        </w:r>
      </w:ins>
      <w:ins w:id="22389" w:author="Rev 7 Allen Wirfs-Brock" w:date="2012-04-17T10:41:00Z">
        <w:r w:rsidRPr="009C202C">
          <w:rPr>
            <w:rFonts w:ascii="Courier New" w:hAnsi="Courier New"/>
            <w:b/>
            <w:i w:val="0"/>
          </w:rPr>
          <w:t>,</w:t>
        </w:r>
        <w:r w:rsidRPr="00B820AB">
          <w:rPr>
            <w:rFonts w:ascii="Courier New" w:hAnsi="Courier New"/>
            <w:b/>
            <w:i w:val="0"/>
          </w:rPr>
          <w:t xml:space="preserve"> </w:t>
        </w:r>
        <w:r w:rsidRPr="004418C4">
          <w:t>Function</w:t>
        </w:r>
        <w:r>
          <w:t>RestParameter</w:t>
        </w:r>
      </w:ins>
    </w:p>
    <w:p w14:paraId="51154EC9" w14:textId="77777777" w:rsidR="0024296C" w:rsidRPr="00E77497" w:rsidRDefault="001F444B" w:rsidP="0024296C">
      <w:pPr>
        <w:pStyle w:val="SyntaxRule"/>
        <w:rPr>
          <w:ins w:id="22390" w:author="Rev 7 Allen Wirfs-Brock" w:date="2012-04-16T17:18:00Z"/>
        </w:rPr>
      </w:pPr>
      <w:ins w:id="22391" w:author="Rev 7 Allen Wirfs-Brock" w:date="2012-04-26T10:39:00Z">
        <w:r>
          <w:t xml:space="preserve">ConciseBody </w:t>
        </w:r>
      </w:ins>
      <w:ins w:id="22392" w:author="Rev 7 Allen Wirfs-Brock" w:date="2012-04-16T17:18:00Z">
        <w:r w:rsidR="0024296C" w:rsidRPr="00E77497">
          <w:rPr>
            <w:rFonts w:ascii="Arial" w:hAnsi="Arial"/>
            <w:b/>
            <w:i w:val="0"/>
          </w:rPr>
          <w:t>:</w:t>
        </w:r>
      </w:ins>
    </w:p>
    <w:p w14:paraId="397C4E8F" w14:textId="77777777" w:rsidR="0024296C" w:rsidRPr="00E77497" w:rsidRDefault="0024296C" w:rsidP="0024296C">
      <w:pPr>
        <w:pStyle w:val="SyntaxDefinition"/>
        <w:rPr>
          <w:ins w:id="22393" w:author="Rev 7 Allen Wirfs-Brock" w:date="2012-04-16T17:18:00Z"/>
        </w:rPr>
      </w:pPr>
      <w:ins w:id="22394" w:author="Rev 7 Allen Wirfs-Brock" w:date="2012-04-16T17:18:00Z">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E77497">
          <w:rPr>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ins>
    </w:p>
    <w:p w14:paraId="70DEA01C" w14:textId="77777777" w:rsidR="0024296C" w:rsidRPr="00E77497" w:rsidRDefault="0024296C" w:rsidP="0024296C">
      <w:pPr>
        <w:pStyle w:val="SyntaxRule"/>
        <w:rPr>
          <w:ins w:id="22395" w:author="Rev 7 Allen Wirfs-Brock" w:date="2012-04-16T17:18:00Z"/>
        </w:rPr>
      </w:pPr>
      <w:ins w:id="22396" w:author="Rev 7 Allen Wirfs-Brock" w:date="2012-04-16T17:18:00Z">
        <w:r>
          <w:t>Cover</w:t>
        </w:r>
      </w:ins>
      <w:ins w:id="22397" w:author="Rev 7 Allen Wirfs-Brock" w:date="2012-04-17T10:46:00Z">
        <w:r w:rsidR="00E070DB">
          <w:t>FormalsList</w:t>
        </w:r>
      </w:ins>
      <w:ins w:id="22398" w:author="Rev 7 Allen Wirfs-Brock" w:date="2012-04-16T17:18:00Z">
        <w:r w:rsidRPr="00E77497">
          <w:t xml:space="preserve"> </w:t>
        </w:r>
        <w:r w:rsidRPr="00E77497">
          <w:rPr>
            <w:rFonts w:ascii="Arial" w:hAnsi="Arial"/>
            <w:b/>
            <w:i w:val="0"/>
          </w:rPr>
          <w:t>:</w:t>
        </w:r>
      </w:ins>
    </w:p>
    <w:p w14:paraId="27B13C0C" w14:textId="77777777" w:rsidR="0024296C" w:rsidRPr="00E77497" w:rsidRDefault="0024296C" w:rsidP="0024296C">
      <w:pPr>
        <w:pStyle w:val="SyntaxDefinition"/>
        <w:rPr>
          <w:ins w:id="22399" w:author="Rev 7 Allen Wirfs-Brock" w:date="2012-04-16T17:18:00Z"/>
        </w:rPr>
      </w:pPr>
      <w:ins w:id="22400" w:author="Rev 7 Allen Wirfs-Brock" w:date="2012-04-16T17:18:00Z">
        <w:r>
          <w:t>Expression</w:t>
        </w:r>
      </w:ins>
    </w:p>
    <w:p w14:paraId="55596529" w14:textId="77777777" w:rsidR="0024296C" w:rsidRPr="00E77497" w:rsidRDefault="0024296C" w:rsidP="0024296C">
      <w:pPr>
        <w:pStyle w:val="Syntax"/>
        <w:rPr>
          <w:ins w:id="22401" w:author="Rev 7 Allen Wirfs-Brock" w:date="2012-04-16T17:18:00Z"/>
        </w:rPr>
      </w:pPr>
      <w:ins w:id="22402" w:author="Rev 7 Allen Wirfs-Brock" w:date="2012-04-16T17:18:00Z">
        <w:r w:rsidRPr="00E77497">
          <w:t>Supplemental Syntax</w:t>
        </w:r>
      </w:ins>
    </w:p>
    <w:p w14:paraId="618AB6B3" w14:textId="77777777" w:rsidR="0024296C" w:rsidRPr="00E77497" w:rsidRDefault="0024296C" w:rsidP="0024296C">
      <w:pPr>
        <w:rPr>
          <w:ins w:id="22403" w:author="Rev 7 Allen Wirfs-Brock" w:date="2012-04-16T17:18:00Z"/>
        </w:rPr>
      </w:pPr>
      <w:ins w:id="22404" w:author="Rev 7 Allen Wirfs-Brock" w:date="2012-04-16T17:18:00Z">
        <w:r>
          <w:t>W</w:t>
        </w:r>
        <w:r w:rsidRPr="00E77497">
          <w:t xml:space="preserve">hen processing the production </w:t>
        </w:r>
      </w:ins>
      <w:ins w:id="22405" w:author="Rev 7 Allen Wirfs-Brock" w:date="2012-04-17T10:48:00Z">
        <w:r w:rsidR="00E070DB">
          <w:rPr>
            <w:rStyle w:val="bnf"/>
          </w:rPr>
          <w:t>CoverFormalsList</w:t>
        </w:r>
      </w:ins>
      <w:ins w:id="22406" w:author="Rev 7 Allen Wirfs-Brock" w:date="2012-04-16T17:18:00Z">
        <w:r w:rsidRPr="00E77497">
          <w:t xml:space="preserve"> </w:t>
        </w:r>
        <w:r w:rsidRPr="00E77497">
          <w:rPr>
            <w:b/>
          </w:rPr>
          <w:t>:</w:t>
        </w:r>
        <w:r w:rsidRPr="00E77497">
          <w:t xml:space="preserve"> </w:t>
        </w:r>
      </w:ins>
      <w:ins w:id="22407" w:author="Rev 7 Allen Wirfs-Brock" w:date="2012-04-17T10:48:00Z">
        <w:r w:rsidR="00E070DB">
          <w:rPr>
            <w:rFonts w:ascii="Times New Roman" w:hAnsi="Times New Roman"/>
            <w:i/>
          </w:rPr>
          <w:t>Expression</w:t>
        </w:r>
      </w:ins>
      <w:ins w:id="22408" w:author="Rev 7 Allen Wirfs-Brock" w:date="2012-04-16T17:18:00Z">
        <w:r w:rsidRPr="00DB3CBF">
          <w:rPr>
            <w:rFonts w:ascii="Times New Roman" w:hAnsi="Times New Roman"/>
            <w:i/>
          </w:rPr>
          <w:t xml:space="preserve"> </w:t>
        </w:r>
        <w:r w:rsidRPr="00E77497">
          <w:t xml:space="preserve"> the </w:t>
        </w:r>
      </w:ins>
      <w:ins w:id="22409" w:author="Rev 7 Allen Wirfs-Brock" w:date="2012-04-17T10:51:00Z">
        <w:r w:rsidR="00E070DB" w:rsidRPr="00701A7B">
          <w:rPr>
            <w:rStyle w:val="bnf"/>
          </w:rPr>
          <w:t>FormalsList</w:t>
        </w:r>
        <w:r w:rsidR="00E070DB">
          <w:t xml:space="preserve"> production</w:t>
        </w:r>
      </w:ins>
      <w:ins w:id="22410" w:author="Rev 7 Allen Wirfs-Brock" w:date="2012-04-16T17:18:00Z">
        <w:r w:rsidRPr="00E77497">
          <w:t xml:space="preserve"> is used to </w:t>
        </w:r>
      </w:ins>
      <w:ins w:id="22411" w:author="Rev 7 Allen Wirfs-Brock" w:date="2012-04-17T10:51:00Z">
        <w:r w:rsidR="00E070DB">
          <w:t>further restrict the source code that matches</w:t>
        </w:r>
      </w:ins>
      <w:ins w:id="22412" w:author="Rev 7 Allen Wirfs-Brock" w:date="2012-04-16T17:18:00Z">
        <w:r w:rsidRPr="00E77497">
          <w:t xml:space="preserve">  </w:t>
        </w:r>
      </w:ins>
      <w:ins w:id="22413" w:author="Rev 7 Allen Wirfs-Brock" w:date="2012-04-17T10:49:00Z">
        <w:r w:rsidR="00E070DB">
          <w:rPr>
            <w:rStyle w:val="bnf"/>
          </w:rPr>
          <w:t>Expression</w:t>
        </w:r>
      </w:ins>
      <w:ins w:id="22414" w:author="Rev 7 Allen Wirfs-Brock" w:date="2012-04-16T17:18:00Z">
        <w:r w:rsidRPr="00E77497">
          <w:t>.</w:t>
        </w:r>
      </w:ins>
    </w:p>
    <w:p w14:paraId="218FE4F2" w14:textId="77777777" w:rsidR="0024296C" w:rsidRPr="00E77497" w:rsidRDefault="0024296C" w:rsidP="0024296C">
      <w:pPr>
        <w:pStyle w:val="SyntaxRule"/>
        <w:rPr>
          <w:ins w:id="22415" w:author="Rev 7 Allen Wirfs-Brock" w:date="2012-04-16T17:18:00Z"/>
          <w:rFonts w:ascii="Arial" w:hAnsi="Arial"/>
        </w:rPr>
      </w:pPr>
      <w:ins w:id="22416" w:author="Rev 7 Allen Wirfs-Brock" w:date="2012-04-16T17:18:00Z">
        <w:r>
          <w:t>ArrowFormalParameterList</w:t>
        </w:r>
        <w:r w:rsidRPr="00E77497">
          <w:t xml:space="preserve"> </w:t>
        </w:r>
        <w:r w:rsidRPr="00E77497">
          <w:rPr>
            <w:rFonts w:ascii="Arial" w:hAnsi="Arial"/>
            <w:b/>
            <w:i w:val="0"/>
          </w:rPr>
          <w:t>:</w:t>
        </w:r>
      </w:ins>
    </w:p>
    <w:p w14:paraId="284ECB51" w14:textId="77777777" w:rsidR="0024296C" w:rsidRPr="00E77497" w:rsidRDefault="0024296C" w:rsidP="0024296C">
      <w:pPr>
        <w:pStyle w:val="SyntaxDefinition"/>
        <w:rPr>
          <w:ins w:id="22417" w:author="Rev 7 Allen Wirfs-Brock" w:date="2012-04-16T17:18:00Z"/>
          <w:rFonts w:ascii="Courier New" w:hAnsi="Courier New" w:cs="Courier New"/>
          <w:b/>
          <w:i w:val="0"/>
        </w:rPr>
      </w:pPr>
      <w:ins w:id="22418" w:author="Rev 7 Allen Wirfs-Brock" w:date="2012-04-16T17:18:00Z">
        <w:r>
          <w:t>FormalParameterList</w:t>
        </w:r>
        <w:r w:rsidRPr="00E77497">
          <w:rPr>
            <w:rFonts w:ascii="Courier New" w:hAnsi="Courier New" w:cs="Courier New"/>
            <w:b/>
            <w:i w:val="0"/>
          </w:rPr>
          <w:t xml:space="preserve"> </w:t>
        </w:r>
      </w:ins>
    </w:p>
    <w:p w14:paraId="71DAAD20" w14:textId="77777777" w:rsidR="0024296C" w:rsidRPr="00E77497" w:rsidRDefault="0024296C" w:rsidP="0024296C">
      <w:pPr>
        <w:pStyle w:val="40"/>
        <w:numPr>
          <w:ilvl w:val="0"/>
          <w:numId w:val="0"/>
        </w:numPr>
        <w:rPr>
          <w:ins w:id="22419" w:author="Rev 7 Allen Wirfs-Brock" w:date="2012-04-16T17:18:00Z"/>
        </w:rPr>
      </w:pPr>
      <w:ins w:id="22420" w:author="Rev 7 Allen Wirfs-Brock" w:date="2012-04-16T17:18:00Z">
        <w:r w:rsidRPr="00E77497">
          <w:t>Static Semantics</w:t>
        </w:r>
      </w:ins>
    </w:p>
    <w:p w14:paraId="6D30A87F" w14:textId="77777777" w:rsidR="0024296C" w:rsidRPr="00E77497" w:rsidRDefault="0024296C" w:rsidP="0024296C">
      <w:pPr>
        <w:rPr>
          <w:ins w:id="22421" w:author="Rev 7 Allen Wirfs-Brock" w:date="2012-04-16T17:18:00Z"/>
          <w:rFonts w:ascii="Helvetica" w:hAnsi="Helvetica"/>
          <w:b/>
        </w:rPr>
      </w:pPr>
      <w:ins w:id="22422" w:author="Rev 7 Allen Wirfs-Brock" w:date="2012-04-16T17:18:00Z">
        <w:r w:rsidRPr="00E77497">
          <w:rPr>
            <w:rFonts w:ascii="Helvetica" w:hAnsi="Helvetica"/>
            <w:b/>
          </w:rPr>
          <w:t>Static Semantics:  Early Errors</w:t>
        </w:r>
      </w:ins>
    </w:p>
    <w:p w14:paraId="7EBD0459" w14:textId="77777777" w:rsidR="0024296C" w:rsidRPr="00E77497" w:rsidRDefault="00560A4D" w:rsidP="0024296C">
      <w:pPr>
        <w:jc w:val="left"/>
        <w:rPr>
          <w:ins w:id="22423" w:author="Rev 7 Allen Wirfs-Brock" w:date="2012-04-16T17:18:00Z"/>
        </w:rPr>
      </w:pPr>
      <w:ins w:id="22424" w:author="Rev 7 Allen Wirfs-Brock" w:date="2012-04-16T17:20:00Z">
        <w:r>
          <w:rPr>
            <w:rFonts w:ascii="Times New Roman" w:hAnsi="Times New Roman"/>
            <w:i/>
          </w:rPr>
          <w:t>ArrowFunction</w:t>
        </w:r>
      </w:ins>
      <w:ins w:id="22425" w:author="Rev 7 Allen Wirfs-Brock" w:date="2012-04-16T17:18:00Z">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ins>
      <w:ins w:id="22426" w:author="Rev 7 Allen Wirfs-Brock" w:date="2012-04-16T17:21:00Z">
        <w:r w:rsidRPr="00560A4D">
          <w:rPr>
            <w:rFonts w:ascii="Times New Roman" w:hAnsi="Times New Roman"/>
            <w:i/>
          </w:rPr>
          <w:t>ArrowParameters</w:t>
        </w:r>
        <w:r>
          <w:rPr>
            <w:rFonts w:ascii="Times New Roman" w:hAnsi="Times New Roman"/>
            <w:i/>
          </w:rPr>
          <w:t xml:space="preserve"> </w:t>
        </w:r>
      </w:ins>
      <w:ins w:id="22427" w:author="Rev 7 Allen Wirfs-Brock" w:date="2012-04-16T17:18:00Z">
        <w:r w:rsidR="0024296C" w:rsidRPr="00E77497">
          <w:rPr>
            <w:rFonts w:ascii="Times New Roman" w:hAnsi="Times New Roman"/>
            <w:i/>
          </w:rPr>
          <w:t xml:space="preserve"> </w:t>
        </w:r>
      </w:ins>
      <w:ins w:id="22428" w:author="Rev 7 Allen Wirfs-Brock" w:date="2012-04-16T17:21:00Z">
        <w:r>
          <w:rPr>
            <w:rFonts w:ascii="Courier New" w:hAnsi="Courier New"/>
            <w:b/>
            <w:i/>
          </w:rPr>
          <w:t>=&gt;</w:t>
        </w:r>
      </w:ins>
      <w:ins w:id="22429" w:author="Rev 7 Allen Wirfs-Brock" w:date="2012-04-16T17:18:00Z">
        <w:r w:rsidR="0024296C" w:rsidRPr="00E77497">
          <w:rPr>
            <w:rFonts w:ascii="Times New Roman" w:hAnsi="Times New Roman"/>
            <w:i/>
          </w:rPr>
          <w:t xml:space="preserve"> </w:t>
        </w:r>
        <w:r w:rsidR="0024296C" w:rsidRPr="00E77497">
          <w:t xml:space="preserve"> </w:t>
        </w:r>
      </w:ins>
      <w:ins w:id="22430" w:author="Rev 7 Allen Wirfs-Brock" w:date="2012-04-26T10:40:00Z">
        <w:del w:id="22431" w:author="Rev 8 Allen Wirfs-Brock" w:date="2012-05-10T17:39:00Z">
          <w:r w:rsidR="001F444B" w:rsidDel="007110FE">
            <w:rPr>
              <w:rFonts w:ascii="Times New Roman" w:hAnsi="Times New Roman"/>
              <w:i/>
            </w:rPr>
            <w:delText>Consice</w:delText>
          </w:r>
        </w:del>
      </w:ins>
      <w:ins w:id="22432" w:author="Rev 7 Allen Wirfs-Brock" w:date="2012-04-16T17:18:00Z">
        <w:del w:id="22433" w:author="Rev 8 Allen Wirfs-Brock" w:date="2012-05-10T17:39:00Z">
          <w:r w:rsidR="0024296C" w:rsidRPr="00E77497" w:rsidDel="007110FE">
            <w:rPr>
              <w:rFonts w:ascii="Times New Roman" w:hAnsi="Times New Roman"/>
              <w:i/>
            </w:rPr>
            <w:delText>Body</w:delText>
          </w:r>
        </w:del>
      </w:ins>
      <w:ins w:id="22434" w:author="Rev 8 Allen Wirfs-Brock" w:date="2012-05-10T17:39:00Z">
        <w:r w:rsidR="007110FE">
          <w:rPr>
            <w:rFonts w:ascii="Times New Roman" w:hAnsi="Times New Roman"/>
            <w:i/>
          </w:rPr>
          <w:t>ConciseBody</w:t>
        </w:r>
      </w:ins>
      <w:ins w:id="22435" w:author="Rev 7 Allen Wirfs-Brock" w:date="2012-04-16T17:18:00Z">
        <w:r w:rsidR="0024296C" w:rsidRPr="00E77497">
          <w:t xml:space="preserve"> </w:t>
        </w:r>
      </w:ins>
    </w:p>
    <w:p w14:paraId="345CC00C" w14:textId="77777777" w:rsidR="0024296C" w:rsidRPr="00E77497" w:rsidRDefault="0024296C" w:rsidP="001F444B">
      <w:pPr>
        <w:numPr>
          <w:ilvl w:val="0"/>
          <w:numId w:val="403"/>
        </w:numPr>
        <w:spacing w:after="220"/>
        <w:contextualSpacing/>
        <w:rPr>
          <w:ins w:id="22436" w:author="Rev 7 Allen Wirfs-Brock" w:date="2012-04-16T17:18:00Z"/>
        </w:rPr>
      </w:pPr>
      <w:ins w:id="22437" w:author="Rev 7 Allen Wirfs-Brock" w:date="2012-04-16T17:18:00Z">
        <w:r w:rsidRPr="00E77497">
          <w:t xml:space="preserve">It is a Syntax Error if any element of the </w:t>
        </w:r>
        <w:r w:rsidRPr="00BF6FFE">
          <w:rPr>
            <w:rFonts w:ascii="Times New Roman" w:hAnsi="Times New Roman"/>
          </w:rPr>
          <w:t>LexicallyDeclaredNames</w:t>
        </w:r>
        <w:r w:rsidRPr="00E77497">
          <w:t xml:space="preserve"> of </w:t>
        </w:r>
      </w:ins>
      <w:ins w:id="22438" w:author="Rev 7 Allen Wirfs-Brock" w:date="2012-04-26T10:40:00Z">
        <w:del w:id="22439"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2440" w:author="Rev 8 Allen Wirfs-Brock" w:date="2012-05-10T17:39:00Z">
        <w:r w:rsidR="007110FE">
          <w:rPr>
            <w:rFonts w:ascii="Times New Roman" w:hAnsi="Times New Roman"/>
            <w:i/>
          </w:rPr>
          <w:t>ConciseBody</w:t>
        </w:r>
      </w:ins>
      <w:ins w:id="22441" w:author="Rev 7 Allen Wirfs-Brock" w:date="2012-04-26T10:40:00Z">
        <w:r w:rsidR="001F444B" w:rsidRPr="00E77497">
          <w:t xml:space="preserve"> </w:t>
        </w:r>
      </w:ins>
      <w:ins w:id="22442" w:author="Rev 7 Allen Wirfs-Brock" w:date="2012-04-16T17:18:00Z">
        <w:r w:rsidRPr="00E77497">
          <w:t xml:space="preserve">also occurs in the </w:t>
        </w:r>
        <w:r w:rsidRPr="00BF6FFE">
          <w:rPr>
            <w:rFonts w:ascii="Times New Roman" w:hAnsi="Times New Roman"/>
          </w:rPr>
          <w:t>VarDeclaredNames</w:t>
        </w:r>
        <w:r w:rsidRPr="00E77497">
          <w:t xml:space="preserve"> of </w:t>
        </w:r>
      </w:ins>
      <w:ins w:id="22443" w:author="Rev 7 Allen Wirfs-Brock" w:date="2012-04-26T10:40:00Z">
        <w:del w:id="22444"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2445" w:author="Rev 8 Allen Wirfs-Brock" w:date="2012-05-10T17:39:00Z">
        <w:r w:rsidR="007110FE">
          <w:rPr>
            <w:rFonts w:ascii="Times New Roman" w:hAnsi="Times New Roman"/>
            <w:i/>
          </w:rPr>
          <w:t>ConciseBody</w:t>
        </w:r>
      </w:ins>
      <w:ins w:id="22446" w:author="Rev 7 Allen Wirfs-Brock" w:date="2012-04-16T17:18:00Z">
        <w:r w:rsidRPr="00E77497">
          <w:t>.</w:t>
        </w:r>
      </w:ins>
    </w:p>
    <w:p w14:paraId="65404D9F" w14:textId="77777777" w:rsidR="0024296C" w:rsidRDefault="0024296C" w:rsidP="001F444B">
      <w:pPr>
        <w:numPr>
          <w:ilvl w:val="0"/>
          <w:numId w:val="403"/>
        </w:numPr>
        <w:spacing w:after="220"/>
        <w:contextualSpacing/>
        <w:rPr>
          <w:ins w:id="22447" w:author="Rev 7 Allen Wirfs-Brock" w:date="2012-04-24T15:31:00Z"/>
        </w:rPr>
      </w:pPr>
      <w:ins w:id="22448" w:author="Rev 7 Allen Wirfs-Brock" w:date="2012-04-16T17:18:00Z">
        <w:r w:rsidRPr="00E77497">
          <w:t xml:space="preserve">It is a Syntax Error if any element of the BoundNames of </w:t>
        </w:r>
      </w:ins>
      <w:ins w:id="22449" w:author="Rev 7 Allen Wirfs-Brock" w:date="2012-04-16T17:24:00Z">
        <w:r w:rsidR="00560A4D">
          <w:rPr>
            <w:rFonts w:ascii="Times New Roman" w:hAnsi="Times New Roman"/>
            <w:i/>
          </w:rPr>
          <w:t>Arrow</w:t>
        </w:r>
      </w:ins>
      <w:ins w:id="22450" w:author="Rev 7 Allen Wirfs-Brock" w:date="2012-04-16T17:18:00Z">
        <w:r w:rsidRPr="00E77497">
          <w:rPr>
            <w:rFonts w:ascii="Times New Roman" w:hAnsi="Times New Roman"/>
            <w:i/>
          </w:rPr>
          <w:t>Parameter</w:t>
        </w:r>
      </w:ins>
      <w:ins w:id="22451" w:author="Rev 7 Allen Wirfs-Brock" w:date="2012-04-16T17:24:00Z">
        <w:r w:rsidR="00560A4D">
          <w:rPr>
            <w:rFonts w:ascii="Times New Roman" w:hAnsi="Times New Roman"/>
            <w:i/>
          </w:rPr>
          <w:t>s</w:t>
        </w:r>
      </w:ins>
      <w:ins w:id="22452" w:author="Rev 7 Allen Wirfs-Brock" w:date="2012-04-16T17:18:00Z">
        <w:r w:rsidRPr="00E77497">
          <w:t xml:space="preserve"> also occurs in the LexicallyDeclaredNames of </w:t>
        </w:r>
      </w:ins>
      <w:ins w:id="22453" w:author="Rev 7 Allen Wirfs-Brock" w:date="2012-04-26T10:40:00Z">
        <w:del w:id="22454"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2455" w:author="Rev 8 Allen Wirfs-Brock" w:date="2012-05-10T17:39:00Z">
        <w:r w:rsidR="007110FE">
          <w:rPr>
            <w:rFonts w:ascii="Times New Roman" w:hAnsi="Times New Roman"/>
            <w:i/>
          </w:rPr>
          <w:t>ConciseBody</w:t>
        </w:r>
      </w:ins>
      <w:ins w:id="22456" w:author="Rev 7 Allen Wirfs-Brock" w:date="2012-04-16T17:18:00Z">
        <w:r w:rsidRPr="00E77497">
          <w:t>.</w:t>
        </w:r>
      </w:ins>
    </w:p>
    <w:p w14:paraId="6EEEAE9E" w14:textId="77777777" w:rsidR="00BF6FFE" w:rsidRPr="00E77497" w:rsidRDefault="00BF6FFE" w:rsidP="001F444B">
      <w:pPr>
        <w:numPr>
          <w:ilvl w:val="0"/>
          <w:numId w:val="403"/>
        </w:numPr>
        <w:spacing w:after="220"/>
        <w:contextualSpacing/>
        <w:rPr>
          <w:ins w:id="22457" w:author="Rev 7 Allen Wirfs-Brock" w:date="2012-04-16T17:18:00Z"/>
        </w:rPr>
      </w:pPr>
      <w:commentRangeStart w:id="22458"/>
      <w:ins w:id="22459" w:author="Rev 7 Allen Wirfs-Brock" w:date="2012-04-24T15:31:00Z">
        <w:r>
          <w:t xml:space="preserve">It is a Syntax Error if </w:t>
        </w:r>
      </w:ins>
      <w:ins w:id="22460" w:author="Rev 7 Allen Wirfs-Brock" w:date="2012-04-26T10:40:00Z">
        <w:del w:id="22461"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2462" w:author="Rev 8 Allen Wirfs-Brock" w:date="2012-05-10T17:39:00Z">
        <w:r w:rsidR="007110FE">
          <w:rPr>
            <w:rFonts w:ascii="Times New Roman" w:hAnsi="Times New Roman"/>
            <w:i/>
          </w:rPr>
          <w:t>ConciseBody</w:t>
        </w:r>
      </w:ins>
      <w:ins w:id="22463" w:author="Rev 7 Allen Wirfs-Brock" w:date="2012-04-26T10:40:00Z">
        <w:r w:rsidR="001F444B" w:rsidRPr="00E77497">
          <w:t xml:space="preserve"> </w:t>
        </w:r>
      </w:ins>
      <w:ins w:id="22464" w:author="Rev 7 Allen Wirfs-Brock" w:date="2012-04-24T15:31:00Z">
        <w:r w:rsidRPr="00BF6FFE">
          <w:rPr>
            <w:rFonts w:ascii="Times New Roman" w:hAnsi="Times New Roman"/>
          </w:rPr>
          <w:t xml:space="preserve">Contains </w:t>
        </w:r>
      </w:ins>
      <w:ins w:id="22465" w:author="Rev 7 Allen Wirfs-Brock" w:date="2012-04-24T15:34:00Z">
        <w:r>
          <w:rPr>
            <w:rFonts w:ascii="Times New Roman" w:hAnsi="Times New Roman"/>
            <w:i/>
          </w:rPr>
          <w:t>Yield</w:t>
        </w:r>
      </w:ins>
      <w:ins w:id="22466" w:author="Rev 7 Allen Wirfs-Brock" w:date="2012-04-24T15:31:00Z">
        <w:r w:rsidRPr="00BF6FFE">
          <w:rPr>
            <w:rFonts w:ascii="Times New Roman" w:hAnsi="Times New Roman"/>
            <w:i/>
          </w:rPr>
          <w:t>Expression</w:t>
        </w:r>
        <w:r>
          <w:t>.</w:t>
        </w:r>
      </w:ins>
      <w:commentRangeEnd w:id="22458"/>
      <w:r w:rsidR="00DA4840">
        <w:rPr>
          <w:rStyle w:val="af3"/>
        </w:rPr>
        <w:commentReference w:id="22458"/>
      </w:r>
    </w:p>
    <w:p w14:paraId="55ADC5C7" w14:textId="77777777" w:rsidR="0024296C" w:rsidRDefault="0024296C" w:rsidP="0024296C">
      <w:pPr>
        <w:spacing w:after="220"/>
        <w:ind w:left="720"/>
        <w:rPr>
          <w:ins w:id="22467" w:author="Rev 7 Allen Wirfs-Brock" w:date="2012-04-16T17:30:00Z"/>
        </w:rPr>
      </w:pPr>
    </w:p>
    <w:p w14:paraId="0689502B" w14:textId="77777777" w:rsidR="00125774" w:rsidRPr="00E77497" w:rsidRDefault="00125774" w:rsidP="00125774">
      <w:pPr>
        <w:jc w:val="left"/>
        <w:rPr>
          <w:ins w:id="22468" w:author="Rev 7 Allen Wirfs-Brock" w:date="2012-04-17T10:37:00Z"/>
        </w:rPr>
      </w:pPr>
      <w:ins w:id="22469" w:author="Rev 7 Allen Wirfs-Brock" w:date="2012-04-17T10:37:00Z">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ins>
      <w:ins w:id="22470" w:author="Rev 7 Allen Wirfs-Brock" w:date="2012-04-17T10:54:00Z">
        <w:r w:rsidR="00E070DB">
          <w:rPr>
            <w:rFonts w:ascii="Times New Roman" w:hAnsi="Times New Roman"/>
            <w:i/>
          </w:rPr>
          <w:t>BindingIdentifier</w:t>
        </w:r>
      </w:ins>
      <w:ins w:id="22471" w:author="Rev 7 Allen Wirfs-Brock" w:date="2012-04-17T10:37:00Z">
        <w:r w:rsidRPr="00E77497">
          <w:rPr>
            <w:rFonts w:ascii="Times New Roman" w:hAnsi="Times New Roman"/>
            <w:i/>
          </w:rPr>
          <w:t xml:space="preserve"> </w:t>
        </w:r>
      </w:ins>
    </w:p>
    <w:p w14:paraId="5CD5322C" w14:textId="77777777" w:rsidR="00125774" w:rsidRPr="00E77497" w:rsidRDefault="00125774" w:rsidP="001F444B">
      <w:pPr>
        <w:numPr>
          <w:ilvl w:val="0"/>
          <w:numId w:val="403"/>
        </w:numPr>
        <w:rPr>
          <w:ins w:id="22472" w:author="Rev 7 Allen Wirfs-Brock" w:date="2012-04-17T10:37:00Z"/>
        </w:rPr>
      </w:pPr>
      <w:ins w:id="22473" w:author="Rev 7 Allen Wirfs-Brock" w:date="2012-04-17T10:37:00Z">
        <w:r w:rsidRPr="00E77497">
          <w:t xml:space="preserve">It is a Syntax Error </w:t>
        </w:r>
      </w:ins>
      <w:ins w:id="22474" w:author="Rev 9 Allen Wirfs-Brock" w:date="2012-07-08T13:47:00Z">
        <w:r w:rsidR="008D4801">
          <w:t xml:space="preserve">if </w:t>
        </w:r>
      </w:ins>
      <w:ins w:id="22475" w:author="Rev 7 Allen Wirfs-Brock" w:date="2012-04-17T12:07:00Z">
        <w:r w:rsidR="00AD3F16">
          <w:t xml:space="preserve">the </w:t>
        </w:r>
        <w:r w:rsidR="00AD3F16" w:rsidRPr="00AD3F16">
          <w:rPr>
            <w:rFonts w:ascii="Times New Roman" w:hAnsi="Times New Roman"/>
          </w:rPr>
          <w:t>String</w:t>
        </w:r>
        <w:del w:id="22476" w:author="Rev 9 Allen Wirfs-Brock" w:date="2012-07-07T16:31:00Z">
          <w:r w:rsidR="00AD3F16" w:rsidRPr="00AD3F16" w:rsidDel="00D11231">
            <w:rPr>
              <w:rFonts w:ascii="Times New Roman" w:hAnsi="Times New Roman"/>
            </w:rPr>
            <w:delText xml:space="preserve"> </w:delText>
          </w:r>
        </w:del>
        <w:r w:rsidR="00AD3F16" w:rsidRPr="00AD3F16">
          <w:rPr>
            <w:rFonts w:ascii="Times New Roman" w:hAnsi="Times New Roman"/>
          </w:rPr>
          <w:t>Value</w:t>
        </w:r>
        <w:r w:rsidR="00AD3F16">
          <w:t xml:space="preserve"> of the sole element of </w:t>
        </w:r>
        <w:r w:rsidR="00AD3F16" w:rsidRPr="00AD3F16">
          <w:rPr>
            <w:rFonts w:ascii="Times New Roman" w:hAnsi="Times New Roman"/>
          </w:rPr>
          <w:t>the BoundNames</w:t>
        </w:r>
        <w:r w:rsidR="00AD3F16">
          <w:t xml:space="preserve"> of</w:t>
        </w:r>
      </w:ins>
      <w:ins w:id="22477" w:author="Rev 7 Allen Wirfs-Brock" w:date="2012-04-17T10:37:00Z">
        <w:r w:rsidRPr="00E77497">
          <w:t xml:space="preserve"> </w:t>
        </w:r>
      </w:ins>
      <w:ins w:id="22478" w:author="Rev 7 Allen Wirfs-Brock" w:date="2012-04-17T12:07:00Z">
        <w:r w:rsidR="00AD3F16" w:rsidRPr="00AD3F16">
          <w:rPr>
            <w:rFonts w:ascii="Times New Roman" w:hAnsi="Times New Roman"/>
            <w:i/>
          </w:rPr>
          <w:t>Binding</w:t>
        </w:r>
      </w:ins>
      <w:ins w:id="22479" w:author="Rev 7 Allen Wirfs-Brock" w:date="2012-04-17T10:37:00Z">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79F2B6CB" w14:textId="77777777" w:rsidR="006F0F34" w:rsidRPr="00B820AB" w:rsidRDefault="00A63644" w:rsidP="006F0F34">
      <w:pPr>
        <w:rPr>
          <w:ins w:id="22480" w:author="Rev 7 Allen Wirfs-Brock" w:date="2012-04-17T11:03:00Z"/>
        </w:rPr>
      </w:pPr>
      <w:ins w:id="22481" w:author="Rev 7 Allen Wirfs-Brock" w:date="2012-04-17T11:05:00Z">
        <w:r>
          <w:rPr>
            <w:rStyle w:val="bnf"/>
          </w:rPr>
          <w:t>Arrow</w:t>
        </w:r>
      </w:ins>
      <w:ins w:id="22482" w:author="Rev 7 Allen Wirfs-Brock" w:date="2012-04-17T11:03:00Z">
        <w:r w:rsidR="006F0F34" w:rsidRPr="006B6D0A">
          <w:rPr>
            <w:rStyle w:val="bnf"/>
          </w:rPr>
          <w:t>FormalParameterList</w:t>
        </w:r>
        <w:r w:rsidR="006F0F34" w:rsidRPr="00E65A34">
          <w:t xml:space="preserve"> </w:t>
        </w:r>
        <w:r w:rsidR="006F0F34" w:rsidRPr="00E65A34">
          <w:rPr>
            <w:b/>
          </w:rPr>
          <w:t>:</w:t>
        </w:r>
        <w:r w:rsidR="006F0F34" w:rsidRPr="00E65A34">
          <w:t xml:space="preserve"> </w:t>
        </w:r>
      </w:ins>
      <w:ins w:id="22483" w:author="Rev 7 Allen Wirfs-Brock" w:date="2012-04-17T11:06:00Z">
        <w:r>
          <w:rPr>
            <w:rStyle w:val="bnf"/>
          </w:rPr>
          <w:t>CoverF</w:t>
        </w:r>
      </w:ins>
      <w:ins w:id="22484" w:author="Rev 7 Allen Wirfs-Brock" w:date="2012-04-17T11:03:00Z">
        <w:r w:rsidR="006F0F34" w:rsidRPr="00E65A34">
          <w:rPr>
            <w:rStyle w:val="bnf"/>
          </w:rPr>
          <w:t>ormalsList</w:t>
        </w:r>
        <w:r w:rsidR="006F0F34" w:rsidRPr="00E65A34">
          <w:rPr>
            <w:rFonts w:ascii="Courier New" w:hAnsi="Courier New"/>
            <w:b/>
            <w:i/>
          </w:rPr>
          <w:t>,</w:t>
        </w:r>
        <w:r w:rsidR="006F0F34" w:rsidRPr="00E65A34">
          <w:t xml:space="preserve"> </w:t>
        </w:r>
        <w:r w:rsidR="006F0F34" w:rsidRPr="00C7794D">
          <w:rPr>
            <w:rStyle w:val="bnf"/>
          </w:rPr>
          <w:t>FunctionRestParameter</w:t>
        </w:r>
      </w:ins>
    </w:p>
    <w:p w14:paraId="6F5B90C4" w14:textId="77777777" w:rsidR="006F0F34" w:rsidRPr="006B6D0A" w:rsidRDefault="006F0F34" w:rsidP="001F444B">
      <w:pPr>
        <w:numPr>
          <w:ilvl w:val="0"/>
          <w:numId w:val="403"/>
        </w:numPr>
        <w:spacing w:after="220"/>
        <w:rPr>
          <w:ins w:id="22485" w:author="Rev 7 Allen Wirfs-Brock" w:date="2012-04-17T11:03:00Z"/>
        </w:rPr>
      </w:pPr>
      <w:ins w:id="22486" w:author="Rev 7 Allen Wirfs-Brock" w:date="2012-04-17T11:03:00Z">
        <w:r w:rsidRPr="00675B74">
          <w:t xml:space="preserve">It is a Syntax Error if </w:t>
        </w:r>
        <w:r w:rsidRPr="00E77497">
          <w:rPr>
            <w:rFonts w:ascii="Times New Roman" w:eastAsia="Times New Roman" w:hAnsi="Times New Roman"/>
            <w:spacing w:val="6"/>
            <w:lang w:eastAsia="en-US"/>
          </w:rPr>
          <w:t xml:space="preserve">BoundNames of </w:t>
        </w:r>
      </w:ins>
      <w:ins w:id="22487" w:author="Rev 7 Allen Wirfs-Brock" w:date="2012-04-17T11:16:00Z">
        <w:r w:rsidR="00911D45">
          <w:rPr>
            <w:rStyle w:val="bnf"/>
          </w:rPr>
          <w:t>CoverF</w:t>
        </w:r>
      </w:ins>
      <w:ins w:id="22488" w:author="Rev 7 Allen Wirfs-Brock" w:date="2012-04-17T11:03:00Z">
        <w:r w:rsidRPr="00E77497">
          <w:rPr>
            <w:rStyle w:val="bnf"/>
          </w:rPr>
          <w:t>ormalsList</w:t>
        </w:r>
        <w:r w:rsidRPr="00E77497">
          <w:t xml:space="preserve"> </w:t>
        </w:r>
      </w:ins>
      <w:ins w:id="22489" w:author="Rev 7 Allen Wirfs-Brock" w:date="2012-04-17T12:16:00Z">
        <w:r w:rsidR="00BB5BBA">
          <w:t xml:space="preserve">contains </w:t>
        </w:r>
      </w:ins>
      <w:ins w:id="22490" w:author="Rev 7 Allen Wirfs-Brock" w:date="2012-04-17T11:16:00Z">
        <w:r w:rsidR="00911D45">
          <w:t>any element</w:t>
        </w:r>
      </w:ins>
      <w:ins w:id="22491" w:author="Rev 7 Allen Wirfs-Brock" w:date="2012-04-17T12:17:00Z">
        <w:r w:rsidR="00BB5BBA">
          <w:t xml:space="preserve"> which is also contained in</w:t>
        </w:r>
      </w:ins>
      <w:ins w:id="22492" w:author="Rev 7 Allen Wirfs-Brock" w:date="2012-04-17T11:16:00Z">
        <w:r w:rsidR="00911D45" w:rsidRPr="00E77497">
          <w:t xml:space="preserve"> </w:t>
        </w:r>
        <w:r w:rsidR="00911D45" w:rsidRPr="00E77497">
          <w:rPr>
            <w:rFonts w:ascii="Times New Roman" w:eastAsia="Times New Roman" w:hAnsi="Times New Roman"/>
            <w:spacing w:val="6"/>
            <w:lang w:eastAsia="en-US"/>
          </w:rPr>
          <w:t>BoundNames of</w:t>
        </w:r>
        <w:r w:rsidR="00911D45" w:rsidRPr="004D1BD1">
          <w:t xml:space="preserve">  </w:t>
        </w:r>
        <w:r w:rsidR="00911D45">
          <w:rPr>
            <w:rStyle w:val="bnf"/>
          </w:rPr>
          <w:t>FunctionRestParameter</w:t>
        </w:r>
      </w:ins>
      <w:ins w:id="22493" w:author="Rev 7 Allen Wirfs-Brock" w:date="2012-04-17T11:03:00Z">
        <w:r w:rsidRPr="006B6D0A">
          <w:t>.</w:t>
        </w:r>
      </w:ins>
    </w:p>
    <w:p w14:paraId="26CD9555" w14:textId="77777777" w:rsidR="001F4382" w:rsidRPr="00E77497" w:rsidRDefault="001F4382" w:rsidP="001F4382">
      <w:pPr>
        <w:jc w:val="left"/>
        <w:rPr>
          <w:ins w:id="22494" w:author="Rev 7 Allen Wirfs-Brock" w:date="2012-04-16T17:31:00Z"/>
        </w:rPr>
      </w:pPr>
      <w:ins w:id="22495" w:author="Rev 7 Allen Wirfs-Brock" w:date="2012-04-16T17:31:00Z">
        <w:r>
          <w:rPr>
            <w:rFonts w:ascii="Times New Roman" w:hAnsi="Times New Roman"/>
            <w:i/>
          </w:rPr>
          <w:t>Cover</w:t>
        </w:r>
      </w:ins>
      <w:ins w:id="22496" w:author="Rev 7 Allen Wirfs-Brock" w:date="2012-04-17T10:54:00Z">
        <w:r w:rsidR="00E070DB">
          <w:rPr>
            <w:rFonts w:ascii="Times New Roman" w:hAnsi="Times New Roman"/>
            <w:i/>
          </w:rPr>
          <w:t>FormalsList</w:t>
        </w:r>
      </w:ins>
      <w:ins w:id="22497" w:author="Rev 7 Allen Wirfs-Brock" w:date="2012-04-16T17:31: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2498" w:author="Rev 7 Allen Wirfs-Brock" w:date="2012-04-16T17:32:00Z">
        <w:r>
          <w:rPr>
            <w:rFonts w:ascii="Times New Roman" w:hAnsi="Times New Roman"/>
            <w:i/>
          </w:rPr>
          <w:t>Expression</w:t>
        </w:r>
      </w:ins>
      <w:ins w:id="22499" w:author="Rev 7 Allen Wirfs-Brock" w:date="2012-04-16T17:31:00Z">
        <w:r w:rsidRPr="00E77497">
          <w:rPr>
            <w:rFonts w:ascii="Times New Roman" w:hAnsi="Times New Roman"/>
            <w:i/>
          </w:rPr>
          <w:t xml:space="preserve"> </w:t>
        </w:r>
      </w:ins>
    </w:p>
    <w:p w14:paraId="37E6A789" w14:textId="77777777" w:rsidR="001F4382" w:rsidRDefault="001F4382" w:rsidP="001F444B">
      <w:pPr>
        <w:numPr>
          <w:ilvl w:val="0"/>
          <w:numId w:val="403"/>
        </w:numPr>
        <w:spacing w:after="0"/>
        <w:rPr>
          <w:ins w:id="22500" w:author="Rev 7 Allen Wirfs-Brock" w:date="2012-04-16T17:34:00Z"/>
        </w:rPr>
      </w:pPr>
      <w:ins w:id="22501" w:author="Rev 7 Allen Wirfs-Brock" w:date="2012-04-16T17:30:00Z">
        <w:r w:rsidRPr="003B4312">
          <w:t xml:space="preserve">It is a Syntax Error if </w:t>
        </w:r>
        <w:r w:rsidRPr="00675B74">
          <w:t xml:space="preserve">the source code corresponding to </w:t>
        </w:r>
        <w:r w:rsidRPr="00E77497">
          <w:rPr>
            <w:rStyle w:val="bnf"/>
          </w:rPr>
          <w:t>Expression</w:t>
        </w:r>
        <w:r w:rsidRPr="00E77497">
          <w:t xml:space="preserve"> cannot be parsed using </w:t>
        </w:r>
      </w:ins>
      <w:ins w:id="22502" w:author="Rev 7 Allen Wirfs-Brock" w:date="2012-04-16T17:33:00Z">
        <w:r>
          <w:rPr>
            <w:rStyle w:val="bnf"/>
          </w:rPr>
          <w:t>Formal</w:t>
        </w:r>
      </w:ins>
      <w:ins w:id="22503" w:author="Rev 7 Allen Wirfs-Brock" w:date="2012-04-17T10:55:00Z">
        <w:r w:rsidR="00E070DB">
          <w:rPr>
            <w:rStyle w:val="bnf"/>
          </w:rPr>
          <w:t>s</w:t>
        </w:r>
      </w:ins>
      <w:ins w:id="22504" w:author="Rev 7 Allen Wirfs-Brock" w:date="2012-04-16T17:33:00Z">
        <w:r>
          <w:rPr>
            <w:rStyle w:val="bnf"/>
          </w:rPr>
          <w:t xml:space="preserve">List </w:t>
        </w:r>
      </w:ins>
      <w:ins w:id="22505" w:author="Rev 7 Allen Wirfs-Brock" w:date="2012-04-16T17:30:00Z">
        <w:r w:rsidRPr="00E77497">
          <w:t xml:space="preserve"> as the goal symbol.</w:t>
        </w:r>
      </w:ins>
    </w:p>
    <w:p w14:paraId="26B5FB74" w14:textId="77777777" w:rsidR="001F4382" w:rsidRPr="00E77497" w:rsidRDefault="001F4382" w:rsidP="001F444B">
      <w:pPr>
        <w:numPr>
          <w:ilvl w:val="0"/>
          <w:numId w:val="403"/>
        </w:numPr>
        <w:spacing w:after="0"/>
        <w:rPr>
          <w:ins w:id="22506" w:author="Rev 7 Allen Wirfs-Brock" w:date="2012-04-16T17:30:00Z"/>
        </w:rPr>
      </w:pPr>
      <w:ins w:id="22507" w:author="Rev 7 Allen Wirfs-Brock" w:date="2012-04-16T17:37:00Z">
        <w:r>
          <w:t>All Early Error</w:t>
        </w:r>
        <w:r w:rsidR="00192FFE">
          <w:t>s</w:t>
        </w:r>
      </w:ins>
      <w:ins w:id="22508" w:author="Rev 7 Allen Wirfs-Brock" w:date="2012-04-16T17:39:00Z">
        <w:r w:rsidR="00192FFE">
          <w:t xml:space="preserve"> rules</w:t>
        </w:r>
      </w:ins>
      <w:ins w:id="22509" w:author="Rev 7 Allen Wirfs-Brock" w:date="2012-04-16T17:37:00Z">
        <w:r w:rsidR="00192FFE">
          <w:t xml:space="preserve"> for </w:t>
        </w:r>
        <w:r w:rsidR="00192FFE" w:rsidRPr="006F0F34">
          <w:rPr>
            <w:rStyle w:val="bnf"/>
          </w:rPr>
          <w:t>Formal</w:t>
        </w:r>
      </w:ins>
      <w:ins w:id="22510" w:author="Rev 7 Allen Wirfs-Brock" w:date="2012-04-17T10:55:00Z">
        <w:r w:rsidR="006F0F34">
          <w:rPr>
            <w:rStyle w:val="bnf"/>
          </w:rPr>
          <w:t>s</w:t>
        </w:r>
      </w:ins>
      <w:ins w:id="22511" w:author="Rev 7 Allen Wirfs-Brock" w:date="2012-04-16T17:37:00Z">
        <w:r w:rsidR="00192FFE" w:rsidRPr="006F0F34">
          <w:rPr>
            <w:rStyle w:val="bnf"/>
          </w:rPr>
          <w:t>List</w:t>
        </w:r>
        <w:r w:rsidR="00192FFE">
          <w:t xml:space="preserve"> </w:t>
        </w:r>
      </w:ins>
      <w:ins w:id="22512" w:author="Rev 7 Allen Wirfs-Brock" w:date="2012-04-16T17:38:00Z">
        <w:r w:rsidR="00192FFE">
          <w:t xml:space="preserve">also </w:t>
        </w:r>
      </w:ins>
      <w:ins w:id="22513" w:author="Rev 7 Allen Wirfs-Brock" w:date="2012-04-16T17:37:00Z">
        <w:r w:rsidR="00192FFE">
          <w:t>apply</w:t>
        </w:r>
      </w:ins>
      <w:ins w:id="22514" w:author="Rev 7 Allen Wirfs-Brock" w:date="2012-04-17T10:56:00Z">
        <w:r w:rsidR="006F0F34">
          <w:t xml:space="preserve"> </w:t>
        </w:r>
      </w:ins>
      <w:ins w:id="22515" w:author="Rev 7 Allen Wirfs-Brock" w:date="2012-04-17T11:50:00Z">
        <w:r w:rsidR="007B0127">
          <w:t xml:space="preserve">to the </w:t>
        </w:r>
        <w:r w:rsidR="007B0127" w:rsidRPr="007B0127">
          <w:rPr>
            <w:rFonts w:ascii="Times New Roman" w:hAnsi="Times New Roman"/>
          </w:rPr>
          <w:t>Covered</w:t>
        </w:r>
        <w:del w:id="22516" w:author="Rev 9 Allen Wirfs-Brock" w:date="2012-07-08T13:46:00Z">
          <w:r w:rsidR="007B0127" w:rsidRPr="007B0127" w:rsidDel="008D4801">
            <w:rPr>
              <w:rFonts w:ascii="Times New Roman" w:hAnsi="Times New Roman"/>
            </w:rPr>
            <w:delText xml:space="preserve"> </w:delText>
          </w:r>
        </w:del>
        <w:r w:rsidR="007B0127" w:rsidRPr="007B0127">
          <w:rPr>
            <w:rFonts w:ascii="Times New Roman" w:hAnsi="Times New Roman"/>
          </w:rPr>
          <w:t>FormalsList</w:t>
        </w:r>
        <w:r w:rsidR="007B0127">
          <w:t xml:space="preserve"> of</w:t>
        </w:r>
      </w:ins>
      <w:ins w:id="22517" w:author="Rev 7 Allen Wirfs-Brock" w:date="2012-04-17T10:58:00Z">
        <w:r w:rsidR="006F0F34" w:rsidRPr="006F0F34">
          <w:rPr>
            <w:rStyle w:val="bnf"/>
          </w:rPr>
          <w:t xml:space="preserve"> </w:t>
        </w:r>
        <w:r w:rsidR="006F0F34" w:rsidRPr="00E77497">
          <w:rPr>
            <w:rStyle w:val="bnf"/>
          </w:rPr>
          <w:t>Expression</w:t>
        </w:r>
      </w:ins>
      <w:ins w:id="22518" w:author="Rev 7 Allen Wirfs-Brock" w:date="2012-04-16T17:38:00Z">
        <w:r w:rsidR="00192FFE">
          <w:t>.</w:t>
        </w:r>
      </w:ins>
    </w:p>
    <w:p w14:paraId="2E7C4BF6" w14:textId="77777777" w:rsidR="001F4382" w:rsidRPr="00E77497" w:rsidRDefault="001F4382" w:rsidP="0024296C">
      <w:pPr>
        <w:spacing w:after="220"/>
        <w:ind w:left="720"/>
        <w:rPr>
          <w:ins w:id="22519" w:author="Rev 7 Allen Wirfs-Brock" w:date="2012-04-16T17:18:00Z"/>
        </w:rPr>
      </w:pPr>
    </w:p>
    <w:p w14:paraId="717AE665" w14:textId="77777777" w:rsidR="00911D45" w:rsidRPr="00E77497" w:rsidRDefault="00911D45" w:rsidP="00911D45">
      <w:pPr>
        <w:rPr>
          <w:ins w:id="22520" w:author="Rev 7 Allen Wirfs-Brock" w:date="2012-04-17T11:20:00Z"/>
          <w:rFonts w:ascii="Helvetica" w:hAnsi="Helvetica"/>
          <w:b/>
        </w:rPr>
      </w:pPr>
      <w:ins w:id="22521" w:author="Rev 7 Allen Wirfs-Brock" w:date="2012-04-17T11:20:00Z">
        <w:r w:rsidRPr="00E77497">
          <w:rPr>
            <w:rFonts w:ascii="Helvetica" w:hAnsi="Helvetica"/>
            <w:b/>
          </w:rPr>
          <w:t xml:space="preserve">Static Semantics:  </w:t>
        </w:r>
        <w:r w:rsidRPr="00E77497">
          <w:rPr>
            <w:rFonts w:ascii="Helvetica" w:hAnsi="Helvetica"/>
            <w:b/>
            <w:lang w:eastAsia="en-US"/>
          </w:rPr>
          <w:t>BoundNames</w:t>
        </w:r>
      </w:ins>
    </w:p>
    <w:p w14:paraId="12E59C37" w14:textId="77777777" w:rsidR="00911D45" w:rsidRPr="00E77497" w:rsidDel="00C730F4" w:rsidRDefault="00911D45" w:rsidP="00911D45">
      <w:pPr>
        <w:pStyle w:val="SyntaxRule"/>
        <w:spacing w:after="240"/>
        <w:rPr>
          <w:ins w:id="22522" w:author="Rev 7 Allen Wirfs-Brock" w:date="2012-04-17T11:23:00Z"/>
          <w:del w:id="22523" w:author="Rev 8 Allen Wirfs-Brock" w:date="2012-06-01T09:13:00Z"/>
        </w:rPr>
      </w:pPr>
      <w:ins w:id="22524" w:author="Rev 7 Allen Wirfs-Brock" w:date="2012-04-17T11:23:00Z">
        <w:del w:id="22525" w:author="Rev 8 Allen Wirfs-Brock" w:date="2012-06-01T09:13: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del>
      </w:ins>
      <w:ins w:id="22526" w:author="Rev 7 Allen Wirfs-Brock" w:date="2012-04-17T11:24:00Z">
        <w:del w:id="22527" w:author="Rev 8 Allen Wirfs-Brock" w:date="2012-06-01T09:13:00Z">
          <w:r w:rsidDel="00C730F4">
            <w:delText>BindingIdentifer</w:delText>
          </w:r>
        </w:del>
      </w:ins>
    </w:p>
    <w:p w14:paraId="0DA6B6A3" w14:textId="77777777" w:rsidR="00911D45" w:rsidRPr="00E77497" w:rsidDel="00C730F4" w:rsidRDefault="00911D45" w:rsidP="00911D45">
      <w:pPr>
        <w:pStyle w:val="Alg4"/>
        <w:numPr>
          <w:ilvl w:val="0"/>
          <w:numId w:val="710"/>
        </w:numPr>
        <w:spacing w:after="220"/>
        <w:contextualSpacing/>
        <w:rPr>
          <w:ins w:id="22528" w:author="Rev 7 Allen Wirfs-Brock" w:date="2012-04-17T11:23:00Z"/>
          <w:del w:id="22529" w:author="Rev 8 Allen Wirfs-Brock" w:date="2012-06-01T09:13:00Z"/>
        </w:rPr>
      </w:pPr>
      <w:ins w:id="22530" w:author="Rev 7 Allen Wirfs-Brock" w:date="2012-04-17T11:24:00Z">
        <w:del w:id="22531" w:author="Rev 8 Allen Wirfs-Brock" w:date="2012-06-01T09:13:00Z">
          <w:r w:rsidRPr="00E77497" w:rsidDel="00C730F4">
            <w:delText xml:space="preserve">Return the BoundNames of </w:delText>
          </w:r>
          <w:r w:rsidRPr="00911D45" w:rsidDel="00C730F4">
            <w:rPr>
              <w:i/>
            </w:rPr>
            <w:delText>BindingIdentifer</w:delText>
          </w:r>
          <w:r w:rsidRPr="00675B74" w:rsidDel="00C730F4">
            <w:delText>.</w:delText>
          </w:r>
        </w:del>
      </w:ins>
    </w:p>
    <w:p w14:paraId="4FB937B9" w14:textId="77777777" w:rsidR="00911D45" w:rsidRPr="00E77497" w:rsidDel="00C730F4" w:rsidRDefault="00911D45" w:rsidP="00911D45">
      <w:pPr>
        <w:pStyle w:val="SyntaxRule"/>
        <w:spacing w:after="240"/>
        <w:rPr>
          <w:ins w:id="22532" w:author="Rev 7 Allen Wirfs-Brock" w:date="2012-04-17T11:25:00Z"/>
          <w:del w:id="22533" w:author="Rev 8 Allen Wirfs-Brock" w:date="2012-06-01T09:13:00Z"/>
        </w:rPr>
      </w:pPr>
      <w:ins w:id="22534" w:author="Rev 7 Allen Wirfs-Brock" w:date="2012-04-17T11:25:00Z">
        <w:del w:id="22535" w:author="Rev 8 Allen Wirfs-Brock" w:date="2012-06-01T09:13: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del>
      </w:ins>
      <w:ins w:id="22536" w:author="Rev 7 Allen Wirfs-Brock" w:date="2012-04-17T11:26:00Z">
        <w:del w:id="22537" w:author="Rev 8 Allen Wirfs-Brock" w:date="2012-06-01T09:13:00Z">
          <w:r w:rsidRPr="00E77497" w:rsidDel="00C730F4">
            <w:rPr>
              <w:rFonts w:ascii="Courier New" w:hAnsi="Courier New"/>
              <w:b/>
              <w:i w:val="0"/>
            </w:rPr>
            <w:delText>(</w:delText>
          </w:r>
          <w:r w:rsidDel="00C730F4">
            <w:delText xml:space="preserve"> </w:delText>
          </w:r>
        </w:del>
      </w:ins>
      <w:ins w:id="22538" w:author="Rev 7 Allen Wirfs-Brock" w:date="2012-04-17T11:25:00Z">
        <w:del w:id="22539" w:author="Rev 8 Allen Wirfs-Brock" w:date="2012-06-01T09:13:00Z">
          <w:r w:rsidDel="00C730F4">
            <w:delText>ArrowFormalParameterList</w:delText>
          </w:r>
        </w:del>
      </w:ins>
      <w:ins w:id="22540" w:author="Rev 7 Allen Wirfs-Brock" w:date="2012-04-17T11:26:00Z">
        <w:del w:id="22541" w:author="Rev 8 Allen Wirfs-Brock" w:date="2012-06-01T09:13:00Z">
          <w:r w:rsidR="00701A7B" w:rsidDel="00C730F4">
            <w:delText xml:space="preserve"> </w:delText>
          </w:r>
          <w:r w:rsidR="00701A7B" w:rsidRPr="00E77497" w:rsidDel="00C730F4">
            <w:rPr>
              <w:rFonts w:ascii="Courier New" w:hAnsi="Courier New"/>
              <w:b/>
              <w:i w:val="0"/>
            </w:rPr>
            <w:delText>)</w:delText>
          </w:r>
        </w:del>
      </w:ins>
    </w:p>
    <w:p w14:paraId="0F9B8A01" w14:textId="77777777" w:rsidR="00911D45" w:rsidRPr="00E77497" w:rsidDel="00C730F4" w:rsidRDefault="00911D45" w:rsidP="00701A7B">
      <w:pPr>
        <w:pStyle w:val="Alg4"/>
        <w:numPr>
          <w:ilvl w:val="0"/>
          <w:numId w:val="711"/>
        </w:numPr>
        <w:spacing w:after="220"/>
        <w:contextualSpacing/>
        <w:rPr>
          <w:ins w:id="22542" w:author="Rev 7 Allen Wirfs-Brock" w:date="2012-04-17T11:25:00Z"/>
          <w:del w:id="22543" w:author="Rev 8 Allen Wirfs-Brock" w:date="2012-06-01T09:13:00Z"/>
        </w:rPr>
      </w:pPr>
      <w:ins w:id="22544" w:author="Rev 7 Allen Wirfs-Brock" w:date="2012-04-17T11:25:00Z">
        <w:del w:id="22545" w:author="Rev 8 Allen Wirfs-Brock" w:date="2012-06-01T09:13:00Z">
          <w:r w:rsidRPr="00E77497" w:rsidDel="00C730F4">
            <w:delText>Return the BoundNames of</w:delText>
          </w:r>
        </w:del>
      </w:ins>
      <w:ins w:id="22546" w:author="Rev 7 Allen Wirfs-Brock" w:date="2012-04-17T11:26:00Z">
        <w:del w:id="22547" w:author="Rev 8 Allen Wirfs-Brock" w:date="2012-06-01T09:13:00Z">
          <w:r w:rsidR="00701A7B" w:rsidDel="00C730F4">
            <w:rPr>
              <w:rFonts w:ascii="Courier New" w:hAnsi="Courier New"/>
              <w:b/>
              <w:i/>
            </w:rPr>
            <w:delText xml:space="preserve"> </w:delText>
          </w:r>
        </w:del>
      </w:ins>
      <w:ins w:id="22548" w:author="Rev 7 Allen Wirfs-Brock" w:date="2012-04-17T11:25:00Z">
        <w:del w:id="22549" w:author="Rev 8 Allen Wirfs-Brock" w:date="2012-06-01T09:13:00Z">
          <w:r w:rsidRPr="00911D45" w:rsidDel="00C730F4">
            <w:rPr>
              <w:i/>
            </w:rPr>
            <w:delText>ArrowFormalParameterList</w:delText>
          </w:r>
          <w:r w:rsidRPr="00675B74" w:rsidDel="00C730F4">
            <w:delText>.</w:delText>
          </w:r>
        </w:del>
      </w:ins>
    </w:p>
    <w:p w14:paraId="5D09FB03" w14:textId="77777777" w:rsidR="00911D45" w:rsidRPr="00E77497" w:rsidRDefault="00911D45" w:rsidP="00911D45">
      <w:pPr>
        <w:pStyle w:val="SyntaxRule"/>
        <w:spacing w:after="240"/>
        <w:rPr>
          <w:ins w:id="22550" w:author="Rev 7 Allen Wirfs-Brock" w:date="2012-04-17T11:20:00Z"/>
        </w:rPr>
      </w:pPr>
      <w:ins w:id="22551" w:author="Rev 7 Allen Wirfs-Brock" w:date="2012-04-17T11:22:00Z">
        <w:r>
          <w:t>Arrow</w:t>
        </w:r>
      </w:ins>
      <w:ins w:id="22552" w:author="Rev 7 Allen Wirfs-Brock" w:date="2012-04-17T11:2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62EF9A33" w14:textId="77777777" w:rsidR="00911D45" w:rsidRPr="00E77497" w:rsidRDefault="00911D45" w:rsidP="00701A7B">
      <w:pPr>
        <w:pStyle w:val="Alg4"/>
        <w:numPr>
          <w:ilvl w:val="0"/>
          <w:numId w:val="712"/>
        </w:numPr>
        <w:spacing w:after="220"/>
        <w:contextualSpacing/>
        <w:rPr>
          <w:ins w:id="22553" w:author="Rev 7 Allen Wirfs-Brock" w:date="2012-04-17T11:20:00Z"/>
        </w:rPr>
      </w:pPr>
      <w:ins w:id="22554" w:author="Rev 7 Allen Wirfs-Brock" w:date="2012-04-17T11:20:00Z">
        <w:r w:rsidRPr="00E77497">
          <w:t>Return an empty List.</w:t>
        </w:r>
      </w:ins>
    </w:p>
    <w:p w14:paraId="1CFB76E3" w14:textId="77777777" w:rsidR="00911D45" w:rsidRPr="00675B74" w:rsidDel="00C730F4" w:rsidRDefault="00701A7B" w:rsidP="00911D45">
      <w:pPr>
        <w:pStyle w:val="SyntaxRule"/>
        <w:spacing w:after="240"/>
        <w:rPr>
          <w:ins w:id="22555" w:author="Rev 7 Allen Wirfs-Brock" w:date="2012-04-17T11:20:00Z"/>
          <w:del w:id="22556" w:author="Rev 8 Allen Wirfs-Brock" w:date="2012-06-01T09:13:00Z"/>
        </w:rPr>
      </w:pPr>
      <w:ins w:id="22557" w:author="Rev 7 Allen Wirfs-Brock" w:date="2012-04-17T11:30:00Z">
        <w:del w:id="22558" w:author="Rev 8 Allen Wirfs-Brock" w:date="2012-06-01T09:13:00Z">
          <w:r w:rsidDel="00C730F4">
            <w:delText>Arr</w:delText>
          </w:r>
        </w:del>
        <w:del w:id="22559" w:author="Rev 8 Allen Wirfs-Brock" w:date="2012-05-11T09:07:00Z">
          <w:r w:rsidDel="00EA083D">
            <w:delText>i</w:delText>
          </w:r>
        </w:del>
        <w:del w:id="22560" w:author="Rev 8 Allen Wirfs-Brock" w:date="2012-06-01T09:13:00Z">
          <w:r w:rsidDel="00C730F4">
            <w:delText>ow</w:delText>
          </w:r>
        </w:del>
      </w:ins>
      <w:ins w:id="22561" w:author="Rev 7 Allen Wirfs-Brock" w:date="2012-04-17T11:20:00Z">
        <w:del w:id="22562" w:author="Rev 8 Allen Wirfs-Brock" w:date="2012-06-01T09:13:00Z">
          <w:r w:rsidR="00911D45" w:rsidRPr="00E77497" w:rsidDel="00C730F4">
            <w:delText xml:space="preserve">FormalParameterList </w:delText>
          </w:r>
          <w:r w:rsidR="00911D45" w:rsidRPr="00E77497" w:rsidDel="00C730F4">
            <w:rPr>
              <w:rFonts w:ascii="Arial" w:hAnsi="Arial"/>
              <w:b/>
              <w:i w:val="0"/>
            </w:rPr>
            <w:delText xml:space="preserve">: </w:delText>
          </w:r>
          <w:r w:rsidR="00911D45" w:rsidRPr="004418C4" w:rsidDel="00C730F4">
            <w:delText>Function</w:delText>
          </w:r>
          <w:r w:rsidR="00911D45" w:rsidDel="00C730F4">
            <w:delText>RestParameter</w:delText>
          </w:r>
        </w:del>
      </w:ins>
    </w:p>
    <w:p w14:paraId="760CAC91" w14:textId="77777777" w:rsidR="00911D45" w:rsidRPr="00675B74" w:rsidDel="00C730F4" w:rsidRDefault="00911D45" w:rsidP="00701A7B">
      <w:pPr>
        <w:pStyle w:val="Alg4"/>
        <w:numPr>
          <w:ilvl w:val="0"/>
          <w:numId w:val="713"/>
        </w:numPr>
        <w:spacing w:after="220"/>
        <w:contextualSpacing/>
        <w:rPr>
          <w:ins w:id="22563" w:author="Rev 7 Allen Wirfs-Brock" w:date="2012-04-17T11:20:00Z"/>
          <w:del w:id="22564" w:author="Rev 8 Allen Wirfs-Brock" w:date="2012-06-01T09:13:00Z"/>
        </w:rPr>
      </w:pPr>
      <w:ins w:id="22565" w:author="Rev 7 Allen Wirfs-Brock" w:date="2012-04-17T11:20:00Z">
        <w:del w:id="22566" w:author="Rev 8 Allen Wirfs-Brock" w:date="2012-06-01T09:13:00Z">
          <w:r w:rsidRPr="00E77497" w:rsidDel="00C730F4">
            <w:delText xml:space="preserve">Return the BoundNames of </w:delText>
          </w:r>
          <w:r w:rsidRPr="0002777F" w:rsidDel="00C730F4">
            <w:rPr>
              <w:i/>
            </w:rPr>
            <w:delText>FunctionRestParameter</w:delText>
          </w:r>
          <w:r w:rsidRPr="00675B74" w:rsidDel="00C730F4">
            <w:delText>.</w:delText>
          </w:r>
        </w:del>
      </w:ins>
    </w:p>
    <w:p w14:paraId="5F45292A" w14:textId="77777777" w:rsidR="00911D45" w:rsidRPr="00E77497" w:rsidDel="00C730F4" w:rsidRDefault="00701A7B" w:rsidP="00911D45">
      <w:pPr>
        <w:pStyle w:val="SyntaxRule"/>
        <w:spacing w:after="240"/>
        <w:rPr>
          <w:ins w:id="22567" w:author="Rev 7 Allen Wirfs-Brock" w:date="2012-04-17T11:20:00Z"/>
          <w:del w:id="22568" w:author="Rev 8 Allen Wirfs-Brock" w:date="2012-06-01T09:14:00Z"/>
        </w:rPr>
      </w:pPr>
      <w:ins w:id="22569" w:author="Rev 7 Allen Wirfs-Brock" w:date="2012-04-17T11:33:00Z">
        <w:del w:id="22570" w:author="Rev 8 Allen Wirfs-Brock" w:date="2012-06-01T09:14:00Z">
          <w:r w:rsidDel="00C730F4">
            <w:delText>Arrow</w:delText>
          </w:r>
        </w:del>
      </w:ins>
      <w:ins w:id="22571" w:author="Rev 7 Allen Wirfs-Brock" w:date="2012-04-17T11:20:00Z">
        <w:del w:id="22572" w:author="Rev 8 Allen Wirfs-Brock" w:date="2012-06-01T09:14:00Z">
          <w:r w:rsidR="00911D45" w:rsidRPr="00E77497" w:rsidDel="00C730F4">
            <w:delText xml:space="preserve">FormalParameterList </w:delText>
          </w:r>
          <w:r w:rsidR="00911D45" w:rsidRPr="00E77497" w:rsidDel="00C730F4">
            <w:rPr>
              <w:rFonts w:ascii="Arial" w:hAnsi="Arial"/>
              <w:b/>
              <w:i w:val="0"/>
            </w:rPr>
            <w:delText xml:space="preserve">: </w:delText>
          </w:r>
        </w:del>
      </w:ins>
      <w:ins w:id="22573" w:author="Rev 7 Allen Wirfs-Brock" w:date="2012-04-17T11:33:00Z">
        <w:del w:id="22574" w:author="Rev 8 Allen Wirfs-Brock" w:date="2012-06-01T09:14:00Z">
          <w:r w:rsidDel="00C730F4">
            <w:delText>CoverF</w:delText>
          </w:r>
        </w:del>
      </w:ins>
      <w:ins w:id="22575" w:author="Rev 7 Allen Wirfs-Brock" w:date="2012-04-17T11:20:00Z">
        <w:del w:id="22576" w:author="Rev 8 Allen Wirfs-Brock" w:date="2012-06-01T09:14:00Z">
          <w:r w:rsidR="00911D45" w:rsidRPr="00E77497" w:rsidDel="00C730F4">
            <w:delText>ormalsList</w:delText>
          </w:r>
        </w:del>
      </w:ins>
    </w:p>
    <w:p w14:paraId="7B491F13" w14:textId="77777777" w:rsidR="00911D45" w:rsidRPr="00E77497" w:rsidDel="00C730F4" w:rsidRDefault="00911D45" w:rsidP="00701A7B">
      <w:pPr>
        <w:pStyle w:val="Alg4"/>
        <w:numPr>
          <w:ilvl w:val="0"/>
          <w:numId w:val="714"/>
        </w:numPr>
        <w:spacing w:after="220"/>
        <w:contextualSpacing/>
        <w:rPr>
          <w:ins w:id="22577" w:author="Rev 7 Allen Wirfs-Brock" w:date="2012-04-17T11:20:00Z"/>
          <w:del w:id="22578" w:author="Rev 8 Allen Wirfs-Brock" w:date="2012-06-01T09:14:00Z"/>
        </w:rPr>
      </w:pPr>
      <w:ins w:id="22579" w:author="Rev 7 Allen Wirfs-Brock" w:date="2012-04-17T11:20:00Z">
        <w:del w:id="22580" w:author="Rev 8 Allen Wirfs-Brock" w:date="2012-06-01T09:14:00Z">
          <w:r w:rsidRPr="00E77497" w:rsidDel="00C730F4">
            <w:delText xml:space="preserve">Return the BoundNames of </w:delText>
          </w:r>
        </w:del>
      </w:ins>
      <w:ins w:id="22581" w:author="Rev 7 Allen Wirfs-Brock" w:date="2012-04-17T11:35:00Z">
        <w:del w:id="22582" w:author="Rev 8 Allen Wirfs-Brock" w:date="2012-06-01T09:14:00Z">
          <w:r w:rsidR="00701A7B" w:rsidDel="00C730F4">
            <w:rPr>
              <w:i/>
            </w:rPr>
            <w:delText>CoverF</w:delText>
          </w:r>
        </w:del>
      </w:ins>
      <w:ins w:id="22583" w:author="Rev 7 Allen Wirfs-Brock" w:date="2012-04-17T11:20:00Z">
        <w:del w:id="22584" w:author="Rev 8 Allen Wirfs-Brock" w:date="2012-06-01T09:14:00Z">
          <w:r w:rsidRPr="00E77497" w:rsidDel="00C730F4">
            <w:rPr>
              <w:i/>
            </w:rPr>
            <w:delText>ormalsList</w:delText>
          </w:r>
          <w:r w:rsidRPr="00E77497" w:rsidDel="00C730F4">
            <w:delText>.</w:delText>
          </w:r>
        </w:del>
      </w:ins>
    </w:p>
    <w:p w14:paraId="3F3A0E8B" w14:textId="77777777" w:rsidR="00911D45" w:rsidRPr="00675B74" w:rsidRDefault="00701A7B" w:rsidP="00911D45">
      <w:pPr>
        <w:pStyle w:val="SyntaxRule"/>
        <w:spacing w:after="240"/>
        <w:rPr>
          <w:ins w:id="22585" w:author="Rev 7 Allen Wirfs-Brock" w:date="2012-04-17T11:20:00Z"/>
        </w:rPr>
      </w:pPr>
      <w:ins w:id="22586" w:author="Rev 7 Allen Wirfs-Brock" w:date="2012-04-17T11:35:00Z">
        <w:r>
          <w:t>Arrow</w:t>
        </w:r>
      </w:ins>
      <w:ins w:id="22587" w:author="Rev 7 Allen Wirfs-Brock" w:date="2012-04-17T11:20:00Z">
        <w:r w:rsidR="00911D45" w:rsidRPr="00E77497">
          <w:t xml:space="preserve">FormalParameterList </w:t>
        </w:r>
        <w:r w:rsidR="00911D45" w:rsidRPr="00E77497">
          <w:rPr>
            <w:rFonts w:ascii="Arial" w:hAnsi="Arial"/>
            <w:b/>
            <w:i w:val="0"/>
          </w:rPr>
          <w:t xml:space="preserve">: </w:t>
        </w:r>
      </w:ins>
      <w:ins w:id="22588" w:author="Rev 7 Allen Wirfs-Brock" w:date="2012-04-17T11:35:00Z">
        <w:r>
          <w:t>CoverF</w:t>
        </w:r>
      </w:ins>
      <w:ins w:id="22589" w:author="Rev 7 Allen Wirfs-Brock" w:date="2012-04-17T11:20:00Z">
        <w:r w:rsidR="00911D45" w:rsidRPr="00E77497">
          <w:t xml:space="preserve">ormalsList </w:t>
        </w:r>
        <w:r w:rsidR="00911D45" w:rsidRPr="00E77497">
          <w:rPr>
            <w:rFonts w:ascii="Courier New" w:hAnsi="Courier New"/>
            <w:b/>
            <w:i w:val="0"/>
          </w:rPr>
          <w:t xml:space="preserve">, </w:t>
        </w:r>
        <w:r w:rsidR="00911D45" w:rsidRPr="004418C4">
          <w:t>Function</w:t>
        </w:r>
        <w:r w:rsidR="00911D45">
          <w:t>RestParameter</w:t>
        </w:r>
      </w:ins>
    </w:p>
    <w:p w14:paraId="314CC10A" w14:textId="77777777" w:rsidR="00911D45" w:rsidRPr="00E77497" w:rsidRDefault="00911D45" w:rsidP="00701A7B">
      <w:pPr>
        <w:pStyle w:val="Alg4"/>
        <w:numPr>
          <w:ilvl w:val="0"/>
          <w:numId w:val="715"/>
        </w:numPr>
        <w:spacing w:after="220"/>
        <w:contextualSpacing/>
        <w:rPr>
          <w:ins w:id="22590" w:author="Rev 7 Allen Wirfs-Brock" w:date="2012-04-17T11:20:00Z"/>
        </w:rPr>
      </w:pPr>
      <w:ins w:id="22591" w:author="Rev 7 Allen Wirfs-Brock" w:date="2012-04-17T11:20:00Z">
        <w:r w:rsidRPr="00E77497">
          <w:t xml:space="preserve">Let </w:t>
        </w:r>
        <w:r w:rsidRPr="00E77497">
          <w:rPr>
            <w:i/>
          </w:rPr>
          <w:t xml:space="preserve">names </w:t>
        </w:r>
        <w:r w:rsidRPr="00E77497">
          <w:t xml:space="preserve">be BoundNames of </w:t>
        </w:r>
      </w:ins>
      <w:ins w:id="22592" w:author="Rev 7 Allen Wirfs-Brock" w:date="2012-04-17T11:36:00Z">
        <w:r w:rsidR="00701A7B">
          <w:rPr>
            <w:i/>
          </w:rPr>
          <w:t>CoverF</w:t>
        </w:r>
        <w:r w:rsidR="00701A7B" w:rsidRPr="00E77497">
          <w:rPr>
            <w:i/>
          </w:rPr>
          <w:t>ormalsList</w:t>
        </w:r>
      </w:ins>
      <w:ins w:id="22593" w:author="Rev 7 Allen Wirfs-Brock" w:date="2012-04-17T11:20:00Z">
        <w:r w:rsidRPr="00E77497">
          <w:t>.</w:t>
        </w:r>
      </w:ins>
    </w:p>
    <w:p w14:paraId="68966E9A" w14:textId="77777777" w:rsidR="00911D45" w:rsidRPr="00E77497" w:rsidRDefault="00911D45" w:rsidP="00701A7B">
      <w:pPr>
        <w:pStyle w:val="Alg4"/>
        <w:numPr>
          <w:ilvl w:val="0"/>
          <w:numId w:val="715"/>
        </w:numPr>
        <w:spacing w:after="220"/>
        <w:contextualSpacing/>
        <w:rPr>
          <w:ins w:id="22594" w:author="Rev 7 Allen Wirfs-Brock" w:date="2012-04-17T11:20:00Z"/>
        </w:rPr>
      </w:pPr>
      <w:ins w:id="22595" w:author="Rev 7 Allen Wirfs-Brock" w:date="2012-04-17T11:20:00Z">
        <w:r w:rsidRPr="00E77497">
          <w:t xml:space="preserve">Append to </w:t>
        </w:r>
        <w:r w:rsidRPr="00E77497">
          <w:rPr>
            <w:i/>
          </w:rPr>
          <w:t>names</w:t>
        </w:r>
        <w:r w:rsidRPr="00E77497">
          <w:t xml:space="preserve"> the </w:t>
        </w:r>
        <w:r w:rsidRPr="004418C4">
          <w:t xml:space="preserve">BoundNames of </w:t>
        </w:r>
        <w:r w:rsidRPr="00954547">
          <w:rPr>
            <w:i/>
          </w:rPr>
          <w:t>FunctionRestParameter</w:t>
        </w:r>
        <w:r w:rsidRPr="00675B74">
          <w:rPr>
            <w:rStyle w:val="bnf"/>
          </w:rPr>
          <w:t>.</w:t>
        </w:r>
      </w:ins>
    </w:p>
    <w:p w14:paraId="6E1DFF35" w14:textId="77777777" w:rsidR="00911D45" w:rsidRPr="00E77497" w:rsidRDefault="00911D45" w:rsidP="00701A7B">
      <w:pPr>
        <w:pStyle w:val="Alg4"/>
        <w:numPr>
          <w:ilvl w:val="0"/>
          <w:numId w:val="715"/>
        </w:numPr>
        <w:spacing w:after="220"/>
        <w:contextualSpacing/>
        <w:rPr>
          <w:ins w:id="22596" w:author="Rev 7 Allen Wirfs-Brock" w:date="2012-04-17T11:20:00Z"/>
        </w:rPr>
      </w:pPr>
      <w:ins w:id="22597" w:author="Rev 7 Allen Wirfs-Brock" w:date="2012-04-17T11:20:00Z">
        <w:r w:rsidRPr="00E77497">
          <w:t xml:space="preserve">Return </w:t>
        </w:r>
        <w:r w:rsidRPr="00E77497">
          <w:rPr>
            <w:i/>
          </w:rPr>
          <w:t>names</w:t>
        </w:r>
        <w:r w:rsidRPr="00E77497">
          <w:t>.</w:t>
        </w:r>
      </w:ins>
    </w:p>
    <w:p w14:paraId="0FD4785D" w14:textId="77777777" w:rsidR="00184B2F" w:rsidRPr="00675B74" w:rsidRDefault="00184B2F" w:rsidP="00184B2F">
      <w:pPr>
        <w:pStyle w:val="SyntaxRule"/>
        <w:spacing w:after="240"/>
        <w:rPr>
          <w:ins w:id="22598" w:author="Rev 7 Allen Wirfs-Brock" w:date="2012-04-17T11:36:00Z"/>
        </w:rPr>
      </w:pPr>
      <w:ins w:id="22599" w:author="Rev 7 Allen Wirfs-Brock" w:date="2012-04-17T11:37:00Z">
        <w:r>
          <w:t>Cover</w:t>
        </w:r>
      </w:ins>
      <w:ins w:id="22600" w:author="Rev 7 Allen Wirfs-Brock" w:date="2012-04-17T11:36:00Z">
        <w:r w:rsidRPr="00E77497">
          <w:t>Formal</w:t>
        </w:r>
      </w:ins>
      <w:ins w:id="22601" w:author="Rev 7 Allen Wirfs-Brock" w:date="2012-04-17T11:37:00Z">
        <w:r>
          <w:t>s</w:t>
        </w:r>
      </w:ins>
      <w:ins w:id="22602" w:author="Rev 7 Allen Wirfs-Brock" w:date="2012-04-17T11:36:00Z">
        <w:r w:rsidRPr="00E77497">
          <w:t xml:space="preserve">List </w:t>
        </w:r>
        <w:r w:rsidRPr="00E77497">
          <w:rPr>
            <w:rFonts w:ascii="Arial" w:hAnsi="Arial"/>
            <w:b/>
            <w:i w:val="0"/>
          </w:rPr>
          <w:t xml:space="preserve">: </w:t>
        </w:r>
      </w:ins>
      <w:ins w:id="22603" w:author="Rev 7 Allen Wirfs-Brock" w:date="2012-04-17T11:37:00Z">
        <w:r>
          <w:t>Expression</w:t>
        </w:r>
      </w:ins>
      <w:ins w:id="22604" w:author="Rev 7 Allen Wirfs-Brock" w:date="2012-04-17T11:36:00Z">
        <w:r w:rsidRPr="00E77497">
          <w:t xml:space="preserve"> </w:t>
        </w:r>
      </w:ins>
    </w:p>
    <w:p w14:paraId="651A2EAC" w14:textId="77777777" w:rsidR="00184B2F" w:rsidRPr="00E77497" w:rsidRDefault="00184B2F" w:rsidP="00184B2F">
      <w:pPr>
        <w:pStyle w:val="Alg4"/>
        <w:numPr>
          <w:ilvl w:val="0"/>
          <w:numId w:val="716"/>
        </w:numPr>
        <w:spacing w:after="220"/>
        <w:contextualSpacing/>
        <w:rPr>
          <w:ins w:id="22605" w:author="Rev 7 Allen Wirfs-Brock" w:date="2012-04-17T11:36:00Z"/>
        </w:rPr>
      </w:pPr>
      <w:ins w:id="22606" w:author="Rev 7 Allen Wirfs-Brock" w:date="2012-04-17T11:36:00Z">
        <w:r w:rsidRPr="00E77497">
          <w:t xml:space="preserve">Return </w:t>
        </w:r>
      </w:ins>
      <w:ins w:id="22607" w:author="Rev 7 Allen Wirfs-Brock" w:date="2012-04-17T12:02:00Z">
        <w:r w:rsidR="00AD3F16">
          <w:t>the</w:t>
        </w:r>
        <w:r w:rsidR="00AD3F16" w:rsidRPr="00E77497">
          <w:t xml:space="preserve"> BoundNames of</w:t>
        </w:r>
      </w:ins>
      <w:ins w:id="22608" w:author="Rev 7 Allen Wirfs-Brock" w:date="2012-04-17T12:03:00Z">
        <w:r w:rsidR="00AD3F16">
          <w:t xml:space="preserve"> Covered</w:t>
        </w:r>
        <w:del w:id="22609" w:author="Rev 9 Allen Wirfs-Brock" w:date="2012-07-08T13:46:00Z">
          <w:r w:rsidR="00AD3F16" w:rsidDel="008D4801">
            <w:delText xml:space="preserve"> </w:delText>
          </w:r>
        </w:del>
        <w:r w:rsidR="00AD3F16">
          <w:t xml:space="preserve">FormalsList of </w:t>
        </w:r>
        <w:r w:rsidR="00AD3F16" w:rsidRPr="00AD3F16">
          <w:rPr>
            <w:i/>
          </w:rPr>
          <w:t>Expression</w:t>
        </w:r>
      </w:ins>
      <w:ins w:id="22610" w:author="Rev 7 Allen Wirfs-Brock" w:date="2012-04-17T11:36:00Z">
        <w:r w:rsidRPr="00E77497">
          <w:t>.</w:t>
        </w:r>
      </w:ins>
    </w:p>
    <w:p w14:paraId="387D60BD" w14:textId="77777777" w:rsidR="00AA7F77" w:rsidRPr="00E77497" w:rsidRDefault="00AA7F77" w:rsidP="00AA7F77">
      <w:pPr>
        <w:rPr>
          <w:ins w:id="22611" w:author="Rev 7 Allen Wirfs-Brock" w:date="2012-04-23T14:53:00Z"/>
          <w:rFonts w:ascii="Helvetica" w:hAnsi="Helvetica"/>
          <w:b/>
        </w:rPr>
      </w:pPr>
      <w:ins w:id="22612" w:author="Rev 7 Allen Wirfs-Brock" w:date="2012-04-23T14:53:00Z">
        <w:r w:rsidRPr="00E77497">
          <w:rPr>
            <w:rFonts w:ascii="Helvetica" w:hAnsi="Helvetica"/>
            <w:b/>
          </w:rPr>
          <w:t xml:space="preserve">Static Semantics:  </w:t>
        </w:r>
        <w:r>
          <w:rPr>
            <w:rFonts w:ascii="Helvetica" w:hAnsi="Helvetica"/>
            <w:b/>
            <w:lang w:eastAsia="en-US"/>
          </w:rPr>
          <w:t>Contains</w:t>
        </w:r>
      </w:ins>
    </w:p>
    <w:p w14:paraId="3CF50DD9" w14:textId="77777777" w:rsidR="00AA7F77" w:rsidRPr="004418C4" w:rsidRDefault="00AA7F77" w:rsidP="00AA7F77">
      <w:pPr>
        <w:ind w:left="360"/>
        <w:rPr>
          <w:ins w:id="22613" w:author="Rev 7 Allen Wirfs-Brock" w:date="2012-04-23T14:53:00Z"/>
        </w:rPr>
      </w:pPr>
      <w:ins w:id="22614" w:author="Rev 7 Allen Wirfs-Brock" w:date="2012-04-23T14:53:00Z">
        <w:r>
          <w:t>W</w:t>
        </w:r>
        <w:r w:rsidRPr="004418C4">
          <w:t xml:space="preserve">ith </w:t>
        </w:r>
        <w:r>
          <w:t>parameter</w:t>
        </w:r>
        <w:r w:rsidRPr="004418C4">
          <w:t xml:space="preserve"> </w:t>
        </w:r>
        <w:r>
          <w:rPr>
            <w:rFonts w:ascii="Times New Roman" w:hAnsi="Times New Roman"/>
            <w:i/>
          </w:rPr>
          <w:t>symbol</w:t>
        </w:r>
        <w:r>
          <w:t>.</w:t>
        </w:r>
      </w:ins>
    </w:p>
    <w:p w14:paraId="202119D9" w14:textId="77777777" w:rsidR="00AA7F77" w:rsidRPr="00E77497" w:rsidRDefault="00AA7F77" w:rsidP="00AA7F77">
      <w:pPr>
        <w:jc w:val="left"/>
        <w:rPr>
          <w:ins w:id="22615" w:author="Rev 7 Allen Wirfs-Brock" w:date="2012-04-23T14:53:00Z"/>
        </w:rPr>
      </w:pPr>
      <w:ins w:id="22616" w:author="Rev 7 Allen Wirfs-Brock" w:date="2012-04-23T14:54:00Z">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ins>
      <w:ins w:id="22617" w:author="Rev 7 Allen Wirfs-Brock" w:date="2012-04-26T10:42:00Z">
        <w:del w:id="22618"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2619" w:author="Rev 8 Allen Wirfs-Brock" w:date="2012-05-10T17:39:00Z">
        <w:r w:rsidR="007110FE">
          <w:rPr>
            <w:rFonts w:ascii="Times New Roman" w:hAnsi="Times New Roman"/>
            <w:i/>
          </w:rPr>
          <w:t>ConciseBody</w:t>
        </w:r>
      </w:ins>
    </w:p>
    <w:p w14:paraId="30E94F68" w14:textId="77777777" w:rsidR="00140F69" w:rsidRDefault="00140F69" w:rsidP="00AA7F77">
      <w:pPr>
        <w:pStyle w:val="Alg4"/>
        <w:numPr>
          <w:ilvl w:val="0"/>
          <w:numId w:val="725"/>
        </w:numPr>
        <w:spacing w:after="220"/>
        <w:contextualSpacing/>
        <w:rPr>
          <w:ins w:id="22620" w:author="Rev 8 Allen Wirfs-Brock" w:date="2012-06-11T09:09:00Z"/>
        </w:rPr>
      </w:pPr>
      <w:ins w:id="22621" w:author="Rev 8 Allen Wirfs-Brock" w:date="2012-06-11T09:10:00Z">
        <w:r>
          <w:t xml:space="preserve">If </w:t>
        </w:r>
      </w:ins>
      <w:ins w:id="22622" w:author="Rev 8 Allen Wirfs-Brock" w:date="2012-06-11T09:11:00Z">
        <w:r w:rsidRPr="00140F69">
          <w:rPr>
            <w:i/>
          </w:rPr>
          <w:t>ArrowParameters</w:t>
        </w:r>
        <w:r>
          <w:t xml:space="preserve"> Con</w:t>
        </w:r>
        <w:del w:id="22623" w:author="Rev 9 Allen Wirfs-Brock" w:date="2012-07-08T14:25:00Z">
          <w:r w:rsidDel="00372375">
            <w:delText>s</w:delText>
          </w:r>
        </w:del>
        <w:r>
          <w:t xml:space="preserve">tains </w:t>
        </w:r>
        <w:r w:rsidRPr="00140F69">
          <w:rPr>
            <w:i/>
          </w:rPr>
          <w:t>symbol</w:t>
        </w:r>
        <w:r>
          <w:t xml:space="preserve"> is </w:t>
        </w:r>
        <w:r w:rsidRPr="00140F69">
          <w:rPr>
            <w:b/>
          </w:rPr>
          <w:t>true</w:t>
        </w:r>
        <w:r>
          <w:t xml:space="preserve">, return </w:t>
        </w:r>
        <w:r w:rsidRPr="00140F69">
          <w:rPr>
            <w:b/>
          </w:rPr>
          <w:t>true</w:t>
        </w:r>
        <w:r>
          <w:t>;</w:t>
        </w:r>
      </w:ins>
    </w:p>
    <w:p w14:paraId="01981DC1" w14:textId="77777777" w:rsidR="00AA7F77" w:rsidRPr="00E77497" w:rsidRDefault="00AA7F77" w:rsidP="00AA7F77">
      <w:pPr>
        <w:pStyle w:val="Alg4"/>
        <w:numPr>
          <w:ilvl w:val="0"/>
          <w:numId w:val="725"/>
        </w:numPr>
        <w:spacing w:after="220"/>
        <w:contextualSpacing/>
        <w:rPr>
          <w:ins w:id="22624" w:author="Rev 7 Allen Wirfs-Brock" w:date="2012-04-23T14:53:00Z"/>
        </w:rPr>
      </w:pPr>
      <w:ins w:id="22625" w:author="Rev 7 Allen Wirfs-Brock" w:date="2012-04-23T14:53:00Z">
        <w:r w:rsidRPr="00E77497">
          <w:t>Return</w:t>
        </w:r>
      </w:ins>
      <w:ins w:id="22626" w:author="Rev 8 Allen Wirfs-Brock" w:date="2012-06-11T09:12:00Z">
        <w:r w:rsidR="00140F69">
          <w:t xml:space="preserve"> </w:t>
        </w:r>
        <w:r w:rsidR="00140F69" w:rsidRPr="00140F69">
          <w:rPr>
            <w:i/>
          </w:rPr>
          <w:t>ConciseBody</w:t>
        </w:r>
        <w:r w:rsidR="00140F69" w:rsidRPr="00140F69">
          <w:t xml:space="preserve"> </w:t>
        </w:r>
        <w:r w:rsidR="00140F69">
          <w:t>Con</w:t>
        </w:r>
        <w:del w:id="22627" w:author="Rev 9 Allen Wirfs-Brock" w:date="2012-07-08T14:25:00Z">
          <w:r w:rsidR="00140F69" w:rsidDel="00372375">
            <w:delText>s</w:delText>
          </w:r>
        </w:del>
        <w:r w:rsidR="00140F69">
          <w:t xml:space="preserve">tains </w:t>
        </w:r>
        <w:r w:rsidR="00140F69" w:rsidRPr="00ED2E78">
          <w:rPr>
            <w:i/>
          </w:rPr>
          <w:t>symbol</w:t>
        </w:r>
        <w:r w:rsidR="00140F69">
          <w:t xml:space="preserve"> </w:t>
        </w:r>
      </w:ins>
      <w:ins w:id="22628" w:author="Rev 7 Allen Wirfs-Brock" w:date="2012-04-23T14:53:00Z">
        <w:r>
          <w:t>.</w:t>
        </w:r>
      </w:ins>
    </w:p>
    <w:p w14:paraId="43BA27D7" w14:textId="77777777" w:rsidR="00AA7F77" w:rsidRDefault="00AA7F77" w:rsidP="00AA7F77">
      <w:pPr>
        <w:pStyle w:val="Note"/>
        <w:rPr>
          <w:ins w:id="22629" w:author="Rev 7 Allen Wirfs-Brock" w:date="2012-04-23T14:53:00Z"/>
        </w:rPr>
      </w:pPr>
      <w:ins w:id="22630" w:author="Rev 7 Allen Wirfs-Brock" w:date="2012-04-23T14:53:00Z">
        <w:r>
          <w:t>NOTE</w:t>
        </w:r>
        <w:r>
          <w:tab/>
        </w:r>
        <w:del w:id="22631" w:author="Rev 8 Allen Wirfs-Brock" w:date="2012-06-11T09:13:00Z">
          <w:r w:rsidDel="00D90FEA">
            <w:delText>Static semantic rules that depend upon substructure generally do not look into function definitions</w:delText>
          </w:r>
        </w:del>
      </w:ins>
      <w:ins w:id="22632" w:author="Rev 8 Allen Wirfs-Brock" w:date="2012-06-11T09:13:00Z">
        <w:r w:rsidR="00D90FEA">
          <w:t xml:space="preserve">This is used to detect </w:t>
        </w:r>
        <w:r w:rsidR="00D90FEA" w:rsidRPr="00D90FEA">
          <w:rPr>
            <w:rFonts w:ascii="Courier New" w:hAnsi="Courier New" w:cs="Courier New"/>
            <w:b/>
          </w:rPr>
          <w:t>yield</w:t>
        </w:r>
        <w:r w:rsidR="00D90FEA">
          <w:t xml:space="preserve"> and </w:t>
        </w:r>
        <w:r w:rsidR="00D90FEA" w:rsidRPr="00D90FEA">
          <w:rPr>
            <w:rFonts w:ascii="Courier New" w:hAnsi="Courier New" w:cs="Courier New"/>
            <w:b/>
          </w:rPr>
          <w:t>super</w:t>
        </w:r>
        <w:r w:rsidR="00D90FEA">
          <w:t xml:space="preserve"> usage within a</w:t>
        </w:r>
      </w:ins>
      <w:ins w:id="22633" w:author="Rev 9 Allen Wirfs-Brock" w:date="2012-07-08T14:25:00Z">
        <w:r w:rsidR="00372375">
          <w:t>n</w:t>
        </w:r>
      </w:ins>
      <w:ins w:id="22634" w:author="Rev 8 Allen Wirfs-Brock" w:date="2012-06-11T09:13:00Z">
        <w:r w:rsidR="00D90FEA">
          <w:t xml:space="preserve"> </w:t>
        </w:r>
        <w:r w:rsidR="00D90FEA" w:rsidRPr="00D90FEA">
          <w:rPr>
            <w:rFonts w:ascii="Times New Roman" w:hAnsi="Times New Roman"/>
            <w:i/>
          </w:rPr>
          <w:t>ArrowFunction</w:t>
        </w:r>
      </w:ins>
      <w:ins w:id="22635" w:author="Rev 7 Allen Wirfs-Brock" w:date="2012-04-23T14:53:00Z">
        <w:r>
          <w:t>.</w:t>
        </w:r>
      </w:ins>
    </w:p>
    <w:p w14:paraId="57973BD2" w14:textId="77777777" w:rsidR="00184B2F" w:rsidRPr="00E77497" w:rsidRDefault="00184B2F" w:rsidP="00184B2F">
      <w:pPr>
        <w:rPr>
          <w:ins w:id="22636" w:author="Rev 7 Allen Wirfs-Brock" w:date="2012-04-17T11:45:00Z"/>
          <w:rFonts w:ascii="Helvetica" w:hAnsi="Helvetica"/>
          <w:b/>
        </w:rPr>
      </w:pPr>
      <w:ins w:id="22637" w:author="Rev 7 Allen Wirfs-Brock" w:date="2012-04-17T11:45:00Z">
        <w:r w:rsidRPr="00E77497">
          <w:rPr>
            <w:rFonts w:ascii="Helvetica" w:hAnsi="Helvetica"/>
            <w:b/>
          </w:rPr>
          <w:t xml:space="preserve">Static Semantics:  </w:t>
        </w:r>
        <w:r>
          <w:rPr>
            <w:rFonts w:ascii="Helvetica" w:hAnsi="Helvetica"/>
            <w:b/>
            <w:lang w:eastAsia="en-US"/>
          </w:rPr>
          <w:t>Covered</w:t>
        </w:r>
        <w:del w:id="22638" w:author="Rev 9 Allen Wirfs-Brock" w:date="2012-07-08T13:46:00Z">
          <w:r w:rsidDel="008D4801">
            <w:rPr>
              <w:rFonts w:ascii="Helvetica" w:hAnsi="Helvetica"/>
              <w:b/>
              <w:lang w:eastAsia="en-US"/>
            </w:rPr>
            <w:delText xml:space="preserve"> </w:delText>
          </w:r>
        </w:del>
        <w:r>
          <w:rPr>
            <w:rFonts w:ascii="Helvetica" w:hAnsi="Helvetica"/>
            <w:b/>
            <w:lang w:eastAsia="en-US"/>
          </w:rPr>
          <w:t>FormalsList</w:t>
        </w:r>
      </w:ins>
    </w:p>
    <w:p w14:paraId="5FDECEFD" w14:textId="77777777" w:rsidR="00184B2F" w:rsidRPr="00E77497" w:rsidRDefault="007B0127" w:rsidP="00184B2F">
      <w:pPr>
        <w:pStyle w:val="SyntaxRule"/>
        <w:spacing w:after="240"/>
        <w:rPr>
          <w:ins w:id="22639" w:author="Rev 7 Allen Wirfs-Brock" w:date="2012-04-17T11:45:00Z"/>
        </w:rPr>
      </w:pPr>
      <w:ins w:id="22640" w:author="Rev 7 Allen Wirfs-Brock" w:date="2012-04-17T11:48:00Z">
        <w:r w:rsidRPr="007B0127">
          <w:t>CoverFormalsList</w:t>
        </w:r>
      </w:ins>
      <w:ins w:id="22641" w:author="Rev 7 Allen Wirfs-Brock" w:date="2012-04-17T11:45:00Z">
        <w:r w:rsidR="00184B2F" w:rsidRPr="00E77497">
          <w:t xml:space="preserve"> </w:t>
        </w:r>
        <w:r w:rsidR="00184B2F" w:rsidRPr="00E77497">
          <w:rPr>
            <w:rFonts w:ascii="Arial" w:hAnsi="Arial"/>
            <w:b/>
            <w:i w:val="0"/>
          </w:rPr>
          <w:t xml:space="preserve">: </w:t>
        </w:r>
      </w:ins>
      <w:ins w:id="22642" w:author="Rev 7 Allen Wirfs-Brock" w:date="2012-04-17T11:48:00Z">
        <w:r>
          <w:t>Expression</w:t>
        </w:r>
      </w:ins>
    </w:p>
    <w:p w14:paraId="01B7A8BD" w14:textId="77777777" w:rsidR="00184B2F" w:rsidRPr="00E77497" w:rsidRDefault="00184B2F" w:rsidP="00184B2F">
      <w:pPr>
        <w:pStyle w:val="Alg4"/>
        <w:numPr>
          <w:ilvl w:val="0"/>
          <w:numId w:val="717"/>
        </w:numPr>
        <w:spacing w:after="220"/>
        <w:contextualSpacing/>
        <w:rPr>
          <w:ins w:id="22643" w:author="Rev 7 Allen Wirfs-Brock" w:date="2012-04-17T11:45:00Z"/>
        </w:rPr>
      </w:pPr>
      <w:ins w:id="22644" w:author="Rev 7 Allen Wirfs-Brock" w:date="2012-04-17T11:45:00Z">
        <w:r w:rsidRPr="00E77497">
          <w:t xml:space="preserve">Return the </w:t>
        </w:r>
      </w:ins>
      <w:ins w:id="22645" w:author="Rev 7 Allen Wirfs-Brock" w:date="2012-04-17T11:47:00Z">
        <w:r w:rsidR="007B0127">
          <w:t>result of</w:t>
        </w:r>
        <w:r w:rsidR="007B0127" w:rsidRPr="00E77497">
          <w:t xml:space="preserve"> pars</w:t>
        </w:r>
        <w:r w:rsidR="007B0127">
          <w:t>ing</w:t>
        </w:r>
      </w:ins>
      <w:ins w:id="22646" w:author="Rev 7 Allen Wirfs-Brock" w:date="2012-04-17T11:49:00Z">
        <w:r w:rsidR="007B0127" w:rsidRPr="007B0127">
          <w:t xml:space="preserve"> </w:t>
        </w:r>
        <w:r w:rsidR="007B0127" w:rsidRPr="00675B74">
          <w:t>the source code corresponding to</w:t>
        </w:r>
      </w:ins>
      <w:ins w:id="22647" w:author="Rev 7 Allen Wirfs-Brock" w:date="2012-04-17T11:47:00Z">
        <w:r w:rsidR="007B0127" w:rsidRPr="00E77497">
          <w:t xml:space="preserve"> </w:t>
        </w:r>
      </w:ins>
      <w:ins w:id="22648" w:author="Rev 7 Allen Wirfs-Brock" w:date="2012-04-17T11:48:00Z">
        <w:r w:rsidR="007B0127" w:rsidRPr="00AD3F16">
          <w:rPr>
            <w:i/>
          </w:rPr>
          <w:t>Expression</w:t>
        </w:r>
        <w:r w:rsidR="007B0127">
          <w:t xml:space="preserve"> </w:t>
        </w:r>
      </w:ins>
      <w:ins w:id="22649" w:author="Rev 7 Allen Wirfs-Brock" w:date="2012-04-17T11:47:00Z">
        <w:r w:rsidR="007B0127" w:rsidRPr="00E77497">
          <w:t xml:space="preserve">using </w:t>
        </w:r>
        <w:r w:rsidR="007B0127">
          <w:rPr>
            <w:rStyle w:val="bnf"/>
          </w:rPr>
          <w:t xml:space="preserve">FormalsList </w:t>
        </w:r>
        <w:r w:rsidR="007B0127">
          <w:t xml:space="preserve"> as the goal symbol</w:t>
        </w:r>
      </w:ins>
      <w:ins w:id="22650" w:author="Rev 7 Allen Wirfs-Brock" w:date="2012-04-17T11:45:00Z">
        <w:r w:rsidRPr="00675B74">
          <w:t>.</w:t>
        </w:r>
      </w:ins>
    </w:p>
    <w:p w14:paraId="7DD1128E" w14:textId="77777777" w:rsidR="004B4DD2" w:rsidRPr="00E77497" w:rsidRDefault="004B4DD2" w:rsidP="004B4DD2">
      <w:pPr>
        <w:rPr>
          <w:ins w:id="22651" w:author="Rev 7 Allen Wirfs-Brock" w:date="2012-04-28T19:09:00Z"/>
          <w:rFonts w:ascii="Helvetica" w:hAnsi="Helvetica"/>
          <w:b/>
        </w:rPr>
      </w:pPr>
      <w:ins w:id="22652" w:author="Rev 7 Allen Wirfs-Brock" w:date="2012-04-28T19:09:00Z">
        <w:r w:rsidRPr="00E77497">
          <w:rPr>
            <w:rFonts w:ascii="Helvetica" w:hAnsi="Helvetica"/>
            <w:b/>
          </w:rPr>
          <w:t xml:space="preserve">Static Semantics:  </w:t>
        </w:r>
        <w:r w:rsidRPr="00E77497">
          <w:rPr>
            <w:rFonts w:ascii="Helvetica" w:hAnsi="Helvetica"/>
            <w:b/>
            <w:lang w:eastAsia="en-US"/>
          </w:rPr>
          <w:t>ExpectedArgumentCount</w:t>
        </w:r>
      </w:ins>
    </w:p>
    <w:p w14:paraId="58C1BEC2" w14:textId="77777777" w:rsidR="004B4DD2" w:rsidRDefault="004B4DD2" w:rsidP="003A1718">
      <w:pPr>
        <w:pStyle w:val="Alg4"/>
        <w:spacing w:after="220"/>
        <w:rPr>
          <w:ins w:id="22653" w:author="Rev 7 Allen Wirfs-Brock" w:date="2012-04-28T19:10:00Z"/>
        </w:rPr>
      </w:pPr>
      <w:ins w:id="22654" w:author="Rev 7 Allen Wirfs-Brock" w:date="2012-04-28T19:10: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14:paraId="1BBFFBE9" w14:textId="77777777" w:rsidR="004B4DD2" w:rsidRPr="00E77497" w:rsidRDefault="004B4DD2" w:rsidP="003A1718">
      <w:pPr>
        <w:pStyle w:val="Alg4"/>
        <w:numPr>
          <w:ilvl w:val="0"/>
          <w:numId w:val="764"/>
        </w:numPr>
        <w:spacing w:after="220"/>
        <w:rPr>
          <w:ins w:id="22655" w:author="Rev 7 Allen Wirfs-Brock" w:date="2012-04-28T19:08:00Z"/>
        </w:rPr>
      </w:pPr>
      <w:ins w:id="22656" w:author="Rev 7 Allen Wirfs-Brock" w:date="2012-04-28T19:08:00Z">
        <w:r w:rsidRPr="00E77497">
          <w:t xml:space="preserve">Return </w:t>
        </w:r>
      </w:ins>
      <w:ins w:id="22657" w:author="Rev 7 Allen Wirfs-Brock" w:date="2012-04-28T19:14:00Z">
        <w:r w:rsidR="003A1718">
          <w:t>1</w:t>
        </w:r>
      </w:ins>
      <w:ins w:id="22658" w:author="Rev 7 Allen Wirfs-Brock" w:date="2012-04-28T19:08:00Z">
        <w:r w:rsidRPr="00E77497">
          <w:t>.</w:t>
        </w:r>
      </w:ins>
    </w:p>
    <w:p w14:paraId="2F2FCE8C" w14:textId="77777777" w:rsidR="004B4DD2" w:rsidRPr="00E77497" w:rsidDel="00C730F4" w:rsidRDefault="004B4DD2" w:rsidP="004B4DD2">
      <w:pPr>
        <w:pStyle w:val="SyntaxRule"/>
        <w:spacing w:after="240"/>
        <w:rPr>
          <w:ins w:id="22659" w:author="Rev 7 Allen Wirfs-Brock" w:date="2012-04-28T19:13:00Z"/>
          <w:del w:id="22660" w:author="Rev 8 Allen Wirfs-Brock" w:date="2012-06-01T09:15:00Z"/>
        </w:rPr>
      </w:pPr>
      <w:ins w:id="22661" w:author="Rev 7 Allen Wirfs-Brock" w:date="2012-04-28T19:13:00Z">
        <w:del w:id="22662" w:author="Rev 8 Allen Wirfs-Brock" w:date="2012-06-01T09:15: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r w:rsidRPr="00E77497" w:rsidDel="00C730F4">
            <w:rPr>
              <w:rFonts w:ascii="Courier New" w:hAnsi="Courier New"/>
              <w:b/>
              <w:i w:val="0"/>
            </w:rPr>
            <w:delText>(</w:delText>
          </w:r>
          <w:r w:rsidDel="00C730F4">
            <w:delText xml:space="preserve"> ArrowFormalParameterList </w:delText>
          </w:r>
          <w:r w:rsidRPr="00E77497" w:rsidDel="00C730F4">
            <w:rPr>
              <w:rFonts w:ascii="Courier New" w:hAnsi="Courier New"/>
              <w:b/>
              <w:i w:val="0"/>
            </w:rPr>
            <w:delText>)</w:delText>
          </w:r>
        </w:del>
      </w:ins>
    </w:p>
    <w:p w14:paraId="58138D7A" w14:textId="77777777" w:rsidR="004B4DD2" w:rsidRPr="00E77497" w:rsidDel="00C730F4" w:rsidRDefault="004B4DD2" w:rsidP="004B4DD2">
      <w:pPr>
        <w:pStyle w:val="Alg4"/>
        <w:numPr>
          <w:ilvl w:val="0"/>
          <w:numId w:val="765"/>
        </w:numPr>
        <w:spacing w:after="220"/>
        <w:contextualSpacing/>
        <w:rPr>
          <w:ins w:id="22663" w:author="Rev 7 Allen Wirfs-Brock" w:date="2012-04-28T19:13:00Z"/>
          <w:del w:id="22664" w:author="Rev 8 Allen Wirfs-Brock" w:date="2012-06-01T09:15:00Z"/>
        </w:rPr>
      </w:pPr>
      <w:ins w:id="22665" w:author="Rev 7 Allen Wirfs-Brock" w:date="2012-04-28T19:13:00Z">
        <w:del w:id="22666" w:author="Rev 8 Allen Wirfs-Brock" w:date="2012-06-01T09:15:00Z">
          <w:r w:rsidRPr="00E77497" w:rsidDel="00C730F4">
            <w:delText xml:space="preserve">Return the </w:delText>
          </w:r>
          <w:r w:rsidR="003A1718" w:rsidDel="00C730F4">
            <w:delText>ExpectedArgumentCount</w:delText>
          </w:r>
          <w:r w:rsidRPr="00E77497" w:rsidDel="00C730F4">
            <w:delText xml:space="preserve"> of</w:delText>
          </w:r>
          <w:r w:rsidDel="00C730F4">
            <w:rPr>
              <w:rFonts w:ascii="Courier New" w:hAnsi="Courier New"/>
              <w:b/>
              <w:i/>
            </w:rPr>
            <w:delText xml:space="preserve"> </w:delText>
          </w:r>
          <w:r w:rsidRPr="00911D45" w:rsidDel="00C730F4">
            <w:rPr>
              <w:i/>
            </w:rPr>
            <w:delText>ArrowFormalParameterList</w:delText>
          </w:r>
          <w:r w:rsidRPr="00675B74" w:rsidDel="00C730F4">
            <w:delText>.</w:delText>
          </w:r>
        </w:del>
      </w:ins>
    </w:p>
    <w:p w14:paraId="01275924" w14:textId="77777777" w:rsidR="003A1718" w:rsidRPr="00E77497" w:rsidRDefault="003A1718" w:rsidP="003A1718">
      <w:pPr>
        <w:pStyle w:val="SyntaxRule"/>
        <w:rPr>
          <w:ins w:id="22667" w:author="Rev 7 Allen Wirfs-Brock" w:date="2012-04-28T19:15:00Z"/>
        </w:rPr>
      </w:pPr>
      <w:ins w:id="22668" w:author="Rev 7 Allen Wirfs-Brock" w:date="2012-04-28T19:15:00Z">
        <w:r>
          <w:t>Arrow</w:t>
        </w:r>
        <w:r w:rsidRPr="00E77497">
          <w:t xml:space="preserve">FormalParameterList </w:t>
        </w:r>
        <w:r w:rsidRPr="00E77497">
          <w:rPr>
            <w:rFonts w:ascii="Arial" w:hAnsi="Arial"/>
            <w:b/>
            <w:i w:val="0"/>
          </w:rPr>
          <w:t>:</w:t>
        </w:r>
      </w:ins>
    </w:p>
    <w:p w14:paraId="5D93690F" w14:textId="77777777" w:rsidR="003A1718" w:rsidRPr="00675B74" w:rsidRDefault="003A1718" w:rsidP="003A1718">
      <w:pPr>
        <w:pStyle w:val="SyntaxDefinition"/>
        <w:rPr>
          <w:ins w:id="22669" w:author="Rev 7 Allen Wirfs-Brock" w:date="2012-04-28T19:15:00Z"/>
        </w:rPr>
      </w:pPr>
      <w:ins w:id="22670" w:author="Rev 7 Allen Wirfs-Brock" w:date="2012-04-28T19:15:00Z">
        <w:r w:rsidRPr="00E77497">
          <w:rPr>
            <w:rFonts w:ascii="Arial" w:hAnsi="Arial" w:cs="Arial"/>
            <w:i w:val="0"/>
            <w:sz w:val="16"/>
            <w:szCs w:val="16"/>
          </w:rPr>
          <w:t>[empty]</w:t>
        </w:r>
        <w:r w:rsidRPr="00E77497">
          <w:rPr>
            <w:rFonts w:ascii="Courier New" w:hAnsi="Courier New" w:cs="Courier New"/>
            <w:b/>
            <w:i w:val="0"/>
          </w:rPr>
          <w:br/>
        </w:r>
        <w:r w:rsidRPr="004418C4">
          <w:t>Function</w:t>
        </w:r>
        <w:r>
          <w:t>RestParameter</w:t>
        </w:r>
      </w:ins>
    </w:p>
    <w:p w14:paraId="7B323A04" w14:textId="77777777" w:rsidR="003A1718" w:rsidRPr="00E77497" w:rsidRDefault="003A1718" w:rsidP="003A1718">
      <w:pPr>
        <w:pStyle w:val="Alg4"/>
        <w:numPr>
          <w:ilvl w:val="0"/>
          <w:numId w:val="766"/>
        </w:numPr>
        <w:spacing w:after="220"/>
        <w:contextualSpacing/>
        <w:rPr>
          <w:ins w:id="22671" w:author="Rev 7 Allen Wirfs-Brock" w:date="2012-04-28T19:15:00Z"/>
        </w:rPr>
      </w:pPr>
      <w:ins w:id="22672" w:author="Rev 7 Allen Wirfs-Brock" w:date="2012-04-28T19:15:00Z">
        <w:r w:rsidRPr="00E77497">
          <w:t>Return 0.</w:t>
        </w:r>
      </w:ins>
    </w:p>
    <w:p w14:paraId="50E8A164" w14:textId="77777777" w:rsidR="004B4DD2" w:rsidRPr="00E77497" w:rsidRDefault="003A1718" w:rsidP="004B4DD2">
      <w:pPr>
        <w:pStyle w:val="SyntaxRule"/>
        <w:rPr>
          <w:ins w:id="22673" w:author="Rev 7 Allen Wirfs-Brock" w:date="2012-04-28T19:08:00Z"/>
        </w:rPr>
      </w:pPr>
      <w:ins w:id="22674" w:author="Rev 7 Allen Wirfs-Brock" w:date="2012-04-28T19:16:00Z">
        <w:r>
          <w:t>Arrow</w:t>
        </w:r>
      </w:ins>
      <w:ins w:id="22675" w:author="Rev 7 Allen Wirfs-Brock" w:date="2012-04-28T19:08:00Z">
        <w:r w:rsidR="004B4DD2" w:rsidRPr="00E77497">
          <w:t xml:space="preserve">FormalParameterList </w:t>
        </w:r>
        <w:r w:rsidR="004B4DD2" w:rsidRPr="00E77497">
          <w:rPr>
            <w:rFonts w:ascii="Arial" w:hAnsi="Arial"/>
            <w:b/>
            <w:i w:val="0"/>
          </w:rPr>
          <w:t>:</w:t>
        </w:r>
      </w:ins>
    </w:p>
    <w:p w14:paraId="07844F93" w14:textId="77777777" w:rsidR="004B4DD2" w:rsidRPr="00675B74" w:rsidRDefault="003A1718" w:rsidP="004B4DD2">
      <w:pPr>
        <w:pStyle w:val="SyntaxDefinition"/>
        <w:rPr>
          <w:ins w:id="22676" w:author="Rev 7 Allen Wirfs-Brock" w:date="2012-04-28T19:08:00Z"/>
        </w:rPr>
      </w:pPr>
      <w:ins w:id="22677" w:author="Rev 7 Allen Wirfs-Brock" w:date="2012-04-28T19:17:00Z">
        <w:r>
          <w:t>Cover</w:t>
        </w:r>
      </w:ins>
      <w:ins w:id="22678" w:author="Rev 7 Allen Wirfs-Brock" w:date="2012-04-28T19:08:00Z">
        <w:r w:rsidR="004B4DD2" w:rsidRPr="00E77497">
          <w:t>FormalsList</w:t>
        </w:r>
        <w:r w:rsidR="004B4DD2" w:rsidRPr="00E77497">
          <w:br/>
        </w:r>
      </w:ins>
      <w:ins w:id="22679" w:author="Rev 7 Allen Wirfs-Brock" w:date="2012-04-28T19:17:00Z">
        <w:r>
          <w:t>Cover</w:t>
        </w:r>
      </w:ins>
      <w:ins w:id="22680" w:author="Rev 7 Allen Wirfs-Brock" w:date="2012-04-28T19:08:00Z">
        <w:r w:rsidR="004B4DD2" w:rsidRPr="00E77497">
          <w:t>FormalsList</w:t>
        </w:r>
        <w:r w:rsidR="004B4DD2">
          <w:t xml:space="preserve"> </w:t>
        </w:r>
        <w:r w:rsidR="004B4DD2" w:rsidRPr="00675B74">
          <w:rPr>
            <w:rFonts w:ascii="Courier New" w:hAnsi="Courier New"/>
            <w:b/>
            <w:i w:val="0"/>
          </w:rPr>
          <w:t xml:space="preserve">, </w:t>
        </w:r>
        <w:r w:rsidR="004B4DD2" w:rsidRPr="004418C4">
          <w:t>Function</w:t>
        </w:r>
        <w:r w:rsidR="004B4DD2">
          <w:t>RestParameter</w:t>
        </w:r>
      </w:ins>
    </w:p>
    <w:p w14:paraId="79ED707F" w14:textId="77777777" w:rsidR="004B4DD2" w:rsidRPr="00E77497" w:rsidRDefault="004B4DD2" w:rsidP="003A1718">
      <w:pPr>
        <w:pStyle w:val="Alg4"/>
        <w:numPr>
          <w:ilvl w:val="0"/>
          <w:numId w:val="767"/>
        </w:numPr>
        <w:spacing w:after="220"/>
        <w:contextualSpacing/>
        <w:rPr>
          <w:ins w:id="22681" w:author="Rev 7 Allen Wirfs-Brock" w:date="2012-04-28T19:08:00Z"/>
        </w:rPr>
      </w:pPr>
      <w:ins w:id="22682" w:author="Rev 7 Allen Wirfs-Brock" w:date="2012-04-28T19:08:00Z">
        <w:r w:rsidRPr="00E77497">
          <w:t>Return the ExpectedArgumentCount of</w:t>
        </w:r>
      </w:ins>
      <w:ins w:id="22683" w:author="Rev 7 Allen Wirfs-Brock" w:date="2012-04-28T19:18:00Z">
        <w:r w:rsidR="003A1718">
          <w:t xml:space="preserve"> Covered</w:t>
        </w:r>
        <w:del w:id="22684" w:author="Rev 9 Allen Wirfs-Brock" w:date="2012-07-08T13:45:00Z">
          <w:r w:rsidR="003A1718" w:rsidDel="008D4801">
            <w:delText>C</w:delText>
          </w:r>
        </w:del>
      </w:ins>
      <w:ins w:id="22685" w:author="Rev 9 Allen Wirfs-Brock" w:date="2012-07-08T13:45:00Z">
        <w:r w:rsidR="008D4801">
          <w:t>F</w:t>
        </w:r>
      </w:ins>
      <w:ins w:id="22686" w:author="Rev 7 Allen Wirfs-Brock" w:date="2012-04-28T19:18:00Z">
        <w:r w:rsidR="003A1718">
          <w:t>ormalsList of</w:t>
        </w:r>
      </w:ins>
      <w:ins w:id="22687" w:author="Rev 7 Allen Wirfs-Brock" w:date="2012-04-28T19:08:00Z">
        <w:r w:rsidRPr="00E77497">
          <w:t xml:space="preserve"> </w:t>
        </w:r>
      </w:ins>
      <w:ins w:id="22688" w:author="Rev 7 Allen Wirfs-Brock" w:date="2012-04-28T19:18:00Z">
        <w:r w:rsidR="003A1718" w:rsidRPr="003A1718">
          <w:rPr>
            <w:i/>
          </w:rPr>
          <w:t>Cover</w:t>
        </w:r>
      </w:ins>
      <w:ins w:id="22689" w:author="Rev 7 Allen Wirfs-Brock" w:date="2012-04-28T19:08:00Z">
        <w:r w:rsidRPr="00E77497">
          <w:rPr>
            <w:rStyle w:val="bnf"/>
          </w:rPr>
          <w:t>FormalsList</w:t>
        </w:r>
        <w:r w:rsidRPr="00E77497">
          <w:t>.</w:t>
        </w:r>
      </w:ins>
    </w:p>
    <w:p w14:paraId="2501BDE3" w14:textId="77777777" w:rsidR="00E11548" w:rsidRPr="00E77497" w:rsidRDefault="00E11548" w:rsidP="00E11548">
      <w:pPr>
        <w:rPr>
          <w:ins w:id="22690" w:author="Rev 7 Allen Wirfs-Brock" w:date="2012-04-17T13:02:00Z"/>
          <w:rFonts w:ascii="Helvetica" w:hAnsi="Helvetica"/>
          <w:b/>
        </w:rPr>
      </w:pPr>
      <w:ins w:id="22691" w:author="Rev 7 Allen Wirfs-Brock" w:date="2012-04-17T13:02:00Z">
        <w:r w:rsidRPr="00E77497">
          <w:rPr>
            <w:rFonts w:ascii="Helvetica" w:hAnsi="Helvetica"/>
            <w:b/>
          </w:rPr>
          <w:t xml:space="preserve">Static Semantics:  </w:t>
        </w:r>
        <w:r w:rsidRPr="00E77497">
          <w:rPr>
            <w:rFonts w:ascii="Helvetica" w:hAnsi="Helvetica"/>
            <w:b/>
            <w:lang w:eastAsia="en-US"/>
          </w:rPr>
          <w:t>LexicallyDeclaredNames</w:t>
        </w:r>
      </w:ins>
    </w:p>
    <w:p w14:paraId="4EDE69C8" w14:textId="77777777" w:rsidR="00E11548" w:rsidRPr="00E77497" w:rsidRDefault="001F444B" w:rsidP="00E11548">
      <w:pPr>
        <w:pStyle w:val="SyntaxRule"/>
        <w:spacing w:after="240"/>
        <w:rPr>
          <w:ins w:id="22692" w:author="Rev 7 Allen Wirfs-Brock" w:date="2012-04-17T13:02:00Z"/>
        </w:rPr>
      </w:pPr>
      <w:ins w:id="22693" w:author="Rev 7 Allen Wirfs-Brock" w:date="2012-04-26T10:42:00Z">
        <w:del w:id="22694" w:author="Rev 8 Allen Wirfs-Brock" w:date="2012-05-10T17:39:00Z">
          <w:r w:rsidRPr="001F444B" w:rsidDel="007110FE">
            <w:delText>ConsiceBody</w:delText>
          </w:r>
        </w:del>
      </w:ins>
      <w:ins w:id="22695" w:author="Rev 8 Allen Wirfs-Brock" w:date="2012-05-10T17:39:00Z">
        <w:r w:rsidR="007110FE">
          <w:t>ConciseBody</w:t>
        </w:r>
      </w:ins>
      <w:ins w:id="22696" w:author="Rev 7 Allen Wirfs-Brock" w:date="2012-04-26T10:42:00Z">
        <w:r>
          <w:rPr>
            <w:i w:val="0"/>
          </w:rPr>
          <w:t xml:space="preserve"> </w:t>
        </w:r>
      </w:ins>
      <w:ins w:id="22697" w:author="Rev 7 Allen Wirfs-Brock" w:date="2012-04-17T13:02:00Z">
        <w:r w:rsidR="00E11548" w:rsidRPr="00E77497">
          <w:rPr>
            <w:rFonts w:ascii="Arial" w:hAnsi="Arial"/>
            <w:b/>
            <w:i w:val="0"/>
          </w:rPr>
          <w:t xml:space="preserve">:  </w:t>
        </w:r>
      </w:ins>
      <w:ins w:id="22698" w:author="Rev 7 Allen Wirfs-Brock" w:date="2012-04-17T13:05:00Z">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ins>
      <w:ins w:id="22699" w:author="Rev 7 Allen Wirfs-Brock" w:date="2012-04-17T13:06:00Z">
        <w:r w:rsidR="00E11548">
          <w:rPr>
            <w:rFonts w:ascii="Arial" w:hAnsi="Arial" w:cs="Arial"/>
            <w:i w:val="0"/>
            <w:sz w:val="16"/>
            <w:szCs w:val="16"/>
          </w:rPr>
          <w:t xml:space="preserve"> </w:t>
        </w:r>
        <w:r w:rsidR="00E11548">
          <w:t>Assignment</w:t>
        </w:r>
        <w:r w:rsidR="00E11548" w:rsidRPr="00E77497">
          <w:t>Expression</w:t>
        </w:r>
      </w:ins>
      <w:ins w:id="22700" w:author="Rev 7 Allen Wirfs-Brock" w:date="2012-04-17T13:02:00Z">
        <w:r w:rsidR="00E11548" w:rsidRPr="00E77497">
          <w:t xml:space="preserve"> </w:t>
        </w:r>
      </w:ins>
    </w:p>
    <w:p w14:paraId="458CFFF6" w14:textId="77777777" w:rsidR="00E11548" w:rsidRPr="00E77497" w:rsidRDefault="00E11548" w:rsidP="00E11548">
      <w:pPr>
        <w:pStyle w:val="Alg4"/>
        <w:numPr>
          <w:ilvl w:val="0"/>
          <w:numId w:val="719"/>
        </w:numPr>
        <w:spacing w:after="220"/>
        <w:contextualSpacing/>
        <w:rPr>
          <w:ins w:id="22701" w:author="Rev 7 Allen Wirfs-Brock" w:date="2012-04-17T13:02:00Z"/>
        </w:rPr>
      </w:pPr>
      <w:ins w:id="22702" w:author="Rev 7 Allen Wirfs-Brock" w:date="2012-04-17T13:02:00Z">
        <w:r w:rsidRPr="00E77497">
          <w:t>Return an empty List.</w:t>
        </w:r>
      </w:ins>
    </w:p>
    <w:p w14:paraId="4D446632" w14:textId="77777777" w:rsidR="00E11548" w:rsidRPr="00E77497" w:rsidDel="00C730F4" w:rsidRDefault="001F444B" w:rsidP="00E11548">
      <w:pPr>
        <w:pStyle w:val="SyntaxRule"/>
        <w:spacing w:after="240"/>
        <w:rPr>
          <w:ins w:id="22703" w:author="Rev 7 Allen Wirfs-Brock" w:date="2012-04-17T13:02:00Z"/>
          <w:del w:id="22704" w:author="Rev 8 Allen Wirfs-Brock" w:date="2012-06-01T09:15:00Z"/>
        </w:rPr>
      </w:pPr>
      <w:ins w:id="22705" w:author="Rev 7 Allen Wirfs-Brock" w:date="2012-04-26T10:42:00Z">
        <w:del w:id="22706" w:author="Rev 8 Allen Wirfs-Brock" w:date="2012-06-01T09:15:00Z">
          <w:r w:rsidDel="00C730F4">
            <w:delText>Concise</w:delText>
          </w:r>
        </w:del>
      </w:ins>
      <w:ins w:id="22707" w:author="Rev 7 Allen Wirfs-Brock" w:date="2012-04-17T13:02:00Z">
        <w:del w:id="22708" w:author="Rev 8 Allen Wirfs-Brock" w:date="2012-06-01T09:15:00Z">
          <w:r w:rsidR="00E11548" w:rsidRPr="00E77497" w:rsidDel="00C730F4">
            <w:delText xml:space="preserve">Body </w:delText>
          </w:r>
          <w:r w:rsidR="00E11548" w:rsidRPr="00E77497" w:rsidDel="00C730F4">
            <w:rPr>
              <w:rFonts w:ascii="Arial" w:hAnsi="Arial"/>
              <w:b/>
              <w:i w:val="0"/>
            </w:rPr>
            <w:delText xml:space="preserve">:  </w:delText>
          </w:r>
        </w:del>
      </w:ins>
      <w:ins w:id="22709" w:author="Rev 7 Allen Wirfs-Brock" w:date="2012-04-17T13:04:00Z">
        <w:del w:id="22710" w:author="Rev 8 Allen Wirfs-Brock" w:date="2012-06-01T09:15:00Z">
          <w:r w:rsidR="00E11548" w:rsidRPr="00E77497" w:rsidDel="00C730F4">
            <w:rPr>
              <w:rFonts w:ascii="Courier New" w:hAnsi="Courier New"/>
              <w:b/>
              <w:i w:val="0"/>
            </w:rPr>
            <w:delText>{</w:delText>
          </w:r>
          <w:r w:rsidR="00E11548" w:rsidDel="00C730F4">
            <w:rPr>
              <w:rFonts w:ascii="Courier New" w:hAnsi="Courier New"/>
              <w:b/>
              <w:i w:val="0"/>
            </w:rPr>
            <w:delText xml:space="preserve"> </w:delText>
          </w:r>
          <w:r w:rsidR="00E11548" w:rsidDel="00C730F4">
            <w:delText>FunctionBody</w:delText>
          </w:r>
        </w:del>
      </w:ins>
      <w:ins w:id="22711" w:author="Rev 7 Allen Wirfs-Brock" w:date="2012-04-17T13:02:00Z">
        <w:del w:id="22712" w:author="Rev 8 Allen Wirfs-Brock" w:date="2012-06-01T09:15:00Z">
          <w:r w:rsidR="00E11548" w:rsidRPr="00E77497" w:rsidDel="00C730F4">
            <w:delText xml:space="preserve"> </w:delText>
          </w:r>
        </w:del>
      </w:ins>
      <w:ins w:id="22713" w:author="Rev 7 Allen Wirfs-Brock" w:date="2012-04-17T13:04:00Z">
        <w:del w:id="22714" w:author="Rev 8 Allen Wirfs-Brock" w:date="2012-06-01T09:15:00Z">
          <w:r w:rsidR="00E11548" w:rsidRPr="00E77497" w:rsidDel="00C730F4">
            <w:rPr>
              <w:rFonts w:ascii="Courier New" w:hAnsi="Courier New"/>
              <w:b/>
              <w:i w:val="0"/>
            </w:rPr>
            <w:delText>}</w:delText>
          </w:r>
        </w:del>
      </w:ins>
    </w:p>
    <w:p w14:paraId="5411603C" w14:textId="77777777" w:rsidR="00E11548" w:rsidRPr="00E77497" w:rsidDel="00C730F4" w:rsidRDefault="00E11548" w:rsidP="00E11548">
      <w:pPr>
        <w:pStyle w:val="Alg4"/>
        <w:numPr>
          <w:ilvl w:val="0"/>
          <w:numId w:val="718"/>
        </w:numPr>
        <w:spacing w:after="220"/>
        <w:contextualSpacing/>
        <w:rPr>
          <w:ins w:id="22715" w:author="Rev 7 Allen Wirfs-Brock" w:date="2012-04-17T13:02:00Z"/>
          <w:del w:id="22716" w:author="Rev 8 Allen Wirfs-Brock" w:date="2012-06-01T09:15:00Z"/>
        </w:rPr>
      </w:pPr>
      <w:ins w:id="22717" w:author="Rev 7 Allen Wirfs-Brock" w:date="2012-04-17T13:02:00Z">
        <w:del w:id="22718" w:author="Rev 8 Allen Wirfs-Brock" w:date="2012-06-01T09:15:00Z">
          <w:r w:rsidRPr="00E77497" w:rsidDel="00C730F4">
            <w:delText>Return the Lexic</w:delText>
          </w:r>
        </w:del>
      </w:ins>
      <w:ins w:id="22719" w:author="Rev 7 Allen Wirfs-Brock" w:date="2012-05-04T14:25:00Z">
        <w:del w:id="22720" w:author="Rev 8 Allen Wirfs-Brock" w:date="2012-06-01T09:15:00Z">
          <w:r w:rsidR="00105513" w:rsidDel="00C730F4">
            <w:delText>a</w:delText>
          </w:r>
        </w:del>
      </w:ins>
      <w:ins w:id="22721" w:author="Rev 7 Allen Wirfs-Brock" w:date="2012-04-17T13:02:00Z">
        <w:del w:id="22722" w:author="Rev 8 Allen Wirfs-Brock" w:date="2012-06-01T09:15:00Z">
          <w:r w:rsidRPr="00E77497" w:rsidDel="00C730F4">
            <w:delText xml:space="preserve">llyDeclaredNames of </w:delText>
          </w:r>
        </w:del>
      </w:ins>
      <w:ins w:id="22723" w:author="Rev 7 Allen Wirfs-Brock" w:date="2012-04-17T13:04:00Z">
        <w:del w:id="22724" w:author="Rev 8 Allen Wirfs-Brock" w:date="2012-06-01T09:15:00Z">
          <w:r w:rsidDel="00C730F4">
            <w:rPr>
              <w:i/>
            </w:rPr>
            <w:delText>FunctionBody</w:delText>
          </w:r>
        </w:del>
      </w:ins>
      <w:ins w:id="22725" w:author="Rev 7 Allen Wirfs-Brock" w:date="2012-04-17T13:02:00Z">
        <w:del w:id="22726" w:author="Rev 8 Allen Wirfs-Brock" w:date="2012-06-01T09:15:00Z">
          <w:r w:rsidRPr="00E77497" w:rsidDel="00C730F4">
            <w:delText>.</w:delText>
          </w:r>
        </w:del>
      </w:ins>
    </w:p>
    <w:p w14:paraId="39A5AFFE" w14:textId="77777777" w:rsidR="00E11548" w:rsidRPr="00E77497" w:rsidDel="00C730F4" w:rsidRDefault="00E11548" w:rsidP="00E11548">
      <w:pPr>
        <w:rPr>
          <w:ins w:id="22727" w:author="Rev 7 Allen Wirfs-Brock" w:date="2012-04-17T13:02:00Z"/>
          <w:del w:id="22728" w:author="Rev 8 Allen Wirfs-Brock" w:date="2012-06-01T09:15:00Z"/>
          <w:rFonts w:ascii="Helvetica" w:hAnsi="Helvetica"/>
          <w:b/>
        </w:rPr>
      </w:pPr>
      <w:ins w:id="22729" w:author="Rev 7 Allen Wirfs-Brock" w:date="2012-04-17T13:02:00Z">
        <w:del w:id="22730" w:author="Rev 8 Allen Wirfs-Brock" w:date="2012-06-01T09:15:00Z">
          <w:r w:rsidRPr="00E77497" w:rsidDel="00C730F4">
            <w:rPr>
              <w:rFonts w:ascii="Helvetica" w:hAnsi="Helvetica"/>
              <w:b/>
            </w:rPr>
            <w:delText xml:space="preserve">Static Semantics:  </w:delText>
          </w:r>
          <w:r w:rsidRPr="00E77497" w:rsidDel="00C730F4">
            <w:rPr>
              <w:rFonts w:ascii="Helvetica" w:hAnsi="Helvetica"/>
              <w:b/>
              <w:lang w:eastAsia="en-US"/>
            </w:rPr>
            <w:delText>VarDeclaredNames</w:delText>
          </w:r>
        </w:del>
      </w:ins>
    </w:p>
    <w:p w14:paraId="245D8714" w14:textId="77777777" w:rsidR="00E11548" w:rsidRPr="00E77497" w:rsidDel="00C730F4" w:rsidRDefault="001F444B" w:rsidP="00E11548">
      <w:pPr>
        <w:pStyle w:val="SyntaxRule"/>
        <w:spacing w:after="240"/>
        <w:rPr>
          <w:ins w:id="22731" w:author="Rev 7 Allen Wirfs-Brock" w:date="2012-04-17T13:07:00Z"/>
          <w:del w:id="22732" w:author="Rev 8 Allen Wirfs-Brock" w:date="2012-06-01T09:15:00Z"/>
        </w:rPr>
      </w:pPr>
      <w:ins w:id="22733" w:author="Rev 7 Allen Wirfs-Brock" w:date="2012-04-26T10:43:00Z">
        <w:del w:id="22734" w:author="Rev 8 Allen Wirfs-Brock" w:date="2012-05-10T17:37:00Z">
          <w:r w:rsidDel="007110FE">
            <w:delText>Consise</w:delText>
          </w:r>
        </w:del>
      </w:ins>
      <w:ins w:id="22735" w:author="Rev 7 Allen Wirfs-Brock" w:date="2012-04-17T13:07:00Z">
        <w:del w:id="22736" w:author="Rev 8 Allen Wirfs-Brock" w:date="2012-05-10T17:37:00Z">
          <w:r w:rsidR="00E11548" w:rsidRPr="00E77497" w:rsidDel="007110FE">
            <w:delText>Body</w:delText>
          </w:r>
        </w:del>
        <w:del w:id="22737" w:author="Rev 8 Allen Wirfs-Brock" w:date="2012-06-01T09:15:00Z">
          <w:r w:rsidR="00E11548" w:rsidRPr="00E77497" w:rsidDel="00C730F4">
            <w:delText xml:space="preserve"> </w:delText>
          </w:r>
          <w:r w:rsidR="00E11548" w:rsidRPr="00E77497" w:rsidDel="00C730F4">
            <w:rPr>
              <w:rFonts w:ascii="Arial" w:hAnsi="Arial"/>
              <w:b/>
              <w:i w:val="0"/>
            </w:rPr>
            <w:delText xml:space="preserve">:  </w:delText>
          </w:r>
          <w:r w:rsidR="00E11548" w:rsidRPr="00E77497" w:rsidDel="00C730F4">
            <w:rPr>
              <w:rFonts w:ascii="Arial" w:hAnsi="Arial" w:cs="Arial"/>
              <w:i w:val="0"/>
              <w:sz w:val="16"/>
              <w:szCs w:val="16"/>
            </w:rPr>
            <w:delText xml:space="preserve">[lookahead </w:delText>
          </w:r>
          <w:r w:rsidR="00E11548" w:rsidRPr="00E77497" w:rsidDel="00C730F4">
            <w:rPr>
              <w:rFonts w:ascii="Arial" w:hAnsi="Arial" w:cs="Arial"/>
              <w:i w:val="0"/>
              <w:sz w:val="16"/>
              <w:szCs w:val="16"/>
            </w:rPr>
            <w:sym w:font="Symbol" w:char="F0CF"/>
          </w:r>
          <w:r w:rsidR="00E11548" w:rsidRPr="00E77497" w:rsidDel="00C730F4">
            <w:rPr>
              <w:rFonts w:ascii="Arial" w:hAnsi="Arial" w:cs="Arial"/>
              <w:i w:val="0"/>
              <w:sz w:val="16"/>
              <w:szCs w:val="16"/>
            </w:rPr>
            <w:delText xml:space="preserve"> {</w:delText>
          </w:r>
          <w:r w:rsidR="00E11548" w:rsidDel="00C730F4">
            <w:rPr>
              <w:rFonts w:ascii="Arial" w:hAnsi="Arial" w:cs="Arial"/>
              <w:i w:val="0"/>
              <w:sz w:val="16"/>
              <w:szCs w:val="16"/>
            </w:rPr>
            <w:delText xml:space="preserve"> </w:delText>
          </w:r>
          <w:r w:rsidR="00E11548" w:rsidRPr="00E77497" w:rsidDel="00C730F4">
            <w:rPr>
              <w:rFonts w:ascii="Courier New" w:hAnsi="Courier New"/>
              <w:b/>
              <w:i w:val="0"/>
            </w:rPr>
            <w:delText>{</w:delText>
          </w:r>
          <w:r w:rsidR="00E11548" w:rsidDel="00C730F4">
            <w:rPr>
              <w:rFonts w:ascii="Arial" w:hAnsi="Arial" w:cs="Arial"/>
              <w:i w:val="0"/>
              <w:sz w:val="16"/>
              <w:szCs w:val="16"/>
            </w:rPr>
            <w:delText xml:space="preserve"> </w:delText>
          </w:r>
          <w:r w:rsidR="00E11548" w:rsidRPr="00E77497" w:rsidDel="00C730F4">
            <w:rPr>
              <w:i w:val="0"/>
              <w:sz w:val="16"/>
              <w:szCs w:val="16"/>
            </w:rPr>
            <w:delText>}</w:delText>
          </w:r>
          <w:r w:rsidR="00E11548" w:rsidRPr="00701A7B" w:rsidDel="00C730F4">
            <w:rPr>
              <w:rFonts w:ascii="Arial" w:hAnsi="Arial" w:cs="Arial"/>
              <w:i w:val="0"/>
              <w:sz w:val="16"/>
              <w:szCs w:val="16"/>
            </w:rPr>
            <w:delText>]</w:delText>
          </w:r>
          <w:r w:rsidR="00E11548" w:rsidDel="00C730F4">
            <w:rPr>
              <w:rFonts w:ascii="Arial" w:hAnsi="Arial" w:cs="Arial"/>
              <w:i w:val="0"/>
              <w:sz w:val="16"/>
              <w:szCs w:val="16"/>
            </w:rPr>
            <w:delText xml:space="preserve">  </w:delText>
          </w:r>
          <w:r w:rsidR="00E11548" w:rsidDel="00C730F4">
            <w:delText>Assignment</w:delText>
          </w:r>
          <w:r w:rsidR="00E11548" w:rsidRPr="00E77497" w:rsidDel="00C730F4">
            <w:delText xml:space="preserve">Expression </w:delText>
          </w:r>
        </w:del>
      </w:ins>
    </w:p>
    <w:p w14:paraId="3313E202" w14:textId="77777777" w:rsidR="00E11548" w:rsidRPr="00E77497" w:rsidDel="00C730F4" w:rsidRDefault="00E11548" w:rsidP="00E11548">
      <w:pPr>
        <w:pStyle w:val="Alg4"/>
        <w:numPr>
          <w:ilvl w:val="0"/>
          <w:numId w:val="720"/>
        </w:numPr>
        <w:spacing w:after="220"/>
        <w:contextualSpacing/>
        <w:rPr>
          <w:ins w:id="22738" w:author="Rev 7 Allen Wirfs-Brock" w:date="2012-04-17T13:07:00Z"/>
          <w:del w:id="22739" w:author="Rev 8 Allen Wirfs-Brock" w:date="2012-06-01T09:15:00Z"/>
        </w:rPr>
      </w:pPr>
      <w:ins w:id="22740" w:author="Rev 7 Allen Wirfs-Brock" w:date="2012-04-17T13:08:00Z">
        <w:del w:id="22741" w:author="Rev 8 Allen Wirfs-Brock" w:date="2012-06-01T09:15:00Z">
          <w:r w:rsidRPr="00E77497" w:rsidDel="00C730F4">
            <w:delText xml:space="preserve">Return the </w:delText>
          </w:r>
          <w:r w:rsidDel="00C730F4">
            <w:delText>Var</w:delText>
          </w:r>
          <w:r w:rsidRPr="00E77497" w:rsidDel="00C730F4">
            <w:delText xml:space="preserve">DeclaredNames of </w:delText>
          </w:r>
          <w:r w:rsidDel="00C730F4">
            <w:rPr>
              <w:i/>
            </w:rPr>
            <w:delText>AssignmentExpression</w:delText>
          </w:r>
          <w:r w:rsidRPr="00E77497" w:rsidDel="00C730F4">
            <w:delText>.</w:delText>
          </w:r>
        </w:del>
      </w:ins>
    </w:p>
    <w:p w14:paraId="1CD2351B" w14:textId="77777777" w:rsidR="00E11548" w:rsidRPr="00E77497" w:rsidDel="00C730F4" w:rsidRDefault="001F444B" w:rsidP="00E11548">
      <w:pPr>
        <w:pStyle w:val="SyntaxRule"/>
        <w:spacing w:after="240"/>
        <w:rPr>
          <w:ins w:id="22742" w:author="Rev 7 Allen Wirfs-Brock" w:date="2012-04-17T13:07:00Z"/>
          <w:del w:id="22743" w:author="Rev 8 Allen Wirfs-Brock" w:date="2012-06-01T09:15:00Z"/>
        </w:rPr>
      </w:pPr>
      <w:ins w:id="22744" w:author="Rev 7 Allen Wirfs-Brock" w:date="2012-04-26T10:43:00Z">
        <w:del w:id="22745" w:author="Rev 8 Allen Wirfs-Brock" w:date="2012-05-10T17:37:00Z">
          <w:r w:rsidDel="007110FE">
            <w:delText>Consise</w:delText>
          </w:r>
        </w:del>
      </w:ins>
      <w:ins w:id="22746" w:author="Rev 7 Allen Wirfs-Brock" w:date="2012-04-17T13:07:00Z">
        <w:del w:id="22747" w:author="Rev 8 Allen Wirfs-Brock" w:date="2012-05-10T17:37:00Z">
          <w:r w:rsidR="00E11548" w:rsidRPr="00E77497" w:rsidDel="007110FE">
            <w:delText>Body</w:delText>
          </w:r>
        </w:del>
        <w:del w:id="22748" w:author="Rev 8 Allen Wirfs-Brock" w:date="2012-06-01T09:15:00Z">
          <w:r w:rsidR="00E11548" w:rsidRPr="00E77497" w:rsidDel="00C730F4">
            <w:delText xml:space="preserve"> </w:delText>
          </w:r>
          <w:r w:rsidR="00E11548" w:rsidRPr="00E77497" w:rsidDel="00C730F4">
            <w:rPr>
              <w:rFonts w:ascii="Arial" w:hAnsi="Arial"/>
              <w:b/>
              <w:i w:val="0"/>
            </w:rPr>
            <w:delText xml:space="preserve">:  </w:delText>
          </w:r>
          <w:r w:rsidR="00E11548" w:rsidRPr="00E77497" w:rsidDel="00C730F4">
            <w:rPr>
              <w:rFonts w:ascii="Courier New" w:hAnsi="Courier New"/>
              <w:b/>
              <w:i w:val="0"/>
            </w:rPr>
            <w:delText>{</w:delText>
          </w:r>
          <w:r w:rsidR="00E11548" w:rsidDel="00C730F4">
            <w:rPr>
              <w:rFonts w:ascii="Courier New" w:hAnsi="Courier New"/>
              <w:b/>
              <w:i w:val="0"/>
            </w:rPr>
            <w:delText xml:space="preserve"> </w:delText>
          </w:r>
          <w:r w:rsidR="00E11548" w:rsidDel="00C730F4">
            <w:delText>FunctionBody</w:delText>
          </w:r>
          <w:r w:rsidR="00E11548" w:rsidRPr="00E77497" w:rsidDel="00C730F4">
            <w:delText xml:space="preserve"> </w:delText>
          </w:r>
          <w:r w:rsidR="00E11548" w:rsidRPr="00E77497" w:rsidDel="00C730F4">
            <w:rPr>
              <w:rFonts w:ascii="Courier New" w:hAnsi="Courier New"/>
              <w:b/>
              <w:i w:val="0"/>
            </w:rPr>
            <w:delText>}</w:delText>
          </w:r>
        </w:del>
      </w:ins>
    </w:p>
    <w:p w14:paraId="474C0022" w14:textId="77777777" w:rsidR="00E11548" w:rsidRPr="00E77497" w:rsidDel="00C730F4" w:rsidRDefault="00E11548" w:rsidP="00E11548">
      <w:pPr>
        <w:pStyle w:val="Alg4"/>
        <w:numPr>
          <w:ilvl w:val="0"/>
          <w:numId w:val="721"/>
        </w:numPr>
        <w:spacing w:after="220"/>
        <w:contextualSpacing/>
        <w:rPr>
          <w:ins w:id="22749" w:author="Rev 7 Allen Wirfs-Brock" w:date="2012-04-17T13:07:00Z"/>
          <w:del w:id="22750" w:author="Rev 8 Allen Wirfs-Brock" w:date="2012-06-01T09:15:00Z"/>
        </w:rPr>
      </w:pPr>
      <w:ins w:id="22751" w:author="Rev 7 Allen Wirfs-Brock" w:date="2012-04-17T13:07:00Z">
        <w:del w:id="22752" w:author="Rev 8 Allen Wirfs-Brock" w:date="2012-06-01T09:15:00Z">
          <w:r w:rsidRPr="00E77497" w:rsidDel="00C730F4">
            <w:delText xml:space="preserve">Return the </w:delText>
          </w:r>
        </w:del>
      </w:ins>
      <w:ins w:id="22753" w:author="Rev 7 Allen Wirfs-Brock" w:date="2012-04-17T13:08:00Z">
        <w:del w:id="22754" w:author="Rev 8 Allen Wirfs-Brock" w:date="2012-06-01T09:15:00Z">
          <w:r w:rsidDel="00C730F4">
            <w:delText>Var</w:delText>
          </w:r>
        </w:del>
      </w:ins>
      <w:ins w:id="22755" w:author="Rev 7 Allen Wirfs-Brock" w:date="2012-04-17T13:07:00Z">
        <w:del w:id="22756" w:author="Rev 8 Allen Wirfs-Brock" w:date="2012-06-01T09:15:00Z">
          <w:r w:rsidRPr="00E77497" w:rsidDel="00C730F4">
            <w:delText xml:space="preserve">DeclaredNames of </w:delText>
          </w:r>
          <w:r w:rsidDel="00C730F4">
            <w:rPr>
              <w:i/>
            </w:rPr>
            <w:delText>FunctionBody</w:delText>
          </w:r>
          <w:r w:rsidRPr="00E77497" w:rsidDel="00C730F4">
            <w:delText>.</w:delText>
          </w:r>
        </w:del>
      </w:ins>
    </w:p>
    <w:p w14:paraId="49AE0273" w14:textId="77777777" w:rsidR="00AA5DC6" w:rsidRPr="00E77497" w:rsidRDefault="00AA5DC6" w:rsidP="00AA5DC6">
      <w:pPr>
        <w:pStyle w:val="40"/>
        <w:numPr>
          <w:ilvl w:val="0"/>
          <w:numId w:val="0"/>
        </w:numPr>
        <w:rPr>
          <w:ins w:id="22757" w:author="Rev 7 Allen Wirfs-Brock" w:date="2012-04-17T14:35:00Z"/>
        </w:rPr>
      </w:pPr>
      <w:ins w:id="22758" w:author="Rev 7 Allen Wirfs-Brock" w:date="2012-04-17T14:35:00Z">
        <w:r w:rsidRPr="00E77497">
          <w:t>Runtime Semantics</w:t>
        </w:r>
      </w:ins>
    </w:p>
    <w:p w14:paraId="33A0D769" w14:textId="77777777" w:rsidR="0022453A" w:rsidRDefault="0022453A" w:rsidP="0022453A">
      <w:pPr>
        <w:keepNext/>
        <w:rPr>
          <w:ins w:id="22759" w:author="Rev 7 Allen Wirfs-Brock" w:date="2012-04-28T19:48:00Z"/>
          <w:rFonts w:ascii="Helvetica" w:hAnsi="Helvetica"/>
          <w:b/>
          <w:spacing w:val="6"/>
        </w:rPr>
      </w:pPr>
      <w:ins w:id="22760" w:author="Rev 7 Allen Wirfs-Brock" w:date="2012-04-28T19:48:00Z">
        <w:r w:rsidRPr="004418C4">
          <w:rPr>
            <w:rFonts w:ascii="Helvetica" w:hAnsi="Helvetica"/>
            <w:b/>
          </w:rPr>
          <w:t xml:space="preserve">Runtime Semantics: </w:t>
        </w:r>
        <w:r w:rsidRPr="004418C4">
          <w:rPr>
            <w:rFonts w:ascii="Helvetica" w:hAnsi="Helvetica"/>
            <w:b/>
            <w:spacing w:val="6"/>
          </w:rPr>
          <w:t xml:space="preserve">Binding </w:t>
        </w:r>
        <w:r>
          <w:rPr>
            <w:rFonts w:ascii="Helvetica" w:hAnsi="Helvetica"/>
            <w:b/>
            <w:spacing w:val="6"/>
          </w:rPr>
          <w:t>Initialisation</w:t>
        </w:r>
      </w:ins>
    </w:p>
    <w:p w14:paraId="3C74A49F" w14:textId="77777777" w:rsidR="0022453A" w:rsidRPr="004418C4" w:rsidRDefault="0022453A" w:rsidP="0022453A">
      <w:pPr>
        <w:ind w:left="360"/>
        <w:rPr>
          <w:ins w:id="22761" w:author="Rev 7 Allen Wirfs-Brock" w:date="2012-04-28T19:48:00Z"/>
        </w:rPr>
      </w:pPr>
      <w:ins w:id="22762" w:author="Rev 7 Allen Wirfs-Brock" w:date="2012-04-28T19:48: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rsidRPr="00827833">
          <w:t xml:space="preserve"> </w:t>
        </w:r>
        <w:r w:rsidRPr="004418C4">
          <w:t>and</w:t>
        </w:r>
        <w:r>
          <w:t xml:space="preserve"> optional parameter </w:t>
        </w:r>
        <w:r>
          <w:rPr>
            <w:rFonts w:ascii="Times New Roman" w:hAnsi="Times New Roman"/>
            <w:i/>
          </w:rPr>
          <w:t>index</w:t>
        </w:r>
        <w:r>
          <w:t>.</w:t>
        </w:r>
      </w:ins>
    </w:p>
    <w:p w14:paraId="61DC3A8E" w14:textId="77777777" w:rsidR="0022453A" w:rsidRPr="008E00F6" w:rsidRDefault="0022453A" w:rsidP="0022453A">
      <w:pPr>
        <w:rPr>
          <w:ins w:id="22763" w:author="Rev 7 Allen Wirfs-Brock" w:date="2012-04-28T19:48:00Z"/>
          <w:sz w:val="18"/>
        </w:rPr>
      </w:pPr>
      <w:ins w:id="22764" w:author="Rev 7 Allen Wirfs-Brock" w:date="2012-04-28T19:48: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58BF4EC6" w14:textId="77777777" w:rsidR="0022453A" w:rsidRDefault="0022453A" w:rsidP="0022453A">
      <w:pPr>
        <w:pStyle w:val="Alg4"/>
        <w:spacing w:after="220"/>
        <w:rPr>
          <w:ins w:id="22765" w:author="Rev 7 Allen Wirfs-Brock" w:date="2012-04-28T19:49:00Z"/>
        </w:rPr>
      </w:pPr>
      <w:ins w:id="22766" w:author="Rev 7 Allen Wirfs-Brock" w:date="2012-04-28T19:49: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14:paraId="3E3DDF11" w14:textId="77777777" w:rsidR="0022453A" w:rsidRPr="004418C4" w:rsidRDefault="0022453A" w:rsidP="0022453A">
      <w:pPr>
        <w:pStyle w:val="Alg3"/>
        <w:numPr>
          <w:ilvl w:val="0"/>
          <w:numId w:val="769"/>
        </w:numPr>
        <w:spacing w:after="240"/>
        <w:contextualSpacing/>
        <w:rPr>
          <w:ins w:id="22767" w:author="Rev 7 Allen Wirfs-Brock" w:date="2012-04-28T19:51:00Z"/>
        </w:rPr>
      </w:pPr>
      <w:ins w:id="22768" w:author="Rev 7 Allen Wirfs-Brock" w:date="2012-04-28T19:51:00Z">
        <w:r>
          <w:t>Return the result of performing Indexed Binding Initialisation for</w:t>
        </w:r>
        <w:r w:rsidRPr="004418C4">
          <w:t xml:space="preserve"> </w:t>
        </w:r>
        <w:r>
          <w:rPr>
            <w:i/>
          </w:rPr>
          <w:t>BindingIdentifier</w:t>
        </w:r>
        <w:r w:rsidRPr="0096494E">
          <w:rPr>
            <w:i/>
          </w:rPr>
          <w:t xml:space="preserve"> </w:t>
        </w:r>
        <w:r w:rsidRPr="004418C4">
          <w:t xml:space="preserve">using </w:t>
        </w:r>
        <w:r>
          <w:rPr>
            <w:i/>
          </w:rPr>
          <w:t>value</w:t>
        </w:r>
        <w:del w:id="22769" w:author="Rev 9 Allen Wirfs-Brock" w:date="2012-07-08T13:44:00Z">
          <w:r w:rsidRPr="004418C4" w:rsidDel="008D4801">
            <w:delText>,</w:delText>
          </w:r>
          <w:r w:rsidRPr="004418C4" w:rsidDel="008D4801">
            <w:rPr>
              <w:i/>
            </w:rPr>
            <w:delText xml:space="preserve"> </w:delText>
          </w:r>
        </w:del>
        <w:del w:id="22770" w:author="Rev 9 Allen Wirfs-Brock" w:date="2012-07-08T13:43:00Z">
          <w:r w:rsidRPr="004418C4" w:rsidDel="008D4801">
            <w:rPr>
              <w:i/>
            </w:rPr>
            <w:delText>lenValue</w:delText>
          </w:r>
        </w:del>
        <w:r w:rsidRPr="004418C4">
          <w:t>,</w:t>
        </w:r>
        <w:r w:rsidRPr="004418C4">
          <w:rPr>
            <w:i/>
          </w:rPr>
          <w:t xml:space="preserve"> </w:t>
        </w:r>
        <w:r w:rsidRPr="004418C4">
          <w:t>0</w:t>
        </w:r>
        <w:r>
          <w:t>,</w:t>
        </w:r>
        <w:r w:rsidRPr="004418C4">
          <w:t xml:space="preserve"> and </w:t>
        </w:r>
        <w:r>
          <w:rPr>
            <w:i/>
          </w:rPr>
          <w:t>environment</w:t>
        </w:r>
        <w:r>
          <w:t xml:space="preserve"> </w:t>
        </w:r>
        <w:r w:rsidRPr="004418C4">
          <w:t>as the arguments.</w:t>
        </w:r>
      </w:ins>
    </w:p>
    <w:p w14:paraId="66A3608C" w14:textId="77777777" w:rsidR="0022453A" w:rsidRPr="00E77497" w:rsidDel="00C730F4" w:rsidRDefault="0022453A" w:rsidP="0022453A">
      <w:pPr>
        <w:pStyle w:val="SyntaxRule"/>
        <w:spacing w:after="240"/>
        <w:rPr>
          <w:ins w:id="22771" w:author="Rev 7 Allen Wirfs-Brock" w:date="2012-04-28T19:49:00Z"/>
          <w:del w:id="22772" w:author="Rev 8 Allen Wirfs-Brock" w:date="2012-06-01T09:16:00Z"/>
        </w:rPr>
      </w:pPr>
      <w:ins w:id="22773" w:author="Rev 7 Allen Wirfs-Brock" w:date="2012-04-28T19:49:00Z">
        <w:del w:id="22774" w:author="Rev 8 Allen Wirfs-Brock" w:date="2012-06-01T09:16: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r w:rsidRPr="00E77497" w:rsidDel="00C730F4">
            <w:rPr>
              <w:rFonts w:ascii="Courier New" w:hAnsi="Courier New"/>
              <w:b/>
              <w:i w:val="0"/>
            </w:rPr>
            <w:delText>(</w:delText>
          </w:r>
          <w:r w:rsidDel="00C730F4">
            <w:delText xml:space="preserve"> ArrowFormalParameterList </w:delText>
          </w:r>
          <w:r w:rsidRPr="00E77497" w:rsidDel="00C730F4">
            <w:rPr>
              <w:rFonts w:ascii="Courier New" w:hAnsi="Courier New"/>
              <w:b/>
              <w:i w:val="0"/>
            </w:rPr>
            <w:delText>)</w:delText>
          </w:r>
        </w:del>
      </w:ins>
    </w:p>
    <w:p w14:paraId="24BBBEBE" w14:textId="77777777" w:rsidR="0022453A" w:rsidRPr="004418C4" w:rsidDel="00C730F4" w:rsidRDefault="0022453A" w:rsidP="0022453A">
      <w:pPr>
        <w:pStyle w:val="Alg3"/>
        <w:numPr>
          <w:ilvl w:val="0"/>
          <w:numId w:val="768"/>
        </w:numPr>
        <w:spacing w:after="240"/>
        <w:contextualSpacing/>
        <w:rPr>
          <w:ins w:id="22775" w:author="Rev 7 Allen Wirfs-Brock" w:date="2012-04-28T19:50:00Z"/>
          <w:del w:id="22776" w:author="Rev 8 Allen Wirfs-Brock" w:date="2012-06-01T09:16:00Z"/>
        </w:rPr>
      </w:pPr>
      <w:ins w:id="22777" w:author="Rev 7 Allen Wirfs-Brock" w:date="2012-04-28T19:50:00Z">
        <w:del w:id="22778" w:author="Rev 8 Allen Wirfs-Brock" w:date="2012-06-01T09:16:00Z">
          <w:r w:rsidDel="00C730F4">
            <w:delText>Return the result of performing Binding Initialisation for</w:delText>
          </w:r>
          <w:r w:rsidRPr="004418C4" w:rsidDel="00C730F4">
            <w:delText xml:space="preserve"> </w:delText>
          </w:r>
        </w:del>
      </w:ins>
      <w:ins w:id="22779" w:author="Rev 7 Allen Wirfs-Brock" w:date="2012-04-28T19:53:00Z">
        <w:del w:id="22780" w:author="Rev 8 Allen Wirfs-Brock" w:date="2012-06-01T09:16:00Z">
          <w:r w:rsidRPr="00D86851" w:rsidDel="00C730F4">
            <w:rPr>
              <w:i/>
            </w:rPr>
            <w:delText>Arrow</w:delText>
          </w:r>
        </w:del>
      </w:ins>
      <w:ins w:id="22781" w:author="Rev 7 Allen Wirfs-Brock" w:date="2012-04-28T19:50:00Z">
        <w:del w:id="22782" w:author="Rev 8 Allen Wirfs-Brock" w:date="2012-06-01T09:16:00Z">
          <w:r w:rsidRPr="0096494E" w:rsidDel="00C730F4">
            <w:rPr>
              <w:i/>
            </w:rPr>
            <w:delText>Formal</w:delText>
          </w:r>
        </w:del>
      </w:ins>
      <w:ins w:id="22783" w:author="Rev 7 Allen Wirfs-Brock" w:date="2012-04-28T19:53:00Z">
        <w:del w:id="22784" w:author="Rev 8 Allen Wirfs-Brock" w:date="2012-06-01T09:16:00Z">
          <w:r w:rsidDel="00C730F4">
            <w:rPr>
              <w:i/>
            </w:rPr>
            <w:delText>Parameter</w:delText>
          </w:r>
        </w:del>
      </w:ins>
      <w:ins w:id="22785" w:author="Rev 7 Allen Wirfs-Brock" w:date="2012-04-28T19:50:00Z">
        <w:del w:id="22786" w:author="Rev 8 Allen Wirfs-Brock" w:date="2012-06-01T09:16:00Z">
          <w:r w:rsidRPr="0096494E" w:rsidDel="00C730F4">
            <w:rPr>
              <w:i/>
            </w:rPr>
            <w:delText xml:space="preserve">List </w:delText>
          </w:r>
          <w:r w:rsidRPr="004418C4" w:rsidDel="00C730F4">
            <w:delText xml:space="preserve">using </w:delText>
          </w:r>
          <w:r w:rsidDel="00C730F4">
            <w:rPr>
              <w:i/>
            </w:rPr>
            <w:delText>value</w:delText>
          </w:r>
          <w:r w:rsidRPr="004418C4" w:rsidDel="00C730F4">
            <w:delText>,</w:delText>
          </w:r>
          <w:r w:rsidRPr="004418C4" w:rsidDel="00C730F4">
            <w:rPr>
              <w:i/>
            </w:rPr>
            <w:delText xml:space="preserve"> </w:delText>
          </w:r>
          <w:r w:rsidDel="00C730F4">
            <w:rPr>
              <w:i/>
            </w:rPr>
            <w:delText>environment</w:delText>
          </w:r>
          <w:r w:rsidDel="00C730F4">
            <w:delText xml:space="preserve"> </w:delText>
          </w:r>
          <w:r w:rsidRPr="004418C4" w:rsidDel="00C730F4">
            <w:delText>as the arguments</w:delText>
          </w:r>
        </w:del>
      </w:ins>
      <w:ins w:id="22787" w:author="Rev 7 Allen Wirfs-Brock" w:date="2012-04-28T19:59:00Z">
        <w:del w:id="22788" w:author="Rev 8 Allen Wirfs-Brock" w:date="2012-06-01T09:16:00Z">
          <w:r w:rsidR="00D86851" w:rsidDel="00C730F4">
            <w:delText xml:space="preserve">. Also pass the optional argument </w:delText>
          </w:r>
          <w:r w:rsidR="00D86851" w:rsidRPr="00D86851" w:rsidDel="00C730F4">
            <w:rPr>
              <w:i/>
            </w:rPr>
            <w:delText>index</w:delText>
          </w:r>
          <w:r w:rsidR="00D86851" w:rsidDel="00C730F4">
            <w:delText xml:space="preserve"> if it is present.</w:delText>
          </w:r>
        </w:del>
      </w:ins>
      <w:ins w:id="22789" w:author="Rev 7 Allen Wirfs-Brock" w:date="2012-04-28T19:50:00Z">
        <w:del w:id="22790" w:author="Rev 8 Allen Wirfs-Brock" w:date="2012-06-01T09:16:00Z">
          <w:r w:rsidRPr="004418C4" w:rsidDel="00C730F4">
            <w:delText>.</w:delText>
          </w:r>
        </w:del>
      </w:ins>
    </w:p>
    <w:p w14:paraId="5191375E" w14:textId="77777777" w:rsidR="0022453A" w:rsidRPr="004418C4" w:rsidRDefault="00D86851" w:rsidP="0022453A">
      <w:pPr>
        <w:pStyle w:val="SyntaxRule"/>
        <w:spacing w:after="240"/>
        <w:rPr>
          <w:ins w:id="22791" w:author="Rev 7 Allen Wirfs-Brock" w:date="2012-04-28T19:48:00Z"/>
        </w:rPr>
      </w:pPr>
      <w:ins w:id="22792" w:author="Rev 7 Allen Wirfs-Brock" w:date="2012-04-28T20:00:00Z">
        <w:r>
          <w:t>Arrow</w:t>
        </w:r>
        <w:r w:rsidRPr="00E77497">
          <w:t>FormalParameterList</w:t>
        </w:r>
      </w:ins>
      <w:ins w:id="22793" w:author="Rev 7 Allen Wirfs-Brock" w:date="2012-04-28T20:08:00Z">
        <w:r w:rsidR="006C3D42">
          <w:t xml:space="preserve"> </w:t>
        </w:r>
      </w:ins>
      <w:ins w:id="22794" w:author="Rev 7 Allen Wirfs-Brock" w:date="2012-04-28T19:48:00Z">
        <w:r w:rsidR="0022453A" w:rsidRPr="004418C4">
          <w:rPr>
            <w:rFonts w:ascii="Arial" w:hAnsi="Arial"/>
            <w:b/>
            <w:i w:val="0"/>
          </w:rPr>
          <w:t>:</w:t>
        </w:r>
        <w:r w:rsidR="0022453A">
          <w:rPr>
            <w:rFonts w:ascii="Arial" w:hAnsi="Arial"/>
            <w:b/>
            <w:i w:val="0"/>
          </w:rPr>
          <w:t xml:space="preserve"> </w:t>
        </w:r>
        <w:r w:rsidR="0022453A" w:rsidRPr="004418C4">
          <w:rPr>
            <w:rFonts w:ascii="Arial" w:hAnsi="Arial" w:cs="Arial"/>
            <w:i w:val="0"/>
            <w:sz w:val="16"/>
            <w:szCs w:val="16"/>
          </w:rPr>
          <w:t>[empty]</w:t>
        </w:r>
      </w:ins>
    </w:p>
    <w:p w14:paraId="4B0601C4" w14:textId="77777777" w:rsidR="0022453A" w:rsidRPr="004418C4" w:rsidRDefault="0022453A" w:rsidP="00D86851">
      <w:pPr>
        <w:pStyle w:val="Alg4"/>
        <w:numPr>
          <w:ilvl w:val="0"/>
          <w:numId w:val="770"/>
        </w:numPr>
        <w:spacing w:after="220"/>
        <w:contextualSpacing/>
        <w:rPr>
          <w:ins w:id="22795" w:author="Rev 7 Allen Wirfs-Brock" w:date="2012-04-28T19:48:00Z"/>
        </w:rPr>
      </w:pPr>
      <w:ins w:id="22796" w:author="Rev 7 Allen Wirfs-Brock" w:date="2012-04-28T19:48:00Z">
        <w:r>
          <w:t>Return NormalCompletion(</w:t>
        </w:r>
        <w:r w:rsidRPr="00355E22">
          <w:rPr>
            <w:rFonts w:ascii="Arial" w:hAnsi="Arial" w:cs="Arial"/>
          </w:rPr>
          <w:t>empty</w:t>
        </w:r>
        <w:r>
          <w:t>)</w:t>
        </w:r>
        <w:r w:rsidRPr="004418C4">
          <w:t>.</w:t>
        </w:r>
      </w:ins>
    </w:p>
    <w:p w14:paraId="407E9644" w14:textId="77777777" w:rsidR="0022453A" w:rsidRPr="004418C4" w:rsidRDefault="00D86851" w:rsidP="0022453A">
      <w:pPr>
        <w:pStyle w:val="SyntaxRule"/>
        <w:spacing w:after="240"/>
        <w:rPr>
          <w:ins w:id="22797" w:author="Rev 7 Allen Wirfs-Brock" w:date="2012-04-28T19:48:00Z"/>
        </w:rPr>
      </w:pPr>
      <w:ins w:id="22798" w:author="Rev 7 Allen Wirfs-Brock" w:date="2012-04-28T20:01:00Z">
        <w:r>
          <w:t>Arrow</w:t>
        </w:r>
        <w:r w:rsidRPr="00E77497">
          <w:t>FormalParameterList</w:t>
        </w:r>
      </w:ins>
      <w:ins w:id="22799" w:author="Rev 7 Allen Wirfs-Brock" w:date="2012-04-28T20:05:00Z">
        <w:r>
          <w:t xml:space="preserve"> </w:t>
        </w:r>
      </w:ins>
      <w:ins w:id="22800" w:author="Rev 7 Allen Wirfs-Brock" w:date="2012-04-28T19:48:00Z">
        <w:r w:rsidR="0022453A" w:rsidRPr="004418C4">
          <w:rPr>
            <w:rFonts w:ascii="Arial" w:hAnsi="Arial"/>
            <w:b/>
            <w:i w:val="0"/>
          </w:rPr>
          <w:t>:</w:t>
        </w:r>
        <w:r w:rsidR="0022453A">
          <w:rPr>
            <w:rFonts w:ascii="Arial" w:hAnsi="Arial"/>
            <w:b/>
            <w:i w:val="0"/>
          </w:rPr>
          <w:t xml:space="preserve"> </w:t>
        </w:r>
        <w:r w:rsidR="0022453A" w:rsidRPr="004418C4">
          <w:t>Function</w:t>
        </w:r>
        <w:r w:rsidR="0022453A">
          <w:t>RestParameter</w:t>
        </w:r>
      </w:ins>
    </w:p>
    <w:p w14:paraId="53579547" w14:textId="77777777" w:rsidR="0022453A" w:rsidRPr="004418C4" w:rsidRDefault="0022453A" w:rsidP="00D86851">
      <w:pPr>
        <w:pStyle w:val="Alg3"/>
        <w:numPr>
          <w:ilvl w:val="0"/>
          <w:numId w:val="771"/>
        </w:numPr>
        <w:spacing w:after="240"/>
        <w:contextualSpacing/>
        <w:rPr>
          <w:ins w:id="22801" w:author="Rev 7 Allen Wirfs-Brock" w:date="2012-04-28T19:48:00Z"/>
        </w:rPr>
      </w:pPr>
      <w:ins w:id="22802" w:author="Rev 7 Allen Wirfs-Brock" w:date="2012-04-28T19:48:00Z">
        <w:r>
          <w:t>Return the result of performing Indexed Binding Initialisation for</w:t>
        </w:r>
        <w:r w:rsidRPr="004418C4">
          <w:t xml:space="preserve"> </w:t>
        </w:r>
        <w:r w:rsidRPr="00827833">
          <w:rPr>
            <w:i/>
          </w:rPr>
          <w:t xml:space="preserve">FunctionRestParameter </w:t>
        </w:r>
        <w:r w:rsidRPr="004418C4">
          <w:t xml:space="preserve">using </w:t>
        </w:r>
        <w:r>
          <w:rPr>
            <w:i/>
          </w:rPr>
          <w:t>value</w:t>
        </w:r>
        <w:r w:rsidRPr="004418C4">
          <w:t>,</w:t>
        </w:r>
        <w:r w:rsidRPr="0037654E">
          <w:rPr>
            <w:i/>
          </w:rPr>
          <w:t xml:space="preserve"> </w:t>
        </w:r>
        <w:del w:id="22803" w:author="Rev 8 Allen Wirfs-Brock" w:date="2012-05-05T10:37:00Z">
          <w:r w:rsidRPr="004418C4" w:rsidDel="00FE5F37">
            <w:rPr>
              <w:i/>
            </w:rPr>
            <w:delText>lenValue</w:delText>
          </w:r>
          <w:r w:rsidRPr="004418C4" w:rsidDel="00FE5F37">
            <w:delText>,</w:delText>
          </w:r>
          <w:r w:rsidRPr="004418C4" w:rsidDel="00FE5F37">
            <w:rPr>
              <w:i/>
            </w:rPr>
            <w:delText xml:space="preserve"> </w:delText>
          </w:r>
        </w:del>
        <w:r w:rsidRPr="004418C4">
          <w:t>0</w:t>
        </w:r>
        <w:r>
          <w:t>,</w:t>
        </w:r>
        <w:r w:rsidRPr="004418C4">
          <w:t xml:space="preserve"> and </w:t>
        </w:r>
        <w:r>
          <w:rPr>
            <w:i/>
          </w:rPr>
          <w:t>environment</w:t>
        </w:r>
        <w:r>
          <w:t xml:space="preserve"> </w:t>
        </w:r>
        <w:r w:rsidRPr="004418C4">
          <w:t xml:space="preserve">as the </w:t>
        </w:r>
        <w:r w:rsidRPr="00C7794D">
          <w:t>arguments</w:t>
        </w:r>
        <w:r w:rsidRPr="004418C4">
          <w:t>..</w:t>
        </w:r>
      </w:ins>
    </w:p>
    <w:p w14:paraId="6206B82E" w14:textId="77777777" w:rsidR="0022453A" w:rsidRPr="004418C4" w:rsidRDefault="00D86851" w:rsidP="0022453A">
      <w:pPr>
        <w:pStyle w:val="SyntaxRule"/>
        <w:spacing w:after="240"/>
        <w:rPr>
          <w:ins w:id="22804" w:author="Rev 7 Allen Wirfs-Brock" w:date="2012-04-28T19:48:00Z"/>
        </w:rPr>
      </w:pPr>
      <w:ins w:id="22805" w:author="Rev 7 Allen Wirfs-Brock" w:date="2012-04-28T20:05:00Z">
        <w:r>
          <w:t>Arrow</w:t>
        </w:r>
        <w:r w:rsidRPr="00E77497">
          <w:t>FormalParameterList</w:t>
        </w:r>
        <w:r>
          <w:t xml:space="preserve"> </w:t>
        </w:r>
      </w:ins>
      <w:ins w:id="22806" w:author="Rev 7 Allen Wirfs-Brock" w:date="2012-04-28T19:48:00Z">
        <w:r w:rsidR="0022453A" w:rsidRPr="004418C4">
          <w:rPr>
            <w:rFonts w:ascii="Arial" w:hAnsi="Arial"/>
            <w:b/>
            <w:i w:val="0"/>
          </w:rPr>
          <w:t>:</w:t>
        </w:r>
        <w:r w:rsidR="0022453A">
          <w:rPr>
            <w:rFonts w:ascii="Arial" w:hAnsi="Arial"/>
            <w:b/>
            <w:i w:val="0"/>
          </w:rPr>
          <w:t xml:space="preserve"> </w:t>
        </w:r>
      </w:ins>
      <w:ins w:id="22807" w:author="Rev 7 Allen Wirfs-Brock" w:date="2012-04-28T20:05:00Z">
        <w:r>
          <w:t>Cover</w:t>
        </w:r>
      </w:ins>
      <w:ins w:id="22808" w:author="Rev 7 Allen Wirfs-Brock" w:date="2012-04-28T19:48:00Z">
        <w:r w:rsidR="0022453A" w:rsidRPr="006B6D0A">
          <w:t>FormalsList</w:t>
        </w:r>
      </w:ins>
    </w:p>
    <w:p w14:paraId="36D4B26D" w14:textId="77777777" w:rsidR="0022453A" w:rsidRPr="004418C4" w:rsidRDefault="0022453A" w:rsidP="006C3D42">
      <w:pPr>
        <w:pStyle w:val="Alg3"/>
        <w:numPr>
          <w:ilvl w:val="0"/>
          <w:numId w:val="772"/>
        </w:numPr>
        <w:spacing w:after="240"/>
        <w:contextualSpacing/>
        <w:rPr>
          <w:ins w:id="22809" w:author="Rev 7 Allen Wirfs-Brock" w:date="2012-04-28T19:48:00Z"/>
        </w:rPr>
      </w:pPr>
      <w:ins w:id="22810" w:author="Rev 7 Allen Wirfs-Brock" w:date="2012-04-28T19:48:00Z">
        <w:r>
          <w:t>Return the result of performing Indexed Binding Initialisation for</w:t>
        </w:r>
        <w:r w:rsidRPr="004418C4">
          <w:t xml:space="preserve"> </w:t>
        </w:r>
      </w:ins>
      <w:ins w:id="22811" w:author="Rev 7 Allen Wirfs-Brock" w:date="2012-04-28T20:06:00Z">
        <w:r w:rsidR="00D86851">
          <w:t>Covered</w:t>
        </w:r>
        <w:del w:id="22812" w:author="Rev 9 Allen Wirfs-Brock" w:date="2012-07-08T13:45:00Z">
          <w:r w:rsidR="00D86851" w:rsidDel="008D4801">
            <w:delText>C</w:delText>
          </w:r>
        </w:del>
      </w:ins>
      <w:ins w:id="22813" w:author="Rev 9 Allen Wirfs-Brock" w:date="2012-07-08T13:45:00Z">
        <w:r w:rsidR="008D4801">
          <w:t>F</w:t>
        </w:r>
      </w:ins>
      <w:ins w:id="22814" w:author="Rev 7 Allen Wirfs-Brock" w:date="2012-04-28T20:06:00Z">
        <w:r w:rsidR="00D86851">
          <w:t>ormalsList of</w:t>
        </w:r>
        <w:r w:rsidR="00D86851" w:rsidRPr="00E77497">
          <w:t xml:space="preserve"> </w:t>
        </w:r>
        <w:r w:rsidR="00D86851" w:rsidRPr="003A1718">
          <w:rPr>
            <w:i/>
          </w:rPr>
          <w:t>Cover</w:t>
        </w:r>
        <w:r w:rsidR="00D86851" w:rsidRPr="00E77497">
          <w:rPr>
            <w:rStyle w:val="bnf"/>
          </w:rPr>
          <w:t>FormalsList</w:t>
        </w:r>
        <w:r w:rsidR="00D86851" w:rsidRPr="004418C4">
          <w:t xml:space="preserve"> </w:t>
        </w:r>
      </w:ins>
      <w:ins w:id="22815" w:author="Rev 7 Allen Wirfs-Brock" w:date="2012-04-28T19:48:00Z">
        <w:r w:rsidRPr="004418C4">
          <w:t xml:space="preserve">using </w:t>
        </w:r>
        <w:r>
          <w:rPr>
            <w:i/>
          </w:rPr>
          <w:t>value</w:t>
        </w:r>
        <w:r w:rsidRPr="004418C4">
          <w:t>,</w:t>
        </w:r>
        <w:r w:rsidRPr="004418C4">
          <w:rPr>
            <w:i/>
          </w:rPr>
          <w:t xml:space="preserve"> </w:t>
        </w:r>
        <w:del w:id="22816" w:author="Rev 8 Allen Wirfs-Brock" w:date="2012-05-05T10:37:00Z">
          <w:r w:rsidRPr="004418C4" w:rsidDel="00FE5F37">
            <w:rPr>
              <w:i/>
            </w:rPr>
            <w:delText>lenValue</w:delText>
          </w:r>
          <w:r w:rsidRPr="004418C4" w:rsidDel="00FE5F37">
            <w:delText>,</w:delText>
          </w:r>
          <w:r w:rsidRPr="004418C4" w:rsidDel="00FE5F37">
            <w:rPr>
              <w:i/>
            </w:rPr>
            <w:delText xml:space="preserve"> </w:delText>
          </w:r>
        </w:del>
        <w:r w:rsidRPr="004418C4">
          <w:t>0</w:t>
        </w:r>
        <w:r>
          <w:t>,</w:t>
        </w:r>
        <w:r w:rsidRPr="004418C4">
          <w:t xml:space="preserve"> and </w:t>
        </w:r>
        <w:r>
          <w:rPr>
            <w:i/>
          </w:rPr>
          <w:t>environment</w:t>
        </w:r>
        <w:r>
          <w:t xml:space="preserve"> </w:t>
        </w:r>
        <w:r w:rsidRPr="004418C4">
          <w:t>as the arguments.</w:t>
        </w:r>
      </w:ins>
    </w:p>
    <w:p w14:paraId="18CDC0CA" w14:textId="77777777" w:rsidR="0022453A" w:rsidRPr="004418C4" w:rsidRDefault="006C3D42" w:rsidP="0022453A">
      <w:pPr>
        <w:pStyle w:val="SyntaxRule"/>
        <w:spacing w:after="240"/>
        <w:rPr>
          <w:ins w:id="22817" w:author="Rev 7 Allen Wirfs-Brock" w:date="2012-04-28T19:48:00Z"/>
        </w:rPr>
      </w:pPr>
      <w:ins w:id="22818" w:author="Rev 7 Allen Wirfs-Brock" w:date="2012-04-28T20:07:00Z">
        <w:r>
          <w:t>Arrow</w:t>
        </w:r>
        <w:r w:rsidRPr="00E77497">
          <w:t>FormalParameterList</w:t>
        </w:r>
        <w:r>
          <w:t xml:space="preserve"> </w:t>
        </w:r>
      </w:ins>
      <w:ins w:id="22819" w:author="Rev 7 Allen Wirfs-Brock" w:date="2012-04-28T19:48:00Z">
        <w:r w:rsidR="0022453A" w:rsidRPr="004418C4">
          <w:rPr>
            <w:rFonts w:ascii="Arial" w:hAnsi="Arial"/>
            <w:b/>
            <w:i w:val="0"/>
          </w:rPr>
          <w:t>:</w:t>
        </w:r>
        <w:r w:rsidR="0022453A">
          <w:rPr>
            <w:rFonts w:ascii="Arial" w:hAnsi="Arial"/>
            <w:b/>
            <w:i w:val="0"/>
          </w:rPr>
          <w:t xml:space="preserve"> </w:t>
        </w:r>
      </w:ins>
      <w:ins w:id="22820" w:author="Rev 7 Allen Wirfs-Brock" w:date="2012-04-28T20:07:00Z">
        <w:r>
          <w:t>Cover</w:t>
        </w:r>
      </w:ins>
      <w:ins w:id="22821" w:author="Rev 7 Allen Wirfs-Brock" w:date="2012-04-28T19:48:00Z">
        <w:r w:rsidR="0022453A" w:rsidRPr="006B6D0A">
          <w:t>FormalsList</w:t>
        </w:r>
        <w:r w:rsidR="0022453A">
          <w:t xml:space="preserve"> </w:t>
        </w:r>
        <w:r w:rsidR="0022453A" w:rsidRPr="009C202C">
          <w:rPr>
            <w:rFonts w:ascii="Courier New" w:hAnsi="Courier New"/>
            <w:b/>
            <w:i w:val="0"/>
          </w:rPr>
          <w:t>,</w:t>
        </w:r>
        <w:r w:rsidR="0022453A" w:rsidRPr="00B820AB">
          <w:rPr>
            <w:rFonts w:ascii="Courier New" w:hAnsi="Courier New"/>
            <w:b/>
            <w:i w:val="0"/>
          </w:rPr>
          <w:t xml:space="preserve"> </w:t>
        </w:r>
        <w:r w:rsidR="0022453A" w:rsidRPr="004418C4">
          <w:t>Function</w:t>
        </w:r>
        <w:r w:rsidR="0022453A">
          <w:t>RestParameter</w:t>
        </w:r>
      </w:ins>
    </w:p>
    <w:p w14:paraId="2869B9E9" w14:textId="77777777" w:rsidR="0022453A" w:rsidRPr="004418C4" w:rsidRDefault="0022453A" w:rsidP="006C3D42">
      <w:pPr>
        <w:pStyle w:val="Alg3"/>
        <w:numPr>
          <w:ilvl w:val="0"/>
          <w:numId w:val="773"/>
        </w:numPr>
        <w:contextualSpacing/>
        <w:rPr>
          <w:ins w:id="22822" w:author="Rev 7 Allen Wirfs-Brock" w:date="2012-04-28T19:48:00Z"/>
        </w:rPr>
      </w:pPr>
      <w:ins w:id="22823" w:author="Rev 7 Allen Wirfs-Brock" w:date="2012-04-28T19:48:00Z">
        <w:r>
          <w:t xml:space="preserve">Let </w:t>
        </w:r>
        <w:r>
          <w:rPr>
            <w:i/>
          </w:rPr>
          <w:t>restI</w:t>
        </w:r>
        <w:r w:rsidRPr="00C7794D">
          <w:rPr>
            <w:i/>
          </w:rPr>
          <w:t>ndex</w:t>
        </w:r>
        <w:r>
          <w:t xml:space="preserve"> be the result of performing Indexed Binding Initialisation for</w:t>
        </w:r>
        <w:r w:rsidRPr="004418C4">
          <w:t xml:space="preserve"> </w:t>
        </w:r>
      </w:ins>
      <w:ins w:id="22824" w:author="Rev 7 Allen Wirfs-Brock" w:date="2012-04-28T20:07:00Z">
        <w:r w:rsidR="006C3D42">
          <w:t>Covered</w:t>
        </w:r>
        <w:del w:id="22825" w:author="Rev 9 Allen Wirfs-Brock" w:date="2012-07-08T13:45:00Z">
          <w:r w:rsidR="006C3D42" w:rsidDel="008D4801">
            <w:delText>C</w:delText>
          </w:r>
        </w:del>
      </w:ins>
      <w:ins w:id="22826" w:author="Rev 9 Allen Wirfs-Brock" w:date="2012-07-08T13:45:00Z">
        <w:r w:rsidR="008D4801">
          <w:t>F</w:t>
        </w:r>
      </w:ins>
      <w:ins w:id="22827" w:author="Rev 7 Allen Wirfs-Brock" w:date="2012-04-28T20:07:00Z">
        <w:r w:rsidR="006C3D42">
          <w:t>ormalsList of</w:t>
        </w:r>
        <w:r w:rsidR="006C3D42" w:rsidRPr="00E77497">
          <w:t xml:space="preserve"> </w:t>
        </w:r>
        <w:r w:rsidR="006C3D42" w:rsidRPr="003A1718">
          <w:rPr>
            <w:i/>
          </w:rPr>
          <w:t>Cover</w:t>
        </w:r>
        <w:r w:rsidR="006C3D42" w:rsidRPr="00E77497">
          <w:rPr>
            <w:rStyle w:val="bnf"/>
          </w:rPr>
          <w:t>FormalsList</w:t>
        </w:r>
        <w:r w:rsidR="006C3D42" w:rsidRPr="004418C4">
          <w:t xml:space="preserve"> </w:t>
        </w:r>
      </w:ins>
      <w:ins w:id="22828" w:author="Rev 7 Allen Wirfs-Brock" w:date="2012-04-28T19:48:00Z">
        <w:r w:rsidRPr="004418C4">
          <w:t xml:space="preserve">using </w:t>
        </w:r>
        <w:r>
          <w:rPr>
            <w:i/>
          </w:rPr>
          <w:t>value</w:t>
        </w:r>
        <w:r w:rsidRPr="004418C4">
          <w:t>,</w:t>
        </w:r>
        <w:r w:rsidRPr="004418C4">
          <w:rPr>
            <w:i/>
          </w:rPr>
          <w:t xml:space="preserve"> </w:t>
        </w:r>
        <w:r w:rsidRPr="004418C4">
          <w:t>0</w:t>
        </w:r>
        <w:r>
          <w:t>,</w:t>
        </w:r>
        <w:r w:rsidRPr="004418C4">
          <w:t xml:space="preserve"> and </w:t>
        </w:r>
        <w:r>
          <w:rPr>
            <w:i/>
          </w:rPr>
          <w:t>environment</w:t>
        </w:r>
        <w:r w:rsidRPr="004418C4">
          <w:t xml:space="preserve"> as the arguments.</w:t>
        </w:r>
      </w:ins>
    </w:p>
    <w:p w14:paraId="7B0DDFC8" w14:textId="77777777" w:rsidR="0022453A" w:rsidRDefault="0022453A" w:rsidP="006C3D42">
      <w:pPr>
        <w:pStyle w:val="Alg4"/>
        <w:numPr>
          <w:ilvl w:val="0"/>
          <w:numId w:val="773"/>
        </w:numPr>
        <w:contextualSpacing/>
        <w:rPr>
          <w:ins w:id="22829" w:author="Rev 7 Allen Wirfs-Brock" w:date="2012-04-28T19:48:00Z"/>
        </w:rPr>
      </w:pPr>
      <w:ins w:id="22830" w:author="Rev 7 Allen Wirfs-Brock" w:date="2012-04-28T19:48:00Z">
        <w:r>
          <w:t>ReturnIfAbrupt(</w:t>
        </w:r>
        <w:r>
          <w:rPr>
            <w:i/>
          </w:rPr>
          <w:t>restI</w:t>
        </w:r>
        <w:r w:rsidRPr="00C7794D">
          <w:rPr>
            <w:i/>
          </w:rPr>
          <w:t>ndex</w:t>
        </w:r>
        <w:r>
          <w:t>).</w:t>
        </w:r>
      </w:ins>
    </w:p>
    <w:p w14:paraId="5E4EE813" w14:textId="77777777" w:rsidR="0022453A" w:rsidRPr="004418C4" w:rsidRDefault="0022453A" w:rsidP="006C3D42">
      <w:pPr>
        <w:pStyle w:val="Alg3"/>
        <w:numPr>
          <w:ilvl w:val="0"/>
          <w:numId w:val="773"/>
        </w:numPr>
        <w:spacing w:after="240"/>
        <w:contextualSpacing/>
        <w:rPr>
          <w:ins w:id="22831" w:author="Rev 7 Allen Wirfs-Brock" w:date="2012-04-28T19:48:00Z"/>
        </w:rPr>
      </w:pPr>
      <w:ins w:id="22832" w:author="Rev 7 Allen Wirfs-Brock" w:date="2012-04-28T19:48:00Z">
        <w:r>
          <w:t>Return the result of performing Indexed Binding Initialisation for</w:t>
        </w:r>
        <w:r w:rsidRPr="004418C4">
          <w:t xml:space="preserve"> </w:t>
        </w:r>
        <w:r w:rsidRPr="00827833">
          <w:rPr>
            <w:i/>
          </w:rPr>
          <w:t xml:space="preserve">FunctionRestParameter </w:t>
        </w:r>
        <w:r w:rsidRPr="004418C4">
          <w:t xml:space="preserve">using </w:t>
        </w:r>
        <w:r>
          <w:rPr>
            <w:i/>
          </w:rPr>
          <w:t>value</w:t>
        </w:r>
        <w:r w:rsidRPr="004418C4">
          <w:t>,</w:t>
        </w:r>
        <w:r w:rsidRPr="004418C4">
          <w:rPr>
            <w:i/>
          </w:rPr>
          <w:t xml:space="preserve"> </w:t>
        </w:r>
        <w:del w:id="22833" w:author="Rev 9 Allen Wirfs-Brock" w:date="2012-07-08T13:44:00Z">
          <w:r w:rsidRPr="004418C4" w:rsidDel="008D4801">
            <w:rPr>
              <w:i/>
            </w:rPr>
            <w:delText>lenValue</w:delText>
          </w:r>
          <w:r w:rsidRPr="004418C4" w:rsidDel="008D4801">
            <w:delText>,</w:delText>
          </w:r>
          <w:r w:rsidRPr="004418C4" w:rsidDel="008D4801">
            <w:rPr>
              <w:i/>
            </w:rPr>
            <w:delText xml:space="preserve"> </w:delText>
          </w:r>
        </w:del>
        <w:r>
          <w:rPr>
            <w:i/>
          </w:rPr>
          <w:t>restI</w:t>
        </w:r>
        <w:r w:rsidRPr="004418C4">
          <w:rPr>
            <w:i/>
          </w:rPr>
          <w:t>ndex</w:t>
        </w:r>
        <w:r>
          <w:t>,</w:t>
        </w:r>
        <w:r w:rsidRPr="004418C4">
          <w:t xml:space="preserve"> and </w:t>
        </w:r>
        <w:r>
          <w:rPr>
            <w:i/>
          </w:rPr>
          <w:t>environment</w:t>
        </w:r>
        <w:r>
          <w:t xml:space="preserve"> </w:t>
        </w:r>
        <w:r w:rsidRPr="004418C4">
          <w:t>as the arguments.</w:t>
        </w:r>
      </w:ins>
    </w:p>
    <w:p w14:paraId="142A1AD0" w14:textId="77777777" w:rsidR="00AA5DC6" w:rsidRPr="00E77497" w:rsidRDefault="00AA5DC6" w:rsidP="00AA5DC6">
      <w:pPr>
        <w:keepNext/>
        <w:rPr>
          <w:ins w:id="22834" w:author="Rev 7 Allen Wirfs-Brock" w:date="2012-04-17T14:35:00Z"/>
          <w:rFonts w:ascii="Helvetica" w:hAnsi="Helvetica"/>
          <w:b/>
        </w:rPr>
      </w:pPr>
      <w:ins w:id="22835" w:author="Rev 7 Allen Wirfs-Brock" w:date="2012-04-17T14:35:00Z">
        <w:r w:rsidRPr="00675B74">
          <w:rPr>
            <w:rFonts w:ascii="Helvetica" w:hAnsi="Helvetica"/>
            <w:b/>
          </w:rPr>
          <w:t xml:space="preserve">Runtime Semantics: </w:t>
        </w:r>
        <w:r w:rsidRPr="00E77497">
          <w:rPr>
            <w:rFonts w:ascii="Helvetica" w:hAnsi="Helvetica"/>
            <w:b/>
            <w:spacing w:val="6"/>
          </w:rPr>
          <w:t>Evaluation</w:t>
        </w:r>
      </w:ins>
    </w:p>
    <w:p w14:paraId="2E536558" w14:textId="77777777" w:rsidR="00AA5DC6" w:rsidRPr="00E77497" w:rsidRDefault="0097041B" w:rsidP="00AA5DC6">
      <w:pPr>
        <w:jc w:val="left"/>
        <w:rPr>
          <w:ins w:id="22836" w:author="Rev 7 Allen Wirfs-Brock" w:date="2012-04-17T14:35:00Z"/>
        </w:rPr>
      </w:pPr>
      <w:ins w:id="22837" w:author="Rev 7 Allen Wirfs-Brock" w:date="2012-04-17T14:37:00Z">
        <w:r w:rsidRPr="0097041B">
          <w:rPr>
            <w:rFonts w:ascii="Times New Roman" w:hAnsi="Times New Roman"/>
            <w:i/>
          </w:rPr>
          <w:t>ArrowFunction</w:t>
        </w:r>
        <w:r>
          <w:rPr>
            <w:rFonts w:ascii="Times New Roman" w:hAnsi="Times New Roman"/>
            <w:i/>
          </w:rPr>
          <w:t xml:space="preserve"> </w:t>
        </w:r>
      </w:ins>
      <w:ins w:id="22838" w:author="Rev 7 Allen Wirfs-Brock" w:date="2012-04-17T14:35:00Z">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ins>
      <w:ins w:id="22839" w:author="Rev 7 Allen Wirfs-Brock" w:date="2012-04-17T14:37:00Z">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ins>
      <w:ins w:id="22840" w:author="Rev 7 Allen Wirfs-Brock" w:date="2012-04-26T10:43:00Z">
        <w:del w:id="22841" w:author="Rev 8 Allen Wirfs-Brock" w:date="2012-05-10T17:36:00Z">
          <w:r w:rsidR="001F444B" w:rsidRPr="001F444B" w:rsidDel="007110FE">
            <w:rPr>
              <w:rFonts w:ascii="Times New Roman" w:hAnsi="Times New Roman"/>
              <w:i/>
            </w:rPr>
            <w:delText>Consise</w:delText>
          </w:r>
        </w:del>
      </w:ins>
      <w:ins w:id="22842" w:author="Rev 7 Allen Wirfs-Brock" w:date="2012-04-17T14:37:00Z">
        <w:del w:id="22843" w:author="Rev 8 Allen Wirfs-Brock" w:date="2012-05-10T17:36:00Z">
          <w:r w:rsidRPr="0097041B" w:rsidDel="007110FE">
            <w:rPr>
              <w:rFonts w:ascii="Times New Roman" w:hAnsi="Times New Roman"/>
              <w:i/>
            </w:rPr>
            <w:delText>Body</w:delText>
          </w:r>
        </w:del>
      </w:ins>
      <w:ins w:id="22844" w:author="Rev 8 Allen Wirfs-Brock" w:date="2012-05-10T17:36:00Z">
        <w:r w:rsidR="007110FE">
          <w:rPr>
            <w:rFonts w:ascii="Times New Roman" w:hAnsi="Times New Roman"/>
            <w:i/>
          </w:rPr>
          <w:t>ConciseBody</w:t>
        </w:r>
      </w:ins>
      <w:ins w:id="22845" w:author="Rev 7 Allen Wirfs-Brock" w:date="2012-04-17T14:35:00Z">
        <w:r w:rsidR="00AA5DC6" w:rsidRPr="00E77497">
          <w:t xml:space="preserve"> </w:t>
        </w:r>
      </w:ins>
    </w:p>
    <w:p w14:paraId="5063BB42" w14:textId="77777777" w:rsidR="000133D3" w:rsidRPr="0006447F" w:rsidRDefault="000133D3" w:rsidP="000133D3">
      <w:pPr>
        <w:numPr>
          <w:ilvl w:val="0"/>
          <w:numId w:val="763"/>
        </w:numPr>
        <w:contextualSpacing/>
        <w:rPr>
          <w:ins w:id="22846" w:author="Rev 7 Allen Wirfs-Brock" w:date="2012-04-28T18:59:00Z"/>
          <w:rFonts w:ascii="Times New Roman" w:hAnsi="Times New Roman"/>
        </w:rPr>
      </w:pPr>
      <w:commentRangeStart w:id="22847"/>
      <w:ins w:id="22848" w:author="Rev 7 Allen Wirfs-Brock" w:date="2012-04-28T18:59: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22847"/>
        <w:r>
          <w:rPr>
            <w:rStyle w:val="af3"/>
          </w:rPr>
          <w:commentReference w:id="22847"/>
        </w:r>
        <w:r>
          <w:rPr>
            <w:rFonts w:ascii="Times New Roman" w:hAnsi="Times New Roman"/>
          </w:rPr>
          <w:t xml:space="preserve">  </w:t>
        </w:r>
      </w:ins>
    </w:p>
    <w:p w14:paraId="1D13A819" w14:textId="77777777" w:rsidR="000133D3" w:rsidRDefault="000133D3" w:rsidP="000133D3">
      <w:pPr>
        <w:numPr>
          <w:ilvl w:val="0"/>
          <w:numId w:val="763"/>
        </w:numPr>
        <w:contextualSpacing/>
        <w:rPr>
          <w:ins w:id="22849" w:author="Rev 7 Allen Wirfs-Brock" w:date="2012-04-28T18:59:00Z"/>
          <w:rFonts w:ascii="Times New Roman" w:hAnsi="Times New Roman"/>
        </w:rPr>
      </w:pPr>
      <w:ins w:id="22850" w:author="Rev 7 Allen Wirfs-Brock" w:date="2012-04-28T1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2851" w:author="Rev 8 Allen Wirfs-Brock" w:date="2012-06-13T16:02:00Z">
        <w:r w:rsidR="00B33FB4">
          <w:rPr>
            <w:rFonts w:ascii="Times New Roman" w:hAnsi="Times New Roman"/>
          </w:rPr>
          <w:t>running</w:t>
        </w:r>
        <w:r w:rsidR="00B33FB4" w:rsidRPr="00E77497">
          <w:rPr>
            <w:rFonts w:ascii="Times New Roman" w:hAnsi="Times New Roman"/>
          </w:rPr>
          <w:t xml:space="preserve"> </w:t>
        </w:r>
      </w:ins>
      <w:ins w:id="22852" w:author="Rev 7 Allen Wirfs-Brock" w:date="2012-04-28T18:59:00Z">
        <w:del w:id="22853" w:author="Rev 8 Allen Wirfs-Brock" w:date="2012-06-13T16:02: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w:t>
        </w:r>
      </w:ins>
    </w:p>
    <w:p w14:paraId="162487BF" w14:textId="77777777" w:rsidR="000133D3" w:rsidRPr="0006447F" w:rsidRDefault="000133D3" w:rsidP="000133D3">
      <w:pPr>
        <w:numPr>
          <w:ilvl w:val="0"/>
          <w:numId w:val="763"/>
        </w:numPr>
        <w:spacing w:after="220"/>
        <w:contextualSpacing/>
        <w:rPr>
          <w:ins w:id="22854" w:author="Rev 7 Allen Wirfs-Brock" w:date="2012-04-28T18:59:00Z"/>
          <w:rFonts w:ascii="Times New Roman" w:hAnsi="Times New Roman"/>
        </w:rPr>
      </w:pPr>
      <w:ins w:id="22855" w:author="Rev 7 Allen Wirfs-Brock" w:date="2012-04-28T18:59: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ins>
      <w:ins w:id="22856" w:author="Rev 7 Allen Wirfs-Brock" w:date="2012-04-28T19:00:00Z">
        <w:r>
          <w:rPr>
            <w:rFonts w:ascii="Times New Roman" w:hAnsi="Times New Roman"/>
            <w:i/>
          </w:rPr>
          <w:t>Arrow</w:t>
        </w:r>
      </w:ins>
      <w:ins w:id="22857" w:author="Rev 7 Allen Wirfs-Brock" w:date="2012-04-28T18:59:00Z">
        <w:r w:rsidRPr="00E77497">
          <w:rPr>
            <w:rFonts w:ascii="Times New Roman" w:hAnsi="Times New Roman"/>
            <w:i/>
          </w:rPr>
          <w:t>ParameterList</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12787ADD" w14:textId="77777777" w:rsidR="000133D3" w:rsidRPr="00E77497" w:rsidRDefault="000133D3" w:rsidP="000133D3">
      <w:pPr>
        <w:numPr>
          <w:ilvl w:val="0"/>
          <w:numId w:val="763"/>
        </w:numPr>
        <w:rPr>
          <w:ins w:id="22858" w:author="Rev 7 Allen Wirfs-Brock" w:date="2012-04-28T18:58:00Z"/>
          <w:rFonts w:ascii="Times New Roman" w:hAnsi="Times New Roman"/>
        </w:rPr>
      </w:pPr>
      <w:ins w:id="22859" w:author="Rev 7 Allen Wirfs-Brock" w:date="2012-04-28T18:58:00Z">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ins>
    </w:p>
    <w:p w14:paraId="330E26E9" w14:textId="77777777" w:rsidR="000C179D" w:rsidRPr="00E77497" w:rsidRDefault="001F444B" w:rsidP="000C179D">
      <w:pPr>
        <w:pStyle w:val="SyntaxRule"/>
        <w:spacing w:after="240"/>
        <w:rPr>
          <w:ins w:id="22860" w:author="Rev 7 Allen Wirfs-Brock" w:date="2012-04-26T10:14:00Z"/>
        </w:rPr>
      </w:pPr>
      <w:ins w:id="22861" w:author="Rev 7 Allen Wirfs-Brock" w:date="2012-04-26T10:43:00Z">
        <w:del w:id="22862" w:author="Rev 8 Allen Wirfs-Brock" w:date="2012-05-10T17:36:00Z">
          <w:r w:rsidDel="007110FE">
            <w:delText>Consise</w:delText>
          </w:r>
        </w:del>
      </w:ins>
      <w:ins w:id="22863" w:author="Rev 7 Allen Wirfs-Brock" w:date="2012-04-26T10:14:00Z">
        <w:del w:id="22864" w:author="Rev 8 Allen Wirfs-Brock" w:date="2012-05-10T17:36:00Z">
          <w:r w:rsidR="000C179D" w:rsidRPr="00E77497" w:rsidDel="007110FE">
            <w:delText>Body</w:delText>
          </w:r>
        </w:del>
      </w:ins>
      <w:ins w:id="22865" w:author="Rev 8 Allen Wirfs-Brock" w:date="2012-05-10T17:36:00Z">
        <w:r w:rsidR="007110FE">
          <w:t>ConciseBody</w:t>
        </w:r>
      </w:ins>
      <w:ins w:id="22866" w:author="Rev 7 Allen Wirfs-Brock" w:date="2012-04-26T10:14:00Z">
        <w:r w:rsidR="000C179D" w:rsidRPr="00E77497">
          <w:t xml:space="preserve"> </w:t>
        </w:r>
        <w:r w:rsidR="000C179D" w:rsidRPr="00E77497">
          <w:rPr>
            <w:rFonts w:ascii="Arial" w:hAnsi="Arial"/>
            <w:b/>
            <w:i w:val="0"/>
          </w:rPr>
          <w:t xml:space="preserve">:  </w:t>
        </w:r>
        <w:r w:rsidR="000C179D" w:rsidRPr="00E77497">
          <w:rPr>
            <w:rFonts w:ascii="Arial" w:hAnsi="Arial" w:cs="Arial"/>
            <w:i w:val="0"/>
            <w:sz w:val="16"/>
            <w:szCs w:val="16"/>
          </w:rPr>
          <w:t xml:space="preserve">[lookahead </w:t>
        </w:r>
        <w:r w:rsidR="000C179D" w:rsidRPr="00E77497">
          <w:rPr>
            <w:rFonts w:ascii="Arial" w:hAnsi="Arial" w:cs="Arial"/>
            <w:i w:val="0"/>
            <w:sz w:val="16"/>
            <w:szCs w:val="16"/>
          </w:rPr>
          <w:sym w:font="Symbol" w:char="F0CF"/>
        </w:r>
        <w:r w:rsidR="000C179D" w:rsidRPr="00E77497">
          <w:rPr>
            <w:rFonts w:ascii="Arial" w:hAnsi="Arial" w:cs="Arial"/>
            <w:i w:val="0"/>
            <w:sz w:val="16"/>
            <w:szCs w:val="16"/>
          </w:rPr>
          <w:t xml:space="preserve"> {</w:t>
        </w:r>
        <w:r w:rsidR="000C179D">
          <w:rPr>
            <w:rFonts w:ascii="Arial" w:hAnsi="Arial" w:cs="Arial"/>
            <w:i w:val="0"/>
            <w:sz w:val="16"/>
            <w:szCs w:val="16"/>
          </w:rPr>
          <w:t xml:space="preserve"> </w:t>
        </w:r>
        <w:r w:rsidR="000C179D" w:rsidRPr="00E77497">
          <w:rPr>
            <w:rFonts w:ascii="Courier New" w:hAnsi="Courier New"/>
            <w:b/>
            <w:i w:val="0"/>
          </w:rPr>
          <w:t>{</w:t>
        </w:r>
        <w:r w:rsidR="000C179D">
          <w:rPr>
            <w:rFonts w:ascii="Arial" w:hAnsi="Arial" w:cs="Arial"/>
            <w:i w:val="0"/>
            <w:sz w:val="16"/>
            <w:szCs w:val="16"/>
          </w:rPr>
          <w:t xml:space="preserve"> </w:t>
        </w:r>
        <w:r w:rsidR="000C179D" w:rsidRPr="00E77497">
          <w:rPr>
            <w:i w:val="0"/>
            <w:sz w:val="16"/>
            <w:szCs w:val="16"/>
          </w:rPr>
          <w:t>}</w:t>
        </w:r>
        <w:r w:rsidR="000C179D" w:rsidRPr="00701A7B">
          <w:rPr>
            <w:rFonts w:ascii="Arial" w:hAnsi="Arial" w:cs="Arial"/>
            <w:i w:val="0"/>
            <w:sz w:val="16"/>
            <w:szCs w:val="16"/>
          </w:rPr>
          <w:t>]</w:t>
        </w:r>
        <w:r w:rsidR="000C179D">
          <w:rPr>
            <w:rFonts w:ascii="Arial" w:hAnsi="Arial" w:cs="Arial"/>
            <w:i w:val="0"/>
            <w:sz w:val="16"/>
            <w:szCs w:val="16"/>
          </w:rPr>
          <w:t xml:space="preserve">  </w:t>
        </w:r>
        <w:r w:rsidR="000C179D">
          <w:t>Assignment</w:t>
        </w:r>
        <w:r w:rsidR="000C179D" w:rsidRPr="00E77497">
          <w:t xml:space="preserve">Expression </w:t>
        </w:r>
      </w:ins>
    </w:p>
    <w:p w14:paraId="40F77C15" w14:textId="77777777" w:rsidR="000C179D" w:rsidRPr="00E77497" w:rsidRDefault="000C179D" w:rsidP="000C179D">
      <w:pPr>
        <w:numPr>
          <w:ilvl w:val="0"/>
          <w:numId w:val="741"/>
        </w:numPr>
        <w:contextualSpacing/>
        <w:rPr>
          <w:ins w:id="22867" w:author="Rev 7 Allen Wirfs-Brock" w:date="2012-04-26T10:13:00Z"/>
          <w:rFonts w:ascii="Times New Roman" w:hAnsi="Times New Roman"/>
        </w:rPr>
      </w:pPr>
      <w:commentRangeStart w:id="22868"/>
      <w:ins w:id="22869" w:author="Rev 7 Allen Wirfs-Brock" w:date="2012-04-26T10:13:00Z">
        <w:r w:rsidRPr="00E77497">
          <w:rPr>
            <w:rFonts w:ascii="Times New Roman" w:hAnsi="Times New Roman"/>
          </w:rPr>
          <w:t xml:space="preserve">The code of this </w:t>
        </w:r>
      </w:ins>
      <w:ins w:id="22870" w:author="Rev 7 Allen Wirfs-Brock" w:date="2012-04-26T10:17:00Z">
        <w:del w:id="22871" w:author="Rev 8 Allen Wirfs-Brock" w:date="2012-05-10T17:35:00Z">
          <w:r w:rsidDel="007110FE">
            <w:rPr>
              <w:rFonts w:ascii="Times New Roman" w:hAnsi="Times New Roman"/>
              <w:i/>
            </w:rPr>
            <w:delText>Arrow</w:delText>
          </w:r>
        </w:del>
      </w:ins>
      <w:ins w:id="22872" w:author="Rev 8 Allen Wirfs-Brock" w:date="2012-05-10T17:35:00Z">
        <w:r w:rsidR="007110FE">
          <w:rPr>
            <w:rFonts w:ascii="Times New Roman" w:hAnsi="Times New Roman"/>
            <w:i/>
          </w:rPr>
          <w:t>Concise</w:t>
        </w:r>
      </w:ins>
      <w:ins w:id="22873" w:author="Rev 7 Allen Wirfs-Brock" w:date="2012-04-26T10:13:00Z">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ins>
      <w:ins w:id="22874" w:author="Rev 7 Allen Wirfs-Brock" w:date="2012-04-26T10:28:00Z">
        <w:r w:rsidR="007413A3" w:rsidRPr="007413A3">
          <w:rPr>
            <w:rFonts w:ascii="Times New Roman" w:hAnsi="Times New Roman"/>
          </w:rPr>
          <w:t xml:space="preserve"> </w:t>
        </w:r>
        <w:r w:rsidR="007413A3" w:rsidRPr="00E77497">
          <w:rPr>
            <w:rFonts w:ascii="Times New Roman" w:hAnsi="Times New Roman"/>
          </w:rPr>
          <w:t>or if any of the conditions in 10.1.1 apply</w:t>
        </w:r>
      </w:ins>
      <w:ins w:id="22875" w:author="Rev 7 Allen Wirfs-Brock" w:date="2012-04-26T10:13:00Z">
        <w:r w:rsidRPr="00E77497">
          <w:rPr>
            <w:rFonts w:ascii="Times New Roman" w:hAnsi="Times New Roman"/>
          </w:rPr>
          <w:t xml:space="preserve">  If the code of this </w:t>
        </w:r>
      </w:ins>
      <w:ins w:id="22876" w:author="Rev 7 Allen Wirfs-Brock" w:date="2012-04-26T10:17:00Z">
        <w:del w:id="22877" w:author="Rev 8 Allen Wirfs-Brock" w:date="2012-05-10T17:35:00Z">
          <w:r w:rsidR="00A8521B" w:rsidDel="007110FE">
            <w:rPr>
              <w:rFonts w:ascii="Times New Roman" w:hAnsi="Times New Roman"/>
              <w:i/>
            </w:rPr>
            <w:delText>Arrow</w:delText>
          </w:r>
        </w:del>
      </w:ins>
      <w:ins w:id="22878" w:author="Rev 8 Allen Wirfs-Brock" w:date="2012-05-10T17:35:00Z">
        <w:r w:rsidR="007110FE">
          <w:rPr>
            <w:rFonts w:ascii="Times New Roman" w:hAnsi="Times New Roman"/>
            <w:i/>
          </w:rPr>
          <w:t>Concise</w:t>
        </w:r>
      </w:ins>
      <w:ins w:id="22879" w:author="Rev 7 Allen Wirfs-Brock" w:date="2012-04-26T10:13:00Z">
        <w:r w:rsidRPr="000C179D">
          <w:rPr>
            <w:rFonts w:ascii="Times New Roman" w:hAnsi="Times New Roman"/>
            <w:i/>
          </w:rPr>
          <w:t xml:space="preserve">Body </w:t>
        </w:r>
        <w:r w:rsidRPr="00E77497">
          <w:rPr>
            <w:rFonts w:ascii="Times New Roman" w:hAnsi="Times New Roman"/>
          </w:rPr>
          <w:t xml:space="preserve">is strict mode code, </w:t>
        </w:r>
      </w:ins>
      <w:ins w:id="22880" w:author="Rev 7 Allen Wirfs-Brock" w:date="2012-04-26T10:17:00Z">
        <w:r w:rsidR="00A8521B">
          <w:rPr>
            <w:rFonts w:ascii="Times New Roman" w:hAnsi="Times New Roman"/>
            <w:i/>
          </w:rPr>
          <w:t>AssignmentExpression</w:t>
        </w:r>
      </w:ins>
      <w:ins w:id="22881" w:author="Rev 7 Allen Wirfs-Brock" w:date="2012-04-26T10:13:00Z">
        <w:r w:rsidRPr="00E77497">
          <w:rPr>
            <w:rFonts w:ascii="Times New Roman" w:hAnsi="Times New Roman"/>
          </w:rPr>
          <w:t xml:space="preserve"> is evaluated in the following steps as strict mode code. Otherwise, </w:t>
        </w:r>
      </w:ins>
      <w:ins w:id="22882" w:author="Rev 7 Allen Wirfs-Brock" w:date="2012-04-26T10:18:00Z">
        <w:r w:rsidR="00A8521B">
          <w:rPr>
            <w:rFonts w:ascii="Times New Roman" w:hAnsi="Times New Roman"/>
            <w:i/>
          </w:rPr>
          <w:t>AssignmentExpression</w:t>
        </w:r>
        <w:r w:rsidR="00A8521B" w:rsidRPr="00E77497">
          <w:rPr>
            <w:rFonts w:ascii="Times New Roman" w:hAnsi="Times New Roman"/>
          </w:rPr>
          <w:t xml:space="preserve"> </w:t>
        </w:r>
      </w:ins>
      <w:ins w:id="22883" w:author="Rev 7 Allen Wirfs-Brock" w:date="2012-04-26T10:13:00Z">
        <w:r w:rsidRPr="00E77497">
          <w:rPr>
            <w:rFonts w:ascii="Times New Roman" w:hAnsi="Times New Roman"/>
          </w:rPr>
          <w:t>is evaluated in the following steps as non-strict mode code.</w:t>
        </w:r>
      </w:ins>
      <w:commentRangeEnd w:id="22868"/>
      <w:ins w:id="22884" w:author="Rev 7 Allen Wirfs-Brock" w:date="2012-04-26T10:21:00Z">
        <w:r w:rsidR="00A8521B">
          <w:rPr>
            <w:rStyle w:val="af3"/>
          </w:rPr>
          <w:commentReference w:id="22868"/>
        </w:r>
      </w:ins>
    </w:p>
    <w:p w14:paraId="715FF762" w14:textId="77777777" w:rsidR="000C179D" w:rsidRPr="00E77497" w:rsidRDefault="00A8521B" w:rsidP="00A8521B">
      <w:pPr>
        <w:numPr>
          <w:ilvl w:val="0"/>
          <w:numId w:val="741"/>
        </w:numPr>
        <w:spacing w:after="0"/>
        <w:contextualSpacing/>
        <w:rPr>
          <w:ins w:id="22885" w:author="Rev 7 Allen Wirfs-Brock" w:date="2012-04-26T10:13:00Z"/>
          <w:rFonts w:ascii="Times New Roman" w:hAnsi="Times New Roman"/>
        </w:rPr>
      </w:pPr>
      <w:ins w:id="22886" w:author="Rev 7 Allen Wirfs-Brock" w:date="2012-04-26T10:21:00Z">
        <w:r>
          <w:rPr>
            <w:rFonts w:ascii="Times New Roman" w:hAnsi="Times New Roman"/>
          </w:rPr>
          <w:t xml:space="preserve">Let </w:t>
        </w:r>
      </w:ins>
      <w:ins w:id="22887" w:author="Rev 7 Allen Wirfs-Brock" w:date="2012-04-26T10:23:00Z">
        <w:r w:rsidRPr="00A8521B">
          <w:rPr>
            <w:rFonts w:ascii="Times New Roman" w:eastAsia="Times New Roman" w:hAnsi="Times New Roman"/>
            <w:i/>
            <w:spacing w:val="6"/>
            <w:lang w:eastAsia="en-US"/>
          </w:rPr>
          <w:t>exprRef</w:t>
        </w:r>
        <w:r w:rsidRPr="00E77497">
          <w:t xml:space="preserve"> </w:t>
        </w:r>
      </w:ins>
      <w:ins w:id="22888" w:author="Rev 7 Allen Wirfs-Brock" w:date="2012-04-26T10:21:00Z">
        <w:r>
          <w:rPr>
            <w:rFonts w:ascii="Times New Roman" w:hAnsi="Times New Roman"/>
          </w:rPr>
          <w:t>be</w:t>
        </w:r>
      </w:ins>
      <w:ins w:id="22889" w:author="Rev 7 Allen Wirfs-Brock" w:date="2012-04-26T10:13:00Z">
        <w:r w:rsidR="000C179D" w:rsidRPr="00E77497">
          <w:rPr>
            <w:rFonts w:ascii="Times New Roman" w:hAnsi="Times New Roman"/>
          </w:rPr>
          <w:t xml:space="preserve"> the result of evaluating </w:t>
        </w:r>
      </w:ins>
      <w:ins w:id="22890" w:author="Rev 7 Allen Wirfs-Brock" w:date="2012-04-26T10:18:00Z">
        <w:r>
          <w:rPr>
            <w:rFonts w:ascii="Times New Roman" w:hAnsi="Times New Roman"/>
            <w:i/>
          </w:rPr>
          <w:t>AssignmentExpression</w:t>
        </w:r>
      </w:ins>
      <w:ins w:id="22891" w:author="Rev 7 Allen Wirfs-Brock" w:date="2012-04-26T10:13:00Z">
        <w:r w:rsidR="000C179D" w:rsidRPr="00E77497">
          <w:rPr>
            <w:rFonts w:ascii="Times New Roman" w:hAnsi="Times New Roman"/>
          </w:rPr>
          <w:t>.</w:t>
        </w:r>
      </w:ins>
    </w:p>
    <w:p w14:paraId="09A26EEE" w14:textId="77777777" w:rsidR="00A8521B" w:rsidRDefault="00A8521B" w:rsidP="00A8521B">
      <w:pPr>
        <w:pStyle w:val="Alg2"/>
        <w:numPr>
          <w:ilvl w:val="0"/>
          <w:numId w:val="741"/>
        </w:numPr>
        <w:contextualSpacing/>
        <w:rPr>
          <w:ins w:id="22892" w:author="Rev 7 Allen Wirfs-Brock" w:date="2012-04-26T10:23:00Z"/>
        </w:rPr>
      </w:pPr>
      <w:ins w:id="22893" w:author="Rev 7 Allen Wirfs-Brock" w:date="2012-04-26T10:23:00Z">
        <w:r>
          <w:t xml:space="preserve">Let </w:t>
        </w:r>
        <w:r w:rsidRPr="00327BF7">
          <w:rPr>
            <w:i/>
          </w:rPr>
          <w:t>exprValue</w:t>
        </w:r>
        <w:r>
          <w:t xml:space="preserve"> be </w:t>
        </w:r>
        <w:r w:rsidRPr="00E77497">
          <w:t>GetValue(</w:t>
        </w:r>
        <w:commentRangeStart w:id="22894"/>
        <w:r w:rsidRPr="00E77497">
          <w:rPr>
            <w:i/>
          </w:rPr>
          <w:t>exprRef</w:t>
        </w:r>
      </w:ins>
      <w:commentRangeEnd w:id="22894"/>
      <w:r w:rsidR="00B356D2">
        <w:rPr>
          <w:rStyle w:val="af3"/>
          <w:rFonts w:ascii="Arial" w:eastAsia="MS Mincho" w:hAnsi="Arial"/>
          <w:spacing w:val="0"/>
          <w:lang w:eastAsia="ja-JP"/>
        </w:rPr>
        <w:commentReference w:id="22894"/>
      </w:r>
      <w:ins w:id="22895" w:author="Rev 7 Allen Wirfs-Brock" w:date="2012-04-26T10:23:00Z">
        <w:r w:rsidRPr="00E77497">
          <w:t>)</w:t>
        </w:r>
        <w:r>
          <w:t>.</w:t>
        </w:r>
      </w:ins>
    </w:p>
    <w:p w14:paraId="37864B8C" w14:textId="77777777" w:rsidR="00A8521B" w:rsidRDefault="00A8521B" w:rsidP="00A8521B">
      <w:pPr>
        <w:pStyle w:val="Alg2"/>
        <w:numPr>
          <w:ilvl w:val="0"/>
          <w:numId w:val="741"/>
        </w:numPr>
        <w:contextualSpacing/>
        <w:rPr>
          <w:ins w:id="22896" w:author="Rev 7 Allen Wirfs-Brock" w:date="2012-04-26T10:23:00Z"/>
        </w:rPr>
      </w:pPr>
      <w:ins w:id="22897" w:author="Rev 7 Allen Wirfs-Brock" w:date="2012-04-26T10:23:00Z">
        <w:r>
          <w:t xml:space="preserve">If </w:t>
        </w:r>
        <w:r w:rsidRPr="006A5E27">
          <w:rPr>
            <w:i/>
          </w:rPr>
          <w:t>exprValue</w:t>
        </w:r>
        <w:r>
          <w:t xml:space="preserve"> is an abrupt completion, return </w:t>
        </w:r>
        <w:r w:rsidRPr="006A5E27">
          <w:rPr>
            <w:i/>
          </w:rPr>
          <w:t>exprValue</w:t>
        </w:r>
        <w:r>
          <w:t>.</w:t>
        </w:r>
      </w:ins>
    </w:p>
    <w:p w14:paraId="360CFE58" w14:textId="77777777" w:rsidR="00A8521B" w:rsidRPr="00E77497" w:rsidRDefault="00A8521B" w:rsidP="00A8521B">
      <w:pPr>
        <w:pStyle w:val="Alg2"/>
        <w:numPr>
          <w:ilvl w:val="0"/>
          <w:numId w:val="741"/>
        </w:numPr>
        <w:spacing w:after="220"/>
        <w:rPr>
          <w:ins w:id="22898" w:author="Rev 7 Allen Wirfs-Brock" w:date="2012-04-26T10:23:00Z"/>
        </w:rPr>
      </w:pPr>
      <w:ins w:id="22899" w:author="Rev 7 Allen Wirfs-Brock" w:date="2012-04-26T10:23:00Z">
        <w:r w:rsidRPr="00E77497">
          <w:t xml:space="preserve">Return </w:t>
        </w:r>
        <w:r>
          <w:t xml:space="preserve">Completion {[[type]]: </w:t>
        </w:r>
        <w:r w:rsidRPr="00E77497">
          <w:rPr>
            <w:rFonts w:ascii="Arial" w:hAnsi="Arial" w:cs="Arial"/>
          </w:rPr>
          <w:t>return</w:t>
        </w:r>
        <w:r w:rsidRPr="00E77497">
          <w:t xml:space="preserve">, </w:t>
        </w:r>
        <w:r>
          <w:t xml:space="preserve">[[value]]: </w:t>
        </w:r>
        <w:r w:rsidRPr="00675312">
          <w:rPr>
            <w:i/>
          </w:rPr>
          <w:t xml:space="preserve"> </w:t>
        </w:r>
        <w:r w:rsidRPr="006A5E27">
          <w:rPr>
            <w:i/>
          </w:rPr>
          <w:t>exprValue</w:t>
        </w:r>
        <w:r w:rsidRPr="00E77497">
          <w:t xml:space="preserve">, </w:t>
        </w:r>
        <w:r>
          <w:t xml:space="preserve">[[target]]: </w:t>
        </w:r>
        <w:r w:rsidRPr="00E77497">
          <w:rPr>
            <w:rFonts w:ascii="Arial" w:hAnsi="Arial" w:cs="Arial"/>
          </w:rPr>
          <w:t>empty</w:t>
        </w:r>
        <w:r>
          <w:t>}</w:t>
        </w:r>
        <w:r w:rsidRPr="00E77497">
          <w:t>.</w:t>
        </w:r>
      </w:ins>
    </w:p>
    <w:p w14:paraId="2B86508F" w14:textId="77777777" w:rsidR="00A8521B" w:rsidRPr="00E77497" w:rsidDel="00C730F4" w:rsidRDefault="001F444B" w:rsidP="00A8521B">
      <w:pPr>
        <w:pStyle w:val="SyntaxRule"/>
        <w:spacing w:after="240"/>
        <w:rPr>
          <w:ins w:id="22900" w:author="Rev 7 Allen Wirfs-Brock" w:date="2012-04-26T10:26:00Z"/>
          <w:del w:id="22901" w:author="Rev 8 Allen Wirfs-Brock" w:date="2012-06-01T09:17:00Z"/>
        </w:rPr>
      </w:pPr>
      <w:ins w:id="22902" w:author="Rev 7 Allen Wirfs-Brock" w:date="2012-04-26T10:43:00Z">
        <w:del w:id="22903" w:author="Rev 8 Allen Wirfs-Brock" w:date="2012-05-10T17:36:00Z">
          <w:r w:rsidDel="007110FE">
            <w:delText>Consise</w:delText>
          </w:r>
        </w:del>
      </w:ins>
      <w:ins w:id="22904" w:author="Rev 7 Allen Wirfs-Brock" w:date="2012-04-26T10:26:00Z">
        <w:del w:id="22905" w:author="Rev 8 Allen Wirfs-Brock" w:date="2012-05-10T17:36:00Z">
          <w:r w:rsidR="00A8521B" w:rsidRPr="00E77497" w:rsidDel="007110FE">
            <w:delText>Body</w:delText>
          </w:r>
        </w:del>
        <w:del w:id="22906" w:author="Rev 8 Allen Wirfs-Brock" w:date="2012-06-01T09:17:00Z">
          <w:r w:rsidR="00A8521B" w:rsidRPr="00E77497" w:rsidDel="00C730F4">
            <w:delText xml:space="preserve"> </w:delText>
          </w:r>
          <w:r w:rsidR="00A8521B" w:rsidRPr="00E77497" w:rsidDel="00C730F4">
            <w:rPr>
              <w:rFonts w:ascii="Arial" w:hAnsi="Arial"/>
              <w:b/>
              <w:i w:val="0"/>
            </w:rPr>
            <w:delText xml:space="preserve">:  </w:delText>
          </w:r>
          <w:r w:rsidR="00A8521B" w:rsidRPr="00E77497" w:rsidDel="00C730F4">
            <w:rPr>
              <w:rFonts w:ascii="Courier New" w:hAnsi="Courier New"/>
              <w:b/>
              <w:i w:val="0"/>
            </w:rPr>
            <w:delText>{</w:delText>
          </w:r>
          <w:r w:rsidR="00A8521B" w:rsidDel="00C730F4">
            <w:rPr>
              <w:rFonts w:ascii="Courier New" w:hAnsi="Courier New"/>
              <w:b/>
              <w:i w:val="0"/>
            </w:rPr>
            <w:delText xml:space="preserve"> </w:delText>
          </w:r>
          <w:r w:rsidR="00A8521B" w:rsidDel="00C730F4">
            <w:delText>FunctionBody</w:delText>
          </w:r>
          <w:r w:rsidR="00A8521B" w:rsidRPr="00E77497" w:rsidDel="00C730F4">
            <w:delText xml:space="preserve"> </w:delText>
          </w:r>
          <w:r w:rsidR="00A8521B" w:rsidRPr="00E77497" w:rsidDel="00C730F4">
            <w:rPr>
              <w:rFonts w:ascii="Courier New" w:hAnsi="Courier New"/>
              <w:b/>
              <w:i w:val="0"/>
            </w:rPr>
            <w:delText>}</w:delText>
          </w:r>
        </w:del>
      </w:ins>
    </w:p>
    <w:p w14:paraId="5ACD4894" w14:textId="77777777" w:rsidR="00A8521B" w:rsidRPr="00E77497" w:rsidDel="00C730F4" w:rsidRDefault="00A8521B" w:rsidP="00A8521B">
      <w:pPr>
        <w:pStyle w:val="Alg4"/>
        <w:numPr>
          <w:ilvl w:val="0"/>
          <w:numId w:val="743"/>
        </w:numPr>
        <w:spacing w:after="220"/>
        <w:contextualSpacing/>
        <w:rPr>
          <w:ins w:id="22907" w:author="Rev 7 Allen Wirfs-Brock" w:date="2012-04-26T10:26:00Z"/>
          <w:del w:id="22908" w:author="Rev 8 Allen Wirfs-Brock" w:date="2012-06-01T09:17:00Z"/>
        </w:rPr>
      </w:pPr>
      <w:ins w:id="22909" w:author="Rev 7 Allen Wirfs-Brock" w:date="2012-04-26T10:26:00Z">
        <w:del w:id="22910" w:author="Rev 8 Allen Wirfs-Brock" w:date="2012-06-01T09:17:00Z">
          <w:r w:rsidRPr="00E77497" w:rsidDel="00C730F4">
            <w:delText xml:space="preserve">Return the </w:delText>
          </w:r>
        </w:del>
      </w:ins>
      <w:ins w:id="22911" w:author="Rev 7 Allen Wirfs-Brock" w:date="2012-04-26T10:31:00Z">
        <w:del w:id="22912" w:author="Rev 8 Allen Wirfs-Brock" w:date="2012-06-01T09:17:00Z">
          <w:r w:rsidR="007413A3" w:rsidDel="00C730F4">
            <w:delText>result of evaluating</w:delText>
          </w:r>
        </w:del>
      </w:ins>
      <w:ins w:id="22913" w:author="Rev 7 Allen Wirfs-Brock" w:date="2012-04-26T10:26:00Z">
        <w:del w:id="22914" w:author="Rev 8 Allen Wirfs-Brock" w:date="2012-06-01T09:17:00Z">
          <w:r w:rsidRPr="00E77497" w:rsidDel="00C730F4">
            <w:delText xml:space="preserve"> </w:delText>
          </w:r>
          <w:r w:rsidDel="00C730F4">
            <w:rPr>
              <w:i/>
            </w:rPr>
            <w:delText>FunctionBody</w:delText>
          </w:r>
          <w:r w:rsidRPr="00E77497" w:rsidDel="00C730F4">
            <w:delText>.</w:delText>
          </w:r>
        </w:del>
      </w:ins>
    </w:p>
    <w:p w14:paraId="10662C50" w14:textId="77777777" w:rsidR="00572B17" w:rsidRPr="00E77497" w:rsidRDefault="00572B17" w:rsidP="00572B17">
      <w:pPr>
        <w:pStyle w:val="20"/>
        <w:numPr>
          <w:ilvl w:val="0"/>
          <w:numId w:val="0"/>
        </w:numPr>
        <w:rPr>
          <w:ins w:id="22915" w:author="Rev 7 Allen Wirfs-Brock" w:date="2012-04-26T10:50:00Z"/>
        </w:rPr>
      </w:pPr>
      <w:bookmarkStart w:id="22916" w:name="_Toc329528830"/>
      <w:ins w:id="22917" w:author="Rev 7 Allen Wirfs-Brock" w:date="2012-04-26T10:50:00Z">
        <w:r>
          <w:t>13.3</w:t>
        </w:r>
        <w:r>
          <w:tab/>
        </w:r>
      </w:ins>
      <w:ins w:id="22918" w:author="Rev 7 Allen Wirfs-Brock" w:date="2012-04-26T10:52:00Z">
        <w:r>
          <w:t>Method</w:t>
        </w:r>
      </w:ins>
      <w:ins w:id="22919" w:author="Rev 7 Allen Wirfs-Brock" w:date="2012-04-26T10:50:00Z">
        <w:r w:rsidRPr="00E77497">
          <w:t xml:space="preserve"> Definition</w:t>
        </w:r>
        <w:r>
          <w:t>s</w:t>
        </w:r>
        <w:bookmarkEnd w:id="22916"/>
      </w:ins>
    </w:p>
    <w:p w14:paraId="3ABEA4AC" w14:textId="77777777" w:rsidR="00572B17" w:rsidRPr="00E77497" w:rsidRDefault="00572B17" w:rsidP="00572B17">
      <w:pPr>
        <w:pStyle w:val="Syntax"/>
        <w:rPr>
          <w:ins w:id="22920" w:author="Rev 7 Allen Wirfs-Brock" w:date="2012-04-26T10:50:00Z"/>
        </w:rPr>
      </w:pPr>
      <w:ins w:id="22921" w:author="Rev 7 Allen Wirfs-Brock" w:date="2012-04-26T10:50:00Z">
        <w:r w:rsidRPr="00E77497">
          <w:t>Syntax</w:t>
        </w:r>
      </w:ins>
    </w:p>
    <w:p w14:paraId="3EC02962" w14:textId="77777777" w:rsidR="00572B17" w:rsidRPr="00E77497" w:rsidRDefault="00572B17" w:rsidP="00572B17">
      <w:pPr>
        <w:pStyle w:val="SyntaxRule"/>
        <w:rPr>
          <w:ins w:id="22922" w:author="Rev 7 Allen Wirfs-Brock" w:date="2012-04-26T10:52:00Z"/>
          <w:b/>
        </w:rPr>
      </w:pPr>
      <w:ins w:id="22923" w:author="Rev 7 Allen Wirfs-Brock" w:date="2012-04-26T10:52:00Z">
        <w:r>
          <w:t>MethodDefinition</w:t>
        </w:r>
        <w:r w:rsidRPr="00E77497">
          <w:rPr>
            <w:rFonts w:ascii="Arial" w:hAnsi="Arial" w:cs="Arial"/>
            <w:b/>
          </w:rPr>
          <w:t xml:space="preserve"> </w:t>
        </w:r>
        <w:r w:rsidRPr="00E77497">
          <w:rPr>
            <w:rFonts w:ascii="Arial" w:hAnsi="Arial" w:cs="Arial"/>
            <w:b/>
            <w:i w:val="0"/>
          </w:rPr>
          <w:t>:</w:t>
        </w:r>
      </w:ins>
    </w:p>
    <w:p w14:paraId="6D0078B4" w14:textId="77777777" w:rsidR="00572B17" w:rsidRPr="00E77497" w:rsidRDefault="00572B17" w:rsidP="00572B17">
      <w:pPr>
        <w:pStyle w:val="SyntaxDefinition"/>
      </w:pPr>
      <w:ins w:id="22924" w:author="Rev 7 Allen Wirfs-Brock" w:date="2012-04-26T10:52: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22925" w:author="Rev 7 Allen Wirfs-Brock" w:date="2012-04-26T11:30:00Z">
        <w:del w:id="22926" w:author="Rev 8 Allen Wirfs-Brock" w:date="2012-05-10T17:36:00Z">
          <w:r w:rsidR="00F5321D" w:rsidRPr="001F444B" w:rsidDel="007110FE">
            <w:delText>Consise</w:delText>
          </w:r>
          <w:r w:rsidR="00F5321D" w:rsidRPr="0097041B" w:rsidDel="007110FE">
            <w:rPr>
              <w:i w:val="0"/>
            </w:rPr>
            <w:delText>Body</w:delText>
          </w:r>
        </w:del>
      </w:ins>
      <w:ins w:id="22927" w:author="Rev 8 Allen Wirfs-Brock" w:date="2012-05-24T18:45: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2928" w:author="Rev 7 Allen Wirfs-Brock" w:date="2012-04-26T11:30:00Z">
        <w:r w:rsidR="00F5321D" w:rsidRPr="00E77497">
          <w:rPr>
            <w:rFonts w:ascii="Courier New" w:hAnsi="Courier New"/>
            <w:b/>
            <w:i w:val="0"/>
          </w:rPr>
          <w:t xml:space="preserve"> </w:t>
        </w:r>
      </w:ins>
      <w:ins w:id="22929" w:author="Rev 7 Allen Wirfs-Brock" w:date="2012-04-26T10:52:00Z">
        <w:r w:rsidRPr="00F75C52">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22930" w:author="Rev 7 Allen Wirfs-Brock" w:date="2012-04-26T11:30:00Z">
        <w:del w:id="22931" w:author="Rev 8 Allen Wirfs-Brock" w:date="2012-05-10T17:36:00Z">
          <w:r w:rsidR="00F5321D" w:rsidRPr="001F444B" w:rsidDel="007110FE">
            <w:delText>Consise</w:delText>
          </w:r>
          <w:r w:rsidR="00F5321D" w:rsidRPr="0097041B" w:rsidDel="007110FE">
            <w:rPr>
              <w:i w:val="0"/>
            </w:rPr>
            <w:delText>Body</w:delText>
          </w:r>
        </w:del>
      </w:ins>
      <w:ins w:id="22932" w:author="Rev 8 Allen Wirfs-Brock" w:date="2012-05-24T18:45: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2933" w:author="Rev 7 Allen Wirfs-Brock" w:date="2012-04-26T11:30:00Z">
        <w:r w:rsidR="00F5321D" w:rsidRPr="00E77497">
          <w:rPr>
            <w:rFonts w:ascii="Courier New" w:hAnsi="Courier New"/>
            <w:b/>
            <w:i w:val="0"/>
          </w:rPr>
          <w:t xml:space="preserve"> </w:t>
        </w:r>
      </w:ins>
      <w:ins w:id="22934" w:author="Rev 7 Allen Wirfs-Brock" w:date="2012-04-26T10:52:00Z">
        <w:r w:rsidRPr="00E77497">
          <w:br/>
        </w:r>
      </w:ins>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del w:id="22935" w:author="Rev 7 Allen Wirfs-Brock" w:date="2012-04-26T11:31:00Z">
        <w:r w:rsidRPr="00E77497" w:rsidDel="00C318A3">
          <w:rPr>
            <w:rFonts w:ascii="Courier New" w:hAnsi="Courier New" w:cs="Courier New"/>
            <w:b/>
            <w:i w:val="0"/>
          </w:rPr>
          <w:delText>{</w:delText>
        </w:r>
        <w:r w:rsidRPr="00E77497" w:rsidDel="00C318A3">
          <w:rPr>
            <w:rFonts w:ascii="Courier New" w:hAnsi="Courier New" w:cs="Courier New"/>
            <w:i w:val="0"/>
          </w:rPr>
          <w:delText xml:space="preserve"> </w:delText>
        </w:r>
      </w:del>
      <w:ins w:id="22936" w:author="Rev 7 Allen Wirfs-Brock" w:date="2012-04-26T11:31:00Z">
        <w:del w:id="22937" w:author="Rev 8 Allen Wirfs-Brock" w:date="2012-05-10T17:36:00Z">
          <w:r w:rsidR="00C318A3" w:rsidRPr="001F444B" w:rsidDel="007110FE">
            <w:delText>Consise</w:delText>
          </w:r>
          <w:r w:rsidR="00C318A3" w:rsidRPr="0097041B" w:rsidDel="007110FE">
            <w:rPr>
              <w:i w:val="0"/>
            </w:rPr>
            <w:delText>Body</w:delText>
          </w:r>
        </w:del>
      </w:ins>
      <w:ins w:id="22938" w:author="Rev 8 Allen Wirfs-Brock" w:date="2012-05-24T18:46: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2939" w:author="Rev 7 Allen Wirfs-Brock" w:date="2012-04-26T11:31:00Z">
        <w:r w:rsidR="00C318A3" w:rsidRPr="00E77497" w:rsidDel="00C318A3">
          <w:t xml:space="preserve"> </w:t>
        </w:r>
      </w:ins>
      <w:del w:id="22940"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del w:id="22941" w:author="Rev 8 Allen Wirfs-Brock" w:date="2012-05-24T18:46:00Z">
        <w:r w:rsidRPr="00E77497" w:rsidDel="00D969B2">
          <w:rPr>
            <w:rFonts w:ascii="Courier New" w:hAnsi="Courier New" w:cs="Courier New"/>
            <w:b/>
            <w:i w:val="0"/>
          </w:rPr>
          <w:delText xml:space="preserve"> </w:delText>
        </w:r>
      </w:del>
      <w:del w:id="22942" w:author="Rev 7 Allen Wirfs-Brock" w:date="2012-04-26T11:31:00Z">
        <w:r w:rsidRPr="00E77497" w:rsidDel="00C318A3">
          <w:rPr>
            <w:rFonts w:ascii="Courier New" w:hAnsi="Courier New" w:cs="Courier New"/>
            <w:b/>
            <w:i w:val="0"/>
          </w:rPr>
          <w:delText xml:space="preserve">{ </w:delText>
        </w:r>
      </w:del>
      <w:ins w:id="22943" w:author="Rev 7 Allen Wirfs-Brock" w:date="2012-04-26T11:31:00Z">
        <w:del w:id="22944" w:author="Rev 8 Allen Wirfs-Brock" w:date="2012-05-10T17:36:00Z">
          <w:r w:rsidR="00C318A3" w:rsidRPr="001F444B" w:rsidDel="007110FE">
            <w:delText>Consise</w:delText>
          </w:r>
          <w:r w:rsidR="00C318A3" w:rsidRPr="0097041B" w:rsidDel="007110FE">
            <w:rPr>
              <w:i w:val="0"/>
            </w:rPr>
            <w:delText>Body</w:delText>
          </w:r>
        </w:del>
      </w:ins>
      <w:ins w:id="22945" w:author="Rev 8 Allen Wirfs-Brock" w:date="2012-05-24T18:46: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2946" w:author="Rev 7 Allen Wirfs-Brock" w:date="2012-04-26T11:31:00Z">
        <w:r w:rsidR="00C318A3" w:rsidRPr="00E77497" w:rsidDel="00C318A3">
          <w:t xml:space="preserve"> </w:t>
        </w:r>
      </w:ins>
      <w:del w:id="22947"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p>
    <w:p w14:paraId="46238501" w14:textId="77777777"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5BB25BB1" w14:textId="77777777" w:rsidR="00572B17" w:rsidRPr="00E77497" w:rsidRDefault="00572B17" w:rsidP="00572B17">
      <w:pPr>
        <w:pStyle w:val="SyntaxDefinition"/>
        <w:rPr>
          <w:ins w:id="22948" w:author="Rev 7 Allen Wirfs-Brock" w:date="2012-04-26T10:52:00Z"/>
        </w:rPr>
      </w:pPr>
      <w:ins w:id="22949" w:author="Rev 7 Allen Wirfs-Brock" w:date="2012-04-26T10:52:00Z">
        <w:r w:rsidRPr="00E77497">
          <w:t xml:space="preserve">BindingIdentifier </w:t>
        </w:r>
        <w:r w:rsidRPr="00E77497">
          <w:br/>
          <w:t xml:space="preserve">BindingPattern </w:t>
        </w:r>
      </w:ins>
    </w:p>
    <w:p w14:paraId="64747774" w14:textId="77777777" w:rsidR="00BF5CDF" w:rsidRPr="00E77497" w:rsidRDefault="00BF5CDF" w:rsidP="00BF5CDF">
      <w:pPr>
        <w:pStyle w:val="40"/>
        <w:numPr>
          <w:ilvl w:val="0"/>
          <w:numId w:val="0"/>
        </w:numPr>
        <w:rPr>
          <w:ins w:id="22950" w:author="Rev 7 Allen Wirfs-Brock" w:date="2012-04-26T11:01:00Z"/>
        </w:rPr>
      </w:pPr>
      <w:ins w:id="22951" w:author="Rev 7 Allen Wirfs-Brock" w:date="2012-04-26T11:01:00Z">
        <w:r w:rsidRPr="00E77497">
          <w:t>Static Semantics</w:t>
        </w:r>
      </w:ins>
    </w:p>
    <w:p w14:paraId="63179B65" w14:textId="77777777" w:rsidR="00BF5CDF" w:rsidRPr="00E77497" w:rsidRDefault="00BF5CDF" w:rsidP="00BF5CDF">
      <w:pPr>
        <w:rPr>
          <w:ins w:id="22952" w:author="Rev 7 Allen Wirfs-Brock" w:date="2012-04-26T11:01:00Z"/>
          <w:rFonts w:ascii="Helvetica" w:hAnsi="Helvetica"/>
          <w:b/>
        </w:rPr>
      </w:pPr>
      <w:ins w:id="22953" w:author="Rev 7 Allen Wirfs-Brock" w:date="2012-04-26T11:01:00Z">
        <w:r w:rsidRPr="00E77497">
          <w:rPr>
            <w:rFonts w:ascii="Helvetica" w:hAnsi="Helvetica"/>
            <w:b/>
          </w:rPr>
          <w:t>Early Errors</w:t>
        </w:r>
      </w:ins>
    </w:p>
    <w:p w14:paraId="1BB14E01" w14:textId="77777777" w:rsidR="00BF5CDF" w:rsidRDefault="00BF5CDF" w:rsidP="00BF5CDF">
      <w:pPr>
        <w:spacing w:after="0"/>
        <w:rPr>
          <w:ins w:id="22954" w:author="Rev 7 Allen Wirfs-Brock" w:date="2012-04-26T11:01:00Z"/>
          <w:rFonts w:ascii="Courier New" w:hAnsi="Courier New" w:cs="Courier New"/>
          <w:b/>
          <w:iCs/>
        </w:rPr>
      </w:pPr>
      <w:ins w:id="22955" w:author="Rev 7 Allen Wirfs-Brock" w:date="2012-04-26T11:01:00Z">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2956" w:author="Rev 7 Allen Wirfs-Brock" w:date="2012-04-26T11:31:00Z">
        <w:del w:id="22957" w:author="Rev 8 Allen Wirfs-Brock" w:date="2012-05-10T17:36: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2958" w:author="Rev 8 Allen Wirfs-Brock" w:date="2012-05-24T18:46:00Z">
        <w:r w:rsidR="00D969B2" w:rsidRPr="00D969B2">
          <w:t xml:space="preserve"> </w:t>
        </w:r>
        <w:r w:rsidR="00D969B2" w:rsidRPr="00140F69">
          <w:rPr>
            <w:rFonts w:ascii="Courier New" w:eastAsia="Times New Roman" w:hAnsi="Courier New"/>
            <w:b/>
            <w:lang w:eastAsia="en-US"/>
          </w:rPr>
          <w:t>{</w:t>
        </w:r>
        <w:r w:rsidR="00D969B2" w:rsidRPr="00D969B2">
          <w:rPr>
            <w:rFonts w:ascii="Times New Roman" w:hAnsi="Times New Roman"/>
            <w:i/>
          </w:rPr>
          <w:t xml:space="preserve"> FunctionBody </w:t>
        </w:r>
        <w:r w:rsidR="00D969B2" w:rsidRPr="00140F69">
          <w:rPr>
            <w:rFonts w:ascii="Courier New" w:eastAsia="Times New Roman" w:hAnsi="Courier New"/>
            <w:b/>
            <w:lang w:eastAsia="en-US"/>
          </w:rPr>
          <w:t>}</w:t>
        </w:r>
      </w:ins>
      <w:ins w:id="22959" w:author="Rev 7 Allen Wirfs-Brock" w:date="2012-04-26T11:31:00Z">
        <w:r w:rsidR="00C318A3" w:rsidRPr="008B7F6F">
          <w:rPr>
            <w:rFonts w:ascii="Courier New" w:hAnsi="Courier New" w:cs="Courier New"/>
            <w:b/>
            <w:iCs/>
          </w:rPr>
          <w:t xml:space="preserve"> </w:t>
        </w:r>
      </w:ins>
    </w:p>
    <w:p w14:paraId="7C0A4DCF" w14:textId="77777777" w:rsidR="00BF5CDF" w:rsidRPr="00250FC6" w:rsidRDefault="00BF5CDF" w:rsidP="00BF5CDF">
      <w:pPr>
        <w:spacing w:before="60" w:after="60"/>
        <w:rPr>
          <w:ins w:id="22960" w:author="Rev 7 Allen Wirfs-Brock" w:date="2012-04-26T11:01:00Z"/>
          <w:rFonts w:cs="Arial"/>
          <w:iCs/>
        </w:rPr>
      </w:pPr>
      <w:ins w:id="22961" w:author="Rev 7 Allen Wirfs-Brock" w:date="2012-04-26T11:01:00Z">
        <w:r>
          <w:rPr>
            <w:rFonts w:cs="Arial"/>
            <w:iCs/>
          </w:rPr>
          <w:t>a</w:t>
        </w:r>
        <w:r w:rsidRPr="00250FC6">
          <w:rPr>
            <w:rFonts w:cs="Arial"/>
            <w:iCs/>
          </w:rPr>
          <w:t>nd</w:t>
        </w:r>
      </w:ins>
    </w:p>
    <w:p w14:paraId="3257E90C" w14:textId="77777777" w:rsidR="00BF5CDF" w:rsidRDefault="00BF5CDF" w:rsidP="00BF5CDF">
      <w:pPr>
        <w:rPr>
          <w:ins w:id="22962" w:author="Rev 7 Allen Wirfs-Brock" w:date="2012-04-26T11:01:00Z"/>
          <w:rFonts w:ascii="Courier New" w:hAnsi="Courier New" w:cs="Courier New"/>
          <w:b/>
          <w:iCs/>
        </w:rPr>
      </w:pPr>
      <w:ins w:id="22963" w:author="Rev 7 Allen Wirfs-Brock" w:date="2012-04-26T11:01:00Z">
        <w:r>
          <w:rPr>
            <w:rStyle w:val="bnf"/>
          </w:rPr>
          <w:t>MethodDefinition</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2964" w:author="Rev 7 Allen Wirfs-Brock" w:date="2012-04-26T11:31:00Z">
        <w:del w:id="22965" w:author="Rev 8 Allen Wirfs-Brock" w:date="2012-05-10T17:36:00Z">
          <w:r w:rsidR="00C318A3" w:rsidRPr="00140F69" w:rsidDel="007110FE">
            <w:rPr>
              <w:rFonts w:ascii="Courier New" w:hAnsi="Courier New" w:cs="Courier New"/>
              <w:b/>
              <w:i/>
            </w:rPr>
            <w:delText>ConsiseBody</w:delText>
          </w:r>
        </w:del>
      </w:ins>
      <w:ins w:id="22966" w:author="Rev 8 Allen Wirfs-Brock" w:date="2012-05-24T18:47: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2967" w:author="Rev 7 Allen Wirfs-Brock" w:date="2012-04-26T11:31:00Z">
        <w:del w:id="22968" w:author="Rev 8 Allen Wirfs-Brock" w:date="2012-05-24T18:47:00Z">
          <w:r w:rsidR="00C318A3" w:rsidRPr="008B7F6F" w:rsidDel="00D969B2">
            <w:rPr>
              <w:rFonts w:ascii="Courier New" w:hAnsi="Courier New" w:cs="Courier New"/>
              <w:b/>
              <w:iCs/>
            </w:rPr>
            <w:delText xml:space="preserve"> </w:delText>
          </w:r>
        </w:del>
      </w:ins>
    </w:p>
    <w:p w14:paraId="71944C18" w14:textId="77777777" w:rsidR="00BF5CDF" w:rsidRPr="003B4312" w:rsidRDefault="00BF5CDF" w:rsidP="00BF5CDF">
      <w:pPr>
        <w:numPr>
          <w:ilvl w:val="0"/>
          <w:numId w:val="737"/>
        </w:numPr>
        <w:spacing w:after="220"/>
        <w:contextualSpacing/>
        <w:rPr>
          <w:ins w:id="22969" w:author="Rev 7 Allen Wirfs-Brock" w:date="2012-04-26T11:01:00Z"/>
        </w:rPr>
      </w:pPr>
      <w:ins w:id="22970" w:author="Rev 7 Allen Wirfs-Brock" w:date="2012-04-26T11:01:00Z">
        <w:r w:rsidRPr="00E77497">
          <w:t xml:space="preserve">It is a Syntax Error if any element of the LexicallyDeclaredNames of </w:t>
        </w:r>
        <w:r w:rsidRPr="00E77497">
          <w:rPr>
            <w:rFonts w:ascii="Times New Roman" w:hAnsi="Times New Roman"/>
            <w:i/>
          </w:rPr>
          <w:t>FormalParameterList</w:t>
        </w:r>
        <w:r w:rsidRPr="00E77497">
          <w:t xml:space="preserve"> </w:t>
        </w:r>
        <w:r w:rsidRPr="004D1BD1">
          <w:t xml:space="preserve">also occurs in the VarDeclaredNames of </w:t>
        </w:r>
      </w:ins>
      <w:ins w:id="22971" w:author="Rev 7 Allen Wirfs-Brock" w:date="2012-04-26T11:32:00Z">
        <w:del w:id="22972" w:author="Rev 8 Allen Wirfs-Brock" w:date="2012-05-24T18:48:00Z">
          <w:r w:rsidR="00C318A3" w:rsidDel="00D969B2">
            <w:rPr>
              <w:rFonts w:ascii="Times New Roman" w:hAnsi="Times New Roman"/>
              <w:i/>
            </w:rPr>
            <w:delText>Concise</w:delText>
          </w:r>
        </w:del>
      </w:ins>
      <w:ins w:id="22973" w:author="Rev 8 Allen Wirfs-Brock" w:date="2012-05-24T18:48:00Z">
        <w:r w:rsidR="00D969B2">
          <w:rPr>
            <w:rFonts w:ascii="Times New Roman" w:hAnsi="Times New Roman"/>
            <w:i/>
          </w:rPr>
          <w:t>Function</w:t>
        </w:r>
      </w:ins>
      <w:ins w:id="22974" w:author="Rev 7 Allen Wirfs-Brock" w:date="2012-04-26T11:32:00Z">
        <w:r w:rsidR="00C318A3" w:rsidRPr="00B820AB">
          <w:rPr>
            <w:rFonts w:ascii="Times New Roman" w:hAnsi="Times New Roman"/>
            <w:i/>
          </w:rPr>
          <w:t>Body</w:t>
        </w:r>
      </w:ins>
      <w:ins w:id="22975" w:author="Rev 7 Allen Wirfs-Brock" w:date="2012-04-26T11:01:00Z">
        <w:r w:rsidRPr="003B4312">
          <w:t>.</w:t>
        </w:r>
      </w:ins>
    </w:p>
    <w:p w14:paraId="613833A5" w14:textId="77777777" w:rsidR="00BF5CDF" w:rsidRPr="003B4312" w:rsidRDefault="00BF5CDF" w:rsidP="00BF5CDF">
      <w:pPr>
        <w:numPr>
          <w:ilvl w:val="0"/>
          <w:numId w:val="737"/>
        </w:numPr>
        <w:spacing w:after="220"/>
        <w:rPr>
          <w:ins w:id="22976" w:author="Rev 7 Allen Wirfs-Brock" w:date="2012-04-26T11:01:00Z"/>
        </w:rPr>
      </w:pPr>
      <w:ins w:id="22977" w:author="Rev 7 Allen Wirfs-Brock" w:date="2012-04-26T11:01:00Z">
        <w:r w:rsidRPr="003B4312">
          <w:t>It is a Syntax Error if any element of the BoundNames of</w:t>
        </w:r>
        <w:r w:rsidRPr="008B7F6F">
          <w:t xml:space="preserve"> </w:t>
        </w:r>
        <w:r w:rsidRPr="00E77497">
          <w:rPr>
            <w:rFonts w:ascii="Times New Roman" w:hAnsi="Times New Roman"/>
            <w:i/>
          </w:rPr>
          <w:t>FormalParameterList</w:t>
        </w:r>
        <w:r w:rsidRPr="00E77497">
          <w:t xml:space="preserve"> </w:t>
        </w:r>
        <w:r w:rsidRPr="004D1BD1">
          <w:t xml:space="preserve">also occurs in the LexicallyDeclaredNames of </w:t>
        </w:r>
      </w:ins>
      <w:ins w:id="22978" w:author="Rev 7 Allen Wirfs-Brock" w:date="2012-04-26T11:32:00Z">
        <w:del w:id="22979" w:author="Rev 8 Allen Wirfs-Brock" w:date="2012-05-24T18:48:00Z">
          <w:r w:rsidR="00C318A3" w:rsidDel="00D969B2">
            <w:rPr>
              <w:rFonts w:ascii="Times New Roman" w:hAnsi="Times New Roman"/>
              <w:i/>
            </w:rPr>
            <w:delText>Concise</w:delText>
          </w:r>
        </w:del>
      </w:ins>
      <w:ins w:id="22980" w:author="Rev 8 Allen Wirfs-Brock" w:date="2012-05-24T18:48:00Z">
        <w:r w:rsidR="00D969B2">
          <w:rPr>
            <w:rFonts w:ascii="Times New Roman" w:hAnsi="Times New Roman"/>
            <w:i/>
          </w:rPr>
          <w:t>Function</w:t>
        </w:r>
      </w:ins>
      <w:ins w:id="22981" w:author="Rev 7 Allen Wirfs-Brock" w:date="2012-04-26T11:32:00Z">
        <w:r w:rsidR="00C318A3" w:rsidRPr="00B820AB">
          <w:rPr>
            <w:rFonts w:ascii="Times New Roman" w:hAnsi="Times New Roman"/>
            <w:i/>
          </w:rPr>
          <w:t>Body</w:t>
        </w:r>
      </w:ins>
      <w:ins w:id="22982" w:author="Rev 7 Allen Wirfs-Brock" w:date="2012-04-26T11:01:00Z">
        <w:r w:rsidRPr="003B4312">
          <w:t>.</w:t>
        </w:r>
      </w:ins>
    </w:p>
    <w:p w14:paraId="442235C1" w14:textId="77777777" w:rsidR="00CE6269" w:rsidRPr="008B7F6F" w:rsidRDefault="00CE6269" w:rsidP="00CE6269">
      <w:pPr>
        <w:rPr>
          <w:ins w:id="22983" w:author="Rev 7 Allen Wirfs-Brock" w:date="2012-04-30T14:33:00Z"/>
        </w:rPr>
      </w:pPr>
      <w:ins w:id="22984" w:author="Rev 7 Allen Wirfs-Brock" w:date="2012-04-30T14:33:00Z">
        <w:r>
          <w:rPr>
            <w:rStyle w:val="bnf"/>
          </w:rPr>
          <w:t>MethodDefinition</w:t>
        </w:r>
        <w:r w:rsidRPr="006B6D0A">
          <w:t xml:space="preserve"> </w:t>
        </w:r>
        <w:r w:rsidRPr="006B6D0A">
          <w:rPr>
            <w:b/>
          </w:rPr>
          <w:t>:</w:t>
        </w:r>
        <w:r w:rsidRPr="00E65A34">
          <w:t xml:space="preserve"> </w:t>
        </w:r>
      </w:ins>
      <w:ins w:id="22985" w:author="Rev 7 Allen Wirfs-Brock" w:date="2012-04-30T14:34:00Z">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2986" w:author="Rev 7 Allen Wirfs-Brock" w:date="2012-04-30T14:33:00Z">
        <w:del w:id="22987" w:author="Rev 8 Allen Wirfs-Brock" w:date="2012-05-10T17:36:00Z">
          <w:r w:rsidRPr="00140F69" w:rsidDel="007110FE">
            <w:rPr>
              <w:rFonts w:ascii="Courier New" w:hAnsi="Courier New" w:cs="Courier New"/>
              <w:b/>
              <w:i/>
            </w:rPr>
            <w:delText>ConsiseBody</w:delText>
          </w:r>
        </w:del>
      </w:ins>
      <w:ins w:id="22988" w:author="Rev 8 Allen Wirfs-Brock" w:date="2012-05-24T18:48: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2989" w:author="Rev 7 Allen Wirfs-Brock" w:date="2012-04-30T14:33:00Z">
        <w:del w:id="22990" w:author="Rev 8 Allen Wirfs-Brock" w:date="2012-05-24T18:48:00Z">
          <w:r w:rsidRPr="008B7F6F" w:rsidDel="00D969B2">
            <w:rPr>
              <w:rFonts w:ascii="Courier New" w:hAnsi="Courier New" w:cs="Courier New"/>
              <w:b/>
              <w:iCs/>
            </w:rPr>
            <w:delText xml:space="preserve"> </w:delText>
          </w:r>
        </w:del>
      </w:ins>
    </w:p>
    <w:p w14:paraId="6F750DC5" w14:textId="77777777" w:rsidR="00CE6269" w:rsidRPr="00E77497" w:rsidRDefault="00CE6269" w:rsidP="00CE6269">
      <w:pPr>
        <w:numPr>
          <w:ilvl w:val="0"/>
          <w:numId w:val="403"/>
        </w:numPr>
        <w:spacing w:after="220"/>
        <w:rPr>
          <w:ins w:id="22991" w:author="Rev 7 Allen Wirfs-Brock" w:date="2012-04-30T14:33:00Z"/>
        </w:rPr>
      </w:pPr>
      <w:ins w:id="22992" w:author="Rev 7 Allen Wirfs-Brock" w:date="2012-04-30T14:33:00Z">
        <w:r>
          <w:t>It is a Syntax Error if</w:t>
        </w:r>
        <w:del w:id="22993" w:author="Rev 8 Allen Wirfs-Brock" w:date="2012-06-11T10:08:00Z">
          <w:r w:rsidDel="00CE72A9">
            <w:delText xml:space="preserve"> </w:delText>
          </w:r>
        </w:del>
        <w:del w:id="22994" w:author="Rev 8 Allen Wirfs-Brock" w:date="2012-05-10T17:38:00Z">
          <w:r w:rsidDel="007110FE">
            <w:rPr>
              <w:rFonts w:ascii="Times New Roman" w:hAnsi="Times New Roman"/>
              <w:i/>
            </w:rPr>
            <w:delText>Consice</w:delText>
          </w:r>
          <w:r w:rsidRPr="00E77497" w:rsidDel="007110FE">
            <w:rPr>
              <w:rFonts w:ascii="Times New Roman" w:hAnsi="Times New Roman"/>
              <w:i/>
            </w:rPr>
            <w:delText>Body</w:delText>
          </w:r>
        </w:del>
      </w:ins>
      <w:ins w:id="22995" w:author="Rev 8 Allen Wirfs-Brock" w:date="2012-06-11T09:04:00Z">
        <w:r w:rsidR="00140F69" w:rsidRPr="00140F69">
          <w:rPr>
            <w:rFonts w:ascii="Times New Roman" w:hAnsi="Times New Roman"/>
            <w:i/>
          </w:rPr>
          <w:t xml:space="preserve"> </w:t>
        </w:r>
        <w:r w:rsidR="00140F69" w:rsidRPr="00D969B2">
          <w:rPr>
            <w:rFonts w:ascii="Times New Roman" w:hAnsi="Times New Roman"/>
            <w:i/>
          </w:rPr>
          <w:t>FunctionBody</w:t>
        </w:r>
      </w:ins>
      <w:ins w:id="22996" w:author="Rev 8 Allen Wirfs-Brock" w:date="2012-06-11T10:07:00Z">
        <w:r w:rsidR="00CE72A9">
          <w:rPr>
            <w:rFonts w:ascii="Times New Roman" w:hAnsi="Times New Roman"/>
            <w:i/>
          </w:rPr>
          <w:t xml:space="preserve"> </w:t>
        </w:r>
      </w:ins>
      <w:ins w:id="22997" w:author="Rev 7 Allen Wirfs-Brock" w:date="2012-04-30T14:33:00Z">
        <w:del w:id="22998" w:author="Rev 8 Allen Wirfs-Brock" w:date="2012-06-11T09:04:00Z">
          <w:r w:rsidRPr="00E77497" w:rsidDel="00140F69">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789E248A" w14:textId="77777777" w:rsidR="00CE72A9" w:rsidRPr="008B7F6F" w:rsidRDefault="00CE72A9" w:rsidP="00CE72A9">
      <w:pPr>
        <w:rPr>
          <w:ins w:id="22999" w:author="Rev 8 Allen Wirfs-Brock" w:date="2012-06-11T10:08:00Z"/>
        </w:rPr>
      </w:pPr>
      <w:ins w:id="23000" w:author="Rev 8 Allen Wirfs-Brock" w:date="2012-06-11T10:08:00Z">
        <w:r>
          <w:rPr>
            <w:rStyle w:val="bnf"/>
          </w:rPr>
          <w:t>MethodDefinition</w:t>
        </w:r>
        <w:r w:rsidRPr="006B6D0A">
          <w:t xml:space="preserve"> </w:t>
        </w:r>
        <w:r w:rsidRPr="006B6D0A">
          <w:rPr>
            <w:b/>
          </w:rPr>
          <w:t>:</w:t>
        </w:r>
      </w:ins>
      <w:ins w:id="23001" w:author="Rev 8 Allen Wirfs-Brock" w:date="2012-06-11T10:09:00Z">
        <w:r>
          <w:rPr>
            <w:b/>
          </w:rPr>
          <w:t xml:space="preserve"> </w:t>
        </w:r>
      </w:ins>
      <w:ins w:id="23002" w:author="Rev 8 Allen Wirfs-Brock" w:date="2012-06-11T10:08:00Z">
        <w:r w:rsidRPr="00E65A34">
          <w:t xml:space="preserve"> </w:t>
        </w:r>
      </w:ins>
      <w:ins w:id="23003" w:author="Rev 8 Allen Wirfs-Brock" w:date="2012-06-11T10:09:00Z">
        <w:r>
          <w:rPr>
            <w:rFonts w:ascii="Courier New" w:hAnsi="Courier New" w:cs="Courier New"/>
            <w:b/>
            <w:iCs/>
          </w:rPr>
          <w:t>*</w:t>
        </w:r>
        <w:r w:rsidRPr="004D1BD1">
          <w:rPr>
            <w:rFonts w:ascii="Courier New" w:hAnsi="Courier New" w:cs="Courier New"/>
            <w:iCs/>
          </w:rPr>
          <w:t xml:space="preserve"> </w:t>
        </w:r>
      </w:ins>
      <w:ins w:id="23004" w:author="Rev 8 Allen Wirfs-Brock" w:date="2012-06-11T10:08:00Z">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FunctionBody </w:t>
        </w:r>
        <w:r w:rsidRPr="00D56329">
          <w:rPr>
            <w:rFonts w:ascii="Courier New" w:eastAsia="Times New Roman" w:hAnsi="Courier New"/>
            <w:b/>
            <w:lang w:eastAsia="en-US"/>
          </w:rPr>
          <w:t>}</w:t>
        </w:r>
      </w:ins>
    </w:p>
    <w:p w14:paraId="65ECCA93" w14:textId="77777777" w:rsidR="00CE72A9" w:rsidRPr="00E77497" w:rsidRDefault="00CE72A9" w:rsidP="00CE72A9">
      <w:pPr>
        <w:numPr>
          <w:ilvl w:val="0"/>
          <w:numId w:val="403"/>
        </w:numPr>
        <w:spacing w:after="220"/>
        <w:rPr>
          <w:ins w:id="23005" w:author="Rev 8 Allen Wirfs-Brock" w:date="2012-06-11T10:08:00Z"/>
        </w:rPr>
      </w:pPr>
      <w:ins w:id="23006" w:author="Rev 8 Allen Wirfs-Brock" w:date="2012-06-11T10:08:00Z">
        <w:r>
          <w:t>It is a Syntax Error if</w:t>
        </w:r>
        <w:r w:rsidRPr="00140F69">
          <w:rPr>
            <w:rFonts w:ascii="Times New Roman" w:hAnsi="Times New Roman"/>
            <w:i/>
          </w:rPr>
          <w:t xml:space="preserve"> </w:t>
        </w:r>
        <w:r w:rsidRPr="00D969B2">
          <w:rPr>
            <w:rFonts w:ascii="Times New Roman" w:hAnsi="Times New Roman"/>
            <w:i/>
          </w:rPr>
          <w:t>FunctionBody</w:t>
        </w:r>
        <w:r>
          <w:rPr>
            <w:rFonts w:ascii="Times New Roman" w:hAnsi="Times New Roman"/>
            <w:i/>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ins>
      <w:ins w:id="23007" w:author="Rev 8 Allen Wirfs-Brock" w:date="2012-06-11T10:09:00Z">
        <w:r>
          <w:rPr>
            <w:rFonts w:ascii="Times New Roman" w:hAnsi="Times New Roman"/>
            <w:i/>
          </w:rPr>
          <w:t xml:space="preserve"> </w:t>
        </w:r>
        <w:r w:rsidRPr="00ED2E78">
          <w:t>is</w:t>
        </w:r>
        <w:r>
          <w:t xml:space="preserve"> </w:t>
        </w:r>
        <w:r w:rsidRPr="00ED2E78">
          <w:rPr>
            <w:rFonts w:ascii="Times New Roman" w:hAnsi="Times New Roman"/>
            <w:b/>
          </w:rPr>
          <w:t>false</w:t>
        </w:r>
      </w:ins>
      <w:ins w:id="23008" w:author="Rev 8 Allen Wirfs-Brock" w:date="2012-06-11T10:08:00Z">
        <w:r>
          <w:t>.</w:t>
        </w:r>
      </w:ins>
    </w:p>
    <w:p w14:paraId="482460C3" w14:textId="77777777" w:rsidR="00CE6269" w:rsidRPr="008B7F6F" w:rsidRDefault="00CE6269" w:rsidP="00CE6269">
      <w:pPr>
        <w:rPr>
          <w:ins w:id="23009" w:author="Rev 7 Allen Wirfs-Brock" w:date="2012-04-30T14:33:00Z"/>
        </w:rPr>
      </w:pPr>
      <w:ins w:id="23010" w:author="Rev 7 Allen Wirfs-Brock" w:date="2012-04-30T14:33:00Z">
        <w:r>
          <w:rPr>
            <w:rStyle w:val="bnf"/>
          </w:rPr>
          <w:t>MethodDefinition</w:t>
        </w:r>
        <w:r w:rsidRPr="006B6D0A">
          <w:t xml:space="preserve"> </w:t>
        </w:r>
        <w:r w:rsidRPr="006B6D0A">
          <w:rPr>
            <w:b/>
          </w:rPr>
          <w:t>:</w:t>
        </w:r>
        <w:r w:rsidRPr="00E65A34">
          <w:t xml:space="preserve"> </w:t>
        </w:r>
        <w:r>
          <w:rPr>
            <w:rFonts w:ascii="Courier New" w:hAnsi="Courier New" w:cs="Courier New"/>
            <w:b/>
            <w:iCs/>
          </w:rPr>
          <w:t>g</w:t>
        </w:r>
        <w:r w:rsidRPr="009C202C">
          <w:rPr>
            <w:rFonts w:ascii="Courier New" w:hAnsi="Courier New" w:cs="Courier New"/>
            <w:b/>
            <w:iCs/>
          </w:rPr>
          <w:t>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w:t>
        </w:r>
        <w:r>
          <w:rPr>
            <w:rStyle w:val="bnf"/>
          </w:rPr>
          <w:t xml:space="preserve"> </w:t>
        </w:r>
        <w:r w:rsidRPr="00120381">
          <w:rPr>
            <w:rFonts w:ascii="Courier New" w:hAnsi="Courier New" w:cs="Courier New"/>
            <w:b/>
            <w:iCs/>
          </w:rPr>
          <w:t>)</w:t>
        </w:r>
        <w:r w:rsidRPr="004D1BD1">
          <w:rPr>
            <w:rFonts w:ascii="Courier New" w:hAnsi="Courier New" w:cs="Courier New"/>
            <w:iCs/>
          </w:rPr>
          <w:t xml:space="preserve"> </w:t>
        </w:r>
        <w:del w:id="23011" w:author="Rev 8 Allen Wirfs-Brock" w:date="2012-05-10T17:36:00Z">
          <w:r w:rsidRPr="00CE72A9" w:rsidDel="007110FE">
            <w:rPr>
              <w:rFonts w:ascii="Courier New" w:hAnsi="Courier New" w:cs="Courier New"/>
              <w:b/>
              <w:i/>
            </w:rPr>
            <w:delText>ConsiseBody</w:delText>
          </w:r>
        </w:del>
      </w:ins>
      <w:ins w:id="23012" w:author="Rev 8 Allen Wirfs-Brock" w:date="2012-05-24T18:48: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3013" w:author="Rev 7 Allen Wirfs-Brock" w:date="2012-04-30T14:33:00Z">
        <w:del w:id="23014" w:author="Rev 8 Allen Wirfs-Brock" w:date="2012-05-24T18:48:00Z">
          <w:r w:rsidRPr="008B7F6F" w:rsidDel="00D969B2">
            <w:rPr>
              <w:rFonts w:ascii="Courier New" w:hAnsi="Courier New" w:cs="Courier New"/>
              <w:b/>
              <w:iCs/>
            </w:rPr>
            <w:delText xml:space="preserve"> </w:delText>
          </w:r>
        </w:del>
      </w:ins>
    </w:p>
    <w:p w14:paraId="36A1003E" w14:textId="77777777" w:rsidR="00CE6269" w:rsidRPr="00E77497" w:rsidRDefault="00CE6269" w:rsidP="00CE6269">
      <w:pPr>
        <w:numPr>
          <w:ilvl w:val="0"/>
          <w:numId w:val="403"/>
        </w:numPr>
        <w:spacing w:after="220"/>
        <w:rPr>
          <w:ins w:id="23015" w:author="Rev 7 Allen Wirfs-Brock" w:date="2012-04-30T14:33:00Z"/>
        </w:rPr>
      </w:pPr>
      <w:ins w:id="23016" w:author="Rev 7 Allen Wirfs-Brock" w:date="2012-04-30T14:33:00Z">
        <w:r>
          <w:t xml:space="preserve">It is a Syntax Error if </w:t>
        </w:r>
        <w:del w:id="23017" w:author="Rev 8 Allen Wirfs-Brock" w:date="2012-05-10T17:39:00Z">
          <w:r w:rsidDel="007110FE">
            <w:rPr>
              <w:rFonts w:ascii="Times New Roman" w:hAnsi="Times New Roman"/>
              <w:i/>
            </w:rPr>
            <w:delText>Consice</w:delText>
          </w:r>
          <w:r w:rsidRPr="00E77497" w:rsidDel="007110FE">
            <w:rPr>
              <w:rFonts w:ascii="Times New Roman" w:hAnsi="Times New Roman"/>
              <w:i/>
            </w:rPr>
            <w:delText>Body</w:delText>
          </w:r>
        </w:del>
      </w:ins>
      <w:ins w:id="23018" w:author="Rev 8 Allen Wirfs-Brock" w:date="2012-05-24T18:49:00Z">
        <w:r w:rsidR="00B87562">
          <w:rPr>
            <w:rFonts w:ascii="Times New Roman" w:hAnsi="Times New Roman"/>
            <w:i/>
          </w:rPr>
          <w:t>Function</w:t>
        </w:r>
        <w:r w:rsidR="00B87562" w:rsidRPr="00B820AB">
          <w:rPr>
            <w:rFonts w:ascii="Times New Roman" w:hAnsi="Times New Roman"/>
            <w:i/>
          </w:rPr>
          <w:t>Body</w:t>
        </w:r>
      </w:ins>
      <w:ins w:id="23019" w:author="Rev 9 Allen Wirfs-Brock" w:date="2012-07-08T14:23:00Z">
        <w:r w:rsidR="00372375">
          <w:rPr>
            <w:rFonts w:ascii="Times New Roman" w:hAnsi="Times New Roman"/>
            <w:i/>
          </w:rPr>
          <w:t xml:space="preserve"> </w:t>
        </w:r>
      </w:ins>
      <w:ins w:id="23020" w:author="Rev 7 Allen Wirfs-Brock" w:date="2012-04-30T14:33:00Z">
        <w:del w:id="23021" w:author="Rev 8 Allen Wirfs-Brock" w:date="2012-05-24T18:49:00Z">
          <w:r w:rsidRPr="00E77497" w:rsidDel="00B87562">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59931779" w14:textId="77777777" w:rsidR="00BF5CDF" w:rsidRPr="008B7F6F" w:rsidRDefault="00BF5CDF" w:rsidP="00BF5CDF">
      <w:pPr>
        <w:rPr>
          <w:ins w:id="23022" w:author="Rev 7 Allen Wirfs-Brock" w:date="2012-04-26T11:01:00Z"/>
        </w:rPr>
      </w:pPr>
      <w:ins w:id="23023" w:author="Rev 7 Allen Wirfs-Brock" w:date="2012-04-26T11:01:00Z">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ns w:id="23024" w:author="Rev 7 Allen Wirfs-Brock" w:date="2012-04-26T11:32:00Z">
        <w:del w:id="23025" w:author="Rev 8 Allen Wirfs-Brock" w:date="2012-05-10T17:36: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3026" w:author="Rev 8 Allen Wirfs-Brock" w:date="2012-05-24T18:49:00Z">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ins>
      <w:ins w:id="23027" w:author="Rev 7 Allen Wirfs-Brock" w:date="2012-04-26T11:32:00Z">
        <w:r w:rsidR="00C318A3" w:rsidRPr="008B7F6F">
          <w:rPr>
            <w:rFonts w:ascii="Courier New" w:hAnsi="Courier New" w:cs="Courier New"/>
            <w:b/>
            <w:iCs/>
          </w:rPr>
          <w:t xml:space="preserve"> </w:t>
        </w:r>
      </w:ins>
    </w:p>
    <w:p w14:paraId="7AF86BB3" w14:textId="77777777" w:rsidR="00BF5CDF" w:rsidRPr="003B4312" w:rsidRDefault="00BF5CDF" w:rsidP="00FE5F37">
      <w:pPr>
        <w:numPr>
          <w:ilvl w:val="0"/>
          <w:numId w:val="737"/>
        </w:numPr>
        <w:spacing w:after="220"/>
        <w:contextualSpacing/>
        <w:rPr>
          <w:ins w:id="23028" w:author="Rev 7 Allen Wirfs-Brock" w:date="2012-04-26T11:01:00Z"/>
        </w:rPr>
      </w:pPr>
      <w:ins w:id="23029" w:author="Rev 7 Allen Wirfs-Brock" w:date="2012-04-26T11:01:00Z">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ins>
      <w:ins w:id="23030" w:author="Rev 8 Allen Wirfs-Brock" w:date="2012-05-24T18:50:00Z">
        <w:r w:rsidR="00B87562">
          <w:rPr>
            <w:rFonts w:ascii="Times New Roman" w:hAnsi="Times New Roman"/>
            <w:i/>
          </w:rPr>
          <w:t>Function</w:t>
        </w:r>
        <w:r w:rsidR="00B87562" w:rsidRPr="00B820AB">
          <w:rPr>
            <w:rFonts w:ascii="Times New Roman" w:hAnsi="Times New Roman"/>
            <w:i/>
          </w:rPr>
          <w:t>Body</w:t>
        </w:r>
      </w:ins>
      <w:ins w:id="23031" w:author="Rev 7 Allen Wirfs-Brock" w:date="2012-04-26T11:32:00Z">
        <w:del w:id="23032" w:author="Rev 8 Allen Wirfs-Brock" w:date="2012-05-24T18:50:00Z">
          <w:r w:rsidR="00C318A3" w:rsidDel="00B87562">
            <w:rPr>
              <w:rFonts w:ascii="Times New Roman" w:hAnsi="Times New Roman"/>
              <w:i/>
            </w:rPr>
            <w:delText>Concise</w:delText>
          </w:r>
          <w:r w:rsidR="00C318A3" w:rsidRPr="00B820AB" w:rsidDel="00B87562">
            <w:rPr>
              <w:rFonts w:ascii="Times New Roman" w:hAnsi="Times New Roman"/>
              <w:i/>
            </w:rPr>
            <w:delText>Body</w:delText>
          </w:r>
        </w:del>
      </w:ins>
      <w:ins w:id="23033" w:author="Rev 7 Allen Wirfs-Brock" w:date="2012-04-26T11:01:00Z">
        <w:r w:rsidRPr="003B4312">
          <w:t>.</w:t>
        </w:r>
      </w:ins>
    </w:p>
    <w:p w14:paraId="27489DB3" w14:textId="77777777" w:rsidR="00CE72A9" w:rsidRPr="00E77497" w:rsidRDefault="00CE72A9" w:rsidP="00CE72A9">
      <w:pPr>
        <w:numPr>
          <w:ilvl w:val="0"/>
          <w:numId w:val="737"/>
        </w:numPr>
        <w:spacing w:after="220"/>
        <w:contextualSpacing/>
        <w:rPr>
          <w:ins w:id="23034" w:author="Rev 8 Allen Wirfs-Brock" w:date="2012-06-11T10:05:00Z"/>
        </w:rPr>
      </w:pPr>
      <w:ins w:id="23035" w:author="Rev 8 Allen Wirfs-Brock" w:date="2012-06-11T10:05:00Z">
        <w:r>
          <w:t>It is a Syntax Error if</w:t>
        </w:r>
        <w:r w:rsidRPr="00140F69">
          <w:rPr>
            <w:rFonts w:ascii="Times New Roman" w:hAnsi="Times New Roman"/>
            <w:i/>
          </w:rPr>
          <w:t xml:space="preserve"> </w:t>
        </w:r>
      </w:ins>
      <w:ins w:id="23036" w:author="Rev 8 Allen Wirfs-Brock" w:date="2012-06-11T10:06:00Z">
        <w:r w:rsidRPr="008B7F6F">
          <w:rPr>
            <w:rStyle w:val="bnf"/>
          </w:rPr>
          <w:t>PropertySetParameterList</w:t>
        </w:r>
        <w:r w:rsidRPr="00120381">
          <w:rPr>
            <w:rFonts w:ascii="Courier New" w:hAnsi="Courier New" w:cs="Courier New"/>
            <w:b/>
            <w:iCs/>
          </w:rPr>
          <w:t xml:space="preserve"> </w:t>
        </w:r>
      </w:ins>
      <w:ins w:id="23037" w:author="Rev 8 Allen Wirfs-Brock" w:date="2012-06-11T10:05:00Z">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27D6B69E" w14:textId="77777777" w:rsidR="00CE6269" w:rsidRPr="00E77497" w:rsidRDefault="00CE6269" w:rsidP="00FE5F37">
      <w:pPr>
        <w:numPr>
          <w:ilvl w:val="0"/>
          <w:numId w:val="403"/>
        </w:numPr>
        <w:spacing w:after="220"/>
        <w:rPr>
          <w:ins w:id="23038" w:author="Rev 7 Allen Wirfs-Brock" w:date="2012-04-30T14:32:00Z"/>
        </w:rPr>
      </w:pPr>
      <w:ins w:id="23039" w:author="Rev 7 Allen Wirfs-Brock" w:date="2012-04-30T14:32:00Z">
        <w:r>
          <w:t xml:space="preserve">It is a Syntax Error if </w:t>
        </w:r>
        <w:del w:id="23040" w:author="Rev 8 Allen Wirfs-Brock" w:date="2012-05-10T17:39:00Z">
          <w:r w:rsidDel="007110FE">
            <w:rPr>
              <w:rFonts w:ascii="Times New Roman" w:hAnsi="Times New Roman"/>
              <w:i/>
            </w:rPr>
            <w:delText>Consice</w:delText>
          </w:r>
          <w:r w:rsidRPr="00E77497" w:rsidDel="007110FE">
            <w:rPr>
              <w:rFonts w:ascii="Times New Roman" w:hAnsi="Times New Roman"/>
              <w:i/>
            </w:rPr>
            <w:delText>Body</w:delText>
          </w:r>
        </w:del>
      </w:ins>
      <w:ins w:id="23041" w:author="Rev 8 Allen Wirfs-Brock" w:date="2012-05-24T18:50:00Z">
        <w:r w:rsidR="00B87562">
          <w:rPr>
            <w:rFonts w:ascii="Times New Roman" w:hAnsi="Times New Roman"/>
            <w:i/>
          </w:rPr>
          <w:t>Function</w:t>
        </w:r>
        <w:r w:rsidR="00B87562" w:rsidRPr="00B820AB">
          <w:rPr>
            <w:rFonts w:ascii="Times New Roman" w:hAnsi="Times New Roman"/>
            <w:i/>
          </w:rPr>
          <w:t>Body</w:t>
        </w:r>
      </w:ins>
      <w:ins w:id="23042" w:author="Rev 8 Allen Wirfs-Brock" w:date="2012-06-11T10:05:00Z">
        <w:r w:rsidR="00CE72A9">
          <w:rPr>
            <w:rFonts w:ascii="Times New Roman" w:hAnsi="Times New Roman"/>
            <w:i/>
          </w:rPr>
          <w:t xml:space="preserve"> </w:t>
        </w:r>
      </w:ins>
      <w:ins w:id="23043" w:author="Rev 7 Allen Wirfs-Brock" w:date="2012-04-30T14:32:00Z">
        <w:del w:id="23044" w:author="Rev 8 Allen Wirfs-Brock" w:date="2012-05-24T18:50:00Z">
          <w:r w:rsidRPr="00E77497" w:rsidDel="00B87562">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73289606" w14:textId="77777777" w:rsidR="00BF5CDF" w:rsidRPr="008B7F6F" w:rsidRDefault="00BF5CDF" w:rsidP="00BF5CDF">
      <w:pPr>
        <w:rPr>
          <w:ins w:id="23045" w:author="Rev 7 Allen Wirfs-Brock" w:date="2012-04-26T11:01:00Z"/>
        </w:rPr>
      </w:pPr>
      <w:ins w:id="23046" w:author="Rev 7 Allen Wirfs-Brock" w:date="2012-04-26T11:01:00Z">
        <w:r w:rsidRPr="003B4312">
          <w:rPr>
            <w:rStyle w:val="bnf"/>
          </w:rPr>
          <w:t xml:space="preserve">PropertySetParameterList </w:t>
        </w:r>
        <w:r w:rsidRPr="003B4312">
          <w:rPr>
            <w:b/>
          </w:rPr>
          <w:t>:</w:t>
        </w:r>
        <w:r w:rsidRPr="008B7F6F">
          <w:t xml:space="preserve"> </w:t>
        </w:r>
        <w:r w:rsidRPr="008B7F6F">
          <w:rPr>
            <w:rStyle w:val="bnf"/>
          </w:rPr>
          <w:t xml:space="preserve">BindingPattern </w:t>
        </w:r>
        <w:r w:rsidRPr="008B7F6F">
          <w:t xml:space="preserve"> </w:t>
        </w:r>
      </w:ins>
    </w:p>
    <w:p w14:paraId="77106115" w14:textId="77777777" w:rsidR="00BF5CDF" w:rsidRPr="009C202C" w:rsidRDefault="00BF5CDF" w:rsidP="00BF5CDF">
      <w:pPr>
        <w:numPr>
          <w:ilvl w:val="0"/>
          <w:numId w:val="737"/>
        </w:numPr>
        <w:spacing w:after="220"/>
        <w:rPr>
          <w:ins w:id="23047" w:author="Rev 7 Allen Wirfs-Brock" w:date="2012-04-26T11:01:00Z"/>
        </w:rPr>
      </w:pPr>
      <w:ins w:id="23048" w:author="Rev 7 Allen Wirfs-Brock" w:date="2012-04-26T11:01:00Z">
        <w:r w:rsidRPr="006B6D0A">
          <w:t xml:space="preserve">It is a Syntax Error if </w:t>
        </w:r>
        <w:r w:rsidRPr="006B6D0A">
          <w:rPr>
            <w:rFonts w:ascii="Times New Roman" w:eastAsia="Times New Roman" w:hAnsi="Times New Roman"/>
            <w:spacing w:val="6"/>
            <w:lang w:eastAsia="en-US"/>
          </w:rPr>
          <w:t>BoundNames</w:t>
        </w:r>
        <w:r w:rsidRPr="00E65A34">
          <w:t xml:space="preserve"> of </w:t>
        </w:r>
        <w:r w:rsidRPr="009C202C">
          <w:rPr>
            <w:rStyle w:val="bnf"/>
          </w:rPr>
          <w:t xml:space="preserve">BindingPattern  </w:t>
        </w:r>
        <w:r w:rsidRPr="009C202C">
          <w:t>contains any duplicate elements.</w:t>
        </w:r>
      </w:ins>
    </w:p>
    <w:p w14:paraId="4A695B0A" w14:textId="77777777" w:rsidR="00BF5CDF" w:rsidRPr="00E77497" w:rsidDel="00C730F4" w:rsidRDefault="00BF5CDF" w:rsidP="00BF5CDF">
      <w:pPr>
        <w:rPr>
          <w:ins w:id="23049" w:author="Rev 7 Allen Wirfs-Brock" w:date="2012-04-26T11:01:00Z"/>
          <w:del w:id="23050" w:author="Rev 8 Allen Wirfs-Brock" w:date="2012-06-01T09:17:00Z"/>
          <w:rFonts w:ascii="Helvetica" w:hAnsi="Helvetica"/>
          <w:b/>
        </w:rPr>
      </w:pPr>
      <w:ins w:id="23051" w:author="Rev 7 Allen Wirfs-Brock" w:date="2012-04-26T11:01:00Z">
        <w:del w:id="23052" w:author="Rev 8 Allen Wirfs-Brock" w:date="2012-06-01T09:17:00Z">
          <w:r w:rsidRPr="00675B74" w:rsidDel="00C730F4">
            <w:rPr>
              <w:rFonts w:ascii="Helvetica" w:hAnsi="Helvetica"/>
              <w:b/>
            </w:rPr>
            <w:delText xml:space="preserve">Static Semantics:  </w:delText>
          </w:r>
          <w:r w:rsidRPr="00E77497" w:rsidDel="00C730F4">
            <w:rPr>
              <w:rFonts w:ascii="Helvetica" w:eastAsia="Times New Roman" w:hAnsi="Helvetica"/>
              <w:b/>
              <w:spacing w:val="6"/>
              <w:lang w:eastAsia="en-US"/>
            </w:rPr>
            <w:delText>BoundNames</w:delText>
          </w:r>
        </w:del>
      </w:ins>
    </w:p>
    <w:p w14:paraId="46D66493" w14:textId="77777777" w:rsidR="00BF5CDF" w:rsidRPr="00E77497" w:rsidDel="00C730F4" w:rsidRDefault="00BF5CDF" w:rsidP="00BF5CDF">
      <w:pPr>
        <w:rPr>
          <w:ins w:id="23053" w:author="Rev 7 Allen Wirfs-Brock" w:date="2012-04-26T11:01:00Z"/>
          <w:del w:id="23054" w:author="Rev 8 Allen Wirfs-Brock" w:date="2012-06-01T09:17:00Z"/>
        </w:rPr>
      </w:pPr>
      <w:ins w:id="23055" w:author="Rev 7 Allen Wirfs-Brock" w:date="2012-04-26T11:01:00Z">
        <w:del w:id="23056" w:author="Rev 8 Allen Wirfs-Brock" w:date="2012-06-01T09:17:00Z">
          <w:r w:rsidRPr="00E77497" w:rsidDel="00C730F4">
            <w:rPr>
              <w:rStyle w:val="bnf"/>
            </w:rPr>
            <w:delText xml:space="preserve">PropertySetParameterList </w:delText>
          </w:r>
          <w:r w:rsidRPr="00E77497" w:rsidDel="00C730F4">
            <w:rPr>
              <w:b/>
            </w:rPr>
            <w:delText>:</w:delText>
          </w:r>
          <w:r w:rsidRPr="00E77497" w:rsidDel="00C730F4">
            <w:delText xml:space="preserve"> </w:delText>
          </w:r>
          <w:r w:rsidRPr="00E77497" w:rsidDel="00C730F4">
            <w:rPr>
              <w:rFonts w:ascii="Times New Roman" w:hAnsi="Times New Roman"/>
              <w:i/>
            </w:rPr>
            <w:delText>Binding</w:delText>
          </w:r>
          <w:r w:rsidRPr="00E77497" w:rsidDel="00C730F4">
            <w:rPr>
              <w:rStyle w:val="bnf"/>
            </w:rPr>
            <w:delText xml:space="preserve">Identifier </w:delText>
          </w:r>
        </w:del>
      </w:ins>
    </w:p>
    <w:p w14:paraId="29DD425B" w14:textId="77777777" w:rsidR="00BF5CDF" w:rsidRPr="00E77497" w:rsidDel="00C730F4" w:rsidRDefault="00BF5CDF" w:rsidP="00BF5CDF">
      <w:pPr>
        <w:pStyle w:val="Alg4"/>
        <w:numPr>
          <w:ilvl w:val="0"/>
          <w:numId w:val="744"/>
        </w:numPr>
        <w:spacing w:after="220"/>
        <w:contextualSpacing/>
        <w:rPr>
          <w:ins w:id="23057" w:author="Rev 7 Allen Wirfs-Brock" w:date="2012-04-26T11:01:00Z"/>
          <w:del w:id="23058" w:author="Rev 8 Allen Wirfs-Brock" w:date="2012-06-01T09:17:00Z"/>
        </w:rPr>
      </w:pPr>
      <w:ins w:id="23059" w:author="Rev 7 Allen Wirfs-Brock" w:date="2012-04-26T11:01:00Z">
        <w:del w:id="23060" w:author="Rev 8 Allen Wirfs-Brock" w:date="2012-06-01T09:17:00Z">
          <w:r w:rsidRPr="00E77497" w:rsidDel="00C730F4">
            <w:delText xml:space="preserve">Return BoundNames of </w:delText>
          </w:r>
          <w:r w:rsidRPr="00E77497" w:rsidDel="00C730F4">
            <w:rPr>
              <w:i/>
            </w:rPr>
            <w:delText>Binding</w:delText>
          </w:r>
          <w:r w:rsidRPr="00E77497" w:rsidDel="00C730F4">
            <w:rPr>
              <w:rStyle w:val="bnf"/>
            </w:rPr>
            <w:delText>Identifier</w:delText>
          </w:r>
          <w:r w:rsidRPr="00E77497" w:rsidDel="00C730F4">
            <w:delText>.</w:delText>
          </w:r>
        </w:del>
      </w:ins>
    </w:p>
    <w:p w14:paraId="28476691" w14:textId="77777777" w:rsidR="00BF5CDF" w:rsidRPr="00E77497" w:rsidDel="00C730F4" w:rsidRDefault="00BF5CDF" w:rsidP="00BF5CDF">
      <w:pPr>
        <w:rPr>
          <w:ins w:id="23061" w:author="Rev 7 Allen Wirfs-Brock" w:date="2012-04-26T11:01:00Z"/>
          <w:del w:id="23062" w:author="Rev 8 Allen Wirfs-Brock" w:date="2012-06-01T09:17:00Z"/>
        </w:rPr>
      </w:pPr>
      <w:ins w:id="23063" w:author="Rev 7 Allen Wirfs-Brock" w:date="2012-04-26T11:01:00Z">
        <w:del w:id="23064" w:author="Rev 8 Allen Wirfs-Brock" w:date="2012-06-01T09:17:00Z">
          <w:r w:rsidRPr="00E77497" w:rsidDel="00C730F4">
            <w:rPr>
              <w:rStyle w:val="bnf"/>
            </w:rPr>
            <w:delText>PropertySetParameterList</w:delText>
          </w:r>
          <w:r w:rsidRPr="00E77497" w:rsidDel="00C730F4">
            <w:rPr>
              <w:b/>
            </w:rPr>
            <w:delText>:</w:delText>
          </w:r>
          <w:r w:rsidRPr="00E77497" w:rsidDel="00C730F4">
            <w:delText xml:space="preserve"> </w:delText>
          </w:r>
          <w:r w:rsidRPr="00E77497" w:rsidDel="00C730F4">
            <w:rPr>
              <w:rStyle w:val="bnf"/>
            </w:rPr>
            <w:delText xml:space="preserve">BindingPattern </w:delText>
          </w:r>
        </w:del>
      </w:ins>
    </w:p>
    <w:p w14:paraId="5636836B" w14:textId="77777777" w:rsidR="00BF5CDF" w:rsidRPr="00E77497" w:rsidDel="00C730F4" w:rsidRDefault="00BF5CDF" w:rsidP="00BF5CDF">
      <w:pPr>
        <w:pStyle w:val="Alg4"/>
        <w:numPr>
          <w:ilvl w:val="0"/>
          <w:numId w:val="745"/>
        </w:numPr>
        <w:spacing w:after="220"/>
        <w:contextualSpacing/>
        <w:rPr>
          <w:ins w:id="23065" w:author="Rev 7 Allen Wirfs-Brock" w:date="2012-04-26T11:01:00Z"/>
          <w:del w:id="23066" w:author="Rev 8 Allen Wirfs-Brock" w:date="2012-06-01T09:17:00Z"/>
        </w:rPr>
      </w:pPr>
      <w:ins w:id="23067" w:author="Rev 7 Allen Wirfs-Brock" w:date="2012-04-26T11:01:00Z">
        <w:del w:id="23068" w:author="Rev 8 Allen Wirfs-Brock" w:date="2012-06-01T09:17:00Z">
          <w:r w:rsidRPr="00E77497" w:rsidDel="00C730F4">
            <w:delText xml:space="preserve">Return BoundNames of </w:delText>
          </w:r>
          <w:r w:rsidRPr="00E77497" w:rsidDel="00C730F4">
            <w:rPr>
              <w:rStyle w:val="bnf"/>
            </w:rPr>
            <w:delText>BindingPattern</w:delText>
          </w:r>
          <w:r w:rsidRPr="00E77497" w:rsidDel="00C730F4">
            <w:delText>.</w:delText>
          </w:r>
        </w:del>
      </w:ins>
    </w:p>
    <w:p w14:paraId="045C894D" w14:textId="77777777" w:rsidR="00BF5CDF" w:rsidRPr="00E77497" w:rsidRDefault="00BF5CDF" w:rsidP="00BF5CDF">
      <w:pPr>
        <w:rPr>
          <w:ins w:id="23069" w:author="Rev 7 Allen Wirfs-Brock" w:date="2012-04-26T11:01:00Z"/>
          <w:rFonts w:ascii="Helvetica" w:hAnsi="Helvetica"/>
          <w:b/>
        </w:rPr>
      </w:pPr>
      <w:ins w:id="23070" w:author="Rev 7 Allen Wirfs-Brock" w:date="2012-04-26T11:01:00Z">
        <w:r w:rsidRPr="00E77497">
          <w:rPr>
            <w:rFonts w:ascii="Helvetica" w:hAnsi="Helvetica"/>
            <w:b/>
          </w:rPr>
          <w:t xml:space="preserve">Static Semantics:  </w:t>
        </w:r>
        <w:r w:rsidRPr="00E77497">
          <w:rPr>
            <w:rFonts w:ascii="Helvetica" w:hAnsi="Helvetica"/>
            <w:b/>
            <w:lang w:eastAsia="en-US"/>
          </w:rPr>
          <w:t>ExpectedArgumentCount</w:t>
        </w:r>
      </w:ins>
    </w:p>
    <w:p w14:paraId="6D0BF1E3" w14:textId="77777777" w:rsidR="00BF5CDF" w:rsidRPr="00E77497" w:rsidRDefault="00BF5CDF" w:rsidP="00BF5CDF">
      <w:pPr>
        <w:rPr>
          <w:ins w:id="23071" w:author="Rev 7 Allen Wirfs-Brock" w:date="2012-04-26T11:01:00Z"/>
        </w:rPr>
      </w:pPr>
      <w:ins w:id="23072" w:author="Rev 7 Allen Wirfs-Brock" w:date="2012-04-26T11:01: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14:paraId="7E4B8407" w14:textId="77777777" w:rsidR="00BF5CDF" w:rsidRPr="00E77497" w:rsidRDefault="00BF5CDF" w:rsidP="004A7791">
      <w:pPr>
        <w:pStyle w:val="Alg4"/>
        <w:numPr>
          <w:ilvl w:val="0"/>
          <w:numId w:val="746"/>
        </w:numPr>
        <w:spacing w:after="220"/>
        <w:contextualSpacing/>
        <w:rPr>
          <w:ins w:id="23073" w:author="Rev 7 Allen Wirfs-Brock" w:date="2012-04-26T11:01:00Z"/>
        </w:rPr>
      </w:pPr>
      <w:ins w:id="23074" w:author="Rev 7 Allen Wirfs-Brock" w:date="2012-04-26T11:01:00Z">
        <w:r w:rsidRPr="00E77497">
          <w:t>Return 1.</w:t>
        </w:r>
      </w:ins>
    </w:p>
    <w:p w14:paraId="3214F668" w14:textId="77777777" w:rsidR="00BF5CDF" w:rsidRPr="00E77497" w:rsidRDefault="00BF5CDF" w:rsidP="00BF5CDF">
      <w:pPr>
        <w:rPr>
          <w:ins w:id="23075" w:author="Rev 7 Allen Wirfs-Brock" w:date="2012-04-26T11:01:00Z"/>
        </w:rPr>
      </w:pPr>
      <w:ins w:id="23076" w:author="Rev 7 Allen Wirfs-Brock" w:date="2012-04-26T11:01: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14:paraId="693DC2FA" w14:textId="77777777" w:rsidR="00BF5CDF" w:rsidRPr="00E77497" w:rsidRDefault="00BF5CDF" w:rsidP="004A7791">
      <w:pPr>
        <w:pStyle w:val="Alg4"/>
        <w:numPr>
          <w:ilvl w:val="0"/>
          <w:numId w:val="747"/>
        </w:numPr>
        <w:spacing w:after="220"/>
        <w:contextualSpacing/>
        <w:rPr>
          <w:ins w:id="23077" w:author="Rev 7 Allen Wirfs-Brock" w:date="2012-04-26T11:01:00Z"/>
        </w:rPr>
      </w:pPr>
      <w:ins w:id="23078" w:author="Rev 7 Allen Wirfs-Brock" w:date="2012-04-26T11:01:00Z">
        <w:r w:rsidRPr="00E77497">
          <w:t>Return 1.</w:t>
        </w:r>
      </w:ins>
    </w:p>
    <w:p w14:paraId="016DF0CD" w14:textId="77777777" w:rsidR="00BF5CDF" w:rsidRPr="00E77497" w:rsidRDefault="00BF5CDF" w:rsidP="00BF5CDF">
      <w:pPr>
        <w:rPr>
          <w:ins w:id="23079" w:author="Rev 7 Allen Wirfs-Brock" w:date="2012-04-26T11:01:00Z"/>
          <w:rFonts w:ascii="Helvetica" w:hAnsi="Helvetica"/>
          <w:b/>
        </w:rPr>
      </w:pPr>
      <w:ins w:id="23080" w:author="Rev 7 Allen Wirfs-Brock" w:date="2012-04-26T11:01:00Z">
        <w:r w:rsidRPr="00E77497">
          <w:rPr>
            <w:rFonts w:ascii="Helvetica" w:hAnsi="Helvetica"/>
            <w:b/>
          </w:rPr>
          <w:t xml:space="preserve">Static Semantics:  </w:t>
        </w:r>
        <w:r w:rsidRPr="00E77497">
          <w:rPr>
            <w:rStyle w:val="bnf"/>
            <w:rFonts w:ascii="Helvetica" w:hAnsi="Helvetica"/>
            <w:b/>
            <w:i w:val="0"/>
          </w:rPr>
          <w:t>PropName</w:t>
        </w:r>
      </w:ins>
    </w:p>
    <w:p w14:paraId="71BBA53D" w14:textId="77777777" w:rsidR="0021118F" w:rsidRPr="00E77497" w:rsidRDefault="0021118F" w:rsidP="0021118F">
      <w:pPr>
        <w:pStyle w:val="SyntaxRule"/>
        <w:rPr>
          <w:ins w:id="23081" w:author="Rev 8 Allen Wirfs-Brock" w:date="2012-06-11T16:14:00Z"/>
          <w:b/>
        </w:rPr>
      </w:pPr>
      <w:ins w:id="23082" w:author="Rev 8 Allen Wirfs-Brock" w:date="2012-06-11T16:14:00Z">
        <w:r>
          <w:t>MethodDefinition</w:t>
        </w:r>
        <w:r w:rsidRPr="00E77497">
          <w:rPr>
            <w:rFonts w:ascii="Arial" w:hAnsi="Arial" w:cs="Arial"/>
            <w:b/>
          </w:rPr>
          <w:t xml:space="preserve"> </w:t>
        </w:r>
        <w:r w:rsidRPr="00E77497">
          <w:rPr>
            <w:rFonts w:ascii="Arial" w:hAnsi="Arial" w:cs="Arial"/>
            <w:b/>
            <w:i w:val="0"/>
          </w:rPr>
          <w:t>:</w:t>
        </w:r>
      </w:ins>
    </w:p>
    <w:p w14:paraId="46BEFAEA" w14:textId="77777777" w:rsidR="0021118F" w:rsidRPr="00E77497" w:rsidRDefault="0021118F" w:rsidP="0021118F">
      <w:pPr>
        <w:pStyle w:val="SyntaxDefinition"/>
        <w:rPr>
          <w:ins w:id="23083" w:author="Rev 8 Allen Wirfs-Brock" w:date="2012-06-11T16:14:00Z"/>
        </w:rPr>
      </w:pPr>
      <w:ins w:id="23084" w:author="Rev 8 Allen Wirfs-Brock" w:date="2012-06-11T16:14: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27ACBBA6" w14:textId="77777777" w:rsidR="00BF5CDF" w:rsidRPr="00E77497" w:rsidDel="0021118F" w:rsidRDefault="00BF5CDF" w:rsidP="00BF5CDF">
      <w:pPr>
        <w:rPr>
          <w:ins w:id="23085" w:author="Rev 7 Allen Wirfs-Brock" w:date="2012-04-26T11:01:00Z"/>
          <w:del w:id="23086" w:author="Rev 8 Allen Wirfs-Brock" w:date="2012-06-11T16:14:00Z"/>
        </w:rPr>
      </w:pPr>
      <w:ins w:id="23087" w:author="Rev 7 Allen Wirfs-Brock" w:date="2012-04-26T11:01:00Z">
        <w:del w:id="23088"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w:delText>
          </w:r>
          <w:r w:rsidDel="0021118F">
            <w:rPr>
              <w:rFonts w:ascii="Courier New" w:hAnsi="Courier New" w:cs="Courier New"/>
              <w:b/>
              <w:iCs/>
            </w:rPr>
            <w:delText xml:space="preserve"> </w:delText>
          </w:r>
          <w:r w:rsidRPr="007870CC" w:rsidDel="0021118F">
            <w:rPr>
              <w:rFonts w:ascii="Times New Roman" w:hAnsi="Times New Roman"/>
              <w:i/>
            </w:rPr>
            <w:delText>FormalParameterList</w:delText>
          </w:r>
          <w:r w:rsidRPr="00E77497" w:rsidDel="0021118F">
            <w:rPr>
              <w:rFonts w:ascii="Courier New" w:hAnsi="Courier New" w:cs="Courier New"/>
              <w:b/>
              <w:iCs/>
            </w:rPr>
            <w:delText xml:space="preserve"> )</w:delText>
          </w:r>
        </w:del>
        <w:del w:id="23089" w:author="Rev 8 Allen Wirfs-Brock" w:date="2012-05-24T18:54:00Z">
          <w:r w:rsidRPr="00E77497" w:rsidDel="00B87562">
            <w:rPr>
              <w:rFonts w:ascii="Courier New" w:hAnsi="Courier New" w:cs="Courier New"/>
              <w:b/>
              <w:iCs/>
            </w:rPr>
            <w:delText xml:space="preserve"> </w:delText>
          </w:r>
        </w:del>
      </w:ins>
      <w:ins w:id="23090" w:author="Rev 7 Allen Wirfs-Brock" w:date="2012-04-26T11:33:00Z">
        <w:del w:id="23091"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3092" w:author="Rev 8 Allen Wirfs-Brock" w:date="2012-05-24T18:54:00Z">
          <w:r w:rsidR="00C318A3" w:rsidRPr="008B7F6F" w:rsidDel="00B87562">
            <w:rPr>
              <w:rFonts w:ascii="Courier New" w:hAnsi="Courier New" w:cs="Courier New"/>
              <w:b/>
              <w:iCs/>
            </w:rPr>
            <w:delText xml:space="preserve"> </w:delText>
          </w:r>
        </w:del>
      </w:ins>
    </w:p>
    <w:p w14:paraId="28A7A493" w14:textId="77777777" w:rsidR="00BF5CDF" w:rsidRPr="00E77497" w:rsidRDefault="00BF5CDF" w:rsidP="004A7791">
      <w:pPr>
        <w:pStyle w:val="Alg4"/>
        <w:numPr>
          <w:ilvl w:val="0"/>
          <w:numId w:val="750"/>
        </w:numPr>
        <w:spacing w:after="220"/>
        <w:contextualSpacing/>
        <w:rPr>
          <w:ins w:id="23093" w:author="Rev 7 Allen Wirfs-Brock" w:date="2012-04-26T11:01:00Z"/>
        </w:rPr>
      </w:pPr>
      <w:ins w:id="23094" w:author="Rev 7 Allen Wirfs-Brock" w:date="2012-04-26T11:01:00Z">
        <w:r w:rsidRPr="00E77497">
          <w:t>Return PropName</w:t>
        </w:r>
        <w:r w:rsidRPr="008D6EE3">
          <w:t xml:space="preserve"> </w:t>
        </w:r>
        <w:r w:rsidRPr="00E77497">
          <w:t xml:space="preserve">of </w:t>
        </w:r>
        <w:r w:rsidRPr="00E77497">
          <w:rPr>
            <w:i/>
          </w:rPr>
          <w:t>PropertyName</w:t>
        </w:r>
        <w:r w:rsidRPr="00E77497">
          <w:t>.</w:t>
        </w:r>
      </w:ins>
    </w:p>
    <w:p w14:paraId="42616A01" w14:textId="77777777" w:rsidR="00BF5CDF" w:rsidRPr="00E77497" w:rsidDel="0021118F" w:rsidRDefault="00BF5CDF" w:rsidP="00BF5CDF">
      <w:pPr>
        <w:rPr>
          <w:ins w:id="23095" w:author="Rev 7 Allen Wirfs-Brock" w:date="2012-04-26T11:01:00Z"/>
          <w:del w:id="23096" w:author="Rev 8 Allen Wirfs-Brock" w:date="2012-06-11T16:14:00Z"/>
        </w:rPr>
      </w:pPr>
      <w:ins w:id="23097" w:author="Rev 7 Allen Wirfs-Brock" w:date="2012-04-26T11:01:00Z">
        <w:del w:id="23098"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Del="0021118F">
            <w:rPr>
              <w:rFonts w:ascii="Courier New" w:hAnsi="Courier New" w:cs="Courier New"/>
              <w:b/>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w:delText>
          </w:r>
          <w:r w:rsidDel="0021118F">
            <w:rPr>
              <w:rFonts w:ascii="Courier New" w:hAnsi="Courier New" w:cs="Courier New"/>
              <w:b/>
              <w:iCs/>
            </w:rPr>
            <w:delText xml:space="preserve"> </w:delText>
          </w:r>
          <w:r w:rsidRPr="007870CC" w:rsidDel="0021118F">
            <w:rPr>
              <w:rFonts w:ascii="Times New Roman" w:hAnsi="Times New Roman"/>
              <w:i/>
            </w:rPr>
            <w:delText>FormalParameterList</w:delText>
          </w:r>
          <w:r w:rsidRPr="00E77497" w:rsidDel="0021118F">
            <w:rPr>
              <w:rFonts w:ascii="Courier New" w:hAnsi="Courier New" w:cs="Courier New"/>
              <w:b/>
              <w:iCs/>
            </w:rPr>
            <w:delText xml:space="preserve"> )</w:delText>
          </w:r>
        </w:del>
        <w:del w:id="23099" w:author="Rev 8 Allen Wirfs-Brock" w:date="2012-05-24T18:53:00Z">
          <w:r w:rsidRPr="00E77497" w:rsidDel="00B87562">
            <w:rPr>
              <w:rFonts w:ascii="Courier New" w:hAnsi="Courier New" w:cs="Courier New"/>
              <w:b/>
              <w:iCs/>
            </w:rPr>
            <w:delText xml:space="preserve"> </w:delText>
          </w:r>
        </w:del>
      </w:ins>
      <w:ins w:id="23100" w:author="Rev 7 Allen Wirfs-Brock" w:date="2012-04-26T11:33:00Z">
        <w:del w:id="23101"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3102" w:author="Rev 8 Allen Wirfs-Brock" w:date="2012-05-24T18:53:00Z">
          <w:r w:rsidR="00C318A3" w:rsidRPr="008B7F6F" w:rsidDel="00B87562">
            <w:rPr>
              <w:rFonts w:ascii="Courier New" w:hAnsi="Courier New" w:cs="Courier New"/>
              <w:b/>
              <w:iCs/>
            </w:rPr>
            <w:delText xml:space="preserve"> </w:delText>
          </w:r>
        </w:del>
      </w:ins>
    </w:p>
    <w:p w14:paraId="2E2C7098" w14:textId="77777777" w:rsidR="00BF5CDF" w:rsidRPr="00E77497" w:rsidDel="0021118F" w:rsidRDefault="00BF5CDF" w:rsidP="004A7791">
      <w:pPr>
        <w:pStyle w:val="Alg4"/>
        <w:numPr>
          <w:ilvl w:val="0"/>
          <w:numId w:val="751"/>
        </w:numPr>
        <w:spacing w:after="220"/>
        <w:contextualSpacing/>
        <w:rPr>
          <w:ins w:id="23103" w:author="Rev 7 Allen Wirfs-Brock" w:date="2012-04-26T11:01:00Z"/>
          <w:del w:id="23104" w:author="Rev 8 Allen Wirfs-Brock" w:date="2012-06-11T16:14:00Z"/>
        </w:rPr>
      </w:pPr>
      <w:ins w:id="23105" w:author="Rev 7 Allen Wirfs-Brock" w:date="2012-04-26T11:01:00Z">
        <w:del w:id="23106" w:author="Rev 8 Allen Wirfs-Brock" w:date="2012-06-11T16:14:00Z">
          <w:r w:rsidRPr="00E77497" w:rsidDel="0021118F">
            <w:delText>Return PropName</w:delText>
          </w:r>
          <w:r w:rsidRPr="008D6EE3" w:rsidDel="0021118F">
            <w:delText xml:space="preserve"> </w:delText>
          </w:r>
          <w:r w:rsidRPr="00E77497" w:rsidDel="0021118F">
            <w:delText xml:space="preserve">of </w:delText>
          </w:r>
          <w:r w:rsidRPr="00E77497" w:rsidDel="0021118F">
            <w:rPr>
              <w:i/>
            </w:rPr>
            <w:delText>PropertyName</w:delText>
          </w:r>
          <w:r w:rsidRPr="00E77497" w:rsidDel="0021118F">
            <w:delText>.</w:delText>
          </w:r>
        </w:del>
      </w:ins>
    </w:p>
    <w:p w14:paraId="79E854F3" w14:textId="77777777" w:rsidR="00BF5CDF" w:rsidRPr="00E77497" w:rsidDel="0021118F" w:rsidRDefault="00BF5CDF" w:rsidP="00BF5CDF">
      <w:pPr>
        <w:keepNext/>
        <w:rPr>
          <w:ins w:id="23107" w:author="Rev 7 Allen Wirfs-Brock" w:date="2012-04-26T11:01:00Z"/>
          <w:del w:id="23108" w:author="Rev 8 Allen Wirfs-Brock" w:date="2012-06-11T16:14:00Z"/>
        </w:rPr>
      </w:pPr>
      <w:ins w:id="23109" w:author="Rev 7 Allen Wirfs-Brock" w:date="2012-04-26T11:01:00Z">
        <w:del w:id="23110"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Fonts w:ascii="Courier New" w:hAnsi="Courier New" w:cs="Courier New"/>
              <w:b/>
              <w:iCs/>
            </w:rPr>
            <w:delText>get</w:delText>
          </w:r>
          <w:r w:rsidRPr="00E77497" w:rsidDel="0021118F">
            <w:rPr>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 xml:space="preserve">( ) </w:delText>
          </w:r>
        </w:del>
      </w:ins>
      <w:ins w:id="23111" w:author="Rev 7 Allen Wirfs-Brock" w:date="2012-04-26T11:33:00Z">
        <w:del w:id="23112" w:author="Rev 8 Allen Wirfs-Brock" w:date="2012-05-10T17:37:00Z">
          <w:r w:rsidR="00C318A3" w:rsidRPr="00266D2C" w:rsidDel="007110FE">
            <w:rPr>
              <w:rFonts w:ascii="Courier New" w:hAnsi="Courier New" w:cs="Courier New"/>
              <w:b/>
              <w:i/>
            </w:rPr>
            <w:delText>ConsiseBody</w:delText>
          </w:r>
        </w:del>
        <w:del w:id="23113" w:author="Rev 8 Allen Wirfs-Brock" w:date="2012-05-24T18:53:00Z">
          <w:r w:rsidR="00C318A3" w:rsidRPr="008B7F6F" w:rsidDel="00B87562">
            <w:rPr>
              <w:rFonts w:ascii="Courier New" w:hAnsi="Courier New" w:cs="Courier New"/>
              <w:b/>
              <w:iCs/>
            </w:rPr>
            <w:delText xml:space="preserve"> </w:delText>
          </w:r>
        </w:del>
      </w:ins>
    </w:p>
    <w:p w14:paraId="610FF765" w14:textId="77777777" w:rsidR="00BF5CDF" w:rsidRPr="00E77497" w:rsidDel="0021118F" w:rsidRDefault="00BF5CDF" w:rsidP="004A7791">
      <w:pPr>
        <w:pStyle w:val="Alg4"/>
        <w:numPr>
          <w:ilvl w:val="0"/>
          <w:numId w:val="752"/>
        </w:numPr>
        <w:spacing w:after="220"/>
        <w:contextualSpacing/>
        <w:rPr>
          <w:ins w:id="23114" w:author="Rev 7 Allen Wirfs-Brock" w:date="2012-04-26T11:01:00Z"/>
          <w:del w:id="23115" w:author="Rev 8 Allen Wirfs-Brock" w:date="2012-06-11T16:14:00Z"/>
        </w:rPr>
      </w:pPr>
      <w:ins w:id="23116" w:author="Rev 7 Allen Wirfs-Brock" w:date="2012-04-26T11:01:00Z">
        <w:del w:id="23117" w:author="Rev 8 Allen Wirfs-Brock" w:date="2012-06-11T16:14:00Z">
          <w:r w:rsidRPr="00E77497" w:rsidDel="0021118F">
            <w:delText>Return PropName</w:delText>
          </w:r>
          <w:r w:rsidRPr="0099011E" w:rsidDel="0021118F">
            <w:delText xml:space="preserve"> </w:delText>
          </w:r>
          <w:r w:rsidRPr="00E77497" w:rsidDel="0021118F">
            <w:delText xml:space="preserve">of </w:delText>
          </w:r>
          <w:r w:rsidRPr="00E77497" w:rsidDel="0021118F">
            <w:rPr>
              <w:i/>
            </w:rPr>
            <w:delText>PropertyName</w:delText>
          </w:r>
          <w:r w:rsidRPr="00E77497" w:rsidDel="0021118F">
            <w:delText>.</w:delText>
          </w:r>
        </w:del>
      </w:ins>
    </w:p>
    <w:p w14:paraId="3C92C71E" w14:textId="77777777" w:rsidR="00BF5CDF" w:rsidRPr="008B7F6F" w:rsidDel="0021118F" w:rsidRDefault="00BF5CDF" w:rsidP="00BF5CDF">
      <w:pPr>
        <w:rPr>
          <w:ins w:id="23118" w:author="Rev 7 Allen Wirfs-Brock" w:date="2012-04-26T11:01:00Z"/>
          <w:del w:id="23119" w:author="Rev 8 Allen Wirfs-Brock" w:date="2012-06-11T16:14:00Z"/>
        </w:rPr>
      </w:pPr>
      <w:ins w:id="23120" w:author="Rev 7 Allen Wirfs-Brock" w:date="2012-04-26T11:01:00Z">
        <w:del w:id="23121"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Fonts w:ascii="Courier New" w:hAnsi="Courier New" w:cs="Courier New"/>
              <w:b/>
              <w:iCs/>
            </w:rPr>
            <w:delText>set</w:delText>
          </w:r>
          <w:r w:rsidRPr="00E77497" w:rsidDel="0021118F">
            <w:rPr>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 xml:space="preserve">( </w:delText>
          </w:r>
          <w:r w:rsidRPr="00E77497" w:rsidDel="0021118F">
            <w:rPr>
              <w:rStyle w:val="bnf"/>
            </w:rPr>
            <w:delText>PropertySetParameterList</w:delText>
          </w:r>
          <w:r w:rsidRPr="00120381" w:rsidDel="0021118F">
            <w:rPr>
              <w:rFonts w:ascii="Courier New" w:hAnsi="Courier New" w:cs="Courier New"/>
              <w:b/>
              <w:iCs/>
            </w:rPr>
            <w:delText xml:space="preserve"> )</w:delText>
          </w:r>
          <w:r w:rsidRPr="004D1BD1" w:rsidDel="0021118F">
            <w:rPr>
              <w:rFonts w:ascii="Courier New" w:hAnsi="Courier New" w:cs="Courier New"/>
              <w:b/>
              <w:iCs/>
            </w:rPr>
            <w:delText xml:space="preserve"> </w:delText>
          </w:r>
        </w:del>
      </w:ins>
      <w:ins w:id="23122" w:author="Rev 7 Allen Wirfs-Brock" w:date="2012-04-26T11:33:00Z">
        <w:del w:id="23123"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3124" w:author="Rev 8 Allen Wirfs-Brock" w:date="2012-06-11T16:14:00Z">
          <w:r w:rsidR="00C318A3" w:rsidRPr="008B7F6F" w:rsidDel="0021118F">
            <w:rPr>
              <w:rFonts w:ascii="Courier New" w:hAnsi="Courier New" w:cs="Courier New"/>
              <w:b/>
              <w:iCs/>
            </w:rPr>
            <w:delText xml:space="preserve"> </w:delText>
          </w:r>
        </w:del>
      </w:ins>
    </w:p>
    <w:p w14:paraId="65ED932D" w14:textId="77777777" w:rsidR="00BF5CDF" w:rsidRPr="006B6D0A" w:rsidDel="0021118F" w:rsidRDefault="00BF5CDF" w:rsidP="004A7791">
      <w:pPr>
        <w:pStyle w:val="Alg4"/>
        <w:numPr>
          <w:ilvl w:val="0"/>
          <w:numId w:val="753"/>
        </w:numPr>
        <w:spacing w:after="220"/>
        <w:contextualSpacing/>
        <w:rPr>
          <w:ins w:id="23125" w:author="Rev 7 Allen Wirfs-Brock" w:date="2012-04-26T11:01:00Z"/>
          <w:del w:id="23126" w:author="Rev 8 Allen Wirfs-Brock" w:date="2012-06-11T16:14:00Z"/>
        </w:rPr>
      </w:pPr>
      <w:ins w:id="23127" w:author="Rev 7 Allen Wirfs-Brock" w:date="2012-04-26T11:01:00Z">
        <w:del w:id="23128" w:author="Rev 8 Allen Wirfs-Brock" w:date="2012-06-11T16:14:00Z">
          <w:r w:rsidRPr="006B6D0A" w:rsidDel="0021118F">
            <w:delText>Return PropName</w:delText>
          </w:r>
          <w:r w:rsidRPr="0099011E" w:rsidDel="0021118F">
            <w:delText xml:space="preserve"> </w:delText>
          </w:r>
          <w:r w:rsidRPr="00E77497" w:rsidDel="0021118F">
            <w:delText xml:space="preserve">of </w:delText>
          </w:r>
          <w:r w:rsidRPr="00E77497" w:rsidDel="0021118F">
            <w:rPr>
              <w:i/>
            </w:rPr>
            <w:delText>PropertyName</w:delText>
          </w:r>
          <w:r w:rsidRPr="006B6D0A" w:rsidDel="0021118F">
            <w:delText>.</w:delText>
          </w:r>
        </w:del>
      </w:ins>
    </w:p>
    <w:p w14:paraId="663417E9" w14:textId="77777777" w:rsidR="0021118F" w:rsidRPr="00E77497" w:rsidRDefault="0021118F" w:rsidP="0021118F">
      <w:pPr>
        <w:rPr>
          <w:ins w:id="23129" w:author="Rev 8 Allen Wirfs-Brock" w:date="2012-06-11T16:10:00Z"/>
          <w:rFonts w:ascii="Helvetica" w:hAnsi="Helvetica"/>
          <w:b/>
        </w:rPr>
      </w:pPr>
      <w:ins w:id="23130" w:author="Rev 8 Allen Wirfs-Brock" w:date="2012-06-11T16:10:00Z">
        <w:r w:rsidRPr="00E77497">
          <w:rPr>
            <w:rFonts w:ascii="Helvetica" w:hAnsi="Helvetica"/>
            <w:b/>
          </w:rPr>
          <w:t xml:space="preserve">Static Semantics:  </w:t>
        </w:r>
      </w:ins>
      <w:ins w:id="23131" w:author="Rev 8 Allen Wirfs-Brock" w:date="2012-06-11T16:11:00Z">
        <w:r>
          <w:rPr>
            <w:rStyle w:val="bnf"/>
            <w:rFonts w:ascii="Helvetica" w:hAnsi="Helvetica"/>
            <w:b/>
            <w:i w:val="0"/>
          </w:rPr>
          <w:t>ReferencesSuper</w:t>
        </w:r>
      </w:ins>
    </w:p>
    <w:p w14:paraId="77863B6E" w14:textId="77777777" w:rsidR="0021118F" w:rsidRPr="00E77497" w:rsidRDefault="0021118F" w:rsidP="0021118F">
      <w:pPr>
        <w:pStyle w:val="SyntaxRule"/>
        <w:rPr>
          <w:ins w:id="23132" w:author="Rev 8 Allen Wirfs-Brock" w:date="2012-06-11T16:12:00Z"/>
          <w:b/>
        </w:rPr>
      </w:pPr>
      <w:ins w:id="23133" w:author="Rev 8 Allen Wirfs-Brock" w:date="2012-06-11T16:12:00Z">
        <w:r>
          <w:t>MethodDefinition</w:t>
        </w:r>
        <w:r w:rsidRPr="00E77497">
          <w:rPr>
            <w:rFonts w:ascii="Arial" w:hAnsi="Arial" w:cs="Arial"/>
            <w:b/>
          </w:rPr>
          <w:t xml:space="preserve"> </w:t>
        </w:r>
        <w:r w:rsidRPr="00E77497">
          <w:rPr>
            <w:rFonts w:ascii="Arial" w:hAnsi="Arial" w:cs="Arial"/>
            <w:b/>
            <w:i w:val="0"/>
          </w:rPr>
          <w:t>:</w:t>
        </w:r>
      </w:ins>
    </w:p>
    <w:p w14:paraId="73A2D97A" w14:textId="77777777" w:rsidR="0021118F" w:rsidRPr="00E77497" w:rsidRDefault="0021118F" w:rsidP="0021118F">
      <w:pPr>
        <w:pStyle w:val="SyntaxDefinition"/>
        <w:rPr>
          <w:ins w:id="23134" w:author="Rev 8 Allen Wirfs-Brock" w:date="2012-06-11T16:12:00Z"/>
        </w:rPr>
      </w:pPr>
      <w:ins w:id="23135" w:author="Rev 8 Allen Wirfs-Brock" w:date="2012-06-11T16:12: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497E1A86" w14:textId="77777777" w:rsidR="0021118F" w:rsidRPr="006B6D0A" w:rsidRDefault="0021118F" w:rsidP="0021118F">
      <w:pPr>
        <w:pStyle w:val="Alg4"/>
        <w:numPr>
          <w:ilvl w:val="0"/>
          <w:numId w:val="874"/>
        </w:numPr>
        <w:spacing w:after="220"/>
        <w:contextualSpacing/>
        <w:rPr>
          <w:ins w:id="23136" w:author="Rev 8 Allen Wirfs-Brock" w:date="2012-06-11T16:10:00Z"/>
        </w:rPr>
      </w:pPr>
      <w:ins w:id="23137" w:author="Rev 8 Allen Wirfs-Brock" w:date="2012-06-11T16:10:00Z">
        <w:r w:rsidRPr="006B6D0A">
          <w:t xml:space="preserve">Return </w:t>
        </w:r>
      </w:ins>
      <w:ins w:id="23138" w:author="Rev 8 Allen Wirfs-Brock" w:date="2012-06-11T16:13:00Z">
        <w:r w:rsidRPr="0021118F">
          <w:rPr>
            <w:i/>
          </w:rPr>
          <w:t>FunctionBody</w:t>
        </w:r>
        <w:r w:rsidRPr="00E77497">
          <w:t xml:space="preserve"> </w:t>
        </w:r>
        <w:r>
          <w:t>Contains</w:t>
        </w:r>
      </w:ins>
      <w:ins w:id="23139" w:author="Rev 8 Allen Wirfs-Brock" w:date="2012-06-11T16:10:00Z">
        <w:r w:rsidRPr="00E77497">
          <w:t xml:space="preserve"> </w:t>
        </w:r>
      </w:ins>
      <w:ins w:id="23140" w:author="Rev 8 Allen Wirfs-Brock" w:date="2012-06-11T16:13:00Z">
        <w:r>
          <w:rPr>
            <w:rFonts w:ascii="Courier New" w:hAnsi="Courier New" w:cs="Courier New"/>
            <w:b/>
          </w:rPr>
          <w:t>super</w:t>
        </w:r>
      </w:ins>
      <w:ins w:id="23141" w:author="Rev 8 Allen Wirfs-Brock" w:date="2012-06-11T16:10:00Z">
        <w:r w:rsidRPr="006B6D0A">
          <w:t>.</w:t>
        </w:r>
      </w:ins>
    </w:p>
    <w:p w14:paraId="05CC749A" w14:textId="77777777" w:rsidR="00266D2C" w:rsidRPr="00E77497" w:rsidRDefault="00266D2C" w:rsidP="00266D2C">
      <w:pPr>
        <w:rPr>
          <w:ins w:id="23142" w:author="Rev 8 Allen Wirfs-Brock" w:date="2012-06-07T16:52:00Z"/>
          <w:rFonts w:ascii="Helvetica" w:hAnsi="Helvetica"/>
          <w:b/>
        </w:rPr>
      </w:pPr>
      <w:ins w:id="23143" w:author="Rev 8 Allen Wirfs-Brock" w:date="2012-06-07T16:52:00Z">
        <w:r w:rsidRPr="00E77497">
          <w:rPr>
            <w:rFonts w:ascii="Helvetica" w:hAnsi="Helvetica"/>
            <w:b/>
          </w:rPr>
          <w:t xml:space="preserve">Static Semantics:  </w:t>
        </w:r>
      </w:ins>
      <w:ins w:id="23144" w:author="Rev 8 Allen Wirfs-Brock" w:date="2012-06-07T16:53:00Z">
        <w:r>
          <w:rPr>
            <w:rStyle w:val="bnf"/>
            <w:rFonts w:ascii="Helvetica" w:hAnsi="Helvetica"/>
            <w:b/>
            <w:i w:val="0"/>
          </w:rPr>
          <w:t>SpecialMethod</w:t>
        </w:r>
      </w:ins>
    </w:p>
    <w:p w14:paraId="0FA1FD55" w14:textId="77777777" w:rsidR="00266D2C" w:rsidRPr="00E77497" w:rsidRDefault="00266D2C" w:rsidP="00266D2C">
      <w:pPr>
        <w:rPr>
          <w:ins w:id="23145" w:author="Rev 8 Allen Wirfs-Brock" w:date="2012-06-07T16:52:00Z"/>
        </w:rPr>
      </w:pPr>
      <w:ins w:id="23146" w:author="Rev 8 Allen Wirfs-Brock" w:date="2012-06-07T16:52: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ins>
    </w:p>
    <w:p w14:paraId="548060FF" w14:textId="77777777" w:rsidR="00266D2C" w:rsidRPr="00E77497" w:rsidRDefault="00266D2C" w:rsidP="00266D2C">
      <w:pPr>
        <w:pStyle w:val="Alg4"/>
        <w:numPr>
          <w:ilvl w:val="0"/>
          <w:numId w:val="864"/>
        </w:numPr>
        <w:spacing w:after="220"/>
        <w:contextualSpacing/>
        <w:rPr>
          <w:ins w:id="23147" w:author="Rev 8 Allen Wirfs-Brock" w:date="2012-06-07T16:52:00Z"/>
        </w:rPr>
      </w:pPr>
      <w:ins w:id="23148" w:author="Rev 8 Allen Wirfs-Brock" w:date="2012-06-07T16:52:00Z">
        <w:r w:rsidRPr="00E77497">
          <w:t xml:space="preserve">Return </w:t>
        </w:r>
      </w:ins>
      <w:ins w:id="23149" w:author="Rev 8 Allen Wirfs-Brock" w:date="2012-06-07T16:53:00Z">
        <w:r w:rsidRPr="00266D2C">
          <w:rPr>
            <w:b/>
          </w:rPr>
          <w:t>false</w:t>
        </w:r>
      </w:ins>
      <w:ins w:id="23150" w:author="Rev 8 Allen Wirfs-Brock" w:date="2012-06-07T16:52:00Z">
        <w:r w:rsidRPr="00E77497">
          <w:t>.</w:t>
        </w:r>
      </w:ins>
    </w:p>
    <w:p w14:paraId="5C15FC8A" w14:textId="77777777" w:rsidR="00266D2C" w:rsidRPr="00E77497" w:rsidRDefault="00266D2C" w:rsidP="00266D2C">
      <w:pPr>
        <w:pStyle w:val="SyntaxRule"/>
        <w:rPr>
          <w:ins w:id="23151" w:author="Rev 8 Allen Wirfs-Brock" w:date="2012-06-07T16:55:00Z"/>
          <w:b/>
        </w:rPr>
      </w:pPr>
      <w:ins w:id="23152" w:author="Rev 8 Allen Wirfs-Brock" w:date="2012-06-07T16:55:00Z">
        <w:r>
          <w:t>MethodDefinition</w:t>
        </w:r>
        <w:r w:rsidRPr="00E77497">
          <w:rPr>
            <w:rFonts w:ascii="Arial" w:hAnsi="Arial" w:cs="Arial"/>
            <w:b/>
          </w:rPr>
          <w:t xml:space="preserve"> </w:t>
        </w:r>
        <w:r w:rsidRPr="00E77497">
          <w:rPr>
            <w:rFonts w:ascii="Arial" w:hAnsi="Arial" w:cs="Arial"/>
            <w:b/>
            <w:i w:val="0"/>
          </w:rPr>
          <w:t>:</w:t>
        </w:r>
      </w:ins>
    </w:p>
    <w:p w14:paraId="5286152B" w14:textId="77777777" w:rsidR="00266D2C" w:rsidRPr="00E77497" w:rsidRDefault="00266D2C" w:rsidP="00266D2C">
      <w:pPr>
        <w:pStyle w:val="SyntaxDefinition"/>
        <w:rPr>
          <w:ins w:id="23153" w:author="Rev 8 Allen Wirfs-Brock" w:date="2012-06-07T16:55:00Z"/>
        </w:rPr>
      </w:pPr>
      <w:ins w:id="23154" w:author="Rev 8 Allen Wirfs-Brock" w:date="2012-06-07T16:55:00Z">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7CE7070E" w14:textId="77777777" w:rsidR="00266D2C" w:rsidRPr="00E77497" w:rsidRDefault="00266D2C" w:rsidP="00266D2C">
      <w:pPr>
        <w:pStyle w:val="Alg4"/>
        <w:numPr>
          <w:ilvl w:val="0"/>
          <w:numId w:val="865"/>
        </w:numPr>
        <w:spacing w:after="220"/>
        <w:contextualSpacing/>
        <w:rPr>
          <w:ins w:id="23155" w:author="Rev 8 Allen Wirfs-Brock" w:date="2012-06-07T16:52:00Z"/>
        </w:rPr>
      </w:pPr>
      <w:ins w:id="23156" w:author="Rev 8 Allen Wirfs-Brock" w:date="2012-06-07T16:55:00Z">
        <w:r w:rsidRPr="00E77497">
          <w:t xml:space="preserve">Return </w:t>
        </w:r>
        <w:r>
          <w:rPr>
            <w:b/>
          </w:rPr>
          <w:t>true</w:t>
        </w:r>
        <w:r w:rsidRPr="00E77497">
          <w:t>.</w:t>
        </w:r>
      </w:ins>
    </w:p>
    <w:p w14:paraId="4606AEA1" w14:textId="77777777" w:rsidR="004A7791" w:rsidRPr="00E77497" w:rsidRDefault="004A7791" w:rsidP="004A7791">
      <w:pPr>
        <w:pStyle w:val="40"/>
        <w:numPr>
          <w:ilvl w:val="0"/>
          <w:numId w:val="0"/>
        </w:numPr>
        <w:rPr>
          <w:ins w:id="23157" w:author="Rev 7 Allen Wirfs-Brock" w:date="2012-04-26T11:12:00Z"/>
        </w:rPr>
      </w:pPr>
      <w:ins w:id="23158" w:author="Rev 7 Allen Wirfs-Brock" w:date="2012-04-26T11:12:00Z">
        <w:r w:rsidRPr="00E77497">
          <w:t>Runtime Semantics</w:t>
        </w:r>
      </w:ins>
    </w:p>
    <w:p w14:paraId="09662AC9" w14:textId="77777777" w:rsidR="004A7791" w:rsidRPr="00E77497" w:rsidRDefault="004A7791" w:rsidP="004A7791">
      <w:pPr>
        <w:keepNext/>
        <w:rPr>
          <w:ins w:id="23159" w:author="Rev 7 Allen Wirfs-Brock" w:date="2012-04-26T11:12:00Z"/>
          <w:rFonts w:ascii="Helvetica" w:hAnsi="Helvetica"/>
          <w:b/>
        </w:rPr>
      </w:pPr>
      <w:ins w:id="23160" w:author="Rev 7 Allen Wirfs-Brock" w:date="2012-04-26T11:12: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2F8421C2" w14:textId="77777777" w:rsidR="004A7791" w:rsidRPr="004418C4" w:rsidRDefault="004A7791" w:rsidP="004A7791">
      <w:pPr>
        <w:ind w:left="360"/>
        <w:rPr>
          <w:ins w:id="23161" w:author="Rev 7 Allen Wirfs-Brock" w:date="2012-04-26T11:12:00Z"/>
        </w:rPr>
      </w:pPr>
      <w:ins w:id="23162" w:author="Rev 7 Allen Wirfs-Brock" w:date="2012-04-26T11:12:00Z">
        <w:r>
          <w:t>W</w:t>
        </w:r>
        <w:r w:rsidRPr="004418C4">
          <w:t xml:space="preserve">ith </w:t>
        </w:r>
        <w:r>
          <w:t>parameter</w:t>
        </w:r>
        <w:r w:rsidRPr="004418C4">
          <w:t xml:space="preserve"> </w:t>
        </w:r>
        <w:r>
          <w:rPr>
            <w:rFonts w:ascii="Times New Roman" w:hAnsi="Times New Roman"/>
            <w:i/>
          </w:rPr>
          <w:t>object</w:t>
        </w:r>
        <w:r>
          <w:t>.</w:t>
        </w:r>
      </w:ins>
    </w:p>
    <w:p w14:paraId="7B0FE6EA" w14:textId="77777777" w:rsidR="004A7791" w:rsidRPr="00E77497" w:rsidRDefault="004A7791" w:rsidP="004A7791">
      <w:pPr>
        <w:rPr>
          <w:ins w:id="23163" w:author="Rev 7 Allen Wirfs-Brock" w:date="2012-04-26T11:12:00Z"/>
        </w:rPr>
      </w:pPr>
      <w:ins w:id="23164" w:author="Rev 7 Allen Wirfs-Brock" w:date="2012-04-26T11:12: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A5000">
          <w:rPr>
            <w:rFonts w:ascii="Times New Roman" w:hAnsi="Times New Roman"/>
            <w:i/>
          </w:rPr>
          <w:t>FormalParameterList</w:t>
        </w:r>
        <w:r w:rsidRPr="00E77497">
          <w:rPr>
            <w:rFonts w:ascii="Courier New" w:hAnsi="Courier New" w:cs="Courier New"/>
            <w:b/>
            <w:iCs/>
          </w:rPr>
          <w:t xml:space="preserve"> ) </w:t>
        </w:r>
      </w:ins>
      <w:ins w:id="23165" w:author="Rev 7 Allen Wirfs-Brock" w:date="2012-04-26T11:34:00Z">
        <w:del w:id="23166"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3167"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ins w:id="23168" w:author="Rev 7 Allen Wirfs-Brock" w:date="2012-04-26T11:34:00Z">
        <w:del w:id="23169" w:author="Rev 8 Allen Wirfs-Brock" w:date="2012-06-10T16:19:00Z">
          <w:r w:rsidR="00C318A3" w:rsidRPr="008B7F6F" w:rsidDel="00A73E93">
            <w:rPr>
              <w:rFonts w:ascii="Courier New" w:hAnsi="Courier New" w:cs="Courier New"/>
              <w:b/>
              <w:iCs/>
            </w:rPr>
            <w:delText xml:space="preserve"> </w:delText>
          </w:r>
        </w:del>
      </w:ins>
    </w:p>
    <w:p w14:paraId="2C1A9E3D" w14:textId="77777777" w:rsidR="004A7791" w:rsidRPr="00E77497" w:rsidRDefault="004A7791" w:rsidP="00F62C9B">
      <w:pPr>
        <w:pStyle w:val="Alg4"/>
        <w:numPr>
          <w:ilvl w:val="0"/>
          <w:numId w:val="754"/>
        </w:numPr>
        <w:contextualSpacing/>
        <w:rPr>
          <w:ins w:id="23170" w:author="Rev 7 Allen Wirfs-Brock" w:date="2012-04-26T11:12:00Z"/>
        </w:rPr>
      </w:pPr>
      <w:ins w:id="23171" w:author="Rev 7 Allen Wirfs-Brock" w:date="2012-04-26T11:1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14354E20" w14:textId="77777777" w:rsidR="00905A0F" w:rsidRPr="0006447F" w:rsidRDefault="00905A0F" w:rsidP="00905A0F">
      <w:pPr>
        <w:numPr>
          <w:ilvl w:val="0"/>
          <w:numId w:val="754"/>
        </w:numPr>
        <w:contextualSpacing/>
        <w:rPr>
          <w:ins w:id="23172" w:author="Rev 7 Allen Wirfs-Brock" w:date="2012-04-28T08:59:00Z"/>
          <w:rFonts w:ascii="Times New Roman" w:hAnsi="Times New Roman"/>
        </w:rPr>
      </w:pPr>
      <w:commentRangeStart w:id="23173"/>
      <w:ins w:id="23174" w:author="Rev 7 Allen Wirfs-Brock" w:date="2012-04-28T09:01:00Z">
        <w:r>
          <w:rPr>
            <w:rFonts w:ascii="Times New Roman" w:hAnsi="Times New Roman"/>
          </w:rPr>
          <w:t>L</w:t>
        </w:r>
      </w:ins>
      <w:ins w:id="23175" w:author="Rev 7 Allen Wirfs-Brock" w:date="2012-04-28T08:59:00Z">
        <w:r>
          <w:rPr>
            <w:rFonts w:ascii="Times New Roman" w:hAnsi="Times New Roman"/>
          </w:rPr>
          <w:t xml:space="preserve">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ins>
      <w:commentRangeEnd w:id="23173"/>
      <w:ins w:id="23176" w:author="Rev 7 Allen Wirfs-Brock" w:date="2012-04-28T09:02:00Z">
        <w:r>
          <w:rPr>
            <w:rStyle w:val="af3"/>
          </w:rPr>
          <w:commentReference w:id="23173"/>
        </w:r>
      </w:ins>
      <w:ins w:id="23177" w:author="Rev 7 Allen Wirfs-Brock" w:date="2012-04-28T08:59:00Z">
        <w:r>
          <w:rPr>
            <w:rFonts w:ascii="Times New Roman" w:hAnsi="Times New Roman"/>
          </w:rPr>
          <w:t xml:space="preserve">  </w:t>
        </w:r>
      </w:ins>
    </w:p>
    <w:p w14:paraId="5C02CB6F" w14:textId="77777777" w:rsidR="00905A0F" w:rsidRDefault="00905A0F" w:rsidP="00905A0F">
      <w:pPr>
        <w:numPr>
          <w:ilvl w:val="0"/>
          <w:numId w:val="754"/>
        </w:numPr>
        <w:contextualSpacing/>
        <w:rPr>
          <w:ins w:id="23178" w:author="Rev 7 Allen Wirfs-Brock" w:date="2012-04-28T08:59:00Z"/>
          <w:rFonts w:ascii="Times New Roman" w:hAnsi="Times New Roman"/>
        </w:rPr>
      </w:pPr>
      <w:ins w:id="23179" w:author="Rev 7 Allen Wirfs-Brock" w:date="2012-04-28T0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ins>
      <w:ins w:id="23180" w:author="Rev 7 Allen Wirfs-Brock" w:date="2012-05-02T10:54:00Z">
        <w:r w:rsidR="002F42C1" w:rsidRPr="002F42C1">
          <w:rPr>
            <w:rFonts w:ascii="Times New Roman" w:hAnsi="Times New Roman"/>
          </w:rPr>
          <w:t xml:space="preserve"> </w:t>
        </w:r>
      </w:ins>
      <w:ins w:id="23181"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3182" w:author="Rev 7 Allen Wirfs-Brock" w:date="2012-05-02T10:54:00Z">
        <w:del w:id="23183" w:author="Rev 8 Allen Wirfs-Brock" w:date="2012-06-13T16:03:00Z">
          <w:r w:rsidR="002F42C1" w:rsidDel="00B33FB4">
            <w:rPr>
              <w:rFonts w:ascii="Times New Roman" w:hAnsi="Times New Roman"/>
            </w:rPr>
            <w:delText>current</w:delText>
          </w:r>
          <w:r w:rsidR="002F42C1" w:rsidRPr="00E77497" w:rsidDel="00B33FB4">
            <w:rPr>
              <w:rFonts w:ascii="Times New Roman" w:hAnsi="Times New Roman"/>
            </w:rPr>
            <w:delText xml:space="preserve"> </w:delText>
          </w:r>
        </w:del>
        <w:r w:rsidR="002F42C1" w:rsidRPr="00E77497">
          <w:rPr>
            <w:rFonts w:ascii="Times New Roman" w:hAnsi="Times New Roman"/>
          </w:rPr>
          <w:t>execution context</w:t>
        </w:r>
        <w:r w:rsidR="002F42C1">
          <w:rPr>
            <w:rFonts w:ascii="Times New Roman" w:hAnsi="Times New Roman"/>
          </w:rPr>
          <w:t>’s</w:t>
        </w:r>
      </w:ins>
      <w:ins w:id="23184" w:author="Rev 7 Allen Wirfs-Brock" w:date="2012-04-28T08:59:00Z">
        <w:r w:rsidRPr="00E77497">
          <w:rPr>
            <w:rFonts w:ascii="Times New Roman" w:hAnsi="Times New Roman"/>
          </w:rPr>
          <w:t xml:space="preserve"> LexicalEnvironment</w:t>
        </w:r>
        <w:r>
          <w:rPr>
            <w:rFonts w:ascii="Times New Roman" w:hAnsi="Times New Roman"/>
          </w:rPr>
          <w:t>.</w:t>
        </w:r>
      </w:ins>
    </w:p>
    <w:p w14:paraId="724348CC" w14:textId="77777777" w:rsidR="00CC0E28" w:rsidRDefault="00CC0E28" w:rsidP="00F62C9B">
      <w:pPr>
        <w:numPr>
          <w:ilvl w:val="0"/>
          <w:numId w:val="754"/>
        </w:numPr>
        <w:spacing w:after="220"/>
        <w:contextualSpacing/>
        <w:rPr>
          <w:ins w:id="23185" w:author="Rev 8 Allen Wirfs-Brock" w:date="2012-06-11T16:29:00Z"/>
          <w:rFonts w:ascii="Times New Roman" w:hAnsi="Times New Roman"/>
        </w:rPr>
      </w:pPr>
      <w:ins w:id="23186" w:author="Rev 8 Allen Wirfs-Brock" w:date="2012-06-11T16:29: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w:t>
        </w:r>
      </w:ins>
      <w:ins w:id="23187" w:author="Rev 8 Allen Wirfs-Brock" w:date="2012-06-11T16:30:00Z">
        <w:r>
          <w:rPr>
            <w:rFonts w:ascii="Times New Roman" w:hAnsi="Times New Roman"/>
          </w:rPr>
          <w:t xml:space="preserve">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1A4CB465" w14:textId="77777777" w:rsidR="00567D93" w:rsidRDefault="00567D93" w:rsidP="00F62C9B">
      <w:pPr>
        <w:numPr>
          <w:ilvl w:val="0"/>
          <w:numId w:val="754"/>
        </w:numPr>
        <w:spacing w:after="220"/>
        <w:contextualSpacing/>
        <w:rPr>
          <w:ins w:id="23188" w:author="Rev 8 Allen Wirfs-Brock" w:date="2012-06-15T12:49:00Z"/>
          <w:rFonts w:ascii="Times New Roman" w:hAnsi="Times New Roman"/>
        </w:rPr>
      </w:pPr>
      <w:ins w:id="23189" w:author="Rev 8 Allen Wirfs-Brock" w:date="2012-06-15T12:49: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ins>
      <w:ins w:id="23190" w:author="Rev 8 Allen Wirfs-Brock" w:date="2012-06-15T12:50:00Z">
        <w:r w:rsidRPr="00543D25">
          <w:rPr>
            <w:rFonts w:ascii="Times New Roman" w:hAnsi="Times New Roman"/>
            <w:i/>
          </w:rPr>
          <w:t>needsSuperBinding</w:t>
        </w:r>
      </w:ins>
      <w:ins w:id="23191" w:author="Rev 8 Allen Wirfs-Brock" w:date="2012-06-15T12:49:00Z">
        <w:r>
          <w:rPr>
            <w:rFonts w:ascii="Times New Roman" w:hAnsi="Times New Roman"/>
          </w:rPr>
          <w:t xml:space="preserve"> be the result of </w:t>
        </w:r>
      </w:ins>
      <w:commentRangeStart w:id="23192"/>
      <w:ins w:id="23193" w:author="Rev 8 Allen Wirfs-Brock" w:date="2012-06-15T12:50:00Z">
        <w:r>
          <w:rPr>
            <w:rFonts w:ascii="Times New Roman" w:hAnsi="Times New Roman"/>
            <w:i/>
          </w:rPr>
          <w:t>FormalParameterList</w:t>
        </w:r>
      </w:ins>
      <w:ins w:id="23194" w:author="Rev 8 Allen Wirfs-Brock" w:date="2012-06-15T12:49:00Z">
        <w:r w:rsidRPr="00CC0E28">
          <w:rPr>
            <w:rFonts w:ascii="Times New Roman" w:hAnsi="Times New Roman"/>
          </w:rPr>
          <w:t xml:space="preserve"> </w:t>
        </w:r>
      </w:ins>
      <w:commentRangeEnd w:id="23192"/>
      <w:ins w:id="23195" w:author="Rev 8 Allen Wirfs-Brock" w:date="2012-06-15T12:51:00Z">
        <w:r>
          <w:rPr>
            <w:rStyle w:val="af3"/>
          </w:rPr>
          <w:commentReference w:id="23192"/>
        </w:r>
      </w:ins>
      <w:ins w:id="23196" w:author="Rev 8 Allen Wirfs-Brock" w:date="2012-06-15T12:49:00Z">
        <w:r w:rsidRPr="00CC0E28">
          <w:rPr>
            <w:rFonts w:ascii="Times New Roman" w:hAnsi="Times New Roman"/>
          </w:rPr>
          <w:t xml:space="preserve">Contains </w:t>
        </w:r>
        <w:r w:rsidRPr="00543D25">
          <w:rPr>
            <w:rFonts w:ascii="Courier New" w:hAnsi="Courier New" w:cs="Courier New"/>
            <w:b/>
          </w:rPr>
          <w:t>super</w:t>
        </w:r>
        <w:r>
          <w:rPr>
            <w:rFonts w:ascii="Times New Roman" w:hAnsi="Times New Roman"/>
          </w:rPr>
          <w:t>.</w:t>
        </w:r>
      </w:ins>
    </w:p>
    <w:p w14:paraId="0BB14AF4" w14:textId="77777777" w:rsidR="00CC0E28" w:rsidRDefault="00CC0E28" w:rsidP="00F62C9B">
      <w:pPr>
        <w:numPr>
          <w:ilvl w:val="0"/>
          <w:numId w:val="754"/>
        </w:numPr>
        <w:spacing w:after="220"/>
        <w:contextualSpacing/>
        <w:rPr>
          <w:ins w:id="23197" w:author="Rev 8 Allen Wirfs-Brock" w:date="2012-06-11T16:35:00Z"/>
          <w:rFonts w:ascii="Times New Roman" w:hAnsi="Times New Roman"/>
        </w:rPr>
      </w:pPr>
      <w:ins w:id="23198" w:author="Rev 8 Allen Wirfs-Brock" w:date="2012-06-11T16:35: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2B953853" w14:textId="77777777" w:rsidR="00905A0F" w:rsidRPr="0006447F" w:rsidRDefault="00905A0F" w:rsidP="00543D25">
      <w:pPr>
        <w:numPr>
          <w:ilvl w:val="1"/>
          <w:numId w:val="754"/>
        </w:numPr>
        <w:spacing w:after="220"/>
        <w:contextualSpacing/>
        <w:rPr>
          <w:ins w:id="23199" w:author="Rev 7 Allen Wirfs-Brock" w:date="2012-04-28T08:59:00Z"/>
          <w:rFonts w:ascii="Times New Roman" w:hAnsi="Times New Roman"/>
        </w:rPr>
      </w:pPr>
      <w:ins w:id="23200" w:author="Rev 7 Allen Wirfs-Brock" w:date="2012-04-28T08:59:00Z">
        <w:r>
          <w:rPr>
            <w:rFonts w:ascii="Times New Roman" w:hAnsi="Times New Roman"/>
          </w:rPr>
          <w:t xml:space="preserve">Let </w:t>
        </w:r>
      </w:ins>
      <w:ins w:id="23201" w:author="Rev 7 Allen Wirfs-Brock" w:date="2012-04-28T09:03:00Z">
        <w:r w:rsidRPr="00F62C9B">
          <w:rPr>
            <w:rFonts w:ascii="Times New Roman" w:hAnsi="Times New Roman"/>
            <w:i/>
          </w:rPr>
          <w:t>closure</w:t>
        </w:r>
      </w:ins>
      <w:ins w:id="23202" w:author="Rev 7 Allen Wirfs-Brock" w:date="2012-04-28T08:59:00Z">
        <w:r>
          <w:rPr>
            <w:rFonts w:ascii="Times New Roman" w:hAnsi="Times New Roman"/>
          </w:rPr>
          <w:t xml:space="preserve"> be the result of performing the FunctionCreate abstract operation with arguments </w:t>
        </w:r>
      </w:ins>
      <w:ins w:id="23203" w:author="Rev 7 Allen Wirfs-Brock" w:date="2012-04-28T09:03:00Z">
        <w:r>
          <w:t>Method</w:t>
        </w:r>
      </w:ins>
      <w:ins w:id="23204" w:author="Rev 7 Allen Wirfs-Brock" w:date="2012-04-28T08:59:00Z">
        <w:r>
          <w:t xml:space="preserve">, </w:t>
        </w:r>
        <w:r w:rsidRPr="00E77497">
          <w:rPr>
            <w:rFonts w:ascii="Times New Roman" w:hAnsi="Times New Roman"/>
            <w:i/>
          </w:rPr>
          <w:t>FormalParameterList</w:t>
        </w:r>
        <w:r w:rsidRPr="00E77497">
          <w:t xml:space="preserve">, </w:t>
        </w:r>
      </w:ins>
      <w:ins w:id="23205" w:author="Rev 8 Allen Wirfs-Brock" w:date="2012-06-11T09:02:00Z">
        <w:r w:rsidR="007310B3">
          <w:rPr>
            <w:rFonts w:ascii="Times New Roman" w:hAnsi="Times New Roman"/>
            <w:i/>
          </w:rPr>
          <w:t>Function</w:t>
        </w:r>
        <w:r w:rsidR="007310B3" w:rsidRPr="00B820AB">
          <w:rPr>
            <w:rFonts w:ascii="Times New Roman" w:hAnsi="Times New Roman"/>
            <w:i/>
          </w:rPr>
          <w:t>Body</w:t>
        </w:r>
      </w:ins>
      <w:ins w:id="23206" w:author="Rev 7 Allen Wirfs-Brock" w:date="2012-04-28T09:04:00Z">
        <w:del w:id="23207" w:author="Rev 8 Allen Wirfs-Brock" w:date="2012-06-11T09:02:00Z">
          <w:r w:rsidDel="007310B3">
            <w:rPr>
              <w:rFonts w:ascii="Times New Roman" w:hAnsi="Times New Roman"/>
              <w:i/>
            </w:rPr>
            <w:delText>Concise</w:delText>
          </w:r>
        </w:del>
      </w:ins>
      <w:ins w:id="23208" w:author="Rev 7 Allen Wirfs-Brock" w:date="2012-04-28T08:59:00Z">
        <w:del w:id="23209" w:author="Rev 8 Allen Wirfs-Brock" w:date="2012-06-11T09:02:00Z">
          <w:r w:rsidRPr="00E77497" w:rsidDel="007310B3">
            <w:rPr>
              <w:rFonts w:ascii="Times New Roman" w:hAnsi="Times New Roman"/>
              <w:i/>
            </w:rPr>
            <w:delText>Body</w:delText>
          </w:r>
        </w:del>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ins>
      <w:ins w:id="23210" w:author="Rev 7 Allen Wirfs-Brock" w:date="2012-04-28T09:17:00Z">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ins>
      <w:ins w:id="23211" w:author="Rev 7 Allen Wirfs-Brock" w:date="2012-04-28T09:18:00Z">
        <w:r w:rsidR="00F62C9B">
          <w:rPr>
            <w:rFonts w:ascii="Times New Roman" w:hAnsi="Times New Roman"/>
            <w:i/>
          </w:rPr>
          <w:t xml:space="preserve"> </w:t>
        </w:r>
        <w:r w:rsidR="00F62C9B">
          <w:rPr>
            <w:rFonts w:ascii="Times New Roman" w:hAnsi="Times New Roman"/>
          </w:rPr>
          <w:t xml:space="preserve">optional argument and </w:t>
        </w:r>
        <w:r w:rsidR="00F62C9B" w:rsidRPr="00F62C9B">
          <w:rPr>
            <w:rFonts w:ascii="Times New Roman" w:hAnsi="Times New Roman"/>
            <w:i/>
          </w:rPr>
          <w:t>propName</w:t>
        </w:r>
        <w:r w:rsidR="00F62C9B">
          <w:rPr>
            <w:rFonts w:ascii="Times New Roman" w:hAnsi="Times New Roman"/>
          </w:rPr>
          <w:t xml:space="preserve"> as the</w:t>
        </w:r>
        <w:r w:rsidR="00F62C9B">
          <w:t xml:space="preserve"> </w:t>
        </w:r>
      </w:ins>
      <w:ins w:id="23212" w:author="Rev 7 Allen Wirfs-Brock" w:date="2012-04-28T09:17:00Z">
        <w:r w:rsidR="00F62C9B" w:rsidRPr="00ED240D">
          <w:rPr>
            <w:rFonts w:ascii="Times New Roman" w:hAnsi="Times New Roman"/>
            <w:i/>
          </w:rPr>
          <w:t>methodNam</w:t>
        </w:r>
        <w:r w:rsidR="00F62C9B" w:rsidRPr="00DA3106">
          <w:rPr>
            <w:rFonts w:ascii="Times New Roman" w:hAnsi="Times New Roman"/>
            <w:i/>
          </w:rPr>
          <w:t>e</w:t>
        </w:r>
      </w:ins>
      <w:ins w:id="23213" w:author="Rev 7 Allen Wirfs-Brock" w:date="2012-04-28T09:19:00Z">
        <w:r w:rsidR="00F62C9B" w:rsidRPr="00F62C9B">
          <w:rPr>
            <w:rFonts w:ascii="Times New Roman" w:hAnsi="Times New Roman"/>
          </w:rPr>
          <w:t xml:space="preserve"> </w:t>
        </w:r>
        <w:r w:rsidR="00F62C9B">
          <w:rPr>
            <w:rFonts w:ascii="Times New Roman" w:hAnsi="Times New Roman"/>
          </w:rPr>
          <w:t>optional argument</w:t>
        </w:r>
      </w:ins>
      <w:ins w:id="23214" w:author="Rev 7 Allen Wirfs-Brock" w:date="2012-04-28T08:59:00Z">
        <w:r>
          <w:t>.</w:t>
        </w:r>
      </w:ins>
    </w:p>
    <w:p w14:paraId="169E9F26" w14:textId="77777777" w:rsidR="00CC0E28" w:rsidRDefault="00CC0E28" w:rsidP="00CC0E28">
      <w:pPr>
        <w:numPr>
          <w:ilvl w:val="0"/>
          <w:numId w:val="754"/>
        </w:numPr>
        <w:spacing w:after="220"/>
        <w:contextualSpacing/>
        <w:rPr>
          <w:ins w:id="23215" w:author="Rev 8 Allen Wirfs-Brock" w:date="2012-06-11T16:37:00Z"/>
          <w:rFonts w:ascii="Times New Roman" w:hAnsi="Times New Roman"/>
        </w:rPr>
      </w:pPr>
      <w:ins w:id="23216" w:author="Rev 8 Allen Wirfs-Brock" w:date="2012-06-11T16:37:00Z">
        <w:r>
          <w:rPr>
            <w:rFonts w:ascii="Times New Roman" w:hAnsi="Times New Roman"/>
          </w:rPr>
          <w:t xml:space="preserve">Else </w:t>
        </w:r>
      </w:ins>
    </w:p>
    <w:p w14:paraId="5E4C23DC" w14:textId="77777777" w:rsidR="00CC0E28" w:rsidRPr="0006447F" w:rsidRDefault="00CC0E28" w:rsidP="00CC0E28">
      <w:pPr>
        <w:numPr>
          <w:ilvl w:val="1"/>
          <w:numId w:val="754"/>
        </w:numPr>
        <w:spacing w:after="220"/>
        <w:contextualSpacing/>
        <w:rPr>
          <w:ins w:id="23217" w:author="Rev 8 Allen Wirfs-Brock" w:date="2012-06-11T16:37:00Z"/>
          <w:rFonts w:ascii="Times New Roman" w:hAnsi="Times New Roman"/>
        </w:rPr>
      </w:pPr>
      <w:ins w:id="23218" w:author="Rev 8 Allen Wirfs-Brock" w:date="2012-06-11T16:37: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2A088B76" w14:textId="77777777" w:rsidR="004A7791" w:rsidRPr="00F62C9B" w:rsidRDefault="004A7791" w:rsidP="00F62C9B">
      <w:pPr>
        <w:numPr>
          <w:ilvl w:val="0"/>
          <w:numId w:val="754"/>
        </w:numPr>
        <w:spacing w:after="220"/>
        <w:contextualSpacing/>
        <w:rPr>
          <w:ins w:id="23219" w:author="Rev 7 Allen Wirfs-Brock" w:date="2012-04-26T11:12:00Z"/>
          <w:rFonts w:ascii="Times New Roman" w:hAnsi="Times New Roman"/>
        </w:rPr>
      </w:pPr>
      <w:ins w:id="23220" w:author="Rev 7 Allen Wirfs-Brock" w:date="2012-04-26T11:1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3221" w:author="Rev 7 Allen Wirfs-Brock" w:date="2012-04-28T09:12:00Z">
        <w:r w:rsidR="00F62C9B">
          <w:rPr>
            <w:rFonts w:ascii="Times New Roman" w:hAnsi="Times New Roman"/>
          </w:rPr>
          <w:t>Value</w:t>
        </w:r>
      </w:ins>
      <w:ins w:id="23222" w:author="Rev 7 Allen Wirfs-Brock" w:date="2012-04-26T11:12: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ins>
      <w:commentRangeStart w:id="23223"/>
      <w:ins w:id="23224" w:author="Rev 7 Allen Wirfs-Brock" w:date="2012-04-28T09:13:00Z">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del w:id="23225" w:author="Rev 8 Allen Wirfs-Brock" w:date="2012-06-10T17:29:00Z">
          <w:r w:rsidR="00F62C9B" w:rsidRPr="00F62C9B" w:rsidDel="00A960AF">
            <w:rPr>
              <w:rFonts w:ascii="Times New Roman" w:hAnsi="Times New Roman"/>
              <w:b/>
            </w:rPr>
            <w:delText>true</w:delText>
          </w:r>
        </w:del>
      </w:ins>
      <w:commentRangeEnd w:id="23223"/>
      <w:ins w:id="23226" w:author="Rev 7 Allen Wirfs-Brock" w:date="2012-04-28T09:14:00Z">
        <w:del w:id="23227" w:author="Rev 8 Allen Wirfs-Brock" w:date="2012-06-10T17:29:00Z">
          <w:r w:rsidR="00F62C9B" w:rsidDel="00A960AF">
            <w:rPr>
              <w:rStyle w:val="af3"/>
            </w:rPr>
            <w:commentReference w:id="23223"/>
          </w:r>
        </w:del>
      </w:ins>
      <w:ins w:id="23228" w:author="Rev 7 Allen Wirfs-Brock" w:date="2012-04-28T09:13:00Z">
        <w:del w:id="23229" w:author="Rev 8 Allen Wirfs-Brock" w:date="2012-06-10T17:29:00Z">
          <w:r w:rsidR="00F62C9B" w:rsidRPr="00F62C9B" w:rsidDel="00A960AF">
            <w:rPr>
              <w:rFonts w:ascii="Times New Roman" w:hAnsi="Times New Roman"/>
            </w:rPr>
            <w:delText>,</w:delText>
          </w:r>
        </w:del>
      </w:ins>
      <w:ins w:id="23230" w:author="Rev 8 Allen Wirfs-Brock" w:date="2012-06-10T17:29:00Z">
        <w:r w:rsidR="00A960AF">
          <w:rPr>
            <w:rFonts w:ascii="Times New Roman" w:hAnsi="Times New Roman"/>
            <w:b/>
          </w:rPr>
          <w:t>false</w:t>
        </w:r>
      </w:ins>
      <w:ins w:id="23231" w:author="Rev 7 Allen Wirfs-Brock" w:date="2012-04-28T09:13:00Z">
        <w:r w:rsidR="00F62C9B" w:rsidRPr="00F62C9B">
          <w:rPr>
            <w:rFonts w:ascii="Times New Roman" w:hAnsi="Times New Roman"/>
          </w:rPr>
          <w:t xml:space="preserve"> </w:t>
        </w:r>
      </w:ins>
      <w:ins w:id="23232" w:author="Rev 7 Allen Wirfs-Brock" w:date="2012-04-26T11:12:00Z">
        <w:r w:rsidRPr="00F62C9B">
          <w:rPr>
            <w:rFonts w:ascii="Times New Roman" w:hAnsi="Times New Roman"/>
          </w:rPr>
          <w:t xml:space="preserve">[[Enumerable]]: </w:t>
        </w:r>
      </w:ins>
      <w:ins w:id="23233" w:author="Rev 7 Allen Wirfs-Brock" w:date="2012-04-28T09:13:00Z">
        <w:r w:rsidR="00F62C9B">
          <w:rPr>
            <w:rFonts w:ascii="Times New Roman" w:hAnsi="Times New Roman"/>
            <w:b/>
          </w:rPr>
          <w:t>false</w:t>
        </w:r>
      </w:ins>
      <w:ins w:id="23234" w:author="Rev 7 Allen Wirfs-Brock" w:date="2012-04-26T11:12: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23235" w:author="Rev 7 Allen Wirfs-Brock" w:date="2012-04-28T10:07:00Z">
        <w:r w:rsidR="00066663">
          <w:rPr>
            <w:rFonts w:ascii="Times New Roman" w:hAnsi="Times New Roman"/>
          </w:rPr>
          <w:t>.</w:t>
        </w:r>
      </w:ins>
    </w:p>
    <w:p w14:paraId="24DAEDDC" w14:textId="77777777" w:rsidR="004A7791" w:rsidRDefault="004A7791" w:rsidP="00056550">
      <w:pPr>
        <w:numPr>
          <w:ilvl w:val="0"/>
          <w:numId w:val="754"/>
        </w:numPr>
        <w:spacing w:after="220"/>
        <w:contextualSpacing/>
        <w:rPr>
          <w:ins w:id="23236" w:author="Rev 8 Allen Wirfs-Brock" w:date="2012-06-11T17:04:00Z"/>
          <w:rFonts w:ascii="Times New Roman" w:hAnsi="Times New Roman"/>
        </w:rPr>
      </w:pPr>
      <w:ins w:id="23237" w:author="Rev 7 Allen Wirfs-Brock" w:date="2012-04-26T11:12:00Z">
        <w:del w:id="23238" w:author="Rev 8 Allen Wirfs-Brock" w:date="2012-06-11T17:04:00Z">
          <w:r w:rsidRPr="00F62C9B" w:rsidDel="00056550">
            <w:rPr>
              <w:rFonts w:ascii="Times New Roman" w:hAnsi="Times New Roman"/>
            </w:rPr>
            <w:delText>Return</w:delText>
          </w:r>
        </w:del>
      </w:ins>
      <w:ins w:id="23239" w:author="Rev 8 Allen Wirfs-Brock" w:date="2012-06-11T17:04:00Z">
        <w:r w:rsidR="00056550">
          <w:rPr>
            <w:rFonts w:ascii="Times New Roman" w:hAnsi="Times New Roman"/>
          </w:rPr>
          <w:t xml:space="preserve">Let </w:t>
        </w:r>
        <w:r w:rsidR="00056550" w:rsidRPr="00056550">
          <w:rPr>
            <w:rFonts w:ascii="Times New Roman" w:hAnsi="Times New Roman"/>
            <w:i/>
          </w:rPr>
          <w:t>status</w:t>
        </w:r>
        <w:r w:rsidR="00056550">
          <w:rPr>
            <w:rFonts w:ascii="Times New Roman" w:hAnsi="Times New Roman"/>
          </w:rPr>
          <w:t xml:space="preserve"> be</w:t>
        </w:r>
      </w:ins>
      <w:ins w:id="23240" w:author="Rev 7 Allen Wirfs-Brock" w:date="2012-04-26T11:12:00Z">
        <w:r w:rsidRPr="00F62C9B">
          <w:rPr>
            <w:rFonts w:ascii="Times New Roman" w:hAnsi="Times New Roman"/>
          </w:rPr>
          <w:t xml:space="preserve"> the result of calling the [[DefineOwnProperty]] internal method of </w:t>
        </w:r>
        <w:r w:rsidRPr="00F62C9B">
          <w:rPr>
            <w:rFonts w:ascii="Times New Roman" w:hAnsi="Times New Roman"/>
            <w:i/>
          </w:rPr>
          <w:t>object</w:t>
        </w:r>
        <w:r w:rsidRPr="00F62C9B">
          <w:rPr>
            <w:rFonts w:ascii="Times New Roman" w:hAnsi="Times New Roman"/>
          </w:rPr>
          <w:t xml:space="preserve"> with arguments </w:t>
        </w:r>
        <w:r w:rsidRPr="00F62C9B">
          <w:rPr>
            <w:rFonts w:ascii="Times New Roman" w:hAnsi="Times New Roman"/>
            <w:i/>
          </w:rPr>
          <w:t>propName</w:t>
        </w:r>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7DE3C90A" w14:textId="77777777" w:rsidR="00056550" w:rsidRDefault="00056550" w:rsidP="00056550">
      <w:pPr>
        <w:numPr>
          <w:ilvl w:val="0"/>
          <w:numId w:val="754"/>
        </w:numPr>
        <w:spacing w:after="220"/>
        <w:contextualSpacing/>
        <w:rPr>
          <w:ins w:id="23241" w:author="Rev 8 Allen Wirfs-Brock" w:date="2012-06-11T17:04:00Z"/>
          <w:rFonts w:ascii="Times New Roman" w:hAnsi="Times New Roman"/>
        </w:rPr>
      </w:pPr>
      <w:ins w:id="23242" w:author="Rev 8 Allen Wirfs-Brock" w:date="2012-06-11T17:04:00Z">
        <w:r>
          <w:rPr>
            <w:rFonts w:ascii="Times New Roman" w:hAnsi="Times New Roman"/>
          </w:rPr>
          <w:t>ReturnIfAbrupt(</w:t>
        </w:r>
        <w:r w:rsidRPr="00056550">
          <w:rPr>
            <w:rFonts w:ascii="Times New Roman" w:hAnsi="Times New Roman"/>
            <w:i/>
          </w:rPr>
          <w:t>status</w:t>
        </w:r>
        <w:r>
          <w:rPr>
            <w:rFonts w:ascii="Times New Roman" w:hAnsi="Times New Roman"/>
          </w:rPr>
          <w:t>).</w:t>
        </w:r>
      </w:ins>
    </w:p>
    <w:p w14:paraId="26A486B6" w14:textId="77777777" w:rsidR="00056550" w:rsidRPr="00F62C9B" w:rsidRDefault="00056550" w:rsidP="00F62C9B">
      <w:pPr>
        <w:numPr>
          <w:ilvl w:val="0"/>
          <w:numId w:val="754"/>
        </w:numPr>
        <w:spacing w:after="220"/>
        <w:rPr>
          <w:ins w:id="23243" w:author="Rev 7 Allen Wirfs-Brock" w:date="2012-04-26T11:12:00Z"/>
          <w:rFonts w:ascii="Times New Roman" w:hAnsi="Times New Roman"/>
        </w:rPr>
      </w:pPr>
      <w:ins w:id="23244" w:author="Rev 8 Allen Wirfs-Brock" w:date="2012-06-11T17:05:00Z">
        <w:r>
          <w:rPr>
            <w:rFonts w:ascii="Times New Roman" w:hAnsi="Times New Roman"/>
          </w:rPr>
          <w:t>NormalCompletion(closure)</w:t>
        </w:r>
      </w:ins>
      <w:ins w:id="23245" w:author="Rev 8 Allen Wirfs-Brock" w:date="2012-06-11T17:06:00Z">
        <w:r>
          <w:rPr>
            <w:rFonts w:ascii="Times New Roman" w:hAnsi="Times New Roman"/>
          </w:rPr>
          <w:t>.</w:t>
        </w:r>
      </w:ins>
    </w:p>
    <w:p w14:paraId="10D0B42F" w14:textId="77777777" w:rsidR="004A7791" w:rsidRPr="00E77497" w:rsidRDefault="004A7791" w:rsidP="004A7791">
      <w:pPr>
        <w:rPr>
          <w:ins w:id="23246" w:author="Rev 7 Allen Wirfs-Brock" w:date="2012-04-26T11:12:00Z"/>
        </w:rPr>
      </w:pPr>
      <w:ins w:id="23247" w:author="Rev 7 Allen Wirfs-Brock" w:date="2012-04-26T11:12:00Z">
        <w:r>
          <w:rPr>
            <w:rStyle w:val="bnf"/>
          </w:rPr>
          <w:t>MethodDefinition</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51D9D">
          <w:rPr>
            <w:rFonts w:ascii="Times New Roman" w:hAnsi="Times New Roman"/>
            <w:i/>
          </w:rPr>
          <w:t>FormalParameterList</w:t>
        </w:r>
        <w:r w:rsidRPr="00E77497">
          <w:rPr>
            <w:rFonts w:ascii="Courier New" w:hAnsi="Courier New" w:cs="Courier New"/>
            <w:b/>
            <w:iCs/>
          </w:rPr>
          <w:t xml:space="preserve"> ) </w:t>
        </w:r>
      </w:ins>
      <w:ins w:id="23248" w:author="Rev 7 Allen Wirfs-Brock" w:date="2012-04-26T11:34:00Z">
        <w:del w:id="23249"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3250"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ins w:id="23251" w:author="Rev 7 Allen Wirfs-Brock" w:date="2012-04-26T11:34:00Z">
        <w:del w:id="23252" w:author="Rev 8 Allen Wirfs-Brock" w:date="2012-06-10T16:19:00Z">
          <w:r w:rsidR="00C318A3" w:rsidRPr="008B7F6F" w:rsidDel="00A73E93">
            <w:rPr>
              <w:rFonts w:ascii="Courier New" w:hAnsi="Courier New" w:cs="Courier New"/>
              <w:b/>
              <w:iCs/>
            </w:rPr>
            <w:delText xml:space="preserve"> </w:delText>
          </w:r>
        </w:del>
      </w:ins>
    </w:p>
    <w:p w14:paraId="319D2E2A" w14:textId="77777777" w:rsidR="00E6537A" w:rsidRPr="00E77497" w:rsidRDefault="00E6537A" w:rsidP="00E6537A">
      <w:pPr>
        <w:pStyle w:val="Alg4"/>
        <w:numPr>
          <w:ilvl w:val="0"/>
          <w:numId w:val="760"/>
        </w:numPr>
        <w:contextualSpacing/>
        <w:rPr>
          <w:ins w:id="23253" w:author="Rev 7 Allen Wirfs-Brock" w:date="2012-04-28T09:22:00Z"/>
        </w:rPr>
      </w:pPr>
      <w:ins w:id="23254" w:author="Rev 7 Allen Wirfs-Brock" w:date="2012-04-28T09:2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7600D8D9" w14:textId="77777777" w:rsidR="00E6537A" w:rsidRPr="0006447F" w:rsidRDefault="00E6537A" w:rsidP="00E6537A">
      <w:pPr>
        <w:numPr>
          <w:ilvl w:val="0"/>
          <w:numId w:val="760"/>
        </w:numPr>
        <w:contextualSpacing/>
        <w:rPr>
          <w:ins w:id="23255" w:author="Rev 7 Allen Wirfs-Brock" w:date="2012-04-28T09:22:00Z"/>
          <w:rFonts w:ascii="Times New Roman" w:hAnsi="Times New Roman"/>
        </w:rPr>
      </w:pPr>
      <w:commentRangeStart w:id="23256"/>
      <w:ins w:id="23257" w:author="Rev 7 Allen Wirfs-Brock" w:date="2012-04-28T09:22: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23256"/>
        <w:r>
          <w:rPr>
            <w:rStyle w:val="af3"/>
          </w:rPr>
          <w:commentReference w:id="23256"/>
        </w:r>
        <w:r>
          <w:rPr>
            <w:rFonts w:ascii="Times New Roman" w:hAnsi="Times New Roman"/>
          </w:rPr>
          <w:t xml:space="preserve">  </w:t>
        </w:r>
      </w:ins>
    </w:p>
    <w:p w14:paraId="198BE3A3" w14:textId="77777777" w:rsidR="002F42C1" w:rsidRDefault="002F42C1" w:rsidP="002F42C1">
      <w:pPr>
        <w:numPr>
          <w:ilvl w:val="0"/>
          <w:numId w:val="760"/>
        </w:numPr>
        <w:contextualSpacing/>
        <w:rPr>
          <w:ins w:id="23258" w:author="Rev 7 Allen Wirfs-Brock" w:date="2012-05-02T10:54:00Z"/>
          <w:rFonts w:ascii="Times New Roman" w:hAnsi="Times New Roman"/>
        </w:rPr>
      </w:pPr>
      <w:ins w:id="23259"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3260"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3261" w:author="Rev 7 Allen Wirfs-Brock" w:date="2012-05-02T10:54:00Z">
        <w:del w:id="23262"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26A89FC9" w14:textId="77777777" w:rsidR="00567D93" w:rsidRPr="00567D93" w:rsidRDefault="00543D25" w:rsidP="00567D93">
      <w:pPr>
        <w:numPr>
          <w:ilvl w:val="0"/>
          <w:numId w:val="760"/>
        </w:numPr>
        <w:spacing w:after="220"/>
        <w:contextualSpacing/>
        <w:rPr>
          <w:ins w:id="23263" w:author="Rev 8 Allen Wirfs-Brock" w:date="2012-06-15T12:48:00Z"/>
          <w:rFonts w:ascii="Times New Roman" w:hAnsi="Times New Roman"/>
        </w:rPr>
      </w:pPr>
      <w:ins w:id="23264" w:author="Rev 8 Allen Wirfs-Brock" w:date="2012-06-11T16:43:00Z">
        <w:r>
          <w:rPr>
            <w:rFonts w:ascii="Times New Roman" w:hAnsi="Times New Roman"/>
          </w:rPr>
          <w:t xml:space="preserve">Let </w:t>
        </w:r>
        <w:r w:rsidRPr="00ED2E78">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ED2E78">
          <w:rPr>
            <w:rFonts w:ascii="Courier New" w:hAnsi="Courier New" w:cs="Courier New"/>
            <w:b/>
          </w:rPr>
          <w:t>super</w:t>
        </w:r>
        <w:r>
          <w:rPr>
            <w:rFonts w:ascii="Times New Roman" w:hAnsi="Times New Roman"/>
          </w:rPr>
          <w:t>.</w:t>
        </w:r>
      </w:ins>
    </w:p>
    <w:p w14:paraId="2E06A502" w14:textId="77777777" w:rsidR="00567D93" w:rsidRDefault="00567D93" w:rsidP="00567D93">
      <w:pPr>
        <w:numPr>
          <w:ilvl w:val="0"/>
          <w:numId w:val="760"/>
        </w:numPr>
        <w:spacing w:after="220"/>
        <w:contextualSpacing/>
        <w:rPr>
          <w:ins w:id="23265" w:author="Rev 8 Allen Wirfs-Brock" w:date="2012-06-15T12:52:00Z"/>
          <w:rFonts w:ascii="Times New Roman" w:hAnsi="Times New Roman"/>
        </w:rPr>
      </w:pPr>
      <w:ins w:id="23266" w:author="Rev 8 Allen Wirfs-Brock" w:date="2012-06-15T12:52: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r w:rsidRPr="00543D25">
          <w:rPr>
            <w:rFonts w:ascii="Times New Roman" w:hAnsi="Times New Roman"/>
            <w:i/>
          </w:rPr>
          <w:t>needsSuperBinding</w:t>
        </w:r>
        <w:r>
          <w:rPr>
            <w:rFonts w:ascii="Times New Roman" w:hAnsi="Times New Roman"/>
          </w:rPr>
          <w:t xml:space="preserve"> be the result of </w:t>
        </w:r>
        <w:commentRangeStart w:id="23267"/>
        <w:r>
          <w:rPr>
            <w:rFonts w:ascii="Times New Roman" w:hAnsi="Times New Roman"/>
            <w:i/>
          </w:rPr>
          <w:t>FormalParameterList</w:t>
        </w:r>
        <w:r w:rsidRPr="00CC0E28">
          <w:rPr>
            <w:rFonts w:ascii="Times New Roman" w:hAnsi="Times New Roman"/>
          </w:rPr>
          <w:t xml:space="preserve"> </w:t>
        </w:r>
        <w:commentRangeEnd w:id="23267"/>
        <w:r>
          <w:rPr>
            <w:rStyle w:val="af3"/>
          </w:rPr>
          <w:commentReference w:id="23267"/>
        </w:r>
        <w:r w:rsidRPr="00CC0E28">
          <w:rPr>
            <w:rFonts w:ascii="Times New Roman" w:hAnsi="Times New Roman"/>
          </w:rPr>
          <w:t xml:space="preserve">Contains </w:t>
        </w:r>
        <w:r w:rsidRPr="00543D25">
          <w:rPr>
            <w:rFonts w:ascii="Courier New" w:hAnsi="Courier New" w:cs="Courier New"/>
            <w:b/>
          </w:rPr>
          <w:t>super</w:t>
        </w:r>
        <w:r>
          <w:rPr>
            <w:rFonts w:ascii="Times New Roman" w:hAnsi="Times New Roman"/>
          </w:rPr>
          <w:t>.</w:t>
        </w:r>
      </w:ins>
    </w:p>
    <w:p w14:paraId="4FF5000A" w14:textId="77777777" w:rsidR="00CC0E28" w:rsidRDefault="00CC0E28" w:rsidP="00CC0E28">
      <w:pPr>
        <w:numPr>
          <w:ilvl w:val="0"/>
          <w:numId w:val="760"/>
        </w:numPr>
        <w:spacing w:after="220"/>
        <w:contextualSpacing/>
        <w:rPr>
          <w:ins w:id="23268" w:author="Rev 8 Allen Wirfs-Brock" w:date="2012-06-11T16:38:00Z"/>
          <w:rFonts w:ascii="Times New Roman" w:hAnsi="Times New Roman"/>
        </w:rPr>
      </w:pPr>
      <w:commentRangeStart w:id="23269"/>
      <w:ins w:id="23270" w:author="Rev 8 Allen Wirfs-Brock" w:date="2012-06-11T16:38: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050F4FF6" w14:textId="77777777" w:rsidR="00CC0E28" w:rsidRPr="0006447F" w:rsidRDefault="00CC0E28" w:rsidP="00CC0E28">
      <w:pPr>
        <w:numPr>
          <w:ilvl w:val="1"/>
          <w:numId w:val="760"/>
        </w:numPr>
        <w:spacing w:after="220"/>
        <w:contextualSpacing/>
        <w:rPr>
          <w:ins w:id="23271" w:author="Rev 8 Allen Wirfs-Brock" w:date="2012-06-11T16:38:00Z"/>
          <w:rFonts w:ascii="Times New Roman" w:hAnsi="Times New Roman"/>
        </w:rPr>
      </w:pPr>
      <w:ins w:id="23272" w:author="Rev 8 Allen Wirfs-Brock" w:date="2012-06-11T16:38: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377B390E" w14:textId="77777777" w:rsidR="00CC0E28" w:rsidRDefault="00CC0E28" w:rsidP="00CC0E28">
      <w:pPr>
        <w:numPr>
          <w:ilvl w:val="0"/>
          <w:numId w:val="760"/>
        </w:numPr>
        <w:spacing w:after="220"/>
        <w:contextualSpacing/>
        <w:rPr>
          <w:ins w:id="23273" w:author="Rev 8 Allen Wirfs-Brock" w:date="2012-06-11T16:38:00Z"/>
          <w:rFonts w:ascii="Times New Roman" w:hAnsi="Times New Roman"/>
        </w:rPr>
      </w:pPr>
      <w:ins w:id="23274" w:author="Rev 8 Allen Wirfs-Brock" w:date="2012-06-11T16:38:00Z">
        <w:r>
          <w:rPr>
            <w:rFonts w:ascii="Times New Roman" w:hAnsi="Times New Roman"/>
          </w:rPr>
          <w:t xml:space="preserve">Else </w:t>
        </w:r>
      </w:ins>
    </w:p>
    <w:p w14:paraId="0D4899C4" w14:textId="77777777" w:rsidR="00CC0E28" w:rsidRPr="0006447F" w:rsidRDefault="00CC0E28" w:rsidP="00CC0E28">
      <w:pPr>
        <w:numPr>
          <w:ilvl w:val="1"/>
          <w:numId w:val="760"/>
        </w:numPr>
        <w:spacing w:after="220"/>
        <w:contextualSpacing/>
        <w:rPr>
          <w:ins w:id="23275" w:author="Rev 8 Allen Wirfs-Brock" w:date="2012-06-11T16:38:00Z"/>
          <w:rFonts w:ascii="Times New Roman" w:hAnsi="Times New Roman"/>
        </w:rPr>
      </w:pPr>
      <w:ins w:id="23276" w:author="Rev 8 Allen Wirfs-Brock" w:date="2012-06-11T16:38: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commentRangeEnd w:id="23269"/>
        <w:r>
          <w:rPr>
            <w:rStyle w:val="af3"/>
          </w:rPr>
          <w:commentReference w:id="23269"/>
        </w:r>
      </w:ins>
    </w:p>
    <w:p w14:paraId="353FB937" w14:textId="77777777" w:rsidR="00E6537A" w:rsidRPr="0006447F" w:rsidDel="00CC0E28" w:rsidRDefault="00E6537A" w:rsidP="00E6537A">
      <w:pPr>
        <w:numPr>
          <w:ilvl w:val="0"/>
          <w:numId w:val="760"/>
        </w:numPr>
        <w:spacing w:after="220"/>
        <w:contextualSpacing/>
        <w:rPr>
          <w:ins w:id="23277" w:author="Rev 7 Allen Wirfs-Brock" w:date="2012-04-28T09:22:00Z"/>
          <w:del w:id="23278" w:author="Rev 8 Allen Wirfs-Brock" w:date="2012-06-11T16:38:00Z"/>
          <w:rFonts w:ascii="Times New Roman" w:hAnsi="Times New Roman"/>
        </w:rPr>
      </w:pPr>
      <w:ins w:id="23279" w:author="Rev 7 Allen Wirfs-Brock" w:date="2012-04-28T09:22:00Z">
        <w:del w:id="23280" w:author="Rev 8 Allen Wirfs-Brock" w:date="2012-06-11T16:38:00Z">
          <w:r w:rsidDel="00CC0E28">
            <w:rPr>
              <w:rFonts w:ascii="Times New Roman" w:hAnsi="Times New Roman"/>
            </w:rPr>
            <w:delText xml:space="preserve">Let </w:delText>
          </w:r>
          <w:r w:rsidRPr="00F62C9B" w:rsidDel="00CC0E28">
            <w:rPr>
              <w:rFonts w:ascii="Times New Roman" w:hAnsi="Times New Roman"/>
              <w:i/>
            </w:rPr>
            <w:delText>closure</w:delText>
          </w:r>
          <w:r w:rsidDel="00CC0E28">
            <w:rPr>
              <w:rFonts w:ascii="Times New Roman" w:hAnsi="Times New Roman"/>
            </w:rPr>
            <w:delText xml:space="preserve"> be the result of performing the FunctionCreate abstract operation with arguments </w:delText>
          </w:r>
          <w:r w:rsidDel="00CC0E28">
            <w:delText xml:space="preserve">Method, </w:delText>
          </w:r>
          <w:r w:rsidRPr="00E77497" w:rsidDel="00CC0E28">
            <w:rPr>
              <w:rFonts w:ascii="Times New Roman" w:hAnsi="Times New Roman"/>
              <w:i/>
            </w:rPr>
            <w:delText>FormalParameterList</w:delText>
          </w:r>
          <w:r w:rsidRPr="00E77497" w:rsidDel="00CC0E28">
            <w:delText xml:space="preserve">, </w:delText>
          </w:r>
          <w:r w:rsidDel="00CC0E28">
            <w:rPr>
              <w:rFonts w:ascii="Times New Roman" w:hAnsi="Times New Roman"/>
              <w:i/>
            </w:rPr>
            <w:delText>Concise</w:delText>
          </w:r>
          <w:r w:rsidRPr="00E77497" w:rsidDel="00CC0E28">
            <w:rPr>
              <w:rFonts w:ascii="Times New Roman" w:hAnsi="Times New Roman"/>
              <w:i/>
            </w:rPr>
            <w:delText>Body</w:delText>
          </w:r>
          <w:r w:rsidRPr="0006447F" w:rsidDel="00CC0E28">
            <w:rPr>
              <w:rFonts w:ascii="Times New Roman" w:hAnsi="Times New Roman"/>
              <w:i/>
            </w:rPr>
            <w:delText>, s</w:delText>
          </w:r>
          <w:r w:rsidRPr="00E77497" w:rsidDel="00CC0E28">
            <w:rPr>
              <w:rFonts w:ascii="Times New Roman" w:hAnsi="Times New Roman"/>
              <w:i/>
            </w:rPr>
            <w:delText>cope</w:delText>
          </w:r>
          <w:r w:rsidRPr="0006447F" w:rsidDel="00CC0E28">
            <w:rPr>
              <w:rFonts w:ascii="Times New Roman" w:hAnsi="Times New Roman"/>
            </w:rPr>
            <w:delText>, and</w:delText>
          </w:r>
          <w:r w:rsidDel="00CC0E28">
            <w:delText xml:space="preserve"> </w:delText>
          </w:r>
          <w:r w:rsidDel="00CC0E28">
            <w:rPr>
              <w:rFonts w:ascii="Times New Roman" w:hAnsi="Times New Roman"/>
              <w:i/>
            </w:rPr>
            <w:delText>s</w:delText>
          </w:r>
          <w:r w:rsidRPr="00E77497" w:rsidDel="00CC0E28">
            <w:rPr>
              <w:rFonts w:ascii="Times New Roman" w:hAnsi="Times New Roman"/>
              <w:i/>
            </w:rPr>
            <w:delText>trict</w:delText>
          </w:r>
          <w:r w:rsidDel="00CC0E28">
            <w:rPr>
              <w:rFonts w:ascii="Times New Roman" w:hAnsi="Times New Roman"/>
            </w:rPr>
            <w:delText xml:space="preserve"> and with </w:delText>
          </w:r>
          <w:r w:rsidRPr="00FE5E17" w:rsidDel="00CC0E28">
            <w:rPr>
              <w:rFonts w:ascii="Times New Roman" w:hAnsi="Times New Roman"/>
              <w:i/>
            </w:rPr>
            <w:delText>object</w:delText>
          </w:r>
          <w:r w:rsidDel="00CC0E28">
            <w:rPr>
              <w:rFonts w:ascii="Times New Roman" w:hAnsi="Times New Roman"/>
            </w:rPr>
            <w:delText xml:space="preserve"> as the </w:delText>
          </w:r>
          <w:r w:rsidRPr="00DA3106" w:rsidDel="00CC0E28">
            <w:rPr>
              <w:rFonts w:ascii="Times New Roman" w:hAnsi="Times New Roman"/>
              <w:i/>
            </w:rPr>
            <w:delText>homeObject</w:delText>
          </w:r>
          <w:r w:rsidDel="00CC0E28">
            <w:rPr>
              <w:rFonts w:ascii="Times New Roman" w:hAnsi="Times New Roman"/>
              <w:i/>
            </w:rPr>
            <w:delText xml:space="preserve"> </w:delText>
          </w:r>
          <w:r w:rsidDel="00CC0E28">
            <w:rPr>
              <w:rFonts w:ascii="Times New Roman" w:hAnsi="Times New Roman"/>
            </w:rPr>
            <w:delText xml:space="preserve">optional argument and </w:delText>
          </w:r>
          <w:r w:rsidRPr="00F62C9B" w:rsidDel="00CC0E28">
            <w:rPr>
              <w:rFonts w:ascii="Times New Roman" w:hAnsi="Times New Roman"/>
              <w:i/>
            </w:rPr>
            <w:delText>propName</w:delText>
          </w:r>
          <w:r w:rsidDel="00CC0E28">
            <w:rPr>
              <w:rFonts w:ascii="Times New Roman" w:hAnsi="Times New Roman"/>
            </w:rPr>
            <w:delText xml:space="preserve"> as the</w:delText>
          </w:r>
          <w:r w:rsidDel="00CC0E28">
            <w:delText xml:space="preserve"> </w:delText>
          </w:r>
          <w:r w:rsidRPr="00ED240D" w:rsidDel="00CC0E28">
            <w:rPr>
              <w:rFonts w:ascii="Times New Roman" w:hAnsi="Times New Roman"/>
              <w:i/>
            </w:rPr>
            <w:delText>methodNam</w:delText>
          </w:r>
          <w:r w:rsidRPr="00DA3106" w:rsidDel="00CC0E28">
            <w:rPr>
              <w:rFonts w:ascii="Times New Roman" w:hAnsi="Times New Roman"/>
              <w:i/>
            </w:rPr>
            <w:delText>e</w:delText>
          </w:r>
          <w:r w:rsidRPr="00F62C9B" w:rsidDel="00CC0E28">
            <w:rPr>
              <w:rFonts w:ascii="Times New Roman" w:hAnsi="Times New Roman"/>
            </w:rPr>
            <w:delText xml:space="preserve"> </w:delText>
          </w:r>
          <w:r w:rsidDel="00CC0E28">
            <w:rPr>
              <w:rFonts w:ascii="Times New Roman" w:hAnsi="Times New Roman"/>
            </w:rPr>
            <w:delText>optional argument</w:delText>
          </w:r>
          <w:r w:rsidDel="00CC0E28">
            <w:delText>.</w:delText>
          </w:r>
        </w:del>
      </w:ins>
    </w:p>
    <w:p w14:paraId="68B1319E" w14:textId="77777777" w:rsidR="00E6537A" w:rsidRPr="00F62C9B" w:rsidRDefault="00E6537A" w:rsidP="00E6537A">
      <w:pPr>
        <w:numPr>
          <w:ilvl w:val="0"/>
          <w:numId w:val="760"/>
        </w:numPr>
        <w:spacing w:after="220"/>
        <w:contextualSpacing/>
        <w:rPr>
          <w:ins w:id="23281" w:author="Rev 7 Allen Wirfs-Brock" w:date="2012-04-28T09:22:00Z"/>
          <w:rFonts w:ascii="Times New Roman" w:hAnsi="Times New Roman"/>
        </w:rPr>
      </w:pPr>
      <w:ins w:id="23282" w:author="Rev 7 Allen Wirfs-Brock" w:date="2012-04-28T09:2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commentRangeStart w:id="23283"/>
        <w:r w:rsidRPr="00F62C9B">
          <w:rPr>
            <w:rFonts w:ascii="Times New Roman" w:hAnsi="Times New Roman"/>
          </w:rPr>
          <w:t>[[</w:t>
        </w:r>
        <w:r>
          <w:rPr>
            <w:rFonts w:ascii="Times New Roman" w:hAnsi="Times New Roman"/>
          </w:rPr>
          <w:t>Writable</w:t>
        </w:r>
        <w:r w:rsidRPr="00F62C9B">
          <w:rPr>
            <w:rFonts w:ascii="Times New Roman" w:hAnsi="Times New Roman"/>
          </w:rPr>
          <w:t xml:space="preserve">]]: </w:t>
        </w:r>
        <w:del w:id="23284" w:author="Rev 8 Allen Wirfs-Brock" w:date="2012-06-10T17:30:00Z">
          <w:r w:rsidRPr="00F62C9B" w:rsidDel="00A960AF">
            <w:rPr>
              <w:rFonts w:ascii="Times New Roman" w:hAnsi="Times New Roman"/>
              <w:b/>
            </w:rPr>
            <w:delText>true</w:delText>
          </w:r>
          <w:commentRangeEnd w:id="23283"/>
          <w:r w:rsidDel="00A960AF">
            <w:rPr>
              <w:rStyle w:val="af3"/>
            </w:rPr>
            <w:commentReference w:id="23283"/>
          </w:r>
          <w:r w:rsidRPr="00F62C9B" w:rsidDel="00A960AF">
            <w:rPr>
              <w:rFonts w:ascii="Times New Roman" w:hAnsi="Times New Roman"/>
            </w:rPr>
            <w:delText>,</w:delText>
          </w:r>
        </w:del>
      </w:ins>
      <w:ins w:id="23285" w:author="Rev 8 Allen Wirfs-Brock" w:date="2012-06-10T17:30:00Z">
        <w:r w:rsidR="00A960AF">
          <w:rPr>
            <w:rFonts w:ascii="Times New Roman" w:hAnsi="Times New Roman"/>
            <w:b/>
          </w:rPr>
          <w:t>false</w:t>
        </w:r>
      </w:ins>
      <w:ins w:id="23286" w:author="Rev 7 Allen Wirfs-Brock" w:date="2012-04-28T09:22:00Z">
        <w:r w:rsidRPr="00F62C9B">
          <w:rPr>
            <w:rFonts w:ascii="Times New Roman" w:hAnsi="Times New Roman"/>
          </w:rPr>
          <w:t xml:space="preserve"> [[Enumerable]]: </w:t>
        </w:r>
        <w:r>
          <w:rPr>
            <w:rFonts w:ascii="Times New Roman" w:hAnsi="Times New Roman"/>
            <w:b/>
          </w:rPr>
          <w:t>false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23287" w:author="Rev 7 Allen Wirfs-Brock" w:date="2012-04-28T10:07:00Z">
        <w:r w:rsidR="00066663">
          <w:rPr>
            <w:rFonts w:ascii="Times New Roman" w:hAnsi="Times New Roman"/>
          </w:rPr>
          <w:t>.</w:t>
        </w:r>
      </w:ins>
    </w:p>
    <w:p w14:paraId="70C974E7" w14:textId="77777777" w:rsidR="00E6537A" w:rsidRPr="00F62C9B" w:rsidRDefault="00056550" w:rsidP="00056550">
      <w:pPr>
        <w:numPr>
          <w:ilvl w:val="0"/>
          <w:numId w:val="760"/>
        </w:numPr>
        <w:spacing w:after="220"/>
        <w:contextualSpacing/>
        <w:rPr>
          <w:ins w:id="23288" w:author="Rev 7 Allen Wirfs-Brock" w:date="2012-04-28T09:22:00Z"/>
          <w:rFonts w:ascii="Times New Roman" w:hAnsi="Times New Roman"/>
        </w:rPr>
      </w:pPr>
      <w:ins w:id="23289" w:author="Rev 8 Allen Wirfs-Brock" w:date="2012-06-11T17:07: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3290" w:author="Rev 7 Allen Wirfs-Brock" w:date="2012-04-28T09:22:00Z">
        <w:del w:id="23291" w:author="Rev 8 Allen Wirfs-Brock" w:date="2012-06-11T17:07:00Z">
          <w:r w:rsidR="00E6537A" w:rsidRPr="00F62C9B" w:rsidDel="00056550">
            <w:rPr>
              <w:rFonts w:ascii="Times New Roman" w:hAnsi="Times New Roman"/>
            </w:rPr>
            <w:delText xml:space="preserve">Return </w:delText>
          </w:r>
        </w:del>
        <w:r w:rsidR="00E6537A" w:rsidRPr="00F62C9B">
          <w:rPr>
            <w:rFonts w:ascii="Times New Roman" w:hAnsi="Times New Roman"/>
          </w:rPr>
          <w:t xml:space="preserve">the result of calling the [[DefineOwnProperty]] internal method of </w:t>
        </w:r>
        <w:r w:rsidR="00E6537A" w:rsidRPr="00F62C9B">
          <w:rPr>
            <w:rFonts w:ascii="Times New Roman" w:hAnsi="Times New Roman"/>
            <w:i/>
          </w:rPr>
          <w:t>object</w:t>
        </w:r>
        <w:r w:rsidR="00E6537A" w:rsidRPr="00F62C9B">
          <w:rPr>
            <w:rFonts w:ascii="Times New Roman" w:hAnsi="Times New Roman"/>
          </w:rPr>
          <w:t xml:space="preserve"> with arguments </w:t>
        </w:r>
        <w:r w:rsidR="00E6537A" w:rsidRPr="00F62C9B">
          <w:rPr>
            <w:rFonts w:ascii="Times New Roman" w:hAnsi="Times New Roman"/>
            <w:i/>
          </w:rPr>
          <w:t>propName</w:t>
        </w:r>
        <w:r w:rsidR="00E6537A" w:rsidRPr="00F62C9B">
          <w:rPr>
            <w:rFonts w:ascii="Times New Roman" w:hAnsi="Times New Roman"/>
          </w:rPr>
          <w:t xml:space="preserve">, </w:t>
        </w:r>
        <w:r w:rsidR="00E6537A" w:rsidRPr="00F62C9B">
          <w:rPr>
            <w:rFonts w:ascii="Times New Roman" w:hAnsi="Times New Roman"/>
            <w:i/>
          </w:rPr>
          <w:t>desc</w:t>
        </w:r>
        <w:r w:rsidR="00E6537A" w:rsidRPr="00F62C9B">
          <w:rPr>
            <w:rFonts w:ascii="Times New Roman" w:hAnsi="Times New Roman"/>
          </w:rPr>
          <w:t xml:space="preserve">, and </w:t>
        </w:r>
        <w:r w:rsidR="00E6537A" w:rsidRPr="00F62C9B">
          <w:rPr>
            <w:rFonts w:ascii="Times New Roman" w:hAnsi="Times New Roman"/>
            <w:b/>
          </w:rPr>
          <w:t>false</w:t>
        </w:r>
        <w:r w:rsidR="00E6537A" w:rsidRPr="00F62C9B">
          <w:rPr>
            <w:rFonts w:ascii="Times New Roman" w:hAnsi="Times New Roman"/>
          </w:rPr>
          <w:t>.</w:t>
        </w:r>
      </w:ins>
    </w:p>
    <w:p w14:paraId="7B96C171" w14:textId="77777777" w:rsidR="00056550" w:rsidRDefault="00056550" w:rsidP="00056550">
      <w:pPr>
        <w:numPr>
          <w:ilvl w:val="0"/>
          <w:numId w:val="760"/>
        </w:numPr>
        <w:spacing w:after="220"/>
        <w:contextualSpacing/>
        <w:rPr>
          <w:ins w:id="23292" w:author="Rev 8 Allen Wirfs-Brock" w:date="2012-06-11T17:07:00Z"/>
          <w:rFonts w:ascii="Times New Roman" w:hAnsi="Times New Roman"/>
        </w:rPr>
      </w:pPr>
      <w:ins w:id="23293" w:author="Rev 8 Allen Wirfs-Brock" w:date="2012-06-11T17:07: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6188123F" w14:textId="77777777" w:rsidR="00056550" w:rsidRPr="00F62C9B" w:rsidRDefault="00056550" w:rsidP="00056550">
      <w:pPr>
        <w:numPr>
          <w:ilvl w:val="0"/>
          <w:numId w:val="760"/>
        </w:numPr>
        <w:spacing w:after="220"/>
        <w:rPr>
          <w:ins w:id="23294" w:author="Rev 8 Allen Wirfs-Brock" w:date="2012-06-11T17:07:00Z"/>
          <w:rFonts w:ascii="Times New Roman" w:hAnsi="Times New Roman"/>
        </w:rPr>
      </w:pPr>
      <w:ins w:id="23295" w:author="Rev 8 Allen Wirfs-Brock" w:date="2012-06-11T17:07:00Z">
        <w:r>
          <w:rPr>
            <w:rFonts w:ascii="Times New Roman" w:hAnsi="Times New Roman"/>
          </w:rPr>
          <w:t>NormalCompletion(closure).</w:t>
        </w:r>
      </w:ins>
    </w:p>
    <w:p w14:paraId="3C30E104" w14:textId="77777777" w:rsidR="004A7791" w:rsidRPr="00E77497" w:rsidRDefault="004A7791" w:rsidP="004A7791">
      <w:ins w:id="23296" w:author="Rev 7 Allen Wirfs-Brock" w:date="2012-04-26T11:12:00Z">
        <w:r>
          <w:rPr>
            <w:rStyle w:val="bnf"/>
          </w:rPr>
          <w:t>MethodDefinition</w:t>
        </w:r>
        <w:r w:rsidRPr="00E77497">
          <w:t xml:space="preserve"> </w:t>
        </w:r>
        <w:r w:rsidRPr="00E77497">
          <w:rPr>
            <w:b/>
          </w:rPr>
          <w:t>:</w:t>
        </w:r>
        <w:r w:rsidRPr="00E77497">
          <w:t xml:space="preserve"> </w:t>
        </w:r>
      </w:ins>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ins w:id="23297" w:author="Rev 7 Allen Wirfs-Brock" w:date="2012-04-26T11:34:00Z">
        <w:del w:id="23298"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3299"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del w:id="23300" w:author="Rev 8 Allen Wirfs-Brock" w:date="2012-06-10T16:19:00Z">
        <w:r w:rsidRPr="00E77497" w:rsidDel="00A73E93">
          <w:rPr>
            <w:rFonts w:ascii="Courier New" w:hAnsi="Courier New" w:cs="Courier New"/>
            <w:b/>
            <w:iCs/>
          </w:rPr>
          <w:delText>{</w:delText>
        </w:r>
        <w:r w:rsidRPr="00E77497" w:rsidDel="00A73E93">
          <w:rPr>
            <w:iCs/>
          </w:rPr>
          <w:delText xml:space="preserve"> </w:delText>
        </w:r>
        <w:r w:rsidRPr="00E77497" w:rsidDel="00A73E93">
          <w:rPr>
            <w:rStyle w:val="bnf"/>
          </w:rPr>
          <w:delText>FunctionBody</w:delText>
        </w:r>
        <w:r w:rsidRPr="00E77497" w:rsidDel="00A73E93">
          <w:rPr>
            <w:rFonts w:ascii="Courier New" w:hAnsi="Courier New" w:cs="Courier New"/>
            <w:iCs/>
          </w:rPr>
          <w:delText xml:space="preserve"> </w:delText>
        </w:r>
        <w:r w:rsidRPr="00E77497" w:rsidDel="00A73E93">
          <w:rPr>
            <w:rFonts w:ascii="Courier New" w:hAnsi="Courier New" w:cs="Courier New"/>
            <w:b/>
            <w:iCs/>
          </w:rPr>
          <w:delText>}</w:delText>
        </w:r>
        <w:r w:rsidRPr="00E77497" w:rsidDel="00A73E93">
          <w:delText xml:space="preserve"> </w:delText>
        </w:r>
      </w:del>
    </w:p>
    <w:p w14:paraId="3A352009" w14:textId="77777777" w:rsidR="00E6537A" w:rsidRPr="00E77497" w:rsidRDefault="00E6537A" w:rsidP="00E6537A">
      <w:pPr>
        <w:pStyle w:val="Alg4"/>
        <w:numPr>
          <w:ilvl w:val="0"/>
          <w:numId w:val="761"/>
        </w:numPr>
        <w:contextualSpacing/>
        <w:rPr>
          <w:ins w:id="23301" w:author="Rev 7 Allen Wirfs-Brock" w:date="2012-04-28T09:26:00Z"/>
        </w:rPr>
      </w:pPr>
      <w:ins w:id="23302" w:author="Rev 7 Allen Wirfs-Brock" w:date="2012-04-28T09:26: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231ABAFC" w14:textId="77777777" w:rsidR="00E6537A" w:rsidRPr="0006447F" w:rsidRDefault="00E6537A" w:rsidP="00E6537A">
      <w:pPr>
        <w:numPr>
          <w:ilvl w:val="0"/>
          <w:numId w:val="761"/>
        </w:numPr>
        <w:contextualSpacing/>
        <w:rPr>
          <w:ins w:id="23303" w:author="Rev 7 Allen Wirfs-Brock" w:date="2012-04-28T09:26:00Z"/>
          <w:rFonts w:ascii="Times New Roman" w:hAnsi="Times New Roman"/>
        </w:rPr>
      </w:pPr>
      <w:ins w:id="23304" w:author="Rev 7 Allen Wirfs-Brock" w:date="2012-04-28T09:28:00Z">
        <w:r>
          <w:rPr>
            <w:rFonts w:ascii="Times New Roman" w:hAnsi="Times New Roman"/>
          </w:rPr>
          <w:t>I</w:t>
        </w:r>
      </w:ins>
      <w:ins w:id="23305" w:author="Rev 7 Allen Wirfs-Brock" w:date="2012-04-28T09:27:00Z">
        <w:r w:rsidRPr="00FE5E17">
          <w:rPr>
            <w:rFonts w:ascii="Times New Roman" w:hAnsi="Times New Roman"/>
          </w:rPr>
          <w:t>f th</w:t>
        </w:r>
      </w:ins>
      <w:ins w:id="23306" w:author="Rev 7 Allen Wirfs-Brock" w:date="2012-04-28T09:28:00Z">
        <w:r>
          <w:rPr>
            <w:rFonts w:ascii="Times New Roman" w:hAnsi="Times New Roman"/>
          </w:rPr>
          <w:t>is</w:t>
        </w:r>
      </w:ins>
      <w:ins w:id="23307" w:author="Rev 7 Allen Wirfs-Brock" w:date="2012-04-28T09:27:00Z">
        <w:r w:rsidRPr="00E77497">
          <w:t xml:space="preserve"> </w:t>
        </w:r>
        <w:r>
          <w:rPr>
            <w:rStyle w:val="bnf"/>
          </w:rPr>
          <w:t>MethodDefinition</w:t>
        </w:r>
        <w:r w:rsidRPr="00E77497">
          <w:t xml:space="preserve"> </w:t>
        </w:r>
        <w:r w:rsidRPr="00FE5E17">
          <w:rPr>
            <w:rFonts w:ascii="Times New Roman" w:hAnsi="Times New Roman"/>
          </w:rPr>
          <w:t xml:space="preserve">is contained in strict code or if </w:t>
        </w:r>
      </w:ins>
      <w:ins w:id="23308" w:author="Rev 8 Allen Wirfs-Brock" w:date="2012-06-11T08:47:00Z">
        <w:r w:rsidR="00225CFE">
          <w:rPr>
            <w:rFonts w:ascii="Times New Roman" w:hAnsi="Times New Roman"/>
            <w:i/>
          </w:rPr>
          <w:t>Function</w:t>
        </w:r>
        <w:r w:rsidR="00225CFE" w:rsidRPr="00B820AB">
          <w:rPr>
            <w:rFonts w:ascii="Times New Roman" w:hAnsi="Times New Roman"/>
            <w:i/>
          </w:rPr>
          <w:t>Body</w:t>
        </w:r>
        <w:r w:rsidR="00225CFE" w:rsidRPr="008B7F6F">
          <w:rPr>
            <w:rFonts w:ascii="Courier New" w:hAnsi="Courier New" w:cs="Courier New"/>
            <w:b/>
            <w:iCs/>
          </w:rPr>
          <w:t xml:space="preserve"> </w:t>
        </w:r>
      </w:ins>
      <w:ins w:id="23309" w:author="Rev 7 Allen Wirfs-Brock" w:date="2012-04-28T09:27:00Z">
        <w:del w:id="23310" w:author="Rev 8 Allen Wirfs-Brock" w:date="2012-06-11T08:47:00Z">
          <w:r w:rsidRPr="00FE5E17" w:rsidDel="00225CFE">
            <w:rPr>
              <w:rFonts w:ascii="Times New Roman" w:hAnsi="Times New Roman"/>
              <w:i/>
            </w:rPr>
            <w:delText xml:space="preserve">ConciseBody </w:delText>
          </w:r>
        </w:del>
        <w:r w:rsidRPr="00FE5E17">
          <w:rPr>
            <w:rFonts w:ascii="Times New Roman" w:hAnsi="Times New Roman"/>
          </w:rPr>
          <w:t>is strict code</w:t>
        </w:r>
      </w:ins>
      <w:ins w:id="23311" w:author="Rev 7 Allen Wirfs-Brock" w:date="2012-04-28T09:29:00Z">
        <w:r>
          <w:rPr>
            <w:rFonts w:ascii="Times New Roman" w:hAnsi="Times New Roman"/>
          </w:rPr>
          <w:t xml:space="preserve">, then </w:t>
        </w:r>
      </w:ins>
      <w:ins w:id="23312" w:author="Rev 7 Allen Wirfs-Brock" w:date="2012-04-28T09:27:00Z">
        <w:r>
          <w:rPr>
            <w:rFonts w:ascii="Times New Roman" w:hAnsi="Times New Roman"/>
          </w:rPr>
          <w:t xml:space="preserve"> </w:t>
        </w:r>
      </w:ins>
      <w:ins w:id="23313" w:author="Rev 7 Allen Wirfs-Brock" w:date="2012-04-28T09:29:00Z">
        <w:r>
          <w:rPr>
            <w:rFonts w:ascii="Times New Roman" w:hAnsi="Times New Roman"/>
          </w:rPr>
          <w:t>l</w:t>
        </w:r>
      </w:ins>
      <w:ins w:id="23314" w:author="Rev 7 Allen Wirfs-Brock" w:date="2012-04-28T09:26:00Z">
        <w:r>
          <w:rPr>
            <w:rFonts w:ascii="Times New Roman" w:hAnsi="Times New Roman"/>
          </w:rPr>
          <w:t xml:space="preserve">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w:t>
        </w:r>
      </w:ins>
      <w:ins w:id="23315" w:author="Rev 7 Allen Wirfs-Brock" w:date="2012-04-28T09:30:00Z">
        <w:r w:rsidR="00FE5E17">
          <w:rPr>
            <w:rFonts w:ascii="Times New Roman" w:hAnsi="Times New Roman"/>
          </w:rPr>
          <w:t xml:space="preserve">Otherwise, let </w:t>
        </w:r>
      </w:ins>
      <w:ins w:id="23316" w:author="Rev 7 Allen Wirfs-Brock" w:date="2012-04-28T09:31:00Z">
        <w:r w:rsidR="00FE5E17" w:rsidRPr="00FE5E17">
          <w:rPr>
            <w:rFonts w:ascii="Times New Roman" w:hAnsi="Times New Roman"/>
            <w:i/>
          </w:rPr>
          <w:t>strict</w:t>
        </w:r>
      </w:ins>
      <w:ins w:id="23317" w:author="Rev 7 Allen Wirfs-Brock" w:date="2012-04-28T09:30:00Z">
        <w:r w:rsidR="00FE5E17">
          <w:rPr>
            <w:rFonts w:ascii="Times New Roman" w:hAnsi="Times New Roman"/>
          </w:rPr>
          <w:t xml:space="preserve"> be </w:t>
        </w:r>
        <w:r w:rsidR="00FE5E17" w:rsidRPr="00FE5E17">
          <w:rPr>
            <w:rFonts w:ascii="Times New Roman" w:hAnsi="Times New Roman"/>
            <w:b/>
          </w:rPr>
          <w:t>false</w:t>
        </w:r>
        <w:r w:rsidR="00FE5E17">
          <w:rPr>
            <w:rFonts w:ascii="Times New Roman" w:hAnsi="Times New Roman"/>
          </w:rPr>
          <w:t>.</w:t>
        </w:r>
      </w:ins>
    </w:p>
    <w:p w14:paraId="5384147C" w14:textId="77777777" w:rsidR="002F42C1" w:rsidRDefault="002F42C1" w:rsidP="002F42C1">
      <w:pPr>
        <w:numPr>
          <w:ilvl w:val="0"/>
          <w:numId w:val="761"/>
        </w:numPr>
        <w:contextualSpacing/>
        <w:rPr>
          <w:ins w:id="23318" w:author="Rev 7 Allen Wirfs-Brock" w:date="2012-05-02T10:54:00Z"/>
          <w:rFonts w:ascii="Times New Roman" w:hAnsi="Times New Roman"/>
        </w:rPr>
      </w:pPr>
      <w:ins w:id="23319"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3320"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3321" w:author="Rev 7 Allen Wirfs-Brock" w:date="2012-05-02T10:54:00Z">
        <w:del w:id="23322"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0D12C911" w14:textId="77777777" w:rsidR="00FE5E17" w:rsidRDefault="00FE5E17" w:rsidP="00E6537A">
      <w:pPr>
        <w:numPr>
          <w:ilvl w:val="0"/>
          <w:numId w:val="761"/>
        </w:numPr>
        <w:spacing w:after="220"/>
        <w:contextualSpacing/>
        <w:rPr>
          <w:ins w:id="23323" w:author="Rev 7 Allen Wirfs-Brock" w:date="2012-04-28T09:32:00Z"/>
          <w:rFonts w:ascii="Times New Roman" w:hAnsi="Times New Roman"/>
        </w:rPr>
      </w:pPr>
      <w:ins w:id="23324" w:author="Rev 7 Allen Wirfs-Brock" w:date="2012-04-28T09:32:00Z">
        <w:r>
          <w:rPr>
            <w:rFonts w:ascii="Times New Roman" w:hAnsi="Times New Roman"/>
          </w:rPr>
          <w:t xml:space="preserve">Let </w:t>
        </w:r>
        <w:r w:rsidRPr="00FE5E17">
          <w:rPr>
            <w:rFonts w:ascii="Times New Roman" w:hAnsi="Times New Roman"/>
            <w:i/>
          </w:rPr>
          <w:t>formalPrameterList</w:t>
        </w:r>
        <w:r>
          <w:rPr>
            <w:rFonts w:ascii="Times New Roman" w:hAnsi="Times New Roman"/>
          </w:rPr>
          <w:t xml:space="preserve"> be the production  </w:t>
        </w:r>
        <w:r w:rsidRPr="00E77497">
          <w:rPr>
            <w:rStyle w:val="bnf"/>
          </w:rPr>
          <w:t>FormalParameterList</w:t>
        </w:r>
        <w:r w:rsidRPr="00E77497">
          <w:t xml:space="preserve"> </w:t>
        </w:r>
        <w:r w:rsidRPr="00E77497">
          <w:rPr>
            <w:b/>
          </w:rPr>
          <w:t>:</w:t>
        </w:r>
        <w:r w:rsidRPr="00E77497">
          <w:rPr>
            <w:sz w:val="16"/>
          </w:rPr>
          <w:t xml:space="preserve"> [empty]</w:t>
        </w:r>
      </w:ins>
    </w:p>
    <w:p w14:paraId="24B859DC" w14:textId="77777777" w:rsidR="00543D25" w:rsidRDefault="00543D25" w:rsidP="00543D25">
      <w:pPr>
        <w:numPr>
          <w:ilvl w:val="0"/>
          <w:numId w:val="761"/>
        </w:numPr>
        <w:spacing w:after="220"/>
        <w:contextualSpacing/>
        <w:rPr>
          <w:ins w:id="23325" w:author="Rev 8 Allen Wirfs-Brock" w:date="2012-06-11T16:44:00Z"/>
          <w:rFonts w:ascii="Times New Roman" w:hAnsi="Times New Roman"/>
        </w:rPr>
      </w:pPr>
      <w:ins w:id="23326" w:author="Rev 8 Allen Wirfs-Brock" w:date="2012-06-11T16:44: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4F5C07BD" w14:textId="77777777" w:rsidR="00543D25" w:rsidRDefault="00543D25" w:rsidP="00543D25">
      <w:pPr>
        <w:numPr>
          <w:ilvl w:val="0"/>
          <w:numId w:val="761"/>
        </w:numPr>
        <w:spacing w:after="220"/>
        <w:contextualSpacing/>
        <w:rPr>
          <w:ins w:id="23327" w:author="Rev 8 Allen Wirfs-Brock" w:date="2012-06-11T16:44:00Z"/>
          <w:rFonts w:ascii="Times New Roman" w:hAnsi="Times New Roman"/>
        </w:rPr>
      </w:pPr>
      <w:ins w:id="23328" w:author="Rev 8 Allen Wirfs-Brock" w:date="2012-06-11T16:44: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18A1CE0E" w14:textId="77777777" w:rsidR="00543D25" w:rsidRPr="0006447F" w:rsidRDefault="00543D25" w:rsidP="00543D25">
      <w:pPr>
        <w:numPr>
          <w:ilvl w:val="1"/>
          <w:numId w:val="761"/>
        </w:numPr>
        <w:spacing w:after="220"/>
        <w:contextualSpacing/>
        <w:rPr>
          <w:ins w:id="23329" w:author="Rev 8 Allen Wirfs-Brock" w:date="2012-06-11T16:44:00Z"/>
          <w:rFonts w:ascii="Times New Roman" w:hAnsi="Times New Roman"/>
        </w:rPr>
      </w:pPr>
      <w:ins w:id="23330" w:author="Rev 8 Allen Wirfs-Brock" w:date="2012-06-11T16:44: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126AB43F" w14:textId="77777777" w:rsidR="00543D25" w:rsidRDefault="00543D25" w:rsidP="00543D25">
      <w:pPr>
        <w:numPr>
          <w:ilvl w:val="0"/>
          <w:numId w:val="761"/>
        </w:numPr>
        <w:spacing w:after="220"/>
        <w:contextualSpacing/>
        <w:rPr>
          <w:ins w:id="23331" w:author="Rev 8 Allen Wirfs-Brock" w:date="2012-06-11T16:44:00Z"/>
          <w:rFonts w:ascii="Times New Roman" w:hAnsi="Times New Roman"/>
        </w:rPr>
      </w:pPr>
      <w:ins w:id="23332" w:author="Rev 8 Allen Wirfs-Brock" w:date="2012-06-11T16:44:00Z">
        <w:r>
          <w:rPr>
            <w:rFonts w:ascii="Times New Roman" w:hAnsi="Times New Roman"/>
          </w:rPr>
          <w:t xml:space="preserve">Else </w:t>
        </w:r>
      </w:ins>
    </w:p>
    <w:p w14:paraId="2291A177" w14:textId="77777777" w:rsidR="00543D25" w:rsidRPr="0006447F" w:rsidRDefault="00543D25" w:rsidP="00543D25">
      <w:pPr>
        <w:numPr>
          <w:ilvl w:val="1"/>
          <w:numId w:val="761"/>
        </w:numPr>
        <w:spacing w:after="220"/>
        <w:contextualSpacing/>
        <w:rPr>
          <w:ins w:id="23333" w:author="Rev 8 Allen Wirfs-Brock" w:date="2012-06-11T16:44:00Z"/>
          <w:rFonts w:ascii="Times New Roman" w:hAnsi="Times New Roman"/>
        </w:rPr>
      </w:pPr>
      <w:ins w:id="23334" w:author="Rev 8 Allen Wirfs-Brock" w:date="2012-06-11T16:44: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ins>
      <w:ins w:id="23335" w:author="Rev 8 Allen Wirfs-Brock" w:date="2012-06-11T16:45:00Z">
        <w:r>
          <w:rPr>
            <w:rFonts w:ascii="Times New Roman" w:hAnsi="Times New Roman"/>
            <w:i/>
          </w:rPr>
          <w:t>f</w:t>
        </w:r>
        <w:r w:rsidRPr="00E77497">
          <w:rPr>
            <w:rFonts w:ascii="Times New Roman" w:hAnsi="Times New Roman"/>
            <w:i/>
          </w:rPr>
          <w:t>ormalParameterList</w:t>
        </w:r>
      </w:ins>
      <w:ins w:id="23336" w:author="Rev 8 Allen Wirfs-Brock" w:date="2012-06-11T16:44:00Z">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47EC1E22" w14:textId="77777777" w:rsidR="00E6537A" w:rsidRPr="0006447F" w:rsidDel="00543D25" w:rsidRDefault="00E6537A" w:rsidP="00E6537A">
      <w:pPr>
        <w:numPr>
          <w:ilvl w:val="0"/>
          <w:numId w:val="761"/>
        </w:numPr>
        <w:spacing w:after="220"/>
        <w:contextualSpacing/>
        <w:rPr>
          <w:ins w:id="23337" w:author="Rev 7 Allen Wirfs-Brock" w:date="2012-04-28T09:26:00Z"/>
          <w:del w:id="23338" w:author="Rev 8 Allen Wirfs-Brock" w:date="2012-06-11T16:45:00Z"/>
          <w:rFonts w:ascii="Times New Roman" w:hAnsi="Times New Roman"/>
        </w:rPr>
      </w:pPr>
      <w:ins w:id="23339" w:author="Rev 7 Allen Wirfs-Brock" w:date="2012-04-28T09:26:00Z">
        <w:del w:id="23340" w:author="Rev 8 Allen Wirfs-Brock" w:date="2012-06-11T16:45:00Z">
          <w:r w:rsidDel="00543D25">
            <w:rPr>
              <w:rFonts w:ascii="Times New Roman" w:hAnsi="Times New Roman"/>
            </w:rPr>
            <w:delText xml:space="preserve">Let </w:delText>
          </w:r>
          <w:r w:rsidRPr="00F62C9B" w:rsidDel="00543D25">
            <w:rPr>
              <w:rFonts w:ascii="Times New Roman" w:hAnsi="Times New Roman"/>
              <w:i/>
            </w:rPr>
            <w:delText>closure</w:delText>
          </w:r>
          <w:r w:rsidDel="00543D25">
            <w:rPr>
              <w:rFonts w:ascii="Times New Roman" w:hAnsi="Times New Roman"/>
            </w:rPr>
            <w:delText xml:space="preserve"> be the result of performing the FunctionCreate abstract operation with arguments </w:delText>
          </w:r>
          <w:r w:rsidDel="00543D25">
            <w:delText xml:space="preserve">Method, </w:delText>
          </w:r>
        </w:del>
      </w:ins>
      <w:ins w:id="23341" w:author="Rev 7 Allen Wirfs-Brock" w:date="2012-04-28T09:33:00Z">
        <w:del w:id="23342" w:author="Rev 8 Allen Wirfs-Brock" w:date="2012-06-11T16:45:00Z">
          <w:r w:rsidR="00FE5E17" w:rsidDel="00543D25">
            <w:rPr>
              <w:rFonts w:ascii="Times New Roman" w:hAnsi="Times New Roman"/>
              <w:i/>
            </w:rPr>
            <w:delText>f</w:delText>
          </w:r>
        </w:del>
      </w:ins>
      <w:ins w:id="23343" w:author="Rev 7 Allen Wirfs-Brock" w:date="2012-04-28T09:26:00Z">
        <w:del w:id="23344" w:author="Rev 8 Allen Wirfs-Brock" w:date="2012-06-11T16:45:00Z">
          <w:r w:rsidRPr="00E77497" w:rsidDel="00543D25">
            <w:rPr>
              <w:rFonts w:ascii="Times New Roman" w:hAnsi="Times New Roman"/>
              <w:i/>
            </w:rPr>
            <w:delText>ormalParameterList</w:delText>
          </w:r>
          <w:r w:rsidRPr="00E77497" w:rsidDel="00543D25">
            <w:delText xml:space="preserve">, </w:delText>
          </w:r>
        </w:del>
        <w:del w:id="23345" w:author="Rev 8 Allen Wirfs-Brock" w:date="2012-05-24T18:51:00Z">
          <w:r w:rsidDel="00B87562">
            <w:rPr>
              <w:rFonts w:ascii="Times New Roman" w:hAnsi="Times New Roman"/>
              <w:i/>
            </w:rPr>
            <w:delText>Concise</w:delText>
          </w:r>
          <w:r w:rsidRPr="00E77497" w:rsidDel="00B87562">
            <w:rPr>
              <w:rFonts w:ascii="Times New Roman" w:hAnsi="Times New Roman"/>
              <w:i/>
            </w:rPr>
            <w:delText>Body</w:delText>
          </w:r>
        </w:del>
        <w:del w:id="23346" w:author="Rev 8 Allen Wirfs-Brock" w:date="2012-06-11T16:45:00Z">
          <w:r w:rsidRPr="0006447F" w:rsidDel="00543D25">
            <w:rPr>
              <w:rFonts w:ascii="Times New Roman" w:hAnsi="Times New Roman"/>
              <w:i/>
            </w:rPr>
            <w:delText>, s</w:delText>
          </w:r>
          <w:r w:rsidRPr="00E77497" w:rsidDel="00543D25">
            <w:rPr>
              <w:rFonts w:ascii="Times New Roman" w:hAnsi="Times New Roman"/>
              <w:i/>
            </w:rPr>
            <w:delText>cope</w:delText>
          </w:r>
          <w:r w:rsidRPr="0006447F" w:rsidDel="00543D25">
            <w:rPr>
              <w:rFonts w:ascii="Times New Roman" w:hAnsi="Times New Roman"/>
            </w:rPr>
            <w:delText>, and</w:delText>
          </w:r>
          <w:r w:rsidDel="00543D25">
            <w:delText xml:space="preserve"> </w:delText>
          </w:r>
          <w:r w:rsidDel="00543D25">
            <w:rPr>
              <w:rFonts w:ascii="Times New Roman" w:hAnsi="Times New Roman"/>
              <w:i/>
            </w:rPr>
            <w:delText>s</w:delText>
          </w:r>
          <w:r w:rsidRPr="00E77497" w:rsidDel="00543D25">
            <w:rPr>
              <w:rFonts w:ascii="Times New Roman" w:hAnsi="Times New Roman"/>
              <w:i/>
            </w:rPr>
            <w:delText>trict</w:delText>
          </w:r>
          <w:r w:rsidDel="00543D25">
            <w:rPr>
              <w:rFonts w:ascii="Times New Roman" w:hAnsi="Times New Roman"/>
            </w:rPr>
            <w:delText xml:space="preserve"> and with </w:delText>
          </w:r>
          <w:r w:rsidRPr="00FE5E17" w:rsidDel="00543D25">
            <w:rPr>
              <w:rFonts w:ascii="Times New Roman" w:hAnsi="Times New Roman"/>
              <w:i/>
            </w:rPr>
            <w:delText>object</w:delText>
          </w:r>
          <w:r w:rsidDel="00543D25">
            <w:rPr>
              <w:rFonts w:ascii="Times New Roman" w:hAnsi="Times New Roman"/>
            </w:rPr>
            <w:delText xml:space="preserve"> as the </w:delText>
          </w:r>
          <w:r w:rsidRPr="00DA3106" w:rsidDel="00543D25">
            <w:rPr>
              <w:rFonts w:ascii="Times New Roman" w:hAnsi="Times New Roman"/>
              <w:i/>
            </w:rPr>
            <w:delText>homeObject</w:delText>
          </w:r>
          <w:r w:rsidDel="00543D25">
            <w:rPr>
              <w:rFonts w:ascii="Times New Roman" w:hAnsi="Times New Roman"/>
              <w:i/>
            </w:rPr>
            <w:delText xml:space="preserve"> </w:delText>
          </w:r>
          <w:r w:rsidDel="00543D25">
            <w:rPr>
              <w:rFonts w:ascii="Times New Roman" w:hAnsi="Times New Roman"/>
            </w:rPr>
            <w:delText xml:space="preserve">optional argument and </w:delText>
          </w:r>
          <w:r w:rsidRPr="00F62C9B" w:rsidDel="00543D25">
            <w:rPr>
              <w:rFonts w:ascii="Times New Roman" w:hAnsi="Times New Roman"/>
              <w:i/>
            </w:rPr>
            <w:delText>propName</w:delText>
          </w:r>
          <w:r w:rsidDel="00543D25">
            <w:rPr>
              <w:rFonts w:ascii="Times New Roman" w:hAnsi="Times New Roman"/>
            </w:rPr>
            <w:delText xml:space="preserve"> as the</w:delText>
          </w:r>
          <w:r w:rsidDel="00543D25">
            <w:delText xml:space="preserve"> </w:delText>
          </w:r>
          <w:r w:rsidRPr="00ED240D" w:rsidDel="00543D25">
            <w:rPr>
              <w:rFonts w:ascii="Times New Roman" w:hAnsi="Times New Roman"/>
              <w:i/>
            </w:rPr>
            <w:delText>methodNam</w:delText>
          </w:r>
          <w:r w:rsidRPr="00DA3106" w:rsidDel="00543D25">
            <w:rPr>
              <w:rFonts w:ascii="Times New Roman" w:hAnsi="Times New Roman"/>
              <w:i/>
            </w:rPr>
            <w:delText>e</w:delText>
          </w:r>
          <w:r w:rsidRPr="00F62C9B" w:rsidDel="00543D25">
            <w:rPr>
              <w:rFonts w:ascii="Times New Roman" w:hAnsi="Times New Roman"/>
            </w:rPr>
            <w:delText xml:space="preserve"> </w:delText>
          </w:r>
          <w:r w:rsidDel="00543D25">
            <w:rPr>
              <w:rFonts w:ascii="Times New Roman" w:hAnsi="Times New Roman"/>
            </w:rPr>
            <w:delText>optional argument</w:delText>
          </w:r>
          <w:r w:rsidDel="00543D25">
            <w:delText>.</w:delText>
          </w:r>
        </w:del>
      </w:ins>
    </w:p>
    <w:p w14:paraId="484CD844" w14:textId="77777777" w:rsidR="00871DC3" w:rsidRPr="00871DC3" w:rsidRDefault="00871DC3" w:rsidP="00871DC3">
      <w:pPr>
        <w:numPr>
          <w:ilvl w:val="0"/>
          <w:numId w:val="761"/>
        </w:numPr>
        <w:spacing w:after="220"/>
        <w:contextualSpacing/>
        <w:rPr>
          <w:ins w:id="23347" w:author="Rev 8 Allen Wirfs-Brock" w:date="2012-06-10T17:25:00Z"/>
          <w:rFonts w:ascii="Times New Roman" w:hAnsi="Times New Roman"/>
        </w:rPr>
      </w:pPr>
      <w:commentRangeStart w:id="23348"/>
      <w:ins w:id="23349" w:author="Rev 8 Allen Wirfs-Brock" w:date="2012-06-10T17:25:00Z">
        <w:r>
          <w:rPr>
            <w:rFonts w:ascii="Times New Roman" w:hAnsi="Times New Roman"/>
          </w:rPr>
          <w:t>TODO</w:t>
        </w:r>
        <w:commentRangeEnd w:id="23348"/>
        <w:r>
          <w:rPr>
            <w:rStyle w:val="af3"/>
          </w:rPr>
          <w:commentReference w:id="23348"/>
        </w:r>
        <w:r>
          <w:rPr>
            <w:rFonts w:ascii="Times New Roman" w:hAnsi="Times New Roman"/>
          </w:rPr>
          <w:t>: Make closure a constructor, for ES5 compat</w:t>
        </w:r>
      </w:ins>
    </w:p>
    <w:p w14:paraId="47118158" w14:textId="77777777" w:rsidR="00E6537A" w:rsidRPr="00F62C9B" w:rsidRDefault="00E6537A" w:rsidP="00E6537A">
      <w:pPr>
        <w:numPr>
          <w:ilvl w:val="0"/>
          <w:numId w:val="761"/>
        </w:numPr>
        <w:spacing w:after="220"/>
        <w:contextualSpacing/>
        <w:rPr>
          <w:ins w:id="23350" w:author="Rev 7 Allen Wirfs-Brock" w:date="2012-04-28T09:26:00Z"/>
          <w:rFonts w:ascii="Times New Roman" w:hAnsi="Times New Roman"/>
        </w:rPr>
      </w:pPr>
      <w:ins w:id="23351" w:author="Rev 7 Allen Wirfs-Brock" w:date="2012-04-28T09:26: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3352" w:author="Rev 7 Allen Wirfs-Brock" w:date="2012-04-28T09:34:00Z">
        <w:r w:rsidR="00FE5E17">
          <w:rPr>
            <w:rFonts w:ascii="Times New Roman" w:hAnsi="Times New Roman"/>
          </w:rPr>
          <w:t>Get</w:t>
        </w:r>
      </w:ins>
      <w:ins w:id="23353" w:author="Rev 7 Allen Wirfs-Brock" w:date="2012-04-28T09:26: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ins>
      <w:ins w:id="23354" w:author="Rev 7 Allen Wirfs-Brock" w:date="2012-04-28T09:35:00Z">
        <w:r w:rsidR="00FE5E17">
          <w:rPr>
            <w:rFonts w:ascii="Times New Roman" w:hAnsi="Times New Roman"/>
            <w:b/>
          </w:rPr>
          <w:t>true</w:t>
        </w:r>
      </w:ins>
      <w:ins w:id="23355" w:author="Rev 7 Allen Wirfs-Brock" w:date="2012-04-28T09:26: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14:paraId="059BE23E" w14:textId="77777777" w:rsidR="00E6537A" w:rsidRPr="00F62C9B" w:rsidRDefault="00056550" w:rsidP="00056550">
      <w:pPr>
        <w:numPr>
          <w:ilvl w:val="0"/>
          <w:numId w:val="761"/>
        </w:numPr>
        <w:spacing w:after="220"/>
        <w:contextualSpacing/>
        <w:rPr>
          <w:ins w:id="23356" w:author="Rev 7 Allen Wirfs-Brock" w:date="2012-04-28T09:26:00Z"/>
          <w:rFonts w:ascii="Times New Roman" w:hAnsi="Times New Roman"/>
        </w:rPr>
      </w:pPr>
      <w:ins w:id="23357" w:author="Rev 8 Allen Wirfs-Brock" w:date="2012-06-11T17:08: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3358" w:author="Rev 7 Allen Wirfs-Brock" w:date="2012-04-28T09:26:00Z">
        <w:del w:id="23359" w:author="Rev 8 Allen Wirfs-Brock" w:date="2012-06-11T17:08:00Z">
          <w:r w:rsidR="00E6537A" w:rsidRPr="00F62C9B" w:rsidDel="00056550">
            <w:rPr>
              <w:rFonts w:ascii="Times New Roman" w:hAnsi="Times New Roman"/>
            </w:rPr>
            <w:delText xml:space="preserve">Return </w:delText>
          </w:r>
        </w:del>
        <w:r w:rsidR="00E6537A" w:rsidRPr="00F62C9B">
          <w:rPr>
            <w:rFonts w:ascii="Times New Roman" w:hAnsi="Times New Roman"/>
          </w:rPr>
          <w:t xml:space="preserve">the result of calling the [[DefineOwnProperty]] internal method of </w:t>
        </w:r>
        <w:r w:rsidR="00E6537A" w:rsidRPr="00F62C9B">
          <w:rPr>
            <w:rFonts w:ascii="Times New Roman" w:hAnsi="Times New Roman"/>
            <w:i/>
          </w:rPr>
          <w:t>object</w:t>
        </w:r>
        <w:r w:rsidR="00E6537A" w:rsidRPr="00F62C9B">
          <w:rPr>
            <w:rFonts w:ascii="Times New Roman" w:hAnsi="Times New Roman"/>
          </w:rPr>
          <w:t xml:space="preserve"> with arguments </w:t>
        </w:r>
        <w:r w:rsidR="00E6537A" w:rsidRPr="00F62C9B">
          <w:rPr>
            <w:rFonts w:ascii="Times New Roman" w:hAnsi="Times New Roman"/>
            <w:i/>
          </w:rPr>
          <w:t>propName</w:t>
        </w:r>
        <w:r w:rsidR="00E6537A" w:rsidRPr="00F62C9B">
          <w:rPr>
            <w:rFonts w:ascii="Times New Roman" w:hAnsi="Times New Roman"/>
          </w:rPr>
          <w:t xml:space="preserve">, </w:t>
        </w:r>
        <w:r w:rsidR="00E6537A" w:rsidRPr="00F62C9B">
          <w:rPr>
            <w:rFonts w:ascii="Times New Roman" w:hAnsi="Times New Roman"/>
            <w:i/>
          </w:rPr>
          <w:t>desc</w:t>
        </w:r>
        <w:r w:rsidR="00E6537A" w:rsidRPr="00F62C9B">
          <w:rPr>
            <w:rFonts w:ascii="Times New Roman" w:hAnsi="Times New Roman"/>
          </w:rPr>
          <w:t xml:space="preserve">, and </w:t>
        </w:r>
        <w:r w:rsidR="00E6537A" w:rsidRPr="00F62C9B">
          <w:rPr>
            <w:rFonts w:ascii="Times New Roman" w:hAnsi="Times New Roman"/>
            <w:b/>
          </w:rPr>
          <w:t>false</w:t>
        </w:r>
        <w:r w:rsidR="00E6537A" w:rsidRPr="00F62C9B">
          <w:rPr>
            <w:rFonts w:ascii="Times New Roman" w:hAnsi="Times New Roman"/>
          </w:rPr>
          <w:t>.</w:t>
        </w:r>
      </w:ins>
    </w:p>
    <w:p w14:paraId="48430CC2" w14:textId="77777777" w:rsidR="00056550" w:rsidRDefault="00056550" w:rsidP="00056550">
      <w:pPr>
        <w:numPr>
          <w:ilvl w:val="0"/>
          <w:numId w:val="761"/>
        </w:numPr>
        <w:spacing w:after="220"/>
        <w:contextualSpacing/>
        <w:rPr>
          <w:ins w:id="23360" w:author="Rev 8 Allen Wirfs-Brock" w:date="2012-06-11T17:08:00Z"/>
          <w:rFonts w:ascii="Times New Roman" w:hAnsi="Times New Roman"/>
        </w:rPr>
      </w:pPr>
      <w:ins w:id="23361" w:author="Rev 8 Allen Wirfs-Brock" w:date="2012-06-11T17:08: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4F4D5D12" w14:textId="77777777" w:rsidR="00056550" w:rsidRPr="00F62C9B" w:rsidRDefault="00056550" w:rsidP="00056550">
      <w:pPr>
        <w:numPr>
          <w:ilvl w:val="0"/>
          <w:numId w:val="761"/>
        </w:numPr>
        <w:spacing w:after="220"/>
        <w:rPr>
          <w:ins w:id="23362" w:author="Rev 8 Allen Wirfs-Brock" w:date="2012-06-11T17:08:00Z"/>
          <w:rFonts w:ascii="Times New Roman" w:hAnsi="Times New Roman"/>
        </w:rPr>
      </w:pPr>
      <w:ins w:id="23363" w:author="Rev 8 Allen Wirfs-Brock" w:date="2012-06-11T17:08:00Z">
        <w:r>
          <w:rPr>
            <w:rFonts w:ascii="Times New Roman" w:hAnsi="Times New Roman"/>
          </w:rPr>
          <w:t>NormalCompletion(closure).</w:t>
        </w:r>
      </w:ins>
    </w:p>
    <w:p w14:paraId="65F85946" w14:textId="77777777" w:rsidR="004A7791" w:rsidRPr="006B6D0A" w:rsidRDefault="004A7791" w:rsidP="004A7791">
      <w:pPr>
        <w:rPr>
          <w:ins w:id="23364" w:author="Rev 7 Allen Wirfs-Brock" w:date="2012-04-26T11:12:00Z"/>
        </w:rPr>
      </w:pPr>
      <w:ins w:id="23365" w:author="Rev 7 Allen Wirfs-Brock" w:date="2012-04-26T11:12:00Z">
        <w:r>
          <w:rPr>
            <w:rStyle w:val="bnf"/>
          </w:rPr>
          <w:t>Metho</w:t>
        </w:r>
        <w:del w:id="23366" w:author="Rev 8 Allen Wirfs-Brock" w:date="2012-05-11T09:10:00Z">
          <w:r w:rsidDel="00EA083D">
            <w:rPr>
              <w:rStyle w:val="bnf"/>
            </w:rPr>
            <w:delText>o</w:delText>
          </w:r>
        </w:del>
        <w:r>
          <w:rPr>
            <w:rStyle w:val="bnf"/>
          </w:rPr>
          <w:t>dDefinition</w:t>
        </w:r>
        <w:r w:rsidRPr="00E77497">
          <w:t xml:space="preserve"> </w:t>
        </w:r>
        <w:r w:rsidRPr="00E77497">
          <w:rPr>
            <w:b/>
          </w:rPr>
          <w:t>:</w:t>
        </w:r>
        <w:r w:rsidRPr="00E77497">
          <w:t xml:space="preserve"> </w:t>
        </w:r>
      </w:ins>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d="23367" w:author="Rev 7 Allen Wirfs-Brock" w:date="2012-04-26T11:35:00Z">
        <w:del w:id="23368"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3369"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del w:id="23370" w:author="Rev 8 Allen Wirfs-Brock" w:date="2012-06-10T16:19:00Z">
        <w:r w:rsidRPr="003B4312" w:rsidDel="00A73E93">
          <w:rPr>
            <w:rFonts w:ascii="Courier New" w:hAnsi="Courier New" w:cs="Courier New"/>
            <w:b/>
            <w:iCs/>
          </w:rPr>
          <w:delText>{</w:delText>
        </w:r>
        <w:r w:rsidRPr="003B4312" w:rsidDel="00A73E93">
          <w:rPr>
            <w:rFonts w:ascii="Courier New" w:hAnsi="Courier New" w:cs="Courier New"/>
            <w:iCs/>
          </w:rPr>
          <w:delText xml:space="preserve"> </w:delText>
        </w:r>
        <w:r w:rsidRPr="003B4312" w:rsidDel="00A73E93">
          <w:rPr>
            <w:rStyle w:val="bnf"/>
          </w:rPr>
          <w:delText>FunctionBody</w:delText>
        </w:r>
        <w:r w:rsidRPr="003B4312" w:rsidDel="00A73E93">
          <w:rPr>
            <w:iCs/>
          </w:rPr>
          <w:delText xml:space="preserve"> </w:delText>
        </w:r>
        <w:r w:rsidRPr="008B7F6F" w:rsidDel="00A73E93">
          <w:rPr>
            <w:rFonts w:ascii="Courier New" w:hAnsi="Courier New" w:cs="Courier New"/>
            <w:b/>
            <w:iCs/>
          </w:rPr>
          <w:delText>}</w:delText>
        </w:r>
        <w:r w:rsidRPr="008B7F6F" w:rsidDel="00A73E93">
          <w:delText xml:space="preserve"> </w:delText>
        </w:r>
      </w:del>
    </w:p>
    <w:p w14:paraId="0385B530" w14:textId="77777777" w:rsidR="00B439EA" w:rsidRPr="00E77497" w:rsidRDefault="00B439EA" w:rsidP="00791806">
      <w:pPr>
        <w:pStyle w:val="Alg4"/>
        <w:numPr>
          <w:ilvl w:val="0"/>
          <w:numId w:val="762"/>
        </w:numPr>
        <w:contextualSpacing/>
        <w:rPr>
          <w:ins w:id="23371" w:author="Rev 7 Allen Wirfs-Brock" w:date="2012-04-28T09:59:00Z"/>
        </w:rPr>
      </w:pPr>
      <w:ins w:id="23372" w:author="Rev 7 Allen Wirfs-Brock" w:date="2012-04-28T09:59: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3B84B559" w14:textId="77777777" w:rsidR="00B439EA" w:rsidRPr="0006447F" w:rsidRDefault="00B439EA" w:rsidP="00791806">
      <w:pPr>
        <w:numPr>
          <w:ilvl w:val="0"/>
          <w:numId w:val="762"/>
        </w:numPr>
        <w:contextualSpacing/>
        <w:rPr>
          <w:ins w:id="23373" w:author="Rev 7 Allen Wirfs-Brock" w:date="2012-04-28T09:59:00Z"/>
          <w:rFonts w:ascii="Times New Roman" w:hAnsi="Times New Roman"/>
        </w:rPr>
      </w:pPr>
      <w:ins w:id="23374" w:author="Rev 7 Allen Wirfs-Brock" w:date="2012-04-28T09:59:00Z">
        <w:r>
          <w:rPr>
            <w:rFonts w:ascii="Times New Roman" w:hAnsi="Times New Roman"/>
          </w:rPr>
          <w:t>I</w:t>
        </w:r>
        <w:r w:rsidRPr="00FE5E17">
          <w:rPr>
            <w:rFonts w:ascii="Times New Roman" w:hAnsi="Times New Roman"/>
          </w:rPr>
          <w:t>f th</w:t>
        </w:r>
        <w:r>
          <w:rPr>
            <w:rFonts w:ascii="Times New Roman" w:hAnsi="Times New Roman"/>
          </w:rPr>
          <w:t>is</w:t>
        </w:r>
        <w:r w:rsidRPr="00E77497">
          <w:t xml:space="preserve"> </w:t>
        </w:r>
        <w:r>
          <w:rPr>
            <w:rStyle w:val="bnf"/>
          </w:rPr>
          <w:t>MethodDefinition</w:t>
        </w:r>
        <w:r w:rsidRPr="00E77497">
          <w:t xml:space="preserve"> </w:t>
        </w:r>
        <w:r w:rsidRPr="00FE5E17">
          <w:rPr>
            <w:rFonts w:ascii="Times New Roman" w:hAnsi="Times New Roman"/>
          </w:rPr>
          <w:t xml:space="preserve">is contained in strict code or if </w:t>
        </w:r>
      </w:ins>
      <w:ins w:id="23375" w:author="Rev 8 Allen Wirfs-Brock" w:date="2012-05-24T18:51:00Z">
        <w:r w:rsidR="00B87562">
          <w:rPr>
            <w:rFonts w:ascii="Times New Roman" w:hAnsi="Times New Roman"/>
            <w:i/>
          </w:rPr>
          <w:t>Function</w:t>
        </w:r>
        <w:r w:rsidR="00B87562" w:rsidRPr="00B820AB">
          <w:rPr>
            <w:rFonts w:ascii="Times New Roman" w:hAnsi="Times New Roman"/>
            <w:i/>
          </w:rPr>
          <w:t>Body</w:t>
        </w:r>
      </w:ins>
      <w:ins w:id="23376" w:author="Rev 8 Allen Wirfs-Brock" w:date="2012-06-10T16:19:00Z">
        <w:r w:rsidR="00A73E93">
          <w:rPr>
            <w:rFonts w:ascii="Times New Roman" w:hAnsi="Times New Roman"/>
            <w:i/>
          </w:rPr>
          <w:t xml:space="preserve"> </w:t>
        </w:r>
      </w:ins>
      <w:ins w:id="23377" w:author="Rev 7 Allen Wirfs-Brock" w:date="2012-04-28T09:59:00Z">
        <w:del w:id="23378" w:author="Rev 8 Allen Wirfs-Brock" w:date="2012-05-24T18:51:00Z">
          <w:r w:rsidRPr="00FE5E17" w:rsidDel="00B87562">
            <w:rPr>
              <w:rFonts w:ascii="Times New Roman" w:hAnsi="Times New Roman"/>
              <w:i/>
            </w:rPr>
            <w:delText xml:space="preserve">ConciseBody </w:delText>
          </w:r>
        </w:del>
        <w:r w:rsidRPr="00FE5E1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FE5E17">
          <w:rPr>
            <w:rFonts w:ascii="Times New Roman" w:hAnsi="Times New Roman"/>
            <w:i/>
          </w:rPr>
          <w:t>strict</w:t>
        </w:r>
        <w:r>
          <w:rPr>
            <w:rFonts w:ascii="Times New Roman" w:hAnsi="Times New Roman"/>
          </w:rPr>
          <w:t xml:space="preserve"> be </w:t>
        </w:r>
        <w:r w:rsidRPr="00FE5E17">
          <w:rPr>
            <w:rFonts w:ascii="Times New Roman" w:hAnsi="Times New Roman"/>
            <w:b/>
          </w:rPr>
          <w:t>false</w:t>
        </w:r>
        <w:r>
          <w:rPr>
            <w:rFonts w:ascii="Times New Roman" w:hAnsi="Times New Roman"/>
          </w:rPr>
          <w:t>.</w:t>
        </w:r>
      </w:ins>
    </w:p>
    <w:p w14:paraId="6D2DF909" w14:textId="77777777" w:rsidR="002F42C1" w:rsidRDefault="002F42C1" w:rsidP="002F42C1">
      <w:pPr>
        <w:numPr>
          <w:ilvl w:val="0"/>
          <w:numId w:val="762"/>
        </w:numPr>
        <w:contextualSpacing/>
        <w:rPr>
          <w:ins w:id="23379" w:author="Rev 7 Allen Wirfs-Brock" w:date="2012-05-02T10:55:00Z"/>
          <w:rFonts w:ascii="Times New Roman" w:hAnsi="Times New Roman"/>
        </w:rPr>
      </w:pPr>
      <w:ins w:id="23380" w:author="Rev 7 Allen Wirfs-Brock" w:date="2012-05-02T10:55: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3381"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3382" w:author="Rev 7 Allen Wirfs-Brock" w:date="2012-05-02T10:55:00Z">
        <w:del w:id="23383"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17B7C914" w14:textId="77777777" w:rsidR="00543D25" w:rsidRDefault="00543D25" w:rsidP="00543D25">
      <w:pPr>
        <w:numPr>
          <w:ilvl w:val="0"/>
          <w:numId w:val="762"/>
        </w:numPr>
        <w:spacing w:after="220"/>
        <w:contextualSpacing/>
        <w:rPr>
          <w:ins w:id="23384" w:author="Rev 8 Allen Wirfs-Brock" w:date="2012-06-11T16:46:00Z"/>
          <w:rFonts w:ascii="Times New Roman" w:hAnsi="Times New Roman"/>
        </w:rPr>
      </w:pPr>
      <w:ins w:id="23385" w:author="Rev 8 Allen Wirfs-Brock" w:date="2012-06-11T16:46: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00A9D305" w14:textId="77777777" w:rsidR="00567D93" w:rsidRDefault="00567D93" w:rsidP="00567D93">
      <w:pPr>
        <w:numPr>
          <w:ilvl w:val="0"/>
          <w:numId w:val="762"/>
        </w:numPr>
        <w:spacing w:after="220"/>
        <w:contextualSpacing/>
        <w:rPr>
          <w:ins w:id="23386" w:author="Rev 8 Allen Wirfs-Brock" w:date="2012-06-15T12:52:00Z"/>
          <w:rFonts w:ascii="Times New Roman" w:hAnsi="Times New Roman"/>
        </w:rPr>
      </w:pPr>
      <w:ins w:id="23387" w:author="Rev 8 Allen Wirfs-Brock" w:date="2012-06-15T12:52: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r w:rsidRPr="00543D25">
          <w:rPr>
            <w:rFonts w:ascii="Times New Roman" w:hAnsi="Times New Roman"/>
            <w:i/>
          </w:rPr>
          <w:t>needsSuperBinding</w:t>
        </w:r>
        <w:r>
          <w:rPr>
            <w:rFonts w:ascii="Times New Roman" w:hAnsi="Times New Roman"/>
          </w:rPr>
          <w:t xml:space="preserve"> be the result of </w:t>
        </w:r>
      </w:ins>
      <w:ins w:id="23388" w:author="Rev 8 Allen Wirfs-Brock" w:date="2012-06-15T12:53:00Z">
        <w:r w:rsidRPr="00E77497">
          <w:rPr>
            <w:rStyle w:val="bnf"/>
          </w:rPr>
          <w:t>PropertySetParameterList</w:t>
        </w:r>
        <w:r w:rsidRPr="00120381">
          <w:rPr>
            <w:rFonts w:ascii="Courier New" w:hAnsi="Courier New" w:cs="Courier New"/>
            <w:b/>
            <w:iCs/>
          </w:rPr>
          <w:t xml:space="preserve"> </w:t>
        </w:r>
      </w:ins>
      <w:ins w:id="23389" w:author="Rev 8 Allen Wirfs-Brock" w:date="2012-06-15T12:52:00Z">
        <w:r w:rsidRPr="00CC0E28">
          <w:rPr>
            <w:rFonts w:ascii="Times New Roman" w:hAnsi="Times New Roman"/>
          </w:rPr>
          <w:t xml:space="preserve">ontains </w:t>
        </w:r>
        <w:r w:rsidRPr="00543D25">
          <w:rPr>
            <w:rFonts w:ascii="Courier New" w:hAnsi="Courier New" w:cs="Courier New"/>
            <w:b/>
          </w:rPr>
          <w:t>super</w:t>
        </w:r>
        <w:r>
          <w:rPr>
            <w:rFonts w:ascii="Times New Roman" w:hAnsi="Times New Roman"/>
          </w:rPr>
          <w:t>.</w:t>
        </w:r>
      </w:ins>
    </w:p>
    <w:p w14:paraId="0E1116A0" w14:textId="77777777" w:rsidR="00543D25" w:rsidRDefault="00543D25" w:rsidP="00543D25">
      <w:pPr>
        <w:numPr>
          <w:ilvl w:val="0"/>
          <w:numId w:val="762"/>
        </w:numPr>
        <w:spacing w:after="220"/>
        <w:contextualSpacing/>
        <w:rPr>
          <w:ins w:id="23390" w:author="Rev 8 Allen Wirfs-Brock" w:date="2012-06-11T16:46:00Z"/>
          <w:rFonts w:ascii="Times New Roman" w:hAnsi="Times New Roman"/>
        </w:rPr>
      </w:pPr>
      <w:ins w:id="23391" w:author="Rev 8 Allen Wirfs-Brock" w:date="2012-06-11T16:46: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409DA742" w14:textId="77777777" w:rsidR="00543D25" w:rsidRPr="0006447F" w:rsidRDefault="00543D25" w:rsidP="00543D25">
      <w:pPr>
        <w:numPr>
          <w:ilvl w:val="1"/>
          <w:numId w:val="762"/>
        </w:numPr>
        <w:spacing w:after="220"/>
        <w:contextualSpacing/>
        <w:rPr>
          <w:ins w:id="23392" w:author="Rev 8 Allen Wirfs-Brock" w:date="2012-06-11T16:46:00Z"/>
          <w:rFonts w:ascii="Times New Roman" w:hAnsi="Times New Roman"/>
        </w:rPr>
      </w:pPr>
      <w:ins w:id="23393" w:author="Rev 8 Allen Wirfs-Brock" w:date="2012-06-11T16:46: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PropoertySet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7B26579E" w14:textId="77777777" w:rsidR="00543D25" w:rsidRDefault="00543D25" w:rsidP="00543D25">
      <w:pPr>
        <w:numPr>
          <w:ilvl w:val="0"/>
          <w:numId w:val="762"/>
        </w:numPr>
        <w:spacing w:after="220"/>
        <w:contextualSpacing/>
        <w:rPr>
          <w:ins w:id="23394" w:author="Rev 8 Allen Wirfs-Brock" w:date="2012-06-11T16:46:00Z"/>
          <w:rFonts w:ascii="Times New Roman" w:hAnsi="Times New Roman"/>
        </w:rPr>
      </w:pPr>
      <w:ins w:id="23395" w:author="Rev 8 Allen Wirfs-Brock" w:date="2012-06-11T16:46:00Z">
        <w:r>
          <w:rPr>
            <w:rFonts w:ascii="Times New Roman" w:hAnsi="Times New Roman"/>
          </w:rPr>
          <w:t xml:space="preserve">Else </w:t>
        </w:r>
      </w:ins>
    </w:p>
    <w:p w14:paraId="08FC393F" w14:textId="77777777" w:rsidR="00543D25" w:rsidRPr="0006447F" w:rsidRDefault="00543D25" w:rsidP="00543D25">
      <w:pPr>
        <w:numPr>
          <w:ilvl w:val="1"/>
          <w:numId w:val="762"/>
        </w:numPr>
        <w:spacing w:after="220"/>
        <w:contextualSpacing/>
        <w:rPr>
          <w:ins w:id="23396" w:author="Rev 8 Allen Wirfs-Brock" w:date="2012-06-11T16:46:00Z"/>
          <w:rFonts w:ascii="Times New Roman" w:hAnsi="Times New Roman"/>
        </w:rPr>
      </w:pPr>
      <w:ins w:id="23397" w:author="Rev 8 Allen Wirfs-Brock" w:date="2012-06-11T16:46: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PropoertySet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4F2CC847" w14:textId="77777777" w:rsidR="00B439EA" w:rsidDel="00871DC3" w:rsidRDefault="00B439EA" w:rsidP="00690D1B">
      <w:pPr>
        <w:numPr>
          <w:ilvl w:val="0"/>
          <w:numId w:val="762"/>
        </w:numPr>
        <w:spacing w:after="220"/>
        <w:contextualSpacing/>
        <w:rPr>
          <w:del w:id="23398" w:author="Rev 8 Allen Wirfs-Brock" w:date="2012-06-10T17:24:00Z"/>
          <w:rFonts w:ascii="Times New Roman" w:hAnsi="Times New Roman"/>
        </w:rPr>
      </w:pPr>
      <w:ins w:id="23399" w:author="Rev 7 Allen Wirfs-Brock" w:date="2012-04-28T09:59:00Z">
        <w:del w:id="23400" w:author="Rev 8 Allen Wirfs-Brock" w:date="2012-06-11T16:46:00Z">
          <w:r w:rsidDel="00543D25">
            <w:rPr>
              <w:rFonts w:ascii="Times New Roman" w:hAnsi="Times New Roman"/>
            </w:rPr>
            <w:delText xml:space="preserve">Let </w:delText>
          </w:r>
          <w:r w:rsidRPr="00F62C9B" w:rsidDel="00543D25">
            <w:rPr>
              <w:rFonts w:ascii="Times New Roman" w:hAnsi="Times New Roman"/>
              <w:i/>
            </w:rPr>
            <w:delText>closure</w:delText>
          </w:r>
          <w:r w:rsidDel="00543D25">
            <w:rPr>
              <w:rFonts w:ascii="Times New Roman" w:hAnsi="Times New Roman"/>
            </w:rPr>
            <w:delText xml:space="preserve"> be the result of performing the FunctionCreate abstract operation with arguments </w:delText>
          </w:r>
          <w:r w:rsidDel="00543D25">
            <w:delText xml:space="preserve">Method, </w:delText>
          </w:r>
        </w:del>
      </w:ins>
      <w:ins w:id="23401" w:author="Rev 7 Allen Wirfs-Brock" w:date="2012-04-28T10:01:00Z">
        <w:del w:id="23402" w:author="Rev 8 Allen Wirfs-Brock" w:date="2012-06-11T16:46:00Z">
          <w:r w:rsidR="00791806" w:rsidDel="00543D25">
            <w:rPr>
              <w:rFonts w:ascii="Times New Roman" w:hAnsi="Times New Roman"/>
              <w:i/>
            </w:rPr>
            <w:delText>PropoertySet</w:delText>
          </w:r>
        </w:del>
      </w:ins>
      <w:ins w:id="23403" w:author="Rev 7 Allen Wirfs-Brock" w:date="2012-04-28T09:59:00Z">
        <w:del w:id="23404" w:author="Rev 8 Allen Wirfs-Brock" w:date="2012-06-11T16:46:00Z">
          <w:r w:rsidRPr="00E77497" w:rsidDel="00543D25">
            <w:rPr>
              <w:rFonts w:ascii="Times New Roman" w:hAnsi="Times New Roman"/>
              <w:i/>
            </w:rPr>
            <w:delText>ParameterList</w:delText>
          </w:r>
          <w:r w:rsidRPr="00E77497" w:rsidDel="00543D25">
            <w:delText xml:space="preserve">, </w:delText>
          </w:r>
        </w:del>
        <w:del w:id="23405" w:author="Rev 8 Allen Wirfs-Brock" w:date="2012-05-24T18:52:00Z">
          <w:r w:rsidDel="00B87562">
            <w:rPr>
              <w:rFonts w:ascii="Times New Roman" w:hAnsi="Times New Roman"/>
              <w:i/>
            </w:rPr>
            <w:delText>Concise</w:delText>
          </w:r>
          <w:r w:rsidRPr="00E77497" w:rsidDel="00B87562">
            <w:rPr>
              <w:rFonts w:ascii="Times New Roman" w:hAnsi="Times New Roman"/>
              <w:i/>
            </w:rPr>
            <w:delText>Body</w:delText>
          </w:r>
        </w:del>
        <w:del w:id="23406" w:author="Rev 8 Allen Wirfs-Brock" w:date="2012-06-11T16:46:00Z">
          <w:r w:rsidRPr="0006447F" w:rsidDel="00543D25">
            <w:rPr>
              <w:rFonts w:ascii="Times New Roman" w:hAnsi="Times New Roman"/>
              <w:i/>
            </w:rPr>
            <w:delText>, s</w:delText>
          </w:r>
          <w:r w:rsidRPr="00E77497" w:rsidDel="00543D25">
            <w:rPr>
              <w:rFonts w:ascii="Times New Roman" w:hAnsi="Times New Roman"/>
              <w:i/>
            </w:rPr>
            <w:delText>cope</w:delText>
          </w:r>
          <w:r w:rsidRPr="0006447F" w:rsidDel="00543D25">
            <w:rPr>
              <w:rFonts w:ascii="Times New Roman" w:hAnsi="Times New Roman"/>
            </w:rPr>
            <w:delText>, and</w:delText>
          </w:r>
          <w:r w:rsidDel="00543D25">
            <w:delText xml:space="preserve"> </w:delText>
          </w:r>
          <w:r w:rsidDel="00543D25">
            <w:rPr>
              <w:rFonts w:ascii="Times New Roman" w:hAnsi="Times New Roman"/>
              <w:i/>
            </w:rPr>
            <w:delText>s</w:delText>
          </w:r>
          <w:r w:rsidRPr="00E77497" w:rsidDel="00543D25">
            <w:rPr>
              <w:rFonts w:ascii="Times New Roman" w:hAnsi="Times New Roman"/>
              <w:i/>
            </w:rPr>
            <w:delText>trict</w:delText>
          </w:r>
          <w:r w:rsidDel="00543D25">
            <w:rPr>
              <w:rFonts w:ascii="Times New Roman" w:hAnsi="Times New Roman"/>
            </w:rPr>
            <w:delText xml:space="preserve"> and with </w:delText>
          </w:r>
          <w:r w:rsidRPr="00FE5E17" w:rsidDel="00543D25">
            <w:rPr>
              <w:rFonts w:ascii="Times New Roman" w:hAnsi="Times New Roman"/>
              <w:i/>
            </w:rPr>
            <w:delText>object</w:delText>
          </w:r>
          <w:r w:rsidDel="00543D25">
            <w:rPr>
              <w:rFonts w:ascii="Times New Roman" w:hAnsi="Times New Roman"/>
            </w:rPr>
            <w:delText xml:space="preserve"> as the </w:delText>
          </w:r>
          <w:r w:rsidRPr="00DA3106" w:rsidDel="00543D25">
            <w:rPr>
              <w:rFonts w:ascii="Times New Roman" w:hAnsi="Times New Roman"/>
              <w:i/>
            </w:rPr>
            <w:delText>homeObject</w:delText>
          </w:r>
          <w:r w:rsidDel="00543D25">
            <w:rPr>
              <w:rFonts w:ascii="Times New Roman" w:hAnsi="Times New Roman"/>
              <w:i/>
            </w:rPr>
            <w:delText xml:space="preserve"> </w:delText>
          </w:r>
          <w:r w:rsidDel="00543D25">
            <w:rPr>
              <w:rFonts w:ascii="Times New Roman" w:hAnsi="Times New Roman"/>
            </w:rPr>
            <w:delText xml:space="preserve">optional argument and </w:delText>
          </w:r>
          <w:r w:rsidRPr="00F62C9B" w:rsidDel="00543D25">
            <w:rPr>
              <w:rFonts w:ascii="Times New Roman" w:hAnsi="Times New Roman"/>
              <w:i/>
            </w:rPr>
            <w:delText>propName</w:delText>
          </w:r>
          <w:r w:rsidDel="00543D25">
            <w:rPr>
              <w:rFonts w:ascii="Times New Roman" w:hAnsi="Times New Roman"/>
            </w:rPr>
            <w:delText xml:space="preserve"> as the</w:delText>
          </w:r>
          <w:r w:rsidDel="00543D25">
            <w:delText xml:space="preserve"> </w:delText>
          </w:r>
          <w:r w:rsidRPr="00ED240D" w:rsidDel="00543D25">
            <w:rPr>
              <w:rFonts w:ascii="Times New Roman" w:hAnsi="Times New Roman"/>
              <w:i/>
            </w:rPr>
            <w:delText>methodNam</w:delText>
          </w:r>
          <w:r w:rsidRPr="00DA3106" w:rsidDel="00543D25">
            <w:rPr>
              <w:rFonts w:ascii="Times New Roman" w:hAnsi="Times New Roman"/>
              <w:i/>
            </w:rPr>
            <w:delText>e</w:delText>
          </w:r>
          <w:r w:rsidRPr="00F62C9B" w:rsidDel="00543D25">
            <w:rPr>
              <w:rFonts w:ascii="Times New Roman" w:hAnsi="Times New Roman"/>
            </w:rPr>
            <w:delText xml:space="preserve"> </w:delText>
          </w:r>
          <w:r w:rsidDel="00543D25">
            <w:rPr>
              <w:rFonts w:ascii="Times New Roman" w:hAnsi="Times New Roman"/>
            </w:rPr>
            <w:delText>optional argument</w:delText>
          </w:r>
          <w:r w:rsidDel="00543D25">
            <w:delText>.</w:delText>
          </w:r>
        </w:del>
      </w:ins>
    </w:p>
    <w:p w14:paraId="040C33F3" w14:textId="77777777" w:rsidR="00871DC3" w:rsidRPr="00871DC3" w:rsidRDefault="00871DC3" w:rsidP="00871DC3">
      <w:pPr>
        <w:numPr>
          <w:ilvl w:val="0"/>
          <w:numId w:val="762"/>
        </w:numPr>
        <w:spacing w:after="220"/>
        <w:contextualSpacing/>
        <w:rPr>
          <w:ins w:id="23407" w:author="Rev 8 Allen Wirfs-Brock" w:date="2012-06-10T17:24:00Z"/>
          <w:rFonts w:ascii="Times New Roman" w:hAnsi="Times New Roman"/>
        </w:rPr>
      </w:pPr>
      <w:commentRangeStart w:id="23408"/>
      <w:ins w:id="23409" w:author="Rev 8 Allen Wirfs-Brock" w:date="2012-06-10T17:24:00Z">
        <w:r>
          <w:rPr>
            <w:rFonts w:ascii="Times New Roman" w:hAnsi="Times New Roman"/>
          </w:rPr>
          <w:t>TODO</w:t>
        </w:r>
      </w:ins>
      <w:commentRangeEnd w:id="23408"/>
      <w:ins w:id="23410" w:author="Rev 8 Allen Wirfs-Brock" w:date="2012-06-10T17:25:00Z">
        <w:r>
          <w:rPr>
            <w:rStyle w:val="af3"/>
          </w:rPr>
          <w:commentReference w:id="23408"/>
        </w:r>
      </w:ins>
      <w:ins w:id="23411" w:author="Rev 8 Allen Wirfs-Brock" w:date="2012-06-10T17:24:00Z">
        <w:r>
          <w:rPr>
            <w:rFonts w:ascii="Times New Roman" w:hAnsi="Times New Roman"/>
          </w:rPr>
          <w:t>: Make closure a constructor, for ES5 compat</w:t>
        </w:r>
      </w:ins>
    </w:p>
    <w:p w14:paraId="633190D2" w14:textId="77777777" w:rsidR="00B439EA" w:rsidRPr="00F62C9B" w:rsidRDefault="00B439EA" w:rsidP="00791806">
      <w:pPr>
        <w:numPr>
          <w:ilvl w:val="0"/>
          <w:numId w:val="762"/>
        </w:numPr>
        <w:spacing w:after="220"/>
        <w:contextualSpacing/>
        <w:rPr>
          <w:ins w:id="23412" w:author="Rev 7 Allen Wirfs-Brock" w:date="2012-04-28T09:59:00Z"/>
          <w:rFonts w:ascii="Times New Roman" w:hAnsi="Times New Roman"/>
        </w:rPr>
      </w:pPr>
      <w:ins w:id="23413" w:author="Rev 7 Allen Wirfs-Brock" w:date="2012-04-28T09:59: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14:paraId="7F8DB42F" w14:textId="77777777" w:rsidR="00B439EA" w:rsidRPr="00F62C9B" w:rsidRDefault="00056550" w:rsidP="00056550">
      <w:pPr>
        <w:numPr>
          <w:ilvl w:val="0"/>
          <w:numId w:val="762"/>
        </w:numPr>
        <w:spacing w:after="220"/>
        <w:contextualSpacing/>
        <w:rPr>
          <w:ins w:id="23414" w:author="Rev 7 Allen Wirfs-Brock" w:date="2012-04-28T09:59:00Z"/>
          <w:rFonts w:ascii="Times New Roman" w:hAnsi="Times New Roman"/>
        </w:rPr>
      </w:pPr>
      <w:ins w:id="23415" w:author="Rev 8 Allen Wirfs-Brock" w:date="2012-06-11T17:08: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3416" w:author="Rev 7 Allen Wirfs-Brock" w:date="2012-04-28T09:59:00Z">
        <w:del w:id="23417" w:author="Rev 8 Allen Wirfs-Brock" w:date="2012-06-11T17:08:00Z">
          <w:r w:rsidR="00B439EA" w:rsidRPr="00F62C9B" w:rsidDel="00056550">
            <w:rPr>
              <w:rFonts w:ascii="Times New Roman" w:hAnsi="Times New Roman"/>
            </w:rPr>
            <w:delText xml:space="preserve">Return </w:delText>
          </w:r>
        </w:del>
        <w:r w:rsidR="00B439EA" w:rsidRPr="00F62C9B">
          <w:rPr>
            <w:rFonts w:ascii="Times New Roman" w:hAnsi="Times New Roman"/>
          </w:rPr>
          <w:t xml:space="preserve">the result of calling the [[DefineOwnProperty]] internal method of </w:t>
        </w:r>
        <w:r w:rsidR="00B439EA" w:rsidRPr="00F62C9B">
          <w:rPr>
            <w:rFonts w:ascii="Times New Roman" w:hAnsi="Times New Roman"/>
            <w:i/>
          </w:rPr>
          <w:t>object</w:t>
        </w:r>
        <w:r w:rsidR="00B439EA" w:rsidRPr="00F62C9B">
          <w:rPr>
            <w:rFonts w:ascii="Times New Roman" w:hAnsi="Times New Roman"/>
          </w:rPr>
          <w:t xml:space="preserve"> with arguments </w:t>
        </w:r>
        <w:r w:rsidR="00B439EA" w:rsidRPr="00F62C9B">
          <w:rPr>
            <w:rFonts w:ascii="Times New Roman" w:hAnsi="Times New Roman"/>
            <w:i/>
          </w:rPr>
          <w:t>propName</w:t>
        </w:r>
        <w:r w:rsidR="00B439EA" w:rsidRPr="00F62C9B">
          <w:rPr>
            <w:rFonts w:ascii="Times New Roman" w:hAnsi="Times New Roman"/>
          </w:rPr>
          <w:t xml:space="preserve">, </w:t>
        </w:r>
        <w:r w:rsidR="00B439EA" w:rsidRPr="00F62C9B">
          <w:rPr>
            <w:rFonts w:ascii="Times New Roman" w:hAnsi="Times New Roman"/>
            <w:i/>
          </w:rPr>
          <w:t>desc</w:t>
        </w:r>
        <w:r w:rsidR="00B439EA" w:rsidRPr="00F62C9B">
          <w:rPr>
            <w:rFonts w:ascii="Times New Roman" w:hAnsi="Times New Roman"/>
          </w:rPr>
          <w:t xml:space="preserve">, and </w:t>
        </w:r>
        <w:r w:rsidR="00B439EA" w:rsidRPr="00F62C9B">
          <w:rPr>
            <w:rFonts w:ascii="Times New Roman" w:hAnsi="Times New Roman"/>
            <w:b/>
          </w:rPr>
          <w:t>false</w:t>
        </w:r>
        <w:r w:rsidR="00B439EA" w:rsidRPr="00F62C9B">
          <w:rPr>
            <w:rFonts w:ascii="Times New Roman" w:hAnsi="Times New Roman"/>
          </w:rPr>
          <w:t>.</w:t>
        </w:r>
      </w:ins>
    </w:p>
    <w:p w14:paraId="7A465E7D" w14:textId="77777777" w:rsidR="00056550" w:rsidRDefault="00056550" w:rsidP="00056550">
      <w:pPr>
        <w:numPr>
          <w:ilvl w:val="0"/>
          <w:numId w:val="762"/>
        </w:numPr>
        <w:spacing w:after="220"/>
        <w:contextualSpacing/>
        <w:rPr>
          <w:ins w:id="23418" w:author="Rev 8 Allen Wirfs-Brock" w:date="2012-06-11T17:08:00Z"/>
          <w:rFonts w:ascii="Times New Roman" w:hAnsi="Times New Roman"/>
        </w:rPr>
      </w:pPr>
      <w:ins w:id="23419" w:author="Rev 8 Allen Wirfs-Brock" w:date="2012-06-11T17:08: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78A3E581" w14:textId="77777777" w:rsidR="00056550" w:rsidRPr="00F62C9B" w:rsidRDefault="00056550" w:rsidP="00056550">
      <w:pPr>
        <w:numPr>
          <w:ilvl w:val="0"/>
          <w:numId w:val="762"/>
        </w:numPr>
        <w:spacing w:after="220"/>
        <w:rPr>
          <w:ins w:id="23420" w:author="Rev 8 Allen Wirfs-Brock" w:date="2012-06-11T17:08:00Z"/>
          <w:rFonts w:ascii="Times New Roman" w:hAnsi="Times New Roman"/>
        </w:rPr>
      </w:pPr>
      <w:ins w:id="23421" w:author="Rev 8 Allen Wirfs-Brock" w:date="2012-06-11T17:08:00Z">
        <w:r>
          <w:rPr>
            <w:rFonts w:ascii="Times New Roman" w:hAnsi="Times New Roman"/>
          </w:rPr>
          <w:t>NormalCompletion(closure).</w:t>
        </w:r>
      </w:ins>
    </w:p>
    <w:p w14:paraId="42A88F0F" w14:textId="77777777" w:rsidR="00791806" w:rsidRDefault="00791806" w:rsidP="00791806">
      <w:pPr>
        <w:pStyle w:val="Note"/>
        <w:rPr>
          <w:ins w:id="23422" w:author="Rev 7 Allen Wirfs-Brock" w:date="2012-04-28T10:02:00Z"/>
        </w:rPr>
      </w:pPr>
      <w:ins w:id="23423" w:author="Rev 7 Allen Wirfs-Brock" w:date="2012-04-28T10:03:00Z">
        <w:r>
          <w:t>NOTE</w:t>
        </w:r>
        <w:r>
          <w:tab/>
          <w:t xml:space="preserve">The strictness and property attributes for </w:t>
        </w:r>
        <w:r w:rsidRPr="00791806">
          <w:rPr>
            <w:rFonts w:ascii="Courier New" w:hAnsi="Courier New" w:cs="Courier New"/>
            <w:b/>
          </w:rPr>
          <w:t>set</w:t>
        </w:r>
        <w:r>
          <w:t xml:space="preserve"> and </w:t>
        </w:r>
        <w:r w:rsidRPr="00791806">
          <w:rPr>
            <w:rFonts w:ascii="Courier New" w:hAnsi="Courier New" w:cs="Courier New"/>
            <w:b/>
          </w:rPr>
          <w:t>get</w:t>
        </w:r>
        <w:r>
          <w:t xml:space="preserve"> </w:t>
        </w:r>
        <w:r w:rsidRPr="00791806">
          <w:rPr>
            <w:rFonts w:ascii="Times New Roman" w:hAnsi="Times New Roman"/>
            <w:i/>
          </w:rPr>
          <w:t>MethodDefinition</w:t>
        </w:r>
        <w:r>
          <w:t xml:space="preserve"> productions differ from the other </w:t>
        </w:r>
        <w:r w:rsidRPr="00791806">
          <w:rPr>
            <w:rFonts w:ascii="Times New Roman" w:hAnsi="Times New Roman"/>
            <w:i/>
          </w:rPr>
          <w:t>MethodDefinition</w:t>
        </w:r>
        <w:r>
          <w:t xml:space="preserve"> productions in order to maintain compatability with previous editions of this specification</w:t>
        </w:r>
      </w:ins>
      <w:ins w:id="23424" w:author="Rev 7 Allen Wirfs-Brock" w:date="2012-04-28T10:05:00Z">
        <w:r>
          <w:t xml:space="preserve">. </w:t>
        </w:r>
      </w:ins>
    </w:p>
    <w:p w14:paraId="5784FC67" w14:textId="77777777" w:rsidR="00560A4D" w:rsidRPr="00E77497" w:rsidRDefault="00560A4D" w:rsidP="00560A4D">
      <w:pPr>
        <w:pStyle w:val="20"/>
        <w:numPr>
          <w:ilvl w:val="0"/>
          <w:numId w:val="0"/>
        </w:numPr>
        <w:rPr>
          <w:ins w:id="23425" w:author="Rev 7 Allen Wirfs-Brock" w:date="2012-04-16T17:19:00Z"/>
        </w:rPr>
      </w:pPr>
      <w:bookmarkStart w:id="23426" w:name="_Toc329528831"/>
      <w:ins w:id="23427" w:author="Rev 7 Allen Wirfs-Brock" w:date="2012-04-16T17:19:00Z">
        <w:r>
          <w:t>13.</w:t>
        </w:r>
      </w:ins>
      <w:ins w:id="23428" w:author="Rev 7 Allen Wirfs-Brock" w:date="2012-04-26T10:50:00Z">
        <w:r w:rsidR="00572B17">
          <w:t>4</w:t>
        </w:r>
      </w:ins>
      <w:ins w:id="23429" w:author="Rev 7 Allen Wirfs-Brock" w:date="2012-04-16T17:19:00Z">
        <w:r>
          <w:tab/>
          <w:t>Generator</w:t>
        </w:r>
        <w:r w:rsidRPr="00E77497">
          <w:t xml:space="preserve"> Definition</w:t>
        </w:r>
        <w:r>
          <w:t>s</w:t>
        </w:r>
        <w:bookmarkEnd w:id="23426"/>
      </w:ins>
    </w:p>
    <w:p w14:paraId="23D3DFF9" w14:textId="77777777" w:rsidR="00560A4D" w:rsidRPr="00E77497" w:rsidRDefault="00560A4D" w:rsidP="00560A4D">
      <w:pPr>
        <w:pStyle w:val="Syntax"/>
        <w:rPr>
          <w:ins w:id="23430" w:author="Rev 7 Allen Wirfs-Brock" w:date="2012-04-16T17:19:00Z"/>
        </w:rPr>
      </w:pPr>
      <w:ins w:id="23431" w:author="Rev 7 Allen Wirfs-Brock" w:date="2012-04-16T17:19:00Z">
        <w:r w:rsidRPr="00E77497">
          <w:t>Syntax</w:t>
        </w:r>
      </w:ins>
    </w:p>
    <w:p w14:paraId="12442428" w14:textId="77777777" w:rsidR="00560A4D" w:rsidRPr="00E77497" w:rsidRDefault="00560A4D" w:rsidP="00560A4D">
      <w:pPr>
        <w:pStyle w:val="SyntaxRule"/>
        <w:rPr>
          <w:ins w:id="23432" w:author="Rev 7 Allen Wirfs-Brock" w:date="2012-04-16T17:19:00Z"/>
        </w:rPr>
      </w:pPr>
      <w:ins w:id="23433" w:author="Rev 7 Allen Wirfs-Brock" w:date="2012-04-16T17:19:00Z">
        <w:r>
          <w:t>Generator</w:t>
        </w:r>
        <w:r w:rsidRPr="00E77497">
          <w:t xml:space="preserve">Declaration </w:t>
        </w:r>
        <w:r w:rsidRPr="00E77497">
          <w:rPr>
            <w:rFonts w:ascii="Arial" w:hAnsi="Arial"/>
            <w:b/>
            <w:i w:val="0"/>
          </w:rPr>
          <w:t>:</w:t>
        </w:r>
      </w:ins>
    </w:p>
    <w:p w14:paraId="5B2BDE0F" w14:textId="77777777" w:rsidR="00560A4D" w:rsidRPr="00E77497" w:rsidRDefault="005B04CE" w:rsidP="00560A4D">
      <w:pPr>
        <w:pStyle w:val="SyntaxDefinition"/>
        <w:rPr>
          <w:ins w:id="23434" w:author="Rev 7 Allen Wirfs-Brock" w:date="2012-04-16T17:19:00Z"/>
        </w:rPr>
      </w:pPr>
      <w:ins w:id="23435" w:author="Rev 7 Allen Wirfs-Brock" w:date="2012-04-23T14:57:00Z">
        <w:r>
          <w:rPr>
            <w:rFonts w:ascii="Courier New" w:hAnsi="Courier New"/>
            <w:b/>
            <w:i w:val="0"/>
          </w:rPr>
          <w:t>f</w:t>
        </w:r>
      </w:ins>
      <w:ins w:id="23436"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14:paraId="3CF2C2E3" w14:textId="77777777" w:rsidR="00560A4D" w:rsidRPr="00E77497" w:rsidRDefault="00560A4D" w:rsidP="00560A4D">
      <w:pPr>
        <w:pStyle w:val="SyntaxRule"/>
        <w:rPr>
          <w:ins w:id="23437" w:author="Rev 7 Allen Wirfs-Brock" w:date="2012-04-16T17:19:00Z"/>
        </w:rPr>
      </w:pPr>
      <w:ins w:id="23438" w:author="Rev 7 Allen Wirfs-Brock" w:date="2012-04-16T17:19:00Z">
        <w:r>
          <w:t>Generator</w:t>
        </w:r>
        <w:r w:rsidRPr="00E77497">
          <w:t xml:space="preserve">Expression </w:t>
        </w:r>
        <w:r w:rsidRPr="00E77497">
          <w:rPr>
            <w:rFonts w:ascii="Arial" w:hAnsi="Arial"/>
            <w:b/>
            <w:i w:val="0"/>
          </w:rPr>
          <w:t>:</w:t>
        </w:r>
      </w:ins>
    </w:p>
    <w:p w14:paraId="482B4559" w14:textId="77777777" w:rsidR="00560A4D" w:rsidRPr="00E77497" w:rsidRDefault="005B04CE" w:rsidP="00560A4D">
      <w:pPr>
        <w:pStyle w:val="SyntaxDefinition"/>
        <w:rPr>
          <w:ins w:id="23439" w:author="Rev 7 Allen Wirfs-Brock" w:date="2012-04-16T17:19:00Z"/>
        </w:rPr>
      </w:pPr>
      <w:ins w:id="23440" w:author="Rev 7 Allen Wirfs-Brock" w:date="2012-04-23T14:57:00Z">
        <w:r>
          <w:rPr>
            <w:rFonts w:ascii="Courier New" w:hAnsi="Courier New"/>
            <w:b/>
            <w:i w:val="0"/>
          </w:rPr>
          <w:t>f</w:t>
        </w:r>
      </w:ins>
      <w:ins w:id="23441"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14:paraId="3F103ABA" w14:textId="77777777" w:rsidR="00D90FEA" w:rsidRPr="00E77497" w:rsidRDefault="00D90FEA" w:rsidP="00D90FEA">
      <w:pPr>
        <w:pStyle w:val="SyntaxRule"/>
        <w:rPr>
          <w:ins w:id="23442" w:author="Rev 8 Allen Wirfs-Brock" w:date="2012-06-11T09:22:00Z"/>
        </w:rPr>
      </w:pPr>
      <w:ins w:id="23443" w:author="Rev 8 Allen Wirfs-Brock" w:date="2012-06-11T09:22:00Z">
        <w:r>
          <w:t>YieldExpression</w:t>
        </w:r>
        <w:r w:rsidRPr="00E77497">
          <w:t xml:space="preserve"> </w:t>
        </w:r>
        <w:r w:rsidRPr="00E77497">
          <w:rPr>
            <w:rFonts w:ascii="Arial" w:hAnsi="Arial"/>
            <w:b/>
            <w:i w:val="0"/>
          </w:rPr>
          <w:t>:</w:t>
        </w:r>
      </w:ins>
    </w:p>
    <w:p w14:paraId="6CA9D1C7" w14:textId="77777777" w:rsidR="00D90FEA" w:rsidRDefault="00D90FEA" w:rsidP="00482029">
      <w:pPr>
        <w:pStyle w:val="SyntaxDefinition"/>
        <w:rPr>
          <w:ins w:id="23444" w:author="Rev 8 Allen Wirfs-Brock" w:date="2012-06-11T09:21:00Z"/>
        </w:rPr>
      </w:pPr>
      <w:ins w:id="23445" w:author="Rev 8 Allen Wirfs-Brock" w:date="2012-06-11T09:22:00Z">
        <w:r>
          <w:rPr>
            <w:rFonts w:ascii="Courier New" w:hAnsi="Courier New"/>
            <w:b/>
            <w:i w:val="0"/>
          </w:rPr>
          <w:t xml:space="preserve">yield </w:t>
        </w:r>
      </w:ins>
      <w:ins w:id="23446" w:author="Rev 8 Allen Wirfs-Brock" w:date="2012-06-11T09:26:00Z">
        <w:r w:rsidR="00482029">
          <w:t>YieldDelegator</w:t>
        </w:r>
      </w:ins>
      <w:ins w:id="23447" w:author="Rev 8 Allen Wirfs-Brock" w:date="2012-06-11T09:28:00Z">
        <w:r w:rsidR="00482029" w:rsidRPr="00E77497">
          <w:rPr>
            <w:rFonts w:ascii="Arial" w:hAnsi="Arial" w:cs="Arial"/>
            <w:i w:val="0"/>
            <w:vertAlign w:val="subscript"/>
          </w:rPr>
          <w:t>opt</w:t>
        </w:r>
      </w:ins>
      <w:ins w:id="23448" w:author="Rev 8 Allen Wirfs-Brock" w:date="2012-06-11T09:22:00Z">
        <w:r w:rsidRPr="00E77497">
          <w:t xml:space="preserve">  </w:t>
        </w:r>
      </w:ins>
      <w:ins w:id="23449" w:author="Rev 8 Allen Wirfs-Brock" w:date="2012-06-11T09:23:00Z">
        <w:r w:rsidR="00482029">
          <w:t>AssignmentExpression</w:t>
        </w:r>
      </w:ins>
      <w:ins w:id="23450" w:author="Rev 8 Allen Wirfs-Brock" w:date="2012-06-11T09:22:00Z">
        <w:r w:rsidRPr="00E77497">
          <w:t xml:space="preserve"> </w:t>
        </w:r>
      </w:ins>
    </w:p>
    <w:p w14:paraId="49E1A1D3" w14:textId="77777777" w:rsidR="00482029" w:rsidRPr="00E77497" w:rsidRDefault="00482029" w:rsidP="00482029">
      <w:pPr>
        <w:pStyle w:val="SyntaxRule"/>
        <w:rPr>
          <w:ins w:id="23451" w:author="Rev 8 Allen Wirfs-Brock" w:date="2012-06-11T09:28:00Z"/>
        </w:rPr>
      </w:pPr>
      <w:ins w:id="23452" w:author="Rev 8 Allen Wirfs-Brock" w:date="2012-06-11T09:28:00Z">
        <w:r>
          <w:t>YieldDelegator</w:t>
        </w:r>
        <w:r w:rsidRPr="00E77497">
          <w:t xml:space="preserve"> </w:t>
        </w:r>
        <w:r w:rsidRPr="00E77497">
          <w:rPr>
            <w:rFonts w:ascii="Arial" w:hAnsi="Arial"/>
            <w:b/>
            <w:i w:val="0"/>
          </w:rPr>
          <w:t>:</w:t>
        </w:r>
      </w:ins>
    </w:p>
    <w:p w14:paraId="7009F018" w14:textId="77777777" w:rsidR="00482029" w:rsidRDefault="00482029" w:rsidP="00482029">
      <w:pPr>
        <w:pStyle w:val="SyntaxDefinition"/>
        <w:rPr>
          <w:ins w:id="23453" w:author="Rev 8 Allen Wirfs-Brock" w:date="2012-06-11T09:28:00Z"/>
        </w:rPr>
      </w:pPr>
      <w:ins w:id="23454" w:author="Rev 8 Allen Wirfs-Brock" w:date="2012-06-11T09:29:00Z">
        <w:r>
          <w:rPr>
            <w:rFonts w:ascii="Courier New" w:hAnsi="Courier New"/>
            <w:b/>
            <w:i w:val="0"/>
          </w:rPr>
          <w:t>*</w:t>
        </w:r>
      </w:ins>
      <w:ins w:id="23455" w:author="Rev 8 Allen Wirfs-Brock" w:date="2012-06-11T09:28:00Z">
        <w:r>
          <w:rPr>
            <w:rFonts w:ascii="Courier New" w:hAnsi="Courier New"/>
            <w:b/>
            <w:i w:val="0"/>
          </w:rPr>
          <w:t xml:space="preserve"> </w:t>
        </w:r>
      </w:ins>
    </w:p>
    <w:p w14:paraId="484CBDC2" w14:textId="77777777" w:rsidR="00AA7F77" w:rsidRPr="00E77497" w:rsidRDefault="00AA7F77" w:rsidP="00AA7F77">
      <w:pPr>
        <w:pStyle w:val="40"/>
        <w:numPr>
          <w:ilvl w:val="0"/>
          <w:numId w:val="0"/>
        </w:numPr>
        <w:rPr>
          <w:ins w:id="23456" w:author="Rev 7 Allen Wirfs-Brock" w:date="2012-04-23T14:55:00Z"/>
        </w:rPr>
      </w:pPr>
      <w:ins w:id="23457" w:author="Rev 7 Allen Wirfs-Brock" w:date="2012-04-23T14:55:00Z">
        <w:r w:rsidRPr="00E77497">
          <w:t>Static Semantics</w:t>
        </w:r>
      </w:ins>
    </w:p>
    <w:p w14:paraId="43188AD3" w14:textId="77777777" w:rsidR="005B04CE" w:rsidRPr="00E77497" w:rsidRDefault="005B04CE" w:rsidP="005B04CE">
      <w:pPr>
        <w:rPr>
          <w:ins w:id="23458" w:author="Rev 7 Allen Wirfs-Brock" w:date="2012-04-23T14:56:00Z"/>
          <w:rFonts w:ascii="Helvetica" w:hAnsi="Helvetica"/>
          <w:b/>
        </w:rPr>
      </w:pPr>
      <w:ins w:id="23459" w:author="Rev 7 Allen Wirfs-Brock" w:date="2012-04-23T14:56:00Z">
        <w:r w:rsidRPr="00E77497">
          <w:rPr>
            <w:rFonts w:ascii="Helvetica" w:hAnsi="Helvetica"/>
            <w:b/>
          </w:rPr>
          <w:t>Static Semantics:  Early Errors</w:t>
        </w:r>
      </w:ins>
    </w:p>
    <w:p w14:paraId="1F92A835" w14:textId="77777777" w:rsidR="005B04CE" w:rsidRPr="00E77497" w:rsidRDefault="005B04CE" w:rsidP="005B04CE">
      <w:pPr>
        <w:jc w:val="left"/>
        <w:rPr>
          <w:ins w:id="23460" w:author="Rev 7 Allen Wirfs-Brock" w:date="2012-04-23T14:56:00Z"/>
        </w:rPr>
      </w:pPr>
      <w:ins w:id="23461" w:author="Rev 7 Allen Wirfs-Brock" w:date="2012-04-23T14:56: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ins>
      <w:ins w:id="23462" w:author="Rev 7 Allen Wirfs-Brock" w:date="2012-04-23T14:57:00Z">
        <w:r>
          <w:t xml:space="preserve"> </w:t>
        </w:r>
        <w:r w:rsidRPr="00FE5F37">
          <w:rPr>
            <w:rFonts w:ascii="Courier New" w:hAnsi="Courier New"/>
            <w:b/>
          </w:rPr>
          <w:t>*</w:t>
        </w:r>
        <w:r>
          <w:rPr>
            <w:rFonts w:ascii="Courier New" w:hAnsi="Courier New"/>
            <w:b/>
            <w:i/>
          </w:rPr>
          <w:t xml:space="preserve"> </w:t>
        </w:r>
      </w:ins>
      <w:ins w:id="23463" w:author="Rev 7 Allen Wirfs-Brock" w:date="2012-04-23T14:56:00Z">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t>and</w:t>
        </w:r>
        <w:r w:rsidRPr="00E77497">
          <w:br/>
        </w:r>
        <w:r w:rsidRPr="00E77497">
          <w:rPr>
            <w:rFonts w:ascii="Times New Roman" w:hAnsi="Times New Roman"/>
            <w:i/>
          </w:rPr>
          <w:t>FunctionExpression</w:t>
        </w:r>
        <w:r w:rsidRPr="00E77497">
          <w:t xml:space="preserve"> </w:t>
        </w:r>
        <w:r w:rsidRPr="00E77497">
          <w:rPr>
            <w:b/>
          </w:rPr>
          <w:t xml:space="preserve">: </w:t>
        </w:r>
        <w:r w:rsidRPr="00E77497">
          <w:rPr>
            <w:rFonts w:ascii="Courier New" w:hAnsi="Courier New"/>
            <w:b/>
          </w:rPr>
          <w:t>function</w:t>
        </w:r>
      </w:ins>
      <w:ins w:id="23464" w:author="Rev 7 Allen Wirfs-Brock" w:date="2012-04-23T14:57:00Z">
        <w:r>
          <w:rPr>
            <w:rFonts w:ascii="Courier New" w:hAnsi="Courier New"/>
            <w:b/>
          </w:rPr>
          <w:t xml:space="preserve"> </w:t>
        </w:r>
        <w:r w:rsidRPr="00FE5F37">
          <w:rPr>
            <w:rFonts w:ascii="Courier New" w:hAnsi="Courier New"/>
            <w:b/>
          </w:rPr>
          <w:t>*</w:t>
        </w:r>
        <w:r>
          <w:rPr>
            <w:rFonts w:ascii="Courier New" w:hAnsi="Courier New"/>
            <w:b/>
            <w:i/>
          </w:rPr>
          <w:t xml:space="preserve"> </w:t>
        </w:r>
      </w:ins>
      <w:ins w:id="23465" w:author="Rev 7 Allen Wirfs-Brock" w:date="2012-04-23T14:56:00Z">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584BADC7" w14:textId="77777777" w:rsidR="005B04CE" w:rsidRDefault="005B04CE" w:rsidP="00C459A3">
      <w:pPr>
        <w:numPr>
          <w:ilvl w:val="0"/>
          <w:numId w:val="737"/>
        </w:numPr>
        <w:spacing w:after="220"/>
        <w:contextualSpacing/>
        <w:rPr>
          <w:ins w:id="23466" w:author="Rev 8 Allen Wirfs-Brock" w:date="2012-06-11T09:34:00Z"/>
        </w:rPr>
      </w:pPr>
      <w:commentRangeStart w:id="23467"/>
      <w:ins w:id="23468" w:author="Rev 7 Allen Wirfs-Brock" w:date="2012-04-23T14:56:00Z">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commentRangeEnd w:id="23467"/>
        <w:r>
          <w:rPr>
            <w:rStyle w:val="af3"/>
          </w:rPr>
          <w:commentReference w:id="23467"/>
        </w:r>
      </w:ins>
    </w:p>
    <w:p w14:paraId="6A5691CB" w14:textId="77777777" w:rsidR="00DA4840" w:rsidRPr="00E77497" w:rsidRDefault="00DA4840" w:rsidP="00482029">
      <w:pPr>
        <w:numPr>
          <w:ilvl w:val="0"/>
          <w:numId w:val="737"/>
        </w:numPr>
        <w:spacing w:after="220"/>
        <w:rPr>
          <w:ins w:id="23469" w:author="Rev 7 Allen Wirfs-Brock" w:date="2012-04-23T14:56:00Z"/>
        </w:rPr>
      </w:pPr>
      <w:ins w:id="23470" w:author="Rev 8 Allen Wirfs-Brock" w:date="2012-06-11T09:34:00Z">
        <w:r>
          <w:t xml:space="preserve">It is a Syntax Error if </w:t>
        </w:r>
      </w:ins>
      <w:ins w:id="23471" w:author="Rev 8 Allen Wirfs-Brock" w:date="2012-06-11T09:35:00Z">
        <w:r>
          <w:rPr>
            <w:rFonts w:ascii="Times New Roman" w:hAnsi="Times New Roman"/>
            <w:i/>
          </w:rPr>
          <w:t>FunctionBody</w:t>
        </w:r>
      </w:ins>
      <w:ins w:id="23472" w:author="Rev 8 Allen Wirfs-Brock" w:date="2012-06-11T09:34:00Z">
        <w:r w:rsidRPr="00E77497">
          <w:t xml:space="preserve"> </w:t>
        </w:r>
        <w:r>
          <w:rPr>
            <w:rFonts w:ascii="Times New Roman" w:hAnsi="Times New Roman"/>
          </w:rPr>
          <w:t>Contains</w:t>
        </w:r>
        <w:r w:rsidRPr="00E77497">
          <w:t xml:space="preserve"> </w:t>
        </w:r>
        <w:r>
          <w:rPr>
            <w:rFonts w:ascii="Times New Roman" w:hAnsi="Times New Roman"/>
            <w:i/>
          </w:rPr>
          <w:t>YieldExpression</w:t>
        </w:r>
      </w:ins>
      <w:ins w:id="23473" w:author="Rev 8 Allen Wirfs-Brock" w:date="2012-06-11T09:35:00Z">
        <w:r w:rsidRPr="00C459A3">
          <w:t xml:space="preserve"> is</w:t>
        </w:r>
        <w:r>
          <w:t xml:space="preserve"> </w:t>
        </w:r>
        <w:r w:rsidRPr="00C459A3">
          <w:rPr>
            <w:rFonts w:ascii="Times New Roman" w:hAnsi="Times New Roman"/>
            <w:b/>
          </w:rPr>
          <w:t>false</w:t>
        </w:r>
        <w:r>
          <w:rPr>
            <w:rFonts w:ascii="Times New Roman" w:hAnsi="Times New Roman"/>
            <w:i/>
          </w:rPr>
          <w:t>.</w:t>
        </w:r>
      </w:ins>
    </w:p>
    <w:p w14:paraId="1624052C" w14:textId="77777777" w:rsidR="00482029" w:rsidRPr="00E77497" w:rsidRDefault="00482029" w:rsidP="00482029">
      <w:pPr>
        <w:jc w:val="left"/>
        <w:rPr>
          <w:ins w:id="23474" w:author="Rev 8 Allen Wirfs-Brock" w:date="2012-06-11T09:30:00Z"/>
        </w:rPr>
      </w:pPr>
      <w:ins w:id="23475" w:author="Rev 8 Allen Wirfs-Brock" w:date="2012-06-11T09:30:00Z">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ins>
      <w:ins w:id="23476" w:author="Rev 8 Allen Wirfs-Brock" w:date="2012-06-11T09:31:00Z">
        <w:r>
          <w:rPr>
            <w:rFonts w:ascii="Times New Roman" w:hAnsi="Times New Roman"/>
            <w:i/>
          </w:rPr>
          <w:t>YieldDelegator</w:t>
        </w:r>
      </w:ins>
      <w:ins w:id="23477" w:author="Rev 8 Allen Wirfs-Brock" w:date="2012-06-11T09:30:00Z">
        <w:r w:rsidRPr="00E77497">
          <w:rPr>
            <w:rFonts w:cs="Arial"/>
            <w:vertAlign w:val="subscript"/>
          </w:rPr>
          <w:t>opt</w:t>
        </w:r>
        <w:r w:rsidRPr="00E77497">
          <w:rPr>
            <w:rFonts w:ascii="Times New Roman" w:hAnsi="Times New Roman"/>
            <w:i/>
          </w:rPr>
          <w:t xml:space="preserve">  </w:t>
        </w:r>
      </w:ins>
      <w:ins w:id="23478" w:author="Rev 8 Allen Wirfs-Brock" w:date="2012-06-11T09:31:00Z">
        <w:r>
          <w:rPr>
            <w:rFonts w:ascii="Times New Roman" w:hAnsi="Times New Roman"/>
            <w:i/>
          </w:rPr>
          <w:t>AssignmentExpression</w:t>
        </w:r>
      </w:ins>
      <w:ins w:id="23479" w:author="Rev 8 Allen Wirfs-Brock" w:date="2012-06-11T09:30:00Z">
        <w:r w:rsidRPr="00E77497">
          <w:rPr>
            <w:rFonts w:ascii="Times New Roman" w:hAnsi="Times New Roman"/>
            <w:i/>
          </w:rPr>
          <w:t xml:space="preserve"> </w:t>
        </w:r>
        <w:r w:rsidRPr="00E77497">
          <w:rPr>
            <w:rFonts w:ascii="Courier New" w:hAnsi="Courier New"/>
            <w:b/>
          </w:rPr>
          <w:t>)</w:t>
        </w:r>
        <w:r w:rsidRPr="00E77497">
          <w:t xml:space="preserve"> </w:t>
        </w:r>
      </w:ins>
    </w:p>
    <w:p w14:paraId="7EE71616" w14:textId="77777777" w:rsidR="00482029" w:rsidRPr="00E77497" w:rsidRDefault="00482029" w:rsidP="00482029">
      <w:pPr>
        <w:numPr>
          <w:ilvl w:val="0"/>
          <w:numId w:val="737"/>
        </w:numPr>
        <w:spacing w:after="220"/>
        <w:rPr>
          <w:ins w:id="23480" w:author="Rev 8 Allen Wirfs-Brock" w:date="2012-06-11T09:30:00Z"/>
        </w:rPr>
      </w:pPr>
      <w:ins w:id="23481" w:author="Rev 8 Allen Wirfs-Brock" w:date="2012-06-11T09:30:00Z">
        <w:r w:rsidRPr="00E77497">
          <w:t xml:space="preserve">It is a Syntax Error if any </w:t>
        </w:r>
      </w:ins>
      <w:ins w:id="23482" w:author="Rev 8 Allen Wirfs-Brock" w:date="2012-06-11T09:31:00Z">
        <w:r>
          <w:rPr>
            <w:rFonts w:ascii="Times New Roman" w:hAnsi="Times New Roman"/>
            <w:i/>
          </w:rPr>
          <w:t>AssignmentExpression</w:t>
        </w:r>
      </w:ins>
      <w:ins w:id="23483" w:author="Rev 8 Allen Wirfs-Brock" w:date="2012-06-11T09:30:00Z">
        <w:r w:rsidRPr="00E77497">
          <w:t xml:space="preserve"> </w:t>
        </w:r>
      </w:ins>
      <w:ins w:id="23484" w:author="Rev 8 Allen Wirfs-Brock" w:date="2012-06-11T09:31:00Z">
        <w:r>
          <w:rPr>
            <w:rFonts w:ascii="Times New Roman" w:hAnsi="Times New Roman"/>
          </w:rPr>
          <w:t>Contains</w:t>
        </w:r>
      </w:ins>
      <w:ins w:id="23485" w:author="Rev 8 Allen Wirfs-Brock" w:date="2012-06-11T09:30:00Z">
        <w:r w:rsidRPr="00E77497">
          <w:t xml:space="preserve"> </w:t>
        </w:r>
      </w:ins>
      <w:ins w:id="23486" w:author="Rev 8 Allen Wirfs-Brock" w:date="2012-06-11T09:32:00Z">
        <w:r>
          <w:rPr>
            <w:rFonts w:ascii="Times New Roman" w:hAnsi="Times New Roman"/>
            <w:i/>
          </w:rPr>
          <w:t>YieldExpression</w:t>
        </w:r>
      </w:ins>
      <w:ins w:id="23487" w:author="Rev 8 Allen Wirfs-Brock" w:date="2012-06-11T09:30:00Z">
        <w:r w:rsidRPr="00E77497">
          <w:t>.</w:t>
        </w:r>
      </w:ins>
    </w:p>
    <w:p w14:paraId="02475789" w14:textId="77777777" w:rsidR="00636E38" w:rsidRPr="00E77497" w:rsidRDefault="00636E38" w:rsidP="00636E38">
      <w:pPr>
        <w:rPr>
          <w:ins w:id="23488" w:author="Rev 8 Allen Wirfs-Brock" w:date="2012-06-01T11:30:00Z"/>
          <w:rFonts w:ascii="Helvetica" w:hAnsi="Helvetica"/>
          <w:b/>
        </w:rPr>
      </w:pPr>
      <w:ins w:id="23489" w:author="Rev 8 Allen Wirfs-Brock" w:date="2012-06-01T11:30:00Z">
        <w:r w:rsidRPr="00E77497">
          <w:rPr>
            <w:rFonts w:ascii="Helvetica" w:hAnsi="Helvetica"/>
            <w:b/>
          </w:rPr>
          <w:t xml:space="preserve">Static Semantics:  </w:t>
        </w:r>
        <w:r w:rsidRPr="00E77497">
          <w:rPr>
            <w:rFonts w:ascii="Helvetica" w:hAnsi="Helvetica"/>
            <w:b/>
            <w:lang w:eastAsia="en-US"/>
          </w:rPr>
          <w:t>BoundNames</w:t>
        </w:r>
      </w:ins>
    </w:p>
    <w:p w14:paraId="05F5DAE5" w14:textId="77777777" w:rsidR="00636E38" w:rsidRPr="00E77497" w:rsidRDefault="00636E38" w:rsidP="00636E38">
      <w:pPr>
        <w:jc w:val="left"/>
        <w:rPr>
          <w:ins w:id="23490" w:author="Rev 8 Allen Wirfs-Brock" w:date="2012-06-01T11:30:00Z"/>
        </w:rPr>
      </w:pPr>
      <w:ins w:id="23491" w:author="Rev 8 Allen Wirfs-Brock" w:date="2012-06-01T11:33:00Z">
        <w:r>
          <w:rPr>
            <w:rFonts w:ascii="Times New Roman" w:hAnsi="Times New Roman"/>
            <w:i/>
          </w:rPr>
          <w:t>Generator</w:t>
        </w:r>
      </w:ins>
      <w:ins w:id="23492" w:author="Rev 8 Allen Wirfs-Brock" w:date="2012-06-01T11:30:00Z">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ins>
      <w:ins w:id="23493" w:author="Rev 8 Allen Wirfs-Brock" w:date="2012-06-01T11:31:00Z">
        <w:r>
          <w:rPr>
            <w:rFonts w:ascii="Courier New" w:hAnsi="Courier New"/>
            <w:b/>
          </w:rPr>
          <w:t xml:space="preserve"> *</w:t>
        </w:r>
      </w:ins>
      <w:ins w:id="23494" w:author="Rev 8 Allen Wirfs-Brock" w:date="2012-06-01T11:30: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43DB388B" w14:textId="77777777" w:rsidR="00636E38" w:rsidRPr="00E77497" w:rsidRDefault="00636E38" w:rsidP="00636E38">
      <w:pPr>
        <w:pStyle w:val="Alg4"/>
        <w:numPr>
          <w:ilvl w:val="0"/>
          <w:numId w:val="851"/>
        </w:numPr>
        <w:spacing w:after="220"/>
        <w:contextualSpacing/>
        <w:rPr>
          <w:ins w:id="23495" w:author="Rev 8 Allen Wirfs-Brock" w:date="2012-06-01T11:30:00Z"/>
        </w:rPr>
      </w:pPr>
      <w:ins w:id="23496" w:author="Rev 8 Allen Wirfs-Brock" w:date="2012-06-01T11:30:00Z">
        <w:r w:rsidRPr="00E77497">
          <w:t xml:space="preserve">Return the BoundNames of </w:t>
        </w:r>
        <w:r w:rsidRPr="00E77497">
          <w:rPr>
            <w:i/>
          </w:rPr>
          <w:t>BindingIdentifier</w:t>
        </w:r>
        <w:r w:rsidRPr="00E77497">
          <w:t>.</w:t>
        </w:r>
      </w:ins>
    </w:p>
    <w:p w14:paraId="4C15038E" w14:textId="77777777" w:rsidR="005B04CE" w:rsidRPr="00E77497" w:rsidRDefault="005B04CE" w:rsidP="005B04CE">
      <w:pPr>
        <w:rPr>
          <w:ins w:id="23497" w:author="Rev 7 Allen Wirfs-Brock" w:date="2012-04-23T14:59:00Z"/>
          <w:rFonts w:ascii="Helvetica" w:hAnsi="Helvetica"/>
          <w:b/>
        </w:rPr>
      </w:pPr>
      <w:ins w:id="23498" w:author="Rev 7 Allen Wirfs-Brock" w:date="2012-04-23T14:59:00Z">
        <w:r w:rsidRPr="00E77497">
          <w:rPr>
            <w:rFonts w:ascii="Helvetica" w:hAnsi="Helvetica"/>
            <w:b/>
          </w:rPr>
          <w:t xml:space="preserve">Static Semantics:  </w:t>
        </w:r>
        <w:r>
          <w:rPr>
            <w:rFonts w:ascii="Helvetica" w:hAnsi="Helvetica"/>
            <w:b/>
            <w:lang w:eastAsia="en-US"/>
          </w:rPr>
          <w:t>Contains</w:t>
        </w:r>
      </w:ins>
    </w:p>
    <w:p w14:paraId="5D362BB0" w14:textId="77777777" w:rsidR="005B04CE" w:rsidRPr="004418C4" w:rsidRDefault="005B04CE" w:rsidP="005B04CE">
      <w:pPr>
        <w:ind w:left="360"/>
        <w:rPr>
          <w:ins w:id="23499" w:author="Rev 7 Allen Wirfs-Brock" w:date="2012-04-23T14:59:00Z"/>
        </w:rPr>
      </w:pPr>
      <w:ins w:id="23500" w:author="Rev 7 Allen Wirfs-Brock" w:date="2012-04-23T14:59:00Z">
        <w:r>
          <w:t>W</w:t>
        </w:r>
        <w:r w:rsidRPr="004418C4">
          <w:t xml:space="preserve">ith </w:t>
        </w:r>
        <w:r>
          <w:t>parameter</w:t>
        </w:r>
        <w:r w:rsidRPr="004418C4">
          <w:t xml:space="preserve"> </w:t>
        </w:r>
        <w:r>
          <w:rPr>
            <w:rFonts w:ascii="Times New Roman" w:hAnsi="Times New Roman"/>
            <w:i/>
          </w:rPr>
          <w:t>symbol</w:t>
        </w:r>
        <w:r>
          <w:t>.</w:t>
        </w:r>
      </w:ins>
    </w:p>
    <w:p w14:paraId="0236D542" w14:textId="77777777" w:rsidR="005B04CE" w:rsidRPr="00E77497" w:rsidRDefault="00636E38" w:rsidP="005B04CE">
      <w:pPr>
        <w:jc w:val="left"/>
        <w:rPr>
          <w:ins w:id="23501" w:author="Rev 7 Allen Wirfs-Brock" w:date="2012-04-23T14:59:00Z"/>
        </w:rPr>
      </w:pPr>
      <w:ins w:id="23502" w:author="Rev 8 Allen Wirfs-Brock" w:date="2012-06-01T11:33: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3503" w:author="Rev 7 Allen Wirfs-Brock" w:date="2012-04-23T14:59:00Z">
        <w:del w:id="23504" w:author="Rev 8 Allen Wirfs-Brock" w:date="2012-06-01T11:33:00Z">
          <w:r w:rsidR="005B04CE" w:rsidRPr="00E77497" w:rsidDel="00636E38">
            <w:rPr>
              <w:rFonts w:ascii="Times New Roman" w:hAnsi="Times New Roman"/>
              <w:i/>
            </w:rPr>
            <w:delText>FunctionDeclaration</w:delText>
          </w:r>
          <w:r w:rsidR="005B04CE" w:rsidRPr="00E77497" w:rsidDel="00636E38">
            <w:delText xml:space="preserve"> </w:delText>
          </w:r>
        </w:del>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ins>
      <w:ins w:id="23505" w:author="Rev 7 Allen Wirfs-Brock" w:date="2012-04-23T15:00:00Z">
        <w:r w:rsidR="005B04CE" w:rsidRPr="00046F7A">
          <w:rPr>
            <w:rFonts w:ascii="Courier New" w:hAnsi="Courier New"/>
            <w:b/>
          </w:rPr>
          <w:t>*</w:t>
        </w:r>
        <w:r w:rsidR="005B04CE">
          <w:rPr>
            <w:rFonts w:ascii="Courier New" w:hAnsi="Courier New"/>
            <w:b/>
            <w:i/>
          </w:rPr>
          <w:t xml:space="preserve"> </w:t>
        </w:r>
      </w:ins>
      <w:ins w:id="23506" w:author="Rev 7 Allen Wirfs-Brock" w:date="2012-04-23T14:59:00Z">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FormalParameterList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FunctionBody</w:t>
        </w:r>
        <w:r w:rsidR="005B04CE" w:rsidRPr="00E77497">
          <w:t xml:space="preserve"> </w:t>
        </w:r>
        <w:r w:rsidR="005B04CE" w:rsidRPr="00E77497">
          <w:rPr>
            <w:rFonts w:ascii="Courier New" w:hAnsi="Courier New"/>
            <w:b/>
          </w:rPr>
          <w:t>}</w:t>
        </w:r>
      </w:ins>
    </w:p>
    <w:p w14:paraId="0CA0020C" w14:textId="77777777" w:rsidR="005B04CE" w:rsidRPr="00E77497" w:rsidRDefault="005B04CE" w:rsidP="00FE5F37">
      <w:pPr>
        <w:pStyle w:val="Alg4"/>
        <w:numPr>
          <w:ilvl w:val="0"/>
          <w:numId w:val="728"/>
        </w:numPr>
        <w:spacing w:after="220"/>
        <w:contextualSpacing/>
        <w:rPr>
          <w:ins w:id="23507" w:author="Rev 7 Allen Wirfs-Brock" w:date="2012-04-23T14:59:00Z"/>
        </w:rPr>
      </w:pPr>
      <w:ins w:id="23508" w:author="Rev 7 Allen Wirfs-Brock" w:date="2012-04-23T14:59:00Z">
        <w:r w:rsidRPr="00E77497">
          <w:t xml:space="preserve">Return </w:t>
        </w:r>
        <w:r w:rsidRPr="00AA7F77">
          <w:rPr>
            <w:b/>
          </w:rPr>
          <w:t>false</w:t>
        </w:r>
        <w:r>
          <w:t>.</w:t>
        </w:r>
      </w:ins>
    </w:p>
    <w:p w14:paraId="717B3B42" w14:textId="77777777" w:rsidR="005B04CE" w:rsidRPr="00E77497" w:rsidRDefault="005B04CE" w:rsidP="005B04CE">
      <w:pPr>
        <w:jc w:val="left"/>
        <w:rPr>
          <w:ins w:id="23509" w:author="Rev 7 Allen Wirfs-Brock" w:date="2012-04-23T14:59:00Z"/>
        </w:rPr>
      </w:pPr>
      <w:ins w:id="23510" w:author="Rev 7 Allen Wirfs-Brock" w:date="2012-04-23T14:59:00Z">
        <w:del w:id="23511" w:author="Rev 8 Allen Wirfs-Brock" w:date="2012-06-01T11:34:00Z">
          <w:r w:rsidRPr="00E77497" w:rsidDel="00636E38">
            <w:rPr>
              <w:rFonts w:ascii="Times New Roman" w:hAnsi="Times New Roman"/>
              <w:i/>
            </w:rPr>
            <w:delText>Function</w:delText>
          </w:r>
        </w:del>
      </w:ins>
      <w:ins w:id="23512" w:author="Rev 8 Allen Wirfs-Brock" w:date="2012-06-01T11:34:00Z">
        <w:r w:rsidR="00636E38">
          <w:rPr>
            <w:rFonts w:ascii="Times New Roman" w:hAnsi="Times New Roman"/>
            <w:i/>
          </w:rPr>
          <w:t>Generator</w:t>
        </w:r>
      </w:ins>
      <w:ins w:id="23513" w:author="Rev 7 Allen Wirfs-Brock" w:date="2012-04-23T14:59:00Z">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ns w:id="23514" w:author="Rev 7 Allen Wirfs-Brock" w:date="2012-04-23T15:00:00Z">
        <w:r w:rsidRPr="00046F7A">
          <w:rPr>
            <w:rFonts w:ascii="Courier New" w:hAnsi="Courier New"/>
            <w:b/>
          </w:rPr>
          <w:t>*</w:t>
        </w:r>
        <w:r>
          <w:rPr>
            <w:rFonts w:ascii="Courier New" w:hAnsi="Courier New"/>
            <w:b/>
            <w:i/>
          </w:rPr>
          <w:t xml:space="preserve"> </w:t>
        </w:r>
      </w:ins>
      <w:ins w:id="23515" w:author="Rev 7 Allen Wirfs-Brock" w:date="2012-04-23T14:59:00Z">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1F9D4CF4" w14:textId="77777777" w:rsidR="005B04CE" w:rsidRPr="00E77497" w:rsidRDefault="005B04CE" w:rsidP="00046F7A">
      <w:pPr>
        <w:pStyle w:val="Alg4"/>
        <w:numPr>
          <w:ilvl w:val="0"/>
          <w:numId w:val="726"/>
        </w:numPr>
        <w:spacing w:after="220"/>
        <w:contextualSpacing/>
        <w:rPr>
          <w:ins w:id="23516" w:author="Rev 7 Allen Wirfs-Brock" w:date="2012-04-23T14:59:00Z"/>
        </w:rPr>
      </w:pPr>
      <w:ins w:id="23517" w:author="Rev 7 Allen Wirfs-Brock" w:date="2012-04-23T14:59:00Z">
        <w:r w:rsidRPr="00E77497">
          <w:t xml:space="preserve">Return </w:t>
        </w:r>
        <w:r w:rsidRPr="00AA7F77">
          <w:rPr>
            <w:b/>
          </w:rPr>
          <w:t>false</w:t>
        </w:r>
        <w:r>
          <w:t>.</w:t>
        </w:r>
      </w:ins>
    </w:p>
    <w:p w14:paraId="709DEC41" w14:textId="77777777" w:rsidR="005B04CE" w:rsidRDefault="005B04CE" w:rsidP="005B04CE">
      <w:pPr>
        <w:pStyle w:val="Note"/>
        <w:rPr>
          <w:ins w:id="23518" w:author="Rev 7 Allen Wirfs-Brock" w:date="2012-04-23T14:59:00Z"/>
        </w:rPr>
      </w:pPr>
      <w:ins w:id="23519" w:author="Rev 7 Allen Wirfs-Brock" w:date="2012-04-23T14:59:00Z">
        <w:r>
          <w:t>NOTE</w:t>
        </w:r>
        <w:r>
          <w:tab/>
          <w:t>Static semantic rules that depend upon substructure generally do not look into function definitions.</w:t>
        </w:r>
      </w:ins>
    </w:p>
    <w:p w14:paraId="757D5B9E" w14:textId="77777777" w:rsidR="00636E38" w:rsidRPr="00E77497" w:rsidRDefault="00636E38" w:rsidP="00636E38">
      <w:pPr>
        <w:rPr>
          <w:ins w:id="23520" w:author="Rev 8 Allen Wirfs-Brock" w:date="2012-06-01T11:32:00Z"/>
          <w:rFonts w:ascii="Helvetica" w:hAnsi="Helvetica"/>
          <w:b/>
        </w:rPr>
      </w:pPr>
      <w:ins w:id="23521" w:author="Rev 8 Allen Wirfs-Brock" w:date="2012-06-01T11:32:00Z">
        <w:r w:rsidRPr="00E77497">
          <w:rPr>
            <w:rFonts w:ascii="Helvetica" w:hAnsi="Helvetica"/>
            <w:b/>
          </w:rPr>
          <w:t xml:space="preserve">Static Semantics:  </w:t>
        </w:r>
        <w:r>
          <w:rPr>
            <w:rFonts w:ascii="Helvetica" w:hAnsi="Helvetica"/>
            <w:b/>
            <w:lang w:eastAsia="en-US"/>
          </w:rPr>
          <w:t>IsConstantDeclaration</w:t>
        </w:r>
      </w:ins>
    </w:p>
    <w:p w14:paraId="6530ACB7" w14:textId="77777777" w:rsidR="00636E38" w:rsidRPr="006B3D6C" w:rsidRDefault="00636E38" w:rsidP="00636E38">
      <w:pPr>
        <w:rPr>
          <w:ins w:id="23522" w:author="Rev 8 Allen Wirfs-Brock" w:date="2012-06-01T11:32:00Z"/>
        </w:rPr>
      </w:pPr>
      <w:ins w:id="23523" w:author="Rev 8 Allen Wirfs-Brock" w:date="2012-06-01T11:34: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3524" w:author="Rev 8 Allen Wirfs-Brock" w:date="2012-06-01T11:32:00Z">
        <w:r w:rsidRPr="00E77497">
          <w:rPr>
            <w:b/>
          </w:rPr>
          <w:t>:</w:t>
        </w:r>
        <w:r w:rsidRPr="00E77497">
          <w:rPr>
            <w:rFonts w:ascii="Times New Roman" w:hAnsi="Times New Roman"/>
            <w:i/>
          </w:rPr>
          <w:t xml:space="preserve"> </w:t>
        </w:r>
        <w:r w:rsidRPr="00E77497">
          <w:rPr>
            <w:rFonts w:ascii="Courier New" w:hAnsi="Courier New"/>
            <w:b/>
          </w:rPr>
          <w:t>function</w:t>
        </w:r>
      </w:ins>
      <w:ins w:id="23525" w:author="Rev 8 Allen Wirfs-Brock" w:date="2012-06-01T11:33:00Z">
        <w:r>
          <w:rPr>
            <w:rFonts w:ascii="Courier New" w:hAnsi="Courier New"/>
            <w:b/>
          </w:rPr>
          <w:t xml:space="preserve"> *</w:t>
        </w:r>
      </w:ins>
      <w:ins w:id="23526" w:author="Rev 8 Allen Wirfs-Brock" w:date="2012-06-01T11:32:00Z">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ins>
    </w:p>
    <w:p w14:paraId="175ECD1D" w14:textId="77777777" w:rsidR="00636E38" w:rsidRPr="00E77497" w:rsidRDefault="00636E38" w:rsidP="00636E38">
      <w:pPr>
        <w:pStyle w:val="Alg4"/>
        <w:numPr>
          <w:ilvl w:val="0"/>
          <w:numId w:val="852"/>
        </w:numPr>
        <w:spacing w:after="220"/>
        <w:contextualSpacing/>
        <w:rPr>
          <w:ins w:id="23527" w:author="Rev 8 Allen Wirfs-Brock" w:date="2012-06-01T11:32:00Z"/>
        </w:rPr>
      </w:pPr>
      <w:ins w:id="23528" w:author="Rev 8 Allen Wirfs-Brock" w:date="2012-06-01T11:32:00Z">
        <w:r>
          <w:t xml:space="preserve">Return </w:t>
        </w:r>
        <w:r>
          <w:rPr>
            <w:b/>
          </w:rPr>
          <w:t>false</w:t>
        </w:r>
        <w:r w:rsidRPr="00E77497">
          <w:t>.</w:t>
        </w:r>
      </w:ins>
    </w:p>
    <w:p w14:paraId="2AEF82D7" w14:textId="77777777" w:rsidR="00636E38" w:rsidRPr="00E77497" w:rsidRDefault="00636E38" w:rsidP="00636E38">
      <w:pPr>
        <w:rPr>
          <w:ins w:id="23529" w:author="Rev 8 Allen Wirfs-Brock" w:date="2012-06-01T11:32:00Z"/>
          <w:rFonts w:ascii="Helvetica" w:hAnsi="Helvetica"/>
          <w:b/>
        </w:rPr>
      </w:pPr>
      <w:ins w:id="23530" w:author="Rev 8 Allen Wirfs-Brock" w:date="2012-06-01T11:32:00Z">
        <w:r w:rsidRPr="00E77497">
          <w:rPr>
            <w:rFonts w:ascii="Helvetica" w:hAnsi="Helvetica"/>
            <w:b/>
          </w:rPr>
          <w:t xml:space="preserve">Static Semantics:  </w:t>
        </w:r>
        <w:r w:rsidRPr="00E77497">
          <w:rPr>
            <w:rFonts w:ascii="Helvetica" w:hAnsi="Helvetica"/>
            <w:b/>
            <w:lang w:eastAsia="en-US"/>
          </w:rPr>
          <w:t>LexicallyDeclaredNames</w:t>
        </w:r>
      </w:ins>
    </w:p>
    <w:p w14:paraId="417B3983" w14:textId="77777777" w:rsidR="00636E38" w:rsidRPr="00E77497" w:rsidRDefault="00636E38" w:rsidP="00636E38">
      <w:pPr>
        <w:jc w:val="left"/>
        <w:rPr>
          <w:ins w:id="23531" w:author="Rev 8 Allen Wirfs-Brock" w:date="2012-06-01T11:32:00Z"/>
        </w:rPr>
      </w:pPr>
      <w:ins w:id="23532" w:author="Rev 8 Allen Wirfs-Brock" w:date="2012-06-01T11:34: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3533" w:author="Rev 8 Allen Wirfs-Brock" w:date="2012-06-01T11:32:00Z">
        <w:r w:rsidRPr="00E77497">
          <w:rPr>
            <w:b/>
          </w:rPr>
          <w:t>:</w:t>
        </w:r>
        <w:r w:rsidRPr="00E77497">
          <w:t xml:space="preserve"> </w:t>
        </w:r>
        <w:r w:rsidRPr="00E77497">
          <w:rPr>
            <w:rFonts w:ascii="Courier New" w:hAnsi="Courier New"/>
            <w:b/>
          </w:rPr>
          <w:t>function</w:t>
        </w:r>
      </w:ins>
      <w:ins w:id="23534" w:author="Rev 8 Allen Wirfs-Brock" w:date="2012-06-01T11:35:00Z">
        <w:r>
          <w:rPr>
            <w:rFonts w:ascii="Courier New" w:hAnsi="Courier New"/>
            <w:b/>
          </w:rPr>
          <w:t xml:space="preserve"> *</w:t>
        </w:r>
      </w:ins>
      <w:ins w:id="23535" w:author="Rev 8 Allen Wirfs-Brock" w:date="2012-06-01T11:32: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2F5A3467" w14:textId="77777777" w:rsidR="00636E38" w:rsidRPr="00E77497" w:rsidRDefault="00636E38" w:rsidP="00636E38">
      <w:pPr>
        <w:pStyle w:val="Alg4"/>
        <w:numPr>
          <w:ilvl w:val="0"/>
          <w:numId w:val="853"/>
        </w:numPr>
        <w:spacing w:after="220"/>
        <w:contextualSpacing/>
        <w:rPr>
          <w:ins w:id="23536" w:author="Rev 8 Allen Wirfs-Brock" w:date="2012-06-01T11:32:00Z"/>
        </w:rPr>
      </w:pPr>
      <w:ins w:id="23537" w:author="Rev 8 Allen Wirfs-Brock" w:date="2012-06-01T11:32:00Z">
        <w:r w:rsidRPr="00E77497">
          <w:t xml:space="preserve">Return the BoundNames of </w:t>
        </w:r>
        <w:r w:rsidRPr="00E77497">
          <w:rPr>
            <w:i/>
          </w:rPr>
          <w:t>BindingIdentifier</w:t>
        </w:r>
        <w:r w:rsidRPr="00E77497">
          <w:t>.</w:t>
        </w:r>
      </w:ins>
    </w:p>
    <w:p w14:paraId="329916C8" w14:textId="77777777" w:rsidR="00636E38" w:rsidRPr="00E77497" w:rsidRDefault="00636E38" w:rsidP="00636E38">
      <w:pPr>
        <w:rPr>
          <w:ins w:id="23538" w:author="Rev 8 Allen Wirfs-Brock" w:date="2012-06-01T11:32:00Z"/>
          <w:rFonts w:ascii="Helvetica" w:hAnsi="Helvetica"/>
          <w:b/>
        </w:rPr>
      </w:pPr>
      <w:ins w:id="23539" w:author="Rev 8 Allen Wirfs-Brock" w:date="2012-06-01T11:32:00Z">
        <w:r w:rsidRPr="00E77497">
          <w:rPr>
            <w:rFonts w:ascii="Helvetica" w:hAnsi="Helvetica"/>
            <w:b/>
          </w:rPr>
          <w:t xml:space="preserve">Static Semantics:  </w:t>
        </w:r>
        <w:r w:rsidRPr="00E77497">
          <w:rPr>
            <w:rFonts w:ascii="Helvetica" w:hAnsi="Helvetica"/>
            <w:b/>
            <w:lang w:eastAsia="en-US"/>
          </w:rPr>
          <w:t>VarDeclaredNames</w:t>
        </w:r>
      </w:ins>
    </w:p>
    <w:p w14:paraId="360BB572" w14:textId="77777777" w:rsidR="00636E38" w:rsidRPr="00E77497" w:rsidRDefault="00636E38" w:rsidP="00636E38">
      <w:pPr>
        <w:jc w:val="left"/>
        <w:rPr>
          <w:ins w:id="23540" w:author="Rev 8 Allen Wirfs-Brock" w:date="2012-06-01T11:32:00Z"/>
        </w:rPr>
      </w:pPr>
      <w:ins w:id="23541" w:author="Rev 8 Allen Wirfs-Brock" w:date="2012-06-01T11:35: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3542" w:author="Rev 8 Allen Wirfs-Brock" w:date="2012-06-01T11:32:00Z">
        <w:r w:rsidRPr="00E77497">
          <w:rPr>
            <w:b/>
          </w:rPr>
          <w:t>:</w:t>
        </w:r>
        <w:r w:rsidRPr="00E77497">
          <w:t xml:space="preserve"> </w:t>
        </w:r>
        <w:r w:rsidRPr="00E77497">
          <w:rPr>
            <w:rFonts w:ascii="Courier New" w:hAnsi="Courier New"/>
            <w:b/>
          </w:rPr>
          <w:t>function</w:t>
        </w:r>
      </w:ins>
      <w:ins w:id="23543" w:author="Rev 8 Allen Wirfs-Brock" w:date="2012-06-01T11:35:00Z">
        <w:r>
          <w:rPr>
            <w:rFonts w:ascii="Courier New" w:hAnsi="Courier New"/>
            <w:b/>
          </w:rPr>
          <w:t xml:space="preserve"> *</w:t>
        </w:r>
      </w:ins>
      <w:ins w:id="23544" w:author="Rev 8 Allen Wirfs-Brock" w:date="2012-06-01T11:32: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7A3CB87E" w14:textId="77777777" w:rsidR="00636E38" w:rsidRPr="00E77497" w:rsidRDefault="00636E38" w:rsidP="00636E38">
      <w:pPr>
        <w:pStyle w:val="Alg4"/>
        <w:numPr>
          <w:ilvl w:val="0"/>
          <w:numId w:val="854"/>
        </w:numPr>
        <w:spacing w:after="220"/>
        <w:contextualSpacing/>
        <w:rPr>
          <w:ins w:id="23545" w:author="Rev 8 Allen Wirfs-Brock" w:date="2012-06-01T11:32:00Z"/>
        </w:rPr>
      </w:pPr>
      <w:ins w:id="23546" w:author="Rev 8 Allen Wirfs-Brock" w:date="2012-06-01T11:32:00Z">
        <w:r w:rsidRPr="00E77497">
          <w:t>Return an empty List.</w:t>
        </w:r>
      </w:ins>
    </w:p>
    <w:p w14:paraId="067EB110" w14:textId="77777777" w:rsidR="00636E38" w:rsidRPr="00E77497" w:rsidRDefault="00636E38" w:rsidP="00636E38">
      <w:pPr>
        <w:pStyle w:val="40"/>
        <w:numPr>
          <w:ilvl w:val="0"/>
          <w:numId w:val="0"/>
        </w:numPr>
        <w:rPr>
          <w:ins w:id="23547" w:author="Rev 8 Allen Wirfs-Brock" w:date="2012-06-01T11:37:00Z"/>
        </w:rPr>
      </w:pPr>
      <w:commentRangeStart w:id="23548"/>
      <w:ins w:id="23549" w:author="Rev 8 Allen Wirfs-Brock" w:date="2012-06-01T11:37:00Z">
        <w:r w:rsidRPr="00E77497">
          <w:t>Runtime Semantics</w:t>
        </w:r>
        <w:commentRangeEnd w:id="23548"/>
        <w:r>
          <w:rPr>
            <w:rStyle w:val="af3"/>
            <w:b w:val="0"/>
          </w:rPr>
          <w:commentReference w:id="23548"/>
        </w:r>
      </w:ins>
    </w:p>
    <w:p w14:paraId="455B6CE2" w14:textId="77777777" w:rsidR="00693C57" w:rsidRPr="00E77497" w:rsidRDefault="00693C57" w:rsidP="00693C57">
      <w:pPr>
        <w:pStyle w:val="20"/>
        <w:numPr>
          <w:ilvl w:val="0"/>
          <w:numId w:val="0"/>
        </w:numPr>
        <w:rPr>
          <w:ins w:id="23550" w:author="Rev 8 Allen Wirfs-Brock" w:date="2012-05-28T15:19:00Z"/>
        </w:rPr>
      </w:pPr>
      <w:bookmarkStart w:id="23551" w:name="_Toc329528832"/>
      <w:ins w:id="23552" w:author="Rev 8 Allen Wirfs-Brock" w:date="2012-05-28T15:19:00Z">
        <w:r>
          <w:t>13.5</w:t>
        </w:r>
        <w:r>
          <w:tab/>
        </w:r>
        <w:commentRangeStart w:id="23553"/>
        <w:r>
          <w:t>Class</w:t>
        </w:r>
        <w:r w:rsidRPr="00E77497">
          <w:t xml:space="preserve"> Definition</w:t>
        </w:r>
        <w:r>
          <w:t>s</w:t>
        </w:r>
      </w:ins>
      <w:commentRangeEnd w:id="23553"/>
      <w:ins w:id="23554" w:author="Rev 8 Allen Wirfs-Brock" w:date="2012-06-12T13:43:00Z">
        <w:r w:rsidR="00053534">
          <w:rPr>
            <w:rStyle w:val="af3"/>
            <w:b w:val="0"/>
          </w:rPr>
          <w:commentReference w:id="23553"/>
        </w:r>
      </w:ins>
      <w:bookmarkEnd w:id="23551"/>
    </w:p>
    <w:p w14:paraId="5F6CEB2C" w14:textId="77777777" w:rsidR="00693C57" w:rsidRPr="00E77497" w:rsidRDefault="00693C57" w:rsidP="00693C57">
      <w:pPr>
        <w:pStyle w:val="Syntax"/>
        <w:rPr>
          <w:ins w:id="23555" w:author="Rev 8 Allen Wirfs-Brock" w:date="2012-05-28T15:19:00Z"/>
        </w:rPr>
      </w:pPr>
      <w:ins w:id="23556" w:author="Rev 8 Allen Wirfs-Brock" w:date="2012-05-28T15:19:00Z">
        <w:r w:rsidRPr="00E77497">
          <w:t>Syntax</w:t>
        </w:r>
      </w:ins>
    </w:p>
    <w:p w14:paraId="7086E55A" w14:textId="77777777" w:rsidR="00693C57" w:rsidRPr="00E77497" w:rsidRDefault="00693C57" w:rsidP="00693C57">
      <w:pPr>
        <w:pStyle w:val="SyntaxRule"/>
        <w:rPr>
          <w:ins w:id="23557" w:author="Rev 8 Allen Wirfs-Brock" w:date="2012-05-28T15:19:00Z"/>
          <w:b/>
        </w:rPr>
      </w:pPr>
      <w:ins w:id="23558" w:author="Rev 8 Allen Wirfs-Brock" w:date="2012-05-28T15:20:00Z">
        <w:r>
          <w:t>Class</w:t>
        </w:r>
      </w:ins>
      <w:ins w:id="23559" w:author="Rev 8 Allen Wirfs-Brock" w:date="2012-05-28T15:19:00Z">
        <w:r>
          <w:t>De</w:t>
        </w:r>
      </w:ins>
      <w:ins w:id="23560" w:author="Rev 8 Allen Wirfs-Brock" w:date="2012-05-28T15:20:00Z">
        <w:r>
          <w:t>claration</w:t>
        </w:r>
      </w:ins>
      <w:ins w:id="23561" w:author="Rev 8 Allen Wirfs-Brock" w:date="2012-05-28T15:19:00Z">
        <w:r w:rsidRPr="00E77497">
          <w:rPr>
            <w:rFonts w:ascii="Arial" w:hAnsi="Arial" w:cs="Arial"/>
            <w:b/>
            <w:i w:val="0"/>
          </w:rPr>
          <w:t>:</w:t>
        </w:r>
      </w:ins>
    </w:p>
    <w:p w14:paraId="02199CE5" w14:textId="77777777" w:rsidR="00693C57" w:rsidRPr="00E77497" w:rsidRDefault="00693C57" w:rsidP="00693C57">
      <w:pPr>
        <w:pStyle w:val="SyntaxDefinition"/>
        <w:rPr>
          <w:ins w:id="23562" w:author="Rev 8 Allen Wirfs-Brock" w:date="2012-05-28T15:19:00Z"/>
        </w:rPr>
      </w:pPr>
      <w:ins w:id="23563" w:author="Rev 8 Allen Wirfs-Brock" w:date="2012-05-28T15:24:00Z">
        <w:r>
          <w:rPr>
            <w:rFonts w:ascii="Courier New" w:hAnsi="Courier New"/>
            <w:b/>
            <w:i w:val="0"/>
          </w:rPr>
          <w:t>class</w:t>
        </w:r>
        <w:r w:rsidRPr="00E77497">
          <w:t xml:space="preserve"> BindingIdentifier  </w:t>
        </w:r>
        <w:r>
          <w:t>ClassTail</w:t>
        </w:r>
      </w:ins>
      <w:ins w:id="23564" w:author="Rev 8 Allen Wirfs-Brock" w:date="2012-05-28T15:19:00Z">
        <w:r w:rsidRPr="00E77497" w:rsidDel="00C318A3">
          <w:t xml:space="preserve"> </w:t>
        </w:r>
      </w:ins>
    </w:p>
    <w:p w14:paraId="2BA49F96" w14:textId="77777777" w:rsidR="00693C57" w:rsidRPr="00E77497" w:rsidRDefault="00693C57" w:rsidP="00693C57">
      <w:pPr>
        <w:pStyle w:val="SyntaxRule"/>
        <w:rPr>
          <w:ins w:id="23565" w:author="Rev 8 Allen Wirfs-Brock" w:date="2012-05-28T15:22:00Z"/>
        </w:rPr>
      </w:pPr>
      <w:ins w:id="23566" w:author="Rev 8 Allen Wirfs-Brock" w:date="2012-05-28T15:22:00Z">
        <w:r>
          <w:t>Class</w:t>
        </w:r>
        <w:r w:rsidRPr="00E77497">
          <w:t xml:space="preserve">Expression </w:t>
        </w:r>
        <w:r w:rsidRPr="00E77497">
          <w:rPr>
            <w:rFonts w:ascii="Arial" w:hAnsi="Arial"/>
            <w:b/>
            <w:i w:val="0"/>
          </w:rPr>
          <w:t>:</w:t>
        </w:r>
      </w:ins>
    </w:p>
    <w:p w14:paraId="658AFF48" w14:textId="77777777" w:rsidR="00693C57" w:rsidRPr="00E77497" w:rsidRDefault="00693C57" w:rsidP="00693C57">
      <w:pPr>
        <w:pStyle w:val="SyntaxDefinition"/>
        <w:rPr>
          <w:ins w:id="23567" w:author="Rev 8 Allen Wirfs-Brock" w:date="2012-05-28T15:22:00Z"/>
        </w:rPr>
      </w:pPr>
      <w:ins w:id="23568" w:author="Rev 8 Allen Wirfs-Brock" w:date="2012-05-28T15:22:00Z">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ins>
      <w:ins w:id="23569" w:author="Rev 8 Allen Wirfs-Brock" w:date="2012-05-28T15:23:00Z">
        <w:r>
          <w:t>ClassTail</w:t>
        </w:r>
      </w:ins>
      <w:ins w:id="23570" w:author="Rev 8 Allen Wirfs-Brock" w:date="2012-05-28T15:22:00Z">
        <w:r w:rsidRPr="00E77497">
          <w:t xml:space="preserve"> </w:t>
        </w:r>
      </w:ins>
    </w:p>
    <w:p w14:paraId="20704A12" w14:textId="77777777" w:rsidR="00693C57" w:rsidRPr="00E77497" w:rsidRDefault="00693C57" w:rsidP="00693C57">
      <w:pPr>
        <w:pStyle w:val="SyntaxRule"/>
        <w:rPr>
          <w:ins w:id="23571" w:author="Rev 8 Allen Wirfs-Brock" w:date="2012-05-28T15:26:00Z"/>
        </w:rPr>
      </w:pPr>
      <w:ins w:id="23572" w:author="Rev 8 Allen Wirfs-Brock" w:date="2012-05-28T15:26:00Z">
        <w:r>
          <w:t>ClassTail</w:t>
        </w:r>
        <w:r w:rsidRPr="00E77497">
          <w:t xml:space="preserve"> </w:t>
        </w:r>
        <w:r w:rsidRPr="00E77497">
          <w:rPr>
            <w:rFonts w:ascii="Arial" w:hAnsi="Arial"/>
            <w:b/>
            <w:i w:val="0"/>
          </w:rPr>
          <w:t>:</w:t>
        </w:r>
      </w:ins>
    </w:p>
    <w:p w14:paraId="0ED65102" w14:textId="77777777" w:rsidR="00693C57" w:rsidRPr="00E77497" w:rsidRDefault="00693C57" w:rsidP="00693C57">
      <w:pPr>
        <w:pStyle w:val="SyntaxDefinition"/>
        <w:rPr>
          <w:ins w:id="23573" w:author="Rev 8 Allen Wirfs-Brock" w:date="2012-05-28T15:26:00Z"/>
        </w:rPr>
      </w:pPr>
      <w:ins w:id="23574" w:author="Rev 8 Allen Wirfs-Brock" w:date="2012-05-28T15:27:00Z">
        <w:r>
          <w:t>Class</w:t>
        </w:r>
      </w:ins>
      <w:ins w:id="23575" w:author="Rev 8 Allen Wirfs-Brock" w:date="2012-05-28T15:28:00Z">
        <w:r>
          <w:t>Heritage</w:t>
        </w:r>
      </w:ins>
      <w:ins w:id="23576" w:author="Rev 8 Allen Wirfs-Brock" w:date="2012-05-28T15:26:00Z">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ins>
      <w:ins w:id="23577" w:author="Rev 8 Allen Wirfs-Brock" w:date="2012-05-28T15:27:00Z">
        <w:r>
          <w:t>Class</w:t>
        </w:r>
      </w:ins>
      <w:ins w:id="23578" w:author="Rev 8 Allen Wirfs-Brock" w:date="2012-05-28T15:26:00Z">
        <w:r w:rsidRPr="00E77497">
          <w:t>Body</w:t>
        </w:r>
      </w:ins>
      <w:ins w:id="23579" w:author="Rev 8 Allen Wirfs-Brock" w:date="2012-05-28T17:20:00Z">
        <w:r w:rsidR="00901D23" w:rsidRPr="00E77497">
          <w:rPr>
            <w:rFonts w:ascii="Arial" w:hAnsi="Arial" w:cs="Arial"/>
            <w:i w:val="0"/>
            <w:vertAlign w:val="subscript"/>
          </w:rPr>
          <w:t>opt</w:t>
        </w:r>
      </w:ins>
      <w:ins w:id="23580" w:author="Rev 8 Allen Wirfs-Brock" w:date="2012-05-28T15:26:00Z">
        <w:r w:rsidRPr="00E77497">
          <w:t xml:space="preserve"> </w:t>
        </w:r>
        <w:r w:rsidRPr="00E77497">
          <w:rPr>
            <w:rFonts w:ascii="Courier New" w:hAnsi="Courier New"/>
            <w:b/>
            <w:i w:val="0"/>
          </w:rPr>
          <w:t>}</w:t>
        </w:r>
      </w:ins>
    </w:p>
    <w:p w14:paraId="4EEE839B" w14:textId="77777777" w:rsidR="00E4291B" w:rsidRPr="00E77497" w:rsidRDefault="00E4291B" w:rsidP="00E4291B">
      <w:pPr>
        <w:pStyle w:val="SyntaxRule"/>
        <w:rPr>
          <w:ins w:id="23581" w:author="Rev 8 Allen Wirfs-Brock" w:date="2012-05-28T15:31:00Z"/>
          <w:b/>
        </w:rPr>
      </w:pPr>
      <w:ins w:id="23582" w:author="Rev 8 Allen Wirfs-Brock" w:date="2012-05-28T15:31:00Z">
        <w:r>
          <w:t>ClassHeritage</w:t>
        </w:r>
        <w:r w:rsidRPr="00E77497">
          <w:rPr>
            <w:rFonts w:ascii="Arial" w:hAnsi="Arial" w:cs="Arial"/>
            <w:b/>
            <w:i w:val="0"/>
          </w:rPr>
          <w:t>:</w:t>
        </w:r>
      </w:ins>
    </w:p>
    <w:p w14:paraId="2F3BAEE5" w14:textId="77777777" w:rsidR="00E4291B" w:rsidRPr="00E77497" w:rsidRDefault="00E4291B" w:rsidP="00E4291B">
      <w:pPr>
        <w:pStyle w:val="SyntaxDefinition"/>
        <w:rPr>
          <w:ins w:id="23583" w:author="Rev 8 Allen Wirfs-Brock" w:date="2012-05-28T15:31:00Z"/>
        </w:rPr>
      </w:pPr>
      <w:ins w:id="23584" w:author="Rev 8 Allen Wirfs-Brock" w:date="2012-05-28T15:31:00Z">
        <w:r>
          <w:rPr>
            <w:rFonts w:ascii="Courier New" w:hAnsi="Courier New"/>
            <w:b/>
            <w:i w:val="0"/>
          </w:rPr>
          <w:t>extends</w:t>
        </w:r>
        <w:r w:rsidRPr="00E77497">
          <w:t xml:space="preserve"> </w:t>
        </w:r>
        <w:r>
          <w:t>AssignmentExpression</w:t>
        </w:r>
        <w:r w:rsidRPr="00E77497" w:rsidDel="00C318A3">
          <w:t xml:space="preserve"> </w:t>
        </w:r>
      </w:ins>
    </w:p>
    <w:p w14:paraId="1FB15C03" w14:textId="77777777" w:rsidR="00693C57" w:rsidRPr="00E77497" w:rsidRDefault="00E4291B" w:rsidP="00693C57">
      <w:pPr>
        <w:pStyle w:val="SyntaxRule"/>
        <w:rPr>
          <w:ins w:id="23585" w:author="Rev 8 Allen Wirfs-Brock" w:date="2012-05-28T15:19:00Z"/>
          <w:b/>
        </w:rPr>
      </w:pPr>
      <w:ins w:id="23586" w:author="Rev 8 Allen Wirfs-Brock" w:date="2012-05-28T15:32:00Z">
        <w:r>
          <w:t>ClassBody</w:t>
        </w:r>
      </w:ins>
      <w:ins w:id="23587" w:author="Rev 8 Allen Wirfs-Brock" w:date="2012-05-28T15:19:00Z">
        <w:r w:rsidR="00693C57" w:rsidRPr="00E77497">
          <w:rPr>
            <w:rFonts w:ascii="Arial" w:hAnsi="Arial" w:cs="Arial"/>
            <w:b/>
          </w:rPr>
          <w:t xml:space="preserve"> </w:t>
        </w:r>
        <w:r w:rsidR="00693C57" w:rsidRPr="00E77497">
          <w:rPr>
            <w:rFonts w:ascii="Arial" w:hAnsi="Arial" w:cs="Arial"/>
            <w:b/>
            <w:i w:val="0"/>
          </w:rPr>
          <w:t>:</w:t>
        </w:r>
      </w:ins>
    </w:p>
    <w:p w14:paraId="7223AA3D" w14:textId="77777777" w:rsidR="00693C57" w:rsidRPr="00E77497" w:rsidRDefault="00901D23" w:rsidP="00693C57">
      <w:pPr>
        <w:pStyle w:val="SyntaxDefinition"/>
        <w:rPr>
          <w:ins w:id="23588" w:author="Rev 8 Allen Wirfs-Brock" w:date="2012-05-28T15:19:00Z"/>
        </w:rPr>
      </w:pPr>
      <w:ins w:id="23589" w:author="Rev 8 Allen Wirfs-Brock" w:date="2012-05-28T17:21:00Z">
        <w:r>
          <w:t>ClassElementList</w:t>
        </w:r>
      </w:ins>
    </w:p>
    <w:p w14:paraId="5D46ED7B" w14:textId="77777777" w:rsidR="00901D23" w:rsidRPr="00E77497" w:rsidRDefault="00901D23" w:rsidP="00901D23">
      <w:pPr>
        <w:pStyle w:val="SyntaxRule"/>
        <w:rPr>
          <w:ins w:id="23590" w:author="Rev 8 Allen Wirfs-Brock" w:date="2012-05-28T17:21:00Z"/>
          <w:b/>
        </w:rPr>
      </w:pPr>
      <w:ins w:id="23591" w:author="Rev 8 Allen Wirfs-Brock" w:date="2012-05-28T17:21:00Z">
        <w:r>
          <w:t>ClassElementList</w:t>
        </w:r>
        <w:r w:rsidRPr="00E77497">
          <w:rPr>
            <w:rFonts w:ascii="Arial" w:hAnsi="Arial" w:cs="Arial"/>
            <w:b/>
          </w:rPr>
          <w:t xml:space="preserve"> </w:t>
        </w:r>
        <w:r w:rsidRPr="00E77497">
          <w:rPr>
            <w:rFonts w:ascii="Arial" w:hAnsi="Arial" w:cs="Arial"/>
            <w:b/>
            <w:i w:val="0"/>
          </w:rPr>
          <w:t>:</w:t>
        </w:r>
      </w:ins>
    </w:p>
    <w:p w14:paraId="05116353" w14:textId="77777777" w:rsidR="00901D23" w:rsidRPr="00E77497" w:rsidRDefault="00901D23" w:rsidP="00901D23">
      <w:pPr>
        <w:pStyle w:val="SyntaxDefinition"/>
        <w:rPr>
          <w:ins w:id="23592" w:author="Rev 8 Allen Wirfs-Brock" w:date="2012-05-28T17:21:00Z"/>
        </w:rPr>
      </w:pPr>
      <w:ins w:id="23593" w:author="Rev 8 Allen Wirfs-Brock" w:date="2012-05-28T17:21:00Z">
        <w:r>
          <w:t>ClassElement</w:t>
        </w:r>
        <w:r w:rsidRPr="00E77497">
          <w:t xml:space="preserve"> </w:t>
        </w:r>
        <w:r w:rsidRPr="00E77497">
          <w:br/>
        </w:r>
        <w:r>
          <w:t>ClassElementList</w:t>
        </w:r>
      </w:ins>
      <w:ins w:id="23594" w:author="Rev 8 Allen Wirfs-Brock" w:date="2012-05-28T17:22:00Z">
        <w:r>
          <w:t xml:space="preserve">  ClassElement</w:t>
        </w:r>
      </w:ins>
    </w:p>
    <w:p w14:paraId="071C2040" w14:textId="77777777" w:rsidR="00901D23" w:rsidRPr="00E77497" w:rsidRDefault="00901D23" w:rsidP="00901D23">
      <w:pPr>
        <w:pStyle w:val="SyntaxRule"/>
        <w:rPr>
          <w:ins w:id="23595" w:author="Rev 8 Allen Wirfs-Brock" w:date="2012-05-28T17:22:00Z"/>
          <w:b/>
        </w:rPr>
      </w:pPr>
      <w:ins w:id="23596" w:author="Rev 8 Allen Wirfs-Brock" w:date="2012-05-28T17:22:00Z">
        <w:r>
          <w:t>ClassElement</w:t>
        </w:r>
        <w:r w:rsidRPr="00E77497">
          <w:rPr>
            <w:rFonts w:ascii="Arial" w:hAnsi="Arial" w:cs="Arial"/>
            <w:b/>
          </w:rPr>
          <w:t xml:space="preserve"> </w:t>
        </w:r>
        <w:r w:rsidRPr="00E77497">
          <w:rPr>
            <w:rFonts w:ascii="Arial" w:hAnsi="Arial" w:cs="Arial"/>
            <w:b/>
            <w:i w:val="0"/>
          </w:rPr>
          <w:t>:</w:t>
        </w:r>
      </w:ins>
    </w:p>
    <w:p w14:paraId="5D0DFA76" w14:textId="77777777" w:rsidR="00901D23" w:rsidRPr="00E77497" w:rsidRDefault="00901D23" w:rsidP="00901D23">
      <w:pPr>
        <w:pStyle w:val="SyntaxDefinition"/>
        <w:rPr>
          <w:ins w:id="23597" w:author="Rev 8 Allen Wirfs-Brock" w:date="2012-05-28T17:22:00Z"/>
        </w:rPr>
      </w:pPr>
      <w:ins w:id="23598" w:author="Rev 8 Allen Wirfs-Brock" w:date="2012-05-28T17:23:00Z">
        <w:r>
          <w:t>MethodDefinition</w:t>
        </w:r>
      </w:ins>
      <w:ins w:id="23599" w:author="Rev 8 Allen Wirfs-Brock" w:date="2012-05-28T17:22:00Z">
        <w:r w:rsidRPr="00E77497">
          <w:t xml:space="preserve"> </w:t>
        </w:r>
        <w:r w:rsidRPr="00E77497">
          <w:br/>
        </w:r>
      </w:ins>
      <w:ins w:id="23600" w:author="Rev 8 Allen Wirfs-Brock" w:date="2012-05-28T17:23:00Z">
        <w:r>
          <w:rPr>
            <w:rFonts w:ascii="Courier New" w:hAnsi="Courier New"/>
            <w:b/>
            <w:i w:val="0"/>
          </w:rPr>
          <w:t>;</w:t>
        </w:r>
      </w:ins>
    </w:p>
    <w:p w14:paraId="7C4E5815" w14:textId="77777777" w:rsidR="00693C57" w:rsidRPr="00E77497" w:rsidRDefault="00693C57" w:rsidP="00693C57">
      <w:pPr>
        <w:pStyle w:val="40"/>
        <w:numPr>
          <w:ilvl w:val="0"/>
          <w:numId w:val="0"/>
        </w:numPr>
        <w:rPr>
          <w:ins w:id="23601" w:author="Rev 8 Allen Wirfs-Brock" w:date="2012-05-28T15:19:00Z"/>
        </w:rPr>
      </w:pPr>
      <w:ins w:id="23602" w:author="Rev 8 Allen Wirfs-Brock" w:date="2012-05-28T15:19:00Z">
        <w:r w:rsidRPr="00E77497">
          <w:t>Static Semantics</w:t>
        </w:r>
      </w:ins>
    </w:p>
    <w:p w14:paraId="649607F3" w14:textId="77777777" w:rsidR="00F00D7C" w:rsidRPr="00E77497" w:rsidRDefault="00F00D7C" w:rsidP="00F00D7C">
      <w:pPr>
        <w:rPr>
          <w:ins w:id="23603" w:author="Rev 8 Allen Wirfs-Brock" w:date="2012-05-28T22:36:00Z"/>
          <w:rFonts w:ascii="Helvetica" w:hAnsi="Helvetica"/>
          <w:b/>
        </w:rPr>
      </w:pPr>
      <w:ins w:id="23604" w:author="Rev 8 Allen Wirfs-Brock" w:date="2012-05-28T22:36:00Z">
        <w:r w:rsidRPr="00E77497">
          <w:rPr>
            <w:rFonts w:ascii="Helvetica" w:hAnsi="Helvetica"/>
            <w:b/>
          </w:rPr>
          <w:t>Static Semantics:  Early Errors</w:t>
        </w:r>
      </w:ins>
    </w:p>
    <w:p w14:paraId="6ABBEBE3" w14:textId="77777777" w:rsidR="00F00D7C" w:rsidRPr="00E77497" w:rsidRDefault="00F00D7C" w:rsidP="00F00D7C">
      <w:pPr>
        <w:jc w:val="left"/>
        <w:rPr>
          <w:ins w:id="23605" w:author="Rev 8 Allen Wirfs-Brock" w:date="2012-05-28T22:36:00Z"/>
        </w:rPr>
      </w:pPr>
      <w:ins w:id="23606" w:author="Rev 8 Allen Wirfs-Brock" w:date="2012-05-28T22:37:00Z">
        <w:r>
          <w:rPr>
            <w:rFonts w:ascii="Times New Roman" w:hAnsi="Times New Roman"/>
            <w:i/>
          </w:rPr>
          <w:t>Class</w:t>
        </w:r>
      </w:ins>
      <w:ins w:id="23607" w:author="Rev 8 Allen Wirfs-Brock" w:date="2012-05-28T22:36: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23608" w:author="Rev 8 Allen Wirfs-Brock" w:date="2012-05-28T22:37:00Z">
        <w:r>
          <w:rPr>
            <w:rFonts w:ascii="Courier New" w:hAnsi="Courier New"/>
            <w:b/>
          </w:rPr>
          <w:t>class</w:t>
        </w:r>
      </w:ins>
      <w:ins w:id="23609" w:author="Rev 8 Allen Wirfs-Brock" w:date="2012-05-28T22:36:00Z">
        <w:r w:rsidRPr="00E77497">
          <w:t xml:space="preserve"> </w:t>
        </w:r>
        <w:r w:rsidRPr="00E77497">
          <w:rPr>
            <w:rFonts w:ascii="Times New Roman" w:hAnsi="Times New Roman"/>
            <w:i/>
          </w:rPr>
          <w:t xml:space="preserve">BindingIdentifier </w:t>
        </w:r>
        <w:r w:rsidRPr="00E77497">
          <w:t xml:space="preserve"> </w:t>
        </w:r>
      </w:ins>
      <w:ins w:id="23610" w:author="Rev 8 Allen Wirfs-Brock" w:date="2012-05-28T22:37:00Z">
        <w:r>
          <w:rPr>
            <w:rFonts w:ascii="Times New Roman" w:hAnsi="Times New Roman"/>
            <w:i/>
          </w:rPr>
          <w:t>ClassTail</w:t>
        </w:r>
      </w:ins>
      <w:ins w:id="23611" w:author="Rev 8 Allen Wirfs-Brock" w:date="2012-05-28T22:36:00Z">
        <w:r w:rsidRPr="00E77497">
          <w:t xml:space="preserve"> </w:t>
        </w:r>
        <w:r w:rsidRPr="00E77497">
          <w:br/>
          <w:t>and</w:t>
        </w:r>
        <w:r w:rsidRPr="00E77497">
          <w:br/>
        </w:r>
      </w:ins>
      <w:ins w:id="23612" w:author="Rev 8 Allen Wirfs-Brock" w:date="2012-05-28T22:38:00Z">
        <w:r>
          <w:rPr>
            <w:rFonts w:ascii="Times New Roman" w:hAnsi="Times New Roman"/>
            <w:i/>
          </w:rPr>
          <w:t>Class</w:t>
        </w:r>
      </w:ins>
      <w:ins w:id="23613" w:author="Rev 8 Allen Wirfs-Brock" w:date="2012-05-28T22:36:00Z">
        <w:r w:rsidRPr="00E77497">
          <w:rPr>
            <w:rFonts w:ascii="Times New Roman" w:hAnsi="Times New Roman"/>
            <w:i/>
          </w:rPr>
          <w:t>Expression</w:t>
        </w:r>
        <w:r w:rsidRPr="00E77497">
          <w:t xml:space="preserve"> </w:t>
        </w:r>
        <w:r w:rsidRPr="00E77497">
          <w:rPr>
            <w:b/>
          </w:rPr>
          <w:t xml:space="preserve">: </w:t>
        </w:r>
      </w:ins>
      <w:ins w:id="23614" w:author="Rev 8 Allen Wirfs-Brock" w:date="2012-05-28T22:38:00Z">
        <w:r>
          <w:rPr>
            <w:rFonts w:ascii="Courier New" w:hAnsi="Courier New"/>
            <w:b/>
          </w:rPr>
          <w:t>class</w:t>
        </w:r>
        <w:r w:rsidRPr="00E77497">
          <w:t xml:space="preserve"> </w:t>
        </w:r>
      </w:ins>
      <w:ins w:id="23615" w:author="Rev 8 Allen Wirfs-Brock" w:date="2012-05-28T22:36:00Z">
        <w:r w:rsidRPr="00E77497">
          <w:rPr>
            <w:rFonts w:ascii="Times New Roman" w:hAnsi="Times New Roman"/>
            <w:i/>
          </w:rPr>
          <w:t>BindingIdentifier</w:t>
        </w:r>
      </w:ins>
      <w:ins w:id="23616" w:author="Rev 8 Allen Wirfs-Brock" w:date="2012-05-28T22:40:00Z">
        <w:r>
          <w:rPr>
            <w:rFonts w:cs="Arial"/>
            <w:vertAlign w:val="subscript"/>
          </w:rPr>
          <w:t xml:space="preserve"> </w:t>
        </w:r>
      </w:ins>
      <w:ins w:id="23617" w:author="Rev 8 Allen Wirfs-Brock" w:date="2012-05-28T22:36:00Z">
        <w:r w:rsidRPr="00E77497">
          <w:rPr>
            <w:rFonts w:ascii="Times New Roman" w:hAnsi="Times New Roman"/>
            <w:i/>
          </w:rPr>
          <w:t xml:space="preserve"> </w:t>
        </w:r>
      </w:ins>
      <w:ins w:id="23618" w:author="Rev 8 Allen Wirfs-Brock" w:date="2012-05-28T22:38:00Z">
        <w:r>
          <w:rPr>
            <w:rFonts w:ascii="Times New Roman" w:hAnsi="Times New Roman"/>
            <w:i/>
          </w:rPr>
          <w:t>ClassTail</w:t>
        </w:r>
      </w:ins>
      <w:ins w:id="23619" w:author="Rev 8 Allen Wirfs-Brock" w:date="2012-05-28T22:36:00Z">
        <w:r w:rsidRPr="00E77497">
          <w:t xml:space="preserve"> </w:t>
        </w:r>
      </w:ins>
    </w:p>
    <w:p w14:paraId="465551E9" w14:textId="77777777" w:rsidR="00F00D7C" w:rsidRPr="00E77497" w:rsidRDefault="00F00D7C" w:rsidP="00D46B2C">
      <w:pPr>
        <w:numPr>
          <w:ilvl w:val="0"/>
          <w:numId w:val="737"/>
        </w:numPr>
        <w:spacing w:after="220"/>
        <w:rPr>
          <w:ins w:id="23620" w:author="Rev 8 Allen Wirfs-Brock" w:date="2012-05-28T22:36:00Z"/>
        </w:rPr>
      </w:pPr>
      <w:ins w:id="23621" w:author="Rev 8 Allen Wirfs-Brock" w:date="2012-05-28T22:40:00Z">
        <w:r w:rsidRPr="009C202C">
          <w:t xml:space="preserve">It is a Syntax Error if </w:t>
        </w:r>
        <w:r w:rsidRPr="00B820AB">
          <w:rPr>
            <w:rFonts w:ascii="Times New Roman" w:eastAsia="Times New Roman" w:hAnsi="Times New Roman"/>
            <w:spacing w:val="6"/>
            <w:lang w:eastAsia="en-US"/>
          </w:rPr>
          <w:t xml:space="preserve">BoundNames of </w:t>
        </w:r>
        <w:r>
          <w:rPr>
            <w:rStyle w:val="bnf"/>
          </w:rPr>
          <w:t>BindingIdentifier</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ins>
    </w:p>
    <w:p w14:paraId="52342771" w14:textId="77777777" w:rsidR="003A737F" w:rsidRDefault="003A737F" w:rsidP="003A737F">
      <w:pPr>
        <w:rPr>
          <w:ins w:id="23622" w:author="Rev 8 Allen Wirfs-Brock" w:date="2012-06-07T16:09:00Z"/>
          <w:rFonts w:ascii="Courier New" w:hAnsi="Courier New" w:cs="Courier New"/>
          <w:b/>
          <w:iCs/>
        </w:rPr>
      </w:pPr>
      <w:ins w:id="23623" w:author="Rev 8 Allen Wirfs-Brock" w:date="2012-06-07T16:09:00Z">
        <w:r>
          <w:rPr>
            <w:rStyle w:val="bnf"/>
          </w:rPr>
          <w:t>ClassBody</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ins>
      <w:ins w:id="23624" w:author="Rev 8 Allen Wirfs-Brock" w:date="2012-06-07T16:10:00Z">
        <w:r>
          <w:rPr>
            <w:rStyle w:val="bnf"/>
          </w:rPr>
          <w:t>ClassElementList</w:t>
        </w:r>
      </w:ins>
      <w:ins w:id="23625" w:author="Rev 8 Allen Wirfs-Brock" w:date="2012-06-07T16:09:00Z">
        <w:r w:rsidRPr="00E77497">
          <w:rPr>
            <w:rStyle w:val="bnf"/>
          </w:rPr>
          <w:t xml:space="preserve"> </w:t>
        </w:r>
        <w:r w:rsidRPr="00E77497">
          <w:rPr>
            <w:rFonts w:ascii="Courier New" w:hAnsi="Courier New"/>
          </w:rPr>
          <w:t xml:space="preserve"> </w:t>
        </w:r>
        <w:r w:rsidRPr="008B7F6F">
          <w:rPr>
            <w:rFonts w:ascii="Courier New" w:hAnsi="Courier New" w:cs="Courier New"/>
            <w:b/>
            <w:iCs/>
          </w:rPr>
          <w:t xml:space="preserve">} </w:t>
        </w:r>
      </w:ins>
    </w:p>
    <w:p w14:paraId="35DA050D" w14:textId="77777777" w:rsidR="003A737F" w:rsidRDefault="003A737F" w:rsidP="00951F07">
      <w:pPr>
        <w:numPr>
          <w:ilvl w:val="0"/>
          <w:numId w:val="403"/>
        </w:numPr>
        <w:spacing w:after="220"/>
        <w:rPr>
          <w:ins w:id="23626" w:author="Rev 8 Allen Wirfs-Brock" w:date="2012-06-07T16:09:00Z"/>
        </w:rPr>
      </w:pPr>
      <w:ins w:id="23627" w:author="Rev 8 Allen Wirfs-Brock" w:date="2012-06-07T16:09:00Z">
        <w:r w:rsidRPr="00E77497">
          <w:t xml:space="preserve">It is a Syntax Error if </w:t>
        </w:r>
      </w:ins>
      <w:ins w:id="23628" w:author="Rev 8 Allen Wirfs-Brock" w:date="2012-06-07T16:10:00Z">
        <w:r>
          <w:rPr>
            <w:rFonts w:ascii="Times New Roman" w:hAnsi="Times New Roman"/>
          </w:rPr>
          <w:t>Method</w:t>
        </w:r>
      </w:ins>
      <w:ins w:id="23629" w:author="Rev 8 Allen Wirfs-Brock" w:date="2012-06-07T16:09:00Z">
        <w:r w:rsidRPr="004321EC">
          <w:rPr>
            <w:rFonts w:ascii="Times New Roman" w:hAnsi="Times New Roman"/>
          </w:rPr>
          <w:t>NameList</w:t>
        </w:r>
        <w:r>
          <w:t xml:space="preserve"> of </w:t>
        </w:r>
      </w:ins>
      <w:ins w:id="23630" w:author="Rev 8 Allen Wirfs-Brock" w:date="2012-06-07T16:10:00Z">
        <w:r>
          <w:rPr>
            <w:rFonts w:ascii="Times New Roman" w:hAnsi="Times New Roman"/>
            <w:i/>
          </w:rPr>
          <w:t>ClassElement</w:t>
        </w:r>
      </w:ins>
      <w:ins w:id="23631" w:author="Rev 8 Allen Wirfs-Brock" w:date="2012-06-07T16:09:00Z">
        <w:r w:rsidRPr="004321EC">
          <w:rPr>
            <w:rFonts w:ascii="Times New Roman" w:hAnsi="Times New Roman"/>
            <w:i/>
          </w:rPr>
          <w:t>List</w:t>
        </w:r>
        <w:r>
          <w:rPr>
            <w:rStyle w:val="bnf"/>
            <w:i w:val="0"/>
          </w:rPr>
          <w:t xml:space="preserve"> </w:t>
        </w:r>
        <w:r w:rsidRPr="004321EC">
          <w:rPr>
            <w:rStyle w:val="bnf"/>
            <w:rFonts w:ascii="Arial" w:hAnsi="Arial" w:cs="Arial"/>
            <w:i w:val="0"/>
          </w:rPr>
          <w:t xml:space="preserve">contains any duplicate enties, unless the following condition </w:t>
        </w:r>
      </w:ins>
      <w:ins w:id="23632" w:author="Rev 8 Allen Wirfs-Brock" w:date="2012-06-07T16:16:00Z">
        <w:r w:rsidR="00305E2B">
          <w:rPr>
            <w:rStyle w:val="bnf"/>
            <w:rFonts w:ascii="Arial" w:hAnsi="Arial" w:cs="Arial"/>
            <w:i w:val="0"/>
          </w:rPr>
          <w:t>is</w:t>
        </w:r>
      </w:ins>
      <w:ins w:id="23633" w:author="Rev 8 Allen Wirfs-Brock" w:date="2012-06-07T16:09:00Z">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ins>
      <w:ins w:id="23634" w:author="Rev 8 Allen Wirfs-Brock" w:date="2012-06-07T16:15:00Z">
        <w:r w:rsidR="00305E2B" w:rsidRPr="00ED2E78">
          <w:rPr>
            <w:rStyle w:val="bnf"/>
          </w:rPr>
          <w:t>MethodDefinition</w:t>
        </w:r>
        <w:r w:rsidR="00305E2B">
          <w:t xml:space="preserve"> </w:t>
        </w:r>
      </w:ins>
      <w:ins w:id="23635" w:author="Rev 8 Allen Wirfs-Brock" w:date="2012-06-07T16:09:00Z">
        <w:r>
          <w:t xml:space="preserve">and the other occurrence was obtained from a </w:t>
        </w:r>
        <w:r w:rsidRPr="009D3381">
          <w:rPr>
            <w:rFonts w:ascii="Courier New" w:hAnsi="Courier New" w:cs="Courier New"/>
            <w:b/>
          </w:rPr>
          <w:t>set</w:t>
        </w:r>
        <w:r>
          <w:t xml:space="preserve"> accessor </w:t>
        </w:r>
      </w:ins>
      <w:ins w:id="23636" w:author="Rev 8 Allen Wirfs-Brock" w:date="2012-06-07T16:16:00Z">
        <w:r w:rsidR="00305E2B" w:rsidRPr="00ED2E78">
          <w:rPr>
            <w:rStyle w:val="bnf"/>
          </w:rPr>
          <w:t>MethodDefinition</w:t>
        </w:r>
      </w:ins>
      <w:ins w:id="23637" w:author="Rev 8 Allen Wirfs-Brock" w:date="2012-06-07T16:09:00Z">
        <w:r>
          <w:t>.</w:t>
        </w:r>
      </w:ins>
    </w:p>
    <w:p w14:paraId="080085E3" w14:textId="77777777" w:rsidR="00CF080C" w:rsidRDefault="00CF080C" w:rsidP="00CF080C">
      <w:pPr>
        <w:rPr>
          <w:ins w:id="23638" w:author="Rev 8 Allen Wirfs-Brock" w:date="2012-06-11T09:49:00Z"/>
          <w:rFonts w:ascii="Courier New" w:hAnsi="Courier New" w:cs="Courier New"/>
          <w:b/>
          <w:iCs/>
        </w:rPr>
      </w:pPr>
      <w:ins w:id="23639" w:author="Rev 8 Allen Wirfs-Brock" w:date="2012-06-11T09:49:00Z">
        <w:r>
          <w:rPr>
            <w:rStyle w:val="bnf"/>
          </w:rPr>
          <w:t>ClassHeritage</w:t>
        </w:r>
        <w:r w:rsidRPr="00E77497">
          <w:t xml:space="preserve"> </w:t>
        </w:r>
        <w:r w:rsidRPr="00E77497">
          <w:rPr>
            <w:b/>
          </w:rPr>
          <w:t>:</w:t>
        </w:r>
        <w:r w:rsidRPr="00E77497">
          <w:t xml:space="preserve">  </w:t>
        </w:r>
        <w:r>
          <w:rPr>
            <w:rFonts w:ascii="Courier New" w:hAnsi="Courier New"/>
            <w:b/>
          </w:rPr>
          <w:t xml:space="preserve">extends </w:t>
        </w:r>
        <w:r>
          <w:rPr>
            <w:rStyle w:val="bnf"/>
          </w:rPr>
          <w:t>AssignmentExpression</w:t>
        </w:r>
        <w:r w:rsidRPr="00E77497">
          <w:rPr>
            <w:rStyle w:val="bnf"/>
          </w:rPr>
          <w:t xml:space="preserve"> </w:t>
        </w:r>
        <w:r w:rsidRPr="00E77497">
          <w:rPr>
            <w:rFonts w:ascii="Courier New" w:hAnsi="Courier New"/>
          </w:rPr>
          <w:t xml:space="preserve"> </w:t>
        </w:r>
      </w:ins>
    </w:p>
    <w:p w14:paraId="171D17DB" w14:textId="77777777" w:rsidR="00CF080C" w:rsidRPr="00E77497" w:rsidRDefault="00CF080C" w:rsidP="00CF080C">
      <w:pPr>
        <w:numPr>
          <w:ilvl w:val="0"/>
          <w:numId w:val="737"/>
        </w:numPr>
        <w:spacing w:after="220"/>
        <w:rPr>
          <w:ins w:id="23640" w:author="Rev 8 Allen Wirfs-Brock" w:date="2012-06-11T09:48:00Z"/>
        </w:rPr>
      </w:pPr>
      <w:commentRangeStart w:id="23641"/>
      <w:ins w:id="23642" w:author="Rev 8 Allen Wirfs-Brock" w:date="2012-06-11T09:48:00Z">
        <w:r>
          <w:t xml:space="preserve">It is a Syntax Error if </w:t>
        </w:r>
      </w:ins>
      <w:ins w:id="23643" w:author="Rev 8 Allen Wirfs-Brock" w:date="2012-06-11T09:50:00Z">
        <w:r>
          <w:rPr>
            <w:rStyle w:val="bnf"/>
          </w:rPr>
          <w:t>AssignmentExpression</w:t>
        </w:r>
        <w:r w:rsidRPr="00BF6FFE">
          <w:rPr>
            <w:rFonts w:ascii="Times New Roman" w:hAnsi="Times New Roman"/>
          </w:rPr>
          <w:t xml:space="preserve"> </w:t>
        </w:r>
      </w:ins>
      <w:ins w:id="23644" w:author="Rev 8 Allen Wirfs-Brock" w:date="2012-06-11T09:48:00Z">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commentRangeEnd w:id="23641"/>
      <w:ins w:id="23645" w:author="Rev 8 Allen Wirfs-Brock" w:date="2012-06-11T09:52:00Z">
        <w:r>
          <w:rPr>
            <w:rStyle w:val="af3"/>
          </w:rPr>
          <w:commentReference w:id="23641"/>
        </w:r>
      </w:ins>
    </w:p>
    <w:p w14:paraId="5228DD7C" w14:textId="77777777" w:rsidR="00266D2C" w:rsidRDefault="00266D2C" w:rsidP="00266D2C">
      <w:pPr>
        <w:rPr>
          <w:ins w:id="23646" w:author="Rev 8 Allen Wirfs-Brock" w:date="2012-06-07T16:49:00Z"/>
          <w:rFonts w:ascii="Courier New" w:hAnsi="Courier New" w:cs="Courier New"/>
          <w:b/>
          <w:iCs/>
        </w:rPr>
      </w:pPr>
      <w:ins w:id="23647" w:author="Rev 8 Allen Wirfs-Brock" w:date="2012-06-07T16:49:00Z">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ins>
    </w:p>
    <w:p w14:paraId="04C5CF58" w14:textId="77777777" w:rsidR="00266D2C" w:rsidRDefault="00266D2C" w:rsidP="00D46B2C">
      <w:pPr>
        <w:numPr>
          <w:ilvl w:val="0"/>
          <w:numId w:val="403"/>
        </w:numPr>
        <w:spacing w:after="220"/>
        <w:rPr>
          <w:ins w:id="23648" w:author="Rev 8 Allen Wirfs-Brock" w:date="2012-06-07T16:49:00Z"/>
        </w:rPr>
      </w:pPr>
      <w:ins w:id="23649" w:author="Rev 8 Allen Wirfs-Brock" w:date="2012-06-07T16:49:00Z">
        <w:r w:rsidRPr="00E77497">
          <w:t xml:space="preserve">It is a Syntax Error if </w:t>
        </w:r>
      </w:ins>
      <w:ins w:id="23650" w:author="Rev 8 Allen Wirfs-Brock" w:date="2012-06-07T16:57:00Z">
        <w:r w:rsidR="00D46B2C">
          <w:rPr>
            <w:rFonts w:ascii="Times New Roman" w:hAnsi="Times New Roman"/>
          </w:rPr>
          <w:t>PropName</w:t>
        </w:r>
      </w:ins>
      <w:ins w:id="23651" w:author="Rev 8 Allen Wirfs-Brock" w:date="2012-06-07T16:49:00Z">
        <w:r>
          <w:t xml:space="preserve"> of </w:t>
        </w:r>
      </w:ins>
      <w:ins w:id="23652" w:author="Rev 8 Allen Wirfs-Brock" w:date="2012-06-07T16:57:00Z">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ins>
      <w:ins w:id="23653" w:author="Rev 8 Allen Wirfs-Brock" w:date="2012-06-07T16:58:00Z">
        <w:r w:rsidR="00D46B2C" w:rsidRPr="00052EFC">
          <w:rPr>
            <w:rFonts w:cs="Arial"/>
            <w:b/>
          </w:rPr>
          <w:t>″</w:t>
        </w:r>
        <w:r w:rsidR="00D46B2C">
          <w:rPr>
            <w:rFonts w:ascii="Courier New" w:hAnsi="Courier New" w:cs="Courier New"/>
            <w:b/>
          </w:rPr>
          <w:t>constru</w:t>
        </w:r>
      </w:ins>
      <w:ins w:id="23654" w:author="Rev 9 Allen Wirfs-Brock" w:date="2012-07-08T14:22:00Z">
        <w:r w:rsidR="00372375">
          <w:rPr>
            <w:rFonts w:ascii="Courier New" w:hAnsi="Courier New" w:cs="Courier New"/>
            <w:b/>
          </w:rPr>
          <w:t>c</w:t>
        </w:r>
      </w:ins>
      <w:ins w:id="23655" w:author="Rev 8 Allen Wirfs-Brock" w:date="2012-06-07T16:58:00Z">
        <w:r w:rsidR="00D46B2C">
          <w:rPr>
            <w:rFonts w:ascii="Courier New" w:hAnsi="Courier New" w:cs="Courier New"/>
            <w:b/>
          </w:rPr>
          <w:t>tor</w:t>
        </w:r>
        <w:r w:rsidR="00D46B2C" w:rsidRPr="00557892">
          <w:rPr>
            <w:rFonts w:cs="Arial"/>
            <w:b/>
          </w:rPr>
          <w:t>″</w:t>
        </w:r>
        <w:r w:rsidR="00D46B2C" w:rsidRPr="00E77497">
          <w:t xml:space="preserve"> </w:t>
        </w:r>
      </w:ins>
      <w:ins w:id="23656" w:author="Rev 8 Allen Wirfs-Brock" w:date="2012-06-07T16:49:00Z">
        <w:r w:rsidRPr="004321EC">
          <w:rPr>
            <w:rStyle w:val="bnf"/>
            <w:rFonts w:ascii="Arial" w:hAnsi="Arial" w:cs="Arial"/>
            <w:i w:val="0"/>
          </w:rPr>
          <w:t xml:space="preserve"> </w:t>
        </w:r>
      </w:ins>
      <w:ins w:id="23657" w:author="Rev 8 Allen Wirfs-Brock" w:date="2012-06-07T16:58:00Z">
        <w:r w:rsidR="00D46B2C">
          <w:rPr>
            <w:rStyle w:val="bnf"/>
            <w:rFonts w:ascii="Arial" w:hAnsi="Arial" w:cs="Arial"/>
            <w:i w:val="0"/>
          </w:rPr>
          <w:t>and</w:t>
        </w:r>
      </w:ins>
      <w:ins w:id="23658" w:author="Rev 8 Allen Wirfs-Brock" w:date="2012-06-07T16:49:00Z">
        <w:r w:rsidRPr="004321EC">
          <w:rPr>
            <w:rStyle w:val="bnf"/>
            <w:rFonts w:ascii="Arial" w:hAnsi="Arial" w:cs="Arial"/>
            <w:i w:val="0"/>
          </w:rPr>
          <w:t xml:space="preserve"> </w:t>
        </w:r>
      </w:ins>
      <w:ins w:id="23659" w:author="Rev 8 Allen Wirfs-Brock" w:date="2012-06-07T16:58:00Z">
        <w:r w:rsidR="00D46B2C" w:rsidRPr="00D46B2C">
          <w:rPr>
            <w:rStyle w:val="bnf"/>
            <w:i w:val="0"/>
          </w:rPr>
          <w:t>SpecialMethod</w:t>
        </w:r>
        <w:r w:rsidR="00D46B2C">
          <w:rPr>
            <w:rStyle w:val="bnf"/>
            <w:rFonts w:ascii="Arial" w:hAnsi="Arial" w:cs="Arial"/>
            <w:i w:val="0"/>
          </w:rPr>
          <w:t xml:space="preserve"> of </w:t>
        </w:r>
      </w:ins>
      <w:ins w:id="23660" w:author="Rev 8 Allen Wirfs-Brock" w:date="2012-06-07T16:59:00Z">
        <w:r w:rsidR="00D46B2C">
          <w:rPr>
            <w:rStyle w:val="bnf"/>
          </w:rPr>
          <w:t>MethodDefinition</w:t>
        </w:r>
      </w:ins>
      <w:ins w:id="23661" w:author="Rev 8 Allen Wirfs-Brock" w:date="2012-06-07T16:58:00Z">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ins>
      <w:ins w:id="23662" w:author="Rev 8 Allen Wirfs-Brock" w:date="2012-06-07T16:49:00Z">
        <w:r w:rsidRPr="00E77497">
          <w:rPr>
            <w:rFonts w:ascii="Courier New" w:hAnsi="Courier New" w:cs="Courier New"/>
            <w:b/>
            <w:iCs/>
          </w:rPr>
          <w:t xml:space="preserve"> </w:t>
        </w:r>
      </w:ins>
    </w:p>
    <w:p w14:paraId="33B008A9" w14:textId="77777777" w:rsidR="0045371C" w:rsidRPr="00E77497" w:rsidRDefault="0045371C" w:rsidP="0045371C">
      <w:pPr>
        <w:rPr>
          <w:ins w:id="23663" w:author="Rev 8 Allen Wirfs-Brock" w:date="2012-05-31T17:03:00Z"/>
          <w:rFonts w:ascii="Helvetica" w:hAnsi="Helvetica"/>
          <w:b/>
        </w:rPr>
      </w:pPr>
      <w:ins w:id="23664" w:author="Rev 8 Allen Wirfs-Brock" w:date="2012-05-31T17:03:00Z">
        <w:r w:rsidRPr="00E77497">
          <w:rPr>
            <w:rFonts w:ascii="Helvetica" w:hAnsi="Helvetica"/>
            <w:b/>
          </w:rPr>
          <w:t xml:space="preserve">Static Semantics:  </w:t>
        </w:r>
        <w:r w:rsidRPr="00E77497">
          <w:rPr>
            <w:rFonts w:ascii="Helvetica" w:hAnsi="Helvetica"/>
            <w:b/>
            <w:lang w:eastAsia="en-US"/>
          </w:rPr>
          <w:t>BoundNames</w:t>
        </w:r>
      </w:ins>
    </w:p>
    <w:p w14:paraId="0348FCE3" w14:textId="77777777" w:rsidR="0045371C" w:rsidRPr="00E77497" w:rsidRDefault="00010F9D" w:rsidP="0045371C">
      <w:pPr>
        <w:jc w:val="left"/>
        <w:rPr>
          <w:ins w:id="23665" w:author="Rev 8 Allen Wirfs-Brock" w:date="2012-05-31T17:04:00Z"/>
        </w:rPr>
      </w:pPr>
      <w:ins w:id="23666" w:author="Rev 8 Allen Wirfs-Brock" w:date="2012-05-31T17:23:00Z">
        <w:r>
          <w:rPr>
            <w:rFonts w:ascii="Times New Roman" w:hAnsi="Times New Roman"/>
            <w:i/>
          </w:rPr>
          <w:t>Class</w:t>
        </w:r>
        <w:r w:rsidRPr="00E77497">
          <w:rPr>
            <w:rFonts w:ascii="Times New Roman" w:hAnsi="Times New Roman"/>
            <w:i/>
          </w:rPr>
          <w:t>Declaration</w:t>
        </w:r>
      </w:ins>
      <w:ins w:id="23667" w:author="Rev 8 Allen Wirfs-Brock" w:date="2012-05-31T17:04:00Z">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ins>
    </w:p>
    <w:p w14:paraId="221A3A80" w14:textId="77777777" w:rsidR="0045371C" w:rsidRPr="00E77497" w:rsidRDefault="0045371C" w:rsidP="0045371C">
      <w:pPr>
        <w:pStyle w:val="Alg4"/>
        <w:numPr>
          <w:ilvl w:val="0"/>
          <w:numId w:val="841"/>
        </w:numPr>
        <w:spacing w:after="220"/>
        <w:contextualSpacing/>
        <w:rPr>
          <w:ins w:id="23668" w:author="Rev 8 Allen Wirfs-Brock" w:date="2012-05-31T17:03:00Z"/>
        </w:rPr>
      </w:pPr>
      <w:ins w:id="23669" w:author="Rev 8 Allen Wirfs-Brock" w:date="2012-05-31T17:03:00Z">
        <w:r w:rsidRPr="00E77497">
          <w:t xml:space="preserve">Return the BoundNames of </w:t>
        </w:r>
        <w:r w:rsidRPr="00E77497">
          <w:rPr>
            <w:i/>
          </w:rPr>
          <w:t>BindingIdentifier</w:t>
        </w:r>
        <w:r w:rsidRPr="00E77497">
          <w:t>.</w:t>
        </w:r>
      </w:ins>
    </w:p>
    <w:p w14:paraId="63431685" w14:textId="77777777" w:rsidR="00A623D6" w:rsidRPr="00E77497" w:rsidRDefault="00A623D6" w:rsidP="00A623D6">
      <w:pPr>
        <w:rPr>
          <w:ins w:id="23670" w:author="Rev 8 Allen Wirfs-Brock" w:date="2012-06-08T15:38:00Z"/>
          <w:rFonts w:ascii="Helvetica" w:hAnsi="Helvetica"/>
          <w:b/>
        </w:rPr>
      </w:pPr>
      <w:ins w:id="23671" w:author="Rev 8 Allen Wirfs-Brock" w:date="2012-06-08T15:38:00Z">
        <w:r w:rsidRPr="00E77497">
          <w:rPr>
            <w:rFonts w:ascii="Helvetica" w:hAnsi="Helvetica"/>
            <w:b/>
          </w:rPr>
          <w:t xml:space="preserve">Static Semantics:  </w:t>
        </w:r>
        <w:r>
          <w:rPr>
            <w:rFonts w:ascii="Helvetica" w:hAnsi="Helvetica"/>
            <w:b/>
          </w:rPr>
          <w:t>Constructor</w:t>
        </w:r>
        <w:r>
          <w:rPr>
            <w:rFonts w:ascii="Helvetica" w:hAnsi="Helvetica"/>
            <w:b/>
            <w:lang w:eastAsia="en-US"/>
          </w:rPr>
          <w:t>Method</w:t>
        </w:r>
      </w:ins>
    </w:p>
    <w:p w14:paraId="1FC3CAE1" w14:textId="77777777" w:rsidR="00A623D6" w:rsidRPr="00E77497" w:rsidRDefault="00A623D6" w:rsidP="00A623D6">
      <w:pPr>
        <w:jc w:val="left"/>
        <w:rPr>
          <w:ins w:id="23672" w:author="Rev 8 Allen Wirfs-Brock" w:date="2012-06-08T15:38:00Z"/>
        </w:rPr>
      </w:pPr>
      <w:ins w:id="23673" w:author="Rev 8 Allen Wirfs-Brock" w:date="2012-06-08T15:38:00Z">
        <w:r>
          <w:rPr>
            <w:rStyle w:val="bnf"/>
          </w:rPr>
          <w:t>Class</w:t>
        </w:r>
      </w:ins>
      <w:ins w:id="23674" w:author="Rev 8 Allen Wirfs-Brock" w:date="2012-06-08T15:44:00Z">
        <w:r>
          <w:rPr>
            <w:rStyle w:val="bnf"/>
          </w:rPr>
          <w:t>Body</w:t>
        </w:r>
      </w:ins>
      <w:ins w:id="23675" w:author="Rev 8 Allen Wirfs-Brock" w:date="2012-06-08T15:38:00Z">
        <w:r w:rsidRPr="00E77497">
          <w:rPr>
            <w:rStyle w:val="bnf"/>
          </w:rPr>
          <w:t xml:space="preserve"> </w:t>
        </w:r>
        <w:r w:rsidRPr="00E77497">
          <w:rPr>
            <w:rFonts w:ascii="Courier New" w:hAnsi="Courier New"/>
          </w:rPr>
          <w:t xml:space="preserve"> </w:t>
        </w:r>
        <w:r w:rsidRPr="00E77497">
          <w:rPr>
            <w:b/>
          </w:rPr>
          <w:t>:</w:t>
        </w:r>
        <w:r w:rsidRPr="00E77497">
          <w:t xml:space="preserve">  </w:t>
        </w:r>
      </w:ins>
      <w:ins w:id="23676" w:author="Rev 8 Allen Wirfs-Brock" w:date="2012-06-08T15:44:00Z">
        <w:r>
          <w:rPr>
            <w:rStyle w:val="bnf"/>
          </w:rPr>
          <w:t>ClassElementList</w:t>
        </w:r>
        <w:r w:rsidRPr="00E77497">
          <w:rPr>
            <w:rStyle w:val="bnf"/>
          </w:rPr>
          <w:t xml:space="preserve"> </w:t>
        </w:r>
        <w:r w:rsidRPr="00E77497">
          <w:rPr>
            <w:rFonts w:ascii="Courier New" w:hAnsi="Courier New"/>
          </w:rPr>
          <w:t xml:space="preserve"> </w:t>
        </w:r>
      </w:ins>
    </w:p>
    <w:p w14:paraId="354AD60E" w14:textId="77777777" w:rsidR="00A623D6" w:rsidRPr="00E77497" w:rsidRDefault="00A623D6" w:rsidP="00A623D6">
      <w:pPr>
        <w:pStyle w:val="Alg4"/>
        <w:numPr>
          <w:ilvl w:val="0"/>
          <w:numId w:val="862"/>
        </w:numPr>
        <w:contextualSpacing/>
        <w:rPr>
          <w:ins w:id="23677" w:author="Rev 8 Allen Wirfs-Brock" w:date="2012-06-08T15:38:00Z"/>
        </w:rPr>
      </w:pPr>
      <w:ins w:id="23678" w:author="Rev 8 Allen Wirfs-Brock" w:date="2012-06-08T15:38:00Z">
        <w:r w:rsidRPr="00E77497">
          <w:t xml:space="preserve">Let </w:t>
        </w:r>
        <w:r>
          <w:rPr>
            <w:i/>
          </w:rPr>
          <w:t>list</w:t>
        </w:r>
        <w:r w:rsidRPr="00E77497">
          <w:t xml:space="preserve"> be </w:t>
        </w:r>
        <w:r>
          <w:t>MethodDefinitions</w:t>
        </w:r>
        <w:r w:rsidRPr="00E77497">
          <w:t xml:space="preserve"> of </w:t>
        </w:r>
        <w:r>
          <w:rPr>
            <w:rStyle w:val="bnf"/>
          </w:rPr>
          <w:t>ClassElementList</w:t>
        </w:r>
        <w:r w:rsidRPr="00E77497">
          <w:rPr>
            <w:rStyle w:val="bnf"/>
            <w:i w:val="0"/>
          </w:rPr>
          <w:t>.</w:t>
        </w:r>
      </w:ins>
    </w:p>
    <w:p w14:paraId="1302B965" w14:textId="77777777" w:rsidR="00F25C9A" w:rsidRDefault="00F25C9A" w:rsidP="00A623D6">
      <w:pPr>
        <w:pStyle w:val="Alg4"/>
        <w:numPr>
          <w:ilvl w:val="0"/>
          <w:numId w:val="862"/>
        </w:numPr>
        <w:contextualSpacing/>
        <w:rPr>
          <w:ins w:id="23679" w:author="Rev 8 Allen Wirfs-Brock" w:date="2012-06-08T15:46:00Z"/>
        </w:rPr>
      </w:pPr>
      <w:ins w:id="23680" w:author="Rev 8 Allen Wirfs-Brock" w:date="2012-06-08T15:45:00Z">
        <w:r>
          <w:t xml:space="preserve">For each </w:t>
        </w:r>
      </w:ins>
      <w:ins w:id="23681" w:author="Rev 8 Allen Wirfs-Brock" w:date="2012-06-08T15:46:00Z">
        <w:r w:rsidRPr="00F25C9A">
          <w:rPr>
            <w:i/>
          </w:rPr>
          <w:t>MethodDefinition</w:t>
        </w:r>
        <w:r>
          <w:t xml:space="preserve"> </w:t>
        </w:r>
        <w:r w:rsidRPr="00F25C9A">
          <w:rPr>
            <w:i/>
          </w:rPr>
          <w:t>m</w:t>
        </w:r>
        <w:r>
          <w:t xml:space="preserve"> in </w:t>
        </w:r>
        <w:r w:rsidRPr="00F25C9A">
          <w:rPr>
            <w:i/>
          </w:rPr>
          <w:t>list</w:t>
        </w:r>
        <w:r>
          <w:t>, do</w:t>
        </w:r>
      </w:ins>
    </w:p>
    <w:p w14:paraId="6A8F1727" w14:textId="77777777" w:rsidR="00A623D6" w:rsidRDefault="00A623D6" w:rsidP="00F25C9A">
      <w:pPr>
        <w:pStyle w:val="Alg4"/>
        <w:numPr>
          <w:ilvl w:val="1"/>
          <w:numId w:val="862"/>
        </w:numPr>
        <w:contextualSpacing/>
        <w:rPr>
          <w:ins w:id="23682" w:author="Rev 8 Allen Wirfs-Brock" w:date="2012-06-08T15:38:00Z"/>
        </w:rPr>
      </w:pPr>
      <w:ins w:id="23683" w:author="Rev 8 Allen Wirfs-Brock" w:date="2012-06-08T15:38:00Z">
        <w:r>
          <w:t xml:space="preserve">If PropName of </w:t>
        </w:r>
      </w:ins>
      <w:ins w:id="23684" w:author="Rev 8 Allen Wirfs-Brock" w:date="2012-06-08T15:46:00Z">
        <w:r w:rsidR="00F25C9A">
          <w:rPr>
            <w:i/>
          </w:rPr>
          <w:t>m</w:t>
        </w:r>
      </w:ins>
      <w:ins w:id="23685" w:author="Rev 8 Allen Wirfs-Brock" w:date="2012-06-08T15:38:00Z">
        <w:r>
          <w:t xml:space="preserve"> is </w:t>
        </w:r>
      </w:ins>
      <w:ins w:id="23686" w:author="Rev 8 Allen Wirfs-Brock" w:date="2012-06-08T15:47:00Z">
        <w:r w:rsidR="00F25C9A" w:rsidRPr="00052EFC">
          <w:rPr>
            <w:rFonts w:cs="Arial"/>
            <w:b/>
          </w:rPr>
          <w:t>″</w:t>
        </w:r>
        <w:r w:rsidR="00F25C9A">
          <w:rPr>
            <w:rFonts w:ascii="Courier New" w:hAnsi="Courier New" w:cs="Courier New"/>
            <w:b/>
          </w:rPr>
          <w:t>constru</w:t>
        </w:r>
      </w:ins>
      <w:ins w:id="23687" w:author="Rev 9 Allen Wirfs-Brock" w:date="2012-07-08T14:22:00Z">
        <w:r w:rsidR="00372375">
          <w:rPr>
            <w:rFonts w:ascii="Courier New" w:hAnsi="Courier New" w:cs="Courier New"/>
            <w:b/>
          </w:rPr>
          <w:t>c</w:t>
        </w:r>
      </w:ins>
      <w:ins w:id="23688" w:author="Rev 8 Allen Wirfs-Brock" w:date="2012-06-08T15:47:00Z">
        <w:r w:rsidR="00F25C9A">
          <w:rPr>
            <w:rFonts w:ascii="Courier New" w:hAnsi="Courier New" w:cs="Courier New"/>
            <w:b/>
          </w:rPr>
          <w:t>tor</w:t>
        </w:r>
        <w:r w:rsidR="00F25C9A" w:rsidRPr="00557892">
          <w:rPr>
            <w:rFonts w:cs="Arial"/>
            <w:b/>
          </w:rPr>
          <w:t>″</w:t>
        </w:r>
      </w:ins>
      <w:ins w:id="23689" w:author="Rev 8 Allen Wirfs-Brock" w:date="2012-06-08T15:38:00Z">
        <w:r>
          <w:t>, r</w:t>
        </w:r>
        <w:r w:rsidRPr="00E77497">
          <w:t xml:space="preserve">eturn </w:t>
        </w:r>
      </w:ins>
      <w:ins w:id="23690" w:author="Rev 8 Allen Wirfs-Brock" w:date="2012-06-08T15:47:00Z">
        <w:r w:rsidR="00F25C9A">
          <w:rPr>
            <w:i/>
          </w:rPr>
          <w:t>m</w:t>
        </w:r>
      </w:ins>
      <w:ins w:id="23691" w:author="Rev 8 Allen Wirfs-Brock" w:date="2012-06-08T15:38:00Z">
        <w:r>
          <w:t>.</w:t>
        </w:r>
      </w:ins>
    </w:p>
    <w:p w14:paraId="0E782D9B" w14:textId="77777777" w:rsidR="00A623D6" w:rsidRPr="00E77497" w:rsidRDefault="00A623D6" w:rsidP="00A623D6">
      <w:pPr>
        <w:pStyle w:val="Alg4"/>
        <w:numPr>
          <w:ilvl w:val="0"/>
          <w:numId w:val="862"/>
        </w:numPr>
        <w:spacing w:after="220"/>
        <w:contextualSpacing/>
        <w:rPr>
          <w:ins w:id="23692" w:author="Rev 8 Allen Wirfs-Brock" w:date="2012-06-08T15:38:00Z"/>
        </w:rPr>
      </w:pPr>
      <w:ins w:id="23693" w:author="Rev 8 Allen Wirfs-Brock" w:date="2012-06-08T15:38:00Z">
        <w:r w:rsidRPr="00E77497">
          <w:t xml:space="preserve">Return </w:t>
        </w:r>
      </w:ins>
      <w:ins w:id="23694" w:author="Rev 8 Allen Wirfs-Brock" w:date="2012-06-08T15:47:00Z">
        <w:r w:rsidR="00F25C9A" w:rsidRPr="00F25C9A">
          <w:rPr>
            <w:rFonts w:ascii="Arial" w:hAnsi="Arial" w:cs="Arial"/>
          </w:rPr>
          <w:t>empty</w:t>
        </w:r>
      </w:ins>
      <w:ins w:id="23695" w:author="Rev 8 Allen Wirfs-Brock" w:date="2012-06-08T15:38:00Z">
        <w:r w:rsidRPr="00E77497">
          <w:t>.</w:t>
        </w:r>
      </w:ins>
    </w:p>
    <w:p w14:paraId="337A3F25" w14:textId="77777777" w:rsidR="00E06D29" w:rsidRDefault="00E06D29" w:rsidP="00E06D29">
      <w:pPr>
        <w:pStyle w:val="Note"/>
        <w:rPr>
          <w:ins w:id="23696" w:author="Rev 8 Allen Wirfs-Brock" w:date="2012-06-10T15:29:00Z"/>
        </w:rPr>
      </w:pPr>
      <w:ins w:id="23697" w:author="Rev 8 Allen Wirfs-Brock" w:date="2012-06-10T15:29:00Z">
        <w:r>
          <w:t>NOTE</w:t>
        </w:r>
        <w:r>
          <w:tab/>
          <w:t xml:space="preserve">Early Error </w:t>
        </w:r>
      </w:ins>
      <w:ins w:id="23698" w:author="Rev 8 Allen Wirfs-Brock" w:date="2012-06-10T15:30:00Z">
        <w:r>
          <w:t xml:space="preserve">rules ensure that there is only one method definition named </w:t>
        </w:r>
      </w:ins>
      <w:ins w:id="23699" w:author="Rev 8 Allen Wirfs-Brock" w:date="2012-06-10T15:31:00Z">
        <w:r w:rsidRPr="00052EFC">
          <w:rPr>
            <w:rFonts w:cs="Arial"/>
            <w:b/>
          </w:rPr>
          <w:t>″</w:t>
        </w:r>
        <w:r>
          <w:rPr>
            <w:rFonts w:ascii="Courier New" w:hAnsi="Courier New" w:cs="Courier New"/>
            <w:b/>
          </w:rPr>
          <w:t>constru</w:t>
        </w:r>
      </w:ins>
      <w:ins w:id="23700" w:author="Rev 9 Allen Wirfs-Brock" w:date="2012-07-08T14:22:00Z">
        <w:r w:rsidR="00372375">
          <w:rPr>
            <w:rFonts w:ascii="Courier New" w:hAnsi="Courier New" w:cs="Courier New"/>
            <w:b/>
          </w:rPr>
          <w:t>c</w:t>
        </w:r>
      </w:ins>
      <w:ins w:id="23701" w:author="Rev 8 Allen Wirfs-Brock" w:date="2012-06-10T15:31:00Z">
        <w:r>
          <w:rPr>
            <w:rFonts w:ascii="Courier New" w:hAnsi="Courier New" w:cs="Courier New"/>
            <w:b/>
          </w:rPr>
          <w:t>tor</w:t>
        </w:r>
        <w:r w:rsidRPr="00557892">
          <w:rPr>
            <w:rFonts w:cs="Arial"/>
            <w:b/>
          </w:rPr>
          <w:t>″</w:t>
        </w:r>
      </w:ins>
      <w:ins w:id="23702" w:author="Rev 8 Allen Wirfs-Brock" w:date="2012-06-10T15:30:00Z">
        <w:r>
          <w:t xml:space="preserve"> and that it isn’t an accessor property or generator definition. </w:t>
        </w:r>
      </w:ins>
    </w:p>
    <w:p w14:paraId="73D52BE1" w14:textId="77777777" w:rsidR="0013423F" w:rsidRPr="00E77497" w:rsidRDefault="0013423F" w:rsidP="0013423F">
      <w:pPr>
        <w:rPr>
          <w:ins w:id="23703" w:author="Rev 8 Allen Wirfs-Brock" w:date="2012-05-31T17:30:00Z"/>
          <w:rFonts w:ascii="Helvetica" w:hAnsi="Helvetica"/>
          <w:b/>
        </w:rPr>
      </w:pPr>
      <w:ins w:id="23704" w:author="Rev 8 Allen Wirfs-Brock" w:date="2012-05-31T17:30:00Z">
        <w:r w:rsidRPr="00E77497">
          <w:rPr>
            <w:rFonts w:ascii="Helvetica" w:hAnsi="Helvetica"/>
            <w:b/>
          </w:rPr>
          <w:t xml:space="preserve">Static Semantics:  </w:t>
        </w:r>
        <w:r>
          <w:rPr>
            <w:rFonts w:ascii="Helvetica" w:hAnsi="Helvetica"/>
            <w:b/>
            <w:lang w:eastAsia="en-US"/>
          </w:rPr>
          <w:t>Contains</w:t>
        </w:r>
      </w:ins>
    </w:p>
    <w:p w14:paraId="540154D7" w14:textId="77777777" w:rsidR="0013423F" w:rsidRPr="004418C4" w:rsidRDefault="0013423F" w:rsidP="0013423F">
      <w:pPr>
        <w:ind w:left="360"/>
        <w:rPr>
          <w:ins w:id="23705" w:author="Rev 8 Allen Wirfs-Brock" w:date="2012-05-31T17:30:00Z"/>
        </w:rPr>
      </w:pPr>
      <w:ins w:id="23706" w:author="Rev 8 Allen Wirfs-Brock" w:date="2012-05-31T17:30:00Z">
        <w:r>
          <w:t>W</w:t>
        </w:r>
        <w:r w:rsidRPr="004418C4">
          <w:t xml:space="preserve">ith </w:t>
        </w:r>
        <w:r>
          <w:t>parameter</w:t>
        </w:r>
        <w:r w:rsidRPr="004418C4">
          <w:t xml:space="preserve"> </w:t>
        </w:r>
        <w:r>
          <w:rPr>
            <w:rFonts w:ascii="Times New Roman" w:hAnsi="Times New Roman"/>
            <w:i/>
          </w:rPr>
          <w:t>symbol</w:t>
        </w:r>
        <w:r>
          <w:t>.</w:t>
        </w:r>
      </w:ins>
    </w:p>
    <w:p w14:paraId="5220B0EB" w14:textId="77777777" w:rsidR="0013423F" w:rsidRPr="00E77497" w:rsidRDefault="0013423F" w:rsidP="0013423F">
      <w:pPr>
        <w:jc w:val="left"/>
        <w:rPr>
          <w:ins w:id="23707" w:author="Rev 8 Allen Wirfs-Brock" w:date="2012-05-31T17:30:00Z"/>
        </w:rPr>
      </w:pPr>
      <w:ins w:id="23708" w:author="Rev 8 Allen Wirfs-Brock" w:date="2012-05-31T17:30:00Z">
        <w:r>
          <w:rPr>
            <w:rFonts w:ascii="Times New Roman" w:hAnsi="Times New Roman"/>
            <w:i/>
          </w:rPr>
          <w:t>Class</w:t>
        </w:r>
      </w:ins>
      <w:ins w:id="23709" w:author="Rev 8 Allen Wirfs-Brock" w:date="2012-05-31T17:33:00Z">
        <w:r>
          <w:rPr>
            <w:rFonts w:ascii="Times New Roman" w:hAnsi="Times New Roman"/>
            <w:i/>
          </w:rPr>
          <w:t>Tail</w:t>
        </w:r>
      </w:ins>
      <w:ins w:id="23710" w:author="Rev 8 Allen Wirfs-Brock" w:date="2012-05-31T17:30:00Z">
        <w:r w:rsidRPr="00E77497">
          <w:t xml:space="preserve"> </w:t>
        </w:r>
        <w:r w:rsidRPr="00E77497">
          <w:rPr>
            <w:b/>
          </w:rPr>
          <w:t xml:space="preserve">: </w:t>
        </w:r>
        <w:r w:rsidRPr="00E77497">
          <w:t xml:space="preserve"> </w:t>
        </w:r>
      </w:ins>
      <w:ins w:id="23711" w:author="Rev 8 Allen Wirfs-Brock" w:date="2012-05-31T17:34:00Z">
        <w:r w:rsidR="00594449" w:rsidRPr="00594449">
          <w:rPr>
            <w:rFonts w:ascii="Times New Roman" w:hAnsi="Times New Roman"/>
            <w:i/>
          </w:rPr>
          <w:t>ClassHeritage</w:t>
        </w:r>
      </w:ins>
      <w:ins w:id="23712" w:author="Rev 8 Allen Wirfs-Brock" w:date="2012-05-31T17:31:00Z">
        <w:r w:rsidRPr="00594449">
          <w:rPr>
            <w:rFonts w:cs="Arial"/>
            <w:vertAlign w:val="subscript"/>
          </w:rPr>
          <w:t>opt</w:t>
        </w:r>
      </w:ins>
      <w:ins w:id="23713" w:author="Rev 8 Allen Wirfs-Brock" w:date="2012-05-31T17:30:00Z">
        <w:r>
          <w:rPr>
            <w:rFonts w:cs="Arial"/>
            <w:vertAlign w:val="subscript"/>
          </w:rPr>
          <w:t xml:space="preserve"> </w:t>
        </w:r>
      </w:ins>
      <w:ins w:id="23714" w:author="Rev 8 Allen Wirfs-Brock" w:date="2012-05-31T17:35:00Z">
        <w:r w:rsidR="00594449">
          <w:rPr>
            <w:rFonts w:cs="Arial"/>
            <w:vertAlign w:val="subscript"/>
          </w:rPr>
          <w:t xml:space="preserve"> </w:t>
        </w:r>
        <w:r w:rsidR="00594449" w:rsidRPr="00594449">
          <w:rPr>
            <w:rFonts w:ascii="Courier New" w:hAnsi="Courier New" w:cs="Courier New"/>
            <w:b/>
          </w:rPr>
          <w:t>{</w:t>
        </w:r>
      </w:ins>
      <w:ins w:id="23715" w:author="Rev 8 Allen Wirfs-Brock" w:date="2012-05-31T17:30:00Z">
        <w:r w:rsidRPr="00E77497">
          <w:rPr>
            <w:rFonts w:ascii="Times New Roman" w:hAnsi="Times New Roman"/>
            <w:i/>
          </w:rPr>
          <w:t xml:space="preserve"> </w:t>
        </w:r>
        <w:r>
          <w:rPr>
            <w:rFonts w:ascii="Times New Roman" w:hAnsi="Times New Roman"/>
            <w:i/>
          </w:rPr>
          <w:t>Class</w:t>
        </w:r>
      </w:ins>
      <w:ins w:id="23716" w:author="Rev 8 Allen Wirfs-Brock" w:date="2012-05-31T17:35:00Z">
        <w:r w:rsidR="00594449">
          <w:rPr>
            <w:rFonts w:ascii="Times New Roman" w:hAnsi="Times New Roman"/>
            <w:i/>
          </w:rPr>
          <w:t>Body</w:t>
        </w:r>
      </w:ins>
      <w:ins w:id="23717" w:author="Rev 8 Allen Wirfs-Brock" w:date="2012-05-31T17:30:00Z">
        <w:r w:rsidRPr="00E77497">
          <w:t xml:space="preserve"> </w:t>
        </w:r>
      </w:ins>
      <w:ins w:id="23718" w:author="Rev 8 Allen Wirfs-Brock" w:date="2012-05-31T17:35:00Z">
        <w:r w:rsidR="00594449" w:rsidRPr="00594449">
          <w:rPr>
            <w:rFonts w:ascii="Courier New" w:hAnsi="Courier New" w:cs="Courier New"/>
            <w:b/>
          </w:rPr>
          <w:t>}</w:t>
        </w:r>
      </w:ins>
    </w:p>
    <w:p w14:paraId="4B300807" w14:textId="77777777" w:rsidR="001719EF" w:rsidRDefault="001719EF" w:rsidP="001719EF">
      <w:pPr>
        <w:pStyle w:val="Alg4"/>
        <w:numPr>
          <w:ilvl w:val="0"/>
          <w:numId w:val="887"/>
        </w:numPr>
        <w:contextualSpacing/>
        <w:rPr>
          <w:ins w:id="23719" w:author="Rev 8 Allen Wirfs-Brock" w:date="2012-06-12T14:45:00Z"/>
        </w:rPr>
      </w:pPr>
      <w:ins w:id="23720" w:author="Rev 8 Allen Wirfs-Brock" w:date="2012-06-12T14:45:00Z">
        <w:r>
          <w:t xml:space="preserve">If </w:t>
        </w:r>
        <w:r w:rsidRPr="006F1513">
          <w:rPr>
            <w:i/>
          </w:rPr>
          <w:t>symbol</w:t>
        </w:r>
        <w:r>
          <w:t xml:space="preserve"> is </w:t>
        </w:r>
        <w:r w:rsidRPr="006F1513">
          <w:rPr>
            <w:i/>
          </w:rPr>
          <w:t>Class</w:t>
        </w:r>
        <w:r>
          <w:rPr>
            <w:i/>
          </w:rPr>
          <w:t>Body</w:t>
        </w:r>
        <w:r>
          <w:t xml:space="preserve">, return </w:t>
        </w:r>
        <w:r w:rsidRPr="006F1513">
          <w:rPr>
            <w:b/>
          </w:rPr>
          <w:t>true</w:t>
        </w:r>
        <w:r>
          <w:t>.</w:t>
        </w:r>
      </w:ins>
    </w:p>
    <w:p w14:paraId="0CB0DA86" w14:textId="77777777" w:rsidR="0013423F" w:rsidRPr="00E77497" w:rsidRDefault="00594449" w:rsidP="001719EF">
      <w:pPr>
        <w:pStyle w:val="Alg2"/>
        <w:numPr>
          <w:ilvl w:val="0"/>
          <w:numId w:val="887"/>
        </w:numPr>
        <w:rPr>
          <w:ins w:id="23721" w:author="Rev 8 Allen Wirfs-Brock" w:date="2012-05-31T17:28:00Z"/>
        </w:rPr>
      </w:pPr>
      <w:ins w:id="23722" w:author="Rev 8 Allen Wirfs-Brock" w:date="2012-05-31T17:37:00Z">
        <w:r>
          <w:t>If</w:t>
        </w:r>
      </w:ins>
      <w:ins w:id="23723" w:author="Rev 8 Allen Wirfs-Brock" w:date="2012-05-31T17:28:00Z">
        <w:r w:rsidR="0013423F">
          <w:t xml:space="preserve"> </w:t>
        </w:r>
      </w:ins>
      <w:ins w:id="23724" w:author="Rev 8 Allen Wirfs-Brock" w:date="2012-05-31T17:37:00Z">
        <w:r>
          <w:rPr>
            <w:i/>
          </w:rPr>
          <w:t>ClassHeritage is not present</w:t>
        </w:r>
      </w:ins>
      <w:ins w:id="23725" w:author="Rev 8 Allen Wirfs-Brock" w:date="2012-05-31T17:28:00Z">
        <w:r w:rsidR="0013423F">
          <w:t>,</w:t>
        </w:r>
      </w:ins>
      <w:ins w:id="23726" w:author="Rev 8 Allen Wirfs-Brock" w:date="2012-05-31T17:37:00Z">
        <w:r>
          <w:t xml:space="preserve"> return </w:t>
        </w:r>
        <w:r w:rsidRPr="00594449">
          <w:rPr>
            <w:b/>
          </w:rPr>
          <w:t>false</w:t>
        </w:r>
        <w:r>
          <w:t>.</w:t>
        </w:r>
      </w:ins>
      <w:ins w:id="23727" w:author="Rev 8 Allen Wirfs-Brock" w:date="2012-05-31T17:28:00Z">
        <w:r w:rsidR="0013423F">
          <w:t xml:space="preserve">   </w:t>
        </w:r>
        <w:r w:rsidR="0013423F" w:rsidRPr="00E77497">
          <w:t xml:space="preserve"> </w:t>
        </w:r>
      </w:ins>
    </w:p>
    <w:p w14:paraId="77BC0252" w14:textId="77777777" w:rsidR="002516D5" w:rsidRDefault="002516D5" w:rsidP="001719EF">
      <w:pPr>
        <w:pStyle w:val="Alg4"/>
        <w:numPr>
          <w:ilvl w:val="0"/>
          <w:numId w:val="887"/>
        </w:numPr>
        <w:spacing w:after="220"/>
        <w:contextualSpacing/>
        <w:rPr>
          <w:ins w:id="23728" w:author="Rev 8 Allen Wirfs-Brock" w:date="2012-06-01T09:23:00Z"/>
        </w:rPr>
      </w:pPr>
      <w:ins w:id="23729" w:author="Rev 8 Allen Wirfs-Brock" w:date="2012-06-01T09:23:00Z">
        <w:r>
          <w:t xml:space="preserve">If </w:t>
        </w:r>
        <w:r w:rsidRPr="006F1513">
          <w:rPr>
            <w:i/>
          </w:rPr>
          <w:t>symbol</w:t>
        </w:r>
        <w:r>
          <w:t xml:space="preserve"> is </w:t>
        </w:r>
        <w:r w:rsidRPr="006F1513">
          <w:rPr>
            <w:i/>
          </w:rPr>
          <w:t>ClassHeritage</w:t>
        </w:r>
        <w:r>
          <w:t xml:space="preserve">, return </w:t>
        </w:r>
        <w:r w:rsidRPr="006F1513">
          <w:rPr>
            <w:b/>
          </w:rPr>
          <w:t>true</w:t>
        </w:r>
        <w:r>
          <w:t>.</w:t>
        </w:r>
      </w:ins>
    </w:p>
    <w:p w14:paraId="02B1F41C" w14:textId="77777777" w:rsidR="0013423F" w:rsidRPr="00E77497" w:rsidRDefault="0013423F" w:rsidP="001719EF">
      <w:pPr>
        <w:pStyle w:val="Alg4"/>
        <w:numPr>
          <w:ilvl w:val="0"/>
          <w:numId w:val="887"/>
        </w:numPr>
        <w:spacing w:after="220"/>
        <w:contextualSpacing/>
        <w:rPr>
          <w:ins w:id="23730" w:author="Rev 8 Allen Wirfs-Brock" w:date="2012-05-31T17:28:00Z"/>
        </w:rPr>
      </w:pPr>
      <w:ins w:id="23731" w:author="Rev 8 Allen Wirfs-Brock" w:date="2012-05-31T17:28:00Z">
        <w:r w:rsidRPr="00E77497">
          <w:t>Return</w:t>
        </w:r>
      </w:ins>
      <w:ins w:id="23732" w:author="Rev 8 Allen Wirfs-Brock" w:date="2012-05-31T17:38:00Z">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ins>
      <w:ins w:id="23733" w:author="Rev 8 Allen Wirfs-Brock" w:date="2012-05-31T17:28:00Z">
        <w:r w:rsidRPr="00E77497">
          <w:t>.</w:t>
        </w:r>
      </w:ins>
    </w:p>
    <w:p w14:paraId="7FEE946F" w14:textId="77777777" w:rsidR="00594449" w:rsidRDefault="00594449" w:rsidP="00594449">
      <w:pPr>
        <w:pStyle w:val="Note"/>
        <w:rPr>
          <w:ins w:id="23734" w:author="Rev 8 Allen Wirfs-Brock" w:date="2012-05-31T17:39:00Z"/>
        </w:rPr>
      </w:pPr>
      <w:ins w:id="23735" w:author="Rev 8 Allen Wirfs-Brock" w:date="2012-05-31T17:39:00Z">
        <w:r>
          <w:t>NOTE</w:t>
        </w:r>
        <w:r>
          <w:tab/>
          <w:t xml:space="preserve">Static semantic rules that depend upon substructure generally do not look into class </w:t>
        </w:r>
      </w:ins>
      <w:ins w:id="23736" w:author="Rev 8 Allen Wirfs-Brock" w:date="2012-05-31T17:40:00Z">
        <w:r>
          <w:t>bodies</w:t>
        </w:r>
      </w:ins>
      <w:ins w:id="23737" w:author="Rev 8 Allen Wirfs-Brock" w:date="2012-05-31T17:39:00Z">
        <w:r>
          <w:t>.</w:t>
        </w:r>
      </w:ins>
    </w:p>
    <w:p w14:paraId="7EC1645A" w14:textId="77777777" w:rsidR="00D97798" w:rsidRPr="00E77497" w:rsidRDefault="00D97798" w:rsidP="00D97798">
      <w:pPr>
        <w:rPr>
          <w:ins w:id="23738" w:author="Rev 8 Allen Wirfs-Brock" w:date="2012-06-01T11:23:00Z"/>
          <w:rFonts w:ascii="Helvetica" w:hAnsi="Helvetica"/>
          <w:b/>
        </w:rPr>
      </w:pPr>
      <w:ins w:id="23739" w:author="Rev 8 Allen Wirfs-Brock" w:date="2012-06-01T11:23:00Z">
        <w:r w:rsidRPr="00E77497">
          <w:rPr>
            <w:rFonts w:ascii="Helvetica" w:hAnsi="Helvetica"/>
            <w:b/>
          </w:rPr>
          <w:t xml:space="preserve">Static Semantics:  </w:t>
        </w:r>
        <w:r>
          <w:rPr>
            <w:rFonts w:ascii="Helvetica" w:hAnsi="Helvetica"/>
            <w:b/>
            <w:lang w:eastAsia="en-US"/>
          </w:rPr>
          <w:t>IsConstantDeclaration</w:t>
        </w:r>
      </w:ins>
    </w:p>
    <w:p w14:paraId="5C33D58B" w14:textId="77777777" w:rsidR="00D97798" w:rsidRPr="00E77497" w:rsidRDefault="00D97798" w:rsidP="00D97798">
      <w:pPr>
        <w:jc w:val="left"/>
        <w:rPr>
          <w:ins w:id="23740" w:author="Rev 8 Allen Wirfs-Brock" w:date="2012-06-01T11:24:00Z"/>
        </w:rPr>
      </w:pPr>
      <w:ins w:id="23741" w:author="Rev 8 Allen Wirfs-Brock" w:date="2012-06-01T11:24: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4B941148" w14:textId="77777777" w:rsidR="00D97798" w:rsidRPr="00E77497" w:rsidRDefault="00D97798" w:rsidP="00D97798">
      <w:pPr>
        <w:pStyle w:val="Alg4"/>
        <w:numPr>
          <w:ilvl w:val="0"/>
          <w:numId w:val="850"/>
        </w:numPr>
        <w:spacing w:after="220"/>
        <w:contextualSpacing/>
        <w:rPr>
          <w:ins w:id="23742" w:author="Rev 8 Allen Wirfs-Brock" w:date="2012-06-01T11:23:00Z"/>
        </w:rPr>
      </w:pPr>
      <w:ins w:id="23743" w:author="Rev 8 Allen Wirfs-Brock" w:date="2012-06-01T11:23:00Z">
        <w:r>
          <w:t xml:space="preserve">Return </w:t>
        </w:r>
      </w:ins>
      <w:commentRangeStart w:id="23744"/>
      <w:ins w:id="23745" w:author="Rev 8 Allen Wirfs-Brock" w:date="2012-06-01T11:24:00Z">
        <w:r>
          <w:rPr>
            <w:b/>
          </w:rPr>
          <w:t>true</w:t>
        </w:r>
        <w:commentRangeEnd w:id="23744"/>
        <w:r>
          <w:rPr>
            <w:rStyle w:val="af3"/>
            <w:rFonts w:ascii="Arial" w:eastAsia="MS Mincho" w:hAnsi="Arial"/>
            <w:spacing w:val="0"/>
            <w:lang w:eastAsia="ja-JP"/>
          </w:rPr>
          <w:commentReference w:id="23744"/>
        </w:r>
      </w:ins>
      <w:ins w:id="23746" w:author="Rev 8 Allen Wirfs-Brock" w:date="2012-06-01T11:23:00Z">
        <w:r w:rsidRPr="00E77497">
          <w:t>.</w:t>
        </w:r>
      </w:ins>
    </w:p>
    <w:p w14:paraId="0A67E48E" w14:textId="77777777" w:rsidR="00D97798" w:rsidRPr="00E77497" w:rsidRDefault="00D97798" w:rsidP="00D97798">
      <w:pPr>
        <w:rPr>
          <w:ins w:id="23747" w:author="Rev 8 Allen Wirfs-Brock" w:date="2012-06-01T11:20:00Z"/>
          <w:rFonts w:ascii="Helvetica" w:hAnsi="Helvetica"/>
          <w:b/>
        </w:rPr>
      </w:pPr>
      <w:ins w:id="23748" w:author="Rev 8 Allen Wirfs-Brock" w:date="2012-06-01T11:20:00Z">
        <w:r w:rsidRPr="00E77497">
          <w:rPr>
            <w:rFonts w:ascii="Helvetica" w:hAnsi="Helvetica"/>
            <w:b/>
          </w:rPr>
          <w:t xml:space="preserve">Static Semantics:  </w:t>
        </w:r>
        <w:r w:rsidRPr="00E77497">
          <w:rPr>
            <w:rFonts w:ascii="Helvetica" w:hAnsi="Helvetica"/>
            <w:b/>
            <w:lang w:eastAsia="en-US"/>
          </w:rPr>
          <w:t>LexicallyDeclaredNames</w:t>
        </w:r>
      </w:ins>
    </w:p>
    <w:p w14:paraId="4EB7D68E" w14:textId="77777777" w:rsidR="00D97798" w:rsidRPr="00E77497" w:rsidRDefault="00D97798" w:rsidP="00D97798">
      <w:pPr>
        <w:jc w:val="left"/>
        <w:rPr>
          <w:ins w:id="23749" w:author="Rev 8 Allen Wirfs-Brock" w:date="2012-06-01T11:21:00Z"/>
        </w:rPr>
      </w:pPr>
      <w:ins w:id="23750" w:author="Rev 8 Allen Wirfs-Brock" w:date="2012-06-01T11:21: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7DAEDD8C" w14:textId="77777777" w:rsidR="00D97798" w:rsidRPr="00E77497" w:rsidRDefault="00D97798" w:rsidP="00D97798">
      <w:pPr>
        <w:pStyle w:val="Alg4"/>
        <w:numPr>
          <w:ilvl w:val="0"/>
          <w:numId w:val="847"/>
        </w:numPr>
        <w:spacing w:after="220"/>
        <w:contextualSpacing/>
        <w:rPr>
          <w:ins w:id="23751" w:author="Rev 8 Allen Wirfs-Brock" w:date="2012-06-01T11:20:00Z"/>
        </w:rPr>
      </w:pPr>
      <w:ins w:id="23752" w:author="Rev 8 Allen Wirfs-Brock" w:date="2012-06-01T11:20:00Z">
        <w:r w:rsidRPr="00E77497">
          <w:t xml:space="preserve">Return the BoundNames of </w:t>
        </w:r>
        <w:r w:rsidRPr="00E77497">
          <w:rPr>
            <w:i/>
          </w:rPr>
          <w:t>BindingIdentifier</w:t>
        </w:r>
        <w:r w:rsidRPr="00E77497">
          <w:t>.</w:t>
        </w:r>
      </w:ins>
    </w:p>
    <w:p w14:paraId="38764D81" w14:textId="77777777" w:rsidR="00E926E2" w:rsidRPr="00E77497" w:rsidRDefault="00E926E2" w:rsidP="00E926E2">
      <w:pPr>
        <w:rPr>
          <w:ins w:id="23753" w:author="Rev 8 Allen Wirfs-Brock" w:date="2012-06-08T15:10:00Z"/>
          <w:rFonts w:ascii="Helvetica" w:hAnsi="Helvetica"/>
          <w:b/>
        </w:rPr>
      </w:pPr>
      <w:ins w:id="23754" w:author="Rev 8 Allen Wirfs-Brock" w:date="2012-06-08T15:10:00Z">
        <w:r w:rsidRPr="00E77497">
          <w:rPr>
            <w:rFonts w:ascii="Helvetica" w:hAnsi="Helvetica"/>
            <w:b/>
          </w:rPr>
          <w:t xml:space="preserve">Static Semantics:  </w:t>
        </w:r>
        <w:r>
          <w:rPr>
            <w:rFonts w:ascii="Helvetica" w:hAnsi="Helvetica"/>
            <w:b/>
            <w:lang w:eastAsia="en-US"/>
          </w:rPr>
          <w:t>Method</w:t>
        </w:r>
        <w:r w:rsidRPr="00E77497">
          <w:rPr>
            <w:rFonts w:ascii="Helvetica" w:hAnsi="Helvetica"/>
            <w:b/>
            <w:lang w:eastAsia="en-US"/>
          </w:rPr>
          <w:t>De</w:t>
        </w:r>
      </w:ins>
      <w:ins w:id="23755" w:author="Rev 8 Allen Wirfs-Brock" w:date="2012-06-08T15:28:00Z">
        <w:r w:rsidR="00002FFA">
          <w:rPr>
            <w:rFonts w:ascii="Helvetica" w:hAnsi="Helvetica"/>
            <w:b/>
            <w:lang w:eastAsia="en-US"/>
          </w:rPr>
          <w:t>finition</w:t>
        </w:r>
      </w:ins>
      <w:ins w:id="23756" w:author="Rev 8 Allen Wirfs-Brock" w:date="2012-06-08T15:10:00Z">
        <w:r w:rsidRPr="00E77497">
          <w:rPr>
            <w:rFonts w:ascii="Helvetica" w:hAnsi="Helvetica"/>
            <w:b/>
            <w:lang w:eastAsia="en-US"/>
          </w:rPr>
          <w:t>s</w:t>
        </w:r>
      </w:ins>
    </w:p>
    <w:p w14:paraId="2D881B44" w14:textId="77777777" w:rsidR="00A30CF3" w:rsidRPr="00E77497" w:rsidRDefault="00A30CF3" w:rsidP="00A30CF3">
      <w:pPr>
        <w:jc w:val="left"/>
        <w:rPr>
          <w:ins w:id="23757" w:author="Rev 8 Allen Wirfs-Brock" w:date="2012-06-08T15:14:00Z"/>
        </w:rPr>
      </w:pPr>
      <w:ins w:id="23758" w:author="Rev 8 Allen Wirfs-Brock" w:date="2012-06-08T15:14:00Z">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ins>
    </w:p>
    <w:p w14:paraId="598ACB88" w14:textId="77777777" w:rsidR="00A30CF3" w:rsidRDefault="00A30CF3" w:rsidP="00A30CF3">
      <w:pPr>
        <w:pStyle w:val="Alg4"/>
        <w:numPr>
          <w:ilvl w:val="0"/>
          <w:numId w:val="858"/>
        </w:numPr>
        <w:spacing w:after="220"/>
        <w:contextualSpacing/>
        <w:rPr>
          <w:ins w:id="23759" w:author="Rev 8 Allen Wirfs-Brock" w:date="2012-06-08T15:14:00Z"/>
        </w:rPr>
      </w:pPr>
      <w:ins w:id="23760" w:author="Rev 8 Allen Wirfs-Brock" w:date="2012-06-08T15:14:00Z">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ins>
    </w:p>
    <w:p w14:paraId="3CAEF35A" w14:textId="77777777" w:rsidR="00A30CF3" w:rsidRPr="00E77497" w:rsidRDefault="00A30CF3" w:rsidP="00A30CF3">
      <w:pPr>
        <w:pStyle w:val="Alg4"/>
        <w:numPr>
          <w:ilvl w:val="0"/>
          <w:numId w:val="858"/>
        </w:numPr>
        <w:spacing w:after="220"/>
        <w:contextualSpacing/>
        <w:rPr>
          <w:ins w:id="23761" w:author="Rev 8 Allen Wirfs-Brock" w:date="2012-06-08T15:14:00Z"/>
        </w:rPr>
      </w:pPr>
      <w:ins w:id="23762" w:author="Rev 8 Allen Wirfs-Brock" w:date="2012-06-08T15:14:00Z">
        <w:r>
          <w:t xml:space="preserve">Return a </w:t>
        </w:r>
        <w:r w:rsidRPr="00E77497">
          <w:t xml:space="preserve">List containing </w:t>
        </w:r>
        <w:r w:rsidRPr="001F706A">
          <w:rPr>
            <w:i/>
          </w:rPr>
          <w:t>ClassElement</w:t>
        </w:r>
        <w:r w:rsidRPr="00E77497">
          <w:t>.</w:t>
        </w:r>
      </w:ins>
    </w:p>
    <w:p w14:paraId="1EBAA075" w14:textId="77777777" w:rsidR="00A30CF3" w:rsidRPr="00E77497" w:rsidRDefault="00A30CF3" w:rsidP="00A30CF3">
      <w:pPr>
        <w:jc w:val="left"/>
        <w:rPr>
          <w:ins w:id="23763" w:author="Rev 8 Allen Wirfs-Brock" w:date="2012-06-08T15:14:00Z"/>
        </w:rPr>
      </w:pPr>
      <w:ins w:id="23764" w:author="Rev 8 Allen Wirfs-Brock" w:date="2012-06-08T15:14:00Z">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ins>
    </w:p>
    <w:p w14:paraId="78AA7D65" w14:textId="77777777" w:rsidR="00A30CF3" w:rsidRPr="00E77497" w:rsidRDefault="00A30CF3" w:rsidP="007F4002">
      <w:pPr>
        <w:pStyle w:val="Alg4"/>
        <w:numPr>
          <w:ilvl w:val="0"/>
          <w:numId w:val="887"/>
        </w:numPr>
        <w:contextualSpacing/>
        <w:rPr>
          <w:ins w:id="23765" w:author="Rev 8 Allen Wirfs-Brock" w:date="2012-06-08T15:14:00Z"/>
        </w:rPr>
      </w:pPr>
      <w:ins w:id="23766" w:author="Rev 8 Allen Wirfs-Brock" w:date="2012-06-08T15:14:00Z">
        <w:r w:rsidRPr="00E77497">
          <w:t xml:space="preserve">Let </w:t>
        </w:r>
        <w:r>
          <w:rPr>
            <w:i/>
          </w:rPr>
          <w:t>list</w:t>
        </w:r>
        <w:r w:rsidRPr="00E77497">
          <w:t xml:space="preserve"> be </w:t>
        </w:r>
      </w:ins>
      <w:ins w:id="23767" w:author="Rev 8 Allen Wirfs-Brock" w:date="2012-06-08T15:16:00Z">
        <w:r>
          <w:t>MethodDe</w:t>
        </w:r>
      </w:ins>
      <w:ins w:id="23768" w:author="Rev 8 Allen Wirfs-Brock" w:date="2012-06-08T15:28:00Z">
        <w:r w:rsidR="00002FFA">
          <w:t>finition</w:t>
        </w:r>
      </w:ins>
      <w:ins w:id="23769" w:author="Rev 8 Allen Wirfs-Brock" w:date="2012-06-08T15:16:00Z">
        <w:r>
          <w:t>s</w:t>
        </w:r>
      </w:ins>
      <w:ins w:id="23770" w:author="Rev 8 Allen Wirfs-Brock" w:date="2012-06-08T15:14:00Z">
        <w:r w:rsidRPr="00E77497">
          <w:t xml:space="preserve"> of </w:t>
        </w:r>
        <w:r>
          <w:rPr>
            <w:rStyle w:val="bnf"/>
          </w:rPr>
          <w:t>ClassEle</w:t>
        </w:r>
      </w:ins>
      <w:ins w:id="23771" w:author="Rev 8 Allen Wirfs-Brock" w:date="2012-06-08T15:28:00Z">
        <w:r w:rsidR="00002FFA">
          <w:rPr>
            <w:rStyle w:val="bnf"/>
          </w:rPr>
          <w:t>m</w:t>
        </w:r>
      </w:ins>
      <w:ins w:id="23772" w:author="Rev 8 Allen Wirfs-Brock" w:date="2012-06-08T15:14:00Z">
        <w:r>
          <w:rPr>
            <w:rStyle w:val="bnf"/>
          </w:rPr>
          <w:t>entList</w:t>
        </w:r>
        <w:r w:rsidRPr="00E77497">
          <w:rPr>
            <w:rStyle w:val="bnf"/>
            <w:i w:val="0"/>
          </w:rPr>
          <w:t>.</w:t>
        </w:r>
      </w:ins>
    </w:p>
    <w:p w14:paraId="3F99842D" w14:textId="77777777" w:rsidR="00A30CF3" w:rsidRDefault="00A30CF3" w:rsidP="007F4002">
      <w:pPr>
        <w:pStyle w:val="Alg4"/>
        <w:numPr>
          <w:ilvl w:val="0"/>
          <w:numId w:val="887"/>
        </w:numPr>
        <w:contextualSpacing/>
        <w:rPr>
          <w:ins w:id="23773" w:author="Rev 8 Allen Wirfs-Brock" w:date="2012-06-08T15:14:00Z"/>
        </w:rPr>
      </w:pPr>
      <w:ins w:id="23774" w:author="Rev 8 Allen Wirfs-Brock" w:date="2012-06-08T15:14:00Z">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ins>
    </w:p>
    <w:p w14:paraId="7F708F2E" w14:textId="77777777" w:rsidR="00A30CF3" w:rsidRPr="00E77497" w:rsidRDefault="00A30CF3" w:rsidP="007F4002">
      <w:pPr>
        <w:pStyle w:val="Alg4"/>
        <w:numPr>
          <w:ilvl w:val="0"/>
          <w:numId w:val="887"/>
        </w:numPr>
        <w:contextualSpacing/>
        <w:rPr>
          <w:ins w:id="23775" w:author="Rev 8 Allen Wirfs-Brock" w:date="2012-06-08T15:14:00Z"/>
        </w:rPr>
      </w:pPr>
      <w:ins w:id="23776" w:author="Rev 8 Allen Wirfs-Brock" w:date="2012-06-08T15:14:00Z">
        <w:r w:rsidRPr="00E77497">
          <w:t xml:space="preserve">Append  </w:t>
        </w:r>
        <w:r w:rsidRPr="001F706A">
          <w:rPr>
            <w:i/>
          </w:rPr>
          <w:t>ClassElement</w:t>
        </w:r>
        <w:r>
          <w:t xml:space="preserve"> </w:t>
        </w:r>
        <w:r w:rsidRPr="00E77497">
          <w:t xml:space="preserve">to the end of </w:t>
        </w:r>
        <w:r>
          <w:rPr>
            <w:i/>
          </w:rPr>
          <w:t>list</w:t>
        </w:r>
        <w:r w:rsidRPr="00E77497">
          <w:t>.</w:t>
        </w:r>
      </w:ins>
    </w:p>
    <w:p w14:paraId="1C31D9F0" w14:textId="77777777" w:rsidR="00A30CF3" w:rsidRPr="00E77497" w:rsidRDefault="00A30CF3" w:rsidP="007F4002">
      <w:pPr>
        <w:pStyle w:val="Alg4"/>
        <w:numPr>
          <w:ilvl w:val="0"/>
          <w:numId w:val="887"/>
        </w:numPr>
        <w:spacing w:after="220"/>
        <w:contextualSpacing/>
        <w:rPr>
          <w:ins w:id="23777" w:author="Rev 8 Allen Wirfs-Brock" w:date="2012-06-08T15:14:00Z"/>
        </w:rPr>
      </w:pPr>
      <w:ins w:id="23778" w:author="Rev 8 Allen Wirfs-Brock" w:date="2012-06-08T15:14:00Z">
        <w:r w:rsidRPr="00E77497">
          <w:t xml:space="preserve">Return </w:t>
        </w:r>
        <w:r>
          <w:rPr>
            <w:i/>
          </w:rPr>
          <w:t>list</w:t>
        </w:r>
        <w:r w:rsidRPr="00E77497">
          <w:t>.</w:t>
        </w:r>
      </w:ins>
    </w:p>
    <w:p w14:paraId="3F829A57" w14:textId="77777777" w:rsidR="001F706A" w:rsidRPr="00E77497" w:rsidRDefault="001F706A" w:rsidP="001F706A">
      <w:pPr>
        <w:rPr>
          <w:ins w:id="23779" w:author="Rev 8 Allen Wirfs-Brock" w:date="2012-06-07T16:43:00Z"/>
          <w:rFonts w:ascii="Helvetica" w:hAnsi="Helvetica"/>
          <w:b/>
        </w:rPr>
      </w:pPr>
      <w:ins w:id="23780" w:author="Rev 8 Allen Wirfs-Brock" w:date="2012-06-07T16:43:00Z">
        <w:r w:rsidRPr="00E77497">
          <w:rPr>
            <w:rFonts w:ascii="Helvetica" w:hAnsi="Helvetica"/>
            <w:b/>
          </w:rPr>
          <w:t xml:space="preserve">Static Semantics:  </w:t>
        </w:r>
        <w:r w:rsidRPr="00E77497">
          <w:rPr>
            <w:rStyle w:val="bnf"/>
            <w:rFonts w:ascii="Helvetica" w:hAnsi="Helvetica"/>
            <w:b/>
            <w:i w:val="0"/>
          </w:rPr>
          <w:t>PropName</w:t>
        </w:r>
      </w:ins>
    </w:p>
    <w:p w14:paraId="1067C065" w14:textId="77777777" w:rsidR="001F706A" w:rsidRPr="00E77497" w:rsidRDefault="001F706A" w:rsidP="001F706A">
      <w:pPr>
        <w:jc w:val="left"/>
        <w:rPr>
          <w:ins w:id="23781" w:author="Rev 8 Allen Wirfs-Brock" w:date="2012-06-07T16:43:00Z"/>
        </w:rPr>
      </w:pPr>
      <w:ins w:id="23782" w:author="Rev 8 Allen Wirfs-Brock" w:date="2012-06-07T16:43:00Z">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ins>
    </w:p>
    <w:p w14:paraId="774C8C6C" w14:textId="77777777" w:rsidR="001F706A" w:rsidRPr="00E77497" w:rsidRDefault="001F706A" w:rsidP="001F706A">
      <w:pPr>
        <w:pStyle w:val="Alg4"/>
        <w:numPr>
          <w:ilvl w:val="0"/>
          <w:numId w:val="863"/>
        </w:numPr>
        <w:spacing w:after="220"/>
        <w:contextualSpacing/>
        <w:rPr>
          <w:ins w:id="23783" w:author="Rev 8 Allen Wirfs-Brock" w:date="2012-06-07T16:45:00Z"/>
        </w:rPr>
      </w:pPr>
      <w:ins w:id="23784" w:author="Rev 8 Allen Wirfs-Brock" w:date="2012-06-07T16:45:00Z">
        <w:r>
          <w:t xml:space="preserve">Return </w:t>
        </w:r>
        <w:r w:rsidRPr="001F706A">
          <w:rPr>
            <w:rFonts w:ascii="Arial" w:hAnsi="Arial" w:cs="Arial"/>
          </w:rPr>
          <w:t>empty</w:t>
        </w:r>
        <w:r>
          <w:t>.</w:t>
        </w:r>
      </w:ins>
    </w:p>
    <w:p w14:paraId="4EB4121B" w14:textId="77777777" w:rsidR="00305E2B" w:rsidRPr="00E77497" w:rsidRDefault="00305E2B" w:rsidP="00305E2B">
      <w:pPr>
        <w:rPr>
          <w:ins w:id="23785" w:author="Rev 8 Allen Wirfs-Brock" w:date="2012-06-07T16:20:00Z"/>
          <w:rFonts w:ascii="Helvetica" w:hAnsi="Helvetica"/>
          <w:b/>
        </w:rPr>
      </w:pPr>
      <w:ins w:id="23786" w:author="Rev 8 Allen Wirfs-Brock" w:date="2012-06-07T16:20:00Z">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ins>
    </w:p>
    <w:p w14:paraId="6D276DD9" w14:textId="77777777" w:rsidR="00305E2B" w:rsidRPr="00E77497" w:rsidRDefault="0068164B" w:rsidP="00305E2B">
      <w:pPr>
        <w:jc w:val="left"/>
        <w:rPr>
          <w:ins w:id="23787" w:author="Rev 8 Allen Wirfs-Brock" w:date="2012-06-07T16:20:00Z"/>
        </w:rPr>
      </w:pPr>
      <w:ins w:id="23788" w:author="Rev 8 Allen Wirfs-Brock" w:date="2012-06-07T16:24:00Z">
        <w:r>
          <w:rPr>
            <w:rStyle w:val="bnf"/>
          </w:rPr>
          <w:t>ClassElementList</w:t>
        </w:r>
        <w:r w:rsidRPr="00E77497">
          <w:rPr>
            <w:rStyle w:val="bnf"/>
          </w:rPr>
          <w:t xml:space="preserve"> </w:t>
        </w:r>
        <w:r w:rsidRPr="00E77497">
          <w:rPr>
            <w:rFonts w:ascii="Courier New" w:hAnsi="Courier New"/>
          </w:rPr>
          <w:t xml:space="preserve"> </w:t>
        </w:r>
      </w:ins>
      <w:ins w:id="23789" w:author="Rev 8 Allen Wirfs-Brock" w:date="2012-06-07T16:20:00Z">
        <w:r w:rsidR="00305E2B" w:rsidRPr="00E77497">
          <w:rPr>
            <w:b/>
          </w:rPr>
          <w:t>:</w:t>
        </w:r>
        <w:r w:rsidR="00305E2B" w:rsidRPr="00E77497">
          <w:t xml:space="preserve">  </w:t>
        </w:r>
      </w:ins>
      <w:ins w:id="23790" w:author="Rev 8 Allen Wirfs-Brock" w:date="2012-06-07T16:25:00Z">
        <w:r>
          <w:rPr>
            <w:rStyle w:val="bnf"/>
          </w:rPr>
          <w:t>ClassElement</w:t>
        </w:r>
        <w:r w:rsidRPr="00E77497">
          <w:rPr>
            <w:rStyle w:val="bnf"/>
          </w:rPr>
          <w:t xml:space="preserve"> </w:t>
        </w:r>
        <w:r w:rsidRPr="00E77497">
          <w:rPr>
            <w:rFonts w:ascii="Courier New" w:hAnsi="Courier New"/>
          </w:rPr>
          <w:t xml:space="preserve"> </w:t>
        </w:r>
      </w:ins>
    </w:p>
    <w:p w14:paraId="1CAE0815" w14:textId="77777777" w:rsidR="0068164B" w:rsidRDefault="0068164B" w:rsidP="00A623D6">
      <w:pPr>
        <w:pStyle w:val="Alg4"/>
        <w:numPr>
          <w:ilvl w:val="0"/>
          <w:numId w:val="866"/>
        </w:numPr>
        <w:spacing w:after="220"/>
        <w:contextualSpacing/>
        <w:rPr>
          <w:ins w:id="23791" w:author="Rev 8 Allen Wirfs-Brock" w:date="2012-06-07T16:35:00Z"/>
        </w:rPr>
      </w:pPr>
      <w:ins w:id="23792" w:author="Rev 8 Allen Wirfs-Brock" w:date="2012-06-07T16:34:00Z">
        <w:r>
          <w:t>If PropName</w:t>
        </w:r>
      </w:ins>
      <w:ins w:id="23793" w:author="Rev 8 Allen Wirfs-Brock" w:date="2012-06-07T16:36:00Z">
        <w:r w:rsidR="001F706A">
          <w:t xml:space="preserve"> of</w:t>
        </w:r>
      </w:ins>
      <w:ins w:id="23794" w:author="Rev 8 Allen Wirfs-Brock" w:date="2012-06-07T16:35:00Z">
        <w:r>
          <w:t xml:space="preserve"> </w:t>
        </w:r>
        <w:r w:rsidRPr="001F706A">
          <w:rPr>
            <w:i/>
          </w:rPr>
          <w:t>ClassElement</w:t>
        </w:r>
        <w:r>
          <w:t xml:space="preserve"> is </w:t>
        </w:r>
        <w:r w:rsidRPr="001F706A">
          <w:rPr>
            <w:rFonts w:ascii="Arial" w:hAnsi="Arial" w:cs="Arial"/>
          </w:rPr>
          <w:t>empty</w:t>
        </w:r>
      </w:ins>
      <w:ins w:id="23795" w:author="Rev 8 Allen Wirfs-Brock" w:date="2012-06-07T16:36:00Z">
        <w:r w:rsidR="001F706A">
          <w:t>, r</w:t>
        </w:r>
      </w:ins>
      <w:ins w:id="23796" w:author="Rev 8 Allen Wirfs-Brock" w:date="2012-06-07T16:20:00Z">
        <w:r w:rsidR="00305E2B" w:rsidRPr="00E77497">
          <w:t xml:space="preserve">eturn a </w:t>
        </w:r>
        <w:r w:rsidR="00305E2B">
          <w:t xml:space="preserve">new </w:t>
        </w:r>
      </w:ins>
      <w:ins w:id="23797" w:author="Rev 8 Allen Wirfs-Brock" w:date="2012-06-07T16:35:00Z">
        <w:r>
          <w:t>empty List.</w:t>
        </w:r>
      </w:ins>
    </w:p>
    <w:p w14:paraId="5B78D6FB" w14:textId="77777777" w:rsidR="00305E2B" w:rsidRPr="00E77497" w:rsidRDefault="001F706A" w:rsidP="00A623D6">
      <w:pPr>
        <w:pStyle w:val="Alg4"/>
        <w:numPr>
          <w:ilvl w:val="0"/>
          <w:numId w:val="866"/>
        </w:numPr>
        <w:spacing w:after="220"/>
        <w:contextualSpacing/>
        <w:rPr>
          <w:ins w:id="23798" w:author="Rev 8 Allen Wirfs-Brock" w:date="2012-06-07T16:20:00Z"/>
        </w:rPr>
      </w:pPr>
      <w:ins w:id="23799" w:author="Rev 8 Allen Wirfs-Brock" w:date="2012-06-07T16:36:00Z">
        <w:r>
          <w:t xml:space="preserve">Return a </w:t>
        </w:r>
      </w:ins>
      <w:ins w:id="23800" w:author="Rev 8 Allen Wirfs-Brock" w:date="2012-06-07T16:20:00Z">
        <w:r w:rsidR="00305E2B" w:rsidRPr="00E77497">
          <w:t xml:space="preserve">List containing PropName of </w:t>
        </w:r>
      </w:ins>
      <w:ins w:id="23801" w:author="Rev 8 Allen Wirfs-Brock" w:date="2012-06-07T16:36:00Z">
        <w:r w:rsidRPr="001F706A">
          <w:rPr>
            <w:i/>
          </w:rPr>
          <w:t>ClassElement</w:t>
        </w:r>
      </w:ins>
      <w:ins w:id="23802" w:author="Rev 8 Allen Wirfs-Brock" w:date="2012-06-07T16:20:00Z">
        <w:r w:rsidR="00305E2B" w:rsidRPr="00E77497">
          <w:t>.</w:t>
        </w:r>
      </w:ins>
    </w:p>
    <w:p w14:paraId="45DC54B8" w14:textId="77777777" w:rsidR="00305E2B" w:rsidRPr="00E77497" w:rsidRDefault="0068164B" w:rsidP="00305E2B">
      <w:pPr>
        <w:jc w:val="left"/>
        <w:rPr>
          <w:ins w:id="23803" w:author="Rev 8 Allen Wirfs-Brock" w:date="2012-06-07T16:20:00Z"/>
        </w:rPr>
      </w:pPr>
      <w:ins w:id="23804" w:author="Rev 8 Allen Wirfs-Brock" w:date="2012-06-07T16:26:00Z">
        <w:r>
          <w:rPr>
            <w:rStyle w:val="bnf"/>
          </w:rPr>
          <w:t>ClassElementList</w:t>
        </w:r>
        <w:r w:rsidRPr="00E77497">
          <w:rPr>
            <w:rStyle w:val="bnf"/>
          </w:rPr>
          <w:t xml:space="preserve"> </w:t>
        </w:r>
        <w:r w:rsidRPr="00E77497">
          <w:rPr>
            <w:rFonts w:ascii="Courier New" w:hAnsi="Courier New"/>
          </w:rPr>
          <w:t xml:space="preserve"> </w:t>
        </w:r>
      </w:ins>
      <w:ins w:id="23805" w:author="Rev 8 Allen Wirfs-Brock" w:date="2012-06-07T16:20:00Z">
        <w:r w:rsidR="00305E2B" w:rsidRPr="00E77497">
          <w:rPr>
            <w:b/>
          </w:rPr>
          <w:t>:</w:t>
        </w:r>
        <w:r w:rsidR="00305E2B" w:rsidRPr="00E77497">
          <w:t xml:space="preserve">  </w:t>
        </w:r>
      </w:ins>
      <w:ins w:id="23806" w:author="Rev 8 Allen Wirfs-Brock" w:date="2012-06-07T16:26:00Z">
        <w:r>
          <w:rPr>
            <w:rStyle w:val="bnf"/>
          </w:rPr>
          <w:t>ClassElementList</w:t>
        </w:r>
        <w:r w:rsidRPr="00E77497">
          <w:rPr>
            <w:rStyle w:val="bnf"/>
          </w:rPr>
          <w:t xml:space="preserve"> </w:t>
        </w:r>
      </w:ins>
      <w:ins w:id="23807" w:author="Rev 8 Allen Wirfs-Brock" w:date="2012-06-07T16:20:00Z">
        <w:r w:rsidR="00305E2B" w:rsidRPr="00E77497">
          <w:t xml:space="preserve"> </w:t>
        </w:r>
      </w:ins>
      <w:ins w:id="23808" w:author="Rev 8 Allen Wirfs-Brock" w:date="2012-06-07T16:26:00Z">
        <w:r>
          <w:rPr>
            <w:rStyle w:val="bnf"/>
          </w:rPr>
          <w:t>ClassElement</w:t>
        </w:r>
        <w:r w:rsidRPr="00E77497">
          <w:rPr>
            <w:rStyle w:val="bnf"/>
          </w:rPr>
          <w:t xml:space="preserve"> </w:t>
        </w:r>
        <w:r w:rsidRPr="00E77497">
          <w:rPr>
            <w:rFonts w:ascii="Courier New" w:hAnsi="Courier New"/>
          </w:rPr>
          <w:t xml:space="preserve"> </w:t>
        </w:r>
      </w:ins>
    </w:p>
    <w:p w14:paraId="30AAE226" w14:textId="77777777" w:rsidR="00305E2B" w:rsidRPr="00E77497" w:rsidRDefault="00305E2B" w:rsidP="00A623D6">
      <w:pPr>
        <w:pStyle w:val="Alg4"/>
        <w:numPr>
          <w:ilvl w:val="0"/>
          <w:numId w:val="867"/>
        </w:numPr>
        <w:contextualSpacing/>
        <w:rPr>
          <w:ins w:id="23809" w:author="Rev 8 Allen Wirfs-Brock" w:date="2012-06-07T16:20:00Z"/>
        </w:rPr>
      </w:pPr>
      <w:ins w:id="23810" w:author="Rev 8 Allen Wirfs-Brock" w:date="2012-06-07T16:20:00Z">
        <w:r w:rsidRPr="00E77497">
          <w:t xml:space="preserve">Let </w:t>
        </w:r>
        <w:r>
          <w:rPr>
            <w:i/>
          </w:rPr>
          <w:t>list</w:t>
        </w:r>
        <w:r w:rsidRPr="00E77497">
          <w:t xml:space="preserve"> be Property</w:t>
        </w:r>
        <w:r>
          <w:t>Name</w:t>
        </w:r>
        <w:r w:rsidRPr="00E77497">
          <w:t xml:space="preserve">List of </w:t>
        </w:r>
      </w:ins>
      <w:ins w:id="23811" w:author="Rev 8 Allen Wirfs-Brock" w:date="2012-06-07T16:38:00Z">
        <w:r w:rsidR="001F706A">
          <w:rPr>
            <w:rStyle w:val="bnf"/>
          </w:rPr>
          <w:t>ClassEleent</w:t>
        </w:r>
      </w:ins>
      <w:ins w:id="23812" w:author="Rev 8 Allen Wirfs-Brock" w:date="2012-06-07T16:20:00Z">
        <w:r>
          <w:rPr>
            <w:rStyle w:val="bnf"/>
          </w:rPr>
          <w:t>List</w:t>
        </w:r>
        <w:r w:rsidRPr="00E77497">
          <w:rPr>
            <w:rStyle w:val="bnf"/>
            <w:i w:val="0"/>
          </w:rPr>
          <w:t>.</w:t>
        </w:r>
      </w:ins>
    </w:p>
    <w:p w14:paraId="26B29456" w14:textId="77777777" w:rsidR="001F706A" w:rsidRDefault="001F706A" w:rsidP="00A623D6">
      <w:pPr>
        <w:pStyle w:val="Alg4"/>
        <w:numPr>
          <w:ilvl w:val="0"/>
          <w:numId w:val="867"/>
        </w:numPr>
        <w:contextualSpacing/>
        <w:rPr>
          <w:ins w:id="23813" w:author="Rev 8 Allen Wirfs-Brock" w:date="2012-06-07T16:38:00Z"/>
        </w:rPr>
      </w:pPr>
      <w:ins w:id="23814" w:author="Rev 8 Allen Wirfs-Brock" w:date="2012-06-07T16:38:00Z">
        <w:r>
          <w:t xml:space="preserve">If PropName of </w:t>
        </w:r>
        <w:r w:rsidRPr="001F706A">
          <w:rPr>
            <w:i/>
          </w:rPr>
          <w:t>ClassElement</w:t>
        </w:r>
        <w:r>
          <w:t xml:space="preserve"> is </w:t>
        </w:r>
        <w:r w:rsidRPr="00ED2E78">
          <w:rPr>
            <w:rFonts w:ascii="Arial" w:hAnsi="Arial" w:cs="Arial"/>
          </w:rPr>
          <w:t>empty</w:t>
        </w:r>
        <w:r>
          <w:t>, r</w:t>
        </w:r>
        <w:r w:rsidRPr="00E77497">
          <w:t xml:space="preserve">eturn </w:t>
        </w:r>
      </w:ins>
      <w:ins w:id="23815" w:author="Rev 8 Allen Wirfs-Brock" w:date="2012-06-07T16:39:00Z">
        <w:r w:rsidRPr="001F706A">
          <w:rPr>
            <w:i/>
          </w:rPr>
          <w:t>list</w:t>
        </w:r>
      </w:ins>
      <w:ins w:id="23816" w:author="Rev 8 Allen Wirfs-Brock" w:date="2012-06-07T16:38:00Z">
        <w:r>
          <w:t>.</w:t>
        </w:r>
      </w:ins>
    </w:p>
    <w:p w14:paraId="2BF17A7D" w14:textId="77777777" w:rsidR="00305E2B" w:rsidRPr="00E77497" w:rsidRDefault="00305E2B" w:rsidP="00A623D6">
      <w:pPr>
        <w:pStyle w:val="Alg4"/>
        <w:numPr>
          <w:ilvl w:val="0"/>
          <w:numId w:val="867"/>
        </w:numPr>
        <w:contextualSpacing/>
        <w:rPr>
          <w:ins w:id="23817" w:author="Rev 8 Allen Wirfs-Brock" w:date="2012-06-07T16:20:00Z"/>
        </w:rPr>
      </w:pPr>
      <w:ins w:id="23818" w:author="Rev 8 Allen Wirfs-Brock" w:date="2012-06-07T16:20:00Z">
        <w:r w:rsidRPr="00E77497">
          <w:t xml:space="preserve">Append  PropName of </w:t>
        </w:r>
      </w:ins>
      <w:ins w:id="23819" w:author="Rev 8 Allen Wirfs-Brock" w:date="2012-06-07T16:40:00Z">
        <w:r w:rsidR="001F706A" w:rsidRPr="001F706A">
          <w:rPr>
            <w:i/>
          </w:rPr>
          <w:t>ClassElement</w:t>
        </w:r>
        <w:r w:rsidR="001F706A">
          <w:t xml:space="preserve"> </w:t>
        </w:r>
      </w:ins>
      <w:ins w:id="23820" w:author="Rev 8 Allen Wirfs-Brock" w:date="2012-06-07T16:20:00Z">
        <w:r w:rsidRPr="00E77497">
          <w:t xml:space="preserve">to the end of </w:t>
        </w:r>
        <w:r>
          <w:rPr>
            <w:i/>
          </w:rPr>
          <w:t>list</w:t>
        </w:r>
        <w:r w:rsidRPr="00E77497">
          <w:t>.</w:t>
        </w:r>
      </w:ins>
    </w:p>
    <w:p w14:paraId="69F4DFAE" w14:textId="77777777" w:rsidR="00305E2B" w:rsidRPr="00E77497" w:rsidRDefault="00305E2B" w:rsidP="00A623D6">
      <w:pPr>
        <w:pStyle w:val="Alg4"/>
        <w:numPr>
          <w:ilvl w:val="0"/>
          <w:numId w:val="867"/>
        </w:numPr>
        <w:spacing w:after="220"/>
        <w:contextualSpacing/>
        <w:rPr>
          <w:ins w:id="23821" w:author="Rev 8 Allen Wirfs-Brock" w:date="2012-06-07T16:20:00Z"/>
        </w:rPr>
      </w:pPr>
      <w:ins w:id="23822" w:author="Rev 8 Allen Wirfs-Brock" w:date="2012-06-07T16:20:00Z">
        <w:r w:rsidRPr="00E77497">
          <w:t xml:space="preserve">Return </w:t>
        </w:r>
        <w:r>
          <w:rPr>
            <w:i/>
          </w:rPr>
          <w:t>list</w:t>
        </w:r>
        <w:r w:rsidRPr="00E77497">
          <w:t>.</w:t>
        </w:r>
      </w:ins>
    </w:p>
    <w:p w14:paraId="723600FB" w14:textId="77777777" w:rsidR="00D97798" w:rsidRPr="00E77497" w:rsidRDefault="00D97798" w:rsidP="00D97798">
      <w:pPr>
        <w:rPr>
          <w:ins w:id="23823" w:author="Rev 8 Allen Wirfs-Brock" w:date="2012-06-01T11:20:00Z"/>
          <w:rFonts w:ascii="Helvetica" w:hAnsi="Helvetica"/>
          <w:b/>
        </w:rPr>
      </w:pPr>
      <w:ins w:id="23824" w:author="Rev 8 Allen Wirfs-Brock" w:date="2012-06-01T11:20:00Z">
        <w:r w:rsidRPr="00E77497">
          <w:rPr>
            <w:rFonts w:ascii="Helvetica" w:hAnsi="Helvetica"/>
            <w:b/>
          </w:rPr>
          <w:t xml:space="preserve">Static Semantics:  </w:t>
        </w:r>
        <w:r w:rsidRPr="00E77497">
          <w:rPr>
            <w:rFonts w:ascii="Helvetica" w:hAnsi="Helvetica"/>
            <w:b/>
            <w:lang w:eastAsia="en-US"/>
          </w:rPr>
          <w:t>VarDeclaredNames</w:t>
        </w:r>
      </w:ins>
    </w:p>
    <w:p w14:paraId="1CD0972B" w14:textId="77777777" w:rsidR="00D97798" w:rsidRPr="00E77497" w:rsidRDefault="00D97798" w:rsidP="00D97798">
      <w:pPr>
        <w:jc w:val="left"/>
        <w:rPr>
          <w:ins w:id="23825" w:author="Rev 8 Allen Wirfs-Brock" w:date="2012-06-01T11:22:00Z"/>
        </w:rPr>
      </w:pPr>
      <w:ins w:id="23826" w:author="Rev 8 Allen Wirfs-Brock" w:date="2012-06-01T11:22: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09441B60" w14:textId="77777777" w:rsidR="00D97798" w:rsidRPr="00E77497" w:rsidRDefault="00D97798" w:rsidP="00D97798">
      <w:pPr>
        <w:pStyle w:val="Alg4"/>
        <w:numPr>
          <w:ilvl w:val="0"/>
          <w:numId w:val="849"/>
        </w:numPr>
        <w:spacing w:after="220"/>
        <w:contextualSpacing/>
        <w:rPr>
          <w:ins w:id="23827" w:author="Rev 8 Allen Wirfs-Brock" w:date="2012-06-01T11:20:00Z"/>
        </w:rPr>
      </w:pPr>
      <w:ins w:id="23828" w:author="Rev 8 Allen Wirfs-Brock" w:date="2012-06-01T11:20:00Z">
        <w:r w:rsidRPr="00E77497">
          <w:t>Return an empty List.</w:t>
        </w:r>
      </w:ins>
    </w:p>
    <w:p w14:paraId="14DAE1AF" w14:textId="77777777" w:rsidR="00636E38" w:rsidRPr="00E77497" w:rsidRDefault="00636E38" w:rsidP="00636E38">
      <w:pPr>
        <w:pStyle w:val="40"/>
        <w:numPr>
          <w:ilvl w:val="0"/>
          <w:numId w:val="0"/>
        </w:numPr>
        <w:rPr>
          <w:ins w:id="23829" w:author="Rev 8 Allen Wirfs-Brock" w:date="2012-06-01T11:37:00Z"/>
        </w:rPr>
      </w:pPr>
      <w:ins w:id="23830" w:author="Rev 8 Allen Wirfs-Brock" w:date="2012-06-01T11:37:00Z">
        <w:r w:rsidRPr="00E77497">
          <w:t>Runtime Semantics</w:t>
        </w:r>
      </w:ins>
    </w:p>
    <w:p w14:paraId="2C10A5B5" w14:textId="77777777" w:rsidR="00DE408A" w:rsidRDefault="00DE408A" w:rsidP="00DE408A">
      <w:pPr>
        <w:keepNext/>
        <w:rPr>
          <w:ins w:id="23831" w:author="Rev 8 Allen Wirfs-Brock" w:date="2012-06-01T11:42:00Z"/>
          <w:rFonts w:ascii="Helvetica" w:hAnsi="Helvetica"/>
          <w:b/>
          <w:spacing w:val="6"/>
        </w:rPr>
      </w:pPr>
      <w:ins w:id="23832" w:author="Rev 8 Allen Wirfs-Brock" w:date="2012-06-01T11:42:00Z">
        <w:r w:rsidRPr="004418C4">
          <w:rPr>
            <w:rFonts w:ascii="Helvetica" w:hAnsi="Helvetica"/>
            <w:b/>
          </w:rPr>
          <w:t xml:space="preserve">Runtime Semantics: </w:t>
        </w:r>
      </w:ins>
      <w:ins w:id="23833" w:author="Rev 8 Allen Wirfs-Brock" w:date="2012-06-01T17:27:00Z">
        <w:r w:rsidR="001572F0">
          <w:rPr>
            <w:rFonts w:ascii="Helvetica" w:hAnsi="Helvetica"/>
            <w:b/>
            <w:spacing w:val="6"/>
          </w:rPr>
          <w:t>ClassDefinitionEvaluation</w:t>
        </w:r>
      </w:ins>
    </w:p>
    <w:p w14:paraId="15B1CDE6" w14:textId="77777777" w:rsidR="00DE408A" w:rsidRPr="004418C4" w:rsidRDefault="00DE408A" w:rsidP="00DE408A">
      <w:pPr>
        <w:ind w:left="360"/>
        <w:rPr>
          <w:ins w:id="23834" w:author="Rev 8 Allen Wirfs-Brock" w:date="2012-06-01T11:42:00Z"/>
        </w:rPr>
      </w:pPr>
      <w:ins w:id="23835" w:author="Rev 8 Allen Wirfs-Brock" w:date="2012-06-01T11:42:00Z">
        <w:r>
          <w:t>W</w:t>
        </w:r>
        <w:r w:rsidRPr="004418C4">
          <w:t xml:space="preserve">ith </w:t>
        </w:r>
        <w:r>
          <w:t>parameter</w:t>
        </w:r>
        <w:r w:rsidRPr="004418C4">
          <w:t xml:space="preserve"> </w:t>
        </w:r>
      </w:ins>
      <w:ins w:id="23836" w:author="Rev 8 Allen Wirfs-Brock" w:date="2012-06-01T17:30:00Z">
        <w:r w:rsidR="001572F0">
          <w:rPr>
            <w:rFonts w:ascii="Times New Roman" w:hAnsi="Times New Roman"/>
            <w:i/>
          </w:rPr>
          <w:t>className</w:t>
        </w:r>
      </w:ins>
      <w:ins w:id="23837" w:author="Rev 8 Allen Wirfs-Brock" w:date="2012-06-01T11:42:00Z">
        <w:r>
          <w:t>.</w:t>
        </w:r>
      </w:ins>
    </w:p>
    <w:p w14:paraId="6134AC6C" w14:textId="77777777" w:rsidR="0005787D" w:rsidRPr="00E77497" w:rsidRDefault="0005787D" w:rsidP="0005787D">
      <w:pPr>
        <w:jc w:val="left"/>
        <w:rPr>
          <w:ins w:id="23838" w:author="Rev 8 Allen Wirfs-Brock" w:date="2012-06-01T17:32:00Z"/>
        </w:rPr>
      </w:pPr>
      <w:ins w:id="23839" w:author="Rev 8 Allen Wirfs-Brock" w:date="2012-06-01T17:32:00Z">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ins>
    </w:p>
    <w:p w14:paraId="3CC78A18" w14:textId="77777777" w:rsidR="00E06D29" w:rsidRDefault="0005787D" w:rsidP="00DE408A">
      <w:pPr>
        <w:numPr>
          <w:ilvl w:val="0"/>
          <w:numId w:val="855"/>
        </w:numPr>
        <w:contextualSpacing/>
        <w:rPr>
          <w:ins w:id="23840" w:author="Rev 8 Allen Wirfs-Brock" w:date="2012-06-10T15:42:00Z"/>
          <w:rFonts w:ascii="Times New Roman" w:hAnsi="Times New Roman"/>
        </w:rPr>
      </w:pPr>
      <w:ins w:id="23841" w:author="Rev 8 Allen Wirfs-Brock" w:date="2012-06-01T17:41:00Z">
        <w:r>
          <w:rPr>
            <w:rFonts w:ascii="Times New Roman" w:hAnsi="Times New Roman"/>
          </w:rPr>
          <w:t xml:space="preserve">If </w:t>
        </w:r>
      </w:ins>
      <w:ins w:id="23842" w:author="Rev 8 Allen Wirfs-Brock" w:date="2012-06-01T17:43:00Z">
        <w:r w:rsidR="00FA7F7F" w:rsidRPr="00594449">
          <w:rPr>
            <w:rFonts w:ascii="Times New Roman" w:hAnsi="Times New Roman"/>
            <w:i/>
          </w:rPr>
          <w:t>ClassHeritage</w:t>
        </w:r>
        <w:r w:rsidR="00FA7F7F" w:rsidRPr="00594449">
          <w:rPr>
            <w:rFonts w:cs="Arial"/>
            <w:vertAlign w:val="subscript"/>
          </w:rPr>
          <w:t>opt</w:t>
        </w:r>
      </w:ins>
      <w:ins w:id="23843" w:author="Rev 8 Allen Wirfs-Brock" w:date="2012-06-01T17:41:00Z">
        <w:r>
          <w:rPr>
            <w:rFonts w:ascii="Times New Roman" w:hAnsi="Times New Roman"/>
          </w:rPr>
          <w:t xml:space="preserve"> is not present, then</w:t>
        </w:r>
      </w:ins>
    </w:p>
    <w:p w14:paraId="4E0992E9" w14:textId="77777777" w:rsidR="00FA7F7F" w:rsidRPr="00C2603F" w:rsidRDefault="0005787D" w:rsidP="00C2603F">
      <w:pPr>
        <w:numPr>
          <w:ilvl w:val="1"/>
          <w:numId w:val="855"/>
        </w:numPr>
        <w:contextualSpacing/>
        <w:rPr>
          <w:ins w:id="23844" w:author="Rev 8 Allen Wirfs-Brock" w:date="2012-06-10T15:43:00Z"/>
          <w:rFonts w:ascii="Times New Roman" w:hAnsi="Times New Roman"/>
        </w:rPr>
      </w:pPr>
      <w:ins w:id="23845" w:author="Rev 8 Allen Wirfs-Brock" w:date="2012-06-01T17:41:00Z">
        <w:r>
          <w:rPr>
            <w:rFonts w:ascii="Times New Roman" w:hAnsi="Times New Roman"/>
          </w:rPr>
          <w:t xml:space="preserve"> let </w:t>
        </w:r>
      </w:ins>
      <w:ins w:id="23846" w:author="Rev 8 Allen Wirfs-Brock" w:date="2012-06-10T15:43:00Z">
        <w:r w:rsidR="00E06D29">
          <w:rPr>
            <w:rFonts w:ascii="Times New Roman" w:hAnsi="Times New Roman"/>
            <w:i/>
          </w:rPr>
          <w:t>protoParent</w:t>
        </w:r>
      </w:ins>
      <w:ins w:id="23847" w:author="Rev 8 Allen Wirfs-Brock" w:date="2012-06-01T17:41:00Z">
        <w:r>
          <w:rPr>
            <w:rFonts w:ascii="Times New Roman" w:hAnsi="Times New Roman"/>
          </w:rPr>
          <w:t xml:space="preserve"> be </w:t>
        </w:r>
      </w:ins>
      <w:ins w:id="23848" w:author="Rev 8 Allen Wirfs-Brock" w:date="2012-06-01T17:42:00Z">
        <w:r w:rsidR="00FA7F7F" w:rsidRPr="00557892">
          <w:rPr>
            <w:rFonts w:ascii="Times New Roman" w:hAnsi="Times New Roman"/>
          </w:rPr>
          <w:t>the intrinsic object</w:t>
        </w:r>
        <w:r w:rsidR="00FA7F7F">
          <w:t xml:space="preserve"> %ObjectPrototype%</w:t>
        </w:r>
      </w:ins>
      <w:ins w:id="23849" w:author="Rev 8 Allen Wirfs-Brock" w:date="2012-06-10T15:44:00Z">
        <w:r w:rsidR="00E06D29">
          <w:rPr>
            <w:rFonts w:ascii="Times New Roman" w:hAnsi="Times New Roman"/>
          </w:rPr>
          <w:t>.</w:t>
        </w:r>
      </w:ins>
    </w:p>
    <w:p w14:paraId="6055C677" w14:textId="77777777" w:rsidR="00E06D29" w:rsidRDefault="00E06D29" w:rsidP="00C2603F">
      <w:pPr>
        <w:numPr>
          <w:ilvl w:val="1"/>
          <w:numId w:val="855"/>
        </w:numPr>
        <w:contextualSpacing/>
        <w:rPr>
          <w:ins w:id="23850" w:author="Rev 8 Allen Wirfs-Brock" w:date="2012-06-01T17:42:00Z"/>
          <w:rFonts w:ascii="Times New Roman" w:hAnsi="Times New Roman"/>
        </w:rPr>
      </w:pPr>
      <w:ins w:id="23851" w:author="Rev 8 Allen Wirfs-Brock" w:date="2012-06-10T15:43:00Z">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55ABAA8E" w14:textId="77777777" w:rsidR="00B42F6E" w:rsidRDefault="00FA7F7F" w:rsidP="00DE408A">
      <w:pPr>
        <w:numPr>
          <w:ilvl w:val="0"/>
          <w:numId w:val="855"/>
        </w:numPr>
        <w:contextualSpacing/>
        <w:rPr>
          <w:ins w:id="23852" w:author="Rev 8 Allen Wirfs-Brock" w:date="2012-06-07T15:57:00Z"/>
          <w:rFonts w:ascii="Times New Roman" w:hAnsi="Times New Roman"/>
        </w:rPr>
      </w:pPr>
      <w:ins w:id="23853" w:author="Rev 8 Allen Wirfs-Brock" w:date="2012-06-01T17:42:00Z">
        <w:r>
          <w:rPr>
            <w:rFonts w:ascii="Times New Roman" w:hAnsi="Times New Roman"/>
          </w:rPr>
          <w:t xml:space="preserve">Else </w:t>
        </w:r>
      </w:ins>
    </w:p>
    <w:p w14:paraId="35BAF5EF" w14:textId="77777777" w:rsidR="00FA7F7F" w:rsidRDefault="00B42F6E" w:rsidP="00B42F6E">
      <w:pPr>
        <w:numPr>
          <w:ilvl w:val="1"/>
          <w:numId w:val="855"/>
        </w:numPr>
        <w:contextualSpacing/>
        <w:rPr>
          <w:ins w:id="23854" w:author="Rev 8 Allen Wirfs-Brock" w:date="2012-06-01T17:42:00Z"/>
          <w:rFonts w:ascii="Times New Roman" w:hAnsi="Times New Roman"/>
        </w:rPr>
      </w:pPr>
      <w:ins w:id="23855" w:author="Rev 8 Allen Wirfs-Brock" w:date="2012-06-07T15:57:00Z">
        <w:r>
          <w:rPr>
            <w:rFonts w:ascii="Times New Roman" w:hAnsi="Times New Roman"/>
          </w:rPr>
          <w:t>L</w:t>
        </w:r>
      </w:ins>
      <w:ins w:id="23856" w:author="Rev 8 Allen Wirfs-Brock" w:date="2012-06-01T17:42:00Z">
        <w:r w:rsidR="00FA7F7F">
          <w:rPr>
            <w:rFonts w:ascii="Times New Roman" w:hAnsi="Times New Roman"/>
          </w:rPr>
          <w:t xml:space="preserve">et </w:t>
        </w:r>
      </w:ins>
      <w:ins w:id="23857" w:author="Rev 8 Allen Wirfs-Brock" w:date="2012-06-01T17:43:00Z">
        <w:r w:rsidR="00FA7F7F" w:rsidRPr="00B42F6E">
          <w:rPr>
            <w:rFonts w:ascii="Times New Roman" w:hAnsi="Times New Roman"/>
            <w:i/>
          </w:rPr>
          <w:t>superclass</w:t>
        </w:r>
      </w:ins>
      <w:ins w:id="23858" w:author="Rev 8 Allen Wirfs-Brock" w:date="2012-06-01T17:42:00Z">
        <w:r w:rsidR="00FA7F7F">
          <w:rPr>
            <w:rFonts w:ascii="Times New Roman" w:hAnsi="Times New Roman"/>
          </w:rPr>
          <w:t xml:space="preserve"> </w:t>
        </w:r>
      </w:ins>
      <w:ins w:id="23859" w:author="Rev 8 Allen Wirfs-Brock" w:date="2012-06-01T17:43:00Z">
        <w:r w:rsidR="00FA7F7F">
          <w:rPr>
            <w:rFonts w:ascii="Times New Roman" w:hAnsi="Times New Roman"/>
          </w:rPr>
          <w:t xml:space="preserve">be the result of evaluating </w:t>
        </w:r>
        <w:r w:rsidR="00FA7F7F" w:rsidRPr="00594449">
          <w:rPr>
            <w:rFonts w:ascii="Times New Roman" w:hAnsi="Times New Roman"/>
            <w:i/>
          </w:rPr>
          <w:t>ClassHeritage</w:t>
        </w:r>
        <w:r w:rsidR="00FA7F7F">
          <w:rPr>
            <w:rFonts w:ascii="Times New Roman" w:hAnsi="Times New Roman"/>
          </w:rPr>
          <w:t>.</w:t>
        </w:r>
      </w:ins>
    </w:p>
    <w:p w14:paraId="60799E53" w14:textId="77777777" w:rsidR="00FA7F7F" w:rsidRDefault="00FA7F7F" w:rsidP="00B42F6E">
      <w:pPr>
        <w:numPr>
          <w:ilvl w:val="1"/>
          <w:numId w:val="855"/>
        </w:numPr>
        <w:contextualSpacing/>
        <w:rPr>
          <w:ins w:id="23860" w:author="Rev 8 Allen Wirfs-Brock" w:date="2012-06-10T15:48:00Z"/>
          <w:rFonts w:ascii="Times New Roman" w:hAnsi="Times New Roman"/>
        </w:rPr>
      </w:pPr>
      <w:ins w:id="23861" w:author="Rev 8 Allen Wirfs-Brock" w:date="2012-06-01T17:45:00Z">
        <w:r>
          <w:rPr>
            <w:rFonts w:ascii="Times New Roman" w:hAnsi="Times New Roman"/>
          </w:rPr>
          <w:t>ReturnIfAbrupt(</w:t>
        </w:r>
        <w:r w:rsidRPr="00B42F6E">
          <w:rPr>
            <w:rFonts w:ascii="Times New Roman" w:hAnsi="Times New Roman"/>
            <w:i/>
          </w:rPr>
          <w:t>superclass</w:t>
        </w:r>
        <w:r>
          <w:rPr>
            <w:rFonts w:ascii="Times New Roman" w:hAnsi="Times New Roman"/>
          </w:rPr>
          <w:t>).</w:t>
        </w:r>
      </w:ins>
    </w:p>
    <w:p w14:paraId="34BBC173" w14:textId="77777777" w:rsidR="000D57B8" w:rsidRDefault="000D57B8" w:rsidP="00B42F6E">
      <w:pPr>
        <w:numPr>
          <w:ilvl w:val="1"/>
          <w:numId w:val="855"/>
        </w:numPr>
        <w:contextualSpacing/>
        <w:rPr>
          <w:ins w:id="23862" w:author="Rev 8 Allen Wirfs-Brock" w:date="2012-06-10T15:50:00Z"/>
          <w:rFonts w:ascii="Times New Roman" w:hAnsi="Times New Roman"/>
        </w:rPr>
      </w:pPr>
      <w:ins w:id="23863" w:author="Rev 8 Allen Wirfs-Brock" w:date="2012-06-10T15:49:00Z">
        <w:r>
          <w:rPr>
            <w:rFonts w:ascii="Times New Roman" w:hAnsi="Times New Roman"/>
          </w:rPr>
          <w:t xml:space="preserve">If </w:t>
        </w:r>
      </w:ins>
      <w:ins w:id="23864" w:author="Rev 8 Allen Wirfs-Brock" w:date="2012-06-10T15:50:00Z">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ins>
    </w:p>
    <w:p w14:paraId="21F936D1" w14:textId="77777777" w:rsidR="000D57B8" w:rsidRPr="00ED2E78" w:rsidRDefault="002C0B43" w:rsidP="00C2603F">
      <w:pPr>
        <w:numPr>
          <w:ilvl w:val="2"/>
          <w:numId w:val="855"/>
        </w:numPr>
        <w:contextualSpacing/>
        <w:rPr>
          <w:ins w:id="23865" w:author="Rev 8 Allen Wirfs-Brock" w:date="2012-06-10T15:51:00Z"/>
          <w:rFonts w:ascii="Times New Roman" w:hAnsi="Times New Roman"/>
        </w:rPr>
      </w:pPr>
      <w:ins w:id="23866" w:author="Rev 8 Allen Wirfs-Brock" w:date="2012-06-10T16:08:00Z">
        <w:r>
          <w:rPr>
            <w:rFonts w:ascii="Times New Roman" w:hAnsi="Times New Roman"/>
          </w:rPr>
          <w:t>L</w:t>
        </w:r>
      </w:ins>
      <w:ins w:id="23867" w:author="Rev 8 Allen Wirfs-Brock" w:date="2012-06-10T15:51:00Z">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ins>
      <w:ins w:id="23868" w:author="Rev 8 Allen Wirfs-Brock" w:date="2012-06-10T15:53:00Z">
        <w:r w:rsidR="000D57B8" w:rsidRPr="000D57B8">
          <w:rPr>
            <w:rFonts w:ascii="Times New Roman" w:hAnsi="Times New Roman"/>
            <w:b/>
          </w:rPr>
          <w:t xml:space="preserve"> </w:t>
        </w:r>
        <w:r w:rsidR="000D57B8" w:rsidRPr="00ED2E78">
          <w:rPr>
            <w:rFonts w:ascii="Times New Roman" w:hAnsi="Times New Roman"/>
            <w:b/>
          </w:rPr>
          <w:t>null</w:t>
        </w:r>
      </w:ins>
      <w:ins w:id="23869" w:author="Rev 8 Allen Wirfs-Brock" w:date="2012-06-10T15:51:00Z">
        <w:r w:rsidR="000D57B8">
          <w:rPr>
            <w:rFonts w:ascii="Times New Roman" w:hAnsi="Times New Roman"/>
          </w:rPr>
          <w:t>.</w:t>
        </w:r>
      </w:ins>
    </w:p>
    <w:p w14:paraId="70B8A1D3" w14:textId="77777777" w:rsidR="000D57B8" w:rsidRDefault="000D57B8" w:rsidP="00C2603F">
      <w:pPr>
        <w:numPr>
          <w:ilvl w:val="2"/>
          <w:numId w:val="855"/>
        </w:numPr>
        <w:contextualSpacing/>
        <w:rPr>
          <w:ins w:id="23870" w:author="Rev 8 Allen Wirfs-Brock" w:date="2012-06-10T15:51:00Z"/>
          <w:rFonts w:ascii="Times New Roman" w:hAnsi="Times New Roman"/>
        </w:rPr>
      </w:pPr>
      <w:ins w:id="23871" w:author="Rev 8 Allen Wirfs-Brock" w:date="2012-06-10T15:51:00Z">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76251ACD" w14:textId="77777777" w:rsidR="000D57B8" w:rsidRDefault="000D57B8" w:rsidP="00B42F6E">
      <w:pPr>
        <w:numPr>
          <w:ilvl w:val="1"/>
          <w:numId w:val="855"/>
        </w:numPr>
        <w:contextualSpacing/>
        <w:rPr>
          <w:ins w:id="23872" w:author="Rev 8 Allen Wirfs-Brock" w:date="2012-06-10T15:56:00Z"/>
          <w:rFonts w:ascii="Times New Roman" w:hAnsi="Times New Roman"/>
        </w:rPr>
      </w:pPr>
      <w:ins w:id="23873" w:author="Rev 8 Allen Wirfs-Brock" w:date="2012-06-10T15:52:00Z">
        <w:r>
          <w:rPr>
            <w:rFonts w:ascii="Times New Roman" w:hAnsi="Times New Roman"/>
          </w:rPr>
          <w:t>Else</w:t>
        </w:r>
      </w:ins>
      <w:ins w:id="23874" w:author="Rev 8 Allen Wirfs-Brock" w:date="2012-06-10T15:55:00Z">
        <w:r w:rsidR="00C2603F">
          <w:rPr>
            <w:rFonts w:ascii="Times New Roman" w:hAnsi="Times New Roman"/>
          </w:rPr>
          <w:t xml:space="preserve"> if </w:t>
        </w:r>
        <w:r w:rsidR="00C2603F" w:rsidRPr="00C2603F">
          <w:rPr>
            <w:rFonts w:ascii="Times New Roman" w:hAnsi="Times New Roman"/>
          </w:rPr>
          <w:t>Type</w:t>
        </w:r>
        <w:r w:rsidR="00C2603F">
          <w:rPr>
            <w:rFonts w:ascii="Times New Roman" w:hAnsi="Times New Roman"/>
          </w:rPr>
          <w:t>(</w:t>
        </w:r>
        <w:r w:rsidR="00C2603F" w:rsidRPr="00ED2E78">
          <w:rPr>
            <w:rFonts w:ascii="Times New Roman" w:hAnsi="Times New Roman"/>
            <w:i/>
          </w:rPr>
          <w:t>superclass</w:t>
        </w:r>
        <w:r w:rsidR="00C2603F">
          <w:rPr>
            <w:rFonts w:ascii="Times New Roman" w:hAnsi="Times New Roman"/>
          </w:rPr>
          <w:t xml:space="preserve">) is </w:t>
        </w:r>
      </w:ins>
      <w:ins w:id="23875" w:author="Rev 8 Allen Wirfs-Brock" w:date="2012-06-10T15:56:00Z">
        <w:r w:rsidR="00C2603F">
          <w:rPr>
            <w:rFonts w:ascii="Times New Roman" w:hAnsi="Times New Roman"/>
          </w:rPr>
          <w:t>not Object</w:t>
        </w:r>
      </w:ins>
      <w:ins w:id="23876" w:author="Rev 8 Allen Wirfs-Brock" w:date="2012-06-10T15:55:00Z">
        <w:r w:rsidR="00C2603F">
          <w:rPr>
            <w:rFonts w:ascii="Times New Roman" w:hAnsi="Times New Roman"/>
          </w:rPr>
          <w:t>, throw a TypeError exception.</w:t>
        </w:r>
      </w:ins>
    </w:p>
    <w:p w14:paraId="0882341F" w14:textId="77777777" w:rsidR="00C2603F" w:rsidRDefault="00C2603F" w:rsidP="00B42F6E">
      <w:pPr>
        <w:numPr>
          <w:ilvl w:val="1"/>
          <w:numId w:val="855"/>
        </w:numPr>
        <w:contextualSpacing/>
        <w:rPr>
          <w:ins w:id="23877" w:author="Rev 8 Allen Wirfs-Brock" w:date="2012-06-10T15:52:00Z"/>
          <w:rFonts w:ascii="Times New Roman" w:hAnsi="Times New Roman"/>
        </w:rPr>
      </w:pPr>
      <w:ins w:id="23878" w:author="Rev 8 Allen Wirfs-Brock" w:date="2012-06-10T15:56:00Z">
        <w:r>
          <w:rPr>
            <w:rFonts w:ascii="Times New Roman" w:hAnsi="Times New Roman"/>
          </w:rPr>
          <w:t xml:space="preserve">Else if </w:t>
        </w:r>
        <w:r w:rsidRPr="00C2603F">
          <w:rPr>
            <w:rFonts w:ascii="Times New Roman" w:hAnsi="Times New Roman"/>
            <w:i/>
          </w:rPr>
          <w:t>superclass</w:t>
        </w:r>
      </w:ins>
      <w:ins w:id="23879" w:author="Rev 8 Allen Wirfs-Brock" w:date="2012-06-12T12:16:00Z">
        <w:r w:rsidR="00531CC7">
          <w:rPr>
            <w:rFonts w:ascii="Times New Roman" w:hAnsi="Times New Roman"/>
          </w:rPr>
          <w:t xml:space="preserve"> does not have a [[Construct]] internal property</w:t>
        </w:r>
      </w:ins>
      <w:ins w:id="23880" w:author="Rev 8 Allen Wirfs-Brock" w:date="2012-06-10T15:57:00Z">
        <w:r>
          <w:rPr>
            <w:rFonts w:ascii="Times New Roman" w:hAnsi="Times New Roman"/>
          </w:rPr>
          <w:t>, then</w:t>
        </w:r>
      </w:ins>
    </w:p>
    <w:p w14:paraId="0616304E" w14:textId="77777777" w:rsidR="00C2603F" w:rsidRPr="00ED2E78" w:rsidRDefault="002C0B43" w:rsidP="00C2603F">
      <w:pPr>
        <w:numPr>
          <w:ilvl w:val="2"/>
          <w:numId w:val="855"/>
        </w:numPr>
        <w:contextualSpacing/>
        <w:rPr>
          <w:ins w:id="23881" w:author="Rev 8 Allen Wirfs-Brock" w:date="2012-06-10T16:00:00Z"/>
          <w:rFonts w:ascii="Times New Roman" w:hAnsi="Times New Roman"/>
        </w:rPr>
      </w:pPr>
      <w:ins w:id="23882" w:author="Rev 8 Allen Wirfs-Brock" w:date="2012-06-10T16:08:00Z">
        <w:r>
          <w:rPr>
            <w:rFonts w:ascii="Times New Roman" w:hAnsi="Times New Roman"/>
          </w:rPr>
          <w:t>L</w:t>
        </w:r>
      </w:ins>
      <w:ins w:id="23883" w:author="Rev 8 Allen Wirfs-Brock" w:date="2012-06-10T16:00:00Z">
        <w:r w:rsidR="00C2603F">
          <w:rPr>
            <w:rFonts w:ascii="Times New Roman" w:hAnsi="Times New Roman"/>
          </w:rPr>
          <w:t xml:space="preserve">et </w:t>
        </w:r>
        <w:r w:rsidR="00C2603F">
          <w:rPr>
            <w:rFonts w:ascii="Times New Roman" w:hAnsi="Times New Roman"/>
            <w:i/>
          </w:rPr>
          <w:t>protoParent</w:t>
        </w:r>
        <w:r w:rsidR="00C2603F">
          <w:rPr>
            <w:rFonts w:ascii="Times New Roman" w:hAnsi="Times New Roman"/>
          </w:rPr>
          <w:t xml:space="preserve"> be</w:t>
        </w:r>
        <w:r w:rsidR="00C2603F" w:rsidRPr="000D57B8">
          <w:rPr>
            <w:rFonts w:ascii="Times New Roman" w:hAnsi="Times New Roman"/>
            <w:b/>
          </w:rPr>
          <w:t xml:space="preserve"> </w:t>
        </w:r>
        <w:r w:rsidR="00C2603F" w:rsidRPr="00ED2E78">
          <w:rPr>
            <w:rFonts w:ascii="Times New Roman" w:hAnsi="Times New Roman"/>
            <w:i/>
          </w:rPr>
          <w:t>superclass</w:t>
        </w:r>
        <w:r w:rsidR="00C2603F">
          <w:rPr>
            <w:rFonts w:ascii="Times New Roman" w:hAnsi="Times New Roman"/>
          </w:rPr>
          <w:t>.</w:t>
        </w:r>
      </w:ins>
    </w:p>
    <w:p w14:paraId="1C47C5CD" w14:textId="77777777" w:rsidR="00C2603F" w:rsidRDefault="00C2603F" w:rsidP="00C2603F">
      <w:pPr>
        <w:numPr>
          <w:ilvl w:val="2"/>
          <w:numId w:val="855"/>
        </w:numPr>
        <w:contextualSpacing/>
        <w:rPr>
          <w:ins w:id="23884" w:author="Rev 8 Allen Wirfs-Brock" w:date="2012-06-10T16:00:00Z"/>
          <w:rFonts w:ascii="Times New Roman" w:hAnsi="Times New Roman"/>
        </w:rPr>
      </w:pPr>
      <w:ins w:id="23885" w:author="Rev 8 Allen Wirfs-Brock" w:date="2012-06-10T16:00:00Z">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087C1C6C" w14:textId="77777777" w:rsidR="00C2603F" w:rsidRPr="00C2603F" w:rsidRDefault="00C2603F" w:rsidP="00C2603F">
      <w:pPr>
        <w:numPr>
          <w:ilvl w:val="1"/>
          <w:numId w:val="855"/>
        </w:numPr>
        <w:contextualSpacing/>
        <w:rPr>
          <w:ins w:id="23886" w:author="Rev 8 Allen Wirfs-Brock" w:date="2012-06-10T16:00:00Z"/>
          <w:rFonts w:ascii="Times New Roman" w:hAnsi="Times New Roman"/>
        </w:rPr>
      </w:pPr>
      <w:ins w:id="23887" w:author="Rev 8 Allen Wirfs-Brock" w:date="2012-06-10T16:01:00Z">
        <w:r>
          <w:rPr>
            <w:rFonts w:ascii="Times New Roman" w:hAnsi="Times New Roman"/>
          </w:rPr>
          <w:t>Else</w:t>
        </w:r>
      </w:ins>
    </w:p>
    <w:p w14:paraId="1C5B11A3" w14:textId="77777777" w:rsidR="002C0B43" w:rsidRDefault="002C0B43" w:rsidP="00C2603F">
      <w:pPr>
        <w:numPr>
          <w:ilvl w:val="2"/>
          <w:numId w:val="855"/>
        </w:numPr>
        <w:contextualSpacing/>
        <w:rPr>
          <w:ins w:id="23888" w:author="Rev 8 Allen Wirfs-Brock" w:date="2012-06-10T16:08:00Z"/>
          <w:rFonts w:ascii="Times New Roman" w:hAnsi="Times New Roman"/>
        </w:rPr>
      </w:pPr>
      <w:ins w:id="23889" w:author="Rev 8 Allen Wirfs-Brock" w:date="2012-06-10T16:09:00Z">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ins>
      <w:ins w:id="23890" w:author="Rev 8 Allen Wirfs-Brock" w:date="2012-06-10T16:08:00Z">
        <w:r w:rsidRPr="002C0B43">
          <w:rPr>
            <w:rFonts w:ascii="Times New Roman" w:hAnsi="Times New Roman"/>
          </w:rPr>
          <w:t xml:space="preserve">the result of calling </w:t>
        </w:r>
      </w:ins>
      <w:ins w:id="23891" w:author="Rev 8 Allen Wirfs-Brock" w:date="2012-06-10T16:09:00Z">
        <w:r w:rsidRPr="002C0B43">
          <w:rPr>
            <w:rFonts w:ascii="Times New Roman" w:hAnsi="Times New Roman"/>
          </w:rPr>
          <w:t>the [[Get]]</w:t>
        </w:r>
      </w:ins>
      <w:ins w:id="23892" w:author="Rev 8 Allen Wirfs-Brock" w:date="2012-06-10T16:08:00Z">
        <w:r w:rsidRPr="002C0B43">
          <w:rPr>
            <w:rFonts w:ascii="Times New Roman" w:hAnsi="Times New Roman"/>
          </w:rPr>
          <w:t xml:space="preserve"> internal method of </w:t>
        </w:r>
      </w:ins>
      <w:ins w:id="23893" w:author="Rev 8 Allen Wirfs-Brock" w:date="2012-06-10T16:10:00Z">
        <w:r w:rsidRPr="00ED2E78">
          <w:rPr>
            <w:rFonts w:ascii="Times New Roman" w:hAnsi="Times New Roman"/>
            <w:i/>
          </w:rPr>
          <w:t>superclass</w:t>
        </w:r>
        <w:r w:rsidRPr="002C0B43">
          <w:rPr>
            <w:rFonts w:ascii="Times New Roman" w:hAnsi="Times New Roman"/>
          </w:rPr>
          <w:t xml:space="preserve"> </w:t>
        </w:r>
      </w:ins>
      <w:ins w:id="23894" w:author="Rev 8 Allen Wirfs-Brock" w:date="2012-06-10T16:08:00Z">
        <w:r w:rsidRPr="002C0B43">
          <w:rPr>
            <w:rFonts w:ascii="Times New Roman" w:hAnsi="Times New Roman"/>
          </w:rPr>
          <w:t xml:space="preserve">passing </w:t>
        </w:r>
      </w:ins>
      <w:ins w:id="23895" w:author="Rev 8 Allen Wirfs-Brock" w:date="2012-06-12T13:51:00Z">
        <w:r w:rsidR="00E50783" w:rsidRPr="00E77497">
          <w:rPr>
            <w:rFonts w:ascii="Courier New" w:hAnsi="Courier New" w:cs="Courier New"/>
            <w:b/>
          </w:rPr>
          <w:t>"</w:t>
        </w:r>
      </w:ins>
      <w:ins w:id="23896" w:author="Rev 8 Allen Wirfs-Brock" w:date="2012-06-10T16:11:00Z">
        <w:r>
          <w:rPr>
            <w:rFonts w:ascii="Courier New" w:hAnsi="Courier New" w:cs="Courier New"/>
            <w:b/>
          </w:rPr>
          <w:t>prototype</w:t>
        </w:r>
      </w:ins>
      <w:ins w:id="23897" w:author="Rev 8 Allen Wirfs-Brock" w:date="2012-06-12T13:51:00Z">
        <w:r w:rsidR="00E50783" w:rsidRPr="00E77497">
          <w:rPr>
            <w:rFonts w:ascii="Courier New" w:hAnsi="Courier New" w:cs="Courier New"/>
            <w:b/>
          </w:rPr>
          <w:t>"</w:t>
        </w:r>
      </w:ins>
      <w:ins w:id="23898" w:author="Rev 8 Allen Wirfs-Brock" w:date="2012-06-10T16:08:00Z">
        <w:r w:rsidRPr="002C0B43">
          <w:rPr>
            <w:rFonts w:ascii="Times New Roman" w:hAnsi="Times New Roman"/>
          </w:rPr>
          <w:t xml:space="preserve"> </w:t>
        </w:r>
      </w:ins>
      <w:ins w:id="23899" w:author="Rev 8 Allen Wirfs-Brock" w:date="2012-06-10T16:11:00Z">
        <w:r>
          <w:rPr>
            <w:rFonts w:ascii="Times New Roman" w:hAnsi="Times New Roman"/>
          </w:rPr>
          <w:t>as</w:t>
        </w:r>
      </w:ins>
      <w:ins w:id="23900" w:author="Rev 8 Allen Wirfs-Brock" w:date="2012-06-10T16:08:00Z">
        <w:r w:rsidRPr="002C0B43">
          <w:rPr>
            <w:rFonts w:ascii="Times New Roman" w:hAnsi="Times New Roman"/>
          </w:rPr>
          <w:t xml:space="preserve"> the argument.</w:t>
        </w:r>
      </w:ins>
    </w:p>
    <w:p w14:paraId="6CC048BE" w14:textId="77777777" w:rsidR="00C2603F" w:rsidRPr="00ED2E78" w:rsidRDefault="002C0B43" w:rsidP="00C2603F">
      <w:pPr>
        <w:numPr>
          <w:ilvl w:val="2"/>
          <w:numId w:val="855"/>
        </w:numPr>
        <w:contextualSpacing/>
        <w:rPr>
          <w:ins w:id="23901" w:author="Rev 8 Allen Wirfs-Brock" w:date="2012-06-10T16:02:00Z"/>
          <w:rFonts w:ascii="Times New Roman" w:hAnsi="Times New Roman"/>
        </w:rPr>
      </w:pPr>
      <w:ins w:id="23902" w:author="Rev 8 Allen Wirfs-Brock" w:date="2012-06-10T16:11:00Z">
        <w:r>
          <w:rPr>
            <w:rFonts w:ascii="Times New Roman" w:hAnsi="Times New Roman"/>
          </w:rPr>
          <w:t>ReturnIfAbrupt(</w:t>
        </w:r>
      </w:ins>
      <w:ins w:id="23903" w:author="Rev 8 Allen Wirfs-Brock" w:date="2012-06-10T16:02:00Z">
        <w:r w:rsidR="00C2603F">
          <w:rPr>
            <w:rFonts w:ascii="Times New Roman" w:hAnsi="Times New Roman"/>
            <w:i/>
          </w:rPr>
          <w:t>protoParent</w:t>
        </w:r>
      </w:ins>
      <w:ins w:id="23904" w:author="Rev 8 Allen Wirfs-Brock" w:date="2012-06-10T16:11:00Z">
        <w:r>
          <w:rPr>
            <w:rFonts w:ascii="Times New Roman" w:hAnsi="Times New Roman"/>
          </w:rPr>
          <w:t>)</w:t>
        </w:r>
      </w:ins>
      <w:ins w:id="23905" w:author="Rev 8 Allen Wirfs-Brock" w:date="2012-06-10T16:02:00Z">
        <w:r w:rsidR="00C2603F">
          <w:rPr>
            <w:rFonts w:ascii="Times New Roman" w:hAnsi="Times New Roman"/>
          </w:rPr>
          <w:t>.</w:t>
        </w:r>
      </w:ins>
    </w:p>
    <w:p w14:paraId="27B39983" w14:textId="77777777" w:rsidR="001663BD" w:rsidRDefault="001663BD" w:rsidP="00C2603F">
      <w:pPr>
        <w:numPr>
          <w:ilvl w:val="2"/>
          <w:numId w:val="855"/>
        </w:numPr>
        <w:contextualSpacing/>
        <w:rPr>
          <w:ins w:id="23906" w:author="Rev 8 Allen Wirfs-Brock" w:date="2012-06-12T12:31:00Z"/>
          <w:rFonts w:ascii="Times New Roman" w:hAnsi="Times New Roman"/>
        </w:rPr>
      </w:pPr>
      <w:ins w:id="23907" w:author="Rev 8 Allen Wirfs-Brock" w:date="2012-06-12T12:32:00Z">
        <w:r>
          <w:rPr>
            <w:rFonts w:ascii="Times New Roman" w:hAnsi="Times New Roman"/>
          </w:rPr>
          <w:t>If Type(</w:t>
        </w:r>
        <w:r w:rsidRPr="001663BD">
          <w:rPr>
            <w:rFonts w:ascii="Times New Roman" w:hAnsi="Times New Roman"/>
            <w:i/>
          </w:rPr>
          <w:t>protoParent</w:t>
        </w:r>
        <w:r>
          <w:rPr>
            <w:rFonts w:ascii="Times New Roman" w:hAnsi="Times New Roman"/>
          </w:rPr>
          <w:t xml:space="preserve">) neither Object or Null, </w:t>
        </w:r>
      </w:ins>
      <w:ins w:id="23908" w:author="Rev 8 Allen Wirfs-Brock" w:date="2012-06-12T12:33:00Z">
        <w:r>
          <w:rPr>
            <w:rFonts w:ascii="Times New Roman" w:hAnsi="Times New Roman"/>
          </w:rPr>
          <w:t>throw a TypeError exception.</w:t>
        </w:r>
      </w:ins>
    </w:p>
    <w:p w14:paraId="3014ED10" w14:textId="77777777" w:rsidR="00C2603F" w:rsidRDefault="00C2603F" w:rsidP="00C2603F">
      <w:pPr>
        <w:numPr>
          <w:ilvl w:val="2"/>
          <w:numId w:val="855"/>
        </w:numPr>
        <w:contextualSpacing/>
        <w:rPr>
          <w:ins w:id="23909" w:author="Rev 8 Allen Wirfs-Brock" w:date="2012-06-10T16:02:00Z"/>
          <w:rFonts w:ascii="Times New Roman" w:hAnsi="Times New Roman"/>
        </w:rPr>
      </w:pPr>
      <w:ins w:id="23910" w:author="Rev 8 Allen Wirfs-Brock" w:date="2012-06-10T16:02:00Z">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ins>
      <w:ins w:id="23911" w:author="Rev 8 Allen Wirfs-Brock" w:date="2012-06-10T16:03:00Z">
        <w:r w:rsidRPr="00ED2E78">
          <w:rPr>
            <w:rFonts w:ascii="Times New Roman" w:hAnsi="Times New Roman"/>
            <w:i/>
          </w:rPr>
          <w:t>superclass</w:t>
        </w:r>
      </w:ins>
      <w:ins w:id="23912" w:author="Rev 8 Allen Wirfs-Brock" w:date="2012-06-10T16:02:00Z">
        <w:r>
          <w:rPr>
            <w:rFonts w:ascii="Times New Roman" w:hAnsi="Times New Roman"/>
          </w:rPr>
          <w:t>.</w:t>
        </w:r>
      </w:ins>
    </w:p>
    <w:p w14:paraId="2DD75AAD" w14:textId="77777777" w:rsidR="00BE681A" w:rsidRDefault="00BE681A" w:rsidP="00DE408A">
      <w:pPr>
        <w:numPr>
          <w:ilvl w:val="0"/>
          <w:numId w:val="855"/>
        </w:numPr>
        <w:contextualSpacing/>
        <w:rPr>
          <w:ins w:id="23913" w:author="Rev 8 Allen Wirfs-Brock" w:date="2012-06-10T17:01:00Z"/>
          <w:rFonts w:ascii="Times New Roman" w:hAnsi="Times New Roman"/>
        </w:rPr>
      </w:pPr>
      <w:ins w:id="23914" w:author="Rev 8 Allen Wirfs-Brock" w:date="2012-06-10T17:03:00Z">
        <w:r>
          <w:rPr>
            <w:rFonts w:ascii="Times New Roman" w:hAnsi="Times New Roman"/>
          </w:rPr>
          <w:t>Let</w:t>
        </w:r>
        <w:r w:rsidRPr="00E77497">
          <w:rPr>
            <w:rFonts w:ascii="Times New Roman" w:hAnsi="Times New Roman"/>
          </w:rPr>
          <w:t xml:space="preserve"> </w:t>
        </w:r>
      </w:ins>
      <w:ins w:id="23915" w:author="Rev 8 Allen Wirfs-Brock" w:date="2012-06-10T17:04:00Z">
        <w:r>
          <w:rPr>
            <w:rFonts w:ascii="Times New Roman" w:hAnsi="Times New Roman"/>
            <w:i/>
          </w:rPr>
          <w:t>proto</w:t>
        </w:r>
      </w:ins>
      <w:ins w:id="23916" w:author="Rev 8 Allen Wirfs-Brock" w:date="2012-06-10T17:03:00Z">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r>
          <w:rPr>
            <w:rFonts w:ascii="Times New Roman" w:hAnsi="Times New Roman"/>
            <w:i/>
          </w:rPr>
          <w:t>proto</w:t>
        </w:r>
        <w:r w:rsidRPr="00E77497">
          <w:rPr>
            <w:rFonts w:ascii="Times New Roman" w:hAnsi="Times New Roman"/>
          </w:rPr>
          <w:t>.</w:t>
        </w:r>
      </w:ins>
    </w:p>
    <w:p w14:paraId="39BE6CD9" w14:textId="77777777" w:rsidR="00DE408A" w:rsidRPr="0006447F" w:rsidRDefault="00DE408A" w:rsidP="00DE408A">
      <w:pPr>
        <w:numPr>
          <w:ilvl w:val="0"/>
          <w:numId w:val="855"/>
        </w:numPr>
        <w:contextualSpacing/>
        <w:rPr>
          <w:ins w:id="23917" w:author="Rev 8 Allen Wirfs-Brock" w:date="2012-06-01T11:44:00Z"/>
          <w:rFonts w:ascii="Times New Roman" w:hAnsi="Times New Roman"/>
        </w:rPr>
      </w:pPr>
      <w:commentRangeStart w:id="23918"/>
      <w:ins w:id="23919" w:author="Rev 8 Allen Wirfs-Brock" w:date="2012-06-01T11:44:00Z">
        <w:r>
          <w:rPr>
            <w:rFonts w:ascii="Times New Roman" w:hAnsi="Times New Roman"/>
          </w:rPr>
          <w:t>I</w:t>
        </w:r>
        <w:r w:rsidRPr="00E77497">
          <w:rPr>
            <w:rFonts w:ascii="Times New Roman" w:hAnsi="Times New Roman"/>
          </w:rPr>
          <w:t xml:space="preserve">f the </w:t>
        </w:r>
      </w:ins>
      <w:ins w:id="23920" w:author="Rev 8 Allen Wirfs-Brock" w:date="2012-06-07T15:58:00Z">
        <w:r w:rsidR="00B42F6E">
          <w:rPr>
            <w:rFonts w:ascii="Times New Roman" w:hAnsi="Times New Roman"/>
            <w:i/>
          </w:rPr>
          <w:t>ClassTail</w:t>
        </w:r>
      </w:ins>
      <w:ins w:id="23921" w:author="Rev 8 Allen Wirfs-Brock" w:date="2012-06-01T11:44:00Z">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commentRangeStart w:id="23922"/>
        <w:r w:rsidRPr="0006447F">
          <w:rPr>
            <w:rFonts w:ascii="Times New Roman" w:hAnsi="Times New Roman"/>
            <w:i/>
          </w:rPr>
          <w:t>strict</w:t>
        </w:r>
        <w:r>
          <w:rPr>
            <w:rFonts w:ascii="Times New Roman" w:hAnsi="Times New Roman"/>
          </w:rPr>
          <w:t xml:space="preserve"> </w:t>
        </w:r>
      </w:ins>
      <w:commentRangeEnd w:id="23922"/>
      <w:r w:rsidR="006E0DB3">
        <w:rPr>
          <w:rStyle w:val="af3"/>
        </w:rPr>
        <w:commentReference w:id="23922"/>
      </w:r>
      <w:ins w:id="23923" w:author="Rev 8 Allen Wirfs-Brock" w:date="2012-06-01T11:44:00Z">
        <w:r>
          <w:rPr>
            <w:rFonts w:ascii="Times New Roman" w:hAnsi="Times New Roman"/>
          </w:rPr>
          <w:t xml:space="preserve">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commentRangeEnd w:id="23918"/>
      <w:ins w:id="23924" w:author="Rev 8 Allen Wirfs-Brock" w:date="2012-06-10T16:12:00Z">
        <w:r w:rsidR="002C0B43">
          <w:rPr>
            <w:rStyle w:val="af3"/>
          </w:rPr>
          <w:commentReference w:id="23918"/>
        </w:r>
      </w:ins>
    </w:p>
    <w:p w14:paraId="59629E0B" w14:textId="77777777" w:rsidR="00DE408A" w:rsidRDefault="00DE408A" w:rsidP="00DE408A">
      <w:pPr>
        <w:numPr>
          <w:ilvl w:val="0"/>
          <w:numId w:val="855"/>
        </w:numPr>
        <w:contextualSpacing/>
        <w:rPr>
          <w:ins w:id="23925" w:author="Rev 8 Allen Wirfs-Brock" w:date="2012-06-01T11:44:00Z"/>
          <w:rFonts w:ascii="Times New Roman" w:hAnsi="Times New Roman"/>
        </w:rPr>
      </w:pPr>
      <w:ins w:id="23926" w:author="Rev 8 Allen Wirfs-Brock" w:date="2012-06-01T11:44:00Z">
        <w:r w:rsidRPr="0006447F">
          <w:rPr>
            <w:rFonts w:ascii="Times New Roman" w:hAnsi="Times New Roman"/>
          </w:rPr>
          <w:t xml:space="preserve">Let </w:t>
        </w:r>
      </w:ins>
      <w:ins w:id="23927" w:author="Rev 8 Allen Wirfs-Brock" w:date="2012-06-08T11:22:00Z">
        <w:r w:rsidR="009D3381">
          <w:rPr>
            <w:rFonts w:ascii="Times New Roman" w:hAnsi="Times New Roman"/>
            <w:i/>
          </w:rPr>
          <w:t>lex</w:t>
        </w:r>
      </w:ins>
      <w:ins w:id="23928" w:author="Rev 8 Allen Wirfs-Brock" w:date="2012-06-01T11:44:00Z">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3929"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3930" w:author="Rev 8 Allen Wirfs-Brock" w:date="2012-06-01T11:44:00Z">
        <w:r w:rsidRPr="00E77497">
          <w:rPr>
            <w:rFonts w:ascii="Times New Roman" w:hAnsi="Times New Roman"/>
          </w:rPr>
          <w:t>execution context</w:t>
        </w:r>
        <w:r>
          <w:rPr>
            <w:rFonts w:ascii="Times New Roman" w:hAnsi="Times New Roman"/>
          </w:rPr>
          <w:t>.</w:t>
        </w:r>
      </w:ins>
    </w:p>
    <w:p w14:paraId="3755E456" w14:textId="77777777" w:rsidR="009D3381" w:rsidRPr="007310B3" w:rsidRDefault="009D3381" w:rsidP="007310B3">
      <w:pPr>
        <w:numPr>
          <w:ilvl w:val="0"/>
          <w:numId w:val="855"/>
        </w:numPr>
        <w:contextualSpacing/>
        <w:rPr>
          <w:ins w:id="23931" w:author="Rev 8 Allen Wirfs-Brock" w:date="2012-06-08T11:23:00Z"/>
          <w:rFonts w:ascii="Times New Roman" w:hAnsi="Times New Roman"/>
        </w:rPr>
      </w:pPr>
      <w:ins w:id="23932" w:author="Rev 8 Allen Wirfs-Brock" w:date="2012-06-08T11:23:00Z">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ins>
      <w:ins w:id="23933" w:author="Rev 8 Allen Wirfs-Brock" w:date="2012-06-11T08:54:00Z">
        <w:r w:rsidR="007310B3" w:rsidRPr="007310B3">
          <w:rPr>
            <w:rFonts w:ascii="Times New Roman" w:hAnsi="Times New Roman"/>
          </w:rPr>
          <w:t xml:space="preserve"> not</w:t>
        </w:r>
      </w:ins>
      <w:ins w:id="23934" w:author="Rev 8 Allen Wirfs-Brock" w:date="2012-06-08T11:23:00Z">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ins>
    </w:p>
    <w:p w14:paraId="752596FF" w14:textId="77777777" w:rsidR="009D3381" w:rsidRPr="00E77497" w:rsidRDefault="009D3381" w:rsidP="007B7BA4">
      <w:pPr>
        <w:numPr>
          <w:ilvl w:val="1"/>
          <w:numId w:val="855"/>
        </w:numPr>
        <w:contextualSpacing/>
        <w:rPr>
          <w:ins w:id="23935" w:author="Rev 8 Allen Wirfs-Brock" w:date="2012-06-08T11:24:00Z"/>
          <w:rFonts w:ascii="Times New Roman" w:hAnsi="Times New Roman"/>
        </w:rPr>
      </w:pPr>
      <w:ins w:id="23936" w:author="Rev 8 Allen Wirfs-Brock" w:date="2012-06-08T11:24:00Z">
        <w:r w:rsidRPr="00E77497">
          <w:rPr>
            <w:rFonts w:ascii="Times New Roman" w:hAnsi="Times New Roman"/>
          </w:rPr>
          <w:t xml:space="preserve">Let </w:t>
        </w:r>
      </w:ins>
      <w:ins w:id="23937" w:author="Rev 8 Allen Wirfs-Brock" w:date="2012-06-08T11:25:00Z">
        <w:r>
          <w:rPr>
            <w:rFonts w:ascii="Times New Roman" w:hAnsi="Times New Roman"/>
            <w:i/>
          </w:rPr>
          <w:t>scope</w:t>
        </w:r>
      </w:ins>
      <w:ins w:id="23938" w:author="Rev 8 Allen Wirfs-Brock" w:date="2012-06-08T11:24:00Z">
        <w:r w:rsidRPr="00E77497">
          <w:rPr>
            <w:rFonts w:ascii="Times New Roman" w:hAnsi="Times New Roman"/>
            <w:i/>
          </w:rPr>
          <w:t xml:space="preserve"> </w:t>
        </w:r>
        <w:r w:rsidRPr="00E77497">
          <w:rPr>
            <w:rFonts w:ascii="Times New Roman" w:hAnsi="Times New Roman"/>
          </w:rPr>
          <w:t xml:space="preserve">be the result of calling NewDeclarativeEnvironment passing </w:t>
        </w:r>
      </w:ins>
      <w:ins w:id="23939" w:author="Rev 8 Allen Wirfs-Brock" w:date="2012-06-08T11:25:00Z">
        <w:r>
          <w:rPr>
            <w:rFonts w:ascii="Times New Roman" w:hAnsi="Times New Roman"/>
            <w:i/>
          </w:rPr>
          <w:t>lex</w:t>
        </w:r>
      </w:ins>
      <w:ins w:id="23940" w:author="Rev 8 Allen Wirfs-Brock" w:date="2012-06-08T11:24:00Z">
        <w:r w:rsidRPr="00E77497">
          <w:rPr>
            <w:rFonts w:ascii="Times New Roman" w:hAnsi="Times New Roman"/>
          </w:rPr>
          <w:t xml:space="preserve"> as the argument</w:t>
        </w:r>
      </w:ins>
    </w:p>
    <w:p w14:paraId="3E1EBA16" w14:textId="77777777" w:rsidR="009D3381" w:rsidRPr="00E77497" w:rsidRDefault="009D3381" w:rsidP="007B7BA4">
      <w:pPr>
        <w:numPr>
          <w:ilvl w:val="1"/>
          <w:numId w:val="855"/>
        </w:numPr>
        <w:contextualSpacing/>
        <w:rPr>
          <w:ins w:id="23941" w:author="Rev 8 Allen Wirfs-Brock" w:date="2012-06-08T11:24:00Z"/>
          <w:rFonts w:ascii="Times New Roman" w:hAnsi="Times New Roman"/>
        </w:rPr>
      </w:pPr>
      <w:ins w:id="23942" w:author="Rev 8 Allen Wirfs-Brock" w:date="2012-06-08T11:24:00Z">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ins>
      <w:ins w:id="23943" w:author="Rev 8 Allen Wirfs-Brock" w:date="2012-06-08T11:26:00Z">
        <w:r>
          <w:rPr>
            <w:rFonts w:ascii="Times New Roman" w:hAnsi="Times New Roman"/>
            <w:i/>
          </w:rPr>
          <w:t>scope</w:t>
        </w:r>
      </w:ins>
      <w:ins w:id="23944" w:author="Rev 8 Allen Wirfs-Brock" w:date="2012-06-08T11:24:00Z">
        <w:r w:rsidRPr="00E77497">
          <w:rPr>
            <w:rFonts w:ascii="Times New Roman" w:hAnsi="Times New Roman"/>
            <w:i/>
          </w:rPr>
          <w:t xml:space="preserve">’s </w:t>
        </w:r>
        <w:r w:rsidRPr="00E77497">
          <w:rPr>
            <w:rFonts w:ascii="Times New Roman" w:hAnsi="Times New Roman"/>
          </w:rPr>
          <w:t>environment record.</w:t>
        </w:r>
      </w:ins>
    </w:p>
    <w:p w14:paraId="3BD5A4CD" w14:textId="77777777" w:rsidR="009D3381" w:rsidRPr="007B7BA4" w:rsidRDefault="009D3381" w:rsidP="007B7BA4">
      <w:pPr>
        <w:numPr>
          <w:ilvl w:val="1"/>
          <w:numId w:val="855"/>
        </w:numPr>
        <w:contextualSpacing/>
        <w:rPr>
          <w:ins w:id="23945" w:author="Rev 8 Allen Wirfs-Brock" w:date="2012-06-08T11:22:00Z"/>
          <w:rFonts w:ascii="Times New Roman" w:hAnsi="Times New Roman"/>
        </w:rPr>
      </w:pPr>
      <w:commentRangeStart w:id="23946"/>
      <w:ins w:id="23947" w:author="Rev 8 Allen Wirfs-Brock" w:date="2012-06-08T11:24:00Z">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ins>
      <w:ins w:id="23948" w:author="Rev 8 Allen Wirfs-Brock" w:date="2012-06-08T11:27:00Z">
        <w:r w:rsidR="007B7BA4" w:rsidRPr="009D3381">
          <w:rPr>
            <w:rFonts w:ascii="Times New Roman" w:hAnsi="Times New Roman"/>
            <w:i/>
          </w:rPr>
          <w:t>className</w:t>
        </w:r>
        <w:r w:rsidR="007B7BA4">
          <w:rPr>
            <w:rFonts w:ascii="Times New Roman" w:hAnsi="Times New Roman"/>
          </w:rPr>
          <w:t xml:space="preserve"> </w:t>
        </w:r>
      </w:ins>
      <w:ins w:id="23949" w:author="Rev 8 Allen Wirfs-Brock" w:date="2012-06-08T11:24:00Z">
        <w:r w:rsidRPr="00E77497">
          <w:rPr>
            <w:rFonts w:ascii="Times New Roman" w:hAnsi="Times New Roman"/>
          </w:rPr>
          <w:t>as the argument.</w:t>
        </w:r>
      </w:ins>
      <w:commentRangeEnd w:id="23946"/>
      <w:ins w:id="23950" w:author="Rev 8 Allen Wirfs-Brock" w:date="2012-06-08T16:16:00Z">
        <w:r w:rsidR="00A0135A">
          <w:rPr>
            <w:rStyle w:val="af3"/>
          </w:rPr>
          <w:commentReference w:id="23946"/>
        </w:r>
      </w:ins>
    </w:p>
    <w:p w14:paraId="0E2018E7" w14:textId="77777777" w:rsidR="00225CFE" w:rsidRPr="007310B3" w:rsidRDefault="00225CFE" w:rsidP="007310B3">
      <w:pPr>
        <w:numPr>
          <w:ilvl w:val="1"/>
          <w:numId w:val="855"/>
        </w:numPr>
        <w:contextualSpacing/>
        <w:rPr>
          <w:ins w:id="23951" w:author="Rev 8 Allen Wirfs-Brock" w:date="2012-06-11T08:52:00Z"/>
          <w:rFonts w:ascii="Times New Roman" w:hAnsi="Times New Roman"/>
        </w:rPr>
      </w:pPr>
      <w:ins w:id="23952" w:author="Rev 8 Allen Wirfs-Brock" w:date="2012-06-11T08:52:00Z">
        <w:r w:rsidRPr="007310B3">
          <w:rPr>
            <w:rFonts w:ascii="Times New Roman" w:hAnsi="Times New Roman"/>
          </w:rPr>
          <w:t xml:space="preserve">Set the </w:t>
        </w:r>
      </w:ins>
      <w:ins w:id="23953"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3954" w:author="Rev 8 Allen Wirfs-Brock" w:date="2012-06-11T08:52:00Z">
        <w:r w:rsidRPr="007310B3">
          <w:rPr>
            <w:rFonts w:ascii="Times New Roman" w:hAnsi="Times New Roman"/>
          </w:rPr>
          <w:t xml:space="preserve">execution context’s LexicalEnvironment to </w:t>
        </w:r>
      </w:ins>
      <w:ins w:id="23955" w:author="Rev 8 Allen Wirfs-Brock" w:date="2012-06-11T08:54:00Z">
        <w:r w:rsidR="007310B3">
          <w:rPr>
            <w:rFonts w:ascii="Times New Roman" w:hAnsi="Times New Roman"/>
            <w:i/>
          </w:rPr>
          <w:t>scope</w:t>
        </w:r>
      </w:ins>
      <w:ins w:id="23956" w:author="Rev 8 Allen Wirfs-Brock" w:date="2012-06-11T08:52:00Z">
        <w:r w:rsidRPr="007310B3">
          <w:rPr>
            <w:rFonts w:ascii="Times New Roman" w:hAnsi="Times New Roman"/>
          </w:rPr>
          <w:t>.</w:t>
        </w:r>
      </w:ins>
    </w:p>
    <w:p w14:paraId="006813E3" w14:textId="77777777" w:rsidR="0071039F" w:rsidRDefault="0071039F" w:rsidP="00DE408A">
      <w:pPr>
        <w:numPr>
          <w:ilvl w:val="0"/>
          <w:numId w:val="855"/>
        </w:numPr>
        <w:contextualSpacing/>
        <w:rPr>
          <w:ins w:id="23957" w:author="Rev 8 Allen Wirfs-Brock" w:date="2012-06-08T15:25:00Z"/>
          <w:rFonts w:ascii="Times New Roman" w:hAnsi="Times New Roman"/>
        </w:rPr>
      </w:pPr>
      <w:ins w:id="23958" w:author="Rev 8 Allen Wirfs-Brock" w:date="2012-06-08T15:25:00Z">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ins>
      <w:ins w:id="23959" w:author="Rev 8 Allen Wirfs-Brock" w:date="2012-06-08T15:39:00Z">
        <w:r w:rsidR="00A623D6">
          <w:rPr>
            <w:rFonts w:ascii="Times New Roman" w:hAnsi="Times New Roman"/>
            <w:i/>
          </w:rPr>
          <w:t>ClassBody</w:t>
        </w:r>
      </w:ins>
      <w:ins w:id="23960" w:author="Rev 8 Allen Wirfs-Brock" w:date="2012-06-08T15:27:00Z">
        <w:r w:rsidR="00002FFA">
          <w:rPr>
            <w:rFonts w:ascii="Times New Roman" w:hAnsi="Times New Roman"/>
          </w:rPr>
          <w:t>.</w:t>
        </w:r>
      </w:ins>
    </w:p>
    <w:p w14:paraId="33CFA742" w14:textId="77777777" w:rsidR="00977FD6" w:rsidRDefault="00977FD6" w:rsidP="00DE408A">
      <w:pPr>
        <w:numPr>
          <w:ilvl w:val="0"/>
          <w:numId w:val="855"/>
        </w:numPr>
        <w:contextualSpacing/>
        <w:rPr>
          <w:ins w:id="23961" w:author="Rev 8 Allen Wirfs-Brock" w:date="2012-06-10T17:14:00Z"/>
          <w:rFonts w:ascii="Times New Roman" w:hAnsi="Times New Roman"/>
        </w:rPr>
      </w:pPr>
      <w:ins w:id="23962" w:author="Rev 8 Allen Wirfs-Brock" w:date="2012-06-10T17:14:00Z">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ins>
    </w:p>
    <w:p w14:paraId="405066DF" w14:textId="77777777" w:rsidR="00977FD6" w:rsidRDefault="00977FD6" w:rsidP="00977FD6">
      <w:pPr>
        <w:numPr>
          <w:ilvl w:val="1"/>
          <w:numId w:val="855"/>
        </w:numPr>
        <w:contextualSpacing/>
        <w:rPr>
          <w:ins w:id="23963" w:author="Rev 8 Allen Wirfs-Brock" w:date="2012-06-10T17:14:00Z"/>
          <w:rFonts w:ascii="Times New Roman" w:hAnsi="Times New Roman"/>
        </w:rPr>
      </w:pPr>
      <w:ins w:id="23964" w:author="Rev 8 Allen Wirfs-Brock" w:date="2012-06-10T17:15:00Z">
        <w:r>
          <w:rPr>
            <w:rFonts w:ascii="Times New Roman" w:hAnsi="Times New Roman"/>
          </w:rPr>
          <w:t xml:space="preserve">Let </w:t>
        </w:r>
      </w:ins>
      <w:ins w:id="23965" w:author="Rev 8 Allen Wirfs-Brock" w:date="2012-06-10T17:20:00Z">
        <w:r w:rsidRPr="00002FFA">
          <w:rPr>
            <w:rFonts w:ascii="Times New Roman" w:hAnsi="Times New Roman"/>
            <w:i/>
          </w:rPr>
          <w:t>constructor</w:t>
        </w:r>
        <w:r>
          <w:rPr>
            <w:rFonts w:ascii="Times New Roman" w:hAnsi="Times New Roman"/>
          </w:rPr>
          <w:t xml:space="preserve"> </w:t>
        </w:r>
      </w:ins>
      <w:ins w:id="23966" w:author="Rev 8 Allen Wirfs-Brock" w:date="2012-06-10T17:15:00Z">
        <w:r>
          <w:rPr>
            <w:rFonts w:ascii="Times New Roman" w:hAnsi="Times New Roman"/>
          </w:rPr>
          <w:t xml:space="preserve">be the result of parsing the String </w:t>
        </w:r>
      </w:ins>
      <w:ins w:id="23967" w:author="Rev 8 Allen Wirfs-Brock" w:date="2012-06-12T13:51:00Z">
        <w:r w:rsidR="00E50783" w:rsidRPr="00E77497">
          <w:rPr>
            <w:rFonts w:ascii="Courier New" w:hAnsi="Courier New" w:cs="Courier New"/>
            <w:b/>
          </w:rPr>
          <w:t>"</w:t>
        </w:r>
      </w:ins>
      <w:ins w:id="23968" w:author="Rev 8 Allen Wirfs-Brock" w:date="2012-06-10T17:15:00Z">
        <w:r>
          <w:rPr>
            <w:rFonts w:ascii="Courier New" w:hAnsi="Courier New" w:cs="Courier New"/>
            <w:b/>
          </w:rPr>
          <w:t>constructor(){}</w:t>
        </w:r>
      </w:ins>
      <w:ins w:id="23969" w:author="Rev 8 Allen Wirfs-Brock" w:date="2012-06-12T13:51:00Z">
        <w:r w:rsidR="00E50783" w:rsidRPr="00E77497">
          <w:rPr>
            <w:rFonts w:ascii="Courier New" w:hAnsi="Courier New" w:cs="Courier New"/>
            <w:b/>
          </w:rPr>
          <w:t>"</w:t>
        </w:r>
      </w:ins>
      <w:ins w:id="23970" w:author="Rev 8 Allen Wirfs-Brock" w:date="2012-06-10T17:20:00Z">
        <w:r>
          <w:rPr>
            <w:rFonts w:ascii="Times New Roman" w:hAnsi="Times New Roman"/>
            <w:b/>
          </w:rPr>
          <w:t xml:space="preserve"> </w:t>
        </w:r>
      </w:ins>
      <w:ins w:id="23971" w:author="Rev 8 Allen Wirfs-Brock" w:date="2012-06-10T17:17:00Z">
        <w:r>
          <w:rPr>
            <w:rFonts w:ascii="Times New Roman" w:hAnsi="Times New Roman"/>
          </w:rPr>
          <w:t xml:space="preserve">using the syntactic grammar with the goal symbol </w:t>
        </w:r>
      </w:ins>
      <w:ins w:id="23972" w:author="Rev 8 Allen Wirfs-Brock" w:date="2012-06-10T17:19:00Z">
        <w:r>
          <w:rPr>
            <w:rStyle w:val="bnf"/>
          </w:rPr>
          <w:t>MethodDefinition</w:t>
        </w:r>
        <w:r>
          <w:rPr>
            <w:rStyle w:val="bnf"/>
            <w:i w:val="0"/>
          </w:rPr>
          <w:t>.</w:t>
        </w:r>
      </w:ins>
    </w:p>
    <w:p w14:paraId="67873D58" w14:textId="77777777" w:rsidR="00DE408A" w:rsidRPr="00D90AF7" w:rsidRDefault="00056550" w:rsidP="00D90AF7">
      <w:pPr>
        <w:numPr>
          <w:ilvl w:val="0"/>
          <w:numId w:val="855"/>
        </w:numPr>
        <w:contextualSpacing/>
        <w:rPr>
          <w:ins w:id="23973" w:author="Rev 8 Allen Wirfs-Brock" w:date="2012-06-01T11:44:00Z"/>
          <w:rFonts w:ascii="Times New Roman" w:hAnsi="Times New Roman"/>
        </w:rPr>
      </w:pPr>
      <w:ins w:id="23974" w:author="Rev 8 Allen Wirfs-Brock" w:date="2012-06-11T17:10:00Z">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23975"/>
        <w:r>
          <w:rPr>
            <w:rFonts w:ascii="Times New Roman" w:hAnsi="Times New Roman"/>
          </w:rPr>
          <w:t xml:space="preserve">result </w:t>
        </w:r>
      </w:ins>
      <w:commentRangeEnd w:id="23975"/>
      <w:ins w:id="23976" w:author="Rev 8 Allen Wirfs-Brock" w:date="2012-06-11T17:26:00Z">
        <w:r w:rsidR="00874299">
          <w:rPr>
            <w:rStyle w:val="af3"/>
          </w:rPr>
          <w:commentReference w:id="23975"/>
        </w:r>
      </w:ins>
      <w:ins w:id="23977" w:author="Rev 8 Allen Wirfs-Brock" w:date="2012-06-11T17:10:00Z">
        <w:r>
          <w:rPr>
            <w:rFonts w:ascii="Times New Roman" w:hAnsi="Times New Roman"/>
          </w:rPr>
          <w:t xml:space="preserve">of performing </w:t>
        </w:r>
      </w:ins>
      <w:ins w:id="23978" w:author="Rev 8 Allen Wirfs-Brock" w:date="2012-06-11T09:00:00Z">
        <w:r w:rsidR="007310B3">
          <w:rPr>
            <w:rFonts w:ascii="Times New Roman" w:hAnsi="Times New Roman"/>
          </w:rPr>
          <w:t>Pr</w:t>
        </w:r>
      </w:ins>
      <w:ins w:id="23979" w:author="Rev 8 Allen Wirfs-Brock" w:date="2012-06-11T18:19:00Z">
        <w:r w:rsidR="00AF0266">
          <w:rPr>
            <w:rFonts w:ascii="Times New Roman" w:hAnsi="Times New Roman"/>
          </w:rPr>
          <w:t>o</w:t>
        </w:r>
      </w:ins>
      <w:ins w:id="23980" w:author="Rev 8 Allen Wirfs-Brock" w:date="2012-06-11T09:00:00Z">
        <w:r w:rsidR="007310B3">
          <w:rPr>
            <w:rFonts w:ascii="Times New Roman" w:hAnsi="Times New Roman"/>
          </w:rPr>
          <w:t xml:space="preserve">perty Definition 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7310B3">
          <w:rPr>
            <w:rFonts w:ascii="Times New Roman" w:hAnsi="Times New Roman"/>
          </w:rPr>
          <w:t>.</w:t>
        </w:r>
      </w:ins>
    </w:p>
    <w:p w14:paraId="4A494BFC" w14:textId="77777777" w:rsidR="00D90AF7" w:rsidRDefault="00D90AF7" w:rsidP="00D90AF7">
      <w:pPr>
        <w:numPr>
          <w:ilvl w:val="0"/>
          <w:numId w:val="855"/>
        </w:numPr>
        <w:contextualSpacing/>
        <w:rPr>
          <w:ins w:id="23981" w:author="Rev 8 Allen Wirfs-Brock" w:date="2012-06-11T17:37:00Z"/>
          <w:rFonts w:ascii="Times New Roman" w:hAnsi="Times New Roman"/>
        </w:rPr>
      </w:pPr>
      <w:ins w:id="23982" w:author="Rev 8 Allen Wirfs-Brock" w:date="2012-06-11T17:37:00Z">
        <w:r>
          <w:rPr>
            <w:rFonts w:ascii="Times New Roman" w:hAnsi="Times New Roman"/>
          </w:rPr>
          <w:t>Perform</w:t>
        </w:r>
        <w:del w:id="23983" w:author="Rev 9 Allen Wirfs-Brock" w:date="2012-07-08T14:40:00Z">
          <w:r w:rsidDel="00491BC9">
            <w:rPr>
              <w:rFonts w:ascii="Times New Roman" w:hAnsi="Times New Roman"/>
            </w:rPr>
            <w:delText xml:space="preserve">ing </w:delText>
          </w:r>
        </w:del>
        <w:r>
          <w:rPr>
            <w:rFonts w:ascii="Times New Roman" w:hAnsi="Times New Roman"/>
          </w:rPr>
          <w:t xml:space="preserve"> the abstract operation MakeConstructor with argument </w:t>
        </w:r>
        <w:r w:rsidRPr="0006447F">
          <w:rPr>
            <w:rFonts w:ascii="Times New Roman" w:hAnsi="Times New Roman"/>
            <w:i/>
          </w:rPr>
          <w:t>F</w:t>
        </w:r>
      </w:ins>
      <w:ins w:id="23984" w:author="Rev 8 Allen Wirfs-Brock" w:date="2012-06-11T18:13:00Z">
        <w:r w:rsidR="00AF0266">
          <w:rPr>
            <w:rFonts w:ascii="Times New Roman" w:hAnsi="Times New Roman"/>
          </w:rPr>
          <w:t xml:space="preserve"> and </w:t>
        </w:r>
      </w:ins>
      <w:ins w:id="23985" w:author="Rev 8 Allen Wirfs-Brock" w:date="2012-06-11T18:15:00Z">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ins>
      <w:ins w:id="23986" w:author="Rev 8 Allen Wirfs-Brock" w:date="2012-06-11T18:13:00Z">
        <w:r w:rsidR="00AF0266" w:rsidRPr="00AF0266">
          <w:rPr>
            <w:rFonts w:ascii="Times New Roman" w:hAnsi="Times New Roman"/>
            <w:i/>
          </w:rPr>
          <w:t>proto</w:t>
        </w:r>
      </w:ins>
      <w:ins w:id="23987" w:author="Rev 8 Allen Wirfs-Brock" w:date="2012-06-11T18:14:00Z">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ins>
      <w:ins w:id="23988" w:author="Rev 8 Allen Wirfs-Brock" w:date="2012-06-11T17:37:00Z">
        <w:r>
          <w:rPr>
            <w:rFonts w:ascii="Times New Roman" w:hAnsi="Times New Roman"/>
          </w:rPr>
          <w:t>.</w:t>
        </w:r>
      </w:ins>
    </w:p>
    <w:p w14:paraId="78F4D56A" w14:textId="77777777" w:rsidR="00E50783" w:rsidRPr="00F62C9B" w:rsidRDefault="00E50783" w:rsidP="00E50783">
      <w:pPr>
        <w:numPr>
          <w:ilvl w:val="0"/>
          <w:numId w:val="855"/>
        </w:numPr>
        <w:spacing w:after="220"/>
        <w:contextualSpacing/>
        <w:rPr>
          <w:ins w:id="23989" w:author="Rev 8 Allen Wirfs-Brock" w:date="2012-06-12T13:49:00Z"/>
          <w:rFonts w:ascii="Times New Roman" w:hAnsi="Times New Roman"/>
        </w:rPr>
      </w:pPr>
      <w:ins w:id="23990" w:author="Rev 8 Allen Wirfs-Brock" w:date="2012-06-12T13:49: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commentRangeStart w:id="23991"/>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Pr>
            <w:rFonts w:ascii="Times New Roman" w:hAnsi="Times New Roman"/>
            <w:b/>
          </w:rPr>
          <w:t>false</w:t>
        </w:r>
        <w:r w:rsidRPr="00F62C9B">
          <w:rPr>
            <w:rFonts w:ascii="Times New Roman" w:hAnsi="Times New Roman"/>
          </w:rPr>
          <w:t xml:space="preserve">, [[Configurable]]: </w:t>
        </w:r>
      </w:ins>
      <w:ins w:id="23992" w:author="Rev 8 Allen Wirfs-Brock" w:date="2012-06-12T13:50:00Z">
        <w:r>
          <w:rPr>
            <w:rFonts w:ascii="Times New Roman" w:hAnsi="Times New Roman"/>
            <w:b/>
          </w:rPr>
          <w:t>false</w:t>
        </w:r>
      </w:ins>
      <w:commentRangeEnd w:id="23991"/>
      <w:ins w:id="23993" w:author="Rev 8 Allen Wirfs-Brock" w:date="2012-06-12T13:53:00Z">
        <w:r>
          <w:rPr>
            <w:rStyle w:val="af3"/>
          </w:rPr>
          <w:commentReference w:id="23991"/>
        </w:r>
      </w:ins>
      <w:ins w:id="23994" w:author="Rev 8 Allen Wirfs-Brock" w:date="2012-06-12T13:49:00Z">
        <w:r w:rsidRPr="00F62C9B">
          <w:rPr>
            <w:rFonts w:ascii="Times New Roman" w:hAnsi="Times New Roman"/>
          </w:rPr>
          <w:t>}</w:t>
        </w:r>
        <w:r>
          <w:rPr>
            <w:rFonts w:ascii="Times New Roman" w:hAnsi="Times New Roman"/>
          </w:rPr>
          <w:t>.</w:t>
        </w:r>
      </w:ins>
    </w:p>
    <w:p w14:paraId="63AC3FAA" w14:textId="77777777" w:rsidR="00E50783" w:rsidRDefault="00E50783" w:rsidP="00E50783">
      <w:pPr>
        <w:numPr>
          <w:ilvl w:val="0"/>
          <w:numId w:val="855"/>
        </w:numPr>
        <w:spacing w:after="220"/>
        <w:contextualSpacing/>
        <w:rPr>
          <w:ins w:id="23995" w:author="Rev 8 Allen Wirfs-Brock" w:date="2012-06-12T13:49:00Z"/>
          <w:rFonts w:ascii="Times New Roman" w:hAnsi="Times New Roman"/>
        </w:rPr>
      </w:pPr>
      <w:ins w:id="23996" w:author="Rev 8 Allen Wirfs-Brock" w:date="2012-06-12T13:52:00Z">
        <w:r>
          <w:rPr>
            <w:rFonts w:ascii="Times New Roman" w:hAnsi="Times New Roman"/>
          </w:rPr>
          <w:t>Call</w:t>
        </w:r>
      </w:ins>
      <w:ins w:id="23997" w:author="Rev 8 Allen Wirfs-Brock" w:date="2012-06-12T13:49:00Z">
        <w:r w:rsidRPr="00F62C9B">
          <w:rPr>
            <w:rFonts w:ascii="Times New Roman" w:hAnsi="Times New Roman"/>
          </w:rPr>
          <w:t xml:space="preserve"> the [[DefineOwnProperty]] internal method of </w:t>
        </w:r>
        <w:r w:rsidRPr="00F62C9B">
          <w:rPr>
            <w:rFonts w:ascii="Times New Roman" w:hAnsi="Times New Roman"/>
            <w:i/>
          </w:rPr>
          <w:t>object</w:t>
        </w:r>
        <w:r w:rsidRPr="00F62C9B">
          <w:rPr>
            <w:rFonts w:ascii="Times New Roman" w:hAnsi="Times New Roman"/>
          </w:rPr>
          <w:t xml:space="preserve"> with arguments</w:t>
        </w:r>
      </w:ins>
      <w:ins w:id="23998" w:author="Rev 8 Allen Wirfs-Brock" w:date="2012-06-12T13:52:00Z">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ins>
      <w:ins w:id="23999" w:author="Rev 8 Allen Wirfs-Brock" w:date="2012-06-12T13:49:00Z">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621335D9" w14:textId="77777777" w:rsidR="00A623D6" w:rsidRPr="00002FFA" w:rsidRDefault="00A623D6" w:rsidP="00A623D6">
      <w:pPr>
        <w:numPr>
          <w:ilvl w:val="0"/>
          <w:numId w:val="855"/>
        </w:numPr>
        <w:contextualSpacing/>
        <w:rPr>
          <w:ins w:id="24000" w:author="Rev 8 Allen Wirfs-Brock" w:date="2012-06-08T15:40:00Z"/>
          <w:rFonts w:ascii="Times New Roman" w:hAnsi="Times New Roman"/>
        </w:rPr>
      </w:pPr>
      <w:ins w:id="24001" w:author="Rev 8 Allen Wirfs-Brock" w:date="2012-06-08T15:40:00Z">
        <w:r>
          <w:rPr>
            <w:rFonts w:ascii="Times New Roman" w:hAnsi="Times New Roman"/>
          </w:rPr>
          <w:t xml:space="preserve">Let </w:t>
        </w:r>
        <w:r w:rsidRPr="00002FFA">
          <w:rPr>
            <w:rFonts w:ascii="Times New Roman" w:hAnsi="Times New Roman"/>
            <w:i/>
          </w:rPr>
          <w:t>method</w:t>
        </w:r>
        <w:r>
          <w:rPr>
            <w:rFonts w:ascii="Times New Roman" w:hAnsi="Times New Roman"/>
            <w:i/>
          </w:rPr>
          <w:t>s</w:t>
        </w:r>
        <w:r>
          <w:rPr>
            <w:rFonts w:ascii="Times New Roman" w:hAnsi="Times New Roman"/>
          </w:rPr>
          <w:t xml:space="preserve"> be MethodDefinitions of </w:t>
        </w:r>
        <w:r w:rsidRPr="00002FFA">
          <w:rPr>
            <w:rFonts w:ascii="Times New Roman" w:hAnsi="Times New Roman"/>
            <w:i/>
          </w:rPr>
          <w:t>ClassBody</w:t>
        </w:r>
        <w:r>
          <w:rPr>
            <w:rFonts w:ascii="Times New Roman" w:hAnsi="Times New Roman"/>
          </w:rPr>
          <w:t>.</w:t>
        </w:r>
      </w:ins>
    </w:p>
    <w:p w14:paraId="16059E8D" w14:textId="77777777" w:rsidR="00AF0266" w:rsidRDefault="00AF0266" w:rsidP="00AF0266">
      <w:pPr>
        <w:numPr>
          <w:ilvl w:val="0"/>
          <w:numId w:val="855"/>
        </w:numPr>
        <w:contextualSpacing/>
        <w:rPr>
          <w:ins w:id="24002" w:author="Rev 8 Allen Wirfs-Brock" w:date="2012-06-11T18:17:00Z"/>
          <w:rFonts w:ascii="Times New Roman" w:hAnsi="Times New Roman"/>
        </w:rPr>
      </w:pPr>
      <w:ins w:id="24003" w:author="Rev 8 Allen Wirfs-Brock" w:date="2012-06-11T18:17:00Z">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Pr="00AF0266">
          <w:rPr>
            <w:rFonts w:ascii="Times New Roman" w:hAnsi="Times New Roman"/>
            <w:i/>
          </w:rPr>
          <w:t>methods</w:t>
        </w:r>
        <w:r>
          <w:rPr>
            <w:rFonts w:ascii="Times New Roman" w:hAnsi="Times New Roman"/>
          </w:rPr>
          <w:t xml:space="preserve"> </w:t>
        </w:r>
      </w:ins>
    </w:p>
    <w:p w14:paraId="70A03D18" w14:textId="77777777" w:rsidR="00AF0266" w:rsidRDefault="00AF0266" w:rsidP="00AF0266">
      <w:pPr>
        <w:numPr>
          <w:ilvl w:val="1"/>
          <w:numId w:val="855"/>
        </w:numPr>
        <w:contextualSpacing/>
        <w:rPr>
          <w:ins w:id="24004" w:author="Rev 8 Allen Wirfs-Brock" w:date="2012-06-11T18:18:00Z"/>
          <w:rFonts w:ascii="Times New Roman" w:hAnsi="Times New Roman"/>
        </w:rPr>
      </w:pPr>
      <w:ins w:id="24005" w:author="Rev 8 Allen Wirfs-Brock" w:date="2012-06-11T18:19:00Z">
        <w:r>
          <w:rPr>
            <w:rFonts w:ascii="Times New Roman" w:hAnsi="Times New Roman"/>
          </w:rPr>
          <w:t>Perform</w:t>
        </w:r>
      </w:ins>
      <w:ins w:id="24006" w:author="Rev 8 Allen Wirfs-Brock" w:date="2012-06-11T18:18:00Z">
        <w:r>
          <w:rPr>
            <w:rFonts w:ascii="Times New Roman" w:hAnsi="Times New Roman"/>
          </w:rPr>
          <w:t xml:space="preserve"> Pr</w:t>
        </w:r>
      </w:ins>
      <w:ins w:id="24007" w:author="Rev 8 Allen Wirfs-Brock" w:date="2012-06-11T18:19:00Z">
        <w:r>
          <w:rPr>
            <w:rFonts w:ascii="Times New Roman" w:hAnsi="Times New Roman"/>
          </w:rPr>
          <w:t>o</w:t>
        </w:r>
      </w:ins>
      <w:ins w:id="24008" w:author="Rev 8 Allen Wirfs-Brock" w:date="2012-06-11T18:18:00Z">
        <w:r>
          <w:rPr>
            <w:rFonts w:ascii="Times New Roman" w:hAnsi="Times New Roman"/>
          </w:rPr>
          <w:t xml:space="preserve">perty Definition Evaluation for </w:t>
        </w:r>
      </w:ins>
      <w:ins w:id="24009" w:author="Rev 8 Allen Wirfs-Brock" w:date="2012-06-11T18:19:00Z">
        <w:r>
          <w:rPr>
            <w:rFonts w:ascii="Times New Roman" w:hAnsi="Times New Roman"/>
            <w:i/>
          </w:rPr>
          <w:t>m</w:t>
        </w:r>
      </w:ins>
      <w:ins w:id="24010" w:author="Rev 8 Allen Wirfs-Brock" w:date="2012-06-11T18:18:00Z">
        <w:r>
          <w:rPr>
            <w:rFonts w:ascii="Times New Roman" w:hAnsi="Times New Roman"/>
          </w:rPr>
          <w:t xml:space="preserve"> with argument </w:t>
        </w:r>
        <w:r w:rsidRPr="007310B3">
          <w:rPr>
            <w:rFonts w:ascii="Times New Roman" w:hAnsi="Times New Roman"/>
            <w:i/>
          </w:rPr>
          <w:t>proto</w:t>
        </w:r>
        <w:r>
          <w:rPr>
            <w:rFonts w:ascii="Times New Roman" w:hAnsi="Times New Roman"/>
          </w:rPr>
          <w:t>.</w:t>
        </w:r>
      </w:ins>
    </w:p>
    <w:p w14:paraId="4E54B28F" w14:textId="77777777" w:rsidR="007310B3" w:rsidRPr="007310B3" w:rsidRDefault="007310B3" w:rsidP="00AF0266">
      <w:pPr>
        <w:numPr>
          <w:ilvl w:val="0"/>
          <w:numId w:val="855"/>
        </w:numPr>
        <w:contextualSpacing/>
        <w:rPr>
          <w:ins w:id="24011" w:author="Rev 8 Allen Wirfs-Brock" w:date="2012-06-11T08:53:00Z"/>
          <w:rFonts w:ascii="Times New Roman" w:hAnsi="Times New Roman"/>
        </w:rPr>
      </w:pPr>
      <w:ins w:id="24012" w:author="Rev 8 Allen Wirfs-Brock" w:date="2012-06-11T08:53:00Z">
        <w:r w:rsidRPr="007310B3">
          <w:rPr>
            <w:rFonts w:ascii="Times New Roman" w:hAnsi="Times New Roman"/>
          </w:rPr>
          <w:t xml:space="preserve">Set the </w:t>
        </w:r>
      </w:ins>
      <w:ins w:id="24013"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4014" w:author="Rev 8 Allen Wirfs-Brock" w:date="2012-06-11T08:53:00Z">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ins>
    </w:p>
    <w:p w14:paraId="22530712" w14:textId="77777777" w:rsidR="00DE408A" w:rsidRPr="00E77497" w:rsidRDefault="00DE408A" w:rsidP="00DE408A">
      <w:pPr>
        <w:numPr>
          <w:ilvl w:val="0"/>
          <w:numId w:val="855"/>
        </w:numPr>
        <w:rPr>
          <w:ins w:id="24015" w:author="Rev 8 Allen Wirfs-Brock" w:date="2012-06-01T11:44:00Z"/>
          <w:rFonts w:ascii="Times New Roman" w:hAnsi="Times New Roman"/>
        </w:rPr>
      </w:pPr>
      <w:ins w:id="24016" w:author="Rev 8 Allen Wirfs-Brock" w:date="2012-06-01T11:44:00Z">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ins>
    </w:p>
    <w:p w14:paraId="6642FF53" w14:textId="77777777" w:rsidR="009E380A" w:rsidRPr="00E77497" w:rsidRDefault="009E380A" w:rsidP="009E380A">
      <w:pPr>
        <w:keepNext/>
        <w:rPr>
          <w:ins w:id="24017" w:author="Rev 8 Allen Wirfs-Brock" w:date="2012-06-01T16:11:00Z"/>
          <w:rFonts w:ascii="Helvetica" w:hAnsi="Helvetica"/>
          <w:b/>
        </w:rPr>
      </w:pPr>
      <w:ins w:id="24018" w:author="Rev 8 Allen Wirfs-Brock" w:date="2012-06-01T16:11:00Z">
        <w:r w:rsidRPr="00E77497">
          <w:rPr>
            <w:rFonts w:ascii="Helvetica" w:hAnsi="Helvetica"/>
            <w:b/>
          </w:rPr>
          <w:t xml:space="preserve">Runtime Semantics: </w:t>
        </w:r>
        <w:r w:rsidRPr="00E77497">
          <w:rPr>
            <w:rFonts w:ascii="Helvetica" w:hAnsi="Helvetica"/>
            <w:b/>
            <w:spacing w:val="6"/>
          </w:rPr>
          <w:t>Evaluation</w:t>
        </w:r>
      </w:ins>
    </w:p>
    <w:p w14:paraId="3349FF6D" w14:textId="77777777" w:rsidR="009E380A" w:rsidRPr="00E77497" w:rsidRDefault="009E380A" w:rsidP="009E380A">
      <w:pPr>
        <w:jc w:val="left"/>
        <w:rPr>
          <w:ins w:id="24019" w:author="Rev 8 Allen Wirfs-Brock" w:date="2012-06-01T16:12:00Z"/>
        </w:rPr>
      </w:pPr>
      <w:ins w:id="24020" w:author="Rev 8 Allen Wirfs-Brock" w:date="2012-06-01T16:12: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38D8BE22" w14:textId="77777777" w:rsidR="00D30F05" w:rsidRDefault="00D30F05" w:rsidP="009E380A">
      <w:pPr>
        <w:pStyle w:val="Alg2"/>
        <w:numPr>
          <w:ilvl w:val="0"/>
          <w:numId w:val="856"/>
        </w:numPr>
        <w:rPr>
          <w:ins w:id="24021" w:author="Rev 8 Allen Wirfs-Brock" w:date="2012-06-07T15:45:00Z"/>
        </w:rPr>
      </w:pPr>
      <w:ins w:id="24022" w:author="Rev 8 Allen Wirfs-Brock" w:date="2012-06-07T15:45:00Z">
        <w:r>
          <w:t xml:space="preserve">Let </w:t>
        </w:r>
        <w:r w:rsidRPr="00ED2E78">
          <w:rPr>
            <w:i/>
          </w:rPr>
          <w:t>className</w:t>
        </w:r>
        <w:r>
          <w:t xml:space="preserve"> be String</w:t>
        </w:r>
        <w:del w:id="24023" w:author="Rev 9 Allen Wirfs-Brock" w:date="2012-07-07T16:31:00Z">
          <w:r w:rsidDel="00D11231">
            <w:delText xml:space="preserve"> </w:delText>
          </w:r>
        </w:del>
        <w:r>
          <w:t xml:space="preserve">Value of </w:t>
        </w:r>
        <w:r w:rsidRPr="00ED2E78">
          <w:rPr>
            <w:i/>
          </w:rPr>
          <w:t>BindingIdentifier</w:t>
        </w:r>
        <w:r>
          <w:t>.</w:t>
        </w:r>
      </w:ins>
    </w:p>
    <w:p w14:paraId="6E02E767" w14:textId="77777777" w:rsidR="009E380A" w:rsidRPr="00E77497" w:rsidRDefault="009E380A" w:rsidP="009E380A">
      <w:pPr>
        <w:pStyle w:val="Alg2"/>
        <w:numPr>
          <w:ilvl w:val="0"/>
          <w:numId w:val="856"/>
        </w:numPr>
        <w:rPr>
          <w:ins w:id="24024" w:author="Rev 8 Allen Wirfs-Brock" w:date="2012-06-01T16:11:00Z"/>
        </w:rPr>
      </w:pPr>
      <w:ins w:id="24025" w:author="Rev 8 Allen Wirfs-Brock" w:date="2012-06-01T16:11:00Z">
        <w:r w:rsidRPr="00E77497">
          <w:t xml:space="preserve">Let </w:t>
        </w:r>
      </w:ins>
      <w:ins w:id="24026" w:author="Rev 8 Allen Wirfs-Brock" w:date="2012-06-01T16:24:00Z">
        <w:r w:rsidR="001872DF">
          <w:rPr>
            <w:i/>
          </w:rPr>
          <w:t>value</w:t>
        </w:r>
      </w:ins>
      <w:ins w:id="24027" w:author="Rev 8 Allen Wirfs-Brock" w:date="2012-06-01T16:11:00Z">
        <w:r w:rsidRPr="00E77497">
          <w:rPr>
            <w:i/>
          </w:rPr>
          <w:t xml:space="preserve"> </w:t>
        </w:r>
        <w:r w:rsidRPr="00E77497">
          <w:t xml:space="preserve">be the result of </w:t>
        </w:r>
      </w:ins>
      <w:ins w:id="24028" w:author="Rev 8 Allen Wirfs-Brock" w:date="2012-06-01T16:22:00Z">
        <w:r w:rsidR="001872DF">
          <w:t xml:space="preserve">ClassDefinitionEvaluation of </w:t>
        </w:r>
        <w:r w:rsidR="001872DF" w:rsidRPr="001872DF">
          <w:rPr>
            <w:i/>
          </w:rPr>
          <w:t>ClassTail</w:t>
        </w:r>
        <w:r w:rsidR="001872DF">
          <w:t xml:space="preserve"> with argument </w:t>
        </w:r>
      </w:ins>
      <w:ins w:id="24029" w:author="Rev 8 Allen Wirfs-Brock" w:date="2012-06-07T15:45:00Z">
        <w:r w:rsidR="00D30F05" w:rsidRPr="00ED2E78">
          <w:rPr>
            <w:i/>
          </w:rPr>
          <w:t>className</w:t>
        </w:r>
      </w:ins>
      <w:ins w:id="24030" w:author="Rev 8 Allen Wirfs-Brock" w:date="2012-06-01T16:11:00Z">
        <w:r w:rsidRPr="00E77497">
          <w:t>.</w:t>
        </w:r>
      </w:ins>
    </w:p>
    <w:p w14:paraId="00745E72" w14:textId="77777777" w:rsidR="009E380A" w:rsidRDefault="009E380A" w:rsidP="009E380A">
      <w:pPr>
        <w:pStyle w:val="Alg2"/>
        <w:numPr>
          <w:ilvl w:val="0"/>
          <w:numId w:val="856"/>
        </w:numPr>
        <w:spacing w:after="220"/>
        <w:contextualSpacing/>
        <w:rPr>
          <w:ins w:id="24031" w:author="Rev 8 Allen Wirfs-Brock" w:date="2012-06-01T16:11:00Z"/>
        </w:rPr>
      </w:pPr>
      <w:ins w:id="24032" w:author="Rev 8 Allen Wirfs-Brock" w:date="2012-06-01T16:11:00Z">
        <w:r>
          <w:t xml:space="preserve">If </w:t>
        </w:r>
        <w:r>
          <w:rPr>
            <w:i/>
          </w:rPr>
          <w:t>value</w:t>
        </w:r>
        <w:r>
          <w:t xml:space="preserve"> is an abrupt completion, return </w:t>
        </w:r>
      </w:ins>
      <w:ins w:id="24033" w:author="Rev 8 Allen Wirfs-Brock" w:date="2012-06-01T16:40:00Z">
        <w:r w:rsidR="009E58EB">
          <w:rPr>
            <w:i/>
          </w:rPr>
          <w:t>value</w:t>
        </w:r>
      </w:ins>
      <w:ins w:id="24034" w:author="Rev 8 Allen Wirfs-Brock" w:date="2012-06-01T16:11:00Z">
        <w:r>
          <w:t>.</w:t>
        </w:r>
      </w:ins>
    </w:p>
    <w:p w14:paraId="0B57F0FE" w14:textId="77777777" w:rsidR="009E380A" w:rsidRPr="00E77497" w:rsidRDefault="009E380A" w:rsidP="009E380A">
      <w:pPr>
        <w:pStyle w:val="Alg2"/>
        <w:numPr>
          <w:ilvl w:val="0"/>
          <w:numId w:val="856"/>
        </w:numPr>
        <w:jc w:val="left"/>
        <w:rPr>
          <w:ins w:id="24035" w:author="Rev 8 Allen Wirfs-Brock" w:date="2012-06-01T16:11:00Z"/>
        </w:rPr>
      </w:pPr>
      <w:ins w:id="24036" w:author="Rev 8 Allen Wirfs-Brock" w:date="2012-06-01T16:11:00Z">
        <w:r w:rsidRPr="00E77497">
          <w:t xml:space="preserve">Let </w:t>
        </w:r>
        <w:r w:rsidRPr="00E77497">
          <w:rPr>
            <w:i/>
          </w:rPr>
          <w:t>env</w:t>
        </w:r>
        <w:r w:rsidRPr="00E77497">
          <w:t xml:space="preserve"> be the </w:t>
        </w:r>
      </w:ins>
      <w:ins w:id="24037" w:author="Rev 8 Allen Wirfs-Brock" w:date="2012-06-13T16:03:00Z">
        <w:r w:rsidR="00B33FB4">
          <w:t>running</w:t>
        </w:r>
        <w:r w:rsidR="00B33FB4" w:rsidRPr="00E77497">
          <w:t xml:space="preserve"> </w:t>
        </w:r>
      </w:ins>
      <w:ins w:id="24038" w:author="Rev 8 Allen Wirfs-Brock" w:date="2012-06-01T16:11:00Z">
        <w:r w:rsidRPr="00E77497">
          <w:t>execution context’s LexicalEnvironment.</w:t>
        </w:r>
      </w:ins>
    </w:p>
    <w:p w14:paraId="47C4EEE1" w14:textId="77777777" w:rsidR="00A15B53" w:rsidRDefault="00A15B53" w:rsidP="00B42F6E">
      <w:pPr>
        <w:pStyle w:val="Alg2"/>
        <w:numPr>
          <w:ilvl w:val="0"/>
          <w:numId w:val="856"/>
        </w:numPr>
        <w:spacing w:after="220"/>
        <w:contextualSpacing/>
        <w:rPr>
          <w:ins w:id="24039" w:author="Rev 8 Allen Wirfs-Brock" w:date="2012-06-07T15:51:00Z"/>
        </w:rPr>
      </w:pPr>
      <w:ins w:id="24040" w:author="Rev 8 Allen Wirfs-Brock" w:date="2012-06-07T15:52:00Z">
        <w:r>
          <w:t xml:space="preserve">Let </w:t>
        </w:r>
        <w:r w:rsidRPr="00B42F6E">
          <w:rPr>
            <w:i/>
          </w:rPr>
          <w:t>status</w:t>
        </w:r>
        <w:r>
          <w:t xml:space="preserve"> be the result of p</w:t>
        </w:r>
        <w:r w:rsidRPr="004418C4">
          <w:t>erform</w:t>
        </w:r>
        <w:r>
          <w:t>ing</w:t>
        </w:r>
        <w:r w:rsidRPr="004418C4">
          <w:t xml:space="preserve"> </w:t>
        </w:r>
        <w:r w:rsidRPr="00E77497">
          <w:t xml:space="preserve">Binding </w:t>
        </w:r>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ins>
    </w:p>
    <w:p w14:paraId="690D1254" w14:textId="77777777" w:rsidR="00A15B53" w:rsidRDefault="00A15B53" w:rsidP="00A15B53">
      <w:pPr>
        <w:pStyle w:val="Alg2"/>
        <w:numPr>
          <w:ilvl w:val="0"/>
          <w:numId w:val="856"/>
        </w:numPr>
        <w:spacing w:after="220"/>
        <w:contextualSpacing/>
        <w:rPr>
          <w:ins w:id="24041" w:author="Rev 8 Allen Wirfs-Brock" w:date="2012-06-07T15:53:00Z"/>
        </w:rPr>
      </w:pPr>
      <w:ins w:id="24042" w:author="Rev 8 Allen Wirfs-Brock" w:date="2012-06-07T15:53:00Z">
        <w:r>
          <w:t>ReturnIfAbrupt(</w:t>
        </w:r>
        <w:r>
          <w:rPr>
            <w:i/>
          </w:rPr>
          <w:t>status</w:t>
        </w:r>
        <w:r>
          <w:t>).</w:t>
        </w:r>
      </w:ins>
    </w:p>
    <w:p w14:paraId="358507EB" w14:textId="77777777" w:rsidR="00A15B53" w:rsidRDefault="00A15B53" w:rsidP="009E380A">
      <w:pPr>
        <w:pStyle w:val="Alg2"/>
        <w:numPr>
          <w:ilvl w:val="0"/>
          <w:numId w:val="856"/>
        </w:numPr>
        <w:spacing w:after="220"/>
        <w:rPr>
          <w:ins w:id="24043" w:author="Rev 8 Allen Wirfs-Brock" w:date="2012-06-07T15:51:00Z"/>
        </w:rPr>
      </w:pPr>
      <w:ins w:id="24044" w:author="Rev 8 Allen Wirfs-Brock" w:date="2012-06-07T15:51:00Z">
        <w:r w:rsidRPr="00E77497">
          <w:t xml:space="preserve">Return </w:t>
        </w:r>
        <w:r>
          <w:t>NormalCompletion(</w:t>
        </w:r>
        <w:r w:rsidRPr="00E77497">
          <w:rPr>
            <w:rFonts w:ascii="Arial" w:hAnsi="Arial" w:cs="Arial"/>
          </w:rPr>
          <w:t>empty</w:t>
        </w:r>
        <w:r w:rsidRPr="0055587E">
          <w:t>)</w:t>
        </w:r>
        <w:r w:rsidRPr="00E77497">
          <w:t>.</w:t>
        </w:r>
      </w:ins>
    </w:p>
    <w:p w14:paraId="4B8D8F52" w14:textId="77777777" w:rsidR="009E58EB" w:rsidRPr="00E77497" w:rsidRDefault="009E58EB" w:rsidP="009E58EB">
      <w:pPr>
        <w:jc w:val="left"/>
        <w:rPr>
          <w:ins w:id="24045" w:author="Rev 8 Allen Wirfs-Brock" w:date="2012-06-01T16:38:00Z"/>
        </w:rPr>
      </w:pPr>
      <w:ins w:id="24046" w:author="Rev 8 Allen Wirfs-Brock" w:date="2012-06-01T16:38:00Z">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ins>
      <w:ins w:id="24047" w:author="Rev 8 Allen Wirfs-Brock" w:date="2012-06-01T16:39:00Z">
        <w:r w:rsidRPr="00594449">
          <w:rPr>
            <w:rFonts w:cs="Arial"/>
            <w:vertAlign w:val="subscript"/>
          </w:rPr>
          <w:t>opt</w:t>
        </w:r>
      </w:ins>
      <w:ins w:id="24048" w:author="Rev 8 Allen Wirfs-Brock" w:date="2012-06-01T16:38:00Z">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10C02B89" w14:textId="77777777" w:rsidR="001572F0" w:rsidRDefault="001572F0" w:rsidP="009E58EB">
      <w:pPr>
        <w:pStyle w:val="Alg2"/>
        <w:numPr>
          <w:ilvl w:val="0"/>
          <w:numId w:val="857"/>
        </w:numPr>
        <w:rPr>
          <w:ins w:id="24049" w:author="Rev 8 Allen Wirfs-Brock" w:date="2012-06-01T17:27:00Z"/>
        </w:rPr>
      </w:pPr>
      <w:ins w:id="24050" w:author="Rev 8 Allen Wirfs-Brock" w:date="2012-06-01T17:27:00Z">
        <w:r>
          <w:t xml:space="preserve">If </w:t>
        </w:r>
      </w:ins>
      <w:ins w:id="24051" w:author="Rev 8 Allen Wirfs-Brock" w:date="2012-06-01T17:28:00Z">
        <w:r w:rsidRPr="00E77497">
          <w:rPr>
            <w:i/>
          </w:rPr>
          <w:t>BindingIdentifier</w:t>
        </w:r>
        <w:r w:rsidRPr="00594449">
          <w:rPr>
            <w:rFonts w:cs="Arial"/>
            <w:vertAlign w:val="subscript"/>
          </w:rPr>
          <w:t>opt</w:t>
        </w:r>
      </w:ins>
      <w:ins w:id="24052" w:author="Rev 8 Allen Wirfs-Brock" w:date="2012-06-01T17:27:00Z">
        <w:r>
          <w:t xml:space="preserve"> is</w:t>
        </w:r>
      </w:ins>
      <w:ins w:id="24053" w:author="Rev 8 Allen Wirfs-Brock" w:date="2012-06-01T17:29:00Z">
        <w:r>
          <w:t xml:space="preserve"> not </w:t>
        </w:r>
      </w:ins>
      <w:ins w:id="24054" w:author="Rev 8 Allen Wirfs-Brock" w:date="2012-06-01T17:28:00Z">
        <w:r>
          <w:t xml:space="preserve"> present, then</w:t>
        </w:r>
      </w:ins>
      <w:ins w:id="24055" w:author="Rev 8 Allen Wirfs-Brock" w:date="2012-06-01T17:29:00Z">
        <w:r>
          <w:t xml:space="preserve"> let </w:t>
        </w:r>
        <w:r w:rsidRPr="00B42F6E">
          <w:rPr>
            <w:i/>
          </w:rPr>
          <w:t>className</w:t>
        </w:r>
        <w:r>
          <w:t xml:space="preserve"> be </w:t>
        </w:r>
        <w:r w:rsidRPr="00B42F6E">
          <w:rPr>
            <w:b/>
          </w:rPr>
          <w:t>undefined</w:t>
        </w:r>
        <w:r>
          <w:t>.</w:t>
        </w:r>
      </w:ins>
    </w:p>
    <w:p w14:paraId="3752EC14" w14:textId="77777777" w:rsidR="00985C0D" w:rsidRDefault="001572F0" w:rsidP="009E58EB">
      <w:pPr>
        <w:pStyle w:val="Alg2"/>
        <w:numPr>
          <w:ilvl w:val="0"/>
          <w:numId w:val="857"/>
        </w:numPr>
        <w:rPr>
          <w:ins w:id="24056" w:author="Rev 8 Allen Wirfs-Brock" w:date="2012-06-01T16:41:00Z"/>
        </w:rPr>
      </w:pPr>
      <w:ins w:id="24057" w:author="Rev 8 Allen Wirfs-Brock" w:date="2012-06-01T17:30:00Z">
        <w:r>
          <w:t>Else, let</w:t>
        </w:r>
      </w:ins>
      <w:ins w:id="24058" w:author="Rev 8 Allen Wirfs-Brock" w:date="2012-06-01T17:25:00Z">
        <w:r>
          <w:t xml:space="preserve"> </w:t>
        </w:r>
        <w:r w:rsidRPr="00B42F6E">
          <w:rPr>
            <w:i/>
          </w:rPr>
          <w:t>className</w:t>
        </w:r>
        <w:r>
          <w:t xml:space="preserve"> be String</w:t>
        </w:r>
        <w:del w:id="24059" w:author="Rev 9 Allen Wirfs-Brock" w:date="2012-07-07T16:31:00Z">
          <w:r w:rsidDel="00D11231">
            <w:delText xml:space="preserve"> </w:delText>
          </w:r>
        </w:del>
        <w:r>
          <w:t xml:space="preserve">Value of </w:t>
        </w:r>
        <w:r w:rsidRPr="00B42F6E">
          <w:rPr>
            <w:i/>
          </w:rPr>
          <w:t>BindingIdentifier</w:t>
        </w:r>
        <w:r>
          <w:t>.</w:t>
        </w:r>
      </w:ins>
    </w:p>
    <w:p w14:paraId="033795C8" w14:textId="77777777" w:rsidR="009E58EB" w:rsidRPr="00E77497" w:rsidRDefault="009E58EB" w:rsidP="009E58EB">
      <w:pPr>
        <w:pStyle w:val="Alg2"/>
        <w:numPr>
          <w:ilvl w:val="0"/>
          <w:numId w:val="857"/>
        </w:numPr>
        <w:rPr>
          <w:ins w:id="24060" w:author="Rev 8 Allen Wirfs-Brock" w:date="2012-06-01T16:38:00Z"/>
        </w:rPr>
      </w:pPr>
      <w:ins w:id="24061" w:author="Rev 8 Allen Wirfs-Brock" w:date="2012-06-01T16:38:00Z">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ins>
      <w:ins w:id="24062" w:author="Rev 8 Allen Wirfs-Brock" w:date="2012-06-01T17:26:00Z">
        <w:r w:rsidR="001572F0" w:rsidRPr="00D56329">
          <w:rPr>
            <w:i/>
          </w:rPr>
          <w:t>className</w:t>
        </w:r>
      </w:ins>
      <w:ins w:id="24063" w:author="Rev 8 Allen Wirfs-Brock" w:date="2012-06-01T16:38:00Z">
        <w:r w:rsidRPr="00E77497">
          <w:t>.</w:t>
        </w:r>
      </w:ins>
    </w:p>
    <w:p w14:paraId="0679DD52" w14:textId="77777777" w:rsidR="009E58EB" w:rsidRDefault="00D30F05" w:rsidP="009E58EB">
      <w:pPr>
        <w:pStyle w:val="Alg2"/>
        <w:numPr>
          <w:ilvl w:val="0"/>
          <w:numId w:val="857"/>
        </w:numPr>
        <w:spacing w:after="220"/>
        <w:contextualSpacing/>
        <w:rPr>
          <w:ins w:id="24064" w:author="Rev 8 Allen Wirfs-Brock" w:date="2012-06-01T16:38:00Z"/>
        </w:rPr>
      </w:pPr>
      <w:ins w:id="24065" w:author="Rev 8 Allen Wirfs-Brock" w:date="2012-06-07T15:46:00Z">
        <w:r>
          <w:t>ReturnIfAbrupt(</w:t>
        </w:r>
      </w:ins>
      <w:ins w:id="24066" w:author="Rev 8 Allen Wirfs-Brock" w:date="2012-06-07T15:47:00Z">
        <w:r>
          <w:rPr>
            <w:i/>
          </w:rPr>
          <w:t>value</w:t>
        </w:r>
      </w:ins>
      <w:ins w:id="24067" w:author="Rev 8 Allen Wirfs-Brock" w:date="2012-06-07T15:46:00Z">
        <w:r>
          <w:t>)</w:t>
        </w:r>
      </w:ins>
      <w:ins w:id="24068" w:author="Rev 8 Allen Wirfs-Brock" w:date="2012-06-07T15:47:00Z">
        <w:r>
          <w:t>.</w:t>
        </w:r>
      </w:ins>
    </w:p>
    <w:p w14:paraId="0C2C4718" w14:textId="77777777" w:rsidR="009E58EB" w:rsidRPr="00E77497" w:rsidRDefault="00D30F05" w:rsidP="009E58EB">
      <w:pPr>
        <w:pStyle w:val="Alg2"/>
        <w:numPr>
          <w:ilvl w:val="0"/>
          <w:numId w:val="857"/>
        </w:numPr>
        <w:spacing w:after="220"/>
        <w:rPr>
          <w:ins w:id="24069" w:author="Rev 8 Allen Wirfs-Brock" w:date="2012-06-01T16:38:00Z"/>
        </w:rPr>
      </w:pPr>
      <w:ins w:id="24070" w:author="Rev 8 Allen Wirfs-Brock" w:date="2012-06-07T15:49:00Z">
        <w:r w:rsidRPr="00E77497">
          <w:t xml:space="preserve">Return </w:t>
        </w:r>
        <w:r>
          <w:t>Normal</w:t>
        </w:r>
        <w:del w:id="24071" w:author="Rev 9 Allen Wirfs-Brock" w:date="2012-07-04T18:38:00Z">
          <w:r w:rsidDel="004C2A25">
            <w:delText>Value</w:delText>
          </w:r>
        </w:del>
      </w:ins>
      <w:ins w:id="24072" w:author="Rev 9 Allen Wirfs-Brock" w:date="2012-07-04T18:38:00Z">
        <w:r w:rsidR="004C2A25">
          <w:t>Completion</w:t>
        </w:r>
      </w:ins>
      <w:ins w:id="24073" w:author="Rev 8 Allen Wirfs-Brock" w:date="2012-06-07T15:49:00Z">
        <w:r>
          <w:t>(</w:t>
        </w:r>
        <w:r>
          <w:rPr>
            <w:i/>
          </w:rPr>
          <w:t>value</w:t>
        </w:r>
        <w:r>
          <w:t>)</w:t>
        </w:r>
        <w:r w:rsidRPr="00E77497">
          <w:t>.</w:t>
        </w:r>
      </w:ins>
    </w:p>
    <w:p w14:paraId="19B025F3" w14:textId="77777777" w:rsidR="004C02EF" w:rsidRPr="00E77497" w:rsidDel="001D11B0" w:rsidRDefault="004C02EF" w:rsidP="00DC488D">
      <w:pPr>
        <w:pStyle w:val="20"/>
        <w:numPr>
          <w:ilvl w:val="0"/>
          <w:numId w:val="0"/>
        </w:numPr>
        <w:rPr>
          <w:del w:id="24074" w:author="Allen Wirfs-Brock" w:date="2011-07-07T18:44:00Z"/>
        </w:rPr>
      </w:pPr>
      <w:del w:id="24075" w:author="Allen Wirfs-Brock" w:date="2011-07-07T18:44:00Z">
        <w:r w:rsidRPr="00E77497" w:rsidDel="001D11B0">
          <w:delText>13.1</w:delText>
        </w:r>
        <w:r w:rsidRPr="00E77497" w:rsidDel="001D11B0">
          <w:tab/>
          <w:delText>Strict Mode Restrictions</w:delText>
        </w:r>
        <w:bookmarkEnd w:id="22350"/>
        <w:bookmarkEnd w:id="22351"/>
        <w:bookmarkEnd w:id="22352"/>
        <w:bookmarkEnd w:id="22353"/>
      </w:del>
    </w:p>
    <w:p w14:paraId="15AC9561" w14:textId="77777777" w:rsidR="004C02EF" w:rsidRPr="00E77497" w:rsidDel="001D11B0" w:rsidRDefault="004C02EF" w:rsidP="00DC488D">
      <w:pPr>
        <w:pStyle w:val="20"/>
        <w:numPr>
          <w:ilvl w:val="0"/>
          <w:numId w:val="0"/>
        </w:numPr>
        <w:rPr>
          <w:del w:id="24076" w:author="Allen Wirfs-Brock" w:date="2011-07-07T18:40:00Z"/>
        </w:rPr>
      </w:pPr>
      <w:del w:id="24077" w:author="Allen Wirfs-Brock" w:date="2011-07-07T18:40:00Z">
        <w:r w:rsidRPr="00E77497" w:rsidDel="001D11B0">
          <w:delText xml:space="preserve">It is a SyntaxError if any </w:delText>
        </w:r>
        <w:r w:rsidRPr="00E77497" w:rsidDel="001D11B0">
          <w:rPr>
            <w:rFonts w:ascii="Times New Roman" w:hAnsi="Times New Roman"/>
            <w:i/>
          </w:rPr>
          <w:delText>Identifier</w:delText>
        </w:r>
        <w:r w:rsidRPr="00E77497" w:rsidDel="001D11B0">
          <w:delText xml:space="preserve"> value occurs more than once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18EB5C5E" w14:textId="77777777" w:rsidR="004C02EF" w:rsidRPr="00E77497" w:rsidDel="001D11B0" w:rsidRDefault="004C02EF" w:rsidP="00DC488D">
      <w:pPr>
        <w:pStyle w:val="20"/>
        <w:numPr>
          <w:ilvl w:val="0"/>
          <w:numId w:val="0"/>
        </w:numPr>
        <w:rPr>
          <w:del w:id="24078" w:author="Allen Wirfs-Brock" w:date="2011-07-07T18:40:00Z"/>
        </w:rPr>
      </w:pPr>
      <w:del w:id="24079" w:author="Allen Wirfs-Brock" w:date="2011-07-07T18:40: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1843497C" w14:textId="77777777" w:rsidR="004C02EF" w:rsidRPr="00E77497" w:rsidDel="001D11B0" w:rsidRDefault="004C02EF" w:rsidP="00DC488D">
      <w:pPr>
        <w:pStyle w:val="20"/>
        <w:numPr>
          <w:ilvl w:val="0"/>
          <w:numId w:val="0"/>
        </w:numPr>
        <w:rPr>
          <w:del w:id="24080" w:author="Allen Wirfs-Brock" w:date="2011-07-07T18:44:00Z"/>
        </w:rPr>
      </w:pPr>
      <w:del w:id="24081" w:author="Allen Wirfs-Brock" w:date="2011-07-07T18:44: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as the </w:delText>
        </w:r>
        <w:r w:rsidRPr="00E77497" w:rsidDel="001D11B0">
          <w:rPr>
            <w:rFonts w:ascii="Times New Roman" w:hAnsi="Times New Roman"/>
            <w:i/>
          </w:rPr>
          <w:delText>Identifier</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6866CA86" w14:textId="77777777" w:rsidR="004C02EF" w:rsidRPr="00E77497" w:rsidRDefault="004C02EF" w:rsidP="00DC488D">
      <w:pPr>
        <w:pStyle w:val="20"/>
        <w:numPr>
          <w:ilvl w:val="0"/>
          <w:numId w:val="0"/>
        </w:numPr>
      </w:pPr>
      <w:bookmarkStart w:id="24082" w:name="_Toc235503473"/>
      <w:bookmarkStart w:id="24083" w:name="_Toc241509248"/>
      <w:bookmarkStart w:id="24084" w:name="_Toc244416735"/>
      <w:bookmarkStart w:id="24085" w:name="_Toc276631099"/>
      <w:bookmarkStart w:id="24086" w:name="_Toc329528833"/>
      <w:r w:rsidRPr="00E77497">
        <w:t>13.</w:t>
      </w:r>
      <w:del w:id="24087" w:author="Rev 6 Allen Wirfs-Brock" w:date="2012-02-27T10:00:00Z">
        <w:r w:rsidRPr="00E77497" w:rsidDel="00BB761E">
          <w:delText>2</w:delText>
        </w:r>
      </w:del>
      <w:ins w:id="24088" w:author="Rev 6 Allen Wirfs-Brock" w:date="2012-02-27T10:00:00Z">
        <w:del w:id="24089" w:author="Rev 7 Allen Wirfs-Brock" w:date="2012-04-16T17:19:00Z">
          <w:r w:rsidR="00BB761E" w:rsidDel="00560A4D">
            <w:delText>1.1</w:delText>
          </w:r>
        </w:del>
      </w:ins>
      <w:ins w:id="24090" w:author="Rev 7 Allen Wirfs-Brock" w:date="2012-04-26T10:50:00Z">
        <w:del w:id="24091" w:author="Rev 8 Allen Wirfs-Brock" w:date="2012-05-28T15:18:00Z">
          <w:r w:rsidR="00572B17" w:rsidDel="00693C57">
            <w:delText>5</w:delText>
          </w:r>
        </w:del>
      </w:ins>
      <w:ins w:id="24092" w:author="Rev 8 Allen Wirfs-Brock" w:date="2012-05-28T15:18:00Z">
        <w:r w:rsidR="00693C57">
          <w:t>6</w:t>
        </w:r>
      </w:ins>
      <w:r w:rsidRPr="00E77497">
        <w:tab/>
        <w:t>Creating Function Objects</w:t>
      </w:r>
      <w:bookmarkEnd w:id="22354"/>
      <w:bookmarkEnd w:id="22355"/>
      <w:bookmarkEnd w:id="24082"/>
      <w:bookmarkEnd w:id="24083"/>
      <w:bookmarkEnd w:id="24084"/>
      <w:bookmarkEnd w:id="24085"/>
      <w:ins w:id="24093" w:author="Rev 7 Allen Wirfs-Brock" w:date="2012-04-27T13:20:00Z">
        <w:r w:rsidR="0017338E">
          <w:t xml:space="preserve"> and Constructors</w:t>
        </w:r>
      </w:ins>
      <w:bookmarkEnd w:id="24086"/>
    </w:p>
    <w:p w14:paraId="4A746486" w14:textId="77777777" w:rsidR="004C02EF" w:rsidRPr="00E77497" w:rsidRDefault="00E53F66" w:rsidP="004C02EF">
      <w:ins w:id="24094" w:author="Rev 7 Allen Wirfs-Brock" w:date="2012-04-19T14:35:00Z">
        <w:r>
          <w:t xml:space="preserve">The abstract operation </w:t>
        </w:r>
      </w:ins>
      <w:ins w:id="24095" w:author="Rev 7 Allen Wirfs-Brock" w:date="2012-04-19T14:36:00Z">
        <w:r>
          <w:t>Function</w:t>
        </w:r>
      </w:ins>
      <w:ins w:id="24096" w:author="Rev 7 Allen Wirfs-Brock" w:date="2012-04-19T14:35:00Z">
        <w:r>
          <w:t xml:space="preserve">Create </w:t>
        </w:r>
      </w:ins>
      <w:ins w:id="24097" w:author="Rev 7 Allen Wirfs-Brock" w:date="2012-04-19T15:03:00Z">
        <w:r w:rsidR="00223742">
          <w:t>requires</w:t>
        </w:r>
      </w:ins>
      <w:ins w:id="24098" w:author="Rev 7 Allen Wirfs-Brock" w:date="2012-04-19T14:35:00Z">
        <w:r>
          <w:t xml:space="preserve"> </w:t>
        </w:r>
      </w:ins>
      <w:ins w:id="24099" w:author="Rev 7 Allen Wirfs-Brock" w:date="2012-04-19T15:03:00Z">
        <w:r w:rsidR="00223742">
          <w:t>the</w:t>
        </w:r>
      </w:ins>
      <w:ins w:id="24100" w:author="Rev 7 Allen Wirfs-Brock" w:date="2012-04-19T14:35:00Z">
        <w:r>
          <w:t xml:space="preserve"> arguments: </w:t>
        </w:r>
      </w:ins>
      <w:ins w:id="24101" w:author="Rev 7 Allen Wirfs-Brock" w:date="2012-04-19T14:57:00Z">
        <w:r w:rsidR="00912F02" w:rsidRPr="00DC488D">
          <w:rPr>
            <w:rFonts w:ascii="Times New Roman" w:hAnsi="Times New Roman"/>
            <w:i/>
          </w:rPr>
          <w:t>kind</w:t>
        </w:r>
        <w:r w:rsidR="00912F02">
          <w:t xml:space="preserve"> which is one of (</w:t>
        </w:r>
        <w:r w:rsidR="00912F02" w:rsidRPr="00912F02">
          <w:t>Normal</w:t>
        </w:r>
      </w:ins>
      <w:ins w:id="24102" w:author="Rev 7 Allen Wirfs-Brock" w:date="2012-04-19T14:58:00Z">
        <w:r w:rsidR="00912F02">
          <w:t>,</w:t>
        </w:r>
      </w:ins>
      <w:ins w:id="24103" w:author="Rev 7 Allen Wirfs-Brock" w:date="2012-04-19T14:57:00Z">
        <w:r w:rsidR="00912F02">
          <w:t xml:space="preserve"> </w:t>
        </w:r>
        <w:r w:rsidR="00912F02" w:rsidRPr="00912F02">
          <w:t>Method</w:t>
        </w:r>
        <w:r w:rsidR="00912F02">
          <w:t xml:space="preserve">, </w:t>
        </w:r>
        <w:r w:rsidR="00912F02" w:rsidRPr="00912F02">
          <w:t>Arrow</w:t>
        </w:r>
        <w:r w:rsidR="00912F02">
          <w:t>)</w:t>
        </w:r>
      </w:ins>
      <w:ins w:id="24104" w:author="Rev 7 Allen Wirfs-Brock" w:date="2012-04-19T14:58:00Z">
        <w:r w:rsidR="00912F02">
          <w:t>,</w:t>
        </w:r>
      </w:ins>
      <w:ins w:id="24105" w:author="Rev 7 Allen Wirfs-Brock" w:date="2012-04-19T14:57:00Z">
        <w:r w:rsidR="00912F02">
          <w:t xml:space="preserve"> </w:t>
        </w:r>
      </w:ins>
      <w:ins w:id="24106" w:author="Rev 5 Allen Wirfs-Brock" w:date="2012-01-10T15:14:00Z">
        <w:del w:id="24107" w:author="Rev 7 Allen Wirfs-Brock" w:date="2012-04-19T14:35:00Z">
          <w:r w:rsidR="00ED240D" w:rsidDel="00E53F66">
            <w:delText>A</w:delText>
          </w:r>
          <w:r w:rsidR="00ED240D" w:rsidRPr="00E77497" w:rsidDel="00E53F66">
            <w:delText xml:space="preserve"> Function object is constructed as follows </w:delText>
          </w:r>
        </w:del>
      </w:ins>
      <w:del w:id="24108" w:author="Rev 7 Allen Wirfs-Brock" w:date="2012-04-19T14:35:00Z">
        <w:r w:rsidR="004C02EF" w:rsidRPr="00E77497" w:rsidDel="00E53F66">
          <w:delText xml:space="preserve">Given </w:delText>
        </w:r>
      </w:del>
      <w:ins w:id="24109" w:author="Rev 5 Allen Wirfs-Brock" w:date="2012-01-10T15:14:00Z">
        <w:del w:id="24110" w:author="Rev 7 Allen Wirfs-Brock" w:date="2012-04-19T14:35:00Z">
          <w:r w:rsidR="00ED240D" w:rsidDel="00E53F66">
            <w:delText>g</w:delText>
          </w:r>
          <w:r w:rsidR="00ED240D" w:rsidRPr="00E77497" w:rsidDel="00E53F66">
            <w:delText xml:space="preserve">iven </w:delText>
          </w:r>
        </w:del>
      </w:ins>
      <w:r w:rsidR="004C02EF" w:rsidRPr="00E77497">
        <w:t xml:space="preserve">an </w:t>
      </w:r>
      <w:del w:id="24111" w:author="Rev 4 Allen Wirfs-Brock" w:date="2011-10-18T10:57:00Z">
        <w:r w:rsidR="004C02EF" w:rsidRPr="00E77497" w:rsidDel="00483F85">
          <w:delText xml:space="preserve">optional </w:delText>
        </w:r>
      </w:del>
      <w:r w:rsidR="004C02EF" w:rsidRPr="00E77497">
        <w:t xml:space="preserve">parameter list specified by </w:t>
      </w:r>
      <w:r w:rsidR="004C02EF" w:rsidRPr="00E77497">
        <w:rPr>
          <w:rFonts w:ascii="Times New Roman" w:hAnsi="Times New Roman"/>
          <w:i/>
        </w:rPr>
        <w:t>FormalParameterList</w:t>
      </w:r>
      <w:r w:rsidR="004C02EF" w:rsidRPr="00E77497">
        <w:t xml:space="preserve">, a body specified by </w:t>
      </w:r>
      <w:r w:rsidR="004C02EF" w:rsidRPr="00E77497">
        <w:rPr>
          <w:rFonts w:ascii="Times New Roman" w:hAnsi="Times New Roman"/>
          <w:i/>
        </w:rPr>
        <w:t>FunctionBody</w:t>
      </w:r>
      <w:r w:rsidR="004C02EF" w:rsidRPr="00E77497">
        <w:t xml:space="preserve">, a Lexical Environment specified by </w:t>
      </w:r>
      <w:r w:rsidR="004C02EF" w:rsidRPr="00E77497">
        <w:rPr>
          <w:rFonts w:ascii="Times New Roman" w:hAnsi="Times New Roman"/>
          <w:i/>
        </w:rPr>
        <w:t>Scope</w:t>
      </w:r>
      <w:r w:rsidR="004C02EF" w:rsidRPr="00E77497">
        <w:t xml:space="preserve">, </w:t>
      </w:r>
      <w:del w:id="24112" w:author="Rev 5 Allen Wirfs-Brock" w:date="2012-01-10T15:07:00Z">
        <w:r w:rsidR="004C02EF" w:rsidRPr="00E77497" w:rsidDel="004A4371">
          <w:delText xml:space="preserve">and </w:delText>
        </w:r>
      </w:del>
      <w:r w:rsidR="004C02EF" w:rsidRPr="00E77497">
        <w:t xml:space="preserve">a Boolean flag </w:t>
      </w:r>
      <w:r w:rsidR="004C02EF" w:rsidRPr="00E77497">
        <w:rPr>
          <w:rFonts w:ascii="Times New Roman" w:hAnsi="Times New Roman"/>
          <w:i/>
        </w:rPr>
        <w:t>Strict</w:t>
      </w:r>
      <w:r w:rsidR="004C02EF" w:rsidRPr="00E77497">
        <w:t xml:space="preserve">, </w:t>
      </w:r>
      <w:ins w:id="24113" w:author="Rev 5 Allen Wirfs-Brock" w:date="2012-01-10T15:08:00Z">
        <w:r w:rsidR="004A4371">
          <w:t xml:space="preserve">and optionally, </w:t>
        </w:r>
      </w:ins>
      <w:ins w:id="24114" w:author="Rev 7 Allen Wirfs-Brock" w:date="2012-04-20T14:04:00Z">
        <w:r w:rsidR="00DC488D">
          <w:t xml:space="preserve">an object </w:t>
        </w:r>
      </w:ins>
      <w:ins w:id="24115" w:author="Rev 7 Allen Wirfs-Brock" w:date="2012-04-27T13:28:00Z">
        <w:r w:rsidR="00630A5A">
          <w:rPr>
            <w:rFonts w:ascii="Times New Roman" w:hAnsi="Times New Roman"/>
            <w:i/>
          </w:rPr>
          <w:t>functionP</w:t>
        </w:r>
      </w:ins>
      <w:ins w:id="24116" w:author="Rev 7 Allen Wirfs-Brock" w:date="2012-04-20T14:20:00Z">
        <w:r w:rsidR="001A5611">
          <w:rPr>
            <w:rFonts w:ascii="Times New Roman" w:hAnsi="Times New Roman"/>
            <w:i/>
          </w:rPr>
          <w:t>rototype</w:t>
        </w:r>
      </w:ins>
      <w:ins w:id="24117" w:author="Rev 7 Allen Wirfs-Brock" w:date="2012-04-20T14:04:00Z">
        <w:r w:rsidR="00DC488D">
          <w:t xml:space="preserve">, </w:t>
        </w:r>
      </w:ins>
      <w:ins w:id="24118" w:author="Rev 5 Allen Wirfs-Brock" w:date="2012-01-10T15:08:00Z">
        <w:r w:rsidR="004A4371">
          <w:t xml:space="preserve">an object </w:t>
        </w:r>
      </w:ins>
      <w:ins w:id="24119" w:author="Rev 5 Allen Wirfs-Brock" w:date="2012-01-10T15:13:00Z">
        <w:r w:rsidR="004A4371" w:rsidRPr="00DA3106">
          <w:rPr>
            <w:rFonts w:ascii="Times New Roman" w:hAnsi="Times New Roman"/>
            <w:i/>
          </w:rPr>
          <w:t>homeObject</w:t>
        </w:r>
      </w:ins>
      <w:ins w:id="24120" w:author="Rev 5 Allen Wirfs-Brock" w:date="2012-01-10T15:08:00Z">
        <w:r w:rsidR="004A4371">
          <w:t xml:space="preserve"> and a string </w:t>
        </w:r>
        <w:r w:rsidR="00ED240D" w:rsidRPr="00ED240D">
          <w:rPr>
            <w:rFonts w:ascii="Times New Roman" w:hAnsi="Times New Roman"/>
            <w:i/>
          </w:rPr>
          <w:t>methodNam</w:t>
        </w:r>
        <w:r w:rsidR="004A4371" w:rsidRPr="00DA3106">
          <w:rPr>
            <w:rFonts w:ascii="Times New Roman" w:hAnsi="Times New Roman"/>
            <w:i/>
          </w:rPr>
          <w:t>e</w:t>
        </w:r>
      </w:ins>
      <w:ins w:id="24121" w:author="Rev 7 Allen Wirfs-Brock" w:date="2012-04-19T14:35:00Z">
        <w:r>
          <w:rPr>
            <w:rFonts w:ascii="Times New Roman" w:hAnsi="Times New Roman"/>
          </w:rPr>
          <w:t xml:space="preserve">. </w:t>
        </w:r>
      </w:ins>
      <w:ins w:id="24122" w:author="Rev 7 Allen Wirfs-Brock" w:date="2012-04-19T15:03:00Z">
        <w:r w:rsidR="00223742">
          <w:t xml:space="preserve">FunctionCreate </w:t>
        </w:r>
      </w:ins>
      <w:ins w:id="24123" w:author="Rev 7 Allen Wirfs-Brock" w:date="2012-04-19T14:35:00Z">
        <w:r w:rsidRPr="00DC488D">
          <w:rPr>
            <w:rFonts w:cs="Arial"/>
          </w:rPr>
          <w:t>performs the following steps</w:t>
        </w:r>
      </w:ins>
      <w:del w:id="24124" w:author="Rev 5 Allen Wirfs-Brock" w:date="2012-01-10T15:14:00Z">
        <w:r w:rsidR="004C02EF" w:rsidRPr="00E77497" w:rsidDel="00ED240D">
          <w:delText>a Function object is constructed as follows</w:delText>
        </w:r>
      </w:del>
      <w:r w:rsidR="004C02EF" w:rsidRPr="00E77497">
        <w:t>:</w:t>
      </w:r>
    </w:p>
    <w:p w14:paraId="6E414D75"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5A45671B"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all the internal methods, except for [[Get</w:t>
      </w:r>
      <w:ins w:id="24125" w:author="Rev 7 Allen Wirfs-Brock" w:date="2012-04-25T17:52:00Z">
        <w:r w:rsidR="00E80AA3">
          <w:rPr>
            <w:rFonts w:ascii="Times New Roman" w:hAnsi="Times New Roman"/>
          </w:rPr>
          <w:t>Property</w:t>
        </w:r>
      </w:ins>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as described in 8.12.</w:t>
      </w:r>
    </w:p>
    <w:p w14:paraId="33915C56" w14:textId="77777777" w:rsidR="004C02EF" w:rsidRPr="00E77497" w:rsidRDefault="004C02EF" w:rsidP="00150A49">
      <w:pPr>
        <w:numPr>
          <w:ilvl w:val="0"/>
          <w:numId w:val="146"/>
        </w:numPr>
        <w:contextualSpacing/>
        <w:rPr>
          <w:rFonts w:ascii="Times New Roman" w:hAnsi="Times New Roman"/>
        </w:rPr>
      </w:pPr>
      <w:del w:id="24126" w:author="Allen Wirfs-Brock" w:date="2011-07-02T13:19:00Z">
        <w:r w:rsidRPr="00E77497" w:rsidDel="000011A1">
          <w:rPr>
            <w:rFonts w:ascii="Times New Roman" w:hAnsi="Times New Roman"/>
          </w:rPr>
          <w:delText xml:space="preserve">Set </w:delText>
        </w:r>
      </w:del>
      <w:ins w:id="24127" w:author="Allen Wirfs-Brock" w:date="2011-07-02T13:19:00Z">
        <w:r w:rsidR="000011A1" w:rsidRPr="00E77497">
          <w:rPr>
            <w:rFonts w:ascii="Times New Roman" w:hAnsi="Times New Roman"/>
          </w:rPr>
          <w:t xml:space="preserve">Add </w:t>
        </w:r>
      </w:ins>
      <w:r w:rsidRPr="00E77497">
        <w:rPr>
          <w:rFonts w:ascii="Times New Roman" w:hAnsi="Times New Roman"/>
        </w:rPr>
        <w:t>the [[</w:t>
      </w:r>
      <w:del w:id="24128" w:author="Allen Wirfs-Brock" w:date="2011-07-02T13:19:00Z">
        <w:r w:rsidRPr="00E77497" w:rsidDel="000011A1">
          <w:rPr>
            <w:rFonts w:ascii="Times New Roman" w:hAnsi="Times New Roman"/>
          </w:rPr>
          <w:delText>Class</w:delText>
        </w:r>
      </w:del>
      <w:ins w:id="24129" w:author="Allen Wirfs-Brock" w:date="2011-07-02T13:19:00Z">
        <w:del w:id="24130" w:author="Rev 3 Allen Wirfs-Brock" w:date="2011-09-07T15:22:00Z">
          <w:r w:rsidR="000011A1" w:rsidRPr="00E77497" w:rsidDel="00FE434F">
            <w:rPr>
              <w:rFonts w:ascii="Times New Roman" w:hAnsi="Times New Roman"/>
            </w:rPr>
            <w:delText>IsFunction</w:delText>
          </w:r>
        </w:del>
      </w:ins>
      <w:ins w:id="24131" w:author="Rev 3 Allen Wirfs-Brock" w:date="2011-09-07T15:22:00Z">
        <w:r w:rsidR="00FE434F" w:rsidRPr="00E77497">
          <w:rPr>
            <w:rFonts w:ascii="Times New Roman" w:hAnsi="Times New Roman"/>
          </w:rPr>
          <w:t>NativeBrand</w:t>
        </w:r>
      </w:ins>
      <w:r w:rsidRPr="00E77497">
        <w:rPr>
          <w:rFonts w:ascii="Times New Roman" w:hAnsi="Times New Roman"/>
        </w:rPr>
        <w:t>]] internal property</w:t>
      </w:r>
      <w:ins w:id="24132" w:author="Rev 3 Allen Wirfs-Brock" w:date="2011-09-07T15:22:00Z">
        <w:r w:rsidR="00FE434F" w:rsidRPr="00E77497">
          <w:rPr>
            <w:rFonts w:ascii="Times New Roman" w:hAnsi="Times New Roman"/>
          </w:rPr>
          <w:t xml:space="preserve"> with value NativeFunction</w:t>
        </w:r>
      </w:ins>
      <w:r w:rsidRPr="00E77497">
        <w:rPr>
          <w:rFonts w:ascii="Times New Roman" w:hAnsi="Times New Roman"/>
        </w:rPr>
        <w:t xml:space="preserve"> </w:t>
      </w:r>
      <w:del w:id="24133" w:author="Allen Wirfs-Brock" w:date="2011-07-02T13:19:00Z">
        <w:r w:rsidRPr="00E77497" w:rsidDel="000011A1">
          <w:rPr>
            <w:rFonts w:ascii="Times New Roman" w:hAnsi="Times New Roman"/>
          </w:rPr>
          <w:delText xml:space="preserve">of </w:delText>
        </w:r>
      </w:del>
      <w:ins w:id="24134" w:author="Allen Wirfs-Brock" w:date="2011-07-02T13:19:00Z">
        <w:r w:rsidR="000011A1" w:rsidRPr="00E77497">
          <w:rPr>
            <w:rFonts w:ascii="Times New Roman" w:hAnsi="Times New Roman"/>
          </w:rPr>
          <w:t xml:space="preserve">to </w:t>
        </w:r>
      </w:ins>
      <w:r w:rsidRPr="00E77497">
        <w:rPr>
          <w:rFonts w:ascii="Times New Roman" w:hAnsi="Times New Roman"/>
          <w:i/>
        </w:rPr>
        <w:t>F</w:t>
      </w:r>
      <w:del w:id="24135" w:author="Allen Wirfs-Brock" w:date="2011-07-02T13:19: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6A902DCD" w14:textId="77777777" w:rsidR="00DC488D" w:rsidRDefault="00DC488D" w:rsidP="00150A49">
      <w:pPr>
        <w:numPr>
          <w:ilvl w:val="0"/>
          <w:numId w:val="146"/>
        </w:numPr>
        <w:contextualSpacing/>
        <w:rPr>
          <w:ins w:id="24136" w:author="Rev 7 Allen Wirfs-Brock" w:date="2012-04-20T14:10:00Z"/>
          <w:rFonts w:ascii="Times New Roman" w:hAnsi="Times New Roman"/>
        </w:rPr>
      </w:pPr>
      <w:ins w:id="24137" w:author="Rev 7 Allen Wirfs-Brock" w:date="2012-04-20T14:08:00Z">
        <w:r>
          <w:rPr>
            <w:rFonts w:ascii="Times New Roman" w:hAnsi="Times New Roman"/>
          </w:rPr>
          <w:t xml:space="preserve">If the </w:t>
        </w:r>
      </w:ins>
      <w:ins w:id="24138"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24139" w:author="Rev 7 Allen Wirfs-Brock" w:date="2012-04-20T14:08:00Z">
        <w:r>
          <w:rPr>
            <w:rFonts w:ascii="Times New Roman" w:hAnsi="Times New Roman"/>
          </w:rPr>
          <w:t>argument was not provided,</w:t>
        </w:r>
      </w:ins>
      <w:ins w:id="24140" w:author="Rev 7 Allen Wirfs-Brock" w:date="2012-04-20T14:10:00Z">
        <w:r>
          <w:rPr>
            <w:rFonts w:ascii="Times New Roman" w:hAnsi="Times New Roman"/>
          </w:rPr>
          <w:t>then</w:t>
        </w:r>
      </w:ins>
      <w:ins w:id="24141" w:author="Rev 7 Allen Wirfs-Brock" w:date="2012-04-20T14:08:00Z">
        <w:r>
          <w:rPr>
            <w:rFonts w:ascii="Times New Roman" w:hAnsi="Times New Roman"/>
          </w:rPr>
          <w:t xml:space="preserve"> </w:t>
        </w:r>
      </w:ins>
    </w:p>
    <w:p w14:paraId="3839F427" w14:textId="77777777" w:rsidR="00DC488D" w:rsidRDefault="00DC488D" w:rsidP="00DC488D">
      <w:pPr>
        <w:numPr>
          <w:ilvl w:val="1"/>
          <w:numId w:val="146"/>
        </w:numPr>
        <w:contextualSpacing/>
        <w:rPr>
          <w:ins w:id="24142" w:author="Rev 7 Allen Wirfs-Brock" w:date="2012-04-20T14:08:00Z"/>
          <w:rFonts w:ascii="Times New Roman" w:hAnsi="Times New Roman"/>
        </w:rPr>
      </w:pPr>
      <w:ins w:id="24143" w:author="Rev 7 Allen Wirfs-Brock" w:date="2012-04-20T14:10:00Z">
        <w:r>
          <w:rPr>
            <w:rFonts w:ascii="Times New Roman" w:hAnsi="Times New Roman"/>
          </w:rPr>
          <w:t>L</w:t>
        </w:r>
      </w:ins>
      <w:ins w:id="24144" w:author="Rev 7 Allen Wirfs-Brock" w:date="2012-04-20T14:08:00Z">
        <w:r>
          <w:rPr>
            <w:rFonts w:ascii="Times New Roman" w:hAnsi="Times New Roman"/>
          </w:rPr>
          <w:t>et</w:t>
        </w:r>
      </w:ins>
      <w:ins w:id="24145" w:author="Rev 7 Allen Wirfs-Brock" w:date="2012-04-20T14:10:00Z">
        <w:r>
          <w:rPr>
            <w:rFonts w:ascii="Times New Roman" w:hAnsi="Times New Roman"/>
          </w:rPr>
          <w:t xml:space="preserve"> </w:t>
        </w:r>
      </w:ins>
      <w:ins w:id="24146"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24147" w:author="Rev 7 Allen Wirfs-Brock" w:date="2012-04-20T14:08:00Z">
        <w:r>
          <w:rPr>
            <w:rFonts w:ascii="Times New Roman" w:hAnsi="Times New Roman"/>
          </w:rPr>
          <w:t xml:space="preserve">be </w:t>
        </w:r>
      </w:ins>
      <w:ins w:id="24148" w:author="Rev 7 Allen Wirfs-Brock" w:date="2012-04-20T14:09:00Z">
        <w:r w:rsidRPr="00557892">
          <w:rPr>
            <w:rFonts w:ascii="Times New Roman" w:hAnsi="Times New Roman"/>
          </w:rPr>
          <w:t>the intrinsic object</w:t>
        </w:r>
        <w:r>
          <w:t xml:space="preserve"> %FunctionPrototype%.</w:t>
        </w:r>
      </w:ins>
    </w:p>
    <w:p w14:paraId="22585E7A"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w:t>
      </w:r>
      <w:del w:id="24149" w:author="Rev 7 Allen Wirfs-Brock" w:date="2012-04-20T14:09:00Z">
        <w:r w:rsidRPr="00DC488D" w:rsidDel="00DC488D">
          <w:rPr>
            <w:rFonts w:ascii="Times New Roman" w:hAnsi="Times New Roman"/>
            <w:i/>
          </w:rPr>
          <w:delText xml:space="preserve">the </w:delText>
        </w:r>
      </w:del>
      <w:ins w:id="24150" w:author="Rev 7 Allen Wirfs-Brock" w:date="2012-04-27T13:28:00Z">
        <w:r w:rsidR="00630A5A">
          <w:rPr>
            <w:rFonts w:ascii="Times New Roman" w:hAnsi="Times New Roman"/>
            <w:i/>
          </w:rPr>
          <w:t>functionPrototype</w:t>
        </w:r>
      </w:ins>
      <w:ins w:id="24151" w:author="Rev 7 Allen Wirfs-Brock" w:date="2012-04-20T14:09:00Z">
        <w:r w:rsidR="00DC488D">
          <w:rPr>
            <w:rFonts w:ascii="Times New Roman" w:hAnsi="Times New Roman"/>
          </w:rPr>
          <w:t>.</w:t>
        </w:r>
      </w:ins>
      <w:del w:id="24152" w:author="Rev 7 Allen Wirfs-Brock" w:date="2012-04-19T15:06:00Z">
        <w:r w:rsidRPr="00E77497" w:rsidDel="00223742">
          <w:rPr>
            <w:rFonts w:ascii="Times New Roman" w:hAnsi="Times New Roman"/>
          </w:rPr>
          <w:delText>standard built-in Function prototype object as specified in 15.3.3.1</w:delText>
        </w:r>
      </w:del>
      <w:r w:rsidRPr="00E77497">
        <w:rPr>
          <w:rFonts w:ascii="Times New Roman" w:hAnsi="Times New Roman"/>
        </w:rPr>
        <w:t>.</w:t>
      </w:r>
    </w:p>
    <w:p w14:paraId="332D2DC9"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the [[Get</w:t>
      </w:r>
      <w:ins w:id="24153" w:author="Rev 7 Allen Wirfs-Brock" w:date="2012-04-25T17:53:00Z">
        <w:r w:rsidR="00E80AA3">
          <w:rPr>
            <w:rFonts w:ascii="Times New Roman" w:hAnsi="Times New Roman"/>
          </w:rPr>
          <w:t>Property</w:t>
        </w:r>
      </w:ins>
      <w:r w:rsidRPr="00E77497">
        <w:rPr>
          <w:rFonts w:ascii="Times New Roman" w:hAnsi="Times New Roman"/>
        </w:rPr>
        <w:t xml:space="preserve">]] internal property of </w:t>
      </w:r>
      <w:r w:rsidRPr="00E77497">
        <w:rPr>
          <w:rFonts w:ascii="Times New Roman" w:hAnsi="Times New Roman"/>
          <w:i/>
        </w:rPr>
        <w:t>F</w:t>
      </w:r>
      <w:r w:rsidRPr="00E77497">
        <w:rPr>
          <w:rFonts w:ascii="Times New Roman" w:hAnsi="Times New Roman"/>
        </w:rPr>
        <w:t xml:space="preserve"> as described in 15.3.5.4.</w:t>
      </w:r>
    </w:p>
    <w:p w14:paraId="67424C16"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w:t>
      </w:r>
      <w:del w:id="24154" w:author="Rev 7 Allen Wirfs-Brock" w:date="2012-04-19T14:59:00Z">
        <w:r w:rsidRPr="00E77497" w:rsidDel="00912F02">
          <w:rPr>
            <w:rFonts w:ascii="Times New Roman" w:hAnsi="Times New Roman"/>
          </w:rPr>
          <w:delText>2</w:delText>
        </w:r>
      </w:del>
      <w:ins w:id="24155" w:author="Rev 7 Allen Wirfs-Brock" w:date="2012-04-27T13:20:00Z">
        <w:r w:rsidR="0017338E">
          <w:rPr>
            <w:rFonts w:ascii="Times New Roman" w:hAnsi="Times New Roman"/>
          </w:rPr>
          <w:t>5</w:t>
        </w:r>
      </w:ins>
      <w:r w:rsidRPr="00E77497">
        <w:rPr>
          <w:rFonts w:ascii="Times New Roman" w:hAnsi="Times New Roman"/>
        </w:rPr>
        <w:t>.1.</w:t>
      </w:r>
    </w:p>
    <w:p w14:paraId="756DE08D" w14:textId="77777777" w:rsidR="004C02EF" w:rsidRPr="00E77497" w:rsidDel="001A5611" w:rsidRDefault="004C02EF" w:rsidP="00DC488D">
      <w:pPr>
        <w:numPr>
          <w:ilvl w:val="1"/>
          <w:numId w:val="146"/>
        </w:numPr>
        <w:contextualSpacing/>
        <w:rPr>
          <w:del w:id="24156" w:author="Rev 7 Allen Wirfs-Brock" w:date="2012-04-20T14:19:00Z"/>
          <w:rFonts w:ascii="Times New Roman" w:hAnsi="Times New Roman"/>
        </w:rPr>
      </w:pPr>
      <w:del w:id="24157" w:author="Rev 7 Allen Wirfs-Brock" w:date="2012-04-20T14:19:00Z">
        <w:r w:rsidRPr="00E77497" w:rsidDel="001A5611">
          <w:rPr>
            <w:rFonts w:ascii="Times New Roman" w:hAnsi="Times New Roman"/>
          </w:rPr>
          <w:delText xml:space="preserve">Set the [[Construct]]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13.</w:delText>
        </w:r>
      </w:del>
      <w:del w:id="24158" w:author="Rev 7 Allen Wirfs-Brock" w:date="2012-04-19T15:01:00Z">
        <w:r w:rsidRPr="00E77497" w:rsidDel="00912F02">
          <w:rPr>
            <w:rFonts w:ascii="Times New Roman" w:hAnsi="Times New Roman"/>
          </w:rPr>
          <w:delText>2</w:delText>
        </w:r>
      </w:del>
      <w:del w:id="24159" w:author="Rev 7 Allen Wirfs-Brock" w:date="2012-04-20T14:19:00Z">
        <w:r w:rsidRPr="00E77497" w:rsidDel="001A5611">
          <w:rPr>
            <w:rFonts w:ascii="Times New Roman" w:hAnsi="Times New Roman"/>
          </w:rPr>
          <w:delText>.2.</w:delText>
        </w:r>
      </w:del>
    </w:p>
    <w:p w14:paraId="134C6508" w14:textId="77777777" w:rsidR="004C02EF" w:rsidRPr="00E77497" w:rsidDel="001A5611" w:rsidRDefault="004C02EF" w:rsidP="00DC488D">
      <w:pPr>
        <w:numPr>
          <w:ilvl w:val="1"/>
          <w:numId w:val="146"/>
        </w:numPr>
        <w:contextualSpacing/>
        <w:rPr>
          <w:del w:id="24160" w:author="Rev 7 Allen Wirfs-Brock" w:date="2012-04-20T14:19:00Z"/>
          <w:rFonts w:ascii="Times New Roman" w:hAnsi="Times New Roman"/>
        </w:rPr>
      </w:pPr>
      <w:del w:id="24161" w:author="Rev 7 Allen Wirfs-Brock" w:date="2012-04-20T14:19:00Z">
        <w:r w:rsidRPr="00E77497" w:rsidDel="001A5611">
          <w:rPr>
            <w:rFonts w:ascii="Times New Roman" w:hAnsi="Times New Roman"/>
          </w:rPr>
          <w:delText xml:space="preserve">Set the [[HasInstance]]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15.3.5.3.</w:delText>
        </w:r>
      </w:del>
    </w:p>
    <w:p w14:paraId="74CC9548"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14:paraId="6787DFE4" w14:textId="77777777" w:rsidR="004C02EF" w:rsidRPr="00E77497" w:rsidDel="004A4371" w:rsidRDefault="004C02EF" w:rsidP="00150A49">
      <w:pPr>
        <w:numPr>
          <w:ilvl w:val="0"/>
          <w:numId w:val="146"/>
        </w:numPr>
        <w:contextualSpacing/>
        <w:rPr>
          <w:del w:id="24162" w:author="Rev 5 Allen Wirfs-Brock" w:date="2012-01-10T15:07:00Z"/>
          <w:rFonts w:ascii="Times New Roman" w:hAnsi="Times New Roman"/>
        </w:rPr>
      </w:pPr>
      <w:del w:id="24163" w:author="Rev 5 Allen Wirfs-Brock" w:date="2012-01-10T15:07:00Z">
        <w:r w:rsidRPr="00E77497" w:rsidDel="004A4371">
          <w:rPr>
            <w:rFonts w:ascii="Times New Roman" w:hAnsi="Times New Roman"/>
          </w:rPr>
          <w:delText xml:space="preserve">Let </w:delText>
        </w:r>
        <w:r w:rsidRPr="00E77497" w:rsidDel="004A4371">
          <w:rPr>
            <w:rFonts w:ascii="Times New Roman" w:hAnsi="Times New Roman"/>
            <w:i/>
          </w:rPr>
          <w:delText xml:space="preserve">names </w:delText>
        </w:r>
        <w:r w:rsidRPr="00E77497" w:rsidDel="004A4371">
          <w:rPr>
            <w:rFonts w:ascii="Times New Roman" w:hAnsi="Times New Roman"/>
          </w:rPr>
          <w:delText xml:space="preserve">be a List containing, in left to right textual order, the Strings corresponding to the identifiers of </w:delText>
        </w:r>
        <w:r w:rsidRPr="00E77497" w:rsidDel="004A4371">
          <w:rPr>
            <w:rFonts w:ascii="Times New Roman" w:hAnsi="Times New Roman"/>
            <w:i/>
          </w:rPr>
          <w:delText>FormalParameterList</w:delText>
        </w:r>
        <w:r w:rsidRPr="00E77497" w:rsidDel="004A4371">
          <w:rPr>
            <w:rFonts w:ascii="Times New Roman" w:hAnsi="Times New Roman"/>
          </w:rPr>
          <w:delText xml:space="preserve">. If no parameters are specified, let </w:delText>
        </w:r>
        <w:r w:rsidRPr="00E77497" w:rsidDel="004A4371">
          <w:rPr>
            <w:rFonts w:ascii="Times New Roman" w:hAnsi="Times New Roman"/>
            <w:i/>
          </w:rPr>
          <w:delText xml:space="preserve">names </w:delText>
        </w:r>
        <w:r w:rsidRPr="00E77497" w:rsidDel="004A4371">
          <w:rPr>
            <w:rFonts w:ascii="Times New Roman" w:hAnsi="Times New Roman"/>
          </w:rPr>
          <w:delText>be the empty list.</w:delText>
        </w:r>
      </w:del>
    </w:p>
    <w:p w14:paraId="62A52E07"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24164" w:author="Rev 4 Allen Wirfs-Brock" w:date="2011-10-04T16:30:00Z">
        <w:r w:rsidR="00485B27" w:rsidRPr="00E77497">
          <w:rPr>
            <w:rFonts w:ascii="Times New Roman" w:hAnsi="Times New Roman"/>
            <w:i/>
          </w:rPr>
          <w:t>FormalParameterList</w:t>
        </w:r>
        <w:r w:rsidR="00485B27" w:rsidRPr="00E77497">
          <w:rPr>
            <w:rFonts w:ascii="Times New Roman" w:hAnsi="Times New Roman"/>
          </w:rPr>
          <w:t xml:space="preserve">. </w:t>
        </w:r>
      </w:ins>
      <w:del w:id="24165" w:author="Rev 4 Allen Wirfs-Brock" w:date="2011-10-04T16:30:00Z">
        <w:r w:rsidRPr="00E77497" w:rsidDel="00485B27">
          <w:rPr>
            <w:rFonts w:ascii="Times New Roman" w:hAnsi="Times New Roman"/>
            <w:i/>
          </w:rPr>
          <w:delText>names</w:delText>
        </w:r>
      </w:del>
      <w:r w:rsidRPr="00E77497">
        <w:rPr>
          <w:rFonts w:ascii="Times New Roman" w:hAnsi="Times New Roman"/>
        </w:rPr>
        <w:t>.</w:t>
      </w:r>
    </w:p>
    <w:p w14:paraId="75E3BA93"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FunctionBody</w:t>
      </w:r>
      <w:r w:rsidRPr="00E77497">
        <w:rPr>
          <w:rFonts w:ascii="Times New Roman" w:hAnsi="Times New Roman"/>
        </w:rPr>
        <w:t>.</w:t>
      </w:r>
    </w:p>
    <w:p w14:paraId="3C799928"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1FF561D5" w14:textId="77777777" w:rsidR="001936FC" w:rsidRDefault="001936FC" w:rsidP="00150A49">
      <w:pPr>
        <w:numPr>
          <w:ilvl w:val="0"/>
          <w:numId w:val="146"/>
        </w:numPr>
        <w:contextualSpacing/>
        <w:rPr>
          <w:ins w:id="24166" w:author="Rev 7 Allen Wirfs-Brock" w:date="2012-05-02T11:02:00Z"/>
          <w:rFonts w:ascii="Times New Roman" w:hAnsi="Times New Roman"/>
        </w:rPr>
      </w:pPr>
      <w:ins w:id="24167" w:author="Rev 7 Allen Wirfs-Brock" w:date="2012-05-02T11:02:00Z">
        <w:r>
          <w:rPr>
            <w:rFonts w:ascii="Times New Roman" w:hAnsi="Times New Roman"/>
          </w:rPr>
          <w:t xml:space="preserve">Set the [[Realm]] internal property of </w:t>
        </w:r>
        <w:r w:rsidRPr="00FE5F37">
          <w:rPr>
            <w:rFonts w:ascii="Times New Roman" w:hAnsi="Times New Roman"/>
            <w:i/>
          </w:rPr>
          <w:t>F</w:t>
        </w:r>
        <w:r>
          <w:rPr>
            <w:rFonts w:ascii="Times New Roman" w:hAnsi="Times New Roman"/>
          </w:rPr>
          <w:t xml:space="preserve"> to the </w:t>
        </w:r>
      </w:ins>
      <w:ins w:id="24168"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4169" w:author="Rev 7 Allen Wirfs-Brock" w:date="2012-05-02T11:02:00Z">
        <w:del w:id="24170" w:author="Rev 8 Allen Wirfs-Brock" w:date="2012-06-13T16:03:00Z">
          <w:r w:rsidDel="00B33FB4">
            <w:rPr>
              <w:rFonts w:ascii="Times New Roman" w:hAnsi="Times New Roman"/>
            </w:rPr>
            <w:delText xml:space="preserve">current </w:delText>
          </w:r>
        </w:del>
        <w:r>
          <w:rPr>
            <w:rFonts w:ascii="Times New Roman" w:hAnsi="Times New Roman"/>
          </w:rPr>
          <w:t>execution context’s Realm.</w:t>
        </w:r>
      </w:ins>
    </w:p>
    <w:p w14:paraId="23B6FB1A" w14:textId="77777777" w:rsidR="004A4371" w:rsidRDefault="004A4371" w:rsidP="00150A49">
      <w:pPr>
        <w:numPr>
          <w:ilvl w:val="0"/>
          <w:numId w:val="146"/>
        </w:numPr>
        <w:contextualSpacing/>
        <w:rPr>
          <w:ins w:id="24171" w:author="Rev 5 Allen Wirfs-Brock" w:date="2012-01-10T15:11:00Z"/>
          <w:rFonts w:ascii="Times New Roman" w:hAnsi="Times New Roman"/>
        </w:rPr>
      </w:pPr>
      <w:ins w:id="24172" w:author="Rev 5 Allen Wirfs-Brock" w:date="2012-01-10T15:11:00Z">
        <w:r>
          <w:rPr>
            <w:rFonts w:ascii="Times New Roman" w:hAnsi="Times New Roman"/>
          </w:rPr>
          <w:t xml:space="preserve">If </w:t>
        </w:r>
      </w:ins>
      <w:ins w:id="24173" w:author="Rev 5 Allen Wirfs-Brock" w:date="2012-01-10T15:12:00Z">
        <w:r>
          <w:rPr>
            <w:rFonts w:ascii="Times New Roman" w:hAnsi="Times New Roman"/>
          </w:rPr>
          <w:t>the</w:t>
        </w:r>
      </w:ins>
      <w:ins w:id="24174" w:author="Rev 5 Allen Wirfs-Brock" w:date="2012-01-10T15:11:00Z">
        <w:r>
          <w:rPr>
            <w:rFonts w:ascii="Times New Roman" w:hAnsi="Times New Roman"/>
          </w:rPr>
          <w:t xml:space="preserve"> </w:t>
        </w:r>
        <w:r w:rsidRPr="00DA3106">
          <w:rPr>
            <w:rFonts w:ascii="Times New Roman" w:hAnsi="Times New Roman"/>
            <w:i/>
          </w:rPr>
          <w:t>home</w:t>
        </w:r>
      </w:ins>
      <w:ins w:id="24175" w:author="Rev 5 Allen Wirfs-Brock" w:date="2012-01-10T15:12:00Z">
        <w:r w:rsidRPr="00DA3106">
          <w:rPr>
            <w:rFonts w:ascii="Times New Roman" w:hAnsi="Times New Roman"/>
            <w:i/>
          </w:rPr>
          <w:t>Object</w:t>
        </w:r>
      </w:ins>
      <w:ins w:id="24176" w:author="Rev 5 Allen Wirfs-Brock" w:date="2012-01-10T15:11:00Z">
        <w:r>
          <w:rPr>
            <w:rFonts w:ascii="Times New Roman" w:hAnsi="Times New Roman"/>
          </w:rPr>
          <w:t xml:space="preserve"> </w:t>
        </w:r>
      </w:ins>
      <w:ins w:id="24177" w:author="Rev 5 Allen Wirfs-Brock" w:date="2012-01-10T15:12:00Z">
        <w:r>
          <w:rPr>
            <w:rFonts w:ascii="Times New Roman" w:hAnsi="Times New Roman"/>
          </w:rPr>
          <w:t xml:space="preserve">argument </w:t>
        </w:r>
      </w:ins>
      <w:ins w:id="24178" w:author="Rev 5 Allen Wirfs-Brock" w:date="2012-01-10T15:11:00Z">
        <w:r>
          <w:rPr>
            <w:rFonts w:ascii="Times New Roman" w:hAnsi="Times New Roman"/>
          </w:rPr>
          <w:t xml:space="preserve">was provided, set the [[Home]] internal property </w:t>
        </w:r>
      </w:ins>
      <w:ins w:id="24179" w:author="Rev 5 Allen Wirfs-Brock" w:date="2012-01-10T15:13:00Z">
        <w:r>
          <w:rPr>
            <w:rFonts w:ascii="Times New Roman" w:hAnsi="Times New Roman"/>
          </w:rPr>
          <w:t>of</w:t>
        </w:r>
      </w:ins>
      <w:ins w:id="24180" w:author="Rev 5 Allen Wirfs-Brock" w:date="2012-01-10T15:11:00Z">
        <w:r>
          <w:rPr>
            <w:rFonts w:ascii="Times New Roman" w:hAnsi="Times New Roman"/>
          </w:rPr>
          <w:t xml:space="preserve">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ins>
    </w:p>
    <w:p w14:paraId="3DCBDC4D" w14:textId="77777777" w:rsidR="00ED240D" w:rsidRDefault="00ED240D" w:rsidP="00ED240D">
      <w:pPr>
        <w:numPr>
          <w:ilvl w:val="0"/>
          <w:numId w:val="146"/>
        </w:numPr>
        <w:contextualSpacing/>
        <w:rPr>
          <w:ins w:id="24181" w:author="Rev 5 Allen Wirfs-Brock" w:date="2012-01-10T15:15:00Z"/>
          <w:rFonts w:ascii="Times New Roman" w:hAnsi="Times New Roman"/>
        </w:rPr>
      </w:pPr>
      <w:ins w:id="24182" w:author="Rev 5 Allen Wirfs-Brock" w:date="2012-01-10T15:15:00Z">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ins>
      <w:ins w:id="24183" w:author="Rev 8 Allen Wirfs-Brock" w:date="2012-06-11T14:05:00Z">
        <w:r w:rsidR="00D75BC2">
          <w:rPr>
            <w:rFonts w:ascii="Times New Roman" w:hAnsi="Times New Roman"/>
            <w:i/>
          </w:rPr>
          <w:t xml:space="preserve"> </w:t>
        </w:r>
      </w:ins>
      <w:ins w:id="24184" w:author="Rev 5 Allen Wirfs-Brock" w:date="2012-01-10T15:15:00Z">
        <w:r>
          <w:rPr>
            <w:rFonts w:ascii="Times New Roman" w:hAnsi="Times New Roman"/>
          </w:rPr>
          <w:t xml:space="preserve">argument was provided, set the [[MethodName]] internal 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ins>
    </w:p>
    <w:p w14:paraId="50CF573B" w14:textId="77777777" w:rsidR="007F0CAD" w:rsidRDefault="00DA4BCD" w:rsidP="00150A49">
      <w:pPr>
        <w:numPr>
          <w:ilvl w:val="0"/>
          <w:numId w:val="146"/>
        </w:numPr>
        <w:contextualSpacing/>
        <w:rPr>
          <w:ins w:id="24185" w:author="Rev 8 Allen Wirfs-Brock" w:date="2012-06-15T14:20:00Z"/>
          <w:rFonts w:ascii="Times New Roman" w:hAnsi="Times New Roman"/>
        </w:rPr>
      </w:pPr>
      <w:ins w:id="24186" w:author="Rev 8 Allen Wirfs-Brock" w:date="2012-06-15T14:18:00Z">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ins>
      <w:ins w:id="24187" w:author="Rev 8 Allen Wirfs-Brock" w:date="2012-06-15T14:20:00Z">
        <w:r w:rsidRPr="00DA4BCD">
          <w:rPr>
            <w:rFonts w:cs="Arial"/>
          </w:rPr>
          <w:t>Arrow</w:t>
        </w:r>
        <w:r>
          <w:rPr>
            <w:rFonts w:ascii="Times New Roman" w:hAnsi="Times New Roman"/>
          </w:rPr>
          <w:t xml:space="preserve">, then </w:t>
        </w:r>
      </w:ins>
      <w:ins w:id="24188" w:author="Rev 8 Allen Wirfs-Brock" w:date="2012-06-15T14:26:00Z">
        <w:r>
          <w:rPr>
            <w:rFonts w:ascii="Times New Roman" w:hAnsi="Times New Roman"/>
          </w:rPr>
          <w:t>s</w:t>
        </w:r>
      </w:ins>
      <w:ins w:id="24189" w:author="Rev 8 Allen Wirfs-Brock" w:date="2012-06-15T14:20:00Z">
        <w:r>
          <w:rPr>
            <w:rFonts w:ascii="Times New Roman" w:hAnsi="Times New Roman"/>
          </w:rPr>
          <w:t xml:space="preserve">et the [[ThisMode]] internal property of </w:t>
        </w:r>
        <w:r w:rsidRPr="00DA4BCD">
          <w:rPr>
            <w:rFonts w:ascii="Times New Roman" w:hAnsi="Times New Roman"/>
            <w:i/>
          </w:rPr>
          <w:t>F</w:t>
        </w:r>
        <w:r>
          <w:rPr>
            <w:rFonts w:ascii="Times New Roman" w:hAnsi="Times New Roman"/>
          </w:rPr>
          <w:t xml:space="preserve"> to </w:t>
        </w:r>
      </w:ins>
      <w:ins w:id="24190" w:author="Rev 8 Allen Wirfs-Brock" w:date="2012-06-15T14:29:00Z">
        <w:r w:rsidR="00A44DAF">
          <w:rPr>
            <w:rFonts w:cs="Arial"/>
          </w:rPr>
          <w:t>l</w:t>
        </w:r>
      </w:ins>
      <w:ins w:id="24191" w:author="Rev 8 Allen Wirfs-Brock" w:date="2012-06-15T14:20:00Z">
        <w:r w:rsidRPr="00DA4BCD">
          <w:rPr>
            <w:rFonts w:cs="Arial"/>
          </w:rPr>
          <w:t>exical</w:t>
        </w:r>
        <w:r>
          <w:rPr>
            <w:rFonts w:ascii="Times New Roman" w:hAnsi="Times New Roman"/>
          </w:rPr>
          <w:t>.</w:t>
        </w:r>
      </w:ins>
    </w:p>
    <w:p w14:paraId="3D52436E" w14:textId="77777777" w:rsidR="00DA4BCD" w:rsidRDefault="00DA4BCD" w:rsidP="00150A49">
      <w:pPr>
        <w:numPr>
          <w:ilvl w:val="0"/>
          <w:numId w:val="146"/>
        </w:numPr>
        <w:contextualSpacing/>
        <w:rPr>
          <w:ins w:id="24192" w:author="Rev 8 Allen Wirfs-Brock" w:date="2012-06-15T14:22:00Z"/>
          <w:rFonts w:ascii="Times New Roman" w:hAnsi="Times New Roman"/>
        </w:rPr>
      </w:pPr>
      <w:ins w:id="24193" w:author="Rev 8 Allen Wirfs-Brock" w:date="2012-06-15T14:22:00Z">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property of </w:t>
        </w:r>
        <w:r w:rsidRPr="00DA4BCD">
          <w:rPr>
            <w:rFonts w:ascii="Times New Roman" w:hAnsi="Times New Roman"/>
            <w:i/>
          </w:rPr>
          <w:t>F</w:t>
        </w:r>
        <w:r>
          <w:rPr>
            <w:rFonts w:ascii="Times New Roman" w:hAnsi="Times New Roman"/>
          </w:rPr>
          <w:t xml:space="preserve"> to </w:t>
        </w:r>
      </w:ins>
      <w:ins w:id="24194" w:author="Rev 8 Allen Wirfs-Brock" w:date="2012-06-15T14:29:00Z">
        <w:r w:rsidR="00A44DAF">
          <w:rPr>
            <w:rFonts w:cs="Arial"/>
          </w:rPr>
          <w:t>s</w:t>
        </w:r>
      </w:ins>
      <w:ins w:id="24195" w:author="Rev 8 Allen Wirfs-Brock" w:date="2012-06-15T14:22:00Z">
        <w:r w:rsidRPr="00DA4BCD">
          <w:rPr>
            <w:rFonts w:cs="Arial"/>
          </w:rPr>
          <w:t>trict</w:t>
        </w:r>
        <w:r>
          <w:rPr>
            <w:rFonts w:ascii="Times New Roman" w:hAnsi="Times New Roman"/>
          </w:rPr>
          <w:t>.</w:t>
        </w:r>
      </w:ins>
    </w:p>
    <w:p w14:paraId="17F1BA5D" w14:textId="77777777" w:rsidR="00DA4BCD" w:rsidRDefault="00DA4BCD" w:rsidP="00150A49">
      <w:pPr>
        <w:numPr>
          <w:ilvl w:val="0"/>
          <w:numId w:val="146"/>
        </w:numPr>
        <w:contextualSpacing/>
        <w:rPr>
          <w:ins w:id="24196" w:author="Rev 8 Allen Wirfs-Brock" w:date="2012-06-15T13:56:00Z"/>
          <w:rFonts w:ascii="Times New Roman" w:hAnsi="Times New Roman"/>
        </w:rPr>
      </w:pPr>
      <w:ins w:id="24197" w:author="Rev 8 Allen Wirfs-Brock" w:date="2012-06-15T14:25:00Z">
        <w:r>
          <w:rPr>
            <w:rFonts w:ascii="Times New Roman" w:hAnsi="Times New Roman"/>
          </w:rPr>
          <w:t xml:space="preserve">Else set the [[ThisMode]] internal property of </w:t>
        </w:r>
        <w:r w:rsidRPr="00DA4BCD">
          <w:rPr>
            <w:rFonts w:ascii="Times New Roman" w:hAnsi="Times New Roman"/>
            <w:i/>
          </w:rPr>
          <w:t>F</w:t>
        </w:r>
        <w:r>
          <w:rPr>
            <w:rFonts w:ascii="Times New Roman" w:hAnsi="Times New Roman"/>
          </w:rPr>
          <w:t xml:space="preserve"> to </w:t>
        </w:r>
      </w:ins>
      <w:ins w:id="24198" w:author="Rev 8 Allen Wirfs-Brock" w:date="2012-06-15T14:30:00Z">
        <w:r w:rsidR="00A44DAF">
          <w:rPr>
            <w:rFonts w:cs="Arial"/>
          </w:rPr>
          <w:t>global</w:t>
        </w:r>
      </w:ins>
      <w:ins w:id="24199" w:author="Rev 8 Allen Wirfs-Brock" w:date="2012-06-15T14:25:00Z">
        <w:r>
          <w:rPr>
            <w:rFonts w:ascii="Times New Roman" w:hAnsi="Times New Roman"/>
          </w:rPr>
          <w:t>.</w:t>
        </w:r>
      </w:ins>
    </w:p>
    <w:p w14:paraId="2F874EBD"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w:t>
      </w:r>
      <w:del w:id="24200" w:author="Allen Wirfs-Brock" w:date="2011-07-09T12:17:00Z">
        <w:r w:rsidRPr="00E77497" w:rsidDel="003A5DB6">
          <w:rPr>
            <w:rFonts w:ascii="Times New Roman" w:hAnsi="Times New Roman"/>
          </w:rPr>
          <w:delText>number of formal parameters specified in</w:delText>
        </w:r>
      </w:del>
      <w:ins w:id="24201" w:author="Allen Wirfs-Brock" w:date="2011-07-09T12:17:00Z">
        <w:r w:rsidR="003A5DB6" w:rsidRPr="00E77497">
          <w:rPr>
            <w:rFonts w:ascii="Times New Roman" w:hAnsi="Times New Roman"/>
          </w:rPr>
          <w:t>ExpectedArgumentCount of</w:t>
        </w:r>
      </w:ins>
      <w:r w:rsidRPr="00E77497">
        <w:rPr>
          <w:rFonts w:ascii="Times New Roman" w:hAnsi="Times New Roman"/>
        </w:rPr>
        <w:t xml:space="preserve"> </w:t>
      </w:r>
      <w:r w:rsidRPr="00E77497">
        <w:rPr>
          <w:rFonts w:ascii="Times New Roman" w:hAnsi="Times New Roman"/>
          <w:i/>
        </w:rPr>
        <w:t>FormalParameterList</w:t>
      </w:r>
      <w:del w:id="24202" w:author="Allen Wirfs-Brock rev2" w:date="2011-07-20T13:50:00Z">
        <w:r w:rsidRPr="00E77497" w:rsidDel="002E2C0B">
          <w:rPr>
            <w:rFonts w:ascii="Times New Roman" w:hAnsi="Times New Roman"/>
          </w:rPr>
          <w:delText>.</w:delText>
        </w:r>
      </w:del>
      <w:del w:id="24203" w:author="Allen Wirfs-Brock" w:date="2011-07-09T12:18:00Z">
        <w:r w:rsidRPr="00E77497" w:rsidDel="003A5DB6">
          <w:rPr>
            <w:rFonts w:ascii="Times New Roman" w:hAnsi="Times New Roman"/>
          </w:rPr>
          <w:delText xml:space="preserve"> If no parameters are specified, let </w:delText>
        </w:r>
        <w:r w:rsidRPr="00E77497" w:rsidDel="003A5DB6">
          <w:rPr>
            <w:rFonts w:ascii="Times New Roman" w:hAnsi="Times New Roman"/>
            <w:i/>
          </w:rPr>
          <w:delText>len</w:delText>
        </w:r>
        <w:r w:rsidRPr="00E77497" w:rsidDel="003A5DB6">
          <w:rPr>
            <w:rFonts w:ascii="Times New Roman" w:hAnsi="Times New Roman"/>
          </w:rPr>
          <w:delText xml:space="preserve"> be 0</w:delText>
        </w:r>
      </w:del>
      <w:r w:rsidRPr="00E77497">
        <w:rPr>
          <w:rFonts w:ascii="Times New Roman" w:hAnsi="Times New Roman"/>
        </w:rPr>
        <w:t>.</w:t>
      </w:r>
    </w:p>
    <w:p w14:paraId="74E4710A"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7AD1784D" w14:textId="77777777"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If</w:t>
      </w:r>
      <w:ins w:id="24204" w:author="Rev 7 Allen Wirfs-Brock" w:date="2012-04-27T13:18:00Z">
        <w:r w:rsidRPr="0017338E">
          <w:rPr>
            <w:rFonts w:ascii="Times New Roman" w:hAnsi="Times New Roman"/>
          </w:rPr>
          <w:t xml:space="preserve"> </w:t>
        </w:r>
        <w:r w:rsidRPr="0017338E">
          <w:rPr>
            <w:rFonts w:ascii="Times New Roman" w:hAnsi="Times New Roman"/>
            <w:i/>
          </w:rPr>
          <w:t>kind</w:t>
        </w:r>
        <w:r>
          <w:rPr>
            <w:rFonts w:ascii="Times New Roman" w:hAnsi="Times New Roman"/>
          </w:rPr>
          <w:t xml:space="preserve"> is </w:t>
        </w:r>
        <w:r w:rsidRPr="00DC488D">
          <w:rPr>
            <w:rFonts w:cs="Arial"/>
          </w:rPr>
          <w:t>Normal</w:t>
        </w:r>
      </w:ins>
      <w:r w:rsidRPr="00E77497">
        <w:rPr>
          <w:rFonts w:ascii="Times New Roman" w:hAnsi="Times New Roman"/>
        </w:rPr>
        <w:t xml:space="preserve"> </w:t>
      </w:r>
      <w:ins w:id="24205" w:author="Rev 7 Allen Wirfs-Brock" w:date="2012-04-27T13:19:00Z">
        <w:r>
          <w:rPr>
            <w:rFonts w:ascii="Times New Roman" w:hAnsi="Times New Roman"/>
          </w:rPr>
          <w:t>and</w:t>
        </w:r>
        <w:r w:rsidRPr="00E77497">
          <w:rPr>
            <w:rFonts w:ascii="Times New Roman" w:hAnsi="Times New Roman"/>
          </w:rPr>
          <w:t xml:space="preserve"> </w:t>
        </w:r>
      </w:ins>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14:paraId="510122EC"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[[ThrowTypeError]] function Object (13.</w:t>
      </w:r>
      <w:del w:id="24206" w:author="Rev 7 Allen Wirfs-Brock" w:date="2012-04-27T13:19:00Z">
        <w:r w:rsidRPr="00E77497" w:rsidDel="0017338E">
          <w:rPr>
            <w:rFonts w:ascii="Times New Roman" w:hAnsi="Times New Roman"/>
          </w:rPr>
          <w:delText>2</w:delText>
        </w:r>
      </w:del>
      <w:ins w:id="24207" w:author="Rev 7 Allen Wirfs-Brock" w:date="2012-04-27T13:19:00Z">
        <w:r>
          <w:rPr>
            <w:rFonts w:ascii="Times New Roman" w:hAnsi="Times New Roman"/>
          </w:rPr>
          <w:t>5</w:t>
        </w:r>
      </w:ins>
      <w:r w:rsidRPr="00E77497">
        <w:rPr>
          <w:rFonts w:ascii="Times New Roman" w:hAnsi="Times New Roman"/>
        </w:rPr>
        <w:t>.3).</w:t>
      </w:r>
    </w:p>
    <w:p w14:paraId="33A5A8CD"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"caller"</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75499DFB"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"arguments"</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243E9A66" w14:textId="77777777"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 xml:space="preserve">Set the [[Strict]]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14:paraId="10B60A68" w14:textId="77777777" w:rsidR="0017338E" w:rsidRDefault="0017338E" w:rsidP="00630A5A">
      <w:pPr>
        <w:numPr>
          <w:ilvl w:val="0"/>
          <w:numId w:val="146"/>
        </w:numPr>
        <w:rPr>
          <w:ins w:id="24208" w:author="Rev 7 Allen Wirfs-Brock" w:date="2012-04-27T13:17:00Z"/>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32B9F8F8" w14:textId="77777777" w:rsidR="0017338E" w:rsidRPr="00E77497" w:rsidRDefault="0017338E" w:rsidP="00630A5A">
      <w:ins w:id="24209" w:author="Rev 7 Allen Wirfs-Brock" w:date="2012-04-27T13:21:00Z">
        <w:r>
          <w:t xml:space="preserve">The abstract operation </w:t>
        </w:r>
      </w:ins>
      <w:ins w:id="24210" w:author="Rev 7 Allen Wirfs-Brock" w:date="2012-04-27T13:22:00Z">
        <w:r>
          <w:t>Make</w:t>
        </w:r>
      </w:ins>
      <w:ins w:id="24211" w:author="Rev 7 Allen Wirfs-Brock" w:date="2012-04-27T13:21:00Z">
        <w:r>
          <w:t>C</w:t>
        </w:r>
      </w:ins>
      <w:ins w:id="24212" w:author="Rev 7 Allen Wirfs-Brock" w:date="2012-04-27T13:22:00Z">
        <w:r>
          <w:t>onstructor</w:t>
        </w:r>
      </w:ins>
      <w:ins w:id="24213" w:author="Rev 7 Allen Wirfs-Brock" w:date="2012-04-27T13:21:00Z">
        <w:r>
          <w:t xml:space="preserve"> requires </w:t>
        </w:r>
      </w:ins>
      <w:ins w:id="24214" w:author="Rev 7 Allen Wirfs-Brock" w:date="2012-04-27T13:23:00Z">
        <w:r>
          <w:t xml:space="preserve">a Function argument </w:t>
        </w:r>
      </w:ins>
      <w:ins w:id="24215" w:author="Rev 7 Allen Wirfs-Brock" w:date="2012-04-27T13:24:00Z">
        <w:r w:rsidRPr="00E77497">
          <w:rPr>
            <w:rFonts w:ascii="Times New Roman" w:hAnsi="Times New Roman"/>
            <w:i/>
          </w:rPr>
          <w:t>F</w:t>
        </w:r>
      </w:ins>
      <w:ins w:id="24216" w:author="Rev 7 Allen Wirfs-Brock" w:date="2012-04-27T13:21:00Z">
        <w:r>
          <w:t xml:space="preserve"> and optionally, </w:t>
        </w:r>
      </w:ins>
      <w:ins w:id="24217" w:author="Rev 7 Allen Wirfs-Brock" w:date="2012-04-27T13:40:00Z">
        <w:r w:rsidR="00254DA7">
          <w:t xml:space="preserve">a Boolean </w:t>
        </w:r>
      </w:ins>
      <w:ins w:id="24218" w:author="Rev 7 Allen Wirfs-Brock" w:date="2012-04-27T13:50:00Z">
        <w:r w:rsidR="009E6839">
          <w:rPr>
            <w:rFonts w:ascii="Times New Roman" w:hAnsi="Times New Roman"/>
            <w:i/>
          </w:rPr>
          <w:t>writablePrototype</w:t>
        </w:r>
      </w:ins>
      <w:ins w:id="24219" w:author="Rev 7 Allen Wirfs-Brock" w:date="2012-04-27T13:40:00Z">
        <w:r w:rsidR="00254DA7">
          <w:t xml:space="preserve"> and </w:t>
        </w:r>
      </w:ins>
      <w:ins w:id="24220" w:author="Rev 7 Allen Wirfs-Brock" w:date="2012-04-27T13:21:00Z">
        <w:r>
          <w:t xml:space="preserve">an object </w:t>
        </w:r>
        <w:r>
          <w:rPr>
            <w:rFonts w:ascii="Times New Roman" w:hAnsi="Times New Roman"/>
            <w:i/>
          </w:rPr>
          <w:t>prototype</w:t>
        </w:r>
      </w:ins>
      <w:ins w:id="24221" w:author="Rev 7 Allen Wirfs-Brock" w:date="2012-04-27T13:25:00Z">
        <w:r w:rsidR="00630A5A">
          <w:t>.</w:t>
        </w:r>
      </w:ins>
      <w:ins w:id="24222" w:author="Rev 8 Allen Wirfs-Brock" w:date="2012-06-11T17:43:00Z">
        <w:r w:rsidR="0025447D">
          <w:t xml:space="preserve"> If </w:t>
        </w:r>
        <w:r w:rsidR="0025447D">
          <w:rPr>
            <w:rFonts w:ascii="Times New Roman" w:hAnsi="Times New Roman"/>
            <w:i/>
          </w:rPr>
          <w:t>prototype</w:t>
        </w:r>
        <w:r w:rsidR="0025447D">
          <w:t xml:space="preserve"> is provided it is assume to already contain a </w:t>
        </w:r>
      </w:ins>
      <w:ins w:id="24223" w:author="Rev 8 Allen Wirfs-Brock" w:date="2012-06-11T17:44:00Z">
        <w:r w:rsidR="0025447D" w:rsidRPr="00E77497">
          <w:rPr>
            <w:rFonts w:ascii="Courier New" w:hAnsi="Courier New" w:cs="Courier New"/>
            <w:b/>
          </w:rPr>
          <w:t>"</w:t>
        </w:r>
        <w:r w:rsidR="0025447D">
          <w:rPr>
            <w:rFonts w:ascii="Courier New" w:hAnsi="Courier New" w:cs="Courier New"/>
            <w:b/>
          </w:rPr>
          <w:t>constructor</w:t>
        </w:r>
        <w:r w:rsidR="0025447D" w:rsidRPr="00E77497">
          <w:rPr>
            <w:rFonts w:ascii="Courier New" w:hAnsi="Courier New" w:cs="Courier New"/>
            <w:b/>
          </w:rPr>
          <w:t>"</w:t>
        </w:r>
        <w:r w:rsidR="0025447D" w:rsidRPr="0025447D">
          <w:t xml:space="preserve"> </w:t>
        </w:r>
        <w:r w:rsidR="0025447D">
          <w:t xml:space="preserve">whose value is </w:t>
        </w:r>
        <w:r w:rsidR="0025447D" w:rsidRPr="00E77497">
          <w:rPr>
            <w:rFonts w:ascii="Times New Roman" w:hAnsi="Times New Roman"/>
            <w:i/>
          </w:rPr>
          <w:t>F</w:t>
        </w:r>
        <w:r w:rsidR="0025447D">
          <w:t xml:space="preserve">. </w:t>
        </w:r>
      </w:ins>
      <w:ins w:id="24224" w:author="Rev 7 Allen Wirfs-Brock" w:date="2012-04-27T13:21:00Z">
        <w:del w:id="24225" w:author="Rev 8 Allen Wirfs-Brock" w:date="2012-06-11T17:44:00Z">
          <w:r w:rsidDel="0025447D">
            <w:delText xml:space="preserve"> </w:delText>
          </w:r>
        </w:del>
      </w:ins>
      <w:ins w:id="24226" w:author="Rev 7 Allen Wirfs-Brock" w:date="2012-04-27T13:25:00Z">
        <w:r w:rsidR="00630A5A">
          <w:t xml:space="preserve">It converts </w:t>
        </w:r>
        <w:r w:rsidR="00630A5A" w:rsidRPr="00630A5A">
          <w:rPr>
            <w:rFonts w:ascii="Times New Roman" w:hAnsi="Times New Roman"/>
            <w:i/>
          </w:rPr>
          <w:t>F</w:t>
        </w:r>
        <w:r w:rsidR="00630A5A">
          <w:t xml:space="preserve"> into a constructor by </w:t>
        </w:r>
      </w:ins>
      <w:ins w:id="24227" w:author="Rev 7 Allen Wirfs-Brock" w:date="2012-04-27T13:21:00Z">
        <w:r w:rsidRPr="00DC488D">
          <w:rPr>
            <w:rFonts w:cs="Arial"/>
          </w:rPr>
          <w:t>performs the following steps</w:t>
        </w:r>
        <w:r w:rsidRPr="00E77497">
          <w:t>:</w:t>
        </w:r>
      </w:ins>
    </w:p>
    <w:p w14:paraId="23911CFC" w14:textId="77777777" w:rsidR="0025447D" w:rsidRDefault="0025447D" w:rsidP="0025447D">
      <w:pPr>
        <w:numPr>
          <w:ilvl w:val="0"/>
          <w:numId w:val="876"/>
        </w:numPr>
        <w:contextualSpacing/>
        <w:rPr>
          <w:ins w:id="24228" w:author="Rev 8 Allen Wirfs-Brock" w:date="2012-06-11T17:46:00Z"/>
          <w:rFonts w:ascii="Times New Roman" w:hAnsi="Times New Roman"/>
        </w:rPr>
      </w:pPr>
      <w:ins w:id="24229" w:author="Rev 8 Allen Wirfs-Brock" w:date="2012-06-11T17:46:00Z">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ins>
    </w:p>
    <w:p w14:paraId="1111AFB0" w14:textId="77777777" w:rsidR="00630A5A" w:rsidRPr="00630A5A" w:rsidRDefault="00630A5A" w:rsidP="0025447D">
      <w:pPr>
        <w:numPr>
          <w:ilvl w:val="0"/>
          <w:numId w:val="876"/>
        </w:numPr>
        <w:contextualSpacing/>
        <w:rPr>
          <w:ins w:id="24230" w:author="Rev 7 Allen Wirfs-Brock" w:date="2012-04-27T13:26:00Z"/>
          <w:rFonts w:ascii="Times New Roman" w:hAnsi="Times New Roman"/>
        </w:rPr>
      </w:pPr>
      <w:ins w:id="24231" w:author="Rev 7 Allen Wirfs-Brock" w:date="2012-04-27T13:26:00Z">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provided,then </w:t>
        </w:r>
      </w:ins>
    </w:p>
    <w:p w14:paraId="6E8DB8FE" w14:textId="77777777" w:rsidR="00D90AF7" w:rsidRDefault="00D90AF7" w:rsidP="0025447D">
      <w:pPr>
        <w:numPr>
          <w:ilvl w:val="1"/>
          <w:numId w:val="878"/>
        </w:numPr>
        <w:contextualSpacing/>
        <w:rPr>
          <w:ins w:id="24232" w:author="Rev 8 Allen Wirfs-Brock" w:date="2012-06-11T17:42:00Z"/>
          <w:rFonts w:ascii="Times New Roman" w:hAnsi="Times New Roman"/>
        </w:rPr>
      </w:pPr>
      <w:ins w:id="24233" w:author="Rev 8 Allen Wirfs-Brock" w:date="2012-06-11T17:42:00Z">
        <w:r>
          <w:rPr>
            <w:rFonts w:ascii="Times New Roman" w:hAnsi="Times New Roman"/>
          </w:rPr>
          <w:t xml:space="preserve">Let </w:t>
        </w:r>
        <w:r w:rsidRPr="0025447D">
          <w:rPr>
            <w:rFonts w:ascii="Times New Roman" w:hAnsi="Times New Roman"/>
            <w:i/>
          </w:rPr>
          <w:t>instal</w:t>
        </w:r>
      </w:ins>
      <w:ins w:id="24234" w:author="Rev 8 Allen Wirfs-Brock" w:date="2012-06-11T17:46:00Z">
        <w:r w:rsidR="0025447D" w:rsidRPr="0025447D">
          <w:rPr>
            <w:rFonts w:ascii="Times New Roman" w:hAnsi="Times New Roman"/>
            <w:i/>
          </w:rPr>
          <w:t>lNeeded</w:t>
        </w:r>
      </w:ins>
      <w:ins w:id="24235" w:author="Rev 8 Allen Wirfs-Brock" w:date="2012-06-11T17:42:00Z">
        <w:r>
          <w:rPr>
            <w:rFonts w:ascii="Times New Roman" w:hAnsi="Times New Roman"/>
          </w:rPr>
          <w:t xml:space="preserve"> be </w:t>
        </w:r>
      </w:ins>
      <w:ins w:id="24236" w:author="Rev 8 Allen Wirfs-Brock" w:date="2012-06-11T17:46:00Z">
        <w:r w:rsidR="0025447D" w:rsidRPr="0025447D">
          <w:rPr>
            <w:rFonts w:ascii="Times New Roman" w:hAnsi="Times New Roman"/>
            <w:b/>
          </w:rPr>
          <w:t>true</w:t>
        </w:r>
      </w:ins>
      <w:ins w:id="24237" w:author="Rev 8 Allen Wirfs-Brock" w:date="2012-06-11T17:42:00Z">
        <w:r>
          <w:rPr>
            <w:rFonts w:ascii="Times New Roman" w:hAnsi="Times New Roman"/>
          </w:rPr>
          <w:t>.</w:t>
        </w:r>
      </w:ins>
    </w:p>
    <w:p w14:paraId="4DFEE21B" w14:textId="77777777" w:rsidR="00630A5A" w:rsidRPr="00E77497" w:rsidRDefault="00630A5A" w:rsidP="0025447D">
      <w:pPr>
        <w:numPr>
          <w:ilvl w:val="1"/>
          <w:numId w:val="878"/>
        </w:numPr>
        <w:contextualSpacing/>
        <w:rPr>
          <w:ins w:id="24238" w:author="Rev 7 Allen Wirfs-Brock" w:date="2012-04-27T13:27:00Z"/>
          <w:rFonts w:ascii="Times New Roman" w:hAnsi="Times New Roman"/>
        </w:rPr>
      </w:pPr>
      <w:ins w:id="24239" w:author="Rev 7 Allen Wirfs-Brock" w:date="2012-04-27T13:27:00Z">
        <w:r w:rsidRPr="00E77497">
          <w:rPr>
            <w:rFonts w:ascii="Times New Roman" w:hAnsi="Times New Roman"/>
          </w:rPr>
          <w:t xml:space="preserve">Let </w:t>
        </w:r>
      </w:ins>
      <w:ins w:id="24240" w:author="Rev 7 Allen Wirfs-Brock" w:date="2012-04-27T13:28:00Z">
        <w:r w:rsidRPr="0025447D">
          <w:rPr>
            <w:rFonts w:ascii="Times New Roman" w:hAnsi="Times New Roman"/>
            <w:i/>
          </w:rPr>
          <w:t>prototype</w:t>
        </w:r>
        <w:r>
          <w:rPr>
            <w:rFonts w:ascii="Times New Roman" w:hAnsi="Times New Roman"/>
          </w:rPr>
          <w:t xml:space="preserve"> </w:t>
        </w:r>
      </w:ins>
      <w:ins w:id="24241" w:author="Rev 7 Allen Wirfs-Brock" w:date="2012-04-27T13:27:00Z">
        <w:r w:rsidRPr="005F7AD6">
          <w:rPr>
            <w:rFonts w:ascii="Times New Roman" w:hAnsi="Times New Roman"/>
          </w:rPr>
          <w:t>be the result of the abstract</w:t>
        </w:r>
        <w:del w:id="24242" w:author="Rev 8 Allen Wirfs-Brock" w:date="2012-06-14T14:39:00Z">
          <w:r w:rsidRPr="005F7AD6" w:rsidDel="00D4543D">
            <w:rPr>
              <w:rFonts w:ascii="Times New Roman" w:hAnsi="Times New Roman"/>
            </w:rPr>
            <w:delText>ion</w:delText>
          </w:r>
        </w:del>
        <w:r w:rsidRPr="005F7AD6">
          <w:rPr>
            <w:rFonts w:ascii="Times New Roman" w:hAnsi="Times New Roman"/>
          </w:rPr>
          <w:t xml:space="preserve"> operation ObjectCreate</w:t>
        </w:r>
        <w:r>
          <w:rPr>
            <w:rFonts w:ascii="Times New Roman" w:hAnsi="Times New Roman"/>
          </w:rPr>
          <w:t xml:space="preserve"> (15.2)</w:t>
        </w:r>
        <w:r w:rsidRPr="00E77497">
          <w:rPr>
            <w:rFonts w:ascii="Times New Roman" w:hAnsi="Times New Roman"/>
          </w:rPr>
          <w:t>.</w:t>
        </w:r>
      </w:ins>
    </w:p>
    <w:p w14:paraId="46350D22" w14:textId="77777777" w:rsidR="00254DA7" w:rsidRPr="00630A5A" w:rsidRDefault="00254DA7" w:rsidP="0025447D">
      <w:pPr>
        <w:numPr>
          <w:ilvl w:val="0"/>
          <w:numId w:val="880"/>
        </w:numPr>
        <w:contextualSpacing/>
        <w:rPr>
          <w:ins w:id="24243" w:author="Rev 7 Allen Wirfs-Brock" w:date="2012-04-27T13:42:00Z"/>
          <w:rFonts w:ascii="Times New Roman" w:hAnsi="Times New Roman"/>
        </w:rPr>
      </w:pPr>
      <w:ins w:id="24244" w:author="Rev 7 Allen Wirfs-Brock" w:date="2012-04-27T13:42:00Z">
        <w:r>
          <w:rPr>
            <w:rFonts w:ascii="Times New Roman" w:hAnsi="Times New Roman"/>
          </w:rPr>
          <w:t xml:space="preserve">If the </w:t>
        </w:r>
      </w:ins>
      <w:ins w:id="24245" w:author="Rev 7 Allen Wirfs-Brock" w:date="2012-04-27T13:50:00Z">
        <w:r w:rsidR="009E6839">
          <w:rPr>
            <w:rFonts w:ascii="Times New Roman" w:hAnsi="Times New Roman"/>
            <w:i/>
          </w:rPr>
          <w:t>writablePrototype</w:t>
        </w:r>
        <w:r w:rsidR="009E6839">
          <w:t xml:space="preserve"> </w:t>
        </w:r>
      </w:ins>
      <w:ins w:id="24246" w:author="Rev 7 Allen Wirfs-Brock" w:date="2012-04-27T13:42:00Z">
        <w:r>
          <w:rPr>
            <w:rFonts w:ascii="Times New Roman" w:hAnsi="Times New Roman"/>
          </w:rPr>
          <w:t xml:space="preserve">argument was not provided,then </w:t>
        </w:r>
      </w:ins>
    </w:p>
    <w:p w14:paraId="7C45BDB2" w14:textId="77777777" w:rsidR="00254DA7" w:rsidRPr="00E77497" w:rsidRDefault="00254DA7" w:rsidP="0025447D">
      <w:pPr>
        <w:numPr>
          <w:ilvl w:val="1"/>
          <w:numId w:val="886"/>
        </w:numPr>
        <w:contextualSpacing/>
        <w:rPr>
          <w:ins w:id="24247" w:author="Rev 7 Allen Wirfs-Brock" w:date="2012-04-27T13:42:00Z"/>
          <w:rFonts w:ascii="Times New Roman" w:hAnsi="Times New Roman"/>
        </w:rPr>
      </w:pPr>
      <w:ins w:id="24248" w:author="Rev 7 Allen Wirfs-Brock" w:date="2012-04-27T13:42:00Z">
        <w:r w:rsidRPr="00E77497">
          <w:rPr>
            <w:rFonts w:ascii="Times New Roman" w:hAnsi="Times New Roman"/>
          </w:rPr>
          <w:t xml:space="preserve">Let </w:t>
        </w:r>
      </w:ins>
      <w:ins w:id="24249" w:author="Rev 7 Allen Wirfs-Brock" w:date="2012-04-27T13:50:00Z">
        <w:r w:rsidR="009E6839">
          <w:rPr>
            <w:rFonts w:ascii="Times New Roman" w:hAnsi="Times New Roman"/>
            <w:i/>
          </w:rPr>
          <w:t>writablePrototype</w:t>
        </w:r>
        <w:r w:rsidR="009E6839">
          <w:t xml:space="preserve"> </w:t>
        </w:r>
      </w:ins>
      <w:ins w:id="24250" w:author="Rev 7 Allen Wirfs-Brock" w:date="2012-04-27T13:42:00Z">
        <w:r w:rsidRPr="005F7AD6">
          <w:rPr>
            <w:rFonts w:ascii="Times New Roman" w:hAnsi="Times New Roman"/>
          </w:rPr>
          <w:t xml:space="preserve">be </w:t>
        </w:r>
      </w:ins>
      <w:ins w:id="24251" w:author="Rev 7 Allen Wirfs-Brock" w:date="2012-04-27T13:43:00Z">
        <w:r>
          <w:rPr>
            <w:rFonts w:ascii="Times New Roman" w:hAnsi="Times New Roman"/>
            <w:b/>
          </w:rPr>
          <w:t>true</w:t>
        </w:r>
      </w:ins>
      <w:ins w:id="24252" w:author="Rev 7 Allen Wirfs-Brock" w:date="2012-04-27T13:42:00Z">
        <w:r w:rsidRPr="00E77497">
          <w:rPr>
            <w:rFonts w:ascii="Times New Roman" w:hAnsi="Times New Roman"/>
          </w:rPr>
          <w:t>.</w:t>
        </w:r>
      </w:ins>
    </w:p>
    <w:p w14:paraId="1A8B4888" w14:textId="77777777" w:rsidR="001A5611" w:rsidRPr="00E77497" w:rsidRDefault="001A5611" w:rsidP="0025447D">
      <w:pPr>
        <w:numPr>
          <w:ilvl w:val="0"/>
          <w:numId w:val="879"/>
        </w:numPr>
        <w:contextualSpacing/>
        <w:rPr>
          <w:ins w:id="24253" w:author="Rev 7 Allen Wirfs-Brock" w:date="2012-04-20T14:19:00Z"/>
          <w:rFonts w:ascii="Times New Roman" w:hAnsi="Times New Roman"/>
        </w:rPr>
      </w:pPr>
      <w:ins w:id="24254" w:author="Rev 7 Allen Wirfs-Brock" w:date="2012-04-20T14:19:00Z">
        <w:r w:rsidRPr="00E77497">
          <w:rPr>
            <w:rFonts w:ascii="Times New Roman" w:hAnsi="Times New Roman"/>
          </w:rPr>
          <w:t xml:space="preserve">Set the [[Construct]] internal property of </w:t>
        </w:r>
        <w:r w:rsidRPr="00E77497">
          <w:rPr>
            <w:rFonts w:ascii="Times New Roman" w:hAnsi="Times New Roman"/>
            <w:i/>
          </w:rPr>
          <w:t>F</w:t>
        </w:r>
        <w:r w:rsidRPr="00E77497">
          <w:rPr>
            <w:rFonts w:ascii="Times New Roman" w:hAnsi="Times New Roman"/>
          </w:rPr>
          <w:t xml:space="preserve"> as described in 13.</w:t>
        </w:r>
      </w:ins>
      <w:ins w:id="24255" w:author="Rev 7 Allen Wirfs-Brock" w:date="2012-04-27T13:29:00Z">
        <w:r w:rsidR="00630A5A">
          <w:rPr>
            <w:rFonts w:ascii="Times New Roman" w:hAnsi="Times New Roman"/>
          </w:rPr>
          <w:t>5</w:t>
        </w:r>
      </w:ins>
      <w:ins w:id="24256" w:author="Rev 7 Allen Wirfs-Brock" w:date="2012-04-20T14:19:00Z">
        <w:r w:rsidRPr="00E77497">
          <w:rPr>
            <w:rFonts w:ascii="Times New Roman" w:hAnsi="Times New Roman"/>
          </w:rPr>
          <w:t>.2.</w:t>
        </w:r>
      </w:ins>
    </w:p>
    <w:p w14:paraId="6C6A4E6A" w14:textId="77777777" w:rsidR="001A5611" w:rsidRDefault="001A5611" w:rsidP="0025447D">
      <w:pPr>
        <w:numPr>
          <w:ilvl w:val="0"/>
          <w:numId w:val="879"/>
        </w:numPr>
        <w:contextualSpacing/>
        <w:rPr>
          <w:ins w:id="24257" w:author="Rev 8 Allen Wirfs-Brock" w:date="2012-06-11T17:45:00Z"/>
          <w:rFonts w:ascii="Times New Roman" w:hAnsi="Times New Roman"/>
        </w:rPr>
      </w:pPr>
      <w:ins w:id="24258" w:author="Rev 7 Allen Wirfs-Brock" w:date="2012-04-20T14:19:00Z">
        <w:r w:rsidRPr="00E77497">
          <w:rPr>
            <w:rFonts w:ascii="Times New Roman" w:hAnsi="Times New Roman"/>
          </w:rPr>
          <w:t xml:space="preserve">Set the [[HasInstance]] internal property of </w:t>
        </w:r>
        <w:r w:rsidRPr="00E77497">
          <w:rPr>
            <w:rFonts w:ascii="Times New Roman" w:hAnsi="Times New Roman"/>
            <w:i/>
          </w:rPr>
          <w:t>F</w:t>
        </w:r>
        <w:r w:rsidRPr="00E77497">
          <w:rPr>
            <w:rFonts w:ascii="Times New Roman" w:hAnsi="Times New Roman"/>
          </w:rPr>
          <w:t xml:space="preserve"> as described in 15.3.5.3.</w:t>
        </w:r>
      </w:ins>
    </w:p>
    <w:p w14:paraId="454F1D83" w14:textId="77777777" w:rsidR="0025447D" w:rsidRPr="00E77497" w:rsidDel="0025447D" w:rsidRDefault="0025447D" w:rsidP="0025447D">
      <w:pPr>
        <w:numPr>
          <w:ilvl w:val="0"/>
          <w:numId w:val="879"/>
        </w:numPr>
        <w:contextualSpacing/>
        <w:rPr>
          <w:ins w:id="24259" w:author="Rev 7 Allen Wirfs-Brock" w:date="2012-04-20T14:19:00Z"/>
          <w:del w:id="24260" w:author="Rev 8 Allen Wirfs-Brock" w:date="2012-06-11T17:54:00Z"/>
          <w:rFonts w:ascii="Times New Roman" w:hAnsi="Times New Roman"/>
        </w:rPr>
      </w:pPr>
      <w:ins w:id="24261" w:author="Rev 8 Allen Wirfs-Brock" w:date="2012-06-11T17:45:00Z">
        <w:r>
          <w:rPr>
            <w:rFonts w:ascii="Times New Roman" w:hAnsi="Times New Roman"/>
          </w:rPr>
          <w:t xml:space="preserve">If </w:t>
        </w:r>
        <w:r w:rsidRPr="0025447D">
          <w:rPr>
            <w:rFonts w:ascii="Times New Roman" w:hAnsi="Times New Roman"/>
            <w:i/>
          </w:rPr>
          <w:t>install</w:t>
        </w:r>
      </w:ins>
      <w:ins w:id="24262" w:author="Rev 8 Allen Wirfs-Brock" w:date="2012-06-11T17:47:00Z">
        <w:r w:rsidRPr="0025447D">
          <w:rPr>
            <w:rFonts w:ascii="Times New Roman" w:hAnsi="Times New Roman"/>
            <w:i/>
          </w:rPr>
          <w:t>Needed</w:t>
        </w:r>
        <w:r>
          <w:rPr>
            <w:rFonts w:ascii="Times New Roman" w:hAnsi="Times New Roman"/>
          </w:rPr>
          <w:t>, then</w:t>
        </w:r>
      </w:ins>
    </w:p>
    <w:p w14:paraId="072BFEBD" w14:textId="77777777" w:rsidR="0025447D" w:rsidRPr="0025447D" w:rsidRDefault="0025447D" w:rsidP="0025447D">
      <w:pPr>
        <w:numPr>
          <w:ilvl w:val="0"/>
          <w:numId w:val="879"/>
        </w:numPr>
        <w:contextualSpacing/>
        <w:rPr>
          <w:ins w:id="24263" w:author="Rev 8 Allen Wirfs-Brock" w:date="2012-06-11T17:49:00Z"/>
          <w:rFonts w:ascii="Times New Roman" w:hAnsi="Times New Roman"/>
        </w:rPr>
      </w:pPr>
      <w:ins w:id="24264" w:author="Rev 8 Allen Wirfs-Brock" w:date="2012-06-11T17:49:00Z">
        <w:r w:rsidRPr="0025447D">
          <w:rPr>
            <w:rFonts w:ascii="Times New Roman" w:hAnsi="Times New Roman"/>
          </w:rPr>
          <w:t xml:space="preserve"> </w:t>
        </w:r>
      </w:ins>
    </w:p>
    <w:p w14:paraId="3DD84B76" w14:textId="77777777" w:rsidR="00254DA7" w:rsidDel="00D90AF7" w:rsidRDefault="00254DA7" w:rsidP="0025447D">
      <w:pPr>
        <w:numPr>
          <w:ilvl w:val="1"/>
          <w:numId w:val="885"/>
        </w:numPr>
        <w:contextualSpacing/>
        <w:rPr>
          <w:ins w:id="24265" w:author="Rev 7 Allen Wirfs-Brock" w:date="2012-04-27T13:35:00Z"/>
          <w:del w:id="24266" w:author="Rev 8 Allen Wirfs-Brock" w:date="2012-06-11T17:33:00Z"/>
          <w:rFonts w:ascii="Times New Roman" w:hAnsi="Times New Roman"/>
        </w:rPr>
      </w:pPr>
      <w:ins w:id="24267" w:author="Rev 7 Allen Wirfs-Brock" w:date="2012-04-27T13:36:00Z">
        <w:del w:id="24268" w:author="Rev 8 Allen Wirfs-Brock" w:date="2012-06-11T17:33:00Z">
          <w:r w:rsidDel="00D90AF7">
            <w:rPr>
              <w:rFonts w:ascii="Times New Roman" w:hAnsi="Times New Roman"/>
            </w:rPr>
            <w:delText>S</w:delText>
          </w:r>
        </w:del>
      </w:ins>
      <w:ins w:id="24269" w:author="Rev 7 Allen Wirfs-Brock" w:date="2012-04-27T13:35:00Z">
        <w:del w:id="24270" w:author="Rev 8 Allen Wirfs-Brock" w:date="2012-06-11T17:33:00Z">
          <w:r w:rsidDel="00D90AF7">
            <w:rPr>
              <w:rFonts w:ascii="Times New Roman" w:hAnsi="Times New Roman"/>
            </w:rPr>
            <w:delText xml:space="preserve">et the [[Home]] internal property of </w:delText>
          </w:r>
          <w:r w:rsidRPr="0025447D" w:rsidDel="00D90AF7">
            <w:rPr>
              <w:rFonts w:ascii="Times New Roman" w:hAnsi="Times New Roman"/>
              <w:i/>
            </w:rPr>
            <w:delText>F</w:delText>
          </w:r>
          <w:r w:rsidDel="00D90AF7">
            <w:rPr>
              <w:rFonts w:ascii="Times New Roman" w:hAnsi="Times New Roman"/>
            </w:rPr>
            <w:delText xml:space="preserve"> to </w:delText>
          </w:r>
        </w:del>
      </w:ins>
      <w:ins w:id="24271" w:author="Rev 7 Allen Wirfs-Brock" w:date="2012-04-27T13:36:00Z">
        <w:del w:id="24272" w:author="Rev 8 Allen Wirfs-Brock" w:date="2012-06-11T17:33:00Z">
          <w:r w:rsidRPr="0025447D" w:rsidDel="00D90AF7">
            <w:rPr>
              <w:rFonts w:ascii="Times New Roman" w:hAnsi="Times New Roman"/>
              <w:i/>
            </w:rPr>
            <w:delText>prototype</w:delText>
          </w:r>
        </w:del>
      </w:ins>
      <w:ins w:id="24273" w:author="Rev 7 Allen Wirfs-Brock" w:date="2012-04-27T13:35:00Z">
        <w:del w:id="24274" w:author="Rev 8 Allen Wirfs-Brock" w:date="2012-06-11T17:33:00Z">
          <w:r w:rsidDel="00D90AF7">
            <w:rPr>
              <w:rFonts w:ascii="Times New Roman" w:hAnsi="Times New Roman"/>
            </w:rPr>
            <w:delText>.</w:delText>
          </w:r>
        </w:del>
      </w:ins>
    </w:p>
    <w:p w14:paraId="2DD3CD8D" w14:textId="77777777" w:rsidR="00254DA7" w:rsidDel="00D90AF7" w:rsidRDefault="00254DA7" w:rsidP="0025447D">
      <w:pPr>
        <w:numPr>
          <w:ilvl w:val="1"/>
          <w:numId w:val="885"/>
        </w:numPr>
        <w:contextualSpacing/>
        <w:rPr>
          <w:ins w:id="24275" w:author="Rev 7 Allen Wirfs-Brock" w:date="2012-04-27T13:35:00Z"/>
          <w:del w:id="24276" w:author="Rev 8 Allen Wirfs-Brock" w:date="2012-06-11T17:33:00Z"/>
          <w:rFonts w:ascii="Times New Roman" w:hAnsi="Times New Roman"/>
        </w:rPr>
      </w:pPr>
      <w:ins w:id="24277" w:author="Rev 7 Allen Wirfs-Brock" w:date="2012-04-27T13:36:00Z">
        <w:del w:id="24278" w:author="Rev 8 Allen Wirfs-Brock" w:date="2012-06-11T17:33:00Z">
          <w:r w:rsidDel="00D90AF7">
            <w:rPr>
              <w:rFonts w:ascii="Times New Roman" w:hAnsi="Times New Roman"/>
            </w:rPr>
            <w:delText>S</w:delText>
          </w:r>
        </w:del>
      </w:ins>
      <w:ins w:id="24279" w:author="Rev 7 Allen Wirfs-Brock" w:date="2012-04-27T13:35:00Z">
        <w:del w:id="24280" w:author="Rev 8 Allen Wirfs-Brock" w:date="2012-06-11T17:33:00Z">
          <w:r w:rsidDel="00D90AF7">
            <w:rPr>
              <w:rFonts w:ascii="Times New Roman" w:hAnsi="Times New Roman"/>
            </w:rPr>
            <w:delText xml:space="preserve">et the [[MethodName]] internal property of </w:delText>
          </w:r>
          <w:r w:rsidRPr="0025447D" w:rsidDel="00D90AF7">
            <w:rPr>
              <w:rFonts w:ascii="Times New Roman" w:hAnsi="Times New Roman"/>
              <w:i/>
            </w:rPr>
            <w:delText>F</w:delText>
          </w:r>
          <w:r w:rsidDel="00D90AF7">
            <w:rPr>
              <w:rFonts w:ascii="Times New Roman" w:hAnsi="Times New Roman"/>
            </w:rPr>
            <w:delText xml:space="preserve"> to </w:delText>
          </w:r>
        </w:del>
      </w:ins>
      <w:ins w:id="24281" w:author="Rev 7 Allen Wirfs-Brock" w:date="2012-04-27T13:37:00Z">
        <w:del w:id="24282" w:author="Rev 8 Allen Wirfs-Brock" w:date="2012-06-11T17:33:00Z">
          <w:r w:rsidRPr="0025447D" w:rsidDel="00D90AF7">
            <w:rPr>
              <w:rFonts w:ascii="Courier New" w:hAnsi="Courier New" w:cs="Courier New"/>
              <w:b/>
            </w:rPr>
            <w:delText>"</w:delText>
          </w:r>
          <w:r w:rsidRPr="0025447D" w:rsidDel="00D90AF7">
            <w:rPr>
              <w:rFonts w:ascii="Courier New" w:hAnsi="Courier New"/>
              <w:b/>
            </w:rPr>
            <w:delText>constructor</w:delText>
          </w:r>
          <w:r w:rsidRPr="0025447D" w:rsidDel="00D90AF7">
            <w:rPr>
              <w:rFonts w:ascii="Courier New" w:hAnsi="Courier New" w:cs="Courier New"/>
              <w:b/>
            </w:rPr>
            <w:delText>"</w:delText>
          </w:r>
        </w:del>
      </w:ins>
      <w:ins w:id="24283" w:author="Rev 7 Allen Wirfs-Brock" w:date="2012-04-27T13:35:00Z">
        <w:del w:id="24284" w:author="Rev 8 Allen Wirfs-Brock" w:date="2012-06-11T17:33:00Z">
          <w:r w:rsidDel="00D90AF7">
            <w:rPr>
              <w:rFonts w:ascii="Times New Roman" w:hAnsi="Times New Roman"/>
            </w:rPr>
            <w:delText>.</w:delText>
          </w:r>
        </w:del>
      </w:ins>
    </w:p>
    <w:p w14:paraId="31817257" w14:textId="77777777" w:rsidR="004C02EF" w:rsidRPr="00E77497" w:rsidDel="00630A5A" w:rsidRDefault="004C02EF" w:rsidP="0025447D">
      <w:pPr>
        <w:numPr>
          <w:ilvl w:val="1"/>
          <w:numId w:val="885"/>
        </w:numPr>
        <w:contextualSpacing/>
        <w:rPr>
          <w:del w:id="24285" w:author="Rev 7 Allen Wirfs-Brock" w:date="2012-04-27T13:29:00Z"/>
          <w:rFonts w:ascii="Times New Roman" w:hAnsi="Times New Roman"/>
        </w:rPr>
      </w:pPr>
      <w:del w:id="24286" w:author="Rev 7 Allen Wirfs-Brock" w:date="2012-04-27T13:29:00Z">
        <w:r w:rsidRPr="00E77497" w:rsidDel="00630A5A">
          <w:rPr>
            <w:rFonts w:ascii="Times New Roman" w:hAnsi="Times New Roman"/>
          </w:rPr>
          <w:delText xml:space="preserve">Let </w:delText>
        </w:r>
      </w:del>
      <w:del w:id="24287" w:author="Rev 7 Allen Wirfs-Brock" w:date="2012-04-20T14:20:00Z">
        <w:r w:rsidRPr="0025447D" w:rsidDel="001A5611">
          <w:rPr>
            <w:rFonts w:ascii="Times New Roman" w:hAnsi="Times New Roman"/>
            <w:i/>
          </w:rPr>
          <w:delText>proto</w:delText>
        </w:r>
        <w:r w:rsidRPr="00E77497" w:rsidDel="001A5611">
          <w:rPr>
            <w:rFonts w:ascii="Times New Roman" w:hAnsi="Times New Roman"/>
          </w:rPr>
          <w:delText xml:space="preserve"> </w:delText>
        </w:r>
      </w:del>
      <w:del w:id="24288" w:author="Rev 7 Allen Wirfs-Brock" w:date="2012-04-11T17:42:00Z">
        <w:r w:rsidRPr="005F7AD6" w:rsidDel="005F7AD6">
          <w:rPr>
            <w:rFonts w:ascii="Times New Roman" w:hAnsi="Times New Roman"/>
          </w:rPr>
          <w:delText xml:space="preserve">be the result </w:delText>
        </w:r>
        <w:r w:rsidRPr="00E77497" w:rsidDel="005F7AD6">
          <w:rPr>
            <w:rFonts w:ascii="Times New Roman" w:hAnsi="Times New Roman"/>
          </w:rPr>
          <w:delText xml:space="preserve">of creating a new object as would be constructed by the expression </w:delText>
        </w:r>
        <w:r w:rsidRPr="0025447D" w:rsidDel="005F7AD6">
          <w:rPr>
            <w:rFonts w:ascii="Courier New" w:hAnsi="Courier New"/>
            <w:b/>
          </w:rPr>
          <w:delText>new Object()</w:delText>
        </w:r>
        <w:r w:rsidRPr="00E77497" w:rsidDel="005F7AD6">
          <w:rPr>
            <w:rFonts w:ascii="Times New Roman" w:hAnsi="Times New Roman"/>
          </w:rPr>
          <w:delText xml:space="preserve">where </w:delText>
        </w:r>
        <w:r w:rsidRPr="0025447D" w:rsidDel="005F7AD6">
          <w:rPr>
            <w:rFonts w:ascii="Courier New" w:hAnsi="Courier New" w:cs="Courier New"/>
            <w:b/>
          </w:rPr>
          <w:delText>Object</w:delText>
        </w:r>
        <w:r w:rsidRPr="00E77497" w:rsidDel="005F7AD6">
          <w:rPr>
            <w:rFonts w:ascii="Times New Roman" w:hAnsi="Times New Roman"/>
          </w:rPr>
          <w:delText xml:space="preserve"> is the standard built-in constructor with that name</w:delText>
        </w:r>
      </w:del>
      <w:del w:id="24289" w:author="Rev 7 Allen Wirfs-Brock" w:date="2012-04-27T13:29:00Z">
        <w:r w:rsidRPr="00E77497" w:rsidDel="00630A5A">
          <w:rPr>
            <w:rFonts w:ascii="Times New Roman" w:hAnsi="Times New Roman"/>
          </w:rPr>
          <w:delText>.</w:delText>
        </w:r>
      </w:del>
    </w:p>
    <w:p w14:paraId="4E0C3E75" w14:textId="77777777" w:rsidR="004C02EF" w:rsidRPr="00E77497" w:rsidRDefault="004C02EF" w:rsidP="0025447D">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ins w:id="24290" w:author="Rev 7 Allen Wirfs-Brock" w:date="2012-04-27T13:30:00Z">
        <w:r w:rsidR="00630A5A" w:rsidRPr="0025447D">
          <w:rPr>
            <w:rFonts w:ascii="Times New Roman" w:hAnsi="Times New Roman"/>
            <w:i/>
          </w:rPr>
          <w:t>prototype</w:t>
        </w:r>
        <w:r w:rsidR="00630A5A">
          <w:rPr>
            <w:rFonts w:ascii="Times New Roman" w:hAnsi="Times New Roman"/>
          </w:rPr>
          <w:t xml:space="preserve"> </w:t>
        </w:r>
      </w:ins>
      <w:r w:rsidRPr="00E77497">
        <w:rPr>
          <w:rFonts w:ascii="Times New Roman" w:hAnsi="Times New Roman"/>
        </w:rPr>
        <w:t xml:space="preserve">with arguments </w:t>
      </w:r>
      <w:r w:rsidRPr="0025447D">
        <w:rPr>
          <w:rFonts w:ascii="Courier New" w:hAnsi="Courier New" w:cs="Courier New"/>
          <w:b/>
        </w:rPr>
        <w:t>"constructor"</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t>
      </w:r>
      <w:del w:id="24291"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24292" w:author="Rev 7 Allen Wirfs-Brock" w:date="2012-04-27T13:50:00Z">
        <w:r w:rsidR="009E6839" w:rsidRPr="0025447D">
          <w:rPr>
            <w:rFonts w:ascii="Times New Roman" w:hAnsi="Times New Roman"/>
            <w:i/>
          </w:rPr>
          <w:t>writablePrototype</w:t>
        </w:r>
        <w:del w:id="24293" w:author="Rev 8 Allen Wirfs-Brock" w:date="2012-06-11T18:00:00Z">
          <w:r w:rsidR="009E6839" w:rsidRPr="0025447D" w:rsidDel="0025447D">
            <w:rPr>
              <w:rFonts w:ascii="Times New Roman" w:hAnsi="Times New Roman"/>
            </w:rPr>
            <w:delText xml:space="preserve"> </w:delText>
          </w:r>
        </w:del>
      </w:ins>
      <w:del w:id="24294" w:author="Rev 7 Allen Wirfs-Brock" w:date="2012-04-27T13:44:00Z">
        <w:r w:rsidRPr="0025447D" w:rsidDel="00254DA7">
          <w:rPr>
            <w:rFonts w:ascii="Times New Roman" w:hAnsi="Times New Roman"/>
          </w:rPr>
          <w:delText>true</w:delText>
        </w:r>
      </w:del>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ins w:id="24295" w:author="Rev 7 Allen Wirfs-Brock" w:date="2012-04-27T13:50:00Z">
        <w:r w:rsidR="009E6839" w:rsidRPr="0025447D">
          <w:rPr>
            <w:rFonts w:ascii="Times New Roman" w:hAnsi="Times New Roman"/>
            <w:i/>
          </w:rPr>
          <w:t>writablePrototype</w:t>
        </w:r>
        <w:r w:rsidR="009E6839" w:rsidRPr="0025447D">
          <w:rPr>
            <w:rFonts w:ascii="Times New Roman" w:hAnsi="Times New Roman"/>
          </w:rPr>
          <w:t xml:space="preserve"> </w:t>
        </w:r>
      </w:ins>
      <w:del w:id="24296" w:author="Rev 7 Allen Wirfs-Brock" w:date="2012-04-27T13:44:00Z">
        <w:r w:rsidRPr="0025447D" w:rsidDel="00254DA7">
          <w:rPr>
            <w:rFonts w:ascii="Times New Roman" w:hAnsi="Times New Roman"/>
            <w:b/>
          </w:rPr>
          <w:delText>true</w:delText>
        </w:r>
      </w:del>
      <w:r w:rsidRPr="00E77497">
        <w:rPr>
          <w:rFonts w:ascii="Times New Roman" w:hAnsi="Times New Roman"/>
        </w:rPr>
        <w:t xml:space="preserve">}, and </w:t>
      </w:r>
      <w:r w:rsidRPr="0025447D">
        <w:rPr>
          <w:rFonts w:ascii="Times New Roman" w:hAnsi="Times New Roman"/>
          <w:b/>
        </w:rPr>
        <w:t>false</w:t>
      </w:r>
      <w:r w:rsidRPr="00E77497">
        <w:rPr>
          <w:rFonts w:ascii="Times New Roman" w:hAnsi="Times New Roman"/>
        </w:rPr>
        <w:t>.</w:t>
      </w:r>
    </w:p>
    <w:p w14:paraId="46C4F9F3" w14:textId="77777777" w:rsidR="004C02EF" w:rsidRPr="00E77497" w:rsidRDefault="004C02EF" w:rsidP="0025447D">
      <w:pPr>
        <w:numPr>
          <w:ilvl w:val="0"/>
          <w:numId w:val="882"/>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sidRPr="00E77497">
        <w:rPr>
          <w:rFonts w:ascii="Times New Roman" w:hAnsi="Times New Roman"/>
        </w:rPr>
        <w:t xml:space="preserve">, Property Descriptor {[[Value]]: </w:t>
      </w:r>
      <w:ins w:id="24297" w:author="Rev 7 Allen Wirfs-Brock" w:date="2012-04-27T13:39:00Z">
        <w:r w:rsidR="00254DA7" w:rsidRPr="00DC488D">
          <w:rPr>
            <w:rFonts w:ascii="Times New Roman" w:hAnsi="Times New Roman"/>
            <w:i/>
          </w:rPr>
          <w:t>prototype</w:t>
        </w:r>
        <w:r w:rsidR="00254DA7">
          <w:rPr>
            <w:rFonts w:ascii="Times New Roman" w:hAnsi="Times New Roman"/>
          </w:rPr>
          <w:t xml:space="preserve"> </w:t>
        </w:r>
      </w:ins>
      <w:del w:id="24298" w:author="Rev 7 Allen Wirfs-Brock" w:date="2012-04-20T14:23:00Z">
        <w:r w:rsidRPr="00E77497" w:rsidDel="001A5611">
          <w:rPr>
            <w:rFonts w:ascii="Times New Roman" w:hAnsi="Times New Roman"/>
            <w:i/>
          </w:rPr>
          <w:delText>proto</w:delText>
        </w:r>
      </w:del>
      <w:r w:rsidRPr="00E77497">
        <w:rPr>
          <w:rFonts w:ascii="Times New Roman" w:hAnsi="Times New Roman"/>
        </w:rPr>
        <w:t xml:space="preserve">, </w:t>
      </w:r>
      <w:del w:id="24299"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24300" w:author="Rev 7 Allen Wirfs-Brock" w:date="2012-04-27T13:50:00Z">
        <w:r w:rsidR="009E6839">
          <w:rPr>
            <w:rFonts w:ascii="Times New Roman" w:hAnsi="Times New Roman"/>
            <w:i/>
          </w:rPr>
          <w:t>writablePrototype</w:t>
        </w:r>
        <w:r w:rsidR="009E6839">
          <w:t xml:space="preserve"> </w:t>
        </w:r>
      </w:ins>
      <w:del w:id="24301" w:author="Rev 7 Allen Wirfs-Brock" w:date="2012-04-27T13:49:00Z">
        <w:r w:rsidRPr="00E77497" w:rsidDel="009E6839">
          <w:rPr>
            <w:rFonts w:ascii="Times New Roman" w:hAnsi="Times New Roman"/>
            <w:b/>
          </w:rPr>
          <w:delText>true</w:delText>
        </w:r>
      </w:del>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0DB5CB41" w14:textId="77777777" w:rsidR="004C02EF" w:rsidRPr="00E77497" w:rsidDel="00630A5A" w:rsidRDefault="004C02EF">
      <w:pPr>
        <w:numPr>
          <w:ilvl w:val="0"/>
          <w:numId w:val="883"/>
        </w:numPr>
        <w:contextualSpacing/>
        <w:rPr>
          <w:del w:id="24302" w:author="Rev 7 Allen Wirfs-Brock" w:date="2012-04-27T13:31:00Z"/>
          <w:rFonts w:ascii="Times New Roman" w:hAnsi="Times New Roman"/>
        </w:rPr>
        <w:pPrChange w:id="24303" w:author="Rev 8 Allen Wirfs-Brock" w:date="2012-06-11T18:04:00Z">
          <w:pPr>
            <w:numPr>
              <w:numId w:val="758"/>
            </w:numPr>
            <w:tabs>
              <w:tab w:val="num" w:pos="720"/>
            </w:tabs>
            <w:ind w:left="720" w:hanging="360"/>
            <w:contextualSpacing/>
          </w:pPr>
        </w:pPrChange>
      </w:pPr>
      <w:del w:id="24304" w:author="Rev 7 Allen Wirfs-Brock" w:date="2012-04-27T13:31:00Z">
        <w:r w:rsidRPr="00E77497" w:rsidDel="00630A5A">
          <w:rPr>
            <w:rFonts w:ascii="Times New Roman" w:hAnsi="Times New Roman"/>
          </w:rPr>
          <w:delText xml:space="preserve">If </w:delText>
        </w:r>
        <w:r w:rsidRPr="00E77497" w:rsidDel="00630A5A">
          <w:rPr>
            <w:rFonts w:ascii="Times New Roman" w:hAnsi="Times New Roman"/>
            <w:i/>
          </w:rPr>
          <w:delText>Strict</w:delText>
        </w:r>
        <w:r w:rsidRPr="00E77497" w:rsidDel="00630A5A">
          <w:rPr>
            <w:rFonts w:ascii="Times New Roman" w:hAnsi="Times New Roman"/>
          </w:rPr>
          <w:delText xml:space="preserve"> is </w:delText>
        </w:r>
        <w:r w:rsidRPr="00E77497" w:rsidDel="00630A5A">
          <w:rPr>
            <w:rFonts w:ascii="Times New Roman" w:hAnsi="Times New Roman"/>
            <w:b/>
          </w:rPr>
          <w:delText>true</w:delText>
        </w:r>
        <w:r w:rsidRPr="00E77497" w:rsidDel="00630A5A">
          <w:rPr>
            <w:rFonts w:ascii="Times New Roman" w:hAnsi="Times New Roman"/>
          </w:rPr>
          <w:delText>, then</w:delText>
        </w:r>
      </w:del>
    </w:p>
    <w:p w14:paraId="12432647" w14:textId="77777777" w:rsidR="004C02EF" w:rsidRPr="00E77497" w:rsidDel="00630A5A" w:rsidRDefault="004C02EF">
      <w:pPr>
        <w:contextualSpacing/>
        <w:rPr>
          <w:del w:id="24305" w:author="Rev 7 Allen Wirfs-Brock" w:date="2012-04-27T13:31:00Z"/>
          <w:rFonts w:ascii="Times New Roman" w:hAnsi="Times New Roman"/>
        </w:rPr>
        <w:pPrChange w:id="24306" w:author="Rev 8 Allen Wirfs-Brock" w:date="2012-06-11T18:04:00Z">
          <w:pPr>
            <w:numPr>
              <w:ilvl w:val="1"/>
              <w:numId w:val="146"/>
            </w:numPr>
            <w:tabs>
              <w:tab w:val="num" w:pos="1080"/>
            </w:tabs>
            <w:ind w:left="1080" w:hanging="360"/>
            <w:contextualSpacing/>
          </w:pPr>
        </w:pPrChange>
      </w:pPr>
      <w:del w:id="24307" w:author="Rev 7 Allen Wirfs-Brock" w:date="2012-04-27T13:31:00Z">
        <w:r w:rsidRPr="00E77497" w:rsidDel="00630A5A">
          <w:rPr>
            <w:rFonts w:ascii="Times New Roman" w:hAnsi="Times New Roman"/>
          </w:rPr>
          <w:delText xml:space="preserve">Let </w:delText>
        </w:r>
        <w:r w:rsidRPr="00E77497" w:rsidDel="00630A5A">
          <w:rPr>
            <w:rFonts w:ascii="Times New Roman" w:hAnsi="Times New Roman"/>
            <w:i/>
          </w:rPr>
          <w:delText>thrower</w:delText>
        </w:r>
        <w:r w:rsidRPr="00E77497" w:rsidDel="00630A5A">
          <w:rPr>
            <w:rFonts w:ascii="Times New Roman" w:hAnsi="Times New Roman"/>
          </w:rPr>
          <w:delText xml:space="preserve"> be the [[ThrowTypeError]] function Object (13.2.3).</w:delText>
        </w:r>
      </w:del>
    </w:p>
    <w:p w14:paraId="352024F8" w14:textId="77777777" w:rsidR="004C02EF" w:rsidRPr="00E77497" w:rsidDel="00630A5A" w:rsidRDefault="004C02EF">
      <w:pPr>
        <w:contextualSpacing/>
        <w:rPr>
          <w:del w:id="24308" w:author="Rev 7 Allen Wirfs-Brock" w:date="2012-04-27T13:31:00Z"/>
          <w:rFonts w:ascii="Times New Roman" w:hAnsi="Times New Roman"/>
        </w:rPr>
        <w:pPrChange w:id="24309" w:author="Rev 8 Allen Wirfs-Brock" w:date="2012-06-11T18:04:00Z">
          <w:pPr>
            <w:numPr>
              <w:ilvl w:val="1"/>
              <w:numId w:val="146"/>
            </w:numPr>
            <w:tabs>
              <w:tab w:val="num" w:pos="1080"/>
            </w:tabs>
            <w:ind w:left="1080" w:hanging="360"/>
            <w:contextualSpacing/>
          </w:pPr>
        </w:pPrChange>
      </w:pPr>
      <w:del w:id="24310"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"caller"</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14:paraId="2D371A42" w14:textId="77777777" w:rsidR="004C02EF" w:rsidRPr="00E77497" w:rsidDel="00630A5A" w:rsidRDefault="004C02EF">
      <w:pPr>
        <w:contextualSpacing/>
        <w:rPr>
          <w:del w:id="24311" w:author="Rev 7 Allen Wirfs-Brock" w:date="2012-04-27T13:31:00Z"/>
          <w:rFonts w:ascii="Times New Roman" w:hAnsi="Times New Roman"/>
        </w:rPr>
        <w:pPrChange w:id="24312" w:author="Rev 8 Allen Wirfs-Brock" w:date="2012-06-11T18:04:00Z">
          <w:pPr>
            <w:numPr>
              <w:ilvl w:val="1"/>
              <w:numId w:val="146"/>
            </w:numPr>
            <w:tabs>
              <w:tab w:val="num" w:pos="1080"/>
            </w:tabs>
            <w:ind w:left="1080" w:hanging="360"/>
            <w:contextualSpacing/>
          </w:pPr>
        </w:pPrChange>
      </w:pPr>
      <w:del w:id="24313"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"arguments"</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14:paraId="35F7197D" w14:textId="77777777" w:rsidR="002174E2" w:rsidRPr="00E77497" w:rsidDel="00630A5A" w:rsidRDefault="002174E2">
      <w:pPr>
        <w:contextualSpacing/>
        <w:rPr>
          <w:ins w:id="24314" w:author="Rev 4 Allen Wirfs-Brock" w:date="2011-10-18T12:07:00Z"/>
          <w:del w:id="24315" w:author="Rev 7 Allen Wirfs-Brock" w:date="2012-04-27T13:31:00Z"/>
          <w:rFonts w:ascii="Times New Roman" w:hAnsi="Times New Roman"/>
        </w:rPr>
        <w:pPrChange w:id="24316" w:author="Rev 8 Allen Wirfs-Brock" w:date="2012-06-11T18:04:00Z">
          <w:pPr>
            <w:numPr>
              <w:numId w:val="758"/>
            </w:numPr>
            <w:tabs>
              <w:tab w:val="num" w:pos="720"/>
            </w:tabs>
            <w:ind w:left="720" w:hanging="360"/>
            <w:contextualSpacing/>
          </w:pPr>
        </w:pPrChange>
      </w:pPr>
      <w:ins w:id="24317" w:author="Rev 4 Allen Wirfs-Brock" w:date="2011-10-18T12:07:00Z">
        <w:del w:id="24318" w:author="Rev 7 Allen Wirfs-Brock" w:date="2012-04-27T13:31:00Z">
          <w:r w:rsidRPr="00E77497" w:rsidDel="00630A5A">
            <w:rPr>
              <w:rFonts w:ascii="Times New Roman" w:hAnsi="Times New Roman"/>
            </w:rPr>
            <w:delText xml:space="preserve">Set the [[Strict]] internal property of </w:delText>
          </w:r>
          <w:r w:rsidRPr="00E77497" w:rsidDel="00630A5A">
            <w:rPr>
              <w:rFonts w:ascii="Times New Roman" w:hAnsi="Times New Roman"/>
              <w:i/>
            </w:rPr>
            <w:delText xml:space="preserve">F </w:delText>
          </w:r>
          <w:r w:rsidRPr="00E77497" w:rsidDel="00630A5A">
            <w:rPr>
              <w:rFonts w:ascii="Times New Roman" w:hAnsi="Times New Roman"/>
            </w:rPr>
            <w:delText xml:space="preserve">to </w:delText>
          </w:r>
        </w:del>
      </w:ins>
      <w:ins w:id="24319" w:author="Rev 4 Allen Wirfs-Brock" w:date="2011-10-18T12:08:00Z">
        <w:del w:id="24320" w:author="Rev 7 Allen Wirfs-Brock" w:date="2012-04-27T13:31:00Z">
          <w:r w:rsidR="003F3F83" w:rsidRPr="00E77497" w:rsidDel="00630A5A">
            <w:rPr>
              <w:rFonts w:ascii="Times New Roman" w:hAnsi="Times New Roman"/>
              <w:i/>
            </w:rPr>
            <w:delText>Strict</w:delText>
          </w:r>
        </w:del>
      </w:ins>
      <w:ins w:id="24321" w:author="Rev 4 Allen Wirfs-Brock" w:date="2011-10-18T12:07:00Z">
        <w:del w:id="24322" w:author="Rev 7 Allen Wirfs-Brock" w:date="2012-04-27T13:31:00Z">
          <w:r w:rsidRPr="00E77497" w:rsidDel="00630A5A">
            <w:rPr>
              <w:rFonts w:ascii="Times New Roman" w:hAnsi="Times New Roman"/>
            </w:rPr>
            <w:delText>.</w:delText>
          </w:r>
        </w:del>
      </w:ins>
    </w:p>
    <w:p w14:paraId="63999D23" w14:textId="77777777" w:rsidR="004C02EF" w:rsidRPr="00E77497" w:rsidRDefault="004C02EF" w:rsidP="00AF0266">
      <w:pPr>
        <w:numPr>
          <w:ilvl w:val="0"/>
          <w:numId w:val="884"/>
        </w:numPr>
        <w:contextualSpacing/>
        <w:rPr>
          <w:rFonts w:ascii="Times New Roman" w:hAnsi="Times New Roman"/>
        </w:rPr>
      </w:pPr>
      <w:r w:rsidRPr="00E77497">
        <w:rPr>
          <w:rFonts w:ascii="Times New Roman" w:hAnsi="Times New Roman"/>
        </w:rPr>
        <w:t>Return</w:t>
      </w:r>
      <w:del w:id="24323" w:author="Rev 7 Allen Wirfs-Brock" w:date="2012-04-27T13:39:00Z">
        <w:r w:rsidRPr="00E77497" w:rsidDel="00254DA7">
          <w:rPr>
            <w:rFonts w:ascii="Times New Roman" w:hAnsi="Times New Roman"/>
          </w:rPr>
          <w:delText xml:space="preserve"> </w:delText>
        </w:r>
        <w:r w:rsidRPr="00E77497" w:rsidDel="00254DA7">
          <w:rPr>
            <w:rFonts w:ascii="Times New Roman" w:hAnsi="Times New Roman"/>
            <w:i/>
          </w:rPr>
          <w:delText>F</w:delText>
        </w:r>
      </w:del>
      <w:r w:rsidRPr="00E77497">
        <w:rPr>
          <w:rFonts w:ascii="Times New Roman" w:hAnsi="Times New Roman"/>
        </w:rPr>
        <w:t>.</w:t>
      </w:r>
    </w:p>
    <w:p w14:paraId="172E218F" w14:textId="77777777" w:rsidR="004C02EF" w:rsidRPr="00E77497" w:rsidDel="00254DA7" w:rsidRDefault="004C02EF" w:rsidP="004C02EF">
      <w:pPr>
        <w:pStyle w:val="Note"/>
        <w:rPr>
          <w:del w:id="24324" w:author="Rev 7 Allen Wirfs-Brock" w:date="2012-04-27T13:37:00Z"/>
        </w:rPr>
      </w:pPr>
      <w:del w:id="24325" w:author="Rev 7 Allen Wirfs-Brock" w:date="2012-04-27T13:37:00Z">
        <w:r w:rsidRPr="00E77497" w:rsidDel="00254DA7">
          <w:delText>NOTE</w:delText>
        </w:r>
        <w:r w:rsidRPr="00E77497" w:rsidDel="00254DA7">
          <w:tab/>
          <w:delText xml:space="preserve">A </w:delText>
        </w:r>
        <w:r w:rsidRPr="00E77497" w:rsidDel="00254DA7">
          <w:rPr>
            <w:rFonts w:ascii="Courier New" w:hAnsi="Courier New"/>
            <w:b/>
            <w:color w:val="000000"/>
          </w:rPr>
          <w:delText>prototype</w:delText>
        </w:r>
        <w:r w:rsidRPr="00E77497" w:rsidDel="00254DA7">
          <w:delText xml:space="preserve"> property is automatically created for every function, to allow for the possibility that the function will be used as a constructor.</w:delText>
        </w:r>
      </w:del>
    </w:p>
    <w:p w14:paraId="5FCA1642" w14:textId="77777777" w:rsidR="004C02EF" w:rsidRPr="00E77497" w:rsidRDefault="004C02EF" w:rsidP="00DA3106">
      <w:pPr>
        <w:pStyle w:val="40"/>
        <w:numPr>
          <w:ilvl w:val="0"/>
          <w:numId w:val="0"/>
        </w:numPr>
      </w:pPr>
      <w:bookmarkStart w:id="24326" w:name="_Ref463865954"/>
      <w:bookmarkStart w:id="24327" w:name="_Toc472818898"/>
      <w:bookmarkStart w:id="24328" w:name="_Toc235503474"/>
      <w:bookmarkStart w:id="24329" w:name="_Toc241509249"/>
      <w:bookmarkStart w:id="24330" w:name="_Toc244416736"/>
      <w:bookmarkStart w:id="24331" w:name="_Toc276631100"/>
      <w:r w:rsidRPr="00E77497">
        <w:t>13.</w:t>
      </w:r>
      <w:del w:id="24332" w:author="Rev 6 Allen Wirfs-Brock" w:date="2012-02-27T10:01:00Z">
        <w:r w:rsidRPr="00E77497" w:rsidDel="00BB761E">
          <w:delText>2</w:delText>
        </w:r>
      </w:del>
      <w:ins w:id="24333" w:author="Rev 6 Allen Wirfs-Brock" w:date="2012-02-27T10:01:00Z">
        <w:del w:id="24334" w:author="Rev 7 Allen Wirfs-Brock" w:date="2012-04-17T14:28:00Z">
          <w:r w:rsidR="00BB761E" w:rsidDel="00AA5DC6">
            <w:delText>1</w:delText>
          </w:r>
        </w:del>
      </w:ins>
      <w:ins w:id="24335" w:author="Rev 7 Allen Wirfs-Brock" w:date="2012-04-26T10:50:00Z">
        <w:r w:rsidR="00572B17">
          <w:t>5</w:t>
        </w:r>
      </w:ins>
      <w:ins w:id="24336" w:author="Rev 6 Allen Wirfs-Brock" w:date="2012-02-27T10:03:00Z">
        <w:del w:id="24337" w:author="Rev 7 Allen Wirfs-Brock" w:date="2012-04-19T15:00:00Z">
          <w:r w:rsidR="00DA3106" w:rsidDel="00912F02">
            <w:delText>.1</w:delText>
          </w:r>
        </w:del>
      </w:ins>
      <w:r w:rsidRPr="00E77497">
        <w:t>.1</w:t>
      </w:r>
      <w:r w:rsidRPr="00E77497">
        <w:tab/>
        <w:t>[[Call]]</w:t>
      </w:r>
      <w:bookmarkEnd w:id="24326"/>
      <w:bookmarkEnd w:id="24327"/>
      <w:bookmarkEnd w:id="24328"/>
      <w:bookmarkEnd w:id="24329"/>
      <w:bookmarkEnd w:id="24330"/>
      <w:bookmarkEnd w:id="24331"/>
    </w:p>
    <w:p w14:paraId="66C4BB5D" w14:textId="77777777" w:rsidR="004C02EF" w:rsidRPr="00E77497" w:rsidRDefault="004C02EF" w:rsidP="004C02EF">
      <w:r w:rsidRPr="00E77497">
        <w:t xml:space="preserve">When the [[Call]] internal method for a Function object </w:t>
      </w:r>
      <w:r w:rsidRPr="00E77497">
        <w:rPr>
          <w:rFonts w:ascii="Times New Roman" w:hAnsi="Times New Roman"/>
          <w:i/>
        </w:rPr>
        <w:t>F</w:t>
      </w:r>
      <w:r w:rsidRPr="00E77497">
        <w:t xml:space="preserve"> is called with a </w:t>
      </w:r>
      <w:r w:rsidRPr="006637C6">
        <w:rPr>
          <w:rFonts w:ascii="Times New Roman" w:hAnsi="Times New Roman"/>
          <w:i/>
        </w:rPr>
        <w:t>this</w:t>
      </w:r>
      <w:ins w:id="24338" w:author="Rev 7 Allen Wirfs-Brock" w:date="2012-04-26T09:29:00Z">
        <w:r w:rsidR="00047BCC">
          <w:rPr>
            <w:rFonts w:ascii="Times New Roman" w:hAnsi="Times New Roman"/>
            <w:i/>
          </w:rPr>
          <w:t>Argument</w:t>
        </w:r>
      </w:ins>
      <w:del w:id="24339" w:author="Rev 7 Allen Wirfs-Brock" w:date="2012-04-26T09:24:00Z">
        <w:r w:rsidRPr="006637C6" w:rsidDel="00047BCC">
          <w:rPr>
            <w:rFonts w:ascii="Times New Roman" w:hAnsi="Times New Roman"/>
            <w:i/>
          </w:rPr>
          <w:delText xml:space="preserve"> v</w:delText>
        </w:r>
      </w:del>
      <w:del w:id="24340" w:author="Rev 7 Allen Wirfs-Brock" w:date="2012-04-26T09:29:00Z">
        <w:r w:rsidRPr="006637C6" w:rsidDel="00047BCC">
          <w:rPr>
            <w:rFonts w:ascii="Times New Roman" w:hAnsi="Times New Roman"/>
            <w:i/>
          </w:rPr>
          <w:delText>alue</w:delText>
        </w:r>
      </w:del>
      <w:r w:rsidRPr="00E77497">
        <w:t xml:space="preserve"> and a list of arguments, the following steps are taken:</w:t>
      </w:r>
    </w:p>
    <w:p w14:paraId="2454D360" w14:textId="77777777" w:rsidR="009B3B81" w:rsidRDefault="009B3B81" w:rsidP="00150A49">
      <w:pPr>
        <w:pStyle w:val="Alg4"/>
        <w:numPr>
          <w:ilvl w:val="0"/>
          <w:numId w:val="147"/>
        </w:numPr>
        <w:rPr>
          <w:ins w:id="24341" w:author="Rev 6 Allen Wirfs-Brock" w:date="2012-02-26T10:04:00Z"/>
        </w:rPr>
      </w:pPr>
      <w:ins w:id="24342" w:author="Rev 6 Allen Wirfs-Brock" w:date="2012-02-26T10:04:00Z">
        <w:r>
          <w:t xml:space="preserve">Let </w:t>
        </w:r>
        <w:r w:rsidRPr="009B3B81">
          <w:rPr>
            <w:i/>
          </w:rPr>
          <w:t>callerContext</w:t>
        </w:r>
        <w:r>
          <w:t xml:space="preserve"> be the </w:t>
        </w:r>
      </w:ins>
      <w:ins w:id="24343" w:author="Rev 8 Allen Wirfs-Brock" w:date="2012-06-13T16:03:00Z">
        <w:r w:rsidR="00B33FB4">
          <w:t>running</w:t>
        </w:r>
        <w:r w:rsidR="00B33FB4" w:rsidRPr="00E77497">
          <w:t xml:space="preserve"> </w:t>
        </w:r>
      </w:ins>
      <w:ins w:id="24344" w:author="Rev 6 Allen Wirfs-Brock" w:date="2012-02-26T10:04:00Z">
        <w:del w:id="24345" w:author="Rev 8 Allen Wirfs-Brock" w:date="2012-06-13T16:03:00Z">
          <w:r w:rsidDel="00B33FB4">
            <w:delText xml:space="preserve">current </w:delText>
          </w:r>
        </w:del>
        <w:r>
          <w:t>execution context.</w:t>
        </w:r>
      </w:ins>
    </w:p>
    <w:p w14:paraId="653DD5A0" w14:textId="77777777" w:rsidR="002F42C1" w:rsidRDefault="00336191" w:rsidP="00150A49">
      <w:pPr>
        <w:pStyle w:val="Alg4"/>
        <w:numPr>
          <w:ilvl w:val="0"/>
          <w:numId w:val="147"/>
        </w:numPr>
        <w:rPr>
          <w:ins w:id="24346" w:author="Rev 7 Allen Wirfs-Brock" w:date="2012-05-02T10:56:00Z"/>
        </w:rPr>
      </w:pPr>
      <w:ins w:id="24347" w:author="Rev 9 Allen Wirfs-Brock" w:date="2012-06-29T11:34:00Z">
        <w:r>
          <w:t xml:space="preserve">If, </w:t>
        </w:r>
        <w:r w:rsidRPr="00336191">
          <w:rPr>
            <w:i/>
            <w:rPrChange w:id="24348" w:author="Rev 9 Allen Wirfs-Brock" w:date="2012-06-29T11:35:00Z">
              <w:rPr/>
            </w:rPrChange>
          </w:rPr>
          <w:t>callerContext</w:t>
        </w:r>
        <w:r>
          <w:t xml:space="preserve"> is not already suspended, then </w:t>
        </w:r>
      </w:ins>
      <w:ins w:id="24349" w:author="Rev 7 Allen Wirfs-Brock" w:date="2012-05-02T10:56:00Z">
        <w:r w:rsidR="002F42C1">
          <w:t xml:space="preserve">Suspend </w:t>
        </w:r>
        <w:r w:rsidR="002F42C1" w:rsidRPr="002F42C1">
          <w:rPr>
            <w:i/>
          </w:rPr>
          <w:t>callerContext</w:t>
        </w:r>
        <w:r w:rsidR="002F42C1">
          <w:t>.</w:t>
        </w:r>
      </w:ins>
    </w:p>
    <w:p w14:paraId="10394D78" w14:textId="77777777" w:rsidR="004C02EF" w:rsidRPr="00E77497" w:rsidRDefault="004F1DC9" w:rsidP="00150A49">
      <w:pPr>
        <w:pStyle w:val="Alg4"/>
        <w:numPr>
          <w:ilvl w:val="0"/>
          <w:numId w:val="147"/>
        </w:numPr>
      </w:pPr>
      <w:ins w:id="24350" w:author="Rev 7 Allen Wirfs-Brock" w:date="2012-04-26T09:45:00Z">
        <w:r>
          <w:t xml:space="preserve">Let </w:t>
        </w:r>
        <w:r w:rsidRPr="006637C6">
          <w:rPr>
            <w:i/>
          </w:rPr>
          <w:t>calleeContext</w:t>
        </w:r>
        <w:r>
          <w:t xml:space="preserve"> be a new execution context.</w:t>
        </w:r>
      </w:ins>
      <w:del w:id="24351" w:author="Rev 7 Allen Wirfs-Brock" w:date="2012-04-26T09:46:00Z">
        <w:r w:rsidR="004C02EF" w:rsidRPr="00E77497" w:rsidDel="004F1DC9">
          <w:delText xml:space="preserve">Let </w:delText>
        </w:r>
        <w:r w:rsidR="004C02EF" w:rsidRPr="00E77497" w:rsidDel="004F1DC9">
          <w:rPr>
            <w:i/>
          </w:rPr>
          <w:delText xml:space="preserve">funcCtx </w:delText>
        </w:r>
      </w:del>
      <w:ins w:id="24352" w:author="Rev 6 Allen Wirfs-Brock" w:date="2012-02-26T10:07:00Z">
        <w:del w:id="24353" w:author="Rev 7 Allen Wirfs-Brock" w:date="2012-04-26T09:46:00Z">
          <w:r w:rsidR="009B3B81" w:rsidDel="004F1DC9">
            <w:rPr>
              <w:i/>
            </w:rPr>
            <w:delText>status</w:delText>
          </w:r>
          <w:r w:rsidR="009B3B81" w:rsidRPr="00E77497" w:rsidDel="004F1DC9">
            <w:rPr>
              <w:i/>
            </w:rPr>
            <w:delText xml:space="preserve"> </w:delText>
          </w:r>
        </w:del>
      </w:ins>
      <w:del w:id="24354" w:author="Rev 7 Allen Wirfs-Brock" w:date="2012-04-26T09:46:00Z">
        <w:r w:rsidR="004C02EF" w:rsidRPr="00E77497" w:rsidDel="004F1DC9">
          <w:delText xml:space="preserve">be the result of establishing a new execution context for function code using the value of </w:delText>
        </w:r>
        <w:r w:rsidR="004C02EF" w:rsidRPr="00E77497" w:rsidDel="004F1DC9">
          <w:rPr>
            <w:i/>
          </w:rPr>
          <w:delText>F</w:delText>
        </w:r>
        <w:r w:rsidR="004C02EF" w:rsidRPr="00E77497" w:rsidDel="004F1DC9">
          <w:delText xml:space="preserve">'s [[FormalParameters]] internal property, the passed arguments List </w:delText>
        </w:r>
        <w:r w:rsidR="004C02EF" w:rsidRPr="00E77497" w:rsidDel="004F1DC9">
          <w:rPr>
            <w:i/>
          </w:rPr>
          <w:delText>args</w:delText>
        </w:r>
        <w:r w:rsidR="004C02EF" w:rsidRPr="00E77497" w:rsidDel="004F1DC9">
          <w:delText xml:space="preserve">, and the </w:delText>
        </w:r>
        <w:r w:rsidR="004C02EF" w:rsidRPr="00E77497" w:rsidDel="004F1DC9">
          <w:rPr>
            <w:b/>
          </w:rPr>
          <w:delText>this</w:delText>
        </w:r>
        <w:r w:rsidR="004C02EF" w:rsidRPr="00E77497" w:rsidDel="004F1DC9">
          <w:delText xml:space="preserve"> value as described in 10.4.3.</w:delText>
        </w:r>
      </w:del>
    </w:p>
    <w:p w14:paraId="015DAF1E" w14:textId="77777777" w:rsidR="00755897" w:rsidRDefault="00755897" w:rsidP="0070374F">
      <w:pPr>
        <w:pStyle w:val="Alg4"/>
        <w:numPr>
          <w:ilvl w:val="0"/>
          <w:numId w:val="147"/>
        </w:numPr>
        <w:tabs>
          <w:tab w:val="left" w:pos="720"/>
        </w:tabs>
        <w:rPr>
          <w:ins w:id="24355" w:author="Rev 7 Allen Wirfs-Brock" w:date="2012-04-26T09:49:00Z"/>
        </w:rPr>
      </w:pPr>
      <w:ins w:id="24356" w:author="Rev 7 Allen Wirfs-Brock" w:date="2012-04-26T09:49:00Z">
        <w:r w:rsidRPr="00E77497">
          <w:t xml:space="preserve">Set </w:t>
        </w:r>
        <w:r w:rsidRPr="00250FC6">
          <w:rPr>
            <w:i/>
          </w:rPr>
          <w:t>calleeContext</w:t>
        </w:r>
      </w:ins>
      <w:ins w:id="24357" w:author="Rev 7 Allen Wirfs-Brock" w:date="2012-05-02T10:57:00Z">
        <w:r w:rsidR="002F42C1">
          <w:rPr>
            <w:i/>
          </w:rPr>
          <w:t xml:space="preserve">’s </w:t>
        </w:r>
        <w:r w:rsidR="002F42C1" w:rsidRPr="001936FC">
          <w:t>PreviousContext</w:t>
        </w:r>
      </w:ins>
      <w:ins w:id="24358" w:author="Rev 7 Allen Wirfs-Brock" w:date="2012-04-26T09:49:00Z">
        <w:r>
          <w:t xml:space="preserve"> </w:t>
        </w:r>
        <w:r w:rsidRPr="00E77497">
          <w:t xml:space="preserve">to </w:t>
        </w:r>
        <w:r w:rsidRPr="00250FC6">
          <w:rPr>
            <w:i/>
          </w:rPr>
          <w:t>callerContext</w:t>
        </w:r>
        <w:r w:rsidRPr="00E77497">
          <w:t>.</w:t>
        </w:r>
      </w:ins>
    </w:p>
    <w:p w14:paraId="0213C00F" w14:textId="77777777" w:rsidR="001936FC" w:rsidRDefault="001936FC" w:rsidP="0070374F">
      <w:pPr>
        <w:pStyle w:val="Alg4"/>
        <w:numPr>
          <w:ilvl w:val="0"/>
          <w:numId w:val="147"/>
        </w:numPr>
        <w:tabs>
          <w:tab w:val="left" w:pos="720"/>
        </w:tabs>
        <w:rPr>
          <w:ins w:id="24359" w:author="Rev 7 Allen Wirfs-Brock" w:date="2012-05-02T11:03:00Z"/>
        </w:rPr>
      </w:pPr>
      <w:ins w:id="24360" w:author="Rev 7 Allen Wirfs-Brock" w:date="2012-05-02T11:03:00Z">
        <w:r>
          <w:t xml:space="preserve">Set </w:t>
        </w:r>
        <w:r w:rsidRPr="001936FC">
          <w:rPr>
            <w:i/>
          </w:rPr>
          <w:t>calleeContext</w:t>
        </w:r>
      </w:ins>
      <w:ins w:id="24361" w:author="Rev 7 Allen Wirfs-Brock" w:date="2012-05-02T11:04:00Z">
        <w:r w:rsidRPr="001936FC">
          <w:rPr>
            <w:i/>
          </w:rPr>
          <w:t>’s</w:t>
        </w:r>
        <w:r>
          <w:t xml:space="preserve"> Realm to the value of </w:t>
        </w:r>
        <w:r w:rsidRPr="003B4312">
          <w:rPr>
            <w:i/>
          </w:rPr>
          <w:t>F</w:t>
        </w:r>
        <w:r w:rsidRPr="003B4312">
          <w:t>’s [[</w:t>
        </w:r>
        <w:r>
          <w:t>Realm</w:t>
        </w:r>
        <w:r w:rsidRPr="003B4312">
          <w:t>]] internal property</w:t>
        </w:r>
      </w:ins>
    </w:p>
    <w:p w14:paraId="4ABBAEBB" w14:textId="77777777" w:rsidR="0070374F" w:rsidRPr="003B4312" w:rsidRDefault="0070374F" w:rsidP="0070374F">
      <w:pPr>
        <w:pStyle w:val="Alg4"/>
        <w:numPr>
          <w:ilvl w:val="0"/>
          <w:numId w:val="147"/>
        </w:numPr>
        <w:tabs>
          <w:tab w:val="left" w:pos="720"/>
        </w:tabs>
        <w:rPr>
          <w:ins w:id="24362" w:author="Rev 7 Allen Wirfs-Brock" w:date="2012-04-25T18:05:00Z"/>
        </w:rPr>
      </w:pPr>
      <w:ins w:id="24363" w:author="Rev 7 Allen Wirfs-Brock" w:date="2012-04-25T18:05:00Z">
        <w:r w:rsidRPr="00E77497">
          <w:t xml:space="preserve">Let </w:t>
        </w:r>
      </w:ins>
      <w:ins w:id="24364" w:author="Rev 7 Allen Wirfs-Brock" w:date="2012-04-25T18:07:00Z">
        <w:r>
          <w:rPr>
            <w:i/>
          </w:rPr>
          <w:t>thisMode</w:t>
        </w:r>
      </w:ins>
      <w:ins w:id="24365" w:author="Rev 7 Allen Wirfs-Brock" w:date="2012-04-25T18:05:00Z">
        <w:r w:rsidRPr="004D1BD1">
          <w:t xml:space="preserve"> be the value of </w:t>
        </w:r>
        <w:r w:rsidRPr="003B4312">
          <w:rPr>
            <w:i/>
          </w:rPr>
          <w:t>F</w:t>
        </w:r>
        <w:r w:rsidRPr="003B4312">
          <w:t>’s [[</w:t>
        </w:r>
      </w:ins>
      <w:ins w:id="24366" w:author="Rev 7 Allen Wirfs-Brock" w:date="2012-04-25T18:07:00Z">
        <w:r>
          <w:t>ThisMode</w:t>
        </w:r>
      </w:ins>
      <w:ins w:id="24367" w:author="Rev 7 Allen Wirfs-Brock" w:date="2012-04-25T18:05:00Z">
        <w:r w:rsidRPr="003B4312">
          <w:t>]] internal property.</w:t>
        </w:r>
      </w:ins>
    </w:p>
    <w:p w14:paraId="1D2B1283" w14:textId="77777777" w:rsidR="0070374F" w:rsidRPr="003B4312" w:rsidRDefault="0070374F" w:rsidP="0070374F">
      <w:pPr>
        <w:pStyle w:val="Alg4"/>
        <w:numPr>
          <w:ilvl w:val="0"/>
          <w:numId w:val="147"/>
        </w:numPr>
        <w:tabs>
          <w:tab w:val="left" w:pos="720"/>
        </w:tabs>
        <w:rPr>
          <w:ins w:id="24368" w:author="Rev 7 Allen Wirfs-Brock" w:date="2012-04-25T18:09:00Z"/>
        </w:rPr>
      </w:pPr>
      <w:ins w:id="24369" w:author="Rev 7 Allen Wirfs-Brock" w:date="2012-04-25T18:09:00Z">
        <w:r w:rsidRPr="003B4312">
          <w:t xml:space="preserve">If </w:t>
        </w:r>
        <w:r>
          <w:rPr>
            <w:i/>
          </w:rPr>
          <w:t>thisMode</w:t>
        </w:r>
        <w:r w:rsidRPr="004D1BD1">
          <w:t xml:space="preserve"> </w:t>
        </w:r>
        <w:r w:rsidRPr="003B4312">
          <w:t xml:space="preserve">is </w:t>
        </w:r>
      </w:ins>
      <w:ins w:id="24370" w:author="Rev 7 Allen Wirfs-Brock" w:date="2012-04-25T18:10:00Z">
        <w:r>
          <w:rPr>
            <w:rFonts w:ascii="Arial" w:hAnsi="Arial" w:cs="Arial"/>
          </w:rPr>
          <w:t>lexical</w:t>
        </w:r>
      </w:ins>
      <w:ins w:id="24371" w:author="Rev 7 Allen Wirfs-Brock" w:date="2012-04-25T18:09:00Z">
        <w:r w:rsidRPr="003B4312">
          <w:t xml:space="preserve">, </w:t>
        </w:r>
      </w:ins>
      <w:ins w:id="24372" w:author="Rev 7 Allen Wirfs-Brock" w:date="2012-04-26T09:27:00Z">
        <w:r w:rsidR="00047BCC">
          <w:t>then</w:t>
        </w:r>
      </w:ins>
    </w:p>
    <w:p w14:paraId="1871FD44" w14:textId="77777777" w:rsidR="00047BCC" w:rsidRDefault="00047BCC" w:rsidP="006637C6">
      <w:pPr>
        <w:pStyle w:val="Alg4"/>
        <w:numPr>
          <w:ilvl w:val="1"/>
          <w:numId w:val="147"/>
        </w:numPr>
        <w:tabs>
          <w:tab w:val="left" w:pos="720"/>
        </w:tabs>
        <w:rPr>
          <w:ins w:id="24373" w:author="Rev 7 Allen Wirfs-Brock" w:date="2012-04-26T09:26:00Z"/>
        </w:rPr>
      </w:pPr>
      <w:ins w:id="24374" w:author="Rev 7 Allen Wirfs-Brock" w:date="2012-04-26T09:26:00Z">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property of </w:t>
        </w:r>
        <w:r w:rsidRPr="00E77497">
          <w:rPr>
            <w:i/>
          </w:rPr>
          <w:t>F</w:t>
        </w:r>
        <w:r>
          <w:t xml:space="preserve"> as the argument.</w:t>
        </w:r>
      </w:ins>
    </w:p>
    <w:p w14:paraId="680DCCBA" w14:textId="77777777" w:rsidR="00047BCC" w:rsidRDefault="00047BCC" w:rsidP="0070374F">
      <w:pPr>
        <w:pStyle w:val="Alg4"/>
        <w:numPr>
          <w:ilvl w:val="0"/>
          <w:numId w:val="147"/>
        </w:numPr>
        <w:tabs>
          <w:tab w:val="left" w:pos="720"/>
        </w:tabs>
        <w:rPr>
          <w:ins w:id="24375" w:author="Rev 7 Allen Wirfs-Brock" w:date="2012-04-26T09:28:00Z"/>
        </w:rPr>
      </w:pPr>
      <w:ins w:id="24376" w:author="Rev 7 Allen Wirfs-Brock" w:date="2012-04-26T09:28:00Z">
        <w:r>
          <w:t>Else,</w:t>
        </w:r>
      </w:ins>
    </w:p>
    <w:p w14:paraId="7473F028" w14:textId="77777777" w:rsidR="0070374F" w:rsidRPr="003B4312" w:rsidRDefault="0070374F" w:rsidP="006637C6">
      <w:pPr>
        <w:pStyle w:val="Alg4"/>
        <w:numPr>
          <w:ilvl w:val="1"/>
          <w:numId w:val="147"/>
        </w:numPr>
        <w:tabs>
          <w:tab w:val="left" w:pos="720"/>
        </w:tabs>
        <w:rPr>
          <w:ins w:id="24377" w:author="Rev 7 Allen Wirfs-Brock" w:date="2012-04-25T18:05:00Z"/>
        </w:rPr>
      </w:pPr>
      <w:ins w:id="24378" w:author="Rev 7 Allen Wirfs-Brock" w:date="2012-04-25T18:05:00Z">
        <w:r w:rsidRPr="003B4312">
          <w:t xml:space="preserve">If </w:t>
        </w:r>
      </w:ins>
      <w:ins w:id="24379" w:author="Rev 7 Allen Wirfs-Brock" w:date="2012-04-25T18:07:00Z">
        <w:r>
          <w:rPr>
            <w:i/>
          </w:rPr>
          <w:t>thisMode</w:t>
        </w:r>
        <w:r w:rsidRPr="004D1BD1">
          <w:t xml:space="preserve"> </w:t>
        </w:r>
      </w:ins>
      <w:ins w:id="24380" w:author="Rev 7 Allen Wirfs-Brock" w:date="2012-04-25T18:05:00Z">
        <w:r w:rsidRPr="003B4312">
          <w:t xml:space="preserve">is </w:t>
        </w:r>
      </w:ins>
      <w:ins w:id="24381" w:author="Rev 7 Allen Wirfs-Brock" w:date="2012-04-25T18:08:00Z">
        <w:r>
          <w:rPr>
            <w:rFonts w:ascii="Arial" w:hAnsi="Arial" w:cs="Arial"/>
          </w:rPr>
          <w:t>strict</w:t>
        </w:r>
      </w:ins>
      <w:ins w:id="24382" w:author="Rev 7 Allen Wirfs-Brock" w:date="2012-04-25T18:05:00Z">
        <w:r w:rsidRPr="003B4312">
          <w:t xml:space="preserve">, set </w:t>
        </w:r>
      </w:ins>
      <w:ins w:id="24383" w:author="Rev 7 Allen Wirfs-Brock" w:date="2012-04-26T09:30:00Z">
        <w:r w:rsidR="00047BCC" w:rsidRPr="006637C6">
          <w:rPr>
            <w:i/>
          </w:rPr>
          <w:t>thisValue</w:t>
        </w:r>
      </w:ins>
      <w:ins w:id="24384" w:author="Rev 7 Allen Wirfs-Brock" w:date="2012-04-25T18:05:00Z">
        <w:r w:rsidRPr="003B4312">
          <w:t xml:space="preserve"> to </w:t>
        </w:r>
        <w:r w:rsidRPr="003B4312">
          <w:rPr>
            <w:i/>
          </w:rPr>
          <w:t>thisArg</w:t>
        </w:r>
      </w:ins>
      <w:ins w:id="24385" w:author="Rev 7 Allen Wirfs-Brock" w:date="2012-04-26T09:30:00Z">
        <w:r w:rsidR="00047BCC">
          <w:rPr>
            <w:i/>
          </w:rPr>
          <w:t>ument</w:t>
        </w:r>
      </w:ins>
      <w:ins w:id="24386" w:author="Rev 7 Allen Wirfs-Brock" w:date="2012-04-25T18:05:00Z">
        <w:r w:rsidRPr="003B4312">
          <w:t>.</w:t>
        </w:r>
      </w:ins>
    </w:p>
    <w:p w14:paraId="1ED120A6" w14:textId="77777777" w:rsidR="00A44DAF" w:rsidRDefault="0070374F" w:rsidP="006637C6">
      <w:pPr>
        <w:pStyle w:val="Alg4"/>
        <w:numPr>
          <w:ilvl w:val="1"/>
          <w:numId w:val="147"/>
        </w:numPr>
        <w:tabs>
          <w:tab w:val="left" w:pos="720"/>
        </w:tabs>
        <w:rPr>
          <w:ins w:id="24387" w:author="Rev 8 Allen Wirfs-Brock" w:date="2012-06-15T14:33:00Z"/>
        </w:rPr>
      </w:pPr>
      <w:ins w:id="24388" w:author="Rev 7 Allen Wirfs-Brock" w:date="2012-04-25T18:05:00Z">
        <w:r w:rsidRPr="003B4312">
          <w:t>Else</w:t>
        </w:r>
        <w:del w:id="24389" w:author="Rev 8 Allen Wirfs-Brock" w:date="2012-06-15T14:33:00Z">
          <w:r w:rsidRPr="003B4312" w:rsidDel="00A44DAF">
            <w:delText xml:space="preserve"> </w:delText>
          </w:r>
        </w:del>
      </w:ins>
    </w:p>
    <w:p w14:paraId="57DE4C5B" w14:textId="77777777" w:rsidR="0070374F" w:rsidRPr="008B7F6F" w:rsidRDefault="0070374F" w:rsidP="008E7E56">
      <w:pPr>
        <w:pStyle w:val="Alg4"/>
        <w:numPr>
          <w:ilvl w:val="2"/>
          <w:numId w:val="147"/>
        </w:numPr>
        <w:tabs>
          <w:tab w:val="left" w:pos="720"/>
        </w:tabs>
        <w:rPr>
          <w:ins w:id="24390" w:author="Rev 7 Allen Wirfs-Brock" w:date="2012-04-25T18:05:00Z"/>
        </w:rPr>
      </w:pPr>
      <w:ins w:id="24391" w:author="Rev 7 Allen Wirfs-Brock" w:date="2012-04-25T18:05:00Z">
        <w:r w:rsidRPr="003B4312">
          <w:t xml:space="preserve">if </w:t>
        </w:r>
        <w:r w:rsidRPr="003B4312">
          <w:rPr>
            <w:i/>
          </w:rPr>
          <w:t>thisArg</w:t>
        </w:r>
      </w:ins>
      <w:ins w:id="24392" w:author="Rev 7 Allen Wirfs-Brock" w:date="2012-04-26T09:30:00Z">
        <w:r w:rsidR="00047BCC">
          <w:rPr>
            <w:i/>
          </w:rPr>
          <w:t>ument</w:t>
        </w:r>
      </w:ins>
      <w:ins w:id="24393" w:author="Rev 7 Allen Wirfs-Brock" w:date="2012-04-25T18:05:00Z">
        <w:r w:rsidRPr="008B7F6F">
          <w:t xml:space="preserve"> is </w:t>
        </w:r>
        <w:r w:rsidRPr="008B7F6F">
          <w:rPr>
            <w:b/>
          </w:rPr>
          <w:t>null</w:t>
        </w:r>
        <w:r w:rsidRPr="008B7F6F">
          <w:t xml:space="preserve"> or </w:t>
        </w:r>
        <w:r w:rsidRPr="008B7F6F">
          <w:rPr>
            <w:b/>
          </w:rPr>
          <w:t>undefined</w:t>
        </w:r>
        <w:r w:rsidRPr="008B7F6F">
          <w:t xml:space="preserve">, set </w:t>
        </w:r>
      </w:ins>
      <w:ins w:id="24394" w:author="Rev 7 Allen Wirfs-Brock" w:date="2012-04-26T09:31:00Z">
        <w:r w:rsidR="00047BCC" w:rsidRPr="00250FC6">
          <w:rPr>
            <w:i/>
          </w:rPr>
          <w:t>thisValue</w:t>
        </w:r>
      </w:ins>
      <w:ins w:id="24395" w:author="Rev 7 Allen Wirfs-Brock" w:date="2012-04-25T18:05:00Z">
        <w:r w:rsidRPr="008B7F6F">
          <w:t xml:space="preserve"> to </w:t>
        </w:r>
      </w:ins>
      <w:ins w:id="24396" w:author="Rev 7 Allen Wirfs-Brock" w:date="2012-04-26T09:31:00Z">
        <w:r w:rsidR="00047BCC">
          <w:t>%GlobalObject%</w:t>
        </w:r>
      </w:ins>
      <w:ins w:id="24397" w:author="Rev 7 Allen Wirfs-Brock" w:date="2012-04-25T18:05:00Z">
        <w:r w:rsidRPr="008B7F6F">
          <w:t>.</w:t>
        </w:r>
      </w:ins>
    </w:p>
    <w:p w14:paraId="062426EA" w14:textId="77777777" w:rsidR="0070374F" w:rsidRPr="009C202C" w:rsidRDefault="0070374F" w:rsidP="008E7E56">
      <w:pPr>
        <w:pStyle w:val="Alg4"/>
        <w:numPr>
          <w:ilvl w:val="2"/>
          <w:numId w:val="147"/>
        </w:numPr>
        <w:tabs>
          <w:tab w:val="left" w:pos="720"/>
        </w:tabs>
        <w:rPr>
          <w:ins w:id="24398" w:author="Rev 7 Allen Wirfs-Brock" w:date="2012-04-25T18:05:00Z"/>
        </w:rPr>
      </w:pPr>
      <w:ins w:id="24399" w:author="Rev 7 Allen Wirfs-Brock" w:date="2012-04-25T18:05:00Z">
        <w:r w:rsidRPr="00E65A34">
          <w:t>Else if Type(</w:t>
        </w:r>
        <w:r w:rsidRPr="00546435">
          <w:rPr>
            <w:i/>
          </w:rPr>
          <w:t>thisArg</w:t>
        </w:r>
        <w:r w:rsidRPr="00546435">
          <w:t xml:space="preserve">) is not Object, set the </w:t>
        </w:r>
      </w:ins>
      <w:ins w:id="24400" w:author="Rev 7 Allen Wirfs-Brock" w:date="2012-04-26T09:37:00Z">
        <w:r w:rsidR="00047BCC" w:rsidRPr="00250FC6">
          <w:rPr>
            <w:i/>
          </w:rPr>
          <w:t>thisValue</w:t>
        </w:r>
        <w:r w:rsidR="00047BCC" w:rsidRPr="008B7F6F">
          <w:t xml:space="preserve"> </w:t>
        </w:r>
      </w:ins>
      <w:ins w:id="24401" w:author="Rev 7 Allen Wirfs-Brock" w:date="2012-04-25T18:05:00Z">
        <w:r w:rsidRPr="00546435">
          <w:t>to ToObject(</w:t>
        </w:r>
      </w:ins>
      <w:ins w:id="24402" w:author="Rev 7 Allen Wirfs-Brock" w:date="2012-04-26T09:37:00Z">
        <w:r w:rsidR="00047BCC" w:rsidRPr="003B4312">
          <w:rPr>
            <w:i/>
          </w:rPr>
          <w:t>thisArg</w:t>
        </w:r>
        <w:r w:rsidR="00047BCC">
          <w:rPr>
            <w:i/>
          </w:rPr>
          <w:t>ument</w:t>
        </w:r>
      </w:ins>
      <w:ins w:id="24403" w:author="Rev 7 Allen Wirfs-Brock" w:date="2012-04-25T18:05:00Z">
        <w:r w:rsidRPr="009C202C">
          <w:t>).</w:t>
        </w:r>
      </w:ins>
    </w:p>
    <w:p w14:paraId="33F5890B" w14:textId="77777777" w:rsidR="0070374F" w:rsidRPr="00690A41" w:rsidRDefault="0070374F" w:rsidP="008E7E56">
      <w:pPr>
        <w:pStyle w:val="Alg4"/>
        <w:numPr>
          <w:ilvl w:val="2"/>
          <w:numId w:val="147"/>
        </w:numPr>
        <w:tabs>
          <w:tab w:val="left" w:pos="720"/>
        </w:tabs>
        <w:rPr>
          <w:ins w:id="24404" w:author="Rev 7 Allen Wirfs-Brock" w:date="2012-04-25T18:05:00Z"/>
        </w:rPr>
      </w:pPr>
      <w:ins w:id="24405" w:author="Rev 7 Allen Wirfs-Brock" w:date="2012-04-25T18:05:00Z">
        <w:r w:rsidRPr="009C202C">
          <w:t xml:space="preserve">Else set the </w:t>
        </w:r>
      </w:ins>
      <w:ins w:id="24406" w:author="Rev 7 Allen Wirfs-Brock" w:date="2012-04-26T09:37:00Z">
        <w:r w:rsidR="004F1DC9" w:rsidRPr="00250FC6">
          <w:rPr>
            <w:i/>
          </w:rPr>
          <w:t>thisValue</w:t>
        </w:r>
        <w:r w:rsidR="004F1DC9" w:rsidRPr="008B7F6F">
          <w:t xml:space="preserve"> </w:t>
        </w:r>
      </w:ins>
      <w:ins w:id="24407" w:author="Rev 7 Allen Wirfs-Brock" w:date="2012-04-25T18:05:00Z">
        <w:r w:rsidRPr="009C202C">
          <w:t>t</w:t>
        </w:r>
        <w:r w:rsidRPr="00690A41">
          <w:t xml:space="preserve">o </w:t>
        </w:r>
      </w:ins>
      <w:ins w:id="24408" w:author="Rev 7 Allen Wirfs-Brock" w:date="2012-04-26T09:37:00Z">
        <w:r w:rsidR="004F1DC9" w:rsidRPr="003B4312">
          <w:rPr>
            <w:i/>
          </w:rPr>
          <w:t>thisArg</w:t>
        </w:r>
        <w:r w:rsidR="004F1DC9">
          <w:rPr>
            <w:i/>
          </w:rPr>
          <w:t>ument</w:t>
        </w:r>
      </w:ins>
      <w:ins w:id="24409" w:author="Rev 7 Allen Wirfs-Brock" w:date="2012-04-25T18:05:00Z">
        <w:r w:rsidRPr="00690A41">
          <w:t>.</w:t>
        </w:r>
      </w:ins>
    </w:p>
    <w:p w14:paraId="6D974103" w14:textId="77777777" w:rsidR="0070374F" w:rsidRPr="00E77497" w:rsidRDefault="0070374F" w:rsidP="006637C6">
      <w:pPr>
        <w:pStyle w:val="Alg4"/>
        <w:numPr>
          <w:ilvl w:val="1"/>
          <w:numId w:val="147"/>
        </w:numPr>
        <w:tabs>
          <w:tab w:val="left" w:pos="720"/>
        </w:tabs>
        <w:rPr>
          <w:ins w:id="24410" w:author="Rev 7 Allen Wirfs-Brock" w:date="2012-04-25T18:05:00Z"/>
        </w:rPr>
      </w:pPr>
      <w:ins w:id="24411" w:author="Rev 7 Allen Wirfs-Brock" w:date="2012-04-25T18:05:00Z">
        <w:r w:rsidRPr="00675B74">
          <w:t xml:space="preserve">Let </w:t>
        </w:r>
        <w:r w:rsidRPr="00E77497">
          <w:rPr>
            <w:i/>
          </w:rPr>
          <w:t>localEnv</w:t>
        </w:r>
        <w:r w:rsidRPr="00E77497">
          <w:t xml:space="preserve"> be the result of calling New</w:t>
        </w:r>
      </w:ins>
      <w:ins w:id="24412" w:author="Rev 7 Allen Wirfs-Brock" w:date="2012-04-26T09:37:00Z">
        <w:r w:rsidR="004F1DC9">
          <w:t>Method</w:t>
        </w:r>
      </w:ins>
      <w:ins w:id="24413" w:author="Rev 7 Allen Wirfs-Brock" w:date="2012-04-25T18:05:00Z">
        <w:r w:rsidRPr="00E77497">
          <w:t>Environment</w:t>
        </w:r>
        <w:r w:rsidRPr="00E77497" w:rsidDel="008472DE">
          <w:t xml:space="preserve"> </w:t>
        </w:r>
        <w:r w:rsidRPr="00E77497">
          <w:t xml:space="preserve"> passing </w:t>
        </w:r>
        <w:r w:rsidRPr="00E77497">
          <w:rPr>
            <w:i/>
          </w:rPr>
          <w:t>F</w:t>
        </w:r>
        <w:r w:rsidRPr="00E77497">
          <w:t xml:space="preserve"> </w:t>
        </w:r>
      </w:ins>
      <w:ins w:id="24414" w:author="Rev 7 Allen Wirfs-Brock" w:date="2012-04-26T09:42:00Z">
        <w:r w:rsidR="004F1DC9">
          <w:t xml:space="preserve">and </w:t>
        </w:r>
        <w:r w:rsidR="004F1DC9" w:rsidRPr="00250FC6">
          <w:rPr>
            <w:i/>
          </w:rPr>
          <w:t>thisValue</w:t>
        </w:r>
        <w:r w:rsidR="004F1DC9">
          <w:t xml:space="preserve"> </w:t>
        </w:r>
      </w:ins>
      <w:ins w:id="24415" w:author="Rev 7 Allen Wirfs-Brock" w:date="2012-04-25T18:05:00Z">
        <w:r w:rsidRPr="00E77497">
          <w:t>as the argument</w:t>
        </w:r>
      </w:ins>
      <w:ins w:id="24416" w:author="Rev 7 Allen Wirfs-Brock" w:date="2012-04-26T09:42:00Z">
        <w:r w:rsidR="004F1DC9">
          <w:t>s</w:t>
        </w:r>
      </w:ins>
      <w:ins w:id="24417" w:author="Rev 7 Allen Wirfs-Brock" w:date="2012-04-25T18:05:00Z">
        <w:r w:rsidRPr="00E77497">
          <w:t>.</w:t>
        </w:r>
      </w:ins>
    </w:p>
    <w:p w14:paraId="5EA5FE02" w14:textId="77777777" w:rsidR="0070374F" w:rsidRPr="00E77497" w:rsidRDefault="0070374F" w:rsidP="0070374F">
      <w:pPr>
        <w:pStyle w:val="Alg4"/>
        <w:numPr>
          <w:ilvl w:val="0"/>
          <w:numId w:val="147"/>
        </w:numPr>
        <w:tabs>
          <w:tab w:val="left" w:pos="720"/>
        </w:tabs>
        <w:rPr>
          <w:ins w:id="24418" w:author="Rev 7 Allen Wirfs-Brock" w:date="2012-04-25T18:05:00Z"/>
        </w:rPr>
      </w:pPr>
      <w:ins w:id="24419" w:author="Rev 7 Allen Wirfs-Brock" w:date="2012-04-25T18:05:00Z">
        <w:r w:rsidRPr="00E77497">
          <w:t xml:space="preserve">Set the LexicalEnvironment </w:t>
        </w:r>
      </w:ins>
      <w:ins w:id="24420" w:author="Rev 7 Allen Wirfs-Brock" w:date="2012-04-26T09:48:00Z">
        <w:r w:rsidR="00755897">
          <w:t xml:space="preserve">of </w:t>
        </w:r>
        <w:r w:rsidR="00755897" w:rsidRPr="006637C6">
          <w:rPr>
            <w:i/>
          </w:rPr>
          <w:t>calleeContext</w:t>
        </w:r>
        <w:r w:rsidR="00755897">
          <w:t xml:space="preserve"> </w:t>
        </w:r>
      </w:ins>
      <w:ins w:id="24421" w:author="Rev 7 Allen Wirfs-Brock" w:date="2012-04-25T18:05:00Z">
        <w:r w:rsidRPr="00E77497">
          <w:t xml:space="preserve">to </w:t>
        </w:r>
        <w:r w:rsidRPr="00E77497">
          <w:rPr>
            <w:i/>
          </w:rPr>
          <w:t>localEnv</w:t>
        </w:r>
        <w:r w:rsidRPr="00E77497">
          <w:t>.</w:t>
        </w:r>
      </w:ins>
    </w:p>
    <w:p w14:paraId="210E7E8D" w14:textId="77777777" w:rsidR="0070374F" w:rsidRPr="00E77497" w:rsidRDefault="0070374F" w:rsidP="0070374F">
      <w:pPr>
        <w:pStyle w:val="Alg4"/>
        <w:numPr>
          <w:ilvl w:val="0"/>
          <w:numId w:val="147"/>
        </w:numPr>
        <w:tabs>
          <w:tab w:val="left" w:pos="720"/>
        </w:tabs>
        <w:rPr>
          <w:ins w:id="24422" w:author="Rev 7 Allen Wirfs-Brock" w:date="2012-04-25T18:05:00Z"/>
        </w:rPr>
      </w:pPr>
      <w:ins w:id="24423" w:author="Rev 7 Allen Wirfs-Brock" w:date="2012-04-25T18:05:00Z">
        <w:r w:rsidRPr="00E77497">
          <w:t xml:space="preserve">Set the VariableEnvironment </w:t>
        </w:r>
      </w:ins>
      <w:ins w:id="24424" w:author="Rev 7 Allen Wirfs-Brock" w:date="2012-04-26T09:48:00Z">
        <w:r w:rsidR="00755897">
          <w:t xml:space="preserve">of </w:t>
        </w:r>
        <w:r w:rsidR="00755897" w:rsidRPr="00250FC6">
          <w:rPr>
            <w:i/>
          </w:rPr>
          <w:t>calleeContext</w:t>
        </w:r>
        <w:r w:rsidR="00755897">
          <w:t xml:space="preserve"> </w:t>
        </w:r>
      </w:ins>
      <w:ins w:id="24425" w:author="Rev 7 Allen Wirfs-Brock" w:date="2012-04-25T18:05:00Z">
        <w:r w:rsidRPr="00E77497">
          <w:t xml:space="preserve">to </w:t>
        </w:r>
        <w:r w:rsidRPr="00E77497">
          <w:rPr>
            <w:i/>
          </w:rPr>
          <w:t>localEnv</w:t>
        </w:r>
        <w:r w:rsidRPr="00E77497">
          <w:t>.</w:t>
        </w:r>
      </w:ins>
    </w:p>
    <w:p w14:paraId="4419A94F" w14:textId="77777777" w:rsidR="00755897" w:rsidRPr="00E77497" w:rsidRDefault="001936FC" w:rsidP="00755897">
      <w:pPr>
        <w:pStyle w:val="Alg4"/>
        <w:numPr>
          <w:ilvl w:val="0"/>
          <w:numId w:val="147"/>
        </w:numPr>
        <w:rPr>
          <w:ins w:id="24426" w:author="Rev 7 Allen Wirfs-Brock" w:date="2012-04-26T09:53:00Z"/>
        </w:rPr>
      </w:pPr>
      <w:ins w:id="24427" w:author="Rev 7 Allen Wirfs-Brock" w:date="2012-05-02T11:05:00Z">
        <w:r>
          <w:t>Make</w:t>
        </w:r>
      </w:ins>
      <w:ins w:id="24428" w:author="Rev 7 Allen Wirfs-Brock" w:date="2012-04-26T09:53:00Z">
        <w:r w:rsidR="00755897">
          <w:t xml:space="preserve"> </w:t>
        </w:r>
        <w:r w:rsidR="00755897" w:rsidRPr="00A3740A">
          <w:rPr>
            <w:i/>
          </w:rPr>
          <w:t>call</w:t>
        </w:r>
        <w:r w:rsidR="00755897">
          <w:rPr>
            <w:i/>
          </w:rPr>
          <w:t>ee</w:t>
        </w:r>
        <w:r w:rsidR="00755897" w:rsidRPr="00A3740A">
          <w:rPr>
            <w:i/>
          </w:rPr>
          <w:t>Context</w:t>
        </w:r>
        <w:r w:rsidR="00755897">
          <w:t xml:space="preserve"> the </w:t>
        </w:r>
      </w:ins>
      <w:ins w:id="24429" w:author="Rev 8 Allen Wirfs-Brock" w:date="2012-06-13T16:03:00Z">
        <w:r w:rsidR="00B33FB4">
          <w:t>running</w:t>
        </w:r>
        <w:r w:rsidR="00B33FB4" w:rsidRPr="00E77497">
          <w:t xml:space="preserve"> </w:t>
        </w:r>
      </w:ins>
      <w:ins w:id="24430" w:author="Rev 7 Allen Wirfs-Brock" w:date="2012-04-26T09:53:00Z">
        <w:del w:id="24431" w:author="Rev 8 Allen Wirfs-Brock" w:date="2012-06-13T16:03:00Z">
          <w:r w:rsidR="00755897" w:rsidDel="00B33FB4">
            <w:delText xml:space="preserve">current </w:delText>
          </w:r>
        </w:del>
        <w:r w:rsidR="00755897">
          <w:t>execution context.</w:t>
        </w:r>
      </w:ins>
    </w:p>
    <w:p w14:paraId="27811D7C" w14:textId="77777777" w:rsidR="0070374F" w:rsidRPr="003B4312" w:rsidRDefault="00755897" w:rsidP="006637C6">
      <w:pPr>
        <w:pStyle w:val="Alg4"/>
        <w:numPr>
          <w:ilvl w:val="0"/>
          <w:numId w:val="147"/>
        </w:numPr>
        <w:tabs>
          <w:tab w:val="left" w:pos="720"/>
        </w:tabs>
        <w:contextualSpacing/>
        <w:rPr>
          <w:ins w:id="24432" w:author="Rev 7 Allen Wirfs-Brock" w:date="2012-04-25T18:05:00Z"/>
        </w:rPr>
      </w:pPr>
      <w:ins w:id="24433" w:author="Rev 7 Allen Wirfs-Brock" w:date="2012-04-26T09:51:00Z">
        <w:r>
          <w:t xml:space="preserve">Let </w:t>
        </w:r>
        <w:r w:rsidRPr="006637C6">
          <w:rPr>
            <w:i/>
          </w:rPr>
          <w:t>status</w:t>
        </w:r>
        <w:r>
          <w:t xml:space="preserve"> be</w:t>
        </w:r>
      </w:ins>
      <w:ins w:id="24434" w:author="Rev 7 Allen Wirfs-Brock" w:date="2012-04-25T18:05:00Z">
        <w:r w:rsidR="0070374F">
          <w:t xml:space="preserve"> the result of performing </w:t>
        </w:r>
        <w:r w:rsidR="0070374F" w:rsidRPr="003B4312">
          <w:t xml:space="preserve">Function Declaration Binding Instantiation using the function </w:t>
        </w:r>
        <w:r w:rsidR="0070374F" w:rsidRPr="008B7F6F">
          <w:rPr>
            <w:i/>
          </w:rPr>
          <w:t>F</w:t>
        </w:r>
        <w:r w:rsidR="0070374F" w:rsidRPr="008B7F6F">
          <w:t>,</w:t>
        </w:r>
        <w:r w:rsidR="0070374F" w:rsidRPr="00377876">
          <w:rPr>
            <w:i/>
          </w:rPr>
          <w:t xml:space="preserve"> </w:t>
        </w:r>
        <w:r w:rsidR="0070374F" w:rsidRPr="009C202C">
          <w:rPr>
            <w:i/>
          </w:rPr>
          <w:t>argumentsList</w:t>
        </w:r>
        <w:r w:rsidR="0070374F" w:rsidRPr="009C202C" w:rsidDel="00942C41">
          <w:t xml:space="preserve"> </w:t>
        </w:r>
        <w:r w:rsidR="0070374F" w:rsidRPr="00690A41">
          <w:t>,</w:t>
        </w:r>
        <w:r w:rsidR="0070374F" w:rsidRPr="008B7F6F">
          <w:t xml:space="preserve"> and </w:t>
        </w:r>
        <w:r w:rsidR="0070374F" w:rsidRPr="008B7F6F">
          <w:rPr>
            <w:i/>
          </w:rPr>
          <w:t xml:space="preserve">localEnv </w:t>
        </w:r>
        <w:r w:rsidR="0070374F" w:rsidRPr="008B7F6F">
          <w:t xml:space="preserve">as described in </w:t>
        </w:r>
        <w:commentRangeStart w:id="24435"/>
        <w:r w:rsidR="0070374F" w:rsidRPr="008B7F6F">
          <w:t>10.5</w:t>
        </w:r>
        <w:commentRangeEnd w:id="24435"/>
        <w:r w:rsidR="0070374F" w:rsidRPr="00446E53">
          <w:rPr>
            <w:rStyle w:val="af3"/>
            <w:rFonts w:ascii="Arial" w:eastAsia="MS Mincho" w:hAnsi="Arial"/>
            <w:spacing w:val="0"/>
            <w:lang w:val="en-GB" w:eastAsia="ja-JP"/>
          </w:rPr>
          <w:commentReference w:id="24435"/>
        </w:r>
        <w:r w:rsidR="0070374F">
          <w:t>.3</w:t>
        </w:r>
        <w:r w:rsidR="0070374F" w:rsidRPr="004D1BD1">
          <w:t>.</w:t>
        </w:r>
        <w:r w:rsidR="0070374F" w:rsidRPr="003B4312">
          <w:t xml:space="preserve"> </w:t>
        </w:r>
      </w:ins>
    </w:p>
    <w:p w14:paraId="1F54D319" w14:textId="77777777" w:rsidR="00A3740A" w:rsidRDefault="00A3740A" w:rsidP="00150A49">
      <w:pPr>
        <w:pStyle w:val="Alg2"/>
        <w:numPr>
          <w:ilvl w:val="0"/>
          <w:numId w:val="147"/>
        </w:numPr>
        <w:rPr>
          <w:ins w:id="24436" w:author="Rev 6 Allen Wirfs-Brock" w:date="2012-02-26T10:08:00Z"/>
        </w:rPr>
      </w:pPr>
      <w:ins w:id="24437" w:author="Rev 6 Allen Wirfs-Brock" w:date="2012-02-26T10:08:00Z">
        <w:r>
          <w:t xml:space="preserve">If </w:t>
        </w:r>
        <w:r w:rsidRPr="00A3740A">
          <w:rPr>
            <w:i/>
          </w:rPr>
          <w:t>status</w:t>
        </w:r>
        <w:r>
          <w:t xml:space="preserve"> is an abrupt completion, then</w:t>
        </w:r>
      </w:ins>
    </w:p>
    <w:p w14:paraId="143330A4" w14:textId="77777777" w:rsidR="00A3740A" w:rsidRDefault="00A3740A" w:rsidP="00A3740A">
      <w:pPr>
        <w:pStyle w:val="Alg2"/>
        <w:numPr>
          <w:ilvl w:val="1"/>
          <w:numId w:val="147"/>
        </w:numPr>
        <w:rPr>
          <w:ins w:id="24438" w:author="Rev 6 Allen Wirfs-Brock" w:date="2012-02-26T10:08:00Z"/>
        </w:rPr>
      </w:pPr>
      <w:ins w:id="24439" w:author="Rev 6 Allen Wirfs-Brock" w:date="2012-02-26T10:09:00Z">
        <w:r>
          <w:t>Restore</w:t>
        </w:r>
      </w:ins>
      <w:ins w:id="24440" w:author="Rev 6 Allen Wirfs-Brock" w:date="2012-02-26T10:08:00Z">
        <w:r>
          <w:t xml:space="preserve"> </w:t>
        </w:r>
        <w:r w:rsidRPr="00A3740A">
          <w:rPr>
            <w:i/>
          </w:rPr>
          <w:t>callerContext</w:t>
        </w:r>
        <w:r>
          <w:t xml:space="preserve"> as the </w:t>
        </w:r>
      </w:ins>
      <w:ins w:id="24441" w:author="Rev 8 Allen Wirfs-Brock" w:date="2012-06-13T16:04:00Z">
        <w:r w:rsidR="00B33FB4">
          <w:t>running</w:t>
        </w:r>
        <w:r w:rsidR="00B33FB4" w:rsidRPr="00E77497">
          <w:t xml:space="preserve"> </w:t>
        </w:r>
      </w:ins>
      <w:ins w:id="24442" w:author="Rev 6 Allen Wirfs-Brock" w:date="2012-02-26T10:08:00Z">
        <w:del w:id="24443" w:author="Rev 8 Allen Wirfs-Brock" w:date="2012-06-13T16:04:00Z">
          <w:r w:rsidDel="00B33FB4">
            <w:delText xml:space="preserve">current </w:delText>
          </w:r>
        </w:del>
        <w:r>
          <w:t>execution context.</w:t>
        </w:r>
      </w:ins>
    </w:p>
    <w:p w14:paraId="0ADDACCB" w14:textId="77777777" w:rsidR="00A67AF2" w:rsidRPr="00A67AF2" w:rsidRDefault="00A67AF2" w:rsidP="00A3740A">
      <w:pPr>
        <w:pStyle w:val="Alg2"/>
        <w:numPr>
          <w:ilvl w:val="1"/>
          <w:numId w:val="147"/>
        </w:numPr>
        <w:rPr>
          <w:ins w:id="24444" w:author="Rev 4 Allen Wirfs-Brock" w:date="2011-11-04T10:30:00Z"/>
        </w:rPr>
      </w:pPr>
      <w:ins w:id="24445" w:author="Rev 4 Allen Wirfs-Brock" w:date="2011-11-04T10:30:00Z">
        <w:del w:id="24446" w:author="Rev 6 Allen Wirfs-Brock" w:date="2012-02-26T10:10:00Z">
          <w:r w:rsidRPr="00A67AF2" w:rsidDel="00A3740A">
            <w:delText xml:space="preserve">If an exception was </w:delText>
          </w:r>
          <w:commentRangeStart w:id="24447"/>
          <w:r w:rsidRPr="00A67AF2" w:rsidDel="00A3740A">
            <w:delText>thrown</w:delText>
          </w:r>
        </w:del>
      </w:ins>
      <w:ins w:id="24448" w:author="Rev 4 Allen Wirfs-Brock" w:date="2011-11-04T10:31:00Z">
        <w:del w:id="24449" w:author="Rev 6 Allen Wirfs-Brock" w:date="2012-02-26T10:10:00Z">
          <w:r w:rsidDel="00A3740A">
            <w:delText xml:space="preserve"> </w:delText>
          </w:r>
          <w:commentRangeEnd w:id="24447"/>
          <w:r w:rsidDel="00A3740A">
            <w:rPr>
              <w:rStyle w:val="af3"/>
              <w:rFonts w:ascii="Arial" w:eastAsia="MS Mincho" w:hAnsi="Arial"/>
              <w:spacing w:val="0"/>
              <w:lang w:eastAsia="ja-JP"/>
            </w:rPr>
            <w:commentReference w:id="24447"/>
          </w:r>
          <w:r w:rsidDel="00A3740A">
            <w:delText>in the previous step</w:delText>
          </w:r>
        </w:del>
      </w:ins>
      <w:ins w:id="24450" w:author="Rev 4 Allen Wirfs-Brock" w:date="2011-11-04T10:30:00Z">
        <w:del w:id="24451" w:author="Rev 6 Allen Wirfs-Brock" w:date="2012-02-26T10:10:00Z">
          <w:r w:rsidRPr="004D1BD1" w:rsidDel="00A3740A">
            <w:delText>, return (</w:delText>
          </w:r>
          <w:r w:rsidRPr="003B4312" w:rsidDel="00A3740A">
            <w:rPr>
              <w:rFonts w:ascii="Arial" w:hAnsi="Arial" w:cs="Arial"/>
            </w:rPr>
            <w:delText>throw</w:delText>
          </w:r>
          <w:r w:rsidRPr="006B6D0A" w:rsidDel="00A3740A">
            <w:delText xml:space="preserve">, </w:delText>
          </w:r>
          <w:r w:rsidRPr="006B6D0A" w:rsidDel="00A3740A">
            <w:rPr>
              <w:i/>
            </w:rPr>
            <w:delText>V</w:delText>
          </w:r>
          <w:r w:rsidRPr="006B6D0A" w:rsidDel="00A3740A">
            <w:delText xml:space="preserve">, </w:delText>
          </w:r>
          <w:r w:rsidRPr="00E65A34" w:rsidDel="00A3740A">
            <w:rPr>
              <w:rFonts w:ascii="Arial" w:hAnsi="Arial" w:cs="Arial"/>
            </w:rPr>
            <w:delText>empty</w:delText>
          </w:r>
          <w:r w:rsidRPr="00A67AF2" w:rsidDel="00A3740A">
            <w:delText xml:space="preserve">) where </w:delText>
          </w:r>
          <w:r w:rsidRPr="00A67AF2" w:rsidDel="00A3740A">
            <w:rPr>
              <w:i/>
            </w:rPr>
            <w:delText>V</w:delText>
          </w:r>
          <w:r w:rsidRPr="00A67AF2" w:rsidDel="00A3740A">
            <w:delText xml:space="preserve"> is the exception. (Execution now proceeds as if no exception were thrown.)</w:delText>
          </w:r>
        </w:del>
      </w:ins>
      <w:ins w:id="24452" w:author="Rev 6 Allen Wirfs-Brock" w:date="2012-02-26T10:10:00Z">
        <w:r w:rsidR="00A3740A">
          <w:t xml:space="preserve">Return </w:t>
        </w:r>
        <w:r w:rsidR="00A3740A" w:rsidRPr="00A3740A">
          <w:rPr>
            <w:i/>
          </w:rPr>
          <w:t>status</w:t>
        </w:r>
        <w:r w:rsidR="00A3740A">
          <w:t>.</w:t>
        </w:r>
      </w:ins>
    </w:p>
    <w:p w14:paraId="753A9779" w14:textId="77777777" w:rsidR="00A3740A" w:rsidDel="006637C6" w:rsidRDefault="00A3740A" w:rsidP="00F77917">
      <w:pPr>
        <w:pStyle w:val="Alg4"/>
        <w:numPr>
          <w:ilvl w:val="0"/>
          <w:numId w:val="147"/>
        </w:numPr>
        <w:rPr>
          <w:ins w:id="24453" w:author="Rev 6 Allen Wirfs-Brock" w:date="2012-02-26T10:13:00Z"/>
          <w:del w:id="24454" w:author="Rev 7 Allen Wirfs-Brock" w:date="2012-04-26T10:00:00Z"/>
        </w:rPr>
      </w:pPr>
      <w:del w:id="24455" w:author="Rev 7 Allen Wirfs-Brock" w:date="2012-04-26T10:00:00Z">
        <w:r w:rsidRPr="00546435" w:rsidDel="006637C6">
          <w:delText xml:space="preserve">If </w:delText>
        </w:r>
        <w:r w:rsidRPr="00A67AF2" w:rsidDel="006637C6">
          <w:rPr>
            <w:i/>
          </w:rPr>
          <w:delText>F</w:delText>
        </w:r>
        <w:r w:rsidRPr="00A67AF2" w:rsidDel="006637C6">
          <w:delText xml:space="preserve"> does not have a [[Code]] internal property or if its value is an empty </w:delText>
        </w:r>
        <w:r w:rsidRPr="00A67AF2" w:rsidDel="006637C6">
          <w:rPr>
            <w:i/>
          </w:rPr>
          <w:delText>FunctionBody</w:delText>
        </w:r>
        <w:r w:rsidRPr="00A67AF2" w:rsidDel="006637C6">
          <w:delText xml:space="preserve">, then </w:delText>
        </w:r>
      </w:del>
    </w:p>
    <w:p w14:paraId="63D1F1D8" w14:textId="77777777" w:rsidR="00A3740A" w:rsidDel="006637C6" w:rsidRDefault="00A3740A" w:rsidP="006637C6">
      <w:pPr>
        <w:pStyle w:val="Alg4"/>
        <w:numPr>
          <w:ilvl w:val="0"/>
          <w:numId w:val="147"/>
        </w:numPr>
        <w:rPr>
          <w:ins w:id="24456" w:author="Rev 6 Allen Wirfs-Brock" w:date="2012-02-26T10:13:00Z"/>
          <w:del w:id="24457" w:author="Rev 7 Allen Wirfs-Brock" w:date="2012-04-26T10:00:00Z"/>
        </w:rPr>
      </w:pPr>
      <w:ins w:id="24458" w:author="Rev 6 Allen Wirfs-Brock" w:date="2012-02-26T10:14:00Z">
        <w:del w:id="24459" w:author="Rev 7 Allen Wirfs-Brock" w:date="2012-04-26T10:00:00Z">
          <w:r w:rsidRPr="003B4312" w:rsidDel="006637C6">
            <w:delText xml:space="preserve">Let </w:delText>
          </w:r>
        </w:del>
      </w:ins>
      <w:del w:id="24460" w:author="Rev 7 Allen Wirfs-Brock" w:date="2012-04-26T10:00:00Z">
        <w:r w:rsidRPr="00A67AF2" w:rsidDel="006637C6">
          <w:rPr>
            <w:i/>
          </w:rPr>
          <w:delText>result</w:delText>
        </w:r>
        <w:r w:rsidRPr="00A67AF2" w:rsidDel="006637C6">
          <w:delText xml:space="preserve"> is </w:delText>
        </w:r>
      </w:del>
      <w:ins w:id="24461" w:author="Rev 6 Allen Wirfs-Brock" w:date="2012-02-26T10:14:00Z">
        <w:del w:id="24462" w:author="Rev 7 Allen Wirfs-Brock" w:date="2012-04-26T10:00:00Z">
          <w:r w:rsidDel="006637C6">
            <w:delText>be</w:delText>
          </w:r>
          <w:r w:rsidRPr="00A67AF2" w:rsidDel="006637C6">
            <w:delText xml:space="preserve"> </w:delText>
          </w:r>
        </w:del>
      </w:ins>
      <w:del w:id="24463" w:author="Rev 7 Allen Wirfs-Brock" w:date="2012-04-26T10:00:00Z">
        <w:r w:rsidRPr="00A67AF2" w:rsidDel="006637C6">
          <w:delText>(</w:delText>
        </w:r>
        <w:r w:rsidRPr="00A67AF2" w:rsidDel="006637C6">
          <w:rPr>
            <w:rFonts w:ascii="Arial" w:hAnsi="Arial" w:cs="Arial"/>
          </w:rPr>
          <w:delText>normal</w:delText>
        </w:r>
        <w:r w:rsidRPr="00A67AF2" w:rsidDel="006637C6">
          <w:delText>,</w:delText>
        </w:r>
      </w:del>
      <w:ins w:id="24464" w:author="Rev 6 Allen Wirfs-Brock" w:date="2012-02-26T10:14:00Z">
        <w:del w:id="24465" w:author="Rev 7 Allen Wirfs-Brock" w:date="2012-04-26T10:00:00Z">
          <w:r w:rsidDel="006637C6">
            <w:delText>NormalCompletion(</w:delText>
          </w:r>
        </w:del>
      </w:ins>
      <w:del w:id="24466" w:author="Rev 7 Allen Wirfs-Brock" w:date="2012-04-26T10:00:00Z">
        <w:r w:rsidRPr="00A67AF2" w:rsidDel="006637C6">
          <w:delText xml:space="preserve"> </w:delText>
        </w:r>
        <w:r w:rsidRPr="00A67AF2" w:rsidDel="006637C6">
          <w:rPr>
            <w:rFonts w:ascii="Arial" w:hAnsi="Arial" w:cs="Arial"/>
          </w:rPr>
          <w:delText>undefined</w:delText>
        </w:r>
        <w:r w:rsidRPr="00A67AF2" w:rsidDel="006637C6">
          <w:delText xml:space="preserve">, </w:delText>
        </w:r>
        <w:r w:rsidRPr="00A67AF2" w:rsidDel="006637C6">
          <w:rPr>
            <w:rFonts w:ascii="Arial" w:hAnsi="Arial" w:cs="Arial"/>
          </w:rPr>
          <w:delText>empty</w:delText>
        </w:r>
        <w:r w:rsidRPr="00A67AF2" w:rsidDel="006637C6">
          <w:delText xml:space="preserve">). </w:delText>
        </w:r>
      </w:del>
      <w:ins w:id="24467" w:author="Rev 6 Allen Wirfs-Brock" w:date="2012-02-26T10:13:00Z">
        <w:del w:id="24468" w:author="Rev 7 Allen Wirfs-Brock" w:date="2012-04-26T10:00:00Z">
          <w:r w:rsidRPr="00A67AF2" w:rsidDel="006637C6">
            <w:delText>).</w:delText>
          </w:r>
        </w:del>
      </w:ins>
    </w:p>
    <w:p w14:paraId="0837D319" w14:textId="77777777" w:rsidR="00A3740A" w:rsidDel="006637C6" w:rsidRDefault="00A3740A" w:rsidP="00F77917">
      <w:pPr>
        <w:pStyle w:val="Alg4"/>
        <w:numPr>
          <w:ilvl w:val="0"/>
          <w:numId w:val="147"/>
        </w:numPr>
        <w:rPr>
          <w:ins w:id="24469" w:author="Rev 6 Allen Wirfs-Brock" w:date="2012-02-26T10:15:00Z"/>
          <w:del w:id="24470" w:author="Rev 7 Allen Wirfs-Brock" w:date="2012-04-26T10:00:00Z"/>
        </w:rPr>
      </w:pPr>
      <w:ins w:id="24471" w:author="Rev 6 Allen Wirfs-Brock" w:date="2012-02-26T10:15:00Z">
        <w:del w:id="24472" w:author="Rev 7 Allen Wirfs-Brock" w:date="2012-04-26T10:00:00Z">
          <w:r w:rsidDel="006637C6">
            <w:delText>Else,</w:delText>
          </w:r>
        </w:del>
      </w:ins>
    </w:p>
    <w:p w14:paraId="60AA2193" w14:textId="77777777" w:rsidR="004C02EF" w:rsidRPr="00A67AF2" w:rsidRDefault="004C02EF" w:rsidP="006637C6">
      <w:pPr>
        <w:pStyle w:val="Alg4"/>
        <w:numPr>
          <w:ilvl w:val="0"/>
          <w:numId w:val="147"/>
        </w:numPr>
      </w:pPr>
      <w:r w:rsidRPr="003B4312">
        <w:t xml:space="preserve">Let </w:t>
      </w:r>
      <w:r w:rsidRPr="006B6D0A">
        <w:rPr>
          <w:i/>
        </w:rPr>
        <w:t xml:space="preserve">result </w:t>
      </w:r>
      <w:r w:rsidRPr="006B6D0A">
        <w:t xml:space="preserve">be the result of evaluating the </w:t>
      </w:r>
      <w:r w:rsidRPr="00E65A34">
        <w:rPr>
          <w:i/>
        </w:rPr>
        <w:t>FunctionBody</w:t>
      </w:r>
      <w:r w:rsidRPr="00546435">
        <w:t xml:space="preserve"> that is the value of</w:t>
      </w:r>
      <w:r w:rsidRPr="00546435">
        <w:rPr>
          <w:i/>
        </w:rPr>
        <w:t xml:space="preserve"> F</w:t>
      </w:r>
      <w:r w:rsidRPr="00546435">
        <w:t xml:space="preserve">'s [[Code]] internal property. </w:t>
      </w:r>
    </w:p>
    <w:p w14:paraId="79D6E6C8" w14:textId="77777777" w:rsidR="004C02EF" w:rsidRPr="00E77497" w:rsidRDefault="00A3740A" w:rsidP="00150A49">
      <w:pPr>
        <w:pStyle w:val="Alg4"/>
        <w:numPr>
          <w:ilvl w:val="0"/>
          <w:numId w:val="147"/>
        </w:numPr>
      </w:pPr>
      <w:ins w:id="24473" w:author="Rev 6 Allen Wirfs-Brock" w:date="2012-02-26T10:16:00Z">
        <w:r>
          <w:t xml:space="preserve">Restore </w:t>
        </w:r>
        <w:r w:rsidRPr="00A3740A">
          <w:rPr>
            <w:i/>
          </w:rPr>
          <w:t>callerContext</w:t>
        </w:r>
        <w:r>
          <w:t xml:space="preserve"> as the </w:t>
        </w:r>
      </w:ins>
      <w:ins w:id="24474" w:author="Rev 8 Allen Wirfs-Brock" w:date="2012-06-13T16:04:00Z">
        <w:r w:rsidR="00B33FB4">
          <w:t>running</w:t>
        </w:r>
        <w:r w:rsidR="00B33FB4" w:rsidRPr="00E77497">
          <w:t xml:space="preserve"> </w:t>
        </w:r>
      </w:ins>
      <w:ins w:id="24475" w:author="Rev 6 Allen Wirfs-Brock" w:date="2012-02-26T10:16:00Z">
        <w:del w:id="24476" w:author="Rev 8 Allen Wirfs-Brock" w:date="2012-06-13T16:04:00Z">
          <w:r w:rsidDel="00B33FB4">
            <w:delText xml:space="preserve">current </w:delText>
          </w:r>
        </w:del>
        <w:r>
          <w:t>execution context.</w:t>
        </w:r>
      </w:ins>
      <w:del w:id="24477" w:author="Rev 6 Allen Wirfs-Brock" w:date="2012-02-26T10:16:00Z">
        <w:r w:rsidR="004C02EF" w:rsidRPr="00B820AB" w:rsidDel="00A3740A">
          <w:delText xml:space="preserve">Exit the execution context </w:delText>
        </w:r>
        <w:r w:rsidR="004C02EF" w:rsidRPr="00675B74" w:rsidDel="00A3740A">
          <w:rPr>
            <w:i/>
          </w:rPr>
          <w:delText>funcCtx</w:delText>
        </w:r>
        <w:r w:rsidR="004C02EF" w:rsidRPr="00E77497" w:rsidDel="00A3740A">
          <w:delText>, restoring the previous execution context.</w:delText>
        </w:r>
      </w:del>
    </w:p>
    <w:p w14:paraId="44607374" w14:textId="77777777" w:rsidR="004C02EF" w:rsidRPr="00E77497" w:rsidDel="000C179D" w:rsidRDefault="004C02EF" w:rsidP="00150A49">
      <w:pPr>
        <w:pStyle w:val="Alg4"/>
        <w:numPr>
          <w:ilvl w:val="0"/>
          <w:numId w:val="147"/>
        </w:numPr>
        <w:rPr>
          <w:del w:id="24478" w:author="Rev 7 Allen Wirfs-Brock" w:date="2012-04-26T10:07:00Z"/>
        </w:rPr>
      </w:pPr>
      <w:del w:id="24479" w:author="Rev 7 Allen Wirfs-Brock" w:date="2012-04-26T10:07:00Z">
        <w:r w:rsidRPr="00E77497" w:rsidDel="000C179D">
          <w:delText xml:space="preserve">If </w:delText>
        </w:r>
        <w:r w:rsidRPr="00E77497" w:rsidDel="000C179D">
          <w:rPr>
            <w:i/>
          </w:rPr>
          <w:delText>result</w:delText>
        </w:r>
        <w:r w:rsidRPr="00E77497" w:rsidDel="000C179D">
          <w:delText xml:space="preserve">.type is </w:delText>
        </w:r>
        <w:r w:rsidRPr="00E77497" w:rsidDel="000C179D">
          <w:rPr>
            <w:rFonts w:ascii="Arial" w:hAnsi="Arial" w:cs="Arial"/>
          </w:rPr>
          <w:delText>throw</w:delText>
        </w:r>
        <w:r w:rsidRPr="00E77497" w:rsidDel="000C179D">
          <w:delText xml:space="preserve"> then throw </w:delText>
        </w:r>
        <w:r w:rsidRPr="00E77497" w:rsidDel="000C179D">
          <w:rPr>
            <w:i/>
          </w:rPr>
          <w:delText>result</w:delText>
        </w:r>
        <w:r w:rsidRPr="00E77497" w:rsidDel="000C179D">
          <w:delText>.value.</w:delText>
        </w:r>
      </w:del>
    </w:p>
    <w:p w14:paraId="4339F917" w14:textId="77777777" w:rsidR="004C02EF" w:rsidRPr="00E77497" w:rsidRDefault="004C02EF" w:rsidP="00150A49">
      <w:pPr>
        <w:pStyle w:val="Alg4"/>
        <w:numPr>
          <w:ilvl w:val="0"/>
          <w:numId w:val="147"/>
        </w:numPr>
      </w:pPr>
      <w:r w:rsidRPr="00E77497">
        <w:t xml:space="preserve">If </w:t>
      </w:r>
      <w:r w:rsidRPr="00E77497">
        <w:rPr>
          <w:i/>
        </w:rPr>
        <w:t>result</w:t>
      </w:r>
      <w:r w:rsidRPr="00E77497">
        <w:t xml:space="preserve">.type is </w:t>
      </w:r>
      <w:r w:rsidRPr="00E77497">
        <w:rPr>
          <w:rFonts w:ascii="Arial" w:hAnsi="Arial" w:cs="Arial"/>
        </w:rPr>
        <w:t>return</w:t>
      </w:r>
      <w:r w:rsidRPr="00E77497">
        <w:t xml:space="preserve"> then return </w:t>
      </w:r>
      <w:ins w:id="24480" w:author="Rev 7 Allen Wirfs-Brock" w:date="2012-04-26T10:09:00Z">
        <w:r w:rsidR="000C179D">
          <w:t>NormalCompletion</w:t>
        </w:r>
        <w:r w:rsidR="000C179D" w:rsidRPr="00E77497">
          <w:t>(</w:t>
        </w:r>
      </w:ins>
      <w:r w:rsidRPr="00E77497">
        <w:rPr>
          <w:i/>
        </w:rPr>
        <w:t>result</w:t>
      </w:r>
      <w:r w:rsidRPr="00E77497">
        <w:t>.</w:t>
      </w:r>
      <w:ins w:id="24481" w:author="Rev 8 Allen Wirfs-Brock" w:date="2012-06-15T13:13:00Z">
        <w:r w:rsidR="00845217">
          <w:t>[[</w:t>
        </w:r>
      </w:ins>
      <w:r w:rsidRPr="00E77497">
        <w:t>value</w:t>
      </w:r>
      <w:ins w:id="24482" w:author="Rev 8 Allen Wirfs-Brock" w:date="2012-06-15T13:13:00Z">
        <w:r w:rsidR="00845217">
          <w:t>]]</w:t>
        </w:r>
      </w:ins>
      <w:ins w:id="24483" w:author="Rev 7 Allen Wirfs-Brock" w:date="2012-04-26T10:09:00Z">
        <w:r w:rsidR="000C179D" w:rsidRPr="00E77497">
          <w:t>)</w:t>
        </w:r>
      </w:ins>
      <w:r w:rsidRPr="00E77497">
        <w:t>.</w:t>
      </w:r>
    </w:p>
    <w:p w14:paraId="2215B9EE" w14:textId="77777777" w:rsidR="004C02EF" w:rsidRPr="00E77497" w:rsidRDefault="004C02EF" w:rsidP="00150A49">
      <w:pPr>
        <w:pStyle w:val="Alg4"/>
        <w:numPr>
          <w:ilvl w:val="0"/>
          <w:numId w:val="147"/>
        </w:numPr>
        <w:spacing w:after="120"/>
      </w:pPr>
      <w:del w:id="24484" w:author="Rev 7 Allen Wirfs-Brock" w:date="2012-04-26T10:10:00Z">
        <w:r w:rsidRPr="00E77497" w:rsidDel="000C179D">
          <w:delText xml:space="preserve">Otherwise </w:delText>
        </w:r>
        <w:r w:rsidRPr="00E77497" w:rsidDel="000C179D">
          <w:rPr>
            <w:i/>
          </w:rPr>
          <w:delText>result</w:delText>
        </w:r>
        <w:r w:rsidRPr="00E77497" w:rsidDel="000C179D">
          <w:delText xml:space="preserve">.type must be </w:delText>
        </w:r>
        <w:r w:rsidRPr="00E77497" w:rsidDel="000C179D">
          <w:rPr>
            <w:rFonts w:ascii="Arial" w:hAnsi="Arial" w:cs="Arial"/>
          </w:rPr>
          <w:delText>normal</w:delText>
        </w:r>
        <w:r w:rsidRPr="00E77497" w:rsidDel="000C179D">
          <w:delText xml:space="preserve">. Return </w:delText>
        </w:r>
        <w:r w:rsidRPr="00E77497" w:rsidDel="000C179D">
          <w:rPr>
            <w:b/>
          </w:rPr>
          <w:delText>undefined</w:delText>
        </w:r>
      </w:del>
      <w:ins w:id="24485" w:author="Rev 6 Allen Wirfs-Brock" w:date="2012-02-26T10:16:00Z">
        <w:r w:rsidR="00A3740A">
          <w:t xml:space="preserve">Return </w:t>
        </w:r>
        <w:r w:rsidR="00A3740A" w:rsidRPr="00A3740A">
          <w:rPr>
            <w:i/>
          </w:rPr>
          <w:t>result</w:t>
        </w:r>
      </w:ins>
      <w:r w:rsidRPr="00E77497">
        <w:t>.</w:t>
      </w:r>
    </w:p>
    <w:p w14:paraId="368A9962" w14:textId="77777777" w:rsidR="004C02EF" w:rsidRPr="00E77497" w:rsidRDefault="004C02EF" w:rsidP="00DA3106">
      <w:pPr>
        <w:pStyle w:val="40"/>
        <w:numPr>
          <w:ilvl w:val="0"/>
          <w:numId w:val="0"/>
        </w:numPr>
      </w:pPr>
      <w:bookmarkStart w:id="24486" w:name="_Ref463865905"/>
      <w:bookmarkStart w:id="24487" w:name="_Toc472818899"/>
      <w:bookmarkStart w:id="24488" w:name="_Toc235503475"/>
      <w:bookmarkStart w:id="24489" w:name="_Toc241509250"/>
      <w:bookmarkStart w:id="24490" w:name="_Toc244416737"/>
      <w:bookmarkStart w:id="24491" w:name="_Toc276631101"/>
      <w:bookmarkStart w:id="24492" w:name="_Ref424532515"/>
      <w:r w:rsidRPr="00E77497">
        <w:t>13.</w:t>
      </w:r>
      <w:del w:id="24493" w:author="Rev 6 Allen Wirfs-Brock" w:date="2012-02-27T10:01:00Z">
        <w:r w:rsidRPr="00E77497" w:rsidDel="00BB761E">
          <w:delText>2</w:delText>
        </w:r>
      </w:del>
      <w:ins w:id="24494" w:author="Rev 6 Allen Wirfs-Brock" w:date="2012-02-27T10:01:00Z">
        <w:del w:id="24495" w:author="Rev 7 Allen Wirfs-Brock" w:date="2012-04-17T14:28:00Z">
          <w:r w:rsidR="00BB761E" w:rsidDel="00AA5DC6">
            <w:delText>1</w:delText>
          </w:r>
        </w:del>
      </w:ins>
      <w:ins w:id="24496" w:author="Rev 7 Allen Wirfs-Brock" w:date="2012-04-26T10:50:00Z">
        <w:r w:rsidR="00572B17">
          <w:t>5</w:t>
        </w:r>
      </w:ins>
      <w:del w:id="24497" w:author="Rev 7 Allen Wirfs-Brock" w:date="2012-04-19T15:01:00Z">
        <w:r w:rsidRPr="00E77497" w:rsidDel="00912F02">
          <w:delText>.2</w:delText>
        </w:r>
      </w:del>
      <w:ins w:id="24498" w:author="Rev 6 Allen Wirfs-Brock" w:date="2012-02-27T10:01:00Z">
        <w:del w:id="24499" w:author="Rev 7 Allen Wirfs-Brock" w:date="2012-04-19T15:01:00Z">
          <w:r w:rsidR="00BB761E" w:rsidDel="00912F02">
            <w:delText>1</w:delText>
          </w:r>
        </w:del>
      </w:ins>
      <w:r w:rsidR="00BB761E">
        <w:t>.2</w:t>
      </w:r>
      <w:r w:rsidRPr="00E77497">
        <w:tab/>
        <w:t>[[Construct]]</w:t>
      </w:r>
      <w:bookmarkEnd w:id="24486"/>
      <w:bookmarkEnd w:id="24487"/>
      <w:bookmarkEnd w:id="24488"/>
      <w:bookmarkEnd w:id="24489"/>
      <w:bookmarkEnd w:id="24490"/>
      <w:bookmarkEnd w:id="24491"/>
    </w:p>
    <w:p w14:paraId="7E2B07BC" w14:textId="77777777" w:rsidR="004C02EF" w:rsidRPr="00E77497" w:rsidRDefault="004C02EF" w:rsidP="004C02EF">
      <w:r w:rsidRPr="00E77497">
        <w:t xml:space="preserve">When the [[Construct]] internal method for a Function object </w:t>
      </w:r>
      <w:r w:rsidRPr="00E77497">
        <w:rPr>
          <w:rFonts w:ascii="Times New Roman" w:hAnsi="Times New Roman"/>
          <w:i/>
        </w:rPr>
        <w:t>F</w:t>
      </w:r>
      <w:r w:rsidRPr="00E77497">
        <w:t xml:space="preserve"> is called with a possibly empty list of arguments, the following steps are taken:</w:t>
      </w:r>
    </w:p>
    <w:p w14:paraId="53D4ADE8" w14:textId="77777777" w:rsidR="004C02EF" w:rsidRPr="00E77497" w:rsidDel="005F7AD6" w:rsidRDefault="004C02EF" w:rsidP="00150A49">
      <w:pPr>
        <w:numPr>
          <w:ilvl w:val="0"/>
          <w:numId w:val="148"/>
        </w:numPr>
        <w:contextualSpacing/>
        <w:rPr>
          <w:del w:id="24500" w:author="Rev 7 Allen Wirfs-Brock" w:date="2012-04-11T17:50:00Z"/>
          <w:rFonts w:ascii="Times New Roman" w:hAnsi="Times New Roman"/>
        </w:rPr>
      </w:pPr>
      <w:del w:id="24501" w:author="Rev 7 Allen Wirfs-Brock" w:date="2012-04-11T17:50:00Z">
        <w:r w:rsidRPr="00E77497" w:rsidDel="005F7AD6">
          <w:rPr>
            <w:rFonts w:ascii="Times New Roman" w:hAnsi="Times New Roman"/>
          </w:rPr>
          <w:delText xml:space="preserve">Let </w:delText>
        </w:r>
        <w:r w:rsidRPr="00E77497" w:rsidDel="005F7AD6">
          <w:rPr>
            <w:rFonts w:ascii="Times New Roman" w:hAnsi="Times New Roman"/>
            <w:i/>
          </w:rPr>
          <w:delText xml:space="preserve">obj </w:delText>
        </w:r>
        <w:r w:rsidRPr="00E77497" w:rsidDel="005F7AD6">
          <w:rPr>
            <w:rFonts w:ascii="Times New Roman" w:hAnsi="Times New Roman"/>
          </w:rPr>
          <w:delText>be a newly created native ECMAScript object.</w:delText>
        </w:r>
      </w:del>
    </w:p>
    <w:p w14:paraId="21208BCD" w14:textId="77777777" w:rsidR="004C02EF" w:rsidRPr="00E77497" w:rsidDel="005F7AD6" w:rsidRDefault="004C02EF" w:rsidP="00150A49">
      <w:pPr>
        <w:numPr>
          <w:ilvl w:val="0"/>
          <w:numId w:val="148"/>
        </w:numPr>
        <w:contextualSpacing/>
        <w:rPr>
          <w:del w:id="24502" w:author="Rev 7 Allen Wirfs-Brock" w:date="2012-04-11T17:50:00Z"/>
          <w:rFonts w:ascii="Times New Roman" w:hAnsi="Times New Roman"/>
        </w:rPr>
      </w:pPr>
      <w:del w:id="24503" w:author="Rev 7 Allen Wirfs-Brock" w:date="2012-04-11T17:50:00Z">
        <w:r w:rsidRPr="00E77497" w:rsidDel="005F7AD6">
          <w:rPr>
            <w:rFonts w:ascii="Times New Roman" w:hAnsi="Times New Roman"/>
          </w:rPr>
          <w:delText xml:space="preserve">Set all the internal methods of </w:delText>
        </w:r>
        <w:r w:rsidRPr="00E77497" w:rsidDel="005F7AD6">
          <w:rPr>
            <w:rFonts w:ascii="Times New Roman" w:hAnsi="Times New Roman"/>
            <w:i/>
          </w:rPr>
          <w:delText>obj</w:delText>
        </w:r>
        <w:r w:rsidRPr="00E77497" w:rsidDel="005F7AD6">
          <w:rPr>
            <w:rFonts w:ascii="Times New Roman" w:hAnsi="Times New Roman"/>
          </w:rPr>
          <w:delText xml:space="preserve"> as specified in 8.12.</w:delText>
        </w:r>
      </w:del>
    </w:p>
    <w:p w14:paraId="78A00E3D" w14:textId="77777777" w:rsidR="004C02EF" w:rsidRPr="00E77497" w:rsidDel="005F7AD6" w:rsidRDefault="004C02EF" w:rsidP="00150A49">
      <w:pPr>
        <w:numPr>
          <w:ilvl w:val="0"/>
          <w:numId w:val="148"/>
        </w:numPr>
        <w:contextualSpacing/>
        <w:rPr>
          <w:del w:id="24504" w:author="Rev 7 Allen Wirfs-Brock" w:date="2012-04-11T17:50:00Z"/>
          <w:rFonts w:ascii="Times New Roman" w:hAnsi="Times New Roman"/>
        </w:rPr>
      </w:pPr>
      <w:del w:id="24505" w:author="Rev 7 Allen Wirfs-Brock" w:date="2012-04-11T17:50:00Z">
        <w:r w:rsidRPr="00E77497" w:rsidDel="005F7AD6">
          <w:rPr>
            <w:rFonts w:ascii="Times New Roman" w:hAnsi="Times New Roman"/>
          </w:rPr>
          <w:delText xml:space="preserve">Set the [[Class]]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Courier New" w:hAnsi="Courier New"/>
            <w:b/>
          </w:rPr>
          <w:delText>"Object"</w:delText>
        </w:r>
        <w:r w:rsidRPr="00E77497" w:rsidDel="005F7AD6">
          <w:rPr>
            <w:rFonts w:ascii="Times New Roman" w:hAnsi="Times New Roman"/>
          </w:rPr>
          <w:delText>.</w:delText>
        </w:r>
      </w:del>
    </w:p>
    <w:p w14:paraId="2F4F210A" w14:textId="77777777" w:rsidR="004C02EF" w:rsidRPr="00E77497" w:rsidDel="005F7AD6" w:rsidRDefault="004C02EF" w:rsidP="00150A49">
      <w:pPr>
        <w:numPr>
          <w:ilvl w:val="0"/>
          <w:numId w:val="148"/>
        </w:numPr>
        <w:contextualSpacing/>
        <w:rPr>
          <w:del w:id="24506" w:author="Rev 7 Allen Wirfs-Brock" w:date="2012-04-11T17:50:00Z"/>
          <w:rFonts w:ascii="Times New Roman" w:hAnsi="Times New Roman"/>
        </w:rPr>
      </w:pPr>
      <w:del w:id="24507" w:author="Rev 7 Allen Wirfs-Brock" w:date="2012-04-11T17:50:00Z">
        <w:r w:rsidRPr="00E77497" w:rsidDel="005F7AD6">
          <w:rPr>
            <w:rFonts w:ascii="Times New Roman" w:hAnsi="Times New Roman"/>
          </w:rPr>
          <w:delText xml:space="preserve">Set the [[Extensible]]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Times New Roman" w:hAnsi="Times New Roman"/>
            <w:b/>
          </w:rPr>
          <w:delText>true</w:delText>
        </w:r>
        <w:r w:rsidRPr="00E77497" w:rsidDel="005F7AD6">
          <w:rPr>
            <w:rFonts w:ascii="Times New Roman" w:hAnsi="Times New Roman"/>
          </w:rPr>
          <w:delText>.</w:delText>
        </w:r>
      </w:del>
    </w:p>
    <w:p w14:paraId="09B33F3F"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value of calling the [[Get]] internal property of </w:t>
      </w:r>
      <w:r w:rsidRPr="00E77497">
        <w:rPr>
          <w:rFonts w:ascii="Times New Roman" w:hAnsi="Times New Roman"/>
          <w:i/>
        </w:rPr>
        <w:t>F</w:t>
      </w:r>
      <w:r w:rsidRPr="00E77497">
        <w:rPr>
          <w:rFonts w:ascii="Times New Roman" w:hAnsi="Times New Roman"/>
        </w:rPr>
        <w:t xml:space="preserve"> with argument </w:t>
      </w:r>
      <w:r w:rsidRPr="00E77497">
        <w:rPr>
          <w:rFonts w:ascii="Courier New" w:hAnsi="Courier New"/>
          <w:b/>
        </w:rPr>
        <w:t>"prototype"</w:t>
      </w:r>
      <w:r w:rsidRPr="00E77497">
        <w:rPr>
          <w:rFonts w:ascii="Times New Roman" w:hAnsi="Times New Roman"/>
        </w:rPr>
        <w:t>.</w:t>
      </w:r>
    </w:p>
    <w:p w14:paraId="3C8E19B8" w14:textId="77777777" w:rsidR="00A3740A" w:rsidRDefault="00776314" w:rsidP="00150A49">
      <w:pPr>
        <w:numPr>
          <w:ilvl w:val="0"/>
          <w:numId w:val="148"/>
        </w:numPr>
        <w:contextualSpacing/>
        <w:rPr>
          <w:ins w:id="24508" w:author="Rev 6 Allen Wirfs-Brock" w:date="2012-02-26T10:17:00Z"/>
          <w:rFonts w:ascii="Times New Roman" w:hAnsi="Times New Roman"/>
        </w:rPr>
      </w:pPr>
      <w:ins w:id="24509" w:author="Rev 6 Allen Wirfs-Brock" w:date="2012-02-26T10:18:00Z">
        <w:r>
          <w:rPr>
            <w:rFonts w:ascii="Times New Roman" w:hAnsi="Times New Roman"/>
          </w:rPr>
          <w:t>ReturnIfAbrupt(</w:t>
        </w:r>
        <w:r w:rsidRPr="00E77497">
          <w:rPr>
            <w:rFonts w:ascii="Times New Roman" w:hAnsi="Times New Roman"/>
            <w:i/>
          </w:rPr>
          <w:t>proto</w:t>
        </w:r>
        <w:r>
          <w:rPr>
            <w:rFonts w:ascii="Times New Roman" w:hAnsi="Times New Roman"/>
          </w:rPr>
          <w:t>).</w:t>
        </w:r>
      </w:ins>
    </w:p>
    <w:p w14:paraId="327D8CC6"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Object, </w:t>
      </w:r>
      <w:del w:id="24510" w:author="Rev 7 Allen Wirfs-Brock" w:date="2012-04-11T17:49:00Z">
        <w:r w:rsidRPr="00E77497" w:rsidDel="005F7AD6">
          <w:rPr>
            <w:rFonts w:ascii="Times New Roman" w:hAnsi="Times New Roman"/>
          </w:rPr>
          <w:delText xml:space="preserve">set </w:delText>
        </w:r>
      </w:del>
      <w:ins w:id="24511" w:author="Rev 7 Allen Wirfs-Brock" w:date="2012-04-11T17:49:00Z">
        <w:r w:rsidR="005F7AD6">
          <w:rPr>
            <w:rFonts w:ascii="Times New Roman" w:hAnsi="Times New Roman"/>
          </w:rPr>
          <w:t>let</w:t>
        </w:r>
        <w:r w:rsidR="005F7AD6" w:rsidRPr="00E77497">
          <w:rPr>
            <w:rFonts w:ascii="Times New Roman" w:hAnsi="Times New Roman"/>
          </w:rPr>
          <w:t xml:space="preserve"> </w:t>
        </w:r>
      </w:ins>
      <w:del w:id="24512" w:author="Rev 7 Allen Wirfs-Brock" w:date="2012-04-11T17:49: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24513" w:author="Rev 7 Allen Wirfs-Brock" w:date="2012-04-11T17:50:00Z">
        <w:r w:rsidR="005F7AD6" w:rsidRPr="005F7AD6">
          <w:rPr>
            <w:rFonts w:ascii="Times New Roman" w:hAnsi="Times New Roman"/>
          </w:rPr>
          <w:t>be</w:t>
        </w:r>
        <w:r w:rsidR="005F7AD6">
          <w:rPr>
            <w:rFonts w:ascii="Times New Roman" w:hAnsi="Times New Roman"/>
            <w:i/>
          </w:rPr>
          <w:t xml:space="preserve"> </w:t>
        </w:r>
        <w:r w:rsidR="005F7AD6" w:rsidRPr="005F7AD6">
          <w:rPr>
            <w:rFonts w:ascii="Times New Roman" w:hAnsi="Times New Roman"/>
          </w:rPr>
          <w:t>the result of the abstract</w:t>
        </w:r>
        <w:del w:id="24514" w:author="Rev 8 Allen Wirfs-Brock" w:date="2012-06-14T14:39:00Z">
          <w:r w:rsidR="005F7AD6" w:rsidRPr="005F7AD6" w:rsidDel="00D4543D">
            <w:rPr>
              <w:rFonts w:ascii="Times New Roman" w:hAnsi="Times New Roman"/>
            </w:rPr>
            <w:delText>ion</w:delText>
          </w:r>
        </w:del>
        <w:r w:rsidR="005F7AD6" w:rsidRPr="005F7AD6">
          <w:rPr>
            <w:rFonts w:ascii="Times New Roman" w:hAnsi="Times New Roman"/>
          </w:rPr>
          <w:t xml:space="preserve"> operation ObjectCreate with argument </w:t>
        </w:r>
        <w:r w:rsidR="005F7AD6">
          <w:rPr>
            <w:rFonts w:ascii="Times New Roman" w:hAnsi="Times New Roman"/>
            <w:i/>
          </w:rPr>
          <w:t>proto</w:t>
        </w:r>
      </w:ins>
      <w:del w:id="24515" w:author="Rev 7 Allen Wirfs-Brock" w:date="2012-04-11T17:50:00Z">
        <w:r w:rsidRPr="00E77497" w:rsidDel="005F7AD6">
          <w:rPr>
            <w:rFonts w:ascii="Times New Roman" w:hAnsi="Times New Roman"/>
          </w:rPr>
          <w:delText xml:space="preserve">to </w:delText>
        </w:r>
        <w:r w:rsidRPr="00E77497" w:rsidDel="005F7AD6">
          <w:rPr>
            <w:rFonts w:ascii="Times New Roman" w:hAnsi="Times New Roman"/>
            <w:i/>
          </w:rPr>
          <w:delText>proto</w:delText>
        </w:r>
      </w:del>
      <w:r w:rsidRPr="00E77497">
        <w:rPr>
          <w:rFonts w:ascii="Times New Roman" w:hAnsi="Times New Roman"/>
        </w:rPr>
        <w:t>.</w:t>
      </w:r>
    </w:p>
    <w:p w14:paraId="158E551C"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not Object, </w:t>
      </w:r>
      <w:del w:id="24516" w:author="Rev 7 Allen Wirfs-Brock" w:date="2012-04-11T17:48:00Z">
        <w:r w:rsidRPr="00E77497" w:rsidDel="005F7AD6">
          <w:rPr>
            <w:rFonts w:ascii="Times New Roman" w:hAnsi="Times New Roman"/>
          </w:rPr>
          <w:delText xml:space="preserve">set </w:delText>
        </w:r>
      </w:del>
      <w:ins w:id="24517" w:author="Rev 7 Allen Wirfs-Brock" w:date="2012-04-11T17:48:00Z">
        <w:r w:rsidR="005F7AD6">
          <w:rPr>
            <w:rFonts w:ascii="Times New Roman" w:hAnsi="Times New Roman"/>
          </w:rPr>
          <w:t>l</w:t>
        </w:r>
        <w:r w:rsidR="005F7AD6" w:rsidRPr="00E77497">
          <w:rPr>
            <w:rFonts w:ascii="Times New Roman" w:hAnsi="Times New Roman"/>
          </w:rPr>
          <w:t xml:space="preserve">et </w:t>
        </w:r>
      </w:ins>
      <w:del w:id="24518" w:author="Rev 7 Allen Wirfs-Brock" w:date="2012-04-11T17:48: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24519" w:author="Rev 7 Allen Wirfs-Brock" w:date="2012-04-11T17:49:00Z">
        <w:r w:rsidR="005F7AD6" w:rsidRPr="005F7AD6">
          <w:rPr>
            <w:rFonts w:ascii="Times New Roman" w:hAnsi="Times New Roman"/>
          </w:rPr>
          <w:t>be</w:t>
        </w:r>
        <w:r w:rsidR="005F7AD6">
          <w:rPr>
            <w:rFonts w:ascii="Times New Roman" w:hAnsi="Times New Roman"/>
            <w:i/>
          </w:rPr>
          <w:t xml:space="preserve"> </w:t>
        </w:r>
      </w:ins>
      <w:ins w:id="24520" w:author="Rev 7 Allen Wirfs-Brock" w:date="2012-04-11T17:48:00Z">
        <w:r w:rsidR="005F7AD6" w:rsidRPr="005F7AD6">
          <w:rPr>
            <w:rFonts w:ascii="Times New Roman" w:hAnsi="Times New Roman"/>
          </w:rPr>
          <w:t>the result of the abstract</w:t>
        </w:r>
        <w:del w:id="24521" w:author="Rev 8 Allen Wirfs-Brock" w:date="2012-06-14T14:39:00Z">
          <w:r w:rsidR="005F7AD6" w:rsidRPr="005F7AD6" w:rsidDel="00D4543D">
            <w:rPr>
              <w:rFonts w:ascii="Times New Roman" w:hAnsi="Times New Roman"/>
            </w:rPr>
            <w:delText>ion</w:delText>
          </w:r>
        </w:del>
        <w:r w:rsidR="005F7AD6" w:rsidRPr="005F7AD6">
          <w:rPr>
            <w:rFonts w:ascii="Times New Roman" w:hAnsi="Times New Roman"/>
          </w:rPr>
          <w:t xml:space="preserve"> operation ObjectCreate</w:t>
        </w:r>
      </w:ins>
      <w:del w:id="24522" w:author="Rev 7 Allen Wirfs-Brock" w:date="2012-04-11T17:48:00Z">
        <w:r w:rsidRPr="00E77497" w:rsidDel="005F7AD6">
          <w:rPr>
            <w:rFonts w:ascii="Times New Roman" w:hAnsi="Times New Roman"/>
          </w:rPr>
          <w:delText>to the standard built-in Object prototype object as described in 15.2.4</w:delText>
        </w:r>
      </w:del>
      <w:r w:rsidRPr="00E77497">
        <w:rPr>
          <w:rFonts w:ascii="Times New Roman" w:hAnsi="Times New Roman"/>
        </w:rPr>
        <w:t>.</w:t>
      </w:r>
    </w:p>
    <w:p w14:paraId="1063CA19"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property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as the </w:t>
      </w:r>
      <w:r w:rsidRPr="00E77497">
        <w:rPr>
          <w:rFonts w:ascii="Times New Roman" w:hAnsi="Times New Roman"/>
          <w:b/>
        </w:rPr>
        <w:t>this</w:t>
      </w:r>
      <w:r w:rsidRPr="00E77497">
        <w:rPr>
          <w:rFonts w:ascii="Times New Roman" w:hAnsi="Times New Roman"/>
        </w:rPr>
        <w:t xml:space="preserve"> value and providing the argument list passed into [[Construct]] as </w:t>
      </w:r>
      <w:r w:rsidRPr="00E77497">
        <w:rPr>
          <w:rFonts w:ascii="Times New Roman" w:hAnsi="Times New Roman"/>
          <w:i/>
        </w:rPr>
        <w:t>args</w:t>
      </w:r>
      <w:r w:rsidRPr="00E77497">
        <w:rPr>
          <w:rFonts w:ascii="Times New Roman" w:hAnsi="Times New Roman"/>
        </w:rPr>
        <w:t>.</w:t>
      </w:r>
    </w:p>
    <w:p w14:paraId="5F4CDA07" w14:textId="77777777" w:rsidR="00776314" w:rsidRDefault="00776314" w:rsidP="00776314">
      <w:pPr>
        <w:numPr>
          <w:ilvl w:val="0"/>
          <w:numId w:val="148"/>
        </w:numPr>
        <w:contextualSpacing/>
        <w:rPr>
          <w:ins w:id="24523" w:author="Rev 6 Allen Wirfs-Brock" w:date="2012-02-26T10:19:00Z"/>
          <w:rFonts w:ascii="Times New Roman" w:hAnsi="Times New Roman"/>
        </w:rPr>
      </w:pPr>
      <w:ins w:id="24524" w:author="Rev 6 Allen Wirfs-Brock" w:date="2012-02-26T10:19:00Z">
        <w:r>
          <w:rPr>
            <w:rFonts w:ascii="Times New Roman" w:hAnsi="Times New Roman"/>
          </w:rPr>
          <w:t>ReturnIfAbrupt(</w:t>
        </w:r>
        <w:del w:id="24525" w:author="Rev 7 Allen Wirfs-Brock" w:date="2012-04-09T16:32:00Z">
          <w:r w:rsidRPr="00E77497" w:rsidDel="008F79D4">
            <w:rPr>
              <w:rFonts w:ascii="Times New Roman" w:hAnsi="Times New Roman"/>
              <w:i/>
            </w:rPr>
            <w:delText>proto</w:delText>
          </w:r>
        </w:del>
      </w:ins>
      <w:ins w:id="24526" w:author="Rev 7 Allen Wirfs-Brock" w:date="2012-04-09T16:32:00Z">
        <w:r w:rsidR="008F79D4">
          <w:rPr>
            <w:rFonts w:ascii="Times New Roman" w:hAnsi="Times New Roman"/>
            <w:i/>
          </w:rPr>
          <w:t>result</w:t>
        </w:r>
      </w:ins>
      <w:ins w:id="24527" w:author="Rev 6 Allen Wirfs-Brock" w:date="2012-02-26T10:19:00Z">
        <w:r>
          <w:rPr>
            <w:rFonts w:ascii="Times New Roman" w:hAnsi="Times New Roman"/>
          </w:rPr>
          <w:t>).</w:t>
        </w:r>
      </w:ins>
    </w:p>
    <w:p w14:paraId="22551A2F"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ins w:id="24528" w:author="Rev 6 Allen Wirfs-Brock" w:date="2012-02-26T10:20:00Z">
        <w:del w:id="24529" w:author="Rev 7 Allen Wirfs-Brock" w:date="2012-04-09T16:32:00Z">
          <w:r w:rsidR="00776314" w:rsidDel="008F79D4">
            <w:rPr>
              <w:rFonts w:ascii="Times New Roman" w:hAnsi="Times New Roman"/>
            </w:rPr>
            <w:delText>.[[value]]</w:delText>
          </w:r>
        </w:del>
      </w:ins>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14:paraId="35DA362C"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Return </w:t>
      </w:r>
      <w:ins w:id="24530" w:author="Rev 6 Allen Wirfs-Brock" w:date="2012-02-26T10:21:00Z">
        <w:r w:rsidR="00776314">
          <w:rPr>
            <w:rFonts w:ascii="Times New Roman" w:hAnsi="Times New Roman"/>
          </w:rPr>
          <w:t>NormalCompletion(</w:t>
        </w:r>
      </w:ins>
      <w:r w:rsidRPr="00E77497">
        <w:rPr>
          <w:rFonts w:ascii="Times New Roman" w:hAnsi="Times New Roman"/>
          <w:i/>
        </w:rPr>
        <w:t>obj</w:t>
      </w:r>
      <w:ins w:id="24531" w:author="Rev 6 Allen Wirfs-Brock" w:date="2012-02-26T10:21:00Z">
        <w:r w:rsidR="00776314">
          <w:rPr>
            <w:rFonts w:ascii="Times New Roman" w:hAnsi="Times New Roman"/>
          </w:rPr>
          <w:t>)</w:t>
        </w:r>
      </w:ins>
      <w:r w:rsidRPr="00E77497">
        <w:rPr>
          <w:rFonts w:ascii="Times New Roman" w:hAnsi="Times New Roman"/>
        </w:rPr>
        <w:t>.</w:t>
      </w:r>
    </w:p>
    <w:p w14:paraId="0F5CF933" w14:textId="77777777" w:rsidR="004C02EF" w:rsidRPr="00E77497" w:rsidRDefault="004C02EF" w:rsidP="00DA3106">
      <w:pPr>
        <w:pStyle w:val="40"/>
        <w:numPr>
          <w:ilvl w:val="0"/>
          <w:numId w:val="0"/>
        </w:numPr>
      </w:pPr>
      <w:bookmarkStart w:id="24532" w:name="_Toc235503476"/>
      <w:bookmarkStart w:id="24533" w:name="_Toc241509251"/>
      <w:bookmarkStart w:id="24534" w:name="_Toc244416738"/>
      <w:bookmarkStart w:id="24535" w:name="_Toc276631102"/>
      <w:r w:rsidRPr="00E77497">
        <w:t>13.</w:t>
      </w:r>
      <w:del w:id="24536" w:author="Rev 6 Allen Wirfs-Brock" w:date="2012-02-27T10:02:00Z">
        <w:r w:rsidRPr="00E77497" w:rsidDel="00DA3106">
          <w:delText>2</w:delText>
        </w:r>
      </w:del>
      <w:ins w:id="24537" w:author="Rev 6 Allen Wirfs-Brock" w:date="2012-02-27T10:02:00Z">
        <w:del w:id="24538" w:author="Rev 7 Allen Wirfs-Brock" w:date="2012-04-17T14:28:00Z">
          <w:r w:rsidR="00DA3106" w:rsidDel="00AA5DC6">
            <w:delText>1</w:delText>
          </w:r>
        </w:del>
      </w:ins>
      <w:ins w:id="24539" w:author="Rev 7 Allen Wirfs-Brock" w:date="2012-04-26T10:50:00Z">
        <w:r w:rsidR="00572B17">
          <w:t>5</w:t>
        </w:r>
      </w:ins>
      <w:ins w:id="24540" w:author="Rev 6 Allen Wirfs-Brock" w:date="2012-02-27T10:02:00Z">
        <w:del w:id="24541" w:author="Rev 7 Allen Wirfs-Brock" w:date="2012-04-19T15:01:00Z">
          <w:r w:rsidR="00DA3106" w:rsidDel="00912F02">
            <w:delText>.1</w:delText>
          </w:r>
        </w:del>
      </w:ins>
      <w:r w:rsidRPr="00E77497">
        <w:t>.3</w:t>
      </w:r>
      <w:r w:rsidRPr="00E77497">
        <w:tab/>
        <w:t>The [[ThrowTypeError]] Function Object</w:t>
      </w:r>
      <w:bookmarkEnd w:id="24532"/>
      <w:bookmarkEnd w:id="24533"/>
      <w:bookmarkEnd w:id="24534"/>
      <w:bookmarkEnd w:id="24535"/>
    </w:p>
    <w:p w14:paraId="7CD0CA61" w14:textId="77777777" w:rsidR="004C02EF" w:rsidRPr="00E77497" w:rsidRDefault="004C02EF" w:rsidP="004C02EF">
      <w:r w:rsidRPr="00E77497">
        <w:t>The [[ThrowTypeError]] object is a unique function object that is defined once as follows:</w:t>
      </w:r>
    </w:p>
    <w:p w14:paraId="70F0D58F"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623DC58F"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all the internal methods of </w:t>
      </w:r>
      <w:r w:rsidRPr="00E77497">
        <w:rPr>
          <w:rFonts w:ascii="Times New Roman" w:hAnsi="Times New Roman"/>
          <w:i/>
        </w:rPr>
        <w:t>F</w:t>
      </w:r>
      <w:r w:rsidRPr="00E77497">
        <w:rPr>
          <w:rFonts w:ascii="Times New Roman" w:hAnsi="Times New Roman"/>
        </w:rPr>
        <w:t xml:space="preserve"> as described in 8.12.</w:t>
      </w:r>
    </w:p>
    <w:p w14:paraId="76D0ED77" w14:textId="77777777" w:rsidR="004C02EF" w:rsidRPr="00E77497" w:rsidRDefault="004C02EF" w:rsidP="00C47E72">
      <w:pPr>
        <w:numPr>
          <w:ilvl w:val="0"/>
          <w:numId w:val="149"/>
        </w:numPr>
        <w:contextualSpacing/>
        <w:rPr>
          <w:rFonts w:ascii="Times New Roman" w:hAnsi="Times New Roman"/>
        </w:rPr>
      </w:pPr>
      <w:del w:id="24542" w:author="Allen Wirfs-Brock" w:date="2011-07-02T13:20:00Z">
        <w:r w:rsidRPr="00E77497" w:rsidDel="000011A1">
          <w:rPr>
            <w:rFonts w:ascii="Times New Roman" w:hAnsi="Times New Roman"/>
          </w:rPr>
          <w:delText xml:space="preserve">Set </w:delText>
        </w:r>
      </w:del>
      <w:ins w:id="24543" w:author="Allen Wirfs-Brock" w:date="2011-07-02T13:20:00Z">
        <w:r w:rsidR="000011A1" w:rsidRPr="00E77497">
          <w:rPr>
            <w:rFonts w:ascii="Times New Roman" w:hAnsi="Times New Roman"/>
          </w:rPr>
          <w:t xml:space="preserve">Add </w:t>
        </w:r>
      </w:ins>
      <w:r w:rsidRPr="00E77497">
        <w:rPr>
          <w:rFonts w:ascii="Times New Roman" w:hAnsi="Times New Roman"/>
        </w:rPr>
        <w:t>the [[</w:t>
      </w:r>
      <w:del w:id="24544" w:author="Allen Wirfs-Brock" w:date="2011-07-02T13:20:00Z">
        <w:r w:rsidRPr="00E77497" w:rsidDel="000011A1">
          <w:rPr>
            <w:rFonts w:ascii="Times New Roman" w:hAnsi="Times New Roman"/>
          </w:rPr>
          <w:delText>Class</w:delText>
        </w:r>
      </w:del>
      <w:ins w:id="24545" w:author="Allen Wirfs-Brock" w:date="2011-07-02T13:20:00Z">
        <w:del w:id="24546" w:author="Rev 3 Allen Wirfs-Brock" w:date="2011-09-07T15:23:00Z">
          <w:r w:rsidR="000011A1" w:rsidRPr="00E77497" w:rsidDel="00FE434F">
            <w:rPr>
              <w:rFonts w:ascii="Times New Roman" w:hAnsi="Times New Roman"/>
            </w:rPr>
            <w:delText>IsFunction</w:delText>
          </w:r>
        </w:del>
      </w:ins>
      <w:ins w:id="24547" w:author="Rev 3 Allen Wirfs-Brock" w:date="2011-09-07T15:23:00Z">
        <w:r w:rsidR="00FE434F" w:rsidRPr="00E77497">
          <w:rPr>
            <w:rFonts w:ascii="Times New Roman" w:hAnsi="Times New Roman"/>
          </w:rPr>
          <w:t>NativeBrand</w:t>
        </w:r>
      </w:ins>
      <w:r w:rsidRPr="00E77497">
        <w:rPr>
          <w:rFonts w:ascii="Times New Roman" w:hAnsi="Times New Roman"/>
        </w:rPr>
        <w:t>]] internal property</w:t>
      </w:r>
      <w:ins w:id="24548" w:author="Rev 3 Allen Wirfs-Brock" w:date="2011-09-07T15:23:00Z">
        <w:r w:rsidR="00FE434F" w:rsidRPr="00E77497">
          <w:rPr>
            <w:rFonts w:ascii="Times New Roman" w:hAnsi="Times New Roman"/>
          </w:rPr>
          <w:t xml:space="preserve"> with value NativeFunction</w:t>
        </w:r>
      </w:ins>
      <w:r w:rsidRPr="00E77497">
        <w:rPr>
          <w:rFonts w:ascii="Times New Roman" w:hAnsi="Times New Roman"/>
        </w:rPr>
        <w:t xml:space="preserve"> </w:t>
      </w:r>
      <w:del w:id="24549" w:author="Allen Wirfs-Brock" w:date="2011-07-02T13:20:00Z">
        <w:r w:rsidRPr="00E77497" w:rsidDel="000011A1">
          <w:rPr>
            <w:rFonts w:ascii="Times New Roman" w:hAnsi="Times New Roman"/>
          </w:rPr>
          <w:delText xml:space="preserve">of </w:delText>
        </w:r>
      </w:del>
      <w:ins w:id="24550" w:author="Allen Wirfs-Brock" w:date="2011-07-02T13:20:00Z">
        <w:r w:rsidR="000011A1" w:rsidRPr="00E77497">
          <w:rPr>
            <w:rFonts w:ascii="Times New Roman" w:hAnsi="Times New Roman"/>
          </w:rPr>
          <w:t xml:space="preserve">to </w:t>
        </w:r>
      </w:ins>
      <w:r w:rsidRPr="00E77497">
        <w:rPr>
          <w:rFonts w:ascii="Times New Roman" w:hAnsi="Times New Roman"/>
          <w:i/>
        </w:rPr>
        <w:t>F</w:t>
      </w:r>
      <w:del w:id="24551" w:author="Allen Wirfs-Brock" w:date="2011-07-02T13:21: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4832EB5C"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14:paraId="647C0F72"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13.2.1.</w:t>
      </w:r>
    </w:p>
    <w:p w14:paraId="06697F41"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Global Environment.</w:t>
      </w:r>
    </w:p>
    <w:p w14:paraId="1843973D"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24552" w:author="Rev 4 Allen Wirfs-Brock" w:date="2011-10-04T16:29:00Z">
        <w:r w:rsidR="00485B27" w:rsidRPr="00E77497">
          <w:rPr>
            <w:rFonts w:ascii="Times New Roman" w:hAnsi="Times New Roman"/>
          </w:rPr>
          <w:t>the</w:t>
        </w:r>
      </w:ins>
      <w:ins w:id="24553" w:author="Rev 4 Allen Wirfs-Brock" w:date="2011-10-18T11:52:00Z">
        <w:r w:rsidR="009363A8" w:rsidRPr="00E77497">
          <w:t xml:space="preserve"> </w:t>
        </w:r>
        <w:r w:rsidR="009363A8" w:rsidRPr="00E77497">
          <w:rPr>
            <w:rStyle w:val="bnf"/>
          </w:rPr>
          <w:t>FormalParameterList</w:t>
        </w:r>
        <w:r w:rsidR="009363A8" w:rsidRPr="00E77497">
          <w:t xml:space="preserve"> </w:t>
        </w:r>
        <w:r w:rsidR="009363A8" w:rsidRPr="00E77497">
          <w:rPr>
            <w:b/>
          </w:rPr>
          <w:t>:</w:t>
        </w:r>
        <w:r w:rsidR="009363A8" w:rsidRPr="00E77497">
          <w:rPr>
            <w:sz w:val="16"/>
          </w:rPr>
          <w:t xml:space="preserve"> </w:t>
        </w:r>
      </w:ins>
      <w:ins w:id="24554" w:author="Rev 4 Allen Wirfs-Brock" w:date="2011-10-04T16:29:00Z">
        <w:r w:rsidR="00485B27" w:rsidRPr="00E77497">
          <w:rPr>
            <w:sz w:val="16"/>
          </w:rPr>
          <w:t>[empty]</w:t>
        </w:r>
        <w:r w:rsidR="00485B27" w:rsidRPr="00E77497">
          <w:rPr>
            <w:rFonts w:ascii="Times New Roman" w:hAnsi="Times New Roman"/>
          </w:rPr>
          <w:t xml:space="preserve"> production</w:t>
        </w:r>
      </w:ins>
      <w:del w:id="24555" w:author="Rev 4 Allen Wirfs-Brock" w:date="2011-10-04T16:29:00Z">
        <w:r w:rsidRPr="00E77497" w:rsidDel="00485B27">
          <w:rPr>
            <w:rFonts w:ascii="Times New Roman" w:hAnsi="Times New Roman"/>
          </w:rPr>
          <w:delText>an empty List</w:delText>
        </w:r>
      </w:del>
      <w:r w:rsidRPr="00E77497">
        <w:rPr>
          <w:rFonts w:ascii="Times New Roman" w:hAnsi="Times New Roman"/>
        </w:rPr>
        <w:t>.</w:t>
      </w:r>
    </w:p>
    <w:p w14:paraId="740DC298"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be a </w:t>
      </w:r>
      <w:r w:rsidRPr="00E77497">
        <w:rPr>
          <w:rFonts w:ascii="Times New Roman" w:hAnsi="Times New Roman"/>
          <w:i/>
        </w:rPr>
        <w:t>FunctionBody</w:t>
      </w:r>
      <w:r w:rsidRPr="00E77497">
        <w:rPr>
          <w:rFonts w:ascii="Times New Roman" w:hAnsi="Times New Roman"/>
        </w:rPr>
        <w:t xml:space="preserve"> that unconditionally throws a </w:t>
      </w:r>
      <w:r w:rsidRPr="00E77497">
        <w:rPr>
          <w:rFonts w:ascii="Times New Roman" w:hAnsi="Times New Roman"/>
          <w:b/>
        </w:rPr>
        <w:t>TypeError</w:t>
      </w:r>
      <w:r w:rsidRPr="00E77497">
        <w:rPr>
          <w:rFonts w:ascii="Times New Roman" w:hAnsi="Times New Roman"/>
        </w:rPr>
        <w:t xml:space="preserve"> exception and performs no other action.</w:t>
      </w:r>
    </w:p>
    <w:p w14:paraId="4EEF2D57"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0</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48AB40A4"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false</w:t>
      </w:r>
      <w:r w:rsidRPr="00E77497">
        <w:rPr>
          <w:rFonts w:ascii="Times New Roman" w:hAnsi="Times New Roman"/>
        </w:rPr>
        <w:t>.</w:t>
      </w:r>
    </w:p>
    <w:p w14:paraId="6CDBABD7"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Let [[ThrowTypeError]] be </w:t>
      </w:r>
      <w:r w:rsidRPr="00E77497">
        <w:rPr>
          <w:rFonts w:ascii="Times New Roman" w:hAnsi="Times New Roman"/>
          <w:i/>
        </w:rPr>
        <w:t>F</w:t>
      </w:r>
      <w:r w:rsidRPr="00E77497">
        <w:rPr>
          <w:rFonts w:ascii="Times New Roman" w:hAnsi="Times New Roman"/>
        </w:rPr>
        <w:t>.</w:t>
      </w:r>
    </w:p>
    <w:p w14:paraId="425C5642" w14:textId="77777777" w:rsidR="002A42B6" w:rsidRDefault="002A42B6" w:rsidP="002A42B6">
      <w:pPr>
        <w:pStyle w:val="20"/>
        <w:numPr>
          <w:ilvl w:val="0"/>
          <w:numId w:val="0"/>
        </w:numPr>
        <w:rPr>
          <w:ins w:id="24556" w:author="Rev 9 Allen Wirfs-Brock" w:date="2012-06-29T12:30:00Z"/>
        </w:rPr>
      </w:pPr>
      <w:bookmarkStart w:id="24557" w:name="_Ref457437688"/>
      <w:bookmarkStart w:id="24558" w:name="_Toc472818900"/>
      <w:bookmarkStart w:id="24559" w:name="_Toc235503477"/>
      <w:bookmarkStart w:id="24560" w:name="_Toc241509252"/>
      <w:bookmarkStart w:id="24561" w:name="_Toc244416739"/>
      <w:bookmarkStart w:id="24562" w:name="_Toc276631103"/>
      <w:bookmarkStart w:id="24563" w:name="_Toc329528834"/>
      <w:commentRangeStart w:id="24564"/>
      <w:ins w:id="24565" w:author="Rev 9 Allen Wirfs-Brock" w:date="2012-06-29T12:30:00Z">
        <w:r>
          <w:t>13.7 Tail Position Calls</w:t>
        </w:r>
      </w:ins>
      <w:commentRangeEnd w:id="24564"/>
      <w:ins w:id="24566" w:author="Rev 9 Allen Wirfs-Brock" w:date="2012-06-29T12:31:00Z">
        <w:r>
          <w:rPr>
            <w:rStyle w:val="af3"/>
            <w:b w:val="0"/>
          </w:rPr>
          <w:commentReference w:id="24564"/>
        </w:r>
      </w:ins>
      <w:bookmarkEnd w:id="24563"/>
    </w:p>
    <w:p w14:paraId="6B660541" w14:textId="77777777" w:rsidR="00DA3106" w:rsidRPr="00E77497" w:rsidDel="00560A4D" w:rsidRDefault="00DA3106" w:rsidP="00DA3106">
      <w:pPr>
        <w:pStyle w:val="20"/>
        <w:numPr>
          <w:ilvl w:val="0"/>
          <w:numId w:val="0"/>
        </w:numPr>
        <w:rPr>
          <w:ins w:id="24567" w:author="Rev 6 Allen Wirfs-Brock" w:date="2012-02-27T10:05:00Z"/>
          <w:del w:id="24568" w:author="Rev 7 Allen Wirfs-Brock" w:date="2012-04-16T17:19:00Z"/>
        </w:rPr>
      </w:pPr>
      <w:ins w:id="24569" w:author="Rev 6 Allen Wirfs-Brock" w:date="2012-02-27T10:05:00Z">
        <w:del w:id="24570" w:author="Rev 7 Allen Wirfs-Brock" w:date="2012-04-16T17:19:00Z">
          <w:r w:rsidDel="00560A4D">
            <w:delText>13.2</w:delText>
          </w:r>
          <w:r w:rsidDel="00560A4D">
            <w:tab/>
            <w:delText>Generator</w:delText>
          </w:r>
          <w:r w:rsidRPr="00E77497" w:rsidDel="00560A4D">
            <w:delText xml:space="preserve"> Definition</w:delText>
          </w:r>
          <w:r w:rsidDel="00560A4D">
            <w:delText>s</w:delText>
          </w:r>
        </w:del>
      </w:ins>
    </w:p>
    <w:p w14:paraId="43E4824D" w14:textId="77777777" w:rsidR="00DA3106" w:rsidRPr="00E77497" w:rsidDel="00560A4D" w:rsidRDefault="00DA3106" w:rsidP="00DA3106">
      <w:pPr>
        <w:pStyle w:val="Syntax"/>
        <w:rPr>
          <w:ins w:id="24571" w:author="Rev 6 Allen Wirfs-Brock" w:date="2012-02-27T10:07:00Z"/>
          <w:del w:id="24572" w:author="Rev 7 Allen Wirfs-Brock" w:date="2012-04-16T17:19:00Z"/>
        </w:rPr>
      </w:pPr>
      <w:ins w:id="24573" w:author="Rev 6 Allen Wirfs-Brock" w:date="2012-02-27T10:07:00Z">
        <w:del w:id="24574" w:author="Rev 7 Allen Wirfs-Brock" w:date="2012-04-16T17:19:00Z">
          <w:r w:rsidRPr="00E77497" w:rsidDel="00560A4D">
            <w:delText>Syntax</w:delText>
          </w:r>
        </w:del>
      </w:ins>
    </w:p>
    <w:p w14:paraId="3067AF32" w14:textId="77777777" w:rsidR="00DA3106" w:rsidRPr="00E77497" w:rsidDel="00560A4D" w:rsidRDefault="00DA3106" w:rsidP="00DA3106">
      <w:pPr>
        <w:pStyle w:val="SyntaxRule"/>
        <w:rPr>
          <w:ins w:id="24575" w:author="Rev 6 Allen Wirfs-Brock" w:date="2012-02-27T10:07:00Z"/>
          <w:del w:id="24576" w:author="Rev 7 Allen Wirfs-Brock" w:date="2012-04-16T17:19:00Z"/>
        </w:rPr>
      </w:pPr>
      <w:ins w:id="24577" w:author="Rev 6 Allen Wirfs-Brock" w:date="2012-02-27T10:07:00Z">
        <w:del w:id="24578" w:author="Rev 7 Allen Wirfs-Brock" w:date="2012-04-16T17:19:00Z">
          <w:r w:rsidDel="00560A4D">
            <w:delText>Generator</w:delText>
          </w:r>
          <w:r w:rsidRPr="00E77497" w:rsidDel="00560A4D">
            <w:delText xml:space="preserve">Declaration </w:delText>
          </w:r>
          <w:r w:rsidRPr="00E77497" w:rsidDel="00560A4D">
            <w:rPr>
              <w:rFonts w:ascii="Arial" w:hAnsi="Arial"/>
              <w:b/>
              <w:i w:val="0"/>
            </w:rPr>
            <w:delText>:</w:delText>
          </w:r>
        </w:del>
      </w:ins>
    </w:p>
    <w:p w14:paraId="14B8E83C" w14:textId="77777777" w:rsidR="00DA3106" w:rsidRPr="00E77497" w:rsidDel="00560A4D" w:rsidRDefault="00DA3106" w:rsidP="00DA3106">
      <w:pPr>
        <w:pStyle w:val="SyntaxDefinition"/>
        <w:rPr>
          <w:ins w:id="24579" w:author="Rev 6 Allen Wirfs-Brock" w:date="2012-02-27T10:07:00Z"/>
          <w:del w:id="24580" w:author="Rev 7 Allen Wirfs-Brock" w:date="2012-04-16T17:19:00Z"/>
        </w:rPr>
      </w:pPr>
      <w:ins w:id="24581" w:author="Rev 6 Allen Wirfs-Brock" w:date="2012-02-27T10:07:00Z">
        <w:del w:id="24582" w:author="Rev 7 Allen Wirfs-Brock" w:date="2012-04-16T17:19:00Z">
          <w:r w:rsidRPr="00E77497" w:rsidDel="00560A4D">
            <w:rPr>
              <w:rFonts w:ascii="Courier New" w:hAnsi="Courier New"/>
              <w:b/>
              <w:i w:val="0"/>
            </w:rPr>
            <w:delText>Function</w:delText>
          </w:r>
        </w:del>
      </w:ins>
      <w:ins w:id="24583" w:author="Rev 6 Allen Wirfs-Brock" w:date="2012-02-27T10:08:00Z">
        <w:del w:id="24584" w:author="Rev 7 Allen Wirfs-Brock" w:date="2012-04-16T17:19:00Z">
          <w:r w:rsidDel="00560A4D">
            <w:rPr>
              <w:rFonts w:ascii="Courier New" w:hAnsi="Courier New"/>
              <w:b/>
              <w:i w:val="0"/>
            </w:rPr>
            <w:delText xml:space="preserve"> * </w:delText>
          </w:r>
        </w:del>
      </w:ins>
      <w:ins w:id="24585" w:author="Rev 6 Allen Wirfs-Brock" w:date="2012-02-27T10:07:00Z">
        <w:del w:id="24586" w:author="Rev 7 Allen Wirfs-Brock" w:date="2012-04-16T17:19:00Z">
          <w:r w:rsidRPr="00E77497" w:rsidDel="00560A4D">
            <w:delText xml:space="preserve">BindingIdentifier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14:paraId="14B1FBD3" w14:textId="77777777" w:rsidR="00DA3106" w:rsidRPr="00E77497" w:rsidDel="00560A4D" w:rsidRDefault="00DA3106" w:rsidP="00DA3106">
      <w:pPr>
        <w:pStyle w:val="SyntaxRule"/>
        <w:rPr>
          <w:ins w:id="24587" w:author="Rev 6 Allen Wirfs-Brock" w:date="2012-02-27T10:07:00Z"/>
          <w:del w:id="24588" w:author="Rev 7 Allen Wirfs-Brock" w:date="2012-04-16T17:19:00Z"/>
        </w:rPr>
      </w:pPr>
      <w:ins w:id="24589" w:author="Rev 6 Allen Wirfs-Brock" w:date="2012-02-27T10:09:00Z">
        <w:del w:id="24590" w:author="Rev 7 Allen Wirfs-Brock" w:date="2012-04-16T17:19:00Z">
          <w:r w:rsidDel="00560A4D">
            <w:delText>Generator</w:delText>
          </w:r>
        </w:del>
      </w:ins>
      <w:ins w:id="24591" w:author="Rev 6 Allen Wirfs-Brock" w:date="2012-02-27T10:07:00Z">
        <w:del w:id="24592" w:author="Rev 7 Allen Wirfs-Brock" w:date="2012-04-16T17:19:00Z">
          <w:r w:rsidRPr="00E77497" w:rsidDel="00560A4D">
            <w:delText xml:space="preserve">Expression </w:delText>
          </w:r>
          <w:r w:rsidRPr="00E77497" w:rsidDel="00560A4D">
            <w:rPr>
              <w:rFonts w:ascii="Arial" w:hAnsi="Arial"/>
              <w:b/>
              <w:i w:val="0"/>
            </w:rPr>
            <w:delText>:</w:delText>
          </w:r>
        </w:del>
      </w:ins>
    </w:p>
    <w:p w14:paraId="0B167FB5" w14:textId="77777777" w:rsidR="00DA3106" w:rsidRPr="00E77497" w:rsidDel="00560A4D" w:rsidRDefault="00DA3106" w:rsidP="00DA3106">
      <w:pPr>
        <w:pStyle w:val="SyntaxDefinition"/>
        <w:rPr>
          <w:ins w:id="24593" w:author="Rev 6 Allen Wirfs-Brock" w:date="2012-02-27T10:07:00Z"/>
          <w:del w:id="24594" w:author="Rev 7 Allen Wirfs-Brock" w:date="2012-04-16T17:19:00Z"/>
        </w:rPr>
      </w:pPr>
      <w:ins w:id="24595" w:author="Rev 6 Allen Wirfs-Brock" w:date="2012-02-27T10:07:00Z">
        <w:del w:id="24596" w:author="Rev 7 Allen Wirfs-Brock" w:date="2012-04-16T17:19:00Z">
          <w:r w:rsidRPr="00E77497" w:rsidDel="00560A4D">
            <w:rPr>
              <w:rFonts w:ascii="Courier New" w:hAnsi="Courier New"/>
              <w:b/>
              <w:i w:val="0"/>
            </w:rPr>
            <w:delText>Function</w:delText>
          </w:r>
        </w:del>
      </w:ins>
      <w:ins w:id="24597" w:author="Rev 6 Allen Wirfs-Brock" w:date="2012-02-27T10:08:00Z">
        <w:del w:id="24598" w:author="Rev 7 Allen Wirfs-Brock" w:date="2012-04-16T17:19:00Z">
          <w:r w:rsidDel="00560A4D">
            <w:rPr>
              <w:rFonts w:ascii="Courier New" w:hAnsi="Courier New"/>
              <w:b/>
              <w:i w:val="0"/>
            </w:rPr>
            <w:delText xml:space="preserve"> * </w:delText>
          </w:r>
        </w:del>
      </w:ins>
      <w:ins w:id="24599" w:author="Rev 6 Allen Wirfs-Brock" w:date="2012-02-27T10:07:00Z">
        <w:del w:id="24600" w:author="Rev 7 Allen Wirfs-Brock" w:date="2012-04-16T17:19:00Z">
          <w:r w:rsidRPr="00E77497" w:rsidDel="00560A4D">
            <w:delText>BindingIdentifier</w:delText>
          </w:r>
          <w:r w:rsidRPr="00E77497" w:rsidDel="00560A4D">
            <w:rPr>
              <w:rFonts w:ascii="Arial" w:hAnsi="Arial" w:cs="Arial"/>
              <w:i w:val="0"/>
              <w:vertAlign w:val="subscript"/>
            </w:rPr>
            <w:delText>opt</w:delText>
          </w:r>
          <w:r w:rsidRPr="00E77497" w:rsidDel="00560A4D">
            <w:delText xml:space="preserve">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14:paraId="792E031D" w14:textId="77777777" w:rsidR="004C02EF" w:rsidRPr="00E77497" w:rsidRDefault="004C02EF" w:rsidP="004C02EF">
      <w:pPr>
        <w:pStyle w:val="1"/>
        <w:numPr>
          <w:ilvl w:val="0"/>
          <w:numId w:val="0"/>
        </w:numPr>
      </w:pPr>
      <w:bookmarkStart w:id="24601" w:name="_Toc329528835"/>
      <w:r w:rsidRPr="00E77497">
        <w:t>14</w:t>
      </w:r>
      <w:r w:rsidRPr="00E77497">
        <w:tab/>
        <w:t>Progra</w:t>
      </w:r>
      <w:bookmarkEnd w:id="21456"/>
      <w:bookmarkEnd w:id="21457"/>
      <w:bookmarkEnd w:id="21458"/>
      <w:bookmarkEnd w:id="21459"/>
      <w:bookmarkEnd w:id="21460"/>
      <w:bookmarkEnd w:id="21461"/>
      <w:bookmarkEnd w:id="21462"/>
      <w:bookmarkEnd w:id="21463"/>
      <w:r w:rsidRPr="00E77497">
        <w:t>m</w:t>
      </w:r>
      <w:bookmarkEnd w:id="24492"/>
      <w:bookmarkEnd w:id="24557"/>
      <w:bookmarkEnd w:id="24558"/>
      <w:bookmarkEnd w:id="24559"/>
      <w:bookmarkEnd w:id="24560"/>
      <w:bookmarkEnd w:id="24561"/>
      <w:bookmarkEnd w:id="24562"/>
      <w:bookmarkEnd w:id="24601"/>
    </w:p>
    <w:p w14:paraId="753A70DC" w14:textId="77777777" w:rsidR="004C02EF" w:rsidRPr="00E77497" w:rsidRDefault="004C02EF" w:rsidP="004C02EF">
      <w:pPr>
        <w:pStyle w:val="Syntax"/>
      </w:pPr>
      <w:r w:rsidRPr="00E77497">
        <w:t>Syntax</w:t>
      </w:r>
    </w:p>
    <w:p w14:paraId="5E08958A" w14:textId="77777777" w:rsidR="004C02EF" w:rsidRPr="00E77497" w:rsidRDefault="004C02EF" w:rsidP="004C02EF">
      <w:pPr>
        <w:pStyle w:val="SyntaxRule"/>
      </w:pPr>
      <w:r w:rsidRPr="00E77497">
        <w:t xml:space="preserve">Program </w:t>
      </w:r>
      <w:r w:rsidRPr="00E77497">
        <w:rPr>
          <w:rFonts w:ascii="Arial" w:hAnsi="Arial"/>
          <w:b/>
          <w:i w:val="0"/>
        </w:rPr>
        <w:t>:</w:t>
      </w:r>
    </w:p>
    <w:p w14:paraId="0A5DC573" w14:textId="77777777" w:rsidR="004C02EF" w:rsidRPr="00E77497" w:rsidRDefault="004C02EF" w:rsidP="004C02EF">
      <w:pPr>
        <w:pStyle w:val="SyntaxDefinition"/>
      </w:pPr>
      <w:del w:id="24602" w:author="Rev 6 Allen Wirfs-Brock" w:date="2012-02-26T09:38:00Z">
        <w:r w:rsidRPr="00E77497" w:rsidDel="006F6653">
          <w:delText>SourceElements</w:delText>
        </w:r>
        <w:r w:rsidRPr="00E77497" w:rsidDel="006F6653">
          <w:rPr>
            <w:rFonts w:ascii="Arial" w:hAnsi="Arial" w:cs="Arial"/>
            <w:i w:val="0"/>
            <w:vertAlign w:val="subscript"/>
          </w:rPr>
          <w:delText>opt</w:delText>
        </w:r>
      </w:del>
      <w:ins w:id="24603" w:author="Rev 6 Allen Wirfs-Brock" w:date="2012-02-26T09:38:00Z">
        <w:r w:rsidR="006F6653">
          <w:t>ProgramBody</w:t>
        </w:r>
        <w:r w:rsidR="006F6653" w:rsidRPr="00E77497">
          <w:rPr>
            <w:rFonts w:ascii="Arial" w:hAnsi="Arial" w:cs="Arial"/>
            <w:i w:val="0"/>
            <w:vertAlign w:val="subscript"/>
          </w:rPr>
          <w:t>opt</w:t>
        </w:r>
      </w:ins>
    </w:p>
    <w:p w14:paraId="4A6C78FC" w14:textId="77777777" w:rsidR="004C02EF" w:rsidRPr="00E77497" w:rsidRDefault="004C02EF" w:rsidP="004C02EF">
      <w:pPr>
        <w:pStyle w:val="SyntaxRule"/>
      </w:pPr>
      <w:del w:id="24604" w:author="Rev 6 Allen Wirfs-Brock" w:date="2012-02-26T09:38:00Z">
        <w:r w:rsidRPr="00E77497" w:rsidDel="006F6653">
          <w:delText xml:space="preserve">SourceElements </w:delText>
        </w:r>
      </w:del>
      <w:ins w:id="24605" w:author="Rev 6 Allen Wirfs-Brock" w:date="2012-02-26T09:38:00Z">
        <w:r w:rsidR="006F6653">
          <w:t>ProgramBody</w:t>
        </w:r>
        <w:r w:rsidR="006F6653" w:rsidRPr="00E77497">
          <w:t xml:space="preserve"> </w:t>
        </w:r>
      </w:ins>
      <w:r w:rsidRPr="00E77497">
        <w:rPr>
          <w:rFonts w:ascii="Arial" w:hAnsi="Arial"/>
          <w:b/>
          <w:i w:val="0"/>
        </w:rPr>
        <w:t>:</w:t>
      </w:r>
    </w:p>
    <w:p w14:paraId="3E6A3BD5" w14:textId="77777777" w:rsidR="004C02EF" w:rsidRPr="00E77497" w:rsidRDefault="004C02EF" w:rsidP="004C02EF">
      <w:pPr>
        <w:pStyle w:val="SyntaxDefinition"/>
      </w:pPr>
      <w:del w:id="24606" w:author="Rev 6 Allen Wirfs-Brock" w:date="2012-02-26T09:32:00Z">
        <w:r w:rsidRPr="00E77497" w:rsidDel="005E35C8">
          <w:delText>SourceElement</w:delText>
        </w:r>
        <w:r w:rsidRPr="00E77497" w:rsidDel="005E35C8">
          <w:br/>
          <w:delText>SourceElements SourceElement</w:delText>
        </w:r>
      </w:del>
      <w:ins w:id="24607" w:author="Rev 6 Allen Wirfs-Brock" w:date="2012-02-26T09:32:00Z">
        <w:r w:rsidR="005E35C8">
          <w:t>StatementList</w:t>
        </w:r>
      </w:ins>
    </w:p>
    <w:p w14:paraId="0C861D85" w14:textId="77777777" w:rsidR="00081161" w:rsidRPr="00E77497" w:rsidRDefault="00081161" w:rsidP="00081161">
      <w:pPr>
        <w:rPr>
          <w:ins w:id="24608" w:author="Rev 8 Allen Wirfs-Brock" w:date="2012-06-11T09:53:00Z"/>
          <w:rFonts w:ascii="Helvetica" w:hAnsi="Helvetica"/>
          <w:b/>
        </w:rPr>
      </w:pPr>
      <w:ins w:id="24609" w:author="Rev 8 Allen Wirfs-Brock" w:date="2012-06-11T09:53:00Z">
        <w:r w:rsidRPr="00E77497">
          <w:rPr>
            <w:rFonts w:ascii="Helvetica" w:hAnsi="Helvetica"/>
            <w:b/>
          </w:rPr>
          <w:t>Static Semantics:  Early Errors</w:t>
        </w:r>
      </w:ins>
    </w:p>
    <w:p w14:paraId="10272134" w14:textId="77777777" w:rsidR="00081161" w:rsidRPr="00E77497" w:rsidRDefault="00081161" w:rsidP="00081161">
      <w:pPr>
        <w:jc w:val="left"/>
        <w:rPr>
          <w:ins w:id="24610" w:author="Rev 8 Allen Wirfs-Brock" w:date="2012-06-11T09:53:00Z"/>
        </w:rPr>
      </w:pPr>
      <w:ins w:id="24611" w:author="Rev 8 Allen Wirfs-Brock" w:date="2012-06-11T09:54:00Z">
        <w:r>
          <w:rPr>
            <w:rFonts w:ascii="Times New Roman" w:hAnsi="Times New Roman"/>
            <w:i/>
          </w:rPr>
          <w:t>ProgramBody</w:t>
        </w:r>
      </w:ins>
      <w:ins w:id="24612" w:author="Rev 8 Allen Wirfs-Brock" w:date="2012-06-11T09:5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4613" w:author="Rev 8 Allen Wirfs-Brock" w:date="2012-06-11T09:54:00Z">
        <w:r>
          <w:rPr>
            <w:rFonts w:ascii="Times New Roman" w:hAnsi="Times New Roman"/>
            <w:i/>
          </w:rPr>
          <w:t>StatementList</w:t>
        </w:r>
      </w:ins>
      <w:ins w:id="24614" w:author="Rev 8 Allen Wirfs-Brock" w:date="2012-06-11T09:53:00Z">
        <w:r>
          <w:rPr>
            <w:rFonts w:ascii="Times New Roman" w:hAnsi="Times New Roman"/>
            <w:i/>
          </w:rPr>
          <w:t xml:space="preserve"> </w:t>
        </w:r>
      </w:ins>
    </w:p>
    <w:p w14:paraId="48318FF9" w14:textId="77777777" w:rsidR="00081161" w:rsidRPr="00E77497" w:rsidRDefault="00081161" w:rsidP="00081161">
      <w:pPr>
        <w:numPr>
          <w:ilvl w:val="0"/>
          <w:numId w:val="737"/>
        </w:numPr>
        <w:spacing w:after="220"/>
        <w:contextualSpacing/>
        <w:rPr>
          <w:ins w:id="24615" w:author="Rev 8 Allen Wirfs-Brock" w:date="2012-06-11T09:55:00Z"/>
        </w:rPr>
      </w:pPr>
      <w:ins w:id="24616" w:author="Rev 8 Allen Wirfs-Brock" w:date="2012-06-11T09:55:00Z">
        <w:r>
          <w:t xml:space="preserve">It is a Syntax Error if </w:t>
        </w:r>
        <w:r w:rsidRPr="00081161">
          <w:rPr>
            <w:rStyle w:val="bnf"/>
          </w:rPr>
          <w:t>StatementList</w:t>
        </w:r>
        <w:r w:rsidRPr="00081161">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ins>
    </w:p>
    <w:p w14:paraId="306D1342" w14:textId="77777777" w:rsidR="00081161" w:rsidRPr="00E77497" w:rsidRDefault="00081161" w:rsidP="00081161">
      <w:pPr>
        <w:numPr>
          <w:ilvl w:val="0"/>
          <w:numId w:val="737"/>
        </w:numPr>
        <w:spacing w:after="220"/>
        <w:rPr>
          <w:ins w:id="24617" w:author="Rev 8 Allen Wirfs-Brock" w:date="2012-06-11T09:53:00Z"/>
        </w:rPr>
      </w:pPr>
      <w:ins w:id="24618" w:author="Rev 8 Allen Wirfs-Brock" w:date="2012-06-11T09:53:00Z">
        <w:r>
          <w:t xml:space="preserve">It is a Syntax Error if </w:t>
        </w:r>
      </w:ins>
      <w:ins w:id="24619" w:author="Rev 8 Allen Wirfs-Brock" w:date="2012-06-11T09:54:00Z">
        <w:r>
          <w:rPr>
            <w:rStyle w:val="bnf"/>
          </w:rPr>
          <w:t>StatementList</w:t>
        </w:r>
      </w:ins>
      <w:ins w:id="24620" w:author="Rev 8 Allen Wirfs-Brock" w:date="2012-06-11T09:53:00Z">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t>.</w:t>
        </w:r>
      </w:ins>
    </w:p>
    <w:p w14:paraId="63888F9C" w14:textId="77777777" w:rsidR="004C02EF" w:rsidRPr="00E77497" w:rsidDel="005E35C8" w:rsidRDefault="004C02EF" w:rsidP="004C02EF">
      <w:pPr>
        <w:pStyle w:val="SyntaxRule"/>
        <w:rPr>
          <w:del w:id="24621" w:author="Rev 6 Allen Wirfs-Brock" w:date="2012-02-26T09:32:00Z"/>
        </w:rPr>
      </w:pPr>
      <w:del w:id="24622" w:author="Rev 6 Allen Wirfs-Brock" w:date="2012-02-26T09:32:00Z">
        <w:r w:rsidRPr="00E77497" w:rsidDel="005E35C8">
          <w:delText xml:space="preserve">SourceElement </w:delText>
        </w:r>
        <w:r w:rsidRPr="00E77497" w:rsidDel="005E35C8">
          <w:rPr>
            <w:rFonts w:ascii="Arial" w:hAnsi="Arial"/>
            <w:b/>
            <w:i w:val="0"/>
          </w:rPr>
          <w:delText>:</w:delText>
        </w:r>
      </w:del>
    </w:p>
    <w:p w14:paraId="08FA3C33" w14:textId="77777777" w:rsidR="004C02EF" w:rsidRPr="00E77497" w:rsidDel="005E35C8" w:rsidRDefault="004C02EF" w:rsidP="004C02EF">
      <w:pPr>
        <w:pStyle w:val="SyntaxDefinition"/>
        <w:rPr>
          <w:del w:id="24623" w:author="Rev 6 Allen Wirfs-Brock" w:date="2012-02-26T09:32:00Z"/>
        </w:rPr>
      </w:pPr>
      <w:bookmarkStart w:id="24624" w:name="_Toc375031213"/>
      <w:bookmarkStart w:id="24625" w:name="_Ref379914053"/>
      <w:bookmarkStart w:id="24626" w:name="_Toc381513725"/>
      <w:bookmarkStart w:id="24627" w:name="_Toc382212247"/>
      <w:bookmarkStart w:id="24628" w:name="_Toc382212810"/>
      <w:bookmarkStart w:id="24629" w:name="_Toc382291592"/>
      <w:bookmarkStart w:id="24630" w:name="_Toc385672241"/>
      <w:del w:id="24631" w:author="Rev 6 Allen Wirfs-Brock" w:date="2012-02-26T09:32:00Z">
        <w:r w:rsidRPr="00E77497" w:rsidDel="005E35C8">
          <w:delText>Statement</w:delText>
        </w:r>
        <w:r w:rsidRPr="00E77497" w:rsidDel="005E35C8">
          <w:br/>
          <w:delText>FunctionDeclaration</w:delText>
        </w:r>
      </w:del>
    </w:p>
    <w:p w14:paraId="02E432EB" w14:textId="77777777" w:rsidR="00852E6B" w:rsidRPr="00E77497" w:rsidRDefault="00852E6B" w:rsidP="00852E6B">
      <w:pPr>
        <w:pStyle w:val="40"/>
        <w:numPr>
          <w:ilvl w:val="0"/>
          <w:numId w:val="0"/>
        </w:numPr>
        <w:rPr>
          <w:ins w:id="24632" w:author="Rev 7 Allen Wirfs-Brock" w:date="2012-05-02T11:23:00Z"/>
        </w:rPr>
      </w:pPr>
      <w:ins w:id="24633" w:author="Rev 7 Allen Wirfs-Brock" w:date="2012-05-02T11:23:00Z">
        <w:r w:rsidRPr="00E77497">
          <w:t>Runtime Semantics</w:t>
        </w:r>
      </w:ins>
    </w:p>
    <w:p w14:paraId="0782124E" w14:textId="77777777" w:rsidR="00852E6B" w:rsidRDefault="00852E6B" w:rsidP="00852E6B">
      <w:pPr>
        <w:keepNext/>
        <w:rPr>
          <w:ins w:id="24634" w:author="Rev 7 Allen Wirfs-Brock" w:date="2012-05-02T11:23:00Z"/>
          <w:rFonts w:ascii="Helvetica" w:hAnsi="Helvetica"/>
          <w:b/>
          <w:spacing w:val="6"/>
        </w:rPr>
      </w:pPr>
      <w:ins w:id="24635" w:author="Rev 7 Allen Wirfs-Brock" w:date="2012-05-02T11:23:00Z">
        <w:r w:rsidRPr="007E56F2">
          <w:rPr>
            <w:rFonts w:ascii="Helvetica" w:hAnsi="Helvetica"/>
            <w:b/>
          </w:rPr>
          <w:t xml:space="preserve">Runtime Semantics: </w:t>
        </w:r>
        <w:r w:rsidRPr="007E56F2">
          <w:rPr>
            <w:rFonts w:ascii="Helvetica" w:hAnsi="Helvetica"/>
            <w:b/>
            <w:spacing w:val="6"/>
          </w:rPr>
          <w:t>Program  Evaluation</w:t>
        </w:r>
      </w:ins>
    </w:p>
    <w:p w14:paraId="2404DEE8" w14:textId="77777777" w:rsidR="00852E6B" w:rsidRPr="00FA3203" w:rsidRDefault="00852E6B" w:rsidP="00852E6B">
      <w:pPr>
        <w:ind w:left="360"/>
        <w:rPr>
          <w:ins w:id="24636" w:author="Rev 7 Allen Wirfs-Brock" w:date="2012-05-02T11:23:00Z"/>
        </w:rPr>
      </w:pPr>
      <w:ins w:id="24637" w:author="Rev 7 Allen Wirfs-Brock" w:date="2012-05-02T11:23:00Z">
        <w:r>
          <w:t>W</w:t>
        </w:r>
        <w:r w:rsidRPr="004418C4">
          <w:t xml:space="preserve">ith argument </w:t>
        </w:r>
        <w:r>
          <w:rPr>
            <w:rFonts w:ascii="Times New Roman" w:hAnsi="Times New Roman"/>
            <w:i/>
          </w:rPr>
          <w:t>realm</w:t>
        </w:r>
        <w:r>
          <w:t>.</w:t>
        </w:r>
      </w:ins>
    </w:p>
    <w:p w14:paraId="69E826F6" w14:textId="77777777" w:rsidR="004C02EF" w:rsidRPr="00E77497" w:rsidDel="00852E6B" w:rsidRDefault="004C02EF" w:rsidP="004C02EF">
      <w:pPr>
        <w:pStyle w:val="Syntax"/>
        <w:rPr>
          <w:del w:id="24638" w:author="Rev 7 Allen Wirfs-Brock" w:date="2012-05-02T11:23:00Z"/>
        </w:rPr>
      </w:pPr>
      <w:del w:id="24639" w:author="Rev 7 Allen Wirfs-Brock" w:date="2012-05-02T11:23:00Z">
        <w:r w:rsidRPr="00E77497" w:rsidDel="00852E6B">
          <w:delText>Semantics</w:delText>
        </w:r>
      </w:del>
    </w:p>
    <w:p w14:paraId="0A2BA145" w14:textId="77777777" w:rsidR="004C02EF" w:rsidRPr="00E77497" w:rsidRDefault="004C02EF" w:rsidP="004C02EF">
      <w:del w:id="24640" w:author="Rev 7 Allen Wirfs-Brock" w:date="2012-05-02T11:23:00Z">
        <w:r w:rsidRPr="00E77497" w:rsidDel="00852E6B">
          <w:delText xml:space="preserve">The production </w:delText>
        </w:r>
      </w:del>
      <w:r w:rsidRPr="00E77497">
        <w:rPr>
          <w:rFonts w:ascii="Times New Roman" w:hAnsi="Times New Roman"/>
          <w:i/>
        </w:rPr>
        <w:t xml:space="preserve">Program </w:t>
      </w:r>
      <w:r w:rsidRPr="00E77497">
        <w:rPr>
          <w:b/>
        </w:rPr>
        <w:t>:</w:t>
      </w:r>
      <w:r w:rsidRPr="00E77497">
        <w:rPr>
          <w:rFonts w:ascii="Times New Roman" w:hAnsi="Times New Roman"/>
          <w:i/>
        </w:rPr>
        <w:t xml:space="preserve"> </w:t>
      </w:r>
      <w:del w:id="24641" w:author="Rev 6 Allen Wirfs-Brock" w:date="2012-02-26T09:38:00Z">
        <w:r w:rsidRPr="00E77497" w:rsidDel="006F6653">
          <w:rPr>
            <w:rFonts w:ascii="Times New Roman" w:hAnsi="Times New Roman"/>
            <w:i/>
          </w:rPr>
          <w:delText>SourceElements</w:delText>
        </w:r>
        <w:r w:rsidRPr="00E77497" w:rsidDel="006F6653">
          <w:rPr>
            <w:vertAlign w:val="subscript"/>
          </w:rPr>
          <w:delText>opt</w:delText>
        </w:r>
        <w:r w:rsidRPr="00E77497" w:rsidDel="006F6653">
          <w:rPr>
            <w:rFonts w:ascii="Courier New" w:hAnsi="Courier New"/>
          </w:rPr>
          <w:delText xml:space="preserve"> </w:delText>
        </w:r>
      </w:del>
      <w:ins w:id="24642" w:author="Rev 6 Allen Wirfs-Brock" w:date="2012-02-26T09:38:00Z">
        <w:r w:rsidR="006F6653">
          <w:rPr>
            <w:rFonts w:ascii="Times New Roman" w:hAnsi="Times New Roman"/>
            <w:i/>
          </w:rPr>
          <w:t>ProgramBody</w:t>
        </w:r>
        <w:r w:rsidR="006F6653" w:rsidRPr="00E77497">
          <w:rPr>
            <w:vertAlign w:val="subscript"/>
          </w:rPr>
          <w:t>opt</w:t>
        </w:r>
        <w:r w:rsidR="006F6653" w:rsidRPr="00E77497">
          <w:rPr>
            <w:rFonts w:ascii="Courier New" w:hAnsi="Courier New"/>
          </w:rPr>
          <w:t xml:space="preserve"> </w:t>
        </w:r>
      </w:ins>
      <w:del w:id="24643" w:author="Rev 7 Allen Wirfs-Brock" w:date="2012-05-02T11:23:00Z">
        <w:r w:rsidRPr="00E77497" w:rsidDel="00852E6B">
          <w:delText>is evaluated as follows:</w:delText>
        </w:r>
      </w:del>
    </w:p>
    <w:p w14:paraId="46D69375" w14:textId="77777777" w:rsidR="004C02EF" w:rsidRPr="00E77497" w:rsidRDefault="004C02EF" w:rsidP="00C47E72">
      <w:pPr>
        <w:pStyle w:val="Alg4"/>
        <w:numPr>
          <w:ilvl w:val="0"/>
          <w:numId w:val="150"/>
        </w:numPr>
      </w:pPr>
      <w:r w:rsidRPr="00E77497">
        <w:t xml:space="preserve">The code of this </w:t>
      </w:r>
      <w:r w:rsidRPr="00E77497">
        <w:rPr>
          <w:i/>
        </w:rPr>
        <w:t>Program</w:t>
      </w:r>
      <w:r w:rsidRPr="00E77497">
        <w:t xml:space="preserve"> is strict mode code if the Directive Prologue (14.1) of its </w:t>
      </w:r>
      <w:del w:id="24644" w:author="Rev 6 Allen Wirfs-Brock" w:date="2012-02-26T09:39:00Z">
        <w:r w:rsidRPr="00E77497" w:rsidDel="006F6653">
          <w:rPr>
            <w:i/>
          </w:rPr>
          <w:delText>SourceElements</w:delText>
        </w:r>
        <w:r w:rsidRPr="00E77497" w:rsidDel="006F6653">
          <w:delText xml:space="preserve"> </w:delText>
        </w:r>
      </w:del>
      <w:ins w:id="24645" w:author="Rev 6 Allen Wirfs-Brock" w:date="2012-02-26T09:39:00Z">
        <w:r w:rsidR="006F6653">
          <w:rPr>
            <w:i/>
          </w:rPr>
          <w:t>ProgramBody</w:t>
        </w:r>
        <w:r w:rsidR="006F6653" w:rsidRPr="00E77497">
          <w:t xml:space="preserve"> </w:t>
        </w:r>
      </w:ins>
      <w:r w:rsidRPr="00E77497">
        <w:t xml:space="preserve">contains a Use Strict Directive or if any of the conditions of 10.1.1 apply. If the code of this </w:t>
      </w:r>
      <w:r w:rsidRPr="00E77497">
        <w:rPr>
          <w:i/>
        </w:rPr>
        <w:t>Program</w:t>
      </w:r>
      <w:r w:rsidRPr="00E77497">
        <w:t xml:space="preserve"> is strict mode code, </w:t>
      </w:r>
      <w:del w:id="24646" w:author="Rev 6 Allen Wirfs-Brock" w:date="2012-02-26T09:39:00Z">
        <w:r w:rsidRPr="00E77497" w:rsidDel="006F6653">
          <w:rPr>
            <w:i/>
          </w:rPr>
          <w:delText>SourceElements</w:delText>
        </w:r>
        <w:r w:rsidRPr="00E77497" w:rsidDel="006F6653">
          <w:delText xml:space="preserve"> </w:delText>
        </w:r>
      </w:del>
      <w:ins w:id="24647" w:author="Rev 6 Allen Wirfs-Brock" w:date="2012-02-26T09:39:00Z">
        <w:r w:rsidR="006F6653">
          <w:rPr>
            <w:i/>
          </w:rPr>
          <w:t>ProgramBody</w:t>
        </w:r>
        <w:r w:rsidR="006F6653" w:rsidRPr="00E77497">
          <w:t xml:space="preserve"> </w:t>
        </w:r>
      </w:ins>
      <w:r w:rsidRPr="00E77497">
        <w:t xml:space="preserve">is evaluated in the following steps as strict mode code.  Otherwise </w:t>
      </w:r>
      <w:del w:id="24648" w:author="Rev 6 Allen Wirfs-Brock" w:date="2012-02-26T09:40:00Z">
        <w:r w:rsidRPr="00E77497" w:rsidDel="006F6653">
          <w:rPr>
            <w:i/>
          </w:rPr>
          <w:delText>SourceElements</w:delText>
        </w:r>
        <w:r w:rsidRPr="00E77497" w:rsidDel="006F6653">
          <w:delText xml:space="preserve"> </w:delText>
        </w:r>
      </w:del>
      <w:ins w:id="24649" w:author="Rev 6 Allen Wirfs-Brock" w:date="2012-02-26T09:40:00Z">
        <w:r w:rsidR="006F6653">
          <w:rPr>
            <w:i/>
          </w:rPr>
          <w:t>ProgramBody</w:t>
        </w:r>
        <w:r w:rsidR="006F6653" w:rsidRPr="00E77497">
          <w:t xml:space="preserve"> </w:t>
        </w:r>
      </w:ins>
      <w:r w:rsidRPr="00E77497">
        <w:t>is evaluated in the following steps as non-strict mode code.</w:t>
      </w:r>
    </w:p>
    <w:p w14:paraId="30E3BC9B" w14:textId="77777777" w:rsidR="004C02EF" w:rsidRPr="00E77497" w:rsidRDefault="004C02EF" w:rsidP="00C47E72">
      <w:pPr>
        <w:pStyle w:val="Alg4"/>
        <w:numPr>
          <w:ilvl w:val="0"/>
          <w:numId w:val="150"/>
        </w:numPr>
      </w:pPr>
      <w:r w:rsidRPr="00E77497">
        <w:t xml:space="preserve">If </w:t>
      </w:r>
      <w:del w:id="24650" w:author="Rev 6 Allen Wirfs-Brock" w:date="2012-02-26T09:40:00Z">
        <w:r w:rsidRPr="00E77497" w:rsidDel="006F6653">
          <w:rPr>
            <w:i/>
          </w:rPr>
          <w:delText>SourceElements</w:delText>
        </w:r>
        <w:r w:rsidRPr="00E77497" w:rsidDel="006F6653">
          <w:delText xml:space="preserve"> </w:delText>
        </w:r>
      </w:del>
      <w:ins w:id="24651" w:author="Rev 6 Allen Wirfs-Brock" w:date="2012-02-26T09:40:00Z">
        <w:r w:rsidR="006F6653">
          <w:rPr>
            <w:i/>
          </w:rPr>
          <w:t>ProgramBody</w:t>
        </w:r>
        <w:r w:rsidR="006F6653" w:rsidRPr="00E77497">
          <w:t xml:space="preserve"> </w:t>
        </w:r>
      </w:ins>
      <w:r w:rsidRPr="00E77497">
        <w:t xml:space="preserve">is not present, return </w:t>
      </w:r>
      <w:del w:id="24652" w:author="Rev 6 Allen Wirfs-Brock" w:date="2012-02-26T09:12:00Z">
        <w:r w:rsidRPr="00367C0B" w:rsidDel="00367C0B">
          <w:delText>(normal,</w:delText>
        </w:r>
      </w:del>
      <w:ins w:id="24653" w:author="Rev 6 Allen Wirfs-Brock" w:date="2012-02-26T09:12:00Z">
        <w:r w:rsidR="00367C0B">
          <w:t>NormalCompletion(</w:t>
        </w:r>
      </w:ins>
      <w:del w:id="24654" w:author="Rev 6 Allen Wirfs-Brock" w:date="2012-02-26T09:13:00Z">
        <w:r w:rsidRPr="00E77497" w:rsidDel="00367C0B">
          <w:delText xml:space="preserve"> </w:delText>
        </w:r>
      </w:del>
      <w:r w:rsidRPr="00E77497">
        <w:rPr>
          <w:rFonts w:ascii="Arial" w:hAnsi="Arial" w:cs="Arial"/>
        </w:rPr>
        <w:t>empty</w:t>
      </w:r>
      <w:del w:id="24655" w:author="Rev 6 Allen Wirfs-Brock" w:date="2012-02-26T09:13:00Z">
        <w:r w:rsidRPr="00E77497" w:rsidDel="00367C0B">
          <w:delText xml:space="preserve">, </w:delText>
        </w:r>
        <w:r w:rsidRPr="00E77497" w:rsidDel="00367C0B">
          <w:rPr>
            <w:rFonts w:ascii="Arial" w:hAnsi="Arial" w:cs="Arial"/>
          </w:rPr>
          <w:delText>empty</w:delText>
        </w:r>
      </w:del>
      <w:r w:rsidRPr="00E77497">
        <w:t>).</w:t>
      </w:r>
    </w:p>
    <w:p w14:paraId="2BC75CA1" w14:textId="77777777"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execution context</w:t>
      </w:r>
      <w:del w:id="24656" w:author="Rev 7 Allen Wirfs-Brock" w:date="2012-05-02T11:29:00Z">
        <w:r w:rsidRPr="00E77497" w:rsidDel="00852E6B">
          <w:delText xml:space="preserve"> for global code as described in 10.4.1</w:delText>
        </w:r>
      </w:del>
      <w:r w:rsidRPr="00E77497">
        <w:t xml:space="preserve">. </w:t>
      </w:r>
    </w:p>
    <w:p w14:paraId="1A39498F" w14:textId="77777777" w:rsidR="00554BD1" w:rsidRPr="00E77497" w:rsidRDefault="00554BD1" w:rsidP="00554BD1">
      <w:pPr>
        <w:pStyle w:val="Alg4"/>
        <w:numPr>
          <w:ilvl w:val="0"/>
          <w:numId w:val="150"/>
        </w:numPr>
        <w:tabs>
          <w:tab w:val="left" w:pos="720"/>
        </w:tabs>
        <w:rPr>
          <w:ins w:id="24657" w:author="Rev 7 Allen Wirfs-Brock" w:date="2012-05-02T11:19:00Z"/>
        </w:rPr>
      </w:pPr>
      <w:ins w:id="24658" w:author="Rev 7 Allen Wirfs-Brock" w:date="2012-05-02T11:19:00Z">
        <w:r w:rsidRPr="00E77497">
          <w:t xml:space="preserve">Set the </w:t>
        </w:r>
        <w:r w:rsidRPr="00E77497">
          <w:rPr>
            <w:i/>
          </w:rPr>
          <w:t>progCxt</w:t>
        </w:r>
        <w:r>
          <w:rPr>
            <w:i/>
          </w:rPr>
          <w:t>’s</w:t>
        </w:r>
        <w:r w:rsidRPr="00E77497">
          <w:t xml:space="preserve"> </w:t>
        </w:r>
      </w:ins>
      <w:ins w:id="24659" w:author="Rev 7 Allen Wirfs-Brock" w:date="2012-05-02T11:20:00Z">
        <w:r>
          <w:t>PreviousContext</w:t>
        </w:r>
      </w:ins>
      <w:ins w:id="24660" w:author="Rev 7 Allen Wirfs-Brock" w:date="2012-05-02T11:19:00Z">
        <w:r w:rsidRPr="00E77497">
          <w:t xml:space="preserve"> to </w:t>
        </w:r>
      </w:ins>
      <w:ins w:id="24661" w:author="Rev 7 Allen Wirfs-Brock" w:date="2012-05-04T11:06:00Z">
        <w:r w:rsidR="007E56F2">
          <w:rPr>
            <w:rFonts w:ascii="Arial" w:hAnsi="Arial" w:cs="Arial"/>
          </w:rPr>
          <w:t>e</w:t>
        </w:r>
      </w:ins>
      <w:ins w:id="24662" w:author="Rev 7 Allen Wirfs-Brock" w:date="2012-05-02T11:27:00Z">
        <w:r w:rsidR="00852E6B" w:rsidRPr="00250FC6">
          <w:rPr>
            <w:rFonts w:ascii="Arial" w:hAnsi="Arial" w:cs="Arial"/>
          </w:rPr>
          <w:t>mpty</w:t>
        </w:r>
      </w:ins>
      <w:ins w:id="24663" w:author="Rev 7 Allen Wirfs-Brock" w:date="2012-05-02T11:19:00Z">
        <w:r w:rsidRPr="00E77497">
          <w:t>.</w:t>
        </w:r>
      </w:ins>
    </w:p>
    <w:p w14:paraId="22C7A7DA" w14:textId="77777777" w:rsidR="00554BD1" w:rsidRPr="00E77497" w:rsidRDefault="00554BD1" w:rsidP="00554BD1">
      <w:pPr>
        <w:pStyle w:val="Alg4"/>
        <w:numPr>
          <w:ilvl w:val="0"/>
          <w:numId w:val="150"/>
        </w:numPr>
        <w:tabs>
          <w:tab w:val="left" w:pos="720"/>
        </w:tabs>
        <w:rPr>
          <w:ins w:id="24664" w:author="Rev 7 Allen Wirfs-Brock" w:date="2012-05-02T11:21:00Z"/>
        </w:rPr>
      </w:pPr>
      <w:ins w:id="24665" w:author="Rev 7 Allen Wirfs-Brock" w:date="2012-05-02T11:21:00Z">
        <w:r w:rsidRPr="00E77497">
          <w:t xml:space="preserve">Set the </w:t>
        </w:r>
        <w:r w:rsidRPr="00E77497">
          <w:rPr>
            <w:i/>
          </w:rPr>
          <w:t>progCxt</w:t>
        </w:r>
        <w:r>
          <w:rPr>
            <w:i/>
          </w:rPr>
          <w:t>’s</w:t>
        </w:r>
        <w:r w:rsidRPr="00E77497">
          <w:t xml:space="preserve"> </w:t>
        </w:r>
        <w:r>
          <w:t xml:space="preserve">Realm </w:t>
        </w:r>
        <w:r w:rsidRPr="00E77497">
          <w:t xml:space="preserve"> to </w:t>
        </w:r>
      </w:ins>
      <w:ins w:id="24666" w:author="Rev 7 Allen Wirfs-Brock" w:date="2012-05-02T11:24:00Z">
        <w:r w:rsidR="00852E6B" w:rsidRPr="00852E6B">
          <w:rPr>
            <w:i/>
          </w:rPr>
          <w:t>realm</w:t>
        </w:r>
      </w:ins>
      <w:ins w:id="24667" w:author="Rev 7 Allen Wirfs-Brock" w:date="2012-05-02T11:21:00Z">
        <w:r w:rsidRPr="00E77497">
          <w:t>.</w:t>
        </w:r>
      </w:ins>
    </w:p>
    <w:p w14:paraId="607F12D0" w14:textId="77777777" w:rsidR="00554BD1" w:rsidRPr="00E77497" w:rsidRDefault="00554BD1" w:rsidP="00554BD1">
      <w:pPr>
        <w:pStyle w:val="Alg4"/>
        <w:numPr>
          <w:ilvl w:val="0"/>
          <w:numId w:val="150"/>
        </w:numPr>
        <w:tabs>
          <w:tab w:val="left" w:pos="720"/>
        </w:tabs>
        <w:rPr>
          <w:ins w:id="24668" w:author="Rev 7 Allen Wirfs-Brock" w:date="2012-05-02T11:13:00Z"/>
        </w:rPr>
      </w:pPr>
      <w:ins w:id="24669" w:author="Rev 7 Allen Wirfs-Brock" w:date="2012-05-02T11:13:00Z">
        <w:r w:rsidRPr="00E77497">
          <w:t xml:space="preserve">Set the </w:t>
        </w:r>
      </w:ins>
      <w:ins w:id="24670" w:author="Rev 7 Allen Wirfs-Brock" w:date="2012-05-02T11:17:00Z">
        <w:r w:rsidRPr="00E77497">
          <w:rPr>
            <w:i/>
          </w:rPr>
          <w:t>progCxt</w:t>
        </w:r>
        <w:r>
          <w:rPr>
            <w:i/>
          </w:rPr>
          <w:t>’s</w:t>
        </w:r>
        <w:r w:rsidRPr="00E77497">
          <w:t xml:space="preserve"> </w:t>
        </w:r>
      </w:ins>
      <w:ins w:id="24671" w:author="Rev 7 Allen Wirfs-Brock" w:date="2012-05-02T11:13:00Z">
        <w:r w:rsidRPr="00E77497">
          <w:t xml:space="preserve">VariableEnvironment to </w:t>
        </w:r>
      </w:ins>
      <w:ins w:id="24672" w:author="Rev 7 Allen Wirfs-Brock" w:date="2012-05-02T11:25:00Z">
        <w:r w:rsidR="00852E6B" w:rsidRPr="00852E6B">
          <w:rPr>
            <w:i/>
          </w:rPr>
          <w:t>realm</w:t>
        </w:r>
        <w:del w:id="24673" w:author="Rev 9 Allen Wirfs-Brock" w:date="2012-07-07T16:17:00Z">
          <w:r w:rsidR="00852E6B" w:rsidDel="00681A60">
            <w:rPr>
              <w:i/>
            </w:rPr>
            <w:delText>’s</w:delText>
          </w:r>
          <w:r w:rsidR="00852E6B" w:rsidRPr="00E77497" w:rsidDel="00681A60">
            <w:delText xml:space="preserve"> </w:delText>
          </w:r>
        </w:del>
      </w:ins>
      <w:ins w:id="24674" w:author="Rev 9 Allen Wirfs-Brock" w:date="2012-07-07T16:16:00Z">
        <w:r w:rsidR="00681A60">
          <w:t>.[[</w:t>
        </w:r>
      </w:ins>
      <w:ins w:id="24675" w:author="Rev 7 Allen Wirfs-Brock" w:date="2012-05-02T11:13:00Z">
        <w:del w:id="24676" w:author="Rev 9 Allen Wirfs-Brock" w:date="2012-07-07T16:16:00Z">
          <w:r w:rsidRPr="00E77497" w:rsidDel="00681A60">
            <w:delText>G</w:delText>
          </w:r>
        </w:del>
      </w:ins>
      <w:ins w:id="24677" w:author="Rev 9 Allen Wirfs-Brock" w:date="2012-07-07T16:16:00Z">
        <w:r w:rsidR="00681A60">
          <w:t>g</w:t>
        </w:r>
      </w:ins>
      <w:ins w:id="24678" w:author="Rev 7 Allen Wirfs-Brock" w:date="2012-05-02T11:13:00Z">
        <w:r w:rsidRPr="00E77497">
          <w:t>lobal</w:t>
        </w:r>
        <w:del w:id="24679" w:author="Rev 9 Allen Wirfs-Brock" w:date="2012-07-07T16:16:00Z">
          <w:r w:rsidRPr="00E77497" w:rsidDel="00681A60">
            <w:delText xml:space="preserve"> </w:delText>
          </w:r>
        </w:del>
        <w:r w:rsidRPr="00E77497">
          <w:t>Env</w:t>
        </w:r>
        <w:del w:id="24680" w:author="Rev 9 Allen Wirfs-Brock" w:date="2012-07-07T16:16:00Z">
          <w:r w:rsidRPr="00E77497" w:rsidDel="00681A60">
            <w:delText>ironment</w:delText>
          </w:r>
        </w:del>
      </w:ins>
      <w:ins w:id="24681" w:author="Rev 9 Allen Wirfs-Brock" w:date="2012-07-07T16:16:00Z">
        <w:r w:rsidR="00681A60">
          <w:t>]]</w:t>
        </w:r>
      </w:ins>
      <w:ins w:id="24682" w:author="Rev 7 Allen Wirfs-Brock" w:date="2012-05-02T11:13:00Z">
        <w:r w:rsidRPr="00E77497">
          <w:t>.</w:t>
        </w:r>
      </w:ins>
    </w:p>
    <w:p w14:paraId="06018D62" w14:textId="77777777" w:rsidR="00554BD1" w:rsidRPr="00E77497" w:rsidRDefault="00554BD1" w:rsidP="00554BD1">
      <w:pPr>
        <w:pStyle w:val="Alg4"/>
        <w:numPr>
          <w:ilvl w:val="0"/>
          <w:numId w:val="150"/>
        </w:numPr>
        <w:tabs>
          <w:tab w:val="left" w:pos="720"/>
        </w:tabs>
        <w:rPr>
          <w:ins w:id="24683" w:author="Rev 7 Allen Wirfs-Brock" w:date="2012-05-02T11:13:00Z"/>
        </w:rPr>
      </w:pPr>
      <w:ins w:id="24684" w:author="Rev 7 Allen Wirfs-Brock" w:date="2012-05-02T11:13:00Z">
        <w:r w:rsidRPr="00E77497">
          <w:t xml:space="preserve">Set the </w:t>
        </w:r>
      </w:ins>
      <w:ins w:id="24685" w:author="Rev 7 Allen Wirfs-Brock" w:date="2012-05-02T11:17:00Z">
        <w:r w:rsidRPr="00E77497">
          <w:rPr>
            <w:i/>
          </w:rPr>
          <w:t>progCxt</w:t>
        </w:r>
        <w:r>
          <w:rPr>
            <w:i/>
          </w:rPr>
          <w:t>’s</w:t>
        </w:r>
        <w:r w:rsidRPr="00E77497">
          <w:t xml:space="preserve"> </w:t>
        </w:r>
      </w:ins>
      <w:ins w:id="24686" w:author="Rev 7 Allen Wirfs-Brock" w:date="2012-05-02T11:13:00Z">
        <w:r w:rsidRPr="00E77497">
          <w:t xml:space="preserve">LexicalEnvironment to </w:t>
        </w:r>
      </w:ins>
      <w:ins w:id="24687" w:author="Rev 7 Allen Wirfs-Brock" w:date="2012-05-02T11:25:00Z">
        <w:r w:rsidR="00852E6B" w:rsidRPr="00852E6B">
          <w:rPr>
            <w:i/>
          </w:rPr>
          <w:t>realm</w:t>
        </w:r>
      </w:ins>
      <w:ins w:id="24688" w:author="Rev 9 Allen Wirfs-Brock" w:date="2012-07-07T16:17:00Z">
        <w:r w:rsidR="00681A60">
          <w:t>.[[g</w:t>
        </w:r>
        <w:r w:rsidR="00681A60" w:rsidRPr="00E77497">
          <w:t>lobalEnv</w:t>
        </w:r>
        <w:r w:rsidR="00681A60">
          <w:t>]]</w:t>
        </w:r>
      </w:ins>
      <w:ins w:id="24689" w:author="Rev 7 Allen Wirfs-Brock" w:date="2012-05-02T11:25:00Z">
        <w:del w:id="24690" w:author="Rev 9 Allen Wirfs-Brock" w:date="2012-07-07T16:17:00Z">
          <w:r w:rsidR="00852E6B" w:rsidRPr="00681A60" w:rsidDel="00681A60">
            <w:rPr>
              <w:rPrChange w:id="24691" w:author="Rev 9 Allen Wirfs-Brock" w:date="2012-07-07T16:17:00Z">
                <w:rPr>
                  <w:i/>
                </w:rPr>
              </w:rPrChange>
            </w:rPr>
            <w:delText>’s</w:delText>
          </w:r>
          <w:r w:rsidR="00852E6B" w:rsidRPr="00E77497" w:rsidDel="00681A60">
            <w:delText xml:space="preserve"> </w:delText>
          </w:r>
        </w:del>
      </w:ins>
      <w:ins w:id="24692" w:author="Rev 7 Allen Wirfs-Brock" w:date="2012-05-02T11:13:00Z">
        <w:del w:id="24693" w:author="Rev 9 Allen Wirfs-Brock" w:date="2012-07-07T16:17:00Z">
          <w:r w:rsidRPr="00E77497" w:rsidDel="00681A60">
            <w:delText>Global Environment</w:delText>
          </w:r>
        </w:del>
        <w:r w:rsidRPr="00E77497">
          <w:t>.</w:t>
        </w:r>
      </w:ins>
    </w:p>
    <w:p w14:paraId="04999796" w14:textId="77777777" w:rsidR="00554BD1" w:rsidRDefault="00554BD1" w:rsidP="00554BD1">
      <w:pPr>
        <w:pStyle w:val="Alg4"/>
        <w:numPr>
          <w:ilvl w:val="0"/>
          <w:numId w:val="150"/>
        </w:numPr>
        <w:spacing w:after="120"/>
        <w:contextualSpacing/>
        <w:rPr>
          <w:ins w:id="24694" w:author="Rev 7 Allen Wirfs-Brock" w:date="2012-05-02T11:18:00Z"/>
        </w:rPr>
      </w:pPr>
      <w:ins w:id="24695" w:author="Rev 7 Allen Wirfs-Brock" w:date="2012-05-02T11:18:00Z">
        <w:r>
          <w:t xml:space="preserve">If </w:t>
        </w:r>
        <w:r w:rsidRPr="00554BD1">
          <w:rPr>
            <w:i/>
          </w:rPr>
          <w:t>ProgramBody</w:t>
        </w:r>
        <w:r>
          <w:t xml:space="preserve"> is present, then</w:t>
        </w:r>
      </w:ins>
    </w:p>
    <w:p w14:paraId="135904B3" w14:textId="77777777" w:rsidR="00554BD1" w:rsidRPr="00E77497" w:rsidRDefault="00554BD1" w:rsidP="00852E6B">
      <w:pPr>
        <w:pStyle w:val="Alg4"/>
        <w:numPr>
          <w:ilvl w:val="1"/>
          <w:numId w:val="150"/>
        </w:numPr>
        <w:spacing w:after="120"/>
        <w:contextualSpacing/>
        <w:rPr>
          <w:ins w:id="24696" w:author="Rev 7 Allen Wirfs-Brock" w:date="2012-05-02T11:14:00Z"/>
        </w:rPr>
      </w:pPr>
      <w:ins w:id="24697" w:author="Rev 7 Allen Wirfs-Brock" w:date="2012-05-02T11:14:00Z">
        <w:r w:rsidRPr="00E77497">
          <w:t xml:space="preserve">Perform </w:t>
        </w:r>
        <w:r>
          <w:t>Global</w:t>
        </w:r>
        <w:r w:rsidRPr="00E77497">
          <w:t xml:space="preserve"> Binding Instantiation as described </w:t>
        </w:r>
        <w:commentRangeStart w:id="24698"/>
        <w:r w:rsidRPr="00E77497">
          <w:t>in 10.5</w:t>
        </w:r>
      </w:ins>
      <w:ins w:id="24699" w:author="Rev 7 Allen Wirfs-Brock" w:date="2012-05-02T11:15:00Z">
        <w:r>
          <w:t>.x</w:t>
        </w:r>
      </w:ins>
      <w:ins w:id="24700" w:author="Rev 7 Allen Wirfs-Brock" w:date="2012-05-02T11:14:00Z">
        <w:r w:rsidRPr="00E77497">
          <w:t xml:space="preserve"> </w:t>
        </w:r>
      </w:ins>
      <w:commentRangeEnd w:id="24698"/>
      <w:ins w:id="24701" w:author="Rev 7 Allen Wirfs-Brock" w:date="2012-05-02T11:15:00Z">
        <w:r>
          <w:rPr>
            <w:rStyle w:val="af3"/>
            <w:rFonts w:ascii="Arial" w:eastAsia="MS Mincho" w:hAnsi="Arial"/>
            <w:spacing w:val="0"/>
            <w:lang w:eastAsia="ja-JP"/>
          </w:rPr>
          <w:commentReference w:id="24698"/>
        </w:r>
      </w:ins>
      <w:ins w:id="24702" w:author="Rev 7 Allen Wirfs-Brock" w:date="2012-05-02T11:14:00Z">
        <w:r w:rsidRPr="00E77497">
          <w:t>using the global code.</w:t>
        </w:r>
      </w:ins>
    </w:p>
    <w:p w14:paraId="59160B23" w14:textId="77777777" w:rsidR="004C02EF" w:rsidRPr="00E77497" w:rsidRDefault="004C02EF" w:rsidP="00C47E72">
      <w:pPr>
        <w:pStyle w:val="Alg4"/>
        <w:numPr>
          <w:ilvl w:val="0"/>
          <w:numId w:val="150"/>
        </w:numPr>
      </w:pPr>
      <w:r w:rsidRPr="00E77497">
        <w:t xml:space="preserve">Let </w:t>
      </w:r>
      <w:r w:rsidRPr="00E77497">
        <w:rPr>
          <w:i/>
        </w:rPr>
        <w:t xml:space="preserve">result </w:t>
      </w:r>
      <w:r w:rsidRPr="00E77497">
        <w:t xml:space="preserve">be the result of evaluating </w:t>
      </w:r>
      <w:del w:id="24703" w:author="Rev 6 Allen Wirfs-Brock" w:date="2012-02-26T09:33:00Z">
        <w:r w:rsidRPr="00E77497" w:rsidDel="005E35C8">
          <w:rPr>
            <w:i/>
          </w:rPr>
          <w:delText>SourceElements</w:delText>
        </w:r>
      </w:del>
      <w:ins w:id="24704" w:author="Rev 6 Allen Wirfs-Brock" w:date="2012-02-26T09:40:00Z">
        <w:r w:rsidR="006F6653">
          <w:rPr>
            <w:i/>
          </w:rPr>
          <w:t>ProgramBody</w:t>
        </w:r>
      </w:ins>
      <w:r w:rsidRPr="00E77497">
        <w:t>.</w:t>
      </w:r>
    </w:p>
    <w:p w14:paraId="3DB61BD3" w14:textId="77777777" w:rsidR="004C02EF" w:rsidRPr="00E77497" w:rsidRDefault="004C02EF" w:rsidP="00C47E72">
      <w:pPr>
        <w:pStyle w:val="Alg4"/>
        <w:numPr>
          <w:ilvl w:val="0"/>
          <w:numId w:val="150"/>
        </w:numPr>
      </w:pPr>
      <w:commentRangeStart w:id="24705"/>
      <w:del w:id="24706" w:author="Rev 7 Allen Wirfs-Brock" w:date="2012-05-02T11:26:00Z">
        <w:r w:rsidRPr="00E77497" w:rsidDel="00852E6B">
          <w:delText xml:space="preserve">Exit </w:delText>
        </w:r>
        <w:commentRangeEnd w:id="24705"/>
        <w:r w:rsidR="005E35C8" w:rsidDel="00852E6B">
          <w:rPr>
            <w:rStyle w:val="af3"/>
            <w:rFonts w:ascii="Arial" w:eastAsia="MS Mincho" w:hAnsi="Arial"/>
            <w:spacing w:val="0"/>
            <w:lang w:eastAsia="ja-JP"/>
          </w:rPr>
          <w:commentReference w:id="24705"/>
        </w:r>
        <w:r w:rsidRPr="00E77497" w:rsidDel="00852E6B">
          <w:delText xml:space="preserve">the execution context </w:delText>
        </w:r>
        <w:r w:rsidRPr="00E77497" w:rsidDel="00852E6B">
          <w:rPr>
            <w:i/>
          </w:rPr>
          <w:delText>progCxt</w:delText>
        </w:r>
        <w:r w:rsidRPr="00E77497" w:rsidDel="00852E6B">
          <w:delText>.</w:delText>
        </w:r>
      </w:del>
      <w:ins w:id="24707" w:author="Rev 7 Allen Wirfs-Brock" w:date="2012-05-02T11:26:00Z">
        <w:r w:rsidR="00852E6B">
          <w:t xml:space="preserve">The </w:t>
        </w:r>
      </w:ins>
      <w:ins w:id="24708" w:author="Rev 8 Allen Wirfs-Brock" w:date="2012-06-13T16:04:00Z">
        <w:r w:rsidR="00B33FB4">
          <w:t>running</w:t>
        </w:r>
        <w:r w:rsidR="00B33FB4" w:rsidRPr="00E77497">
          <w:t xml:space="preserve"> </w:t>
        </w:r>
      </w:ins>
      <w:ins w:id="24709" w:author="Rev 7 Allen Wirfs-Brock" w:date="2012-05-02T11:26:00Z">
        <w:del w:id="24710" w:author="Rev 8 Allen Wirfs-Brock" w:date="2012-06-13T16:04:00Z">
          <w:r w:rsidR="00852E6B" w:rsidDel="00B33FB4">
            <w:delText xml:space="preserve">current </w:delText>
          </w:r>
        </w:del>
        <w:r w:rsidR="00852E6B">
          <w:t>execution context to</w:t>
        </w:r>
        <w:del w:id="24711" w:author="Rev 9 Allen Wirfs-Brock" w:date="2012-07-07T16:14:00Z">
          <w:r w:rsidR="00852E6B" w:rsidDel="00681A60">
            <w:delText xml:space="preserve"> </w:delText>
          </w:r>
        </w:del>
        <w:r w:rsidR="00852E6B">
          <w:t xml:space="preserve"> </w:t>
        </w:r>
      </w:ins>
      <w:ins w:id="24712" w:author="Rev 7 Allen Wirfs-Brock" w:date="2012-05-04T11:05:00Z">
        <w:r w:rsidR="007E56F2">
          <w:rPr>
            <w:rFonts w:ascii="Arial" w:hAnsi="Arial" w:cs="Arial"/>
          </w:rPr>
          <w:t>e</w:t>
        </w:r>
      </w:ins>
      <w:ins w:id="24713" w:author="Rev 7 Allen Wirfs-Brock" w:date="2012-05-02T11:26:00Z">
        <w:r w:rsidR="00852E6B" w:rsidRPr="007E56F2">
          <w:rPr>
            <w:rFonts w:ascii="Arial" w:hAnsi="Arial" w:cs="Arial"/>
          </w:rPr>
          <w:t>mpty</w:t>
        </w:r>
      </w:ins>
      <w:ins w:id="24714" w:author="Rev 7 Allen Wirfs-Brock" w:date="2012-05-02T11:27:00Z">
        <w:r w:rsidR="00852E6B">
          <w:t xml:space="preserve">.  </w:t>
        </w:r>
      </w:ins>
    </w:p>
    <w:p w14:paraId="0E564CE4" w14:textId="77777777"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14:paraId="1FD07523" w14:textId="77777777" w:rsidR="004C02EF" w:rsidRPr="00E77497" w:rsidRDefault="004C02EF" w:rsidP="004C02EF">
      <w:pPr>
        <w:pStyle w:val="Note"/>
      </w:pPr>
      <w:r w:rsidRPr="00E77497">
        <w:t>NOTE</w:t>
      </w:r>
      <w:r w:rsidRPr="00E77497">
        <w:tab/>
        <w:t xml:space="preserve">The processes for initiating the evaluation of a </w:t>
      </w:r>
      <w:r w:rsidRPr="00E77497">
        <w:rPr>
          <w:rStyle w:val="bnf"/>
        </w:rPr>
        <w:t>Program</w:t>
      </w:r>
      <w:r w:rsidRPr="00E77497">
        <w:t xml:space="preserve"> and for dealing with the result of such an evaluation are defined by an ECMAScript implementation and not by this specification.</w:t>
      </w:r>
    </w:p>
    <w:p w14:paraId="1B2A7CEF" w14:textId="77777777" w:rsidR="004C02EF" w:rsidRPr="00E77497" w:rsidDel="00C730F4" w:rsidRDefault="004C02EF" w:rsidP="004C02EF">
      <w:pPr>
        <w:rPr>
          <w:del w:id="24715" w:author="Rev 8 Allen Wirfs-Brock" w:date="2012-06-01T09:19:00Z"/>
        </w:rPr>
      </w:pPr>
      <w:del w:id="24716" w:author="Rev 8 Allen Wirfs-Brock" w:date="2012-06-01T09:19:00Z">
        <w:r w:rsidRPr="00E77497" w:rsidDel="00C730F4">
          <w:delText xml:space="preserve">The production </w:delText>
        </w:r>
        <w:r w:rsidRPr="00E77497" w:rsidDel="00C730F4">
          <w:rPr>
            <w:rStyle w:val="bnf"/>
          </w:rPr>
          <w:delText>SourceElements</w:delText>
        </w:r>
        <w:r w:rsidRPr="00E77497" w:rsidDel="00C730F4">
          <w:delText xml:space="preserve"> </w:delText>
        </w:r>
      </w:del>
      <w:ins w:id="24717" w:author="Rev 6 Allen Wirfs-Brock" w:date="2012-02-26T09:40:00Z">
        <w:del w:id="24718" w:author="Rev 8 Allen Wirfs-Brock" w:date="2012-06-01T09:19:00Z">
          <w:r w:rsidR="006F6653" w:rsidDel="00C730F4">
            <w:rPr>
              <w:rStyle w:val="bnf"/>
            </w:rPr>
            <w:delText>ProgramBody</w:delText>
          </w:r>
          <w:r w:rsidR="006F6653" w:rsidRPr="00E77497" w:rsidDel="00C730F4">
            <w:delText xml:space="preserve"> </w:delText>
          </w:r>
        </w:del>
      </w:ins>
      <w:del w:id="24719" w:author="Rev 8 Allen Wirfs-Brock" w:date="2012-06-01T09:19:00Z">
        <w:r w:rsidRPr="00E77497" w:rsidDel="00C730F4">
          <w:rPr>
            <w:b/>
          </w:rPr>
          <w:delText>:</w:delText>
        </w:r>
        <w:r w:rsidRPr="00E77497" w:rsidDel="00C730F4">
          <w:delText xml:space="preserve"> </w:delText>
        </w:r>
        <w:r w:rsidRPr="00E77497" w:rsidDel="00C730F4">
          <w:rPr>
            <w:rStyle w:val="bnf"/>
          </w:rPr>
          <w:delText>SourceElements</w:delText>
        </w:r>
        <w:r w:rsidRPr="00E77497" w:rsidDel="00C730F4">
          <w:delText xml:space="preserve"> </w:delText>
        </w:r>
        <w:r w:rsidRPr="00E77497" w:rsidDel="00C730F4">
          <w:rPr>
            <w:rStyle w:val="bnf"/>
          </w:rPr>
          <w:delText>SourceElement</w:delText>
        </w:r>
      </w:del>
      <w:ins w:id="24720" w:author="Rev 6 Allen Wirfs-Brock" w:date="2012-02-26T09:34:00Z">
        <w:del w:id="24721" w:author="Rev 8 Allen Wirfs-Brock" w:date="2012-06-01T09:19:00Z">
          <w:r w:rsidR="005E35C8" w:rsidDel="00C730F4">
            <w:rPr>
              <w:rStyle w:val="bnf"/>
            </w:rPr>
            <w:delText>StatementList</w:delText>
          </w:r>
        </w:del>
      </w:ins>
      <w:del w:id="24722" w:author="Rev 8 Allen Wirfs-Brock" w:date="2012-06-01T09:19:00Z">
        <w:r w:rsidRPr="00E77497" w:rsidDel="00C730F4">
          <w:delText xml:space="preserve"> is evaluated as follows:</w:delText>
        </w:r>
      </w:del>
    </w:p>
    <w:p w14:paraId="48079FA9" w14:textId="77777777" w:rsidR="004C02EF" w:rsidRPr="00E77497" w:rsidDel="00C730F4" w:rsidRDefault="004C02EF" w:rsidP="00C47E72">
      <w:pPr>
        <w:pStyle w:val="Alg4"/>
        <w:numPr>
          <w:ilvl w:val="0"/>
          <w:numId w:val="151"/>
        </w:numPr>
        <w:rPr>
          <w:del w:id="24723" w:author="Rev 8 Allen Wirfs-Brock" w:date="2012-06-01T09:19:00Z"/>
        </w:rPr>
      </w:pPr>
      <w:del w:id="24724" w:author="Rev 8 Allen Wirfs-Brock" w:date="2012-06-01T09:19:00Z">
        <w:r w:rsidRPr="00E77497" w:rsidDel="00C730F4">
          <w:delText xml:space="preserve">Let </w:delText>
        </w:r>
        <w:r w:rsidRPr="00E77497" w:rsidDel="00C730F4">
          <w:rPr>
            <w:i/>
          </w:rPr>
          <w:delText>headResult</w:delText>
        </w:r>
        <w:r w:rsidRPr="00E77497" w:rsidDel="00C730F4">
          <w:delText xml:space="preserve"> be the result of evaluating </w:delText>
        </w:r>
        <w:r w:rsidRPr="00E77497" w:rsidDel="00C730F4">
          <w:rPr>
            <w:i/>
          </w:rPr>
          <w:delText>SourceElements</w:delText>
        </w:r>
        <w:r w:rsidRPr="00E77497" w:rsidDel="00C730F4">
          <w:delText>.</w:delText>
        </w:r>
      </w:del>
    </w:p>
    <w:p w14:paraId="6784F121" w14:textId="77777777" w:rsidR="004C02EF" w:rsidRPr="00E77497" w:rsidDel="00C730F4" w:rsidRDefault="004C02EF" w:rsidP="00C47E72">
      <w:pPr>
        <w:pStyle w:val="Alg4"/>
        <w:numPr>
          <w:ilvl w:val="0"/>
          <w:numId w:val="151"/>
        </w:numPr>
        <w:rPr>
          <w:del w:id="24725" w:author="Rev 8 Allen Wirfs-Brock" w:date="2012-06-01T09:19:00Z"/>
        </w:rPr>
      </w:pPr>
      <w:del w:id="24726" w:author="Rev 8 Allen Wirfs-Brock" w:date="2012-06-01T09:19:00Z">
        <w:r w:rsidRPr="00E77497" w:rsidDel="00C730F4">
          <w:delText xml:space="preserve">If </w:delText>
        </w:r>
        <w:r w:rsidRPr="00E77497" w:rsidDel="00C730F4">
          <w:rPr>
            <w:i/>
          </w:rPr>
          <w:delText>headResult</w:delText>
        </w:r>
        <w:r w:rsidRPr="00E77497" w:rsidDel="00C730F4">
          <w:delText xml:space="preserve"> is an abrupt completion, return </w:delText>
        </w:r>
        <w:r w:rsidRPr="00E77497" w:rsidDel="00C730F4">
          <w:rPr>
            <w:i/>
          </w:rPr>
          <w:delText>headResult.</w:delText>
        </w:r>
      </w:del>
    </w:p>
    <w:p w14:paraId="72237DEA" w14:textId="77777777" w:rsidR="004C02EF" w:rsidRPr="00E77497" w:rsidDel="00C730F4" w:rsidRDefault="004C02EF" w:rsidP="00C47E72">
      <w:pPr>
        <w:pStyle w:val="Alg4"/>
        <w:numPr>
          <w:ilvl w:val="0"/>
          <w:numId w:val="151"/>
        </w:numPr>
        <w:rPr>
          <w:del w:id="24727" w:author="Rev 8 Allen Wirfs-Brock" w:date="2012-06-01T09:19:00Z"/>
        </w:rPr>
      </w:pPr>
      <w:del w:id="24728" w:author="Rev 8 Allen Wirfs-Brock" w:date="2012-06-01T09:19:00Z">
        <w:r w:rsidRPr="00E77497" w:rsidDel="00C730F4">
          <w:delText xml:space="preserve">Let </w:delText>
        </w:r>
        <w:r w:rsidRPr="00E77497" w:rsidDel="00C730F4">
          <w:rPr>
            <w:i/>
          </w:rPr>
          <w:delText>tailResult</w:delText>
        </w:r>
        <w:r w:rsidRPr="00E77497" w:rsidDel="00C730F4">
          <w:delText xml:space="preserve"> be result of evaluating </w:delText>
        </w:r>
        <w:r w:rsidRPr="00E77497" w:rsidDel="00C730F4">
          <w:rPr>
            <w:i/>
          </w:rPr>
          <w:delText>SourceElement</w:delText>
        </w:r>
        <w:r w:rsidRPr="00E77497" w:rsidDel="00C730F4">
          <w:delText>.</w:delText>
        </w:r>
      </w:del>
    </w:p>
    <w:p w14:paraId="56A26EAC" w14:textId="77777777" w:rsidR="004C02EF" w:rsidRPr="00E77497" w:rsidDel="00C730F4" w:rsidRDefault="004C02EF" w:rsidP="00C47E72">
      <w:pPr>
        <w:pStyle w:val="Alg4"/>
        <w:numPr>
          <w:ilvl w:val="0"/>
          <w:numId w:val="151"/>
        </w:numPr>
        <w:rPr>
          <w:del w:id="24729" w:author="Rev 8 Allen Wirfs-Brock" w:date="2012-06-01T09:19:00Z"/>
        </w:rPr>
      </w:pPr>
      <w:del w:id="24730" w:author="Rev 8 Allen Wirfs-Brock" w:date="2012-06-01T09:19:00Z">
        <w:r w:rsidRPr="00E77497" w:rsidDel="00C730F4">
          <w:delText xml:space="preserve">If </w:delText>
        </w:r>
        <w:r w:rsidRPr="00E77497" w:rsidDel="00C730F4">
          <w:rPr>
            <w:i/>
          </w:rPr>
          <w:delText>tailResult</w:delText>
        </w:r>
        <w:r w:rsidRPr="00E77497" w:rsidDel="00C730F4">
          <w:delText xml:space="preserve">.value is </w:delText>
        </w:r>
        <w:r w:rsidRPr="00E77497" w:rsidDel="00C730F4">
          <w:rPr>
            <w:rFonts w:ascii="Arial" w:hAnsi="Arial" w:cs="Arial"/>
          </w:rPr>
          <w:delText>empty</w:delText>
        </w:r>
        <w:r w:rsidRPr="00E77497" w:rsidDel="00C730F4">
          <w:delText xml:space="preserve">, let </w:delText>
        </w:r>
        <w:r w:rsidRPr="00E77497" w:rsidDel="00C730F4">
          <w:rPr>
            <w:i/>
          </w:rPr>
          <w:delText>V</w:delText>
        </w:r>
        <w:r w:rsidRPr="00E77497" w:rsidDel="00C730F4">
          <w:delText xml:space="preserve"> = </w:delText>
        </w:r>
        <w:r w:rsidRPr="00E77497" w:rsidDel="00C730F4">
          <w:rPr>
            <w:i/>
          </w:rPr>
          <w:delText>headResult</w:delText>
        </w:r>
        <w:r w:rsidRPr="00E77497" w:rsidDel="00C730F4">
          <w:delText xml:space="preserve">.value, otherwise let </w:delText>
        </w:r>
        <w:r w:rsidRPr="00E77497" w:rsidDel="00C730F4">
          <w:rPr>
            <w:i/>
          </w:rPr>
          <w:delText>V</w:delText>
        </w:r>
        <w:r w:rsidRPr="00E77497" w:rsidDel="00C730F4">
          <w:delText xml:space="preserve"> = </w:delText>
        </w:r>
        <w:r w:rsidRPr="00E77497" w:rsidDel="00C730F4">
          <w:rPr>
            <w:i/>
          </w:rPr>
          <w:delText>tailResult</w:delText>
        </w:r>
        <w:r w:rsidRPr="00E77497" w:rsidDel="00C730F4">
          <w:delText>.value.</w:delText>
        </w:r>
      </w:del>
    </w:p>
    <w:p w14:paraId="307C8F48" w14:textId="77777777" w:rsidR="004C02EF" w:rsidRPr="00E77497" w:rsidDel="00C730F4" w:rsidRDefault="004C02EF" w:rsidP="00C47E72">
      <w:pPr>
        <w:pStyle w:val="Alg4"/>
        <w:numPr>
          <w:ilvl w:val="0"/>
          <w:numId w:val="151"/>
        </w:numPr>
        <w:spacing w:after="240"/>
        <w:rPr>
          <w:del w:id="24731" w:author="Rev 8 Allen Wirfs-Brock" w:date="2012-06-01T09:19:00Z"/>
        </w:rPr>
      </w:pPr>
      <w:del w:id="24732" w:author="Rev 8 Allen Wirfs-Brock" w:date="2012-06-01T09:19:00Z">
        <w:r w:rsidRPr="00E77497" w:rsidDel="00C730F4">
          <w:delText>Return (tailResult.type, V, tailResult.target)</w:delText>
        </w:r>
      </w:del>
      <w:ins w:id="24733" w:author="Rev 6 Allen Wirfs-Brock" w:date="2012-02-26T09:35:00Z">
        <w:del w:id="24734" w:author="Rev 8 Allen Wirfs-Brock" w:date="2012-06-01T09:19:00Z">
          <w:r w:rsidR="005E35C8" w:rsidDel="00C730F4">
            <w:delText xml:space="preserve">the result of evaluating </w:delText>
          </w:r>
          <w:r w:rsidR="005E35C8" w:rsidRPr="005E35C8" w:rsidDel="00C730F4">
            <w:rPr>
              <w:i/>
            </w:rPr>
            <w:delText>StatementList</w:delText>
          </w:r>
          <w:r w:rsidR="005E35C8" w:rsidDel="00C730F4">
            <w:delText>.</w:delText>
          </w:r>
        </w:del>
      </w:ins>
      <w:del w:id="24735" w:author="Rev 8 Allen Wirfs-Brock" w:date="2012-06-01T09:19:00Z">
        <w:r w:rsidRPr="00E77497" w:rsidDel="00C730F4">
          <w:delText xml:space="preserve"> </w:delText>
        </w:r>
      </w:del>
    </w:p>
    <w:p w14:paraId="35918BFB" w14:textId="77777777" w:rsidR="004C02EF" w:rsidRPr="00E77497" w:rsidDel="005E35C8" w:rsidRDefault="004C02EF" w:rsidP="004C02EF">
      <w:pPr>
        <w:rPr>
          <w:del w:id="24736" w:author="Rev 6 Allen Wirfs-Brock" w:date="2012-02-26T09:36:00Z"/>
        </w:rPr>
      </w:pPr>
      <w:del w:id="24737"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Statement </w:delText>
        </w:r>
        <w:r w:rsidRPr="00E77497" w:rsidDel="005E35C8">
          <w:delText>is evaluated as follows:</w:delText>
        </w:r>
      </w:del>
    </w:p>
    <w:p w14:paraId="2BB3F952" w14:textId="77777777" w:rsidR="004C02EF" w:rsidRPr="00E77497" w:rsidDel="005E35C8" w:rsidRDefault="004C02EF" w:rsidP="00C47E72">
      <w:pPr>
        <w:pStyle w:val="Alg4"/>
        <w:numPr>
          <w:ilvl w:val="0"/>
          <w:numId w:val="152"/>
        </w:numPr>
        <w:spacing w:after="120"/>
        <w:rPr>
          <w:del w:id="24738" w:author="Rev 6 Allen Wirfs-Brock" w:date="2012-02-26T09:36:00Z"/>
        </w:rPr>
      </w:pPr>
      <w:del w:id="24739" w:author="Rev 6 Allen Wirfs-Brock" w:date="2012-02-26T09:36:00Z">
        <w:r w:rsidRPr="00E77497" w:rsidDel="005E35C8">
          <w:delText xml:space="preserve">Return the result of evaluating </w:delText>
        </w:r>
        <w:r w:rsidRPr="00E77497" w:rsidDel="005E35C8">
          <w:rPr>
            <w:i/>
          </w:rPr>
          <w:delText>Statement</w:delText>
        </w:r>
        <w:r w:rsidRPr="00E77497" w:rsidDel="005E35C8">
          <w:delText>.</w:delText>
        </w:r>
      </w:del>
    </w:p>
    <w:p w14:paraId="3270902A" w14:textId="77777777" w:rsidR="004C02EF" w:rsidRPr="00E77497" w:rsidDel="005E35C8" w:rsidRDefault="004C02EF" w:rsidP="004C02EF">
      <w:pPr>
        <w:rPr>
          <w:del w:id="24740" w:author="Rev 6 Allen Wirfs-Brock" w:date="2012-02-26T09:36:00Z"/>
        </w:rPr>
      </w:pPr>
      <w:del w:id="24741"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FunctionDeclaration</w:delText>
        </w:r>
        <w:r w:rsidRPr="00E77497" w:rsidDel="005E35C8">
          <w:delText xml:space="preserve"> is evaluated as follows:</w:delText>
        </w:r>
      </w:del>
    </w:p>
    <w:p w14:paraId="235758C7" w14:textId="77777777" w:rsidR="004C02EF" w:rsidRPr="00E77497" w:rsidDel="005E35C8" w:rsidRDefault="004C02EF" w:rsidP="00C47E72">
      <w:pPr>
        <w:pStyle w:val="Alg4"/>
        <w:numPr>
          <w:ilvl w:val="0"/>
          <w:numId w:val="153"/>
        </w:numPr>
        <w:spacing w:after="120"/>
        <w:rPr>
          <w:del w:id="24742" w:author="Rev 6 Allen Wirfs-Brock" w:date="2012-02-26T09:36:00Z"/>
        </w:rPr>
      </w:pPr>
      <w:del w:id="24743" w:author="Rev 6 Allen Wirfs-Brock" w:date="2012-02-26T09:36:00Z">
        <w:r w:rsidRPr="00E77497" w:rsidDel="005E35C8">
          <w:delText>Return (</w:delText>
        </w:r>
        <w:r w:rsidRPr="00E77497" w:rsidDel="005E35C8">
          <w:rPr>
            <w:rFonts w:ascii="Arial" w:hAnsi="Arial" w:cs="Arial"/>
          </w:rPr>
          <w:delText>normal</w:delText>
        </w:r>
        <w:r w:rsidRPr="00E77497" w:rsidDel="005E35C8">
          <w:delText xml:space="preserve">, </w:delText>
        </w:r>
        <w:r w:rsidRPr="00E77497" w:rsidDel="005E35C8">
          <w:rPr>
            <w:rFonts w:ascii="Arial" w:hAnsi="Arial" w:cs="Arial"/>
          </w:rPr>
          <w:delText>empty</w:delText>
        </w:r>
        <w:r w:rsidRPr="00E77497" w:rsidDel="005E35C8">
          <w:delText xml:space="preserve">, </w:delText>
        </w:r>
        <w:r w:rsidRPr="00E77497" w:rsidDel="005E35C8">
          <w:rPr>
            <w:rFonts w:ascii="Arial" w:hAnsi="Arial" w:cs="Arial"/>
          </w:rPr>
          <w:delText>empty</w:delText>
        </w:r>
        <w:r w:rsidRPr="00E77497" w:rsidDel="005E35C8">
          <w:delText>).</w:delText>
        </w:r>
        <w:bookmarkStart w:id="24744" w:name="_Toc393690345"/>
      </w:del>
    </w:p>
    <w:p w14:paraId="68F582A3" w14:textId="77777777" w:rsidR="004C02EF" w:rsidRPr="00E77497" w:rsidRDefault="004C02EF" w:rsidP="00B43482">
      <w:pPr>
        <w:pStyle w:val="20"/>
        <w:numPr>
          <w:ilvl w:val="0"/>
          <w:numId w:val="0"/>
        </w:numPr>
      </w:pPr>
      <w:bookmarkStart w:id="24745" w:name="_Toc235503478"/>
      <w:bookmarkStart w:id="24746" w:name="_Toc241509253"/>
      <w:bookmarkStart w:id="24747" w:name="_Toc244416740"/>
      <w:bookmarkStart w:id="24748" w:name="_Toc276631104"/>
      <w:bookmarkStart w:id="24749" w:name="_Toc329528836"/>
      <w:r w:rsidRPr="00E77497">
        <w:t>14.1</w:t>
      </w:r>
      <w:r w:rsidRPr="00E77497">
        <w:tab/>
        <w:t>Directive Prologues and the Use Strict Directive</w:t>
      </w:r>
      <w:bookmarkEnd w:id="24745"/>
      <w:bookmarkEnd w:id="24746"/>
      <w:bookmarkEnd w:id="24747"/>
      <w:bookmarkEnd w:id="24748"/>
      <w:bookmarkEnd w:id="24749"/>
    </w:p>
    <w:p w14:paraId="2DA197D5" w14:textId="77777777" w:rsidR="004C02EF" w:rsidRPr="00E77497" w:rsidRDefault="004C02EF" w:rsidP="004C02EF">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del w:id="24750" w:author="Rev 6 Allen Wirfs-Brock" w:date="2012-02-26T09:42:00Z">
        <w:r w:rsidRPr="00E77497" w:rsidDel="006F6653">
          <w:delText xml:space="preserve">as the initial </w:delText>
        </w:r>
        <w:r w:rsidRPr="00E77497" w:rsidDel="006F6653">
          <w:rPr>
            <w:rFonts w:ascii="Times New Roman" w:hAnsi="Times New Roman"/>
            <w:i/>
          </w:rPr>
          <w:delText>SourceElement</w:delText>
        </w:r>
        <w:r w:rsidRPr="00E77497" w:rsidDel="006F6653">
          <w:delText xml:space="preserve"> productions of a </w:delText>
        </w:r>
        <w:r w:rsidRPr="00E77497" w:rsidDel="006F6653">
          <w:rPr>
            <w:rFonts w:ascii="Times New Roman" w:hAnsi="Times New Roman"/>
            <w:i/>
          </w:rPr>
          <w:delText>Program</w:delText>
        </w:r>
        <w:r w:rsidRPr="00E77497" w:rsidDel="006F6653">
          <w:delText xml:space="preserve"> or</w:delText>
        </w:r>
      </w:del>
      <w:ins w:id="24751" w:author="Rev 4 Allen Wirfs-Brock" w:date="2011-10-07T15:44:00Z">
        <w:del w:id="24752" w:author="Rev 6 Allen Wirfs-Brock" w:date="2012-02-26T09:42:00Z">
          <w:r w:rsidR="0093142C" w:rsidRPr="00E77497" w:rsidDel="006F6653">
            <w:delText xml:space="preserve"> </w:delText>
          </w:r>
        </w:del>
        <w:r w:rsidR="0093142C" w:rsidRPr="00E77497">
          <w:t xml:space="preserve">as the initial </w:t>
        </w:r>
      </w:ins>
      <w:ins w:id="24753" w:author="Rev 4 Allen Wirfs-Brock" w:date="2011-10-07T15:46:00Z">
        <w:r w:rsidR="0093142C" w:rsidRPr="00E77497">
          <w:rPr>
            <w:rFonts w:ascii="Times New Roman" w:hAnsi="Times New Roman"/>
            <w:i/>
          </w:rPr>
          <w:t>StatementListItem</w:t>
        </w:r>
      </w:ins>
      <w:ins w:id="24754" w:author="Rev 4 Allen Wirfs-Brock" w:date="2011-10-07T15:44:00Z">
        <w:r w:rsidR="0093142C" w:rsidRPr="00E77497">
          <w:t xml:space="preserve"> productions of a</w:t>
        </w:r>
      </w:ins>
      <w:r w:rsidRPr="00E77497">
        <w:t xml:space="preserve"> </w:t>
      </w:r>
      <w:ins w:id="24755" w:author="Rev 6 Allen Wirfs-Brock" w:date="2012-02-26T09:41:00Z">
        <w:r w:rsidR="006F6653" w:rsidRPr="006F6653">
          <w:rPr>
            <w:rFonts w:ascii="Times New Roman" w:hAnsi="Times New Roman"/>
            <w:i/>
          </w:rPr>
          <w:t>ProgramBody</w:t>
        </w:r>
        <w:r w:rsidR="006F6653">
          <w:t xml:space="preserve"> or </w:t>
        </w:r>
      </w:ins>
      <w:r w:rsidRPr="00E77497">
        <w:rPr>
          <w:rFonts w:ascii="Times New Roman" w:hAnsi="Times New Roman"/>
          <w:i/>
        </w:rPr>
        <w:t>FunctionBody</w:t>
      </w:r>
      <w:r w:rsidRPr="00E77497">
        <w:t xml:space="preserve"> 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2B4AA072" w14:textId="77777777"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68F9F5A0" w14:textId="77777777" w:rsidR="004C02EF" w:rsidRPr="00E77497" w:rsidRDefault="004C02EF" w:rsidP="004C02EF">
      <w:r w:rsidRPr="00E77497">
        <w:t>A Directive Prologue may contain more than one Use Strict Directive. However, an implementation may issue a warning if this occurs.</w:t>
      </w:r>
    </w:p>
    <w:p w14:paraId="5850EE83" w14:textId="77777777"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w:t>
      </w:r>
      <w:del w:id="24756" w:author="Rev 4 Allen Wirfs-Brock" w:date="2011-10-07T15:47:00Z">
        <w:r w:rsidRPr="00E77497" w:rsidDel="0093142C">
          <w:rPr>
            <w:rStyle w:val="bnf"/>
          </w:rPr>
          <w:delText>SourceElements</w:delText>
        </w:r>
        <w:r w:rsidRPr="00E77497" w:rsidDel="0093142C">
          <w:delText xml:space="preserve"> </w:delText>
        </w:r>
      </w:del>
      <w:r w:rsidRPr="00E77497">
        <w:t xml:space="preserve">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14:paraId="33DB0D4E" w14:textId="77777777" w:rsidR="004C02EF" w:rsidRPr="00E77497" w:rsidRDefault="004C02EF" w:rsidP="004C02EF">
      <w:pPr>
        <w:pStyle w:val="1"/>
        <w:numPr>
          <w:ilvl w:val="0"/>
          <w:numId w:val="0"/>
        </w:numPr>
      </w:pPr>
      <w:bookmarkStart w:id="24757" w:name="_Ref457704028"/>
      <w:bookmarkStart w:id="24758" w:name="_Toc472818901"/>
      <w:bookmarkStart w:id="24759" w:name="_Toc235503479"/>
      <w:bookmarkStart w:id="24760" w:name="_Toc241509254"/>
      <w:bookmarkStart w:id="24761" w:name="_Toc244416741"/>
      <w:bookmarkStart w:id="24762" w:name="_Toc276631105"/>
      <w:bookmarkStart w:id="24763" w:name="_Toc329528837"/>
      <w:r w:rsidRPr="00E77497">
        <w:t>15</w:t>
      </w:r>
      <w:r w:rsidRPr="00E77497">
        <w:tab/>
      </w:r>
      <w:bookmarkEnd w:id="24624"/>
      <w:r w:rsidRPr="00E77497">
        <w:t>Standard Built-in ECMAScript Object</w:t>
      </w:r>
      <w:bookmarkEnd w:id="24625"/>
      <w:bookmarkEnd w:id="24626"/>
      <w:bookmarkEnd w:id="24627"/>
      <w:bookmarkEnd w:id="24628"/>
      <w:bookmarkEnd w:id="24629"/>
      <w:bookmarkEnd w:id="24630"/>
      <w:bookmarkEnd w:id="24744"/>
      <w:r w:rsidRPr="00E77497">
        <w:t>s</w:t>
      </w:r>
      <w:bookmarkEnd w:id="24757"/>
      <w:bookmarkEnd w:id="24758"/>
      <w:bookmarkEnd w:id="24759"/>
      <w:bookmarkEnd w:id="24760"/>
      <w:bookmarkEnd w:id="24761"/>
      <w:bookmarkEnd w:id="24762"/>
      <w:bookmarkEnd w:id="24763"/>
    </w:p>
    <w:p w14:paraId="759A2A85" w14:textId="77777777"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14:paraId="365E3192" w14:textId="77777777" w:rsidR="004C02EF" w:rsidRPr="00E77497" w:rsidRDefault="004C02EF" w:rsidP="004C02EF">
      <w:r w:rsidRPr="00E77497">
        <w:t xml:space="preserve">Unless specified otherwise, </w:t>
      </w:r>
      <w:del w:id="24764" w:author="Rev 3 Allen Wirfs-Brock" w:date="2011-09-07T15:24:00Z">
        <w:r w:rsidRPr="00E77497" w:rsidDel="00FE434F">
          <w:delText xml:space="preserve">the </w:delText>
        </w:r>
      </w:del>
      <w:del w:id="24765" w:author="Allen Wirfs-Brock" w:date="2011-07-02T13:23:00Z">
        <w:r w:rsidRPr="00E77497" w:rsidDel="000011A1">
          <w:delText xml:space="preserve">[[Class]] internal property of </w:delText>
        </w:r>
      </w:del>
      <w:r w:rsidRPr="00E77497">
        <w:t xml:space="preserve">a built-in object </w:t>
      </w:r>
      <w:del w:id="24766" w:author="Allen Wirfs-Brock" w:date="2011-07-02T13:23:00Z">
        <w:r w:rsidRPr="00E77497" w:rsidDel="000011A1">
          <w:delText xml:space="preserve">is </w:delText>
        </w:r>
        <w:r w:rsidRPr="00E77497" w:rsidDel="000011A1">
          <w:rPr>
            <w:rFonts w:ascii="Courier New" w:hAnsi="Courier New"/>
            <w:b/>
          </w:rPr>
          <w:delText>"Function"</w:delText>
        </w:r>
      </w:del>
      <w:ins w:id="24767" w:author="Allen Wirfs-Brock" w:date="2011-07-02T13:23:00Z">
        <w:r w:rsidR="000011A1" w:rsidRPr="00E77497">
          <w:t>has the [[</w:t>
        </w:r>
        <w:del w:id="24768" w:author="Rev 3 Allen Wirfs-Brock" w:date="2011-09-07T15:24:00Z">
          <w:r w:rsidR="000011A1" w:rsidRPr="00E77497" w:rsidDel="00FE434F">
            <w:delText>IsFunction</w:delText>
          </w:r>
        </w:del>
      </w:ins>
      <w:ins w:id="24769" w:author="Rev 3 Allen Wirfs-Brock" w:date="2011-09-07T15:24:00Z">
        <w:r w:rsidR="00FE434F" w:rsidRPr="00E77497">
          <w:t>NativeBrand</w:t>
        </w:r>
      </w:ins>
      <w:ins w:id="24770" w:author="Allen Wirfs-Brock" w:date="2011-07-02T13:23:00Z">
        <w:r w:rsidR="000011A1" w:rsidRPr="00E77497">
          <w:t>]] internal property</w:t>
        </w:r>
      </w:ins>
      <w:ins w:id="24771" w:author="Rev 3 Allen Wirfs-Brock" w:date="2011-09-07T15:24:00Z">
        <w:r w:rsidR="00FE434F" w:rsidRPr="00E77497">
          <w:t xml:space="preserve"> with value NativeFunction</w:t>
        </w:r>
      </w:ins>
      <w:r w:rsidRPr="00E77497">
        <w:t xml:space="preserve"> if that built-in object has a [[Call]] internal property</w:t>
      </w:r>
      <w:del w:id="24772" w:author="Allen Wirfs-Brock" w:date="2011-07-02T13:24:00Z">
        <w:r w:rsidRPr="00E77497" w:rsidDel="000011A1">
          <w:delText xml:space="preserve">, or </w:delText>
        </w:r>
        <w:r w:rsidRPr="00E77497" w:rsidDel="000011A1">
          <w:rPr>
            <w:rFonts w:ascii="Courier New" w:hAnsi="Courier New"/>
            <w:b/>
          </w:rPr>
          <w:delText>"Object"</w:delText>
        </w:r>
        <w:r w:rsidRPr="00E77497" w:rsidDel="000011A1">
          <w:delText xml:space="preserve"> if that built-in object does not have a [[Call]] internal property</w:delText>
        </w:r>
      </w:del>
      <w:r w:rsidRPr="00E77497">
        <w:t xml:space="preserve">. Unless specified otherwise, the [[Extensible]] internal property of a built-in object initially has the value </w:t>
      </w:r>
      <w:r w:rsidRPr="00E77497">
        <w:rPr>
          <w:b/>
        </w:rPr>
        <w:t>true</w:t>
      </w:r>
      <w:r w:rsidRPr="00E77497">
        <w:t>.</w:t>
      </w:r>
    </w:p>
    <w:p w14:paraId="56A06E40" w14:textId="77777777"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63B280A3" w14:textId="77777777"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14:paraId="51FDE2ED" w14:textId="77777777"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13F785A7" w14:textId="77777777"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19CF0C32" w14:textId="77777777" w:rsidR="004C02EF" w:rsidRPr="00E77497" w:rsidRDefault="004C02EF" w:rsidP="004C02EF">
      <w:r w:rsidRPr="00E77497">
        <w:t xml:space="preserve">Every built-in function and every built-in constructor has the Function prototype object, which is the initial value of the expression </w:t>
      </w:r>
      <w:r w:rsidRPr="00E77497">
        <w:rPr>
          <w:rFonts w:ascii="Courier New" w:hAnsi="Courier New"/>
          <w:b/>
        </w:rPr>
        <w:t>Function.prototype</w:t>
      </w:r>
      <w:r w:rsidRPr="00E77497">
        <w:t xml:space="preserve"> (15.3.4), as the value of its [[Prototype]] internal property.</w:t>
      </w:r>
    </w:p>
    <w:p w14:paraId="37139A4E" w14:textId="77777777"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(15.2.4), as the value of its [[Prototype]] internal property, except the Object prototype object itself.</w:t>
      </w:r>
    </w:p>
    <w:p w14:paraId="06136866" w14:textId="77777777" w:rsidR="004C02EF" w:rsidRPr="00A67AF2" w:rsidRDefault="004C02EF" w:rsidP="0038160B">
      <w:r w:rsidRPr="00E77497">
        <w:t xml:space="preserve">None of the built-in functions described in this clause that are not constructors shall implement the [[Construct]] internal method unless otherwise specified in the description of a particular function. </w:t>
      </w:r>
      <w:commentRangeStart w:id="24773"/>
      <w:ins w:id="24774" w:author="Allen Wirfs-Brock" w:date="2011-07-07T11:43:00Z">
        <w:r w:rsidR="0038160B" w:rsidRPr="00E77497">
          <w:t xml:space="preserve">The behavior specified in this clause for each built-in function is the specification of the [[Call]] internal method behavior for that function.  </w:t>
        </w:r>
      </w:ins>
      <w:commentRangeEnd w:id="24773"/>
      <w:ins w:id="24775" w:author="Allen Wirfs-Brock" w:date="2011-07-07T11:44:00Z">
        <w:r w:rsidR="0038160B" w:rsidRPr="00E77497">
          <w:rPr>
            <w:rStyle w:val="af3"/>
            <w:lang w:val="en-GB"/>
          </w:rPr>
          <w:commentReference w:id="24773"/>
        </w:r>
      </w:ins>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14:paraId="3198BE2A" w14:textId="77777777" w:rsidR="004C02EF" w:rsidRPr="00E77497" w:rsidRDefault="004C02EF" w:rsidP="004C02EF">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4BC41212" w14:textId="77777777"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3BF61AF3" w14:textId="77777777"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6B74B105" w14:textId="77777777" w:rsidR="004C02EF" w:rsidRPr="00E77497" w:rsidRDefault="004C02EF" w:rsidP="004C02EF">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 Every other 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24776" w:name="_Toc382212248"/>
      <w:bookmarkStart w:id="24777" w:name="_Toc382212811"/>
      <w:bookmarkStart w:id="24778" w:name="_Toc382291593"/>
      <w:bookmarkStart w:id="24779" w:name="_Toc385672242"/>
      <w:bookmarkStart w:id="24780" w:name="_Toc393690346"/>
    </w:p>
    <w:p w14:paraId="76B7F75D" w14:textId="77777777" w:rsidR="004C02EF" w:rsidRPr="00E77497" w:rsidRDefault="004C02EF" w:rsidP="00B43482">
      <w:pPr>
        <w:pStyle w:val="20"/>
        <w:numPr>
          <w:ilvl w:val="0"/>
          <w:numId w:val="0"/>
        </w:numPr>
      </w:pPr>
      <w:bookmarkStart w:id="24781" w:name="_Ref457031693"/>
      <w:bookmarkStart w:id="24782" w:name="_Toc472818902"/>
      <w:bookmarkStart w:id="24783" w:name="_Toc235503480"/>
      <w:bookmarkStart w:id="24784" w:name="_Toc241509255"/>
      <w:bookmarkStart w:id="24785" w:name="_Toc244416742"/>
      <w:bookmarkStart w:id="24786" w:name="_Toc276631106"/>
      <w:bookmarkStart w:id="24787" w:name="_Toc329528838"/>
      <w:r w:rsidRPr="00E77497">
        <w:t>15.1</w:t>
      </w:r>
      <w:r w:rsidRPr="00E77497">
        <w:tab/>
        <w:t>The Global Objec</w:t>
      </w:r>
      <w:bookmarkEnd w:id="24776"/>
      <w:bookmarkEnd w:id="24777"/>
      <w:bookmarkEnd w:id="24778"/>
      <w:bookmarkEnd w:id="24779"/>
      <w:bookmarkEnd w:id="24780"/>
      <w:r w:rsidRPr="00E77497">
        <w:t>t</w:t>
      </w:r>
      <w:bookmarkEnd w:id="24781"/>
      <w:bookmarkEnd w:id="24782"/>
      <w:bookmarkEnd w:id="24783"/>
      <w:bookmarkEnd w:id="24784"/>
      <w:bookmarkEnd w:id="24785"/>
      <w:bookmarkEnd w:id="24786"/>
      <w:bookmarkEnd w:id="24787"/>
    </w:p>
    <w:p w14:paraId="0A999004" w14:textId="77777777" w:rsidR="004C02EF" w:rsidRPr="00E77497" w:rsidRDefault="004C02EF" w:rsidP="004C02EF">
      <w:r w:rsidRPr="00E77497">
        <w:t xml:space="preserve">The unique </w:t>
      </w:r>
      <w:r w:rsidRPr="00E77497">
        <w:rPr>
          <w:i/>
        </w:rPr>
        <w:t>global object</w:t>
      </w:r>
      <w:r w:rsidRPr="00E77497">
        <w:t xml:space="preserve"> is created before control enters any execution context. </w:t>
      </w:r>
    </w:p>
    <w:p w14:paraId="4036AC37" w14:textId="77777777" w:rsidR="004C02EF" w:rsidRPr="00E77497" w:rsidRDefault="004C02EF" w:rsidP="004C02EF">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14:paraId="0C798DC1" w14:textId="77777777" w:rsidR="004C02EF" w:rsidRPr="00E77497" w:rsidRDefault="004C02EF" w:rsidP="004C02EF">
      <w:r w:rsidRPr="00E77497">
        <w:t xml:space="preserve">The global object does not have a [[Construct]] internal property; it is not possible to use the global object as a constructor with the </w:t>
      </w:r>
      <w:r w:rsidRPr="00E77497">
        <w:rPr>
          <w:rFonts w:ascii="Courier New" w:hAnsi="Courier New"/>
          <w:b/>
        </w:rPr>
        <w:t>new</w:t>
      </w:r>
      <w:r w:rsidRPr="00E77497">
        <w:t xml:space="preserve"> operator.</w:t>
      </w:r>
      <w:bookmarkStart w:id="24788" w:name="_Toc382291594"/>
      <w:bookmarkStart w:id="24789" w:name="_Toc385672243"/>
    </w:p>
    <w:p w14:paraId="2E3FDB70" w14:textId="77777777" w:rsidR="004C02EF" w:rsidRPr="00E77497" w:rsidRDefault="004C02EF" w:rsidP="004C02EF">
      <w:r w:rsidRPr="00E77497">
        <w:t>The global object does not have a [[Call]] internal property; it is not possible to invoke the global object as a function.</w:t>
      </w:r>
    </w:p>
    <w:p w14:paraId="62D2259C" w14:textId="77777777" w:rsidR="004C02EF" w:rsidRPr="00E77497" w:rsidRDefault="004C02EF" w:rsidP="004C02EF">
      <w:r w:rsidRPr="00E77497">
        <w:t>The value</w:t>
      </w:r>
      <w:del w:id="24790" w:author="Rev 3 Allen Wirfs-Brock" w:date="2011-08-30T11:34:00Z">
        <w:r w:rsidRPr="00E77497" w:rsidDel="00F937DA">
          <w:delText>s</w:delText>
        </w:r>
      </w:del>
      <w:r w:rsidRPr="00E77497">
        <w:t xml:space="preserve"> of the [[Prototype]] </w:t>
      </w:r>
      <w:del w:id="24791" w:author="Allen Wirfs-Brock" w:date="2011-07-02T13:24:00Z">
        <w:r w:rsidRPr="00E77497" w:rsidDel="008962D8">
          <w:delText xml:space="preserve">and [[Class]] </w:delText>
        </w:r>
      </w:del>
      <w:r w:rsidRPr="00E77497">
        <w:t>internal propert</w:t>
      </w:r>
      <w:ins w:id="24792" w:author="Rev 3 Allen Wirfs-Brock" w:date="2011-08-30T11:34:00Z">
        <w:r w:rsidR="00F937DA" w:rsidRPr="00E77497">
          <w:t>y</w:t>
        </w:r>
      </w:ins>
      <w:del w:id="24793" w:author="Rev 3 Allen Wirfs-Brock" w:date="2011-08-30T11:34:00Z">
        <w:r w:rsidRPr="00E77497" w:rsidDel="00F937DA">
          <w:delText>ies</w:delText>
        </w:r>
      </w:del>
      <w:r w:rsidRPr="00E77497">
        <w:t xml:space="preserve"> of the global object </w:t>
      </w:r>
      <w:del w:id="24794" w:author="Rev 3 Allen Wirfs-Brock" w:date="2011-08-30T11:34:00Z">
        <w:r w:rsidRPr="00E77497" w:rsidDel="00F937DA">
          <w:delText xml:space="preserve">are </w:delText>
        </w:r>
      </w:del>
      <w:ins w:id="24795" w:author="Rev 3 Allen Wirfs-Brock" w:date="2011-08-30T11:34:00Z">
        <w:r w:rsidR="00F937DA" w:rsidRPr="00E77497">
          <w:t xml:space="preserve">is </w:t>
        </w:r>
      </w:ins>
      <w:r w:rsidRPr="00E77497">
        <w:t>implementation-dependent.</w:t>
      </w:r>
      <w:bookmarkStart w:id="24796" w:name="_Toc393690347"/>
    </w:p>
    <w:p w14:paraId="32F9CE47" w14:textId="77777777" w:rsidR="004C02EF" w:rsidRPr="00E77497" w:rsidRDefault="004C02EF" w:rsidP="004C02EF">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346B5641" w14:textId="77777777" w:rsidR="004C02EF" w:rsidRPr="00E77497" w:rsidRDefault="004C02EF" w:rsidP="00B43482">
      <w:pPr>
        <w:pStyle w:val="30"/>
        <w:numPr>
          <w:ilvl w:val="0"/>
          <w:numId w:val="0"/>
        </w:numPr>
      </w:pPr>
      <w:bookmarkStart w:id="24797" w:name="_Toc472818903"/>
      <w:bookmarkStart w:id="24798" w:name="_Toc235503481"/>
      <w:bookmarkStart w:id="24799" w:name="_Toc241509256"/>
      <w:bookmarkStart w:id="24800" w:name="_Toc244416743"/>
      <w:bookmarkStart w:id="24801" w:name="_Toc276631107"/>
      <w:bookmarkStart w:id="24802" w:name="_Toc329528839"/>
      <w:r w:rsidRPr="00E77497">
        <w:t>15.1.1</w:t>
      </w:r>
      <w:r w:rsidRPr="00E77497">
        <w:tab/>
        <w:t>Value Properties of the Global Objec</w:t>
      </w:r>
      <w:bookmarkEnd w:id="24788"/>
      <w:bookmarkEnd w:id="24789"/>
      <w:bookmarkEnd w:id="24796"/>
      <w:r w:rsidRPr="00E77497">
        <w:t>t</w:t>
      </w:r>
      <w:bookmarkStart w:id="24803" w:name="_Toc385672244"/>
      <w:bookmarkStart w:id="24804" w:name="_Toc393690348"/>
      <w:bookmarkStart w:id="24805" w:name="_Toc382291595"/>
      <w:bookmarkEnd w:id="24797"/>
      <w:bookmarkEnd w:id="24798"/>
      <w:bookmarkEnd w:id="24799"/>
      <w:bookmarkEnd w:id="24800"/>
      <w:bookmarkEnd w:id="24801"/>
      <w:bookmarkEnd w:id="24802"/>
    </w:p>
    <w:p w14:paraId="14D8DB00" w14:textId="77777777" w:rsidR="004C02EF" w:rsidRPr="00E77497" w:rsidRDefault="004C02EF" w:rsidP="004C02EF">
      <w:pPr>
        <w:pStyle w:val="40"/>
        <w:numPr>
          <w:ilvl w:val="0"/>
          <w:numId w:val="0"/>
        </w:numPr>
      </w:pPr>
      <w:bookmarkStart w:id="24806" w:name="_Ref449966769"/>
      <w:r w:rsidRPr="00E77497">
        <w:t>15.1.1.1</w:t>
      </w:r>
      <w:r w:rsidRPr="00E77497">
        <w:tab/>
        <w:t>Na</w:t>
      </w:r>
      <w:bookmarkEnd w:id="24803"/>
      <w:bookmarkEnd w:id="24804"/>
      <w:r w:rsidRPr="00E77497">
        <w:t>N</w:t>
      </w:r>
      <w:bookmarkEnd w:id="24806"/>
    </w:p>
    <w:p w14:paraId="5E564B3E" w14:textId="77777777" w:rsidR="004C02EF" w:rsidRPr="00E77497" w:rsidRDefault="004C02EF" w:rsidP="004C02EF">
      <w:r w:rsidRPr="00E77497">
        <w:t xml:space="preserve">The value of </w:t>
      </w:r>
      <w:r w:rsidRPr="00E77497">
        <w:rPr>
          <w:rFonts w:ascii="Courier New" w:hAnsi="Courier New"/>
          <w:b/>
        </w:rPr>
        <w:t>NaN</w:t>
      </w:r>
      <w:r w:rsidRPr="00E77497">
        <w:t xml:space="preserve"> is </w:t>
      </w:r>
      <w:r w:rsidRPr="00E77497">
        <w:rPr>
          <w:b/>
        </w:rPr>
        <w:t>NaN</w:t>
      </w:r>
      <w:bookmarkStart w:id="24807" w:name="_Toc385672245"/>
      <w:bookmarkStart w:id="24808" w:name="_Toc393690349"/>
      <w:r w:rsidRPr="00E77497">
        <w:t xml:space="preserve"> (see 8.5).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F9164DD" w14:textId="77777777" w:rsidR="004C02EF" w:rsidRPr="00E77497" w:rsidRDefault="004C02EF" w:rsidP="004C02EF">
      <w:pPr>
        <w:pStyle w:val="40"/>
        <w:numPr>
          <w:ilvl w:val="0"/>
          <w:numId w:val="0"/>
        </w:numPr>
      </w:pPr>
      <w:bookmarkStart w:id="24809" w:name="_Ref449966787"/>
      <w:r w:rsidRPr="00E77497">
        <w:t>15.1.1.2</w:t>
      </w:r>
      <w:r w:rsidRPr="00E77497">
        <w:tab/>
        <w:t>Infinit</w:t>
      </w:r>
      <w:bookmarkEnd w:id="24807"/>
      <w:bookmarkEnd w:id="24808"/>
      <w:r w:rsidRPr="00E77497">
        <w:t>y</w:t>
      </w:r>
      <w:bookmarkEnd w:id="24809"/>
    </w:p>
    <w:p w14:paraId="77D735DE" w14:textId="77777777" w:rsidR="004C02EF" w:rsidRPr="00E77497" w:rsidRDefault="004C02EF" w:rsidP="004C02E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8.5).</w:t>
      </w:r>
      <w:bookmarkStart w:id="24810" w:name="_Toc385672246"/>
      <w:bookmarkStart w:id="24811" w:name="_Toc393690350"/>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163A7FB6" w14:textId="77777777" w:rsidR="004C02EF" w:rsidRPr="00E77497" w:rsidRDefault="004C02EF" w:rsidP="004C02EF">
      <w:pPr>
        <w:pStyle w:val="40"/>
        <w:numPr>
          <w:ilvl w:val="0"/>
          <w:numId w:val="0"/>
        </w:numPr>
      </w:pPr>
      <w:bookmarkStart w:id="24812" w:name="_Ref449966804"/>
      <w:r w:rsidRPr="00E77497">
        <w:t>15.1.1.3</w:t>
      </w:r>
      <w:r w:rsidRPr="00E77497">
        <w:tab/>
        <w:t>undefined</w:t>
      </w:r>
      <w:bookmarkEnd w:id="24812"/>
    </w:p>
    <w:p w14:paraId="5D42188C" w14:textId="77777777" w:rsidR="004C02EF" w:rsidRPr="00E77497" w:rsidRDefault="004C02EF" w:rsidP="004C02EF">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8.1).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4BB48BE0" w14:textId="77777777" w:rsidR="004C02EF" w:rsidRPr="00E77497" w:rsidRDefault="004C02EF" w:rsidP="00B43482">
      <w:pPr>
        <w:pStyle w:val="30"/>
        <w:numPr>
          <w:ilvl w:val="0"/>
          <w:numId w:val="0"/>
        </w:numPr>
      </w:pPr>
      <w:bookmarkStart w:id="24813" w:name="_Toc472818904"/>
      <w:bookmarkStart w:id="24814" w:name="_Toc235503482"/>
      <w:bookmarkStart w:id="24815" w:name="_Toc241509257"/>
      <w:bookmarkStart w:id="24816" w:name="_Toc244416744"/>
      <w:bookmarkStart w:id="24817" w:name="_Toc276631108"/>
      <w:bookmarkStart w:id="24818" w:name="_Toc329528840"/>
      <w:r w:rsidRPr="00E77497">
        <w:t>15.1.2</w:t>
      </w:r>
      <w:r w:rsidRPr="00E77497">
        <w:tab/>
        <w:t>Function Properties of the Global Objec</w:t>
      </w:r>
      <w:bookmarkEnd w:id="24805"/>
      <w:bookmarkEnd w:id="24810"/>
      <w:bookmarkEnd w:id="24811"/>
      <w:r w:rsidRPr="00E77497">
        <w:t>t</w:t>
      </w:r>
      <w:bookmarkStart w:id="24819" w:name="_Toc382291596"/>
      <w:bookmarkStart w:id="24820" w:name="_Toc385672247"/>
      <w:bookmarkStart w:id="24821" w:name="_Toc393690351"/>
      <w:bookmarkEnd w:id="24813"/>
      <w:bookmarkEnd w:id="24814"/>
      <w:bookmarkEnd w:id="24815"/>
      <w:bookmarkEnd w:id="24816"/>
      <w:bookmarkEnd w:id="24817"/>
      <w:bookmarkEnd w:id="24818"/>
    </w:p>
    <w:p w14:paraId="6866E21F" w14:textId="77777777" w:rsidR="004C02EF" w:rsidRPr="00E77497" w:rsidRDefault="004C02EF" w:rsidP="004C02EF">
      <w:pPr>
        <w:pStyle w:val="40"/>
        <w:numPr>
          <w:ilvl w:val="0"/>
          <w:numId w:val="0"/>
        </w:numPr>
      </w:pPr>
      <w:bookmarkStart w:id="24822" w:name="_Ref449966832"/>
      <w:r w:rsidRPr="00E77497">
        <w:t>15.1.2.1</w:t>
      </w:r>
      <w:r w:rsidRPr="00E77497">
        <w:tab/>
        <w:t>eval (x</w:t>
      </w:r>
      <w:bookmarkEnd w:id="24819"/>
      <w:bookmarkEnd w:id="24820"/>
      <w:bookmarkEnd w:id="24821"/>
      <w:r w:rsidRPr="00E77497">
        <w:t>)</w:t>
      </w:r>
      <w:bookmarkEnd w:id="24822"/>
    </w:p>
    <w:p w14:paraId="4DFD9F9E" w14:textId="77777777" w:rsidR="004C02EF" w:rsidRPr="00E77497" w:rsidRDefault="004C02EF" w:rsidP="004C02EF">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15E160DE" w14:textId="77777777" w:rsidR="004C02EF" w:rsidRPr="00E77497" w:rsidRDefault="004C02EF" w:rsidP="00C47E72">
      <w:pPr>
        <w:numPr>
          <w:ilvl w:val="0"/>
          <w:numId w:val="154"/>
        </w:numPr>
        <w:contextualSpacing/>
        <w:rPr>
          <w:rFonts w:ascii="Times New Roman" w:hAnsi="Times New Roman"/>
        </w:rPr>
      </w:pPr>
      <w:commentRangeStart w:id="24823"/>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14:paraId="024DF0C8"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prog </w:t>
      </w:r>
      <w:r w:rsidRPr="00E77497">
        <w:rPr>
          <w:rFonts w:ascii="Times New Roman" w:hAnsi="Times New Roman"/>
        </w:rPr>
        <w:t xml:space="preserve">be the ECMAScript code that is the result of parsing </w:t>
      </w:r>
      <w:r w:rsidRPr="00E77497">
        <w:rPr>
          <w:rFonts w:ascii="Times New Roman" w:hAnsi="Times New Roman"/>
          <w:i/>
        </w:rPr>
        <w:t>x</w:t>
      </w:r>
      <w:ins w:id="24824" w:author="Rev 9 Allen Wirfs-Brock" w:date="2012-07-07T14:15:00Z">
        <w:r w:rsidR="0011303E">
          <w:rPr>
            <w:rFonts w:ascii="Times New Roman" w:hAnsi="Times New Roman"/>
            <w:i/>
          </w:rPr>
          <w:t>, interpreted as UTF-16 encoded Unico</w:t>
        </w:r>
      </w:ins>
      <w:ins w:id="24825" w:author="Rev 9 Allen Wirfs-Brock" w:date="2012-07-07T14:16:00Z">
        <w:r w:rsidR="0011303E">
          <w:rPr>
            <w:rFonts w:ascii="Times New Roman" w:hAnsi="Times New Roman"/>
            <w:i/>
          </w:rPr>
          <w:t>de text</w:t>
        </w:r>
      </w:ins>
      <w:ins w:id="24826" w:author="Rev 9 Allen Wirfs-Brock" w:date="2012-07-07T14:17:00Z">
        <w:r w:rsidR="0011303E">
          <w:rPr>
            <w:rFonts w:ascii="Times New Roman" w:hAnsi="Times New Roman"/>
            <w:i/>
          </w:rPr>
          <w:t>,</w:t>
        </w:r>
      </w:ins>
      <w:r w:rsidRPr="00E77497">
        <w:rPr>
          <w:rFonts w:ascii="Times New Roman" w:hAnsi="Times New Roman"/>
          <w:i/>
        </w:rPr>
        <w:t xml:space="preserve"> </w:t>
      </w:r>
      <w:del w:id="24827" w:author="Rev 7 Allen Wirfs-Brock" w:date="2012-05-02T11:40:00Z">
        <w:r w:rsidRPr="00E77497" w:rsidDel="00E56428">
          <w:rPr>
            <w:rFonts w:ascii="Times New Roman" w:hAnsi="Times New Roman"/>
          </w:rPr>
          <w:delText>as a</w:delText>
        </w:r>
      </w:del>
      <w:ins w:id="24828" w:author="Rev 7 Allen Wirfs-Brock" w:date="2012-05-02T11:40:00Z">
        <w:r w:rsidR="00E56428">
          <w:rPr>
            <w:rFonts w:ascii="Times New Roman" w:hAnsi="Times New Roman"/>
          </w:rPr>
          <w:t>for the goal symbol</w:t>
        </w:r>
      </w:ins>
      <w:r w:rsidRPr="00E77497">
        <w:rPr>
          <w:rFonts w:ascii="Times New Roman" w:hAnsi="Times New Roman"/>
        </w:rPr>
        <w:t xml:space="preserve"> </w:t>
      </w:r>
      <w:r w:rsidRPr="00E77497">
        <w:rPr>
          <w:rFonts w:ascii="Times New Roman" w:hAnsi="Times New Roman"/>
          <w:i/>
        </w:rPr>
        <w:t>Program</w:t>
      </w:r>
      <w:r w:rsidRPr="00E77497">
        <w:rPr>
          <w:rFonts w:ascii="Times New Roman" w:hAnsi="Times New Roman"/>
        </w:rPr>
        <w:t>. If the parse fails</w:t>
      </w:r>
      <w:ins w:id="24829" w:author="Rev 9 Allen Wirfs-Brock" w:date="2012-07-07T14:17:00Z">
        <w:r w:rsidR="0011303E">
          <w:rPr>
            <w:rFonts w:ascii="Times New Roman" w:hAnsi="Times New Roman"/>
          </w:rPr>
          <w:t xml:space="preserve"> or any early errors are detected</w:t>
        </w:r>
      </w:ins>
      <w:r w:rsidRPr="00E77497">
        <w:rPr>
          <w:rFonts w:ascii="Times New Roman" w:hAnsi="Times New Roman"/>
        </w:rPr>
        <w:t xml:space="preserve">, throw a </w:t>
      </w:r>
      <w:r w:rsidRPr="00E77497">
        <w:rPr>
          <w:rFonts w:ascii="Times New Roman" w:hAnsi="Times New Roman"/>
          <w:b/>
        </w:rPr>
        <w:t>SyntaxError</w:t>
      </w:r>
      <w:r w:rsidRPr="00E77497">
        <w:rPr>
          <w:rFonts w:ascii="Times New Roman" w:hAnsi="Times New Roman"/>
        </w:rPr>
        <w:t xml:space="preserve"> exception (but see also clause 16).</w:t>
      </w:r>
    </w:p>
    <w:p w14:paraId="031ACAC1" w14:textId="77777777" w:rsidR="004C02EF" w:rsidRPr="00E77497" w:rsidRDefault="004C02EF" w:rsidP="0011303E">
      <w:pPr>
        <w:numPr>
          <w:ilvl w:val="0"/>
          <w:numId w:val="154"/>
        </w:numPr>
        <w:spacing w:after="0"/>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evalCtx </w:t>
      </w:r>
      <w:r w:rsidRPr="00E77497">
        <w:rPr>
          <w:rFonts w:ascii="Times New Roman" w:hAnsi="Times New Roman"/>
        </w:rPr>
        <w:t xml:space="preserve">be the result of establishing a new execution context (10.4.2) for the eval code </w:t>
      </w:r>
      <w:r w:rsidRPr="00E77497">
        <w:rPr>
          <w:rFonts w:ascii="Times New Roman" w:hAnsi="Times New Roman"/>
          <w:i/>
        </w:rPr>
        <w:t>prog</w:t>
      </w:r>
      <w:r w:rsidRPr="00E77497">
        <w:rPr>
          <w:rFonts w:ascii="Times New Roman" w:hAnsi="Times New Roman"/>
        </w:rPr>
        <w:t>.</w:t>
      </w:r>
    </w:p>
    <w:p w14:paraId="35E0F408" w14:textId="77777777" w:rsidR="00E56428" w:rsidRPr="00E77497" w:rsidRDefault="00E56428" w:rsidP="00E56428">
      <w:pPr>
        <w:pStyle w:val="Alg4"/>
        <w:numPr>
          <w:ilvl w:val="0"/>
          <w:numId w:val="154"/>
        </w:numPr>
        <w:rPr>
          <w:ins w:id="24830" w:author="Rev 7 Allen Wirfs-Brock" w:date="2012-05-02T11:36:00Z"/>
        </w:rPr>
      </w:pPr>
      <w:ins w:id="24831" w:author="Rev 7 Allen Wirfs-Brock" w:date="2012-05-02T11:36:00Z">
        <w:r w:rsidRPr="00E77497">
          <w:t>If there is no calling context or if the eval code is not being evaluated by a direct call (15.1.2.1.1) to the eval function then,</w:t>
        </w:r>
      </w:ins>
    </w:p>
    <w:p w14:paraId="11FE9DF0" w14:textId="77777777" w:rsidR="00E56428" w:rsidRPr="00E77497" w:rsidRDefault="00E56428" w:rsidP="00E56428">
      <w:pPr>
        <w:pStyle w:val="Alg4"/>
        <w:numPr>
          <w:ilvl w:val="1"/>
          <w:numId w:val="154"/>
        </w:numPr>
        <w:rPr>
          <w:ins w:id="24832" w:author="Rev 7 Allen Wirfs-Brock" w:date="2012-05-02T11:36:00Z"/>
        </w:rPr>
      </w:pPr>
      <w:ins w:id="24833" w:author="Rev 7 Allen Wirfs-Brock" w:date="2012-05-02T11:36:00Z">
        <w:r w:rsidRPr="00E77497">
          <w:t xml:space="preserve">Initialise the execution context as if it was a global execution context using the eval code as </w:t>
        </w:r>
        <w:r w:rsidRPr="00E77497">
          <w:rPr>
            <w:i/>
          </w:rPr>
          <w:t>C</w:t>
        </w:r>
        <w:r w:rsidRPr="00E77497">
          <w:t xml:space="preserve"> as described in 10.4.1.1.</w:t>
        </w:r>
      </w:ins>
    </w:p>
    <w:p w14:paraId="6FFDB383" w14:textId="77777777" w:rsidR="00E56428" w:rsidRPr="00E77497" w:rsidRDefault="00E56428" w:rsidP="00E56428">
      <w:pPr>
        <w:pStyle w:val="Alg4"/>
        <w:numPr>
          <w:ilvl w:val="0"/>
          <w:numId w:val="154"/>
        </w:numPr>
        <w:rPr>
          <w:ins w:id="24834" w:author="Rev 7 Allen Wirfs-Brock" w:date="2012-05-02T11:36:00Z"/>
        </w:rPr>
      </w:pPr>
      <w:ins w:id="24835" w:author="Rev 7 Allen Wirfs-Brock" w:date="2012-05-02T11:36:00Z">
        <w:r w:rsidRPr="00E77497">
          <w:t>Else,</w:t>
        </w:r>
      </w:ins>
    </w:p>
    <w:p w14:paraId="72DC92AF" w14:textId="77777777" w:rsidR="00E56428" w:rsidRPr="00E77497" w:rsidRDefault="00E56428" w:rsidP="00E56428">
      <w:pPr>
        <w:pStyle w:val="Alg4"/>
        <w:numPr>
          <w:ilvl w:val="1"/>
          <w:numId w:val="154"/>
        </w:numPr>
        <w:rPr>
          <w:ins w:id="24836" w:author="Rev 7 Allen Wirfs-Brock" w:date="2012-05-02T11:36:00Z"/>
        </w:rPr>
      </w:pPr>
      <w:ins w:id="24837" w:author="Rev 7 Allen Wirfs-Brock" w:date="2012-05-02T11:36:00Z">
        <w:r w:rsidRPr="00E77497">
          <w:t>Set the ThisBinding to the same value as the ThisBinding of the calling execution context.</w:t>
        </w:r>
      </w:ins>
    </w:p>
    <w:p w14:paraId="12F44B92" w14:textId="77777777" w:rsidR="00E56428" w:rsidRPr="00E77497" w:rsidRDefault="00E56428" w:rsidP="00E56428">
      <w:pPr>
        <w:pStyle w:val="Alg4"/>
        <w:numPr>
          <w:ilvl w:val="1"/>
          <w:numId w:val="154"/>
        </w:numPr>
        <w:rPr>
          <w:ins w:id="24838" w:author="Rev 7 Allen Wirfs-Brock" w:date="2012-05-02T11:36:00Z"/>
        </w:rPr>
      </w:pPr>
      <w:ins w:id="24839" w:author="Rev 7 Allen Wirfs-Brock" w:date="2012-05-02T11:36:00Z">
        <w:r w:rsidRPr="00E77497">
          <w:t>Set the LexicalEnvironment to the same value as the LexicalEnvironment of the calling execution context.</w:t>
        </w:r>
      </w:ins>
    </w:p>
    <w:p w14:paraId="4103ED97" w14:textId="77777777" w:rsidR="00E56428" w:rsidRPr="00E77497" w:rsidRDefault="00E56428" w:rsidP="00E56428">
      <w:pPr>
        <w:pStyle w:val="Alg4"/>
        <w:numPr>
          <w:ilvl w:val="1"/>
          <w:numId w:val="154"/>
        </w:numPr>
        <w:rPr>
          <w:ins w:id="24840" w:author="Rev 7 Allen Wirfs-Brock" w:date="2012-05-02T11:36:00Z"/>
        </w:rPr>
      </w:pPr>
      <w:ins w:id="24841" w:author="Rev 7 Allen Wirfs-Brock" w:date="2012-05-02T11:36:00Z">
        <w:r w:rsidRPr="00E77497">
          <w:t>Set the VariableEnvironment to the same value as the VariableEnvironment of the calling execution context.</w:t>
        </w:r>
      </w:ins>
    </w:p>
    <w:p w14:paraId="4EBE939E" w14:textId="77777777" w:rsidR="00E56428" w:rsidRPr="00E77497" w:rsidRDefault="00E56428" w:rsidP="00E56428">
      <w:pPr>
        <w:pStyle w:val="Alg4"/>
        <w:numPr>
          <w:ilvl w:val="0"/>
          <w:numId w:val="154"/>
        </w:numPr>
        <w:rPr>
          <w:ins w:id="24842" w:author="Rev 7 Allen Wirfs-Brock" w:date="2012-05-02T11:36:00Z"/>
        </w:rPr>
      </w:pPr>
      <w:ins w:id="24843" w:author="Rev 7 Allen Wirfs-Brock" w:date="2012-05-02T11:36:00Z">
        <w:r w:rsidRPr="00E77497">
          <w:t>If the eval code is strict code, then</w:t>
        </w:r>
      </w:ins>
    </w:p>
    <w:p w14:paraId="00320578" w14:textId="77777777" w:rsidR="00E56428" w:rsidRPr="00E77497" w:rsidRDefault="00E56428" w:rsidP="00E56428">
      <w:pPr>
        <w:pStyle w:val="Alg4"/>
        <w:numPr>
          <w:ilvl w:val="1"/>
          <w:numId w:val="154"/>
        </w:numPr>
        <w:rPr>
          <w:ins w:id="24844" w:author="Rev 7 Allen Wirfs-Brock" w:date="2012-05-02T11:36:00Z"/>
        </w:rPr>
      </w:pPr>
      <w:ins w:id="24845" w:author="Rev 7 Allen Wirfs-Brock" w:date="2012-05-02T11:36:00Z">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the LexicalEnvironment as the argument.</w:t>
        </w:r>
      </w:ins>
    </w:p>
    <w:p w14:paraId="1A0883BE" w14:textId="77777777" w:rsidR="00E56428" w:rsidRPr="00E77497" w:rsidRDefault="00E56428" w:rsidP="00E56428">
      <w:pPr>
        <w:pStyle w:val="Alg4"/>
        <w:numPr>
          <w:ilvl w:val="1"/>
          <w:numId w:val="154"/>
        </w:numPr>
        <w:rPr>
          <w:ins w:id="24846" w:author="Rev 7 Allen Wirfs-Brock" w:date="2012-05-02T11:36:00Z"/>
        </w:rPr>
      </w:pPr>
      <w:ins w:id="24847" w:author="Rev 7 Allen Wirfs-Brock" w:date="2012-05-02T11:36:00Z">
        <w:r w:rsidRPr="00E77497">
          <w:t xml:space="preserve">Set the LexicalEnvironment to </w:t>
        </w:r>
        <w:r w:rsidRPr="00E77497">
          <w:rPr>
            <w:i/>
          </w:rPr>
          <w:t>strictVarEnv</w:t>
        </w:r>
        <w:r w:rsidRPr="00E77497">
          <w:t>.</w:t>
        </w:r>
      </w:ins>
    </w:p>
    <w:p w14:paraId="53B2DDE0" w14:textId="77777777" w:rsidR="00E56428" w:rsidRPr="00E77497" w:rsidRDefault="00E56428" w:rsidP="00E56428">
      <w:pPr>
        <w:pStyle w:val="Alg4"/>
        <w:numPr>
          <w:ilvl w:val="1"/>
          <w:numId w:val="154"/>
        </w:numPr>
        <w:rPr>
          <w:ins w:id="24848" w:author="Rev 7 Allen Wirfs-Brock" w:date="2012-05-02T11:36:00Z"/>
        </w:rPr>
      </w:pPr>
      <w:ins w:id="24849" w:author="Rev 7 Allen Wirfs-Brock" w:date="2012-05-02T11:36:00Z">
        <w:r w:rsidRPr="00E77497">
          <w:t xml:space="preserve">Set the VariableEnvironment to </w:t>
        </w:r>
        <w:r w:rsidRPr="00E77497">
          <w:rPr>
            <w:i/>
          </w:rPr>
          <w:t>strictVarEnv</w:t>
        </w:r>
        <w:r w:rsidRPr="00E77497">
          <w:t>.</w:t>
        </w:r>
      </w:ins>
    </w:p>
    <w:p w14:paraId="0FF6B805" w14:textId="77777777" w:rsidR="00E56428" w:rsidRPr="00E77497" w:rsidRDefault="00E56428" w:rsidP="00E56428">
      <w:pPr>
        <w:pStyle w:val="Alg4"/>
        <w:numPr>
          <w:ilvl w:val="0"/>
          <w:numId w:val="154"/>
        </w:numPr>
        <w:spacing w:after="240"/>
        <w:rPr>
          <w:ins w:id="24850" w:author="Rev 7 Allen Wirfs-Brock" w:date="2012-05-02T11:36:00Z"/>
        </w:rPr>
      </w:pPr>
      <w:ins w:id="24851" w:author="Rev 7 Allen Wirfs-Brock" w:date="2012-05-02T11:36:00Z">
        <w:r w:rsidRPr="00E77497">
          <w:t>Perform Declaration Binding Instantiation as described in 10.5 using the eval code.</w:t>
        </w:r>
      </w:ins>
    </w:p>
    <w:p w14:paraId="06FE551D"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the program </w:t>
      </w:r>
      <w:r w:rsidRPr="00E77497">
        <w:rPr>
          <w:rFonts w:ascii="Times New Roman" w:hAnsi="Times New Roman"/>
          <w:i/>
        </w:rPr>
        <w:t>prog</w:t>
      </w:r>
      <w:r w:rsidRPr="00E77497">
        <w:rPr>
          <w:rFonts w:ascii="Times New Roman" w:hAnsi="Times New Roman"/>
        </w:rPr>
        <w:t>.</w:t>
      </w:r>
    </w:p>
    <w:p w14:paraId="6613DCF9" w14:textId="77777777" w:rsidR="004C02EF" w:rsidRPr="00E77497" w:rsidRDefault="004C02EF" w:rsidP="00C47E72">
      <w:pPr>
        <w:numPr>
          <w:ilvl w:val="0"/>
          <w:numId w:val="154"/>
        </w:numPr>
        <w:contextualSpacing/>
        <w:rPr>
          <w:rFonts w:ascii="Times New Roman" w:hAnsi="Times New Roman"/>
        </w:rPr>
      </w:pPr>
      <w:bookmarkStart w:id="24852" w:name="_Toc382291597"/>
      <w:bookmarkStart w:id="24853" w:name="_Toc385672248"/>
      <w:bookmarkStart w:id="24854" w:name="_Toc393690352"/>
      <w:r w:rsidRPr="00E77497">
        <w:rPr>
          <w:rFonts w:ascii="Times New Roman" w:hAnsi="Times New Roman"/>
        </w:rPr>
        <w:t xml:space="preserve">Exit the running execution context </w:t>
      </w:r>
      <w:r w:rsidRPr="00E77497">
        <w:rPr>
          <w:rFonts w:ascii="Times New Roman" w:hAnsi="Times New Roman"/>
          <w:i/>
        </w:rPr>
        <w:t>evalCtx</w:t>
      </w:r>
      <w:r w:rsidRPr="00E77497">
        <w:rPr>
          <w:rFonts w:ascii="Times New Roman" w:hAnsi="Times New Roman"/>
        </w:rPr>
        <w:t>, restoring the previous execution context.</w:t>
      </w:r>
    </w:p>
    <w:p w14:paraId="23113971"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a value </w:t>
      </w:r>
      <w:r w:rsidRPr="00E77497">
        <w:rPr>
          <w:rFonts w:ascii="Times New Roman" w:hAnsi="Times New Roman"/>
          <w:i/>
        </w:rPr>
        <w:t>V</w:t>
      </w:r>
      <w:r w:rsidRPr="00E77497">
        <w:rPr>
          <w:rFonts w:ascii="Times New Roman" w:hAnsi="Times New Roman"/>
        </w:rPr>
        <w:t xml:space="preserve">, then return the value </w:t>
      </w:r>
      <w:r w:rsidRPr="00E77497">
        <w:rPr>
          <w:rFonts w:ascii="Times New Roman" w:hAnsi="Times New Roman"/>
          <w:i/>
        </w:rPr>
        <w:t>V</w:t>
      </w:r>
      <w:r w:rsidRPr="00E77497">
        <w:rPr>
          <w:rFonts w:ascii="Times New Roman" w:hAnsi="Times New Roman"/>
        </w:rPr>
        <w:t>.</w:t>
      </w:r>
    </w:p>
    <w:p w14:paraId="66D556A0"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w:t>
      </w:r>
      <w:r w:rsidRPr="00E77497">
        <w:rPr>
          <w:rFonts w:cs="Arial"/>
        </w:rPr>
        <w:t>empty</w:t>
      </w:r>
      <w:r w:rsidRPr="00E77497">
        <w:rPr>
          <w:rFonts w:ascii="Times New Roman" w:hAnsi="Times New Roman"/>
        </w:rPr>
        <w:t xml:space="preserve">, then return the value </w:t>
      </w:r>
      <w:r w:rsidRPr="00E77497">
        <w:rPr>
          <w:rFonts w:ascii="Times New Roman" w:hAnsi="Times New Roman"/>
          <w:b/>
        </w:rPr>
        <w:t>undefined</w:t>
      </w:r>
      <w:r w:rsidRPr="00E77497">
        <w:rPr>
          <w:rFonts w:ascii="Times New Roman" w:hAnsi="Times New Roman"/>
        </w:rPr>
        <w:t>.</w:t>
      </w:r>
    </w:p>
    <w:p w14:paraId="21692945" w14:textId="77777777" w:rsidR="004C02EF" w:rsidRPr="00E77497" w:rsidRDefault="004C02EF" w:rsidP="007E0164">
      <w:pPr>
        <w:numPr>
          <w:ilvl w:val="0"/>
          <w:numId w:val="154"/>
        </w:numPr>
        <w:rPr>
          <w:rFonts w:ascii="Times New Roman" w:hAnsi="Times New Roman"/>
        </w:rPr>
      </w:pPr>
      <w:r w:rsidRPr="00E77497">
        <w:rPr>
          <w:rFonts w:ascii="Times New Roman" w:hAnsi="Times New Roman"/>
        </w:rPr>
        <w:t xml:space="preserve">Otherwise, </w:t>
      </w:r>
      <w:r w:rsidRPr="00E77497">
        <w:rPr>
          <w:rFonts w:ascii="Times New Roman" w:hAnsi="Times New Roman"/>
          <w:i/>
        </w:rPr>
        <w:t>result</w:t>
      </w:r>
      <w:r w:rsidRPr="00E77497">
        <w:rPr>
          <w:rFonts w:ascii="Times New Roman" w:hAnsi="Times New Roman"/>
        </w:rPr>
        <w:t xml:space="preserve">.type must be </w:t>
      </w:r>
      <w:r w:rsidRPr="00E77497">
        <w:rPr>
          <w:rFonts w:cs="Arial"/>
        </w:rPr>
        <w:t>throw</w:t>
      </w:r>
      <w:r w:rsidRPr="00E77497">
        <w:rPr>
          <w:rFonts w:ascii="Times New Roman" w:hAnsi="Times New Roman"/>
        </w:rPr>
        <w:t xml:space="preserve">. Throw </w:t>
      </w:r>
      <w:r w:rsidRPr="00E77497">
        <w:rPr>
          <w:rFonts w:ascii="Times New Roman" w:hAnsi="Times New Roman"/>
          <w:i/>
        </w:rPr>
        <w:t>result</w:t>
      </w:r>
      <w:r w:rsidRPr="00E77497">
        <w:rPr>
          <w:rFonts w:ascii="Times New Roman" w:hAnsi="Times New Roman"/>
        </w:rPr>
        <w:t>.value as an exception.</w:t>
      </w:r>
      <w:commentRangeEnd w:id="24823"/>
      <w:r w:rsidR="007E0164">
        <w:rPr>
          <w:rStyle w:val="af3"/>
        </w:rPr>
        <w:commentReference w:id="24823"/>
      </w:r>
    </w:p>
    <w:p w14:paraId="5A60FA2E" w14:textId="77777777" w:rsidR="007E0164" w:rsidRPr="00250FC6" w:rsidRDefault="007E0164" w:rsidP="007E0164">
      <w:pPr>
        <w:rPr>
          <w:ins w:id="24855" w:author="Rev 7 Allen Wirfs-Brock" w:date="2012-05-02T11:49:00Z"/>
          <w:sz w:val="18"/>
        </w:rPr>
      </w:pPr>
      <w:ins w:id="24856" w:author="Rev 7 Allen Wirfs-Brock" w:date="2012-05-02T11:49:00Z">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ins>
    </w:p>
    <w:p w14:paraId="556AA6CD" w14:textId="77777777" w:rsidR="004C02EF" w:rsidRPr="00E77497" w:rsidRDefault="004C02EF" w:rsidP="004C02EF">
      <w:pPr>
        <w:pStyle w:val="51"/>
        <w:numPr>
          <w:ilvl w:val="0"/>
          <w:numId w:val="0"/>
        </w:numPr>
      </w:pPr>
      <w:r w:rsidRPr="00E77497">
        <w:t>15.1.2.1.1</w:t>
      </w:r>
      <w:r w:rsidRPr="00E77497">
        <w:tab/>
        <w:t>Direct Call to Eval</w:t>
      </w:r>
    </w:p>
    <w:p w14:paraId="778DFC7B" w14:textId="77777777" w:rsidR="004C02EF" w:rsidRPr="00E77497" w:rsidRDefault="004C02EF" w:rsidP="004C02EF">
      <w:r w:rsidRPr="00E77497">
        <w:t xml:space="preserve">A direct call to the eval function is one that is expressed as a </w:t>
      </w:r>
      <w:r w:rsidRPr="00E77497">
        <w:rPr>
          <w:rFonts w:ascii="Times New Roman" w:hAnsi="Times New Roman"/>
          <w:i/>
        </w:rPr>
        <w:t>CallExpression</w:t>
      </w:r>
      <w:r w:rsidRPr="00E77497">
        <w:t xml:space="preserve"> that meets the following two conditions:</w:t>
      </w:r>
    </w:p>
    <w:p w14:paraId="1D1BFE1C" w14:textId="77777777" w:rsidR="004C02EF" w:rsidRPr="00E77497" w:rsidRDefault="004C02EF" w:rsidP="004C02EF">
      <w:r w:rsidRPr="00E77497">
        <w:t xml:space="preserve">The Reference that is the result of evaluating the </w:t>
      </w:r>
      <w:r w:rsidRPr="00E77497">
        <w:rPr>
          <w:rFonts w:ascii="Times New Roman" w:hAnsi="Times New Roman"/>
          <w:i/>
        </w:rPr>
        <w:t>MemberExpression</w:t>
      </w:r>
      <w:r w:rsidRPr="00E77497">
        <w:t xml:space="preserve"> in the </w:t>
      </w:r>
      <w:r w:rsidRPr="00E77497">
        <w:rPr>
          <w:rFonts w:ascii="Times New Roman" w:hAnsi="Times New Roman"/>
          <w:i/>
        </w:rPr>
        <w:t>CallExpression</w:t>
      </w:r>
      <w:r w:rsidRPr="00E77497">
        <w:t xml:space="preserve"> has an environment record as its base value and its reference name is </w:t>
      </w:r>
      <w:r w:rsidRPr="00E77497">
        <w:rPr>
          <w:rFonts w:ascii="Courier New" w:hAnsi="Courier New" w:cs="Courier New"/>
        </w:rPr>
        <w:t>"</w:t>
      </w:r>
      <w:r w:rsidRPr="00E77497">
        <w:rPr>
          <w:rFonts w:ascii="Courier New" w:hAnsi="Courier New" w:cs="Courier New"/>
          <w:b/>
        </w:rPr>
        <w:t>eval</w:t>
      </w:r>
      <w:r w:rsidRPr="00E77497">
        <w:rPr>
          <w:rFonts w:ascii="Courier New" w:hAnsi="Courier New" w:cs="Courier New"/>
        </w:rPr>
        <w:t>"</w:t>
      </w:r>
      <w:r w:rsidRPr="00E77497">
        <w:t>.</w:t>
      </w:r>
    </w:p>
    <w:p w14:paraId="55F042B9" w14:textId="77777777" w:rsidR="004C02EF" w:rsidRPr="00E77497" w:rsidRDefault="004C02EF" w:rsidP="004C02EF">
      <w:r w:rsidRPr="00E77497">
        <w:t>The result of calling the abstract operation GetValue with that Reference as the argument is the standard built-in function defined in 15.1.2.1.</w:t>
      </w:r>
    </w:p>
    <w:p w14:paraId="7D3CA924" w14:textId="77777777" w:rsidR="004C02EF" w:rsidRPr="00C7794D" w:rsidRDefault="004C02EF" w:rsidP="004C02EF">
      <w:pPr>
        <w:pStyle w:val="40"/>
        <w:numPr>
          <w:ilvl w:val="0"/>
          <w:numId w:val="0"/>
        </w:numPr>
      </w:pPr>
      <w:bookmarkStart w:id="24857" w:name="_Ref457709041"/>
      <w:r w:rsidRPr="00E77497">
        <w:t>15.1.2.2</w:t>
      </w:r>
      <w:r w:rsidRPr="00E77497">
        <w:tab/>
        <w:t>parseInt (string , radix</w:t>
      </w:r>
      <w:bookmarkEnd w:id="24852"/>
      <w:bookmarkEnd w:id="24853"/>
      <w:bookmarkEnd w:id="24854"/>
      <w:r w:rsidRPr="00E77497">
        <w:t>)</w:t>
      </w:r>
      <w:bookmarkEnd w:id="24857"/>
    </w:p>
    <w:p w14:paraId="1B31C689" w14:textId="77777777" w:rsidR="004C02EF" w:rsidRPr="00E77497" w:rsidRDefault="004C02EF" w:rsidP="004C02EF">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5F9A445E" w14:textId="77777777" w:rsidR="004C02EF" w:rsidRPr="00E77497" w:rsidRDefault="004C02EF" w:rsidP="004C02EF">
      <w:r w:rsidRPr="00E77497">
        <w:t xml:space="preserve">When the </w:t>
      </w:r>
      <w:r w:rsidRPr="00E77497">
        <w:rPr>
          <w:rFonts w:ascii="Courier New" w:hAnsi="Courier New"/>
          <w:b/>
        </w:rPr>
        <w:t>parseInt</w:t>
      </w:r>
      <w:r w:rsidRPr="00E77497">
        <w:t xml:space="preserve"> function is called, the following steps are taken:</w:t>
      </w:r>
    </w:p>
    <w:p w14:paraId="3C3DB8BE" w14:textId="77777777" w:rsidR="004C02EF" w:rsidRPr="00E77497" w:rsidRDefault="004C02EF" w:rsidP="00C47E7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26E52EC3" w14:textId="77777777" w:rsidR="005D4B87" w:rsidRDefault="005D4B87" w:rsidP="00C47E72">
      <w:pPr>
        <w:pStyle w:val="M4"/>
        <w:numPr>
          <w:ilvl w:val="0"/>
          <w:numId w:val="155"/>
        </w:numPr>
        <w:tabs>
          <w:tab w:val="num" w:pos="1721"/>
        </w:tabs>
        <w:spacing w:after="0"/>
        <w:rPr>
          <w:ins w:id="24858" w:author="Rev 7 Allen Wirfs-Brock" w:date="2012-04-11T16:00:00Z"/>
        </w:rPr>
      </w:pPr>
      <w:ins w:id="24859" w:author="Rev 7 Allen Wirfs-Brock" w:date="2012-04-11T16:01:00Z">
        <w:r>
          <w:t>ReturnIfAbrupt(</w:t>
        </w:r>
        <w:r w:rsidRPr="005D4B87">
          <w:rPr>
            <w:i/>
          </w:rPr>
          <w:t>string</w:t>
        </w:r>
        <w:r>
          <w:t>).</w:t>
        </w:r>
      </w:ins>
    </w:p>
    <w:p w14:paraId="413FAB3B"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14:paraId="4298DFB5"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sign</w:t>
      </w:r>
      <w:r w:rsidRPr="00E77497">
        <w:t xml:space="preserve"> be 1.</w:t>
      </w:r>
    </w:p>
    <w:p w14:paraId="7DCB0475"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14:paraId="7076F74F"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14:paraId="1EFA86D1"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14:paraId="0C12AFCF" w14:textId="77777777" w:rsidR="005D4B87" w:rsidRDefault="005D4B87" w:rsidP="005D4B87">
      <w:pPr>
        <w:pStyle w:val="M4"/>
        <w:numPr>
          <w:ilvl w:val="0"/>
          <w:numId w:val="155"/>
        </w:numPr>
        <w:tabs>
          <w:tab w:val="num" w:pos="1721"/>
        </w:tabs>
        <w:spacing w:after="0"/>
        <w:rPr>
          <w:ins w:id="24860" w:author="Rev 7 Allen Wirfs-Brock" w:date="2012-04-11T16:01:00Z"/>
        </w:rPr>
      </w:pPr>
      <w:ins w:id="24861" w:author="Rev 7 Allen Wirfs-Brock" w:date="2012-04-11T16:01:00Z">
        <w:r>
          <w:t>ReturnIfAbrupt(</w:t>
        </w:r>
        <w:r>
          <w:rPr>
            <w:i/>
          </w:rPr>
          <w:t>R</w:t>
        </w:r>
        <w:r>
          <w:t>).</w:t>
        </w:r>
      </w:ins>
    </w:p>
    <w:p w14:paraId="43EF4E4C"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14:paraId="4E9B98FE"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14:paraId="42492AE1"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14:paraId="0BFED514"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14:paraId="4A4123DA" w14:textId="77777777" w:rsidR="004C02EF" w:rsidRPr="00E77497" w:rsidRDefault="004C02EF" w:rsidP="00C47E72">
      <w:pPr>
        <w:pStyle w:val="M4"/>
        <w:numPr>
          <w:ilvl w:val="0"/>
          <w:numId w:val="155"/>
        </w:numPr>
        <w:tabs>
          <w:tab w:val="num" w:pos="1721"/>
        </w:tabs>
        <w:spacing w:after="0"/>
      </w:pPr>
      <w:r w:rsidRPr="00E77497">
        <w:t xml:space="preserve">Else, </w:t>
      </w:r>
      <w:r w:rsidRPr="00E77497">
        <w:rPr>
          <w:i/>
        </w:rPr>
        <w:t>R</w:t>
      </w:r>
      <w:r w:rsidRPr="00E77497">
        <w:t xml:space="preserve"> = 0</w:t>
      </w:r>
    </w:p>
    <w:p w14:paraId="400935E4" w14:textId="77777777" w:rsidR="004C02EF" w:rsidRPr="00E77497" w:rsidRDefault="004C02EF" w:rsidP="00C47E72">
      <w:pPr>
        <w:pStyle w:val="M4"/>
        <w:numPr>
          <w:ilvl w:val="1"/>
          <w:numId w:val="155"/>
        </w:numPr>
        <w:spacing w:after="0"/>
      </w:pPr>
      <w:r w:rsidRPr="00E77497">
        <w:t xml:space="preserve">Let </w:t>
      </w:r>
      <w:r w:rsidRPr="00E77497">
        <w:rPr>
          <w:i/>
        </w:rPr>
        <w:t>R</w:t>
      </w:r>
      <w:r w:rsidRPr="00E77497">
        <w:t xml:space="preserve"> = 10.</w:t>
      </w:r>
    </w:p>
    <w:p w14:paraId="3C65418C"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14:paraId="139069E9" w14:textId="77777777" w:rsidR="004C02EF" w:rsidRPr="00E77497" w:rsidRDefault="004C02EF" w:rsidP="00C47E7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14:paraId="263BBF27"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14:paraId="5D20F4C9"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14:paraId="545BB702"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14:paraId="5D88A875"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14:paraId="5EB37D73" w14:textId="77777777" w:rsidR="004C02EF" w:rsidRPr="00E77497" w:rsidRDefault="004C02EF" w:rsidP="00C47E7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14:paraId="26E082AA" w14:textId="77777777" w:rsidR="004C02EF" w:rsidRPr="00E77497" w:rsidRDefault="004C02EF" w:rsidP="004C02EF">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0E017E17" w14:textId="77777777" w:rsidR="004C02EF" w:rsidRPr="00E77497" w:rsidRDefault="004C02EF" w:rsidP="004C02EF">
      <w:pPr>
        <w:pStyle w:val="40"/>
        <w:numPr>
          <w:ilvl w:val="0"/>
          <w:numId w:val="0"/>
        </w:numPr>
      </w:pPr>
      <w:bookmarkStart w:id="24862" w:name="_Toc382291598"/>
      <w:bookmarkStart w:id="24863" w:name="_Toc385672249"/>
      <w:bookmarkStart w:id="24864" w:name="_Toc393690353"/>
      <w:bookmarkStart w:id="24865" w:name="_Ref451680264"/>
      <w:r w:rsidRPr="00E77497">
        <w:t>15.1.2.3</w:t>
      </w:r>
      <w:r w:rsidRPr="00E77497">
        <w:tab/>
        <w:t>parseFloat (string</w:t>
      </w:r>
      <w:bookmarkEnd w:id="24862"/>
      <w:bookmarkEnd w:id="24863"/>
      <w:bookmarkEnd w:id="24864"/>
      <w:r w:rsidRPr="00E77497">
        <w:t>)</w:t>
      </w:r>
      <w:bookmarkStart w:id="24866" w:name="_Toc382291599"/>
      <w:bookmarkStart w:id="24867" w:name="_Toc385672250"/>
      <w:bookmarkEnd w:id="24865"/>
    </w:p>
    <w:p w14:paraId="6A4EF306" w14:textId="77777777" w:rsidR="004C02EF" w:rsidRPr="00E77497" w:rsidRDefault="004C02EF" w:rsidP="004C02E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71CE0FA2" w14:textId="77777777" w:rsidR="004C02EF" w:rsidRPr="00E77497" w:rsidRDefault="004C02EF" w:rsidP="004C02EF">
      <w:r w:rsidRPr="00E77497">
        <w:t xml:space="preserve">When the </w:t>
      </w:r>
      <w:r w:rsidRPr="00E77497">
        <w:rPr>
          <w:rFonts w:ascii="Courier New" w:hAnsi="Courier New"/>
          <w:b/>
        </w:rPr>
        <w:t>parseFloat</w:t>
      </w:r>
      <w:r w:rsidRPr="00E77497">
        <w:t xml:space="preserve"> function is called, the following steps are taken:</w:t>
      </w:r>
    </w:p>
    <w:p w14:paraId="093AAD9F"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2B23524D" w14:textId="77777777" w:rsidR="005D4B87" w:rsidRDefault="005D4B87" w:rsidP="005D4B87">
      <w:pPr>
        <w:pStyle w:val="M4"/>
        <w:numPr>
          <w:ilvl w:val="0"/>
          <w:numId w:val="156"/>
        </w:numPr>
        <w:tabs>
          <w:tab w:val="num" w:pos="1721"/>
        </w:tabs>
        <w:spacing w:after="0"/>
        <w:rPr>
          <w:ins w:id="24868" w:author="Rev 7 Allen Wirfs-Brock" w:date="2012-04-11T16:02:00Z"/>
        </w:rPr>
      </w:pPr>
      <w:ins w:id="24869" w:author="Rev 7 Allen Wirfs-Brock" w:date="2012-04-11T16:02:00Z">
        <w:r>
          <w:t>ReturnIfAbrupt(</w:t>
        </w:r>
        <w:r w:rsidRPr="005D4B87">
          <w:rPr>
            <w:i/>
          </w:rPr>
          <w:t>string</w:t>
        </w:r>
        <w:r>
          <w:t>).</w:t>
        </w:r>
      </w:ins>
    </w:p>
    <w:p w14:paraId="05192DE4"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3202361B" w14:textId="77777777" w:rsidR="004C02EF" w:rsidRPr="00E77497" w:rsidRDefault="004C02EF" w:rsidP="00C47E72">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9.3.1), return </w:t>
      </w:r>
      <w:r w:rsidRPr="00E77497">
        <w:rPr>
          <w:b/>
        </w:rPr>
        <w:t>NaN</w:t>
      </w:r>
      <w:r w:rsidRPr="00E77497">
        <w:t>.</w:t>
      </w:r>
    </w:p>
    <w:p w14:paraId="19E27F14"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2131F0DE" w14:textId="77777777" w:rsidR="004C02EF" w:rsidRPr="00E77497" w:rsidRDefault="004C02EF" w:rsidP="00C47E72">
      <w:pPr>
        <w:pStyle w:val="M4"/>
        <w:numPr>
          <w:ilvl w:val="0"/>
          <w:numId w:val="156"/>
        </w:numPr>
        <w:tabs>
          <w:tab w:val="num" w:pos="1721"/>
        </w:tabs>
      </w:pPr>
      <w:r w:rsidRPr="00E77497">
        <w:t xml:space="preserve">Return the Number value for the MV of </w:t>
      </w:r>
      <w:r w:rsidRPr="00E77497">
        <w:rPr>
          <w:i/>
        </w:rPr>
        <w:t>numberString</w:t>
      </w:r>
      <w:r w:rsidRPr="00E77497">
        <w:t>.</w:t>
      </w:r>
    </w:p>
    <w:p w14:paraId="13F23CE2" w14:textId="77777777" w:rsidR="004C02EF" w:rsidRPr="00E77497" w:rsidRDefault="004C02EF" w:rsidP="004C02E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bookmarkStart w:id="24870" w:name="_Toc393690354"/>
    </w:p>
    <w:p w14:paraId="4F166179" w14:textId="77777777" w:rsidR="004C02EF" w:rsidRPr="00E77497" w:rsidRDefault="004C02EF" w:rsidP="004C02EF">
      <w:pPr>
        <w:pStyle w:val="40"/>
        <w:numPr>
          <w:ilvl w:val="0"/>
          <w:numId w:val="0"/>
        </w:numPr>
      </w:pPr>
      <w:bookmarkStart w:id="24871" w:name="_Toc385672252"/>
      <w:bookmarkStart w:id="24872" w:name="_Toc393690356"/>
      <w:bookmarkEnd w:id="24866"/>
      <w:bookmarkEnd w:id="24867"/>
      <w:bookmarkEnd w:id="24870"/>
      <w:r w:rsidRPr="00E77497">
        <w:t>15.1.2.4</w:t>
      </w:r>
      <w:r w:rsidRPr="00E77497">
        <w:tab/>
        <w:t>isNaN (number</w:t>
      </w:r>
      <w:bookmarkEnd w:id="24871"/>
      <w:bookmarkEnd w:id="24872"/>
      <w:r w:rsidRPr="00E77497">
        <w:t>)</w:t>
      </w:r>
    </w:p>
    <w:p w14:paraId="28A641B7" w14:textId="77777777" w:rsidR="004C02EF" w:rsidRPr="00E77497" w:rsidRDefault="004C02EF" w:rsidP="004C02E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bookmarkStart w:id="24873" w:name="_Toc385672253"/>
      <w:bookmarkStart w:id="24874" w:name="_Toc393690357"/>
    </w:p>
    <w:p w14:paraId="0D33CC65" w14:textId="77777777" w:rsidR="005D4B87" w:rsidRDefault="005D4B87" w:rsidP="00C47E72">
      <w:pPr>
        <w:pStyle w:val="Alg4"/>
        <w:numPr>
          <w:ilvl w:val="0"/>
          <w:numId w:val="158"/>
        </w:numPr>
        <w:rPr>
          <w:ins w:id="24875" w:author="Rev 7 Allen Wirfs-Brock" w:date="2012-04-11T16:02:00Z"/>
        </w:rPr>
      </w:pPr>
      <w:ins w:id="24876" w:author="Rev 7 Allen Wirfs-Brock" w:date="2012-04-11T16:02:00Z">
        <w:r>
          <w:t xml:space="preserve">Let </w:t>
        </w:r>
        <w:r w:rsidRPr="005D4B87">
          <w:rPr>
            <w:i/>
          </w:rPr>
          <w:t>num</w:t>
        </w:r>
        <w:r>
          <w:t xml:space="preserve"> be ToNumber(</w:t>
        </w:r>
      </w:ins>
      <w:ins w:id="24877" w:author="Rev 7 Allen Wirfs-Brock" w:date="2012-04-11T16:03:00Z">
        <w:r w:rsidRPr="00E77497">
          <w:rPr>
            <w:i/>
          </w:rPr>
          <w:t>number</w:t>
        </w:r>
      </w:ins>
      <w:ins w:id="24878" w:author="Rev 7 Allen Wirfs-Brock" w:date="2012-04-11T16:02:00Z">
        <w:r>
          <w:t>).</w:t>
        </w:r>
      </w:ins>
    </w:p>
    <w:p w14:paraId="1734FA0A" w14:textId="77777777" w:rsidR="005D4B87" w:rsidRDefault="005D4B87" w:rsidP="005D4B87">
      <w:pPr>
        <w:pStyle w:val="M4"/>
        <w:numPr>
          <w:ilvl w:val="0"/>
          <w:numId w:val="158"/>
        </w:numPr>
        <w:tabs>
          <w:tab w:val="num" w:pos="1721"/>
        </w:tabs>
        <w:spacing w:after="0"/>
        <w:rPr>
          <w:ins w:id="24879" w:author="Rev 7 Allen Wirfs-Brock" w:date="2012-04-11T16:03:00Z"/>
        </w:rPr>
      </w:pPr>
      <w:ins w:id="24880" w:author="Rev 7 Allen Wirfs-Brock" w:date="2012-04-11T16:03:00Z">
        <w:r>
          <w:t>ReturnIfAbrupt(</w:t>
        </w:r>
        <w:r>
          <w:rPr>
            <w:i/>
          </w:rPr>
          <w:t>num</w:t>
        </w:r>
        <w:r>
          <w:t>).</w:t>
        </w:r>
      </w:ins>
    </w:p>
    <w:p w14:paraId="6668FFB6" w14:textId="77777777" w:rsidR="004C02EF" w:rsidRPr="00E77497" w:rsidRDefault="004C02EF" w:rsidP="00C47E72">
      <w:pPr>
        <w:pStyle w:val="Alg4"/>
        <w:numPr>
          <w:ilvl w:val="0"/>
          <w:numId w:val="158"/>
        </w:numPr>
      </w:pPr>
      <w:r w:rsidRPr="00E77497">
        <w:t xml:space="preserve">If </w:t>
      </w:r>
      <w:del w:id="24881" w:author="Rev 7 Allen Wirfs-Brock" w:date="2012-04-11T16:03:00Z">
        <w:r w:rsidRPr="005D4B87" w:rsidDel="005D4B87">
          <w:rPr>
            <w:i/>
          </w:rPr>
          <w:delText>ToNumber(number)</w:delText>
        </w:r>
      </w:del>
      <w:ins w:id="24882" w:author="Rev 7 Allen Wirfs-Brock" w:date="2012-04-11T16:03:00Z">
        <w:r w:rsidR="005D4B87" w:rsidRPr="005D4B87">
          <w:rPr>
            <w:i/>
          </w:rPr>
          <w:t>num</w:t>
        </w:r>
      </w:ins>
      <w:r w:rsidRPr="00E77497">
        <w:t xml:space="preserve"> is </w:t>
      </w:r>
      <w:r w:rsidRPr="00E77497">
        <w:rPr>
          <w:b/>
        </w:rPr>
        <w:t>NaN</w:t>
      </w:r>
      <w:r w:rsidRPr="00E77497">
        <w:t xml:space="preserve">, return </w:t>
      </w:r>
      <w:r w:rsidRPr="00E77497">
        <w:rPr>
          <w:b/>
        </w:rPr>
        <w:t>true</w:t>
      </w:r>
      <w:r w:rsidRPr="00E77497">
        <w:t>.</w:t>
      </w:r>
    </w:p>
    <w:p w14:paraId="6526DE27" w14:textId="77777777" w:rsidR="004C02EF" w:rsidRPr="00E77497" w:rsidRDefault="004C02EF" w:rsidP="00C47E72">
      <w:pPr>
        <w:pStyle w:val="Alg4"/>
        <w:numPr>
          <w:ilvl w:val="0"/>
          <w:numId w:val="158"/>
        </w:numPr>
        <w:spacing w:after="120"/>
      </w:pPr>
      <w:r w:rsidRPr="00E77497">
        <w:t xml:space="preserve">Otherwise, return </w:t>
      </w:r>
      <w:r w:rsidRPr="00E77497">
        <w:rPr>
          <w:b/>
        </w:rPr>
        <w:t>false</w:t>
      </w:r>
      <w:r w:rsidRPr="00E77497">
        <w:t>.</w:t>
      </w:r>
    </w:p>
    <w:p w14:paraId="1F2573BC" w14:textId="77777777" w:rsidR="004C02EF" w:rsidRPr="00E77497" w:rsidRDefault="004C02EF" w:rsidP="004C02E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7AD5A68B" w14:textId="77777777" w:rsidR="004C02EF" w:rsidRPr="00E77497" w:rsidRDefault="004C02EF" w:rsidP="004C02EF">
      <w:pPr>
        <w:pStyle w:val="40"/>
        <w:numPr>
          <w:ilvl w:val="0"/>
          <w:numId w:val="0"/>
        </w:numPr>
      </w:pPr>
      <w:r w:rsidRPr="00E77497">
        <w:t>15.1.2.5</w:t>
      </w:r>
      <w:r w:rsidRPr="00E77497">
        <w:tab/>
        <w:t>isFinite (number</w:t>
      </w:r>
      <w:bookmarkEnd w:id="24873"/>
      <w:bookmarkEnd w:id="24874"/>
      <w:r w:rsidRPr="00E77497">
        <w:t>)</w:t>
      </w:r>
    </w:p>
    <w:p w14:paraId="71632BFD" w14:textId="77777777" w:rsidR="004C02EF" w:rsidRPr="00E77497" w:rsidRDefault="004C02EF" w:rsidP="004C02E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bookmarkStart w:id="24883" w:name="_Toc393690358"/>
      <w:bookmarkStart w:id="24884" w:name="_Toc382212249"/>
      <w:bookmarkStart w:id="24885" w:name="_Toc382212812"/>
      <w:bookmarkStart w:id="24886" w:name="_Toc382291601"/>
      <w:bookmarkStart w:id="24887" w:name="_Toc385672254"/>
    </w:p>
    <w:p w14:paraId="049B6EBE" w14:textId="77777777" w:rsidR="005D4B87" w:rsidRDefault="005D4B87" w:rsidP="005D4B87">
      <w:pPr>
        <w:pStyle w:val="Alg4"/>
        <w:numPr>
          <w:ilvl w:val="0"/>
          <w:numId w:val="157"/>
        </w:numPr>
        <w:rPr>
          <w:ins w:id="24888" w:author="Rev 7 Allen Wirfs-Brock" w:date="2012-04-11T16:04:00Z"/>
        </w:rPr>
      </w:pPr>
      <w:bookmarkStart w:id="24889" w:name="_Ref456003831"/>
      <w:bookmarkStart w:id="24890" w:name="_Toc472818905"/>
      <w:bookmarkStart w:id="24891" w:name="_Toc235503483"/>
      <w:ins w:id="24892" w:author="Rev 7 Allen Wirfs-Brock" w:date="2012-04-11T16:04:00Z">
        <w:r>
          <w:t xml:space="preserve">Let </w:t>
        </w:r>
        <w:r w:rsidRPr="005D4B87">
          <w:rPr>
            <w:i/>
          </w:rPr>
          <w:t>num</w:t>
        </w:r>
        <w:r>
          <w:t xml:space="preserve"> be ToNumber(</w:t>
        </w:r>
        <w:r w:rsidRPr="00E77497">
          <w:rPr>
            <w:i/>
          </w:rPr>
          <w:t>number</w:t>
        </w:r>
        <w:r>
          <w:t>).</w:t>
        </w:r>
      </w:ins>
    </w:p>
    <w:p w14:paraId="59F41CCE" w14:textId="77777777" w:rsidR="005D4B87" w:rsidRDefault="005D4B87" w:rsidP="005D4B87">
      <w:pPr>
        <w:pStyle w:val="M4"/>
        <w:numPr>
          <w:ilvl w:val="0"/>
          <w:numId w:val="157"/>
        </w:numPr>
        <w:tabs>
          <w:tab w:val="num" w:pos="1721"/>
        </w:tabs>
        <w:spacing w:after="0"/>
        <w:rPr>
          <w:ins w:id="24893" w:author="Rev 7 Allen Wirfs-Brock" w:date="2012-04-11T16:04:00Z"/>
        </w:rPr>
      </w:pPr>
      <w:ins w:id="24894" w:author="Rev 7 Allen Wirfs-Brock" w:date="2012-04-11T16:04:00Z">
        <w:r>
          <w:t>ReturnIfAbrupt(</w:t>
        </w:r>
        <w:r>
          <w:rPr>
            <w:i/>
          </w:rPr>
          <w:t>num</w:t>
        </w:r>
        <w:r>
          <w:t>).</w:t>
        </w:r>
      </w:ins>
    </w:p>
    <w:p w14:paraId="0501E401" w14:textId="77777777" w:rsidR="004C02EF" w:rsidRPr="006B6D0A" w:rsidRDefault="004C02EF" w:rsidP="00C47E72">
      <w:pPr>
        <w:pStyle w:val="Alg4"/>
        <w:numPr>
          <w:ilvl w:val="0"/>
          <w:numId w:val="157"/>
        </w:numPr>
      </w:pPr>
      <w:r w:rsidRPr="00E77497">
        <w:t>If ToNumber(</w:t>
      </w:r>
      <w:r w:rsidRPr="00E77497">
        <w:rPr>
          <w:i/>
        </w:rPr>
        <w:t>num</w:t>
      </w:r>
      <w:del w:id="24895" w:author="Rev 7 Allen Wirfs-Brock" w:date="2012-04-11T16:04:00Z">
        <w:r w:rsidRPr="00E77497" w:rsidDel="005D4B87">
          <w:rPr>
            <w:i/>
          </w:rPr>
          <w:delText>ber</w:delText>
        </w:r>
      </w:del>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14:paraId="3494B3AF" w14:textId="77777777" w:rsidR="004C02EF" w:rsidRPr="00E65A34" w:rsidRDefault="004C02EF" w:rsidP="00C47E72">
      <w:pPr>
        <w:pStyle w:val="Alg4"/>
        <w:numPr>
          <w:ilvl w:val="0"/>
          <w:numId w:val="157"/>
        </w:numPr>
        <w:spacing w:after="120"/>
      </w:pPr>
      <w:r w:rsidRPr="006B6D0A">
        <w:t xml:space="preserve">Otherwise, return </w:t>
      </w:r>
      <w:r w:rsidRPr="006B6D0A">
        <w:rPr>
          <w:b/>
        </w:rPr>
        <w:t>true</w:t>
      </w:r>
      <w:r w:rsidRPr="00E65A34">
        <w:t>.</w:t>
      </w:r>
    </w:p>
    <w:p w14:paraId="47BE18B1" w14:textId="77777777" w:rsidR="004C02EF" w:rsidRPr="00546435" w:rsidRDefault="004C02EF" w:rsidP="00B43482">
      <w:pPr>
        <w:pStyle w:val="30"/>
        <w:numPr>
          <w:ilvl w:val="0"/>
          <w:numId w:val="0"/>
        </w:numPr>
      </w:pPr>
      <w:bookmarkStart w:id="24896" w:name="_Toc241509258"/>
      <w:bookmarkStart w:id="24897" w:name="_Toc244416745"/>
      <w:bookmarkStart w:id="24898" w:name="_Toc276631109"/>
      <w:bookmarkStart w:id="24899" w:name="_Toc329528841"/>
      <w:r w:rsidRPr="00546435">
        <w:t>15.1.3</w:t>
      </w:r>
      <w:r w:rsidRPr="00546435">
        <w:tab/>
        <w:t>URI Handling Function Properties</w:t>
      </w:r>
      <w:bookmarkEnd w:id="24889"/>
      <w:bookmarkEnd w:id="24890"/>
      <w:bookmarkEnd w:id="24891"/>
      <w:bookmarkEnd w:id="24896"/>
      <w:bookmarkEnd w:id="24897"/>
      <w:bookmarkEnd w:id="24898"/>
      <w:bookmarkEnd w:id="24899"/>
    </w:p>
    <w:p w14:paraId="62C60927" w14:textId="77777777" w:rsidR="004C02EF" w:rsidRPr="00A67AF2" w:rsidRDefault="004C02EF" w:rsidP="004C02EF">
      <w:pPr>
        <w:rPr>
          <w:rFonts w:ascii="Times New Roman" w:hAnsi="Times New Roman"/>
        </w:rPr>
      </w:pPr>
      <w:r w:rsidRPr="00A67AF2">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14:paraId="625A089D" w14:textId="77777777" w:rsidR="004C02EF" w:rsidRPr="00E77497" w:rsidRDefault="004C02EF" w:rsidP="004C02EF">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33095B02" w14:textId="77777777" w:rsidR="004C02EF" w:rsidRPr="00E77497" w:rsidRDefault="004C02EF" w:rsidP="004C02EF">
      <w:r w:rsidRPr="00E77497">
        <w:t>A URI is composed of a sequence of components separated by component separators. The general form is:</w:t>
      </w:r>
    </w:p>
    <w:p w14:paraId="08F52BC1" w14:textId="77777777" w:rsidR="004C02EF" w:rsidRPr="00E77497" w:rsidRDefault="004C02EF" w:rsidP="004C02EF">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409C3E4A" w14:textId="77777777" w:rsidR="004C02EF" w:rsidRPr="00E77497" w:rsidRDefault="004C02EF" w:rsidP="004C02EF">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14:paraId="450E790B" w14:textId="77777777" w:rsidR="004C02EF" w:rsidRPr="00E77497" w:rsidRDefault="004C02EF" w:rsidP="004C02EF">
      <w:r w:rsidRPr="00E77497">
        <w:t>The following lexical grammar specifies the form of encoded URIs.</w:t>
      </w:r>
    </w:p>
    <w:p w14:paraId="574684DE" w14:textId="77777777" w:rsidR="004C02EF" w:rsidRPr="00E77497" w:rsidRDefault="004C02EF" w:rsidP="004C02EF">
      <w:pPr>
        <w:pStyle w:val="Syntax"/>
      </w:pPr>
      <w:r w:rsidRPr="00E77497">
        <w:t>Syntax</w:t>
      </w:r>
    </w:p>
    <w:p w14:paraId="47642BBD" w14:textId="77777777" w:rsidR="004C02EF" w:rsidRPr="00E77497" w:rsidRDefault="004C02EF" w:rsidP="004C02EF">
      <w:pPr>
        <w:pStyle w:val="SyntaxRule"/>
      </w:pPr>
      <w:r w:rsidRPr="00E77497">
        <w:t xml:space="preserve">uri </w:t>
      </w:r>
      <w:r w:rsidRPr="00E77497">
        <w:rPr>
          <w:rFonts w:ascii="Arial" w:hAnsi="Arial"/>
          <w:b/>
          <w:i w:val="0"/>
        </w:rPr>
        <w:t>:::</w:t>
      </w:r>
    </w:p>
    <w:p w14:paraId="68EECB7F" w14:textId="77777777" w:rsidR="004C02EF" w:rsidRPr="00E77497" w:rsidRDefault="004C02EF" w:rsidP="004C02EF">
      <w:pPr>
        <w:pStyle w:val="SyntaxDefinition"/>
      </w:pPr>
      <w:r w:rsidRPr="00E77497">
        <w:t>uriCharacters</w:t>
      </w:r>
      <w:r w:rsidRPr="00E77497">
        <w:rPr>
          <w:rFonts w:ascii="Arial" w:hAnsi="Arial" w:cs="Arial"/>
          <w:i w:val="0"/>
          <w:vertAlign w:val="subscript"/>
        </w:rPr>
        <w:t>opt</w:t>
      </w:r>
    </w:p>
    <w:p w14:paraId="2C01BF2C" w14:textId="77777777" w:rsidR="004C02EF" w:rsidRPr="00E77497" w:rsidRDefault="004C02EF" w:rsidP="004C02EF">
      <w:pPr>
        <w:pStyle w:val="SyntaxRule"/>
      </w:pPr>
      <w:r w:rsidRPr="00E77497">
        <w:t xml:space="preserve">uriCharacters </w:t>
      </w:r>
      <w:r w:rsidRPr="00E77497">
        <w:rPr>
          <w:rFonts w:ascii="Arial" w:hAnsi="Arial"/>
          <w:b/>
          <w:i w:val="0"/>
        </w:rPr>
        <w:t>:::</w:t>
      </w:r>
    </w:p>
    <w:p w14:paraId="5A0FD45F" w14:textId="77777777" w:rsidR="004C02EF" w:rsidRPr="00E77497" w:rsidRDefault="004C02EF" w:rsidP="004C02EF">
      <w:pPr>
        <w:pStyle w:val="SyntaxDefinition"/>
      </w:pPr>
      <w:r w:rsidRPr="00E77497">
        <w:t>uriCharacter uriCharacters</w:t>
      </w:r>
      <w:r w:rsidRPr="00E77497">
        <w:rPr>
          <w:rFonts w:ascii="Arial" w:hAnsi="Arial" w:cs="Arial"/>
          <w:i w:val="0"/>
          <w:vertAlign w:val="subscript"/>
        </w:rPr>
        <w:t>opt</w:t>
      </w:r>
    </w:p>
    <w:p w14:paraId="2C53351A" w14:textId="77777777" w:rsidR="004C02EF" w:rsidRPr="00E77497" w:rsidRDefault="004C02EF" w:rsidP="004C02EF">
      <w:pPr>
        <w:pStyle w:val="SyntaxRule"/>
      </w:pPr>
      <w:r w:rsidRPr="00E77497">
        <w:t xml:space="preserve">uriCharacter </w:t>
      </w:r>
      <w:r w:rsidRPr="00E77497">
        <w:rPr>
          <w:rFonts w:ascii="Arial" w:hAnsi="Arial"/>
          <w:b/>
          <w:i w:val="0"/>
        </w:rPr>
        <w:t>:::</w:t>
      </w:r>
    </w:p>
    <w:p w14:paraId="0F28F233" w14:textId="77777777" w:rsidR="004C02EF" w:rsidRPr="00E77497" w:rsidRDefault="004C02EF" w:rsidP="004C02EF">
      <w:pPr>
        <w:pStyle w:val="SyntaxDefinition"/>
      </w:pPr>
      <w:r w:rsidRPr="00E77497">
        <w:t>uriReserved</w:t>
      </w:r>
      <w:r w:rsidRPr="00E77497">
        <w:br/>
        <w:t>uriUnescaped</w:t>
      </w:r>
      <w:r w:rsidRPr="00E77497">
        <w:br/>
        <w:t>uriEscaped</w:t>
      </w:r>
    </w:p>
    <w:p w14:paraId="30E05A82" w14:textId="77777777" w:rsidR="004C02EF" w:rsidRPr="00E77497" w:rsidRDefault="004C02EF" w:rsidP="004C02EF">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29FCE7BF"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  ?  :  @  &amp;  =  +  $  ,</w:t>
      </w:r>
    </w:p>
    <w:p w14:paraId="66535EE7" w14:textId="77777777" w:rsidR="004C02EF" w:rsidRPr="00E77497" w:rsidRDefault="004C02EF" w:rsidP="004C02EF">
      <w:pPr>
        <w:pStyle w:val="SyntaxRule"/>
      </w:pPr>
      <w:r w:rsidRPr="00E77497">
        <w:t xml:space="preserve">uriUnescaped </w:t>
      </w:r>
      <w:r w:rsidRPr="00E77497">
        <w:rPr>
          <w:rFonts w:ascii="Arial" w:hAnsi="Arial"/>
          <w:b/>
          <w:i w:val="0"/>
        </w:rPr>
        <w:t>:::</w:t>
      </w:r>
    </w:p>
    <w:p w14:paraId="276CBFED" w14:textId="77777777" w:rsidR="004C02EF" w:rsidRPr="00E77497" w:rsidRDefault="004C02EF" w:rsidP="004C02EF">
      <w:pPr>
        <w:pStyle w:val="SyntaxDefinition"/>
      </w:pPr>
      <w:r w:rsidRPr="00E77497">
        <w:t>uriAlpha</w:t>
      </w:r>
      <w:r w:rsidRPr="00E77497">
        <w:br/>
        <w:t>DecimalDigit</w:t>
      </w:r>
      <w:r w:rsidRPr="00E77497">
        <w:br/>
        <w:t>uriMark</w:t>
      </w:r>
    </w:p>
    <w:p w14:paraId="120BB22E" w14:textId="77777777" w:rsidR="004C02EF" w:rsidRPr="00E77497" w:rsidRDefault="004C02EF" w:rsidP="004C02EF">
      <w:pPr>
        <w:pStyle w:val="SyntaxRule"/>
      </w:pPr>
      <w:r w:rsidRPr="00E77497">
        <w:t xml:space="preserve">uriEscaped </w:t>
      </w:r>
      <w:r w:rsidRPr="00E77497">
        <w:rPr>
          <w:rFonts w:ascii="Arial" w:hAnsi="Arial"/>
          <w:b/>
          <w:i w:val="0"/>
        </w:rPr>
        <w:t>:::</w:t>
      </w:r>
    </w:p>
    <w:p w14:paraId="65BF4256" w14:textId="77777777" w:rsidR="004C02EF" w:rsidRPr="00E77497" w:rsidRDefault="004C02EF" w:rsidP="004C02EF">
      <w:pPr>
        <w:pStyle w:val="SyntaxDefinition"/>
      </w:pPr>
      <w:r w:rsidRPr="00E77497">
        <w:rPr>
          <w:rFonts w:ascii="Courier New" w:hAnsi="Courier New"/>
          <w:b/>
          <w:i w:val="0"/>
        </w:rPr>
        <w:t>%</w:t>
      </w:r>
      <w:r w:rsidRPr="00E77497">
        <w:t xml:space="preserve"> HexDigit HexDigit</w:t>
      </w:r>
    </w:p>
    <w:p w14:paraId="7560BCD9" w14:textId="77777777" w:rsidR="004C02EF" w:rsidRPr="00E77497" w:rsidRDefault="004C02EF" w:rsidP="004C02EF">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1B39C85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12C7A705" w14:textId="77777777" w:rsidR="004C02EF" w:rsidRPr="00E77497" w:rsidRDefault="004C02EF" w:rsidP="004C02EF">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105F367F"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_  .  !  ~  *  '  (  )</w:t>
      </w:r>
    </w:p>
    <w:p w14:paraId="2FBA6B26" w14:textId="77777777" w:rsidR="004C02EF" w:rsidRPr="00E77497" w:rsidRDefault="004C02EF" w:rsidP="004C02EF">
      <w:pPr>
        <w:pStyle w:val="Note"/>
      </w:pPr>
      <w:r w:rsidRPr="00E77497">
        <w:t>NOTE</w:t>
      </w:r>
      <w:r w:rsidRPr="00E77497">
        <w:tab/>
        <w:t xml:space="preserve">The above syntax is based upon RFC 2396 and does not reflect changes introduced by the more recent RFC 3986.  </w:t>
      </w:r>
    </w:p>
    <w:p w14:paraId="1DAD4F72" w14:textId="77777777" w:rsidR="00CA30A6" w:rsidRPr="00E77497" w:rsidRDefault="00CA30A6" w:rsidP="00CA30A6">
      <w:pPr>
        <w:keepNext/>
        <w:rPr>
          <w:ins w:id="24900" w:author="Rev 8 Allen Wirfs-Brock" w:date="2012-06-14T14:58:00Z"/>
          <w:rFonts w:ascii="Helvetica" w:hAnsi="Helvetica"/>
          <w:b/>
        </w:rPr>
      </w:pPr>
      <w:ins w:id="24901" w:author="Rev 8 Allen Wirfs-Brock" w:date="2012-06-14T14:58:00Z">
        <w:r w:rsidRPr="00E77497">
          <w:rPr>
            <w:rFonts w:ascii="Helvetica" w:hAnsi="Helvetica"/>
            <w:b/>
          </w:rPr>
          <w:t>Runtime Semantics</w:t>
        </w:r>
      </w:ins>
    </w:p>
    <w:p w14:paraId="1CCD9C90" w14:textId="77777777" w:rsidR="004C02EF" w:rsidRPr="00E77497" w:rsidRDefault="004C02EF" w:rsidP="004C02EF">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16FBF31E" w14:textId="77777777" w:rsidR="004C02EF" w:rsidRPr="00E77497" w:rsidRDefault="004C02EF" w:rsidP="004C02EF">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5AAA7F38" w14:textId="77777777" w:rsidR="004C02EF" w:rsidRPr="00E77497" w:rsidRDefault="004C02EF" w:rsidP="00C47E7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59DF5F75" w14:textId="77777777" w:rsidR="004C02EF" w:rsidRPr="00E77497" w:rsidRDefault="004C02EF" w:rsidP="00C47E72">
      <w:pPr>
        <w:pStyle w:val="M3"/>
        <w:numPr>
          <w:ilvl w:val="0"/>
          <w:numId w:val="159"/>
        </w:numPr>
        <w:spacing w:after="0"/>
      </w:pPr>
      <w:r w:rsidRPr="00E77497">
        <w:t xml:space="preserve">Let </w:t>
      </w:r>
      <w:r w:rsidRPr="00E77497">
        <w:rPr>
          <w:i/>
        </w:rPr>
        <w:t>R</w:t>
      </w:r>
      <w:r w:rsidRPr="00E77497">
        <w:t xml:space="preserve"> be the empty String.</w:t>
      </w:r>
    </w:p>
    <w:p w14:paraId="695DFCB8" w14:textId="77777777" w:rsidR="004C02EF" w:rsidRPr="00E77497" w:rsidRDefault="004C02EF" w:rsidP="00C47E72">
      <w:pPr>
        <w:pStyle w:val="M3"/>
        <w:numPr>
          <w:ilvl w:val="0"/>
          <w:numId w:val="159"/>
        </w:numPr>
        <w:spacing w:after="0"/>
      </w:pPr>
      <w:r w:rsidRPr="00E77497">
        <w:t xml:space="preserve">Let </w:t>
      </w:r>
      <w:r w:rsidRPr="00E77497">
        <w:rPr>
          <w:i/>
        </w:rPr>
        <w:t>k</w:t>
      </w:r>
      <w:r w:rsidRPr="00E77497">
        <w:t xml:space="preserve"> be 0.</w:t>
      </w:r>
    </w:p>
    <w:p w14:paraId="55B50A4A" w14:textId="77777777" w:rsidR="004C02EF" w:rsidRPr="00E77497" w:rsidRDefault="004C02EF" w:rsidP="00C47E72">
      <w:pPr>
        <w:pStyle w:val="M3"/>
        <w:numPr>
          <w:ilvl w:val="0"/>
          <w:numId w:val="159"/>
        </w:numPr>
        <w:spacing w:after="0"/>
      </w:pPr>
      <w:r w:rsidRPr="00E77497">
        <w:t>Repeat</w:t>
      </w:r>
    </w:p>
    <w:p w14:paraId="1D58A4DB" w14:textId="77777777" w:rsidR="004C02EF" w:rsidRPr="00E77497" w:rsidRDefault="004C02EF" w:rsidP="00C47E7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6CB93594" w14:textId="77777777" w:rsidR="004C02EF" w:rsidRPr="00E77497" w:rsidRDefault="004C02EF" w:rsidP="00C47E7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18496EAC" w14:textId="77777777" w:rsidR="004C02EF" w:rsidRPr="00E77497" w:rsidRDefault="004C02EF" w:rsidP="00C47E7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14:paraId="5427725B" w14:textId="77777777" w:rsidR="004C02EF" w:rsidRPr="00E77497" w:rsidRDefault="004C02EF" w:rsidP="00C47E7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14:paraId="085AFDE8" w14:textId="77777777" w:rsidR="004C02EF" w:rsidRPr="00E77497" w:rsidRDefault="004C02EF" w:rsidP="00C47E7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25CB4F87" w14:textId="77777777" w:rsidR="004C02EF" w:rsidRPr="00E77497" w:rsidRDefault="004C02EF" w:rsidP="00C47E72">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p>
    <w:p w14:paraId="03B6A1E6"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14:paraId="106D9C58"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14:paraId="5813A0C0"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14:paraId="040ADC37" w14:textId="77777777" w:rsidR="004C02EF" w:rsidRPr="00E77497" w:rsidRDefault="004C02EF" w:rsidP="00C47E72">
      <w:pPr>
        <w:pStyle w:val="M3"/>
        <w:numPr>
          <w:ilvl w:val="2"/>
          <w:numId w:val="159"/>
        </w:numPr>
        <w:spacing w:after="0"/>
      </w:pPr>
      <w:r w:rsidRPr="00E77497">
        <w:t xml:space="preserve">Else, </w:t>
      </w:r>
    </w:p>
    <w:p w14:paraId="2FAEE420" w14:textId="77777777" w:rsidR="004C02EF" w:rsidRPr="00E77497" w:rsidRDefault="004C02EF" w:rsidP="00C47E72">
      <w:pPr>
        <w:pStyle w:val="M3"/>
        <w:numPr>
          <w:ilvl w:val="3"/>
          <w:numId w:val="159"/>
        </w:numPr>
        <w:spacing w:after="0"/>
      </w:pPr>
      <w:r w:rsidRPr="00E77497">
        <w:t xml:space="preserve">Increase </w:t>
      </w:r>
      <w:r w:rsidRPr="00E77497">
        <w:rPr>
          <w:i/>
        </w:rPr>
        <w:t>k</w:t>
      </w:r>
      <w:r w:rsidRPr="00E77497">
        <w:t xml:space="preserve"> by 1.</w:t>
      </w:r>
    </w:p>
    <w:p w14:paraId="637277AA" w14:textId="77777777" w:rsidR="004C02EF" w:rsidRPr="00E77497" w:rsidRDefault="004C02EF" w:rsidP="00C47E7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14:paraId="39659F02" w14:textId="77777777" w:rsidR="004C02EF" w:rsidRPr="00E77497" w:rsidRDefault="004C02EF" w:rsidP="00C47E7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0A91D8EF" w14:textId="77777777" w:rsidR="004C02EF" w:rsidRPr="00E77497" w:rsidRDefault="004C02EF" w:rsidP="00C47E7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14:paraId="183C0E10"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52F428FE" w14:textId="77777777" w:rsidR="004C02EF" w:rsidRPr="00E77497" w:rsidRDefault="004C02EF" w:rsidP="00C47E7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7BD5866A" w14:textId="77777777" w:rsidR="004C02EF" w:rsidRPr="00E77497" w:rsidRDefault="004C02EF" w:rsidP="00C47E72">
      <w:pPr>
        <w:pStyle w:val="M3"/>
        <w:numPr>
          <w:ilvl w:val="2"/>
          <w:numId w:val="159"/>
        </w:numPr>
        <w:spacing w:after="0"/>
      </w:pPr>
      <w:r w:rsidRPr="00E77497">
        <w:t xml:space="preserve">Let </w:t>
      </w:r>
      <w:r w:rsidRPr="00E77497">
        <w:rPr>
          <w:i/>
        </w:rPr>
        <w:t>j</w:t>
      </w:r>
      <w:r w:rsidRPr="00E77497">
        <w:t xml:space="preserve"> be 0.</w:t>
      </w:r>
    </w:p>
    <w:p w14:paraId="49929129" w14:textId="77777777" w:rsidR="004C02EF" w:rsidRPr="00E77497" w:rsidRDefault="004C02EF" w:rsidP="00C47E7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14:paraId="16D7A717" w14:textId="77777777" w:rsidR="004C02EF" w:rsidRPr="00E77497" w:rsidRDefault="004C02EF" w:rsidP="00C47E7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6A31E4FC" w14:textId="77777777" w:rsidR="004C02EF" w:rsidRPr="00E77497" w:rsidRDefault="004C02EF" w:rsidP="00C47E7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172A8A44" w14:textId="77777777" w:rsidR="004C02EF" w:rsidRPr="00E77497" w:rsidRDefault="004C02EF" w:rsidP="00C47E7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560709B3" w14:textId="77777777" w:rsidR="004C02EF" w:rsidRPr="00E77497" w:rsidRDefault="004C02EF" w:rsidP="00C47E72">
      <w:pPr>
        <w:pStyle w:val="M3"/>
        <w:numPr>
          <w:ilvl w:val="3"/>
          <w:numId w:val="159"/>
        </w:numPr>
        <w:spacing w:after="0"/>
      </w:pPr>
      <w:r w:rsidRPr="00E77497">
        <w:t xml:space="preserve">Increase </w:t>
      </w:r>
      <w:r w:rsidRPr="00E77497">
        <w:rPr>
          <w:i/>
        </w:rPr>
        <w:t>j</w:t>
      </w:r>
      <w:r w:rsidRPr="00E77497">
        <w:t xml:space="preserve"> by 1.</w:t>
      </w:r>
    </w:p>
    <w:p w14:paraId="670BFE4D" w14:textId="77777777" w:rsidR="004C02EF" w:rsidRPr="00E77497" w:rsidRDefault="004C02EF" w:rsidP="00C47E72">
      <w:pPr>
        <w:pStyle w:val="M3"/>
        <w:numPr>
          <w:ilvl w:val="1"/>
          <w:numId w:val="159"/>
        </w:numPr>
        <w:spacing w:after="220"/>
      </w:pPr>
      <w:r w:rsidRPr="00E77497">
        <w:t xml:space="preserve">Increase </w:t>
      </w:r>
      <w:r w:rsidRPr="00E77497">
        <w:rPr>
          <w:i/>
        </w:rPr>
        <w:t>k</w:t>
      </w:r>
      <w:r w:rsidRPr="00E77497">
        <w:t xml:space="preserve"> by 1.</w:t>
      </w:r>
    </w:p>
    <w:p w14:paraId="5227CDDA" w14:textId="77777777" w:rsidR="004C02EF" w:rsidRPr="00E77497" w:rsidRDefault="004C02EF" w:rsidP="004C02EF">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5C110407" w14:textId="77777777" w:rsidR="004C02EF" w:rsidRPr="00E77497" w:rsidRDefault="004C02EF" w:rsidP="00C47E7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13D46699" w14:textId="77777777" w:rsidR="004C02EF" w:rsidRPr="00E77497" w:rsidRDefault="004C02EF" w:rsidP="00C47E72">
      <w:pPr>
        <w:pStyle w:val="M3"/>
        <w:numPr>
          <w:ilvl w:val="0"/>
          <w:numId w:val="160"/>
        </w:numPr>
        <w:spacing w:after="0"/>
      </w:pPr>
      <w:r w:rsidRPr="00E77497">
        <w:t xml:space="preserve">Let </w:t>
      </w:r>
      <w:r w:rsidRPr="00E77497">
        <w:rPr>
          <w:i/>
        </w:rPr>
        <w:t>R</w:t>
      </w:r>
      <w:r w:rsidRPr="00E77497">
        <w:t xml:space="preserve"> be the empty String.</w:t>
      </w:r>
    </w:p>
    <w:p w14:paraId="5670BE31" w14:textId="77777777" w:rsidR="004C02EF" w:rsidRPr="00E77497" w:rsidRDefault="004C02EF" w:rsidP="00C47E72">
      <w:pPr>
        <w:pStyle w:val="M3"/>
        <w:numPr>
          <w:ilvl w:val="0"/>
          <w:numId w:val="160"/>
        </w:numPr>
        <w:spacing w:after="0"/>
      </w:pPr>
      <w:r w:rsidRPr="00E77497">
        <w:t xml:space="preserve">Let </w:t>
      </w:r>
      <w:r w:rsidRPr="00E77497">
        <w:rPr>
          <w:i/>
        </w:rPr>
        <w:t>k</w:t>
      </w:r>
      <w:r w:rsidRPr="00E77497">
        <w:t xml:space="preserve"> be 0.</w:t>
      </w:r>
    </w:p>
    <w:p w14:paraId="3E3D49FF" w14:textId="77777777" w:rsidR="004C02EF" w:rsidRPr="00E77497" w:rsidRDefault="004C02EF" w:rsidP="00C47E72">
      <w:pPr>
        <w:pStyle w:val="M3"/>
        <w:numPr>
          <w:ilvl w:val="0"/>
          <w:numId w:val="160"/>
        </w:numPr>
        <w:spacing w:after="0"/>
      </w:pPr>
      <w:r w:rsidRPr="00E77497">
        <w:t>Repeat</w:t>
      </w:r>
    </w:p>
    <w:p w14:paraId="504CA091" w14:textId="77777777" w:rsidR="004C02EF" w:rsidRPr="00E77497" w:rsidRDefault="004C02EF" w:rsidP="00C47E7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26B8A7DB" w14:textId="77777777" w:rsidR="004C02EF" w:rsidRPr="00E77497" w:rsidRDefault="004C02EF" w:rsidP="00C47E7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150C337C" w14:textId="77777777" w:rsidR="004C02EF" w:rsidRPr="00E77497" w:rsidRDefault="004C02EF" w:rsidP="00C47E7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14:paraId="101FD4FF" w14:textId="77777777" w:rsidR="004C02EF" w:rsidRPr="00E77497" w:rsidRDefault="004C02EF" w:rsidP="00C47E7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303AEFE9" w14:textId="77777777" w:rsidR="004C02EF" w:rsidRPr="00E77497" w:rsidRDefault="004C02EF" w:rsidP="00C47E72">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p>
    <w:p w14:paraId="60129D1A" w14:textId="77777777" w:rsidR="004C02EF" w:rsidRPr="00E77497" w:rsidRDefault="004C02EF" w:rsidP="00C47E7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14:paraId="4521D805" w14:textId="77777777" w:rsidR="004C02EF" w:rsidRPr="00E77497" w:rsidRDefault="004C02EF" w:rsidP="00C47E7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14:paraId="3E690F09" w14:textId="77777777" w:rsidR="004C02EF" w:rsidRPr="00E77497" w:rsidRDefault="004C02EF" w:rsidP="00C47E7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14:paraId="5F72903A" w14:textId="77777777" w:rsidR="004C02EF" w:rsidRPr="00E77497" w:rsidRDefault="004C02EF" w:rsidP="00C47E7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4913F79B" w14:textId="77777777" w:rsidR="004C02EF" w:rsidRPr="00E77497" w:rsidRDefault="004C02EF" w:rsidP="00C47E72">
      <w:pPr>
        <w:pStyle w:val="M3"/>
        <w:numPr>
          <w:ilvl w:val="2"/>
          <w:numId w:val="160"/>
        </w:numPr>
        <w:spacing w:after="0"/>
      </w:pPr>
      <w:r w:rsidRPr="00E77497">
        <w:t xml:space="preserve">Increment </w:t>
      </w:r>
      <w:r w:rsidRPr="00E77497">
        <w:rPr>
          <w:i/>
        </w:rPr>
        <w:t>k</w:t>
      </w:r>
      <w:r w:rsidRPr="00E77497">
        <w:t xml:space="preserve"> by 2.</w:t>
      </w:r>
    </w:p>
    <w:p w14:paraId="1E0EDCC9" w14:textId="77777777" w:rsidR="004C02EF" w:rsidRPr="00E77497" w:rsidRDefault="004C02EF" w:rsidP="00C47E72">
      <w:pPr>
        <w:pStyle w:val="M3"/>
        <w:numPr>
          <w:ilvl w:val="2"/>
          <w:numId w:val="160"/>
        </w:numPr>
        <w:spacing w:after="0"/>
      </w:pPr>
      <w:r w:rsidRPr="00E77497">
        <w:t xml:space="preserve">If the most significant bit in </w:t>
      </w:r>
      <w:r w:rsidRPr="00E77497">
        <w:rPr>
          <w:i/>
        </w:rPr>
        <w:t>B</w:t>
      </w:r>
      <w:r w:rsidRPr="00E77497">
        <w:t xml:space="preserve"> is 0, then</w:t>
      </w:r>
    </w:p>
    <w:p w14:paraId="3B38DEF1" w14:textId="77777777" w:rsidR="004C02EF" w:rsidRPr="00E77497" w:rsidRDefault="004C02EF" w:rsidP="00C47E7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14:paraId="0FCD87D0" w14:textId="77777777" w:rsidR="004C02EF" w:rsidRPr="00E77497" w:rsidRDefault="004C02EF" w:rsidP="00C47E7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5ADFFC3F"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5DDCD3E1" w14:textId="77777777" w:rsidR="004C02EF" w:rsidRPr="00E77497" w:rsidRDefault="004C02EF" w:rsidP="00C47E72">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p>
    <w:p w14:paraId="7BB93427"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0B12BF12" w14:textId="77777777" w:rsidR="004C02EF" w:rsidRPr="00E77497" w:rsidRDefault="004C02EF" w:rsidP="00C47E72">
      <w:pPr>
        <w:pStyle w:val="M3"/>
        <w:numPr>
          <w:ilvl w:val="2"/>
          <w:numId w:val="160"/>
        </w:numPr>
        <w:spacing w:after="0"/>
      </w:pPr>
      <w:r w:rsidRPr="00E77497">
        <w:t xml:space="preserve">Else, the most significant bit in </w:t>
      </w:r>
      <w:r w:rsidRPr="00E77497">
        <w:rPr>
          <w:i/>
        </w:rPr>
        <w:t>B</w:t>
      </w:r>
      <w:r w:rsidRPr="00E77497">
        <w:t xml:space="preserve"> is 1</w:t>
      </w:r>
    </w:p>
    <w:p w14:paraId="6938D59A" w14:textId="77777777" w:rsidR="004C02EF" w:rsidRPr="00E77497" w:rsidRDefault="004C02EF" w:rsidP="00C47E7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44675A66" w14:textId="77777777" w:rsidR="004C02EF" w:rsidRPr="00E77497" w:rsidRDefault="004C02EF" w:rsidP="00C47E7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14:paraId="4C03D2A5" w14:textId="77777777" w:rsidR="004C02EF" w:rsidRPr="00E77497" w:rsidRDefault="004C02EF" w:rsidP="00C47E7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14:paraId="49B4EABE" w14:textId="77777777" w:rsidR="004C02EF" w:rsidRPr="00E77497" w:rsidRDefault="004C02EF" w:rsidP="00C47E7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14:paraId="3C9E5CF5" w14:textId="77777777" w:rsidR="004C02EF" w:rsidRPr="00E77497" w:rsidRDefault="004C02EF" w:rsidP="00C47E7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14:paraId="2260E5FE" w14:textId="77777777" w:rsidR="004C02EF" w:rsidRPr="00E77497" w:rsidRDefault="004C02EF" w:rsidP="00C47E72">
      <w:pPr>
        <w:pStyle w:val="M3"/>
        <w:numPr>
          <w:ilvl w:val="3"/>
          <w:numId w:val="160"/>
        </w:numPr>
        <w:spacing w:after="0"/>
      </w:pPr>
      <w:r w:rsidRPr="00E77497">
        <w:t xml:space="preserve">Let </w:t>
      </w:r>
      <w:r w:rsidRPr="00E77497">
        <w:rPr>
          <w:i/>
        </w:rPr>
        <w:t>j</w:t>
      </w:r>
      <w:r w:rsidRPr="00E77497">
        <w:t xml:space="preserve"> be 1.</w:t>
      </w:r>
    </w:p>
    <w:p w14:paraId="7A640395" w14:textId="77777777" w:rsidR="004C02EF" w:rsidRPr="00E77497" w:rsidRDefault="004C02EF" w:rsidP="00C47E7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14:paraId="69EA61D0"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1.</w:t>
      </w:r>
    </w:p>
    <w:p w14:paraId="5FB75DF9" w14:textId="77777777" w:rsidR="004C02EF" w:rsidRPr="00E77497" w:rsidRDefault="004C02EF" w:rsidP="00C47E72">
      <w:pPr>
        <w:pStyle w:val="M3"/>
        <w:numPr>
          <w:ilvl w:val="4"/>
          <w:numId w:val="160"/>
        </w:numPr>
        <w:spacing w:after="0"/>
      </w:pPr>
      <w:r w:rsidRPr="00E77497">
        <w:t xml:space="preserve">If the character at position </w:t>
      </w:r>
      <w:r w:rsidRPr="00E77497">
        <w:rPr>
          <w:i/>
        </w:rPr>
        <w:t>k</w:t>
      </w:r>
      <w:r w:rsidRPr="00E77497">
        <w:t xml:space="preserve"> is not ‘%’, throw a </w:t>
      </w:r>
      <w:r w:rsidRPr="00E77497">
        <w:rPr>
          <w:b/>
        </w:rPr>
        <w:t>URIError</w:t>
      </w:r>
      <w:r w:rsidRPr="00E77497">
        <w:t xml:space="preserve"> exception.</w:t>
      </w:r>
    </w:p>
    <w:p w14:paraId="189D0B80" w14:textId="77777777" w:rsidR="004C02EF" w:rsidRPr="00E77497" w:rsidRDefault="004C02EF" w:rsidP="00C47E7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14:paraId="5BCEF282" w14:textId="77777777" w:rsidR="004C02EF" w:rsidRPr="00E77497" w:rsidRDefault="004C02EF" w:rsidP="00C47E7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2D3A4A3B" w14:textId="77777777" w:rsidR="004C02EF" w:rsidRPr="00E77497" w:rsidRDefault="004C02EF" w:rsidP="00C47E7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14:paraId="303E8D94"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2.</w:t>
      </w:r>
    </w:p>
    <w:p w14:paraId="6ACA3FEE" w14:textId="77777777" w:rsidR="004C02EF" w:rsidRPr="00E77497" w:rsidRDefault="004C02EF" w:rsidP="00C47E7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6C036D24" w14:textId="77777777" w:rsidR="004C02EF" w:rsidRPr="00E77497" w:rsidRDefault="004C02EF" w:rsidP="00C47E72">
      <w:pPr>
        <w:pStyle w:val="M3"/>
        <w:numPr>
          <w:ilvl w:val="4"/>
          <w:numId w:val="160"/>
        </w:numPr>
        <w:spacing w:after="0"/>
      </w:pPr>
      <w:r w:rsidRPr="00E77497">
        <w:t xml:space="preserve">Increment </w:t>
      </w:r>
      <w:r w:rsidRPr="00E77497">
        <w:rPr>
          <w:i/>
        </w:rPr>
        <w:t>j</w:t>
      </w:r>
      <w:r w:rsidRPr="00E77497">
        <w:t xml:space="preserve"> by 1.</w:t>
      </w:r>
    </w:p>
    <w:p w14:paraId="5A7EFCA1" w14:textId="77777777" w:rsidR="004C02EF" w:rsidRPr="00E77497" w:rsidRDefault="004C02EF" w:rsidP="00C47E7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14:paraId="54AEA4BF" w14:textId="77777777" w:rsidR="004C02EF" w:rsidRPr="00E77497" w:rsidRDefault="004C02EF" w:rsidP="00C47E72">
      <w:pPr>
        <w:pStyle w:val="M3"/>
        <w:numPr>
          <w:ilvl w:val="3"/>
          <w:numId w:val="160"/>
        </w:numPr>
        <w:spacing w:after="0"/>
      </w:pPr>
      <w:r w:rsidRPr="00E77497">
        <w:t xml:space="preserve">If </w:t>
      </w:r>
      <w:r w:rsidRPr="00E77497">
        <w:rPr>
          <w:i/>
        </w:rPr>
        <w:t>V</w:t>
      </w:r>
      <w:r w:rsidRPr="00E77497">
        <w:t xml:space="preserve"> is less than 0x10000, then</w:t>
      </w:r>
    </w:p>
    <w:p w14:paraId="4AF321AE" w14:textId="77777777" w:rsidR="004C02EF" w:rsidRPr="00E77497" w:rsidRDefault="004C02EF" w:rsidP="00C47E7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14:paraId="6C5FF86F" w14:textId="77777777" w:rsidR="004C02EF" w:rsidRPr="00E77497" w:rsidRDefault="004C02EF" w:rsidP="00C47E7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38CAAD91"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5271553D" w14:textId="77777777" w:rsidR="004C02EF" w:rsidRPr="00E77497" w:rsidRDefault="004C02EF" w:rsidP="00C47E72">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p>
    <w:p w14:paraId="60DFDC86"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071BF8F2" w14:textId="77777777" w:rsidR="004C02EF" w:rsidRPr="00E77497" w:rsidRDefault="004C02EF" w:rsidP="00C47E72">
      <w:pPr>
        <w:pStyle w:val="M3"/>
        <w:numPr>
          <w:ilvl w:val="3"/>
          <w:numId w:val="160"/>
        </w:numPr>
        <w:spacing w:after="0"/>
      </w:pPr>
      <w:r w:rsidRPr="00E77497">
        <w:t xml:space="preserve">Else, </w:t>
      </w:r>
      <w:r w:rsidRPr="00E77497">
        <w:rPr>
          <w:i/>
        </w:rPr>
        <w:t>V</w:t>
      </w:r>
      <w:r w:rsidRPr="00E77497">
        <w:t xml:space="preserve"> is ≥ 0x10000</w:t>
      </w:r>
    </w:p>
    <w:p w14:paraId="5729FD7B" w14:textId="77777777" w:rsidR="004C02EF" w:rsidRPr="00E77497" w:rsidRDefault="004C02EF" w:rsidP="00C47E7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14:paraId="00EE3FEA" w14:textId="77777777" w:rsidR="004C02EF" w:rsidRPr="00E77497" w:rsidRDefault="004C02EF" w:rsidP="00C47E7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4F169A85"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3132C818" w14:textId="77777777" w:rsidR="004C02EF" w:rsidRPr="00E77497" w:rsidRDefault="004C02EF" w:rsidP="00C47E7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0433159E" w14:textId="77777777" w:rsidR="004C02EF" w:rsidRPr="00E77497" w:rsidRDefault="004C02EF" w:rsidP="00C47E72">
      <w:pPr>
        <w:pStyle w:val="M3"/>
        <w:numPr>
          <w:ilvl w:val="1"/>
          <w:numId w:val="160"/>
        </w:numPr>
      </w:pPr>
      <w:r w:rsidRPr="00E77497">
        <w:t xml:space="preserve">Increase </w:t>
      </w:r>
      <w:r w:rsidRPr="00E77497">
        <w:rPr>
          <w:i/>
        </w:rPr>
        <w:t>k</w:t>
      </w:r>
      <w:r w:rsidRPr="00E77497">
        <w:t xml:space="preserve"> by 1.</w:t>
      </w:r>
    </w:p>
    <w:p w14:paraId="36D0FA28" w14:textId="77777777" w:rsidR="004C02EF" w:rsidRPr="00E77497" w:rsidRDefault="004C02EF" w:rsidP="004C02EF">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0A19AD5F" w14:textId="77777777" w:rsidR="004C02EF" w:rsidRPr="00E77497" w:rsidRDefault="004C02EF" w:rsidP="004C02EF">
      <w:pPr>
        <w:rPr>
          <w:sz w:val="18"/>
        </w:rPr>
      </w:pPr>
      <w:r w:rsidRPr="00E77497">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 </w:t>
      </w:r>
      <w:ins w:id="24902" w:author="Rev 8 Allen Wirfs-Brock" w:date="2012-06-13T12:55:00Z">
        <w:r w:rsidR="00676727">
          <w:rPr>
            <w:sz w:val="18"/>
          </w:rPr>
          <w:fldChar w:fldCharType="begin"/>
        </w:r>
        <w:r w:rsidR="00676727">
          <w:rPr>
            <w:sz w:val="18"/>
          </w:rPr>
          <w:instrText xml:space="preserve"> REF _Ref327355453 \h </w:instrText>
        </w:r>
      </w:ins>
      <w:r w:rsidR="00676727">
        <w:rPr>
          <w:sz w:val="18"/>
        </w:rPr>
      </w:r>
      <w:r w:rsidR="00676727">
        <w:rPr>
          <w:sz w:val="18"/>
        </w:rPr>
        <w:fldChar w:fldCharType="separate"/>
      </w:r>
      <w:ins w:id="24903" w:author="Rev 8 Allen Wirfs-Brock" w:date="2012-06-15T19:42:00Z">
        <w:r w:rsidR="00606E07">
          <w:t xml:space="preserve">Table </w:t>
        </w:r>
        <w:r w:rsidR="00606E07">
          <w:rPr>
            <w:noProof/>
          </w:rPr>
          <w:t>26</w:t>
        </w:r>
      </w:ins>
      <w:ins w:id="24904" w:author="Rev 8 Allen Wirfs-Brock" w:date="2012-06-13T12:55:00Z">
        <w:r w:rsidR="00676727">
          <w:rPr>
            <w:sz w:val="18"/>
          </w:rPr>
          <w:fldChar w:fldCharType="end"/>
        </w:r>
      </w:ins>
      <w:r w:rsidRPr="00E77497">
        <w:rPr>
          <w:sz w:val="18"/>
        </w:rPr>
        <w:t>.</w:t>
      </w:r>
    </w:p>
    <w:p w14:paraId="161CCB03" w14:textId="77777777" w:rsidR="004C02EF" w:rsidRPr="00E77497" w:rsidRDefault="00676727" w:rsidP="00643AF2">
      <w:pPr>
        <w:pStyle w:val="Tabletitle"/>
      </w:pPr>
      <w:bookmarkStart w:id="24905" w:name="_Ref327355453"/>
      <w:ins w:id="24906" w:author="Rev 8 Allen Wirfs-Brock" w:date="2012-06-13T12:55:00Z">
        <w:r>
          <w:t xml:space="preserve">Table </w:t>
        </w:r>
        <w:r>
          <w:fldChar w:fldCharType="begin"/>
        </w:r>
        <w:r>
          <w:instrText xml:space="preserve"> SEQ Table \* ARABIC </w:instrText>
        </w:r>
      </w:ins>
      <w:r>
        <w:fldChar w:fldCharType="separate"/>
      </w:r>
      <w:ins w:id="24907" w:author="Rev 8 Allen Wirfs-Brock" w:date="2012-06-15T19:42:00Z">
        <w:r w:rsidR="00606E07">
          <w:rPr>
            <w:noProof/>
          </w:rPr>
          <w:t>26</w:t>
        </w:r>
      </w:ins>
      <w:ins w:id="24908" w:author="Rev 8 Allen Wirfs-Brock" w:date="2012-06-13T12:55:00Z">
        <w:r>
          <w:fldChar w:fldCharType="end"/>
        </w:r>
      </w:ins>
      <w:bookmarkEnd w:id="24905"/>
      <w:ins w:id="24909" w:author="Allen Wirfs-Brock" w:date="2011-07-02T13:31:00Z">
        <w:r w:rsidR="008962D8" w:rsidRPr="00E77497">
          <w:rPr>
            <w:rFonts w:eastAsia="Arial Unicode MS"/>
          </w:rPr>
          <w:t xml:space="preserve"> </w:t>
        </w:r>
      </w:ins>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14:paraId="7DC64A5C" w14:textId="7777777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69A50017" w14:textId="77777777" w:rsidR="004C02EF" w:rsidRPr="00E77497" w:rsidRDefault="004C02EF" w:rsidP="003A4B2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14:paraId="7A014F90" w14:textId="77777777" w:rsidR="004C02EF" w:rsidRPr="00E77497" w:rsidRDefault="004C02EF" w:rsidP="003A4B2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14:paraId="1F564605" w14:textId="77777777" w:rsidR="004C02EF" w:rsidRPr="00E77497" w:rsidRDefault="004C02EF" w:rsidP="003A4B2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14:paraId="4BC8E749" w14:textId="77777777" w:rsidR="004C02EF" w:rsidRPr="00E77497" w:rsidRDefault="004C02EF" w:rsidP="003A4B2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14:paraId="755DC192" w14:textId="77777777" w:rsidR="004C02EF" w:rsidRPr="00E77497" w:rsidRDefault="004C02EF" w:rsidP="003A4B2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28D7E704" w14:textId="77777777" w:rsidR="004C02EF" w:rsidRPr="00E77497" w:rsidRDefault="004C02EF" w:rsidP="003A4B2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14:paraId="0C856104" w14:textId="77777777" w:rsidTr="0027695A">
        <w:tc>
          <w:tcPr>
            <w:tcW w:w="2178" w:type="dxa"/>
            <w:tcBorders>
              <w:top w:val="nil"/>
            </w:tcBorders>
          </w:tcPr>
          <w:p w14:paraId="3B1F9752"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14:paraId="45FCEDD8" w14:textId="77777777" w:rsidR="004C02EF" w:rsidRPr="00E77497" w:rsidRDefault="004C02EF" w:rsidP="003A4B22">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14:paraId="133D5522"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14:paraId="32F7AEC7"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62F8CF53"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7E36847B" w14:textId="77777777" w:rsidR="004C02EF" w:rsidRPr="00E77497" w:rsidRDefault="004C02EF" w:rsidP="003A4B22">
            <w:pPr>
              <w:pStyle w:val="HTML"/>
              <w:keepNext/>
              <w:spacing w:after="0"/>
              <w:jc w:val="center"/>
              <w:rPr>
                <w:rFonts w:cs="Courier New"/>
                <w:sz w:val="18"/>
                <w:lang w:eastAsia="en-US"/>
              </w:rPr>
            </w:pPr>
          </w:p>
        </w:tc>
      </w:tr>
      <w:tr w:rsidR="004C02EF" w:rsidRPr="00E77497" w14:paraId="625856A5" w14:textId="77777777" w:rsidTr="0027695A">
        <w:tc>
          <w:tcPr>
            <w:tcW w:w="2178" w:type="dxa"/>
          </w:tcPr>
          <w:p w14:paraId="73E79384"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0x0080 - 0x07FF</w:t>
            </w:r>
          </w:p>
        </w:tc>
        <w:tc>
          <w:tcPr>
            <w:tcW w:w="2340" w:type="dxa"/>
          </w:tcPr>
          <w:p w14:paraId="16133095" w14:textId="77777777" w:rsidR="004C02EF" w:rsidRPr="00E77497" w:rsidRDefault="004C02EF" w:rsidP="003A4B22">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14:paraId="793B80E5"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14:paraId="7ACCB6F1"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1A932F2B" w14:textId="77777777" w:rsidR="004C02EF" w:rsidRPr="00E77497" w:rsidRDefault="004C02EF" w:rsidP="003A4B22">
            <w:pPr>
              <w:pStyle w:val="HTML"/>
              <w:keepNext/>
              <w:spacing w:after="0"/>
              <w:jc w:val="center"/>
              <w:rPr>
                <w:rFonts w:cs="Courier New"/>
                <w:sz w:val="18"/>
                <w:lang w:eastAsia="en-US"/>
              </w:rPr>
            </w:pPr>
          </w:p>
        </w:tc>
        <w:tc>
          <w:tcPr>
            <w:tcW w:w="1170" w:type="dxa"/>
          </w:tcPr>
          <w:p w14:paraId="1B854297" w14:textId="77777777" w:rsidR="004C02EF" w:rsidRPr="00E77497" w:rsidRDefault="004C02EF" w:rsidP="003A4B22">
            <w:pPr>
              <w:pStyle w:val="HTML"/>
              <w:keepNext/>
              <w:spacing w:after="0"/>
              <w:jc w:val="center"/>
              <w:rPr>
                <w:rFonts w:cs="Courier New"/>
                <w:sz w:val="18"/>
                <w:lang w:eastAsia="en-US"/>
              </w:rPr>
            </w:pPr>
          </w:p>
        </w:tc>
      </w:tr>
      <w:tr w:rsidR="004C02EF" w:rsidRPr="00E77497" w14:paraId="7EA6CFD7" w14:textId="77777777" w:rsidTr="0027695A">
        <w:tc>
          <w:tcPr>
            <w:tcW w:w="2178" w:type="dxa"/>
          </w:tcPr>
          <w:p w14:paraId="7200F631"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0x0800 - 0xD7FF</w:t>
            </w:r>
          </w:p>
        </w:tc>
        <w:tc>
          <w:tcPr>
            <w:tcW w:w="2340" w:type="dxa"/>
          </w:tcPr>
          <w:p w14:paraId="29F1B87A" w14:textId="77777777" w:rsidR="004C02EF" w:rsidRPr="00E77497" w:rsidRDefault="004C02EF" w:rsidP="003A4B22">
            <w:pPr>
              <w:pStyle w:val="HTML"/>
              <w:keepNext/>
              <w:spacing w:after="0"/>
              <w:jc w:val="center"/>
              <w:rPr>
                <w:rFonts w:cs="Courier New"/>
                <w:i/>
                <w:sz w:val="18"/>
                <w:lang w:eastAsia="en-US"/>
              </w:rPr>
            </w:pPr>
            <w:r w:rsidRPr="00E77497">
              <w:rPr>
                <w:rFonts w:cs="Courier New"/>
                <w:i/>
                <w:sz w:val="18"/>
                <w:lang w:eastAsia="en-US"/>
              </w:rPr>
              <w:t>xxxxyyyy yyzzzzzz</w:t>
            </w:r>
          </w:p>
        </w:tc>
        <w:tc>
          <w:tcPr>
            <w:tcW w:w="1260" w:type="dxa"/>
          </w:tcPr>
          <w:p w14:paraId="393EF1C5"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3ECDD70D"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79BFE84F"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52400FB1"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23187DB8" w14:textId="77777777" w:rsidTr="0027695A">
        <w:tc>
          <w:tcPr>
            <w:tcW w:w="2178" w:type="dxa"/>
          </w:tcPr>
          <w:p w14:paraId="60806370"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3873B51A"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49F7721F"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34E1FAA3"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5C58FDDA"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5D0F8EB4"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14:paraId="38E2688E" w14:textId="77777777" w:rsidR="004C02EF" w:rsidRPr="00E77497" w:rsidRDefault="004C02EF" w:rsidP="003A4B22">
            <w:pPr>
              <w:pStyle w:val="HTML"/>
              <w:keepNext/>
              <w:spacing w:after="0"/>
              <w:jc w:val="center"/>
              <w:rPr>
                <w:rFonts w:cs="Courier New"/>
                <w:b/>
                <w:sz w:val="18"/>
                <w:lang w:eastAsia="en-US"/>
              </w:rPr>
            </w:pPr>
          </w:p>
          <w:p w14:paraId="60D1EF45"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14:paraId="70D5022E" w14:textId="77777777" w:rsidR="004C02EF" w:rsidRPr="00E77497" w:rsidRDefault="004C02EF" w:rsidP="003A4B22">
            <w:pPr>
              <w:pStyle w:val="HTML"/>
              <w:keepNext/>
              <w:spacing w:after="0"/>
              <w:jc w:val="center"/>
              <w:rPr>
                <w:rFonts w:cs="Courier New"/>
                <w:b/>
                <w:sz w:val="18"/>
                <w:lang w:eastAsia="en-US"/>
              </w:rPr>
            </w:pPr>
          </w:p>
          <w:p w14:paraId="36C18FEE"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14:paraId="3ABB629F" w14:textId="77777777" w:rsidR="004C02EF" w:rsidRPr="00E77497" w:rsidRDefault="004C02EF" w:rsidP="003A4B22">
            <w:pPr>
              <w:pStyle w:val="HTML"/>
              <w:keepNext/>
              <w:spacing w:after="0"/>
              <w:jc w:val="center"/>
              <w:rPr>
                <w:rFonts w:cs="Courier New"/>
                <w:b/>
                <w:sz w:val="18"/>
                <w:lang w:eastAsia="en-US"/>
              </w:rPr>
            </w:pPr>
          </w:p>
          <w:p w14:paraId="41C33A57"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14:paraId="79A1E781" w14:textId="77777777" w:rsidR="004C02EF" w:rsidRPr="00E77497" w:rsidRDefault="004C02EF" w:rsidP="003A4B22">
            <w:pPr>
              <w:pStyle w:val="HTML"/>
              <w:keepNext/>
              <w:spacing w:after="0"/>
              <w:jc w:val="center"/>
              <w:rPr>
                <w:rFonts w:cs="Courier New"/>
                <w:b/>
                <w:sz w:val="18"/>
                <w:lang w:eastAsia="en-US"/>
              </w:rPr>
            </w:pPr>
          </w:p>
          <w:p w14:paraId="533B4024"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14:paraId="328A870D" w14:textId="77777777" w:rsidTr="0027695A">
        <w:tc>
          <w:tcPr>
            <w:tcW w:w="2178" w:type="dxa"/>
          </w:tcPr>
          <w:p w14:paraId="7D9BD11C"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5DB21422"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13BB4B06"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1339E386" w14:textId="77777777" w:rsidR="004C02EF" w:rsidRPr="00E77497" w:rsidRDefault="004C02EF" w:rsidP="003A4B22">
            <w:pPr>
              <w:pStyle w:val="HTML"/>
              <w:keepNext/>
              <w:spacing w:after="0"/>
              <w:jc w:val="center"/>
              <w:rPr>
                <w:rFonts w:cs="Courier New"/>
                <w:i/>
                <w:sz w:val="18"/>
                <w:lang w:eastAsia="en-US"/>
              </w:rPr>
            </w:pPr>
          </w:p>
          <w:p w14:paraId="2EDA43F4" w14:textId="77777777" w:rsidR="004C02EF" w:rsidRPr="00E77497" w:rsidRDefault="004C02EF" w:rsidP="003A4B22">
            <w:pPr>
              <w:pStyle w:val="HTML"/>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066DAAEE" w14:textId="77777777" w:rsidR="004C02EF" w:rsidRPr="00E77497" w:rsidRDefault="004C02EF" w:rsidP="003A4B22">
            <w:pPr>
              <w:pStyle w:val="HTML"/>
              <w:keepNext/>
              <w:spacing w:after="0"/>
              <w:jc w:val="center"/>
              <w:rPr>
                <w:rFonts w:cs="Courier New"/>
                <w:sz w:val="18"/>
                <w:lang w:eastAsia="en-US"/>
              </w:rPr>
            </w:pPr>
          </w:p>
        </w:tc>
        <w:tc>
          <w:tcPr>
            <w:tcW w:w="1260" w:type="dxa"/>
          </w:tcPr>
          <w:p w14:paraId="38432449" w14:textId="77777777" w:rsidR="004C02EF" w:rsidRPr="00E77497" w:rsidRDefault="004C02EF" w:rsidP="003A4B22">
            <w:pPr>
              <w:pStyle w:val="HTML"/>
              <w:keepNext/>
              <w:spacing w:after="0"/>
              <w:jc w:val="center"/>
              <w:rPr>
                <w:rFonts w:cs="Courier New"/>
                <w:sz w:val="18"/>
                <w:lang w:eastAsia="en-US"/>
              </w:rPr>
            </w:pPr>
          </w:p>
        </w:tc>
        <w:tc>
          <w:tcPr>
            <w:tcW w:w="1170" w:type="dxa"/>
          </w:tcPr>
          <w:p w14:paraId="02D3C45D" w14:textId="77777777" w:rsidR="004C02EF" w:rsidRPr="00E77497" w:rsidRDefault="004C02EF" w:rsidP="003A4B22">
            <w:pPr>
              <w:pStyle w:val="HTML"/>
              <w:keepNext/>
              <w:spacing w:after="0"/>
              <w:jc w:val="center"/>
              <w:rPr>
                <w:rFonts w:cs="Courier New"/>
                <w:sz w:val="18"/>
                <w:lang w:eastAsia="en-US"/>
              </w:rPr>
            </w:pPr>
          </w:p>
        </w:tc>
        <w:tc>
          <w:tcPr>
            <w:tcW w:w="1170" w:type="dxa"/>
          </w:tcPr>
          <w:p w14:paraId="1120CDF9"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2980CE0D" w14:textId="77777777" w:rsidTr="0027695A">
        <w:tc>
          <w:tcPr>
            <w:tcW w:w="2178" w:type="dxa"/>
          </w:tcPr>
          <w:p w14:paraId="076BD40B"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0xDC00 – 0xDFFF</w:t>
            </w:r>
          </w:p>
        </w:tc>
        <w:tc>
          <w:tcPr>
            <w:tcW w:w="2340" w:type="dxa"/>
          </w:tcPr>
          <w:p w14:paraId="4EB26710" w14:textId="77777777" w:rsidR="004C02EF" w:rsidRPr="00E77497" w:rsidRDefault="004C02EF" w:rsidP="003A4B22">
            <w:pPr>
              <w:pStyle w:val="HTML"/>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2D28AC14" w14:textId="77777777" w:rsidR="004C02EF" w:rsidRPr="00E77497" w:rsidRDefault="004C02EF" w:rsidP="003A4B22">
            <w:pPr>
              <w:pStyle w:val="HTML"/>
              <w:keepNext/>
              <w:spacing w:after="0"/>
              <w:jc w:val="center"/>
              <w:rPr>
                <w:rFonts w:cs="Courier New"/>
                <w:b/>
                <w:sz w:val="18"/>
                <w:lang w:eastAsia="en-US"/>
              </w:rPr>
            </w:pPr>
          </w:p>
        </w:tc>
        <w:tc>
          <w:tcPr>
            <w:tcW w:w="1260" w:type="dxa"/>
          </w:tcPr>
          <w:p w14:paraId="0C5E37E3"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1592B0EC"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3799FCB7"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1A379739" w14:textId="77777777" w:rsidTr="0027695A">
        <w:tc>
          <w:tcPr>
            <w:tcW w:w="2178" w:type="dxa"/>
          </w:tcPr>
          <w:p w14:paraId="4D6D8CD5" w14:textId="77777777" w:rsidR="004C02EF" w:rsidRPr="00E77497" w:rsidRDefault="004C02EF" w:rsidP="003A4B22">
            <w:pPr>
              <w:pStyle w:val="HTML"/>
              <w:spacing w:after="0"/>
              <w:jc w:val="center"/>
              <w:rPr>
                <w:rFonts w:cs="Courier New"/>
                <w:b/>
                <w:i/>
                <w:sz w:val="18"/>
                <w:lang w:eastAsia="en-US"/>
              </w:rPr>
            </w:pPr>
            <w:r w:rsidRPr="00E77497">
              <w:rPr>
                <w:rFonts w:cs="Courier New"/>
                <w:b/>
                <w:sz w:val="18"/>
                <w:lang w:eastAsia="en-US"/>
              </w:rPr>
              <w:t>0xE000 - 0xFFFF</w:t>
            </w:r>
          </w:p>
        </w:tc>
        <w:tc>
          <w:tcPr>
            <w:tcW w:w="2340" w:type="dxa"/>
          </w:tcPr>
          <w:p w14:paraId="7EC0A57C" w14:textId="77777777" w:rsidR="004C02EF" w:rsidRPr="00E77497" w:rsidRDefault="004C02EF" w:rsidP="003A4B22">
            <w:pPr>
              <w:pStyle w:val="HTML"/>
              <w:spacing w:after="0"/>
              <w:jc w:val="center"/>
              <w:rPr>
                <w:rFonts w:cs="Courier New"/>
                <w:i/>
                <w:sz w:val="18"/>
                <w:lang w:eastAsia="en-US"/>
              </w:rPr>
            </w:pPr>
            <w:r w:rsidRPr="00E77497">
              <w:rPr>
                <w:rFonts w:cs="Courier New"/>
                <w:i/>
                <w:sz w:val="18"/>
                <w:lang w:eastAsia="en-US"/>
              </w:rPr>
              <w:t>xxxxyyyy yyzzzzzz</w:t>
            </w:r>
          </w:p>
        </w:tc>
        <w:tc>
          <w:tcPr>
            <w:tcW w:w="1260" w:type="dxa"/>
          </w:tcPr>
          <w:p w14:paraId="3F998BA5"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008F0DB1"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0B0CDD20"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078BD358" w14:textId="77777777" w:rsidR="004C02EF" w:rsidRPr="00E77497" w:rsidRDefault="004C02EF" w:rsidP="003A4B22">
            <w:pPr>
              <w:pStyle w:val="HTML"/>
              <w:spacing w:after="0"/>
              <w:jc w:val="center"/>
              <w:rPr>
                <w:rFonts w:cs="Courier New"/>
                <w:b/>
                <w:sz w:val="18"/>
                <w:lang w:eastAsia="en-US"/>
              </w:rPr>
            </w:pPr>
          </w:p>
        </w:tc>
      </w:tr>
    </w:tbl>
    <w:p w14:paraId="61B12309" w14:textId="77777777" w:rsidR="004C02EF" w:rsidRPr="00E77497" w:rsidRDefault="004C02EF" w:rsidP="004C02EF">
      <w:pPr>
        <w:pStyle w:val="HTML"/>
        <w:spacing w:after="0"/>
        <w:ind w:left="720"/>
      </w:pPr>
    </w:p>
    <w:p w14:paraId="6399F0BD" w14:textId="77777777" w:rsidR="004C02EF" w:rsidRPr="00E77497" w:rsidRDefault="004C02EF" w:rsidP="004C02EF">
      <w:pPr>
        <w:spacing w:after="120"/>
        <w:rPr>
          <w:sz w:val="18"/>
        </w:rPr>
      </w:pPr>
      <w:r w:rsidRPr="00E77497">
        <w:rPr>
          <w:sz w:val="18"/>
        </w:rPr>
        <w:t>Where</w:t>
      </w:r>
    </w:p>
    <w:p w14:paraId="23B56A5D" w14:textId="77777777" w:rsidR="004C02EF" w:rsidRPr="00E77497" w:rsidRDefault="004C02EF" w:rsidP="004C02E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01BE3440" w14:textId="77777777" w:rsidR="004C02EF" w:rsidRPr="00E77497" w:rsidRDefault="004C02EF" w:rsidP="004C02EF">
      <w:pPr>
        <w:rPr>
          <w:sz w:val="18"/>
        </w:rPr>
      </w:pPr>
      <w:r w:rsidRPr="00E77497">
        <w:rPr>
          <w:sz w:val="18"/>
        </w:rPr>
        <w:t>to account for the addition of 0x10000 as in Surrogates, section 3.7, of the Unicode Standard.</w:t>
      </w:r>
    </w:p>
    <w:p w14:paraId="78E73325" w14:textId="77777777" w:rsidR="004C02EF" w:rsidRPr="00E77497" w:rsidRDefault="004C02EF" w:rsidP="004C02EF">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58A1FF9D" w14:textId="77777777" w:rsidR="004C02EF" w:rsidRPr="00E77497" w:rsidRDefault="004C02EF" w:rsidP="004C02EF">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14:paraId="59D80D77" w14:textId="77777777" w:rsidR="004C02EF" w:rsidRPr="00E77497" w:rsidRDefault="004C02EF" w:rsidP="004C02EF">
      <w:pPr>
        <w:pStyle w:val="40"/>
        <w:numPr>
          <w:ilvl w:val="0"/>
          <w:numId w:val="0"/>
        </w:numPr>
      </w:pPr>
      <w:bookmarkStart w:id="24910" w:name="_Ref456003675"/>
      <w:r w:rsidRPr="00E77497">
        <w:t>15.1.3.1</w:t>
      </w:r>
      <w:r w:rsidRPr="00E77497">
        <w:tab/>
        <w:t>decodeURI (encodedURI)</w:t>
      </w:r>
      <w:bookmarkEnd w:id="24910"/>
    </w:p>
    <w:p w14:paraId="5089697E" w14:textId="77777777" w:rsidR="004C02EF" w:rsidRPr="00E77497" w:rsidRDefault="004C02EF" w:rsidP="004C02EF">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42A0E9C1" w14:textId="77777777" w:rsidR="004C02EF" w:rsidRPr="00E77497" w:rsidRDefault="004C02EF" w:rsidP="004C02EF">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323468EE" w14:textId="77777777" w:rsidR="004C02EF" w:rsidRPr="00E77497" w:rsidRDefault="004C02EF" w:rsidP="00834A33">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14:paraId="1FAA47CE" w14:textId="77777777" w:rsidR="005D4B87" w:rsidRDefault="005D4B87" w:rsidP="005D4B87">
      <w:pPr>
        <w:pStyle w:val="M4"/>
        <w:numPr>
          <w:ilvl w:val="0"/>
          <w:numId w:val="161"/>
        </w:numPr>
        <w:tabs>
          <w:tab w:val="num" w:pos="1721"/>
        </w:tabs>
        <w:spacing w:after="0"/>
        <w:rPr>
          <w:ins w:id="24911" w:author="Rev 7 Allen Wirfs-Brock" w:date="2012-04-11T16:05:00Z"/>
        </w:rPr>
      </w:pPr>
      <w:ins w:id="24912" w:author="Rev 7 Allen Wirfs-Brock" w:date="2012-04-11T16:05:00Z">
        <w:r>
          <w:t>ReturnIfAbrupt(</w:t>
        </w:r>
      </w:ins>
      <w:ins w:id="24913" w:author="Rev 7 Allen Wirfs-Brock" w:date="2012-04-11T16:06:00Z">
        <w:r w:rsidRPr="00E77497">
          <w:rPr>
            <w:i/>
          </w:rPr>
          <w:t>uriString</w:t>
        </w:r>
      </w:ins>
      <w:ins w:id="24914" w:author="Rev 7 Allen Wirfs-Brock" w:date="2012-04-11T16:05:00Z">
        <w:r>
          <w:t>).</w:t>
        </w:r>
      </w:ins>
    </w:p>
    <w:p w14:paraId="62917F67" w14:textId="77777777" w:rsidR="004C02EF" w:rsidRPr="00E77497" w:rsidRDefault="004C02EF" w:rsidP="00834A33">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02D17CE5" w14:textId="77777777" w:rsidR="004C02EF" w:rsidRPr="00E77497" w:rsidRDefault="004C02EF" w:rsidP="00834A33">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14:paraId="39B114F0"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597D1A6C" w14:textId="77777777" w:rsidR="004C02EF" w:rsidRPr="00E77497" w:rsidRDefault="004C02EF" w:rsidP="004C02EF">
      <w:pPr>
        <w:pStyle w:val="40"/>
        <w:numPr>
          <w:ilvl w:val="0"/>
          <w:numId w:val="0"/>
        </w:numPr>
      </w:pPr>
      <w:bookmarkStart w:id="24915" w:name="_Ref456003678"/>
      <w:r w:rsidRPr="00E77497">
        <w:t>15.1.3.2</w:t>
      </w:r>
      <w:r w:rsidRPr="00E77497">
        <w:tab/>
        <w:t>decodeURIComponent (encodedURIComponent)</w:t>
      </w:r>
      <w:bookmarkEnd w:id="24915"/>
    </w:p>
    <w:p w14:paraId="2F6B8CE8" w14:textId="77777777" w:rsidR="004C02EF" w:rsidRPr="00E77497" w:rsidRDefault="004C02EF" w:rsidP="004C02EF">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4C097ACB" w14:textId="77777777" w:rsidR="004C02EF" w:rsidRPr="00E77497" w:rsidRDefault="004C02EF" w:rsidP="004C02EF">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22B8A7C6" w14:textId="77777777" w:rsidR="004C02EF" w:rsidRPr="00E77497" w:rsidRDefault="004C02EF" w:rsidP="00834A33">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14:paraId="21090B3B" w14:textId="77777777" w:rsidR="005D4B87" w:rsidRDefault="005D4B87" w:rsidP="005D4B87">
      <w:pPr>
        <w:pStyle w:val="M4"/>
        <w:numPr>
          <w:ilvl w:val="0"/>
          <w:numId w:val="162"/>
        </w:numPr>
        <w:tabs>
          <w:tab w:val="num" w:pos="1721"/>
        </w:tabs>
        <w:spacing w:after="0"/>
        <w:rPr>
          <w:ins w:id="24916" w:author="Rev 7 Allen Wirfs-Brock" w:date="2012-04-11T16:05:00Z"/>
        </w:rPr>
      </w:pPr>
      <w:ins w:id="24917" w:author="Rev 7 Allen Wirfs-Brock" w:date="2012-04-11T16:05:00Z">
        <w:r>
          <w:t>ReturnIfAbrupt(</w:t>
        </w:r>
      </w:ins>
      <w:ins w:id="24918" w:author="Rev 7 Allen Wirfs-Brock" w:date="2012-04-11T16:06:00Z">
        <w:r w:rsidRPr="00E77497">
          <w:rPr>
            <w:i/>
          </w:rPr>
          <w:t>componentString</w:t>
        </w:r>
      </w:ins>
      <w:ins w:id="24919" w:author="Rev 7 Allen Wirfs-Brock" w:date="2012-04-11T16:05:00Z">
        <w:r>
          <w:t>).</w:t>
        </w:r>
      </w:ins>
    </w:p>
    <w:p w14:paraId="7300A807" w14:textId="77777777" w:rsidR="004C02EF" w:rsidRPr="00E77497" w:rsidRDefault="004C02EF" w:rsidP="00834A33">
      <w:pPr>
        <w:pStyle w:val="Alg4"/>
        <w:numPr>
          <w:ilvl w:val="0"/>
          <w:numId w:val="162"/>
        </w:numPr>
      </w:pPr>
      <w:r w:rsidRPr="00E77497">
        <w:t xml:space="preserve">Let </w:t>
      </w:r>
      <w:r w:rsidRPr="00E77497">
        <w:rPr>
          <w:i/>
        </w:rPr>
        <w:t>reservedURIComponentSet</w:t>
      </w:r>
      <w:r w:rsidRPr="00E77497">
        <w:t xml:space="preserve"> be the empty String.</w:t>
      </w:r>
    </w:p>
    <w:p w14:paraId="7B3B0D53" w14:textId="77777777" w:rsidR="004C02EF" w:rsidRPr="00E77497" w:rsidRDefault="004C02EF" w:rsidP="00834A33">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14:paraId="237B21DD" w14:textId="77777777" w:rsidR="004C02EF" w:rsidRPr="00E77497" w:rsidRDefault="004C02EF" w:rsidP="004C02EF">
      <w:pPr>
        <w:pStyle w:val="40"/>
        <w:numPr>
          <w:ilvl w:val="0"/>
          <w:numId w:val="0"/>
        </w:numPr>
      </w:pPr>
      <w:bookmarkStart w:id="24920" w:name="_Ref456003682"/>
      <w:r w:rsidRPr="00E77497">
        <w:t>15.1.3.3</w:t>
      </w:r>
      <w:r w:rsidRPr="00E77497">
        <w:tab/>
        <w:t>encodeURI (uri)</w:t>
      </w:r>
      <w:bookmarkEnd w:id="24920"/>
    </w:p>
    <w:p w14:paraId="45CEE6BD" w14:textId="77777777" w:rsidR="004C02EF" w:rsidRPr="00E77497" w:rsidRDefault="004C02EF" w:rsidP="004C02EF">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14:paraId="2D76B721" w14:textId="77777777" w:rsidR="004C02EF" w:rsidRPr="00E77497" w:rsidRDefault="004C02EF" w:rsidP="004C02EF">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3E5C37FE" w14:textId="77777777" w:rsidR="004C02EF" w:rsidRPr="00E77497" w:rsidRDefault="004C02EF" w:rsidP="00834A33">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14:paraId="72DCDE4B" w14:textId="77777777" w:rsidR="005D4B87" w:rsidRDefault="005D4B87" w:rsidP="005D4B87">
      <w:pPr>
        <w:pStyle w:val="M4"/>
        <w:numPr>
          <w:ilvl w:val="0"/>
          <w:numId w:val="163"/>
        </w:numPr>
        <w:tabs>
          <w:tab w:val="num" w:pos="1721"/>
        </w:tabs>
        <w:spacing w:after="0"/>
        <w:rPr>
          <w:ins w:id="24921" w:author="Rev 7 Allen Wirfs-Brock" w:date="2012-04-11T16:06:00Z"/>
        </w:rPr>
      </w:pPr>
      <w:ins w:id="24922" w:author="Rev 7 Allen Wirfs-Brock" w:date="2012-04-11T16:06:00Z">
        <w:r>
          <w:t>ReturnIfAbrupt(</w:t>
        </w:r>
        <w:r w:rsidRPr="00E77497">
          <w:rPr>
            <w:i/>
          </w:rPr>
          <w:t>uriString</w:t>
        </w:r>
        <w:r>
          <w:t>).</w:t>
        </w:r>
      </w:ins>
    </w:p>
    <w:p w14:paraId="1E48C6FA" w14:textId="77777777" w:rsidR="004C02EF" w:rsidRPr="00E77497" w:rsidRDefault="004C02EF" w:rsidP="00834A33">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14:paraId="690635AA" w14:textId="77777777" w:rsidR="004C02EF" w:rsidRPr="00E77497" w:rsidRDefault="004C02EF" w:rsidP="00834A33">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14:paraId="2E45BA96"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14:paraId="4413E1B0" w14:textId="77777777" w:rsidR="004C02EF" w:rsidRPr="00E77497" w:rsidRDefault="004C02EF" w:rsidP="004C02EF">
      <w:pPr>
        <w:pStyle w:val="40"/>
        <w:numPr>
          <w:ilvl w:val="0"/>
          <w:numId w:val="0"/>
        </w:numPr>
      </w:pPr>
      <w:bookmarkStart w:id="24923" w:name="_Ref456003685"/>
      <w:r w:rsidRPr="00E77497">
        <w:t>15.1.3.4</w:t>
      </w:r>
      <w:r w:rsidRPr="00E77497">
        <w:tab/>
        <w:t>encodeURIComponent (uriComponent)</w:t>
      </w:r>
      <w:bookmarkEnd w:id="24923"/>
    </w:p>
    <w:p w14:paraId="49C5E492" w14:textId="77777777" w:rsidR="004C02EF" w:rsidRPr="00E77497" w:rsidRDefault="004C02EF" w:rsidP="004C02EF">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14:paraId="47DE8164" w14:textId="77777777" w:rsidR="004C02EF" w:rsidRPr="00E77497" w:rsidRDefault="004C02EF" w:rsidP="004C02EF">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3E16B6B0" w14:textId="77777777" w:rsidR="004C02EF" w:rsidRPr="00E77497" w:rsidRDefault="004C02EF" w:rsidP="00834A33">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14:paraId="086B6438" w14:textId="77777777" w:rsidR="005D4B87" w:rsidRDefault="005D4B87" w:rsidP="005D4B87">
      <w:pPr>
        <w:pStyle w:val="M4"/>
        <w:numPr>
          <w:ilvl w:val="0"/>
          <w:numId w:val="164"/>
        </w:numPr>
        <w:tabs>
          <w:tab w:val="num" w:pos="1721"/>
        </w:tabs>
        <w:spacing w:after="0"/>
        <w:rPr>
          <w:ins w:id="24924" w:author="Rev 7 Allen Wirfs-Brock" w:date="2012-04-11T16:06:00Z"/>
        </w:rPr>
      </w:pPr>
      <w:ins w:id="24925" w:author="Rev 7 Allen Wirfs-Brock" w:date="2012-04-11T16:06:00Z">
        <w:r>
          <w:t>ReturnIfAbrupt(</w:t>
        </w:r>
        <w:r w:rsidRPr="00E77497">
          <w:rPr>
            <w:i/>
          </w:rPr>
          <w:t>componentString</w:t>
        </w:r>
        <w:r>
          <w:t>).</w:t>
        </w:r>
      </w:ins>
    </w:p>
    <w:p w14:paraId="1AF06980" w14:textId="77777777" w:rsidR="004C02EF" w:rsidRPr="00E77497" w:rsidRDefault="004C02EF" w:rsidP="00834A33">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14:paraId="140C0CF9" w14:textId="77777777" w:rsidR="004C02EF" w:rsidRPr="00E77497" w:rsidRDefault="004C02EF" w:rsidP="00834A33">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14:paraId="2D5A6C26" w14:textId="77777777" w:rsidR="004C02EF" w:rsidRPr="00E77497" w:rsidRDefault="004C02EF" w:rsidP="00B43482">
      <w:pPr>
        <w:pStyle w:val="30"/>
        <w:numPr>
          <w:ilvl w:val="0"/>
          <w:numId w:val="0"/>
        </w:numPr>
      </w:pPr>
      <w:bookmarkStart w:id="24926" w:name="_Ref457710538"/>
      <w:bookmarkStart w:id="24927" w:name="_Toc472818906"/>
      <w:bookmarkStart w:id="24928" w:name="_Toc235503484"/>
      <w:bookmarkStart w:id="24929" w:name="_Toc241509259"/>
      <w:bookmarkStart w:id="24930" w:name="_Toc244416746"/>
      <w:bookmarkStart w:id="24931" w:name="_Toc276631110"/>
      <w:bookmarkStart w:id="24932" w:name="_Toc329528842"/>
      <w:r w:rsidRPr="00E77497">
        <w:t>15.1.4</w:t>
      </w:r>
      <w:r w:rsidRPr="00E77497">
        <w:tab/>
        <w:t>Constructor Properties of the Global Objec</w:t>
      </w:r>
      <w:bookmarkEnd w:id="24883"/>
      <w:r w:rsidRPr="00E77497">
        <w:t>t</w:t>
      </w:r>
      <w:bookmarkStart w:id="24933" w:name="_Toc393690359"/>
      <w:bookmarkEnd w:id="24926"/>
      <w:bookmarkEnd w:id="24927"/>
      <w:bookmarkEnd w:id="24928"/>
      <w:bookmarkEnd w:id="24929"/>
      <w:bookmarkEnd w:id="24930"/>
      <w:bookmarkEnd w:id="24931"/>
      <w:bookmarkEnd w:id="24932"/>
    </w:p>
    <w:p w14:paraId="00F3B06C" w14:textId="77777777" w:rsidR="004C02EF" w:rsidRPr="00E77497" w:rsidRDefault="004C02EF" w:rsidP="004C02EF">
      <w:pPr>
        <w:pStyle w:val="40"/>
        <w:numPr>
          <w:ilvl w:val="0"/>
          <w:numId w:val="0"/>
        </w:numPr>
      </w:pPr>
      <w:r w:rsidRPr="00E77497">
        <w:t>15.1.4.1</w:t>
      </w:r>
      <w:r w:rsidRPr="00E77497">
        <w:tab/>
        <w:t xml:space="preserve">Object ( . . . </w:t>
      </w:r>
      <w:bookmarkEnd w:id="24933"/>
      <w:r w:rsidRPr="00E77497">
        <w:t>)</w:t>
      </w:r>
    </w:p>
    <w:p w14:paraId="1FC3BEB5" w14:textId="77777777" w:rsidR="004C02EF" w:rsidRPr="00E77497" w:rsidRDefault="004C02EF" w:rsidP="004C02EF">
      <w:r w:rsidRPr="00E77497">
        <w:t xml:space="preserve">See 15.2.1 and </w:t>
      </w:r>
      <w:bookmarkStart w:id="24934" w:name="_Toc393690360"/>
      <w:r w:rsidRPr="00E77497">
        <w:t>15.2.2.</w:t>
      </w:r>
    </w:p>
    <w:p w14:paraId="3377E452" w14:textId="77777777" w:rsidR="004C02EF" w:rsidRPr="00E77497" w:rsidRDefault="004C02EF" w:rsidP="004C02EF">
      <w:pPr>
        <w:pStyle w:val="40"/>
        <w:numPr>
          <w:ilvl w:val="0"/>
          <w:numId w:val="0"/>
        </w:numPr>
      </w:pPr>
      <w:r w:rsidRPr="00E77497">
        <w:t>15.1.4.2</w:t>
      </w:r>
      <w:r w:rsidRPr="00E77497">
        <w:tab/>
        <w:t xml:space="preserve">Function ( . . . </w:t>
      </w:r>
      <w:bookmarkEnd w:id="24934"/>
      <w:r w:rsidRPr="00E77497">
        <w:t>)</w:t>
      </w:r>
    </w:p>
    <w:p w14:paraId="197EF678" w14:textId="77777777" w:rsidR="004C02EF" w:rsidRPr="00E77497" w:rsidRDefault="004C02EF" w:rsidP="004C02EF">
      <w:r w:rsidRPr="00E77497">
        <w:t>See 15.3.1 and 15.3.2.</w:t>
      </w:r>
      <w:bookmarkStart w:id="24935" w:name="_Toc393690361"/>
    </w:p>
    <w:p w14:paraId="36C21F2A" w14:textId="77777777" w:rsidR="004C02EF" w:rsidRPr="00E77497" w:rsidRDefault="004C02EF" w:rsidP="004C02EF">
      <w:pPr>
        <w:pStyle w:val="40"/>
        <w:numPr>
          <w:ilvl w:val="0"/>
          <w:numId w:val="0"/>
        </w:numPr>
      </w:pPr>
      <w:r w:rsidRPr="00E77497">
        <w:t>15.1.4.3</w:t>
      </w:r>
      <w:r w:rsidRPr="00E77497">
        <w:tab/>
        <w:t xml:space="preserve">Array ( . . . </w:t>
      </w:r>
      <w:bookmarkEnd w:id="24935"/>
      <w:r w:rsidRPr="00E77497">
        <w:t>)</w:t>
      </w:r>
    </w:p>
    <w:p w14:paraId="50326DFA" w14:textId="77777777" w:rsidR="004C02EF" w:rsidRPr="00E77497" w:rsidRDefault="004C02EF" w:rsidP="004C02EF">
      <w:r w:rsidRPr="00E77497">
        <w:t xml:space="preserve">See 15.4.1 and </w:t>
      </w:r>
      <w:bookmarkStart w:id="24936" w:name="_Toc393690362"/>
      <w:r w:rsidRPr="00E77497">
        <w:t>15.4.2.</w:t>
      </w:r>
    </w:p>
    <w:p w14:paraId="39B1FE91" w14:textId="77777777" w:rsidR="004C02EF" w:rsidRPr="00E77497" w:rsidRDefault="004C02EF" w:rsidP="004C02EF">
      <w:pPr>
        <w:pStyle w:val="40"/>
        <w:numPr>
          <w:ilvl w:val="0"/>
          <w:numId w:val="0"/>
        </w:numPr>
      </w:pPr>
      <w:r w:rsidRPr="00E77497">
        <w:t>15.1.4.4</w:t>
      </w:r>
      <w:r w:rsidRPr="00E77497">
        <w:tab/>
        <w:t xml:space="preserve">String ( . . . </w:t>
      </w:r>
      <w:bookmarkEnd w:id="24936"/>
      <w:r w:rsidRPr="00E77497">
        <w:t>)</w:t>
      </w:r>
    </w:p>
    <w:p w14:paraId="7C7FC5FB" w14:textId="77777777" w:rsidR="004C02EF" w:rsidRPr="00E77497" w:rsidRDefault="004C02EF" w:rsidP="004C02EF">
      <w:r w:rsidRPr="00E77497">
        <w:t xml:space="preserve">See 15.5.1 and </w:t>
      </w:r>
      <w:bookmarkStart w:id="24937" w:name="_Toc393690363"/>
      <w:r w:rsidRPr="00E77497">
        <w:t>15.5.2.</w:t>
      </w:r>
    </w:p>
    <w:p w14:paraId="4CDB2F0F" w14:textId="77777777" w:rsidR="004C02EF" w:rsidRPr="00E77497" w:rsidRDefault="004C02EF" w:rsidP="004C02EF">
      <w:pPr>
        <w:pStyle w:val="40"/>
        <w:numPr>
          <w:ilvl w:val="0"/>
          <w:numId w:val="0"/>
        </w:numPr>
      </w:pPr>
      <w:r w:rsidRPr="00E77497">
        <w:t>15.1.4.5</w:t>
      </w:r>
      <w:r w:rsidRPr="00E77497">
        <w:tab/>
        <w:t xml:space="preserve">Boolean ( . . . </w:t>
      </w:r>
      <w:bookmarkEnd w:id="24937"/>
      <w:r w:rsidRPr="00E77497">
        <w:t>)</w:t>
      </w:r>
    </w:p>
    <w:p w14:paraId="0FA93C7A" w14:textId="77777777" w:rsidR="004C02EF" w:rsidRPr="00E77497" w:rsidRDefault="004C02EF" w:rsidP="004C02EF">
      <w:r w:rsidRPr="00E77497">
        <w:t xml:space="preserve">See 15.6.1 and </w:t>
      </w:r>
      <w:bookmarkStart w:id="24938" w:name="_Toc393690364"/>
      <w:r w:rsidRPr="00E77497">
        <w:t>15.6.2.</w:t>
      </w:r>
    </w:p>
    <w:p w14:paraId="6A81C89E" w14:textId="77777777" w:rsidR="004C02EF" w:rsidRPr="00E77497" w:rsidRDefault="004C02EF" w:rsidP="004C02EF">
      <w:pPr>
        <w:pStyle w:val="40"/>
        <w:numPr>
          <w:ilvl w:val="0"/>
          <w:numId w:val="0"/>
        </w:numPr>
      </w:pPr>
      <w:r w:rsidRPr="00E77497">
        <w:t>15.1.4.6</w:t>
      </w:r>
      <w:r w:rsidRPr="00E77497">
        <w:tab/>
        <w:t xml:space="preserve">Number ( . . . </w:t>
      </w:r>
      <w:bookmarkEnd w:id="24938"/>
      <w:r w:rsidRPr="00E77497">
        <w:t>)</w:t>
      </w:r>
    </w:p>
    <w:p w14:paraId="0FFA4D5D" w14:textId="77777777" w:rsidR="004C02EF" w:rsidRPr="00E77497" w:rsidRDefault="004C02EF" w:rsidP="004C02EF">
      <w:r w:rsidRPr="00E77497">
        <w:t>See 15.7.1 and 15.7.2.</w:t>
      </w:r>
      <w:bookmarkStart w:id="24939" w:name="_Toc393690365"/>
    </w:p>
    <w:p w14:paraId="107694D9" w14:textId="77777777" w:rsidR="004C02EF" w:rsidRPr="00E77497" w:rsidRDefault="004C02EF" w:rsidP="004C02EF">
      <w:pPr>
        <w:pStyle w:val="40"/>
        <w:numPr>
          <w:ilvl w:val="0"/>
          <w:numId w:val="0"/>
        </w:numPr>
      </w:pPr>
      <w:r w:rsidRPr="00E77497">
        <w:t>15.1.4.7</w:t>
      </w:r>
      <w:r w:rsidRPr="00E77497">
        <w:tab/>
        <w:t xml:space="preserve">Date ( . . . </w:t>
      </w:r>
      <w:bookmarkEnd w:id="24939"/>
      <w:r w:rsidRPr="00E77497">
        <w:t>)</w:t>
      </w:r>
    </w:p>
    <w:p w14:paraId="3038F4D1" w14:textId="77777777" w:rsidR="004C02EF" w:rsidRPr="00E77497" w:rsidRDefault="004C02EF" w:rsidP="004C02EF">
      <w:r w:rsidRPr="00E77497">
        <w:t>See 15.9.2.</w:t>
      </w:r>
      <w:bookmarkStart w:id="24940" w:name="_Toc393690366"/>
    </w:p>
    <w:p w14:paraId="1414C14F" w14:textId="77777777" w:rsidR="004C02EF" w:rsidRPr="00E77497" w:rsidRDefault="004C02EF" w:rsidP="004C02EF">
      <w:pPr>
        <w:pStyle w:val="40"/>
        <w:numPr>
          <w:ilvl w:val="0"/>
          <w:numId w:val="0"/>
        </w:numPr>
      </w:pPr>
      <w:bookmarkStart w:id="24941" w:name="_Ref456010425"/>
      <w:r w:rsidRPr="00E77497">
        <w:t>15.1.4.8</w:t>
      </w:r>
      <w:r w:rsidRPr="00E77497">
        <w:tab/>
        <w:t>RegExp ( . . . )</w:t>
      </w:r>
      <w:bookmarkEnd w:id="24941"/>
    </w:p>
    <w:p w14:paraId="7B489CD5" w14:textId="77777777" w:rsidR="004C02EF" w:rsidRPr="00E77497" w:rsidRDefault="004C02EF" w:rsidP="004C02EF">
      <w:r w:rsidRPr="00E77497">
        <w:t>See 15.10.3 and 15.10.4.</w:t>
      </w:r>
    </w:p>
    <w:p w14:paraId="2BB58CDE" w14:textId="77777777" w:rsidR="004C02EF" w:rsidRPr="00E77497" w:rsidRDefault="004C02EF" w:rsidP="004C02EF">
      <w:pPr>
        <w:pStyle w:val="40"/>
        <w:numPr>
          <w:ilvl w:val="0"/>
          <w:numId w:val="0"/>
        </w:numPr>
      </w:pPr>
      <w:bookmarkStart w:id="24942" w:name="_Ref456011234"/>
      <w:r w:rsidRPr="00E77497">
        <w:t>15.1.4.9</w:t>
      </w:r>
      <w:r w:rsidRPr="00E77497">
        <w:tab/>
        <w:t>Error ( . . . )</w:t>
      </w:r>
      <w:bookmarkEnd w:id="24942"/>
    </w:p>
    <w:p w14:paraId="6EE9F34B" w14:textId="77777777" w:rsidR="004C02EF" w:rsidRPr="00E77497" w:rsidRDefault="004C02EF" w:rsidP="004C02EF">
      <w:r w:rsidRPr="00E77497">
        <w:t>See 15.11.1 and 15.11.2.</w:t>
      </w:r>
    </w:p>
    <w:p w14:paraId="20276B80" w14:textId="77777777" w:rsidR="004C02EF" w:rsidRPr="00E77497" w:rsidRDefault="004C02EF" w:rsidP="004C02EF">
      <w:pPr>
        <w:pStyle w:val="40"/>
        <w:numPr>
          <w:ilvl w:val="0"/>
          <w:numId w:val="0"/>
        </w:numPr>
      </w:pPr>
      <w:r w:rsidRPr="00E77497">
        <w:t>15.1.4.10</w:t>
      </w:r>
      <w:r w:rsidRPr="00E77497">
        <w:tab/>
        <w:t>EvalError ( . . . )</w:t>
      </w:r>
    </w:p>
    <w:p w14:paraId="2353CCAB" w14:textId="77777777" w:rsidR="004C02EF" w:rsidRPr="00E77497" w:rsidRDefault="004C02EF" w:rsidP="004C02EF">
      <w:r w:rsidRPr="00E77497">
        <w:t>See 15.11.6.1.</w:t>
      </w:r>
    </w:p>
    <w:p w14:paraId="60DF7451" w14:textId="77777777" w:rsidR="004C02EF" w:rsidRPr="00E77497" w:rsidRDefault="004C02EF" w:rsidP="004C02EF">
      <w:pPr>
        <w:pStyle w:val="40"/>
        <w:numPr>
          <w:ilvl w:val="0"/>
          <w:numId w:val="0"/>
        </w:numPr>
      </w:pPr>
      <w:r w:rsidRPr="00E77497">
        <w:t>15.1.4.11</w:t>
      </w:r>
      <w:r w:rsidRPr="00E77497">
        <w:tab/>
        <w:t>RangeError ( . . . )</w:t>
      </w:r>
    </w:p>
    <w:p w14:paraId="777E2A1A" w14:textId="77777777" w:rsidR="004C02EF" w:rsidRPr="00E77497" w:rsidRDefault="004C02EF" w:rsidP="004C02EF">
      <w:r w:rsidRPr="00E77497">
        <w:t>See 15.11.6.2.</w:t>
      </w:r>
    </w:p>
    <w:p w14:paraId="3E22301D" w14:textId="77777777" w:rsidR="004C02EF" w:rsidRPr="00E77497" w:rsidRDefault="004C02EF" w:rsidP="004C02EF">
      <w:pPr>
        <w:pStyle w:val="40"/>
        <w:numPr>
          <w:ilvl w:val="0"/>
          <w:numId w:val="0"/>
        </w:numPr>
      </w:pPr>
      <w:r w:rsidRPr="00E77497">
        <w:t>15.1.4.12</w:t>
      </w:r>
      <w:r w:rsidRPr="00E77497">
        <w:tab/>
        <w:t>ReferenceError ( . . . )</w:t>
      </w:r>
    </w:p>
    <w:p w14:paraId="409CAE5D" w14:textId="77777777" w:rsidR="004C02EF" w:rsidRPr="00E77497" w:rsidRDefault="004C02EF" w:rsidP="004C02EF">
      <w:r w:rsidRPr="00E77497">
        <w:t>See 15.11.6.3.</w:t>
      </w:r>
    </w:p>
    <w:p w14:paraId="55D9F9DB" w14:textId="77777777" w:rsidR="004C02EF" w:rsidRPr="00E77497" w:rsidRDefault="004C02EF" w:rsidP="004C02EF">
      <w:pPr>
        <w:pStyle w:val="40"/>
        <w:numPr>
          <w:ilvl w:val="0"/>
          <w:numId w:val="0"/>
        </w:numPr>
      </w:pPr>
      <w:r w:rsidRPr="00E77497">
        <w:t>15.1.4.13</w:t>
      </w:r>
      <w:r w:rsidRPr="00E77497">
        <w:tab/>
        <w:t>SyntaxError ( . . . )</w:t>
      </w:r>
    </w:p>
    <w:p w14:paraId="265318C2" w14:textId="77777777" w:rsidR="004C02EF" w:rsidRPr="00E77497" w:rsidRDefault="004C02EF" w:rsidP="004C02EF">
      <w:r w:rsidRPr="00E77497">
        <w:t>See 15.11.6.4.</w:t>
      </w:r>
    </w:p>
    <w:p w14:paraId="5CE987EB" w14:textId="77777777" w:rsidR="004C02EF" w:rsidRPr="00E77497" w:rsidRDefault="004C02EF" w:rsidP="004C02EF">
      <w:pPr>
        <w:pStyle w:val="40"/>
        <w:numPr>
          <w:ilvl w:val="0"/>
          <w:numId w:val="0"/>
        </w:numPr>
      </w:pPr>
      <w:r w:rsidRPr="00E77497">
        <w:t>15.1.4.14</w:t>
      </w:r>
      <w:r w:rsidRPr="00E77497">
        <w:tab/>
        <w:t>TypeError ( . . . )</w:t>
      </w:r>
    </w:p>
    <w:p w14:paraId="06101A1E" w14:textId="77777777" w:rsidR="004C02EF" w:rsidRPr="00E77497" w:rsidRDefault="004C02EF" w:rsidP="004C02EF">
      <w:r w:rsidRPr="00E77497">
        <w:t>See 15.11.6.5.</w:t>
      </w:r>
    </w:p>
    <w:p w14:paraId="32C698E9" w14:textId="77777777" w:rsidR="004C02EF" w:rsidRPr="00E77497" w:rsidRDefault="004C02EF" w:rsidP="004C02EF">
      <w:pPr>
        <w:pStyle w:val="40"/>
        <w:numPr>
          <w:ilvl w:val="0"/>
          <w:numId w:val="0"/>
        </w:numPr>
      </w:pPr>
      <w:r w:rsidRPr="00E77497">
        <w:t>15.1.4.15</w:t>
      </w:r>
      <w:r w:rsidRPr="00E77497">
        <w:tab/>
        <w:t>URIError ( . . . )</w:t>
      </w:r>
    </w:p>
    <w:p w14:paraId="07E4FC56" w14:textId="77777777" w:rsidR="004C02EF" w:rsidRPr="00E77497" w:rsidRDefault="004C02EF" w:rsidP="004C02EF">
      <w:r w:rsidRPr="00E77497">
        <w:t>See 15.11.6.6.</w:t>
      </w:r>
    </w:p>
    <w:p w14:paraId="76B132F9" w14:textId="77777777" w:rsidR="004C02EF" w:rsidRPr="00E77497" w:rsidRDefault="004C02EF" w:rsidP="00B43482">
      <w:pPr>
        <w:pStyle w:val="30"/>
        <w:numPr>
          <w:ilvl w:val="0"/>
          <w:numId w:val="0"/>
        </w:numPr>
      </w:pPr>
      <w:bookmarkStart w:id="24943" w:name="_Toc472818907"/>
      <w:bookmarkStart w:id="24944" w:name="_Toc235503485"/>
      <w:bookmarkStart w:id="24945" w:name="_Toc241509260"/>
      <w:bookmarkStart w:id="24946" w:name="_Toc244416747"/>
      <w:bookmarkStart w:id="24947" w:name="_Toc276631111"/>
      <w:bookmarkStart w:id="24948" w:name="_Toc329528843"/>
      <w:r w:rsidRPr="00E77497">
        <w:t>15.1.5</w:t>
      </w:r>
      <w:r w:rsidRPr="00E77497">
        <w:tab/>
        <w:t>Other Properties of the Global Objec</w:t>
      </w:r>
      <w:bookmarkEnd w:id="24940"/>
      <w:r w:rsidRPr="00E77497">
        <w:t>t</w:t>
      </w:r>
      <w:bookmarkStart w:id="24949" w:name="_Toc393690367"/>
      <w:bookmarkEnd w:id="24943"/>
      <w:bookmarkEnd w:id="24944"/>
      <w:bookmarkEnd w:id="24945"/>
      <w:bookmarkEnd w:id="24946"/>
      <w:bookmarkEnd w:id="24947"/>
      <w:bookmarkEnd w:id="24948"/>
    </w:p>
    <w:p w14:paraId="06FD8275" w14:textId="77777777" w:rsidR="004C02EF" w:rsidRPr="00E77497" w:rsidRDefault="004C02EF" w:rsidP="004C02EF">
      <w:pPr>
        <w:pStyle w:val="40"/>
        <w:numPr>
          <w:ilvl w:val="0"/>
          <w:numId w:val="0"/>
        </w:numPr>
      </w:pPr>
      <w:r w:rsidRPr="00E77497">
        <w:t>15.1.5.1</w:t>
      </w:r>
      <w:r w:rsidRPr="00E77497">
        <w:tab/>
        <w:t>Mat</w:t>
      </w:r>
      <w:bookmarkEnd w:id="24949"/>
      <w:r w:rsidRPr="00E77497">
        <w:t>h</w:t>
      </w:r>
    </w:p>
    <w:p w14:paraId="468269B1" w14:textId="77777777" w:rsidR="004C02EF" w:rsidRPr="00E77497" w:rsidRDefault="004C02EF" w:rsidP="004C02EF">
      <w:r w:rsidRPr="00E77497">
        <w:t xml:space="preserve">See </w:t>
      </w:r>
      <w:bookmarkStart w:id="24950" w:name="_Toc393690368"/>
      <w:r w:rsidRPr="00E77497">
        <w:t>15.8.</w:t>
      </w:r>
    </w:p>
    <w:p w14:paraId="141D8511" w14:textId="77777777" w:rsidR="004C02EF" w:rsidRPr="00E77497" w:rsidRDefault="004C02EF" w:rsidP="004C02EF">
      <w:pPr>
        <w:pStyle w:val="40"/>
        <w:numPr>
          <w:ilvl w:val="0"/>
          <w:numId w:val="0"/>
        </w:numPr>
      </w:pPr>
      <w:bookmarkStart w:id="24951" w:name="_Toc472818908"/>
      <w:r w:rsidRPr="00E77497">
        <w:t>15.1.5.2</w:t>
      </w:r>
      <w:r w:rsidRPr="00E77497">
        <w:tab/>
        <w:t>JSON</w:t>
      </w:r>
    </w:p>
    <w:p w14:paraId="4B86A7E1" w14:textId="77777777" w:rsidR="004C02EF" w:rsidRPr="00E77497" w:rsidRDefault="004C02EF" w:rsidP="004C02EF">
      <w:r w:rsidRPr="00E77497">
        <w:t>See 15.12.</w:t>
      </w:r>
    </w:p>
    <w:p w14:paraId="07E34041" w14:textId="77777777" w:rsidR="004C02EF" w:rsidRDefault="004C02EF" w:rsidP="00B43482">
      <w:pPr>
        <w:pStyle w:val="20"/>
        <w:numPr>
          <w:ilvl w:val="0"/>
          <w:numId w:val="0"/>
        </w:numPr>
        <w:rPr>
          <w:ins w:id="24952" w:author="Rev 7 Allen Wirfs-Brock" w:date="2012-04-11T13:14:00Z"/>
        </w:rPr>
      </w:pPr>
      <w:bookmarkStart w:id="24953" w:name="_Toc235503486"/>
      <w:bookmarkStart w:id="24954" w:name="_Toc241509261"/>
      <w:bookmarkStart w:id="24955" w:name="_Toc244416748"/>
      <w:bookmarkStart w:id="24956" w:name="_Toc276631112"/>
      <w:bookmarkStart w:id="24957" w:name="_Toc329528844"/>
      <w:r w:rsidRPr="00E77497">
        <w:t>15.2</w:t>
      </w:r>
      <w:r w:rsidRPr="00E77497">
        <w:tab/>
        <w:t>Object Objec</w:t>
      </w:r>
      <w:bookmarkEnd w:id="24884"/>
      <w:bookmarkEnd w:id="24885"/>
      <w:r w:rsidRPr="00E77497">
        <w:t>t</w:t>
      </w:r>
      <w:bookmarkEnd w:id="24886"/>
      <w:bookmarkEnd w:id="24887"/>
      <w:bookmarkEnd w:id="24950"/>
      <w:r w:rsidRPr="00E77497">
        <w:t>s</w:t>
      </w:r>
      <w:bookmarkStart w:id="24958" w:name="_Toc385672255"/>
      <w:bookmarkStart w:id="24959" w:name="_Ref393527264"/>
      <w:bookmarkStart w:id="24960" w:name="_Toc393690369"/>
      <w:bookmarkStart w:id="24961" w:name="_Ref404501382"/>
      <w:bookmarkStart w:id="24962" w:name="_Toc382291602"/>
      <w:bookmarkEnd w:id="24951"/>
      <w:bookmarkEnd w:id="24953"/>
      <w:bookmarkEnd w:id="24954"/>
      <w:bookmarkEnd w:id="24955"/>
      <w:bookmarkEnd w:id="24956"/>
      <w:bookmarkEnd w:id="24957"/>
    </w:p>
    <w:p w14:paraId="3424A51A" w14:textId="77777777" w:rsidR="00175461" w:rsidRDefault="00175461" w:rsidP="00175461">
      <w:pPr>
        <w:rPr>
          <w:ins w:id="24963" w:author="Rev 7 Allen Wirfs-Brock" w:date="2012-04-11T13:14:00Z"/>
        </w:rPr>
      </w:pPr>
      <w:ins w:id="24964" w:author="Rev 7 Allen Wirfs-Brock" w:date="2012-04-11T13:14:00Z">
        <w:r>
          <w:t xml:space="preserve">The abstract operation </w:t>
        </w:r>
      </w:ins>
      <w:ins w:id="24965" w:author="Rev 7 Allen Wirfs-Brock" w:date="2012-04-11T13:15:00Z">
        <w:r>
          <w:t>Object</w:t>
        </w:r>
      </w:ins>
      <w:ins w:id="24966" w:author="Rev 7 Allen Wirfs-Brock" w:date="2012-04-11T13:14:00Z">
        <w:r>
          <w:t>Create</w:t>
        </w:r>
      </w:ins>
      <w:ins w:id="24967" w:author="Rev 7 Allen Wirfs-Brock" w:date="2012-04-11T13:15:00Z">
        <w:r>
          <w:t xml:space="preserve"> </w:t>
        </w:r>
      </w:ins>
      <w:ins w:id="24968" w:author="Rev 7 Allen Wirfs-Brock" w:date="2012-04-11T16:22:00Z">
        <w:r w:rsidR="000A2242">
          <w:t xml:space="preserve">with optional argument </w:t>
        </w:r>
        <w:r w:rsidR="000A2242" w:rsidRPr="000A2242">
          <w:rPr>
            <w:i/>
          </w:rPr>
          <w:t>proto</w:t>
        </w:r>
        <w:r w:rsidR="000A2242">
          <w:t xml:space="preserve"> (an object or null) </w:t>
        </w:r>
      </w:ins>
      <w:ins w:id="24969" w:author="Rev 7 Allen Wirfs-Brock" w:date="2012-04-11T13:14:00Z">
        <w:r>
          <w:t xml:space="preserve">is used to specify the creation of new </w:t>
        </w:r>
      </w:ins>
      <w:ins w:id="24970" w:author="Rev 7 Allen Wirfs-Brock" w:date="2012-04-11T13:15:00Z">
        <w:r>
          <w:t>Object</w:t>
        </w:r>
      </w:ins>
      <w:ins w:id="24971" w:author="Rev 7 Allen Wirfs-Brock" w:date="2012-04-11T13:14:00Z">
        <w:r>
          <w:t xml:space="preserve"> objects. It performs the following steps:</w:t>
        </w:r>
      </w:ins>
    </w:p>
    <w:p w14:paraId="7CDEA5B7" w14:textId="77777777" w:rsidR="000A2242" w:rsidRDefault="000A2242" w:rsidP="00175461">
      <w:pPr>
        <w:pStyle w:val="Alg4"/>
        <w:numPr>
          <w:ilvl w:val="0"/>
          <w:numId w:val="198"/>
        </w:numPr>
        <w:rPr>
          <w:ins w:id="24972" w:author="Rev 7 Allen Wirfs-Brock" w:date="2012-04-11T16:22:00Z"/>
        </w:rPr>
      </w:pPr>
      <w:ins w:id="24973" w:author="Rev 7 Allen Wirfs-Brock" w:date="2012-04-11T16:22:00Z">
        <w:r>
          <w:t xml:space="preserve">If </w:t>
        </w:r>
        <w:r w:rsidRPr="000A2242">
          <w:rPr>
            <w:i/>
          </w:rPr>
          <w:t>proto</w:t>
        </w:r>
        <w:r>
          <w:t xml:space="preserve"> was not provided, let </w:t>
        </w:r>
        <w:r w:rsidRPr="000A2242">
          <w:rPr>
            <w:i/>
          </w:rPr>
          <w:t>proto</w:t>
        </w:r>
        <w:r>
          <w:t xml:space="preserve"> be </w:t>
        </w:r>
      </w:ins>
      <w:ins w:id="24974" w:author="Rev 7 Allen Wirfs-Brock" w:date="2012-04-11T16:23:00Z">
        <w:r>
          <w:t>the intrinsic %ObjectPrototype%</w:t>
        </w:r>
      </w:ins>
    </w:p>
    <w:p w14:paraId="0488646E" w14:textId="77777777" w:rsidR="00175461" w:rsidRPr="00E77497" w:rsidRDefault="00175461" w:rsidP="00175461">
      <w:pPr>
        <w:pStyle w:val="Alg4"/>
        <w:numPr>
          <w:ilvl w:val="0"/>
          <w:numId w:val="198"/>
        </w:numPr>
        <w:rPr>
          <w:ins w:id="24975" w:author="Rev 7 Allen Wirfs-Brock" w:date="2012-04-11T13:14:00Z"/>
        </w:rPr>
      </w:pPr>
      <w:ins w:id="24976" w:author="Rev 7 Allen Wirfs-Brock" w:date="2012-04-11T13:14:00Z">
        <w:r>
          <w:t xml:space="preserve">Let </w:t>
        </w:r>
      </w:ins>
      <w:ins w:id="24977" w:author="Rev 7 Allen Wirfs-Brock" w:date="2012-04-11T13:15:00Z">
        <w:r>
          <w:rPr>
            <w:i/>
          </w:rPr>
          <w:t>obj</w:t>
        </w:r>
      </w:ins>
      <w:ins w:id="24978" w:author="Rev 7 Allen Wirfs-Brock" w:date="2012-04-11T13:14:00Z">
        <w:r>
          <w:t xml:space="preserve"> be a newly created ECMAScript object</w:t>
        </w:r>
        <w:r w:rsidRPr="00E77497">
          <w:t>.</w:t>
        </w:r>
      </w:ins>
    </w:p>
    <w:p w14:paraId="7F8188AE" w14:textId="77777777" w:rsidR="00175461" w:rsidRPr="00E77497" w:rsidRDefault="00175461" w:rsidP="00175461">
      <w:pPr>
        <w:pStyle w:val="Alg4"/>
        <w:numPr>
          <w:ilvl w:val="0"/>
          <w:numId w:val="198"/>
        </w:numPr>
        <w:rPr>
          <w:ins w:id="24979" w:author="Rev 7 Allen Wirfs-Brock" w:date="2012-04-11T13:14:00Z"/>
        </w:rPr>
      </w:pPr>
      <w:ins w:id="24980" w:author="Rev 7 Allen Wirfs-Brock" w:date="2012-04-11T13:14:00Z">
        <w:r>
          <w:t xml:space="preserve">Set the [[Prototype]] internal property of </w:t>
        </w:r>
      </w:ins>
      <w:ins w:id="24981" w:author="Rev 7 Allen Wirfs-Brock" w:date="2012-04-11T13:15:00Z">
        <w:r>
          <w:rPr>
            <w:i/>
          </w:rPr>
          <w:t>obj</w:t>
        </w:r>
      </w:ins>
      <w:ins w:id="24982" w:author="Rev 7 Allen Wirfs-Brock" w:date="2012-04-11T13:14:00Z">
        <w:r>
          <w:t xml:space="preserve"> to </w:t>
        </w:r>
      </w:ins>
      <w:ins w:id="24983" w:author="Rev 7 Allen Wirfs-Brock" w:date="2012-04-11T16:23:00Z">
        <w:r w:rsidR="000A2242" w:rsidRPr="000A2242">
          <w:rPr>
            <w:i/>
          </w:rPr>
          <w:t>proto</w:t>
        </w:r>
        <w:r w:rsidR="000A2242">
          <w:t>.</w:t>
        </w:r>
      </w:ins>
    </w:p>
    <w:p w14:paraId="2765684F" w14:textId="77777777" w:rsidR="00175461" w:rsidRPr="00FA34E7" w:rsidRDefault="00175461" w:rsidP="00175461">
      <w:pPr>
        <w:pStyle w:val="Alg4"/>
        <w:numPr>
          <w:ilvl w:val="0"/>
          <w:numId w:val="198"/>
        </w:numPr>
        <w:rPr>
          <w:ins w:id="24984" w:author="Rev 7 Allen Wirfs-Brock" w:date="2012-04-11T13:14:00Z"/>
        </w:rPr>
      </w:pPr>
      <w:ins w:id="24985" w:author="Rev 7 Allen Wirfs-Brock" w:date="2012-04-11T13:14:00Z">
        <w:r>
          <w:t xml:space="preserve">Set </w:t>
        </w:r>
      </w:ins>
      <w:ins w:id="24986" w:author="Rev 7 Allen Wirfs-Brock" w:date="2012-04-11T13:16:00Z">
        <w:r w:rsidR="00FC1AB5">
          <w:rPr>
            <w:i/>
          </w:rPr>
          <w:t>obj</w:t>
        </w:r>
      </w:ins>
      <w:ins w:id="24987" w:author="Rev 7 Allen Wirfs-Brock" w:date="2012-04-11T13:14:00Z">
        <w:r>
          <w:t>’s common internal methods to the default definitions specified in 8.12.</w:t>
        </w:r>
      </w:ins>
    </w:p>
    <w:p w14:paraId="785F6428" w14:textId="77777777" w:rsidR="00175461" w:rsidRDefault="00175461" w:rsidP="00175461">
      <w:pPr>
        <w:pStyle w:val="Alg4"/>
        <w:numPr>
          <w:ilvl w:val="0"/>
          <w:numId w:val="198"/>
        </w:numPr>
        <w:rPr>
          <w:ins w:id="24988" w:author="Rev 7 Allen Wirfs-Brock" w:date="2012-04-11T13:14:00Z"/>
        </w:rPr>
      </w:pPr>
      <w:ins w:id="24989" w:author="Rev 7 Allen Wirfs-Brock" w:date="2012-04-11T13:14:00Z">
        <w:r>
          <w:t xml:space="preserve">Set the [[Extensible]] internal property of </w:t>
        </w:r>
      </w:ins>
      <w:ins w:id="24990" w:author="Rev 7 Allen Wirfs-Brock" w:date="2012-04-11T13:17:00Z">
        <w:r w:rsidR="00FC1AB5">
          <w:rPr>
            <w:i/>
          </w:rPr>
          <w:t>obj</w:t>
        </w:r>
      </w:ins>
      <w:ins w:id="24991" w:author="Rev 7 Allen Wirfs-Brock" w:date="2012-04-11T13:14:00Z">
        <w:r>
          <w:t xml:space="preserve"> to </w:t>
        </w:r>
        <w:r w:rsidRPr="00FA34E7">
          <w:rPr>
            <w:b/>
          </w:rPr>
          <w:t>true</w:t>
        </w:r>
        <w:r>
          <w:t>.</w:t>
        </w:r>
      </w:ins>
    </w:p>
    <w:p w14:paraId="7E923AFA" w14:textId="77777777" w:rsidR="00175461" w:rsidRDefault="00175461" w:rsidP="00175461">
      <w:pPr>
        <w:pStyle w:val="Alg4"/>
        <w:numPr>
          <w:ilvl w:val="0"/>
          <w:numId w:val="198"/>
        </w:numPr>
        <w:spacing w:after="220"/>
        <w:rPr>
          <w:ins w:id="24992" w:author="Rev 7 Allen Wirfs-Brock" w:date="2012-04-11T13:14:00Z"/>
        </w:rPr>
      </w:pPr>
      <w:ins w:id="24993" w:author="Rev 7 Allen Wirfs-Brock" w:date="2012-04-11T13:14:00Z">
        <w:r w:rsidRPr="00E77497">
          <w:t xml:space="preserve">Return </w:t>
        </w:r>
      </w:ins>
      <w:ins w:id="24994" w:author="Rev 7 Allen Wirfs-Brock" w:date="2012-04-11T13:17:00Z">
        <w:r w:rsidR="00FC1AB5" w:rsidRPr="00FC1AB5">
          <w:rPr>
            <w:i/>
          </w:rPr>
          <w:t>obj</w:t>
        </w:r>
      </w:ins>
      <w:ins w:id="24995" w:author="Rev 7 Allen Wirfs-Brock" w:date="2012-04-11T13:14:00Z">
        <w:r w:rsidRPr="00E77497">
          <w:t>.</w:t>
        </w:r>
      </w:ins>
    </w:p>
    <w:p w14:paraId="4AED911D" w14:textId="77777777" w:rsidR="00175461" w:rsidRPr="00175461" w:rsidRDefault="00175461" w:rsidP="00FC1AB5"/>
    <w:p w14:paraId="16E4EEF6" w14:textId="77777777" w:rsidR="004C02EF" w:rsidRPr="00E77497" w:rsidRDefault="004C02EF" w:rsidP="00B43482">
      <w:pPr>
        <w:pStyle w:val="30"/>
        <w:numPr>
          <w:ilvl w:val="0"/>
          <w:numId w:val="0"/>
        </w:numPr>
      </w:pPr>
      <w:bookmarkStart w:id="24996" w:name="_Ref424531694"/>
      <w:bookmarkStart w:id="24997" w:name="_Toc472818909"/>
      <w:bookmarkStart w:id="24998" w:name="_Toc235503487"/>
      <w:bookmarkStart w:id="24999" w:name="_Toc241509262"/>
      <w:bookmarkStart w:id="25000" w:name="_Toc244416749"/>
      <w:bookmarkStart w:id="25001" w:name="_Toc276631113"/>
      <w:bookmarkStart w:id="25002" w:name="_Toc329528845"/>
      <w:r w:rsidRPr="00E77497">
        <w:t>15.2.1</w:t>
      </w:r>
      <w:r w:rsidRPr="00E77497">
        <w:tab/>
        <w:t>The Object Constructor Called as a Functio</w:t>
      </w:r>
      <w:bookmarkEnd w:id="24958"/>
      <w:bookmarkEnd w:id="24959"/>
      <w:bookmarkEnd w:id="24960"/>
      <w:bookmarkEnd w:id="24961"/>
      <w:r w:rsidRPr="00E77497">
        <w:t>n</w:t>
      </w:r>
      <w:bookmarkEnd w:id="24996"/>
      <w:bookmarkEnd w:id="24997"/>
      <w:bookmarkEnd w:id="24998"/>
      <w:bookmarkEnd w:id="24999"/>
      <w:bookmarkEnd w:id="25000"/>
      <w:bookmarkEnd w:id="25001"/>
      <w:bookmarkEnd w:id="25002"/>
    </w:p>
    <w:p w14:paraId="67B01CA5"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25003" w:name="_Ref385475928"/>
      <w:bookmarkStart w:id="25004" w:name="_Toc385672256"/>
      <w:bookmarkStart w:id="25005" w:name="_Toc393690370"/>
    </w:p>
    <w:p w14:paraId="6A47D881" w14:textId="77777777" w:rsidR="004C02EF" w:rsidRPr="00E77497" w:rsidRDefault="004C02EF" w:rsidP="004C02EF">
      <w:pPr>
        <w:pStyle w:val="40"/>
        <w:numPr>
          <w:ilvl w:val="0"/>
          <w:numId w:val="0"/>
        </w:numPr>
      </w:pPr>
      <w:bookmarkStart w:id="25006" w:name="_Ref424531528"/>
      <w:r w:rsidRPr="00E77497">
        <w:t>15.2.1.1</w:t>
      </w:r>
      <w:r w:rsidRPr="00E77497">
        <w:tab/>
        <w:t>Object ( [ value</w:t>
      </w:r>
      <w:bookmarkEnd w:id="25003"/>
      <w:bookmarkEnd w:id="25004"/>
      <w:bookmarkEnd w:id="25005"/>
      <w:r w:rsidRPr="00E77497">
        <w:t xml:space="preserve"> ] )</w:t>
      </w:r>
      <w:bookmarkEnd w:id="25006"/>
    </w:p>
    <w:p w14:paraId="6149C2A6" w14:textId="77777777"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14:paraId="65BD48D2" w14:textId="77777777" w:rsidR="004C02EF" w:rsidRPr="00E77497" w:rsidRDefault="004C02EF" w:rsidP="00834A33">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w:t>
      </w:r>
      <w:del w:id="25007" w:author="Rev 7 Allen Wirfs-Brock" w:date="2012-04-11T13:20:00Z">
        <w:r w:rsidRPr="00E77497" w:rsidDel="00FC1AB5">
          <w:delText xml:space="preserve">create and </w:delText>
        </w:r>
      </w:del>
      <w:r w:rsidRPr="00E77497">
        <w:t xml:space="preserve">return </w:t>
      </w:r>
      <w:ins w:id="25008" w:author="Rev 7 Allen Wirfs-Brock" w:date="2012-04-11T13:20:00Z">
        <w:r w:rsidR="00FC1AB5">
          <w:t>the result of the abstract</w:t>
        </w:r>
        <w:del w:id="25009" w:author="Rev 8 Allen Wirfs-Brock" w:date="2012-06-14T14:40:00Z">
          <w:r w:rsidR="00FC1AB5" w:rsidDel="00D4543D">
            <w:delText>ion</w:delText>
          </w:r>
        </w:del>
        <w:r w:rsidR="00FC1AB5">
          <w:t xml:space="preserve"> operation ObjectCreate</w:t>
        </w:r>
      </w:ins>
      <w:del w:id="25010" w:author="Rev 7 Allen Wirfs-Brock" w:date="2012-04-11T13:20:00Z">
        <w:r w:rsidRPr="00E77497" w:rsidDel="00FC1AB5">
          <w:delText>a new Object object exactly as if the standard built-in Object constructor had been called with the same arguments (15.2.2.1)</w:delText>
        </w:r>
      </w:del>
      <w:r w:rsidRPr="00E77497">
        <w:t>.</w:t>
      </w:r>
    </w:p>
    <w:p w14:paraId="299F9D6C" w14:textId="77777777"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25011" w:name="_Ref385475932"/>
      <w:bookmarkStart w:id="25012" w:name="_Toc385672257"/>
      <w:bookmarkStart w:id="25013" w:name="_Toc393690371"/>
      <w:bookmarkStart w:id="25014" w:name="_Ref424531555"/>
    </w:p>
    <w:p w14:paraId="6B66F8BF" w14:textId="77777777" w:rsidR="004C02EF" w:rsidRPr="00E77497" w:rsidRDefault="004C02EF" w:rsidP="00B43482">
      <w:pPr>
        <w:pStyle w:val="30"/>
        <w:numPr>
          <w:ilvl w:val="0"/>
          <w:numId w:val="0"/>
        </w:numPr>
      </w:pPr>
      <w:bookmarkStart w:id="25015" w:name="_Toc385672258"/>
      <w:bookmarkStart w:id="25016" w:name="_Ref393527230"/>
      <w:bookmarkStart w:id="25017" w:name="_Toc393690372"/>
      <w:bookmarkStart w:id="25018" w:name="_Ref404501393"/>
      <w:bookmarkStart w:id="25019" w:name="_Ref424531707"/>
      <w:bookmarkStart w:id="25020" w:name="_Ref449968361"/>
      <w:bookmarkStart w:id="25021" w:name="_Toc472818910"/>
      <w:bookmarkStart w:id="25022" w:name="_Toc235503488"/>
      <w:bookmarkStart w:id="25023" w:name="_Toc241509263"/>
      <w:bookmarkStart w:id="25024" w:name="_Toc244416750"/>
      <w:bookmarkStart w:id="25025" w:name="_Toc276631114"/>
      <w:bookmarkStart w:id="25026" w:name="_Toc329528846"/>
      <w:bookmarkEnd w:id="25011"/>
      <w:bookmarkEnd w:id="25012"/>
      <w:bookmarkEnd w:id="25013"/>
      <w:bookmarkEnd w:id="25014"/>
      <w:r w:rsidRPr="00E77497">
        <w:t>15.2.2</w:t>
      </w:r>
      <w:r w:rsidRPr="00E77497">
        <w:tab/>
        <w:t>The Object Constructo</w:t>
      </w:r>
      <w:bookmarkEnd w:id="24962"/>
      <w:bookmarkEnd w:id="25015"/>
      <w:bookmarkEnd w:id="25016"/>
      <w:bookmarkEnd w:id="25017"/>
      <w:bookmarkEnd w:id="25018"/>
      <w:r w:rsidRPr="00E77497">
        <w:t>r</w:t>
      </w:r>
      <w:bookmarkStart w:id="25027" w:name="_Ref393527857"/>
      <w:bookmarkStart w:id="25028" w:name="_Toc382291603"/>
      <w:bookmarkEnd w:id="25019"/>
      <w:bookmarkEnd w:id="25020"/>
      <w:bookmarkEnd w:id="25021"/>
      <w:bookmarkEnd w:id="25022"/>
      <w:bookmarkEnd w:id="25023"/>
      <w:bookmarkEnd w:id="25024"/>
      <w:bookmarkEnd w:id="25025"/>
      <w:bookmarkEnd w:id="25026"/>
    </w:p>
    <w:p w14:paraId="6861A049"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25027"/>
      <w:r w:rsidRPr="00E77497">
        <w:t>.</w:t>
      </w:r>
      <w:bookmarkStart w:id="25029" w:name="_Ref385067278"/>
      <w:bookmarkStart w:id="25030" w:name="_Toc385672259"/>
      <w:bookmarkStart w:id="25031" w:name="_Toc393690373"/>
    </w:p>
    <w:p w14:paraId="044EF5C0" w14:textId="77777777" w:rsidR="004C02EF" w:rsidRPr="00E77497" w:rsidRDefault="004C02EF" w:rsidP="004C02EF">
      <w:pPr>
        <w:pStyle w:val="40"/>
        <w:numPr>
          <w:ilvl w:val="0"/>
          <w:numId w:val="0"/>
        </w:numPr>
      </w:pPr>
      <w:bookmarkStart w:id="25032" w:name="_Hlt458482354"/>
      <w:bookmarkStart w:id="25033" w:name="_Ref424531574"/>
      <w:bookmarkEnd w:id="25032"/>
      <w:r w:rsidRPr="00E77497">
        <w:t>15.2.2.1</w:t>
      </w:r>
      <w:r w:rsidRPr="00E77497">
        <w:tab/>
        <w:t>new Object ( [ value</w:t>
      </w:r>
      <w:bookmarkEnd w:id="25028"/>
      <w:bookmarkEnd w:id="25029"/>
      <w:bookmarkEnd w:id="25030"/>
      <w:bookmarkEnd w:id="25031"/>
      <w:r w:rsidRPr="00E77497">
        <w:t xml:space="preserve"> ] )</w:t>
      </w:r>
      <w:bookmarkEnd w:id="25033"/>
    </w:p>
    <w:p w14:paraId="6436896F" w14:textId="77777777"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14:paraId="1B435A7E" w14:textId="77777777"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14:paraId="01F34E39" w14:textId="77777777" w:rsidR="004C02EF" w:rsidRPr="00E77497" w:rsidDel="003D5776" w:rsidRDefault="004C02EF" w:rsidP="00834A33">
      <w:pPr>
        <w:pStyle w:val="Alg4"/>
        <w:numPr>
          <w:ilvl w:val="1"/>
          <w:numId w:val="166"/>
        </w:numPr>
        <w:rPr>
          <w:del w:id="25034" w:author="Rev 9 Allen Wirfs-Brock" w:date="2012-07-07T17:49:00Z"/>
        </w:rPr>
      </w:pPr>
      <w:r w:rsidRPr="00E77497">
        <w:t>If Type(</w:t>
      </w:r>
      <w:r w:rsidRPr="00E77497">
        <w:rPr>
          <w:i/>
        </w:rPr>
        <w:t>value</w:t>
      </w:r>
      <w:r w:rsidRPr="00E77497">
        <w:t>)  is Object, then</w:t>
      </w:r>
    </w:p>
    <w:p w14:paraId="6E0C87E4" w14:textId="77777777" w:rsidR="004C02EF" w:rsidRPr="00E77497" w:rsidRDefault="004C02EF" w:rsidP="003D5776">
      <w:pPr>
        <w:pStyle w:val="Alg4"/>
        <w:numPr>
          <w:ilvl w:val="1"/>
          <w:numId w:val="166"/>
        </w:numPr>
        <w:pPrChange w:id="25035" w:author="Rev 9 Allen Wirfs-Brock" w:date="2012-07-07T17:49:00Z">
          <w:pPr>
            <w:pStyle w:val="Alg4"/>
            <w:numPr>
              <w:ilvl w:val="2"/>
              <w:numId w:val="166"/>
            </w:numPr>
            <w:tabs>
              <w:tab w:val="num" w:pos="1800"/>
            </w:tabs>
            <w:ind w:left="1800" w:hanging="360"/>
          </w:pPr>
        </w:pPrChange>
      </w:pPr>
      <w:del w:id="25036" w:author="Rev 9 Allen Wirfs-Brock" w:date="2012-07-07T17:48:00Z">
        <w:r w:rsidRPr="00E77497" w:rsidDel="003D5776">
          <w:delText xml:space="preserve">If the </w:delText>
        </w:r>
        <w:r w:rsidRPr="00E77497" w:rsidDel="003D5776">
          <w:rPr>
            <w:i/>
          </w:rPr>
          <w:delText>value</w:delText>
        </w:r>
        <w:r w:rsidRPr="00E77497" w:rsidDel="003D5776">
          <w:delText xml:space="preserve"> is a native ECMAScript object, do</w:delText>
        </w:r>
      </w:del>
      <w:del w:id="25037" w:author="Rev 9 Allen Wirfs-Brock" w:date="2012-07-07T17:49:00Z">
        <w:r w:rsidRPr="00E77497" w:rsidDel="003D5776">
          <w:delText xml:space="preserve"> not create a new object but simply</w:delText>
        </w:r>
      </w:del>
      <w:r w:rsidRPr="00E77497">
        <w:t xml:space="preserve"> return </w:t>
      </w:r>
      <w:r w:rsidRPr="00E77497">
        <w:rPr>
          <w:i/>
        </w:rPr>
        <w:t>value</w:t>
      </w:r>
      <w:r w:rsidRPr="00E77497">
        <w:t>.</w:t>
      </w:r>
    </w:p>
    <w:p w14:paraId="71C635F5" w14:textId="77777777" w:rsidR="004C02EF" w:rsidRPr="00E77497" w:rsidDel="003D5776" w:rsidRDefault="004C02EF" w:rsidP="00834A33">
      <w:pPr>
        <w:pStyle w:val="Alg4"/>
        <w:numPr>
          <w:ilvl w:val="2"/>
          <w:numId w:val="166"/>
        </w:numPr>
        <w:rPr>
          <w:del w:id="25038" w:author="Rev 9 Allen Wirfs-Brock" w:date="2012-07-07T17:48:00Z"/>
        </w:rPr>
      </w:pPr>
      <w:del w:id="25039" w:author="Rev 9 Allen Wirfs-Brock" w:date="2012-07-07T17:48:00Z">
        <w:r w:rsidRPr="00E77497" w:rsidDel="003D5776">
          <w:delText xml:space="preserve">If the </w:delText>
        </w:r>
        <w:r w:rsidRPr="00E77497" w:rsidDel="003D5776">
          <w:rPr>
            <w:i/>
          </w:rPr>
          <w:delText>value</w:delText>
        </w:r>
        <w:r w:rsidRPr="00E77497" w:rsidDel="003D5776">
          <w:delText xml:space="preserve"> is a host object, then actions are taken and a result is returned in an implementation-dependent manner that may depend on the host object.</w:delText>
        </w:r>
      </w:del>
    </w:p>
    <w:p w14:paraId="5C10D9C9" w14:textId="77777777"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14:paraId="0D7FCF83" w14:textId="77777777"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14:paraId="7B487FBF" w14:textId="77777777"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14:paraId="2759B434" w14:textId="77777777"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14:paraId="3763056F" w14:textId="77777777" w:rsidR="004C02EF" w:rsidRPr="00E77497" w:rsidDel="00FC1AB5" w:rsidRDefault="004C02EF" w:rsidP="00834A33">
      <w:pPr>
        <w:pStyle w:val="Alg4"/>
        <w:numPr>
          <w:ilvl w:val="0"/>
          <w:numId w:val="166"/>
        </w:numPr>
        <w:rPr>
          <w:del w:id="25040" w:author="Rev 7 Allen Wirfs-Brock" w:date="2012-04-11T13:18:00Z"/>
        </w:rPr>
      </w:pPr>
      <w:del w:id="25041" w:author="Rev 7 Allen Wirfs-Brock" w:date="2012-04-11T13:18:00Z">
        <w:r w:rsidRPr="00E77497" w:rsidDel="00FC1AB5">
          <w:delText xml:space="preserve">Let </w:delText>
        </w:r>
        <w:r w:rsidRPr="00E77497" w:rsidDel="00FC1AB5">
          <w:rPr>
            <w:i/>
          </w:rPr>
          <w:delText>obj</w:delText>
        </w:r>
        <w:r w:rsidRPr="00E77497" w:rsidDel="00FC1AB5">
          <w:delText xml:space="preserve"> be a newly created native ECMAScript object.</w:delText>
        </w:r>
      </w:del>
    </w:p>
    <w:p w14:paraId="6CD4454B" w14:textId="77777777" w:rsidR="004C02EF" w:rsidRPr="00E77497" w:rsidDel="00FC1AB5" w:rsidRDefault="004C02EF" w:rsidP="00834A33">
      <w:pPr>
        <w:pStyle w:val="Alg4"/>
        <w:numPr>
          <w:ilvl w:val="0"/>
          <w:numId w:val="166"/>
        </w:numPr>
        <w:rPr>
          <w:del w:id="25042" w:author="Rev 7 Allen Wirfs-Brock" w:date="2012-04-11T13:18:00Z"/>
        </w:rPr>
      </w:pPr>
      <w:del w:id="25043" w:author="Rev 7 Allen Wirfs-Brock" w:date="2012-04-11T13:18:00Z">
        <w:r w:rsidRPr="00E77497" w:rsidDel="00FC1AB5">
          <w:delText xml:space="preserve">Set the [[Prototype]] internal property of </w:delText>
        </w:r>
        <w:r w:rsidRPr="00E77497" w:rsidDel="00FC1AB5">
          <w:rPr>
            <w:i/>
          </w:rPr>
          <w:delText>obj</w:delText>
        </w:r>
        <w:r w:rsidRPr="00E77497" w:rsidDel="00FC1AB5">
          <w:delText xml:space="preserve"> to the standard built-in Object prototype object (15.2.4).</w:delText>
        </w:r>
      </w:del>
    </w:p>
    <w:p w14:paraId="26734383" w14:textId="77777777" w:rsidR="004C02EF" w:rsidRPr="00E77497" w:rsidDel="00FC1AB5" w:rsidRDefault="004C02EF" w:rsidP="00834A33">
      <w:pPr>
        <w:pStyle w:val="Alg4"/>
        <w:numPr>
          <w:ilvl w:val="0"/>
          <w:numId w:val="166"/>
        </w:numPr>
        <w:rPr>
          <w:del w:id="25044" w:author="Rev 7 Allen Wirfs-Brock" w:date="2012-04-11T13:18:00Z"/>
        </w:rPr>
      </w:pPr>
      <w:del w:id="25045" w:author="Rev 7 Allen Wirfs-Brock" w:date="2012-04-11T13:18:00Z">
        <w:r w:rsidRPr="00E77497" w:rsidDel="00FC1AB5">
          <w:delText xml:space="preserve">Set the [[Class]] internal property of </w:delText>
        </w:r>
        <w:r w:rsidRPr="00E77497" w:rsidDel="00FC1AB5">
          <w:rPr>
            <w:i/>
          </w:rPr>
          <w:delText>obj</w:delText>
        </w:r>
        <w:r w:rsidRPr="00E77497" w:rsidDel="00FC1AB5">
          <w:delText xml:space="preserve"> to </w:delText>
        </w:r>
        <w:r w:rsidRPr="00E77497" w:rsidDel="00FC1AB5">
          <w:rPr>
            <w:rFonts w:ascii="Courier New" w:hAnsi="Courier New"/>
            <w:b/>
          </w:rPr>
          <w:delText>"Object"</w:delText>
        </w:r>
        <w:r w:rsidRPr="00E77497" w:rsidDel="00FC1AB5">
          <w:delText>.</w:delText>
        </w:r>
      </w:del>
    </w:p>
    <w:p w14:paraId="2EF1B668" w14:textId="77777777" w:rsidR="004C02EF" w:rsidRPr="00E77497" w:rsidDel="00FC1AB5" w:rsidRDefault="004C02EF" w:rsidP="00834A33">
      <w:pPr>
        <w:pStyle w:val="Alg4"/>
        <w:numPr>
          <w:ilvl w:val="0"/>
          <w:numId w:val="166"/>
        </w:numPr>
        <w:rPr>
          <w:del w:id="25046" w:author="Rev 7 Allen Wirfs-Brock" w:date="2012-04-11T13:18:00Z"/>
        </w:rPr>
      </w:pPr>
      <w:del w:id="25047" w:author="Rev 7 Allen Wirfs-Brock" w:date="2012-04-11T13:18:00Z">
        <w:r w:rsidRPr="00E77497" w:rsidDel="00FC1AB5">
          <w:delText xml:space="preserve">Set the [[Extensible]] internal property of </w:delText>
        </w:r>
        <w:r w:rsidRPr="00E77497" w:rsidDel="00FC1AB5">
          <w:rPr>
            <w:i/>
          </w:rPr>
          <w:delText>obj</w:delText>
        </w:r>
        <w:r w:rsidRPr="00E77497" w:rsidDel="00FC1AB5">
          <w:delText xml:space="preserve"> to </w:delText>
        </w:r>
        <w:r w:rsidRPr="00E77497" w:rsidDel="00FC1AB5">
          <w:rPr>
            <w:b/>
          </w:rPr>
          <w:delText>true</w:delText>
        </w:r>
        <w:r w:rsidRPr="00E77497" w:rsidDel="00FC1AB5">
          <w:delText>.</w:delText>
        </w:r>
      </w:del>
    </w:p>
    <w:p w14:paraId="09EF8801" w14:textId="77777777" w:rsidR="004C02EF" w:rsidRPr="00E77497" w:rsidDel="00FC1AB5" w:rsidRDefault="004C02EF" w:rsidP="00834A33">
      <w:pPr>
        <w:pStyle w:val="Alg4"/>
        <w:numPr>
          <w:ilvl w:val="0"/>
          <w:numId w:val="166"/>
        </w:numPr>
        <w:rPr>
          <w:del w:id="25048" w:author="Rev 7 Allen Wirfs-Brock" w:date="2012-04-11T13:18:00Z"/>
        </w:rPr>
      </w:pPr>
      <w:del w:id="25049" w:author="Rev 7 Allen Wirfs-Brock" w:date="2012-04-11T13:18:00Z">
        <w:r w:rsidRPr="00E77497" w:rsidDel="00FC1AB5">
          <w:delText xml:space="preserve">Set all the internal methods of </w:delText>
        </w:r>
        <w:r w:rsidRPr="00E77497" w:rsidDel="00FC1AB5">
          <w:rPr>
            <w:i/>
          </w:rPr>
          <w:delText>obj</w:delText>
        </w:r>
        <w:r w:rsidRPr="00E77497" w:rsidDel="00FC1AB5">
          <w:delText xml:space="preserve"> as specified in 8.12.</w:delText>
        </w:r>
      </w:del>
    </w:p>
    <w:p w14:paraId="45414822" w14:textId="77777777" w:rsidR="004C02EF" w:rsidRPr="00E77497" w:rsidRDefault="004C02EF" w:rsidP="00834A33">
      <w:pPr>
        <w:pStyle w:val="Alg4"/>
        <w:numPr>
          <w:ilvl w:val="0"/>
          <w:numId w:val="166"/>
        </w:numPr>
        <w:spacing w:after="220"/>
      </w:pPr>
      <w:r w:rsidRPr="00E77497">
        <w:t xml:space="preserve">Return </w:t>
      </w:r>
      <w:del w:id="25050" w:author="Rev 7 Allen Wirfs-Brock" w:date="2012-04-11T13:18:00Z">
        <w:r w:rsidRPr="00FC1AB5" w:rsidDel="00FC1AB5">
          <w:delText>obj</w:delText>
        </w:r>
      </w:del>
      <w:ins w:id="25051" w:author="Rev 7 Allen Wirfs-Brock" w:date="2012-04-11T13:18:00Z">
        <w:r w:rsidR="00FC1AB5">
          <w:t>the result of the abstract</w:t>
        </w:r>
        <w:del w:id="25052" w:author="Rev 8 Allen Wirfs-Brock" w:date="2012-06-14T14:40:00Z">
          <w:r w:rsidR="00FC1AB5" w:rsidDel="00D4543D">
            <w:delText>ion</w:delText>
          </w:r>
        </w:del>
        <w:r w:rsidR="00FC1AB5">
          <w:t xml:space="preserve"> operation ObjectCreate</w:t>
        </w:r>
      </w:ins>
      <w:r w:rsidRPr="00E77497">
        <w:t>.</w:t>
      </w:r>
      <w:bookmarkStart w:id="25053" w:name="_Hlt424531982"/>
      <w:bookmarkStart w:id="25054" w:name="_Toc382291604"/>
      <w:bookmarkStart w:id="25055" w:name="_Ref385475937"/>
      <w:bookmarkStart w:id="25056" w:name="_Toc385672260"/>
      <w:bookmarkStart w:id="25057" w:name="_Ref393527953"/>
      <w:bookmarkStart w:id="25058" w:name="_Toc393690374"/>
      <w:bookmarkStart w:id="25059" w:name="_Ref404501344"/>
      <w:bookmarkStart w:id="25060" w:name="_Ref404501665"/>
      <w:bookmarkStart w:id="25061" w:name="_Ref424531588"/>
      <w:bookmarkEnd w:id="25053"/>
    </w:p>
    <w:p w14:paraId="74791BE9" w14:textId="77777777" w:rsidR="004C02EF" w:rsidRPr="00E77497" w:rsidRDefault="004C02EF" w:rsidP="00B43482">
      <w:pPr>
        <w:pStyle w:val="30"/>
        <w:numPr>
          <w:ilvl w:val="0"/>
          <w:numId w:val="0"/>
        </w:numPr>
      </w:pPr>
      <w:bookmarkStart w:id="25062" w:name="_Toc382291605"/>
      <w:bookmarkStart w:id="25063" w:name="_Toc385672261"/>
      <w:bookmarkStart w:id="25064" w:name="_Toc393690375"/>
      <w:bookmarkStart w:id="25065" w:name="_Ref457709042"/>
      <w:bookmarkStart w:id="25066" w:name="_Toc472818911"/>
      <w:bookmarkStart w:id="25067" w:name="_Toc235503489"/>
      <w:bookmarkStart w:id="25068" w:name="_Toc241509264"/>
      <w:bookmarkStart w:id="25069" w:name="_Toc244416751"/>
      <w:bookmarkStart w:id="25070" w:name="_Toc276631115"/>
      <w:bookmarkStart w:id="25071" w:name="_Toc329528847"/>
      <w:bookmarkEnd w:id="25054"/>
      <w:bookmarkEnd w:id="25055"/>
      <w:bookmarkEnd w:id="25056"/>
      <w:bookmarkEnd w:id="25057"/>
      <w:bookmarkEnd w:id="25058"/>
      <w:bookmarkEnd w:id="25059"/>
      <w:bookmarkEnd w:id="25060"/>
      <w:bookmarkEnd w:id="25061"/>
      <w:r w:rsidRPr="00E77497">
        <w:t>15.2.3</w:t>
      </w:r>
      <w:r w:rsidRPr="00E77497">
        <w:tab/>
        <w:t>Properties of the Object Constructo</w:t>
      </w:r>
      <w:bookmarkEnd w:id="25062"/>
      <w:bookmarkEnd w:id="25063"/>
      <w:bookmarkEnd w:id="25064"/>
      <w:r w:rsidRPr="00E77497">
        <w:t>r</w:t>
      </w:r>
      <w:bookmarkEnd w:id="25065"/>
      <w:bookmarkEnd w:id="25066"/>
      <w:bookmarkEnd w:id="25067"/>
      <w:bookmarkEnd w:id="25068"/>
      <w:bookmarkEnd w:id="25069"/>
      <w:bookmarkEnd w:id="25070"/>
      <w:bookmarkEnd w:id="25071"/>
    </w:p>
    <w:p w14:paraId="6530B87F" w14:textId="77777777" w:rsidR="004C02EF" w:rsidRPr="00E77497" w:rsidRDefault="004C02EF" w:rsidP="004C02EF">
      <w:r w:rsidRPr="00E77497">
        <w:t>The value of the [[Prototype]] internal property of the Object constructor is the standard built-in Function prototype object.</w:t>
      </w:r>
    </w:p>
    <w:p w14:paraId="1922CDE9"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25072" w:name="_Toc382291606"/>
      <w:bookmarkStart w:id="25073" w:name="_Toc385672262"/>
      <w:bookmarkStart w:id="25074" w:name="_Ref393522098"/>
      <w:bookmarkStart w:id="25075" w:name="_Ref393610784"/>
      <w:bookmarkStart w:id="25076" w:name="_Ref393611105"/>
      <w:bookmarkStart w:id="25077" w:name="_Toc393690376"/>
      <w:bookmarkStart w:id="25078" w:name="_Ref404493404"/>
      <w:bookmarkStart w:id="25079" w:name="_Ref404502159"/>
      <w:bookmarkStart w:id="25080" w:name="_Ref404502265"/>
      <w:bookmarkStart w:id="25081" w:name="_Ref404502515"/>
      <w:bookmarkStart w:id="25082" w:name="_Ref404502615"/>
      <w:bookmarkStart w:id="25083" w:name="_Ref404502673"/>
      <w:bookmarkStart w:id="25084" w:name="_Ref404502690"/>
      <w:bookmarkStart w:id="25085" w:name="_Ref404503028"/>
    </w:p>
    <w:p w14:paraId="67421B17" w14:textId="77777777" w:rsidR="004C02EF" w:rsidRPr="00E77497" w:rsidRDefault="004C02EF" w:rsidP="004C02EF">
      <w:pPr>
        <w:pStyle w:val="40"/>
        <w:numPr>
          <w:ilvl w:val="0"/>
          <w:numId w:val="0"/>
        </w:numPr>
      </w:pPr>
      <w:bookmarkStart w:id="25086" w:name="_Hlt424534273"/>
      <w:bookmarkStart w:id="25087" w:name="_Ref424531384"/>
      <w:bookmarkEnd w:id="25086"/>
      <w:r w:rsidRPr="00E77497">
        <w:t>15.2.3.1</w:t>
      </w:r>
      <w:r w:rsidRPr="00E77497">
        <w:tab/>
        <w:t>Object.prototyp</w:t>
      </w:r>
      <w:bookmarkEnd w:id="25072"/>
      <w:bookmarkEnd w:id="25073"/>
      <w:bookmarkEnd w:id="25074"/>
      <w:bookmarkEnd w:id="25075"/>
      <w:bookmarkEnd w:id="25076"/>
      <w:bookmarkEnd w:id="25077"/>
      <w:bookmarkEnd w:id="25078"/>
      <w:bookmarkEnd w:id="25079"/>
      <w:bookmarkEnd w:id="25080"/>
      <w:bookmarkEnd w:id="25081"/>
      <w:bookmarkEnd w:id="25082"/>
      <w:bookmarkEnd w:id="25083"/>
      <w:bookmarkEnd w:id="25084"/>
      <w:bookmarkEnd w:id="25085"/>
      <w:r w:rsidRPr="00E77497">
        <w:t>e</w:t>
      </w:r>
      <w:bookmarkEnd w:id="25087"/>
    </w:p>
    <w:p w14:paraId="6E162B14" w14:textId="77777777"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(15.2.4).</w:t>
      </w:r>
      <w:bookmarkStart w:id="25088" w:name="_Toc382291607"/>
      <w:bookmarkStart w:id="25089" w:name="_Toc385672263"/>
    </w:p>
    <w:p w14:paraId="637F836B" w14:textId="77777777" w:rsidR="004C02EF" w:rsidRPr="00E77497" w:rsidRDefault="004C02EF" w:rsidP="004C02EF">
      <w:r w:rsidRPr="00E77497">
        <w:t>This property has the attributes {[[Writable]]: false, [[Enumerable]]: false, [[Configurable]]: false }.</w:t>
      </w:r>
      <w:bookmarkStart w:id="25090" w:name="_Ref393609257"/>
      <w:bookmarkStart w:id="25091" w:name="_Toc393690377"/>
    </w:p>
    <w:p w14:paraId="2DE1821A" w14:textId="77777777" w:rsidR="004C02EF" w:rsidRPr="00E77497" w:rsidRDefault="004C02EF" w:rsidP="004C02EF">
      <w:pPr>
        <w:pStyle w:val="40"/>
        <w:numPr>
          <w:ilvl w:val="0"/>
          <w:numId w:val="0"/>
        </w:numPr>
      </w:pPr>
      <w:r w:rsidRPr="00E77497">
        <w:t>15.2.3.2</w:t>
      </w:r>
      <w:r w:rsidRPr="00E77497">
        <w:tab/>
        <w:t>Object.getPrototypeOf ( O )</w:t>
      </w:r>
    </w:p>
    <w:p w14:paraId="3F48FE4E" w14:textId="77777777" w:rsidR="004C02EF" w:rsidRPr="00E77497" w:rsidRDefault="004C02EF" w:rsidP="004C02E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6E50CE86" w14:textId="77777777" w:rsidR="004C02EF" w:rsidRPr="00E77497" w:rsidRDefault="004C02EF" w:rsidP="00834A33">
      <w:pPr>
        <w:pStyle w:val="Alg4"/>
        <w:numPr>
          <w:ilvl w:val="0"/>
          <w:numId w:val="167"/>
        </w:numPr>
      </w:pPr>
      <w:r w:rsidRPr="00E77497">
        <w:t>If Type(</w:t>
      </w:r>
      <w:r w:rsidRPr="00E77497">
        <w:rPr>
          <w:i/>
        </w:rPr>
        <w:t>O</w:t>
      </w:r>
      <w:r w:rsidRPr="00E77497">
        <w:t xml:space="preserve">) is not Object throw a </w:t>
      </w:r>
      <w:r w:rsidRPr="00E77497">
        <w:rPr>
          <w:b/>
        </w:rPr>
        <w:t xml:space="preserve">TypeError </w:t>
      </w:r>
      <w:r w:rsidRPr="00E77497">
        <w:t>exception.</w:t>
      </w:r>
    </w:p>
    <w:p w14:paraId="2D0FE2DE" w14:textId="77777777" w:rsidR="004C02EF" w:rsidRPr="00E77497" w:rsidRDefault="004C02EF" w:rsidP="00834A33">
      <w:pPr>
        <w:pStyle w:val="M4"/>
        <w:numPr>
          <w:ilvl w:val="0"/>
          <w:numId w:val="167"/>
        </w:numPr>
      </w:pPr>
      <w:r w:rsidRPr="00E77497">
        <w:t xml:space="preserve">Return the value of the [[Prototype]] internal property of </w:t>
      </w:r>
      <w:r w:rsidRPr="00E77497">
        <w:rPr>
          <w:i/>
        </w:rPr>
        <w:t>O</w:t>
      </w:r>
      <w:r w:rsidRPr="00E77497">
        <w:t>.</w:t>
      </w:r>
    </w:p>
    <w:p w14:paraId="557F1F9C" w14:textId="77777777" w:rsidR="004C02EF" w:rsidRPr="00E77497" w:rsidRDefault="004C02EF" w:rsidP="004C02EF">
      <w:pPr>
        <w:pStyle w:val="40"/>
        <w:numPr>
          <w:ilvl w:val="0"/>
          <w:numId w:val="0"/>
        </w:numPr>
      </w:pPr>
      <w:r w:rsidRPr="00E77497">
        <w:t>15.2.3.3</w:t>
      </w:r>
      <w:r w:rsidRPr="00E77497">
        <w:tab/>
        <w:t xml:space="preserve">Object.getOwnPropertyDescriptor ( O, P ) </w:t>
      </w:r>
    </w:p>
    <w:p w14:paraId="08EC9006" w14:textId="77777777" w:rsidR="004C02EF" w:rsidRPr="00E77497" w:rsidRDefault="004C02EF" w:rsidP="004C02EF">
      <w:r w:rsidRPr="00E77497">
        <w:t xml:space="preserve">When the </w:t>
      </w:r>
      <w:r w:rsidRPr="00E77497">
        <w:rPr>
          <w:b/>
        </w:rPr>
        <w:t>getOwnPropertyDescriptor</w:t>
      </w:r>
      <w:r w:rsidRPr="00E77497">
        <w:t xml:space="preserve"> function is called, the following steps are taken:</w:t>
      </w:r>
    </w:p>
    <w:p w14:paraId="765DDC51" w14:textId="77777777" w:rsidR="004C02EF" w:rsidRPr="00E77497" w:rsidRDefault="004C02EF" w:rsidP="00834A33">
      <w:pPr>
        <w:pStyle w:val="Alg4"/>
        <w:numPr>
          <w:ilvl w:val="0"/>
          <w:numId w:val="168"/>
        </w:numPr>
      </w:pPr>
      <w:r w:rsidRPr="00E77497">
        <w:t>If Type(</w:t>
      </w:r>
      <w:r w:rsidRPr="00E77497">
        <w:rPr>
          <w:i/>
        </w:rPr>
        <w:t>O</w:t>
      </w:r>
      <w:r w:rsidRPr="00E77497">
        <w:t xml:space="preserve">) is not Object throw a </w:t>
      </w:r>
      <w:r w:rsidRPr="00E77497">
        <w:rPr>
          <w:b/>
        </w:rPr>
        <w:t xml:space="preserve">TypeError </w:t>
      </w:r>
      <w:r w:rsidRPr="00E77497">
        <w:t>exception.</w:t>
      </w:r>
    </w:p>
    <w:p w14:paraId="09D9FABA" w14:textId="77777777" w:rsidR="004C02EF" w:rsidRPr="00E77497" w:rsidRDefault="004C02EF" w:rsidP="00834A33">
      <w:pPr>
        <w:pStyle w:val="Alg4"/>
        <w:numPr>
          <w:ilvl w:val="0"/>
          <w:numId w:val="168"/>
        </w:numPr>
      </w:pPr>
      <w:r w:rsidRPr="00E77497">
        <w:t xml:space="preserve">Let </w:t>
      </w:r>
      <w:r w:rsidRPr="00E77497">
        <w:rPr>
          <w:i/>
        </w:rPr>
        <w:t xml:space="preserve">name </w:t>
      </w:r>
      <w:r w:rsidRPr="00E77497">
        <w:t>be ToString(</w:t>
      </w:r>
      <w:r w:rsidRPr="00E77497">
        <w:rPr>
          <w:i/>
        </w:rPr>
        <w:t>P</w:t>
      </w:r>
      <w:r w:rsidRPr="00E77497">
        <w:t>).</w:t>
      </w:r>
    </w:p>
    <w:p w14:paraId="0A74693F" w14:textId="77777777" w:rsidR="005D4B87" w:rsidRDefault="005D4B87" w:rsidP="005D4B87">
      <w:pPr>
        <w:pStyle w:val="M4"/>
        <w:numPr>
          <w:ilvl w:val="0"/>
          <w:numId w:val="168"/>
        </w:numPr>
        <w:tabs>
          <w:tab w:val="num" w:pos="1721"/>
        </w:tabs>
        <w:spacing w:after="0"/>
        <w:rPr>
          <w:ins w:id="25092" w:author="Rev 7 Allen Wirfs-Brock" w:date="2012-04-11T16:08:00Z"/>
        </w:rPr>
      </w:pPr>
      <w:ins w:id="25093" w:author="Rev 7 Allen Wirfs-Brock" w:date="2012-04-11T16:08:00Z">
        <w:r>
          <w:t>ReturnIfAbrupt(</w:t>
        </w:r>
        <w:r>
          <w:rPr>
            <w:i/>
          </w:rPr>
          <w:t>name</w:t>
        </w:r>
        <w:r>
          <w:t>).</w:t>
        </w:r>
      </w:ins>
    </w:p>
    <w:p w14:paraId="2EF647CA" w14:textId="77777777" w:rsidR="004C02EF" w:rsidRPr="00E77497" w:rsidRDefault="004C02EF" w:rsidP="00834A33">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argument </w:t>
      </w:r>
      <w:r w:rsidRPr="00E77497">
        <w:rPr>
          <w:i/>
        </w:rPr>
        <w:t>name</w:t>
      </w:r>
      <w:r w:rsidRPr="00E77497">
        <w:t>.</w:t>
      </w:r>
    </w:p>
    <w:p w14:paraId="392CE92C" w14:textId="77777777" w:rsidR="004C02EF" w:rsidRPr="00E77497" w:rsidRDefault="004C02EF" w:rsidP="00834A33">
      <w:pPr>
        <w:pStyle w:val="Alg4"/>
        <w:numPr>
          <w:ilvl w:val="0"/>
          <w:numId w:val="168"/>
        </w:numPr>
        <w:spacing w:after="120"/>
      </w:pPr>
      <w:r w:rsidRPr="00E77497">
        <w:t>Return the result of calling FromPropertyDescriptor(</w:t>
      </w:r>
      <w:r w:rsidRPr="00E77497">
        <w:rPr>
          <w:i/>
        </w:rPr>
        <w:t>desc</w:t>
      </w:r>
      <w:r w:rsidRPr="00E77497">
        <w:t xml:space="preserve">) (8.10.4). </w:t>
      </w:r>
    </w:p>
    <w:p w14:paraId="0AFA2031" w14:textId="77777777" w:rsidR="004C02EF" w:rsidRPr="00E77497" w:rsidRDefault="004C02EF" w:rsidP="004C02EF">
      <w:pPr>
        <w:pStyle w:val="40"/>
        <w:numPr>
          <w:ilvl w:val="0"/>
          <w:numId w:val="0"/>
        </w:numPr>
      </w:pPr>
      <w:r w:rsidRPr="00E77497">
        <w:t>15.2.3.4</w:t>
      </w:r>
      <w:r w:rsidRPr="00E77497">
        <w:tab/>
        <w:t>Object.getOwnPropertyNames ( O )</w:t>
      </w:r>
    </w:p>
    <w:p w14:paraId="38B1BE29" w14:textId="77777777" w:rsidR="004C02EF" w:rsidRPr="00E77497" w:rsidRDefault="004C02EF" w:rsidP="004C02EF">
      <w:r w:rsidRPr="00E77497">
        <w:t xml:space="preserve">When the </w:t>
      </w:r>
      <w:r w:rsidRPr="00E77497">
        <w:rPr>
          <w:b/>
        </w:rPr>
        <w:t>getOwnPropertyNames</w:t>
      </w:r>
      <w:r w:rsidRPr="00E77497">
        <w:t xml:space="preserve"> function is called, the following steps are taken:</w:t>
      </w:r>
    </w:p>
    <w:p w14:paraId="15D8F3E1" w14:textId="77777777" w:rsidR="004C02EF" w:rsidRPr="00E77497" w:rsidRDefault="004C02EF" w:rsidP="00834A33">
      <w:pPr>
        <w:pStyle w:val="Alg4"/>
        <w:numPr>
          <w:ilvl w:val="0"/>
          <w:numId w:val="169"/>
        </w:numPr>
      </w:pPr>
      <w:r w:rsidRPr="00E77497">
        <w:t>If Type(</w:t>
      </w:r>
      <w:r w:rsidRPr="00E77497">
        <w:rPr>
          <w:i/>
        </w:rPr>
        <w:t>O</w:t>
      </w:r>
      <w:r w:rsidRPr="00E77497">
        <w:t xml:space="preserve">) is not Object throw a </w:t>
      </w:r>
      <w:r w:rsidRPr="00E77497">
        <w:rPr>
          <w:b/>
        </w:rPr>
        <w:t xml:space="preserve">TypeError </w:t>
      </w:r>
      <w:r w:rsidRPr="00E77497">
        <w:t>exception.</w:t>
      </w:r>
    </w:p>
    <w:p w14:paraId="3F10AF11" w14:textId="77777777" w:rsidR="004C02EF" w:rsidRPr="00E77497" w:rsidRDefault="004C02EF" w:rsidP="00834A33">
      <w:pPr>
        <w:pStyle w:val="Alg4"/>
        <w:numPr>
          <w:ilvl w:val="0"/>
          <w:numId w:val="169"/>
        </w:numPr>
      </w:pPr>
      <w:r w:rsidRPr="00E77497">
        <w:t xml:space="preserve">Let </w:t>
      </w:r>
      <w:r w:rsidRPr="00E77497">
        <w:rPr>
          <w:i/>
        </w:rPr>
        <w:t xml:space="preserve">array </w:t>
      </w:r>
      <w:r w:rsidRPr="00E77497">
        <w:t xml:space="preserve">be </w:t>
      </w:r>
      <w:ins w:id="25094" w:author="Rev 7 Allen Wirfs-Brock" w:date="2012-04-11T16:16:00Z">
        <w:r w:rsidR="00F44A1F">
          <w:t xml:space="preserve">the result of the </w:t>
        </w:r>
        <w:del w:id="25095" w:author="Rev 8 Allen Wirfs-Brock" w:date="2012-06-14T14:41:00Z">
          <w:r w:rsidR="00F44A1F" w:rsidDel="00D4543D">
            <w:delText>abstraction operation</w:delText>
          </w:r>
        </w:del>
      </w:ins>
      <w:ins w:id="25096" w:author="Rev 8 Allen Wirfs-Brock" w:date="2012-06-14T14:41:00Z">
        <w:r w:rsidR="00D4543D">
          <w:t>abstract operation</w:t>
        </w:r>
      </w:ins>
      <w:ins w:id="25097" w:author="Rev 7 Allen Wirfs-Brock" w:date="2012-04-11T16:16:00Z">
        <w:r w:rsidR="00F44A1F">
          <w:t xml:space="preserve"> ArrayCreate (15.4) with argument 0</w:t>
        </w:r>
      </w:ins>
      <w:del w:id="25098" w:author="Rev 7 Allen Wirfs-Brock" w:date="2012-04-11T16:16:00Z">
        <w:r w:rsidRPr="00E77497" w:rsidDel="00F44A1F">
          <w:delText xml:space="preserve">the result of creating a new object as if by the expression </w:delText>
        </w:r>
        <w:r w:rsidRPr="00E77497" w:rsidDel="00F44A1F">
          <w:rPr>
            <w:rFonts w:ascii="Courier New" w:hAnsi="Courier New" w:cs="Courier New"/>
            <w:b/>
          </w:rPr>
          <w:delText>new Array ()</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7E18FF15" w14:textId="77777777" w:rsidR="004C02EF" w:rsidRPr="00E77497" w:rsidRDefault="004C02EF" w:rsidP="00834A33">
      <w:pPr>
        <w:pStyle w:val="Alg4"/>
        <w:numPr>
          <w:ilvl w:val="0"/>
          <w:numId w:val="169"/>
        </w:numPr>
      </w:pPr>
      <w:r w:rsidRPr="00E77497">
        <w:t xml:space="preserve">Let </w:t>
      </w:r>
      <w:r w:rsidRPr="00E77497">
        <w:rPr>
          <w:i/>
        </w:rPr>
        <w:t>n</w:t>
      </w:r>
      <w:r w:rsidRPr="00E77497">
        <w:t xml:space="preserve"> be 0.</w:t>
      </w:r>
    </w:p>
    <w:p w14:paraId="1FFEB5A7" w14:textId="77777777" w:rsidR="004C02EF" w:rsidRPr="00E77497" w:rsidRDefault="004C02EF" w:rsidP="00834A33">
      <w:pPr>
        <w:pStyle w:val="Alg4"/>
        <w:numPr>
          <w:ilvl w:val="0"/>
          <w:numId w:val="169"/>
        </w:numPr>
      </w:pPr>
      <w:r w:rsidRPr="00E77497">
        <w:t xml:space="preserve">For each named own property </w:t>
      </w:r>
      <w:r w:rsidRPr="00E77497">
        <w:rPr>
          <w:i/>
        </w:rPr>
        <w:t xml:space="preserve">P </w:t>
      </w:r>
      <w:r w:rsidRPr="00E77497">
        <w:t xml:space="preserve">of </w:t>
      </w:r>
      <w:r w:rsidRPr="00E77497">
        <w:rPr>
          <w:i/>
        </w:rPr>
        <w:t>O</w:t>
      </w:r>
    </w:p>
    <w:p w14:paraId="098B863D" w14:textId="77777777" w:rsidR="004C02EF" w:rsidRPr="00E77497" w:rsidRDefault="004C02EF" w:rsidP="00834A33">
      <w:pPr>
        <w:pStyle w:val="Alg4"/>
        <w:numPr>
          <w:ilvl w:val="1"/>
          <w:numId w:val="169"/>
        </w:numPr>
        <w:tabs>
          <w:tab w:val="left" w:pos="1701"/>
        </w:tabs>
      </w:pPr>
      <w:r w:rsidRPr="00E77497">
        <w:t xml:space="preserve">Let </w:t>
      </w:r>
      <w:r w:rsidRPr="00E77497">
        <w:rPr>
          <w:i/>
        </w:rPr>
        <w:t xml:space="preserve">name </w:t>
      </w:r>
      <w:r w:rsidRPr="00E77497">
        <w:t xml:space="preserve">be the String value that is the name of </w:t>
      </w:r>
      <w:r w:rsidRPr="00E77497">
        <w:rPr>
          <w:i/>
        </w:rPr>
        <w:t>P</w:t>
      </w:r>
      <w:r w:rsidRPr="00E77497">
        <w:t>.</w:t>
      </w:r>
    </w:p>
    <w:p w14:paraId="48A978F9" w14:textId="77777777" w:rsidR="004C02EF" w:rsidRPr="00E77497" w:rsidRDefault="004C02EF" w:rsidP="00834A33">
      <w:pPr>
        <w:pStyle w:val="Alg4"/>
        <w:numPr>
          <w:ilvl w:val="1"/>
          <w:numId w:val="169"/>
        </w:numPr>
        <w:tabs>
          <w:tab w:val="left" w:pos="1701"/>
        </w:tabs>
      </w:pPr>
      <w:r w:rsidRPr="00E77497">
        <w:t xml:space="preserve">Call the [[DefineOwnProperty]] internal method of </w:t>
      </w:r>
      <w:r w:rsidRPr="00E77497">
        <w:rPr>
          <w:i/>
        </w:rPr>
        <w:t>array</w:t>
      </w:r>
      <w:r w:rsidRPr="00E77497">
        <w:t xml:space="preserve"> with arguments ToString(</w:t>
      </w:r>
      <w:r w:rsidRPr="00E77497">
        <w:rPr>
          <w:i/>
        </w:rPr>
        <w:t>n</w:t>
      </w:r>
      <w:r w:rsidRPr="00E77497">
        <w:t xml:space="preserve">), the PropertyDescriptor {[[Value]]: </w:t>
      </w:r>
      <w:r w:rsidRPr="00E77497">
        <w:rPr>
          <w:i/>
        </w:rPr>
        <w:t>name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892C5BF" w14:textId="77777777" w:rsidR="004C02EF" w:rsidRPr="00E77497" w:rsidRDefault="004C02EF" w:rsidP="00834A33">
      <w:pPr>
        <w:pStyle w:val="Alg4"/>
        <w:numPr>
          <w:ilvl w:val="1"/>
          <w:numId w:val="169"/>
        </w:numPr>
        <w:tabs>
          <w:tab w:val="left" w:pos="1701"/>
        </w:tabs>
      </w:pPr>
      <w:r w:rsidRPr="00E77497">
        <w:t xml:space="preserve">Increment </w:t>
      </w:r>
      <w:r w:rsidRPr="00E77497">
        <w:rPr>
          <w:i/>
        </w:rPr>
        <w:t>n</w:t>
      </w:r>
      <w:r w:rsidRPr="00E77497">
        <w:t xml:space="preserve"> by 1.</w:t>
      </w:r>
    </w:p>
    <w:p w14:paraId="21B8E956" w14:textId="77777777" w:rsidR="004C02EF" w:rsidRPr="00E77497" w:rsidRDefault="004C02EF" w:rsidP="00834A33">
      <w:pPr>
        <w:pStyle w:val="Alg4"/>
        <w:numPr>
          <w:ilvl w:val="0"/>
          <w:numId w:val="169"/>
        </w:numPr>
        <w:spacing w:after="120"/>
      </w:pPr>
      <w:r w:rsidRPr="00E77497">
        <w:t xml:space="preserve">Return </w:t>
      </w:r>
      <w:r w:rsidRPr="00E77497">
        <w:rPr>
          <w:i/>
        </w:rPr>
        <w:t>array</w:t>
      </w:r>
      <w:r w:rsidRPr="00E77497">
        <w:t>.</w:t>
      </w:r>
    </w:p>
    <w:p w14:paraId="4DDC3D84" w14:textId="77777777" w:rsidR="004C02EF" w:rsidRPr="00E77497" w:rsidRDefault="004C02EF" w:rsidP="004C02EF">
      <w:pPr>
        <w:pStyle w:val="Note"/>
      </w:pPr>
      <w:r w:rsidRPr="00E77497">
        <w:t>NOTE</w:t>
      </w:r>
      <w:r w:rsidRPr="00E77497">
        <w:tab/>
        <w:t xml:space="preserve">If </w:t>
      </w:r>
      <w:r w:rsidRPr="00E77497">
        <w:rPr>
          <w:rFonts w:ascii="Times New Roman" w:hAnsi="Times New Roman"/>
          <w:i/>
        </w:rPr>
        <w:t>O</w:t>
      </w:r>
      <w:r w:rsidRPr="00E77497">
        <w:t xml:space="preserve"> is a String instance, the set of own properties processed in step 4 includes the implicit properties defined in 15.5.5.2 that correspond to character positions within the object’s [[PrimitiveValue]] String.</w:t>
      </w:r>
    </w:p>
    <w:p w14:paraId="1530D06A" w14:textId="77777777" w:rsidR="004C02EF" w:rsidRPr="00E77497" w:rsidRDefault="004C02EF" w:rsidP="004C02EF">
      <w:pPr>
        <w:pStyle w:val="40"/>
        <w:numPr>
          <w:ilvl w:val="0"/>
          <w:numId w:val="0"/>
        </w:numPr>
      </w:pPr>
      <w:r w:rsidRPr="00E77497">
        <w:t>15.2.3.5</w:t>
      </w:r>
      <w:r w:rsidRPr="00E77497">
        <w:tab/>
        <w:t>Object.create ( O [, Properties] )</w:t>
      </w:r>
    </w:p>
    <w:p w14:paraId="0CB835B9" w14:textId="77777777" w:rsidR="004C02EF" w:rsidRPr="00E77497" w:rsidRDefault="004C02EF" w:rsidP="004C02E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11F1AB10" w14:textId="77777777" w:rsidR="004C02EF" w:rsidRPr="00E77497" w:rsidRDefault="004C02EF" w:rsidP="00834A33">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14:paraId="7F3C48C5" w14:textId="77777777" w:rsidR="004C02EF" w:rsidRPr="00E77497" w:rsidRDefault="004C02EF" w:rsidP="00834A33">
      <w:pPr>
        <w:pStyle w:val="Alg4"/>
        <w:numPr>
          <w:ilvl w:val="0"/>
          <w:numId w:val="170"/>
        </w:numPr>
      </w:pPr>
      <w:r w:rsidRPr="00E77497">
        <w:t xml:space="preserve">Let </w:t>
      </w:r>
      <w:r w:rsidRPr="00E77497">
        <w:rPr>
          <w:i/>
        </w:rPr>
        <w:t xml:space="preserve">obj </w:t>
      </w:r>
      <w:r w:rsidRPr="00E77497">
        <w:t xml:space="preserve">be </w:t>
      </w:r>
      <w:ins w:id="25099" w:author="Rev 7 Allen Wirfs-Brock" w:date="2012-04-11T16:26:00Z">
        <w:r w:rsidR="000A2242">
          <w:t xml:space="preserve">the result of the </w:t>
        </w:r>
        <w:del w:id="25100" w:author="Rev 8 Allen Wirfs-Brock" w:date="2012-06-14T14:40:00Z">
          <w:r w:rsidR="000A2242" w:rsidDel="00D4543D">
            <w:delText>abstraction operation</w:delText>
          </w:r>
        </w:del>
      </w:ins>
      <w:ins w:id="25101" w:author="Rev 8 Allen Wirfs-Brock" w:date="2012-06-14T14:40:00Z">
        <w:r w:rsidR="00D4543D">
          <w:t>abstract operation</w:t>
        </w:r>
      </w:ins>
      <w:ins w:id="25102" w:author="Rev 7 Allen Wirfs-Brock" w:date="2012-04-11T16:26:00Z">
        <w:r w:rsidR="000A2242">
          <w:t xml:space="preserve"> ObjectCreate with argument </w:t>
        </w:r>
        <w:r w:rsidR="000A2242" w:rsidRPr="000A2242">
          <w:rPr>
            <w:i/>
          </w:rPr>
          <w:t>O</w:t>
        </w:r>
        <w:r w:rsidR="000A2242">
          <w:t>.</w:t>
        </w:r>
      </w:ins>
      <w:del w:id="25103" w:author="Rev 7 Allen Wirfs-Brock" w:date="2012-04-11T16:26:00Z">
        <w:r w:rsidRPr="00E77497" w:rsidDel="000A2242">
          <w:delText>the result of creating a new object as if by the expression new Object() where Object is the standard built-in constructor with that name</w:delText>
        </w:r>
      </w:del>
    </w:p>
    <w:p w14:paraId="46C0A41A" w14:textId="77777777" w:rsidR="004C02EF" w:rsidRPr="00E77497" w:rsidDel="000A2242" w:rsidRDefault="004C02EF" w:rsidP="00834A33">
      <w:pPr>
        <w:pStyle w:val="Alg4"/>
        <w:numPr>
          <w:ilvl w:val="0"/>
          <w:numId w:val="170"/>
        </w:numPr>
        <w:rPr>
          <w:del w:id="25104" w:author="Rev 7 Allen Wirfs-Brock" w:date="2012-04-11T16:27:00Z"/>
        </w:rPr>
      </w:pPr>
      <w:del w:id="25105" w:author="Rev 7 Allen Wirfs-Brock" w:date="2012-04-11T16:27:00Z">
        <w:r w:rsidRPr="00E77497" w:rsidDel="000A2242">
          <w:delText xml:space="preserve">Set the [[Prototype]] internal property of </w:delText>
        </w:r>
        <w:r w:rsidRPr="00E77497" w:rsidDel="000A2242">
          <w:rPr>
            <w:i/>
          </w:rPr>
          <w:delText xml:space="preserve">obj </w:delText>
        </w:r>
        <w:r w:rsidRPr="00E77497" w:rsidDel="000A2242">
          <w:delText xml:space="preserve">to </w:delText>
        </w:r>
        <w:r w:rsidRPr="00E77497" w:rsidDel="000A2242">
          <w:rPr>
            <w:i/>
          </w:rPr>
          <w:delText>O</w:delText>
        </w:r>
        <w:r w:rsidRPr="00E77497" w:rsidDel="000A2242">
          <w:delText>.</w:delText>
        </w:r>
      </w:del>
    </w:p>
    <w:p w14:paraId="67646112" w14:textId="77777777" w:rsidR="00B33292" w:rsidRDefault="004C02EF" w:rsidP="00834A33">
      <w:pPr>
        <w:pStyle w:val="Alg4"/>
        <w:numPr>
          <w:ilvl w:val="0"/>
          <w:numId w:val="170"/>
        </w:numPr>
        <w:rPr>
          <w:ins w:id="25106" w:author="Rev 7 Allen Wirfs-Brock" w:date="2012-04-11T16:35:00Z"/>
        </w:r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ins w:id="25107" w:author="Rev 7 Allen Wirfs-Brock" w:date="2012-04-11T16:35:00Z">
        <w:r w:rsidR="00B33292">
          <w:t>then</w:t>
        </w:r>
      </w:ins>
    </w:p>
    <w:p w14:paraId="10ECD166" w14:textId="77777777" w:rsidR="004C02EF" w:rsidRPr="00E77497" w:rsidRDefault="004C02EF" w:rsidP="00B33292">
      <w:pPr>
        <w:pStyle w:val="Alg4"/>
        <w:numPr>
          <w:ilvl w:val="1"/>
          <w:numId w:val="170"/>
        </w:numPr>
      </w:pPr>
      <w:del w:id="25108" w:author="Rev 7 Allen Wirfs-Brock" w:date="2012-04-11T16:36:00Z">
        <w:r w:rsidRPr="00E77497" w:rsidDel="00B33292">
          <w:delText xml:space="preserve">add own properties to </w:delText>
        </w:r>
        <w:r w:rsidRPr="00E77497" w:rsidDel="00B33292">
          <w:rPr>
            <w:i/>
          </w:rPr>
          <w:delText xml:space="preserve">obj </w:delText>
        </w:r>
        <w:r w:rsidRPr="00E77497" w:rsidDel="00B33292">
          <w:delText>as if by calling the standard built-in function</w:delText>
        </w:r>
      </w:del>
      <w:ins w:id="25109" w:author="Rev 7 Allen Wirfs-Brock" w:date="2012-04-11T16:36:00Z">
        <w:r w:rsidR="00B33292">
          <w:t>Return the result of the abstract operation ObjectDefineProperties</w:t>
        </w:r>
      </w:ins>
      <w:r w:rsidRPr="00E77497">
        <w:t xml:space="preserve"> </w:t>
      </w:r>
      <w:del w:id="25110" w:author="Rev 7 Allen Wirfs-Brock" w:date="2012-04-11T16:36:00Z">
        <w:r w:rsidRPr="00E77497" w:rsidDel="00B33292">
          <w:rPr>
            <w:rFonts w:ascii="Courier New" w:hAnsi="Courier New" w:cs="Courier New"/>
            <w:b/>
          </w:rPr>
          <w:delText xml:space="preserve">Object.defineProperties </w:delText>
        </w:r>
      </w:del>
      <w:r w:rsidRPr="00E77497">
        <w:t xml:space="preserve">with arguments </w:t>
      </w:r>
      <w:r w:rsidRPr="00E77497">
        <w:rPr>
          <w:i/>
        </w:rPr>
        <w:t xml:space="preserve">obj </w:t>
      </w:r>
      <w:r w:rsidRPr="00E77497">
        <w:t xml:space="preserve">and </w:t>
      </w:r>
      <w:r w:rsidRPr="00E77497">
        <w:rPr>
          <w:i/>
        </w:rPr>
        <w:t>Properties</w:t>
      </w:r>
      <w:r w:rsidRPr="00E77497">
        <w:t>.</w:t>
      </w:r>
    </w:p>
    <w:p w14:paraId="6829F212" w14:textId="77777777" w:rsidR="004C02EF" w:rsidRPr="00E77497" w:rsidRDefault="004C02EF" w:rsidP="00834A33">
      <w:pPr>
        <w:pStyle w:val="Alg4"/>
        <w:numPr>
          <w:ilvl w:val="0"/>
          <w:numId w:val="170"/>
        </w:numPr>
        <w:spacing w:after="120"/>
      </w:pPr>
      <w:r w:rsidRPr="00E77497">
        <w:t xml:space="preserve">Return </w:t>
      </w:r>
      <w:r w:rsidRPr="00E77497">
        <w:rPr>
          <w:i/>
        </w:rPr>
        <w:t>obj</w:t>
      </w:r>
      <w:r w:rsidRPr="00E77497">
        <w:t>.</w:t>
      </w:r>
    </w:p>
    <w:p w14:paraId="2C388956" w14:textId="77777777" w:rsidR="004C02EF" w:rsidRPr="00E77497" w:rsidRDefault="004C02EF" w:rsidP="004C02EF">
      <w:pPr>
        <w:pStyle w:val="40"/>
        <w:numPr>
          <w:ilvl w:val="0"/>
          <w:numId w:val="0"/>
        </w:numPr>
      </w:pPr>
      <w:r w:rsidRPr="00E77497">
        <w:t>15.2.3.6</w:t>
      </w:r>
      <w:r w:rsidRPr="00E77497">
        <w:tab/>
        <w:t>Object.defineProperty ( O, P, Attributes )</w:t>
      </w:r>
    </w:p>
    <w:p w14:paraId="0FF97832" w14:textId="77777777" w:rsidR="004C02EF" w:rsidRPr="00E77497" w:rsidRDefault="004C02EF" w:rsidP="004C02E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7084C25E" w14:textId="77777777" w:rsidR="004C02EF" w:rsidRPr="00E77497" w:rsidRDefault="004C02EF" w:rsidP="00834A33">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14:paraId="302196CC" w14:textId="77777777" w:rsidR="004C02EF" w:rsidRPr="00E77497" w:rsidRDefault="004C02EF" w:rsidP="00834A33">
      <w:pPr>
        <w:pStyle w:val="Alg4"/>
        <w:numPr>
          <w:ilvl w:val="0"/>
          <w:numId w:val="171"/>
        </w:numPr>
      </w:pPr>
      <w:r w:rsidRPr="00E77497">
        <w:t xml:space="preserve">Let </w:t>
      </w:r>
      <w:r w:rsidRPr="00E77497">
        <w:rPr>
          <w:i/>
        </w:rPr>
        <w:t xml:space="preserve">name </w:t>
      </w:r>
      <w:r w:rsidRPr="00E77497">
        <w:t>be ToString(</w:t>
      </w:r>
      <w:r w:rsidRPr="00E77497">
        <w:rPr>
          <w:i/>
        </w:rPr>
        <w:t>P</w:t>
      </w:r>
      <w:r w:rsidRPr="00E77497">
        <w:t>).</w:t>
      </w:r>
    </w:p>
    <w:p w14:paraId="13A2D353" w14:textId="77777777" w:rsidR="000A2242" w:rsidRDefault="000A2242" w:rsidP="000A2242">
      <w:pPr>
        <w:pStyle w:val="M4"/>
        <w:numPr>
          <w:ilvl w:val="0"/>
          <w:numId w:val="171"/>
        </w:numPr>
        <w:tabs>
          <w:tab w:val="num" w:pos="1721"/>
        </w:tabs>
        <w:spacing w:after="0"/>
        <w:rPr>
          <w:ins w:id="25111" w:author="Rev 7 Allen Wirfs-Brock" w:date="2012-04-11T16:28:00Z"/>
        </w:rPr>
      </w:pPr>
      <w:ins w:id="25112" w:author="Rev 7 Allen Wirfs-Brock" w:date="2012-04-11T16:28:00Z">
        <w:r>
          <w:t>ReturnIfAbrupt(</w:t>
        </w:r>
        <w:r>
          <w:rPr>
            <w:i/>
          </w:rPr>
          <w:t>name</w:t>
        </w:r>
        <w:r>
          <w:t>).</w:t>
        </w:r>
      </w:ins>
    </w:p>
    <w:p w14:paraId="6891C801" w14:textId="77777777" w:rsidR="004C02EF" w:rsidRPr="00E77497" w:rsidRDefault="004C02EF" w:rsidP="00834A33">
      <w:pPr>
        <w:pStyle w:val="Alg4"/>
        <w:numPr>
          <w:ilvl w:val="0"/>
          <w:numId w:val="171"/>
        </w:numPr>
      </w:pPr>
      <w:r w:rsidRPr="00E77497">
        <w:t xml:space="preserve">Let </w:t>
      </w:r>
      <w:r w:rsidRPr="00E77497">
        <w:rPr>
          <w:i/>
        </w:rPr>
        <w:t xml:space="preserve">desc </w:t>
      </w:r>
      <w:r w:rsidRPr="00E77497">
        <w:t xml:space="preserve">be the result of calling ToPropertyDescriptor with </w:t>
      </w:r>
      <w:r w:rsidRPr="00E77497">
        <w:rPr>
          <w:i/>
        </w:rPr>
        <w:t>Attributes</w:t>
      </w:r>
      <w:r w:rsidRPr="00E77497">
        <w:t xml:space="preserve"> as the argument.</w:t>
      </w:r>
    </w:p>
    <w:p w14:paraId="3BB2B8B0" w14:textId="77777777" w:rsidR="004C02EF" w:rsidRPr="00E77497" w:rsidRDefault="004C02EF" w:rsidP="00834A33">
      <w:pPr>
        <w:pStyle w:val="Alg4"/>
        <w:numPr>
          <w:ilvl w:val="0"/>
          <w:numId w:val="171"/>
        </w:numPr>
      </w:pPr>
      <w:r w:rsidRPr="00E77497">
        <w:t xml:space="preserve">Call the [[DefineOwnProperty]] internal method of </w:t>
      </w:r>
      <w:r w:rsidRPr="00E77497">
        <w:rPr>
          <w:i/>
        </w:rPr>
        <w:t xml:space="preserve">O </w:t>
      </w:r>
      <w:r w:rsidRPr="00E77497">
        <w:t xml:space="preserve">with arguments </w:t>
      </w:r>
      <w:r w:rsidRPr="00E77497">
        <w:rPr>
          <w:i/>
        </w:rPr>
        <w:t>name</w:t>
      </w:r>
      <w:r w:rsidRPr="00E77497">
        <w:t xml:space="preserve">, </w:t>
      </w:r>
      <w:r w:rsidRPr="00E77497">
        <w:rPr>
          <w:i/>
        </w:rPr>
        <w:t>desc</w:t>
      </w:r>
      <w:r w:rsidRPr="00E77497">
        <w:t xml:space="preserve">, and </w:t>
      </w:r>
      <w:r w:rsidRPr="00E77497">
        <w:rPr>
          <w:b/>
        </w:rPr>
        <w:t>true</w:t>
      </w:r>
      <w:r w:rsidRPr="00E77497">
        <w:t>.</w:t>
      </w:r>
    </w:p>
    <w:p w14:paraId="5264081C" w14:textId="77777777" w:rsidR="004C02EF" w:rsidRPr="00E77497" w:rsidRDefault="004C02EF" w:rsidP="00834A33">
      <w:pPr>
        <w:pStyle w:val="Alg4"/>
        <w:numPr>
          <w:ilvl w:val="0"/>
          <w:numId w:val="171"/>
        </w:numPr>
        <w:spacing w:after="120"/>
      </w:pPr>
      <w:r w:rsidRPr="00E77497">
        <w:t xml:space="preserve">Return </w:t>
      </w:r>
      <w:r w:rsidRPr="00E77497">
        <w:rPr>
          <w:i/>
        </w:rPr>
        <w:t>O</w:t>
      </w:r>
      <w:r w:rsidRPr="00E77497">
        <w:t>.</w:t>
      </w:r>
    </w:p>
    <w:p w14:paraId="629801A5" w14:textId="77777777" w:rsidR="004C02EF" w:rsidRPr="00E77497" w:rsidRDefault="004C02EF" w:rsidP="004C02EF">
      <w:pPr>
        <w:pStyle w:val="40"/>
        <w:numPr>
          <w:ilvl w:val="0"/>
          <w:numId w:val="0"/>
        </w:numPr>
      </w:pPr>
      <w:r w:rsidRPr="00E77497">
        <w:t>15.2.3.7</w:t>
      </w:r>
      <w:r w:rsidRPr="00E77497">
        <w:tab/>
        <w:t>Object.defineProperties ( O, Properties )</w:t>
      </w:r>
    </w:p>
    <w:p w14:paraId="7C841139" w14:textId="77777777" w:rsidR="004C02EF" w:rsidRDefault="004C02EF" w:rsidP="004C02EF">
      <w:pPr>
        <w:rPr>
          <w:ins w:id="25113" w:author="Rev 7 Allen Wirfs-Brock" w:date="2012-04-11T16:31:00Z"/>
        </w:rPr>
      </w:pPr>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7195A254" w14:textId="77777777" w:rsidR="00B33292" w:rsidRPr="00E77497" w:rsidRDefault="00B33292" w:rsidP="00B33292">
      <w:pPr>
        <w:pStyle w:val="Alg4"/>
        <w:numPr>
          <w:ilvl w:val="0"/>
          <w:numId w:val="708"/>
        </w:numPr>
        <w:spacing w:after="120"/>
        <w:rPr>
          <w:ins w:id="25114" w:author="Rev 7 Allen Wirfs-Brock" w:date="2012-04-11T16:31:00Z"/>
        </w:rPr>
      </w:pPr>
      <w:ins w:id="25115" w:author="Rev 7 Allen Wirfs-Brock" w:date="2012-04-11T16:32:00Z">
        <w:r>
          <w:t>Return the result of the abstract operation ObjectDefineProperties with argu</w:t>
        </w:r>
        <w:del w:id="25116" w:author="Rev 8 Allen Wirfs-Brock" w:date="2012-06-14T14:43:00Z">
          <w:r w:rsidDel="00D4543D">
            <w:delText>em</w:delText>
          </w:r>
        </w:del>
      </w:ins>
      <w:ins w:id="25117" w:author="Rev 8 Allen Wirfs-Brock" w:date="2012-06-14T14:43:00Z">
        <w:r w:rsidR="00D4543D">
          <w:t>me</w:t>
        </w:r>
      </w:ins>
      <w:ins w:id="25118" w:author="Rev 7 Allen Wirfs-Brock" w:date="2012-04-11T16:32:00Z">
        <w:r>
          <w:t xml:space="preserve">nts </w:t>
        </w:r>
      </w:ins>
      <w:ins w:id="25119" w:author="Rev 7 Allen Wirfs-Brock" w:date="2012-04-11T16:31:00Z">
        <w:r w:rsidRPr="00E77497">
          <w:rPr>
            <w:i/>
          </w:rPr>
          <w:t>O</w:t>
        </w:r>
      </w:ins>
      <w:ins w:id="25120" w:author="Rev 7 Allen Wirfs-Brock" w:date="2012-04-11T16:32:00Z">
        <w:r>
          <w:t xml:space="preserve"> and </w:t>
        </w:r>
        <w:r w:rsidRPr="00B33292">
          <w:rPr>
            <w:i/>
          </w:rPr>
          <w:t>Properties</w:t>
        </w:r>
        <w:r>
          <w:t>.</w:t>
        </w:r>
      </w:ins>
    </w:p>
    <w:p w14:paraId="14815CA4" w14:textId="77777777" w:rsidR="00B33292" w:rsidRDefault="00B33292" w:rsidP="004C02EF">
      <w:pPr>
        <w:rPr>
          <w:ins w:id="25121" w:author="Rev 7 Allen Wirfs-Brock" w:date="2012-04-11T16:31:00Z"/>
        </w:rPr>
      </w:pPr>
    </w:p>
    <w:p w14:paraId="41CBB740" w14:textId="77777777" w:rsidR="00B33292" w:rsidRPr="00E77497" w:rsidRDefault="00B33292" w:rsidP="004C02EF">
      <w:ins w:id="25122" w:author="Rev 7 Allen Wirfs-Brock" w:date="2012-04-11T16:33:00Z">
        <w:r>
          <w:t>The abstract operation</w:t>
        </w:r>
        <w:del w:id="25123" w:author="Rev 9 Allen Wirfs-Brock" w:date="2012-07-07T17:01:00Z">
          <w:r w:rsidDel="00DE0144">
            <w:delText>s</w:delText>
          </w:r>
        </w:del>
        <w:r>
          <w:t xml:space="preserve"> ObjectDefineProperties with arguments </w:t>
        </w:r>
        <w:r w:rsidRPr="008E7E56">
          <w:rPr>
            <w:i/>
          </w:rPr>
          <w:t>O</w:t>
        </w:r>
        <w:r>
          <w:t xml:space="preserve"> and </w:t>
        </w:r>
        <w:r w:rsidRPr="008E7E56">
          <w:rPr>
            <w:i/>
          </w:rPr>
          <w:t>Properties</w:t>
        </w:r>
        <w:r>
          <w:t xml:space="preserve"> performs the following steps:</w:t>
        </w:r>
      </w:ins>
    </w:p>
    <w:p w14:paraId="3F41EA84" w14:textId="77777777" w:rsidR="004C02EF" w:rsidRPr="00E77497" w:rsidRDefault="004C02EF" w:rsidP="00834A33">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14:paraId="5ECEA2BE" w14:textId="77777777" w:rsidR="004C02EF" w:rsidRPr="00E77497" w:rsidRDefault="004C02EF" w:rsidP="00834A33">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14:paraId="3846363B" w14:textId="77777777" w:rsidR="004C02EF" w:rsidRPr="00E77497" w:rsidRDefault="004C02EF" w:rsidP="00834A33">
      <w:pPr>
        <w:pStyle w:val="Alg4"/>
        <w:numPr>
          <w:ilvl w:val="0"/>
          <w:numId w:val="172"/>
        </w:numPr>
      </w:pPr>
      <w:r w:rsidRPr="00E77497">
        <w:t xml:space="preserve">Let </w:t>
      </w:r>
      <w:r w:rsidRPr="00E77497">
        <w:rPr>
          <w:i/>
        </w:rPr>
        <w:t>names</w:t>
      </w:r>
      <w:r w:rsidRPr="00E77497">
        <w:t xml:space="preserve"> be an internal list containing the names of each enumerable own property of </w:t>
      </w:r>
      <w:r w:rsidRPr="00E77497">
        <w:rPr>
          <w:i/>
        </w:rPr>
        <w:t>props</w:t>
      </w:r>
      <w:r w:rsidRPr="00E77497">
        <w:rPr>
          <w:i/>
          <w:u w:val="single"/>
        </w:rPr>
        <w:t>.</w:t>
      </w:r>
    </w:p>
    <w:p w14:paraId="789B3BCA" w14:textId="77777777" w:rsidR="004C02EF" w:rsidRPr="00E77497" w:rsidRDefault="004C02EF" w:rsidP="00834A33">
      <w:pPr>
        <w:pStyle w:val="Alg4"/>
        <w:numPr>
          <w:ilvl w:val="0"/>
          <w:numId w:val="172"/>
        </w:numPr>
      </w:pPr>
      <w:r w:rsidRPr="00E77497">
        <w:t xml:space="preserve">Let </w:t>
      </w:r>
      <w:r w:rsidRPr="00E77497">
        <w:rPr>
          <w:i/>
        </w:rPr>
        <w:t>descriptors</w:t>
      </w:r>
      <w:r w:rsidRPr="00E77497">
        <w:t xml:space="preserve"> be an empty internal List.</w:t>
      </w:r>
    </w:p>
    <w:p w14:paraId="7651A3B9" w14:textId="77777777" w:rsidR="004C02EF" w:rsidRPr="00E77497" w:rsidRDefault="004C02EF" w:rsidP="00834A33">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14:paraId="3502ED6A" w14:textId="77777777" w:rsidR="004C02EF" w:rsidRPr="00E77497" w:rsidRDefault="004C02EF" w:rsidP="00834A33">
      <w:pPr>
        <w:pStyle w:val="Alg4"/>
        <w:numPr>
          <w:ilvl w:val="1"/>
          <w:numId w:val="172"/>
        </w:numPr>
      </w:pPr>
      <w:r w:rsidRPr="00E77497">
        <w:t xml:space="preserve">Let </w:t>
      </w:r>
      <w:r w:rsidRPr="00E77497">
        <w:rPr>
          <w:i/>
        </w:rPr>
        <w:t>descObj</w:t>
      </w:r>
      <w:r w:rsidRPr="00E77497">
        <w:t xml:space="preserve"> be the result of calling the [[Get]] internal method of </w:t>
      </w:r>
      <w:r w:rsidRPr="00E77497">
        <w:rPr>
          <w:i/>
        </w:rPr>
        <w:t>props</w:t>
      </w:r>
      <w:r w:rsidRPr="00E77497">
        <w:t xml:space="preserve"> with </w:t>
      </w:r>
      <w:r w:rsidRPr="00E77497">
        <w:rPr>
          <w:i/>
        </w:rPr>
        <w:t>P</w:t>
      </w:r>
      <w:r w:rsidRPr="00E77497">
        <w:t xml:space="preserve"> as the argument.</w:t>
      </w:r>
    </w:p>
    <w:p w14:paraId="4C5AC310" w14:textId="77777777" w:rsidR="00112290" w:rsidRDefault="00112290" w:rsidP="00834A33">
      <w:pPr>
        <w:pStyle w:val="Alg4"/>
        <w:numPr>
          <w:ilvl w:val="1"/>
          <w:numId w:val="172"/>
        </w:numPr>
        <w:rPr>
          <w:ins w:id="25124" w:author="Rev 7 Allen Wirfs-Brock" w:date="2012-04-09T17:21:00Z"/>
        </w:rPr>
      </w:pPr>
      <w:ins w:id="25125" w:author="Rev 7 Allen Wirfs-Brock" w:date="2012-04-09T17:21:00Z">
        <w:r>
          <w:t>ReturnIfAbrupt(</w:t>
        </w:r>
        <w:r>
          <w:rPr>
            <w:i/>
          </w:rPr>
          <w:t>descObj</w:t>
        </w:r>
        <w:r>
          <w:t>).</w:t>
        </w:r>
      </w:ins>
    </w:p>
    <w:p w14:paraId="50FA288F"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14:paraId="27F2D76F" w14:textId="77777777" w:rsidR="00112290" w:rsidRDefault="00112290" w:rsidP="00834A33">
      <w:pPr>
        <w:pStyle w:val="Alg4"/>
        <w:numPr>
          <w:ilvl w:val="1"/>
          <w:numId w:val="172"/>
        </w:numPr>
        <w:rPr>
          <w:ins w:id="25126" w:author="Rev 7 Allen Wirfs-Brock" w:date="2012-04-09T17:22:00Z"/>
        </w:rPr>
      </w:pPr>
      <w:ins w:id="25127" w:author="Rev 7 Allen Wirfs-Brock" w:date="2012-04-09T17:22:00Z">
        <w:r>
          <w:t>ReturnIfAbrupt(</w:t>
        </w:r>
        <w:r>
          <w:rPr>
            <w:i/>
          </w:rPr>
          <w:t>desc</w:t>
        </w:r>
        <w:r>
          <w:t>).</w:t>
        </w:r>
      </w:ins>
    </w:p>
    <w:p w14:paraId="2A3F7CDD" w14:textId="77777777" w:rsidR="004C02EF" w:rsidRPr="00E77497" w:rsidRDefault="004C02EF" w:rsidP="00834A33">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14:paraId="60A60552" w14:textId="77777777" w:rsidR="004C02EF" w:rsidRPr="00E77497" w:rsidRDefault="004C02EF" w:rsidP="00834A33">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14:paraId="5C270F3A" w14:textId="77777777" w:rsidR="004C02EF" w:rsidRPr="00E77497" w:rsidRDefault="004C02EF" w:rsidP="00834A33">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14:paraId="6180083F"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14:paraId="07C95379" w14:textId="77777777" w:rsidR="004C02EF" w:rsidRPr="00E77497" w:rsidRDefault="004C02EF" w:rsidP="00834A33">
      <w:pPr>
        <w:pStyle w:val="Alg4"/>
        <w:numPr>
          <w:ilvl w:val="1"/>
          <w:numId w:val="172"/>
        </w:numPr>
      </w:pPr>
      <w:del w:id="25128" w:author="Rev 7 Allen Wirfs-Brock" w:date="2012-04-09T17:22:00Z">
        <w:r w:rsidRPr="00E77497" w:rsidDel="00112290">
          <w:delText xml:space="preserve">Call </w:delText>
        </w:r>
      </w:del>
      <w:ins w:id="25129" w:author="Rev 7 Allen Wirfs-Brock" w:date="2012-04-09T17:22:00Z">
        <w:r w:rsidR="00112290">
          <w:t xml:space="preserve">Let </w:t>
        </w:r>
        <w:r w:rsidR="00112290" w:rsidRPr="00112290">
          <w:rPr>
            <w:i/>
          </w:rPr>
          <w:t>status</w:t>
        </w:r>
        <w:r w:rsidR="00112290">
          <w:t xml:space="preserve"> be the result of calling</w:t>
        </w:r>
        <w:r w:rsidR="00112290" w:rsidRPr="00E77497">
          <w:t xml:space="preserve"> </w:t>
        </w:r>
      </w:ins>
      <w:r w:rsidRPr="00E77497">
        <w:t xml:space="preserve">the [[DefineOwnProperty]] internal method of </w:t>
      </w:r>
      <w:r w:rsidRPr="00E77497">
        <w:rPr>
          <w:i/>
        </w:rPr>
        <w:t>O</w:t>
      </w:r>
      <w:r w:rsidRPr="00E77497">
        <w:t xml:space="preserve"> with arguments </w:t>
      </w:r>
      <w:r w:rsidRPr="00E77497">
        <w:rPr>
          <w:i/>
        </w:rPr>
        <w:t>P</w:t>
      </w:r>
      <w:r w:rsidRPr="00E77497">
        <w:t xml:space="preserve">, </w:t>
      </w:r>
      <w:r w:rsidRPr="00E77497">
        <w:rPr>
          <w:i/>
        </w:rPr>
        <w:t>desc</w:t>
      </w:r>
      <w:r w:rsidRPr="00E77497">
        <w:t xml:space="preserve">, and </w:t>
      </w:r>
      <w:r w:rsidRPr="00E77497">
        <w:rPr>
          <w:b/>
        </w:rPr>
        <w:t>true</w:t>
      </w:r>
      <w:r w:rsidRPr="00E77497">
        <w:t>.</w:t>
      </w:r>
    </w:p>
    <w:p w14:paraId="519402BA" w14:textId="77777777" w:rsidR="00112290" w:rsidRDefault="00112290" w:rsidP="00112290">
      <w:pPr>
        <w:pStyle w:val="Alg4"/>
        <w:numPr>
          <w:ilvl w:val="1"/>
          <w:numId w:val="172"/>
        </w:numPr>
        <w:spacing w:after="120"/>
        <w:contextualSpacing/>
        <w:rPr>
          <w:ins w:id="25130" w:author="Rev 7 Allen Wirfs-Brock" w:date="2012-04-09T17:23:00Z"/>
        </w:rPr>
      </w:pPr>
      <w:ins w:id="25131" w:author="Rev 7 Allen Wirfs-Brock" w:date="2012-04-09T17:23:00Z">
        <w:r>
          <w:t>ReturnIfAbrupt(</w:t>
        </w:r>
      </w:ins>
      <w:ins w:id="25132" w:author="Rev 7 Allen Wirfs-Brock" w:date="2012-04-09T17:24:00Z">
        <w:r w:rsidRPr="00112290">
          <w:rPr>
            <w:i/>
          </w:rPr>
          <w:t>status</w:t>
        </w:r>
      </w:ins>
      <w:ins w:id="25133" w:author="Rev 7 Allen Wirfs-Brock" w:date="2012-04-09T17:23:00Z">
        <w:r>
          <w:t>).</w:t>
        </w:r>
      </w:ins>
    </w:p>
    <w:p w14:paraId="36397522" w14:textId="77777777" w:rsidR="004C02EF" w:rsidRPr="00E77497" w:rsidRDefault="004C02EF" w:rsidP="00834A33">
      <w:pPr>
        <w:pStyle w:val="Alg4"/>
        <w:numPr>
          <w:ilvl w:val="0"/>
          <w:numId w:val="172"/>
        </w:numPr>
        <w:spacing w:after="120"/>
      </w:pPr>
      <w:r w:rsidRPr="00E77497">
        <w:t xml:space="preserve">Return </w:t>
      </w:r>
      <w:r w:rsidRPr="00E77497">
        <w:rPr>
          <w:i/>
        </w:rPr>
        <w:t>O</w:t>
      </w:r>
      <w:r w:rsidRPr="00E77497">
        <w:t>.</w:t>
      </w:r>
    </w:p>
    <w:p w14:paraId="554F71D7" w14:textId="77777777" w:rsidR="004C02EF" w:rsidRPr="00E77497" w:rsidRDefault="004C02EF" w:rsidP="004C02EF">
      <w:r w:rsidRPr="00E77497">
        <w:t>If an implementation defines a specific order of enumeration for the for-in statement, that same enumeration order must be used to order the list elements in step 3 of this algorithm.</w:t>
      </w:r>
    </w:p>
    <w:p w14:paraId="63CF32CC" w14:textId="77777777" w:rsidR="004C02EF" w:rsidRPr="00E77497" w:rsidRDefault="004C02EF" w:rsidP="004C02EF">
      <w:pPr>
        <w:pStyle w:val="40"/>
        <w:numPr>
          <w:ilvl w:val="0"/>
          <w:numId w:val="0"/>
        </w:numPr>
      </w:pPr>
      <w:r w:rsidRPr="00E77497">
        <w:t>15.2.3.8</w:t>
      </w:r>
      <w:r w:rsidRPr="00E77497">
        <w:tab/>
        <w:t>Object.seal ( O )</w:t>
      </w:r>
    </w:p>
    <w:p w14:paraId="1EDCB951" w14:textId="77777777" w:rsidR="004C02EF" w:rsidRPr="00E77497" w:rsidRDefault="004C02EF" w:rsidP="004C02EF">
      <w:r w:rsidRPr="00E77497">
        <w:t xml:space="preserve">When the </w:t>
      </w:r>
      <w:r w:rsidRPr="00E77497">
        <w:rPr>
          <w:b/>
        </w:rPr>
        <w:t>seal</w:t>
      </w:r>
      <w:r w:rsidRPr="00E77497">
        <w:t xml:space="preserve"> function is called, the following steps are taken:</w:t>
      </w:r>
    </w:p>
    <w:p w14:paraId="14BE1FE9" w14:textId="77777777" w:rsidR="004C02EF" w:rsidRPr="00E77497" w:rsidRDefault="004C02EF" w:rsidP="00834A33">
      <w:pPr>
        <w:pStyle w:val="Alg4"/>
        <w:numPr>
          <w:ilvl w:val="0"/>
          <w:numId w:val="173"/>
        </w:numPr>
      </w:pPr>
      <w:r w:rsidRPr="00E77497">
        <w:t>If Type(</w:t>
      </w:r>
      <w:r w:rsidRPr="00E77497">
        <w:rPr>
          <w:i/>
        </w:rPr>
        <w:t>O</w:t>
      </w:r>
      <w:r w:rsidRPr="00E77497">
        <w:t xml:space="preserve">) is not Object throw a </w:t>
      </w:r>
      <w:r w:rsidRPr="00E77497">
        <w:rPr>
          <w:b/>
        </w:rPr>
        <w:t xml:space="preserve">TypeError </w:t>
      </w:r>
      <w:r w:rsidRPr="00E77497">
        <w:t>exception.</w:t>
      </w:r>
    </w:p>
    <w:p w14:paraId="5CDAEC0F" w14:textId="77777777" w:rsidR="004C02EF" w:rsidRPr="00E77497" w:rsidRDefault="004C02EF" w:rsidP="00834A33">
      <w:pPr>
        <w:pStyle w:val="Alg4"/>
        <w:numPr>
          <w:ilvl w:val="0"/>
          <w:numId w:val="173"/>
        </w:numPr>
      </w:pPr>
      <w:r w:rsidRPr="00E77497">
        <w:t xml:space="preserve">For each named own property name </w:t>
      </w:r>
      <w:r w:rsidRPr="00E77497">
        <w:rPr>
          <w:i/>
        </w:rPr>
        <w:t>P</w:t>
      </w:r>
      <w:r w:rsidRPr="00E77497">
        <w:t xml:space="preserve"> of </w:t>
      </w:r>
      <w:r w:rsidRPr="00E77497">
        <w:rPr>
          <w:i/>
        </w:rPr>
        <w:t>O</w:t>
      </w:r>
      <w:r w:rsidRPr="00E77497">
        <w:t>,</w:t>
      </w:r>
    </w:p>
    <w:p w14:paraId="559EE10D" w14:textId="77777777" w:rsidR="004C02EF" w:rsidRPr="00E77497" w:rsidRDefault="004C02EF" w:rsidP="00834A33">
      <w:pPr>
        <w:pStyle w:val="Alg4"/>
        <w:numPr>
          <w:ilvl w:val="1"/>
          <w:numId w:val="173"/>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4B2C9540" w14:textId="77777777" w:rsidR="004C02EF" w:rsidRPr="00E77497" w:rsidRDefault="004C02EF" w:rsidP="00834A33">
      <w:pPr>
        <w:pStyle w:val="Alg4"/>
        <w:numPr>
          <w:ilvl w:val="1"/>
          <w:numId w:val="173"/>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086696D0" w14:textId="77777777" w:rsidR="00B33292" w:rsidRDefault="004C02EF" w:rsidP="00834A33">
      <w:pPr>
        <w:pStyle w:val="Alg4"/>
        <w:numPr>
          <w:ilvl w:val="1"/>
          <w:numId w:val="173"/>
        </w:numPr>
        <w:rPr>
          <w:ins w:id="25134" w:author="Rev 7 Allen Wirfs-Brock" w:date="2012-04-11T16:39:00Z"/>
        </w:rPr>
      </w:pPr>
      <w:del w:id="25135" w:author="Rev 7 Allen Wirfs-Brock" w:date="2012-04-11T16:39:00Z">
        <w:r w:rsidRPr="00E77497" w:rsidDel="00B33292">
          <w:delText xml:space="preserve">Call </w:delText>
        </w:r>
      </w:del>
      <w:ins w:id="25136" w:author="Rev 7 Allen Wirfs-Brock" w:date="2012-04-11T16:39:00Z">
        <w:r w:rsidR="00B33292">
          <w:t xml:space="preserve">Let </w:t>
        </w:r>
        <w:r w:rsidR="00B33292" w:rsidRPr="00B33292">
          <w:rPr>
            <w:i/>
          </w:rPr>
          <w:t>status</w:t>
        </w:r>
        <w:r w:rsidR="00B33292">
          <w:t xml:space="preserve"> be the result of calling</w:t>
        </w:r>
        <w:r w:rsidR="00B33292" w:rsidRPr="00E77497">
          <w:t xml:space="preserve"> </w:t>
        </w:r>
      </w:ins>
      <w:r w:rsidRPr="00E77497">
        <w:t xml:space="preserve">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ins w:id="25137" w:author="Rev 7 Allen Wirfs-Brock" w:date="2012-04-11T16:39:00Z">
        <w:r w:rsidR="00B33292">
          <w:t>.</w:t>
        </w:r>
      </w:ins>
    </w:p>
    <w:p w14:paraId="62B465E1" w14:textId="77777777" w:rsidR="004C02EF" w:rsidRPr="00E77497" w:rsidRDefault="00B33292" w:rsidP="00834A33">
      <w:pPr>
        <w:pStyle w:val="Alg4"/>
        <w:numPr>
          <w:ilvl w:val="1"/>
          <w:numId w:val="173"/>
        </w:numPr>
      </w:pPr>
      <w:ins w:id="25138" w:author="Rev 7 Allen Wirfs-Brock" w:date="2012-04-11T16:39:00Z">
        <w:r>
          <w:t>ReturnIfAbrupt(</w:t>
        </w:r>
        <w:r>
          <w:rPr>
            <w:i/>
          </w:rPr>
          <w:t>status</w:t>
        </w:r>
        <w:r>
          <w:t>)</w:t>
        </w:r>
      </w:ins>
      <w:r w:rsidR="004C02EF" w:rsidRPr="00E77497">
        <w:t>.</w:t>
      </w:r>
    </w:p>
    <w:p w14:paraId="3DB54B0B" w14:textId="77777777" w:rsidR="004C02EF" w:rsidRPr="00E77497" w:rsidRDefault="004C02EF" w:rsidP="00834A33">
      <w:pPr>
        <w:pStyle w:val="Alg4"/>
        <w:numPr>
          <w:ilvl w:val="0"/>
          <w:numId w:val="173"/>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6F0CCAD2" w14:textId="77777777"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14:paraId="58CDD4B9" w14:textId="77777777" w:rsidR="004C02EF" w:rsidRPr="00E77497" w:rsidRDefault="004C02EF" w:rsidP="004C02EF">
      <w:pPr>
        <w:pStyle w:val="40"/>
        <w:numPr>
          <w:ilvl w:val="0"/>
          <w:numId w:val="0"/>
        </w:numPr>
      </w:pPr>
      <w:r w:rsidRPr="00E77497">
        <w:t>15.2.3.9</w:t>
      </w:r>
      <w:r w:rsidRPr="00E77497">
        <w:tab/>
        <w:t>Object.freeze ( O )</w:t>
      </w:r>
    </w:p>
    <w:p w14:paraId="6B668F8D" w14:textId="77777777" w:rsidR="004C02EF" w:rsidRPr="00E77497" w:rsidRDefault="004C02EF" w:rsidP="004C02EF">
      <w:r w:rsidRPr="00E77497">
        <w:t xml:space="preserve">When the </w:t>
      </w:r>
      <w:r w:rsidRPr="00E77497">
        <w:rPr>
          <w:b/>
        </w:rPr>
        <w:t>freeze</w:t>
      </w:r>
      <w:r w:rsidRPr="00E77497">
        <w:t xml:space="preserve"> function is called, the following steps are taken:</w:t>
      </w:r>
    </w:p>
    <w:p w14:paraId="589E05F6" w14:textId="77777777" w:rsidR="004C02EF" w:rsidRPr="00E77497" w:rsidRDefault="004C02EF" w:rsidP="00834A33">
      <w:pPr>
        <w:pStyle w:val="Alg4"/>
        <w:numPr>
          <w:ilvl w:val="0"/>
          <w:numId w:val="174"/>
        </w:numPr>
      </w:pPr>
      <w:r w:rsidRPr="00E77497">
        <w:t>If Type(</w:t>
      </w:r>
      <w:r w:rsidRPr="00E77497">
        <w:rPr>
          <w:i/>
        </w:rPr>
        <w:t>O</w:t>
      </w:r>
      <w:r w:rsidRPr="00E77497">
        <w:t xml:space="preserve">) is not Object throw a </w:t>
      </w:r>
      <w:r w:rsidRPr="00E77497">
        <w:rPr>
          <w:b/>
        </w:rPr>
        <w:t xml:space="preserve">TypeError </w:t>
      </w:r>
      <w:r w:rsidRPr="00E77497">
        <w:t>exception.</w:t>
      </w:r>
    </w:p>
    <w:p w14:paraId="4157A461" w14:textId="77777777" w:rsidR="004C02EF" w:rsidRPr="00E77497" w:rsidRDefault="004C02EF" w:rsidP="00834A33">
      <w:pPr>
        <w:pStyle w:val="Alg4"/>
        <w:numPr>
          <w:ilvl w:val="0"/>
          <w:numId w:val="174"/>
        </w:numPr>
      </w:pPr>
      <w:r w:rsidRPr="00E77497">
        <w:t xml:space="preserve">For each named own property name </w:t>
      </w:r>
      <w:r w:rsidRPr="00E77497">
        <w:rPr>
          <w:i/>
        </w:rPr>
        <w:t>P</w:t>
      </w:r>
      <w:r w:rsidRPr="00E77497">
        <w:t xml:space="preserve"> of </w:t>
      </w:r>
      <w:r w:rsidRPr="00E77497">
        <w:rPr>
          <w:i/>
        </w:rPr>
        <w:t>O</w:t>
      </w:r>
      <w:r w:rsidRPr="00E77497">
        <w:t>,</w:t>
      </w:r>
    </w:p>
    <w:p w14:paraId="5A49FA4C" w14:textId="77777777" w:rsidR="004C02EF" w:rsidRPr="00E77497" w:rsidRDefault="004C02EF" w:rsidP="00834A33">
      <w:pPr>
        <w:pStyle w:val="Alg4"/>
        <w:numPr>
          <w:ilvl w:val="1"/>
          <w:numId w:val="174"/>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63142660" w14:textId="77777777" w:rsidR="004C02EF" w:rsidRPr="00E77497" w:rsidRDefault="004C02EF" w:rsidP="00834A33">
      <w:pPr>
        <w:pStyle w:val="Alg4"/>
        <w:numPr>
          <w:ilvl w:val="1"/>
          <w:numId w:val="174"/>
        </w:numPr>
      </w:pPr>
      <w:r w:rsidRPr="00E77497">
        <w:t>If IsDataDescriptor(</w:t>
      </w:r>
      <w:r w:rsidRPr="00E77497">
        <w:rPr>
          <w:i/>
        </w:rPr>
        <w:t>desc</w:t>
      </w:r>
      <w:r w:rsidRPr="00E77497">
        <w:t xml:space="preserve">) is </w:t>
      </w:r>
      <w:r w:rsidRPr="00E77497">
        <w:rPr>
          <w:b/>
        </w:rPr>
        <w:t>true</w:t>
      </w:r>
      <w:r w:rsidRPr="00E77497">
        <w:t>, then</w:t>
      </w:r>
    </w:p>
    <w:p w14:paraId="171118E1" w14:textId="77777777" w:rsidR="004C02EF" w:rsidRPr="00E77497" w:rsidRDefault="004C02EF" w:rsidP="00834A33">
      <w:pPr>
        <w:pStyle w:val="Alg4"/>
        <w:numPr>
          <w:ilvl w:val="2"/>
          <w:numId w:val="174"/>
        </w:numPr>
      </w:pPr>
      <w:r w:rsidRPr="00E77497">
        <w:t xml:space="preserve">If </w:t>
      </w:r>
      <w:r w:rsidRPr="00E77497">
        <w:rPr>
          <w:i/>
        </w:rPr>
        <w:t>desc</w:t>
      </w:r>
      <w:r w:rsidRPr="00E77497">
        <w:t xml:space="preserve">.[[Writable]] is </w:t>
      </w:r>
      <w:r w:rsidRPr="00E77497">
        <w:rPr>
          <w:b/>
        </w:rPr>
        <w:t>true</w:t>
      </w:r>
      <w:r w:rsidRPr="00E77497">
        <w:t xml:space="preserve">, set </w:t>
      </w:r>
      <w:r w:rsidRPr="00E77497">
        <w:rPr>
          <w:i/>
        </w:rPr>
        <w:t>desc</w:t>
      </w:r>
      <w:r w:rsidRPr="00E77497">
        <w:t xml:space="preserve">.[[Writable]] to </w:t>
      </w:r>
      <w:r w:rsidRPr="00E77497">
        <w:rPr>
          <w:b/>
        </w:rPr>
        <w:t>false</w:t>
      </w:r>
      <w:r w:rsidRPr="00E77497">
        <w:t>.</w:t>
      </w:r>
    </w:p>
    <w:p w14:paraId="05F427B7" w14:textId="77777777" w:rsidR="004C02EF" w:rsidRPr="00E77497" w:rsidRDefault="004C02EF" w:rsidP="00834A33">
      <w:pPr>
        <w:pStyle w:val="Alg4"/>
        <w:numPr>
          <w:ilvl w:val="1"/>
          <w:numId w:val="174"/>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02A43EE6" w14:textId="77777777" w:rsidR="004C02EF" w:rsidRPr="00E77497" w:rsidRDefault="004C02EF" w:rsidP="00834A33">
      <w:pPr>
        <w:pStyle w:val="Alg4"/>
        <w:numPr>
          <w:ilvl w:val="1"/>
          <w:numId w:val="174"/>
        </w:numPr>
      </w:pPr>
      <w:r w:rsidRPr="00E77497">
        <w:t xml:space="preserve">Call 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p>
    <w:p w14:paraId="720D9F7F" w14:textId="77777777" w:rsidR="00C048A4" w:rsidRPr="00E77497" w:rsidRDefault="00C048A4" w:rsidP="00C048A4">
      <w:pPr>
        <w:pStyle w:val="Alg4"/>
        <w:numPr>
          <w:ilvl w:val="1"/>
          <w:numId w:val="174"/>
        </w:numPr>
        <w:rPr>
          <w:ins w:id="25139" w:author="Rev 7 Allen Wirfs-Brock" w:date="2012-04-11T16:42:00Z"/>
        </w:rPr>
      </w:pPr>
      <w:ins w:id="25140" w:author="Rev 7 Allen Wirfs-Brock" w:date="2012-04-11T16:42:00Z">
        <w:r>
          <w:t>ReturnIfAbrupt(</w:t>
        </w:r>
        <w:r>
          <w:rPr>
            <w:i/>
          </w:rPr>
          <w:t>status</w:t>
        </w:r>
        <w:r>
          <w:t>)</w:t>
        </w:r>
        <w:r w:rsidRPr="00E77497">
          <w:t>.</w:t>
        </w:r>
      </w:ins>
    </w:p>
    <w:p w14:paraId="0FACAFD9" w14:textId="77777777" w:rsidR="004C02EF" w:rsidRPr="00E77497" w:rsidRDefault="004C02EF" w:rsidP="00834A33">
      <w:pPr>
        <w:pStyle w:val="Alg4"/>
        <w:numPr>
          <w:ilvl w:val="0"/>
          <w:numId w:val="174"/>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6EE2C0D1" w14:textId="77777777" w:rsidR="004C02EF" w:rsidRPr="00E77497" w:rsidRDefault="004C02EF" w:rsidP="00834A33">
      <w:pPr>
        <w:pStyle w:val="Alg4"/>
        <w:numPr>
          <w:ilvl w:val="0"/>
          <w:numId w:val="174"/>
        </w:numPr>
        <w:spacing w:after="120"/>
      </w:pPr>
      <w:r w:rsidRPr="00E77497">
        <w:t xml:space="preserve">Return </w:t>
      </w:r>
      <w:r w:rsidRPr="00E77497">
        <w:rPr>
          <w:i/>
        </w:rPr>
        <w:t>O</w:t>
      </w:r>
      <w:r w:rsidRPr="00E77497">
        <w:t>.</w:t>
      </w:r>
    </w:p>
    <w:p w14:paraId="0C0BF97B" w14:textId="77777777" w:rsidR="004C02EF" w:rsidRPr="00E77497" w:rsidRDefault="004C02EF" w:rsidP="004C02EF">
      <w:pPr>
        <w:pStyle w:val="40"/>
        <w:numPr>
          <w:ilvl w:val="0"/>
          <w:numId w:val="0"/>
        </w:numPr>
      </w:pPr>
      <w:r w:rsidRPr="00E77497">
        <w:t>15.2.3.10</w:t>
      </w:r>
      <w:r w:rsidRPr="00E77497">
        <w:tab/>
        <w:t>Object.preventExtensions ( O )</w:t>
      </w:r>
    </w:p>
    <w:p w14:paraId="426E985C" w14:textId="77777777" w:rsidR="004C02EF" w:rsidRPr="00E77497" w:rsidRDefault="004C02EF" w:rsidP="004C02EF">
      <w:r w:rsidRPr="00E77497">
        <w:t xml:space="preserve">When the </w:t>
      </w:r>
      <w:r w:rsidRPr="00E77497">
        <w:rPr>
          <w:b/>
        </w:rPr>
        <w:t>preventExtensions</w:t>
      </w:r>
      <w:r w:rsidRPr="00E77497">
        <w:t xml:space="preserve"> function is called, the following steps are taken:</w:t>
      </w:r>
    </w:p>
    <w:p w14:paraId="27D7CF80" w14:textId="77777777" w:rsidR="004C02EF" w:rsidRPr="00E77497" w:rsidRDefault="004C02EF" w:rsidP="00834A33">
      <w:pPr>
        <w:pStyle w:val="Alg4"/>
        <w:numPr>
          <w:ilvl w:val="0"/>
          <w:numId w:val="175"/>
        </w:numPr>
      </w:pPr>
      <w:r w:rsidRPr="00E77497">
        <w:t>If Type(</w:t>
      </w:r>
      <w:r w:rsidRPr="00E77497">
        <w:rPr>
          <w:i/>
        </w:rPr>
        <w:t>O</w:t>
      </w:r>
      <w:r w:rsidRPr="00E77497">
        <w:t xml:space="preserve">) is not Object throw a </w:t>
      </w:r>
      <w:r w:rsidRPr="00E77497">
        <w:rPr>
          <w:b/>
        </w:rPr>
        <w:t xml:space="preserve">TypeError </w:t>
      </w:r>
      <w:r w:rsidRPr="00E77497">
        <w:t>exception.</w:t>
      </w:r>
    </w:p>
    <w:p w14:paraId="1D401F51" w14:textId="77777777" w:rsidR="004C02EF" w:rsidRPr="00E77497" w:rsidRDefault="004C02EF" w:rsidP="00834A33">
      <w:pPr>
        <w:pStyle w:val="Alg4"/>
        <w:numPr>
          <w:ilvl w:val="0"/>
          <w:numId w:val="175"/>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3FFE3AA5" w14:textId="77777777" w:rsidR="004C02EF" w:rsidRPr="00E77497" w:rsidRDefault="004C02EF" w:rsidP="00834A33">
      <w:pPr>
        <w:pStyle w:val="Alg4"/>
        <w:numPr>
          <w:ilvl w:val="0"/>
          <w:numId w:val="175"/>
        </w:numPr>
        <w:spacing w:after="120"/>
      </w:pPr>
      <w:r w:rsidRPr="00E77497">
        <w:t xml:space="preserve">Return </w:t>
      </w:r>
      <w:r w:rsidRPr="00E77497">
        <w:rPr>
          <w:i/>
        </w:rPr>
        <w:t>O</w:t>
      </w:r>
      <w:r w:rsidRPr="00E77497">
        <w:t>.</w:t>
      </w:r>
    </w:p>
    <w:p w14:paraId="171CAC14" w14:textId="77777777" w:rsidR="004C02EF" w:rsidRPr="00E77497" w:rsidRDefault="004C02EF" w:rsidP="004C02EF">
      <w:pPr>
        <w:pStyle w:val="40"/>
        <w:numPr>
          <w:ilvl w:val="0"/>
          <w:numId w:val="0"/>
        </w:numPr>
      </w:pPr>
      <w:r w:rsidRPr="00E77497">
        <w:t>15.2.3.11</w:t>
      </w:r>
      <w:r w:rsidRPr="00E77497">
        <w:tab/>
        <w:t>Object.isSealed ( O )</w:t>
      </w:r>
    </w:p>
    <w:p w14:paraId="42023077" w14:textId="77777777" w:rsidR="004C02EF" w:rsidRPr="00E77497" w:rsidRDefault="004C02EF" w:rsidP="004C02E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690A1DB8" w14:textId="77777777" w:rsidR="004C02EF" w:rsidRPr="00E77497" w:rsidRDefault="004C02EF" w:rsidP="00834A33">
      <w:pPr>
        <w:pStyle w:val="Alg4"/>
        <w:numPr>
          <w:ilvl w:val="0"/>
          <w:numId w:val="176"/>
        </w:numPr>
      </w:pPr>
      <w:r w:rsidRPr="00E77497">
        <w:t>If Type(</w:t>
      </w:r>
      <w:r w:rsidRPr="00E77497">
        <w:rPr>
          <w:i/>
        </w:rPr>
        <w:t>O</w:t>
      </w:r>
      <w:r w:rsidRPr="00E77497">
        <w:t xml:space="preserve">) is not Object throw a </w:t>
      </w:r>
      <w:r w:rsidRPr="00E77497">
        <w:rPr>
          <w:b/>
        </w:rPr>
        <w:t xml:space="preserve">TypeError </w:t>
      </w:r>
      <w:r w:rsidRPr="00E77497">
        <w:t>exception.</w:t>
      </w:r>
    </w:p>
    <w:p w14:paraId="4423098A" w14:textId="77777777" w:rsidR="004C02EF" w:rsidRPr="00E77497" w:rsidRDefault="004C02EF" w:rsidP="00834A33">
      <w:pPr>
        <w:pStyle w:val="M4"/>
        <w:numPr>
          <w:ilvl w:val="0"/>
          <w:numId w:val="176"/>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0F31C9FA" w14:textId="77777777" w:rsidR="004C02EF" w:rsidRPr="00E77497" w:rsidRDefault="004C02EF" w:rsidP="00834A33">
      <w:pPr>
        <w:pStyle w:val="M4"/>
        <w:numPr>
          <w:ilvl w:val="1"/>
          <w:numId w:val="176"/>
        </w:numPr>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041E434E" w14:textId="77777777" w:rsidR="004C02EF" w:rsidRPr="00E77497" w:rsidRDefault="004C02EF" w:rsidP="00834A33">
      <w:pPr>
        <w:pStyle w:val="M4"/>
        <w:numPr>
          <w:ilvl w:val="1"/>
          <w:numId w:val="176"/>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1808C5C1" w14:textId="77777777" w:rsidR="004C02EF" w:rsidRPr="00E77497" w:rsidRDefault="004C02EF" w:rsidP="00834A33">
      <w:pPr>
        <w:pStyle w:val="M4"/>
        <w:numPr>
          <w:ilvl w:val="0"/>
          <w:numId w:val="176"/>
        </w:numPr>
        <w:contextualSpacing/>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23973C5B" w14:textId="77777777" w:rsidR="004C02EF" w:rsidRPr="00E77497" w:rsidRDefault="004C02EF" w:rsidP="00834A33">
      <w:pPr>
        <w:pStyle w:val="M4"/>
        <w:numPr>
          <w:ilvl w:val="0"/>
          <w:numId w:val="176"/>
        </w:numPr>
        <w:contextualSpacing/>
      </w:pPr>
      <w:r w:rsidRPr="00E77497">
        <w:t xml:space="preserve">Otherwise, return </w:t>
      </w:r>
      <w:r w:rsidRPr="00E77497">
        <w:rPr>
          <w:b/>
        </w:rPr>
        <w:t>false</w:t>
      </w:r>
      <w:r w:rsidRPr="00E77497">
        <w:t>.</w:t>
      </w:r>
    </w:p>
    <w:p w14:paraId="7BF32E38" w14:textId="77777777" w:rsidR="004C02EF" w:rsidRPr="00E77497" w:rsidRDefault="004C02EF" w:rsidP="004C02EF">
      <w:pPr>
        <w:pStyle w:val="40"/>
        <w:numPr>
          <w:ilvl w:val="0"/>
          <w:numId w:val="0"/>
        </w:numPr>
      </w:pPr>
      <w:r w:rsidRPr="00E77497">
        <w:t>15.2.3.12</w:t>
      </w:r>
      <w:r w:rsidRPr="00E77497">
        <w:tab/>
        <w:t>Object.isFrozen ( O )</w:t>
      </w:r>
    </w:p>
    <w:p w14:paraId="3B411F44" w14:textId="77777777" w:rsidR="004C02EF" w:rsidRPr="00E77497" w:rsidRDefault="004C02EF" w:rsidP="004C02E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4C595688" w14:textId="77777777" w:rsidR="004C02EF" w:rsidRPr="00E77497" w:rsidRDefault="004C02EF" w:rsidP="00834A33">
      <w:pPr>
        <w:pStyle w:val="Alg4"/>
        <w:numPr>
          <w:ilvl w:val="0"/>
          <w:numId w:val="177"/>
        </w:numPr>
      </w:pPr>
      <w:bookmarkStart w:id="25141" w:name="_Ref424534029"/>
      <w:bookmarkStart w:id="25142" w:name="_Toc472818912"/>
      <w:r w:rsidRPr="00E77497">
        <w:t>If Type(</w:t>
      </w:r>
      <w:r w:rsidRPr="00E77497">
        <w:rPr>
          <w:i/>
        </w:rPr>
        <w:t>O</w:t>
      </w:r>
      <w:r w:rsidRPr="00E77497">
        <w:t xml:space="preserve">) is not Object throw a </w:t>
      </w:r>
      <w:r w:rsidRPr="00E77497">
        <w:rPr>
          <w:b/>
        </w:rPr>
        <w:t xml:space="preserve">TypeError </w:t>
      </w:r>
      <w:r w:rsidRPr="00E77497">
        <w:t>exception.</w:t>
      </w:r>
    </w:p>
    <w:p w14:paraId="1A598FA7" w14:textId="77777777" w:rsidR="004C02EF" w:rsidRPr="00E77497" w:rsidRDefault="004C02EF" w:rsidP="00834A33">
      <w:pPr>
        <w:pStyle w:val="M4"/>
        <w:numPr>
          <w:ilvl w:val="0"/>
          <w:numId w:val="177"/>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78E8B0E3" w14:textId="77777777" w:rsidR="004C02EF" w:rsidRPr="00E77497" w:rsidRDefault="004C02EF" w:rsidP="00834A33">
      <w:pPr>
        <w:pStyle w:val="M4"/>
        <w:numPr>
          <w:ilvl w:val="1"/>
          <w:numId w:val="177"/>
        </w:numPr>
        <w:spacing w:after="0"/>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11D6EFA6" w14:textId="77777777" w:rsidR="004C02EF" w:rsidRPr="00E77497" w:rsidRDefault="004C02EF" w:rsidP="00834A33">
      <w:pPr>
        <w:pStyle w:val="Alg4"/>
        <w:numPr>
          <w:ilvl w:val="1"/>
          <w:numId w:val="177"/>
        </w:numPr>
        <w:contextualSpacing/>
      </w:pPr>
      <w:r w:rsidRPr="00E77497">
        <w:t>If IsDataDescriptor(</w:t>
      </w:r>
      <w:r w:rsidRPr="00E77497">
        <w:rPr>
          <w:i/>
        </w:rPr>
        <w:t>desc</w:t>
      </w:r>
      <w:r w:rsidRPr="00E77497">
        <w:t xml:space="preserve">) is </w:t>
      </w:r>
      <w:r w:rsidRPr="00E77497">
        <w:rPr>
          <w:b/>
        </w:rPr>
        <w:t>true</w:t>
      </w:r>
      <w:r w:rsidRPr="00E77497">
        <w:t xml:space="preserve"> then</w:t>
      </w:r>
    </w:p>
    <w:p w14:paraId="7DB47E74" w14:textId="77777777" w:rsidR="004C02EF" w:rsidRPr="00E77497" w:rsidRDefault="004C02EF" w:rsidP="00834A33">
      <w:pPr>
        <w:pStyle w:val="Alg4"/>
        <w:numPr>
          <w:ilvl w:val="2"/>
          <w:numId w:val="177"/>
        </w:numPr>
      </w:pPr>
      <w:r w:rsidRPr="00E77497">
        <w:t xml:space="preserve">If </w:t>
      </w:r>
      <w:r w:rsidRPr="00E77497">
        <w:rPr>
          <w:i/>
        </w:rPr>
        <w:t>desc</w:t>
      </w:r>
      <w:r w:rsidRPr="00E77497">
        <w:t xml:space="preserve">.[[Writable]] is </w:t>
      </w:r>
      <w:r w:rsidRPr="00E77497">
        <w:rPr>
          <w:b/>
        </w:rPr>
        <w:t>true</w:t>
      </w:r>
      <w:r w:rsidRPr="00E77497">
        <w:t xml:space="preserve">, return </w:t>
      </w:r>
      <w:r w:rsidRPr="00E77497">
        <w:rPr>
          <w:b/>
        </w:rPr>
        <w:t>false</w:t>
      </w:r>
      <w:r w:rsidRPr="00E77497">
        <w:t>.</w:t>
      </w:r>
    </w:p>
    <w:p w14:paraId="10642F77" w14:textId="77777777" w:rsidR="004C02EF" w:rsidRPr="00E77497" w:rsidRDefault="004C02EF" w:rsidP="00834A33">
      <w:pPr>
        <w:pStyle w:val="M4"/>
        <w:numPr>
          <w:ilvl w:val="1"/>
          <w:numId w:val="177"/>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6E7D9D81" w14:textId="77777777" w:rsidR="004C02EF" w:rsidRPr="00E77497" w:rsidRDefault="004C02EF" w:rsidP="00834A33">
      <w:pPr>
        <w:pStyle w:val="M4"/>
        <w:numPr>
          <w:ilvl w:val="0"/>
          <w:numId w:val="177"/>
        </w:numPr>
        <w:spacing w:after="0"/>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64103D52" w14:textId="77777777" w:rsidR="004C02EF" w:rsidRPr="00E77497" w:rsidRDefault="004C02EF" w:rsidP="00834A33">
      <w:pPr>
        <w:pStyle w:val="M4"/>
        <w:numPr>
          <w:ilvl w:val="0"/>
          <w:numId w:val="177"/>
        </w:numPr>
      </w:pPr>
      <w:r w:rsidRPr="00E77497">
        <w:t xml:space="preserve">Otherwise, return </w:t>
      </w:r>
      <w:r w:rsidRPr="00E77497">
        <w:rPr>
          <w:b/>
        </w:rPr>
        <w:t>false</w:t>
      </w:r>
      <w:r w:rsidRPr="00E77497">
        <w:t>.</w:t>
      </w:r>
    </w:p>
    <w:p w14:paraId="5E0D5C83" w14:textId="77777777" w:rsidR="004C02EF" w:rsidRPr="00E77497" w:rsidRDefault="004C02EF" w:rsidP="004C02EF">
      <w:pPr>
        <w:pStyle w:val="40"/>
        <w:numPr>
          <w:ilvl w:val="0"/>
          <w:numId w:val="0"/>
        </w:numPr>
      </w:pPr>
      <w:r w:rsidRPr="00E77497">
        <w:t>15.2.3.13</w:t>
      </w:r>
      <w:r w:rsidRPr="00E77497">
        <w:tab/>
        <w:t>Object.isExtensible ( O )</w:t>
      </w:r>
    </w:p>
    <w:p w14:paraId="41A2F2BE" w14:textId="77777777" w:rsidR="004C02EF" w:rsidRPr="00E77497" w:rsidRDefault="004C02EF" w:rsidP="004C02E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2347451B" w14:textId="77777777" w:rsidR="004C02EF" w:rsidRPr="00E77497" w:rsidRDefault="004C02EF" w:rsidP="00834A33">
      <w:pPr>
        <w:pStyle w:val="Alg4"/>
        <w:numPr>
          <w:ilvl w:val="0"/>
          <w:numId w:val="178"/>
        </w:numPr>
      </w:pPr>
      <w:r w:rsidRPr="00E77497">
        <w:t>If Type(</w:t>
      </w:r>
      <w:r w:rsidRPr="00E77497">
        <w:rPr>
          <w:i/>
        </w:rPr>
        <w:t>O</w:t>
      </w:r>
      <w:r w:rsidRPr="00E77497">
        <w:t xml:space="preserve">) is not Object throw a </w:t>
      </w:r>
      <w:r w:rsidRPr="00E77497">
        <w:rPr>
          <w:b/>
        </w:rPr>
        <w:t xml:space="preserve">TypeError </w:t>
      </w:r>
      <w:r w:rsidRPr="00E77497">
        <w:t>exception.</w:t>
      </w:r>
    </w:p>
    <w:p w14:paraId="0032EDBC" w14:textId="77777777" w:rsidR="004C02EF" w:rsidRPr="00E77497" w:rsidRDefault="004C02EF" w:rsidP="00834A33">
      <w:pPr>
        <w:pStyle w:val="Alg4"/>
        <w:numPr>
          <w:ilvl w:val="0"/>
          <w:numId w:val="178"/>
        </w:numPr>
        <w:spacing w:after="120"/>
      </w:pPr>
      <w:r w:rsidRPr="00E77497">
        <w:t xml:space="preserve">Return the Boolean value of the [[Extensible]] internal property of </w:t>
      </w:r>
      <w:r w:rsidRPr="00E77497">
        <w:rPr>
          <w:i/>
        </w:rPr>
        <w:t>O</w:t>
      </w:r>
      <w:r w:rsidRPr="00E77497">
        <w:t>.</w:t>
      </w:r>
    </w:p>
    <w:p w14:paraId="3CD6FF5E" w14:textId="77777777" w:rsidR="004C02EF" w:rsidRPr="00E77497" w:rsidRDefault="004C02EF" w:rsidP="004C02EF">
      <w:pPr>
        <w:pStyle w:val="40"/>
        <w:numPr>
          <w:ilvl w:val="0"/>
          <w:numId w:val="0"/>
        </w:numPr>
      </w:pPr>
      <w:r w:rsidRPr="00E77497">
        <w:t>15.2.3.14</w:t>
      </w:r>
      <w:r w:rsidRPr="00E77497">
        <w:tab/>
        <w:t>Object.keys ( O )</w:t>
      </w:r>
    </w:p>
    <w:p w14:paraId="1F0F8A3A" w14:textId="77777777" w:rsidR="004C02EF" w:rsidRPr="00E77497" w:rsidRDefault="004C02EF" w:rsidP="004C02E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3236831A" w14:textId="77777777" w:rsidR="004C02EF" w:rsidRPr="00E77497" w:rsidRDefault="004C02EF" w:rsidP="00834A33">
      <w:pPr>
        <w:pStyle w:val="Alg4"/>
        <w:numPr>
          <w:ilvl w:val="0"/>
          <w:numId w:val="179"/>
        </w:numPr>
      </w:pPr>
      <w:r w:rsidRPr="00E77497">
        <w:t>If the Type(</w:t>
      </w:r>
      <w:r w:rsidRPr="00E77497">
        <w:rPr>
          <w:i/>
        </w:rPr>
        <w:t>O</w:t>
      </w:r>
      <w:r w:rsidRPr="00E77497">
        <w:t xml:space="preserve">) is not Object, throw a </w:t>
      </w:r>
      <w:r w:rsidRPr="00E77497">
        <w:rPr>
          <w:b/>
        </w:rPr>
        <w:t>TypeError</w:t>
      </w:r>
      <w:r w:rsidRPr="00E77497">
        <w:t xml:space="preserve"> exception.</w:t>
      </w:r>
    </w:p>
    <w:p w14:paraId="7050407A" w14:textId="77777777" w:rsidR="004C02EF" w:rsidRPr="00E77497" w:rsidRDefault="004C02EF" w:rsidP="00834A33">
      <w:pPr>
        <w:pStyle w:val="Alg4"/>
        <w:numPr>
          <w:ilvl w:val="0"/>
          <w:numId w:val="179"/>
        </w:numPr>
      </w:pPr>
      <w:r w:rsidRPr="00E77497">
        <w:t xml:space="preserve">Let </w:t>
      </w:r>
      <w:r w:rsidRPr="00E77497">
        <w:rPr>
          <w:i/>
        </w:rPr>
        <w:t>n</w:t>
      </w:r>
      <w:r w:rsidRPr="00E77497">
        <w:t xml:space="preserve"> be the number of own enumerable properties of </w:t>
      </w:r>
      <w:r w:rsidRPr="00E77497">
        <w:rPr>
          <w:i/>
        </w:rPr>
        <w:t>O</w:t>
      </w:r>
    </w:p>
    <w:p w14:paraId="51C685D3" w14:textId="77777777" w:rsidR="004C02EF" w:rsidRPr="00E77497" w:rsidRDefault="004C02EF" w:rsidP="00834A33">
      <w:pPr>
        <w:pStyle w:val="Alg4"/>
        <w:numPr>
          <w:ilvl w:val="0"/>
          <w:numId w:val="179"/>
        </w:numPr>
      </w:pPr>
      <w:r w:rsidRPr="00E77497">
        <w:t xml:space="preserve">Let </w:t>
      </w:r>
      <w:r w:rsidRPr="00E77497">
        <w:rPr>
          <w:i/>
        </w:rPr>
        <w:t xml:space="preserve">array </w:t>
      </w:r>
      <w:r w:rsidRPr="00E77497">
        <w:t xml:space="preserve">be </w:t>
      </w:r>
      <w:ins w:id="25143" w:author="Rev 7 Allen Wirfs-Brock" w:date="2012-04-11T16:17:00Z">
        <w:r w:rsidR="00F44A1F">
          <w:t xml:space="preserve">the result of the </w:t>
        </w:r>
        <w:del w:id="25144" w:author="Rev 8 Allen Wirfs-Brock" w:date="2012-06-14T14:40:00Z">
          <w:r w:rsidR="00F44A1F" w:rsidDel="00D4543D">
            <w:delText>abstraction operation</w:delText>
          </w:r>
        </w:del>
      </w:ins>
      <w:ins w:id="25145" w:author="Rev 8 Allen Wirfs-Brock" w:date="2012-06-14T14:40:00Z">
        <w:r w:rsidR="00D4543D">
          <w:t>abstract operation</w:t>
        </w:r>
      </w:ins>
      <w:ins w:id="25146" w:author="Rev 7 Allen Wirfs-Brock" w:date="2012-04-11T16:17:00Z">
        <w:r w:rsidR="00F44A1F">
          <w:t xml:space="preserve"> ArrayCreate (15.4) with argument </w:t>
        </w:r>
        <w:r w:rsidR="00F44A1F" w:rsidRPr="00F44A1F">
          <w:rPr>
            <w:i/>
          </w:rPr>
          <w:t>n</w:t>
        </w:r>
      </w:ins>
      <w:del w:id="25147" w:author="Rev 7 Allen Wirfs-Brock" w:date="2012-04-11T16:17:00Z">
        <w:r w:rsidRPr="00E77497" w:rsidDel="00F44A1F">
          <w:delText xml:space="preserve">the result of creating a new Object as if by the expression </w:delText>
        </w:r>
        <w:r w:rsidRPr="00E77497" w:rsidDel="00F44A1F">
          <w:rPr>
            <w:rFonts w:ascii="Courier New" w:hAnsi="Courier New" w:cs="Courier New"/>
            <w:b/>
          </w:rPr>
          <w:delText xml:space="preserve">new Array(n)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4808D315" w14:textId="77777777" w:rsidR="004C02EF" w:rsidRPr="00E77497" w:rsidRDefault="004C02EF" w:rsidP="00834A33">
      <w:pPr>
        <w:pStyle w:val="Alg4"/>
        <w:numPr>
          <w:ilvl w:val="0"/>
          <w:numId w:val="179"/>
        </w:numPr>
      </w:pPr>
      <w:r w:rsidRPr="00E77497">
        <w:t xml:space="preserve">Let </w:t>
      </w:r>
      <w:r w:rsidRPr="00E77497">
        <w:rPr>
          <w:i/>
        </w:rPr>
        <w:t>index</w:t>
      </w:r>
      <w:r w:rsidRPr="00E77497">
        <w:t xml:space="preserve"> be 0.</w:t>
      </w:r>
    </w:p>
    <w:p w14:paraId="1596A7E5" w14:textId="77777777" w:rsidR="004C02EF" w:rsidRPr="00E77497" w:rsidRDefault="004C02EF" w:rsidP="00834A33">
      <w:pPr>
        <w:pStyle w:val="Alg4"/>
        <w:numPr>
          <w:ilvl w:val="0"/>
          <w:numId w:val="179"/>
        </w:numPr>
      </w:pPr>
      <w:r w:rsidRPr="00E77497">
        <w:t xml:space="preserve">For each own enumerable property of </w:t>
      </w:r>
      <w:r w:rsidRPr="00E77497">
        <w:rPr>
          <w:i/>
        </w:rPr>
        <w:t>O</w:t>
      </w:r>
      <w:r w:rsidRPr="00E77497">
        <w:t xml:space="preserve"> whose name String is </w:t>
      </w:r>
      <w:r w:rsidRPr="00E77497">
        <w:rPr>
          <w:i/>
        </w:rPr>
        <w:t>P</w:t>
      </w:r>
      <w:r w:rsidRPr="00E77497">
        <w:t xml:space="preserve"> </w:t>
      </w:r>
    </w:p>
    <w:p w14:paraId="4FB3B8CF" w14:textId="77777777" w:rsidR="004C02EF" w:rsidRPr="00E77497" w:rsidRDefault="004C02EF" w:rsidP="00834A33">
      <w:pPr>
        <w:pStyle w:val="Alg4"/>
        <w:numPr>
          <w:ilvl w:val="1"/>
          <w:numId w:val="179"/>
        </w:numPr>
      </w:pPr>
      <w:r w:rsidRPr="00E77497">
        <w:t xml:space="preserve">Call the [[DefineOwnProperty]] internal method of </w:t>
      </w:r>
      <w:r w:rsidRPr="00E77497">
        <w:rPr>
          <w:i/>
        </w:rPr>
        <w:t>array</w:t>
      </w:r>
      <w:r w:rsidRPr="00E77497">
        <w:t xml:space="preserve"> with arguments ToString(</w:t>
      </w:r>
      <w:r w:rsidRPr="00E77497">
        <w:rPr>
          <w:i/>
        </w:rPr>
        <w:t>index</w:t>
      </w:r>
      <w:r w:rsidRPr="00E77497">
        <w:t xml:space="preserve">), the PropertyDescriptor {[[Value]]: </w:t>
      </w:r>
      <w:r w:rsidRPr="00E77497">
        <w:rPr>
          <w:i/>
        </w:rPr>
        <w:t>P</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CC5B504" w14:textId="77777777" w:rsidR="004C02EF" w:rsidRPr="00E77497" w:rsidRDefault="004C02EF" w:rsidP="00834A33">
      <w:pPr>
        <w:pStyle w:val="Alg4"/>
        <w:numPr>
          <w:ilvl w:val="1"/>
          <w:numId w:val="179"/>
        </w:numPr>
      </w:pPr>
      <w:r w:rsidRPr="00E77497">
        <w:t xml:space="preserve">Increment </w:t>
      </w:r>
      <w:r w:rsidRPr="00E77497">
        <w:rPr>
          <w:i/>
        </w:rPr>
        <w:t>index</w:t>
      </w:r>
      <w:r w:rsidRPr="00E77497">
        <w:t xml:space="preserve"> by 1.</w:t>
      </w:r>
    </w:p>
    <w:p w14:paraId="07BE2FCD" w14:textId="77777777" w:rsidR="004C02EF" w:rsidRPr="00E77497" w:rsidRDefault="004C02EF" w:rsidP="00834A33">
      <w:pPr>
        <w:pStyle w:val="Alg4"/>
        <w:numPr>
          <w:ilvl w:val="0"/>
          <w:numId w:val="179"/>
        </w:numPr>
        <w:spacing w:after="120"/>
      </w:pPr>
      <w:r w:rsidRPr="00E77497">
        <w:t xml:space="preserve">Return </w:t>
      </w:r>
      <w:r w:rsidRPr="00E77497">
        <w:rPr>
          <w:i/>
        </w:rPr>
        <w:t>array</w:t>
      </w:r>
      <w:r w:rsidRPr="00E77497">
        <w:t>.</w:t>
      </w:r>
    </w:p>
    <w:p w14:paraId="263C7AAE" w14:textId="77777777" w:rsidR="004C02EF" w:rsidRPr="00E77497" w:rsidRDefault="004C02EF" w:rsidP="004C02EF">
      <w:r w:rsidRPr="00E77497">
        <w:t>If an implementation defines a specific order of enumeration for the for-in statement, that same enumeration order must be used in step 5 of this algorithm.</w:t>
      </w:r>
    </w:p>
    <w:p w14:paraId="793B2951" w14:textId="77777777" w:rsidR="002B7DB5" w:rsidRPr="00E77497" w:rsidDel="0095573C" w:rsidRDefault="002B7DB5" w:rsidP="002B7DB5">
      <w:pPr>
        <w:pStyle w:val="40"/>
        <w:numPr>
          <w:ilvl w:val="0"/>
          <w:numId w:val="0"/>
        </w:numPr>
        <w:rPr>
          <w:ins w:id="25148" w:author="Rev 7 Allen Wirfs-Brock" w:date="2012-05-04T10:57:00Z"/>
          <w:del w:id="25149" w:author="Rev 8 Allen Wirfs-Brock" w:date="2012-06-15T15:26:00Z"/>
        </w:rPr>
      </w:pPr>
      <w:bookmarkStart w:id="25150" w:name="_Toc235503490"/>
      <w:bookmarkStart w:id="25151" w:name="_Toc241509265"/>
      <w:bookmarkStart w:id="25152" w:name="_Toc244416752"/>
      <w:bookmarkStart w:id="25153" w:name="_Toc276631116"/>
      <w:ins w:id="25154" w:author="Rev 7 Allen Wirfs-Brock" w:date="2012-05-04T10:57:00Z">
        <w:del w:id="25155" w:author="Rev 8 Allen Wirfs-Brock" w:date="2012-06-15T15:26:00Z">
          <w:r w:rsidRPr="00E77497" w:rsidDel="0095573C">
            <w:delText>15.2.3.1</w:delText>
          </w:r>
          <w:r w:rsidDel="0095573C">
            <w:delText>5</w:delText>
          </w:r>
          <w:r w:rsidRPr="00E77497" w:rsidDel="0095573C">
            <w:tab/>
            <w:delText>Object.is</w:delText>
          </w:r>
          <w:r w:rsidDel="0095573C">
            <w:delText>Object</w:delText>
          </w:r>
          <w:r w:rsidRPr="00E77497" w:rsidDel="0095573C">
            <w:delText xml:space="preserve"> ( O )</w:delText>
          </w:r>
        </w:del>
      </w:ins>
    </w:p>
    <w:p w14:paraId="6DAD0CE6" w14:textId="77777777" w:rsidR="002B7DB5" w:rsidRPr="00E77497" w:rsidDel="0095573C" w:rsidRDefault="002B7DB5" w:rsidP="002B7DB5">
      <w:pPr>
        <w:rPr>
          <w:ins w:id="25156" w:author="Rev 7 Allen Wirfs-Brock" w:date="2012-05-04T10:57:00Z"/>
          <w:del w:id="25157" w:author="Rev 8 Allen Wirfs-Brock" w:date="2012-06-15T15:26:00Z"/>
        </w:rPr>
      </w:pPr>
      <w:ins w:id="25158" w:author="Rev 7 Allen Wirfs-Brock" w:date="2012-05-04T10:57:00Z">
        <w:del w:id="25159" w:author="Rev 8 Allen Wirfs-Brock" w:date="2012-06-15T15:26:00Z">
          <w:r w:rsidRPr="00E77497" w:rsidDel="0095573C">
            <w:delText xml:space="preserve">When the </w:delText>
          </w:r>
          <w:r w:rsidRPr="00E77497" w:rsidDel="0095573C">
            <w:rPr>
              <w:b/>
            </w:rPr>
            <w:delText>is</w:delText>
          </w:r>
          <w:r w:rsidDel="0095573C">
            <w:rPr>
              <w:b/>
            </w:rPr>
            <w:delText>Object</w:delText>
          </w:r>
          <w:r w:rsidRPr="00E77497" w:rsidDel="0095573C">
            <w:delText xml:space="preserve"> function is called with argument </w:delText>
          </w:r>
          <w:r w:rsidRPr="00E77497" w:rsidDel="0095573C">
            <w:rPr>
              <w:rFonts w:ascii="Times New Roman" w:hAnsi="Times New Roman"/>
              <w:i/>
            </w:rPr>
            <w:delText>O</w:delText>
          </w:r>
          <w:r w:rsidRPr="00E77497" w:rsidDel="0095573C">
            <w:delText>, the following steps are taken:</w:delText>
          </w:r>
        </w:del>
      </w:ins>
    </w:p>
    <w:p w14:paraId="22D4B2CA" w14:textId="77777777" w:rsidR="002B7DB5" w:rsidRPr="00E77497" w:rsidDel="0095573C" w:rsidRDefault="002B7DB5" w:rsidP="002B7DB5">
      <w:pPr>
        <w:pStyle w:val="Alg4"/>
        <w:numPr>
          <w:ilvl w:val="0"/>
          <w:numId w:val="811"/>
        </w:numPr>
        <w:rPr>
          <w:ins w:id="25160" w:author="Rev 7 Allen Wirfs-Brock" w:date="2012-05-04T10:57:00Z"/>
          <w:del w:id="25161" w:author="Rev 8 Allen Wirfs-Brock" w:date="2012-06-15T15:26:00Z"/>
        </w:rPr>
      </w:pPr>
      <w:ins w:id="25162" w:author="Rev 7 Allen Wirfs-Brock" w:date="2012-05-04T10:57:00Z">
        <w:del w:id="25163" w:author="Rev 8 Allen Wirfs-Brock" w:date="2012-06-15T15:26:00Z">
          <w:r w:rsidRPr="00E77497" w:rsidDel="0095573C">
            <w:delText>If Type(</w:delText>
          </w:r>
          <w:r w:rsidRPr="00E77497" w:rsidDel="0095573C">
            <w:rPr>
              <w:i/>
            </w:rPr>
            <w:delText>O</w:delText>
          </w:r>
          <w:r w:rsidRPr="00E77497" w:rsidDel="0095573C">
            <w:delText xml:space="preserve">) is Object </w:delText>
          </w:r>
        </w:del>
      </w:ins>
      <w:ins w:id="25164" w:author="Rev 7 Allen Wirfs-Brock" w:date="2012-05-04T10:58:00Z">
        <w:del w:id="25165" w:author="Rev 8 Allen Wirfs-Brock" w:date="2012-06-15T15:26:00Z">
          <w:r w:rsidDel="0095573C">
            <w:delText xml:space="preserve">return </w:delText>
          </w:r>
        </w:del>
      </w:ins>
      <w:ins w:id="25166" w:author="Rev 7 Allen Wirfs-Brock" w:date="2012-05-04T10:59:00Z">
        <w:del w:id="25167" w:author="Rev 8 Allen Wirfs-Brock" w:date="2012-06-15T15:26:00Z">
          <w:r w:rsidDel="0095573C">
            <w:rPr>
              <w:b/>
            </w:rPr>
            <w:delText>true</w:delText>
          </w:r>
        </w:del>
      </w:ins>
      <w:ins w:id="25168" w:author="Rev 7 Allen Wirfs-Brock" w:date="2012-05-04T10:57:00Z">
        <w:del w:id="25169" w:author="Rev 8 Allen Wirfs-Brock" w:date="2012-06-15T15:26:00Z">
          <w:r w:rsidRPr="00E77497" w:rsidDel="0095573C">
            <w:delText>.</w:delText>
          </w:r>
        </w:del>
      </w:ins>
    </w:p>
    <w:p w14:paraId="54DBC420" w14:textId="77777777" w:rsidR="002B7DB5" w:rsidRPr="00E77497" w:rsidDel="0095573C" w:rsidRDefault="002B7DB5" w:rsidP="002B7DB5">
      <w:pPr>
        <w:pStyle w:val="Alg4"/>
        <w:numPr>
          <w:ilvl w:val="0"/>
          <w:numId w:val="811"/>
        </w:numPr>
        <w:spacing w:after="120"/>
        <w:rPr>
          <w:ins w:id="25170" w:author="Rev 7 Allen Wirfs-Brock" w:date="2012-05-04T10:57:00Z"/>
          <w:del w:id="25171" w:author="Rev 8 Allen Wirfs-Brock" w:date="2012-06-15T15:26:00Z"/>
        </w:rPr>
      </w:pPr>
      <w:ins w:id="25172" w:author="Rev 7 Allen Wirfs-Brock" w:date="2012-05-04T10:57:00Z">
        <w:del w:id="25173" w:author="Rev 8 Allen Wirfs-Brock" w:date="2012-06-15T15:26:00Z">
          <w:r w:rsidRPr="00E77497" w:rsidDel="0095573C">
            <w:delText xml:space="preserve">Return </w:delText>
          </w:r>
        </w:del>
      </w:ins>
      <w:ins w:id="25174" w:author="Rev 7 Allen Wirfs-Brock" w:date="2012-05-04T10:59:00Z">
        <w:del w:id="25175" w:author="Rev 8 Allen Wirfs-Brock" w:date="2012-06-15T15:26:00Z">
          <w:r w:rsidRPr="002B7DB5" w:rsidDel="0095573C">
            <w:rPr>
              <w:b/>
            </w:rPr>
            <w:delText>false</w:delText>
          </w:r>
        </w:del>
      </w:ins>
      <w:ins w:id="25176" w:author="Rev 7 Allen Wirfs-Brock" w:date="2012-05-04T10:57:00Z">
        <w:del w:id="25177" w:author="Rev 8 Allen Wirfs-Brock" w:date="2012-06-15T15:26:00Z">
          <w:r w:rsidRPr="00E77497" w:rsidDel="0095573C">
            <w:delText>.</w:delText>
          </w:r>
        </w:del>
      </w:ins>
    </w:p>
    <w:p w14:paraId="0DFFEA2D" w14:textId="77777777" w:rsidR="004C02EF" w:rsidRPr="00E77497" w:rsidRDefault="004C02EF" w:rsidP="00B43482">
      <w:pPr>
        <w:pStyle w:val="30"/>
        <w:numPr>
          <w:ilvl w:val="0"/>
          <w:numId w:val="0"/>
        </w:numPr>
      </w:pPr>
      <w:bookmarkStart w:id="25178" w:name="_Toc329528848"/>
      <w:r w:rsidRPr="00E77497">
        <w:t>15.2.4</w:t>
      </w:r>
      <w:r w:rsidRPr="00E77497">
        <w:tab/>
        <w:t>Properties of the Object Prototype Objec</w:t>
      </w:r>
      <w:bookmarkEnd w:id="25088"/>
      <w:bookmarkEnd w:id="25089"/>
      <w:bookmarkEnd w:id="25090"/>
      <w:bookmarkEnd w:id="25091"/>
      <w:r w:rsidRPr="00E77497">
        <w:t>t</w:t>
      </w:r>
      <w:bookmarkEnd w:id="25141"/>
      <w:bookmarkEnd w:id="25142"/>
      <w:bookmarkEnd w:id="25150"/>
      <w:bookmarkEnd w:id="25151"/>
      <w:bookmarkEnd w:id="25152"/>
      <w:bookmarkEnd w:id="25153"/>
      <w:bookmarkEnd w:id="25178"/>
    </w:p>
    <w:p w14:paraId="2DC77F10" w14:textId="77777777" w:rsidR="004C02EF" w:rsidRPr="00E77497" w:rsidRDefault="004C02EF" w:rsidP="004C02EF">
      <w:r w:rsidRPr="00E77497">
        <w:t xml:space="preserve">The value of the [[Prototype]] internal property of the Object prototype object is </w:t>
      </w:r>
      <w:r w:rsidRPr="00E77497">
        <w:rPr>
          <w:b/>
        </w:rPr>
        <w:t>null</w:t>
      </w:r>
      <w:del w:id="25179" w:author="Allen Wirfs-Brock" w:date="2011-07-02T13:25:00Z">
        <w:r w:rsidRPr="00E77497" w:rsidDel="008962D8">
          <w:delText xml:space="preserve">, the value of the [[Class]] internal property is </w:delText>
        </w:r>
        <w:r w:rsidRPr="00E77497" w:rsidDel="008962D8">
          <w:rPr>
            <w:rFonts w:ascii="Courier New" w:hAnsi="Courier New"/>
            <w:b/>
          </w:rPr>
          <w:delText>"Object"</w:delText>
        </w:r>
        <w:r w:rsidRPr="00E77497" w:rsidDel="008962D8">
          <w:delText>,</w:delText>
        </w:r>
      </w:del>
      <w:r w:rsidRPr="00E77497">
        <w:t xml:space="preserve"> and the initial value of the [[Extensible]] internal property is </w:t>
      </w:r>
      <w:r w:rsidRPr="00E77497">
        <w:rPr>
          <w:b/>
        </w:rPr>
        <w:t>true</w:t>
      </w:r>
      <w:r w:rsidRPr="00E77497">
        <w:t>.</w:t>
      </w:r>
      <w:bookmarkStart w:id="25180" w:name="_Toc385672264"/>
      <w:bookmarkStart w:id="25181" w:name="_Toc393690378"/>
    </w:p>
    <w:p w14:paraId="596263ED" w14:textId="77777777" w:rsidR="004C02EF" w:rsidRPr="00E77497" w:rsidRDefault="004C02EF" w:rsidP="004C02EF">
      <w:pPr>
        <w:pStyle w:val="40"/>
        <w:numPr>
          <w:ilvl w:val="0"/>
          <w:numId w:val="0"/>
        </w:numPr>
      </w:pPr>
      <w:r w:rsidRPr="00E77497">
        <w:t>15.2.4.1</w:t>
      </w:r>
      <w:r w:rsidRPr="00E77497">
        <w:tab/>
        <w:t>Object.prototype.constructo</w:t>
      </w:r>
      <w:bookmarkEnd w:id="25180"/>
      <w:bookmarkEnd w:id="25181"/>
      <w:r w:rsidRPr="00E77497">
        <w:t>r</w:t>
      </w:r>
    </w:p>
    <w:p w14:paraId="2EA05025" w14:textId="77777777"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25182" w:name="_Toc385672265"/>
      <w:bookmarkStart w:id="25183" w:name="_Toc393690379"/>
    </w:p>
    <w:p w14:paraId="572F5523" w14:textId="77777777" w:rsidR="004C02EF" w:rsidRPr="00E77497" w:rsidRDefault="004C02EF" w:rsidP="004C02EF">
      <w:pPr>
        <w:pStyle w:val="40"/>
        <w:numPr>
          <w:ilvl w:val="0"/>
          <w:numId w:val="0"/>
        </w:numPr>
      </w:pPr>
      <w:bookmarkStart w:id="25184" w:name="_Ref455974300"/>
      <w:r w:rsidRPr="00E77497">
        <w:t>15.2.4.2</w:t>
      </w:r>
      <w:r w:rsidRPr="00E77497">
        <w:tab/>
        <w:t>Object.prototype.toString</w:t>
      </w:r>
      <w:bookmarkEnd w:id="25182"/>
      <w:bookmarkEnd w:id="25183"/>
      <w:r w:rsidRPr="00E77497">
        <w:t xml:space="preserve"> ( )</w:t>
      </w:r>
      <w:bookmarkEnd w:id="25184"/>
    </w:p>
    <w:p w14:paraId="4DE1F44F" w14:textId="77777777"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14:paraId="7066574F"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14:paraId="21305F06"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14:paraId="57BA1D41" w14:textId="77777777" w:rsidR="004C02EF" w:rsidRPr="00E77497" w:rsidRDefault="004C02EF" w:rsidP="00834A33">
      <w:pPr>
        <w:pStyle w:val="Alg4"/>
        <w:numPr>
          <w:ilvl w:val="0"/>
          <w:numId w:val="180"/>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1A0129AC" w14:textId="77777777" w:rsidR="00236470" w:rsidRPr="00E77497" w:rsidRDefault="00236470" w:rsidP="00834A33">
      <w:pPr>
        <w:pStyle w:val="Alg4"/>
        <w:numPr>
          <w:ilvl w:val="0"/>
          <w:numId w:val="180"/>
        </w:numPr>
        <w:rPr>
          <w:ins w:id="25185" w:author="Allen Wirfs-Brock" w:date="2011-07-02T13:47:00Z"/>
        </w:rPr>
      </w:pPr>
      <w:ins w:id="25186" w:author="Allen Wirfs-Brock" w:date="2011-07-02T13:47:00Z">
        <w:r w:rsidRPr="00E77497">
          <w:t xml:space="preserve">If </w:t>
        </w:r>
        <w:r w:rsidRPr="00E77497">
          <w:rPr>
            <w:i/>
          </w:rPr>
          <w:t>O</w:t>
        </w:r>
        <w:r w:rsidRPr="00E77497">
          <w:t xml:space="preserve"> has </w:t>
        </w:r>
        <w:del w:id="25187" w:author="Rev 3 Allen Wirfs-Brock" w:date="2011-09-07T15:25:00Z">
          <w:r w:rsidRPr="00E77497" w:rsidDel="00FE434F">
            <w:delText>one of the internal properties</w:delText>
          </w:r>
        </w:del>
      </w:ins>
      <w:ins w:id="25188" w:author="Rev 3 Allen Wirfs-Brock" w:date="2011-09-07T15:25:00Z">
        <w:r w:rsidR="00FE434F" w:rsidRPr="00E77497">
          <w:t>a [[NativeBrand]] internal property</w:t>
        </w:r>
      </w:ins>
      <w:ins w:id="25189" w:author="Allen Wirfs-Brock" w:date="2011-07-02T13:47:00Z">
        <w:del w:id="25190" w:author="Rev 3 Allen Wirfs-Brock" w:date="2011-09-07T15:26:00Z">
          <w:r w:rsidRPr="00E77497" w:rsidDel="00FE434F">
            <w:delText xml:space="preserve"> listed in Table 23</w:delText>
          </w:r>
        </w:del>
        <w:r w:rsidRPr="00E77497">
          <w:t xml:space="preserve">, let </w:t>
        </w:r>
        <w:r w:rsidRPr="00E77497">
          <w:rPr>
            <w:i/>
          </w:rPr>
          <w:t>tag</w:t>
        </w:r>
        <w:r w:rsidRPr="00E77497">
          <w:t xml:space="preserve"> be the corresponding value from the </w:t>
        </w:r>
        <w:del w:id="25191" w:author="Rev 3 Allen Wirfs-Brock" w:date="2011-09-07T15:26:00Z">
          <w:r w:rsidRPr="00E77497" w:rsidDel="00FE434F">
            <w:delText>t</w:delText>
          </w:r>
        </w:del>
      </w:ins>
      <w:ins w:id="25192" w:author="Rev 8 Allen Wirfs-Brock" w:date="2012-06-13T12:56:00Z">
        <w:r w:rsidR="00676727">
          <w:fldChar w:fldCharType="begin"/>
        </w:r>
        <w:r w:rsidR="00676727">
          <w:instrText xml:space="preserve"> REF _Ref327355520 \h </w:instrText>
        </w:r>
      </w:ins>
      <w:r w:rsidR="00676727">
        <w:fldChar w:fldCharType="separate"/>
      </w:r>
      <w:ins w:id="25193" w:author="Rev 8 Allen Wirfs-Brock" w:date="2012-06-15T19:42:00Z">
        <w:r w:rsidR="00606E07">
          <w:t xml:space="preserve">Table </w:t>
        </w:r>
        <w:r w:rsidR="00606E07">
          <w:rPr>
            <w:noProof/>
          </w:rPr>
          <w:t>27</w:t>
        </w:r>
      </w:ins>
      <w:ins w:id="25194" w:author="Rev 8 Allen Wirfs-Brock" w:date="2012-06-13T12:56:00Z">
        <w:r w:rsidR="00676727">
          <w:fldChar w:fldCharType="end"/>
        </w:r>
      </w:ins>
      <w:ins w:id="25195" w:author="Allen Wirfs-Brock" w:date="2011-07-02T13:47:00Z">
        <w:r w:rsidRPr="00E77497">
          <w:t>.</w:t>
        </w:r>
      </w:ins>
    </w:p>
    <w:p w14:paraId="39A863E8" w14:textId="77777777" w:rsidR="00973154" w:rsidRDefault="00973154" w:rsidP="00834A33">
      <w:pPr>
        <w:pStyle w:val="Alg4"/>
        <w:numPr>
          <w:ilvl w:val="0"/>
          <w:numId w:val="180"/>
        </w:numPr>
        <w:rPr>
          <w:ins w:id="25196" w:author="Rev 6 Allen Wirfs-Brock" w:date="2012-01-28T08:48:00Z"/>
        </w:rPr>
      </w:pPr>
      <w:commentRangeStart w:id="25197"/>
      <w:ins w:id="25198" w:author="Rev 6 Allen Wirfs-Brock" w:date="2012-01-28T08:48:00Z">
        <w:r w:rsidRPr="00973154">
          <w:t xml:space="preserve">Else if </w:t>
        </w:r>
        <w:r w:rsidRPr="00973154">
          <w:rPr>
            <w:i/>
          </w:rPr>
          <w:t>O</w:t>
        </w:r>
        <w:r w:rsidRPr="00973154">
          <w:t xml:space="preserve"> is a host object, let </w:t>
        </w:r>
        <w:r w:rsidRPr="00973154">
          <w:rPr>
            <w:i/>
          </w:rPr>
          <w:t>tag</w:t>
        </w:r>
        <w:r w:rsidRPr="00973154">
          <w:t xml:space="preserve"> be an implementation defined string value. This value may not be</w:t>
        </w:r>
        <w:r>
          <w:rPr>
            <w:rFonts w:ascii="Courier New" w:hAnsi="Courier New" w:cs="Courier New"/>
            <w:b/>
          </w:rPr>
          <w:t xml:space="preserve"> </w:t>
        </w:r>
        <w:r w:rsidRPr="00E77497">
          <w:rPr>
            <w:rFonts w:ascii="Courier New" w:hAnsi="Courier New" w:cs="Courier New"/>
            <w:b/>
          </w:rPr>
          <w:t>"Array"</w:t>
        </w:r>
        <w:r w:rsidRPr="00E77497">
          <w:t xml:space="preserve">, </w:t>
        </w:r>
        <w:r w:rsidRPr="00E77497">
          <w:rPr>
            <w:rFonts w:ascii="Courier New" w:hAnsi="Courier New" w:cs="Courier New"/>
            <w:b/>
          </w:rPr>
          <w:t>"Boolean"</w:t>
        </w:r>
        <w:r w:rsidRPr="00E77497">
          <w:t xml:space="preserve">, </w:t>
        </w:r>
        <w:r w:rsidRPr="00E77497">
          <w:rPr>
            <w:rFonts w:ascii="Courier New" w:hAnsi="Courier New" w:cs="Courier New"/>
            <w:b/>
          </w:rPr>
          <w:t>"Date"</w:t>
        </w:r>
        <w:r w:rsidRPr="00E77497">
          <w:t xml:space="preserve">, </w:t>
        </w:r>
        <w:r w:rsidRPr="00E77497">
          <w:rPr>
            <w:rFonts w:ascii="Courier New" w:hAnsi="Courier New" w:cs="Courier New"/>
            <w:b/>
          </w:rPr>
          <w:t>"Error"</w:t>
        </w:r>
        <w:r w:rsidRPr="00E77497">
          <w:t xml:space="preserve">, </w:t>
        </w:r>
        <w:r w:rsidRPr="00E77497">
          <w:rPr>
            <w:rFonts w:ascii="Courier New" w:hAnsi="Courier New" w:cs="Courier New"/>
            <w:b/>
          </w:rPr>
          <w:t>"Function"</w:t>
        </w:r>
        <w:r w:rsidRPr="00E77497">
          <w:t xml:space="preserve">, </w:t>
        </w:r>
        <w:r w:rsidRPr="00E77497">
          <w:rPr>
            <w:rFonts w:ascii="Courier New" w:hAnsi="Courier New" w:cs="Courier New"/>
            <w:b/>
          </w:rPr>
          <w:t>"JSON"</w:t>
        </w:r>
        <w:r w:rsidRPr="00E77497">
          <w:t xml:space="preserve">, </w:t>
        </w:r>
        <w:r w:rsidRPr="00E77497">
          <w:rPr>
            <w:rFonts w:ascii="Courier New" w:hAnsi="Courier New" w:cs="Courier New"/>
            <w:b/>
          </w:rPr>
          <w:t>"Math"</w:t>
        </w:r>
        <w:r w:rsidRPr="00E77497">
          <w:t xml:space="preserve">, </w:t>
        </w:r>
        <w:r w:rsidRPr="00E77497">
          <w:rPr>
            <w:rFonts w:ascii="Courier New" w:hAnsi="Courier New" w:cs="Courier New"/>
            <w:b/>
          </w:rPr>
          <w:t>"Number"</w:t>
        </w:r>
        <w:r w:rsidRPr="00E77497">
          <w:t xml:space="preserve">, </w:t>
        </w:r>
        <w:r w:rsidRPr="00E77497">
          <w:rPr>
            <w:rFonts w:ascii="Courier New" w:hAnsi="Courier New" w:cs="Courier New"/>
            <w:b/>
          </w:rPr>
          <w:t>"Object"</w:t>
        </w:r>
        <w:r w:rsidRPr="00E77497">
          <w:t xml:space="preserve">, </w:t>
        </w:r>
        <w:r w:rsidRPr="00E77497">
          <w:rPr>
            <w:rFonts w:ascii="Courier New" w:hAnsi="Courier New" w:cs="Courier New"/>
            <w:b/>
          </w:rPr>
          <w:t>"RegExp"</w:t>
        </w:r>
        <w:r w:rsidRPr="00E77497">
          <w:t xml:space="preserve">, </w:t>
        </w:r>
      </w:ins>
      <w:ins w:id="25199" w:author="Rev 6 Allen Wirfs-Brock" w:date="2012-01-28T08:49:00Z">
        <w:r>
          <w:t>or</w:t>
        </w:r>
      </w:ins>
      <w:ins w:id="25200" w:author="Rev 6 Allen Wirfs-Brock" w:date="2012-01-28T08:48:00Z">
        <w:r w:rsidRPr="00E77497">
          <w:t xml:space="preserve"> </w:t>
        </w:r>
        <w:r w:rsidRPr="00E77497">
          <w:rPr>
            <w:rFonts w:ascii="Courier New" w:hAnsi="Courier New" w:cs="Courier New"/>
            <w:b/>
          </w:rPr>
          <w:t>"String"</w:t>
        </w:r>
        <w:r w:rsidRPr="00E77497">
          <w:t>.</w:t>
        </w:r>
      </w:ins>
      <w:commentRangeEnd w:id="25197"/>
      <w:r w:rsidR="004D1030">
        <w:rPr>
          <w:rStyle w:val="af3"/>
          <w:rFonts w:ascii="Arial" w:eastAsia="MS Mincho" w:hAnsi="Arial"/>
          <w:spacing w:val="0"/>
          <w:lang w:eastAsia="ja-JP"/>
        </w:rPr>
        <w:commentReference w:id="25197"/>
      </w:r>
    </w:p>
    <w:p w14:paraId="0C0D8C82" w14:textId="77777777" w:rsidR="004C02EF" w:rsidRPr="00E77497" w:rsidRDefault="00236470" w:rsidP="00834A33">
      <w:pPr>
        <w:pStyle w:val="Alg4"/>
        <w:numPr>
          <w:ilvl w:val="0"/>
          <w:numId w:val="180"/>
        </w:numPr>
      </w:pPr>
      <w:ins w:id="25201" w:author="Allen Wirfs-Brock" w:date="2011-07-02T13:48:00Z">
        <w:r w:rsidRPr="00E77497">
          <w:t xml:space="preserve">Else, </w:t>
        </w:r>
      </w:ins>
      <w:del w:id="25202" w:author="Allen Wirfs-Brock" w:date="2011-07-02T13:49:00Z">
        <w:r w:rsidR="004C02EF" w:rsidRPr="00E77497" w:rsidDel="00236470">
          <w:delText xml:space="preserve">Let </w:delText>
        </w:r>
      </w:del>
      <w:ins w:id="25203" w:author="Allen Wirfs-Brock" w:date="2011-07-02T13:49:00Z">
        <w:r w:rsidRPr="00E77497">
          <w:t xml:space="preserve">let </w:t>
        </w:r>
      </w:ins>
      <w:del w:id="25204" w:author="Allen Wirfs-Brock" w:date="2011-07-02T13:35:00Z">
        <w:r w:rsidR="004C02EF" w:rsidRPr="00E77497" w:rsidDel="005761C4">
          <w:rPr>
            <w:i/>
          </w:rPr>
          <w:delText>class</w:delText>
        </w:r>
        <w:r w:rsidR="004C02EF" w:rsidRPr="00E77497" w:rsidDel="005761C4">
          <w:delText xml:space="preserve"> </w:delText>
        </w:r>
      </w:del>
      <w:ins w:id="25205" w:author="Allen Wirfs-Brock" w:date="2011-07-02T13:35:00Z">
        <w:r w:rsidR="005761C4" w:rsidRPr="00E77497">
          <w:rPr>
            <w:i/>
          </w:rPr>
          <w:t>tag</w:t>
        </w:r>
        <w:r w:rsidR="005761C4" w:rsidRPr="00E77497">
          <w:t xml:space="preserve"> </w:t>
        </w:r>
      </w:ins>
      <w:r w:rsidR="004C02EF" w:rsidRPr="00E77497">
        <w:t xml:space="preserve">be the </w:t>
      </w:r>
      <w:ins w:id="25206" w:author="Allen Wirfs-Brock" w:date="2011-07-02T13:49:00Z">
        <w:r w:rsidRPr="00E77497">
          <w:t xml:space="preserve">string </w:t>
        </w:r>
      </w:ins>
      <w:r w:rsidR="004C02EF" w:rsidRPr="00E77497">
        <w:t xml:space="preserve">value </w:t>
      </w:r>
      <w:ins w:id="25207" w:author="Allen Wirfs-Brock" w:date="2011-07-02T13:49:00Z">
        <w:r w:rsidRPr="00E77497">
          <w:rPr>
            <w:rFonts w:ascii="Courier New" w:hAnsi="Courier New"/>
            <w:b/>
          </w:rPr>
          <w:t>"Object"</w:t>
        </w:r>
      </w:ins>
      <w:del w:id="25208" w:author="Allen Wirfs-Brock" w:date="2011-07-02T13:49:00Z">
        <w:r w:rsidR="004C02EF" w:rsidRPr="00E77497" w:rsidDel="00236470">
          <w:delText xml:space="preserve">of the [[Class]] internal property of </w:delText>
        </w:r>
        <w:r w:rsidR="004C02EF" w:rsidRPr="00E77497" w:rsidDel="00236470">
          <w:rPr>
            <w:i/>
          </w:rPr>
          <w:delText>O</w:delText>
        </w:r>
      </w:del>
      <w:r w:rsidR="004C02EF" w:rsidRPr="00E77497">
        <w:t>.</w:t>
      </w:r>
    </w:p>
    <w:p w14:paraId="7ED406CD" w14:textId="77777777" w:rsidR="004C02EF" w:rsidRPr="00E77497" w:rsidRDefault="004C02EF" w:rsidP="00834A33">
      <w:pPr>
        <w:pStyle w:val="Alg4"/>
        <w:numPr>
          <w:ilvl w:val="0"/>
          <w:numId w:val="180"/>
        </w:numPr>
        <w:spacing w:after="220"/>
        <w:rPr>
          <w:ins w:id="25209" w:author="Allen Wirfs-Brock" w:date="2011-07-02T13:34:00Z"/>
        </w:rPr>
      </w:pPr>
      <w:r w:rsidRPr="00E77497">
        <w:t xml:space="preserve">Return the String value that is the result of concatenating the three Strings </w:t>
      </w:r>
      <w:r w:rsidRPr="00E77497">
        <w:rPr>
          <w:rFonts w:ascii="Courier New" w:hAnsi="Courier New"/>
          <w:b/>
        </w:rPr>
        <w:t>"[object "</w:t>
      </w:r>
      <w:r w:rsidRPr="00E77497">
        <w:t xml:space="preserve">, </w:t>
      </w:r>
      <w:del w:id="25210" w:author="Allen Wirfs-Brock" w:date="2011-07-02T13:35:00Z">
        <w:r w:rsidRPr="00E77497" w:rsidDel="005761C4">
          <w:rPr>
            <w:i/>
          </w:rPr>
          <w:delText>class</w:delText>
        </w:r>
      </w:del>
      <w:ins w:id="25211" w:author="Allen Wirfs-Brock" w:date="2011-07-02T13:35:00Z">
        <w:r w:rsidR="005761C4" w:rsidRPr="00E77497">
          <w:rPr>
            <w:i/>
          </w:rPr>
          <w:t>tag</w:t>
        </w:r>
      </w:ins>
      <w:r w:rsidRPr="00E77497">
        <w:t xml:space="preserve">, and </w:t>
      </w:r>
      <w:r w:rsidRPr="00E77497">
        <w:rPr>
          <w:rFonts w:ascii="Courier New" w:hAnsi="Courier New"/>
          <w:b/>
        </w:rPr>
        <w:t>"]"</w:t>
      </w:r>
      <w:r w:rsidRPr="00E77497">
        <w:t>.</w:t>
      </w:r>
    </w:p>
    <w:p w14:paraId="2715F3CA" w14:textId="77777777" w:rsidR="005761C4" w:rsidRPr="00E77497" w:rsidRDefault="00676727" w:rsidP="00643AF2">
      <w:pPr>
        <w:pStyle w:val="Tabletitle"/>
        <w:rPr>
          <w:ins w:id="25212" w:author="Allen Wirfs-Brock" w:date="2011-07-02T13:35:00Z"/>
          <w:rFonts w:eastAsia="Arial Unicode MS"/>
        </w:rPr>
      </w:pPr>
      <w:bookmarkStart w:id="25213" w:name="_Ref327355520"/>
      <w:ins w:id="25214" w:author="Rev 8 Allen Wirfs-Brock" w:date="2012-06-13T12:56:00Z">
        <w:r>
          <w:t xml:space="preserve">Table </w:t>
        </w:r>
        <w:r>
          <w:fldChar w:fldCharType="begin"/>
        </w:r>
        <w:r>
          <w:instrText xml:space="preserve"> SEQ Table \* ARABIC </w:instrText>
        </w:r>
      </w:ins>
      <w:r>
        <w:fldChar w:fldCharType="separate"/>
      </w:r>
      <w:ins w:id="25215" w:author="Rev 8 Allen Wirfs-Brock" w:date="2012-06-15T19:42:00Z">
        <w:r w:rsidR="00606E07">
          <w:rPr>
            <w:noProof/>
          </w:rPr>
          <w:t>27</w:t>
        </w:r>
      </w:ins>
      <w:ins w:id="25216" w:author="Rev 8 Allen Wirfs-Brock" w:date="2012-06-13T12:56:00Z">
        <w:r>
          <w:fldChar w:fldCharType="end"/>
        </w:r>
      </w:ins>
      <w:bookmarkEnd w:id="25213"/>
      <w:ins w:id="25217" w:author="Allen Wirfs-Brock" w:date="2011-07-02T13:35:00Z">
        <w:r w:rsidR="005761C4" w:rsidRPr="00E77497">
          <w:rPr>
            <w:rFonts w:eastAsia="Arial Unicode MS"/>
          </w:rPr>
          <w:t xml:space="preserve"> — </w:t>
        </w:r>
      </w:ins>
      <w:ins w:id="25218" w:author="Allen Wirfs-Brock" w:date="2011-07-02T13:47:00Z">
        <w:r w:rsidR="00236470" w:rsidRPr="00E77497">
          <w:t>T</w:t>
        </w:r>
      </w:ins>
      <w:ins w:id="25219" w:author="Allen Wirfs-Brock" w:date="2011-07-02T13:46:00Z">
        <w:r w:rsidR="00236470" w:rsidRPr="00E77497">
          <w:t xml:space="preserve">ags for Classified </w:t>
        </w:r>
        <w:del w:id="25220" w:author="Rev 9 Allen Wirfs-Brock" w:date="2012-07-07T17:35:00Z">
          <w:r w:rsidR="00236470" w:rsidRPr="00E77497" w:rsidDel="00EB2682">
            <w:delText>Native</w:delText>
          </w:r>
        </w:del>
      </w:ins>
      <w:ins w:id="25221" w:author="Rev 9 Allen Wirfs-Brock" w:date="2012-07-07T17:35:00Z">
        <w:r w:rsidR="00EB2682">
          <w:t>Starndard</w:t>
        </w:r>
      </w:ins>
      <w:ins w:id="25222" w:author="Allen Wirfs-Brock" w:date="2011-07-02T13:46:00Z">
        <w:r w:rsidR="00236470" w:rsidRPr="00E77497">
          <w:t xml:space="preserve"> Objects</w:t>
        </w:r>
      </w:ins>
    </w:p>
    <w:tbl>
      <w:tblPr>
        <w:tblW w:w="3560" w:type="dxa"/>
        <w:tblInd w:w="3333" w:type="dxa"/>
        <w:tblLook w:val="04A0" w:firstRow="1" w:lastRow="0" w:firstColumn="1" w:lastColumn="0" w:noHBand="0" w:noVBand="1"/>
      </w:tblPr>
      <w:tblGrid>
        <w:gridCol w:w="2695"/>
        <w:gridCol w:w="2256"/>
      </w:tblGrid>
      <w:tr w:rsidR="005761C4" w:rsidRPr="00E77497" w14:paraId="10208C3F" w14:textId="77777777" w:rsidTr="0027695A">
        <w:trPr>
          <w:trHeight w:val="124"/>
          <w:ins w:id="25223"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1036560A" w14:textId="77777777" w:rsidR="005761C4" w:rsidRPr="00E77497" w:rsidRDefault="005761C4" w:rsidP="005761C4">
            <w:pPr>
              <w:keepNext/>
              <w:spacing w:after="0"/>
              <w:jc w:val="center"/>
              <w:rPr>
                <w:ins w:id="25224" w:author="Allen Wirfs-Brock" w:date="2011-07-02T13:35:00Z"/>
                <w:b/>
              </w:rPr>
            </w:pPr>
            <w:ins w:id="25225" w:author="Allen Wirfs-Brock" w:date="2011-07-02T13:35:00Z">
              <w:del w:id="25226" w:author="Rev 3 Allen Wirfs-Brock" w:date="2011-09-07T15:26:00Z">
                <w:r w:rsidRPr="00E77497" w:rsidDel="00FE434F">
                  <w:rPr>
                    <w:b/>
                  </w:rPr>
                  <w:delText>Internal Property</w:delText>
                </w:r>
              </w:del>
            </w:ins>
            <w:ins w:id="25227" w:author="Rev 3 Allen Wirfs-Brock" w:date="2011-09-07T15:26:00Z">
              <w:r w:rsidR="00FE434F" w:rsidRPr="00E77497">
                <w:rPr>
                  <w:b/>
                </w:rPr>
                <w:t>[[NativeBrand]] Value</w:t>
              </w:r>
            </w:ins>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0F8F8651" w14:textId="77777777" w:rsidR="005761C4" w:rsidRPr="00E77497" w:rsidRDefault="005761C4" w:rsidP="005761C4">
            <w:pPr>
              <w:keepNext/>
              <w:spacing w:after="0"/>
              <w:jc w:val="center"/>
              <w:rPr>
                <w:ins w:id="25228" w:author="Allen Wirfs-Brock" w:date="2011-07-02T13:35:00Z"/>
                <w:b/>
              </w:rPr>
            </w:pPr>
            <w:ins w:id="25229" w:author="Allen Wirfs-Brock" w:date="2011-07-02T13:35:00Z">
              <w:r w:rsidRPr="00E77497">
                <w:rPr>
                  <w:b/>
                  <w:i/>
                </w:rPr>
                <w:t>tag</w:t>
              </w:r>
              <w:r w:rsidRPr="00E77497">
                <w:rPr>
                  <w:b/>
                </w:rPr>
                <w:t xml:space="preserve"> Value</w:t>
              </w:r>
            </w:ins>
          </w:p>
        </w:tc>
      </w:tr>
      <w:tr w:rsidR="005761C4" w:rsidRPr="00E77497" w14:paraId="303FFFFC" w14:textId="77777777" w:rsidTr="0027695A">
        <w:trPr>
          <w:trHeight w:val="124"/>
          <w:ins w:id="25230"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4BB116EA" w14:textId="77777777" w:rsidR="005761C4" w:rsidRPr="00E77497" w:rsidRDefault="005761C4" w:rsidP="005761C4">
            <w:pPr>
              <w:keepNext/>
              <w:spacing w:after="0"/>
              <w:jc w:val="left"/>
              <w:rPr>
                <w:ins w:id="25231" w:author="Allen Wirfs-Brock" w:date="2011-07-02T13:38:00Z"/>
              </w:rPr>
            </w:pPr>
            <w:ins w:id="25232" w:author="Allen Wirfs-Brock" w:date="2011-07-02T13:38:00Z">
              <w:del w:id="25233" w:author="Rev 3 Allen Wirfs-Brock" w:date="2011-09-07T15:26:00Z">
                <w:r w:rsidRPr="00E77497" w:rsidDel="00FE434F">
                  <w:delText>[[IsFunction]]</w:delText>
                </w:r>
              </w:del>
            </w:ins>
            <w:ins w:id="25234" w:author="Rev 3 Allen Wirfs-Brock" w:date="2011-09-07T15:26:00Z">
              <w:r w:rsidR="00FE434F" w:rsidRPr="00E77497">
                <w:t>NativeFunction</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63C8FA87" w14:textId="77777777" w:rsidR="005761C4" w:rsidRPr="00E77497" w:rsidRDefault="005761C4" w:rsidP="005761C4">
            <w:pPr>
              <w:keepNext/>
              <w:spacing w:after="0"/>
              <w:jc w:val="left"/>
              <w:rPr>
                <w:ins w:id="25235" w:author="Allen Wirfs-Brock" w:date="2011-07-02T13:38:00Z"/>
                <w:b/>
              </w:rPr>
            </w:pPr>
            <w:ins w:id="25236" w:author="Allen Wirfs-Brock" w:date="2011-07-02T13:39:00Z">
              <w:r w:rsidRPr="00E77497">
                <w:rPr>
                  <w:rFonts w:ascii="Courier New" w:hAnsi="Courier New"/>
                  <w:b/>
                </w:rPr>
                <w:t>"</w:t>
              </w:r>
            </w:ins>
            <w:ins w:id="25237" w:author="Allen Wirfs-Brock" w:date="2011-07-02T13:40:00Z">
              <w:r w:rsidRPr="00E77497">
                <w:rPr>
                  <w:rFonts w:ascii="Courier New" w:hAnsi="Courier New"/>
                  <w:b/>
                </w:rPr>
                <w:t>Function</w:t>
              </w:r>
            </w:ins>
            <w:ins w:id="25238" w:author="Allen Wirfs-Brock" w:date="2011-07-02T13:39:00Z">
              <w:r w:rsidRPr="00E77497">
                <w:rPr>
                  <w:rFonts w:ascii="Courier New" w:hAnsi="Courier New"/>
                  <w:b/>
                </w:rPr>
                <w:t>"</w:t>
              </w:r>
            </w:ins>
          </w:p>
        </w:tc>
      </w:tr>
      <w:tr w:rsidR="005761C4" w:rsidRPr="00E77497" w14:paraId="68F041F0" w14:textId="77777777" w:rsidTr="0027695A">
        <w:trPr>
          <w:trHeight w:val="124"/>
          <w:ins w:id="25239"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224C3274" w14:textId="77777777" w:rsidR="005761C4" w:rsidRPr="00E77497" w:rsidRDefault="00FE434F" w:rsidP="005761C4">
            <w:pPr>
              <w:keepNext/>
              <w:spacing w:after="0"/>
              <w:jc w:val="left"/>
              <w:rPr>
                <w:ins w:id="25240" w:author="Allen Wirfs-Brock" w:date="2011-07-02T13:38:00Z"/>
              </w:rPr>
            </w:pPr>
            <w:ins w:id="25241" w:author="Rev 3 Allen Wirfs-Brock" w:date="2011-09-07T15:27:00Z">
              <w:r w:rsidRPr="00E77497">
                <w:t>Native</w:t>
              </w:r>
            </w:ins>
            <w:ins w:id="25242" w:author="Allen Wirfs-Brock" w:date="2011-07-02T13:38:00Z">
              <w:del w:id="25243" w:author="Rev 3 Allen Wirfs-Brock" w:date="2011-09-07T15:27:00Z">
                <w:r w:rsidR="005761C4" w:rsidRPr="00E77497" w:rsidDel="00FE434F">
                  <w:delText>[[Is</w:delText>
                </w:r>
              </w:del>
              <w:r w:rsidR="005761C4" w:rsidRPr="00E77497">
                <w:t>Array</w:t>
              </w:r>
              <w:del w:id="25244" w:author="Rev 3 Allen Wirfs-Brock" w:date="2011-09-07T15:27:00Z">
                <w:r w:rsidR="005761C4"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60383FB1" w14:textId="77777777" w:rsidR="005761C4" w:rsidRPr="00E77497" w:rsidRDefault="005761C4" w:rsidP="005761C4">
            <w:pPr>
              <w:keepNext/>
              <w:spacing w:after="0"/>
              <w:jc w:val="left"/>
              <w:rPr>
                <w:ins w:id="25245" w:author="Allen Wirfs-Brock" w:date="2011-07-02T13:38:00Z"/>
                <w:b/>
              </w:rPr>
            </w:pPr>
            <w:ins w:id="25246" w:author="Allen Wirfs-Brock" w:date="2011-07-02T13:40:00Z">
              <w:r w:rsidRPr="00E77497">
                <w:rPr>
                  <w:rFonts w:ascii="Courier New" w:hAnsi="Courier New"/>
                  <w:b/>
                </w:rPr>
                <w:t>"Array"</w:t>
              </w:r>
            </w:ins>
          </w:p>
        </w:tc>
      </w:tr>
      <w:tr w:rsidR="005761C4" w:rsidRPr="00E77497" w14:paraId="6939A80F" w14:textId="77777777" w:rsidTr="0027695A">
        <w:trPr>
          <w:trHeight w:val="124"/>
          <w:ins w:id="25247"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641E8FD1" w14:textId="77777777" w:rsidR="005761C4" w:rsidRPr="00E77497" w:rsidRDefault="005761C4" w:rsidP="00FE434F">
            <w:pPr>
              <w:keepNext/>
              <w:spacing w:after="0"/>
              <w:jc w:val="left"/>
              <w:rPr>
                <w:ins w:id="25248" w:author="Allen Wirfs-Brock" w:date="2011-07-02T13:38:00Z"/>
              </w:rPr>
            </w:pPr>
            <w:ins w:id="25249" w:author="Allen Wirfs-Brock" w:date="2011-07-02T13:38:00Z">
              <w:del w:id="25250" w:author="Rev 3 Allen Wirfs-Brock" w:date="2011-09-07T15:27:00Z">
                <w:r w:rsidRPr="00E77497" w:rsidDel="00FE434F">
                  <w:delText>[[Is</w:delText>
                </w:r>
              </w:del>
              <w:r w:rsidRPr="00E77497">
                <w:t>String</w:t>
              </w:r>
              <w:del w:id="25251" w:author="Rev 3 Allen Wirfs-Brock" w:date="2011-09-07T15:27:00Z">
                <w:r w:rsidRPr="00E77497" w:rsidDel="00FE434F">
                  <w:delText>]]</w:delText>
                </w:r>
              </w:del>
            </w:ins>
            <w:ins w:id="25252" w:author="Rev 3 Allen Wirfs-Brock" w:date="2011-09-07T15:27:00Z">
              <w:r w:rsidR="00FE434F" w:rsidRPr="00E77497">
                <w:t>Wrapper</w:t>
              </w:r>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038039E5" w14:textId="77777777" w:rsidR="005761C4" w:rsidRPr="00E77497" w:rsidRDefault="005761C4" w:rsidP="005761C4">
            <w:pPr>
              <w:keepNext/>
              <w:spacing w:after="0"/>
              <w:jc w:val="left"/>
              <w:rPr>
                <w:ins w:id="25253" w:author="Allen Wirfs-Brock" w:date="2011-07-02T13:38:00Z"/>
                <w:b/>
              </w:rPr>
            </w:pPr>
            <w:ins w:id="25254" w:author="Allen Wirfs-Brock" w:date="2011-07-02T13:40:00Z">
              <w:r w:rsidRPr="00E77497">
                <w:rPr>
                  <w:rFonts w:ascii="Courier New" w:hAnsi="Courier New"/>
                  <w:b/>
                </w:rPr>
                <w:t>"String"</w:t>
              </w:r>
            </w:ins>
          </w:p>
        </w:tc>
      </w:tr>
      <w:tr w:rsidR="005761C4" w:rsidRPr="00E77497" w14:paraId="023ED44B" w14:textId="77777777" w:rsidTr="0027695A">
        <w:trPr>
          <w:trHeight w:val="124"/>
          <w:ins w:id="25255"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63F1252F" w14:textId="77777777" w:rsidR="005761C4" w:rsidRPr="00E77497" w:rsidRDefault="005761C4" w:rsidP="005761C4">
            <w:pPr>
              <w:keepNext/>
              <w:spacing w:after="0"/>
              <w:jc w:val="left"/>
              <w:rPr>
                <w:ins w:id="25256" w:author="Allen Wirfs-Brock" w:date="2011-07-02T13:38:00Z"/>
              </w:rPr>
            </w:pPr>
            <w:ins w:id="25257" w:author="Allen Wirfs-Brock" w:date="2011-07-02T13:38:00Z">
              <w:del w:id="25258" w:author="Rev 3 Allen Wirfs-Brock" w:date="2011-09-07T15:28:00Z">
                <w:r w:rsidRPr="00E77497" w:rsidDel="00FE434F">
                  <w:delText>[[Is</w:delText>
                </w:r>
              </w:del>
              <w:r w:rsidRPr="00E77497">
                <w:t>Boolean</w:t>
              </w:r>
            </w:ins>
            <w:ins w:id="25259" w:author="Rev 3 Allen Wirfs-Brock" w:date="2011-09-07T15:27:00Z">
              <w:r w:rsidR="00FE434F" w:rsidRPr="00E77497">
                <w:t>Wrapper</w:t>
              </w:r>
            </w:ins>
            <w:ins w:id="25260" w:author="Allen Wirfs-Brock" w:date="2011-07-02T13:38:00Z">
              <w:del w:id="25261" w:author="Rev 3 Allen Wirfs-Brock" w:date="2011-09-07T15:27:00Z">
                <w:r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352C5ED5" w14:textId="77777777" w:rsidR="005761C4" w:rsidRPr="00E77497" w:rsidRDefault="005761C4" w:rsidP="005761C4">
            <w:pPr>
              <w:keepNext/>
              <w:spacing w:after="0"/>
              <w:jc w:val="left"/>
              <w:rPr>
                <w:ins w:id="25262" w:author="Allen Wirfs-Brock" w:date="2011-07-02T13:38:00Z"/>
                <w:b/>
              </w:rPr>
            </w:pPr>
            <w:ins w:id="25263" w:author="Allen Wirfs-Brock" w:date="2011-07-02T13:40:00Z">
              <w:r w:rsidRPr="00E77497">
                <w:rPr>
                  <w:rFonts w:ascii="Courier New" w:hAnsi="Courier New"/>
                  <w:b/>
                </w:rPr>
                <w:t>"Boolean"</w:t>
              </w:r>
            </w:ins>
          </w:p>
        </w:tc>
      </w:tr>
      <w:tr w:rsidR="005761C4" w:rsidRPr="00E77497" w14:paraId="171BCCA7" w14:textId="77777777" w:rsidTr="0027695A">
        <w:trPr>
          <w:trHeight w:val="124"/>
          <w:ins w:id="25264"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3F62FC97" w14:textId="77777777" w:rsidR="005761C4" w:rsidRPr="00E77497" w:rsidRDefault="005761C4" w:rsidP="005761C4">
            <w:pPr>
              <w:keepNext/>
              <w:spacing w:after="0"/>
              <w:jc w:val="left"/>
              <w:rPr>
                <w:ins w:id="25265" w:author="Allen Wirfs-Brock" w:date="2011-07-02T13:38:00Z"/>
              </w:rPr>
            </w:pPr>
            <w:ins w:id="25266" w:author="Allen Wirfs-Brock" w:date="2011-07-02T13:38:00Z">
              <w:del w:id="25267" w:author="Rev 3 Allen Wirfs-Brock" w:date="2011-09-07T15:28:00Z">
                <w:r w:rsidRPr="00E77497" w:rsidDel="00FE434F">
                  <w:delText>[[Is</w:delText>
                </w:r>
              </w:del>
              <w:r w:rsidRPr="00E77497">
                <w:t>Number</w:t>
              </w:r>
            </w:ins>
            <w:ins w:id="25268" w:author="Rev 3 Allen Wirfs-Brock" w:date="2011-09-07T15:28:00Z">
              <w:r w:rsidR="00FE434F" w:rsidRPr="00E77497">
                <w:t>Wrapper</w:t>
              </w:r>
            </w:ins>
            <w:ins w:id="25269" w:author="Allen Wirfs-Brock" w:date="2011-07-02T13:38:00Z">
              <w:del w:id="25270" w:author="Rev 3 Allen Wirfs-Brock" w:date="2011-09-07T15:28:00Z">
                <w:r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5381014D" w14:textId="77777777" w:rsidR="005761C4" w:rsidRPr="00E77497" w:rsidRDefault="005761C4" w:rsidP="005761C4">
            <w:pPr>
              <w:keepNext/>
              <w:spacing w:after="0"/>
              <w:jc w:val="left"/>
              <w:rPr>
                <w:ins w:id="25271" w:author="Allen Wirfs-Brock" w:date="2011-07-02T13:38:00Z"/>
                <w:b/>
              </w:rPr>
            </w:pPr>
            <w:ins w:id="25272" w:author="Allen Wirfs-Brock" w:date="2011-07-02T13:40:00Z">
              <w:r w:rsidRPr="00E77497">
                <w:rPr>
                  <w:rFonts w:ascii="Courier New" w:hAnsi="Courier New"/>
                  <w:b/>
                </w:rPr>
                <w:t>"</w:t>
              </w:r>
            </w:ins>
            <w:ins w:id="25273" w:author="Allen Wirfs-Brock" w:date="2011-07-02T13:41:00Z">
              <w:r w:rsidRPr="00E77497">
                <w:rPr>
                  <w:rFonts w:ascii="Courier New" w:hAnsi="Courier New"/>
                  <w:b/>
                </w:rPr>
                <w:t>Number</w:t>
              </w:r>
            </w:ins>
            <w:ins w:id="25274" w:author="Allen Wirfs-Brock" w:date="2011-07-02T13:40:00Z">
              <w:r w:rsidRPr="00E77497">
                <w:rPr>
                  <w:rFonts w:ascii="Courier New" w:hAnsi="Courier New"/>
                  <w:b/>
                </w:rPr>
                <w:t>"</w:t>
              </w:r>
            </w:ins>
          </w:p>
        </w:tc>
      </w:tr>
      <w:tr w:rsidR="005761C4" w:rsidRPr="00E77497" w14:paraId="2CE3FFB4" w14:textId="77777777" w:rsidTr="0027695A">
        <w:trPr>
          <w:trHeight w:val="124"/>
          <w:ins w:id="25275" w:author="Allen Wirfs-Brock" w:date="2011-07-02T13:38:00Z"/>
        </w:trPr>
        <w:tc>
          <w:tcPr>
            <w:tcW w:w="1890" w:type="dxa"/>
            <w:tcBorders>
              <w:top w:val="single" w:sz="8" w:space="0" w:color="auto"/>
              <w:left w:val="single" w:sz="8" w:space="0" w:color="auto"/>
              <w:bottom w:val="single" w:sz="8" w:space="0" w:color="auto"/>
              <w:right w:val="single" w:sz="8" w:space="0" w:color="000000"/>
            </w:tcBorders>
            <w:shd w:val="clear" w:color="000000" w:fill="auto"/>
          </w:tcPr>
          <w:p w14:paraId="2086E8CE" w14:textId="77777777" w:rsidR="005761C4" w:rsidRPr="00E77497" w:rsidRDefault="00FE434F" w:rsidP="005761C4">
            <w:pPr>
              <w:keepNext/>
              <w:spacing w:after="0"/>
              <w:jc w:val="left"/>
              <w:rPr>
                <w:ins w:id="25276" w:author="Allen Wirfs-Brock" w:date="2011-07-02T13:38:00Z"/>
              </w:rPr>
            </w:pPr>
            <w:ins w:id="25277" w:author="Rev 3 Allen Wirfs-Brock" w:date="2011-09-07T15:28:00Z">
              <w:r w:rsidRPr="00E77497">
                <w:t>Native</w:t>
              </w:r>
            </w:ins>
            <w:ins w:id="25278" w:author="Allen Wirfs-Brock" w:date="2011-07-02T13:38:00Z">
              <w:del w:id="25279" w:author="Rev 3 Allen Wirfs-Brock" w:date="2011-09-07T15:28:00Z">
                <w:r w:rsidR="005761C4" w:rsidRPr="00E77497" w:rsidDel="00FE434F">
                  <w:delText>[[Is</w:delText>
                </w:r>
              </w:del>
              <w:r w:rsidR="005761C4" w:rsidRPr="00E77497">
                <w:t>Math</w:t>
              </w:r>
              <w:del w:id="25280" w:author="Rev 3 Allen Wirfs-Brock" w:date="2011-09-07T15:28:00Z">
                <w:r w:rsidR="005761C4"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729DDAE9" w14:textId="77777777" w:rsidR="005761C4" w:rsidRPr="00E77497" w:rsidRDefault="005761C4" w:rsidP="005761C4">
            <w:pPr>
              <w:keepNext/>
              <w:spacing w:after="0"/>
              <w:jc w:val="left"/>
              <w:rPr>
                <w:ins w:id="25281" w:author="Allen Wirfs-Brock" w:date="2011-07-02T13:38:00Z"/>
                <w:b/>
              </w:rPr>
            </w:pPr>
            <w:ins w:id="25282" w:author="Allen Wirfs-Brock" w:date="2011-07-02T13:41:00Z">
              <w:r w:rsidRPr="00E77497">
                <w:rPr>
                  <w:rFonts w:ascii="Courier New" w:hAnsi="Courier New"/>
                  <w:b/>
                </w:rPr>
                <w:t>"Math"</w:t>
              </w:r>
            </w:ins>
          </w:p>
        </w:tc>
      </w:tr>
      <w:tr w:rsidR="005761C4" w:rsidRPr="00E77497" w14:paraId="399D48BF" w14:textId="77777777" w:rsidTr="0027695A">
        <w:trPr>
          <w:trHeight w:val="124"/>
          <w:ins w:id="25283"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41D554F6" w14:textId="77777777" w:rsidR="005761C4" w:rsidRPr="00E77497" w:rsidRDefault="00FE434F" w:rsidP="005761C4">
            <w:pPr>
              <w:keepNext/>
              <w:spacing w:after="0"/>
              <w:jc w:val="left"/>
              <w:rPr>
                <w:ins w:id="25284" w:author="Allen Wirfs-Brock" w:date="2011-07-02T13:35:00Z"/>
              </w:rPr>
            </w:pPr>
            <w:ins w:id="25285" w:author="Rev 3 Allen Wirfs-Brock" w:date="2011-09-07T15:28:00Z">
              <w:r w:rsidRPr="00E77497">
                <w:t>Native</w:t>
              </w:r>
            </w:ins>
            <w:ins w:id="25286" w:author="Allen Wirfs-Brock" w:date="2011-07-02T13:38:00Z">
              <w:del w:id="25287" w:author="Rev 3 Allen Wirfs-Brock" w:date="2011-09-07T15:28:00Z">
                <w:r w:rsidR="005761C4" w:rsidRPr="00E77497" w:rsidDel="00FE434F">
                  <w:delText>[[Is</w:delText>
                </w:r>
              </w:del>
              <w:r w:rsidR="005761C4" w:rsidRPr="00E77497">
                <w:t>Date</w:t>
              </w:r>
              <w:del w:id="25288" w:author="Rev 3 Allen Wirfs-Brock" w:date="2011-09-07T15:29:00Z">
                <w:r w:rsidR="005761C4" w:rsidRPr="00E77497" w:rsidDel="00FE434F">
                  <w:delText>]]</w:delText>
                </w:r>
              </w:del>
            </w:ins>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30294087" w14:textId="77777777" w:rsidR="005761C4" w:rsidRPr="00E77497" w:rsidRDefault="005761C4" w:rsidP="005761C4">
            <w:pPr>
              <w:keepNext/>
              <w:spacing w:after="0"/>
              <w:jc w:val="left"/>
              <w:rPr>
                <w:ins w:id="25289" w:author="Allen Wirfs-Brock" w:date="2011-07-02T13:35:00Z"/>
                <w:b/>
              </w:rPr>
            </w:pPr>
            <w:ins w:id="25290" w:author="Allen Wirfs-Brock" w:date="2011-07-02T13:41:00Z">
              <w:r w:rsidRPr="00E77497">
                <w:rPr>
                  <w:rFonts w:ascii="Courier New" w:hAnsi="Courier New"/>
                  <w:b/>
                </w:rPr>
                <w:t>"Date"</w:t>
              </w:r>
            </w:ins>
          </w:p>
        </w:tc>
      </w:tr>
      <w:tr w:rsidR="005761C4" w:rsidRPr="00E77497" w14:paraId="588BB32A" w14:textId="77777777" w:rsidTr="0027695A">
        <w:trPr>
          <w:trHeight w:val="132"/>
          <w:ins w:id="25291" w:author="Allen Wirfs-Brock" w:date="2011-07-02T13:35:00Z"/>
        </w:trPr>
        <w:tc>
          <w:tcPr>
            <w:tcW w:w="1890" w:type="dxa"/>
            <w:tcBorders>
              <w:top w:val="nil"/>
              <w:left w:val="single" w:sz="8" w:space="0" w:color="auto"/>
              <w:bottom w:val="single" w:sz="8" w:space="0" w:color="auto"/>
              <w:right w:val="single" w:sz="8" w:space="0" w:color="000000"/>
            </w:tcBorders>
            <w:shd w:val="clear" w:color="auto" w:fill="auto"/>
            <w:hideMark/>
          </w:tcPr>
          <w:p w14:paraId="61FC88B9" w14:textId="77777777" w:rsidR="005761C4" w:rsidRPr="00E77497" w:rsidRDefault="00FE434F" w:rsidP="005761C4">
            <w:pPr>
              <w:keepNext/>
              <w:spacing w:after="0"/>
              <w:jc w:val="left"/>
              <w:rPr>
                <w:ins w:id="25292" w:author="Allen Wirfs-Brock" w:date="2011-07-02T13:35:00Z"/>
              </w:rPr>
            </w:pPr>
            <w:ins w:id="25293" w:author="Rev 3 Allen Wirfs-Brock" w:date="2011-09-07T15:29:00Z">
              <w:r w:rsidRPr="00E77497">
                <w:t>Native</w:t>
              </w:r>
            </w:ins>
            <w:ins w:id="25294" w:author="Allen Wirfs-Brock" w:date="2011-07-02T13:38:00Z">
              <w:del w:id="25295" w:author="Rev 3 Allen Wirfs-Brock" w:date="2011-09-07T15:29:00Z">
                <w:r w:rsidR="005761C4" w:rsidRPr="00E77497" w:rsidDel="00FE434F">
                  <w:delText>[[Is</w:delText>
                </w:r>
              </w:del>
              <w:r w:rsidR="005761C4" w:rsidRPr="00E77497">
                <w:t>RegExp</w:t>
              </w:r>
              <w:del w:id="25296"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30160A08" w14:textId="77777777" w:rsidR="005761C4" w:rsidRPr="00E77497" w:rsidRDefault="005761C4" w:rsidP="00B07525">
            <w:pPr>
              <w:keepNext/>
              <w:spacing w:after="0"/>
              <w:jc w:val="left"/>
              <w:rPr>
                <w:ins w:id="25297" w:author="Allen Wirfs-Brock" w:date="2011-07-02T13:35:00Z"/>
                <w:b/>
              </w:rPr>
            </w:pPr>
            <w:ins w:id="25298" w:author="Allen Wirfs-Brock" w:date="2011-07-02T13:41:00Z">
              <w:r w:rsidRPr="00E77497">
                <w:rPr>
                  <w:rFonts w:ascii="Courier New" w:hAnsi="Courier New"/>
                  <w:b/>
                </w:rPr>
                <w:t>"</w:t>
              </w:r>
              <w:del w:id="25299" w:author="Allen Wirfs-Brock rev2" w:date="2011-07-13T08:40:00Z">
                <w:r w:rsidRPr="00E77497" w:rsidDel="00B07525">
                  <w:rPr>
                    <w:rFonts w:ascii="Courier New" w:hAnsi="Courier New"/>
                    <w:b/>
                  </w:rPr>
                  <w:delText>Function</w:delText>
                </w:r>
              </w:del>
            </w:ins>
            <w:ins w:id="25300" w:author="Allen Wirfs-Brock rev2" w:date="2011-07-13T08:40:00Z">
              <w:r w:rsidR="00B07525" w:rsidRPr="00E77497">
                <w:rPr>
                  <w:rFonts w:ascii="Courier New" w:hAnsi="Courier New"/>
                  <w:b/>
                </w:rPr>
                <w:t>R</w:t>
              </w:r>
            </w:ins>
            <w:ins w:id="25301" w:author="Rev 3 Allen Wirfs-Brock" w:date="2011-09-07T15:30:00Z">
              <w:r w:rsidR="007516CC" w:rsidRPr="00E77497">
                <w:rPr>
                  <w:rFonts w:ascii="Courier New" w:hAnsi="Courier New"/>
                  <w:b/>
                </w:rPr>
                <w:t>e</w:t>
              </w:r>
            </w:ins>
            <w:ins w:id="25302" w:author="Allen Wirfs-Brock rev2" w:date="2011-07-13T08:40:00Z">
              <w:del w:id="25303" w:author="Rev 3 Allen Wirfs-Brock" w:date="2011-09-07T15:30:00Z">
                <w:r w:rsidR="00B07525" w:rsidRPr="00E77497" w:rsidDel="007516CC">
                  <w:rPr>
                    <w:rFonts w:ascii="Courier New" w:hAnsi="Courier New"/>
                    <w:b/>
                  </w:rPr>
                  <w:delText>E</w:delText>
                </w:r>
              </w:del>
              <w:r w:rsidR="00B07525" w:rsidRPr="00E77497">
                <w:rPr>
                  <w:rFonts w:ascii="Courier New" w:hAnsi="Courier New"/>
                  <w:b/>
                </w:rPr>
                <w:t>gExp</w:t>
              </w:r>
            </w:ins>
            <w:ins w:id="25304" w:author="Allen Wirfs-Brock" w:date="2011-07-02T13:41:00Z">
              <w:r w:rsidRPr="00E77497">
                <w:rPr>
                  <w:rFonts w:ascii="Courier New" w:hAnsi="Courier New"/>
                  <w:b/>
                </w:rPr>
                <w:t>"</w:t>
              </w:r>
            </w:ins>
          </w:p>
        </w:tc>
      </w:tr>
      <w:tr w:rsidR="005761C4" w:rsidRPr="00E77497" w14:paraId="6F70594B" w14:textId="77777777" w:rsidTr="0027695A">
        <w:trPr>
          <w:trHeight w:val="82"/>
          <w:ins w:id="25305"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2653F6F" w14:textId="77777777" w:rsidR="005761C4" w:rsidRPr="00E77497" w:rsidRDefault="00FE434F" w:rsidP="005761C4">
            <w:pPr>
              <w:keepNext/>
              <w:spacing w:after="0"/>
              <w:jc w:val="left"/>
              <w:rPr>
                <w:ins w:id="25306" w:author="Allen Wirfs-Brock" w:date="2011-07-02T13:35:00Z"/>
              </w:rPr>
            </w:pPr>
            <w:ins w:id="25307" w:author="Rev 3 Allen Wirfs-Brock" w:date="2011-09-07T15:29:00Z">
              <w:r w:rsidRPr="00E77497">
                <w:t>Native</w:t>
              </w:r>
            </w:ins>
            <w:ins w:id="25308" w:author="Allen Wirfs-Brock" w:date="2011-07-02T13:38:00Z">
              <w:del w:id="25309" w:author="Rev 3 Allen Wirfs-Brock" w:date="2011-09-07T15:29:00Z">
                <w:r w:rsidR="005761C4" w:rsidRPr="00E77497" w:rsidDel="00FE434F">
                  <w:delText>[[Is</w:delText>
                </w:r>
              </w:del>
              <w:r w:rsidR="005761C4" w:rsidRPr="00E77497">
                <w:t>Error</w:t>
              </w:r>
              <w:del w:id="25310"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013F2B64" w14:textId="77777777" w:rsidR="005761C4" w:rsidRPr="00E77497" w:rsidRDefault="005761C4" w:rsidP="00B07525">
            <w:pPr>
              <w:keepNext/>
              <w:spacing w:after="0"/>
              <w:jc w:val="left"/>
              <w:rPr>
                <w:ins w:id="25311" w:author="Allen Wirfs-Brock" w:date="2011-07-02T13:35:00Z"/>
                <w:b/>
              </w:rPr>
            </w:pPr>
            <w:ins w:id="25312" w:author="Allen Wirfs-Brock" w:date="2011-07-02T13:41:00Z">
              <w:r w:rsidRPr="00E77497">
                <w:rPr>
                  <w:rFonts w:ascii="Courier New" w:hAnsi="Courier New"/>
                  <w:b/>
                </w:rPr>
                <w:t>"</w:t>
              </w:r>
              <w:del w:id="25313" w:author="Allen Wirfs-Brock rev2" w:date="2011-07-13T08:40:00Z">
                <w:r w:rsidRPr="00E77497" w:rsidDel="00B07525">
                  <w:rPr>
                    <w:rFonts w:ascii="Courier New" w:hAnsi="Courier New"/>
                    <w:b/>
                  </w:rPr>
                  <w:delText>RegExp</w:delText>
                </w:r>
              </w:del>
            </w:ins>
            <w:ins w:id="25314" w:author="Allen Wirfs-Brock rev2" w:date="2011-07-13T08:40:00Z">
              <w:r w:rsidR="00B07525" w:rsidRPr="00E77497">
                <w:rPr>
                  <w:rFonts w:ascii="Courier New" w:hAnsi="Courier New"/>
                  <w:b/>
                </w:rPr>
                <w:t>Error</w:t>
              </w:r>
            </w:ins>
            <w:ins w:id="25315" w:author="Allen Wirfs-Brock" w:date="2011-07-02T13:41:00Z">
              <w:r w:rsidRPr="00E77497">
                <w:rPr>
                  <w:rFonts w:ascii="Courier New" w:hAnsi="Courier New"/>
                  <w:b/>
                </w:rPr>
                <w:t>"</w:t>
              </w:r>
            </w:ins>
          </w:p>
        </w:tc>
      </w:tr>
      <w:tr w:rsidR="005761C4" w:rsidRPr="00E77497" w14:paraId="6049D1A3" w14:textId="77777777" w:rsidTr="0027695A">
        <w:trPr>
          <w:trHeight w:val="82"/>
          <w:ins w:id="25316"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441E8B66" w14:textId="77777777" w:rsidR="005761C4" w:rsidRPr="00E77497" w:rsidRDefault="00FE434F" w:rsidP="005761C4">
            <w:pPr>
              <w:keepNext/>
              <w:spacing w:after="0"/>
              <w:jc w:val="left"/>
              <w:rPr>
                <w:ins w:id="25317" w:author="Allen Wirfs-Brock" w:date="2011-07-02T13:35:00Z"/>
              </w:rPr>
            </w:pPr>
            <w:ins w:id="25318" w:author="Rev 3 Allen Wirfs-Brock" w:date="2011-09-07T15:29:00Z">
              <w:r w:rsidRPr="00E77497">
                <w:t>NativeJ</w:t>
              </w:r>
            </w:ins>
            <w:ins w:id="25319" w:author="Allen Wirfs-Brock" w:date="2011-07-02T13:38:00Z">
              <w:del w:id="25320" w:author="Rev 3 Allen Wirfs-Brock" w:date="2011-09-07T15:29:00Z">
                <w:r w:rsidR="005761C4" w:rsidRPr="00E77497" w:rsidDel="00FE434F">
                  <w:delText>[[IsJ</w:delText>
                </w:r>
              </w:del>
              <w:r w:rsidR="005761C4" w:rsidRPr="00E77497">
                <w:t>SON</w:t>
              </w:r>
              <w:del w:id="25321"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62D6AA22" w14:textId="77777777" w:rsidR="005761C4" w:rsidRPr="00E77497" w:rsidRDefault="005761C4" w:rsidP="005761C4">
            <w:pPr>
              <w:keepNext/>
              <w:spacing w:after="0"/>
              <w:jc w:val="left"/>
              <w:rPr>
                <w:ins w:id="25322" w:author="Allen Wirfs-Brock" w:date="2011-07-02T13:35:00Z"/>
                <w:b/>
              </w:rPr>
            </w:pPr>
            <w:ins w:id="25323" w:author="Allen Wirfs-Brock" w:date="2011-07-02T13:41:00Z">
              <w:r w:rsidRPr="00E77497">
                <w:rPr>
                  <w:rFonts w:ascii="Courier New" w:hAnsi="Courier New"/>
                  <w:b/>
                </w:rPr>
                <w:t>"JSON"</w:t>
              </w:r>
            </w:ins>
          </w:p>
        </w:tc>
      </w:tr>
      <w:tr w:rsidR="005761C4" w:rsidRPr="00E77497" w14:paraId="2CEE283F" w14:textId="77777777" w:rsidTr="0027695A">
        <w:trPr>
          <w:trHeight w:val="82"/>
          <w:ins w:id="25324" w:author="Allen Wirfs-Brock" w:date="2011-07-02T13:35: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0AFC3AA7" w14:textId="77777777" w:rsidR="005761C4" w:rsidRPr="00E77497" w:rsidRDefault="00FE434F" w:rsidP="005761C4">
            <w:pPr>
              <w:keepNext/>
              <w:spacing w:after="0"/>
              <w:jc w:val="left"/>
              <w:rPr>
                <w:ins w:id="25325" w:author="Allen Wirfs-Brock" w:date="2011-07-02T13:35:00Z"/>
              </w:rPr>
            </w:pPr>
            <w:ins w:id="25326" w:author="Rev 3 Allen Wirfs-Brock" w:date="2011-09-07T15:29:00Z">
              <w:r w:rsidRPr="00E77497">
                <w:t>Native</w:t>
              </w:r>
            </w:ins>
            <w:ins w:id="25327" w:author="Allen Wirfs-Brock" w:date="2011-07-02T13:38:00Z">
              <w:del w:id="25328" w:author="Rev 3 Allen Wirfs-Brock" w:date="2011-09-07T15:29:00Z">
                <w:r w:rsidR="005761C4" w:rsidRPr="00E77497" w:rsidDel="00FE434F">
                  <w:delText>[[Is</w:delText>
                </w:r>
              </w:del>
              <w:r w:rsidR="005761C4" w:rsidRPr="00E77497">
                <w:t>Arguments</w:t>
              </w:r>
              <w:del w:id="25329" w:author="Rev 3 Allen Wirfs-Brock" w:date="2011-09-07T15:29:00Z">
                <w:r w:rsidR="005761C4" w:rsidRPr="00E77497" w:rsidDel="00FE434F">
                  <w:delText>]]</w:delText>
                </w:r>
              </w:del>
            </w:ins>
          </w:p>
        </w:tc>
        <w:tc>
          <w:tcPr>
            <w:tcW w:w="1670" w:type="dxa"/>
            <w:tcBorders>
              <w:top w:val="nil"/>
              <w:left w:val="nil"/>
              <w:bottom w:val="single" w:sz="8" w:space="0" w:color="auto"/>
              <w:right w:val="single" w:sz="8" w:space="0" w:color="auto"/>
            </w:tcBorders>
            <w:shd w:val="clear" w:color="auto" w:fill="auto"/>
            <w:hideMark/>
          </w:tcPr>
          <w:p w14:paraId="0962C361" w14:textId="77777777" w:rsidR="005761C4" w:rsidRPr="00E77497" w:rsidRDefault="005761C4" w:rsidP="005761C4">
            <w:pPr>
              <w:keepNext/>
              <w:spacing w:after="0"/>
              <w:jc w:val="left"/>
              <w:rPr>
                <w:ins w:id="25330" w:author="Allen Wirfs-Brock" w:date="2011-07-02T13:35:00Z"/>
                <w:b/>
              </w:rPr>
            </w:pPr>
            <w:ins w:id="25331" w:author="Allen Wirfs-Brock" w:date="2011-07-02T13:41:00Z">
              <w:r w:rsidRPr="00E77497">
                <w:rPr>
                  <w:rFonts w:ascii="Courier New" w:hAnsi="Courier New"/>
                  <w:b/>
                </w:rPr>
                <w:t>"Arguments"</w:t>
              </w:r>
            </w:ins>
          </w:p>
        </w:tc>
      </w:tr>
      <w:tr w:rsidR="005761C4" w:rsidRPr="00E77497" w:rsidDel="007516CC" w14:paraId="11BD6DBC" w14:textId="77777777" w:rsidTr="0027695A">
        <w:trPr>
          <w:trHeight w:val="82"/>
          <w:ins w:id="25332" w:author="Allen Wirfs-Brock" w:date="2011-07-02T13:35:00Z"/>
          <w:del w:id="25333" w:author="Rev 3 Allen Wirfs-Brock" w:date="2011-09-07T15:30:00Z"/>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478AC1B8" w14:textId="77777777" w:rsidR="005761C4" w:rsidRPr="00E77497" w:rsidDel="007516CC" w:rsidRDefault="005761C4" w:rsidP="005761C4">
            <w:pPr>
              <w:spacing w:after="0"/>
              <w:jc w:val="left"/>
              <w:rPr>
                <w:ins w:id="25334" w:author="Allen Wirfs-Brock" w:date="2011-07-02T13:35:00Z"/>
                <w:del w:id="25335" w:author="Rev 3 Allen Wirfs-Brock" w:date="2011-09-07T15:30:00Z"/>
              </w:rPr>
            </w:pPr>
            <w:ins w:id="25336" w:author="Allen Wirfs-Brock" w:date="2011-07-02T13:35:00Z">
              <w:del w:id="25337" w:author="Rev 3 Allen Wirfs-Brock" w:date="2011-09-07T15:30:00Z">
                <w:r w:rsidRPr="00E77497" w:rsidDel="007516CC">
                  <w:delText>[[]]</w:delText>
                </w:r>
              </w:del>
            </w:ins>
          </w:p>
        </w:tc>
        <w:tc>
          <w:tcPr>
            <w:tcW w:w="1670" w:type="dxa"/>
            <w:tcBorders>
              <w:top w:val="nil"/>
              <w:left w:val="nil"/>
              <w:bottom w:val="single" w:sz="8" w:space="0" w:color="auto"/>
              <w:right w:val="single" w:sz="8" w:space="0" w:color="auto"/>
            </w:tcBorders>
            <w:shd w:val="clear" w:color="auto" w:fill="auto"/>
            <w:hideMark/>
          </w:tcPr>
          <w:p w14:paraId="3136789A" w14:textId="77777777" w:rsidR="005761C4" w:rsidRPr="00E77497" w:rsidDel="007516CC" w:rsidRDefault="005761C4" w:rsidP="005761C4">
            <w:pPr>
              <w:spacing w:after="0"/>
              <w:jc w:val="left"/>
              <w:rPr>
                <w:ins w:id="25338" w:author="Allen Wirfs-Brock" w:date="2011-07-02T13:35:00Z"/>
                <w:del w:id="25339" w:author="Rev 3 Allen Wirfs-Brock" w:date="2011-09-07T15:30:00Z"/>
                <w:b/>
              </w:rPr>
            </w:pPr>
          </w:p>
        </w:tc>
      </w:tr>
    </w:tbl>
    <w:p w14:paraId="2B278B35" w14:textId="77777777" w:rsidR="005761C4" w:rsidRPr="00E77497" w:rsidRDefault="005761C4" w:rsidP="00236470"/>
    <w:p w14:paraId="271435CA" w14:textId="77777777" w:rsidR="004C02EF" w:rsidRPr="00E77497" w:rsidRDefault="004C02EF" w:rsidP="004C02EF">
      <w:pPr>
        <w:pStyle w:val="40"/>
        <w:numPr>
          <w:ilvl w:val="0"/>
          <w:numId w:val="0"/>
        </w:numPr>
      </w:pPr>
      <w:bookmarkStart w:id="25340" w:name="_Ref451680328"/>
      <w:bookmarkStart w:id="25341" w:name="_Toc385672266"/>
      <w:bookmarkStart w:id="25342" w:name="_Toc393690380"/>
      <w:r w:rsidRPr="00E77497">
        <w:t>15.2.4.3</w:t>
      </w:r>
      <w:r w:rsidRPr="00E77497">
        <w:tab/>
        <w:t>Object.prototype.toLocaleString ( )</w:t>
      </w:r>
      <w:bookmarkEnd w:id="25340"/>
    </w:p>
    <w:p w14:paraId="4D604F70" w14:textId="77777777" w:rsidR="004C02EF" w:rsidRPr="00E77497" w:rsidRDefault="004C02EF" w:rsidP="004C02EF">
      <w:r w:rsidRPr="00E77497">
        <w:t xml:space="preserve">When the </w:t>
      </w:r>
      <w:r w:rsidRPr="00E77497">
        <w:rPr>
          <w:b/>
        </w:rPr>
        <w:t xml:space="preserve">toLocaleString </w:t>
      </w:r>
      <w:r w:rsidRPr="00E77497">
        <w:t>method is called, the following steps are taken:</w:t>
      </w:r>
    </w:p>
    <w:p w14:paraId="02D4595A" w14:textId="77777777" w:rsidR="004C02EF" w:rsidRPr="00E77497" w:rsidRDefault="004C02EF" w:rsidP="00557D63">
      <w:pPr>
        <w:pStyle w:val="Alg4"/>
        <w:numPr>
          <w:ilvl w:val="0"/>
          <w:numId w:val="673"/>
        </w:numPr>
      </w:pPr>
      <w:r w:rsidRPr="00E77497">
        <w:t xml:space="preserve">Let </w:t>
      </w:r>
      <w:r w:rsidRPr="00E77497">
        <w:rPr>
          <w:i/>
        </w:rPr>
        <w:t xml:space="preserve">O </w:t>
      </w:r>
      <w:r w:rsidRPr="00E77497">
        <w:t xml:space="preserve">be the </w:t>
      </w:r>
      <w:del w:id="25343" w:author="Rev 6 Allen Wirfs-Brock" w:date="2012-02-22T16:39:00Z">
        <w:r w:rsidRPr="00E77497" w:rsidDel="00557D63">
          <w:delText xml:space="preserve">result of calling ToObject passing the </w:delText>
        </w:r>
      </w:del>
      <w:r w:rsidRPr="00E77497">
        <w:rPr>
          <w:b/>
        </w:rPr>
        <w:t xml:space="preserve">this </w:t>
      </w:r>
      <w:r w:rsidRPr="00E77497">
        <w:t>value</w:t>
      </w:r>
      <w:del w:id="25344" w:author="Rev 6 Allen Wirfs-Brock" w:date="2012-02-22T16:39:00Z">
        <w:r w:rsidRPr="00E77497" w:rsidDel="00557D63">
          <w:delText xml:space="preserve"> as the argument</w:delText>
        </w:r>
      </w:del>
      <w:r w:rsidRPr="00E77497">
        <w:t>.</w:t>
      </w:r>
    </w:p>
    <w:p w14:paraId="2774871F" w14:textId="77777777" w:rsidR="00BF70EF" w:rsidRDefault="00BF70EF" w:rsidP="00BF70EF">
      <w:pPr>
        <w:pStyle w:val="M4"/>
        <w:numPr>
          <w:ilvl w:val="0"/>
          <w:numId w:val="673"/>
        </w:numPr>
        <w:tabs>
          <w:tab w:val="num" w:pos="1721"/>
        </w:tabs>
        <w:spacing w:after="0"/>
        <w:rPr>
          <w:ins w:id="25345" w:author="Rev 7 Allen Wirfs-Brock" w:date="2012-04-11T17:01:00Z"/>
        </w:rPr>
      </w:pPr>
      <w:ins w:id="25346" w:author="Rev 7 Allen Wirfs-Brock" w:date="2012-04-11T17:01:00Z">
        <w:r>
          <w:t>ReturnIfAbrupt(</w:t>
        </w:r>
        <w:r>
          <w:rPr>
            <w:i/>
          </w:rPr>
          <w:t>O</w:t>
        </w:r>
        <w:r>
          <w:t>).</w:t>
        </w:r>
      </w:ins>
    </w:p>
    <w:p w14:paraId="3C70774C" w14:textId="77777777" w:rsidR="004C02EF" w:rsidRPr="00E77497" w:rsidDel="00557D63" w:rsidRDefault="004C02EF" w:rsidP="00557D63">
      <w:pPr>
        <w:pStyle w:val="Alg4"/>
        <w:numPr>
          <w:ilvl w:val="0"/>
          <w:numId w:val="673"/>
        </w:numPr>
        <w:rPr>
          <w:del w:id="25347" w:author="Rev 6 Allen Wirfs-Brock" w:date="2012-02-22T16:39:00Z"/>
        </w:rPr>
      </w:pPr>
      <w:del w:id="25348" w:author="Rev 6 Allen Wirfs-Brock" w:date="2012-02-22T16:39:00Z">
        <w:r w:rsidRPr="00E77497" w:rsidDel="00557D63">
          <w:delText xml:space="preserve">Let </w:delText>
        </w:r>
        <w:r w:rsidRPr="00E77497" w:rsidDel="00557D63">
          <w:rPr>
            <w:i/>
          </w:rPr>
          <w:delText>toString</w:delText>
        </w:r>
        <w:r w:rsidRPr="00E77497" w:rsidDel="00557D63">
          <w:delText xml:space="preserve"> be the result of calling the [[Get]] internal method of </w:delText>
        </w:r>
        <w:r w:rsidRPr="00E77497" w:rsidDel="00557D63">
          <w:rPr>
            <w:i/>
          </w:rPr>
          <w:delText xml:space="preserve">O </w:delText>
        </w:r>
        <w:r w:rsidRPr="00E77497" w:rsidDel="00557D63">
          <w:delText xml:space="preserve">passing </w:delText>
        </w:r>
        <w:r w:rsidRPr="00E77497" w:rsidDel="00557D63">
          <w:rPr>
            <w:b/>
          </w:rPr>
          <w:delText>"toString"</w:delText>
        </w:r>
        <w:r w:rsidRPr="00E77497" w:rsidDel="00557D63">
          <w:delText xml:space="preserve"> as the argument.</w:delText>
        </w:r>
      </w:del>
    </w:p>
    <w:p w14:paraId="419D7095" w14:textId="77777777" w:rsidR="004C02EF" w:rsidRPr="00E77497" w:rsidDel="00557D63" w:rsidRDefault="004C02EF" w:rsidP="00557D63">
      <w:pPr>
        <w:pStyle w:val="Alg4"/>
        <w:numPr>
          <w:ilvl w:val="0"/>
          <w:numId w:val="673"/>
        </w:numPr>
        <w:rPr>
          <w:del w:id="25349" w:author="Rev 6 Allen Wirfs-Brock" w:date="2012-02-22T16:39:00Z"/>
        </w:rPr>
      </w:pPr>
      <w:del w:id="25350" w:author="Rev 6 Allen Wirfs-Brock" w:date="2012-02-22T16:39:00Z">
        <w:r w:rsidRPr="00E77497" w:rsidDel="00557D63">
          <w:delText>If IsCallable(</w:delText>
        </w:r>
        <w:r w:rsidRPr="00E77497" w:rsidDel="00557D63">
          <w:rPr>
            <w:i/>
          </w:rPr>
          <w:delText>toString</w:delText>
        </w:r>
        <w:r w:rsidRPr="00E77497" w:rsidDel="00557D63">
          <w:delText xml:space="preserve">) is </w:delText>
        </w:r>
        <w:r w:rsidRPr="00E77497" w:rsidDel="00557D63">
          <w:rPr>
            <w:b/>
          </w:rPr>
          <w:delText>false</w:delText>
        </w:r>
        <w:r w:rsidRPr="00E77497" w:rsidDel="00557D63">
          <w:delText xml:space="preserve">, throw a </w:delText>
        </w:r>
        <w:r w:rsidRPr="00E77497" w:rsidDel="00557D63">
          <w:rPr>
            <w:b/>
          </w:rPr>
          <w:delText xml:space="preserve">TypeError </w:delText>
        </w:r>
        <w:r w:rsidRPr="00E77497" w:rsidDel="00557D63">
          <w:delText>exception.</w:delText>
        </w:r>
      </w:del>
    </w:p>
    <w:p w14:paraId="4FF4D307" w14:textId="77777777" w:rsidR="004C02EF" w:rsidRPr="00E77497" w:rsidRDefault="004C02EF" w:rsidP="00557D63">
      <w:pPr>
        <w:pStyle w:val="Alg4"/>
        <w:numPr>
          <w:ilvl w:val="0"/>
          <w:numId w:val="673"/>
        </w:numPr>
        <w:spacing w:after="120"/>
      </w:pPr>
      <w:r w:rsidRPr="00E77497">
        <w:t xml:space="preserve">Return the result of </w:t>
      </w:r>
      <w:del w:id="25351" w:author="Rev 7 Allen Wirfs-Brock" w:date="2012-04-11T16:45:00Z">
        <w:r w:rsidRPr="00E77497" w:rsidDel="00C048A4">
          <w:delText xml:space="preserve">calling </w:delText>
        </w:r>
      </w:del>
      <w:ins w:id="25352" w:author="Rev 7 Allen Wirfs-Brock" w:date="2012-04-11T16:45:00Z">
        <w:r w:rsidR="00C048A4">
          <w:t>the abstract operation</w:t>
        </w:r>
        <w:r w:rsidR="00C048A4" w:rsidRPr="00E77497">
          <w:t xml:space="preserve"> </w:t>
        </w:r>
      </w:ins>
      <w:del w:id="25353" w:author="Rev 6 Allen Wirfs-Brock" w:date="2012-02-22T16:36:00Z">
        <w:r w:rsidRPr="00E77497" w:rsidDel="00557D63">
          <w:delText xml:space="preserve">the </w:delText>
        </w:r>
      </w:del>
      <w:ins w:id="25354" w:author="Rev 6 Allen Wirfs-Brock" w:date="2012-02-22T16:36:00Z">
        <w:r w:rsidR="00557D63">
          <w:t>Invoke</w:t>
        </w:r>
        <w:r w:rsidR="00557D63" w:rsidRPr="00E77497">
          <w:t xml:space="preserve"> </w:t>
        </w:r>
      </w:ins>
      <w:ins w:id="25355" w:author="Rev 6 Allen Wirfs-Brock" w:date="2012-02-22T16:37:00Z">
        <w:r w:rsidR="00557D63">
          <w:t xml:space="preserve">with arguments </w:t>
        </w:r>
      </w:ins>
      <w:del w:id="25356" w:author="Rev 6 Allen Wirfs-Brock" w:date="2012-02-22T16:37:00Z">
        <w:r w:rsidRPr="00557D63" w:rsidDel="00557D63">
          <w:rPr>
            <w:rFonts w:ascii="Courier New" w:hAnsi="Courier New" w:cs="Courier New"/>
          </w:rPr>
          <w:delText xml:space="preserve">[[Call]] internal method of </w:delText>
        </w:r>
      </w:del>
      <w:ins w:id="25357" w:author="Rev 6 Allen Wirfs-Brock" w:date="2012-02-22T16:37:00Z">
        <w:r w:rsidR="00557D63" w:rsidRPr="00557D63">
          <w:rPr>
            <w:rFonts w:ascii="Courier New" w:hAnsi="Courier New" w:cs="Courier New"/>
            <w:b/>
          </w:rPr>
          <w:t>"toString"</w:t>
        </w:r>
      </w:ins>
      <w:ins w:id="25358" w:author="Rev 6 Allen Wirfs-Brock" w:date="2012-02-22T16:38:00Z">
        <w:r w:rsidR="00557D63">
          <w:rPr>
            <w:b/>
          </w:rPr>
          <w:t>,</w:t>
        </w:r>
      </w:ins>
      <w:del w:id="25359" w:author="Rev 6 Allen Wirfs-Brock" w:date="2012-02-22T16:37:00Z">
        <w:r w:rsidRPr="00557D63" w:rsidDel="00557D63">
          <w:rPr>
            <w:i/>
          </w:rPr>
          <w:delText>toString</w:delText>
        </w:r>
        <w:r w:rsidRPr="00557D63" w:rsidDel="00557D63">
          <w:delText xml:space="preserve"> passing</w:delText>
        </w:r>
      </w:del>
      <w:r w:rsidRPr="00E77497">
        <w:t xml:space="preserve"> </w:t>
      </w:r>
      <w:r w:rsidRPr="00E77497">
        <w:rPr>
          <w:i/>
        </w:rPr>
        <w:t>O</w:t>
      </w:r>
      <w:ins w:id="25360" w:author="Rev 6 Allen Wirfs-Brock" w:date="2012-02-22T16:39:00Z">
        <w:r w:rsidR="00557D63">
          <w:t>,</w:t>
        </w:r>
      </w:ins>
      <w:r w:rsidRPr="00E77497">
        <w:rPr>
          <w:i/>
        </w:rPr>
        <w:t xml:space="preserve"> </w:t>
      </w:r>
      <w:del w:id="25361" w:author="Rev 6 Allen Wirfs-Brock" w:date="2012-02-22T16:38:00Z">
        <w:r w:rsidRPr="00E77497" w:rsidDel="00557D63">
          <w:delText xml:space="preserve">as the </w:delText>
        </w:r>
        <w:r w:rsidRPr="00E77497" w:rsidDel="00557D63">
          <w:rPr>
            <w:b/>
          </w:rPr>
          <w:delText xml:space="preserve">this </w:delText>
        </w:r>
        <w:r w:rsidRPr="00E77497" w:rsidDel="00557D63">
          <w:delText xml:space="preserve">value </w:delText>
        </w:r>
      </w:del>
      <w:r w:rsidRPr="00E77497">
        <w:t xml:space="preserve">and </w:t>
      </w:r>
      <w:del w:id="25362" w:author="Rev 6 Allen Wirfs-Brock" w:date="2012-02-22T16:38:00Z">
        <w:r w:rsidRPr="00E77497" w:rsidDel="00557D63">
          <w:delText xml:space="preserve">no </w:delText>
        </w:r>
      </w:del>
      <w:ins w:id="25363" w:author="Rev 6 Allen Wirfs-Brock" w:date="2012-02-22T16:38:00Z">
        <w:r w:rsidR="00557D63">
          <w:t>an empty</w:t>
        </w:r>
        <w:r w:rsidR="00557D63" w:rsidRPr="00E77497">
          <w:t xml:space="preserve"> </w:t>
        </w:r>
      </w:ins>
      <w:r w:rsidRPr="00E77497">
        <w:t>arguments</w:t>
      </w:r>
      <w:ins w:id="25364" w:author="Rev 6 Allen Wirfs-Brock" w:date="2012-02-22T16:39:00Z">
        <w:r w:rsidR="00557D63">
          <w:t xml:space="preserve"> List</w:t>
        </w:r>
      </w:ins>
      <w:r w:rsidRPr="00E77497">
        <w:t>.</w:t>
      </w:r>
    </w:p>
    <w:p w14:paraId="7E5097A5" w14:textId="77777777" w:rsidR="004C02EF" w:rsidRPr="00E77497" w:rsidRDefault="004C02EF" w:rsidP="004C02EF">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74D6888E" w14:textId="77777777" w:rsidR="004C02EF" w:rsidRPr="00E77497" w:rsidRDefault="004C02EF" w:rsidP="004C02EF">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654193EA" w14:textId="77777777" w:rsidR="004C02EF" w:rsidRPr="00E77497" w:rsidRDefault="004C02EF" w:rsidP="004C02EF">
      <w:pPr>
        <w:pStyle w:val="40"/>
        <w:numPr>
          <w:ilvl w:val="0"/>
          <w:numId w:val="0"/>
        </w:numPr>
      </w:pPr>
      <w:bookmarkStart w:id="25365" w:name="_Hlt458484290"/>
      <w:bookmarkStart w:id="25366" w:name="_Ref458484169"/>
      <w:bookmarkEnd w:id="25365"/>
      <w:r w:rsidRPr="00E77497">
        <w:t>15.2.4.4</w:t>
      </w:r>
      <w:r w:rsidRPr="00E77497">
        <w:tab/>
        <w:t>Object.prototype.valueOf</w:t>
      </w:r>
      <w:bookmarkEnd w:id="25341"/>
      <w:bookmarkEnd w:id="25342"/>
      <w:r w:rsidRPr="00E77497">
        <w:t xml:space="preserve"> ( )</w:t>
      </w:r>
      <w:bookmarkEnd w:id="25366"/>
    </w:p>
    <w:p w14:paraId="1FD45A3E" w14:textId="77777777"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25367" w:name="_Toc382291608"/>
      <w:bookmarkStart w:id="25368" w:name="_Toc385672267"/>
      <w:bookmarkStart w:id="25369" w:name="_Toc393690381"/>
    </w:p>
    <w:p w14:paraId="3096B505" w14:textId="77777777"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0AB5902" w14:textId="77777777" w:rsidR="004C02EF" w:rsidRPr="00E77497" w:rsidDel="003D5776" w:rsidRDefault="004C02EF" w:rsidP="00834A33">
      <w:pPr>
        <w:pStyle w:val="Alg4"/>
        <w:numPr>
          <w:ilvl w:val="0"/>
          <w:numId w:val="182"/>
        </w:numPr>
        <w:rPr>
          <w:del w:id="25370" w:author="Rev 9 Allen Wirfs-Brock" w:date="2012-07-07T17:50:00Z"/>
        </w:rPr>
      </w:pPr>
      <w:del w:id="25371" w:author="Rev 9 Allen Wirfs-Brock" w:date="2012-07-07T17:50:00Z">
        <w:r w:rsidRPr="00E77497" w:rsidDel="003D5776">
          <w:delText xml:space="preserve">If </w:delText>
        </w:r>
        <w:r w:rsidRPr="00E77497" w:rsidDel="003D5776">
          <w:rPr>
            <w:i/>
          </w:rPr>
          <w:delText>O</w:delText>
        </w:r>
        <w:r w:rsidRPr="00E77497" w:rsidDel="003D5776">
          <w:delText xml:space="preserve"> is the result of calling the Object constructor with a host object (15.2.2.1), then</w:delText>
        </w:r>
      </w:del>
    </w:p>
    <w:p w14:paraId="6882738C" w14:textId="77777777" w:rsidR="004C02EF" w:rsidRPr="00E77497" w:rsidDel="003D5776" w:rsidRDefault="004C02EF" w:rsidP="00834A33">
      <w:pPr>
        <w:pStyle w:val="Alg4"/>
        <w:numPr>
          <w:ilvl w:val="1"/>
          <w:numId w:val="182"/>
        </w:numPr>
        <w:rPr>
          <w:del w:id="25372" w:author="Rev 9 Allen Wirfs-Brock" w:date="2012-07-07T17:50:00Z"/>
        </w:rPr>
      </w:pPr>
      <w:del w:id="25373" w:author="Rev 9 Allen Wirfs-Brock" w:date="2012-07-07T17:50:00Z">
        <w:r w:rsidRPr="00E77497" w:rsidDel="003D5776">
          <w:delText xml:space="preserve">Return either </w:delText>
        </w:r>
        <w:r w:rsidRPr="00E77497" w:rsidDel="003D5776">
          <w:rPr>
            <w:i/>
          </w:rPr>
          <w:delText>O</w:delText>
        </w:r>
        <w:r w:rsidRPr="00E77497" w:rsidDel="003D5776">
          <w:delText xml:space="preserve"> or another value such as the host object originally passed to the constructor. The specific result that is returned is implementation-defined.</w:delText>
        </w:r>
      </w:del>
    </w:p>
    <w:p w14:paraId="6F97A92F" w14:textId="77777777"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14:paraId="28425C6C" w14:textId="77777777" w:rsidR="004C02EF" w:rsidRPr="00E77497" w:rsidRDefault="004C02EF" w:rsidP="004C02EF">
      <w:pPr>
        <w:pStyle w:val="40"/>
        <w:numPr>
          <w:ilvl w:val="0"/>
          <w:numId w:val="0"/>
        </w:numPr>
      </w:pPr>
      <w:bookmarkStart w:id="25374" w:name="_Ref440445879"/>
      <w:r w:rsidRPr="00E77497">
        <w:t>15.2.4.5</w:t>
      </w:r>
      <w:r w:rsidRPr="00E77497">
        <w:tab/>
        <w:t>Object.prototype.hasOwnProperty (V)</w:t>
      </w:r>
      <w:bookmarkEnd w:id="25374"/>
    </w:p>
    <w:p w14:paraId="14E067E4" w14:textId="77777777" w:rsidR="004C02EF" w:rsidRPr="00E77497" w:rsidRDefault="004C02EF" w:rsidP="004C02EF">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7FFE4255" w14:textId="77777777" w:rsidR="004C02EF" w:rsidRPr="00E77497" w:rsidRDefault="004C02EF" w:rsidP="00834A33">
      <w:pPr>
        <w:pStyle w:val="Alg4"/>
        <w:numPr>
          <w:ilvl w:val="0"/>
          <w:numId w:val="183"/>
        </w:numPr>
      </w:pPr>
      <w:r w:rsidRPr="00E77497">
        <w:t xml:space="preserve">Let </w:t>
      </w:r>
      <w:r w:rsidRPr="00E77497">
        <w:rPr>
          <w:i/>
        </w:rPr>
        <w:t>P</w:t>
      </w:r>
      <w:r w:rsidRPr="00E77497">
        <w:t xml:space="preserve"> be ToString(</w:t>
      </w:r>
      <w:r w:rsidRPr="00E77497">
        <w:rPr>
          <w:i/>
        </w:rPr>
        <w:t>V</w:t>
      </w:r>
      <w:r w:rsidRPr="00E77497">
        <w:t>).</w:t>
      </w:r>
    </w:p>
    <w:p w14:paraId="5843B309" w14:textId="77777777" w:rsidR="00BF70EF" w:rsidRDefault="00BF70EF" w:rsidP="00BF70EF">
      <w:pPr>
        <w:pStyle w:val="M4"/>
        <w:numPr>
          <w:ilvl w:val="0"/>
          <w:numId w:val="183"/>
        </w:numPr>
        <w:tabs>
          <w:tab w:val="num" w:pos="1721"/>
        </w:tabs>
        <w:spacing w:after="0"/>
        <w:rPr>
          <w:ins w:id="25375" w:author="Rev 7 Allen Wirfs-Brock" w:date="2012-04-11T17:00:00Z"/>
        </w:rPr>
      </w:pPr>
      <w:ins w:id="25376" w:author="Rev 7 Allen Wirfs-Brock" w:date="2012-04-11T17:00:00Z">
        <w:r>
          <w:t>ReturnIfAbrupt(</w:t>
        </w:r>
        <w:r>
          <w:rPr>
            <w:i/>
          </w:rPr>
          <w:t>P</w:t>
        </w:r>
        <w:r>
          <w:t>).</w:t>
        </w:r>
      </w:ins>
    </w:p>
    <w:p w14:paraId="3838395C" w14:textId="77777777" w:rsidR="004C02EF" w:rsidRPr="00E77497" w:rsidRDefault="004C02EF" w:rsidP="00834A33">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FFD5723" w14:textId="77777777" w:rsidR="00BF70EF" w:rsidRDefault="00BF70EF" w:rsidP="00BF70EF">
      <w:pPr>
        <w:pStyle w:val="M4"/>
        <w:numPr>
          <w:ilvl w:val="0"/>
          <w:numId w:val="183"/>
        </w:numPr>
        <w:tabs>
          <w:tab w:val="num" w:pos="1721"/>
        </w:tabs>
        <w:spacing w:after="0"/>
        <w:rPr>
          <w:ins w:id="25377" w:author="Rev 7 Allen Wirfs-Brock" w:date="2012-04-11T17:00:00Z"/>
        </w:rPr>
      </w:pPr>
      <w:ins w:id="25378" w:author="Rev 7 Allen Wirfs-Brock" w:date="2012-04-11T17:00:00Z">
        <w:r>
          <w:t>ReturnIfAbrupt(</w:t>
        </w:r>
        <w:r>
          <w:rPr>
            <w:i/>
          </w:rPr>
          <w:t>O</w:t>
        </w:r>
        <w:r>
          <w:t>).</w:t>
        </w:r>
      </w:ins>
    </w:p>
    <w:p w14:paraId="1504B5F4" w14:textId="77777777" w:rsidR="004C02EF" w:rsidRPr="00E77497" w:rsidRDefault="004C02EF" w:rsidP="00834A33">
      <w:pPr>
        <w:pStyle w:val="Alg4"/>
        <w:numPr>
          <w:ilvl w:val="0"/>
          <w:numId w:val="18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70C51C1E" w14:textId="77777777" w:rsidR="004C02EF" w:rsidRPr="00E77497" w:rsidRDefault="004C02EF" w:rsidP="00834A33">
      <w:pPr>
        <w:pStyle w:val="Alg4"/>
        <w:numPr>
          <w:ilvl w:val="0"/>
          <w:numId w:val="183"/>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54D499DE" w14:textId="77777777" w:rsidR="004C02EF" w:rsidRPr="00E77497" w:rsidRDefault="004C02EF" w:rsidP="00834A33">
      <w:pPr>
        <w:pStyle w:val="Alg4"/>
        <w:numPr>
          <w:ilvl w:val="0"/>
          <w:numId w:val="183"/>
        </w:numPr>
        <w:spacing w:after="220"/>
      </w:pPr>
      <w:r w:rsidRPr="00E77497">
        <w:t xml:space="preserve">Return </w:t>
      </w:r>
      <w:r w:rsidRPr="00E77497">
        <w:rPr>
          <w:b/>
        </w:rPr>
        <w:t>true</w:t>
      </w:r>
      <w:r w:rsidRPr="00E77497">
        <w:t>.</w:t>
      </w:r>
    </w:p>
    <w:p w14:paraId="7B1FB3EF" w14:textId="77777777" w:rsidR="004C02EF" w:rsidRPr="00E77497" w:rsidRDefault="004C02EF" w:rsidP="004C02EF">
      <w:pPr>
        <w:pStyle w:val="Note"/>
      </w:pPr>
      <w:r w:rsidRPr="00E77497">
        <w:t>NOTE 1</w:t>
      </w:r>
      <w:r w:rsidRPr="00E77497">
        <w:tab/>
        <w:t>Unlike [[HasProperty]] (8.12.6), this method does not consider objects in the prototype chain.</w:t>
      </w:r>
    </w:p>
    <w:p w14:paraId="0A46D34F"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5A253E5C" w14:textId="77777777" w:rsidR="004C02EF" w:rsidRPr="00E77497" w:rsidRDefault="004C02EF" w:rsidP="004C02EF">
      <w:pPr>
        <w:pStyle w:val="40"/>
        <w:numPr>
          <w:ilvl w:val="0"/>
          <w:numId w:val="0"/>
        </w:numPr>
      </w:pPr>
      <w:bookmarkStart w:id="25379" w:name="_Ref440445932"/>
      <w:r w:rsidRPr="00E77497">
        <w:t>15.2.4.6</w:t>
      </w:r>
      <w:r w:rsidRPr="00E77497">
        <w:tab/>
        <w:t>Object.prototype.isPrototypeOf (V)</w:t>
      </w:r>
      <w:bookmarkEnd w:id="25379"/>
    </w:p>
    <w:p w14:paraId="61D64642" w14:textId="77777777" w:rsidR="004C02EF" w:rsidRPr="00E77497" w:rsidRDefault="004C02EF" w:rsidP="004C02EF">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74522EF6" w14:textId="77777777" w:rsidR="004C02EF" w:rsidRPr="00E77497" w:rsidRDefault="004C02EF" w:rsidP="00834A33">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14:paraId="0FE07D2B" w14:textId="77777777" w:rsidR="004C02EF" w:rsidRPr="00E77497" w:rsidRDefault="004C02EF" w:rsidP="00834A33">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22EA061" w14:textId="77777777" w:rsidR="00BF70EF" w:rsidRDefault="00BF70EF" w:rsidP="00BF70EF">
      <w:pPr>
        <w:pStyle w:val="M4"/>
        <w:numPr>
          <w:ilvl w:val="0"/>
          <w:numId w:val="184"/>
        </w:numPr>
        <w:tabs>
          <w:tab w:val="num" w:pos="1721"/>
        </w:tabs>
        <w:spacing w:after="0"/>
        <w:rPr>
          <w:ins w:id="25380" w:author="Rev 7 Allen Wirfs-Brock" w:date="2012-04-11T17:01:00Z"/>
        </w:rPr>
      </w:pPr>
      <w:ins w:id="25381" w:author="Rev 7 Allen Wirfs-Brock" w:date="2012-04-11T17:01:00Z">
        <w:r>
          <w:t>ReturnIfAbrupt(</w:t>
        </w:r>
        <w:r>
          <w:rPr>
            <w:i/>
          </w:rPr>
          <w:t>O</w:t>
        </w:r>
        <w:r>
          <w:t>).</w:t>
        </w:r>
      </w:ins>
    </w:p>
    <w:p w14:paraId="41CB8733" w14:textId="77777777" w:rsidR="004C02EF" w:rsidRPr="00E77497" w:rsidRDefault="004C02EF" w:rsidP="00834A33">
      <w:pPr>
        <w:pStyle w:val="Alg4"/>
        <w:numPr>
          <w:ilvl w:val="0"/>
          <w:numId w:val="184"/>
        </w:numPr>
      </w:pPr>
      <w:r w:rsidRPr="00E77497">
        <w:t>Repeat</w:t>
      </w:r>
    </w:p>
    <w:p w14:paraId="380E80D3" w14:textId="77777777" w:rsidR="004C02EF" w:rsidRPr="00E77497" w:rsidRDefault="004C02EF" w:rsidP="00834A33">
      <w:pPr>
        <w:pStyle w:val="Alg4"/>
        <w:numPr>
          <w:ilvl w:val="1"/>
          <w:numId w:val="18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1F70FB91" w14:textId="77777777" w:rsidR="004C02EF" w:rsidRPr="00E77497" w:rsidRDefault="004C02EF" w:rsidP="00834A33">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4C6FA624" w14:textId="77777777" w:rsidR="004C02EF" w:rsidRPr="00E77497" w:rsidRDefault="004C02EF" w:rsidP="00834A33">
      <w:pPr>
        <w:pStyle w:val="Alg4"/>
        <w:numPr>
          <w:ilvl w:val="1"/>
          <w:numId w:val="18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7245A351" w14:textId="77777777" w:rsidR="004C02EF" w:rsidRPr="00E77497" w:rsidRDefault="004C02EF" w:rsidP="004C02EF">
      <w:pPr>
        <w:pStyle w:val="Note"/>
      </w:pPr>
      <w:r w:rsidRPr="00E77497">
        <w:t>NOTE</w:t>
      </w:r>
      <w:r w:rsidRPr="00E77497">
        <w:tab/>
        <w:t>The ordering of steps 1 and 2 is chosen to preserve the behaviour specified by previous editions of this specification for the case where V is not an object and the this value is undefined or null.</w:t>
      </w:r>
    </w:p>
    <w:p w14:paraId="74975E5F" w14:textId="77777777" w:rsidR="004C02EF" w:rsidRPr="00E77497" w:rsidRDefault="004C02EF" w:rsidP="004C02EF">
      <w:pPr>
        <w:pStyle w:val="40"/>
        <w:numPr>
          <w:ilvl w:val="0"/>
          <w:numId w:val="0"/>
        </w:numPr>
      </w:pPr>
      <w:bookmarkStart w:id="25382" w:name="_Ref440445986"/>
      <w:r w:rsidRPr="00E77497">
        <w:t>15.2.4.7</w:t>
      </w:r>
      <w:r w:rsidRPr="00E77497">
        <w:tab/>
        <w:t>Object.prototype.propertyIsEnumerable (V)</w:t>
      </w:r>
      <w:bookmarkEnd w:id="25382"/>
    </w:p>
    <w:p w14:paraId="6E0C5DC4" w14:textId="77777777" w:rsidR="004C02EF" w:rsidRPr="00E77497" w:rsidRDefault="004C02EF" w:rsidP="004C02EF">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6B7620C3" w14:textId="77777777" w:rsidR="004C02EF" w:rsidRPr="00E77497" w:rsidRDefault="004C02EF" w:rsidP="00834A33">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14:paraId="2DD3BCB8" w14:textId="77777777" w:rsidR="00BF70EF" w:rsidRDefault="00BF70EF" w:rsidP="00BF70EF">
      <w:pPr>
        <w:pStyle w:val="M4"/>
        <w:numPr>
          <w:ilvl w:val="0"/>
          <w:numId w:val="185"/>
        </w:numPr>
        <w:tabs>
          <w:tab w:val="num" w:pos="1721"/>
        </w:tabs>
        <w:spacing w:after="0"/>
        <w:rPr>
          <w:ins w:id="25383" w:author="Rev 7 Allen Wirfs-Brock" w:date="2012-04-11T17:02:00Z"/>
        </w:rPr>
      </w:pPr>
      <w:ins w:id="25384" w:author="Rev 7 Allen Wirfs-Brock" w:date="2012-04-11T17:02:00Z">
        <w:r>
          <w:t>ReturnIfAbrupt(</w:t>
        </w:r>
        <w:r>
          <w:rPr>
            <w:i/>
          </w:rPr>
          <w:t>P</w:t>
        </w:r>
        <w:r>
          <w:t>).</w:t>
        </w:r>
      </w:ins>
    </w:p>
    <w:p w14:paraId="2EFBBDA1" w14:textId="77777777" w:rsidR="004C02EF" w:rsidRPr="00E77497" w:rsidRDefault="004C02EF" w:rsidP="00834A33">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AA69AB7" w14:textId="77777777" w:rsidR="00BF70EF" w:rsidRDefault="00BF70EF" w:rsidP="00BF70EF">
      <w:pPr>
        <w:pStyle w:val="M4"/>
        <w:numPr>
          <w:ilvl w:val="0"/>
          <w:numId w:val="185"/>
        </w:numPr>
        <w:tabs>
          <w:tab w:val="num" w:pos="1721"/>
        </w:tabs>
        <w:spacing w:after="0"/>
        <w:rPr>
          <w:ins w:id="25385" w:author="Rev 7 Allen Wirfs-Brock" w:date="2012-04-11T17:02:00Z"/>
        </w:rPr>
      </w:pPr>
      <w:ins w:id="25386" w:author="Rev 7 Allen Wirfs-Brock" w:date="2012-04-11T17:02:00Z">
        <w:r>
          <w:t>ReturnIfAbrupt(</w:t>
        </w:r>
        <w:r>
          <w:rPr>
            <w:i/>
          </w:rPr>
          <w:t>O</w:t>
        </w:r>
        <w:r>
          <w:t>).</w:t>
        </w:r>
      </w:ins>
    </w:p>
    <w:p w14:paraId="348A0E10" w14:textId="77777777" w:rsidR="004C02EF" w:rsidRPr="00E77497" w:rsidRDefault="004C02EF" w:rsidP="00834A33">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2F4A3C67" w14:textId="77777777" w:rsidR="004C02EF" w:rsidRPr="00E77497" w:rsidRDefault="004C02EF" w:rsidP="00834A33">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4DFC04EC" w14:textId="77777777" w:rsidR="004C02EF" w:rsidRPr="00E77497" w:rsidRDefault="004C02EF" w:rsidP="00834A33">
      <w:pPr>
        <w:pStyle w:val="Alg4"/>
        <w:numPr>
          <w:ilvl w:val="0"/>
          <w:numId w:val="185"/>
        </w:numPr>
        <w:spacing w:after="220"/>
      </w:pPr>
      <w:r w:rsidRPr="00E77497">
        <w:t xml:space="preserve">Return the value of </w:t>
      </w:r>
      <w:r w:rsidRPr="00E77497">
        <w:rPr>
          <w:i/>
        </w:rPr>
        <w:t>desc</w:t>
      </w:r>
      <w:r w:rsidRPr="00E77497">
        <w:t>.[[Enumerable]].</w:t>
      </w:r>
    </w:p>
    <w:p w14:paraId="5855B2D7" w14:textId="77777777" w:rsidR="004C02EF" w:rsidRPr="00E77497" w:rsidRDefault="004C02EF" w:rsidP="004C02EF">
      <w:pPr>
        <w:pStyle w:val="Note"/>
      </w:pPr>
      <w:r w:rsidRPr="00E77497">
        <w:t>NOTE 1</w:t>
      </w:r>
      <w:r w:rsidRPr="00E77497">
        <w:tab/>
        <w:t>This method does not consider objects in the prototype chain.</w:t>
      </w:r>
    </w:p>
    <w:p w14:paraId="6ABACB87"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1B1EE9B0" w14:textId="77777777" w:rsidR="004C02EF" w:rsidRPr="00E77497" w:rsidRDefault="004C02EF" w:rsidP="00B43482">
      <w:pPr>
        <w:pStyle w:val="30"/>
        <w:numPr>
          <w:ilvl w:val="0"/>
          <w:numId w:val="0"/>
        </w:numPr>
      </w:pPr>
      <w:bookmarkStart w:id="25387" w:name="_Toc472818913"/>
      <w:bookmarkStart w:id="25388" w:name="_Toc235503491"/>
      <w:bookmarkStart w:id="25389" w:name="_Toc241509266"/>
      <w:bookmarkStart w:id="25390" w:name="_Toc244416753"/>
      <w:bookmarkStart w:id="25391" w:name="_Toc276631117"/>
      <w:bookmarkStart w:id="25392" w:name="_Toc329528849"/>
      <w:r w:rsidRPr="00E77497">
        <w:t>15.2.5</w:t>
      </w:r>
      <w:r w:rsidRPr="00E77497">
        <w:tab/>
        <w:t>Properties of Object Instance</w:t>
      </w:r>
      <w:bookmarkEnd w:id="25367"/>
      <w:bookmarkEnd w:id="25368"/>
      <w:bookmarkEnd w:id="25369"/>
      <w:r w:rsidRPr="00E77497">
        <w:t>s</w:t>
      </w:r>
      <w:bookmarkStart w:id="25393" w:name="_Toc382212261"/>
      <w:bookmarkStart w:id="25394" w:name="_Toc382212824"/>
      <w:bookmarkStart w:id="25395" w:name="_Toc382291609"/>
      <w:bookmarkEnd w:id="25387"/>
      <w:bookmarkEnd w:id="25388"/>
      <w:bookmarkEnd w:id="25389"/>
      <w:bookmarkEnd w:id="25390"/>
      <w:bookmarkEnd w:id="25391"/>
      <w:bookmarkEnd w:id="25392"/>
    </w:p>
    <w:p w14:paraId="0BF7D125" w14:textId="77777777" w:rsidR="004C02EF" w:rsidRPr="00E77497" w:rsidRDefault="004C02EF" w:rsidP="004C02EF">
      <w:r w:rsidRPr="00E77497">
        <w:t>Object instances have no special properties beyond those inherited from the Object prototype object.</w:t>
      </w:r>
      <w:bookmarkStart w:id="25396" w:name="_Toc385672268"/>
      <w:bookmarkStart w:id="25397" w:name="_Toc393690382"/>
    </w:p>
    <w:p w14:paraId="3D1F2181" w14:textId="77777777" w:rsidR="004C02EF" w:rsidRPr="00E77497" w:rsidRDefault="004C02EF" w:rsidP="00B43482">
      <w:pPr>
        <w:pStyle w:val="20"/>
        <w:numPr>
          <w:ilvl w:val="0"/>
          <w:numId w:val="0"/>
        </w:numPr>
      </w:pPr>
      <w:bookmarkStart w:id="25398" w:name="_Toc472818914"/>
      <w:bookmarkStart w:id="25399" w:name="_Toc235503492"/>
      <w:bookmarkStart w:id="25400" w:name="_Toc241509267"/>
      <w:bookmarkStart w:id="25401" w:name="_Toc244416754"/>
      <w:bookmarkStart w:id="25402" w:name="_Toc276631118"/>
      <w:bookmarkStart w:id="25403" w:name="_Toc329528850"/>
      <w:r w:rsidRPr="00E77497">
        <w:t>15.3</w:t>
      </w:r>
      <w:r w:rsidRPr="00E77497">
        <w:tab/>
        <w:t>Function</w:t>
      </w:r>
      <w:bookmarkEnd w:id="25393"/>
      <w:bookmarkEnd w:id="25394"/>
      <w:r w:rsidRPr="00E77497">
        <w:t xml:space="preserve"> Object</w:t>
      </w:r>
      <w:bookmarkEnd w:id="25395"/>
      <w:bookmarkEnd w:id="25396"/>
      <w:bookmarkEnd w:id="25397"/>
      <w:r w:rsidRPr="00E77497">
        <w:t>s</w:t>
      </w:r>
      <w:bookmarkStart w:id="25404" w:name="_Toc385672269"/>
      <w:bookmarkStart w:id="25405" w:name="_Ref393527385"/>
      <w:bookmarkStart w:id="25406" w:name="_Ref393527457"/>
      <w:bookmarkStart w:id="25407" w:name="_Toc393690383"/>
      <w:bookmarkStart w:id="25408" w:name="_Ref404501411"/>
      <w:bookmarkStart w:id="25409" w:name="_Toc382291610"/>
      <w:bookmarkEnd w:id="25398"/>
      <w:bookmarkEnd w:id="25399"/>
      <w:bookmarkEnd w:id="25400"/>
      <w:bookmarkEnd w:id="25401"/>
      <w:bookmarkEnd w:id="25402"/>
      <w:bookmarkEnd w:id="25403"/>
    </w:p>
    <w:p w14:paraId="6E551A04" w14:textId="77777777" w:rsidR="004C02EF" w:rsidRPr="00E77497" w:rsidRDefault="004C02EF" w:rsidP="00B43482">
      <w:pPr>
        <w:pStyle w:val="30"/>
        <w:numPr>
          <w:ilvl w:val="0"/>
          <w:numId w:val="0"/>
        </w:numPr>
      </w:pPr>
      <w:bookmarkStart w:id="25410" w:name="_Ref424531728"/>
      <w:bookmarkStart w:id="25411" w:name="_Toc472818915"/>
      <w:bookmarkStart w:id="25412" w:name="_Toc235503493"/>
      <w:bookmarkStart w:id="25413" w:name="_Toc241509268"/>
      <w:bookmarkStart w:id="25414" w:name="_Toc244416755"/>
      <w:bookmarkStart w:id="25415" w:name="_Toc276631119"/>
      <w:bookmarkStart w:id="25416" w:name="_Toc329528851"/>
      <w:r w:rsidRPr="00E77497">
        <w:t>15.3.1</w:t>
      </w:r>
      <w:r w:rsidRPr="00E77497">
        <w:tab/>
        <w:t>The Function Constructor Called as a Functio</w:t>
      </w:r>
      <w:bookmarkEnd w:id="25404"/>
      <w:bookmarkEnd w:id="25405"/>
      <w:bookmarkEnd w:id="25406"/>
      <w:bookmarkEnd w:id="25407"/>
      <w:bookmarkEnd w:id="25408"/>
      <w:r w:rsidRPr="00E77497">
        <w:t>n</w:t>
      </w:r>
      <w:bookmarkEnd w:id="25410"/>
      <w:bookmarkEnd w:id="25411"/>
      <w:bookmarkEnd w:id="25412"/>
      <w:bookmarkEnd w:id="25413"/>
      <w:bookmarkEnd w:id="25414"/>
      <w:bookmarkEnd w:id="25415"/>
      <w:bookmarkEnd w:id="25416"/>
    </w:p>
    <w:p w14:paraId="51D40895"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a function rather than as a constructor, it creates and initialises a new Function object. Thus the function call </w:t>
      </w:r>
      <w:r w:rsidRPr="00E77497">
        <w:rPr>
          <w:rFonts w:ascii="Courier New" w:hAnsi="Courier New"/>
          <w:b/>
        </w:rPr>
        <w:t>Function(</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Function(</w:t>
      </w:r>
      <w:r w:rsidRPr="00E77497">
        <w:rPr>
          <w:rFonts w:ascii="Courier New" w:hAnsi="Courier New"/>
          <w:snapToGrid w:val="0"/>
        </w:rPr>
        <w:t>…</w:t>
      </w:r>
      <w:r w:rsidRPr="00E77497">
        <w:rPr>
          <w:rFonts w:ascii="Courier New" w:hAnsi="Courier New"/>
          <w:b/>
        </w:rPr>
        <w:t>)</w:t>
      </w:r>
      <w:r w:rsidRPr="00E77497">
        <w:t xml:space="preserve"> with the same arguments.</w:t>
      </w:r>
      <w:bookmarkStart w:id="25417" w:name="_Toc385672270"/>
      <w:bookmarkStart w:id="25418" w:name="_Toc393690384"/>
      <w:bookmarkStart w:id="25419" w:name="_Ref404501403"/>
    </w:p>
    <w:p w14:paraId="4E5A2328" w14:textId="77777777" w:rsidR="004C02EF" w:rsidRPr="00E77497" w:rsidRDefault="004C02EF" w:rsidP="004C02EF">
      <w:pPr>
        <w:pStyle w:val="40"/>
        <w:numPr>
          <w:ilvl w:val="0"/>
          <w:numId w:val="0"/>
        </w:numPr>
      </w:pPr>
      <w:r w:rsidRPr="00E77497">
        <w:t>15.3.1.1</w:t>
      </w:r>
      <w:r w:rsidRPr="00E77497">
        <w:tab/>
        <w:t xml:space="preserve">Function (p1, p2, </w:t>
      </w:r>
      <w:r w:rsidRPr="00E77497">
        <w:rPr>
          <w:snapToGrid w:val="0"/>
        </w:rPr>
        <w:t>…</w:t>
      </w:r>
      <w:r w:rsidRPr="00E77497">
        <w:t xml:space="preserve"> , pn, body</w:t>
      </w:r>
      <w:bookmarkEnd w:id="25417"/>
      <w:bookmarkEnd w:id="25418"/>
      <w:bookmarkEnd w:id="25419"/>
      <w:r w:rsidRPr="00E77497">
        <w:t>)</w:t>
      </w:r>
    </w:p>
    <w:p w14:paraId="73038600" w14:textId="77777777" w:rsidR="004C02EF" w:rsidRPr="00E77497" w:rsidRDefault="004C02EF" w:rsidP="004C02EF">
      <w:r w:rsidRPr="00E77497">
        <w:t xml:space="preserve">When the </w:t>
      </w:r>
      <w:r w:rsidRPr="00E77497">
        <w:rPr>
          <w:rFonts w:ascii="Courier New" w:hAnsi="Courier New"/>
          <w:b/>
        </w:rPr>
        <w:t>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6938B159" w14:textId="77777777" w:rsidR="004C02EF" w:rsidRPr="00E77497" w:rsidRDefault="004C02EF" w:rsidP="00834A33">
      <w:pPr>
        <w:pStyle w:val="Alg4"/>
        <w:numPr>
          <w:ilvl w:val="0"/>
          <w:numId w:val="186"/>
        </w:numPr>
        <w:spacing w:after="220"/>
      </w:pPr>
      <w:r w:rsidRPr="00E77497">
        <w:t xml:space="preserve">Create and return a new Function object as if the standard built-in constructor Function was used in a </w:t>
      </w:r>
      <w:r w:rsidRPr="00E77497">
        <w:rPr>
          <w:b/>
        </w:rPr>
        <w:t xml:space="preserve">new </w:t>
      </w:r>
      <w:r w:rsidRPr="00E77497">
        <w:t>expression with the same arguments (15.3.2.1).</w:t>
      </w:r>
      <w:bookmarkStart w:id="25420" w:name="_Toc385672271"/>
      <w:bookmarkStart w:id="25421" w:name="_Ref393527461"/>
      <w:bookmarkStart w:id="25422" w:name="_Toc393690385"/>
      <w:bookmarkStart w:id="25423" w:name="_Ref404501432"/>
    </w:p>
    <w:p w14:paraId="3EF88D35" w14:textId="77777777" w:rsidR="004C02EF" w:rsidRPr="00E77497" w:rsidRDefault="004C02EF" w:rsidP="00B43482">
      <w:pPr>
        <w:pStyle w:val="30"/>
        <w:numPr>
          <w:ilvl w:val="0"/>
          <w:numId w:val="0"/>
        </w:numPr>
      </w:pPr>
      <w:bookmarkStart w:id="25424" w:name="_Ref424531741"/>
      <w:bookmarkStart w:id="25425" w:name="_Toc472818916"/>
      <w:bookmarkStart w:id="25426" w:name="_Toc235503494"/>
      <w:bookmarkStart w:id="25427" w:name="_Toc241509269"/>
      <w:bookmarkStart w:id="25428" w:name="_Toc244416756"/>
      <w:bookmarkStart w:id="25429" w:name="_Toc276631120"/>
      <w:bookmarkStart w:id="25430" w:name="_Toc329528852"/>
      <w:r w:rsidRPr="00E77497">
        <w:t>15.3.2</w:t>
      </w:r>
      <w:r w:rsidRPr="00E77497">
        <w:tab/>
        <w:t>The Function Constructo</w:t>
      </w:r>
      <w:bookmarkEnd w:id="25409"/>
      <w:bookmarkEnd w:id="25420"/>
      <w:bookmarkEnd w:id="25421"/>
      <w:bookmarkEnd w:id="25422"/>
      <w:bookmarkEnd w:id="25423"/>
      <w:r w:rsidRPr="00E77497">
        <w:t>r</w:t>
      </w:r>
      <w:bookmarkStart w:id="25431" w:name="_Toc382291611"/>
      <w:bookmarkEnd w:id="25424"/>
      <w:bookmarkEnd w:id="25425"/>
      <w:bookmarkEnd w:id="25426"/>
      <w:bookmarkEnd w:id="25427"/>
      <w:bookmarkEnd w:id="25428"/>
      <w:bookmarkEnd w:id="25429"/>
      <w:bookmarkEnd w:id="25430"/>
    </w:p>
    <w:p w14:paraId="604DF6FB"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5432" w:name="_Toc385672272"/>
      <w:bookmarkStart w:id="25433" w:name="_Ref387139557"/>
      <w:bookmarkStart w:id="25434" w:name="_Ref387225901"/>
      <w:bookmarkStart w:id="25435" w:name="_Ref393528099"/>
      <w:bookmarkStart w:id="25436" w:name="_Toc393690386"/>
      <w:bookmarkStart w:id="25437" w:name="_Ref404501197"/>
      <w:bookmarkStart w:id="25438" w:name="_Ref404501211"/>
      <w:bookmarkStart w:id="25439" w:name="_Ref404501248"/>
      <w:bookmarkStart w:id="25440" w:name="_Ref404501266"/>
      <w:bookmarkStart w:id="25441" w:name="_Ref404501719"/>
      <w:bookmarkStart w:id="25442" w:name="_Ref404501788"/>
      <w:bookmarkStart w:id="25443" w:name="_Ref404501803"/>
    </w:p>
    <w:p w14:paraId="2A08D506" w14:textId="77777777" w:rsidR="004C02EF" w:rsidRPr="00E77497" w:rsidRDefault="004C02EF" w:rsidP="004C02EF">
      <w:pPr>
        <w:pStyle w:val="40"/>
        <w:numPr>
          <w:ilvl w:val="0"/>
          <w:numId w:val="0"/>
        </w:numPr>
      </w:pPr>
      <w:bookmarkStart w:id="25444" w:name="_Ref424534066"/>
      <w:r w:rsidRPr="00E77497">
        <w:t>15.3.2.1</w:t>
      </w:r>
      <w:r w:rsidRPr="00E77497">
        <w:tab/>
        <w:t xml:space="preserve">new Function (p1, p2, </w:t>
      </w:r>
      <w:r w:rsidRPr="00E77497">
        <w:rPr>
          <w:snapToGrid w:val="0"/>
        </w:rPr>
        <w:t>…</w:t>
      </w:r>
      <w:r w:rsidRPr="00E77497">
        <w:t xml:space="preserve"> , pn, body</w:t>
      </w:r>
      <w:bookmarkEnd w:id="25432"/>
      <w:bookmarkEnd w:id="25433"/>
      <w:bookmarkEnd w:id="25434"/>
      <w:bookmarkEnd w:id="25435"/>
      <w:bookmarkEnd w:id="25436"/>
      <w:bookmarkEnd w:id="25437"/>
      <w:bookmarkEnd w:id="25438"/>
      <w:bookmarkEnd w:id="25439"/>
      <w:bookmarkEnd w:id="25440"/>
      <w:bookmarkEnd w:id="25441"/>
      <w:bookmarkEnd w:id="25442"/>
      <w:bookmarkEnd w:id="25443"/>
      <w:r w:rsidRPr="00E77497">
        <w:t>)</w:t>
      </w:r>
      <w:bookmarkEnd w:id="25444"/>
    </w:p>
    <w:p w14:paraId="2FE118DA" w14:textId="77777777" w:rsidR="004C02EF" w:rsidRPr="00E77497" w:rsidRDefault="004C02EF" w:rsidP="004C02EF">
      <w:r w:rsidRPr="00E77497">
        <w:t>The last argument specifies the body (executable code) of a function; any preceding arguments specify formal parameters.</w:t>
      </w:r>
    </w:p>
    <w:p w14:paraId="69833C95" w14:textId="77777777" w:rsidR="004C02EF" w:rsidRPr="00E77497" w:rsidRDefault="004C02EF" w:rsidP="004C02EF">
      <w:r w:rsidRPr="00E77497">
        <w:t xml:space="preserve">When the </w:t>
      </w:r>
      <w:r w:rsidRPr="00E77497">
        <w:rPr>
          <w:rFonts w:ascii="Courier New" w:hAnsi="Courier New"/>
          <w:b/>
        </w:rPr>
        <w:t>Function</w:t>
      </w:r>
      <w:r w:rsidRPr="00E77497">
        <w:t xml:space="preserve"> constructor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6AB814B7" w14:textId="77777777"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14:paraId="32FFA299" w14:textId="77777777"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14:paraId="140D9390" w14:textId="77777777"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ins w:id="25445" w:author="Rev 4 Allen Wirfs-Brock" w:date="2011-10-18T11:26:00Z">
        <w:r w:rsidR="00CD7F0F" w:rsidRPr="00E77497">
          <w:rPr>
            <w:i/>
          </w:rPr>
          <w:t>Text</w:t>
        </w:r>
      </w:ins>
      <w:r w:rsidRPr="00E77497">
        <w:t xml:space="preserve"> be the empty String.</w:t>
      </w:r>
    </w:p>
    <w:p w14:paraId="67E2B5D4" w14:textId="77777777"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ins w:id="25446" w:author="Rev 4 Allen Wirfs-Brock" w:date="2011-10-18T11:26:00Z">
        <w:r w:rsidR="00CD7F0F" w:rsidRPr="00E77497">
          <w:rPr>
            <w:i/>
          </w:rPr>
          <w:t>Text</w:t>
        </w:r>
      </w:ins>
      <w:r w:rsidRPr="00E77497">
        <w:t xml:space="preserve"> be that argument.</w:t>
      </w:r>
    </w:p>
    <w:p w14:paraId="7F6680E5" w14:textId="77777777" w:rsidR="004C02EF" w:rsidRPr="00E77497" w:rsidRDefault="004C02EF" w:rsidP="00834A33">
      <w:pPr>
        <w:pStyle w:val="Alg4"/>
        <w:numPr>
          <w:ilvl w:val="0"/>
          <w:numId w:val="187"/>
        </w:numPr>
      </w:pPr>
      <w:r w:rsidRPr="00E77497">
        <w:t xml:space="preserve">Else, </w:t>
      </w:r>
      <w:r w:rsidRPr="00E77497">
        <w:rPr>
          <w:i/>
        </w:rPr>
        <w:t>argCount</w:t>
      </w:r>
      <w:r w:rsidRPr="00E77497">
        <w:t xml:space="preserve"> &gt; 1</w:t>
      </w:r>
    </w:p>
    <w:p w14:paraId="1A6BCD33" w14:textId="77777777"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14:paraId="34ABE8AE" w14:textId="77777777"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14:paraId="420A3C2B" w14:textId="77777777" w:rsidR="00296EE6" w:rsidRDefault="00296EE6" w:rsidP="00834A33">
      <w:pPr>
        <w:pStyle w:val="Alg4"/>
        <w:numPr>
          <w:ilvl w:val="1"/>
          <w:numId w:val="187"/>
        </w:numPr>
        <w:rPr>
          <w:ins w:id="25447" w:author="Rev 7 Allen Wirfs-Brock" w:date="2012-04-11T17:03:00Z"/>
        </w:rPr>
      </w:pPr>
      <w:ins w:id="25448" w:author="Rev 7 Allen Wirfs-Brock" w:date="2012-04-11T17:04:00Z">
        <w:r>
          <w:t>ReturnIfAbrupt(</w:t>
        </w:r>
        <w:r>
          <w:rPr>
            <w:i/>
          </w:rPr>
          <w:t>P</w:t>
        </w:r>
        <w:r>
          <w:t>).</w:t>
        </w:r>
      </w:ins>
    </w:p>
    <w:p w14:paraId="1DB3191C" w14:textId="77777777"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14:paraId="7AD718B1" w14:textId="77777777"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14:paraId="28DB301E" w14:textId="77777777"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14:paraId="7BD1C570" w14:textId="77777777" w:rsidR="00296EE6" w:rsidRDefault="00296EE6" w:rsidP="00834A33">
      <w:pPr>
        <w:pStyle w:val="Alg4"/>
        <w:numPr>
          <w:ilvl w:val="2"/>
          <w:numId w:val="187"/>
        </w:numPr>
        <w:rPr>
          <w:ins w:id="25449" w:author="Rev 7 Allen Wirfs-Brock" w:date="2012-04-11T17:04:00Z"/>
        </w:rPr>
      </w:pPr>
      <w:ins w:id="25450" w:author="Rev 7 Allen Wirfs-Brock" w:date="2012-04-11T17:04:00Z">
        <w:r>
          <w:t xml:space="preserve">Let </w:t>
        </w:r>
        <w:r w:rsidRPr="00296EE6">
          <w:rPr>
            <w:i/>
          </w:rPr>
          <w:t>nextArgString</w:t>
        </w:r>
        <w:r>
          <w:t xml:space="preserve"> be ToString(</w:t>
        </w:r>
        <w:r w:rsidRPr="00296EE6">
          <w:rPr>
            <w:i/>
          </w:rPr>
          <w:t>nextArg</w:t>
        </w:r>
        <w:r>
          <w:t>).</w:t>
        </w:r>
      </w:ins>
    </w:p>
    <w:p w14:paraId="39905206" w14:textId="77777777" w:rsidR="00296EE6" w:rsidRDefault="00296EE6" w:rsidP="00834A33">
      <w:pPr>
        <w:pStyle w:val="Alg4"/>
        <w:numPr>
          <w:ilvl w:val="2"/>
          <w:numId w:val="187"/>
        </w:numPr>
        <w:rPr>
          <w:ins w:id="25451" w:author="Rev 7 Allen Wirfs-Brock" w:date="2012-04-11T17:05:00Z"/>
        </w:rPr>
      </w:pPr>
      <w:ins w:id="25452" w:author="Rev 7 Allen Wirfs-Brock" w:date="2012-04-11T17:05:00Z">
        <w:r>
          <w:t>ReturnIfAbrupt(</w:t>
        </w:r>
        <w:r w:rsidRPr="00B54236">
          <w:rPr>
            <w:i/>
          </w:rPr>
          <w:t>nextArgString</w:t>
        </w:r>
        <w:r>
          <w:t>).</w:t>
        </w:r>
      </w:ins>
    </w:p>
    <w:p w14:paraId="70A77F3A" w14:textId="77777777"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del w:id="25453" w:author="Rev 7 Allen Wirfs-Brock" w:date="2012-04-11T17:05:00Z">
        <w:r w:rsidRPr="00E77497" w:rsidDel="00296EE6">
          <w:delText>ToString(</w:delText>
        </w:r>
      </w:del>
      <w:r w:rsidRPr="00E77497">
        <w:rPr>
          <w:i/>
        </w:rPr>
        <w:t>nextArg</w:t>
      </w:r>
      <w:ins w:id="25454" w:author="Rev 7 Allen Wirfs-Brock" w:date="2012-04-11T17:05:00Z">
        <w:r w:rsidR="00296EE6">
          <w:rPr>
            <w:i/>
          </w:rPr>
          <w:t>String</w:t>
        </w:r>
      </w:ins>
      <w:del w:id="25455" w:author="Rev 7 Allen Wirfs-Brock" w:date="2012-04-11T17:05:00Z">
        <w:r w:rsidRPr="00E77497" w:rsidDel="00296EE6">
          <w:delText>)</w:delText>
        </w:r>
      </w:del>
      <w:r w:rsidRPr="00E77497">
        <w:t>.</w:t>
      </w:r>
    </w:p>
    <w:p w14:paraId="64C8C61C" w14:textId="77777777"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14:paraId="05650BB3" w14:textId="77777777"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14:paraId="107E783E" w14:textId="77777777" w:rsidR="004C02EF" w:rsidRPr="00E77497" w:rsidRDefault="004C02EF" w:rsidP="0027695A">
      <w:pPr>
        <w:pStyle w:val="Alg4"/>
        <w:numPr>
          <w:ilvl w:val="0"/>
          <w:numId w:val="187"/>
        </w:numPr>
      </w:pPr>
      <w:r w:rsidRPr="00E77497">
        <w:t xml:space="preserve">Let </w:t>
      </w:r>
      <w:r w:rsidRPr="00E77497">
        <w:rPr>
          <w:i/>
        </w:rPr>
        <w:t>body</w:t>
      </w:r>
      <w:ins w:id="25456" w:author="Rev 4 Allen Wirfs-Brock" w:date="2011-10-18T11:27:00Z">
        <w:r w:rsidR="00CD7F0F" w:rsidRPr="00E77497">
          <w:rPr>
            <w:i/>
          </w:rPr>
          <w:t>Text</w:t>
        </w:r>
      </w:ins>
      <w:r w:rsidRPr="00E77497">
        <w:t xml:space="preserve"> be ToString(</w:t>
      </w:r>
      <w:r w:rsidRPr="00E77497">
        <w:rPr>
          <w:i/>
        </w:rPr>
        <w:t>body</w:t>
      </w:r>
      <w:ins w:id="25457" w:author="Rev 4 Allen Wirfs-Brock" w:date="2011-10-18T11:27:00Z">
        <w:r w:rsidR="00CD7F0F" w:rsidRPr="00E77497">
          <w:rPr>
            <w:i/>
          </w:rPr>
          <w:t>Text</w:t>
        </w:r>
      </w:ins>
      <w:r w:rsidRPr="00E77497">
        <w:t>).</w:t>
      </w:r>
    </w:p>
    <w:p w14:paraId="5ED7AE6D" w14:textId="77777777" w:rsidR="00296EE6" w:rsidRDefault="00296EE6" w:rsidP="00296EE6">
      <w:pPr>
        <w:pStyle w:val="M4"/>
        <w:numPr>
          <w:ilvl w:val="0"/>
          <w:numId w:val="187"/>
        </w:numPr>
        <w:tabs>
          <w:tab w:val="num" w:pos="1721"/>
        </w:tabs>
        <w:spacing w:after="0"/>
        <w:rPr>
          <w:ins w:id="25458" w:author="Rev 7 Allen Wirfs-Brock" w:date="2012-04-11T17:06:00Z"/>
        </w:rPr>
      </w:pPr>
      <w:ins w:id="25459" w:author="Rev 7 Allen Wirfs-Brock" w:date="2012-04-11T17:06:00Z">
        <w:r>
          <w:t>ReturnIfAbrupt(</w:t>
        </w:r>
        <w:r>
          <w:rPr>
            <w:i/>
          </w:rPr>
          <w:t>bodyText</w:t>
        </w:r>
        <w:r>
          <w:t>).</w:t>
        </w:r>
      </w:ins>
    </w:p>
    <w:p w14:paraId="134B6584" w14:textId="77777777" w:rsidR="004C02EF" w:rsidRPr="00E77497" w:rsidRDefault="004C02EF" w:rsidP="0027695A">
      <w:pPr>
        <w:pStyle w:val="Alg4"/>
        <w:numPr>
          <w:ilvl w:val="0"/>
          <w:numId w:val="187"/>
        </w:numPr>
      </w:pPr>
      <w:commentRangeStart w:id="25460"/>
      <w:del w:id="25461" w:author="Rev 4 Allen Wirfs-Brock" w:date="2011-10-18T11:29:00Z">
        <w:r w:rsidRPr="00E77497" w:rsidDel="004479AD">
          <w:delText xml:space="preserve">If </w:delText>
        </w:r>
      </w:del>
      <w:ins w:id="25462" w:author="Rev 4 Allen Wirfs-Brock" w:date="2011-10-18T11:29:00Z">
        <w:r w:rsidR="004479AD" w:rsidRPr="00E77497">
          <w:t xml:space="preserve">Let </w:t>
        </w:r>
        <w:r w:rsidR="004479AD" w:rsidRPr="0027695A">
          <w:rPr>
            <w:i/>
          </w:rPr>
          <w:t>parameters</w:t>
        </w:r>
        <w:r w:rsidR="004479AD" w:rsidRPr="004D1BD1">
          <w:t xml:space="preserve"> be the result of parsing</w:t>
        </w:r>
        <w:r w:rsidR="004479AD" w:rsidRPr="003B4312">
          <w:t xml:space="preserve"> </w:t>
        </w:r>
      </w:ins>
      <w:r w:rsidRPr="006B6D0A">
        <w:rPr>
          <w:i/>
        </w:rPr>
        <w:t>P</w:t>
      </w:r>
      <w:r w:rsidRPr="006B6D0A">
        <w:t xml:space="preserve"> </w:t>
      </w:r>
      <w:del w:id="25463" w:author="Rev 4 Allen Wirfs-Brock" w:date="2011-10-18T11:30:00Z">
        <w:r w:rsidRPr="006B6D0A" w:rsidDel="004479AD">
          <w:delText>is not parsable as a</w:delText>
        </w:r>
      </w:del>
      <w:ins w:id="25464" w:author="Rev 4 Allen Wirfs-Brock" w:date="2011-10-18T11:30:00Z">
        <w:r w:rsidR="004479AD" w:rsidRPr="00E65A34">
          <w:t>using</w:t>
        </w:r>
      </w:ins>
      <w:r w:rsidRPr="00546435">
        <w:t xml:space="preserve"> </w:t>
      </w:r>
      <w:r w:rsidRPr="00A67AF2">
        <w:rPr>
          <w:i/>
        </w:rPr>
        <w:t>FormalParameterList</w:t>
      </w:r>
      <w:del w:id="25465" w:author="Rev 4 Allen Wirfs-Brock" w:date="2011-10-18T11:24:00Z">
        <w:r w:rsidRPr="00A67AF2" w:rsidDel="00CD7F0F">
          <w:rPr>
            <w:rFonts w:ascii="Arial" w:hAnsi="Arial"/>
            <w:vertAlign w:val="subscript"/>
          </w:rPr>
          <w:delText>opt</w:delText>
        </w:r>
      </w:del>
      <w:r w:rsidRPr="00A67AF2">
        <w:t xml:space="preserve"> </w:t>
      </w:r>
      <w:ins w:id="25466" w:author="Rev 4 Allen Wirfs-Brock" w:date="2011-10-18T11:30:00Z">
        <w:r w:rsidR="004479AD" w:rsidRPr="00B820AB">
          <w:t xml:space="preserve">as the goal symbol. </w:t>
        </w:r>
      </w:ins>
      <w:del w:id="25467" w:author="Rev 4 Allen Wirfs-Brock" w:date="2011-10-18T11:30:00Z">
        <w:r w:rsidRPr="00675B74" w:rsidDel="004479AD">
          <w:delText>then t</w:delText>
        </w:r>
      </w:del>
      <w:ins w:id="25468" w:author="Rev 4 Allen Wirfs-Brock" w:date="2011-10-18T11:30:00Z">
        <w:r w:rsidR="004479AD" w:rsidRPr="00E77497">
          <w:t>T</w:t>
        </w:r>
      </w:ins>
      <w:r w:rsidRPr="00E77497">
        <w:t xml:space="preserve">hrow a </w:t>
      </w:r>
      <w:r w:rsidRPr="00E77497">
        <w:rPr>
          <w:b/>
        </w:rPr>
        <w:t>SyntaxError</w:t>
      </w:r>
      <w:r w:rsidRPr="00E77497">
        <w:t xml:space="preserve"> exception</w:t>
      </w:r>
      <w:ins w:id="25469" w:author="Rev 4 Allen Wirfs-Brock" w:date="2011-10-18T11:31:00Z">
        <w:r w:rsidR="004479AD" w:rsidRPr="00E77497">
          <w:t xml:space="preserve"> if the parse fails</w:t>
        </w:r>
      </w:ins>
      <w:r w:rsidRPr="00E77497">
        <w:t>.</w:t>
      </w:r>
    </w:p>
    <w:p w14:paraId="4E822B3B" w14:textId="77777777" w:rsidR="004479AD" w:rsidRPr="00E77497" w:rsidRDefault="004479AD" w:rsidP="0027695A">
      <w:pPr>
        <w:pStyle w:val="Alg4"/>
        <w:numPr>
          <w:ilvl w:val="0"/>
          <w:numId w:val="187"/>
        </w:numPr>
        <w:rPr>
          <w:ins w:id="25470" w:author="Rev 4 Allen Wirfs-Brock" w:date="2011-10-18T11:32:00Z"/>
        </w:rPr>
      </w:pPr>
      <w:ins w:id="25471" w:author="Rev 4 Allen Wirfs-Brock" w:date="2011-10-18T11:32: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25472" w:author="Rev 4 Allen Wirfs-Brock" w:date="2011-10-18T11:33:00Z">
        <w:r w:rsidRPr="00E77497">
          <w:rPr>
            <w:i/>
          </w:rPr>
          <w:t>FunctionBody</w:t>
        </w:r>
      </w:ins>
      <w:ins w:id="25473" w:author="Rev 4 Allen Wirfs-Brock" w:date="2011-10-18T11:32:00Z">
        <w:r w:rsidRPr="00E77497">
          <w:t xml:space="preserve"> as the goal symbol. Throw a </w:t>
        </w:r>
        <w:r w:rsidRPr="00E77497">
          <w:rPr>
            <w:b/>
          </w:rPr>
          <w:t>SyntaxError</w:t>
        </w:r>
        <w:r w:rsidRPr="00E77497">
          <w:t xml:space="preserve"> exception if the parse fails</w:t>
        </w:r>
      </w:ins>
      <w:ins w:id="25474" w:author="Rev 7 Allen Wirfs-Brock" w:date="2012-04-11T17:07:00Z">
        <w:r w:rsidR="00296EE6">
          <w:t xml:space="preserve"> or if any static semantics errors are detected</w:t>
        </w:r>
      </w:ins>
      <w:ins w:id="25475" w:author="Rev 4 Allen Wirfs-Brock" w:date="2011-10-18T11:32:00Z">
        <w:r w:rsidRPr="00E77497">
          <w:t>.</w:t>
        </w:r>
      </w:ins>
    </w:p>
    <w:commentRangeEnd w:id="25460"/>
    <w:p w14:paraId="72C14BB3" w14:textId="77777777" w:rsidR="004C02EF" w:rsidRPr="00A67AF2" w:rsidDel="004479AD" w:rsidRDefault="004479AD" w:rsidP="0027695A">
      <w:pPr>
        <w:pStyle w:val="Alg4"/>
        <w:numPr>
          <w:ilvl w:val="0"/>
          <w:numId w:val="187"/>
        </w:numPr>
        <w:rPr>
          <w:del w:id="25476" w:author="Rev 4 Allen Wirfs-Brock" w:date="2011-10-18T11:33:00Z"/>
        </w:rPr>
      </w:pPr>
      <w:ins w:id="25477" w:author="Rev 4 Allen Wirfs-Brock" w:date="2011-10-18T11:34:00Z">
        <w:r w:rsidRPr="00E77497">
          <w:rPr>
            <w:rStyle w:val="af3"/>
            <w:rFonts w:ascii="Arial" w:eastAsia="MS Mincho" w:hAnsi="Arial"/>
            <w:spacing w:val="0"/>
            <w:lang w:val="en-GB" w:eastAsia="ja-JP"/>
          </w:rPr>
          <w:commentReference w:id="25460"/>
        </w:r>
      </w:ins>
      <w:del w:id="25478" w:author="Rev 4 Allen Wirfs-Brock" w:date="2011-10-18T11:33:00Z">
        <w:r w:rsidR="004C02EF" w:rsidRPr="003B4312" w:rsidDel="004479AD">
          <w:delText xml:space="preserve">If </w:delText>
        </w:r>
        <w:r w:rsidR="004C02EF" w:rsidRPr="006B6D0A" w:rsidDel="004479AD">
          <w:rPr>
            <w:i/>
          </w:rPr>
          <w:delText>body</w:delText>
        </w:r>
        <w:r w:rsidR="004C02EF" w:rsidRPr="006B6D0A" w:rsidDel="004479AD">
          <w:delText xml:space="preserve"> is not parsable as </w:delText>
        </w:r>
        <w:r w:rsidR="004C02EF" w:rsidRPr="006B6D0A" w:rsidDel="004479AD">
          <w:rPr>
            <w:i/>
          </w:rPr>
          <w:delText>FunctionBody</w:delText>
        </w:r>
        <w:r w:rsidR="004C02EF" w:rsidRPr="00E65A34" w:rsidDel="004479AD">
          <w:delText xml:space="preserve"> then thro</w:delText>
        </w:r>
        <w:r w:rsidR="004C02EF" w:rsidRPr="00546435" w:rsidDel="004479AD">
          <w:delText xml:space="preserve">w a </w:delText>
        </w:r>
        <w:r w:rsidR="004C02EF" w:rsidRPr="00A67AF2" w:rsidDel="004479AD">
          <w:rPr>
            <w:b/>
          </w:rPr>
          <w:delText>SyntaxError</w:delText>
        </w:r>
        <w:r w:rsidR="004C02EF" w:rsidRPr="00A67AF2" w:rsidDel="004479AD">
          <w:delText xml:space="preserve"> exception.</w:delText>
        </w:r>
      </w:del>
    </w:p>
    <w:p w14:paraId="7C8206FD" w14:textId="77777777" w:rsidR="004C02EF" w:rsidRPr="00E77497" w:rsidRDefault="004C02EF" w:rsidP="0027695A">
      <w:pPr>
        <w:pStyle w:val="Alg4"/>
        <w:numPr>
          <w:ilvl w:val="0"/>
          <w:numId w:val="187"/>
        </w:numPr>
        <w:spacing w:after="220"/>
        <w:contextualSpacing/>
      </w:pPr>
      <w:r w:rsidRPr="00A67AF2">
        <w:t>If</w:t>
      </w:r>
      <w:r w:rsidRPr="00B820AB">
        <w:rPr>
          <w:i/>
        </w:rPr>
        <w:t xml:space="preserve"> body</w:t>
      </w:r>
      <w:ins w:id="25479" w:author="Rev 4 Allen Wirfs-Brock" w:date="2011-10-18T11:34:00Z">
        <w:r w:rsidR="004479AD" w:rsidRPr="00675B74">
          <w:rPr>
            <w:i/>
          </w:rPr>
          <w:t>Text</w:t>
        </w:r>
      </w:ins>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23530695" w14:textId="77777777" w:rsidR="004C02EF" w:rsidRPr="00E77497" w:rsidDel="00296EE6" w:rsidRDefault="004C02EF" w:rsidP="0027695A">
      <w:pPr>
        <w:pStyle w:val="Alg4"/>
        <w:numPr>
          <w:ilvl w:val="0"/>
          <w:numId w:val="187"/>
        </w:numPr>
        <w:spacing w:after="220"/>
        <w:contextualSpacing/>
        <w:rPr>
          <w:del w:id="25480" w:author="Rev 7 Allen Wirfs-Brock" w:date="2012-04-11T17:08:00Z"/>
        </w:rPr>
      </w:pPr>
      <w:del w:id="25481" w:author="Rev 7 Allen Wirfs-Brock" w:date="2012-04-11T17:08:00Z">
        <w:r w:rsidRPr="00E77497" w:rsidDel="00296EE6">
          <w:delText xml:space="preserve">If </w:delText>
        </w:r>
        <w:r w:rsidRPr="00E77497" w:rsidDel="00296EE6">
          <w:rPr>
            <w:i/>
          </w:rPr>
          <w:delText>strict</w:delText>
        </w:r>
        <w:r w:rsidRPr="00E77497" w:rsidDel="00296EE6">
          <w:delText xml:space="preserve"> is </w:delText>
        </w:r>
        <w:r w:rsidRPr="00E77497" w:rsidDel="00296EE6">
          <w:rPr>
            <w:b/>
          </w:rPr>
          <w:delText>true</w:delText>
        </w:r>
        <w:r w:rsidRPr="00E77497" w:rsidDel="00296EE6">
          <w:delText xml:space="preserve">, throw any exceptions specified in 13.1 that apply. </w:delText>
        </w:r>
      </w:del>
    </w:p>
    <w:p w14:paraId="4330408B" w14:textId="77777777" w:rsidR="004C02EF" w:rsidRPr="00E77497" w:rsidRDefault="004C02EF" w:rsidP="0027695A">
      <w:pPr>
        <w:pStyle w:val="Alg4"/>
        <w:numPr>
          <w:ilvl w:val="0"/>
          <w:numId w:val="187"/>
        </w:numPr>
        <w:spacing w:after="220"/>
      </w:pPr>
      <w:r w:rsidRPr="00E77497">
        <w:t xml:space="preserve">Return a new Function object created as specified in 13.2 passing </w:t>
      </w:r>
      <w:del w:id="25482" w:author="Rev 4 Allen Wirfs-Brock" w:date="2011-10-18T11:34:00Z">
        <w:r w:rsidRPr="00E77497" w:rsidDel="004479AD">
          <w:rPr>
            <w:i/>
          </w:rPr>
          <w:delText>P</w:delText>
        </w:r>
        <w:r w:rsidRPr="00E77497" w:rsidDel="004479AD">
          <w:delText xml:space="preserve"> </w:delText>
        </w:r>
      </w:del>
      <w:ins w:id="25483" w:author="Rev 4 Allen Wirfs-Brock" w:date="2011-10-18T11:34:00Z">
        <w:r w:rsidR="004479AD" w:rsidRPr="00E77497">
          <w:rPr>
            <w:i/>
          </w:rPr>
          <w:t>parameters</w:t>
        </w:r>
        <w:r w:rsidR="004479AD" w:rsidRPr="00E77497">
          <w:t xml:space="preserve"> </w:t>
        </w:r>
      </w:ins>
      <w:r w:rsidRPr="00E77497">
        <w:t xml:space="preserve">as the </w:t>
      </w:r>
      <w:r w:rsidRPr="00E77497">
        <w:rPr>
          <w:i/>
        </w:rPr>
        <w:t>FormalParameterList</w:t>
      </w:r>
      <w:del w:id="25484" w:author="Rev 4 Allen Wirfs-Brock" w:date="2011-10-18T11:34:00Z">
        <w:r w:rsidRPr="00E77497" w:rsidDel="004479AD">
          <w:rPr>
            <w:rFonts w:ascii="Arial" w:hAnsi="Arial" w:cs="Arial"/>
            <w:vertAlign w:val="subscript"/>
          </w:rPr>
          <w:delText>opt</w:delText>
        </w:r>
      </w:del>
      <w:r w:rsidRPr="00E77497">
        <w:t xml:space="preserve"> and </w:t>
      </w:r>
      <w:r w:rsidRPr="00E77497">
        <w:rPr>
          <w:i/>
        </w:rPr>
        <w:t>body</w:t>
      </w:r>
      <w:r w:rsidRPr="00E77497">
        <w:t xml:space="preserve"> as the </w:t>
      </w:r>
      <w:r w:rsidRPr="00E77497">
        <w:rPr>
          <w:i/>
        </w:rPr>
        <w:t>FunctionBody</w:t>
      </w:r>
      <w:r w:rsidRPr="00E77497">
        <w:t xml:space="preserve">. Pass in the Global Environment as the </w:t>
      </w:r>
      <w:r w:rsidRPr="00E77497">
        <w:rPr>
          <w:i/>
        </w:rPr>
        <w:t>Scope</w:t>
      </w:r>
      <w:r w:rsidRPr="00E77497">
        <w:t xml:space="preserve"> parameter and </w:t>
      </w:r>
      <w:r w:rsidRPr="00E77497">
        <w:rPr>
          <w:i/>
        </w:rPr>
        <w:t>strict</w:t>
      </w:r>
      <w:r w:rsidRPr="00E77497">
        <w:t xml:space="preserve"> as the </w:t>
      </w:r>
      <w:r w:rsidRPr="00E77497">
        <w:rPr>
          <w:i/>
        </w:rPr>
        <w:t>Strict</w:t>
      </w:r>
      <w:r w:rsidRPr="00E77497">
        <w:t xml:space="preserve"> flag.</w:t>
      </w:r>
    </w:p>
    <w:p w14:paraId="2D28FA1A" w14:textId="77777777"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 to provide for the possibility that the function will be used as a constructor.</w:t>
      </w:r>
    </w:p>
    <w:p w14:paraId="180F769D" w14:textId="77777777"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24461D3C" w14:textId="77777777" w:rsidR="004C02EF" w:rsidRPr="00E77497" w:rsidRDefault="004C02EF" w:rsidP="004C02EF">
      <w:pPr>
        <w:pStyle w:val="CodeSample3"/>
        <w:ind w:left="1701"/>
        <w:rPr>
          <w:sz w:val="18"/>
        </w:rPr>
      </w:pPr>
      <w:r w:rsidRPr="00E77497">
        <w:rPr>
          <w:sz w:val="18"/>
        </w:rPr>
        <w:t>new Function("a", "b", "c", "return a+b+c")</w:t>
      </w:r>
    </w:p>
    <w:p w14:paraId="30DC431E" w14:textId="77777777" w:rsidR="004C02EF" w:rsidRPr="00E77497" w:rsidRDefault="004C02EF" w:rsidP="004C02EF">
      <w:pPr>
        <w:pStyle w:val="CodeSample3"/>
        <w:ind w:left="1701"/>
        <w:rPr>
          <w:sz w:val="18"/>
        </w:rPr>
      </w:pPr>
      <w:r w:rsidRPr="00E77497">
        <w:rPr>
          <w:sz w:val="18"/>
        </w:rPr>
        <w:t>new Function("a, b, c", "return a+b+c")</w:t>
      </w:r>
    </w:p>
    <w:p w14:paraId="0D0791D8" w14:textId="77777777" w:rsidR="004C02EF" w:rsidRPr="00E77497" w:rsidRDefault="004C02EF" w:rsidP="004C02EF">
      <w:pPr>
        <w:pStyle w:val="CodeSample3"/>
        <w:ind w:left="1701"/>
        <w:rPr>
          <w:sz w:val="18"/>
        </w:rPr>
      </w:pPr>
      <w:r w:rsidRPr="00E77497">
        <w:rPr>
          <w:sz w:val="18"/>
        </w:rPr>
        <w:t>new Function("a,b", "c", "return a+b+c")</w:t>
      </w:r>
    </w:p>
    <w:p w14:paraId="7672CAEE" w14:textId="77777777" w:rsidR="004C02EF" w:rsidRPr="00E77497" w:rsidRDefault="004C02EF" w:rsidP="00B43482">
      <w:pPr>
        <w:pStyle w:val="30"/>
        <w:numPr>
          <w:ilvl w:val="0"/>
          <w:numId w:val="0"/>
        </w:numPr>
      </w:pPr>
      <w:bookmarkStart w:id="25485" w:name="_Toc385672273"/>
      <w:bookmarkStart w:id="25486" w:name="_Toc393690387"/>
      <w:bookmarkStart w:id="25487" w:name="_Ref457709043"/>
      <w:bookmarkStart w:id="25488" w:name="_Toc472818917"/>
      <w:bookmarkStart w:id="25489" w:name="_Toc235503495"/>
      <w:bookmarkStart w:id="25490" w:name="_Toc241509270"/>
      <w:bookmarkStart w:id="25491" w:name="_Toc244416757"/>
      <w:bookmarkStart w:id="25492" w:name="_Toc276631121"/>
      <w:bookmarkStart w:id="25493" w:name="_Toc329528853"/>
      <w:r w:rsidRPr="00E77497">
        <w:t>15.3.3</w:t>
      </w:r>
      <w:r w:rsidRPr="00E77497">
        <w:tab/>
        <w:t>Properties of the Function Constructo</w:t>
      </w:r>
      <w:bookmarkEnd w:id="25431"/>
      <w:bookmarkEnd w:id="25485"/>
      <w:bookmarkEnd w:id="25486"/>
      <w:r w:rsidRPr="00E77497">
        <w:t>r</w:t>
      </w:r>
      <w:bookmarkStart w:id="25494" w:name="_Toc385672274"/>
      <w:bookmarkStart w:id="25495" w:name="_Ref393610728"/>
      <w:bookmarkStart w:id="25496" w:name="_Ref393614246"/>
      <w:bookmarkStart w:id="25497" w:name="_Toc393690388"/>
      <w:bookmarkStart w:id="25498" w:name="_Ref404501752"/>
      <w:bookmarkStart w:id="25499" w:name="_Ref404502250"/>
      <w:bookmarkStart w:id="25500" w:name="_Toc382291612"/>
      <w:bookmarkEnd w:id="25487"/>
      <w:bookmarkEnd w:id="25488"/>
      <w:bookmarkEnd w:id="25489"/>
      <w:bookmarkEnd w:id="25490"/>
      <w:bookmarkEnd w:id="25491"/>
      <w:bookmarkEnd w:id="25492"/>
      <w:bookmarkEnd w:id="25493"/>
    </w:p>
    <w:p w14:paraId="2CE006E5" w14:textId="77777777" w:rsidR="004C02EF" w:rsidRPr="00E77497" w:rsidRDefault="004C02EF" w:rsidP="004C02EF">
      <w:r w:rsidRPr="00E77497">
        <w:t xml:space="preserve">The Function constructor is itself a Function object and </w:t>
      </w:r>
      <w:del w:id="25501" w:author="Allen Wirfs-Brock" w:date="2011-07-02T13:51:00Z">
        <w:r w:rsidRPr="00E77497" w:rsidDel="00236470">
          <w:delText xml:space="preserve">its </w:delText>
        </w:r>
      </w:del>
      <w:ins w:id="25502" w:author="Allen Wirfs-Brock" w:date="2011-07-02T13:51:00Z">
        <w:r w:rsidR="00236470" w:rsidRPr="00E77497">
          <w:t xml:space="preserve">has a </w:t>
        </w:r>
      </w:ins>
      <w:r w:rsidRPr="00E77497">
        <w:t>[[</w:t>
      </w:r>
      <w:del w:id="25503" w:author="Allen Wirfs-Brock" w:date="2011-07-02T13:51:00Z">
        <w:r w:rsidRPr="00E77497" w:rsidDel="00236470">
          <w:delText>Class</w:delText>
        </w:r>
      </w:del>
      <w:ins w:id="25504" w:author="Allen Wirfs-Brock" w:date="2011-07-02T13:51:00Z">
        <w:del w:id="25505" w:author="Rev 3 Allen Wirfs-Brock" w:date="2011-09-07T15:30:00Z">
          <w:r w:rsidR="00236470" w:rsidRPr="00E77497" w:rsidDel="007516CC">
            <w:delText>IsFunction</w:delText>
          </w:r>
        </w:del>
      </w:ins>
      <w:ins w:id="25506" w:author="Rev 3 Allen Wirfs-Brock" w:date="2011-09-07T15:30:00Z">
        <w:r w:rsidR="007516CC" w:rsidRPr="00E77497">
          <w:t>NativeBrand</w:t>
        </w:r>
      </w:ins>
      <w:r w:rsidRPr="00E77497">
        <w:t xml:space="preserve">]] </w:t>
      </w:r>
      <w:del w:id="25507" w:author="Allen Wirfs-Brock" w:date="2011-07-02T13:51:00Z">
        <w:r w:rsidRPr="00E77497" w:rsidDel="00236470">
          <w:delText xml:space="preserve">is </w:delText>
        </w:r>
        <w:r w:rsidRPr="00E77497" w:rsidDel="00236470">
          <w:rPr>
            <w:rFonts w:ascii="Courier New" w:hAnsi="Courier New"/>
            <w:b/>
          </w:rPr>
          <w:delText>"Function"</w:delText>
        </w:r>
      </w:del>
      <w:ins w:id="25508" w:author="Allen Wirfs-Brock" w:date="2011-07-02T13:51:00Z">
        <w:r w:rsidR="00236470" w:rsidRPr="00E77497">
          <w:t>internal property</w:t>
        </w:r>
      </w:ins>
      <w:ins w:id="25509" w:author="Rev 3 Allen Wirfs-Brock" w:date="2011-09-07T15:31:00Z">
        <w:r w:rsidR="007516CC" w:rsidRPr="00E77497">
          <w:t xml:space="preserve"> whose value is NativeFunction</w:t>
        </w:r>
      </w:ins>
      <w:r w:rsidRPr="00E77497">
        <w:t>. The value of the [[Prototype]] internal property of the Function constructor is the standard built-in Function prototype object (15.3.4).</w:t>
      </w:r>
    </w:p>
    <w:p w14:paraId="2975518A" w14:textId="77777777" w:rsidR="004C02EF" w:rsidRPr="00E77497" w:rsidRDefault="004C02EF" w:rsidP="004C02EF">
      <w:r w:rsidRPr="00E77497">
        <w:t xml:space="preserve">The value of the [[Extensible]] internal property of the Function constructor is </w:t>
      </w:r>
      <w:r w:rsidRPr="00E77497">
        <w:rPr>
          <w:b/>
        </w:rPr>
        <w:t>true</w:t>
      </w:r>
      <w:r w:rsidRPr="00E77497">
        <w:t>.</w:t>
      </w:r>
    </w:p>
    <w:p w14:paraId="14C5E683" w14:textId="77777777" w:rsidR="004C02EF" w:rsidRPr="00E77497" w:rsidRDefault="004C02EF" w:rsidP="004C02EF">
      <w:r w:rsidRPr="00E77497">
        <w:t>The Function constructor has the following properties:</w:t>
      </w:r>
    </w:p>
    <w:p w14:paraId="0728FF18" w14:textId="77777777" w:rsidR="004C02EF" w:rsidRPr="00E77497" w:rsidRDefault="004C02EF" w:rsidP="004C02EF">
      <w:pPr>
        <w:pStyle w:val="40"/>
        <w:numPr>
          <w:ilvl w:val="0"/>
          <w:numId w:val="0"/>
        </w:numPr>
      </w:pPr>
      <w:bookmarkStart w:id="25510" w:name="_Ref424535839"/>
      <w:r w:rsidRPr="00E77497">
        <w:t>15.3.3.1</w:t>
      </w:r>
      <w:r w:rsidRPr="00E77497">
        <w:tab/>
        <w:t>Function.prototyp</w:t>
      </w:r>
      <w:bookmarkEnd w:id="25494"/>
      <w:bookmarkEnd w:id="25495"/>
      <w:bookmarkEnd w:id="25496"/>
      <w:bookmarkEnd w:id="25497"/>
      <w:bookmarkEnd w:id="25498"/>
      <w:bookmarkEnd w:id="25499"/>
      <w:r w:rsidRPr="00E77497">
        <w:t>e</w:t>
      </w:r>
      <w:bookmarkEnd w:id="25510"/>
    </w:p>
    <w:p w14:paraId="4ACEE47B" w14:textId="77777777" w:rsidR="004C02EF" w:rsidRPr="00E77497" w:rsidRDefault="004C02EF" w:rsidP="004C02EF">
      <w:r w:rsidRPr="00E77497">
        <w:t xml:space="preserve">The initial value of </w:t>
      </w:r>
      <w:r w:rsidRPr="00E77497">
        <w:rPr>
          <w:rFonts w:ascii="Courier New" w:hAnsi="Courier New"/>
          <w:b/>
        </w:rPr>
        <w:t>Function.prototype</w:t>
      </w:r>
      <w:r w:rsidRPr="00E77497">
        <w:t xml:space="preserve"> is the standard built-in Function prototype object (15.3.4).</w:t>
      </w:r>
      <w:bookmarkStart w:id="25511" w:name="_Toc385672275"/>
    </w:p>
    <w:p w14:paraId="7E201553"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512" w:name="_Toc393690389"/>
    </w:p>
    <w:p w14:paraId="2FDF1EC5" w14:textId="77777777" w:rsidR="004C02EF" w:rsidRPr="00E77497" w:rsidRDefault="004C02EF" w:rsidP="004C02EF">
      <w:pPr>
        <w:pStyle w:val="40"/>
        <w:numPr>
          <w:ilvl w:val="0"/>
          <w:numId w:val="0"/>
        </w:numPr>
      </w:pPr>
      <w:r w:rsidRPr="00E77497">
        <w:t>15.3.3.2</w:t>
      </w:r>
      <w:r w:rsidRPr="00E77497">
        <w:tab/>
        <w:t>Function.length</w:t>
      </w:r>
    </w:p>
    <w:p w14:paraId="1DAC2ABC" w14:textId="77777777" w:rsidR="004C02EF" w:rsidRPr="00E77497" w:rsidRDefault="004C02EF" w:rsidP="004C02EF">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70F0267E" w14:textId="77777777" w:rsidR="004C02EF" w:rsidRPr="00E77497" w:rsidRDefault="004C02EF" w:rsidP="00B43482">
      <w:pPr>
        <w:pStyle w:val="30"/>
        <w:numPr>
          <w:ilvl w:val="0"/>
          <w:numId w:val="0"/>
        </w:numPr>
      </w:pPr>
      <w:bookmarkStart w:id="25513" w:name="_Toc385672276"/>
      <w:bookmarkStart w:id="25514" w:name="_Ref393609190"/>
      <w:bookmarkStart w:id="25515" w:name="_Toc393690390"/>
      <w:bookmarkStart w:id="25516" w:name="_Ref404501768"/>
      <w:bookmarkStart w:id="25517" w:name="_Ref424534100"/>
      <w:bookmarkStart w:id="25518" w:name="_Toc472818918"/>
      <w:bookmarkStart w:id="25519" w:name="_Toc235503496"/>
      <w:bookmarkStart w:id="25520" w:name="_Toc241509271"/>
      <w:bookmarkStart w:id="25521" w:name="_Toc244416758"/>
      <w:bookmarkStart w:id="25522" w:name="_Toc276631122"/>
      <w:bookmarkStart w:id="25523" w:name="_Toc329528854"/>
      <w:bookmarkEnd w:id="25511"/>
      <w:bookmarkEnd w:id="25512"/>
      <w:r w:rsidRPr="00E77497">
        <w:t>15.3.4</w:t>
      </w:r>
      <w:r w:rsidRPr="00E77497">
        <w:tab/>
        <w:t>Properties of the Function Prototype Objec</w:t>
      </w:r>
      <w:bookmarkEnd w:id="25500"/>
      <w:bookmarkEnd w:id="25513"/>
      <w:bookmarkEnd w:id="25514"/>
      <w:bookmarkEnd w:id="25515"/>
      <w:bookmarkEnd w:id="25516"/>
      <w:r w:rsidRPr="00E77497">
        <w:t>t</w:t>
      </w:r>
      <w:bookmarkEnd w:id="25517"/>
      <w:bookmarkEnd w:id="25518"/>
      <w:bookmarkEnd w:id="25519"/>
      <w:bookmarkEnd w:id="25520"/>
      <w:bookmarkEnd w:id="25521"/>
      <w:bookmarkEnd w:id="25522"/>
      <w:bookmarkEnd w:id="25523"/>
    </w:p>
    <w:p w14:paraId="48019274" w14:textId="77777777" w:rsidR="004C02EF" w:rsidRPr="00E77497" w:rsidRDefault="004C02EF" w:rsidP="004C02EF">
      <w:r w:rsidRPr="00E77497">
        <w:t xml:space="preserve">The Function prototype object is itself a Function object </w:t>
      </w:r>
      <w:ins w:id="25524" w:author="Allen Wirfs-Brock" w:date="2011-07-02T13:52:00Z">
        <w:r w:rsidR="00236470" w:rsidRPr="00E77497">
          <w:t>and has a [[</w:t>
        </w:r>
        <w:del w:id="25525" w:author="Rev 3 Allen Wirfs-Brock" w:date="2011-09-07T15:32:00Z">
          <w:r w:rsidR="00236470" w:rsidRPr="00E77497" w:rsidDel="007516CC">
            <w:delText>IsFunction</w:delText>
          </w:r>
        </w:del>
      </w:ins>
      <w:ins w:id="25526" w:author="Rev 3 Allen Wirfs-Brock" w:date="2011-09-07T15:32:00Z">
        <w:r w:rsidR="007516CC" w:rsidRPr="00E77497">
          <w:t>NativeBrand</w:t>
        </w:r>
      </w:ins>
      <w:ins w:id="25527" w:author="Allen Wirfs-Brock" w:date="2011-07-02T13:52:00Z">
        <w:r w:rsidR="00236470" w:rsidRPr="00E77497">
          <w:t>]] internal property</w:t>
        </w:r>
      </w:ins>
      <w:ins w:id="25528" w:author="Rev 3 Allen Wirfs-Brock" w:date="2011-09-07T15:31:00Z">
        <w:r w:rsidR="007516CC" w:rsidRPr="00E77497">
          <w:t xml:space="preserve"> whose value is NativeFunction</w:t>
        </w:r>
        <w:r w:rsidR="007516CC" w:rsidRPr="00E77497" w:rsidDel="00236470">
          <w:t xml:space="preserve"> </w:t>
        </w:r>
      </w:ins>
      <w:del w:id="25529" w:author="Allen Wirfs-Brock" w:date="2011-07-02T13:52:00Z">
        <w:r w:rsidRPr="00E77497" w:rsidDel="00236470">
          <w:delText xml:space="preserve">(its [[Class]] is </w:delText>
        </w:r>
        <w:r w:rsidRPr="00E77497" w:rsidDel="00236470">
          <w:rPr>
            <w:rFonts w:ascii="Courier New" w:hAnsi="Courier New"/>
            <w:b/>
          </w:rPr>
          <w:delText>"Function"</w:delText>
        </w:r>
        <w:r w:rsidRPr="00E77497" w:rsidDel="00236470">
          <w:delText>) that,</w:delText>
        </w:r>
      </w:del>
      <w:ins w:id="25530" w:author="Allen Wirfs-Brock" w:date="2011-07-02T13:52:00Z">
        <w:r w:rsidR="00236470" w:rsidRPr="00E77497">
          <w:t>.</w:t>
        </w:r>
      </w:ins>
      <w:r w:rsidRPr="00E77497">
        <w:t xml:space="preserve"> </w:t>
      </w:r>
      <w:del w:id="25531" w:author="Allen Wirfs-Brock" w:date="2011-07-02T13:53:00Z">
        <w:r w:rsidRPr="00E77497" w:rsidDel="00236470">
          <w:delText xml:space="preserve">when </w:delText>
        </w:r>
      </w:del>
      <w:ins w:id="25532" w:author="Allen Wirfs-Brock" w:date="2011-07-02T13:53:00Z">
        <w:r w:rsidR="00236470" w:rsidRPr="00E77497">
          <w:t xml:space="preserve">When </w:t>
        </w:r>
      </w:ins>
      <w:r w:rsidRPr="00E77497">
        <w:t xml:space="preserve">invoked, </w:t>
      </w:r>
      <w:ins w:id="25533" w:author="Allen Wirfs-Brock" w:date="2011-07-02T13:53:00Z">
        <w:r w:rsidR="00236470" w:rsidRPr="00E77497">
          <w:t xml:space="preserve">it </w:t>
        </w:r>
      </w:ins>
      <w:r w:rsidRPr="00E77497">
        <w:t xml:space="preserve">accepts any arguments and returns </w:t>
      </w:r>
      <w:r w:rsidRPr="00E77497">
        <w:rPr>
          <w:b/>
        </w:rPr>
        <w:t>undefined</w:t>
      </w:r>
      <w:r w:rsidRPr="00E77497">
        <w:t>.</w:t>
      </w:r>
    </w:p>
    <w:p w14:paraId="7F5C4E85" w14:textId="77777777" w:rsidR="004C02EF" w:rsidRPr="00E77497" w:rsidRDefault="004C02EF" w:rsidP="004C02EF">
      <w:r w:rsidRPr="00E77497">
        <w:t xml:space="preserve">The value of the [[Prototype]] internal property of the Function prototype object is the standard built-in Object prototype object (15.2.4). The initial value of the [[Extensible]] internal property of the Function prototype object is </w:t>
      </w:r>
      <w:r w:rsidRPr="00E77497">
        <w:rPr>
          <w:b/>
        </w:rPr>
        <w:t>true</w:t>
      </w:r>
      <w:r w:rsidRPr="00E77497">
        <w:t>.</w:t>
      </w:r>
    </w:p>
    <w:p w14:paraId="133D311E" w14:textId="77777777" w:rsidR="004C02EF" w:rsidRPr="00E77497" w:rsidRDefault="004C02EF" w:rsidP="004C02EF">
      <w:r w:rsidRPr="00E77497">
        <w:t xml:space="preserve">The Function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bookmarkStart w:id="25534" w:name="_Toc385672277"/>
      <w:bookmarkStart w:id="25535" w:name="_Toc393690391"/>
      <w:bookmarkStart w:id="25536" w:name="_Toc382291613"/>
    </w:p>
    <w:p w14:paraId="2D91F57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5383689E" w14:textId="77777777" w:rsidR="004C02EF" w:rsidRPr="00E77497" w:rsidRDefault="004C02EF" w:rsidP="004C02EF">
      <w:pPr>
        <w:pStyle w:val="40"/>
        <w:numPr>
          <w:ilvl w:val="0"/>
          <w:numId w:val="0"/>
        </w:numPr>
      </w:pPr>
      <w:r w:rsidRPr="00E77497">
        <w:t>15.3.4.1</w:t>
      </w:r>
      <w:r w:rsidRPr="00E77497">
        <w:tab/>
        <w:t>Function.prototype.constructo</w:t>
      </w:r>
      <w:bookmarkEnd w:id="25534"/>
      <w:bookmarkEnd w:id="25535"/>
      <w:r w:rsidRPr="00E77497">
        <w:t>r</w:t>
      </w:r>
    </w:p>
    <w:p w14:paraId="735155AE" w14:textId="77777777" w:rsidR="004C02EF" w:rsidRPr="00E77497" w:rsidRDefault="004C02EF" w:rsidP="004C02EF">
      <w:r w:rsidRPr="00E77497">
        <w:t xml:space="preserve">The initial value of </w:t>
      </w:r>
      <w:r w:rsidRPr="00E77497">
        <w:rPr>
          <w:rFonts w:ascii="Courier New" w:hAnsi="Courier New"/>
          <w:b/>
        </w:rPr>
        <w:t>Function.prototype.constructor</w:t>
      </w:r>
      <w:r w:rsidRPr="00E77497">
        <w:t xml:space="preserve"> is the built-in </w:t>
      </w:r>
      <w:r w:rsidRPr="00E77497">
        <w:rPr>
          <w:rFonts w:ascii="Courier New" w:hAnsi="Courier New"/>
          <w:b/>
        </w:rPr>
        <w:t>Function</w:t>
      </w:r>
      <w:r w:rsidRPr="00E77497">
        <w:t xml:space="preserve"> constructor.</w:t>
      </w:r>
      <w:bookmarkStart w:id="25537" w:name="_Toc385672278"/>
      <w:bookmarkStart w:id="25538" w:name="_Toc393690392"/>
    </w:p>
    <w:p w14:paraId="1250DDB7" w14:textId="77777777" w:rsidR="004C02EF" w:rsidRPr="00E77497" w:rsidRDefault="004C02EF" w:rsidP="004C02EF">
      <w:pPr>
        <w:pStyle w:val="40"/>
        <w:numPr>
          <w:ilvl w:val="0"/>
          <w:numId w:val="0"/>
        </w:numPr>
      </w:pPr>
      <w:bookmarkStart w:id="25539" w:name="_Ref455972201"/>
      <w:r w:rsidRPr="00E77497">
        <w:t>15.3.4.2</w:t>
      </w:r>
      <w:r w:rsidRPr="00E77497">
        <w:tab/>
        <w:t>Function.prototype.toString</w:t>
      </w:r>
      <w:bookmarkEnd w:id="25537"/>
      <w:bookmarkEnd w:id="25538"/>
      <w:r w:rsidRPr="00E77497">
        <w:t xml:space="preserve"> ( )</w:t>
      </w:r>
      <w:bookmarkEnd w:id="25539"/>
    </w:p>
    <w:p w14:paraId="43565F5E" w14:textId="77777777" w:rsidR="004C02EF" w:rsidRPr="00E77497" w:rsidRDefault="004C02EF" w:rsidP="004C02EF">
      <w:r w:rsidRPr="00E77497">
        <w:t xml:space="preserve">An implementation-dependent representation of the function is returned. This representation has the syntax of a </w:t>
      </w:r>
      <w:r w:rsidRPr="00E77497">
        <w:rPr>
          <w:rFonts w:ascii="Times New Roman" w:hAnsi="Times New Roman"/>
          <w:i/>
        </w:rPr>
        <w:t>FunctionDeclaration</w:t>
      </w:r>
      <w:r w:rsidRPr="00E77497">
        <w:t>. Note in particular that the use and placement of white space, line terminators, and semicolons within the representation String is implementation-dependent.</w:t>
      </w:r>
      <w:bookmarkStart w:id="25540" w:name="_Toc385672279"/>
    </w:p>
    <w:p w14:paraId="6395613A"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Function object. Therefore, it cannot be transferred to other kinds of objects for use as a method.</w:t>
      </w:r>
      <w:bookmarkStart w:id="25541" w:name="_Toc385672280"/>
      <w:bookmarkStart w:id="25542" w:name="_Toc393690393"/>
      <w:bookmarkEnd w:id="25540"/>
    </w:p>
    <w:p w14:paraId="74BFE43B" w14:textId="77777777" w:rsidR="004C02EF" w:rsidRPr="00E77497" w:rsidRDefault="004C02EF" w:rsidP="004C02EF">
      <w:pPr>
        <w:pStyle w:val="40"/>
        <w:numPr>
          <w:ilvl w:val="0"/>
          <w:numId w:val="0"/>
        </w:numPr>
        <w:rPr>
          <w:snapToGrid w:val="0"/>
        </w:rPr>
      </w:pPr>
      <w:bookmarkStart w:id="25543" w:name="_Ref449966854"/>
      <w:r w:rsidRPr="00E77497">
        <w:rPr>
          <w:snapToGrid w:val="0"/>
        </w:rPr>
        <w:t>15.3.4.3</w:t>
      </w:r>
      <w:r w:rsidRPr="00E77497">
        <w:rPr>
          <w:snapToGrid w:val="0"/>
        </w:rPr>
        <w:tab/>
        <w:t>Function.prototype.apply (thisArg, argArray)</w:t>
      </w:r>
      <w:bookmarkEnd w:id="25543"/>
    </w:p>
    <w:p w14:paraId="00A3966F"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1ECEE27D" w14:textId="77777777" w:rsidR="004C02EF" w:rsidRPr="00E77497" w:rsidRDefault="004C02EF" w:rsidP="00834A33">
      <w:pPr>
        <w:pStyle w:val="Alg4"/>
        <w:numPr>
          <w:ilvl w:val="0"/>
          <w:numId w:val="188"/>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01D397CD" w14:textId="77777777" w:rsidR="004C02EF" w:rsidRPr="00E77497" w:rsidRDefault="004C02EF" w:rsidP="00834A33">
      <w:pPr>
        <w:pStyle w:val="Alg4"/>
        <w:numPr>
          <w:ilvl w:val="0"/>
          <w:numId w:val="188"/>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2D734FE7" w14:textId="77777777" w:rsidR="004C02EF" w:rsidRPr="00E77497" w:rsidRDefault="004C02EF" w:rsidP="00834A33">
      <w:pPr>
        <w:pStyle w:val="Alg4"/>
        <w:numPr>
          <w:ilvl w:val="1"/>
          <w:numId w:val="188"/>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an empty list of arguments.</w:t>
      </w:r>
    </w:p>
    <w:p w14:paraId="3BCD2A7F" w14:textId="77777777" w:rsidR="004C02EF" w:rsidRPr="00E77497" w:rsidRDefault="004C02EF" w:rsidP="00834A33">
      <w:pPr>
        <w:pStyle w:val="Alg4"/>
        <w:numPr>
          <w:ilvl w:val="0"/>
          <w:numId w:val="188"/>
        </w:numPr>
      </w:pPr>
      <w:r w:rsidRPr="00E77497">
        <w:t>If Type(</w:t>
      </w:r>
      <w:r w:rsidRPr="00E77497">
        <w:rPr>
          <w:i/>
        </w:rPr>
        <w:t>argArray</w:t>
      </w:r>
      <w:r w:rsidRPr="00E77497">
        <w:t xml:space="preserve">) is not Object, then throw a </w:t>
      </w:r>
      <w:r w:rsidRPr="00E77497">
        <w:rPr>
          <w:b/>
        </w:rPr>
        <w:t>TypeError</w:t>
      </w:r>
      <w:r w:rsidRPr="00E77497">
        <w:t xml:space="preserve"> exception.</w:t>
      </w:r>
    </w:p>
    <w:p w14:paraId="48E42D9B" w14:textId="77777777" w:rsidR="004C02EF" w:rsidRPr="00E77497" w:rsidRDefault="004C02EF" w:rsidP="00834A33">
      <w:pPr>
        <w:pStyle w:val="Alg4"/>
        <w:numPr>
          <w:ilvl w:val="0"/>
          <w:numId w:val="188"/>
        </w:numPr>
      </w:pPr>
      <w:r w:rsidRPr="00E77497">
        <w:t xml:space="preserve">Let </w:t>
      </w:r>
      <w:r w:rsidRPr="00E77497">
        <w:rPr>
          <w:i/>
        </w:rPr>
        <w:t>len</w:t>
      </w:r>
      <w:r w:rsidRPr="00E77497">
        <w:t xml:space="preserve"> be the result of calling the [[Get]] internal method of </w:t>
      </w:r>
      <w:r w:rsidRPr="00E77497">
        <w:rPr>
          <w:i/>
        </w:rPr>
        <w:t>argArray</w:t>
      </w:r>
      <w:r w:rsidRPr="00E77497">
        <w:t xml:space="preserve"> with argument </w:t>
      </w:r>
      <w:r w:rsidRPr="00E77497">
        <w:rPr>
          <w:rFonts w:ascii="Courier New" w:hAnsi="Courier New" w:cs="Courier New"/>
          <w:b/>
        </w:rPr>
        <w:t>"length"</w:t>
      </w:r>
      <w:r w:rsidRPr="00E77497">
        <w:t>.</w:t>
      </w:r>
    </w:p>
    <w:p w14:paraId="74B65ED5" w14:textId="77777777" w:rsidR="004C02EF" w:rsidRPr="00E77497" w:rsidRDefault="004C02EF" w:rsidP="00834A33">
      <w:pPr>
        <w:pStyle w:val="Alg4"/>
        <w:numPr>
          <w:ilvl w:val="0"/>
          <w:numId w:val="188"/>
        </w:numPr>
      </w:pPr>
      <w:r w:rsidRPr="00E77497">
        <w:t xml:space="preserve">Let </w:t>
      </w:r>
      <w:r w:rsidRPr="00E77497">
        <w:rPr>
          <w:i/>
        </w:rPr>
        <w:t>n</w:t>
      </w:r>
      <w:r w:rsidRPr="00E77497">
        <w:t xml:space="preserve"> be ToUint32(</w:t>
      </w:r>
      <w:r w:rsidRPr="00E77497">
        <w:rPr>
          <w:i/>
        </w:rPr>
        <w:t>len</w:t>
      </w:r>
      <w:r w:rsidRPr="00E77497">
        <w:t>).</w:t>
      </w:r>
    </w:p>
    <w:p w14:paraId="1361152E" w14:textId="77777777" w:rsidR="00296EE6" w:rsidRDefault="00296EE6" w:rsidP="00296EE6">
      <w:pPr>
        <w:pStyle w:val="M4"/>
        <w:numPr>
          <w:ilvl w:val="0"/>
          <w:numId w:val="188"/>
        </w:numPr>
        <w:tabs>
          <w:tab w:val="num" w:pos="1721"/>
        </w:tabs>
        <w:spacing w:after="0"/>
        <w:rPr>
          <w:ins w:id="25544" w:author="Rev 7 Allen Wirfs-Brock" w:date="2012-04-11T17:12:00Z"/>
        </w:rPr>
      </w:pPr>
      <w:ins w:id="25545" w:author="Rev 7 Allen Wirfs-Brock" w:date="2012-04-11T17:12:00Z">
        <w:r>
          <w:t>ReturnIfAbrupt(</w:t>
        </w:r>
        <w:r>
          <w:rPr>
            <w:i/>
          </w:rPr>
          <w:t>n</w:t>
        </w:r>
        <w:r>
          <w:t>).</w:t>
        </w:r>
      </w:ins>
    </w:p>
    <w:p w14:paraId="0E764CAC" w14:textId="77777777" w:rsidR="004C02EF" w:rsidRPr="00E77497" w:rsidRDefault="004C02EF" w:rsidP="00834A33">
      <w:pPr>
        <w:pStyle w:val="Alg4"/>
        <w:numPr>
          <w:ilvl w:val="0"/>
          <w:numId w:val="188"/>
        </w:numPr>
      </w:pPr>
      <w:r w:rsidRPr="00E77497">
        <w:t xml:space="preserve">Let </w:t>
      </w:r>
      <w:r w:rsidRPr="00E77497">
        <w:rPr>
          <w:i/>
        </w:rPr>
        <w:t>argList</w:t>
      </w:r>
      <w:r w:rsidRPr="00E77497">
        <w:t xml:space="preserve">  be an empty List.</w:t>
      </w:r>
    </w:p>
    <w:p w14:paraId="6B68167B" w14:textId="77777777" w:rsidR="004C02EF" w:rsidRPr="00E77497" w:rsidRDefault="004C02EF" w:rsidP="00834A33">
      <w:pPr>
        <w:pStyle w:val="Alg4"/>
        <w:numPr>
          <w:ilvl w:val="0"/>
          <w:numId w:val="188"/>
        </w:numPr>
      </w:pPr>
      <w:r w:rsidRPr="00E77497">
        <w:t xml:space="preserve">Let </w:t>
      </w:r>
      <w:r w:rsidRPr="00E77497">
        <w:rPr>
          <w:i/>
        </w:rPr>
        <w:t>index</w:t>
      </w:r>
      <w:r w:rsidRPr="00E77497">
        <w:t xml:space="preserve"> be 0.</w:t>
      </w:r>
    </w:p>
    <w:p w14:paraId="13336F23" w14:textId="77777777" w:rsidR="004C02EF" w:rsidRPr="00E77497" w:rsidRDefault="004C02EF" w:rsidP="00834A33">
      <w:pPr>
        <w:pStyle w:val="Alg4"/>
        <w:numPr>
          <w:ilvl w:val="0"/>
          <w:numId w:val="188"/>
        </w:numPr>
      </w:pPr>
      <w:r w:rsidRPr="00E77497">
        <w:t xml:space="preserve">Repeat while </w:t>
      </w:r>
      <w:r w:rsidRPr="00E77497">
        <w:rPr>
          <w:i/>
        </w:rPr>
        <w:t>index</w:t>
      </w:r>
      <w:r w:rsidRPr="00E77497">
        <w:t xml:space="preserve"> &lt; </w:t>
      </w:r>
      <w:r w:rsidRPr="00E77497">
        <w:rPr>
          <w:i/>
        </w:rPr>
        <w:t>n</w:t>
      </w:r>
    </w:p>
    <w:p w14:paraId="373B4E55" w14:textId="77777777" w:rsidR="004C02EF" w:rsidRPr="00E77497" w:rsidRDefault="004C02EF" w:rsidP="00834A33">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14:paraId="7938EAB1" w14:textId="77777777" w:rsidR="004C02EF" w:rsidRPr="00E77497" w:rsidRDefault="004C02EF" w:rsidP="00834A33">
      <w:pPr>
        <w:pStyle w:val="Alg4"/>
        <w:numPr>
          <w:ilvl w:val="1"/>
          <w:numId w:val="188"/>
        </w:numPr>
      </w:pPr>
      <w:r w:rsidRPr="00E77497">
        <w:t xml:space="preserve">Let </w:t>
      </w:r>
      <w:r w:rsidRPr="00E77497">
        <w:rPr>
          <w:i/>
        </w:rPr>
        <w:t>nextArg</w:t>
      </w:r>
      <w:r w:rsidRPr="00E77497">
        <w:t xml:space="preserve"> be the result of calling the [[Get]] internal method of </w:t>
      </w:r>
      <w:r w:rsidRPr="00E77497">
        <w:rPr>
          <w:i/>
        </w:rPr>
        <w:t>argArray</w:t>
      </w:r>
      <w:r w:rsidRPr="00E77497">
        <w:t xml:space="preserve"> with </w:t>
      </w:r>
      <w:r w:rsidRPr="00E77497">
        <w:rPr>
          <w:i/>
        </w:rPr>
        <w:t>indexName</w:t>
      </w:r>
      <w:r w:rsidRPr="00E77497">
        <w:t xml:space="preserve"> as the argument.</w:t>
      </w:r>
    </w:p>
    <w:p w14:paraId="17908403" w14:textId="77777777" w:rsidR="00112290" w:rsidRDefault="00112290" w:rsidP="00834A33">
      <w:pPr>
        <w:pStyle w:val="Alg4"/>
        <w:numPr>
          <w:ilvl w:val="1"/>
          <w:numId w:val="188"/>
        </w:numPr>
        <w:rPr>
          <w:ins w:id="25546" w:author="Rev 7 Allen Wirfs-Brock" w:date="2012-04-09T17:25:00Z"/>
        </w:rPr>
      </w:pPr>
      <w:ins w:id="25547" w:author="Rev 7 Allen Wirfs-Brock" w:date="2012-04-09T17:25:00Z">
        <w:r>
          <w:t>ReturnIfAbrupt(</w:t>
        </w:r>
        <w:r>
          <w:rPr>
            <w:i/>
          </w:rPr>
          <w:t>nextArg</w:t>
        </w:r>
        <w:r>
          <w:t>).</w:t>
        </w:r>
      </w:ins>
    </w:p>
    <w:p w14:paraId="1E25165F" w14:textId="77777777" w:rsidR="004C02EF" w:rsidRPr="00E77497" w:rsidRDefault="004C02EF" w:rsidP="00834A33">
      <w:pPr>
        <w:pStyle w:val="Alg4"/>
        <w:numPr>
          <w:ilvl w:val="1"/>
          <w:numId w:val="188"/>
        </w:numPr>
      </w:pPr>
      <w:r w:rsidRPr="00E77497">
        <w:t xml:space="preserve">Append </w:t>
      </w:r>
      <w:r w:rsidRPr="00E77497">
        <w:rPr>
          <w:i/>
        </w:rPr>
        <w:t>nextArg</w:t>
      </w:r>
      <w:r w:rsidRPr="00E77497">
        <w:t xml:space="preserve"> as the last element of </w:t>
      </w:r>
      <w:r w:rsidRPr="00E77497">
        <w:rPr>
          <w:i/>
        </w:rPr>
        <w:t>argList</w:t>
      </w:r>
      <w:r w:rsidRPr="00E77497">
        <w:t>.</w:t>
      </w:r>
    </w:p>
    <w:p w14:paraId="0FD80598" w14:textId="77777777" w:rsidR="004C02EF" w:rsidRPr="00E77497" w:rsidRDefault="004C02EF" w:rsidP="00834A33">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14:paraId="6D5B4BD8" w14:textId="77777777" w:rsidR="004C02EF" w:rsidRPr="00E77497" w:rsidRDefault="004C02EF" w:rsidP="00834A33">
      <w:pPr>
        <w:pStyle w:val="Alg4"/>
        <w:numPr>
          <w:ilvl w:val="0"/>
          <w:numId w:val="188"/>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62797D13" w14:textId="77777777" w:rsidR="004C02EF" w:rsidRPr="00E77497" w:rsidRDefault="004C02EF" w:rsidP="004C02EF">
      <w:bookmarkStart w:id="25548" w:name="_Ref449966870"/>
      <w:bookmarkStart w:id="25549" w:name="_Ref45597220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69C03969"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0E67667C" w14:textId="77777777" w:rsidR="004C02EF" w:rsidRPr="00E77497" w:rsidRDefault="004C02EF" w:rsidP="004C02EF">
      <w:pPr>
        <w:pStyle w:val="40"/>
        <w:numPr>
          <w:ilvl w:val="0"/>
          <w:numId w:val="0"/>
        </w:numPr>
        <w:rPr>
          <w:snapToGrid w:val="0"/>
        </w:rPr>
      </w:pPr>
      <w:bookmarkStart w:id="25550" w:name="_Ref457709044"/>
      <w:r w:rsidRPr="00E77497">
        <w:rPr>
          <w:snapToGrid w:val="0"/>
        </w:rPr>
        <w:t>15.3.4.4</w:t>
      </w:r>
      <w:r w:rsidRPr="00E77497">
        <w:rPr>
          <w:snapToGrid w:val="0"/>
        </w:rPr>
        <w:tab/>
        <w:t>Function.prototype.call (thisArg [ , arg1 [ , arg2, … ] ] )</w:t>
      </w:r>
      <w:bookmarkEnd w:id="25548"/>
      <w:bookmarkEnd w:id="25549"/>
      <w:bookmarkEnd w:id="25550"/>
    </w:p>
    <w:p w14:paraId="2FD367C2"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5C40469B" w14:textId="77777777" w:rsidR="004C02EF" w:rsidRPr="00E77497" w:rsidRDefault="004C02EF" w:rsidP="00834A33">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28E18CF0" w14:textId="77777777" w:rsidR="004C02EF" w:rsidRPr="00E77497" w:rsidRDefault="004C02EF" w:rsidP="00834A33">
      <w:pPr>
        <w:pStyle w:val="Alg4"/>
        <w:numPr>
          <w:ilvl w:val="0"/>
          <w:numId w:val="189"/>
        </w:numPr>
      </w:pPr>
      <w:r w:rsidRPr="00E77497">
        <w:t xml:space="preserve">Let </w:t>
      </w:r>
      <w:r w:rsidRPr="00E77497">
        <w:rPr>
          <w:i/>
        </w:rPr>
        <w:t>argList</w:t>
      </w:r>
      <w:r w:rsidRPr="00E77497">
        <w:t xml:space="preserve"> be an empty List.</w:t>
      </w:r>
    </w:p>
    <w:p w14:paraId="6FE8AADA" w14:textId="77777777" w:rsidR="004C02EF" w:rsidRPr="00E77497" w:rsidRDefault="004C02EF" w:rsidP="00834A33">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4BEF5AF7" w14:textId="77777777" w:rsidR="004C02EF" w:rsidRPr="00E77497" w:rsidRDefault="004C02EF" w:rsidP="00834A33">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3881939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5E08DEBA"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1555669B" w14:textId="77777777" w:rsidR="004C02EF" w:rsidRPr="00E77497" w:rsidRDefault="004C02EF" w:rsidP="004C02EF">
      <w:pPr>
        <w:pStyle w:val="40"/>
        <w:numPr>
          <w:ilvl w:val="0"/>
          <w:numId w:val="0"/>
        </w:numPr>
      </w:pPr>
      <w:bookmarkStart w:id="25551" w:name="_Ref457710564"/>
      <w:bookmarkStart w:id="25552" w:name="_Toc472818919"/>
      <w:r w:rsidRPr="00E77497">
        <w:t>15.3.4.5</w:t>
      </w:r>
      <w:r w:rsidRPr="00E77497">
        <w:tab/>
        <w:t>Function.prototype.bind (thisArg [, arg1 [, arg2, …]])</w:t>
      </w:r>
    </w:p>
    <w:p w14:paraId="084E0468" w14:textId="77777777" w:rsidR="004C02EF" w:rsidRPr="00E77497" w:rsidRDefault="004C02EF" w:rsidP="004C02EF">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340BB0D2" w14:textId="77777777" w:rsidR="004C02EF" w:rsidRPr="00E77497" w:rsidRDefault="004C02EF" w:rsidP="00834A33">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14:paraId="3F8B341E" w14:textId="77777777" w:rsidR="004C02EF" w:rsidRPr="00E77497" w:rsidRDefault="004C02EF" w:rsidP="00834A33">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14:paraId="5A5B35D8" w14:textId="77777777" w:rsidR="004C02EF" w:rsidRPr="00E77497" w:rsidRDefault="004C02EF" w:rsidP="00834A33">
      <w:pPr>
        <w:pStyle w:val="Alg4"/>
        <w:numPr>
          <w:ilvl w:val="0"/>
          <w:numId w:val="190"/>
        </w:numPr>
      </w:pPr>
      <w:r w:rsidRPr="00E77497">
        <w:t xml:space="preserve">Let </w:t>
      </w:r>
      <w:r w:rsidRPr="00E77497">
        <w:rPr>
          <w:i/>
        </w:rPr>
        <w:t xml:space="preserve">A </w:t>
      </w:r>
      <w:r w:rsidRPr="00E77497">
        <w:t xml:space="preserve">be a new (possibly empty) internal list 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14:paraId="782D7C3A" w14:textId="77777777" w:rsidR="004C02EF" w:rsidRPr="00E77497" w:rsidRDefault="004C02EF" w:rsidP="00834A33">
      <w:pPr>
        <w:pStyle w:val="Alg4"/>
        <w:numPr>
          <w:ilvl w:val="0"/>
          <w:numId w:val="190"/>
        </w:numPr>
      </w:pPr>
      <w:r w:rsidRPr="00E77497">
        <w:t xml:space="preserve">Let </w:t>
      </w:r>
      <w:r w:rsidRPr="00E77497">
        <w:rPr>
          <w:i/>
        </w:rPr>
        <w:t>F</w:t>
      </w:r>
      <w:r w:rsidRPr="00E77497">
        <w:t xml:space="preserve"> be a new native ECMAScript object .</w:t>
      </w:r>
    </w:p>
    <w:p w14:paraId="0403B855" w14:textId="77777777" w:rsidR="004C02EF" w:rsidRPr="00E77497" w:rsidRDefault="004C02EF" w:rsidP="00834A33">
      <w:pPr>
        <w:pStyle w:val="Alg4"/>
        <w:numPr>
          <w:ilvl w:val="0"/>
          <w:numId w:val="190"/>
        </w:numPr>
      </w:pPr>
      <w:r w:rsidRPr="00E77497">
        <w:t>Set all the internal methods</w:t>
      </w:r>
      <w:del w:id="25553" w:author="Rev 7 Allen Wirfs-Brock" w:date="2012-04-19T15:38:00Z">
        <w:r w:rsidRPr="00E77497" w:rsidDel="00014C7C">
          <w:delText>, except for [[Get]],</w:delText>
        </w:r>
      </w:del>
      <w:r w:rsidRPr="00E77497">
        <w:t xml:space="preserve"> of </w:t>
      </w:r>
      <w:r w:rsidRPr="00E77497">
        <w:rPr>
          <w:i/>
        </w:rPr>
        <w:t>F</w:t>
      </w:r>
      <w:r w:rsidRPr="00E77497">
        <w:t xml:space="preserve"> as specified in 8.12.</w:t>
      </w:r>
    </w:p>
    <w:p w14:paraId="1DC340B7" w14:textId="77777777" w:rsidR="004C02EF" w:rsidRPr="00E77497" w:rsidDel="00014C7C" w:rsidRDefault="004C02EF" w:rsidP="00834A33">
      <w:pPr>
        <w:pStyle w:val="Alg4"/>
        <w:numPr>
          <w:ilvl w:val="0"/>
          <w:numId w:val="190"/>
        </w:numPr>
        <w:rPr>
          <w:del w:id="25554" w:author="Rev 7 Allen Wirfs-Brock" w:date="2012-04-19T15:37:00Z"/>
        </w:rPr>
      </w:pPr>
      <w:del w:id="25555" w:author="Rev 7 Allen Wirfs-Brock" w:date="2012-04-19T15:37:00Z">
        <w:r w:rsidRPr="00E77497" w:rsidDel="00014C7C">
          <w:delText xml:space="preserve">Set the [[Get]] internal property of </w:delText>
        </w:r>
        <w:r w:rsidRPr="00E77497" w:rsidDel="00014C7C">
          <w:rPr>
            <w:i/>
          </w:rPr>
          <w:delText xml:space="preserve">F </w:delText>
        </w:r>
        <w:r w:rsidRPr="00E77497" w:rsidDel="00014C7C">
          <w:delText>as specified in 15.3.5.4.</w:delText>
        </w:r>
      </w:del>
    </w:p>
    <w:p w14:paraId="669669EB" w14:textId="77777777" w:rsidR="003E4A2D" w:rsidRPr="00E77497" w:rsidRDefault="003E4A2D" w:rsidP="003E4A2D">
      <w:pPr>
        <w:pStyle w:val="Alg4"/>
        <w:numPr>
          <w:ilvl w:val="0"/>
          <w:numId w:val="190"/>
        </w:numPr>
        <w:rPr>
          <w:ins w:id="25556" w:author="Rev 7 Allen Wirfs-Brock" w:date="2012-04-11T17:17:00Z"/>
        </w:rPr>
      </w:pPr>
      <w:ins w:id="25557" w:author="Rev 7 Allen Wirfs-Brock" w:date="2012-04-11T17:17:00Z">
        <w:r w:rsidRPr="00E77497">
          <w:t xml:space="preserve">Set the [[Extensible]] internal property of </w:t>
        </w:r>
        <w:r w:rsidRPr="00E77497">
          <w:rPr>
            <w:i/>
          </w:rPr>
          <w:t>F</w:t>
        </w:r>
        <w:r w:rsidRPr="00E77497">
          <w:t xml:space="preserve"> to </w:t>
        </w:r>
        <w:r w:rsidRPr="00E77497">
          <w:rPr>
            <w:b/>
          </w:rPr>
          <w:t>true</w:t>
        </w:r>
        <w:r w:rsidRPr="00E77497">
          <w:t>.</w:t>
        </w:r>
      </w:ins>
    </w:p>
    <w:p w14:paraId="336A5A7A" w14:textId="77777777" w:rsidR="004C02EF" w:rsidRPr="00E77497" w:rsidRDefault="004C02EF" w:rsidP="00834A33">
      <w:pPr>
        <w:pStyle w:val="Alg4"/>
        <w:numPr>
          <w:ilvl w:val="0"/>
          <w:numId w:val="190"/>
        </w:numPr>
      </w:pPr>
      <w:r w:rsidRPr="00E77497">
        <w:t xml:space="preserve">Set the [[TargetFunction]] internal property of </w:t>
      </w:r>
      <w:r w:rsidRPr="00E77497">
        <w:rPr>
          <w:i/>
        </w:rPr>
        <w:t xml:space="preserve">F </w:t>
      </w:r>
      <w:r w:rsidRPr="00E77497">
        <w:t xml:space="preserve">to </w:t>
      </w:r>
      <w:r w:rsidRPr="00E77497">
        <w:rPr>
          <w:i/>
        </w:rPr>
        <w:t>Target</w:t>
      </w:r>
      <w:r w:rsidRPr="00E77497">
        <w:t>.</w:t>
      </w:r>
    </w:p>
    <w:p w14:paraId="121DC8B3" w14:textId="77777777" w:rsidR="004C02EF" w:rsidRPr="00E77497" w:rsidRDefault="004C02EF" w:rsidP="00834A33">
      <w:pPr>
        <w:pStyle w:val="Alg4"/>
        <w:numPr>
          <w:ilvl w:val="0"/>
          <w:numId w:val="190"/>
        </w:numPr>
      </w:pPr>
      <w:r w:rsidRPr="00E77497">
        <w:t xml:space="preserve">Set the [[BoundThis]] internal property of </w:t>
      </w:r>
      <w:r w:rsidRPr="00E77497">
        <w:rPr>
          <w:i/>
        </w:rPr>
        <w:t>F</w:t>
      </w:r>
      <w:r w:rsidRPr="00E77497">
        <w:t xml:space="preserve"> to the value of </w:t>
      </w:r>
      <w:r w:rsidRPr="00E77497">
        <w:rPr>
          <w:i/>
        </w:rPr>
        <w:t>thisArg</w:t>
      </w:r>
      <w:r w:rsidRPr="00E77497">
        <w:t>.</w:t>
      </w:r>
    </w:p>
    <w:p w14:paraId="1BA92E5B" w14:textId="77777777" w:rsidR="004C02EF" w:rsidRPr="00E77497" w:rsidRDefault="004C02EF" w:rsidP="00834A33">
      <w:pPr>
        <w:pStyle w:val="Alg4"/>
        <w:numPr>
          <w:ilvl w:val="0"/>
          <w:numId w:val="190"/>
        </w:numPr>
      </w:pPr>
      <w:r w:rsidRPr="00E77497">
        <w:t xml:space="preserve">Set the [[BoundArgs]] internal property of </w:t>
      </w:r>
      <w:r w:rsidRPr="00E77497">
        <w:rPr>
          <w:i/>
        </w:rPr>
        <w:t xml:space="preserve">F </w:t>
      </w:r>
      <w:r w:rsidRPr="00E77497">
        <w:t xml:space="preserve">to </w:t>
      </w:r>
      <w:r w:rsidRPr="00E77497">
        <w:rPr>
          <w:i/>
        </w:rPr>
        <w:t>A</w:t>
      </w:r>
      <w:r w:rsidRPr="00E77497">
        <w:t>.</w:t>
      </w:r>
    </w:p>
    <w:p w14:paraId="44641CCB" w14:textId="77777777" w:rsidR="004C02EF" w:rsidRPr="00E77497" w:rsidRDefault="004C02EF" w:rsidP="00834A33">
      <w:pPr>
        <w:pStyle w:val="Alg4"/>
        <w:numPr>
          <w:ilvl w:val="0"/>
          <w:numId w:val="190"/>
        </w:numPr>
      </w:pPr>
      <w:del w:id="25558" w:author="Allen Wirfs-Brock" w:date="2011-07-02T13:53:00Z">
        <w:r w:rsidRPr="00E77497" w:rsidDel="00236470">
          <w:delText xml:space="preserve">Set </w:delText>
        </w:r>
      </w:del>
      <w:ins w:id="25559" w:author="Allen Wirfs-Brock" w:date="2011-07-02T13:53:00Z">
        <w:r w:rsidR="00236470" w:rsidRPr="00E77497">
          <w:t xml:space="preserve">Add </w:t>
        </w:r>
      </w:ins>
      <w:r w:rsidRPr="00E77497">
        <w:t>the [[</w:t>
      </w:r>
      <w:del w:id="25560" w:author="Allen Wirfs-Brock" w:date="2011-07-02T13:53:00Z">
        <w:r w:rsidRPr="00E77497" w:rsidDel="00236470">
          <w:delText>Class</w:delText>
        </w:r>
      </w:del>
      <w:ins w:id="25561" w:author="Allen Wirfs-Brock" w:date="2011-07-02T13:53:00Z">
        <w:del w:id="25562" w:author="Rev 3 Allen Wirfs-Brock" w:date="2011-09-07T15:32:00Z">
          <w:r w:rsidR="00236470" w:rsidRPr="00E77497" w:rsidDel="007516CC">
            <w:delText>IsFunction</w:delText>
          </w:r>
        </w:del>
      </w:ins>
      <w:ins w:id="25563" w:author="Rev 3 Allen Wirfs-Brock" w:date="2011-09-07T15:32:00Z">
        <w:r w:rsidR="007516CC" w:rsidRPr="00E77497">
          <w:t>NativeBrand</w:t>
        </w:r>
      </w:ins>
      <w:r w:rsidRPr="00E77497">
        <w:t>]] internal property</w:t>
      </w:r>
      <w:ins w:id="25564" w:author="Rev 3 Allen Wirfs-Brock" w:date="2011-09-07T15:32:00Z">
        <w:r w:rsidR="007516CC" w:rsidRPr="00E77497">
          <w:t xml:space="preserve"> with value NativeFunction</w:t>
        </w:r>
      </w:ins>
      <w:r w:rsidRPr="00E77497">
        <w:t xml:space="preserve"> </w:t>
      </w:r>
      <w:del w:id="25565" w:author="Allen Wirfs-Brock" w:date="2011-07-02T13:54:00Z">
        <w:r w:rsidRPr="00E77497" w:rsidDel="00236470">
          <w:delText xml:space="preserve">of </w:delText>
        </w:r>
      </w:del>
      <w:ins w:id="25566" w:author="Allen Wirfs-Brock" w:date="2011-07-02T13:54:00Z">
        <w:r w:rsidR="00236470" w:rsidRPr="00E77497">
          <w:t xml:space="preserve">to </w:t>
        </w:r>
      </w:ins>
      <w:r w:rsidRPr="00E77497">
        <w:rPr>
          <w:i/>
        </w:rPr>
        <w:t>F</w:t>
      </w:r>
      <w:del w:id="25567" w:author="Allen Wirfs-Brock rev2" w:date="2011-07-20T13:52:00Z">
        <w:r w:rsidRPr="00E77497" w:rsidDel="002E2C0B">
          <w:delText xml:space="preserve"> to </w:delText>
        </w:r>
      </w:del>
      <w:del w:id="25568" w:author="Allen Wirfs-Brock" w:date="2011-07-02T13:54:00Z">
        <w:r w:rsidRPr="00E77497" w:rsidDel="00236470">
          <w:rPr>
            <w:b/>
          </w:rPr>
          <w:delText>"Function"</w:delText>
        </w:r>
      </w:del>
      <w:r w:rsidRPr="00E77497">
        <w:t>.</w:t>
      </w:r>
    </w:p>
    <w:p w14:paraId="4FB17961" w14:textId="77777777" w:rsidR="004C02EF" w:rsidRPr="00E77497" w:rsidRDefault="004C02EF" w:rsidP="00834A33">
      <w:pPr>
        <w:pStyle w:val="Alg4"/>
        <w:numPr>
          <w:ilvl w:val="0"/>
          <w:numId w:val="190"/>
        </w:numPr>
      </w:pPr>
      <w:r w:rsidRPr="00E77497">
        <w:t xml:space="preserve">Set the [[Prototype]] internal property of </w:t>
      </w:r>
      <w:r w:rsidRPr="00E77497">
        <w:rPr>
          <w:i/>
        </w:rPr>
        <w:t xml:space="preserve">F </w:t>
      </w:r>
      <w:r w:rsidRPr="00E77497">
        <w:t xml:space="preserve">to the </w:t>
      </w:r>
      <w:ins w:id="25569" w:author="Rev 7 Allen Wirfs-Brock" w:date="2012-04-11T17:15:00Z">
        <w:r w:rsidR="003E4A2D">
          <w:t>intrinsic %FunctionPrototype%</w:t>
        </w:r>
      </w:ins>
      <w:del w:id="25570" w:author="Rev 7 Allen Wirfs-Brock" w:date="2012-04-11T17:15:00Z">
        <w:r w:rsidRPr="00E77497" w:rsidDel="003E4A2D">
          <w:delText>standard built-in Function prototype object as specified in 15.3.3.1</w:delText>
        </w:r>
      </w:del>
      <w:r w:rsidRPr="00E77497">
        <w:t>.</w:t>
      </w:r>
    </w:p>
    <w:p w14:paraId="668A4BB6" w14:textId="77777777" w:rsidR="004C02EF" w:rsidRPr="00E77497" w:rsidRDefault="004C02EF" w:rsidP="00834A33">
      <w:pPr>
        <w:pStyle w:val="Alg4"/>
        <w:numPr>
          <w:ilvl w:val="0"/>
          <w:numId w:val="190"/>
        </w:numPr>
      </w:pPr>
      <w:r w:rsidRPr="00E77497">
        <w:t xml:space="preserve">Set the [[Call]] internal property of </w:t>
      </w:r>
      <w:r w:rsidRPr="00E77497">
        <w:rPr>
          <w:i/>
        </w:rPr>
        <w:t xml:space="preserve">F </w:t>
      </w:r>
      <w:r w:rsidRPr="00E77497">
        <w:t>as described in 15.3.4.5.1.</w:t>
      </w:r>
    </w:p>
    <w:p w14:paraId="62877E46" w14:textId="77777777" w:rsidR="004C02EF" w:rsidRPr="00E77497" w:rsidRDefault="004C02EF" w:rsidP="00834A33">
      <w:pPr>
        <w:pStyle w:val="Alg4"/>
        <w:numPr>
          <w:ilvl w:val="0"/>
          <w:numId w:val="190"/>
        </w:numPr>
      </w:pPr>
      <w:r w:rsidRPr="00E77497">
        <w:t xml:space="preserve">Set the [[Construct]] internal property of </w:t>
      </w:r>
      <w:r w:rsidRPr="00E77497">
        <w:rPr>
          <w:i/>
        </w:rPr>
        <w:t xml:space="preserve">F </w:t>
      </w:r>
      <w:r w:rsidRPr="00E77497">
        <w:t>as described in 15.3.4.5.2.</w:t>
      </w:r>
    </w:p>
    <w:p w14:paraId="0304389F" w14:textId="77777777" w:rsidR="004C02EF" w:rsidRPr="00E77497" w:rsidRDefault="004C02EF" w:rsidP="00834A33">
      <w:pPr>
        <w:pStyle w:val="Alg4"/>
        <w:numPr>
          <w:ilvl w:val="0"/>
          <w:numId w:val="190"/>
        </w:numPr>
      </w:pPr>
      <w:r w:rsidRPr="00E77497">
        <w:t xml:space="preserve">Set the [[HasInstance]] internal property of </w:t>
      </w:r>
      <w:r w:rsidRPr="00E77497">
        <w:rPr>
          <w:i/>
        </w:rPr>
        <w:t xml:space="preserve">F </w:t>
      </w:r>
      <w:r w:rsidRPr="00E77497">
        <w:t>as described in 15.3.4.5.3.</w:t>
      </w:r>
    </w:p>
    <w:p w14:paraId="53FCE289" w14:textId="77777777" w:rsidR="004C02EF" w:rsidRPr="00E77497" w:rsidRDefault="004C02EF" w:rsidP="00834A33">
      <w:pPr>
        <w:pStyle w:val="Alg4"/>
        <w:numPr>
          <w:ilvl w:val="0"/>
          <w:numId w:val="190"/>
        </w:numPr>
      </w:pPr>
      <w:r w:rsidRPr="00E77497">
        <w:t xml:space="preserve">If </w:t>
      </w:r>
      <w:del w:id="25571" w:author="Allen Wirfs-Brock" w:date="2011-07-02T13:54:00Z">
        <w:r w:rsidRPr="00E77497" w:rsidDel="00236470">
          <w:delText xml:space="preserve">the [[Class]] internal property of </w:delText>
        </w:r>
      </w:del>
      <w:r w:rsidRPr="00E77497">
        <w:rPr>
          <w:i/>
        </w:rPr>
        <w:t xml:space="preserve">Target </w:t>
      </w:r>
      <w:del w:id="25572" w:author="Allen Wirfs-Brock" w:date="2011-07-02T13:54:00Z">
        <w:r w:rsidRPr="00E77497" w:rsidDel="00963019">
          <w:delText xml:space="preserve">is </w:delText>
        </w:r>
        <w:r w:rsidRPr="00E77497" w:rsidDel="00963019">
          <w:rPr>
            <w:b/>
          </w:rPr>
          <w:delText>"Function"</w:delText>
        </w:r>
      </w:del>
      <w:ins w:id="25573" w:author="Allen Wirfs-Brock" w:date="2011-07-02T13:54:00Z">
        <w:r w:rsidR="00963019" w:rsidRPr="00E77497">
          <w:t>has the [[</w:t>
        </w:r>
        <w:del w:id="25574" w:author="Rev 3 Allen Wirfs-Brock" w:date="2011-09-07T15:34:00Z">
          <w:r w:rsidR="00963019" w:rsidRPr="00E77497" w:rsidDel="007516CC">
            <w:delText>IsFunction</w:delText>
          </w:r>
        </w:del>
      </w:ins>
      <w:ins w:id="25575" w:author="Rev 3 Allen Wirfs-Brock" w:date="2011-09-07T15:34:00Z">
        <w:r w:rsidR="007516CC" w:rsidRPr="00E77497">
          <w:t>NativeBrand</w:t>
        </w:r>
      </w:ins>
      <w:ins w:id="25576" w:author="Allen Wirfs-Brock" w:date="2011-07-02T13:54:00Z">
        <w:r w:rsidR="00963019" w:rsidRPr="00E77497">
          <w:t>]] internal property</w:t>
        </w:r>
      </w:ins>
      <w:ins w:id="25577" w:author="Rev 3 Allen Wirfs-Brock" w:date="2011-09-07T15:34:00Z">
        <w:r w:rsidR="007516CC" w:rsidRPr="00E77497">
          <w:t xml:space="preserve"> with value NativeFunction</w:t>
        </w:r>
      </w:ins>
      <w:r w:rsidRPr="00E77497">
        <w:t>, then</w:t>
      </w:r>
    </w:p>
    <w:p w14:paraId="278B7325" w14:textId="77777777" w:rsidR="009C14D5" w:rsidRDefault="009C14D5" w:rsidP="00834A33">
      <w:pPr>
        <w:pStyle w:val="Alg4"/>
        <w:numPr>
          <w:ilvl w:val="1"/>
          <w:numId w:val="190"/>
        </w:numPr>
        <w:rPr>
          <w:ins w:id="25578" w:author="Rev 6 Allen Wirfs-Brock" w:date="2012-02-27T17:05:00Z"/>
        </w:rPr>
      </w:pPr>
      <w:ins w:id="25579" w:author="Rev 6 Allen Wirfs-Brock" w:date="2012-02-27T17:05:00Z">
        <w:r>
          <w:t xml:space="preserve">Let </w:t>
        </w:r>
        <w:r w:rsidRPr="009C14D5">
          <w:rPr>
            <w:i/>
          </w:rPr>
          <w:t>targetLen</w:t>
        </w:r>
        <w:r>
          <w:t xml:space="preserve"> be the result of calling the [[Get]] internal method of </w:t>
        </w:r>
        <w:r w:rsidRPr="009C14D5">
          <w:rPr>
            <w:i/>
          </w:rPr>
          <w:t>Target</w:t>
        </w:r>
        <w:r>
          <w:t xml:space="preserve"> with argument </w:t>
        </w:r>
      </w:ins>
      <w:ins w:id="25580" w:author="Rev 6 Allen Wirfs-Brock" w:date="2012-02-27T17:06:00Z">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ins>
      <w:ins w:id="25581" w:author="Rev 6 Allen Wirfs-Brock" w:date="2012-02-27T17:05:00Z">
        <w:r>
          <w:t>.</w:t>
        </w:r>
      </w:ins>
    </w:p>
    <w:p w14:paraId="2BCD26F6" w14:textId="77777777" w:rsidR="005C2F19" w:rsidRDefault="005C2F19" w:rsidP="00834A33">
      <w:pPr>
        <w:pStyle w:val="Alg4"/>
        <w:numPr>
          <w:ilvl w:val="1"/>
          <w:numId w:val="190"/>
        </w:numPr>
        <w:rPr>
          <w:ins w:id="25582" w:author="Rev 7 Allen Wirfs-Brock" w:date="2012-04-09T17:27:00Z"/>
        </w:rPr>
      </w:pPr>
      <w:ins w:id="25583" w:author="Rev 7 Allen Wirfs-Brock" w:date="2012-04-09T17:27:00Z">
        <w:r>
          <w:t>ReturnIfAbrupt(</w:t>
        </w:r>
        <w:r>
          <w:rPr>
            <w:i/>
          </w:rPr>
          <w:t>targetLen</w:t>
        </w:r>
        <w:r>
          <w:t>).</w:t>
        </w:r>
      </w:ins>
    </w:p>
    <w:p w14:paraId="785C8102" w14:textId="77777777" w:rsidR="004C02EF" w:rsidRPr="00E77497" w:rsidRDefault="004C02EF" w:rsidP="00834A33">
      <w:pPr>
        <w:pStyle w:val="Alg4"/>
        <w:numPr>
          <w:ilvl w:val="1"/>
          <w:numId w:val="190"/>
        </w:numPr>
      </w:pPr>
      <w:r w:rsidRPr="00E77497">
        <w:t xml:space="preserve">Let </w:t>
      </w:r>
      <w:r w:rsidRPr="00E77497">
        <w:rPr>
          <w:i/>
        </w:rPr>
        <w:t xml:space="preserve">L </w:t>
      </w:r>
      <w:r w:rsidRPr="00E77497">
        <w:t>be</w:t>
      </w:r>
      <w:ins w:id="25584" w:author="Rev 6 Allen Wirfs-Brock" w:date="2012-02-27T17:11:00Z">
        <w:r w:rsidR="0075737E">
          <w:t xml:space="preserve"> the large</w:t>
        </w:r>
      </w:ins>
      <w:ins w:id="25585" w:author="Rev 6 Allen Wirfs-Brock" w:date="2012-02-27T17:14:00Z">
        <w:r w:rsidR="0075737E">
          <w:t>r</w:t>
        </w:r>
      </w:ins>
      <w:ins w:id="25586" w:author="Rev 6 Allen Wirfs-Brock" w:date="2012-02-27T17:11:00Z">
        <w:r w:rsidR="0075737E">
          <w:t xml:space="preserve"> of 0 and</w:t>
        </w:r>
      </w:ins>
      <w:ins w:id="25587" w:author="Rev 6 Allen Wirfs-Brock" w:date="2012-02-27T17:12:00Z">
        <w:r w:rsidR="0075737E">
          <w:t xml:space="preserve"> the result of</w:t>
        </w:r>
      </w:ins>
      <w:r w:rsidRPr="00E77497">
        <w:t xml:space="preserve"> </w:t>
      </w:r>
      <w:ins w:id="25588" w:author="Rev 6 Allen Wirfs-Brock" w:date="2012-02-27T17:07:00Z">
        <w:r w:rsidR="009C14D5" w:rsidRPr="009C14D5">
          <w:rPr>
            <w:i/>
          </w:rPr>
          <w:t>targetLen</w:t>
        </w:r>
      </w:ins>
      <w:del w:id="25589" w:author="Rev 6 Allen Wirfs-Brock" w:date="2012-02-27T17:07:00Z">
        <w:r w:rsidRPr="00E77497" w:rsidDel="009C14D5">
          <w:delText xml:space="preserve">the </w:delText>
        </w:r>
        <w:r w:rsidRPr="00E77497" w:rsidDel="009C14D5">
          <w:rPr>
            <w:b/>
          </w:rPr>
          <w:delText xml:space="preserve">length </w:delText>
        </w:r>
        <w:r w:rsidRPr="00E77497" w:rsidDel="009C14D5">
          <w:delText xml:space="preserve">property of </w:delText>
        </w:r>
        <w:r w:rsidRPr="00E77497" w:rsidDel="009C14D5">
          <w:rPr>
            <w:i/>
          </w:rPr>
          <w:delText>Target</w:delText>
        </w:r>
      </w:del>
      <w:r w:rsidRPr="00E77497">
        <w:rPr>
          <w:i/>
        </w:rPr>
        <w:t xml:space="preserve"> </w:t>
      </w:r>
      <w:r w:rsidRPr="00E77497">
        <w:t xml:space="preserve">minus the </w:t>
      </w:r>
      <w:del w:id="25590" w:author="Rev 6 Allen Wirfs-Brock" w:date="2012-02-27T17:07:00Z">
        <w:r w:rsidRPr="00E77497" w:rsidDel="0075737E">
          <w:delText xml:space="preserve">length </w:delText>
        </w:r>
      </w:del>
      <w:ins w:id="25591" w:author="Rev 6 Allen Wirfs-Brock" w:date="2012-02-27T17:07:00Z">
        <w:r w:rsidR="0075737E">
          <w:t>number of element</w:t>
        </w:r>
        <w:r w:rsidR="0075737E" w:rsidRPr="00E77497">
          <w:t xml:space="preserve"> </w:t>
        </w:r>
      </w:ins>
      <w:r w:rsidRPr="00E77497">
        <w:t xml:space="preserve">of </w:t>
      </w:r>
      <w:r w:rsidRPr="00E77497">
        <w:rPr>
          <w:i/>
        </w:rPr>
        <w:t>A</w:t>
      </w:r>
      <w:r w:rsidRPr="00E77497">
        <w:t>.</w:t>
      </w:r>
    </w:p>
    <w:p w14:paraId="0FCE1B2C" w14:textId="77777777" w:rsidR="004C02EF" w:rsidRPr="00E77497" w:rsidDel="0075737E" w:rsidRDefault="004C02EF" w:rsidP="00834A33">
      <w:pPr>
        <w:pStyle w:val="Alg4"/>
        <w:numPr>
          <w:ilvl w:val="1"/>
          <w:numId w:val="190"/>
        </w:numPr>
        <w:rPr>
          <w:del w:id="25592" w:author="Rev 6 Allen Wirfs-Brock" w:date="2012-02-27T17:15:00Z"/>
        </w:rPr>
      </w:pPr>
      <w:del w:id="25593" w:author="Rev 6 Allen Wirfs-Brock" w:date="2012-02-27T17:15:00Z">
        <w:r w:rsidRPr="00E77497" w:rsidDel="0075737E">
          <w:delText xml:space="preserve">Set the </w:delText>
        </w:r>
        <w:r w:rsidRPr="00E77497" w:rsidDel="0075737E">
          <w:rPr>
            <w:b/>
          </w:rPr>
          <w:delText xml:space="preserve">length </w:delText>
        </w:r>
        <w:r w:rsidRPr="00E77497" w:rsidDel="0075737E">
          <w:delText>own</w:delText>
        </w:r>
        <w:r w:rsidRPr="00E77497" w:rsidDel="0075737E">
          <w:rPr>
            <w:b/>
          </w:rPr>
          <w:delText xml:space="preserve"> </w:delText>
        </w:r>
        <w:r w:rsidRPr="00E77497" w:rsidDel="0075737E">
          <w:delText xml:space="preserve">property of </w:delText>
        </w:r>
        <w:r w:rsidRPr="00E77497" w:rsidDel="0075737E">
          <w:rPr>
            <w:i/>
          </w:rPr>
          <w:delText xml:space="preserve">F </w:delText>
        </w:r>
        <w:r w:rsidRPr="00E77497" w:rsidDel="0075737E">
          <w:delText xml:space="preserve">to either 0 or </w:delText>
        </w:r>
        <w:r w:rsidRPr="00E77497" w:rsidDel="0075737E">
          <w:rPr>
            <w:i/>
          </w:rPr>
          <w:delText>L</w:delText>
        </w:r>
        <w:r w:rsidRPr="00E77497" w:rsidDel="0075737E">
          <w:delText xml:space="preserve">, whichever is larger. </w:delText>
        </w:r>
      </w:del>
    </w:p>
    <w:p w14:paraId="70F51AC2" w14:textId="77777777" w:rsidR="004C02EF" w:rsidRPr="00E77497" w:rsidRDefault="004C02EF" w:rsidP="00834A33">
      <w:pPr>
        <w:pStyle w:val="Alg4"/>
        <w:numPr>
          <w:ilvl w:val="0"/>
          <w:numId w:val="190"/>
        </w:numPr>
      </w:pPr>
      <w:r w:rsidRPr="00E77497">
        <w:t xml:space="preserve">Else </w:t>
      </w:r>
      <w:del w:id="25594" w:author="Rev 6 Allen Wirfs-Brock" w:date="2012-02-27T17:15:00Z">
        <w:r w:rsidRPr="00E77497" w:rsidDel="0075737E">
          <w:delText xml:space="preserve">set </w:delText>
        </w:r>
      </w:del>
      <w:ins w:id="25595" w:author="Rev 6 Allen Wirfs-Brock" w:date="2012-02-27T17:15:00Z">
        <w:r w:rsidR="0075737E">
          <w:t>l</w:t>
        </w:r>
        <w:r w:rsidR="0075737E" w:rsidRPr="00E77497">
          <w:t>et</w:t>
        </w:r>
        <w:r w:rsidR="0075737E" w:rsidRPr="0075737E">
          <w:rPr>
            <w:i/>
          </w:rPr>
          <w:t xml:space="preserve"> </w:t>
        </w:r>
        <w:r w:rsidR="0075737E" w:rsidRPr="00E77497">
          <w:rPr>
            <w:i/>
          </w:rPr>
          <w:t>L</w:t>
        </w:r>
        <w:r w:rsidR="0075737E" w:rsidRPr="00E77497">
          <w:t xml:space="preserve"> </w:t>
        </w:r>
      </w:ins>
      <w:del w:id="25596" w:author="Rev 6 Allen Wirfs-Brock" w:date="2012-02-27T17:15:00Z">
        <w:r w:rsidRPr="00E77497" w:rsidDel="0075737E">
          <w:delText xml:space="preserve">the </w:delText>
        </w:r>
        <w:r w:rsidRPr="00E77497" w:rsidDel="0075737E">
          <w:rPr>
            <w:b/>
          </w:rPr>
          <w:delText xml:space="preserve">length </w:delText>
        </w:r>
        <w:r w:rsidRPr="00E77497" w:rsidDel="0075737E">
          <w:delText xml:space="preserve">own property of </w:delText>
        </w:r>
        <w:r w:rsidRPr="00E77497" w:rsidDel="0075737E">
          <w:rPr>
            <w:i/>
          </w:rPr>
          <w:delText xml:space="preserve">F </w:delText>
        </w:r>
        <w:r w:rsidRPr="00E77497" w:rsidDel="0075737E">
          <w:delText>to</w:delText>
        </w:r>
      </w:del>
      <w:ins w:id="25597" w:author="Rev 6 Allen Wirfs-Brock" w:date="2012-02-27T17:15:00Z">
        <w:r w:rsidR="0075737E">
          <w:t>be</w:t>
        </w:r>
      </w:ins>
      <w:r w:rsidRPr="00E77497">
        <w:t xml:space="preserve"> 0.</w:t>
      </w:r>
    </w:p>
    <w:p w14:paraId="06107207" w14:textId="77777777" w:rsidR="0075737E" w:rsidRDefault="0075737E" w:rsidP="00834A33">
      <w:pPr>
        <w:pStyle w:val="Alg4"/>
        <w:numPr>
          <w:ilvl w:val="0"/>
          <w:numId w:val="190"/>
        </w:numPr>
        <w:rPr>
          <w:ins w:id="25598" w:author="Rev 6 Allen Wirfs-Brock" w:date="2012-02-27T17:13:00Z"/>
        </w:rPr>
      </w:pPr>
      <w:ins w:id="25599" w:author="Rev 6 Allen Wirfs-Brock" w:date="2012-02-27T17:14:00Z">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E77497">
          <w:t>,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3FF3193C" w14:textId="77777777" w:rsidR="004C02EF" w:rsidRPr="00E77497" w:rsidDel="0075737E" w:rsidRDefault="004C02EF" w:rsidP="00834A33">
      <w:pPr>
        <w:pStyle w:val="Alg4"/>
        <w:numPr>
          <w:ilvl w:val="0"/>
          <w:numId w:val="190"/>
        </w:numPr>
        <w:rPr>
          <w:del w:id="25600" w:author="Rev 6 Allen Wirfs-Brock" w:date="2012-02-27T17:16:00Z"/>
        </w:rPr>
      </w:pPr>
      <w:del w:id="25601" w:author="Rev 6 Allen Wirfs-Brock" w:date="2012-02-27T17:16:00Z">
        <w:r w:rsidRPr="00E77497" w:rsidDel="0075737E">
          <w:delText xml:space="preserve">Set the  attributes of the </w:delText>
        </w:r>
        <w:r w:rsidRPr="00E77497" w:rsidDel="0075737E">
          <w:rPr>
            <w:b/>
          </w:rPr>
          <w:delText>length</w:delText>
        </w:r>
        <w:r w:rsidRPr="00E77497" w:rsidDel="0075737E">
          <w:delText xml:space="preserve"> own property of </w:delText>
        </w:r>
        <w:r w:rsidRPr="00E77497" w:rsidDel="0075737E">
          <w:rPr>
            <w:i/>
          </w:rPr>
          <w:delText>F</w:delText>
        </w:r>
        <w:r w:rsidRPr="00E77497" w:rsidDel="0075737E">
          <w:delText xml:space="preserve">  to the values specified in 15.3.5.1.</w:delText>
        </w:r>
      </w:del>
    </w:p>
    <w:p w14:paraId="6C1BF074" w14:textId="77777777" w:rsidR="004C02EF" w:rsidRPr="00E77497" w:rsidDel="003E4A2D" w:rsidRDefault="004C02EF" w:rsidP="00834A33">
      <w:pPr>
        <w:pStyle w:val="Alg4"/>
        <w:numPr>
          <w:ilvl w:val="0"/>
          <w:numId w:val="190"/>
        </w:numPr>
        <w:rPr>
          <w:del w:id="25602" w:author="Rev 7 Allen Wirfs-Brock" w:date="2012-04-11T17:18:00Z"/>
        </w:rPr>
      </w:pPr>
      <w:del w:id="25603" w:author="Rev 7 Allen Wirfs-Brock" w:date="2012-04-11T17:18:00Z">
        <w:r w:rsidRPr="00E77497" w:rsidDel="003E4A2D">
          <w:delText xml:space="preserve">Set the [[Extensible]] internal property of </w:delText>
        </w:r>
        <w:r w:rsidRPr="00E77497" w:rsidDel="003E4A2D">
          <w:rPr>
            <w:i/>
          </w:rPr>
          <w:delText>F</w:delText>
        </w:r>
        <w:r w:rsidRPr="00E77497" w:rsidDel="003E4A2D">
          <w:delText xml:space="preserve"> to </w:delText>
        </w:r>
        <w:r w:rsidRPr="00E77497" w:rsidDel="003E4A2D">
          <w:rPr>
            <w:b/>
          </w:rPr>
          <w:delText>true</w:delText>
        </w:r>
        <w:r w:rsidRPr="00E77497" w:rsidDel="003E4A2D">
          <w:delText>.</w:delText>
        </w:r>
      </w:del>
    </w:p>
    <w:p w14:paraId="06E4944B" w14:textId="77777777" w:rsidR="004C02EF" w:rsidRPr="00E77497" w:rsidRDefault="004C02EF" w:rsidP="00834A33">
      <w:pPr>
        <w:pStyle w:val="Alg4"/>
        <w:numPr>
          <w:ilvl w:val="0"/>
          <w:numId w:val="190"/>
        </w:numPr>
        <w:spacing w:after="120"/>
        <w:contextualSpacing/>
      </w:pPr>
      <w:r w:rsidRPr="00E77497">
        <w:t xml:space="preserve">Let </w:t>
      </w:r>
      <w:r w:rsidRPr="00E77497">
        <w:rPr>
          <w:i/>
        </w:rPr>
        <w:t>thrower</w:t>
      </w:r>
      <w:r w:rsidRPr="00E77497">
        <w:t xml:space="preserve"> be the [[ThrowTypeError]] function Object (13.</w:t>
      </w:r>
      <w:del w:id="25604" w:author="Rev 9 Allen Wirfs-Brock" w:date="2012-07-08T13:38:00Z">
        <w:r w:rsidRPr="00E77497" w:rsidDel="00B7141C">
          <w:delText>2</w:delText>
        </w:r>
      </w:del>
      <w:ins w:id="25605" w:author="Rev 9 Allen Wirfs-Brock" w:date="2012-07-08T13:38:00Z">
        <w:r w:rsidR="00B7141C">
          <w:t>5</w:t>
        </w:r>
      </w:ins>
      <w:r w:rsidRPr="00E77497">
        <w:t>.3).</w:t>
      </w:r>
    </w:p>
    <w:p w14:paraId="0A19C85B"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[[Configurable]]:</w:t>
      </w:r>
      <w:r w:rsidRPr="00E77497">
        <w:rPr>
          <w:b/>
        </w:rPr>
        <w:t xml:space="preserve"> false</w:t>
      </w:r>
      <w:r w:rsidRPr="00E77497">
        <w:t xml:space="preserve">}, and </w:t>
      </w:r>
      <w:r w:rsidRPr="00E77497">
        <w:rPr>
          <w:b/>
        </w:rPr>
        <w:t>false</w:t>
      </w:r>
      <w:r w:rsidRPr="00E77497">
        <w:t>.</w:t>
      </w:r>
    </w:p>
    <w:p w14:paraId="1A280D00"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"arguments"</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p>
    <w:p w14:paraId="0D87667C" w14:textId="77777777" w:rsidR="004C02EF" w:rsidRPr="00E77497" w:rsidRDefault="004C02EF" w:rsidP="00834A33">
      <w:pPr>
        <w:pStyle w:val="Alg4"/>
        <w:numPr>
          <w:ilvl w:val="0"/>
          <w:numId w:val="190"/>
        </w:numPr>
        <w:spacing w:after="120"/>
      </w:pPr>
      <w:r w:rsidRPr="00E77497">
        <w:t xml:space="preserve">Return </w:t>
      </w:r>
      <w:r w:rsidRPr="00E77497">
        <w:rPr>
          <w:i/>
        </w:rPr>
        <w:t>F</w:t>
      </w:r>
      <w:r w:rsidRPr="00E77497">
        <w:t>.</w:t>
      </w:r>
    </w:p>
    <w:p w14:paraId="1E73605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4B43B369"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do not have a </w:t>
      </w:r>
      <w:r w:rsidRPr="00E77497">
        <w:rPr>
          <w:rFonts w:ascii="Courier New" w:hAnsi="Courier New" w:cs="Courier New"/>
          <w:b/>
        </w:rPr>
        <w:t>prototype</w:t>
      </w:r>
      <w:r w:rsidRPr="00E77497">
        <w:t xml:space="preserve"> property or the [[Code]], [[FormalParameters]], and [[Scope]] internal properties.</w:t>
      </w:r>
    </w:p>
    <w:p w14:paraId="7F4699C2" w14:textId="77777777" w:rsidR="004C02EF" w:rsidRPr="00E77497" w:rsidRDefault="004C02EF" w:rsidP="004C02EF">
      <w:pPr>
        <w:pStyle w:val="51"/>
        <w:numPr>
          <w:ilvl w:val="0"/>
          <w:numId w:val="0"/>
        </w:numPr>
      </w:pPr>
      <w:r w:rsidRPr="00E77497">
        <w:t>15.3.4.5.1</w:t>
      </w:r>
      <w:r w:rsidRPr="00E77497">
        <w:tab/>
        <w:t>[[Call]]</w:t>
      </w:r>
    </w:p>
    <w:p w14:paraId="5285A6C7" w14:textId="77777777" w:rsidR="004C02EF" w:rsidRPr="00E77497" w:rsidRDefault="004C02EF" w:rsidP="004C02EF">
      <w:r w:rsidRPr="00E77497">
        <w:t xml:space="preserve">When the [[Call]] internal method of a function object, </w:t>
      </w:r>
      <w:r w:rsidRPr="00E77497">
        <w:rPr>
          <w:rFonts w:ascii="Times New Roman" w:hAnsi="Times New Roman"/>
          <w:i/>
        </w:rPr>
        <w:t>F</w:t>
      </w:r>
      <w:r w:rsidRPr="00E77497">
        <w:t xml:space="preserve">, which was created using the bind function is called with a </w:t>
      </w:r>
      <w:r w:rsidRPr="00E77497">
        <w:rPr>
          <w:b/>
        </w:rPr>
        <w:t>this</w:t>
      </w:r>
      <w:r w:rsidRPr="00E77497">
        <w:t xml:space="preserve"> value and a list of arguments </w:t>
      </w:r>
      <w:r w:rsidRPr="00E77497">
        <w:rPr>
          <w:rFonts w:ascii="Times New Roman" w:hAnsi="Times New Roman"/>
          <w:i/>
        </w:rPr>
        <w:t>ExtraArgs</w:t>
      </w:r>
      <w:r w:rsidRPr="00E77497">
        <w:t>, the following steps are taken:</w:t>
      </w:r>
    </w:p>
    <w:p w14:paraId="6C5C1182" w14:textId="77777777" w:rsidR="004C02EF" w:rsidRPr="00E77497" w:rsidRDefault="004C02EF" w:rsidP="00834A33">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231893AD" w14:textId="77777777" w:rsidR="004C02EF" w:rsidRPr="00E77497" w:rsidRDefault="004C02EF" w:rsidP="00834A33">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property.</w:t>
      </w:r>
    </w:p>
    <w:p w14:paraId="00E6199C" w14:textId="77777777" w:rsidR="004C02EF" w:rsidRPr="00E77497" w:rsidRDefault="004C02EF" w:rsidP="00834A33">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16712D46" w14:textId="77777777" w:rsidR="004C02EF" w:rsidRPr="00E77497" w:rsidRDefault="004C02EF" w:rsidP="00834A33">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0EE2815E" w14:textId="77777777" w:rsidR="004C02EF" w:rsidRPr="00E77497" w:rsidRDefault="004C02EF" w:rsidP="00834A33">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the </w:t>
      </w:r>
      <w:r w:rsidRPr="00E77497">
        <w:rPr>
          <w:b/>
        </w:rPr>
        <w:t xml:space="preserve">this </w:t>
      </w:r>
      <w:r w:rsidRPr="00E77497">
        <w:t xml:space="preserve">value and providing </w:t>
      </w:r>
      <w:r w:rsidRPr="00E77497">
        <w:rPr>
          <w:i/>
        </w:rPr>
        <w:t>args</w:t>
      </w:r>
      <w:r w:rsidRPr="00E77497">
        <w:t xml:space="preserve"> as the arguments.</w:t>
      </w:r>
    </w:p>
    <w:p w14:paraId="2289B533" w14:textId="77777777" w:rsidR="004C02EF" w:rsidRPr="00E77497" w:rsidRDefault="004C02EF" w:rsidP="004C02EF">
      <w:pPr>
        <w:pStyle w:val="51"/>
        <w:numPr>
          <w:ilvl w:val="0"/>
          <w:numId w:val="0"/>
        </w:numPr>
      </w:pPr>
      <w:r w:rsidRPr="00E77497">
        <w:t>15.3.4.5.2</w:t>
      </w:r>
      <w:r w:rsidRPr="00E77497">
        <w:tab/>
        <w:t>[[Construct]]</w:t>
      </w:r>
    </w:p>
    <w:p w14:paraId="17F930A5" w14:textId="77777777" w:rsidR="004C02EF" w:rsidRPr="00E77497" w:rsidRDefault="004C02EF" w:rsidP="004C02EF">
      <w:r w:rsidRPr="00E77497">
        <w:t xml:space="preserve">When the [[Construct]] internal method of a 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4DCBF43B" w14:textId="77777777" w:rsidR="004C02EF" w:rsidRPr="00E77497" w:rsidRDefault="004C02EF" w:rsidP="00834A33">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24656C2A" w14:textId="77777777" w:rsidR="004C02EF" w:rsidRPr="00E77497" w:rsidRDefault="004C02EF" w:rsidP="00834A33">
      <w:pPr>
        <w:pStyle w:val="Alg4"/>
        <w:numPr>
          <w:ilvl w:val="0"/>
          <w:numId w:val="192"/>
        </w:numPr>
      </w:pPr>
      <w:r w:rsidRPr="00E77497">
        <w:t xml:space="preserve">If </w:t>
      </w:r>
      <w:r w:rsidRPr="00E77497">
        <w:rPr>
          <w:i/>
        </w:rPr>
        <w:t>target</w:t>
      </w:r>
      <w:r w:rsidRPr="00E77497">
        <w:t xml:space="preserve"> has no [[Construct]] internal method, a </w:t>
      </w:r>
      <w:r w:rsidRPr="00E77497">
        <w:rPr>
          <w:b/>
        </w:rPr>
        <w:t>TypeError</w:t>
      </w:r>
      <w:r w:rsidRPr="00E77497">
        <w:t xml:space="preserve"> exception is thrown.</w:t>
      </w:r>
    </w:p>
    <w:p w14:paraId="61F358A1" w14:textId="77777777" w:rsidR="004C02EF" w:rsidRPr="00E77497" w:rsidRDefault="004C02EF" w:rsidP="00834A33">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4F9BFC5E" w14:textId="77777777" w:rsidR="004C02EF" w:rsidRPr="00E77497" w:rsidRDefault="004C02EF" w:rsidP="00834A33">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2E2D80DC" w14:textId="77777777" w:rsidR="004C02EF" w:rsidRPr="00E77497" w:rsidRDefault="004C02EF" w:rsidP="00834A33">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14:paraId="22B5422E" w14:textId="77777777" w:rsidR="004C02EF" w:rsidRPr="00E77497" w:rsidRDefault="004C02EF" w:rsidP="004C02EF">
      <w:pPr>
        <w:pStyle w:val="51"/>
        <w:numPr>
          <w:ilvl w:val="0"/>
          <w:numId w:val="0"/>
        </w:numPr>
      </w:pPr>
      <w:r w:rsidRPr="00E77497">
        <w:t>15.3.4.5.3</w:t>
      </w:r>
      <w:r w:rsidRPr="00E77497">
        <w:tab/>
        <w:t>[[HasInstance]] (V)</w:t>
      </w:r>
    </w:p>
    <w:p w14:paraId="1EB8926A" w14:textId="77777777" w:rsidR="004C02EF" w:rsidRPr="00E77497" w:rsidRDefault="004C02EF" w:rsidP="004C02EF">
      <w:r w:rsidRPr="00E77497">
        <w:t xml:space="preserve">When the [[HasInstance]] internal method of a function object </w:t>
      </w:r>
      <w:r w:rsidRPr="00E77497">
        <w:rPr>
          <w:rFonts w:ascii="Times New Roman" w:hAnsi="Times New Roman"/>
          <w:i/>
        </w:rPr>
        <w:t>F</w:t>
      </w:r>
      <w:r w:rsidRPr="00E77497">
        <w:t xml:space="preserve">, that was created using the bind function is called with argument </w:t>
      </w:r>
      <w:r w:rsidRPr="00E77497">
        <w:rPr>
          <w:rFonts w:ascii="Times New Roman" w:hAnsi="Times New Roman"/>
          <w:i/>
        </w:rPr>
        <w:t>V</w:t>
      </w:r>
      <w:r w:rsidRPr="00E77497">
        <w:t>, the following steps are taken:</w:t>
      </w:r>
    </w:p>
    <w:p w14:paraId="29D5ACB9" w14:textId="77777777" w:rsidR="004C02EF" w:rsidRPr="00E77497" w:rsidRDefault="004C02EF" w:rsidP="00834A33">
      <w:pPr>
        <w:pStyle w:val="Alg4"/>
        <w:numPr>
          <w:ilvl w:val="0"/>
          <w:numId w:val="193"/>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0550023D" w14:textId="77777777" w:rsidR="004C02EF" w:rsidRPr="00E77497" w:rsidRDefault="004C02EF" w:rsidP="00834A33">
      <w:pPr>
        <w:pStyle w:val="Alg4"/>
        <w:numPr>
          <w:ilvl w:val="0"/>
          <w:numId w:val="193"/>
        </w:numPr>
      </w:pPr>
      <w:r w:rsidRPr="00E77497">
        <w:t xml:space="preserve">If </w:t>
      </w:r>
      <w:r w:rsidRPr="00E77497">
        <w:rPr>
          <w:i/>
        </w:rPr>
        <w:t>target</w:t>
      </w:r>
      <w:r w:rsidRPr="00E77497">
        <w:t xml:space="preserve"> has no [[HasInstance]] internal method, a </w:t>
      </w:r>
      <w:r w:rsidRPr="00E77497">
        <w:rPr>
          <w:b/>
        </w:rPr>
        <w:t>TypeError</w:t>
      </w:r>
      <w:r w:rsidRPr="00E77497">
        <w:t xml:space="preserve"> exception is thrown.</w:t>
      </w:r>
    </w:p>
    <w:p w14:paraId="69728725" w14:textId="77777777" w:rsidR="004C02EF" w:rsidRPr="00E77497" w:rsidRDefault="004C02EF" w:rsidP="00834A33">
      <w:pPr>
        <w:pStyle w:val="Alg4"/>
        <w:numPr>
          <w:ilvl w:val="0"/>
          <w:numId w:val="193"/>
        </w:numPr>
        <w:spacing w:after="120"/>
      </w:pPr>
      <w:r w:rsidRPr="00E77497">
        <w:t>Return the result of calling the [[HasInstance]] internal method of</w:t>
      </w:r>
      <w:r w:rsidRPr="00E77497">
        <w:rPr>
          <w:i/>
        </w:rPr>
        <w:t xml:space="preserve"> target</w:t>
      </w:r>
      <w:r w:rsidRPr="00E77497">
        <w:t xml:space="preserve"> providing </w:t>
      </w:r>
      <w:r w:rsidRPr="00E77497">
        <w:rPr>
          <w:i/>
        </w:rPr>
        <w:t>V</w:t>
      </w:r>
      <w:r w:rsidRPr="00E77497">
        <w:t xml:space="preserve"> as the argument.</w:t>
      </w:r>
    </w:p>
    <w:p w14:paraId="69B77DFD" w14:textId="77777777" w:rsidR="004C02EF" w:rsidRPr="00E77497" w:rsidRDefault="004C02EF" w:rsidP="00B43482">
      <w:pPr>
        <w:pStyle w:val="30"/>
        <w:numPr>
          <w:ilvl w:val="0"/>
          <w:numId w:val="0"/>
        </w:numPr>
      </w:pPr>
      <w:bookmarkStart w:id="25606" w:name="_Toc235503497"/>
      <w:bookmarkStart w:id="25607" w:name="_Toc241509272"/>
      <w:bookmarkStart w:id="25608" w:name="_Toc244416759"/>
      <w:bookmarkStart w:id="25609" w:name="_Toc276631123"/>
      <w:bookmarkStart w:id="25610" w:name="_Toc329528855"/>
      <w:r w:rsidRPr="00E77497">
        <w:t>15.3.5</w:t>
      </w:r>
      <w:r w:rsidRPr="00E77497">
        <w:tab/>
        <w:t>Properties of Function Instance</w:t>
      </w:r>
      <w:bookmarkEnd w:id="25536"/>
      <w:bookmarkEnd w:id="25541"/>
      <w:bookmarkEnd w:id="25542"/>
      <w:r w:rsidRPr="00E77497">
        <w:t>s</w:t>
      </w:r>
      <w:bookmarkEnd w:id="25551"/>
      <w:bookmarkEnd w:id="25552"/>
      <w:bookmarkEnd w:id="25606"/>
      <w:bookmarkEnd w:id="25607"/>
      <w:bookmarkEnd w:id="25608"/>
      <w:bookmarkEnd w:id="25609"/>
      <w:bookmarkEnd w:id="25610"/>
    </w:p>
    <w:p w14:paraId="3F695429" w14:textId="77777777" w:rsidR="004C02EF" w:rsidRPr="00E77497" w:rsidRDefault="004C02EF" w:rsidP="004C02EF">
      <w:r w:rsidRPr="00E77497">
        <w:t>In addition to the required internal properties, every function instance has a [[Call]] internal property and in most cases uses a different version of the [[Get]] internal property. Depending on how they are created (see 8.6.2, 13.2, 15, and 15.3.4.5), function instances may have a [[HasInstance]] internal property, a [[Scope]] internal property, a [[Construct]] internal property, a [[FormalParameters]] internal property, a [[Code]] internal property, a [[TargetFunction]] internal property, a [[BoundThis]] internal property, and a [[BoundArgs]] internal property</w:t>
      </w:r>
      <w:bookmarkStart w:id="25611" w:name="_Toc385672281"/>
      <w:bookmarkStart w:id="25612" w:name="_Toc393690394"/>
      <w:r w:rsidRPr="00E77497">
        <w:t>.</w:t>
      </w:r>
    </w:p>
    <w:p w14:paraId="46CE8F65" w14:textId="77777777" w:rsidR="004C02EF" w:rsidRPr="00E77497" w:rsidRDefault="004C02EF" w:rsidP="004C02EF">
      <w:del w:id="25613" w:author="Allen Wirfs-Brock" w:date="2011-07-02T13:55:00Z">
        <w:r w:rsidRPr="00E77497" w:rsidDel="00963019">
          <w:delText xml:space="preserve">The value of the [[Class]] internal property is </w:delText>
        </w:r>
        <w:r w:rsidRPr="00E77497" w:rsidDel="00963019">
          <w:rPr>
            <w:b/>
          </w:rPr>
          <w:delText>"Function"</w:delText>
        </w:r>
        <w:r w:rsidRPr="00E77497" w:rsidDel="00963019">
          <w:delText>.</w:delText>
        </w:r>
      </w:del>
      <w:ins w:id="25614" w:author="Allen Wirfs-Brock" w:date="2011-07-02T13:55:00Z">
        <w:r w:rsidR="00963019" w:rsidRPr="00E77497">
          <w:t>Every function instance has a [[</w:t>
        </w:r>
        <w:del w:id="25615" w:author="Rev 3 Allen Wirfs-Brock" w:date="2011-09-07T15:34:00Z">
          <w:r w:rsidR="00963019" w:rsidRPr="00E77497" w:rsidDel="007516CC">
            <w:delText>IsFunction</w:delText>
          </w:r>
        </w:del>
      </w:ins>
      <w:ins w:id="25616" w:author="Rev 3 Allen Wirfs-Brock" w:date="2011-09-07T15:34:00Z">
        <w:r w:rsidR="007516CC" w:rsidRPr="00E77497">
          <w:t>NativeBrand</w:t>
        </w:r>
      </w:ins>
      <w:ins w:id="25617" w:author="Allen Wirfs-Brock" w:date="2011-07-02T13:55:00Z">
        <w:r w:rsidR="00963019" w:rsidRPr="00E77497">
          <w:t>]] internal property</w:t>
        </w:r>
      </w:ins>
      <w:ins w:id="25618" w:author="Rev 3 Allen Wirfs-Brock" w:date="2011-09-07T15:34:00Z">
        <w:r w:rsidR="007516CC" w:rsidRPr="00E77497">
          <w:t xml:space="preserve"> whose value is NativeFunction</w:t>
        </w:r>
      </w:ins>
      <w:ins w:id="25619" w:author="Allen Wirfs-Brock" w:date="2011-07-02T13:55:00Z">
        <w:r w:rsidR="00963019" w:rsidRPr="00E77497">
          <w:t>.</w:t>
        </w:r>
      </w:ins>
    </w:p>
    <w:p w14:paraId="7D60021C" w14:textId="77777777" w:rsidR="004C02EF" w:rsidRPr="00E77497" w:rsidRDefault="004C02EF" w:rsidP="004C02EF">
      <w:r w:rsidRPr="00E77497">
        <w:t xml:space="preserve">Function instances that correspond to strict mode functions (13.2) and function instances created using the </w:t>
      </w:r>
      <w:r w:rsidRPr="00E77497">
        <w:rPr>
          <w:b/>
        </w:rPr>
        <w:t>Function.prototype.bind method</w:t>
      </w:r>
      <w:r w:rsidRPr="00E77497">
        <w:t xml:space="preserve"> (15.3.4.5) have properties named “caller” and “arguments” 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673DE601" w14:textId="77777777" w:rsidR="004C02EF" w:rsidRPr="00E77497" w:rsidRDefault="004C02EF" w:rsidP="004C02EF">
      <w:pPr>
        <w:pStyle w:val="40"/>
        <w:numPr>
          <w:ilvl w:val="0"/>
          <w:numId w:val="0"/>
        </w:numPr>
      </w:pPr>
      <w:bookmarkStart w:id="25620" w:name="_Ref449944243"/>
      <w:r w:rsidRPr="00E77497">
        <w:t>15.3.5.1</w:t>
      </w:r>
      <w:r w:rsidRPr="00E77497">
        <w:tab/>
        <w:t>lengt</w:t>
      </w:r>
      <w:bookmarkEnd w:id="25611"/>
      <w:bookmarkEnd w:id="25612"/>
      <w:r w:rsidRPr="00E77497">
        <w:t>h</w:t>
      </w:r>
      <w:bookmarkEnd w:id="25620"/>
    </w:p>
    <w:p w14:paraId="4CAD9BB0" w14:textId="77777777" w:rsidR="004C02EF" w:rsidRPr="004D1BD1" w:rsidRDefault="004C02EF" w:rsidP="004C02EF">
      <w:r w:rsidRPr="00E77497">
        <w:t xml:space="preserve">The value of the </w:t>
      </w:r>
      <w:r w:rsidRPr="00E77497">
        <w:rPr>
          <w:rFonts w:ascii="Courier New" w:hAnsi="Courier New"/>
          <w:b/>
        </w:rPr>
        <w:t>length</w:t>
      </w:r>
      <w:r w:rsidRPr="00E77497">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25621" w:name="_Toc385672282"/>
      <w:bookmarkStart w:id="25622"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t> }.</w:t>
      </w:r>
    </w:p>
    <w:p w14:paraId="3B3A9B49" w14:textId="77777777" w:rsidR="004C02EF" w:rsidRPr="003B4312" w:rsidRDefault="004C02EF" w:rsidP="004C02EF">
      <w:pPr>
        <w:pStyle w:val="40"/>
        <w:numPr>
          <w:ilvl w:val="0"/>
          <w:numId w:val="0"/>
        </w:numPr>
      </w:pPr>
      <w:bookmarkStart w:id="25623" w:name="_Ref449944260"/>
      <w:r w:rsidRPr="003B4312">
        <w:t>15.3.5.2</w:t>
      </w:r>
      <w:r w:rsidRPr="003B4312">
        <w:tab/>
        <w:t>prototyp</w:t>
      </w:r>
      <w:bookmarkEnd w:id="25621"/>
      <w:bookmarkEnd w:id="25622"/>
      <w:r w:rsidRPr="003B4312">
        <w:t>e</w:t>
      </w:r>
      <w:bookmarkEnd w:id="25623"/>
    </w:p>
    <w:p w14:paraId="52640C05" w14:textId="77777777" w:rsidR="004C02EF" w:rsidRPr="003B4312" w:rsidRDefault="004C02EF" w:rsidP="004C02EF">
      <w:r w:rsidRPr="006B6D0A">
        <w:t xml:space="preserve">The value of the </w:t>
      </w:r>
      <w:r w:rsidRPr="006B6D0A">
        <w:rPr>
          <w:rFonts w:ascii="Courier New" w:hAnsi="Courier New"/>
          <w:b/>
        </w:rPr>
        <w:t>prototype</w:t>
      </w:r>
      <w:r w:rsidRPr="006B6D0A">
        <w:t xml:space="preserve"> property is used to initialise the [[Prototype]] internal property of a newly created object before the Function object is invoked as a constructor for that newly created object.</w:t>
      </w:r>
      <w:bookmarkStart w:id="25624" w:name="_Toc382291614"/>
      <w:bookmarkStart w:id="25625" w:name="_Toc385672284"/>
      <w:bookmarkStart w:id="25626" w:name="_Toc393690397"/>
      <w:r w:rsidRPr="006B6D0A">
        <w:t xml:space="preserve"> This property ha</w:t>
      </w:r>
      <w:r w:rsidRPr="00E65A34">
        <w:t>s the attribute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rsidDel="00602F71">
        <w:t xml:space="preserve"> </w:t>
      </w:r>
      <w:r w:rsidRPr="003B4312">
        <w:t>}.</w:t>
      </w:r>
    </w:p>
    <w:p w14:paraId="632E071D" w14:textId="77777777" w:rsidR="004C02EF" w:rsidRPr="00546435" w:rsidRDefault="004C02EF" w:rsidP="004C02EF">
      <w:pPr>
        <w:pStyle w:val="Note"/>
      </w:pPr>
      <w:r w:rsidRPr="006B6D0A">
        <w:t>NOTE</w:t>
      </w:r>
      <w:r w:rsidRPr="006B6D0A">
        <w:tab/>
        <w:t xml:space="preserve">Function objects created using </w:t>
      </w:r>
      <w:r w:rsidRPr="006B6D0A">
        <w:rPr>
          <w:rFonts w:ascii="Courier New" w:hAnsi="Courier New"/>
          <w:b/>
        </w:rPr>
        <w:t>Function.prototype.bind</w:t>
      </w:r>
      <w:r w:rsidRPr="006B6D0A">
        <w:t xml:space="preserve"> do not have a </w:t>
      </w:r>
      <w:r w:rsidRPr="00E65A34">
        <w:rPr>
          <w:rFonts w:ascii="Courier New" w:hAnsi="Courier New" w:cs="Courier New"/>
          <w:b/>
        </w:rPr>
        <w:t>prototype</w:t>
      </w:r>
      <w:r w:rsidRPr="00546435">
        <w:t xml:space="preserve"> property.</w:t>
      </w:r>
    </w:p>
    <w:p w14:paraId="77D3C191" w14:textId="77777777" w:rsidR="004C02EF" w:rsidRPr="00A67AF2" w:rsidRDefault="004C02EF" w:rsidP="004C02EF">
      <w:pPr>
        <w:pStyle w:val="40"/>
        <w:numPr>
          <w:ilvl w:val="0"/>
          <w:numId w:val="0"/>
        </w:numPr>
      </w:pPr>
      <w:bookmarkStart w:id="25627" w:name="_Ref440446281"/>
      <w:bookmarkStart w:id="25628" w:name="_Ref449966920"/>
      <w:r w:rsidRPr="00A67AF2">
        <w:t>15.3.5.3</w:t>
      </w:r>
      <w:r w:rsidRPr="00A67AF2">
        <w:tab/>
        <w:t>[[HasInstance]] (V)</w:t>
      </w:r>
      <w:bookmarkEnd w:id="25627"/>
      <w:bookmarkEnd w:id="25628"/>
    </w:p>
    <w:p w14:paraId="11B5D64F" w14:textId="77777777" w:rsidR="004C02EF" w:rsidRPr="00B820AB" w:rsidRDefault="004C02EF" w:rsidP="004C02EF">
      <w:r w:rsidRPr="00A67AF2">
        <w:t xml:space="preserve">Assume </w:t>
      </w:r>
      <w:r w:rsidRPr="00A67AF2">
        <w:rPr>
          <w:rFonts w:ascii="Times New Roman" w:hAnsi="Times New Roman"/>
          <w:i/>
        </w:rPr>
        <w:t>F</w:t>
      </w:r>
      <w:r w:rsidRPr="00B820AB">
        <w:t xml:space="preserve"> is a Function object.</w:t>
      </w:r>
    </w:p>
    <w:p w14:paraId="07EB4748" w14:textId="77777777" w:rsidR="004C02EF" w:rsidRPr="00E77497" w:rsidRDefault="004C02EF" w:rsidP="004C02EF">
      <w:r w:rsidRPr="00675B74">
        <w:t xml:space="preserve">When the [[HasInstance]] internal method of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681A3992" w14:textId="77777777" w:rsidR="004C02EF" w:rsidRPr="00E77497" w:rsidRDefault="004C02EF" w:rsidP="00834A33">
      <w:pPr>
        <w:pStyle w:val="Alg4"/>
        <w:numPr>
          <w:ilvl w:val="0"/>
          <w:numId w:val="194"/>
        </w:numPr>
      </w:pPr>
      <w:r w:rsidRPr="00E77497">
        <w:t xml:space="preserve">If </w:t>
      </w:r>
      <w:r w:rsidRPr="00E77497">
        <w:rPr>
          <w:i/>
        </w:rPr>
        <w:t>V</w:t>
      </w:r>
      <w:r w:rsidRPr="00E77497">
        <w:t xml:space="preserve"> is not an object, return </w:t>
      </w:r>
      <w:r w:rsidRPr="00E77497">
        <w:rPr>
          <w:b/>
        </w:rPr>
        <w:t>false</w:t>
      </w:r>
      <w:r w:rsidRPr="00E77497">
        <w:t>.</w:t>
      </w:r>
    </w:p>
    <w:p w14:paraId="511F7A84" w14:textId="77777777" w:rsidR="004C02EF" w:rsidRPr="00E77497" w:rsidRDefault="004C02EF" w:rsidP="00834A33">
      <w:pPr>
        <w:pStyle w:val="Alg4"/>
        <w:numPr>
          <w:ilvl w:val="0"/>
          <w:numId w:val="194"/>
        </w:numPr>
      </w:pPr>
      <w:r w:rsidRPr="00E77497">
        <w:t xml:space="preserve">Let </w:t>
      </w:r>
      <w:r w:rsidRPr="00E77497">
        <w:rPr>
          <w:i/>
        </w:rPr>
        <w:t>O</w:t>
      </w:r>
      <w:r w:rsidRPr="00E77497">
        <w:t xml:space="preserve"> be the result of calling the [[Get]] internal method of </w:t>
      </w:r>
      <w:r w:rsidRPr="00E77497">
        <w:rPr>
          <w:i/>
        </w:rPr>
        <w:t>F</w:t>
      </w:r>
      <w:r w:rsidRPr="00E77497">
        <w:t xml:space="preserve"> with property name </w:t>
      </w:r>
      <w:r w:rsidRPr="00E77497">
        <w:rPr>
          <w:rFonts w:ascii="Courier New" w:hAnsi="Courier New"/>
          <w:b/>
        </w:rPr>
        <w:t>"prototype"</w:t>
      </w:r>
      <w:r w:rsidRPr="00E77497">
        <w:t>.</w:t>
      </w:r>
    </w:p>
    <w:p w14:paraId="3FAC0A0C" w14:textId="77777777" w:rsidR="005C2F19" w:rsidRDefault="005C2F19" w:rsidP="00834A33">
      <w:pPr>
        <w:pStyle w:val="Alg4"/>
        <w:numPr>
          <w:ilvl w:val="0"/>
          <w:numId w:val="194"/>
        </w:numPr>
        <w:rPr>
          <w:ins w:id="25629" w:author="Rev 7 Allen Wirfs-Brock" w:date="2012-04-09T17:28:00Z"/>
        </w:rPr>
      </w:pPr>
      <w:ins w:id="25630" w:author="Rev 7 Allen Wirfs-Brock" w:date="2012-04-09T17:28:00Z">
        <w:r>
          <w:t>ReturnIfAbrupt(</w:t>
        </w:r>
        <w:r>
          <w:rPr>
            <w:i/>
          </w:rPr>
          <w:t>O</w:t>
        </w:r>
        <w:r>
          <w:t>).</w:t>
        </w:r>
      </w:ins>
    </w:p>
    <w:p w14:paraId="460A3E02" w14:textId="77777777" w:rsidR="004C02EF" w:rsidRPr="00E77497" w:rsidRDefault="004C02EF" w:rsidP="00834A33">
      <w:pPr>
        <w:pStyle w:val="Alg4"/>
        <w:numPr>
          <w:ilvl w:val="0"/>
          <w:numId w:val="194"/>
        </w:numPr>
      </w:pPr>
      <w:r w:rsidRPr="00E77497">
        <w:t>If Type(</w:t>
      </w:r>
      <w:r w:rsidRPr="00E77497">
        <w:rPr>
          <w:i/>
        </w:rPr>
        <w:t>O</w:t>
      </w:r>
      <w:r w:rsidRPr="00E77497">
        <w:t xml:space="preserve">) is not Object, throw a </w:t>
      </w:r>
      <w:r w:rsidRPr="00E77497">
        <w:rPr>
          <w:b/>
        </w:rPr>
        <w:t>TypeError</w:t>
      </w:r>
      <w:r w:rsidRPr="00E77497">
        <w:t xml:space="preserve"> exception.</w:t>
      </w:r>
    </w:p>
    <w:p w14:paraId="11F9AFCA" w14:textId="77777777" w:rsidR="004C02EF" w:rsidRPr="00E77497" w:rsidRDefault="004C02EF" w:rsidP="00834A33">
      <w:pPr>
        <w:pStyle w:val="Alg4"/>
        <w:numPr>
          <w:ilvl w:val="0"/>
          <w:numId w:val="194"/>
        </w:numPr>
      </w:pPr>
      <w:r w:rsidRPr="00E77497">
        <w:t>Repeat</w:t>
      </w:r>
    </w:p>
    <w:p w14:paraId="32D9A2CA" w14:textId="77777777" w:rsidR="004C02EF" w:rsidRPr="00E77497" w:rsidRDefault="004C02EF" w:rsidP="00834A33">
      <w:pPr>
        <w:pStyle w:val="Alg4"/>
        <w:numPr>
          <w:ilvl w:val="1"/>
          <w:numId w:val="19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6246E105" w14:textId="77777777" w:rsidR="004C02EF" w:rsidRPr="00E77497" w:rsidRDefault="004C02EF" w:rsidP="00834A33">
      <w:pPr>
        <w:pStyle w:val="Alg4"/>
        <w:numPr>
          <w:ilvl w:val="1"/>
          <w:numId w:val="194"/>
        </w:numPr>
      </w:pPr>
      <w:r w:rsidRPr="00E77497">
        <w:t xml:space="preserve">If </w:t>
      </w:r>
      <w:r w:rsidRPr="00E77497">
        <w:rPr>
          <w:i/>
        </w:rPr>
        <w:t>V</w:t>
      </w:r>
      <w:r w:rsidRPr="00E77497">
        <w:t xml:space="preserve"> is </w:t>
      </w:r>
      <w:r w:rsidRPr="00E77497">
        <w:rPr>
          <w:rFonts w:ascii="Courier New" w:hAnsi="Courier New"/>
          <w:b/>
        </w:rPr>
        <w:t>null</w:t>
      </w:r>
      <w:r w:rsidRPr="00E77497">
        <w:t xml:space="preserve">, return </w:t>
      </w:r>
      <w:r w:rsidRPr="00E77497">
        <w:rPr>
          <w:b/>
        </w:rPr>
        <w:t>false</w:t>
      </w:r>
      <w:r w:rsidRPr="00E77497">
        <w:t>.</w:t>
      </w:r>
    </w:p>
    <w:p w14:paraId="54335B26" w14:textId="77777777" w:rsidR="004C02EF" w:rsidRPr="00E77497" w:rsidRDefault="004C02EF" w:rsidP="00834A33">
      <w:pPr>
        <w:pStyle w:val="Alg4"/>
        <w:numPr>
          <w:ilvl w:val="1"/>
          <w:numId w:val="19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513CB4F1" w14:textId="77777777" w:rsidR="004C02EF" w:rsidRPr="00E77497" w:rsidRDefault="004C02EF" w:rsidP="004C02EF">
      <w:pPr>
        <w:pStyle w:val="Note"/>
      </w:pPr>
      <w:bookmarkStart w:id="25631" w:name="_Ref457710573"/>
      <w:bookmarkStart w:id="25632" w:name="_Toc472818920"/>
      <w:r w:rsidRPr="00E77497">
        <w:t>NOTE</w:t>
      </w:r>
      <w:r w:rsidRPr="00E77497">
        <w:tab/>
        <w:t xml:space="preserve">Function objects created using </w:t>
      </w:r>
      <w:r w:rsidRPr="00E77497">
        <w:rPr>
          <w:rFonts w:ascii="Courier New" w:hAnsi="Courier New" w:cs="Courier New"/>
          <w:b/>
        </w:rPr>
        <w:t>Function.prototype.bind</w:t>
      </w:r>
      <w:r w:rsidRPr="00E77497">
        <w:t xml:space="preserve"> have a different implementation of [[HasInstance]] defined in 15.3.4.5.3.</w:t>
      </w:r>
    </w:p>
    <w:p w14:paraId="20F67039" w14:textId="77777777" w:rsidR="004C02EF" w:rsidRPr="00E77497" w:rsidRDefault="004C02EF" w:rsidP="004C02EF">
      <w:pPr>
        <w:pStyle w:val="40"/>
        <w:numPr>
          <w:ilvl w:val="0"/>
          <w:numId w:val="0"/>
        </w:numPr>
      </w:pPr>
      <w:r w:rsidRPr="00E77497">
        <w:t>15.3.5.4</w:t>
      </w:r>
      <w:r w:rsidRPr="00E77497">
        <w:tab/>
        <w:t>[[Get]] (P)</w:t>
      </w:r>
    </w:p>
    <w:p w14:paraId="293BF90D" w14:textId="77777777" w:rsidR="004C02EF" w:rsidRPr="00E77497" w:rsidRDefault="004C02EF" w:rsidP="004C02EF">
      <w:r w:rsidRPr="00E77497">
        <w:t>Function objects use a variation of the [[Get]] internal method used for other native ECMAScript objects (8.12.3).</w:t>
      </w:r>
    </w:p>
    <w:p w14:paraId="7CCE1FFE" w14:textId="77777777" w:rsidR="004C02EF" w:rsidRPr="00E77497" w:rsidRDefault="004C02EF" w:rsidP="004C02EF">
      <w:r w:rsidRPr="00E77497">
        <w:t xml:space="preserve">Assume </w:t>
      </w:r>
      <w:r w:rsidRPr="00E77497">
        <w:rPr>
          <w:rFonts w:ascii="Times New Roman" w:hAnsi="Times New Roman"/>
          <w:i/>
        </w:rPr>
        <w:t>F</w:t>
      </w:r>
      <w:r w:rsidRPr="00E77497">
        <w:t xml:space="preserve"> is a Function object. When the [[Get]] internal method of </w:t>
      </w:r>
      <w:r w:rsidRPr="00E77497">
        <w:rPr>
          <w:rFonts w:ascii="Times New Roman" w:hAnsi="Times New Roman"/>
          <w:i/>
        </w:rPr>
        <w:t>F</w:t>
      </w:r>
      <w:r w:rsidRPr="00E77497">
        <w:t xml:space="preserve"> is called with property name </w:t>
      </w:r>
      <w:r w:rsidRPr="00E77497">
        <w:rPr>
          <w:rFonts w:ascii="Times New Roman" w:hAnsi="Times New Roman"/>
          <w:i/>
        </w:rPr>
        <w:t>P</w:t>
      </w:r>
      <w:r w:rsidRPr="00E77497">
        <w:t>, the following steps are taken:</w:t>
      </w:r>
    </w:p>
    <w:p w14:paraId="0AAE3CED" w14:textId="77777777" w:rsidR="004C02EF" w:rsidRPr="00E77497" w:rsidRDefault="004C02EF" w:rsidP="00834A33">
      <w:pPr>
        <w:pStyle w:val="Alg4"/>
        <w:numPr>
          <w:ilvl w:val="0"/>
          <w:numId w:val="195"/>
        </w:numPr>
      </w:pPr>
      <w:r w:rsidRPr="00E77497">
        <w:t xml:space="preserve">Let </w:t>
      </w:r>
      <w:r w:rsidRPr="00E77497">
        <w:rPr>
          <w:i/>
        </w:rPr>
        <w:t>v</w:t>
      </w:r>
      <w:r w:rsidRPr="00E77497">
        <w:t xml:space="preserve"> be the result of calling the default [[Get]] internal method (8.12.3) on </w:t>
      </w:r>
      <w:r w:rsidRPr="00E77497">
        <w:rPr>
          <w:i/>
        </w:rPr>
        <w:t>F</w:t>
      </w:r>
      <w:r w:rsidRPr="00E77497">
        <w:t xml:space="preserve"> passing </w:t>
      </w:r>
      <w:r w:rsidRPr="00E77497">
        <w:rPr>
          <w:i/>
        </w:rPr>
        <w:t>P</w:t>
      </w:r>
      <w:r w:rsidRPr="00E77497">
        <w:t xml:space="preserve"> as the property name argument.</w:t>
      </w:r>
    </w:p>
    <w:p w14:paraId="59640811" w14:textId="77777777" w:rsidR="004C02EF" w:rsidRPr="00E77497" w:rsidRDefault="004C02EF" w:rsidP="00834A33">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 </w:t>
      </w:r>
    </w:p>
    <w:p w14:paraId="6D966850" w14:textId="77777777" w:rsidR="004C02EF" w:rsidRPr="00E77497" w:rsidRDefault="004C02EF" w:rsidP="00834A33">
      <w:pPr>
        <w:pStyle w:val="Alg4"/>
        <w:numPr>
          <w:ilvl w:val="0"/>
          <w:numId w:val="195"/>
        </w:numPr>
        <w:spacing w:after="220"/>
      </w:pPr>
      <w:r w:rsidRPr="00E77497">
        <w:t xml:space="preserve">Return </w:t>
      </w:r>
      <w:r w:rsidRPr="00E77497">
        <w:rPr>
          <w:i/>
        </w:rPr>
        <w:t>v</w:t>
      </w:r>
      <w:r w:rsidRPr="00E77497">
        <w:t>.</w:t>
      </w:r>
    </w:p>
    <w:p w14:paraId="3E2CB3BB"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cs="Courier New"/>
          <w:b/>
        </w:rPr>
        <w:t>Function.prototype.bind</w:t>
      </w:r>
      <w:r w:rsidRPr="00E77497">
        <w:t xml:space="preserve"> use the default [[Get]] internal method.</w:t>
      </w:r>
    </w:p>
    <w:p w14:paraId="53F7F1B6" w14:textId="77777777" w:rsidR="004C02EF" w:rsidRPr="00E77497" w:rsidRDefault="004C02EF" w:rsidP="00B43482">
      <w:pPr>
        <w:pStyle w:val="20"/>
        <w:numPr>
          <w:ilvl w:val="0"/>
          <w:numId w:val="0"/>
        </w:numPr>
      </w:pPr>
      <w:bookmarkStart w:id="25633" w:name="_Toc235503498"/>
      <w:bookmarkStart w:id="25634" w:name="_Toc241509273"/>
      <w:bookmarkStart w:id="25635" w:name="_Toc244416760"/>
      <w:bookmarkStart w:id="25636" w:name="_Toc276631124"/>
      <w:bookmarkStart w:id="25637" w:name="_Toc329528856"/>
      <w:r w:rsidRPr="00E77497">
        <w:t>15.4</w:t>
      </w:r>
      <w:r w:rsidRPr="00E77497">
        <w:tab/>
        <w:t>Array Object</w:t>
      </w:r>
      <w:bookmarkEnd w:id="25624"/>
      <w:bookmarkEnd w:id="25625"/>
      <w:bookmarkEnd w:id="25626"/>
      <w:r w:rsidRPr="00E77497">
        <w:t>s</w:t>
      </w:r>
      <w:bookmarkEnd w:id="25631"/>
      <w:bookmarkEnd w:id="25632"/>
      <w:bookmarkEnd w:id="25633"/>
      <w:bookmarkEnd w:id="25634"/>
      <w:bookmarkEnd w:id="25635"/>
      <w:bookmarkEnd w:id="25636"/>
      <w:bookmarkEnd w:id="25637"/>
    </w:p>
    <w:p w14:paraId="6A00B8B8" w14:textId="77777777" w:rsidR="004C02EF" w:rsidRPr="00E77497" w:rsidRDefault="004C02EF" w:rsidP="004C02EF">
      <w:r w:rsidRPr="00E77497">
        <w:t xml:space="preserve">Array objects give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bookmarkStart w:id="25638" w:name="_Toc393690398"/>
      <w:bookmarkStart w:id="25639" w:name="_Ref404501450"/>
    </w:p>
    <w:p w14:paraId="38BB505F" w14:textId="77777777" w:rsidR="004C02EF" w:rsidRPr="00E77497" w:rsidRDefault="004C02EF" w:rsidP="004C02EF">
      <w:r w:rsidRPr="00E77497">
        <w:t xml:space="preserve">An 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05072B13"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bookmarkStart w:id="25640" w:name="_Ref424531647"/>
      <w:bookmarkStart w:id="25641" w:name="_Toc472818921"/>
      <w:bookmarkStart w:id="25642"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calling the [[Get]]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w:t>
      </w:r>
      <w:r w:rsidRPr="00E77497">
        <w:rPr>
          <w:rFonts w:ascii="Times New Roman" w:eastAsia="Times New Roman" w:hAnsi="Times New Roman"/>
          <w:b/>
          <w:spacing w:val="6"/>
          <w:lang w:eastAsia="en-US"/>
        </w:rPr>
        <w:t>"length"</w:t>
      </w:r>
      <w:r w:rsidRPr="00E77497">
        <w:rPr>
          <w:rFonts w:ascii="Times New Roman" w:eastAsia="Times New Roman" w:hAnsi="Times New Roman"/>
          <w:spacing w:val="6"/>
          <w:lang w:eastAsia="en-US"/>
        </w:rPr>
        <w:t>.</w:t>
      </w:r>
    </w:p>
    <w:p w14:paraId="7F0C3437"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14:paraId="123C2AA7"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14:paraId="293D0822"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14:paraId="256DD46C" w14:textId="77777777"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p>
    <w:p w14:paraId="017B056F" w14:textId="77777777" w:rsidR="00FA34E7" w:rsidRDefault="00FA34E7" w:rsidP="00FA34E7">
      <w:pPr>
        <w:rPr>
          <w:ins w:id="25643" w:author="Rev 7 Allen Wirfs-Brock" w:date="2012-04-10T16:13:00Z"/>
        </w:rPr>
      </w:pPr>
      <w:bookmarkStart w:id="25644" w:name="_Toc241509274"/>
      <w:bookmarkStart w:id="25645" w:name="_Toc244416761"/>
      <w:bookmarkStart w:id="25646" w:name="_Toc276631125"/>
      <w:ins w:id="25647" w:author="Rev 7 Allen Wirfs-Brock" w:date="2012-04-10T16:13:00Z">
        <w:r>
          <w:t xml:space="preserve">The abstract operation ArrayCreate with argument </w:t>
        </w:r>
        <w:r>
          <w:rPr>
            <w:i/>
          </w:rPr>
          <w:t>length</w:t>
        </w:r>
        <w:r>
          <w:t xml:space="preserve"> (a positive integer) </w:t>
        </w:r>
      </w:ins>
      <w:ins w:id="25648" w:author="Rev 7 Allen Wirfs-Brock" w:date="2012-04-10T16:15:00Z">
        <w:r>
          <w:t xml:space="preserve">is used to specify the creation of new Array objects. It </w:t>
        </w:r>
      </w:ins>
      <w:ins w:id="25649" w:author="Rev 7 Allen Wirfs-Brock" w:date="2012-04-10T16:13:00Z">
        <w:r>
          <w:t>performs the following steps:</w:t>
        </w:r>
      </w:ins>
    </w:p>
    <w:p w14:paraId="678C30C3" w14:textId="77777777" w:rsidR="00FA34E7" w:rsidRPr="00E77497" w:rsidRDefault="00FA34E7" w:rsidP="00F44A1F">
      <w:pPr>
        <w:pStyle w:val="Alg4"/>
        <w:numPr>
          <w:ilvl w:val="0"/>
          <w:numId w:val="707"/>
        </w:numPr>
        <w:rPr>
          <w:ins w:id="25650" w:author="Rev 7 Allen Wirfs-Brock" w:date="2012-04-10T16:13:00Z"/>
        </w:rPr>
      </w:pPr>
      <w:ins w:id="25651" w:author="Rev 7 Allen Wirfs-Brock" w:date="2012-04-10T16:13:00Z">
        <w:r>
          <w:t xml:space="preserve">Let </w:t>
        </w:r>
        <w:r w:rsidRPr="00FC03BD">
          <w:rPr>
            <w:i/>
          </w:rPr>
          <w:t>A</w:t>
        </w:r>
        <w:r>
          <w:t xml:space="preserve"> be a newly created ECMAScript object</w:t>
        </w:r>
        <w:r w:rsidRPr="00E77497">
          <w:t>.</w:t>
        </w:r>
      </w:ins>
    </w:p>
    <w:p w14:paraId="0837A6F3" w14:textId="77777777" w:rsidR="00FA34E7" w:rsidRPr="00E77497" w:rsidRDefault="00FA34E7" w:rsidP="00F44A1F">
      <w:pPr>
        <w:pStyle w:val="Alg4"/>
        <w:numPr>
          <w:ilvl w:val="0"/>
          <w:numId w:val="707"/>
        </w:numPr>
        <w:rPr>
          <w:ins w:id="25652" w:author="Rev 7 Allen Wirfs-Brock" w:date="2012-04-10T16:13:00Z"/>
        </w:rPr>
      </w:pPr>
      <w:ins w:id="25653" w:author="Rev 7 Allen Wirfs-Brock" w:date="2012-04-10T16:13:00Z">
        <w:r>
          <w:t xml:space="preserve">Set the [[Prototype]] internal property of </w:t>
        </w:r>
        <w:r w:rsidRPr="00FA34E7">
          <w:rPr>
            <w:i/>
          </w:rPr>
          <w:t>A</w:t>
        </w:r>
        <w:r>
          <w:t xml:space="preserve"> to the intrinsic object %ArrayPrototype%.</w:t>
        </w:r>
      </w:ins>
    </w:p>
    <w:p w14:paraId="5A0C6BC0" w14:textId="77777777" w:rsidR="00FA34E7" w:rsidRPr="00FA34E7" w:rsidRDefault="00FA34E7" w:rsidP="00F44A1F">
      <w:pPr>
        <w:pStyle w:val="Alg4"/>
        <w:numPr>
          <w:ilvl w:val="0"/>
          <w:numId w:val="707"/>
        </w:numPr>
        <w:rPr>
          <w:ins w:id="25654" w:author="Rev 7 Allen Wirfs-Brock" w:date="2012-04-10T16:13:00Z"/>
        </w:rPr>
      </w:pPr>
      <w:ins w:id="25655" w:author="Rev 7 Allen Wirfs-Brock" w:date="2012-04-10T16:13:00Z">
        <w:r>
          <w:t xml:space="preserve">Set </w:t>
        </w:r>
        <w:r w:rsidRPr="00FA34E7">
          <w:rPr>
            <w:i/>
          </w:rPr>
          <w:t>A</w:t>
        </w:r>
        <w:r>
          <w:t>’s common internal methods except for [[DefineOwnProperty]] to the default definitions specified in 8.12.</w:t>
        </w:r>
      </w:ins>
    </w:p>
    <w:p w14:paraId="298E9CC9" w14:textId="77777777" w:rsidR="00FA34E7" w:rsidRDefault="00FA34E7" w:rsidP="00F44A1F">
      <w:pPr>
        <w:pStyle w:val="Alg4"/>
        <w:numPr>
          <w:ilvl w:val="0"/>
          <w:numId w:val="707"/>
        </w:numPr>
        <w:rPr>
          <w:ins w:id="25656" w:author="Rev 7 Allen Wirfs-Brock" w:date="2012-04-10T16:13:00Z"/>
        </w:rPr>
      </w:pPr>
      <w:ins w:id="25657" w:author="Rev 7 Allen Wirfs-Brock" w:date="2012-04-10T16:13:00Z">
        <w:r>
          <w:t xml:space="preserve">Set </w:t>
        </w:r>
        <w:r w:rsidRPr="00FA34E7">
          <w:rPr>
            <w:i/>
          </w:rPr>
          <w:t>A</w:t>
        </w:r>
        <w:r>
          <w:t>’s [[DefineOwnProperty]] internal method</w:t>
        </w:r>
        <w:del w:id="25658" w:author="Rev 9 Allen Wirfs-Brock" w:date="2012-07-07T16:21:00Z">
          <w:r w:rsidDel="00201325">
            <w:delText>s</w:delText>
          </w:r>
        </w:del>
        <w:r>
          <w:t xml:space="preserve"> to the definition given in 15.4.5.1.</w:t>
        </w:r>
      </w:ins>
    </w:p>
    <w:p w14:paraId="5F21A468" w14:textId="77777777" w:rsidR="00FA34E7" w:rsidRDefault="00FA34E7" w:rsidP="00F44A1F">
      <w:pPr>
        <w:pStyle w:val="Alg4"/>
        <w:numPr>
          <w:ilvl w:val="0"/>
          <w:numId w:val="707"/>
        </w:numPr>
        <w:rPr>
          <w:ins w:id="25659" w:author="Rev 7 Allen Wirfs-Brock" w:date="2012-04-10T16:13:00Z"/>
        </w:rPr>
      </w:pPr>
      <w:ins w:id="25660" w:author="Rev 7 Allen Wirfs-Brock" w:date="2012-04-10T16:13:00Z">
        <w:r>
          <w:t xml:space="preserve">Set the </w:t>
        </w:r>
        <w:r w:rsidRPr="00E77497">
          <w:t xml:space="preserve">[[NativeBrand]] internal property </w:t>
        </w:r>
        <w:r>
          <w:t xml:space="preserve">of </w:t>
        </w:r>
        <w:r w:rsidRPr="00FA34E7">
          <w:rPr>
            <w:i/>
          </w:rPr>
          <w:t>A</w:t>
        </w:r>
        <w:r>
          <w:t xml:space="preserve"> to the</w:t>
        </w:r>
        <w:r w:rsidRPr="00E77497">
          <w:t xml:space="preserve"> value </w:t>
        </w:r>
        <w:r w:rsidRPr="00FA34E7">
          <w:rPr>
            <w:rFonts w:ascii="Arial" w:hAnsi="Arial" w:cs="Arial"/>
          </w:rPr>
          <w:t>NativeArray</w:t>
        </w:r>
        <w:r>
          <w:t>.</w:t>
        </w:r>
      </w:ins>
    </w:p>
    <w:p w14:paraId="28AD1E5F" w14:textId="77777777" w:rsidR="00FA34E7" w:rsidRDefault="00FA34E7" w:rsidP="00F44A1F">
      <w:pPr>
        <w:pStyle w:val="Alg4"/>
        <w:numPr>
          <w:ilvl w:val="0"/>
          <w:numId w:val="707"/>
        </w:numPr>
        <w:rPr>
          <w:ins w:id="25661" w:author="Rev 7 Allen Wirfs-Brock" w:date="2012-04-10T16:13:00Z"/>
        </w:rPr>
      </w:pPr>
      <w:ins w:id="25662" w:author="Rev 7 Allen Wirfs-Brock" w:date="2012-04-10T16:13:00Z">
        <w:r>
          <w:t xml:space="preserve">Set the [[Extensible]] internal property of </w:t>
        </w:r>
        <w:r w:rsidRPr="00FA34E7">
          <w:rPr>
            <w:i/>
          </w:rPr>
          <w:t>A</w:t>
        </w:r>
        <w:r>
          <w:t xml:space="preserve"> to </w:t>
        </w:r>
        <w:r w:rsidRPr="00FA34E7">
          <w:rPr>
            <w:b/>
          </w:rPr>
          <w:t>true</w:t>
        </w:r>
        <w:r>
          <w:t>.</w:t>
        </w:r>
      </w:ins>
    </w:p>
    <w:p w14:paraId="1472EE44" w14:textId="77777777" w:rsidR="00FA34E7" w:rsidRDefault="00FA34E7" w:rsidP="00F44A1F">
      <w:pPr>
        <w:pStyle w:val="Alg4"/>
        <w:numPr>
          <w:ilvl w:val="0"/>
          <w:numId w:val="707"/>
        </w:numPr>
        <w:spacing w:after="120"/>
        <w:contextualSpacing/>
        <w:rPr>
          <w:ins w:id="25663" w:author="Rev 7 Allen Wirfs-Brock" w:date="2012-04-10T16:13:00Z"/>
        </w:rPr>
      </w:pPr>
      <w:ins w:id="25664" w:author="Rev 7 Allen Wirfs-Brock" w:date="2012-04-10T16:13:00Z">
        <w:r>
          <w:t>Call the</w:t>
        </w:r>
      </w:ins>
      <w:ins w:id="25665" w:author="Rev 9 Allen Wirfs-Brock" w:date="2012-06-24T08:00:00Z">
        <w:r w:rsidR="005C3583">
          <w:t xml:space="preserve"> default</w:t>
        </w:r>
      </w:ins>
      <w:ins w:id="25666" w:author="Rev 7 Allen Wirfs-Brock" w:date="2012-04-10T16:13:00Z">
        <w:r>
          <w:t xml:space="preserve"> [[DefineOwnProperty]] internal method </w:t>
        </w:r>
      </w:ins>
      <w:ins w:id="25667" w:author="Rev 9 Allen Wirfs-Brock" w:date="2012-06-24T08:04:00Z">
        <w:r w:rsidR="00133131">
          <w:t xml:space="preserve">(8.12.9) </w:t>
        </w:r>
      </w:ins>
      <w:ins w:id="25668" w:author="Rev 7 Allen Wirfs-Brock" w:date="2012-04-10T16:13:00Z">
        <w:del w:id="25669" w:author="Rev 9 Allen Wirfs-Brock" w:date="2012-06-24T08:04:00Z">
          <w:r w:rsidDel="00133131">
            <w:delText>of</w:delText>
          </w:r>
        </w:del>
      </w:ins>
      <w:ins w:id="25670" w:author="Rev 9 Allen Wirfs-Brock" w:date="2012-06-24T08:04:00Z">
        <w:r w:rsidR="00133131">
          <w:t>on</w:t>
        </w:r>
      </w:ins>
      <w:ins w:id="25671" w:author="Rev 7 Allen Wirfs-Brock" w:date="2012-04-10T16:13:00Z">
        <w:r>
          <w:t xml:space="preserve"> </w:t>
        </w:r>
        <w:r w:rsidRPr="00FA34E7">
          <w:rPr>
            <w:i/>
          </w:rPr>
          <w:t>A</w:t>
        </w:r>
        <w:r>
          <w:t xml:space="preserve"> with arguments </w:t>
        </w:r>
        <w:r w:rsidRPr="00E77497">
          <w:rPr>
            <w:b/>
          </w:rPr>
          <w:t>"</w:t>
        </w:r>
        <w:r w:rsidRPr="00E77497">
          <w:rPr>
            <w:rFonts w:ascii="Courier New" w:hAnsi="Courier New" w:cs="Courier New"/>
            <w:b/>
          </w:rPr>
          <w:t>length</w:t>
        </w:r>
        <w:r w:rsidRPr="00E77497">
          <w:rPr>
            <w:b/>
          </w:rPr>
          <w:t>"</w:t>
        </w:r>
        <w:r w:rsidRPr="00E77497">
          <w:t xml:space="preserve">, </w:t>
        </w:r>
        <w:r>
          <w:t>Property Desc</w:t>
        </w:r>
      </w:ins>
      <w:ins w:id="25672" w:author="Rev 9 Allen Wirfs-Brock" w:date="2012-07-07T16:22:00Z">
        <w:r w:rsidR="00201325">
          <w:t>r</w:t>
        </w:r>
      </w:ins>
      <w:ins w:id="25673" w:author="Rev 7 Allen Wirfs-Brock" w:date="2012-04-10T16:13:00Z">
        <w:r>
          <w:t xml:space="preserve">iptor {[[Value]]: </w:t>
        </w:r>
        <w:r w:rsidRPr="00FA34E7">
          <w:rPr>
            <w:i/>
          </w:rPr>
          <w:t>length</w:t>
        </w:r>
        <w:r>
          <w:t xml:space="preserve">, [[Writable]]: </w:t>
        </w:r>
        <w:r w:rsidRPr="00FA34E7">
          <w:rPr>
            <w:b/>
          </w:rPr>
          <w:t>true</w:t>
        </w:r>
        <w:r>
          <w:t xml:space="preserve">, [[Enumerable]]: </w:t>
        </w:r>
        <w:r w:rsidRPr="00FA34E7">
          <w:rPr>
            <w:b/>
          </w:rPr>
          <w:t>false</w:t>
        </w:r>
        <w:r>
          <w:t xml:space="preserve">, [[Configurable]]: </w:t>
        </w:r>
        <w:r w:rsidRPr="00FA34E7">
          <w:rPr>
            <w:b/>
          </w:rPr>
          <w:t>false</w:t>
        </w:r>
        <w:r>
          <w:t>}</w:t>
        </w:r>
        <w:r w:rsidRPr="00E77497">
          <w:t xml:space="preserve">, and </w:t>
        </w:r>
        <w:r w:rsidRPr="00FA34E7">
          <w:rPr>
            <w:b/>
          </w:rPr>
          <w:t>false</w:t>
        </w:r>
        <w:r>
          <w:rPr>
            <w:i/>
          </w:rPr>
          <w:t>.</w:t>
        </w:r>
      </w:ins>
    </w:p>
    <w:p w14:paraId="182B72AF" w14:textId="77777777" w:rsidR="00FA34E7" w:rsidRDefault="00FA34E7" w:rsidP="00F44A1F">
      <w:pPr>
        <w:pStyle w:val="Alg4"/>
        <w:numPr>
          <w:ilvl w:val="0"/>
          <w:numId w:val="707"/>
        </w:numPr>
        <w:spacing w:after="220"/>
        <w:rPr>
          <w:ins w:id="25674" w:author="Rev 7 Allen Wirfs-Brock" w:date="2012-04-10T16:13:00Z"/>
        </w:rPr>
      </w:pPr>
      <w:ins w:id="25675" w:author="Rev 7 Allen Wirfs-Brock" w:date="2012-04-10T16:13:00Z">
        <w:r w:rsidRPr="00E77497">
          <w:t xml:space="preserve">Return </w:t>
        </w:r>
        <w:r>
          <w:t>A</w:t>
        </w:r>
        <w:r w:rsidRPr="00E77497">
          <w:t>.</w:t>
        </w:r>
      </w:ins>
    </w:p>
    <w:p w14:paraId="55DB5E18" w14:textId="77777777" w:rsidR="004C02EF" w:rsidRPr="00E77497" w:rsidRDefault="004C02EF" w:rsidP="00B43482">
      <w:pPr>
        <w:pStyle w:val="30"/>
        <w:numPr>
          <w:ilvl w:val="0"/>
          <w:numId w:val="0"/>
        </w:numPr>
      </w:pPr>
      <w:bookmarkStart w:id="25676" w:name="_Toc329528857"/>
      <w:r w:rsidRPr="00E77497">
        <w:t>15.4.1</w:t>
      </w:r>
      <w:r w:rsidRPr="00E77497">
        <w:tab/>
        <w:t>The Array Constructor Called as a Functio</w:t>
      </w:r>
      <w:bookmarkEnd w:id="25638"/>
      <w:bookmarkEnd w:id="25639"/>
      <w:r w:rsidRPr="00E77497">
        <w:t>n</w:t>
      </w:r>
      <w:bookmarkEnd w:id="25640"/>
      <w:bookmarkEnd w:id="25641"/>
      <w:bookmarkEnd w:id="25642"/>
      <w:bookmarkEnd w:id="25644"/>
      <w:bookmarkEnd w:id="25645"/>
      <w:bookmarkEnd w:id="25646"/>
      <w:bookmarkEnd w:id="25676"/>
    </w:p>
    <w:p w14:paraId="5BB5933D" w14:textId="77777777" w:rsidR="004C02EF" w:rsidRPr="00E77497" w:rsidRDefault="00240626">
      <w:pPr>
        <w:pStyle w:val="Note"/>
        <w:pPrChange w:id="25677" w:author="Rev 7 Allen Wirfs-Brock" w:date="2012-05-03T15:13:00Z">
          <w:pPr/>
        </w:pPrChange>
      </w:pPr>
      <w:ins w:id="25678" w:author="Rev 7 Allen Wirfs-Brock" w:date="2012-05-03T15:13:00Z">
        <w:r>
          <w:t>NOTE</w:t>
        </w:r>
        <w:r>
          <w:tab/>
        </w:r>
      </w:ins>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25679" w:name="_Toc393690399"/>
    </w:p>
    <w:p w14:paraId="5FDE60CD" w14:textId="77777777" w:rsidR="004C02EF" w:rsidRPr="00E77497" w:rsidRDefault="004C02EF" w:rsidP="004C02EF">
      <w:pPr>
        <w:pStyle w:val="40"/>
        <w:numPr>
          <w:ilvl w:val="0"/>
          <w:numId w:val="0"/>
        </w:numPr>
      </w:pPr>
      <w:r w:rsidRPr="00E77497">
        <w:t>15.4.1.1</w:t>
      </w:r>
      <w:r w:rsidRPr="00E77497">
        <w:tab/>
        <w:t xml:space="preserve">Array ( [ item1 [ , item2 [ , </w:t>
      </w:r>
      <w:r w:rsidRPr="00E77497">
        <w:rPr>
          <w:snapToGrid w:val="0"/>
        </w:rPr>
        <w:t>…</w:t>
      </w:r>
      <w:r w:rsidRPr="00E77497">
        <w:t xml:space="preserve"> ] ] ]</w:t>
      </w:r>
      <w:bookmarkEnd w:id="25679"/>
      <w:r w:rsidRPr="00E77497">
        <w:t xml:space="preserve"> )</w:t>
      </w:r>
    </w:p>
    <w:p w14:paraId="713489E9" w14:textId="77777777" w:rsidR="004C02EF" w:rsidRPr="00E77497" w:rsidRDefault="004C02EF" w:rsidP="004C02EF">
      <w:bookmarkStart w:id="25680" w:name="_Toc393690400"/>
      <w:r w:rsidRPr="00E77497">
        <w:t xml:space="preserve">When the </w:t>
      </w:r>
      <w:r w:rsidRPr="00E77497">
        <w:rPr>
          <w:rFonts w:ascii="Courier New" w:hAnsi="Courier New"/>
          <w:b/>
        </w:rPr>
        <w:t>Array</w:t>
      </w:r>
      <w:r w:rsidRPr="00E77497">
        <w:t xml:space="preserve"> function is called the following steps are taken:</w:t>
      </w:r>
    </w:p>
    <w:p w14:paraId="079BB000" w14:textId="77777777" w:rsidR="004C02EF" w:rsidRPr="00E77497" w:rsidRDefault="004C02EF" w:rsidP="00834A33">
      <w:pPr>
        <w:pStyle w:val="Alg4"/>
        <w:numPr>
          <w:ilvl w:val="0"/>
          <w:numId w:val="197"/>
        </w:numPr>
        <w:spacing w:after="220"/>
      </w:pPr>
      <w:del w:id="25681" w:author="Rev 7 Allen Wirfs-Brock" w:date="2012-05-03T15:10:00Z">
        <w:r w:rsidRPr="00E77497" w:rsidDel="00240626">
          <w:delText xml:space="preserve">Create and return a new Array object exactly as if the standard built-in constructor </w:delText>
        </w:r>
        <w:r w:rsidRPr="00E77497" w:rsidDel="00240626">
          <w:rPr>
            <w:rFonts w:ascii="Courier New" w:hAnsi="Courier New" w:cs="Courier New"/>
            <w:b/>
          </w:rPr>
          <w:delText>Array</w:delText>
        </w:r>
        <w:r w:rsidRPr="00E77497" w:rsidDel="00240626">
          <w:delText xml:space="preserve"> was used in a </w:delText>
        </w:r>
        <w:r w:rsidRPr="00E77497" w:rsidDel="00240626">
          <w:rPr>
            <w:rFonts w:ascii="Courier New" w:hAnsi="Courier New" w:cs="Courier New"/>
            <w:b/>
          </w:rPr>
          <w:delText>new</w:delText>
        </w:r>
        <w:r w:rsidRPr="00E77497" w:rsidDel="00240626">
          <w:delText xml:space="preserve"> expression with the same arguments (15.4.2).</w:delText>
        </w:r>
      </w:del>
      <w:ins w:id="25682" w:author="Rev 7 Allen Wirfs-Brock" w:date="2012-05-03T15:10:00Z">
        <w:r w:rsidR="00240626">
          <w:t xml:space="preserve">Return the result that would be obtained if this functions had been called </w:t>
        </w:r>
      </w:ins>
      <w:ins w:id="25683" w:author="Rev 7 Allen Wirfs-Brock" w:date="2012-05-03T15:11:00Z">
        <w:r w:rsidR="00240626">
          <w:t>with the same arguments</w:t>
        </w:r>
      </w:ins>
      <w:ins w:id="25684" w:author="Rev 7 Allen Wirfs-Brock" w:date="2012-05-03T15:12:00Z">
        <w:r w:rsidR="00240626">
          <w:t>,</w:t>
        </w:r>
        <w:r w:rsidR="00240626" w:rsidRPr="00240626">
          <w:t xml:space="preserve"> </w:t>
        </w:r>
        <w:r w:rsidR="00240626">
          <w:t>as constructor</w:t>
        </w:r>
      </w:ins>
      <w:ins w:id="25685" w:author="Rev 7 Allen Wirfs-Brock" w:date="2012-05-03T15:10:00Z">
        <w:r w:rsidR="00240626">
          <w:t xml:space="preserve">.  </w:t>
        </w:r>
      </w:ins>
      <w:ins w:id="25686" w:author="Rev 7 Allen Wirfs-Brock" w:date="2012-05-03T15:11:00Z">
        <w:r w:rsidR="00240626">
          <w:t>This</w:t>
        </w:r>
      </w:ins>
      <w:ins w:id="25687" w:author="Rev 7 Allen Wirfs-Brock" w:date="2012-05-03T15:10:00Z">
        <w:r w:rsidR="00240626">
          <w:t xml:space="preserve"> result </w:t>
        </w:r>
      </w:ins>
      <w:ins w:id="25688" w:author="Rev 7 Allen Wirfs-Brock" w:date="2012-05-03T15:12:00Z">
        <w:r w:rsidR="00240626">
          <w:t>is</w:t>
        </w:r>
      </w:ins>
      <w:ins w:id="25689" w:author="Rev 7 Allen Wirfs-Brock" w:date="2012-05-03T15:10:00Z">
        <w:r w:rsidR="00240626">
          <w:t xml:space="preserve"> defined</w:t>
        </w:r>
      </w:ins>
      <w:ins w:id="25690" w:author="Rev 7 Allen Wirfs-Brock" w:date="2012-05-03T15:12:00Z">
        <w:r w:rsidR="00240626">
          <w:t xml:space="preserve"> by 15.4.2.1 or 15.4.2.2 depending upon the actual number of arguments.</w:t>
        </w:r>
      </w:ins>
    </w:p>
    <w:p w14:paraId="7ABBA951" w14:textId="77777777" w:rsidR="004C02EF" w:rsidRPr="00E77497" w:rsidRDefault="004C02EF" w:rsidP="00B43482">
      <w:pPr>
        <w:pStyle w:val="30"/>
        <w:numPr>
          <w:ilvl w:val="0"/>
          <w:numId w:val="0"/>
        </w:numPr>
      </w:pPr>
      <w:bookmarkStart w:id="25691" w:name="_Toc393690402"/>
      <w:bookmarkStart w:id="25692" w:name="_Ref404501465"/>
      <w:bookmarkStart w:id="25693" w:name="_Ref424531663"/>
      <w:bookmarkStart w:id="25694" w:name="_Toc472818922"/>
      <w:bookmarkStart w:id="25695" w:name="_Toc235503500"/>
      <w:bookmarkStart w:id="25696" w:name="_Toc241509275"/>
      <w:bookmarkStart w:id="25697" w:name="_Toc244416762"/>
      <w:bookmarkStart w:id="25698" w:name="_Toc276631126"/>
      <w:bookmarkStart w:id="25699" w:name="_Toc329528858"/>
      <w:bookmarkEnd w:id="25680"/>
      <w:r w:rsidRPr="00E77497">
        <w:t>15.4.2</w:t>
      </w:r>
      <w:r w:rsidRPr="00E77497">
        <w:tab/>
        <w:t>The Array Constructo</w:t>
      </w:r>
      <w:bookmarkEnd w:id="25691"/>
      <w:bookmarkEnd w:id="25692"/>
      <w:r w:rsidRPr="00E77497">
        <w:t>r</w:t>
      </w:r>
      <w:bookmarkEnd w:id="25693"/>
      <w:bookmarkEnd w:id="25694"/>
      <w:bookmarkEnd w:id="25695"/>
      <w:bookmarkEnd w:id="25696"/>
      <w:bookmarkEnd w:id="25697"/>
      <w:bookmarkEnd w:id="25698"/>
      <w:bookmarkEnd w:id="25699"/>
    </w:p>
    <w:p w14:paraId="0C5B86E9" w14:textId="77777777" w:rsidR="004C02EF" w:rsidRDefault="006C6097">
      <w:pPr>
        <w:pStyle w:val="Note"/>
        <w:rPr>
          <w:ins w:id="25700" w:author="Rev 7 Allen Wirfs-Brock" w:date="2012-04-10T15:43:00Z"/>
        </w:rPr>
        <w:pPrChange w:id="25701" w:author="Rev 7 Allen Wirfs-Brock" w:date="2012-05-03T15:14:00Z">
          <w:pPr/>
        </w:pPrChange>
      </w:pPr>
      <w:ins w:id="25702" w:author="Rev 7 Allen Wirfs-Brock" w:date="2012-05-03T15:14:00Z">
        <w:r>
          <w:t>NOTE</w:t>
        </w:r>
        <w:r>
          <w:tab/>
        </w:r>
      </w:ins>
      <w:r w:rsidR="004C02EF" w:rsidRPr="00E77497">
        <w:t xml:space="preserve">When </w:t>
      </w:r>
      <w:r w:rsidR="004C02EF" w:rsidRPr="00E77497">
        <w:rPr>
          <w:rFonts w:ascii="Courier New" w:hAnsi="Courier New"/>
          <w:b/>
        </w:rPr>
        <w:t>Array</w:t>
      </w:r>
      <w:r w:rsidR="004C02EF" w:rsidRPr="00E77497">
        <w:t xml:space="preserve"> is called as part of a </w:t>
      </w:r>
      <w:r w:rsidR="004C02EF" w:rsidRPr="00E77497">
        <w:rPr>
          <w:rFonts w:ascii="Courier New" w:hAnsi="Courier New"/>
          <w:b/>
        </w:rPr>
        <w:t>new</w:t>
      </w:r>
      <w:r w:rsidR="004C02EF" w:rsidRPr="00E77497">
        <w:t xml:space="preserve"> expression, it is a constructor: it initialises the newly created object.</w:t>
      </w:r>
    </w:p>
    <w:p w14:paraId="2E533D23" w14:textId="77777777" w:rsidR="004C02EF" w:rsidRPr="00E77497" w:rsidRDefault="004C02EF" w:rsidP="004C02EF">
      <w:pPr>
        <w:pStyle w:val="40"/>
        <w:numPr>
          <w:ilvl w:val="0"/>
          <w:numId w:val="0"/>
        </w:numPr>
      </w:pPr>
      <w:bookmarkStart w:id="25703" w:name="_Toc382291616"/>
      <w:bookmarkStart w:id="25704" w:name="_Toc385672286"/>
      <w:bookmarkStart w:id="25705" w:name="_Toc393690403"/>
      <w:r w:rsidRPr="00E77497">
        <w:t>15.4.2.1</w:t>
      </w:r>
      <w:r w:rsidRPr="00E77497">
        <w:tab/>
        <w:t xml:space="preserve">new Array ( [ item0 [ , item1 [ , </w:t>
      </w:r>
      <w:bookmarkEnd w:id="25703"/>
      <w:bookmarkEnd w:id="25704"/>
      <w:bookmarkEnd w:id="25705"/>
      <w:r w:rsidRPr="00E77497">
        <w:rPr>
          <w:snapToGrid w:val="0"/>
        </w:rPr>
        <w:t xml:space="preserve">… ] ] ] </w:t>
      </w:r>
      <w:r w:rsidRPr="00E77497">
        <w:t>)</w:t>
      </w:r>
    </w:p>
    <w:p w14:paraId="4A5D2CCC" w14:textId="77777777" w:rsidR="004C02EF" w:rsidRPr="00E77497" w:rsidRDefault="004C02EF" w:rsidP="004C02EF">
      <w:r w:rsidRPr="00E77497">
        <w:t>This description applies if and only if the Array constructor is given no arguments or at least two arguments.</w:t>
      </w:r>
      <w:bookmarkStart w:id="25706" w:name="_Toc382291617"/>
    </w:p>
    <w:p w14:paraId="738C7A14" w14:textId="77777777" w:rsidR="00BA1011" w:rsidRDefault="00BA1011" w:rsidP="00BA1011">
      <w:pPr>
        <w:pStyle w:val="Alg4"/>
        <w:numPr>
          <w:ilvl w:val="0"/>
          <w:numId w:val="199"/>
        </w:numPr>
        <w:rPr>
          <w:ins w:id="25707" w:author="Rev 7 Allen Wirfs-Brock" w:date="2012-05-03T14:43:00Z"/>
        </w:rPr>
      </w:pPr>
      <w:ins w:id="25708" w:author="Rev 7 Allen Wirfs-Brock" w:date="2012-05-03T14:43:00Z">
        <w:r>
          <w:t xml:space="preserve">Let </w:t>
        </w:r>
        <w:r w:rsidRPr="00BA1011">
          <w:rPr>
            <w:i/>
          </w:rPr>
          <w:t>len</w:t>
        </w:r>
        <w:r>
          <w:t xml:space="preserve"> be the number of arguments passed to this constructor call.</w:t>
        </w:r>
      </w:ins>
    </w:p>
    <w:p w14:paraId="6F3447A6" w14:textId="77777777" w:rsidR="00BA1011" w:rsidRPr="00E77497" w:rsidRDefault="00BA1011" w:rsidP="00BA1011">
      <w:pPr>
        <w:pStyle w:val="Alg4"/>
        <w:numPr>
          <w:ilvl w:val="0"/>
          <w:numId w:val="199"/>
        </w:numPr>
        <w:rPr>
          <w:ins w:id="25709" w:author="Rev 7 Allen Wirfs-Brock" w:date="2012-05-03T14:42:00Z"/>
        </w:rPr>
      </w:pPr>
      <w:ins w:id="25710" w:author="Rev 7 Allen Wirfs-Brock" w:date="2012-05-03T14:42:00Z">
        <w:r w:rsidRPr="00E77497">
          <w:t xml:space="preserve">Let </w:t>
        </w:r>
        <w:r w:rsidRPr="00E77497">
          <w:rPr>
            <w:i/>
          </w:rPr>
          <w:t>array</w:t>
        </w:r>
        <w:r w:rsidRPr="00E77497">
          <w:t xml:space="preserve"> be the result of </w:t>
        </w:r>
      </w:ins>
      <w:ins w:id="25711" w:author="Rev 7 Allen Wirfs-Brock" w:date="2012-05-03T14:45:00Z">
        <w:del w:id="25712" w:author="Rev 8 Allen Wirfs-Brock" w:date="2012-06-14T14:44:00Z">
          <w:r w:rsidDel="00D4543D">
            <w:delText xml:space="preserve">of </w:delText>
          </w:r>
        </w:del>
        <w:r>
          <w:t xml:space="preserve">the </w:t>
        </w:r>
        <w:del w:id="25713" w:author="Rev 8 Allen Wirfs-Brock" w:date="2012-06-14T14:40:00Z">
          <w:r w:rsidDel="00D4543D">
            <w:delText>abstraction operation</w:delText>
          </w:r>
        </w:del>
      </w:ins>
      <w:ins w:id="25714" w:author="Rev 8 Allen Wirfs-Brock" w:date="2012-06-14T14:40:00Z">
        <w:r w:rsidR="00D4543D">
          <w:t>abstract operation</w:t>
        </w:r>
      </w:ins>
      <w:ins w:id="25715" w:author="Rev 7 Allen Wirfs-Brock" w:date="2012-05-03T14:45:00Z">
        <w:r>
          <w:t xml:space="preserve"> ArrayCreate (15.4) with argument</w:t>
        </w:r>
        <w:r w:rsidRPr="00E77497">
          <w:t xml:space="preserve"> </w:t>
        </w:r>
        <w:r w:rsidRPr="00E77497">
          <w:rPr>
            <w:i/>
          </w:rPr>
          <w:t>len</w:t>
        </w:r>
        <w:r w:rsidRPr="00E77497">
          <w:t>.</w:t>
        </w:r>
      </w:ins>
    </w:p>
    <w:p w14:paraId="43ADAB35" w14:textId="77777777" w:rsidR="00BA1011" w:rsidRDefault="00BA1011" w:rsidP="00BA1011">
      <w:pPr>
        <w:pStyle w:val="Alg4"/>
        <w:numPr>
          <w:ilvl w:val="0"/>
          <w:numId w:val="199"/>
        </w:numPr>
        <w:contextualSpacing/>
        <w:rPr>
          <w:ins w:id="25716" w:author="Rev 7 Allen Wirfs-Brock" w:date="2012-05-03T14:42:00Z"/>
        </w:rPr>
      </w:pPr>
      <w:ins w:id="25717" w:author="Rev 7 Allen Wirfs-Brock" w:date="2012-05-03T14:42:00Z">
        <w:r>
          <w:t>ReturnIfAbrupt(</w:t>
        </w:r>
        <w:r>
          <w:rPr>
            <w:i/>
          </w:rPr>
          <w:t>array</w:t>
        </w:r>
        <w:r>
          <w:t>).</w:t>
        </w:r>
      </w:ins>
    </w:p>
    <w:p w14:paraId="788DEC7D" w14:textId="77777777" w:rsidR="00BA1011" w:rsidRPr="00E77497" w:rsidRDefault="00BA1011" w:rsidP="00BA1011">
      <w:pPr>
        <w:pStyle w:val="Alg4"/>
        <w:numPr>
          <w:ilvl w:val="0"/>
          <w:numId w:val="199"/>
        </w:numPr>
        <w:rPr>
          <w:ins w:id="25718" w:author="Rev 7 Allen Wirfs-Brock" w:date="2012-05-03T14:50:00Z"/>
        </w:rPr>
      </w:pPr>
      <w:ins w:id="25719" w:author="Rev 7 Allen Wirfs-Brock" w:date="2012-05-03T14:50:00Z">
        <w:r w:rsidRPr="00E77497">
          <w:t xml:space="preserve">Let </w:t>
        </w:r>
        <w:r w:rsidRPr="00E77497">
          <w:rPr>
            <w:i/>
          </w:rPr>
          <w:t>k</w:t>
        </w:r>
        <w:r w:rsidRPr="00E77497">
          <w:t xml:space="preserve"> be 0.</w:t>
        </w:r>
      </w:ins>
    </w:p>
    <w:p w14:paraId="77B66840" w14:textId="77777777" w:rsidR="00BA1011" w:rsidRDefault="00BA1011" w:rsidP="00BA1011">
      <w:pPr>
        <w:pStyle w:val="Alg4"/>
        <w:numPr>
          <w:ilvl w:val="0"/>
          <w:numId w:val="199"/>
        </w:numPr>
        <w:rPr>
          <w:ins w:id="25720" w:author="Rev 7 Allen Wirfs-Brock" w:date="2012-05-03T14:51:00Z"/>
        </w:rPr>
      </w:pPr>
      <w:ins w:id="25721" w:author="Rev 7 Allen Wirfs-Brock" w:date="2012-05-03T14:51:00Z">
        <w:r>
          <w:t xml:space="preserve">Let </w:t>
        </w:r>
        <w:r w:rsidRPr="00BA1011">
          <w:rPr>
            <w:i/>
          </w:rPr>
          <w:t>items</w:t>
        </w:r>
        <w:r>
          <w:t xml:space="preserve"> be a zero-origined List contain the argument items in order.</w:t>
        </w:r>
      </w:ins>
    </w:p>
    <w:p w14:paraId="2BCA4E5F" w14:textId="77777777" w:rsidR="00BA1011" w:rsidRPr="00E77497" w:rsidRDefault="00BA1011" w:rsidP="00BA1011">
      <w:pPr>
        <w:pStyle w:val="Alg4"/>
        <w:numPr>
          <w:ilvl w:val="0"/>
          <w:numId w:val="199"/>
        </w:numPr>
        <w:rPr>
          <w:ins w:id="25722" w:author="Rev 7 Allen Wirfs-Brock" w:date="2012-05-03T14:50:00Z"/>
        </w:rPr>
      </w:pPr>
      <w:ins w:id="25723" w:author="Rev 7 Allen Wirfs-Brock" w:date="2012-05-03T14:50:00Z">
        <w:r w:rsidRPr="00E77497">
          <w:t xml:space="preserve">Repeat, while </w:t>
        </w:r>
        <w:r w:rsidRPr="00E77497">
          <w:rPr>
            <w:i/>
          </w:rPr>
          <w:t xml:space="preserve">k </w:t>
        </w:r>
        <w:r w:rsidRPr="00E77497">
          <w:t xml:space="preserve">&lt; </w:t>
        </w:r>
        <w:r w:rsidRPr="00E77497">
          <w:rPr>
            <w:i/>
          </w:rPr>
          <w:t>len</w:t>
        </w:r>
      </w:ins>
    </w:p>
    <w:p w14:paraId="0B2D5461" w14:textId="77777777" w:rsidR="00BA1011" w:rsidRPr="00E77497" w:rsidRDefault="00BA1011" w:rsidP="00BA1011">
      <w:pPr>
        <w:pStyle w:val="Alg4"/>
        <w:numPr>
          <w:ilvl w:val="1"/>
          <w:numId w:val="199"/>
        </w:numPr>
        <w:rPr>
          <w:ins w:id="25724" w:author="Rev 7 Allen Wirfs-Brock" w:date="2012-05-03T14:50:00Z"/>
        </w:rPr>
      </w:pPr>
      <w:ins w:id="25725" w:author="Rev 7 Allen Wirfs-Brock" w:date="2012-05-03T14:50:00Z">
        <w:r w:rsidRPr="00E77497">
          <w:t xml:space="preserve">Let </w:t>
        </w:r>
        <w:r w:rsidRPr="00E77497">
          <w:rPr>
            <w:i/>
          </w:rPr>
          <w:t>Pk</w:t>
        </w:r>
        <w:r w:rsidRPr="00E77497">
          <w:t xml:space="preserve"> be ToString(</w:t>
        </w:r>
        <w:r w:rsidRPr="00E77497">
          <w:rPr>
            <w:i/>
          </w:rPr>
          <w:t>k</w:t>
        </w:r>
        <w:r w:rsidRPr="00E77497">
          <w:t>).</w:t>
        </w:r>
      </w:ins>
    </w:p>
    <w:p w14:paraId="650AB3C0" w14:textId="77777777" w:rsidR="00BA1011" w:rsidRPr="00E77497" w:rsidRDefault="00BA1011" w:rsidP="00BA1011">
      <w:pPr>
        <w:pStyle w:val="Alg4"/>
        <w:numPr>
          <w:ilvl w:val="1"/>
          <w:numId w:val="199"/>
        </w:numPr>
        <w:tabs>
          <w:tab w:val="left" w:pos="2520"/>
        </w:tabs>
        <w:rPr>
          <w:ins w:id="25726" w:author="Rev 7 Allen Wirfs-Brock" w:date="2012-05-03T14:50:00Z"/>
        </w:rPr>
      </w:pPr>
      <w:ins w:id="25727" w:author="Rev 7 Allen Wirfs-Brock" w:date="2012-05-03T14:50:00Z">
        <w:r w:rsidRPr="00E77497">
          <w:t xml:space="preserve">Let </w:t>
        </w:r>
      </w:ins>
      <w:ins w:id="25728" w:author="Rev 7 Allen Wirfs-Brock" w:date="2012-05-03T14:52:00Z">
        <w:r>
          <w:rPr>
            <w:i/>
          </w:rPr>
          <w:t>itemK</w:t>
        </w:r>
      </w:ins>
      <w:ins w:id="25729" w:author="Rev 7 Allen Wirfs-Brock" w:date="2012-05-03T14:50:00Z">
        <w:r w:rsidRPr="00E77497">
          <w:t xml:space="preserve"> be </w:t>
        </w:r>
      </w:ins>
      <w:ins w:id="25730" w:author="Rev 7 Allen Wirfs-Brock" w:date="2012-05-03T14:53:00Z">
        <w:r w:rsidRPr="00240626">
          <w:rPr>
            <w:i/>
          </w:rPr>
          <w:t>k</w:t>
        </w:r>
      </w:ins>
      <w:ins w:id="25731" w:author="Rev 7 Allen Wirfs-Brock" w:date="2012-05-03T14:52:00Z">
        <w:r w:rsidRPr="00240626">
          <w:rPr>
            <w:vertAlign w:val="superscript"/>
          </w:rPr>
          <w:t>th</w:t>
        </w:r>
        <w:r>
          <w:t xml:space="preserve"> element of </w:t>
        </w:r>
        <w:r w:rsidRPr="00BA1011">
          <w:rPr>
            <w:i/>
          </w:rPr>
          <w:t>items</w:t>
        </w:r>
      </w:ins>
      <w:ins w:id="25732" w:author="Rev 7 Allen Wirfs-Brock" w:date="2012-05-03T14:50:00Z">
        <w:r w:rsidRPr="00E77497">
          <w:t>.</w:t>
        </w:r>
      </w:ins>
    </w:p>
    <w:p w14:paraId="669EB486" w14:textId="77777777" w:rsidR="00BA1011" w:rsidRPr="00E77497" w:rsidRDefault="00BA1011" w:rsidP="00BA1011">
      <w:pPr>
        <w:pStyle w:val="Alg4"/>
        <w:numPr>
          <w:ilvl w:val="1"/>
          <w:numId w:val="199"/>
        </w:numPr>
        <w:rPr>
          <w:ins w:id="25733" w:author="Rev 7 Allen Wirfs-Brock" w:date="2012-05-03T14:50:00Z"/>
        </w:rPr>
      </w:pPr>
      <w:ins w:id="25734" w:author="Rev 7 Allen Wirfs-Brock" w:date="2012-05-03T14:50:00Z">
        <w:r>
          <w:t xml:space="preserve">Let </w:t>
        </w:r>
        <w:r w:rsidRPr="00E1304F">
          <w:rPr>
            <w:i/>
          </w:rPr>
          <w:t>define</w:t>
        </w:r>
        <w:r>
          <w:rPr>
            <w:i/>
          </w:rPr>
          <w:t>Status</w:t>
        </w:r>
        <w:r>
          <w:t xml:space="preserve"> be the result of calling</w:t>
        </w:r>
        <w:r w:rsidRPr="00E77497">
          <w:t xml:space="preserve"> the [[DefineOwnProperty]] internal method of </w:t>
        </w:r>
      </w:ins>
      <w:ins w:id="25735" w:author="Rev 7 Allen Wirfs-Brock" w:date="2012-05-03T14:53:00Z">
        <w:r w:rsidR="00EA71C5">
          <w:rPr>
            <w:i/>
          </w:rPr>
          <w:t>array</w:t>
        </w:r>
      </w:ins>
      <w:ins w:id="25736" w:author="Rev 7 Allen Wirfs-Brock" w:date="2012-05-03T14:50:00Z">
        <w:r w:rsidRPr="00E77497">
          <w:t xml:space="preserve"> with arguments </w:t>
        </w:r>
        <w:r w:rsidRPr="00E77497">
          <w:rPr>
            <w:i/>
          </w:rPr>
          <w:t>Pk</w:t>
        </w:r>
        <w:r w:rsidRPr="00E77497">
          <w:t xml:space="preserve">, Property Descriptor {[[Value]]: </w:t>
        </w:r>
      </w:ins>
      <w:ins w:id="25737" w:author="Rev 7 Allen Wirfs-Brock" w:date="2012-05-03T14:54:00Z">
        <w:r w:rsidR="00EA71C5">
          <w:rPr>
            <w:i/>
          </w:rPr>
          <w:t>itemK</w:t>
        </w:r>
      </w:ins>
      <w:ins w:id="25738" w:author="Rev 7 Allen Wirfs-Brock" w:date="2012-05-03T14:50: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71806878" w14:textId="77777777" w:rsidR="00BA1011" w:rsidRPr="00E77497" w:rsidRDefault="00BA1011" w:rsidP="00BA1011">
      <w:pPr>
        <w:pStyle w:val="Alg4"/>
        <w:numPr>
          <w:ilvl w:val="1"/>
          <w:numId w:val="199"/>
        </w:numPr>
        <w:contextualSpacing/>
        <w:rPr>
          <w:ins w:id="25739" w:author="Rev 7 Allen Wirfs-Brock" w:date="2012-05-03T14:50:00Z"/>
        </w:rPr>
      </w:pPr>
      <w:ins w:id="25740" w:author="Rev 7 Allen Wirfs-Brock" w:date="2012-05-03T14:50:00Z">
        <w:r>
          <w:t>ReturnIfAbrupt(</w:t>
        </w:r>
        <w:r w:rsidRPr="00E1304F">
          <w:rPr>
            <w:i/>
          </w:rPr>
          <w:t>define</w:t>
        </w:r>
        <w:r>
          <w:rPr>
            <w:i/>
          </w:rPr>
          <w:t>Status</w:t>
        </w:r>
        <w:r>
          <w:t>).</w:t>
        </w:r>
      </w:ins>
    </w:p>
    <w:p w14:paraId="6634C418" w14:textId="77777777" w:rsidR="00BA1011" w:rsidRPr="00E77497" w:rsidRDefault="00BA1011" w:rsidP="00BA1011">
      <w:pPr>
        <w:pStyle w:val="Alg4"/>
        <w:numPr>
          <w:ilvl w:val="1"/>
          <w:numId w:val="199"/>
        </w:numPr>
        <w:rPr>
          <w:ins w:id="25741" w:author="Rev 7 Allen Wirfs-Brock" w:date="2012-05-03T14:50:00Z"/>
        </w:rPr>
      </w:pPr>
      <w:ins w:id="25742" w:author="Rev 7 Allen Wirfs-Brock" w:date="2012-05-03T14:50:00Z">
        <w:r w:rsidRPr="00E77497">
          <w:t xml:space="preserve">Increase </w:t>
        </w:r>
        <w:r w:rsidRPr="00E77497">
          <w:rPr>
            <w:i/>
          </w:rPr>
          <w:t>k</w:t>
        </w:r>
        <w:r w:rsidRPr="00E77497">
          <w:t xml:space="preserve"> by 1.</w:t>
        </w:r>
      </w:ins>
    </w:p>
    <w:p w14:paraId="1153BA58" w14:textId="77777777" w:rsidR="00BA1011" w:rsidRPr="00E77497" w:rsidRDefault="00BA1011" w:rsidP="00BA1011">
      <w:pPr>
        <w:pStyle w:val="Alg4"/>
        <w:numPr>
          <w:ilvl w:val="0"/>
          <w:numId w:val="199"/>
        </w:numPr>
        <w:rPr>
          <w:ins w:id="25743" w:author="Rev 7 Allen Wirfs-Brock" w:date="2012-05-03T14:50:00Z"/>
        </w:rPr>
      </w:pPr>
      <w:ins w:id="25744" w:author="Rev 7 Allen Wirfs-Brock" w:date="2012-05-03T14:50:00Z">
        <w:r>
          <w:t xml:space="preserve">Let </w:t>
        </w:r>
        <w:r w:rsidRPr="00924A5A">
          <w:rPr>
            <w:i/>
          </w:rPr>
          <w:t>putStatus</w:t>
        </w:r>
        <w:r>
          <w:t xml:space="preserve"> be the result of calling</w:t>
        </w:r>
        <w:r w:rsidRPr="00E77497">
          <w:t xml:space="preserve"> the [[Put]] internal method of </w:t>
        </w:r>
      </w:ins>
      <w:ins w:id="25745" w:author="Rev 7 Allen Wirfs-Brock" w:date="2012-05-03T14:55:00Z">
        <w:r w:rsidR="00EA71C5">
          <w:rPr>
            <w:i/>
          </w:rPr>
          <w:t>array</w:t>
        </w:r>
      </w:ins>
      <w:ins w:id="25746" w:author="Rev 7 Allen Wirfs-Brock" w:date="2012-05-03T14:50:00Z">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54206B7A" w14:textId="77777777" w:rsidR="00BA1011" w:rsidRPr="00E77497" w:rsidRDefault="00BA1011" w:rsidP="00BA1011">
      <w:pPr>
        <w:pStyle w:val="Alg4"/>
        <w:numPr>
          <w:ilvl w:val="0"/>
          <w:numId w:val="199"/>
        </w:numPr>
        <w:contextualSpacing/>
        <w:rPr>
          <w:ins w:id="25747" w:author="Rev 7 Allen Wirfs-Brock" w:date="2012-05-03T14:50:00Z"/>
        </w:rPr>
      </w:pPr>
      <w:ins w:id="25748" w:author="Rev 7 Allen Wirfs-Brock" w:date="2012-05-03T14:50:00Z">
        <w:r>
          <w:t>ReturnIfAbrupt(</w:t>
        </w:r>
        <w:r>
          <w:rPr>
            <w:i/>
          </w:rPr>
          <w:t>putStatus</w:t>
        </w:r>
        <w:r>
          <w:t>).</w:t>
        </w:r>
      </w:ins>
    </w:p>
    <w:p w14:paraId="7AC81948" w14:textId="77777777" w:rsidR="00BA1011" w:rsidRPr="00E77497" w:rsidRDefault="00BA1011" w:rsidP="00BA1011">
      <w:pPr>
        <w:pStyle w:val="Alg4"/>
        <w:numPr>
          <w:ilvl w:val="0"/>
          <w:numId w:val="199"/>
        </w:numPr>
        <w:spacing w:after="220"/>
        <w:contextualSpacing/>
        <w:rPr>
          <w:ins w:id="25749" w:author="Rev 7 Allen Wirfs-Brock" w:date="2012-05-03T14:42:00Z"/>
        </w:rPr>
      </w:pPr>
      <w:ins w:id="25750" w:author="Rev 7 Allen Wirfs-Brock" w:date="2012-05-03T14:42:00Z">
        <w:r w:rsidRPr="00E77497">
          <w:t xml:space="preserve">Return  </w:t>
        </w:r>
      </w:ins>
      <w:ins w:id="25751" w:author="Rev 7 Allen Wirfs-Brock" w:date="2012-05-03T14:55:00Z">
        <w:r w:rsidR="00EA71C5" w:rsidRPr="00E77497">
          <w:rPr>
            <w:i/>
          </w:rPr>
          <w:t>array</w:t>
        </w:r>
      </w:ins>
      <w:ins w:id="25752" w:author="Rev 7 Allen Wirfs-Brock" w:date="2012-05-03T14:42:00Z">
        <w:r w:rsidRPr="00E77497">
          <w:t>.</w:t>
        </w:r>
      </w:ins>
    </w:p>
    <w:p w14:paraId="697EE9EC" w14:textId="77777777" w:rsidR="004C02EF" w:rsidRPr="00E77497" w:rsidDel="00EA71C5" w:rsidRDefault="004C02EF" w:rsidP="004C02EF">
      <w:pPr>
        <w:rPr>
          <w:del w:id="25753" w:author="Rev 7 Allen Wirfs-Brock" w:date="2012-05-03T14:55:00Z"/>
        </w:rPr>
      </w:pPr>
      <w:del w:id="25754" w:author="Rev 7 Allen Wirfs-Brock" w:date="2012-05-03T14:55:00Z">
        <w:r w:rsidRPr="00E77497" w:rsidDel="00EA71C5">
          <w:delText xml:space="preserve">The [[Prototype]] internal property of the newly constructed object is set to the original Array prototype object, the one that is the initial value of </w:delText>
        </w:r>
        <w:r w:rsidRPr="00E77497" w:rsidDel="00EA71C5">
          <w:rPr>
            <w:rFonts w:ascii="Courier New" w:hAnsi="Courier New"/>
            <w:b/>
          </w:rPr>
          <w:delText>Array.prototype</w:delText>
        </w:r>
        <w:r w:rsidRPr="00E77497" w:rsidDel="00EA71C5">
          <w:delText xml:space="preserve"> (15.4.3.1).</w:delText>
        </w:r>
      </w:del>
    </w:p>
    <w:p w14:paraId="44E0EBDC" w14:textId="77777777" w:rsidR="004C02EF" w:rsidRPr="00E77497" w:rsidDel="00EA71C5" w:rsidRDefault="004C02EF" w:rsidP="004C02EF">
      <w:pPr>
        <w:rPr>
          <w:del w:id="25755" w:author="Rev 7 Allen Wirfs-Brock" w:date="2012-05-03T14:55:00Z"/>
        </w:rPr>
      </w:pPr>
      <w:del w:id="25756" w:author="Rev 7 Allen Wirfs-Brock" w:date="2012-05-03T14:55:00Z">
        <w:r w:rsidRPr="00E77497" w:rsidDel="00EA71C5">
          <w:delText xml:space="preserve">The [[Class]] internal property of the newly constructed object is set to </w:delText>
        </w:r>
        <w:r w:rsidRPr="00E77497" w:rsidDel="00EA71C5">
          <w:rPr>
            <w:rFonts w:ascii="Courier New" w:hAnsi="Courier New"/>
            <w:b/>
          </w:rPr>
          <w:delText>"Array"</w:delText>
        </w:r>
      </w:del>
      <w:ins w:id="25757" w:author="Allen Wirfs-Brock" w:date="2011-07-02T13:56:00Z">
        <w:del w:id="25758" w:author="Rev 7 Allen Wirfs-Brock" w:date="2012-05-03T14:55:00Z">
          <w:r w:rsidR="00963019" w:rsidRPr="00E77497" w:rsidDel="00EA71C5">
            <w:delText>has the [[IsArray</w:delText>
          </w:r>
        </w:del>
      </w:ins>
      <w:ins w:id="25759" w:author="Rev 3 Allen Wirfs-Brock" w:date="2011-09-07T15:38:00Z">
        <w:del w:id="25760" w:author="Rev 7 Allen Wirfs-Brock" w:date="2012-05-03T14:55:00Z">
          <w:r w:rsidR="007516CC" w:rsidRPr="00E77497" w:rsidDel="00EA71C5">
            <w:delText>NativeBrand</w:delText>
          </w:r>
        </w:del>
      </w:ins>
      <w:ins w:id="25761" w:author="Allen Wirfs-Brock" w:date="2011-07-02T13:56:00Z">
        <w:del w:id="25762" w:author="Rev 7 Allen Wirfs-Brock" w:date="2012-05-03T14:55:00Z">
          <w:r w:rsidR="00963019" w:rsidRPr="00E77497" w:rsidDel="00EA71C5">
            <w:delText>]] internal property</w:delText>
          </w:r>
        </w:del>
      </w:ins>
      <w:ins w:id="25763" w:author="Rev 3 Allen Wirfs-Brock" w:date="2011-09-07T15:38:00Z">
        <w:del w:id="25764" w:author="Rev 7 Allen Wirfs-Brock" w:date="2012-05-03T14:55:00Z">
          <w:r w:rsidR="007516CC" w:rsidRPr="00E77497" w:rsidDel="00EA71C5">
            <w:delText xml:space="preserve"> with value NativeArray</w:delText>
          </w:r>
        </w:del>
      </w:ins>
      <w:del w:id="25765" w:author="Rev 7 Allen Wirfs-Brock" w:date="2012-05-03T14:55:00Z">
        <w:r w:rsidRPr="00E77497" w:rsidDel="00EA71C5">
          <w:delText>.</w:delText>
        </w:r>
      </w:del>
    </w:p>
    <w:p w14:paraId="03C52AB2" w14:textId="77777777" w:rsidR="004C02EF" w:rsidRPr="00E77497" w:rsidDel="00EA71C5" w:rsidRDefault="004C02EF" w:rsidP="004C02EF">
      <w:pPr>
        <w:rPr>
          <w:del w:id="25766" w:author="Rev 7 Allen Wirfs-Brock" w:date="2012-05-03T14:55:00Z"/>
        </w:rPr>
      </w:pPr>
      <w:del w:id="25767" w:author="Rev 7 Allen Wirfs-Brock" w:date="2012-05-03T14:55:00Z">
        <w:r w:rsidRPr="00E77497" w:rsidDel="00EA71C5">
          <w:delText xml:space="preserve">The [[Extensible]] internal property of the newly constructed object is set to </w:delText>
        </w:r>
        <w:r w:rsidRPr="00E77497" w:rsidDel="00EA71C5">
          <w:rPr>
            <w:b/>
          </w:rPr>
          <w:delText>true</w:delText>
        </w:r>
        <w:r w:rsidRPr="00E77497" w:rsidDel="00EA71C5">
          <w:delText>.</w:delText>
        </w:r>
      </w:del>
    </w:p>
    <w:p w14:paraId="3E03A4FD" w14:textId="77777777" w:rsidR="004C02EF" w:rsidRPr="00E77497" w:rsidDel="00EA71C5" w:rsidRDefault="004C02EF" w:rsidP="004C02EF">
      <w:pPr>
        <w:rPr>
          <w:del w:id="25768" w:author="Rev 7 Allen Wirfs-Brock" w:date="2012-05-03T14:55:00Z"/>
        </w:rPr>
      </w:pPr>
      <w:del w:id="25769" w:author="Rev 7 Allen Wirfs-Brock" w:date="2012-05-03T14:55:00Z">
        <w:r w:rsidRPr="00E77497" w:rsidDel="00EA71C5">
          <w:delText xml:space="preserve">The </w:delText>
        </w:r>
        <w:r w:rsidRPr="00E77497" w:rsidDel="00EA71C5">
          <w:rPr>
            <w:rFonts w:ascii="Courier New" w:hAnsi="Courier New"/>
            <w:b/>
          </w:rPr>
          <w:delText>length</w:delText>
        </w:r>
        <w:r w:rsidRPr="00E77497" w:rsidDel="00EA71C5">
          <w:delText xml:space="preserve"> property of the newly constructed object is set to the number of arguments.</w:delText>
        </w:r>
      </w:del>
    </w:p>
    <w:p w14:paraId="2CDD4BD6" w14:textId="77777777" w:rsidR="004C02EF" w:rsidRPr="00E77497" w:rsidDel="00EA71C5" w:rsidRDefault="004C02EF" w:rsidP="004C02EF">
      <w:pPr>
        <w:rPr>
          <w:del w:id="25770" w:author="Rev 7 Allen Wirfs-Brock" w:date="2012-05-03T14:55:00Z"/>
        </w:rPr>
      </w:pPr>
      <w:del w:id="25771" w:author="Rev 7 Allen Wirfs-Brock" w:date="2012-05-03T14:55:00Z">
        <w:r w:rsidRPr="00E77497" w:rsidDel="00EA71C5">
          <w:delText xml:space="preserve">The </w:delText>
        </w:r>
        <w:r w:rsidRPr="00E77497" w:rsidDel="00EA71C5">
          <w:rPr>
            <w:rFonts w:ascii="Courier New" w:hAnsi="Courier New"/>
            <w:b/>
          </w:rPr>
          <w:delText>0</w:delText>
        </w:r>
        <w:r w:rsidRPr="00E77497" w:rsidDel="00EA71C5">
          <w:delText xml:space="preserve"> property of the newly constructed object is set to </w:delText>
        </w:r>
        <w:r w:rsidRPr="00E77497" w:rsidDel="00EA71C5">
          <w:rPr>
            <w:rFonts w:ascii="Times New Roman" w:hAnsi="Times New Roman"/>
            <w:i/>
          </w:rPr>
          <w:delText>item0</w:delText>
        </w:r>
        <w:r w:rsidRPr="00E77497" w:rsidDel="00EA71C5">
          <w:delText xml:space="preserve"> (if supplied); the </w:delText>
        </w:r>
        <w:r w:rsidRPr="00E77497" w:rsidDel="00EA71C5">
          <w:rPr>
            <w:rFonts w:ascii="Courier New" w:hAnsi="Courier New"/>
            <w:b/>
          </w:rPr>
          <w:delText>1</w:delText>
        </w:r>
        <w:r w:rsidRPr="00E77497" w:rsidDel="00EA71C5">
          <w:delText xml:space="preserve"> property of the newly constructed object is set to </w:delText>
        </w:r>
        <w:r w:rsidRPr="00E77497" w:rsidDel="00EA71C5">
          <w:rPr>
            <w:rFonts w:ascii="Times New Roman" w:hAnsi="Times New Roman"/>
            <w:i/>
          </w:rPr>
          <w:delText>item1</w:delText>
        </w:r>
        <w:r w:rsidRPr="00E77497" w:rsidDel="00EA71C5">
          <w:delText xml:space="preserve"> (if supplied); and, in general, for as many arguments as there are, the </w:delText>
        </w:r>
        <w:r w:rsidRPr="00E77497" w:rsidDel="00EA71C5">
          <w:rPr>
            <w:rFonts w:ascii="Times New Roman" w:hAnsi="Times New Roman"/>
            <w:i/>
          </w:rPr>
          <w:delText>k</w:delText>
        </w:r>
        <w:r w:rsidRPr="00E77497" w:rsidDel="00EA71C5">
          <w:delText xml:space="preserve"> property of the newly constructed object is set to argument </w:delText>
        </w:r>
        <w:r w:rsidRPr="00E77497" w:rsidDel="00EA71C5">
          <w:rPr>
            <w:rFonts w:ascii="Times New Roman" w:hAnsi="Times New Roman"/>
            <w:i/>
          </w:rPr>
          <w:delText>k</w:delText>
        </w:r>
        <w:r w:rsidRPr="00E77497" w:rsidDel="00EA71C5">
          <w:delText xml:space="preserve">, where the first argument is considered to be argument number </w:delText>
        </w:r>
        <w:r w:rsidRPr="00E77497" w:rsidDel="00EA71C5">
          <w:rPr>
            <w:rFonts w:ascii="Courier New" w:hAnsi="Courier New"/>
            <w:b/>
          </w:rPr>
          <w:delText>0</w:delText>
        </w:r>
        <w:r w:rsidRPr="00E77497" w:rsidDel="00EA71C5">
          <w:delText>.</w:delText>
        </w:r>
        <w:bookmarkStart w:id="25772" w:name="_Toc385672287"/>
        <w:bookmarkStart w:id="25773" w:name="_Toc393690404"/>
        <w:r w:rsidRPr="00E77497" w:rsidDel="00EA71C5">
          <w:delText xml:space="preserve"> These properties all have the attributes {[[Writable]]: </w:delText>
        </w:r>
        <w:r w:rsidRPr="00E77497" w:rsidDel="00EA71C5">
          <w:rPr>
            <w:b/>
          </w:rPr>
          <w:delText>true</w:delText>
        </w:r>
        <w:r w:rsidRPr="00E77497" w:rsidDel="00EA71C5">
          <w:delText xml:space="preserve">, [[Enumerable]]: </w:delText>
        </w:r>
        <w:r w:rsidRPr="00E77497" w:rsidDel="00EA71C5">
          <w:rPr>
            <w:b/>
          </w:rPr>
          <w:delText>true</w:delText>
        </w:r>
        <w:r w:rsidRPr="00E77497" w:rsidDel="00EA71C5">
          <w:delText xml:space="preserve">, [[Configurable]]: </w:delText>
        </w:r>
        <w:r w:rsidRPr="00E77497" w:rsidDel="00EA71C5">
          <w:rPr>
            <w:b/>
          </w:rPr>
          <w:delText>true</w:delText>
        </w:r>
        <w:r w:rsidRPr="00E77497" w:rsidDel="00EA71C5">
          <w:delText>}.</w:delText>
        </w:r>
      </w:del>
    </w:p>
    <w:p w14:paraId="40B326FC" w14:textId="77777777" w:rsidR="004C02EF" w:rsidRPr="00E77497" w:rsidRDefault="004C02EF" w:rsidP="004C02EF">
      <w:pPr>
        <w:pStyle w:val="40"/>
        <w:numPr>
          <w:ilvl w:val="0"/>
          <w:numId w:val="0"/>
        </w:numPr>
      </w:pPr>
      <w:bookmarkStart w:id="25774" w:name="_Ref455971750"/>
      <w:r w:rsidRPr="00E77497">
        <w:t>15.4.2.2</w:t>
      </w:r>
      <w:r w:rsidRPr="00E77497">
        <w:tab/>
        <w:t>new Array (len</w:t>
      </w:r>
      <w:bookmarkEnd w:id="25706"/>
      <w:bookmarkEnd w:id="25772"/>
      <w:bookmarkEnd w:id="25773"/>
      <w:r w:rsidRPr="00E77497">
        <w:t>)</w:t>
      </w:r>
      <w:bookmarkStart w:id="25775" w:name="_Toc382291618"/>
      <w:bookmarkEnd w:id="25774"/>
    </w:p>
    <w:p w14:paraId="33EB6E02" w14:textId="77777777" w:rsidR="00EA71C5" w:rsidRPr="00E77497" w:rsidRDefault="00EA71C5" w:rsidP="00EA71C5">
      <w:pPr>
        <w:rPr>
          <w:ins w:id="25776" w:author="Rev 7 Allen Wirfs-Brock" w:date="2012-05-03T14:56:00Z"/>
        </w:rPr>
      </w:pPr>
      <w:ins w:id="25777" w:author="Rev 7 Allen Wirfs-Brock" w:date="2012-05-03T14:56:00Z">
        <w:r w:rsidRPr="00E77497">
          <w:t xml:space="preserve">This description applies if and only if the Array constructor is given </w:t>
        </w:r>
        <w:r>
          <w:t>exactly</w:t>
        </w:r>
        <w:r w:rsidRPr="00E77497">
          <w:t xml:space="preserve"> </w:t>
        </w:r>
        <w:r>
          <w:t>one</w:t>
        </w:r>
        <w:r w:rsidRPr="00E77497">
          <w:t xml:space="preserve"> argument.</w:t>
        </w:r>
      </w:ins>
    </w:p>
    <w:p w14:paraId="69E8221C" w14:textId="77777777" w:rsidR="004C02EF" w:rsidRPr="00E77497" w:rsidDel="00291CBE" w:rsidRDefault="004C02EF" w:rsidP="004C02EF">
      <w:pPr>
        <w:rPr>
          <w:del w:id="25778" w:author="Rev 7 Allen Wirfs-Brock" w:date="2012-05-03T15:07:00Z"/>
        </w:rPr>
      </w:pPr>
      <w:del w:id="25779" w:author="Rev 7 Allen Wirfs-Brock" w:date="2012-05-03T15:07:00Z">
        <w:r w:rsidRPr="00E77497" w:rsidDel="00291CBE">
          <w:delText xml:space="preserve">The [[Prototype]] internal property of the newly constructed object is set to the original Array prototype object, the one that is the initial value of </w:delText>
        </w:r>
        <w:r w:rsidRPr="00E77497" w:rsidDel="00291CBE">
          <w:rPr>
            <w:rFonts w:ascii="Courier New" w:hAnsi="Courier New"/>
            <w:b/>
          </w:rPr>
          <w:delText>Array.prototype</w:delText>
        </w:r>
        <w:r w:rsidRPr="00E77497" w:rsidDel="00291CBE">
          <w:delText xml:space="preserve"> (15.4.3.1). </w:delText>
        </w:r>
      </w:del>
      <w:ins w:id="25780" w:author="Allen Wirfs-Brock" w:date="2011-07-02T13:57:00Z">
        <w:del w:id="25781" w:author="Rev 7 Allen Wirfs-Brock" w:date="2012-05-03T15:07:00Z">
          <w:r w:rsidR="00963019" w:rsidRPr="00E77497" w:rsidDel="00291CBE">
            <w:delText>The newly constructed object has the [[IsArray</w:delText>
          </w:r>
        </w:del>
      </w:ins>
      <w:ins w:id="25782" w:author="Rev 3 Allen Wirfs-Brock" w:date="2011-09-07T15:39:00Z">
        <w:del w:id="25783" w:author="Rev 7 Allen Wirfs-Brock" w:date="2012-05-03T15:07:00Z">
          <w:r w:rsidR="007516CC" w:rsidRPr="00E77497" w:rsidDel="00291CBE">
            <w:delText>NativeBrand</w:delText>
          </w:r>
        </w:del>
      </w:ins>
      <w:ins w:id="25784" w:author="Allen Wirfs-Brock" w:date="2011-07-02T13:57:00Z">
        <w:del w:id="25785" w:author="Rev 7 Allen Wirfs-Brock" w:date="2012-05-03T15:07:00Z">
          <w:r w:rsidR="00963019" w:rsidRPr="00E77497" w:rsidDel="00291CBE">
            <w:delText>]] internal property</w:delText>
          </w:r>
        </w:del>
      </w:ins>
      <w:ins w:id="25786" w:author="Rev 3 Allen Wirfs-Brock" w:date="2011-09-07T15:39:00Z">
        <w:del w:id="25787" w:author="Rev 7 Allen Wirfs-Brock" w:date="2012-05-03T15:07:00Z">
          <w:r w:rsidR="007516CC" w:rsidRPr="00E77497" w:rsidDel="00291CBE">
            <w:delText xml:space="preserve"> with value NativeArray</w:delText>
          </w:r>
        </w:del>
      </w:ins>
      <w:ins w:id="25788" w:author="Allen Wirfs-Brock" w:date="2011-07-02T13:57:00Z">
        <w:del w:id="25789" w:author="Rev 7 Allen Wirfs-Brock" w:date="2012-05-03T15:07:00Z">
          <w:r w:rsidR="00963019" w:rsidRPr="00E77497" w:rsidDel="00291CBE">
            <w:delText>.</w:delText>
          </w:r>
        </w:del>
      </w:ins>
      <w:del w:id="25790" w:author="Rev 7 Allen Wirfs-Brock" w:date="2012-05-03T15:07:00Z">
        <w:r w:rsidRPr="00E77497" w:rsidDel="00291CBE">
          <w:delText xml:space="preserve">The [[Class]] internal property of the newly constructed object is set to </w:delText>
        </w:r>
        <w:r w:rsidRPr="00E77497" w:rsidDel="00291CBE">
          <w:rPr>
            <w:rFonts w:ascii="Courier New" w:hAnsi="Courier New"/>
            <w:b/>
          </w:rPr>
          <w:delText>"Array"</w:delText>
        </w:r>
        <w:r w:rsidRPr="00E77497" w:rsidDel="00291CBE">
          <w:delText xml:space="preserve">. The [[Extensible]] internal property of the newly constructed object is set to </w:delText>
        </w:r>
        <w:r w:rsidRPr="00E77497" w:rsidDel="00291CBE">
          <w:rPr>
            <w:b/>
          </w:rPr>
          <w:delText>true</w:delText>
        </w:r>
        <w:r w:rsidRPr="00E77497" w:rsidDel="00291CBE">
          <w:delText>.</w:delText>
        </w:r>
      </w:del>
    </w:p>
    <w:p w14:paraId="09716EC8" w14:textId="77777777" w:rsidR="004C02EF" w:rsidRPr="00E77497" w:rsidDel="00291CBE" w:rsidRDefault="004C02EF" w:rsidP="004C02EF">
      <w:pPr>
        <w:rPr>
          <w:del w:id="25791" w:author="Rev 7 Allen Wirfs-Brock" w:date="2012-05-03T15:07:00Z"/>
        </w:rPr>
      </w:pPr>
      <w:del w:id="25792"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equal to </w:delText>
        </w:r>
        <w:r w:rsidRPr="00E77497" w:rsidDel="00291CBE">
          <w:rPr>
            <w:rFonts w:ascii="Times New Roman" w:hAnsi="Times New Roman"/>
            <w:i/>
          </w:rPr>
          <w:delText>len</w:delText>
        </w:r>
        <w:r w:rsidRPr="00E77497" w:rsidDel="00291CBE">
          <w:delText xml:space="preserve">,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not equal to </w:delText>
        </w:r>
        <w:r w:rsidRPr="00E77497" w:rsidDel="00291CBE">
          <w:rPr>
            <w:rFonts w:ascii="Times New Roman" w:hAnsi="Times New Roman"/>
            <w:i/>
          </w:rPr>
          <w:delText>len</w:delText>
        </w:r>
        <w:r w:rsidRPr="00E77497" w:rsidDel="00291CBE">
          <w:delText xml:space="preserve">, a </w:delText>
        </w:r>
        <w:r w:rsidRPr="00E77497" w:rsidDel="00291CBE">
          <w:rPr>
            <w:b/>
          </w:rPr>
          <w:delText>RangeError</w:delText>
        </w:r>
        <w:r w:rsidRPr="00E77497" w:rsidDel="00291CBE">
          <w:delText xml:space="preserve"> exception is thrown.</w:delText>
        </w:r>
      </w:del>
    </w:p>
    <w:p w14:paraId="5FB3A3A1" w14:textId="77777777" w:rsidR="004C02EF" w:rsidRPr="00E77497" w:rsidDel="00291CBE" w:rsidRDefault="004C02EF" w:rsidP="004C02EF">
      <w:pPr>
        <w:rPr>
          <w:del w:id="25793" w:author="Rev 7 Allen Wirfs-Brock" w:date="2012-05-03T15:07:00Z"/>
        </w:rPr>
      </w:pPr>
      <w:del w:id="25794"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not a Number,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Courier New" w:hAnsi="Courier New"/>
            <w:b/>
          </w:rPr>
          <w:delText>1</w:delText>
        </w:r>
        <w:r w:rsidRPr="00E77497" w:rsidDel="00291CBE">
          <w:delText xml:space="preserve"> and the </w:delText>
        </w:r>
        <w:r w:rsidRPr="00E77497" w:rsidDel="00291CBE">
          <w:rPr>
            <w:rFonts w:ascii="Courier New" w:hAnsi="Courier New"/>
            <w:b/>
          </w:rPr>
          <w:delText>0</w:delText>
        </w:r>
        <w:r w:rsidRPr="00E77497" w:rsidDel="00291CBE">
          <w:delText xml:space="preserve"> property of the newly constructed object is set to </w:delText>
        </w:r>
        <w:r w:rsidRPr="00E77497" w:rsidDel="00291CBE">
          <w:rPr>
            <w:rFonts w:ascii="Times New Roman" w:hAnsi="Times New Roman"/>
            <w:i/>
          </w:rPr>
          <w:delText>len</w:delText>
        </w:r>
        <w:r w:rsidRPr="00E77497" w:rsidDel="00291CBE">
          <w:delText xml:space="preserve"> with attributes {[[Writable]]: </w:delText>
        </w:r>
        <w:r w:rsidRPr="00E77497" w:rsidDel="00291CBE">
          <w:rPr>
            <w:b/>
          </w:rPr>
          <w:delText>true</w:delText>
        </w:r>
        <w:r w:rsidRPr="00E77497" w:rsidDel="00291CBE">
          <w:delText xml:space="preserve">, [[Enumerable]]: </w:delText>
        </w:r>
        <w:r w:rsidRPr="00E77497" w:rsidDel="00291CBE">
          <w:rPr>
            <w:b/>
          </w:rPr>
          <w:delText>true</w:delText>
        </w:r>
        <w:r w:rsidRPr="00E77497" w:rsidDel="00291CBE">
          <w:delText xml:space="preserve">, [[Configurable]]: </w:delText>
        </w:r>
        <w:r w:rsidRPr="00E77497" w:rsidDel="00291CBE">
          <w:rPr>
            <w:b/>
          </w:rPr>
          <w:delText>true</w:delText>
        </w:r>
        <w:r w:rsidRPr="00E77497" w:rsidDel="00291CBE">
          <w:delText>}.</w:delText>
        </w:r>
        <w:bookmarkStart w:id="25795" w:name="_Toc385672288"/>
        <w:bookmarkStart w:id="25796" w:name="_Toc393690405"/>
      </w:del>
    </w:p>
    <w:p w14:paraId="09994171" w14:textId="77777777" w:rsidR="00EA71C5" w:rsidRDefault="00EA71C5" w:rsidP="00EA71C5">
      <w:pPr>
        <w:pStyle w:val="Alg4"/>
        <w:numPr>
          <w:ilvl w:val="0"/>
          <w:numId w:val="810"/>
        </w:numPr>
        <w:rPr>
          <w:ins w:id="25797" w:author="Rev 7 Allen Wirfs-Brock" w:date="2012-05-03T14:58:00Z"/>
        </w:rPr>
      </w:pPr>
      <w:bookmarkStart w:id="25798" w:name="_Toc382291619"/>
      <w:bookmarkStart w:id="25799" w:name="_Toc385672289"/>
      <w:bookmarkStart w:id="25800" w:name="_Toc393690406"/>
      <w:bookmarkStart w:id="25801" w:name="_Ref457709045"/>
      <w:bookmarkStart w:id="25802" w:name="_Toc472818923"/>
      <w:bookmarkStart w:id="25803" w:name="_Toc235503501"/>
      <w:bookmarkStart w:id="25804" w:name="_Toc241509276"/>
      <w:bookmarkStart w:id="25805" w:name="_Toc244416763"/>
      <w:bookmarkStart w:id="25806" w:name="_Toc276631127"/>
      <w:bookmarkEnd w:id="25775"/>
      <w:bookmarkEnd w:id="25795"/>
      <w:bookmarkEnd w:id="25796"/>
      <w:ins w:id="25807" w:author="Rev 7 Allen Wirfs-Brock" w:date="2012-05-03T14:58:00Z">
        <w:r>
          <w:t>If Type(</w:t>
        </w:r>
        <w:r w:rsidRPr="00EA71C5">
          <w:rPr>
            <w:i/>
          </w:rPr>
          <w:t>len</w:t>
        </w:r>
        <w:r>
          <w:t>) is not Number, then</w:t>
        </w:r>
      </w:ins>
    </w:p>
    <w:p w14:paraId="57703962" w14:textId="77777777" w:rsidR="00EA71C5" w:rsidRPr="00E77497" w:rsidRDefault="00EA71C5" w:rsidP="00EA71C5">
      <w:pPr>
        <w:pStyle w:val="Alg4"/>
        <w:numPr>
          <w:ilvl w:val="1"/>
          <w:numId w:val="810"/>
        </w:numPr>
        <w:rPr>
          <w:ins w:id="25808" w:author="Rev 7 Allen Wirfs-Brock" w:date="2012-05-03T14:58:00Z"/>
        </w:rPr>
      </w:pPr>
      <w:ins w:id="25809" w:author="Rev 7 Allen Wirfs-Brock" w:date="2012-05-03T14:58:00Z">
        <w:r w:rsidRPr="00E77497">
          <w:t xml:space="preserve">Let </w:t>
        </w:r>
        <w:r w:rsidRPr="00E77497">
          <w:rPr>
            <w:i/>
          </w:rPr>
          <w:t>array</w:t>
        </w:r>
        <w:r w:rsidRPr="00E77497">
          <w:t xml:space="preserve"> be the result of </w:t>
        </w:r>
        <w:del w:id="25810" w:author="Rev 8 Allen Wirfs-Brock" w:date="2012-06-14T14:44:00Z">
          <w:r w:rsidDel="00D4543D">
            <w:delText xml:space="preserve">of </w:delText>
          </w:r>
        </w:del>
        <w:r>
          <w:t xml:space="preserve">the </w:t>
        </w:r>
        <w:del w:id="25811" w:author="Rev 8 Allen Wirfs-Brock" w:date="2012-06-14T14:40:00Z">
          <w:r w:rsidDel="00D4543D">
            <w:delText>abstraction operation</w:delText>
          </w:r>
        </w:del>
      </w:ins>
      <w:ins w:id="25812" w:author="Rev 8 Allen Wirfs-Brock" w:date="2012-06-14T14:40:00Z">
        <w:r w:rsidR="00D4543D">
          <w:t>abstract operation</w:t>
        </w:r>
      </w:ins>
      <w:ins w:id="25813" w:author="Rev 7 Allen Wirfs-Brock" w:date="2012-05-03T14:58:00Z">
        <w:r>
          <w:t xml:space="preserve"> ArrayCreate (15.4) with argument</w:t>
        </w:r>
        <w:r w:rsidRPr="00E77497">
          <w:t xml:space="preserve"> </w:t>
        </w:r>
      </w:ins>
      <w:ins w:id="25814" w:author="Rev 7 Allen Wirfs-Brock" w:date="2012-05-03T14:59:00Z">
        <w:r w:rsidRPr="00EA71C5">
          <w:t>1</w:t>
        </w:r>
      </w:ins>
      <w:ins w:id="25815" w:author="Rev 7 Allen Wirfs-Brock" w:date="2012-05-03T14:58:00Z">
        <w:r w:rsidRPr="00E77497">
          <w:t>.</w:t>
        </w:r>
      </w:ins>
    </w:p>
    <w:p w14:paraId="07563A53" w14:textId="77777777" w:rsidR="00EA71C5" w:rsidRDefault="00EA71C5" w:rsidP="00EA71C5">
      <w:pPr>
        <w:pStyle w:val="Alg4"/>
        <w:numPr>
          <w:ilvl w:val="1"/>
          <w:numId w:val="810"/>
        </w:numPr>
        <w:contextualSpacing/>
        <w:rPr>
          <w:ins w:id="25816" w:author="Rev 7 Allen Wirfs-Brock" w:date="2012-05-03T14:58:00Z"/>
        </w:rPr>
      </w:pPr>
      <w:ins w:id="25817" w:author="Rev 7 Allen Wirfs-Brock" w:date="2012-05-03T14:58:00Z">
        <w:r>
          <w:t>ReturnIfAbrupt(</w:t>
        </w:r>
        <w:r>
          <w:rPr>
            <w:i/>
          </w:rPr>
          <w:t>array</w:t>
        </w:r>
        <w:r>
          <w:t>).</w:t>
        </w:r>
      </w:ins>
    </w:p>
    <w:p w14:paraId="12082DD7" w14:textId="77777777" w:rsidR="00EA71C5" w:rsidRPr="00E77497" w:rsidRDefault="00EA71C5" w:rsidP="00EA71C5">
      <w:pPr>
        <w:pStyle w:val="Alg4"/>
        <w:numPr>
          <w:ilvl w:val="1"/>
          <w:numId w:val="810"/>
        </w:numPr>
        <w:rPr>
          <w:ins w:id="25818" w:author="Rev 7 Allen Wirfs-Brock" w:date="2012-05-03T15:01:00Z"/>
        </w:rPr>
      </w:pPr>
      <w:ins w:id="25819" w:author="Rev 7 Allen Wirfs-Brock" w:date="2012-05-03T15:01:00Z">
        <w:r>
          <w:t xml:space="preserve">Let </w:t>
        </w:r>
        <w:r w:rsidRPr="00E1304F">
          <w:rPr>
            <w:i/>
          </w:rPr>
          <w:t>define</w:t>
        </w:r>
        <w:r>
          <w:rPr>
            <w:i/>
          </w:rPr>
          <w:t>Status</w:t>
        </w:r>
        <w:r>
          <w:t xml:space="preserve"> be the result of calling</w:t>
        </w:r>
        <w:r w:rsidRPr="00E77497">
          <w:t xml:space="preserve"> the [[DefineOwnProperty]] internal method of </w:t>
        </w:r>
        <w:r>
          <w:rPr>
            <w:i/>
          </w:rPr>
          <w:t>array</w:t>
        </w:r>
        <w:r w:rsidRPr="00E77497">
          <w:t xml:space="preserve"> with arguments</w:t>
        </w:r>
      </w:ins>
      <w:ins w:id="25820" w:author="Rev 7 Allen Wirfs-Brock" w:date="2012-05-03T15:02:00Z">
        <w:r>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ins>
      <w:ins w:id="25821" w:author="Rev 7 Allen Wirfs-Brock" w:date="2012-05-03T15:01:00Z">
        <w:r w:rsidRPr="00E77497">
          <w:t xml:space="preserve">, Property Descriptor {[[Value]]: </w:t>
        </w:r>
      </w:ins>
      <w:ins w:id="25822" w:author="Rev 7 Allen Wirfs-Brock" w:date="2012-05-03T15:02:00Z">
        <w:r>
          <w:rPr>
            <w:i/>
          </w:rPr>
          <w:t>len</w:t>
        </w:r>
      </w:ins>
      <w:ins w:id="25823" w:author="Rev 7 Allen Wirfs-Brock" w:date="2012-05-03T15:01: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5ED3409C" w14:textId="77777777" w:rsidR="00EA71C5" w:rsidRPr="00E77497" w:rsidRDefault="00EA71C5" w:rsidP="00EA71C5">
      <w:pPr>
        <w:pStyle w:val="Alg4"/>
        <w:numPr>
          <w:ilvl w:val="1"/>
          <w:numId w:val="810"/>
        </w:numPr>
        <w:contextualSpacing/>
        <w:rPr>
          <w:ins w:id="25824" w:author="Rev 7 Allen Wirfs-Brock" w:date="2012-05-03T15:01:00Z"/>
        </w:rPr>
      </w:pPr>
      <w:ins w:id="25825" w:author="Rev 7 Allen Wirfs-Brock" w:date="2012-05-03T15:01:00Z">
        <w:r>
          <w:t>ReturnIfAbrupt(</w:t>
        </w:r>
        <w:r w:rsidRPr="00E1304F">
          <w:rPr>
            <w:i/>
          </w:rPr>
          <w:t>define</w:t>
        </w:r>
        <w:r>
          <w:rPr>
            <w:i/>
          </w:rPr>
          <w:t>Status</w:t>
        </w:r>
        <w:r>
          <w:t>).</w:t>
        </w:r>
      </w:ins>
    </w:p>
    <w:p w14:paraId="696280A7" w14:textId="77777777" w:rsidR="00EA71C5" w:rsidRDefault="00EA71C5" w:rsidP="00291CBE">
      <w:pPr>
        <w:pStyle w:val="Alg4"/>
        <w:numPr>
          <w:ilvl w:val="1"/>
          <w:numId w:val="810"/>
        </w:numPr>
        <w:rPr>
          <w:ins w:id="25826" w:author="Rev 7 Allen Wirfs-Brock" w:date="2012-05-03T15:00:00Z"/>
        </w:rPr>
      </w:pPr>
      <w:ins w:id="25827" w:author="Rev 7 Allen Wirfs-Brock" w:date="2012-05-03T15:01:00Z">
        <w:r>
          <w:t xml:space="preserve">Return </w:t>
        </w:r>
        <w:r w:rsidRPr="00291CBE">
          <w:rPr>
            <w:i/>
          </w:rPr>
          <w:t>array</w:t>
        </w:r>
      </w:ins>
      <w:ins w:id="25828" w:author="Rev 7 Allen Wirfs-Brock" w:date="2012-05-03T15:00:00Z">
        <w:r>
          <w:t>.</w:t>
        </w:r>
      </w:ins>
    </w:p>
    <w:p w14:paraId="02EE7AA9" w14:textId="77777777" w:rsidR="00EA71C5" w:rsidRDefault="00291CBE" w:rsidP="00EA71C5">
      <w:pPr>
        <w:pStyle w:val="Alg4"/>
        <w:numPr>
          <w:ilvl w:val="0"/>
          <w:numId w:val="810"/>
        </w:numPr>
        <w:rPr>
          <w:ins w:id="25829" w:author="Rev 7 Allen Wirfs-Brock" w:date="2012-05-03T15:03:00Z"/>
        </w:rPr>
      </w:pPr>
      <w:ins w:id="25830" w:author="Rev 7 Allen Wirfs-Brock" w:date="2012-05-03T15:04:00Z">
        <w:r>
          <w:t xml:space="preserve">Let </w:t>
        </w:r>
        <w:r w:rsidRPr="00291CBE">
          <w:rPr>
            <w:i/>
          </w:rPr>
          <w:t>intLen</w:t>
        </w:r>
        <w:r>
          <w:t xml:space="preserve"> be ToUint32(</w:t>
        </w:r>
        <w:r w:rsidRPr="00291CBE">
          <w:rPr>
            <w:i/>
          </w:rPr>
          <w:t>len</w:t>
        </w:r>
        <w:r>
          <w:t>).</w:t>
        </w:r>
      </w:ins>
    </w:p>
    <w:p w14:paraId="11E45FC4" w14:textId="77777777" w:rsidR="00291CBE" w:rsidRDefault="00291CBE" w:rsidP="00EA71C5">
      <w:pPr>
        <w:pStyle w:val="Alg4"/>
        <w:numPr>
          <w:ilvl w:val="0"/>
          <w:numId w:val="810"/>
        </w:numPr>
        <w:rPr>
          <w:ins w:id="25831" w:author="Rev 7 Allen Wirfs-Brock" w:date="2012-05-03T15:05:00Z"/>
        </w:rPr>
      </w:pPr>
      <w:ins w:id="25832" w:author="Rev 7 Allen Wirfs-Brock" w:date="2012-05-03T15:05:00Z">
        <w:r>
          <w:t xml:space="preserve">If </w:t>
        </w:r>
        <w:r w:rsidRPr="00291CBE">
          <w:rPr>
            <w:i/>
          </w:rPr>
          <w:t>intLen</w:t>
        </w:r>
      </w:ins>
      <w:ins w:id="25833" w:author="Rev 7 Allen Wirfs-Brock" w:date="2012-05-03T15:06:00Z">
        <w:r>
          <w:t xml:space="preserve"> </w:t>
        </w:r>
      </w:ins>
      <w:ins w:id="25834" w:author="Rev 7 Allen Wirfs-Brock" w:date="2012-05-03T15:05:00Z">
        <w:r>
          <w:t>≠</w:t>
        </w:r>
      </w:ins>
      <w:ins w:id="25835" w:author="Rev 7 Allen Wirfs-Brock" w:date="2012-05-03T15:06:00Z">
        <w:r>
          <w:t xml:space="preserve"> </w:t>
        </w:r>
      </w:ins>
      <w:ins w:id="25836" w:author="Rev 7 Allen Wirfs-Brock" w:date="2012-05-03T15:05:00Z">
        <w:r w:rsidRPr="00291CBE">
          <w:rPr>
            <w:i/>
          </w:rPr>
          <w:t>len</w:t>
        </w:r>
        <w:r>
          <w:t>, then throw a RangeError exception.</w:t>
        </w:r>
      </w:ins>
    </w:p>
    <w:p w14:paraId="013AA8CB" w14:textId="77777777" w:rsidR="00EA71C5" w:rsidRPr="00E77497" w:rsidRDefault="00EA71C5" w:rsidP="00EA71C5">
      <w:pPr>
        <w:pStyle w:val="Alg4"/>
        <w:numPr>
          <w:ilvl w:val="0"/>
          <w:numId w:val="810"/>
        </w:numPr>
        <w:rPr>
          <w:ins w:id="25837" w:author="Rev 7 Allen Wirfs-Brock" w:date="2012-05-03T15:00:00Z"/>
        </w:rPr>
      </w:pPr>
      <w:ins w:id="25838" w:author="Rev 7 Allen Wirfs-Brock" w:date="2012-05-03T15:00:00Z">
        <w:r w:rsidRPr="00E77497">
          <w:t xml:space="preserve">Let </w:t>
        </w:r>
        <w:r w:rsidRPr="00E77497">
          <w:rPr>
            <w:i/>
          </w:rPr>
          <w:t>array</w:t>
        </w:r>
        <w:r w:rsidRPr="00E77497">
          <w:t xml:space="preserve"> be the result of </w:t>
        </w:r>
        <w:del w:id="25839" w:author="Rev 8 Allen Wirfs-Brock" w:date="2012-06-14T14:44:00Z">
          <w:r w:rsidDel="00D4543D">
            <w:delText xml:space="preserve">of </w:delText>
          </w:r>
        </w:del>
        <w:r>
          <w:t xml:space="preserve">the </w:t>
        </w:r>
        <w:del w:id="25840" w:author="Rev 8 Allen Wirfs-Brock" w:date="2012-06-14T14:41:00Z">
          <w:r w:rsidDel="00D4543D">
            <w:delText>abstraction operation</w:delText>
          </w:r>
        </w:del>
      </w:ins>
      <w:ins w:id="25841" w:author="Rev 8 Allen Wirfs-Brock" w:date="2012-06-14T14:41:00Z">
        <w:r w:rsidR="00D4543D">
          <w:t>abstract operation</w:t>
        </w:r>
      </w:ins>
      <w:ins w:id="25842" w:author="Rev 7 Allen Wirfs-Brock" w:date="2012-05-03T15:00:00Z">
        <w:r>
          <w:t xml:space="preserve"> ArrayCreate (15.4) with argument</w:t>
        </w:r>
        <w:r w:rsidRPr="00E77497">
          <w:t xml:space="preserve"> </w:t>
        </w:r>
      </w:ins>
      <w:ins w:id="25843" w:author="Rev 7 Allen Wirfs-Brock" w:date="2012-05-03T15:06:00Z">
        <w:r w:rsidR="00291CBE">
          <w:rPr>
            <w:i/>
          </w:rPr>
          <w:t>intLen</w:t>
        </w:r>
      </w:ins>
      <w:ins w:id="25844" w:author="Rev 7 Allen Wirfs-Brock" w:date="2012-05-03T15:00:00Z">
        <w:r w:rsidRPr="00E77497">
          <w:t>.</w:t>
        </w:r>
      </w:ins>
    </w:p>
    <w:p w14:paraId="426A1BE8" w14:textId="77777777" w:rsidR="00EA71C5" w:rsidRPr="00E77497" w:rsidRDefault="00EA71C5" w:rsidP="00EA71C5">
      <w:pPr>
        <w:pStyle w:val="Alg4"/>
        <w:numPr>
          <w:ilvl w:val="0"/>
          <w:numId w:val="810"/>
        </w:numPr>
        <w:spacing w:after="220"/>
        <w:contextualSpacing/>
        <w:rPr>
          <w:ins w:id="25845" w:author="Rev 7 Allen Wirfs-Brock" w:date="2012-05-03T14:58:00Z"/>
        </w:rPr>
      </w:pPr>
      <w:ins w:id="25846" w:author="Rev 7 Allen Wirfs-Brock" w:date="2012-05-03T14:58:00Z">
        <w:r w:rsidRPr="00E77497">
          <w:t xml:space="preserve">Return  </w:t>
        </w:r>
        <w:r w:rsidRPr="00E77497">
          <w:rPr>
            <w:i/>
          </w:rPr>
          <w:t>array</w:t>
        </w:r>
        <w:r w:rsidRPr="00E77497">
          <w:t>.</w:t>
        </w:r>
      </w:ins>
    </w:p>
    <w:p w14:paraId="7BBD7AE8" w14:textId="77777777" w:rsidR="004C02EF" w:rsidRPr="00E77497" w:rsidRDefault="004C02EF" w:rsidP="00B43482">
      <w:pPr>
        <w:pStyle w:val="30"/>
        <w:numPr>
          <w:ilvl w:val="0"/>
          <w:numId w:val="0"/>
        </w:numPr>
      </w:pPr>
      <w:bookmarkStart w:id="25847" w:name="_Toc329528859"/>
      <w:r w:rsidRPr="00E77497">
        <w:t>15.4.3</w:t>
      </w:r>
      <w:r w:rsidRPr="00E77497">
        <w:tab/>
        <w:t>Properties of the Array Constructo</w:t>
      </w:r>
      <w:bookmarkEnd w:id="25798"/>
      <w:bookmarkEnd w:id="25799"/>
      <w:bookmarkEnd w:id="25800"/>
      <w:r w:rsidRPr="00E77497">
        <w:t>r</w:t>
      </w:r>
      <w:bookmarkEnd w:id="25801"/>
      <w:bookmarkEnd w:id="25802"/>
      <w:bookmarkEnd w:id="25803"/>
      <w:bookmarkEnd w:id="25804"/>
      <w:bookmarkEnd w:id="25805"/>
      <w:bookmarkEnd w:id="25806"/>
      <w:bookmarkEnd w:id="25847"/>
    </w:p>
    <w:p w14:paraId="2F21039A" w14:textId="77777777" w:rsidR="004C02EF" w:rsidRPr="00E77497" w:rsidRDefault="004C02EF" w:rsidP="004C02EF">
      <w:r w:rsidRPr="00E77497">
        <w:t>The value of the [[Prototype]] internal property of the Array constructor is the Function prototype object (15.3.4).</w:t>
      </w:r>
    </w:p>
    <w:p w14:paraId="20940563"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25848" w:name="_Hlt424534161"/>
      <w:bookmarkStart w:id="25849" w:name="_Toc382291620"/>
      <w:bookmarkStart w:id="25850" w:name="_Toc385672290"/>
      <w:bookmarkStart w:id="25851" w:name="_Ref393614155"/>
      <w:bookmarkStart w:id="25852" w:name="_Toc393690407"/>
      <w:bookmarkStart w:id="25853" w:name="_Ref404501859"/>
      <w:bookmarkStart w:id="25854" w:name="_Ref404502071"/>
      <w:bookmarkStart w:id="25855" w:name="_Ref404502112"/>
      <w:bookmarkEnd w:id="25848"/>
    </w:p>
    <w:p w14:paraId="699F63A8" w14:textId="77777777" w:rsidR="004C02EF" w:rsidRPr="00E77497" w:rsidRDefault="004C02EF" w:rsidP="004C02EF">
      <w:pPr>
        <w:pStyle w:val="40"/>
        <w:numPr>
          <w:ilvl w:val="0"/>
          <w:numId w:val="0"/>
        </w:numPr>
      </w:pPr>
      <w:bookmarkStart w:id="25856" w:name="_Ref424534154"/>
      <w:r w:rsidRPr="00E77497">
        <w:t>15.4.3.1</w:t>
      </w:r>
      <w:r w:rsidRPr="00E77497">
        <w:tab/>
        <w:t>Array.prototyp</w:t>
      </w:r>
      <w:bookmarkEnd w:id="25849"/>
      <w:bookmarkEnd w:id="25850"/>
      <w:bookmarkEnd w:id="25851"/>
      <w:bookmarkEnd w:id="25852"/>
      <w:bookmarkEnd w:id="25853"/>
      <w:bookmarkEnd w:id="25854"/>
      <w:bookmarkEnd w:id="25855"/>
      <w:r w:rsidRPr="00E77497">
        <w:t>e</w:t>
      </w:r>
      <w:bookmarkEnd w:id="25856"/>
    </w:p>
    <w:p w14:paraId="22BF02D1" w14:textId="77777777" w:rsidR="004C02EF" w:rsidRPr="00E77497" w:rsidRDefault="004C02EF" w:rsidP="004C02EF">
      <w:r w:rsidRPr="00E77497">
        <w:t xml:space="preserve">The initial value of </w:t>
      </w:r>
      <w:r w:rsidRPr="00E77497">
        <w:rPr>
          <w:rFonts w:ascii="Courier New" w:hAnsi="Courier New"/>
          <w:b/>
        </w:rPr>
        <w:t>Array.prototype</w:t>
      </w:r>
      <w:r w:rsidRPr="00E77497">
        <w:t xml:space="preserve"> is the Array prototype object (15.4.4).</w:t>
      </w:r>
      <w:bookmarkStart w:id="25857" w:name="_Toc385672291"/>
      <w:bookmarkStart w:id="25858" w:name="_Toc382291621"/>
    </w:p>
    <w:p w14:paraId="14DBDD27"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5859" w:name="_Toc393690408"/>
    </w:p>
    <w:p w14:paraId="51BFD0BF" w14:textId="77777777" w:rsidR="004C02EF" w:rsidRPr="00E77497" w:rsidRDefault="004C02EF" w:rsidP="004C02EF">
      <w:pPr>
        <w:pStyle w:val="40"/>
        <w:numPr>
          <w:ilvl w:val="0"/>
          <w:numId w:val="0"/>
        </w:numPr>
      </w:pPr>
      <w:r w:rsidRPr="00E77497">
        <w:t>15.4.3.2</w:t>
      </w:r>
      <w:r w:rsidRPr="00E77497">
        <w:tab/>
        <w:t>Array.isArray ( arg )</w:t>
      </w:r>
    </w:p>
    <w:p w14:paraId="46B81657" w14:textId="77777777" w:rsidR="004C02EF" w:rsidRPr="00E77497" w:rsidRDefault="004C02EF" w:rsidP="004C02EF">
      <w:r w:rsidRPr="00E77497">
        <w:t xml:space="preserve">The isArray function takes one argument </w:t>
      </w:r>
      <w:r w:rsidRPr="00E77497">
        <w:rPr>
          <w:rFonts w:ascii="Times New Roman" w:hAnsi="Times New Roman"/>
          <w:i/>
        </w:rPr>
        <w:t>arg</w:t>
      </w:r>
      <w:r w:rsidRPr="00E77497">
        <w:t xml:space="preserve">, and returns the Boolean value </w:t>
      </w:r>
      <w:r w:rsidRPr="00E77497">
        <w:rPr>
          <w:b/>
        </w:rPr>
        <w:t xml:space="preserve">true </w:t>
      </w:r>
      <w:r w:rsidRPr="00E77497">
        <w:t xml:space="preserve">if the argument is an object whose class internal property is </w:t>
      </w:r>
      <w:r w:rsidRPr="00E77497">
        <w:rPr>
          <w:rFonts w:ascii="Courier New" w:hAnsi="Courier New" w:cs="Courier New"/>
          <w:b/>
        </w:rPr>
        <w:t>"Array"</w:t>
      </w:r>
      <w:r w:rsidRPr="00E77497">
        <w:t xml:space="preserve">; otherwise it returns </w:t>
      </w:r>
      <w:r w:rsidRPr="00E77497">
        <w:rPr>
          <w:b/>
        </w:rPr>
        <w:t>false</w:t>
      </w:r>
      <w:r w:rsidRPr="00E77497">
        <w:t>. The following steps are taken:</w:t>
      </w:r>
    </w:p>
    <w:p w14:paraId="1F3DD11D" w14:textId="77777777"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14:paraId="218C0048" w14:textId="77777777" w:rsidR="004C02EF" w:rsidRPr="00E77497" w:rsidRDefault="004C02EF" w:rsidP="00FA34E7">
      <w:pPr>
        <w:pStyle w:val="Alg4"/>
        <w:numPr>
          <w:ilvl w:val="0"/>
          <w:numId w:val="705"/>
        </w:numPr>
      </w:pPr>
      <w:r w:rsidRPr="00E77497">
        <w:t xml:space="preserve">If </w:t>
      </w:r>
      <w:del w:id="25860" w:author="Allen Wirfs-Brock" w:date="2011-07-02T13:58:00Z">
        <w:r w:rsidRPr="00E77497" w:rsidDel="00963019">
          <w:delText xml:space="preserve">the value of the [[Class]] internal property of </w:delText>
        </w:r>
      </w:del>
      <w:r w:rsidRPr="00E77497">
        <w:rPr>
          <w:i/>
        </w:rPr>
        <w:t xml:space="preserve">arg </w:t>
      </w:r>
      <w:del w:id="25861" w:author="Allen Wirfs-Brock" w:date="2011-07-02T13:58:00Z">
        <w:r w:rsidRPr="00E77497" w:rsidDel="00963019">
          <w:delText xml:space="preserve">is </w:delText>
        </w:r>
        <w:r w:rsidRPr="00E77497" w:rsidDel="00963019">
          <w:rPr>
            <w:rFonts w:ascii="Courier New" w:hAnsi="Courier New" w:cs="Courier New"/>
            <w:b/>
          </w:rPr>
          <w:delText>"Array"</w:delText>
        </w:r>
      </w:del>
      <w:ins w:id="25862" w:author="Allen Wirfs-Brock" w:date="2011-07-02T13:58:00Z">
        <w:r w:rsidR="00963019" w:rsidRPr="00E77497">
          <w:t>has the [[</w:t>
        </w:r>
        <w:del w:id="25863" w:author="Rev 3 Allen Wirfs-Brock" w:date="2011-09-07T15:40:00Z">
          <w:r w:rsidR="00963019" w:rsidRPr="00E77497" w:rsidDel="009D141F">
            <w:delText>IsArray</w:delText>
          </w:r>
        </w:del>
      </w:ins>
      <w:ins w:id="25864" w:author="Rev 3 Allen Wirfs-Brock" w:date="2011-09-07T15:40:00Z">
        <w:r w:rsidR="009D141F" w:rsidRPr="00E77497">
          <w:t>NativeBrand</w:t>
        </w:r>
      </w:ins>
      <w:ins w:id="25865" w:author="Allen Wirfs-Brock" w:date="2011-07-02T13:58:00Z">
        <w:r w:rsidR="00963019" w:rsidRPr="00E77497">
          <w:t>]] internal property</w:t>
        </w:r>
      </w:ins>
      <w:ins w:id="25866" w:author="Rev 3 Allen Wirfs-Brock" w:date="2011-09-07T15:40:00Z">
        <w:r w:rsidR="009D141F" w:rsidRPr="00E77497">
          <w:t xml:space="preserve"> with value NativeArray</w:t>
        </w:r>
      </w:ins>
      <w:r w:rsidRPr="00E77497">
        <w:t xml:space="preserve">, then return </w:t>
      </w:r>
      <w:r w:rsidRPr="00E77497">
        <w:rPr>
          <w:b/>
        </w:rPr>
        <w:t>true</w:t>
      </w:r>
      <w:r w:rsidRPr="00E77497">
        <w:t>.</w:t>
      </w:r>
    </w:p>
    <w:p w14:paraId="12F38D38" w14:textId="77777777"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14:paraId="247D66A0" w14:textId="77777777" w:rsidR="008F293E" w:rsidRPr="00E77497" w:rsidRDefault="008F293E" w:rsidP="008F293E">
      <w:pPr>
        <w:pStyle w:val="40"/>
        <w:numPr>
          <w:ilvl w:val="0"/>
          <w:numId w:val="0"/>
        </w:numPr>
        <w:rPr>
          <w:ins w:id="25867" w:author="Rev 7 Allen Wirfs-Brock" w:date="2012-05-03T12:47:00Z"/>
        </w:rPr>
      </w:pPr>
      <w:bookmarkStart w:id="25868" w:name="_Toc385672292"/>
      <w:bookmarkStart w:id="25869" w:name="_Ref393609293"/>
      <w:bookmarkStart w:id="25870" w:name="_Toc393690409"/>
      <w:bookmarkStart w:id="25871" w:name="_Ref404502135"/>
      <w:bookmarkStart w:id="25872" w:name="_Ref424534233"/>
      <w:bookmarkStart w:id="25873" w:name="_Toc472818924"/>
      <w:bookmarkStart w:id="25874" w:name="_Toc235503502"/>
      <w:bookmarkStart w:id="25875" w:name="_Toc241509277"/>
      <w:bookmarkStart w:id="25876" w:name="_Toc244416764"/>
      <w:bookmarkStart w:id="25877" w:name="_Toc276631128"/>
      <w:bookmarkEnd w:id="25857"/>
      <w:bookmarkEnd w:id="25859"/>
      <w:ins w:id="25878" w:author="Rev 7 Allen Wirfs-Brock" w:date="2012-05-03T12:47:00Z">
        <w:r w:rsidRPr="00E77497">
          <w:t>15.4.3.</w:t>
        </w:r>
      </w:ins>
      <w:ins w:id="25879" w:author="Rev 7 Allen Wirfs-Brock" w:date="2012-05-03T12:48:00Z">
        <w:r>
          <w:t>3</w:t>
        </w:r>
      </w:ins>
      <w:ins w:id="25880" w:author="Rev 7 Allen Wirfs-Brock" w:date="2012-05-03T12:47:00Z">
        <w:r w:rsidRPr="00E77497">
          <w:tab/>
          <w:t>Array.</w:t>
        </w:r>
      </w:ins>
      <w:ins w:id="25881" w:author="Rev 7 Allen Wirfs-Brock" w:date="2012-05-03T12:48:00Z">
        <w:r>
          <w:t>of</w:t>
        </w:r>
      </w:ins>
      <w:ins w:id="25882" w:author="Rev 7 Allen Wirfs-Brock" w:date="2012-05-03T12:47:00Z">
        <w:r w:rsidRPr="00E77497">
          <w:t xml:space="preserve"> ( </w:t>
        </w:r>
      </w:ins>
      <w:ins w:id="25883" w:author="Rev 7 Allen Wirfs-Brock" w:date="2012-05-03T12:48:00Z">
        <w:r>
          <w:t>…items</w:t>
        </w:r>
      </w:ins>
      <w:ins w:id="25884" w:author="Rev 7 Allen Wirfs-Brock" w:date="2012-05-03T12:47:00Z">
        <w:r w:rsidRPr="00E77497">
          <w:t xml:space="preserve"> )</w:t>
        </w:r>
      </w:ins>
    </w:p>
    <w:p w14:paraId="79D6D453" w14:textId="77777777" w:rsidR="008F293E" w:rsidRPr="00E77497" w:rsidRDefault="008F293E" w:rsidP="008F293E">
      <w:pPr>
        <w:rPr>
          <w:ins w:id="25885" w:author="Rev 7 Allen Wirfs-Brock" w:date="2012-05-03T12:51:00Z"/>
        </w:rPr>
      </w:pPr>
      <w:ins w:id="25886" w:author="Rev 7 Allen Wirfs-Brock" w:date="2012-05-03T12:51:00Z">
        <w:r w:rsidRPr="00E77497">
          <w:t xml:space="preserve">When the </w:t>
        </w:r>
      </w:ins>
      <w:ins w:id="25887" w:author="Rev 7 Allen Wirfs-Brock" w:date="2012-05-03T13:16:00Z">
        <w:r w:rsidR="004403FF">
          <w:rPr>
            <w:rFonts w:ascii="Courier New" w:hAnsi="Courier New" w:cs="Courier New"/>
            <w:b/>
          </w:rPr>
          <w:t>of</w:t>
        </w:r>
      </w:ins>
      <w:ins w:id="25888" w:author="Rev 7 Allen Wirfs-Brock" w:date="2012-05-03T12:51:00Z">
        <w:r w:rsidRPr="00E77497">
          <w:t xml:space="preserve"> method is called with </w:t>
        </w:r>
      </w:ins>
      <w:ins w:id="25889" w:author="Rev 7 Allen Wirfs-Brock" w:date="2012-05-03T13:16:00Z">
        <w:r w:rsidR="004403FF">
          <w:t>any number of arguments</w:t>
        </w:r>
      </w:ins>
      <w:ins w:id="25890" w:author="Rev 7 Allen Wirfs-Brock" w:date="2012-05-03T12:51:00Z">
        <w:r w:rsidRPr="00E77497">
          <w:t>, the following steps are taken:</w:t>
        </w:r>
      </w:ins>
    </w:p>
    <w:p w14:paraId="419C69F1" w14:textId="77777777" w:rsidR="001F4648" w:rsidRPr="00E77497" w:rsidRDefault="001F4648" w:rsidP="001F4648">
      <w:pPr>
        <w:pStyle w:val="Alg4"/>
        <w:numPr>
          <w:ilvl w:val="0"/>
          <w:numId w:val="808"/>
        </w:numPr>
        <w:rPr>
          <w:ins w:id="25891" w:author="Rev 7 Allen Wirfs-Brock" w:date="2012-05-03T13:46:00Z"/>
        </w:rPr>
      </w:pPr>
      <w:ins w:id="25892" w:author="Rev 7 Allen Wirfs-Brock" w:date="2012-05-03T13:46: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14:paraId="28990AB5" w14:textId="77777777" w:rsidR="001F4648" w:rsidRPr="00E77497" w:rsidRDefault="001F4648" w:rsidP="001F4648">
      <w:pPr>
        <w:pStyle w:val="Alg4"/>
        <w:numPr>
          <w:ilvl w:val="0"/>
          <w:numId w:val="808"/>
        </w:numPr>
        <w:rPr>
          <w:ins w:id="25893" w:author="Rev 7 Allen Wirfs-Brock" w:date="2012-05-03T13:46:00Z"/>
        </w:rPr>
      </w:pPr>
      <w:ins w:id="25894" w:author="Rev 7 Allen Wirfs-Brock" w:date="2012-05-03T13:46: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14:paraId="123C9886" w14:textId="77777777" w:rsidR="004403FF" w:rsidRDefault="004403FF" w:rsidP="00BE653C">
      <w:pPr>
        <w:pStyle w:val="Alg4"/>
        <w:numPr>
          <w:ilvl w:val="0"/>
          <w:numId w:val="808"/>
        </w:numPr>
        <w:rPr>
          <w:ins w:id="25895" w:author="Rev 7 Allen Wirfs-Brock" w:date="2012-05-03T13:14:00Z"/>
        </w:rPr>
      </w:pPr>
      <w:ins w:id="25896" w:author="Rev 7 Allen Wirfs-Brock" w:date="2012-05-03T13:14:00Z">
        <w:r>
          <w:t xml:space="preserve">Let </w:t>
        </w:r>
        <w:r w:rsidRPr="004403FF">
          <w:rPr>
            <w:i/>
          </w:rPr>
          <w:t>C</w:t>
        </w:r>
        <w:r>
          <w:t xml:space="preserve"> be the </w:t>
        </w:r>
      </w:ins>
      <w:ins w:id="25897" w:author="Rev 7 Allen Wirfs-Brock" w:date="2012-05-03T13:15:00Z">
        <w:r w:rsidRPr="00E77497">
          <w:rPr>
            <w:b/>
          </w:rPr>
          <w:t xml:space="preserve">this </w:t>
        </w:r>
      </w:ins>
      <w:ins w:id="25898" w:author="Rev 7 Allen Wirfs-Brock" w:date="2012-05-03T13:14:00Z">
        <w:r>
          <w:t>value.</w:t>
        </w:r>
      </w:ins>
    </w:p>
    <w:p w14:paraId="39B40D32" w14:textId="77777777" w:rsidR="004403FF" w:rsidRDefault="00CE62AE" w:rsidP="00BE653C">
      <w:pPr>
        <w:pStyle w:val="Alg4"/>
        <w:numPr>
          <w:ilvl w:val="0"/>
          <w:numId w:val="808"/>
        </w:numPr>
        <w:rPr>
          <w:ins w:id="25899" w:author="Rev 7 Allen Wirfs-Brock" w:date="2012-05-03T13:17:00Z"/>
        </w:rPr>
      </w:pPr>
      <w:ins w:id="25900" w:author="Rev 7 Allen Wirfs-Brock" w:date="2012-05-03T13:26:00Z">
        <w:r>
          <w:t>If is</w:t>
        </w:r>
      </w:ins>
      <w:ins w:id="25901" w:author="Rev 7 Allen Wirfs-Brock" w:date="2012-05-03T13:28:00Z">
        <w:r w:rsidR="00924A5A">
          <w:t>Constructor</w:t>
        </w:r>
      </w:ins>
      <w:ins w:id="25902" w:author="Rev 7 Allen Wirfs-Brock" w:date="2012-05-03T13:29:00Z">
        <w:r w:rsidR="00924A5A">
          <w:t>(</w:t>
        </w:r>
        <w:r w:rsidR="00924A5A" w:rsidRPr="00924A5A">
          <w:rPr>
            <w:i/>
          </w:rPr>
          <w:t>C</w:t>
        </w:r>
        <w:r w:rsidR="00924A5A">
          <w:t>)</w:t>
        </w:r>
      </w:ins>
      <w:ins w:id="25903" w:author="Rev 7 Allen Wirfs-Brock" w:date="2012-05-03T13:30:00Z">
        <w:r w:rsidR="00924A5A">
          <w:t xml:space="preserve"> is </w:t>
        </w:r>
        <w:r w:rsidR="00924A5A" w:rsidRPr="00924A5A">
          <w:rPr>
            <w:b/>
          </w:rPr>
          <w:t>true</w:t>
        </w:r>
        <w:r w:rsidR="00924A5A">
          <w:t>, then</w:t>
        </w:r>
      </w:ins>
    </w:p>
    <w:p w14:paraId="4B6AF9B3" w14:textId="77777777" w:rsidR="00924A5A" w:rsidRDefault="00924A5A" w:rsidP="00924A5A">
      <w:pPr>
        <w:pStyle w:val="Alg4"/>
        <w:numPr>
          <w:ilvl w:val="1"/>
          <w:numId w:val="808"/>
        </w:numPr>
        <w:rPr>
          <w:ins w:id="25904" w:author="Rev 7 Allen Wirfs-Brock" w:date="2012-05-03T13:34:00Z"/>
        </w:rPr>
      </w:pPr>
      <w:ins w:id="25905" w:author="Rev 7 Allen Wirfs-Brock" w:date="2012-05-03T13:31:00Z">
        <w:r w:rsidRPr="00E77497">
          <w:t xml:space="preserve">Let </w:t>
        </w:r>
      </w:ins>
      <w:ins w:id="25906" w:author="Rev 7 Allen Wirfs-Brock" w:date="2012-05-03T13:35:00Z">
        <w:r>
          <w:rPr>
            <w:i/>
          </w:rPr>
          <w:t>newObj</w:t>
        </w:r>
      </w:ins>
      <w:ins w:id="25907" w:author="Rev 7 Allen Wirfs-Brock" w:date="2012-05-03T13:31:00Z">
        <w:r w:rsidRPr="00E77497">
          <w:t xml:space="preserve"> be </w:t>
        </w:r>
      </w:ins>
      <w:ins w:id="25908" w:author="Rev 7 Allen Wirfs-Brock" w:date="2012-05-03T13:32:00Z">
        <w:r>
          <w:t xml:space="preserve">the result of calling the [[Construct]] internal method of </w:t>
        </w:r>
        <w:r w:rsidRPr="00924A5A">
          <w:rPr>
            <w:i/>
          </w:rPr>
          <w:t>C</w:t>
        </w:r>
        <w:r>
          <w:t xml:space="preserve"> </w:t>
        </w:r>
        <w:commentRangeStart w:id="25909"/>
        <w:r>
          <w:t>with an argument list</w:t>
        </w:r>
      </w:ins>
      <w:ins w:id="25910" w:author="Rev 7 Allen Wirfs-Brock" w:date="2012-05-03T13:47:00Z">
        <w:r w:rsidR="001F4648">
          <w:t xml:space="preserve"> containing the single item </w:t>
        </w:r>
        <w:r w:rsidR="001F4648" w:rsidRPr="001F4648">
          <w:rPr>
            <w:i/>
          </w:rPr>
          <w:t>len</w:t>
        </w:r>
      </w:ins>
      <w:ins w:id="25911" w:author="Rev 7 Allen Wirfs-Brock" w:date="2012-05-03T13:34:00Z">
        <w:r>
          <w:t>.</w:t>
        </w:r>
      </w:ins>
      <w:commentRangeEnd w:id="25909"/>
      <w:ins w:id="25912" w:author="Rev 7 Allen Wirfs-Brock" w:date="2012-05-03T13:48:00Z">
        <w:r w:rsidR="001F4648">
          <w:rPr>
            <w:rStyle w:val="af3"/>
            <w:rFonts w:ascii="Arial" w:eastAsia="MS Mincho" w:hAnsi="Arial"/>
            <w:spacing w:val="0"/>
            <w:lang w:eastAsia="ja-JP"/>
          </w:rPr>
          <w:commentReference w:id="25909"/>
        </w:r>
      </w:ins>
    </w:p>
    <w:p w14:paraId="61FA2D41" w14:textId="77777777" w:rsidR="00924A5A" w:rsidRPr="00E77497" w:rsidRDefault="00924A5A" w:rsidP="00924A5A">
      <w:pPr>
        <w:pStyle w:val="Alg4"/>
        <w:numPr>
          <w:ilvl w:val="1"/>
          <w:numId w:val="808"/>
        </w:numPr>
        <w:rPr>
          <w:ins w:id="25913" w:author="Rev 7 Allen Wirfs-Brock" w:date="2012-05-03T13:31:00Z"/>
        </w:rPr>
      </w:pPr>
      <w:ins w:id="25914" w:author="Rev 7 Allen Wirfs-Brock" w:date="2012-05-03T13:34:00Z">
        <w:r>
          <w:t xml:space="preserve">Let </w:t>
        </w:r>
        <w:r w:rsidRPr="00924A5A">
          <w:rPr>
            <w:i/>
          </w:rPr>
          <w:t>A</w:t>
        </w:r>
        <w:r>
          <w:t xml:space="preserve"> be ToObject(</w:t>
        </w:r>
      </w:ins>
      <w:ins w:id="25915" w:author="Rev 7 Allen Wirfs-Brock" w:date="2012-05-03T13:35:00Z">
        <w:r w:rsidRPr="00924A5A">
          <w:rPr>
            <w:i/>
          </w:rPr>
          <w:t>newObj</w:t>
        </w:r>
      </w:ins>
      <w:ins w:id="25916" w:author="Rev 7 Allen Wirfs-Brock" w:date="2012-05-03T13:34:00Z">
        <w:r>
          <w:t>)</w:t>
        </w:r>
      </w:ins>
      <w:ins w:id="25917" w:author="Rev 7 Allen Wirfs-Brock" w:date="2012-05-03T13:31:00Z">
        <w:r w:rsidRPr="00E77497">
          <w:t>.</w:t>
        </w:r>
      </w:ins>
    </w:p>
    <w:p w14:paraId="55A6FFA9" w14:textId="77777777" w:rsidR="00924A5A" w:rsidRDefault="00924A5A" w:rsidP="00BE653C">
      <w:pPr>
        <w:pStyle w:val="Alg4"/>
        <w:numPr>
          <w:ilvl w:val="0"/>
          <w:numId w:val="808"/>
        </w:numPr>
        <w:rPr>
          <w:ins w:id="25918" w:author="Rev 7 Allen Wirfs-Brock" w:date="2012-05-03T13:36:00Z"/>
        </w:rPr>
      </w:pPr>
      <w:ins w:id="25919" w:author="Rev 7 Allen Wirfs-Brock" w:date="2012-05-03T13:33:00Z">
        <w:r>
          <w:t>Else,</w:t>
        </w:r>
      </w:ins>
    </w:p>
    <w:p w14:paraId="02AAE990" w14:textId="77777777" w:rsidR="00924A5A" w:rsidRPr="00E77497" w:rsidRDefault="00C70ECC" w:rsidP="00924A5A">
      <w:pPr>
        <w:pStyle w:val="Alg4"/>
        <w:numPr>
          <w:ilvl w:val="1"/>
          <w:numId w:val="808"/>
        </w:numPr>
        <w:rPr>
          <w:ins w:id="25920" w:author="Rev 7 Allen Wirfs-Brock" w:date="2012-05-03T13:37:00Z"/>
        </w:rPr>
      </w:pPr>
      <w:ins w:id="25921" w:author="Rev 7 Allen Wirfs-Brock" w:date="2012-05-03T13:53:00Z">
        <w:r w:rsidRPr="00E77497">
          <w:t xml:space="preserve">Let </w:t>
        </w:r>
        <w:r w:rsidRPr="00E77497">
          <w:rPr>
            <w:i/>
          </w:rPr>
          <w:t>A</w:t>
        </w:r>
        <w:r w:rsidRPr="00E77497">
          <w:t xml:space="preserve"> be </w:t>
        </w:r>
        <w:r>
          <w:t xml:space="preserve">the result of the </w:t>
        </w:r>
        <w:del w:id="25922" w:author="Rev 8 Allen Wirfs-Brock" w:date="2012-06-14T14:41:00Z">
          <w:r w:rsidDel="00D4543D">
            <w:delText>abstraction operation</w:delText>
          </w:r>
        </w:del>
      </w:ins>
      <w:ins w:id="25923" w:author="Rev 8 Allen Wirfs-Brock" w:date="2012-06-14T14:41:00Z">
        <w:r w:rsidR="00D4543D">
          <w:t>abstract operation</w:t>
        </w:r>
      </w:ins>
      <w:ins w:id="25924" w:author="Rev 7 Allen Wirfs-Brock" w:date="2012-05-03T13:53:00Z">
        <w:r>
          <w:t xml:space="preserve"> ArrayCreate (15.4) with argument</w:t>
        </w:r>
        <w:r w:rsidRPr="00E77497">
          <w:t xml:space="preserve"> </w:t>
        </w:r>
        <w:r w:rsidRPr="00E77497">
          <w:rPr>
            <w:i/>
          </w:rPr>
          <w:t>len</w:t>
        </w:r>
        <w:r w:rsidRPr="00E77497">
          <w:t>.</w:t>
        </w:r>
      </w:ins>
    </w:p>
    <w:p w14:paraId="71CEF3C1" w14:textId="77777777" w:rsidR="008F293E" w:rsidRDefault="008F293E" w:rsidP="00BE653C">
      <w:pPr>
        <w:pStyle w:val="Alg4"/>
        <w:numPr>
          <w:ilvl w:val="0"/>
          <w:numId w:val="808"/>
        </w:numPr>
        <w:rPr>
          <w:ins w:id="25925" w:author="Rev 7 Allen Wirfs-Brock" w:date="2012-05-03T12:51:00Z"/>
        </w:rPr>
      </w:pPr>
      <w:ins w:id="25926" w:author="Rev 7 Allen Wirfs-Brock" w:date="2012-05-03T12:51:00Z">
        <w:r>
          <w:t>ReturnIfAbrupt(</w:t>
        </w:r>
      </w:ins>
      <w:ins w:id="25927" w:author="Rev 7 Allen Wirfs-Brock" w:date="2012-05-03T13:12:00Z">
        <w:r w:rsidR="004403FF">
          <w:rPr>
            <w:i/>
          </w:rPr>
          <w:t>A</w:t>
        </w:r>
      </w:ins>
      <w:ins w:id="25928" w:author="Rev 7 Allen Wirfs-Brock" w:date="2012-05-03T12:51:00Z">
        <w:r>
          <w:t>).</w:t>
        </w:r>
      </w:ins>
    </w:p>
    <w:p w14:paraId="2B6A2708" w14:textId="77777777" w:rsidR="008F293E" w:rsidRPr="00E77497" w:rsidRDefault="008F293E" w:rsidP="00BE653C">
      <w:pPr>
        <w:pStyle w:val="Alg4"/>
        <w:numPr>
          <w:ilvl w:val="0"/>
          <w:numId w:val="808"/>
        </w:numPr>
        <w:rPr>
          <w:ins w:id="25929" w:author="Rev 7 Allen Wirfs-Brock" w:date="2012-05-03T12:51:00Z"/>
        </w:rPr>
      </w:pPr>
      <w:ins w:id="25930" w:author="Rev 7 Allen Wirfs-Brock" w:date="2012-05-03T12:51:00Z">
        <w:r w:rsidRPr="00E77497">
          <w:t xml:space="preserve">Let </w:t>
        </w:r>
        <w:r w:rsidRPr="00E77497">
          <w:rPr>
            <w:i/>
          </w:rPr>
          <w:t>k</w:t>
        </w:r>
        <w:r w:rsidRPr="00E77497">
          <w:t xml:space="preserve"> be 0.</w:t>
        </w:r>
      </w:ins>
    </w:p>
    <w:p w14:paraId="22682850" w14:textId="77777777" w:rsidR="008F293E" w:rsidRPr="00E77497" w:rsidRDefault="008F293E" w:rsidP="00BE653C">
      <w:pPr>
        <w:pStyle w:val="Alg4"/>
        <w:numPr>
          <w:ilvl w:val="0"/>
          <w:numId w:val="808"/>
        </w:numPr>
        <w:rPr>
          <w:ins w:id="25931" w:author="Rev 7 Allen Wirfs-Brock" w:date="2012-05-03T12:51:00Z"/>
        </w:rPr>
      </w:pPr>
      <w:ins w:id="25932" w:author="Rev 7 Allen Wirfs-Brock" w:date="2012-05-03T12:51:00Z">
        <w:r w:rsidRPr="00E77497">
          <w:t xml:space="preserve">Repeat, while </w:t>
        </w:r>
        <w:r w:rsidRPr="00E77497">
          <w:rPr>
            <w:i/>
          </w:rPr>
          <w:t xml:space="preserve">k </w:t>
        </w:r>
        <w:r w:rsidRPr="00E77497">
          <w:t xml:space="preserve">&lt; </w:t>
        </w:r>
        <w:r w:rsidRPr="00E77497">
          <w:rPr>
            <w:i/>
          </w:rPr>
          <w:t>len</w:t>
        </w:r>
      </w:ins>
    </w:p>
    <w:p w14:paraId="10DF46B4" w14:textId="77777777" w:rsidR="008F293E" w:rsidRPr="00E77497" w:rsidRDefault="008F293E" w:rsidP="004403FF">
      <w:pPr>
        <w:pStyle w:val="Alg4"/>
        <w:numPr>
          <w:ilvl w:val="1"/>
          <w:numId w:val="808"/>
        </w:numPr>
        <w:rPr>
          <w:ins w:id="25933" w:author="Rev 7 Allen Wirfs-Brock" w:date="2012-05-03T12:51:00Z"/>
        </w:rPr>
      </w:pPr>
      <w:ins w:id="25934" w:author="Rev 7 Allen Wirfs-Brock" w:date="2012-05-03T12:51:00Z">
        <w:r w:rsidRPr="00E77497">
          <w:t xml:space="preserve">Let </w:t>
        </w:r>
        <w:r w:rsidRPr="00E77497">
          <w:rPr>
            <w:i/>
          </w:rPr>
          <w:t>Pk</w:t>
        </w:r>
        <w:r w:rsidRPr="00E77497">
          <w:t xml:space="preserve"> be ToString(</w:t>
        </w:r>
        <w:r w:rsidRPr="00E77497">
          <w:rPr>
            <w:i/>
          </w:rPr>
          <w:t>k</w:t>
        </w:r>
        <w:r w:rsidRPr="00E77497">
          <w:t>).</w:t>
        </w:r>
      </w:ins>
    </w:p>
    <w:p w14:paraId="60A81F5C" w14:textId="77777777" w:rsidR="008F293E" w:rsidRPr="00E77497" w:rsidRDefault="008F293E" w:rsidP="004403FF">
      <w:pPr>
        <w:pStyle w:val="Alg4"/>
        <w:numPr>
          <w:ilvl w:val="1"/>
          <w:numId w:val="808"/>
        </w:numPr>
        <w:tabs>
          <w:tab w:val="left" w:pos="2520"/>
        </w:tabs>
        <w:rPr>
          <w:ins w:id="25935" w:author="Rev 7 Allen Wirfs-Brock" w:date="2012-05-03T12:51:00Z"/>
        </w:rPr>
      </w:pPr>
      <w:ins w:id="25936" w:author="Rev 7 Allen Wirfs-Brock" w:date="2012-05-03T12:51:00Z">
        <w:r w:rsidRPr="00E77497">
          <w:t xml:space="preserve">Let </w:t>
        </w:r>
        <w:r w:rsidRPr="00E77497">
          <w:rPr>
            <w:i/>
          </w:rPr>
          <w:t>kValue</w:t>
        </w:r>
        <w:r w:rsidRPr="00E77497">
          <w:t xml:space="preserve"> be the result of calling the [[Get]] internal method of </w:t>
        </w:r>
      </w:ins>
      <w:ins w:id="25937" w:author="Rev 7 Allen Wirfs-Brock" w:date="2012-05-03T12:56:00Z">
        <w:r>
          <w:rPr>
            <w:i/>
          </w:rPr>
          <w:t>items</w:t>
        </w:r>
      </w:ins>
      <w:ins w:id="25938" w:author="Rev 7 Allen Wirfs-Brock" w:date="2012-05-03T12:51:00Z">
        <w:r w:rsidRPr="00E77497">
          <w:t xml:space="preserve"> with argument </w:t>
        </w:r>
        <w:r w:rsidRPr="00E77497">
          <w:rPr>
            <w:i/>
          </w:rPr>
          <w:t>Pk</w:t>
        </w:r>
        <w:r w:rsidRPr="00E77497">
          <w:t>.</w:t>
        </w:r>
      </w:ins>
    </w:p>
    <w:p w14:paraId="2CC80090" w14:textId="77777777" w:rsidR="00BE653C" w:rsidRPr="00E77497" w:rsidRDefault="00BE653C" w:rsidP="004403FF">
      <w:pPr>
        <w:pStyle w:val="Alg4"/>
        <w:numPr>
          <w:ilvl w:val="1"/>
          <w:numId w:val="808"/>
        </w:numPr>
        <w:rPr>
          <w:ins w:id="25939" w:author="Rev 7 Allen Wirfs-Brock" w:date="2012-05-03T12:59:00Z"/>
        </w:rPr>
      </w:pPr>
      <w:ins w:id="25940" w:author="Rev 7 Allen Wirfs-Brock" w:date="2012-05-03T12:59: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ins>
      <w:ins w:id="25941" w:author="Rev 7 Allen Wirfs-Brock" w:date="2012-05-03T13:01:00Z">
        <w:r>
          <w:rPr>
            <w:i/>
          </w:rPr>
          <w:t>kValue</w:t>
        </w:r>
      </w:ins>
      <w:ins w:id="25942" w:author="Rev 7 Allen Wirfs-Brock" w:date="2012-05-03T13:03:00Z">
        <w:r>
          <w:t>.[[value]]</w:t>
        </w:r>
      </w:ins>
      <w:ins w:id="25943" w:author="Rev 7 Allen Wirfs-Brock" w:date="2012-05-03T12:59: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ins>
      <w:ins w:id="25944" w:author="Rev 7 Allen Wirfs-Brock" w:date="2012-05-03T13:37:00Z">
        <w:r w:rsidR="00924A5A">
          <w:rPr>
            <w:b/>
          </w:rPr>
          <w:t>true</w:t>
        </w:r>
      </w:ins>
      <w:ins w:id="25945" w:author="Rev 7 Allen Wirfs-Brock" w:date="2012-05-03T12:59:00Z">
        <w:r w:rsidRPr="00E77497">
          <w:t>.</w:t>
        </w:r>
      </w:ins>
    </w:p>
    <w:p w14:paraId="0FCA5C9F" w14:textId="77777777" w:rsidR="00BE653C" w:rsidRPr="00E77497" w:rsidRDefault="00BE653C" w:rsidP="004403FF">
      <w:pPr>
        <w:pStyle w:val="Alg4"/>
        <w:numPr>
          <w:ilvl w:val="1"/>
          <w:numId w:val="808"/>
        </w:numPr>
        <w:contextualSpacing/>
        <w:rPr>
          <w:ins w:id="25946" w:author="Rev 7 Allen Wirfs-Brock" w:date="2012-05-03T13:01:00Z"/>
        </w:rPr>
      </w:pPr>
      <w:ins w:id="25947" w:author="Rev 7 Allen Wirfs-Brock" w:date="2012-05-03T13:01:00Z">
        <w:r>
          <w:t>ReturnIfAbrupt(</w:t>
        </w:r>
      </w:ins>
      <w:ins w:id="25948" w:author="Rev 7 Allen Wirfs-Brock" w:date="2012-05-03T13:02:00Z">
        <w:r w:rsidRPr="00E1304F">
          <w:rPr>
            <w:i/>
          </w:rPr>
          <w:t>define</w:t>
        </w:r>
        <w:r>
          <w:rPr>
            <w:i/>
          </w:rPr>
          <w:t>Status</w:t>
        </w:r>
      </w:ins>
      <w:ins w:id="25949" w:author="Rev 7 Allen Wirfs-Brock" w:date="2012-05-03T13:01:00Z">
        <w:r>
          <w:t>).</w:t>
        </w:r>
      </w:ins>
    </w:p>
    <w:p w14:paraId="614FFE1A" w14:textId="77777777" w:rsidR="008F293E" w:rsidRPr="00E77497" w:rsidRDefault="008F293E" w:rsidP="004403FF">
      <w:pPr>
        <w:pStyle w:val="Alg4"/>
        <w:numPr>
          <w:ilvl w:val="1"/>
          <w:numId w:val="808"/>
        </w:numPr>
        <w:rPr>
          <w:ins w:id="25950" w:author="Rev 7 Allen Wirfs-Brock" w:date="2012-05-03T12:51:00Z"/>
        </w:rPr>
      </w:pPr>
      <w:ins w:id="25951" w:author="Rev 7 Allen Wirfs-Brock" w:date="2012-05-03T12:51:00Z">
        <w:r w:rsidRPr="00E77497">
          <w:t xml:space="preserve">Increase </w:t>
        </w:r>
        <w:r w:rsidRPr="00E77497">
          <w:rPr>
            <w:i/>
          </w:rPr>
          <w:t>k</w:t>
        </w:r>
        <w:r w:rsidRPr="00E77497">
          <w:t xml:space="preserve"> by 1.</w:t>
        </w:r>
      </w:ins>
    </w:p>
    <w:p w14:paraId="54D40A14" w14:textId="77777777" w:rsidR="004403FF" w:rsidRPr="00E77497" w:rsidRDefault="004403FF" w:rsidP="004403FF">
      <w:pPr>
        <w:pStyle w:val="Alg4"/>
        <w:numPr>
          <w:ilvl w:val="0"/>
          <w:numId w:val="808"/>
        </w:numPr>
        <w:rPr>
          <w:ins w:id="25952" w:author="Rev 7 Allen Wirfs-Brock" w:date="2012-05-03T13:09:00Z"/>
        </w:rPr>
      </w:pPr>
      <w:ins w:id="25953" w:author="Rev 7 Allen Wirfs-Brock" w:date="2012-05-03T13:09: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65938AEA" w14:textId="77777777" w:rsidR="004403FF" w:rsidRPr="00E77497" w:rsidRDefault="004403FF" w:rsidP="004403FF">
      <w:pPr>
        <w:pStyle w:val="Alg4"/>
        <w:numPr>
          <w:ilvl w:val="0"/>
          <w:numId w:val="808"/>
        </w:numPr>
        <w:contextualSpacing/>
        <w:rPr>
          <w:ins w:id="25954" w:author="Rev 7 Allen Wirfs-Brock" w:date="2012-05-03T13:09:00Z"/>
        </w:rPr>
      </w:pPr>
      <w:ins w:id="25955" w:author="Rev 7 Allen Wirfs-Brock" w:date="2012-05-03T13:09:00Z">
        <w:r>
          <w:t>ReturnIfAbrupt(</w:t>
        </w:r>
        <w:r>
          <w:rPr>
            <w:i/>
          </w:rPr>
          <w:t>putStatus</w:t>
        </w:r>
        <w:r>
          <w:t>).</w:t>
        </w:r>
      </w:ins>
    </w:p>
    <w:p w14:paraId="68451131" w14:textId="77777777" w:rsidR="008F293E" w:rsidRPr="00E77497" w:rsidRDefault="008F293E" w:rsidP="00924A5A">
      <w:pPr>
        <w:pStyle w:val="Alg4"/>
        <w:numPr>
          <w:ilvl w:val="0"/>
          <w:numId w:val="808"/>
        </w:numPr>
        <w:spacing w:after="120"/>
        <w:rPr>
          <w:ins w:id="25956" w:author="Rev 7 Allen Wirfs-Brock" w:date="2012-05-03T12:51:00Z"/>
        </w:rPr>
      </w:pPr>
      <w:ins w:id="25957" w:author="Rev 7 Allen Wirfs-Brock" w:date="2012-05-03T12:51:00Z">
        <w:r w:rsidRPr="00E77497">
          <w:t xml:space="preserve">Return </w:t>
        </w:r>
      </w:ins>
      <w:ins w:id="25958" w:author="Rev 7 Allen Wirfs-Brock" w:date="2012-05-03T13:02:00Z">
        <w:r w:rsidR="00BE653C" w:rsidRPr="00BE653C">
          <w:rPr>
            <w:b/>
            <w:i/>
          </w:rPr>
          <w:t>A</w:t>
        </w:r>
      </w:ins>
      <w:ins w:id="25959" w:author="Rev 7 Allen Wirfs-Brock" w:date="2012-05-03T12:51:00Z">
        <w:r w:rsidRPr="00E77497">
          <w:t>.</w:t>
        </w:r>
      </w:ins>
    </w:p>
    <w:p w14:paraId="3CB16B01" w14:textId="77777777" w:rsidR="005E4457" w:rsidRPr="00E77497" w:rsidRDefault="005E4457" w:rsidP="005E4457">
      <w:pPr>
        <w:rPr>
          <w:ins w:id="25960" w:author="Rev 7 Allen Wirfs-Brock" w:date="2012-05-03T15:30:00Z"/>
        </w:rPr>
      </w:pPr>
      <w:ins w:id="25961" w:author="Rev 7 Allen Wirfs-Brock" w:date="2012-05-03T15:30:00Z">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ins>
      <w:ins w:id="25962" w:author="Rev 7 Allen Wirfs-Brock" w:date="2012-05-03T15:31:00Z">
        <w:r>
          <w:rPr>
            <w:b/>
          </w:rPr>
          <w:t>0</w:t>
        </w:r>
      </w:ins>
      <w:ins w:id="25963" w:author="Rev 7 Allen Wirfs-Brock" w:date="2012-05-03T15:30:00Z">
        <w:r w:rsidRPr="00E77497">
          <w:t>.</w:t>
        </w:r>
      </w:ins>
    </w:p>
    <w:p w14:paraId="7D62D5E8" w14:textId="77777777" w:rsidR="000F607A" w:rsidRDefault="000F607A" w:rsidP="00C70ECC">
      <w:pPr>
        <w:pStyle w:val="Note"/>
        <w:rPr>
          <w:ins w:id="25964" w:author="Rev 7 Allen Wirfs-Brock" w:date="2012-05-03T14:06:00Z"/>
        </w:rPr>
      </w:pPr>
      <w:ins w:id="25965" w:author="Rev 7 Allen Wirfs-Brock" w:date="2012-05-03T14:06:00Z">
        <w:r>
          <w:t>NOTE 1</w:t>
        </w:r>
        <w:r>
          <w:tab/>
          <w:t xml:space="preserve">The </w:t>
        </w:r>
        <w:r w:rsidRPr="000F607A">
          <w:rPr>
            <w:rFonts w:ascii="Times New Roman" w:hAnsi="Times New Roman"/>
            <w:i/>
          </w:rPr>
          <w:t>items</w:t>
        </w:r>
        <w:r>
          <w:t xml:space="preserve"> argument</w:t>
        </w:r>
      </w:ins>
      <w:ins w:id="25966" w:author="Rev 7 Allen Wirfs-Brock" w:date="2012-05-03T14:07:00Z">
        <w:r>
          <w:t xml:space="preserve"> is assume to be a well-formed rest argument value. </w:t>
        </w:r>
      </w:ins>
    </w:p>
    <w:p w14:paraId="53B52F99" w14:textId="77777777" w:rsidR="00C70ECC" w:rsidRPr="00E77497" w:rsidRDefault="00C70ECC" w:rsidP="00C70ECC">
      <w:pPr>
        <w:pStyle w:val="Note"/>
        <w:rPr>
          <w:ins w:id="25967" w:author="Rev 7 Allen Wirfs-Brock" w:date="2012-05-03T14:02:00Z"/>
        </w:rPr>
      </w:pPr>
      <w:ins w:id="25968" w:author="Rev 7 Allen Wirfs-Brock" w:date="2012-05-03T14:02:00Z">
        <w:r w:rsidRPr="00E77497">
          <w:t>NOTE</w:t>
        </w:r>
      </w:ins>
      <w:ins w:id="25969" w:author="Rev 7 Allen Wirfs-Brock" w:date="2012-05-03T14:06:00Z">
        <w:r w:rsidR="000F607A">
          <w:t xml:space="preserve"> 2</w:t>
        </w:r>
      </w:ins>
      <w:ins w:id="25970" w:author="Rev 7 Allen Wirfs-Brock" w:date="2012-05-03T14:02:00Z">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ins>
      <w:ins w:id="25971" w:author="Rev 7 Allen Wirfs-Brock" w:date="2012-05-03T14:03:00Z">
        <w:r>
          <w:t xml:space="preserve">to or </w:t>
        </w:r>
      </w:ins>
      <w:ins w:id="25972" w:author="Rev 8 Allen Wirfs-Brock" w:date="2012-06-14T17:05:00Z">
        <w:r w:rsidR="00FA6597">
          <w:t>in</w:t>
        </w:r>
      </w:ins>
      <w:ins w:id="25973" w:author="Rev 7 Allen Wirfs-Brock" w:date="2012-05-03T14:03:00Z">
        <w:r>
          <w:t>herited by</w:t>
        </w:r>
      </w:ins>
      <w:ins w:id="25974" w:author="Rev 7 Allen Wirfs-Brock" w:date="2012-05-03T14:02:00Z">
        <w:r w:rsidRPr="00E77497">
          <w:t xml:space="preserve"> other </w:t>
        </w:r>
      </w:ins>
      <w:ins w:id="25975" w:author="Rev 7 Allen Wirfs-Brock" w:date="2012-05-03T14:03:00Z">
        <w:r>
          <w:t>constructors</w:t>
        </w:r>
      </w:ins>
      <w:ins w:id="25976" w:author="Rev 7 Allen Wirfs-Brock" w:date="2012-05-03T14:02:00Z">
        <w:r w:rsidRPr="00E77497">
          <w:t xml:space="preserve"> </w:t>
        </w:r>
      </w:ins>
      <w:ins w:id="25977" w:author="Rev 7 Allen Wirfs-Brock" w:date="2012-05-03T14:04:00Z">
        <w:r w:rsidR="000F607A">
          <w:t>that may be called with a single numeric argument</w:t>
        </w:r>
      </w:ins>
      <w:ins w:id="25978" w:author="Rev 7 Allen Wirfs-Brock" w:date="2012-05-03T14:02:00Z">
        <w:r w:rsidRPr="00E77497">
          <w:t xml:space="preserve">. </w:t>
        </w:r>
      </w:ins>
    </w:p>
    <w:p w14:paraId="68EFE668" w14:textId="77777777" w:rsidR="008F293E" w:rsidRPr="00E77497" w:rsidRDefault="008F293E" w:rsidP="008F293E">
      <w:pPr>
        <w:pStyle w:val="40"/>
        <w:numPr>
          <w:ilvl w:val="0"/>
          <w:numId w:val="0"/>
        </w:numPr>
        <w:rPr>
          <w:ins w:id="25979" w:author="Rev 7 Allen Wirfs-Brock" w:date="2012-05-03T12:48:00Z"/>
        </w:rPr>
      </w:pPr>
      <w:ins w:id="25980" w:author="Rev 7 Allen Wirfs-Brock" w:date="2012-05-03T12:48:00Z">
        <w:r w:rsidRPr="00E77497">
          <w:t>15.4.3.</w:t>
        </w:r>
        <w:del w:id="25981" w:author="Rev 9 Allen Wirfs-Brock" w:date="2012-07-07T16:44:00Z">
          <w:r w:rsidDel="00625115">
            <w:delText>3</w:delText>
          </w:r>
        </w:del>
      </w:ins>
      <w:ins w:id="25982" w:author="Rev 9 Allen Wirfs-Brock" w:date="2012-07-07T16:44:00Z">
        <w:r w:rsidR="00625115">
          <w:t>4</w:t>
        </w:r>
      </w:ins>
      <w:ins w:id="25983" w:author="Rev 7 Allen Wirfs-Brock" w:date="2012-05-03T12:48:00Z">
        <w:r w:rsidRPr="00E77497">
          <w:tab/>
          <w:t>Array.</w:t>
        </w:r>
      </w:ins>
      <w:ins w:id="25984" w:author="Rev 7 Allen Wirfs-Brock" w:date="2012-05-03T12:49:00Z">
        <w:r>
          <w:t>from</w:t>
        </w:r>
      </w:ins>
      <w:ins w:id="25985" w:author="Rev 7 Allen Wirfs-Brock" w:date="2012-05-03T12:48:00Z">
        <w:r w:rsidRPr="00E77497">
          <w:t xml:space="preserve"> ( </w:t>
        </w:r>
      </w:ins>
      <w:ins w:id="25986" w:author="Rev 7 Allen Wirfs-Brock" w:date="2012-05-03T12:50:00Z">
        <w:r>
          <w:t>arrayLike</w:t>
        </w:r>
      </w:ins>
      <w:ins w:id="25987" w:author="Rev 7 Allen Wirfs-Brock" w:date="2012-05-03T12:48:00Z">
        <w:r w:rsidRPr="00E77497">
          <w:t xml:space="preserve"> )</w:t>
        </w:r>
      </w:ins>
    </w:p>
    <w:p w14:paraId="56671E37" w14:textId="77777777" w:rsidR="00924A5A" w:rsidRPr="00E77497" w:rsidRDefault="00924A5A" w:rsidP="00924A5A">
      <w:pPr>
        <w:rPr>
          <w:ins w:id="25988" w:author="Rev 7 Allen Wirfs-Brock" w:date="2012-05-03T13:38:00Z"/>
        </w:rPr>
      </w:pPr>
      <w:ins w:id="25989" w:author="Rev 7 Allen Wirfs-Brock" w:date="2012-05-03T13:38:00Z">
        <w:r w:rsidRPr="00E77497">
          <w:t xml:space="preserve">When the </w:t>
        </w:r>
        <w:r>
          <w:rPr>
            <w:rFonts w:ascii="Courier New" w:hAnsi="Courier New" w:cs="Courier New"/>
            <w:b/>
          </w:rPr>
          <w:t>from</w:t>
        </w:r>
        <w:r w:rsidRPr="00E77497">
          <w:t xml:space="preserve"> method is called with </w:t>
        </w:r>
        <w:del w:id="25990" w:author="Rev 8 Allen Wirfs-Brock" w:date="2012-06-14T17:34:00Z">
          <w:r w:rsidDel="00AD7E43">
            <w:delText>any number of</w:delText>
          </w:r>
        </w:del>
        <w:r>
          <w:t xml:space="preserve"> argument</w:t>
        </w:r>
        <w:del w:id="25991" w:author="Rev 8 Allen Wirfs-Brock" w:date="2012-06-14T17:34:00Z">
          <w:r w:rsidDel="00AD7E43">
            <w:delText>s</w:delText>
          </w:r>
        </w:del>
      </w:ins>
      <w:ins w:id="25992" w:author="Rev 8 Allen Wirfs-Brock" w:date="2012-06-14T17:34:00Z">
        <w:r w:rsidR="00AD7E43">
          <w:t xml:space="preserve"> </w:t>
        </w:r>
        <w:r w:rsidR="00AD7E43" w:rsidRPr="00AD7E43">
          <w:rPr>
            <w:rFonts w:ascii="Times New Roman" w:eastAsia="Times New Roman" w:hAnsi="Times New Roman"/>
            <w:i/>
            <w:spacing w:val="6"/>
            <w:lang w:eastAsia="en-US"/>
          </w:rPr>
          <w:t>arrayLike</w:t>
        </w:r>
      </w:ins>
      <w:ins w:id="25993" w:author="Rev 7 Allen Wirfs-Brock" w:date="2012-05-03T13:38:00Z">
        <w:r w:rsidRPr="00E77497">
          <w:t>, the following steps are taken:</w:t>
        </w:r>
      </w:ins>
    </w:p>
    <w:p w14:paraId="4CFEF62D" w14:textId="77777777" w:rsidR="001F4648" w:rsidRDefault="001F4648" w:rsidP="001F4648">
      <w:pPr>
        <w:pStyle w:val="Alg4"/>
        <w:numPr>
          <w:ilvl w:val="0"/>
          <w:numId w:val="809"/>
        </w:numPr>
        <w:rPr>
          <w:ins w:id="25994" w:author="Rev 7 Allen Wirfs-Brock" w:date="2012-05-03T13:50:00Z"/>
        </w:rPr>
      </w:pPr>
      <w:ins w:id="25995" w:author="Rev 7 Allen Wirfs-Brock" w:date="2012-05-03T13:50:00Z">
        <w:r>
          <w:t xml:space="preserve">Let </w:t>
        </w:r>
        <w:r w:rsidRPr="001F4648">
          <w:rPr>
            <w:i/>
          </w:rPr>
          <w:t>items</w:t>
        </w:r>
        <w:r>
          <w:t xml:space="preserve"> be ToObject(</w:t>
        </w:r>
        <w:r w:rsidRPr="001F4648">
          <w:rPr>
            <w:i/>
          </w:rPr>
          <w:t>arrayLike</w:t>
        </w:r>
        <w:r>
          <w:t>).</w:t>
        </w:r>
      </w:ins>
    </w:p>
    <w:p w14:paraId="6C370026" w14:textId="77777777" w:rsidR="001F4648" w:rsidRDefault="001F4648" w:rsidP="001F4648">
      <w:pPr>
        <w:pStyle w:val="Alg4"/>
        <w:numPr>
          <w:ilvl w:val="0"/>
          <w:numId w:val="809"/>
        </w:numPr>
        <w:rPr>
          <w:ins w:id="25996" w:author="Rev 7 Allen Wirfs-Brock" w:date="2012-05-03T13:50:00Z"/>
        </w:rPr>
      </w:pPr>
      <w:ins w:id="25997" w:author="Rev 7 Allen Wirfs-Brock" w:date="2012-05-03T13:50:00Z">
        <w:r>
          <w:t>ReturnIfAbrupt(</w:t>
        </w:r>
      </w:ins>
      <w:ins w:id="25998" w:author="Rev 7 Allen Wirfs-Brock" w:date="2012-05-03T13:51:00Z">
        <w:r w:rsidRPr="001F4648">
          <w:rPr>
            <w:i/>
          </w:rPr>
          <w:t>items</w:t>
        </w:r>
      </w:ins>
      <w:ins w:id="25999" w:author="Rev 7 Allen Wirfs-Brock" w:date="2012-05-03T13:50:00Z">
        <w:r>
          <w:t>).</w:t>
        </w:r>
      </w:ins>
    </w:p>
    <w:p w14:paraId="150DAFE9" w14:textId="77777777" w:rsidR="001F4648" w:rsidRPr="00E77497" w:rsidRDefault="001F4648" w:rsidP="001F4648">
      <w:pPr>
        <w:pStyle w:val="Alg4"/>
        <w:numPr>
          <w:ilvl w:val="0"/>
          <w:numId w:val="809"/>
        </w:numPr>
        <w:rPr>
          <w:ins w:id="26000" w:author="Rev 7 Allen Wirfs-Brock" w:date="2012-05-03T13:48:00Z"/>
        </w:rPr>
      </w:pPr>
      <w:ins w:id="26001" w:author="Rev 7 Allen Wirfs-Brock" w:date="2012-05-03T13:48: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14:paraId="49224C18" w14:textId="77777777" w:rsidR="001F4648" w:rsidRPr="00E77497" w:rsidRDefault="001F4648" w:rsidP="001F4648">
      <w:pPr>
        <w:pStyle w:val="Alg4"/>
        <w:numPr>
          <w:ilvl w:val="0"/>
          <w:numId w:val="809"/>
        </w:numPr>
        <w:rPr>
          <w:ins w:id="26002" w:author="Rev 7 Allen Wirfs-Brock" w:date="2012-05-03T13:48:00Z"/>
        </w:rPr>
      </w:pPr>
      <w:ins w:id="26003" w:author="Rev 7 Allen Wirfs-Brock" w:date="2012-05-03T13:48: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14:paraId="43CE1560" w14:textId="77777777" w:rsidR="00C70ECC" w:rsidRDefault="00C70ECC" w:rsidP="00924A5A">
      <w:pPr>
        <w:pStyle w:val="Alg4"/>
        <w:numPr>
          <w:ilvl w:val="0"/>
          <w:numId w:val="809"/>
        </w:numPr>
        <w:rPr>
          <w:ins w:id="26004" w:author="Rev 7 Allen Wirfs-Brock" w:date="2012-05-03T13:56:00Z"/>
        </w:rPr>
      </w:pPr>
      <w:ins w:id="26005" w:author="Rev 7 Allen Wirfs-Brock" w:date="2012-05-03T13:56:00Z">
        <w:r>
          <w:t>ReturnIfAbrupt(</w:t>
        </w:r>
      </w:ins>
      <w:ins w:id="26006" w:author="Rev 7 Allen Wirfs-Brock" w:date="2012-05-03T13:57:00Z">
        <w:r w:rsidRPr="00E77497">
          <w:rPr>
            <w:i/>
          </w:rPr>
          <w:t>len</w:t>
        </w:r>
      </w:ins>
      <w:ins w:id="26007" w:author="Rev 7 Allen Wirfs-Brock" w:date="2012-05-03T13:56:00Z">
        <w:r>
          <w:t>).</w:t>
        </w:r>
      </w:ins>
    </w:p>
    <w:p w14:paraId="5416E9DA" w14:textId="77777777" w:rsidR="00924A5A" w:rsidRDefault="00924A5A" w:rsidP="00924A5A">
      <w:pPr>
        <w:pStyle w:val="Alg4"/>
        <w:numPr>
          <w:ilvl w:val="0"/>
          <w:numId w:val="809"/>
        </w:numPr>
        <w:rPr>
          <w:ins w:id="26008" w:author="Rev 7 Allen Wirfs-Brock" w:date="2012-05-03T13:38:00Z"/>
        </w:rPr>
      </w:pPr>
      <w:ins w:id="26009" w:author="Rev 7 Allen Wirfs-Brock" w:date="2012-05-03T13:38:00Z">
        <w:r>
          <w:t xml:space="preserve">Let </w:t>
        </w:r>
        <w:r w:rsidRPr="004403FF">
          <w:rPr>
            <w:i/>
          </w:rPr>
          <w:t>C</w:t>
        </w:r>
        <w:r>
          <w:t xml:space="preserve"> be the </w:t>
        </w:r>
        <w:r w:rsidRPr="00E77497">
          <w:rPr>
            <w:b/>
          </w:rPr>
          <w:t xml:space="preserve">this </w:t>
        </w:r>
        <w:r>
          <w:t>value.</w:t>
        </w:r>
      </w:ins>
    </w:p>
    <w:p w14:paraId="0E163234" w14:textId="77777777" w:rsidR="00924A5A" w:rsidRDefault="00924A5A" w:rsidP="00924A5A">
      <w:pPr>
        <w:pStyle w:val="Alg4"/>
        <w:numPr>
          <w:ilvl w:val="0"/>
          <w:numId w:val="809"/>
        </w:numPr>
        <w:rPr>
          <w:ins w:id="26010" w:author="Rev 7 Allen Wirfs-Brock" w:date="2012-05-03T13:38:00Z"/>
        </w:rPr>
      </w:pPr>
      <w:ins w:id="26011" w:author="Rev 7 Allen Wirfs-Brock" w:date="2012-05-03T13:38:00Z">
        <w:r>
          <w:t>If isConstructor(</w:t>
        </w:r>
        <w:r w:rsidRPr="00924A5A">
          <w:rPr>
            <w:i/>
          </w:rPr>
          <w:t>C</w:t>
        </w:r>
        <w:r>
          <w:t xml:space="preserve">) is </w:t>
        </w:r>
        <w:r w:rsidRPr="00924A5A">
          <w:rPr>
            <w:b/>
          </w:rPr>
          <w:t>true</w:t>
        </w:r>
        <w:r>
          <w:t>, then</w:t>
        </w:r>
      </w:ins>
    </w:p>
    <w:p w14:paraId="0490BED9" w14:textId="77777777" w:rsidR="001F4648" w:rsidRDefault="001F4648" w:rsidP="001F4648">
      <w:pPr>
        <w:pStyle w:val="Alg4"/>
        <w:numPr>
          <w:ilvl w:val="1"/>
          <w:numId w:val="809"/>
        </w:numPr>
        <w:rPr>
          <w:ins w:id="26012" w:author="Rev 7 Allen Wirfs-Brock" w:date="2012-05-03T13:49:00Z"/>
        </w:rPr>
      </w:pPr>
      <w:ins w:id="26013" w:author="Rev 7 Allen Wirfs-Brock" w:date="2012-05-03T13:49:00Z">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26014"/>
        <w:r>
          <w:t xml:space="preserve">with an argument list containing the single item </w:t>
        </w:r>
        <w:r w:rsidRPr="001F4648">
          <w:rPr>
            <w:i/>
          </w:rPr>
          <w:t>len</w:t>
        </w:r>
        <w:r>
          <w:t>.</w:t>
        </w:r>
        <w:commentRangeEnd w:id="26014"/>
        <w:r>
          <w:rPr>
            <w:rStyle w:val="af3"/>
            <w:rFonts w:ascii="Arial" w:eastAsia="MS Mincho" w:hAnsi="Arial"/>
            <w:spacing w:val="0"/>
            <w:lang w:eastAsia="ja-JP"/>
          </w:rPr>
          <w:commentReference w:id="26014"/>
        </w:r>
      </w:ins>
    </w:p>
    <w:p w14:paraId="3FF64906" w14:textId="77777777" w:rsidR="00924A5A" w:rsidRPr="00E77497" w:rsidRDefault="00924A5A" w:rsidP="00924A5A">
      <w:pPr>
        <w:pStyle w:val="Alg4"/>
        <w:numPr>
          <w:ilvl w:val="1"/>
          <w:numId w:val="809"/>
        </w:numPr>
        <w:rPr>
          <w:ins w:id="26015" w:author="Rev 7 Allen Wirfs-Brock" w:date="2012-05-03T13:38:00Z"/>
        </w:rPr>
      </w:pPr>
      <w:ins w:id="26016" w:author="Rev 7 Allen Wirfs-Brock" w:date="2012-05-03T13:38:00Z">
        <w:r>
          <w:t xml:space="preserve">Let </w:t>
        </w:r>
        <w:r w:rsidRPr="00924A5A">
          <w:rPr>
            <w:i/>
          </w:rPr>
          <w:t>A</w:t>
        </w:r>
        <w:r>
          <w:t xml:space="preserve"> be ToObject(</w:t>
        </w:r>
        <w:r w:rsidRPr="00924A5A">
          <w:rPr>
            <w:i/>
          </w:rPr>
          <w:t>newObj</w:t>
        </w:r>
        <w:r>
          <w:t>)</w:t>
        </w:r>
        <w:r w:rsidRPr="00E77497">
          <w:t>.</w:t>
        </w:r>
      </w:ins>
    </w:p>
    <w:p w14:paraId="665C3BE0" w14:textId="77777777" w:rsidR="00924A5A" w:rsidRDefault="00924A5A" w:rsidP="00924A5A">
      <w:pPr>
        <w:pStyle w:val="Alg4"/>
        <w:numPr>
          <w:ilvl w:val="0"/>
          <w:numId w:val="809"/>
        </w:numPr>
        <w:rPr>
          <w:ins w:id="26017" w:author="Rev 7 Allen Wirfs-Brock" w:date="2012-05-03T13:38:00Z"/>
        </w:rPr>
      </w:pPr>
      <w:ins w:id="26018" w:author="Rev 7 Allen Wirfs-Brock" w:date="2012-05-03T13:38:00Z">
        <w:r>
          <w:t>Else,</w:t>
        </w:r>
      </w:ins>
    </w:p>
    <w:p w14:paraId="7B71F243" w14:textId="77777777" w:rsidR="00924A5A" w:rsidRPr="00E77497" w:rsidRDefault="00C70ECC" w:rsidP="00924A5A">
      <w:pPr>
        <w:pStyle w:val="Alg4"/>
        <w:numPr>
          <w:ilvl w:val="1"/>
          <w:numId w:val="809"/>
        </w:numPr>
        <w:rPr>
          <w:ins w:id="26019" w:author="Rev 7 Allen Wirfs-Brock" w:date="2012-05-03T13:38:00Z"/>
        </w:rPr>
      </w:pPr>
      <w:ins w:id="26020" w:author="Rev 7 Allen Wirfs-Brock" w:date="2012-05-03T13:56:00Z">
        <w:r w:rsidRPr="00E77497">
          <w:t xml:space="preserve">Let </w:t>
        </w:r>
        <w:r w:rsidRPr="00E77497">
          <w:rPr>
            <w:i/>
          </w:rPr>
          <w:t>A</w:t>
        </w:r>
        <w:r w:rsidRPr="00E77497">
          <w:t xml:space="preserve"> be </w:t>
        </w:r>
        <w:r>
          <w:t xml:space="preserve">the result of the </w:t>
        </w:r>
        <w:del w:id="26021" w:author="Rev 8 Allen Wirfs-Brock" w:date="2012-06-14T14:41:00Z">
          <w:r w:rsidDel="00D4543D">
            <w:delText>abstraction operation</w:delText>
          </w:r>
        </w:del>
      </w:ins>
      <w:ins w:id="26022" w:author="Rev 8 Allen Wirfs-Brock" w:date="2012-06-14T14:41:00Z">
        <w:r w:rsidR="00D4543D">
          <w:t>abstract operation</w:t>
        </w:r>
      </w:ins>
      <w:ins w:id="26023" w:author="Rev 7 Allen Wirfs-Brock" w:date="2012-05-03T13:56:00Z">
        <w:r>
          <w:t xml:space="preserve"> ArrayCreate (15.4) with argument</w:t>
        </w:r>
        <w:r w:rsidRPr="00E77497">
          <w:t xml:space="preserve"> </w:t>
        </w:r>
        <w:r w:rsidRPr="00E77497">
          <w:rPr>
            <w:i/>
          </w:rPr>
          <w:t>len</w:t>
        </w:r>
        <w:r w:rsidRPr="00E77497">
          <w:t>.</w:t>
        </w:r>
      </w:ins>
    </w:p>
    <w:p w14:paraId="5D67F823" w14:textId="77777777" w:rsidR="00924A5A" w:rsidRDefault="00924A5A" w:rsidP="00924A5A">
      <w:pPr>
        <w:pStyle w:val="Alg4"/>
        <w:numPr>
          <w:ilvl w:val="0"/>
          <w:numId w:val="809"/>
        </w:numPr>
        <w:rPr>
          <w:ins w:id="26024" w:author="Rev 7 Allen Wirfs-Brock" w:date="2012-05-03T13:38:00Z"/>
        </w:rPr>
      </w:pPr>
      <w:ins w:id="26025" w:author="Rev 7 Allen Wirfs-Brock" w:date="2012-05-03T13:38:00Z">
        <w:r>
          <w:t>ReturnIfAbrupt(</w:t>
        </w:r>
        <w:r>
          <w:rPr>
            <w:i/>
          </w:rPr>
          <w:t>A</w:t>
        </w:r>
        <w:r>
          <w:t>).</w:t>
        </w:r>
      </w:ins>
    </w:p>
    <w:p w14:paraId="78A74408" w14:textId="77777777" w:rsidR="00924A5A" w:rsidRPr="00E77497" w:rsidRDefault="00924A5A" w:rsidP="00924A5A">
      <w:pPr>
        <w:pStyle w:val="Alg4"/>
        <w:numPr>
          <w:ilvl w:val="0"/>
          <w:numId w:val="809"/>
        </w:numPr>
        <w:rPr>
          <w:ins w:id="26026" w:author="Rev 7 Allen Wirfs-Brock" w:date="2012-05-03T13:38:00Z"/>
        </w:rPr>
      </w:pPr>
      <w:ins w:id="26027" w:author="Rev 7 Allen Wirfs-Brock" w:date="2012-05-03T13:38:00Z">
        <w:r w:rsidRPr="00E77497">
          <w:t xml:space="preserve">Let </w:t>
        </w:r>
        <w:r w:rsidRPr="00E77497">
          <w:rPr>
            <w:i/>
          </w:rPr>
          <w:t>k</w:t>
        </w:r>
        <w:r w:rsidRPr="00E77497">
          <w:t xml:space="preserve"> be 0.</w:t>
        </w:r>
      </w:ins>
    </w:p>
    <w:p w14:paraId="43E9E7A2" w14:textId="77777777" w:rsidR="00924A5A" w:rsidRPr="00E77497" w:rsidRDefault="00924A5A" w:rsidP="00924A5A">
      <w:pPr>
        <w:pStyle w:val="Alg4"/>
        <w:numPr>
          <w:ilvl w:val="0"/>
          <w:numId w:val="809"/>
        </w:numPr>
        <w:rPr>
          <w:ins w:id="26028" w:author="Rev 7 Allen Wirfs-Brock" w:date="2012-05-03T13:38:00Z"/>
        </w:rPr>
      </w:pPr>
      <w:ins w:id="26029" w:author="Rev 7 Allen Wirfs-Brock" w:date="2012-05-03T13:38:00Z">
        <w:r w:rsidRPr="00E77497">
          <w:t xml:space="preserve">Repeat, while </w:t>
        </w:r>
        <w:r w:rsidRPr="00E77497">
          <w:rPr>
            <w:i/>
          </w:rPr>
          <w:t xml:space="preserve">k </w:t>
        </w:r>
        <w:r w:rsidRPr="00E77497">
          <w:t xml:space="preserve">&lt; </w:t>
        </w:r>
        <w:r w:rsidRPr="00E77497">
          <w:rPr>
            <w:i/>
          </w:rPr>
          <w:t>len</w:t>
        </w:r>
      </w:ins>
    </w:p>
    <w:p w14:paraId="7F680E16" w14:textId="77777777" w:rsidR="00924A5A" w:rsidRPr="00E77497" w:rsidRDefault="00924A5A" w:rsidP="00924A5A">
      <w:pPr>
        <w:pStyle w:val="Alg4"/>
        <w:numPr>
          <w:ilvl w:val="1"/>
          <w:numId w:val="809"/>
        </w:numPr>
        <w:rPr>
          <w:ins w:id="26030" w:author="Rev 7 Allen Wirfs-Brock" w:date="2012-05-03T13:38:00Z"/>
        </w:rPr>
      </w:pPr>
      <w:ins w:id="26031" w:author="Rev 7 Allen Wirfs-Brock" w:date="2012-05-03T13:38:00Z">
        <w:r w:rsidRPr="00E77497">
          <w:t xml:space="preserve">Let </w:t>
        </w:r>
        <w:r w:rsidRPr="00E77497">
          <w:rPr>
            <w:i/>
          </w:rPr>
          <w:t>Pk</w:t>
        </w:r>
        <w:r w:rsidRPr="00E77497">
          <w:t xml:space="preserve"> be ToString(</w:t>
        </w:r>
        <w:r w:rsidRPr="00E77497">
          <w:rPr>
            <w:i/>
          </w:rPr>
          <w:t>k</w:t>
        </w:r>
        <w:r w:rsidRPr="00E77497">
          <w:t>).</w:t>
        </w:r>
      </w:ins>
    </w:p>
    <w:p w14:paraId="55F152D5" w14:textId="77777777" w:rsidR="00C70ECC" w:rsidRPr="00E77497" w:rsidRDefault="00C70ECC" w:rsidP="00C70ECC">
      <w:pPr>
        <w:pStyle w:val="Alg4"/>
        <w:numPr>
          <w:ilvl w:val="1"/>
          <w:numId w:val="809"/>
        </w:numPr>
        <w:rPr>
          <w:ins w:id="26032" w:author="Rev 7 Allen Wirfs-Brock" w:date="2012-05-03T13:58:00Z"/>
        </w:rPr>
      </w:pPr>
      <w:ins w:id="26033" w:author="Rev 7 Allen Wirfs-Brock" w:date="2012-05-03T13:58:00Z">
        <w:r w:rsidRPr="00E77497">
          <w:t xml:space="preserve">Let </w:t>
        </w:r>
        <w:r w:rsidRPr="00E77497">
          <w:rPr>
            <w:i/>
          </w:rPr>
          <w:t>kPresent</w:t>
        </w:r>
        <w:r w:rsidRPr="00E77497">
          <w:t xml:space="preserve"> be the result of calling the [[HasProperty]] internal method of </w:t>
        </w:r>
      </w:ins>
      <w:ins w:id="26034" w:author="Rev 7 Allen Wirfs-Brock" w:date="2012-05-03T13:59:00Z">
        <w:r>
          <w:rPr>
            <w:i/>
          </w:rPr>
          <w:t>items</w:t>
        </w:r>
      </w:ins>
      <w:ins w:id="26035" w:author="Rev 7 Allen Wirfs-Brock" w:date="2012-05-03T13:58:00Z">
        <w:r w:rsidRPr="00E77497">
          <w:t xml:space="preserve"> with argument </w:t>
        </w:r>
        <w:r w:rsidRPr="00E77497">
          <w:rPr>
            <w:i/>
          </w:rPr>
          <w:t>Pk</w:t>
        </w:r>
        <w:r w:rsidRPr="00E77497">
          <w:t>.</w:t>
        </w:r>
      </w:ins>
    </w:p>
    <w:p w14:paraId="2603A480" w14:textId="77777777" w:rsidR="00C70ECC" w:rsidRPr="00E77497" w:rsidRDefault="00C70ECC" w:rsidP="00C70ECC">
      <w:pPr>
        <w:pStyle w:val="Alg4"/>
        <w:numPr>
          <w:ilvl w:val="1"/>
          <w:numId w:val="809"/>
        </w:numPr>
        <w:rPr>
          <w:ins w:id="26036" w:author="Rev 7 Allen Wirfs-Brock" w:date="2012-05-03T13:58:00Z"/>
        </w:rPr>
      </w:pPr>
      <w:ins w:id="26037" w:author="Rev 7 Allen Wirfs-Brock" w:date="2012-05-03T13:58:00Z">
        <w:r w:rsidRPr="00E77497">
          <w:t xml:space="preserve">If </w:t>
        </w:r>
        <w:r w:rsidRPr="00E77497">
          <w:rPr>
            <w:i/>
          </w:rPr>
          <w:t>kPresent</w:t>
        </w:r>
        <w:r w:rsidRPr="00E77497">
          <w:t xml:space="preserve"> is </w:t>
        </w:r>
        <w:r w:rsidRPr="00E77497">
          <w:rPr>
            <w:b/>
          </w:rPr>
          <w:t>true</w:t>
        </w:r>
        <w:r w:rsidRPr="00E77497">
          <w:t>, then</w:t>
        </w:r>
      </w:ins>
    </w:p>
    <w:p w14:paraId="74CA8449" w14:textId="77777777" w:rsidR="00924A5A" w:rsidRPr="00E77497" w:rsidRDefault="00924A5A" w:rsidP="00C70ECC">
      <w:pPr>
        <w:pStyle w:val="Alg4"/>
        <w:numPr>
          <w:ilvl w:val="2"/>
          <w:numId w:val="809"/>
        </w:numPr>
        <w:tabs>
          <w:tab w:val="left" w:pos="2520"/>
        </w:tabs>
        <w:rPr>
          <w:ins w:id="26038" w:author="Rev 7 Allen Wirfs-Brock" w:date="2012-05-03T13:38:00Z"/>
        </w:rPr>
      </w:pPr>
      <w:ins w:id="26039" w:author="Rev 7 Allen Wirfs-Brock" w:date="2012-05-03T13:38:00Z">
        <w:r w:rsidRPr="00E77497">
          <w:t xml:space="preserve">Let </w:t>
        </w:r>
        <w:r w:rsidRPr="00E77497">
          <w:rPr>
            <w:i/>
          </w:rPr>
          <w:t>kValue</w:t>
        </w:r>
        <w:r w:rsidRPr="00E77497">
          <w:t xml:space="preserve"> be the result of calling the [[Get]] internal method of </w:t>
        </w:r>
        <w:r>
          <w:rPr>
            <w:i/>
          </w:rPr>
          <w:t>items</w:t>
        </w:r>
        <w:r w:rsidRPr="00E77497">
          <w:t xml:space="preserve"> with argument </w:t>
        </w:r>
        <w:r w:rsidRPr="00E77497">
          <w:rPr>
            <w:i/>
          </w:rPr>
          <w:t>Pk</w:t>
        </w:r>
        <w:r w:rsidRPr="00E77497">
          <w:t>.</w:t>
        </w:r>
      </w:ins>
    </w:p>
    <w:p w14:paraId="1841D0CB" w14:textId="77777777" w:rsidR="00C70ECC" w:rsidRPr="00E77497" w:rsidRDefault="00C70ECC" w:rsidP="00C70ECC">
      <w:pPr>
        <w:pStyle w:val="Alg4"/>
        <w:numPr>
          <w:ilvl w:val="2"/>
          <w:numId w:val="809"/>
        </w:numPr>
        <w:contextualSpacing/>
        <w:rPr>
          <w:ins w:id="26040" w:author="Rev 7 Allen Wirfs-Brock" w:date="2012-05-03T14:00:00Z"/>
        </w:rPr>
      </w:pPr>
      <w:ins w:id="26041" w:author="Rev 7 Allen Wirfs-Brock" w:date="2012-05-03T14:00:00Z">
        <w:r>
          <w:t>ReturnIfAbrupt(</w:t>
        </w:r>
        <w:r w:rsidRPr="00E77497">
          <w:rPr>
            <w:i/>
          </w:rPr>
          <w:t>kValue</w:t>
        </w:r>
        <w:r>
          <w:t>).</w:t>
        </w:r>
      </w:ins>
    </w:p>
    <w:p w14:paraId="2FF3C15B" w14:textId="77777777" w:rsidR="00924A5A" w:rsidRPr="00E77497" w:rsidRDefault="00924A5A" w:rsidP="00C70ECC">
      <w:pPr>
        <w:pStyle w:val="Alg4"/>
        <w:numPr>
          <w:ilvl w:val="2"/>
          <w:numId w:val="809"/>
        </w:numPr>
        <w:rPr>
          <w:ins w:id="26042" w:author="Rev 7 Allen Wirfs-Brock" w:date="2012-05-03T13:38:00Z"/>
        </w:rPr>
      </w:pPr>
      <w:ins w:id="26043" w:author="Rev 7 Allen Wirfs-Brock" w:date="2012-05-03T13:38: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354D9015" w14:textId="77777777" w:rsidR="00924A5A" w:rsidRPr="00E77497" w:rsidRDefault="00924A5A" w:rsidP="00C70ECC">
      <w:pPr>
        <w:pStyle w:val="Alg4"/>
        <w:numPr>
          <w:ilvl w:val="2"/>
          <w:numId w:val="809"/>
        </w:numPr>
        <w:contextualSpacing/>
        <w:rPr>
          <w:ins w:id="26044" w:author="Rev 7 Allen Wirfs-Brock" w:date="2012-05-03T13:38:00Z"/>
        </w:rPr>
      </w:pPr>
      <w:ins w:id="26045" w:author="Rev 7 Allen Wirfs-Brock" w:date="2012-05-03T13:38:00Z">
        <w:r>
          <w:t>ReturnIfAbrupt(</w:t>
        </w:r>
        <w:r w:rsidRPr="00E1304F">
          <w:rPr>
            <w:i/>
          </w:rPr>
          <w:t>define</w:t>
        </w:r>
        <w:r>
          <w:rPr>
            <w:i/>
          </w:rPr>
          <w:t>Status</w:t>
        </w:r>
        <w:r>
          <w:t>).</w:t>
        </w:r>
      </w:ins>
    </w:p>
    <w:p w14:paraId="7B9D4F2A" w14:textId="77777777" w:rsidR="00924A5A" w:rsidRPr="00E77497" w:rsidRDefault="00924A5A" w:rsidP="00924A5A">
      <w:pPr>
        <w:pStyle w:val="Alg4"/>
        <w:numPr>
          <w:ilvl w:val="1"/>
          <w:numId w:val="809"/>
        </w:numPr>
        <w:rPr>
          <w:ins w:id="26046" w:author="Rev 7 Allen Wirfs-Brock" w:date="2012-05-03T13:38:00Z"/>
        </w:rPr>
      </w:pPr>
      <w:ins w:id="26047" w:author="Rev 7 Allen Wirfs-Brock" w:date="2012-05-03T13:38:00Z">
        <w:r w:rsidRPr="00E77497">
          <w:t xml:space="preserve">Increase </w:t>
        </w:r>
        <w:r w:rsidRPr="00E77497">
          <w:rPr>
            <w:i/>
          </w:rPr>
          <w:t>k</w:t>
        </w:r>
        <w:r w:rsidRPr="00E77497">
          <w:t xml:space="preserve"> by 1.</w:t>
        </w:r>
      </w:ins>
    </w:p>
    <w:p w14:paraId="5CF300C8" w14:textId="77777777" w:rsidR="00924A5A" w:rsidRPr="00E77497" w:rsidRDefault="00924A5A" w:rsidP="00924A5A">
      <w:pPr>
        <w:pStyle w:val="Alg4"/>
        <w:numPr>
          <w:ilvl w:val="0"/>
          <w:numId w:val="809"/>
        </w:numPr>
        <w:rPr>
          <w:ins w:id="26048" w:author="Rev 7 Allen Wirfs-Brock" w:date="2012-05-03T13:38:00Z"/>
        </w:rPr>
      </w:pPr>
      <w:ins w:id="26049" w:author="Rev 7 Allen Wirfs-Brock" w:date="2012-05-03T13:38: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7171E2AD" w14:textId="77777777" w:rsidR="00924A5A" w:rsidRPr="00E77497" w:rsidRDefault="00924A5A" w:rsidP="00924A5A">
      <w:pPr>
        <w:pStyle w:val="Alg4"/>
        <w:numPr>
          <w:ilvl w:val="0"/>
          <w:numId w:val="809"/>
        </w:numPr>
        <w:contextualSpacing/>
        <w:rPr>
          <w:ins w:id="26050" w:author="Rev 7 Allen Wirfs-Brock" w:date="2012-05-03T13:38:00Z"/>
        </w:rPr>
      </w:pPr>
      <w:ins w:id="26051" w:author="Rev 7 Allen Wirfs-Brock" w:date="2012-05-03T13:38:00Z">
        <w:r>
          <w:t>ReturnIfAbrupt(</w:t>
        </w:r>
        <w:r>
          <w:rPr>
            <w:i/>
          </w:rPr>
          <w:t>putStatus</w:t>
        </w:r>
        <w:r>
          <w:t>).</w:t>
        </w:r>
      </w:ins>
    </w:p>
    <w:p w14:paraId="391207E0" w14:textId="77777777" w:rsidR="00924A5A" w:rsidRPr="00E77497" w:rsidRDefault="00924A5A" w:rsidP="00924A5A">
      <w:pPr>
        <w:pStyle w:val="Alg4"/>
        <w:numPr>
          <w:ilvl w:val="0"/>
          <w:numId w:val="809"/>
        </w:numPr>
        <w:spacing w:after="120"/>
        <w:rPr>
          <w:ins w:id="26052" w:author="Rev 7 Allen Wirfs-Brock" w:date="2012-05-03T13:38:00Z"/>
        </w:rPr>
      </w:pPr>
      <w:ins w:id="26053" w:author="Rev 7 Allen Wirfs-Brock" w:date="2012-05-03T13:38:00Z">
        <w:r w:rsidRPr="00E77497">
          <w:t xml:space="preserve">Return </w:t>
        </w:r>
        <w:r w:rsidRPr="00BE653C">
          <w:rPr>
            <w:b/>
            <w:i/>
          </w:rPr>
          <w:t>A</w:t>
        </w:r>
        <w:r w:rsidRPr="00E77497">
          <w:t>.</w:t>
        </w:r>
      </w:ins>
    </w:p>
    <w:p w14:paraId="03C4EE20" w14:textId="77777777" w:rsidR="000F607A" w:rsidRPr="00E77497" w:rsidRDefault="000F607A" w:rsidP="000F607A">
      <w:pPr>
        <w:pStyle w:val="Note"/>
        <w:rPr>
          <w:ins w:id="26054" w:author="Rev 7 Allen Wirfs-Brock" w:date="2012-05-03T14:05:00Z"/>
        </w:rPr>
      </w:pPr>
      <w:ins w:id="26055" w:author="Rev 7 Allen Wirfs-Brock" w:date="2012-05-03T14:05:00Z">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ins>
      <w:ins w:id="26056" w:author="Rev 8 Allen Wirfs-Brock" w:date="2012-06-14T17:16:00Z">
        <w:r w:rsidR="00EB1C92">
          <w:t>in</w:t>
        </w:r>
      </w:ins>
      <w:ins w:id="26057" w:author="Rev 7 Allen Wirfs-Brock" w:date="2012-05-03T14:05:00Z">
        <w:r>
          <w:t>herited by</w:t>
        </w:r>
        <w:r w:rsidRPr="00E77497">
          <w:t xml:space="preserve"> </w:t>
        </w:r>
      </w:ins>
      <w:ins w:id="26058" w:author="Rev 7 Allen Wirfs-Brock" w:date="2012-05-03T14:06:00Z">
        <w:r>
          <w:t xml:space="preserve">any </w:t>
        </w:r>
      </w:ins>
      <w:ins w:id="26059" w:author="Rev 7 Allen Wirfs-Brock" w:date="2012-05-03T14:05:00Z">
        <w:r w:rsidRPr="00E77497">
          <w:t xml:space="preserve">other </w:t>
        </w:r>
        <w:r>
          <w:t>constructors</w:t>
        </w:r>
        <w:r w:rsidRPr="00E77497">
          <w:t xml:space="preserve"> </w:t>
        </w:r>
        <w:r>
          <w:t>that may be called with a single numeric argument</w:t>
        </w:r>
        <w:r w:rsidRPr="00E77497">
          <w:t xml:space="preserve">. </w:t>
        </w:r>
      </w:ins>
    </w:p>
    <w:p w14:paraId="34EFFB9F" w14:textId="77777777" w:rsidR="004C02EF" w:rsidRPr="00E77497" w:rsidRDefault="004C02EF" w:rsidP="00B43482">
      <w:pPr>
        <w:pStyle w:val="30"/>
        <w:numPr>
          <w:ilvl w:val="0"/>
          <w:numId w:val="0"/>
        </w:numPr>
      </w:pPr>
      <w:bookmarkStart w:id="26060" w:name="_Toc329528860"/>
      <w:r w:rsidRPr="00E77497">
        <w:t>15.4.4</w:t>
      </w:r>
      <w:r w:rsidRPr="00E77497">
        <w:tab/>
        <w:t>Properties of the Array Prototype Objec</w:t>
      </w:r>
      <w:bookmarkEnd w:id="25858"/>
      <w:bookmarkEnd w:id="25868"/>
      <w:bookmarkEnd w:id="25869"/>
      <w:bookmarkEnd w:id="25870"/>
      <w:bookmarkEnd w:id="25871"/>
      <w:r w:rsidRPr="00E77497">
        <w:t>t</w:t>
      </w:r>
      <w:bookmarkEnd w:id="25872"/>
      <w:bookmarkEnd w:id="25873"/>
      <w:bookmarkEnd w:id="25874"/>
      <w:bookmarkEnd w:id="25875"/>
      <w:bookmarkEnd w:id="25876"/>
      <w:bookmarkEnd w:id="25877"/>
      <w:bookmarkEnd w:id="26060"/>
    </w:p>
    <w:p w14:paraId="7594CCDD" w14:textId="77777777" w:rsidR="004C02EF" w:rsidRPr="00E77497" w:rsidRDefault="004C02EF" w:rsidP="004C02EF">
      <w:r w:rsidRPr="00E77497">
        <w:t>The value of the [[Prototype]] internal property of the Array prototype object is the standard built-in Object prototype object (15.2.4).</w:t>
      </w:r>
    </w:p>
    <w:p w14:paraId="68842CC6" w14:textId="77777777" w:rsidR="004C02EF" w:rsidRPr="00E77497" w:rsidRDefault="004C02EF" w:rsidP="004C02EF">
      <w:r w:rsidRPr="00E77497">
        <w:t xml:space="preserve">The Array prototype object is itself an array; </w:t>
      </w:r>
      <w:del w:id="26061" w:author="Allen Wirfs-Brock" w:date="2011-07-02T13:59:00Z">
        <w:r w:rsidRPr="00E77497" w:rsidDel="00963019">
          <w:delText xml:space="preserve">its [[Class]] is </w:delText>
        </w:r>
        <w:r w:rsidRPr="00E77497" w:rsidDel="00963019">
          <w:rPr>
            <w:rFonts w:ascii="Courier New" w:hAnsi="Courier New"/>
            <w:b/>
          </w:rPr>
          <w:delText>"Array"</w:delText>
        </w:r>
      </w:del>
      <w:ins w:id="26062" w:author="Allen Wirfs-Brock" w:date="2011-07-02T13:59:00Z">
        <w:r w:rsidR="00963019" w:rsidRPr="00E77497">
          <w:t>it has an [[</w:t>
        </w:r>
      </w:ins>
      <w:ins w:id="26063" w:author="Rev 3 Allen Wirfs-Brock" w:date="2011-09-07T15:40:00Z">
        <w:r w:rsidR="009D141F" w:rsidRPr="00E77497">
          <w:t>NativeBrand</w:t>
        </w:r>
      </w:ins>
      <w:ins w:id="26064" w:author="Allen Wirfs-Brock" w:date="2011-07-02T13:59:00Z">
        <w:del w:id="26065" w:author="Rev 3 Allen Wirfs-Brock" w:date="2011-09-07T15:40:00Z">
          <w:r w:rsidR="00963019" w:rsidRPr="00E77497" w:rsidDel="009D141F">
            <w:delText>IsArray</w:delText>
          </w:r>
        </w:del>
        <w:r w:rsidR="00963019" w:rsidRPr="00E77497">
          <w:t>]] internal property</w:t>
        </w:r>
      </w:ins>
      <w:ins w:id="26066" w:author="Rev 3 Allen Wirfs-Brock" w:date="2011-09-07T15:40:00Z">
        <w:r w:rsidR="009D141F" w:rsidRPr="00E77497">
          <w:t xml:space="preserve"> with value NativeArray</w:t>
        </w:r>
      </w:ins>
      <w:r w:rsidRPr="00E77497">
        <w:t xml:space="preserve">, and it has a </w:t>
      </w:r>
      <w:r w:rsidRPr="00E77497">
        <w:rPr>
          <w:rFonts w:ascii="Courier New" w:hAnsi="Courier New"/>
          <w:b/>
        </w:rPr>
        <w:t>length</w:t>
      </w:r>
      <w:r w:rsidRPr="00E77497">
        <w:t xml:space="preserve"> property (whose initial value is </w:t>
      </w:r>
      <w:r w:rsidRPr="00E77497">
        <w:rPr>
          <w:b/>
        </w:rPr>
        <w:t>+0</w:t>
      </w:r>
      <w:r w:rsidRPr="00E77497">
        <w:t>) and the special [[DefineOwnProperty]] internal method described in 15.4.5.1.</w:t>
      </w:r>
    </w:p>
    <w:p w14:paraId="31B696C0" w14:textId="77777777" w:rsidR="004C02EF" w:rsidRPr="00E77497" w:rsidRDefault="004C02EF" w:rsidP="004C02EF">
      <w:r w:rsidRPr="00E77497">
        <w:t xml:space="preserve">In following descriptions of functions that are properties of the Array prototype object, the phrase “this object” refers to the object that is the </w:t>
      </w:r>
      <w:r w:rsidRPr="00E77497">
        <w:rPr>
          <w:b/>
        </w:rPr>
        <w:t>this</w:t>
      </w:r>
      <w:r w:rsidRPr="00E77497">
        <w:t xml:space="preserve"> value for the invocation of the function. It is permitted for the </w:t>
      </w:r>
      <w:r w:rsidRPr="00E77497">
        <w:rPr>
          <w:b/>
        </w:rPr>
        <w:t>this</w:t>
      </w:r>
      <w:r w:rsidRPr="00E77497">
        <w:t xml:space="preserve"> to be an object </w:t>
      </w:r>
      <w:del w:id="26067" w:author="Allen Wirfs-Brock" w:date="2011-07-02T13:59:00Z">
        <w:r w:rsidRPr="00E77497" w:rsidDel="00963019">
          <w:delText xml:space="preserve">for </w:delText>
        </w:r>
      </w:del>
      <w:r w:rsidRPr="00E77497">
        <w:t xml:space="preserve">which </w:t>
      </w:r>
      <w:del w:id="26068" w:author="Allen Wirfs-Brock" w:date="2011-07-02T14:00:00Z">
        <w:r w:rsidRPr="00E77497" w:rsidDel="00963019">
          <w:delText xml:space="preserve">the value of the [[Class]] internal property is not </w:delText>
        </w:r>
        <w:r w:rsidRPr="00E77497" w:rsidDel="00963019">
          <w:rPr>
            <w:rFonts w:ascii="Courier New" w:hAnsi="Courier New"/>
            <w:b/>
          </w:rPr>
          <w:delText>"Array"</w:delText>
        </w:r>
      </w:del>
      <w:ins w:id="26069" w:author="Allen Wirfs-Brock" w:date="2011-07-02T14:00:00Z">
        <w:r w:rsidR="00963019" w:rsidRPr="00E77497">
          <w:t>does not have an [[</w:t>
        </w:r>
        <w:del w:id="26070" w:author="Rev 3 Allen Wirfs-Brock" w:date="2011-09-07T15:41:00Z">
          <w:r w:rsidR="00963019" w:rsidRPr="00E77497" w:rsidDel="009D141F">
            <w:delText>IsArray</w:delText>
          </w:r>
        </w:del>
      </w:ins>
      <w:ins w:id="26071" w:author="Rev 3 Allen Wirfs-Brock" w:date="2011-09-07T15:41:00Z">
        <w:r w:rsidR="009D141F" w:rsidRPr="00E77497">
          <w:t>NativeBrand</w:t>
        </w:r>
      </w:ins>
      <w:ins w:id="26072" w:author="Allen Wirfs-Brock" w:date="2011-07-02T14:00:00Z">
        <w:r w:rsidR="00963019" w:rsidRPr="00E77497">
          <w:t>]] internal property</w:t>
        </w:r>
      </w:ins>
      <w:ins w:id="26073" w:author="Rev 3 Allen Wirfs-Brock" w:date="2011-09-07T15:41:00Z">
        <w:r w:rsidR="009D141F" w:rsidRPr="00E77497">
          <w:t xml:space="preserve"> with value NativeArray</w:t>
        </w:r>
      </w:ins>
      <w:r w:rsidRPr="00E77497">
        <w:t>.</w:t>
      </w:r>
      <w:bookmarkStart w:id="26074" w:name="_Toc385672293"/>
    </w:p>
    <w:p w14:paraId="44C21007" w14:textId="77777777" w:rsidR="004C02EF" w:rsidRPr="00E77497" w:rsidRDefault="004C02EF" w:rsidP="004C02EF">
      <w:pPr>
        <w:pStyle w:val="Note"/>
      </w:pPr>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26075" w:name="_Toc393690410"/>
    </w:p>
    <w:p w14:paraId="63EDB2EF" w14:textId="77777777" w:rsidR="004C02EF" w:rsidRPr="00E77497" w:rsidRDefault="004C02EF" w:rsidP="004C02EF">
      <w:pPr>
        <w:pStyle w:val="40"/>
        <w:numPr>
          <w:ilvl w:val="0"/>
          <w:numId w:val="0"/>
        </w:numPr>
      </w:pPr>
      <w:r w:rsidRPr="00E77497">
        <w:t>15.4.4.1</w:t>
      </w:r>
      <w:r w:rsidRPr="00E77497">
        <w:tab/>
        <w:t>Array.prototype.constructo</w:t>
      </w:r>
      <w:bookmarkEnd w:id="26074"/>
      <w:bookmarkEnd w:id="26075"/>
      <w:r w:rsidRPr="00E77497">
        <w:t>r</w:t>
      </w:r>
    </w:p>
    <w:p w14:paraId="30F66539" w14:textId="77777777"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26076" w:name="_Toc385672294"/>
      <w:bookmarkStart w:id="26077" w:name="_Toc393690411"/>
    </w:p>
    <w:p w14:paraId="779612D8" w14:textId="77777777" w:rsidR="004C02EF" w:rsidRPr="00E77497" w:rsidRDefault="004C02EF" w:rsidP="004C02EF">
      <w:pPr>
        <w:pStyle w:val="40"/>
        <w:numPr>
          <w:ilvl w:val="0"/>
          <w:numId w:val="0"/>
        </w:numPr>
      </w:pPr>
      <w:bookmarkStart w:id="26078" w:name="_Hlt451680383"/>
      <w:bookmarkStart w:id="26079" w:name="_Ref451680376"/>
      <w:bookmarkEnd w:id="26078"/>
      <w:r w:rsidRPr="00E77497">
        <w:t>15.4.4.2</w:t>
      </w:r>
      <w:r w:rsidRPr="00E77497">
        <w:tab/>
        <w:t>Array.prototype.toString</w:t>
      </w:r>
      <w:bookmarkEnd w:id="26076"/>
      <w:bookmarkEnd w:id="26077"/>
      <w:r w:rsidRPr="00E77497">
        <w:t xml:space="preserve"> ( )</w:t>
      </w:r>
      <w:bookmarkEnd w:id="26079"/>
    </w:p>
    <w:p w14:paraId="535DF230" w14:textId="77777777" w:rsidR="004C02EF" w:rsidRPr="00E77497" w:rsidRDefault="004C02EF" w:rsidP="004C02EF">
      <w:bookmarkStart w:id="26080" w:name="_Toc382291622"/>
      <w:bookmarkStart w:id="26081" w:name="_Toc385672296"/>
      <w:bookmarkStart w:id="26082" w:name="_Toc393690412"/>
      <w:r w:rsidRPr="00E77497">
        <w:t xml:space="preserve">When the </w:t>
      </w:r>
      <w:r w:rsidRPr="00E77497">
        <w:rPr>
          <w:rFonts w:ascii="Courier New" w:hAnsi="Courier New"/>
          <w:b/>
        </w:rPr>
        <w:t>toString</w:t>
      </w:r>
      <w:r w:rsidRPr="00E77497">
        <w:t xml:space="preserve"> method is called, the following steps are taken:</w:t>
      </w:r>
    </w:p>
    <w:p w14:paraId="5620EFE1" w14:textId="77777777" w:rsidR="004C02EF" w:rsidRPr="00E77497" w:rsidRDefault="004C02EF" w:rsidP="00EA71C5">
      <w:pPr>
        <w:pStyle w:val="Alg4"/>
        <w:numPr>
          <w:ilvl w:val="0"/>
          <w:numId w:val="810"/>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489F7FC7" w14:textId="77777777" w:rsidR="00954AD5" w:rsidRDefault="005C2F19" w:rsidP="00EA71C5">
      <w:pPr>
        <w:pStyle w:val="Alg4"/>
        <w:numPr>
          <w:ilvl w:val="0"/>
          <w:numId w:val="810"/>
        </w:numPr>
        <w:contextualSpacing/>
        <w:rPr>
          <w:ins w:id="26083" w:author="Rev 6 Allen Wirfs-Brock" w:date="2012-02-22T16:46:00Z"/>
        </w:rPr>
      </w:pPr>
      <w:ins w:id="26084" w:author="Rev 7 Allen Wirfs-Brock" w:date="2012-04-09T17:32:00Z">
        <w:r>
          <w:t>ReturnIfAbrupt(</w:t>
        </w:r>
        <w:r>
          <w:rPr>
            <w:i/>
          </w:rPr>
          <w:t>array</w:t>
        </w:r>
        <w:r>
          <w:t>).</w:t>
        </w:r>
      </w:ins>
      <w:ins w:id="26085" w:author="Rev 6 Allen Wirfs-Brock" w:date="2012-02-22T16:46:00Z">
        <w:del w:id="26086" w:author="Rev 7 Allen Wirfs-Brock" w:date="2012-04-09T17:32:00Z">
          <w:r w:rsidR="00954AD5" w:rsidDel="005C2F19">
            <w:delText xml:space="preserve">If </w:delText>
          </w:r>
          <w:r w:rsidR="00954AD5" w:rsidRPr="00E77497" w:rsidDel="005C2F19">
            <w:rPr>
              <w:i/>
            </w:rPr>
            <w:delText>array</w:delText>
          </w:r>
          <w:r w:rsidR="00954AD5" w:rsidRPr="00E77497" w:rsidDel="005C2F19">
            <w:delText xml:space="preserve"> </w:delText>
          </w:r>
          <w:r w:rsidR="00954AD5" w:rsidDel="005C2F19">
            <w:delText xml:space="preserve">is an abrupt completion, return </w:delText>
          </w:r>
          <w:r w:rsidR="00954AD5" w:rsidRPr="00E77497" w:rsidDel="005C2F19">
            <w:rPr>
              <w:i/>
            </w:rPr>
            <w:delText>array</w:delText>
          </w:r>
          <w:r w:rsidR="00954AD5" w:rsidDel="005C2F19">
            <w:delText>.</w:delText>
          </w:r>
        </w:del>
      </w:ins>
    </w:p>
    <w:p w14:paraId="29F5C47E" w14:textId="77777777" w:rsidR="004C02EF" w:rsidRPr="00E77497" w:rsidRDefault="004C02EF" w:rsidP="00EA71C5">
      <w:pPr>
        <w:pStyle w:val="Alg4"/>
        <w:numPr>
          <w:ilvl w:val="0"/>
          <w:numId w:val="810"/>
        </w:numPr>
      </w:pPr>
      <w:r w:rsidRPr="00E77497">
        <w:t xml:space="preserve">Let </w:t>
      </w:r>
      <w:r w:rsidRPr="00E77497">
        <w:rPr>
          <w:i/>
        </w:rPr>
        <w:t>func</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"join"</w:t>
      </w:r>
      <w:r w:rsidRPr="00E77497">
        <w:t>.</w:t>
      </w:r>
    </w:p>
    <w:p w14:paraId="547FEF63" w14:textId="77777777" w:rsidR="00954AD5" w:rsidRDefault="005C2F19" w:rsidP="00EA71C5">
      <w:pPr>
        <w:pStyle w:val="Alg4"/>
        <w:numPr>
          <w:ilvl w:val="0"/>
          <w:numId w:val="810"/>
        </w:numPr>
        <w:contextualSpacing/>
        <w:rPr>
          <w:ins w:id="26087" w:author="Rev 6 Allen Wirfs-Brock" w:date="2012-02-22T16:46:00Z"/>
        </w:rPr>
      </w:pPr>
      <w:ins w:id="26088" w:author="Rev 7 Allen Wirfs-Brock" w:date="2012-04-09T17:32:00Z">
        <w:r>
          <w:t>ReturnIfAbrupt(</w:t>
        </w:r>
        <w:r>
          <w:rPr>
            <w:i/>
          </w:rPr>
          <w:t>func</w:t>
        </w:r>
        <w:r>
          <w:t>).</w:t>
        </w:r>
      </w:ins>
      <w:ins w:id="26089" w:author="Rev 6 Allen Wirfs-Brock" w:date="2012-02-22T16:46:00Z">
        <w:del w:id="26090" w:author="Rev 7 Allen Wirfs-Brock" w:date="2012-04-09T17:32:00Z">
          <w:r w:rsidR="00954AD5" w:rsidDel="005C2F19">
            <w:delText xml:space="preserve">If </w:delText>
          </w:r>
          <w:r w:rsidR="00954AD5" w:rsidRPr="00E77497" w:rsidDel="005C2F19">
            <w:rPr>
              <w:i/>
            </w:rPr>
            <w:delText>func</w:delText>
          </w:r>
          <w:r w:rsidR="00954AD5" w:rsidRPr="00E77497" w:rsidDel="005C2F19">
            <w:delText xml:space="preserve"> </w:delText>
          </w:r>
          <w:r w:rsidR="00954AD5" w:rsidDel="005C2F19">
            <w:delText xml:space="preserve">is an abrupt completion, return </w:delText>
          </w:r>
          <w:r w:rsidR="00954AD5" w:rsidRPr="00E77497" w:rsidDel="005C2F19">
            <w:rPr>
              <w:i/>
            </w:rPr>
            <w:delText>func</w:delText>
          </w:r>
          <w:r w:rsidR="00954AD5" w:rsidDel="005C2F19">
            <w:delText>.</w:delText>
          </w:r>
        </w:del>
      </w:ins>
    </w:p>
    <w:p w14:paraId="4B0F8C18" w14:textId="77777777" w:rsidR="004C02EF" w:rsidRPr="00E77497" w:rsidRDefault="004C02EF" w:rsidP="00EA71C5">
      <w:pPr>
        <w:pStyle w:val="Alg4"/>
        <w:numPr>
          <w:ilvl w:val="0"/>
          <w:numId w:val="810"/>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(15.2.4.2).</w:t>
      </w:r>
    </w:p>
    <w:p w14:paraId="2E7E5A79" w14:textId="77777777" w:rsidR="004C02EF" w:rsidRPr="00E77497" w:rsidRDefault="004C02EF" w:rsidP="00EA71C5">
      <w:pPr>
        <w:pStyle w:val="Alg4"/>
        <w:numPr>
          <w:ilvl w:val="0"/>
          <w:numId w:val="810"/>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the </w:t>
      </w:r>
      <w:r w:rsidRPr="00E77497">
        <w:rPr>
          <w:b/>
        </w:rPr>
        <w:t>this</w:t>
      </w:r>
      <w:r w:rsidRPr="00E77497">
        <w:t xml:space="preserve"> value and an empty arguments list.</w:t>
      </w:r>
    </w:p>
    <w:p w14:paraId="4061A10F" w14:textId="77777777" w:rsidR="004C02EF" w:rsidRPr="00E77497" w:rsidRDefault="004C02EF" w:rsidP="004C02EF">
      <w:pPr>
        <w:pStyle w:val="Note"/>
      </w:pPr>
      <w:bookmarkStart w:id="26091" w:name="_Ref451680449"/>
      <w:bookmarkStart w:id="26092" w:name="_Hlk440446340"/>
      <w:bookmarkStart w:id="26093" w:name="_Ref440446372"/>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ins w:id="26094" w:author="Rev 9 Allen Wirfs-Brock" w:date="2012-07-07T17:50:00Z">
        <w:r w:rsidR="003D5776">
          <w:t>n</w:t>
        </w:r>
      </w:ins>
      <w:r w:rsidRPr="00E77497">
        <w:t xml:space="preserve"> </w:t>
      </w:r>
      <w:del w:id="26095" w:author="Rev 9 Allen Wirfs-Brock" w:date="2012-07-07T17:50:00Z">
        <w:r w:rsidRPr="00E77497" w:rsidDel="003D5776">
          <w:delText xml:space="preserve">host </w:delText>
        </w:r>
      </w:del>
      <w:ins w:id="26096" w:author="Rev 9 Allen Wirfs-Brock" w:date="2012-07-07T17:50:00Z">
        <w:r w:rsidR="003D5776">
          <w:t>exotic</w:t>
        </w:r>
        <w:r w:rsidR="003D5776" w:rsidRPr="00E77497">
          <w:t xml:space="preserve"> </w:t>
        </w:r>
      </w:ins>
      <w:r w:rsidRPr="00E77497">
        <w:t>object</w:t>
      </w:r>
      <w:ins w:id="26097" w:author="Rev 9 Allen Wirfs-Brock" w:date="2012-07-07T17:52:00Z">
        <w:r w:rsidR="003D5776">
          <w:t xml:space="preserve"> that is not an Array</w:t>
        </w:r>
      </w:ins>
      <w:r w:rsidRPr="00E77497">
        <w:t xml:space="preserve"> is implementation-dependent.</w:t>
      </w:r>
    </w:p>
    <w:p w14:paraId="7C6C92C3" w14:textId="77777777" w:rsidR="004C02EF" w:rsidRPr="00E77497" w:rsidRDefault="004C02EF" w:rsidP="004C02EF">
      <w:pPr>
        <w:pStyle w:val="40"/>
        <w:numPr>
          <w:ilvl w:val="0"/>
          <w:numId w:val="0"/>
        </w:numPr>
      </w:pPr>
      <w:bookmarkStart w:id="26098" w:name="_Ref456011285"/>
      <w:r w:rsidRPr="00E77497">
        <w:t>15.4.4.3</w:t>
      </w:r>
      <w:r w:rsidRPr="00E77497">
        <w:tab/>
        <w:t>Array.prototype.toLocaleString ( )</w:t>
      </w:r>
      <w:bookmarkEnd w:id="26091"/>
      <w:bookmarkEnd w:id="26098"/>
    </w:p>
    <w:p w14:paraId="6C474CA1" w14:textId="77777777" w:rsidR="004C02EF" w:rsidRPr="00E77497" w:rsidRDefault="004C02EF" w:rsidP="004C02EF">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0653BE31" w14:textId="77777777" w:rsidR="004C02EF" w:rsidRPr="00E77497" w:rsidRDefault="004C02EF" w:rsidP="004C02EF">
      <w:r w:rsidRPr="00E77497">
        <w:t>The result is calculated as follows:</w:t>
      </w:r>
    </w:p>
    <w:p w14:paraId="55B42176" w14:textId="77777777" w:rsidR="004C02EF" w:rsidRPr="00E77497" w:rsidRDefault="004C02EF" w:rsidP="00834A33">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7A748687" w14:textId="77777777" w:rsidR="00134DAD" w:rsidRDefault="00134DAD" w:rsidP="00834A33">
      <w:pPr>
        <w:pStyle w:val="Alg4"/>
        <w:numPr>
          <w:ilvl w:val="0"/>
          <w:numId w:val="200"/>
        </w:numPr>
        <w:rPr>
          <w:ins w:id="26099" w:author="Rev 7 Allen Wirfs-Brock" w:date="2012-04-10T12:02:00Z"/>
        </w:rPr>
      </w:pPr>
      <w:ins w:id="26100" w:author="Rev 7 Allen Wirfs-Brock" w:date="2012-04-10T12:02:00Z">
        <w:r>
          <w:t>ReturnIfAbrupt(</w:t>
        </w:r>
        <w:r>
          <w:rPr>
            <w:i/>
          </w:rPr>
          <w:t>array</w:t>
        </w:r>
        <w:r>
          <w:t>).</w:t>
        </w:r>
      </w:ins>
    </w:p>
    <w:p w14:paraId="6359E100" w14:textId="77777777" w:rsidR="004C02EF" w:rsidRPr="00E77497" w:rsidRDefault="004C02EF" w:rsidP="00834A33">
      <w:pPr>
        <w:pStyle w:val="Alg4"/>
        <w:numPr>
          <w:ilvl w:val="0"/>
          <w:numId w:val="200"/>
        </w:numPr>
      </w:pPr>
      <w:r w:rsidRPr="00E77497">
        <w:t xml:space="preserve">Let </w:t>
      </w:r>
      <w:r w:rsidRPr="00E77497">
        <w:rPr>
          <w:i/>
        </w:rPr>
        <w:t>arrayLen</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"length"</w:t>
      </w:r>
      <w:r w:rsidRPr="00E77497">
        <w:t>.</w:t>
      </w:r>
    </w:p>
    <w:p w14:paraId="0A19B5DD" w14:textId="77777777" w:rsidR="004C02EF" w:rsidRPr="00E77497" w:rsidRDefault="004C02EF" w:rsidP="00834A33">
      <w:pPr>
        <w:pStyle w:val="Alg4"/>
        <w:numPr>
          <w:ilvl w:val="0"/>
          <w:numId w:val="200"/>
        </w:numPr>
      </w:pPr>
      <w:r w:rsidRPr="00E77497">
        <w:t xml:space="preserve">Let </w:t>
      </w:r>
      <w:r w:rsidRPr="00E77497">
        <w:rPr>
          <w:i/>
        </w:rPr>
        <w:t>len</w:t>
      </w:r>
      <w:r w:rsidRPr="00E77497">
        <w:t xml:space="preserve"> be ToUint32(</w:t>
      </w:r>
      <w:r w:rsidRPr="00E77497">
        <w:rPr>
          <w:i/>
        </w:rPr>
        <w:t>arrayLen</w:t>
      </w:r>
      <w:r w:rsidRPr="00E77497">
        <w:t>).</w:t>
      </w:r>
    </w:p>
    <w:p w14:paraId="1762923D" w14:textId="77777777" w:rsidR="00954AD5" w:rsidRDefault="00C82981" w:rsidP="00954AD5">
      <w:pPr>
        <w:pStyle w:val="Alg4"/>
        <w:numPr>
          <w:ilvl w:val="0"/>
          <w:numId w:val="200"/>
        </w:numPr>
        <w:contextualSpacing/>
        <w:rPr>
          <w:ins w:id="26101" w:author="Rev 6 Allen Wirfs-Brock" w:date="2012-02-22T16:49:00Z"/>
        </w:rPr>
      </w:pPr>
      <w:ins w:id="26102" w:author="Rev 6 Allen Wirfs-Brock" w:date="2012-02-26T09:01:00Z">
        <w:r>
          <w:t>ReturnIfAbrupt(</w:t>
        </w:r>
        <w:r w:rsidRPr="00E77497">
          <w:rPr>
            <w:i/>
          </w:rPr>
          <w:t>len</w:t>
        </w:r>
        <w:r>
          <w:t>).</w:t>
        </w:r>
      </w:ins>
    </w:p>
    <w:p w14:paraId="3B90F56B" w14:textId="77777777" w:rsidR="004C02EF" w:rsidRPr="00E77497" w:rsidRDefault="004C02EF" w:rsidP="00834A33">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4323D9BF" w14:textId="77777777" w:rsidR="004C02EF" w:rsidRPr="00E77497" w:rsidRDefault="004C02EF" w:rsidP="00834A33">
      <w:pPr>
        <w:pStyle w:val="Alg4"/>
        <w:numPr>
          <w:ilvl w:val="0"/>
          <w:numId w:val="200"/>
        </w:numPr>
      </w:pPr>
      <w:r w:rsidRPr="00E77497">
        <w:t xml:space="preserve">If </w:t>
      </w:r>
      <w:r w:rsidRPr="00E77497">
        <w:rPr>
          <w:i/>
        </w:rPr>
        <w:t>len</w:t>
      </w:r>
      <w:r w:rsidRPr="00E77497">
        <w:t xml:space="preserve"> is zero, return the empty String.</w:t>
      </w:r>
    </w:p>
    <w:p w14:paraId="51653FFD" w14:textId="77777777" w:rsidR="004C02EF" w:rsidRPr="00E77497" w:rsidRDefault="004C02EF" w:rsidP="00834A33">
      <w:pPr>
        <w:pStyle w:val="Alg4"/>
        <w:numPr>
          <w:ilvl w:val="0"/>
          <w:numId w:val="200"/>
        </w:numPr>
      </w:pPr>
      <w:r w:rsidRPr="00E77497">
        <w:t xml:space="preserve">Let </w:t>
      </w:r>
      <w:r w:rsidRPr="00E77497">
        <w:rPr>
          <w:i/>
        </w:rPr>
        <w:t>firstElement</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"0"</w:t>
      </w:r>
      <w:r w:rsidRPr="00E77497">
        <w:t>.</w:t>
      </w:r>
    </w:p>
    <w:p w14:paraId="3454B151" w14:textId="77777777" w:rsidR="005C2F19" w:rsidRDefault="005C2F19" w:rsidP="00834A33">
      <w:pPr>
        <w:pStyle w:val="Alg4"/>
        <w:numPr>
          <w:ilvl w:val="0"/>
          <w:numId w:val="200"/>
        </w:numPr>
        <w:rPr>
          <w:ins w:id="26103" w:author="Rev 7 Allen Wirfs-Brock" w:date="2012-04-09T17:33:00Z"/>
        </w:rPr>
      </w:pPr>
      <w:ins w:id="26104" w:author="Rev 7 Allen Wirfs-Brock" w:date="2012-04-09T17:34:00Z">
        <w:r>
          <w:t>ReturnIfAbrupt(</w:t>
        </w:r>
        <w:r>
          <w:rPr>
            <w:i/>
          </w:rPr>
          <w:t>firstElement</w:t>
        </w:r>
        <w:r>
          <w:t>).</w:t>
        </w:r>
      </w:ins>
    </w:p>
    <w:p w14:paraId="30233330" w14:textId="77777777" w:rsidR="004C02EF" w:rsidRPr="00E77497" w:rsidRDefault="004C02EF" w:rsidP="00834A33">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516F8C35"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the empty String.</w:t>
      </w:r>
    </w:p>
    <w:p w14:paraId="3F62A9F1" w14:textId="77777777" w:rsidR="004C02EF" w:rsidRPr="00E77497" w:rsidRDefault="004C02EF" w:rsidP="00834A33">
      <w:pPr>
        <w:pStyle w:val="Alg4"/>
        <w:numPr>
          <w:ilvl w:val="0"/>
          <w:numId w:val="200"/>
        </w:numPr>
      </w:pPr>
      <w:r w:rsidRPr="00E77497">
        <w:t xml:space="preserve">Else </w:t>
      </w:r>
    </w:p>
    <w:p w14:paraId="471E507A" w14:textId="77777777" w:rsidR="004C02EF" w:rsidRPr="00E77497" w:rsidDel="00954AD5" w:rsidRDefault="004C02EF" w:rsidP="00834A33">
      <w:pPr>
        <w:pStyle w:val="Alg4"/>
        <w:numPr>
          <w:ilvl w:val="1"/>
          <w:numId w:val="200"/>
        </w:numPr>
        <w:rPr>
          <w:del w:id="26105" w:author="Rev 6 Allen Wirfs-Brock" w:date="2012-02-22T16:53:00Z"/>
        </w:rPr>
      </w:pPr>
      <w:del w:id="26106" w:author="Rev 6 Allen Wirfs-Brock" w:date="2012-02-22T16:53:00Z">
        <w:r w:rsidRPr="00E77497" w:rsidDel="00954AD5">
          <w:delText xml:space="preserve">Let </w:delText>
        </w:r>
        <w:r w:rsidRPr="00E77497" w:rsidDel="00954AD5">
          <w:rPr>
            <w:i/>
          </w:rPr>
          <w:delText>elementObj</w:delText>
        </w:r>
        <w:r w:rsidRPr="00E77497" w:rsidDel="00954AD5">
          <w:delText xml:space="preserve"> be ToObject(</w:delText>
        </w:r>
        <w:r w:rsidRPr="00E77497" w:rsidDel="00954AD5">
          <w:rPr>
            <w:i/>
          </w:rPr>
          <w:delText>firstElement</w:delText>
        </w:r>
        <w:r w:rsidRPr="00E77497" w:rsidDel="00954AD5">
          <w:delText>).</w:delText>
        </w:r>
      </w:del>
    </w:p>
    <w:p w14:paraId="71022E8F" w14:textId="77777777" w:rsidR="004C02EF" w:rsidRPr="00E77497" w:rsidDel="00954AD5" w:rsidRDefault="004C02EF" w:rsidP="00834A33">
      <w:pPr>
        <w:pStyle w:val="Alg4"/>
        <w:numPr>
          <w:ilvl w:val="1"/>
          <w:numId w:val="200"/>
        </w:numPr>
        <w:rPr>
          <w:del w:id="26107" w:author="Rev 6 Allen Wirfs-Brock" w:date="2012-02-22T16:53:00Z"/>
        </w:rPr>
      </w:pPr>
      <w:del w:id="26108" w:author="Rev 6 Allen Wirfs-Brock" w:date="2012-02-22T16:53:00Z">
        <w:r w:rsidRPr="00E77497" w:rsidDel="00954AD5">
          <w:delText xml:space="preserve">Let </w:delText>
        </w:r>
        <w:r w:rsidRPr="00E77497" w:rsidDel="00954AD5">
          <w:rPr>
            <w:i/>
          </w:rPr>
          <w:delText>func</w:delText>
        </w:r>
        <w:r w:rsidRPr="00E77497" w:rsidDel="00954AD5">
          <w:delText xml:space="preserve"> be the result of calling the [[Get]] internal method of </w:delText>
        </w:r>
        <w:r w:rsidRPr="00E77497" w:rsidDel="00954AD5">
          <w:rPr>
            <w:i/>
          </w:rPr>
          <w:delText>elementObj</w:delText>
        </w:r>
        <w:r w:rsidRPr="00E77497" w:rsidDel="00954AD5">
          <w:delText xml:space="preserve"> with argument </w:delText>
        </w:r>
        <w:r w:rsidRPr="00E77497" w:rsidDel="00954AD5">
          <w:rPr>
            <w:rFonts w:ascii="Courier New" w:hAnsi="Courier New"/>
            <w:b/>
          </w:rPr>
          <w:delText>"toLocaleString"</w:delText>
        </w:r>
        <w:r w:rsidRPr="00E77497" w:rsidDel="00954AD5">
          <w:delText>.</w:delText>
        </w:r>
      </w:del>
    </w:p>
    <w:p w14:paraId="7BC126C5" w14:textId="77777777" w:rsidR="004C02EF" w:rsidRPr="00E77497" w:rsidDel="00954AD5" w:rsidRDefault="004C02EF" w:rsidP="00834A33">
      <w:pPr>
        <w:pStyle w:val="Alg4"/>
        <w:numPr>
          <w:ilvl w:val="1"/>
          <w:numId w:val="200"/>
        </w:numPr>
        <w:rPr>
          <w:del w:id="26109" w:author="Rev 6 Allen Wirfs-Brock" w:date="2012-02-22T16:53:00Z"/>
        </w:rPr>
      </w:pPr>
      <w:del w:id="26110" w:author="Rev 6 Allen Wirfs-Brock" w:date="2012-02-22T16:53:00Z">
        <w:r w:rsidRPr="00E77497" w:rsidDel="00954AD5">
          <w:delText>If IsCallable(</w:delText>
        </w:r>
        <w:r w:rsidRPr="00E77497" w:rsidDel="00954AD5">
          <w:rPr>
            <w:i/>
          </w:rPr>
          <w:delText>func</w:delText>
        </w:r>
        <w:r w:rsidRPr="00E77497" w:rsidDel="00954AD5">
          <w:delText xml:space="preserve">) is </w:delText>
        </w:r>
        <w:r w:rsidRPr="00E77497" w:rsidDel="00954AD5">
          <w:rPr>
            <w:b/>
          </w:rPr>
          <w:delText>false</w:delText>
        </w:r>
        <w:r w:rsidRPr="00E77497" w:rsidDel="00954AD5">
          <w:delText xml:space="preserve">, throw a </w:delText>
        </w:r>
        <w:r w:rsidRPr="00E77497" w:rsidDel="00954AD5">
          <w:rPr>
            <w:b/>
          </w:rPr>
          <w:delText>TypeError</w:delText>
        </w:r>
        <w:r w:rsidRPr="00E77497" w:rsidDel="00954AD5">
          <w:delText xml:space="preserve"> exception.</w:delText>
        </w:r>
      </w:del>
    </w:p>
    <w:p w14:paraId="3BF95977" w14:textId="77777777" w:rsidR="00954AD5" w:rsidRDefault="00954AD5" w:rsidP="00834A33">
      <w:pPr>
        <w:pStyle w:val="Alg4"/>
        <w:numPr>
          <w:ilvl w:val="1"/>
          <w:numId w:val="200"/>
        </w:numPr>
        <w:rPr>
          <w:ins w:id="26111" w:author="Rev 6 Allen Wirfs-Brock" w:date="2012-02-22T16:51:00Z"/>
        </w:rPr>
      </w:pPr>
      <w:ins w:id="26112" w:author="Rev 6 Allen Wirfs-Brock" w:date="2012-02-22T16:52:00Z">
        <w:r w:rsidRPr="00E77497">
          <w:t xml:space="preserve">Let </w:t>
        </w:r>
        <w:r w:rsidRPr="00E77497">
          <w:rPr>
            <w:i/>
          </w:rPr>
          <w:t>R</w:t>
        </w:r>
        <w:r w:rsidRPr="00E77497">
          <w:t xml:space="preserve"> be </w:t>
        </w:r>
      </w:ins>
      <w:ins w:id="26113" w:author="Rev 6 Allen Wirfs-Brock" w:date="2012-02-22T16:51:00Z">
        <w:r w:rsidRPr="00E77497">
          <w:t xml:space="preserve">the result of calling </w:t>
        </w:r>
        <w:r>
          <w:t>Invoke</w:t>
        </w:r>
        <w:r w:rsidRPr="00E77497">
          <w:t xml:space="preserve"> </w:t>
        </w:r>
        <w:r>
          <w:t xml:space="preserve">with arguments </w:t>
        </w:r>
        <w:r w:rsidRPr="00557D63">
          <w:rPr>
            <w:rFonts w:ascii="Courier New" w:hAnsi="Courier New" w:cs="Courier New"/>
            <w:b/>
          </w:rPr>
          <w:t>"to</w:t>
        </w:r>
      </w:ins>
      <w:ins w:id="26114" w:author="Rev 6 Allen Wirfs-Brock" w:date="2012-02-22T16:53:00Z">
        <w:r>
          <w:rPr>
            <w:rFonts w:ascii="Courier New" w:hAnsi="Courier New" w:cs="Courier New"/>
            <w:b/>
          </w:rPr>
          <w:t>Locale</w:t>
        </w:r>
      </w:ins>
      <w:ins w:id="26115" w:author="Rev 6 Allen Wirfs-Brock" w:date="2012-02-22T16:51:00Z">
        <w:r w:rsidRPr="00557D63">
          <w:rPr>
            <w:rFonts w:ascii="Courier New" w:hAnsi="Courier New" w:cs="Courier New"/>
            <w:b/>
          </w:rPr>
          <w:t>String"</w:t>
        </w:r>
        <w:r>
          <w:rPr>
            <w:b/>
          </w:rPr>
          <w:t>,</w:t>
        </w:r>
        <w:r w:rsidRPr="00E77497">
          <w:t xml:space="preserve"> </w:t>
        </w:r>
      </w:ins>
      <w:ins w:id="26116" w:author="Rev 6 Allen Wirfs-Brock" w:date="2012-02-22T16:53:00Z">
        <w:r w:rsidRPr="00E77497">
          <w:rPr>
            <w:i/>
          </w:rPr>
          <w:t>firstElement</w:t>
        </w:r>
      </w:ins>
      <w:ins w:id="26117" w:author="Rev 6 Allen Wirfs-Brock" w:date="2012-02-22T16:51:00Z">
        <w:r>
          <w:t>,</w:t>
        </w:r>
        <w:r w:rsidRPr="00E77497">
          <w:rPr>
            <w:i/>
          </w:rPr>
          <w:t xml:space="preserve"> </w:t>
        </w:r>
        <w:r w:rsidRPr="00E77497">
          <w:t xml:space="preserve">and </w:t>
        </w:r>
        <w:r>
          <w:t>an empty</w:t>
        </w:r>
        <w:r w:rsidRPr="00E77497">
          <w:t xml:space="preserve"> arguments</w:t>
        </w:r>
        <w:r>
          <w:t xml:space="preserve"> List</w:t>
        </w:r>
        <w:r w:rsidRPr="00E77497">
          <w:t>.</w:t>
        </w:r>
      </w:ins>
    </w:p>
    <w:p w14:paraId="67E9F47B" w14:textId="77777777" w:rsidR="00610B3D" w:rsidRDefault="00610B3D" w:rsidP="0027695A">
      <w:pPr>
        <w:pStyle w:val="Alg4"/>
        <w:numPr>
          <w:ilvl w:val="1"/>
          <w:numId w:val="200"/>
        </w:numPr>
        <w:contextualSpacing/>
        <w:rPr>
          <w:ins w:id="26118" w:author="Rev 7 Allen Wirfs-Brock" w:date="2012-04-09T17:40:00Z"/>
        </w:rPr>
      </w:pPr>
      <w:commentRangeStart w:id="26119"/>
      <w:ins w:id="26120" w:author="Rev 7 Allen Wirfs-Brock" w:date="2012-04-09T17:41:00Z">
        <w:r>
          <w:t xml:space="preserve">Let </w:t>
        </w:r>
        <w:r w:rsidRPr="00610B3D">
          <w:rPr>
            <w:i/>
          </w:rPr>
          <w:t>R</w:t>
        </w:r>
        <w:r>
          <w:t xml:space="preserve"> be ToString(</w:t>
        </w:r>
        <w:r w:rsidRPr="00610B3D">
          <w:rPr>
            <w:i/>
          </w:rPr>
          <w:t>R</w:t>
        </w:r>
        <w:r>
          <w:t>).</w:t>
        </w:r>
      </w:ins>
      <w:commentRangeEnd w:id="26119"/>
      <w:ins w:id="26121" w:author="Rev 7 Allen Wirfs-Brock" w:date="2012-04-09T17:42:00Z">
        <w:r>
          <w:rPr>
            <w:rStyle w:val="af3"/>
            <w:rFonts w:ascii="Arial" w:eastAsia="MS Mincho" w:hAnsi="Arial"/>
            <w:spacing w:val="0"/>
            <w:lang w:eastAsia="ja-JP"/>
          </w:rPr>
          <w:commentReference w:id="26119"/>
        </w:r>
      </w:ins>
    </w:p>
    <w:p w14:paraId="1555131D" w14:textId="77777777" w:rsidR="004C02EF" w:rsidRPr="00E77497" w:rsidRDefault="005C2F19" w:rsidP="0027695A">
      <w:pPr>
        <w:pStyle w:val="Alg4"/>
        <w:numPr>
          <w:ilvl w:val="1"/>
          <w:numId w:val="200"/>
        </w:numPr>
        <w:contextualSpacing/>
      </w:pPr>
      <w:ins w:id="26122" w:author="Rev 7 Allen Wirfs-Brock" w:date="2012-04-09T17:34:00Z">
        <w:r>
          <w:t>ReturnIfAbrupt(</w:t>
        </w:r>
        <w:r>
          <w:rPr>
            <w:i/>
          </w:rPr>
          <w:t>R</w:t>
        </w:r>
        <w:r>
          <w:t>).</w:t>
        </w:r>
      </w:ins>
      <w:ins w:id="26123" w:author="Rev 6 Allen Wirfs-Brock" w:date="2012-02-22T16:54:00Z">
        <w:del w:id="26124" w:author="Rev 7 Allen Wirfs-Brock" w:date="2012-04-09T17:34:00Z">
          <w:r w:rsidR="00954AD5" w:rsidDel="005C2F19">
            <w:delText xml:space="preserve">If </w:delText>
          </w:r>
          <w:r w:rsidR="00954AD5" w:rsidRPr="00E77497" w:rsidDel="005C2F19">
            <w:rPr>
              <w:i/>
            </w:rPr>
            <w:delText>R</w:delText>
          </w:r>
          <w:r w:rsidR="00954AD5" w:rsidDel="005C2F19">
            <w:delText xml:space="preserve"> is an abrupt completion, return </w:delText>
          </w:r>
          <w:r w:rsidR="00954AD5" w:rsidRPr="00E77497" w:rsidDel="005C2F19">
            <w:rPr>
              <w:i/>
            </w:rPr>
            <w:delText>R</w:delText>
          </w:r>
          <w:r w:rsidR="00954AD5" w:rsidDel="005C2F19">
            <w:delText>.</w:delText>
          </w:r>
        </w:del>
      </w:ins>
      <w:del w:id="26125" w:author="Rev 6 Allen Wirfs-Brock" w:date="2012-02-22T16:52:00Z">
        <w:r w:rsidR="004C02EF" w:rsidRPr="00E77497" w:rsidDel="00954AD5">
          <w:delText xml:space="preserve">Let </w:delText>
        </w:r>
        <w:r w:rsidR="004C02EF" w:rsidRPr="00954AD5" w:rsidDel="00954AD5">
          <w:rPr>
            <w:i/>
          </w:rPr>
          <w:delText>R</w:delText>
        </w:r>
        <w:r w:rsidR="004C02EF" w:rsidRPr="00E77497" w:rsidDel="00954AD5">
          <w:delText xml:space="preserve"> be </w:delText>
        </w:r>
      </w:del>
      <w:del w:id="26126" w:author="Rev 6 Allen Wirfs-Brock" w:date="2012-02-22T16:54:00Z">
        <w:r w:rsidR="004C02EF" w:rsidRPr="00E77497" w:rsidDel="00954AD5">
          <w:delText xml:space="preserve">the result of calling the [[Call]] internal method of </w:delText>
        </w:r>
        <w:r w:rsidR="004C02EF" w:rsidRPr="00954AD5" w:rsidDel="00954AD5">
          <w:rPr>
            <w:i/>
          </w:rPr>
          <w:delText>func</w:delText>
        </w:r>
        <w:r w:rsidR="004C02EF" w:rsidRPr="00E77497" w:rsidDel="00954AD5">
          <w:delText xml:space="preserve"> providing </w:delText>
        </w:r>
        <w:r w:rsidR="004C02EF" w:rsidRPr="00954AD5" w:rsidDel="00954AD5">
          <w:rPr>
            <w:i/>
          </w:rPr>
          <w:delText>elementObj</w:delText>
        </w:r>
        <w:r w:rsidR="004C02EF" w:rsidRPr="00E77497" w:rsidDel="00954AD5">
          <w:delText xml:space="preserve"> as the </w:delText>
        </w:r>
        <w:r w:rsidR="004C02EF" w:rsidRPr="00954AD5" w:rsidDel="00954AD5">
          <w:rPr>
            <w:b/>
          </w:rPr>
          <w:delText>this</w:delText>
        </w:r>
        <w:r w:rsidR="004C02EF" w:rsidRPr="00E77497" w:rsidDel="00954AD5">
          <w:delText xml:space="preserve"> value and an empty arguments list. </w:delText>
        </w:r>
      </w:del>
    </w:p>
    <w:p w14:paraId="7BCAFFBF" w14:textId="77777777" w:rsidR="004C02EF" w:rsidRPr="00E77497" w:rsidRDefault="004C02EF" w:rsidP="00834A33">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35C235C7" w14:textId="77777777" w:rsidR="004C02EF" w:rsidRPr="00E77497" w:rsidRDefault="004C02EF" w:rsidP="00834A33">
      <w:pPr>
        <w:pStyle w:val="Alg4"/>
        <w:numPr>
          <w:ilvl w:val="0"/>
          <w:numId w:val="200"/>
        </w:numPr>
      </w:pPr>
      <w:r w:rsidRPr="00E77497">
        <w:t xml:space="preserve">Repeat, while </w:t>
      </w:r>
      <w:r w:rsidRPr="00E77497">
        <w:rPr>
          <w:i/>
        </w:rPr>
        <w:t>k</w:t>
      </w:r>
      <w:r w:rsidRPr="00E77497">
        <w:t xml:space="preserve"> &lt; </w:t>
      </w:r>
      <w:r w:rsidRPr="00E77497">
        <w:rPr>
          <w:i/>
        </w:rPr>
        <w:t>len</w:t>
      </w:r>
    </w:p>
    <w:p w14:paraId="7695E2A4" w14:textId="77777777" w:rsidR="004C02EF" w:rsidRPr="00E77497" w:rsidRDefault="004C02EF" w:rsidP="00834A33">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6F249520" w14:textId="77777777" w:rsidR="004C02EF" w:rsidRPr="00E77497" w:rsidRDefault="004C02EF" w:rsidP="00834A33">
      <w:pPr>
        <w:pStyle w:val="Alg4"/>
        <w:numPr>
          <w:ilvl w:val="1"/>
          <w:numId w:val="200"/>
        </w:numPr>
      </w:pPr>
      <w:r w:rsidRPr="00E77497">
        <w:t xml:space="preserve">Let </w:t>
      </w:r>
      <w:r w:rsidRPr="00E77497">
        <w:rPr>
          <w:i/>
        </w:rPr>
        <w:t>nextElement</w:t>
      </w:r>
      <w:r w:rsidRPr="00E77497">
        <w:t xml:space="preserve"> be the result of calling the [[Get]] internal method of </w:t>
      </w:r>
      <w:r w:rsidRPr="00E77497">
        <w:rPr>
          <w:i/>
        </w:rPr>
        <w:t>array</w:t>
      </w:r>
      <w:r w:rsidRPr="00E77497">
        <w:t xml:space="preserve"> with argument ToString(</w:t>
      </w:r>
      <w:r w:rsidRPr="00E77497">
        <w:rPr>
          <w:i/>
        </w:rPr>
        <w:t>k</w:t>
      </w:r>
      <w:r w:rsidRPr="00E77497">
        <w:t>).</w:t>
      </w:r>
    </w:p>
    <w:p w14:paraId="6979EE06" w14:textId="77777777" w:rsidR="005C2F19" w:rsidRDefault="005C2F19" w:rsidP="00834A33">
      <w:pPr>
        <w:pStyle w:val="Alg4"/>
        <w:numPr>
          <w:ilvl w:val="1"/>
          <w:numId w:val="200"/>
        </w:numPr>
        <w:rPr>
          <w:ins w:id="26127" w:author="Rev 7 Allen Wirfs-Brock" w:date="2012-04-09T17:35:00Z"/>
        </w:rPr>
      </w:pPr>
      <w:ins w:id="26128" w:author="Rev 7 Allen Wirfs-Brock" w:date="2012-04-09T17:35:00Z">
        <w:r>
          <w:t>ReturnIfAbrupt(</w:t>
        </w:r>
        <w:r>
          <w:rPr>
            <w:i/>
          </w:rPr>
          <w:t>nextElement</w:t>
        </w:r>
        <w:r>
          <w:t>).</w:t>
        </w:r>
      </w:ins>
    </w:p>
    <w:p w14:paraId="05AD50B2" w14:textId="77777777" w:rsidR="004C02EF" w:rsidRPr="00E77497" w:rsidRDefault="004C02EF" w:rsidP="00834A33">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64FD8172" w14:textId="77777777" w:rsidR="004C02EF" w:rsidRPr="00E77497" w:rsidRDefault="004C02EF" w:rsidP="00834A33">
      <w:pPr>
        <w:pStyle w:val="Alg4"/>
        <w:numPr>
          <w:ilvl w:val="2"/>
          <w:numId w:val="200"/>
        </w:numPr>
      </w:pPr>
      <w:r w:rsidRPr="00E77497">
        <w:t xml:space="preserve">Let </w:t>
      </w:r>
      <w:r w:rsidRPr="00E77497">
        <w:rPr>
          <w:i/>
        </w:rPr>
        <w:t>R</w:t>
      </w:r>
      <w:r w:rsidRPr="00E77497">
        <w:t xml:space="preserve"> be the empty String.</w:t>
      </w:r>
    </w:p>
    <w:p w14:paraId="6C5BE8E0" w14:textId="77777777" w:rsidR="004C02EF" w:rsidRPr="00E77497" w:rsidRDefault="004C02EF" w:rsidP="00834A33">
      <w:pPr>
        <w:pStyle w:val="Alg4"/>
        <w:numPr>
          <w:ilvl w:val="1"/>
          <w:numId w:val="200"/>
        </w:numPr>
      </w:pPr>
      <w:r w:rsidRPr="00E77497">
        <w:t xml:space="preserve">Else </w:t>
      </w:r>
    </w:p>
    <w:p w14:paraId="1D01B9E3" w14:textId="77777777" w:rsidR="004C02EF" w:rsidRPr="00E77497" w:rsidDel="008671DC" w:rsidRDefault="004C02EF" w:rsidP="00834A33">
      <w:pPr>
        <w:pStyle w:val="Alg4"/>
        <w:numPr>
          <w:ilvl w:val="2"/>
          <w:numId w:val="200"/>
        </w:numPr>
        <w:rPr>
          <w:del w:id="26129" w:author="Rev 6 Allen Wirfs-Brock" w:date="2012-02-22T16:57:00Z"/>
        </w:rPr>
      </w:pPr>
      <w:del w:id="26130" w:author="Rev 6 Allen Wirfs-Brock" w:date="2012-02-22T16:57:00Z">
        <w:r w:rsidRPr="00E77497" w:rsidDel="008671DC">
          <w:delText xml:space="preserve">Let </w:delText>
        </w:r>
        <w:r w:rsidRPr="00E77497" w:rsidDel="008671DC">
          <w:rPr>
            <w:i/>
          </w:rPr>
          <w:delText>elementObj</w:delText>
        </w:r>
        <w:r w:rsidRPr="00E77497" w:rsidDel="008671DC">
          <w:delText xml:space="preserve"> be ToObject(</w:delText>
        </w:r>
        <w:r w:rsidRPr="00E77497" w:rsidDel="008671DC">
          <w:rPr>
            <w:i/>
          </w:rPr>
          <w:delText>nextElement</w:delText>
        </w:r>
        <w:r w:rsidRPr="00E77497" w:rsidDel="008671DC">
          <w:delText>).</w:delText>
        </w:r>
      </w:del>
    </w:p>
    <w:p w14:paraId="6644EB24" w14:textId="77777777" w:rsidR="008671DC" w:rsidRDefault="008671DC" w:rsidP="0027695A">
      <w:pPr>
        <w:pStyle w:val="Alg4"/>
        <w:numPr>
          <w:ilvl w:val="2"/>
          <w:numId w:val="200"/>
        </w:numPr>
        <w:rPr>
          <w:ins w:id="26131" w:author="Rev 6 Allen Wirfs-Brock" w:date="2012-02-22T16:56:00Z"/>
        </w:rPr>
      </w:pPr>
      <w:ins w:id="26132" w:author="Rev 6 Allen Wirfs-Brock" w:date="2012-02-22T16:56:00Z">
        <w:r w:rsidRPr="00E77497">
          <w:t xml:space="preserve">Let </w:t>
        </w:r>
        <w:r w:rsidRPr="00E77497">
          <w:rPr>
            <w:i/>
          </w:rPr>
          <w:t>R</w:t>
        </w:r>
        <w:r w:rsidRPr="00E77497">
          <w:t xml:space="preserve"> be the result of calling </w:t>
        </w:r>
        <w:r>
          <w:t>Invoke</w:t>
        </w:r>
        <w:r w:rsidRPr="00E77497">
          <w:t xml:space="preserve"> </w:t>
        </w:r>
        <w:r>
          <w:t xml:space="preserve">with arguments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rPr>
            <w:b/>
          </w:rPr>
          <w:t>,</w:t>
        </w:r>
        <w:r w:rsidRPr="00E77497">
          <w:t xml:space="preserve"> </w:t>
        </w:r>
      </w:ins>
      <w:ins w:id="26133" w:author="Rev 6 Allen Wirfs-Brock" w:date="2012-02-22T16:57:00Z">
        <w:r w:rsidRPr="00E77497">
          <w:rPr>
            <w:i/>
          </w:rPr>
          <w:t>nextElement</w:t>
        </w:r>
      </w:ins>
      <w:ins w:id="26134" w:author="Rev 6 Allen Wirfs-Brock" w:date="2012-02-22T16:56:00Z">
        <w:r>
          <w:t>,</w:t>
        </w:r>
        <w:r w:rsidRPr="00E77497">
          <w:rPr>
            <w:i/>
          </w:rPr>
          <w:t xml:space="preserve"> </w:t>
        </w:r>
        <w:r w:rsidRPr="00E77497">
          <w:t xml:space="preserve">and </w:t>
        </w:r>
        <w:r>
          <w:t>an empty</w:t>
        </w:r>
        <w:r w:rsidRPr="00E77497">
          <w:t xml:space="preserve"> arguments</w:t>
        </w:r>
        <w:r>
          <w:t xml:space="preserve"> List</w:t>
        </w:r>
        <w:r w:rsidRPr="00E77497">
          <w:t>.</w:t>
        </w:r>
      </w:ins>
    </w:p>
    <w:p w14:paraId="7CFDAE53" w14:textId="77777777" w:rsidR="00610B3D" w:rsidRDefault="00610B3D" w:rsidP="0027695A">
      <w:pPr>
        <w:pStyle w:val="Alg4"/>
        <w:numPr>
          <w:ilvl w:val="2"/>
          <w:numId w:val="200"/>
        </w:numPr>
        <w:contextualSpacing/>
        <w:rPr>
          <w:ins w:id="26135" w:author="Rev 7 Allen Wirfs-Brock" w:date="2012-04-09T17:38:00Z"/>
        </w:rPr>
      </w:pPr>
      <w:commentRangeStart w:id="26136"/>
      <w:ins w:id="26137" w:author="Rev 7 Allen Wirfs-Brock" w:date="2012-04-09T17:38:00Z">
        <w:r>
          <w:t xml:space="preserve">Let </w:t>
        </w:r>
        <w:r w:rsidRPr="00610B3D">
          <w:rPr>
            <w:i/>
          </w:rPr>
          <w:t>R</w:t>
        </w:r>
        <w:r>
          <w:t xml:space="preserve"> be ToString</w:t>
        </w:r>
      </w:ins>
      <w:ins w:id="26138" w:author="Rev 7 Allen Wirfs-Brock" w:date="2012-04-09T17:39:00Z">
        <w:r>
          <w:t>(</w:t>
        </w:r>
        <w:r w:rsidRPr="00610B3D">
          <w:rPr>
            <w:i/>
          </w:rPr>
          <w:t>R</w:t>
        </w:r>
        <w:r>
          <w:t>).</w:t>
        </w:r>
      </w:ins>
      <w:commentRangeEnd w:id="26136"/>
      <w:ins w:id="26139" w:author="Rev 7 Allen Wirfs-Brock" w:date="2012-04-09T17:40:00Z">
        <w:r>
          <w:rPr>
            <w:rStyle w:val="af3"/>
            <w:rFonts w:ascii="Arial" w:eastAsia="MS Mincho" w:hAnsi="Arial"/>
            <w:spacing w:val="0"/>
            <w:lang w:eastAsia="ja-JP"/>
          </w:rPr>
          <w:commentReference w:id="26136"/>
        </w:r>
      </w:ins>
    </w:p>
    <w:p w14:paraId="2B1595B9" w14:textId="77777777" w:rsidR="008671DC" w:rsidRPr="00E77497" w:rsidRDefault="00610B3D" w:rsidP="0027695A">
      <w:pPr>
        <w:pStyle w:val="Alg4"/>
        <w:numPr>
          <w:ilvl w:val="2"/>
          <w:numId w:val="200"/>
        </w:numPr>
        <w:contextualSpacing/>
        <w:rPr>
          <w:ins w:id="26140" w:author="Rev 6 Allen Wirfs-Brock" w:date="2012-02-22T16:56:00Z"/>
        </w:rPr>
      </w:pPr>
      <w:ins w:id="26141" w:author="Rev 7 Allen Wirfs-Brock" w:date="2012-04-09T17:39:00Z">
        <w:r>
          <w:t>ReturnIfAbrupt(</w:t>
        </w:r>
        <w:r>
          <w:rPr>
            <w:i/>
          </w:rPr>
          <w:t>R</w:t>
        </w:r>
        <w:r>
          <w:t>).</w:t>
        </w:r>
      </w:ins>
      <w:ins w:id="26142" w:author="Rev 6 Allen Wirfs-Brock" w:date="2012-02-22T16:56:00Z">
        <w:del w:id="26143" w:author="Rev 7 Allen Wirfs-Brock" w:date="2012-04-09T17:39:00Z">
          <w:r w:rsidR="008671DC" w:rsidDel="00610B3D">
            <w:delText xml:space="preserve">If </w:delText>
          </w:r>
          <w:r w:rsidR="008671DC" w:rsidRPr="00E77497" w:rsidDel="00610B3D">
            <w:rPr>
              <w:i/>
            </w:rPr>
            <w:delText>R</w:delText>
          </w:r>
          <w:r w:rsidR="008671DC" w:rsidDel="00610B3D">
            <w:delText xml:space="preserve"> is an abrupt completion, return </w:delText>
          </w:r>
          <w:r w:rsidR="008671DC" w:rsidRPr="00E77497" w:rsidDel="00610B3D">
            <w:rPr>
              <w:i/>
            </w:rPr>
            <w:delText>R</w:delText>
          </w:r>
          <w:r w:rsidR="008671DC" w:rsidDel="00610B3D">
            <w:delText>.</w:delText>
          </w:r>
        </w:del>
      </w:ins>
    </w:p>
    <w:p w14:paraId="761D9F83" w14:textId="77777777" w:rsidR="004C02EF" w:rsidRPr="00E77497" w:rsidDel="008671DC" w:rsidRDefault="004C02EF" w:rsidP="00834A33">
      <w:pPr>
        <w:pStyle w:val="Alg4"/>
        <w:numPr>
          <w:ilvl w:val="2"/>
          <w:numId w:val="200"/>
        </w:numPr>
        <w:rPr>
          <w:del w:id="26144" w:author="Rev 6 Allen Wirfs-Brock" w:date="2012-02-22T16:57:00Z"/>
        </w:rPr>
      </w:pPr>
      <w:del w:id="26145" w:author="Rev 6 Allen Wirfs-Brock" w:date="2012-02-22T16:57:00Z">
        <w:r w:rsidRPr="00E77497" w:rsidDel="008671DC">
          <w:delText xml:space="preserve">Let </w:delText>
        </w:r>
        <w:r w:rsidRPr="00E77497" w:rsidDel="008671DC">
          <w:rPr>
            <w:i/>
          </w:rPr>
          <w:delText>func</w:delText>
        </w:r>
        <w:r w:rsidRPr="00E77497" w:rsidDel="008671DC">
          <w:delText xml:space="preserve"> be the result of calling the [[Get]] internal method of </w:delText>
        </w:r>
        <w:r w:rsidRPr="00E77497" w:rsidDel="008671DC">
          <w:rPr>
            <w:i/>
          </w:rPr>
          <w:delText>elementObj</w:delText>
        </w:r>
        <w:r w:rsidRPr="00E77497" w:rsidDel="008671DC">
          <w:delText xml:space="preserve"> with argument </w:delText>
        </w:r>
        <w:r w:rsidRPr="00E77497" w:rsidDel="008671DC">
          <w:rPr>
            <w:rFonts w:ascii="Courier New" w:hAnsi="Courier New"/>
            <w:b/>
          </w:rPr>
          <w:delText>"toLocaleString"</w:delText>
        </w:r>
        <w:r w:rsidRPr="00E77497" w:rsidDel="008671DC">
          <w:delText>.</w:delText>
        </w:r>
      </w:del>
    </w:p>
    <w:p w14:paraId="697D6577" w14:textId="77777777" w:rsidR="004C02EF" w:rsidRPr="00E77497" w:rsidDel="008671DC" w:rsidRDefault="004C02EF" w:rsidP="00834A33">
      <w:pPr>
        <w:pStyle w:val="Alg4"/>
        <w:numPr>
          <w:ilvl w:val="2"/>
          <w:numId w:val="200"/>
        </w:numPr>
        <w:rPr>
          <w:del w:id="26146" w:author="Rev 6 Allen Wirfs-Brock" w:date="2012-02-22T16:57:00Z"/>
        </w:rPr>
      </w:pPr>
      <w:del w:id="26147" w:author="Rev 6 Allen Wirfs-Brock" w:date="2012-02-22T16:57:00Z">
        <w:r w:rsidRPr="00E77497" w:rsidDel="008671DC">
          <w:delText>If IsCallable(</w:delText>
        </w:r>
        <w:r w:rsidRPr="00E77497" w:rsidDel="008671DC">
          <w:rPr>
            <w:i/>
          </w:rPr>
          <w:delText>func</w:delText>
        </w:r>
        <w:r w:rsidRPr="00E77497" w:rsidDel="008671DC">
          <w:delText xml:space="preserve">) is </w:delText>
        </w:r>
        <w:r w:rsidRPr="00E77497" w:rsidDel="008671DC">
          <w:rPr>
            <w:b/>
          </w:rPr>
          <w:delText>false</w:delText>
        </w:r>
        <w:r w:rsidRPr="00E77497" w:rsidDel="008671DC">
          <w:delText xml:space="preserve">, throw a </w:delText>
        </w:r>
        <w:r w:rsidRPr="00E77497" w:rsidDel="008671DC">
          <w:rPr>
            <w:b/>
          </w:rPr>
          <w:delText>TypeError</w:delText>
        </w:r>
        <w:r w:rsidRPr="00E77497" w:rsidDel="008671DC">
          <w:delText xml:space="preserve"> exception.</w:delText>
        </w:r>
      </w:del>
    </w:p>
    <w:p w14:paraId="0AAA7042" w14:textId="77777777" w:rsidR="004C02EF" w:rsidRPr="00E77497" w:rsidDel="008671DC" w:rsidRDefault="004C02EF" w:rsidP="00834A33">
      <w:pPr>
        <w:pStyle w:val="Alg4"/>
        <w:numPr>
          <w:ilvl w:val="2"/>
          <w:numId w:val="200"/>
        </w:numPr>
        <w:rPr>
          <w:del w:id="26148" w:author="Rev 6 Allen Wirfs-Brock" w:date="2012-02-22T16:57:00Z"/>
        </w:rPr>
      </w:pPr>
      <w:del w:id="26149" w:author="Rev 6 Allen Wirfs-Brock" w:date="2012-02-22T16:57:00Z">
        <w:r w:rsidRPr="00E77497" w:rsidDel="008671DC">
          <w:delText xml:space="preserve">Let </w:delText>
        </w:r>
        <w:r w:rsidRPr="00E77497" w:rsidDel="008671DC">
          <w:rPr>
            <w:i/>
          </w:rPr>
          <w:delText>R</w:delText>
        </w:r>
        <w:r w:rsidRPr="00E77497" w:rsidDel="008671DC">
          <w:delText xml:space="preserve"> be the result of calling the [[Call]] internal method of </w:delText>
        </w:r>
        <w:r w:rsidRPr="00E77497" w:rsidDel="008671DC">
          <w:rPr>
            <w:i/>
          </w:rPr>
          <w:delText>func</w:delText>
        </w:r>
        <w:r w:rsidRPr="00E77497" w:rsidDel="008671DC">
          <w:delText xml:space="preserve"> providing </w:delText>
        </w:r>
        <w:r w:rsidRPr="00E77497" w:rsidDel="008671DC">
          <w:rPr>
            <w:i/>
          </w:rPr>
          <w:delText>elementObj</w:delText>
        </w:r>
        <w:r w:rsidRPr="00E77497" w:rsidDel="008671DC">
          <w:delText xml:space="preserve"> as the </w:delText>
        </w:r>
        <w:r w:rsidRPr="00E77497" w:rsidDel="008671DC">
          <w:rPr>
            <w:b/>
          </w:rPr>
          <w:delText>this</w:delText>
        </w:r>
        <w:r w:rsidRPr="00E77497" w:rsidDel="008671DC">
          <w:delText xml:space="preserve"> value and an empty arguments list. </w:delText>
        </w:r>
      </w:del>
    </w:p>
    <w:p w14:paraId="47A14847"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115E9D65" w14:textId="77777777" w:rsidR="004C02EF" w:rsidRPr="00E77497" w:rsidRDefault="004C02EF" w:rsidP="00834A33">
      <w:pPr>
        <w:pStyle w:val="Alg4"/>
        <w:numPr>
          <w:ilvl w:val="1"/>
          <w:numId w:val="200"/>
        </w:numPr>
      </w:pPr>
      <w:r w:rsidRPr="00E77497">
        <w:t xml:space="preserve">Increase </w:t>
      </w:r>
      <w:r w:rsidRPr="00E77497">
        <w:rPr>
          <w:i/>
        </w:rPr>
        <w:t>k</w:t>
      </w:r>
      <w:r w:rsidRPr="00E77497">
        <w:t xml:space="preserve"> by 1.</w:t>
      </w:r>
    </w:p>
    <w:p w14:paraId="75C8D7BF" w14:textId="77777777" w:rsidR="004C02EF" w:rsidRPr="00E77497" w:rsidRDefault="004C02EF" w:rsidP="00834A33">
      <w:pPr>
        <w:pStyle w:val="Alg4"/>
        <w:numPr>
          <w:ilvl w:val="0"/>
          <w:numId w:val="200"/>
        </w:numPr>
        <w:spacing w:after="220"/>
      </w:pPr>
      <w:r w:rsidRPr="00E77497">
        <w:t xml:space="preserve">Return </w:t>
      </w:r>
      <w:r w:rsidRPr="00E77497">
        <w:rPr>
          <w:i/>
        </w:rPr>
        <w:t>R</w:t>
      </w:r>
      <w:r w:rsidRPr="00E77497">
        <w:t>.</w:t>
      </w:r>
    </w:p>
    <w:p w14:paraId="3509B319"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50289189" w14:textId="77777777" w:rsidR="004C02EF" w:rsidRPr="00E77497" w:rsidRDefault="004C02EF" w:rsidP="004C02EF">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ins w:id="26150" w:author="Rev 9 Allen Wirfs-Brock" w:date="2012-07-07T17:51:00Z">
        <w:r w:rsidR="003D5776">
          <w:rPr>
            <w:sz w:val="18"/>
          </w:rPr>
          <w:t>n</w:t>
        </w:r>
      </w:ins>
      <w:r w:rsidRPr="00E77497">
        <w:rPr>
          <w:sz w:val="18"/>
        </w:rPr>
        <w:t xml:space="preserve"> </w:t>
      </w:r>
      <w:del w:id="26151" w:author="Rev 9 Allen Wirfs-Brock" w:date="2012-07-07T17:51:00Z">
        <w:r w:rsidRPr="00E77497" w:rsidDel="003D5776">
          <w:rPr>
            <w:sz w:val="18"/>
          </w:rPr>
          <w:delText xml:space="preserve">host </w:delText>
        </w:r>
      </w:del>
      <w:ins w:id="26152" w:author="Rev 9 Allen Wirfs-Brock" w:date="2012-07-07T17:51:00Z">
        <w:r w:rsidR="003D5776">
          <w:rPr>
            <w:sz w:val="18"/>
          </w:rPr>
          <w:t>exotic</w:t>
        </w:r>
        <w:r w:rsidR="003D5776" w:rsidRPr="00E77497">
          <w:rPr>
            <w:sz w:val="18"/>
          </w:rPr>
          <w:t xml:space="preserve"> </w:t>
        </w:r>
      </w:ins>
      <w:r w:rsidRPr="00E77497">
        <w:rPr>
          <w:sz w:val="18"/>
        </w:rPr>
        <w:t>object</w:t>
      </w:r>
      <w:ins w:id="26153" w:author="Rev 9 Allen Wirfs-Brock" w:date="2012-07-07T17:53:00Z">
        <w:r w:rsidR="000625F1" w:rsidRPr="000625F1">
          <w:t xml:space="preserve"> </w:t>
        </w:r>
        <w:r w:rsidR="000625F1" w:rsidRPr="000625F1">
          <w:rPr>
            <w:sz w:val="18"/>
            <w:rPrChange w:id="26154" w:author="Rev 9 Allen Wirfs-Brock" w:date="2012-07-07T17:54:00Z">
              <w:rPr/>
            </w:rPrChange>
          </w:rPr>
          <w:t>that is not an Array</w:t>
        </w:r>
      </w:ins>
      <w:r w:rsidRPr="008E7E56">
        <w:rPr>
          <w:sz w:val="16"/>
        </w:rPr>
        <w:t xml:space="preserve"> </w:t>
      </w:r>
      <w:r w:rsidRPr="00E77497">
        <w:rPr>
          <w:sz w:val="18"/>
        </w:rPr>
        <w:t>is implementation-dependent.</w:t>
      </w:r>
    </w:p>
    <w:p w14:paraId="3F640B3D" w14:textId="77777777" w:rsidR="004C02EF" w:rsidRPr="00E77497" w:rsidRDefault="004C02EF" w:rsidP="004C02EF">
      <w:pPr>
        <w:pStyle w:val="40"/>
        <w:numPr>
          <w:ilvl w:val="0"/>
          <w:numId w:val="0"/>
        </w:numPr>
      </w:pPr>
      <w:bookmarkStart w:id="26155" w:name="_Ref456028287"/>
      <w:r w:rsidRPr="00E77497">
        <w:t>15.4.4.4</w:t>
      </w:r>
      <w:r w:rsidRPr="00E77497">
        <w:tab/>
        <w:t xml:space="preserve">Array.prototype.concat </w:t>
      </w:r>
      <w:bookmarkEnd w:id="26092"/>
      <w:r w:rsidRPr="00E77497">
        <w:t>( [ item1 [ , item2 [ , … ] ] ] )</w:t>
      </w:r>
      <w:bookmarkEnd w:id="26093"/>
      <w:bookmarkEnd w:id="26155"/>
    </w:p>
    <w:p w14:paraId="7C0FEE29"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14:paraId="0A309448" w14:textId="77777777" w:rsidR="004C02EF" w:rsidRPr="00E77497" w:rsidRDefault="004C02EF" w:rsidP="004C02EF">
      <w:r w:rsidRPr="00E77497">
        <w:t>The following steps are taken:</w:t>
      </w:r>
    </w:p>
    <w:p w14:paraId="04B54B87" w14:textId="77777777" w:rsidR="004C02EF" w:rsidRPr="00E77497" w:rsidRDefault="004C02EF" w:rsidP="00834A33">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A1F2474" w14:textId="77777777" w:rsidR="00134DAD" w:rsidRDefault="00134DAD" w:rsidP="00834A33">
      <w:pPr>
        <w:pStyle w:val="Alg4"/>
        <w:numPr>
          <w:ilvl w:val="0"/>
          <w:numId w:val="201"/>
        </w:numPr>
        <w:rPr>
          <w:ins w:id="26156" w:author="Rev 7 Allen Wirfs-Brock" w:date="2012-04-10T12:03:00Z"/>
        </w:rPr>
      </w:pPr>
      <w:ins w:id="26157" w:author="Rev 7 Allen Wirfs-Brock" w:date="2012-04-10T12:03:00Z">
        <w:r>
          <w:t>ReturnIfAbrupt(</w:t>
        </w:r>
        <w:r>
          <w:rPr>
            <w:i/>
          </w:rPr>
          <w:t>O</w:t>
        </w:r>
        <w:r>
          <w:t>).</w:t>
        </w:r>
      </w:ins>
    </w:p>
    <w:p w14:paraId="57C648A3" w14:textId="77777777" w:rsidR="004C02EF" w:rsidRPr="00E77497" w:rsidRDefault="004C02EF" w:rsidP="00834A33">
      <w:pPr>
        <w:pStyle w:val="Alg4"/>
        <w:numPr>
          <w:ilvl w:val="0"/>
          <w:numId w:val="201"/>
        </w:numPr>
      </w:pPr>
      <w:r w:rsidRPr="00E77497">
        <w:t xml:space="preserve">Let </w:t>
      </w:r>
      <w:r w:rsidRPr="00E77497">
        <w:rPr>
          <w:i/>
        </w:rPr>
        <w:t>A</w:t>
      </w:r>
      <w:r w:rsidRPr="00E77497">
        <w:t xml:space="preserve"> be </w:t>
      </w:r>
      <w:ins w:id="26158" w:author="Rev 7 Allen Wirfs-Brock" w:date="2012-04-11T16:20:00Z">
        <w:r w:rsidR="00F44A1F">
          <w:t xml:space="preserve">the result of the </w:t>
        </w:r>
        <w:del w:id="26159" w:author="Rev 8 Allen Wirfs-Brock" w:date="2012-06-14T14:41:00Z">
          <w:r w:rsidR="00F44A1F" w:rsidDel="00D4543D">
            <w:delText>abstraction operation</w:delText>
          </w:r>
        </w:del>
      </w:ins>
      <w:ins w:id="26160" w:author="Rev 8 Allen Wirfs-Brock" w:date="2012-06-14T14:41:00Z">
        <w:r w:rsidR="00D4543D">
          <w:t>abstract operation</w:t>
        </w:r>
      </w:ins>
      <w:ins w:id="26161" w:author="Rev 7 Allen Wirfs-Brock" w:date="2012-04-11T16:20:00Z">
        <w:r w:rsidR="00F44A1F">
          <w:t xml:space="preserve"> ArrayCreate (15.4) with argument 0</w:t>
        </w:r>
      </w:ins>
      <w:del w:id="26162" w:author="Rev 7 Allen Wirfs-Brock" w:date="2012-04-11T16:20: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6CDD6E87" w14:textId="77777777" w:rsidR="004C02EF" w:rsidRPr="00E77497" w:rsidRDefault="004C02EF" w:rsidP="00834A33">
      <w:pPr>
        <w:pStyle w:val="Alg4"/>
        <w:numPr>
          <w:ilvl w:val="0"/>
          <w:numId w:val="201"/>
        </w:numPr>
      </w:pPr>
      <w:r w:rsidRPr="00E77497">
        <w:t xml:space="preserve">Let </w:t>
      </w:r>
      <w:r w:rsidRPr="00E77497">
        <w:rPr>
          <w:i/>
        </w:rPr>
        <w:t>n</w:t>
      </w:r>
      <w:r w:rsidRPr="00E77497">
        <w:t xml:space="preserve"> be 0.</w:t>
      </w:r>
    </w:p>
    <w:p w14:paraId="05E61EAB" w14:textId="77777777" w:rsidR="004C02EF" w:rsidRPr="00E77497" w:rsidRDefault="004C02EF" w:rsidP="00834A33">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14:paraId="68332FB4" w14:textId="77777777" w:rsidR="004C02EF" w:rsidRPr="00E77497" w:rsidRDefault="004C02EF" w:rsidP="00834A33">
      <w:pPr>
        <w:pStyle w:val="Alg4"/>
        <w:numPr>
          <w:ilvl w:val="0"/>
          <w:numId w:val="201"/>
        </w:numPr>
      </w:pPr>
      <w:r w:rsidRPr="00E77497">
        <w:t xml:space="preserve">Repeat, while </w:t>
      </w:r>
      <w:r w:rsidRPr="00E77497">
        <w:rPr>
          <w:i/>
        </w:rPr>
        <w:t>items</w:t>
      </w:r>
      <w:r w:rsidRPr="00E77497">
        <w:t xml:space="preserve"> is not empty</w:t>
      </w:r>
    </w:p>
    <w:p w14:paraId="0EBA0554" w14:textId="77777777" w:rsidR="004C02EF" w:rsidRPr="00E77497" w:rsidRDefault="004C02EF" w:rsidP="00834A33">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116B2170" w14:textId="77777777" w:rsidR="004C02EF" w:rsidRPr="00E77497" w:rsidRDefault="004C02EF" w:rsidP="00834A33">
      <w:pPr>
        <w:pStyle w:val="Alg4"/>
        <w:numPr>
          <w:ilvl w:val="1"/>
          <w:numId w:val="201"/>
        </w:numPr>
        <w:tabs>
          <w:tab w:val="left" w:pos="2160"/>
        </w:tabs>
      </w:pPr>
      <w:r w:rsidRPr="00E77497">
        <w:t xml:space="preserve">If </w:t>
      </w:r>
      <w:del w:id="26163" w:author="Allen Wirfs-Brock" w:date="2011-07-02T14:01:00Z">
        <w:r w:rsidRPr="00E77497" w:rsidDel="00963019">
          <w:delText xml:space="preserve">the value of the [[Class]] internal property of </w:delText>
        </w:r>
      </w:del>
      <w:r w:rsidRPr="00E77497">
        <w:rPr>
          <w:i/>
        </w:rPr>
        <w:t>E</w:t>
      </w:r>
      <w:r w:rsidRPr="00E77497">
        <w:t xml:space="preserve"> </w:t>
      </w:r>
      <w:del w:id="26164" w:author="Allen Wirfs-Brock" w:date="2011-07-02T14:01:00Z">
        <w:r w:rsidRPr="00E77497" w:rsidDel="00963019">
          <w:delText xml:space="preserve">is </w:delText>
        </w:r>
        <w:r w:rsidRPr="00E77497" w:rsidDel="00963019">
          <w:rPr>
            <w:rFonts w:ascii="Courier New" w:hAnsi="Courier New" w:cs="Courier New"/>
            <w:b/>
          </w:rPr>
          <w:delText>"Array"</w:delText>
        </w:r>
      </w:del>
      <w:ins w:id="26165" w:author="Allen Wirfs-Brock" w:date="2011-07-02T14:01:00Z">
        <w:r w:rsidR="00963019" w:rsidRPr="00E77497">
          <w:t>has the [[</w:t>
        </w:r>
        <w:del w:id="26166" w:author="Rev 3 Allen Wirfs-Brock" w:date="2011-09-07T15:42:00Z">
          <w:r w:rsidR="00963019" w:rsidRPr="00E77497" w:rsidDel="009D141F">
            <w:delText>IsArray</w:delText>
          </w:r>
        </w:del>
      </w:ins>
      <w:ins w:id="26167" w:author="Rev 3 Allen Wirfs-Brock" w:date="2011-09-07T15:42:00Z">
        <w:r w:rsidR="009D141F" w:rsidRPr="00E77497">
          <w:t>NativeBrand</w:t>
        </w:r>
      </w:ins>
      <w:ins w:id="26168" w:author="Allen Wirfs-Brock" w:date="2011-07-02T14:01:00Z">
        <w:r w:rsidR="00963019" w:rsidRPr="00E77497">
          <w:t>]] internal property</w:t>
        </w:r>
      </w:ins>
      <w:ins w:id="26169" w:author="Rev 3 Allen Wirfs-Brock" w:date="2011-09-07T15:42:00Z">
        <w:r w:rsidR="009D141F" w:rsidRPr="00E77497">
          <w:t xml:space="preserve"> with value NativeArray</w:t>
        </w:r>
      </w:ins>
      <w:r w:rsidRPr="00E77497">
        <w:t>, then</w:t>
      </w:r>
    </w:p>
    <w:p w14:paraId="55EE88D2" w14:textId="77777777" w:rsidR="004C02EF" w:rsidRPr="00E77497" w:rsidRDefault="004C02EF" w:rsidP="00834A33">
      <w:pPr>
        <w:pStyle w:val="Alg4"/>
        <w:numPr>
          <w:ilvl w:val="2"/>
          <w:numId w:val="201"/>
        </w:numPr>
        <w:tabs>
          <w:tab w:val="left" w:pos="2520"/>
        </w:tabs>
      </w:pPr>
      <w:r w:rsidRPr="00E77497">
        <w:t xml:space="preserve">Let </w:t>
      </w:r>
      <w:r w:rsidRPr="00E77497">
        <w:rPr>
          <w:i/>
        </w:rPr>
        <w:t>k</w:t>
      </w:r>
      <w:r w:rsidRPr="00E77497">
        <w:t xml:space="preserve"> be 0.</w:t>
      </w:r>
    </w:p>
    <w:p w14:paraId="3B03D6E7" w14:textId="77777777" w:rsidR="004C02EF" w:rsidRPr="00E77497" w:rsidRDefault="004C02EF" w:rsidP="00834A33">
      <w:pPr>
        <w:pStyle w:val="Alg4"/>
        <w:numPr>
          <w:ilvl w:val="2"/>
          <w:numId w:val="201"/>
        </w:numPr>
        <w:tabs>
          <w:tab w:val="left" w:pos="2520"/>
        </w:tabs>
      </w:pPr>
      <w:r w:rsidRPr="00E77497">
        <w:t xml:space="preserve">Let </w:t>
      </w:r>
      <w:r w:rsidRPr="00E77497">
        <w:rPr>
          <w:i/>
        </w:rPr>
        <w:t>len</w:t>
      </w:r>
      <w:r w:rsidRPr="00E77497">
        <w:t xml:space="preserve"> be the result of calling the [[Get]] internal method of </w:t>
      </w:r>
      <w:r w:rsidRPr="00E77497">
        <w:rPr>
          <w:i/>
        </w:rPr>
        <w:t>E</w:t>
      </w:r>
      <w:r w:rsidRPr="00E77497">
        <w:t xml:space="preserve"> with argument </w:t>
      </w:r>
      <w:r w:rsidRPr="00E77497">
        <w:rPr>
          <w:rFonts w:ascii="Courier New" w:hAnsi="Courier New"/>
          <w:b/>
        </w:rPr>
        <w:t>"length"</w:t>
      </w:r>
      <w:r w:rsidRPr="00E77497">
        <w:t>.</w:t>
      </w:r>
    </w:p>
    <w:p w14:paraId="1D582400" w14:textId="77777777" w:rsidR="00610B3D" w:rsidRDefault="00610B3D" w:rsidP="00834A33">
      <w:pPr>
        <w:pStyle w:val="Alg4"/>
        <w:numPr>
          <w:ilvl w:val="2"/>
          <w:numId w:val="201"/>
        </w:numPr>
        <w:tabs>
          <w:tab w:val="left" w:pos="2520"/>
        </w:tabs>
        <w:rPr>
          <w:ins w:id="26170" w:author="Rev 7 Allen Wirfs-Brock" w:date="2012-04-09T17:43:00Z"/>
        </w:rPr>
      </w:pPr>
      <w:ins w:id="26171" w:author="Rev 7 Allen Wirfs-Brock" w:date="2012-04-09T17:43:00Z">
        <w:r>
          <w:t>ReturnIfAbrupt(</w:t>
        </w:r>
        <w:r>
          <w:rPr>
            <w:i/>
          </w:rPr>
          <w:t>len</w:t>
        </w:r>
        <w:r>
          <w:t>).</w:t>
        </w:r>
      </w:ins>
    </w:p>
    <w:p w14:paraId="5969E3CC" w14:textId="77777777" w:rsidR="004C02EF" w:rsidRPr="00E77497" w:rsidRDefault="004C02EF" w:rsidP="00834A33">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14:paraId="4E54F41B" w14:textId="77777777" w:rsidR="004C02EF" w:rsidRPr="00E77497" w:rsidRDefault="004C02EF" w:rsidP="00834A33">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14:paraId="2C259856" w14:textId="77777777" w:rsidR="004C02EF" w:rsidRPr="00E77497" w:rsidRDefault="004C02EF" w:rsidP="00834A33">
      <w:pPr>
        <w:pStyle w:val="Alg4"/>
        <w:numPr>
          <w:ilvl w:val="3"/>
          <w:numId w:val="201"/>
        </w:numPr>
      </w:pPr>
      <w:r w:rsidRPr="00E77497">
        <w:t xml:space="preserve">Let </w:t>
      </w:r>
      <w:r w:rsidRPr="00E77497">
        <w:rPr>
          <w:i/>
        </w:rPr>
        <w:t>exists</w:t>
      </w:r>
      <w:r w:rsidRPr="00E77497">
        <w:t xml:space="preserve"> be the result of calling the [[HasProperty]] internal method of </w:t>
      </w:r>
      <w:r w:rsidRPr="00E77497">
        <w:rPr>
          <w:i/>
        </w:rPr>
        <w:t>E</w:t>
      </w:r>
      <w:r w:rsidRPr="00E77497">
        <w:t xml:space="preserve"> with </w:t>
      </w:r>
      <w:r w:rsidRPr="00E77497">
        <w:rPr>
          <w:i/>
        </w:rPr>
        <w:t>P</w:t>
      </w:r>
      <w:r w:rsidRPr="00E77497">
        <w:t>.</w:t>
      </w:r>
    </w:p>
    <w:p w14:paraId="3951DDA1" w14:textId="77777777" w:rsidR="004C02EF" w:rsidRPr="00E77497" w:rsidRDefault="004C02EF" w:rsidP="00834A33">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14:paraId="14B040C8" w14:textId="77777777" w:rsidR="004C02EF" w:rsidRPr="00E77497" w:rsidRDefault="004C02EF" w:rsidP="00834A33">
      <w:pPr>
        <w:pStyle w:val="Alg4"/>
        <w:numPr>
          <w:ilvl w:val="4"/>
          <w:numId w:val="201"/>
        </w:numPr>
      </w:pPr>
      <w:r w:rsidRPr="00E77497">
        <w:t xml:space="preserve">Let </w:t>
      </w:r>
      <w:r w:rsidRPr="00E77497">
        <w:rPr>
          <w:i/>
        </w:rPr>
        <w:t>subElement</w:t>
      </w:r>
      <w:r w:rsidRPr="00E77497">
        <w:t xml:space="preserve"> be the result of calling the [[Get]] internal method of </w:t>
      </w:r>
      <w:r w:rsidRPr="00E77497">
        <w:rPr>
          <w:i/>
        </w:rPr>
        <w:t>E</w:t>
      </w:r>
      <w:r w:rsidRPr="00E77497">
        <w:t xml:space="preserve"> with argument </w:t>
      </w:r>
      <w:r w:rsidRPr="00E77497">
        <w:rPr>
          <w:i/>
        </w:rPr>
        <w:t>P</w:t>
      </w:r>
      <w:r w:rsidRPr="00E77497">
        <w:t>.</w:t>
      </w:r>
    </w:p>
    <w:p w14:paraId="48B20396" w14:textId="77777777" w:rsidR="004C02EF" w:rsidRPr="00E77497" w:rsidRDefault="004C02EF" w:rsidP="00834A33">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0405D8B" w14:textId="77777777" w:rsidR="004C02EF" w:rsidRPr="00E77497" w:rsidRDefault="004C02EF" w:rsidP="00834A33">
      <w:pPr>
        <w:pStyle w:val="Alg4"/>
        <w:numPr>
          <w:ilvl w:val="3"/>
          <w:numId w:val="201"/>
        </w:numPr>
      </w:pPr>
      <w:r w:rsidRPr="00E77497">
        <w:t xml:space="preserve">Increase </w:t>
      </w:r>
      <w:r w:rsidRPr="00E77497">
        <w:rPr>
          <w:i/>
        </w:rPr>
        <w:t>n</w:t>
      </w:r>
      <w:r w:rsidRPr="00E77497">
        <w:t xml:space="preserve"> by 1.</w:t>
      </w:r>
    </w:p>
    <w:p w14:paraId="70518558" w14:textId="77777777" w:rsidR="004C02EF" w:rsidRPr="00E77497" w:rsidRDefault="004C02EF" w:rsidP="00834A33">
      <w:pPr>
        <w:pStyle w:val="Alg4"/>
        <w:numPr>
          <w:ilvl w:val="3"/>
          <w:numId w:val="201"/>
        </w:numPr>
      </w:pPr>
      <w:r w:rsidRPr="00E77497">
        <w:t xml:space="preserve">Increase </w:t>
      </w:r>
      <w:r w:rsidRPr="00E77497">
        <w:rPr>
          <w:i/>
        </w:rPr>
        <w:t>k</w:t>
      </w:r>
      <w:r w:rsidRPr="00E77497">
        <w:t xml:space="preserve"> by 1.</w:t>
      </w:r>
    </w:p>
    <w:p w14:paraId="027577E2" w14:textId="77777777" w:rsidR="004C02EF" w:rsidRPr="00E77497" w:rsidRDefault="004C02EF" w:rsidP="00834A33">
      <w:pPr>
        <w:pStyle w:val="Alg4"/>
        <w:numPr>
          <w:ilvl w:val="1"/>
          <w:numId w:val="201"/>
        </w:numPr>
        <w:tabs>
          <w:tab w:val="left" w:pos="2160"/>
        </w:tabs>
      </w:pPr>
      <w:r w:rsidRPr="00E77497">
        <w:t xml:space="preserve">Else, </w:t>
      </w:r>
      <w:r w:rsidRPr="00E77497">
        <w:rPr>
          <w:i/>
        </w:rPr>
        <w:t>E</w:t>
      </w:r>
      <w:r w:rsidRPr="00E77497">
        <w:t xml:space="preserve"> is not an Array</w:t>
      </w:r>
    </w:p>
    <w:p w14:paraId="6F84D6C4" w14:textId="77777777" w:rsidR="004C02EF" w:rsidRPr="00E77497" w:rsidRDefault="004C02EF" w:rsidP="00834A33">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63009DA" w14:textId="77777777" w:rsidR="004C02EF" w:rsidRPr="00E77497" w:rsidRDefault="004C02EF" w:rsidP="00834A33">
      <w:pPr>
        <w:pStyle w:val="Alg4"/>
        <w:numPr>
          <w:ilvl w:val="2"/>
          <w:numId w:val="201"/>
        </w:numPr>
        <w:tabs>
          <w:tab w:val="left" w:pos="2520"/>
        </w:tabs>
      </w:pPr>
      <w:r w:rsidRPr="00E77497">
        <w:t xml:space="preserve">Increase </w:t>
      </w:r>
      <w:r w:rsidRPr="00E77497">
        <w:rPr>
          <w:i/>
        </w:rPr>
        <w:t>n</w:t>
      </w:r>
      <w:r w:rsidRPr="00E77497">
        <w:t xml:space="preserve"> by 1.</w:t>
      </w:r>
    </w:p>
    <w:p w14:paraId="0BF6C94A" w14:textId="77777777" w:rsidR="008A687B" w:rsidRPr="00E77497" w:rsidRDefault="008A687B" w:rsidP="00CA3654">
      <w:pPr>
        <w:pStyle w:val="Alg4"/>
        <w:numPr>
          <w:ilvl w:val="0"/>
          <w:numId w:val="201"/>
        </w:numPr>
        <w:rPr>
          <w:ins w:id="26172" w:author="Allen Wirfs-Brock rev2" w:date="2011-07-20T14:06:00Z"/>
        </w:rPr>
      </w:pPr>
      <w:ins w:id="26173" w:author="Allen Wirfs-Brock rev2" w:date="2011-07-20T14:06:00Z">
        <w:del w:id="26174" w:author="Rev 6 Allen Wirfs-Brock" w:date="2012-02-22T17:36:00Z">
          <w:r w:rsidRPr="00E77497" w:rsidDel="00CA3654">
            <w:delText>Call</w:delText>
          </w:r>
        </w:del>
      </w:ins>
      <w:ins w:id="26175" w:author="Rev 6 Allen Wirfs-Brock" w:date="2012-02-22T17:36:00Z">
        <w:r w:rsidR="00CA3654">
          <w:t xml:space="preserve">Let </w:t>
        </w:r>
        <w:r w:rsidR="00CA3654" w:rsidRPr="00CA3654">
          <w:rPr>
            <w:i/>
          </w:rPr>
          <w:t>put</w:t>
        </w:r>
      </w:ins>
      <w:ins w:id="26176" w:author="Rev 6 Allen Wirfs-Brock" w:date="2012-02-22T17:37:00Z">
        <w:r w:rsidR="00CA3654" w:rsidRPr="00CA3654">
          <w:rPr>
            <w:i/>
          </w:rPr>
          <w:t>Status</w:t>
        </w:r>
        <w:r w:rsidR="00CA3654">
          <w:t xml:space="preserve"> be the result of calling</w:t>
        </w:r>
      </w:ins>
      <w:ins w:id="26177" w:author="Allen Wirfs-Brock rev2" w:date="2011-07-20T14:06:00Z">
        <w:r w:rsidRPr="00E77497">
          <w:t xml:space="preserve"> the [[Put]] internal method of </w:t>
        </w:r>
      </w:ins>
      <w:ins w:id="26178" w:author="Allen Wirfs-Brock rev2" w:date="2011-07-20T14:07:00Z">
        <w:r w:rsidRPr="00CA3654">
          <w:rPr>
            <w:i/>
          </w:rPr>
          <w:t>A</w:t>
        </w:r>
      </w:ins>
      <w:ins w:id="26179" w:author="Allen Wirfs-Brock rev2" w:date="2011-07-20T14:06:00Z">
        <w:r w:rsidRPr="00E77497">
          <w:t xml:space="preserve"> with arguments </w:t>
        </w:r>
        <w:r w:rsidRPr="00CA3654">
          <w:rPr>
            <w:rFonts w:ascii="Courier New" w:hAnsi="Courier New"/>
            <w:sz w:val="18"/>
          </w:rPr>
          <w:t>"</w:t>
        </w:r>
        <w:r w:rsidRPr="00CA3654">
          <w:rPr>
            <w:rFonts w:ascii="Courier New" w:hAnsi="Courier New"/>
            <w:b/>
          </w:rPr>
          <w:t>length</w:t>
        </w:r>
        <w:r w:rsidRPr="00CA3654">
          <w:rPr>
            <w:rFonts w:ascii="Courier New" w:hAnsi="Courier New"/>
            <w:sz w:val="18"/>
          </w:rPr>
          <w:t>"</w:t>
        </w:r>
        <w:r w:rsidRPr="00E77497">
          <w:t xml:space="preserve">, </w:t>
        </w:r>
        <w:r w:rsidRPr="00CA3654">
          <w:rPr>
            <w:i/>
          </w:rPr>
          <w:t>n</w:t>
        </w:r>
        <w:r w:rsidRPr="00E77497">
          <w:t xml:space="preserve">, and </w:t>
        </w:r>
        <w:r w:rsidRPr="00CA3654">
          <w:rPr>
            <w:b/>
          </w:rPr>
          <w:t>true</w:t>
        </w:r>
        <w:r w:rsidRPr="00E77497">
          <w:t>.</w:t>
        </w:r>
      </w:ins>
    </w:p>
    <w:p w14:paraId="1594CE3D" w14:textId="77777777" w:rsidR="00CA3654" w:rsidRPr="00E77497" w:rsidRDefault="00610B3D" w:rsidP="00CA3654">
      <w:pPr>
        <w:pStyle w:val="Alg4"/>
        <w:numPr>
          <w:ilvl w:val="0"/>
          <w:numId w:val="201"/>
        </w:numPr>
        <w:contextualSpacing/>
        <w:rPr>
          <w:ins w:id="26180" w:author="Rev 6 Allen Wirfs-Brock" w:date="2012-02-22T17:36:00Z"/>
        </w:rPr>
      </w:pPr>
      <w:ins w:id="26181" w:author="Rev 7 Allen Wirfs-Brock" w:date="2012-04-09T17:44:00Z">
        <w:r>
          <w:t>ReturnIfAbrupt(</w:t>
        </w:r>
        <w:r>
          <w:rPr>
            <w:i/>
          </w:rPr>
          <w:t>putStatus</w:t>
        </w:r>
        <w:r>
          <w:t>).</w:t>
        </w:r>
      </w:ins>
      <w:ins w:id="26182" w:author="Rev 6 Allen Wirfs-Brock" w:date="2012-02-22T17:36:00Z">
        <w:del w:id="26183" w:author="Rev 7 Allen Wirfs-Brock" w:date="2012-04-09T17:44:00Z">
          <w:r w:rsidR="00CA3654" w:rsidDel="00610B3D">
            <w:delText xml:space="preserve">If </w:delText>
          </w:r>
          <w:r w:rsidR="00CA3654" w:rsidDel="00610B3D">
            <w:rPr>
              <w:i/>
            </w:rPr>
            <w:delText>putStatus</w:delText>
          </w:r>
          <w:r w:rsidR="00CA3654" w:rsidRPr="00E77497" w:rsidDel="00610B3D">
            <w:delText xml:space="preserve"> </w:delText>
          </w:r>
          <w:r w:rsidR="00CA3654" w:rsidDel="00610B3D">
            <w:delText xml:space="preserve">is an abrupt completion, return </w:delText>
          </w:r>
          <w:r w:rsidR="00CA3654" w:rsidDel="00610B3D">
            <w:rPr>
              <w:i/>
            </w:rPr>
            <w:delText>putStatus</w:delText>
          </w:r>
          <w:r w:rsidR="00CA3654" w:rsidDel="00610B3D">
            <w:delText>.</w:delText>
          </w:r>
        </w:del>
      </w:ins>
    </w:p>
    <w:p w14:paraId="08B8B00A" w14:textId="77777777" w:rsidR="004C02EF" w:rsidRPr="00E77497" w:rsidRDefault="004C02EF" w:rsidP="00834A33">
      <w:pPr>
        <w:pStyle w:val="Alg4"/>
        <w:numPr>
          <w:ilvl w:val="0"/>
          <w:numId w:val="201"/>
        </w:numPr>
        <w:spacing w:after="220"/>
      </w:pPr>
      <w:r w:rsidRPr="00E77497">
        <w:t xml:space="preserve">Return </w:t>
      </w:r>
      <w:r w:rsidRPr="00E77497">
        <w:rPr>
          <w:i/>
        </w:rPr>
        <w:t>A</w:t>
      </w:r>
      <w:r w:rsidRPr="00E77497">
        <w:t>.</w:t>
      </w:r>
    </w:p>
    <w:p w14:paraId="304613C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0B70755C" w14:textId="77777777" w:rsidR="00B02185" w:rsidRDefault="00B02185" w:rsidP="00B02185">
      <w:pPr>
        <w:pStyle w:val="Note"/>
        <w:rPr>
          <w:ins w:id="26184" w:author="Rev 9 Allen Wirfs-Brock" w:date="2012-06-25T11:43:00Z"/>
        </w:rPr>
      </w:pPr>
      <w:ins w:id="26185" w:author="Rev 9 Allen Wirfs-Brock" w:date="2012-06-25T11:43:00Z">
        <w:r>
          <w:t>NOTE 1</w:t>
        </w:r>
        <w:r>
          <w:tab/>
          <w:t xml:space="preserve">The explicit setting of the </w:t>
        </w:r>
        <w:r w:rsidRPr="00B02185">
          <w:rPr>
            <w:rFonts w:ascii="Courier New" w:hAnsi="Courier New"/>
            <w:b/>
          </w:rPr>
          <w:t>length</w:t>
        </w:r>
        <w:r>
          <w:t xml:space="preserve"> property in step </w:t>
        </w:r>
      </w:ins>
      <w:ins w:id="26186" w:author="Rev 9 Allen Wirfs-Brock" w:date="2012-06-25T11:44:00Z">
        <w:r>
          <w:t>7</w:t>
        </w:r>
      </w:ins>
      <w:ins w:id="26187" w:author="Rev 9 Allen Wirfs-Brock" w:date="2012-06-25T11:43:00Z">
        <w:r>
          <w:t xml:space="preserve"> is necessary to ensure that its value is correct in situations where the trailing elements of the </w:t>
        </w:r>
      </w:ins>
      <w:ins w:id="26188" w:author="Rev 9 Allen Wirfs-Brock" w:date="2012-06-25T11:48:00Z">
        <w:r>
          <w:t>result</w:t>
        </w:r>
      </w:ins>
      <w:ins w:id="26189" w:author="Rev 9 Allen Wirfs-Brock" w:date="2012-06-25T11:43:00Z">
        <w:r>
          <w:t xml:space="preserve"> Array are not present.</w:t>
        </w:r>
      </w:ins>
    </w:p>
    <w:p w14:paraId="7452FE45" w14:textId="77777777" w:rsidR="004C02EF" w:rsidRPr="00E77497" w:rsidRDefault="004C02EF" w:rsidP="004C02EF">
      <w:pPr>
        <w:pStyle w:val="Note"/>
      </w:pPr>
      <w:r w:rsidRPr="00E77497">
        <w:t>NOTE</w:t>
      </w:r>
      <w:ins w:id="26190" w:author="Rev 9 Allen Wirfs-Brock" w:date="2012-06-25T11:43:00Z">
        <w:r w:rsidR="00B02185">
          <w:t xml:space="preserve"> 2</w:t>
        </w:r>
      </w:ins>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ins w:id="26191" w:author="Rev 9 Allen Wirfs-Brock" w:date="2012-07-07T17:51:00Z">
        <w:r w:rsidR="003D5776">
          <w:t>n</w:t>
        </w:r>
      </w:ins>
      <w:r w:rsidRPr="00E77497">
        <w:t xml:space="preserve"> </w:t>
      </w:r>
      <w:del w:id="26192" w:author="Rev 9 Allen Wirfs-Brock" w:date="2012-07-07T17:51:00Z">
        <w:r w:rsidRPr="00E77497" w:rsidDel="003D5776">
          <w:delText xml:space="preserve">host </w:delText>
        </w:r>
      </w:del>
      <w:ins w:id="26193" w:author="Rev 9 Allen Wirfs-Brock" w:date="2012-07-07T17:51:00Z">
        <w:r w:rsidR="003D5776">
          <w:t>exotic</w:t>
        </w:r>
        <w:r w:rsidR="003D5776" w:rsidRPr="00E77497">
          <w:t xml:space="preserve"> </w:t>
        </w:r>
      </w:ins>
      <w:r w:rsidRPr="00E77497">
        <w:t>object</w:t>
      </w:r>
      <w:ins w:id="26194" w:author="Rev 9 Allen Wirfs-Brock" w:date="2012-07-07T17:54:00Z">
        <w:r w:rsidR="000625F1" w:rsidRPr="000625F1">
          <w:t xml:space="preserve"> </w:t>
        </w:r>
        <w:r w:rsidR="000625F1" w:rsidRPr="00887FC2">
          <w:t>that is not an Array</w:t>
        </w:r>
      </w:ins>
      <w:r w:rsidRPr="00E77497">
        <w:t xml:space="preserve"> is implementation-dependent.</w:t>
      </w:r>
    </w:p>
    <w:p w14:paraId="2EF19195" w14:textId="77777777" w:rsidR="004C02EF" w:rsidRPr="00E77497" w:rsidRDefault="004C02EF" w:rsidP="004C02EF">
      <w:pPr>
        <w:pStyle w:val="40"/>
        <w:numPr>
          <w:ilvl w:val="0"/>
          <w:numId w:val="0"/>
        </w:numPr>
      </w:pPr>
      <w:bookmarkStart w:id="26195" w:name="_Ref457793676"/>
      <w:r w:rsidRPr="00E77497">
        <w:t>15.4.4.5</w:t>
      </w:r>
      <w:r w:rsidRPr="00E77497">
        <w:tab/>
        <w:t>Array.prototype.joi</w:t>
      </w:r>
      <w:bookmarkEnd w:id="26080"/>
      <w:r w:rsidRPr="00E77497">
        <w:t>n (separator</w:t>
      </w:r>
      <w:bookmarkEnd w:id="26081"/>
      <w:bookmarkEnd w:id="26082"/>
      <w:r w:rsidRPr="00E77497">
        <w:t>)</w:t>
      </w:r>
      <w:bookmarkEnd w:id="26195"/>
    </w:p>
    <w:p w14:paraId="046AC5FE" w14:textId="77777777" w:rsidR="004C02EF" w:rsidRPr="00E77497" w:rsidRDefault="004C02EF" w:rsidP="004C02EF">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bookmarkStart w:id="26196" w:name="_Toc382291623"/>
    </w:p>
    <w:p w14:paraId="0F3A51FB" w14:textId="77777777" w:rsidR="004C02EF" w:rsidRPr="00E77497" w:rsidRDefault="004C02EF" w:rsidP="004C02EF">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4B67C035" w14:textId="77777777" w:rsidR="004C02EF" w:rsidRPr="00E77497" w:rsidRDefault="004C02EF" w:rsidP="00834A33">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64589AB" w14:textId="77777777" w:rsidR="00134DAD" w:rsidRDefault="00134DAD" w:rsidP="00134DAD">
      <w:pPr>
        <w:pStyle w:val="Alg4"/>
        <w:numPr>
          <w:ilvl w:val="0"/>
          <w:numId w:val="203"/>
        </w:numPr>
        <w:rPr>
          <w:ins w:id="26197" w:author="Rev 7 Allen Wirfs-Brock" w:date="2012-04-10T12:04:00Z"/>
        </w:rPr>
      </w:pPr>
      <w:ins w:id="26198" w:author="Rev 7 Allen Wirfs-Brock" w:date="2012-04-10T12:04:00Z">
        <w:r>
          <w:t>ReturnIfAbrupt(</w:t>
        </w:r>
        <w:r>
          <w:rPr>
            <w:i/>
          </w:rPr>
          <w:t>O</w:t>
        </w:r>
        <w:r>
          <w:t>).</w:t>
        </w:r>
      </w:ins>
    </w:p>
    <w:p w14:paraId="14BF4BDA" w14:textId="77777777" w:rsidR="004C02EF" w:rsidRPr="00E77497" w:rsidRDefault="004C02EF" w:rsidP="00834A33">
      <w:pPr>
        <w:pStyle w:val="Alg4"/>
        <w:numPr>
          <w:ilvl w:val="0"/>
          <w:numId w:val="203"/>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"length"</w:t>
      </w:r>
      <w:r w:rsidRPr="00E77497">
        <w:t>.</w:t>
      </w:r>
    </w:p>
    <w:p w14:paraId="09CD9ECC" w14:textId="77777777" w:rsidR="004C02EF" w:rsidRPr="00E77497" w:rsidRDefault="004C02EF" w:rsidP="00834A33">
      <w:pPr>
        <w:pStyle w:val="Alg4"/>
        <w:numPr>
          <w:ilvl w:val="0"/>
          <w:numId w:val="203"/>
        </w:numPr>
      </w:pPr>
      <w:r w:rsidRPr="00E77497">
        <w:t xml:space="preserve">Let </w:t>
      </w:r>
      <w:r w:rsidRPr="00E77497">
        <w:rPr>
          <w:i/>
        </w:rPr>
        <w:t>len</w:t>
      </w:r>
      <w:r w:rsidRPr="00E77497">
        <w:t xml:space="preserve"> be ToUint32(</w:t>
      </w:r>
      <w:r w:rsidRPr="00E77497">
        <w:rPr>
          <w:i/>
        </w:rPr>
        <w:t>lenVal</w:t>
      </w:r>
      <w:r w:rsidRPr="00E77497">
        <w:t>).</w:t>
      </w:r>
    </w:p>
    <w:p w14:paraId="3051BF38" w14:textId="77777777" w:rsidR="00CA3654" w:rsidRPr="00E77497" w:rsidRDefault="00C82981" w:rsidP="00CA3654">
      <w:pPr>
        <w:pStyle w:val="Alg4"/>
        <w:numPr>
          <w:ilvl w:val="0"/>
          <w:numId w:val="203"/>
        </w:numPr>
        <w:contextualSpacing/>
        <w:rPr>
          <w:ins w:id="26199" w:author="Rev 6 Allen Wirfs-Brock" w:date="2012-02-22T17:34:00Z"/>
        </w:rPr>
      </w:pPr>
      <w:ins w:id="26200" w:author="Rev 6 Allen Wirfs-Brock" w:date="2012-02-26T09:02:00Z">
        <w:r>
          <w:t>ReturnIfAbrupt(</w:t>
        </w:r>
        <w:r w:rsidRPr="00E77497">
          <w:rPr>
            <w:i/>
          </w:rPr>
          <w:t>len</w:t>
        </w:r>
        <w:r>
          <w:t>).</w:t>
        </w:r>
      </w:ins>
    </w:p>
    <w:p w14:paraId="4B218948" w14:textId="77777777" w:rsidR="004C02EF" w:rsidRPr="00E77497" w:rsidRDefault="004C02EF" w:rsidP="00834A33">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14:paraId="609C6300" w14:textId="77777777" w:rsidR="004C02EF" w:rsidRPr="00E77497" w:rsidRDefault="004C02EF" w:rsidP="00834A33">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14:paraId="6A8EDAA7" w14:textId="77777777" w:rsidR="004C02EF" w:rsidRPr="00E77497" w:rsidRDefault="004C02EF" w:rsidP="00834A33">
      <w:pPr>
        <w:pStyle w:val="Alg4"/>
        <w:numPr>
          <w:ilvl w:val="0"/>
          <w:numId w:val="203"/>
        </w:numPr>
      </w:pPr>
      <w:r w:rsidRPr="00E77497">
        <w:t xml:space="preserve">If </w:t>
      </w:r>
      <w:r w:rsidRPr="00E77497">
        <w:rPr>
          <w:i/>
        </w:rPr>
        <w:t>len</w:t>
      </w:r>
      <w:r w:rsidRPr="00E77497">
        <w:t xml:space="preserve"> is zero, return the empty String.</w:t>
      </w:r>
    </w:p>
    <w:p w14:paraId="056728D7" w14:textId="77777777" w:rsidR="004C02EF" w:rsidRPr="00E77497" w:rsidRDefault="004C02EF" w:rsidP="00834A33">
      <w:pPr>
        <w:pStyle w:val="Alg4"/>
        <w:numPr>
          <w:ilvl w:val="0"/>
          <w:numId w:val="203"/>
        </w:numPr>
      </w:pPr>
      <w:r w:rsidRPr="00E77497">
        <w:t xml:space="preserve">Let </w:t>
      </w:r>
      <w:r w:rsidRPr="00E77497">
        <w:rPr>
          <w:i/>
        </w:rPr>
        <w:t>element0</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"0"</w:t>
      </w:r>
      <w:r w:rsidRPr="00E77497">
        <w:t>.</w:t>
      </w:r>
    </w:p>
    <w:p w14:paraId="6196705C" w14:textId="77777777" w:rsidR="004C02EF" w:rsidRPr="00E77497" w:rsidRDefault="004C02EF" w:rsidP="00834A33">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Let </w:t>
      </w:r>
      <w:r w:rsidRPr="00E77497">
        <w:rPr>
          <w:i/>
        </w:rPr>
        <w:t>R</w:t>
      </w:r>
      <w:r w:rsidRPr="00E77497">
        <w:t xml:space="preserve"> be ToString(</w:t>
      </w:r>
      <w:r w:rsidRPr="00E77497">
        <w:rPr>
          <w:i/>
        </w:rPr>
        <w:t>element0</w:t>
      </w:r>
      <w:r w:rsidRPr="00E77497">
        <w:t>).</w:t>
      </w:r>
    </w:p>
    <w:p w14:paraId="6361525C" w14:textId="77777777" w:rsidR="00377713" w:rsidRPr="00E77497" w:rsidRDefault="00377713" w:rsidP="00377713">
      <w:pPr>
        <w:pStyle w:val="Alg4"/>
        <w:numPr>
          <w:ilvl w:val="0"/>
          <w:numId w:val="203"/>
        </w:numPr>
        <w:contextualSpacing/>
        <w:rPr>
          <w:ins w:id="26201" w:author="Rev 6 Allen Wirfs-Brock" w:date="2012-02-22T17:43:00Z"/>
        </w:rPr>
      </w:pPr>
      <w:ins w:id="26202" w:author="Rev 6 Allen Wirfs-Brock" w:date="2012-02-22T17:43:00Z">
        <w:r>
          <w:t xml:space="preserve">If </w:t>
        </w:r>
        <w:r>
          <w:rPr>
            <w:i/>
          </w:rPr>
          <w:t>R</w:t>
        </w:r>
        <w:r w:rsidRPr="00E77497">
          <w:t xml:space="preserve"> </w:t>
        </w:r>
        <w:r>
          <w:t xml:space="preserve">is an abrupt completion, return </w:t>
        </w:r>
      </w:ins>
      <w:ins w:id="26203" w:author="Rev 6 Allen Wirfs-Brock" w:date="2012-02-22T17:44:00Z">
        <w:r>
          <w:rPr>
            <w:i/>
          </w:rPr>
          <w:t>R</w:t>
        </w:r>
      </w:ins>
      <w:ins w:id="26204" w:author="Rev 6 Allen Wirfs-Brock" w:date="2012-02-22T17:43:00Z">
        <w:r>
          <w:t>.</w:t>
        </w:r>
      </w:ins>
    </w:p>
    <w:p w14:paraId="27A18491" w14:textId="77777777" w:rsidR="004C02EF" w:rsidRPr="00E77497" w:rsidRDefault="004C02EF" w:rsidP="00834A33">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7A676CCA" w14:textId="77777777" w:rsidR="004C02EF" w:rsidRPr="00E77497" w:rsidRDefault="004C02EF" w:rsidP="00834A33">
      <w:pPr>
        <w:pStyle w:val="Alg4"/>
        <w:numPr>
          <w:ilvl w:val="0"/>
          <w:numId w:val="203"/>
        </w:numPr>
      </w:pPr>
      <w:r w:rsidRPr="00E77497">
        <w:t xml:space="preserve">Repeat, while </w:t>
      </w:r>
      <w:r w:rsidRPr="00E77497">
        <w:rPr>
          <w:i/>
        </w:rPr>
        <w:t>k</w:t>
      </w:r>
      <w:r w:rsidRPr="00E77497">
        <w:t xml:space="preserve"> &lt; </w:t>
      </w:r>
      <w:r w:rsidRPr="00E77497">
        <w:rPr>
          <w:i/>
        </w:rPr>
        <w:t>len</w:t>
      </w:r>
    </w:p>
    <w:p w14:paraId="6CC57179" w14:textId="77777777" w:rsidR="004C02EF" w:rsidRPr="00E77497" w:rsidRDefault="004C02EF" w:rsidP="00834A33">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6D9F24F7" w14:textId="77777777" w:rsidR="004C02EF" w:rsidRPr="00E77497" w:rsidRDefault="004C02EF" w:rsidP="00834A33">
      <w:pPr>
        <w:pStyle w:val="Alg4"/>
        <w:numPr>
          <w:ilvl w:val="1"/>
          <w:numId w:val="203"/>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ToString(</w:t>
      </w:r>
      <w:r w:rsidRPr="00E77497">
        <w:rPr>
          <w:i/>
        </w:rPr>
        <w:t>k</w:t>
      </w:r>
      <w:r w:rsidRPr="00E77497">
        <w:t>).</w:t>
      </w:r>
    </w:p>
    <w:p w14:paraId="0D5A1B3C" w14:textId="77777777" w:rsidR="004C02EF" w:rsidRPr="00E77497" w:rsidRDefault="004C02EF" w:rsidP="00834A33">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54D377E1" w14:textId="77777777" w:rsidR="00377713" w:rsidRPr="00E77497" w:rsidRDefault="00610B3D" w:rsidP="0027695A">
      <w:pPr>
        <w:pStyle w:val="Alg4"/>
        <w:numPr>
          <w:ilvl w:val="1"/>
          <w:numId w:val="203"/>
        </w:numPr>
        <w:contextualSpacing/>
        <w:rPr>
          <w:ins w:id="26205" w:author="Rev 6 Allen Wirfs-Brock" w:date="2012-02-22T17:44:00Z"/>
        </w:rPr>
      </w:pPr>
      <w:ins w:id="26206" w:author="Rev 7 Allen Wirfs-Brock" w:date="2012-04-09T17:46:00Z">
        <w:r>
          <w:t>ReturnIfAbrupt(</w:t>
        </w:r>
        <w:r>
          <w:rPr>
            <w:i/>
          </w:rPr>
          <w:t>next</w:t>
        </w:r>
        <w:r>
          <w:t>).</w:t>
        </w:r>
      </w:ins>
      <w:ins w:id="26207" w:author="Rev 6 Allen Wirfs-Brock" w:date="2012-02-22T17:44:00Z">
        <w:del w:id="26208" w:author="Rev 7 Allen Wirfs-Brock" w:date="2012-04-09T17:46:00Z">
          <w:r w:rsidR="00377713" w:rsidDel="00610B3D">
            <w:delText xml:space="preserve">If </w:delText>
          </w:r>
        </w:del>
      </w:ins>
      <w:ins w:id="26209" w:author="Rev 6 Allen Wirfs-Brock" w:date="2012-02-22T17:45:00Z">
        <w:del w:id="26210" w:author="Rev 7 Allen Wirfs-Brock" w:date="2012-04-09T17:46:00Z">
          <w:r w:rsidR="00377713" w:rsidRPr="00E77497" w:rsidDel="00610B3D">
            <w:rPr>
              <w:i/>
            </w:rPr>
            <w:delText>next</w:delText>
          </w:r>
          <w:r w:rsidR="00377713" w:rsidRPr="00E77497" w:rsidDel="00610B3D">
            <w:delText xml:space="preserve"> </w:delText>
          </w:r>
        </w:del>
      </w:ins>
      <w:ins w:id="26211" w:author="Rev 6 Allen Wirfs-Brock" w:date="2012-02-22T17:44:00Z">
        <w:del w:id="26212" w:author="Rev 7 Allen Wirfs-Brock" w:date="2012-04-09T17:46:00Z">
          <w:r w:rsidR="00377713" w:rsidDel="00610B3D">
            <w:delText xml:space="preserve">is an abrupt completion, return </w:delText>
          </w:r>
        </w:del>
      </w:ins>
      <w:ins w:id="26213" w:author="Rev 6 Allen Wirfs-Brock" w:date="2012-02-22T17:45:00Z">
        <w:del w:id="26214" w:author="Rev 7 Allen Wirfs-Brock" w:date="2012-04-09T17:46:00Z">
          <w:r w:rsidR="00377713" w:rsidRPr="00E77497" w:rsidDel="00610B3D">
            <w:rPr>
              <w:i/>
            </w:rPr>
            <w:delText>next</w:delText>
          </w:r>
        </w:del>
      </w:ins>
      <w:ins w:id="26215" w:author="Rev 6 Allen Wirfs-Brock" w:date="2012-02-22T17:44:00Z">
        <w:del w:id="26216" w:author="Rev 7 Allen Wirfs-Brock" w:date="2012-04-09T17:46:00Z">
          <w:r w:rsidR="00377713" w:rsidDel="00610B3D">
            <w:delText>.</w:delText>
          </w:r>
        </w:del>
      </w:ins>
    </w:p>
    <w:p w14:paraId="4FAADD96" w14:textId="77777777" w:rsidR="004C02EF" w:rsidRPr="00E77497" w:rsidRDefault="004C02EF" w:rsidP="00834A33">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69039E14" w14:textId="77777777" w:rsidR="004C02EF" w:rsidRPr="00E77497" w:rsidRDefault="004C02EF" w:rsidP="00834A33">
      <w:pPr>
        <w:pStyle w:val="Alg4"/>
        <w:numPr>
          <w:ilvl w:val="1"/>
          <w:numId w:val="203"/>
        </w:numPr>
      </w:pPr>
      <w:r w:rsidRPr="00E77497">
        <w:t xml:space="preserve">Increase </w:t>
      </w:r>
      <w:r w:rsidRPr="00E77497">
        <w:rPr>
          <w:i/>
        </w:rPr>
        <w:t>k</w:t>
      </w:r>
      <w:r w:rsidRPr="00E77497">
        <w:t xml:space="preserve"> by 1.</w:t>
      </w:r>
    </w:p>
    <w:p w14:paraId="4AD45642" w14:textId="77777777" w:rsidR="004C02EF" w:rsidRPr="00E77497" w:rsidRDefault="004C02EF" w:rsidP="00834A33">
      <w:pPr>
        <w:pStyle w:val="Alg4"/>
        <w:numPr>
          <w:ilvl w:val="0"/>
          <w:numId w:val="203"/>
        </w:numPr>
        <w:spacing w:after="220"/>
      </w:pPr>
      <w:r w:rsidRPr="00E77497">
        <w:t xml:space="preserve">Return </w:t>
      </w:r>
      <w:r w:rsidRPr="00E77497">
        <w:rPr>
          <w:i/>
        </w:rPr>
        <w:t>R</w:t>
      </w:r>
      <w:r w:rsidRPr="00E77497">
        <w:t>.</w:t>
      </w:r>
    </w:p>
    <w:p w14:paraId="4EFDF885"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0033D84B"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ins w:id="26217" w:author="Rev 9 Allen Wirfs-Brock" w:date="2012-07-07T17:51:00Z">
        <w:r w:rsidR="003D5776">
          <w:t>n</w:t>
        </w:r>
      </w:ins>
      <w:r w:rsidRPr="00E77497">
        <w:t xml:space="preserve"> </w:t>
      </w:r>
      <w:del w:id="26218" w:author="Rev 9 Allen Wirfs-Brock" w:date="2012-07-07T17:51:00Z">
        <w:r w:rsidRPr="00E77497" w:rsidDel="003D5776">
          <w:delText xml:space="preserve">host </w:delText>
        </w:r>
      </w:del>
      <w:ins w:id="26219" w:author="Rev 9 Allen Wirfs-Brock" w:date="2012-07-07T17:51:00Z">
        <w:r w:rsidR="003D5776">
          <w:t>exotic</w:t>
        </w:r>
        <w:r w:rsidR="003D5776" w:rsidRPr="00E77497">
          <w:t xml:space="preserve"> </w:t>
        </w:r>
      </w:ins>
      <w:r w:rsidRPr="00E77497">
        <w:t>object</w:t>
      </w:r>
      <w:ins w:id="26220" w:author="Rev 9 Allen Wirfs-Brock" w:date="2012-07-07T17:55:00Z">
        <w:r w:rsidR="000625F1" w:rsidRPr="000625F1">
          <w:t xml:space="preserve"> </w:t>
        </w:r>
        <w:r w:rsidR="000625F1" w:rsidRPr="00887FC2">
          <w:t>that is not an Array</w:t>
        </w:r>
      </w:ins>
      <w:r w:rsidRPr="00E77497">
        <w:t xml:space="preserve"> is implementation-dependent.</w:t>
      </w:r>
      <w:bookmarkStart w:id="26221" w:name="_Toc385672297"/>
      <w:bookmarkStart w:id="26222" w:name="_Toc393690413"/>
    </w:p>
    <w:p w14:paraId="5FFD5DC8" w14:textId="77777777" w:rsidR="004C02EF" w:rsidRPr="00E77497" w:rsidRDefault="004C02EF" w:rsidP="004C02EF">
      <w:pPr>
        <w:pStyle w:val="40"/>
        <w:numPr>
          <w:ilvl w:val="0"/>
          <w:numId w:val="0"/>
        </w:numPr>
      </w:pPr>
      <w:r w:rsidRPr="00E77497">
        <w:t>15.4.4.6</w:t>
      </w:r>
      <w:r w:rsidRPr="00E77497">
        <w:tab/>
        <w:t>Array.prototype.pop ( )</w:t>
      </w:r>
    </w:p>
    <w:p w14:paraId="1603A5C4" w14:textId="77777777" w:rsidR="004C02EF" w:rsidRPr="00E77497" w:rsidRDefault="004C02EF" w:rsidP="004C02EF">
      <w:r w:rsidRPr="00E77497">
        <w:t>The last element of the array is removed from the array and returned.</w:t>
      </w:r>
    </w:p>
    <w:p w14:paraId="24FB057B" w14:textId="77777777"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D0DF8C7" w14:textId="77777777" w:rsidR="00134DAD" w:rsidRDefault="00134DAD" w:rsidP="00134DAD">
      <w:pPr>
        <w:pStyle w:val="Alg4"/>
        <w:numPr>
          <w:ilvl w:val="0"/>
          <w:numId w:val="202"/>
        </w:numPr>
        <w:rPr>
          <w:ins w:id="26223" w:author="Rev 7 Allen Wirfs-Brock" w:date="2012-04-10T12:04:00Z"/>
        </w:rPr>
      </w:pPr>
      <w:ins w:id="26224" w:author="Rev 7 Allen Wirfs-Brock" w:date="2012-04-10T12:04:00Z">
        <w:r>
          <w:t>ReturnIfAbrupt(</w:t>
        </w:r>
        <w:r>
          <w:rPr>
            <w:i/>
          </w:rPr>
          <w:t>O</w:t>
        </w:r>
        <w:r>
          <w:t>).</w:t>
        </w:r>
      </w:ins>
    </w:p>
    <w:p w14:paraId="2C0DD3DE" w14:textId="77777777" w:rsidR="004C02EF" w:rsidRPr="00E77497" w:rsidRDefault="004C02EF" w:rsidP="00834A33">
      <w:pPr>
        <w:pStyle w:val="Alg4"/>
        <w:numPr>
          <w:ilvl w:val="0"/>
          <w:numId w:val="20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2985C2DE" w14:textId="77777777" w:rsidR="004C02EF" w:rsidRPr="00E77497" w:rsidRDefault="004C02EF" w:rsidP="00834A33">
      <w:pPr>
        <w:pStyle w:val="Alg4"/>
        <w:numPr>
          <w:ilvl w:val="0"/>
          <w:numId w:val="202"/>
        </w:numPr>
      </w:pPr>
      <w:r w:rsidRPr="00E77497">
        <w:t xml:space="preserve">Let </w:t>
      </w:r>
      <w:r w:rsidRPr="00E77497">
        <w:rPr>
          <w:i/>
        </w:rPr>
        <w:t>len</w:t>
      </w:r>
      <w:r w:rsidRPr="00E77497">
        <w:t xml:space="preserve"> be ToUint32(</w:t>
      </w:r>
      <w:r w:rsidRPr="00E77497">
        <w:rPr>
          <w:i/>
        </w:rPr>
        <w:t>lenVal</w:t>
      </w:r>
      <w:r w:rsidRPr="00E77497">
        <w:t>).</w:t>
      </w:r>
    </w:p>
    <w:p w14:paraId="0B91829D" w14:textId="77777777" w:rsidR="00CA3654" w:rsidRPr="00E77497" w:rsidRDefault="00C82981" w:rsidP="00CA3654">
      <w:pPr>
        <w:pStyle w:val="Alg4"/>
        <w:numPr>
          <w:ilvl w:val="0"/>
          <w:numId w:val="202"/>
        </w:numPr>
        <w:contextualSpacing/>
        <w:rPr>
          <w:ins w:id="26225" w:author="Rev 6 Allen Wirfs-Brock" w:date="2012-02-22T17:34:00Z"/>
        </w:rPr>
      </w:pPr>
      <w:ins w:id="26226" w:author="Rev 6 Allen Wirfs-Brock" w:date="2012-02-26T09:02:00Z">
        <w:r>
          <w:t>ReturnIfAbrupt(</w:t>
        </w:r>
        <w:r w:rsidRPr="00E77497">
          <w:rPr>
            <w:i/>
          </w:rPr>
          <w:t>len</w:t>
        </w:r>
        <w:r>
          <w:t>).</w:t>
        </w:r>
      </w:ins>
    </w:p>
    <w:p w14:paraId="684C6AD8" w14:textId="77777777"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14:paraId="56ABC7F2" w14:textId="77777777" w:rsidR="004C02EF" w:rsidRPr="00E77497" w:rsidRDefault="004C02EF" w:rsidP="00834A33">
      <w:pPr>
        <w:pStyle w:val="Alg4"/>
        <w:numPr>
          <w:ilvl w:val="1"/>
          <w:numId w:val="202"/>
        </w:numPr>
      </w:pPr>
      <w:del w:id="26227" w:author="Rev 6 Allen Wirfs-Brock" w:date="2012-02-22T17:46:00Z">
        <w:r w:rsidRPr="00E77497" w:rsidDel="00377713">
          <w:delText xml:space="preserve">Call </w:delText>
        </w:r>
      </w:del>
      <w:ins w:id="26228" w:author="Rev 6 Allen Wirfs-Brock" w:date="2012-02-22T17:46:00Z">
        <w:r w:rsidR="00377713">
          <w:t xml:space="preserve">Let </w:t>
        </w:r>
        <w:r w:rsidR="00377713" w:rsidRPr="00377713">
          <w:rPr>
            <w:i/>
          </w:rPr>
          <w:t>putStatus</w:t>
        </w:r>
        <w:r w:rsidR="00377713">
          <w:t xml:space="preserve"> be the result of calling</w:t>
        </w:r>
        <w:r w:rsidR="00377713" w:rsidRPr="00E77497">
          <w:t xml:space="preserve"> </w:t>
        </w:r>
      </w:ins>
      <w:r w:rsidRPr="00E77497">
        <w:t xml:space="preserve">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0, and </w:t>
      </w:r>
      <w:r w:rsidRPr="00E77497">
        <w:rPr>
          <w:b/>
        </w:rPr>
        <w:t>true</w:t>
      </w:r>
      <w:r w:rsidRPr="00E77497">
        <w:t>.</w:t>
      </w:r>
    </w:p>
    <w:p w14:paraId="172262D6" w14:textId="77777777" w:rsidR="00377713" w:rsidRPr="00E77497" w:rsidRDefault="0002527B" w:rsidP="00377713">
      <w:pPr>
        <w:pStyle w:val="Alg4"/>
        <w:numPr>
          <w:ilvl w:val="1"/>
          <w:numId w:val="202"/>
        </w:numPr>
        <w:contextualSpacing/>
        <w:rPr>
          <w:ins w:id="26229" w:author="Rev 6 Allen Wirfs-Brock" w:date="2012-02-22T17:46:00Z"/>
        </w:rPr>
      </w:pPr>
      <w:ins w:id="26230" w:author="Rev 7 Allen Wirfs-Brock" w:date="2012-04-09T17:46:00Z">
        <w:r>
          <w:t>ReturnIfAbrupt(</w:t>
        </w:r>
        <w:r>
          <w:rPr>
            <w:i/>
          </w:rPr>
          <w:t>putStatus</w:t>
        </w:r>
        <w:r>
          <w:t>).</w:t>
        </w:r>
      </w:ins>
      <w:ins w:id="26231" w:author="Rev 6 Allen Wirfs-Brock" w:date="2012-02-22T17:46:00Z">
        <w:del w:id="26232" w:author="Rev 7 Allen Wirfs-Brock" w:date="2012-04-09T17:46:00Z">
          <w:r w:rsidR="00377713" w:rsidDel="0002527B">
            <w:delText xml:space="preserve">If </w:delText>
          </w:r>
        </w:del>
      </w:ins>
      <w:ins w:id="26233" w:author="Rev 6 Allen Wirfs-Brock" w:date="2012-02-22T17:47:00Z">
        <w:del w:id="26234" w:author="Rev 7 Allen Wirfs-Brock" w:date="2012-04-09T17:46:00Z">
          <w:r w:rsidR="00377713" w:rsidRPr="006A5E27" w:rsidDel="0002527B">
            <w:rPr>
              <w:i/>
            </w:rPr>
            <w:delText>putStatus</w:delText>
          </w:r>
          <w:r w:rsidR="00377713" w:rsidDel="0002527B">
            <w:delText xml:space="preserve"> </w:delText>
          </w:r>
        </w:del>
      </w:ins>
      <w:ins w:id="26235" w:author="Rev 6 Allen Wirfs-Brock" w:date="2012-02-22T17:46:00Z">
        <w:del w:id="26236" w:author="Rev 7 Allen Wirfs-Brock" w:date="2012-04-09T17:46:00Z">
          <w:r w:rsidR="00377713" w:rsidDel="0002527B">
            <w:delText xml:space="preserve">is an abrupt completion, return </w:delText>
          </w:r>
        </w:del>
      </w:ins>
      <w:ins w:id="26237" w:author="Rev 6 Allen Wirfs-Brock" w:date="2012-02-22T17:47:00Z">
        <w:del w:id="26238" w:author="Rev 7 Allen Wirfs-Brock" w:date="2012-04-09T17:46:00Z">
          <w:r w:rsidR="00377713" w:rsidRPr="006A5E27" w:rsidDel="0002527B">
            <w:rPr>
              <w:i/>
            </w:rPr>
            <w:delText>putStatus</w:delText>
          </w:r>
        </w:del>
      </w:ins>
      <w:ins w:id="26239" w:author="Rev 6 Allen Wirfs-Brock" w:date="2012-02-22T17:46:00Z">
        <w:del w:id="26240" w:author="Rev 7 Allen Wirfs-Brock" w:date="2012-04-09T17:46:00Z">
          <w:r w:rsidR="00377713" w:rsidDel="0002527B">
            <w:delText>.</w:delText>
          </w:r>
        </w:del>
      </w:ins>
    </w:p>
    <w:p w14:paraId="1D367001" w14:textId="77777777" w:rsidR="004C02EF" w:rsidRPr="00E77497" w:rsidRDefault="004C02EF" w:rsidP="00834A33">
      <w:pPr>
        <w:pStyle w:val="Alg4"/>
        <w:numPr>
          <w:ilvl w:val="1"/>
          <w:numId w:val="202"/>
        </w:numPr>
      </w:pPr>
      <w:r w:rsidRPr="00E77497">
        <w:t xml:space="preserve">Return </w:t>
      </w:r>
      <w:r w:rsidRPr="00E77497">
        <w:rPr>
          <w:b/>
        </w:rPr>
        <w:t>undefined</w:t>
      </w:r>
      <w:r w:rsidRPr="00E77497">
        <w:t>.</w:t>
      </w:r>
    </w:p>
    <w:p w14:paraId="4C739C0C" w14:textId="77777777" w:rsidR="004C02EF" w:rsidRPr="00E77497" w:rsidRDefault="004C02EF" w:rsidP="00834A33">
      <w:pPr>
        <w:pStyle w:val="Alg4"/>
        <w:numPr>
          <w:ilvl w:val="0"/>
          <w:numId w:val="202"/>
        </w:numPr>
      </w:pPr>
      <w:r w:rsidRPr="00E77497">
        <w:t xml:space="preserve">Else, </w:t>
      </w:r>
      <w:r w:rsidRPr="00E77497">
        <w:rPr>
          <w:i/>
        </w:rPr>
        <w:t>len</w:t>
      </w:r>
      <w:r w:rsidRPr="00E77497">
        <w:t xml:space="preserve"> &gt; 0</w:t>
      </w:r>
    </w:p>
    <w:p w14:paraId="0A364F5B" w14:textId="77777777" w:rsidR="004C02EF" w:rsidRPr="00E77497" w:rsidRDefault="004C02EF" w:rsidP="00834A33">
      <w:pPr>
        <w:pStyle w:val="Alg4"/>
        <w:numPr>
          <w:ilvl w:val="1"/>
          <w:numId w:val="202"/>
        </w:numPr>
      </w:pPr>
      <w:r w:rsidRPr="00E77497">
        <w:t xml:space="preserve">Let </w:t>
      </w:r>
      <w:del w:id="26241" w:author="Allen Wirfs-Brock rev2" w:date="2011-07-21T09:47:00Z">
        <w:r w:rsidRPr="00E77497" w:rsidDel="007112EC">
          <w:rPr>
            <w:i/>
          </w:rPr>
          <w:delText>indx</w:delText>
        </w:r>
        <w:r w:rsidRPr="00E77497" w:rsidDel="007112EC">
          <w:delText xml:space="preserve"> </w:delText>
        </w:r>
      </w:del>
      <w:ins w:id="26242" w:author="Allen Wirfs-Brock rev2" w:date="2011-07-21T09:47:00Z">
        <w:r w:rsidR="007112EC" w:rsidRPr="00E77497">
          <w:rPr>
            <w:i/>
          </w:rPr>
          <w:t>newLen</w:t>
        </w:r>
        <w:r w:rsidR="007112EC" w:rsidRPr="00E77497">
          <w:t xml:space="preserve"> </w:t>
        </w:r>
      </w:ins>
      <w:r w:rsidRPr="00E77497">
        <w:t xml:space="preserve">be </w:t>
      </w:r>
      <w:del w:id="26243" w:author="Allen Wirfs-Brock rev2" w:date="2011-07-21T09:47:00Z">
        <w:r w:rsidRPr="00E77497" w:rsidDel="007112EC">
          <w:delText>ToString(</w:delText>
        </w:r>
      </w:del>
      <w:r w:rsidRPr="00E77497">
        <w:rPr>
          <w:i/>
        </w:rPr>
        <w:t>len</w:t>
      </w:r>
      <w:r w:rsidRPr="00E77497">
        <w:t>–1</w:t>
      </w:r>
      <w:del w:id="26244" w:author="Allen Wirfs-Brock rev2" w:date="2011-07-21T09:47:00Z">
        <w:r w:rsidRPr="00E77497" w:rsidDel="007112EC">
          <w:delText>)</w:delText>
        </w:r>
      </w:del>
      <w:r w:rsidRPr="00E77497">
        <w:t>.</w:t>
      </w:r>
    </w:p>
    <w:p w14:paraId="608F051D" w14:textId="77777777" w:rsidR="007112EC" w:rsidRPr="00E77497" w:rsidRDefault="007112EC" w:rsidP="00834A33">
      <w:pPr>
        <w:pStyle w:val="Alg4"/>
        <w:numPr>
          <w:ilvl w:val="1"/>
          <w:numId w:val="202"/>
        </w:numPr>
        <w:rPr>
          <w:ins w:id="26245" w:author="Allen Wirfs-Brock rev2" w:date="2011-07-21T09:46:00Z"/>
        </w:rPr>
      </w:pPr>
      <w:ins w:id="26246" w:author="Allen Wirfs-Brock rev2" w:date="2011-07-21T09:47:00Z">
        <w:r w:rsidRPr="00E77497">
          <w:t xml:space="preserve">Let </w:t>
        </w:r>
        <w:r w:rsidRPr="00E77497">
          <w:rPr>
            <w:i/>
          </w:rPr>
          <w:t>indx</w:t>
        </w:r>
        <w:r w:rsidRPr="00E77497">
          <w:t xml:space="preserve"> be ToString(</w:t>
        </w:r>
        <w:r w:rsidRPr="00E77497">
          <w:rPr>
            <w:i/>
          </w:rPr>
          <w:t>newLen</w:t>
        </w:r>
        <w:r w:rsidRPr="00E77497">
          <w:t>).</w:t>
        </w:r>
      </w:ins>
    </w:p>
    <w:p w14:paraId="69C40612" w14:textId="77777777" w:rsidR="004C02EF" w:rsidRPr="00E77497" w:rsidRDefault="004C02EF" w:rsidP="00834A33">
      <w:pPr>
        <w:pStyle w:val="Alg4"/>
        <w:numPr>
          <w:ilvl w:val="1"/>
          <w:numId w:val="202"/>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w:t>
      </w:r>
      <w:r w:rsidRPr="00E77497">
        <w:rPr>
          <w:i/>
        </w:rPr>
        <w:t>indx</w:t>
      </w:r>
      <w:r w:rsidRPr="00E77497">
        <w:t>.</w:t>
      </w:r>
    </w:p>
    <w:p w14:paraId="2029C6E5" w14:textId="77777777" w:rsidR="0083511A" w:rsidRPr="00E77497" w:rsidRDefault="0002527B" w:rsidP="0083511A">
      <w:pPr>
        <w:pStyle w:val="Alg4"/>
        <w:numPr>
          <w:ilvl w:val="1"/>
          <w:numId w:val="202"/>
        </w:numPr>
        <w:contextualSpacing/>
        <w:rPr>
          <w:ins w:id="26247" w:author="Rev 6 Allen Wirfs-Brock" w:date="2012-02-22T17:48:00Z"/>
        </w:rPr>
      </w:pPr>
      <w:ins w:id="26248" w:author="Rev 7 Allen Wirfs-Brock" w:date="2012-04-09T17:47:00Z">
        <w:r>
          <w:t>ReturnIfAbrupt(</w:t>
        </w:r>
        <w:r>
          <w:rPr>
            <w:i/>
          </w:rPr>
          <w:t>element</w:t>
        </w:r>
        <w:r>
          <w:t>).</w:t>
        </w:r>
      </w:ins>
      <w:ins w:id="26249" w:author="Rev 6 Allen Wirfs-Brock" w:date="2012-02-22T17:48:00Z">
        <w:del w:id="26250" w:author="Rev 7 Allen Wirfs-Brock" w:date="2012-04-09T17:47:00Z">
          <w:r w:rsidR="0083511A" w:rsidDel="0002527B">
            <w:delText xml:space="preserve">If </w:delText>
          </w:r>
        </w:del>
      </w:ins>
      <w:ins w:id="26251" w:author="Rev 6 Allen Wirfs-Brock" w:date="2012-02-22T17:49:00Z">
        <w:del w:id="26252" w:author="Rev 7 Allen Wirfs-Brock" w:date="2012-04-09T17:47:00Z">
          <w:r w:rsidR="0083511A" w:rsidRPr="00E77497" w:rsidDel="0002527B">
            <w:rPr>
              <w:i/>
            </w:rPr>
            <w:delText>element</w:delText>
          </w:r>
          <w:r w:rsidR="0083511A" w:rsidRPr="00E77497" w:rsidDel="0002527B">
            <w:delText xml:space="preserve"> </w:delText>
          </w:r>
        </w:del>
      </w:ins>
      <w:ins w:id="26253" w:author="Rev 6 Allen Wirfs-Brock" w:date="2012-02-22T17:48:00Z">
        <w:del w:id="26254" w:author="Rev 7 Allen Wirfs-Brock" w:date="2012-04-09T17:47:00Z">
          <w:r w:rsidR="0083511A" w:rsidDel="0002527B">
            <w:delText xml:space="preserve">is an abrupt completion, return </w:delText>
          </w:r>
        </w:del>
      </w:ins>
      <w:ins w:id="26255" w:author="Rev 6 Allen Wirfs-Brock" w:date="2012-02-22T17:49:00Z">
        <w:del w:id="26256" w:author="Rev 7 Allen Wirfs-Brock" w:date="2012-04-09T17:47:00Z">
          <w:r w:rsidR="0083511A" w:rsidRPr="00E77497" w:rsidDel="0002527B">
            <w:rPr>
              <w:i/>
            </w:rPr>
            <w:delText>element</w:delText>
          </w:r>
        </w:del>
      </w:ins>
      <w:ins w:id="26257" w:author="Rev 6 Allen Wirfs-Brock" w:date="2012-02-22T17:48:00Z">
        <w:del w:id="26258" w:author="Rev 7 Allen Wirfs-Brock" w:date="2012-04-09T17:47:00Z">
          <w:r w:rsidR="0083511A" w:rsidDel="0002527B">
            <w:delText>.</w:delText>
          </w:r>
        </w:del>
      </w:ins>
    </w:p>
    <w:p w14:paraId="7DBFF74F" w14:textId="77777777" w:rsidR="004C02EF" w:rsidRPr="00E77497" w:rsidRDefault="0083511A" w:rsidP="00834A33">
      <w:pPr>
        <w:pStyle w:val="Alg4"/>
        <w:numPr>
          <w:ilvl w:val="1"/>
          <w:numId w:val="202"/>
        </w:numPr>
      </w:pPr>
      <w:ins w:id="26259" w:author="Rev 6 Allen Wirfs-Brock" w:date="2012-02-22T17:49:00Z">
        <w:r>
          <w:t xml:space="preserve">Let </w:t>
        </w:r>
        <w:r>
          <w:rPr>
            <w:i/>
          </w:rPr>
          <w:t>delete</w:t>
        </w:r>
        <w:r w:rsidRPr="00377713">
          <w:rPr>
            <w:i/>
          </w:rPr>
          <w:t>Status</w:t>
        </w:r>
        <w:r>
          <w:t xml:space="preserve"> be the result of calling</w:t>
        </w:r>
        <w:r w:rsidRPr="00E77497">
          <w:t xml:space="preserve"> </w:t>
        </w:r>
      </w:ins>
      <w:del w:id="26260" w:author="Rev 6 Allen Wirfs-Brock" w:date="2012-02-22T17:49: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indx</w:t>
      </w:r>
      <w:r w:rsidR="004C02EF" w:rsidRPr="00E77497">
        <w:t xml:space="preserve"> and </w:t>
      </w:r>
      <w:r w:rsidR="004C02EF" w:rsidRPr="00E77497">
        <w:rPr>
          <w:b/>
        </w:rPr>
        <w:t>true</w:t>
      </w:r>
      <w:r w:rsidR="004C02EF" w:rsidRPr="00E77497">
        <w:t>.</w:t>
      </w:r>
    </w:p>
    <w:p w14:paraId="487F93C6" w14:textId="77777777" w:rsidR="0083511A" w:rsidRPr="00E77497" w:rsidRDefault="0002527B" w:rsidP="0083511A">
      <w:pPr>
        <w:pStyle w:val="Alg4"/>
        <w:numPr>
          <w:ilvl w:val="1"/>
          <w:numId w:val="202"/>
        </w:numPr>
        <w:contextualSpacing/>
        <w:rPr>
          <w:ins w:id="26261" w:author="Rev 6 Allen Wirfs-Brock" w:date="2012-02-22T17:48:00Z"/>
        </w:rPr>
      </w:pPr>
      <w:ins w:id="26262" w:author="Rev 7 Allen Wirfs-Brock" w:date="2012-04-09T17:48:00Z">
        <w:r>
          <w:t>ReturnIfAbrupt(</w:t>
        </w:r>
        <w:r>
          <w:rPr>
            <w:i/>
          </w:rPr>
          <w:t>deleteStatus</w:t>
        </w:r>
        <w:r>
          <w:t>).</w:t>
        </w:r>
      </w:ins>
      <w:ins w:id="26263" w:author="Rev 6 Allen Wirfs-Brock" w:date="2012-02-22T17:48:00Z">
        <w:del w:id="26264" w:author="Rev 7 Allen Wirfs-Brock" w:date="2012-04-09T17:48:00Z">
          <w:r w:rsidR="0083511A" w:rsidDel="0002527B">
            <w:delText xml:space="preserve">If </w:delText>
          </w:r>
        </w:del>
      </w:ins>
      <w:ins w:id="26265" w:author="Rev 6 Allen Wirfs-Brock" w:date="2012-02-22T17:49:00Z">
        <w:del w:id="26266" w:author="Rev 7 Allen Wirfs-Brock" w:date="2012-04-09T17:48:00Z">
          <w:r w:rsidR="0083511A" w:rsidDel="0002527B">
            <w:rPr>
              <w:i/>
            </w:rPr>
            <w:delText>delete</w:delText>
          </w:r>
          <w:r w:rsidR="0083511A" w:rsidRPr="00377713" w:rsidDel="0002527B">
            <w:rPr>
              <w:i/>
            </w:rPr>
            <w:delText>Status</w:delText>
          </w:r>
          <w:r w:rsidR="0083511A" w:rsidDel="0002527B">
            <w:delText xml:space="preserve"> </w:delText>
          </w:r>
        </w:del>
      </w:ins>
      <w:ins w:id="26267" w:author="Rev 6 Allen Wirfs-Brock" w:date="2012-02-22T17:48:00Z">
        <w:del w:id="26268" w:author="Rev 7 Allen Wirfs-Brock" w:date="2012-04-09T17:48:00Z">
          <w:r w:rsidR="0083511A" w:rsidDel="0002527B">
            <w:delText xml:space="preserve">is an abrupt completion, return </w:delText>
          </w:r>
        </w:del>
      </w:ins>
      <w:ins w:id="26269" w:author="Rev 6 Allen Wirfs-Brock" w:date="2012-02-22T17:49:00Z">
        <w:del w:id="26270" w:author="Rev 7 Allen Wirfs-Brock" w:date="2012-04-09T17:48:00Z">
          <w:r w:rsidR="0083511A" w:rsidDel="0002527B">
            <w:rPr>
              <w:i/>
            </w:rPr>
            <w:delText>delete</w:delText>
          </w:r>
          <w:r w:rsidR="0083511A" w:rsidRPr="00377713" w:rsidDel="0002527B">
            <w:rPr>
              <w:i/>
            </w:rPr>
            <w:delText>Status</w:delText>
          </w:r>
        </w:del>
      </w:ins>
      <w:ins w:id="26271" w:author="Rev 6 Allen Wirfs-Brock" w:date="2012-02-22T17:48:00Z">
        <w:del w:id="26272" w:author="Rev 7 Allen Wirfs-Brock" w:date="2012-04-09T17:48:00Z">
          <w:r w:rsidR="0083511A" w:rsidDel="0002527B">
            <w:delText>.</w:delText>
          </w:r>
        </w:del>
      </w:ins>
    </w:p>
    <w:p w14:paraId="6154F95B" w14:textId="77777777" w:rsidR="004C02EF" w:rsidRPr="00E77497" w:rsidRDefault="0083511A" w:rsidP="00834A33">
      <w:pPr>
        <w:pStyle w:val="Alg4"/>
        <w:numPr>
          <w:ilvl w:val="1"/>
          <w:numId w:val="202"/>
        </w:numPr>
      </w:pPr>
      <w:ins w:id="26273" w:author="Rev 6 Allen Wirfs-Brock" w:date="2012-02-22T17:49:00Z">
        <w:r>
          <w:t xml:space="preserve">Let </w:t>
        </w:r>
        <w:r w:rsidRPr="00377713">
          <w:rPr>
            <w:i/>
          </w:rPr>
          <w:t>putStatus</w:t>
        </w:r>
        <w:r>
          <w:t xml:space="preserve"> be the result of calling</w:t>
        </w:r>
        <w:r w:rsidRPr="00E77497">
          <w:t xml:space="preserve"> </w:t>
        </w:r>
      </w:ins>
      <w:del w:id="26274" w:author="Rev 6 Allen Wirfs-Brock" w:date="2012-02-22T17:49: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del w:id="26275" w:author="Allen Wirfs-Brock rev2" w:date="2011-07-21T09:48:00Z">
        <w:r w:rsidR="004C02EF" w:rsidRPr="00E77497" w:rsidDel="007112EC">
          <w:rPr>
            <w:i/>
          </w:rPr>
          <w:delText>indx</w:delText>
        </w:r>
      </w:del>
      <w:ins w:id="26276" w:author="Allen Wirfs-Brock rev2" w:date="2011-07-21T09:48:00Z">
        <w:r w:rsidR="007112EC" w:rsidRPr="00E77497">
          <w:rPr>
            <w:i/>
          </w:rPr>
          <w:t>newLen</w:t>
        </w:r>
      </w:ins>
      <w:r w:rsidR="004C02EF" w:rsidRPr="00E77497">
        <w:t xml:space="preserve">, and </w:t>
      </w:r>
      <w:r w:rsidR="004C02EF" w:rsidRPr="00E77497">
        <w:rPr>
          <w:b/>
        </w:rPr>
        <w:t>true</w:t>
      </w:r>
      <w:r w:rsidR="004C02EF" w:rsidRPr="00E77497">
        <w:t>.</w:t>
      </w:r>
    </w:p>
    <w:p w14:paraId="13EEFD84" w14:textId="77777777" w:rsidR="0083511A" w:rsidRPr="00E77497" w:rsidRDefault="0002527B" w:rsidP="0083511A">
      <w:pPr>
        <w:pStyle w:val="Alg4"/>
        <w:numPr>
          <w:ilvl w:val="1"/>
          <w:numId w:val="202"/>
        </w:numPr>
        <w:contextualSpacing/>
        <w:rPr>
          <w:ins w:id="26277" w:author="Rev 6 Allen Wirfs-Brock" w:date="2012-02-22T17:48:00Z"/>
        </w:rPr>
      </w:pPr>
      <w:ins w:id="26278" w:author="Rev 7 Allen Wirfs-Brock" w:date="2012-04-09T17:48:00Z">
        <w:r>
          <w:t>ReturnIfAbrupt(</w:t>
        </w:r>
        <w:r>
          <w:rPr>
            <w:i/>
          </w:rPr>
          <w:t>putStatus</w:t>
        </w:r>
        <w:r>
          <w:t>).</w:t>
        </w:r>
      </w:ins>
      <w:ins w:id="26279" w:author="Rev 6 Allen Wirfs-Brock" w:date="2012-02-22T17:48:00Z">
        <w:del w:id="26280" w:author="Rev 7 Allen Wirfs-Brock" w:date="2012-04-09T17:48: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14:paraId="5280622E" w14:textId="77777777"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14:paraId="22436584"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ins w:id="26281" w:author="Rev 9 Allen Wirfs-Brock" w:date="2012-07-07T17:55:00Z">
        <w:r w:rsidR="000625F1">
          <w:t>n</w:t>
        </w:r>
      </w:ins>
      <w:r w:rsidRPr="00E77497">
        <w:t xml:space="preserve"> </w:t>
      </w:r>
      <w:del w:id="26282" w:author="Rev 9 Allen Wirfs-Brock" w:date="2012-07-07T17:55:00Z">
        <w:r w:rsidRPr="00E77497" w:rsidDel="000625F1">
          <w:delText xml:space="preserve">host </w:delText>
        </w:r>
      </w:del>
      <w:ins w:id="26283" w:author="Rev 9 Allen Wirfs-Brock" w:date="2012-07-07T17:55:00Z">
        <w:r w:rsidR="000625F1">
          <w:t>exotic</w:t>
        </w:r>
        <w:r w:rsidR="000625F1" w:rsidRPr="00E77497">
          <w:t xml:space="preserve"> </w:t>
        </w:r>
      </w:ins>
      <w:r w:rsidRPr="00E77497">
        <w:t>object</w:t>
      </w:r>
      <w:ins w:id="26284" w:author="Rev 9 Allen Wirfs-Brock" w:date="2012-07-07T17:55:00Z">
        <w:r w:rsidR="000625F1" w:rsidRPr="000625F1">
          <w:t xml:space="preserve"> </w:t>
        </w:r>
        <w:r w:rsidR="000625F1" w:rsidRPr="00887FC2">
          <w:t>that is not an Array</w:t>
        </w:r>
      </w:ins>
      <w:r w:rsidRPr="00E77497">
        <w:t xml:space="preserve"> is implementation-dependent.</w:t>
      </w:r>
    </w:p>
    <w:p w14:paraId="0E9A3486" w14:textId="77777777" w:rsidR="004C02EF" w:rsidRPr="00E77497" w:rsidRDefault="004C02EF" w:rsidP="004C02EF">
      <w:pPr>
        <w:pStyle w:val="40"/>
        <w:numPr>
          <w:ilvl w:val="0"/>
          <w:numId w:val="0"/>
        </w:numPr>
      </w:pPr>
      <w:bookmarkStart w:id="26285" w:name="_Ref457709102"/>
      <w:r w:rsidRPr="00E77497">
        <w:t>15.4.4.7</w:t>
      </w:r>
      <w:r w:rsidRPr="00E77497">
        <w:tab/>
        <w:t>Array.prototype.push ( [ item1 [ , item2 [ , … ] ] ] )</w:t>
      </w:r>
      <w:bookmarkEnd w:id="26285"/>
    </w:p>
    <w:p w14:paraId="4CDDBBAA" w14:textId="77777777" w:rsidR="004C02EF" w:rsidRPr="00E77497" w:rsidRDefault="004C02EF" w:rsidP="004C02EF">
      <w:r w:rsidRPr="00E77497">
        <w:t>The arguments are appended to the end of the array, in the order in which they appear. The new length of the array is returned as the result of the call.</w:t>
      </w:r>
    </w:p>
    <w:p w14:paraId="7175516E" w14:textId="77777777"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3CC1DFA6" w14:textId="77777777"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4ADB25A" w14:textId="77777777" w:rsidR="00134DAD" w:rsidRDefault="00134DAD" w:rsidP="00134DAD">
      <w:pPr>
        <w:pStyle w:val="Alg4"/>
        <w:numPr>
          <w:ilvl w:val="0"/>
          <w:numId w:val="204"/>
        </w:numPr>
        <w:rPr>
          <w:ins w:id="26286" w:author="Rev 7 Allen Wirfs-Brock" w:date="2012-04-10T12:04:00Z"/>
        </w:rPr>
      </w:pPr>
      <w:ins w:id="26287" w:author="Rev 7 Allen Wirfs-Brock" w:date="2012-04-10T12:04:00Z">
        <w:r>
          <w:t>ReturnIfAbrupt(</w:t>
        </w:r>
        <w:r>
          <w:rPr>
            <w:i/>
          </w:rPr>
          <w:t>O</w:t>
        </w:r>
        <w:r>
          <w:t>).</w:t>
        </w:r>
      </w:ins>
    </w:p>
    <w:p w14:paraId="46A018BC" w14:textId="77777777" w:rsidR="004C02EF" w:rsidRPr="00E77497" w:rsidRDefault="004C02EF" w:rsidP="00834A33">
      <w:pPr>
        <w:pStyle w:val="Alg4"/>
        <w:numPr>
          <w:ilvl w:val="0"/>
          <w:numId w:val="204"/>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06E1CFD3" w14:textId="77777777" w:rsidR="004C02EF" w:rsidRPr="00E77497" w:rsidRDefault="004C02EF" w:rsidP="00834A33">
      <w:pPr>
        <w:pStyle w:val="Alg4"/>
        <w:numPr>
          <w:ilvl w:val="0"/>
          <w:numId w:val="204"/>
        </w:numPr>
      </w:pPr>
      <w:r w:rsidRPr="00E77497">
        <w:t xml:space="preserve">Let </w:t>
      </w:r>
      <w:r w:rsidRPr="00E77497">
        <w:rPr>
          <w:i/>
        </w:rPr>
        <w:t>n</w:t>
      </w:r>
      <w:r w:rsidRPr="00E77497">
        <w:t xml:space="preserve"> be ToUint32(</w:t>
      </w:r>
      <w:r w:rsidRPr="00E77497">
        <w:rPr>
          <w:i/>
        </w:rPr>
        <w:t>lenVal</w:t>
      </w:r>
      <w:r w:rsidRPr="00E77497">
        <w:t>).</w:t>
      </w:r>
    </w:p>
    <w:p w14:paraId="1FEE77DE" w14:textId="77777777" w:rsidR="00CA3654" w:rsidRPr="00E77497" w:rsidRDefault="00C82981" w:rsidP="00CA3654">
      <w:pPr>
        <w:pStyle w:val="Alg4"/>
        <w:numPr>
          <w:ilvl w:val="0"/>
          <w:numId w:val="204"/>
        </w:numPr>
        <w:contextualSpacing/>
        <w:rPr>
          <w:ins w:id="26288" w:author="Rev 6 Allen Wirfs-Brock" w:date="2012-02-22T17:33:00Z"/>
        </w:rPr>
      </w:pPr>
      <w:ins w:id="26289" w:author="Rev 6 Allen Wirfs-Brock" w:date="2012-02-26T09:03:00Z">
        <w:r>
          <w:t>ReturnIfAbrupt(</w:t>
        </w:r>
        <w:del w:id="26290" w:author="Rev 7 Allen Wirfs-Brock" w:date="2012-04-09T17:49:00Z">
          <w:r w:rsidRPr="00E77497" w:rsidDel="0002527B">
            <w:rPr>
              <w:i/>
            </w:rPr>
            <w:delText>len</w:delText>
          </w:r>
        </w:del>
      </w:ins>
      <w:ins w:id="26291" w:author="Rev 7 Allen Wirfs-Brock" w:date="2012-04-09T17:49:00Z">
        <w:r w:rsidR="0002527B">
          <w:rPr>
            <w:i/>
          </w:rPr>
          <w:t>n</w:t>
        </w:r>
      </w:ins>
      <w:ins w:id="26292" w:author="Rev 6 Allen Wirfs-Brock" w:date="2012-02-26T09:03:00Z">
        <w:r>
          <w:t>).</w:t>
        </w:r>
      </w:ins>
    </w:p>
    <w:p w14:paraId="1A794B8E" w14:textId="77777777"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3A543A23" w14:textId="77777777"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14:paraId="4C47295B" w14:textId="77777777"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610A5D53" w14:textId="77777777" w:rsidR="004C02EF" w:rsidRPr="00E77497" w:rsidRDefault="0083511A" w:rsidP="00834A33">
      <w:pPr>
        <w:pStyle w:val="Alg4"/>
        <w:numPr>
          <w:ilvl w:val="1"/>
          <w:numId w:val="204"/>
        </w:numPr>
      </w:pPr>
      <w:ins w:id="26293" w:author="Rev 6 Allen Wirfs-Brock" w:date="2012-02-22T17:50:00Z">
        <w:r>
          <w:t xml:space="preserve">Let </w:t>
        </w:r>
        <w:r w:rsidRPr="00377713">
          <w:rPr>
            <w:i/>
          </w:rPr>
          <w:t>putStatus</w:t>
        </w:r>
        <w:r>
          <w:t xml:space="preserve"> be the result of calling</w:t>
        </w:r>
        <w:r w:rsidRPr="00E77497">
          <w:t xml:space="preserve"> </w:t>
        </w:r>
      </w:ins>
      <w:del w:id="26294" w:author="Rev 6 Allen Wirfs-Brock" w:date="2012-02-22T17:50: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n</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65AB2E1D" w14:textId="77777777" w:rsidR="0083511A" w:rsidRPr="00E77497" w:rsidRDefault="0002527B" w:rsidP="0083511A">
      <w:pPr>
        <w:pStyle w:val="Alg4"/>
        <w:numPr>
          <w:ilvl w:val="1"/>
          <w:numId w:val="204"/>
        </w:numPr>
        <w:contextualSpacing/>
        <w:rPr>
          <w:ins w:id="26295" w:author="Rev 6 Allen Wirfs-Brock" w:date="2012-02-22T17:50:00Z"/>
        </w:rPr>
      </w:pPr>
      <w:ins w:id="26296" w:author="Rev 7 Allen Wirfs-Brock" w:date="2012-04-09T17:49:00Z">
        <w:r>
          <w:t>ReturnIfAbrupt(</w:t>
        </w:r>
        <w:r>
          <w:rPr>
            <w:i/>
          </w:rPr>
          <w:t>putStatus</w:t>
        </w:r>
        <w:r>
          <w:t>).</w:t>
        </w:r>
      </w:ins>
      <w:ins w:id="26297" w:author="Rev 6 Allen Wirfs-Brock" w:date="2012-02-22T17:50:00Z">
        <w:del w:id="26298" w:author="Rev 7 Allen Wirfs-Brock" w:date="2012-04-09T17:49: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14:paraId="7314FD20" w14:textId="77777777"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14:paraId="073FB8BA" w14:textId="77777777" w:rsidR="004C02EF" w:rsidRPr="00E77497" w:rsidRDefault="0083511A" w:rsidP="00834A33">
      <w:pPr>
        <w:pStyle w:val="Alg4"/>
        <w:numPr>
          <w:ilvl w:val="0"/>
          <w:numId w:val="204"/>
        </w:numPr>
      </w:pPr>
      <w:ins w:id="26299" w:author="Rev 6 Allen Wirfs-Brock" w:date="2012-02-22T17:51:00Z">
        <w:r>
          <w:t xml:space="preserve">Let </w:t>
        </w:r>
        <w:r w:rsidRPr="00377713">
          <w:rPr>
            <w:i/>
          </w:rPr>
          <w:t>putStatus</w:t>
        </w:r>
        <w:r>
          <w:t xml:space="preserve"> be the result of calling</w:t>
        </w:r>
        <w:r w:rsidRPr="00E77497">
          <w:t xml:space="preserve"> </w:t>
        </w:r>
      </w:ins>
      <w:del w:id="26300" w:author="Rev 6 Allen Wirfs-Brock" w:date="2012-02-22T17:51: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n</w:t>
      </w:r>
      <w:r w:rsidR="004C02EF" w:rsidRPr="00E77497">
        <w:t xml:space="preserve">, and </w:t>
      </w:r>
      <w:r w:rsidR="004C02EF" w:rsidRPr="00E77497">
        <w:rPr>
          <w:b/>
        </w:rPr>
        <w:t>true</w:t>
      </w:r>
      <w:r w:rsidR="004C02EF" w:rsidRPr="00E77497">
        <w:t>.</w:t>
      </w:r>
    </w:p>
    <w:p w14:paraId="329E740A" w14:textId="77777777" w:rsidR="0083511A" w:rsidRPr="00E77497" w:rsidRDefault="0002527B" w:rsidP="0083511A">
      <w:pPr>
        <w:pStyle w:val="Alg4"/>
        <w:numPr>
          <w:ilvl w:val="0"/>
          <w:numId w:val="204"/>
        </w:numPr>
        <w:contextualSpacing/>
        <w:rPr>
          <w:ins w:id="26301" w:author="Rev 6 Allen Wirfs-Brock" w:date="2012-02-22T17:51:00Z"/>
        </w:rPr>
      </w:pPr>
      <w:ins w:id="26302" w:author="Rev 7 Allen Wirfs-Brock" w:date="2012-04-09T17:50:00Z">
        <w:r>
          <w:t>ReturnIfAbrupt(</w:t>
        </w:r>
        <w:r>
          <w:rPr>
            <w:i/>
          </w:rPr>
          <w:t>putStatus</w:t>
        </w:r>
        <w:r>
          <w:t>)</w:t>
        </w:r>
      </w:ins>
      <w:ins w:id="26303" w:author="Rev 6 Allen Wirfs-Brock" w:date="2012-02-22T17:51:00Z">
        <w:del w:id="26304" w:author="Rev 7 Allen Wirfs-Brock" w:date="2012-04-09T17:50: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03D66D84" w14:textId="77777777"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14:paraId="5434182D"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6D904B2A"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ins w:id="26305" w:author="Rev 9 Allen Wirfs-Brock" w:date="2012-07-07T17:55:00Z">
        <w:r w:rsidR="000625F1">
          <w:t>n</w:t>
        </w:r>
      </w:ins>
      <w:r w:rsidRPr="00E77497">
        <w:t xml:space="preserve"> </w:t>
      </w:r>
      <w:del w:id="26306" w:author="Rev 9 Allen Wirfs-Brock" w:date="2012-07-07T17:55:00Z">
        <w:r w:rsidRPr="00E77497" w:rsidDel="000625F1">
          <w:delText xml:space="preserve">host </w:delText>
        </w:r>
      </w:del>
      <w:ins w:id="26307" w:author="Rev 9 Allen Wirfs-Brock" w:date="2012-07-07T17:55:00Z">
        <w:r w:rsidR="000625F1">
          <w:t>exotic</w:t>
        </w:r>
        <w:r w:rsidR="000625F1" w:rsidRPr="00E77497">
          <w:t xml:space="preserve"> </w:t>
        </w:r>
      </w:ins>
      <w:r w:rsidRPr="00E77497">
        <w:t>object</w:t>
      </w:r>
      <w:ins w:id="26308" w:author="Rev 9 Allen Wirfs-Brock" w:date="2012-07-07T17:55:00Z">
        <w:r w:rsidR="000625F1" w:rsidRPr="000625F1">
          <w:t xml:space="preserve"> </w:t>
        </w:r>
        <w:r w:rsidR="000625F1" w:rsidRPr="00887FC2">
          <w:t>that is not an Array</w:t>
        </w:r>
      </w:ins>
      <w:r w:rsidRPr="00E77497">
        <w:t xml:space="preserve"> is implementation-dependent.</w:t>
      </w:r>
    </w:p>
    <w:p w14:paraId="53A07BC6" w14:textId="77777777" w:rsidR="004C02EF" w:rsidRPr="00E77497" w:rsidRDefault="004C02EF" w:rsidP="004C02EF">
      <w:pPr>
        <w:pStyle w:val="40"/>
        <w:numPr>
          <w:ilvl w:val="0"/>
          <w:numId w:val="0"/>
        </w:numPr>
      </w:pPr>
      <w:bookmarkStart w:id="26309" w:name="_Ref440446490"/>
      <w:r w:rsidRPr="00E77497">
        <w:t>15.4.4.8</w:t>
      </w:r>
      <w:r w:rsidRPr="00E77497">
        <w:tab/>
        <w:t>Array.prototype.revers</w:t>
      </w:r>
      <w:bookmarkEnd w:id="26196"/>
      <w:r w:rsidRPr="00E77497">
        <w:t>e</w:t>
      </w:r>
      <w:bookmarkEnd w:id="26221"/>
      <w:bookmarkEnd w:id="26222"/>
      <w:r w:rsidRPr="00E77497">
        <w:t xml:space="preserve"> ( )</w:t>
      </w:r>
      <w:bookmarkEnd w:id="26309"/>
    </w:p>
    <w:p w14:paraId="4EB93BF6" w14:textId="77777777" w:rsidR="004C02EF" w:rsidRPr="00E77497" w:rsidRDefault="004C02EF" w:rsidP="004C02EF">
      <w:r w:rsidRPr="00E77497">
        <w:t>The elements of the array are rearranged so as to reverse their order. The object is returned as the result of the call.</w:t>
      </w:r>
      <w:bookmarkStart w:id="26310" w:name="_Toc382291624"/>
    </w:p>
    <w:p w14:paraId="333E2ED3" w14:textId="77777777"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397220D" w14:textId="77777777" w:rsidR="00134DAD" w:rsidRDefault="00134DAD" w:rsidP="00134DAD">
      <w:pPr>
        <w:pStyle w:val="Alg4"/>
        <w:numPr>
          <w:ilvl w:val="0"/>
          <w:numId w:val="205"/>
        </w:numPr>
        <w:rPr>
          <w:ins w:id="26311" w:author="Rev 7 Allen Wirfs-Brock" w:date="2012-04-10T12:04:00Z"/>
        </w:rPr>
      </w:pPr>
      <w:ins w:id="26312" w:author="Rev 7 Allen Wirfs-Brock" w:date="2012-04-10T12:04:00Z">
        <w:r>
          <w:t>ReturnIfAbrupt(</w:t>
        </w:r>
        <w:r>
          <w:rPr>
            <w:i/>
          </w:rPr>
          <w:t>O</w:t>
        </w:r>
        <w:r>
          <w:t>).</w:t>
        </w:r>
      </w:ins>
    </w:p>
    <w:p w14:paraId="08023EEB" w14:textId="77777777" w:rsidR="004C02EF" w:rsidRPr="00E77497" w:rsidRDefault="004C02EF" w:rsidP="00834A33">
      <w:pPr>
        <w:pStyle w:val="Alg4"/>
        <w:numPr>
          <w:ilvl w:val="0"/>
          <w:numId w:val="205"/>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b/>
        </w:rPr>
        <w:t>"length"</w:t>
      </w:r>
      <w:r w:rsidRPr="00E77497">
        <w:t>.</w:t>
      </w:r>
    </w:p>
    <w:p w14:paraId="593469F4" w14:textId="77777777" w:rsidR="004C02EF" w:rsidRPr="00E77497" w:rsidRDefault="004C02EF" w:rsidP="00834A33">
      <w:pPr>
        <w:pStyle w:val="Alg4"/>
        <w:numPr>
          <w:ilvl w:val="0"/>
          <w:numId w:val="205"/>
        </w:numPr>
      </w:pPr>
      <w:r w:rsidRPr="00E77497">
        <w:t xml:space="preserve">Let </w:t>
      </w:r>
      <w:r w:rsidRPr="00E77497">
        <w:rPr>
          <w:i/>
        </w:rPr>
        <w:t>len</w:t>
      </w:r>
      <w:r w:rsidRPr="00E77497">
        <w:t xml:space="preserve"> be ToUint32(</w:t>
      </w:r>
      <w:r w:rsidRPr="00E77497">
        <w:rPr>
          <w:i/>
        </w:rPr>
        <w:t>lenVal</w:t>
      </w:r>
      <w:r w:rsidRPr="00E77497">
        <w:t>).</w:t>
      </w:r>
    </w:p>
    <w:p w14:paraId="4AD19267" w14:textId="77777777" w:rsidR="00CA3654" w:rsidRPr="00E77497" w:rsidRDefault="00C82981" w:rsidP="00CA3654">
      <w:pPr>
        <w:pStyle w:val="Alg4"/>
        <w:numPr>
          <w:ilvl w:val="0"/>
          <w:numId w:val="205"/>
        </w:numPr>
        <w:contextualSpacing/>
        <w:rPr>
          <w:ins w:id="26313" w:author="Rev 6 Allen Wirfs-Brock" w:date="2012-02-22T17:33:00Z"/>
        </w:rPr>
      </w:pPr>
      <w:ins w:id="26314" w:author="Rev 6 Allen Wirfs-Brock" w:date="2012-02-26T09:03:00Z">
        <w:r>
          <w:t>ReturnIfAbrupt(</w:t>
        </w:r>
        <w:r w:rsidRPr="00E77497">
          <w:rPr>
            <w:i/>
          </w:rPr>
          <w:t>len</w:t>
        </w:r>
        <w:r>
          <w:t>).</w:t>
        </w:r>
      </w:ins>
    </w:p>
    <w:p w14:paraId="64EA4E4F" w14:textId="77777777"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14:paraId="0BCB2530" w14:textId="77777777"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14:paraId="0B5E58EA" w14:textId="77777777"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14:paraId="3D85BE82" w14:textId="77777777"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14:paraId="4EEA4F3A" w14:textId="77777777"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14:paraId="0DEE4149" w14:textId="77777777"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14:paraId="084B3F80" w14:textId="77777777" w:rsidR="004C02EF" w:rsidRPr="00E77497" w:rsidRDefault="004C02EF" w:rsidP="00834A33">
      <w:pPr>
        <w:pStyle w:val="Alg4"/>
        <w:numPr>
          <w:ilvl w:val="1"/>
          <w:numId w:val="205"/>
        </w:numPr>
      </w:pPr>
      <w:r w:rsidRPr="00E77497">
        <w:t xml:space="preserve">Let </w:t>
      </w:r>
      <w:r w:rsidRPr="00E77497">
        <w:rPr>
          <w:i/>
        </w:rPr>
        <w:t>lowerValue</w:t>
      </w:r>
      <w:r w:rsidRPr="00E77497">
        <w:t xml:space="preserve"> be the result of calling the [[Get]] internal method of </w:t>
      </w:r>
      <w:r w:rsidRPr="00E77497">
        <w:rPr>
          <w:i/>
        </w:rPr>
        <w:t>O</w:t>
      </w:r>
      <w:r w:rsidRPr="00E77497" w:rsidDel="00246A75">
        <w:t xml:space="preserve"> </w:t>
      </w:r>
      <w:r w:rsidRPr="00E77497">
        <w:t xml:space="preserve">with argument </w:t>
      </w:r>
      <w:r w:rsidRPr="00E77497">
        <w:rPr>
          <w:i/>
        </w:rPr>
        <w:t xml:space="preserve"> lowerP</w:t>
      </w:r>
      <w:r w:rsidRPr="00E77497">
        <w:t>.</w:t>
      </w:r>
    </w:p>
    <w:p w14:paraId="49CFCAE5" w14:textId="77777777" w:rsidR="0083511A" w:rsidRPr="00E77497" w:rsidRDefault="0002527B" w:rsidP="0083511A">
      <w:pPr>
        <w:pStyle w:val="Alg4"/>
        <w:numPr>
          <w:ilvl w:val="1"/>
          <w:numId w:val="205"/>
        </w:numPr>
        <w:contextualSpacing/>
        <w:rPr>
          <w:ins w:id="26315" w:author="Rev 6 Allen Wirfs-Brock" w:date="2012-02-22T17:52:00Z"/>
        </w:rPr>
      </w:pPr>
      <w:ins w:id="26316" w:author="Rev 7 Allen Wirfs-Brock" w:date="2012-04-09T17:50:00Z">
        <w:r>
          <w:t>ReturnIfAbrupt(</w:t>
        </w:r>
        <w:r>
          <w:rPr>
            <w:i/>
          </w:rPr>
          <w:t>lowerValue</w:t>
        </w:r>
        <w:r>
          <w:t>)</w:t>
        </w:r>
      </w:ins>
      <w:ins w:id="26317" w:author="Rev 6 Allen Wirfs-Brock" w:date="2012-02-22T17:52:00Z">
        <w:del w:id="26318" w:author="Rev 7 Allen Wirfs-Brock" w:date="2012-04-09T17:50:00Z">
          <w:r w:rsidR="0083511A" w:rsidDel="0002527B">
            <w:delText xml:space="preserve">If </w:delText>
          </w:r>
        </w:del>
      </w:ins>
      <w:ins w:id="26319" w:author="Rev 6 Allen Wirfs-Brock" w:date="2012-02-22T17:57:00Z">
        <w:del w:id="26320" w:author="Rev 7 Allen Wirfs-Brock" w:date="2012-04-09T17:50:00Z">
          <w:r w:rsidR="0083511A" w:rsidRPr="00E77497" w:rsidDel="0002527B">
            <w:rPr>
              <w:i/>
            </w:rPr>
            <w:delText>lowerValue</w:delText>
          </w:r>
          <w:r w:rsidR="0083511A" w:rsidRPr="00E77497" w:rsidDel="0002527B">
            <w:delText xml:space="preserve"> </w:delText>
          </w:r>
        </w:del>
      </w:ins>
      <w:ins w:id="26321" w:author="Rev 6 Allen Wirfs-Brock" w:date="2012-02-22T17:52:00Z">
        <w:del w:id="26322" w:author="Rev 7 Allen Wirfs-Brock" w:date="2012-04-09T17:50:00Z">
          <w:r w:rsidR="0083511A" w:rsidDel="0002527B">
            <w:delText xml:space="preserve">is an abrupt completion, return </w:delText>
          </w:r>
        </w:del>
      </w:ins>
      <w:ins w:id="26323" w:author="Rev 6 Allen Wirfs-Brock" w:date="2012-02-22T17:57:00Z">
        <w:del w:id="26324" w:author="Rev 7 Allen Wirfs-Brock" w:date="2012-04-09T17:50:00Z">
          <w:r w:rsidR="0083511A" w:rsidRPr="00E77497" w:rsidDel="0002527B">
            <w:rPr>
              <w:i/>
            </w:rPr>
            <w:delText>lowerValue</w:delText>
          </w:r>
        </w:del>
      </w:ins>
      <w:ins w:id="26325" w:author="Rev 6 Allen Wirfs-Brock" w:date="2012-02-22T17:52:00Z">
        <w:r w:rsidR="0083511A">
          <w:t>.</w:t>
        </w:r>
      </w:ins>
    </w:p>
    <w:p w14:paraId="43A79247" w14:textId="77777777" w:rsidR="004C02EF" w:rsidRPr="00E77497" w:rsidRDefault="004C02EF" w:rsidP="00834A33">
      <w:pPr>
        <w:pStyle w:val="Alg4"/>
        <w:numPr>
          <w:ilvl w:val="1"/>
          <w:numId w:val="205"/>
        </w:numPr>
      </w:pPr>
      <w:r w:rsidRPr="00E77497">
        <w:t xml:space="preserve">Let </w:t>
      </w:r>
      <w:r w:rsidRPr="00E77497">
        <w:rPr>
          <w:i/>
        </w:rPr>
        <w:t>upperValue</w:t>
      </w:r>
      <w:r w:rsidRPr="00E77497">
        <w:t xml:space="preserve"> be the result of calling the [[Get]] internal method of </w:t>
      </w:r>
      <w:r w:rsidRPr="00E77497">
        <w:rPr>
          <w:i/>
        </w:rPr>
        <w:t>O</w:t>
      </w:r>
      <w:r w:rsidRPr="00E77497">
        <w:t xml:space="preserve"> with argument </w:t>
      </w:r>
      <w:r w:rsidRPr="00E77497">
        <w:rPr>
          <w:i/>
        </w:rPr>
        <w:t>upperP</w:t>
      </w:r>
      <w:r w:rsidRPr="00E77497">
        <w:t xml:space="preserve"> .</w:t>
      </w:r>
    </w:p>
    <w:p w14:paraId="0EA37487" w14:textId="77777777" w:rsidR="0083511A" w:rsidRPr="00E77497" w:rsidRDefault="0002527B" w:rsidP="0083511A">
      <w:pPr>
        <w:pStyle w:val="Alg4"/>
        <w:numPr>
          <w:ilvl w:val="1"/>
          <w:numId w:val="205"/>
        </w:numPr>
        <w:contextualSpacing/>
        <w:rPr>
          <w:ins w:id="26326" w:author="Rev 6 Allen Wirfs-Brock" w:date="2012-02-22T17:52:00Z"/>
        </w:rPr>
      </w:pPr>
      <w:ins w:id="26327" w:author="Rev 7 Allen Wirfs-Brock" w:date="2012-04-09T17:51:00Z">
        <w:r>
          <w:t>ReturnIfAbrupt(</w:t>
        </w:r>
        <w:r>
          <w:rPr>
            <w:i/>
          </w:rPr>
          <w:t>upperValue</w:t>
        </w:r>
        <w:r>
          <w:t>)</w:t>
        </w:r>
      </w:ins>
      <w:ins w:id="26328" w:author="Rev 6 Allen Wirfs-Brock" w:date="2012-02-22T17:52:00Z">
        <w:del w:id="26329" w:author="Rev 7 Allen Wirfs-Brock" w:date="2012-04-09T17:51:00Z">
          <w:r w:rsidR="0083511A" w:rsidDel="0002527B">
            <w:delText xml:space="preserve">If </w:delText>
          </w:r>
        </w:del>
      </w:ins>
      <w:ins w:id="26330" w:author="Rev 6 Allen Wirfs-Brock" w:date="2012-02-22T17:57:00Z">
        <w:del w:id="26331" w:author="Rev 7 Allen Wirfs-Brock" w:date="2012-04-09T17:51:00Z">
          <w:r w:rsidR="0083511A" w:rsidRPr="00E77497" w:rsidDel="0002527B">
            <w:rPr>
              <w:i/>
            </w:rPr>
            <w:delText>upperValue</w:delText>
          </w:r>
          <w:r w:rsidR="0083511A" w:rsidRPr="00E77497" w:rsidDel="0002527B">
            <w:delText xml:space="preserve"> </w:delText>
          </w:r>
        </w:del>
      </w:ins>
      <w:ins w:id="26332" w:author="Rev 6 Allen Wirfs-Brock" w:date="2012-02-22T17:52:00Z">
        <w:del w:id="26333" w:author="Rev 7 Allen Wirfs-Brock" w:date="2012-04-09T17:51:00Z">
          <w:r w:rsidR="0083511A" w:rsidDel="0002527B">
            <w:delText xml:space="preserve">is an abrupt completion, return </w:delText>
          </w:r>
        </w:del>
      </w:ins>
      <w:ins w:id="26334" w:author="Rev 6 Allen Wirfs-Brock" w:date="2012-02-22T17:57:00Z">
        <w:del w:id="26335" w:author="Rev 7 Allen Wirfs-Brock" w:date="2012-04-09T17:51:00Z">
          <w:r w:rsidR="0083511A" w:rsidRPr="00E77497" w:rsidDel="0002527B">
            <w:rPr>
              <w:i/>
            </w:rPr>
            <w:delText>upperValue</w:delText>
          </w:r>
        </w:del>
      </w:ins>
      <w:ins w:id="26336" w:author="Rev 6 Allen Wirfs-Brock" w:date="2012-02-22T17:52:00Z">
        <w:r w:rsidR="0083511A">
          <w:t>.</w:t>
        </w:r>
      </w:ins>
    </w:p>
    <w:p w14:paraId="2FBA2481" w14:textId="77777777" w:rsidR="004C02EF" w:rsidRPr="00E77497" w:rsidRDefault="004C02EF" w:rsidP="00834A33">
      <w:pPr>
        <w:pStyle w:val="Alg4"/>
        <w:numPr>
          <w:ilvl w:val="1"/>
          <w:numId w:val="205"/>
        </w:numPr>
      </w:pPr>
      <w:r w:rsidRPr="00E77497">
        <w:t xml:space="preserve">Let </w:t>
      </w:r>
      <w:r w:rsidRPr="00E77497">
        <w:rPr>
          <w:i/>
        </w:rPr>
        <w:t>lowerExists</w:t>
      </w:r>
      <w:r w:rsidRPr="00E77497">
        <w:t xml:space="preserve"> be the result of calling the [[HasProperty]] internal method of </w:t>
      </w:r>
      <w:r w:rsidRPr="00E77497">
        <w:rPr>
          <w:i/>
        </w:rPr>
        <w:t>O</w:t>
      </w:r>
      <w:r w:rsidRPr="00E77497">
        <w:t xml:space="preserve"> with argument </w:t>
      </w:r>
      <w:r w:rsidRPr="00E77497">
        <w:rPr>
          <w:i/>
        </w:rPr>
        <w:t>lowerP</w:t>
      </w:r>
      <w:r w:rsidRPr="00E77497">
        <w:t>.</w:t>
      </w:r>
    </w:p>
    <w:p w14:paraId="13172AF4" w14:textId="77777777" w:rsidR="004C02EF" w:rsidRPr="00E77497" w:rsidRDefault="004C02EF" w:rsidP="00834A33">
      <w:pPr>
        <w:pStyle w:val="Alg4"/>
        <w:numPr>
          <w:ilvl w:val="1"/>
          <w:numId w:val="205"/>
        </w:numPr>
      </w:pPr>
      <w:r w:rsidRPr="00E77497">
        <w:t xml:space="preserve">Let </w:t>
      </w:r>
      <w:r w:rsidRPr="00E77497">
        <w:rPr>
          <w:i/>
        </w:rPr>
        <w:t>upperExists</w:t>
      </w:r>
      <w:r w:rsidRPr="00E77497">
        <w:t xml:space="preserve"> be the result of calling the [[HasProperty]] internal method of </w:t>
      </w:r>
      <w:r w:rsidRPr="00E77497">
        <w:rPr>
          <w:i/>
        </w:rPr>
        <w:t>O</w:t>
      </w:r>
      <w:r w:rsidRPr="00E77497">
        <w:t xml:space="preserve"> with argument </w:t>
      </w:r>
      <w:r w:rsidRPr="00E77497">
        <w:rPr>
          <w:i/>
        </w:rPr>
        <w:t>upperP</w:t>
      </w:r>
      <w:r w:rsidRPr="00E77497">
        <w:t>.</w:t>
      </w:r>
    </w:p>
    <w:p w14:paraId="7AD78E0E" w14:textId="77777777"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14:paraId="3A71B0DD" w14:textId="77777777" w:rsidR="004C02EF" w:rsidRPr="00E77497" w:rsidRDefault="0083511A" w:rsidP="00834A33">
      <w:pPr>
        <w:pStyle w:val="Alg4"/>
        <w:numPr>
          <w:ilvl w:val="2"/>
          <w:numId w:val="205"/>
        </w:numPr>
      </w:pPr>
      <w:ins w:id="26337" w:author="Rev 6 Allen Wirfs-Brock" w:date="2012-02-22T17:55:00Z">
        <w:r>
          <w:t xml:space="preserve">Let </w:t>
        </w:r>
        <w:r w:rsidRPr="00377713">
          <w:rPr>
            <w:i/>
          </w:rPr>
          <w:t>putStatus</w:t>
        </w:r>
        <w:r>
          <w:t xml:space="preserve"> be the result of calling</w:t>
        </w:r>
        <w:r w:rsidRPr="00E77497">
          <w:t xml:space="preserve"> </w:t>
        </w:r>
      </w:ins>
      <w:del w:id="26338" w:author="Rev 6 Allen Wirfs-Brock" w:date="2012-02-22T17:55: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369AD8D7" w14:textId="77777777" w:rsidR="0083511A" w:rsidRPr="00E77497" w:rsidRDefault="0002527B" w:rsidP="0083511A">
      <w:pPr>
        <w:pStyle w:val="Alg4"/>
        <w:numPr>
          <w:ilvl w:val="2"/>
          <w:numId w:val="205"/>
        </w:numPr>
        <w:contextualSpacing/>
        <w:rPr>
          <w:ins w:id="26339" w:author="Rev 6 Allen Wirfs-Brock" w:date="2012-02-22T17:52:00Z"/>
        </w:rPr>
      </w:pPr>
      <w:ins w:id="26340" w:author="Rev 7 Allen Wirfs-Brock" w:date="2012-04-09T17:51:00Z">
        <w:r>
          <w:t>ReturnIfAbrupt(</w:t>
        </w:r>
        <w:r>
          <w:rPr>
            <w:i/>
          </w:rPr>
          <w:t>putStatus</w:t>
        </w:r>
        <w:r>
          <w:t>)</w:t>
        </w:r>
      </w:ins>
      <w:ins w:id="26341" w:author="Rev 6 Allen Wirfs-Brock" w:date="2012-02-22T17:52:00Z">
        <w:del w:id="26342"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6D7D7FAD" w14:textId="77777777" w:rsidR="004C02EF" w:rsidRPr="00E77497" w:rsidRDefault="0083511A" w:rsidP="00834A33">
      <w:pPr>
        <w:pStyle w:val="Alg4"/>
        <w:numPr>
          <w:ilvl w:val="2"/>
          <w:numId w:val="205"/>
        </w:numPr>
      </w:pPr>
      <w:ins w:id="26343" w:author="Rev 6 Allen Wirfs-Brock" w:date="2012-02-22T17:56:00Z">
        <w:r>
          <w:t xml:space="preserve">Let </w:t>
        </w:r>
        <w:r w:rsidRPr="00377713">
          <w:rPr>
            <w:i/>
          </w:rPr>
          <w:t>putStatus</w:t>
        </w:r>
        <w:r>
          <w:t xml:space="preserve"> be the result of calling</w:t>
        </w:r>
        <w:r w:rsidRPr="00E77497">
          <w:t xml:space="preserve"> </w:t>
        </w:r>
      </w:ins>
      <w:del w:id="26344"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7A0A03">
        <w:t xml:space="preserve"> </w:t>
      </w:r>
      <w:r w:rsidR="004C02EF" w:rsidRPr="00E77497">
        <w:t>.</w:t>
      </w:r>
    </w:p>
    <w:p w14:paraId="02980C4F" w14:textId="77777777" w:rsidR="0083511A" w:rsidRPr="00E77497" w:rsidRDefault="0002527B" w:rsidP="0083511A">
      <w:pPr>
        <w:pStyle w:val="Alg4"/>
        <w:numPr>
          <w:ilvl w:val="2"/>
          <w:numId w:val="205"/>
        </w:numPr>
        <w:contextualSpacing/>
        <w:rPr>
          <w:ins w:id="26345" w:author="Rev 6 Allen Wirfs-Brock" w:date="2012-02-22T17:54:00Z"/>
        </w:rPr>
      </w:pPr>
      <w:ins w:id="26346" w:author="Rev 7 Allen Wirfs-Brock" w:date="2012-04-09T17:51:00Z">
        <w:r>
          <w:t>ReturnIfAbrupt(</w:t>
        </w:r>
        <w:r>
          <w:rPr>
            <w:i/>
          </w:rPr>
          <w:t>putStatus</w:t>
        </w:r>
        <w:r>
          <w:t>)</w:t>
        </w:r>
      </w:ins>
      <w:ins w:id="26347" w:author="Rev 6 Allen Wirfs-Brock" w:date="2012-02-22T17:54:00Z">
        <w:del w:id="26348"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1E1CDAF0"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14:paraId="5407F16B" w14:textId="77777777" w:rsidR="004C02EF" w:rsidRPr="00E77497" w:rsidRDefault="0083511A" w:rsidP="00834A33">
      <w:pPr>
        <w:pStyle w:val="Alg4"/>
        <w:numPr>
          <w:ilvl w:val="2"/>
          <w:numId w:val="205"/>
        </w:numPr>
      </w:pPr>
      <w:ins w:id="26349" w:author="Rev 6 Allen Wirfs-Brock" w:date="2012-02-22T17:56:00Z">
        <w:r>
          <w:t xml:space="preserve">Let </w:t>
        </w:r>
        <w:r w:rsidRPr="00377713">
          <w:rPr>
            <w:i/>
          </w:rPr>
          <w:t>putStatus</w:t>
        </w:r>
        <w:r>
          <w:t xml:space="preserve"> be the result of calling</w:t>
        </w:r>
        <w:r w:rsidRPr="00E77497">
          <w:t xml:space="preserve"> </w:t>
        </w:r>
      </w:ins>
      <w:del w:id="26350"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4FC58A9C" w14:textId="77777777" w:rsidR="0083511A" w:rsidRPr="00E77497" w:rsidRDefault="0002527B" w:rsidP="0083511A">
      <w:pPr>
        <w:pStyle w:val="Alg4"/>
        <w:numPr>
          <w:ilvl w:val="2"/>
          <w:numId w:val="205"/>
        </w:numPr>
        <w:contextualSpacing/>
        <w:rPr>
          <w:ins w:id="26351" w:author="Rev 6 Allen Wirfs-Brock" w:date="2012-02-22T17:53:00Z"/>
        </w:rPr>
      </w:pPr>
      <w:ins w:id="26352" w:author="Rev 7 Allen Wirfs-Brock" w:date="2012-04-09T17:52:00Z">
        <w:r>
          <w:t>ReturnIfAbrupt(</w:t>
        </w:r>
        <w:r>
          <w:rPr>
            <w:i/>
          </w:rPr>
          <w:t>putStatus</w:t>
        </w:r>
        <w:r>
          <w:t>)</w:t>
        </w:r>
      </w:ins>
      <w:ins w:id="26353" w:author="Rev 6 Allen Wirfs-Brock" w:date="2012-02-22T17:53:00Z">
        <w:del w:id="26354"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68635C5C" w14:textId="77777777" w:rsidR="004C02EF" w:rsidRPr="00E77497" w:rsidRDefault="0083511A" w:rsidP="00834A33">
      <w:pPr>
        <w:pStyle w:val="Alg4"/>
        <w:numPr>
          <w:ilvl w:val="2"/>
          <w:numId w:val="205"/>
        </w:numPr>
      </w:pPr>
      <w:ins w:id="26355" w:author="Rev 6 Allen Wirfs-Brock" w:date="2012-02-22T17:56:00Z">
        <w:r>
          <w:t xml:space="preserve">Let </w:t>
        </w:r>
        <w:r>
          <w:rPr>
            <w:i/>
          </w:rPr>
          <w:t>delete</w:t>
        </w:r>
        <w:r w:rsidRPr="00377713">
          <w:rPr>
            <w:i/>
          </w:rPr>
          <w:t>Status</w:t>
        </w:r>
        <w:r>
          <w:t xml:space="preserve"> be the result of calling</w:t>
        </w:r>
        <w:r w:rsidRPr="00E77497">
          <w:t xml:space="preserve"> </w:t>
        </w:r>
      </w:ins>
      <w:del w:id="26356"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upperP</w:t>
      </w:r>
      <w:r w:rsidR="004C02EF" w:rsidRPr="00E77497">
        <w:t xml:space="preserve"> and </w:t>
      </w:r>
      <w:r w:rsidR="004C02EF" w:rsidRPr="00E77497">
        <w:rPr>
          <w:b/>
        </w:rPr>
        <w:t>true</w:t>
      </w:r>
      <w:r w:rsidR="004C02EF" w:rsidRPr="00E77497">
        <w:t>.</w:t>
      </w:r>
    </w:p>
    <w:p w14:paraId="46DB1F85" w14:textId="77777777" w:rsidR="0083511A" w:rsidRPr="00E77497" w:rsidRDefault="0002527B" w:rsidP="0083511A">
      <w:pPr>
        <w:pStyle w:val="Alg4"/>
        <w:numPr>
          <w:ilvl w:val="2"/>
          <w:numId w:val="205"/>
        </w:numPr>
        <w:contextualSpacing/>
        <w:rPr>
          <w:ins w:id="26357" w:author="Rev 6 Allen Wirfs-Brock" w:date="2012-02-22T17:54:00Z"/>
        </w:rPr>
      </w:pPr>
      <w:ins w:id="26358" w:author="Rev 7 Allen Wirfs-Brock" w:date="2012-04-09T17:52:00Z">
        <w:r>
          <w:t>ReturnIfAbrupt(</w:t>
        </w:r>
        <w:r>
          <w:rPr>
            <w:i/>
          </w:rPr>
          <w:t>deleteStatus</w:t>
        </w:r>
        <w:r>
          <w:t>)</w:t>
        </w:r>
      </w:ins>
      <w:ins w:id="26359" w:author="Rev 6 Allen Wirfs-Brock" w:date="2012-02-22T17:54:00Z">
        <w:del w:id="26360"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del>
      </w:ins>
      <w:ins w:id="26361" w:author="Rev 6 Allen Wirfs-Brock" w:date="2012-02-22T17:55:00Z">
        <w:del w:id="26362" w:author="Rev 7 Allen Wirfs-Brock" w:date="2012-04-09T17:52:00Z">
          <w:r w:rsidR="0083511A" w:rsidDel="0002527B">
            <w:rPr>
              <w:i/>
            </w:rPr>
            <w:delText>delete</w:delText>
          </w:r>
          <w:r w:rsidR="0083511A" w:rsidRPr="006A5E27" w:rsidDel="0002527B">
            <w:rPr>
              <w:i/>
            </w:rPr>
            <w:delText>Status</w:delText>
          </w:r>
        </w:del>
      </w:ins>
      <w:ins w:id="26363" w:author="Rev 6 Allen Wirfs-Brock" w:date="2012-02-22T17:54:00Z">
        <w:r w:rsidR="0083511A">
          <w:t>.</w:t>
        </w:r>
      </w:ins>
    </w:p>
    <w:p w14:paraId="5F5512F2"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14:paraId="5DC4C1C0" w14:textId="77777777" w:rsidR="004C02EF" w:rsidRPr="00E77497" w:rsidRDefault="0083511A" w:rsidP="00834A33">
      <w:pPr>
        <w:pStyle w:val="Alg4"/>
        <w:numPr>
          <w:ilvl w:val="2"/>
          <w:numId w:val="205"/>
        </w:numPr>
      </w:pPr>
      <w:ins w:id="26364" w:author="Rev 6 Allen Wirfs-Brock" w:date="2012-02-22T17:56:00Z">
        <w:r>
          <w:t xml:space="preserve">Let </w:t>
        </w:r>
        <w:r>
          <w:rPr>
            <w:i/>
          </w:rPr>
          <w:t>delete</w:t>
        </w:r>
        <w:r w:rsidRPr="00377713">
          <w:rPr>
            <w:i/>
          </w:rPr>
          <w:t>Status</w:t>
        </w:r>
        <w:r>
          <w:t xml:space="preserve"> be the result of calling</w:t>
        </w:r>
        <w:r w:rsidRPr="00E77497">
          <w:t xml:space="preserve"> </w:t>
        </w:r>
      </w:ins>
      <w:del w:id="26365"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lowerP</w:t>
      </w:r>
      <w:r w:rsidR="004C02EF" w:rsidRPr="00E77497">
        <w:t xml:space="preserve"> and </w:t>
      </w:r>
      <w:r w:rsidR="004C02EF" w:rsidRPr="00E77497">
        <w:rPr>
          <w:b/>
        </w:rPr>
        <w:t>true</w:t>
      </w:r>
      <w:r w:rsidR="004C02EF" w:rsidRPr="00E77497">
        <w:t xml:space="preserve"> .</w:t>
      </w:r>
    </w:p>
    <w:p w14:paraId="6049DBE8" w14:textId="77777777" w:rsidR="0083511A" w:rsidRPr="00E77497" w:rsidRDefault="0002527B" w:rsidP="0083511A">
      <w:pPr>
        <w:pStyle w:val="Alg4"/>
        <w:numPr>
          <w:ilvl w:val="2"/>
          <w:numId w:val="205"/>
        </w:numPr>
        <w:contextualSpacing/>
        <w:rPr>
          <w:ins w:id="26366" w:author="Rev 6 Allen Wirfs-Brock" w:date="2012-02-22T17:55:00Z"/>
        </w:rPr>
      </w:pPr>
      <w:ins w:id="26367" w:author="Rev 7 Allen Wirfs-Brock" w:date="2012-04-09T17:52:00Z">
        <w:r>
          <w:t>ReturnIfAbrupt(</w:t>
        </w:r>
        <w:r>
          <w:rPr>
            <w:i/>
          </w:rPr>
          <w:t>deleteStatus</w:t>
        </w:r>
        <w:r>
          <w:t>)</w:t>
        </w:r>
      </w:ins>
      <w:ins w:id="26368" w:author="Rev 6 Allen Wirfs-Brock" w:date="2012-02-22T17:55:00Z">
        <w:del w:id="26369"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r w:rsidR="0083511A" w:rsidDel="0002527B">
            <w:rPr>
              <w:i/>
            </w:rPr>
            <w:delText>delete</w:delText>
          </w:r>
          <w:r w:rsidR="0083511A" w:rsidRPr="006A5E27" w:rsidDel="0002527B">
            <w:rPr>
              <w:i/>
            </w:rPr>
            <w:delText>Status</w:delText>
          </w:r>
        </w:del>
        <w:r w:rsidR="0083511A">
          <w:t>.</w:t>
        </w:r>
      </w:ins>
    </w:p>
    <w:p w14:paraId="0C864879" w14:textId="77777777" w:rsidR="004C02EF" w:rsidRPr="00E77497" w:rsidRDefault="0083511A" w:rsidP="00834A33">
      <w:pPr>
        <w:pStyle w:val="Alg4"/>
        <w:numPr>
          <w:ilvl w:val="2"/>
          <w:numId w:val="205"/>
        </w:numPr>
      </w:pPr>
      <w:ins w:id="26370" w:author="Rev 6 Allen Wirfs-Brock" w:date="2012-02-22T17:56:00Z">
        <w:r>
          <w:t xml:space="preserve">Let </w:t>
        </w:r>
        <w:r w:rsidRPr="00377713">
          <w:rPr>
            <w:i/>
          </w:rPr>
          <w:t>putStatus</w:t>
        </w:r>
        <w:r>
          <w:t xml:space="preserve"> be the result of calling</w:t>
        </w:r>
        <w:r w:rsidRPr="00E77497">
          <w:t xml:space="preserve"> </w:t>
        </w:r>
      </w:ins>
      <w:del w:id="26371"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157E06">
        <w:t xml:space="preserve"> </w:t>
      </w:r>
      <w:r w:rsidR="004C02EF" w:rsidRPr="00E77497">
        <w:t>.</w:t>
      </w:r>
    </w:p>
    <w:p w14:paraId="169700BC" w14:textId="77777777" w:rsidR="0083511A" w:rsidRPr="00E77497" w:rsidRDefault="0002527B" w:rsidP="0083511A">
      <w:pPr>
        <w:pStyle w:val="Alg4"/>
        <w:numPr>
          <w:ilvl w:val="2"/>
          <w:numId w:val="205"/>
        </w:numPr>
        <w:contextualSpacing/>
        <w:rPr>
          <w:ins w:id="26372" w:author="Rev 6 Allen Wirfs-Brock" w:date="2012-02-22T17:54:00Z"/>
        </w:rPr>
      </w:pPr>
      <w:ins w:id="26373" w:author="Rev 7 Allen Wirfs-Brock" w:date="2012-04-09T17:52:00Z">
        <w:r>
          <w:t>ReturnIfAbrupt(</w:t>
        </w:r>
        <w:r>
          <w:rPr>
            <w:i/>
          </w:rPr>
          <w:t>putStatus</w:t>
        </w:r>
        <w:r>
          <w:t>)</w:t>
        </w:r>
      </w:ins>
      <w:ins w:id="26374" w:author="Rev 6 Allen Wirfs-Brock" w:date="2012-02-22T17:54:00Z">
        <w:del w:id="26375"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3A03D74E" w14:textId="77777777" w:rsidR="004C02EF" w:rsidRPr="00E77497" w:rsidRDefault="004C02EF" w:rsidP="00834A33">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p>
    <w:p w14:paraId="4067AF37" w14:textId="77777777" w:rsidR="004C02EF" w:rsidRPr="00E77497" w:rsidRDefault="004C02EF" w:rsidP="00834A33">
      <w:pPr>
        <w:pStyle w:val="Alg4"/>
        <w:numPr>
          <w:ilvl w:val="2"/>
          <w:numId w:val="205"/>
        </w:numPr>
      </w:pPr>
      <w:r w:rsidRPr="00E77497">
        <w:t>No action is required.</w:t>
      </w:r>
    </w:p>
    <w:p w14:paraId="64B9AFB0" w14:textId="77777777"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14:paraId="4295E38E" w14:textId="77777777"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14:paraId="0B4798A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ins w:id="26376" w:author="Rev 9 Allen Wirfs-Brock" w:date="2012-07-07T17:55:00Z">
        <w:r w:rsidR="000625F1">
          <w:t>n</w:t>
        </w:r>
      </w:ins>
      <w:r w:rsidRPr="00E77497">
        <w:t xml:space="preserve"> </w:t>
      </w:r>
      <w:del w:id="26377" w:author="Rev 9 Allen Wirfs-Brock" w:date="2012-07-07T17:56:00Z">
        <w:r w:rsidRPr="00E77497" w:rsidDel="000625F1">
          <w:delText xml:space="preserve">host </w:delText>
        </w:r>
      </w:del>
      <w:ins w:id="26378" w:author="Rev 9 Allen Wirfs-Brock" w:date="2012-07-07T17:56:00Z">
        <w:r w:rsidR="000625F1">
          <w:t>exotic</w:t>
        </w:r>
        <w:r w:rsidR="000625F1" w:rsidRPr="00E77497">
          <w:t xml:space="preserve"> </w:t>
        </w:r>
      </w:ins>
      <w:r w:rsidRPr="00E77497">
        <w:t>object</w:t>
      </w:r>
      <w:ins w:id="26379" w:author="Rev 9 Allen Wirfs-Brock" w:date="2012-07-07T17:55:00Z">
        <w:r w:rsidR="000625F1" w:rsidRPr="000625F1">
          <w:t xml:space="preserve"> </w:t>
        </w:r>
        <w:r w:rsidR="000625F1" w:rsidRPr="00887FC2">
          <w:t>that is not an Array</w:t>
        </w:r>
      </w:ins>
      <w:r w:rsidRPr="00E77497">
        <w:t xml:space="preserve"> is implementation-dependent.</w:t>
      </w:r>
      <w:bookmarkStart w:id="26380" w:name="_Toc385672298"/>
      <w:bookmarkStart w:id="26381" w:name="_Toc393690414"/>
    </w:p>
    <w:p w14:paraId="54B7FEE1" w14:textId="77777777" w:rsidR="004C02EF" w:rsidRPr="00E77497" w:rsidRDefault="004C02EF" w:rsidP="004C02EF">
      <w:pPr>
        <w:pStyle w:val="40"/>
        <w:numPr>
          <w:ilvl w:val="0"/>
          <w:numId w:val="0"/>
        </w:numPr>
      </w:pPr>
      <w:bookmarkStart w:id="26382" w:name="_Ref440446538"/>
      <w:r w:rsidRPr="00E77497">
        <w:t>15.4.4.9</w:t>
      </w:r>
      <w:r w:rsidRPr="00E77497">
        <w:tab/>
        <w:t>Array.prototype.shift ( )</w:t>
      </w:r>
      <w:bookmarkEnd w:id="26382"/>
    </w:p>
    <w:p w14:paraId="31B9F121" w14:textId="77777777" w:rsidR="004C02EF" w:rsidRPr="00E77497" w:rsidRDefault="004C02EF" w:rsidP="004C02EF">
      <w:r w:rsidRPr="00E77497">
        <w:t>The first element of the array is removed from the array and returned.</w:t>
      </w:r>
    </w:p>
    <w:p w14:paraId="45644E56" w14:textId="77777777"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41E20CB" w14:textId="77777777" w:rsidR="00134DAD" w:rsidRDefault="00134DAD" w:rsidP="00134DAD">
      <w:pPr>
        <w:pStyle w:val="Alg4"/>
        <w:numPr>
          <w:ilvl w:val="0"/>
          <w:numId w:val="206"/>
        </w:numPr>
        <w:rPr>
          <w:ins w:id="26383" w:author="Rev 7 Allen Wirfs-Brock" w:date="2012-04-10T12:04:00Z"/>
        </w:rPr>
      </w:pPr>
      <w:ins w:id="26384" w:author="Rev 7 Allen Wirfs-Brock" w:date="2012-04-10T12:04:00Z">
        <w:r>
          <w:t>ReturnIfAbrupt(</w:t>
        </w:r>
        <w:r>
          <w:rPr>
            <w:i/>
          </w:rPr>
          <w:t>O</w:t>
        </w:r>
        <w:r>
          <w:t>).</w:t>
        </w:r>
      </w:ins>
    </w:p>
    <w:p w14:paraId="02DCE6A3" w14:textId="77777777" w:rsidR="004C02EF" w:rsidRPr="00E77497" w:rsidRDefault="004C02EF" w:rsidP="00834A33">
      <w:pPr>
        <w:pStyle w:val="Alg4"/>
        <w:numPr>
          <w:ilvl w:val="0"/>
          <w:numId w:val="206"/>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6F88BB5A" w14:textId="77777777" w:rsidR="004C02EF" w:rsidRPr="00E77497" w:rsidRDefault="004C02EF" w:rsidP="00834A33">
      <w:pPr>
        <w:pStyle w:val="Alg4"/>
        <w:numPr>
          <w:ilvl w:val="0"/>
          <w:numId w:val="206"/>
        </w:numPr>
      </w:pPr>
      <w:r w:rsidRPr="00E77497">
        <w:t xml:space="preserve">Let </w:t>
      </w:r>
      <w:r w:rsidRPr="00E77497">
        <w:rPr>
          <w:i/>
        </w:rPr>
        <w:t>len</w:t>
      </w:r>
      <w:r w:rsidRPr="00E77497">
        <w:t xml:space="preserve"> be ToUint32(</w:t>
      </w:r>
      <w:r w:rsidRPr="00E77497">
        <w:rPr>
          <w:i/>
        </w:rPr>
        <w:t>lenVal</w:t>
      </w:r>
      <w:r w:rsidRPr="00E77497">
        <w:t>).</w:t>
      </w:r>
    </w:p>
    <w:p w14:paraId="6B88581E" w14:textId="77777777" w:rsidR="00CA3654" w:rsidRPr="00E77497" w:rsidRDefault="00C82981" w:rsidP="00CA3654">
      <w:pPr>
        <w:pStyle w:val="Alg4"/>
        <w:numPr>
          <w:ilvl w:val="0"/>
          <w:numId w:val="206"/>
        </w:numPr>
        <w:contextualSpacing/>
        <w:rPr>
          <w:ins w:id="26385" w:author="Rev 6 Allen Wirfs-Brock" w:date="2012-02-22T17:33:00Z"/>
        </w:rPr>
      </w:pPr>
      <w:ins w:id="26386" w:author="Rev 6 Allen Wirfs-Brock" w:date="2012-02-26T09:03:00Z">
        <w:r>
          <w:t>ReturnIfAbrupt(</w:t>
        </w:r>
        <w:r w:rsidRPr="00E77497">
          <w:rPr>
            <w:i/>
          </w:rPr>
          <w:t>len</w:t>
        </w:r>
        <w:r>
          <w:t>).</w:t>
        </w:r>
      </w:ins>
    </w:p>
    <w:p w14:paraId="68A9615F" w14:textId="77777777"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14:paraId="450957B2" w14:textId="77777777" w:rsidR="004C02EF" w:rsidRPr="00E77497" w:rsidRDefault="008537DE" w:rsidP="00834A33">
      <w:pPr>
        <w:pStyle w:val="Alg4"/>
        <w:numPr>
          <w:ilvl w:val="1"/>
          <w:numId w:val="206"/>
        </w:numPr>
      </w:pPr>
      <w:ins w:id="26387" w:author="Rev 6 Allen Wirfs-Brock" w:date="2012-02-22T17:58:00Z">
        <w:r>
          <w:t xml:space="preserve">Let </w:t>
        </w:r>
        <w:r w:rsidRPr="00377713">
          <w:rPr>
            <w:i/>
          </w:rPr>
          <w:t>putStatus</w:t>
        </w:r>
        <w:r>
          <w:t xml:space="preserve"> be the result of calling</w:t>
        </w:r>
        <w:r w:rsidRPr="00E77497">
          <w:t xml:space="preserve"> </w:t>
        </w:r>
      </w:ins>
      <w:del w:id="26388" w:author="Rev 6 Allen Wirfs-Brock" w:date="2012-02-22T17:58: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0, and </w:t>
      </w:r>
      <w:r w:rsidR="004C02EF" w:rsidRPr="00E77497">
        <w:rPr>
          <w:b/>
        </w:rPr>
        <w:t>true</w:t>
      </w:r>
      <w:r w:rsidR="004C02EF" w:rsidRPr="00E77497">
        <w:t>.</w:t>
      </w:r>
    </w:p>
    <w:p w14:paraId="12762DDF" w14:textId="77777777" w:rsidR="008537DE" w:rsidRPr="00E77497" w:rsidRDefault="006B4102" w:rsidP="008537DE">
      <w:pPr>
        <w:pStyle w:val="Alg4"/>
        <w:numPr>
          <w:ilvl w:val="1"/>
          <w:numId w:val="206"/>
        </w:numPr>
        <w:contextualSpacing/>
        <w:rPr>
          <w:ins w:id="26389" w:author="Rev 6 Allen Wirfs-Brock" w:date="2012-02-22T17:58:00Z"/>
        </w:rPr>
      </w:pPr>
      <w:ins w:id="26390" w:author="Rev 7 Allen Wirfs-Brock" w:date="2012-04-09T17:56:00Z">
        <w:r>
          <w:t>ReturnIfAbrupt(</w:t>
        </w:r>
        <w:r>
          <w:rPr>
            <w:i/>
          </w:rPr>
          <w:t>putStatus</w:t>
        </w:r>
        <w:r>
          <w:t>)</w:t>
        </w:r>
      </w:ins>
      <w:ins w:id="26391" w:author="Rev 6 Allen Wirfs-Brock" w:date="2012-02-22T17:58:00Z">
        <w:del w:id="26392" w:author="Rev 7 Allen Wirfs-Brock" w:date="2012-04-09T17:56: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14:paraId="5ACA6E32" w14:textId="77777777" w:rsidR="004C02EF" w:rsidRPr="00E77497" w:rsidRDefault="004C02EF" w:rsidP="00834A33">
      <w:pPr>
        <w:pStyle w:val="Alg4"/>
        <w:numPr>
          <w:ilvl w:val="1"/>
          <w:numId w:val="206"/>
        </w:numPr>
      </w:pPr>
      <w:r w:rsidRPr="00E77497">
        <w:t xml:space="preserve">Return </w:t>
      </w:r>
      <w:r w:rsidRPr="00E77497">
        <w:rPr>
          <w:b/>
        </w:rPr>
        <w:t>undefined</w:t>
      </w:r>
      <w:r w:rsidRPr="00E77497">
        <w:t>.</w:t>
      </w:r>
    </w:p>
    <w:p w14:paraId="22F2581F" w14:textId="77777777" w:rsidR="004C02EF" w:rsidRPr="00E77497" w:rsidRDefault="004C02EF" w:rsidP="00834A33">
      <w:pPr>
        <w:pStyle w:val="Alg4"/>
        <w:numPr>
          <w:ilvl w:val="0"/>
          <w:numId w:val="206"/>
        </w:numPr>
      </w:pPr>
      <w:r w:rsidRPr="00E77497">
        <w:t xml:space="preserve">Let </w:t>
      </w:r>
      <w:r w:rsidRPr="00E77497">
        <w:rPr>
          <w:i/>
        </w:rPr>
        <w:t>first</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0</w:t>
      </w:r>
      <w:r w:rsidRPr="00E77497">
        <w:rPr>
          <w:rFonts w:ascii="Courier New" w:hAnsi="Courier New"/>
          <w:sz w:val="18"/>
        </w:rPr>
        <w:t>"</w:t>
      </w:r>
      <w:r w:rsidRPr="00E77497">
        <w:t>.</w:t>
      </w:r>
    </w:p>
    <w:p w14:paraId="462B5C93" w14:textId="77777777" w:rsidR="008537DE" w:rsidRPr="00E77497" w:rsidRDefault="0002527B" w:rsidP="008537DE">
      <w:pPr>
        <w:pStyle w:val="Alg4"/>
        <w:numPr>
          <w:ilvl w:val="0"/>
          <w:numId w:val="206"/>
        </w:numPr>
        <w:contextualSpacing/>
        <w:rPr>
          <w:ins w:id="26393" w:author="Rev 6 Allen Wirfs-Brock" w:date="2012-02-22T17:59:00Z"/>
        </w:rPr>
      </w:pPr>
      <w:ins w:id="26394" w:author="Rev 7 Allen Wirfs-Brock" w:date="2012-04-09T17:53:00Z">
        <w:r>
          <w:t>ReturnIfAbrupt(</w:t>
        </w:r>
        <w:r>
          <w:rPr>
            <w:i/>
          </w:rPr>
          <w:t>first</w:t>
        </w:r>
        <w:r>
          <w:t>)</w:t>
        </w:r>
      </w:ins>
      <w:ins w:id="26395" w:author="Rev 6 Allen Wirfs-Brock" w:date="2012-02-22T17:59:00Z">
        <w:del w:id="26396" w:author="Rev 7 Allen Wirfs-Brock" w:date="2012-04-09T17:53:00Z">
          <w:r w:rsidR="008537DE" w:rsidDel="0002527B">
            <w:delText xml:space="preserve">If </w:delText>
          </w:r>
          <w:r w:rsidR="008537DE" w:rsidRPr="00E77497" w:rsidDel="0002527B">
            <w:rPr>
              <w:i/>
            </w:rPr>
            <w:delText>first</w:delText>
          </w:r>
          <w:r w:rsidR="008537DE" w:rsidRPr="00E77497" w:rsidDel="0002527B">
            <w:delText xml:space="preserve"> </w:delText>
          </w:r>
          <w:r w:rsidR="008537DE" w:rsidDel="0002527B">
            <w:delText xml:space="preserve">is an abrupt completion, return </w:delText>
          </w:r>
          <w:r w:rsidR="008537DE" w:rsidRPr="00E77497" w:rsidDel="0002527B">
            <w:rPr>
              <w:i/>
            </w:rPr>
            <w:delText>first</w:delText>
          </w:r>
        </w:del>
        <w:r w:rsidR="008537DE">
          <w:t>.</w:t>
        </w:r>
      </w:ins>
    </w:p>
    <w:p w14:paraId="088B5FE7" w14:textId="77777777"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14:paraId="65EAD4FE" w14:textId="77777777"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14:paraId="7CF9F753" w14:textId="77777777"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14:paraId="1C92304D" w14:textId="77777777"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14:paraId="2F53CB45" w14:textId="77777777" w:rsidR="004C02EF" w:rsidRPr="00E77497" w:rsidRDefault="004C02EF" w:rsidP="00834A33">
      <w:pPr>
        <w:pStyle w:val="Alg4"/>
        <w:numPr>
          <w:ilvl w:val="1"/>
          <w:numId w:val="206"/>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3CA9F2FA" w14:textId="77777777"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14:paraId="5EDB43A6" w14:textId="77777777" w:rsidR="004C02EF" w:rsidRPr="00E77497" w:rsidRDefault="004C02EF" w:rsidP="00834A33">
      <w:pPr>
        <w:pStyle w:val="Alg4"/>
        <w:numPr>
          <w:ilvl w:val="2"/>
          <w:numId w:val="206"/>
        </w:numPr>
      </w:pPr>
      <w:r w:rsidRPr="00E77497">
        <w:t xml:space="preserve">Let </w:t>
      </w:r>
      <w:r w:rsidRPr="00E77497">
        <w:rPr>
          <w:i/>
        </w:rPr>
        <w:t>fromVal</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1CBF278D" w14:textId="77777777" w:rsidR="008537DE" w:rsidRPr="00E77497" w:rsidRDefault="0002527B" w:rsidP="008537DE">
      <w:pPr>
        <w:pStyle w:val="Alg4"/>
        <w:numPr>
          <w:ilvl w:val="2"/>
          <w:numId w:val="206"/>
        </w:numPr>
        <w:contextualSpacing/>
        <w:rPr>
          <w:ins w:id="26397" w:author="Rev 6 Allen Wirfs-Brock" w:date="2012-02-22T18:00:00Z"/>
        </w:rPr>
      </w:pPr>
      <w:ins w:id="26398" w:author="Rev 7 Allen Wirfs-Brock" w:date="2012-04-09T17:54:00Z">
        <w:r>
          <w:t>ReturnIfAbrupt(</w:t>
        </w:r>
        <w:r>
          <w:rPr>
            <w:i/>
          </w:rPr>
          <w:t>fromVal</w:t>
        </w:r>
        <w:r>
          <w:t>)</w:t>
        </w:r>
      </w:ins>
      <w:ins w:id="26399" w:author="Rev 6 Allen Wirfs-Brock" w:date="2012-02-22T18:00:00Z">
        <w:del w:id="26400" w:author="Rev 7 Allen Wirfs-Brock" w:date="2012-04-09T17:54:00Z">
          <w:r w:rsidR="008537DE" w:rsidDel="0002527B">
            <w:delText xml:space="preserve">If </w:delText>
          </w:r>
          <w:r w:rsidR="008537DE" w:rsidRPr="00E77497" w:rsidDel="0002527B">
            <w:rPr>
              <w:i/>
            </w:rPr>
            <w:delText>fromVal</w:delText>
          </w:r>
          <w:r w:rsidR="008537DE" w:rsidRPr="00E77497" w:rsidDel="0002527B">
            <w:delText xml:space="preserve"> </w:delText>
          </w:r>
          <w:r w:rsidR="008537DE" w:rsidDel="0002527B">
            <w:delText xml:space="preserve">is an abrupt completion, return </w:delText>
          </w:r>
          <w:r w:rsidR="008537DE" w:rsidRPr="00E77497" w:rsidDel="0002527B">
            <w:rPr>
              <w:i/>
            </w:rPr>
            <w:delText>fromVal</w:delText>
          </w:r>
        </w:del>
        <w:r w:rsidR="008537DE">
          <w:t>.</w:t>
        </w:r>
      </w:ins>
    </w:p>
    <w:p w14:paraId="6C5D0371" w14:textId="77777777" w:rsidR="004C02EF" w:rsidRPr="00E77497" w:rsidRDefault="008537DE" w:rsidP="00834A33">
      <w:pPr>
        <w:pStyle w:val="Alg4"/>
        <w:numPr>
          <w:ilvl w:val="2"/>
          <w:numId w:val="206"/>
        </w:numPr>
      </w:pPr>
      <w:ins w:id="26401" w:author="Rev 6 Allen Wirfs-Brock" w:date="2012-02-22T18:00:00Z">
        <w:r>
          <w:t xml:space="preserve">Let </w:t>
        </w:r>
        <w:r w:rsidRPr="00377713">
          <w:rPr>
            <w:i/>
          </w:rPr>
          <w:t>putStatus</w:t>
        </w:r>
        <w:r>
          <w:t xml:space="preserve"> be the result of calling</w:t>
        </w:r>
        <w:r w:rsidRPr="00E77497">
          <w:t xml:space="preserve"> </w:t>
        </w:r>
      </w:ins>
      <w:del w:id="26402" w:author="Rev 6 Allen Wirfs-Brock" w:date="2012-02-22T18:00: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w:t>
      </w:r>
      <w:r w:rsidR="004C02EF" w:rsidRPr="00E77497">
        <w:t xml:space="preserve">, and </w:t>
      </w:r>
      <w:r w:rsidR="004C02EF" w:rsidRPr="00E77497">
        <w:rPr>
          <w:b/>
        </w:rPr>
        <w:t>true</w:t>
      </w:r>
      <w:r w:rsidR="004C02EF" w:rsidRPr="00E77497">
        <w:t>.</w:t>
      </w:r>
    </w:p>
    <w:p w14:paraId="475A013C" w14:textId="77777777" w:rsidR="008537DE" w:rsidRPr="00E77497" w:rsidRDefault="0002527B" w:rsidP="008537DE">
      <w:pPr>
        <w:pStyle w:val="Alg4"/>
        <w:numPr>
          <w:ilvl w:val="2"/>
          <w:numId w:val="206"/>
        </w:numPr>
        <w:contextualSpacing/>
        <w:rPr>
          <w:ins w:id="26403" w:author="Rev 6 Allen Wirfs-Brock" w:date="2012-02-22T18:00:00Z"/>
        </w:rPr>
      </w:pPr>
      <w:ins w:id="26404" w:author="Rev 7 Allen Wirfs-Brock" w:date="2012-04-09T17:53:00Z">
        <w:r>
          <w:t>ReturnIfAbrupt(</w:t>
        </w:r>
        <w:r>
          <w:rPr>
            <w:i/>
          </w:rPr>
          <w:t>putStatus</w:t>
        </w:r>
        <w:r>
          <w:t>)</w:t>
        </w:r>
      </w:ins>
      <w:ins w:id="26405" w:author="Rev 6 Allen Wirfs-Brock" w:date="2012-02-22T18:00:00Z">
        <w:del w:id="26406" w:author="Rev 7 Allen Wirfs-Brock" w:date="2012-04-09T17:53:00Z">
          <w:r w:rsidR="008537DE" w:rsidDel="0002527B">
            <w:delText xml:space="preserve">If </w:delText>
          </w:r>
          <w:r w:rsidR="008537DE" w:rsidRPr="006A5E27" w:rsidDel="0002527B">
            <w:rPr>
              <w:i/>
            </w:rPr>
            <w:delText>putStatus</w:delText>
          </w:r>
          <w:r w:rsidR="008537DE" w:rsidDel="0002527B">
            <w:delText xml:space="preserve"> is an abrupt completion, return </w:delText>
          </w:r>
          <w:r w:rsidR="008537DE" w:rsidRPr="006A5E27" w:rsidDel="0002527B">
            <w:rPr>
              <w:i/>
            </w:rPr>
            <w:delText>putStatus</w:delText>
          </w:r>
        </w:del>
        <w:r w:rsidR="008537DE">
          <w:t>.</w:t>
        </w:r>
      </w:ins>
    </w:p>
    <w:p w14:paraId="62EE25F3" w14:textId="77777777" w:rsidR="004C02EF" w:rsidRPr="00E77497" w:rsidRDefault="004C02EF" w:rsidP="00834A33">
      <w:pPr>
        <w:pStyle w:val="Alg4"/>
        <w:numPr>
          <w:ilvl w:val="1"/>
          <w:numId w:val="206"/>
        </w:numPr>
      </w:pPr>
      <w:r w:rsidRPr="00E77497">
        <w:t xml:space="preserve">Else, </w:t>
      </w:r>
      <w:r w:rsidRPr="00E77497">
        <w:rPr>
          <w:i/>
        </w:rPr>
        <w:t>fromPresent</w:t>
      </w:r>
      <w:r w:rsidRPr="00E77497">
        <w:t xml:space="preserve"> is </w:t>
      </w:r>
      <w:r w:rsidRPr="00E77497">
        <w:rPr>
          <w:b/>
        </w:rPr>
        <w:t>false</w:t>
      </w:r>
    </w:p>
    <w:p w14:paraId="6532BC3C" w14:textId="77777777" w:rsidR="004C02EF" w:rsidRPr="00E77497" w:rsidRDefault="008537DE" w:rsidP="00834A33">
      <w:pPr>
        <w:pStyle w:val="Alg4"/>
        <w:numPr>
          <w:ilvl w:val="2"/>
          <w:numId w:val="206"/>
        </w:numPr>
      </w:pPr>
      <w:ins w:id="26407" w:author="Rev 6 Allen Wirfs-Brock" w:date="2012-02-22T18:01:00Z">
        <w:r>
          <w:t xml:space="preserve">Let </w:t>
        </w:r>
        <w:r>
          <w:rPr>
            <w:i/>
          </w:rPr>
          <w:t>delete</w:t>
        </w:r>
        <w:r w:rsidRPr="00377713">
          <w:rPr>
            <w:i/>
          </w:rPr>
          <w:t>Status</w:t>
        </w:r>
        <w:r>
          <w:t xml:space="preserve"> be the result of calling</w:t>
        </w:r>
        <w:r w:rsidRPr="00E77497">
          <w:t xml:space="preserve"> </w:t>
        </w:r>
      </w:ins>
      <w:del w:id="26408"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14:paraId="666C2548" w14:textId="77777777" w:rsidR="008537DE" w:rsidRPr="00E77497" w:rsidRDefault="006B4102" w:rsidP="008537DE">
      <w:pPr>
        <w:pStyle w:val="Alg4"/>
        <w:numPr>
          <w:ilvl w:val="2"/>
          <w:numId w:val="206"/>
        </w:numPr>
        <w:contextualSpacing/>
        <w:rPr>
          <w:ins w:id="26409" w:author="Rev 6 Allen Wirfs-Brock" w:date="2012-02-22T18:01:00Z"/>
        </w:rPr>
      </w:pPr>
      <w:ins w:id="26410" w:author="Rev 7 Allen Wirfs-Brock" w:date="2012-04-09T17:57:00Z">
        <w:r>
          <w:t>ReturnIfAbrupt(</w:t>
        </w:r>
        <w:r>
          <w:rPr>
            <w:i/>
          </w:rPr>
          <w:t>deleteStatus</w:t>
        </w:r>
        <w:r>
          <w:t>)</w:t>
        </w:r>
      </w:ins>
      <w:ins w:id="26411" w:author="Rev 6 Allen Wirfs-Brock" w:date="2012-02-22T18:01:00Z">
        <w:del w:id="26412"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14:paraId="5DDF330A" w14:textId="77777777"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14:paraId="56B5F873" w14:textId="77777777" w:rsidR="004C02EF" w:rsidRPr="00E77497" w:rsidRDefault="008537DE" w:rsidP="00834A33">
      <w:pPr>
        <w:pStyle w:val="Alg4"/>
        <w:numPr>
          <w:ilvl w:val="0"/>
          <w:numId w:val="206"/>
        </w:numPr>
      </w:pPr>
      <w:ins w:id="26413" w:author="Rev 6 Allen Wirfs-Brock" w:date="2012-02-22T18:01:00Z">
        <w:r>
          <w:t xml:space="preserve">Let </w:t>
        </w:r>
        <w:r>
          <w:rPr>
            <w:i/>
          </w:rPr>
          <w:t>delete</w:t>
        </w:r>
        <w:r w:rsidRPr="00377713">
          <w:rPr>
            <w:i/>
          </w:rPr>
          <w:t>Status</w:t>
        </w:r>
        <w:r>
          <w:t xml:space="preserve"> be the result of calling</w:t>
        </w:r>
        <w:r w:rsidRPr="00E77497">
          <w:t xml:space="preserve"> </w:t>
        </w:r>
      </w:ins>
      <w:del w:id="26414"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len</w:t>
      </w:r>
      <w:r w:rsidR="004C02EF" w:rsidRPr="00E77497">
        <w:t xml:space="preserve">–1) and </w:t>
      </w:r>
      <w:r w:rsidR="004C02EF" w:rsidRPr="00E77497">
        <w:rPr>
          <w:b/>
        </w:rPr>
        <w:t>true</w:t>
      </w:r>
      <w:r w:rsidR="004C02EF" w:rsidRPr="00E77497">
        <w:t>.</w:t>
      </w:r>
    </w:p>
    <w:p w14:paraId="1E092A3F" w14:textId="77777777" w:rsidR="008537DE" w:rsidRPr="00E77497" w:rsidRDefault="006B4102" w:rsidP="008537DE">
      <w:pPr>
        <w:pStyle w:val="Alg4"/>
        <w:numPr>
          <w:ilvl w:val="0"/>
          <w:numId w:val="206"/>
        </w:numPr>
        <w:contextualSpacing/>
        <w:rPr>
          <w:ins w:id="26415" w:author="Rev 6 Allen Wirfs-Brock" w:date="2012-02-22T18:01:00Z"/>
        </w:rPr>
      </w:pPr>
      <w:ins w:id="26416" w:author="Rev 7 Allen Wirfs-Brock" w:date="2012-04-09T17:57:00Z">
        <w:r>
          <w:t>ReturnIfAbrupt(</w:t>
        </w:r>
        <w:r>
          <w:rPr>
            <w:i/>
          </w:rPr>
          <w:t>deleteStatus</w:t>
        </w:r>
        <w:r>
          <w:t>)</w:t>
        </w:r>
      </w:ins>
      <w:ins w:id="26417" w:author="Rev 6 Allen Wirfs-Brock" w:date="2012-02-22T18:01:00Z">
        <w:del w:id="26418"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14:paraId="60A67DE3" w14:textId="77777777" w:rsidR="004C02EF" w:rsidRPr="00E77497" w:rsidRDefault="004403FF" w:rsidP="00834A33">
      <w:pPr>
        <w:pStyle w:val="Alg4"/>
        <w:numPr>
          <w:ilvl w:val="0"/>
          <w:numId w:val="206"/>
        </w:numPr>
      </w:pPr>
      <w:ins w:id="26419" w:author="Rev 7 Allen Wirfs-Brock" w:date="2012-05-03T13:10:00Z">
        <w:r>
          <w:t xml:space="preserve">Let </w:t>
        </w:r>
        <w:r w:rsidRPr="00250FC6">
          <w:rPr>
            <w:i/>
          </w:rPr>
          <w:t>putStatus</w:t>
        </w:r>
        <w:r>
          <w:t xml:space="preserve"> be the result of calling</w:t>
        </w:r>
        <w:r w:rsidRPr="00E77497">
          <w:t xml:space="preserve"> </w:t>
        </w:r>
      </w:ins>
      <w:del w:id="26420" w:author="Rev 7 Allen Wirfs-Brock" w:date="2012-05-03T13:10:00Z">
        <w:r w:rsidR="004C02EF" w:rsidRPr="00E77497" w:rsidDel="004403FF">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len</w:t>
      </w:r>
      <w:r w:rsidR="004C02EF" w:rsidRPr="00E77497">
        <w:t xml:space="preserve">–1) , and </w:t>
      </w:r>
      <w:r w:rsidR="004C02EF" w:rsidRPr="00E77497">
        <w:rPr>
          <w:b/>
        </w:rPr>
        <w:t>true</w:t>
      </w:r>
      <w:r w:rsidR="004C02EF" w:rsidRPr="00E77497">
        <w:t>.</w:t>
      </w:r>
    </w:p>
    <w:p w14:paraId="6E3866D9" w14:textId="77777777" w:rsidR="008537DE" w:rsidRPr="00E77497" w:rsidRDefault="006B4102" w:rsidP="008537DE">
      <w:pPr>
        <w:pStyle w:val="Alg4"/>
        <w:numPr>
          <w:ilvl w:val="0"/>
          <w:numId w:val="206"/>
        </w:numPr>
        <w:contextualSpacing/>
        <w:rPr>
          <w:ins w:id="26421" w:author="Rev 6 Allen Wirfs-Brock" w:date="2012-02-22T18:02:00Z"/>
        </w:rPr>
      </w:pPr>
      <w:ins w:id="26422" w:author="Rev 7 Allen Wirfs-Brock" w:date="2012-04-09T17:57:00Z">
        <w:r>
          <w:t>ReturnIfAbrupt(</w:t>
        </w:r>
        <w:r>
          <w:rPr>
            <w:i/>
          </w:rPr>
          <w:t>putStatus</w:t>
        </w:r>
        <w:r>
          <w:t>)</w:t>
        </w:r>
      </w:ins>
      <w:ins w:id="26423" w:author="Rev 6 Allen Wirfs-Brock" w:date="2012-02-22T18:02:00Z">
        <w:del w:id="26424" w:author="Rev 7 Allen Wirfs-Brock" w:date="2012-04-09T17:57: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14:paraId="04CE7691" w14:textId="77777777"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14:paraId="7FA74328"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ins w:id="26425" w:author="Rev 9 Allen Wirfs-Brock" w:date="2012-07-07T17:56:00Z">
        <w:r w:rsidR="000625F1">
          <w:t>n</w:t>
        </w:r>
      </w:ins>
      <w:r w:rsidRPr="00E77497">
        <w:t xml:space="preserve"> </w:t>
      </w:r>
      <w:del w:id="26426" w:author="Rev 9 Allen Wirfs-Brock" w:date="2012-07-07T17:56:00Z">
        <w:r w:rsidRPr="00E77497" w:rsidDel="000625F1">
          <w:delText xml:space="preserve">host </w:delText>
        </w:r>
      </w:del>
      <w:ins w:id="26427" w:author="Rev 9 Allen Wirfs-Brock" w:date="2012-07-07T17:56:00Z">
        <w:r w:rsidR="000625F1">
          <w:t>exotic</w:t>
        </w:r>
        <w:r w:rsidR="000625F1" w:rsidRPr="00E77497">
          <w:t xml:space="preserve"> </w:t>
        </w:r>
      </w:ins>
      <w:r w:rsidRPr="00E77497">
        <w:t>object</w:t>
      </w:r>
      <w:ins w:id="26428" w:author="Rev 9 Allen Wirfs-Brock" w:date="2012-07-07T17:56:00Z">
        <w:r w:rsidR="000625F1" w:rsidRPr="000625F1">
          <w:t xml:space="preserve"> </w:t>
        </w:r>
        <w:r w:rsidR="000625F1" w:rsidRPr="00887FC2">
          <w:t>that is not an Array</w:t>
        </w:r>
      </w:ins>
      <w:r w:rsidRPr="00E77497">
        <w:t xml:space="preserve"> is implementation-dependent.</w:t>
      </w:r>
    </w:p>
    <w:p w14:paraId="4EC8555C" w14:textId="77777777" w:rsidR="004C02EF" w:rsidRPr="00E77497" w:rsidRDefault="004C02EF" w:rsidP="004C02EF">
      <w:pPr>
        <w:pStyle w:val="40"/>
        <w:numPr>
          <w:ilvl w:val="0"/>
          <w:numId w:val="0"/>
        </w:numPr>
      </w:pPr>
      <w:bookmarkStart w:id="26429" w:name="_Ref440446605"/>
      <w:r w:rsidRPr="00E77497">
        <w:t>15.4.4.10</w:t>
      </w:r>
      <w:r w:rsidRPr="00E77497">
        <w:tab/>
        <w:t>Array.prototype.slice (start, end)</w:t>
      </w:r>
      <w:bookmarkEnd w:id="26429"/>
    </w:p>
    <w:p w14:paraId="767F7FC3"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14:paraId="145557C6" w14:textId="77777777"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9150B31" w14:textId="77777777" w:rsidR="00134DAD" w:rsidRDefault="00134DAD" w:rsidP="00134DAD">
      <w:pPr>
        <w:pStyle w:val="Alg4"/>
        <w:numPr>
          <w:ilvl w:val="0"/>
          <w:numId w:val="207"/>
        </w:numPr>
        <w:rPr>
          <w:ins w:id="26430" w:author="Rev 7 Allen Wirfs-Brock" w:date="2012-04-10T12:04:00Z"/>
        </w:rPr>
      </w:pPr>
      <w:ins w:id="26431" w:author="Rev 7 Allen Wirfs-Brock" w:date="2012-04-10T12:04:00Z">
        <w:r>
          <w:t>ReturnIfAbrupt(</w:t>
        </w:r>
        <w:r>
          <w:rPr>
            <w:i/>
          </w:rPr>
          <w:t>O</w:t>
        </w:r>
        <w:r>
          <w:t>).</w:t>
        </w:r>
      </w:ins>
    </w:p>
    <w:p w14:paraId="275B1C7C" w14:textId="77777777" w:rsidR="004C02EF" w:rsidRPr="00E77497" w:rsidRDefault="004C02EF" w:rsidP="00834A33">
      <w:pPr>
        <w:pStyle w:val="Alg4"/>
        <w:numPr>
          <w:ilvl w:val="0"/>
          <w:numId w:val="207"/>
        </w:numPr>
      </w:pPr>
      <w:r w:rsidRPr="00E77497">
        <w:t xml:space="preserve">Let </w:t>
      </w:r>
      <w:r w:rsidRPr="00E77497">
        <w:rPr>
          <w:i/>
        </w:rPr>
        <w:t>A</w:t>
      </w:r>
      <w:r w:rsidRPr="00E77497">
        <w:t xml:space="preserve"> be </w:t>
      </w:r>
      <w:ins w:id="26432" w:author="Rev 7 Allen Wirfs-Brock" w:date="2012-04-11T16:20:00Z">
        <w:r w:rsidR="00F44A1F">
          <w:t xml:space="preserve">the result of the </w:t>
        </w:r>
        <w:del w:id="26433" w:author="Rev 8 Allen Wirfs-Brock" w:date="2012-06-14T14:41:00Z">
          <w:r w:rsidR="00F44A1F" w:rsidDel="00D4543D">
            <w:delText>abstraction operation</w:delText>
          </w:r>
        </w:del>
      </w:ins>
      <w:ins w:id="26434" w:author="Rev 8 Allen Wirfs-Brock" w:date="2012-06-14T14:41:00Z">
        <w:r w:rsidR="00D4543D">
          <w:t>abstract operation</w:t>
        </w:r>
      </w:ins>
      <w:ins w:id="26435" w:author="Rev 7 Allen Wirfs-Brock" w:date="2012-04-11T16:20:00Z">
        <w:r w:rsidR="00F44A1F">
          <w:t xml:space="preserve"> ArrayCreate (15.4) with argument 0</w:t>
        </w:r>
      </w:ins>
      <w:del w:id="26436" w:author="Rev 7 Allen Wirfs-Brock" w:date="2012-04-11T16:20:00Z">
        <w:r w:rsidRPr="00E77497" w:rsidDel="00F44A1F">
          <w:delText xml:space="preserve">a new array created as if by the expression </w:delText>
        </w:r>
        <w:r w:rsidRPr="00E77497" w:rsidDel="00F44A1F">
          <w:rPr>
            <w:rFonts w:ascii="Courier New" w:hAnsi="Courier New"/>
            <w:b/>
          </w:rPr>
          <w:delText xml:space="preserve">new Array()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6D609809" w14:textId="77777777" w:rsidR="004C02EF" w:rsidRPr="00E77497" w:rsidRDefault="004C02EF" w:rsidP="00834A33">
      <w:pPr>
        <w:pStyle w:val="Alg4"/>
        <w:numPr>
          <w:ilvl w:val="0"/>
          <w:numId w:val="207"/>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2DB58D0D" w14:textId="77777777" w:rsidR="004C02EF" w:rsidRPr="00E77497" w:rsidRDefault="004C02EF" w:rsidP="00834A33">
      <w:pPr>
        <w:pStyle w:val="Alg4"/>
        <w:numPr>
          <w:ilvl w:val="0"/>
          <w:numId w:val="207"/>
        </w:numPr>
      </w:pPr>
      <w:r w:rsidRPr="00E77497">
        <w:t xml:space="preserve">Let </w:t>
      </w:r>
      <w:r w:rsidRPr="00E77497">
        <w:rPr>
          <w:i/>
        </w:rPr>
        <w:t>len</w:t>
      </w:r>
      <w:r w:rsidRPr="00E77497">
        <w:t xml:space="preserve"> be ToUint32(</w:t>
      </w:r>
      <w:r w:rsidRPr="00E77497">
        <w:rPr>
          <w:i/>
        </w:rPr>
        <w:t>lenVal</w:t>
      </w:r>
      <w:r w:rsidRPr="00E77497">
        <w:t>).</w:t>
      </w:r>
    </w:p>
    <w:p w14:paraId="28F10843" w14:textId="77777777" w:rsidR="00CA3654" w:rsidRPr="00E77497" w:rsidRDefault="00C82981" w:rsidP="00CA3654">
      <w:pPr>
        <w:pStyle w:val="Alg4"/>
        <w:numPr>
          <w:ilvl w:val="0"/>
          <w:numId w:val="207"/>
        </w:numPr>
        <w:contextualSpacing/>
        <w:rPr>
          <w:ins w:id="26437" w:author="Rev 6 Allen Wirfs-Brock" w:date="2012-02-22T17:32:00Z"/>
        </w:rPr>
      </w:pPr>
      <w:ins w:id="26438" w:author="Rev 6 Allen Wirfs-Brock" w:date="2012-02-26T09:03:00Z">
        <w:r>
          <w:t>ReturnIfAbrupt(</w:t>
        </w:r>
        <w:r w:rsidRPr="00E77497">
          <w:rPr>
            <w:i/>
          </w:rPr>
          <w:t>len</w:t>
        </w:r>
        <w:r>
          <w:t>).</w:t>
        </w:r>
      </w:ins>
    </w:p>
    <w:p w14:paraId="41D6B254" w14:textId="77777777"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14:paraId="64841F00" w14:textId="77777777" w:rsidR="008537DE" w:rsidRPr="00E77497" w:rsidRDefault="006B4102" w:rsidP="008537DE">
      <w:pPr>
        <w:pStyle w:val="Alg4"/>
        <w:numPr>
          <w:ilvl w:val="0"/>
          <w:numId w:val="207"/>
        </w:numPr>
        <w:contextualSpacing/>
        <w:rPr>
          <w:ins w:id="26439" w:author="Rev 6 Allen Wirfs-Brock" w:date="2012-02-22T18:03:00Z"/>
        </w:rPr>
      </w:pPr>
      <w:ins w:id="26440" w:author="Rev 7 Allen Wirfs-Brock" w:date="2012-04-09T17:58:00Z">
        <w:r>
          <w:t>ReturnIfAbrupt(</w:t>
        </w:r>
        <w:r>
          <w:rPr>
            <w:i/>
          </w:rPr>
          <w:t>relativeStart</w:t>
        </w:r>
        <w:r>
          <w:t>)</w:t>
        </w:r>
      </w:ins>
      <w:ins w:id="26441" w:author="Rev 6 Allen Wirfs-Brock" w:date="2012-02-22T18:03:00Z">
        <w:del w:id="26442" w:author="Rev 7 Allen Wirfs-Brock" w:date="2012-04-09T17:58:00Z">
          <w:r w:rsidR="008537DE" w:rsidDel="006B4102">
            <w:delText xml:space="preserve">If </w:delText>
          </w:r>
          <w:r w:rsidR="008537DE" w:rsidRPr="00E77497" w:rsidDel="006B4102">
            <w:rPr>
              <w:i/>
            </w:rPr>
            <w:delText>relativeStart</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relativeStart</w:delText>
          </w:r>
        </w:del>
        <w:r w:rsidR="008537DE">
          <w:t>.</w:t>
        </w:r>
      </w:ins>
    </w:p>
    <w:p w14:paraId="3BA61EB6" w14:textId="77777777"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6EF5128B" w14:textId="77777777"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4AD543F3" w14:textId="77777777" w:rsidR="008537DE" w:rsidRPr="00E77497" w:rsidRDefault="006B4102" w:rsidP="008537DE">
      <w:pPr>
        <w:pStyle w:val="Alg4"/>
        <w:numPr>
          <w:ilvl w:val="0"/>
          <w:numId w:val="207"/>
        </w:numPr>
        <w:contextualSpacing/>
        <w:rPr>
          <w:ins w:id="26443" w:author="Rev 6 Allen Wirfs-Brock" w:date="2012-02-22T18:04:00Z"/>
        </w:rPr>
      </w:pPr>
      <w:ins w:id="26444" w:author="Rev 7 Allen Wirfs-Brock" w:date="2012-04-09T17:58:00Z">
        <w:r>
          <w:t>ReturnIfAbrupt(</w:t>
        </w:r>
        <w:r>
          <w:rPr>
            <w:i/>
          </w:rPr>
          <w:t>relativeEnd</w:t>
        </w:r>
        <w:r>
          <w:t>)</w:t>
        </w:r>
      </w:ins>
      <w:ins w:id="26445" w:author="Rev 6 Allen Wirfs-Brock" w:date="2012-02-22T18:04:00Z">
        <w:del w:id="26446" w:author="Rev 7 Allen Wirfs-Brock" w:date="2012-04-09T17:58:00Z">
          <w:r w:rsidR="008537DE" w:rsidDel="006B4102">
            <w:delText xml:space="preserve">If </w:delText>
          </w:r>
          <w:r w:rsidR="008537DE" w:rsidRPr="00E77497" w:rsidDel="006B4102">
            <w:rPr>
              <w:i/>
            </w:rPr>
            <w:delText>relativeEnd</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relativeEnd</w:delText>
          </w:r>
        </w:del>
        <w:r w:rsidR="008537DE">
          <w:t>.</w:t>
        </w:r>
      </w:ins>
    </w:p>
    <w:p w14:paraId="729C9904" w14:textId="77777777"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7CA72330" w14:textId="77777777"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14:paraId="32FDE8A4" w14:textId="77777777"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14:paraId="51D2AD53" w14:textId="77777777"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14:paraId="1A502983" w14:textId="77777777" w:rsidR="004C02EF" w:rsidRPr="00E77497" w:rsidRDefault="004C02EF" w:rsidP="00834A33">
      <w:pPr>
        <w:pStyle w:val="Alg4"/>
        <w:numPr>
          <w:ilvl w:val="1"/>
          <w:numId w:val="20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05550B2" w14:textId="77777777"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14:paraId="340588CB" w14:textId="77777777" w:rsidR="004C02EF" w:rsidRPr="00E77497" w:rsidRDefault="004C02EF" w:rsidP="00834A33">
      <w:pPr>
        <w:pStyle w:val="Alg4"/>
        <w:numPr>
          <w:ilvl w:val="2"/>
          <w:numId w:val="207"/>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35D9C33" w14:textId="77777777" w:rsidR="008537DE" w:rsidRPr="00E77497" w:rsidRDefault="006B4102" w:rsidP="008537DE">
      <w:pPr>
        <w:pStyle w:val="Alg4"/>
        <w:numPr>
          <w:ilvl w:val="2"/>
          <w:numId w:val="207"/>
        </w:numPr>
        <w:contextualSpacing/>
        <w:rPr>
          <w:ins w:id="26447" w:author="Rev 6 Allen Wirfs-Brock" w:date="2012-02-22T18:05:00Z"/>
        </w:rPr>
      </w:pPr>
      <w:ins w:id="26448" w:author="Rev 7 Allen Wirfs-Brock" w:date="2012-04-09T17:58:00Z">
        <w:r>
          <w:t>ReturnIfAbrupt(</w:t>
        </w:r>
        <w:r>
          <w:rPr>
            <w:i/>
          </w:rPr>
          <w:t>kValue</w:t>
        </w:r>
        <w:r>
          <w:t>)</w:t>
        </w:r>
      </w:ins>
      <w:ins w:id="26449" w:author="Rev 6 Allen Wirfs-Brock" w:date="2012-02-22T18:05:00Z">
        <w:del w:id="26450" w:author="Rev 7 Allen Wirfs-Brock" w:date="2012-04-09T17:58:00Z">
          <w:r w:rsidR="008537DE" w:rsidDel="006B4102">
            <w:delText xml:space="preserve">If </w:delText>
          </w:r>
          <w:r w:rsidR="008537DE" w:rsidRPr="00E77497" w:rsidDel="006B4102">
            <w:rPr>
              <w:i/>
            </w:rPr>
            <w:delText>kValue</w:delText>
          </w:r>
          <w:r w:rsidR="008537DE" w:rsidRPr="00E77497" w:rsidDel="006B4102">
            <w:delText xml:space="preserve"> </w:delText>
          </w:r>
          <w:r w:rsidR="008537DE" w:rsidDel="006B4102">
            <w:delText xml:space="preserve">is an abrupt completion, return </w:delText>
          </w:r>
          <w:r w:rsidR="008537DE" w:rsidRPr="00E77497" w:rsidDel="006B4102">
            <w:rPr>
              <w:i/>
            </w:rPr>
            <w:delText>kValue</w:delText>
          </w:r>
        </w:del>
        <w:r w:rsidR="008537DE">
          <w:t>.</w:t>
        </w:r>
      </w:ins>
    </w:p>
    <w:p w14:paraId="493E432B" w14:textId="77777777" w:rsidR="004C02EF" w:rsidRPr="00E77497" w:rsidRDefault="004C02EF" w:rsidP="00834A33">
      <w:pPr>
        <w:pStyle w:val="Alg4"/>
        <w:numPr>
          <w:ilvl w:val="2"/>
          <w:numId w:val="207"/>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74A39F03" w14:textId="77777777"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14:paraId="4418207D" w14:textId="77777777"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14:paraId="6CA3328D" w14:textId="77777777" w:rsidR="00A43365" w:rsidRPr="00E77497" w:rsidRDefault="00A43365" w:rsidP="00A43365">
      <w:pPr>
        <w:pStyle w:val="Alg4"/>
        <w:numPr>
          <w:ilvl w:val="0"/>
          <w:numId w:val="207"/>
        </w:numPr>
        <w:rPr>
          <w:ins w:id="26451" w:author="Rev 9 Allen Wirfs-Brock" w:date="2012-06-25T11:07:00Z"/>
        </w:rPr>
      </w:pPr>
      <w:ins w:id="26452" w:author="Rev 9 Allen Wirfs-Brock" w:date="2012-06-25T11:07:00Z">
        <w:r>
          <w:t xml:space="preserve">Let </w:t>
        </w:r>
        <w:r w:rsidRPr="000A12EF">
          <w:rPr>
            <w:i/>
          </w:rPr>
          <w:t>putStatus</w:t>
        </w:r>
        <w:r>
          <w:t xml:space="preserve"> be the result of calling</w:t>
        </w:r>
        <w:r w:rsidRPr="00E77497">
          <w:t xml:space="preserve"> the [[Put]] internal method of </w:t>
        </w:r>
      </w:ins>
      <w:ins w:id="26453" w:author="Rev 9 Allen Wirfs-Brock" w:date="2012-06-25T11:08:00Z">
        <w:r>
          <w:rPr>
            <w:i/>
          </w:rPr>
          <w:t>A</w:t>
        </w:r>
      </w:ins>
      <w:ins w:id="26454" w:author="Rev 9 Allen Wirfs-Brock" w:date="2012-06-25T11:07:00Z">
        <w:r w:rsidRPr="00E77497">
          <w:t xml:space="preserve"> with arguments </w:t>
        </w:r>
        <w:r w:rsidRPr="00E77497">
          <w:rPr>
            <w:rFonts w:ascii="Courier New" w:hAnsi="Courier New"/>
            <w:sz w:val="18"/>
          </w:rPr>
          <w:t>"</w:t>
        </w:r>
        <w:commentRangeStart w:id="26455"/>
        <w:r w:rsidRPr="00E77497">
          <w:rPr>
            <w:rFonts w:ascii="Courier New" w:hAnsi="Courier New"/>
            <w:b/>
          </w:rPr>
          <w:t>length</w:t>
        </w:r>
      </w:ins>
      <w:commentRangeEnd w:id="26455"/>
      <w:ins w:id="26456" w:author="Rev 9 Allen Wirfs-Brock" w:date="2012-06-25T11:09:00Z">
        <w:r>
          <w:rPr>
            <w:rStyle w:val="af3"/>
            <w:rFonts w:ascii="Arial" w:eastAsia="MS Mincho" w:hAnsi="Arial"/>
            <w:spacing w:val="0"/>
            <w:lang w:eastAsia="ja-JP"/>
          </w:rPr>
          <w:commentReference w:id="26455"/>
        </w:r>
      </w:ins>
      <w:ins w:id="26457" w:author="Rev 9 Allen Wirfs-Brock" w:date="2012-06-25T11:07:00Z">
        <w:r w:rsidRPr="00E77497">
          <w:rPr>
            <w:rFonts w:ascii="Courier New" w:hAnsi="Courier New"/>
            <w:sz w:val="18"/>
          </w:rPr>
          <w:t>"</w:t>
        </w:r>
        <w:r w:rsidRPr="00E77497">
          <w:t xml:space="preserve">, </w:t>
        </w:r>
      </w:ins>
      <w:ins w:id="26458" w:author="Rev 9 Allen Wirfs-Brock" w:date="2012-06-25T11:08:00Z">
        <w:r w:rsidRPr="00A43365">
          <w:rPr>
            <w:i/>
          </w:rPr>
          <w:t>final</w:t>
        </w:r>
      </w:ins>
      <w:ins w:id="26459" w:author="Rev 9 Allen Wirfs-Brock" w:date="2012-06-25T11:07:00Z">
        <w:r w:rsidRPr="00E77497">
          <w:t xml:space="preserve">, and </w:t>
        </w:r>
        <w:r w:rsidRPr="00E77497">
          <w:rPr>
            <w:b/>
          </w:rPr>
          <w:t>true</w:t>
        </w:r>
        <w:r w:rsidRPr="00E77497">
          <w:t>.</w:t>
        </w:r>
      </w:ins>
    </w:p>
    <w:p w14:paraId="4BD72E94" w14:textId="77777777" w:rsidR="00A43365" w:rsidRDefault="00A43365" w:rsidP="00A43365">
      <w:pPr>
        <w:pStyle w:val="Alg4"/>
        <w:numPr>
          <w:ilvl w:val="0"/>
          <w:numId w:val="207"/>
        </w:numPr>
        <w:spacing w:after="120"/>
        <w:contextualSpacing/>
        <w:rPr>
          <w:ins w:id="26460" w:author="Rev 9 Allen Wirfs-Brock" w:date="2012-06-25T11:07:00Z"/>
        </w:rPr>
      </w:pPr>
      <w:ins w:id="26461" w:author="Rev 9 Allen Wirfs-Brock" w:date="2012-06-25T11:07:00Z">
        <w:r>
          <w:t>ReturnIfAbrupt(</w:t>
        </w:r>
        <w:r>
          <w:rPr>
            <w:i/>
          </w:rPr>
          <w:t>putStatus</w:t>
        </w:r>
        <w:r>
          <w:t>).</w:t>
        </w:r>
      </w:ins>
    </w:p>
    <w:p w14:paraId="1922B836" w14:textId="77777777"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14:paraId="6401BE4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31EE1272" w14:textId="77777777" w:rsidR="00B02185" w:rsidRDefault="00B02185" w:rsidP="004C02EF">
      <w:pPr>
        <w:pStyle w:val="Note"/>
        <w:rPr>
          <w:ins w:id="26462" w:author="Rev 9 Allen Wirfs-Brock" w:date="2012-06-25T11:40:00Z"/>
        </w:rPr>
      </w:pPr>
      <w:ins w:id="26463" w:author="Rev 9 Allen Wirfs-Brock" w:date="2012-06-25T11:40:00Z">
        <w:r>
          <w:t>NOTE 1</w:t>
        </w:r>
        <w:r>
          <w:tab/>
          <w:t xml:space="preserve">The explicit setting of the </w:t>
        </w:r>
        <w:r w:rsidRPr="00B02185">
          <w:rPr>
            <w:rFonts w:ascii="Courier New" w:hAnsi="Courier New"/>
            <w:b/>
          </w:rPr>
          <w:t>length</w:t>
        </w:r>
        <w:r>
          <w:t xml:space="preserve"> property</w:t>
        </w:r>
      </w:ins>
      <w:ins w:id="26464" w:author="Rev 9 Allen Wirfs-Brock" w:date="2012-06-25T11:47:00Z">
        <w:r>
          <w:t xml:space="preserve"> of the result Array</w:t>
        </w:r>
      </w:ins>
      <w:ins w:id="26465" w:author="Rev 9 Allen Wirfs-Brock" w:date="2012-06-25T11:40:00Z">
        <w:r>
          <w:t xml:space="preserve"> in step 15 is necessary to ensure that </w:t>
        </w:r>
      </w:ins>
      <w:ins w:id="26466" w:author="Rev 9 Allen Wirfs-Brock" w:date="2012-06-25T11:42:00Z">
        <w:r>
          <w:t>its value</w:t>
        </w:r>
      </w:ins>
      <w:ins w:id="26467" w:author="Rev 9 Allen Wirfs-Brock" w:date="2012-06-25T11:40:00Z">
        <w:r>
          <w:t xml:space="preserve"> is correct in situations where the trailing </w:t>
        </w:r>
      </w:ins>
      <w:ins w:id="26468" w:author="Rev 9 Allen Wirfs-Brock" w:date="2012-06-25T11:41:00Z">
        <w:r>
          <w:t>elements</w:t>
        </w:r>
      </w:ins>
      <w:ins w:id="26469" w:author="Rev 9 Allen Wirfs-Brock" w:date="2012-06-25T11:40:00Z">
        <w:r>
          <w:t xml:space="preserve"> of the </w:t>
        </w:r>
      </w:ins>
      <w:ins w:id="26470" w:author="Rev 9 Allen Wirfs-Brock" w:date="2012-06-25T11:48:00Z">
        <w:r>
          <w:t>result</w:t>
        </w:r>
      </w:ins>
      <w:ins w:id="26471" w:author="Rev 9 Allen Wirfs-Brock" w:date="2012-06-25T11:40:00Z">
        <w:r>
          <w:t xml:space="preserve"> Array </w:t>
        </w:r>
      </w:ins>
      <w:ins w:id="26472" w:author="Rev 9 Allen Wirfs-Brock" w:date="2012-06-25T11:42:00Z">
        <w:r>
          <w:t>are not present.</w:t>
        </w:r>
      </w:ins>
    </w:p>
    <w:p w14:paraId="15467908" w14:textId="77777777" w:rsidR="004C02EF" w:rsidRPr="00E77497" w:rsidRDefault="004C02EF" w:rsidP="004C02EF">
      <w:pPr>
        <w:pStyle w:val="Note"/>
      </w:pPr>
      <w:r w:rsidRPr="00E77497">
        <w:t>NOTE</w:t>
      </w:r>
      <w:ins w:id="26473" w:author="Rev 9 Allen Wirfs-Brock" w:date="2012-06-25T11:40:00Z">
        <w:r w:rsidR="00B02185">
          <w:t xml:space="preserve"> 2</w:t>
        </w:r>
      </w:ins>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ins w:id="26474" w:author="Rev 9 Allen Wirfs-Brock" w:date="2012-07-07T17:56:00Z">
        <w:r w:rsidR="000625F1">
          <w:t>n</w:t>
        </w:r>
      </w:ins>
      <w:r w:rsidRPr="00E77497">
        <w:t xml:space="preserve"> </w:t>
      </w:r>
      <w:del w:id="26475" w:author="Rev 9 Allen Wirfs-Brock" w:date="2012-07-07T17:56:00Z">
        <w:r w:rsidRPr="00E77497" w:rsidDel="000625F1">
          <w:delText xml:space="preserve">host </w:delText>
        </w:r>
      </w:del>
      <w:ins w:id="26476" w:author="Rev 9 Allen Wirfs-Brock" w:date="2012-07-07T17:56:00Z">
        <w:r w:rsidR="000625F1">
          <w:t>exotic</w:t>
        </w:r>
        <w:r w:rsidR="000625F1" w:rsidRPr="00E77497">
          <w:t xml:space="preserve"> </w:t>
        </w:r>
      </w:ins>
      <w:r w:rsidRPr="00E77497">
        <w:t>object</w:t>
      </w:r>
      <w:ins w:id="26477" w:author="Rev 9 Allen Wirfs-Brock" w:date="2012-07-07T17:56:00Z">
        <w:r w:rsidR="000625F1" w:rsidRPr="000625F1">
          <w:t xml:space="preserve"> </w:t>
        </w:r>
        <w:r w:rsidR="000625F1" w:rsidRPr="00887FC2">
          <w:t>that is not an Array</w:t>
        </w:r>
      </w:ins>
      <w:r w:rsidRPr="00E77497">
        <w:t xml:space="preserve"> is implementation-dependent.</w:t>
      </w:r>
    </w:p>
    <w:p w14:paraId="4B9DE4AC" w14:textId="77777777" w:rsidR="004C02EF" w:rsidRPr="00E77497" w:rsidRDefault="004C02EF" w:rsidP="004C02EF">
      <w:pPr>
        <w:pStyle w:val="40"/>
        <w:numPr>
          <w:ilvl w:val="0"/>
          <w:numId w:val="0"/>
        </w:numPr>
      </w:pPr>
      <w:bookmarkStart w:id="26478" w:name="_Ref440446657"/>
      <w:r w:rsidRPr="00E77497">
        <w:t>15.4.4.11</w:t>
      </w:r>
      <w:r w:rsidRPr="00E77497">
        <w:tab/>
        <w:t>Array.prototype.sor</w:t>
      </w:r>
      <w:bookmarkEnd w:id="26310"/>
      <w:r w:rsidRPr="00E77497">
        <w:t>t (comparefn</w:t>
      </w:r>
      <w:bookmarkEnd w:id="26380"/>
      <w:bookmarkEnd w:id="26381"/>
      <w:r w:rsidRPr="00E77497">
        <w:t>)</w:t>
      </w:r>
      <w:bookmarkEnd w:id="26478"/>
    </w:p>
    <w:p w14:paraId="035A803E" w14:textId="77777777"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41F67143" w14:textId="77777777" w:rsidR="004C02EF" w:rsidRPr="00E77497" w:rsidRDefault="004C02EF" w:rsidP="004C02EF">
      <w:commentRangeStart w:id="26479"/>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14:paraId="2663EDA9" w14:textId="77777777" w:rsidR="004C02EF" w:rsidRPr="00E77497" w:rsidRDefault="004C02EF" w:rsidP="004C02EF">
      <w:r w:rsidRPr="00E77497">
        <w:t xml:space="preserve">Let </w:t>
      </w:r>
      <w:r w:rsidRPr="00E77497">
        <w:rPr>
          <w:rFonts w:ascii="Times New Roman" w:hAnsi="Times New Roman"/>
          <w:i/>
        </w:rPr>
        <w:t>len</w:t>
      </w:r>
      <w:r w:rsidRPr="00E77497">
        <w:t xml:space="preserve"> be the result of applying Uint32 to the result of calling the [[Get]] internal method of </w:t>
      </w:r>
      <w:r w:rsidRPr="00E77497">
        <w:rPr>
          <w:rFonts w:ascii="Times New Roman" w:hAnsi="Times New Roman"/>
          <w:i/>
        </w:rPr>
        <w:t>obj</w:t>
      </w:r>
      <w:r w:rsidRPr="00E77497">
        <w:t xml:space="preserve"> with argument "</w:t>
      </w:r>
      <w:r w:rsidRPr="00E77497">
        <w:rPr>
          <w:rFonts w:ascii="Courier New" w:hAnsi="Courier New" w:cs="Courier New"/>
          <w:b/>
        </w:rPr>
        <w:t>length</w:t>
      </w:r>
      <w:r w:rsidRPr="00E77497">
        <w:t>".</w:t>
      </w:r>
      <w:commentRangeEnd w:id="26479"/>
      <w:r w:rsidR="006B4102">
        <w:rPr>
          <w:rStyle w:val="af3"/>
        </w:rPr>
        <w:commentReference w:id="26479"/>
      </w:r>
    </w:p>
    <w:p w14:paraId="62A12976" w14:textId="77777777"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5BC06F21" w14:textId="77777777" w:rsidR="004C02EF" w:rsidRPr="00E77497" w:rsidRDefault="004C02EF" w:rsidP="004C02EF">
      <w:r w:rsidRPr="00E77497">
        <w:t xml:space="preserve">Let </w:t>
      </w:r>
      <w:r w:rsidRPr="00E77497">
        <w:rPr>
          <w:rFonts w:ascii="Times New Roman" w:hAnsi="Times New Roman"/>
          <w:i/>
        </w:rPr>
        <w:t>proto</w:t>
      </w:r>
      <w:r w:rsidRPr="00E77497">
        <w:t xml:space="preserve"> be the value of the [[Prototype]] internal property 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007427F9" w14:textId="77777777"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(15.4)</w:t>
      </w:r>
    </w:p>
    <w:p w14:paraId="032E2CEA" w14:textId="77777777"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1D7DBBFE" w14:textId="77777777" w:rsidR="004C02EF" w:rsidRPr="00E77497" w:rsidRDefault="004C02EF" w:rsidP="00834A33">
      <w:pPr>
        <w:numPr>
          <w:ilvl w:val="0"/>
          <w:numId w:val="208"/>
        </w:numPr>
      </w:pPr>
      <w:r w:rsidRPr="00E65A34">
        <w:t xml:space="preserve">The result of calling the [[HasProperty]] internal method of </w:t>
      </w:r>
      <w:r w:rsidRPr="00546435">
        <w:rPr>
          <w:rFonts w:ascii="Times New Roman" w:hAnsi="Times New Roman"/>
          <w:i/>
        </w:rPr>
        <w:t>proto</w:t>
      </w:r>
      <w:r w:rsidRPr="00A67AF2">
        <w:t xml:space="preserve"> with argument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Pr="00675B74">
        <w:t xml:space="preserve"> is </w:t>
      </w:r>
      <w:r w:rsidRPr="00E77497">
        <w:rPr>
          <w:b/>
        </w:rPr>
        <w:t>true</w:t>
      </w:r>
      <w:r w:rsidRPr="00E77497">
        <w:t>.</w:t>
      </w:r>
    </w:p>
    <w:p w14:paraId="7BA1B9F9"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06688DF1" w14:textId="77777777" w:rsidR="004C02EF" w:rsidRPr="00E77497" w:rsidRDefault="004C02EF" w:rsidP="00834A33">
      <w:pPr>
        <w:numPr>
          <w:ilvl w:val="0"/>
          <w:numId w:val="208"/>
        </w:numPr>
        <w:contextualSpacing/>
      </w:pPr>
      <w:r w:rsidRPr="00E77497">
        <w:t xml:space="preserve">The [[Extensible]] internal property of </w:t>
      </w:r>
      <w:r w:rsidRPr="00E77497">
        <w:rPr>
          <w:rFonts w:ascii="Times New Roman" w:hAnsi="Times New Roman"/>
          <w:i/>
        </w:rPr>
        <w:t>obj</w:t>
      </w:r>
      <w:r w:rsidRPr="00E77497">
        <w:t xml:space="preserve"> is </w:t>
      </w:r>
      <w:r w:rsidRPr="00E77497">
        <w:rPr>
          <w:b/>
        </w:rPr>
        <w:t>false</w:t>
      </w:r>
      <w:r w:rsidRPr="00E77497">
        <w:t>.</w:t>
      </w:r>
    </w:p>
    <w:p w14:paraId="741A17CF" w14:textId="77777777"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2810686C"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1882B368" w14:textId="77777777" w:rsidR="004C02EF" w:rsidRPr="00E77497" w:rsidRDefault="004C02EF" w:rsidP="004C02EF">
      <w:r w:rsidRPr="00E77497">
        <w:t>Otherwise, the following steps are taken</w:t>
      </w:r>
      <w:bookmarkStart w:id="26480" w:name="_Toc382291625"/>
      <w:r w:rsidRPr="00E77497">
        <w:t>.</w:t>
      </w:r>
    </w:p>
    <w:p w14:paraId="69294AC9" w14:textId="77777777" w:rsidR="004C02EF" w:rsidRPr="00E77497" w:rsidRDefault="004C02EF" w:rsidP="00834A33">
      <w:pPr>
        <w:pStyle w:val="Alg4"/>
        <w:numPr>
          <w:ilvl w:val="0"/>
          <w:numId w:val="209"/>
        </w:numPr>
      </w:pPr>
      <w:r w:rsidRPr="00E77497">
        <w:t xml:space="preserve">Perform an implementation-dependent sequence of calls to the [[Get]] , [[Put]], and [[Delete]] internal methods of </w:t>
      </w:r>
      <w:r w:rsidRPr="00E77497">
        <w:rPr>
          <w:i/>
        </w:rPr>
        <w:t>obj</w:t>
      </w:r>
      <w:r w:rsidRPr="00E77497">
        <w:t xml:space="preserve"> and to SortCompare (described below), where the first argument for each call to [[Get]], [[Put]], or [[Delete]] is a nonnegative integer less than </w:t>
      </w:r>
      <w:r w:rsidRPr="00E77497">
        <w:rPr>
          <w:i/>
        </w:rPr>
        <w:t xml:space="preserve">len </w:t>
      </w:r>
      <w:r w:rsidRPr="00E77497">
        <w:t xml:space="preserve">and where the arguments for calls to SortCompare are results of previous calls to the [[Get]] internal method. The throw argument to the [[Put]] and [[Delete]] internal methods will be the value </w:t>
      </w:r>
      <w:r w:rsidRPr="00E77497">
        <w:rPr>
          <w:b/>
        </w:rPr>
        <w:t>true</w:t>
      </w:r>
      <w:r w:rsidRPr="00E77497">
        <w:t xml:space="preserve">. If </w:t>
      </w:r>
      <w:r w:rsidRPr="00E77497">
        <w:rPr>
          <w:i/>
        </w:rPr>
        <w:t>obj</w:t>
      </w:r>
      <w:r w:rsidRPr="00E77497">
        <w:t xml:space="preserve"> is not sparse then [[Delete]] must not be called.</w:t>
      </w:r>
      <w:ins w:id="26481" w:author="Rev 7 Allen Wirfs-Brock" w:date="2012-04-09T18:01:00Z">
        <w:r w:rsidR="006B4102">
          <w:t xml:space="preserve"> If an abrupt completion is returned from any of these operations, it is immediately returned as the value</w:t>
        </w:r>
      </w:ins>
      <w:ins w:id="26482" w:author="Rev 7 Allen Wirfs-Brock" w:date="2012-04-09T18:02:00Z">
        <w:r w:rsidR="006B4102">
          <w:t xml:space="preserve"> of this function.</w:t>
        </w:r>
      </w:ins>
    </w:p>
    <w:p w14:paraId="7026EF16" w14:textId="77777777"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14:paraId="20AF18AE" w14:textId="77777777" w:rsidR="004C02EF" w:rsidRPr="00E77497" w:rsidRDefault="004C02EF" w:rsidP="004C02EF">
      <w:pPr>
        <w:keepNext/>
      </w:pPr>
      <w:r w:rsidRPr="00E77497">
        <w:t>The returned object must have the following two properties.</w:t>
      </w:r>
    </w:p>
    <w:p w14:paraId="78527E16" w14:textId="77777777"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0FBBF8A6" w14:textId="77777777"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393EA616" w14:textId="77777777" w:rsidR="004C02EF" w:rsidRPr="00E77497" w:rsidRDefault="004C02EF" w:rsidP="004C02EF">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33767328" w14:textId="77777777"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622CA537"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65CB0718"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the </w:t>
      </w:r>
      <w:r w:rsidRPr="00E77497">
        <w:rPr>
          <w:rFonts w:ascii="Times New Roman" w:hAnsi="Times New Roman"/>
          <w:b/>
        </w:rPr>
        <w:t>this</w:t>
      </w:r>
      <w:r w:rsidRPr="00E77497">
        <w:rPr>
          <w:rFonts w:ascii="Times New Roman" w:hAnsi="Times New Roman"/>
        </w:rPr>
        <w:t xml:space="preserve"> object.</w:t>
      </w:r>
    </w:p>
    <w:p w14:paraId="38DC14F0"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6E1C0045"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4343430A"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066FA6BC"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045C3472"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6054AB17" w14:textId="77777777"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2B347B9B" w14:textId="77777777"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1776B284" w14:textId="77777777"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14:paraId="3FAB3730" w14:textId="77777777"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14:paraId="2670FFFC" w14:textId="77777777" w:rsidR="004C02EF" w:rsidRPr="00E77497" w:rsidRDefault="004C02EF" w:rsidP="00834A33">
      <w:pPr>
        <w:pStyle w:val="Alg4"/>
        <w:numPr>
          <w:ilvl w:val="0"/>
          <w:numId w:val="210"/>
        </w:numPr>
      </w:pPr>
      <w:r w:rsidRPr="00E77497">
        <w:t xml:space="preserve">Let </w:t>
      </w:r>
      <w:r w:rsidRPr="00E77497">
        <w:rPr>
          <w:i/>
        </w:rPr>
        <w:t>hasj</w:t>
      </w:r>
      <w:r w:rsidRPr="00E77497">
        <w:t xml:space="preserve"> be the result of calling the [[HasProperty]] internal method of </w:t>
      </w:r>
      <w:r w:rsidRPr="00E77497">
        <w:rPr>
          <w:i/>
        </w:rPr>
        <w:t>obj</w:t>
      </w:r>
      <w:r w:rsidRPr="00E77497">
        <w:t xml:space="preserve"> with argument </w:t>
      </w:r>
      <w:r w:rsidRPr="00E77497">
        <w:rPr>
          <w:i/>
        </w:rPr>
        <w:t>jString</w:t>
      </w:r>
      <w:r w:rsidRPr="00E77497">
        <w:t>.</w:t>
      </w:r>
    </w:p>
    <w:p w14:paraId="58192E54" w14:textId="77777777" w:rsidR="004C02EF" w:rsidRPr="00E77497" w:rsidRDefault="004C02EF" w:rsidP="00834A33">
      <w:pPr>
        <w:pStyle w:val="Alg4"/>
        <w:numPr>
          <w:ilvl w:val="0"/>
          <w:numId w:val="210"/>
        </w:numPr>
      </w:pPr>
      <w:r w:rsidRPr="00E77497">
        <w:t xml:space="preserve">Let </w:t>
      </w:r>
      <w:r w:rsidRPr="00E77497">
        <w:rPr>
          <w:i/>
        </w:rPr>
        <w:t>hask</w:t>
      </w:r>
      <w:r w:rsidRPr="00E77497">
        <w:t xml:space="preserve"> be the result of calling the [[HasProperty]] internal method of </w:t>
      </w:r>
      <w:r w:rsidRPr="00E77497">
        <w:rPr>
          <w:i/>
        </w:rPr>
        <w:t>obj</w:t>
      </w:r>
      <w:r w:rsidRPr="00E77497">
        <w:t xml:space="preserve"> with argument </w:t>
      </w:r>
      <w:r w:rsidRPr="00E77497">
        <w:rPr>
          <w:i/>
        </w:rPr>
        <w:t>kString</w:t>
      </w:r>
      <w:r w:rsidRPr="00E77497">
        <w:t>.</w:t>
      </w:r>
    </w:p>
    <w:p w14:paraId="591326CE"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14:paraId="4EC481F4"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14:paraId="63BA54AA" w14:textId="77777777"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14:paraId="7E4EF497" w14:textId="77777777" w:rsidR="004C02EF" w:rsidRPr="00E77497" w:rsidRDefault="004C02EF" w:rsidP="00834A33">
      <w:pPr>
        <w:pStyle w:val="Alg4"/>
        <w:numPr>
          <w:ilvl w:val="0"/>
          <w:numId w:val="210"/>
        </w:numPr>
      </w:pPr>
      <w:r w:rsidRPr="00E77497">
        <w:t xml:space="preserve">Let </w:t>
      </w:r>
      <w:r w:rsidRPr="00E77497">
        <w:rPr>
          <w:i/>
        </w:rPr>
        <w:t>x</w:t>
      </w:r>
      <w:r w:rsidRPr="00E77497">
        <w:t xml:space="preserve"> be the result of calling the [[Get]] internal method of </w:t>
      </w:r>
      <w:r w:rsidRPr="00E77497">
        <w:rPr>
          <w:i/>
        </w:rPr>
        <w:t>obj</w:t>
      </w:r>
      <w:r w:rsidRPr="00E77497">
        <w:t xml:space="preserve"> with argument </w:t>
      </w:r>
      <w:r w:rsidRPr="00E77497">
        <w:rPr>
          <w:i/>
        </w:rPr>
        <w:t>jString</w:t>
      </w:r>
      <w:r w:rsidRPr="00E77497">
        <w:t>.</w:t>
      </w:r>
    </w:p>
    <w:p w14:paraId="360A4835" w14:textId="77777777" w:rsidR="006B4102" w:rsidRDefault="006B4102" w:rsidP="00834A33">
      <w:pPr>
        <w:pStyle w:val="Alg4"/>
        <w:numPr>
          <w:ilvl w:val="0"/>
          <w:numId w:val="210"/>
        </w:numPr>
        <w:rPr>
          <w:ins w:id="26483" w:author="Rev 7 Allen Wirfs-Brock" w:date="2012-04-09T18:03:00Z"/>
        </w:rPr>
      </w:pPr>
      <w:ins w:id="26484" w:author="Rev 7 Allen Wirfs-Brock" w:date="2012-04-09T18:03:00Z">
        <w:r>
          <w:t>ReturnIfAbrupt(</w:t>
        </w:r>
        <w:r>
          <w:rPr>
            <w:i/>
          </w:rPr>
          <w:t>x</w:t>
        </w:r>
        <w:r>
          <w:t>)</w:t>
        </w:r>
      </w:ins>
      <w:ins w:id="26485" w:author="Rev 7 Allen Wirfs-Brock" w:date="2012-04-09T18:05:00Z">
        <w:r>
          <w:t>.</w:t>
        </w:r>
      </w:ins>
    </w:p>
    <w:p w14:paraId="4380DCC4" w14:textId="77777777" w:rsidR="004C02EF" w:rsidRPr="00E77497" w:rsidRDefault="004C02EF" w:rsidP="00834A33">
      <w:pPr>
        <w:pStyle w:val="Alg4"/>
        <w:numPr>
          <w:ilvl w:val="0"/>
          <w:numId w:val="210"/>
        </w:numPr>
      </w:pPr>
      <w:r w:rsidRPr="00E77497">
        <w:t xml:space="preserve">Let </w:t>
      </w:r>
      <w:r w:rsidRPr="00E77497">
        <w:rPr>
          <w:i/>
        </w:rPr>
        <w:t>y</w:t>
      </w:r>
      <w:r w:rsidRPr="00E77497">
        <w:t xml:space="preserve"> be the result of calling the [[Get]] internal method of </w:t>
      </w:r>
      <w:r w:rsidRPr="00E77497">
        <w:rPr>
          <w:i/>
        </w:rPr>
        <w:t>obj</w:t>
      </w:r>
      <w:r w:rsidRPr="00E77497">
        <w:t xml:space="preserve"> with argument </w:t>
      </w:r>
      <w:r w:rsidRPr="00E77497">
        <w:rPr>
          <w:i/>
        </w:rPr>
        <w:t>kString</w:t>
      </w:r>
      <w:r w:rsidRPr="00E77497">
        <w:t>.</w:t>
      </w:r>
    </w:p>
    <w:p w14:paraId="41A217EE" w14:textId="77777777" w:rsidR="006B4102" w:rsidRDefault="006B4102" w:rsidP="00834A33">
      <w:pPr>
        <w:pStyle w:val="Alg4"/>
        <w:numPr>
          <w:ilvl w:val="0"/>
          <w:numId w:val="210"/>
        </w:numPr>
        <w:rPr>
          <w:ins w:id="26486" w:author="Rev 7 Allen Wirfs-Brock" w:date="2012-04-09T18:03:00Z"/>
        </w:rPr>
      </w:pPr>
      <w:ins w:id="26487" w:author="Rev 7 Allen Wirfs-Brock" w:date="2012-04-09T18:03:00Z">
        <w:r>
          <w:t>ReturnIfAbrupt(</w:t>
        </w:r>
        <w:r>
          <w:rPr>
            <w:i/>
          </w:rPr>
          <w:t>y</w:t>
        </w:r>
        <w:r>
          <w:t>)</w:t>
        </w:r>
      </w:ins>
      <w:ins w:id="26488" w:author="Rev 7 Allen Wirfs-Brock" w:date="2012-04-09T18:05:00Z">
        <w:r>
          <w:t>.</w:t>
        </w:r>
      </w:ins>
    </w:p>
    <w:p w14:paraId="027CDF4E"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14:paraId="0B8F5EA6"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14:paraId="162EB956" w14:textId="77777777"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14:paraId="1988D71A" w14:textId="77777777"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14:paraId="31B0B3E3" w14:textId="77777777"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62F1C678" w14:textId="77777777" w:rsidR="004C02EF" w:rsidRPr="00E77497" w:rsidRDefault="004C02EF" w:rsidP="00834A33">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the </w:t>
      </w:r>
      <w:r w:rsidRPr="00E77497">
        <w:rPr>
          <w:b/>
        </w:rPr>
        <w:t>this</w:t>
      </w:r>
      <w:r w:rsidRPr="00E77497">
        <w:t xml:space="preserve"> value and with arguments </w:t>
      </w:r>
      <w:r w:rsidRPr="00E77497">
        <w:rPr>
          <w:i/>
        </w:rPr>
        <w:t>x</w:t>
      </w:r>
      <w:r w:rsidRPr="00E77497">
        <w:t xml:space="preserve"> and </w:t>
      </w:r>
      <w:r w:rsidRPr="00E77497">
        <w:rPr>
          <w:i/>
        </w:rPr>
        <w:t>y</w:t>
      </w:r>
      <w:r w:rsidRPr="00E77497">
        <w:t>.</w:t>
      </w:r>
    </w:p>
    <w:p w14:paraId="7057D839" w14:textId="77777777"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14:paraId="750EF725" w14:textId="77777777" w:rsidR="006B4102" w:rsidRDefault="006B4102" w:rsidP="00834A33">
      <w:pPr>
        <w:pStyle w:val="Alg4"/>
        <w:numPr>
          <w:ilvl w:val="0"/>
          <w:numId w:val="210"/>
        </w:numPr>
        <w:rPr>
          <w:ins w:id="26489" w:author="Rev 7 Allen Wirfs-Brock" w:date="2012-04-09T18:05:00Z"/>
        </w:rPr>
      </w:pPr>
      <w:ins w:id="26490" w:author="Rev 7 Allen Wirfs-Brock" w:date="2012-04-09T18:05:00Z">
        <w:r>
          <w:t>ReturnIfAbrupt(</w:t>
        </w:r>
        <w:r>
          <w:rPr>
            <w:i/>
          </w:rPr>
          <w:t>xString</w:t>
        </w:r>
        <w:r>
          <w:t>).</w:t>
        </w:r>
      </w:ins>
    </w:p>
    <w:p w14:paraId="5A2C2AC5" w14:textId="77777777"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14:paraId="6B71A9CC" w14:textId="77777777" w:rsidR="006B4102" w:rsidRDefault="006B4102" w:rsidP="00834A33">
      <w:pPr>
        <w:pStyle w:val="Alg4"/>
        <w:numPr>
          <w:ilvl w:val="0"/>
          <w:numId w:val="210"/>
        </w:numPr>
        <w:rPr>
          <w:ins w:id="26491" w:author="Rev 7 Allen Wirfs-Brock" w:date="2012-04-09T18:05:00Z"/>
        </w:rPr>
      </w:pPr>
      <w:ins w:id="26492" w:author="Rev 7 Allen Wirfs-Brock" w:date="2012-04-09T18:05:00Z">
        <w:r>
          <w:t>ReturnIfAbrupt(</w:t>
        </w:r>
        <w:r>
          <w:rPr>
            <w:i/>
          </w:rPr>
          <w:t>yString</w:t>
        </w:r>
        <w:r>
          <w:t>).</w:t>
        </w:r>
      </w:ins>
    </w:p>
    <w:p w14:paraId="028BD5F9" w14:textId="77777777"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14:paraId="499C636F" w14:textId="77777777"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14:paraId="0F9F7917" w14:textId="77777777"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14:paraId="73F510B7" w14:textId="77777777"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undefined property values always sort to the end of the result, followed by non-existent property values.</w:t>
      </w:r>
    </w:p>
    <w:p w14:paraId="1B8F2083"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ins w:id="26493" w:author="Rev 9 Allen Wirfs-Brock" w:date="2012-07-07T17:57:00Z">
        <w:r w:rsidR="000625F1">
          <w:t>n</w:t>
        </w:r>
      </w:ins>
      <w:r w:rsidRPr="00E77497">
        <w:t xml:space="preserve"> </w:t>
      </w:r>
      <w:del w:id="26494" w:author="Rev 9 Allen Wirfs-Brock" w:date="2012-07-07T17:56:00Z">
        <w:r w:rsidRPr="00E77497" w:rsidDel="000625F1">
          <w:delText xml:space="preserve">host </w:delText>
        </w:r>
      </w:del>
      <w:ins w:id="26495" w:author="Rev 9 Allen Wirfs-Brock" w:date="2012-07-07T17:56:00Z">
        <w:r w:rsidR="000625F1">
          <w:t>exotic</w:t>
        </w:r>
        <w:r w:rsidR="000625F1" w:rsidRPr="00E77497">
          <w:t xml:space="preserve"> </w:t>
        </w:r>
      </w:ins>
      <w:r w:rsidRPr="00E77497">
        <w:t>object</w:t>
      </w:r>
      <w:ins w:id="26496" w:author="Rev 9 Allen Wirfs-Brock" w:date="2012-07-07T17:56:00Z">
        <w:r w:rsidR="000625F1" w:rsidRPr="000625F1">
          <w:t xml:space="preserve"> </w:t>
        </w:r>
        <w:r w:rsidR="000625F1" w:rsidRPr="00887FC2">
          <w:t>that is not an Array</w:t>
        </w:r>
      </w:ins>
      <w:r w:rsidRPr="00E77497">
        <w:t xml:space="preserve"> is implementation-dependent.</w:t>
      </w:r>
      <w:bookmarkStart w:id="26497" w:name="_Ref457709104"/>
      <w:bookmarkStart w:id="26498" w:name="_Toc385672299"/>
      <w:bookmarkStart w:id="26499" w:name="_Toc393690415"/>
    </w:p>
    <w:p w14:paraId="5CDF07F2" w14:textId="77777777" w:rsidR="004C02EF" w:rsidRPr="00E77497" w:rsidRDefault="004C02EF" w:rsidP="004C02EF">
      <w:pPr>
        <w:pStyle w:val="40"/>
        <w:numPr>
          <w:ilvl w:val="0"/>
          <w:numId w:val="0"/>
        </w:numPr>
      </w:pPr>
      <w:r w:rsidRPr="00E77497">
        <w:t>15.4.4.12</w:t>
      </w:r>
      <w:r w:rsidRPr="00E77497">
        <w:tab/>
        <w:t>Array.prototype.splice (start, deleteCount [ , item1 [ , item2 [ , … ] ] ] )</w:t>
      </w:r>
      <w:bookmarkEnd w:id="26497"/>
    </w:p>
    <w:p w14:paraId="7340BE41" w14:textId="77777777" w:rsidR="004C02EF" w:rsidRPr="00E77497" w:rsidRDefault="004C02EF" w:rsidP="004C02EF">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array 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14:paraId="15CFC0AC" w14:textId="77777777"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E1F401A" w14:textId="77777777" w:rsidR="00134DAD" w:rsidRDefault="00134DAD" w:rsidP="00134DAD">
      <w:pPr>
        <w:pStyle w:val="Alg4"/>
        <w:numPr>
          <w:ilvl w:val="0"/>
          <w:numId w:val="211"/>
        </w:numPr>
        <w:rPr>
          <w:ins w:id="26500" w:author="Rev 7 Allen Wirfs-Brock" w:date="2012-04-10T12:05:00Z"/>
        </w:rPr>
      </w:pPr>
      <w:ins w:id="26501" w:author="Rev 7 Allen Wirfs-Brock" w:date="2012-04-10T12:05:00Z">
        <w:r>
          <w:t>ReturnIfAbrupt(</w:t>
        </w:r>
        <w:r>
          <w:rPr>
            <w:i/>
          </w:rPr>
          <w:t>O</w:t>
        </w:r>
        <w:r>
          <w:t>).</w:t>
        </w:r>
      </w:ins>
    </w:p>
    <w:p w14:paraId="6FEB196F" w14:textId="77777777" w:rsidR="004C02EF" w:rsidRPr="00E77497" w:rsidRDefault="004C02EF" w:rsidP="00834A33">
      <w:pPr>
        <w:pStyle w:val="Alg4"/>
        <w:numPr>
          <w:ilvl w:val="0"/>
          <w:numId w:val="211"/>
        </w:numPr>
      </w:pPr>
      <w:r w:rsidRPr="00E77497">
        <w:t xml:space="preserve">Let </w:t>
      </w:r>
      <w:r w:rsidRPr="00E77497">
        <w:rPr>
          <w:i/>
        </w:rPr>
        <w:t>A</w:t>
      </w:r>
      <w:r w:rsidRPr="00E77497">
        <w:t xml:space="preserve"> be </w:t>
      </w:r>
      <w:ins w:id="26502" w:author="Rev 7 Allen Wirfs-Brock" w:date="2012-04-11T16:19:00Z">
        <w:r w:rsidR="00F44A1F">
          <w:t xml:space="preserve">the result of the </w:t>
        </w:r>
        <w:del w:id="26503" w:author="Rev 8 Allen Wirfs-Brock" w:date="2012-06-14T14:41:00Z">
          <w:r w:rsidR="00F44A1F" w:rsidDel="00D4543D">
            <w:delText>abstraction operation</w:delText>
          </w:r>
        </w:del>
      </w:ins>
      <w:ins w:id="26504" w:author="Rev 8 Allen Wirfs-Brock" w:date="2012-06-14T14:41:00Z">
        <w:r w:rsidR="00D4543D">
          <w:t>abstract operation</w:t>
        </w:r>
      </w:ins>
      <w:ins w:id="26505" w:author="Rev 7 Allen Wirfs-Brock" w:date="2012-04-11T16:19:00Z">
        <w:r w:rsidR="00F44A1F">
          <w:t xml:space="preserve"> ArrayCreate (15.4) with argument 0</w:t>
        </w:r>
      </w:ins>
      <w:del w:id="26506" w:author="Rev 7 Allen Wirfs-Brock" w:date="2012-04-11T16:19: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293B980F" w14:textId="77777777" w:rsidR="004C02EF" w:rsidRPr="00E77497" w:rsidRDefault="004C02EF" w:rsidP="00834A33">
      <w:pPr>
        <w:pStyle w:val="Alg4"/>
        <w:numPr>
          <w:ilvl w:val="0"/>
          <w:numId w:val="211"/>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6E453E1B" w14:textId="77777777" w:rsidR="004C02EF" w:rsidRPr="00E77497" w:rsidRDefault="004C02EF" w:rsidP="00834A33">
      <w:pPr>
        <w:pStyle w:val="Alg4"/>
        <w:numPr>
          <w:ilvl w:val="0"/>
          <w:numId w:val="211"/>
        </w:numPr>
      </w:pPr>
      <w:r w:rsidRPr="00E77497">
        <w:t xml:space="preserve">Let </w:t>
      </w:r>
      <w:r w:rsidRPr="00E77497">
        <w:rPr>
          <w:i/>
        </w:rPr>
        <w:t>len</w:t>
      </w:r>
      <w:r w:rsidRPr="00E77497">
        <w:t xml:space="preserve"> be ToUint32(</w:t>
      </w:r>
      <w:r w:rsidRPr="00E77497">
        <w:rPr>
          <w:i/>
        </w:rPr>
        <w:t>lenVal</w:t>
      </w:r>
      <w:r w:rsidRPr="00E77497">
        <w:t>).</w:t>
      </w:r>
    </w:p>
    <w:p w14:paraId="716C76A9" w14:textId="77777777" w:rsidR="00CA3654" w:rsidRPr="00E77497" w:rsidRDefault="00C82981" w:rsidP="00CA3654">
      <w:pPr>
        <w:pStyle w:val="Alg4"/>
        <w:numPr>
          <w:ilvl w:val="0"/>
          <w:numId w:val="211"/>
        </w:numPr>
        <w:contextualSpacing/>
        <w:rPr>
          <w:ins w:id="26507" w:author="Rev 6 Allen Wirfs-Brock" w:date="2012-02-22T17:32:00Z"/>
        </w:rPr>
      </w:pPr>
      <w:ins w:id="26508" w:author="Rev 6 Allen Wirfs-Brock" w:date="2012-02-26T09:04:00Z">
        <w:r>
          <w:t>ReturnIfAbrupt(</w:t>
        </w:r>
        <w:r w:rsidRPr="00E77497">
          <w:rPr>
            <w:i/>
          </w:rPr>
          <w:t>len</w:t>
        </w:r>
        <w:r>
          <w:t>).</w:t>
        </w:r>
      </w:ins>
    </w:p>
    <w:p w14:paraId="69111E1D" w14:textId="77777777"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14:paraId="50BD2DF4" w14:textId="77777777" w:rsidR="000A12EF" w:rsidRDefault="000A12EF" w:rsidP="00834A33">
      <w:pPr>
        <w:pStyle w:val="Alg4"/>
        <w:numPr>
          <w:ilvl w:val="0"/>
          <w:numId w:val="211"/>
        </w:numPr>
        <w:rPr>
          <w:ins w:id="26509" w:author="Rev 7 Allen Wirfs-Brock" w:date="2012-04-09T18:07:00Z"/>
        </w:rPr>
      </w:pPr>
      <w:ins w:id="26510" w:author="Rev 7 Allen Wirfs-Brock" w:date="2012-04-09T18:07:00Z">
        <w:r>
          <w:t>ReturnIfAbrupt(</w:t>
        </w:r>
        <w:r>
          <w:rPr>
            <w:i/>
          </w:rPr>
          <w:t>relativeStart</w:t>
        </w:r>
        <w:r>
          <w:t>).</w:t>
        </w:r>
      </w:ins>
    </w:p>
    <w:p w14:paraId="0498C74E" w14:textId="77777777"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7422B0C2" w14:textId="77777777" w:rsidR="004C02EF" w:rsidRPr="00E77497" w:rsidRDefault="004C02EF" w:rsidP="00834A33">
      <w:pPr>
        <w:pStyle w:val="Alg4"/>
        <w:numPr>
          <w:ilvl w:val="0"/>
          <w:numId w:val="211"/>
        </w:numPr>
      </w:pPr>
      <w:r w:rsidRPr="00E77497">
        <w:t xml:space="preserve">Let </w:t>
      </w:r>
      <w:r w:rsidRPr="00E77497">
        <w:rPr>
          <w:i/>
        </w:rPr>
        <w:t>actualDeleteCount</w:t>
      </w:r>
      <w:r w:rsidRPr="00E77497">
        <w:t xml:space="preserve"> be min(max(ToInteger(</w:t>
      </w:r>
      <w:r w:rsidRPr="00E77497">
        <w:rPr>
          <w:i/>
        </w:rPr>
        <w:t>deleteCount</w:t>
      </w:r>
      <w:r w:rsidRPr="00E77497">
        <w:t>),0),</w:t>
      </w:r>
      <w:r w:rsidRPr="00E77497">
        <w:rPr>
          <w:i/>
        </w:rPr>
        <w:t xml:space="preserve"> len</w:t>
      </w:r>
      <w:r w:rsidRPr="00E77497">
        <w:t xml:space="preserve"> –</w:t>
      </w:r>
      <w:r w:rsidRPr="00E77497">
        <w:rPr>
          <w:i/>
        </w:rPr>
        <w:t xml:space="preserve"> actualStart</w:t>
      </w:r>
      <w:r w:rsidRPr="00E77497">
        <w:t>).</w:t>
      </w:r>
    </w:p>
    <w:p w14:paraId="71E3EFDF"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14:paraId="50761F58" w14:textId="77777777"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14:paraId="5E9D4B02" w14:textId="77777777"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535375F9" w14:textId="77777777" w:rsidR="004C02EF" w:rsidRPr="00E77497" w:rsidRDefault="004C02EF" w:rsidP="00834A33">
      <w:pPr>
        <w:pStyle w:val="Alg4"/>
        <w:numPr>
          <w:ilvl w:val="1"/>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43E1C106" w14:textId="77777777"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14:paraId="46B6EEC7" w14:textId="77777777" w:rsidR="004C02EF" w:rsidRPr="00E77497" w:rsidRDefault="004C02EF" w:rsidP="00834A33">
      <w:pPr>
        <w:pStyle w:val="Alg4"/>
        <w:numPr>
          <w:ilvl w:val="2"/>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72F31BD6" w14:textId="77777777" w:rsidR="000A12EF" w:rsidRDefault="000A12EF" w:rsidP="00834A33">
      <w:pPr>
        <w:pStyle w:val="Alg4"/>
        <w:numPr>
          <w:ilvl w:val="2"/>
          <w:numId w:val="211"/>
        </w:numPr>
        <w:rPr>
          <w:ins w:id="26511" w:author="Rev 7 Allen Wirfs-Brock" w:date="2012-04-09T18:09:00Z"/>
        </w:rPr>
      </w:pPr>
      <w:ins w:id="26512" w:author="Rev 7 Allen Wirfs-Brock" w:date="2012-04-09T18:09:00Z">
        <w:r>
          <w:t>ReturnIfAbrupt(</w:t>
        </w:r>
        <w:r>
          <w:rPr>
            <w:i/>
          </w:rPr>
          <w:t>fromValue</w:t>
        </w:r>
        <w:r>
          <w:t>).</w:t>
        </w:r>
      </w:ins>
    </w:p>
    <w:p w14:paraId="737FCEE2" w14:textId="77777777" w:rsidR="004C02EF" w:rsidRPr="00E77497" w:rsidRDefault="004C02EF" w:rsidP="00834A33">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Pr="00E77497">
        <w:t xml:space="preserve">), 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930B4E8" w14:textId="77777777"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14:paraId="2C98E50D" w14:textId="77777777" w:rsidR="000A12EF" w:rsidRDefault="000A12EF" w:rsidP="00834A33">
      <w:pPr>
        <w:pStyle w:val="Alg4"/>
        <w:numPr>
          <w:ilvl w:val="0"/>
          <w:numId w:val="211"/>
        </w:numPr>
        <w:rPr>
          <w:ins w:id="26513" w:author="Rev 7 Allen Wirfs-Brock" w:date="2012-04-09T18:10:00Z"/>
        </w:rPr>
      </w:pPr>
      <w:ins w:id="26514" w:author="Rev 7 Allen Wirfs-Brock" w:date="2012-04-09T18:10:00Z">
        <w:r>
          <w:t xml:space="preserve">Let </w:t>
        </w:r>
        <w:r w:rsidRPr="000A12EF">
          <w:rPr>
            <w:i/>
          </w:rPr>
          <w:t>putStatus</w:t>
        </w:r>
        <w:r>
          <w:t xml:space="preserve"> be the result of calling the [[Put]] internal</w:t>
        </w:r>
      </w:ins>
      <w:ins w:id="26515" w:author="Rev 7 Allen Wirfs-Brock" w:date="2012-04-09T18:13:00Z">
        <w:r>
          <w:t xml:space="preserve"> m</w:t>
        </w:r>
      </w:ins>
      <w:ins w:id="26516" w:author="Rev 7 Allen Wirfs-Brock" w:date="2012-04-09T18:10:00Z">
        <w:r>
          <w:t xml:space="preserve">ethod of </w:t>
        </w:r>
        <w:r w:rsidRPr="000A12EF">
          <w:rPr>
            <w:i/>
          </w:rPr>
          <w:t>A</w:t>
        </w:r>
        <w:r>
          <w:t xml:space="preserve"> with arguments </w:t>
        </w:r>
      </w:ins>
      <w:ins w:id="26517" w:author="Rev 7 Allen Wirfs-Brock" w:date="2012-04-09T18:12:00Z">
        <w:r w:rsidRPr="00E77497">
          <w:rPr>
            <w:rFonts w:ascii="Courier New" w:hAnsi="Courier New"/>
            <w:sz w:val="18"/>
          </w:rPr>
          <w:t>"</w:t>
        </w:r>
        <w:r w:rsidRPr="00E77497">
          <w:rPr>
            <w:rFonts w:ascii="Courier New" w:hAnsi="Courier New"/>
            <w:b/>
          </w:rPr>
          <w:t>length</w:t>
        </w:r>
        <w:r w:rsidRPr="00E77497">
          <w:rPr>
            <w:rFonts w:ascii="Courier New" w:hAnsi="Courier New"/>
            <w:sz w:val="18"/>
          </w:rPr>
          <w:t>"</w:t>
        </w:r>
      </w:ins>
      <w:ins w:id="26518" w:author="Rev 7 Allen Wirfs-Brock" w:date="2012-04-09T18:10:00Z">
        <w:r>
          <w:t>,</w:t>
        </w:r>
      </w:ins>
      <w:ins w:id="26519" w:author="Rev 7 Allen Wirfs-Brock" w:date="2012-04-09T18:12:00Z">
        <w:r>
          <w:t xml:space="preserve"> </w:t>
        </w:r>
        <w:r w:rsidRPr="000A12EF">
          <w:rPr>
            <w:i/>
          </w:rPr>
          <w:t>actualDeleteCount</w:t>
        </w:r>
        <w:r>
          <w:t xml:space="preserve">, and </w:t>
        </w:r>
        <w:r w:rsidRPr="000A12EF">
          <w:rPr>
            <w:b/>
          </w:rPr>
          <w:t>true</w:t>
        </w:r>
        <w:r>
          <w:t>.</w:t>
        </w:r>
      </w:ins>
    </w:p>
    <w:p w14:paraId="0097E31E" w14:textId="77777777" w:rsidR="000A12EF" w:rsidRDefault="000A12EF" w:rsidP="00834A33">
      <w:pPr>
        <w:pStyle w:val="Alg4"/>
        <w:numPr>
          <w:ilvl w:val="0"/>
          <w:numId w:val="211"/>
        </w:numPr>
        <w:rPr>
          <w:ins w:id="26520" w:author="Rev 7 Allen Wirfs-Brock" w:date="2012-04-09T18:13:00Z"/>
        </w:rPr>
      </w:pPr>
      <w:ins w:id="26521" w:author="Rev 7 Allen Wirfs-Brock" w:date="2012-04-09T18:13:00Z">
        <w:r>
          <w:t>ReturnIfAbrupt(</w:t>
        </w:r>
        <w:r>
          <w:rPr>
            <w:i/>
          </w:rPr>
          <w:t>putStatus</w:t>
        </w:r>
        <w:r>
          <w:t>).</w:t>
        </w:r>
      </w:ins>
    </w:p>
    <w:p w14:paraId="5DF09CA3" w14:textId="77777777"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14:paraId="72B5EF88" w14:textId="77777777"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14:paraId="48B3234D" w14:textId="77777777"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14:paraId="1B5E1438"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14:paraId="033A7A9E"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757EC3CE"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1B2AAFD3"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4FA7F11E"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78D9DFF7"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5971FF4A"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055B9DC4" w14:textId="77777777" w:rsidR="00F726FB" w:rsidRDefault="00F726FB" w:rsidP="00834A33">
      <w:pPr>
        <w:pStyle w:val="Alg4"/>
        <w:numPr>
          <w:ilvl w:val="3"/>
          <w:numId w:val="211"/>
        </w:numPr>
        <w:rPr>
          <w:ins w:id="26522" w:author="Rev 7 Allen Wirfs-Brock" w:date="2012-04-09T18:16:00Z"/>
        </w:rPr>
      </w:pPr>
      <w:ins w:id="26523" w:author="Rev 7 Allen Wirfs-Brock" w:date="2012-04-09T18:16:00Z">
        <w:r>
          <w:t>ReturnIfAbrupt(</w:t>
        </w:r>
        <w:r>
          <w:rPr>
            <w:i/>
          </w:rPr>
          <w:t>fromValue</w:t>
        </w:r>
        <w:r>
          <w:t>).</w:t>
        </w:r>
      </w:ins>
    </w:p>
    <w:p w14:paraId="26C0208D" w14:textId="77777777" w:rsidR="004C02EF" w:rsidRPr="00E77497" w:rsidRDefault="004C02EF" w:rsidP="00834A33">
      <w:pPr>
        <w:pStyle w:val="Alg4"/>
        <w:numPr>
          <w:ilvl w:val="3"/>
          <w:numId w:val="211"/>
        </w:numPr>
      </w:pPr>
      <w:del w:id="26524" w:author="Rev 7 Allen Wirfs-Brock" w:date="2012-04-09T18:15:00Z">
        <w:r w:rsidRPr="00E77497" w:rsidDel="000A12EF">
          <w:delText xml:space="preserve">Call </w:delText>
        </w:r>
      </w:del>
      <w:ins w:id="26525" w:author="Rev 7 Allen Wirfs-Brock" w:date="2012-04-09T18:15:00Z">
        <w:r w:rsidR="000A12EF">
          <w:t xml:space="preserve">Let </w:t>
        </w:r>
        <w:r w:rsidR="000A12EF" w:rsidRPr="000A12EF">
          <w:rPr>
            <w:i/>
          </w:rPr>
          <w:t>putStatus</w:t>
        </w:r>
        <w:r w:rsidR="000A12EF">
          <w:t xml:space="preserve"> be the result of calling</w:t>
        </w:r>
        <w:r w:rsidR="000A12EF" w:rsidRPr="00E77497">
          <w:t xml:space="preserve"> </w:t>
        </w:r>
      </w:ins>
      <w:r w:rsidRPr="00E77497">
        <w:t xml:space="preserve">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33AD8B7A" w14:textId="77777777" w:rsidR="000A12EF" w:rsidRDefault="000A12EF" w:rsidP="00F726FB">
      <w:pPr>
        <w:pStyle w:val="Alg4"/>
        <w:numPr>
          <w:ilvl w:val="3"/>
          <w:numId w:val="211"/>
        </w:numPr>
        <w:rPr>
          <w:ins w:id="26526" w:author="Rev 7 Allen Wirfs-Brock" w:date="2012-04-09T18:14:00Z"/>
        </w:rPr>
      </w:pPr>
      <w:ins w:id="26527" w:author="Rev 7 Allen Wirfs-Brock" w:date="2012-04-09T18:15:00Z">
        <w:r>
          <w:t>ReturnIfAbrupt(</w:t>
        </w:r>
        <w:r>
          <w:rPr>
            <w:i/>
          </w:rPr>
          <w:t>putStatus</w:t>
        </w:r>
        <w:r>
          <w:t>).</w:t>
        </w:r>
      </w:ins>
    </w:p>
    <w:p w14:paraId="23CCA163"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7C58132D" w14:textId="77777777" w:rsidR="004C02EF" w:rsidRPr="00E77497" w:rsidRDefault="004C02EF" w:rsidP="00834A33">
      <w:pPr>
        <w:pStyle w:val="Alg4"/>
        <w:numPr>
          <w:ilvl w:val="3"/>
          <w:numId w:val="211"/>
        </w:numPr>
        <w:tabs>
          <w:tab w:val="num" w:pos="3060"/>
        </w:tabs>
      </w:pPr>
      <w:del w:id="26528" w:author="Rev 7 Allen Wirfs-Brock" w:date="2012-04-09T18:17:00Z">
        <w:r w:rsidRPr="00E77497" w:rsidDel="00F726FB">
          <w:delText xml:space="preserve">Call </w:delText>
        </w:r>
      </w:del>
      <w:ins w:id="26529" w:author="Rev 7 Allen Wirfs-Brock" w:date="2012-04-09T18:17:00Z">
        <w:r w:rsidR="00F726FB">
          <w:t xml:space="preserve">Let </w:t>
        </w:r>
        <w:r w:rsidR="00F726FB" w:rsidRPr="00F726FB">
          <w:rPr>
            <w:i/>
          </w:rPr>
          <w:t>deleteStatus</w:t>
        </w:r>
        <w:r w:rsidR="00F726FB">
          <w:t xml:space="preserve"> be the result of calling</w:t>
        </w:r>
        <w:r w:rsidR="00F726FB" w:rsidRPr="00E77497">
          <w:t xml:space="preserve"> </w:t>
        </w:r>
      </w:ins>
      <w:r w:rsidRPr="00E77497">
        <w:t xml:space="preserve">the [[Delete]] internal method of </w:t>
      </w:r>
      <w:r w:rsidRPr="00E77497">
        <w:rPr>
          <w:i/>
        </w:rPr>
        <w:t>O</w:t>
      </w:r>
      <w:r w:rsidRPr="00E77497" w:rsidDel="00275DFF">
        <w:t xml:space="preserve"> </w:t>
      </w:r>
      <w:r w:rsidRPr="00E77497">
        <w:t xml:space="preserve">with arguments </w:t>
      </w:r>
      <w:r w:rsidRPr="00E77497">
        <w:rPr>
          <w:i/>
        </w:rPr>
        <w:t>to</w:t>
      </w:r>
      <w:r w:rsidRPr="00E77497">
        <w:t xml:space="preserve"> and </w:t>
      </w:r>
      <w:r w:rsidRPr="00E77497">
        <w:rPr>
          <w:b/>
        </w:rPr>
        <w:t>true</w:t>
      </w:r>
      <w:r w:rsidRPr="00E77497">
        <w:t>.</w:t>
      </w:r>
    </w:p>
    <w:p w14:paraId="59E498BC" w14:textId="77777777" w:rsidR="00F726FB" w:rsidRDefault="00F726FB" w:rsidP="00F726FB">
      <w:pPr>
        <w:pStyle w:val="Alg4"/>
        <w:numPr>
          <w:ilvl w:val="3"/>
          <w:numId w:val="211"/>
        </w:numPr>
        <w:rPr>
          <w:ins w:id="26530" w:author="Rev 7 Allen Wirfs-Brock" w:date="2012-04-09T18:17:00Z"/>
        </w:rPr>
      </w:pPr>
      <w:ins w:id="26531" w:author="Rev 7 Allen Wirfs-Brock" w:date="2012-04-09T18:17:00Z">
        <w:r>
          <w:t>ReturnIfAbrupt(</w:t>
        </w:r>
        <w:r>
          <w:rPr>
            <w:i/>
          </w:rPr>
          <w:t>deleteStatus</w:t>
        </w:r>
        <w:r>
          <w:t>).</w:t>
        </w:r>
      </w:ins>
    </w:p>
    <w:p w14:paraId="31C45A03" w14:textId="77777777" w:rsidR="004C02EF" w:rsidRPr="00E77497" w:rsidRDefault="004C02EF" w:rsidP="00834A33">
      <w:pPr>
        <w:pStyle w:val="Alg4"/>
        <w:numPr>
          <w:ilvl w:val="2"/>
          <w:numId w:val="211"/>
        </w:numPr>
      </w:pPr>
      <w:r w:rsidRPr="00E77497">
        <w:t>Increase k by 1.</w:t>
      </w:r>
    </w:p>
    <w:p w14:paraId="54BDE647"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14:paraId="14380CAF"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454B55B6" w14:textId="77777777" w:rsidR="004C02EF" w:rsidRPr="00E77497" w:rsidRDefault="00F726FB" w:rsidP="00834A33">
      <w:pPr>
        <w:pStyle w:val="Alg4"/>
        <w:numPr>
          <w:ilvl w:val="2"/>
          <w:numId w:val="211"/>
        </w:numPr>
        <w:tabs>
          <w:tab w:val="num" w:pos="2700"/>
        </w:tabs>
      </w:pPr>
      <w:ins w:id="26532" w:author="Rev 7 Allen Wirfs-Brock" w:date="2012-04-09T18:18:00Z">
        <w:r>
          <w:t xml:space="preserve">Let </w:t>
        </w:r>
        <w:r w:rsidRPr="00F726FB">
          <w:rPr>
            <w:i/>
          </w:rPr>
          <w:t>deleteStatus</w:t>
        </w:r>
        <w:r>
          <w:t xml:space="preserve"> be the result of calling</w:t>
        </w:r>
        <w:r w:rsidRPr="00E77497">
          <w:t xml:space="preserve"> </w:t>
        </w:r>
      </w:ins>
      <w:del w:id="26533" w:author="Rev 7 Allen Wirfs-Brock" w:date="2012-04-09T18:18: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k</w:t>
      </w:r>
      <w:r w:rsidR="004C02EF" w:rsidRPr="00E77497">
        <w:t xml:space="preserve">–1) and </w:t>
      </w:r>
      <w:r w:rsidR="004C02EF" w:rsidRPr="00E77497">
        <w:rPr>
          <w:b/>
        </w:rPr>
        <w:t>true</w:t>
      </w:r>
      <w:r w:rsidR="004C02EF" w:rsidRPr="00E77497">
        <w:t>.</w:t>
      </w:r>
    </w:p>
    <w:p w14:paraId="76241389" w14:textId="77777777" w:rsidR="00F726FB" w:rsidRDefault="00F726FB" w:rsidP="00834A33">
      <w:pPr>
        <w:pStyle w:val="Alg4"/>
        <w:numPr>
          <w:ilvl w:val="2"/>
          <w:numId w:val="211"/>
        </w:numPr>
        <w:tabs>
          <w:tab w:val="num" w:pos="2700"/>
        </w:tabs>
        <w:rPr>
          <w:ins w:id="26534" w:author="Rev 7 Allen Wirfs-Brock" w:date="2012-04-09T18:18:00Z"/>
        </w:rPr>
      </w:pPr>
      <w:ins w:id="26535" w:author="Rev 7 Allen Wirfs-Brock" w:date="2012-04-09T18:18:00Z">
        <w:r>
          <w:t>ReturnIfAbrupt(</w:t>
        </w:r>
        <w:r>
          <w:rPr>
            <w:i/>
          </w:rPr>
          <w:t>deleteStatus</w:t>
        </w:r>
        <w:r>
          <w:t>).</w:t>
        </w:r>
      </w:ins>
    </w:p>
    <w:p w14:paraId="610E689A" w14:textId="77777777"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14:paraId="00CFC347" w14:textId="77777777"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14:paraId="3D831A6A"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69992102"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14:paraId="3294407D"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7C7AD16D"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0EC13085"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246F23C7"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56BC4B61"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10A4AA06" w14:textId="77777777" w:rsidR="00F726FB" w:rsidRDefault="00F726FB" w:rsidP="00F726FB">
      <w:pPr>
        <w:pStyle w:val="Alg4"/>
        <w:numPr>
          <w:ilvl w:val="3"/>
          <w:numId w:val="211"/>
        </w:numPr>
        <w:rPr>
          <w:ins w:id="26536" w:author="Rev 7 Allen Wirfs-Brock" w:date="2012-04-09T18:19:00Z"/>
        </w:rPr>
      </w:pPr>
      <w:ins w:id="26537" w:author="Rev 7 Allen Wirfs-Brock" w:date="2012-04-09T18:19:00Z">
        <w:r>
          <w:t>ReturnIfAbrupt(</w:t>
        </w:r>
        <w:r>
          <w:rPr>
            <w:i/>
          </w:rPr>
          <w:t>fromValue</w:t>
        </w:r>
        <w:r>
          <w:t>).</w:t>
        </w:r>
      </w:ins>
    </w:p>
    <w:p w14:paraId="181B5D3B" w14:textId="77777777" w:rsidR="004C02EF" w:rsidRPr="00E77497" w:rsidRDefault="00F726FB" w:rsidP="00834A33">
      <w:pPr>
        <w:pStyle w:val="Alg4"/>
        <w:numPr>
          <w:ilvl w:val="3"/>
          <w:numId w:val="211"/>
        </w:numPr>
      </w:pPr>
      <w:ins w:id="26538" w:author="Rev 7 Allen Wirfs-Brock" w:date="2012-04-09T18:19:00Z">
        <w:r>
          <w:t xml:space="preserve">Let </w:t>
        </w:r>
        <w:r w:rsidRPr="000A12EF">
          <w:rPr>
            <w:i/>
          </w:rPr>
          <w:t>putStatus</w:t>
        </w:r>
        <w:r>
          <w:t xml:space="preserve"> be the result of calling</w:t>
        </w:r>
        <w:r w:rsidRPr="00E77497">
          <w:t xml:space="preserve"> </w:t>
        </w:r>
      </w:ins>
      <w:del w:id="26539" w:author="Rev 7 Allen Wirfs-Brock" w:date="2012-04-09T18:19: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14:paraId="6CD46AFC" w14:textId="77777777" w:rsidR="00F726FB" w:rsidRDefault="00F726FB" w:rsidP="00F726FB">
      <w:pPr>
        <w:pStyle w:val="Alg4"/>
        <w:numPr>
          <w:ilvl w:val="3"/>
          <w:numId w:val="211"/>
        </w:numPr>
        <w:rPr>
          <w:ins w:id="26540" w:author="Rev 7 Allen Wirfs-Brock" w:date="2012-04-09T18:20:00Z"/>
        </w:rPr>
      </w:pPr>
      <w:ins w:id="26541" w:author="Rev 7 Allen Wirfs-Brock" w:date="2012-04-09T18:20:00Z">
        <w:r>
          <w:t>ReturnIfAbrupt(</w:t>
        </w:r>
        <w:r>
          <w:rPr>
            <w:i/>
          </w:rPr>
          <w:t>putStatus</w:t>
        </w:r>
        <w:r>
          <w:t>).</w:t>
        </w:r>
      </w:ins>
    </w:p>
    <w:p w14:paraId="2C193B7C"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5F0BDA4A" w14:textId="77777777" w:rsidR="004C02EF" w:rsidRPr="00E77497" w:rsidRDefault="00F726FB" w:rsidP="00834A33">
      <w:pPr>
        <w:pStyle w:val="Alg4"/>
        <w:numPr>
          <w:ilvl w:val="3"/>
          <w:numId w:val="211"/>
        </w:numPr>
        <w:tabs>
          <w:tab w:val="num" w:pos="3060"/>
        </w:tabs>
      </w:pPr>
      <w:ins w:id="26542" w:author="Rev 7 Allen Wirfs-Brock" w:date="2012-04-09T18:20:00Z">
        <w:r>
          <w:t xml:space="preserve">Let </w:t>
        </w:r>
        <w:r w:rsidRPr="00F726FB">
          <w:rPr>
            <w:i/>
          </w:rPr>
          <w:t>deleteStatus</w:t>
        </w:r>
        <w:r>
          <w:t xml:space="preserve"> be the result of calling</w:t>
        </w:r>
        <w:r w:rsidRPr="00E77497">
          <w:t xml:space="preserve"> </w:t>
        </w:r>
      </w:ins>
      <w:del w:id="26543" w:author="Rev 7 Allen Wirfs-Brock" w:date="2012-04-09T18:20: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rsidDel="00582B35">
        <w:t xml:space="preserve"> </w:t>
      </w:r>
      <w:r w:rsidR="004C02EF" w:rsidRPr="00E77497">
        <w:t xml:space="preserve">with argument </w:t>
      </w:r>
      <w:r w:rsidR="004C02EF" w:rsidRPr="00E77497">
        <w:rPr>
          <w:i/>
        </w:rPr>
        <w:t>to</w:t>
      </w:r>
      <w:r w:rsidR="004C02EF" w:rsidRPr="00E77497">
        <w:t xml:space="preserve"> and </w:t>
      </w:r>
      <w:r w:rsidR="004C02EF" w:rsidRPr="00E77497">
        <w:rPr>
          <w:b/>
        </w:rPr>
        <w:t>true</w:t>
      </w:r>
      <w:r w:rsidR="004C02EF" w:rsidRPr="00E77497">
        <w:t>.</w:t>
      </w:r>
    </w:p>
    <w:p w14:paraId="64C22558" w14:textId="77777777" w:rsidR="00F726FB" w:rsidRDefault="00F726FB" w:rsidP="00F726FB">
      <w:pPr>
        <w:pStyle w:val="Alg4"/>
        <w:numPr>
          <w:ilvl w:val="3"/>
          <w:numId w:val="211"/>
        </w:numPr>
        <w:rPr>
          <w:ins w:id="26544" w:author="Rev 7 Allen Wirfs-Brock" w:date="2012-04-09T18:20:00Z"/>
        </w:rPr>
      </w:pPr>
      <w:ins w:id="26545" w:author="Rev 7 Allen Wirfs-Brock" w:date="2012-04-09T18:20:00Z">
        <w:r>
          <w:t>ReturnIfAbrupt(</w:t>
        </w:r>
        <w:r>
          <w:rPr>
            <w:i/>
          </w:rPr>
          <w:t>deleteStatus</w:t>
        </w:r>
        <w:r>
          <w:t>).</w:t>
        </w:r>
      </w:ins>
    </w:p>
    <w:p w14:paraId="071F805B" w14:textId="77777777"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14:paraId="5E8BDF4D"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14:paraId="37026850" w14:textId="77777777"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14:paraId="726888A5" w14:textId="77777777"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2F4F1C00" w14:textId="77777777" w:rsidR="004C02EF" w:rsidRPr="00E77497" w:rsidRDefault="00F726FB" w:rsidP="00834A33">
      <w:pPr>
        <w:pStyle w:val="Alg4"/>
        <w:numPr>
          <w:ilvl w:val="1"/>
          <w:numId w:val="211"/>
        </w:numPr>
      </w:pPr>
      <w:ins w:id="26546" w:author="Rev 7 Allen Wirfs-Brock" w:date="2012-04-09T18:21:00Z">
        <w:r>
          <w:t xml:space="preserve">Let </w:t>
        </w:r>
        <w:r w:rsidRPr="000A12EF">
          <w:rPr>
            <w:i/>
          </w:rPr>
          <w:t>putStatus</w:t>
        </w:r>
        <w:r>
          <w:t xml:space="preserve"> be the result of calling</w:t>
        </w:r>
        <w:r w:rsidRPr="00E77497">
          <w:t xml:space="preserve"> </w:t>
        </w:r>
      </w:ins>
      <w:del w:id="26547" w:author="Rev 7 Allen Wirfs-Brock" w:date="2012-04-09T18:21: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k</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08F201CC" w14:textId="77777777" w:rsidR="00F726FB" w:rsidRDefault="00F726FB" w:rsidP="00834A33">
      <w:pPr>
        <w:pStyle w:val="Alg4"/>
        <w:numPr>
          <w:ilvl w:val="1"/>
          <w:numId w:val="211"/>
        </w:numPr>
        <w:rPr>
          <w:ins w:id="26548" w:author="Rev 7 Allen Wirfs-Brock" w:date="2012-04-09T18:21:00Z"/>
        </w:rPr>
      </w:pPr>
      <w:ins w:id="26549" w:author="Rev 7 Allen Wirfs-Brock" w:date="2012-04-09T18:21:00Z">
        <w:r>
          <w:t>ReturnIfAbrupt(</w:t>
        </w:r>
        <w:r>
          <w:rPr>
            <w:i/>
          </w:rPr>
          <w:t>putStatus</w:t>
        </w:r>
        <w:r>
          <w:t>).</w:t>
        </w:r>
      </w:ins>
    </w:p>
    <w:p w14:paraId="473BA1C3" w14:textId="77777777"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14:paraId="55B98796" w14:textId="77777777" w:rsidR="004C02EF" w:rsidRPr="00E77497" w:rsidRDefault="00F726FB" w:rsidP="00834A33">
      <w:pPr>
        <w:pStyle w:val="Alg4"/>
        <w:numPr>
          <w:ilvl w:val="0"/>
          <w:numId w:val="211"/>
        </w:numPr>
      </w:pPr>
      <w:ins w:id="26550" w:author="Rev 7 Allen Wirfs-Brock" w:date="2012-04-09T18:22:00Z">
        <w:r>
          <w:t xml:space="preserve">Let </w:t>
        </w:r>
        <w:r w:rsidRPr="000A12EF">
          <w:rPr>
            <w:i/>
          </w:rPr>
          <w:t>putStatus</w:t>
        </w:r>
        <w:r>
          <w:t xml:space="preserve"> be the result of calling</w:t>
        </w:r>
        <w:r w:rsidRPr="00E77497">
          <w:t xml:space="preserve"> </w:t>
        </w:r>
      </w:ins>
      <w:del w:id="26551" w:author="Rev 7 Allen Wirfs-Brock" w:date="2012-04-09T18:22: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and </w:t>
      </w:r>
      <w:r w:rsidR="004C02EF" w:rsidRPr="00E77497">
        <w:rPr>
          <w:b/>
        </w:rPr>
        <w:t>true</w:t>
      </w:r>
      <w:r w:rsidR="004C02EF" w:rsidRPr="00E77497">
        <w:t>.</w:t>
      </w:r>
    </w:p>
    <w:p w14:paraId="499365DA" w14:textId="77777777" w:rsidR="00F726FB" w:rsidRDefault="00F726FB" w:rsidP="00F726FB">
      <w:pPr>
        <w:pStyle w:val="Alg4"/>
        <w:numPr>
          <w:ilvl w:val="0"/>
          <w:numId w:val="211"/>
        </w:numPr>
        <w:spacing w:after="120"/>
        <w:contextualSpacing/>
        <w:rPr>
          <w:ins w:id="26552" w:author="Rev 7 Allen Wirfs-Brock" w:date="2012-04-09T18:21:00Z"/>
        </w:rPr>
      </w:pPr>
      <w:ins w:id="26553" w:author="Rev 7 Allen Wirfs-Brock" w:date="2012-04-09T18:22:00Z">
        <w:r>
          <w:t>ReturnIfAbrupt(</w:t>
        </w:r>
        <w:r>
          <w:rPr>
            <w:i/>
          </w:rPr>
          <w:t>putStatus</w:t>
        </w:r>
        <w:r>
          <w:t>).</w:t>
        </w:r>
      </w:ins>
    </w:p>
    <w:p w14:paraId="36B7264D" w14:textId="77777777"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14:paraId="2B45241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1686C1E7" w14:textId="77777777" w:rsidR="00B02185" w:rsidRDefault="00B02185" w:rsidP="00B02185">
      <w:pPr>
        <w:pStyle w:val="Note"/>
        <w:rPr>
          <w:ins w:id="26554" w:author="Rev 9 Allen Wirfs-Brock" w:date="2012-06-25T11:45:00Z"/>
        </w:rPr>
      </w:pPr>
      <w:ins w:id="26555" w:author="Rev 9 Allen Wirfs-Brock" w:date="2012-06-25T11:45:00Z">
        <w:r>
          <w:t>NOTE 1</w:t>
        </w:r>
        <w:r>
          <w:tab/>
          <w:t xml:space="preserve">The explicit setting of the </w:t>
        </w:r>
        <w:r w:rsidRPr="00B02185">
          <w:rPr>
            <w:rFonts w:ascii="Courier New" w:hAnsi="Courier New"/>
            <w:b/>
          </w:rPr>
          <w:t>length</w:t>
        </w:r>
        <w:r>
          <w:t xml:space="preserve"> property </w:t>
        </w:r>
      </w:ins>
      <w:ins w:id="26556" w:author="Rev 9 Allen Wirfs-Brock" w:date="2012-06-25T11:46:00Z">
        <w:r>
          <w:t xml:space="preserve">of the result Array </w:t>
        </w:r>
      </w:ins>
      <w:ins w:id="26557" w:author="Rev 9 Allen Wirfs-Brock" w:date="2012-06-25T11:45:00Z">
        <w:r>
          <w:t xml:space="preserve">in step 13 is necessary to ensure that its value is correct in situations where </w:t>
        </w:r>
      </w:ins>
      <w:ins w:id="26558" w:author="Rev 9 Allen Wirfs-Brock" w:date="2012-06-25T11:46:00Z">
        <w:r>
          <w:t>its</w:t>
        </w:r>
      </w:ins>
      <w:ins w:id="26559" w:author="Rev 9 Allen Wirfs-Brock" w:date="2012-06-25T11:45:00Z">
        <w:r>
          <w:t xml:space="preserve"> trailing elements are not present.</w:t>
        </w:r>
      </w:ins>
    </w:p>
    <w:p w14:paraId="4AC98732" w14:textId="77777777" w:rsidR="004C02EF" w:rsidRPr="00E77497" w:rsidRDefault="004C02EF" w:rsidP="004C02EF">
      <w:pPr>
        <w:pStyle w:val="Note"/>
      </w:pPr>
      <w:r w:rsidRPr="00E77497">
        <w:t>NOTE</w:t>
      </w:r>
      <w:ins w:id="26560" w:author="Rev 9 Allen Wirfs-Brock" w:date="2012-06-25T11:45:00Z">
        <w:r w:rsidR="00B02185">
          <w:t xml:space="preserve"> 2</w:t>
        </w:r>
      </w:ins>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ins w:id="26561" w:author="Rev 9 Allen Wirfs-Brock" w:date="2012-07-07T17:57:00Z">
        <w:r w:rsidR="000625F1">
          <w:t>n</w:t>
        </w:r>
      </w:ins>
      <w:r w:rsidRPr="00E77497">
        <w:t xml:space="preserve"> </w:t>
      </w:r>
      <w:del w:id="26562" w:author="Rev 9 Allen Wirfs-Brock" w:date="2012-07-07T17:57:00Z">
        <w:r w:rsidRPr="00E77497" w:rsidDel="000625F1">
          <w:delText xml:space="preserve">host </w:delText>
        </w:r>
      </w:del>
      <w:ins w:id="26563" w:author="Rev 9 Allen Wirfs-Brock" w:date="2012-07-07T17:57:00Z">
        <w:r w:rsidR="000625F1">
          <w:t>exotic</w:t>
        </w:r>
        <w:r w:rsidR="000625F1" w:rsidRPr="00E77497">
          <w:t xml:space="preserve"> </w:t>
        </w:r>
      </w:ins>
      <w:r w:rsidRPr="00E77497">
        <w:t>object</w:t>
      </w:r>
      <w:ins w:id="26564" w:author="Rev 9 Allen Wirfs-Brock" w:date="2012-07-07T17:57:00Z">
        <w:r w:rsidR="000625F1" w:rsidRPr="000625F1">
          <w:t xml:space="preserve"> </w:t>
        </w:r>
        <w:r w:rsidR="000625F1" w:rsidRPr="00887FC2">
          <w:t>that is not an Array</w:t>
        </w:r>
      </w:ins>
      <w:r w:rsidRPr="00E77497">
        <w:t xml:space="preserve"> is implementation-dependent.</w:t>
      </w:r>
    </w:p>
    <w:p w14:paraId="30545F8F" w14:textId="77777777" w:rsidR="004C02EF" w:rsidRPr="00E77497" w:rsidRDefault="004C02EF" w:rsidP="004C02EF">
      <w:pPr>
        <w:pStyle w:val="40"/>
        <w:numPr>
          <w:ilvl w:val="0"/>
          <w:numId w:val="0"/>
        </w:numPr>
      </w:pPr>
      <w:bookmarkStart w:id="26565" w:name="_Ref440446838"/>
      <w:r w:rsidRPr="00E77497">
        <w:t>15.4.4.13</w:t>
      </w:r>
      <w:r w:rsidRPr="00E77497">
        <w:tab/>
        <w:t>Array.prototype.unshift ( [ item1 [ , item2 [ , … ] ] ] )</w:t>
      </w:r>
      <w:bookmarkEnd w:id="26565"/>
    </w:p>
    <w:p w14:paraId="2FE2B4FC" w14:textId="77777777" w:rsidR="004C02EF" w:rsidRPr="00E77497" w:rsidRDefault="004C02EF" w:rsidP="004C02EF">
      <w:r w:rsidRPr="00E77497">
        <w:t>The arguments are prepended to the start of the array, such that their order within the array is the same as the order in which they appear in the argument list.</w:t>
      </w:r>
    </w:p>
    <w:p w14:paraId="2745FEB1" w14:textId="77777777" w:rsidR="004C02EF" w:rsidRPr="00E77497" w:rsidRDefault="004C02EF" w:rsidP="004C02EF">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4348894B" w14:textId="77777777" w:rsidR="004C02EF" w:rsidRPr="00E77497" w:rsidRDefault="004C02EF" w:rsidP="00834A33">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0C7D68A" w14:textId="77777777" w:rsidR="00134DAD" w:rsidRDefault="00134DAD" w:rsidP="00134DAD">
      <w:pPr>
        <w:pStyle w:val="Alg4"/>
        <w:numPr>
          <w:ilvl w:val="0"/>
          <w:numId w:val="212"/>
        </w:numPr>
        <w:rPr>
          <w:ins w:id="26566" w:author="Rev 7 Allen Wirfs-Brock" w:date="2012-04-10T12:05:00Z"/>
        </w:rPr>
      </w:pPr>
      <w:ins w:id="26567" w:author="Rev 7 Allen Wirfs-Brock" w:date="2012-04-10T12:05:00Z">
        <w:r>
          <w:t>ReturnIfAbrupt(</w:t>
        </w:r>
        <w:r>
          <w:rPr>
            <w:i/>
          </w:rPr>
          <w:t>O</w:t>
        </w:r>
        <w:r>
          <w:t>).</w:t>
        </w:r>
      </w:ins>
    </w:p>
    <w:p w14:paraId="1D7E533D" w14:textId="77777777" w:rsidR="004C02EF" w:rsidRPr="00E77497" w:rsidRDefault="004C02EF" w:rsidP="00834A33">
      <w:pPr>
        <w:pStyle w:val="Alg4"/>
        <w:numPr>
          <w:ilvl w:val="0"/>
          <w:numId w:val="21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124BFC3E" w14:textId="77777777" w:rsidR="004C02EF" w:rsidRPr="00E77497" w:rsidRDefault="004C02EF" w:rsidP="00834A33">
      <w:pPr>
        <w:pStyle w:val="Alg4"/>
        <w:numPr>
          <w:ilvl w:val="0"/>
          <w:numId w:val="212"/>
        </w:numPr>
      </w:pPr>
      <w:r w:rsidRPr="00E77497">
        <w:t xml:space="preserve">Let </w:t>
      </w:r>
      <w:r w:rsidRPr="00E77497">
        <w:rPr>
          <w:i/>
        </w:rPr>
        <w:t>len</w:t>
      </w:r>
      <w:r w:rsidRPr="00E77497">
        <w:t xml:space="preserve"> be ToUint32(</w:t>
      </w:r>
      <w:r w:rsidRPr="00E77497">
        <w:rPr>
          <w:i/>
        </w:rPr>
        <w:t>lenVal</w:t>
      </w:r>
      <w:r w:rsidRPr="00E77497">
        <w:t>).</w:t>
      </w:r>
    </w:p>
    <w:p w14:paraId="08188907" w14:textId="77777777" w:rsidR="00CA3654" w:rsidRPr="00E77497" w:rsidRDefault="00C82981" w:rsidP="00CA3654">
      <w:pPr>
        <w:pStyle w:val="Alg4"/>
        <w:numPr>
          <w:ilvl w:val="0"/>
          <w:numId w:val="212"/>
        </w:numPr>
        <w:contextualSpacing/>
        <w:rPr>
          <w:ins w:id="26568" w:author="Rev 6 Allen Wirfs-Brock" w:date="2012-02-22T17:32:00Z"/>
        </w:rPr>
      </w:pPr>
      <w:ins w:id="26569" w:author="Rev 6 Allen Wirfs-Brock" w:date="2012-02-26T09:04:00Z">
        <w:r>
          <w:t>ReturnIfAbrupt(</w:t>
        </w:r>
        <w:r w:rsidRPr="00E77497">
          <w:rPr>
            <w:i/>
          </w:rPr>
          <w:t>len</w:t>
        </w:r>
        <w:r>
          <w:t>).</w:t>
        </w:r>
      </w:ins>
    </w:p>
    <w:p w14:paraId="304D955B" w14:textId="77777777" w:rsidR="004C02EF" w:rsidRPr="00E77497" w:rsidRDefault="004C02EF" w:rsidP="00834A33">
      <w:pPr>
        <w:pStyle w:val="Alg4"/>
        <w:numPr>
          <w:ilvl w:val="0"/>
          <w:numId w:val="212"/>
        </w:numPr>
      </w:pPr>
      <w:r w:rsidRPr="00E77497">
        <w:t xml:space="preserve">Let </w:t>
      </w:r>
      <w:r w:rsidRPr="00E77497">
        <w:rPr>
          <w:i/>
        </w:rPr>
        <w:t>argCount</w:t>
      </w:r>
      <w:r w:rsidRPr="00E77497">
        <w:t xml:space="preserve"> be the number of actual arguments.</w:t>
      </w:r>
    </w:p>
    <w:p w14:paraId="2B67864C" w14:textId="77777777" w:rsidR="004C02EF" w:rsidRPr="00E77497" w:rsidRDefault="004C02EF" w:rsidP="00834A33">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14:paraId="3D97DAF7" w14:textId="77777777" w:rsidR="004C02EF" w:rsidRPr="00E77497" w:rsidRDefault="004C02EF" w:rsidP="00834A33">
      <w:pPr>
        <w:pStyle w:val="Alg4"/>
        <w:numPr>
          <w:ilvl w:val="0"/>
          <w:numId w:val="212"/>
        </w:numPr>
      </w:pPr>
      <w:r w:rsidRPr="00E77497">
        <w:t xml:space="preserve">Repeat, while </w:t>
      </w:r>
      <w:r w:rsidRPr="00E77497">
        <w:rPr>
          <w:i/>
        </w:rPr>
        <w:t>k</w:t>
      </w:r>
      <w:r w:rsidRPr="00E77497">
        <w:t xml:space="preserve"> &gt; 0, </w:t>
      </w:r>
    </w:p>
    <w:p w14:paraId="05B808E8" w14:textId="77777777" w:rsidR="004C02EF" w:rsidRPr="00E77497" w:rsidRDefault="004C02EF" w:rsidP="00834A33">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14:paraId="003A513A" w14:textId="77777777" w:rsidR="004C02EF" w:rsidRPr="00E77497" w:rsidRDefault="004C02EF" w:rsidP="00834A33">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14:paraId="584AC03D" w14:textId="77777777" w:rsidR="004C02EF" w:rsidRPr="00E77497" w:rsidRDefault="004C02EF" w:rsidP="00834A33">
      <w:pPr>
        <w:pStyle w:val="Alg4"/>
        <w:numPr>
          <w:ilvl w:val="1"/>
          <w:numId w:val="212"/>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46BDB768" w14:textId="77777777" w:rsidR="004C02EF" w:rsidRPr="00E77497" w:rsidRDefault="004C02EF" w:rsidP="00834A33">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14:paraId="7731F170" w14:textId="77777777" w:rsidR="004C02EF" w:rsidRPr="00E77497" w:rsidRDefault="004C02EF" w:rsidP="00834A33">
      <w:pPr>
        <w:pStyle w:val="Alg4"/>
        <w:numPr>
          <w:ilvl w:val="2"/>
          <w:numId w:val="212"/>
        </w:numPr>
        <w:tabs>
          <w:tab w:val="left" w:pos="2340"/>
        </w:tabs>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52083BAA" w14:textId="77777777" w:rsidR="00134DAD" w:rsidRDefault="00134DAD" w:rsidP="00834A33">
      <w:pPr>
        <w:pStyle w:val="Alg4"/>
        <w:numPr>
          <w:ilvl w:val="2"/>
          <w:numId w:val="212"/>
        </w:numPr>
        <w:tabs>
          <w:tab w:val="left" w:pos="2340"/>
        </w:tabs>
        <w:rPr>
          <w:ins w:id="26570" w:author="Rev 7 Allen Wirfs-Brock" w:date="2012-04-10T11:32:00Z"/>
        </w:rPr>
      </w:pPr>
      <w:ins w:id="26571" w:author="Rev 7 Allen Wirfs-Brock" w:date="2012-04-10T11:33:00Z">
        <w:r>
          <w:t>ReturnIfAbrupt(</w:t>
        </w:r>
        <w:r>
          <w:rPr>
            <w:i/>
          </w:rPr>
          <w:t>fromValue</w:t>
        </w:r>
        <w:r>
          <w:t>).</w:t>
        </w:r>
      </w:ins>
    </w:p>
    <w:p w14:paraId="20E5CAD7" w14:textId="77777777" w:rsidR="004C02EF" w:rsidRPr="00E77497" w:rsidRDefault="00134DAD" w:rsidP="00834A33">
      <w:pPr>
        <w:pStyle w:val="Alg4"/>
        <w:numPr>
          <w:ilvl w:val="2"/>
          <w:numId w:val="212"/>
        </w:numPr>
        <w:tabs>
          <w:tab w:val="left" w:pos="2340"/>
        </w:tabs>
      </w:pPr>
      <w:ins w:id="26572" w:author="Rev 7 Allen Wirfs-Brock" w:date="2012-04-10T11:35:00Z">
        <w:r>
          <w:t xml:space="preserve">Let </w:t>
        </w:r>
        <w:r>
          <w:rPr>
            <w:i/>
          </w:rPr>
          <w:t>put</w:t>
        </w:r>
        <w:r w:rsidRPr="00F726FB">
          <w:rPr>
            <w:i/>
          </w:rPr>
          <w:t>Status</w:t>
        </w:r>
        <w:r>
          <w:t xml:space="preserve"> be the result of calling</w:t>
        </w:r>
        <w:r w:rsidRPr="00E77497" w:rsidDel="00134DAD">
          <w:t xml:space="preserve"> </w:t>
        </w:r>
      </w:ins>
      <w:del w:id="26573" w:author="Rev 7 Allen Wirfs-Brock" w:date="2012-04-10T11:35: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14:paraId="2AA36B08" w14:textId="77777777" w:rsidR="00134DAD" w:rsidRDefault="00134DAD" w:rsidP="00134DAD">
      <w:pPr>
        <w:pStyle w:val="Alg4"/>
        <w:numPr>
          <w:ilvl w:val="2"/>
          <w:numId w:val="212"/>
        </w:numPr>
        <w:rPr>
          <w:ins w:id="26574" w:author="Rev 7 Allen Wirfs-Brock" w:date="2012-04-10T11:33:00Z"/>
        </w:rPr>
      </w:pPr>
      <w:ins w:id="26575" w:author="Rev 7 Allen Wirfs-Brock" w:date="2012-04-10T11:33:00Z">
        <w:r>
          <w:t>ReturnIfAbrupt(</w:t>
        </w:r>
        <w:r>
          <w:rPr>
            <w:i/>
          </w:rPr>
          <w:t>putStatus</w:t>
        </w:r>
        <w:r>
          <w:t>).</w:t>
        </w:r>
      </w:ins>
    </w:p>
    <w:p w14:paraId="5A4DCBF9" w14:textId="77777777" w:rsidR="004C02EF" w:rsidRPr="00E77497" w:rsidRDefault="004C02EF" w:rsidP="00834A33">
      <w:pPr>
        <w:pStyle w:val="Alg4"/>
        <w:numPr>
          <w:ilvl w:val="1"/>
          <w:numId w:val="212"/>
        </w:numPr>
      </w:pPr>
      <w:r w:rsidRPr="00E77497">
        <w:t xml:space="preserve">Else, </w:t>
      </w:r>
      <w:r w:rsidRPr="00E77497">
        <w:rPr>
          <w:i/>
        </w:rPr>
        <w:t>fromPresent</w:t>
      </w:r>
      <w:r w:rsidRPr="00E77497">
        <w:t xml:space="preserve"> is </w:t>
      </w:r>
      <w:r w:rsidRPr="00E77497">
        <w:rPr>
          <w:b/>
        </w:rPr>
        <w:t>false</w:t>
      </w:r>
    </w:p>
    <w:p w14:paraId="759706E4" w14:textId="77777777" w:rsidR="004C02EF" w:rsidRPr="00E77497" w:rsidRDefault="00134DAD" w:rsidP="00834A33">
      <w:pPr>
        <w:pStyle w:val="Alg4"/>
        <w:numPr>
          <w:ilvl w:val="2"/>
          <w:numId w:val="212"/>
        </w:numPr>
        <w:tabs>
          <w:tab w:val="left" w:pos="2340"/>
        </w:tabs>
      </w:pPr>
      <w:ins w:id="26576" w:author="Rev 7 Allen Wirfs-Brock" w:date="2012-04-10T11:34:00Z">
        <w:r>
          <w:t xml:space="preserve">Let </w:t>
        </w:r>
        <w:r w:rsidRPr="00F726FB">
          <w:rPr>
            <w:i/>
          </w:rPr>
          <w:t>deleteStatus</w:t>
        </w:r>
        <w:r>
          <w:t xml:space="preserve"> be the result of calling</w:t>
        </w:r>
        <w:r w:rsidRPr="00E77497">
          <w:t xml:space="preserve"> </w:t>
        </w:r>
      </w:ins>
      <w:del w:id="26577" w:author="Rev 7 Allen Wirfs-Brock" w:date="2012-04-10T11:34:00Z">
        <w:r w:rsidR="004C02EF" w:rsidRPr="00E77497" w:rsidDel="00134DAD">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14:paraId="3DF04733" w14:textId="77777777" w:rsidR="00134DAD" w:rsidRDefault="00134DAD" w:rsidP="00134DAD">
      <w:pPr>
        <w:pStyle w:val="Alg4"/>
        <w:numPr>
          <w:ilvl w:val="2"/>
          <w:numId w:val="212"/>
        </w:numPr>
        <w:rPr>
          <w:ins w:id="26578" w:author="Rev 7 Allen Wirfs-Brock" w:date="2012-04-10T11:33:00Z"/>
        </w:rPr>
      </w:pPr>
      <w:ins w:id="26579" w:author="Rev 7 Allen Wirfs-Brock" w:date="2012-04-10T11:34:00Z">
        <w:r>
          <w:t>ReturnIfAbrupt(</w:t>
        </w:r>
        <w:r>
          <w:rPr>
            <w:i/>
          </w:rPr>
          <w:t>deleteStatus</w:t>
        </w:r>
        <w:r>
          <w:t>).</w:t>
        </w:r>
      </w:ins>
    </w:p>
    <w:p w14:paraId="45E8386F" w14:textId="77777777" w:rsidR="004C02EF" w:rsidRPr="00E77497" w:rsidRDefault="004C02EF" w:rsidP="00834A33">
      <w:pPr>
        <w:pStyle w:val="Alg4"/>
        <w:numPr>
          <w:ilvl w:val="1"/>
          <w:numId w:val="212"/>
        </w:numPr>
      </w:pPr>
      <w:r w:rsidRPr="00E77497">
        <w:t xml:space="preserve">Decrease </w:t>
      </w:r>
      <w:r w:rsidRPr="00E77497">
        <w:rPr>
          <w:i/>
        </w:rPr>
        <w:t>k</w:t>
      </w:r>
      <w:r w:rsidRPr="00E77497">
        <w:t xml:space="preserve"> by 1.</w:t>
      </w:r>
    </w:p>
    <w:p w14:paraId="78C9CA0B" w14:textId="77777777" w:rsidR="004C02EF" w:rsidRPr="00E77497" w:rsidRDefault="004C02EF" w:rsidP="00834A33">
      <w:pPr>
        <w:pStyle w:val="Alg4"/>
        <w:numPr>
          <w:ilvl w:val="0"/>
          <w:numId w:val="212"/>
        </w:numPr>
      </w:pPr>
      <w:r w:rsidRPr="00E77497">
        <w:t xml:space="preserve">Let </w:t>
      </w:r>
      <w:r w:rsidRPr="00E77497">
        <w:rPr>
          <w:i/>
        </w:rPr>
        <w:t>j</w:t>
      </w:r>
      <w:r w:rsidRPr="00E77497">
        <w:t xml:space="preserve"> be 0.</w:t>
      </w:r>
    </w:p>
    <w:p w14:paraId="70591263" w14:textId="77777777" w:rsidR="004C02EF" w:rsidRPr="00E77497" w:rsidRDefault="004C02EF" w:rsidP="00834A33">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24234CB0" w14:textId="77777777" w:rsidR="004C02EF" w:rsidRPr="00E77497" w:rsidRDefault="004C02EF" w:rsidP="00834A33">
      <w:pPr>
        <w:pStyle w:val="Alg4"/>
        <w:numPr>
          <w:ilvl w:val="0"/>
          <w:numId w:val="212"/>
        </w:numPr>
      </w:pPr>
      <w:r w:rsidRPr="00E77497">
        <w:t xml:space="preserve">Repeat, while </w:t>
      </w:r>
      <w:r w:rsidRPr="00E77497">
        <w:rPr>
          <w:i/>
        </w:rPr>
        <w:t>items</w:t>
      </w:r>
      <w:r w:rsidRPr="00E77497">
        <w:t xml:space="preserve"> is not empty</w:t>
      </w:r>
    </w:p>
    <w:p w14:paraId="7941C4FD" w14:textId="77777777" w:rsidR="004C02EF" w:rsidRPr="00E77497" w:rsidRDefault="004C02EF" w:rsidP="00834A33">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6B2F21EE" w14:textId="77777777" w:rsidR="004C02EF" w:rsidRPr="00E77497" w:rsidRDefault="00134DAD" w:rsidP="00834A33">
      <w:pPr>
        <w:pStyle w:val="Alg4"/>
        <w:numPr>
          <w:ilvl w:val="1"/>
          <w:numId w:val="212"/>
        </w:numPr>
      </w:pPr>
      <w:ins w:id="26580"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26581"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j</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0A35A9C4" w14:textId="77777777" w:rsidR="00134DAD" w:rsidRDefault="00134DAD" w:rsidP="00834A33">
      <w:pPr>
        <w:pStyle w:val="Alg4"/>
        <w:numPr>
          <w:ilvl w:val="1"/>
          <w:numId w:val="212"/>
        </w:numPr>
        <w:rPr>
          <w:ins w:id="26582" w:author="Rev 7 Allen Wirfs-Brock" w:date="2012-04-10T11:35:00Z"/>
        </w:rPr>
      </w:pPr>
      <w:ins w:id="26583" w:author="Rev 7 Allen Wirfs-Brock" w:date="2012-04-10T11:35:00Z">
        <w:r>
          <w:t>ReturnIfAbrupt(</w:t>
        </w:r>
        <w:r>
          <w:rPr>
            <w:i/>
          </w:rPr>
          <w:t>putStatus</w:t>
        </w:r>
        <w:r>
          <w:t>).</w:t>
        </w:r>
      </w:ins>
    </w:p>
    <w:p w14:paraId="47BE72E2" w14:textId="77777777" w:rsidR="004C02EF" w:rsidRPr="00E77497" w:rsidRDefault="004C02EF" w:rsidP="00834A33">
      <w:pPr>
        <w:pStyle w:val="Alg4"/>
        <w:numPr>
          <w:ilvl w:val="1"/>
          <w:numId w:val="212"/>
        </w:numPr>
      </w:pPr>
      <w:r w:rsidRPr="00E77497">
        <w:t xml:space="preserve">Increase </w:t>
      </w:r>
      <w:r w:rsidRPr="00E77497">
        <w:rPr>
          <w:i/>
        </w:rPr>
        <w:t>j</w:t>
      </w:r>
      <w:r w:rsidRPr="00E77497">
        <w:t xml:space="preserve"> by 1.</w:t>
      </w:r>
    </w:p>
    <w:p w14:paraId="704A2828" w14:textId="77777777" w:rsidR="004C02EF" w:rsidRPr="00E77497" w:rsidRDefault="00134DAD" w:rsidP="00834A33">
      <w:pPr>
        <w:pStyle w:val="Alg4"/>
        <w:numPr>
          <w:ilvl w:val="0"/>
          <w:numId w:val="212"/>
        </w:numPr>
      </w:pPr>
      <w:ins w:id="26584"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26585"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len</w:t>
      </w:r>
      <w:r w:rsidR="004C02EF" w:rsidRPr="00E77497">
        <w:t>+</w:t>
      </w:r>
      <w:r w:rsidR="004C02EF" w:rsidRPr="00E77497">
        <w:rPr>
          <w:i/>
        </w:rPr>
        <w:t>argCount</w:t>
      </w:r>
      <w:r w:rsidR="004C02EF" w:rsidRPr="00E77497">
        <w:t xml:space="preserve">, and </w:t>
      </w:r>
      <w:r w:rsidR="004C02EF" w:rsidRPr="00E77497">
        <w:rPr>
          <w:b/>
        </w:rPr>
        <w:t>true</w:t>
      </w:r>
      <w:r w:rsidR="004C02EF" w:rsidRPr="00E77497">
        <w:t>.</w:t>
      </w:r>
    </w:p>
    <w:p w14:paraId="67F3817D" w14:textId="77777777" w:rsidR="00134DAD" w:rsidRDefault="00134DAD" w:rsidP="00134DAD">
      <w:pPr>
        <w:pStyle w:val="Alg4"/>
        <w:numPr>
          <w:ilvl w:val="0"/>
          <w:numId w:val="212"/>
        </w:numPr>
        <w:spacing w:after="120"/>
        <w:contextualSpacing/>
        <w:rPr>
          <w:ins w:id="26586" w:author="Rev 7 Allen Wirfs-Brock" w:date="2012-04-10T11:36:00Z"/>
        </w:rPr>
      </w:pPr>
      <w:ins w:id="26587" w:author="Rev 7 Allen Wirfs-Brock" w:date="2012-04-10T11:36:00Z">
        <w:r>
          <w:t>ReturnIfAbrupt(</w:t>
        </w:r>
        <w:r>
          <w:rPr>
            <w:i/>
          </w:rPr>
          <w:t>putStatus</w:t>
        </w:r>
        <w:r>
          <w:t>).</w:t>
        </w:r>
      </w:ins>
    </w:p>
    <w:p w14:paraId="03BB751A" w14:textId="77777777" w:rsidR="004C02EF" w:rsidRPr="00E77497" w:rsidRDefault="004C02EF" w:rsidP="00834A33">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14:paraId="49880E0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14:paraId="038E38F9"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ins w:id="26588" w:author="Rev 9 Allen Wirfs-Brock" w:date="2012-07-07T17:57:00Z">
        <w:r w:rsidR="000625F1">
          <w:t>n</w:t>
        </w:r>
      </w:ins>
      <w:r w:rsidRPr="00E77497">
        <w:t xml:space="preserve"> </w:t>
      </w:r>
      <w:del w:id="26589" w:author="Rev 9 Allen Wirfs-Brock" w:date="2012-07-07T17:57:00Z">
        <w:r w:rsidRPr="00E77497" w:rsidDel="000625F1">
          <w:delText xml:space="preserve">host </w:delText>
        </w:r>
      </w:del>
      <w:ins w:id="26590" w:author="Rev 9 Allen Wirfs-Brock" w:date="2012-07-07T17:57:00Z">
        <w:r w:rsidR="000625F1">
          <w:t>exotic</w:t>
        </w:r>
        <w:r w:rsidR="000625F1" w:rsidRPr="00E77497">
          <w:t xml:space="preserve"> </w:t>
        </w:r>
      </w:ins>
      <w:r w:rsidRPr="00E77497">
        <w:t>object</w:t>
      </w:r>
      <w:ins w:id="26591" w:author="Rev 9 Allen Wirfs-Brock" w:date="2012-07-07T17:57:00Z">
        <w:r w:rsidR="000625F1" w:rsidRPr="000625F1">
          <w:t xml:space="preserve"> </w:t>
        </w:r>
        <w:r w:rsidR="000625F1" w:rsidRPr="00887FC2">
          <w:t>that is not an Array</w:t>
        </w:r>
      </w:ins>
      <w:r w:rsidRPr="00E77497">
        <w:t xml:space="preserve"> is implementation-dependent.</w:t>
      </w:r>
    </w:p>
    <w:p w14:paraId="022C5E8F" w14:textId="77777777" w:rsidR="004C02EF" w:rsidRPr="00E77497" w:rsidRDefault="004C02EF" w:rsidP="004C02EF">
      <w:pPr>
        <w:pStyle w:val="40"/>
        <w:numPr>
          <w:ilvl w:val="0"/>
          <w:numId w:val="0"/>
        </w:numPr>
      </w:pPr>
      <w:r w:rsidRPr="00E77497">
        <w:t>15.4.4.14</w:t>
      </w:r>
      <w:r w:rsidRPr="00E77497">
        <w:tab/>
        <w:t>Array.prototype.indexOf ( searchElement [ , fromIndex ] )</w:t>
      </w:r>
    </w:p>
    <w:p w14:paraId="7B344CF7" w14:textId="77777777" w:rsidR="004C02EF" w:rsidRPr="00E77497" w:rsidRDefault="004C02EF" w:rsidP="004C02EF">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internal Strict Equality Comparison Algorithm</w:t>
      </w:r>
      <w:r w:rsidRPr="00E77497" w:rsidDel="00B35B81">
        <w:t xml:space="preserve"> </w:t>
      </w:r>
      <w:r w:rsidRPr="00E77497">
        <w:t>(11.9.</w:t>
      </w:r>
      <w:del w:id="26592" w:author="Rev 4 Allen Wirfs-Brock" w:date="2011-10-15T13:05:00Z">
        <w:r w:rsidRPr="00E77497" w:rsidDel="00E5271E">
          <w:delText>6</w:delText>
        </w:r>
      </w:del>
      <w:ins w:id="26593" w:author="Rev 4 Allen Wirfs-Brock" w:date="2011-10-15T13:05:00Z">
        <w:r w:rsidR="00E5271E" w:rsidRPr="00E77497">
          <w:t>1</w:t>
        </w:r>
      </w:ins>
      <w:r w:rsidRPr="00E77497">
        <w:t>), and if found at one or more positions, returns the index of the first such position; otherwise, -1 is returned.</w:t>
      </w:r>
    </w:p>
    <w:p w14:paraId="2079A8B4"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7649CD71" w14:textId="77777777" w:rsidR="004C02EF" w:rsidRPr="00E77497" w:rsidRDefault="004C02EF" w:rsidP="004C02EF">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085B4FE8" w14:textId="77777777" w:rsidR="004C02EF" w:rsidRPr="00E77497" w:rsidRDefault="004C02EF" w:rsidP="00834A33">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2152178" w14:textId="77777777" w:rsidR="00134DAD" w:rsidRDefault="00134DAD" w:rsidP="00134DAD">
      <w:pPr>
        <w:pStyle w:val="Alg4"/>
        <w:numPr>
          <w:ilvl w:val="0"/>
          <w:numId w:val="391"/>
        </w:numPr>
        <w:rPr>
          <w:ins w:id="26594" w:author="Rev 7 Allen Wirfs-Brock" w:date="2012-04-10T12:05:00Z"/>
        </w:rPr>
      </w:pPr>
      <w:ins w:id="26595" w:author="Rev 7 Allen Wirfs-Brock" w:date="2012-04-10T12:05:00Z">
        <w:r>
          <w:t>ReturnIfAbrupt(</w:t>
        </w:r>
        <w:r>
          <w:rPr>
            <w:i/>
          </w:rPr>
          <w:t>O</w:t>
        </w:r>
        <w:r>
          <w:t>).</w:t>
        </w:r>
      </w:ins>
    </w:p>
    <w:p w14:paraId="6FB1B62F" w14:textId="77777777" w:rsidR="004C02EF" w:rsidRPr="00E77497" w:rsidRDefault="004C02EF" w:rsidP="00834A33">
      <w:pPr>
        <w:pStyle w:val="Alg4"/>
        <w:numPr>
          <w:ilvl w:val="0"/>
          <w:numId w:val="391"/>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0FA70EC1" w14:textId="77777777" w:rsidR="004C02EF" w:rsidRPr="00E77497" w:rsidRDefault="004C02EF" w:rsidP="00834A33">
      <w:pPr>
        <w:pStyle w:val="Alg4"/>
        <w:numPr>
          <w:ilvl w:val="0"/>
          <w:numId w:val="391"/>
        </w:numPr>
      </w:pPr>
      <w:r w:rsidRPr="00E77497">
        <w:t xml:space="preserve">Let </w:t>
      </w:r>
      <w:r w:rsidRPr="00E77497">
        <w:rPr>
          <w:i/>
        </w:rPr>
        <w:t>len</w:t>
      </w:r>
      <w:r w:rsidRPr="00E77497">
        <w:t xml:space="preserve"> be ToUint32(</w:t>
      </w:r>
      <w:r w:rsidRPr="00E77497">
        <w:rPr>
          <w:i/>
        </w:rPr>
        <w:t>lenValue</w:t>
      </w:r>
      <w:r w:rsidRPr="00E77497">
        <w:t>).</w:t>
      </w:r>
    </w:p>
    <w:p w14:paraId="16EDC853" w14:textId="77777777" w:rsidR="00CA3654" w:rsidRPr="00E77497" w:rsidRDefault="00C82981" w:rsidP="00CA3654">
      <w:pPr>
        <w:pStyle w:val="Alg4"/>
        <w:numPr>
          <w:ilvl w:val="0"/>
          <w:numId w:val="391"/>
        </w:numPr>
        <w:contextualSpacing/>
        <w:rPr>
          <w:ins w:id="26596" w:author="Rev 6 Allen Wirfs-Brock" w:date="2012-02-22T17:27:00Z"/>
        </w:rPr>
      </w:pPr>
      <w:ins w:id="26597" w:author="Rev 6 Allen Wirfs-Brock" w:date="2012-02-26T09:04:00Z">
        <w:r>
          <w:t>ReturnIfAbrupt(</w:t>
        </w:r>
        <w:r w:rsidRPr="00E77497">
          <w:rPr>
            <w:i/>
          </w:rPr>
          <w:t>len</w:t>
        </w:r>
        <w:r>
          <w:t>).</w:t>
        </w:r>
      </w:ins>
    </w:p>
    <w:p w14:paraId="3B2AD332" w14:textId="77777777" w:rsidR="004C02EF" w:rsidRPr="00E77497" w:rsidRDefault="004C02EF" w:rsidP="00834A33">
      <w:pPr>
        <w:pStyle w:val="Alg4"/>
        <w:numPr>
          <w:ilvl w:val="0"/>
          <w:numId w:val="391"/>
        </w:numPr>
      </w:pPr>
      <w:r w:rsidRPr="00E77497">
        <w:t xml:space="preserve">If </w:t>
      </w:r>
      <w:r w:rsidRPr="00E77497">
        <w:rPr>
          <w:i/>
        </w:rPr>
        <w:t>len</w:t>
      </w:r>
      <w:r w:rsidRPr="00E77497">
        <w:t xml:space="preserve"> is 0, return -1.</w:t>
      </w:r>
    </w:p>
    <w:p w14:paraId="74F50418" w14:textId="77777777" w:rsidR="004C02EF" w:rsidRPr="00E77497" w:rsidRDefault="004C02EF" w:rsidP="00834A33">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76AB123D" w14:textId="77777777" w:rsidR="00CA3654" w:rsidRPr="00E77497" w:rsidRDefault="00134DAD" w:rsidP="00CA3654">
      <w:pPr>
        <w:pStyle w:val="Alg4"/>
        <w:numPr>
          <w:ilvl w:val="0"/>
          <w:numId w:val="391"/>
        </w:numPr>
        <w:contextualSpacing/>
        <w:rPr>
          <w:ins w:id="26598" w:author="Rev 6 Allen Wirfs-Brock" w:date="2012-02-22T17:28:00Z"/>
        </w:rPr>
      </w:pPr>
      <w:ins w:id="26599" w:author="Rev 7 Allen Wirfs-Brock" w:date="2012-04-10T11:38:00Z">
        <w:r>
          <w:t>ReturnIfAbrupt(</w:t>
        </w:r>
        <w:r>
          <w:rPr>
            <w:i/>
          </w:rPr>
          <w:t>n</w:t>
        </w:r>
        <w:r>
          <w:t>).</w:t>
        </w:r>
      </w:ins>
      <w:ins w:id="26600" w:author="Rev 6 Allen Wirfs-Brock" w:date="2012-02-22T17:28:00Z">
        <w:del w:id="26601" w:author="Rev 7 Allen Wirfs-Brock" w:date="2012-04-10T11:38:00Z">
          <w:r w:rsidR="00CA3654" w:rsidDel="00134DAD">
            <w:delText xml:space="preserve">If </w:delText>
          </w:r>
          <w:r w:rsidR="00CA3654" w:rsidRPr="00E77497" w:rsidDel="00134DAD">
            <w:rPr>
              <w:i/>
            </w:rPr>
            <w:delText>n</w:delText>
          </w:r>
          <w:r w:rsidR="00CA3654" w:rsidRPr="00E77497" w:rsidDel="00134DAD">
            <w:delText xml:space="preserve"> </w:delText>
          </w:r>
          <w:r w:rsidR="00CA3654" w:rsidDel="00134DAD">
            <w:delText xml:space="preserve">is an abrupt completion, return </w:delText>
          </w:r>
          <w:r w:rsidR="00CA3654" w:rsidRPr="00E77497" w:rsidDel="00134DAD">
            <w:rPr>
              <w:i/>
            </w:rPr>
            <w:delText>n</w:delText>
          </w:r>
          <w:r w:rsidR="00CA3654" w:rsidDel="00134DAD">
            <w:delText>.</w:delText>
          </w:r>
        </w:del>
      </w:ins>
    </w:p>
    <w:p w14:paraId="1BE7A260"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14:paraId="204D0C3A"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0, then </w:t>
      </w:r>
    </w:p>
    <w:p w14:paraId="46DACE42"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14:paraId="532794DD" w14:textId="77777777" w:rsidR="004C02EF" w:rsidRPr="00E77497" w:rsidRDefault="004C02EF" w:rsidP="00834A33">
      <w:pPr>
        <w:pStyle w:val="Alg4"/>
        <w:numPr>
          <w:ilvl w:val="0"/>
          <w:numId w:val="391"/>
        </w:numPr>
      </w:pPr>
      <w:r w:rsidRPr="00E77497">
        <w:t xml:space="preserve">Else, </w:t>
      </w:r>
      <w:r w:rsidRPr="00E77497">
        <w:rPr>
          <w:i/>
        </w:rPr>
        <w:t>n</w:t>
      </w:r>
      <w:r w:rsidRPr="00E77497">
        <w:t>&lt;0</w:t>
      </w:r>
    </w:p>
    <w:p w14:paraId="3086C8CA"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3DD1B371" w14:textId="77777777" w:rsidR="004C02EF" w:rsidRPr="00E77497" w:rsidRDefault="004C02EF" w:rsidP="00834A33">
      <w:pPr>
        <w:pStyle w:val="Alg4"/>
        <w:numPr>
          <w:ilvl w:val="1"/>
          <w:numId w:val="391"/>
        </w:numPr>
      </w:pPr>
      <w:r w:rsidRPr="00E77497">
        <w:t xml:space="preserve">If </w:t>
      </w:r>
      <w:r w:rsidRPr="00E77497">
        <w:rPr>
          <w:i/>
        </w:rPr>
        <w:t xml:space="preserve">k </w:t>
      </w:r>
      <w:del w:id="26602" w:author="Rev 7 Allen Wirfs-Brock" w:date="2012-04-10T11:38:00Z">
        <w:r w:rsidRPr="00E77497" w:rsidDel="00134DAD">
          <w:delText>is less than</w:delText>
        </w:r>
      </w:del>
      <w:ins w:id="26603" w:author="Rev 7 Allen Wirfs-Brock" w:date="2012-04-10T11:38:00Z">
        <w:r w:rsidR="00134DAD">
          <w:t>&lt;</w:t>
        </w:r>
      </w:ins>
      <w:r w:rsidRPr="00E77497">
        <w:t xml:space="preserve"> 0, then let </w:t>
      </w:r>
      <w:r w:rsidRPr="00E77497">
        <w:rPr>
          <w:i/>
        </w:rPr>
        <w:t>k</w:t>
      </w:r>
      <w:r w:rsidRPr="00E77497">
        <w:t xml:space="preserve"> be 0.</w:t>
      </w:r>
    </w:p>
    <w:p w14:paraId="30DDC986" w14:textId="77777777" w:rsidR="004C02EF" w:rsidRPr="00E77497" w:rsidRDefault="004C02EF" w:rsidP="00834A33">
      <w:pPr>
        <w:pStyle w:val="Alg4"/>
        <w:numPr>
          <w:ilvl w:val="0"/>
          <w:numId w:val="391"/>
        </w:numPr>
      </w:pPr>
      <w:r w:rsidRPr="00E77497">
        <w:t xml:space="preserve">Repeat, while </w:t>
      </w:r>
      <w:r w:rsidRPr="00E77497">
        <w:rPr>
          <w:i/>
        </w:rPr>
        <w:t>k</w:t>
      </w:r>
      <w:r w:rsidRPr="00E77497">
        <w:t>&lt;</w:t>
      </w:r>
      <w:r w:rsidRPr="00E77497">
        <w:rPr>
          <w:i/>
        </w:rPr>
        <w:t>len</w:t>
      </w:r>
    </w:p>
    <w:p w14:paraId="4788DA7E" w14:textId="77777777" w:rsidR="004C02EF" w:rsidRPr="00E77497" w:rsidRDefault="004C02EF" w:rsidP="00834A33">
      <w:pPr>
        <w:pStyle w:val="Alg4"/>
        <w:numPr>
          <w:ilvl w:val="1"/>
          <w:numId w:val="391"/>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6832F22E" w14:textId="77777777" w:rsidR="004C02EF" w:rsidRPr="00E77497" w:rsidRDefault="004C02EF" w:rsidP="00834A33">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14:paraId="0581C9D2" w14:textId="77777777" w:rsidR="004C02EF" w:rsidRPr="00E77497" w:rsidRDefault="004C02EF" w:rsidP="00834A33">
      <w:pPr>
        <w:pStyle w:val="Alg4"/>
        <w:numPr>
          <w:ilvl w:val="2"/>
          <w:numId w:val="391"/>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5F284179" w14:textId="77777777" w:rsidR="00CA3654" w:rsidRPr="00E77497" w:rsidRDefault="00134DAD" w:rsidP="00CA3654">
      <w:pPr>
        <w:pStyle w:val="Alg4"/>
        <w:numPr>
          <w:ilvl w:val="2"/>
          <w:numId w:val="391"/>
        </w:numPr>
        <w:contextualSpacing/>
        <w:rPr>
          <w:ins w:id="26604" w:author="Rev 6 Allen Wirfs-Brock" w:date="2012-02-22T17:28:00Z"/>
        </w:rPr>
      </w:pPr>
      <w:ins w:id="26605" w:author="Rev 7 Allen Wirfs-Brock" w:date="2012-04-10T11:40:00Z">
        <w:r>
          <w:t>ReturnIfAbrupt(</w:t>
        </w:r>
        <w:r>
          <w:rPr>
            <w:i/>
          </w:rPr>
          <w:t>elementK</w:t>
        </w:r>
        <w:r>
          <w:t>).</w:t>
        </w:r>
      </w:ins>
      <w:ins w:id="26606" w:author="Rev 6 Allen Wirfs-Brock" w:date="2012-02-22T17:28:00Z">
        <w:del w:id="26607" w:author="Rev 7 Allen Wirfs-Brock" w:date="2012-04-10T11:40:00Z">
          <w:r w:rsidR="00CA3654" w:rsidDel="00134DAD">
            <w:delText xml:space="preserve">If </w:delText>
          </w:r>
          <w:r w:rsidR="00CA3654" w:rsidRPr="00E77497" w:rsidDel="00134DAD">
            <w:rPr>
              <w:i/>
            </w:rPr>
            <w:delText>elementK</w:delText>
          </w:r>
          <w:r w:rsidR="00CA3654" w:rsidRPr="00E77497" w:rsidDel="00134DAD">
            <w:delText xml:space="preserve"> </w:delText>
          </w:r>
          <w:r w:rsidR="00CA3654" w:rsidDel="00134DAD">
            <w:delText xml:space="preserve">is an abrupt completion, return </w:delText>
          </w:r>
          <w:r w:rsidR="00CA3654" w:rsidRPr="00E77497" w:rsidDel="00134DAD">
            <w:rPr>
              <w:i/>
            </w:rPr>
            <w:delText>elementK</w:delText>
          </w:r>
          <w:r w:rsidR="00CA3654" w:rsidDel="00134DAD">
            <w:delText>.</w:delText>
          </w:r>
        </w:del>
      </w:ins>
    </w:p>
    <w:p w14:paraId="2664A40A" w14:textId="77777777" w:rsidR="004C02EF" w:rsidRPr="00E77497" w:rsidRDefault="004C02EF" w:rsidP="00834A33">
      <w:pPr>
        <w:pStyle w:val="Alg4"/>
        <w:numPr>
          <w:ilvl w:val="2"/>
          <w:numId w:val="391"/>
        </w:numPr>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7DF5C861" w14:textId="77777777" w:rsidR="004C02EF" w:rsidRPr="00E77497" w:rsidRDefault="004C02EF" w:rsidP="00834A33">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59152CA5" w14:textId="77777777" w:rsidR="004C02EF" w:rsidRPr="00E77497" w:rsidRDefault="004C02EF" w:rsidP="00834A33">
      <w:pPr>
        <w:pStyle w:val="Alg4"/>
        <w:numPr>
          <w:ilvl w:val="1"/>
          <w:numId w:val="391"/>
        </w:numPr>
      </w:pPr>
      <w:r w:rsidRPr="00E77497">
        <w:t xml:space="preserve">Increase </w:t>
      </w:r>
      <w:r w:rsidRPr="00E77497">
        <w:rPr>
          <w:i/>
        </w:rPr>
        <w:t xml:space="preserve">k </w:t>
      </w:r>
      <w:r w:rsidRPr="00E77497">
        <w:t>by 1.</w:t>
      </w:r>
    </w:p>
    <w:p w14:paraId="1C5E9614" w14:textId="77777777" w:rsidR="004C02EF" w:rsidRPr="00E77497" w:rsidRDefault="004C02EF" w:rsidP="00834A33">
      <w:pPr>
        <w:pStyle w:val="Alg4"/>
        <w:numPr>
          <w:ilvl w:val="0"/>
          <w:numId w:val="391"/>
        </w:numPr>
        <w:spacing w:after="120"/>
      </w:pPr>
      <w:r w:rsidRPr="00E77497">
        <w:t>Return -1.</w:t>
      </w:r>
    </w:p>
    <w:p w14:paraId="73B0327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498CD7B8"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ins w:id="26608" w:author="Rev 9 Allen Wirfs-Brock" w:date="2012-07-07T17:57:00Z">
        <w:r w:rsidR="000625F1">
          <w:t>n</w:t>
        </w:r>
      </w:ins>
      <w:r w:rsidRPr="00E77497">
        <w:t xml:space="preserve"> </w:t>
      </w:r>
      <w:del w:id="26609" w:author="Rev 9 Allen Wirfs-Brock" w:date="2012-07-07T17:58:00Z">
        <w:r w:rsidRPr="00E77497" w:rsidDel="000625F1">
          <w:delText xml:space="preserve">host </w:delText>
        </w:r>
      </w:del>
      <w:ins w:id="26610" w:author="Rev 9 Allen Wirfs-Brock" w:date="2012-07-07T17:58:00Z">
        <w:r w:rsidR="000625F1">
          <w:t>exotic</w:t>
        </w:r>
        <w:r w:rsidR="000625F1" w:rsidRPr="00E77497">
          <w:t xml:space="preserve"> </w:t>
        </w:r>
      </w:ins>
      <w:r w:rsidRPr="00E77497">
        <w:t>object</w:t>
      </w:r>
      <w:ins w:id="26611" w:author="Rev 9 Allen Wirfs-Brock" w:date="2012-07-07T17:58:00Z">
        <w:r w:rsidR="000625F1" w:rsidRPr="000625F1">
          <w:t xml:space="preserve"> </w:t>
        </w:r>
        <w:r w:rsidR="000625F1" w:rsidRPr="00887FC2">
          <w:t>that is not an Array</w:t>
        </w:r>
      </w:ins>
      <w:r w:rsidRPr="00E77497">
        <w:t xml:space="preserve"> is implementation-dependent.</w:t>
      </w:r>
    </w:p>
    <w:p w14:paraId="3B3C9B9D" w14:textId="77777777" w:rsidR="004C02EF" w:rsidRPr="00E77497" w:rsidRDefault="004C02EF" w:rsidP="004C02EF">
      <w:pPr>
        <w:pStyle w:val="40"/>
        <w:numPr>
          <w:ilvl w:val="0"/>
          <w:numId w:val="0"/>
        </w:numPr>
      </w:pPr>
      <w:r w:rsidRPr="00E77497">
        <w:t>15.4.4.15</w:t>
      </w:r>
      <w:r w:rsidRPr="00E77497">
        <w:tab/>
        <w:t>Array.prototype.lastIndexOf ( searchElement [ , fromIndex ] )</w:t>
      </w:r>
    </w:p>
    <w:p w14:paraId="1F2AB3D9" w14:textId="77777777" w:rsidR="004C02EF" w:rsidRPr="00E77497" w:rsidRDefault="004C02EF" w:rsidP="004C02EF">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internal Strict Equality Comparison Algorithm</w:t>
      </w:r>
      <w:r w:rsidRPr="00E77497" w:rsidDel="00B35B81">
        <w:t xml:space="preserve"> </w:t>
      </w:r>
      <w:r w:rsidRPr="00E77497">
        <w:t>(11.9.</w:t>
      </w:r>
      <w:del w:id="26612" w:author="Rev 4 Allen Wirfs-Brock" w:date="2011-10-15T13:05:00Z">
        <w:r w:rsidRPr="00E77497" w:rsidDel="00E5271E">
          <w:delText>6</w:delText>
        </w:r>
      </w:del>
      <w:ins w:id="26613" w:author="Rev 4 Allen Wirfs-Brock" w:date="2011-10-15T13:05:00Z">
        <w:r w:rsidR="00E5271E" w:rsidRPr="00E77497">
          <w:t>1</w:t>
        </w:r>
      </w:ins>
      <w:r w:rsidRPr="00E77497">
        <w:t>), and if found at one or more positions, returns the index of the last such position; otherwise, -1 is returned.</w:t>
      </w:r>
    </w:p>
    <w:p w14:paraId="44424F31"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14:paraId="3EE4EFF4" w14:textId="77777777" w:rsidR="004C02EF" w:rsidRPr="00E77497" w:rsidRDefault="004C02EF" w:rsidP="004C02EF">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6FD645B8" w14:textId="77777777" w:rsidR="004C02EF" w:rsidRPr="00E77497" w:rsidRDefault="004C02EF" w:rsidP="00834A33">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A3D9B22" w14:textId="77777777" w:rsidR="00134DAD" w:rsidRDefault="00134DAD" w:rsidP="00134DAD">
      <w:pPr>
        <w:pStyle w:val="Alg4"/>
        <w:numPr>
          <w:ilvl w:val="0"/>
          <w:numId w:val="213"/>
        </w:numPr>
        <w:rPr>
          <w:ins w:id="26614" w:author="Rev 7 Allen Wirfs-Brock" w:date="2012-04-10T12:05:00Z"/>
        </w:rPr>
      </w:pPr>
      <w:ins w:id="26615" w:author="Rev 7 Allen Wirfs-Brock" w:date="2012-04-10T12:05:00Z">
        <w:r>
          <w:t>ReturnIfAbrupt(</w:t>
        </w:r>
        <w:r>
          <w:rPr>
            <w:i/>
          </w:rPr>
          <w:t>O</w:t>
        </w:r>
        <w:r>
          <w:t>).</w:t>
        </w:r>
      </w:ins>
    </w:p>
    <w:p w14:paraId="7875216B" w14:textId="77777777" w:rsidR="004C02EF" w:rsidRPr="00E77497" w:rsidRDefault="004C02EF" w:rsidP="00834A33">
      <w:pPr>
        <w:pStyle w:val="Alg4"/>
        <w:numPr>
          <w:ilvl w:val="0"/>
          <w:numId w:val="213"/>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408FFD4F" w14:textId="77777777" w:rsidR="004C02EF" w:rsidRPr="00E77497" w:rsidRDefault="004C02EF" w:rsidP="00834A33">
      <w:pPr>
        <w:pStyle w:val="Alg4"/>
        <w:numPr>
          <w:ilvl w:val="0"/>
          <w:numId w:val="213"/>
        </w:numPr>
      </w:pPr>
      <w:r w:rsidRPr="00E77497">
        <w:t xml:space="preserve">Let </w:t>
      </w:r>
      <w:r w:rsidRPr="00E77497">
        <w:rPr>
          <w:i/>
        </w:rPr>
        <w:t>len</w:t>
      </w:r>
      <w:r w:rsidRPr="00E77497">
        <w:t xml:space="preserve"> be ToUint32(</w:t>
      </w:r>
      <w:r w:rsidRPr="00E77497">
        <w:rPr>
          <w:i/>
        </w:rPr>
        <w:t>lenValue</w:t>
      </w:r>
      <w:r w:rsidRPr="00E77497">
        <w:t>).</w:t>
      </w:r>
    </w:p>
    <w:p w14:paraId="6EF587DA" w14:textId="77777777" w:rsidR="00E1304F" w:rsidRPr="00E77497" w:rsidRDefault="00C82981" w:rsidP="00E1304F">
      <w:pPr>
        <w:pStyle w:val="Alg4"/>
        <w:numPr>
          <w:ilvl w:val="0"/>
          <w:numId w:val="213"/>
        </w:numPr>
        <w:contextualSpacing/>
        <w:rPr>
          <w:ins w:id="26616" w:author="Rev 6 Allen Wirfs-Brock" w:date="2012-02-22T17:10:00Z"/>
        </w:rPr>
      </w:pPr>
      <w:ins w:id="26617" w:author="Rev 6 Allen Wirfs-Brock" w:date="2012-02-26T09:04:00Z">
        <w:r>
          <w:t>ReturnIfAbrupt(</w:t>
        </w:r>
        <w:r w:rsidRPr="00E77497">
          <w:rPr>
            <w:i/>
          </w:rPr>
          <w:t>len</w:t>
        </w:r>
        <w:r>
          <w:t>).</w:t>
        </w:r>
      </w:ins>
    </w:p>
    <w:p w14:paraId="5C69B353" w14:textId="77777777" w:rsidR="004C02EF" w:rsidRPr="00E77497" w:rsidRDefault="004C02EF" w:rsidP="00834A33">
      <w:pPr>
        <w:pStyle w:val="Alg4"/>
        <w:numPr>
          <w:ilvl w:val="0"/>
          <w:numId w:val="213"/>
        </w:numPr>
      </w:pPr>
      <w:r w:rsidRPr="00E77497">
        <w:t xml:space="preserve">If </w:t>
      </w:r>
      <w:r w:rsidRPr="00E77497">
        <w:rPr>
          <w:i/>
        </w:rPr>
        <w:t>len</w:t>
      </w:r>
      <w:r w:rsidRPr="00E77497">
        <w:t xml:space="preserve"> is 0, return -1.</w:t>
      </w:r>
    </w:p>
    <w:p w14:paraId="5E115E2D" w14:textId="77777777" w:rsidR="004C02EF" w:rsidRPr="00E77497" w:rsidRDefault="004C02EF" w:rsidP="00834A33">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14:paraId="5B56DB2F" w14:textId="77777777" w:rsidR="00E1304F" w:rsidRPr="00E77497" w:rsidRDefault="00134DAD" w:rsidP="00E1304F">
      <w:pPr>
        <w:pStyle w:val="Alg4"/>
        <w:numPr>
          <w:ilvl w:val="0"/>
          <w:numId w:val="213"/>
        </w:numPr>
        <w:contextualSpacing/>
        <w:rPr>
          <w:ins w:id="26618" w:author="Rev 6 Allen Wirfs-Brock" w:date="2012-02-22T17:10:00Z"/>
        </w:rPr>
      </w:pPr>
      <w:ins w:id="26619" w:author="Rev 7 Allen Wirfs-Brock" w:date="2012-04-10T11:40:00Z">
        <w:r>
          <w:t>ReturnIfAbrupt(</w:t>
        </w:r>
        <w:r>
          <w:rPr>
            <w:i/>
          </w:rPr>
          <w:t>n</w:t>
        </w:r>
        <w:r>
          <w:t>).</w:t>
        </w:r>
      </w:ins>
      <w:ins w:id="26620" w:author="Rev 6 Allen Wirfs-Brock" w:date="2012-02-22T17:10:00Z">
        <w:del w:id="26621" w:author="Rev 7 Allen Wirfs-Brock" w:date="2012-04-10T11:40:00Z">
          <w:r w:rsidR="00E1304F" w:rsidDel="00134DAD">
            <w:delText xml:space="preserve">If </w:delText>
          </w:r>
          <w:r w:rsidR="00E1304F" w:rsidRPr="00E77497" w:rsidDel="00134DAD">
            <w:rPr>
              <w:i/>
            </w:rPr>
            <w:delText>n</w:delText>
          </w:r>
          <w:r w:rsidR="00E1304F" w:rsidRPr="00E77497" w:rsidDel="00134DAD">
            <w:delText xml:space="preserve"> </w:delText>
          </w:r>
          <w:r w:rsidR="00E1304F" w:rsidDel="00134DAD">
            <w:delText xml:space="preserve">is an abrupt completion, return </w:delText>
          </w:r>
          <w:r w:rsidR="00E1304F" w:rsidRPr="00E77497" w:rsidDel="00134DAD">
            <w:rPr>
              <w:i/>
            </w:rPr>
            <w:delText>n</w:delText>
          </w:r>
          <w:r w:rsidR="00E1304F" w:rsidDel="00134DAD">
            <w:delText>.</w:delText>
          </w:r>
        </w:del>
      </w:ins>
    </w:p>
    <w:p w14:paraId="2E237710" w14:textId="77777777" w:rsidR="004C02EF" w:rsidRPr="00E77497" w:rsidRDefault="004C02EF" w:rsidP="00834A33">
      <w:pPr>
        <w:pStyle w:val="Alg4"/>
        <w:numPr>
          <w:ilvl w:val="0"/>
          <w:numId w:val="213"/>
        </w:numPr>
      </w:pPr>
      <w:r w:rsidRPr="00E77497">
        <w:t xml:space="preserve">If </w:t>
      </w:r>
      <w:r w:rsidRPr="00E77497">
        <w:rPr>
          <w:i/>
        </w:rPr>
        <w:t>n</w:t>
      </w:r>
      <w:r w:rsidRPr="00E77497">
        <w:t xml:space="preserve"> ≥ </w:t>
      </w:r>
      <w:r w:rsidRPr="00E77497">
        <w:rPr>
          <w:i/>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14:paraId="219B6440" w14:textId="77777777" w:rsidR="004C02EF" w:rsidRPr="00E77497" w:rsidRDefault="004C02EF" w:rsidP="00834A33">
      <w:pPr>
        <w:pStyle w:val="Alg4"/>
        <w:numPr>
          <w:ilvl w:val="0"/>
          <w:numId w:val="213"/>
        </w:numPr>
      </w:pPr>
      <w:r w:rsidRPr="00E77497">
        <w:t xml:space="preserve">Else,  </w:t>
      </w:r>
      <w:r w:rsidRPr="00E77497">
        <w:rPr>
          <w:i/>
        </w:rPr>
        <w:t>n</w:t>
      </w:r>
      <w:r w:rsidRPr="00E77497">
        <w:t xml:space="preserve"> &lt; 0</w:t>
      </w:r>
    </w:p>
    <w:p w14:paraId="6161B102" w14:textId="77777777" w:rsidR="004C02EF" w:rsidRPr="00E77497" w:rsidRDefault="004C02EF" w:rsidP="00834A33">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14:paraId="7BD077AF" w14:textId="77777777" w:rsidR="004C02EF" w:rsidRPr="00E77497" w:rsidRDefault="004C02EF" w:rsidP="00834A33">
      <w:pPr>
        <w:pStyle w:val="Alg4"/>
        <w:numPr>
          <w:ilvl w:val="0"/>
          <w:numId w:val="213"/>
        </w:numPr>
      </w:pPr>
      <w:r w:rsidRPr="00E77497">
        <w:t xml:space="preserve">Repeat, while </w:t>
      </w:r>
      <w:r w:rsidRPr="00E77497">
        <w:rPr>
          <w:i/>
        </w:rPr>
        <w:t>k</w:t>
      </w:r>
      <w:r w:rsidRPr="00E77497">
        <w:t xml:space="preserve">≥ </w:t>
      </w:r>
      <w:r w:rsidRPr="00E77497">
        <w:rPr>
          <w:i/>
        </w:rPr>
        <w:t>0</w:t>
      </w:r>
    </w:p>
    <w:p w14:paraId="078C6C3D" w14:textId="77777777" w:rsidR="004C02EF" w:rsidRPr="00E77497" w:rsidRDefault="004C02EF" w:rsidP="00834A33">
      <w:pPr>
        <w:pStyle w:val="Alg4"/>
        <w:numPr>
          <w:ilvl w:val="1"/>
          <w:numId w:val="213"/>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312116C9" w14:textId="77777777" w:rsidR="004C02EF" w:rsidRPr="00E77497" w:rsidRDefault="004C02EF" w:rsidP="00834A33">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14:paraId="5D73E074" w14:textId="77777777" w:rsidR="004C02EF" w:rsidRPr="00E77497" w:rsidRDefault="004C02EF" w:rsidP="00834A33">
      <w:pPr>
        <w:pStyle w:val="Alg4"/>
        <w:numPr>
          <w:ilvl w:val="2"/>
          <w:numId w:val="213"/>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4176AE43" w14:textId="77777777" w:rsidR="00E1304F" w:rsidRPr="00E77497" w:rsidRDefault="00134DAD" w:rsidP="0027695A">
      <w:pPr>
        <w:pStyle w:val="Alg4"/>
        <w:numPr>
          <w:ilvl w:val="2"/>
          <w:numId w:val="213"/>
        </w:numPr>
        <w:contextualSpacing/>
        <w:rPr>
          <w:ins w:id="26622" w:author="Rev 6 Allen Wirfs-Brock" w:date="2012-02-22T17:11:00Z"/>
        </w:rPr>
      </w:pPr>
      <w:ins w:id="26623" w:author="Rev 7 Allen Wirfs-Brock" w:date="2012-04-10T11:40:00Z">
        <w:r>
          <w:t>ReturnIfAbrupt(</w:t>
        </w:r>
        <w:r>
          <w:rPr>
            <w:i/>
          </w:rPr>
          <w:t>elementK</w:t>
        </w:r>
        <w:r>
          <w:t>).</w:t>
        </w:r>
      </w:ins>
      <w:ins w:id="26624" w:author="Rev 6 Allen Wirfs-Brock" w:date="2012-02-22T17:11:00Z">
        <w:del w:id="26625" w:author="Rev 7 Allen Wirfs-Brock" w:date="2012-04-10T11:40:00Z">
          <w:r w:rsidR="00E1304F" w:rsidDel="00134DAD">
            <w:delText xml:space="preserve">If </w:delText>
          </w:r>
        </w:del>
      </w:ins>
      <w:ins w:id="26626" w:author="Rev 6 Allen Wirfs-Brock" w:date="2012-02-22T17:12:00Z">
        <w:del w:id="26627" w:author="Rev 7 Allen Wirfs-Brock" w:date="2012-04-10T11:40:00Z">
          <w:r w:rsidR="00E1304F" w:rsidRPr="00E77497" w:rsidDel="00134DAD">
            <w:rPr>
              <w:i/>
            </w:rPr>
            <w:delText>elementK</w:delText>
          </w:r>
          <w:r w:rsidR="00E1304F" w:rsidRPr="00E77497" w:rsidDel="00134DAD">
            <w:delText xml:space="preserve"> </w:delText>
          </w:r>
        </w:del>
      </w:ins>
      <w:ins w:id="26628" w:author="Rev 6 Allen Wirfs-Brock" w:date="2012-02-22T17:11:00Z">
        <w:del w:id="26629" w:author="Rev 7 Allen Wirfs-Brock" w:date="2012-04-10T11:40:00Z">
          <w:r w:rsidR="00E1304F" w:rsidDel="00134DAD">
            <w:delText xml:space="preserve">is an abrupt completion, return </w:delText>
          </w:r>
        </w:del>
      </w:ins>
      <w:ins w:id="26630" w:author="Rev 6 Allen Wirfs-Brock" w:date="2012-02-22T17:12:00Z">
        <w:del w:id="26631" w:author="Rev 7 Allen Wirfs-Brock" w:date="2012-04-10T11:40:00Z">
          <w:r w:rsidR="00E1304F" w:rsidRPr="00E77497" w:rsidDel="00134DAD">
            <w:rPr>
              <w:i/>
            </w:rPr>
            <w:delText>elementK</w:delText>
          </w:r>
        </w:del>
      </w:ins>
      <w:ins w:id="26632" w:author="Rev 6 Allen Wirfs-Brock" w:date="2012-02-22T17:11:00Z">
        <w:del w:id="26633" w:author="Rev 7 Allen Wirfs-Brock" w:date="2012-04-10T11:40:00Z">
          <w:r w:rsidR="00E1304F" w:rsidDel="00134DAD">
            <w:delText>.</w:delText>
          </w:r>
        </w:del>
      </w:ins>
    </w:p>
    <w:p w14:paraId="01081E4E" w14:textId="77777777" w:rsidR="004C02EF" w:rsidRPr="00E77497" w:rsidRDefault="004C02EF" w:rsidP="00834A33">
      <w:pPr>
        <w:pStyle w:val="Alg4"/>
        <w:numPr>
          <w:ilvl w:val="2"/>
          <w:numId w:val="213"/>
        </w:numPr>
      </w:pPr>
      <w:r w:rsidRPr="00E77497">
        <w:t xml:space="preserve">Let </w:t>
      </w:r>
      <w:r w:rsidRPr="00E77497">
        <w:rPr>
          <w:i/>
        </w:rPr>
        <w:t>same</w:t>
      </w:r>
      <w:r w:rsidRPr="00E77497">
        <w:t xml:space="preserve"> be the result of applying the Strict Equality Comparison Algorithm to</w:t>
      </w:r>
      <w:r w:rsidRPr="00E77497">
        <w:rPr>
          <w:i/>
        </w:rPr>
        <w:t xml:space="preserve"> searchElement</w:t>
      </w:r>
      <w:r w:rsidRPr="00E77497">
        <w:t xml:space="preserve"> and </w:t>
      </w:r>
      <w:r w:rsidRPr="00E77497">
        <w:rPr>
          <w:i/>
        </w:rPr>
        <w:t>elementK</w:t>
      </w:r>
      <w:r w:rsidRPr="00E77497">
        <w:t>.</w:t>
      </w:r>
    </w:p>
    <w:p w14:paraId="2F7F4145" w14:textId="77777777" w:rsidR="004C02EF" w:rsidRPr="00E77497" w:rsidRDefault="004C02EF" w:rsidP="00834A33">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3FF7D0FB" w14:textId="77777777" w:rsidR="004C02EF" w:rsidRPr="00E77497" w:rsidRDefault="004C02EF" w:rsidP="00834A33">
      <w:pPr>
        <w:pStyle w:val="Alg4"/>
        <w:numPr>
          <w:ilvl w:val="1"/>
          <w:numId w:val="213"/>
        </w:numPr>
      </w:pPr>
      <w:r w:rsidRPr="00E77497">
        <w:t xml:space="preserve">Decrease </w:t>
      </w:r>
      <w:r w:rsidRPr="00E77497">
        <w:rPr>
          <w:i/>
        </w:rPr>
        <w:t>k</w:t>
      </w:r>
      <w:r w:rsidRPr="00E77497">
        <w:t xml:space="preserve"> by 1.</w:t>
      </w:r>
    </w:p>
    <w:p w14:paraId="2118F528" w14:textId="77777777" w:rsidR="004C02EF" w:rsidRPr="00E77497" w:rsidRDefault="004C02EF" w:rsidP="00834A33">
      <w:pPr>
        <w:pStyle w:val="Alg4"/>
        <w:numPr>
          <w:ilvl w:val="0"/>
          <w:numId w:val="213"/>
        </w:numPr>
        <w:spacing w:after="120"/>
      </w:pPr>
      <w:r w:rsidRPr="00E77497">
        <w:t>Return -1.</w:t>
      </w:r>
    </w:p>
    <w:p w14:paraId="5581B1BB"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6B8C4798"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ins w:id="26634" w:author="Rev 9 Allen Wirfs-Brock" w:date="2012-07-07T17:58:00Z">
        <w:r w:rsidR="000625F1">
          <w:t>n</w:t>
        </w:r>
      </w:ins>
      <w:r w:rsidRPr="00E77497">
        <w:t xml:space="preserve"> </w:t>
      </w:r>
      <w:del w:id="26635" w:author="Rev 9 Allen Wirfs-Brock" w:date="2012-07-07T17:58:00Z">
        <w:r w:rsidRPr="00E77497" w:rsidDel="000625F1">
          <w:delText xml:space="preserve">host </w:delText>
        </w:r>
      </w:del>
      <w:ins w:id="26636" w:author="Rev 9 Allen Wirfs-Brock" w:date="2012-07-07T17:58:00Z">
        <w:r w:rsidR="000625F1">
          <w:t>exotic</w:t>
        </w:r>
        <w:r w:rsidR="000625F1" w:rsidRPr="00E77497">
          <w:t xml:space="preserve"> </w:t>
        </w:r>
      </w:ins>
      <w:r w:rsidRPr="00E77497">
        <w:t>object</w:t>
      </w:r>
      <w:ins w:id="26637" w:author="Rev 9 Allen Wirfs-Brock" w:date="2012-07-07T17:58:00Z">
        <w:r w:rsidR="000625F1" w:rsidRPr="000625F1">
          <w:t xml:space="preserve"> </w:t>
        </w:r>
        <w:r w:rsidR="000625F1" w:rsidRPr="00887FC2">
          <w:t>that is not an Array</w:t>
        </w:r>
      </w:ins>
      <w:r w:rsidRPr="00E77497">
        <w:t xml:space="preserve"> is implementation-dependent.</w:t>
      </w:r>
    </w:p>
    <w:p w14:paraId="7FA38B4D" w14:textId="77777777" w:rsidR="004C02EF" w:rsidRPr="00E77497" w:rsidRDefault="004C02EF" w:rsidP="004C02EF">
      <w:pPr>
        <w:pStyle w:val="40"/>
        <w:numPr>
          <w:ilvl w:val="0"/>
          <w:numId w:val="0"/>
        </w:numPr>
      </w:pPr>
      <w:r w:rsidRPr="00E77497">
        <w:t>15.4.4.16</w:t>
      </w:r>
      <w:r w:rsidRPr="00E77497">
        <w:tab/>
        <w:t>Array.prototype.every ( callbackfn [ , thisArg ] )</w:t>
      </w:r>
    </w:p>
    <w:p w14:paraId="4023F731"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3ECEF422"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4789452"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40DECAB5" w14:textId="77777777" w:rsidR="004C02EF" w:rsidRPr="00E77497" w:rsidRDefault="004C02EF" w:rsidP="004C02EF">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3E134F15" w14:textId="77777777" w:rsidR="004C02EF" w:rsidRPr="00E77497" w:rsidRDefault="004C02EF" w:rsidP="004C02EF">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05CD9D7E" w14:textId="77777777" w:rsidR="004C02EF" w:rsidRPr="00E77497" w:rsidRDefault="004C02EF" w:rsidP="004C02EF">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3C1F9B7A" w14:textId="77777777" w:rsidR="004C02EF" w:rsidRPr="00E77497" w:rsidRDefault="004C02EF" w:rsidP="00834A33">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39C73B5" w14:textId="77777777" w:rsidR="00134DAD" w:rsidRDefault="00134DAD" w:rsidP="00134DAD">
      <w:pPr>
        <w:pStyle w:val="Alg4"/>
        <w:numPr>
          <w:ilvl w:val="0"/>
          <w:numId w:val="214"/>
        </w:numPr>
        <w:rPr>
          <w:ins w:id="26638" w:author="Rev 7 Allen Wirfs-Brock" w:date="2012-04-10T12:05:00Z"/>
        </w:rPr>
      </w:pPr>
      <w:ins w:id="26639" w:author="Rev 7 Allen Wirfs-Brock" w:date="2012-04-10T12:05:00Z">
        <w:r>
          <w:t>ReturnIfAbrupt(</w:t>
        </w:r>
        <w:r>
          <w:rPr>
            <w:i/>
          </w:rPr>
          <w:t>O</w:t>
        </w:r>
        <w:r>
          <w:t>).</w:t>
        </w:r>
      </w:ins>
    </w:p>
    <w:p w14:paraId="440FBF2B" w14:textId="77777777" w:rsidR="004C02EF" w:rsidRPr="00E77497" w:rsidRDefault="004C02EF" w:rsidP="00834A33">
      <w:pPr>
        <w:pStyle w:val="Alg4"/>
        <w:numPr>
          <w:ilvl w:val="0"/>
          <w:numId w:val="21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2B25BB59" w14:textId="77777777" w:rsidR="004C02EF" w:rsidRPr="00E77497" w:rsidRDefault="004C02EF" w:rsidP="00834A33">
      <w:pPr>
        <w:pStyle w:val="Alg4"/>
        <w:numPr>
          <w:ilvl w:val="0"/>
          <w:numId w:val="214"/>
        </w:numPr>
      </w:pPr>
      <w:r w:rsidRPr="00E77497">
        <w:t xml:space="preserve">Let </w:t>
      </w:r>
      <w:r w:rsidRPr="00E77497">
        <w:rPr>
          <w:i/>
        </w:rPr>
        <w:t>len</w:t>
      </w:r>
      <w:r w:rsidRPr="00E77497">
        <w:t xml:space="preserve"> be ToUint32(</w:t>
      </w:r>
      <w:r w:rsidRPr="00E77497">
        <w:rPr>
          <w:i/>
        </w:rPr>
        <w:t>lenValue</w:t>
      </w:r>
      <w:r w:rsidRPr="00E77497">
        <w:t>).</w:t>
      </w:r>
    </w:p>
    <w:p w14:paraId="6191204B" w14:textId="77777777" w:rsidR="00E1304F" w:rsidRPr="00E77497" w:rsidRDefault="00C82981" w:rsidP="00E1304F">
      <w:pPr>
        <w:pStyle w:val="Alg4"/>
        <w:numPr>
          <w:ilvl w:val="0"/>
          <w:numId w:val="214"/>
        </w:numPr>
        <w:contextualSpacing/>
        <w:rPr>
          <w:ins w:id="26640" w:author="Rev 6 Allen Wirfs-Brock" w:date="2012-02-22T17:10:00Z"/>
        </w:rPr>
      </w:pPr>
      <w:ins w:id="26641" w:author="Rev 6 Allen Wirfs-Brock" w:date="2012-02-26T09:05:00Z">
        <w:r>
          <w:t>ReturnIfAbrupt(</w:t>
        </w:r>
        <w:r w:rsidRPr="00E77497">
          <w:rPr>
            <w:i/>
          </w:rPr>
          <w:t>len</w:t>
        </w:r>
        <w:r>
          <w:t>).</w:t>
        </w:r>
      </w:ins>
    </w:p>
    <w:p w14:paraId="1790CAB8" w14:textId="77777777" w:rsidR="004C02EF" w:rsidRPr="00E77497" w:rsidRDefault="004C02EF" w:rsidP="00834A33">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28BDB6C8" w14:textId="77777777" w:rsidR="004C02EF" w:rsidRPr="00E77497" w:rsidRDefault="004C02EF" w:rsidP="00834A33">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1119EA81" w14:textId="77777777" w:rsidR="004C02EF" w:rsidRPr="00E77497" w:rsidRDefault="004C02EF" w:rsidP="00834A33">
      <w:pPr>
        <w:pStyle w:val="Alg4"/>
        <w:numPr>
          <w:ilvl w:val="0"/>
          <w:numId w:val="214"/>
        </w:numPr>
      </w:pPr>
      <w:r w:rsidRPr="00E77497">
        <w:t xml:space="preserve">Let </w:t>
      </w:r>
      <w:r w:rsidRPr="00E77497">
        <w:rPr>
          <w:i/>
        </w:rPr>
        <w:t>k</w:t>
      </w:r>
      <w:r w:rsidRPr="00E77497">
        <w:t xml:space="preserve"> be 0.</w:t>
      </w:r>
    </w:p>
    <w:p w14:paraId="2A461428" w14:textId="77777777" w:rsidR="004C02EF" w:rsidRPr="00E77497" w:rsidRDefault="004C02EF" w:rsidP="00834A33">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14:paraId="5D800C56" w14:textId="77777777" w:rsidR="004C02EF" w:rsidRPr="00E77497" w:rsidRDefault="004C02EF" w:rsidP="00834A33">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14:paraId="146615DD" w14:textId="77777777" w:rsidR="004C02EF" w:rsidRPr="00E77497" w:rsidRDefault="004C02EF" w:rsidP="00834A33">
      <w:pPr>
        <w:pStyle w:val="Alg4"/>
        <w:numPr>
          <w:ilvl w:val="1"/>
          <w:numId w:val="21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2B6171DD" w14:textId="77777777" w:rsidR="004C02EF" w:rsidRPr="00E77497" w:rsidRDefault="004C02EF" w:rsidP="00834A33">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14:paraId="5459F610" w14:textId="77777777" w:rsidR="004C02EF" w:rsidRPr="00E77497" w:rsidRDefault="004C02EF" w:rsidP="00834A33">
      <w:pPr>
        <w:pStyle w:val="Alg4"/>
        <w:numPr>
          <w:ilvl w:val="2"/>
          <w:numId w:val="214"/>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1A41A84B" w14:textId="77777777" w:rsidR="00E30F6D" w:rsidRPr="00E77497" w:rsidRDefault="00134DAD" w:rsidP="00E30F6D">
      <w:pPr>
        <w:pStyle w:val="Alg4"/>
        <w:numPr>
          <w:ilvl w:val="2"/>
          <w:numId w:val="214"/>
        </w:numPr>
        <w:contextualSpacing/>
        <w:rPr>
          <w:ins w:id="26642" w:author="Rev 6 Allen Wirfs-Brock" w:date="2012-02-22T17:17:00Z"/>
        </w:rPr>
      </w:pPr>
      <w:ins w:id="26643" w:author="Rev 7 Allen Wirfs-Brock" w:date="2012-04-10T11:41:00Z">
        <w:r>
          <w:t>ReturnIfAbrupt(</w:t>
        </w:r>
        <w:r>
          <w:rPr>
            <w:i/>
          </w:rPr>
          <w:t>kValue</w:t>
        </w:r>
        <w:r>
          <w:t>).</w:t>
        </w:r>
      </w:ins>
      <w:ins w:id="26644" w:author="Rev 6 Allen Wirfs-Brock" w:date="2012-02-22T17:17:00Z">
        <w:del w:id="26645" w:author="Rev 7 Allen Wirfs-Brock" w:date="2012-04-10T11:41: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63E20EF9" w14:textId="77777777" w:rsidR="004C02EF" w:rsidRPr="00E77497" w:rsidRDefault="004C02EF" w:rsidP="00834A33">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72655C77" w14:textId="77777777" w:rsidR="008671DC" w:rsidRPr="00E77497" w:rsidRDefault="00134DAD" w:rsidP="0027695A">
      <w:pPr>
        <w:pStyle w:val="Alg4"/>
        <w:numPr>
          <w:ilvl w:val="2"/>
          <w:numId w:val="214"/>
        </w:numPr>
        <w:contextualSpacing/>
        <w:rPr>
          <w:ins w:id="26646" w:author="Rev 6 Allen Wirfs-Brock" w:date="2012-02-22T17:02:00Z"/>
        </w:rPr>
      </w:pPr>
      <w:ins w:id="26647" w:author="Rev 7 Allen Wirfs-Brock" w:date="2012-04-10T11:42:00Z">
        <w:r>
          <w:t>ReturnIfAbrupt(</w:t>
        </w:r>
        <w:r>
          <w:rPr>
            <w:i/>
          </w:rPr>
          <w:t>testResult</w:t>
        </w:r>
        <w:r>
          <w:t>).</w:t>
        </w:r>
      </w:ins>
      <w:ins w:id="26648" w:author="Rev 6 Allen Wirfs-Brock" w:date="2012-02-22T17:02:00Z">
        <w:del w:id="26649" w:author="Rev 7 Allen Wirfs-Brock" w:date="2012-04-10T11:42: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14:paraId="359944A8" w14:textId="77777777" w:rsidR="004C02EF" w:rsidRPr="00E77497" w:rsidRDefault="004C02EF" w:rsidP="00834A33">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53EBAB96" w14:textId="77777777" w:rsidR="004C02EF" w:rsidRPr="00E77497" w:rsidRDefault="004C02EF" w:rsidP="00834A33">
      <w:pPr>
        <w:pStyle w:val="Alg4"/>
        <w:numPr>
          <w:ilvl w:val="1"/>
          <w:numId w:val="214"/>
        </w:numPr>
      </w:pPr>
      <w:r w:rsidRPr="00E77497">
        <w:t xml:space="preserve">Increase </w:t>
      </w:r>
      <w:r w:rsidRPr="00E77497">
        <w:rPr>
          <w:i/>
        </w:rPr>
        <w:t>k</w:t>
      </w:r>
      <w:r w:rsidRPr="00E77497">
        <w:t xml:space="preserve"> by 1.</w:t>
      </w:r>
    </w:p>
    <w:p w14:paraId="13226912" w14:textId="77777777" w:rsidR="004C02EF" w:rsidRPr="00E77497" w:rsidRDefault="004C02EF" w:rsidP="00834A33">
      <w:pPr>
        <w:pStyle w:val="Alg4"/>
        <w:numPr>
          <w:ilvl w:val="0"/>
          <w:numId w:val="214"/>
        </w:numPr>
        <w:spacing w:after="120"/>
      </w:pPr>
      <w:r w:rsidRPr="00E77497">
        <w:t xml:space="preserve">Return </w:t>
      </w:r>
      <w:r w:rsidRPr="00E77497">
        <w:rPr>
          <w:b/>
        </w:rPr>
        <w:t>true</w:t>
      </w:r>
      <w:r w:rsidRPr="00E77497">
        <w:t>.</w:t>
      </w:r>
    </w:p>
    <w:p w14:paraId="2A258745"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7CC33096"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ins w:id="26650" w:author="Rev 9 Allen Wirfs-Brock" w:date="2012-07-07T17:58:00Z">
        <w:r w:rsidR="000625F1">
          <w:t>n</w:t>
        </w:r>
      </w:ins>
      <w:r w:rsidRPr="00E77497">
        <w:t xml:space="preserve"> </w:t>
      </w:r>
      <w:del w:id="26651" w:author="Rev 9 Allen Wirfs-Brock" w:date="2012-07-07T17:58:00Z">
        <w:r w:rsidRPr="00E77497" w:rsidDel="000625F1">
          <w:delText xml:space="preserve">host </w:delText>
        </w:r>
      </w:del>
      <w:ins w:id="26652" w:author="Rev 9 Allen Wirfs-Brock" w:date="2012-07-07T17:58:00Z">
        <w:r w:rsidR="000625F1">
          <w:t>exotic</w:t>
        </w:r>
        <w:r w:rsidR="000625F1" w:rsidRPr="00E77497">
          <w:t xml:space="preserve"> </w:t>
        </w:r>
      </w:ins>
      <w:r w:rsidRPr="00E77497">
        <w:t>object</w:t>
      </w:r>
      <w:ins w:id="26653" w:author="Rev 9 Allen Wirfs-Brock" w:date="2012-07-07T17:58:00Z">
        <w:r w:rsidR="000625F1" w:rsidRPr="000625F1">
          <w:t xml:space="preserve"> </w:t>
        </w:r>
        <w:r w:rsidR="000625F1" w:rsidRPr="00887FC2">
          <w:t>that is not an Array</w:t>
        </w:r>
      </w:ins>
      <w:r w:rsidRPr="00E77497">
        <w:t xml:space="preserve"> is implementation-dependent.</w:t>
      </w:r>
    </w:p>
    <w:p w14:paraId="672BF87B" w14:textId="77777777" w:rsidR="004C02EF" w:rsidRPr="00E77497" w:rsidRDefault="004C02EF" w:rsidP="004C02EF">
      <w:pPr>
        <w:pStyle w:val="40"/>
        <w:numPr>
          <w:ilvl w:val="0"/>
          <w:numId w:val="0"/>
        </w:numPr>
      </w:pPr>
      <w:r w:rsidRPr="00E77497">
        <w:t>15.4.4.17</w:t>
      </w:r>
      <w:r w:rsidRPr="00E77497">
        <w:tab/>
        <w:t>Array.prototype.some ( callbackfn [ , thisArg ] )</w:t>
      </w:r>
    </w:p>
    <w:p w14:paraId="1CE8689E"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1B023863"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3F39F047"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2CC3A41E" w14:textId="77777777" w:rsidR="004C02EF" w:rsidRPr="00E77497" w:rsidRDefault="004C02EF" w:rsidP="004C02EF">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687BE1F2" w14:textId="77777777" w:rsidR="004C02EF" w:rsidRPr="00E77497" w:rsidRDefault="004C02EF" w:rsidP="004C02EF">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7397F2F4" w14:textId="77777777" w:rsidR="004C02EF" w:rsidRPr="00E77497" w:rsidRDefault="004C02EF" w:rsidP="004C02EF">
      <w:r w:rsidRPr="00E77497">
        <w:t xml:space="preserve">When the </w:t>
      </w:r>
      <w:r w:rsidRPr="00E77497">
        <w:rPr>
          <w:rFonts w:ascii="Courier New" w:hAnsi="Courier New" w:cs="Courier New"/>
          <w:b/>
        </w:rPr>
        <w:t>some</w:t>
      </w:r>
      <w:r w:rsidRPr="00E77497">
        <w:t xml:space="preserve"> method is called with one or two arguments, the following steps are taken:</w:t>
      </w:r>
    </w:p>
    <w:p w14:paraId="27506604" w14:textId="77777777" w:rsidR="004C02EF" w:rsidRPr="00E77497" w:rsidRDefault="004C02EF" w:rsidP="00834A33">
      <w:pPr>
        <w:pStyle w:val="Alg4"/>
        <w:numPr>
          <w:ilvl w:val="0"/>
          <w:numId w:val="21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266662B" w14:textId="77777777" w:rsidR="00134DAD" w:rsidRDefault="00134DAD" w:rsidP="00134DAD">
      <w:pPr>
        <w:pStyle w:val="Alg4"/>
        <w:numPr>
          <w:ilvl w:val="0"/>
          <w:numId w:val="215"/>
        </w:numPr>
        <w:rPr>
          <w:ins w:id="26654" w:author="Rev 7 Allen Wirfs-Brock" w:date="2012-04-10T12:06:00Z"/>
        </w:rPr>
      </w:pPr>
      <w:ins w:id="26655" w:author="Rev 7 Allen Wirfs-Brock" w:date="2012-04-10T12:06:00Z">
        <w:r>
          <w:t>ReturnIfAbrupt(</w:t>
        </w:r>
        <w:r>
          <w:rPr>
            <w:i/>
          </w:rPr>
          <w:t>O</w:t>
        </w:r>
        <w:r>
          <w:t>).</w:t>
        </w:r>
      </w:ins>
    </w:p>
    <w:p w14:paraId="3D6A5ABC" w14:textId="77777777" w:rsidR="004C02EF" w:rsidRPr="00E77497" w:rsidRDefault="004C02EF" w:rsidP="00834A33">
      <w:pPr>
        <w:pStyle w:val="Alg4"/>
        <w:numPr>
          <w:ilvl w:val="0"/>
          <w:numId w:val="215"/>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3427B357" w14:textId="77777777" w:rsidR="004C02EF" w:rsidRPr="00E77497" w:rsidRDefault="004C02EF" w:rsidP="00834A33">
      <w:pPr>
        <w:pStyle w:val="Alg4"/>
        <w:numPr>
          <w:ilvl w:val="0"/>
          <w:numId w:val="215"/>
        </w:numPr>
      </w:pPr>
      <w:r w:rsidRPr="00E77497">
        <w:t xml:space="preserve">Let </w:t>
      </w:r>
      <w:r w:rsidRPr="00E77497">
        <w:rPr>
          <w:i/>
        </w:rPr>
        <w:t>len</w:t>
      </w:r>
      <w:r w:rsidRPr="00E77497">
        <w:t xml:space="preserve"> be ToUint32(</w:t>
      </w:r>
      <w:r w:rsidRPr="00E77497">
        <w:rPr>
          <w:i/>
        </w:rPr>
        <w:t>lenValue</w:t>
      </w:r>
      <w:r w:rsidRPr="00E77497">
        <w:t>).</w:t>
      </w:r>
    </w:p>
    <w:p w14:paraId="7217F0A9" w14:textId="77777777" w:rsidR="00E1304F" w:rsidRPr="00E77497" w:rsidRDefault="00C82981" w:rsidP="00E1304F">
      <w:pPr>
        <w:pStyle w:val="Alg4"/>
        <w:numPr>
          <w:ilvl w:val="0"/>
          <w:numId w:val="215"/>
        </w:numPr>
        <w:contextualSpacing/>
        <w:rPr>
          <w:ins w:id="26656" w:author="Rev 6 Allen Wirfs-Brock" w:date="2012-02-22T17:09:00Z"/>
        </w:rPr>
      </w:pPr>
      <w:ins w:id="26657" w:author="Rev 6 Allen Wirfs-Brock" w:date="2012-02-26T09:05:00Z">
        <w:r>
          <w:t>ReturnIfAbrupt(</w:t>
        </w:r>
        <w:r w:rsidRPr="00E77497">
          <w:rPr>
            <w:i/>
          </w:rPr>
          <w:t>len</w:t>
        </w:r>
        <w:r>
          <w:t>).</w:t>
        </w:r>
      </w:ins>
    </w:p>
    <w:p w14:paraId="1B787E5B" w14:textId="77777777" w:rsidR="004C02EF" w:rsidRPr="00E77497" w:rsidRDefault="004C02EF" w:rsidP="00834A33">
      <w:pPr>
        <w:pStyle w:val="Alg4"/>
        <w:numPr>
          <w:ilvl w:val="0"/>
          <w:numId w:val="215"/>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8941F61" w14:textId="77777777" w:rsidR="004C02EF" w:rsidRPr="00E77497" w:rsidRDefault="004C02EF" w:rsidP="00834A33">
      <w:pPr>
        <w:pStyle w:val="Alg4"/>
        <w:numPr>
          <w:ilvl w:val="0"/>
          <w:numId w:val="215"/>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6584C086" w14:textId="77777777" w:rsidR="004C02EF" w:rsidRPr="00E77497" w:rsidRDefault="004C02EF" w:rsidP="00834A33">
      <w:pPr>
        <w:pStyle w:val="Alg4"/>
        <w:numPr>
          <w:ilvl w:val="0"/>
          <w:numId w:val="215"/>
        </w:numPr>
      </w:pPr>
      <w:r w:rsidRPr="00E77497">
        <w:t xml:space="preserve">Let </w:t>
      </w:r>
      <w:r w:rsidRPr="00E77497">
        <w:rPr>
          <w:i/>
        </w:rPr>
        <w:t>k</w:t>
      </w:r>
      <w:r w:rsidRPr="00E77497">
        <w:t xml:space="preserve"> be 0.</w:t>
      </w:r>
    </w:p>
    <w:p w14:paraId="30DAD149" w14:textId="77777777" w:rsidR="004C02EF" w:rsidRPr="00E77497" w:rsidRDefault="004C02EF" w:rsidP="00834A33">
      <w:pPr>
        <w:pStyle w:val="Alg4"/>
        <w:numPr>
          <w:ilvl w:val="0"/>
          <w:numId w:val="215"/>
        </w:numPr>
      </w:pPr>
      <w:r w:rsidRPr="00E77497">
        <w:t xml:space="preserve">Repeat, while </w:t>
      </w:r>
      <w:r w:rsidRPr="00E77497">
        <w:rPr>
          <w:i/>
        </w:rPr>
        <w:t xml:space="preserve">k </w:t>
      </w:r>
      <w:r w:rsidRPr="00E77497">
        <w:t xml:space="preserve">&lt; </w:t>
      </w:r>
      <w:r w:rsidRPr="00E77497">
        <w:rPr>
          <w:i/>
        </w:rPr>
        <w:t>len</w:t>
      </w:r>
    </w:p>
    <w:p w14:paraId="559BB9FB" w14:textId="77777777" w:rsidR="004C02EF" w:rsidRPr="00E77497" w:rsidRDefault="004C02EF" w:rsidP="00834A33">
      <w:pPr>
        <w:pStyle w:val="Alg4"/>
        <w:numPr>
          <w:ilvl w:val="1"/>
          <w:numId w:val="215"/>
        </w:numPr>
      </w:pPr>
      <w:r w:rsidRPr="00E77497">
        <w:t xml:space="preserve">Let </w:t>
      </w:r>
      <w:r w:rsidRPr="00E77497">
        <w:rPr>
          <w:i/>
        </w:rPr>
        <w:t>Pk</w:t>
      </w:r>
      <w:r w:rsidRPr="00E77497">
        <w:t xml:space="preserve"> be ToString(</w:t>
      </w:r>
      <w:r w:rsidRPr="00E77497">
        <w:rPr>
          <w:i/>
        </w:rPr>
        <w:t>k</w:t>
      </w:r>
      <w:r w:rsidRPr="00E77497">
        <w:t>).</w:t>
      </w:r>
    </w:p>
    <w:p w14:paraId="523AB191" w14:textId="77777777" w:rsidR="004C02EF" w:rsidRPr="00E77497" w:rsidRDefault="004C02EF" w:rsidP="00834A33">
      <w:pPr>
        <w:pStyle w:val="Alg4"/>
        <w:numPr>
          <w:ilvl w:val="1"/>
          <w:numId w:val="215"/>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30BAEA48" w14:textId="77777777" w:rsidR="004C02EF" w:rsidRPr="00E77497" w:rsidRDefault="004C02EF" w:rsidP="00834A33">
      <w:pPr>
        <w:pStyle w:val="Alg4"/>
        <w:numPr>
          <w:ilvl w:val="1"/>
          <w:numId w:val="215"/>
        </w:numPr>
      </w:pPr>
      <w:r w:rsidRPr="00E77497">
        <w:t xml:space="preserve">If </w:t>
      </w:r>
      <w:r w:rsidRPr="00E77497">
        <w:rPr>
          <w:i/>
        </w:rPr>
        <w:t>kPresent</w:t>
      </w:r>
      <w:r w:rsidRPr="00E77497">
        <w:t xml:space="preserve"> is </w:t>
      </w:r>
      <w:r w:rsidRPr="00E77497">
        <w:rPr>
          <w:b/>
        </w:rPr>
        <w:t>true</w:t>
      </w:r>
      <w:r w:rsidRPr="00E77497">
        <w:t>, then</w:t>
      </w:r>
    </w:p>
    <w:p w14:paraId="0DBAA77F" w14:textId="77777777" w:rsidR="004C02EF" w:rsidRPr="00E77497" w:rsidRDefault="004C02EF" w:rsidP="00834A33">
      <w:pPr>
        <w:pStyle w:val="Alg4"/>
        <w:numPr>
          <w:ilvl w:val="2"/>
          <w:numId w:val="215"/>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4CB876B9" w14:textId="77777777" w:rsidR="00E30F6D" w:rsidRPr="00E77497" w:rsidRDefault="00134DAD" w:rsidP="00E30F6D">
      <w:pPr>
        <w:pStyle w:val="Alg4"/>
        <w:numPr>
          <w:ilvl w:val="2"/>
          <w:numId w:val="215"/>
        </w:numPr>
        <w:contextualSpacing/>
        <w:rPr>
          <w:ins w:id="26658" w:author="Rev 6 Allen Wirfs-Brock" w:date="2012-02-22T17:17:00Z"/>
        </w:rPr>
      </w:pPr>
      <w:ins w:id="26659" w:author="Rev 7 Allen Wirfs-Brock" w:date="2012-04-10T11:43:00Z">
        <w:r>
          <w:t>ReturnIfAbrupt(</w:t>
        </w:r>
        <w:r>
          <w:rPr>
            <w:i/>
          </w:rPr>
          <w:t>kValue</w:t>
        </w:r>
        <w:r>
          <w:t>).</w:t>
        </w:r>
      </w:ins>
      <w:ins w:id="26660" w:author="Rev 6 Allen Wirfs-Brock" w:date="2012-02-22T17:17:00Z">
        <w:del w:id="26661"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5BAF6AE7" w14:textId="77777777" w:rsidR="004C02EF" w:rsidRPr="00E77497" w:rsidRDefault="004C02EF" w:rsidP="00834A33">
      <w:pPr>
        <w:pStyle w:val="Alg4"/>
        <w:numPr>
          <w:ilvl w:val="2"/>
          <w:numId w:val="215"/>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73A4F5A2" w14:textId="77777777" w:rsidR="008671DC" w:rsidRPr="00E77497" w:rsidRDefault="00134DAD" w:rsidP="008671DC">
      <w:pPr>
        <w:pStyle w:val="Alg4"/>
        <w:numPr>
          <w:ilvl w:val="2"/>
          <w:numId w:val="215"/>
        </w:numPr>
        <w:contextualSpacing/>
        <w:rPr>
          <w:ins w:id="26662" w:author="Rev 6 Allen Wirfs-Brock" w:date="2012-02-22T17:02:00Z"/>
        </w:rPr>
      </w:pPr>
      <w:ins w:id="26663" w:author="Rev 7 Allen Wirfs-Brock" w:date="2012-04-10T11:43:00Z">
        <w:r>
          <w:t>ReturnIfAbrupt(</w:t>
        </w:r>
        <w:r>
          <w:rPr>
            <w:i/>
          </w:rPr>
          <w:t>testResult</w:t>
        </w:r>
        <w:r>
          <w:t>).</w:t>
        </w:r>
      </w:ins>
      <w:ins w:id="26664" w:author="Rev 6 Allen Wirfs-Brock" w:date="2012-02-22T17:02:00Z">
        <w:del w:id="26665" w:author="Rev 7 Allen Wirfs-Brock" w:date="2012-04-10T11:43: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14:paraId="1A704044" w14:textId="77777777" w:rsidR="004C02EF" w:rsidRPr="00E77497" w:rsidRDefault="004C02EF" w:rsidP="00834A33">
      <w:pPr>
        <w:pStyle w:val="Alg4"/>
        <w:numPr>
          <w:ilvl w:val="2"/>
          <w:numId w:val="215"/>
        </w:numPr>
      </w:pPr>
      <w:r w:rsidRPr="00E77497">
        <w:t>If ToBoolean(</w:t>
      </w:r>
      <w:r w:rsidRPr="00E77497">
        <w:rPr>
          <w:i/>
        </w:rPr>
        <w:t>testResult)</w:t>
      </w:r>
      <w:r w:rsidRPr="00E77497">
        <w:t xml:space="preserve"> is </w:t>
      </w:r>
      <w:r w:rsidRPr="00E77497">
        <w:rPr>
          <w:b/>
        </w:rPr>
        <w:t>true</w:t>
      </w:r>
      <w:r w:rsidRPr="00E77497">
        <w:t xml:space="preserve">, return </w:t>
      </w:r>
      <w:r w:rsidRPr="00E77497">
        <w:rPr>
          <w:b/>
        </w:rPr>
        <w:t>true</w:t>
      </w:r>
      <w:r w:rsidRPr="00E77497">
        <w:t>.</w:t>
      </w:r>
    </w:p>
    <w:p w14:paraId="5F5E2048" w14:textId="77777777" w:rsidR="004C02EF" w:rsidRPr="00E77497" w:rsidRDefault="004C02EF" w:rsidP="00834A33">
      <w:pPr>
        <w:pStyle w:val="Alg4"/>
        <w:numPr>
          <w:ilvl w:val="1"/>
          <w:numId w:val="215"/>
        </w:numPr>
      </w:pPr>
      <w:r w:rsidRPr="00E77497">
        <w:t xml:space="preserve">Increase </w:t>
      </w:r>
      <w:r w:rsidRPr="00E77497">
        <w:rPr>
          <w:i/>
        </w:rPr>
        <w:t>k</w:t>
      </w:r>
      <w:r w:rsidRPr="00E77497">
        <w:t xml:space="preserve"> by 1.</w:t>
      </w:r>
    </w:p>
    <w:p w14:paraId="3909511C" w14:textId="77777777" w:rsidR="004C02EF" w:rsidRPr="00E77497" w:rsidRDefault="004C02EF" w:rsidP="00834A33">
      <w:pPr>
        <w:pStyle w:val="Alg4"/>
        <w:numPr>
          <w:ilvl w:val="0"/>
          <w:numId w:val="215"/>
        </w:numPr>
        <w:spacing w:after="120"/>
      </w:pPr>
      <w:r w:rsidRPr="00E77497">
        <w:t xml:space="preserve">Return </w:t>
      </w:r>
      <w:r w:rsidRPr="00E77497">
        <w:rPr>
          <w:b/>
        </w:rPr>
        <w:t>false</w:t>
      </w:r>
      <w:r w:rsidRPr="00E77497">
        <w:t>.</w:t>
      </w:r>
    </w:p>
    <w:p w14:paraId="357968AD"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p>
    <w:p w14:paraId="0DB195F5"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ins w:id="26666" w:author="Rev 9 Allen Wirfs-Brock" w:date="2012-07-07T17:58:00Z">
        <w:r w:rsidR="000625F1">
          <w:t>n</w:t>
        </w:r>
      </w:ins>
      <w:r w:rsidRPr="00E77497">
        <w:t xml:space="preserve"> </w:t>
      </w:r>
      <w:del w:id="26667" w:author="Rev 9 Allen Wirfs-Brock" w:date="2012-07-07T17:58:00Z">
        <w:r w:rsidRPr="00E77497" w:rsidDel="000625F1">
          <w:delText xml:space="preserve">host </w:delText>
        </w:r>
      </w:del>
      <w:ins w:id="26668" w:author="Rev 9 Allen Wirfs-Brock" w:date="2012-07-07T17:58:00Z">
        <w:r w:rsidR="000625F1">
          <w:t>exotic</w:t>
        </w:r>
        <w:r w:rsidR="000625F1" w:rsidRPr="00E77497">
          <w:t xml:space="preserve"> </w:t>
        </w:r>
      </w:ins>
      <w:r w:rsidRPr="00E77497">
        <w:t>object</w:t>
      </w:r>
      <w:ins w:id="26669" w:author="Rev 9 Allen Wirfs-Brock" w:date="2012-07-07T17:59:00Z">
        <w:r w:rsidR="000625F1" w:rsidRPr="000625F1">
          <w:t xml:space="preserve"> </w:t>
        </w:r>
        <w:r w:rsidR="000625F1" w:rsidRPr="00887FC2">
          <w:t>that is not an Array</w:t>
        </w:r>
      </w:ins>
      <w:r w:rsidRPr="00E77497">
        <w:t xml:space="preserve"> is implementation-dependent.</w:t>
      </w:r>
    </w:p>
    <w:p w14:paraId="70D29B10" w14:textId="77777777" w:rsidR="004C02EF" w:rsidRPr="00E77497" w:rsidRDefault="004C02EF" w:rsidP="004C02EF">
      <w:pPr>
        <w:pStyle w:val="40"/>
        <w:numPr>
          <w:ilvl w:val="0"/>
          <w:numId w:val="0"/>
        </w:numPr>
      </w:pPr>
      <w:r w:rsidRPr="00E77497">
        <w:t>15.4.4.18</w:t>
      </w:r>
      <w:r w:rsidRPr="00E77497">
        <w:tab/>
        <w:t>Array.prototype.forEach ( callbackfn [ , thisArg ] )</w:t>
      </w:r>
    </w:p>
    <w:p w14:paraId="5A93A474"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6D18E8DA"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6FA9F6EB"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 </w:t>
      </w:r>
    </w:p>
    <w:p w14:paraId="66727BCC" w14:textId="77777777" w:rsidR="004C02EF" w:rsidRPr="00E77497" w:rsidRDefault="004C02EF" w:rsidP="004C02EF">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510426A3" w14:textId="77777777" w:rsidR="004C02EF" w:rsidRPr="00E77497" w:rsidRDefault="004C02EF" w:rsidP="004C02EF">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274B19C7" w14:textId="77777777" w:rsidR="004C02EF" w:rsidRPr="00E77497" w:rsidRDefault="004C02EF" w:rsidP="004C02EF">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0728A39D" w14:textId="77777777" w:rsidR="004C02EF" w:rsidRPr="00E77497" w:rsidRDefault="004C02EF" w:rsidP="00EA083D">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D1979FA" w14:textId="77777777" w:rsidR="00134DAD" w:rsidRDefault="00134DAD" w:rsidP="00EA083D">
      <w:pPr>
        <w:pStyle w:val="Alg4"/>
        <w:numPr>
          <w:ilvl w:val="0"/>
          <w:numId w:val="824"/>
        </w:numPr>
        <w:rPr>
          <w:ins w:id="26670" w:author="Rev 7 Allen Wirfs-Brock" w:date="2012-04-10T12:06:00Z"/>
        </w:rPr>
      </w:pPr>
      <w:ins w:id="26671" w:author="Rev 7 Allen Wirfs-Brock" w:date="2012-04-10T12:06:00Z">
        <w:r>
          <w:t>ReturnIfAbrupt(</w:t>
        </w:r>
        <w:r>
          <w:rPr>
            <w:i/>
          </w:rPr>
          <w:t>O</w:t>
        </w:r>
        <w:r>
          <w:t>).</w:t>
        </w:r>
      </w:ins>
    </w:p>
    <w:p w14:paraId="156951A7" w14:textId="77777777" w:rsidR="004C02EF" w:rsidRPr="00E77497" w:rsidRDefault="004C02EF" w:rsidP="00EA083D">
      <w:pPr>
        <w:pStyle w:val="Alg4"/>
        <w:numPr>
          <w:ilvl w:val="0"/>
          <w:numId w:val="82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046E2161" w14:textId="77777777" w:rsidR="004C02EF" w:rsidRPr="00E77497" w:rsidRDefault="004C02EF" w:rsidP="00EA083D">
      <w:pPr>
        <w:pStyle w:val="Alg4"/>
        <w:numPr>
          <w:ilvl w:val="0"/>
          <w:numId w:val="824"/>
        </w:numPr>
      </w:pPr>
      <w:r w:rsidRPr="00E77497">
        <w:t xml:space="preserve">Let </w:t>
      </w:r>
      <w:r w:rsidRPr="00E77497">
        <w:rPr>
          <w:i/>
        </w:rPr>
        <w:t>len</w:t>
      </w:r>
      <w:r w:rsidRPr="00E77497">
        <w:t xml:space="preserve"> be ToUint32(</w:t>
      </w:r>
      <w:r w:rsidRPr="00E77497">
        <w:rPr>
          <w:i/>
        </w:rPr>
        <w:t>lenValue</w:t>
      </w:r>
      <w:r w:rsidRPr="00E77497">
        <w:t>).</w:t>
      </w:r>
    </w:p>
    <w:p w14:paraId="10033213" w14:textId="77777777" w:rsidR="00E1304F" w:rsidRPr="00E77497" w:rsidRDefault="00C82981" w:rsidP="00EA083D">
      <w:pPr>
        <w:pStyle w:val="Alg4"/>
        <w:numPr>
          <w:ilvl w:val="0"/>
          <w:numId w:val="824"/>
        </w:numPr>
        <w:contextualSpacing/>
        <w:rPr>
          <w:ins w:id="26672" w:author="Rev 6 Allen Wirfs-Brock" w:date="2012-02-22T17:09:00Z"/>
        </w:rPr>
      </w:pPr>
      <w:ins w:id="26673" w:author="Rev 6 Allen Wirfs-Brock" w:date="2012-02-26T09:05:00Z">
        <w:r>
          <w:t>ReturnIfAbrupt(</w:t>
        </w:r>
        <w:r w:rsidRPr="00E77497">
          <w:rPr>
            <w:i/>
          </w:rPr>
          <w:t>len</w:t>
        </w:r>
        <w:r>
          <w:t>).</w:t>
        </w:r>
      </w:ins>
    </w:p>
    <w:p w14:paraId="65A4C057" w14:textId="77777777" w:rsidR="004C02EF" w:rsidRPr="00E77497" w:rsidRDefault="004C02EF" w:rsidP="00EA083D">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C73C7B5" w14:textId="77777777" w:rsidR="004C02EF" w:rsidRPr="00E77497" w:rsidRDefault="004C02EF" w:rsidP="00EA083D">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00C15F7F" w14:textId="77777777" w:rsidR="004C02EF" w:rsidRPr="00E77497" w:rsidRDefault="004C02EF" w:rsidP="00EA083D">
      <w:pPr>
        <w:pStyle w:val="Alg4"/>
        <w:numPr>
          <w:ilvl w:val="0"/>
          <w:numId w:val="824"/>
        </w:numPr>
      </w:pPr>
      <w:r w:rsidRPr="00E77497">
        <w:t xml:space="preserve">Let </w:t>
      </w:r>
      <w:r w:rsidRPr="00E77497">
        <w:rPr>
          <w:i/>
        </w:rPr>
        <w:t>k</w:t>
      </w:r>
      <w:r w:rsidRPr="00E77497">
        <w:t xml:space="preserve"> be 0.</w:t>
      </w:r>
    </w:p>
    <w:p w14:paraId="15793E9E" w14:textId="77777777" w:rsidR="004C02EF" w:rsidRPr="00E77497" w:rsidRDefault="004C02EF" w:rsidP="00EA083D">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14:paraId="6763DEB5" w14:textId="77777777" w:rsidR="004C02EF" w:rsidRPr="00E77497" w:rsidRDefault="004C02EF" w:rsidP="00DB15F0">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14:paraId="7D63AAA4" w14:textId="77777777" w:rsidR="004C02EF" w:rsidRPr="00E77497" w:rsidRDefault="004C02EF" w:rsidP="00DB15F0">
      <w:pPr>
        <w:pStyle w:val="Alg4"/>
        <w:numPr>
          <w:ilvl w:val="1"/>
          <w:numId w:val="82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739658DA" w14:textId="77777777" w:rsidR="004C02EF" w:rsidRPr="00E77497" w:rsidRDefault="004C02EF" w:rsidP="00DB15F0">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14:paraId="69DB8606" w14:textId="77777777" w:rsidR="004C02EF" w:rsidRPr="00E77497" w:rsidRDefault="004C02EF" w:rsidP="00DB15F0">
      <w:pPr>
        <w:pStyle w:val="Alg4"/>
        <w:numPr>
          <w:ilvl w:val="2"/>
          <w:numId w:val="824"/>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25B18480" w14:textId="77777777" w:rsidR="00E30F6D" w:rsidRPr="00E77497" w:rsidRDefault="00134DAD" w:rsidP="00DB15F0">
      <w:pPr>
        <w:pStyle w:val="Alg4"/>
        <w:numPr>
          <w:ilvl w:val="2"/>
          <w:numId w:val="824"/>
        </w:numPr>
        <w:contextualSpacing/>
        <w:rPr>
          <w:ins w:id="26674" w:author="Rev 6 Allen Wirfs-Brock" w:date="2012-02-22T17:18:00Z"/>
        </w:rPr>
      </w:pPr>
      <w:ins w:id="26675" w:author="Rev 7 Allen Wirfs-Brock" w:date="2012-04-10T11:43:00Z">
        <w:r>
          <w:t>ReturnIfAbrupt(</w:t>
        </w:r>
        <w:r>
          <w:rPr>
            <w:i/>
          </w:rPr>
          <w:t>kValue</w:t>
        </w:r>
        <w:r>
          <w:t>).</w:t>
        </w:r>
      </w:ins>
      <w:ins w:id="26676" w:author="Rev 6 Allen Wirfs-Brock" w:date="2012-02-22T17:18:00Z">
        <w:del w:id="26677"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2634E0B1" w14:textId="77777777" w:rsidR="004C02EF" w:rsidRPr="00E77497" w:rsidRDefault="004C02EF" w:rsidP="00DB15F0">
      <w:pPr>
        <w:pStyle w:val="Alg4"/>
        <w:numPr>
          <w:ilvl w:val="2"/>
          <w:numId w:val="824"/>
        </w:numPr>
        <w:tabs>
          <w:tab w:val="left" w:pos="2520"/>
        </w:tabs>
      </w:pPr>
      <w:del w:id="26678" w:author="Rev 6 Allen Wirfs-Brock" w:date="2012-02-22T17:03:00Z">
        <w:r w:rsidRPr="00E77497" w:rsidDel="008671DC">
          <w:delText xml:space="preserve">Call </w:delText>
        </w:r>
      </w:del>
      <w:ins w:id="26679" w:author="Rev 6 Allen Wirfs-Brock" w:date="2012-02-22T17:03:00Z">
        <w:r w:rsidR="008671DC">
          <w:t xml:space="preserve">Let </w:t>
        </w:r>
        <w:r w:rsidR="008671DC" w:rsidRPr="008671DC">
          <w:rPr>
            <w:i/>
          </w:rPr>
          <w:t>funcResult</w:t>
        </w:r>
        <w:r w:rsidR="008671DC">
          <w:t xml:space="preserve"> be </w:t>
        </w:r>
        <w:r w:rsidR="008671DC" w:rsidRPr="00E77497">
          <w:t xml:space="preserve"> </w:t>
        </w:r>
      </w:ins>
      <w:r w:rsidRPr="00E77497">
        <w:t>the</w:t>
      </w:r>
      <w:ins w:id="26680" w:author="Rev 6 Allen Wirfs-Brock" w:date="2012-02-22T17:03:00Z">
        <w:r w:rsidR="008671DC">
          <w:t xml:space="preserve"> result of calling</w:t>
        </w:r>
      </w:ins>
      <w:r w:rsidRPr="00E77497">
        <w:t xml:space="preserv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559CB6FF" w14:textId="77777777" w:rsidR="008671DC" w:rsidRPr="00E77497" w:rsidRDefault="00134DAD" w:rsidP="00DB15F0">
      <w:pPr>
        <w:pStyle w:val="Alg4"/>
        <w:numPr>
          <w:ilvl w:val="2"/>
          <w:numId w:val="824"/>
        </w:numPr>
        <w:contextualSpacing/>
        <w:rPr>
          <w:ins w:id="26681" w:author="Rev 6 Allen Wirfs-Brock" w:date="2012-02-22T17:03:00Z"/>
        </w:rPr>
      </w:pPr>
      <w:ins w:id="26682" w:author="Rev 7 Allen Wirfs-Brock" w:date="2012-04-10T11:44:00Z">
        <w:r>
          <w:t>ReturnIfAbrupt(</w:t>
        </w:r>
        <w:r>
          <w:rPr>
            <w:i/>
          </w:rPr>
          <w:t>funcResult</w:t>
        </w:r>
        <w:r>
          <w:t>).</w:t>
        </w:r>
      </w:ins>
      <w:ins w:id="26683" w:author="Rev 6 Allen Wirfs-Brock" w:date="2012-02-22T17:03:00Z">
        <w:del w:id="26684" w:author="Rev 7 Allen Wirfs-Brock" w:date="2012-04-10T11:44:00Z">
          <w:r w:rsidR="008671DC" w:rsidDel="00134DAD">
            <w:delText xml:space="preserve">If </w:delText>
          </w:r>
        </w:del>
      </w:ins>
      <w:ins w:id="26685" w:author="Rev 6 Allen Wirfs-Brock" w:date="2012-02-22T17:04:00Z">
        <w:del w:id="26686" w:author="Rev 7 Allen Wirfs-Brock" w:date="2012-04-10T11:44:00Z">
          <w:r w:rsidR="008671DC" w:rsidDel="00134DAD">
            <w:rPr>
              <w:i/>
            </w:rPr>
            <w:delText>func</w:delText>
          </w:r>
        </w:del>
      </w:ins>
      <w:ins w:id="26687" w:author="Rev 6 Allen Wirfs-Brock" w:date="2012-02-22T17:03:00Z">
        <w:del w:id="26688" w:author="Rev 7 Allen Wirfs-Brock" w:date="2012-04-10T11:44:00Z">
          <w:r w:rsidR="008671DC" w:rsidRPr="00E77497" w:rsidDel="00134DAD">
            <w:rPr>
              <w:i/>
            </w:rPr>
            <w:delText>Result</w:delText>
          </w:r>
          <w:r w:rsidR="008671DC" w:rsidRPr="00E77497" w:rsidDel="00134DAD">
            <w:delText xml:space="preserve"> </w:delText>
          </w:r>
          <w:r w:rsidR="008671DC" w:rsidDel="00134DAD">
            <w:delText xml:space="preserve">is an abrupt completion, return </w:delText>
          </w:r>
        </w:del>
      </w:ins>
      <w:ins w:id="26689" w:author="Rev 6 Allen Wirfs-Brock" w:date="2012-02-22T17:04:00Z">
        <w:del w:id="26690" w:author="Rev 7 Allen Wirfs-Brock" w:date="2012-04-10T11:44:00Z">
          <w:r w:rsidR="008671DC" w:rsidDel="00134DAD">
            <w:rPr>
              <w:i/>
            </w:rPr>
            <w:delText>func</w:delText>
          </w:r>
        </w:del>
      </w:ins>
      <w:ins w:id="26691" w:author="Rev 6 Allen Wirfs-Brock" w:date="2012-02-22T17:03:00Z">
        <w:del w:id="26692" w:author="Rev 7 Allen Wirfs-Brock" w:date="2012-04-10T11:44:00Z">
          <w:r w:rsidR="008671DC" w:rsidRPr="00E77497" w:rsidDel="00134DAD">
            <w:rPr>
              <w:i/>
            </w:rPr>
            <w:delText>Result</w:delText>
          </w:r>
          <w:r w:rsidR="008671DC" w:rsidDel="00134DAD">
            <w:delText>.</w:delText>
          </w:r>
        </w:del>
      </w:ins>
    </w:p>
    <w:p w14:paraId="78254686" w14:textId="77777777" w:rsidR="004C02EF" w:rsidRPr="00E77497" w:rsidRDefault="004C02EF" w:rsidP="00DB15F0">
      <w:pPr>
        <w:pStyle w:val="Alg4"/>
        <w:numPr>
          <w:ilvl w:val="1"/>
          <w:numId w:val="824"/>
        </w:numPr>
      </w:pPr>
      <w:r w:rsidRPr="00E77497">
        <w:t xml:space="preserve">Increase </w:t>
      </w:r>
      <w:r w:rsidRPr="00E77497">
        <w:rPr>
          <w:i/>
        </w:rPr>
        <w:t>k</w:t>
      </w:r>
      <w:r w:rsidRPr="00E77497">
        <w:t xml:space="preserve"> by 1.</w:t>
      </w:r>
    </w:p>
    <w:p w14:paraId="490F867A" w14:textId="77777777" w:rsidR="004C02EF" w:rsidRPr="00E77497" w:rsidRDefault="004C02EF" w:rsidP="00DB15F0">
      <w:pPr>
        <w:pStyle w:val="Alg4"/>
        <w:numPr>
          <w:ilvl w:val="0"/>
          <w:numId w:val="824"/>
        </w:numPr>
        <w:spacing w:after="120"/>
      </w:pPr>
      <w:r w:rsidRPr="00E77497">
        <w:t xml:space="preserve">Return </w:t>
      </w:r>
      <w:r w:rsidRPr="00E77497">
        <w:rPr>
          <w:b/>
        </w:rPr>
        <w:t>undefined</w:t>
      </w:r>
      <w:r w:rsidRPr="00E77497">
        <w:t>.</w:t>
      </w:r>
    </w:p>
    <w:p w14:paraId="73A6E3A3"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p>
    <w:p w14:paraId="6477E4F1"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ins w:id="26693" w:author="Rev 9 Allen Wirfs-Brock" w:date="2012-07-07T17:59:00Z">
        <w:r w:rsidR="000625F1">
          <w:t>n</w:t>
        </w:r>
      </w:ins>
      <w:r w:rsidRPr="00E77497">
        <w:t xml:space="preserve"> </w:t>
      </w:r>
      <w:del w:id="26694" w:author="Rev 9 Allen Wirfs-Brock" w:date="2012-07-07T17:59:00Z">
        <w:r w:rsidRPr="00E77497" w:rsidDel="000625F1">
          <w:delText xml:space="preserve">host </w:delText>
        </w:r>
      </w:del>
      <w:ins w:id="26695" w:author="Rev 9 Allen Wirfs-Brock" w:date="2012-07-07T17:59:00Z">
        <w:r w:rsidR="000625F1">
          <w:t>exotic</w:t>
        </w:r>
        <w:r w:rsidR="000625F1" w:rsidRPr="00E77497">
          <w:t xml:space="preserve"> </w:t>
        </w:r>
      </w:ins>
      <w:r w:rsidRPr="00E77497">
        <w:t>object</w:t>
      </w:r>
      <w:ins w:id="26696" w:author="Rev 9 Allen Wirfs-Brock" w:date="2012-07-07T17:59:00Z">
        <w:r w:rsidR="000625F1" w:rsidRPr="000625F1">
          <w:t xml:space="preserve"> </w:t>
        </w:r>
        <w:r w:rsidR="000625F1" w:rsidRPr="00887FC2">
          <w:t>that is not an Array</w:t>
        </w:r>
      </w:ins>
      <w:r w:rsidRPr="00E77497">
        <w:t xml:space="preserve"> is implementation-dependent.</w:t>
      </w:r>
    </w:p>
    <w:p w14:paraId="6696CDC9" w14:textId="77777777" w:rsidR="004C02EF" w:rsidRPr="00E77497" w:rsidRDefault="004C02EF" w:rsidP="004C02EF">
      <w:pPr>
        <w:pStyle w:val="40"/>
        <w:numPr>
          <w:ilvl w:val="0"/>
          <w:numId w:val="0"/>
        </w:numPr>
      </w:pPr>
      <w:r w:rsidRPr="00E77497">
        <w:t>15.4.4.19</w:t>
      </w:r>
      <w:r w:rsidRPr="00E77497">
        <w:tab/>
        <w:t>Array.prototype.map ( callbackfn [ , thisArg ] )</w:t>
      </w:r>
    </w:p>
    <w:p w14:paraId="426188DD"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32CC4EE4"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62FB5B0A"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5FE08325" w14:textId="77777777" w:rsidR="004C02EF" w:rsidRPr="00E77497" w:rsidRDefault="004C02EF" w:rsidP="004C02EF">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43140D97" w14:textId="77777777" w:rsidR="004C02EF" w:rsidRPr="00E77497" w:rsidRDefault="004C02EF" w:rsidP="004C02EF">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735A29F3" w14:textId="77777777" w:rsidR="004C02EF" w:rsidRPr="00E77497" w:rsidRDefault="004C02EF" w:rsidP="004C02EF">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65085625" w14:textId="77777777" w:rsidR="004C02EF" w:rsidRPr="00E77497" w:rsidRDefault="004C02EF" w:rsidP="00834A33">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BDDC7D9" w14:textId="77777777" w:rsidR="00134DAD" w:rsidRDefault="00134DAD" w:rsidP="00134DAD">
      <w:pPr>
        <w:pStyle w:val="Alg4"/>
        <w:numPr>
          <w:ilvl w:val="0"/>
          <w:numId w:val="217"/>
        </w:numPr>
        <w:rPr>
          <w:ins w:id="26697" w:author="Rev 7 Allen Wirfs-Brock" w:date="2012-04-10T12:06:00Z"/>
        </w:rPr>
      </w:pPr>
      <w:ins w:id="26698" w:author="Rev 7 Allen Wirfs-Brock" w:date="2012-04-10T12:06:00Z">
        <w:r>
          <w:t>ReturnIfAbrupt(</w:t>
        </w:r>
        <w:r>
          <w:rPr>
            <w:i/>
          </w:rPr>
          <w:t>O</w:t>
        </w:r>
        <w:r>
          <w:t>).</w:t>
        </w:r>
      </w:ins>
    </w:p>
    <w:p w14:paraId="564893B7" w14:textId="77777777" w:rsidR="004C02EF" w:rsidRPr="00E77497" w:rsidRDefault="004C02EF" w:rsidP="00834A33">
      <w:pPr>
        <w:pStyle w:val="Alg4"/>
        <w:numPr>
          <w:ilvl w:val="0"/>
          <w:numId w:val="217"/>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3957C30D" w14:textId="77777777" w:rsidR="004C02EF" w:rsidRPr="00E77497" w:rsidRDefault="004C02EF" w:rsidP="00834A33">
      <w:pPr>
        <w:pStyle w:val="Alg4"/>
        <w:numPr>
          <w:ilvl w:val="0"/>
          <w:numId w:val="217"/>
        </w:numPr>
      </w:pPr>
      <w:r w:rsidRPr="00E77497">
        <w:t xml:space="preserve">Let </w:t>
      </w:r>
      <w:r w:rsidRPr="00E77497">
        <w:rPr>
          <w:i/>
        </w:rPr>
        <w:t>len</w:t>
      </w:r>
      <w:r w:rsidRPr="00E77497">
        <w:t xml:space="preserve"> be ToUint32(</w:t>
      </w:r>
      <w:r w:rsidRPr="00E77497">
        <w:rPr>
          <w:i/>
        </w:rPr>
        <w:t>lenValue</w:t>
      </w:r>
      <w:r w:rsidRPr="00E77497">
        <w:t>).</w:t>
      </w:r>
    </w:p>
    <w:p w14:paraId="76E28EF4" w14:textId="77777777" w:rsidR="00E1304F" w:rsidRPr="00E77497" w:rsidRDefault="00C82981" w:rsidP="00E1304F">
      <w:pPr>
        <w:pStyle w:val="Alg4"/>
        <w:numPr>
          <w:ilvl w:val="0"/>
          <w:numId w:val="217"/>
        </w:numPr>
        <w:contextualSpacing/>
        <w:rPr>
          <w:ins w:id="26699" w:author="Rev 6 Allen Wirfs-Brock" w:date="2012-02-22T17:12:00Z"/>
        </w:rPr>
      </w:pPr>
      <w:ins w:id="26700" w:author="Rev 6 Allen Wirfs-Brock" w:date="2012-02-26T08:57:00Z">
        <w:r>
          <w:t>ReturnIfAbrupt(</w:t>
        </w:r>
      </w:ins>
      <w:ins w:id="26701" w:author="Rev 6 Allen Wirfs-Brock" w:date="2012-02-22T17:12:00Z">
        <w:r w:rsidR="00E1304F" w:rsidRPr="00E77497">
          <w:rPr>
            <w:i/>
          </w:rPr>
          <w:t>len</w:t>
        </w:r>
      </w:ins>
      <w:ins w:id="26702" w:author="Rev 6 Allen Wirfs-Brock" w:date="2012-02-26T08:58:00Z">
        <w:r>
          <w:t>)</w:t>
        </w:r>
      </w:ins>
      <w:ins w:id="26703" w:author="Rev 6 Allen Wirfs-Brock" w:date="2012-02-22T17:12:00Z">
        <w:r w:rsidR="00E1304F">
          <w:t>.</w:t>
        </w:r>
      </w:ins>
    </w:p>
    <w:p w14:paraId="6C93208C" w14:textId="77777777" w:rsidR="004C02EF" w:rsidRPr="00E77497" w:rsidRDefault="004C02EF" w:rsidP="00834A33">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63548914" w14:textId="77777777" w:rsidR="004C02EF" w:rsidRPr="00E77497" w:rsidRDefault="004C02EF" w:rsidP="00834A33">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3D1BA599" w14:textId="77777777" w:rsidR="004C02EF" w:rsidRPr="00E77497" w:rsidRDefault="004C02EF" w:rsidP="00834A33">
      <w:pPr>
        <w:pStyle w:val="Alg4"/>
        <w:numPr>
          <w:ilvl w:val="0"/>
          <w:numId w:val="217"/>
        </w:numPr>
      </w:pPr>
      <w:r w:rsidRPr="00E77497">
        <w:t xml:space="preserve">Let </w:t>
      </w:r>
      <w:r w:rsidRPr="00E77497">
        <w:rPr>
          <w:i/>
        </w:rPr>
        <w:t>A</w:t>
      </w:r>
      <w:r w:rsidRPr="00E77497">
        <w:t xml:space="preserve"> be </w:t>
      </w:r>
      <w:ins w:id="26704" w:author="Rev 7 Allen Wirfs-Brock" w:date="2012-04-11T16:14:00Z">
        <w:r w:rsidR="00F44A1F">
          <w:t xml:space="preserve">the result of the </w:t>
        </w:r>
        <w:del w:id="26705" w:author="Rev 8 Allen Wirfs-Brock" w:date="2012-06-14T14:41:00Z">
          <w:r w:rsidR="00F44A1F" w:rsidDel="00D4543D">
            <w:delText>abstraction operation</w:delText>
          </w:r>
        </w:del>
      </w:ins>
      <w:ins w:id="26706" w:author="Rev 8 Allen Wirfs-Brock" w:date="2012-06-14T14:41:00Z">
        <w:r w:rsidR="00D4543D">
          <w:t>abstract operation</w:t>
        </w:r>
      </w:ins>
      <w:ins w:id="26707" w:author="Rev 7 Allen Wirfs-Brock" w:date="2012-04-11T16:14:00Z">
        <w:r w:rsidR="00F44A1F">
          <w:t xml:space="preserve"> ArrayCreate (15.4) with argument</w:t>
        </w:r>
      </w:ins>
      <w:del w:id="26708" w:author="Rev 7 Allen Wirfs-Brock" w:date="2012-04-11T16:14: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rPr>
            <w:i/>
          </w:rPr>
          <w:delText>len</w:delText>
        </w:r>
        <w:r w:rsidRPr="00E77497" w:rsidDel="00F44A1F">
          <w:rPr>
            <w:rFonts w:ascii="Courier New" w:hAnsi="Courier New"/>
            <w:b/>
          </w:rPr>
          <w:delText>)</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 and </w:delText>
        </w:r>
        <w:r w:rsidRPr="00E77497" w:rsidDel="00F44A1F">
          <w:rPr>
            <w:i/>
          </w:rPr>
          <w:delText>len</w:delText>
        </w:r>
        <w:r w:rsidRPr="00E77497" w:rsidDel="00F44A1F">
          <w:delText xml:space="preserve"> is the value of</w:delText>
        </w:r>
      </w:del>
      <w:r w:rsidRPr="00E77497">
        <w:t xml:space="preserve"> </w:t>
      </w:r>
      <w:r w:rsidRPr="00E77497">
        <w:rPr>
          <w:i/>
        </w:rPr>
        <w:t>len</w:t>
      </w:r>
      <w:r w:rsidRPr="00E77497">
        <w:t>.</w:t>
      </w:r>
    </w:p>
    <w:p w14:paraId="68ACB68C" w14:textId="77777777" w:rsidR="004C02EF" w:rsidRPr="00E77497" w:rsidRDefault="004C02EF" w:rsidP="00834A33">
      <w:pPr>
        <w:pStyle w:val="Alg4"/>
        <w:numPr>
          <w:ilvl w:val="0"/>
          <w:numId w:val="217"/>
        </w:numPr>
      </w:pPr>
      <w:r w:rsidRPr="00E77497">
        <w:t xml:space="preserve">Let </w:t>
      </w:r>
      <w:r w:rsidRPr="00E77497">
        <w:rPr>
          <w:i/>
        </w:rPr>
        <w:t>k</w:t>
      </w:r>
      <w:r w:rsidRPr="00E77497">
        <w:t xml:space="preserve"> be 0.</w:t>
      </w:r>
    </w:p>
    <w:p w14:paraId="44E3FC24" w14:textId="77777777" w:rsidR="004C02EF" w:rsidRPr="00E77497" w:rsidRDefault="004C02EF" w:rsidP="00834A33">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14:paraId="794CBE67" w14:textId="77777777" w:rsidR="004C02EF" w:rsidRPr="00E77497" w:rsidRDefault="004C02EF" w:rsidP="00834A33">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14:paraId="103160A5" w14:textId="77777777" w:rsidR="004C02EF" w:rsidRPr="00E77497" w:rsidRDefault="004C02EF" w:rsidP="00834A33">
      <w:pPr>
        <w:pStyle w:val="Alg4"/>
        <w:numPr>
          <w:ilvl w:val="1"/>
          <w:numId w:val="21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1554AB8" w14:textId="77777777" w:rsidR="004C02EF" w:rsidRPr="00E77497" w:rsidRDefault="004C02EF" w:rsidP="00834A33">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14:paraId="50205833" w14:textId="77777777" w:rsidR="004C02EF" w:rsidRPr="00E77497" w:rsidRDefault="004C02EF" w:rsidP="00834A33">
      <w:pPr>
        <w:pStyle w:val="Alg4"/>
        <w:numPr>
          <w:ilvl w:val="2"/>
          <w:numId w:val="217"/>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3E470D3" w14:textId="77777777" w:rsidR="00E30F6D" w:rsidRPr="00E77497" w:rsidRDefault="00C82981" w:rsidP="00E30F6D">
      <w:pPr>
        <w:pStyle w:val="Alg4"/>
        <w:numPr>
          <w:ilvl w:val="2"/>
          <w:numId w:val="217"/>
        </w:numPr>
        <w:contextualSpacing/>
        <w:rPr>
          <w:ins w:id="26709" w:author="Rev 6 Allen Wirfs-Brock" w:date="2012-02-22T17:18:00Z"/>
        </w:rPr>
      </w:pPr>
      <w:ins w:id="26710" w:author="Rev 6 Allen Wirfs-Brock" w:date="2012-02-26T08:58:00Z">
        <w:r>
          <w:t>ReturnIfAbrupt(</w:t>
        </w:r>
      </w:ins>
      <w:ins w:id="26711" w:author="Rev 6 Allen Wirfs-Brock" w:date="2012-02-22T17:18:00Z">
        <w:r w:rsidR="00E30F6D" w:rsidRPr="00E77497">
          <w:rPr>
            <w:i/>
          </w:rPr>
          <w:t>kValue</w:t>
        </w:r>
      </w:ins>
      <w:ins w:id="26712" w:author="Rev 6 Allen Wirfs-Brock" w:date="2012-02-26T08:59:00Z">
        <w:r>
          <w:t>)</w:t>
        </w:r>
      </w:ins>
      <w:ins w:id="26713" w:author="Rev 6 Allen Wirfs-Brock" w:date="2012-02-22T17:18:00Z">
        <w:r w:rsidR="00E30F6D">
          <w:t>.</w:t>
        </w:r>
      </w:ins>
    </w:p>
    <w:p w14:paraId="6DC90F63" w14:textId="77777777" w:rsidR="004C02EF" w:rsidRPr="00E77497" w:rsidRDefault="004C02EF" w:rsidP="00834A33">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w:t>
      </w:r>
      <w:del w:id="26714" w:author="Rev 6 Allen Wirfs-Brock" w:date="2012-02-22T17:06:00Z">
        <w:r w:rsidRPr="00E77497" w:rsidDel="00E1304F">
          <w:delText xml:space="preserve">list </w:delText>
        </w:r>
      </w:del>
      <w:ins w:id="26715" w:author="Rev 6 Allen Wirfs-Brock" w:date="2012-02-22T17:06:00Z">
        <w:r w:rsidR="00E1304F">
          <w:t>L</w:t>
        </w:r>
        <w:r w:rsidR="00E1304F"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556046C5" w14:textId="77777777" w:rsidR="00E1304F" w:rsidRPr="00E77497" w:rsidRDefault="00C82981" w:rsidP="00E1304F">
      <w:pPr>
        <w:pStyle w:val="Alg4"/>
        <w:numPr>
          <w:ilvl w:val="2"/>
          <w:numId w:val="217"/>
        </w:numPr>
        <w:contextualSpacing/>
        <w:rPr>
          <w:ins w:id="26716" w:author="Rev 6 Allen Wirfs-Brock" w:date="2012-02-22T17:06:00Z"/>
        </w:rPr>
      </w:pPr>
      <w:ins w:id="26717" w:author="Rev 6 Allen Wirfs-Brock" w:date="2012-02-26T08:58:00Z">
        <w:r>
          <w:t>ReturnIfAbrupt(</w:t>
        </w:r>
      </w:ins>
      <w:ins w:id="26718" w:author="Rev 6 Allen Wirfs-Brock" w:date="2012-02-22T17:06:00Z">
        <w:r w:rsidR="00E1304F">
          <w:rPr>
            <w:i/>
          </w:rPr>
          <w:t>mappedValue</w:t>
        </w:r>
      </w:ins>
      <w:ins w:id="26719" w:author="Rev 6 Allen Wirfs-Brock" w:date="2012-02-26T08:59:00Z">
        <w:r>
          <w:t>)</w:t>
        </w:r>
      </w:ins>
      <w:ins w:id="26720" w:author="Rev 6 Allen Wirfs-Brock" w:date="2012-02-22T17:06:00Z">
        <w:r w:rsidR="00E1304F">
          <w:t>.</w:t>
        </w:r>
      </w:ins>
    </w:p>
    <w:p w14:paraId="6987CC81" w14:textId="77777777" w:rsidR="004C02EF" w:rsidRPr="00E77497" w:rsidRDefault="004C02EF" w:rsidP="00834A33">
      <w:pPr>
        <w:pStyle w:val="Alg4"/>
        <w:numPr>
          <w:ilvl w:val="2"/>
          <w:numId w:val="217"/>
        </w:numPr>
      </w:pPr>
      <w:del w:id="26721" w:author="Rev 6 Allen Wirfs-Brock" w:date="2012-02-22T17:06:00Z">
        <w:r w:rsidRPr="00E77497" w:rsidDel="00E1304F">
          <w:delText xml:space="preserve">Call </w:delText>
        </w:r>
      </w:del>
      <w:ins w:id="26722" w:author="Rev 6 Allen Wirfs-Brock" w:date="2012-02-22T17:06:00Z">
        <w:r w:rsidR="00E1304F">
          <w:t>Let</w:t>
        </w:r>
      </w:ins>
      <w:ins w:id="26723" w:author="Rev 6 Allen Wirfs-Brock" w:date="2012-02-22T17:07:00Z">
        <w:r w:rsidR="00E1304F">
          <w:t xml:space="preserve"> </w:t>
        </w:r>
      </w:ins>
      <w:ins w:id="26724" w:author="Rev 7 Allen Wirfs-Brock" w:date="2012-04-10T11:48:00Z">
        <w:r w:rsidR="00134DAD" w:rsidRPr="00E1304F">
          <w:rPr>
            <w:i/>
          </w:rPr>
          <w:t>define</w:t>
        </w:r>
        <w:r w:rsidR="00134DAD">
          <w:rPr>
            <w:i/>
          </w:rPr>
          <w:t>Status</w:t>
        </w:r>
        <w:r w:rsidR="00134DAD">
          <w:t xml:space="preserve"> </w:t>
        </w:r>
      </w:ins>
      <w:ins w:id="26725" w:author="Rev 6 Allen Wirfs-Brock" w:date="2012-02-22T17:07:00Z">
        <w:del w:id="26726" w:author="Rev 7 Allen Wirfs-Brock" w:date="2012-04-10T11:48:00Z">
          <w:r w:rsidR="00E1304F" w:rsidRPr="00E1304F" w:rsidDel="00134DAD">
            <w:rPr>
              <w:i/>
            </w:rPr>
            <w:delText>defineResult</w:delText>
          </w:r>
          <w:r w:rsidR="00E1304F" w:rsidDel="00134DAD">
            <w:delText xml:space="preserve"> </w:delText>
          </w:r>
        </w:del>
        <w:r w:rsidR="00E1304F">
          <w:t>be the result of calling</w:t>
        </w:r>
      </w:ins>
      <w:ins w:id="26727" w:author="Rev 6 Allen Wirfs-Brock" w:date="2012-02-22T17:06:00Z">
        <w:r w:rsidR="00E1304F" w:rsidRPr="00E77497">
          <w:t xml:space="preserve"> </w:t>
        </w:r>
      </w:ins>
      <w:r w:rsidRPr="00E77497">
        <w:t xml:space="preserve">the [[DefineOwnProperty]] internal method of </w:t>
      </w:r>
      <w:r w:rsidRPr="00E77497">
        <w:rPr>
          <w:i/>
        </w:rPr>
        <w:t>A</w:t>
      </w:r>
      <w:r w:rsidRPr="00E77497">
        <w:t xml:space="preserve"> with arguments </w:t>
      </w:r>
      <w:r w:rsidRPr="00E77497">
        <w:rPr>
          <w:i/>
        </w:rPr>
        <w:t>Pk</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9BD6202" w14:textId="77777777" w:rsidR="00E1304F" w:rsidRPr="00E77497" w:rsidRDefault="00C82981" w:rsidP="00E1304F">
      <w:pPr>
        <w:pStyle w:val="Alg4"/>
        <w:numPr>
          <w:ilvl w:val="2"/>
          <w:numId w:val="217"/>
        </w:numPr>
        <w:contextualSpacing/>
        <w:rPr>
          <w:ins w:id="26728" w:author="Rev 6 Allen Wirfs-Brock" w:date="2012-02-22T17:07:00Z"/>
        </w:rPr>
      </w:pPr>
      <w:ins w:id="26729" w:author="Rev 6 Allen Wirfs-Brock" w:date="2012-02-26T08:58:00Z">
        <w:r>
          <w:t>ReturnIfAbrupt(</w:t>
        </w:r>
      </w:ins>
      <w:ins w:id="26730" w:author="Rev 7 Allen Wirfs-Brock" w:date="2012-04-10T11:48:00Z">
        <w:r w:rsidR="00134DAD" w:rsidRPr="00E1304F">
          <w:rPr>
            <w:i/>
          </w:rPr>
          <w:t>define</w:t>
        </w:r>
        <w:r w:rsidR="00134DAD">
          <w:rPr>
            <w:i/>
          </w:rPr>
          <w:t>Status</w:t>
        </w:r>
      </w:ins>
      <w:ins w:id="26731" w:author="Rev 6 Allen Wirfs-Brock" w:date="2012-02-22T17:08:00Z">
        <w:del w:id="26732" w:author="Rev 7 Allen Wirfs-Brock" w:date="2012-04-10T11:48:00Z">
          <w:r w:rsidR="00E1304F" w:rsidRPr="006A5E27" w:rsidDel="00134DAD">
            <w:rPr>
              <w:i/>
            </w:rPr>
            <w:delText>defineResult</w:delText>
          </w:r>
        </w:del>
      </w:ins>
      <w:ins w:id="26733" w:author="Rev 6 Allen Wirfs-Brock" w:date="2012-02-26T08:59:00Z">
        <w:r>
          <w:t>)</w:t>
        </w:r>
      </w:ins>
      <w:ins w:id="26734" w:author="Rev 6 Allen Wirfs-Brock" w:date="2012-02-22T17:07:00Z">
        <w:r w:rsidR="00E1304F">
          <w:t>.</w:t>
        </w:r>
      </w:ins>
    </w:p>
    <w:p w14:paraId="1165A4D8" w14:textId="77777777" w:rsidR="004C02EF" w:rsidRPr="00E77497" w:rsidRDefault="004C02EF" w:rsidP="00834A33">
      <w:pPr>
        <w:pStyle w:val="Alg4"/>
        <w:numPr>
          <w:ilvl w:val="1"/>
          <w:numId w:val="217"/>
        </w:numPr>
      </w:pPr>
      <w:r w:rsidRPr="00E77497">
        <w:t xml:space="preserve">Increase </w:t>
      </w:r>
      <w:r w:rsidRPr="00E77497">
        <w:rPr>
          <w:i/>
        </w:rPr>
        <w:t>k</w:t>
      </w:r>
      <w:r w:rsidRPr="00E77497">
        <w:t xml:space="preserve"> by 1.</w:t>
      </w:r>
    </w:p>
    <w:p w14:paraId="0371BC34" w14:textId="77777777" w:rsidR="004C02EF" w:rsidRPr="00E77497" w:rsidRDefault="004C02EF" w:rsidP="00834A33">
      <w:pPr>
        <w:pStyle w:val="Alg4"/>
        <w:numPr>
          <w:ilvl w:val="0"/>
          <w:numId w:val="217"/>
        </w:numPr>
        <w:spacing w:after="120"/>
      </w:pPr>
      <w:r w:rsidRPr="00E77497">
        <w:t xml:space="preserve">Return </w:t>
      </w:r>
      <w:r w:rsidRPr="00E77497">
        <w:rPr>
          <w:i/>
        </w:rPr>
        <w:t>A</w:t>
      </w:r>
      <w:r w:rsidRPr="00E77497">
        <w:t>.</w:t>
      </w:r>
    </w:p>
    <w:p w14:paraId="3D4DC02D"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6AD25B68"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ins w:id="26735" w:author="Rev 9 Allen Wirfs-Brock" w:date="2012-07-07T17:59:00Z">
        <w:r w:rsidR="000625F1">
          <w:t>n</w:t>
        </w:r>
      </w:ins>
      <w:r w:rsidRPr="00E77497">
        <w:t xml:space="preserve"> </w:t>
      </w:r>
      <w:del w:id="26736" w:author="Rev 9 Allen Wirfs-Brock" w:date="2012-07-07T17:59:00Z">
        <w:r w:rsidRPr="00E77497" w:rsidDel="000625F1">
          <w:delText xml:space="preserve">host </w:delText>
        </w:r>
      </w:del>
      <w:ins w:id="26737" w:author="Rev 9 Allen Wirfs-Brock" w:date="2012-07-07T17:59:00Z">
        <w:r w:rsidR="000625F1">
          <w:t>exotic</w:t>
        </w:r>
        <w:r w:rsidR="000625F1" w:rsidRPr="00E77497">
          <w:t xml:space="preserve"> </w:t>
        </w:r>
      </w:ins>
      <w:r w:rsidRPr="00E77497">
        <w:t>object</w:t>
      </w:r>
      <w:ins w:id="26738" w:author="Rev 9 Allen Wirfs-Brock" w:date="2012-07-07T17:59:00Z">
        <w:r w:rsidR="000625F1" w:rsidRPr="000625F1">
          <w:t xml:space="preserve"> </w:t>
        </w:r>
        <w:r w:rsidR="000625F1" w:rsidRPr="00887FC2">
          <w:t>that is not an Array</w:t>
        </w:r>
      </w:ins>
      <w:r w:rsidRPr="00E77497">
        <w:t xml:space="preserve"> is implementation-dependent.</w:t>
      </w:r>
    </w:p>
    <w:p w14:paraId="2309958D" w14:textId="77777777" w:rsidR="004C02EF" w:rsidRPr="00E77497" w:rsidRDefault="004C02EF" w:rsidP="004C02EF">
      <w:pPr>
        <w:pStyle w:val="40"/>
        <w:numPr>
          <w:ilvl w:val="0"/>
          <w:numId w:val="0"/>
        </w:numPr>
      </w:pPr>
      <w:r w:rsidRPr="00E77497">
        <w:t>15.4.4.20</w:t>
      </w:r>
      <w:r w:rsidRPr="00E77497">
        <w:tab/>
        <w:t>Array.prototype.filter ( callbackfn [ , thisArg ] )</w:t>
      </w:r>
    </w:p>
    <w:p w14:paraId="41BB03EF"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3E92CD21"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0D434A5"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07F466A0" w14:textId="77777777" w:rsidR="004C02EF" w:rsidRPr="00E77497" w:rsidRDefault="004C02EF" w:rsidP="004C02EF">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4611C2F2" w14:textId="77777777" w:rsidR="004C02EF" w:rsidRPr="00E77497" w:rsidRDefault="004C02EF" w:rsidP="004C02EF">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327087F2" w14:textId="77777777" w:rsidR="004C02EF" w:rsidRPr="00E77497" w:rsidRDefault="004C02EF" w:rsidP="004C02EF">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221C1413" w14:textId="77777777" w:rsidR="004C02EF" w:rsidRPr="00E77497" w:rsidRDefault="004C02EF" w:rsidP="00834A33">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A3AE97B" w14:textId="77777777" w:rsidR="00134DAD" w:rsidRDefault="00134DAD" w:rsidP="00134DAD">
      <w:pPr>
        <w:pStyle w:val="Alg4"/>
        <w:numPr>
          <w:ilvl w:val="0"/>
          <w:numId w:val="218"/>
        </w:numPr>
        <w:rPr>
          <w:ins w:id="26739" w:author="Rev 7 Allen Wirfs-Brock" w:date="2012-04-10T12:06:00Z"/>
        </w:rPr>
      </w:pPr>
      <w:ins w:id="26740" w:author="Rev 7 Allen Wirfs-Brock" w:date="2012-04-10T12:06:00Z">
        <w:r>
          <w:t>ReturnIfAbrupt(</w:t>
        </w:r>
        <w:r>
          <w:rPr>
            <w:i/>
          </w:rPr>
          <w:t>O</w:t>
        </w:r>
        <w:r>
          <w:t>).</w:t>
        </w:r>
      </w:ins>
    </w:p>
    <w:p w14:paraId="311BDF96" w14:textId="77777777" w:rsidR="004C02EF" w:rsidRPr="00E77497" w:rsidRDefault="004C02EF" w:rsidP="00834A33">
      <w:pPr>
        <w:pStyle w:val="Alg4"/>
        <w:numPr>
          <w:ilvl w:val="0"/>
          <w:numId w:val="218"/>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155D5769" w14:textId="77777777" w:rsidR="004C02EF" w:rsidRPr="00E77497" w:rsidRDefault="004C02EF" w:rsidP="00834A33">
      <w:pPr>
        <w:pStyle w:val="Alg4"/>
        <w:numPr>
          <w:ilvl w:val="0"/>
          <w:numId w:val="218"/>
        </w:numPr>
      </w:pPr>
      <w:r w:rsidRPr="00E77497">
        <w:t xml:space="preserve">Let </w:t>
      </w:r>
      <w:r w:rsidRPr="00E77497">
        <w:rPr>
          <w:i/>
        </w:rPr>
        <w:t>len</w:t>
      </w:r>
      <w:r w:rsidRPr="00E77497">
        <w:t xml:space="preserve"> be ToUint32(</w:t>
      </w:r>
      <w:r w:rsidRPr="00E77497">
        <w:rPr>
          <w:i/>
        </w:rPr>
        <w:t>lenValue</w:t>
      </w:r>
      <w:r w:rsidRPr="00E77497">
        <w:t>).</w:t>
      </w:r>
    </w:p>
    <w:p w14:paraId="38EF096C" w14:textId="77777777" w:rsidR="00E1304F" w:rsidRPr="00E77497" w:rsidRDefault="00C82981" w:rsidP="00E1304F">
      <w:pPr>
        <w:pStyle w:val="Alg4"/>
        <w:numPr>
          <w:ilvl w:val="0"/>
          <w:numId w:val="218"/>
        </w:numPr>
        <w:contextualSpacing/>
        <w:rPr>
          <w:ins w:id="26741" w:author="Rev 6 Allen Wirfs-Brock" w:date="2012-02-22T17:12:00Z"/>
        </w:rPr>
      </w:pPr>
      <w:ins w:id="26742" w:author="Rev 6 Allen Wirfs-Brock" w:date="2012-02-26T09:05:00Z">
        <w:r>
          <w:t>ReturnIfAbrupt(</w:t>
        </w:r>
        <w:r w:rsidRPr="00E77497">
          <w:rPr>
            <w:i/>
          </w:rPr>
          <w:t>len</w:t>
        </w:r>
        <w:r>
          <w:t>).</w:t>
        </w:r>
      </w:ins>
    </w:p>
    <w:p w14:paraId="45494981" w14:textId="77777777" w:rsidR="004C02EF" w:rsidRPr="00E77497" w:rsidRDefault="004C02EF" w:rsidP="00834A33">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2795A877" w14:textId="77777777" w:rsidR="004C02EF" w:rsidRPr="00E77497" w:rsidRDefault="004C02EF" w:rsidP="00834A33">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336CA576" w14:textId="77777777" w:rsidR="004C02EF" w:rsidRPr="00E77497" w:rsidRDefault="004C02EF" w:rsidP="00834A33">
      <w:pPr>
        <w:pStyle w:val="Alg4"/>
        <w:numPr>
          <w:ilvl w:val="0"/>
          <w:numId w:val="218"/>
        </w:numPr>
      </w:pPr>
      <w:r w:rsidRPr="00E77497">
        <w:t xml:space="preserve">Let </w:t>
      </w:r>
      <w:r w:rsidRPr="00E77497">
        <w:rPr>
          <w:i/>
        </w:rPr>
        <w:t>A</w:t>
      </w:r>
      <w:r w:rsidRPr="00E77497">
        <w:t xml:space="preserve"> be </w:t>
      </w:r>
      <w:ins w:id="26743" w:author="Rev 7 Allen Wirfs-Brock" w:date="2012-04-11T16:15:00Z">
        <w:r w:rsidR="00F44A1F">
          <w:t xml:space="preserve">the result of the </w:t>
        </w:r>
        <w:del w:id="26744" w:author="Rev 8 Allen Wirfs-Brock" w:date="2012-06-14T14:41:00Z">
          <w:r w:rsidR="00F44A1F" w:rsidDel="00D4543D">
            <w:delText>abstraction operation</w:delText>
          </w:r>
        </w:del>
      </w:ins>
      <w:ins w:id="26745" w:author="Rev 8 Allen Wirfs-Brock" w:date="2012-06-14T14:41:00Z">
        <w:r w:rsidR="00D4543D">
          <w:t>abstract operation</w:t>
        </w:r>
      </w:ins>
      <w:ins w:id="26746" w:author="Rev 7 Allen Wirfs-Brock" w:date="2012-04-11T16:15:00Z">
        <w:r w:rsidR="00F44A1F">
          <w:t xml:space="preserve"> ArrayCreate (15.4) with argument 0</w:t>
        </w:r>
      </w:ins>
      <w:del w:id="26747" w:author="Rev 7 Allen Wirfs-Brock" w:date="2012-04-11T16:15: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6A147D9A" w14:textId="77777777" w:rsidR="004C02EF" w:rsidRPr="00E77497" w:rsidRDefault="004C02EF" w:rsidP="00834A33">
      <w:pPr>
        <w:pStyle w:val="Alg4"/>
        <w:numPr>
          <w:ilvl w:val="0"/>
          <w:numId w:val="218"/>
        </w:numPr>
      </w:pPr>
      <w:r w:rsidRPr="00E77497">
        <w:t xml:space="preserve">Let </w:t>
      </w:r>
      <w:r w:rsidRPr="00E77497">
        <w:rPr>
          <w:i/>
        </w:rPr>
        <w:t>k</w:t>
      </w:r>
      <w:r w:rsidRPr="00E77497">
        <w:t xml:space="preserve"> be 0.</w:t>
      </w:r>
    </w:p>
    <w:p w14:paraId="2F235FB4" w14:textId="77777777" w:rsidR="004C02EF" w:rsidRPr="00E77497" w:rsidRDefault="004C02EF" w:rsidP="00834A33">
      <w:pPr>
        <w:pStyle w:val="Alg4"/>
        <w:numPr>
          <w:ilvl w:val="0"/>
          <w:numId w:val="218"/>
        </w:numPr>
      </w:pPr>
      <w:r w:rsidRPr="00E77497">
        <w:t xml:space="preserve">Let </w:t>
      </w:r>
      <w:r w:rsidRPr="00E77497">
        <w:rPr>
          <w:i/>
        </w:rPr>
        <w:t>to</w:t>
      </w:r>
      <w:r w:rsidRPr="00E77497">
        <w:t xml:space="preserve"> be 0.</w:t>
      </w:r>
    </w:p>
    <w:p w14:paraId="7B1B3F4C" w14:textId="77777777" w:rsidR="004C02EF" w:rsidRPr="00E77497" w:rsidRDefault="004C02EF" w:rsidP="00834A33">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14:paraId="5F584EAD" w14:textId="77777777" w:rsidR="004C02EF" w:rsidRPr="00E77497" w:rsidRDefault="004C02EF" w:rsidP="00834A33">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14:paraId="59CF3DA7" w14:textId="77777777" w:rsidR="004C02EF" w:rsidRPr="00E77497" w:rsidRDefault="004C02EF" w:rsidP="00834A33">
      <w:pPr>
        <w:pStyle w:val="Alg4"/>
        <w:numPr>
          <w:ilvl w:val="1"/>
          <w:numId w:val="218"/>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7E7D24B4" w14:textId="77777777" w:rsidR="004C02EF" w:rsidRPr="00E77497" w:rsidRDefault="004C02EF" w:rsidP="00834A33">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14:paraId="21F602F5" w14:textId="77777777" w:rsidR="004C02EF" w:rsidRPr="00E77497" w:rsidRDefault="004C02EF" w:rsidP="00834A33">
      <w:pPr>
        <w:pStyle w:val="Alg4"/>
        <w:numPr>
          <w:ilvl w:val="2"/>
          <w:numId w:val="218"/>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75DC2454" w14:textId="77777777" w:rsidR="00E30F6D" w:rsidRPr="00E77497" w:rsidRDefault="00E30F6D" w:rsidP="00E30F6D">
      <w:pPr>
        <w:pStyle w:val="Alg4"/>
        <w:numPr>
          <w:ilvl w:val="2"/>
          <w:numId w:val="218"/>
        </w:numPr>
        <w:contextualSpacing/>
        <w:rPr>
          <w:ins w:id="26748" w:author="Rev 6 Allen Wirfs-Brock" w:date="2012-02-22T17:18:00Z"/>
        </w:rPr>
      </w:pPr>
      <w:ins w:id="26749" w:author="Rev 6 Allen Wirfs-Brock" w:date="2012-02-22T17:18:00Z">
        <w:r>
          <w:t xml:space="preserve">If </w:t>
        </w:r>
        <w:r w:rsidRPr="00E77497">
          <w:rPr>
            <w:i/>
          </w:rPr>
          <w:t>kValue</w:t>
        </w:r>
        <w:r w:rsidRPr="00E77497">
          <w:t xml:space="preserve"> </w:t>
        </w:r>
        <w:r>
          <w:t xml:space="preserve">is an abrupt completion, return </w:t>
        </w:r>
        <w:r w:rsidRPr="00E77497">
          <w:rPr>
            <w:i/>
          </w:rPr>
          <w:t>kValue</w:t>
        </w:r>
        <w:r>
          <w:t>.</w:t>
        </w:r>
      </w:ins>
    </w:p>
    <w:p w14:paraId="196A949E" w14:textId="77777777" w:rsidR="004C02EF" w:rsidRPr="00E77497" w:rsidRDefault="004C02EF" w:rsidP="00834A33">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28D42CAB" w14:textId="77777777" w:rsidR="00E30F6D" w:rsidRPr="00E77497" w:rsidRDefault="00134DAD" w:rsidP="00E30F6D">
      <w:pPr>
        <w:pStyle w:val="Alg4"/>
        <w:numPr>
          <w:ilvl w:val="2"/>
          <w:numId w:val="218"/>
        </w:numPr>
        <w:contextualSpacing/>
        <w:rPr>
          <w:ins w:id="26750" w:author="Rev 6 Allen Wirfs-Brock" w:date="2012-02-22T17:21:00Z"/>
        </w:rPr>
      </w:pPr>
      <w:ins w:id="26751" w:author="Rev 7 Allen Wirfs-Brock" w:date="2012-04-10T11:46:00Z">
        <w:r>
          <w:t>ReturnIfAbrupt(</w:t>
        </w:r>
        <w:r>
          <w:rPr>
            <w:i/>
          </w:rPr>
          <w:t>selected</w:t>
        </w:r>
        <w:r>
          <w:t>).</w:t>
        </w:r>
      </w:ins>
      <w:ins w:id="26752" w:author="Rev 6 Allen Wirfs-Brock" w:date="2012-02-22T17:21:00Z">
        <w:del w:id="26753" w:author="Rev 7 Allen Wirfs-Brock" w:date="2012-04-10T11:46:00Z">
          <w:r w:rsidR="00E30F6D" w:rsidDel="00134DAD">
            <w:delText xml:space="preserve">If </w:delText>
          </w:r>
          <w:r w:rsidR="00E30F6D" w:rsidRPr="00E77497" w:rsidDel="00134DAD">
            <w:rPr>
              <w:i/>
            </w:rPr>
            <w:delText>selected</w:delText>
          </w:r>
          <w:r w:rsidR="00E30F6D" w:rsidRPr="00E77497" w:rsidDel="00134DAD">
            <w:delText xml:space="preserve"> </w:delText>
          </w:r>
          <w:r w:rsidR="00E30F6D" w:rsidDel="00134DAD">
            <w:delText xml:space="preserve">is an abrupt completion, return </w:delText>
          </w:r>
          <w:r w:rsidR="00E30F6D" w:rsidRPr="00E77497" w:rsidDel="00134DAD">
            <w:rPr>
              <w:i/>
            </w:rPr>
            <w:delText>selected</w:delText>
          </w:r>
          <w:r w:rsidR="00E30F6D" w:rsidDel="00134DAD">
            <w:delText>.</w:delText>
          </w:r>
        </w:del>
      </w:ins>
    </w:p>
    <w:p w14:paraId="6EC26998" w14:textId="77777777" w:rsidR="004C02EF" w:rsidRPr="00E77497" w:rsidRDefault="004C02EF" w:rsidP="00834A33">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14:paraId="3359E561" w14:textId="77777777" w:rsidR="004C02EF" w:rsidRPr="00E77497" w:rsidRDefault="00134DAD" w:rsidP="00834A33">
      <w:pPr>
        <w:pStyle w:val="Alg4"/>
        <w:numPr>
          <w:ilvl w:val="3"/>
          <w:numId w:val="218"/>
        </w:numPr>
      </w:pPr>
      <w:ins w:id="26754" w:author="Rev 7 Allen Wirfs-Brock" w:date="2012-04-10T11:47:00Z">
        <w:r>
          <w:t xml:space="preserve">Let </w:t>
        </w:r>
        <w:r w:rsidRPr="00E1304F">
          <w:rPr>
            <w:i/>
          </w:rPr>
          <w:t>define</w:t>
        </w:r>
        <w:r>
          <w:rPr>
            <w:i/>
          </w:rPr>
          <w:t>Status</w:t>
        </w:r>
        <w:r>
          <w:t xml:space="preserve"> be the result of calling</w:t>
        </w:r>
        <w:r w:rsidRPr="00E77497">
          <w:t xml:space="preserve"> </w:t>
        </w:r>
      </w:ins>
      <w:del w:id="26755" w:author="Rev 7 Allen Wirfs-Brock" w:date="2012-04-10T11:47:00Z">
        <w:r w:rsidR="004C02EF" w:rsidRPr="00E77497" w:rsidDel="00134DAD">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to</w:t>
      </w:r>
      <w:r w:rsidR="004C02EF" w:rsidRPr="00E77497">
        <w:t xml:space="preserve">), Property Descriptor {[[Value]]: </w:t>
      </w:r>
      <w:r w:rsidR="004C02EF" w:rsidRPr="00E77497">
        <w:rPr>
          <w:i/>
        </w:rPr>
        <w:t>kValue</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1AC18924" w14:textId="77777777" w:rsidR="00134DAD" w:rsidRDefault="00134DAD" w:rsidP="00834A33">
      <w:pPr>
        <w:pStyle w:val="Alg4"/>
        <w:numPr>
          <w:ilvl w:val="3"/>
          <w:numId w:val="218"/>
        </w:numPr>
        <w:rPr>
          <w:ins w:id="26756" w:author="Rev 7 Allen Wirfs-Brock" w:date="2012-04-10T11:47:00Z"/>
        </w:rPr>
      </w:pPr>
      <w:ins w:id="26757" w:author="Rev 7 Allen Wirfs-Brock" w:date="2012-04-10T11:47:00Z">
        <w:r>
          <w:t>ReturnIfAbrupt(</w:t>
        </w:r>
        <w:r>
          <w:rPr>
            <w:i/>
          </w:rPr>
          <w:t>defineStatus</w:t>
        </w:r>
        <w:r>
          <w:t>).</w:t>
        </w:r>
      </w:ins>
    </w:p>
    <w:p w14:paraId="0DB6E7D3" w14:textId="77777777" w:rsidR="004C02EF" w:rsidRPr="00E77497" w:rsidRDefault="004C02EF" w:rsidP="00834A33">
      <w:pPr>
        <w:pStyle w:val="Alg4"/>
        <w:numPr>
          <w:ilvl w:val="3"/>
          <w:numId w:val="218"/>
        </w:numPr>
      </w:pPr>
      <w:r w:rsidRPr="00E77497">
        <w:t xml:space="preserve">Increase </w:t>
      </w:r>
      <w:r w:rsidRPr="00E77497">
        <w:rPr>
          <w:i/>
        </w:rPr>
        <w:t>to</w:t>
      </w:r>
      <w:r w:rsidRPr="00E77497">
        <w:t xml:space="preserve"> by 1.</w:t>
      </w:r>
    </w:p>
    <w:p w14:paraId="3CE8308A" w14:textId="77777777" w:rsidR="004C02EF" w:rsidRPr="00E77497" w:rsidRDefault="004C02EF" w:rsidP="00834A33">
      <w:pPr>
        <w:pStyle w:val="Alg4"/>
        <w:numPr>
          <w:ilvl w:val="1"/>
          <w:numId w:val="218"/>
        </w:numPr>
      </w:pPr>
      <w:r w:rsidRPr="00E77497">
        <w:t xml:space="preserve">Increase </w:t>
      </w:r>
      <w:r w:rsidRPr="00E77497">
        <w:rPr>
          <w:i/>
        </w:rPr>
        <w:t>k</w:t>
      </w:r>
      <w:r w:rsidRPr="00E77497">
        <w:t xml:space="preserve"> by 1.</w:t>
      </w:r>
    </w:p>
    <w:p w14:paraId="329B0263" w14:textId="77777777" w:rsidR="004C02EF" w:rsidRPr="00E77497" w:rsidRDefault="004C02EF" w:rsidP="00834A33">
      <w:pPr>
        <w:pStyle w:val="Alg4"/>
        <w:numPr>
          <w:ilvl w:val="0"/>
          <w:numId w:val="218"/>
        </w:numPr>
        <w:spacing w:after="120"/>
      </w:pPr>
      <w:r w:rsidRPr="00E77497">
        <w:t xml:space="preserve">Return </w:t>
      </w:r>
      <w:r w:rsidRPr="00E77497">
        <w:rPr>
          <w:i/>
        </w:rPr>
        <w:t>A</w:t>
      </w:r>
      <w:r w:rsidRPr="00E77497">
        <w:t>.</w:t>
      </w:r>
    </w:p>
    <w:p w14:paraId="7FB76B26"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3A96932E"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ins w:id="26758" w:author="Rev 9 Allen Wirfs-Brock" w:date="2012-07-07T17:59:00Z">
        <w:r w:rsidR="000625F1">
          <w:t>n</w:t>
        </w:r>
      </w:ins>
      <w:r w:rsidRPr="00E77497">
        <w:t xml:space="preserve"> </w:t>
      </w:r>
      <w:del w:id="26759" w:author="Rev 9 Allen Wirfs-Brock" w:date="2012-07-07T17:59:00Z">
        <w:r w:rsidRPr="00E77497" w:rsidDel="000625F1">
          <w:delText xml:space="preserve">host </w:delText>
        </w:r>
      </w:del>
      <w:ins w:id="26760" w:author="Rev 9 Allen Wirfs-Brock" w:date="2012-07-07T17:59:00Z">
        <w:r w:rsidR="000625F1">
          <w:t>exotic</w:t>
        </w:r>
        <w:r w:rsidR="000625F1" w:rsidRPr="00E77497">
          <w:t xml:space="preserve"> </w:t>
        </w:r>
      </w:ins>
      <w:r w:rsidRPr="00E77497">
        <w:t>object</w:t>
      </w:r>
      <w:ins w:id="26761" w:author="Rev 9 Allen Wirfs-Brock" w:date="2012-07-07T17:59:00Z">
        <w:r w:rsidR="000625F1" w:rsidRPr="000625F1">
          <w:t xml:space="preserve"> </w:t>
        </w:r>
        <w:r w:rsidR="000625F1" w:rsidRPr="00887FC2">
          <w:t>that is not an Array</w:t>
        </w:r>
      </w:ins>
      <w:r w:rsidRPr="00E77497">
        <w:t xml:space="preserve"> is implementation-dependent.</w:t>
      </w:r>
    </w:p>
    <w:p w14:paraId="3D9927A6" w14:textId="77777777" w:rsidR="004C02EF" w:rsidRPr="00E77497" w:rsidRDefault="004C02EF" w:rsidP="004C02EF">
      <w:pPr>
        <w:pStyle w:val="40"/>
        <w:numPr>
          <w:ilvl w:val="0"/>
          <w:numId w:val="0"/>
        </w:numPr>
      </w:pPr>
      <w:r w:rsidRPr="00E77497">
        <w:t>15.4.4.21</w:t>
      </w:r>
      <w:r w:rsidRPr="00E77497">
        <w:tab/>
        <w:t>Array.prototype.reduce ( callbackfn [ , initialValue ] )</w:t>
      </w:r>
    </w:p>
    <w:p w14:paraId="3792E046"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18B2B686"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1B10E509" w14:textId="77777777" w:rsidR="004C02EF" w:rsidRPr="00E77497" w:rsidRDefault="004C02EF" w:rsidP="004C02EF">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722F4024" w14:textId="77777777" w:rsidR="004C02EF" w:rsidRPr="00E77497" w:rsidRDefault="004C02EF" w:rsidP="004C02EF">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19BC95EC" w14:textId="77777777" w:rsidR="004C02EF" w:rsidRPr="00E77497" w:rsidRDefault="004C02EF" w:rsidP="004C02EF">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72D0477D" w14:textId="77777777" w:rsidR="004C02EF" w:rsidRPr="00E77497" w:rsidRDefault="004C02EF" w:rsidP="00834A33">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B536E90" w14:textId="77777777" w:rsidR="00134DAD" w:rsidRDefault="00134DAD" w:rsidP="00134DAD">
      <w:pPr>
        <w:pStyle w:val="Alg4"/>
        <w:numPr>
          <w:ilvl w:val="0"/>
          <w:numId w:val="219"/>
        </w:numPr>
        <w:rPr>
          <w:ins w:id="26762" w:author="Rev 7 Allen Wirfs-Brock" w:date="2012-04-10T12:06:00Z"/>
        </w:rPr>
      </w:pPr>
      <w:ins w:id="26763" w:author="Rev 7 Allen Wirfs-Brock" w:date="2012-04-10T12:06:00Z">
        <w:r>
          <w:t>ReturnIfAbrupt(</w:t>
        </w:r>
        <w:r>
          <w:rPr>
            <w:i/>
          </w:rPr>
          <w:t>O</w:t>
        </w:r>
        <w:r>
          <w:t>).</w:t>
        </w:r>
      </w:ins>
    </w:p>
    <w:p w14:paraId="0AC55060" w14:textId="77777777" w:rsidR="004C02EF" w:rsidRPr="00E77497" w:rsidRDefault="004C02EF" w:rsidP="00834A33">
      <w:pPr>
        <w:pStyle w:val="Alg4"/>
        <w:numPr>
          <w:ilvl w:val="0"/>
          <w:numId w:val="219"/>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4EA91FFB" w14:textId="77777777" w:rsidR="004C02EF" w:rsidRPr="00E77497" w:rsidRDefault="004C02EF" w:rsidP="00834A33">
      <w:pPr>
        <w:pStyle w:val="Alg4"/>
        <w:numPr>
          <w:ilvl w:val="0"/>
          <w:numId w:val="219"/>
        </w:numPr>
      </w:pPr>
      <w:r w:rsidRPr="00E77497">
        <w:t xml:space="preserve">Let </w:t>
      </w:r>
      <w:r w:rsidRPr="00E77497">
        <w:rPr>
          <w:i/>
        </w:rPr>
        <w:t>len</w:t>
      </w:r>
      <w:r w:rsidRPr="00E77497">
        <w:t xml:space="preserve"> be ToUint32(</w:t>
      </w:r>
      <w:r w:rsidRPr="00E77497">
        <w:rPr>
          <w:i/>
        </w:rPr>
        <w:t>lenValue</w:t>
      </w:r>
      <w:r w:rsidRPr="00E77497">
        <w:t>).</w:t>
      </w:r>
    </w:p>
    <w:p w14:paraId="493CC75C" w14:textId="77777777" w:rsidR="00E1304F" w:rsidRPr="00E77497" w:rsidRDefault="00C82981" w:rsidP="00E1304F">
      <w:pPr>
        <w:pStyle w:val="Alg4"/>
        <w:numPr>
          <w:ilvl w:val="0"/>
          <w:numId w:val="219"/>
        </w:numPr>
        <w:contextualSpacing/>
        <w:rPr>
          <w:ins w:id="26764" w:author="Rev 6 Allen Wirfs-Brock" w:date="2012-02-22T17:13:00Z"/>
        </w:rPr>
      </w:pPr>
      <w:ins w:id="26765" w:author="Rev 6 Allen Wirfs-Brock" w:date="2012-02-26T09:05:00Z">
        <w:r>
          <w:t>ReturnIfAbrupt(</w:t>
        </w:r>
        <w:r w:rsidRPr="00E77497">
          <w:rPr>
            <w:i/>
          </w:rPr>
          <w:t>len</w:t>
        </w:r>
        <w:r>
          <w:t>).</w:t>
        </w:r>
      </w:ins>
    </w:p>
    <w:p w14:paraId="3BB8F2D5" w14:textId="77777777" w:rsidR="004C02EF" w:rsidRPr="00E77497" w:rsidRDefault="004C02EF" w:rsidP="00834A33">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4148AA20" w14:textId="77777777" w:rsidR="004C02EF" w:rsidRPr="00E77497" w:rsidRDefault="004C02EF" w:rsidP="00834A33">
      <w:pPr>
        <w:pStyle w:val="Alg4"/>
        <w:numPr>
          <w:ilvl w:val="0"/>
          <w:numId w:val="219"/>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1BB351D0" w14:textId="77777777" w:rsidR="004C02EF" w:rsidRPr="00E77497" w:rsidRDefault="004C02EF" w:rsidP="00834A33">
      <w:pPr>
        <w:pStyle w:val="Alg4"/>
        <w:numPr>
          <w:ilvl w:val="0"/>
          <w:numId w:val="219"/>
        </w:numPr>
      </w:pPr>
      <w:r w:rsidRPr="00E77497">
        <w:t xml:space="preserve">Let </w:t>
      </w:r>
      <w:r w:rsidRPr="00E77497">
        <w:rPr>
          <w:i/>
        </w:rPr>
        <w:t>k</w:t>
      </w:r>
      <w:r w:rsidRPr="00E77497">
        <w:t xml:space="preserve"> be 0.</w:t>
      </w:r>
    </w:p>
    <w:p w14:paraId="49565747" w14:textId="77777777" w:rsidR="004C02EF" w:rsidRPr="00E77497" w:rsidRDefault="004C02EF" w:rsidP="00834A33">
      <w:pPr>
        <w:pStyle w:val="Alg4"/>
        <w:numPr>
          <w:ilvl w:val="0"/>
          <w:numId w:val="219"/>
        </w:numPr>
      </w:pPr>
      <w:r w:rsidRPr="00E77497">
        <w:t xml:space="preserve">If </w:t>
      </w:r>
      <w:r w:rsidRPr="00E77497">
        <w:rPr>
          <w:i/>
        </w:rPr>
        <w:t>initialValue</w:t>
      </w:r>
      <w:r w:rsidRPr="00E77497">
        <w:t xml:space="preserve"> is present, then</w:t>
      </w:r>
    </w:p>
    <w:p w14:paraId="105F19E9" w14:textId="77777777" w:rsidR="004C02EF" w:rsidRPr="00E77497" w:rsidRDefault="004C02EF" w:rsidP="00834A33">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14:paraId="2B71AE54" w14:textId="77777777" w:rsidR="004C02EF" w:rsidRPr="00E77497" w:rsidRDefault="004C02EF" w:rsidP="00834A33">
      <w:pPr>
        <w:pStyle w:val="Alg4"/>
        <w:numPr>
          <w:ilvl w:val="0"/>
          <w:numId w:val="219"/>
        </w:numPr>
      </w:pPr>
      <w:r w:rsidRPr="00E77497">
        <w:t xml:space="preserve">Else, </w:t>
      </w:r>
      <w:r w:rsidRPr="00E77497">
        <w:rPr>
          <w:i/>
        </w:rPr>
        <w:t>initialValue</w:t>
      </w:r>
      <w:r w:rsidRPr="00E77497">
        <w:t xml:space="preserve"> is not present</w:t>
      </w:r>
    </w:p>
    <w:p w14:paraId="43398636"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14:paraId="10DE9A37" w14:textId="77777777" w:rsidR="004C02EF" w:rsidRPr="00E77497" w:rsidRDefault="004C02EF" w:rsidP="00834A33">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46CEE63A" w14:textId="77777777" w:rsidR="004C02EF" w:rsidRPr="00E77497" w:rsidRDefault="004C02EF" w:rsidP="00834A33">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14:paraId="0A632C65" w14:textId="77777777" w:rsidR="004C02EF" w:rsidRPr="00E77497" w:rsidRDefault="004C02EF" w:rsidP="00834A33">
      <w:pPr>
        <w:pStyle w:val="Alg4"/>
        <w:numPr>
          <w:ilvl w:val="2"/>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9AAD2B2" w14:textId="77777777" w:rsidR="004C02EF" w:rsidRPr="00E77497" w:rsidRDefault="004C02EF" w:rsidP="00834A33">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14:paraId="4961AC63" w14:textId="77777777" w:rsidR="004C02EF" w:rsidRPr="00E77497" w:rsidRDefault="004C02EF" w:rsidP="00834A33">
      <w:pPr>
        <w:pStyle w:val="Alg4"/>
        <w:numPr>
          <w:ilvl w:val="3"/>
          <w:numId w:val="219"/>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431F34DF" w14:textId="77777777" w:rsidR="00E30F6D" w:rsidRPr="00E77497" w:rsidRDefault="00134DAD" w:rsidP="00E30F6D">
      <w:pPr>
        <w:pStyle w:val="Alg4"/>
        <w:numPr>
          <w:ilvl w:val="3"/>
          <w:numId w:val="219"/>
        </w:numPr>
        <w:contextualSpacing/>
        <w:rPr>
          <w:ins w:id="26766" w:author="Rev 6 Allen Wirfs-Brock" w:date="2012-02-22T17:23:00Z"/>
        </w:rPr>
      </w:pPr>
      <w:ins w:id="26767" w:author="Rev 7 Allen Wirfs-Brock" w:date="2012-04-10T11:49:00Z">
        <w:r>
          <w:t>ReturnIfAbrupt(</w:t>
        </w:r>
        <w:r w:rsidRPr="00E77497">
          <w:rPr>
            <w:i/>
          </w:rPr>
          <w:t>accumulator</w:t>
        </w:r>
        <w:r>
          <w:t>).</w:t>
        </w:r>
      </w:ins>
      <w:ins w:id="26768" w:author="Rev 6 Allen Wirfs-Brock" w:date="2012-02-22T17:23:00Z">
        <w:del w:id="26769"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r w:rsidR="00E30F6D" w:rsidDel="00134DAD">
            <w:delText>.</w:delText>
          </w:r>
        </w:del>
      </w:ins>
    </w:p>
    <w:p w14:paraId="1F3C1FDD" w14:textId="77777777" w:rsidR="004C02EF" w:rsidRPr="00E77497" w:rsidRDefault="004C02EF" w:rsidP="00834A33">
      <w:pPr>
        <w:pStyle w:val="Alg4"/>
        <w:numPr>
          <w:ilvl w:val="2"/>
          <w:numId w:val="219"/>
        </w:numPr>
      </w:pPr>
      <w:r w:rsidRPr="00E77497">
        <w:t xml:space="preserve">Increase </w:t>
      </w:r>
      <w:r w:rsidRPr="00E77497">
        <w:rPr>
          <w:i/>
        </w:rPr>
        <w:t>k</w:t>
      </w:r>
      <w:r w:rsidRPr="00E77497">
        <w:t xml:space="preserve"> by 1.</w:t>
      </w:r>
    </w:p>
    <w:p w14:paraId="609F1462"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51DDEF28" w14:textId="77777777" w:rsidR="004C02EF" w:rsidRPr="00E77497" w:rsidRDefault="004C02EF" w:rsidP="00834A33">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14:paraId="4A2CBF87" w14:textId="77777777" w:rsidR="004C02EF" w:rsidRPr="00E77497" w:rsidRDefault="004C02EF" w:rsidP="00834A33">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14:paraId="31BC6A65"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244A820E"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14:paraId="596C1300" w14:textId="77777777" w:rsidR="004C02EF" w:rsidRPr="00E77497" w:rsidRDefault="004C02EF" w:rsidP="00834A33">
      <w:pPr>
        <w:pStyle w:val="Alg4"/>
        <w:numPr>
          <w:ilvl w:val="2"/>
          <w:numId w:val="219"/>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2221BE85" w14:textId="77777777" w:rsidR="00E30F6D" w:rsidRPr="00E77497" w:rsidRDefault="00134DAD" w:rsidP="00E30F6D">
      <w:pPr>
        <w:pStyle w:val="Alg4"/>
        <w:numPr>
          <w:ilvl w:val="2"/>
          <w:numId w:val="219"/>
        </w:numPr>
        <w:contextualSpacing/>
        <w:rPr>
          <w:ins w:id="26770" w:author="Rev 6 Allen Wirfs-Brock" w:date="2012-02-22T17:19:00Z"/>
        </w:rPr>
      </w:pPr>
      <w:ins w:id="26771" w:author="Rev 7 Allen Wirfs-Brock" w:date="2012-04-10T11:50:00Z">
        <w:r>
          <w:t>ReturnIfAbrupt(</w:t>
        </w:r>
        <w:r>
          <w:rPr>
            <w:i/>
          </w:rPr>
          <w:t>kValue</w:t>
        </w:r>
        <w:r>
          <w:t>)</w:t>
        </w:r>
      </w:ins>
      <w:ins w:id="26772" w:author="Rev 6 Allen Wirfs-Brock" w:date="2012-02-22T17:19:00Z">
        <w:del w:id="26773" w:author="Rev 7 Allen Wirfs-Brock" w:date="2012-04-10T11:50: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14:paraId="0396ADCA" w14:textId="77777777" w:rsidR="004C02EF" w:rsidRPr="00E77497" w:rsidRDefault="004C02EF" w:rsidP="00834A33">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4695DE12" w14:textId="77777777" w:rsidR="00E30F6D" w:rsidRPr="00E77497" w:rsidRDefault="00134DAD" w:rsidP="00E30F6D">
      <w:pPr>
        <w:pStyle w:val="Alg4"/>
        <w:numPr>
          <w:ilvl w:val="2"/>
          <w:numId w:val="219"/>
        </w:numPr>
        <w:contextualSpacing/>
        <w:rPr>
          <w:ins w:id="26774" w:author="Rev 6 Allen Wirfs-Brock" w:date="2012-02-22T17:23:00Z"/>
        </w:rPr>
      </w:pPr>
      <w:ins w:id="26775" w:author="Rev 7 Allen Wirfs-Brock" w:date="2012-04-10T11:49:00Z">
        <w:r>
          <w:t>ReturnIfAbrupt(</w:t>
        </w:r>
        <w:r w:rsidRPr="00E77497">
          <w:rPr>
            <w:i/>
          </w:rPr>
          <w:t>accumulator</w:t>
        </w:r>
        <w:r>
          <w:t>)</w:t>
        </w:r>
      </w:ins>
      <w:ins w:id="26776" w:author="Rev 6 Allen Wirfs-Brock" w:date="2012-02-22T17:23:00Z">
        <w:del w:id="26777"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7E754183" w14:textId="77777777" w:rsidR="004C02EF" w:rsidRPr="00E77497" w:rsidRDefault="004C02EF" w:rsidP="00834A33">
      <w:pPr>
        <w:pStyle w:val="Alg4"/>
        <w:numPr>
          <w:ilvl w:val="1"/>
          <w:numId w:val="219"/>
        </w:numPr>
      </w:pPr>
      <w:r w:rsidRPr="00E77497">
        <w:t xml:space="preserve">Increase </w:t>
      </w:r>
      <w:r w:rsidRPr="00E77497">
        <w:rPr>
          <w:i/>
        </w:rPr>
        <w:t>k</w:t>
      </w:r>
      <w:r w:rsidRPr="00E77497">
        <w:t xml:space="preserve"> by 1.</w:t>
      </w:r>
    </w:p>
    <w:p w14:paraId="735F2AC9" w14:textId="77777777" w:rsidR="004C02EF" w:rsidRPr="00E77497" w:rsidRDefault="004C02EF" w:rsidP="00834A33">
      <w:pPr>
        <w:pStyle w:val="Alg4"/>
        <w:numPr>
          <w:ilvl w:val="0"/>
          <w:numId w:val="219"/>
        </w:numPr>
        <w:spacing w:after="120"/>
      </w:pPr>
      <w:r w:rsidRPr="00E77497">
        <w:t xml:space="preserve">Return </w:t>
      </w:r>
      <w:r w:rsidRPr="00E77497">
        <w:rPr>
          <w:i/>
        </w:rPr>
        <w:t>accumulator</w:t>
      </w:r>
      <w:r w:rsidRPr="00E77497">
        <w:t>.</w:t>
      </w:r>
    </w:p>
    <w:p w14:paraId="24F945F3"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09FD4888"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ins w:id="26778" w:author="Rev 9 Allen Wirfs-Brock" w:date="2012-07-07T18:00:00Z">
        <w:r w:rsidR="000625F1">
          <w:t>n</w:t>
        </w:r>
      </w:ins>
      <w:r w:rsidRPr="00E77497">
        <w:t xml:space="preserve"> </w:t>
      </w:r>
      <w:del w:id="26779" w:author="Rev 9 Allen Wirfs-Brock" w:date="2012-07-07T18:00:00Z">
        <w:r w:rsidRPr="00E77497" w:rsidDel="000625F1">
          <w:delText xml:space="preserve">host </w:delText>
        </w:r>
      </w:del>
      <w:ins w:id="26780" w:author="Rev 9 Allen Wirfs-Brock" w:date="2012-07-07T18:00:00Z">
        <w:r w:rsidR="000625F1">
          <w:t>exotic</w:t>
        </w:r>
        <w:r w:rsidR="000625F1" w:rsidRPr="00E77497">
          <w:t xml:space="preserve"> </w:t>
        </w:r>
      </w:ins>
      <w:r w:rsidRPr="00E77497">
        <w:t>object</w:t>
      </w:r>
      <w:ins w:id="26781" w:author="Rev 9 Allen Wirfs-Brock" w:date="2012-07-07T18:00:00Z">
        <w:r w:rsidR="000625F1" w:rsidRPr="000625F1">
          <w:t xml:space="preserve"> </w:t>
        </w:r>
        <w:r w:rsidR="000625F1" w:rsidRPr="00887FC2">
          <w:t>that is not an Array</w:t>
        </w:r>
      </w:ins>
      <w:r w:rsidRPr="00E77497">
        <w:t xml:space="preserve"> is implementation-dependent.</w:t>
      </w:r>
    </w:p>
    <w:p w14:paraId="54D4474C" w14:textId="77777777" w:rsidR="004C02EF" w:rsidRPr="00E77497" w:rsidRDefault="004C02EF" w:rsidP="004C02EF">
      <w:pPr>
        <w:pStyle w:val="40"/>
        <w:numPr>
          <w:ilvl w:val="0"/>
          <w:numId w:val="0"/>
        </w:numPr>
      </w:pPr>
      <w:r w:rsidRPr="00E77497">
        <w:t>15.4.4.22</w:t>
      </w:r>
      <w:r w:rsidRPr="00E77497">
        <w:tab/>
        <w:t>Array.prototype.reduceRight ( callbackfn [ , initialValue ] )</w:t>
      </w:r>
    </w:p>
    <w:p w14:paraId="6EC009CB"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5844B31F"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5E988832" w14:textId="77777777" w:rsidR="004C02EF" w:rsidRPr="00E77497" w:rsidRDefault="004C02EF" w:rsidP="004C02EF">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1CADE180" w14:textId="77777777" w:rsidR="004C02EF" w:rsidRPr="00E77497" w:rsidRDefault="004C02EF" w:rsidP="004C02EF">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55B09E3A" w14:textId="77777777" w:rsidR="004C02EF" w:rsidRPr="00E77497" w:rsidRDefault="004C02EF" w:rsidP="004C02EF">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73B2EFC8" w14:textId="77777777" w:rsidR="004C02EF" w:rsidRPr="00E77497" w:rsidRDefault="004C02EF" w:rsidP="00834A33">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2A5CE42" w14:textId="77777777" w:rsidR="00134DAD" w:rsidRDefault="00134DAD" w:rsidP="00134DAD">
      <w:pPr>
        <w:pStyle w:val="Alg4"/>
        <w:numPr>
          <w:ilvl w:val="0"/>
          <w:numId w:val="220"/>
        </w:numPr>
        <w:rPr>
          <w:ins w:id="26782" w:author="Rev 7 Allen Wirfs-Brock" w:date="2012-04-10T12:06:00Z"/>
        </w:rPr>
      </w:pPr>
      <w:ins w:id="26783" w:author="Rev 7 Allen Wirfs-Brock" w:date="2012-04-10T12:06:00Z">
        <w:r>
          <w:t>ReturnIfAbrupt(</w:t>
        </w:r>
        <w:r>
          <w:rPr>
            <w:i/>
          </w:rPr>
          <w:t>O</w:t>
        </w:r>
        <w:r>
          <w:t>).</w:t>
        </w:r>
      </w:ins>
    </w:p>
    <w:p w14:paraId="1DE68488" w14:textId="77777777" w:rsidR="004C02EF" w:rsidRPr="00E77497" w:rsidRDefault="004C02EF" w:rsidP="00834A33">
      <w:pPr>
        <w:pStyle w:val="Alg4"/>
        <w:numPr>
          <w:ilvl w:val="0"/>
          <w:numId w:val="220"/>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2F7724FB" w14:textId="77777777" w:rsidR="004C02EF" w:rsidRPr="00E77497" w:rsidRDefault="004C02EF" w:rsidP="00834A33">
      <w:pPr>
        <w:pStyle w:val="Alg4"/>
        <w:numPr>
          <w:ilvl w:val="0"/>
          <w:numId w:val="220"/>
        </w:numPr>
      </w:pPr>
      <w:r w:rsidRPr="00E77497">
        <w:t xml:space="preserve">Let </w:t>
      </w:r>
      <w:r w:rsidRPr="00E77497">
        <w:rPr>
          <w:i/>
        </w:rPr>
        <w:t>len</w:t>
      </w:r>
      <w:r w:rsidRPr="00E77497">
        <w:t xml:space="preserve"> be ToUint32(</w:t>
      </w:r>
      <w:r w:rsidRPr="00E77497">
        <w:rPr>
          <w:i/>
        </w:rPr>
        <w:t>lenValue</w:t>
      </w:r>
      <w:r w:rsidRPr="00E77497">
        <w:t>).</w:t>
      </w:r>
    </w:p>
    <w:p w14:paraId="08D28748" w14:textId="77777777" w:rsidR="00E1304F" w:rsidRPr="00E77497" w:rsidRDefault="00C82981" w:rsidP="00E1304F">
      <w:pPr>
        <w:pStyle w:val="Alg4"/>
        <w:numPr>
          <w:ilvl w:val="0"/>
          <w:numId w:val="220"/>
        </w:numPr>
        <w:contextualSpacing/>
        <w:rPr>
          <w:ins w:id="26784" w:author="Rev 6 Allen Wirfs-Brock" w:date="2012-02-22T17:13:00Z"/>
        </w:rPr>
      </w:pPr>
      <w:ins w:id="26785" w:author="Rev 6 Allen Wirfs-Brock" w:date="2012-02-26T09:06:00Z">
        <w:r>
          <w:t>ReturnIfAbrupt(</w:t>
        </w:r>
        <w:r w:rsidRPr="00E77497">
          <w:rPr>
            <w:i/>
          </w:rPr>
          <w:t>len</w:t>
        </w:r>
        <w:r>
          <w:t>).</w:t>
        </w:r>
      </w:ins>
    </w:p>
    <w:p w14:paraId="0F9C7D52" w14:textId="77777777" w:rsidR="004C02EF" w:rsidRPr="00E77497" w:rsidRDefault="004C02EF" w:rsidP="00834A33">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0180740E" w14:textId="77777777" w:rsidR="004C02EF" w:rsidRPr="00E77497" w:rsidRDefault="004C02EF" w:rsidP="00834A33">
      <w:pPr>
        <w:pStyle w:val="Alg4"/>
        <w:numPr>
          <w:ilvl w:val="0"/>
          <w:numId w:val="220"/>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37F0F894" w14:textId="77777777" w:rsidR="004C02EF" w:rsidRPr="00E77497" w:rsidRDefault="004C02EF" w:rsidP="00834A33">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14:paraId="327D2826" w14:textId="77777777" w:rsidR="004C02EF" w:rsidRPr="00E77497" w:rsidRDefault="004C02EF" w:rsidP="00834A33">
      <w:pPr>
        <w:pStyle w:val="Alg4"/>
        <w:numPr>
          <w:ilvl w:val="0"/>
          <w:numId w:val="220"/>
        </w:numPr>
      </w:pPr>
      <w:r w:rsidRPr="00E77497">
        <w:t xml:space="preserve">If </w:t>
      </w:r>
      <w:r w:rsidRPr="00E77497">
        <w:rPr>
          <w:i/>
        </w:rPr>
        <w:t>initialValue</w:t>
      </w:r>
      <w:r w:rsidRPr="00E77497">
        <w:t xml:space="preserve"> is present, then</w:t>
      </w:r>
    </w:p>
    <w:p w14:paraId="067A0BB5" w14:textId="77777777" w:rsidR="004C02EF" w:rsidRPr="00E77497" w:rsidRDefault="004C02EF" w:rsidP="00834A33">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14:paraId="131FC053" w14:textId="77777777" w:rsidR="004C02EF" w:rsidRPr="00E77497" w:rsidRDefault="004C02EF" w:rsidP="00834A33">
      <w:pPr>
        <w:pStyle w:val="Alg4"/>
        <w:numPr>
          <w:ilvl w:val="0"/>
          <w:numId w:val="220"/>
        </w:numPr>
      </w:pPr>
      <w:r w:rsidRPr="00E77497">
        <w:t xml:space="preserve">Else, </w:t>
      </w:r>
      <w:r w:rsidRPr="00E77497">
        <w:rPr>
          <w:i/>
        </w:rPr>
        <w:t>initialValue</w:t>
      </w:r>
      <w:r w:rsidRPr="00E77497">
        <w:t xml:space="preserve"> is not present</w:t>
      </w:r>
    </w:p>
    <w:p w14:paraId="4421F204"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14:paraId="654E5054" w14:textId="77777777" w:rsidR="004C02EF" w:rsidRPr="00E77497" w:rsidRDefault="004C02EF" w:rsidP="00834A33">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14:paraId="086C8E4C" w14:textId="77777777" w:rsidR="004C02EF" w:rsidRPr="00E77497" w:rsidRDefault="004C02EF" w:rsidP="00834A33">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14:paraId="479B9CAD" w14:textId="77777777" w:rsidR="004C02EF" w:rsidRPr="00E77497" w:rsidRDefault="004C02EF" w:rsidP="00834A33">
      <w:pPr>
        <w:pStyle w:val="Alg4"/>
        <w:numPr>
          <w:ilvl w:val="2"/>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37D672FD" w14:textId="77777777" w:rsidR="004C02EF" w:rsidRPr="00E77497" w:rsidRDefault="004C02EF" w:rsidP="00834A33">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14:paraId="39061B18" w14:textId="77777777" w:rsidR="004C02EF" w:rsidRPr="00E77497" w:rsidRDefault="004C02EF" w:rsidP="00834A33">
      <w:pPr>
        <w:pStyle w:val="Alg4"/>
        <w:numPr>
          <w:ilvl w:val="3"/>
          <w:numId w:val="220"/>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A4A30A0" w14:textId="77777777" w:rsidR="00E30F6D" w:rsidRPr="00E77497" w:rsidRDefault="00134DAD" w:rsidP="00E30F6D">
      <w:pPr>
        <w:pStyle w:val="Alg4"/>
        <w:numPr>
          <w:ilvl w:val="3"/>
          <w:numId w:val="220"/>
        </w:numPr>
        <w:contextualSpacing/>
        <w:rPr>
          <w:ins w:id="26786" w:author="Rev 6 Allen Wirfs-Brock" w:date="2012-02-22T17:24:00Z"/>
        </w:rPr>
      </w:pPr>
      <w:ins w:id="26787" w:author="Rev 7 Allen Wirfs-Brock" w:date="2012-04-10T11:52:00Z">
        <w:r>
          <w:t>ReturnIfAbrupt(</w:t>
        </w:r>
        <w:r w:rsidRPr="00E77497">
          <w:rPr>
            <w:i/>
          </w:rPr>
          <w:t>accumulator</w:t>
        </w:r>
        <w:r>
          <w:t>)</w:t>
        </w:r>
      </w:ins>
      <w:ins w:id="26788" w:author="Rev 6 Allen Wirfs-Brock" w:date="2012-02-22T17:24:00Z">
        <w:del w:id="26789"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4B3839D9" w14:textId="77777777" w:rsidR="004C02EF" w:rsidRPr="00E77497" w:rsidRDefault="004C02EF" w:rsidP="00834A33">
      <w:pPr>
        <w:pStyle w:val="Alg4"/>
        <w:numPr>
          <w:ilvl w:val="2"/>
          <w:numId w:val="220"/>
        </w:numPr>
      </w:pPr>
      <w:r w:rsidRPr="00E77497">
        <w:t xml:space="preserve">Decrease </w:t>
      </w:r>
      <w:r w:rsidRPr="00E77497">
        <w:rPr>
          <w:i/>
        </w:rPr>
        <w:t>k</w:t>
      </w:r>
      <w:r w:rsidRPr="00E77497">
        <w:t xml:space="preserve"> by 1.</w:t>
      </w:r>
    </w:p>
    <w:p w14:paraId="47101DDC"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50566D91" w14:textId="77777777" w:rsidR="004C02EF" w:rsidRPr="00E77497" w:rsidRDefault="004C02EF" w:rsidP="00834A33">
      <w:pPr>
        <w:pStyle w:val="Alg4"/>
        <w:numPr>
          <w:ilvl w:val="0"/>
          <w:numId w:val="220"/>
        </w:numPr>
      </w:pPr>
      <w:r w:rsidRPr="00E77497">
        <w:t xml:space="preserve">Repeat, while </w:t>
      </w:r>
      <w:r w:rsidRPr="00E77497">
        <w:rPr>
          <w:i/>
        </w:rPr>
        <w:t xml:space="preserve">k </w:t>
      </w:r>
      <w:r w:rsidRPr="00E77497">
        <w:t>≥ 0</w:t>
      </w:r>
    </w:p>
    <w:p w14:paraId="1EB63C0E" w14:textId="77777777" w:rsidR="004C02EF" w:rsidRPr="00E77497" w:rsidRDefault="004C02EF" w:rsidP="00834A33">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14:paraId="502A9989"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D50FC4E"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14:paraId="76EC0683" w14:textId="77777777" w:rsidR="004C02EF" w:rsidRPr="00E77497" w:rsidRDefault="004C02EF" w:rsidP="00834A33">
      <w:pPr>
        <w:pStyle w:val="Alg4"/>
        <w:numPr>
          <w:ilvl w:val="2"/>
          <w:numId w:val="220"/>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7C2C90C" w14:textId="77777777" w:rsidR="00E30F6D" w:rsidRPr="00E77497" w:rsidRDefault="00134DAD" w:rsidP="00E30F6D">
      <w:pPr>
        <w:pStyle w:val="Alg4"/>
        <w:numPr>
          <w:ilvl w:val="2"/>
          <w:numId w:val="220"/>
        </w:numPr>
        <w:contextualSpacing/>
        <w:rPr>
          <w:ins w:id="26790" w:author="Rev 6 Allen Wirfs-Brock" w:date="2012-02-22T17:19:00Z"/>
        </w:rPr>
      </w:pPr>
      <w:ins w:id="26791" w:author="Rev 7 Allen Wirfs-Brock" w:date="2012-04-10T11:53:00Z">
        <w:r>
          <w:t>ReturnIfAbrupt(</w:t>
        </w:r>
        <w:r>
          <w:rPr>
            <w:i/>
          </w:rPr>
          <w:t>kValue</w:t>
        </w:r>
        <w:r>
          <w:t>)</w:t>
        </w:r>
      </w:ins>
      <w:ins w:id="26792" w:author="Rev 6 Allen Wirfs-Brock" w:date="2012-02-22T17:19:00Z">
        <w:del w:id="26793" w:author="Rev 7 Allen Wirfs-Brock" w:date="2012-04-10T11:5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14:paraId="66A7BC21" w14:textId="77777777" w:rsidR="004C02EF" w:rsidRPr="00E77497" w:rsidRDefault="004C02EF" w:rsidP="00834A33">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4BE937F9" w14:textId="77777777" w:rsidR="00E30F6D" w:rsidRPr="00E77497" w:rsidRDefault="00134DAD" w:rsidP="00E30F6D">
      <w:pPr>
        <w:pStyle w:val="Alg4"/>
        <w:numPr>
          <w:ilvl w:val="2"/>
          <w:numId w:val="220"/>
        </w:numPr>
        <w:contextualSpacing/>
        <w:rPr>
          <w:ins w:id="26794" w:author="Rev 6 Allen Wirfs-Brock" w:date="2012-02-22T17:25:00Z"/>
        </w:rPr>
      </w:pPr>
      <w:ins w:id="26795" w:author="Rev 7 Allen Wirfs-Brock" w:date="2012-04-10T11:52:00Z">
        <w:r>
          <w:t>ReturnIfAbrupt(</w:t>
        </w:r>
        <w:r w:rsidRPr="00E77497">
          <w:rPr>
            <w:i/>
          </w:rPr>
          <w:t>accumulator</w:t>
        </w:r>
        <w:r>
          <w:t>)</w:t>
        </w:r>
      </w:ins>
      <w:ins w:id="26796" w:author="Rev 6 Allen Wirfs-Brock" w:date="2012-02-22T17:25:00Z">
        <w:del w:id="26797"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4D151A35" w14:textId="77777777" w:rsidR="004C02EF" w:rsidRPr="00E77497" w:rsidRDefault="004C02EF" w:rsidP="00834A33">
      <w:pPr>
        <w:pStyle w:val="Alg4"/>
        <w:numPr>
          <w:ilvl w:val="1"/>
          <w:numId w:val="220"/>
        </w:numPr>
      </w:pPr>
      <w:r w:rsidRPr="00E77497">
        <w:t xml:space="preserve">Decrease </w:t>
      </w:r>
      <w:r w:rsidRPr="00E77497">
        <w:rPr>
          <w:i/>
        </w:rPr>
        <w:t>k</w:t>
      </w:r>
      <w:r w:rsidRPr="00E77497">
        <w:t xml:space="preserve"> by 1.</w:t>
      </w:r>
    </w:p>
    <w:p w14:paraId="3D9B396C" w14:textId="77777777" w:rsidR="004C02EF" w:rsidRPr="00E77497" w:rsidRDefault="004C02EF" w:rsidP="00834A33">
      <w:pPr>
        <w:pStyle w:val="Alg4"/>
        <w:numPr>
          <w:ilvl w:val="0"/>
          <w:numId w:val="220"/>
        </w:numPr>
        <w:spacing w:after="120"/>
      </w:pPr>
      <w:r w:rsidRPr="00E77497">
        <w:t xml:space="preserve">Return </w:t>
      </w:r>
      <w:r w:rsidRPr="00E77497">
        <w:rPr>
          <w:i/>
        </w:rPr>
        <w:t>accumulator</w:t>
      </w:r>
      <w:r w:rsidRPr="00E77497">
        <w:t>.</w:t>
      </w:r>
    </w:p>
    <w:p w14:paraId="06F6B9BB"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423FF813"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ins w:id="26798" w:author="Rev 9 Allen Wirfs-Brock" w:date="2012-07-07T18:00:00Z">
        <w:r w:rsidR="000625F1">
          <w:t>n</w:t>
        </w:r>
      </w:ins>
      <w:r w:rsidRPr="00E77497">
        <w:t xml:space="preserve"> </w:t>
      </w:r>
      <w:del w:id="26799" w:author="Rev 9 Allen Wirfs-Brock" w:date="2012-07-07T18:00:00Z">
        <w:r w:rsidRPr="00E77497" w:rsidDel="000625F1">
          <w:delText xml:space="preserve">host </w:delText>
        </w:r>
      </w:del>
      <w:ins w:id="26800" w:author="Rev 9 Allen Wirfs-Brock" w:date="2012-07-07T18:00:00Z">
        <w:r w:rsidR="000625F1">
          <w:t>exotic</w:t>
        </w:r>
        <w:r w:rsidR="000625F1" w:rsidRPr="00E77497">
          <w:t xml:space="preserve"> </w:t>
        </w:r>
      </w:ins>
      <w:r w:rsidRPr="00E77497">
        <w:t>object</w:t>
      </w:r>
      <w:ins w:id="26801" w:author="Rev 9 Allen Wirfs-Brock" w:date="2012-07-07T18:00:00Z">
        <w:r w:rsidR="000625F1" w:rsidRPr="000625F1">
          <w:t xml:space="preserve"> </w:t>
        </w:r>
        <w:r w:rsidR="000625F1" w:rsidRPr="00887FC2">
          <w:t>that is not an Array</w:t>
        </w:r>
      </w:ins>
      <w:r w:rsidRPr="00E77497">
        <w:t xml:space="preserve"> is implementation-dependent.</w:t>
      </w:r>
    </w:p>
    <w:p w14:paraId="2B1CD323" w14:textId="77777777" w:rsidR="004C02EF" w:rsidRPr="00E77497" w:rsidRDefault="004C02EF" w:rsidP="00B43482">
      <w:pPr>
        <w:pStyle w:val="30"/>
        <w:numPr>
          <w:ilvl w:val="0"/>
          <w:numId w:val="0"/>
        </w:numPr>
      </w:pPr>
      <w:bookmarkStart w:id="26802" w:name="_Toc472818925"/>
      <w:bookmarkStart w:id="26803" w:name="_Toc235503503"/>
      <w:bookmarkStart w:id="26804" w:name="_Toc241509278"/>
      <w:bookmarkStart w:id="26805" w:name="_Toc244416765"/>
      <w:bookmarkStart w:id="26806" w:name="_Toc276631129"/>
      <w:bookmarkStart w:id="26807" w:name="_Toc329528861"/>
      <w:r w:rsidRPr="00E77497">
        <w:t>15.4.5</w:t>
      </w:r>
      <w:r w:rsidRPr="00E77497">
        <w:tab/>
        <w:t>Properties of Array Instance</w:t>
      </w:r>
      <w:bookmarkEnd w:id="26480"/>
      <w:bookmarkEnd w:id="26498"/>
      <w:bookmarkEnd w:id="26499"/>
      <w:r w:rsidRPr="00E77497">
        <w:t>s</w:t>
      </w:r>
      <w:bookmarkEnd w:id="26802"/>
      <w:bookmarkEnd w:id="26803"/>
      <w:bookmarkEnd w:id="26804"/>
      <w:bookmarkEnd w:id="26805"/>
      <w:bookmarkEnd w:id="26806"/>
      <w:bookmarkEnd w:id="26807"/>
    </w:p>
    <w:p w14:paraId="0BDC9E37" w14:textId="77777777" w:rsidR="004C02EF" w:rsidRPr="00E77497" w:rsidRDefault="004C02EF" w:rsidP="004C02EF">
      <w:r w:rsidRPr="00E77497">
        <w:t xml:space="preserve">Array instances inherit properties from the Array prototype object and </w:t>
      </w:r>
      <w:del w:id="26808" w:author="Allen Wirfs-Brock" w:date="2011-07-02T14:01:00Z">
        <w:r w:rsidRPr="00E77497" w:rsidDel="00963019">
          <w:delText xml:space="preserve">their [[Class]] </w:delText>
        </w:r>
      </w:del>
      <w:ins w:id="26809" w:author="Allen Wirfs-Brock" w:date="2011-07-02T14:01:00Z">
        <w:r w:rsidR="00963019" w:rsidRPr="00E77497">
          <w:t>have the [[</w:t>
        </w:r>
        <w:del w:id="26810" w:author="Rev 3 Allen Wirfs-Brock" w:date="2011-09-07T15:42:00Z">
          <w:r w:rsidR="00963019" w:rsidRPr="00E77497" w:rsidDel="009D141F">
            <w:delText>IsArray</w:delText>
          </w:r>
        </w:del>
      </w:ins>
      <w:ins w:id="26811" w:author="Rev 3 Allen Wirfs-Brock" w:date="2011-09-07T15:42:00Z">
        <w:r w:rsidR="009D141F" w:rsidRPr="00E77497">
          <w:t>NativeBrand</w:t>
        </w:r>
      </w:ins>
      <w:ins w:id="26812" w:author="Allen Wirfs-Brock" w:date="2011-07-02T14:01:00Z">
        <w:r w:rsidR="00963019" w:rsidRPr="00E77497">
          <w:t xml:space="preserve">]] </w:t>
        </w:r>
      </w:ins>
      <w:r w:rsidRPr="00E77497">
        <w:t>internal property</w:t>
      </w:r>
      <w:ins w:id="26813" w:author="Rev 3 Allen Wirfs-Brock" w:date="2011-09-07T15:42:00Z">
        <w:r w:rsidR="009D141F" w:rsidRPr="00E77497">
          <w:t xml:space="preserve"> with value NativeArray</w:t>
        </w:r>
      </w:ins>
      <w:del w:id="26814" w:author="Allen Wirfs-Brock" w:date="2011-07-02T14:02:00Z">
        <w:r w:rsidRPr="00E77497" w:rsidDel="00963019">
          <w:delText xml:space="preserve"> value is </w:delText>
        </w:r>
        <w:r w:rsidRPr="00E77497" w:rsidDel="00963019">
          <w:rPr>
            <w:rFonts w:ascii="Courier New" w:hAnsi="Courier New" w:cs="Courier New"/>
            <w:b/>
          </w:rPr>
          <w:delText>"Array"</w:delText>
        </w:r>
      </w:del>
      <w:r w:rsidRPr="00E77497">
        <w:t>. Array instances also have the following properties.</w:t>
      </w:r>
      <w:bookmarkStart w:id="26815" w:name="_Hlt424531027"/>
      <w:bookmarkStart w:id="26816" w:name="_Ref384024926"/>
      <w:bookmarkStart w:id="26817" w:name="_Ref385487297"/>
      <w:bookmarkStart w:id="26818" w:name="_Toc385672300"/>
      <w:bookmarkStart w:id="26819" w:name="_Toc393690416"/>
      <w:bookmarkEnd w:id="26815"/>
    </w:p>
    <w:p w14:paraId="29AE55CF" w14:textId="77777777" w:rsidR="004C02EF" w:rsidRPr="00E77497" w:rsidRDefault="004C02EF" w:rsidP="004C02EF">
      <w:pPr>
        <w:pStyle w:val="40"/>
        <w:numPr>
          <w:ilvl w:val="0"/>
          <w:numId w:val="0"/>
        </w:numPr>
      </w:pPr>
      <w:bookmarkStart w:id="26820" w:name="_Ref424531062"/>
      <w:r w:rsidRPr="00E77497">
        <w:t>15.4.5.1</w:t>
      </w:r>
      <w:r w:rsidRPr="00E77497">
        <w:tab/>
        <w:t>[[DefineOwnProperty]</w:t>
      </w:r>
      <w:bookmarkEnd w:id="26816"/>
      <w:r w:rsidRPr="00E77497">
        <w:t xml:space="preserve">] ( P, </w:t>
      </w:r>
      <w:bookmarkEnd w:id="26817"/>
      <w:bookmarkEnd w:id="26818"/>
      <w:bookmarkEnd w:id="26819"/>
      <w:r w:rsidRPr="00E77497">
        <w:t>Desc, Throw )</w:t>
      </w:r>
      <w:bookmarkEnd w:id="26820"/>
    </w:p>
    <w:p w14:paraId="201EB806" w14:textId="77777777" w:rsidR="004C02EF" w:rsidRPr="00E77497" w:rsidRDefault="004C02EF" w:rsidP="004C02EF">
      <w:r w:rsidRPr="00E77497">
        <w:t>Array objects use a variation of the [[DefineOwnProperty]] internal method used for other native ECMAScript objects (8.12.9).</w:t>
      </w:r>
      <w:bookmarkStart w:id="26821" w:name="_Toc382291626"/>
    </w:p>
    <w:p w14:paraId="55867F24" w14:textId="77777777" w:rsidR="004C02EF" w:rsidRPr="00E77497" w:rsidRDefault="004C02EF" w:rsidP="004C02EF">
      <w:r w:rsidRPr="00E77497">
        <w:t xml:space="preserve">Assume </w:t>
      </w:r>
      <w:r w:rsidRPr="00E77497">
        <w:rPr>
          <w:rFonts w:ascii="Times New Roman" w:hAnsi="Times New Roman"/>
          <w:i/>
        </w:rPr>
        <w:t xml:space="preserve">A </w:t>
      </w:r>
      <w:r w:rsidRPr="00E77497">
        <w:t xml:space="preserve">is an Array object, </w:t>
      </w:r>
      <w:r w:rsidRPr="00E77497">
        <w:rPr>
          <w:rFonts w:ascii="Times New Roman" w:hAnsi="Times New Roman"/>
          <w:i/>
        </w:rPr>
        <w:t>Desc</w:t>
      </w:r>
      <w:r w:rsidRPr="00E77497">
        <w:t xml:space="preserve"> is a Property Descriptor, and </w:t>
      </w:r>
      <w:r w:rsidRPr="00E77497">
        <w:rPr>
          <w:rFonts w:ascii="Times New Roman" w:hAnsi="Times New Roman"/>
          <w:i/>
        </w:rPr>
        <w:t xml:space="preserve">Throw </w:t>
      </w:r>
      <w:r w:rsidRPr="00E77497">
        <w:t>is a Boolean flag.</w:t>
      </w:r>
    </w:p>
    <w:p w14:paraId="23C8746D" w14:textId="77777777" w:rsidR="004C02EF" w:rsidRPr="00E77497" w:rsidRDefault="004C02EF" w:rsidP="004C02EF">
      <w:r w:rsidRPr="00E77497">
        <w:t>In the following algorithm, the term “</w:t>
      </w:r>
      <w:r w:rsidRPr="00E77497">
        <w:rPr>
          <w:rFonts w:ascii="Times New Roman" w:hAnsi="Times New Roman"/>
        </w:rPr>
        <w:t>Reject</w:t>
      </w:r>
      <w:r w:rsidRPr="00E77497">
        <w:t>” means “</w:t>
      </w:r>
      <w:r w:rsidRPr="00E77497">
        <w:rPr>
          <w:rFonts w:ascii="Times New Roman" w:hAnsi="Times New Roman"/>
        </w:rPr>
        <w:t xml:space="preserve">If </w:t>
      </w:r>
      <w:r w:rsidRPr="00E77497">
        <w:rPr>
          <w:rFonts w:ascii="Times New Roman" w:hAnsi="Times New Roman"/>
          <w:i/>
        </w:rPr>
        <w:t xml:space="preserve">Throw </w:t>
      </w:r>
      <w:r w:rsidRPr="00E77497">
        <w:rPr>
          <w:rFonts w:ascii="Times New Roman" w:hAnsi="Times New Roman"/>
        </w:rPr>
        <w:t xml:space="preserve">is </w:t>
      </w:r>
      <w:r w:rsidRPr="00E77497">
        <w:rPr>
          <w:rFonts w:ascii="Times New Roman" w:hAnsi="Times New Roman"/>
          <w:b/>
        </w:rPr>
        <w:t>true</w:t>
      </w:r>
      <w:r w:rsidRPr="00E77497">
        <w:rPr>
          <w:rFonts w:ascii="Times New Roman" w:hAnsi="Times New Roman"/>
        </w:rPr>
        <w:t xml:space="preserve">, then throw a </w:t>
      </w:r>
      <w:r w:rsidRPr="00E77497">
        <w:rPr>
          <w:rFonts w:ascii="Times New Roman" w:hAnsi="Times New Roman"/>
          <w:b/>
        </w:rPr>
        <w:t>TypeError</w:t>
      </w:r>
      <w:r w:rsidRPr="00E77497">
        <w:rPr>
          <w:rFonts w:ascii="Times New Roman" w:hAnsi="Times New Roman"/>
        </w:rPr>
        <w:t xml:space="preserve"> exception, otherwise return </w:t>
      </w:r>
      <w:r w:rsidRPr="00E77497">
        <w:rPr>
          <w:rFonts w:ascii="Times New Roman" w:hAnsi="Times New Roman"/>
          <w:b/>
        </w:rPr>
        <w:t>false</w:t>
      </w:r>
      <w:r w:rsidRPr="00E77497">
        <w:rPr>
          <w:rFonts w:ascii="Times New Roman" w:hAnsi="Times New Roman"/>
        </w:rPr>
        <w:t>.</w:t>
      </w:r>
      <w:r w:rsidRPr="00E77497">
        <w:t>”</w:t>
      </w:r>
    </w:p>
    <w:p w14:paraId="5C274619" w14:textId="77777777" w:rsidR="004C02EF" w:rsidRPr="00E77497" w:rsidRDefault="004C02EF" w:rsidP="004C02EF">
      <w:r w:rsidRPr="00E77497">
        <w:t xml:space="preserve">When the [[DefineOwnProperty]] internal method of </w:t>
      </w:r>
      <w:r w:rsidRPr="00E77497">
        <w:rPr>
          <w:rFonts w:ascii="Times New Roman" w:hAnsi="Times New Roman"/>
          <w:i/>
        </w:rPr>
        <w:t>A</w:t>
      </w:r>
      <w:r w:rsidRPr="00E77497">
        <w:t xml:space="preserve"> is called with property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69B91861" w14:textId="77777777" w:rsidR="00C82981" w:rsidDel="008F79D4" w:rsidRDefault="00C82981" w:rsidP="00C82981">
      <w:pPr>
        <w:pStyle w:val="Alg4"/>
        <w:numPr>
          <w:ilvl w:val="0"/>
          <w:numId w:val="221"/>
        </w:numPr>
        <w:rPr>
          <w:ins w:id="26822" w:author="Rev 6 Allen Wirfs-Brock" w:date="2012-02-26T09:07:00Z"/>
          <w:del w:id="26823" w:author="Rev 7 Allen Wirfs-Brock" w:date="2012-04-09T16:34:00Z"/>
        </w:rPr>
      </w:pPr>
      <w:ins w:id="26824" w:author="Rev 6 Allen Wirfs-Brock" w:date="2012-02-26T09:07:00Z">
        <w:del w:id="26825" w:author="Rev 7 Allen Wirfs-Brock" w:date="2012-04-09T16:34:00Z">
          <w:r w:rsidDel="008F79D4">
            <w:delText>ReturnIfAbrupt(</w:delText>
          </w:r>
          <w:r w:rsidDel="008F79D4">
            <w:rPr>
              <w:i/>
            </w:rPr>
            <w:delText>A</w:delText>
          </w:r>
          <w:r w:rsidDel="008F79D4">
            <w:delText>).</w:delText>
          </w:r>
        </w:del>
      </w:ins>
    </w:p>
    <w:p w14:paraId="7CE91F45" w14:textId="77777777" w:rsidR="004C02EF" w:rsidRPr="00E77497" w:rsidRDefault="004C02EF" w:rsidP="00834A33">
      <w:pPr>
        <w:pStyle w:val="Alg4"/>
        <w:numPr>
          <w:ilvl w:val="0"/>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166198B3" w14:textId="77777777" w:rsidR="004C02EF" w:rsidRPr="00E77497" w:rsidRDefault="004C02EF" w:rsidP="00834A33">
      <w:pPr>
        <w:pStyle w:val="Alg4"/>
        <w:numPr>
          <w:ilvl w:val="0"/>
          <w:numId w:val="221"/>
        </w:numPr>
      </w:pPr>
      <w:r w:rsidRPr="00E77497">
        <w:t xml:space="preserve">Let </w:t>
      </w:r>
      <w:r w:rsidRPr="00E77497">
        <w:rPr>
          <w:i/>
        </w:rPr>
        <w:t>oldLen</w:t>
      </w:r>
      <w:r w:rsidRPr="00E77497">
        <w:t xml:space="preserve"> be </w:t>
      </w:r>
      <w:r w:rsidRPr="00E77497">
        <w:rPr>
          <w:i/>
        </w:rPr>
        <w:t>oldLenDesc</w:t>
      </w:r>
      <w:r w:rsidRPr="00E77497">
        <w:t>.[[Value]].</w:t>
      </w:r>
    </w:p>
    <w:p w14:paraId="392BBD9B" w14:textId="77777777" w:rsidR="004C02EF" w:rsidRPr="00E77497" w:rsidRDefault="004C02EF" w:rsidP="00834A33">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14:paraId="5E15AE16" w14:textId="77777777" w:rsidR="004C02EF" w:rsidRPr="00E77497" w:rsidRDefault="004C02EF" w:rsidP="00834A33">
      <w:pPr>
        <w:pStyle w:val="Alg4"/>
        <w:numPr>
          <w:ilvl w:val="1"/>
          <w:numId w:val="221"/>
        </w:numPr>
      </w:pPr>
      <w:r w:rsidRPr="00E77497">
        <w:t xml:space="preserve">If the [[Value]] field of </w:t>
      </w:r>
      <w:r w:rsidRPr="00E77497">
        <w:rPr>
          <w:i/>
        </w:rPr>
        <w:t>Desc</w:t>
      </w:r>
      <w:r w:rsidRPr="00E77497">
        <w:t xml:space="preserve"> is absent, then</w:t>
      </w:r>
    </w:p>
    <w:p w14:paraId="00C4667A"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Desc</w:t>
      </w:r>
      <w:r w:rsidRPr="00E77497">
        <w:t xml:space="preserve">, and </w:t>
      </w:r>
      <w:r w:rsidRPr="00E77497">
        <w:rPr>
          <w:i/>
        </w:rPr>
        <w:t>Throw</w:t>
      </w:r>
      <w:r w:rsidRPr="00E77497">
        <w:t xml:space="preserve"> as arguments.</w:t>
      </w:r>
    </w:p>
    <w:p w14:paraId="099BF9B1" w14:textId="77777777" w:rsidR="004C02EF" w:rsidRPr="00E77497" w:rsidRDefault="004C02EF" w:rsidP="00834A33">
      <w:pPr>
        <w:pStyle w:val="Alg4"/>
        <w:numPr>
          <w:ilvl w:val="1"/>
          <w:numId w:val="221"/>
        </w:numPr>
      </w:pPr>
      <w:r w:rsidRPr="00E77497">
        <w:t xml:space="preserve">Let </w:t>
      </w:r>
      <w:r w:rsidRPr="00E77497">
        <w:rPr>
          <w:i/>
        </w:rPr>
        <w:t>newLenDesc</w:t>
      </w:r>
      <w:r w:rsidRPr="00E77497">
        <w:t xml:space="preserve"> be a copy of </w:t>
      </w:r>
      <w:r w:rsidRPr="00E77497">
        <w:rPr>
          <w:i/>
        </w:rPr>
        <w:t>Desc</w:t>
      </w:r>
      <w:r w:rsidRPr="00E77497">
        <w:t>.</w:t>
      </w:r>
    </w:p>
    <w:p w14:paraId="3FC6A496" w14:textId="77777777" w:rsidR="004C02EF" w:rsidRPr="00E77497" w:rsidRDefault="004C02EF" w:rsidP="00834A33">
      <w:pPr>
        <w:pStyle w:val="Alg4"/>
        <w:numPr>
          <w:ilvl w:val="1"/>
          <w:numId w:val="221"/>
        </w:numPr>
      </w:pPr>
      <w:r w:rsidRPr="00E77497">
        <w:t xml:space="preserve">Let </w:t>
      </w:r>
      <w:r w:rsidRPr="00E77497">
        <w:rPr>
          <w:i/>
        </w:rPr>
        <w:t>newLen</w:t>
      </w:r>
      <w:r w:rsidRPr="00E77497">
        <w:t xml:space="preserve"> be ToUint32(</w:t>
      </w:r>
      <w:r w:rsidRPr="00E77497">
        <w:rPr>
          <w:i/>
        </w:rPr>
        <w:t>Desc</w:t>
      </w:r>
      <w:r w:rsidRPr="00E77497">
        <w:t>.[[Value]]).</w:t>
      </w:r>
    </w:p>
    <w:p w14:paraId="42A4F70E"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p>
    <w:p w14:paraId="4DA6AD1A" w14:textId="77777777" w:rsidR="004C02EF" w:rsidRPr="00E77497" w:rsidRDefault="004C02EF" w:rsidP="00834A33">
      <w:pPr>
        <w:pStyle w:val="Alg4"/>
        <w:numPr>
          <w:ilvl w:val="1"/>
          <w:numId w:val="221"/>
        </w:numPr>
      </w:pPr>
      <w:r w:rsidRPr="00E77497">
        <w:t xml:space="preserve">Set </w:t>
      </w:r>
      <w:r w:rsidRPr="00E77497">
        <w:rPr>
          <w:i/>
        </w:rPr>
        <w:t>newLenDesc</w:t>
      </w:r>
      <w:r w:rsidRPr="00E77497">
        <w:t>.[[Value]</w:t>
      </w:r>
      <w:r w:rsidR="00245531" w:rsidRPr="00E77497">
        <w:t>]</w:t>
      </w:r>
      <w:r w:rsidRPr="00E77497">
        <w:t xml:space="preserve"> to </w:t>
      </w:r>
      <w:r w:rsidRPr="00E77497">
        <w:rPr>
          <w:i/>
        </w:rPr>
        <w:t>newLen</w:t>
      </w:r>
      <w:r w:rsidRPr="00E77497">
        <w:t>.</w:t>
      </w:r>
    </w:p>
    <w:p w14:paraId="0E4B9032"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w:t>
      </w:r>
      <w:r w:rsidRPr="00E77497">
        <w:rPr>
          <w:i/>
        </w:rPr>
        <w:t>oldLen</w:t>
      </w:r>
      <w:r w:rsidRPr="00E77497">
        <w:t>, then</w:t>
      </w:r>
    </w:p>
    <w:p w14:paraId="03E7882A"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645F56FF" w14:textId="77777777" w:rsidR="004C02EF" w:rsidRPr="00E77497" w:rsidRDefault="004C02EF" w:rsidP="00834A33">
      <w:pPr>
        <w:pStyle w:val="Alg4"/>
        <w:numPr>
          <w:ilvl w:val="1"/>
          <w:numId w:val="221"/>
        </w:numPr>
      </w:pPr>
      <w:r w:rsidRPr="00E77497">
        <w:t xml:space="preserve">Reject if </w:t>
      </w:r>
      <w:r w:rsidRPr="00E77497">
        <w:rPr>
          <w:i/>
        </w:rPr>
        <w:t>oldLenDesc</w:t>
      </w:r>
      <w:r w:rsidRPr="00E77497">
        <w:t xml:space="preserve">.[[Writable]] is </w:t>
      </w:r>
      <w:r w:rsidRPr="00E77497">
        <w:rPr>
          <w:b/>
        </w:rPr>
        <w:t>false</w:t>
      </w:r>
      <w:r w:rsidRPr="00E77497">
        <w:t>.</w:t>
      </w:r>
    </w:p>
    <w:p w14:paraId="38996721" w14:textId="77777777" w:rsidR="004C02EF" w:rsidRPr="00E77497" w:rsidRDefault="004C02EF" w:rsidP="00834A33">
      <w:pPr>
        <w:pStyle w:val="Alg4"/>
        <w:numPr>
          <w:ilvl w:val="1"/>
          <w:numId w:val="221"/>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70162571" w14:textId="77777777" w:rsidR="004C02EF" w:rsidRPr="00E77497" w:rsidRDefault="004C02EF" w:rsidP="00834A33">
      <w:pPr>
        <w:pStyle w:val="Alg4"/>
        <w:numPr>
          <w:ilvl w:val="1"/>
          <w:numId w:val="221"/>
        </w:numPr>
      </w:pPr>
      <w:r w:rsidRPr="00E77497">
        <w:t>Else,</w:t>
      </w:r>
    </w:p>
    <w:p w14:paraId="1CA752B2" w14:textId="77777777" w:rsidR="004C02EF" w:rsidRPr="00E77497" w:rsidRDefault="004C02EF" w:rsidP="00834A33">
      <w:pPr>
        <w:pStyle w:val="Alg4"/>
        <w:numPr>
          <w:ilvl w:val="2"/>
          <w:numId w:val="221"/>
        </w:numPr>
      </w:pPr>
      <w:r w:rsidRPr="00E77497">
        <w:t xml:space="preserve">Need to defer setting the [[Writable]] attribute to </w:t>
      </w:r>
      <w:r w:rsidRPr="00E77497">
        <w:rPr>
          <w:b/>
        </w:rPr>
        <w:t>false</w:t>
      </w:r>
      <w:r w:rsidRPr="00E77497">
        <w:t xml:space="preserve"> in case any elements cannot be deleted.</w:t>
      </w:r>
    </w:p>
    <w:p w14:paraId="5A1C26D7" w14:textId="77777777" w:rsidR="004C02EF" w:rsidRPr="00E77497" w:rsidRDefault="004C02EF" w:rsidP="00834A33">
      <w:pPr>
        <w:pStyle w:val="Alg4"/>
        <w:numPr>
          <w:ilvl w:val="2"/>
          <w:numId w:val="221"/>
        </w:numPr>
      </w:pPr>
      <w:r w:rsidRPr="00E77497">
        <w:t xml:space="preserve">Let </w:t>
      </w:r>
      <w:r w:rsidRPr="00E77497">
        <w:rPr>
          <w:i/>
        </w:rPr>
        <w:t>newWritable</w:t>
      </w:r>
      <w:r w:rsidRPr="00E77497">
        <w:t xml:space="preserve"> be </w:t>
      </w:r>
      <w:r w:rsidRPr="00E77497">
        <w:rPr>
          <w:b/>
        </w:rPr>
        <w:t>false</w:t>
      </w:r>
      <w:r w:rsidRPr="00E77497">
        <w:t>.</w:t>
      </w:r>
    </w:p>
    <w:p w14:paraId="050AFE72" w14:textId="77777777" w:rsidR="004C02EF" w:rsidRPr="00E77497" w:rsidRDefault="004C02EF" w:rsidP="00834A33">
      <w:pPr>
        <w:pStyle w:val="Alg4"/>
        <w:numPr>
          <w:ilvl w:val="2"/>
          <w:numId w:val="221"/>
        </w:numPr>
      </w:pPr>
      <w:r w:rsidRPr="00E77497">
        <w:t xml:space="preserve">Set </w:t>
      </w:r>
      <w:r w:rsidRPr="00E77497">
        <w:rPr>
          <w:i/>
        </w:rPr>
        <w:t>newLenDesc</w:t>
      </w:r>
      <w:r w:rsidRPr="00E77497">
        <w:t>.[[Writable]</w:t>
      </w:r>
      <w:r w:rsidR="00245531" w:rsidRPr="00E77497">
        <w:t>]</w:t>
      </w:r>
      <w:r w:rsidRPr="00E77497">
        <w:t xml:space="preserve"> to </w:t>
      </w:r>
      <w:r w:rsidRPr="00E77497">
        <w:rPr>
          <w:b/>
        </w:rPr>
        <w:t>true</w:t>
      </w:r>
      <w:r w:rsidRPr="00E77497">
        <w:t>.</w:t>
      </w:r>
    </w:p>
    <w:p w14:paraId="11D003F4"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74346561" w14:textId="77777777" w:rsidR="004C02EF" w:rsidRPr="00E77497" w:rsidRDefault="004C02EF" w:rsidP="00834A33">
      <w:pPr>
        <w:pStyle w:val="Alg4"/>
        <w:numPr>
          <w:ilvl w:val="1"/>
          <w:numId w:val="221"/>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19222DDB" w14:textId="77777777" w:rsidR="004C02EF" w:rsidRPr="00E77497" w:rsidRDefault="004C02EF" w:rsidP="00834A33">
      <w:pPr>
        <w:pStyle w:val="Alg4"/>
        <w:numPr>
          <w:ilvl w:val="1"/>
          <w:numId w:val="221"/>
        </w:numPr>
      </w:pPr>
      <w:r w:rsidRPr="00E77497">
        <w:t xml:space="preserve">While </w:t>
      </w:r>
      <w:r w:rsidRPr="00E77497">
        <w:rPr>
          <w:i/>
        </w:rPr>
        <w:t>newLen</w:t>
      </w:r>
      <w:r w:rsidRPr="00E77497">
        <w:t xml:space="preserve"> &lt; </w:t>
      </w:r>
      <w:r w:rsidRPr="00E77497">
        <w:rPr>
          <w:i/>
        </w:rPr>
        <w:t>oldLen</w:t>
      </w:r>
      <w:r w:rsidRPr="00E77497">
        <w:t xml:space="preserve"> repeat,</w:t>
      </w:r>
    </w:p>
    <w:p w14:paraId="4F45E886" w14:textId="77777777" w:rsidR="004C02EF" w:rsidRPr="00E77497" w:rsidRDefault="004C02EF" w:rsidP="00834A33">
      <w:pPr>
        <w:pStyle w:val="Alg4"/>
        <w:numPr>
          <w:ilvl w:val="2"/>
          <w:numId w:val="221"/>
        </w:numPr>
      </w:pPr>
      <w:r w:rsidRPr="00E77497">
        <w:t xml:space="preserve">Set </w:t>
      </w:r>
      <w:r w:rsidRPr="00E77497">
        <w:rPr>
          <w:i/>
        </w:rPr>
        <w:t>oldLen</w:t>
      </w:r>
      <w:r w:rsidRPr="00E77497">
        <w:t xml:space="preserve"> to </w:t>
      </w:r>
      <w:r w:rsidRPr="00E77497">
        <w:rPr>
          <w:i/>
        </w:rPr>
        <w:t>oldLen</w:t>
      </w:r>
      <w:r w:rsidRPr="00E77497">
        <w:t xml:space="preserve"> – 1.</w:t>
      </w:r>
    </w:p>
    <w:p w14:paraId="47F63ED6" w14:textId="77777777" w:rsidR="004C02EF" w:rsidRPr="00E77497" w:rsidRDefault="004C02EF" w:rsidP="00834A33">
      <w:pPr>
        <w:pStyle w:val="Alg4"/>
        <w:numPr>
          <w:ilvl w:val="2"/>
          <w:numId w:val="221"/>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 xml:space="preserve">) and </w:t>
      </w:r>
      <w:r w:rsidRPr="00E77497">
        <w:rPr>
          <w:b/>
        </w:rPr>
        <w:t>false</w:t>
      </w:r>
      <w:r w:rsidRPr="00E77497">
        <w:t xml:space="preserve"> as arguments.</w:t>
      </w:r>
    </w:p>
    <w:p w14:paraId="4CD56FA2" w14:textId="77777777" w:rsidR="004C02EF" w:rsidRPr="00E77497" w:rsidRDefault="004C02EF" w:rsidP="00834A33">
      <w:pPr>
        <w:pStyle w:val="Alg4"/>
        <w:numPr>
          <w:ilvl w:val="2"/>
          <w:numId w:val="221"/>
        </w:numPr>
      </w:pPr>
      <w:r w:rsidRPr="00E77497">
        <w:t xml:space="preserve">If </w:t>
      </w:r>
      <w:r w:rsidRPr="00E77497">
        <w:rPr>
          <w:i/>
        </w:rPr>
        <w:t>deleteSucceeded</w:t>
      </w:r>
      <w:r w:rsidRPr="00E77497">
        <w:t xml:space="preserve"> is </w:t>
      </w:r>
      <w:r w:rsidRPr="00E77497">
        <w:rPr>
          <w:b/>
        </w:rPr>
        <w:t>false</w:t>
      </w:r>
      <w:r w:rsidRPr="00E77497">
        <w:t>, then</w:t>
      </w:r>
    </w:p>
    <w:p w14:paraId="3328762A" w14:textId="77777777" w:rsidR="004C02EF" w:rsidRPr="00E77497" w:rsidRDefault="004C02EF" w:rsidP="00834A33">
      <w:pPr>
        <w:pStyle w:val="Alg4"/>
        <w:numPr>
          <w:ilvl w:val="3"/>
          <w:numId w:val="221"/>
        </w:numPr>
      </w:pPr>
      <w:r w:rsidRPr="00E77497">
        <w:t xml:space="preserve">Set </w:t>
      </w:r>
      <w:r w:rsidRPr="00E77497">
        <w:rPr>
          <w:i/>
        </w:rPr>
        <w:t>newLenDesc</w:t>
      </w:r>
      <w:r w:rsidRPr="00E77497">
        <w:t>.[[Value]</w:t>
      </w:r>
      <w:ins w:id="26826" w:author="Allen Wirfs-Brock rev2" w:date="2011-07-25T17:11:00Z">
        <w:r w:rsidR="00245531" w:rsidRPr="00E77497">
          <w:t>]</w:t>
        </w:r>
      </w:ins>
      <w:r w:rsidRPr="00E77497">
        <w:t xml:space="preserve"> to </w:t>
      </w:r>
      <w:r w:rsidRPr="00E77497">
        <w:rPr>
          <w:i/>
        </w:rPr>
        <w:t>oldLen+1</w:t>
      </w:r>
      <w:r w:rsidRPr="00E77497">
        <w:t>.</w:t>
      </w:r>
    </w:p>
    <w:p w14:paraId="3249FAB5" w14:textId="77777777" w:rsidR="004C02EF" w:rsidRPr="00E77497" w:rsidRDefault="004C02EF" w:rsidP="00834A33">
      <w:pPr>
        <w:pStyle w:val="Alg4"/>
        <w:numPr>
          <w:ilvl w:val="3"/>
          <w:numId w:val="221"/>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.[[Writable]</w:t>
      </w:r>
      <w:ins w:id="26827" w:author="Allen Wirfs-Brock rev2" w:date="2011-07-25T17:11:00Z">
        <w:r w:rsidR="00245531" w:rsidRPr="00E77497">
          <w:t>]</w:t>
        </w:r>
      </w:ins>
      <w:r w:rsidRPr="00E77497">
        <w:t xml:space="preserve"> to </w:t>
      </w:r>
      <w:r w:rsidRPr="00E77497">
        <w:rPr>
          <w:b/>
        </w:rPr>
        <w:t>false</w:t>
      </w:r>
      <w:r w:rsidRPr="00E77497">
        <w:t>.</w:t>
      </w:r>
    </w:p>
    <w:p w14:paraId="5B23B63D" w14:textId="77777777" w:rsidR="004C02EF" w:rsidRPr="00E77497" w:rsidRDefault="004C02EF" w:rsidP="00834A33">
      <w:pPr>
        <w:pStyle w:val="Alg4"/>
        <w:numPr>
          <w:ilvl w:val="3"/>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b/>
        </w:rPr>
        <w:t>false</w:t>
      </w:r>
      <w:r w:rsidRPr="00E77497">
        <w:t xml:space="preserve"> as arguments. </w:t>
      </w:r>
    </w:p>
    <w:p w14:paraId="04131CC1" w14:textId="77777777" w:rsidR="004C02EF" w:rsidRPr="00E77497" w:rsidRDefault="004C02EF" w:rsidP="00834A33">
      <w:pPr>
        <w:pStyle w:val="Alg4"/>
        <w:numPr>
          <w:ilvl w:val="3"/>
          <w:numId w:val="221"/>
        </w:numPr>
      </w:pPr>
      <w:r w:rsidRPr="00E77497">
        <w:t>Reject.</w:t>
      </w:r>
    </w:p>
    <w:p w14:paraId="6C42BC60" w14:textId="77777777" w:rsidR="004C02EF" w:rsidRPr="00E77497" w:rsidRDefault="004C02EF" w:rsidP="00834A33">
      <w:pPr>
        <w:pStyle w:val="Alg4"/>
        <w:numPr>
          <w:ilvl w:val="1"/>
          <w:numId w:val="221"/>
        </w:numPr>
      </w:pPr>
      <w:r w:rsidRPr="00E77497">
        <w:t xml:space="preserve">If </w:t>
      </w:r>
      <w:r w:rsidRPr="00E77497">
        <w:rPr>
          <w:i/>
        </w:rPr>
        <w:t>newWritable</w:t>
      </w:r>
      <w:r w:rsidRPr="00E77497">
        <w:t xml:space="preserve"> is </w:t>
      </w:r>
      <w:r w:rsidRPr="00E77497">
        <w:rPr>
          <w:b/>
        </w:rPr>
        <w:t>false</w:t>
      </w:r>
      <w:r w:rsidRPr="00E77497">
        <w:t>, then</w:t>
      </w:r>
    </w:p>
    <w:p w14:paraId="5741ABC8"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Property Descriptor{[[Writable]]: </w:t>
      </w:r>
      <w:r w:rsidRPr="00E77497">
        <w:rPr>
          <w:b/>
        </w:rPr>
        <w:t>false</w:t>
      </w:r>
      <w:r w:rsidRPr="00E77497">
        <w:t xml:space="preserve">}, and </w:t>
      </w:r>
      <w:r w:rsidRPr="00E77497">
        <w:rPr>
          <w:b/>
        </w:rPr>
        <w:t>false</w:t>
      </w:r>
      <w:r w:rsidRPr="00E77497">
        <w:t xml:space="preserve"> as arguments. This call will always return </w:t>
      </w:r>
      <w:r w:rsidRPr="00E77497">
        <w:rPr>
          <w:b/>
        </w:rPr>
        <w:t>true</w:t>
      </w:r>
      <w:r w:rsidRPr="00E77497">
        <w:t>.</w:t>
      </w:r>
    </w:p>
    <w:p w14:paraId="0D67E9B5"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667D7442" w14:textId="77777777" w:rsidR="004C02EF" w:rsidRPr="00E77497" w:rsidRDefault="004C02EF" w:rsidP="00834A33">
      <w:pPr>
        <w:pStyle w:val="Alg4"/>
        <w:numPr>
          <w:ilvl w:val="0"/>
          <w:numId w:val="221"/>
        </w:numPr>
      </w:pPr>
      <w:r w:rsidRPr="00E77497">
        <w:t xml:space="preserve">Else if </w:t>
      </w:r>
      <w:r w:rsidRPr="00E77497">
        <w:rPr>
          <w:i/>
        </w:rPr>
        <w:t>P</w:t>
      </w:r>
      <w:r w:rsidRPr="00E77497">
        <w:t xml:space="preserve"> is an array index (15.4), then</w:t>
      </w:r>
    </w:p>
    <w:p w14:paraId="75E1E7F5" w14:textId="77777777" w:rsidR="004C02EF" w:rsidRPr="00E77497" w:rsidRDefault="004C02EF" w:rsidP="00834A33">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14:paraId="768C95FD" w14:textId="77777777" w:rsidR="0080491B" w:rsidRDefault="0080491B" w:rsidP="00834A33">
      <w:pPr>
        <w:pStyle w:val="Alg4"/>
        <w:numPr>
          <w:ilvl w:val="1"/>
          <w:numId w:val="221"/>
        </w:numPr>
        <w:rPr>
          <w:ins w:id="26828" w:author="Rev 7 Allen Wirfs-Brock" w:date="2012-04-09T16:46:00Z"/>
        </w:rPr>
      </w:pPr>
      <w:ins w:id="26829" w:author="Rev 7 Allen Wirfs-Brock" w:date="2012-04-09T16:46:00Z">
        <w:r>
          <w:t>ReturnIfAbrupt(</w:t>
        </w:r>
        <w:r w:rsidRPr="0080491B">
          <w:rPr>
            <w:i/>
            <w:rPrChange w:id="26830" w:author="Rev 7 Allen Wirfs-Brock" w:date="2012-04-09T16:46:00Z">
              <w:rPr/>
            </w:rPrChange>
          </w:rPr>
          <w:t>index</w:t>
        </w:r>
        <w:r>
          <w:t>).</w:t>
        </w:r>
      </w:ins>
    </w:p>
    <w:p w14:paraId="0A631202" w14:textId="77777777" w:rsidR="004C02EF" w:rsidRPr="00E77497" w:rsidRDefault="004C02EF" w:rsidP="00834A33">
      <w:pPr>
        <w:pStyle w:val="Alg4"/>
        <w:numPr>
          <w:ilvl w:val="1"/>
          <w:numId w:val="221"/>
        </w:numPr>
      </w:pPr>
      <w:r w:rsidRPr="00E77497">
        <w:t xml:space="preserve">Reject if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sidRPr="00E77497">
        <w:t>.</w:t>
      </w:r>
    </w:p>
    <w:p w14:paraId="15B69D63"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b/>
        </w:rPr>
        <w:t>false</w:t>
      </w:r>
      <w:r w:rsidRPr="00E77497">
        <w:t xml:space="preserve"> as arguments.</w:t>
      </w:r>
    </w:p>
    <w:p w14:paraId="19C09D75" w14:textId="77777777" w:rsidR="004C02EF" w:rsidRPr="00E77497" w:rsidRDefault="004C02EF" w:rsidP="00834A33">
      <w:pPr>
        <w:pStyle w:val="Alg4"/>
        <w:numPr>
          <w:ilvl w:val="1"/>
          <w:numId w:val="221"/>
        </w:numPr>
      </w:pPr>
      <w:r w:rsidRPr="00E77497">
        <w:t xml:space="preserve">Reject if </w:t>
      </w:r>
      <w:r w:rsidRPr="00E77497">
        <w:rPr>
          <w:i/>
        </w:rPr>
        <w:t>succeeded</w:t>
      </w:r>
      <w:r w:rsidRPr="00E77497">
        <w:t xml:space="preserve"> is </w:t>
      </w:r>
      <w:r w:rsidRPr="00E77497">
        <w:rPr>
          <w:b/>
        </w:rPr>
        <w:t>false</w:t>
      </w:r>
      <w:r w:rsidRPr="00E77497">
        <w:t>.</w:t>
      </w:r>
    </w:p>
    <w:p w14:paraId="0D6557B7" w14:textId="77777777" w:rsidR="004C02EF" w:rsidRPr="00E77497" w:rsidRDefault="004C02EF" w:rsidP="00834A33">
      <w:pPr>
        <w:pStyle w:val="Alg4"/>
        <w:numPr>
          <w:ilvl w:val="1"/>
          <w:numId w:val="221"/>
        </w:numPr>
      </w:pPr>
      <w:r w:rsidRPr="00E77497">
        <w:t xml:space="preserve">If  </w:t>
      </w:r>
      <w:r w:rsidRPr="00E77497">
        <w:rPr>
          <w:i/>
        </w:rPr>
        <w:t>index</w:t>
      </w:r>
      <w:r w:rsidRPr="00E77497">
        <w:t xml:space="preserve"> ≥ </w:t>
      </w:r>
      <w:r w:rsidRPr="00E77497">
        <w:rPr>
          <w:i/>
        </w:rPr>
        <w:t>oldLen</w:t>
      </w:r>
    </w:p>
    <w:p w14:paraId="03E2C287" w14:textId="77777777" w:rsidR="004C02EF" w:rsidRPr="00E77497" w:rsidRDefault="004C02EF" w:rsidP="00834A33">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14:paraId="2D4D6D9E"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oldLenDesc</w:t>
      </w:r>
      <w:r w:rsidRPr="00E77497">
        <w:t xml:space="preserve">, and </w:t>
      </w:r>
      <w:r w:rsidRPr="00E77497">
        <w:rPr>
          <w:b/>
        </w:rPr>
        <w:t>false</w:t>
      </w:r>
      <w:r w:rsidRPr="00E77497">
        <w:t xml:space="preserve"> as arguments. This call will always return </w:t>
      </w:r>
      <w:r w:rsidRPr="00E77497">
        <w:rPr>
          <w:b/>
        </w:rPr>
        <w:t>true</w:t>
      </w:r>
      <w:r w:rsidRPr="00E77497">
        <w:t>.</w:t>
      </w:r>
    </w:p>
    <w:p w14:paraId="0E72FF33"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6CB4EEDD" w14:textId="77777777" w:rsidR="004C02EF" w:rsidRPr="00E77497" w:rsidRDefault="004C02EF" w:rsidP="00834A33">
      <w:pPr>
        <w:pStyle w:val="Alg4"/>
        <w:numPr>
          <w:ilvl w:val="0"/>
          <w:numId w:val="221"/>
        </w:numPr>
        <w:spacing w:after="120"/>
      </w:pPr>
      <w:r w:rsidRPr="00E77497">
        <w:t xml:space="preserve">Return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i/>
        </w:rPr>
        <w:t>Throw</w:t>
      </w:r>
      <w:r w:rsidRPr="00E77497">
        <w:t xml:space="preserve"> as arguments.</w:t>
      </w:r>
    </w:p>
    <w:p w14:paraId="743C7BFC" w14:textId="77777777" w:rsidR="004C02EF" w:rsidRPr="00E77497" w:rsidRDefault="004C02EF" w:rsidP="004C02EF">
      <w:pPr>
        <w:pStyle w:val="40"/>
        <w:numPr>
          <w:ilvl w:val="0"/>
          <w:numId w:val="0"/>
        </w:numPr>
      </w:pPr>
      <w:bookmarkStart w:id="26831" w:name="_Toc385672301"/>
      <w:bookmarkStart w:id="26832" w:name="_Toc393690417"/>
      <w:r w:rsidRPr="00E77497">
        <w:t>15.4.5.2</w:t>
      </w:r>
      <w:r w:rsidRPr="00E77497">
        <w:tab/>
        <w:t>lengt</w:t>
      </w:r>
      <w:bookmarkEnd w:id="26821"/>
      <w:bookmarkEnd w:id="26831"/>
      <w:bookmarkEnd w:id="26832"/>
      <w:r w:rsidRPr="00E77497">
        <w:t>h</w:t>
      </w:r>
    </w:p>
    <w:p w14:paraId="4F6D5B5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315729D9" w14:textId="77777777"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26833" w:name="_Toc382291627"/>
      <w:bookmarkStart w:id="26834" w:name="_Ref383601992"/>
      <w:bookmarkStart w:id="26835" w:name="_Toc385672302"/>
      <w:bookmarkStart w:id="26836" w:name="_Toc393690418"/>
      <w:bookmarkStart w:id="26837" w:name="_Ref404493357"/>
    </w:p>
    <w:p w14:paraId="77ED379B" w14:textId="77777777" w:rsidR="004C02EF" w:rsidRPr="00E77497" w:rsidRDefault="004C02EF" w:rsidP="004C02EF">
      <w:pPr>
        <w:pStyle w:val="Note"/>
      </w:pPr>
      <w:r w:rsidRPr="00E77497">
        <w:t>NOTE</w:t>
      </w:r>
      <w:r w:rsidRPr="00E77497">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14:paraId="627B23FA" w14:textId="77777777" w:rsidR="004C02EF" w:rsidRPr="00E77497" w:rsidRDefault="004C02EF" w:rsidP="00B43482">
      <w:pPr>
        <w:pStyle w:val="20"/>
        <w:numPr>
          <w:ilvl w:val="0"/>
          <w:numId w:val="0"/>
        </w:numPr>
      </w:pPr>
      <w:bookmarkStart w:id="26838" w:name="_Ref424531349"/>
      <w:bookmarkStart w:id="26839" w:name="_Toc472818926"/>
      <w:bookmarkStart w:id="26840" w:name="_Toc235503504"/>
      <w:bookmarkStart w:id="26841" w:name="_Toc241509279"/>
      <w:bookmarkStart w:id="26842" w:name="_Toc244416766"/>
      <w:bookmarkStart w:id="26843" w:name="_Toc276631130"/>
      <w:bookmarkStart w:id="26844" w:name="_Toc329528862"/>
      <w:r w:rsidRPr="00E77497">
        <w:t>15.5</w:t>
      </w:r>
      <w:r w:rsidRPr="00E77497">
        <w:tab/>
        <w:t>String Object</w:t>
      </w:r>
      <w:bookmarkEnd w:id="26833"/>
      <w:bookmarkEnd w:id="26834"/>
      <w:bookmarkEnd w:id="26835"/>
      <w:bookmarkEnd w:id="26836"/>
      <w:bookmarkEnd w:id="26837"/>
      <w:r w:rsidRPr="00E77497">
        <w:t>s</w:t>
      </w:r>
      <w:bookmarkStart w:id="26845" w:name="_Toc385672303"/>
      <w:bookmarkStart w:id="26846" w:name="_Ref393527560"/>
      <w:bookmarkStart w:id="26847" w:name="_Toc393690419"/>
      <w:bookmarkStart w:id="26848" w:name="_Ref404501479"/>
      <w:bookmarkStart w:id="26849" w:name="_Toc382212251"/>
      <w:bookmarkStart w:id="26850" w:name="_Toc382212814"/>
      <w:bookmarkStart w:id="26851" w:name="_Toc382291628"/>
      <w:bookmarkEnd w:id="26838"/>
      <w:bookmarkEnd w:id="26839"/>
      <w:bookmarkEnd w:id="26840"/>
      <w:bookmarkEnd w:id="26841"/>
      <w:bookmarkEnd w:id="26842"/>
      <w:bookmarkEnd w:id="26843"/>
      <w:bookmarkEnd w:id="26844"/>
    </w:p>
    <w:p w14:paraId="2920129A" w14:textId="77777777" w:rsidR="004C02EF" w:rsidRPr="00E77497" w:rsidRDefault="004C02EF" w:rsidP="00B43482">
      <w:pPr>
        <w:pStyle w:val="30"/>
        <w:numPr>
          <w:ilvl w:val="0"/>
          <w:numId w:val="0"/>
        </w:numPr>
      </w:pPr>
      <w:bookmarkStart w:id="26852" w:name="_Ref424531760"/>
      <w:bookmarkStart w:id="26853" w:name="_Toc472818927"/>
      <w:bookmarkStart w:id="26854" w:name="_Toc235503505"/>
      <w:bookmarkStart w:id="26855" w:name="_Toc241509280"/>
      <w:bookmarkStart w:id="26856" w:name="_Toc244416767"/>
      <w:bookmarkStart w:id="26857" w:name="_Toc276631131"/>
      <w:bookmarkStart w:id="26858" w:name="_Toc329528863"/>
      <w:r w:rsidRPr="00E77497">
        <w:t>15.5.1</w:t>
      </w:r>
      <w:r w:rsidRPr="00E77497">
        <w:tab/>
        <w:t>The String Constructor Called as a Functio</w:t>
      </w:r>
      <w:bookmarkEnd w:id="26845"/>
      <w:bookmarkEnd w:id="26846"/>
      <w:bookmarkEnd w:id="26847"/>
      <w:bookmarkEnd w:id="26848"/>
      <w:r w:rsidRPr="00E77497">
        <w:t>n</w:t>
      </w:r>
      <w:bookmarkEnd w:id="26852"/>
      <w:bookmarkEnd w:id="26853"/>
      <w:bookmarkEnd w:id="26854"/>
      <w:bookmarkEnd w:id="26855"/>
      <w:bookmarkEnd w:id="26856"/>
      <w:bookmarkEnd w:id="26857"/>
      <w:bookmarkEnd w:id="26858"/>
    </w:p>
    <w:p w14:paraId="4E765D2F"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a function rather than as a constructor, it performs a type conversion.</w:t>
      </w:r>
      <w:bookmarkStart w:id="26859" w:name="_Toc385672304"/>
      <w:bookmarkStart w:id="26860" w:name="_Toc393690420"/>
    </w:p>
    <w:p w14:paraId="2DE1B99A" w14:textId="77777777" w:rsidR="004C02EF" w:rsidRPr="00E77497" w:rsidRDefault="004C02EF" w:rsidP="004C02EF">
      <w:pPr>
        <w:pStyle w:val="40"/>
        <w:numPr>
          <w:ilvl w:val="0"/>
          <w:numId w:val="0"/>
        </w:numPr>
      </w:pPr>
      <w:bookmarkStart w:id="26861" w:name="_Ref457704072"/>
      <w:r w:rsidRPr="00E77497">
        <w:t>15.5.1.1</w:t>
      </w:r>
      <w:r w:rsidRPr="00E77497">
        <w:tab/>
        <w:t>String ( [ value</w:t>
      </w:r>
      <w:bookmarkEnd w:id="26859"/>
      <w:bookmarkEnd w:id="26860"/>
      <w:r w:rsidRPr="00E77497">
        <w:t xml:space="preserve"> ] )</w:t>
      </w:r>
      <w:bookmarkEnd w:id="26861"/>
    </w:p>
    <w:p w14:paraId="479A2781" w14:textId="77777777" w:rsidR="004C02EF" w:rsidRPr="00E77497" w:rsidRDefault="004C02EF" w:rsidP="004C02EF">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w:t>
      </w:r>
      <w:bookmarkStart w:id="26862" w:name="_Toc385672305"/>
      <w:bookmarkStart w:id="26863" w:name="_Toc393690421"/>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14:paraId="7FEA628A" w14:textId="77777777" w:rsidR="004C02EF" w:rsidRPr="00E77497" w:rsidRDefault="004C02EF" w:rsidP="00B43482">
      <w:pPr>
        <w:pStyle w:val="30"/>
        <w:numPr>
          <w:ilvl w:val="0"/>
          <w:numId w:val="0"/>
        </w:numPr>
      </w:pPr>
      <w:bookmarkStart w:id="26864" w:name="_Toc385672306"/>
      <w:bookmarkStart w:id="26865" w:name="_Ref393527562"/>
      <w:bookmarkStart w:id="26866" w:name="_Toc393690422"/>
      <w:bookmarkStart w:id="26867" w:name="_Ref404501493"/>
      <w:bookmarkStart w:id="26868" w:name="_Ref424531774"/>
      <w:bookmarkStart w:id="26869" w:name="_Toc472818928"/>
      <w:bookmarkStart w:id="26870" w:name="_Toc235503506"/>
      <w:bookmarkStart w:id="26871" w:name="_Toc241509281"/>
      <w:bookmarkStart w:id="26872" w:name="_Toc244416768"/>
      <w:bookmarkStart w:id="26873" w:name="_Toc276631132"/>
      <w:bookmarkStart w:id="26874" w:name="_Toc329528864"/>
      <w:bookmarkEnd w:id="26862"/>
      <w:bookmarkEnd w:id="26863"/>
      <w:r w:rsidRPr="00E77497">
        <w:t>15.5.2</w:t>
      </w:r>
      <w:r w:rsidRPr="00E77497">
        <w:tab/>
        <w:t>The String Constructo</w:t>
      </w:r>
      <w:bookmarkEnd w:id="26849"/>
      <w:bookmarkEnd w:id="26850"/>
      <w:bookmarkEnd w:id="26851"/>
      <w:bookmarkEnd w:id="26864"/>
      <w:bookmarkEnd w:id="26865"/>
      <w:bookmarkEnd w:id="26866"/>
      <w:bookmarkEnd w:id="26867"/>
      <w:r w:rsidRPr="00E77497">
        <w:t>r</w:t>
      </w:r>
      <w:bookmarkEnd w:id="26868"/>
      <w:bookmarkEnd w:id="26869"/>
      <w:bookmarkEnd w:id="26870"/>
      <w:bookmarkEnd w:id="26871"/>
      <w:bookmarkEnd w:id="26872"/>
      <w:bookmarkEnd w:id="26873"/>
      <w:bookmarkEnd w:id="26874"/>
    </w:p>
    <w:p w14:paraId="5DD350CD"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6875" w:name="_Toc385672307"/>
      <w:bookmarkStart w:id="26876" w:name="_Toc393690423"/>
    </w:p>
    <w:p w14:paraId="0ECFAE4E" w14:textId="77777777" w:rsidR="004C02EF" w:rsidRPr="00E77497" w:rsidRDefault="004C02EF" w:rsidP="004C02EF">
      <w:pPr>
        <w:pStyle w:val="40"/>
        <w:numPr>
          <w:ilvl w:val="0"/>
          <w:numId w:val="0"/>
        </w:numPr>
      </w:pPr>
      <w:r w:rsidRPr="00E77497">
        <w:t>15.5.2.1</w:t>
      </w:r>
      <w:r w:rsidRPr="00E77497">
        <w:tab/>
        <w:t>new String ( [ value</w:t>
      </w:r>
      <w:bookmarkEnd w:id="26875"/>
      <w:bookmarkEnd w:id="26876"/>
      <w:r w:rsidRPr="00E77497">
        <w:t xml:space="preserve"> ] )</w:t>
      </w:r>
    </w:p>
    <w:p w14:paraId="505E940B" w14:textId="77777777" w:rsidR="004C02EF" w:rsidRPr="00E77497" w:rsidRDefault="004C02EF" w:rsidP="004C02EF">
      <w:r w:rsidRPr="00E77497">
        <w:t xml:space="preserve">The </w:t>
      </w:r>
      <w:r w:rsidRPr="00E77497">
        <w:rPr>
          <w:rFonts w:ascii="Times New Roman" w:hAnsi="Times New Roman"/>
        </w:rPr>
        <w:t>[[Prototype]]</w:t>
      </w:r>
      <w:r w:rsidRPr="00E77497">
        <w:t xml:space="preserve"> internal property of the newly constructed object is set to the standard built-in String prototype object that is the initial value of </w:t>
      </w:r>
      <w:r w:rsidRPr="00E77497">
        <w:rPr>
          <w:rFonts w:ascii="Courier New" w:hAnsi="Courier New"/>
          <w:b/>
        </w:rPr>
        <w:t>String.prototype</w:t>
      </w:r>
      <w:r w:rsidRPr="00E77497">
        <w:t xml:space="preserve"> (15.5.3.1).</w:t>
      </w:r>
    </w:p>
    <w:p w14:paraId="57623C31" w14:textId="77777777" w:rsidR="004C02EF" w:rsidRPr="00E77497" w:rsidRDefault="004C02EF" w:rsidP="004C02EF">
      <w:r w:rsidRPr="00E77497">
        <w:t xml:space="preserve">The </w:t>
      </w:r>
      <w:del w:id="26877" w:author="Allen Wirfs-Brock" w:date="2011-07-02T14:02:00Z">
        <w:r w:rsidRPr="00E77497" w:rsidDel="00963019">
          <w:rPr>
            <w:rFonts w:ascii="Times New Roman" w:hAnsi="Times New Roman"/>
          </w:rPr>
          <w:delText>[[Class]]</w:delText>
        </w:r>
        <w:r w:rsidRPr="00E77497" w:rsidDel="00963019">
          <w:delText xml:space="preserve"> internal property of the </w:delText>
        </w:r>
      </w:del>
      <w:r w:rsidRPr="00E77497">
        <w:t xml:space="preserve">newly constructed object </w:t>
      </w:r>
      <w:del w:id="26878" w:author="Allen Wirfs-Brock" w:date="2011-07-02T14:02:00Z">
        <w:r w:rsidRPr="00E77497" w:rsidDel="00963019">
          <w:delText xml:space="preserve">is set to </w:delText>
        </w:r>
        <w:r w:rsidRPr="00E77497" w:rsidDel="00963019">
          <w:rPr>
            <w:rFonts w:ascii="Courier New" w:hAnsi="Courier New"/>
            <w:b/>
          </w:rPr>
          <w:delText>"String"</w:delText>
        </w:r>
      </w:del>
      <w:ins w:id="26879" w:author="Allen Wirfs-Brock" w:date="2011-07-02T14:02:00Z">
        <w:r w:rsidR="00963019" w:rsidRPr="00E77497">
          <w:t>has the [[</w:t>
        </w:r>
        <w:del w:id="26880" w:author="Rev 3 Allen Wirfs-Brock" w:date="2011-09-07T17:54:00Z">
          <w:r w:rsidR="00963019" w:rsidRPr="00E77497" w:rsidDel="00065D08">
            <w:delText>IsString</w:delText>
          </w:r>
        </w:del>
      </w:ins>
      <w:ins w:id="26881" w:author="Rev 3 Allen Wirfs-Brock" w:date="2011-09-07T17:54:00Z">
        <w:r w:rsidR="00065D08" w:rsidRPr="00E77497">
          <w:t>NativeBrand</w:t>
        </w:r>
      </w:ins>
      <w:ins w:id="26882" w:author="Allen Wirfs-Brock" w:date="2011-07-02T14:02:00Z">
        <w:r w:rsidR="00963019" w:rsidRPr="00E77497">
          <w:t>]]</w:t>
        </w:r>
      </w:ins>
      <w:ins w:id="26883" w:author="Allen Wirfs-Brock" w:date="2011-07-02T14:03:00Z">
        <w:r w:rsidR="00963019" w:rsidRPr="00E77497">
          <w:t xml:space="preserve"> internal property</w:t>
        </w:r>
      </w:ins>
      <w:ins w:id="26884" w:author="Rev 3 Allen Wirfs-Brock" w:date="2011-09-07T17:54:00Z">
        <w:r w:rsidR="00065D08" w:rsidRPr="00E77497">
          <w:t xml:space="preserve"> with value StringWrapper</w:t>
        </w:r>
      </w:ins>
      <w:r w:rsidRPr="00E77497">
        <w:t>.</w:t>
      </w:r>
    </w:p>
    <w:p w14:paraId="6EAC079A" w14:textId="77777777" w:rsidR="004C02EF" w:rsidRPr="00E77497" w:rsidRDefault="004C02EF" w:rsidP="004C02EF">
      <w:r w:rsidRPr="00E77497">
        <w:t xml:space="preserve">The </w:t>
      </w:r>
      <w:r w:rsidRPr="00E77497">
        <w:rPr>
          <w:rFonts w:ascii="Times New Roman" w:hAnsi="Times New Roman"/>
        </w:rPr>
        <w:t>[[Extensible]]</w:t>
      </w:r>
      <w:r w:rsidRPr="00E77497">
        <w:t xml:space="preserve"> internal property of the newly constructed object is set to </w:t>
      </w:r>
      <w:r w:rsidRPr="00E77497">
        <w:rPr>
          <w:rFonts w:ascii="Times New Roman" w:hAnsi="Times New Roman"/>
          <w:b/>
        </w:rPr>
        <w:t>true</w:t>
      </w:r>
      <w:r w:rsidRPr="00E77497">
        <w:t>.</w:t>
      </w:r>
    </w:p>
    <w:p w14:paraId="58AC9D0C" w14:textId="77777777" w:rsidR="004C02EF" w:rsidRPr="00E77497" w:rsidRDefault="004C02EF" w:rsidP="004C02EF">
      <w:r w:rsidRPr="00E77497">
        <w:t xml:space="preserve">The </w:t>
      </w:r>
      <w:r w:rsidRPr="00E77497">
        <w:rPr>
          <w:rFonts w:ascii="Times New Roman" w:hAnsi="Times New Roman"/>
        </w:rPr>
        <w:t xml:space="preserve">[[PrimitiveValue]] </w:t>
      </w:r>
      <w:r w:rsidRPr="00E77497">
        <w:t xml:space="preserve">internal property of the newly constructed object is set to </w:t>
      </w:r>
      <w:r w:rsidRPr="00E77497">
        <w:rPr>
          <w:rFonts w:ascii="Times New Roman" w:hAnsi="Times New Roman"/>
        </w:rPr>
        <w:t>ToString(</w:t>
      </w:r>
      <w:r w:rsidRPr="00E77497">
        <w:rPr>
          <w:rFonts w:ascii="Times New Roman" w:hAnsi="Times New Roman"/>
          <w:i/>
        </w:rPr>
        <w:t>value</w:t>
      </w:r>
      <w:bookmarkStart w:id="26885" w:name="_Toc385672308"/>
      <w:bookmarkStart w:id="26886" w:name="_Toc393690424"/>
      <w:r w:rsidRPr="00E77497">
        <w:rPr>
          <w:rFonts w:ascii="Times New Roman" w:hAnsi="Times New Roman"/>
        </w:rPr>
        <w:t>)</w:t>
      </w:r>
      <w:r w:rsidRPr="00E77497">
        <w:t xml:space="preserve">, or to the empty String if </w:t>
      </w:r>
      <w:r w:rsidRPr="00E77497">
        <w:rPr>
          <w:rFonts w:ascii="Times New Roman" w:hAnsi="Times New Roman"/>
          <w:i/>
        </w:rPr>
        <w:t>value</w:t>
      </w:r>
      <w:r w:rsidRPr="00E77497">
        <w:t xml:space="preserve"> is not supplied.</w:t>
      </w:r>
    </w:p>
    <w:p w14:paraId="7111CA2B" w14:textId="77777777" w:rsidR="004C02EF" w:rsidRPr="00E77497" w:rsidRDefault="004C02EF" w:rsidP="00B43482">
      <w:pPr>
        <w:pStyle w:val="30"/>
        <w:numPr>
          <w:ilvl w:val="0"/>
          <w:numId w:val="0"/>
        </w:numPr>
      </w:pPr>
      <w:bookmarkStart w:id="26887" w:name="_Toc382212252"/>
      <w:bookmarkStart w:id="26888" w:name="_Toc382212815"/>
      <w:bookmarkStart w:id="26889" w:name="_Toc382291629"/>
      <w:bookmarkStart w:id="26890" w:name="_Toc385672309"/>
      <w:bookmarkStart w:id="26891" w:name="_Ref393609337"/>
      <w:bookmarkStart w:id="26892" w:name="_Toc393690425"/>
      <w:bookmarkStart w:id="26893" w:name="_Ref457709106"/>
      <w:bookmarkStart w:id="26894" w:name="_Toc472818929"/>
      <w:bookmarkStart w:id="26895" w:name="_Toc235503507"/>
      <w:bookmarkStart w:id="26896" w:name="_Toc241509282"/>
      <w:bookmarkStart w:id="26897" w:name="_Toc244416769"/>
      <w:bookmarkStart w:id="26898" w:name="_Toc276631133"/>
      <w:bookmarkStart w:id="26899" w:name="_Toc329528865"/>
      <w:bookmarkEnd w:id="26885"/>
      <w:bookmarkEnd w:id="26886"/>
      <w:r w:rsidRPr="00E77497">
        <w:t>15.5.3</w:t>
      </w:r>
      <w:r w:rsidRPr="00E77497">
        <w:tab/>
        <w:t>Properties of the String</w:t>
      </w:r>
      <w:bookmarkEnd w:id="26887"/>
      <w:bookmarkEnd w:id="26888"/>
      <w:r w:rsidRPr="00E77497">
        <w:t xml:space="preserve"> Constructo</w:t>
      </w:r>
      <w:bookmarkEnd w:id="26889"/>
      <w:bookmarkEnd w:id="26890"/>
      <w:bookmarkEnd w:id="26891"/>
      <w:bookmarkEnd w:id="26892"/>
      <w:r w:rsidRPr="00E77497">
        <w:t>r</w:t>
      </w:r>
      <w:bookmarkEnd w:id="26893"/>
      <w:bookmarkEnd w:id="26894"/>
      <w:bookmarkEnd w:id="26895"/>
      <w:bookmarkEnd w:id="26896"/>
      <w:bookmarkEnd w:id="26897"/>
      <w:bookmarkEnd w:id="26898"/>
      <w:bookmarkEnd w:id="26899"/>
    </w:p>
    <w:p w14:paraId="5285DAA4" w14:textId="77777777" w:rsidR="004C02EF" w:rsidRPr="00E77497" w:rsidRDefault="004C02EF" w:rsidP="004C02EF">
      <w:r w:rsidRPr="00E77497">
        <w:t>The value of the [[Prototype]] internal property of the String constructor is the standard built-in Function prototype object (15.3.4).</w:t>
      </w:r>
    </w:p>
    <w:p w14:paraId="7421ABB4"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bookmarkStart w:id="26900" w:name="_Hlt424534372"/>
      <w:bookmarkStart w:id="26901" w:name="_Toc382291630"/>
      <w:bookmarkStart w:id="26902" w:name="_Toc385672310"/>
      <w:bookmarkStart w:id="26903" w:name="_Ref393613870"/>
      <w:bookmarkStart w:id="26904" w:name="_Toc393690426"/>
      <w:bookmarkStart w:id="26905" w:name="_Ref404502444"/>
      <w:bookmarkStart w:id="26906" w:name="_Ref404502469"/>
      <w:bookmarkEnd w:id="26900"/>
    </w:p>
    <w:p w14:paraId="4AC50855" w14:textId="77777777" w:rsidR="004C02EF" w:rsidRPr="00E77497" w:rsidRDefault="004C02EF" w:rsidP="004C02EF">
      <w:pPr>
        <w:pStyle w:val="40"/>
        <w:numPr>
          <w:ilvl w:val="0"/>
          <w:numId w:val="0"/>
        </w:numPr>
      </w:pPr>
      <w:bookmarkStart w:id="26907" w:name="_Hlt424535880"/>
      <w:bookmarkStart w:id="26908" w:name="_Ref424534397"/>
      <w:bookmarkEnd w:id="26907"/>
      <w:r w:rsidRPr="00E77497">
        <w:t>15.5.3.1</w:t>
      </w:r>
      <w:r w:rsidRPr="00E77497">
        <w:tab/>
        <w:t>String.prototyp</w:t>
      </w:r>
      <w:bookmarkEnd w:id="26901"/>
      <w:bookmarkEnd w:id="26902"/>
      <w:bookmarkEnd w:id="26903"/>
      <w:bookmarkEnd w:id="26904"/>
      <w:bookmarkEnd w:id="26905"/>
      <w:bookmarkEnd w:id="26906"/>
      <w:r w:rsidRPr="00E77497">
        <w:t>e</w:t>
      </w:r>
      <w:bookmarkEnd w:id="26908"/>
    </w:p>
    <w:p w14:paraId="03DD8D1C" w14:textId="77777777" w:rsidR="004C02EF" w:rsidRPr="00E77497" w:rsidRDefault="004C02EF" w:rsidP="004C02EF">
      <w:r w:rsidRPr="00E77497">
        <w:t xml:space="preserve">The initial value of </w:t>
      </w:r>
      <w:r w:rsidRPr="00E77497">
        <w:rPr>
          <w:rFonts w:ascii="Courier New" w:hAnsi="Courier New"/>
          <w:b/>
        </w:rPr>
        <w:t>String.prototype</w:t>
      </w:r>
      <w:r w:rsidRPr="00E77497">
        <w:t xml:space="preserve"> is the standard built-in String prototype object (15.5.4).</w:t>
      </w:r>
    </w:p>
    <w:p w14:paraId="657B11AF"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6909" w:name="_Toc393690427"/>
    </w:p>
    <w:p w14:paraId="3D624E5A" w14:textId="77777777" w:rsidR="004C02EF" w:rsidRPr="00E77497" w:rsidRDefault="004C02EF" w:rsidP="004C02EF">
      <w:pPr>
        <w:pStyle w:val="40"/>
        <w:numPr>
          <w:ilvl w:val="0"/>
          <w:numId w:val="0"/>
        </w:numPr>
      </w:pPr>
      <w:bookmarkStart w:id="26910" w:name="_Ref457705192"/>
      <w:r w:rsidRPr="00E77497">
        <w:t>15.5.3.2</w:t>
      </w:r>
      <w:r w:rsidRPr="00E77497">
        <w:tab/>
        <w:t>String.</w:t>
      </w:r>
      <w:commentRangeStart w:id="26911"/>
      <w:r w:rsidRPr="00E77497">
        <w:t>fromCharCode</w:t>
      </w:r>
      <w:commentRangeEnd w:id="26911"/>
      <w:r w:rsidR="006F5ACA">
        <w:rPr>
          <w:rStyle w:val="af3"/>
          <w:b w:val="0"/>
        </w:rPr>
        <w:commentReference w:id="26911"/>
      </w:r>
      <w:r w:rsidRPr="00E77497">
        <w:t xml:space="preserve"> ( </w:t>
      </w:r>
      <w:del w:id="26912" w:author="Rev 9 Allen Wirfs-Brock" w:date="2012-07-06T16:50:00Z">
        <w:r w:rsidRPr="00E77497" w:rsidDel="00C22964">
          <w:delText xml:space="preserve">[ </w:delText>
        </w:r>
      </w:del>
      <w:ins w:id="26913" w:author="Rev 9 Allen Wirfs-Brock" w:date="2012-07-06T16:50:00Z">
        <w:r w:rsidR="00C22964">
          <w:t>…codeUnits</w:t>
        </w:r>
      </w:ins>
      <w:del w:id="26914" w:author="Rev 9 Allen Wirfs-Brock" w:date="2012-07-06T16:50:00Z">
        <w:r w:rsidRPr="00E77497" w:rsidDel="00C22964">
          <w:delText xml:space="preserve">char0 [ , char1 [ , </w:delText>
        </w:r>
        <w:bookmarkEnd w:id="26909"/>
        <w:r w:rsidRPr="00E77497" w:rsidDel="00C22964">
          <w:rPr>
            <w:snapToGrid w:val="0"/>
          </w:rPr>
          <w:delText xml:space="preserve">… ] ] ] </w:delText>
        </w:r>
      </w:del>
      <w:r w:rsidRPr="00E77497">
        <w:t>)</w:t>
      </w:r>
      <w:bookmarkEnd w:id="26910"/>
    </w:p>
    <w:p w14:paraId="7F649C1F" w14:textId="77777777" w:rsidR="004C02EF" w:rsidRPr="00E77497" w:rsidDel="00857485" w:rsidRDefault="004C02EF" w:rsidP="004C02EF">
      <w:pPr>
        <w:rPr>
          <w:del w:id="26915" w:author="Rev 9 Allen Wirfs-Brock" w:date="2012-07-06T17:11:00Z"/>
        </w:rPr>
      </w:pPr>
      <w:del w:id="26916" w:author="Rev 9 Allen Wirfs-Brock" w:date="2012-07-06T17:11:00Z">
        <w:r w:rsidRPr="00E77497" w:rsidDel="00857485">
          <w:delText xml:space="preserve">Returns a String value containing as many </w:delText>
        </w:r>
      </w:del>
      <w:del w:id="26917" w:author="Rev 9 Allen Wirfs-Brock" w:date="2012-07-06T16:50:00Z">
        <w:r w:rsidRPr="00E77497" w:rsidDel="00C22964">
          <w:delText xml:space="preserve">characters </w:delText>
        </w:r>
      </w:del>
      <w:del w:id="26918" w:author="Rev 9 Allen Wirfs-Brock" w:date="2012-07-06T17:11:00Z">
        <w:r w:rsidRPr="00E77497" w:rsidDel="00857485">
          <w:delText>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delText>
        </w:r>
        <w:bookmarkStart w:id="26919" w:name="_Toc385672312"/>
        <w:bookmarkStart w:id="26920" w:name="_Ref393609348"/>
        <w:bookmarkStart w:id="26921" w:name="_Toc393690428"/>
        <w:bookmarkStart w:id="26922" w:name="_Ref404502484"/>
      </w:del>
    </w:p>
    <w:p w14:paraId="51C651C3" w14:textId="77777777" w:rsidR="00C22964" w:rsidRPr="00E77497" w:rsidRDefault="00857485" w:rsidP="00C22964">
      <w:pPr>
        <w:rPr>
          <w:ins w:id="26923" w:author="Rev 9 Allen Wirfs-Brock" w:date="2012-07-06T16:52:00Z"/>
        </w:rPr>
      </w:pPr>
      <w:bookmarkStart w:id="26924" w:name="_Ref424535900"/>
      <w:ins w:id="26925" w:author="Rev 9 Allen Wirfs-Brock" w:date="2012-07-06T17:11:00Z">
        <w:r>
          <w:t>T</w:t>
        </w:r>
      </w:ins>
      <w:ins w:id="26926" w:author="Rev 9 Allen Wirfs-Brock" w:date="2012-07-06T16:52:00Z">
        <w:r w:rsidR="00C22964" w:rsidRPr="00E77497">
          <w:t xml:space="preserve">he </w:t>
        </w:r>
      </w:ins>
      <w:ins w:id="26927" w:author="Rev 9 Allen Wirfs-Brock" w:date="2012-07-06T17:47:00Z">
        <w:r w:rsidR="00EA11C5" w:rsidRPr="006F5ACA">
          <w:rPr>
            <w:rFonts w:ascii="Courier New" w:hAnsi="Courier New" w:cs="Courier New"/>
            <w:b/>
          </w:rPr>
          <w:t>String.</w:t>
        </w:r>
      </w:ins>
      <w:ins w:id="26928" w:author="Rev 9 Allen Wirfs-Brock" w:date="2012-07-06T16:52:00Z">
        <w:r w:rsidR="00C22964" w:rsidRPr="00857485">
          <w:rPr>
            <w:rFonts w:ascii="Courier New" w:hAnsi="Courier New" w:cs="Courier New"/>
            <w:b/>
          </w:rPr>
          <w:t>fromCharCode</w:t>
        </w:r>
        <w:r w:rsidR="00C22964" w:rsidRPr="00E77497">
          <w:t xml:space="preserve"> </w:t>
        </w:r>
      </w:ins>
      <w:ins w:id="26929" w:author="Rev 9 Allen Wirfs-Brock" w:date="2012-07-06T16:53:00Z">
        <w:r w:rsidR="00C22964">
          <w:t>function</w:t>
        </w:r>
      </w:ins>
      <w:ins w:id="26930" w:author="Rev 9 Allen Wirfs-Brock" w:date="2012-07-06T16:52:00Z">
        <w:r w:rsidR="00C22964" w:rsidRPr="00E77497">
          <w:t xml:space="preserve"> </w:t>
        </w:r>
      </w:ins>
      <w:ins w:id="26931" w:author="Rev 9 Allen Wirfs-Brock" w:date="2012-07-06T17:11:00Z">
        <w:r>
          <w:t>may be called with a variable number of arguments which form</w:t>
        </w:r>
      </w:ins>
      <w:ins w:id="26932" w:author="Rev 9 Allen Wirfs-Brock" w:date="2012-07-06T16:52:00Z">
        <w:r w:rsidR="00C22964" w:rsidRPr="00E77497">
          <w:t xml:space="preserve"> </w:t>
        </w:r>
      </w:ins>
      <w:ins w:id="26933" w:author="Rev 9 Allen Wirfs-Brock" w:date="2012-07-06T17:12:00Z">
        <w:r>
          <w:t>the</w:t>
        </w:r>
      </w:ins>
      <w:ins w:id="26934" w:author="Rev 9 Allen Wirfs-Brock" w:date="2012-07-06T16:52:00Z">
        <w:r w:rsidR="00C22964" w:rsidRPr="00E77497">
          <w:t xml:space="preserve"> </w:t>
        </w:r>
      </w:ins>
      <w:ins w:id="26935" w:author="Rev 9 Allen Wirfs-Brock" w:date="2012-07-06T16:53:00Z">
        <w:r w:rsidR="00C22964">
          <w:t xml:space="preserve">rest parameter </w:t>
        </w:r>
        <w:r w:rsidR="00C22964">
          <w:rPr>
            <w:rFonts w:ascii="Times New Roman" w:hAnsi="Times New Roman"/>
            <w:i/>
          </w:rPr>
          <w:t>codeUnits</w:t>
        </w:r>
      </w:ins>
      <w:ins w:id="26936" w:author="Rev 9 Allen Wirfs-Brock" w:date="2012-07-06T17:12:00Z">
        <w:r>
          <w:t>.</w:t>
        </w:r>
      </w:ins>
      <w:ins w:id="26937" w:author="Rev 9 Allen Wirfs-Brock" w:date="2012-07-06T16:52:00Z">
        <w:r w:rsidR="00C22964" w:rsidRPr="00E77497">
          <w:t xml:space="preserve"> </w:t>
        </w:r>
      </w:ins>
      <w:ins w:id="26938" w:author="Rev 9 Allen Wirfs-Brock" w:date="2012-07-06T17:12:00Z">
        <w:r>
          <w:t>The</w:t>
        </w:r>
      </w:ins>
      <w:ins w:id="26939" w:author="Rev 9 Allen Wirfs-Brock" w:date="2012-07-06T16:52:00Z">
        <w:r w:rsidR="00C22964" w:rsidRPr="00E77497">
          <w:t xml:space="preserve"> following steps are taken:</w:t>
        </w:r>
      </w:ins>
    </w:p>
    <w:p w14:paraId="403B9376" w14:textId="77777777" w:rsidR="00C22964" w:rsidRDefault="00C22964" w:rsidP="00C22964">
      <w:pPr>
        <w:pStyle w:val="Alg4"/>
        <w:numPr>
          <w:ilvl w:val="0"/>
          <w:numId w:val="222"/>
        </w:numPr>
        <w:rPr>
          <w:ins w:id="26940" w:author="Rev 9 Allen Wirfs-Brock" w:date="2012-07-06T16:54:00Z"/>
        </w:rPr>
      </w:pPr>
      <w:ins w:id="26941" w:author="Rev 9 Allen Wirfs-Brock" w:date="2012-07-06T16:54:00Z">
        <w:r>
          <w:t xml:space="preserve">Assert: </w:t>
        </w:r>
        <w:r w:rsidRPr="00857485">
          <w:rPr>
            <w:i/>
          </w:rPr>
          <w:t>codeUnits</w:t>
        </w:r>
        <w:r>
          <w:t xml:space="preserve"> is a well-formed rest parameter object.</w:t>
        </w:r>
      </w:ins>
    </w:p>
    <w:p w14:paraId="4894E5BE" w14:textId="77777777" w:rsidR="00C22964" w:rsidRPr="00E77497" w:rsidRDefault="00C22964" w:rsidP="00C22964">
      <w:pPr>
        <w:pStyle w:val="Alg4"/>
        <w:numPr>
          <w:ilvl w:val="0"/>
          <w:numId w:val="222"/>
        </w:numPr>
        <w:rPr>
          <w:ins w:id="26942" w:author="Rev 9 Allen Wirfs-Brock" w:date="2012-07-06T16:52:00Z"/>
        </w:rPr>
      </w:pPr>
      <w:ins w:id="26943" w:author="Rev 9 Allen Wirfs-Brock" w:date="2012-07-06T16:54:00Z">
        <w:r>
          <w:t xml:space="preserve">Let </w:t>
        </w:r>
        <w:r w:rsidRPr="00857485">
          <w:rPr>
            <w:i/>
          </w:rPr>
          <w:t>length</w:t>
        </w:r>
        <w:r>
          <w:t xml:space="preserve"> be </w:t>
        </w:r>
      </w:ins>
      <w:ins w:id="26944" w:author="Rev 9 Allen Wirfs-Brock" w:date="2012-07-06T16:55:00Z">
        <w:r>
          <w:t xml:space="preserve">the resulting of calling the [[Get]] internal method of </w:t>
        </w:r>
        <w:r w:rsidRPr="00857485">
          <w:rPr>
            <w:i/>
          </w:rPr>
          <w:t>codeUnits</w:t>
        </w:r>
        <w:r>
          <w:t xml:space="preserve"> with argument </w:t>
        </w:r>
      </w:ins>
      <w:ins w:id="26945" w:author="Rev 9 Allen Wirfs-Brock" w:date="2012-07-06T16:56:00Z">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14:paraId="133E75A1" w14:textId="77777777" w:rsidR="00C22964" w:rsidRPr="00E77497" w:rsidRDefault="00C22964" w:rsidP="00C22964">
      <w:pPr>
        <w:pStyle w:val="Alg4"/>
        <w:numPr>
          <w:ilvl w:val="0"/>
          <w:numId w:val="222"/>
        </w:numPr>
        <w:rPr>
          <w:ins w:id="26946" w:author="Rev 9 Allen Wirfs-Brock" w:date="2012-07-06T16:52:00Z"/>
        </w:rPr>
      </w:pPr>
      <w:ins w:id="26947" w:author="Rev 9 Allen Wirfs-Brock" w:date="2012-07-06T16:57:00Z">
        <w:r>
          <w:t xml:space="preserve">Let </w:t>
        </w:r>
        <w:r w:rsidRPr="00857485">
          <w:rPr>
            <w:i/>
          </w:rPr>
          <w:t>elements</w:t>
        </w:r>
        <w:r>
          <w:t xml:space="preserve"> be  a new List.</w:t>
        </w:r>
      </w:ins>
    </w:p>
    <w:p w14:paraId="5E335F87" w14:textId="77777777" w:rsidR="00C22964" w:rsidRDefault="00C22964" w:rsidP="00C22964">
      <w:pPr>
        <w:pStyle w:val="Alg4"/>
        <w:numPr>
          <w:ilvl w:val="0"/>
          <w:numId w:val="222"/>
        </w:numPr>
        <w:contextualSpacing/>
        <w:rPr>
          <w:ins w:id="26948" w:author="Rev 9 Allen Wirfs-Brock" w:date="2012-07-06T16:58:00Z"/>
        </w:rPr>
      </w:pPr>
      <w:ins w:id="26949" w:author="Rev 9 Allen Wirfs-Brock" w:date="2012-07-06T16:58:00Z">
        <w:r>
          <w:t xml:space="preserve">Let </w:t>
        </w:r>
        <w:r w:rsidRPr="00857485">
          <w:rPr>
            <w:i/>
          </w:rPr>
          <w:t>nextIndex</w:t>
        </w:r>
        <w:r>
          <w:t xml:space="preserve"> be 0.</w:t>
        </w:r>
      </w:ins>
    </w:p>
    <w:p w14:paraId="73E4A72A" w14:textId="77777777" w:rsidR="00C22964" w:rsidRPr="00E77497" w:rsidRDefault="00C22964" w:rsidP="00C22964">
      <w:pPr>
        <w:pStyle w:val="Alg4"/>
        <w:numPr>
          <w:ilvl w:val="0"/>
          <w:numId w:val="222"/>
        </w:numPr>
        <w:contextualSpacing/>
        <w:rPr>
          <w:ins w:id="26950" w:author="Rev 9 Allen Wirfs-Brock" w:date="2012-07-06T16:52:00Z"/>
        </w:rPr>
      </w:pPr>
      <w:ins w:id="26951" w:author="Rev 9 Allen Wirfs-Brock" w:date="2012-07-06T16:59:00Z">
        <w:r>
          <w:t xml:space="preserve">Repeat while </w:t>
        </w:r>
        <w:r w:rsidRPr="00857485">
          <w:rPr>
            <w:i/>
          </w:rPr>
          <w:t>nextIndex</w:t>
        </w:r>
      </w:ins>
      <w:ins w:id="26952" w:author="Rev 9 Allen Wirfs-Brock" w:date="2012-07-06T17:00:00Z">
        <w:r>
          <w:t xml:space="preserve"> </w:t>
        </w:r>
      </w:ins>
      <w:ins w:id="26953" w:author="Rev 9 Allen Wirfs-Brock" w:date="2012-07-06T16:59:00Z">
        <w:r>
          <w:t>&lt;</w:t>
        </w:r>
      </w:ins>
      <w:ins w:id="26954" w:author="Rev 9 Allen Wirfs-Brock" w:date="2012-07-06T17:00:00Z">
        <w:r>
          <w:t xml:space="preserve"> </w:t>
        </w:r>
        <w:r w:rsidRPr="00857485">
          <w:rPr>
            <w:i/>
          </w:rPr>
          <w:t>length</w:t>
        </w:r>
      </w:ins>
    </w:p>
    <w:p w14:paraId="25EDF065" w14:textId="77777777" w:rsidR="00C22964" w:rsidRPr="00E77497" w:rsidRDefault="005009C2" w:rsidP="00857485">
      <w:pPr>
        <w:pStyle w:val="Alg4"/>
        <w:numPr>
          <w:ilvl w:val="1"/>
          <w:numId w:val="222"/>
        </w:numPr>
        <w:rPr>
          <w:ins w:id="26955" w:author="Rev 9 Allen Wirfs-Brock" w:date="2012-07-06T16:52:00Z"/>
        </w:rPr>
      </w:pPr>
      <w:ins w:id="26956" w:author="Rev 9 Allen Wirfs-Brock" w:date="2012-07-06T17:00:00Z">
        <w:r>
          <w:t xml:space="preserve">Let </w:t>
        </w:r>
        <w:r w:rsidRPr="00857485">
          <w:rPr>
            <w:i/>
          </w:rPr>
          <w:t>next</w:t>
        </w:r>
        <w:r>
          <w:t xml:space="preserve"> be the result of calling the [[Get]]</w:t>
        </w:r>
      </w:ins>
      <w:ins w:id="26957" w:author="Rev 9 Allen Wirfs-Brock" w:date="2012-07-06T17:01:00Z">
        <w:r w:rsidRPr="005009C2">
          <w:t xml:space="preserve"> </w:t>
        </w:r>
        <w:r>
          <w:t xml:space="preserve">internal method of </w:t>
        </w:r>
        <w:r w:rsidRPr="00857485">
          <w:rPr>
            <w:i/>
          </w:rPr>
          <w:t>codeUnits</w:t>
        </w:r>
        <w:r>
          <w:t xml:space="preserve"> with argument ToString(</w:t>
        </w:r>
        <w:r w:rsidRPr="00857485">
          <w:rPr>
            <w:i/>
          </w:rPr>
          <w:t>nextIndex</w:t>
        </w:r>
        <w:r>
          <w:t>)</w:t>
        </w:r>
      </w:ins>
      <w:ins w:id="26958" w:author="Rev 9 Allen Wirfs-Brock" w:date="2012-07-06T17:02:00Z">
        <w:r w:rsidRPr="00857485">
          <w:t>.</w:t>
        </w:r>
      </w:ins>
    </w:p>
    <w:p w14:paraId="342C092A" w14:textId="77777777" w:rsidR="005009C2" w:rsidRPr="005009C2" w:rsidRDefault="005009C2" w:rsidP="00857485">
      <w:pPr>
        <w:pStyle w:val="Alg4"/>
        <w:numPr>
          <w:ilvl w:val="1"/>
          <w:numId w:val="222"/>
        </w:numPr>
        <w:contextualSpacing/>
        <w:rPr>
          <w:ins w:id="26959" w:author="Rev 9 Allen Wirfs-Brock" w:date="2012-07-06T17:02:00Z"/>
        </w:rPr>
      </w:pPr>
      <w:ins w:id="26960" w:author="Rev 9 Allen Wirfs-Brock" w:date="2012-07-06T17:02:00Z">
        <w:r>
          <w:t xml:space="preserve">Let </w:t>
        </w:r>
        <w:r w:rsidRPr="00857485">
          <w:rPr>
            <w:i/>
          </w:rPr>
          <w:t>nextCU</w:t>
        </w:r>
        <w:r>
          <w:t xml:space="preserve"> be ToUint16(</w:t>
        </w:r>
        <w:r w:rsidRPr="00857485">
          <w:rPr>
            <w:i/>
          </w:rPr>
          <w:t>next</w:t>
        </w:r>
      </w:ins>
      <w:ins w:id="26961" w:author="Rev 9 Allen Wirfs-Brock" w:date="2012-07-06T17:23:00Z">
        <w:r w:rsidR="00F67D68">
          <w:t>)</w:t>
        </w:r>
      </w:ins>
      <w:ins w:id="26962" w:author="Rev 9 Allen Wirfs-Brock" w:date="2012-07-06T17:04:00Z">
        <w:r>
          <w:t>.</w:t>
        </w:r>
      </w:ins>
    </w:p>
    <w:p w14:paraId="18686C1F" w14:textId="77777777" w:rsidR="005009C2" w:rsidRDefault="005009C2" w:rsidP="00857485">
      <w:pPr>
        <w:pStyle w:val="Alg4"/>
        <w:numPr>
          <w:ilvl w:val="1"/>
          <w:numId w:val="222"/>
        </w:numPr>
        <w:contextualSpacing/>
        <w:rPr>
          <w:ins w:id="26963" w:author="Rev 9 Allen Wirfs-Brock" w:date="2012-07-06T17:04:00Z"/>
        </w:rPr>
      </w:pPr>
      <w:ins w:id="26964" w:author="Rev 9 Allen Wirfs-Brock" w:date="2012-07-06T17:04:00Z">
        <w:r>
          <w:t>ReturnIfAbrupt(</w:t>
        </w:r>
        <w:r w:rsidRPr="00857485">
          <w:rPr>
            <w:i/>
          </w:rPr>
          <w:t>nextCU</w:t>
        </w:r>
        <w:r>
          <w:t>).</w:t>
        </w:r>
      </w:ins>
    </w:p>
    <w:p w14:paraId="7908AF42" w14:textId="77777777" w:rsidR="005009C2" w:rsidRDefault="005009C2" w:rsidP="00857485">
      <w:pPr>
        <w:pStyle w:val="Alg4"/>
        <w:numPr>
          <w:ilvl w:val="1"/>
          <w:numId w:val="222"/>
        </w:numPr>
        <w:contextualSpacing/>
        <w:rPr>
          <w:ins w:id="26965" w:author="Rev 9 Allen Wirfs-Brock" w:date="2012-07-06T17:05:00Z"/>
        </w:rPr>
      </w:pPr>
      <w:ins w:id="26966" w:author="Rev 9 Allen Wirfs-Brock" w:date="2012-07-06T17:05:00Z">
        <w:r>
          <w:t xml:space="preserve">Append </w:t>
        </w:r>
        <w:r w:rsidRPr="00857485">
          <w:rPr>
            <w:i/>
          </w:rPr>
          <w:t>nextCU</w:t>
        </w:r>
        <w:r>
          <w:t xml:space="preserve"> to the end of </w:t>
        </w:r>
        <w:r w:rsidRPr="00857485">
          <w:rPr>
            <w:i/>
          </w:rPr>
          <w:t>elements</w:t>
        </w:r>
        <w:r>
          <w:t>.</w:t>
        </w:r>
      </w:ins>
    </w:p>
    <w:p w14:paraId="5D387A8D" w14:textId="77777777" w:rsidR="005009C2" w:rsidRDefault="005009C2" w:rsidP="00857485">
      <w:pPr>
        <w:pStyle w:val="Alg4"/>
        <w:numPr>
          <w:ilvl w:val="1"/>
          <w:numId w:val="222"/>
        </w:numPr>
        <w:contextualSpacing/>
        <w:rPr>
          <w:ins w:id="26967" w:author="Rev 9 Allen Wirfs-Brock" w:date="2012-07-06T17:05:00Z"/>
        </w:rPr>
      </w:pPr>
      <w:ins w:id="26968" w:author="Rev 9 Allen Wirfs-Brock" w:date="2012-07-06T17:05:00Z">
        <w:r>
          <w:t xml:space="preserve">Let </w:t>
        </w:r>
        <w:r w:rsidRPr="00857485">
          <w:rPr>
            <w:i/>
          </w:rPr>
          <w:t>nextIndex</w:t>
        </w:r>
        <w:r>
          <w:t xml:space="preserve"> be </w:t>
        </w:r>
        <w:r w:rsidRPr="00857485">
          <w:rPr>
            <w:i/>
          </w:rPr>
          <w:t>nextIndex</w:t>
        </w:r>
        <w:r>
          <w:t xml:space="preserve"> + 1.</w:t>
        </w:r>
      </w:ins>
    </w:p>
    <w:p w14:paraId="5AC24B90" w14:textId="77777777" w:rsidR="00C22964" w:rsidRPr="00E77497" w:rsidRDefault="00C22964" w:rsidP="00857485">
      <w:pPr>
        <w:pStyle w:val="Alg4"/>
        <w:numPr>
          <w:ilvl w:val="0"/>
          <w:numId w:val="222"/>
        </w:numPr>
        <w:spacing w:after="240"/>
        <w:rPr>
          <w:ins w:id="26969" w:author="Rev 9 Allen Wirfs-Brock" w:date="2012-07-06T16:52:00Z"/>
        </w:rPr>
      </w:pPr>
      <w:ins w:id="26970" w:author="Rev 9 Allen Wirfs-Brock" w:date="2012-07-06T16:52:00Z">
        <w:r>
          <w:t>Return</w:t>
        </w:r>
      </w:ins>
      <w:ins w:id="26971" w:author="Rev 9 Allen Wirfs-Brock" w:date="2012-07-06T17:06:00Z">
        <w:r w:rsidR="005009C2">
          <w:t xml:space="preserve"> the string value whose elements are, in order, the elements in the List </w:t>
        </w:r>
        <w:r w:rsidR="005009C2" w:rsidRPr="00857485">
          <w:rPr>
            <w:i/>
          </w:rPr>
          <w:t>elements</w:t>
        </w:r>
        <w:r w:rsidR="005009C2">
          <w:t>.</w:t>
        </w:r>
      </w:ins>
      <w:ins w:id="26972" w:author="Rev 9 Allen Wirfs-Brock" w:date="2012-07-06T17:10:00Z">
        <w:r w:rsidR="005009C2">
          <w:t xml:space="preserve"> If </w:t>
        </w:r>
        <w:r w:rsidR="005009C2" w:rsidRPr="00857485">
          <w:rPr>
            <w:i/>
          </w:rPr>
          <w:t>length</w:t>
        </w:r>
        <w:r w:rsidR="005009C2">
          <w:t xml:space="preserve"> is 0, the empty string is returned.</w:t>
        </w:r>
      </w:ins>
    </w:p>
    <w:p w14:paraId="6AD9B31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3CB798A0" w14:textId="77777777" w:rsidR="00857485" w:rsidRPr="00E77497" w:rsidRDefault="00857485" w:rsidP="00857485">
      <w:pPr>
        <w:pStyle w:val="40"/>
        <w:numPr>
          <w:ilvl w:val="0"/>
          <w:numId w:val="0"/>
        </w:numPr>
        <w:rPr>
          <w:ins w:id="26973" w:author="Rev 9 Allen Wirfs-Brock" w:date="2012-07-06T17:14:00Z"/>
        </w:rPr>
      </w:pPr>
      <w:bookmarkStart w:id="26974" w:name="_Ref457704247"/>
      <w:bookmarkStart w:id="26975" w:name="_Toc472818930"/>
      <w:bookmarkStart w:id="26976" w:name="_Toc235503508"/>
      <w:bookmarkStart w:id="26977" w:name="_Toc241509283"/>
      <w:bookmarkStart w:id="26978" w:name="_Toc244416770"/>
      <w:bookmarkStart w:id="26979" w:name="_Toc276631134"/>
      <w:ins w:id="26980" w:author="Rev 9 Allen Wirfs-Brock" w:date="2012-07-06T17:14:00Z">
        <w:r w:rsidRPr="00E77497">
          <w:t>15.5.3.</w:t>
        </w:r>
      </w:ins>
      <w:ins w:id="26981" w:author="Rev 9 Allen Wirfs-Brock" w:date="2012-07-06T17:45:00Z">
        <w:r w:rsidR="00EA11C5">
          <w:t>3</w:t>
        </w:r>
      </w:ins>
      <w:ins w:id="26982" w:author="Rev 9 Allen Wirfs-Brock" w:date="2012-07-06T17:14:00Z">
        <w:r w:rsidRPr="00E77497">
          <w:tab/>
          <w:t>String.from</w:t>
        </w:r>
      </w:ins>
      <w:ins w:id="26983" w:author="Rev 9 Allen Wirfs-Brock" w:date="2012-07-06T17:15:00Z">
        <w:r>
          <w:t>CodePoint</w:t>
        </w:r>
      </w:ins>
      <w:ins w:id="26984" w:author="Rev 9 Allen Wirfs-Brock" w:date="2012-07-06T17:14:00Z">
        <w:r w:rsidRPr="00E77497">
          <w:t xml:space="preserve"> ( </w:t>
        </w:r>
        <w:r>
          <w:t>…code</w:t>
        </w:r>
      </w:ins>
      <w:ins w:id="26985" w:author="Rev 9 Allen Wirfs-Brock" w:date="2012-07-06T17:15:00Z">
        <w:r>
          <w:t>Points</w:t>
        </w:r>
      </w:ins>
      <w:ins w:id="26986" w:author="Rev 9 Allen Wirfs-Brock" w:date="2012-07-06T17:14:00Z">
        <w:r w:rsidRPr="00E77497">
          <w:t>)</w:t>
        </w:r>
      </w:ins>
    </w:p>
    <w:p w14:paraId="6A66F8EE" w14:textId="77777777" w:rsidR="00857485" w:rsidRPr="00E77497" w:rsidRDefault="00857485" w:rsidP="00857485">
      <w:pPr>
        <w:rPr>
          <w:ins w:id="26987" w:author="Rev 9 Allen Wirfs-Brock" w:date="2012-07-06T17:14:00Z"/>
        </w:rPr>
      </w:pPr>
      <w:ins w:id="26988" w:author="Rev 9 Allen Wirfs-Brock" w:date="2012-07-06T17:14:00Z">
        <w:r>
          <w:t>T</w:t>
        </w:r>
        <w:r w:rsidRPr="00E77497">
          <w:t xml:space="preserve">he </w:t>
        </w:r>
      </w:ins>
      <w:ins w:id="26989" w:author="Rev 9 Allen Wirfs-Brock" w:date="2012-07-06T17:47:00Z">
        <w:r w:rsidR="00EA11C5" w:rsidRPr="006F5ACA">
          <w:rPr>
            <w:rFonts w:ascii="Courier New" w:hAnsi="Courier New" w:cs="Courier New"/>
            <w:b/>
          </w:rPr>
          <w:t>String.</w:t>
        </w:r>
      </w:ins>
      <w:ins w:id="26990" w:author="Rev 9 Allen Wirfs-Brock" w:date="2012-07-06T17:14:00Z">
        <w:r w:rsidRPr="00857485">
          <w:rPr>
            <w:rFonts w:ascii="Courier New" w:hAnsi="Courier New" w:cs="Courier New"/>
            <w:b/>
          </w:rPr>
          <w:t>fromCharCode</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w:t>
        </w:r>
      </w:ins>
      <w:ins w:id="26991" w:author="Rev 9 Allen Wirfs-Brock" w:date="2012-07-06T17:15:00Z">
        <w:r>
          <w:rPr>
            <w:rFonts w:ascii="Times New Roman" w:hAnsi="Times New Roman"/>
            <w:i/>
          </w:rPr>
          <w:t>Points</w:t>
        </w:r>
      </w:ins>
      <w:ins w:id="26992" w:author="Rev 9 Allen Wirfs-Brock" w:date="2012-07-06T17:14:00Z">
        <w:r>
          <w:t>.</w:t>
        </w:r>
        <w:r w:rsidRPr="00E77497">
          <w:t xml:space="preserve"> </w:t>
        </w:r>
        <w:r>
          <w:t>The</w:t>
        </w:r>
        <w:r w:rsidRPr="00E77497">
          <w:t xml:space="preserve"> following steps are taken:</w:t>
        </w:r>
      </w:ins>
    </w:p>
    <w:p w14:paraId="0B68B541" w14:textId="77777777" w:rsidR="00857485" w:rsidRDefault="00857485" w:rsidP="006F5ACA">
      <w:pPr>
        <w:pStyle w:val="Alg4"/>
        <w:numPr>
          <w:ilvl w:val="0"/>
          <w:numId w:val="909"/>
        </w:numPr>
        <w:rPr>
          <w:ins w:id="26993" w:author="Rev 9 Allen Wirfs-Brock" w:date="2012-07-06T17:14:00Z"/>
        </w:rPr>
      </w:pPr>
      <w:ins w:id="26994" w:author="Rev 9 Allen Wirfs-Brock" w:date="2012-07-06T17:14:00Z">
        <w:r>
          <w:t xml:space="preserve">Assert: </w:t>
        </w:r>
        <w:r w:rsidRPr="00857485">
          <w:rPr>
            <w:i/>
          </w:rPr>
          <w:t>codeUnits</w:t>
        </w:r>
        <w:r>
          <w:t xml:space="preserve"> is a well-formed rest parameter object.</w:t>
        </w:r>
      </w:ins>
    </w:p>
    <w:p w14:paraId="4AFE3C94" w14:textId="77777777" w:rsidR="00857485" w:rsidRPr="00E77497" w:rsidRDefault="00857485" w:rsidP="006F5ACA">
      <w:pPr>
        <w:pStyle w:val="Alg4"/>
        <w:numPr>
          <w:ilvl w:val="0"/>
          <w:numId w:val="909"/>
        </w:numPr>
        <w:rPr>
          <w:ins w:id="26995" w:author="Rev 9 Allen Wirfs-Brock" w:date="2012-07-06T17:14:00Z"/>
        </w:rPr>
      </w:pPr>
      <w:ins w:id="26996" w:author="Rev 9 Allen Wirfs-Brock" w:date="2012-07-06T17:14:00Z">
        <w:r>
          <w:t xml:space="preserve">Let </w:t>
        </w:r>
        <w:r w:rsidRPr="00857485">
          <w:rPr>
            <w:i/>
          </w:rPr>
          <w:t>length</w:t>
        </w:r>
        <w:r>
          <w:t xml:space="preserve"> be the resulting of calling the [[Get]] internal method of </w:t>
        </w:r>
        <w:r w:rsidRPr="00857485">
          <w:rPr>
            <w:i/>
          </w:rPr>
          <w:t>codeUnits</w:t>
        </w:r>
        <w:r>
          <w:t xml:space="preserve"> with argument </w:t>
        </w:r>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14:paraId="1666DBED" w14:textId="77777777" w:rsidR="00857485" w:rsidRPr="00E77497" w:rsidRDefault="00857485" w:rsidP="006F5ACA">
      <w:pPr>
        <w:pStyle w:val="Alg4"/>
        <w:numPr>
          <w:ilvl w:val="0"/>
          <w:numId w:val="909"/>
        </w:numPr>
        <w:rPr>
          <w:ins w:id="26997" w:author="Rev 9 Allen Wirfs-Brock" w:date="2012-07-06T17:14:00Z"/>
        </w:rPr>
      </w:pPr>
      <w:ins w:id="26998" w:author="Rev 9 Allen Wirfs-Brock" w:date="2012-07-06T17:14:00Z">
        <w:r>
          <w:t xml:space="preserve">Let </w:t>
        </w:r>
        <w:r w:rsidRPr="00857485">
          <w:rPr>
            <w:i/>
          </w:rPr>
          <w:t>elements</w:t>
        </w:r>
        <w:r>
          <w:t xml:space="preserve"> be  a new List.</w:t>
        </w:r>
      </w:ins>
    </w:p>
    <w:p w14:paraId="030FC4A1" w14:textId="77777777" w:rsidR="00857485" w:rsidRDefault="00857485" w:rsidP="006F5ACA">
      <w:pPr>
        <w:pStyle w:val="Alg4"/>
        <w:numPr>
          <w:ilvl w:val="0"/>
          <w:numId w:val="909"/>
        </w:numPr>
        <w:contextualSpacing/>
        <w:rPr>
          <w:ins w:id="26999" w:author="Rev 9 Allen Wirfs-Brock" w:date="2012-07-06T17:14:00Z"/>
        </w:rPr>
      </w:pPr>
      <w:ins w:id="27000" w:author="Rev 9 Allen Wirfs-Brock" w:date="2012-07-06T17:14:00Z">
        <w:r>
          <w:t xml:space="preserve">Let </w:t>
        </w:r>
        <w:r w:rsidRPr="00857485">
          <w:rPr>
            <w:i/>
          </w:rPr>
          <w:t>nextIndex</w:t>
        </w:r>
        <w:r>
          <w:t xml:space="preserve"> be 0.</w:t>
        </w:r>
      </w:ins>
    </w:p>
    <w:p w14:paraId="0EF70A71" w14:textId="77777777" w:rsidR="00857485" w:rsidRPr="00E77497" w:rsidRDefault="00857485" w:rsidP="006F5ACA">
      <w:pPr>
        <w:pStyle w:val="Alg4"/>
        <w:numPr>
          <w:ilvl w:val="0"/>
          <w:numId w:val="909"/>
        </w:numPr>
        <w:contextualSpacing/>
        <w:rPr>
          <w:ins w:id="27001" w:author="Rev 9 Allen Wirfs-Brock" w:date="2012-07-06T17:14:00Z"/>
        </w:rPr>
      </w:pPr>
      <w:ins w:id="27002" w:author="Rev 9 Allen Wirfs-Brock" w:date="2012-07-06T17:14:00Z">
        <w:r>
          <w:t xml:space="preserve">Repeat while </w:t>
        </w:r>
        <w:r w:rsidRPr="00857485">
          <w:rPr>
            <w:i/>
          </w:rPr>
          <w:t>nextIndex</w:t>
        </w:r>
        <w:r>
          <w:t xml:space="preserve"> &lt; </w:t>
        </w:r>
        <w:r w:rsidRPr="00857485">
          <w:rPr>
            <w:i/>
          </w:rPr>
          <w:t>length</w:t>
        </w:r>
      </w:ins>
    </w:p>
    <w:p w14:paraId="36583C23" w14:textId="77777777" w:rsidR="00857485" w:rsidRPr="00E77497" w:rsidRDefault="00857485" w:rsidP="006F5ACA">
      <w:pPr>
        <w:pStyle w:val="Alg4"/>
        <w:numPr>
          <w:ilvl w:val="1"/>
          <w:numId w:val="909"/>
        </w:numPr>
        <w:rPr>
          <w:ins w:id="27003" w:author="Rev 9 Allen Wirfs-Brock" w:date="2012-07-06T17:14:00Z"/>
        </w:rPr>
      </w:pPr>
      <w:ins w:id="27004" w:author="Rev 9 Allen Wirfs-Brock" w:date="2012-07-06T17:14:00Z">
        <w:r>
          <w:t xml:space="preserve">Let </w:t>
        </w:r>
        <w:r w:rsidRPr="00857485">
          <w:rPr>
            <w:i/>
          </w:rPr>
          <w:t>next</w:t>
        </w:r>
        <w:r>
          <w:t xml:space="preserve"> be the result of calling the [[Get]]</w:t>
        </w:r>
        <w:r w:rsidRPr="005009C2">
          <w:t xml:space="preserve"> </w:t>
        </w:r>
        <w:r>
          <w:t xml:space="preserve">internal method of </w:t>
        </w:r>
        <w:r w:rsidRPr="00857485">
          <w:rPr>
            <w:i/>
          </w:rPr>
          <w:t>code</w:t>
        </w:r>
      </w:ins>
      <w:ins w:id="27005" w:author="Rev 9 Allen Wirfs-Brock" w:date="2012-07-06T17:22:00Z">
        <w:r w:rsidR="00F67D68">
          <w:rPr>
            <w:i/>
          </w:rPr>
          <w:t>Point</w:t>
        </w:r>
      </w:ins>
      <w:ins w:id="27006" w:author="Rev 9 Allen Wirfs-Brock" w:date="2012-07-06T17:14:00Z">
        <w:r>
          <w:t xml:space="preserve"> with argument ToString(</w:t>
        </w:r>
        <w:r w:rsidRPr="00857485">
          <w:rPr>
            <w:i/>
          </w:rPr>
          <w:t>nextIndex</w:t>
        </w:r>
        <w:r>
          <w:t>)</w:t>
        </w:r>
        <w:r w:rsidRPr="00857485">
          <w:t>.</w:t>
        </w:r>
      </w:ins>
    </w:p>
    <w:p w14:paraId="7207E633" w14:textId="77777777" w:rsidR="00857485" w:rsidRPr="005009C2" w:rsidRDefault="00857485" w:rsidP="006F5ACA">
      <w:pPr>
        <w:pStyle w:val="Alg4"/>
        <w:numPr>
          <w:ilvl w:val="1"/>
          <w:numId w:val="909"/>
        </w:numPr>
        <w:contextualSpacing/>
        <w:rPr>
          <w:ins w:id="27007" w:author="Rev 9 Allen Wirfs-Brock" w:date="2012-07-06T17:14:00Z"/>
        </w:rPr>
      </w:pPr>
      <w:ins w:id="27008" w:author="Rev 9 Allen Wirfs-Brock" w:date="2012-07-06T17:14:00Z">
        <w:r>
          <w:t xml:space="preserve">Let </w:t>
        </w:r>
        <w:r w:rsidRPr="00857485">
          <w:rPr>
            <w:i/>
          </w:rPr>
          <w:t>nextC</w:t>
        </w:r>
      </w:ins>
      <w:ins w:id="27009" w:author="Rev 9 Allen Wirfs-Brock" w:date="2012-07-06T17:23:00Z">
        <w:r w:rsidR="00F67D68">
          <w:rPr>
            <w:i/>
          </w:rPr>
          <w:t>P</w:t>
        </w:r>
      </w:ins>
      <w:ins w:id="27010" w:author="Rev 9 Allen Wirfs-Brock" w:date="2012-07-06T17:14:00Z">
        <w:r>
          <w:t xml:space="preserve"> be To</w:t>
        </w:r>
      </w:ins>
      <w:ins w:id="27011" w:author="Rev 9 Allen Wirfs-Brock" w:date="2012-07-06T17:25:00Z">
        <w:r w:rsidR="00F67D68">
          <w:t>Number</w:t>
        </w:r>
      </w:ins>
      <w:ins w:id="27012" w:author="Rev 9 Allen Wirfs-Brock" w:date="2012-07-06T17:14:00Z">
        <w:r>
          <w:t>(</w:t>
        </w:r>
        <w:r w:rsidRPr="00857485">
          <w:rPr>
            <w:i/>
          </w:rPr>
          <w:t>next</w:t>
        </w:r>
      </w:ins>
      <w:ins w:id="27013" w:author="Rev 9 Allen Wirfs-Brock" w:date="2012-07-06T17:23:00Z">
        <w:r w:rsidR="00F67D68">
          <w:t>)</w:t>
        </w:r>
      </w:ins>
      <w:ins w:id="27014" w:author="Rev 9 Allen Wirfs-Brock" w:date="2012-07-06T17:14:00Z">
        <w:r>
          <w:t>.</w:t>
        </w:r>
      </w:ins>
    </w:p>
    <w:p w14:paraId="34172A6A" w14:textId="77777777" w:rsidR="00857485" w:rsidRDefault="00857485" w:rsidP="006F5ACA">
      <w:pPr>
        <w:pStyle w:val="Alg4"/>
        <w:numPr>
          <w:ilvl w:val="1"/>
          <w:numId w:val="909"/>
        </w:numPr>
        <w:contextualSpacing/>
        <w:rPr>
          <w:ins w:id="27015" w:author="Rev 9 Allen Wirfs-Brock" w:date="2012-07-06T17:14:00Z"/>
        </w:rPr>
      </w:pPr>
      <w:ins w:id="27016" w:author="Rev 9 Allen Wirfs-Brock" w:date="2012-07-06T17:14:00Z">
        <w:r>
          <w:t>ReturnIfAbrupt(</w:t>
        </w:r>
        <w:r w:rsidRPr="00857485">
          <w:rPr>
            <w:i/>
          </w:rPr>
          <w:t>nextC</w:t>
        </w:r>
      </w:ins>
      <w:ins w:id="27017" w:author="Rev 9 Allen Wirfs-Brock" w:date="2012-07-06T17:27:00Z">
        <w:r w:rsidR="00F67D68">
          <w:rPr>
            <w:i/>
          </w:rPr>
          <w:t>P</w:t>
        </w:r>
      </w:ins>
      <w:ins w:id="27018" w:author="Rev 9 Allen Wirfs-Brock" w:date="2012-07-06T17:14:00Z">
        <w:r>
          <w:t>).</w:t>
        </w:r>
      </w:ins>
    </w:p>
    <w:p w14:paraId="77C2EFF5" w14:textId="77777777" w:rsidR="00F67D68" w:rsidRDefault="00F67D68" w:rsidP="006F5ACA">
      <w:pPr>
        <w:pStyle w:val="Alg4"/>
        <w:numPr>
          <w:ilvl w:val="1"/>
          <w:numId w:val="909"/>
        </w:numPr>
        <w:contextualSpacing/>
        <w:rPr>
          <w:ins w:id="27019" w:author="Rev 9 Allen Wirfs-Brock" w:date="2012-07-06T17:29:00Z"/>
        </w:rPr>
      </w:pPr>
      <w:ins w:id="27020" w:author="Rev 9 Allen Wirfs-Brock" w:date="2012-07-06T17:29:00Z">
        <w:r>
          <w:t xml:space="preserve">If </w:t>
        </w:r>
      </w:ins>
      <w:ins w:id="27021" w:author="Rev 9 Allen Wirfs-Brock" w:date="2012-07-06T17:31:00Z">
        <w:r>
          <w:t>SaveVal</w:t>
        </w:r>
      </w:ins>
      <w:ins w:id="27022" w:author="Rev 9 Allen Wirfs-Brock" w:date="2012-07-06T17:32:00Z">
        <w:r w:rsidR="002875BF">
          <w:t>ue</w:t>
        </w:r>
      </w:ins>
      <w:ins w:id="27023" w:author="Rev 9 Allen Wirfs-Brock" w:date="2012-07-06T17:34:00Z">
        <w:r w:rsidR="002875BF">
          <w:t>(</w:t>
        </w:r>
        <w:r w:rsidR="002875BF" w:rsidRPr="00887FC2">
          <w:rPr>
            <w:i/>
          </w:rPr>
          <w:t>nextCP</w:t>
        </w:r>
        <w:r w:rsidR="002875BF">
          <w:t>, ToInteger(</w:t>
        </w:r>
        <w:r w:rsidR="002875BF" w:rsidRPr="002875BF">
          <w:rPr>
            <w:i/>
          </w:rPr>
          <w:t>nextCP</w:t>
        </w:r>
        <w:r w:rsidR="002875BF">
          <w:t>)</w:t>
        </w:r>
      </w:ins>
      <w:ins w:id="27024" w:author="Rev 9 Allen Wirfs-Brock" w:date="2012-07-06T17:35:00Z">
        <w:r w:rsidR="002875BF">
          <w:t xml:space="preserve">) is </w:t>
        </w:r>
        <w:r w:rsidR="002875BF" w:rsidRPr="002875BF">
          <w:rPr>
            <w:b/>
          </w:rPr>
          <w:t>false</w:t>
        </w:r>
        <w:r w:rsidR="002875BF">
          <w:t>,</w:t>
        </w:r>
      </w:ins>
      <w:ins w:id="27025" w:author="Rev 9 Allen Wirfs-Brock" w:date="2012-07-06T17:38:00Z">
        <w:r w:rsidR="002875BF">
          <w:t>then</w:t>
        </w:r>
      </w:ins>
      <w:ins w:id="27026" w:author="Rev 9 Allen Wirfs-Brock" w:date="2012-07-06T17:35:00Z">
        <w:r w:rsidR="002875BF">
          <w:t xml:space="preserve"> throw a </w:t>
        </w:r>
        <w:r w:rsidR="002875BF" w:rsidRPr="002875BF">
          <w:rPr>
            <w:b/>
          </w:rPr>
          <w:t>RangeError</w:t>
        </w:r>
        <w:r w:rsidR="002875BF">
          <w:t xml:space="preserve"> exception.</w:t>
        </w:r>
      </w:ins>
    </w:p>
    <w:p w14:paraId="0C7C86D7" w14:textId="77777777" w:rsidR="002875BF" w:rsidRDefault="002875BF" w:rsidP="006F5ACA">
      <w:pPr>
        <w:pStyle w:val="Alg4"/>
        <w:numPr>
          <w:ilvl w:val="1"/>
          <w:numId w:val="909"/>
        </w:numPr>
        <w:contextualSpacing/>
        <w:rPr>
          <w:ins w:id="27027" w:author="Rev 9 Allen Wirfs-Brock" w:date="2012-07-06T17:36:00Z"/>
        </w:rPr>
      </w:pPr>
      <w:ins w:id="27028" w:author="Rev 9 Allen Wirfs-Brock" w:date="2012-07-06T17:36:00Z">
        <w:r>
          <w:t xml:space="preserve">If  </w:t>
        </w:r>
        <w:r w:rsidRPr="00EA11C5">
          <w:rPr>
            <w:i/>
          </w:rPr>
          <w:t>nextCP</w:t>
        </w:r>
        <w:r>
          <w:t xml:space="preserve"> &lt; 0 or </w:t>
        </w:r>
        <w:r w:rsidRPr="00EA11C5">
          <w:rPr>
            <w:i/>
          </w:rPr>
          <w:t>nextCP</w:t>
        </w:r>
        <w:r>
          <w:t xml:space="preserve"> &gt;</w:t>
        </w:r>
      </w:ins>
      <w:ins w:id="27029" w:author="Rev 9 Allen Wirfs-Brock" w:date="2012-07-06T17:38:00Z">
        <w:r>
          <w:t xml:space="preserve"> 0x10FFFF, then throw a </w:t>
        </w:r>
        <w:r w:rsidRPr="002875BF">
          <w:rPr>
            <w:b/>
          </w:rPr>
          <w:t>RangeError</w:t>
        </w:r>
        <w:r>
          <w:t xml:space="preserve"> exception.</w:t>
        </w:r>
      </w:ins>
    </w:p>
    <w:p w14:paraId="204D8AE6" w14:textId="77777777" w:rsidR="00857485" w:rsidRDefault="00857485" w:rsidP="006F5ACA">
      <w:pPr>
        <w:pStyle w:val="Alg4"/>
        <w:numPr>
          <w:ilvl w:val="1"/>
          <w:numId w:val="909"/>
        </w:numPr>
        <w:contextualSpacing/>
        <w:rPr>
          <w:ins w:id="27030" w:author="Rev 9 Allen Wirfs-Brock" w:date="2012-07-06T17:14:00Z"/>
        </w:rPr>
      </w:pPr>
      <w:ins w:id="27031" w:author="Rev 9 Allen Wirfs-Brock" w:date="2012-07-06T17:14:00Z">
        <w:r>
          <w:t>Append</w:t>
        </w:r>
      </w:ins>
      <w:ins w:id="27032" w:author="Rev 9 Allen Wirfs-Brock" w:date="2012-07-06T17:40:00Z">
        <w:r w:rsidR="002875BF">
          <w:t xml:space="preserve"> the elements of the UTF-16 Encoding of</w:t>
        </w:r>
      </w:ins>
      <w:ins w:id="27033" w:author="Rev 9 Allen Wirfs-Brock" w:date="2012-07-06T17:14:00Z">
        <w:r>
          <w:t xml:space="preserve"> </w:t>
        </w:r>
        <w:r w:rsidRPr="00857485">
          <w:rPr>
            <w:i/>
          </w:rPr>
          <w:t>nextC</w:t>
        </w:r>
      </w:ins>
      <w:ins w:id="27034" w:author="Rev 9 Allen Wirfs-Brock" w:date="2012-07-06T17:40:00Z">
        <w:r w:rsidR="002875BF">
          <w:rPr>
            <w:i/>
          </w:rPr>
          <w:t xml:space="preserve">P </w:t>
        </w:r>
      </w:ins>
      <w:ins w:id="27035" w:author="Rev 9 Allen Wirfs-Brock" w:date="2012-07-06T17:14:00Z">
        <w:r>
          <w:t xml:space="preserve">to the end of </w:t>
        </w:r>
        <w:r w:rsidRPr="00857485">
          <w:rPr>
            <w:i/>
          </w:rPr>
          <w:t>elements</w:t>
        </w:r>
        <w:r>
          <w:t>.</w:t>
        </w:r>
      </w:ins>
    </w:p>
    <w:p w14:paraId="59D65426" w14:textId="77777777" w:rsidR="00857485" w:rsidRDefault="00857485" w:rsidP="006F5ACA">
      <w:pPr>
        <w:pStyle w:val="Alg4"/>
        <w:numPr>
          <w:ilvl w:val="1"/>
          <w:numId w:val="909"/>
        </w:numPr>
        <w:contextualSpacing/>
        <w:rPr>
          <w:ins w:id="27036" w:author="Rev 9 Allen Wirfs-Brock" w:date="2012-07-06T17:14:00Z"/>
        </w:rPr>
      </w:pPr>
      <w:ins w:id="27037" w:author="Rev 9 Allen Wirfs-Brock" w:date="2012-07-06T17:14:00Z">
        <w:r>
          <w:t xml:space="preserve">Let </w:t>
        </w:r>
        <w:r w:rsidRPr="00857485">
          <w:rPr>
            <w:i/>
          </w:rPr>
          <w:t>nextIndex</w:t>
        </w:r>
        <w:r>
          <w:t xml:space="preserve"> be </w:t>
        </w:r>
        <w:r w:rsidRPr="00857485">
          <w:rPr>
            <w:i/>
          </w:rPr>
          <w:t>nextIndex</w:t>
        </w:r>
        <w:r>
          <w:t xml:space="preserve"> + 1.</w:t>
        </w:r>
      </w:ins>
    </w:p>
    <w:p w14:paraId="0E67114C" w14:textId="77777777" w:rsidR="00857485" w:rsidRPr="00E77497" w:rsidRDefault="00857485" w:rsidP="006F5ACA">
      <w:pPr>
        <w:pStyle w:val="Alg4"/>
        <w:numPr>
          <w:ilvl w:val="0"/>
          <w:numId w:val="909"/>
        </w:numPr>
        <w:spacing w:after="240"/>
        <w:rPr>
          <w:ins w:id="27038" w:author="Rev 9 Allen Wirfs-Brock" w:date="2012-07-06T17:14:00Z"/>
        </w:rPr>
      </w:pPr>
      <w:ins w:id="27039" w:author="Rev 9 Allen Wirfs-Brock" w:date="2012-07-06T17:14:00Z">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ins>
    </w:p>
    <w:p w14:paraId="230F3BC5" w14:textId="77777777" w:rsidR="00857485" w:rsidRPr="00E77497" w:rsidRDefault="00857485" w:rsidP="00857485">
      <w:pPr>
        <w:rPr>
          <w:ins w:id="27040" w:author="Rev 9 Allen Wirfs-Brock" w:date="2012-07-06T17:14:00Z"/>
        </w:rPr>
      </w:pPr>
      <w:ins w:id="27041" w:author="Rev 9 Allen Wirfs-Brock" w:date="2012-07-06T17:14:00Z">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ins>
      <w:ins w:id="27042" w:author="Rev 9 Allen Wirfs-Brock" w:date="2012-07-07T11:00:00Z">
        <w:r w:rsidR="00B60B67">
          <w:rPr>
            <w:rFonts w:ascii="Courier New" w:hAnsi="Courier New"/>
            <w:b/>
          </w:rPr>
          <w:t>Point</w:t>
        </w:r>
      </w:ins>
      <w:ins w:id="27043" w:author="Rev 9 Allen Wirfs-Brock" w:date="2012-07-06T17:14:00Z">
        <w:r w:rsidRPr="00E77497">
          <w:t xml:space="preserve"> function is </w:t>
        </w:r>
      </w:ins>
      <w:commentRangeStart w:id="27044"/>
      <w:ins w:id="27045" w:author="Rev 9 Allen Wirfs-Brock" w:date="2012-07-06T17:41:00Z">
        <w:r w:rsidR="002875BF">
          <w:rPr>
            <w:b/>
          </w:rPr>
          <w:t>0</w:t>
        </w:r>
      </w:ins>
      <w:commentRangeEnd w:id="27044"/>
      <w:ins w:id="27046" w:author="Rev 9 Allen Wirfs-Brock" w:date="2012-07-07T10:52:00Z">
        <w:r w:rsidR="006F5ACA">
          <w:rPr>
            <w:rStyle w:val="af3"/>
          </w:rPr>
          <w:commentReference w:id="27044"/>
        </w:r>
      </w:ins>
      <w:ins w:id="27047" w:author="Rev 9 Allen Wirfs-Brock" w:date="2012-07-06T17:14:00Z">
        <w:r w:rsidRPr="00E77497">
          <w:t>.</w:t>
        </w:r>
      </w:ins>
    </w:p>
    <w:p w14:paraId="1A74C006" w14:textId="77777777" w:rsidR="00EA11C5" w:rsidRPr="00E77497" w:rsidRDefault="00EA11C5" w:rsidP="00EA11C5">
      <w:pPr>
        <w:pStyle w:val="40"/>
        <w:numPr>
          <w:ilvl w:val="0"/>
          <w:numId w:val="0"/>
        </w:numPr>
        <w:rPr>
          <w:ins w:id="27048" w:author="Rev 9 Allen Wirfs-Brock" w:date="2012-07-06T17:45:00Z"/>
        </w:rPr>
      </w:pPr>
      <w:ins w:id="27049" w:author="Rev 9 Allen Wirfs-Brock" w:date="2012-07-06T17:45:00Z">
        <w:r w:rsidRPr="00E77497">
          <w:t>15.5.3.</w:t>
        </w:r>
        <w:r>
          <w:t>4</w:t>
        </w:r>
        <w:r w:rsidRPr="00E77497">
          <w:tab/>
          <w:t>String.</w:t>
        </w:r>
      </w:ins>
      <w:ins w:id="27050" w:author="Rev 9 Allen Wirfs-Brock" w:date="2012-07-06T17:46:00Z">
        <w:r>
          <w:t>raw</w:t>
        </w:r>
      </w:ins>
      <w:ins w:id="27051" w:author="Rev 9 Allen Wirfs-Brock" w:date="2012-07-06T17:45:00Z">
        <w:r w:rsidRPr="00E77497">
          <w:t xml:space="preserve"> ( </w:t>
        </w:r>
      </w:ins>
      <w:ins w:id="27052" w:author="Rev 9 Allen Wirfs-Brock" w:date="2012-07-06T17:46:00Z">
        <w:r>
          <w:t xml:space="preserve">callSite, </w:t>
        </w:r>
      </w:ins>
      <w:ins w:id="27053" w:author="Rev 9 Allen Wirfs-Brock" w:date="2012-07-06T17:45:00Z">
        <w:r>
          <w:t>…</w:t>
        </w:r>
      </w:ins>
      <w:ins w:id="27054" w:author="Rev 9 Allen Wirfs-Brock" w:date="2012-07-06T17:46:00Z">
        <w:r>
          <w:t>substitutions</w:t>
        </w:r>
      </w:ins>
      <w:ins w:id="27055" w:author="Rev 9 Allen Wirfs-Brock" w:date="2012-07-06T17:45:00Z">
        <w:r w:rsidRPr="00E77497">
          <w:t>)</w:t>
        </w:r>
      </w:ins>
    </w:p>
    <w:p w14:paraId="0BF7564A" w14:textId="77777777" w:rsidR="00EA11C5" w:rsidRPr="00E77497" w:rsidRDefault="00EA11C5" w:rsidP="00EA11C5">
      <w:pPr>
        <w:rPr>
          <w:ins w:id="27056" w:author="Rev 9 Allen Wirfs-Brock" w:date="2012-07-06T17:45:00Z"/>
        </w:rPr>
      </w:pPr>
      <w:ins w:id="27057" w:author="Rev 9 Allen Wirfs-Brock" w:date="2012-07-06T17:45:00Z">
        <w:r>
          <w:t>T</w:t>
        </w:r>
        <w:r w:rsidRPr="00E77497">
          <w:t xml:space="preserve">he </w:t>
        </w:r>
      </w:ins>
      <w:ins w:id="27058" w:author="Rev 9 Allen Wirfs-Brock" w:date="2012-07-06T17:48:00Z">
        <w:r>
          <w:rPr>
            <w:rFonts w:ascii="Courier New" w:hAnsi="Courier New" w:cs="Courier New"/>
            <w:b/>
          </w:rPr>
          <w:t>String.raw</w:t>
        </w:r>
      </w:ins>
      <w:ins w:id="27059" w:author="Rev 9 Allen Wirfs-Brock" w:date="2012-07-06T17:45:00Z">
        <w:r w:rsidRPr="00E77497">
          <w:t xml:space="preserve"> </w:t>
        </w:r>
        <w:r>
          <w:t>function</w:t>
        </w:r>
        <w:r w:rsidRPr="00E77497">
          <w:t xml:space="preserve"> </w:t>
        </w:r>
        <w:r>
          <w:t>may be called with a variable number of arguments</w:t>
        </w:r>
      </w:ins>
      <w:ins w:id="27060" w:author="Rev 9 Allen Wirfs-Brock" w:date="2012-07-06T17:48:00Z">
        <w:r>
          <w:t xml:space="preserve">.  The first argument is </w:t>
        </w:r>
        <w:r w:rsidRPr="00EA11C5">
          <w:rPr>
            <w:rFonts w:ascii="Times New Roman" w:hAnsi="Times New Roman"/>
            <w:i/>
          </w:rPr>
          <w:t>call</w:t>
        </w:r>
      </w:ins>
      <w:ins w:id="27061" w:author="Rev 9 Allen Wirfs-Brock" w:date="2012-07-06T17:53:00Z">
        <w:r w:rsidR="00F04509">
          <w:rPr>
            <w:rFonts w:ascii="Times New Roman" w:hAnsi="Times New Roman"/>
            <w:i/>
          </w:rPr>
          <w:t>S</w:t>
        </w:r>
      </w:ins>
      <w:ins w:id="27062" w:author="Rev 9 Allen Wirfs-Brock" w:date="2012-07-06T17:48:00Z">
        <w:r w:rsidRPr="00EA11C5">
          <w:rPr>
            <w:rFonts w:ascii="Times New Roman" w:hAnsi="Times New Roman"/>
            <w:i/>
          </w:rPr>
          <w:t>ite</w:t>
        </w:r>
        <w:r>
          <w:t xml:space="preserve"> and the remainder of the arguments</w:t>
        </w:r>
      </w:ins>
      <w:ins w:id="27063" w:author="Rev 9 Allen Wirfs-Brock" w:date="2012-07-06T17:45:00Z">
        <w:r>
          <w:t xml:space="preserve"> form</w:t>
        </w:r>
        <w:r w:rsidRPr="00E77497">
          <w:t xml:space="preserve"> </w:t>
        </w:r>
        <w:r>
          <w:t>the</w:t>
        </w:r>
        <w:r w:rsidRPr="00E77497">
          <w:t xml:space="preserve"> </w:t>
        </w:r>
        <w:r>
          <w:t xml:space="preserve">rest parameter </w:t>
        </w:r>
      </w:ins>
      <w:ins w:id="27064" w:author="Rev 9 Allen Wirfs-Brock" w:date="2012-07-06T17:49:00Z">
        <w:r>
          <w:rPr>
            <w:rFonts w:ascii="Times New Roman" w:hAnsi="Times New Roman"/>
            <w:i/>
          </w:rPr>
          <w:t>substitutions</w:t>
        </w:r>
      </w:ins>
      <w:ins w:id="27065" w:author="Rev 9 Allen Wirfs-Brock" w:date="2012-07-06T17:45:00Z">
        <w:r>
          <w:t>.</w:t>
        </w:r>
        <w:r w:rsidRPr="00E77497">
          <w:t xml:space="preserve"> </w:t>
        </w:r>
        <w:r>
          <w:t>The</w:t>
        </w:r>
        <w:r w:rsidRPr="00E77497">
          <w:t xml:space="preserve"> following steps are taken:</w:t>
        </w:r>
      </w:ins>
    </w:p>
    <w:p w14:paraId="2AB5F986" w14:textId="77777777" w:rsidR="00EA11C5" w:rsidRDefault="00EA11C5" w:rsidP="00EA11C5">
      <w:pPr>
        <w:pStyle w:val="Alg4"/>
        <w:numPr>
          <w:ilvl w:val="0"/>
          <w:numId w:val="908"/>
        </w:numPr>
        <w:rPr>
          <w:ins w:id="27066" w:author="Rev 9 Allen Wirfs-Brock" w:date="2012-07-06T17:45:00Z"/>
        </w:rPr>
      </w:pPr>
      <w:ins w:id="27067" w:author="Rev 9 Allen Wirfs-Brock" w:date="2012-07-06T17:45:00Z">
        <w:r>
          <w:t xml:space="preserve">Assert: </w:t>
        </w:r>
      </w:ins>
      <w:ins w:id="27068" w:author="Rev 9 Allen Wirfs-Brock" w:date="2012-07-06T17:49:00Z">
        <w:r>
          <w:rPr>
            <w:i/>
          </w:rPr>
          <w:t>substitutions</w:t>
        </w:r>
        <w:r>
          <w:t xml:space="preserve"> </w:t>
        </w:r>
      </w:ins>
      <w:ins w:id="27069" w:author="Rev 9 Allen Wirfs-Brock" w:date="2012-07-06T17:45:00Z">
        <w:r>
          <w:t>is a well-formed rest parameter object.</w:t>
        </w:r>
      </w:ins>
    </w:p>
    <w:p w14:paraId="22325CB4" w14:textId="77777777" w:rsidR="00F04509" w:rsidRDefault="00F04509" w:rsidP="00EA11C5">
      <w:pPr>
        <w:pStyle w:val="Alg4"/>
        <w:numPr>
          <w:ilvl w:val="0"/>
          <w:numId w:val="908"/>
        </w:numPr>
        <w:rPr>
          <w:ins w:id="27070" w:author="Rev 9 Allen Wirfs-Brock" w:date="2012-07-06T17:55:00Z"/>
        </w:rPr>
      </w:pPr>
      <w:ins w:id="27071" w:author="Rev 9 Allen Wirfs-Brock" w:date="2012-07-06T17:55:00Z">
        <w:r>
          <w:t xml:space="preserve">Let </w:t>
        </w:r>
        <w:r w:rsidRPr="00FA657F">
          <w:rPr>
            <w:i/>
          </w:rPr>
          <w:t>cooked</w:t>
        </w:r>
        <w:r>
          <w:t xml:space="preserve"> be ToObject(</w:t>
        </w:r>
        <w:r w:rsidRPr="00FA657F">
          <w:rPr>
            <w:i/>
          </w:rPr>
          <w:t>callSite</w:t>
        </w:r>
        <w:r>
          <w:t>).</w:t>
        </w:r>
      </w:ins>
    </w:p>
    <w:p w14:paraId="011B22C3" w14:textId="77777777" w:rsidR="00F04509" w:rsidRDefault="00F04509" w:rsidP="00EA11C5">
      <w:pPr>
        <w:pStyle w:val="Alg4"/>
        <w:numPr>
          <w:ilvl w:val="0"/>
          <w:numId w:val="908"/>
        </w:numPr>
        <w:rPr>
          <w:ins w:id="27072" w:author="Rev 9 Allen Wirfs-Brock" w:date="2012-07-06T17:56:00Z"/>
        </w:rPr>
      </w:pPr>
      <w:ins w:id="27073" w:author="Rev 9 Allen Wirfs-Brock" w:date="2012-07-06T17:56:00Z">
        <w:r>
          <w:t>ReturnIfAbrupt(</w:t>
        </w:r>
        <w:r w:rsidRPr="00FA657F">
          <w:rPr>
            <w:i/>
          </w:rPr>
          <w:t>cooked</w:t>
        </w:r>
        <w:r>
          <w:t>).</w:t>
        </w:r>
      </w:ins>
    </w:p>
    <w:p w14:paraId="09113D41" w14:textId="77777777" w:rsidR="00F04509" w:rsidRDefault="00F04509" w:rsidP="00EA11C5">
      <w:pPr>
        <w:pStyle w:val="Alg4"/>
        <w:numPr>
          <w:ilvl w:val="0"/>
          <w:numId w:val="908"/>
        </w:numPr>
        <w:rPr>
          <w:ins w:id="27074" w:author="Rev 9 Allen Wirfs-Brock" w:date="2012-07-06T17:57:00Z"/>
        </w:rPr>
      </w:pPr>
      <w:ins w:id="27075" w:author="Rev 9 Allen Wirfs-Brock" w:date="2012-07-06T17:57:00Z">
        <w:r>
          <w:t xml:space="preserve">Let </w:t>
        </w:r>
        <w:r w:rsidRPr="00FA657F">
          <w:rPr>
            <w:i/>
          </w:rPr>
          <w:t>rawValue</w:t>
        </w:r>
        <w:r>
          <w:t xml:space="preserve"> be </w:t>
        </w:r>
      </w:ins>
      <w:ins w:id="27076" w:author="Rev 9 Allen Wirfs-Brock" w:date="2012-07-06T17:58:00Z">
        <w:r>
          <w:t xml:space="preserve">the resulting of calling the [[Get]] internal method of </w:t>
        </w:r>
        <w:r>
          <w:rPr>
            <w:i/>
          </w:rPr>
          <w:t>cooked</w:t>
        </w:r>
        <w:r>
          <w:t xml:space="preserve"> with argument </w:t>
        </w:r>
        <w:r w:rsidRPr="00E77497">
          <w:rPr>
            <w:rFonts w:ascii="Courier New" w:hAnsi="Courier New"/>
            <w:b/>
          </w:rPr>
          <w:t>"</w:t>
        </w:r>
        <w:r>
          <w:rPr>
            <w:rFonts w:ascii="Courier New" w:hAnsi="Courier New"/>
            <w:b/>
          </w:rPr>
          <w:t>raw</w:t>
        </w:r>
        <w:r w:rsidRPr="00E77497">
          <w:rPr>
            <w:rFonts w:ascii="Courier New" w:hAnsi="Courier New"/>
            <w:b/>
          </w:rPr>
          <w:t>"</w:t>
        </w:r>
        <w:r>
          <w:rPr>
            <w:rFonts w:ascii="Courier New" w:hAnsi="Courier New"/>
            <w:b/>
          </w:rPr>
          <w:t>.</w:t>
        </w:r>
      </w:ins>
    </w:p>
    <w:p w14:paraId="756792BF" w14:textId="77777777" w:rsidR="00F04509" w:rsidRDefault="00F04509" w:rsidP="00EA11C5">
      <w:pPr>
        <w:pStyle w:val="Alg4"/>
        <w:numPr>
          <w:ilvl w:val="0"/>
          <w:numId w:val="908"/>
        </w:numPr>
        <w:rPr>
          <w:ins w:id="27077" w:author="Rev 9 Allen Wirfs-Brock" w:date="2012-07-06T17:59:00Z"/>
        </w:rPr>
      </w:pPr>
      <w:ins w:id="27078" w:author="Rev 9 Allen Wirfs-Brock" w:date="2012-07-06T17:59:00Z">
        <w:r>
          <w:t xml:space="preserve">Let </w:t>
        </w:r>
        <w:r w:rsidRPr="00FA657F">
          <w:rPr>
            <w:i/>
          </w:rPr>
          <w:t>raw</w:t>
        </w:r>
        <w:r>
          <w:t xml:space="preserve"> be ToObject(</w:t>
        </w:r>
        <w:r w:rsidRPr="00FA657F">
          <w:rPr>
            <w:i/>
          </w:rPr>
          <w:t>rawValue</w:t>
        </w:r>
        <w:r>
          <w:t>).</w:t>
        </w:r>
      </w:ins>
    </w:p>
    <w:p w14:paraId="21758E34" w14:textId="77777777" w:rsidR="00F04509" w:rsidRDefault="00F04509" w:rsidP="00F04509">
      <w:pPr>
        <w:pStyle w:val="Alg4"/>
        <w:numPr>
          <w:ilvl w:val="0"/>
          <w:numId w:val="908"/>
        </w:numPr>
        <w:rPr>
          <w:ins w:id="27079" w:author="Rev 9 Allen Wirfs-Brock" w:date="2012-07-06T18:00:00Z"/>
        </w:rPr>
      </w:pPr>
      <w:ins w:id="27080" w:author="Rev 9 Allen Wirfs-Brock" w:date="2012-07-06T18:00:00Z">
        <w:r>
          <w:t>ReturnIfAbrupt(</w:t>
        </w:r>
        <w:r w:rsidRPr="00887FC2">
          <w:rPr>
            <w:i/>
          </w:rPr>
          <w:t>raw</w:t>
        </w:r>
        <w:r>
          <w:t>).</w:t>
        </w:r>
      </w:ins>
    </w:p>
    <w:p w14:paraId="35DD36D6" w14:textId="77777777" w:rsidR="00EA11C5" w:rsidRPr="00E77497" w:rsidRDefault="00EA11C5" w:rsidP="00EA11C5">
      <w:pPr>
        <w:pStyle w:val="Alg4"/>
        <w:numPr>
          <w:ilvl w:val="0"/>
          <w:numId w:val="908"/>
        </w:numPr>
        <w:rPr>
          <w:ins w:id="27081" w:author="Rev 9 Allen Wirfs-Brock" w:date="2012-07-06T17:45:00Z"/>
        </w:rPr>
      </w:pPr>
      <w:ins w:id="27082" w:author="Rev 9 Allen Wirfs-Brock" w:date="2012-07-06T17:45:00Z">
        <w:r>
          <w:t xml:space="preserve">Let </w:t>
        </w:r>
        <w:r w:rsidRPr="00857485">
          <w:rPr>
            <w:i/>
          </w:rPr>
          <w:t>len</w:t>
        </w:r>
        <w:r>
          <w:t xml:space="preserve"> be the resulting of calling the [[Get]] internal method of </w:t>
        </w:r>
      </w:ins>
      <w:ins w:id="27083" w:author="Rev 9 Allen Wirfs-Brock" w:date="2012-07-06T18:00:00Z">
        <w:r w:rsidR="00F04509">
          <w:rPr>
            <w:i/>
          </w:rPr>
          <w:t>raw</w:t>
        </w:r>
      </w:ins>
      <w:ins w:id="27084" w:author="Rev 9 Allen Wirfs-Brock" w:date="2012-07-06T17:45:00Z">
        <w:r>
          <w:t xml:space="preserve"> with argument </w:t>
        </w:r>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14:paraId="028D7056" w14:textId="77777777" w:rsidR="006B1BE8" w:rsidRDefault="006B1BE8" w:rsidP="00EA11C5">
      <w:pPr>
        <w:pStyle w:val="Alg4"/>
        <w:numPr>
          <w:ilvl w:val="0"/>
          <w:numId w:val="908"/>
        </w:numPr>
        <w:rPr>
          <w:ins w:id="27085" w:author="Rev 9 Allen Wirfs-Brock" w:date="2012-07-06T18:05:00Z"/>
        </w:rPr>
      </w:pPr>
      <w:ins w:id="27086" w:author="Rev 9 Allen Wirfs-Brock" w:date="2012-07-06T18:05:00Z">
        <w:r>
          <w:t xml:space="preserve">Let </w:t>
        </w:r>
        <w:r w:rsidRPr="00FA657F">
          <w:rPr>
            <w:i/>
          </w:rPr>
          <w:t>literalSegments</w:t>
        </w:r>
        <w:r>
          <w:t xml:space="preserve"> be ToUint(</w:t>
        </w:r>
        <w:r w:rsidRPr="00FA657F">
          <w:rPr>
            <w:i/>
          </w:rPr>
          <w:t>len</w:t>
        </w:r>
        <w:r>
          <w:t>).</w:t>
        </w:r>
      </w:ins>
    </w:p>
    <w:p w14:paraId="071B3663" w14:textId="77777777" w:rsidR="006B1BE8" w:rsidRDefault="006B1BE8" w:rsidP="006B1BE8">
      <w:pPr>
        <w:pStyle w:val="Alg4"/>
        <w:numPr>
          <w:ilvl w:val="0"/>
          <w:numId w:val="908"/>
        </w:numPr>
        <w:rPr>
          <w:ins w:id="27087" w:author="Rev 9 Allen Wirfs-Brock" w:date="2012-07-06T18:08:00Z"/>
        </w:rPr>
      </w:pPr>
      <w:ins w:id="27088" w:author="Rev 9 Allen Wirfs-Brock" w:date="2012-07-06T18:08:00Z">
        <w:r>
          <w:t>ReturnIfAbrupt(</w:t>
        </w:r>
        <w:r w:rsidRPr="00887FC2">
          <w:rPr>
            <w:i/>
          </w:rPr>
          <w:t>literalSegments</w:t>
        </w:r>
        <w:r>
          <w:t>).</w:t>
        </w:r>
      </w:ins>
    </w:p>
    <w:p w14:paraId="3A022EB6" w14:textId="77777777" w:rsidR="00460801" w:rsidRDefault="00460801" w:rsidP="00EA11C5">
      <w:pPr>
        <w:pStyle w:val="Alg4"/>
        <w:numPr>
          <w:ilvl w:val="0"/>
          <w:numId w:val="908"/>
        </w:numPr>
        <w:rPr>
          <w:ins w:id="27089" w:author="Rev 9 Allen Wirfs-Brock" w:date="2012-07-06T18:18:00Z"/>
        </w:rPr>
      </w:pPr>
      <w:ins w:id="27090" w:author="Rev 9 Allen Wirfs-Brock" w:date="2012-07-06T18:19:00Z">
        <w:r>
          <w:t xml:space="preserve">If </w:t>
        </w:r>
        <w:r w:rsidRPr="00FA657F">
          <w:rPr>
            <w:i/>
          </w:rPr>
          <w:t>literalSegments</w:t>
        </w:r>
        <w:r>
          <w:t xml:space="preserve"> = 0, then return the empty string.</w:t>
        </w:r>
      </w:ins>
    </w:p>
    <w:p w14:paraId="00C6D62D" w14:textId="77777777" w:rsidR="00EA11C5" w:rsidRPr="00E77497" w:rsidRDefault="00EA11C5" w:rsidP="00EA11C5">
      <w:pPr>
        <w:pStyle w:val="Alg4"/>
        <w:numPr>
          <w:ilvl w:val="0"/>
          <w:numId w:val="908"/>
        </w:numPr>
        <w:rPr>
          <w:ins w:id="27091" w:author="Rev 9 Allen Wirfs-Brock" w:date="2012-07-06T17:45:00Z"/>
        </w:rPr>
      </w:pPr>
      <w:ins w:id="27092" w:author="Rev 9 Allen Wirfs-Brock" w:date="2012-07-06T17:45:00Z">
        <w:r>
          <w:t xml:space="preserve">Let </w:t>
        </w:r>
      </w:ins>
      <w:ins w:id="27093" w:author="Rev 9 Allen Wirfs-Brock" w:date="2012-07-06T18:07:00Z">
        <w:r w:rsidR="006B1BE8">
          <w:rPr>
            <w:i/>
          </w:rPr>
          <w:t>stringE</w:t>
        </w:r>
      </w:ins>
      <w:ins w:id="27094" w:author="Rev 9 Allen Wirfs-Brock" w:date="2012-07-06T17:45:00Z">
        <w:r w:rsidRPr="00857485">
          <w:rPr>
            <w:i/>
          </w:rPr>
          <w:t>lements</w:t>
        </w:r>
        <w:r w:rsidR="006B1BE8">
          <w:t xml:space="preserve"> be</w:t>
        </w:r>
        <w:r>
          <w:t xml:space="preserve"> a new List.</w:t>
        </w:r>
      </w:ins>
    </w:p>
    <w:p w14:paraId="67132D46" w14:textId="77777777" w:rsidR="00EA11C5" w:rsidRDefault="00EA11C5" w:rsidP="00EA11C5">
      <w:pPr>
        <w:pStyle w:val="Alg4"/>
        <w:numPr>
          <w:ilvl w:val="0"/>
          <w:numId w:val="908"/>
        </w:numPr>
        <w:contextualSpacing/>
        <w:rPr>
          <w:ins w:id="27095" w:author="Rev 9 Allen Wirfs-Brock" w:date="2012-07-06T17:45:00Z"/>
        </w:rPr>
      </w:pPr>
      <w:ins w:id="27096" w:author="Rev 9 Allen Wirfs-Brock" w:date="2012-07-06T17:45:00Z">
        <w:r>
          <w:t xml:space="preserve">Let </w:t>
        </w:r>
        <w:r w:rsidRPr="00857485">
          <w:rPr>
            <w:i/>
          </w:rPr>
          <w:t>nextIndex</w:t>
        </w:r>
        <w:r>
          <w:t xml:space="preserve"> be 0.</w:t>
        </w:r>
      </w:ins>
    </w:p>
    <w:p w14:paraId="65BCC7B8" w14:textId="77777777" w:rsidR="00EA11C5" w:rsidRPr="00E77497" w:rsidRDefault="00EA11C5" w:rsidP="00EA11C5">
      <w:pPr>
        <w:pStyle w:val="Alg4"/>
        <w:numPr>
          <w:ilvl w:val="0"/>
          <w:numId w:val="908"/>
        </w:numPr>
        <w:contextualSpacing/>
        <w:rPr>
          <w:ins w:id="27097" w:author="Rev 9 Allen Wirfs-Brock" w:date="2012-07-06T17:45:00Z"/>
        </w:rPr>
      </w:pPr>
      <w:ins w:id="27098" w:author="Rev 9 Allen Wirfs-Brock" w:date="2012-07-06T17:45:00Z">
        <w:r>
          <w:t xml:space="preserve">Repeat while </w:t>
        </w:r>
        <w:r w:rsidRPr="00857485">
          <w:rPr>
            <w:i/>
          </w:rPr>
          <w:t>nextIndex</w:t>
        </w:r>
        <w:r>
          <w:t xml:space="preserve"> &lt; </w:t>
        </w:r>
      </w:ins>
      <w:ins w:id="27099" w:author="Rev 9 Allen Wirfs-Brock" w:date="2012-07-06T18:13:00Z">
        <w:r w:rsidR="00460801" w:rsidRPr="00887FC2">
          <w:rPr>
            <w:i/>
          </w:rPr>
          <w:t>literalSegments</w:t>
        </w:r>
      </w:ins>
    </w:p>
    <w:p w14:paraId="1646DBBA" w14:textId="77777777" w:rsidR="00FA657F" w:rsidRDefault="00FA657F" w:rsidP="00EA11C5">
      <w:pPr>
        <w:pStyle w:val="Alg4"/>
        <w:numPr>
          <w:ilvl w:val="1"/>
          <w:numId w:val="908"/>
        </w:numPr>
        <w:rPr>
          <w:ins w:id="27100" w:author="Rev 9 Allen Wirfs-Brock" w:date="2012-07-06T18:23:00Z"/>
        </w:rPr>
      </w:pPr>
      <w:ins w:id="27101" w:author="Rev 9 Allen Wirfs-Brock" w:date="2012-07-06T18:23:00Z">
        <w:r>
          <w:t xml:space="preserve">Let </w:t>
        </w:r>
        <w:r w:rsidRPr="00FA657F">
          <w:rPr>
            <w:i/>
          </w:rPr>
          <w:t>nextKey</w:t>
        </w:r>
        <w:r>
          <w:t xml:space="preserve"> be ToString(</w:t>
        </w:r>
        <w:r w:rsidRPr="00857485">
          <w:rPr>
            <w:i/>
          </w:rPr>
          <w:t>nextIndex</w:t>
        </w:r>
        <w:r>
          <w:t>).</w:t>
        </w:r>
      </w:ins>
    </w:p>
    <w:p w14:paraId="3768280B" w14:textId="77777777" w:rsidR="00EA11C5" w:rsidRPr="00E77497" w:rsidRDefault="00EA11C5" w:rsidP="00EA11C5">
      <w:pPr>
        <w:pStyle w:val="Alg4"/>
        <w:numPr>
          <w:ilvl w:val="1"/>
          <w:numId w:val="908"/>
        </w:numPr>
        <w:rPr>
          <w:ins w:id="27102" w:author="Rev 9 Allen Wirfs-Brock" w:date="2012-07-06T17:45:00Z"/>
        </w:rPr>
      </w:pPr>
      <w:ins w:id="27103" w:author="Rev 9 Allen Wirfs-Brock" w:date="2012-07-06T17:45:00Z">
        <w:r>
          <w:t xml:space="preserve">Let </w:t>
        </w:r>
        <w:r w:rsidRPr="00857485">
          <w:rPr>
            <w:i/>
          </w:rPr>
          <w:t>next</w:t>
        </w:r>
        <w:r>
          <w:t xml:space="preserve"> be the result of calling the [[Get]]</w:t>
        </w:r>
        <w:r w:rsidRPr="005009C2">
          <w:t xml:space="preserve"> </w:t>
        </w:r>
        <w:r>
          <w:t xml:space="preserve">internal method of </w:t>
        </w:r>
      </w:ins>
      <w:ins w:id="27104" w:author="Rev 9 Allen Wirfs-Brock" w:date="2012-07-06T18:12:00Z">
        <w:r w:rsidR="00460801">
          <w:rPr>
            <w:i/>
          </w:rPr>
          <w:t>raw</w:t>
        </w:r>
      </w:ins>
      <w:ins w:id="27105" w:author="Rev 9 Allen Wirfs-Brock" w:date="2012-07-06T17:45:00Z">
        <w:r>
          <w:t xml:space="preserve"> with argument </w:t>
        </w:r>
      </w:ins>
      <w:ins w:id="27106" w:author="Rev 9 Allen Wirfs-Brock" w:date="2012-07-06T18:24:00Z">
        <w:r w:rsidR="00FA657F" w:rsidRPr="00887FC2">
          <w:rPr>
            <w:i/>
          </w:rPr>
          <w:t>nextKey</w:t>
        </w:r>
      </w:ins>
      <w:ins w:id="27107" w:author="Rev 9 Allen Wirfs-Brock" w:date="2012-07-06T17:45:00Z">
        <w:r w:rsidRPr="00857485">
          <w:t>.</w:t>
        </w:r>
      </w:ins>
    </w:p>
    <w:p w14:paraId="31D4EDB0" w14:textId="77777777" w:rsidR="00EA11C5" w:rsidRPr="005009C2" w:rsidRDefault="00EA11C5" w:rsidP="00EA11C5">
      <w:pPr>
        <w:pStyle w:val="Alg4"/>
        <w:numPr>
          <w:ilvl w:val="1"/>
          <w:numId w:val="908"/>
        </w:numPr>
        <w:contextualSpacing/>
        <w:rPr>
          <w:ins w:id="27108" w:author="Rev 9 Allen Wirfs-Brock" w:date="2012-07-06T17:45:00Z"/>
        </w:rPr>
      </w:pPr>
      <w:ins w:id="27109" w:author="Rev 9 Allen Wirfs-Brock" w:date="2012-07-06T17:45:00Z">
        <w:r>
          <w:t xml:space="preserve">Let </w:t>
        </w:r>
        <w:r w:rsidRPr="00857485">
          <w:rPr>
            <w:i/>
          </w:rPr>
          <w:t>next</w:t>
        </w:r>
      </w:ins>
      <w:ins w:id="27110" w:author="Rev 9 Allen Wirfs-Brock" w:date="2012-07-06T18:13:00Z">
        <w:r w:rsidR="00460801">
          <w:rPr>
            <w:i/>
          </w:rPr>
          <w:t>Seg</w:t>
        </w:r>
      </w:ins>
      <w:ins w:id="27111" w:author="Rev 9 Allen Wirfs-Brock" w:date="2012-07-06T17:45:00Z">
        <w:r>
          <w:t xml:space="preserve"> be To</w:t>
        </w:r>
      </w:ins>
      <w:ins w:id="27112" w:author="Rev 9 Allen Wirfs-Brock" w:date="2012-07-06T18:12:00Z">
        <w:r w:rsidR="00460801">
          <w:t>String</w:t>
        </w:r>
      </w:ins>
      <w:ins w:id="27113" w:author="Rev 9 Allen Wirfs-Brock" w:date="2012-07-06T17:45:00Z">
        <w:r>
          <w:t>(</w:t>
        </w:r>
        <w:r w:rsidRPr="00857485">
          <w:rPr>
            <w:i/>
          </w:rPr>
          <w:t>next</w:t>
        </w:r>
        <w:r>
          <w:t>).</w:t>
        </w:r>
      </w:ins>
    </w:p>
    <w:p w14:paraId="50AF3B8C" w14:textId="77777777" w:rsidR="00EA11C5" w:rsidRDefault="00EA11C5" w:rsidP="00EA11C5">
      <w:pPr>
        <w:pStyle w:val="Alg4"/>
        <w:numPr>
          <w:ilvl w:val="1"/>
          <w:numId w:val="908"/>
        </w:numPr>
        <w:contextualSpacing/>
        <w:rPr>
          <w:ins w:id="27114" w:author="Rev 9 Allen Wirfs-Brock" w:date="2012-07-06T17:45:00Z"/>
        </w:rPr>
      </w:pPr>
      <w:ins w:id="27115" w:author="Rev 9 Allen Wirfs-Brock" w:date="2012-07-06T17:45:00Z">
        <w:r>
          <w:t>ReturnIfAbrupt(</w:t>
        </w:r>
      </w:ins>
      <w:ins w:id="27116" w:author="Rev 9 Allen Wirfs-Brock" w:date="2012-07-06T18:13:00Z">
        <w:r w:rsidR="00460801" w:rsidRPr="00857485">
          <w:rPr>
            <w:i/>
          </w:rPr>
          <w:t>next</w:t>
        </w:r>
        <w:r w:rsidR="00460801">
          <w:rPr>
            <w:i/>
          </w:rPr>
          <w:t>Seg</w:t>
        </w:r>
      </w:ins>
      <w:ins w:id="27117" w:author="Rev 9 Allen Wirfs-Brock" w:date="2012-07-06T17:45:00Z">
        <w:r>
          <w:t>).</w:t>
        </w:r>
      </w:ins>
    </w:p>
    <w:p w14:paraId="6D8C560E" w14:textId="77777777" w:rsidR="00EA11C5" w:rsidRDefault="00EA11C5" w:rsidP="00EA11C5">
      <w:pPr>
        <w:pStyle w:val="Alg4"/>
        <w:numPr>
          <w:ilvl w:val="1"/>
          <w:numId w:val="908"/>
        </w:numPr>
        <w:contextualSpacing/>
        <w:rPr>
          <w:ins w:id="27118" w:author="Rev 9 Allen Wirfs-Brock" w:date="2012-07-06T17:45:00Z"/>
        </w:rPr>
      </w:pPr>
      <w:ins w:id="27119" w:author="Rev 9 Allen Wirfs-Brock" w:date="2012-07-06T17:45:00Z">
        <w:r>
          <w:t>Append</w:t>
        </w:r>
      </w:ins>
      <w:ins w:id="27120" w:author="Rev 9 Allen Wirfs-Brock" w:date="2012-07-06T18:15:00Z">
        <w:r w:rsidR="00460801">
          <w:t xml:space="preserve"> in order</w:t>
        </w:r>
      </w:ins>
      <w:ins w:id="27121" w:author="Rev 9 Allen Wirfs-Brock" w:date="2012-07-06T17:45:00Z">
        <w:r>
          <w:t xml:space="preserve"> the </w:t>
        </w:r>
      </w:ins>
      <w:ins w:id="27122" w:author="Rev 9 Allen Wirfs-Brock" w:date="2012-07-06T18:15:00Z">
        <w:r w:rsidR="00460801">
          <w:t>code unit elements</w:t>
        </w:r>
      </w:ins>
      <w:ins w:id="27123" w:author="Rev 9 Allen Wirfs-Brock" w:date="2012-07-06T17:45:00Z">
        <w:r>
          <w:t xml:space="preserve"> of </w:t>
        </w:r>
      </w:ins>
      <w:ins w:id="27124" w:author="Rev 9 Allen Wirfs-Brock" w:date="2012-07-06T18:16:00Z">
        <w:r w:rsidR="00460801" w:rsidRPr="00857485">
          <w:rPr>
            <w:i/>
          </w:rPr>
          <w:t>next</w:t>
        </w:r>
        <w:r w:rsidR="00460801">
          <w:rPr>
            <w:i/>
          </w:rPr>
          <w:t>Seg</w:t>
        </w:r>
        <w:r w:rsidR="00460801">
          <w:t xml:space="preserve"> </w:t>
        </w:r>
      </w:ins>
      <w:ins w:id="27125" w:author="Rev 9 Allen Wirfs-Brock" w:date="2012-07-06T17:45:00Z">
        <w:r>
          <w:t xml:space="preserve">to the end of </w:t>
        </w:r>
        <w:r w:rsidRPr="00857485">
          <w:rPr>
            <w:i/>
          </w:rPr>
          <w:t>elements</w:t>
        </w:r>
        <w:r>
          <w:t>.</w:t>
        </w:r>
      </w:ins>
    </w:p>
    <w:p w14:paraId="3BCE3C04" w14:textId="77777777" w:rsidR="00460801" w:rsidRDefault="00460801" w:rsidP="00EA11C5">
      <w:pPr>
        <w:pStyle w:val="Alg4"/>
        <w:numPr>
          <w:ilvl w:val="1"/>
          <w:numId w:val="908"/>
        </w:numPr>
        <w:contextualSpacing/>
        <w:rPr>
          <w:ins w:id="27126" w:author="Rev 9 Allen Wirfs-Brock" w:date="2012-07-06T18:16:00Z"/>
        </w:rPr>
      </w:pPr>
      <w:ins w:id="27127" w:author="Rev 9 Allen Wirfs-Brock" w:date="2012-07-06T18:17:00Z">
        <w:r>
          <w:t xml:space="preserve">If </w:t>
        </w:r>
        <w:r w:rsidRPr="00FA657F">
          <w:rPr>
            <w:i/>
          </w:rPr>
          <w:t>nextIndex</w:t>
        </w:r>
        <w:r>
          <w:t xml:space="preserve"> + 1 = </w:t>
        </w:r>
        <w:r w:rsidRPr="00FA657F">
          <w:rPr>
            <w:i/>
          </w:rPr>
          <w:t>literalSegments</w:t>
        </w:r>
        <w:r>
          <w:t>, then</w:t>
        </w:r>
      </w:ins>
    </w:p>
    <w:p w14:paraId="71E132B4" w14:textId="77777777" w:rsidR="00460801" w:rsidRDefault="00460801" w:rsidP="00FA657F">
      <w:pPr>
        <w:pStyle w:val="Alg4"/>
        <w:numPr>
          <w:ilvl w:val="2"/>
          <w:numId w:val="908"/>
        </w:numPr>
        <w:contextualSpacing/>
        <w:rPr>
          <w:ins w:id="27128" w:author="Rev 9 Allen Wirfs-Brock" w:date="2012-07-06T18:17:00Z"/>
        </w:rPr>
      </w:pPr>
      <w:ins w:id="27129" w:author="Rev 9 Allen Wirfs-Brock" w:date="2012-07-06T18:17:00Z">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ins>
    </w:p>
    <w:p w14:paraId="676307A5" w14:textId="77777777" w:rsidR="00460801" w:rsidRPr="00E77497" w:rsidRDefault="00460801" w:rsidP="00460801">
      <w:pPr>
        <w:pStyle w:val="Alg4"/>
        <w:numPr>
          <w:ilvl w:val="1"/>
          <w:numId w:val="908"/>
        </w:numPr>
        <w:rPr>
          <w:ins w:id="27130" w:author="Rev 9 Allen Wirfs-Brock" w:date="2012-07-06T18:22:00Z"/>
        </w:rPr>
      </w:pPr>
      <w:ins w:id="27131" w:author="Rev 9 Allen Wirfs-Brock" w:date="2012-07-06T18:22:00Z">
        <w:r>
          <w:t xml:space="preserve">Let </w:t>
        </w:r>
        <w:r w:rsidRPr="00857485">
          <w:rPr>
            <w:i/>
          </w:rPr>
          <w:t>next</w:t>
        </w:r>
        <w:r>
          <w:t xml:space="preserve"> be the result of calling the [[Get]]</w:t>
        </w:r>
        <w:r w:rsidRPr="005009C2">
          <w:t xml:space="preserve"> </w:t>
        </w:r>
        <w:r>
          <w:t xml:space="preserve">internal method of </w:t>
        </w:r>
      </w:ins>
      <w:ins w:id="27132" w:author="Rev 9 Allen Wirfs-Brock" w:date="2012-07-06T18:23:00Z">
        <w:r w:rsidR="00FA657F">
          <w:rPr>
            <w:i/>
          </w:rPr>
          <w:t>substitutions</w:t>
        </w:r>
        <w:r w:rsidR="00FA657F">
          <w:t xml:space="preserve"> </w:t>
        </w:r>
      </w:ins>
      <w:ins w:id="27133" w:author="Rev 9 Allen Wirfs-Brock" w:date="2012-07-06T18:22:00Z">
        <w:r>
          <w:t xml:space="preserve">with argument </w:t>
        </w:r>
      </w:ins>
      <w:ins w:id="27134" w:author="Rev 9 Allen Wirfs-Brock" w:date="2012-07-06T18:24:00Z">
        <w:r w:rsidR="00FA657F" w:rsidRPr="00887FC2">
          <w:rPr>
            <w:i/>
          </w:rPr>
          <w:t>nextKey</w:t>
        </w:r>
      </w:ins>
      <w:ins w:id="27135" w:author="Rev 9 Allen Wirfs-Brock" w:date="2012-07-06T18:22:00Z">
        <w:r w:rsidRPr="00857485">
          <w:t>.</w:t>
        </w:r>
      </w:ins>
    </w:p>
    <w:p w14:paraId="5D292047" w14:textId="77777777" w:rsidR="00460801" w:rsidRPr="005009C2" w:rsidRDefault="00460801" w:rsidP="00460801">
      <w:pPr>
        <w:pStyle w:val="Alg4"/>
        <w:numPr>
          <w:ilvl w:val="1"/>
          <w:numId w:val="908"/>
        </w:numPr>
        <w:contextualSpacing/>
        <w:rPr>
          <w:ins w:id="27136" w:author="Rev 9 Allen Wirfs-Brock" w:date="2012-07-06T18:22:00Z"/>
        </w:rPr>
      </w:pPr>
      <w:ins w:id="27137" w:author="Rev 9 Allen Wirfs-Brock" w:date="2012-07-06T18:22:00Z">
        <w:r>
          <w:t xml:space="preserve">Let </w:t>
        </w:r>
        <w:r w:rsidRPr="00857485">
          <w:rPr>
            <w:i/>
          </w:rPr>
          <w:t>next</w:t>
        </w:r>
      </w:ins>
      <w:ins w:id="27138" w:author="Rev 9 Allen Wirfs-Brock" w:date="2012-07-06T18:24:00Z">
        <w:r w:rsidR="00FA657F">
          <w:rPr>
            <w:i/>
          </w:rPr>
          <w:t>Sub</w:t>
        </w:r>
      </w:ins>
      <w:ins w:id="27139" w:author="Rev 9 Allen Wirfs-Brock" w:date="2012-07-06T18:22:00Z">
        <w:r>
          <w:t xml:space="preserve"> be ToString(</w:t>
        </w:r>
        <w:r w:rsidRPr="00857485">
          <w:rPr>
            <w:i/>
          </w:rPr>
          <w:t>next</w:t>
        </w:r>
        <w:r>
          <w:t>).</w:t>
        </w:r>
      </w:ins>
    </w:p>
    <w:p w14:paraId="0DC82DBF" w14:textId="77777777" w:rsidR="00460801" w:rsidRDefault="00460801" w:rsidP="00460801">
      <w:pPr>
        <w:pStyle w:val="Alg4"/>
        <w:numPr>
          <w:ilvl w:val="1"/>
          <w:numId w:val="908"/>
        </w:numPr>
        <w:contextualSpacing/>
        <w:rPr>
          <w:ins w:id="27140" w:author="Rev 9 Allen Wirfs-Brock" w:date="2012-07-06T18:22:00Z"/>
        </w:rPr>
      </w:pPr>
      <w:ins w:id="27141" w:author="Rev 9 Allen Wirfs-Brock" w:date="2012-07-06T18:22:00Z">
        <w:r>
          <w:t>ReturnIfAbrupt(</w:t>
        </w:r>
        <w:r w:rsidRPr="00857485">
          <w:rPr>
            <w:i/>
          </w:rPr>
          <w:t>next</w:t>
        </w:r>
        <w:r>
          <w:rPr>
            <w:i/>
          </w:rPr>
          <w:t>S</w:t>
        </w:r>
      </w:ins>
      <w:ins w:id="27142" w:author="Rev 9 Allen Wirfs-Brock" w:date="2012-07-06T18:25:00Z">
        <w:r w:rsidR="00FA657F">
          <w:rPr>
            <w:i/>
          </w:rPr>
          <w:t>ub</w:t>
        </w:r>
      </w:ins>
      <w:ins w:id="27143" w:author="Rev 9 Allen Wirfs-Brock" w:date="2012-07-06T18:22:00Z">
        <w:r>
          <w:t>).</w:t>
        </w:r>
      </w:ins>
    </w:p>
    <w:p w14:paraId="538FA5B8" w14:textId="77777777" w:rsidR="00460801" w:rsidRDefault="00460801" w:rsidP="00FA657F">
      <w:pPr>
        <w:pStyle w:val="Alg4"/>
        <w:numPr>
          <w:ilvl w:val="1"/>
          <w:numId w:val="908"/>
        </w:numPr>
        <w:contextualSpacing/>
        <w:rPr>
          <w:ins w:id="27144" w:author="Rev 9 Allen Wirfs-Brock" w:date="2012-07-06T18:21:00Z"/>
        </w:rPr>
      </w:pPr>
      <w:ins w:id="27145" w:author="Rev 9 Allen Wirfs-Brock" w:date="2012-07-06T18:22:00Z">
        <w:r>
          <w:t xml:space="preserve">Append in order the code unit elements of </w:t>
        </w:r>
        <w:r w:rsidRPr="00857485">
          <w:rPr>
            <w:i/>
          </w:rPr>
          <w:t>next</w:t>
        </w:r>
        <w:r>
          <w:rPr>
            <w:i/>
          </w:rPr>
          <w:t>S</w:t>
        </w:r>
      </w:ins>
      <w:ins w:id="27146" w:author="Rev 9 Allen Wirfs-Brock" w:date="2012-07-06T18:25:00Z">
        <w:r w:rsidR="00FA657F">
          <w:rPr>
            <w:i/>
          </w:rPr>
          <w:t>ub</w:t>
        </w:r>
      </w:ins>
      <w:ins w:id="27147" w:author="Rev 9 Allen Wirfs-Brock" w:date="2012-07-06T18:22:00Z">
        <w:r>
          <w:t xml:space="preserve"> to the end of </w:t>
        </w:r>
        <w:r w:rsidRPr="00857485">
          <w:rPr>
            <w:i/>
          </w:rPr>
          <w:t>elements</w:t>
        </w:r>
        <w:r>
          <w:t>.</w:t>
        </w:r>
      </w:ins>
    </w:p>
    <w:p w14:paraId="48D55990" w14:textId="77777777" w:rsidR="00EA11C5" w:rsidRDefault="00EA11C5" w:rsidP="00FA657F">
      <w:pPr>
        <w:pStyle w:val="Alg4"/>
        <w:numPr>
          <w:ilvl w:val="1"/>
          <w:numId w:val="908"/>
        </w:numPr>
        <w:spacing w:after="240"/>
        <w:rPr>
          <w:ins w:id="27148" w:author="Rev 9 Allen Wirfs-Brock" w:date="2012-07-06T17:45:00Z"/>
        </w:rPr>
      </w:pPr>
      <w:ins w:id="27149" w:author="Rev 9 Allen Wirfs-Brock" w:date="2012-07-06T17:45:00Z">
        <w:r>
          <w:t xml:space="preserve">Let </w:t>
        </w:r>
        <w:r w:rsidRPr="00857485">
          <w:rPr>
            <w:i/>
          </w:rPr>
          <w:t>nextIndex</w:t>
        </w:r>
        <w:r>
          <w:t xml:space="preserve"> be </w:t>
        </w:r>
        <w:r w:rsidRPr="00857485">
          <w:rPr>
            <w:i/>
          </w:rPr>
          <w:t>nextIndex</w:t>
        </w:r>
        <w:r>
          <w:t xml:space="preserve"> + 1.</w:t>
        </w:r>
      </w:ins>
    </w:p>
    <w:p w14:paraId="3BD9BB5C" w14:textId="77777777" w:rsidR="00EA11C5" w:rsidRDefault="00EA11C5" w:rsidP="00EA11C5">
      <w:pPr>
        <w:rPr>
          <w:ins w:id="27150" w:author="Rev 9 Allen Wirfs-Brock" w:date="2012-07-06T18:26:00Z"/>
        </w:rPr>
      </w:pPr>
      <w:ins w:id="27151" w:author="Rev 9 Allen Wirfs-Brock" w:date="2012-07-06T17:45:00Z">
        <w:r w:rsidRPr="00E77497">
          <w:t xml:space="preserve">The </w:t>
        </w:r>
        <w:r w:rsidRPr="00E77497">
          <w:rPr>
            <w:rFonts w:ascii="Courier New" w:hAnsi="Courier New"/>
            <w:b/>
          </w:rPr>
          <w:t>length</w:t>
        </w:r>
        <w:r w:rsidRPr="00E77497">
          <w:t xml:space="preserve"> property of the </w:t>
        </w:r>
      </w:ins>
      <w:ins w:id="27152" w:author="Rev 9 Allen Wirfs-Brock" w:date="2012-07-07T11:00:00Z">
        <w:r w:rsidR="00B60B67">
          <w:rPr>
            <w:rFonts w:ascii="Courier New" w:hAnsi="Courier New"/>
            <w:b/>
          </w:rPr>
          <w:t>raw</w:t>
        </w:r>
      </w:ins>
      <w:ins w:id="27153" w:author="Rev 9 Allen Wirfs-Brock" w:date="2012-07-06T17:45:00Z">
        <w:r w:rsidRPr="00E77497">
          <w:t xml:space="preserve"> function is </w:t>
        </w:r>
      </w:ins>
      <w:ins w:id="27154" w:author="Rev 9 Allen Wirfs-Brock" w:date="2012-07-07T11:00:00Z">
        <w:r w:rsidR="00B60B67">
          <w:rPr>
            <w:b/>
          </w:rPr>
          <w:t>1</w:t>
        </w:r>
      </w:ins>
      <w:ins w:id="27155" w:author="Rev 9 Allen Wirfs-Brock" w:date="2012-07-06T17:45:00Z">
        <w:r w:rsidRPr="00E77497">
          <w:t>.</w:t>
        </w:r>
      </w:ins>
    </w:p>
    <w:p w14:paraId="2AF58E4B" w14:textId="77777777" w:rsidR="00FA657F" w:rsidRPr="00E77497" w:rsidRDefault="00FA657F" w:rsidP="00FA657F">
      <w:pPr>
        <w:pStyle w:val="Note"/>
        <w:rPr>
          <w:ins w:id="27156" w:author="Rev 9 Allen Wirfs-Brock" w:date="2012-07-06T17:45:00Z"/>
        </w:rPr>
      </w:pPr>
      <w:ins w:id="27157" w:author="Rev 9 Allen Wirfs-Brock" w:date="2012-07-06T18:26:00Z">
        <w:r>
          <w:t>NOTE</w:t>
        </w:r>
        <w:r>
          <w:tab/>
          <w:t xml:space="preserve">String.raw is intended </w:t>
        </w:r>
      </w:ins>
      <w:ins w:id="27158" w:author="Rev 9 Allen Wirfs-Brock" w:date="2012-07-06T18:28:00Z">
        <w:r>
          <w:t>for use</w:t>
        </w:r>
      </w:ins>
      <w:ins w:id="27159" w:author="Rev 9 Allen Wirfs-Brock" w:date="2012-07-06T18:26:00Z">
        <w:r>
          <w:t xml:space="preserve"> as a tag function of a </w:t>
        </w:r>
      </w:ins>
      <w:ins w:id="27160" w:author="Rev 9 Allen Wirfs-Brock" w:date="2012-07-06T18:27:00Z">
        <w:r>
          <w:t>Tagged Quasi (11.</w:t>
        </w:r>
      </w:ins>
      <w:ins w:id="27161" w:author="Rev 9 Allen Wirfs-Brock" w:date="2012-07-06T18:28:00Z">
        <w:r>
          <w:t xml:space="preserve">2.6).  When called as such the first argument will be </w:t>
        </w:r>
      </w:ins>
      <w:ins w:id="27162" w:author="Rev 9 Allen Wirfs-Brock" w:date="2012-07-06T18:29:00Z">
        <w:r>
          <w:t>a well formed</w:t>
        </w:r>
      </w:ins>
      <w:ins w:id="27163" w:author="Rev 9 Allen Wirfs-Brock" w:date="2012-07-06T18:28:00Z">
        <w:r>
          <w:t xml:space="preserve"> quasi call site object</w:t>
        </w:r>
      </w:ins>
      <w:ins w:id="27164" w:author="Rev 9 Allen Wirfs-Brock" w:date="2012-07-06T18:29:00Z">
        <w:r>
          <w:t xml:space="preserve"> and the rest parameter will contain the substitution values. </w:t>
        </w:r>
      </w:ins>
    </w:p>
    <w:p w14:paraId="29608CDE" w14:textId="77777777" w:rsidR="004C02EF" w:rsidRPr="00E77497" w:rsidRDefault="004C02EF" w:rsidP="00B43482">
      <w:pPr>
        <w:pStyle w:val="30"/>
        <w:numPr>
          <w:ilvl w:val="0"/>
          <w:numId w:val="0"/>
        </w:numPr>
      </w:pPr>
      <w:bookmarkStart w:id="27165" w:name="_Toc329528866"/>
      <w:r w:rsidRPr="00E77497">
        <w:t>15.5.4</w:t>
      </w:r>
      <w:r w:rsidRPr="00E77497">
        <w:tab/>
        <w:t>Properties of the String Prototype Objec</w:t>
      </w:r>
      <w:bookmarkEnd w:id="26919"/>
      <w:bookmarkEnd w:id="26920"/>
      <w:bookmarkEnd w:id="26921"/>
      <w:bookmarkEnd w:id="26922"/>
      <w:r w:rsidRPr="00E77497">
        <w:t>t</w:t>
      </w:r>
      <w:bookmarkEnd w:id="26924"/>
      <w:bookmarkEnd w:id="26974"/>
      <w:bookmarkEnd w:id="26975"/>
      <w:bookmarkEnd w:id="26976"/>
      <w:bookmarkEnd w:id="26977"/>
      <w:bookmarkEnd w:id="26978"/>
      <w:bookmarkEnd w:id="26979"/>
      <w:bookmarkEnd w:id="27165"/>
    </w:p>
    <w:p w14:paraId="7808EE45" w14:textId="77777777" w:rsidR="004C02EF" w:rsidRPr="00E77497" w:rsidRDefault="004C02EF" w:rsidP="004C02EF">
      <w:r w:rsidRPr="00E77497">
        <w:t>The String prototype object is itself a String object</w:t>
      </w:r>
      <w:del w:id="27166" w:author="Allen Wirfs-Brock" w:date="2011-07-02T14:04:00Z">
        <w:r w:rsidRPr="00E77497" w:rsidDel="00963019">
          <w:delText xml:space="preserve"> (its [[Class]] is </w:delText>
        </w:r>
        <w:r w:rsidRPr="00E77497" w:rsidDel="00963019">
          <w:rPr>
            <w:rFonts w:ascii="Courier New" w:hAnsi="Courier New"/>
            <w:b/>
          </w:rPr>
          <w:delText>"String"</w:delText>
        </w:r>
        <w:r w:rsidRPr="00E77497" w:rsidDel="00963019">
          <w:delText>)</w:delText>
        </w:r>
      </w:del>
      <w:r w:rsidRPr="00E77497">
        <w:t xml:space="preserve"> whose value is an empty String.</w:t>
      </w:r>
      <w:ins w:id="27167" w:author="Allen Wirfs-Brock" w:date="2011-07-02T14:04:00Z">
        <w:r w:rsidR="00963019" w:rsidRPr="00E77497">
          <w:t xml:space="preserve"> The </w:t>
        </w:r>
        <w:r w:rsidR="00141138" w:rsidRPr="00E77497">
          <w:t xml:space="preserve">String prototype object </w:t>
        </w:r>
        <w:r w:rsidR="00963019" w:rsidRPr="00E77497">
          <w:t>has the [[</w:t>
        </w:r>
        <w:del w:id="27168" w:author="Rev 3 Allen Wirfs-Brock" w:date="2011-09-07T17:55:00Z">
          <w:r w:rsidR="00963019" w:rsidRPr="00E77497" w:rsidDel="00065D08">
            <w:delText>IsString</w:delText>
          </w:r>
        </w:del>
      </w:ins>
      <w:ins w:id="27169" w:author="Rev 3 Allen Wirfs-Brock" w:date="2011-09-07T17:55:00Z">
        <w:r w:rsidR="00065D08" w:rsidRPr="00E77497">
          <w:t>NativeBrand</w:t>
        </w:r>
      </w:ins>
      <w:ins w:id="27170" w:author="Allen Wirfs-Brock" w:date="2011-07-02T14:04:00Z">
        <w:r w:rsidR="00963019" w:rsidRPr="00E77497">
          <w:t>]] internal property</w:t>
        </w:r>
      </w:ins>
      <w:ins w:id="27171" w:author="Rev 3 Allen Wirfs-Brock" w:date="2011-09-07T17:55:00Z">
        <w:r w:rsidR="00065D08" w:rsidRPr="00E77497">
          <w:t xml:space="preserve"> with value StringWrapper</w:t>
        </w:r>
      </w:ins>
      <w:ins w:id="27172" w:author="Allen Wirfs-Brock" w:date="2011-07-02T14:04:00Z">
        <w:r w:rsidR="00963019" w:rsidRPr="00E77497">
          <w:t>.</w:t>
        </w:r>
      </w:ins>
    </w:p>
    <w:p w14:paraId="09A9D42A" w14:textId="77777777" w:rsidR="004C02EF" w:rsidRPr="00E77497" w:rsidRDefault="004C02EF" w:rsidP="004C02EF">
      <w:r w:rsidRPr="00E77497">
        <w:t>The value of the [[Prototype]] internal property of the String prototype object is the standard built-in Object prototype object (15.2.4).</w:t>
      </w:r>
      <w:bookmarkStart w:id="27173" w:name="_Toc385672313"/>
      <w:bookmarkStart w:id="27174" w:name="_Toc393690429"/>
      <w:bookmarkStart w:id="27175" w:name="_Toc382291632"/>
      <w:bookmarkStart w:id="27176" w:name="_Toc382212254"/>
      <w:bookmarkStart w:id="27177" w:name="_Toc382212817"/>
    </w:p>
    <w:p w14:paraId="533D15EA" w14:textId="77777777" w:rsidR="004C02EF" w:rsidRPr="00E77497" w:rsidRDefault="004C02EF" w:rsidP="004C02EF">
      <w:pPr>
        <w:pStyle w:val="40"/>
        <w:numPr>
          <w:ilvl w:val="0"/>
          <w:numId w:val="0"/>
        </w:numPr>
      </w:pPr>
      <w:r w:rsidRPr="00E77497">
        <w:t>15.5.4.1</w:t>
      </w:r>
      <w:r w:rsidRPr="00E77497">
        <w:tab/>
        <w:t>String.prototype.constructo</w:t>
      </w:r>
      <w:bookmarkEnd w:id="27173"/>
      <w:bookmarkEnd w:id="27174"/>
      <w:r w:rsidRPr="00E77497">
        <w:t>r</w:t>
      </w:r>
    </w:p>
    <w:p w14:paraId="697E96DC" w14:textId="77777777" w:rsidR="004C02EF" w:rsidRPr="00E77497" w:rsidRDefault="004C02EF" w:rsidP="004C02EF">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bookmarkStart w:id="27178" w:name="_Toc385672314"/>
      <w:bookmarkStart w:id="27179" w:name="_Toc393690430"/>
    </w:p>
    <w:p w14:paraId="386E627E" w14:textId="77777777" w:rsidR="004C02EF" w:rsidRPr="00E77497" w:rsidRDefault="004C02EF" w:rsidP="004C02EF">
      <w:pPr>
        <w:pStyle w:val="40"/>
        <w:numPr>
          <w:ilvl w:val="0"/>
          <w:numId w:val="0"/>
        </w:numPr>
      </w:pPr>
      <w:bookmarkStart w:id="27180" w:name="_Ref455972324"/>
      <w:r w:rsidRPr="00E77497">
        <w:t>15.5.4.2</w:t>
      </w:r>
      <w:r w:rsidRPr="00E77497">
        <w:tab/>
        <w:t>String.prototype.toString</w:t>
      </w:r>
      <w:bookmarkEnd w:id="27175"/>
      <w:bookmarkEnd w:id="27178"/>
      <w:bookmarkEnd w:id="27179"/>
      <w:r w:rsidRPr="00E77497">
        <w:t xml:space="preserve"> ( )</w:t>
      </w:r>
      <w:bookmarkEnd w:id="27180"/>
    </w:p>
    <w:p w14:paraId="7DC55D2D" w14:textId="77777777" w:rsidR="004C02EF" w:rsidRPr="00E77497" w:rsidRDefault="004C02EF" w:rsidP="004C02EF">
      <w:r w:rsidRPr="00E77497">
        <w:t xml:space="preserve">Returns this String value. (Note that, for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bookmarkStart w:id="27181" w:name="_Toc382291633"/>
      <w:bookmarkStart w:id="27182" w:name="_Toc385672315"/>
    </w:p>
    <w:p w14:paraId="17948CA6"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a String object. Therefore, it cannot be transferred to other kinds of objects for use as a method.</w:t>
      </w:r>
      <w:bookmarkStart w:id="27183" w:name="_Toc393690431"/>
    </w:p>
    <w:p w14:paraId="38E4752D" w14:textId="77777777" w:rsidR="004C02EF" w:rsidRPr="00E77497" w:rsidRDefault="004C02EF" w:rsidP="004C02EF">
      <w:pPr>
        <w:pStyle w:val="40"/>
        <w:numPr>
          <w:ilvl w:val="0"/>
          <w:numId w:val="0"/>
        </w:numPr>
      </w:pPr>
      <w:bookmarkStart w:id="27184" w:name="_Ref455972327"/>
      <w:r w:rsidRPr="00E77497">
        <w:t>15.5.4.3</w:t>
      </w:r>
      <w:r w:rsidRPr="00E77497">
        <w:tab/>
        <w:t>String.prototype.valueOf</w:t>
      </w:r>
      <w:bookmarkEnd w:id="27181"/>
      <w:bookmarkEnd w:id="27182"/>
      <w:bookmarkEnd w:id="27183"/>
      <w:r w:rsidRPr="00E77497">
        <w:t xml:space="preserve"> ( )</w:t>
      </w:r>
      <w:bookmarkStart w:id="27185" w:name="_Toc382291634"/>
      <w:bookmarkEnd w:id="27184"/>
    </w:p>
    <w:p w14:paraId="2F701405" w14:textId="77777777" w:rsidR="004C02EF" w:rsidRPr="00E77497" w:rsidRDefault="004C02EF" w:rsidP="004C02EF">
      <w:r w:rsidRPr="00E77497">
        <w:t>Returns this String value.</w:t>
      </w:r>
      <w:bookmarkStart w:id="27186" w:name="_Toc385672316"/>
    </w:p>
    <w:p w14:paraId="79BCC108"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String object. Therefore, it cannot be transferred to other kinds of objects for use as a method.</w:t>
      </w:r>
      <w:bookmarkStart w:id="27187" w:name="_Toc393690432"/>
    </w:p>
    <w:p w14:paraId="5946391B" w14:textId="77777777" w:rsidR="004C02EF" w:rsidRPr="00E77497" w:rsidRDefault="004C02EF" w:rsidP="004C02EF">
      <w:pPr>
        <w:pStyle w:val="40"/>
        <w:numPr>
          <w:ilvl w:val="0"/>
          <w:numId w:val="0"/>
        </w:numPr>
      </w:pPr>
      <w:bookmarkStart w:id="27188" w:name="_Ref457704263"/>
      <w:r w:rsidRPr="00E77497">
        <w:t>15.5.4.4</w:t>
      </w:r>
      <w:r w:rsidRPr="00E77497">
        <w:tab/>
        <w:t>String.prototype.</w:t>
      </w:r>
      <w:commentRangeStart w:id="27189"/>
      <w:r w:rsidRPr="00E77497">
        <w:t>charA</w:t>
      </w:r>
      <w:bookmarkEnd w:id="27185"/>
      <w:r w:rsidRPr="00E77497">
        <w:t xml:space="preserve">t </w:t>
      </w:r>
      <w:commentRangeEnd w:id="27189"/>
      <w:r w:rsidR="009653FE">
        <w:rPr>
          <w:rStyle w:val="af3"/>
          <w:b w:val="0"/>
        </w:rPr>
        <w:commentReference w:id="27189"/>
      </w:r>
      <w:r w:rsidRPr="00E77497">
        <w:t>(pos</w:t>
      </w:r>
      <w:bookmarkEnd w:id="27186"/>
      <w:bookmarkEnd w:id="27187"/>
      <w:r w:rsidRPr="00E77497">
        <w:t>)</w:t>
      </w:r>
      <w:bookmarkStart w:id="27190" w:name="_Toc382291635"/>
      <w:bookmarkEnd w:id="27188"/>
    </w:p>
    <w:p w14:paraId="76099B8B" w14:textId="77777777" w:rsidR="004C02EF" w:rsidRPr="00E77497" w:rsidRDefault="009653FE" w:rsidP="009653FE">
      <w:pPr>
        <w:pStyle w:val="Note"/>
        <w:pPrChange w:id="27191" w:author="Rev 9 Allen Wirfs-Brock" w:date="2012-07-07T11:08:00Z">
          <w:pPr/>
        </w:pPrChange>
      </w:pPr>
      <w:ins w:id="27192" w:author="Rev 9 Allen Wirfs-Brock" w:date="2012-07-07T11:08:00Z">
        <w:r>
          <w:t>NOTE</w:t>
        </w:r>
        <w:r>
          <w:tab/>
        </w:r>
      </w:ins>
      <w:r w:rsidR="004C02EF" w:rsidRPr="00E77497">
        <w:t>Returns a</w:t>
      </w:r>
      <w:ins w:id="27193" w:author="Rev 9 Allen Wirfs-Brock" w:date="2012-07-07T11:03:00Z">
        <w:r w:rsidR="00B60B67">
          <w:t xml:space="preserve"> single element</w:t>
        </w:r>
      </w:ins>
      <w:r w:rsidR="004C02EF" w:rsidRPr="00E77497">
        <w:t xml:space="preserve"> String containing the </w:t>
      </w:r>
      <w:del w:id="27194" w:author="Rev 9 Allen Wirfs-Brock" w:date="2012-07-07T11:03:00Z">
        <w:r w:rsidR="004C02EF" w:rsidRPr="00E77497" w:rsidDel="00B60B67">
          <w:delText xml:space="preserve">character </w:delText>
        </w:r>
      </w:del>
      <w:ins w:id="27195" w:author="Rev 9 Allen Wirfs-Brock" w:date="2012-07-07T11:03:00Z">
        <w:r w:rsidR="00B60B67">
          <w:t>code unit</w:t>
        </w:r>
        <w:r w:rsidR="00B60B67" w:rsidRPr="00E77497">
          <w:t xml:space="preserve"> </w:t>
        </w:r>
      </w:ins>
      <w:r w:rsidR="004C02EF" w:rsidRPr="00E77497">
        <w:t xml:space="preserve">at </w:t>
      </w:r>
      <w:ins w:id="27196" w:author="Rev 9 Allen Wirfs-Brock" w:date="2012-07-07T11:03:00Z">
        <w:r w:rsidR="00B60B67">
          <w:t xml:space="preserve">element </w:t>
        </w:r>
      </w:ins>
      <w:r w:rsidR="004C02EF" w:rsidRPr="00E77497">
        <w:t xml:space="preserve">position </w:t>
      </w:r>
      <w:r w:rsidR="004C02EF" w:rsidRPr="00E77497">
        <w:rPr>
          <w:rFonts w:ascii="Times New Roman" w:hAnsi="Times New Roman"/>
          <w:i/>
        </w:rPr>
        <w:t>pos</w:t>
      </w:r>
      <w:r w:rsidR="004C02EF" w:rsidRPr="00E77497">
        <w:t xml:space="preserve"> in the </w:t>
      </w:r>
      <w:del w:id="27197" w:author="Rev 9 Allen Wirfs-Brock" w:date="2012-07-07T11:03:00Z">
        <w:r w:rsidR="004C02EF" w:rsidRPr="00E77497" w:rsidDel="00B60B67">
          <w:delText xml:space="preserve">String </w:delText>
        </w:r>
      </w:del>
      <w:ins w:id="27198" w:author="Rev 9 Allen Wirfs-Brock" w:date="2012-07-07T11:03:00Z">
        <w:r w:rsidR="00B60B67" w:rsidRPr="00E77497">
          <w:t>String</w:t>
        </w:r>
        <w:r w:rsidR="00B60B67">
          <w:t xml:space="preserve"> value </w:t>
        </w:r>
      </w:ins>
      <w:r w:rsidR="004C02EF" w:rsidRPr="00E77497">
        <w:t xml:space="preserve">resulting from converting this object to a String. If there is no </w:t>
      </w:r>
      <w:del w:id="27199" w:author="Rev 9 Allen Wirfs-Brock" w:date="2012-07-07T11:11:00Z">
        <w:r w:rsidR="004C02EF" w:rsidRPr="00E77497" w:rsidDel="009653FE">
          <w:delText xml:space="preserve">character </w:delText>
        </w:r>
      </w:del>
      <w:ins w:id="27200" w:author="Rev 9 Allen Wirfs-Brock" w:date="2012-07-07T11:11:00Z">
        <w:r>
          <w:t>element</w:t>
        </w:r>
        <w:r w:rsidRPr="00E77497">
          <w:t xml:space="preserve"> </w:t>
        </w:r>
      </w:ins>
      <w:r w:rsidR="004C02EF" w:rsidRPr="00E77497">
        <w:t>at that position, the result is the empty String. The result is a String value, not a String object.</w:t>
      </w:r>
    </w:p>
    <w:p w14:paraId="69A1226C" w14:textId="77777777" w:rsidR="004C02EF" w:rsidRPr="00E77497" w:rsidRDefault="004C02EF" w:rsidP="009653FE">
      <w:pPr>
        <w:pStyle w:val="Note"/>
        <w:pPrChange w:id="27201" w:author="Rev 9 Allen Wirfs-Brock" w:date="2012-07-07T11:08:00Z">
          <w:pPr/>
        </w:pPrChang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65B27E0C" w14:textId="77777777" w:rsidR="004C02EF" w:rsidRPr="00E77497" w:rsidRDefault="004C02EF" w:rsidP="004C02EF">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0B9A7305" w14:textId="77777777" w:rsidR="004C02EF" w:rsidRPr="00E77497" w:rsidRDefault="00134DAD" w:rsidP="00B60B67">
      <w:pPr>
        <w:pStyle w:val="Alg4"/>
        <w:numPr>
          <w:ilvl w:val="0"/>
          <w:numId w:val="910"/>
        </w:numPr>
      </w:pPr>
      <w:ins w:id="27202" w:author="Rev 7 Allen Wirfs-Brock" w:date="2012-04-10T11:57:00Z">
        <w:r>
          <w:t>ReturnIfAbrupt(</w:t>
        </w:r>
      </w:ins>
      <w:del w:id="27203" w:author="Rev 7 Allen Wirfs-Brock" w:date="2012-04-10T11:57:00Z">
        <w:r w:rsidR="004C02EF" w:rsidRPr="00E77497" w:rsidDel="00134DAD">
          <w:delText xml:space="preserve">Call </w:delText>
        </w:r>
      </w:del>
      <w:r w:rsidR="004C02EF" w:rsidRPr="00E77497">
        <w:t>CheckObjectCoercible</w:t>
      </w:r>
      <w:del w:id="27204" w:author="Rev 7 Allen Wirfs-Brock" w:date="2012-04-10T11:57:00Z">
        <w:r w:rsidR="004C02EF" w:rsidRPr="00E77497" w:rsidDel="00134DAD">
          <w:delText xml:space="preserve"> passing the </w:delText>
        </w:r>
      </w:del>
      <w:ins w:id="27205" w:author="Rev 7 Allen Wirfs-Brock" w:date="2012-04-10T11:57:00Z">
        <w:r>
          <w:t>(</w:t>
        </w:r>
      </w:ins>
      <w:r w:rsidR="004C02EF" w:rsidRPr="00E77497">
        <w:rPr>
          <w:b/>
        </w:rPr>
        <w:t>this</w:t>
      </w:r>
      <w:r w:rsidR="004C02EF" w:rsidRPr="00E77497">
        <w:t xml:space="preserve"> value</w:t>
      </w:r>
      <w:del w:id="27206" w:author="Rev 7 Allen Wirfs-Brock" w:date="2012-04-10T11:57:00Z">
        <w:r w:rsidR="004C02EF" w:rsidRPr="00E77497" w:rsidDel="00134DAD">
          <w:delText xml:space="preserve"> as its argument</w:delText>
        </w:r>
      </w:del>
      <w:ins w:id="27207" w:author="Rev 7 Allen Wirfs-Brock" w:date="2012-04-10T11:57:00Z">
        <w:r>
          <w:t>))</w:t>
        </w:r>
      </w:ins>
      <w:r w:rsidR="004C02EF" w:rsidRPr="00E77497">
        <w:t>.</w:t>
      </w:r>
    </w:p>
    <w:p w14:paraId="3F3B466E" w14:textId="77777777" w:rsidR="004C02EF" w:rsidRPr="00E77497" w:rsidRDefault="004C02EF" w:rsidP="00B60B67">
      <w:pPr>
        <w:pStyle w:val="Alg4"/>
        <w:numPr>
          <w:ilvl w:val="0"/>
          <w:numId w:val="91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009CBF7" w14:textId="77777777" w:rsidR="00134DAD" w:rsidRPr="00E77497" w:rsidRDefault="00134DAD" w:rsidP="00B60B67">
      <w:pPr>
        <w:pStyle w:val="Alg4"/>
        <w:numPr>
          <w:ilvl w:val="0"/>
          <w:numId w:val="910"/>
        </w:numPr>
        <w:contextualSpacing/>
        <w:rPr>
          <w:ins w:id="27208" w:author="Rev 7 Allen Wirfs-Brock" w:date="2012-04-10T12:14:00Z"/>
        </w:rPr>
      </w:pPr>
      <w:ins w:id="27209" w:author="Rev 7 Allen Wirfs-Brock" w:date="2012-04-10T12:14:00Z">
        <w:r>
          <w:t>ReturnIfAbrupt(</w:t>
        </w:r>
        <w:del w:id="27210" w:author="Rev 9 Allen Wirfs-Brock" w:date="2012-07-07T11:06:00Z">
          <w:r w:rsidDel="009653FE">
            <w:rPr>
              <w:i/>
            </w:rPr>
            <w:delText>s</w:delText>
          </w:r>
        </w:del>
      </w:ins>
      <w:ins w:id="27211" w:author="Rev 9 Allen Wirfs-Brock" w:date="2012-07-07T11:06:00Z">
        <w:r w:rsidR="009653FE">
          <w:rPr>
            <w:i/>
          </w:rPr>
          <w:t>S</w:t>
        </w:r>
      </w:ins>
      <w:ins w:id="27212" w:author="Rev 7 Allen Wirfs-Brock" w:date="2012-04-10T12:14:00Z">
        <w:r>
          <w:t>).</w:t>
        </w:r>
      </w:ins>
    </w:p>
    <w:p w14:paraId="72E2B30C" w14:textId="77777777" w:rsidR="004C02EF" w:rsidRPr="00E77497" w:rsidRDefault="004C02EF" w:rsidP="00B60B67">
      <w:pPr>
        <w:pStyle w:val="Alg4"/>
        <w:numPr>
          <w:ilvl w:val="0"/>
          <w:numId w:val="910"/>
        </w:numPr>
      </w:pPr>
      <w:r w:rsidRPr="00E77497">
        <w:t xml:space="preserve">Let </w:t>
      </w:r>
      <w:r w:rsidRPr="00E77497">
        <w:rPr>
          <w:i/>
        </w:rPr>
        <w:t>position</w:t>
      </w:r>
      <w:r w:rsidRPr="00E77497">
        <w:t xml:space="preserve"> be ToInteger(</w:t>
      </w:r>
      <w:r w:rsidRPr="00E77497">
        <w:rPr>
          <w:i/>
        </w:rPr>
        <w:t>pos</w:t>
      </w:r>
      <w:r w:rsidRPr="00E77497">
        <w:t>).</w:t>
      </w:r>
    </w:p>
    <w:p w14:paraId="7DFBB7E9" w14:textId="77777777" w:rsidR="00134DAD" w:rsidRPr="00E77497" w:rsidRDefault="00134DAD" w:rsidP="00B60B67">
      <w:pPr>
        <w:pStyle w:val="Alg4"/>
        <w:numPr>
          <w:ilvl w:val="0"/>
          <w:numId w:val="910"/>
        </w:numPr>
        <w:contextualSpacing/>
        <w:rPr>
          <w:ins w:id="27213" w:author="Rev 7 Allen Wirfs-Brock" w:date="2012-04-10T12:14:00Z"/>
        </w:rPr>
      </w:pPr>
      <w:ins w:id="27214" w:author="Rev 7 Allen Wirfs-Brock" w:date="2012-04-10T12:14:00Z">
        <w:r>
          <w:t>ReturnIfAbrupt(</w:t>
        </w:r>
        <w:r>
          <w:rPr>
            <w:i/>
          </w:rPr>
          <w:t>position</w:t>
        </w:r>
        <w:r>
          <w:t>).</w:t>
        </w:r>
      </w:ins>
    </w:p>
    <w:p w14:paraId="3CCB5CDB" w14:textId="77777777" w:rsidR="004C02EF" w:rsidRPr="00E77497" w:rsidRDefault="004C02EF" w:rsidP="00B60B67">
      <w:pPr>
        <w:pStyle w:val="Alg4"/>
        <w:numPr>
          <w:ilvl w:val="0"/>
          <w:numId w:val="910"/>
        </w:numPr>
      </w:pPr>
      <w:r w:rsidRPr="00E77497">
        <w:t xml:space="preserve">Let </w:t>
      </w:r>
      <w:r w:rsidRPr="00E77497">
        <w:rPr>
          <w:i/>
        </w:rPr>
        <w:t>size</w:t>
      </w:r>
      <w:r w:rsidRPr="00E77497">
        <w:t xml:space="preserve"> be the number of </w:t>
      </w:r>
      <w:del w:id="27215" w:author="Rev 9 Allen Wirfs-Brock" w:date="2012-07-07T11:59:00Z">
        <w:r w:rsidRPr="00E77497" w:rsidDel="00065DB2">
          <w:delText xml:space="preserve">characters </w:delText>
        </w:r>
      </w:del>
      <w:ins w:id="27216" w:author="Rev 9 Allen Wirfs-Brock" w:date="2012-07-07T11:59:00Z">
        <w:r w:rsidR="00065DB2">
          <w:t>elements</w:t>
        </w:r>
        <w:r w:rsidR="00065DB2" w:rsidRPr="00E77497">
          <w:t xml:space="preserve"> </w:t>
        </w:r>
      </w:ins>
      <w:r w:rsidRPr="00E77497">
        <w:t xml:space="preserve">in </w:t>
      </w:r>
      <w:r w:rsidRPr="00E77497">
        <w:rPr>
          <w:i/>
        </w:rPr>
        <w:t>S</w:t>
      </w:r>
      <w:r w:rsidRPr="00E77497">
        <w:t>.</w:t>
      </w:r>
    </w:p>
    <w:p w14:paraId="60B61719" w14:textId="77777777" w:rsidR="004C02EF" w:rsidRPr="00E77497" w:rsidRDefault="004C02EF" w:rsidP="00B60B67">
      <w:pPr>
        <w:pStyle w:val="Alg4"/>
        <w:numPr>
          <w:ilvl w:val="0"/>
          <w:numId w:val="9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44A0F63E" w14:textId="77777777" w:rsidR="004C02EF" w:rsidRPr="00E77497" w:rsidRDefault="004C02EF" w:rsidP="00B60B67">
      <w:pPr>
        <w:pStyle w:val="Alg4"/>
        <w:numPr>
          <w:ilvl w:val="0"/>
          <w:numId w:val="910"/>
        </w:numPr>
        <w:spacing w:after="220"/>
      </w:pPr>
      <w:r w:rsidRPr="00E77497">
        <w:t xml:space="preserve">Return a String of length 1, containing one </w:t>
      </w:r>
      <w:del w:id="27217" w:author="Rev 9 Allen Wirfs-Brock" w:date="2012-07-07T11:07:00Z">
        <w:r w:rsidRPr="00E77497" w:rsidDel="009653FE">
          <w:delText xml:space="preserve">character </w:delText>
        </w:r>
      </w:del>
      <w:ins w:id="27218" w:author="Rev 9 Allen Wirfs-Brock" w:date="2012-07-07T11:07:00Z">
        <w:r w:rsidR="009653FE">
          <w:t>code unit</w:t>
        </w:r>
        <w:r w:rsidR="009653FE" w:rsidRPr="00E77497">
          <w:t xml:space="preserve"> </w:t>
        </w:r>
      </w:ins>
      <w:r w:rsidRPr="00E77497">
        <w:t xml:space="preserve">from </w:t>
      </w:r>
      <w:r w:rsidRPr="00E77497">
        <w:rPr>
          <w:i/>
        </w:rPr>
        <w:t>S</w:t>
      </w:r>
      <w:r w:rsidRPr="00E77497">
        <w:t xml:space="preserve">, namely the </w:t>
      </w:r>
      <w:del w:id="27219" w:author="Rev 9 Allen Wirfs-Brock" w:date="2012-07-07T11:07:00Z">
        <w:r w:rsidRPr="00E77497" w:rsidDel="009653FE">
          <w:delText xml:space="preserve">character </w:delText>
        </w:r>
      </w:del>
      <w:ins w:id="27220" w:author="Rev 9 Allen Wirfs-Brock" w:date="2012-07-07T11:07:00Z">
        <w:r w:rsidR="009653FE">
          <w:t>code unit</w:t>
        </w:r>
        <w:r w:rsidR="009653FE" w:rsidRPr="00E77497">
          <w:t xml:space="preserve"> </w:t>
        </w:r>
      </w:ins>
      <w:r w:rsidRPr="00E77497">
        <w:t xml:space="preserve">at position </w:t>
      </w:r>
      <w:r w:rsidRPr="00E77497">
        <w:rPr>
          <w:i/>
        </w:rPr>
        <w:t>position</w:t>
      </w:r>
      <w:r w:rsidRPr="00E77497">
        <w:t xml:space="preserve">, where the first (leftmost) </w:t>
      </w:r>
      <w:del w:id="27221" w:author="Rev 9 Allen Wirfs-Brock" w:date="2012-07-07T11:07:00Z">
        <w:r w:rsidRPr="00E77497" w:rsidDel="009653FE">
          <w:delText xml:space="preserve">character </w:delText>
        </w:r>
      </w:del>
      <w:ins w:id="27222" w:author="Rev 9 Allen Wirfs-Brock" w:date="2012-07-07T11:07:00Z">
        <w:r w:rsidR="009653FE">
          <w:t>code unit</w:t>
        </w:r>
        <w:r w:rsidR="009653FE" w:rsidRPr="00E77497">
          <w:t xml:space="preserve"> </w:t>
        </w:r>
      </w:ins>
      <w:r w:rsidRPr="00E77497">
        <w:t xml:space="preserve">in </w:t>
      </w:r>
      <w:r w:rsidRPr="00E77497">
        <w:rPr>
          <w:i/>
        </w:rPr>
        <w:t>S</w:t>
      </w:r>
      <w:r w:rsidRPr="00E77497">
        <w:t xml:space="preserve"> is considered to be at position 0, the next one at position 1, and so on.</w:t>
      </w:r>
    </w:p>
    <w:p w14:paraId="6E139265"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7223" w:name="_Toc385672317"/>
      <w:bookmarkStart w:id="27224" w:name="_Toc393690433"/>
    </w:p>
    <w:p w14:paraId="7FE41FC7" w14:textId="77777777" w:rsidR="004C02EF" w:rsidRPr="00E77497" w:rsidRDefault="004C02EF" w:rsidP="004C02EF">
      <w:pPr>
        <w:pStyle w:val="40"/>
        <w:numPr>
          <w:ilvl w:val="0"/>
          <w:numId w:val="0"/>
        </w:numPr>
      </w:pPr>
      <w:bookmarkStart w:id="27225" w:name="_Ref451681117"/>
      <w:r w:rsidRPr="00E77497">
        <w:t>15.5.4.5</w:t>
      </w:r>
      <w:r w:rsidRPr="00E77497">
        <w:tab/>
        <w:t>String.prototype.charCodeAt (pos</w:t>
      </w:r>
      <w:bookmarkEnd w:id="27223"/>
      <w:bookmarkEnd w:id="27224"/>
      <w:r w:rsidRPr="00E77497">
        <w:t>)</w:t>
      </w:r>
      <w:bookmarkEnd w:id="27225"/>
    </w:p>
    <w:p w14:paraId="6DA4157E" w14:textId="77777777" w:rsidR="004C02EF" w:rsidRPr="00E77497" w:rsidRDefault="009653FE" w:rsidP="009653FE">
      <w:pPr>
        <w:pStyle w:val="Note"/>
        <w:pPrChange w:id="27226" w:author="Rev 9 Allen Wirfs-Brock" w:date="2012-07-07T11:11:00Z">
          <w:pPr/>
        </w:pPrChange>
      </w:pPr>
      <w:ins w:id="27227" w:author="Rev 9 Allen Wirfs-Brock" w:date="2012-07-07T11:11:00Z">
        <w:r>
          <w:t>NOTE</w:t>
        </w:r>
        <w:r>
          <w:tab/>
        </w:r>
      </w:ins>
      <w:r w:rsidR="004C02EF" w:rsidRPr="00E77497">
        <w:t xml:space="preserve">Returns a Number (a nonnegative integer less than </w:t>
      </w:r>
      <w:r w:rsidR="004C02EF" w:rsidRPr="00E77497">
        <w:rPr>
          <w:rFonts w:ascii="Times New Roman" w:hAnsi="Times New Roman"/>
        </w:rPr>
        <w:t>2</w:t>
      </w:r>
      <w:r w:rsidR="004C02EF" w:rsidRPr="00E77497">
        <w:rPr>
          <w:rFonts w:ascii="Times New Roman" w:hAnsi="Times New Roman"/>
          <w:vertAlign w:val="superscript"/>
        </w:rPr>
        <w:t>16</w:t>
      </w:r>
      <w:r w:rsidR="004C02EF" w:rsidRPr="00E77497">
        <w:t xml:space="preserve">) </w:t>
      </w:r>
      <w:del w:id="27228" w:author="Rev 9 Allen Wirfs-Brock" w:date="2012-07-07T11:10:00Z">
        <w:r w:rsidR="004C02EF" w:rsidRPr="00E77497" w:rsidDel="009653FE">
          <w:delText xml:space="preserve">representing </w:delText>
        </w:r>
      </w:del>
      <w:ins w:id="27229" w:author="Rev 9 Allen Wirfs-Brock" w:date="2012-07-07T11:10:00Z">
        <w:r>
          <w:t>that is</w:t>
        </w:r>
        <w:r w:rsidRPr="00E77497">
          <w:t xml:space="preserve"> </w:t>
        </w:r>
      </w:ins>
      <w:r w:rsidR="004C02EF" w:rsidRPr="00E77497">
        <w:t xml:space="preserve">the code unit value of the </w:t>
      </w:r>
      <w:del w:id="27230" w:author="Rev 9 Allen Wirfs-Brock" w:date="2012-07-07T11:10:00Z">
        <w:r w:rsidR="004C02EF" w:rsidRPr="00E77497" w:rsidDel="009653FE">
          <w:delText xml:space="preserve">character </w:delText>
        </w:r>
      </w:del>
      <w:ins w:id="27231" w:author="Rev 9 Allen Wirfs-Brock" w:date="2012-07-07T11:10:00Z">
        <w:r>
          <w:t>string element</w:t>
        </w:r>
        <w:r w:rsidRPr="00E77497">
          <w:t xml:space="preserve"> </w:t>
        </w:r>
      </w:ins>
      <w:r w:rsidR="004C02EF" w:rsidRPr="00E77497">
        <w:t xml:space="preserve">at position </w:t>
      </w:r>
      <w:r w:rsidR="004C02EF" w:rsidRPr="00E77497">
        <w:rPr>
          <w:rFonts w:ascii="Times New Roman" w:hAnsi="Times New Roman"/>
          <w:i/>
        </w:rPr>
        <w:t>pos</w:t>
      </w:r>
      <w:r w:rsidR="004C02EF" w:rsidRPr="00E77497">
        <w:t xml:space="preserve"> in the String resulting from converting this object to a String. If there is no </w:t>
      </w:r>
      <w:del w:id="27232" w:author="Rev 9 Allen Wirfs-Brock" w:date="2012-07-07T11:11:00Z">
        <w:r w:rsidR="004C02EF" w:rsidRPr="00E77497" w:rsidDel="009653FE">
          <w:delText xml:space="preserve">character </w:delText>
        </w:r>
      </w:del>
      <w:ins w:id="27233" w:author="Rev 9 Allen Wirfs-Brock" w:date="2012-07-07T11:11:00Z">
        <w:r>
          <w:t>element</w:t>
        </w:r>
        <w:r w:rsidRPr="00E77497">
          <w:t xml:space="preserve"> </w:t>
        </w:r>
      </w:ins>
      <w:r w:rsidR="004C02EF" w:rsidRPr="00E77497">
        <w:t xml:space="preserve">at that position, the result is </w:t>
      </w:r>
      <w:r w:rsidR="004C02EF" w:rsidRPr="00E77497">
        <w:rPr>
          <w:b/>
        </w:rPr>
        <w:t>NaN</w:t>
      </w:r>
      <w:r w:rsidR="004C02EF" w:rsidRPr="00E77497">
        <w:t>.</w:t>
      </w:r>
    </w:p>
    <w:p w14:paraId="4AD97AE2" w14:textId="77777777" w:rsidR="004C02EF" w:rsidRPr="00E77497" w:rsidRDefault="004C02EF" w:rsidP="004C02EF">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144C108A" w14:textId="77777777" w:rsidR="004C02EF" w:rsidRPr="00E77497" w:rsidRDefault="00134DAD" w:rsidP="00834A33">
      <w:pPr>
        <w:pStyle w:val="Alg4"/>
        <w:numPr>
          <w:ilvl w:val="0"/>
          <w:numId w:val="223"/>
        </w:numPr>
      </w:pPr>
      <w:ins w:id="27234"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27235"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452328D8" w14:textId="77777777" w:rsidR="004C02EF" w:rsidRPr="00E77497" w:rsidRDefault="004C02EF" w:rsidP="00834A33">
      <w:pPr>
        <w:pStyle w:val="Alg4"/>
        <w:numPr>
          <w:ilvl w:val="0"/>
          <w:numId w:val="22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0E2AE79" w14:textId="77777777" w:rsidR="00134DAD" w:rsidRPr="00E77497" w:rsidRDefault="00134DAD" w:rsidP="00134DAD">
      <w:pPr>
        <w:pStyle w:val="Alg4"/>
        <w:numPr>
          <w:ilvl w:val="0"/>
          <w:numId w:val="223"/>
        </w:numPr>
        <w:contextualSpacing/>
        <w:rPr>
          <w:ins w:id="27236" w:author="Rev 7 Allen Wirfs-Brock" w:date="2012-04-10T12:15:00Z"/>
        </w:rPr>
      </w:pPr>
      <w:ins w:id="27237" w:author="Rev 7 Allen Wirfs-Brock" w:date="2012-04-10T12:15:00Z">
        <w:r>
          <w:t>ReturnIfAbrupt(</w:t>
        </w:r>
        <w:r>
          <w:rPr>
            <w:i/>
          </w:rPr>
          <w:t>S</w:t>
        </w:r>
        <w:r>
          <w:t>).</w:t>
        </w:r>
      </w:ins>
    </w:p>
    <w:p w14:paraId="434C4727" w14:textId="77777777" w:rsidR="004C02EF" w:rsidRPr="00E77497" w:rsidRDefault="004C02EF" w:rsidP="00834A33">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14:paraId="60526BEC" w14:textId="77777777" w:rsidR="00134DAD" w:rsidRPr="00E77497" w:rsidRDefault="00134DAD" w:rsidP="00134DAD">
      <w:pPr>
        <w:pStyle w:val="Alg4"/>
        <w:numPr>
          <w:ilvl w:val="0"/>
          <w:numId w:val="223"/>
        </w:numPr>
        <w:contextualSpacing/>
        <w:rPr>
          <w:ins w:id="27238" w:author="Rev 7 Allen Wirfs-Brock" w:date="2012-04-10T12:16:00Z"/>
        </w:rPr>
      </w:pPr>
      <w:ins w:id="27239" w:author="Rev 7 Allen Wirfs-Brock" w:date="2012-04-10T12:16:00Z">
        <w:r>
          <w:t>ReturnIfAbrupt(</w:t>
        </w:r>
        <w:r>
          <w:rPr>
            <w:i/>
          </w:rPr>
          <w:t>position</w:t>
        </w:r>
        <w:r>
          <w:t>).</w:t>
        </w:r>
      </w:ins>
    </w:p>
    <w:p w14:paraId="550324E2" w14:textId="77777777" w:rsidR="004C02EF" w:rsidRPr="00E77497" w:rsidRDefault="004C02EF" w:rsidP="00834A33">
      <w:pPr>
        <w:pStyle w:val="Alg4"/>
        <w:numPr>
          <w:ilvl w:val="0"/>
          <w:numId w:val="223"/>
        </w:numPr>
      </w:pPr>
      <w:r w:rsidRPr="00E77497">
        <w:t xml:space="preserve">Let </w:t>
      </w:r>
      <w:r w:rsidRPr="00E77497">
        <w:rPr>
          <w:i/>
        </w:rPr>
        <w:t>size</w:t>
      </w:r>
      <w:r w:rsidRPr="00E77497">
        <w:t xml:space="preserve"> be the number of </w:t>
      </w:r>
      <w:del w:id="27240" w:author="Rev 9 Allen Wirfs-Brock" w:date="2012-07-07T11:35:00Z">
        <w:r w:rsidRPr="00E77497" w:rsidDel="00295DD7">
          <w:delText xml:space="preserve">characters </w:delText>
        </w:r>
      </w:del>
      <w:ins w:id="27241" w:author="Rev 9 Allen Wirfs-Brock" w:date="2012-07-07T11:35:00Z">
        <w:r w:rsidR="00295DD7">
          <w:t>elements</w:t>
        </w:r>
        <w:r w:rsidR="00295DD7" w:rsidRPr="00E77497">
          <w:t xml:space="preserve"> </w:t>
        </w:r>
      </w:ins>
      <w:r w:rsidRPr="00E77497">
        <w:t xml:space="preserve">in </w:t>
      </w:r>
      <w:r w:rsidRPr="00E77497">
        <w:rPr>
          <w:i/>
        </w:rPr>
        <w:t>S</w:t>
      </w:r>
      <w:r w:rsidRPr="00E77497">
        <w:t>.</w:t>
      </w:r>
    </w:p>
    <w:p w14:paraId="74AADE5F" w14:textId="77777777" w:rsidR="004C02EF" w:rsidRPr="00E77497" w:rsidRDefault="004C02EF" w:rsidP="00834A33">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5A21CE68" w14:textId="77777777" w:rsidR="004C02EF" w:rsidRPr="00E77497" w:rsidRDefault="004C02EF" w:rsidP="00834A33">
      <w:pPr>
        <w:pStyle w:val="Alg4"/>
        <w:numPr>
          <w:ilvl w:val="0"/>
          <w:numId w:val="223"/>
        </w:numPr>
        <w:spacing w:after="220"/>
      </w:pPr>
      <w:r w:rsidRPr="00E77497">
        <w:t xml:space="preserve">Return a value of Number type, whose value is the code unit value of the </w:t>
      </w:r>
      <w:del w:id="27242" w:author="Rev 9 Allen Wirfs-Brock" w:date="2012-07-07T11:12:00Z">
        <w:r w:rsidRPr="00E77497" w:rsidDel="009653FE">
          <w:delText xml:space="preserve">character </w:delText>
        </w:r>
      </w:del>
      <w:ins w:id="27243" w:author="Rev 9 Allen Wirfs-Brock" w:date="2012-07-07T11:12:00Z">
        <w:r w:rsidR="009653FE">
          <w:t>element</w:t>
        </w:r>
        <w:r w:rsidR="009653FE" w:rsidRPr="00E77497">
          <w:t xml:space="preserve"> </w:t>
        </w:r>
      </w:ins>
      <w:r w:rsidRPr="00E77497">
        <w:t xml:space="preserve">at position </w:t>
      </w:r>
      <w:r w:rsidRPr="00E77497">
        <w:rPr>
          <w:i/>
        </w:rPr>
        <w:t>position</w:t>
      </w:r>
      <w:r w:rsidRPr="00E77497">
        <w:t xml:space="preserve"> in the String </w:t>
      </w:r>
      <w:r w:rsidRPr="00E77497">
        <w:rPr>
          <w:i/>
        </w:rPr>
        <w:t>S</w:t>
      </w:r>
      <w:r w:rsidRPr="00E77497">
        <w:t xml:space="preserve">, where the first (leftmost) </w:t>
      </w:r>
      <w:del w:id="27244" w:author="Rev 9 Allen Wirfs-Brock" w:date="2012-07-07T11:13:00Z">
        <w:r w:rsidRPr="00E77497" w:rsidDel="009653FE">
          <w:delText xml:space="preserve">character </w:delText>
        </w:r>
      </w:del>
      <w:ins w:id="27245" w:author="Rev 9 Allen Wirfs-Brock" w:date="2012-07-07T11:13:00Z">
        <w:r w:rsidR="009653FE">
          <w:t>element</w:t>
        </w:r>
        <w:r w:rsidR="009653FE" w:rsidRPr="00E77497">
          <w:t xml:space="preserve"> </w:t>
        </w:r>
      </w:ins>
      <w:r w:rsidRPr="00E77497">
        <w:t xml:space="preserve">in </w:t>
      </w:r>
      <w:r w:rsidRPr="00E77497">
        <w:rPr>
          <w:i/>
        </w:rPr>
        <w:t>S</w:t>
      </w:r>
      <w:r w:rsidRPr="00E77497">
        <w:t xml:space="preserve"> is considered to be at position 0, the next one at position 1, and so on.</w:t>
      </w:r>
      <w:bookmarkStart w:id="27246" w:name="_Ref385475601"/>
    </w:p>
    <w:p w14:paraId="5DF85B3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BCF9131" w14:textId="77777777" w:rsidR="004C02EF" w:rsidRPr="00E77497" w:rsidRDefault="004C02EF" w:rsidP="004C02EF">
      <w:pPr>
        <w:pStyle w:val="40"/>
        <w:numPr>
          <w:ilvl w:val="0"/>
          <w:numId w:val="0"/>
        </w:numPr>
      </w:pPr>
      <w:bookmarkStart w:id="27247" w:name="_Ref457709108"/>
      <w:r w:rsidRPr="00E77497">
        <w:t>15.5.4.6</w:t>
      </w:r>
      <w:r w:rsidRPr="00E77497">
        <w:tab/>
        <w:t xml:space="preserve">String.prototype.concat ( </w:t>
      </w:r>
      <w:del w:id="27248" w:author="Rev 9 Allen Wirfs-Brock" w:date="2012-07-07T11:15:00Z">
        <w:r w:rsidRPr="00E77497" w:rsidDel="009653FE">
          <w:delText>[ string1 [ , string2 [ , … ] ] ]</w:delText>
        </w:r>
      </w:del>
      <w:ins w:id="27249" w:author="Rev 9 Allen Wirfs-Brock" w:date="2012-07-07T11:15:00Z">
        <w:r w:rsidR="009653FE">
          <w:t>…</w:t>
        </w:r>
      </w:ins>
      <w:ins w:id="27250" w:author="Rev 9 Allen Wirfs-Brock" w:date="2012-07-07T11:16:00Z">
        <w:r w:rsidR="002C504F">
          <w:t>args</w:t>
        </w:r>
      </w:ins>
      <w:r w:rsidRPr="00E77497">
        <w:t xml:space="preserve"> )</w:t>
      </w:r>
      <w:bookmarkEnd w:id="27247"/>
    </w:p>
    <w:p w14:paraId="0501BA3B"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string1</w:t>
      </w:r>
      <w:r w:rsidRPr="00E77497">
        <w:t xml:space="preserve">, </w:t>
      </w:r>
      <w:r w:rsidRPr="00E77497">
        <w:rPr>
          <w:rFonts w:ascii="Times New Roman" w:hAnsi="Times New Roman"/>
          <w:i/>
        </w:rPr>
        <w:t>string2</w:t>
      </w:r>
      <w:r w:rsidRPr="00E77497">
        <w:t xml:space="preserve">, etc., it returns a String consisting of the </w:t>
      </w:r>
      <w:del w:id="27251" w:author="Rev 9 Allen Wirfs-Brock" w:date="2012-07-07T11:13:00Z">
        <w:r w:rsidRPr="00E77497" w:rsidDel="009653FE">
          <w:delText xml:space="preserve">characters </w:delText>
        </w:r>
      </w:del>
      <w:ins w:id="27252" w:author="Rev 9 Allen Wirfs-Brock" w:date="2012-07-07T11:13:00Z">
        <w:r w:rsidR="009653FE">
          <w:t>string elements</w:t>
        </w:r>
        <w:r w:rsidR="009653FE" w:rsidRPr="00E77497">
          <w:t xml:space="preserve"> </w:t>
        </w:r>
      </w:ins>
      <w:r w:rsidRPr="00E77497">
        <w:t xml:space="preserve">of this object (converted to a String) followed by the </w:t>
      </w:r>
      <w:del w:id="27253" w:author="Rev 9 Allen Wirfs-Brock" w:date="2012-07-07T11:14:00Z">
        <w:r w:rsidRPr="00E77497" w:rsidDel="009653FE">
          <w:delText xml:space="preserve">characters </w:delText>
        </w:r>
      </w:del>
      <w:ins w:id="27254" w:author="Rev 9 Allen Wirfs-Brock" w:date="2012-07-07T11:14:00Z">
        <w:r w:rsidR="009653FE">
          <w:t>string elements</w:t>
        </w:r>
        <w:r w:rsidR="009653FE" w:rsidRPr="00E77497">
          <w:t xml:space="preserve"> </w:t>
        </w:r>
      </w:ins>
      <w:r w:rsidRPr="00E77497">
        <w:t xml:space="preserve">of each of </w:t>
      </w:r>
      <w:r w:rsidRPr="00E77497">
        <w:rPr>
          <w:rFonts w:ascii="Times New Roman" w:hAnsi="Times New Roman"/>
          <w:i/>
        </w:rPr>
        <w:t>string1</w:t>
      </w:r>
      <w:r w:rsidRPr="00E77497">
        <w:t xml:space="preserve">, </w:t>
      </w:r>
      <w:r w:rsidRPr="00E77497">
        <w:rPr>
          <w:rFonts w:ascii="Times New Roman" w:hAnsi="Times New Roman"/>
          <w:i/>
        </w:rPr>
        <w:t>string2</w:t>
      </w:r>
      <w:r w:rsidRPr="00E77497">
        <w:t>, etc. (where each argument is converted to a String). The result is a String value, not a String object. The following steps are taken:</w:t>
      </w:r>
    </w:p>
    <w:p w14:paraId="2E520A1B" w14:textId="77777777" w:rsidR="002C504F" w:rsidRDefault="002C504F" w:rsidP="002C504F">
      <w:pPr>
        <w:pStyle w:val="Alg4"/>
        <w:numPr>
          <w:ilvl w:val="0"/>
          <w:numId w:val="224"/>
        </w:numPr>
        <w:rPr>
          <w:ins w:id="27255" w:author="Rev 9 Allen Wirfs-Brock" w:date="2012-07-07T11:15:00Z"/>
        </w:rPr>
      </w:pPr>
      <w:ins w:id="27256" w:author="Rev 9 Allen Wirfs-Brock" w:date="2012-07-07T11:15:00Z">
        <w:r>
          <w:t xml:space="preserve">Assert: </w:t>
        </w:r>
      </w:ins>
      <w:ins w:id="27257" w:author="Rev 9 Allen Wirfs-Brock" w:date="2012-07-07T11:17:00Z">
        <w:r>
          <w:rPr>
            <w:i/>
          </w:rPr>
          <w:t>strings</w:t>
        </w:r>
      </w:ins>
      <w:ins w:id="27258" w:author="Rev 9 Allen Wirfs-Brock" w:date="2012-07-07T11:15:00Z">
        <w:r>
          <w:t xml:space="preserve"> is a well-formed rest parameter object.</w:t>
        </w:r>
      </w:ins>
    </w:p>
    <w:p w14:paraId="1C5A68C8" w14:textId="77777777" w:rsidR="004C02EF" w:rsidRPr="00E77497" w:rsidRDefault="00134DAD" w:rsidP="00834A33">
      <w:pPr>
        <w:pStyle w:val="Alg4"/>
        <w:numPr>
          <w:ilvl w:val="0"/>
          <w:numId w:val="224"/>
        </w:numPr>
      </w:pPr>
      <w:ins w:id="27259"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27260"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53727242" w14:textId="77777777" w:rsidR="004C02EF" w:rsidRPr="00E77497" w:rsidRDefault="004C02EF" w:rsidP="00834A33">
      <w:pPr>
        <w:pStyle w:val="Alg4"/>
        <w:numPr>
          <w:ilvl w:val="0"/>
          <w:numId w:val="224"/>
        </w:numPr>
      </w:pPr>
      <w:r w:rsidRPr="00E77497">
        <w:t xml:space="preserve">Let </w:t>
      </w:r>
      <w:r w:rsidRPr="00E77497">
        <w:rPr>
          <w:i/>
        </w:rPr>
        <w:t>S</w:t>
      </w:r>
      <w:r w:rsidRPr="00E77497">
        <w:t xml:space="preserve"> be the result of calling ToString, giving it the </w:t>
      </w:r>
      <w:del w:id="27261" w:author="Rev 9 Allen Wirfs-Brock" w:date="2012-07-07T11:18:00Z">
        <w:r w:rsidRPr="002C504F" w:rsidDel="002C504F">
          <w:delText>this value as its argument</w:delText>
        </w:r>
      </w:del>
      <w:ins w:id="27262" w:author="Rev 9 Allen Wirfs-Brock" w:date="2012-07-07T11:18:00Z">
        <w:r w:rsidR="002C504F" w:rsidRPr="002C504F">
          <w:t xml:space="preserve">array elements properties of </w:t>
        </w:r>
        <w:r w:rsidR="002C504F" w:rsidRPr="002C504F">
          <w:rPr>
            <w:i/>
          </w:rPr>
          <w:t>strings</w:t>
        </w:r>
      </w:ins>
      <w:r w:rsidRPr="00E77497">
        <w:t>.</w:t>
      </w:r>
    </w:p>
    <w:p w14:paraId="68963141" w14:textId="77777777" w:rsidR="00134DAD" w:rsidRPr="00E77497" w:rsidRDefault="00134DAD" w:rsidP="00134DAD">
      <w:pPr>
        <w:pStyle w:val="Alg4"/>
        <w:numPr>
          <w:ilvl w:val="0"/>
          <w:numId w:val="224"/>
        </w:numPr>
        <w:contextualSpacing/>
        <w:rPr>
          <w:ins w:id="27263" w:author="Rev 7 Allen Wirfs-Brock" w:date="2012-04-10T12:16:00Z"/>
        </w:rPr>
      </w:pPr>
      <w:ins w:id="27264" w:author="Rev 7 Allen Wirfs-Brock" w:date="2012-04-10T12:16:00Z">
        <w:r>
          <w:t>ReturnIfAbrupt(</w:t>
        </w:r>
        <w:r>
          <w:rPr>
            <w:i/>
          </w:rPr>
          <w:t>S</w:t>
        </w:r>
        <w:r>
          <w:t>).</w:t>
        </w:r>
      </w:ins>
    </w:p>
    <w:p w14:paraId="64EC7E4D" w14:textId="77777777" w:rsidR="004C02EF" w:rsidRPr="00E77497" w:rsidRDefault="004C02EF" w:rsidP="00834A33">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14:paraId="5FB63B32" w14:textId="77777777" w:rsidR="004C02EF" w:rsidRPr="00E77497" w:rsidRDefault="004C02EF" w:rsidP="00834A33">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14:paraId="6D09C43A" w14:textId="77777777" w:rsidR="004C02EF" w:rsidRPr="00E77497" w:rsidRDefault="004C02EF" w:rsidP="00834A33">
      <w:pPr>
        <w:pStyle w:val="Alg4"/>
        <w:numPr>
          <w:ilvl w:val="0"/>
          <w:numId w:val="224"/>
        </w:numPr>
      </w:pPr>
      <w:r w:rsidRPr="00E77497">
        <w:t xml:space="preserve">Repeat, while </w:t>
      </w:r>
      <w:r w:rsidRPr="00E77497">
        <w:rPr>
          <w:i/>
        </w:rPr>
        <w:t>args</w:t>
      </w:r>
      <w:r w:rsidRPr="00E77497">
        <w:t xml:space="preserve"> is not empty</w:t>
      </w:r>
    </w:p>
    <w:p w14:paraId="2AB9E7D2" w14:textId="77777777" w:rsidR="004C02EF" w:rsidRPr="00E77497" w:rsidRDefault="004C02EF" w:rsidP="00834A33">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38FF3BC8" w14:textId="77777777" w:rsidR="00134DAD" w:rsidRDefault="00134DAD" w:rsidP="00834A33">
      <w:pPr>
        <w:pStyle w:val="Alg4"/>
        <w:numPr>
          <w:ilvl w:val="1"/>
          <w:numId w:val="224"/>
        </w:numPr>
        <w:tabs>
          <w:tab w:val="num" w:pos="2070"/>
        </w:tabs>
        <w:rPr>
          <w:ins w:id="27265" w:author="Rev 7 Allen Wirfs-Brock" w:date="2012-04-10T12:17:00Z"/>
        </w:rPr>
      </w:pPr>
      <w:ins w:id="27266" w:author="Rev 7 Allen Wirfs-Brock" w:date="2012-04-10T12:18:00Z">
        <w:r>
          <w:t xml:space="preserve">Let </w:t>
        </w:r>
        <w:r w:rsidRPr="00134DAD">
          <w:rPr>
            <w:i/>
          </w:rPr>
          <w:t>nextString</w:t>
        </w:r>
        <w:r>
          <w:t xml:space="preserve"> be ToString(</w:t>
        </w:r>
        <w:r w:rsidRPr="00134DAD">
          <w:rPr>
            <w:i/>
          </w:rPr>
          <w:t>next</w:t>
        </w:r>
        <w:r>
          <w:t>)</w:t>
        </w:r>
      </w:ins>
    </w:p>
    <w:p w14:paraId="32A52EFD" w14:textId="77777777" w:rsidR="00134DAD" w:rsidRPr="00E77497" w:rsidRDefault="00134DAD" w:rsidP="00134DAD">
      <w:pPr>
        <w:pStyle w:val="Alg4"/>
        <w:numPr>
          <w:ilvl w:val="1"/>
          <w:numId w:val="224"/>
        </w:numPr>
        <w:contextualSpacing/>
        <w:rPr>
          <w:ins w:id="27267" w:author="Rev 7 Allen Wirfs-Brock" w:date="2012-04-10T12:18:00Z"/>
        </w:rPr>
      </w:pPr>
      <w:ins w:id="27268" w:author="Rev 7 Allen Wirfs-Brock" w:date="2012-04-10T12:18:00Z">
        <w:r>
          <w:t>ReturnIfAbrupt(</w:t>
        </w:r>
        <w:r>
          <w:rPr>
            <w:i/>
          </w:rPr>
          <w:t>nextString</w:t>
        </w:r>
        <w:r>
          <w:t>).</w:t>
        </w:r>
      </w:ins>
    </w:p>
    <w:p w14:paraId="060876C2" w14:textId="77777777" w:rsidR="004C02EF" w:rsidRPr="00E77497" w:rsidRDefault="004C02EF" w:rsidP="00834A33">
      <w:pPr>
        <w:pStyle w:val="Alg4"/>
        <w:numPr>
          <w:ilvl w:val="1"/>
          <w:numId w:val="224"/>
        </w:numPr>
        <w:tabs>
          <w:tab w:val="num" w:pos="2070"/>
        </w:tabs>
      </w:pPr>
      <w:r w:rsidRPr="00E77497">
        <w:t xml:space="preserve">Let </w:t>
      </w:r>
      <w:r w:rsidRPr="00E77497">
        <w:rPr>
          <w:i/>
        </w:rPr>
        <w:t>R</w:t>
      </w:r>
      <w:r w:rsidRPr="00E77497">
        <w:t xml:space="preserve"> be the String value consisting of the </w:t>
      </w:r>
      <w:del w:id="27269" w:author="Rev 9 Allen Wirfs-Brock" w:date="2012-07-07T11:19:00Z">
        <w:r w:rsidRPr="00E77497" w:rsidDel="002C504F">
          <w:delText xml:space="preserve">characters </w:delText>
        </w:r>
      </w:del>
      <w:ins w:id="27270" w:author="Rev 9 Allen Wirfs-Brock" w:date="2012-07-07T11:19:00Z">
        <w:r w:rsidR="002C504F">
          <w:t>string elements</w:t>
        </w:r>
        <w:r w:rsidR="002C504F" w:rsidRPr="00E77497">
          <w:t xml:space="preserve"> </w:t>
        </w:r>
      </w:ins>
      <w:r w:rsidRPr="00E77497">
        <w:t xml:space="preserve">in the previous value of </w:t>
      </w:r>
      <w:r w:rsidRPr="00E77497">
        <w:rPr>
          <w:i/>
        </w:rPr>
        <w:t>R</w:t>
      </w:r>
      <w:r w:rsidRPr="00E77497">
        <w:t xml:space="preserve"> followed by the </w:t>
      </w:r>
      <w:del w:id="27271" w:author="Rev 9 Allen Wirfs-Brock" w:date="2012-07-07T11:19:00Z">
        <w:r w:rsidRPr="00E77497" w:rsidDel="002C504F">
          <w:delText xml:space="preserve">characters </w:delText>
        </w:r>
      </w:del>
      <w:ins w:id="27272" w:author="Rev 9 Allen Wirfs-Brock" w:date="2012-07-07T11:19:00Z">
        <w:r w:rsidR="002C504F">
          <w:t>string elements</w:t>
        </w:r>
        <w:r w:rsidR="002C504F" w:rsidRPr="00E77497">
          <w:t xml:space="preserve"> </w:t>
        </w:r>
      </w:ins>
      <w:r w:rsidRPr="00E77497">
        <w:t xml:space="preserve">of </w:t>
      </w:r>
      <w:del w:id="27273" w:author="Rev 7 Allen Wirfs-Brock" w:date="2012-04-10T12:19:00Z">
        <w:r w:rsidRPr="00E77497" w:rsidDel="00134DAD">
          <w:delText>ToString(</w:delText>
        </w:r>
      </w:del>
      <w:r w:rsidRPr="00E77497">
        <w:rPr>
          <w:i/>
        </w:rPr>
        <w:t>next</w:t>
      </w:r>
      <w:ins w:id="27274" w:author="Rev 7 Allen Wirfs-Brock" w:date="2012-04-10T12:19:00Z">
        <w:r w:rsidR="00134DAD">
          <w:rPr>
            <w:i/>
          </w:rPr>
          <w:t>String</w:t>
        </w:r>
      </w:ins>
      <w:del w:id="27275" w:author="Rev 7 Allen Wirfs-Brock" w:date="2012-04-10T12:19:00Z">
        <w:r w:rsidRPr="00E77497" w:rsidDel="00134DAD">
          <w:delText>)</w:delText>
        </w:r>
      </w:del>
      <w:r w:rsidRPr="00E77497">
        <w:t>.</w:t>
      </w:r>
    </w:p>
    <w:p w14:paraId="0DC09199" w14:textId="77777777" w:rsidR="004C02EF" w:rsidRPr="00E77497" w:rsidRDefault="004C02EF" w:rsidP="00834A33">
      <w:pPr>
        <w:pStyle w:val="Alg4"/>
        <w:numPr>
          <w:ilvl w:val="0"/>
          <w:numId w:val="224"/>
        </w:numPr>
        <w:spacing w:after="220"/>
      </w:pPr>
      <w:r w:rsidRPr="00E77497">
        <w:t xml:space="preserve">Return </w:t>
      </w:r>
      <w:r w:rsidRPr="00E77497">
        <w:rPr>
          <w:i/>
        </w:rPr>
        <w:t>R</w:t>
      </w:r>
      <w:r w:rsidRPr="00E77497">
        <w:t>.</w:t>
      </w:r>
    </w:p>
    <w:p w14:paraId="2F9E590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68C9143D"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7276" w:name="_Toc385672318"/>
      <w:bookmarkStart w:id="27277" w:name="_Toc393690434"/>
    </w:p>
    <w:p w14:paraId="051A4DB1" w14:textId="77777777" w:rsidR="004C02EF" w:rsidRPr="00E77497" w:rsidRDefault="004C02EF" w:rsidP="004C02EF">
      <w:pPr>
        <w:pStyle w:val="40"/>
        <w:numPr>
          <w:ilvl w:val="0"/>
          <w:numId w:val="0"/>
        </w:numPr>
      </w:pPr>
      <w:bookmarkStart w:id="27278" w:name="_Ref457704269"/>
      <w:r w:rsidRPr="00E77497">
        <w:t>15.5.4.7</w:t>
      </w:r>
      <w:r w:rsidRPr="00E77497">
        <w:tab/>
        <w:t>String.prototype.indexO</w:t>
      </w:r>
      <w:bookmarkEnd w:id="27190"/>
      <w:r w:rsidRPr="00E77497">
        <w:t>f (searchString, position</w:t>
      </w:r>
      <w:bookmarkEnd w:id="27246"/>
      <w:bookmarkEnd w:id="27276"/>
      <w:bookmarkEnd w:id="27277"/>
      <w:r w:rsidRPr="00E77497">
        <w:t>)</w:t>
      </w:r>
      <w:bookmarkEnd w:id="27278"/>
    </w:p>
    <w:p w14:paraId="5D23377F"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bookmarkStart w:id="27279" w:name="_Toc382291636"/>
    </w:p>
    <w:p w14:paraId="2B14E5D2" w14:textId="77777777" w:rsidR="004C02EF" w:rsidRPr="00E77497" w:rsidRDefault="004C02EF" w:rsidP="004C02EF">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5BC1653B" w14:textId="77777777" w:rsidR="004C02EF" w:rsidRPr="00E77497" w:rsidRDefault="00134DAD" w:rsidP="00834A33">
      <w:pPr>
        <w:pStyle w:val="Alg4"/>
        <w:numPr>
          <w:ilvl w:val="0"/>
          <w:numId w:val="400"/>
        </w:numPr>
      </w:pPr>
      <w:ins w:id="27280"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7281"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5556E43" w14:textId="77777777" w:rsidR="004C02EF" w:rsidRPr="00E77497" w:rsidRDefault="004C02EF" w:rsidP="00834A33">
      <w:pPr>
        <w:pStyle w:val="Alg4"/>
        <w:numPr>
          <w:ilvl w:val="0"/>
          <w:numId w:val="40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973D468" w14:textId="77777777" w:rsidR="00134DAD" w:rsidRPr="00E77497" w:rsidRDefault="00134DAD" w:rsidP="00134DAD">
      <w:pPr>
        <w:pStyle w:val="Alg4"/>
        <w:numPr>
          <w:ilvl w:val="0"/>
          <w:numId w:val="400"/>
        </w:numPr>
        <w:contextualSpacing/>
        <w:rPr>
          <w:ins w:id="27282" w:author="Rev 7 Allen Wirfs-Brock" w:date="2012-04-10T12:20:00Z"/>
        </w:rPr>
      </w:pPr>
      <w:ins w:id="27283" w:author="Rev 7 Allen Wirfs-Brock" w:date="2012-04-10T12:20:00Z">
        <w:r>
          <w:t>ReturnIfAbrupt(</w:t>
        </w:r>
        <w:r>
          <w:rPr>
            <w:i/>
          </w:rPr>
          <w:t>S</w:t>
        </w:r>
        <w:r>
          <w:t>).</w:t>
        </w:r>
      </w:ins>
    </w:p>
    <w:p w14:paraId="4BA89257" w14:textId="77777777" w:rsidR="004C02EF" w:rsidRPr="00E77497" w:rsidRDefault="004C02EF" w:rsidP="00834A33">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14:paraId="1D02F76A" w14:textId="77777777" w:rsidR="00134DAD" w:rsidRPr="00E77497" w:rsidRDefault="00134DAD" w:rsidP="00134DAD">
      <w:pPr>
        <w:pStyle w:val="Alg4"/>
        <w:numPr>
          <w:ilvl w:val="0"/>
          <w:numId w:val="400"/>
        </w:numPr>
        <w:contextualSpacing/>
        <w:rPr>
          <w:ins w:id="27284" w:author="Rev 7 Allen Wirfs-Brock" w:date="2012-04-10T12:20:00Z"/>
        </w:rPr>
      </w:pPr>
      <w:ins w:id="27285" w:author="Rev 7 Allen Wirfs-Brock" w:date="2012-04-10T12:20:00Z">
        <w:r>
          <w:t>ReturnIfAbrupt(</w:t>
        </w:r>
        <w:r>
          <w:rPr>
            <w:i/>
          </w:rPr>
          <w:t>searchString</w:t>
        </w:r>
        <w:r>
          <w:t>).</w:t>
        </w:r>
      </w:ins>
    </w:p>
    <w:p w14:paraId="15DA4EE3" w14:textId="77777777" w:rsidR="004C02EF" w:rsidRPr="00E77497" w:rsidRDefault="004C02EF" w:rsidP="00834A33">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731128D6" w14:textId="77777777" w:rsidR="00134DAD" w:rsidRPr="00E77497" w:rsidRDefault="00134DAD" w:rsidP="00134DAD">
      <w:pPr>
        <w:pStyle w:val="Alg4"/>
        <w:numPr>
          <w:ilvl w:val="0"/>
          <w:numId w:val="400"/>
        </w:numPr>
        <w:contextualSpacing/>
        <w:rPr>
          <w:ins w:id="27286" w:author="Rev 7 Allen Wirfs-Brock" w:date="2012-04-10T12:20:00Z"/>
        </w:rPr>
      </w:pPr>
      <w:ins w:id="27287" w:author="Rev 7 Allen Wirfs-Brock" w:date="2012-04-10T12:20:00Z">
        <w:r>
          <w:t>ReturnIfAbrupt(</w:t>
        </w:r>
        <w:r>
          <w:rPr>
            <w:i/>
          </w:rPr>
          <w:t>pos</w:t>
        </w:r>
        <w:r>
          <w:t>).</w:t>
        </w:r>
      </w:ins>
    </w:p>
    <w:p w14:paraId="745899CB" w14:textId="77777777" w:rsidR="004C02EF" w:rsidRPr="00E77497" w:rsidRDefault="004C02EF" w:rsidP="00834A33">
      <w:pPr>
        <w:pStyle w:val="Alg4"/>
        <w:numPr>
          <w:ilvl w:val="0"/>
          <w:numId w:val="400"/>
        </w:numPr>
      </w:pPr>
      <w:r w:rsidRPr="00E77497">
        <w:t xml:space="preserve">Let </w:t>
      </w:r>
      <w:r w:rsidRPr="00E77497">
        <w:rPr>
          <w:i/>
        </w:rPr>
        <w:t>len</w:t>
      </w:r>
      <w:r w:rsidRPr="00E77497">
        <w:t xml:space="preserve"> be the number of </w:t>
      </w:r>
      <w:del w:id="27288" w:author="Rev 9 Allen Wirfs-Brock" w:date="2012-07-07T11:59:00Z">
        <w:r w:rsidRPr="00E77497" w:rsidDel="00065DB2">
          <w:delText xml:space="preserve">characters </w:delText>
        </w:r>
      </w:del>
      <w:ins w:id="27289" w:author="Rev 9 Allen Wirfs-Brock" w:date="2012-07-07T11:59:00Z">
        <w:r w:rsidR="00065DB2">
          <w:t>elements</w:t>
        </w:r>
        <w:r w:rsidR="00065DB2" w:rsidRPr="00E77497">
          <w:t xml:space="preserve"> </w:t>
        </w:r>
      </w:ins>
      <w:r w:rsidRPr="00E77497">
        <w:t xml:space="preserve">in </w:t>
      </w:r>
      <w:r w:rsidRPr="00E77497">
        <w:rPr>
          <w:i/>
        </w:rPr>
        <w:t>S</w:t>
      </w:r>
      <w:r w:rsidRPr="00E77497">
        <w:t>.</w:t>
      </w:r>
    </w:p>
    <w:p w14:paraId="0610EAEC" w14:textId="77777777" w:rsidR="004C02EF" w:rsidRPr="00E77497" w:rsidRDefault="004C02EF" w:rsidP="00834A33">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5211220C" w14:textId="77777777" w:rsidR="004C02EF" w:rsidRPr="00E77497" w:rsidRDefault="004C02EF" w:rsidP="00834A33">
      <w:pPr>
        <w:pStyle w:val="Alg4"/>
        <w:numPr>
          <w:ilvl w:val="0"/>
          <w:numId w:val="400"/>
        </w:numPr>
      </w:pPr>
      <w:r w:rsidRPr="00E77497">
        <w:t xml:space="preserve">Let </w:t>
      </w:r>
      <w:r w:rsidRPr="00E77497">
        <w:rPr>
          <w:i/>
        </w:rPr>
        <w:t>searchLen</w:t>
      </w:r>
      <w:r w:rsidRPr="00E77497">
        <w:t xml:space="preserve"> be the number of </w:t>
      </w:r>
      <w:del w:id="27290" w:author="Rev 9 Allen Wirfs-Brock" w:date="2012-07-07T11:59:00Z">
        <w:r w:rsidRPr="00E77497" w:rsidDel="00065DB2">
          <w:delText xml:space="preserve">characters </w:delText>
        </w:r>
      </w:del>
      <w:ins w:id="27291" w:author="Rev 9 Allen Wirfs-Brock" w:date="2012-07-07T11:59:00Z">
        <w:r w:rsidR="00065DB2">
          <w:t>element</w:t>
        </w:r>
        <w:r w:rsidR="00065DB2" w:rsidRPr="00E77497">
          <w:t xml:space="preserve">s </w:t>
        </w:r>
      </w:ins>
      <w:r w:rsidRPr="00E77497">
        <w:t xml:space="preserve">in </w:t>
      </w:r>
      <w:r w:rsidRPr="00E77497">
        <w:rPr>
          <w:i/>
        </w:rPr>
        <w:t>searchStr</w:t>
      </w:r>
      <w:r w:rsidRPr="00E77497">
        <w:t>.</w:t>
      </w:r>
    </w:p>
    <w:p w14:paraId="7653F6AE" w14:textId="77777777" w:rsidR="004C02EF" w:rsidRPr="00E77497" w:rsidRDefault="004C02EF" w:rsidP="00834A33">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del w:id="27292" w:author="Rev 9 Allen Wirfs-Brock" w:date="2012-07-07T12:00:00Z">
        <w:r w:rsidRPr="00E77497" w:rsidDel="00065DB2">
          <w:delText xml:space="preserve">character </w:delText>
        </w:r>
      </w:del>
      <w:ins w:id="27293" w:author="Rev 9 Allen Wirfs-Brock" w:date="2012-07-07T12:00:00Z">
        <w:r w:rsidR="00065DB2">
          <w:t>code unit</w:t>
        </w:r>
        <w:r w:rsidR="00065DB2" w:rsidRPr="00E77497">
          <w:t xml:space="preserve"> </w:t>
        </w:r>
      </w:ins>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del w:id="27294" w:author="Rev 9 Allen Wirfs-Brock" w:date="2012-07-07T12:00:00Z">
        <w:r w:rsidRPr="00E77497" w:rsidDel="00065DB2">
          <w:delText xml:space="preserve">character </w:delText>
        </w:r>
      </w:del>
      <w:ins w:id="27295" w:author="Rev 9 Allen Wirfs-Brock" w:date="2012-07-07T12:00:00Z">
        <w:r w:rsidR="00065DB2">
          <w:t>code unit</w:t>
        </w:r>
        <w:r w:rsidR="00065DB2" w:rsidRPr="00E77497">
          <w:t xml:space="preserve"> </w:t>
        </w:r>
      </w:ins>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0E2B66A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320CD3E1"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7296" w:name="_Toc385672319"/>
      <w:bookmarkStart w:id="27297" w:name="_Toc393690435"/>
    </w:p>
    <w:p w14:paraId="31292AB8" w14:textId="77777777" w:rsidR="004C02EF" w:rsidRPr="00E77497" w:rsidRDefault="004C02EF" w:rsidP="004C02EF">
      <w:pPr>
        <w:pStyle w:val="40"/>
        <w:numPr>
          <w:ilvl w:val="0"/>
          <w:numId w:val="0"/>
        </w:numPr>
      </w:pPr>
      <w:bookmarkStart w:id="27298" w:name="_Ref457704276"/>
      <w:r w:rsidRPr="00E77497">
        <w:t>15.5.4.8</w:t>
      </w:r>
      <w:r w:rsidRPr="00E77497">
        <w:tab/>
        <w:t>String.prototype.lastIndexO</w:t>
      </w:r>
      <w:bookmarkEnd w:id="27279"/>
      <w:r w:rsidRPr="00E77497">
        <w:t>f (searchString, position</w:t>
      </w:r>
      <w:bookmarkEnd w:id="27296"/>
      <w:bookmarkEnd w:id="27297"/>
      <w:r w:rsidRPr="00E77497">
        <w:t>)</w:t>
      </w:r>
      <w:bookmarkStart w:id="27299" w:name="_Toc382291637"/>
      <w:bookmarkEnd w:id="27298"/>
    </w:p>
    <w:p w14:paraId="13588F5E"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4780B74E" w14:textId="77777777" w:rsidR="004C02EF" w:rsidRPr="00E77497" w:rsidRDefault="004C02EF" w:rsidP="004C02EF">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300500FB" w14:textId="77777777" w:rsidR="004C02EF" w:rsidRPr="00E77497" w:rsidRDefault="00134DAD" w:rsidP="00834A33">
      <w:pPr>
        <w:pStyle w:val="Alg4"/>
        <w:numPr>
          <w:ilvl w:val="0"/>
          <w:numId w:val="225"/>
        </w:numPr>
      </w:pPr>
      <w:ins w:id="27300"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7301"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4B036843" w14:textId="77777777" w:rsidR="004C02EF" w:rsidRPr="00E77497" w:rsidRDefault="004C02EF" w:rsidP="00834A33">
      <w:pPr>
        <w:pStyle w:val="Alg4"/>
        <w:numPr>
          <w:ilvl w:val="0"/>
          <w:numId w:val="22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CC3AC54" w14:textId="77777777" w:rsidR="00134DAD" w:rsidRPr="00E77497" w:rsidRDefault="00134DAD" w:rsidP="00134DAD">
      <w:pPr>
        <w:pStyle w:val="Alg4"/>
        <w:numPr>
          <w:ilvl w:val="0"/>
          <w:numId w:val="225"/>
        </w:numPr>
        <w:contextualSpacing/>
        <w:rPr>
          <w:ins w:id="27302" w:author="Rev 7 Allen Wirfs-Brock" w:date="2012-04-10T12:21:00Z"/>
        </w:rPr>
      </w:pPr>
      <w:ins w:id="27303" w:author="Rev 7 Allen Wirfs-Brock" w:date="2012-04-10T12:21:00Z">
        <w:r>
          <w:t>ReturnIfAbrupt(</w:t>
        </w:r>
        <w:r>
          <w:rPr>
            <w:i/>
          </w:rPr>
          <w:t>S</w:t>
        </w:r>
        <w:r>
          <w:t>).</w:t>
        </w:r>
      </w:ins>
    </w:p>
    <w:p w14:paraId="59B6F21F" w14:textId="77777777" w:rsidR="004C02EF" w:rsidRPr="00E77497" w:rsidRDefault="004C02EF" w:rsidP="00834A33">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14:paraId="5A7386C5" w14:textId="77777777" w:rsidR="00134DAD" w:rsidRPr="00E77497" w:rsidRDefault="00134DAD" w:rsidP="00134DAD">
      <w:pPr>
        <w:pStyle w:val="Alg4"/>
        <w:numPr>
          <w:ilvl w:val="0"/>
          <w:numId w:val="225"/>
        </w:numPr>
        <w:contextualSpacing/>
        <w:rPr>
          <w:ins w:id="27304" w:author="Rev 7 Allen Wirfs-Brock" w:date="2012-04-10T12:21:00Z"/>
        </w:rPr>
      </w:pPr>
      <w:ins w:id="27305" w:author="Rev 7 Allen Wirfs-Brock" w:date="2012-04-10T12:21:00Z">
        <w:r>
          <w:t>ReturnIfAbrupt(</w:t>
        </w:r>
        <w:r>
          <w:rPr>
            <w:i/>
          </w:rPr>
          <w:t>searchString</w:t>
        </w:r>
        <w:r>
          <w:t>).</w:t>
        </w:r>
      </w:ins>
    </w:p>
    <w:p w14:paraId="1D0628E8" w14:textId="77777777" w:rsidR="004C02EF" w:rsidRPr="00E77497" w:rsidRDefault="004C02EF" w:rsidP="00834A33">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14:paraId="105C10FE" w14:textId="77777777" w:rsidR="00134DAD" w:rsidRPr="00E77497" w:rsidRDefault="00134DAD" w:rsidP="00134DAD">
      <w:pPr>
        <w:pStyle w:val="Alg4"/>
        <w:numPr>
          <w:ilvl w:val="0"/>
          <w:numId w:val="225"/>
        </w:numPr>
        <w:contextualSpacing/>
        <w:rPr>
          <w:ins w:id="27306" w:author="Rev 7 Allen Wirfs-Brock" w:date="2012-04-10T12:21:00Z"/>
        </w:rPr>
      </w:pPr>
      <w:ins w:id="27307" w:author="Rev 7 Allen Wirfs-Brock" w:date="2012-04-10T12:21:00Z">
        <w:r>
          <w:t>ReturnIfAbrupt(</w:t>
        </w:r>
      </w:ins>
      <w:ins w:id="27308" w:author="Rev 7 Allen Wirfs-Brock" w:date="2012-04-10T12:22:00Z">
        <w:r>
          <w:rPr>
            <w:i/>
          </w:rPr>
          <w:t>numPos</w:t>
        </w:r>
      </w:ins>
      <w:ins w:id="27309" w:author="Rev 7 Allen Wirfs-Brock" w:date="2012-04-10T12:21:00Z">
        <w:r>
          <w:t>).</w:t>
        </w:r>
      </w:ins>
    </w:p>
    <w:p w14:paraId="3704A968" w14:textId="77777777" w:rsidR="004C02EF" w:rsidRPr="00546435" w:rsidRDefault="004C02EF" w:rsidP="00834A33">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14:paraId="48E3B90C" w14:textId="77777777" w:rsidR="004C02EF" w:rsidRPr="00675B74" w:rsidRDefault="004C02EF" w:rsidP="00834A33">
      <w:pPr>
        <w:pStyle w:val="Alg4"/>
        <w:numPr>
          <w:ilvl w:val="0"/>
          <w:numId w:val="225"/>
        </w:numPr>
      </w:pPr>
      <w:r w:rsidRPr="00A67AF2">
        <w:t xml:space="preserve">Let </w:t>
      </w:r>
      <w:r w:rsidRPr="00A67AF2">
        <w:rPr>
          <w:i/>
        </w:rPr>
        <w:t>len</w:t>
      </w:r>
      <w:r w:rsidRPr="00A67AF2">
        <w:t xml:space="preserve"> be the number of </w:t>
      </w:r>
      <w:del w:id="27310" w:author="Rev 9 Allen Wirfs-Brock" w:date="2012-07-07T12:00:00Z">
        <w:r w:rsidRPr="00A67AF2" w:rsidDel="00065DB2">
          <w:delText xml:space="preserve">characters </w:delText>
        </w:r>
      </w:del>
      <w:ins w:id="27311" w:author="Rev 9 Allen Wirfs-Brock" w:date="2012-07-07T12:00:00Z">
        <w:r w:rsidR="00065DB2">
          <w:t>element</w:t>
        </w:r>
        <w:r w:rsidR="00065DB2" w:rsidRPr="00A67AF2">
          <w:t xml:space="preserve">s </w:t>
        </w:r>
      </w:ins>
      <w:r w:rsidRPr="00A67AF2">
        <w:t xml:space="preserve">in </w:t>
      </w:r>
      <w:r w:rsidRPr="00B820AB">
        <w:rPr>
          <w:i/>
        </w:rPr>
        <w:t>S</w:t>
      </w:r>
      <w:r w:rsidRPr="00675B74">
        <w:t>.</w:t>
      </w:r>
    </w:p>
    <w:p w14:paraId="633ED906" w14:textId="77777777" w:rsidR="004C02EF" w:rsidRPr="00E77497" w:rsidRDefault="004C02EF" w:rsidP="00834A33">
      <w:pPr>
        <w:pStyle w:val="Alg4"/>
        <w:numPr>
          <w:ilvl w:val="0"/>
          <w:numId w:val="225"/>
        </w:numPr>
      </w:pPr>
      <w:r w:rsidRPr="00E77497">
        <w:t xml:space="preserve">Let </w:t>
      </w:r>
      <w:r w:rsidRPr="00E77497">
        <w:rPr>
          <w:i/>
        </w:rPr>
        <w:t>start</w:t>
      </w:r>
      <w:r w:rsidRPr="00E77497">
        <w:t xml:space="preserve"> min(max(</w:t>
      </w:r>
      <w:r w:rsidRPr="00E77497">
        <w:rPr>
          <w:i/>
        </w:rPr>
        <w:t>pos</w:t>
      </w:r>
      <w:r w:rsidRPr="00E77497">
        <w:t xml:space="preserve">, 0), </w:t>
      </w:r>
      <w:r w:rsidRPr="00E77497">
        <w:rPr>
          <w:i/>
        </w:rPr>
        <w:t>len</w:t>
      </w:r>
      <w:r w:rsidRPr="00E77497">
        <w:t>).</w:t>
      </w:r>
    </w:p>
    <w:p w14:paraId="7D18A8F2" w14:textId="77777777" w:rsidR="004C02EF" w:rsidRPr="00E77497" w:rsidRDefault="004C02EF" w:rsidP="00834A33">
      <w:pPr>
        <w:pStyle w:val="Alg4"/>
        <w:numPr>
          <w:ilvl w:val="0"/>
          <w:numId w:val="225"/>
        </w:numPr>
      </w:pPr>
      <w:r w:rsidRPr="00E77497">
        <w:t xml:space="preserve">Let </w:t>
      </w:r>
      <w:r w:rsidRPr="00E77497">
        <w:rPr>
          <w:i/>
        </w:rPr>
        <w:t>searchLen</w:t>
      </w:r>
      <w:r w:rsidRPr="00E77497">
        <w:t xml:space="preserve"> be the number of </w:t>
      </w:r>
      <w:del w:id="27312" w:author="Rev 9 Allen Wirfs-Brock" w:date="2012-07-07T12:00:00Z">
        <w:r w:rsidRPr="00E77497" w:rsidDel="00065DB2">
          <w:delText xml:space="preserve">characters </w:delText>
        </w:r>
      </w:del>
      <w:ins w:id="27313" w:author="Rev 9 Allen Wirfs-Brock" w:date="2012-07-07T12:00:00Z">
        <w:r w:rsidR="00065DB2">
          <w:t>elements</w:t>
        </w:r>
        <w:r w:rsidR="00065DB2" w:rsidRPr="00E77497">
          <w:t xml:space="preserve"> </w:t>
        </w:r>
      </w:ins>
      <w:r w:rsidRPr="00E77497">
        <w:t xml:space="preserve">in </w:t>
      </w:r>
      <w:r w:rsidRPr="00E77497">
        <w:rPr>
          <w:i/>
        </w:rPr>
        <w:t>searchStr</w:t>
      </w:r>
      <w:r w:rsidRPr="00E77497">
        <w:t>.</w:t>
      </w:r>
    </w:p>
    <w:p w14:paraId="36165017" w14:textId="77777777" w:rsidR="004C02EF" w:rsidRPr="00E77497" w:rsidRDefault="004C02EF" w:rsidP="00834A33">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del w:id="27314" w:author="Rev 9 Allen Wirfs-Brock" w:date="2012-07-07T12:00:00Z">
        <w:r w:rsidRPr="00E77497" w:rsidDel="00065DB2">
          <w:delText xml:space="preserve">character </w:delText>
        </w:r>
      </w:del>
      <w:ins w:id="27315" w:author="Rev 9 Allen Wirfs-Brock" w:date="2012-07-07T12:00:00Z">
        <w:r w:rsidR="00065DB2">
          <w:t>code unit</w:t>
        </w:r>
        <w:r w:rsidR="00065DB2" w:rsidRPr="00E77497">
          <w:t xml:space="preserve"> </w:t>
        </w:r>
      </w:ins>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del w:id="27316" w:author="Rev 9 Allen Wirfs-Brock" w:date="2012-07-07T12:01:00Z">
        <w:r w:rsidRPr="00E77497" w:rsidDel="00065DB2">
          <w:delText xml:space="preserve">character </w:delText>
        </w:r>
      </w:del>
      <w:ins w:id="27317" w:author="Rev 9 Allen Wirfs-Brock" w:date="2012-07-07T12:01:00Z">
        <w:r w:rsidR="00065DB2">
          <w:t>code unit</w:t>
        </w:r>
        <w:r w:rsidR="00065DB2" w:rsidRPr="00E77497">
          <w:t xml:space="preserve"> </w:t>
        </w:r>
      </w:ins>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14:paraId="110B45B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787E62A1"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7318" w:name="_Toc385672320"/>
      <w:bookmarkStart w:id="27319" w:name="_Toc393690436"/>
    </w:p>
    <w:p w14:paraId="239AC2EF" w14:textId="77777777" w:rsidR="004C02EF" w:rsidRPr="00E77497" w:rsidRDefault="004C02EF" w:rsidP="004C02EF">
      <w:pPr>
        <w:pStyle w:val="40"/>
        <w:numPr>
          <w:ilvl w:val="0"/>
          <w:numId w:val="0"/>
        </w:numPr>
      </w:pPr>
      <w:bookmarkStart w:id="27320" w:name="_Ref456012385"/>
      <w:r w:rsidRPr="00E77497">
        <w:t>15.5.4.9</w:t>
      </w:r>
      <w:r w:rsidRPr="00E77497">
        <w:tab/>
        <w:t>String.prototype.localeCompare (that)</w:t>
      </w:r>
      <w:bookmarkEnd w:id="27320"/>
    </w:p>
    <w:p w14:paraId="03351BD3" w14:textId="77777777" w:rsidR="004C02EF" w:rsidRPr="00E77497" w:rsidRDefault="004C02EF" w:rsidP="004C02EF">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this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27792EB1" w14:textId="77777777" w:rsidR="004C02EF" w:rsidRPr="00E77497" w:rsidRDefault="004C02EF" w:rsidP="004C02EF">
      <w:r w:rsidRPr="00E77497">
        <w:t>Before perform the comparisons the following steps are performed to prepare the Strings:</w:t>
      </w:r>
    </w:p>
    <w:p w14:paraId="6F010940" w14:textId="77777777" w:rsidR="004C02EF" w:rsidRPr="00E77497" w:rsidRDefault="00134DAD" w:rsidP="00834A33">
      <w:pPr>
        <w:pStyle w:val="Alg4"/>
        <w:numPr>
          <w:ilvl w:val="0"/>
          <w:numId w:val="226"/>
        </w:numPr>
      </w:pPr>
      <w:ins w:id="27321"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7322"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15CCE200" w14:textId="77777777" w:rsidR="004C02EF" w:rsidRPr="00E77497" w:rsidRDefault="004C02EF" w:rsidP="00834A33">
      <w:pPr>
        <w:pStyle w:val="Alg4"/>
        <w:numPr>
          <w:ilvl w:val="0"/>
          <w:numId w:val="226"/>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006D651" w14:textId="77777777" w:rsidR="00134DAD" w:rsidRPr="00E77497" w:rsidRDefault="00134DAD" w:rsidP="00134DAD">
      <w:pPr>
        <w:pStyle w:val="Alg4"/>
        <w:numPr>
          <w:ilvl w:val="0"/>
          <w:numId w:val="226"/>
        </w:numPr>
        <w:contextualSpacing/>
        <w:rPr>
          <w:ins w:id="27323" w:author="Rev 7 Allen Wirfs-Brock" w:date="2012-04-10T12:22:00Z"/>
        </w:rPr>
      </w:pPr>
      <w:ins w:id="27324" w:author="Rev 7 Allen Wirfs-Brock" w:date="2012-04-10T12:22:00Z">
        <w:r>
          <w:t>ReturnIfAbrupt(</w:t>
        </w:r>
        <w:r>
          <w:rPr>
            <w:i/>
          </w:rPr>
          <w:t>S</w:t>
        </w:r>
        <w:r>
          <w:t>).</w:t>
        </w:r>
      </w:ins>
    </w:p>
    <w:p w14:paraId="5158C3BB" w14:textId="77777777" w:rsidR="004C02EF" w:rsidRDefault="004C02EF" w:rsidP="00134DAD">
      <w:pPr>
        <w:pStyle w:val="Alg4"/>
        <w:numPr>
          <w:ilvl w:val="0"/>
          <w:numId w:val="226"/>
        </w:numPr>
        <w:contextualSpacing/>
        <w:rPr>
          <w:ins w:id="27325" w:author="Rev 7 Allen Wirfs-Brock" w:date="2012-04-10T12:23:00Z"/>
        </w:rPr>
      </w:pPr>
      <w:r w:rsidRPr="00E77497">
        <w:t xml:space="preserve">Let </w:t>
      </w:r>
      <w:r w:rsidRPr="00E77497">
        <w:rPr>
          <w:i/>
        </w:rPr>
        <w:t>That</w:t>
      </w:r>
      <w:r w:rsidRPr="00E77497">
        <w:t xml:space="preserve"> be ToString(</w:t>
      </w:r>
      <w:r w:rsidRPr="00E77497">
        <w:rPr>
          <w:i/>
        </w:rPr>
        <w:t>that</w:t>
      </w:r>
      <w:r w:rsidRPr="00E77497">
        <w:t>).</w:t>
      </w:r>
    </w:p>
    <w:p w14:paraId="5559C2C3" w14:textId="77777777" w:rsidR="00134DAD" w:rsidRPr="00134DAD" w:rsidRDefault="00134DAD" w:rsidP="00C75147">
      <w:pPr>
        <w:pStyle w:val="Alg4"/>
        <w:numPr>
          <w:ilvl w:val="0"/>
          <w:numId w:val="226"/>
        </w:numPr>
        <w:spacing w:after="220"/>
      </w:pPr>
      <w:ins w:id="27326" w:author="Rev 7 Allen Wirfs-Brock" w:date="2012-04-10T12:23:00Z">
        <w:r>
          <w:t>ReturnIfAbrupt(</w:t>
        </w:r>
      </w:ins>
      <w:ins w:id="27327" w:author="Rev 7 Allen Wirfs-Brock" w:date="2012-04-10T12:24:00Z">
        <w:r>
          <w:rPr>
            <w:i/>
          </w:rPr>
          <w:t>That</w:t>
        </w:r>
      </w:ins>
      <w:ins w:id="27328" w:author="Rev 7 Allen Wirfs-Brock" w:date="2012-04-10T12:23:00Z">
        <w:r>
          <w:t>).</w:t>
        </w:r>
      </w:ins>
    </w:p>
    <w:p w14:paraId="6F9186E8" w14:textId="77777777" w:rsidR="004C02EF" w:rsidRPr="00E77497" w:rsidRDefault="004C02EF" w:rsidP="004C02EF">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15.4.4.11) on the set of all Strings. </w:t>
      </w:r>
    </w:p>
    <w:p w14:paraId="3CF16AD7" w14:textId="77777777" w:rsidR="004C02EF" w:rsidRPr="00E77497" w:rsidRDefault="004C02EF" w:rsidP="004C02EF">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14:paraId="149C9DFD" w14:textId="77777777" w:rsidR="004C02EF" w:rsidRPr="00E77497" w:rsidRDefault="004C02EF" w:rsidP="004C02EF">
      <w:r w:rsidRPr="00E77497">
        <w:t>If no language-sensitive comparison at all is available from the host environment, this function may perform a bitwise comparison.</w:t>
      </w:r>
    </w:p>
    <w:p w14:paraId="5765AB41"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7267CD3A" w14:textId="77777777" w:rsidR="004C02EF" w:rsidRPr="00E77497" w:rsidRDefault="004C02EF" w:rsidP="004C02EF">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14:paraId="13392A80" w14:textId="77777777" w:rsidR="004C02EF" w:rsidRPr="00E77497" w:rsidRDefault="004C02EF" w:rsidP="004C02EF">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14:paraId="132030DE" w14:textId="77777777" w:rsidR="004C02EF" w:rsidRPr="00E77497" w:rsidRDefault="004C02EF" w:rsidP="004C02EF">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4FF693F" w14:textId="77777777" w:rsidR="004C02EF" w:rsidRPr="00E77497" w:rsidRDefault="004C02EF" w:rsidP="004C02EF">
      <w:pPr>
        <w:pStyle w:val="40"/>
        <w:numPr>
          <w:ilvl w:val="0"/>
          <w:numId w:val="0"/>
        </w:numPr>
      </w:pPr>
      <w:bookmarkStart w:id="27329" w:name="_Ref456010579"/>
      <w:r w:rsidRPr="00E77497">
        <w:t>15.5.4.10</w:t>
      </w:r>
      <w:r w:rsidRPr="00E77497">
        <w:tab/>
        <w:t>String.prototype.match (regexp)</w:t>
      </w:r>
      <w:bookmarkEnd w:id="27329"/>
    </w:p>
    <w:p w14:paraId="6575835B" w14:textId="77777777" w:rsidR="004C02EF" w:rsidRPr="00E77497" w:rsidRDefault="004C02EF" w:rsidP="004C02EF">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683D225B" w14:textId="77777777" w:rsidR="004C02EF" w:rsidRPr="00E77497" w:rsidRDefault="00134DAD" w:rsidP="00834A33">
      <w:pPr>
        <w:pStyle w:val="Alg4"/>
        <w:numPr>
          <w:ilvl w:val="0"/>
          <w:numId w:val="227"/>
        </w:numPr>
      </w:pPr>
      <w:ins w:id="27330"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7331"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0C5BF745" w14:textId="77777777" w:rsidR="004C02EF" w:rsidRPr="00E77497" w:rsidRDefault="004C02EF" w:rsidP="00834A33">
      <w:pPr>
        <w:pStyle w:val="Alg4"/>
        <w:numPr>
          <w:ilvl w:val="0"/>
          <w:numId w:val="227"/>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F29CF5C" w14:textId="77777777" w:rsidR="00134DAD" w:rsidRPr="00E77497" w:rsidRDefault="00134DAD" w:rsidP="00134DAD">
      <w:pPr>
        <w:pStyle w:val="Alg4"/>
        <w:numPr>
          <w:ilvl w:val="0"/>
          <w:numId w:val="227"/>
        </w:numPr>
        <w:contextualSpacing/>
        <w:rPr>
          <w:ins w:id="27332" w:author="Rev 7 Allen Wirfs-Brock" w:date="2012-04-10T12:25:00Z"/>
        </w:rPr>
      </w:pPr>
      <w:ins w:id="27333" w:author="Rev 7 Allen Wirfs-Brock" w:date="2012-04-10T12:25:00Z">
        <w:r>
          <w:t>ReturnIfAbrupt(</w:t>
        </w:r>
        <w:r>
          <w:rPr>
            <w:i/>
          </w:rPr>
          <w:t>S</w:t>
        </w:r>
        <w:r>
          <w:t>).</w:t>
        </w:r>
      </w:ins>
    </w:p>
    <w:p w14:paraId="4204C63A" w14:textId="77777777" w:rsidR="004C02EF" w:rsidRPr="00E77497" w:rsidRDefault="004C02EF" w:rsidP="00834A33">
      <w:pPr>
        <w:pStyle w:val="Alg4"/>
        <w:numPr>
          <w:ilvl w:val="0"/>
          <w:numId w:val="227"/>
        </w:numPr>
      </w:pPr>
      <w:r w:rsidRPr="00E77497">
        <w:t>If Type(</w:t>
      </w:r>
      <w:r w:rsidRPr="00E77497">
        <w:rPr>
          <w:i/>
        </w:rPr>
        <w:t>regexp</w:t>
      </w:r>
      <w:r w:rsidRPr="00E77497">
        <w:t xml:space="preserve">) is Object and </w:t>
      </w:r>
      <w:del w:id="27334" w:author="Allen Wirfs-Brock" w:date="2011-07-02T14:05:00Z">
        <w:r w:rsidRPr="00E77497" w:rsidDel="00141138">
          <w:delText xml:space="preserve">the value of the [[Class]] internal property of </w:delText>
        </w:r>
      </w:del>
      <w:r w:rsidRPr="00E77497">
        <w:rPr>
          <w:i/>
        </w:rPr>
        <w:t>regexp</w:t>
      </w:r>
      <w:r w:rsidRPr="00E77497">
        <w:t xml:space="preserve"> </w:t>
      </w:r>
      <w:del w:id="27335" w:author="Allen Wirfs-Brock" w:date="2011-07-02T14:06:00Z">
        <w:r w:rsidRPr="00E77497" w:rsidDel="00141138">
          <w:delText xml:space="preserve">is </w:delText>
        </w:r>
        <w:r w:rsidRPr="00E77497" w:rsidDel="00141138">
          <w:rPr>
            <w:rFonts w:ascii="Courier New" w:hAnsi="Courier New"/>
            <w:b/>
          </w:rPr>
          <w:delText>"RegExp"</w:delText>
        </w:r>
      </w:del>
      <w:ins w:id="27336" w:author="Allen Wirfs-Brock" w:date="2011-07-02T14:06:00Z">
        <w:r w:rsidR="00141138" w:rsidRPr="00E77497">
          <w:t xml:space="preserve">has </w:t>
        </w:r>
        <w:del w:id="27337" w:author="Rev 3 Allen Wirfs-Brock" w:date="2011-09-08T14:49:00Z">
          <w:r w:rsidR="00141138" w:rsidRPr="00E77497" w:rsidDel="00FA2A04">
            <w:delText>the</w:delText>
          </w:r>
        </w:del>
      </w:ins>
      <w:ins w:id="27338" w:author="Rev 3 Allen Wirfs-Brock" w:date="2011-09-08T14:49:00Z">
        <w:r w:rsidR="00FA2A04" w:rsidRPr="00E77497">
          <w:t>a</w:t>
        </w:r>
      </w:ins>
      <w:ins w:id="27339" w:author="Allen Wirfs-Brock" w:date="2011-07-02T14:06:00Z">
        <w:r w:rsidR="00141138" w:rsidRPr="00E77497">
          <w:t xml:space="preserve"> [[</w:t>
        </w:r>
        <w:del w:id="27340" w:author="Rev 3 Allen Wirfs-Brock" w:date="2011-09-08T14:49:00Z">
          <w:r w:rsidR="00141138" w:rsidRPr="00E77497" w:rsidDel="00FA2A04">
            <w:delText>IsRegExp</w:delText>
          </w:r>
        </w:del>
      </w:ins>
      <w:ins w:id="27341" w:author="Rev 3 Allen Wirfs-Brock" w:date="2011-09-08T14:49:00Z">
        <w:r w:rsidR="00FA2A04" w:rsidRPr="00E77497">
          <w:t>NativeBrand</w:t>
        </w:r>
      </w:ins>
      <w:ins w:id="27342" w:author="Allen Wirfs-Brock" w:date="2011-07-02T14:06:00Z">
        <w:r w:rsidR="00141138" w:rsidRPr="00E77497">
          <w:t>]] internal property</w:t>
        </w:r>
      </w:ins>
      <w:ins w:id="27343" w:author="Rev 3 Allen Wirfs-Brock" w:date="2011-09-08T14:49:00Z">
        <w:r w:rsidR="00FA2A04" w:rsidRPr="00E77497">
          <w:t xml:space="preserve"> whose value is NativeRegExp</w:t>
        </w:r>
      </w:ins>
      <w:r w:rsidRPr="00E77497">
        <w:t xml:space="preserve">, then let </w:t>
      </w:r>
      <w:r w:rsidRPr="00E77497">
        <w:rPr>
          <w:i/>
        </w:rPr>
        <w:t>rx</w:t>
      </w:r>
      <w:r w:rsidRPr="00E77497">
        <w:t xml:space="preserve"> be </w:t>
      </w:r>
      <w:r w:rsidRPr="00E77497">
        <w:rPr>
          <w:i/>
        </w:rPr>
        <w:t>regexp</w:t>
      </w:r>
      <w:r w:rsidRPr="00E77497">
        <w:t>;</w:t>
      </w:r>
    </w:p>
    <w:p w14:paraId="4C3575B0" w14:textId="77777777" w:rsidR="004C02EF" w:rsidRPr="00E77497" w:rsidRDefault="004C02EF" w:rsidP="00834A33">
      <w:pPr>
        <w:pStyle w:val="Alg4"/>
        <w:numPr>
          <w:ilvl w:val="0"/>
          <w:numId w:val="227"/>
        </w:numPr>
      </w:pPr>
      <w:r w:rsidRPr="00E77497">
        <w:t xml:space="preserve">Else, let </w:t>
      </w:r>
      <w:r w:rsidRPr="00E77497">
        <w:rPr>
          <w:i/>
        </w:rPr>
        <w:t>rx</w:t>
      </w:r>
      <w:r w:rsidRPr="00E77497">
        <w:t xml:space="preserve"> be </w:t>
      </w:r>
      <w:ins w:id="27344" w:author="Rev 7 Allen Wirfs-Brock" w:date="2012-04-10T13:25:00Z">
        <w:r w:rsidR="00134DAD">
          <w:t xml:space="preserve">the result of the </w:t>
        </w:r>
        <w:del w:id="27345" w:author="Rev 8 Allen Wirfs-Brock" w:date="2012-06-14T14:41:00Z">
          <w:r w:rsidR="00134DAD" w:rsidDel="00D4543D">
            <w:delText>abstraction operation</w:delText>
          </w:r>
        </w:del>
      </w:ins>
      <w:ins w:id="27346" w:author="Rev 8 Allen Wirfs-Brock" w:date="2012-06-14T14:41:00Z">
        <w:r w:rsidR="00D4543D">
          <w:t>abstract operation</w:t>
        </w:r>
      </w:ins>
      <w:ins w:id="27347" w:author="Rev 7 Allen Wirfs-Brock" w:date="2012-04-10T13:26:00Z">
        <w:r w:rsidR="00134DAD" w:rsidRPr="00134DAD">
          <w:t xml:space="preserve"> </w:t>
        </w:r>
        <w:r w:rsidR="00134DAD">
          <w:t>RegExp</w:t>
        </w:r>
      </w:ins>
      <w:ins w:id="27348" w:author="Rev 7 Allen Wirfs-Brock" w:date="2012-04-10T15:16:00Z">
        <w:r w:rsidR="00C75147">
          <w:t>Create</w:t>
        </w:r>
      </w:ins>
      <w:ins w:id="27349" w:author="Rev 7 Allen Wirfs-Brock" w:date="2012-04-10T13:26:00Z">
        <w:r w:rsidR="00134DAD">
          <w:t xml:space="preserve"> (15</w:t>
        </w:r>
      </w:ins>
      <w:ins w:id="27350" w:author="Rev 7 Allen Wirfs-Brock" w:date="2012-04-10T13:27:00Z">
        <w:r w:rsidR="00134DAD">
          <w:t>.</w:t>
        </w:r>
      </w:ins>
      <w:ins w:id="27351" w:author="Rev 7 Allen Wirfs-Brock" w:date="2012-04-10T13:26:00Z">
        <w:r w:rsidR="00134DAD">
          <w:t>10.4.1)</w:t>
        </w:r>
      </w:ins>
      <w:ins w:id="27352" w:author="Rev 7 Allen Wirfs-Brock" w:date="2012-04-10T13:25:00Z">
        <w:r w:rsidR="00134DAD">
          <w:t xml:space="preserve"> with arguments </w:t>
        </w:r>
        <w:r w:rsidR="00134DAD">
          <w:rPr>
            <w:i/>
          </w:rPr>
          <w:t>regexp</w:t>
        </w:r>
        <w:r w:rsidR="00134DAD">
          <w:t xml:space="preserve"> and </w:t>
        </w:r>
        <w:r w:rsidR="00134DAD" w:rsidRPr="00C75147">
          <w:rPr>
            <w:b/>
          </w:rPr>
          <w:t>undefined</w:t>
        </w:r>
        <w:r w:rsidR="00134DAD" w:rsidRPr="00E77497">
          <w:t>.</w:t>
        </w:r>
      </w:ins>
      <w:del w:id="27353" w:author="Rev 7 Allen Wirfs-Brock" w:date="2012-04-10T13:26:00Z">
        <w:r w:rsidRPr="00E77497" w:rsidDel="00134DAD">
          <w:delText xml:space="preserve">a new RegExp object created as if by the expression </w:delText>
        </w:r>
        <w:r w:rsidRPr="00E77497" w:rsidDel="00134DAD">
          <w:rPr>
            <w:rFonts w:ascii="Courier New" w:hAnsi="Courier New"/>
            <w:b/>
          </w:rPr>
          <w:delText>new RegExp(</w:delText>
        </w:r>
        <w:r w:rsidRPr="00E77497" w:rsidDel="00134DAD">
          <w:rPr>
            <w:i/>
          </w:rPr>
          <w:delText>regexp</w:delText>
        </w:r>
        <w:r w:rsidRPr="00E77497" w:rsidDel="00134DAD">
          <w:rPr>
            <w:rFonts w:ascii="Courier New" w:hAnsi="Courier New"/>
            <w:b/>
          </w:rPr>
          <w:delText>)</w:delText>
        </w:r>
        <w:r w:rsidRPr="00E77497" w:rsidDel="00134DAD">
          <w:delText xml:space="preserve"> where </w:delText>
        </w:r>
        <w:r w:rsidRPr="00E77497" w:rsidDel="00134DAD">
          <w:rPr>
            <w:rFonts w:ascii="Courier New" w:hAnsi="Courier New"/>
            <w:b/>
          </w:rPr>
          <w:delText>RegExp</w:delText>
        </w:r>
        <w:r w:rsidRPr="00E77497" w:rsidDel="00134DAD">
          <w:delText xml:space="preserve"> is the standard built-in constructor with that name.</w:delText>
        </w:r>
      </w:del>
    </w:p>
    <w:p w14:paraId="39F0B9E1" w14:textId="77777777" w:rsidR="00134DAD" w:rsidRPr="00E77497" w:rsidRDefault="00134DAD" w:rsidP="00134DAD">
      <w:pPr>
        <w:pStyle w:val="Alg4"/>
        <w:numPr>
          <w:ilvl w:val="0"/>
          <w:numId w:val="227"/>
        </w:numPr>
        <w:contextualSpacing/>
        <w:rPr>
          <w:ins w:id="27354" w:author="Rev 7 Allen Wirfs-Brock" w:date="2012-04-10T13:27:00Z"/>
        </w:rPr>
      </w:pPr>
      <w:ins w:id="27355" w:author="Rev 7 Allen Wirfs-Brock" w:date="2012-04-10T13:27:00Z">
        <w:r>
          <w:t>ReturnIfAbrupt(</w:t>
        </w:r>
      </w:ins>
      <w:ins w:id="27356" w:author="Rev 7 Allen Wirfs-Brock" w:date="2012-04-10T15:15:00Z">
        <w:r w:rsidR="00C75147">
          <w:rPr>
            <w:i/>
          </w:rPr>
          <w:t>rx</w:t>
        </w:r>
      </w:ins>
      <w:ins w:id="27357" w:author="Rev 7 Allen Wirfs-Brock" w:date="2012-04-10T13:27:00Z">
        <w:r>
          <w:t>).</w:t>
        </w:r>
      </w:ins>
    </w:p>
    <w:p w14:paraId="6317B784" w14:textId="77777777" w:rsidR="004C02EF" w:rsidRPr="00E77497" w:rsidRDefault="004C02EF" w:rsidP="00834A33">
      <w:pPr>
        <w:pStyle w:val="Alg4"/>
        <w:numPr>
          <w:ilvl w:val="0"/>
          <w:numId w:val="227"/>
        </w:numPr>
      </w:pPr>
      <w:r w:rsidRPr="00E77497">
        <w:t xml:space="preserve">Let </w:t>
      </w:r>
      <w:r w:rsidRPr="00E77497">
        <w:rPr>
          <w:i/>
        </w:rPr>
        <w:t>global</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"global"</w:t>
      </w:r>
      <w:r w:rsidRPr="00E77497">
        <w:t>.</w:t>
      </w:r>
    </w:p>
    <w:p w14:paraId="1FE8276F" w14:textId="77777777" w:rsidR="00134DAD" w:rsidRPr="00E77497" w:rsidRDefault="00134DAD" w:rsidP="00134DAD">
      <w:pPr>
        <w:pStyle w:val="Alg4"/>
        <w:numPr>
          <w:ilvl w:val="0"/>
          <w:numId w:val="227"/>
        </w:numPr>
        <w:contextualSpacing/>
        <w:rPr>
          <w:ins w:id="27358" w:author="Rev 7 Allen Wirfs-Brock" w:date="2012-04-10T12:29:00Z"/>
        </w:rPr>
      </w:pPr>
      <w:ins w:id="27359" w:author="Rev 7 Allen Wirfs-Brock" w:date="2012-04-10T12:29:00Z">
        <w:r>
          <w:t>ReturnIfAbrupt(</w:t>
        </w:r>
      </w:ins>
      <w:ins w:id="27360" w:author="Rev 7 Allen Wirfs-Brock" w:date="2012-04-10T15:15:00Z">
        <w:r w:rsidR="00C75147">
          <w:rPr>
            <w:i/>
          </w:rPr>
          <w:t>global</w:t>
        </w:r>
      </w:ins>
      <w:ins w:id="27361" w:author="Rev 7 Allen Wirfs-Brock" w:date="2012-04-10T12:29:00Z">
        <w:r>
          <w:t>).</w:t>
        </w:r>
      </w:ins>
    </w:p>
    <w:p w14:paraId="283D970E" w14:textId="77777777" w:rsidR="004C02EF" w:rsidRPr="00E77497" w:rsidDel="00134DAD" w:rsidRDefault="004C02EF" w:rsidP="00834A33">
      <w:pPr>
        <w:pStyle w:val="Alg4"/>
        <w:numPr>
          <w:ilvl w:val="0"/>
          <w:numId w:val="227"/>
        </w:numPr>
        <w:rPr>
          <w:del w:id="27362" w:author="Rev 7 Allen Wirfs-Brock" w:date="2012-04-10T12:40:00Z"/>
        </w:rPr>
      </w:pPr>
      <w:del w:id="27363" w:author="Rev 7 Allen Wirfs-Brock" w:date="2012-04-10T12:40:00Z">
        <w:r w:rsidRPr="00E77497" w:rsidDel="00134DAD">
          <w:delText xml:space="preserve">Let </w:delText>
        </w:r>
        <w:r w:rsidRPr="00E77497" w:rsidDel="00134DAD">
          <w:rPr>
            <w:i/>
          </w:rPr>
          <w:delText>exec</w:delText>
        </w:r>
        <w:r w:rsidRPr="00E77497" w:rsidDel="00134DAD">
          <w:delText xml:space="preserve"> be the standard built-in function </w:delText>
        </w:r>
        <w:r w:rsidRPr="00E77497" w:rsidDel="00134DAD">
          <w:rPr>
            <w:rFonts w:ascii="Courier New" w:hAnsi="Courier New"/>
            <w:b/>
          </w:rPr>
          <w:delText>RegExp.prototype.exec</w:delText>
        </w:r>
        <w:r w:rsidRPr="00E77497" w:rsidDel="00134DAD">
          <w:delText xml:space="preserve"> (see 15.10.6.2)</w:delText>
        </w:r>
      </w:del>
    </w:p>
    <w:p w14:paraId="5DD8C3BC" w14:textId="77777777" w:rsidR="004C02EF" w:rsidRPr="00E77497" w:rsidRDefault="004C02EF" w:rsidP="00834A33">
      <w:pPr>
        <w:pStyle w:val="Alg4"/>
        <w:numPr>
          <w:ilvl w:val="0"/>
          <w:numId w:val="227"/>
        </w:numPr>
      </w:pPr>
      <w:r w:rsidRPr="00E77497">
        <w:t xml:space="preserve">If </w:t>
      </w:r>
      <w:r w:rsidRPr="00E77497">
        <w:rPr>
          <w:i/>
        </w:rPr>
        <w:t>global</w:t>
      </w:r>
      <w:r w:rsidRPr="00E77497">
        <w:t xml:space="preserve"> is not </w:t>
      </w:r>
      <w:r w:rsidRPr="00E77497">
        <w:rPr>
          <w:b/>
        </w:rPr>
        <w:t>true</w:t>
      </w:r>
      <w:r w:rsidRPr="00E77497">
        <w:t>, then</w:t>
      </w:r>
    </w:p>
    <w:p w14:paraId="5FD9E05B" w14:textId="77777777" w:rsidR="004C02EF" w:rsidRPr="00E77497" w:rsidRDefault="004C02EF" w:rsidP="00834A33">
      <w:pPr>
        <w:pStyle w:val="Alg4"/>
        <w:numPr>
          <w:ilvl w:val="1"/>
          <w:numId w:val="227"/>
        </w:numPr>
      </w:pPr>
      <w:r w:rsidRPr="00E77497">
        <w:t xml:space="preserve">Return the result of calling the </w:t>
      </w:r>
      <w:del w:id="27364" w:author="Rev 7 Allen Wirfs-Brock" w:date="2012-04-10T12:39:00Z">
        <w:r w:rsidRPr="00E77497" w:rsidDel="00134DAD">
          <w:delText xml:space="preserve">[[Call]] internal method of </w:delText>
        </w:r>
        <w:r w:rsidRPr="00E77497" w:rsidDel="00134DAD">
          <w:rPr>
            <w:i/>
          </w:rPr>
          <w:delText>exec</w:delText>
        </w:r>
      </w:del>
      <w:ins w:id="27365" w:author="Rev 7 Allen Wirfs-Brock" w:date="2012-04-10T12:39:00Z">
        <w:r w:rsidR="00134DAD">
          <w:t>abstract operation RegExpExec</w:t>
        </w:r>
      </w:ins>
      <w:r w:rsidRPr="00E77497">
        <w:t xml:space="preserve"> </w:t>
      </w:r>
      <w:ins w:id="27366" w:author="Rev 7 Allen Wirfs-Brock" w:date="2012-04-10T12:39:00Z">
        <w:r w:rsidR="00134DAD" w:rsidRPr="00E77497">
          <w:t>(see 15.10.6.2)</w:t>
        </w:r>
        <w:r w:rsidR="00134DAD">
          <w:t xml:space="preserve"> </w:t>
        </w:r>
      </w:ins>
      <w:r w:rsidRPr="00E77497">
        <w:t>with</w:t>
      </w:r>
      <w:ins w:id="27367" w:author="Rev 7 Allen Wirfs-Brock" w:date="2012-04-10T12:39:00Z">
        <w:r w:rsidR="00134DAD">
          <w:t xml:space="preserve"> arguments</w:t>
        </w:r>
      </w:ins>
      <w:r w:rsidRPr="00E77497">
        <w:t xml:space="preserve"> </w:t>
      </w:r>
      <w:r w:rsidRPr="00E77497">
        <w:rPr>
          <w:i/>
        </w:rPr>
        <w:t>rx</w:t>
      </w:r>
      <w:r w:rsidRPr="00E77497">
        <w:t xml:space="preserve"> </w:t>
      </w:r>
      <w:del w:id="27368" w:author="Rev 7 Allen Wirfs-Brock" w:date="2012-04-10T12:39:00Z">
        <w:r w:rsidRPr="00E77497" w:rsidDel="00134DAD">
          <w:delText xml:space="preserve">as </w:delText>
        </w:r>
      </w:del>
      <w:ins w:id="27369" w:author="Rev 7 Allen Wirfs-Brock" w:date="2012-04-10T12:39:00Z">
        <w:r w:rsidR="00134DAD">
          <w:t>and</w:t>
        </w:r>
        <w:r w:rsidR="00134DAD" w:rsidRPr="00E77497">
          <w:t xml:space="preserve"> </w:t>
        </w:r>
      </w:ins>
      <w:del w:id="27370" w:author="Rev 7 Allen Wirfs-Brock" w:date="2012-04-10T12:39:00Z">
        <w:r w:rsidRPr="00E77497" w:rsidDel="00134DAD">
          <w:delText xml:space="preserve">the </w:delText>
        </w:r>
        <w:r w:rsidRPr="00E77497" w:rsidDel="00134DAD">
          <w:rPr>
            <w:b/>
          </w:rPr>
          <w:delText>this</w:delText>
        </w:r>
        <w:r w:rsidRPr="00E77497" w:rsidDel="00134DAD">
          <w:delText xml:space="preserve"> value and argument list containing </w:delText>
        </w:r>
      </w:del>
      <w:r w:rsidRPr="00E77497">
        <w:rPr>
          <w:i/>
        </w:rPr>
        <w:t>S</w:t>
      </w:r>
      <w:r w:rsidRPr="00E77497">
        <w:t>.</w:t>
      </w:r>
    </w:p>
    <w:p w14:paraId="4480F3D3" w14:textId="77777777" w:rsidR="004C02EF" w:rsidRPr="00E77497" w:rsidRDefault="004C02EF" w:rsidP="00834A33">
      <w:pPr>
        <w:pStyle w:val="Alg4"/>
        <w:numPr>
          <w:ilvl w:val="0"/>
          <w:numId w:val="227"/>
        </w:numPr>
      </w:pPr>
      <w:r w:rsidRPr="00E77497">
        <w:t xml:space="preserve">Else, </w:t>
      </w:r>
      <w:r w:rsidRPr="00E77497">
        <w:rPr>
          <w:i/>
        </w:rPr>
        <w:t>global</w:t>
      </w:r>
      <w:r w:rsidRPr="00E77497">
        <w:t xml:space="preserve"> is </w:t>
      </w:r>
      <w:r w:rsidRPr="00E77497">
        <w:rPr>
          <w:b/>
        </w:rPr>
        <w:t>true</w:t>
      </w:r>
    </w:p>
    <w:p w14:paraId="2216CDA8" w14:textId="77777777" w:rsidR="004C02EF" w:rsidRPr="00E77497" w:rsidRDefault="00FA34E7" w:rsidP="00834A33">
      <w:pPr>
        <w:pStyle w:val="Alg4"/>
        <w:numPr>
          <w:ilvl w:val="1"/>
          <w:numId w:val="227"/>
        </w:numPr>
      </w:pPr>
      <w:ins w:id="27371" w:author="Rev 7 Allen Wirfs-Brock" w:date="2012-04-10T16:20:00Z">
        <w:r>
          <w:t xml:space="preserve">Let </w:t>
        </w:r>
        <w:r>
          <w:rPr>
            <w:i/>
          </w:rPr>
          <w:t>put</w:t>
        </w:r>
        <w:r w:rsidRPr="00F726FB">
          <w:rPr>
            <w:i/>
          </w:rPr>
          <w:t>Status</w:t>
        </w:r>
        <w:r>
          <w:t xml:space="preserve"> be the result of calling</w:t>
        </w:r>
        <w:r w:rsidRPr="00E77497" w:rsidDel="00134DAD">
          <w:t xml:space="preserve"> </w:t>
        </w:r>
      </w:ins>
      <w:del w:id="27372" w:author="Rev 7 Allen Wirfs-Brock" w:date="2012-04-10T16:20: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r w:rsidR="004C02EF" w:rsidRPr="00E77497">
        <w:t xml:space="preserve"> and 0.</w:t>
      </w:r>
    </w:p>
    <w:p w14:paraId="5FDC5E00" w14:textId="77777777" w:rsidR="00FA34E7" w:rsidRDefault="00FA34E7" w:rsidP="00834A33">
      <w:pPr>
        <w:pStyle w:val="Alg4"/>
        <w:numPr>
          <w:ilvl w:val="1"/>
          <w:numId w:val="227"/>
        </w:numPr>
        <w:rPr>
          <w:ins w:id="27373" w:author="Rev 7 Allen Wirfs-Brock" w:date="2012-04-10T16:20:00Z"/>
        </w:rPr>
      </w:pPr>
      <w:ins w:id="27374" w:author="Rev 7 Allen Wirfs-Brock" w:date="2012-04-10T16:20:00Z">
        <w:r>
          <w:t>ReturnIfAbrupt(</w:t>
        </w:r>
        <w:r>
          <w:rPr>
            <w:i/>
          </w:rPr>
          <w:t>putStatus</w:t>
        </w:r>
        <w:r>
          <w:t>).</w:t>
        </w:r>
      </w:ins>
    </w:p>
    <w:p w14:paraId="240F1A24" w14:textId="77777777" w:rsidR="004C02EF" w:rsidRPr="00E77497" w:rsidRDefault="004C02EF" w:rsidP="00834A33">
      <w:pPr>
        <w:pStyle w:val="Alg4"/>
        <w:numPr>
          <w:ilvl w:val="1"/>
          <w:numId w:val="227"/>
        </w:numPr>
      </w:pPr>
      <w:r w:rsidRPr="00E77497">
        <w:t xml:space="preserve">Let </w:t>
      </w:r>
      <w:r w:rsidRPr="00E77497">
        <w:rPr>
          <w:i/>
        </w:rPr>
        <w:t>A</w:t>
      </w:r>
      <w:r w:rsidRPr="00E77497">
        <w:t xml:space="preserve"> be </w:t>
      </w:r>
      <w:del w:id="27375" w:author="Rev 7 Allen Wirfs-Brock" w:date="2012-04-10T16:17:00Z">
        <w:r w:rsidRPr="00E77497" w:rsidDel="00FA34E7">
          <w:delText xml:space="preserve">a new array created as if by the expression </w:delText>
        </w:r>
        <w:r w:rsidRPr="00E77497" w:rsidDel="00FA34E7">
          <w:rPr>
            <w:rFonts w:ascii="Courier New" w:hAnsi="Courier New"/>
            <w:b/>
          </w:rPr>
          <w:delText>new Array()</w:delText>
        </w:r>
        <w:r w:rsidRPr="00E77497" w:rsidDel="00FA34E7">
          <w:delText xml:space="preserve"> 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27376" w:author="Rev 7 Allen Wirfs-Brock" w:date="2012-04-10T16:17:00Z">
        <w:r w:rsidR="00FA34E7">
          <w:t xml:space="preserve">the result of the </w:t>
        </w:r>
        <w:del w:id="27377" w:author="Rev 8 Allen Wirfs-Brock" w:date="2012-06-14T14:41:00Z">
          <w:r w:rsidR="00FA34E7" w:rsidDel="00D4543D">
            <w:delText>abstraction operation</w:delText>
          </w:r>
        </w:del>
      </w:ins>
      <w:ins w:id="27378" w:author="Rev 8 Allen Wirfs-Brock" w:date="2012-06-14T14:41:00Z">
        <w:r w:rsidR="00D4543D">
          <w:t>abstract operation</w:t>
        </w:r>
      </w:ins>
      <w:ins w:id="27379" w:author="Rev 7 Allen Wirfs-Brock" w:date="2012-04-10T16:17:00Z">
        <w:r w:rsidR="00FA34E7">
          <w:t xml:space="preserve"> ArrayCreate (</w:t>
        </w:r>
      </w:ins>
      <w:ins w:id="27380" w:author="Rev 7 Allen Wirfs-Brock" w:date="2012-04-10T16:18:00Z">
        <w:r w:rsidR="00FA34E7">
          <w:t>15.4) with argument 0</w:t>
        </w:r>
      </w:ins>
      <w:r w:rsidRPr="00E77497">
        <w:t>.</w:t>
      </w:r>
    </w:p>
    <w:p w14:paraId="726A9F62" w14:textId="77777777" w:rsidR="004C02EF" w:rsidRPr="00E77497" w:rsidRDefault="004C02EF" w:rsidP="00834A33">
      <w:pPr>
        <w:pStyle w:val="Alg4"/>
        <w:numPr>
          <w:ilvl w:val="1"/>
          <w:numId w:val="227"/>
        </w:numPr>
      </w:pPr>
      <w:r w:rsidRPr="00E77497">
        <w:t xml:space="preserve">Let </w:t>
      </w:r>
      <w:r w:rsidRPr="00E77497">
        <w:rPr>
          <w:i/>
        </w:rPr>
        <w:t>previousLastIndex</w:t>
      </w:r>
      <w:r w:rsidRPr="00E77497">
        <w:t xml:space="preserve"> be 0.</w:t>
      </w:r>
    </w:p>
    <w:p w14:paraId="7F71574D" w14:textId="77777777" w:rsidR="004C02EF" w:rsidRPr="00E77497" w:rsidRDefault="004C02EF" w:rsidP="00834A33">
      <w:pPr>
        <w:pStyle w:val="Alg4"/>
        <w:numPr>
          <w:ilvl w:val="1"/>
          <w:numId w:val="227"/>
        </w:numPr>
      </w:pPr>
      <w:r w:rsidRPr="00E77497">
        <w:t xml:space="preserve">Let </w:t>
      </w:r>
      <w:r w:rsidRPr="00E77497">
        <w:rPr>
          <w:i/>
        </w:rPr>
        <w:t>n</w:t>
      </w:r>
      <w:r w:rsidRPr="00E77497">
        <w:t xml:space="preserve"> be 0.</w:t>
      </w:r>
    </w:p>
    <w:p w14:paraId="3A2F29F9" w14:textId="77777777" w:rsidR="004C02EF" w:rsidRPr="00E77497" w:rsidRDefault="004C02EF" w:rsidP="00834A33">
      <w:pPr>
        <w:pStyle w:val="Alg4"/>
        <w:numPr>
          <w:ilvl w:val="1"/>
          <w:numId w:val="227"/>
        </w:numPr>
      </w:pPr>
      <w:r w:rsidRPr="00E77497">
        <w:t xml:space="preserve">Let </w:t>
      </w:r>
      <w:r w:rsidRPr="00E77497">
        <w:rPr>
          <w:i/>
        </w:rPr>
        <w:t>lastMatch</w:t>
      </w:r>
      <w:r w:rsidRPr="00E77497">
        <w:t xml:space="preserve"> be </w:t>
      </w:r>
      <w:r w:rsidRPr="00E77497">
        <w:rPr>
          <w:b/>
        </w:rPr>
        <w:t>true</w:t>
      </w:r>
      <w:r w:rsidRPr="00E77497">
        <w:t>.</w:t>
      </w:r>
    </w:p>
    <w:p w14:paraId="3E69F8D1" w14:textId="77777777" w:rsidR="004C02EF" w:rsidRPr="00E77497" w:rsidRDefault="004C02EF" w:rsidP="00834A33">
      <w:pPr>
        <w:pStyle w:val="Alg4"/>
        <w:numPr>
          <w:ilvl w:val="1"/>
          <w:numId w:val="227"/>
        </w:numPr>
      </w:pPr>
      <w:r w:rsidRPr="00E77497">
        <w:t xml:space="preserve">Repeat, while </w:t>
      </w:r>
      <w:r w:rsidRPr="00E77497">
        <w:rPr>
          <w:i/>
        </w:rPr>
        <w:t>lastMatch</w:t>
      </w:r>
      <w:r w:rsidRPr="00E77497">
        <w:t xml:space="preserve"> is </w:t>
      </w:r>
      <w:r w:rsidRPr="00E77497">
        <w:rPr>
          <w:b/>
        </w:rPr>
        <w:t>true</w:t>
      </w:r>
    </w:p>
    <w:p w14:paraId="027B4F15" w14:textId="77777777" w:rsidR="004C02EF" w:rsidRPr="00E77497" w:rsidRDefault="004C02EF" w:rsidP="00834A33">
      <w:pPr>
        <w:pStyle w:val="Alg4"/>
        <w:numPr>
          <w:ilvl w:val="2"/>
          <w:numId w:val="227"/>
        </w:numPr>
      </w:pPr>
      <w:r w:rsidRPr="00E77497">
        <w:t xml:space="preserve">Let </w:t>
      </w:r>
      <w:r w:rsidRPr="00E77497">
        <w:rPr>
          <w:i/>
        </w:rPr>
        <w:t>result</w:t>
      </w:r>
      <w:r w:rsidRPr="00E77497">
        <w:t xml:space="preserve"> be the result of calling the </w:t>
      </w:r>
      <w:ins w:id="27381" w:author="Rev 7 Allen Wirfs-Brock" w:date="2012-04-10T12:41:00Z">
        <w:r w:rsidR="00134DAD">
          <w:t>abstract operation RegExpExec</w:t>
        </w:r>
        <w:r w:rsidR="00134DAD" w:rsidRPr="00E77497">
          <w:t xml:space="preserve"> (see 15.10.6.2)</w:t>
        </w:r>
      </w:ins>
      <w:del w:id="27382" w:author="Rev 7 Allen Wirfs-Brock" w:date="2012-04-10T12:41:00Z">
        <w:r w:rsidRPr="00E77497" w:rsidDel="00134DAD">
          <w:delText xml:space="preserve">[[Call]] internal method of </w:delText>
        </w:r>
        <w:r w:rsidRPr="00E77497" w:rsidDel="00134DAD">
          <w:rPr>
            <w:i/>
          </w:rPr>
          <w:delText>exec</w:delText>
        </w:r>
      </w:del>
      <w:r w:rsidRPr="00E77497">
        <w:t xml:space="preserve"> with</w:t>
      </w:r>
      <w:ins w:id="27383" w:author="Rev 7 Allen Wirfs-Brock" w:date="2012-04-10T12:41:00Z">
        <w:r w:rsidR="00134DAD">
          <w:t xml:space="preserve"> arguments</w:t>
        </w:r>
      </w:ins>
      <w:r w:rsidRPr="00E77497">
        <w:t xml:space="preserve"> </w:t>
      </w:r>
      <w:r w:rsidRPr="00E77497">
        <w:rPr>
          <w:i/>
        </w:rPr>
        <w:t>rx</w:t>
      </w:r>
      <w:r w:rsidRPr="00E77497">
        <w:t xml:space="preserve"> </w:t>
      </w:r>
      <w:del w:id="27384" w:author="Rev 7 Allen Wirfs-Brock" w:date="2012-04-10T12:41:00Z">
        <w:r w:rsidRPr="00E77497" w:rsidDel="00134DAD">
          <w:delText xml:space="preserve">as the </w:delText>
        </w:r>
        <w:r w:rsidRPr="00E77497" w:rsidDel="00134DAD">
          <w:rPr>
            <w:b/>
          </w:rPr>
          <w:delText>this</w:delText>
        </w:r>
        <w:r w:rsidRPr="00E77497" w:rsidDel="00134DAD">
          <w:delText xml:space="preserve"> value and argument list containing</w:delText>
        </w:r>
      </w:del>
      <w:ins w:id="27385" w:author="Rev 7 Allen Wirfs-Brock" w:date="2012-04-10T12:41:00Z">
        <w:r w:rsidR="00134DAD">
          <w:t>and</w:t>
        </w:r>
      </w:ins>
      <w:r w:rsidRPr="00E77497">
        <w:t xml:space="preserve"> </w:t>
      </w:r>
      <w:r w:rsidRPr="00E77497">
        <w:rPr>
          <w:i/>
        </w:rPr>
        <w:t>S</w:t>
      </w:r>
      <w:r w:rsidRPr="00E77497">
        <w:t>.</w:t>
      </w:r>
    </w:p>
    <w:p w14:paraId="4F959459" w14:textId="77777777" w:rsidR="00134DAD" w:rsidRDefault="00134DAD" w:rsidP="00834A33">
      <w:pPr>
        <w:pStyle w:val="Alg4"/>
        <w:numPr>
          <w:ilvl w:val="2"/>
          <w:numId w:val="227"/>
        </w:numPr>
        <w:rPr>
          <w:ins w:id="27386" w:author="Rev 7 Allen Wirfs-Brock" w:date="2012-04-10T12:42:00Z"/>
        </w:rPr>
      </w:pPr>
      <w:ins w:id="27387" w:author="Rev 7 Allen Wirfs-Brock" w:date="2012-04-10T12:42:00Z">
        <w:r>
          <w:t>ReturnIfAbrupt(</w:t>
        </w:r>
        <w:r>
          <w:rPr>
            <w:i/>
          </w:rPr>
          <w:t>result</w:t>
        </w:r>
        <w:r>
          <w:t>).</w:t>
        </w:r>
      </w:ins>
    </w:p>
    <w:p w14:paraId="3868EB42" w14:textId="77777777" w:rsidR="004C02EF" w:rsidRPr="00E77497" w:rsidRDefault="004C02EF" w:rsidP="00834A33">
      <w:pPr>
        <w:pStyle w:val="Alg4"/>
        <w:numPr>
          <w:ilvl w:val="2"/>
          <w:numId w:val="227"/>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2C16140D" w14:textId="77777777" w:rsidR="004C02EF" w:rsidRPr="00E77497" w:rsidRDefault="004C02EF" w:rsidP="00834A33">
      <w:pPr>
        <w:pStyle w:val="Alg4"/>
        <w:numPr>
          <w:ilvl w:val="2"/>
          <w:numId w:val="227"/>
        </w:numPr>
        <w:rPr>
          <w:b/>
        </w:rPr>
      </w:pPr>
      <w:r w:rsidRPr="00E77497">
        <w:t xml:space="preserve">Else, </w:t>
      </w:r>
      <w:r w:rsidRPr="00E77497">
        <w:rPr>
          <w:i/>
        </w:rPr>
        <w:t>result</w:t>
      </w:r>
      <w:r w:rsidRPr="00E77497">
        <w:t xml:space="preserve"> is not </w:t>
      </w:r>
      <w:r w:rsidRPr="00E77497">
        <w:rPr>
          <w:b/>
        </w:rPr>
        <w:t>null</w:t>
      </w:r>
    </w:p>
    <w:p w14:paraId="660BFEBA" w14:textId="77777777" w:rsidR="004C02EF" w:rsidRPr="00E77497" w:rsidRDefault="004C02EF" w:rsidP="00834A33">
      <w:pPr>
        <w:pStyle w:val="Alg4"/>
        <w:numPr>
          <w:ilvl w:val="3"/>
          <w:numId w:val="227"/>
        </w:numPr>
      </w:pPr>
      <w:r w:rsidRPr="00E77497">
        <w:t xml:space="preserve">Let </w:t>
      </w:r>
      <w:r w:rsidRPr="00E77497">
        <w:rPr>
          <w:i/>
        </w:rPr>
        <w:t>thisIndex</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"lastIndex"</w:t>
      </w:r>
      <w:r w:rsidRPr="00E77497">
        <w:t>.</w:t>
      </w:r>
    </w:p>
    <w:p w14:paraId="753814C3" w14:textId="77777777" w:rsidR="00FA34E7" w:rsidRDefault="00FA34E7" w:rsidP="00834A33">
      <w:pPr>
        <w:pStyle w:val="Alg4"/>
        <w:numPr>
          <w:ilvl w:val="3"/>
          <w:numId w:val="227"/>
        </w:numPr>
        <w:rPr>
          <w:ins w:id="27388" w:author="Rev 7 Allen Wirfs-Brock" w:date="2012-04-10T16:23:00Z"/>
        </w:rPr>
      </w:pPr>
      <w:ins w:id="27389" w:author="Rev 7 Allen Wirfs-Brock" w:date="2012-04-10T16:24:00Z">
        <w:r>
          <w:t>ReturnIfAbrupt(</w:t>
        </w:r>
        <w:r w:rsidRPr="00E77497">
          <w:rPr>
            <w:i/>
          </w:rPr>
          <w:t>thisIndex</w:t>
        </w:r>
        <w:r>
          <w:t>).</w:t>
        </w:r>
      </w:ins>
    </w:p>
    <w:p w14:paraId="03816BF6" w14:textId="77777777" w:rsidR="004C02EF" w:rsidRPr="00E77497" w:rsidRDefault="004C02EF" w:rsidP="00834A33">
      <w:pPr>
        <w:pStyle w:val="Alg4"/>
        <w:numPr>
          <w:ilvl w:val="3"/>
          <w:numId w:val="227"/>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17177E3B" w14:textId="77777777" w:rsidR="004C02EF" w:rsidRPr="00E77497" w:rsidRDefault="00FA34E7" w:rsidP="00834A33">
      <w:pPr>
        <w:pStyle w:val="Alg4"/>
        <w:numPr>
          <w:ilvl w:val="4"/>
          <w:numId w:val="227"/>
        </w:numPr>
      </w:pPr>
      <w:ins w:id="27390" w:author="Rev 7 Allen Wirfs-Brock" w:date="2012-04-10T16:24:00Z">
        <w:r>
          <w:t xml:space="preserve">Let </w:t>
        </w:r>
        <w:r>
          <w:rPr>
            <w:i/>
          </w:rPr>
          <w:t>put</w:t>
        </w:r>
        <w:r w:rsidRPr="00F726FB">
          <w:rPr>
            <w:i/>
          </w:rPr>
          <w:t>Status</w:t>
        </w:r>
        <w:r>
          <w:t xml:space="preserve"> be the result of calling</w:t>
        </w:r>
        <w:r w:rsidRPr="00E77497" w:rsidDel="00134DAD">
          <w:t xml:space="preserve"> </w:t>
        </w:r>
      </w:ins>
      <w:del w:id="27391" w:author="Rev 7 Allen Wirfs-Brock" w:date="2012-04-10T16:24: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r w:rsidR="004C02EF" w:rsidRPr="00E77497">
        <w:t xml:space="preserve"> and </w:t>
      </w:r>
      <w:r w:rsidR="004C02EF" w:rsidRPr="00E77497">
        <w:rPr>
          <w:i/>
        </w:rPr>
        <w:t>thisIndex</w:t>
      </w:r>
      <w:r w:rsidR="004C02EF" w:rsidRPr="00E77497">
        <w:t>+1.</w:t>
      </w:r>
    </w:p>
    <w:p w14:paraId="7B526A4F" w14:textId="77777777" w:rsidR="00FA34E7" w:rsidRDefault="00FA34E7" w:rsidP="00834A33">
      <w:pPr>
        <w:pStyle w:val="Alg4"/>
        <w:numPr>
          <w:ilvl w:val="4"/>
          <w:numId w:val="227"/>
        </w:numPr>
        <w:rPr>
          <w:ins w:id="27392" w:author="Rev 7 Allen Wirfs-Brock" w:date="2012-04-10T16:24:00Z"/>
        </w:rPr>
      </w:pPr>
      <w:ins w:id="27393" w:author="Rev 7 Allen Wirfs-Brock" w:date="2012-04-10T16:25:00Z">
        <w:r>
          <w:t>ReturnIfAbrupt(</w:t>
        </w:r>
        <w:r>
          <w:rPr>
            <w:i/>
          </w:rPr>
          <w:t>putStatus</w:t>
        </w:r>
        <w:r>
          <w:t>).</w:t>
        </w:r>
      </w:ins>
    </w:p>
    <w:p w14:paraId="23C5407A" w14:textId="77777777" w:rsidR="004C02EF" w:rsidRPr="00E77497" w:rsidRDefault="004C02EF" w:rsidP="00834A33">
      <w:pPr>
        <w:pStyle w:val="Alg4"/>
        <w:numPr>
          <w:ilvl w:val="4"/>
          <w:numId w:val="227"/>
        </w:numPr>
      </w:pPr>
      <w:r w:rsidRPr="00E77497">
        <w:t xml:space="preserve">Set </w:t>
      </w:r>
      <w:r w:rsidRPr="00E77497">
        <w:rPr>
          <w:i/>
        </w:rPr>
        <w:t>previousLastIndex</w:t>
      </w:r>
      <w:r w:rsidRPr="00E77497">
        <w:t xml:space="preserve"> to </w:t>
      </w:r>
      <w:r w:rsidRPr="00E77497">
        <w:rPr>
          <w:i/>
        </w:rPr>
        <w:t>thisIndex</w:t>
      </w:r>
      <w:r w:rsidRPr="00E77497">
        <w:t>+1.</w:t>
      </w:r>
    </w:p>
    <w:p w14:paraId="614751D3" w14:textId="77777777" w:rsidR="004C02EF" w:rsidRPr="00E77497" w:rsidRDefault="004C02EF" w:rsidP="00834A33">
      <w:pPr>
        <w:pStyle w:val="Alg4"/>
        <w:numPr>
          <w:ilvl w:val="3"/>
          <w:numId w:val="227"/>
        </w:numPr>
      </w:pPr>
      <w:r w:rsidRPr="00E77497">
        <w:t xml:space="preserve">Else, set </w:t>
      </w:r>
      <w:r w:rsidRPr="00E77497">
        <w:rPr>
          <w:i/>
        </w:rPr>
        <w:t>previousLastIndex</w:t>
      </w:r>
      <w:r w:rsidRPr="00E77497">
        <w:t xml:space="preserve"> to </w:t>
      </w:r>
      <w:r w:rsidRPr="00E77497">
        <w:rPr>
          <w:i/>
        </w:rPr>
        <w:t>thisIndex</w:t>
      </w:r>
      <w:r w:rsidRPr="00E77497">
        <w:t>.</w:t>
      </w:r>
    </w:p>
    <w:p w14:paraId="081AECC3" w14:textId="77777777" w:rsidR="004C02EF" w:rsidRPr="00E77497" w:rsidRDefault="004C02EF" w:rsidP="00834A33">
      <w:pPr>
        <w:pStyle w:val="Alg4"/>
        <w:numPr>
          <w:ilvl w:val="3"/>
          <w:numId w:val="227"/>
        </w:numPr>
      </w:pPr>
      <w:r w:rsidRPr="00E77497">
        <w:t xml:space="preserve">Let </w:t>
      </w:r>
      <w:r w:rsidRPr="00E77497">
        <w:rPr>
          <w:i/>
        </w:rPr>
        <w:t>matchStr</w:t>
      </w:r>
      <w:r w:rsidRPr="00E77497">
        <w:t xml:space="preserve"> be the result of calling the [[Get]] internal method of </w:t>
      </w:r>
      <w:r w:rsidRPr="00E77497">
        <w:rPr>
          <w:i/>
        </w:rPr>
        <w:t>result</w:t>
      </w:r>
      <w:r w:rsidRPr="00E77497">
        <w:t xml:space="preserve"> with argument </w:t>
      </w:r>
      <w:r w:rsidRPr="00E77497">
        <w:rPr>
          <w:rFonts w:ascii="Courier New" w:hAnsi="Courier New"/>
          <w:b/>
        </w:rPr>
        <w:t>"0"</w:t>
      </w:r>
      <w:r w:rsidRPr="00E77497">
        <w:t>.</w:t>
      </w:r>
    </w:p>
    <w:p w14:paraId="0BF9B7E7" w14:textId="77777777" w:rsidR="00FA34E7" w:rsidRDefault="00FA34E7" w:rsidP="00834A33">
      <w:pPr>
        <w:pStyle w:val="Alg4"/>
        <w:numPr>
          <w:ilvl w:val="3"/>
          <w:numId w:val="227"/>
        </w:numPr>
        <w:rPr>
          <w:ins w:id="27394" w:author="Rev 7 Allen Wirfs-Brock" w:date="2012-04-10T16:25:00Z"/>
        </w:rPr>
      </w:pPr>
      <w:ins w:id="27395" w:author="Rev 7 Allen Wirfs-Brock" w:date="2012-04-10T16:25:00Z">
        <w:r>
          <w:t>ReturnIfAbrupt(</w:t>
        </w:r>
        <w:r w:rsidRPr="00E77497">
          <w:rPr>
            <w:i/>
          </w:rPr>
          <w:t>matchStr</w:t>
        </w:r>
        <w:r>
          <w:t>).</w:t>
        </w:r>
      </w:ins>
    </w:p>
    <w:p w14:paraId="0610E234" w14:textId="77777777" w:rsidR="004C02EF" w:rsidRPr="00E77497" w:rsidRDefault="00FA34E7" w:rsidP="00834A33">
      <w:pPr>
        <w:pStyle w:val="Alg4"/>
        <w:numPr>
          <w:ilvl w:val="3"/>
          <w:numId w:val="227"/>
        </w:numPr>
      </w:pPr>
      <w:ins w:id="27396" w:author="Rev 7 Allen Wirfs-Brock" w:date="2012-04-10T16:26:00Z">
        <w:r w:rsidRPr="00E77497">
          <w:t xml:space="preserve">Let </w:t>
        </w:r>
        <w:r>
          <w:rPr>
            <w:i/>
          </w:rPr>
          <w:t>defineStatus</w:t>
        </w:r>
        <w:r w:rsidRPr="00E77497">
          <w:t xml:space="preserve"> be the result of calling </w:t>
        </w:r>
      </w:ins>
      <w:del w:id="27397" w:author="Rev 7 Allen Wirfs-Brock" w:date="2012-04-10T16:26:00Z">
        <w:r w:rsidR="004C02EF" w:rsidRPr="00E77497" w:rsidDel="00FA34E7">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n</w:t>
      </w:r>
      <w:r w:rsidR="004C02EF" w:rsidRPr="00E77497">
        <w:t xml:space="preserve">), the Property Descriptor {[[Value]]: </w:t>
      </w:r>
      <w:r w:rsidR="004C02EF" w:rsidRPr="00E77497">
        <w:rPr>
          <w:i/>
        </w:rPr>
        <w:t>matchStr</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50C28ABB" w14:textId="77777777" w:rsidR="00FA34E7" w:rsidRDefault="00FA34E7" w:rsidP="00834A33">
      <w:pPr>
        <w:pStyle w:val="Alg4"/>
        <w:numPr>
          <w:ilvl w:val="3"/>
          <w:numId w:val="227"/>
        </w:numPr>
        <w:rPr>
          <w:ins w:id="27398" w:author="Rev 7 Allen Wirfs-Brock" w:date="2012-04-10T16:25:00Z"/>
        </w:rPr>
      </w:pPr>
      <w:ins w:id="27399" w:author="Rev 7 Allen Wirfs-Brock" w:date="2012-04-10T16:26:00Z">
        <w:r>
          <w:t>ReturnIfAbrupt(</w:t>
        </w:r>
        <w:r>
          <w:rPr>
            <w:i/>
          </w:rPr>
          <w:t>defineStatus</w:t>
        </w:r>
        <w:r>
          <w:t>).</w:t>
        </w:r>
      </w:ins>
    </w:p>
    <w:p w14:paraId="5250F75B" w14:textId="77777777" w:rsidR="004C02EF" w:rsidRPr="00E77497" w:rsidRDefault="004C02EF" w:rsidP="00834A33">
      <w:pPr>
        <w:pStyle w:val="Alg4"/>
        <w:numPr>
          <w:ilvl w:val="3"/>
          <w:numId w:val="227"/>
        </w:numPr>
      </w:pPr>
      <w:r w:rsidRPr="00E77497">
        <w:t xml:space="preserve">Increment </w:t>
      </w:r>
      <w:r w:rsidRPr="00E77497">
        <w:rPr>
          <w:i/>
        </w:rPr>
        <w:t>n</w:t>
      </w:r>
      <w:r w:rsidRPr="00E77497">
        <w:t>.</w:t>
      </w:r>
    </w:p>
    <w:p w14:paraId="072E4C95" w14:textId="77777777" w:rsidR="004C02EF" w:rsidRPr="00E77497" w:rsidRDefault="004C02EF" w:rsidP="00834A33">
      <w:pPr>
        <w:pStyle w:val="Alg4"/>
        <w:numPr>
          <w:ilvl w:val="1"/>
          <w:numId w:val="227"/>
        </w:numPr>
      </w:pPr>
      <w:r w:rsidRPr="00E77497">
        <w:t xml:space="preserve">If </w:t>
      </w:r>
      <w:r w:rsidRPr="00E77497">
        <w:rPr>
          <w:i/>
        </w:rPr>
        <w:t>n</w:t>
      </w:r>
      <w:r w:rsidRPr="00E77497">
        <w:t xml:space="preserve"> = 0, then return </w:t>
      </w:r>
      <w:r w:rsidRPr="00E77497">
        <w:rPr>
          <w:b/>
        </w:rPr>
        <w:t>null</w:t>
      </w:r>
      <w:r w:rsidRPr="00E77497">
        <w:t>.</w:t>
      </w:r>
    </w:p>
    <w:p w14:paraId="163CA089" w14:textId="77777777" w:rsidR="004C02EF" w:rsidRPr="00E77497" w:rsidRDefault="004C02EF" w:rsidP="00834A33">
      <w:pPr>
        <w:pStyle w:val="Alg4"/>
        <w:numPr>
          <w:ilvl w:val="1"/>
          <w:numId w:val="227"/>
        </w:numPr>
        <w:spacing w:after="220"/>
      </w:pPr>
      <w:r w:rsidRPr="00E77497">
        <w:t xml:space="preserve">Return </w:t>
      </w:r>
      <w:r w:rsidRPr="00E77497">
        <w:rPr>
          <w:i/>
        </w:rPr>
        <w:t>A</w:t>
      </w:r>
      <w:r w:rsidRPr="00E77497">
        <w:t>.</w:t>
      </w:r>
    </w:p>
    <w:p w14:paraId="2EE76849"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E987B0D" w14:textId="77777777" w:rsidR="004C02EF" w:rsidRPr="00E77497" w:rsidRDefault="004C02EF" w:rsidP="004C02EF">
      <w:pPr>
        <w:pStyle w:val="40"/>
        <w:numPr>
          <w:ilvl w:val="0"/>
          <w:numId w:val="0"/>
        </w:numPr>
      </w:pPr>
      <w:bookmarkStart w:id="27400" w:name="_Ref456010585"/>
      <w:r w:rsidRPr="00E77497">
        <w:t>15.5.4.11</w:t>
      </w:r>
      <w:r w:rsidRPr="00E77497">
        <w:tab/>
        <w:t>String.prototype.replace (searchValue, replaceValue)</w:t>
      </w:r>
      <w:bookmarkEnd w:id="27400"/>
    </w:p>
    <w:p w14:paraId="3AB5AD51" w14:textId="77777777" w:rsidR="004C02EF" w:rsidRPr="00E77497" w:rsidRDefault="004C02EF" w:rsidP="004C02EF">
      <w:r w:rsidRPr="00E77497">
        <w:t xml:space="preserve">First set </w:t>
      </w:r>
      <w:r w:rsidRPr="00E77497">
        <w:rPr>
          <w:i/>
        </w:rPr>
        <w:t>string</w:t>
      </w:r>
      <w:r w:rsidRPr="00E77497">
        <w:t xml:space="preserve"> according to the following steps:</w:t>
      </w:r>
    </w:p>
    <w:p w14:paraId="66C6BF2F" w14:textId="77777777" w:rsidR="004C02EF" w:rsidRPr="00E77497" w:rsidRDefault="00134DAD" w:rsidP="00834A33">
      <w:pPr>
        <w:pStyle w:val="Alg4"/>
        <w:numPr>
          <w:ilvl w:val="0"/>
          <w:numId w:val="228"/>
        </w:numPr>
      </w:pPr>
      <w:ins w:id="27401"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27402"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71A16834" w14:textId="77777777" w:rsidR="00FA34E7" w:rsidRDefault="004C02EF" w:rsidP="00FA34E7">
      <w:pPr>
        <w:pStyle w:val="Alg4"/>
        <w:numPr>
          <w:ilvl w:val="0"/>
          <w:numId w:val="228"/>
        </w:numPr>
        <w:spacing w:after="120"/>
        <w:contextualSpacing/>
        <w:rPr>
          <w:ins w:id="27403" w:author="Rev 7 Allen Wirfs-Brock" w:date="2012-04-10T16:28:00Z"/>
        </w:r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ins w:id="27404" w:author="Rev 7 Allen Wirfs-Brock" w:date="2012-04-10T16:28:00Z">
        <w:r w:rsidR="00FA34E7">
          <w:t>.</w:t>
        </w:r>
      </w:ins>
    </w:p>
    <w:p w14:paraId="582795F0" w14:textId="77777777" w:rsidR="004C02EF" w:rsidRPr="00E77497" w:rsidRDefault="00FA34E7" w:rsidP="00834A33">
      <w:pPr>
        <w:pStyle w:val="Alg4"/>
        <w:numPr>
          <w:ilvl w:val="0"/>
          <w:numId w:val="228"/>
        </w:numPr>
        <w:spacing w:after="120"/>
      </w:pPr>
      <w:ins w:id="27405" w:author="Rev 7 Allen Wirfs-Brock" w:date="2012-04-10T16:28:00Z">
        <w:r>
          <w:t>ReturnIfAbrupt(</w:t>
        </w:r>
        <w:r>
          <w:rPr>
            <w:i/>
          </w:rPr>
          <w:t>string</w:t>
        </w:r>
        <w:r>
          <w:t>)</w:t>
        </w:r>
      </w:ins>
      <w:r w:rsidR="004C02EF" w:rsidRPr="00E77497">
        <w:t>.</w:t>
      </w:r>
    </w:p>
    <w:p w14:paraId="01B00C8E" w14:textId="77777777" w:rsidR="004C02EF" w:rsidRPr="00E77497" w:rsidRDefault="004C02EF" w:rsidP="004C02EF">
      <w:commentRangeStart w:id="27406"/>
      <w:r w:rsidRPr="00E77497">
        <w:t xml:space="preserve">If </w:t>
      </w:r>
      <w:r w:rsidRPr="00E77497">
        <w:rPr>
          <w:rFonts w:ascii="Times New Roman" w:hAnsi="Times New Roman"/>
          <w:i/>
        </w:rPr>
        <w:t>searchValue</w:t>
      </w:r>
      <w:r w:rsidRPr="00E77497">
        <w:t xml:space="preserve"> is a regular expression (an object </w:t>
      </w:r>
      <w:del w:id="27407" w:author="Allen Wirfs-Brock" w:date="2011-07-02T14:06:00Z">
        <w:r w:rsidRPr="00E77497" w:rsidDel="00141138">
          <w:delText>whose [[Class]]</w:delText>
        </w:r>
      </w:del>
      <w:ins w:id="27408" w:author="Allen Wirfs-Brock" w:date="2011-07-02T14:06:00Z">
        <w:r w:rsidR="00141138" w:rsidRPr="00E77497">
          <w:t xml:space="preserve">that has </w:t>
        </w:r>
        <w:del w:id="27409" w:author="Rev 3 Allen Wirfs-Brock" w:date="2011-09-08T14:50:00Z">
          <w:r w:rsidR="00141138" w:rsidRPr="00E77497" w:rsidDel="00FA2A04">
            <w:delText>the</w:delText>
          </w:r>
        </w:del>
      </w:ins>
      <w:ins w:id="27410" w:author="Rev 3 Allen Wirfs-Brock" w:date="2011-09-08T14:50:00Z">
        <w:r w:rsidR="00FA2A04" w:rsidRPr="00E77497">
          <w:t>a</w:t>
        </w:r>
      </w:ins>
      <w:ins w:id="27411" w:author="Allen Wirfs-Brock" w:date="2011-07-02T14:06:00Z">
        <w:r w:rsidR="00141138" w:rsidRPr="00E77497">
          <w:t xml:space="preserve"> [[</w:t>
        </w:r>
        <w:del w:id="27412" w:author="Rev 3 Allen Wirfs-Brock" w:date="2011-09-08T14:50:00Z">
          <w:r w:rsidR="00141138" w:rsidRPr="00E77497" w:rsidDel="00FA2A04">
            <w:delText>IsRegExp</w:delText>
          </w:r>
        </w:del>
      </w:ins>
      <w:ins w:id="27413" w:author="Rev 3 Allen Wirfs-Brock" w:date="2011-09-08T14:50:00Z">
        <w:r w:rsidR="00FA2A04" w:rsidRPr="00E77497">
          <w:t>NativeBrand</w:t>
        </w:r>
      </w:ins>
      <w:ins w:id="27414" w:author="Allen Wirfs-Brock" w:date="2011-07-02T14:06:00Z">
        <w:r w:rsidR="00141138" w:rsidRPr="00E77497">
          <w:t>]]</w:t>
        </w:r>
      </w:ins>
      <w:r w:rsidRPr="00E77497">
        <w:t xml:space="preserve"> internal property</w:t>
      </w:r>
      <w:ins w:id="27415" w:author="Rev 3 Allen Wirfs-Brock" w:date="2011-09-08T14:49:00Z">
        <w:r w:rsidR="00FA2A04" w:rsidRPr="00E77497">
          <w:t xml:space="preserve"> whose value is NativeRegExp</w:t>
        </w:r>
      </w:ins>
      <w:del w:id="27416" w:author="Allen Wirfs-Brock" w:date="2011-07-02T14:07:00Z">
        <w:r w:rsidRPr="00E77497" w:rsidDel="00141138">
          <w:delText xml:space="preserve"> is </w:delText>
        </w:r>
        <w:r w:rsidRPr="00E77497" w:rsidDel="00141138">
          <w:rPr>
            <w:rFonts w:ascii="Courier New" w:hAnsi="Courier New"/>
            <w:b/>
          </w:rPr>
          <w:delText>"RegExp"</w:delText>
        </w:r>
      </w:del>
      <w:r w:rsidRPr="00E77497">
        <w:t xml:space="preserve">), do the following: If </w:t>
      </w:r>
      <w:r w:rsidRPr="00E77497">
        <w:rPr>
          <w:rFonts w:ascii="Times New Roman" w:hAnsi="Times New Roman"/>
          <w:i/>
        </w:rPr>
        <w:t>searchValue</w:t>
      </w:r>
      <w:r w:rsidRPr="00E77497">
        <w:t xml:space="preserve">.global is </w:t>
      </w:r>
      <w:r w:rsidRPr="00E77497">
        <w:rPr>
          <w:b/>
        </w:rPr>
        <w:t>false</w:t>
      </w:r>
      <w:r w:rsidRPr="00E77497">
        <w:t xml:space="preserve">, then search </w:t>
      </w:r>
      <w:r w:rsidRPr="00E77497">
        <w:rPr>
          <w:rFonts w:ascii="Times New Roman" w:hAnsi="Times New Roman"/>
          <w:i/>
        </w:rPr>
        <w:t>string</w:t>
      </w:r>
      <w:r w:rsidRPr="00E77497">
        <w:t xml:space="preserve"> for the first match of the regular expression </w:t>
      </w:r>
      <w:r w:rsidRPr="00E77497">
        <w:rPr>
          <w:rFonts w:ascii="Times New Roman" w:hAnsi="Times New Roman"/>
          <w:i/>
        </w:rPr>
        <w:t>searchValue</w:t>
      </w:r>
      <w:r w:rsidRPr="00E77497">
        <w:t xml:space="preserve">. If </w:t>
      </w:r>
      <w:r w:rsidRPr="00E77497">
        <w:rPr>
          <w:rFonts w:ascii="Times New Roman" w:hAnsi="Times New Roman"/>
          <w:i/>
        </w:rPr>
        <w:t>searchValue</w:t>
      </w:r>
      <w:r w:rsidRPr="00E77497">
        <w:t xml:space="preserve">.global is </w:t>
      </w:r>
      <w:r w:rsidRPr="00E77497">
        <w:rPr>
          <w:b/>
        </w:rPr>
        <w:t>true</w:t>
      </w:r>
      <w:r w:rsidRPr="00E77497">
        <w:t xml:space="preserve">, then search </w:t>
      </w:r>
      <w:r w:rsidRPr="00E77497">
        <w:rPr>
          <w:rFonts w:ascii="Times New Roman" w:hAnsi="Times New Roman"/>
          <w:i/>
        </w:rPr>
        <w:t>string</w:t>
      </w:r>
      <w:r w:rsidRPr="00E77497">
        <w:t xml:space="preserve"> for all matches of the regular expression </w:t>
      </w:r>
      <w:r w:rsidRPr="00E77497">
        <w:rPr>
          <w:rFonts w:ascii="Times New Roman" w:hAnsi="Times New Roman"/>
          <w:i/>
        </w:rPr>
        <w:t>searchValue</w:t>
      </w:r>
      <w:r w:rsidRPr="00E77497">
        <w:t xml:space="preserve">. Do the search in the same manner as in </w:t>
      </w:r>
      <w:r w:rsidRPr="00E77497">
        <w:rPr>
          <w:rFonts w:ascii="Courier New" w:hAnsi="Courier New"/>
          <w:b/>
        </w:rPr>
        <w:t>String.prototype.match</w:t>
      </w:r>
      <w:r w:rsidRPr="00E77497">
        <w:t xml:space="preserve">, including the update of </w:t>
      </w:r>
      <w:r w:rsidRPr="00E77497">
        <w:rPr>
          <w:rFonts w:ascii="Times New Roman" w:hAnsi="Times New Roman"/>
          <w:i/>
        </w:rPr>
        <w:t>searchValue</w:t>
      </w:r>
      <w:r w:rsidRPr="00E77497">
        <w:t>.</w:t>
      </w:r>
      <w:r w:rsidRPr="00E77497">
        <w:rPr>
          <w:rFonts w:ascii="Courier New" w:hAnsi="Courier New"/>
          <w:b/>
        </w:rPr>
        <w:t>lastIndex</w:t>
      </w:r>
      <w:r w:rsidRPr="00E77497">
        <w:t xml:space="preserve">. Let </w:t>
      </w:r>
      <w:r w:rsidRPr="00E77497">
        <w:rPr>
          <w:rFonts w:ascii="Times New Roman" w:hAnsi="Times New Roman"/>
          <w:i/>
        </w:rPr>
        <w:t>m</w:t>
      </w:r>
      <w:r w:rsidRPr="00E77497">
        <w:t xml:space="preserve"> be the number of left capturing parentheses in </w:t>
      </w:r>
      <w:r w:rsidRPr="00E77497">
        <w:rPr>
          <w:rFonts w:ascii="Times New Roman" w:hAnsi="Times New Roman"/>
          <w:i/>
        </w:rPr>
        <w:t>searchValue</w:t>
      </w:r>
      <w:r w:rsidRPr="00E77497">
        <w:t xml:space="preserve"> (using </w:t>
      </w:r>
      <w:r w:rsidRPr="00E77497">
        <w:rPr>
          <w:rFonts w:ascii="Times New Roman" w:hAnsi="Times New Roman"/>
          <w:i/>
        </w:rPr>
        <w:t>NcapturingParens</w:t>
      </w:r>
      <w:r w:rsidRPr="00E77497">
        <w:t xml:space="preserve"> as specified in 15.10.2.1).</w:t>
      </w:r>
    </w:p>
    <w:p w14:paraId="59DE5A6F" w14:textId="77777777" w:rsidR="004C02EF" w:rsidRPr="00E77497" w:rsidRDefault="004C02EF" w:rsidP="004C02EF">
      <w:r w:rsidRPr="00E77497">
        <w:t xml:space="preserve">If </w:t>
      </w:r>
      <w:r w:rsidRPr="00E77497">
        <w:rPr>
          <w:rFonts w:ascii="Times New Roman" w:hAnsi="Times New Roman"/>
          <w:i/>
        </w:rPr>
        <w:t>searchValue</w:t>
      </w:r>
      <w:r w:rsidRPr="00E77497">
        <w:t xml:space="preserve"> is not a regular expression, let </w:t>
      </w:r>
      <w:r w:rsidRPr="00E77497">
        <w:rPr>
          <w:rFonts w:ascii="Times New Roman" w:hAnsi="Times New Roman"/>
          <w:i/>
        </w:rPr>
        <w:t>searchString</w:t>
      </w:r>
      <w:r w:rsidRPr="00E77497">
        <w:t xml:space="preserve"> be </w:t>
      </w:r>
      <w:r w:rsidRPr="00E77497">
        <w:rPr>
          <w:rFonts w:ascii="Times New Roman" w:hAnsi="Times New Roman"/>
        </w:rPr>
        <w:t>ToString(</w:t>
      </w:r>
      <w:r w:rsidRPr="00E77497">
        <w:rPr>
          <w:rFonts w:ascii="Times New Roman" w:hAnsi="Times New Roman"/>
          <w:i/>
        </w:rPr>
        <w:t>searchValue</w:t>
      </w:r>
      <w:r w:rsidRPr="00E77497">
        <w:rPr>
          <w:rFonts w:ascii="Times New Roman" w:hAnsi="Times New Roman"/>
        </w:rPr>
        <w:t>)</w:t>
      </w:r>
      <w:r w:rsidRPr="00E77497">
        <w:t xml:space="preserve"> and search </w:t>
      </w:r>
      <w:r w:rsidRPr="00E77497">
        <w:rPr>
          <w:rFonts w:ascii="Times New Roman" w:hAnsi="Times New Roman"/>
          <w:i/>
        </w:rPr>
        <w:t>string</w:t>
      </w:r>
      <w:r w:rsidRPr="00E77497">
        <w:t xml:space="preserve"> for the first occurrence of </w:t>
      </w:r>
      <w:r w:rsidRPr="00E77497">
        <w:rPr>
          <w:rFonts w:ascii="Times New Roman" w:hAnsi="Times New Roman"/>
          <w:i/>
        </w:rPr>
        <w:t>searchString</w:t>
      </w:r>
      <w:r w:rsidRPr="00E77497">
        <w:t xml:space="preserve">. Let </w:t>
      </w:r>
      <w:r w:rsidRPr="00E77497">
        <w:rPr>
          <w:rFonts w:ascii="Times New Roman" w:hAnsi="Times New Roman"/>
          <w:i/>
        </w:rPr>
        <w:t>m</w:t>
      </w:r>
      <w:r w:rsidRPr="00E77497">
        <w:t xml:space="preserve"> be 0.</w:t>
      </w:r>
    </w:p>
    <w:p w14:paraId="42402CAB" w14:textId="77777777" w:rsidR="004C02EF" w:rsidRPr="00E77497" w:rsidRDefault="004C02EF" w:rsidP="004C02EF">
      <w:r w:rsidRPr="00E77497">
        <w:t xml:space="preserve">If </w:t>
      </w:r>
      <w:r w:rsidRPr="00E77497">
        <w:rPr>
          <w:rFonts w:ascii="Times New Roman" w:hAnsi="Times New Roman"/>
          <w:i/>
        </w:rPr>
        <w:t>replaceValue</w:t>
      </w:r>
      <w:r w:rsidRPr="00E77497">
        <w:t xml:space="preserve"> is a function, then for each matched substring, call the function with the following </w:t>
      </w:r>
      <w:r w:rsidRPr="00E77497">
        <w:rPr>
          <w:rFonts w:ascii="Times New Roman" w:hAnsi="Times New Roman"/>
          <w:i/>
        </w:rPr>
        <w:t>m</w:t>
      </w:r>
      <w:r w:rsidRPr="00E77497">
        <w:t xml:space="preserve"> + 3 arguments. Argument 1 is the substring that matched. If </w:t>
      </w:r>
      <w:r w:rsidRPr="00E77497">
        <w:rPr>
          <w:rFonts w:ascii="Times New Roman" w:hAnsi="Times New Roman"/>
          <w:i/>
        </w:rPr>
        <w:t>searchValue</w:t>
      </w:r>
      <w:r w:rsidRPr="00E77497">
        <w:t xml:space="preserve"> is a regular expression, the next </w:t>
      </w:r>
      <w:r w:rsidRPr="00E77497">
        <w:rPr>
          <w:rFonts w:ascii="Times New Roman" w:hAnsi="Times New Roman"/>
          <w:i/>
        </w:rPr>
        <w:t>m</w:t>
      </w:r>
      <w:r w:rsidRPr="00E77497">
        <w:t xml:space="preserve"> arguments are all of the captures in the MatchResult (see 15.10.2.1). Argument </w:t>
      </w:r>
      <w:r w:rsidRPr="00E77497">
        <w:rPr>
          <w:rFonts w:ascii="Times New Roman" w:hAnsi="Times New Roman"/>
          <w:i/>
        </w:rPr>
        <w:t>m</w:t>
      </w:r>
      <w:r w:rsidRPr="00E77497">
        <w:t xml:space="preserve"> + 2 is the offset within </w:t>
      </w:r>
      <w:r w:rsidRPr="00E77497">
        <w:rPr>
          <w:rFonts w:ascii="Times New Roman" w:hAnsi="Times New Roman"/>
          <w:i/>
        </w:rPr>
        <w:t>string</w:t>
      </w:r>
      <w:r w:rsidRPr="00E77497">
        <w:t xml:space="preserve"> where the match occurred, and argument </w:t>
      </w:r>
      <w:r w:rsidRPr="00E77497">
        <w:rPr>
          <w:rFonts w:ascii="Times New Roman" w:hAnsi="Times New Roman"/>
          <w:i/>
        </w:rPr>
        <w:t>m</w:t>
      </w:r>
      <w:r w:rsidRPr="00E77497">
        <w:t xml:space="preserve"> + 3 is </w:t>
      </w:r>
      <w:r w:rsidRPr="00E77497">
        <w:rPr>
          <w:rFonts w:ascii="Times New Roman" w:hAnsi="Times New Roman"/>
          <w:i/>
        </w:rPr>
        <w:t>string</w:t>
      </w:r>
      <w:r w:rsidRPr="00E77497">
        <w:t>. The result is a String value derived from the original input by replacing each matched substring with the corresponding return value of the function call, converted to a String if need be.</w:t>
      </w:r>
    </w:p>
    <w:p w14:paraId="32FE6C85" w14:textId="77777777" w:rsidR="004C02EF" w:rsidRPr="00E77497" w:rsidRDefault="004C02EF" w:rsidP="004C02EF">
      <w:r w:rsidRPr="00E77497">
        <w:t xml:space="preserve">Otherwise, let </w:t>
      </w:r>
      <w:r w:rsidRPr="00E77497">
        <w:rPr>
          <w:rFonts w:ascii="Times New Roman" w:hAnsi="Times New Roman"/>
          <w:i/>
        </w:rPr>
        <w:t>newstring</w:t>
      </w:r>
      <w:r w:rsidRPr="00E77497">
        <w:t xml:space="preserve"> denote the result of converting </w:t>
      </w:r>
      <w:r w:rsidRPr="00E77497">
        <w:rPr>
          <w:rFonts w:ascii="Times New Roman" w:hAnsi="Times New Roman"/>
          <w:i/>
        </w:rPr>
        <w:t>replaceValue</w:t>
      </w:r>
      <w:r w:rsidRPr="00E77497">
        <w:t xml:space="preserve"> to a String. The result is a String value derived from the original input String by replacing each matched substring with a String derived from </w:t>
      </w:r>
      <w:r w:rsidRPr="00E77497">
        <w:rPr>
          <w:rFonts w:ascii="Times New Roman" w:hAnsi="Times New Roman"/>
          <w:i/>
        </w:rPr>
        <w:t>newstring</w:t>
      </w:r>
      <w:r w:rsidRPr="00E77497">
        <w:t xml:space="preserve"> by replacing </w:t>
      </w:r>
      <w:del w:id="27417" w:author="Rev 9 Allen Wirfs-Brock" w:date="2012-07-07T12:01:00Z">
        <w:r w:rsidRPr="00E77497" w:rsidDel="00065DB2">
          <w:delText xml:space="preserve">characters </w:delText>
        </w:r>
      </w:del>
      <w:ins w:id="27418" w:author="Rev 9 Allen Wirfs-Brock" w:date="2012-07-07T12:01:00Z">
        <w:r w:rsidR="00065DB2">
          <w:t>elements</w:t>
        </w:r>
        <w:r w:rsidR="00065DB2" w:rsidRPr="00E77497">
          <w:t xml:space="preserve"> </w:t>
        </w:r>
      </w:ins>
      <w:r w:rsidRPr="00E77497">
        <w:t xml:space="preserve">in </w:t>
      </w:r>
      <w:r w:rsidRPr="00E77497">
        <w:rPr>
          <w:rFonts w:ascii="Times New Roman" w:hAnsi="Times New Roman"/>
          <w:i/>
        </w:rPr>
        <w:t>newstring</w:t>
      </w:r>
      <w:r w:rsidRPr="00E77497">
        <w:t xml:space="preserve"> by replacement text as specified in </w:t>
      </w:r>
      <w:ins w:id="27419" w:author="Rev 8 Allen Wirfs-Brock" w:date="2012-06-13T12:57:00Z">
        <w:r w:rsidR="00676727">
          <w:fldChar w:fldCharType="begin"/>
        </w:r>
        <w:r w:rsidR="00676727">
          <w:instrText xml:space="preserve"> REF _Ref327355570 \h </w:instrText>
        </w:r>
      </w:ins>
      <w:r w:rsidR="00676727">
        <w:fldChar w:fldCharType="separate"/>
      </w:r>
      <w:ins w:id="27420" w:author="Rev 8 Allen Wirfs-Brock" w:date="2012-06-15T19:42:00Z">
        <w:r w:rsidR="00606E07">
          <w:t xml:space="preserve">Table </w:t>
        </w:r>
        <w:r w:rsidR="00606E07">
          <w:rPr>
            <w:noProof/>
          </w:rPr>
          <w:t>28</w:t>
        </w:r>
      </w:ins>
      <w:ins w:id="27421" w:author="Rev 8 Allen Wirfs-Brock" w:date="2012-06-13T12:57:00Z">
        <w:r w:rsidR="00676727">
          <w:fldChar w:fldCharType="end"/>
        </w:r>
      </w:ins>
      <w:r w:rsidRPr="00E77497">
        <w:t xml:space="preserve">. These </w:t>
      </w:r>
      <w:r w:rsidRPr="00E77497">
        <w:rPr>
          <w:rFonts w:ascii="Courier New" w:hAnsi="Courier New"/>
          <w:b/>
        </w:rPr>
        <w:t>$</w:t>
      </w:r>
      <w:r w:rsidRPr="00E77497">
        <w:t xml:space="preserve"> replacements are done left-to-right, and, once such a replacement is performed, the new replacement text is not subject to further replacements. For example, </w:t>
      </w:r>
      <w:r w:rsidRPr="00E77497">
        <w:rPr>
          <w:rFonts w:ascii="Courier New" w:hAnsi="Courier New"/>
          <w:b/>
        </w:rPr>
        <w:t>"$1,$2".replace(/(\$(\d))/g, "$$1-$1$2")</w:t>
      </w:r>
      <w:r w:rsidRPr="00E77497">
        <w:t xml:space="preserve"> returns </w:t>
      </w:r>
      <w:r w:rsidRPr="00E77497">
        <w:rPr>
          <w:rFonts w:ascii="Courier New" w:hAnsi="Courier New"/>
          <w:b/>
        </w:rPr>
        <w:t>"$1-$11,$1-$22"</w:t>
      </w:r>
      <w:r w:rsidRPr="00E77497">
        <w:t xml:space="preserve">. A </w:t>
      </w:r>
      <w:r w:rsidRPr="00E77497">
        <w:rPr>
          <w:rFonts w:ascii="Courier New" w:hAnsi="Courier New"/>
          <w:b/>
        </w:rPr>
        <w:t>$</w:t>
      </w:r>
      <w:r w:rsidRPr="00E77497">
        <w:t xml:space="preserve"> in </w:t>
      </w:r>
      <w:r w:rsidRPr="00E77497">
        <w:rPr>
          <w:rFonts w:ascii="Times New Roman" w:hAnsi="Times New Roman"/>
          <w:i/>
        </w:rPr>
        <w:t>newstring</w:t>
      </w:r>
      <w:r w:rsidRPr="00E77497">
        <w:t xml:space="preserve"> that does not match any of the forms below is left as is.</w:t>
      </w:r>
      <w:commentRangeEnd w:id="27406"/>
      <w:r w:rsidR="00FA34E7">
        <w:rPr>
          <w:rStyle w:val="af3"/>
        </w:rPr>
        <w:commentReference w:id="27406"/>
      </w:r>
    </w:p>
    <w:p w14:paraId="65960055" w14:textId="77777777" w:rsidR="004C02EF" w:rsidRPr="00E77497" w:rsidRDefault="00676727" w:rsidP="00643AF2">
      <w:pPr>
        <w:pStyle w:val="Tabletitle"/>
      </w:pPr>
      <w:bookmarkStart w:id="27422" w:name="_Ref327355570"/>
      <w:ins w:id="27423" w:author="Rev 8 Allen Wirfs-Brock" w:date="2012-06-13T12:57:00Z">
        <w:r>
          <w:t xml:space="preserve">Table </w:t>
        </w:r>
        <w:r>
          <w:fldChar w:fldCharType="begin"/>
        </w:r>
        <w:r>
          <w:instrText xml:space="preserve"> SEQ Table \* ARABIC </w:instrText>
        </w:r>
      </w:ins>
      <w:r>
        <w:fldChar w:fldCharType="separate"/>
      </w:r>
      <w:ins w:id="27424" w:author="Rev 8 Allen Wirfs-Brock" w:date="2012-06-15T19:42:00Z">
        <w:r w:rsidR="00606E07">
          <w:rPr>
            <w:noProof/>
          </w:rPr>
          <w:t>28</w:t>
        </w:r>
      </w:ins>
      <w:ins w:id="27425" w:author="Rev 8 Allen Wirfs-Brock" w:date="2012-06-13T12:57:00Z">
        <w:r>
          <w:fldChar w:fldCharType="end"/>
        </w:r>
      </w:ins>
      <w:bookmarkEnd w:id="27422"/>
      <w:ins w:id="27426" w:author="Allen Wirfs-Brock" w:date="2011-07-02T13:32:00Z">
        <w:r w:rsidR="008962D8" w:rsidRPr="00E77497">
          <w:t xml:space="preserve"> </w:t>
        </w:r>
      </w:ins>
      <w:r w:rsidR="004C02EF" w:rsidRPr="00E77497">
        <w:t>—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Change w:id="27427" w:author="Rev 9 Allen Wirfs-Brock" w:date="2012-07-07T12:26:00Z">
          <w:tblPr>
            <w:tblW w:w="9090"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PrChange>
      </w:tblPr>
      <w:tblGrid>
        <w:gridCol w:w="1907"/>
        <w:gridCol w:w="1170"/>
        <w:gridCol w:w="6300"/>
        <w:tblGridChange w:id="27428">
          <w:tblGrid>
            <w:gridCol w:w="1710"/>
            <w:gridCol w:w="1710"/>
            <w:gridCol w:w="7380"/>
          </w:tblGrid>
        </w:tblGridChange>
      </w:tblGrid>
      <w:tr w:rsidR="002B6403" w:rsidRPr="00E77497" w14:paraId="726EE388" w14:textId="77777777" w:rsidTr="00504F46">
        <w:tc>
          <w:tcPr>
            <w:tcW w:w="1907" w:type="dxa"/>
            <w:tcBorders>
              <w:top w:val="single" w:sz="12" w:space="0" w:color="000000"/>
              <w:left w:val="single" w:sz="6" w:space="0" w:color="000000"/>
              <w:bottom w:val="single" w:sz="6" w:space="0" w:color="000000"/>
              <w:right w:val="nil"/>
            </w:tcBorders>
            <w:shd w:val="solid" w:color="C0C0C0" w:fill="FFFFFF"/>
            <w:tcPrChange w:id="27429" w:author="Rev 9 Allen Wirfs-Brock" w:date="2012-07-07T12:26:00Z">
              <w:tcPr>
                <w:tcW w:w="1710" w:type="dxa"/>
                <w:tcBorders>
                  <w:top w:val="single" w:sz="12" w:space="0" w:color="000000"/>
                  <w:left w:val="single" w:sz="6" w:space="0" w:color="000000"/>
                  <w:bottom w:val="single" w:sz="6" w:space="0" w:color="000000"/>
                  <w:right w:val="nil"/>
                </w:tcBorders>
                <w:shd w:val="solid" w:color="C0C0C0" w:fill="FFFFFF"/>
              </w:tcPr>
            </w:tcPrChange>
          </w:tcPr>
          <w:p w14:paraId="4697AACC" w14:textId="77777777" w:rsidR="002B6403" w:rsidRPr="00E77497" w:rsidRDefault="002B6403" w:rsidP="003A4B22">
            <w:pPr>
              <w:spacing w:after="120"/>
              <w:rPr>
                <w:shd w:val="solid" w:color="C0C0C0" w:fill="FFFFFF"/>
              </w:rPr>
            </w:pPr>
            <w:ins w:id="27430" w:author="Rev 9 Allen Wirfs-Brock" w:date="2012-07-07T12:06:00Z">
              <w:r>
                <w:rPr>
                  <w:shd w:val="solid" w:color="C0C0C0" w:fill="FFFFFF"/>
                </w:rPr>
                <w:t>Code unit</w:t>
              </w:r>
            </w:ins>
          </w:p>
        </w:tc>
        <w:tc>
          <w:tcPr>
            <w:tcW w:w="1170" w:type="dxa"/>
            <w:tcBorders>
              <w:top w:val="single" w:sz="12" w:space="0" w:color="000000"/>
              <w:left w:val="single" w:sz="6" w:space="0" w:color="000000"/>
              <w:bottom w:val="single" w:sz="6" w:space="0" w:color="000000"/>
              <w:right w:val="single" w:sz="4" w:space="0" w:color="auto"/>
            </w:tcBorders>
            <w:shd w:val="solid" w:color="C0C0C0" w:fill="FFFFFF"/>
            <w:tcPrChange w:id="27431" w:author="Rev 9 Allen Wirfs-Brock" w:date="2012-07-07T12:26:00Z">
              <w:tcPr>
                <w:tcW w:w="1710" w:type="dxa"/>
                <w:tcBorders>
                  <w:top w:val="single" w:sz="12" w:space="0" w:color="000000"/>
                  <w:left w:val="single" w:sz="6" w:space="0" w:color="000000"/>
                  <w:bottom w:val="single" w:sz="6" w:space="0" w:color="000000"/>
                  <w:right w:val="nil"/>
                </w:tcBorders>
                <w:shd w:val="solid" w:color="C0C0C0" w:fill="FFFFFF"/>
              </w:tcPr>
            </w:tcPrChange>
          </w:tcPr>
          <w:p w14:paraId="43803FDB" w14:textId="77777777" w:rsidR="002B6403" w:rsidRPr="00E77497" w:rsidRDefault="002B6403" w:rsidP="003A4B22">
            <w:pPr>
              <w:spacing w:after="120"/>
              <w:rPr>
                <w:shd w:val="solid" w:color="C0C0C0" w:fill="FFFFFF"/>
              </w:rPr>
            </w:pPr>
            <w:ins w:id="27432" w:author="Rev 9 Allen Wirfs-Brock" w:date="2012-07-07T12:09:00Z">
              <w:r>
                <w:rPr>
                  <w:shd w:val="solid" w:color="C0C0C0" w:fill="FFFFFF"/>
                </w:rPr>
                <w:t xml:space="preserve">Unicode </w:t>
              </w:r>
            </w:ins>
            <w:r w:rsidRPr="00E77497">
              <w:rPr>
                <w:shd w:val="solid" w:color="C0C0C0" w:fill="FFFFFF"/>
              </w:rPr>
              <w:t>Characters</w:t>
            </w:r>
          </w:p>
        </w:tc>
        <w:tc>
          <w:tcPr>
            <w:tcW w:w="6300" w:type="dxa"/>
            <w:tcBorders>
              <w:top w:val="single" w:sz="12" w:space="0" w:color="000000"/>
              <w:left w:val="single" w:sz="4" w:space="0" w:color="auto"/>
              <w:bottom w:val="single" w:sz="6" w:space="0" w:color="000000"/>
              <w:right w:val="single" w:sz="6" w:space="0" w:color="000000"/>
            </w:tcBorders>
            <w:shd w:val="solid" w:color="C0C0C0" w:fill="FFFFFF"/>
            <w:tcPrChange w:id="27433" w:author="Rev 9 Allen Wirfs-Brock" w:date="2012-07-07T12:26:00Z">
              <w:tcPr>
                <w:tcW w:w="7380" w:type="dxa"/>
                <w:tcBorders>
                  <w:top w:val="single" w:sz="12" w:space="0" w:color="000000"/>
                  <w:left w:val="nil"/>
                  <w:bottom w:val="single" w:sz="6" w:space="0" w:color="000000"/>
                  <w:right w:val="single" w:sz="6" w:space="0" w:color="000000"/>
                </w:tcBorders>
                <w:shd w:val="solid" w:color="C0C0C0" w:fill="FFFFFF"/>
              </w:tcPr>
            </w:tcPrChange>
          </w:tcPr>
          <w:p w14:paraId="2A1E960B" w14:textId="77777777" w:rsidR="002B6403" w:rsidRPr="00E77497" w:rsidRDefault="002B6403" w:rsidP="003A4B22">
            <w:pPr>
              <w:spacing w:after="120"/>
              <w:rPr>
                <w:shd w:val="solid" w:color="C0C0C0" w:fill="FFFFFF"/>
              </w:rPr>
            </w:pPr>
            <w:r w:rsidRPr="00E77497">
              <w:rPr>
                <w:shd w:val="solid" w:color="C0C0C0" w:fill="FFFFFF"/>
              </w:rPr>
              <w:t>Replacement text</w:t>
            </w:r>
          </w:p>
        </w:tc>
      </w:tr>
      <w:tr w:rsidR="002B6403" w:rsidRPr="00E77497" w14:paraId="4291C3EF" w14:textId="77777777" w:rsidTr="00504F46">
        <w:tc>
          <w:tcPr>
            <w:tcW w:w="1907" w:type="dxa"/>
            <w:tcBorders>
              <w:top w:val="nil"/>
            </w:tcBorders>
            <w:tcPrChange w:id="27434" w:author="Rev 9 Allen Wirfs-Brock" w:date="2012-07-07T12:26:00Z">
              <w:tcPr>
                <w:tcW w:w="1710" w:type="dxa"/>
                <w:tcBorders>
                  <w:top w:val="nil"/>
                </w:tcBorders>
              </w:tcPr>
            </w:tcPrChange>
          </w:tcPr>
          <w:p w14:paraId="231BD9CF" w14:textId="77777777" w:rsidR="002B6403" w:rsidRPr="00504F46" w:rsidRDefault="002B6403" w:rsidP="003A4B22">
            <w:pPr>
              <w:spacing w:after="0"/>
              <w:contextualSpacing/>
              <w:rPr>
                <w:rFonts w:ascii="Times New Roman" w:hAnsi="Times New Roman"/>
              </w:rPr>
            </w:pPr>
            <w:ins w:id="27435" w:author="Rev 9 Allen Wirfs-Brock" w:date="2012-07-07T12:08:00Z">
              <w:r w:rsidRPr="00504F46">
                <w:rPr>
                  <w:rFonts w:ascii="Times New Roman" w:hAnsi="Times New Roman"/>
                </w:rPr>
                <w:t>0x0024,</w:t>
              </w:r>
            </w:ins>
            <w:ins w:id="27436" w:author="Rev 9 Allen Wirfs-Brock" w:date="2012-07-07T12:09:00Z">
              <w:r>
                <w:rPr>
                  <w:rFonts w:ascii="Times New Roman" w:hAnsi="Times New Roman"/>
                </w:rPr>
                <w:t xml:space="preserve"> </w:t>
              </w:r>
            </w:ins>
            <w:ins w:id="27437" w:author="Rev 9 Allen Wirfs-Brock" w:date="2012-07-07T12:08:00Z">
              <w:r w:rsidRPr="00504F46">
                <w:rPr>
                  <w:rFonts w:ascii="Times New Roman" w:hAnsi="Times New Roman"/>
                </w:rPr>
                <w:t>0x0024</w:t>
              </w:r>
            </w:ins>
          </w:p>
        </w:tc>
        <w:tc>
          <w:tcPr>
            <w:tcW w:w="1170" w:type="dxa"/>
            <w:tcBorders>
              <w:top w:val="nil"/>
            </w:tcBorders>
            <w:tcPrChange w:id="27438" w:author="Rev 9 Allen Wirfs-Brock" w:date="2012-07-07T12:26:00Z">
              <w:tcPr>
                <w:tcW w:w="1710" w:type="dxa"/>
                <w:tcBorders>
                  <w:top w:val="nil"/>
                </w:tcBorders>
              </w:tcPr>
            </w:tcPrChange>
          </w:tcPr>
          <w:p w14:paraId="7E7FA859" w14:textId="77777777" w:rsidR="002B6403" w:rsidRPr="00E77497" w:rsidRDefault="002B6403" w:rsidP="003A4B22">
            <w:pPr>
              <w:spacing w:after="0"/>
              <w:contextualSpacing/>
              <w:rPr>
                <w:rFonts w:ascii="Courier New" w:hAnsi="Courier New" w:cs="Courier New"/>
                <w:b/>
              </w:rPr>
            </w:pPr>
            <w:r w:rsidRPr="00E77497">
              <w:rPr>
                <w:rFonts w:ascii="Courier New" w:hAnsi="Courier New" w:cs="Courier New"/>
                <w:b/>
              </w:rPr>
              <w:t>$$</w:t>
            </w:r>
          </w:p>
        </w:tc>
        <w:tc>
          <w:tcPr>
            <w:tcW w:w="6300" w:type="dxa"/>
            <w:tcBorders>
              <w:top w:val="nil"/>
            </w:tcBorders>
            <w:tcPrChange w:id="27439" w:author="Rev 9 Allen Wirfs-Brock" w:date="2012-07-07T12:26:00Z">
              <w:tcPr>
                <w:tcW w:w="7380" w:type="dxa"/>
                <w:tcBorders>
                  <w:top w:val="nil"/>
                </w:tcBorders>
              </w:tcPr>
            </w:tcPrChange>
          </w:tcPr>
          <w:p w14:paraId="026A497C" w14:textId="77777777" w:rsidR="002B6403" w:rsidRPr="00E77497" w:rsidRDefault="002B6403" w:rsidP="003A4B22">
            <w:pPr>
              <w:spacing w:after="0"/>
              <w:contextualSpacing/>
              <w:rPr>
                <w:rFonts w:ascii="Courier New" w:hAnsi="Courier New" w:cs="Courier New"/>
                <w:b/>
              </w:rPr>
            </w:pPr>
            <w:r w:rsidRPr="00E77497">
              <w:rPr>
                <w:rFonts w:ascii="Courier New" w:hAnsi="Courier New" w:cs="Courier New"/>
                <w:b/>
              </w:rPr>
              <w:t>$</w:t>
            </w:r>
          </w:p>
        </w:tc>
      </w:tr>
      <w:tr w:rsidR="002B6403" w:rsidRPr="00E77497" w14:paraId="14D3504D" w14:textId="77777777" w:rsidTr="00504F46">
        <w:tc>
          <w:tcPr>
            <w:tcW w:w="1907" w:type="dxa"/>
            <w:tcBorders>
              <w:top w:val="nil"/>
            </w:tcBorders>
            <w:tcPrChange w:id="27440" w:author="Rev 9 Allen Wirfs-Brock" w:date="2012-07-07T12:26:00Z">
              <w:tcPr>
                <w:tcW w:w="1710" w:type="dxa"/>
                <w:tcBorders>
                  <w:top w:val="nil"/>
                </w:tcBorders>
              </w:tcPr>
            </w:tcPrChange>
          </w:tcPr>
          <w:p w14:paraId="6D166FE8" w14:textId="77777777" w:rsidR="002B6403" w:rsidRPr="00E77497" w:rsidRDefault="002B6403" w:rsidP="002B6403">
            <w:pPr>
              <w:spacing w:after="0"/>
              <w:contextualSpacing/>
              <w:rPr>
                <w:rFonts w:ascii="Courier New" w:hAnsi="Courier New" w:cs="Courier New"/>
                <w:b/>
              </w:rPr>
            </w:pPr>
            <w:ins w:id="27441" w:author="Rev 9 Allen Wirfs-Brock" w:date="2012-07-07T12:09:00Z">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ins>
            <w:ins w:id="27442" w:author="Rev 9 Allen Wirfs-Brock" w:date="2012-07-07T12:11:00Z">
              <w:r>
                <w:rPr>
                  <w:rFonts w:ascii="Times New Roman" w:hAnsi="Times New Roman"/>
                </w:rPr>
                <w:t>6</w:t>
              </w:r>
            </w:ins>
          </w:p>
        </w:tc>
        <w:tc>
          <w:tcPr>
            <w:tcW w:w="1170" w:type="dxa"/>
            <w:tcBorders>
              <w:top w:val="nil"/>
            </w:tcBorders>
            <w:tcPrChange w:id="27443" w:author="Rev 9 Allen Wirfs-Brock" w:date="2012-07-07T12:26:00Z">
              <w:tcPr>
                <w:tcW w:w="1710" w:type="dxa"/>
                <w:tcBorders>
                  <w:top w:val="nil"/>
                </w:tcBorders>
              </w:tcPr>
            </w:tcPrChange>
          </w:tcPr>
          <w:p w14:paraId="10CFFE16" w14:textId="77777777" w:rsidR="002B6403" w:rsidRPr="00E77497" w:rsidRDefault="002B6403" w:rsidP="003A4B22">
            <w:pPr>
              <w:spacing w:after="0"/>
              <w:contextualSpacing/>
              <w:rPr>
                <w:rFonts w:ascii="Courier New" w:hAnsi="Courier New" w:cs="Courier New"/>
                <w:b/>
                <w:i/>
              </w:rPr>
            </w:pPr>
            <w:r w:rsidRPr="00E77497">
              <w:rPr>
                <w:rFonts w:ascii="Courier New" w:hAnsi="Courier New" w:cs="Courier New"/>
                <w:b/>
              </w:rPr>
              <w:t>$&amp;</w:t>
            </w:r>
          </w:p>
        </w:tc>
        <w:tc>
          <w:tcPr>
            <w:tcW w:w="6300" w:type="dxa"/>
            <w:tcBorders>
              <w:top w:val="nil"/>
            </w:tcBorders>
            <w:tcPrChange w:id="27444" w:author="Rev 9 Allen Wirfs-Brock" w:date="2012-07-07T12:26:00Z">
              <w:tcPr>
                <w:tcW w:w="7380" w:type="dxa"/>
                <w:tcBorders>
                  <w:top w:val="nil"/>
                </w:tcBorders>
              </w:tcPr>
            </w:tcPrChange>
          </w:tcPr>
          <w:p w14:paraId="16534D90" w14:textId="77777777" w:rsidR="002B6403" w:rsidRPr="00E77497" w:rsidRDefault="002B6403" w:rsidP="003A4B22">
            <w:pPr>
              <w:spacing w:after="0"/>
              <w:contextualSpacing/>
            </w:pPr>
            <w:r w:rsidRPr="00E77497">
              <w:t>The matched substring.</w:t>
            </w:r>
          </w:p>
        </w:tc>
      </w:tr>
      <w:tr w:rsidR="002B6403" w:rsidRPr="00E77497" w14:paraId="6A2B9EFE" w14:textId="77777777" w:rsidTr="00504F46">
        <w:tc>
          <w:tcPr>
            <w:tcW w:w="1907" w:type="dxa"/>
            <w:tcPrChange w:id="27445" w:author="Rev 9 Allen Wirfs-Brock" w:date="2012-07-07T12:26:00Z">
              <w:tcPr>
                <w:tcW w:w="1710" w:type="dxa"/>
              </w:tcPr>
            </w:tcPrChange>
          </w:tcPr>
          <w:p w14:paraId="09BC5C4A" w14:textId="77777777" w:rsidR="002B6403" w:rsidRPr="00E77497" w:rsidRDefault="002B6403" w:rsidP="002B6403">
            <w:pPr>
              <w:spacing w:after="0"/>
              <w:contextualSpacing/>
              <w:rPr>
                <w:rFonts w:ascii="Courier New" w:hAnsi="Courier New" w:cs="Courier New"/>
                <w:b/>
              </w:rPr>
            </w:pPr>
            <w:ins w:id="27446" w:author="Rev 9 Allen Wirfs-Brock" w:date="2012-07-07T12:11:00Z">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ins>
            <w:ins w:id="27447" w:author="Rev 9 Allen Wirfs-Brock" w:date="2012-07-07T12:13:00Z">
              <w:r>
                <w:rPr>
                  <w:rFonts w:ascii="Times New Roman" w:hAnsi="Times New Roman"/>
                </w:rPr>
                <w:t>60</w:t>
              </w:r>
            </w:ins>
          </w:p>
        </w:tc>
        <w:tc>
          <w:tcPr>
            <w:tcW w:w="1170" w:type="dxa"/>
            <w:tcPrChange w:id="27448" w:author="Rev 9 Allen Wirfs-Brock" w:date="2012-07-07T12:26:00Z">
              <w:tcPr>
                <w:tcW w:w="1710" w:type="dxa"/>
              </w:tcPr>
            </w:tcPrChange>
          </w:tcPr>
          <w:p w14:paraId="1A2D2CD8" w14:textId="77777777" w:rsidR="002B6403" w:rsidRPr="00E77497" w:rsidRDefault="002B6403" w:rsidP="00504F46">
            <w:pPr>
              <w:spacing w:after="0"/>
              <w:contextualSpacing/>
              <w:rPr>
                <w:rFonts w:ascii="Courier New" w:hAnsi="Courier New" w:cs="Courier New"/>
                <w:b/>
              </w:rPr>
            </w:pPr>
            <w:del w:id="27449" w:author="Rev 9 Allen Wirfs-Brock" w:date="2012-07-07T12:19:00Z">
              <w:r w:rsidRPr="00E77497" w:rsidDel="00504F46">
                <w:rPr>
                  <w:rFonts w:ascii="Courier New" w:hAnsi="Courier New" w:cs="Courier New"/>
                  <w:b/>
                </w:rPr>
                <w:delText>$‘</w:delText>
              </w:r>
            </w:del>
            <w:ins w:id="27450" w:author="Rev 9 Allen Wirfs-Brock" w:date="2012-07-07T12:19:00Z">
              <w:r w:rsidR="00504F46" w:rsidRPr="00E77497">
                <w:rPr>
                  <w:rFonts w:ascii="Courier New" w:hAnsi="Courier New" w:cs="Courier New"/>
                  <w:b/>
                </w:rPr>
                <w:t>$</w:t>
              </w:r>
              <w:r w:rsidR="00504F46">
                <w:rPr>
                  <w:rFonts w:ascii="Courier New" w:hAnsi="Courier New" w:cs="Courier New"/>
                  <w:b/>
                </w:rPr>
                <w:t>`</w:t>
              </w:r>
            </w:ins>
          </w:p>
        </w:tc>
        <w:tc>
          <w:tcPr>
            <w:tcW w:w="6300" w:type="dxa"/>
            <w:tcPrChange w:id="27451" w:author="Rev 9 Allen Wirfs-Brock" w:date="2012-07-07T12:26:00Z">
              <w:tcPr>
                <w:tcW w:w="7380" w:type="dxa"/>
              </w:tcPr>
            </w:tcPrChange>
          </w:tcPr>
          <w:p w14:paraId="521E2984" w14:textId="77777777" w:rsidR="002B6403" w:rsidRPr="00E77497" w:rsidRDefault="002B6403" w:rsidP="003A4B22">
            <w:pPr>
              <w:spacing w:after="0"/>
              <w:contextualSpacing/>
            </w:pPr>
            <w:r w:rsidRPr="00E77497">
              <w:t xml:space="preserve">The portion of </w:t>
            </w:r>
            <w:r w:rsidRPr="00E77497">
              <w:rPr>
                <w:rFonts w:ascii="Times New Roman" w:hAnsi="Times New Roman"/>
                <w:i/>
              </w:rPr>
              <w:t>string</w:t>
            </w:r>
            <w:r w:rsidRPr="00E77497">
              <w:t xml:space="preserve"> that precedes the matched substring.</w:t>
            </w:r>
          </w:p>
        </w:tc>
      </w:tr>
      <w:tr w:rsidR="002B6403" w:rsidRPr="00E77497" w14:paraId="74E8C3B0" w14:textId="77777777" w:rsidTr="00504F46">
        <w:tc>
          <w:tcPr>
            <w:tcW w:w="1907" w:type="dxa"/>
            <w:tcPrChange w:id="27452" w:author="Rev 9 Allen Wirfs-Brock" w:date="2012-07-07T12:26:00Z">
              <w:tcPr>
                <w:tcW w:w="1710" w:type="dxa"/>
              </w:tcPr>
            </w:tcPrChange>
          </w:tcPr>
          <w:p w14:paraId="267F61A6" w14:textId="77777777" w:rsidR="002B6403" w:rsidRPr="00E77497" w:rsidRDefault="00504F46" w:rsidP="00504F46">
            <w:pPr>
              <w:spacing w:after="0"/>
              <w:contextualSpacing/>
              <w:rPr>
                <w:rFonts w:ascii="Courier New" w:hAnsi="Courier New" w:cs="Courier New"/>
                <w:b/>
              </w:rPr>
            </w:pPr>
            <w:ins w:id="27453" w:author="Rev 9 Allen Wirfs-Brock" w:date="2012-07-07T12:20:00Z">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ins>
          </w:p>
        </w:tc>
        <w:tc>
          <w:tcPr>
            <w:tcW w:w="1170" w:type="dxa"/>
            <w:tcPrChange w:id="27454" w:author="Rev 9 Allen Wirfs-Brock" w:date="2012-07-07T12:26:00Z">
              <w:tcPr>
                <w:tcW w:w="1710" w:type="dxa"/>
              </w:tcPr>
            </w:tcPrChange>
          </w:tcPr>
          <w:p w14:paraId="7FD1DBF1" w14:textId="77777777" w:rsidR="002B6403" w:rsidRPr="00E77497" w:rsidRDefault="002B6403" w:rsidP="00504F46">
            <w:pPr>
              <w:spacing w:after="0"/>
              <w:contextualSpacing/>
              <w:rPr>
                <w:rFonts w:ascii="Courier New" w:hAnsi="Courier New" w:cs="Courier New"/>
                <w:b/>
              </w:rPr>
            </w:pPr>
            <w:r w:rsidRPr="00E77497">
              <w:rPr>
                <w:rFonts w:ascii="Courier New" w:hAnsi="Courier New" w:cs="Courier New"/>
                <w:b/>
              </w:rPr>
              <w:t>$</w:t>
            </w:r>
            <w:ins w:id="27455" w:author="Rev 9 Allen Wirfs-Brock" w:date="2012-07-07T12:20:00Z">
              <w:r w:rsidR="00504F46">
                <w:rPr>
                  <w:rFonts w:ascii="Courier New" w:hAnsi="Courier New" w:cs="Courier New"/>
                  <w:b/>
                </w:rPr>
                <w:t>'</w:t>
              </w:r>
            </w:ins>
            <w:del w:id="27456" w:author="Rev 9 Allen Wirfs-Brock" w:date="2012-07-07T12:20:00Z">
              <w:r w:rsidRPr="00E77497" w:rsidDel="00504F46">
                <w:rPr>
                  <w:rFonts w:ascii="Courier New" w:hAnsi="Courier New" w:cs="Courier New"/>
                  <w:b/>
                </w:rPr>
                <w:delText>’</w:delText>
              </w:r>
            </w:del>
          </w:p>
        </w:tc>
        <w:tc>
          <w:tcPr>
            <w:tcW w:w="6300" w:type="dxa"/>
            <w:tcPrChange w:id="27457" w:author="Rev 9 Allen Wirfs-Brock" w:date="2012-07-07T12:26:00Z">
              <w:tcPr>
                <w:tcW w:w="7380" w:type="dxa"/>
              </w:tcPr>
            </w:tcPrChange>
          </w:tcPr>
          <w:p w14:paraId="30EFA70F" w14:textId="77777777" w:rsidR="002B6403" w:rsidRPr="00E77497" w:rsidRDefault="002B6403" w:rsidP="003A4B22">
            <w:pPr>
              <w:spacing w:after="0"/>
              <w:contextualSpacing/>
            </w:pPr>
            <w:r w:rsidRPr="00E77497">
              <w:t xml:space="preserve">The portion of </w:t>
            </w:r>
            <w:r w:rsidRPr="00E77497">
              <w:rPr>
                <w:rFonts w:ascii="Times New Roman" w:hAnsi="Times New Roman"/>
                <w:i/>
              </w:rPr>
              <w:t>string</w:t>
            </w:r>
            <w:r w:rsidRPr="00E77497">
              <w:t xml:space="preserve"> that follows the matched substring.</w:t>
            </w:r>
          </w:p>
        </w:tc>
      </w:tr>
      <w:tr w:rsidR="002B6403" w:rsidRPr="00E77497" w14:paraId="7F1C6E16" w14:textId="77777777" w:rsidTr="00504F46">
        <w:tc>
          <w:tcPr>
            <w:tcW w:w="1907" w:type="dxa"/>
            <w:tcPrChange w:id="27458" w:author="Rev 9 Allen Wirfs-Brock" w:date="2012-07-07T12:26:00Z">
              <w:tcPr>
                <w:tcW w:w="1710" w:type="dxa"/>
              </w:tcPr>
            </w:tcPrChange>
          </w:tcPr>
          <w:p w14:paraId="20A81D97" w14:textId="77777777" w:rsidR="002B6403" w:rsidRPr="00E77497" w:rsidRDefault="00504F46" w:rsidP="002E1A56">
            <w:pPr>
              <w:spacing w:after="0"/>
              <w:contextualSpacing/>
              <w:jc w:val="left"/>
              <w:rPr>
                <w:rFonts w:ascii="Courier New" w:hAnsi="Courier New" w:cs="Courier New"/>
                <w:b/>
              </w:rPr>
            </w:pPr>
            <w:ins w:id="27459" w:author="Rev 9 Allen Wirfs-Brock" w:date="2012-07-07T12:21:00Z">
              <w:r w:rsidRPr="00887FC2">
                <w:rPr>
                  <w:rFonts w:ascii="Times New Roman" w:hAnsi="Times New Roman"/>
                </w:rPr>
                <w:t>0x0024,</w:t>
              </w:r>
            </w:ins>
            <w:ins w:id="27460" w:author="Rev 9 Allen Wirfs-Brock" w:date="2012-07-07T12:23:00Z">
              <w:r>
                <w:rPr>
                  <w:rFonts w:ascii="Times New Roman" w:hAnsi="Times New Roman"/>
                </w:rPr>
                <w:t xml:space="preserve"> </w:t>
              </w:r>
            </w:ins>
            <w:ins w:id="27461" w:author="Rev 9 Allen Wirfs-Brock" w:date="2012-07-07T12:21:00Z">
              <w:r>
                <w:rPr>
                  <w:rFonts w:ascii="Times New Roman" w:hAnsi="Times New Roman"/>
                </w:rPr>
                <w:t>N</w:t>
              </w:r>
            </w:ins>
            <w:ins w:id="27462" w:author="Rev 9 Allen Wirfs-Brock" w:date="2012-07-07T12:22:00Z">
              <w:r>
                <w:rPr>
                  <w:rFonts w:ascii="Times New Roman" w:hAnsi="Times New Roman"/>
                </w:rPr>
                <w:t xml:space="preserve"> where</w:t>
              </w:r>
            </w:ins>
            <w:ins w:id="27463" w:author="Rev 9 Allen Wirfs-Brock" w:date="2012-07-07T12:21:00Z">
              <w:r>
                <w:rPr>
                  <w:rFonts w:ascii="Times New Roman" w:hAnsi="Times New Roman"/>
                </w:rPr>
                <w:br/>
                <w:t>0x00</w:t>
              </w:r>
            </w:ins>
            <w:ins w:id="27464" w:author="Rev 9 Allen Wirfs-Brock" w:date="2012-07-07T12:22:00Z">
              <w:r>
                <w:rPr>
                  <w:rFonts w:ascii="Times New Roman" w:hAnsi="Times New Roman"/>
                </w:rPr>
                <w:t>30</w:t>
              </w:r>
            </w:ins>
            <w:ins w:id="27465" w:author="Rev 9 Allen Wirfs-Brock" w:date="2012-07-07T12:23:00Z">
              <w:r>
                <w:rPr>
                  <w:rFonts w:ascii="Times New Roman" w:hAnsi="Times New Roman"/>
                </w:rPr>
                <w:t xml:space="preserve"> </w:t>
              </w:r>
            </w:ins>
            <w:ins w:id="27466" w:author="Rev 9 Allen Wirfs-Brock" w:date="2012-07-07T12:22:00Z">
              <w:r>
                <w:rPr>
                  <w:rFonts w:ascii="Times New Roman" w:hAnsi="Times New Roman"/>
                </w:rPr>
                <w:t>≤</w:t>
              </w:r>
            </w:ins>
            <w:ins w:id="27467" w:author="Rev 9 Allen Wirfs-Brock" w:date="2012-07-07T12:23:00Z">
              <w:r>
                <w:rPr>
                  <w:rFonts w:ascii="Times New Roman" w:hAnsi="Times New Roman"/>
                </w:rPr>
                <w:t xml:space="preserve"> </w:t>
              </w:r>
            </w:ins>
            <w:ins w:id="27468" w:author="Rev 9 Allen Wirfs-Brock" w:date="2012-07-07T12:22:00Z">
              <w:r>
                <w:rPr>
                  <w:rFonts w:ascii="Times New Roman" w:hAnsi="Times New Roman"/>
                </w:rPr>
                <w:t>N</w:t>
              </w:r>
            </w:ins>
            <w:ins w:id="27469" w:author="Rev 9 Allen Wirfs-Brock" w:date="2012-07-07T12:23:00Z">
              <w:r>
                <w:rPr>
                  <w:rFonts w:ascii="Times New Roman" w:hAnsi="Times New Roman"/>
                </w:rPr>
                <w:t xml:space="preserve"> </w:t>
              </w:r>
            </w:ins>
            <w:ins w:id="27470" w:author="Rev 9 Allen Wirfs-Brock" w:date="2012-07-07T12:22:00Z">
              <w:r>
                <w:rPr>
                  <w:rFonts w:ascii="Times New Roman" w:hAnsi="Times New Roman"/>
                </w:rPr>
                <w:t>≤</w:t>
              </w:r>
            </w:ins>
            <w:ins w:id="27471" w:author="Rev 9 Allen Wirfs-Brock" w:date="2012-07-07T12:23:00Z">
              <w:r>
                <w:rPr>
                  <w:rFonts w:ascii="Times New Roman" w:hAnsi="Times New Roman"/>
                </w:rPr>
                <w:t xml:space="preserve"> </w:t>
              </w:r>
            </w:ins>
            <w:ins w:id="27472" w:author="Rev 9 Allen Wirfs-Brock" w:date="2012-07-07T12:22:00Z">
              <w:r>
                <w:rPr>
                  <w:rFonts w:ascii="Times New Roman" w:hAnsi="Times New Roman"/>
                </w:rPr>
                <w:t>0x0039</w:t>
              </w:r>
            </w:ins>
          </w:p>
        </w:tc>
        <w:tc>
          <w:tcPr>
            <w:tcW w:w="1170" w:type="dxa"/>
            <w:tcPrChange w:id="27473" w:author="Rev 9 Allen Wirfs-Brock" w:date="2012-07-07T12:26:00Z">
              <w:tcPr>
                <w:tcW w:w="1710" w:type="dxa"/>
              </w:tcPr>
            </w:tcPrChange>
          </w:tcPr>
          <w:p w14:paraId="6C83FDFF" w14:textId="77777777"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w:t>
            </w:r>
            <w:ins w:id="27474" w:author="Rev 9 Allen Wirfs-Brock" w:date="2012-07-07T12:24:00Z">
              <w:r w:rsidR="00504F46">
                <w:rPr>
                  <w:rFonts w:ascii="Courier New" w:hAnsi="Courier New" w:cs="Courier New"/>
                  <w:b/>
                </w:rPr>
                <w:t xml:space="preserve"> </w:t>
              </w:r>
              <w:r w:rsidR="00504F46" w:rsidRPr="002E1A56">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2E1A56">
                <w:rPr>
                  <w:rFonts w:ascii="Times New Roman" w:hAnsi="Times New Roman"/>
                </w:rPr>
                <w:t>is one of</w:t>
              </w:r>
              <w:r w:rsidR="00504F46">
                <w:rPr>
                  <w:rFonts w:ascii="Courier New" w:hAnsi="Courier New" w:cs="Courier New"/>
                  <w:b/>
                </w:rPr>
                <w:t xml:space="preserve"> 0 1 2 3 4 5 6 7 8 9</w:t>
              </w:r>
            </w:ins>
          </w:p>
        </w:tc>
        <w:tc>
          <w:tcPr>
            <w:tcW w:w="6300" w:type="dxa"/>
            <w:tcPrChange w:id="27475" w:author="Rev 9 Allen Wirfs-Brock" w:date="2012-07-07T12:26:00Z">
              <w:tcPr>
                <w:tcW w:w="7380" w:type="dxa"/>
              </w:tcPr>
            </w:tcPrChange>
          </w:tcPr>
          <w:p w14:paraId="1EB41F2B" w14:textId="77777777" w:rsidR="002B6403" w:rsidRPr="00B820AB" w:rsidRDefault="002B6403" w:rsidP="003A4B22">
            <w:pPr>
              <w:spacing w:after="0"/>
              <w:contextualSpacing/>
            </w:pPr>
            <w:r w:rsidRPr="00E77497">
              <w:t xml:space="preserve">The </w:t>
            </w:r>
            <w:r w:rsidRPr="00E77497">
              <w:rPr>
                <w:rFonts w:ascii="Times New Roman" w:hAnsi="Times New Roman"/>
                <w:i/>
              </w:rPr>
              <w:t>n</w:t>
            </w:r>
            <w:r w:rsidRPr="00E77497">
              <w:rPr>
                <w:rFonts w:ascii="Times New Roman" w:hAnsi="Times New Roman"/>
                <w:vertAlign w:val="superscript"/>
              </w:rPr>
              <w:t>th</w:t>
            </w:r>
            <w:r w:rsidRPr="00E77497">
              <w:t xml:space="preserve"> capture, where </w:t>
            </w:r>
            <w:r w:rsidRPr="00E77497">
              <w:rPr>
                <w:rFonts w:ascii="Times New Roman" w:hAnsi="Times New Roman"/>
                <w:i/>
              </w:rPr>
              <w:t>n</w:t>
            </w:r>
            <w:r w:rsidRPr="00E77497">
              <w:t xml:space="preserve"> is a single digit in the range </w:t>
            </w:r>
            <w:r w:rsidRPr="00E77497">
              <w:rPr>
                <w:rFonts w:ascii="Times New Roman" w:hAnsi="Times New Roman"/>
              </w:rPr>
              <w:t>1</w:t>
            </w:r>
            <w:r w:rsidRPr="00E77497">
              <w:t xml:space="preserve"> to </w:t>
            </w:r>
            <w:r w:rsidRPr="00E77497">
              <w:rPr>
                <w:rFonts w:ascii="Times New Roman" w:hAnsi="Times New Roman"/>
              </w:rPr>
              <w:t>9</w:t>
            </w:r>
            <w:r w:rsidRPr="00E77497">
              <w:t xml:space="preserve"> and </w:t>
            </w:r>
            <w:r w:rsidRPr="00E77497">
              <w:rPr>
                <w:rFonts w:ascii="Courier New" w:hAnsi="Courier New"/>
                <w:b/>
              </w:rPr>
              <w:t>$</w:t>
            </w:r>
            <w:r w:rsidRPr="00E77497">
              <w:rPr>
                <w:rFonts w:ascii="Times New Roman" w:hAnsi="Times New Roman"/>
                <w:i/>
              </w:rPr>
              <w:t>n</w:t>
            </w:r>
            <w:r w:rsidRPr="00E77497">
              <w:t xml:space="preserve"> is not followed by a decimal digit. If </w:t>
            </w:r>
            <w:r w:rsidRPr="00E77497">
              <w:rPr>
                <w:rFonts w:ascii="Times New Roman" w:hAnsi="Times New Roman"/>
                <w:i/>
              </w:rPr>
              <w:t>n</w:t>
            </w:r>
            <w:r w:rsidRPr="004D1BD1">
              <w:rPr>
                <w:rFonts w:ascii="Times New Roman" w:hAnsi="Times New Roman"/>
              </w:rPr>
              <w:sym w:font="Symbol" w:char="F0A3"/>
            </w:r>
            <w:r w:rsidRPr="004D1BD1">
              <w:rPr>
                <w:rFonts w:ascii="Times New Roman" w:hAnsi="Times New Roman"/>
                <w:i/>
              </w:rPr>
              <w:t>m</w:t>
            </w:r>
            <w:r w:rsidRPr="008B7F6F">
              <w:t xml:space="preserve"> and the </w:t>
            </w:r>
            <w:r w:rsidRPr="006B6D0A">
              <w:rPr>
                <w:rFonts w:ascii="Times New Roman" w:hAnsi="Times New Roman"/>
                <w:i/>
              </w:rPr>
              <w:t>n</w:t>
            </w:r>
            <w:r w:rsidRPr="006B6D0A">
              <w:t xml:space="preserve">th capture is </w:t>
            </w:r>
            <w:r w:rsidRPr="00E65A34">
              <w:rPr>
                <w:b/>
              </w:rPr>
              <w:t>undefined</w:t>
            </w:r>
            <w:r w:rsidRPr="00546435">
              <w:t xml:space="preserve">, use the empty String instead. If </w:t>
            </w:r>
            <w:r w:rsidRPr="00A67AF2">
              <w:rPr>
                <w:rFonts w:ascii="Times New Roman" w:hAnsi="Times New Roman"/>
                <w:i/>
              </w:rPr>
              <w:t>n</w:t>
            </w:r>
            <w:r w:rsidRPr="00A67AF2">
              <w:rPr>
                <w:rFonts w:ascii="Times New Roman" w:hAnsi="Times New Roman"/>
              </w:rPr>
              <w:t>&gt;</w:t>
            </w:r>
            <w:r w:rsidRPr="00A67AF2">
              <w:rPr>
                <w:rFonts w:ascii="Times New Roman" w:hAnsi="Times New Roman"/>
                <w:i/>
              </w:rPr>
              <w:t>m</w:t>
            </w:r>
            <w:r w:rsidRPr="00B820AB">
              <w:t>, the result is implementation-defined.</w:t>
            </w:r>
          </w:p>
        </w:tc>
      </w:tr>
      <w:tr w:rsidR="002B6403" w:rsidRPr="00E77497" w14:paraId="2AD786E0" w14:textId="77777777" w:rsidTr="00504F46">
        <w:tc>
          <w:tcPr>
            <w:tcW w:w="1907" w:type="dxa"/>
            <w:tcPrChange w:id="27476" w:author="Rev 9 Allen Wirfs-Brock" w:date="2012-07-07T12:26:00Z">
              <w:tcPr>
                <w:tcW w:w="1710" w:type="dxa"/>
              </w:tcPr>
            </w:tcPrChange>
          </w:tcPr>
          <w:p w14:paraId="00B84E69" w14:textId="77777777" w:rsidR="002B6403" w:rsidRPr="00E77497" w:rsidRDefault="00504F46" w:rsidP="002E1A56">
            <w:pPr>
              <w:spacing w:after="0"/>
              <w:contextualSpacing/>
              <w:jc w:val="left"/>
              <w:rPr>
                <w:rFonts w:ascii="Courier New" w:hAnsi="Courier New" w:cs="Courier New"/>
                <w:b/>
              </w:rPr>
            </w:pPr>
            <w:ins w:id="27477" w:author="Rev 9 Allen Wirfs-Brock" w:date="2012-07-07T12:21:00Z">
              <w:r w:rsidRPr="00887FC2">
                <w:rPr>
                  <w:rFonts w:ascii="Times New Roman" w:hAnsi="Times New Roman"/>
                </w:rPr>
                <w:t>0x0024,</w:t>
              </w:r>
            </w:ins>
            <w:ins w:id="27478" w:author="Rev 9 Allen Wirfs-Brock" w:date="2012-07-07T12:23:00Z">
              <w:r>
                <w:rPr>
                  <w:rFonts w:ascii="Times New Roman" w:hAnsi="Times New Roman"/>
                </w:rPr>
                <w:t xml:space="preserve"> </w:t>
              </w:r>
            </w:ins>
            <w:ins w:id="27479" w:author="Rev 9 Allen Wirfs-Brock" w:date="2012-07-07T12:21:00Z">
              <w:r>
                <w:rPr>
                  <w:rFonts w:ascii="Times New Roman" w:hAnsi="Times New Roman"/>
                </w:rPr>
                <w:t>N,</w:t>
              </w:r>
            </w:ins>
            <w:ins w:id="27480" w:author="Rev 9 Allen Wirfs-Brock" w:date="2012-07-07T12:23:00Z">
              <w:r>
                <w:rPr>
                  <w:rFonts w:ascii="Times New Roman" w:hAnsi="Times New Roman"/>
                </w:rPr>
                <w:t xml:space="preserve"> </w:t>
              </w:r>
            </w:ins>
            <w:ins w:id="27481" w:author="Rev 9 Allen Wirfs-Brock" w:date="2012-07-07T12:21:00Z">
              <w:r>
                <w:rPr>
                  <w:rFonts w:ascii="Times New Roman" w:hAnsi="Times New Roman"/>
                </w:rPr>
                <w:t>N</w:t>
              </w:r>
            </w:ins>
            <w:ins w:id="27482" w:author="Rev 9 Allen Wirfs-Brock" w:date="2012-07-07T12:23:00Z">
              <w:r>
                <w:rPr>
                  <w:rFonts w:ascii="Times New Roman" w:hAnsi="Times New Roman"/>
                </w:rPr>
                <w:t xml:space="preserve"> where</w:t>
              </w:r>
              <w:r>
                <w:rPr>
                  <w:rFonts w:ascii="Times New Roman" w:hAnsi="Times New Roman"/>
                </w:rPr>
                <w:br/>
                <w:t>0x0030 ≤ N ≤ 0x0039</w:t>
              </w:r>
            </w:ins>
          </w:p>
        </w:tc>
        <w:tc>
          <w:tcPr>
            <w:tcW w:w="1170" w:type="dxa"/>
            <w:tcPrChange w:id="27483" w:author="Rev 9 Allen Wirfs-Brock" w:date="2012-07-07T12:26:00Z">
              <w:tcPr>
                <w:tcW w:w="1710" w:type="dxa"/>
              </w:tcPr>
            </w:tcPrChange>
          </w:tcPr>
          <w:p w14:paraId="39A4D4E8" w14:textId="77777777"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$nn</w:t>
            </w:r>
            <w:ins w:id="27484" w:author="Rev 9 Allen Wirfs-Brock" w:date="2012-07-07T12:25:00Z">
              <w:r w:rsidR="00504F46">
                <w:rPr>
                  <w:rFonts w:ascii="Courier New" w:hAnsi="Courier New" w:cs="Courier New"/>
                  <w:b/>
                </w:rPr>
                <w:t xml:space="preserve"> </w:t>
              </w:r>
              <w:r w:rsidR="00504F46" w:rsidRPr="00887FC2">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887FC2">
                <w:rPr>
                  <w:rFonts w:ascii="Times New Roman" w:hAnsi="Times New Roman"/>
                </w:rPr>
                <w:t>is one of</w:t>
              </w:r>
              <w:r w:rsidR="00504F46">
                <w:rPr>
                  <w:rFonts w:ascii="Courier New" w:hAnsi="Courier New" w:cs="Courier New"/>
                  <w:b/>
                </w:rPr>
                <w:t xml:space="preserve"> 0 1 2 3 4 5 6 7 8 9</w:t>
              </w:r>
            </w:ins>
          </w:p>
        </w:tc>
        <w:tc>
          <w:tcPr>
            <w:tcW w:w="6300" w:type="dxa"/>
            <w:tcPrChange w:id="27485" w:author="Rev 9 Allen Wirfs-Brock" w:date="2012-07-07T12:26:00Z">
              <w:tcPr>
                <w:tcW w:w="7380" w:type="dxa"/>
              </w:tcPr>
            </w:tcPrChange>
          </w:tcPr>
          <w:p w14:paraId="03889C0E" w14:textId="77777777" w:rsidR="002B6403" w:rsidRPr="00B820AB" w:rsidRDefault="002B6403" w:rsidP="003A4B22">
            <w:pPr>
              <w:spacing w:after="0"/>
              <w:contextualSpacing/>
            </w:pPr>
            <w:r w:rsidRPr="00E77497">
              <w:t xml:space="preserve">The </w:t>
            </w:r>
            <w:r w:rsidRPr="00E77497">
              <w:rPr>
                <w:rFonts w:ascii="Times New Roman" w:hAnsi="Times New Roman"/>
                <w:i/>
              </w:rPr>
              <w:t>nn</w:t>
            </w:r>
            <w:r w:rsidRPr="00E77497">
              <w:rPr>
                <w:rFonts w:ascii="Times New Roman" w:hAnsi="Times New Roman"/>
                <w:vertAlign w:val="superscript"/>
              </w:rPr>
              <w:t>th</w:t>
            </w:r>
            <w:r w:rsidRPr="00E77497">
              <w:t xml:space="preserve"> capture, where </w:t>
            </w:r>
            <w:r w:rsidRPr="00E77497">
              <w:rPr>
                <w:rFonts w:ascii="Times New Roman" w:hAnsi="Times New Roman"/>
                <w:i/>
              </w:rPr>
              <w:t>nn</w:t>
            </w:r>
            <w:r w:rsidRPr="00E77497">
              <w:t xml:space="preserve"> is a two-digit decimal number in the range </w:t>
            </w:r>
            <w:r w:rsidRPr="00E77497">
              <w:rPr>
                <w:rFonts w:ascii="Times New Roman" w:hAnsi="Times New Roman"/>
              </w:rPr>
              <w:t>01</w:t>
            </w:r>
            <w:r w:rsidRPr="00E77497">
              <w:t xml:space="preserve"> to </w:t>
            </w:r>
            <w:r w:rsidRPr="00E77497">
              <w:rPr>
                <w:rFonts w:ascii="Times New Roman" w:hAnsi="Times New Roman"/>
              </w:rPr>
              <w:t>99</w:t>
            </w:r>
            <w:r w:rsidRPr="00E77497">
              <w:t xml:space="preserve">. If </w:t>
            </w:r>
            <w:r w:rsidRPr="00E77497">
              <w:rPr>
                <w:rFonts w:ascii="Times New Roman" w:hAnsi="Times New Roman"/>
                <w:i/>
              </w:rPr>
              <w:t>nn</w:t>
            </w:r>
            <w:r w:rsidRPr="004D1BD1">
              <w:sym w:font="Symbol" w:char="F0A3"/>
            </w:r>
            <w:r w:rsidRPr="004D1BD1">
              <w:rPr>
                <w:rFonts w:ascii="Times New Roman" w:hAnsi="Times New Roman"/>
                <w:i/>
              </w:rPr>
              <w:t>m</w:t>
            </w:r>
            <w:r w:rsidRPr="008B7F6F">
              <w:t xml:space="preserve"> and the </w:t>
            </w:r>
            <w:r w:rsidRPr="006B6D0A">
              <w:rPr>
                <w:rFonts w:ascii="Times New Roman" w:hAnsi="Times New Roman"/>
                <w:i/>
              </w:rPr>
              <w:t>nn</w:t>
            </w:r>
            <w:r w:rsidRPr="006B6D0A">
              <w:rPr>
                <w:rFonts w:ascii="Times New Roman" w:hAnsi="Times New Roman"/>
                <w:vertAlign w:val="superscript"/>
              </w:rPr>
              <w:t>th</w:t>
            </w:r>
            <w:r w:rsidRPr="006B6D0A">
              <w:t xml:space="preserve"> capture is </w:t>
            </w:r>
            <w:r w:rsidRPr="00E65A34">
              <w:rPr>
                <w:b/>
              </w:rPr>
              <w:t>undefined</w:t>
            </w:r>
            <w:r w:rsidRPr="00546435">
              <w:t xml:space="preserve">, use the empty String instead. If </w:t>
            </w:r>
            <w:r w:rsidRPr="00A67AF2">
              <w:rPr>
                <w:rFonts w:ascii="Times New Roman" w:hAnsi="Times New Roman"/>
                <w:i/>
              </w:rPr>
              <w:t>nn</w:t>
            </w:r>
            <w:r w:rsidRPr="00A67AF2">
              <w:rPr>
                <w:rFonts w:ascii="Times New Roman" w:hAnsi="Times New Roman"/>
              </w:rPr>
              <w:t>&gt;</w:t>
            </w:r>
            <w:r w:rsidRPr="00A67AF2">
              <w:rPr>
                <w:rFonts w:ascii="Times New Roman" w:hAnsi="Times New Roman"/>
                <w:i/>
              </w:rPr>
              <w:t>m</w:t>
            </w:r>
            <w:r w:rsidRPr="00B820AB">
              <w:t>, the result is implementation-defined.</w:t>
            </w:r>
          </w:p>
        </w:tc>
      </w:tr>
    </w:tbl>
    <w:p w14:paraId="295E0549" w14:textId="77777777" w:rsidR="004C02EF" w:rsidRPr="00E77497" w:rsidRDefault="004C02EF" w:rsidP="004C02EF">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6FD870E" w14:textId="77777777" w:rsidR="004C02EF" w:rsidRPr="00E77497" w:rsidRDefault="004C02EF" w:rsidP="004C02EF">
      <w:pPr>
        <w:pStyle w:val="40"/>
        <w:numPr>
          <w:ilvl w:val="0"/>
          <w:numId w:val="0"/>
        </w:numPr>
      </w:pPr>
      <w:bookmarkStart w:id="27486" w:name="_Ref456010590"/>
      <w:r w:rsidRPr="00E77497">
        <w:t>15.5.4.12</w:t>
      </w:r>
      <w:r w:rsidRPr="00E77497">
        <w:tab/>
        <w:t>String.prototype.search (regexp)</w:t>
      </w:r>
      <w:bookmarkEnd w:id="27486"/>
    </w:p>
    <w:p w14:paraId="1732ED25" w14:textId="77777777" w:rsidR="004C02EF" w:rsidRPr="00E77497" w:rsidRDefault="004C02EF" w:rsidP="004C02EF">
      <w:r w:rsidRPr="00E77497">
        <w:t xml:space="preserve">When the search method is called with argument </w:t>
      </w:r>
      <w:r w:rsidRPr="00E77497">
        <w:rPr>
          <w:rFonts w:ascii="Times New Roman" w:hAnsi="Times New Roman"/>
          <w:i/>
        </w:rPr>
        <w:t>regexp</w:t>
      </w:r>
      <w:r w:rsidRPr="00E77497">
        <w:t>, the following steps are taken:</w:t>
      </w:r>
    </w:p>
    <w:p w14:paraId="17C05BBE" w14:textId="77777777" w:rsidR="004C02EF" w:rsidRPr="00E77497" w:rsidRDefault="00C75147" w:rsidP="00834A33">
      <w:pPr>
        <w:pStyle w:val="Alg4"/>
        <w:numPr>
          <w:ilvl w:val="0"/>
          <w:numId w:val="229"/>
        </w:numPr>
      </w:pPr>
      <w:ins w:id="27487" w:author="Rev 7 Allen Wirfs-Brock" w:date="2012-04-10T13:34:00Z">
        <w:r>
          <w:t>ReturnIfAbrupt(</w:t>
        </w:r>
        <w:r w:rsidRPr="00E77497">
          <w:t>CheckObjectCoercible</w:t>
        </w:r>
        <w:r>
          <w:t>(</w:t>
        </w:r>
        <w:r w:rsidRPr="00E77497">
          <w:rPr>
            <w:b/>
          </w:rPr>
          <w:t>this</w:t>
        </w:r>
        <w:r w:rsidRPr="00E77497">
          <w:t xml:space="preserve"> value</w:t>
        </w:r>
        <w:r>
          <w:t>))</w:t>
        </w:r>
        <w:r w:rsidRPr="00E77497">
          <w:t>.</w:t>
        </w:r>
      </w:ins>
      <w:del w:id="27488" w:author="Rev 7 Allen Wirfs-Brock" w:date="2012-04-10T13:34:00Z">
        <w:r w:rsidR="004C02EF" w:rsidRPr="00E77497" w:rsidDel="00C75147">
          <w:delText xml:space="preserve">Call CheckObjectCoercible passing the </w:delText>
        </w:r>
        <w:r w:rsidR="004C02EF" w:rsidRPr="00E77497" w:rsidDel="00C75147">
          <w:rPr>
            <w:b/>
          </w:rPr>
          <w:delText>this</w:delText>
        </w:r>
        <w:r w:rsidR="004C02EF" w:rsidRPr="00E77497" w:rsidDel="00C75147">
          <w:delText xml:space="preserve"> value as its argument.</w:delText>
        </w:r>
      </w:del>
    </w:p>
    <w:p w14:paraId="498C3D72" w14:textId="77777777" w:rsidR="004C02EF" w:rsidRPr="00E77497" w:rsidRDefault="004C02EF" w:rsidP="00834A33">
      <w:pPr>
        <w:pStyle w:val="Alg4"/>
        <w:numPr>
          <w:ilvl w:val="0"/>
          <w:numId w:val="229"/>
        </w:num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14:paraId="241E2BD0" w14:textId="77777777" w:rsidR="00FA34E7" w:rsidRPr="00E77497" w:rsidRDefault="00FA34E7" w:rsidP="00FA34E7">
      <w:pPr>
        <w:pStyle w:val="Alg4"/>
        <w:numPr>
          <w:ilvl w:val="0"/>
          <w:numId w:val="229"/>
        </w:numPr>
        <w:contextualSpacing/>
        <w:rPr>
          <w:ins w:id="27489" w:author="Rev 7 Allen Wirfs-Brock" w:date="2012-04-10T16:31:00Z"/>
        </w:rPr>
      </w:pPr>
      <w:ins w:id="27490" w:author="Rev 7 Allen Wirfs-Brock" w:date="2012-04-10T16:31:00Z">
        <w:r>
          <w:t>ReturnIfAbrupt(</w:t>
        </w:r>
        <w:r>
          <w:rPr>
            <w:i/>
          </w:rPr>
          <w:t>S</w:t>
        </w:r>
        <w:r>
          <w:t>).</w:t>
        </w:r>
      </w:ins>
    </w:p>
    <w:p w14:paraId="34838588" w14:textId="77777777" w:rsidR="004C02EF" w:rsidRPr="00E77497" w:rsidRDefault="004C02EF" w:rsidP="00834A33">
      <w:pPr>
        <w:pStyle w:val="Alg4"/>
        <w:numPr>
          <w:ilvl w:val="0"/>
          <w:numId w:val="229"/>
        </w:numPr>
      </w:pPr>
      <w:r w:rsidRPr="00E77497">
        <w:t>If Type(</w:t>
      </w:r>
      <w:r w:rsidRPr="00E77497">
        <w:rPr>
          <w:i/>
        </w:rPr>
        <w:t>regexp</w:t>
      </w:r>
      <w:r w:rsidRPr="00E77497">
        <w:t xml:space="preserve">) is Object and </w:t>
      </w:r>
      <w:del w:id="27491" w:author="Allen Wirfs-Brock" w:date="2011-07-02T14:08:00Z">
        <w:r w:rsidRPr="00E77497" w:rsidDel="00141138">
          <w:delText xml:space="preserve">the value of the [[Class]] internal property of </w:delText>
        </w:r>
      </w:del>
      <w:r w:rsidRPr="00E77497">
        <w:rPr>
          <w:i/>
        </w:rPr>
        <w:t>regexp</w:t>
      </w:r>
      <w:r w:rsidRPr="00E77497">
        <w:t xml:space="preserve"> </w:t>
      </w:r>
      <w:ins w:id="27492" w:author="Allen Wirfs-Brock" w:date="2011-07-02T14:08:00Z">
        <w:r w:rsidR="00141138" w:rsidRPr="00E77497">
          <w:t xml:space="preserve">has </w:t>
        </w:r>
        <w:del w:id="27493" w:author="Rev 3 Allen Wirfs-Brock" w:date="2011-09-08T14:51:00Z">
          <w:r w:rsidR="00141138" w:rsidRPr="00E77497" w:rsidDel="00BA3B3B">
            <w:delText>the</w:delText>
          </w:r>
        </w:del>
      </w:ins>
      <w:ins w:id="27494" w:author="Rev 3 Allen Wirfs-Brock" w:date="2011-09-08T14:51:00Z">
        <w:r w:rsidR="00BA3B3B" w:rsidRPr="00E77497">
          <w:t>a</w:t>
        </w:r>
      </w:ins>
      <w:ins w:id="27495" w:author="Allen Wirfs-Brock" w:date="2011-07-02T14:08:00Z">
        <w:r w:rsidR="00141138" w:rsidRPr="00E77497">
          <w:t xml:space="preserve"> [[</w:t>
        </w:r>
        <w:del w:id="27496" w:author="Rev 3 Allen Wirfs-Brock" w:date="2011-09-08T14:51:00Z">
          <w:r w:rsidR="00141138" w:rsidRPr="00E77497" w:rsidDel="00BA3B3B">
            <w:delText>IsRegExp</w:delText>
          </w:r>
        </w:del>
      </w:ins>
      <w:ins w:id="27497" w:author="Rev 3 Allen Wirfs-Brock" w:date="2011-09-08T14:51:00Z">
        <w:r w:rsidR="00BA3B3B" w:rsidRPr="00E77497">
          <w:t>NativeBrand</w:t>
        </w:r>
      </w:ins>
      <w:ins w:id="27498" w:author="Allen Wirfs-Brock" w:date="2011-07-02T14:08:00Z">
        <w:r w:rsidR="00141138" w:rsidRPr="00E77497">
          <w:t>]] internal property</w:t>
        </w:r>
      </w:ins>
      <w:ins w:id="27499" w:author="Rev 3 Allen Wirfs-Brock" w:date="2011-09-08T14:51:00Z">
        <w:r w:rsidR="00BA3B3B" w:rsidRPr="00E77497">
          <w:t xml:space="preserve"> whose value is NativeRegExp</w:t>
        </w:r>
        <w:r w:rsidR="00BA3B3B" w:rsidRPr="00E77497" w:rsidDel="00141138">
          <w:t xml:space="preserve"> </w:t>
        </w:r>
      </w:ins>
      <w:del w:id="27500" w:author="Allen Wirfs-Brock" w:date="2011-07-02T14:08:00Z">
        <w:r w:rsidRPr="00E77497" w:rsidDel="00141138">
          <w:delText xml:space="preserve">is </w:delText>
        </w:r>
        <w:r w:rsidRPr="00E77497" w:rsidDel="00141138">
          <w:rPr>
            <w:rFonts w:ascii="Courier New" w:hAnsi="Courier New"/>
            <w:b/>
          </w:rPr>
          <w:delText>"RegExp"</w:delText>
        </w:r>
      </w:del>
      <w:r w:rsidRPr="00E77497">
        <w:t xml:space="preserve">, then let </w:t>
      </w:r>
      <w:r w:rsidRPr="00E77497">
        <w:rPr>
          <w:i/>
        </w:rPr>
        <w:t>rx</w:t>
      </w:r>
      <w:r w:rsidRPr="00E77497">
        <w:t xml:space="preserve"> be </w:t>
      </w:r>
      <w:r w:rsidRPr="00E77497">
        <w:rPr>
          <w:i/>
        </w:rPr>
        <w:t>regexp</w:t>
      </w:r>
      <w:r w:rsidRPr="00E77497">
        <w:t>;</w:t>
      </w:r>
    </w:p>
    <w:p w14:paraId="34A68A60" w14:textId="77777777" w:rsidR="004C02EF" w:rsidRPr="00E77497" w:rsidRDefault="004C02EF" w:rsidP="00834A33">
      <w:pPr>
        <w:pStyle w:val="Alg4"/>
        <w:numPr>
          <w:ilvl w:val="0"/>
          <w:numId w:val="229"/>
        </w:numPr>
      </w:pPr>
      <w:r w:rsidRPr="00E77497">
        <w:t xml:space="preserve">Else, let </w:t>
      </w:r>
      <w:r w:rsidRPr="00E77497">
        <w:rPr>
          <w:i/>
        </w:rPr>
        <w:t>rx</w:t>
      </w:r>
      <w:r w:rsidRPr="00E77497">
        <w:t xml:space="preserve"> be </w:t>
      </w:r>
      <w:ins w:id="27501" w:author="Rev 7 Allen Wirfs-Brock" w:date="2012-04-10T16:33:00Z">
        <w:r w:rsidR="00FA34E7">
          <w:t xml:space="preserve">the result of the </w:t>
        </w:r>
        <w:del w:id="27502" w:author="Rev 8 Allen Wirfs-Brock" w:date="2012-06-14T14:41:00Z">
          <w:r w:rsidR="00FA34E7" w:rsidDel="00D4543D">
            <w:delText>abstraction operation</w:delText>
          </w:r>
        </w:del>
      </w:ins>
      <w:ins w:id="27503" w:author="Rev 8 Allen Wirfs-Brock" w:date="2012-06-14T14:41:00Z">
        <w:r w:rsidR="00D4543D">
          <w:t>abstract operation</w:t>
        </w:r>
      </w:ins>
      <w:ins w:id="27504" w:author="Rev 7 Allen Wirfs-Brock" w:date="2012-04-10T16:33:00Z">
        <w:r w:rsidR="00FA34E7" w:rsidRPr="00134DAD">
          <w:t xml:space="preserve"> </w:t>
        </w:r>
        <w:r w:rsidR="00FA34E7">
          <w:t xml:space="preserve">RegExpCreate (15.10.4.1) with arguments </w:t>
        </w:r>
        <w:r w:rsidR="00FA34E7">
          <w:rPr>
            <w:i/>
          </w:rPr>
          <w:t>regexp</w:t>
        </w:r>
        <w:r w:rsidR="00FA34E7">
          <w:t xml:space="preserve"> and </w:t>
        </w:r>
        <w:r w:rsidR="00FA34E7" w:rsidRPr="00C75147">
          <w:rPr>
            <w:b/>
          </w:rPr>
          <w:t>undefined</w:t>
        </w:r>
      </w:ins>
      <w:del w:id="27505" w:author="Rev 7 Allen Wirfs-Brock" w:date="2012-04-10T16:33:00Z">
        <w:r w:rsidRPr="00E77497" w:rsidDel="00FA34E7">
          <w:delText xml:space="preserve">a new RegExp object created as if by the expression </w:delText>
        </w:r>
        <w:r w:rsidRPr="00E77497" w:rsidDel="00FA34E7">
          <w:rPr>
            <w:rFonts w:ascii="Courier New" w:hAnsi="Courier New"/>
            <w:b/>
          </w:rPr>
          <w:delText>new RegExp(</w:delText>
        </w:r>
        <w:r w:rsidRPr="00E77497" w:rsidDel="00FA34E7">
          <w:rPr>
            <w:i/>
          </w:rPr>
          <w:delText>regexp</w:delText>
        </w:r>
        <w:r w:rsidRPr="00E77497" w:rsidDel="00FA34E7">
          <w:rPr>
            <w:rFonts w:ascii="Courier New" w:hAnsi="Courier New"/>
            <w:b/>
          </w:rPr>
          <w:delText>)</w:delText>
        </w:r>
        <w:r w:rsidRPr="00E77497" w:rsidDel="00FA34E7">
          <w:delText xml:space="preserve"> where </w:delText>
        </w:r>
        <w:r w:rsidRPr="00E77497" w:rsidDel="00FA34E7">
          <w:rPr>
            <w:rFonts w:ascii="Courier New" w:hAnsi="Courier New"/>
            <w:b/>
          </w:rPr>
          <w:delText>RegExp</w:delText>
        </w:r>
        <w:r w:rsidRPr="00E77497" w:rsidDel="00FA34E7">
          <w:delText xml:space="preserve"> is the standard built-in constructor with that name</w:delText>
        </w:r>
      </w:del>
      <w:r w:rsidRPr="00E77497">
        <w:t>.</w:t>
      </w:r>
    </w:p>
    <w:p w14:paraId="741741CA" w14:textId="77777777" w:rsidR="00FA34E7" w:rsidRPr="00E77497" w:rsidRDefault="00FA34E7" w:rsidP="00FA34E7">
      <w:pPr>
        <w:pStyle w:val="Alg4"/>
        <w:numPr>
          <w:ilvl w:val="0"/>
          <w:numId w:val="229"/>
        </w:numPr>
        <w:contextualSpacing/>
        <w:rPr>
          <w:ins w:id="27506" w:author="Rev 7 Allen Wirfs-Brock" w:date="2012-04-10T16:33:00Z"/>
        </w:rPr>
      </w:pPr>
      <w:ins w:id="27507" w:author="Rev 7 Allen Wirfs-Brock" w:date="2012-04-10T16:33:00Z">
        <w:r>
          <w:t>ReturnIfAbrupt(</w:t>
        </w:r>
        <w:r>
          <w:rPr>
            <w:i/>
          </w:rPr>
          <w:t>rx</w:t>
        </w:r>
        <w:r>
          <w:t>).</w:t>
        </w:r>
      </w:ins>
    </w:p>
    <w:p w14:paraId="3B43D613" w14:textId="77777777" w:rsidR="004C02EF" w:rsidRPr="00E77497" w:rsidRDefault="004C02EF" w:rsidP="00834A33">
      <w:pPr>
        <w:pStyle w:val="Alg4"/>
        <w:numPr>
          <w:ilvl w:val="0"/>
          <w:numId w:val="229"/>
        </w:numPr>
      </w:pPr>
      <w:commentRangeStart w:id="27508"/>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ins w:id="27509" w:author="Rev 7 Allen Wirfs-Brock" w:date="2012-04-10T16:37:00Z">
        <w:r w:rsidR="00FA34E7">
          <w:t xml:space="preserve"> If an abrupt completion </w:t>
        </w:r>
      </w:ins>
      <w:ins w:id="27510" w:author="Rev 7 Allen Wirfs-Brock" w:date="2012-04-10T16:38:00Z">
        <w:r w:rsidR="00FA34E7">
          <w:t xml:space="preserve">occurs during the search, </w:t>
        </w:r>
        <w:r w:rsidR="00FA34E7" w:rsidRPr="00FA34E7">
          <w:rPr>
            <w:i/>
          </w:rPr>
          <w:t>result</w:t>
        </w:r>
        <w:r w:rsidR="00FA34E7">
          <w:t xml:space="preserve"> is that Completion Record.</w:t>
        </w:r>
      </w:ins>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27508"/>
      <w:r w:rsidR="00FA34E7">
        <w:rPr>
          <w:rStyle w:val="af3"/>
          <w:rFonts w:ascii="Arial" w:eastAsia="MS Mincho" w:hAnsi="Arial"/>
          <w:spacing w:val="0"/>
          <w:lang w:eastAsia="ja-JP"/>
        </w:rPr>
        <w:commentReference w:id="27508"/>
      </w:r>
    </w:p>
    <w:p w14:paraId="34785BC3" w14:textId="77777777" w:rsidR="004C02EF" w:rsidRPr="00E77497" w:rsidRDefault="004C02EF" w:rsidP="00834A33">
      <w:pPr>
        <w:pStyle w:val="Alg4"/>
        <w:numPr>
          <w:ilvl w:val="0"/>
          <w:numId w:val="229"/>
        </w:numPr>
        <w:spacing w:after="120"/>
      </w:pPr>
      <w:r w:rsidRPr="00E77497">
        <w:t xml:space="preserve">Return </w:t>
      </w:r>
      <w:r w:rsidRPr="00E77497">
        <w:rPr>
          <w:i/>
        </w:rPr>
        <w:t>result</w:t>
      </w:r>
      <w:r w:rsidRPr="00E77497">
        <w:t>.</w:t>
      </w:r>
    </w:p>
    <w:p w14:paraId="08651EE9"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A5F86AB" w14:textId="77777777" w:rsidR="004C02EF" w:rsidRPr="00E77497" w:rsidRDefault="004C02EF" w:rsidP="004C02EF">
      <w:pPr>
        <w:pStyle w:val="40"/>
        <w:numPr>
          <w:ilvl w:val="0"/>
          <w:numId w:val="0"/>
        </w:numPr>
      </w:pPr>
      <w:bookmarkStart w:id="27511" w:name="_Ref457709109"/>
      <w:r w:rsidRPr="00E77497">
        <w:t>15.5.4.13</w:t>
      </w:r>
      <w:r w:rsidRPr="00E77497">
        <w:tab/>
        <w:t>String.prototype.slice (start, end)</w:t>
      </w:r>
      <w:bookmarkEnd w:id="27511"/>
    </w:p>
    <w:p w14:paraId="2DBE268A"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del w:id="27512" w:author="Rev 9 Allen Wirfs-Brock" w:date="2012-07-07T12:28:00Z">
        <w:r w:rsidRPr="00E77497" w:rsidDel="002E1A56">
          <w:delText xml:space="preserve">character </w:delText>
        </w:r>
      </w:del>
      <w:ins w:id="27513" w:author="Rev 9 Allen Wirfs-Brock" w:date="2012-07-07T12:28:00Z">
        <w:r w:rsidR="002E1A56">
          <w:t>element</w:t>
        </w:r>
        <w:r w:rsidR="002E1A56" w:rsidRPr="00E77497">
          <w:t xml:space="preserve"> </w:t>
        </w:r>
      </w:ins>
      <w:r w:rsidRPr="00E77497">
        <w:t xml:space="preserve">position </w:t>
      </w:r>
      <w:r w:rsidRPr="00E77497">
        <w:rPr>
          <w:rFonts w:ascii="Times New Roman" w:hAnsi="Times New Roman"/>
          <w:i/>
        </w:rPr>
        <w:t>start</w:t>
      </w:r>
      <w:r w:rsidRPr="00E77497">
        <w:t xml:space="preserve"> and running to, but not including, </w:t>
      </w:r>
      <w:del w:id="27514" w:author="Rev 9 Allen Wirfs-Brock" w:date="2012-07-07T12:28:00Z">
        <w:r w:rsidRPr="00E77497" w:rsidDel="002E1A56">
          <w:delText xml:space="preserve">character </w:delText>
        </w:r>
      </w:del>
      <w:ins w:id="27515" w:author="Rev 9 Allen Wirfs-Brock" w:date="2012-07-07T12:28:00Z">
        <w:r w:rsidR="002E1A56">
          <w:t>element</w:t>
        </w:r>
        <w:r w:rsidR="002E1A56" w:rsidRPr="00E77497">
          <w:t xml:space="preserve"> </w:t>
        </w:r>
      </w:ins>
      <w:r w:rsidRPr="00E77497">
        <w:t xml:space="preserve">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72D93C7E" w14:textId="77777777" w:rsidR="004C02EF" w:rsidRPr="00E77497" w:rsidRDefault="00134DAD" w:rsidP="00834A33">
      <w:pPr>
        <w:pStyle w:val="Alg4"/>
        <w:numPr>
          <w:ilvl w:val="0"/>
          <w:numId w:val="230"/>
        </w:numPr>
      </w:pPr>
      <w:ins w:id="27516"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7517"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12F2AF1A" w14:textId="77777777" w:rsidR="004C02EF" w:rsidRPr="00E77497" w:rsidRDefault="004C02EF" w:rsidP="00834A33">
      <w:pPr>
        <w:pStyle w:val="Alg4"/>
        <w:numPr>
          <w:ilvl w:val="0"/>
          <w:numId w:val="23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03343FB5" w14:textId="77777777" w:rsidR="00FA34E7" w:rsidRPr="00E77497" w:rsidRDefault="00FA34E7" w:rsidP="00FA34E7">
      <w:pPr>
        <w:pStyle w:val="Alg4"/>
        <w:numPr>
          <w:ilvl w:val="0"/>
          <w:numId w:val="230"/>
        </w:numPr>
        <w:contextualSpacing/>
        <w:rPr>
          <w:ins w:id="27518" w:author="Rev 7 Allen Wirfs-Brock" w:date="2012-04-10T16:39:00Z"/>
        </w:rPr>
      </w:pPr>
      <w:ins w:id="27519" w:author="Rev 7 Allen Wirfs-Brock" w:date="2012-04-10T16:39:00Z">
        <w:r>
          <w:t>ReturnIfAbrupt(</w:t>
        </w:r>
        <w:r>
          <w:rPr>
            <w:i/>
          </w:rPr>
          <w:t>S</w:t>
        </w:r>
        <w:r>
          <w:t>).</w:t>
        </w:r>
      </w:ins>
    </w:p>
    <w:p w14:paraId="067CAC45" w14:textId="77777777" w:rsidR="004C02EF" w:rsidRPr="00E77497" w:rsidRDefault="004C02EF" w:rsidP="00834A33">
      <w:pPr>
        <w:pStyle w:val="Alg4"/>
        <w:numPr>
          <w:ilvl w:val="0"/>
          <w:numId w:val="230"/>
        </w:numPr>
      </w:pPr>
      <w:r w:rsidRPr="00E77497">
        <w:t xml:space="preserve">Let </w:t>
      </w:r>
      <w:r w:rsidRPr="00E77497">
        <w:rPr>
          <w:i/>
        </w:rPr>
        <w:t>len</w:t>
      </w:r>
      <w:r w:rsidRPr="00E77497">
        <w:t xml:space="preserve"> be the number of </w:t>
      </w:r>
      <w:del w:id="27520" w:author="Rev 9 Allen Wirfs-Brock" w:date="2012-07-07T12:28:00Z">
        <w:r w:rsidRPr="00E77497" w:rsidDel="002E1A56">
          <w:delText xml:space="preserve">characters </w:delText>
        </w:r>
      </w:del>
      <w:ins w:id="27521" w:author="Rev 9 Allen Wirfs-Brock" w:date="2012-07-07T12:28:00Z">
        <w:r w:rsidR="002E1A56">
          <w:t>elements</w:t>
        </w:r>
        <w:r w:rsidR="002E1A56" w:rsidRPr="00E77497">
          <w:t xml:space="preserve"> </w:t>
        </w:r>
      </w:ins>
      <w:r w:rsidRPr="00E77497">
        <w:t xml:space="preserve">in </w:t>
      </w:r>
      <w:r w:rsidRPr="00E77497">
        <w:rPr>
          <w:i/>
        </w:rPr>
        <w:t>S</w:t>
      </w:r>
      <w:r w:rsidRPr="00E77497">
        <w:t>.</w:t>
      </w:r>
    </w:p>
    <w:p w14:paraId="77E9784E" w14:textId="77777777" w:rsidR="004C02EF" w:rsidRPr="00E77497" w:rsidRDefault="004C02EF" w:rsidP="00834A33">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14:paraId="52B943BC" w14:textId="77777777" w:rsidR="004C02EF" w:rsidRPr="00E77497" w:rsidRDefault="004C02EF" w:rsidP="00834A33">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28685425" w14:textId="77777777" w:rsidR="004C02EF" w:rsidRPr="00E77497" w:rsidRDefault="004C02EF" w:rsidP="00834A33">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14:paraId="4570E8E8" w14:textId="77777777" w:rsidR="004C02EF" w:rsidRPr="00E77497" w:rsidRDefault="004C02EF" w:rsidP="00834A33">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14:paraId="17A3E17A" w14:textId="77777777" w:rsidR="004C02EF" w:rsidRPr="00E77497" w:rsidRDefault="004C02EF" w:rsidP="00834A33">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14:paraId="050DCCF5" w14:textId="77777777" w:rsidR="004C02EF" w:rsidRPr="00E77497" w:rsidRDefault="004C02EF" w:rsidP="00834A33">
      <w:pPr>
        <w:pStyle w:val="Alg4"/>
        <w:numPr>
          <w:ilvl w:val="0"/>
          <w:numId w:val="230"/>
        </w:numPr>
        <w:spacing w:after="220"/>
      </w:pPr>
      <w:r w:rsidRPr="00E77497">
        <w:t>Return a String</w:t>
      </w:r>
      <w:ins w:id="27522" w:author="Rev 7 Allen Wirfs-Brock" w:date="2012-04-10T16:40:00Z">
        <w:r w:rsidR="00FA34E7">
          <w:t xml:space="preserve"> value</w:t>
        </w:r>
      </w:ins>
      <w:r w:rsidRPr="00E77497">
        <w:t xml:space="preserve"> containing </w:t>
      </w:r>
      <w:r w:rsidRPr="00E77497">
        <w:rPr>
          <w:i/>
        </w:rPr>
        <w:t>span</w:t>
      </w:r>
      <w:r w:rsidRPr="00E77497">
        <w:t xml:space="preserve"> consecutive </w:t>
      </w:r>
      <w:del w:id="27523" w:author="Rev 9 Allen Wirfs-Brock" w:date="2012-07-07T12:28:00Z">
        <w:r w:rsidRPr="00E77497" w:rsidDel="002E1A56">
          <w:delText xml:space="preserve">characters </w:delText>
        </w:r>
      </w:del>
      <w:ins w:id="27524" w:author="Rev 9 Allen Wirfs-Brock" w:date="2012-07-07T12:28:00Z">
        <w:r w:rsidR="002E1A56">
          <w:t>elements</w:t>
        </w:r>
        <w:r w:rsidR="002E1A56" w:rsidRPr="00E77497">
          <w:t xml:space="preserve"> </w:t>
        </w:r>
      </w:ins>
      <w:r w:rsidRPr="00E77497">
        <w:t xml:space="preserve">from </w:t>
      </w:r>
      <w:r w:rsidRPr="00E77497">
        <w:rPr>
          <w:i/>
        </w:rPr>
        <w:t>S</w:t>
      </w:r>
      <w:r w:rsidRPr="00E77497">
        <w:t xml:space="preserve"> beginning with the </w:t>
      </w:r>
      <w:del w:id="27525" w:author="Rev 9 Allen Wirfs-Brock" w:date="2012-07-07T12:28:00Z">
        <w:r w:rsidRPr="00E77497" w:rsidDel="002E1A56">
          <w:delText xml:space="preserve">character </w:delText>
        </w:r>
      </w:del>
      <w:ins w:id="27526" w:author="Rev 9 Allen Wirfs-Brock" w:date="2012-07-07T12:28:00Z">
        <w:r w:rsidR="002E1A56">
          <w:t>element</w:t>
        </w:r>
        <w:r w:rsidR="002E1A56" w:rsidRPr="00E77497">
          <w:t xml:space="preserve"> </w:t>
        </w:r>
      </w:ins>
      <w:r w:rsidRPr="00E77497">
        <w:t xml:space="preserve">at position </w:t>
      </w:r>
      <w:r w:rsidRPr="00E77497">
        <w:rPr>
          <w:i/>
        </w:rPr>
        <w:t>from</w:t>
      </w:r>
      <w:r w:rsidRPr="00E77497">
        <w:t>.</w:t>
      </w:r>
    </w:p>
    <w:p w14:paraId="7D7C78FD"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2B3A85A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F257E46" w14:textId="77777777" w:rsidR="004C02EF" w:rsidRPr="00E77497" w:rsidRDefault="004C02EF" w:rsidP="004C02EF">
      <w:pPr>
        <w:pStyle w:val="40"/>
        <w:numPr>
          <w:ilvl w:val="0"/>
          <w:numId w:val="0"/>
        </w:numPr>
      </w:pPr>
      <w:bookmarkStart w:id="27527" w:name="_Ref456010446"/>
      <w:r w:rsidRPr="00E77497">
        <w:t>15.5.4.14</w:t>
      </w:r>
      <w:r w:rsidRPr="00E77497">
        <w:tab/>
        <w:t>String.prototype.spli</w:t>
      </w:r>
      <w:bookmarkEnd w:id="27299"/>
      <w:r w:rsidRPr="00E77497">
        <w:t>t (separator</w:t>
      </w:r>
      <w:bookmarkEnd w:id="27318"/>
      <w:bookmarkEnd w:id="27319"/>
      <w:r w:rsidRPr="00E77497">
        <w:t>, limit)</w:t>
      </w:r>
      <w:bookmarkEnd w:id="27527"/>
    </w:p>
    <w:p w14:paraId="5C6A4F3F" w14:textId="77777777" w:rsidR="004C02EF" w:rsidRPr="00E77497" w:rsidRDefault="004C02EF" w:rsidP="004C02EF">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w:t>
      </w:r>
      <w:bookmarkStart w:id="27528" w:name="_Toc385672321"/>
      <w:bookmarkStart w:id="27529" w:name="_Toc393690437"/>
      <w:bookmarkStart w:id="27530" w:name="_Toc382291638"/>
      <w:r w:rsidRPr="00E77497">
        <w:t xml:space="preserve"> or it may be a RegExp object (i.e., an object </w:t>
      </w:r>
      <w:ins w:id="27531" w:author="Allen Wirfs-Brock" w:date="2011-07-02T14:09:00Z">
        <w:r w:rsidR="00141138" w:rsidRPr="00E77497">
          <w:t xml:space="preserve">with </w:t>
        </w:r>
        <w:del w:id="27532" w:author="Rev 3 Allen Wirfs-Brock" w:date="2011-09-08T14:51:00Z">
          <w:r w:rsidR="00141138" w:rsidRPr="00E77497" w:rsidDel="00BA3B3B">
            <w:delText>the</w:delText>
          </w:r>
        </w:del>
      </w:ins>
      <w:ins w:id="27533" w:author="Rev 3 Allen Wirfs-Brock" w:date="2011-09-08T14:51:00Z">
        <w:r w:rsidR="00BA3B3B" w:rsidRPr="00E77497">
          <w:t>a</w:t>
        </w:r>
      </w:ins>
      <w:ins w:id="27534" w:author="Allen Wirfs-Brock" w:date="2011-07-02T14:09:00Z">
        <w:r w:rsidR="00141138" w:rsidRPr="00E77497">
          <w:t xml:space="preserve"> [[</w:t>
        </w:r>
        <w:del w:id="27535" w:author="Rev 3 Allen Wirfs-Brock" w:date="2011-09-08T14:51:00Z">
          <w:r w:rsidR="00141138" w:rsidRPr="00E77497" w:rsidDel="00BA3B3B">
            <w:delText>IsRegExp</w:delText>
          </w:r>
        </w:del>
      </w:ins>
      <w:ins w:id="27536" w:author="Rev 3 Allen Wirfs-Brock" w:date="2011-09-08T14:51:00Z">
        <w:r w:rsidR="00BA3B3B" w:rsidRPr="00E77497">
          <w:t>NativeBrand</w:t>
        </w:r>
      </w:ins>
      <w:ins w:id="27537" w:author="Allen Wirfs-Brock" w:date="2011-07-02T14:09:00Z">
        <w:r w:rsidR="00141138" w:rsidRPr="00E77497">
          <w:t>]] internal property</w:t>
        </w:r>
      </w:ins>
      <w:ins w:id="27538" w:author="Rev 3 Allen Wirfs-Brock" w:date="2011-09-08T14:51:00Z">
        <w:r w:rsidR="00BA3B3B" w:rsidRPr="00E77497">
          <w:t xml:space="preserve"> whose value is NativeRegExp</w:t>
        </w:r>
        <w:r w:rsidR="00BA3B3B" w:rsidRPr="00E77497" w:rsidDel="00141138">
          <w:t xml:space="preserve"> </w:t>
        </w:r>
      </w:ins>
      <w:del w:id="27539" w:author="Allen Wirfs-Brock" w:date="2011-07-02T14:09:00Z">
        <w:r w:rsidRPr="00E77497" w:rsidDel="00141138">
          <w:delText xml:space="preserve">whose [[Class]] internal property is </w:delText>
        </w:r>
        <w:r w:rsidRPr="00E77497" w:rsidDel="00141138">
          <w:rPr>
            <w:rFonts w:ascii="Courier New" w:hAnsi="Courier New"/>
            <w:b/>
          </w:rPr>
          <w:delText>"RegExp"</w:delText>
        </w:r>
      </w:del>
      <w:r w:rsidRPr="00E77497">
        <w:t>; see 15.10).</w:t>
      </w:r>
    </w:p>
    <w:p w14:paraId="756EFBA0" w14:textId="77777777" w:rsidR="004C02EF" w:rsidRPr="00E77497" w:rsidRDefault="004C02EF" w:rsidP="004C02EF">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del w:id="27540" w:author="Rev 9 Allen Wirfs-Brock" w:date="2012-07-07T12:29:00Z">
        <w:r w:rsidRPr="00E77497" w:rsidDel="002E1A56">
          <w:delText>characters</w:delText>
        </w:r>
      </w:del>
      <w:ins w:id="27541" w:author="Rev 9 Allen Wirfs-Brock" w:date="2012-07-07T12:29:00Z">
        <w:r w:rsidR="002E1A56">
          <w:t>code unit elements</w:t>
        </w:r>
      </w:ins>
      <w:r w:rsidRPr="00E77497">
        <w:t xml:space="preserve">; the length of the result array equals the length of the String, and each substring contains one </w:t>
      </w:r>
      <w:del w:id="27542" w:author="Rev 9 Allen Wirfs-Brock" w:date="2012-07-07T12:29:00Z">
        <w:r w:rsidRPr="00E77497" w:rsidDel="002E1A56">
          <w:delText>character</w:delText>
        </w:r>
      </w:del>
      <w:ins w:id="27543" w:author="Rev 9 Allen Wirfs-Brock" w:date="2012-07-07T12:29:00Z">
        <w:r w:rsidR="002E1A56">
          <w:t>code unit</w:t>
        </w:r>
      </w:ins>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3DB81DDD" w14:textId="77777777" w:rsidR="004C02EF" w:rsidRPr="00E77497" w:rsidRDefault="004C02EF" w:rsidP="004C02EF">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5B5E811F" w14:textId="77777777" w:rsidR="004C02EF" w:rsidRPr="00E77497" w:rsidRDefault="004C02EF" w:rsidP="004C02EF">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538C7A4C" w14:textId="77777777" w:rsidR="004C02EF" w:rsidRPr="00E77497" w:rsidRDefault="004C02EF" w:rsidP="004C02EF">
      <w:pPr>
        <w:spacing w:after="60"/>
        <w:ind w:left="806"/>
        <w:rPr>
          <w:rFonts w:ascii="Courier New" w:hAnsi="Courier New" w:cs="Courier New"/>
          <w:b/>
        </w:rPr>
      </w:pPr>
      <w:r w:rsidRPr="00E77497">
        <w:rPr>
          <w:rFonts w:ascii="Courier New" w:hAnsi="Courier New" w:cs="Courier New"/>
          <w:b/>
        </w:rPr>
        <w:t>"A&lt;B&gt;bold&lt;/B&gt;and&lt;CODE&gt;coded&lt;/CODE&gt;".split(/&lt;(\/)?([^&lt;&gt;]+)&gt;/)</w:t>
      </w:r>
    </w:p>
    <w:p w14:paraId="4F3C8F00" w14:textId="77777777" w:rsidR="004C02EF" w:rsidRPr="00E77497" w:rsidRDefault="004C02EF" w:rsidP="004C02EF">
      <w:pPr>
        <w:spacing w:after="60"/>
      </w:pPr>
      <w:r w:rsidRPr="00E77497">
        <w:t>evaluates to the array</w:t>
      </w:r>
    </w:p>
    <w:p w14:paraId="6146C139" w14:textId="77777777" w:rsidR="004C02EF" w:rsidRPr="00E77497" w:rsidRDefault="004C02EF" w:rsidP="004C02EF">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726F99D2" w14:textId="77777777" w:rsidR="004C02EF" w:rsidRPr="00E77497" w:rsidRDefault="004C02EF" w:rsidP="004C02EF">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3E6CFFA1" w14:textId="77777777" w:rsidR="004C02EF" w:rsidRPr="00E77497" w:rsidRDefault="004C02EF" w:rsidP="004C02EF">
      <w:r w:rsidRPr="00E77497">
        <w:t xml:space="preserve">When the </w:t>
      </w:r>
      <w:r w:rsidRPr="00E77497">
        <w:rPr>
          <w:rFonts w:ascii="Courier New" w:hAnsi="Courier New"/>
          <w:b/>
        </w:rPr>
        <w:t>split</w:t>
      </w:r>
      <w:r w:rsidRPr="00E77497">
        <w:t xml:space="preserve"> method is called, the following steps are taken:</w:t>
      </w:r>
    </w:p>
    <w:p w14:paraId="7697A484" w14:textId="77777777" w:rsidR="004C02EF" w:rsidRPr="00E77497" w:rsidRDefault="00134DAD" w:rsidP="00834A33">
      <w:pPr>
        <w:pStyle w:val="Alg4"/>
        <w:numPr>
          <w:ilvl w:val="0"/>
          <w:numId w:val="231"/>
        </w:numPr>
        <w:tabs>
          <w:tab w:val="left" w:pos="1710"/>
        </w:tabs>
      </w:pPr>
      <w:ins w:id="27544"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7545"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328F64C6" w14:textId="77777777" w:rsidR="004C02EF" w:rsidRPr="00E77497" w:rsidRDefault="004C02EF" w:rsidP="00834A33">
      <w:pPr>
        <w:pStyle w:val="Alg4"/>
        <w:numPr>
          <w:ilvl w:val="0"/>
          <w:numId w:val="231"/>
        </w:numPr>
        <w:tabs>
          <w:tab w:val="left" w:pos="1710"/>
        </w:tabs>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4219CD7B" w14:textId="77777777" w:rsidR="00FA34E7" w:rsidRPr="00E77497" w:rsidRDefault="00FA34E7" w:rsidP="00FA34E7">
      <w:pPr>
        <w:pStyle w:val="Alg4"/>
        <w:numPr>
          <w:ilvl w:val="0"/>
          <w:numId w:val="231"/>
        </w:numPr>
        <w:contextualSpacing/>
        <w:rPr>
          <w:ins w:id="27546" w:author="Rev 7 Allen Wirfs-Brock" w:date="2012-04-10T17:12:00Z"/>
        </w:rPr>
      </w:pPr>
      <w:ins w:id="27547" w:author="Rev 7 Allen Wirfs-Brock" w:date="2012-04-10T17:12:00Z">
        <w:r>
          <w:t>ReturnIfAbrupt(</w:t>
        </w:r>
        <w:r>
          <w:rPr>
            <w:i/>
          </w:rPr>
          <w:t>S</w:t>
        </w:r>
        <w:r>
          <w:t>).</w:t>
        </w:r>
      </w:ins>
    </w:p>
    <w:p w14:paraId="72ECC172" w14:textId="77777777" w:rsidR="004C02EF" w:rsidRPr="00E77497" w:rsidRDefault="004C02EF" w:rsidP="00834A33">
      <w:pPr>
        <w:pStyle w:val="Alg4"/>
        <w:numPr>
          <w:ilvl w:val="0"/>
          <w:numId w:val="231"/>
        </w:numPr>
      </w:pPr>
      <w:r w:rsidRPr="00E77497">
        <w:t xml:space="preserve">Let </w:t>
      </w:r>
      <w:r w:rsidRPr="00E77497">
        <w:rPr>
          <w:i/>
        </w:rPr>
        <w:t>A</w:t>
      </w:r>
      <w:r w:rsidRPr="00E77497">
        <w:t xml:space="preserve"> be </w:t>
      </w:r>
      <w:del w:id="27548" w:author="Rev 7 Allen Wirfs-Brock" w:date="2012-04-10T17:13:00Z">
        <w:r w:rsidRPr="00E77497" w:rsidDel="00FA34E7">
          <w:delText xml:space="preserve">a </w:delText>
        </w:r>
      </w:del>
      <w:del w:id="27549" w:author="Rev 7 Allen Wirfs-Brock" w:date="2012-04-10T17:12:00Z">
        <w:r w:rsidRPr="00E77497" w:rsidDel="00FA34E7">
          <w:delText xml:space="preserve">new array created as if by the expression </w:delText>
        </w:r>
        <w:r w:rsidRPr="00E77497" w:rsidDel="00FA34E7">
          <w:rPr>
            <w:rFonts w:ascii="Courier New" w:hAnsi="Courier New"/>
            <w:b/>
          </w:rPr>
          <w:delText>new Array()</w:delText>
        </w:r>
        <w:r w:rsidRPr="00E77497" w:rsidDel="00FA34E7">
          <w:delText xml:space="preserve">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27550" w:author="Rev 7 Allen Wirfs-Brock" w:date="2012-04-10T17:12:00Z">
        <w:r w:rsidR="00FA34E7">
          <w:t>the result of the abstract operation ArrayCreate with argument 0</w:t>
        </w:r>
      </w:ins>
      <w:r w:rsidRPr="00E77497">
        <w:t>.</w:t>
      </w:r>
    </w:p>
    <w:p w14:paraId="7FC6237A" w14:textId="77777777" w:rsidR="004C02EF" w:rsidRPr="00E77497" w:rsidRDefault="004C02EF" w:rsidP="00834A33">
      <w:pPr>
        <w:pStyle w:val="Alg4"/>
        <w:numPr>
          <w:ilvl w:val="0"/>
          <w:numId w:val="231"/>
        </w:numPr>
      </w:pPr>
      <w:r w:rsidRPr="00E77497">
        <w:t xml:space="preserve">Let </w:t>
      </w:r>
      <w:r w:rsidRPr="00E77497">
        <w:rPr>
          <w:i/>
        </w:rPr>
        <w:t>lengthA</w:t>
      </w:r>
      <w:r w:rsidRPr="00E77497">
        <w:t xml:space="preserve"> be 0.</w:t>
      </w:r>
    </w:p>
    <w:p w14:paraId="6F4C0344" w14:textId="77777777" w:rsidR="004C02EF" w:rsidRPr="00E77497" w:rsidRDefault="004C02EF" w:rsidP="00834A33">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14:paraId="522642F6" w14:textId="77777777" w:rsidR="004C02EF" w:rsidRPr="00E77497" w:rsidRDefault="004C02EF" w:rsidP="00834A33">
      <w:pPr>
        <w:pStyle w:val="Alg4"/>
        <w:numPr>
          <w:ilvl w:val="0"/>
          <w:numId w:val="231"/>
        </w:numPr>
      </w:pPr>
      <w:r w:rsidRPr="00E77497">
        <w:t xml:space="preserve">Let </w:t>
      </w:r>
      <w:r w:rsidRPr="00E77497">
        <w:rPr>
          <w:i/>
        </w:rPr>
        <w:t>s</w:t>
      </w:r>
      <w:r w:rsidRPr="00E77497">
        <w:t xml:space="preserve"> be the number of </w:t>
      </w:r>
      <w:del w:id="27551" w:author="Rev 9 Allen Wirfs-Brock" w:date="2012-07-07T12:29:00Z">
        <w:r w:rsidRPr="00E77497" w:rsidDel="002E1A56">
          <w:delText xml:space="preserve">characters </w:delText>
        </w:r>
      </w:del>
      <w:ins w:id="27552" w:author="Rev 9 Allen Wirfs-Brock" w:date="2012-07-07T12:29:00Z">
        <w:r w:rsidR="002E1A56">
          <w:t>elements</w:t>
        </w:r>
        <w:r w:rsidR="002E1A56" w:rsidRPr="00E77497">
          <w:t xml:space="preserve"> </w:t>
        </w:r>
      </w:ins>
      <w:r w:rsidRPr="00E77497">
        <w:t xml:space="preserve">in </w:t>
      </w:r>
      <w:r w:rsidRPr="00E77497">
        <w:rPr>
          <w:i/>
        </w:rPr>
        <w:t>S</w:t>
      </w:r>
      <w:r w:rsidRPr="00E77497">
        <w:t>.</w:t>
      </w:r>
    </w:p>
    <w:p w14:paraId="20E3A991" w14:textId="77777777" w:rsidR="004C02EF" w:rsidRPr="00E77497" w:rsidRDefault="004C02EF" w:rsidP="00834A33">
      <w:pPr>
        <w:pStyle w:val="Alg4"/>
        <w:numPr>
          <w:ilvl w:val="0"/>
          <w:numId w:val="231"/>
        </w:numPr>
      </w:pPr>
      <w:r w:rsidRPr="00E77497">
        <w:t xml:space="preserve">Let </w:t>
      </w:r>
      <w:r w:rsidRPr="00E77497">
        <w:rPr>
          <w:i/>
        </w:rPr>
        <w:t>p</w:t>
      </w:r>
      <w:r w:rsidRPr="00E77497">
        <w:t xml:space="preserve"> = 0.</w:t>
      </w:r>
    </w:p>
    <w:p w14:paraId="58ECDD1E"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w:t>
      </w:r>
      <w:ins w:id="27553" w:author="Allen Wirfs-Brock" w:date="2011-07-02T14:10:00Z">
        <w:r w:rsidR="00141138" w:rsidRPr="00E77497">
          <w:t xml:space="preserve">has </w:t>
        </w:r>
        <w:del w:id="27554" w:author="Rev 3 Allen Wirfs-Brock" w:date="2011-09-08T14:52:00Z">
          <w:r w:rsidR="00141138" w:rsidRPr="00E77497" w:rsidDel="00BA3B3B">
            <w:delText>the</w:delText>
          </w:r>
        </w:del>
      </w:ins>
      <w:ins w:id="27555" w:author="Rev 3 Allen Wirfs-Brock" w:date="2011-09-08T14:52:00Z">
        <w:r w:rsidR="00BA3B3B" w:rsidRPr="00E77497">
          <w:t>a</w:t>
        </w:r>
      </w:ins>
      <w:ins w:id="27556" w:author="Allen Wirfs-Brock" w:date="2011-07-02T14:10:00Z">
        <w:r w:rsidR="00141138" w:rsidRPr="00E77497">
          <w:t xml:space="preserve"> [[</w:t>
        </w:r>
        <w:del w:id="27557" w:author="Rev 3 Allen Wirfs-Brock" w:date="2011-09-08T14:52:00Z">
          <w:r w:rsidR="00141138" w:rsidRPr="00E77497" w:rsidDel="00BA3B3B">
            <w:delText>IsRegExp</w:delText>
          </w:r>
        </w:del>
      </w:ins>
      <w:ins w:id="27558" w:author="Rev 3 Allen Wirfs-Brock" w:date="2011-09-08T14:52:00Z">
        <w:r w:rsidR="00BA3B3B" w:rsidRPr="00E77497">
          <w:t>NativeBrand</w:t>
        </w:r>
      </w:ins>
      <w:ins w:id="27559" w:author="Allen Wirfs-Brock" w:date="2011-07-02T14:10:00Z">
        <w:r w:rsidR="00141138" w:rsidRPr="00E77497">
          <w:t>]] internal property</w:t>
        </w:r>
      </w:ins>
      <w:ins w:id="27560" w:author="Rev 3 Allen Wirfs-Brock" w:date="2011-09-08T14:52:00Z">
        <w:r w:rsidR="00BA3B3B" w:rsidRPr="00E77497">
          <w:t xml:space="preserve"> whose value is NativeRegExp</w:t>
        </w:r>
        <w:r w:rsidR="00BA3B3B" w:rsidRPr="00E77497" w:rsidDel="00141138">
          <w:t xml:space="preserve"> </w:t>
        </w:r>
      </w:ins>
      <w:del w:id="27561"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xml:space="preserve">, let </w:t>
      </w:r>
      <w:r w:rsidRPr="00E77497">
        <w:rPr>
          <w:i/>
        </w:rPr>
        <w:t>R</w:t>
      </w:r>
      <w:r w:rsidRPr="00E77497">
        <w:t xml:space="preserve"> </w:t>
      </w:r>
      <w:del w:id="27562" w:author="Rev 7 Allen Wirfs-Brock" w:date="2012-04-10T17:14:00Z">
        <w:r w:rsidRPr="00E77497" w:rsidDel="00FA34E7">
          <w:delText xml:space="preserve">= </w:delText>
        </w:r>
      </w:del>
      <w:ins w:id="27563" w:author="Rev 7 Allen Wirfs-Brock" w:date="2012-04-10T17:14:00Z">
        <w:r w:rsidR="00FA34E7">
          <w:t>be</w:t>
        </w:r>
        <w:r w:rsidR="00FA34E7" w:rsidRPr="00E77497">
          <w:t xml:space="preserve"> </w:t>
        </w:r>
      </w:ins>
      <w:r w:rsidRPr="00E77497">
        <w:rPr>
          <w:i/>
        </w:rPr>
        <w:t>separator</w:t>
      </w:r>
      <w:r w:rsidRPr="00E77497">
        <w:t xml:space="preserve">; otherwise let </w:t>
      </w:r>
      <w:r w:rsidRPr="00E77497">
        <w:rPr>
          <w:i/>
        </w:rPr>
        <w:t>R</w:t>
      </w:r>
      <w:r w:rsidRPr="00E77497">
        <w:t xml:space="preserve"> </w:t>
      </w:r>
      <w:del w:id="27564" w:author="Rev 7 Allen Wirfs-Brock" w:date="2012-04-10T17:14:00Z">
        <w:r w:rsidRPr="00E77497" w:rsidDel="00FA34E7">
          <w:delText xml:space="preserve">= </w:delText>
        </w:r>
      </w:del>
      <w:ins w:id="27565" w:author="Rev 7 Allen Wirfs-Brock" w:date="2012-04-10T17:14:00Z">
        <w:r w:rsidR="00FA34E7">
          <w:t>be</w:t>
        </w:r>
        <w:r w:rsidR="00FA34E7" w:rsidRPr="00E77497">
          <w:t xml:space="preserve"> </w:t>
        </w:r>
      </w:ins>
      <w:r w:rsidRPr="00E77497">
        <w:t>ToString(</w:t>
      </w:r>
      <w:r w:rsidRPr="00E77497">
        <w:rPr>
          <w:i/>
        </w:rPr>
        <w:t>separator</w:t>
      </w:r>
      <w:r w:rsidRPr="00E77497">
        <w:t>).</w:t>
      </w:r>
    </w:p>
    <w:p w14:paraId="11EB9FA5" w14:textId="77777777" w:rsidR="00FA34E7" w:rsidRPr="00E77497" w:rsidRDefault="00FA34E7" w:rsidP="00FA34E7">
      <w:pPr>
        <w:pStyle w:val="Alg4"/>
        <w:numPr>
          <w:ilvl w:val="0"/>
          <w:numId w:val="231"/>
        </w:numPr>
        <w:contextualSpacing/>
        <w:rPr>
          <w:ins w:id="27566" w:author="Rev 7 Allen Wirfs-Brock" w:date="2012-04-10T17:14:00Z"/>
        </w:rPr>
      </w:pPr>
      <w:ins w:id="27567" w:author="Rev 7 Allen Wirfs-Brock" w:date="2012-04-10T17:14:00Z">
        <w:r>
          <w:t>ReturnIfAbrupt(</w:t>
        </w:r>
        <w:r>
          <w:rPr>
            <w:i/>
          </w:rPr>
          <w:t>seperator</w:t>
        </w:r>
        <w:r>
          <w:t>).</w:t>
        </w:r>
      </w:ins>
    </w:p>
    <w:p w14:paraId="175824F5" w14:textId="77777777" w:rsidR="004C02EF" w:rsidRPr="00E77497" w:rsidRDefault="004C02EF" w:rsidP="00834A33">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14:paraId="2B8E7E55"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14:paraId="1491469E"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44ED6AB" w14:textId="77777777" w:rsidR="00FA34E7" w:rsidRDefault="00FA34E7" w:rsidP="00834A33">
      <w:pPr>
        <w:pStyle w:val="Alg4"/>
        <w:numPr>
          <w:ilvl w:val="1"/>
          <w:numId w:val="231"/>
        </w:numPr>
        <w:spacing w:after="120"/>
        <w:contextualSpacing/>
        <w:rPr>
          <w:ins w:id="27568" w:author="Rev 7 Allen Wirfs-Brock" w:date="2012-04-10T17:17:00Z"/>
        </w:rPr>
      </w:pPr>
      <w:ins w:id="27569" w:author="Rev 7 Allen Wirfs-Brock" w:date="2012-04-10T17:17:00Z">
        <w:r>
          <w:t>Assert: the previous step will never result in an abrupt completion.</w:t>
        </w:r>
      </w:ins>
    </w:p>
    <w:p w14:paraId="7F8E2B98"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0C2B5F62" w14:textId="77777777" w:rsidR="004C02EF" w:rsidRPr="00E77497" w:rsidRDefault="004C02EF" w:rsidP="00834A33">
      <w:pPr>
        <w:pStyle w:val="Alg4"/>
        <w:numPr>
          <w:ilvl w:val="0"/>
          <w:numId w:val="231"/>
        </w:numPr>
      </w:pPr>
      <w:r w:rsidRPr="00E77497">
        <w:t xml:space="preserve">If </w:t>
      </w:r>
      <w:r w:rsidRPr="00E77497">
        <w:rPr>
          <w:i/>
        </w:rPr>
        <w:t>s</w:t>
      </w:r>
      <w:r w:rsidRPr="00E77497">
        <w:t xml:space="preserve"> = 0, then</w:t>
      </w:r>
    </w:p>
    <w:p w14:paraId="76F6DB22" w14:textId="77777777" w:rsidR="004C02EF" w:rsidRPr="00E77497" w:rsidRDefault="004C02EF" w:rsidP="00834A33">
      <w:pPr>
        <w:pStyle w:val="Alg4"/>
        <w:numPr>
          <w:ilvl w:val="1"/>
          <w:numId w:val="231"/>
        </w:numPr>
      </w:pPr>
      <w:r w:rsidRPr="00E77497">
        <w:t xml:space="preserve">Call </w:t>
      </w:r>
      <w:r w:rsidRPr="00E77497">
        <w:rPr>
          <w:i/>
        </w:rPr>
        <w:t>SplitMatch</w:t>
      </w:r>
      <w:r w:rsidRPr="00E77497">
        <w:t>(</w:t>
      </w:r>
      <w:r w:rsidRPr="00E77497">
        <w:rPr>
          <w:i/>
        </w:rPr>
        <w:t>S</w:t>
      </w:r>
      <w:r w:rsidRPr="00E77497">
        <w:t xml:space="preserve">, 0, </w:t>
      </w:r>
      <w:r w:rsidRPr="00E77497">
        <w:rPr>
          <w:i/>
        </w:rPr>
        <w:t>R</w:t>
      </w:r>
      <w:r w:rsidRPr="00E77497">
        <w:t xml:space="preserve">) and let </w:t>
      </w:r>
      <w:r w:rsidRPr="00E77497">
        <w:rPr>
          <w:i/>
        </w:rPr>
        <w:t>z</w:t>
      </w:r>
      <w:r w:rsidRPr="00E77497">
        <w:t xml:space="preserve"> be its MatchResult result.</w:t>
      </w:r>
    </w:p>
    <w:p w14:paraId="7741B1D1"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2E4F928B"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3DB59C76" w14:textId="77777777" w:rsidR="00FA34E7" w:rsidRDefault="00FA34E7" w:rsidP="00FA34E7">
      <w:pPr>
        <w:pStyle w:val="Alg4"/>
        <w:numPr>
          <w:ilvl w:val="1"/>
          <w:numId w:val="231"/>
        </w:numPr>
        <w:spacing w:after="120"/>
        <w:contextualSpacing/>
        <w:rPr>
          <w:ins w:id="27570" w:author="Rev 7 Allen Wirfs-Brock" w:date="2012-04-10T17:19:00Z"/>
        </w:rPr>
      </w:pPr>
      <w:ins w:id="27571" w:author="Rev 7 Allen Wirfs-Brock" w:date="2012-04-10T17:19:00Z">
        <w:r>
          <w:t>Assert: the previous step will never result in an abrupt completion.</w:t>
        </w:r>
      </w:ins>
    </w:p>
    <w:p w14:paraId="7B403D05"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6A71E711" w14:textId="77777777" w:rsidR="004C02EF" w:rsidRPr="00E77497" w:rsidRDefault="004C02EF" w:rsidP="00834A33">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14:paraId="2EBA79ED" w14:textId="77777777" w:rsidR="004C02EF" w:rsidRPr="00E65A34" w:rsidRDefault="004C02EF" w:rsidP="00834A33">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42E45183" w14:textId="77777777" w:rsidR="004C02EF" w:rsidRPr="00E77497" w:rsidRDefault="004C02EF" w:rsidP="00834A33">
      <w:pPr>
        <w:pStyle w:val="Alg4"/>
        <w:numPr>
          <w:ilvl w:val="1"/>
          <w:numId w:val="231"/>
        </w:numPr>
      </w:pPr>
      <w:r w:rsidRPr="00546435">
        <w:t xml:space="preserve">Call </w:t>
      </w:r>
      <w:r w:rsidRPr="00A67AF2">
        <w:rPr>
          <w:i/>
        </w:rPr>
        <w:t>SplitMatch</w:t>
      </w:r>
      <w:r w:rsidRPr="00A67AF2">
        <w:t>(</w:t>
      </w:r>
      <w:r w:rsidRPr="00A67AF2">
        <w:rPr>
          <w:i/>
        </w:rPr>
        <w:t>S, q, R</w:t>
      </w:r>
      <w:r w:rsidRPr="00B820AB">
        <w:t xml:space="preserve">) and let </w:t>
      </w:r>
      <w:r w:rsidRPr="00675B74">
        <w:rPr>
          <w:i/>
        </w:rPr>
        <w:t>z</w:t>
      </w:r>
      <w:r w:rsidRPr="00E77497">
        <w:t xml:space="preserve"> be its MatchResult result.</w:t>
      </w:r>
    </w:p>
    <w:p w14:paraId="4C17F551"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4E2AFF63" w14:textId="77777777" w:rsidR="004C02EF" w:rsidRPr="00E77497" w:rsidRDefault="004C02EF" w:rsidP="00834A33">
      <w:pPr>
        <w:pStyle w:val="Alg4"/>
        <w:numPr>
          <w:ilvl w:val="1"/>
          <w:numId w:val="231"/>
        </w:numPr>
      </w:pPr>
      <w:r w:rsidRPr="00E77497">
        <w:t xml:space="preserve">Else,  </w:t>
      </w:r>
      <w:r w:rsidRPr="00E77497">
        <w:rPr>
          <w:i/>
        </w:rPr>
        <w:t>z</w:t>
      </w:r>
      <w:r w:rsidRPr="00E77497">
        <w:t xml:space="preserve"> is not </w:t>
      </w:r>
      <w:r w:rsidRPr="00E77497">
        <w:rPr>
          <w:b/>
        </w:rPr>
        <w:t>failure</w:t>
      </w:r>
    </w:p>
    <w:p w14:paraId="6294666F" w14:textId="77777777" w:rsidR="004C02EF" w:rsidRPr="00E77497" w:rsidRDefault="004C02EF" w:rsidP="00834A33">
      <w:pPr>
        <w:pStyle w:val="Alg4"/>
        <w:numPr>
          <w:ilvl w:val="2"/>
          <w:numId w:val="231"/>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array.</w:t>
      </w:r>
    </w:p>
    <w:p w14:paraId="722A989F" w14:textId="77777777" w:rsidR="004C02EF" w:rsidRPr="00E77497" w:rsidRDefault="004C02EF" w:rsidP="00834A33">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672E05F8" w14:textId="77777777" w:rsidR="004C02EF" w:rsidRPr="00E65A34" w:rsidRDefault="004C02EF" w:rsidP="00834A33">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p>
    <w:p w14:paraId="6BA7DED2" w14:textId="77777777" w:rsidR="004C02EF" w:rsidRPr="00E77497" w:rsidRDefault="004C02EF" w:rsidP="00834A33">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del w:id="27572" w:author="Rev 9 Allen Wirfs-Brock" w:date="2012-07-07T12:30:00Z">
        <w:r w:rsidRPr="00B820AB" w:rsidDel="002E1A56">
          <w:delText xml:space="preserve">characters </w:delText>
        </w:r>
      </w:del>
      <w:ins w:id="27573" w:author="Rev 9 Allen Wirfs-Brock" w:date="2012-07-07T12:30:00Z">
        <w:r w:rsidR="002E1A56">
          <w:t>elements</w:t>
        </w:r>
        <w:r w:rsidR="002E1A56" w:rsidRPr="00B820AB">
          <w:t xml:space="preserve"> </w:t>
        </w:r>
      </w:ins>
      <w:r w:rsidRPr="00B820AB">
        <w:t xml:space="preserve">at positions </w:t>
      </w:r>
      <w:r w:rsidRPr="00675B74">
        <w:rPr>
          <w:i/>
        </w:rPr>
        <w:t>p</w:t>
      </w:r>
      <w:r w:rsidRPr="00E77497">
        <w:t xml:space="preserve"> (inclusive) through </w:t>
      </w:r>
      <w:r w:rsidRPr="00E77497">
        <w:rPr>
          <w:i/>
        </w:rPr>
        <w:t>q</w:t>
      </w:r>
      <w:r w:rsidRPr="00E77497">
        <w:t xml:space="preserve"> (exclusive).</w:t>
      </w:r>
    </w:p>
    <w:p w14:paraId="221C156D" w14:textId="77777777" w:rsidR="004C02EF" w:rsidRPr="00E77497" w:rsidRDefault="004C02EF" w:rsidP="00834A33">
      <w:pPr>
        <w:pStyle w:val="Alg4"/>
        <w:numPr>
          <w:ilvl w:val="3"/>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A6EC93F" w14:textId="77777777" w:rsidR="00FA34E7" w:rsidRDefault="00FA34E7" w:rsidP="00834A33">
      <w:pPr>
        <w:pStyle w:val="Alg4"/>
        <w:numPr>
          <w:ilvl w:val="3"/>
          <w:numId w:val="231"/>
        </w:numPr>
        <w:rPr>
          <w:ins w:id="27574" w:author="Rev 7 Allen Wirfs-Brock" w:date="2012-04-10T17:21:00Z"/>
        </w:rPr>
      </w:pPr>
      <w:ins w:id="27575" w:author="Rev 7 Allen Wirfs-Brock" w:date="2012-04-10T17:21:00Z">
        <w:r>
          <w:t>Assert: the previous step will never result in an abrupt completion.</w:t>
        </w:r>
      </w:ins>
    </w:p>
    <w:p w14:paraId="772B36C6" w14:textId="77777777" w:rsidR="004C02EF" w:rsidRPr="00E77497" w:rsidRDefault="004C02EF" w:rsidP="00834A33">
      <w:pPr>
        <w:pStyle w:val="Alg4"/>
        <w:numPr>
          <w:ilvl w:val="3"/>
          <w:numId w:val="231"/>
        </w:numPr>
      </w:pPr>
      <w:r w:rsidRPr="00E77497">
        <w:t xml:space="preserve">Increment </w:t>
      </w:r>
      <w:r w:rsidRPr="00E77497">
        <w:rPr>
          <w:i/>
        </w:rPr>
        <w:t>lengthA</w:t>
      </w:r>
      <w:r w:rsidRPr="00E77497">
        <w:t xml:space="preserve"> by 1.</w:t>
      </w:r>
    </w:p>
    <w:p w14:paraId="4FE12F4F" w14:textId="77777777" w:rsidR="004C02EF" w:rsidRPr="00E77497" w:rsidRDefault="004C02EF" w:rsidP="00834A33">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0CE0BA67" w14:textId="77777777" w:rsidR="004C02EF" w:rsidRPr="00E77497" w:rsidRDefault="004C02EF" w:rsidP="00834A33">
      <w:pPr>
        <w:pStyle w:val="Alg4"/>
        <w:numPr>
          <w:ilvl w:val="3"/>
          <w:numId w:val="231"/>
        </w:numPr>
      </w:pPr>
      <w:r w:rsidRPr="00E77497">
        <w:t>Let p = e.</w:t>
      </w:r>
    </w:p>
    <w:p w14:paraId="245BA696" w14:textId="77777777" w:rsidR="004C02EF" w:rsidRPr="00E77497" w:rsidRDefault="004C02EF" w:rsidP="00834A33">
      <w:pPr>
        <w:pStyle w:val="Alg4"/>
        <w:numPr>
          <w:ilvl w:val="3"/>
          <w:numId w:val="231"/>
        </w:numPr>
      </w:pPr>
      <w:r w:rsidRPr="00E77497">
        <w:t xml:space="preserve">Let </w:t>
      </w:r>
      <w:r w:rsidRPr="00E77497">
        <w:rPr>
          <w:i/>
        </w:rPr>
        <w:t>i</w:t>
      </w:r>
      <w:r w:rsidRPr="00E77497">
        <w:t xml:space="preserve"> = 0.</w:t>
      </w:r>
    </w:p>
    <w:p w14:paraId="6B127F90" w14:textId="77777777" w:rsidR="004C02EF" w:rsidRPr="00E77497" w:rsidRDefault="004C02EF" w:rsidP="00834A33">
      <w:pPr>
        <w:pStyle w:val="Alg4"/>
        <w:numPr>
          <w:ilvl w:val="3"/>
          <w:numId w:val="231"/>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3FB4A48F" w14:textId="77777777" w:rsidR="004C02EF" w:rsidRPr="00E77497" w:rsidRDefault="004C02EF" w:rsidP="00834A33">
      <w:pPr>
        <w:pStyle w:val="Alg4"/>
        <w:numPr>
          <w:ilvl w:val="4"/>
          <w:numId w:val="231"/>
        </w:numPr>
      </w:pPr>
      <w:r w:rsidRPr="00E77497">
        <w:t xml:space="preserve">Let </w:t>
      </w:r>
      <w:r w:rsidRPr="00E77497">
        <w:rPr>
          <w:i/>
        </w:rPr>
        <w:t>i</w:t>
      </w:r>
      <w:r w:rsidRPr="00E77497">
        <w:t xml:space="preserve"> = </w:t>
      </w:r>
      <w:r w:rsidRPr="00E77497">
        <w:rPr>
          <w:i/>
        </w:rPr>
        <w:t>i</w:t>
      </w:r>
      <w:r w:rsidRPr="00E77497">
        <w:t>+1.</w:t>
      </w:r>
    </w:p>
    <w:p w14:paraId="1019D57F" w14:textId="77777777" w:rsidR="004C02EF" w:rsidRPr="00E77497" w:rsidRDefault="004C02EF" w:rsidP="00834A33">
      <w:pPr>
        <w:pStyle w:val="Alg4"/>
        <w:numPr>
          <w:ilvl w:val="4"/>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A2030EB" w14:textId="77777777" w:rsidR="00FA34E7" w:rsidRDefault="00FA34E7" w:rsidP="00834A33">
      <w:pPr>
        <w:pStyle w:val="Alg4"/>
        <w:numPr>
          <w:ilvl w:val="4"/>
          <w:numId w:val="231"/>
        </w:numPr>
        <w:rPr>
          <w:ins w:id="27576" w:author="Rev 7 Allen Wirfs-Brock" w:date="2012-04-10T17:21:00Z"/>
        </w:rPr>
      </w:pPr>
      <w:ins w:id="27577" w:author="Rev 7 Allen Wirfs-Brock" w:date="2012-04-10T17:21:00Z">
        <w:r>
          <w:t>Assert: the previous step will never result in an abrupt completion.</w:t>
        </w:r>
      </w:ins>
    </w:p>
    <w:p w14:paraId="500181A9" w14:textId="77777777" w:rsidR="004C02EF" w:rsidRPr="00E77497" w:rsidRDefault="004C02EF" w:rsidP="00834A33">
      <w:pPr>
        <w:pStyle w:val="Alg4"/>
        <w:numPr>
          <w:ilvl w:val="4"/>
          <w:numId w:val="231"/>
        </w:numPr>
      </w:pPr>
      <w:r w:rsidRPr="00E77497">
        <w:t xml:space="preserve">Increment </w:t>
      </w:r>
      <w:r w:rsidRPr="00E77497">
        <w:rPr>
          <w:i/>
        </w:rPr>
        <w:t>lengthA</w:t>
      </w:r>
      <w:r w:rsidRPr="00E77497">
        <w:t xml:space="preserve"> by 1.</w:t>
      </w:r>
    </w:p>
    <w:p w14:paraId="64D80583" w14:textId="77777777" w:rsidR="004C02EF" w:rsidRPr="00E77497" w:rsidRDefault="004C02EF" w:rsidP="00834A33">
      <w:pPr>
        <w:pStyle w:val="Alg4"/>
        <w:numPr>
          <w:ilvl w:val="4"/>
          <w:numId w:val="231"/>
        </w:numPr>
      </w:pPr>
      <w:r w:rsidRPr="00E77497">
        <w:t xml:space="preserve">If </w:t>
      </w:r>
      <w:r w:rsidRPr="00E77497">
        <w:rPr>
          <w:i/>
        </w:rPr>
        <w:t>lengthA</w:t>
      </w:r>
      <w:r w:rsidR="00330F2A" w:rsidRPr="00E77497">
        <w:rPr>
          <w:i/>
        </w:rPr>
        <w:t xml:space="preserve"> </w:t>
      </w:r>
      <w:r w:rsidRPr="00E77497">
        <w:t xml:space="preserve">= </w:t>
      </w:r>
      <w:r w:rsidRPr="00E77497">
        <w:rPr>
          <w:i/>
        </w:rPr>
        <w:t>lim</w:t>
      </w:r>
      <w:r w:rsidRPr="00E77497">
        <w:t xml:space="preserve">, return </w:t>
      </w:r>
      <w:r w:rsidRPr="00E77497">
        <w:rPr>
          <w:i/>
        </w:rPr>
        <w:t>A</w:t>
      </w:r>
      <w:r w:rsidRPr="00E77497">
        <w:t>.</w:t>
      </w:r>
    </w:p>
    <w:p w14:paraId="4E58599E" w14:textId="77777777" w:rsidR="004C02EF" w:rsidRPr="00E77497" w:rsidRDefault="004C02EF" w:rsidP="00834A33">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14:paraId="2E72D2DF" w14:textId="77777777" w:rsidR="004C02EF" w:rsidRPr="00E77497" w:rsidRDefault="004C02EF" w:rsidP="00834A33">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del w:id="27578" w:author="Rev 9 Allen Wirfs-Brock" w:date="2012-07-07T12:30:00Z">
        <w:r w:rsidRPr="00E77497" w:rsidDel="002E1A56">
          <w:delText xml:space="preserve">characters </w:delText>
        </w:r>
      </w:del>
      <w:ins w:id="27579" w:author="Rev 9 Allen Wirfs-Brock" w:date="2012-07-07T12:30:00Z">
        <w:r w:rsidR="002E1A56">
          <w:t>elements</w:t>
        </w:r>
        <w:r w:rsidR="002E1A56" w:rsidRPr="00E77497">
          <w:t xml:space="preserve"> </w:t>
        </w:r>
      </w:ins>
      <w:r w:rsidRPr="00E77497">
        <w:t xml:space="preserve">at positions </w:t>
      </w:r>
      <w:r w:rsidRPr="00E77497">
        <w:rPr>
          <w:i/>
        </w:rPr>
        <w:t>p</w:t>
      </w:r>
      <w:r w:rsidRPr="00E77497">
        <w:t xml:space="preserve"> (inclusive) through </w:t>
      </w:r>
      <w:r w:rsidRPr="00E77497">
        <w:rPr>
          <w:i/>
        </w:rPr>
        <w:t>s</w:t>
      </w:r>
      <w:r w:rsidRPr="00E77497">
        <w:t xml:space="preserve"> (exclusive).</w:t>
      </w:r>
    </w:p>
    <w:p w14:paraId="06109200" w14:textId="77777777" w:rsidR="004C02EF" w:rsidRPr="00E77497" w:rsidRDefault="004C02EF" w:rsidP="00834A33">
      <w:pPr>
        <w:pStyle w:val="Alg4"/>
        <w:numPr>
          <w:ilvl w:val="0"/>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4BDCD6F" w14:textId="77777777" w:rsidR="00FA34E7" w:rsidRDefault="00FA34E7">
      <w:pPr>
        <w:pStyle w:val="Alg4"/>
        <w:numPr>
          <w:ilvl w:val="0"/>
          <w:numId w:val="231"/>
        </w:numPr>
        <w:spacing w:after="220"/>
        <w:contextualSpacing/>
        <w:rPr>
          <w:ins w:id="27580" w:author="Rev 7 Allen Wirfs-Brock" w:date="2012-04-10T17:21:00Z"/>
        </w:rPr>
        <w:pPrChange w:id="27581" w:author="Rev 7 Allen Wirfs-Brock" w:date="2012-04-10T17:21:00Z">
          <w:pPr>
            <w:pStyle w:val="Alg4"/>
            <w:numPr>
              <w:numId w:val="231"/>
            </w:numPr>
            <w:tabs>
              <w:tab w:val="num" w:pos="360"/>
            </w:tabs>
            <w:spacing w:after="220"/>
            <w:ind w:left="360" w:hanging="360"/>
          </w:pPr>
        </w:pPrChange>
      </w:pPr>
      <w:ins w:id="27582" w:author="Rev 7 Allen Wirfs-Brock" w:date="2012-04-10T17:21:00Z">
        <w:r>
          <w:t>Assert: the previous step will never result in an abrupt completion.</w:t>
        </w:r>
      </w:ins>
    </w:p>
    <w:p w14:paraId="407F0772" w14:textId="77777777" w:rsidR="004C02EF" w:rsidRPr="00E77497" w:rsidRDefault="004C02EF" w:rsidP="00834A33">
      <w:pPr>
        <w:pStyle w:val="Alg4"/>
        <w:numPr>
          <w:ilvl w:val="0"/>
          <w:numId w:val="231"/>
        </w:numPr>
        <w:spacing w:after="220"/>
      </w:pPr>
      <w:r w:rsidRPr="00E77497">
        <w:t xml:space="preserve">Return </w:t>
      </w:r>
      <w:r w:rsidRPr="00E77497">
        <w:rPr>
          <w:i/>
        </w:rPr>
        <w:t>A</w:t>
      </w:r>
      <w:r w:rsidRPr="00E77497">
        <w:t>.</w:t>
      </w:r>
    </w:p>
    <w:p w14:paraId="644D7E5F" w14:textId="77777777" w:rsidR="004C02EF" w:rsidRPr="00E77497" w:rsidRDefault="004C02EF" w:rsidP="004C02EF">
      <w:r w:rsidRPr="00E77497">
        <w:t xml:space="preserve">The abstract operation </w:t>
      </w:r>
      <w:r w:rsidRPr="00E77497">
        <w:rPr>
          <w:rFonts w:ascii="Times New Roman" w:hAnsi="Times New Roman"/>
          <w:i/>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or RegExp </w:t>
      </w:r>
      <w:r w:rsidRPr="00E77497">
        <w:rPr>
          <w:rFonts w:ascii="Times New Roman" w:hAnsi="Times New Roman"/>
          <w:i/>
        </w:rPr>
        <w:t>R</w:t>
      </w:r>
      <w:r w:rsidRPr="00E77497">
        <w:t>, and performs the following in order to return a MatchResult (see 15.10.2.1):</w:t>
      </w:r>
    </w:p>
    <w:p w14:paraId="0BF5FA2D" w14:textId="77777777" w:rsidR="004C02EF" w:rsidRPr="00E77497" w:rsidRDefault="004C02EF" w:rsidP="00834A33">
      <w:pPr>
        <w:pStyle w:val="Alg4"/>
        <w:numPr>
          <w:ilvl w:val="0"/>
          <w:numId w:val="232"/>
        </w:numPr>
      </w:pPr>
      <w:commentRangeStart w:id="27583"/>
      <w:r w:rsidRPr="00E77497">
        <w:t xml:space="preserve">If </w:t>
      </w:r>
      <w:r w:rsidRPr="00E77497">
        <w:rPr>
          <w:i/>
        </w:rPr>
        <w:t>R</w:t>
      </w:r>
      <w:r w:rsidRPr="00E77497">
        <w:t xml:space="preserve"> </w:t>
      </w:r>
      <w:ins w:id="27584" w:author="Allen Wirfs-Brock" w:date="2011-07-02T14:10:00Z">
        <w:r w:rsidR="00141138" w:rsidRPr="00E77497">
          <w:t xml:space="preserve">has </w:t>
        </w:r>
        <w:del w:id="27585" w:author="Rev 3 Allen Wirfs-Brock" w:date="2011-09-08T14:52:00Z">
          <w:r w:rsidR="00141138" w:rsidRPr="00E77497" w:rsidDel="00BA3B3B">
            <w:delText>the</w:delText>
          </w:r>
        </w:del>
      </w:ins>
      <w:ins w:id="27586" w:author="Rev 3 Allen Wirfs-Brock" w:date="2011-09-08T14:52:00Z">
        <w:r w:rsidR="00BA3B3B" w:rsidRPr="00E77497">
          <w:t>a</w:t>
        </w:r>
      </w:ins>
      <w:ins w:id="27587" w:author="Allen Wirfs-Brock" w:date="2011-07-02T14:10:00Z">
        <w:r w:rsidR="00141138" w:rsidRPr="00E77497">
          <w:t xml:space="preserve"> [[</w:t>
        </w:r>
        <w:del w:id="27588" w:author="Rev 3 Allen Wirfs-Brock" w:date="2011-09-08T14:53:00Z">
          <w:r w:rsidR="00141138" w:rsidRPr="00E77497" w:rsidDel="00BA3B3B">
            <w:delText>IsRegExp</w:delText>
          </w:r>
        </w:del>
      </w:ins>
      <w:ins w:id="27589" w:author="Rev 3 Allen Wirfs-Brock" w:date="2011-09-08T14:53:00Z">
        <w:r w:rsidR="00BA3B3B" w:rsidRPr="00E77497">
          <w:t>NativeBrand</w:t>
        </w:r>
      </w:ins>
      <w:ins w:id="27590" w:author="Allen Wirfs-Brock" w:date="2011-07-02T14:10:00Z">
        <w:r w:rsidR="00141138" w:rsidRPr="00E77497">
          <w:t>]] internal property</w:t>
        </w:r>
      </w:ins>
      <w:ins w:id="27591" w:author="Rev 3 Allen Wirfs-Brock" w:date="2011-09-08T14:52:00Z">
        <w:r w:rsidR="00BA3B3B" w:rsidRPr="00E77497">
          <w:t xml:space="preserve"> whose value is NativeRegExp</w:t>
        </w:r>
        <w:r w:rsidR="00BA3B3B" w:rsidRPr="00E77497" w:rsidDel="00141138">
          <w:t xml:space="preserve"> </w:t>
        </w:r>
      </w:ins>
      <w:del w:id="27592"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then</w:t>
      </w:r>
    </w:p>
    <w:p w14:paraId="768B46E4" w14:textId="77777777" w:rsidR="004C02EF" w:rsidRPr="00E77497" w:rsidRDefault="004C02EF" w:rsidP="00834A33">
      <w:pPr>
        <w:pStyle w:val="Alg4"/>
        <w:numPr>
          <w:ilvl w:val="1"/>
          <w:numId w:val="232"/>
        </w:numPr>
      </w:pPr>
      <w:r w:rsidRPr="00E77497">
        <w:t xml:space="preserve">Call the [[Match]] internal method of </w:t>
      </w:r>
      <w:r w:rsidRPr="00E77497">
        <w:rPr>
          <w:i/>
        </w:rPr>
        <w:t>R</w:t>
      </w:r>
      <w:r w:rsidRPr="00E77497">
        <w:t xml:space="preserve"> giving it the arguments </w:t>
      </w:r>
      <w:r w:rsidRPr="00E77497">
        <w:rPr>
          <w:i/>
        </w:rPr>
        <w:t>S</w:t>
      </w:r>
      <w:r w:rsidRPr="00E77497">
        <w:t xml:space="preserve"> and </w:t>
      </w:r>
      <w:r w:rsidRPr="00E77497">
        <w:rPr>
          <w:i/>
        </w:rPr>
        <w:t>q</w:t>
      </w:r>
      <w:r w:rsidRPr="00E77497">
        <w:t>, and return the MatchResult result.</w:t>
      </w:r>
    </w:p>
    <w:p w14:paraId="582BA205" w14:textId="77777777" w:rsidR="004C02EF" w:rsidRPr="00E77497" w:rsidRDefault="004C02EF" w:rsidP="00834A33">
      <w:pPr>
        <w:pStyle w:val="Alg4"/>
        <w:numPr>
          <w:ilvl w:val="0"/>
          <w:numId w:val="232"/>
        </w:numPr>
      </w:pPr>
      <w:r w:rsidRPr="00E77497">
        <w:t>Type(</w:t>
      </w:r>
      <w:r w:rsidRPr="00E77497">
        <w:rPr>
          <w:i/>
        </w:rPr>
        <w:t>R</w:t>
      </w:r>
      <w:r w:rsidRPr="00E77497">
        <w:t xml:space="preserve">) must be String. Let </w:t>
      </w:r>
      <w:r w:rsidRPr="00E77497">
        <w:rPr>
          <w:i/>
        </w:rPr>
        <w:t>r</w:t>
      </w:r>
      <w:r w:rsidRPr="00E77497">
        <w:t xml:space="preserve"> be the number of </w:t>
      </w:r>
      <w:del w:id="27593" w:author="Rev 9 Allen Wirfs-Brock" w:date="2012-07-07T12:30:00Z">
        <w:r w:rsidRPr="00E77497" w:rsidDel="002E1A56">
          <w:delText xml:space="preserve">characters </w:delText>
        </w:r>
      </w:del>
      <w:ins w:id="27594" w:author="Rev 9 Allen Wirfs-Brock" w:date="2012-07-07T12:30:00Z">
        <w:r w:rsidR="002E1A56">
          <w:t>elements</w:t>
        </w:r>
        <w:r w:rsidR="002E1A56" w:rsidRPr="00E77497">
          <w:t xml:space="preserve"> </w:t>
        </w:r>
      </w:ins>
      <w:r w:rsidRPr="00E77497">
        <w:t xml:space="preserve">in </w:t>
      </w:r>
      <w:r w:rsidRPr="00E77497">
        <w:rPr>
          <w:i/>
        </w:rPr>
        <w:t>R</w:t>
      </w:r>
      <w:r w:rsidRPr="00E77497">
        <w:t>.</w:t>
      </w:r>
    </w:p>
    <w:p w14:paraId="1CF38A23" w14:textId="77777777" w:rsidR="004C02EF" w:rsidRPr="00E77497" w:rsidRDefault="004C02EF" w:rsidP="00834A33">
      <w:pPr>
        <w:pStyle w:val="Alg4"/>
        <w:numPr>
          <w:ilvl w:val="0"/>
          <w:numId w:val="232"/>
        </w:numPr>
      </w:pPr>
      <w:r w:rsidRPr="00E77497">
        <w:t xml:space="preserve">Let </w:t>
      </w:r>
      <w:r w:rsidRPr="00E77497">
        <w:rPr>
          <w:i/>
        </w:rPr>
        <w:t>s</w:t>
      </w:r>
      <w:r w:rsidRPr="00E77497">
        <w:t xml:space="preserve"> be the number of </w:t>
      </w:r>
      <w:del w:id="27595" w:author="Rev 9 Allen Wirfs-Brock" w:date="2012-07-07T12:30:00Z">
        <w:r w:rsidRPr="00E77497" w:rsidDel="002E1A56">
          <w:delText xml:space="preserve">characters </w:delText>
        </w:r>
      </w:del>
      <w:ins w:id="27596" w:author="Rev 9 Allen Wirfs-Brock" w:date="2012-07-07T12:30:00Z">
        <w:r w:rsidR="002E1A56">
          <w:t>elements</w:t>
        </w:r>
        <w:r w:rsidR="002E1A56" w:rsidRPr="00E77497">
          <w:t xml:space="preserve"> </w:t>
        </w:r>
      </w:ins>
      <w:r w:rsidRPr="00E77497">
        <w:t xml:space="preserve">in </w:t>
      </w:r>
      <w:r w:rsidRPr="00E77497">
        <w:rPr>
          <w:i/>
        </w:rPr>
        <w:t>S</w:t>
      </w:r>
      <w:r w:rsidRPr="00E77497">
        <w:t>.</w:t>
      </w:r>
    </w:p>
    <w:p w14:paraId="46071EE8" w14:textId="77777777" w:rsidR="004C02EF" w:rsidRPr="00E77497" w:rsidRDefault="004C02EF" w:rsidP="00834A33">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the MatchResult </w:t>
      </w:r>
      <w:r w:rsidRPr="00E77497">
        <w:rPr>
          <w:b/>
        </w:rPr>
        <w:t>failure</w:t>
      </w:r>
      <w:r w:rsidRPr="00E77497">
        <w:t>.</w:t>
      </w:r>
    </w:p>
    <w:p w14:paraId="1A397AFB" w14:textId="77777777" w:rsidR="004C02EF" w:rsidRPr="00E77497" w:rsidRDefault="004C02EF" w:rsidP="00834A33">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del w:id="27597" w:author="Rev 9 Allen Wirfs-Brock" w:date="2012-07-07T12:30:00Z">
        <w:r w:rsidRPr="00E77497" w:rsidDel="002E1A56">
          <w:delText xml:space="preserve">character </w:delText>
        </w:r>
      </w:del>
      <w:ins w:id="27598" w:author="Rev 9 Allen Wirfs-Brock" w:date="2012-07-07T12:30:00Z">
        <w:r w:rsidR="002E1A56">
          <w:t>code unit</w:t>
        </w:r>
        <w:r w:rsidR="002E1A56" w:rsidRPr="00E77497">
          <w:t xml:space="preserve"> </w:t>
        </w:r>
      </w:ins>
      <w:r w:rsidRPr="00E77497">
        <w:t xml:space="preserve">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del w:id="27599" w:author="Rev 9 Allen Wirfs-Brock" w:date="2012-07-07T12:31:00Z">
        <w:r w:rsidRPr="00E77497" w:rsidDel="002E1A56">
          <w:delText xml:space="preserve">character </w:delText>
        </w:r>
      </w:del>
      <w:ins w:id="27600" w:author="Rev 9 Allen Wirfs-Brock" w:date="2012-07-07T12:31:00Z">
        <w:r w:rsidR="002E1A56">
          <w:t>code unit</w:t>
        </w:r>
        <w:r w:rsidR="002E1A56" w:rsidRPr="00E77497">
          <w:t xml:space="preserve"> </w:t>
        </w:r>
      </w:ins>
      <w:r w:rsidRPr="00E77497">
        <w:t xml:space="preserve">at position </w:t>
      </w:r>
      <w:r w:rsidRPr="00E77497">
        <w:rPr>
          <w:i/>
        </w:rPr>
        <w:t>i</w:t>
      </w:r>
      <w:r w:rsidRPr="00E77497">
        <w:t xml:space="preserve"> of </w:t>
      </w:r>
      <w:r w:rsidRPr="00E77497">
        <w:rPr>
          <w:i/>
        </w:rPr>
        <w:t>R</w:t>
      </w:r>
      <w:r w:rsidRPr="00E77497">
        <w:t xml:space="preserve">, then return </w:t>
      </w:r>
      <w:r w:rsidRPr="00E77497">
        <w:rPr>
          <w:b/>
        </w:rPr>
        <w:t>failure</w:t>
      </w:r>
      <w:r w:rsidRPr="00E77497">
        <w:t>.</w:t>
      </w:r>
    </w:p>
    <w:p w14:paraId="2A2FBAB7" w14:textId="77777777" w:rsidR="004C02EF" w:rsidRPr="00E77497" w:rsidRDefault="004C02EF" w:rsidP="00834A33">
      <w:pPr>
        <w:pStyle w:val="Alg4"/>
        <w:numPr>
          <w:ilvl w:val="0"/>
          <w:numId w:val="232"/>
        </w:numPr>
      </w:pPr>
      <w:r w:rsidRPr="00E77497">
        <w:t xml:space="preserve">Let </w:t>
      </w:r>
      <w:r w:rsidRPr="00E77497">
        <w:rPr>
          <w:i/>
        </w:rPr>
        <w:t>cap</w:t>
      </w:r>
      <w:r w:rsidRPr="00E77497">
        <w:t xml:space="preserve"> be an empty array of captures (see 15.10.2.1).</w:t>
      </w:r>
    </w:p>
    <w:p w14:paraId="041AB58F" w14:textId="77777777" w:rsidR="004C02EF" w:rsidRPr="00E77497" w:rsidRDefault="004C02EF" w:rsidP="00834A33">
      <w:pPr>
        <w:pStyle w:val="Alg4"/>
        <w:numPr>
          <w:ilvl w:val="0"/>
          <w:numId w:val="232"/>
        </w:numPr>
        <w:spacing w:after="220"/>
      </w:pPr>
      <w:r w:rsidRPr="00E77497">
        <w:t>Return the State (</w:t>
      </w:r>
      <w:r w:rsidRPr="00E77497">
        <w:rPr>
          <w:i/>
        </w:rPr>
        <w:t>q</w:t>
      </w:r>
      <w:r w:rsidRPr="00E77497">
        <w:t>+</w:t>
      </w:r>
      <w:r w:rsidRPr="00E77497">
        <w:rPr>
          <w:i/>
        </w:rPr>
        <w:t>r</w:t>
      </w:r>
      <w:r w:rsidRPr="00E77497">
        <w:t xml:space="preserve">, </w:t>
      </w:r>
      <w:r w:rsidRPr="00E77497">
        <w:rPr>
          <w:i/>
        </w:rPr>
        <w:t>cap</w:t>
      </w:r>
      <w:r w:rsidRPr="00E77497">
        <w:t>). (see 15.10.2.1)</w:t>
      </w:r>
      <w:commentRangeEnd w:id="27583"/>
      <w:r w:rsidR="00FA34E7">
        <w:rPr>
          <w:rStyle w:val="af3"/>
          <w:rFonts w:ascii="Arial" w:eastAsia="MS Mincho" w:hAnsi="Arial"/>
          <w:spacing w:val="0"/>
          <w:lang w:eastAsia="ja-JP"/>
        </w:rPr>
        <w:commentReference w:id="27583"/>
      </w:r>
    </w:p>
    <w:p w14:paraId="0FB3CF7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002B01FE"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split</w:t>
      </w:r>
      <w:r w:rsidRPr="00E77497">
        <w:t xml:space="preserve"> method ignores the value of separator</w:t>
      </w:r>
      <w:r w:rsidRPr="00E77497">
        <w:rPr>
          <w:rFonts w:ascii="Courier New" w:hAnsi="Courier New"/>
          <w:b/>
        </w:rPr>
        <w:t>.global</w:t>
      </w:r>
      <w:r w:rsidRPr="00E77497">
        <w:t xml:space="preserve"> for separators that are RegExp objects.</w:t>
      </w:r>
    </w:p>
    <w:p w14:paraId="0CF8271F"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27018C6F" w14:textId="77777777" w:rsidR="004C02EF" w:rsidRPr="00E77497" w:rsidRDefault="004C02EF" w:rsidP="004C02EF">
      <w:pPr>
        <w:pStyle w:val="40"/>
        <w:numPr>
          <w:ilvl w:val="0"/>
          <w:numId w:val="0"/>
        </w:numPr>
      </w:pPr>
      <w:bookmarkStart w:id="27601" w:name="_Toc385672322"/>
      <w:bookmarkStart w:id="27602" w:name="_Toc393690438"/>
      <w:bookmarkStart w:id="27603" w:name="_Ref457704308"/>
      <w:bookmarkEnd w:id="27528"/>
      <w:bookmarkEnd w:id="27529"/>
      <w:r w:rsidRPr="00E77497">
        <w:t>15.5.4.15</w:t>
      </w:r>
      <w:r w:rsidRPr="00E77497">
        <w:tab/>
        <w:t>String.prototype.substrin</w:t>
      </w:r>
      <w:bookmarkEnd w:id="27530"/>
      <w:r w:rsidRPr="00E77497">
        <w:t>g (start, end</w:t>
      </w:r>
      <w:bookmarkEnd w:id="27601"/>
      <w:bookmarkEnd w:id="27602"/>
      <w:r w:rsidRPr="00E77497">
        <w:t>)</w:t>
      </w:r>
      <w:bookmarkStart w:id="27604" w:name="_Toc382291639"/>
      <w:bookmarkEnd w:id="27603"/>
    </w:p>
    <w:p w14:paraId="01753AB6" w14:textId="77777777" w:rsidR="004C02EF" w:rsidRPr="00E77497" w:rsidRDefault="004C02EF" w:rsidP="004C02EF">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del w:id="27605" w:author="Rev 9 Allen Wirfs-Brock" w:date="2012-07-07T12:31:00Z">
        <w:r w:rsidRPr="00E77497" w:rsidDel="002E1A56">
          <w:delText xml:space="preserve">character </w:delText>
        </w:r>
      </w:del>
      <w:ins w:id="27606" w:author="Rev 9 Allen Wirfs-Brock" w:date="2012-07-07T12:31:00Z">
        <w:r w:rsidR="002E1A56">
          <w:t>element</w:t>
        </w:r>
        <w:r w:rsidR="002E1A56" w:rsidRPr="00E77497">
          <w:t xml:space="preserve"> </w:t>
        </w:r>
      </w:ins>
      <w:r w:rsidRPr="00E77497">
        <w:t xml:space="preserve">position </w:t>
      </w:r>
      <w:r w:rsidRPr="00E77497">
        <w:rPr>
          <w:rFonts w:ascii="Times New Roman" w:hAnsi="Times New Roman"/>
          <w:i/>
        </w:rPr>
        <w:t>start</w:t>
      </w:r>
      <w:r w:rsidRPr="00E77497">
        <w:t xml:space="preserve"> and running to, but not including, </w:t>
      </w:r>
      <w:del w:id="27607" w:author="Rev 9 Allen Wirfs-Brock" w:date="2012-07-07T12:31:00Z">
        <w:r w:rsidRPr="00E77497" w:rsidDel="002E1A56">
          <w:delText xml:space="preserve">character </w:delText>
        </w:r>
      </w:del>
      <w:ins w:id="27608" w:author="Rev 9 Allen Wirfs-Brock" w:date="2012-07-07T12:31:00Z">
        <w:r w:rsidR="002E1A56">
          <w:t>element</w:t>
        </w:r>
        <w:r w:rsidR="002E1A56" w:rsidRPr="00E77497">
          <w:t xml:space="preserve"> </w:t>
        </w:r>
      </w:ins>
      <w:r w:rsidRPr="00E77497">
        <w:t xml:space="preserve">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095A0BC9" w14:textId="77777777" w:rsidR="004C02EF" w:rsidRPr="00E77497" w:rsidRDefault="004C02EF" w:rsidP="004C02EF">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5E82C791" w14:textId="77777777" w:rsidR="004C02EF" w:rsidRPr="00E77497" w:rsidRDefault="004C02EF" w:rsidP="004C02EF">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5A2EF372" w14:textId="77777777" w:rsidR="004C02EF" w:rsidRPr="00E77497" w:rsidRDefault="004C02EF" w:rsidP="004C02EF">
      <w:r w:rsidRPr="00E77497">
        <w:t>The following steps are taken:</w:t>
      </w:r>
    </w:p>
    <w:p w14:paraId="563E3A39" w14:textId="77777777" w:rsidR="004C02EF" w:rsidRPr="00E77497" w:rsidRDefault="00134DAD" w:rsidP="00834A33">
      <w:pPr>
        <w:pStyle w:val="Alg4"/>
        <w:numPr>
          <w:ilvl w:val="0"/>
          <w:numId w:val="233"/>
        </w:numPr>
      </w:pPr>
      <w:ins w:id="27609"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7610"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C4C866F" w14:textId="77777777" w:rsidR="004C02EF" w:rsidRPr="00E77497" w:rsidRDefault="004C02EF" w:rsidP="00834A33">
      <w:pPr>
        <w:pStyle w:val="Alg4"/>
        <w:numPr>
          <w:ilvl w:val="0"/>
          <w:numId w:val="23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0ECE0F1E" w14:textId="77777777" w:rsidR="00FA34E7" w:rsidRPr="00E77497" w:rsidRDefault="00FA34E7" w:rsidP="00FA34E7">
      <w:pPr>
        <w:pStyle w:val="Alg4"/>
        <w:numPr>
          <w:ilvl w:val="0"/>
          <w:numId w:val="233"/>
        </w:numPr>
        <w:contextualSpacing/>
        <w:rPr>
          <w:ins w:id="27611" w:author="Rev 7 Allen Wirfs-Brock" w:date="2012-04-10T17:08:00Z"/>
        </w:rPr>
      </w:pPr>
      <w:ins w:id="27612" w:author="Rev 7 Allen Wirfs-Brock" w:date="2012-04-10T17:08:00Z">
        <w:r>
          <w:t>ReturnIfAbrupt(</w:t>
        </w:r>
        <w:r>
          <w:rPr>
            <w:i/>
          </w:rPr>
          <w:t>S</w:t>
        </w:r>
        <w:r>
          <w:t>).</w:t>
        </w:r>
      </w:ins>
    </w:p>
    <w:p w14:paraId="1226AD9F" w14:textId="77777777" w:rsidR="004C02EF" w:rsidRPr="00E77497" w:rsidRDefault="004C02EF" w:rsidP="00834A33">
      <w:pPr>
        <w:pStyle w:val="Alg4"/>
        <w:numPr>
          <w:ilvl w:val="0"/>
          <w:numId w:val="233"/>
        </w:numPr>
      </w:pPr>
      <w:r w:rsidRPr="00E77497">
        <w:t xml:space="preserve">Let </w:t>
      </w:r>
      <w:r w:rsidRPr="00E77497">
        <w:rPr>
          <w:i/>
        </w:rPr>
        <w:t>len</w:t>
      </w:r>
      <w:r w:rsidRPr="00E77497">
        <w:t xml:space="preserve"> be the number of </w:t>
      </w:r>
      <w:del w:id="27613" w:author="Rev 9 Allen Wirfs-Brock" w:date="2012-07-07T12:31:00Z">
        <w:r w:rsidRPr="00E77497" w:rsidDel="002E1A56">
          <w:delText xml:space="preserve">characters </w:delText>
        </w:r>
      </w:del>
      <w:ins w:id="27614" w:author="Rev 9 Allen Wirfs-Brock" w:date="2012-07-07T12:31:00Z">
        <w:r w:rsidR="002E1A56">
          <w:t>elements</w:t>
        </w:r>
        <w:r w:rsidR="002E1A56" w:rsidRPr="00E77497">
          <w:t xml:space="preserve"> </w:t>
        </w:r>
      </w:ins>
      <w:r w:rsidRPr="00E77497">
        <w:t xml:space="preserve">in </w:t>
      </w:r>
      <w:r w:rsidRPr="00E77497">
        <w:rPr>
          <w:i/>
        </w:rPr>
        <w:t>S</w:t>
      </w:r>
      <w:r w:rsidRPr="00E77497">
        <w:t>.</w:t>
      </w:r>
    </w:p>
    <w:p w14:paraId="70DF5751" w14:textId="77777777" w:rsidR="004C02EF" w:rsidRPr="00E77497" w:rsidRDefault="004C02EF" w:rsidP="00834A33">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14:paraId="4325C539" w14:textId="77777777" w:rsidR="004C02EF" w:rsidRPr="00E77497" w:rsidRDefault="004C02EF" w:rsidP="00834A33">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1B0BECDB" w14:textId="77777777" w:rsidR="004C02EF" w:rsidRPr="00E77497" w:rsidRDefault="004C02EF" w:rsidP="00834A33">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14:paraId="338A5C89" w14:textId="77777777" w:rsidR="004C02EF" w:rsidRPr="00E77497" w:rsidRDefault="004C02EF" w:rsidP="00834A33">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14:paraId="5E0CB87A" w14:textId="77777777" w:rsidR="004C02EF" w:rsidRPr="00E77497" w:rsidRDefault="004C02EF" w:rsidP="00834A33">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14:paraId="290E0FD1" w14:textId="77777777" w:rsidR="004C02EF" w:rsidRPr="00E77497" w:rsidRDefault="004C02EF" w:rsidP="00834A33">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14:paraId="1B818332" w14:textId="77777777" w:rsidR="004C02EF" w:rsidRPr="006B6D0A" w:rsidRDefault="004C02EF" w:rsidP="00834A33">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w:t>
      </w:r>
      <w:del w:id="27615" w:author="Rev 9 Allen Wirfs-Brock" w:date="2012-07-07T12:31:00Z">
        <w:r w:rsidRPr="00E77497" w:rsidDel="002E1A56">
          <w:delText xml:space="preserve">characters </w:delText>
        </w:r>
      </w:del>
      <w:ins w:id="27616" w:author="Rev 9 Allen Wirfs-Brock" w:date="2012-07-07T12:32:00Z">
        <w:r w:rsidR="002E1A56">
          <w:t>code units</w:t>
        </w:r>
      </w:ins>
      <w:ins w:id="27617" w:author="Rev 9 Allen Wirfs-Brock" w:date="2012-07-07T12:31:00Z">
        <w:r w:rsidR="002E1A56" w:rsidRPr="00E77497">
          <w:t xml:space="preserve"> </w:t>
        </w:r>
      </w:ins>
      <w:r w:rsidRPr="00E77497">
        <w:t xml:space="preserve">from </w:t>
      </w:r>
      <w:r w:rsidRPr="00E77497">
        <w:rPr>
          <w:i/>
        </w:rPr>
        <w:t>S</w:t>
      </w:r>
      <w:r w:rsidRPr="00E77497">
        <w:t xml:space="preserve">, namely the </w:t>
      </w:r>
      <w:del w:id="27618" w:author="Rev 9 Allen Wirfs-Brock" w:date="2012-07-07T12:32:00Z">
        <w:r w:rsidRPr="00E77497" w:rsidDel="002E1A56">
          <w:delText xml:space="preserve">characters </w:delText>
        </w:r>
      </w:del>
      <w:ins w:id="27619" w:author="Rev 9 Allen Wirfs-Brock" w:date="2012-07-07T12:32:00Z">
        <w:r w:rsidR="002E1A56">
          <w:t>code units</w:t>
        </w:r>
        <w:r w:rsidR="002E1A56" w:rsidRPr="00E77497">
          <w:t xml:space="preserve"> </w:t>
        </w:r>
      </w:ins>
      <w:r w:rsidRPr="00E77497">
        <w:t xml:space="preserve">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14:paraId="5292C677" w14:textId="77777777" w:rsidR="004C02EF" w:rsidRPr="00A67AF2" w:rsidRDefault="004C02EF" w:rsidP="004C02EF">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63D4B100" w14:textId="77777777" w:rsidR="004C02EF" w:rsidRPr="00E77497" w:rsidRDefault="004C02EF" w:rsidP="004C02EF">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27620" w:name="_Toc385672323"/>
      <w:bookmarkStart w:id="27621" w:name="_Toc393690439"/>
    </w:p>
    <w:p w14:paraId="71972ACF" w14:textId="77777777" w:rsidR="004C02EF" w:rsidRPr="00E77497" w:rsidRDefault="004C02EF" w:rsidP="004C02EF">
      <w:pPr>
        <w:pStyle w:val="40"/>
        <w:numPr>
          <w:ilvl w:val="0"/>
          <w:numId w:val="0"/>
        </w:numPr>
      </w:pPr>
      <w:bookmarkStart w:id="27622" w:name="_Ref451681173"/>
      <w:bookmarkStart w:id="27623" w:name="_Toc382291640"/>
      <w:bookmarkStart w:id="27624" w:name="_Ref451681222"/>
      <w:bookmarkEnd w:id="27604"/>
      <w:bookmarkEnd w:id="27620"/>
      <w:bookmarkEnd w:id="27621"/>
      <w:r w:rsidRPr="00E77497">
        <w:t>15.5.4.16</w:t>
      </w:r>
      <w:r w:rsidRPr="00E77497">
        <w:tab/>
        <w:t>String.prototype.toLowerCase ( )</w:t>
      </w:r>
    </w:p>
    <w:p w14:paraId="4F5230EC" w14:textId="77777777" w:rsidR="004C02EF" w:rsidRPr="00E77497" w:rsidRDefault="00206DEC" w:rsidP="00206DEC">
      <w:ins w:id="27625" w:author="Rev 9 Allen Wirfs-Brock" w:date="2012-07-07T12:52:00Z">
        <w:r>
          <w:t xml:space="preserve">This </w:t>
        </w:r>
      </w:ins>
      <w:ins w:id="27626" w:author="Rev 9 Allen Wirfs-Brock" w:date="2012-07-07T13:10:00Z">
        <w:r w:rsidR="00A91A28">
          <w:t>function</w:t>
        </w:r>
      </w:ins>
      <w:ins w:id="27627" w:author="Rev 9 Allen Wirfs-Brock" w:date="2012-07-07T12:52:00Z">
        <w:r>
          <w:t xml:space="preserve"> interprets a string </w:t>
        </w:r>
      </w:ins>
      <w:ins w:id="27628" w:author="Rev 9 Allen Wirfs-Brock" w:date="2012-07-07T12:53:00Z">
        <w:r>
          <w:t xml:space="preserve">value </w:t>
        </w:r>
      </w:ins>
      <w:ins w:id="27629" w:author="Rev 9 Allen Wirfs-Brock" w:date="2012-07-07T12:52:00Z">
        <w:r>
          <w:t>as a sequence of code points, as described in 8.</w:t>
        </w:r>
      </w:ins>
      <w:ins w:id="27630" w:author="Rev 9 Allen Wirfs-Brock" w:date="2012-07-07T12:56:00Z">
        <w:r>
          <w:t>4</w:t>
        </w:r>
      </w:ins>
      <w:ins w:id="27631" w:author="Rev 9 Allen Wirfs-Brock" w:date="2012-07-07T12:52:00Z">
        <w:r>
          <w:t>.</w:t>
        </w:r>
      </w:ins>
      <w:ins w:id="27632" w:author="Rev 9 Allen Wirfs-Brock" w:date="2012-07-07T12:53:00Z">
        <w:r>
          <w:t xml:space="preserve"> </w:t>
        </w:r>
      </w:ins>
      <w:r w:rsidR="004C02EF" w:rsidRPr="00E77497">
        <w:t>The following steps are taken:</w:t>
      </w:r>
    </w:p>
    <w:p w14:paraId="1F2BB2F7" w14:textId="77777777" w:rsidR="004C02EF" w:rsidRPr="00E77497" w:rsidRDefault="00134DAD" w:rsidP="00834A33">
      <w:pPr>
        <w:pStyle w:val="Alg4"/>
        <w:numPr>
          <w:ilvl w:val="0"/>
          <w:numId w:val="234"/>
        </w:numPr>
      </w:pPr>
      <w:ins w:id="27633"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7634"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6A7D706A" w14:textId="77777777" w:rsidR="004C02EF" w:rsidRPr="00E77497" w:rsidRDefault="004C02EF" w:rsidP="00834A33">
      <w:pPr>
        <w:pStyle w:val="Alg4"/>
        <w:numPr>
          <w:ilvl w:val="0"/>
          <w:numId w:val="23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94E85AC" w14:textId="77777777" w:rsidR="00FA34E7" w:rsidRPr="00E77497" w:rsidRDefault="00FA34E7" w:rsidP="00FA34E7">
      <w:pPr>
        <w:pStyle w:val="Alg4"/>
        <w:numPr>
          <w:ilvl w:val="0"/>
          <w:numId w:val="234"/>
        </w:numPr>
        <w:contextualSpacing/>
        <w:rPr>
          <w:ins w:id="27635" w:author="Rev 7 Allen Wirfs-Brock" w:date="2012-04-10T17:07:00Z"/>
        </w:rPr>
      </w:pPr>
      <w:ins w:id="27636" w:author="Rev 7 Allen Wirfs-Brock" w:date="2012-04-10T17:07:00Z">
        <w:r>
          <w:t>ReturnIfAbrupt(</w:t>
        </w:r>
        <w:r>
          <w:rPr>
            <w:i/>
          </w:rPr>
          <w:t>S</w:t>
        </w:r>
        <w:r>
          <w:t>).</w:t>
        </w:r>
      </w:ins>
    </w:p>
    <w:p w14:paraId="046AF84C" w14:textId="77777777" w:rsidR="00206DEC" w:rsidRDefault="00206DEC" w:rsidP="00834A33">
      <w:pPr>
        <w:pStyle w:val="Alg4"/>
        <w:numPr>
          <w:ilvl w:val="0"/>
          <w:numId w:val="234"/>
        </w:numPr>
        <w:rPr>
          <w:ins w:id="27637" w:author="Rev 9 Allen Wirfs-Brock" w:date="2012-07-07T12:54:00Z"/>
        </w:rPr>
      </w:pPr>
      <w:ins w:id="27638" w:author="Rev 9 Allen Wirfs-Brock" w:date="2012-07-07T12:54:00Z">
        <w:r>
          <w:t xml:space="preserve">Let </w:t>
        </w:r>
        <w:r w:rsidRPr="00863C90">
          <w:rPr>
            <w:i/>
          </w:rPr>
          <w:t>cpList</w:t>
        </w:r>
        <w:r>
          <w:t xml:space="preserve"> be a</w:t>
        </w:r>
      </w:ins>
      <w:ins w:id="27639" w:author="Rev 9 Allen Wirfs-Brock" w:date="2012-07-07T12:55:00Z">
        <w:r>
          <w:t xml:space="preserve"> </w:t>
        </w:r>
      </w:ins>
      <w:ins w:id="27640" w:author="Rev 9 Allen Wirfs-Brock" w:date="2012-07-07T12:57:00Z">
        <w:r>
          <w:t>L</w:t>
        </w:r>
      </w:ins>
      <w:ins w:id="27641" w:author="Rev 9 Allen Wirfs-Brock" w:date="2012-07-07T12:55:00Z">
        <w:r>
          <w:t>ist containing in order the code points as defned in 8.</w:t>
        </w:r>
      </w:ins>
      <w:ins w:id="27642" w:author="Rev 9 Allen Wirfs-Brock" w:date="2012-07-07T12:56:00Z">
        <w:r>
          <w:t xml:space="preserve">4 of </w:t>
        </w:r>
        <w:r w:rsidRPr="00863C90">
          <w:rPr>
            <w:i/>
          </w:rPr>
          <w:t>S</w:t>
        </w:r>
        <w:r>
          <w:t xml:space="preserve">, starting at the first element of </w:t>
        </w:r>
        <w:r w:rsidRPr="00863C90">
          <w:rPr>
            <w:i/>
          </w:rPr>
          <w:t>S</w:t>
        </w:r>
        <w:r>
          <w:t>.</w:t>
        </w:r>
      </w:ins>
    </w:p>
    <w:p w14:paraId="16C422CD" w14:textId="77777777" w:rsidR="00863C90" w:rsidRDefault="00863C90" w:rsidP="00863C90">
      <w:pPr>
        <w:pStyle w:val="Alg4"/>
        <w:numPr>
          <w:ilvl w:val="0"/>
          <w:numId w:val="234"/>
        </w:numPr>
        <w:rPr>
          <w:ins w:id="27643" w:author="Rev 9 Allen Wirfs-Brock" w:date="2012-07-07T12:57:00Z"/>
        </w:rPr>
      </w:pPr>
      <w:ins w:id="27644" w:author="Rev 9 Allen Wirfs-Brock" w:date="2012-07-07T12:57:00Z">
        <w:r>
          <w:t>For each code point</w:t>
        </w:r>
      </w:ins>
      <w:ins w:id="27645" w:author="Rev 9 Allen Wirfs-Brock" w:date="2012-07-07T12:58:00Z">
        <w:r>
          <w:t xml:space="preserve"> </w:t>
        </w:r>
        <w:r w:rsidRPr="00863C90">
          <w:rPr>
            <w:i/>
          </w:rPr>
          <w:t>c</w:t>
        </w:r>
      </w:ins>
      <w:ins w:id="27646" w:author="Rev 9 Allen Wirfs-Brock" w:date="2012-07-07T12:57:00Z">
        <w:r>
          <w:t xml:space="preserve"> in </w:t>
        </w:r>
        <w:r w:rsidRPr="00863C90">
          <w:rPr>
            <w:i/>
          </w:rPr>
          <w:t>cpList</w:t>
        </w:r>
        <w:r>
          <w:t xml:space="preserve">, </w:t>
        </w:r>
      </w:ins>
      <w:ins w:id="27647" w:author="Rev 9 Allen Wirfs-Brock" w:date="2012-07-07T12:59:00Z">
        <w:r>
          <w:t>if the Unicode Character Database provides a language insensitive</w:t>
        </w:r>
      </w:ins>
      <w:ins w:id="27648" w:author="Rev 9 Allen Wirfs-Brock" w:date="2012-07-07T13:01:00Z">
        <w:r>
          <w:t xml:space="preserve"> </w:t>
        </w:r>
      </w:ins>
      <w:ins w:id="27649" w:author="Rev 9 Allen Wirfs-Brock" w:date="2012-07-07T12:59:00Z">
        <w:r>
          <w:t xml:space="preserve">lower case equivalent of </w:t>
        </w:r>
        <w:r w:rsidRPr="00863C90">
          <w:rPr>
            <w:i/>
          </w:rPr>
          <w:t>c</w:t>
        </w:r>
        <w:r>
          <w:t xml:space="preserve"> </w:t>
        </w:r>
      </w:ins>
      <w:ins w:id="27650" w:author="Rev 9 Allen Wirfs-Brock" w:date="2012-07-07T13:00:00Z">
        <w:r>
          <w:t xml:space="preserve">then </w:t>
        </w:r>
      </w:ins>
      <w:ins w:id="27651" w:author="Rev 9 Allen Wirfs-Brock" w:date="2012-07-07T12:59:00Z">
        <w:r>
          <w:t xml:space="preserve">replace </w:t>
        </w:r>
        <w:r w:rsidRPr="00863C90">
          <w:rPr>
            <w:i/>
          </w:rPr>
          <w:t>c</w:t>
        </w:r>
        <w:r>
          <w:t xml:space="preserve"> in </w:t>
        </w:r>
        <w:r w:rsidRPr="00863C90">
          <w:rPr>
            <w:i/>
          </w:rPr>
          <w:t>cpList</w:t>
        </w:r>
        <w:r>
          <w:t xml:space="preserve"> with that equivalent code point</w:t>
        </w:r>
      </w:ins>
      <w:ins w:id="27652" w:author="Rev 9 Allen Wirfs-Brock" w:date="2012-07-07T13:07:00Z">
        <w:r w:rsidR="00A91A28">
          <w:t>(s)</w:t>
        </w:r>
      </w:ins>
      <w:ins w:id="27653" w:author="Rev 9 Allen Wirfs-Brock" w:date="2012-07-07T12:59:00Z">
        <w:r>
          <w:t>.</w:t>
        </w:r>
      </w:ins>
    </w:p>
    <w:p w14:paraId="7D77C5DF" w14:textId="77777777" w:rsidR="00863C90" w:rsidRDefault="00863C90" w:rsidP="00834A33">
      <w:pPr>
        <w:pStyle w:val="Alg4"/>
        <w:numPr>
          <w:ilvl w:val="0"/>
          <w:numId w:val="234"/>
        </w:numPr>
        <w:rPr>
          <w:ins w:id="27654" w:author="Rev 9 Allen Wirfs-Brock" w:date="2012-07-07T13:04:00Z"/>
        </w:rPr>
      </w:pPr>
      <w:ins w:id="27655" w:author="Rev 9 Allen Wirfs-Brock" w:date="2012-07-07T13:04:00Z">
        <w:r>
          <w:t xml:space="preserve">Let </w:t>
        </w:r>
        <w:r w:rsidRPr="00863C90">
          <w:rPr>
            <w:i/>
          </w:rPr>
          <w:t>cuList</w:t>
        </w:r>
        <w:r>
          <w:t xml:space="preserve"> be a new List.</w:t>
        </w:r>
      </w:ins>
    </w:p>
    <w:p w14:paraId="76EEED13" w14:textId="77777777" w:rsidR="00863C90" w:rsidRDefault="00863C90" w:rsidP="00863C90">
      <w:pPr>
        <w:pStyle w:val="Alg4"/>
        <w:numPr>
          <w:ilvl w:val="0"/>
          <w:numId w:val="234"/>
        </w:numPr>
        <w:rPr>
          <w:ins w:id="27656" w:author="Rev 9 Allen Wirfs-Brock" w:date="2012-07-07T13:03:00Z"/>
        </w:rPr>
      </w:pPr>
      <w:ins w:id="27657" w:author="Rev 9 Allen Wirfs-Brock" w:date="2012-07-07T13:01:00Z">
        <w:r>
          <w:t xml:space="preserve">For each code point </w:t>
        </w:r>
        <w:r w:rsidRPr="00863C90">
          <w:rPr>
            <w:i/>
          </w:rPr>
          <w:t>c</w:t>
        </w:r>
        <w:r>
          <w:t xml:space="preserve"> in </w:t>
        </w:r>
        <w:r w:rsidRPr="00863C90">
          <w:rPr>
            <w:i/>
          </w:rPr>
          <w:t>cpList</w:t>
        </w:r>
        <w:r>
          <w:t>,</w:t>
        </w:r>
      </w:ins>
      <w:ins w:id="27658" w:author="Rev 9 Allen Wirfs-Brock" w:date="2012-07-07T13:04:00Z">
        <w:r>
          <w:t xml:space="preserve"> in order, </w:t>
        </w:r>
      </w:ins>
      <w:ins w:id="27659" w:author="Rev 9 Allen Wirfs-Brock" w:date="2012-07-07T13:01:00Z">
        <w:r>
          <w:t xml:space="preserve"> replace </w:t>
        </w:r>
      </w:ins>
      <w:ins w:id="27660" w:author="Rev 9 Allen Wirfs-Brock" w:date="2012-07-07T13:05:00Z">
        <w:r>
          <w:t xml:space="preserve">append to cuList </w:t>
        </w:r>
      </w:ins>
      <w:ins w:id="27661" w:author="Rev 9 Allen Wirfs-Brock" w:date="2012-07-07T13:01:00Z">
        <w:r>
          <w:t xml:space="preserve"> the UTF-16 </w:t>
        </w:r>
      </w:ins>
      <w:ins w:id="27662" w:author="Rev 9 Allen Wirfs-Brock" w:date="2012-07-07T13:03:00Z">
        <w:r>
          <w:t>E</w:t>
        </w:r>
      </w:ins>
      <w:ins w:id="27663" w:author="Rev 9 Allen Wirfs-Brock" w:date="2012-07-07T13:01:00Z">
        <w:r>
          <w:t xml:space="preserve">ncoding of </w:t>
        </w:r>
        <w:r w:rsidRPr="00863C90">
          <w:rPr>
            <w:i/>
          </w:rPr>
          <w:t>c</w:t>
        </w:r>
        <w:r>
          <w:t>.</w:t>
        </w:r>
      </w:ins>
    </w:p>
    <w:p w14:paraId="4709F5DA" w14:textId="77777777" w:rsidR="004C02EF" w:rsidRPr="00E77497" w:rsidRDefault="004C02EF" w:rsidP="00834A33">
      <w:pPr>
        <w:pStyle w:val="Alg4"/>
        <w:numPr>
          <w:ilvl w:val="0"/>
          <w:numId w:val="234"/>
        </w:numPr>
      </w:pPr>
      <w:r w:rsidRPr="00E77497">
        <w:t xml:space="preserve">Let </w:t>
      </w:r>
      <w:r w:rsidRPr="00E77497">
        <w:rPr>
          <w:i/>
        </w:rPr>
        <w:t>L</w:t>
      </w:r>
      <w:r w:rsidRPr="00E77497">
        <w:t xml:space="preserve"> be a String </w:t>
      </w:r>
      <w:del w:id="27664" w:author="Rev 9 Allen Wirfs-Brock" w:date="2012-07-07T13:02:00Z">
        <w:r w:rsidRPr="00E77497" w:rsidDel="00863C90">
          <w:delText xml:space="preserve">where each character of </w:delText>
        </w:r>
        <w:r w:rsidRPr="00E77497" w:rsidDel="00863C90">
          <w:rPr>
            <w:i/>
          </w:rPr>
          <w:delText>L</w:delText>
        </w:r>
        <w:r w:rsidRPr="00E77497" w:rsidDel="00863C90">
          <w:delText xml:space="preserve"> is either the Unicode lowercase equivalent of the corresponding character of </w:delText>
        </w:r>
        <w:r w:rsidRPr="00E77497" w:rsidDel="00863C90">
          <w:rPr>
            <w:i/>
          </w:rPr>
          <w:delText>S</w:delText>
        </w:r>
        <w:r w:rsidRPr="00E77497" w:rsidDel="00863C90">
          <w:delText xml:space="preserve"> or the actual corresponding character of </w:delText>
        </w:r>
        <w:r w:rsidRPr="00E77497" w:rsidDel="00863C90">
          <w:rPr>
            <w:i/>
          </w:rPr>
          <w:delText>S</w:delText>
        </w:r>
        <w:r w:rsidRPr="00E77497" w:rsidDel="00863C90">
          <w:delText xml:space="preserve"> if no Unicode lowercase equivalent exists</w:delText>
        </w:r>
      </w:del>
      <w:ins w:id="27665" w:author="Rev 9 Allen Wirfs-Brock" w:date="2012-07-07T13:02:00Z">
        <w:r w:rsidR="00863C90">
          <w:t xml:space="preserve">whose elements are, in order, the </w:t>
        </w:r>
      </w:ins>
      <w:ins w:id="27666" w:author="Rev 9 Allen Wirfs-Brock" w:date="2012-07-07T13:05:00Z">
        <w:r w:rsidR="00863C90">
          <w:t xml:space="preserve">elements of </w:t>
        </w:r>
        <w:r w:rsidR="00863C90" w:rsidRPr="006768C7">
          <w:rPr>
            <w:i/>
          </w:rPr>
          <w:t>cuList</w:t>
        </w:r>
      </w:ins>
      <w:ins w:id="27667" w:author="Rev 9 Allen Wirfs-Brock" w:date="2012-07-07T13:02:00Z">
        <w:r w:rsidR="00863C90">
          <w:t xml:space="preserve"> </w:t>
        </w:r>
      </w:ins>
      <w:r w:rsidRPr="00E77497">
        <w:t>.</w:t>
      </w:r>
    </w:p>
    <w:p w14:paraId="64298116" w14:textId="77777777" w:rsidR="004C02EF" w:rsidRPr="00E77497" w:rsidRDefault="004C02EF" w:rsidP="00834A33">
      <w:pPr>
        <w:pStyle w:val="Alg4"/>
        <w:numPr>
          <w:ilvl w:val="0"/>
          <w:numId w:val="234"/>
        </w:numPr>
        <w:spacing w:after="220"/>
      </w:pPr>
      <w:r w:rsidRPr="00E77497">
        <w:t xml:space="preserve">Return </w:t>
      </w:r>
      <w:r w:rsidRPr="00E77497">
        <w:rPr>
          <w:i/>
        </w:rPr>
        <w:t>L</w:t>
      </w:r>
      <w:r w:rsidRPr="00E77497">
        <w:t>.</w:t>
      </w:r>
    </w:p>
    <w:p w14:paraId="274A217B" w14:textId="77777777" w:rsidR="004C02EF" w:rsidRPr="00E77497" w:rsidDel="00206DEC" w:rsidRDefault="004C02EF" w:rsidP="004C02EF">
      <w:pPr>
        <w:rPr>
          <w:del w:id="27668" w:author="Rev 9 Allen Wirfs-Brock" w:date="2012-07-07T12:54:00Z"/>
        </w:rPr>
      </w:pPr>
      <w:del w:id="27669" w:author="Rev 9 Allen Wirfs-Brock" w:date="2012-07-07T12:54:00Z">
        <w:r w:rsidRPr="00E77497" w:rsidDel="00206DEC">
          <w:delText xml:space="preserve">For the purposes of this operation, the 16-bit code units of the Strings are treated as code points in the Unicode Basic Multilingual Plane. Surrogate code points are directly transferred from </w:delText>
        </w:r>
        <w:r w:rsidRPr="00E77497" w:rsidDel="00206DEC">
          <w:rPr>
            <w:rFonts w:ascii="Times New Roman" w:hAnsi="Times New Roman"/>
            <w:i/>
          </w:rPr>
          <w:delText>S</w:delText>
        </w:r>
        <w:r w:rsidRPr="00E77497" w:rsidDel="00206DEC">
          <w:delText xml:space="preserve"> to </w:delText>
        </w:r>
        <w:r w:rsidRPr="00E77497" w:rsidDel="00206DEC">
          <w:rPr>
            <w:rFonts w:ascii="Times New Roman" w:hAnsi="Times New Roman"/>
            <w:i/>
          </w:rPr>
          <w:delText>L</w:delText>
        </w:r>
        <w:r w:rsidRPr="00E77497" w:rsidDel="00206DEC">
          <w:delText xml:space="preserve"> without any mapping.</w:delText>
        </w:r>
      </w:del>
    </w:p>
    <w:p w14:paraId="61F32228" w14:textId="77777777" w:rsidR="004C02EF" w:rsidRPr="00E77497" w:rsidRDefault="004C02EF" w:rsidP="004C02EF">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w:t>
      </w:r>
      <w:del w:id="27670" w:author="Rev 9 Allen Wirfs-Brock" w:date="2012-07-07T13:06:00Z">
        <w:r w:rsidRPr="00E77497" w:rsidDel="00863C90">
          <w:rPr>
            <w:sz w:val="20"/>
          </w:rPr>
          <w:delText xml:space="preserve"> in Unicode 2.1.8 and later</w:delText>
        </w:r>
      </w:del>
      <w:r w:rsidRPr="00E77497">
        <w:rPr>
          <w:sz w:val="20"/>
        </w:rPr>
        <w:t>).</w:t>
      </w:r>
    </w:p>
    <w:p w14:paraId="47723465" w14:textId="77777777" w:rsidR="004C02EF" w:rsidRPr="00E77497" w:rsidRDefault="004C02EF" w:rsidP="004C02EF">
      <w:pPr>
        <w:pStyle w:val="Note"/>
      </w:pPr>
      <w:r w:rsidRPr="00E77497">
        <w:t>NOTE 1</w:t>
      </w:r>
      <w:r w:rsidRPr="00E77497">
        <w:tab/>
        <w:t xml:space="preserve">The case mapping of some </w:t>
      </w:r>
      <w:del w:id="27671" w:author="Rev 9 Allen Wirfs-Brock" w:date="2012-07-07T13:06:00Z">
        <w:r w:rsidRPr="00E77497" w:rsidDel="00863C90">
          <w:delText xml:space="preserve">characters </w:delText>
        </w:r>
      </w:del>
      <w:ins w:id="27672" w:author="Rev 9 Allen Wirfs-Brock" w:date="2012-07-07T13:06:00Z">
        <w:r w:rsidR="00863C90">
          <w:t>code points</w:t>
        </w:r>
        <w:r w:rsidR="00863C90" w:rsidRPr="00E77497">
          <w:t xml:space="preserve"> </w:t>
        </w:r>
      </w:ins>
      <w:r w:rsidRPr="00E77497">
        <w:t xml:space="preserve">may produce multiple </w:t>
      </w:r>
      <w:del w:id="27673" w:author="Rev 9 Allen Wirfs-Brock" w:date="2012-07-07T13:06:00Z">
        <w:r w:rsidRPr="00E77497" w:rsidDel="00863C90">
          <w:delText>characters</w:delText>
        </w:r>
      </w:del>
      <w:ins w:id="27674" w:author="Rev 9 Allen Wirfs-Brock" w:date="2012-07-07T13:06:00Z">
        <w:r w:rsidR="00863C90">
          <w:t xml:space="preserve">code points </w:t>
        </w:r>
      </w:ins>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0350D4B2"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EFC6783" w14:textId="77777777" w:rsidR="004C02EF" w:rsidRPr="00E77497" w:rsidRDefault="004C02EF" w:rsidP="004C02EF">
      <w:pPr>
        <w:pStyle w:val="40"/>
        <w:numPr>
          <w:ilvl w:val="0"/>
          <w:numId w:val="0"/>
        </w:numPr>
      </w:pPr>
      <w:bookmarkStart w:id="27675" w:name="_Ref457710640"/>
      <w:r w:rsidRPr="00E77497">
        <w:t>15.5.4.17</w:t>
      </w:r>
      <w:r w:rsidRPr="00E77497">
        <w:tab/>
        <w:t>String.prototype.toLocaleLowerCase ( )</w:t>
      </w:r>
      <w:bookmarkEnd w:id="27622"/>
      <w:bookmarkEnd w:id="27675"/>
    </w:p>
    <w:p w14:paraId="441BE4EF" w14:textId="77777777" w:rsidR="00A91A28" w:rsidRDefault="00A91A28" w:rsidP="004C02EF">
      <w:pPr>
        <w:rPr>
          <w:ins w:id="27676" w:author="Rev 9 Allen Wirfs-Brock" w:date="2012-07-07T13:12:00Z"/>
        </w:rPr>
      </w:pPr>
      <w:ins w:id="27677" w:author="Rev 9 Allen Wirfs-Brock" w:date="2012-07-07T13:12:00Z">
        <w:r>
          <w:t xml:space="preserve">This function interprets a string value as a sequence of code points, as described in 8.4. </w:t>
        </w:r>
      </w:ins>
    </w:p>
    <w:p w14:paraId="7D2A7538" w14:textId="77777777" w:rsidR="004C02EF" w:rsidRPr="00E77497" w:rsidRDefault="004C02EF" w:rsidP="004C02EF">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60DFE1B9"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07E36421"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9850B5F" w14:textId="77777777" w:rsidR="004C02EF" w:rsidRPr="00E77497" w:rsidRDefault="004C02EF" w:rsidP="004C02EF">
      <w:pPr>
        <w:pStyle w:val="40"/>
        <w:numPr>
          <w:ilvl w:val="0"/>
          <w:numId w:val="0"/>
        </w:numPr>
      </w:pPr>
      <w:bookmarkStart w:id="27678" w:name="_Toc385672324"/>
      <w:bookmarkStart w:id="27679" w:name="_Toc393690440"/>
      <w:bookmarkStart w:id="27680" w:name="_Ref449966490"/>
      <w:bookmarkStart w:id="27681" w:name="_Ref451681188"/>
      <w:r w:rsidRPr="00E77497">
        <w:t>15.5.4.18</w:t>
      </w:r>
      <w:r w:rsidRPr="00E77497">
        <w:tab/>
        <w:t>String.prototype.toUpperCas</w:t>
      </w:r>
      <w:bookmarkEnd w:id="27678"/>
      <w:bookmarkEnd w:id="27679"/>
      <w:r w:rsidRPr="00E77497">
        <w:t>e ( )</w:t>
      </w:r>
      <w:bookmarkEnd w:id="27680"/>
    </w:p>
    <w:p w14:paraId="40121CFE" w14:textId="77777777" w:rsidR="00A91A28" w:rsidRDefault="00A91A28" w:rsidP="004C02EF">
      <w:pPr>
        <w:rPr>
          <w:ins w:id="27682" w:author="Rev 9 Allen Wirfs-Brock" w:date="2012-07-07T13:11:00Z"/>
        </w:rPr>
      </w:pPr>
      <w:ins w:id="27683" w:author="Rev 9 Allen Wirfs-Brock" w:date="2012-07-07T13:11:00Z">
        <w:r>
          <w:t xml:space="preserve">This function interprets a string value as a sequence of code points, as described in 8.4. </w:t>
        </w:r>
      </w:ins>
    </w:p>
    <w:p w14:paraId="11EF222E" w14:textId="77777777" w:rsidR="004C02EF" w:rsidRPr="00E77497" w:rsidRDefault="004C02EF" w:rsidP="004C02EF">
      <w:r w:rsidRPr="00E77497">
        <w:t xml:space="preserve">This function behaves in exactly the same way as </w:t>
      </w:r>
      <w:r w:rsidRPr="00E77497">
        <w:rPr>
          <w:rFonts w:ascii="Courier New" w:hAnsi="Courier New"/>
          <w:b/>
        </w:rPr>
        <w:t>String.prototype.toLowerCase</w:t>
      </w:r>
      <w:r w:rsidRPr="00E77497">
        <w:t xml:space="preserve">, except that </w:t>
      </w:r>
      <w:del w:id="27684" w:author="Rev 9 Allen Wirfs-Brock" w:date="2012-07-07T13:08:00Z">
        <w:r w:rsidRPr="00E77497" w:rsidDel="00A91A28">
          <w:delText xml:space="preserve">characters </w:delText>
        </w:r>
      </w:del>
      <w:ins w:id="27685" w:author="Rev 9 Allen Wirfs-Brock" w:date="2012-07-07T13:08:00Z">
        <w:r w:rsidR="00A91A28">
          <w:t>code points</w:t>
        </w:r>
        <w:r w:rsidR="00A91A28" w:rsidRPr="00E77497">
          <w:t xml:space="preserve"> </w:t>
        </w:r>
      </w:ins>
      <w:r w:rsidRPr="00E77497">
        <w:t xml:space="preserve">are mapped to their </w:t>
      </w:r>
      <w:r w:rsidRPr="00E77497">
        <w:rPr>
          <w:rFonts w:ascii="Times New Roman" w:hAnsi="Times New Roman"/>
          <w:i/>
        </w:rPr>
        <w:t>uppercase</w:t>
      </w:r>
      <w:r w:rsidRPr="00E77497">
        <w:t xml:space="preserve"> equivalents as specified in the Unicode Character Database.</w:t>
      </w:r>
    </w:p>
    <w:p w14:paraId="1DFEF363"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8CBEB0A" w14:textId="77777777" w:rsidR="004C02EF" w:rsidRPr="00E77497" w:rsidRDefault="004C02EF" w:rsidP="004C02EF">
      <w:pPr>
        <w:pStyle w:val="40"/>
        <w:numPr>
          <w:ilvl w:val="0"/>
          <w:numId w:val="0"/>
        </w:numPr>
      </w:pPr>
      <w:bookmarkStart w:id="27686" w:name="_Ref457710642"/>
      <w:r w:rsidRPr="00E77497">
        <w:t>15.5.4.19</w:t>
      </w:r>
      <w:r w:rsidRPr="00E77497">
        <w:tab/>
        <w:t>String.prototype.toLocaleUpperCase ( )</w:t>
      </w:r>
      <w:bookmarkEnd w:id="27681"/>
      <w:bookmarkEnd w:id="27686"/>
    </w:p>
    <w:p w14:paraId="2204C2D0" w14:textId="77777777" w:rsidR="00A91A28" w:rsidRDefault="00A91A28" w:rsidP="004C02EF">
      <w:pPr>
        <w:rPr>
          <w:ins w:id="27687" w:author="Rev 9 Allen Wirfs-Brock" w:date="2012-07-07T13:12:00Z"/>
        </w:rPr>
      </w:pPr>
      <w:ins w:id="27688" w:author="Rev 9 Allen Wirfs-Brock" w:date="2012-07-07T13:12:00Z">
        <w:r>
          <w:t xml:space="preserve">This function interprets a string value as a sequence of code points, as described in 8.4. </w:t>
        </w:r>
      </w:ins>
    </w:p>
    <w:p w14:paraId="2BB279C9" w14:textId="77777777" w:rsidR="004C02EF" w:rsidRPr="00E77497" w:rsidRDefault="004C02EF" w:rsidP="004C02EF">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78F6CDC9"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2F4199F2"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2BBB18F" w14:textId="77777777" w:rsidR="004C02EF" w:rsidRPr="00E77497" w:rsidRDefault="004C02EF" w:rsidP="004C02EF">
      <w:pPr>
        <w:pStyle w:val="40"/>
        <w:numPr>
          <w:ilvl w:val="0"/>
          <w:numId w:val="0"/>
        </w:numPr>
      </w:pPr>
      <w:r w:rsidRPr="00E77497">
        <w:t>15.5.4.20</w:t>
      </w:r>
      <w:r w:rsidRPr="00E77497">
        <w:tab/>
        <w:t>String.prototype.trim ( )</w:t>
      </w:r>
    </w:p>
    <w:p w14:paraId="759769DA" w14:textId="77777777" w:rsidR="00A91A28" w:rsidRDefault="00A91A28" w:rsidP="004C02EF">
      <w:pPr>
        <w:rPr>
          <w:ins w:id="27689" w:author="Rev 9 Allen Wirfs-Brock" w:date="2012-07-07T13:13:00Z"/>
        </w:rPr>
      </w:pPr>
      <w:ins w:id="27690" w:author="Rev 9 Allen Wirfs-Brock" w:date="2012-07-07T13:13:00Z">
        <w:r>
          <w:t xml:space="preserve">This function interprets a string value as a sequence of code points, as described in 8.4. </w:t>
        </w:r>
      </w:ins>
    </w:p>
    <w:p w14:paraId="4CC4C529" w14:textId="77777777" w:rsidR="004C02EF" w:rsidRPr="00E77497" w:rsidRDefault="004C02EF" w:rsidP="004C02EF">
      <w:r w:rsidRPr="00E77497">
        <w:t>The following steps are taken:</w:t>
      </w:r>
    </w:p>
    <w:p w14:paraId="33CC9521" w14:textId="77777777" w:rsidR="004C02EF" w:rsidRPr="00E77497" w:rsidRDefault="00134DAD" w:rsidP="00834A33">
      <w:pPr>
        <w:pStyle w:val="Alg4"/>
        <w:numPr>
          <w:ilvl w:val="0"/>
          <w:numId w:val="235"/>
        </w:numPr>
      </w:pPr>
      <w:ins w:id="27691"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27692"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4A81E7A8" w14:textId="77777777" w:rsidR="004C02EF" w:rsidRPr="00E77497" w:rsidRDefault="004C02EF" w:rsidP="00834A33">
      <w:pPr>
        <w:pStyle w:val="Alg4"/>
        <w:numPr>
          <w:ilvl w:val="0"/>
          <w:numId w:val="23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4A0FB9C" w14:textId="77777777" w:rsidR="00FA34E7" w:rsidRPr="00E77497" w:rsidRDefault="00FA34E7" w:rsidP="00FA34E7">
      <w:pPr>
        <w:pStyle w:val="Alg4"/>
        <w:numPr>
          <w:ilvl w:val="0"/>
          <w:numId w:val="235"/>
        </w:numPr>
        <w:contextualSpacing/>
        <w:rPr>
          <w:ins w:id="27693" w:author="Rev 7 Allen Wirfs-Brock" w:date="2012-04-10T17:05:00Z"/>
        </w:rPr>
      </w:pPr>
      <w:ins w:id="27694" w:author="Rev 7 Allen Wirfs-Brock" w:date="2012-04-10T17:05:00Z">
        <w:r>
          <w:t>ReturnIfAbrupt(</w:t>
        </w:r>
        <w:r>
          <w:rPr>
            <w:i/>
          </w:rPr>
          <w:t>S</w:t>
        </w:r>
        <w:r>
          <w:t>).</w:t>
        </w:r>
      </w:ins>
    </w:p>
    <w:p w14:paraId="5EE178DF" w14:textId="77777777" w:rsidR="004C02EF" w:rsidRPr="00E77497" w:rsidRDefault="004C02EF" w:rsidP="00A91A28">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ins w:id="27695" w:author="Rev 9 Allen Wirfs-Brock" w:date="2012-07-07T13:14:00Z">
        <w:r w:rsidR="00A91A28">
          <w:t xml:space="preserve"> </w:t>
        </w:r>
        <w:r w:rsidR="00A91A28" w:rsidRPr="00A91A28">
          <w:t xml:space="preserve">When determining whether a </w:t>
        </w:r>
      </w:ins>
      <w:ins w:id="27696" w:author="Rev 9 Allen Wirfs-Brock" w:date="2012-07-07T13:15:00Z">
        <w:r w:rsidR="00A91A28">
          <w:t xml:space="preserve">Unicode </w:t>
        </w:r>
      </w:ins>
      <w:ins w:id="27697" w:author="Rev 9 Allen Wirfs-Brock" w:date="2012-07-07T13:14:00Z">
        <w:r w:rsidR="00A91A28" w:rsidRPr="00A91A28">
          <w:t xml:space="preserve">character is in Unicode general category “Zs”, code unit sequences are interpreted as </w:t>
        </w:r>
      </w:ins>
      <w:ins w:id="27698" w:author="Rev 9 Allen Wirfs-Brock" w:date="2012-07-07T13:15:00Z">
        <w:r w:rsidR="00A91A28">
          <w:t xml:space="preserve">UTF-16 encoded </w:t>
        </w:r>
      </w:ins>
      <w:ins w:id="27699" w:author="Rev 9 Allen Wirfs-Brock" w:date="2012-07-07T13:14:00Z">
        <w:r w:rsidR="00A91A28" w:rsidRPr="00A91A28">
          <w:t xml:space="preserve">code point sequences as specified in </w:t>
        </w:r>
        <w:r w:rsidR="00A91A28">
          <w:t>8.4</w:t>
        </w:r>
        <w:r w:rsidR="00A91A28" w:rsidRPr="00A91A28">
          <w:t>.</w:t>
        </w:r>
      </w:ins>
    </w:p>
    <w:p w14:paraId="0AE6DDC1" w14:textId="77777777" w:rsidR="004C02EF" w:rsidRPr="00E77497" w:rsidRDefault="004C02EF" w:rsidP="00834A33">
      <w:pPr>
        <w:pStyle w:val="Alg4"/>
        <w:numPr>
          <w:ilvl w:val="0"/>
          <w:numId w:val="235"/>
        </w:numPr>
        <w:spacing w:after="220"/>
      </w:pPr>
      <w:r w:rsidRPr="00E77497">
        <w:t xml:space="preserve">Return </w:t>
      </w:r>
      <w:r w:rsidRPr="00E77497">
        <w:rPr>
          <w:i/>
        </w:rPr>
        <w:t>T</w:t>
      </w:r>
      <w:r w:rsidRPr="00E77497">
        <w:t>.</w:t>
      </w:r>
    </w:p>
    <w:p w14:paraId="55D5E750"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0A17DCBB"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7700" w:author="Rev 7 Allen Wirfs-Brock" w:date="2012-05-02T17:36:00Z"/>
          <w:rFonts w:cs="Arial"/>
          <w:b/>
        </w:rPr>
      </w:pPr>
      <w:bookmarkStart w:id="27701" w:name="_Toc382291641"/>
      <w:bookmarkStart w:id="27702" w:name="_Toc385672325"/>
      <w:bookmarkStart w:id="27703" w:name="_Toc393690441"/>
      <w:bookmarkStart w:id="27704" w:name="_Ref457704412"/>
      <w:bookmarkStart w:id="27705" w:name="_Toc472818931"/>
      <w:bookmarkStart w:id="27706" w:name="_Toc235503509"/>
      <w:bookmarkStart w:id="27707" w:name="_Toc241509284"/>
      <w:bookmarkStart w:id="27708" w:name="_Toc244416771"/>
      <w:bookmarkStart w:id="27709" w:name="_Toc276631135"/>
      <w:bookmarkEnd w:id="27623"/>
      <w:bookmarkEnd w:id="27624"/>
      <w:ins w:id="27710" w:author="Rev 7 Allen Wirfs-Brock" w:date="2012-05-02T17:36:00Z">
        <w:r w:rsidRPr="00762CE7">
          <w:rPr>
            <w:rFonts w:cs="Arial"/>
            <w:b/>
          </w:rPr>
          <w:t>15.5.4.21</w:t>
        </w:r>
        <w:r w:rsidRPr="00762CE7">
          <w:rPr>
            <w:rFonts w:cs="Arial"/>
            <w:b/>
          </w:rPr>
          <w:tab/>
          <w:t>String.prototype.repeat (count)</w:t>
        </w:r>
      </w:ins>
    </w:p>
    <w:p w14:paraId="507B9E4A" w14:textId="77777777" w:rsidR="00762CE7" w:rsidRPr="00762CE7" w:rsidRDefault="00762CE7" w:rsidP="00762CE7">
      <w:pPr>
        <w:rPr>
          <w:ins w:id="27711" w:author="Rev 7 Allen Wirfs-Brock" w:date="2012-05-02T17:36:00Z"/>
          <w:rFonts w:cs="Arial"/>
        </w:rPr>
      </w:pPr>
      <w:ins w:id="27712" w:author="Rev 7 Allen Wirfs-Brock" w:date="2012-05-02T17:36:00Z">
        <w:r w:rsidRPr="00762CE7">
          <w:rPr>
            <w:rFonts w:cs="Arial"/>
          </w:rPr>
          <w:t>The following steps are taken:</w:t>
        </w:r>
      </w:ins>
    </w:p>
    <w:p w14:paraId="31746B1B" w14:textId="77777777" w:rsidR="00762CE7" w:rsidRPr="00762CE7" w:rsidRDefault="00762CE7" w:rsidP="005B26DC">
      <w:pPr>
        <w:numPr>
          <w:ilvl w:val="0"/>
          <w:numId w:val="805"/>
        </w:numPr>
        <w:spacing w:after="0" w:line="240" w:lineRule="auto"/>
        <w:jc w:val="left"/>
        <w:rPr>
          <w:ins w:id="27713" w:author="Rev 7 Allen Wirfs-Brock" w:date="2012-05-02T17:36:00Z"/>
          <w:rFonts w:ascii="Times New Roman" w:eastAsia="Times New Roman" w:hAnsi="Times New Roman"/>
          <w:spacing w:val="6"/>
          <w:lang w:eastAsia="en-US"/>
        </w:rPr>
      </w:pPr>
      <w:ins w:id="27714" w:author="Rev 7 Allen Wirfs-Brock" w:date="2012-05-02T17:38: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ins>
      <w:ins w:id="27715" w:author="Rev 7 Allen Wirfs-Brock" w:date="2012-05-02T17:36:00Z">
        <w:r w:rsidRPr="00762CE7">
          <w:rPr>
            <w:rFonts w:ascii="Times New Roman" w:eastAsia="Times New Roman" w:hAnsi="Times New Roman"/>
            <w:spacing w:val="6"/>
            <w:lang w:eastAsia="en-US"/>
          </w:rPr>
          <w:t>.</w:t>
        </w:r>
      </w:ins>
    </w:p>
    <w:p w14:paraId="5A3DA5B3" w14:textId="77777777" w:rsidR="00762CE7" w:rsidRPr="00762CE7" w:rsidRDefault="00762CE7" w:rsidP="005B26DC">
      <w:pPr>
        <w:numPr>
          <w:ilvl w:val="0"/>
          <w:numId w:val="805"/>
        </w:numPr>
        <w:spacing w:after="0" w:line="240" w:lineRule="auto"/>
        <w:jc w:val="left"/>
        <w:rPr>
          <w:ins w:id="27716" w:author="Rev 7 Allen Wirfs-Brock" w:date="2012-05-02T17:36:00Z"/>
          <w:rFonts w:ascii="Times New Roman" w:eastAsia="Times New Roman" w:hAnsi="Times New Roman"/>
          <w:spacing w:val="6"/>
          <w:lang w:eastAsia="en-US"/>
        </w:rPr>
      </w:pPr>
      <w:ins w:id="27717"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the result of calling ToString, giving it the </w:t>
        </w:r>
        <w:r w:rsidRPr="00762CE7">
          <w:rPr>
            <w:rFonts w:ascii="Times New Roman" w:eastAsia="Times New Roman" w:hAnsi="Times New Roman"/>
            <w:b/>
            <w:spacing w:val="6"/>
            <w:lang w:eastAsia="en-US"/>
          </w:rPr>
          <w:t>this</w:t>
        </w:r>
        <w:r w:rsidRPr="00762CE7">
          <w:rPr>
            <w:rFonts w:ascii="Times New Roman" w:eastAsia="Times New Roman" w:hAnsi="Times New Roman"/>
            <w:spacing w:val="6"/>
            <w:lang w:eastAsia="en-US"/>
          </w:rPr>
          <w:t xml:space="preserve"> value as its argument.</w:t>
        </w:r>
      </w:ins>
    </w:p>
    <w:p w14:paraId="0A0ABB64" w14:textId="77777777" w:rsidR="005B26DC" w:rsidRPr="00E77497" w:rsidRDefault="005B26DC" w:rsidP="005B26DC">
      <w:pPr>
        <w:pStyle w:val="Alg4"/>
        <w:numPr>
          <w:ilvl w:val="0"/>
          <w:numId w:val="805"/>
        </w:numPr>
        <w:contextualSpacing/>
        <w:rPr>
          <w:ins w:id="27718" w:author="Rev 7 Allen Wirfs-Brock" w:date="2012-05-02T17:39:00Z"/>
        </w:rPr>
      </w:pPr>
      <w:ins w:id="27719" w:author="Rev 7 Allen Wirfs-Brock" w:date="2012-05-02T17:39:00Z">
        <w:r>
          <w:t>ReturnIfAbrupt(</w:t>
        </w:r>
        <w:r>
          <w:rPr>
            <w:i/>
          </w:rPr>
          <w:t>S</w:t>
        </w:r>
        <w:r>
          <w:t>).</w:t>
        </w:r>
      </w:ins>
    </w:p>
    <w:p w14:paraId="58C3AC5D" w14:textId="77777777" w:rsidR="00762CE7" w:rsidRPr="00762CE7" w:rsidRDefault="00762CE7" w:rsidP="005B26DC">
      <w:pPr>
        <w:numPr>
          <w:ilvl w:val="0"/>
          <w:numId w:val="805"/>
        </w:numPr>
        <w:spacing w:after="0" w:line="240" w:lineRule="auto"/>
        <w:jc w:val="left"/>
        <w:rPr>
          <w:ins w:id="27720" w:author="Rev 7 Allen Wirfs-Brock" w:date="2012-05-02T17:36:00Z"/>
          <w:rFonts w:ascii="Times New Roman" w:eastAsia="Times New Roman" w:hAnsi="Times New Roman"/>
          <w:spacing w:val="6"/>
          <w:lang w:eastAsia="en-US"/>
        </w:rPr>
      </w:pPr>
      <w:ins w:id="27721"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ins>
      <w:ins w:id="27722" w:author="Rev 7 Allen Wirfs-Brock" w:date="2012-05-02T17:39:00Z">
        <w:r w:rsidR="005B26DC">
          <w:rPr>
            <w:rFonts w:ascii="Times New Roman" w:eastAsia="Times New Roman" w:hAnsi="Times New Roman"/>
            <w:spacing w:val="6"/>
            <w:lang w:eastAsia="en-US"/>
          </w:rPr>
          <w:t>Integer</w:t>
        </w:r>
      </w:ins>
      <w:ins w:id="27723" w:author="Rev 7 Allen Wirfs-Brock" w:date="2012-05-02T17:36:00Z">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ins>
    </w:p>
    <w:p w14:paraId="65B85F19" w14:textId="77777777" w:rsidR="003757D7" w:rsidRPr="00E77497" w:rsidRDefault="003757D7" w:rsidP="003757D7">
      <w:pPr>
        <w:pStyle w:val="Alg4"/>
        <w:numPr>
          <w:ilvl w:val="0"/>
          <w:numId w:val="805"/>
        </w:numPr>
        <w:contextualSpacing/>
        <w:rPr>
          <w:ins w:id="27724" w:author="Rev 7 Allen Wirfs-Brock" w:date="2012-05-02T18:00:00Z"/>
        </w:rPr>
      </w:pPr>
      <w:ins w:id="27725" w:author="Rev 7 Allen Wirfs-Brock" w:date="2012-05-02T18:00:00Z">
        <w:r>
          <w:t>ReturnIfAbrupt(</w:t>
        </w:r>
        <w:r>
          <w:rPr>
            <w:i/>
          </w:rPr>
          <w:t>n</w:t>
        </w:r>
        <w:r>
          <w:t>).</w:t>
        </w:r>
      </w:ins>
    </w:p>
    <w:p w14:paraId="6D2530D3" w14:textId="77777777" w:rsidR="005B26DC" w:rsidRDefault="005B26DC" w:rsidP="005B26DC">
      <w:pPr>
        <w:numPr>
          <w:ilvl w:val="0"/>
          <w:numId w:val="805"/>
        </w:numPr>
        <w:spacing w:after="0" w:line="240" w:lineRule="auto"/>
        <w:jc w:val="left"/>
        <w:rPr>
          <w:ins w:id="27726" w:author="Rev 7 Allen Wirfs-Brock" w:date="2012-05-02T17:43:00Z"/>
          <w:rFonts w:ascii="Times New Roman" w:eastAsia="Times New Roman" w:hAnsi="Times New Roman"/>
          <w:spacing w:val="6"/>
          <w:lang w:eastAsia="en-US"/>
        </w:rPr>
      </w:pPr>
      <w:commentRangeStart w:id="27727"/>
      <w:ins w:id="27728" w:author="Rev 7 Allen Wirfs-Brock" w:date="2012-05-02T17:43:00Z">
        <w:r>
          <w:rPr>
            <w:rFonts w:ascii="Times New Roman" w:eastAsia="Times New Roman" w:hAnsi="Times New Roman"/>
            <w:spacing w:val="6"/>
            <w:lang w:eastAsia="en-US"/>
          </w:rPr>
          <w:t>If n ≤ 0, then throw a RangeError exception.</w:t>
        </w:r>
      </w:ins>
      <w:commentRangeEnd w:id="27727"/>
      <w:ins w:id="27729" w:author="Rev 7 Allen Wirfs-Brock" w:date="2012-05-02T17:44:00Z">
        <w:r>
          <w:rPr>
            <w:rStyle w:val="af3"/>
          </w:rPr>
          <w:commentReference w:id="27727"/>
        </w:r>
      </w:ins>
    </w:p>
    <w:p w14:paraId="46CEFA53" w14:textId="77777777" w:rsidR="00762CE7" w:rsidRPr="00762CE7" w:rsidRDefault="00762CE7" w:rsidP="005B26DC">
      <w:pPr>
        <w:numPr>
          <w:ilvl w:val="0"/>
          <w:numId w:val="805"/>
        </w:numPr>
        <w:spacing w:after="0" w:line="240" w:lineRule="auto"/>
        <w:jc w:val="left"/>
        <w:rPr>
          <w:ins w:id="27730" w:author="Rev 7 Allen Wirfs-Brock" w:date="2012-05-02T17:36:00Z"/>
          <w:rFonts w:ascii="Times New Roman" w:eastAsia="Times New Roman" w:hAnsi="Times New Roman"/>
          <w:spacing w:val="6"/>
          <w:lang w:eastAsia="en-US"/>
        </w:rPr>
      </w:pPr>
      <w:ins w:id="27731"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ins>
    </w:p>
    <w:p w14:paraId="0D661CBE" w14:textId="77777777" w:rsidR="00762CE7" w:rsidRPr="00762CE7" w:rsidRDefault="00762CE7" w:rsidP="005B26DC">
      <w:pPr>
        <w:numPr>
          <w:ilvl w:val="0"/>
          <w:numId w:val="805"/>
        </w:numPr>
        <w:spacing w:after="220" w:line="240" w:lineRule="auto"/>
        <w:jc w:val="left"/>
        <w:rPr>
          <w:ins w:id="27732" w:author="Rev 7 Allen Wirfs-Brock" w:date="2012-05-02T17:36:00Z"/>
          <w:rFonts w:ascii="Times New Roman" w:eastAsia="Times New Roman" w:hAnsi="Times New Roman"/>
          <w:spacing w:val="6"/>
          <w:lang w:eastAsia="en-US"/>
        </w:rPr>
      </w:pPr>
      <w:ins w:id="27733" w:author="Rev 7 Allen Wirfs-Brock" w:date="2012-05-02T17:36:00Z">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ins>
    </w:p>
    <w:p w14:paraId="21696FA7" w14:textId="77777777" w:rsidR="005B26DC" w:rsidRDefault="005B26DC" w:rsidP="005B26DC">
      <w:pPr>
        <w:pStyle w:val="Note"/>
        <w:rPr>
          <w:ins w:id="27734" w:author="Rev 7 Allen Wirfs-Brock" w:date="2012-05-02T17:45:00Z"/>
        </w:rPr>
      </w:pPr>
      <w:ins w:id="27735" w:author="Rev 7 Allen Wirfs-Brock" w:date="2012-05-02T17:45:00Z">
        <w:r>
          <w:t>NOTE</w:t>
        </w:r>
      </w:ins>
      <w:ins w:id="27736" w:author="Rev 7 Allen Wirfs-Brock" w:date="2012-05-02T17:47:00Z">
        <w:r>
          <w:t xml:space="preserve"> 1</w:t>
        </w:r>
      </w:ins>
      <w:ins w:id="27737" w:author="Rev 7 Allen Wirfs-Brock" w:date="2012-05-02T17:45:00Z">
        <w:r>
          <w:tab/>
        </w:r>
      </w:ins>
      <w:ins w:id="27738" w:author="Rev 7 Allen Wirfs-Brock" w:date="2012-05-02T17:46:00Z">
        <w:r>
          <w:t>This method</w:t>
        </w:r>
      </w:ins>
      <w:ins w:id="27739" w:author="Rev 7 Allen Wirfs-Brock" w:date="2012-05-02T17:47:00Z">
        <w:r>
          <w:t xml:space="preserve"> creates</w:t>
        </w:r>
      </w:ins>
      <w:ins w:id="27740" w:author="Rev 7 Allen Wirfs-Brock" w:date="2012-05-02T17:45:00Z">
        <w:r w:rsidRPr="00762CE7">
          <w:t xml:space="preserve"> a String consisting of the </w:t>
        </w:r>
        <w:del w:id="27741" w:author="Rev 9 Allen Wirfs-Brock" w:date="2012-07-07T13:09:00Z">
          <w:r w:rsidRPr="00762CE7" w:rsidDel="00A91A28">
            <w:delText>characters</w:delText>
          </w:r>
        </w:del>
      </w:ins>
      <w:ins w:id="27742" w:author="Rev 9 Allen Wirfs-Brock" w:date="2012-07-07T13:09:00Z">
        <w:r w:rsidR="00A91A28">
          <w:t>string elements</w:t>
        </w:r>
      </w:ins>
      <w:ins w:id="27743" w:author="Rev 7 Allen Wirfs-Brock" w:date="2012-05-02T17:45:00Z">
        <w:r w:rsidRPr="00762CE7">
          <w:t xml:space="preserve"> of this object (converted to String) repeated </w:t>
        </w:r>
        <w:r w:rsidRPr="005B26DC">
          <w:rPr>
            <w:rFonts w:ascii="Times New Roman" w:hAnsi="Times New Roman"/>
            <w:i/>
          </w:rPr>
          <w:t>count</w:t>
        </w:r>
        <w:r w:rsidRPr="00762CE7">
          <w:t xml:space="preserve"> time. </w:t>
        </w:r>
      </w:ins>
    </w:p>
    <w:p w14:paraId="64ED3035" w14:textId="77777777" w:rsidR="005B26DC" w:rsidRPr="00E77497" w:rsidRDefault="005B26DC" w:rsidP="005B26DC">
      <w:pPr>
        <w:pStyle w:val="Note"/>
        <w:rPr>
          <w:ins w:id="27744" w:author="Rev 7 Allen Wirfs-Brock" w:date="2012-05-02T17:46:00Z"/>
        </w:rPr>
      </w:pPr>
      <w:ins w:id="27745" w:author="Rev 7 Allen Wirfs-Brock" w:date="2012-05-02T17:46:00Z">
        <w:r w:rsidRPr="00E77497">
          <w:t>NOTE</w:t>
        </w:r>
      </w:ins>
      <w:ins w:id="27746" w:author="Rev 7 Allen Wirfs-Brock" w:date="2012-05-02T17:47:00Z">
        <w:r>
          <w:t xml:space="preserve"> 2</w:t>
        </w:r>
      </w:ins>
      <w:ins w:id="27747" w:author="Rev 7 Allen Wirfs-Brock" w:date="2012-05-02T17:46:00Z">
        <w:r w:rsidRPr="00E77497">
          <w:tab/>
          <w:t xml:space="preserve">The </w:t>
        </w:r>
      </w:ins>
      <w:ins w:id="27748" w:author="Rev 7 Allen Wirfs-Brock" w:date="2012-05-02T17:47:00Z">
        <w:r>
          <w:rPr>
            <w:rFonts w:ascii="Courier New" w:hAnsi="Courier New"/>
            <w:b/>
          </w:rPr>
          <w:t>repeat</w:t>
        </w:r>
      </w:ins>
      <w:ins w:id="27749" w:author="Rev 7 Allen Wirfs-Brock" w:date="2012-05-02T17:46:00Z">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ins>
    </w:p>
    <w:p w14:paraId="7A5F5996"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7750" w:author="Rev 7 Allen Wirfs-Brock" w:date="2012-05-02T17:36:00Z"/>
          <w:rFonts w:cs="Arial"/>
          <w:b/>
        </w:rPr>
      </w:pPr>
      <w:ins w:id="27751" w:author="Rev 7 Allen Wirfs-Brock" w:date="2012-05-02T17:36:00Z">
        <w:r w:rsidRPr="00762CE7">
          <w:rPr>
            <w:rFonts w:cs="Arial"/>
            <w:b/>
          </w:rPr>
          <w:t>15.5.4.22</w:t>
        </w:r>
        <w:r w:rsidRPr="00762CE7">
          <w:rPr>
            <w:rFonts w:cs="Arial"/>
            <w:b/>
          </w:rPr>
          <w:tab/>
          <w:t>String.prototype.startsWith (searchString</w:t>
        </w:r>
      </w:ins>
      <w:ins w:id="27752" w:author="Rev 7 Allen Wirfs-Brock" w:date="2012-05-02T17:54:00Z">
        <w:r w:rsidR="003757D7">
          <w:rPr>
            <w:rFonts w:cs="Arial"/>
            <w:b/>
          </w:rPr>
          <w:t xml:space="preserve"> [</w:t>
        </w:r>
      </w:ins>
      <w:ins w:id="27753" w:author="Rev 7 Allen Wirfs-Brock" w:date="2012-05-02T17:36:00Z">
        <w:r w:rsidRPr="00762CE7">
          <w:rPr>
            <w:rFonts w:cs="Arial"/>
            <w:b/>
          </w:rPr>
          <w:t>, position</w:t>
        </w:r>
      </w:ins>
      <w:ins w:id="27754" w:author="Rev 7 Allen Wirfs-Brock" w:date="2012-05-02T17:54:00Z">
        <w:r w:rsidR="003757D7">
          <w:rPr>
            <w:rFonts w:cs="Arial"/>
            <w:b/>
          </w:rPr>
          <w:t xml:space="preserve"> ] </w:t>
        </w:r>
      </w:ins>
      <w:ins w:id="27755" w:author="Rev 7 Allen Wirfs-Brock" w:date="2012-05-02T17:36:00Z">
        <w:r w:rsidRPr="00762CE7">
          <w:rPr>
            <w:rFonts w:cs="Arial"/>
            <w:b/>
          </w:rPr>
          <w:t>)</w:t>
        </w:r>
      </w:ins>
    </w:p>
    <w:p w14:paraId="36FCC4C1" w14:textId="77777777" w:rsidR="00762CE7" w:rsidRPr="00762CE7" w:rsidRDefault="00762CE7" w:rsidP="00762CE7">
      <w:pPr>
        <w:rPr>
          <w:ins w:id="27756" w:author="Rev 7 Allen Wirfs-Brock" w:date="2012-05-02T17:36:00Z"/>
          <w:rFonts w:cs="Arial"/>
        </w:rPr>
      </w:pPr>
      <w:ins w:id="27757" w:author="Rev 7 Allen Wirfs-Brock" w:date="2012-05-02T17:36:00Z">
        <w:r w:rsidRPr="00762CE7">
          <w:rPr>
            <w:rFonts w:cs="Arial"/>
          </w:rPr>
          <w:t>The following steps are taken:</w:t>
        </w:r>
      </w:ins>
    </w:p>
    <w:p w14:paraId="1A15044C" w14:textId="77777777" w:rsidR="00762CE7" w:rsidRPr="003757D7" w:rsidRDefault="003757D7" w:rsidP="003757D7">
      <w:pPr>
        <w:numPr>
          <w:ilvl w:val="0"/>
          <w:numId w:val="806"/>
        </w:numPr>
        <w:spacing w:after="0" w:line="240" w:lineRule="auto"/>
        <w:jc w:val="left"/>
        <w:rPr>
          <w:ins w:id="27758" w:author="Rev 7 Allen Wirfs-Brock" w:date="2012-05-02T17:36:00Z"/>
          <w:rFonts w:ascii="Times New Roman" w:eastAsia="Times New Roman" w:hAnsi="Times New Roman"/>
          <w:spacing w:val="6"/>
          <w:lang w:eastAsia="en-US"/>
        </w:rPr>
      </w:pPr>
      <w:ins w:id="27759" w:author="Rev 7 Allen Wirfs-Brock" w:date="2012-05-02T17:56: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33528577" w14:textId="77777777" w:rsidR="00762CE7" w:rsidRPr="005B26DC" w:rsidRDefault="00762CE7" w:rsidP="003757D7">
      <w:pPr>
        <w:numPr>
          <w:ilvl w:val="0"/>
          <w:numId w:val="806"/>
        </w:numPr>
        <w:spacing w:after="0" w:line="240" w:lineRule="auto"/>
        <w:jc w:val="left"/>
        <w:rPr>
          <w:ins w:id="27760" w:author="Rev 7 Allen Wirfs-Brock" w:date="2012-05-02T17:36:00Z"/>
          <w:rFonts w:ascii="Times New Roman" w:eastAsia="Times New Roman" w:hAnsi="Times New Roman"/>
          <w:spacing w:val="6"/>
          <w:lang w:eastAsia="en-US"/>
        </w:rPr>
      </w:pPr>
      <w:ins w:id="27761"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the result of calling ToString, giving it the </w:t>
        </w:r>
        <w:r w:rsidRPr="005B26DC">
          <w:rPr>
            <w:rFonts w:ascii="Times New Roman" w:eastAsia="Times New Roman" w:hAnsi="Times New Roman"/>
            <w:b/>
            <w:spacing w:val="6"/>
            <w:lang w:eastAsia="en-US"/>
          </w:rPr>
          <w:t>this</w:t>
        </w:r>
        <w:r w:rsidRPr="005B26DC">
          <w:rPr>
            <w:rFonts w:ascii="Times New Roman" w:eastAsia="Times New Roman" w:hAnsi="Times New Roman"/>
            <w:spacing w:val="6"/>
            <w:lang w:eastAsia="en-US"/>
          </w:rPr>
          <w:t xml:space="preserve"> value as its argument.</w:t>
        </w:r>
      </w:ins>
    </w:p>
    <w:p w14:paraId="7FD7065C" w14:textId="77777777" w:rsidR="005B26DC" w:rsidRPr="00E77497" w:rsidRDefault="005B26DC" w:rsidP="003757D7">
      <w:pPr>
        <w:pStyle w:val="Alg4"/>
        <w:numPr>
          <w:ilvl w:val="0"/>
          <w:numId w:val="806"/>
        </w:numPr>
        <w:contextualSpacing/>
        <w:rPr>
          <w:ins w:id="27762" w:author="Rev 7 Allen Wirfs-Brock" w:date="2012-05-02T17:49:00Z"/>
        </w:rPr>
      </w:pPr>
      <w:ins w:id="27763" w:author="Rev 7 Allen Wirfs-Brock" w:date="2012-05-02T17:49:00Z">
        <w:r>
          <w:t>ReturnIfAbrupt(</w:t>
        </w:r>
        <w:r>
          <w:rPr>
            <w:i/>
          </w:rPr>
          <w:t>S</w:t>
        </w:r>
        <w:r>
          <w:t>).</w:t>
        </w:r>
      </w:ins>
    </w:p>
    <w:p w14:paraId="771BF958" w14:textId="77777777" w:rsidR="00762CE7" w:rsidRPr="005B26DC" w:rsidRDefault="00762CE7" w:rsidP="003757D7">
      <w:pPr>
        <w:numPr>
          <w:ilvl w:val="0"/>
          <w:numId w:val="806"/>
        </w:numPr>
        <w:spacing w:after="0" w:line="240" w:lineRule="auto"/>
        <w:jc w:val="left"/>
        <w:rPr>
          <w:ins w:id="27764" w:author="Rev 7 Allen Wirfs-Brock" w:date="2012-05-02T17:36:00Z"/>
          <w:rFonts w:ascii="Times New Roman" w:eastAsia="Times New Roman" w:hAnsi="Times New Roman"/>
          <w:spacing w:val="6"/>
          <w:lang w:eastAsia="en-US"/>
        </w:rPr>
      </w:pPr>
      <w:ins w:id="27765"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14:paraId="0739A3FA" w14:textId="77777777" w:rsidR="003757D7" w:rsidRPr="00E77497" w:rsidRDefault="003757D7" w:rsidP="003757D7">
      <w:pPr>
        <w:pStyle w:val="Alg4"/>
        <w:numPr>
          <w:ilvl w:val="0"/>
          <w:numId w:val="806"/>
        </w:numPr>
        <w:contextualSpacing/>
        <w:rPr>
          <w:ins w:id="27766" w:author="Rev 7 Allen Wirfs-Brock" w:date="2012-05-02T17:51:00Z"/>
        </w:rPr>
      </w:pPr>
      <w:ins w:id="27767" w:author="Rev 7 Allen Wirfs-Brock" w:date="2012-05-02T17:51:00Z">
        <w:r>
          <w:t>ReturnIfAbrupt(</w:t>
        </w:r>
        <w:r w:rsidRPr="005B26DC">
          <w:rPr>
            <w:i/>
          </w:rPr>
          <w:t>searchStr</w:t>
        </w:r>
        <w:r>
          <w:t>).</w:t>
        </w:r>
      </w:ins>
    </w:p>
    <w:p w14:paraId="49545CCD" w14:textId="77777777" w:rsidR="00762CE7" w:rsidRPr="005B26DC" w:rsidRDefault="00762CE7" w:rsidP="003757D7">
      <w:pPr>
        <w:numPr>
          <w:ilvl w:val="0"/>
          <w:numId w:val="806"/>
        </w:numPr>
        <w:spacing w:after="0" w:line="240" w:lineRule="auto"/>
        <w:jc w:val="left"/>
        <w:rPr>
          <w:ins w:id="27768" w:author="Rev 7 Allen Wirfs-Brock" w:date="2012-05-02T17:36:00Z"/>
          <w:rFonts w:ascii="Times New Roman" w:eastAsia="Times New Roman" w:hAnsi="Times New Roman"/>
          <w:spacing w:val="6"/>
          <w:lang w:eastAsia="en-US"/>
        </w:rPr>
      </w:pPr>
      <w:ins w:id="27769"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ins>
    </w:p>
    <w:p w14:paraId="4478FA0A" w14:textId="77777777" w:rsidR="003757D7" w:rsidRPr="00E77497" w:rsidRDefault="003757D7" w:rsidP="003757D7">
      <w:pPr>
        <w:pStyle w:val="Alg4"/>
        <w:numPr>
          <w:ilvl w:val="0"/>
          <w:numId w:val="806"/>
        </w:numPr>
        <w:contextualSpacing/>
        <w:rPr>
          <w:ins w:id="27770" w:author="Rev 7 Allen Wirfs-Brock" w:date="2012-05-02T18:00:00Z"/>
        </w:rPr>
      </w:pPr>
      <w:ins w:id="27771" w:author="Rev 7 Allen Wirfs-Brock" w:date="2012-05-02T18:00:00Z">
        <w:r>
          <w:t>ReturnIfAbrupt(</w:t>
        </w:r>
        <w:r>
          <w:rPr>
            <w:i/>
          </w:rPr>
          <w:t>pos</w:t>
        </w:r>
        <w:r>
          <w:t>).</w:t>
        </w:r>
      </w:ins>
    </w:p>
    <w:p w14:paraId="701D3C1A" w14:textId="77777777" w:rsidR="00762CE7" w:rsidRPr="005B26DC" w:rsidRDefault="00762CE7" w:rsidP="003757D7">
      <w:pPr>
        <w:numPr>
          <w:ilvl w:val="0"/>
          <w:numId w:val="806"/>
        </w:numPr>
        <w:spacing w:after="0" w:line="240" w:lineRule="auto"/>
        <w:jc w:val="left"/>
        <w:rPr>
          <w:ins w:id="27772" w:author="Rev 7 Allen Wirfs-Brock" w:date="2012-05-02T17:36:00Z"/>
          <w:rFonts w:ascii="Times New Roman" w:eastAsia="Times New Roman" w:hAnsi="Times New Roman"/>
          <w:spacing w:val="6"/>
          <w:lang w:eastAsia="en-US"/>
        </w:rPr>
      </w:pPr>
      <w:ins w:id="27773"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w:t>
        </w:r>
        <w:del w:id="27774" w:author="Rev 9 Allen Wirfs-Brock" w:date="2012-07-07T13:09:00Z">
          <w:r w:rsidRPr="005B26DC" w:rsidDel="00A91A28">
            <w:rPr>
              <w:rFonts w:ascii="Times New Roman" w:eastAsia="Times New Roman" w:hAnsi="Times New Roman"/>
              <w:spacing w:val="6"/>
              <w:lang w:eastAsia="en-US"/>
            </w:rPr>
            <w:delText>characters</w:delText>
          </w:r>
        </w:del>
      </w:ins>
      <w:ins w:id="27775" w:author="Rev 9 Allen Wirfs-Brock" w:date="2012-07-07T13:09:00Z">
        <w:r w:rsidR="00A91A28">
          <w:rPr>
            <w:rFonts w:ascii="Times New Roman" w:eastAsia="Times New Roman" w:hAnsi="Times New Roman"/>
            <w:spacing w:val="6"/>
            <w:lang w:eastAsia="en-US"/>
          </w:rPr>
          <w:t>elements</w:t>
        </w:r>
      </w:ins>
      <w:ins w:id="27776" w:author="Rev 7 Allen Wirfs-Brock" w:date="2012-05-02T17:36:00Z">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ins>
    </w:p>
    <w:p w14:paraId="2C97B5EC" w14:textId="77777777" w:rsidR="00762CE7" w:rsidRPr="005B26DC" w:rsidRDefault="00762CE7" w:rsidP="003757D7">
      <w:pPr>
        <w:numPr>
          <w:ilvl w:val="0"/>
          <w:numId w:val="806"/>
        </w:numPr>
        <w:spacing w:after="0" w:line="240" w:lineRule="auto"/>
        <w:jc w:val="left"/>
        <w:rPr>
          <w:ins w:id="27777" w:author="Rev 7 Allen Wirfs-Brock" w:date="2012-05-02T17:36:00Z"/>
          <w:rFonts w:ascii="Times New Roman" w:eastAsia="Times New Roman" w:hAnsi="Times New Roman"/>
          <w:spacing w:val="6"/>
          <w:lang w:eastAsia="en-US"/>
        </w:rPr>
      </w:pPr>
      <w:ins w:id="27778"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ins>
    </w:p>
    <w:p w14:paraId="532AD79B" w14:textId="77777777" w:rsidR="00762CE7" w:rsidRPr="005B26DC" w:rsidRDefault="00762CE7" w:rsidP="003757D7">
      <w:pPr>
        <w:numPr>
          <w:ilvl w:val="0"/>
          <w:numId w:val="806"/>
        </w:numPr>
        <w:spacing w:after="0" w:line="240" w:lineRule="auto"/>
        <w:jc w:val="left"/>
        <w:rPr>
          <w:ins w:id="27779" w:author="Rev 7 Allen Wirfs-Brock" w:date="2012-05-02T17:36:00Z"/>
          <w:rFonts w:ascii="Times New Roman" w:eastAsia="Times New Roman" w:hAnsi="Times New Roman"/>
          <w:spacing w:val="6"/>
          <w:lang w:eastAsia="en-US"/>
        </w:rPr>
      </w:pPr>
      <w:ins w:id="27780"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w:t>
        </w:r>
        <w:del w:id="27781" w:author="Rev 9 Allen Wirfs-Brock" w:date="2012-07-07T13:09:00Z">
          <w:r w:rsidRPr="005B26DC" w:rsidDel="00A91A28">
            <w:rPr>
              <w:rFonts w:ascii="Times New Roman" w:eastAsia="Times New Roman" w:hAnsi="Times New Roman"/>
              <w:spacing w:val="6"/>
              <w:lang w:eastAsia="en-US"/>
            </w:rPr>
            <w:delText>characters</w:delText>
          </w:r>
        </w:del>
      </w:ins>
      <w:ins w:id="27782" w:author="Rev 9 Allen Wirfs-Brock" w:date="2012-07-07T13:09:00Z">
        <w:r w:rsidR="00A91A28">
          <w:rPr>
            <w:rFonts w:ascii="Times New Roman" w:eastAsia="Times New Roman" w:hAnsi="Times New Roman"/>
            <w:spacing w:val="6"/>
            <w:lang w:eastAsia="en-US"/>
          </w:rPr>
          <w:t>elements</w:t>
        </w:r>
      </w:ins>
      <w:ins w:id="27783" w:author="Rev 7 Allen Wirfs-Brock" w:date="2012-05-02T17:36:00Z">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14:paraId="2D9E29FB" w14:textId="77777777" w:rsidR="00762CE7" w:rsidRPr="005B26DC" w:rsidRDefault="00762CE7" w:rsidP="003757D7">
      <w:pPr>
        <w:numPr>
          <w:ilvl w:val="0"/>
          <w:numId w:val="806"/>
        </w:numPr>
        <w:spacing w:after="0" w:line="240" w:lineRule="auto"/>
        <w:jc w:val="left"/>
        <w:rPr>
          <w:ins w:id="27784" w:author="Rev 7 Allen Wirfs-Brock" w:date="2012-05-02T17:36:00Z"/>
          <w:rFonts w:ascii="Times New Roman" w:eastAsia="Times New Roman" w:hAnsi="Times New Roman"/>
          <w:spacing w:val="6"/>
          <w:lang w:eastAsia="en-US"/>
        </w:rPr>
      </w:pPr>
      <w:ins w:id="27785" w:author="Rev 7 Allen Wirfs-Brock" w:date="2012-05-02T17:36:00Z">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ins>
    </w:p>
    <w:p w14:paraId="27BD3F67" w14:textId="77777777" w:rsidR="00762CE7" w:rsidRPr="005B26DC" w:rsidRDefault="00762CE7" w:rsidP="003757D7">
      <w:pPr>
        <w:numPr>
          <w:ilvl w:val="0"/>
          <w:numId w:val="806"/>
        </w:numPr>
        <w:spacing w:after="0" w:line="240" w:lineRule="auto"/>
        <w:jc w:val="left"/>
        <w:rPr>
          <w:ins w:id="27786" w:author="Rev 7 Allen Wirfs-Brock" w:date="2012-05-02T17:36:00Z"/>
          <w:rFonts w:ascii="Times New Roman" w:eastAsia="Times New Roman" w:hAnsi="Times New Roman"/>
          <w:spacing w:val="6"/>
          <w:lang w:eastAsia="en-US"/>
        </w:rPr>
      </w:pPr>
      <w:ins w:id="27787" w:author="Rev 7 Allen Wirfs-Brock" w:date="2012-05-02T17:36:00Z">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ins>
      <w:ins w:id="27788" w:author="Rev 7 Allen Wirfs-Brock" w:date="2012-05-03T15:53:00Z">
        <w:r w:rsidR="00EB7776">
          <w:rPr>
            <w:rFonts w:ascii="Times New Roman" w:eastAsia="Times New Roman" w:hAnsi="Times New Roman"/>
            <w:spacing w:val="6"/>
            <w:lang w:eastAsia="en-US"/>
          </w:rPr>
          <w:t xml:space="preserve">sequence of </w:t>
        </w:r>
      </w:ins>
      <w:ins w:id="27789" w:author="Rev 7 Allen Wirfs-Brock" w:date="2012-05-02T17:36:00Z">
        <w:del w:id="27790" w:author="Rev 9 Allen Wirfs-Brock" w:date="2012-07-07T13:10:00Z">
          <w:r w:rsidRPr="005B26DC" w:rsidDel="00A91A28">
            <w:rPr>
              <w:rFonts w:ascii="Times New Roman" w:eastAsia="Times New Roman" w:hAnsi="Times New Roman"/>
              <w:spacing w:val="6"/>
              <w:lang w:eastAsia="en-US"/>
            </w:rPr>
            <w:delText>characters</w:delText>
          </w:r>
        </w:del>
      </w:ins>
      <w:ins w:id="27791" w:author="Rev 9 Allen Wirfs-Brock" w:date="2012-07-07T13:10:00Z">
        <w:r w:rsidR="00A91A28">
          <w:rPr>
            <w:rFonts w:ascii="Times New Roman" w:eastAsia="Times New Roman" w:hAnsi="Times New Roman"/>
            <w:spacing w:val="6"/>
            <w:lang w:eastAsia="en-US"/>
          </w:rPr>
          <w:t>elements</w:t>
        </w:r>
      </w:ins>
      <w:ins w:id="27792" w:author="Rev 7 Allen Wirfs-Brock" w:date="2012-05-02T17:36:00Z">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ins>
      <w:ins w:id="27793" w:author="Rev 7 Allen Wirfs-Brock" w:date="2012-05-03T15:58:00Z">
        <w:r w:rsidR="00EB7776">
          <w:rPr>
            <w:rFonts w:ascii="Times New Roman" w:eastAsia="Times New Roman" w:hAnsi="Times New Roman"/>
            <w:spacing w:val="6"/>
            <w:lang w:eastAsia="en-US"/>
          </w:rPr>
          <w:t>is the same</w:t>
        </w:r>
      </w:ins>
      <w:ins w:id="27794" w:author="Rev 7 Allen Wirfs-Brock" w:date="2012-05-03T15:55:00Z">
        <w:r w:rsidR="00EB7776">
          <w:rPr>
            <w:rFonts w:ascii="Times New Roman" w:eastAsia="Times New Roman" w:hAnsi="Times New Roman"/>
            <w:spacing w:val="6"/>
            <w:lang w:eastAsia="en-US"/>
          </w:rPr>
          <w:t xml:space="preserve"> </w:t>
        </w:r>
      </w:ins>
      <w:ins w:id="27795" w:author="Rev 7 Allen Wirfs-Brock" w:date="2012-05-03T15:58:00Z">
        <w:r w:rsidR="00EB7776">
          <w:rPr>
            <w:rFonts w:ascii="Times New Roman" w:eastAsia="Times New Roman" w:hAnsi="Times New Roman"/>
            <w:spacing w:val="6"/>
            <w:lang w:eastAsia="en-US"/>
          </w:rPr>
          <w:t xml:space="preserve">as the full </w:t>
        </w:r>
        <w:del w:id="27796" w:author="Rev 9 Allen Wirfs-Brock" w:date="2012-07-07T13:10:00Z">
          <w:r w:rsidR="00EB7776" w:rsidDel="00A91A28">
            <w:rPr>
              <w:rFonts w:ascii="Times New Roman" w:eastAsia="Times New Roman" w:hAnsi="Times New Roman"/>
              <w:spacing w:val="6"/>
              <w:lang w:eastAsia="en-US"/>
            </w:rPr>
            <w:delText>character</w:delText>
          </w:r>
        </w:del>
      </w:ins>
      <w:ins w:id="27797" w:author="Rev 9 Allen Wirfs-Brock" w:date="2012-07-07T13:10:00Z">
        <w:r w:rsidR="00A91A28">
          <w:rPr>
            <w:rFonts w:ascii="Times New Roman" w:eastAsia="Times New Roman" w:hAnsi="Times New Roman"/>
            <w:spacing w:val="6"/>
            <w:lang w:eastAsia="en-US"/>
          </w:rPr>
          <w:t>element</w:t>
        </w:r>
      </w:ins>
      <w:ins w:id="27798" w:author="Rev 7 Allen Wirfs-Brock" w:date="2012-05-03T15:58:00Z">
        <w:r w:rsidR="00EB7776">
          <w:rPr>
            <w:rFonts w:ascii="Times New Roman" w:eastAsia="Times New Roman" w:hAnsi="Times New Roman"/>
            <w:spacing w:val="6"/>
            <w:lang w:eastAsia="en-US"/>
          </w:rPr>
          <w:t xml:space="preserve"> </w:t>
        </w:r>
      </w:ins>
      <w:ins w:id="27799" w:author="Rev 7 Allen Wirfs-Brock" w:date="2012-05-03T15:55:00Z">
        <w:r w:rsidR="00EB7776">
          <w:rPr>
            <w:rFonts w:ascii="Times New Roman" w:eastAsia="Times New Roman" w:hAnsi="Times New Roman"/>
            <w:spacing w:val="6"/>
            <w:lang w:eastAsia="en-US"/>
          </w:rPr>
          <w:t>sequence</w:t>
        </w:r>
      </w:ins>
      <w:ins w:id="27800" w:author="Rev 7 Allen Wirfs-Brock" w:date="2012-05-02T17:36:00Z">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ins>
    </w:p>
    <w:p w14:paraId="22361542" w14:textId="77777777" w:rsidR="00762CE7" w:rsidRPr="005B26DC" w:rsidRDefault="00762CE7" w:rsidP="003757D7">
      <w:pPr>
        <w:numPr>
          <w:ilvl w:val="0"/>
          <w:numId w:val="806"/>
        </w:numPr>
        <w:spacing w:after="220" w:line="240" w:lineRule="auto"/>
        <w:jc w:val="left"/>
        <w:rPr>
          <w:ins w:id="27801" w:author="Rev 7 Allen Wirfs-Brock" w:date="2012-05-02T17:36:00Z"/>
          <w:rFonts w:ascii="Times New Roman" w:eastAsia="Times New Roman" w:hAnsi="Times New Roman"/>
          <w:spacing w:val="6"/>
          <w:lang w:eastAsia="en-US"/>
        </w:rPr>
      </w:pPr>
      <w:ins w:id="27802" w:author="Rev 7 Allen Wirfs-Brock" w:date="2012-05-02T17:36:00Z">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ins>
    </w:p>
    <w:p w14:paraId="0FDA395B" w14:textId="77777777" w:rsidR="00762CE7" w:rsidRPr="00762CE7" w:rsidRDefault="00762CE7" w:rsidP="00762CE7">
      <w:pPr>
        <w:rPr>
          <w:ins w:id="27803" w:author="Rev 7 Allen Wirfs-Brock" w:date="2012-05-02T17:36:00Z"/>
          <w:rFonts w:cs="Arial"/>
        </w:rPr>
      </w:pPr>
      <w:ins w:id="27804"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ins>
    </w:p>
    <w:p w14:paraId="41D70A43" w14:textId="77777777" w:rsidR="003757D7" w:rsidRDefault="003757D7" w:rsidP="003757D7">
      <w:pPr>
        <w:pStyle w:val="Note"/>
        <w:rPr>
          <w:ins w:id="27805" w:author="Rev 7 Allen Wirfs-Brock" w:date="2012-05-02T17:53:00Z"/>
        </w:rPr>
      </w:pPr>
      <w:ins w:id="27806" w:author="Rev 7 Allen Wirfs-Brock" w:date="2012-05-02T17:53:00Z">
        <w:r>
          <w:t>NOTE 1</w:t>
        </w:r>
        <w:r>
          <w:tab/>
          <w:t>This method</w:t>
        </w:r>
      </w:ins>
      <w:ins w:id="27807" w:author="Rev 7 Allen Wirfs-Brock" w:date="2012-05-03T15:50:00Z">
        <w:r w:rsidR="00EB7776">
          <w:t xml:space="preserve"> returns</w:t>
        </w:r>
      </w:ins>
      <w:ins w:id="27808" w:author="Rev 7 Allen Wirfs-Brock" w:date="2012-05-02T17:52:00Z">
        <w:r w:rsidRPr="00762CE7">
          <w:t xml:space="preserve"> </w:t>
        </w:r>
        <w:r w:rsidRPr="00762CE7">
          <w:rPr>
            <w:b/>
          </w:rPr>
          <w:t>true</w:t>
        </w:r>
        <w:r w:rsidRPr="00762CE7">
          <w:t xml:space="preserve"> if the sequence of </w:t>
        </w:r>
        <w:del w:id="27809" w:author="Rev 9 Allen Wirfs-Brock" w:date="2012-07-07T13:16:00Z">
          <w:r w:rsidRPr="00762CE7" w:rsidDel="00A91A28">
            <w:delText>characters</w:delText>
          </w:r>
        </w:del>
      </w:ins>
      <w:ins w:id="27810" w:author="Rev 9 Allen Wirfs-Brock" w:date="2012-07-07T13:16:00Z">
        <w:r w:rsidR="00A91A28">
          <w:t>elements</w:t>
        </w:r>
      </w:ins>
      <w:ins w:id="27811" w:author="Rev 7 Allen Wirfs-Brock" w:date="2012-05-02T17:52:00Z">
        <w:r w:rsidRPr="00762CE7">
          <w:t xml:space="preserve"> of </w:t>
        </w:r>
        <w:r w:rsidRPr="00762CE7">
          <w:rPr>
            <w:i/>
          </w:rPr>
          <w:t>searchString</w:t>
        </w:r>
        <w:r w:rsidRPr="00762CE7">
          <w:t xml:space="preserve"> converted to a String </w:t>
        </w:r>
      </w:ins>
      <w:ins w:id="27812" w:author="Rev 7 Allen Wirfs-Brock" w:date="2012-05-03T15:50:00Z">
        <w:r w:rsidR="00EB7776">
          <w:t>is the same as</w:t>
        </w:r>
      </w:ins>
      <w:ins w:id="27813" w:author="Rev 7 Allen Wirfs-Brock" w:date="2012-05-02T17:52:00Z">
        <w:r w:rsidRPr="00762CE7">
          <w:t xml:space="preserve"> the corresponding </w:t>
        </w:r>
        <w:del w:id="27814" w:author="Rev 9 Allen Wirfs-Brock" w:date="2012-07-07T13:16:00Z">
          <w:r w:rsidRPr="00762CE7" w:rsidDel="00A91A28">
            <w:delText>characters</w:delText>
          </w:r>
        </w:del>
      </w:ins>
      <w:ins w:id="27815" w:author="Rev 9 Allen Wirfs-Brock" w:date="2012-07-07T13:16:00Z">
        <w:r w:rsidR="00A91A28">
          <w:t>elements</w:t>
        </w:r>
      </w:ins>
      <w:ins w:id="27816" w:author="Rev 7 Allen Wirfs-Brock" w:date="2012-05-02T17:52:00Z">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ins>
    </w:p>
    <w:p w14:paraId="71B17AA3" w14:textId="77777777" w:rsidR="00762CE7" w:rsidRPr="00762CE7" w:rsidRDefault="00762CE7" w:rsidP="003757D7">
      <w:pPr>
        <w:pStyle w:val="Note"/>
        <w:rPr>
          <w:ins w:id="27817" w:author="Rev 7 Allen Wirfs-Brock" w:date="2012-05-02T17:36:00Z"/>
        </w:rPr>
      </w:pPr>
      <w:ins w:id="27818" w:author="Rev 7 Allen Wirfs-Brock" w:date="2012-05-02T17:36:00Z">
        <w:r w:rsidRPr="00762CE7">
          <w:t>NOTE</w:t>
        </w:r>
      </w:ins>
      <w:ins w:id="27819" w:author="Rev 7 Allen Wirfs-Brock" w:date="2012-05-02T17:53:00Z">
        <w:r w:rsidR="003757D7">
          <w:t xml:space="preserve"> 2</w:t>
        </w:r>
      </w:ins>
      <w:ins w:id="27820" w:author="Rev 7 Allen Wirfs-Brock" w:date="2012-05-02T17:36:00Z">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40BAB84D"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7821" w:author="Rev 7 Allen Wirfs-Brock" w:date="2012-05-02T17:36:00Z"/>
          <w:rFonts w:cs="Arial"/>
          <w:b/>
        </w:rPr>
      </w:pPr>
      <w:ins w:id="27822" w:author="Rev 7 Allen Wirfs-Brock" w:date="2012-05-02T17:36:00Z">
        <w:r w:rsidRPr="00762CE7">
          <w:rPr>
            <w:rFonts w:cs="Arial"/>
            <w:b/>
          </w:rPr>
          <w:t>15.5.4.23</w:t>
        </w:r>
        <w:r w:rsidRPr="00762CE7">
          <w:rPr>
            <w:rFonts w:cs="Arial"/>
            <w:b/>
          </w:rPr>
          <w:tab/>
          <w:t>String.prototype.endsWith (searchString</w:t>
        </w:r>
      </w:ins>
      <w:ins w:id="27823" w:author="Rev 7 Allen Wirfs-Brock" w:date="2012-05-02T17:55:00Z">
        <w:r w:rsidR="003757D7">
          <w:rPr>
            <w:rFonts w:cs="Arial"/>
            <w:b/>
          </w:rPr>
          <w:t xml:space="preserve"> [</w:t>
        </w:r>
      </w:ins>
      <w:ins w:id="27824" w:author="Rev 7 Allen Wirfs-Brock" w:date="2012-05-02T17:36:00Z">
        <w:r w:rsidRPr="00762CE7">
          <w:rPr>
            <w:rFonts w:cs="Arial"/>
            <w:b/>
          </w:rPr>
          <w:t>, endPosition</w:t>
        </w:r>
      </w:ins>
      <w:ins w:id="27825" w:author="Rev 7 Allen Wirfs-Brock" w:date="2012-05-02T17:55:00Z">
        <w:r w:rsidR="003757D7">
          <w:rPr>
            <w:rFonts w:cs="Arial"/>
            <w:b/>
          </w:rPr>
          <w:t xml:space="preserve">] </w:t>
        </w:r>
      </w:ins>
      <w:ins w:id="27826" w:author="Rev 7 Allen Wirfs-Brock" w:date="2012-05-02T17:36:00Z">
        <w:r w:rsidRPr="00762CE7">
          <w:rPr>
            <w:rFonts w:cs="Arial"/>
            <w:b/>
          </w:rPr>
          <w:t>)</w:t>
        </w:r>
      </w:ins>
    </w:p>
    <w:p w14:paraId="563D29D4" w14:textId="77777777" w:rsidR="00762CE7" w:rsidRPr="00762CE7" w:rsidRDefault="00762CE7" w:rsidP="00762CE7">
      <w:pPr>
        <w:rPr>
          <w:ins w:id="27827" w:author="Rev 7 Allen Wirfs-Brock" w:date="2012-05-02T17:36:00Z"/>
          <w:rFonts w:cs="Arial"/>
        </w:rPr>
      </w:pPr>
      <w:ins w:id="27828" w:author="Rev 7 Allen Wirfs-Brock" w:date="2012-05-02T17:36:00Z">
        <w:r w:rsidRPr="00762CE7">
          <w:rPr>
            <w:rFonts w:cs="Arial"/>
          </w:rPr>
          <w:t>The following steps are taken:</w:t>
        </w:r>
      </w:ins>
    </w:p>
    <w:p w14:paraId="037A8B47" w14:textId="77777777" w:rsidR="00762CE7" w:rsidRPr="003757D7" w:rsidRDefault="000316BA" w:rsidP="00762CE7">
      <w:pPr>
        <w:numPr>
          <w:ilvl w:val="0"/>
          <w:numId w:val="804"/>
        </w:numPr>
        <w:spacing w:after="0" w:line="240" w:lineRule="auto"/>
        <w:jc w:val="left"/>
        <w:rPr>
          <w:ins w:id="27829" w:author="Rev 7 Allen Wirfs-Brock" w:date="2012-05-02T17:36:00Z"/>
          <w:rFonts w:ascii="Times New Roman" w:eastAsia="Times New Roman" w:hAnsi="Times New Roman"/>
          <w:spacing w:val="6"/>
          <w:lang w:eastAsia="en-US"/>
        </w:rPr>
      </w:pPr>
      <w:ins w:id="27830"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0F3DCD6E" w14:textId="77777777" w:rsidR="00762CE7" w:rsidRPr="003757D7" w:rsidRDefault="00762CE7" w:rsidP="00762CE7">
      <w:pPr>
        <w:numPr>
          <w:ilvl w:val="0"/>
          <w:numId w:val="804"/>
        </w:numPr>
        <w:spacing w:after="0" w:line="240" w:lineRule="auto"/>
        <w:jc w:val="left"/>
        <w:rPr>
          <w:ins w:id="27831" w:author="Rev 7 Allen Wirfs-Brock" w:date="2012-05-02T17:36:00Z"/>
          <w:rFonts w:ascii="Times New Roman" w:eastAsia="Times New Roman" w:hAnsi="Times New Roman"/>
          <w:spacing w:val="6"/>
          <w:lang w:eastAsia="en-US"/>
        </w:rPr>
      </w:pPr>
      <w:ins w:id="27832"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the result of calling ToString, giving it the </w:t>
        </w:r>
        <w:r w:rsidRPr="003757D7">
          <w:rPr>
            <w:rFonts w:ascii="Times New Roman" w:eastAsia="Times New Roman" w:hAnsi="Times New Roman"/>
            <w:b/>
            <w:spacing w:val="6"/>
            <w:lang w:eastAsia="en-US"/>
          </w:rPr>
          <w:t>this</w:t>
        </w:r>
        <w:r w:rsidRPr="003757D7">
          <w:rPr>
            <w:rFonts w:ascii="Times New Roman" w:eastAsia="Times New Roman" w:hAnsi="Times New Roman"/>
            <w:spacing w:val="6"/>
            <w:lang w:eastAsia="en-US"/>
          </w:rPr>
          <w:t xml:space="preserve"> value as its argument.</w:t>
        </w:r>
      </w:ins>
    </w:p>
    <w:p w14:paraId="50FEB5FF" w14:textId="77777777" w:rsidR="003757D7" w:rsidRPr="00E77497" w:rsidRDefault="003757D7" w:rsidP="003757D7">
      <w:pPr>
        <w:pStyle w:val="Alg4"/>
        <w:numPr>
          <w:ilvl w:val="0"/>
          <w:numId w:val="804"/>
        </w:numPr>
        <w:contextualSpacing/>
        <w:rPr>
          <w:ins w:id="27833" w:author="Rev 7 Allen Wirfs-Brock" w:date="2012-05-02T17:57:00Z"/>
        </w:rPr>
      </w:pPr>
      <w:ins w:id="27834" w:author="Rev 7 Allen Wirfs-Brock" w:date="2012-05-02T17:57:00Z">
        <w:r>
          <w:t>ReturnIfAbrupt(</w:t>
        </w:r>
        <w:r>
          <w:rPr>
            <w:i/>
          </w:rPr>
          <w:t>S</w:t>
        </w:r>
        <w:r>
          <w:t>).</w:t>
        </w:r>
      </w:ins>
    </w:p>
    <w:p w14:paraId="5698EAF3" w14:textId="77777777" w:rsidR="00762CE7" w:rsidRPr="003757D7" w:rsidRDefault="00762CE7" w:rsidP="00762CE7">
      <w:pPr>
        <w:numPr>
          <w:ilvl w:val="0"/>
          <w:numId w:val="804"/>
        </w:numPr>
        <w:spacing w:after="0" w:line="240" w:lineRule="auto"/>
        <w:jc w:val="left"/>
        <w:rPr>
          <w:ins w:id="27835" w:author="Rev 7 Allen Wirfs-Brock" w:date="2012-05-02T17:36:00Z"/>
          <w:rFonts w:ascii="Times New Roman" w:eastAsia="Times New Roman" w:hAnsi="Times New Roman"/>
          <w:spacing w:val="6"/>
          <w:lang w:eastAsia="en-US"/>
        </w:rPr>
      </w:pPr>
      <w:ins w:id="27836"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14:paraId="437A5B05" w14:textId="77777777" w:rsidR="003757D7" w:rsidRPr="00E77497" w:rsidRDefault="003757D7" w:rsidP="003757D7">
      <w:pPr>
        <w:pStyle w:val="Alg4"/>
        <w:numPr>
          <w:ilvl w:val="0"/>
          <w:numId w:val="804"/>
        </w:numPr>
        <w:contextualSpacing/>
        <w:rPr>
          <w:ins w:id="27837" w:author="Rev 7 Allen Wirfs-Brock" w:date="2012-05-02T17:58:00Z"/>
        </w:rPr>
      </w:pPr>
      <w:ins w:id="27838" w:author="Rev 7 Allen Wirfs-Brock" w:date="2012-05-02T17:58:00Z">
        <w:r>
          <w:t>ReturnIfAbrupt(</w:t>
        </w:r>
        <w:r w:rsidRPr="005B26DC">
          <w:rPr>
            <w:i/>
          </w:rPr>
          <w:t>searchStr</w:t>
        </w:r>
        <w:r>
          <w:t>).</w:t>
        </w:r>
      </w:ins>
    </w:p>
    <w:p w14:paraId="4802BA7D" w14:textId="77777777" w:rsidR="00762CE7" w:rsidRPr="003757D7" w:rsidRDefault="00762CE7" w:rsidP="00762CE7">
      <w:pPr>
        <w:numPr>
          <w:ilvl w:val="0"/>
          <w:numId w:val="804"/>
        </w:numPr>
        <w:spacing w:after="0" w:line="240" w:lineRule="auto"/>
        <w:jc w:val="left"/>
        <w:rPr>
          <w:ins w:id="27839" w:author="Rev 7 Allen Wirfs-Brock" w:date="2012-05-02T17:36:00Z"/>
          <w:rFonts w:ascii="Times New Roman" w:eastAsia="Times New Roman" w:hAnsi="Times New Roman"/>
          <w:spacing w:val="6"/>
          <w:lang w:eastAsia="en-US"/>
        </w:rPr>
      </w:pPr>
      <w:ins w:id="27840"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w:t>
        </w:r>
        <w:del w:id="27841" w:author="Rev 9 Allen Wirfs-Brock" w:date="2012-07-07T13:16:00Z">
          <w:r w:rsidRPr="003757D7" w:rsidDel="00A91A28">
            <w:rPr>
              <w:rFonts w:ascii="Times New Roman" w:eastAsia="Times New Roman" w:hAnsi="Times New Roman"/>
              <w:spacing w:val="6"/>
              <w:lang w:eastAsia="en-US"/>
            </w:rPr>
            <w:delText>characters</w:delText>
          </w:r>
        </w:del>
      </w:ins>
      <w:ins w:id="27842" w:author="Rev 9 Allen Wirfs-Brock" w:date="2012-07-07T13:16:00Z">
        <w:r w:rsidR="00A91A28">
          <w:rPr>
            <w:rFonts w:ascii="Times New Roman" w:eastAsia="Times New Roman" w:hAnsi="Times New Roman"/>
            <w:spacing w:val="6"/>
            <w:lang w:eastAsia="en-US"/>
          </w:rPr>
          <w:t>elements</w:t>
        </w:r>
      </w:ins>
      <w:ins w:id="27843" w:author="Rev 7 Allen Wirfs-Brock" w:date="2012-05-02T17:36:00Z">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ins>
    </w:p>
    <w:p w14:paraId="2BB927ED" w14:textId="77777777" w:rsidR="00762CE7" w:rsidRPr="003757D7" w:rsidRDefault="00762CE7" w:rsidP="00762CE7">
      <w:pPr>
        <w:numPr>
          <w:ilvl w:val="0"/>
          <w:numId w:val="804"/>
        </w:numPr>
        <w:spacing w:after="0" w:line="240" w:lineRule="auto"/>
        <w:jc w:val="left"/>
        <w:rPr>
          <w:ins w:id="27844" w:author="Rev 7 Allen Wirfs-Brock" w:date="2012-05-02T17:36:00Z"/>
          <w:rFonts w:ascii="Times New Roman" w:eastAsia="Times New Roman" w:hAnsi="Times New Roman"/>
          <w:spacing w:val="6"/>
          <w:lang w:eastAsia="en-US"/>
        </w:rPr>
      </w:pPr>
      <w:ins w:id="27845"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ins>
    </w:p>
    <w:p w14:paraId="793D72C1" w14:textId="77777777" w:rsidR="003757D7" w:rsidRPr="00E77497" w:rsidRDefault="003757D7" w:rsidP="003757D7">
      <w:pPr>
        <w:pStyle w:val="Alg4"/>
        <w:numPr>
          <w:ilvl w:val="0"/>
          <w:numId w:val="804"/>
        </w:numPr>
        <w:contextualSpacing/>
        <w:rPr>
          <w:ins w:id="27846" w:author="Rev 7 Allen Wirfs-Brock" w:date="2012-05-02T17:59:00Z"/>
        </w:rPr>
      </w:pPr>
      <w:ins w:id="27847" w:author="Rev 7 Allen Wirfs-Brock" w:date="2012-05-02T17:59:00Z">
        <w:r>
          <w:t>ReturnIfAbrupt(</w:t>
        </w:r>
        <w:r>
          <w:rPr>
            <w:i/>
          </w:rPr>
          <w:t>pos</w:t>
        </w:r>
        <w:r>
          <w:t>).</w:t>
        </w:r>
      </w:ins>
    </w:p>
    <w:p w14:paraId="45685724" w14:textId="77777777" w:rsidR="00762CE7" w:rsidRPr="003757D7" w:rsidRDefault="00762CE7" w:rsidP="00762CE7">
      <w:pPr>
        <w:numPr>
          <w:ilvl w:val="0"/>
          <w:numId w:val="804"/>
        </w:numPr>
        <w:spacing w:after="0" w:line="240" w:lineRule="auto"/>
        <w:jc w:val="left"/>
        <w:rPr>
          <w:ins w:id="27848" w:author="Rev 7 Allen Wirfs-Brock" w:date="2012-05-02T17:36:00Z"/>
          <w:rFonts w:ascii="Times New Roman" w:eastAsia="Times New Roman" w:hAnsi="Times New Roman"/>
          <w:spacing w:val="6"/>
          <w:lang w:eastAsia="en-US"/>
        </w:rPr>
      </w:pPr>
      <w:ins w:id="27849"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ins>
    </w:p>
    <w:p w14:paraId="4EE3D1D3" w14:textId="77777777" w:rsidR="00762CE7" w:rsidRPr="003757D7" w:rsidRDefault="00762CE7" w:rsidP="00762CE7">
      <w:pPr>
        <w:numPr>
          <w:ilvl w:val="0"/>
          <w:numId w:val="804"/>
        </w:numPr>
        <w:spacing w:after="0" w:line="240" w:lineRule="auto"/>
        <w:jc w:val="left"/>
        <w:rPr>
          <w:ins w:id="27850" w:author="Rev 7 Allen Wirfs-Brock" w:date="2012-05-02T17:36:00Z"/>
          <w:rFonts w:ascii="Times New Roman" w:eastAsia="Times New Roman" w:hAnsi="Times New Roman"/>
          <w:spacing w:val="6"/>
          <w:lang w:eastAsia="en-US"/>
        </w:rPr>
      </w:pPr>
      <w:ins w:id="27851"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w:t>
        </w:r>
        <w:del w:id="27852" w:author="Rev 9 Allen Wirfs-Brock" w:date="2012-07-07T13:17:00Z">
          <w:r w:rsidRPr="003757D7" w:rsidDel="00A91A28">
            <w:rPr>
              <w:rFonts w:ascii="Times New Roman" w:eastAsia="Times New Roman" w:hAnsi="Times New Roman"/>
              <w:spacing w:val="6"/>
              <w:lang w:eastAsia="en-US"/>
            </w:rPr>
            <w:delText>characters</w:delText>
          </w:r>
        </w:del>
      </w:ins>
      <w:ins w:id="27853" w:author="Rev 9 Allen Wirfs-Brock" w:date="2012-07-07T13:17:00Z">
        <w:r w:rsidR="00A91A28">
          <w:rPr>
            <w:rFonts w:ascii="Times New Roman" w:eastAsia="Times New Roman" w:hAnsi="Times New Roman"/>
            <w:spacing w:val="6"/>
            <w:lang w:eastAsia="en-US"/>
          </w:rPr>
          <w:t>elements</w:t>
        </w:r>
      </w:ins>
      <w:ins w:id="27854" w:author="Rev 7 Allen Wirfs-Brock" w:date="2012-05-02T17:36:00Z">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14:paraId="14F56C03" w14:textId="77777777" w:rsidR="00762CE7" w:rsidRPr="003757D7" w:rsidRDefault="00762CE7" w:rsidP="00762CE7">
      <w:pPr>
        <w:numPr>
          <w:ilvl w:val="0"/>
          <w:numId w:val="804"/>
        </w:numPr>
        <w:spacing w:after="0" w:line="240" w:lineRule="auto"/>
        <w:jc w:val="left"/>
        <w:rPr>
          <w:ins w:id="27855" w:author="Rev 7 Allen Wirfs-Brock" w:date="2012-05-02T17:36:00Z"/>
          <w:rFonts w:ascii="Times New Roman" w:eastAsia="Times New Roman" w:hAnsi="Times New Roman"/>
          <w:spacing w:val="6"/>
          <w:lang w:eastAsia="en-US"/>
        </w:rPr>
      </w:pPr>
      <w:ins w:id="27856"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ins>
    </w:p>
    <w:p w14:paraId="263D7932" w14:textId="77777777" w:rsidR="00762CE7" w:rsidRPr="003757D7" w:rsidRDefault="00762CE7" w:rsidP="00762CE7">
      <w:pPr>
        <w:numPr>
          <w:ilvl w:val="0"/>
          <w:numId w:val="804"/>
        </w:numPr>
        <w:spacing w:after="0" w:line="240" w:lineRule="auto"/>
        <w:jc w:val="left"/>
        <w:rPr>
          <w:ins w:id="27857" w:author="Rev 7 Allen Wirfs-Brock" w:date="2012-05-02T17:36:00Z"/>
          <w:rFonts w:ascii="Times New Roman" w:eastAsia="Times New Roman" w:hAnsi="Times New Roman"/>
          <w:spacing w:val="6"/>
          <w:lang w:eastAsia="en-US"/>
        </w:rPr>
      </w:pPr>
      <w:ins w:id="27858"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ins>
    </w:p>
    <w:p w14:paraId="1F5F3F4B" w14:textId="77777777" w:rsidR="00762CE7" w:rsidRPr="003757D7" w:rsidRDefault="00762CE7" w:rsidP="00762CE7">
      <w:pPr>
        <w:numPr>
          <w:ilvl w:val="0"/>
          <w:numId w:val="804"/>
        </w:numPr>
        <w:spacing w:after="0" w:line="240" w:lineRule="auto"/>
        <w:jc w:val="left"/>
        <w:rPr>
          <w:ins w:id="27859" w:author="Rev 7 Allen Wirfs-Brock" w:date="2012-05-02T17:36:00Z"/>
          <w:rFonts w:ascii="Times New Roman" w:eastAsia="Times New Roman" w:hAnsi="Times New Roman"/>
          <w:spacing w:val="6"/>
          <w:lang w:eastAsia="en-US"/>
        </w:rPr>
      </w:pPr>
      <w:ins w:id="27860" w:author="Rev 7 Allen Wirfs-Brock" w:date="2012-05-02T17:36:00Z">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ins>
      <w:ins w:id="27861" w:author="Rev 7 Allen Wirfs-Brock" w:date="2012-05-03T15:59:00Z">
        <w:r w:rsidR="00EB7776">
          <w:rPr>
            <w:rFonts w:ascii="Times New Roman" w:eastAsia="Times New Roman" w:hAnsi="Times New Roman"/>
            <w:spacing w:val="6"/>
            <w:lang w:eastAsia="en-US"/>
          </w:rPr>
          <w:t xml:space="preserve">sequence of </w:t>
        </w:r>
      </w:ins>
      <w:ins w:id="27862" w:author="Rev 7 Allen Wirfs-Brock" w:date="2012-05-02T17:36:00Z">
        <w:del w:id="27863" w:author="Rev 9 Allen Wirfs-Brock" w:date="2012-07-07T13:17:00Z">
          <w:r w:rsidRPr="003757D7" w:rsidDel="00A91A28">
            <w:rPr>
              <w:rFonts w:ascii="Times New Roman" w:eastAsia="Times New Roman" w:hAnsi="Times New Roman"/>
              <w:spacing w:val="6"/>
              <w:lang w:eastAsia="en-US"/>
            </w:rPr>
            <w:delText>characters</w:delText>
          </w:r>
        </w:del>
      </w:ins>
      <w:ins w:id="27864" w:author="Rev 9 Allen Wirfs-Brock" w:date="2012-07-07T13:17:00Z">
        <w:r w:rsidR="00A91A28">
          <w:rPr>
            <w:rFonts w:ascii="Times New Roman" w:eastAsia="Times New Roman" w:hAnsi="Times New Roman"/>
            <w:spacing w:val="6"/>
            <w:lang w:eastAsia="en-US"/>
          </w:rPr>
          <w:t>elements</w:t>
        </w:r>
      </w:ins>
      <w:ins w:id="27865" w:author="Rev 7 Allen Wirfs-Brock" w:date="2012-05-02T17:36:00Z">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ins>
      <w:ins w:id="27866" w:author="Rev 7 Allen Wirfs-Brock" w:date="2012-05-03T15:58:00Z">
        <w:r w:rsidR="00EB7776">
          <w:rPr>
            <w:rFonts w:ascii="Times New Roman" w:eastAsia="Times New Roman" w:hAnsi="Times New Roman"/>
            <w:spacing w:val="6"/>
            <w:lang w:eastAsia="en-US"/>
          </w:rPr>
          <w:t>is the same as</w:t>
        </w:r>
      </w:ins>
      <w:ins w:id="27867" w:author="Rev 7 Allen Wirfs-Brock" w:date="2012-05-02T17:36:00Z">
        <w:r w:rsidRPr="003757D7">
          <w:rPr>
            <w:rFonts w:ascii="Times New Roman" w:eastAsia="Times New Roman" w:hAnsi="Times New Roman"/>
            <w:spacing w:val="6"/>
            <w:lang w:eastAsia="en-US"/>
          </w:rPr>
          <w:t xml:space="preserve"> the </w:t>
        </w:r>
      </w:ins>
      <w:ins w:id="27868" w:author="Rev 7 Allen Wirfs-Brock" w:date="2012-05-03T15:57:00Z">
        <w:r w:rsidR="00EB7776">
          <w:rPr>
            <w:rFonts w:ascii="Times New Roman" w:eastAsia="Times New Roman" w:hAnsi="Times New Roman"/>
            <w:spacing w:val="6"/>
            <w:lang w:eastAsia="en-US"/>
          </w:rPr>
          <w:t>full</w:t>
        </w:r>
      </w:ins>
      <w:ins w:id="27869" w:author="Rev 7 Allen Wirfs-Brock" w:date="2012-05-02T17:36:00Z">
        <w:r w:rsidRPr="003757D7">
          <w:rPr>
            <w:rFonts w:ascii="Times New Roman" w:eastAsia="Times New Roman" w:hAnsi="Times New Roman"/>
            <w:spacing w:val="6"/>
            <w:lang w:eastAsia="en-US"/>
          </w:rPr>
          <w:t xml:space="preserve"> </w:t>
        </w:r>
        <w:del w:id="27870" w:author="Rev 9 Allen Wirfs-Brock" w:date="2012-07-07T13:17:00Z">
          <w:r w:rsidRPr="003757D7" w:rsidDel="00A91A28">
            <w:rPr>
              <w:rFonts w:ascii="Times New Roman" w:eastAsia="Times New Roman" w:hAnsi="Times New Roman"/>
              <w:spacing w:val="6"/>
              <w:lang w:eastAsia="en-US"/>
            </w:rPr>
            <w:delText>character</w:delText>
          </w:r>
        </w:del>
      </w:ins>
      <w:ins w:id="27871" w:author="Rev 9 Allen Wirfs-Brock" w:date="2012-07-07T13:17:00Z">
        <w:r w:rsidR="00A91A28">
          <w:rPr>
            <w:rFonts w:ascii="Times New Roman" w:eastAsia="Times New Roman" w:hAnsi="Times New Roman"/>
            <w:spacing w:val="6"/>
            <w:lang w:eastAsia="en-US"/>
          </w:rPr>
          <w:t>element</w:t>
        </w:r>
      </w:ins>
      <w:ins w:id="27872" w:author="Rev 7 Allen Wirfs-Brock" w:date="2012-05-03T15:57:00Z">
        <w:r w:rsidR="00EB7776">
          <w:rPr>
            <w:rFonts w:ascii="Times New Roman" w:eastAsia="Times New Roman" w:hAnsi="Times New Roman"/>
            <w:spacing w:val="6"/>
            <w:lang w:eastAsia="en-US"/>
          </w:rPr>
          <w:t xml:space="preserve"> sequence</w:t>
        </w:r>
      </w:ins>
      <w:ins w:id="27873" w:author="Rev 7 Allen Wirfs-Brock" w:date="2012-05-02T17:36:00Z">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ins>
    </w:p>
    <w:p w14:paraId="240BE8B4" w14:textId="77777777" w:rsidR="00762CE7" w:rsidRPr="003757D7" w:rsidRDefault="00762CE7" w:rsidP="00762CE7">
      <w:pPr>
        <w:numPr>
          <w:ilvl w:val="0"/>
          <w:numId w:val="804"/>
        </w:numPr>
        <w:spacing w:after="220" w:line="240" w:lineRule="auto"/>
        <w:jc w:val="left"/>
        <w:rPr>
          <w:ins w:id="27874" w:author="Rev 7 Allen Wirfs-Brock" w:date="2012-05-02T17:36:00Z"/>
          <w:rFonts w:ascii="Times New Roman" w:eastAsia="Times New Roman" w:hAnsi="Times New Roman"/>
          <w:spacing w:val="6"/>
          <w:lang w:eastAsia="en-US"/>
        </w:rPr>
      </w:pPr>
      <w:ins w:id="27875" w:author="Rev 7 Allen Wirfs-Brock" w:date="2012-05-02T17:36:00Z">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ins>
    </w:p>
    <w:p w14:paraId="77EB0DAA" w14:textId="77777777" w:rsidR="00762CE7" w:rsidRPr="00762CE7" w:rsidRDefault="00762CE7" w:rsidP="00762CE7">
      <w:pPr>
        <w:rPr>
          <w:ins w:id="27876" w:author="Rev 7 Allen Wirfs-Brock" w:date="2012-05-02T17:36:00Z"/>
          <w:rFonts w:cs="Arial"/>
        </w:rPr>
      </w:pPr>
      <w:ins w:id="27877"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ins>
    </w:p>
    <w:p w14:paraId="0F782F84" w14:textId="77777777" w:rsidR="000316BA" w:rsidRDefault="000316BA" w:rsidP="000316BA">
      <w:pPr>
        <w:pStyle w:val="Note"/>
        <w:rPr>
          <w:ins w:id="27878" w:author="Rev 7 Allen Wirfs-Brock" w:date="2012-05-02T18:02:00Z"/>
        </w:rPr>
      </w:pPr>
      <w:ins w:id="27879" w:author="Rev 7 Allen Wirfs-Brock" w:date="2012-05-02T18:02:00Z">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del w:id="27880" w:author="Rev 9 Allen Wirfs-Brock" w:date="2012-07-07T13:17:00Z">
          <w:r w:rsidRPr="00762CE7" w:rsidDel="00EE36C4">
            <w:rPr>
              <w:rFonts w:cs="Arial"/>
            </w:rPr>
            <w:delText>characters</w:delText>
          </w:r>
        </w:del>
      </w:ins>
      <w:ins w:id="27881" w:author="Rev 9 Allen Wirfs-Brock" w:date="2012-07-07T13:17:00Z">
        <w:r w:rsidR="00EE36C4">
          <w:rPr>
            <w:rFonts w:cs="Arial"/>
          </w:rPr>
          <w:t>elements</w:t>
        </w:r>
      </w:ins>
      <w:ins w:id="27882" w:author="Rev 7 Allen Wirfs-Brock" w:date="2012-05-02T18:02:00Z">
        <w:r w:rsidRPr="00762CE7">
          <w:rPr>
            <w:rFonts w:cs="Arial"/>
          </w:rPr>
          <w:t xml:space="preserve"> of </w:t>
        </w:r>
        <w:r w:rsidRPr="00762CE7">
          <w:rPr>
            <w:rFonts w:cs="Arial"/>
            <w:i/>
          </w:rPr>
          <w:t>searchString</w:t>
        </w:r>
        <w:r w:rsidRPr="00762CE7">
          <w:rPr>
            <w:rFonts w:cs="Arial"/>
          </w:rPr>
          <w:t xml:space="preserve"> converted to a String </w:t>
        </w:r>
      </w:ins>
      <w:ins w:id="27883" w:author="Rev 7 Allen Wirfs-Brock" w:date="2012-05-03T15:56:00Z">
        <w:r w:rsidR="00EB7776">
          <w:rPr>
            <w:rFonts w:cs="Arial"/>
          </w:rPr>
          <w:t>is the same as</w:t>
        </w:r>
      </w:ins>
      <w:ins w:id="27884" w:author="Rev 7 Allen Wirfs-Brock" w:date="2012-05-02T18:02:00Z">
        <w:r w:rsidRPr="00762CE7">
          <w:rPr>
            <w:rFonts w:cs="Arial"/>
          </w:rPr>
          <w:t xml:space="preserve"> the corresponding </w:t>
        </w:r>
        <w:del w:id="27885" w:author="Rev 9 Allen Wirfs-Brock" w:date="2012-07-07T13:17:00Z">
          <w:r w:rsidRPr="00762CE7" w:rsidDel="00EE36C4">
            <w:rPr>
              <w:rFonts w:cs="Arial"/>
            </w:rPr>
            <w:delText>characters</w:delText>
          </w:r>
        </w:del>
      </w:ins>
      <w:ins w:id="27886" w:author="Rev 9 Allen Wirfs-Brock" w:date="2012-07-07T13:17:00Z">
        <w:r w:rsidR="00EE36C4">
          <w:rPr>
            <w:rFonts w:cs="Arial"/>
          </w:rPr>
          <w:t>elements</w:t>
        </w:r>
      </w:ins>
      <w:ins w:id="27887" w:author="Rev 7 Allen Wirfs-Brock" w:date="2012-05-02T18:02:00Z">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ins>
    </w:p>
    <w:p w14:paraId="10C39F11" w14:textId="77777777" w:rsidR="00762CE7" w:rsidRPr="00762CE7" w:rsidRDefault="00762CE7" w:rsidP="000316BA">
      <w:pPr>
        <w:pStyle w:val="Note"/>
        <w:rPr>
          <w:ins w:id="27888" w:author="Rev 7 Allen Wirfs-Brock" w:date="2012-05-02T17:36:00Z"/>
        </w:rPr>
      </w:pPr>
      <w:ins w:id="27889" w:author="Rev 7 Allen Wirfs-Brock" w:date="2012-05-02T17:36:00Z">
        <w:r w:rsidRPr="00762CE7">
          <w:t>NOTE</w:t>
        </w:r>
      </w:ins>
      <w:ins w:id="27890" w:author="Rev 7 Allen Wirfs-Brock" w:date="2012-05-02T18:01:00Z">
        <w:r w:rsidR="000316BA">
          <w:t xml:space="preserve"> 2</w:t>
        </w:r>
      </w:ins>
      <w:ins w:id="27891" w:author="Rev 7 Allen Wirfs-Brock" w:date="2012-05-02T17:36:00Z">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3BBA06EC"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27892" w:author="Rev 7 Allen Wirfs-Brock" w:date="2012-05-02T17:36:00Z"/>
          <w:rFonts w:cs="Arial"/>
          <w:b/>
        </w:rPr>
      </w:pPr>
      <w:ins w:id="27893" w:author="Rev 7 Allen Wirfs-Brock" w:date="2012-05-02T17:36:00Z">
        <w:r w:rsidRPr="00762CE7">
          <w:rPr>
            <w:rFonts w:cs="Arial"/>
            <w:b/>
          </w:rPr>
          <w:t>15.5.4.24</w:t>
        </w:r>
        <w:r w:rsidRPr="00762CE7">
          <w:rPr>
            <w:rFonts w:cs="Arial"/>
            <w:b/>
          </w:rPr>
          <w:tab/>
          <w:t>String.prototype.contains (searchString</w:t>
        </w:r>
      </w:ins>
      <w:ins w:id="27894" w:author="Rev 7 Allen Wirfs-Brock" w:date="2012-05-02T18:02:00Z">
        <w:r w:rsidR="000316BA">
          <w:rPr>
            <w:rFonts w:cs="Arial"/>
            <w:b/>
          </w:rPr>
          <w:t xml:space="preserve"> [</w:t>
        </w:r>
      </w:ins>
      <w:ins w:id="27895" w:author="Rev 7 Allen Wirfs-Brock" w:date="2012-05-02T17:36:00Z">
        <w:r w:rsidRPr="00762CE7">
          <w:rPr>
            <w:rFonts w:cs="Arial"/>
            <w:b/>
          </w:rPr>
          <w:t>, position</w:t>
        </w:r>
      </w:ins>
      <w:ins w:id="27896" w:author="Rev 7 Allen Wirfs-Brock" w:date="2012-05-02T18:03:00Z">
        <w:r w:rsidR="000316BA">
          <w:rPr>
            <w:rFonts w:cs="Arial"/>
            <w:b/>
          </w:rPr>
          <w:t xml:space="preserve"> ] </w:t>
        </w:r>
      </w:ins>
      <w:ins w:id="27897" w:author="Rev 7 Allen Wirfs-Brock" w:date="2012-05-02T17:36:00Z">
        <w:r w:rsidRPr="00762CE7">
          <w:rPr>
            <w:rFonts w:cs="Arial"/>
            <w:b/>
          </w:rPr>
          <w:t>)</w:t>
        </w:r>
      </w:ins>
    </w:p>
    <w:p w14:paraId="6AA86AF7" w14:textId="77777777" w:rsidR="00762CE7" w:rsidRPr="00762CE7" w:rsidRDefault="00762CE7" w:rsidP="00762CE7">
      <w:pPr>
        <w:rPr>
          <w:ins w:id="27898" w:author="Rev 7 Allen Wirfs-Brock" w:date="2012-05-02T17:36:00Z"/>
          <w:rFonts w:cs="Arial"/>
        </w:rPr>
      </w:pPr>
      <w:ins w:id="27899" w:author="Rev 7 Allen Wirfs-Brock" w:date="2012-05-02T17:36:00Z">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ins>
    </w:p>
    <w:p w14:paraId="5A1C80C3" w14:textId="77777777" w:rsidR="00762CE7" w:rsidRPr="000316BA" w:rsidRDefault="000316BA" w:rsidP="00762CE7">
      <w:pPr>
        <w:numPr>
          <w:ilvl w:val="0"/>
          <w:numId w:val="803"/>
        </w:numPr>
        <w:spacing w:after="0" w:line="240" w:lineRule="auto"/>
        <w:jc w:val="left"/>
        <w:rPr>
          <w:ins w:id="27900" w:author="Rev 7 Allen Wirfs-Brock" w:date="2012-05-02T17:36:00Z"/>
          <w:rFonts w:ascii="Times New Roman" w:eastAsia="Times New Roman" w:hAnsi="Times New Roman"/>
          <w:spacing w:val="6"/>
          <w:lang w:eastAsia="en-US"/>
        </w:rPr>
      </w:pPr>
      <w:ins w:id="27901"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12849C6C" w14:textId="77777777" w:rsidR="00762CE7" w:rsidRPr="000316BA" w:rsidRDefault="00762CE7" w:rsidP="00762CE7">
      <w:pPr>
        <w:numPr>
          <w:ilvl w:val="0"/>
          <w:numId w:val="803"/>
        </w:numPr>
        <w:spacing w:after="0" w:line="240" w:lineRule="auto"/>
        <w:jc w:val="left"/>
        <w:rPr>
          <w:ins w:id="27902" w:author="Rev 7 Allen Wirfs-Brock" w:date="2012-05-02T17:36:00Z"/>
          <w:rFonts w:ascii="Times New Roman" w:eastAsia="Times New Roman" w:hAnsi="Times New Roman"/>
          <w:spacing w:val="6"/>
          <w:lang w:eastAsia="en-US"/>
        </w:rPr>
      </w:pPr>
      <w:ins w:id="27903"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the result of calling ToString, giving it the </w:t>
        </w:r>
        <w:r w:rsidRPr="000316BA">
          <w:rPr>
            <w:rFonts w:ascii="Times New Roman" w:eastAsia="Times New Roman" w:hAnsi="Times New Roman"/>
            <w:b/>
            <w:spacing w:val="6"/>
            <w:lang w:eastAsia="en-US"/>
          </w:rPr>
          <w:t>this</w:t>
        </w:r>
        <w:r w:rsidRPr="000316BA">
          <w:rPr>
            <w:rFonts w:ascii="Times New Roman" w:eastAsia="Times New Roman" w:hAnsi="Times New Roman"/>
            <w:spacing w:val="6"/>
            <w:lang w:eastAsia="en-US"/>
          </w:rPr>
          <w:t xml:space="preserve"> value as its argument.</w:t>
        </w:r>
      </w:ins>
    </w:p>
    <w:p w14:paraId="04719E13" w14:textId="77777777" w:rsidR="000316BA" w:rsidRPr="00E77497" w:rsidRDefault="000316BA" w:rsidP="000316BA">
      <w:pPr>
        <w:pStyle w:val="Alg4"/>
        <w:numPr>
          <w:ilvl w:val="0"/>
          <w:numId w:val="803"/>
        </w:numPr>
        <w:contextualSpacing/>
        <w:rPr>
          <w:ins w:id="27904" w:author="Rev 7 Allen Wirfs-Brock" w:date="2012-05-02T18:06:00Z"/>
        </w:rPr>
      </w:pPr>
      <w:ins w:id="27905" w:author="Rev 7 Allen Wirfs-Brock" w:date="2012-05-02T18:06:00Z">
        <w:r>
          <w:t>ReturnIfAbrupt(</w:t>
        </w:r>
        <w:r>
          <w:rPr>
            <w:i/>
          </w:rPr>
          <w:t>S</w:t>
        </w:r>
        <w:r>
          <w:t>).</w:t>
        </w:r>
      </w:ins>
    </w:p>
    <w:p w14:paraId="15C9F348" w14:textId="77777777" w:rsidR="00762CE7" w:rsidRPr="000316BA" w:rsidRDefault="00762CE7" w:rsidP="00762CE7">
      <w:pPr>
        <w:numPr>
          <w:ilvl w:val="0"/>
          <w:numId w:val="803"/>
        </w:numPr>
        <w:spacing w:after="0" w:line="240" w:lineRule="auto"/>
        <w:jc w:val="left"/>
        <w:rPr>
          <w:ins w:id="27906" w:author="Rev 7 Allen Wirfs-Brock" w:date="2012-05-02T17:36:00Z"/>
          <w:rFonts w:ascii="Times New Roman" w:eastAsia="Times New Roman" w:hAnsi="Times New Roman"/>
          <w:spacing w:val="6"/>
          <w:lang w:eastAsia="en-US"/>
        </w:rPr>
      </w:pPr>
      <w:ins w:id="27907"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ins>
    </w:p>
    <w:p w14:paraId="7F86C35B" w14:textId="77777777" w:rsidR="000316BA" w:rsidRPr="00E77497" w:rsidRDefault="000316BA" w:rsidP="000316BA">
      <w:pPr>
        <w:pStyle w:val="Alg4"/>
        <w:numPr>
          <w:ilvl w:val="0"/>
          <w:numId w:val="803"/>
        </w:numPr>
        <w:contextualSpacing/>
        <w:rPr>
          <w:ins w:id="27908" w:author="Rev 7 Allen Wirfs-Brock" w:date="2012-05-02T18:06:00Z"/>
        </w:rPr>
      </w:pPr>
      <w:ins w:id="27909" w:author="Rev 7 Allen Wirfs-Brock" w:date="2012-05-02T18:06:00Z">
        <w:r>
          <w:t>ReturnIfAbrupt(</w:t>
        </w:r>
        <w:r w:rsidRPr="005B26DC">
          <w:rPr>
            <w:i/>
          </w:rPr>
          <w:t>searchStr</w:t>
        </w:r>
        <w:r>
          <w:t>).</w:t>
        </w:r>
      </w:ins>
    </w:p>
    <w:p w14:paraId="70016EB8" w14:textId="77777777" w:rsidR="00762CE7" w:rsidRPr="000316BA" w:rsidRDefault="00762CE7" w:rsidP="00762CE7">
      <w:pPr>
        <w:numPr>
          <w:ilvl w:val="0"/>
          <w:numId w:val="803"/>
        </w:numPr>
        <w:spacing w:after="0" w:line="240" w:lineRule="auto"/>
        <w:jc w:val="left"/>
        <w:rPr>
          <w:ins w:id="27910" w:author="Rev 7 Allen Wirfs-Brock" w:date="2012-05-02T17:36:00Z"/>
          <w:rFonts w:ascii="Times New Roman" w:eastAsia="Times New Roman" w:hAnsi="Times New Roman"/>
          <w:spacing w:val="6"/>
          <w:lang w:eastAsia="en-US"/>
        </w:rPr>
      </w:pPr>
      <w:ins w:id="27911"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ins>
    </w:p>
    <w:p w14:paraId="02018202" w14:textId="77777777" w:rsidR="000316BA" w:rsidRPr="00E77497" w:rsidRDefault="000316BA" w:rsidP="000316BA">
      <w:pPr>
        <w:pStyle w:val="Alg4"/>
        <w:numPr>
          <w:ilvl w:val="0"/>
          <w:numId w:val="803"/>
        </w:numPr>
        <w:contextualSpacing/>
        <w:rPr>
          <w:ins w:id="27912" w:author="Rev 7 Allen Wirfs-Brock" w:date="2012-05-02T18:07:00Z"/>
        </w:rPr>
      </w:pPr>
      <w:ins w:id="27913" w:author="Rev 7 Allen Wirfs-Brock" w:date="2012-05-02T18:07:00Z">
        <w:r>
          <w:t>ReturnIfAbrupt(</w:t>
        </w:r>
        <w:r>
          <w:rPr>
            <w:i/>
          </w:rPr>
          <w:t>pos</w:t>
        </w:r>
        <w:r>
          <w:t>).</w:t>
        </w:r>
      </w:ins>
    </w:p>
    <w:p w14:paraId="0EE52F44" w14:textId="77777777" w:rsidR="00762CE7" w:rsidRPr="000316BA" w:rsidRDefault="00762CE7" w:rsidP="00762CE7">
      <w:pPr>
        <w:numPr>
          <w:ilvl w:val="0"/>
          <w:numId w:val="803"/>
        </w:numPr>
        <w:spacing w:after="0" w:line="240" w:lineRule="auto"/>
        <w:jc w:val="left"/>
        <w:rPr>
          <w:ins w:id="27914" w:author="Rev 7 Allen Wirfs-Brock" w:date="2012-05-02T17:36:00Z"/>
          <w:rFonts w:ascii="Times New Roman" w:eastAsia="Times New Roman" w:hAnsi="Times New Roman"/>
          <w:spacing w:val="6"/>
          <w:lang w:eastAsia="en-US"/>
        </w:rPr>
      </w:pPr>
      <w:ins w:id="27915"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w:t>
        </w:r>
        <w:del w:id="27916" w:author="Rev 9 Allen Wirfs-Brock" w:date="2012-07-07T13:17:00Z">
          <w:r w:rsidRPr="000316BA" w:rsidDel="00EE36C4">
            <w:rPr>
              <w:rFonts w:ascii="Times New Roman" w:eastAsia="Times New Roman" w:hAnsi="Times New Roman"/>
              <w:spacing w:val="6"/>
              <w:lang w:eastAsia="en-US"/>
            </w:rPr>
            <w:delText>characters</w:delText>
          </w:r>
        </w:del>
      </w:ins>
      <w:ins w:id="27917" w:author="Rev 9 Allen Wirfs-Brock" w:date="2012-07-07T13:17:00Z">
        <w:r w:rsidR="00EE36C4">
          <w:rPr>
            <w:rFonts w:ascii="Times New Roman" w:eastAsia="Times New Roman" w:hAnsi="Times New Roman"/>
            <w:spacing w:val="6"/>
            <w:lang w:eastAsia="en-US"/>
          </w:rPr>
          <w:t>elements</w:t>
        </w:r>
      </w:ins>
      <w:ins w:id="27918" w:author="Rev 7 Allen Wirfs-Brock" w:date="2012-05-02T17:36:00Z">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ins>
    </w:p>
    <w:p w14:paraId="09530173" w14:textId="77777777" w:rsidR="00762CE7" w:rsidRPr="000316BA" w:rsidRDefault="00762CE7" w:rsidP="00762CE7">
      <w:pPr>
        <w:numPr>
          <w:ilvl w:val="0"/>
          <w:numId w:val="803"/>
        </w:numPr>
        <w:spacing w:after="0" w:line="240" w:lineRule="auto"/>
        <w:jc w:val="left"/>
        <w:rPr>
          <w:ins w:id="27919" w:author="Rev 7 Allen Wirfs-Brock" w:date="2012-05-02T17:36:00Z"/>
          <w:rFonts w:ascii="Times New Roman" w:eastAsia="Times New Roman" w:hAnsi="Times New Roman"/>
          <w:spacing w:val="6"/>
          <w:lang w:eastAsia="en-US"/>
        </w:rPr>
      </w:pPr>
      <w:ins w:id="27920"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ins>
    </w:p>
    <w:p w14:paraId="506B56AB" w14:textId="77777777" w:rsidR="00762CE7" w:rsidRPr="000316BA" w:rsidRDefault="00762CE7" w:rsidP="00762CE7">
      <w:pPr>
        <w:numPr>
          <w:ilvl w:val="0"/>
          <w:numId w:val="803"/>
        </w:numPr>
        <w:spacing w:after="0" w:line="240" w:lineRule="auto"/>
        <w:jc w:val="left"/>
        <w:rPr>
          <w:ins w:id="27921" w:author="Rev 7 Allen Wirfs-Brock" w:date="2012-05-02T17:36:00Z"/>
          <w:rFonts w:ascii="Times New Roman" w:eastAsia="Times New Roman" w:hAnsi="Times New Roman"/>
          <w:spacing w:val="6"/>
          <w:lang w:eastAsia="en-US"/>
        </w:rPr>
      </w:pPr>
      <w:ins w:id="27922"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characters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ins>
    </w:p>
    <w:p w14:paraId="40E8B94F" w14:textId="77777777" w:rsidR="00762CE7" w:rsidRPr="000316BA" w:rsidRDefault="00762CE7" w:rsidP="00762CE7">
      <w:pPr>
        <w:numPr>
          <w:ilvl w:val="0"/>
          <w:numId w:val="803"/>
        </w:numPr>
        <w:spacing w:after="220" w:line="240" w:lineRule="auto"/>
        <w:jc w:val="left"/>
        <w:rPr>
          <w:ins w:id="27923" w:author="Rev 7 Allen Wirfs-Brock" w:date="2012-05-02T17:36:00Z"/>
          <w:rFonts w:ascii="Times New Roman" w:eastAsia="Times New Roman" w:hAnsi="Times New Roman"/>
          <w:spacing w:val="6"/>
          <w:lang w:eastAsia="en-US"/>
        </w:rPr>
      </w:pPr>
      <w:ins w:id="27924" w:author="Rev 7 Allen Wirfs-Brock" w:date="2012-05-02T17:36:00Z">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ins>
    </w:p>
    <w:p w14:paraId="3B19E7B6" w14:textId="77777777" w:rsidR="00762CE7" w:rsidRPr="00762CE7" w:rsidRDefault="00762CE7" w:rsidP="00762CE7">
      <w:pPr>
        <w:rPr>
          <w:ins w:id="27925" w:author="Rev 7 Allen Wirfs-Brock" w:date="2012-05-02T17:36:00Z"/>
          <w:rFonts w:cs="Arial"/>
        </w:rPr>
      </w:pPr>
      <w:ins w:id="27926"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ins>
    </w:p>
    <w:p w14:paraId="6BDB0D0D" w14:textId="77777777" w:rsidR="000316BA" w:rsidRPr="000316BA" w:rsidRDefault="000316BA" w:rsidP="000316BA">
      <w:pPr>
        <w:pStyle w:val="Note"/>
        <w:rPr>
          <w:ins w:id="27927" w:author="Rev 7 Allen Wirfs-Brock" w:date="2012-05-02T18:04:00Z"/>
        </w:rPr>
      </w:pPr>
      <w:ins w:id="27928" w:author="Rev 7 Allen Wirfs-Brock" w:date="2012-05-02T18:04:00Z">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ins>
    </w:p>
    <w:p w14:paraId="4D90A70E" w14:textId="77777777" w:rsidR="00762CE7" w:rsidRPr="00762CE7" w:rsidRDefault="00762CE7" w:rsidP="000316BA">
      <w:pPr>
        <w:pStyle w:val="Note"/>
        <w:rPr>
          <w:ins w:id="27929" w:author="Rev 7 Allen Wirfs-Brock" w:date="2012-05-02T17:36:00Z"/>
        </w:rPr>
      </w:pPr>
      <w:ins w:id="27930" w:author="Rev 7 Allen Wirfs-Brock" w:date="2012-05-02T17:36:00Z">
        <w:r w:rsidRPr="00762CE7">
          <w:t>NOTE</w:t>
        </w:r>
      </w:ins>
      <w:ins w:id="27931" w:author="Rev 7 Allen Wirfs-Brock" w:date="2012-05-02T18:04:00Z">
        <w:r w:rsidR="000316BA">
          <w:t xml:space="preserve"> 2</w:t>
        </w:r>
      </w:ins>
      <w:ins w:id="27932" w:author="Rev 7 Allen Wirfs-Brock" w:date="2012-05-02T17:36:00Z">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41659D53" w14:textId="77777777" w:rsidR="002C504F" w:rsidRPr="00E77497" w:rsidRDefault="002C504F" w:rsidP="002C504F">
      <w:pPr>
        <w:pStyle w:val="40"/>
        <w:numPr>
          <w:ilvl w:val="0"/>
          <w:numId w:val="0"/>
        </w:numPr>
        <w:rPr>
          <w:ins w:id="27933" w:author="Rev 9 Allen Wirfs-Brock" w:date="2012-07-07T11:23:00Z"/>
        </w:rPr>
      </w:pPr>
      <w:ins w:id="27934" w:author="Rev 9 Allen Wirfs-Brock" w:date="2012-07-07T11:23:00Z">
        <w:r w:rsidRPr="00E77497">
          <w:t>15.5.4.5</w:t>
        </w:r>
        <w:r w:rsidRPr="00E77497">
          <w:tab/>
          <w:t>String.prototype.</w:t>
        </w:r>
        <w:commentRangeStart w:id="27935"/>
        <w:r>
          <w:t>codePoint</w:t>
        </w:r>
        <w:r w:rsidRPr="00E77497">
          <w:t xml:space="preserve">At </w:t>
        </w:r>
      </w:ins>
      <w:commentRangeEnd w:id="27935"/>
      <w:ins w:id="27936" w:author="Rev 9 Allen Wirfs-Brock" w:date="2012-07-07T11:57:00Z">
        <w:r w:rsidR="00065DB2">
          <w:rPr>
            <w:rStyle w:val="af3"/>
            <w:b w:val="0"/>
          </w:rPr>
          <w:commentReference w:id="27935"/>
        </w:r>
      </w:ins>
      <w:ins w:id="27937" w:author="Rev 9 Allen Wirfs-Brock" w:date="2012-07-07T11:23:00Z">
        <w:r w:rsidRPr="00E77497">
          <w:t>(pos)</w:t>
        </w:r>
      </w:ins>
    </w:p>
    <w:p w14:paraId="72515FCD" w14:textId="77777777" w:rsidR="002C504F" w:rsidRPr="00E77497" w:rsidRDefault="002C504F" w:rsidP="002C504F">
      <w:pPr>
        <w:pStyle w:val="Note"/>
        <w:rPr>
          <w:ins w:id="27938" w:author="Rev 9 Allen Wirfs-Brock" w:date="2012-07-07T11:23:00Z"/>
        </w:rPr>
      </w:pPr>
      <w:ins w:id="27939" w:author="Rev 9 Allen Wirfs-Brock" w:date="2012-07-07T11:23:00Z">
        <w:r>
          <w:t>NOTE</w:t>
        </w:r>
        <w:r>
          <w:tab/>
        </w:r>
        <w:r w:rsidRPr="00E77497">
          <w:t xml:space="preserve">Returns a Number (a nonnegative integer less than </w:t>
        </w:r>
      </w:ins>
      <w:ins w:id="27940" w:author="Rev 9 Allen Wirfs-Brock" w:date="2012-07-07T11:32:00Z">
        <w:r w:rsidR="00295DD7">
          <w:rPr>
            <w:rFonts w:ascii="Times New Roman" w:hAnsi="Times New Roman"/>
          </w:rPr>
          <w:t>111411</w:t>
        </w:r>
      </w:ins>
      <w:ins w:id="27941" w:author="Rev 9 Allen Wirfs-Brock" w:date="2012-07-07T11:33:00Z">
        <w:r w:rsidR="00295DD7">
          <w:rPr>
            <w:rFonts w:ascii="Times New Roman" w:hAnsi="Times New Roman"/>
          </w:rPr>
          <w:t>2</w:t>
        </w:r>
      </w:ins>
      <w:ins w:id="27942" w:author="Rev 9 Allen Wirfs-Brock" w:date="2012-07-07T11:23:00Z">
        <w:r w:rsidRPr="00E77497">
          <w:t xml:space="preserve">) </w:t>
        </w:r>
        <w:r>
          <w:t>that is</w:t>
        </w:r>
        <w:r w:rsidRPr="00E77497">
          <w:t xml:space="preserve"> the </w:t>
        </w:r>
      </w:ins>
      <w:ins w:id="27943" w:author="Rev 9 Allen Wirfs-Brock" w:date="2012-07-07T11:33:00Z">
        <w:r w:rsidR="00295DD7">
          <w:t xml:space="preserve">UTF-16 encode </w:t>
        </w:r>
      </w:ins>
      <w:ins w:id="27944" w:author="Rev 9 Allen Wirfs-Brock" w:date="2012-07-07T11:23:00Z">
        <w:r w:rsidRPr="00E77497">
          <w:t xml:space="preserve">code </w:t>
        </w:r>
      </w:ins>
      <w:ins w:id="27945" w:author="Rev 9 Allen Wirfs-Brock" w:date="2012-07-07T11:24:00Z">
        <w:r>
          <w:t>point</w:t>
        </w:r>
      </w:ins>
      <w:ins w:id="27946" w:author="Rev 9 Allen Wirfs-Brock" w:date="2012-07-07T11:23:00Z">
        <w:r w:rsidRPr="00E77497">
          <w:t xml:space="preserve"> value </w:t>
        </w:r>
      </w:ins>
      <w:ins w:id="27947" w:author="Rev 9 Allen Wirfs-Brock" w:date="2012-07-07T11:34:00Z">
        <w:r w:rsidR="00295DD7">
          <w:t>starting at</w:t>
        </w:r>
      </w:ins>
      <w:ins w:id="27948" w:author="Rev 9 Allen Wirfs-Brock" w:date="2012-07-07T11:23:00Z">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ins>
      <w:ins w:id="27949" w:author="Rev 9 Allen Wirfs-Brock" w:date="2012-07-07T11:53:00Z">
        <w:r w:rsidR="00426175">
          <w:t xml:space="preserve"> If a valid UTF-16 s</w:t>
        </w:r>
      </w:ins>
      <w:ins w:id="27950" w:author="Rev 9 Allen Wirfs-Brock" w:date="2012-07-07T11:54:00Z">
        <w:r w:rsidR="00426175">
          <w:t xml:space="preserve">udsarrogate pair does not begin at </w:t>
        </w:r>
        <w:r w:rsidR="00426175" w:rsidRPr="00426175">
          <w:rPr>
            <w:rFonts w:ascii="Times New Roman" w:hAnsi="Times New Roman"/>
            <w:i/>
          </w:rPr>
          <w:t>pos</w:t>
        </w:r>
        <w:r w:rsidR="00426175">
          <w:t xml:space="preserve">, the result is the code unit at </w:t>
        </w:r>
        <w:r w:rsidR="00426175" w:rsidRPr="00426175">
          <w:rPr>
            <w:rFonts w:ascii="Times New Roman" w:hAnsi="Times New Roman"/>
            <w:i/>
          </w:rPr>
          <w:t>pos</w:t>
        </w:r>
        <w:r w:rsidR="00426175">
          <w:t>.</w:t>
        </w:r>
      </w:ins>
    </w:p>
    <w:p w14:paraId="36D535D5" w14:textId="77777777" w:rsidR="002C504F" w:rsidRPr="00E77497" w:rsidRDefault="002C504F" w:rsidP="002C504F">
      <w:pPr>
        <w:rPr>
          <w:ins w:id="27951" w:author="Rev 9 Allen Wirfs-Brock" w:date="2012-07-07T11:23:00Z"/>
        </w:rPr>
      </w:pPr>
      <w:ins w:id="27952" w:author="Rev 9 Allen Wirfs-Brock" w:date="2012-07-07T11:23:00Z">
        <w:r w:rsidRPr="00E77497">
          <w:t xml:space="preserve">When the </w:t>
        </w:r>
      </w:ins>
      <w:ins w:id="27953" w:author="Rev 9 Allen Wirfs-Brock" w:date="2012-07-07T11:45:00Z">
        <w:r w:rsidR="00011396">
          <w:rPr>
            <w:rFonts w:ascii="Courier New" w:hAnsi="Courier New"/>
            <w:b/>
          </w:rPr>
          <w:t>codePoint</w:t>
        </w:r>
      </w:ins>
      <w:ins w:id="27954" w:author="Rev 9 Allen Wirfs-Brock" w:date="2012-07-07T11:23:00Z">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ins>
    </w:p>
    <w:p w14:paraId="2C7EF7AF" w14:textId="77777777" w:rsidR="002C504F" w:rsidRPr="00E77497" w:rsidRDefault="002C504F" w:rsidP="002C504F">
      <w:pPr>
        <w:pStyle w:val="Alg4"/>
        <w:numPr>
          <w:ilvl w:val="0"/>
          <w:numId w:val="911"/>
        </w:numPr>
        <w:rPr>
          <w:ins w:id="27955" w:author="Rev 9 Allen Wirfs-Brock" w:date="2012-07-07T11:23:00Z"/>
        </w:rPr>
      </w:pPr>
      <w:ins w:id="27956" w:author="Rev 9 Allen Wirfs-Brock" w:date="2012-07-07T11:23:00Z">
        <w:r>
          <w:t>ReturnIfAbrupt(</w:t>
        </w:r>
        <w:r w:rsidRPr="00E77497">
          <w:t>CheckObjectCoercible</w:t>
        </w:r>
        <w:r>
          <w:t>(</w:t>
        </w:r>
        <w:r w:rsidRPr="00E77497">
          <w:rPr>
            <w:b/>
          </w:rPr>
          <w:t>this</w:t>
        </w:r>
        <w:r w:rsidRPr="00E77497">
          <w:t xml:space="preserve"> value</w:t>
        </w:r>
        <w:r>
          <w:t>))</w:t>
        </w:r>
        <w:r w:rsidRPr="00E77497">
          <w:t>.</w:t>
        </w:r>
      </w:ins>
    </w:p>
    <w:p w14:paraId="1DF0BD1B" w14:textId="77777777" w:rsidR="002C504F" w:rsidRPr="00E77497" w:rsidRDefault="002C504F" w:rsidP="002C504F">
      <w:pPr>
        <w:pStyle w:val="Alg4"/>
        <w:numPr>
          <w:ilvl w:val="0"/>
          <w:numId w:val="911"/>
        </w:numPr>
        <w:rPr>
          <w:ins w:id="27957" w:author="Rev 9 Allen Wirfs-Brock" w:date="2012-07-07T11:23:00Z"/>
        </w:rPr>
      </w:pPr>
      <w:ins w:id="27958" w:author="Rev 9 Allen Wirfs-Brock" w:date="2012-07-07T11:23:00Z">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ins>
    </w:p>
    <w:p w14:paraId="3793880E" w14:textId="77777777" w:rsidR="002C504F" w:rsidRPr="00E77497" w:rsidRDefault="002C504F" w:rsidP="002C504F">
      <w:pPr>
        <w:pStyle w:val="Alg4"/>
        <w:numPr>
          <w:ilvl w:val="0"/>
          <w:numId w:val="911"/>
        </w:numPr>
        <w:contextualSpacing/>
        <w:rPr>
          <w:ins w:id="27959" w:author="Rev 9 Allen Wirfs-Brock" w:date="2012-07-07T11:23:00Z"/>
        </w:rPr>
      </w:pPr>
      <w:ins w:id="27960" w:author="Rev 9 Allen Wirfs-Brock" w:date="2012-07-07T11:23:00Z">
        <w:r>
          <w:t>ReturnIfAbrupt(</w:t>
        </w:r>
        <w:r>
          <w:rPr>
            <w:i/>
          </w:rPr>
          <w:t>S</w:t>
        </w:r>
        <w:r>
          <w:t>).</w:t>
        </w:r>
      </w:ins>
    </w:p>
    <w:p w14:paraId="31D7535C" w14:textId="77777777" w:rsidR="002C504F" w:rsidRPr="00E77497" w:rsidRDefault="002C504F" w:rsidP="002C504F">
      <w:pPr>
        <w:pStyle w:val="Alg4"/>
        <w:numPr>
          <w:ilvl w:val="0"/>
          <w:numId w:val="911"/>
        </w:numPr>
        <w:rPr>
          <w:ins w:id="27961" w:author="Rev 9 Allen Wirfs-Brock" w:date="2012-07-07T11:23:00Z"/>
        </w:rPr>
      </w:pPr>
      <w:ins w:id="27962" w:author="Rev 9 Allen Wirfs-Brock" w:date="2012-07-07T11:23:00Z">
        <w:r w:rsidRPr="00E77497">
          <w:t xml:space="preserve">Let </w:t>
        </w:r>
        <w:r w:rsidRPr="00E77497">
          <w:rPr>
            <w:i/>
          </w:rPr>
          <w:t>position</w:t>
        </w:r>
        <w:r w:rsidRPr="00E77497">
          <w:t xml:space="preserve"> be ToInteger(</w:t>
        </w:r>
        <w:r w:rsidRPr="00E77497">
          <w:rPr>
            <w:i/>
          </w:rPr>
          <w:t>pos</w:t>
        </w:r>
        <w:r w:rsidRPr="00E77497">
          <w:t>).</w:t>
        </w:r>
      </w:ins>
    </w:p>
    <w:p w14:paraId="2CA5B4D5" w14:textId="77777777" w:rsidR="002C504F" w:rsidRPr="00E77497" w:rsidRDefault="002C504F" w:rsidP="002C504F">
      <w:pPr>
        <w:pStyle w:val="Alg4"/>
        <w:numPr>
          <w:ilvl w:val="0"/>
          <w:numId w:val="911"/>
        </w:numPr>
        <w:contextualSpacing/>
        <w:rPr>
          <w:ins w:id="27963" w:author="Rev 9 Allen Wirfs-Brock" w:date="2012-07-07T11:23:00Z"/>
        </w:rPr>
      </w:pPr>
      <w:ins w:id="27964" w:author="Rev 9 Allen Wirfs-Brock" w:date="2012-07-07T11:23:00Z">
        <w:r>
          <w:t>ReturnIfAbrupt(</w:t>
        </w:r>
        <w:r>
          <w:rPr>
            <w:i/>
          </w:rPr>
          <w:t>position</w:t>
        </w:r>
        <w:r>
          <w:t>).</w:t>
        </w:r>
      </w:ins>
    </w:p>
    <w:p w14:paraId="6C1722FF" w14:textId="77777777" w:rsidR="002C504F" w:rsidRPr="00E77497" w:rsidRDefault="002C504F" w:rsidP="002C504F">
      <w:pPr>
        <w:pStyle w:val="Alg4"/>
        <w:numPr>
          <w:ilvl w:val="0"/>
          <w:numId w:val="911"/>
        </w:numPr>
        <w:rPr>
          <w:ins w:id="27965" w:author="Rev 9 Allen Wirfs-Brock" w:date="2012-07-07T11:23:00Z"/>
        </w:rPr>
      </w:pPr>
      <w:ins w:id="27966" w:author="Rev 9 Allen Wirfs-Brock" w:date="2012-07-07T11:23:00Z">
        <w:r w:rsidRPr="00E77497">
          <w:t xml:space="preserve">Let </w:t>
        </w:r>
        <w:r w:rsidRPr="00E77497">
          <w:rPr>
            <w:i/>
          </w:rPr>
          <w:t>size</w:t>
        </w:r>
        <w:r w:rsidRPr="00E77497">
          <w:t xml:space="preserve"> be the number of </w:t>
        </w:r>
      </w:ins>
      <w:ins w:id="27967" w:author="Rev 9 Allen Wirfs-Brock" w:date="2012-07-07T11:35:00Z">
        <w:r w:rsidR="00295DD7">
          <w:t>elements</w:t>
        </w:r>
      </w:ins>
      <w:ins w:id="27968" w:author="Rev 9 Allen Wirfs-Brock" w:date="2012-07-07T11:23:00Z">
        <w:r w:rsidRPr="00E77497">
          <w:t xml:space="preserve"> in </w:t>
        </w:r>
        <w:r w:rsidRPr="00E77497">
          <w:rPr>
            <w:i/>
          </w:rPr>
          <w:t>S</w:t>
        </w:r>
        <w:r w:rsidRPr="00E77497">
          <w:t>.</w:t>
        </w:r>
      </w:ins>
    </w:p>
    <w:p w14:paraId="4EA685C0" w14:textId="77777777" w:rsidR="002C504F" w:rsidRPr="00E77497" w:rsidRDefault="002C504F" w:rsidP="002C504F">
      <w:pPr>
        <w:pStyle w:val="Alg4"/>
        <w:numPr>
          <w:ilvl w:val="0"/>
          <w:numId w:val="911"/>
        </w:numPr>
        <w:rPr>
          <w:ins w:id="27969" w:author="Rev 9 Allen Wirfs-Brock" w:date="2012-07-07T11:23:00Z"/>
        </w:rPr>
      </w:pPr>
      <w:ins w:id="27970" w:author="Rev 9 Allen Wirfs-Brock" w:date="2012-07-07T11:23:00Z">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commentRangeStart w:id="27971"/>
        <w:r w:rsidRPr="00E77497">
          <w:rPr>
            <w:b/>
          </w:rPr>
          <w:t>NaN</w:t>
        </w:r>
      </w:ins>
      <w:commentRangeEnd w:id="27971"/>
      <w:ins w:id="27972" w:author="Rev 9 Allen Wirfs-Brock" w:date="2012-07-07T11:56:00Z">
        <w:r w:rsidR="00065DB2">
          <w:rPr>
            <w:rStyle w:val="af3"/>
            <w:rFonts w:ascii="Arial" w:eastAsia="MS Mincho" w:hAnsi="Arial"/>
            <w:spacing w:val="0"/>
            <w:lang w:eastAsia="ja-JP"/>
          </w:rPr>
          <w:commentReference w:id="27971"/>
        </w:r>
      </w:ins>
      <w:ins w:id="27973" w:author="Rev 9 Allen Wirfs-Brock" w:date="2012-07-07T11:23:00Z">
        <w:r w:rsidRPr="00E77497">
          <w:t>.</w:t>
        </w:r>
      </w:ins>
    </w:p>
    <w:p w14:paraId="6565ECFE" w14:textId="77777777" w:rsidR="00011396" w:rsidRDefault="00011396" w:rsidP="00011396">
      <w:pPr>
        <w:pStyle w:val="Alg4"/>
        <w:numPr>
          <w:ilvl w:val="0"/>
          <w:numId w:val="911"/>
        </w:numPr>
        <w:spacing w:after="220"/>
        <w:contextualSpacing/>
        <w:rPr>
          <w:ins w:id="27974" w:author="Rev 9 Allen Wirfs-Brock" w:date="2012-07-07T11:37:00Z"/>
        </w:rPr>
      </w:pPr>
      <w:ins w:id="27975" w:author="Rev 9 Allen Wirfs-Brock" w:date="2012-07-07T11:37:00Z">
        <w:r>
          <w:t xml:space="preserve">Let </w:t>
        </w:r>
        <w:r w:rsidRPr="00011396">
          <w:rPr>
            <w:i/>
          </w:rPr>
          <w:t>first</w:t>
        </w:r>
        <w:r>
          <w:t xml:space="preserve"> be the code unit value</w:t>
        </w:r>
      </w:ins>
      <w:ins w:id="27976" w:author="Rev 9 Allen Wirfs-Brock" w:date="2012-07-07T11:38:00Z">
        <w:r w:rsidRPr="00011396">
          <w:t xml:space="preserve"> </w:t>
        </w:r>
        <w:r w:rsidRPr="00E77497">
          <w:t xml:space="preserve">of the </w:t>
        </w:r>
        <w:r>
          <w:t>element</w:t>
        </w:r>
        <w:r w:rsidRPr="00E77497">
          <w:t xml:space="preserve"> at position </w:t>
        </w:r>
        <w:r w:rsidRPr="00E77497">
          <w:rPr>
            <w:i/>
          </w:rPr>
          <w:t>position</w:t>
        </w:r>
        <w:r w:rsidRPr="00E77497">
          <w:t xml:space="preserve"> in the String </w:t>
        </w:r>
        <w:r w:rsidRPr="00E77497">
          <w:rPr>
            <w:i/>
          </w:rPr>
          <w:t>S</w:t>
        </w:r>
        <w:r w:rsidRPr="00E77497">
          <w:t xml:space="preserve">, where the first (leftmost) </w:t>
        </w:r>
        <w:r>
          <w:t>element</w:t>
        </w:r>
        <w:r w:rsidRPr="00E77497">
          <w:t xml:space="preserve"> in </w:t>
        </w:r>
        <w:r w:rsidRPr="00E77497">
          <w:rPr>
            <w:i/>
          </w:rPr>
          <w:t>S</w:t>
        </w:r>
        <w:r w:rsidRPr="00E77497">
          <w:t xml:space="preserve"> is considered to be at position 0, the next one at position 1, and so on.</w:t>
        </w:r>
      </w:ins>
    </w:p>
    <w:p w14:paraId="1241A8BD" w14:textId="77777777" w:rsidR="00011396" w:rsidRDefault="00011396" w:rsidP="00011396">
      <w:pPr>
        <w:pStyle w:val="Alg4"/>
        <w:numPr>
          <w:ilvl w:val="0"/>
          <w:numId w:val="911"/>
        </w:numPr>
        <w:spacing w:after="220"/>
        <w:contextualSpacing/>
        <w:rPr>
          <w:ins w:id="27977" w:author="Rev 9 Allen Wirfs-Brock" w:date="2012-07-07T11:39:00Z"/>
        </w:rPr>
      </w:pPr>
      <w:ins w:id="27978" w:author="Rev 9 Allen Wirfs-Brock" w:date="2012-07-07T11:39:00Z">
        <w:r>
          <w:t xml:space="preserve">If </w:t>
        </w:r>
      </w:ins>
      <w:ins w:id="27979" w:author="Rev 9 Allen Wirfs-Brock" w:date="2012-07-07T11:41:00Z">
        <w:r w:rsidRPr="00426175">
          <w:rPr>
            <w:i/>
          </w:rPr>
          <w:t>first</w:t>
        </w:r>
        <w:r>
          <w:t xml:space="preserve"> &lt; 0xD800 or </w:t>
        </w:r>
        <w:r w:rsidRPr="00426175">
          <w:rPr>
            <w:i/>
          </w:rPr>
          <w:t>first</w:t>
        </w:r>
        <w:r>
          <w:t xml:space="preserve"> &gt; 0xDB</w:t>
        </w:r>
      </w:ins>
      <w:ins w:id="27980" w:author="Rev 9 Allen Wirfs-Brock" w:date="2012-07-07T11:46:00Z">
        <w:r w:rsidR="00426175">
          <w:t>FF</w:t>
        </w:r>
      </w:ins>
      <w:ins w:id="27981" w:author="Rev 9 Allen Wirfs-Brock" w:date="2012-07-07T11:41:00Z">
        <w:r>
          <w:t xml:space="preserve">or </w:t>
        </w:r>
        <w:r w:rsidRPr="00426175">
          <w:rPr>
            <w:i/>
          </w:rPr>
          <w:t>position</w:t>
        </w:r>
      </w:ins>
      <w:ins w:id="27982" w:author="Rev 9 Allen Wirfs-Brock" w:date="2012-07-07T11:42:00Z">
        <w:r>
          <w:t>+1</w:t>
        </w:r>
      </w:ins>
      <w:ins w:id="27983" w:author="Rev 9 Allen Wirfs-Brock" w:date="2012-07-07T11:41:00Z">
        <w:r>
          <w:t xml:space="preserve"> = </w:t>
        </w:r>
        <w:r w:rsidRPr="00426175">
          <w:rPr>
            <w:i/>
          </w:rPr>
          <w:t>size</w:t>
        </w:r>
      </w:ins>
      <w:ins w:id="27984" w:author="Rev 9 Allen Wirfs-Brock" w:date="2012-07-07T11:42:00Z">
        <w:r>
          <w:t xml:space="preserve">, then return </w:t>
        </w:r>
        <w:r w:rsidRPr="00426175">
          <w:rPr>
            <w:i/>
          </w:rPr>
          <w:t>first</w:t>
        </w:r>
        <w:r>
          <w:t>.</w:t>
        </w:r>
      </w:ins>
    </w:p>
    <w:p w14:paraId="7BF313AD" w14:textId="77777777" w:rsidR="00011396" w:rsidRDefault="00011396" w:rsidP="00011396">
      <w:pPr>
        <w:pStyle w:val="Alg4"/>
        <w:numPr>
          <w:ilvl w:val="0"/>
          <w:numId w:val="911"/>
        </w:numPr>
        <w:spacing w:after="220"/>
        <w:contextualSpacing/>
        <w:rPr>
          <w:ins w:id="27985" w:author="Rev 9 Allen Wirfs-Brock" w:date="2012-07-07T11:39:00Z"/>
        </w:rPr>
      </w:pPr>
      <w:ins w:id="27986" w:author="Rev 9 Allen Wirfs-Brock" w:date="2012-07-07T11:44:00Z">
        <w:r>
          <w:t xml:space="preserve">Let </w:t>
        </w:r>
        <w:r>
          <w:rPr>
            <w:i/>
          </w:rPr>
          <w:t>second</w:t>
        </w:r>
        <w:r>
          <w:t xml:space="preserve"> be the code unit value</w:t>
        </w:r>
        <w:r w:rsidRPr="00011396">
          <w:t xml:space="preserve"> </w:t>
        </w:r>
        <w:r w:rsidRPr="00E77497">
          <w:t xml:space="preserve">of the </w:t>
        </w:r>
        <w:r>
          <w:t>element</w:t>
        </w:r>
        <w:r w:rsidRPr="00E77497">
          <w:t xml:space="preserve"> at position </w:t>
        </w:r>
        <w:r w:rsidRPr="00E77497">
          <w:rPr>
            <w:i/>
          </w:rPr>
          <w:t>position</w:t>
        </w:r>
        <w:r>
          <w:t>+1</w:t>
        </w:r>
        <w:r w:rsidRPr="00011396">
          <w:t xml:space="preserve"> </w:t>
        </w:r>
        <w:r w:rsidRPr="00E77497">
          <w:t xml:space="preserve">in the String </w:t>
        </w:r>
        <w:r w:rsidRPr="00E77497">
          <w:rPr>
            <w:i/>
          </w:rPr>
          <w:t>S</w:t>
        </w:r>
        <w:r>
          <w:t>.</w:t>
        </w:r>
      </w:ins>
    </w:p>
    <w:p w14:paraId="3746DCD1" w14:textId="77777777" w:rsidR="00011396" w:rsidRDefault="00011396" w:rsidP="00426175">
      <w:pPr>
        <w:pStyle w:val="Alg4"/>
        <w:numPr>
          <w:ilvl w:val="0"/>
          <w:numId w:val="911"/>
        </w:numPr>
        <w:spacing w:after="220"/>
        <w:contextualSpacing/>
        <w:rPr>
          <w:ins w:id="27987" w:author="Rev 9 Allen Wirfs-Brock" w:date="2012-07-07T11:38:00Z"/>
        </w:rPr>
      </w:pPr>
      <w:ins w:id="27988" w:author="Rev 9 Allen Wirfs-Brock" w:date="2012-07-07T11:45:00Z">
        <w:r>
          <w:t xml:space="preserve">If </w:t>
        </w:r>
        <w:r>
          <w:rPr>
            <w:i/>
          </w:rPr>
          <w:t>second</w:t>
        </w:r>
        <w:r>
          <w:t xml:space="preserve"> &lt; 0xD</w:t>
        </w:r>
      </w:ins>
      <w:ins w:id="27989" w:author="Rev 9 Allen Wirfs-Brock" w:date="2012-07-07T11:46:00Z">
        <w:r>
          <w:t>C</w:t>
        </w:r>
      </w:ins>
      <w:ins w:id="27990" w:author="Rev 9 Allen Wirfs-Brock" w:date="2012-07-07T11:45:00Z">
        <w:r>
          <w:t xml:space="preserve">00 or </w:t>
        </w:r>
        <w:r w:rsidRPr="00887FC2">
          <w:rPr>
            <w:i/>
          </w:rPr>
          <w:t>first</w:t>
        </w:r>
        <w:r>
          <w:t xml:space="preserve"> &gt; 0xD</w:t>
        </w:r>
      </w:ins>
      <w:ins w:id="27991" w:author="Rev 9 Allen Wirfs-Brock" w:date="2012-07-07T11:46:00Z">
        <w:r w:rsidR="00426175">
          <w:t>FFF</w:t>
        </w:r>
      </w:ins>
      <w:ins w:id="27992" w:author="Rev 9 Allen Wirfs-Brock" w:date="2012-07-07T11:45:00Z">
        <w:r>
          <w:t xml:space="preserve">, then return </w:t>
        </w:r>
        <w:r w:rsidRPr="00887FC2">
          <w:rPr>
            <w:i/>
          </w:rPr>
          <w:t>first</w:t>
        </w:r>
        <w:r>
          <w:t>.</w:t>
        </w:r>
      </w:ins>
    </w:p>
    <w:p w14:paraId="34921944" w14:textId="77777777" w:rsidR="002C504F" w:rsidRPr="00E77497" w:rsidRDefault="002C504F" w:rsidP="002C504F">
      <w:pPr>
        <w:pStyle w:val="Alg4"/>
        <w:numPr>
          <w:ilvl w:val="0"/>
          <w:numId w:val="911"/>
        </w:numPr>
        <w:spacing w:after="220"/>
        <w:rPr>
          <w:ins w:id="27993" w:author="Rev 9 Allen Wirfs-Brock" w:date="2012-07-07T11:23:00Z"/>
        </w:rPr>
      </w:pPr>
      <w:ins w:id="27994" w:author="Rev 9 Allen Wirfs-Brock" w:date="2012-07-07T11:23:00Z">
        <w:r w:rsidRPr="00E77497">
          <w:t xml:space="preserve">Return </w:t>
        </w:r>
      </w:ins>
      <w:ins w:id="27995" w:author="Rev 9 Allen Wirfs-Brock" w:date="2012-07-07T11:51:00Z">
        <w:r w:rsidR="00426175">
          <w:t>(</w:t>
        </w:r>
      </w:ins>
      <w:ins w:id="27996" w:author="Rev 9 Allen Wirfs-Brock" w:date="2012-07-07T11:47:00Z">
        <w:r w:rsidR="00426175">
          <w:t>(</w:t>
        </w:r>
        <w:r w:rsidR="00426175" w:rsidRPr="00426175">
          <w:rPr>
            <w:i/>
          </w:rPr>
          <w:t>first</w:t>
        </w:r>
        <w:r w:rsidR="00426175">
          <w:t xml:space="preserve"> – 0xD800)</w:t>
        </w:r>
      </w:ins>
      <w:ins w:id="27997" w:author="Rev 9 Allen Wirfs-Brock" w:date="2012-07-07T11:48:00Z">
        <w:r w:rsidR="00426175">
          <w:t xml:space="preserve"> × 1024</w:t>
        </w:r>
      </w:ins>
      <w:ins w:id="27998" w:author="Rev 9 Allen Wirfs-Brock" w:date="2012-07-07T11:51:00Z">
        <w:r w:rsidR="00426175">
          <w:t>) + (</w:t>
        </w:r>
        <w:r w:rsidR="00426175" w:rsidRPr="00426175">
          <w:rPr>
            <w:i/>
          </w:rPr>
          <w:t>second</w:t>
        </w:r>
        <w:r w:rsidR="00426175">
          <w:t xml:space="preserve"> </w:t>
        </w:r>
      </w:ins>
      <w:ins w:id="27999" w:author="Rev 9 Allen Wirfs-Brock" w:date="2012-07-07T11:52:00Z">
        <w:r w:rsidR="00426175">
          <w:t>–</w:t>
        </w:r>
      </w:ins>
      <w:ins w:id="28000" w:author="Rev 9 Allen Wirfs-Brock" w:date="2012-07-07T11:51:00Z">
        <w:r w:rsidR="00426175">
          <w:t xml:space="preserve"> 0x</w:t>
        </w:r>
      </w:ins>
      <w:ins w:id="28001" w:author="Rev 9 Allen Wirfs-Brock" w:date="2012-07-07T11:52:00Z">
        <w:r w:rsidR="00426175">
          <w:t>DC00) + 0x10000</w:t>
        </w:r>
      </w:ins>
      <w:ins w:id="28002" w:author="Rev 9 Allen Wirfs-Brock" w:date="2012-07-07T11:23:00Z">
        <w:r w:rsidRPr="00E77497">
          <w:t>.</w:t>
        </w:r>
      </w:ins>
    </w:p>
    <w:p w14:paraId="63E00949" w14:textId="77777777" w:rsidR="002C504F" w:rsidRPr="00E77497" w:rsidRDefault="002C504F" w:rsidP="002C504F">
      <w:pPr>
        <w:pStyle w:val="Note"/>
        <w:rPr>
          <w:ins w:id="28003" w:author="Rev 9 Allen Wirfs-Brock" w:date="2012-07-07T11:23:00Z"/>
        </w:rPr>
      </w:pPr>
      <w:ins w:id="28004" w:author="Rev 9 Allen Wirfs-Brock" w:date="2012-07-07T11:23:00Z">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ins>
    </w:p>
    <w:p w14:paraId="24D12F94" w14:textId="77777777" w:rsidR="00762CE7" w:rsidRPr="00762CE7" w:rsidDel="00C459A3" w:rsidRDefault="00762CE7" w:rsidP="00762CE7">
      <w:pPr>
        <w:keepNext/>
        <w:tabs>
          <w:tab w:val="left" w:pos="709"/>
          <w:tab w:val="left" w:pos="940"/>
          <w:tab w:val="left" w:pos="1140"/>
          <w:tab w:val="left" w:pos="1360"/>
        </w:tabs>
        <w:suppressAutoHyphens/>
        <w:spacing w:before="120" w:line="230" w:lineRule="exact"/>
        <w:jc w:val="left"/>
        <w:outlineLvl w:val="3"/>
        <w:rPr>
          <w:ins w:id="28005" w:author="Rev 7 Allen Wirfs-Brock" w:date="2012-05-02T17:36:00Z"/>
          <w:del w:id="28006" w:author="Rev 8 Allen Wirfs-Brock" w:date="2012-06-15T15:29:00Z"/>
          <w:rFonts w:cs="Arial"/>
          <w:b/>
        </w:rPr>
      </w:pPr>
      <w:ins w:id="28007" w:author="Rev 7 Allen Wirfs-Brock" w:date="2012-05-02T17:36:00Z">
        <w:del w:id="28008" w:author="Rev 8 Allen Wirfs-Brock" w:date="2012-06-15T15:29:00Z">
          <w:r w:rsidRPr="00762CE7" w:rsidDel="00C459A3">
            <w:rPr>
              <w:rFonts w:cs="Arial"/>
              <w:b/>
            </w:rPr>
            <w:delText>15.5.4.25</w:delText>
          </w:r>
          <w:r w:rsidRPr="00762CE7" w:rsidDel="00C459A3">
            <w:rPr>
              <w:rFonts w:cs="Arial"/>
              <w:b/>
            </w:rPr>
            <w:tab/>
            <w:delText>String.prototype.toArray()</w:delText>
          </w:r>
        </w:del>
      </w:ins>
    </w:p>
    <w:p w14:paraId="081B167D" w14:textId="77777777" w:rsidR="00762CE7" w:rsidRPr="00762CE7" w:rsidDel="00C459A3" w:rsidRDefault="00762CE7" w:rsidP="00762CE7">
      <w:pPr>
        <w:rPr>
          <w:ins w:id="28009" w:author="Rev 7 Allen Wirfs-Brock" w:date="2012-05-02T17:36:00Z"/>
          <w:del w:id="28010" w:author="Rev 8 Allen Wirfs-Brock" w:date="2012-06-15T15:29:00Z"/>
          <w:rFonts w:cs="Arial"/>
        </w:rPr>
      </w:pPr>
      <w:ins w:id="28011" w:author="Rev 7 Allen Wirfs-Brock" w:date="2012-05-02T17:36:00Z">
        <w:del w:id="28012" w:author="Rev 8 Allen Wirfs-Brock" w:date="2012-06-15T15:29:00Z">
          <w:r w:rsidRPr="00762CE7" w:rsidDel="00C459A3">
            <w:rPr>
              <w:rFonts w:cs="Arial"/>
            </w:rPr>
            <w:delText>The following steps are taken:</w:delText>
          </w:r>
        </w:del>
      </w:ins>
    </w:p>
    <w:p w14:paraId="123A6519" w14:textId="77777777" w:rsidR="00762CE7" w:rsidRPr="00786F5E" w:rsidDel="00C459A3" w:rsidRDefault="000316BA" w:rsidP="00762CE7">
      <w:pPr>
        <w:numPr>
          <w:ilvl w:val="0"/>
          <w:numId w:val="802"/>
        </w:numPr>
        <w:spacing w:after="0" w:line="240" w:lineRule="auto"/>
        <w:jc w:val="left"/>
        <w:rPr>
          <w:ins w:id="28013" w:author="Rev 7 Allen Wirfs-Brock" w:date="2012-05-02T17:36:00Z"/>
          <w:del w:id="28014" w:author="Rev 8 Allen Wirfs-Brock" w:date="2012-06-15T15:29:00Z"/>
          <w:rFonts w:ascii="Times New Roman" w:eastAsia="Times New Roman" w:hAnsi="Times New Roman"/>
          <w:spacing w:val="6"/>
          <w:lang w:eastAsia="en-US"/>
        </w:rPr>
      </w:pPr>
      <w:ins w:id="28015" w:author="Rev 7 Allen Wirfs-Brock" w:date="2012-05-02T18:11:00Z">
        <w:del w:id="28016" w:author="Rev 8 Allen Wirfs-Brock" w:date="2012-06-15T15:29:00Z">
          <w:r w:rsidRPr="00762CE7" w:rsidDel="00C459A3">
            <w:rPr>
              <w:rFonts w:ascii="Times New Roman" w:hAnsi="Times New Roman"/>
            </w:rPr>
            <w:delText>ReturnIfAbrupt(CheckObjectCoercible(</w:delText>
          </w:r>
          <w:r w:rsidRPr="00762CE7" w:rsidDel="00C459A3">
            <w:rPr>
              <w:rFonts w:ascii="Times New Roman" w:hAnsi="Times New Roman"/>
              <w:b/>
            </w:rPr>
            <w:delText>this</w:delText>
          </w:r>
          <w:r w:rsidRPr="00762CE7" w:rsidDel="00C459A3">
            <w:rPr>
              <w:rFonts w:ascii="Times New Roman" w:hAnsi="Times New Roman"/>
            </w:rPr>
            <w:delText xml:space="preserve"> value))</w:delText>
          </w:r>
          <w:r w:rsidRPr="00762CE7" w:rsidDel="00C459A3">
            <w:rPr>
              <w:rFonts w:ascii="Times New Roman" w:eastAsia="Times New Roman" w:hAnsi="Times New Roman"/>
              <w:spacing w:val="6"/>
              <w:lang w:eastAsia="en-US"/>
            </w:rPr>
            <w:delText>.</w:delText>
          </w:r>
        </w:del>
      </w:ins>
    </w:p>
    <w:p w14:paraId="65451F96" w14:textId="77777777" w:rsidR="00762CE7" w:rsidRPr="00786F5E" w:rsidDel="00C459A3" w:rsidRDefault="00762CE7" w:rsidP="00762CE7">
      <w:pPr>
        <w:numPr>
          <w:ilvl w:val="0"/>
          <w:numId w:val="802"/>
        </w:numPr>
        <w:spacing w:after="0" w:line="240" w:lineRule="auto"/>
        <w:jc w:val="left"/>
        <w:rPr>
          <w:ins w:id="28017" w:author="Rev 7 Allen Wirfs-Brock" w:date="2012-05-02T17:36:00Z"/>
          <w:del w:id="28018" w:author="Rev 8 Allen Wirfs-Brock" w:date="2012-06-15T15:29:00Z"/>
          <w:rFonts w:ascii="Times New Roman" w:eastAsia="Times New Roman" w:hAnsi="Times New Roman"/>
          <w:spacing w:val="6"/>
          <w:lang w:eastAsia="en-US"/>
        </w:rPr>
      </w:pPr>
      <w:ins w:id="28019" w:author="Rev 7 Allen Wirfs-Brock" w:date="2012-05-02T17:36:00Z">
        <w:del w:id="28020"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S</w:delText>
          </w:r>
          <w:r w:rsidRPr="00786F5E" w:rsidDel="00C459A3">
            <w:rPr>
              <w:rFonts w:ascii="Times New Roman" w:eastAsia="Times New Roman" w:hAnsi="Times New Roman"/>
              <w:spacing w:val="6"/>
              <w:lang w:eastAsia="en-US"/>
            </w:rPr>
            <w:delText xml:space="preserve"> be the result of calling ToString, giving it the </w:delText>
          </w:r>
          <w:r w:rsidRPr="00786F5E" w:rsidDel="00C459A3">
            <w:rPr>
              <w:rFonts w:ascii="Times New Roman" w:eastAsia="Times New Roman" w:hAnsi="Times New Roman"/>
              <w:b/>
              <w:spacing w:val="6"/>
              <w:lang w:eastAsia="en-US"/>
            </w:rPr>
            <w:delText>this</w:delText>
          </w:r>
          <w:r w:rsidRPr="00786F5E" w:rsidDel="00C459A3">
            <w:rPr>
              <w:rFonts w:ascii="Times New Roman" w:eastAsia="Times New Roman" w:hAnsi="Times New Roman"/>
              <w:spacing w:val="6"/>
              <w:lang w:eastAsia="en-US"/>
            </w:rPr>
            <w:delText xml:space="preserve"> value as its argument.</w:delText>
          </w:r>
        </w:del>
      </w:ins>
    </w:p>
    <w:p w14:paraId="27D99D7A" w14:textId="77777777" w:rsidR="00786F5E" w:rsidRPr="00E77497" w:rsidDel="00C459A3" w:rsidRDefault="00786F5E" w:rsidP="00786F5E">
      <w:pPr>
        <w:pStyle w:val="Alg4"/>
        <w:numPr>
          <w:ilvl w:val="0"/>
          <w:numId w:val="802"/>
        </w:numPr>
        <w:contextualSpacing/>
        <w:rPr>
          <w:ins w:id="28021" w:author="Rev 7 Allen Wirfs-Brock" w:date="2012-05-02T18:14:00Z"/>
          <w:del w:id="28022" w:author="Rev 8 Allen Wirfs-Brock" w:date="2012-06-15T15:29:00Z"/>
        </w:rPr>
      </w:pPr>
      <w:ins w:id="28023" w:author="Rev 7 Allen Wirfs-Brock" w:date="2012-05-02T18:14:00Z">
        <w:del w:id="28024" w:author="Rev 8 Allen Wirfs-Brock" w:date="2012-06-15T15:29:00Z">
          <w:r w:rsidDel="00C459A3">
            <w:delText>ReturnIfAbrupt(</w:delText>
          </w:r>
          <w:r w:rsidDel="00C459A3">
            <w:rPr>
              <w:i/>
            </w:rPr>
            <w:delText>S</w:delText>
          </w:r>
          <w:r w:rsidDel="00C459A3">
            <w:delText>).</w:delText>
          </w:r>
        </w:del>
      </w:ins>
    </w:p>
    <w:p w14:paraId="627B1EF2" w14:textId="77777777" w:rsidR="00786F5E" w:rsidRPr="00250FC6" w:rsidDel="00C459A3" w:rsidRDefault="00786F5E" w:rsidP="00786F5E">
      <w:pPr>
        <w:numPr>
          <w:ilvl w:val="0"/>
          <w:numId w:val="802"/>
        </w:numPr>
        <w:spacing w:after="0" w:line="240" w:lineRule="auto"/>
        <w:jc w:val="left"/>
        <w:rPr>
          <w:ins w:id="28025" w:author="Rev 7 Allen Wirfs-Brock" w:date="2012-05-02T18:15:00Z"/>
          <w:del w:id="28026" w:author="Rev 8 Allen Wirfs-Brock" w:date="2012-06-15T15:29:00Z"/>
          <w:rFonts w:ascii="Times New Roman" w:eastAsia="Times New Roman" w:hAnsi="Times New Roman"/>
          <w:spacing w:val="6"/>
          <w:lang w:eastAsia="en-US"/>
        </w:rPr>
      </w:pPr>
      <w:ins w:id="28027" w:author="Rev 7 Allen Wirfs-Brock" w:date="2012-05-02T18:15:00Z">
        <w:del w:id="28028" w:author="Rev 8 Allen Wirfs-Brock" w:date="2012-06-15T15:29:00Z">
          <w:r w:rsidRPr="00250FC6" w:rsidDel="00C459A3">
            <w:rPr>
              <w:rFonts w:ascii="Times New Roman" w:eastAsia="Times New Roman" w:hAnsi="Times New Roman"/>
              <w:spacing w:val="6"/>
              <w:lang w:eastAsia="en-US"/>
            </w:rPr>
            <w:delText xml:space="preserve">Let </w:delText>
          </w:r>
          <w:r w:rsidRPr="00250FC6" w:rsidDel="00C459A3">
            <w:rPr>
              <w:rFonts w:ascii="Times New Roman" w:eastAsia="Times New Roman" w:hAnsi="Times New Roman"/>
              <w:i/>
              <w:spacing w:val="6"/>
              <w:lang w:eastAsia="en-US"/>
            </w:rPr>
            <w:delText>len</w:delText>
          </w:r>
          <w:r w:rsidRPr="00250FC6" w:rsidDel="00C459A3">
            <w:rPr>
              <w:rFonts w:ascii="Times New Roman" w:eastAsia="Times New Roman" w:hAnsi="Times New Roman"/>
              <w:spacing w:val="6"/>
              <w:lang w:eastAsia="en-US"/>
            </w:rPr>
            <w:delText xml:space="preserve"> be the number of characters in </w:delText>
          </w:r>
          <w:r w:rsidRPr="00250FC6" w:rsidDel="00C459A3">
            <w:rPr>
              <w:rFonts w:ascii="Times New Roman" w:eastAsia="Times New Roman" w:hAnsi="Times New Roman"/>
              <w:i/>
              <w:spacing w:val="6"/>
              <w:lang w:eastAsia="en-US"/>
            </w:rPr>
            <w:delText>S</w:delText>
          </w:r>
          <w:r w:rsidRPr="00250FC6" w:rsidDel="00C459A3">
            <w:rPr>
              <w:rFonts w:ascii="Times New Roman" w:eastAsia="Times New Roman" w:hAnsi="Times New Roman"/>
              <w:spacing w:val="6"/>
              <w:lang w:eastAsia="en-US"/>
            </w:rPr>
            <w:delText>.</w:delText>
          </w:r>
        </w:del>
      </w:ins>
    </w:p>
    <w:p w14:paraId="285F0AA6" w14:textId="77777777" w:rsidR="00786F5E" w:rsidRPr="00E77497" w:rsidDel="00C459A3" w:rsidRDefault="00786F5E" w:rsidP="00786F5E">
      <w:pPr>
        <w:pStyle w:val="Alg4"/>
        <w:numPr>
          <w:ilvl w:val="0"/>
          <w:numId w:val="802"/>
        </w:numPr>
        <w:rPr>
          <w:ins w:id="28029" w:author="Rev 7 Allen Wirfs-Brock" w:date="2012-05-02T18:14:00Z"/>
          <w:del w:id="28030" w:author="Rev 8 Allen Wirfs-Brock" w:date="2012-06-15T15:29:00Z"/>
        </w:rPr>
      </w:pPr>
      <w:ins w:id="28031" w:author="Rev 7 Allen Wirfs-Brock" w:date="2012-05-02T18:14:00Z">
        <w:del w:id="28032" w:author="Rev 8 Allen Wirfs-Brock" w:date="2012-06-15T15:29:00Z">
          <w:r w:rsidRPr="00E77497" w:rsidDel="00C459A3">
            <w:delText xml:space="preserve">Let </w:delText>
          </w:r>
          <w:r w:rsidRPr="000316BA" w:rsidDel="00C459A3">
            <w:rPr>
              <w:i/>
            </w:rPr>
            <w:delText>array</w:delText>
          </w:r>
          <w:r w:rsidRPr="00E77497" w:rsidDel="00C459A3">
            <w:delText xml:space="preserve"> be </w:delText>
          </w:r>
          <w:r w:rsidDel="00C459A3">
            <w:delText xml:space="preserve">the result of the </w:delText>
          </w:r>
        </w:del>
        <w:del w:id="28033" w:author="Rev 8 Allen Wirfs-Brock" w:date="2012-06-14T14:41:00Z">
          <w:r w:rsidDel="00D4543D">
            <w:delText>abstraction operation</w:delText>
          </w:r>
        </w:del>
        <w:del w:id="28034" w:author="Rev 8 Allen Wirfs-Brock" w:date="2012-06-15T15:29:00Z">
          <w:r w:rsidDel="00C459A3">
            <w:delText xml:space="preserve"> ArrayCreate (15.4) with argument </w:delText>
          </w:r>
        </w:del>
      </w:ins>
      <w:ins w:id="28035" w:author="Rev 7 Allen Wirfs-Brock" w:date="2012-05-02T18:15:00Z">
        <w:del w:id="28036" w:author="Rev 8 Allen Wirfs-Brock" w:date="2012-06-15T15:29:00Z">
          <w:r w:rsidRPr="00250FC6" w:rsidDel="00C459A3">
            <w:rPr>
              <w:i/>
            </w:rPr>
            <w:delText>len</w:delText>
          </w:r>
        </w:del>
      </w:ins>
      <w:ins w:id="28037" w:author="Rev 7 Allen Wirfs-Brock" w:date="2012-05-02T18:14:00Z">
        <w:del w:id="28038" w:author="Rev 8 Allen Wirfs-Brock" w:date="2012-06-15T15:29:00Z">
          <w:r w:rsidRPr="00E77497" w:rsidDel="00C459A3">
            <w:delText>.</w:delText>
          </w:r>
        </w:del>
      </w:ins>
    </w:p>
    <w:p w14:paraId="612848E3" w14:textId="77777777" w:rsidR="00762CE7" w:rsidRPr="00786F5E" w:rsidDel="00C459A3" w:rsidRDefault="00762CE7" w:rsidP="00762CE7">
      <w:pPr>
        <w:numPr>
          <w:ilvl w:val="0"/>
          <w:numId w:val="802"/>
        </w:numPr>
        <w:spacing w:after="0" w:line="240" w:lineRule="auto"/>
        <w:jc w:val="left"/>
        <w:rPr>
          <w:ins w:id="28039" w:author="Rev 7 Allen Wirfs-Brock" w:date="2012-05-02T17:36:00Z"/>
          <w:del w:id="28040" w:author="Rev 8 Allen Wirfs-Brock" w:date="2012-06-15T15:29:00Z"/>
          <w:rFonts w:ascii="Times New Roman" w:eastAsia="Times New Roman" w:hAnsi="Times New Roman"/>
          <w:spacing w:val="6"/>
          <w:lang w:eastAsia="en-US"/>
        </w:rPr>
      </w:pPr>
      <w:ins w:id="28041" w:author="Rev 7 Allen Wirfs-Brock" w:date="2012-05-02T17:36:00Z">
        <w:del w:id="28042"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be 0</w:delText>
          </w:r>
        </w:del>
      </w:ins>
    </w:p>
    <w:p w14:paraId="61810A59" w14:textId="77777777" w:rsidR="00762CE7" w:rsidRPr="00786F5E" w:rsidDel="00C459A3" w:rsidRDefault="00762CE7" w:rsidP="00762CE7">
      <w:pPr>
        <w:numPr>
          <w:ilvl w:val="0"/>
          <w:numId w:val="802"/>
        </w:numPr>
        <w:spacing w:after="0" w:line="240" w:lineRule="auto"/>
        <w:jc w:val="left"/>
        <w:rPr>
          <w:ins w:id="28043" w:author="Rev 7 Allen Wirfs-Brock" w:date="2012-05-02T17:36:00Z"/>
          <w:del w:id="28044" w:author="Rev 8 Allen Wirfs-Brock" w:date="2012-06-15T15:29:00Z"/>
          <w:rFonts w:ascii="Times New Roman" w:eastAsia="Times New Roman" w:hAnsi="Times New Roman"/>
          <w:spacing w:val="6"/>
          <w:lang w:eastAsia="en-US"/>
        </w:rPr>
      </w:pPr>
      <w:ins w:id="28045" w:author="Rev 7 Allen Wirfs-Brock" w:date="2012-05-02T17:36:00Z">
        <w:del w:id="28046" w:author="Rev 8 Allen Wirfs-Brock" w:date="2012-06-15T15:29:00Z">
          <w:r w:rsidRPr="00786F5E" w:rsidDel="00C459A3">
            <w:rPr>
              <w:rFonts w:ascii="Times New Roman" w:eastAsia="Times New Roman" w:hAnsi="Times New Roman"/>
              <w:spacing w:val="6"/>
              <w:lang w:eastAsia="en-US"/>
            </w:rPr>
            <w:delText xml:space="preserve">Repeat, while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w:delText>
          </w:r>
          <w:r w:rsidRPr="00786F5E" w:rsidDel="00C459A3">
            <w:rPr>
              <w:rFonts w:ascii="Times New Roman" w:eastAsia="Times New Roman" w:hAnsi="Times New Roman"/>
              <w:i/>
              <w:spacing w:val="6"/>
              <w:lang w:eastAsia="en-US"/>
            </w:rPr>
            <w:delText>&lt;</w:delText>
          </w:r>
          <w:r w:rsidRPr="00786F5E" w:rsidDel="00C459A3">
            <w:rPr>
              <w:rFonts w:ascii="Times New Roman" w:eastAsia="Times New Roman" w:hAnsi="Times New Roman"/>
              <w:spacing w:val="6"/>
              <w:lang w:eastAsia="en-US"/>
            </w:rPr>
            <w:delText xml:space="preserve"> </w:delText>
          </w:r>
          <w:r w:rsidRPr="00786F5E" w:rsidDel="00C459A3">
            <w:rPr>
              <w:rFonts w:ascii="Times New Roman" w:eastAsia="Times New Roman" w:hAnsi="Times New Roman"/>
              <w:i/>
              <w:spacing w:val="6"/>
              <w:lang w:eastAsia="en-US"/>
            </w:rPr>
            <w:delText>len</w:delText>
          </w:r>
          <w:r w:rsidRPr="00786F5E" w:rsidDel="00C459A3">
            <w:rPr>
              <w:rFonts w:ascii="Times New Roman" w:eastAsia="Times New Roman" w:hAnsi="Times New Roman"/>
              <w:spacing w:val="6"/>
              <w:lang w:eastAsia="en-US"/>
            </w:rPr>
            <w:delText>:</w:delText>
          </w:r>
        </w:del>
      </w:ins>
    </w:p>
    <w:p w14:paraId="2E76E907" w14:textId="77777777" w:rsidR="00762CE7" w:rsidRPr="00786F5E" w:rsidDel="00C459A3" w:rsidRDefault="00762CE7" w:rsidP="00762CE7">
      <w:pPr>
        <w:numPr>
          <w:ilvl w:val="1"/>
          <w:numId w:val="802"/>
        </w:numPr>
        <w:spacing w:after="0" w:line="240" w:lineRule="auto"/>
        <w:jc w:val="left"/>
        <w:rPr>
          <w:ins w:id="28047" w:author="Rev 7 Allen Wirfs-Brock" w:date="2012-05-02T17:36:00Z"/>
          <w:del w:id="28048" w:author="Rev 8 Allen Wirfs-Brock" w:date="2012-06-15T15:29:00Z"/>
          <w:rFonts w:ascii="Times New Roman" w:eastAsia="Times New Roman" w:hAnsi="Times New Roman"/>
          <w:spacing w:val="6"/>
          <w:lang w:eastAsia="en-US"/>
        </w:rPr>
      </w:pPr>
      <w:ins w:id="28049" w:author="Rev 7 Allen Wirfs-Brock" w:date="2012-05-02T17:36:00Z">
        <w:del w:id="28050"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c</w:delText>
          </w:r>
          <w:r w:rsidRPr="00786F5E" w:rsidDel="00C459A3">
            <w:rPr>
              <w:rFonts w:ascii="Times New Roman" w:eastAsia="Times New Roman" w:hAnsi="Times New Roman"/>
              <w:spacing w:val="6"/>
              <w:lang w:eastAsia="en-US"/>
            </w:rPr>
            <w:delText xml:space="preserve"> be the character at position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in </w:delText>
          </w:r>
          <w:r w:rsidRPr="00786F5E" w:rsidDel="00C459A3">
            <w:rPr>
              <w:rFonts w:ascii="Times New Roman" w:eastAsia="Times New Roman" w:hAnsi="Times New Roman"/>
              <w:i/>
              <w:spacing w:val="6"/>
              <w:lang w:eastAsia="en-US"/>
            </w:rPr>
            <w:delText>S</w:delText>
          </w:r>
          <w:r w:rsidRPr="00786F5E" w:rsidDel="00C459A3">
            <w:rPr>
              <w:rFonts w:ascii="Times New Roman" w:eastAsia="Times New Roman" w:hAnsi="Times New Roman"/>
              <w:spacing w:val="6"/>
              <w:lang w:eastAsia="en-US"/>
            </w:rPr>
            <w:delText>.</w:delText>
          </w:r>
        </w:del>
      </w:ins>
    </w:p>
    <w:p w14:paraId="22D66C37" w14:textId="77777777" w:rsidR="00762CE7" w:rsidRPr="00786F5E" w:rsidDel="00C459A3" w:rsidRDefault="00762CE7" w:rsidP="00762CE7">
      <w:pPr>
        <w:numPr>
          <w:ilvl w:val="1"/>
          <w:numId w:val="802"/>
        </w:numPr>
        <w:spacing w:after="0" w:line="240" w:lineRule="auto"/>
        <w:jc w:val="left"/>
        <w:rPr>
          <w:ins w:id="28051" w:author="Rev 7 Allen Wirfs-Brock" w:date="2012-05-02T17:36:00Z"/>
          <w:del w:id="28052" w:author="Rev 8 Allen Wirfs-Brock" w:date="2012-06-15T15:29:00Z"/>
          <w:rFonts w:ascii="Times New Roman" w:eastAsia="Times New Roman" w:hAnsi="Times New Roman"/>
          <w:spacing w:val="6"/>
          <w:lang w:eastAsia="en-US"/>
        </w:rPr>
      </w:pPr>
      <w:ins w:id="28053" w:author="Rev 7 Allen Wirfs-Brock" w:date="2012-05-02T17:36:00Z">
        <w:del w:id="28054" w:author="Rev 8 Allen Wirfs-Brock" w:date="2012-06-15T15:29:00Z">
          <w:r w:rsidRPr="00786F5E" w:rsidDel="00C459A3">
            <w:rPr>
              <w:rFonts w:ascii="Times New Roman" w:eastAsia="Times New Roman" w:hAnsi="Times New Roman"/>
              <w:spacing w:val="6"/>
              <w:lang w:eastAsia="en-US"/>
            </w:rPr>
            <w:delText xml:space="preserve">Call the [[DefineOwnProperty]] internal method of </w:delText>
          </w:r>
          <w:r w:rsidRPr="00786F5E" w:rsidDel="00C459A3">
            <w:rPr>
              <w:rFonts w:ascii="Times New Roman" w:eastAsia="Times New Roman" w:hAnsi="Times New Roman"/>
              <w:i/>
              <w:spacing w:val="6"/>
              <w:lang w:eastAsia="en-US"/>
            </w:rPr>
            <w:delText>array</w:delText>
          </w:r>
          <w:r w:rsidRPr="00786F5E" w:rsidDel="00C459A3">
            <w:rPr>
              <w:rFonts w:ascii="Times New Roman" w:eastAsia="Times New Roman" w:hAnsi="Times New Roman"/>
              <w:spacing w:val="6"/>
              <w:lang w:eastAsia="en-US"/>
            </w:rPr>
            <w:delText xml:space="preserve"> with arguments ToString(</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the PropertyDescriptor {[[Value]]: </w:delText>
          </w:r>
          <w:r w:rsidRPr="00786F5E" w:rsidDel="00C459A3">
            <w:rPr>
              <w:rFonts w:ascii="Times New Roman" w:eastAsia="Times New Roman" w:hAnsi="Times New Roman"/>
              <w:i/>
              <w:spacing w:val="6"/>
              <w:lang w:eastAsia="en-US"/>
            </w:rPr>
            <w:delText>c</w:delText>
          </w:r>
          <w:r w:rsidRPr="00786F5E" w:rsidDel="00C459A3">
            <w:rPr>
              <w:rFonts w:ascii="Times New Roman" w:eastAsia="Times New Roman" w:hAnsi="Times New Roman"/>
              <w:spacing w:val="6"/>
              <w:lang w:eastAsia="en-US"/>
            </w:rPr>
            <w:delText xml:space="preserve">, [[Writable]]: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[[Enumerable]]: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[[Configurable]]: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and </w:delText>
          </w:r>
          <w:r w:rsidRPr="00786F5E" w:rsidDel="00C459A3">
            <w:rPr>
              <w:rFonts w:ascii="Times New Roman" w:eastAsia="Times New Roman" w:hAnsi="Times New Roman"/>
              <w:b/>
              <w:spacing w:val="6"/>
              <w:lang w:eastAsia="en-US"/>
            </w:rPr>
            <w:delText>false</w:delText>
          </w:r>
          <w:r w:rsidRPr="00786F5E" w:rsidDel="00C459A3">
            <w:rPr>
              <w:rFonts w:ascii="Times New Roman" w:eastAsia="Times New Roman" w:hAnsi="Times New Roman"/>
              <w:spacing w:val="6"/>
              <w:lang w:eastAsia="en-US"/>
            </w:rPr>
            <w:delText>.</w:delText>
          </w:r>
        </w:del>
      </w:ins>
    </w:p>
    <w:p w14:paraId="17023613" w14:textId="77777777" w:rsidR="00762CE7" w:rsidRPr="00786F5E" w:rsidDel="00C459A3" w:rsidRDefault="00762CE7" w:rsidP="00762CE7">
      <w:pPr>
        <w:numPr>
          <w:ilvl w:val="1"/>
          <w:numId w:val="802"/>
        </w:numPr>
        <w:spacing w:after="0" w:line="240" w:lineRule="auto"/>
        <w:jc w:val="left"/>
        <w:rPr>
          <w:ins w:id="28055" w:author="Rev 7 Allen Wirfs-Brock" w:date="2012-05-02T17:36:00Z"/>
          <w:del w:id="28056" w:author="Rev 8 Allen Wirfs-Brock" w:date="2012-06-15T15:29:00Z"/>
          <w:rFonts w:ascii="Times New Roman" w:eastAsia="Times New Roman" w:hAnsi="Times New Roman"/>
          <w:spacing w:val="6"/>
          <w:lang w:eastAsia="en-US"/>
        </w:rPr>
      </w:pPr>
      <w:ins w:id="28057" w:author="Rev 7 Allen Wirfs-Brock" w:date="2012-05-02T17:36:00Z">
        <w:del w:id="28058" w:author="Rev 8 Allen Wirfs-Brock" w:date="2012-06-15T15:29:00Z">
          <w:r w:rsidRPr="00786F5E" w:rsidDel="00C459A3">
            <w:rPr>
              <w:rFonts w:ascii="Times New Roman" w:eastAsia="Times New Roman" w:hAnsi="Times New Roman"/>
              <w:spacing w:val="6"/>
              <w:lang w:eastAsia="en-US"/>
            </w:rPr>
            <w:delText xml:space="preserve">Increment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by 1.</w:delText>
          </w:r>
        </w:del>
      </w:ins>
    </w:p>
    <w:p w14:paraId="4AE1444E" w14:textId="77777777" w:rsidR="00762CE7" w:rsidRPr="00786F5E" w:rsidDel="00C459A3" w:rsidRDefault="00762CE7" w:rsidP="00762CE7">
      <w:pPr>
        <w:numPr>
          <w:ilvl w:val="0"/>
          <w:numId w:val="802"/>
        </w:numPr>
        <w:spacing w:after="220" w:line="240" w:lineRule="auto"/>
        <w:jc w:val="left"/>
        <w:rPr>
          <w:ins w:id="28059" w:author="Rev 7 Allen Wirfs-Brock" w:date="2012-05-02T17:36:00Z"/>
          <w:del w:id="28060" w:author="Rev 8 Allen Wirfs-Brock" w:date="2012-06-15T15:29:00Z"/>
          <w:rFonts w:ascii="Times New Roman" w:eastAsia="Times New Roman" w:hAnsi="Times New Roman"/>
          <w:spacing w:val="6"/>
          <w:lang w:eastAsia="en-US"/>
        </w:rPr>
      </w:pPr>
      <w:ins w:id="28061" w:author="Rev 7 Allen Wirfs-Brock" w:date="2012-05-02T17:36:00Z">
        <w:del w:id="28062" w:author="Rev 8 Allen Wirfs-Brock" w:date="2012-06-15T15:29:00Z">
          <w:r w:rsidRPr="00786F5E" w:rsidDel="00C459A3">
            <w:rPr>
              <w:rFonts w:ascii="Times New Roman" w:eastAsia="Times New Roman" w:hAnsi="Times New Roman"/>
              <w:spacing w:val="6"/>
              <w:lang w:eastAsia="en-US"/>
            </w:rPr>
            <w:delText xml:space="preserve">Return </w:delText>
          </w:r>
          <w:r w:rsidRPr="00786F5E" w:rsidDel="00C459A3">
            <w:rPr>
              <w:rFonts w:ascii="Times New Roman" w:eastAsia="Times New Roman" w:hAnsi="Times New Roman"/>
              <w:i/>
              <w:spacing w:val="6"/>
              <w:lang w:eastAsia="en-US"/>
            </w:rPr>
            <w:delText>array</w:delText>
          </w:r>
          <w:r w:rsidRPr="00786F5E" w:rsidDel="00C459A3">
            <w:rPr>
              <w:rFonts w:ascii="Times New Roman" w:eastAsia="Times New Roman" w:hAnsi="Times New Roman"/>
              <w:spacing w:val="6"/>
              <w:lang w:eastAsia="en-US"/>
            </w:rPr>
            <w:delText>.</w:delText>
          </w:r>
        </w:del>
      </w:ins>
    </w:p>
    <w:p w14:paraId="3F06302A" w14:textId="77777777" w:rsidR="00762CE7" w:rsidRPr="00762CE7" w:rsidDel="00C459A3" w:rsidRDefault="00762CE7" w:rsidP="00762CE7">
      <w:pPr>
        <w:rPr>
          <w:ins w:id="28063" w:author="Rev 7 Allen Wirfs-Brock" w:date="2012-05-02T17:36:00Z"/>
          <w:del w:id="28064" w:author="Rev 8 Allen Wirfs-Brock" w:date="2012-06-15T15:29:00Z"/>
          <w:rFonts w:cs="Arial"/>
        </w:rPr>
      </w:pPr>
      <w:ins w:id="28065" w:author="Rev 7 Allen Wirfs-Brock" w:date="2012-05-02T17:36:00Z">
        <w:del w:id="28066" w:author="Rev 8 Allen Wirfs-Brock" w:date="2012-06-15T15:29:00Z">
          <w:r w:rsidRPr="00762CE7" w:rsidDel="00C459A3">
            <w:rPr>
              <w:rFonts w:cs="Arial"/>
            </w:rPr>
            <w:delText xml:space="preserve">The </w:delText>
          </w:r>
          <w:r w:rsidRPr="00762CE7" w:rsidDel="00C459A3">
            <w:rPr>
              <w:rFonts w:cs="Arial"/>
              <w:b/>
            </w:rPr>
            <w:delText>length</w:delText>
          </w:r>
          <w:r w:rsidRPr="00762CE7" w:rsidDel="00C459A3">
            <w:rPr>
              <w:rFonts w:cs="Arial"/>
            </w:rPr>
            <w:delText xml:space="preserve"> property of the </w:delText>
          </w:r>
          <w:r w:rsidRPr="00762CE7" w:rsidDel="00C459A3">
            <w:rPr>
              <w:rFonts w:cs="Arial"/>
              <w:b/>
            </w:rPr>
            <w:delText>toArray</w:delText>
          </w:r>
          <w:r w:rsidRPr="00762CE7" w:rsidDel="00C459A3">
            <w:rPr>
              <w:rFonts w:cs="Arial"/>
            </w:rPr>
            <w:delText xml:space="preserve"> method is </w:delText>
          </w:r>
          <w:r w:rsidRPr="00762CE7" w:rsidDel="00C459A3">
            <w:rPr>
              <w:rFonts w:cs="Arial"/>
              <w:b/>
            </w:rPr>
            <w:delText>0</w:delText>
          </w:r>
          <w:r w:rsidRPr="00762CE7" w:rsidDel="00C459A3">
            <w:rPr>
              <w:rFonts w:cs="Arial"/>
            </w:rPr>
            <w:delText>.</w:delText>
          </w:r>
        </w:del>
      </w:ins>
    </w:p>
    <w:p w14:paraId="6B728E33" w14:textId="77777777" w:rsidR="000316BA" w:rsidRPr="00762CE7" w:rsidDel="00C459A3" w:rsidRDefault="000316BA" w:rsidP="000316BA">
      <w:pPr>
        <w:pStyle w:val="Note"/>
        <w:rPr>
          <w:ins w:id="28067" w:author="Rev 7 Allen Wirfs-Brock" w:date="2012-05-02T18:10:00Z"/>
          <w:del w:id="28068" w:author="Rev 8 Allen Wirfs-Brock" w:date="2012-06-15T15:29:00Z"/>
        </w:rPr>
      </w:pPr>
      <w:ins w:id="28069" w:author="Rev 7 Allen Wirfs-Brock" w:date="2012-05-02T18:10:00Z">
        <w:del w:id="28070" w:author="Rev 8 Allen Wirfs-Brock" w:date="2012-06-15T15:29:00Z">
          <w:r w:rsidDel="00C459A3">
            <w:delText>NOTE 1</w:delText>
          </w:r>
          <w:r w:rsidDel="00C459A3">
            <w:tab/>
          </w:r>
          <w:r w:rsidRPr="00762CE7" w:rsidDel="00C459A3">
            <w:delText>Returns an Array object with elements corresponding to the characters of this object (converted to a String).</w:delText>
          </w:r>
        </w:del>
      </w:ins>
    </w:p>
    <w:p w14:paraId="24C63DA7" w14:textId="77777777" w:rsidR="00762CE7" w:rsidRPr="00762CE7" w:rsidDel="00C459A3" w:rsidRDefault="00762CE7" w:rsidP="000316BA">
      <w:pPr>
        <w:pStyle w:val="Note"/>
        <w:rPr>
          <w:ins w:id="28071" w:author="Rev 7 Allen Wirfs-Brock" w:date="2012-05-02T17:36:00Z"/>
          <w:del w:id="28072" w:author="Rev 8 Allen Wirfs-Brock" w:date="2012-06-15T15:29:00Z"/>
        </w:rPr>
      </w:pPr>
      <w:ins w:id="28073" w:author="Rev 7 Allen Wirfs-Brock" w:date="2012-05-02T17:36:00Z">
        <w:del w:id="28074" w:author="Rev 8 Allen Wirfs-Brock" w:date="2012-06-15T15:29:00Z">
          <w:r w:rsidRPr="00762CE7" w:rsidDel="00C459A3">
            <w:delText>NOTE</w:delText>
          </w:r>
        </w:del>
      </w:ins>
      <w:ins w:id="28075" w:author="Rev 7 Allen Wirfs-Brock" w:date="2012-05-02T18:09:00Z">
        <w:del w:id="28076" w:author="Rev 8 Allen Wirfs-Brock" w:date="2012-06-15T15:29:00Z">
          <w:r w:rsidR="000316BA" w:rsidDel="00C459A3">
            <w:delText xml:space="preserve"> 2</w:delText>
          </w:r>
        </w:del>
      </w:ins>
      <w:ins w:id="28077" w:author="Rev 7 Allen Wirfs-Brock" w:date="2012-05-02T17:36:00Z">
        <w:del w:id="28078" w:author="Rev 8 Allen Wirfs-Brock" w:date="2012-06-15T15:29:00Z">
          <w:r w:rsidRPr="00762CE7" w:rsidDel="00C459A3">
            <w:tab/>
            <w:delText xml:space="preserve">The </w:delText>
          </w:r>
          <w:r w:rsidRPr="00762CE7" w:rsidDel="00C459A3">
            <w:rPr>
              <w:b/>
            </w:rPr>
            <w:delText>toArray</w:delText>
          </w:r>
          <w:r w:rsidRPr="00762CE7" w:rsidDel="00C459A3">
            <w:delText xml:space="preserve"> function is intentionally generic; it does not require that its </w:delText>
          </w:r>
          <w:r w:rsidRPr="00762CE7" w:rsidDel="00C459A3">
            <w:rPr>
              <w:b/>
            </w:rPr>
            <w:delText>this</w:delText>
          </w:r>
          <w:r w:rsidRPr="00762CE7" w:rsidDel="00C459A3">
            <w:delText xml:space="preserve"> value be a String object. Therefore, it can be transferred to other kinds of objects for use as a method.</w:delText>
          </w:r>
        </w:del>
      </w:ins>
    </w:p>
    <w:p w14:paraId="643804B6" w14:textId="77777777" w:rsidR="004C02EF" w:rsidRPr="00E77497" w:rsidRDefault="004C02EF" w:rsidP="00B43482">
      <w:pPr>
        <w:pStyle w:val="30"/>
        <w:numPr>
          <w:ilvl w:val="0"/>
          <w:numId w:val="0"/>
        </w:numPr>
      </w:pPr>
      <w:bookmarkStart w:id="28079" w:name="_Toc329528867"/>
      <w:r w:rsidRPr="00E77497">
        <w:t>15.5.5</w:t>
      </w:r>
      <w:r w:rsidRPr="00E77497">
        <w:tab/>
        <w:t>Properties of String Instance</w:t>
      </w:r>
      <w:bookmarkEnd w:id="27176"/>
      <w:bookmarkEnd w:id="27177"/>
      <w:bookmarkEnd w:id="27701"/>
      <w:bookmarkEnd w:id="27702"/>
      <w:bookmarkEnd w:id="27703"/>
      <w:r w:rsidRPr="00E77497">
        <w:t>s</w:t>
      </w:r>
      <w:bookmarkEnd w:id="27704"/>
      <w:bookmarkEnd w:id="27705"/>
      <w:bookmarkEnd w:id="27706"/>
      <w:bookmarkEnd w:id="27707"/>
      <w:bookmarkEnd w:id="27708"/>
      <w:bookmarkEnd w:id="27709"/>
      <w:bookmarkEnd w:id="28079"/>
    </w:p>
    <w:p w14:paraId="54199A2D" w14:textId="77777777" w:rsidR="004C02EF" w:rsidRPr="00E77497" w:rsidRDefault="004C02EF" w:rsidP="004C02EF">
      <w:r w:rsidRPr="00E77497">
        <w:t xml:space="preserve">String instances inherit properties from the String prototype object and </w:t>
      </w:r>
      <w:del w:id="28080" w:author="Allen Wirfs-Brock" w:date="2011-07-02T14:11:00Z">
        <w:r w:rsidRPr="00E77497" w:rsidDel="00141138">
          <w:delText>their [[Class]]</w:delText>
        </w:r>
      </w:del>
      <w:ins w:id="28081" w:author="Allen Wirfs-Brock" w:date="2011-07-02T14:11:00Z">
        <w:r w:rsidR="00141138" w:rsidRPr="00E77497">
          <w:t>have a [[</w:t>
        </w:r>
        <w:del w:id="28082" w:author="Rev 3 Allen Wirfs-Brock" w:date="2011-09-07T17:55:00Z">
          <w:r w:rsidR="00141138" w:rsidRPr="00E77497" w:rsidDel="00065D08">
            <w:delText>IsString</w:delText>
          </w:r>
        </w:del>
      </w:ins>
      <w:ins w:id="28083" w:author="Rev 3 Allen Wirfs-Brock" w:date="2011-09-07T17:55:00Z">
        <w:r w:rsidR="00065D08" w:rsidRPr="00E77497">
          <w:t>NativeBrand</w:t>
        </w:r>
      </w:ins>
      <w:ins w:id="28084" w:author="Allen Wirfs-Brock" w:date="2011-07-02T14:11:00Z">
        <w:r w:rsidR="00141138" w:rsidRPr="00E77497">
          <w:t>]]</w:t>
        </w:r>
      </w:ins>
      <w:r w:rsidRPr="00E77497">
        <w:t xml:space="preserve"> internal property</w:t>
      </w:r>
      <w:ins w:id="28085" w:author="Rev 3 Allen Wirfs-Brock" w:date="2011-09-07T17:55:00Z">
        <w:r w:rsidR="00065D08" w:rsidRPr="00E77497">
          <w:t xml:space="preserve"> with value StringWrapper</w:t>
        </w:r>
      </w:ins>
      <w:del w:id="28086" w:author="Allen Wirfs-Brock" w:date="2011-07-02T14:12:00Z">
        <w:r w:rsidRPr="00E77497" w:rsidDel="00141138">
          <w:delText xml:space="preserve"> value is </w:delText>
        </w:r>
        <w:r w:rsidRPr="00E77497" w:rsidDel="00141138">
          <w:rPr>
            <w:rFonts w:ascii="Courier New" w:hAnsi="Courier New" w:cs="Courier New"/>
            <w:b/>
          </w:rPr>
          <w:delText>"String"</w:delText>
        </w:r>
      </w:del>
      <w:r w:rsidRPr="00E77497">
        <w:t xml:space="preserve">. String instances also have a [[PrimitiveValue]] internal property, a </w:t>
      </w:r>
      <w:r w:rsidRPr="00E77497">
        <w:rPr>
          <w:rFonts w:ascii="Courier New" w:hAnsi="Courier New"/>
          <w:b/>
        </w:rPr>
        <w:t>length</w:t>
      </w:r>
      <w:r w:rsidRPr="00E77497">
        <w:t xml:space="preserve"> property, and a set of enumerable properties with array index names.</w:t>
      </w:r>
    </w:p>
    <w:p w14:paraId="753C84F0" w14:textId="77777777" w:rsidR="004C02EF" w:rsidRPr="00E77497" w:rsidRDefault="004C02EF" w:rsidP="004C02EF">
      <w:r w:rsidRPr="00E77497">
        <w:t>The [[PrimitiveValue]] internal property is the String value represented by this String object.</w:t>
      </w:r>
      <w:bookmarkStart w:id="28087" w:name="_Toc382291642"/>
      <w:bookmarkStart w:id="28088" w:name="_Toc385672326"/>
      <w:bookmarkStart w:id="28089" w:name="_Toc393690442"/>
      <w:r w:rsidRPr="00E77497">
        <w:t xml:space="preserve"> The array index named properties correspond to the individual </w:t>
      </w:r>
      <w:del w:id="28090" w:author="Rev 9 Allen Wirfs-Brock" w:date="2012-07-07T13:18:00Z">
        <w:r w:rsidRPr="00E77497" w:rsidDel="00EE36C4">
          <w:delText xml:space="preserve">characters </w:delText>
        </w:r>
      </w:del>
      <w:ins w:id="28091" w:author="Rev 9 Allen Wirfs-Brock" w:date="2012-07-07T13:18:00Z">
        <w:r w:rsidR="00EE36C4">
          <w:t>elements</w:t>
        </w:r>
        <w:r w:rsidR="00EE36C4" w:rsidRPr="00E77497">
          <w:t xml:space="preserve"> </w:t>
        </w:r>
      </w:ins>
      <w:r w:rsidRPr="00E77497">
        <w:t xml:space="preserve">of the String value. A special [[GetOwnProperty]] internal method is used to specify the number, values, and attributes of the array index named properties. </w:t>
      </w:r>
    </w:p>
    <w:p w14:paraId="2DC4EE2A" w14:textId="77777777" w:rsidR="004C02EF" w:rsidRPr="00E77497" w:rsidRDefault="004C02EF" w:rsidP="004C02EF">
      <w:pPr>
        <w:pStyle w:val="40"/>
        <w:numPr>
          <w:ilvl w:val="0"/>
          <w:numId w:val="0"/>
        </w:numPr>
      </w:pPr>
      <w:bookmarkStart w:id="28092" w:name="_Ref457704420"/>
      <w:r w:rsidRPr="00E77497">
        <w:t>15.5.5.1</w:t>
      </w:r>
      <w:r w:rsidRPr="00E77497">
        <w:tab/>
        <w:t>lengt</w:t>
      </w:r>
      <w:bookmarkEnd w:id="28087"/>
      <w:bookmarkEnd w:id="28088"/>
      <w:bookmarkEnd w:id="28089"/>
      <w:r w:rsidRPr="00E77497">
        <w:t>h</w:t>
      </w:r>
      <w:bookmarkEnd w:id="28092"/>
    </w:p>
    <w:p w14:paraId="76F18836" w14:textId="77777777" w:rsidR="004C02EF" w:rsidRPr="00E77497" w:rsidRDefault="004C02EF" w:rsidP="004C02EF">
      <w:r w:rsidRPr="00E77497">
        <w:t xml:space="preserve">The number of </w:t>
      </w:r>
      <w:del w:id="28093" w:author="Rev 9 Allen Wirfs-Brock" w:date="2012-07-07T13:18:00Z">
        <w:r w:rsidRPr="00E77497" w:rsidDel="00EE36C4">
          <w:delText xml:space="preserve">characters </w:delText>
        </w:r>
      </w:del>
      <w:ins w:id="28094" w:author="Rev 9 Allen Wirfs-Brock" w:date="2012-07-07T13:18:00Z">
        <w:r w:rsidR="00EE36C4">
          <w:t>elements</w:t>
        </w:r>
        <w:r w:rsidR="00EE36C4" w:rsidRPr="00E77497">
          <w:t xml:space="preserve"> </w:t>
        </w:r>
      </w:ins>
      <w:r w:rsidRPr="00E77497">
        <w:t>in the String value represented by this String object.</w:t>
      </w:r>
    </w:p>
    <w:p w14:paraId="2B038058" w14:textId="77777777" w:rsidR="004C02EF" w:rsidRPr="00E77497" w:rsidRDefault="004C02EF" w:rsidP="004C02EF">
      <w:r w:rsidRPr="00E77497">
        <w:t xml:space="preserve">Once a String object is created,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095" w:name="_Toc382212260"/>
      <w:bookmarkStart w:id="28096" w:name="_Toc382212823"/>
      <w:bookmarkStart w:id="28097" w:name="_Toc382291643"/>
      <w:bookmarkStart w:id="28098" w:name="_Ref383601928"/>
      <w:bookmarkStart w:id="28099" w:name="_Toc385672327"/>
      <w:bookmarkStart w:id="28100" w:name="_Toc393690443"/>
      <w:bookmarkStart w:id="28101" w:name="_Ref404493316"/>
    </w:p>
    <w:p w14:paraId="405F8C35" w14:textId="77777777" w:rsidR="004C02EF" w:rsidRPr="00E77497" w:rsidRDefault="004C02EF" w:rsidP="004C02EF">
      <w:pPr>
        <w:pStyle w:val="40"/>
        <w:numPr>
          <w:ilvl w:val="0"/>
          <w:numId w:val="0"/>
        </w:numPr>
      </w:pPr>
      <w:r w:rsidRPr="00E77497">
        <w:t>15.5.5.2</w:t>
      </w:r>
      <w:r w:rsidRPr="00E77497">
        <w:tab/>
        <w:t>[[GetOwnProperty]] ( P )</w:t>
      </w:r>
    </w:p>
    <w:p w14:paraId="2C9297BC" w14:textId="77777777" w:rsidR="004C02EF" w:rsidRPr="00E77497" w:rsidRDefault="004C02EF" w:rsidP="004C02EF">
      <w:r w:rsidRPr="00E77497">
        <w:t xml:space="preserve">String objects use a variation of the [[GetOwnProperty]] internal method used for other native ECMAScript objects (8.12.1). This special internal method provides access to named properties corresponding to the individual </w:t>
      </w:r>
      <w:del w:id="28102" w:author="Rev 9 Allen Wirfs-Brock" w:date="2012-07-07T13:18:00Z">
        <w:r w:rsidRPr="00E77497" w:rsidDel="00EE36C4">
          <w:delText xml:space="preserve">characters </w:delText>
        </w:r>
      </w:del>
      <w:ins w:id="28103" w:author="Rev 9 Allen Wirfs-Brock" w:date="2012-07-07T13:18:00Z">
        <w:r w:rsidR="00EE36C4">
          <w:t>elements</w:t>
        </w:r>
        <w:r w:rsidR="00EE36C4" w:rsidRPr="00E77497">
          <w:t xml:space="preserve"> </w:t>
        </w:r>
      </w:ins>
      <w:r w:rsidRPr="00E77497">
        <w:t>of String objects.</w:t>
      </w:r>
    </w:p>
    <w:p w14:paraId="0ED3CFE8" w14:textId="77777777" w:rsidR="004C02EF" w:rsidRPr="00E77497" w:rsidRDefault="004C02EF" w:rsidP="004C02EF">
      <w:r w:rsidRPr="00E77497">
        <w:t xml:space="preserve">Assume </w:t>
      </w:r>
      <w:r w:rsidRPr="00E77497">
        <w:rPr>
          <w:rFonts w:ascii="Times New Roman" w:hAnsi="Times New Roman"/>
          <w:i/>
        </w:rPr>
        <w:t xml:space="preserve">S </w:t>
      </w:r>
      <w:r w:rsidRPr="00E77497">
        <w:t xml:space="preserve">is a String object and </w:t>
      </w:r>
      <w:r w:rsidRPr="00E77497">
        <w:rPr>
          <w:rFonts w:ascii="Times New Roman" w:hAnsi="Times New Roman"/>
          <w:i/>
        </w:rPr>
        <w:t xml:space="preserve">P </w:t>
      </w:r>
      <w:r w:rsidRPr="00E77497">
        <w:t>is a String.</w:t>
      </w:r>
    </w:p>
    <w:p w14:paraId="6EDBAB21" w14:textId="77777777" w:rsidR="004C02EF" w:rsidRPr="00E77497" w:rsidRDefault="004C02EF" w:rsidP="004C02EF">
      <w:r w:rsidRPr="00E77497">
        <w:t xml:space="preserve">When the [[GetOwnProperty]] internal method of </w:t>
      </w:r>
      <w:r w:rsidRPr="00E77497">
        <w:rPr>
          <w:rFonts w:ascii="Times New Roman" w:hAnsi="Times New Roman"/>
          <w:i/>
        </w:rPr>
        <w:t xml:space="preserve">S </w:t>
      </w:r>
      <w:r w:rsidRPr="00E77497">
        <w:t xml:space="preserve">is called with property name </w:t>
      </w:r>
      <w:r w:rsidRPr="00E77497">
        <w:rPr>
          <w:rFonts w:ascii="Times New Roman" w:hAnsi="Times New Roman"/>
          <w:i/>
        </w:rPr>
        <w:t>P</w:t>
      </w:r>
      <w:r w:rsidRPr="00E77497">
        <w:t>, the following steps are taken:</w:t>
      </w:r>
    </w:p>
    <w:p w14:paraId="7C410580" w14:textId="77777777" w:rsidR="004C02EF" w:rsidRPr="00E77497" w:rsidRDefault="004C02EF" w:rsidP="00834A33">
      <w:pPr>
        <w:pStyle w:val="Alg4"/>
        <w:numPr>
          <w:ilvl w:val="0"/>
          <w:numId w:val="236"/>
        </w:numPr>
      </w:pPr>
      <w:r w:rsidRPr="00E77497">
        <w:t xml:space="preserve">Let </w:t>
      </w:r>
      <w:r w:rsidRPr="00E77497">
        <w:rPr>
          <w:i/>
        </w:rPr>
        <w:t>desc</w:t>
      </w:r>
      <w:r w:rsidRPr="00E77497">
        <w:t xml:space="preserve"> be the result of calling the default [[GetOwnProperty]] internal method (8.12.1) on </w:t>
      </w:r>
      <w:r w:rsidRPr="00E77497">
        <w:rPr>
          <w:i/>
        </w:rPr>
        <w:t xml:space="preserve">S </w:t>
      </w:r>
      <w:r w:rsidRPr="00E77497">
        <w:t xml:space="preserve">with argument </w:t>
      </w:r>
      <w:r w:rsidRPr="00E77497">
        <w:rPr>
          <w:i/>
        </w:rPr>
        <w:t>P</w:t>
      </w:r>
      <w:r w:rsidRPr="00E77497">
        <w:t>.</w:t>
      </w:r>
    </w:p>
    <w:p w14:paraId="657CEAB8" w14:textId="77777777" w:rsidR="004C02EF" w:rsidRPr="00E77497" w:rsidRDefault="004C02EF" w:rsidP="00834A33">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14:paraId="0445925A" w14:textId="77777777" w:rsidR="004C02EF" w:rsidRPr="00E77497" w:rsidRDefault="004C02EF" w:rsidP="00834A33">
      <w:pPr>
        <w:pStyle w:val="Alg4"/>
        <w:numPr>
          <w:ilvl w:val="0"/>
          <w:numId w:val="236"/>
        </w:numPr>
      </w:pPr>
      <w:r w:rsidRPr="00E77497">
        <w:t>If ToString(abs(ToInteger(</w:t>
      </w:r>
      <w:r w:rsidRPr="00E77497">
        <w:rPr>
          <w:i/>
        </w:rPr>
        <w:t>P</w:t>
      </w:r>
      <w:r w:rsidRPr="00E77497">
        <w:t xml:space="preserve">))) is not the same value as </w:t>
      </w:r>
      <w:r w:rsidRPr="00E77497">
        <w:rPr>
          <w:i/>
        </w:rPr>
        <w:t>P</w:t>
      </w:r>
      <w:r w:rsidRPr="00E77497">
        <w:t xml:space="preserve">, return </w:t>
      </w:r>
      <w:r w:rsidRPr="00E77497">
        <w:rPr>
          <w:b/>
        </w:rPr>
        <w:t>undefined</w:t>
      </w:r>
      <w:r w:rsidRPr="00E77497">
        <w:t>.</w:t>
      </w:r>
    </w:p>
    <w:p w14:paraId="7C0C43AF" w14:textId="77777777" w:rsidR="004C02EF" w:rsidRPr="00E77497" w:rsidRDefault="004C02EF" w:rsidP="00834A33">
      <w:pPr>
        <w:pStyle w:val="Alg4"/>
        <w:numPr>
          <w:ilvl w:val="0"/>
          <w:numId w:val="236"/>
        </w:numPr>
      </w:pPr>
      <w:r w:rsidRPr="00E77497">
        <w:t xml:space="preserve">Let </w:t>
      </w:r>
      <w:r w:rsidRPr="00E77497">
        <w:rPr>
          <w:i/>
        </w:rPr>
        <w:t>str</w:t>
      </w:r>
      <w:r w:rsidRPr="00E77497">
        <w:t xml:space="preserve"> be the String value of the [[PrimitiveValue]] internal property of </w:t>
      </w:r>
      <w:r w:rsidRPr="00E77497">
        <w:rPr>
          <w:i/>
        </w:rPr>
        <w:t>S</w:t>
      </w:r>
      <w:r w:rsidRPr="00E77497">
        <w:t>.</w:t>
      </w:r>
    </w:p>
    <w:p w14:paraId="7D8D8B3A" w14:textId="77777777" w:rsidR="004C02EF" w:rsidRPr="00E77497" w:rsidRDefault="004C02EF" w:rsidP="00834A33">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14:paraId="3A233D9C" w14:textId="77777777" w:rsidR="004C02EF" w:rsidRPr="00E77497" w:rsidRDefault="004C02EF" w:rsidP="00834A33">
      <w:pPr>
        <w:pStyle w:val="Alg4"/>
        <w:numPr>
          <w:ilvl w:val="0"/>
          <w:numId w:val="236"/>
        </w:numPr>
      </w:pPr>
      <w:r w:rsidRPr="00E77497">
        <w:t xml:space="preserve">Let </w:t>
      </w:r>
      <w:r w:rsidRPr="00E77497">
        <w:rPr>
          <w:i/>
        </w:rPr>
        <w:t>len</w:t>
      </w:r>
      <w:r w:rsidRPr="00E77497">
        <w:t xml:space="preserve"> be the number of </w:t>
      </w:r>
      <w:del w:id="28104" w:author="Rev 9 Allen Wirfs-Brock" w:date="2012-07-07T13:18:00Z">
        <w:r w:rsidRPr="00E77497" w:rsidDel="00EE36C4">
          <w:delText xml:space="preserve">characters </w:delText>
        </w:r>
      </w:del>
      <w:ins w:id="28105" w:author="Rev 9 Allen Wirfs-Brock" w:date="2012-07-07T13:18:00Z">
        <w:r w:rsidR="00EE36C4">
          <w:t>elements</w:t>
        </w:r>
        <w:r w:rsidR="00EE36C4" w:rsidRPr="00E77497">
          <w:t xml:space="preserve"> </w:t>
        </w:r>
      </w:ins>
      <w:r w:rsidRPr="00E77497">
        <w:t xml:space="preserve">in </w:t>
      </w:r>
      <w:r w:rsidRPr="00E77497">
        <w:rPr>
          <w:i/>
        </w:rPr>
        <w:t>str</w:t>
      </w:r>
      <w:r w:rsidRPr="00E77497">
        <w:t>.</w:t>
      </w:r>
    </w:p>
    <w:p w14:paraId="74FF6827" w14:textId="77777777" w:rsidR="004C02EF" w:rsidRPr="00E77497" w:rsidRDefault="004C02EF" w:rsidP="00834A33">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14:paraId="054BA23F" w14:textId="77777777" w:rsidR="004C02EF" w:rsidRPr="00E77497" w:rsidRDefault="004C02EF" w:rsidP="00834A33">
      <w:pPr>
        <w:pStyle w:val="Alg4"/>
        <w:numPr>
          <w:ilvl w:val="0"/>
          <w:numId w:val="236"/>
        </w:numPr>
      </w:pPr>
      <w:r w:rsidRPr="00E77497">
        <w:t xml:space="preserve">Let </w:t>
      </w:r>
      <w:r w:rsidRPr="00E77497">
        <w:rPr>
          <w:i/>
        </w:rPr>
        <w:t>resultStr</w:t>
      </w:r>
      <w:r w:rsidRPr="00E77497">
        <w:t xml:space="preserve"> be a String of length 1, containing one </w:t>
      </w:r>
      <w:del w:id="28106" w:author="Rev 9 Allen Wirfs-Brock" w:date="2012-07-07T13:18:00Z">
        <w:r w:rsidRPr="00E77497" w:rsidDel="00EE36C4">
          <w:delText xml:space="preserve">character </w:delText>
        </w:r>
      </w:del>
      <w:ins w:id="28107" w:author="Rev 9 Allen Wirfs-Brock" w:date="2012-07-07T13:18:00Z">
        <w:r w:rsidR="00EE36C4">
          <w:t>code unit</w:t>
        </w:r>
        <w:r w:rsidR="00EE36C4" w:rsidRPr="00E77497">
          <w:t xml:space="preserve"> </w:t>
        </w:r>
      </w:ins>
      <w:r w:rsidRPr="00E77497">
        <w:t xml:space="preserve">from </w:t>
      </w:r>
      <w:r w:rsidRPr="00E77497">
        <w:rPr>
          <w:i/>
        </w:rPr>
        <w:t>str</w:t>
      </w:r>
      <w:r w:rsidRPr="00E77497">
        <w:t xml:space="preserve">, specifically the </w:t>
      </w:r>
      <w:del w:id="28108" w:author="Rev 9 Allen Wirfs-Brock" w:date="2012-07-07T13:18:00Z">
        <w:r w:rsidRPr="00E77497" w:rsidDel="00EE36C4">
          <w:delText xml:space="preserve">character </w:delText>
        </w:r>
      </w:del>
      <w:ins w:id="28109" w:author="Rev 9 Allen Wirfs-Brock" w:date="2012-07-07T13:18:00Z">
        <w:r w:rsidR="00EE36C4">
          <w:t>code unit</w:t>
        </w:r>
        <w:r w:rsidR="00EE36C4" w:rsidRPr="00E77497">
          <w:t xml:space="preserve"> </w:t>
        </w:r>
      </w:ins>
      <w:r w:rsidRPr="00E77497">
        <w:t xml:space="preserve">at position </w:t>
      </w:r>
      <w:r w:rsidRPr="00E77497">
        <w:rPr>
          <w:i/>
        </w:rPr>
        <w:t>index</w:t>
      </w:r>
      <w:r w:rsidRPr="00E77497">
        <w:t xml:space="preserve">, where the first (leftmost) </w:t>
      </w:r>
      <w:del w:id="28110" w:author="Rev 9 Allen Wirfs-Brock" w:date="2012-07-07T13:19:00Z">
        <w:r w:rsidRPr="00E77497" w:rsidDel="00EE36C4">
          <w:delText xml:space="preserve">character </w:delText>
        </w:r>
      </w:del>
      <w:ins w:id="28111" w:author="Rev 9 Allen Wirfs-Brock" w:date="2012-07-07T13:19:00Z">
        <w:r w:rsidR="00EE36C4">
          <w:t>element</w:t>
        </w:r>
        <w:r w:rsidR="00EE36C4" w:rsidRPr="00E77497">
          <w:t xml:space="preserve"> </w:t>
        </w:r>
      </w:ins>
      <w:r w:rsidRPr="00E77497">
        <w:t xml:space="preserve">in </w:t>
      </w:r>
      <w:r w:rsidRPr="00E77497">
        <w:rPr>
          <w:i/>
        </w:rPr>
        <w:t>str</w:t>
      </w:r>
      <w:r w:rsidRPr="00E77497">
        <w:t xml:space="preserve"> is considered to be at position 0, the next one at position 1, and so on.</w:t>
      </w:r>
    </w:p>
    <w:p w14:paraId="419C0AF3" w14:textId="77777777" w:rsidR="004C02EF" w:rsidRPr="00E77497" w:rsidRDefault="004C02EF" w:rsidP="00834A33">
      <w:pPr>
        <w:pStyle w:val="Alg4"/>
        <w:numPr>
          <w:ilvl w:val="0"/>
          <w:numId w:val="236"/>
        </w:numPr>
        <w:spacing w:after="12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p>
    <w:p w14:paraId="1A5CF1BC" w14:textId="77777777" w:rsidR="004C02EF" w:rsidRPr="00E77497" w:rsidRDefault="004C02EF" w:rsidP="00B43482">
      <w:pPr>
        <w:pStyle w:val="20"/>
        <w:numPr>
          <w:ilvl w:val="0"/>
          <w:numId w:val="0"/>
        </w:numPr>
      </w:pPr>
      <w:bookmarkStart w:id="28112" w:name="_Ref424531301"/>
      <w:bookmarkStart w:id="28113" w:name="_Toc472818932"/>
      <w:bookmarkStart w:id="28114" w:name="_Toc235503510"/>
      <w:bookmarkStart w:id="28115" w:name="_Toc241509285"/>
      <w:bookmarkStart w:id="28116" w:name="_Toc244416772"/>
      <w:bookmarkStart w:id="28117" w:name="_Toc276631136"/>
      <w:bookmarkStart w:id="28118" w:name="_Toc329528868"/>
      <w:r w:rsidRPr="00E77497">
        <w:t>15.6</w:t>
      </w:r>
      <w:r w:rsidRPr="00E77497">
        <w:tab/>
        <w:t>Boolean</w:t>
      </w:r>
      <w:bookmarkEnd w:id="28095"/>
      <w:bookmarkEnd w:id="28096"/>
      <w:r w:rsidRPr="00E77497">
        <w:t xml:space="preserve"> Object</w:t>
      </w:r>
      <w:bookmarkEnd w:id="28097"/>
      <w:bookmarkEnd w:id="28098"/>
      <w:bookmarkEnd w:id="28099"/>
      <w:bookmarkEnd w:id="28100"/>
      <w:bookmarkEnd w:id="28101"/>
      <w:r w:rsidRPr="00E77497">
        <w:t>s</w:t>
      </w:r>
      <w:bookmarkStart w:id="28119" w:name="_Toc385672328"/>
      <w:bookmarkStart w:id="28120" w:name="_Ref393527597"/>
      <w:bookmarkStart w:id="28121" w:name="_Toc393690444"/>
      <w:bookmarkStart w:id="28122" w:name="_Ref404501506"/>
      <w:bookmarkStart w:id="28123" w:name="_Toc382291644"/>
      <w:bookmarkEnd w:id="28112"/>
      <w:bookmarkEnd w:id="28113"/>
      <w:bookmarkEnd w:id="28114"/>
      <w:bookmarkEnd w:id="28115"/>
      <w:bookmarkEnd w:id="28116"/>
      <w:bookmarkEnd w:id="28117"/>
      <w:bookmarkEnd w:id="28118"/>
    </w:p>
    <w:p w14:paraId="7AB26A86" w14:textId="77777777" w:rsidR="004C02EF" w:rsidRPr="00E77497" w:rsidRDefault="004C02EF" w:rsidP="00B43482">
      <w:pPr>
        <w:pStyle w:val="30"/>
        <w:numPr>
          <w:ilvl w:val="0"/>
          <w:numId w:val="0"/>
        </w:numPr>
      </w:pPr>
      <w:bookmarkStart w:id="28124" w:name="_Ref424531794"/>
      <w:bookmarkStart w:id="28125" w:name="_Toc472818933"/>
      <w:bookmarkStart w:id="28126" w:name="_Toc235503511"/>
      <w:bookmarkStart w:id="28127" w:name="_Toc241509286"/>
      <w:bookmarkStart w:id="28128" w:name="_Toc244416773"/>
      <w:bookmarkStart w:id="28129" w:name="_Toc276631137"/>
      <w:bookmarkStart w:id="28130" w:name="_Toc329528869"/>
      <w:r w:rsidRPr="00E77497">
        <w:t>15.6.1</w:t>
      </w:r>
      <w:r w:rsidRPr="00E77497">
        <w:tab/>
        <w:t>The Boolean Constructor Called as a Functio</w:t>
      </w:r>
      <w:bookmarkEnd w:id="28119"/>
      <w:bookmarkEnd w:id="28120"/>
      <w:bookmarkEnd w:id="28121"/>
      <w:bookmarkEnd w:id="28122"/>
      <w:r w:rsidRPr="00E77497">
        <w:t>n</w:t>
      </w:r>
      <w:bookmarkEnd w:id="28124"/>
      <w:bookmarkEnd w:id="28125"/>
      <w:bookmarkEnd w:id="28126"/>
      <w:bookmarkEnd w:id="28127"/>
      <w:bookmarkEnd w:id="28128"/>
      <w:bookmarkEnd w:id="28129"/>
      <w:bookmarkEnd w:id="28130"/>
    </w:p>
    <w:p w14:paraId="29AD7D7C"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a function rather than as a constructor, it performs a type conversion.</w:t>
      </w:r>
      <w:bookmarkStart w:id="28131" w:name="_Toc385672329"/>
      <w:bookmarkStart w:id="28132" w:name="_Toc393690445"/>
    </w:p>
    <w:p w14:paraId="7FB3B99C" w14:textId="77777777" w:rsidR="004C02EF" w:rsidRPr="00E77497" w:rsidRDefault="004C02EF" w:rsidP="004C02EF">
      <w:pPr>
        <w:pStyle w:val="40"/>
        <w:numPr>
          <w:ilvl w:val="0"/>
          <w:numId w:val="0"/>
        </w:numPr>
      </w:pPr>
      <w:bookmarkStart w:id="28133" w:name="_Ref457704428"/>
      <w:r w:rsidRPr="00E77497">
        <w:t>15.6.1.1</w:t>
      </w:r>
      <w:r w:rsidRPr="00E77497">
        <w:tab/>
        <w:t>Boolean (value</w:t>
      </w:r>
      <w:bookmarkEnd w:id="28131"/>
      <w:bookmarkEnd w:id="28132"/>
      <w:r w:rsidRPr="00E77497">
        <w:t>)</w:t>
      </w:r>
      <w:bookmarkEnd w:id="28133"/>
    </w:p>
    <w:p w14:paraId="2CE4A563" w14:textId="77777777" w:rsidR="004C02EF" w:rsidRPr="00E77497" w:rsidRDefault="004C02EF" w:rsidP="004C02EF">
      <w:r w:rsidRPr="00E77497">
        <w:t xml:space="preserve">Returns a Boolean value (not a Boolean object) computed by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rPr>
          <w:rFonts w:cs="Arial"/>
        </w:rPr>
        <w:t>.</w:t>
      </w:r>
      <w:bookmarkStart w:id="28134" w:name="_Toc385672330"/>
      <w:bookmarkStart w:id="28135" w:name="_Toc393690446"/>
    </w:p>
    <w:p w14:paraId="5AA9896D" w14:textId="77777777" w:rsidR="004C02EF" w:rsidRPr="00E77497" w:rsidRDefault="004C02EF" w:rsidP="00B43482">
      <w:pPr>
        <w:pStyle w:val="30"/>
        <w:numPr>
          <w:ilvl w:val="0"/>
          <w:numId w:val="0"/>
        </w:numPr>
      </w:pPr>
      <w:bookmarkStart w:id="28136" w:name="_Toc385672331"/>
      <w:bookmarkStart w:id="28137" w:name="_Ref393527599"/>
      <w:bookmarkStart w:id="28138" w:name="_Toc393690447"/>
      <w:bookmarkStart w:id="28139" w:name="_Ref404501520"/>
      <w:bookmarkStart w:id="28140" w:name="_Ref424531804"/>
      <w:bookmarkStart w:id="28141" w:name="_Toc472818934"/>
      <w:bookmarkStart w:id="28142" w:name="_Toc235503512"/>
      <w:bookmarkStart w:id="28143" w:name="_Toc241509287"/>
      <w:bookmarkStart w:id="28144" w:name="_Toc244416774"/>
      <w:bookmarkStart w:id="28145" w:name="_Toc276631138"/>
      <w:bookmarkStart w:id="28146" w:name="_Toc329528870"/>
      <w:bookmarkEnd w:id="28134"/>
      <w:bookmarkEnd w:id="28135"/>
      <w:r w:rsidRPr="00E77497">
        <w:t>15.6.2</w:t>
      </w:r>
      <w:r w:rsidRPr="00E77497">
        <w:tab/>
        <w:t>The Boolean Constructo</w:t>
      </w:r>
      <w:bookmarkEnd w:id="28123"/>
      <w:bookmarkEnd w:id="28136"/>
      <w:bookmarkEnd w:id="28137"/>
      <w:bookmarkEnd w:id="28138"/>
      <w:bookmarkEnd w:id="28139"/>
      <w:r w:rsidRPr="00E77497">
        <w:t>r</w:t>
      </w:r>
      <w:bookmarkStart w:id="28147" w:name="_Toc382291645"/>
      <w:bookmarkEnd w:id="28140"/>
      <w:bookmarkEnd w:id="28141"/>
      <w:bookmarkEnd w:id="28142"/>
      <w:bookmarkEnd w:id="28143"/>
      <w:bookmarkEnd w:id="28144"/>
      <w:bookmarkEnd w:id="28145"/>
      <w:bookmarkEnd w:id="28146"/>
    </w:p>
    <w:p w14:paraId="3509F8DC"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8148" w:name="_Toc385672332"/>
      <w:bookmarkStart w:id="28149" w:name="_Toc393690448"/>
    </w:p>
    <w:p w14:paraId="5A9CD6BA" w14:textId="77777777" w:rsidR="004C02EF" w:rsidRPr="00E77497" w:rsidRDefault="004C02EF" w:rsidP="004C02EF">
      <w:pPr>
        <w:pStyle w:val="40"/>
        <w:numPr>
          <w:ilvl w:val="0"/>
          <w:numId w:val="0"/>
        </w:numPr>
      </w:pPr>
      <w:bookmarkStart w:id="28150" w:name="_Ref457704435"/>
      <w:r w:rsidRPr="00E77497">
        <w:t>15.6.2.1</w:t>
      </w:r>
      <w:r w:rsidRPr="00E77497">
        <w:tab/>
        <w:t>new Boolean (value</w:t>
      </w:r>
      <w:bookmarkEnd w:id="28147"/>
      <w:bookmarkEnd w:id="28148"/>
      <w:bookmarkEnd w:id="28149"/>
      <w:r w:rsidRPr="00E77497">
        <w:t>)</w:t>
      </w:r>
      <w:bookmarkEnd w:id="28150"/>
    </w:p>
    <w:p w14:paraId="4DE6905C" w14:textId="77777777" w:rsidR="004C02EF" w:rsidRPr="00E77497" w:rsidRDefault="004C02EF" w:rsidP="004C02EF">
      <w:r w:rsidRPr="00E77497">
        <w:t xml:space="preserve">The [[Prototype]] internal property of the newly constructed object is set to the original Boolean prototype object, the one that is the initial value of </w:t>
      </w:r>
      <w:r w:rsidRPr="00E77497">
        <w:rPr>
          <w:rFonts w:ascii="Courier New" w:hAnsi="Courier New"/>
          <w:b/>
        </w:rPr>
        <w:t>Boolean.prototype</w:t>
      </w:r>
      <w:r w:rsidRPr="00E77497">
        <w:t xml:space="preserve"> (15.6.3.1).</w:t>
      </w:r>
    </w:p>
    <w:p w14:paraId="213CFDC1" w14:textId="77777777" w:rsidR="004C02EF" w:rsidRPr="00E77497" w:rsidRDefault="004C02EF" w:rsidP="004C02EF">
      <w:r w:rsidRPr="00E77497">
        <w:t xml:space="preserve">The </w:t>
      </w:r>
      <w:del w:id="28151" w:author="Allen Wirfs-Brock" w:date="2011-07-02T14:12:00Z">
        <w:r w:rsidRPr="00E77497" w:rsidDel="00141138">
          <w:delText xml:space="preserve">[[Class]] internal property of the </w:delText>
        </w:r>
      </w:del>
      <w:r w:rsidRPr="00E77497">
        <w:t xml:space="preserve">newly constructed Boolean object </w:t>
      </w:r>
      <w:del w:id="28152" w:author="Allen Wirfs-Brock" w:date="2011-07-02T14:12:00Z">
        <w:r w:rsidRPr="00E77497" w:rsidDel="00141138">
          <w:delText xml:space="preserve">is set to </w:delText>
        </w:r>
        <w:r w:rsidRPr="00E77497" w:rsidDel="00141138">
          <w:rPr>
            <w:rFonts w:ascii="Courier New" w:hAnsi="Courier New"/>
            <w:b/>
          </w:rPr>
          <w:delText>"Boolean"</w:delText>
        </w:r>
      </w:del>
      <w:ins w:id="28153" w:author="Allen Wirfs-Brock" w:date="2011-07-02T14:12:00Z">
        <w:r w:rsidR="00141138" w:rsidRPr="00E77497">
          <w:t>has a [[</w:t>
        </w:r>
        <w:del w:id="28154" w:author="Rev 3 Allen Wirfs-Brock" w:date="2011-09-07T17:59:00Z">
          <w:r w:rsidR="00141138" w:rsidRPr="00E77497" w:rsidDel="00065D08">
            <w:delText>IsBoolean</w:delText>
          </w:r>
        </w:del>
      </w:ins>
      <w:ins w:id="28155" w:author="Rev 3 Allen Wirfs-Brock" w:date="2011-09-07T17:59:00Z">
        <w:r w:rsidR="00065D08" w:rsidRPr="00E77497">
          <w:t>NativeBrand</w:t>
        </w:r>
      </w:ins>
      <w:ins w:id="28156" w:author="Allen Wirfs-Brock" w:date="2011-07-02T14:12:00Z">
        <w:r w:rsidR="00141138" w:rsidRPr="00E77497">
          <w:t>]] internal property</w:t>
        </w:r>
      </w:ins>
      <w:ins w:id="28157" w:author="Rev 3 Allen Wirfs-Brock" w:date="2011-09-07T17:59:00Z">
        <w:r w:rsidR="00065D08" w:rsidRPr="00E77497">
          <w:t xml:space="preserve"> with value BooleanWrapper</w:t>
        </w:r>
      </w:ins>
      <w:r w:rsidRPr="00E77497">
        <w:t>.</w:t>
      </w:r>
    </w:p>
    <w:p w14:paraId="3BDF90E8" w14:textId="77777777" w:rsidR="004C02EF" w:rsidRPr="00E77497" w:rsidRDefault="004C02EF" w:rsidP="004C02EF">
      <w:r w:rsidRPr="00E77497">
        <w:t xml:space="preserve">The [[PrimitiveValue]] internal property of the newly constructed Boolean object is set to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t>.</w:t>
      </w:r>
      <w:bookmarkStart w:id="28158" w:name="_Toc382291646"/>
      <w:bookmarkStart w:id="28159" w:name="_Toc385672333"/>
      <w:bookmarkStart w:id="28160" w:name="_Toc393690449"/>
    </w:p>
    <w:p w14:paraId="0AC6EC2D"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C5F304D" w14:textId="77777777" w:rsidR="004C02EF" w:rsidRPr="00E77497" w:rsidRDefault="004C02EF" w:rsidP="00B43482">
      <w:pPr>
        <w:pStyle w:val="30"/>
        <w:numPr>
          <w:ilvl w:val="0"/>
          <w:numId w:val="0"/>
        </w:numPr>
      </w:pPr>
      <w:bookmarkStart w:id="28161" w:name="_Toc382291647"/>
      <w:bookmarkStart w:id="28162" w:name="_Toc385672334"/>
      <w:bookmarkStart w:id="28163" w:name="_Toc393690450"/>
      <w:bookmarkStart w:id="28164" w:name="_Ref457709202"/>
      <w:bookmarkStart w:id="28165" w:name="_Toc472818935"/>
      <w:bookmarkStart w:id="28166" w:name="_Toc235503513"/>
      <w:bookmarkStart w:id="28167" w:name="_Toc241509288"/>
      <w:bookmarkStart w:id="28168" w:name="_Toc244416775"/>
      <w:bookmarkStart w:id="28169" w:name="_Toc276631139"/>
      <w:bookmarkStart w:id="28170" w:name="_Toc329528871"/>
      <w:bookmarkEnd w:id="28158"/>
      <w:bookmarkEnd w:id="28159"/>
      <w:bookmarkEnd w:id="28160"/>
      <w:r w:rsidRPr="00E77497">
        <w:t>15.6.3</w:t>
      </w:r>
      <w:r w:rsidRPr="00E77497">
        <w:tab/>
        <w:t>Properties of the Boolean Constructo</w:t>
      </w:r>
      <w:bookmarkEnd w:id="28161"/>
      <w:bookmarkEnd w:id="28162"/>
      <w:bookmarkEnd w:id="28163"/>
      <w:r w:rsidRPr="00E77497">
        <w:t>r</w:t>
      </w:r>
      <w:bookmarkEnd w:id="28164"/>
      <w:bookmarkEnd w:id="28165"/>
      <w:bookmarkEnd w:id="28166"/>
      <w:bookmarkEnd w:id="28167"/>
      <w:bookmarkEnd w:id="28168"/>
      <w:bookmarkEnd w:id="28169"/>
      <w:bookmarkEnd w:id="28170"/>
    </w:p>
    <w:p w14:paraId="3ACCA50F" w14:textId="77777777" w:rsidR="004C02EF" w:rsidRPr="00E77497" w:rsidRDefault="004C02EF" w:rsidP="004C02EF">
      <w:r w:rsidRPr="00E77497">
        <w:t>The value of the [[Prototype]] internal property of the Boolean constructor is the Function prototype object (15.3.4).</w:t>
      </w:r>
    </w:p>
    <w:p w14:paraId="57E4F4EF"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bookmarkStart w:id="28171" w:name="_Toc382291648"/>
      <w:bookmarkStart w:id="28172" w:name="_Toc385672335"/>
      <w:bookmarkStart w:id="28173" w:name="_Ref393613897"/>
      <w:bookmarkStart w:id="28174" w:name="_Toc393690451"/>
      <w:bookmarkStart w:id="28175" w:name="_Ref404502544"/>
    </w:p>
    <w:p w14:paraId="05954F6B" w14:textId="77777777" w:rsidR="004C02EF" w:rsidRPr="00E77497" w:rsidRDefault="004C02EF" w:rsidP="004C02EF">
      <w:pPr>
        <w:pStyle w:val="40"/>
        <w:numPr>
          <w:ilvl w:val="0"/>
          <w:numId w:val="0"/>
        </w:numPr>
      </w:pPr>
      <w:bookmarkStart w:id="28176" w:name="_Ref424534464"/>
      <w:r w:rsidRPr="00E77497">
        <w:t>15.6.3.1</w:t>
      </w:r>
      <w:r w:rsidRPr="00E77497">
        <w:tab/>
        <w:t>Boolean.prototyp</w:t>
      </w:r>
      <w:bookmarkEnd w:id="28171"/>
      <w:bookmarkEnd w:id="28172"/>
      <w:bookmarkEnd w:id="28173"/>
      <w:bookmarkEnd w:id="28174"/>
      <w:bookmarkEnd w:id="28175"/>
      <w:r w:rsidRPr="00E77497">
        <w:t>e</w:t>
      </w:r>
      <w:bookmarkEnd w:id="28176"/>
    </w:p>
    <w:p w14:paraId="4C146023" w14:textId="77777777" w:rsidR="004C02EF" w:rsidRPr="00E77497" w:rsidRDefault="004C02EF" w:rsidP="004C02EF">
      <w:r w:rsidRPr="00E77497">
        <w:t xml:space="preserve">The initial value of </w:t>
      </w:r>
      <w:r w:rsidRPr="00E77497">
        <w:rPr>
          <w:rFonts w:ascii="Courier New" w:hAnsi="Courier New"/>
          <w:b/>
        </w:rPr>
        <w:t>Boolean.prototype</w:t>
      </w:r>
      <w:r w:rsidRPr="00E77497">
        <w:t xml:space="preserve"> is the Boolean prototype object (15.6.4).</w:t>
      </w:r>
      <w:bookmarkStart w:id="28177" w:name="_Toc382291649"/>
      <w:bookmarkStart w:id="28178" w:name="_Toc385672336"/>
    </w:p>
    <w:p w14:paraId="44B8F542"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179" w:name="_Ref393609398"/>
      <w:bookmarkStart w:id="28180" w:name="_Toc393690452"/>
    </w:p>
    <w:p w14:paraId="06A5B6F4" w14:textId="77777777" w:rsidR="004C02EF" w:rsidRPr="00E77497" w:rsidRDefault="004C02EF" w:rsidP="00B43482">
      <w:pPr>
        <w:pStyle w:val="30"/>
        <w:numPr>
          <w:ilvl w:val="0"/>
          <w:numId w:val="0"/>
        </w:numPr>
      </w:pPr>
      <w:bookmarkStart w:id="28181" w:name="_Ref424535986"/>
      <w:bookmarkStart w:id="28182" w:name="_Toc472818936"/>
      <w:bookmarkStart w:id="28183" w:name="_Toc235503514"/>
      <w:bookmarkStart w:id="28184" w:name="_Toc241509289"/>
      <w:bookmarkStart w:id="28185" w:name="_Toc244416776"/>
      <w:bookmarkStart w:id="28186" w:name="_Toc276631140"/>
      <w:bookmarkStart w:id="28187" w:name="_Toc329528872"/>
      <w:r w:rsidRPr="00E77497">
        <w:t>15.6.4</w:t>
      </w:r>
      <w:r w:rsidRPr="00E77497">
        <w:tab/>
        <w:t>Properties of the Boolean Prototype Objec</w:t>
      </w:r>
      <w:bookmarkEnd w:id="28177"/>
      <w:bookmarkEnd w:id="28178"/>
      <w:bookmarkEnd w:id="28179"/>
      <w:bookmarkEnd w:id="28180"/>
      <w:r w:rsidRPr="00E77497">
        <w:t>t</w:t>
      </w:r>
      <w:bookmarkEnd w:id="28181"/>
      <w:bookmarkEnd w:id="28182"/>
      <w:bookmarkEnd w:id="28183"/>
      <w:bookmarkEnd w:id="28184"/>
      <w:bookmarkEnd w:id="28185"/>
      <w:bookmarkEnd w:id="28186"/>
      <w:bookmarkEnd w:id="28187"/>
    </w:p>
    <w:p w14:paraId="1E68572E" w14:textId="77777777" w:rsidR="004C02EF" w:rsidRPr="00E77497" w:rsidRDefault="004C02EF" w:rsidP="004C02EF">
      <w:r w:rsidRPr="00E77497">
        <w:t xml:space="preserve">The Boolean prototype object is itself a Boolean object </w:t>
      </w:r>
      <w:del w:id="28188" w:author="Allen Wirfs-Brock" w:date="2011-07-02T14:13:00Z">
        <w:r w:rsidRPr="00E77497" w:rsidDel="00141138">
          <w:delText xml:space="preserve">(its [[Class]] is </w:delText>
        </w:r>
        <w:r w:rsidRPr="00E77497" w:rsidDel="00141138">
          <w:rPr>
            <w:rFonts w:ascii="Courier New" w:hAnsi="Courier New"/>
            <w:b/>
          </w:rPr>
          <w:delText>"Boolean"</w:delText>
        </w:r>
        <w:r w:rsidRPr="00E77497" w:rsidDel="00141138">
          <w:delText>)</w:delText>
        </w:r>
      </w:del>
      <w:r w:rsidRPr="00E77497">
        <w:t xml:space="preserve"> whose value is </w:t>
      </w:r>
      <w:r w:rsidRPr="00E77497">
        <w:rPr>
          <w:b/>
        </w:rPr>
        <w:t>false</w:t>
      </w:r>
      <w:r w:rsidRPr="00E77497">
        <w:t>.</w:t>
      </w:r>
      <w:ins w:id="28189" w:author="Allen Wirfs-Brock" w:date="2011-07-02T14:13:00Z">
        <w:r w:rsidR="00141138" w:rsidRPr="00E77497">
          <w:t xml:space="preserve"> The Boolean prototype object has a [[</w:t>
        </w:r>
        <w:del w:id="28190" w:author="Rev 3 Allen Wirfs-Brock" w:date="2011-09-07T18:00:00Z">
          <w:r w:rsidR="00141138" w:rsidRPr="00E77497" w:rsidDel="00187187">
            <w:delText>IsBoolean</w:delText>
          </w:r>
        </w:del>
      </w:ins>
      <w:ins w:id="28191" w:author="Rev 3 Allen Wirfs-Brock" w:date="2011-09-07T18:00:00Z">
        <w:r w:rsidR="00187187" w:rsidRPr="00E77497">
          <w:t>NativeBrand</w:t>
        </w:r>
      </w:ins>
      <w:ins w:id="28192" w:author="Allen Wirfs-Brock" w:date="2011-07-02T14:13:00Z">
        <w:r w:rsidR="00141138" w:rsidRPr="00E77497">
          <w:t>]] internal property</w:t>
        </w:r>
      </w:ins>
      <w:ins w:id="28193" w:author="Rev 3 Allen Wirfs-Brock" w:date="2011-09-07T18:00:00Z">
        <w:r w:rsidR="00187187" w:rsidRPr="00E77497">
          <w:t xml:space="preserve"> whose value is BooleanWrapper</w:t>
        </w:r>
      </w:ins>
      <w:ins w:id="28194" w:author="Allen Wirfs-Brock" w:date="2011-07-02T14:13:00Z">
        <w:r w:rsidR="00141138" w:rsidRPr="00E77497">
          <w:t>.</w:t>
        </w:r>
      </w:ins>
    </w:p>
    <w:p w14:paraId="23E53D74" w14:textId="77777777" w:rsidR="004C02EF" w:rsidRPr="00E77497" w:rsidRDefault="004C02EF" w:rsidP="004C02EF">
      <w:r w:rsidRPr="00E77497">
        <w:t>The value of the [[Prototype]] internal property of the Boolean prototype object is the standard built-in Object prototype object (15.2.4).</w:t>
      </w:r>
    </w:p>
    <w:p w14:paraId="2C735865" w14:textId="77777777" w:rsidR="004C02EF" w:rsidRPr="00E77497" w:rsidRDefault="004C02EF" w:rsidP="004C02EF">
      <w:pPr>
        <w:pStyle w:val="40"/>
        <w:numPr>
          <w:ilvl w:val="0"/>
          <w:numId w:val="0"/>
        </w:numPr>
      </w:pPr>
      <w:bookmarkStart w:id="28195" w:name="_Toc385672337"/>
      <w:bookmarkStart w:id="28196" w:name="_Toc393690453"/>
      <w:bookmarkStart w:id="28197" w:name="_Toc382291650"/>
      <w:r w:rsidRPr="00E77497">
        <w:t>15.6.4.1</w:t>
      </w:r>
      <w:r w:rsidRPr="00E77497">
        <w:tab/>
        <w:t>Boolean.prototype.constructo</w:t>
      </w:r>
      <w:bookmarkEnd w:id="28195"/>
      <w:bookmarkEnd w:id="28196"/>
      <w:r w:rsidRPr="00E77497">
        <w:t>r</w:t>
      </w:r>
    </w:p>
    <w:p w14:paraId="6012D895" w14:textId="77777777" w:rsidR="004C02EF" w:rsidRPr="00E77497" w:rsidRDefault="004C02EF" w:rsidP="004C02E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bookmarkStart w:id="28198" w:name="_Toc385672338"/>
      <w:bookmarkStart w:id="28199" w:name="_Toc393690454"/>
    </w:p>
    <w:p w14:paraId="4E0BA751" w14:textId="77777777" w:rsidR="004C02EF" w:rsidRPr="00E77497" w:rsidRDefault="004C02EF" w:rsidP="004C02EF">
      <w:pPr>
        <w:pStyle w:val="40"/>
        <w:numPr>
          <w:ilvl w:val="0"/>
          <w:numId w:val="0"/>
        </w:numPr>
      </w:pPr>
      <w:bookmarkStart w:id="28200" w:name="_Ref455972335"/>
      <w:r w:rsidRPr="00E77497">
        <w:t>15.6.4.2</w:t>
      </w:r>
      <w:r w:rsidRPr="00E77497">
        <w:tab/>
        <w:t>Boolean.prototype.toString</w:t>
      </w:r>
      <w:bookmarkEnd w:id="28197"/>
      <w:bookmarkEnd w:id="28198"/>
      <w:bookmarkEnd w:id="28199"/>
      <w:r w:rsidRPr="00E77497">
        <w:t xml:space="preserve"> ( )</w:t>
      </w:r>
      <w:bookmarkEnd w:id="28200"/>
    </w:p>
    <w:p w14:paraId="301EAA70" w14:textId="77777777" w:rsidR="004C02EF" w:rsidRPr="00E77497" w:rsidRDefault="004C02EF" w:rsidP="004C02EF">
      <w:bookmarkStart w:id="28201" w:name="_Toc382291651"/>
      <w:bookmarkStart w:id="28202" w:name="_Toc385672339"/>
      <w:r w:rsidRPr="00E77497">
        <w:t>The following steps are taken:</w:t>
      </w:r>
    </w:p>
    <w:p w14:paraId="237D66A0" w14:textId="77777777" w:rsidR="004C02EF" w:rsidRPr="00E77497" w:rsidRDefault="004C02EF" w:rsidP="00834A33">
      <w:pPr>
        <w:pStyle w:val="Alg4"/>
        <w:numPr>
          <w:ilvl w:val="0"/>
          <w:numId w:val="237"/>
        </w:numPr>
      </w:pPr>
      <w:r w:rsidRPr="00E77497">
        <w:t xml:space="preserve">Let </w:t>
      </w:r>
      <w:r w:rsidRPr="00E77497">
        <w:rPr>
          <w:i/>
        </w:rPr>
        <w:t>B</w:t>
      </w:r>
      <w:r w:rsidRPr="00E77497">
        <w:t xml:space="preserve"> be the </w:t>
      </w:r>
      <w:r w:rsidRPr="00E77497">
        <w:rPr>
          <w:b/>
        </w:rPr>
        <w:t>this</w:t>
      </w:r>
      <w:r w:rsidRPr="00E77497">
        <w:t xml:space="preserve"> value.</w:t>
      </w:r>
    </w:p>
    <w:p w14:paraId="1CD6DD19" w14:textId="77777777" w:rsidR="004C02EF" w:rsidRPr="00E77497" w:rsidRDefault="004C02EF" w:rsidP="00834A33">
      <w:pPr>
        <w:pStyle w:val="Alg4"/>
        <w:numPr>
          <w:ilvl w:val="0"/>
          <w:numId w:val="237"/>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79ECBACE" w14:textId="77777777" w:rsidR="004C02EF" w:rsidRPr="00E77497" w:rsidRDefault="004C02EF" w:rsidP="00834A33">
      <w:pPr>
        <w:pStyle w:val="Alg4"/>
        <w:numPr>
          <w:ilvl w:val="0"/>
          <w:numId w:val="237"/>
        </w:numPr>
      </w:pPr>
      <w:r w:rsidRPr="00E77497">
        <w:t>Else if Type(</w:t>
      </w:r>
      <w:r w:rsidRPr="00E77497">
        <w:rPr>
          <w:i/>
        </w:rPr>
        <w:t>B</w:t>
      </w:r>
      <w:r w:rsidRPr="00E77497">
        <w:t xml:space="preserve">) is Object and </w:t>
      </w:r>
      <w:del w:id="28203" w:author="Allen Wirfs-Brock" w:date="2011-07-02T14:14:00Z">
        <w:r w:rsidRPr="00E77497" w:rsidDel="000625EF">
          <w:delText xml:space="preserve">the value of the [[Class]] internal property of </w:delText>
        </w:r>
      </w:del>
      <w:r w:rsidRPr="00E77497">
        <w:rPr>
          <w:i/>
        </w:rPr>
        <w:t>B</w:t>
      </w:r>
      <w:r w:rsidRPr="00E77497">
        <w:t xml:space="preserve"> </w:t>
      </w:r>
      <w:ins w:id="28204" w:author="Allen Wirfs-Brock rev2" w:date="2011-07-20T13:54:00Z">
        <w:r w:rsidR="002E2C0B" w:rsidRPr="00E77497">
          <w:t>h</w:t>
        </w:r>
      </w:ins>
      <w:del w:id="28205" w:author="Allen Wirfs-Brock" w:date="2011-07-02T14:15:00Z">
        <w:r w:rsidRPr="00E77497" w:rsidDel="000625EF">
          <w:delText xml:space="preserve">is </w:delText>
        </w:r>
        <w:r w:rsidRPr="00E77497" w:rsidDel="000625EF">
          <w:rPr>
            <w:rFonts w:ascii="Courier New" w:hAnsi="Courier New"/>
            <w:b/>
          </w:rPr>
          <w:delText>"Boolean"</w:delText>
        </w:r>
      </w:del>
      <w:ins w:id="28206" w:author="Allen Wirfs-Brock" w:date="2011-07-02T14:15:00Z">
        <w:r w:rsidR="000625EF" w:rsidRPr="00E77497">
          <w:t>as a [[</w:t>
        </w:r>
        <w:del w:id="28207" w:author="Rev 3 Allen Wirfs-Brock" w:date="2011-09-07T18:01:00Z">
          <w:r w:rsidR="000625EF" w:rsidRPr="00E77497" w:rsidDel="00187187">
            <w:delText>IsBoolean</w:delText>
          </w:r>
        </w:del>
      </w:ins>
      <w:ins w:id="28208" w:author="Rev 3 Allen Wirfs-Brock" w:date="2011-09-07T18:01:00Z">
        <w:r w:rsidR="00187187" w:rsidRPr="00E77497">
          <w:t>NativeWrapper</w:t>
        </w:r>
      </w:ins>
      <w:ins w:id="28209" w:author="Allen Wirfs-Brock" w:date="2011-07-02T14:15:00Z">
        <w:r w:rsidR="000625EF" w:rsidRPr="00E77497">
          <w:t>]] internal property</w:t>
        </w:r>
      </w:ins>
      <w:ins w:id="28210"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09C76FEB" w14:textId="77777777" w:rsidR="004C02EF" w:rsidRPr="00E77497" w:rsidRDefault="004C02EF" w:rsidP="00834A33">
      <w:pPr>
        <w:pStyle w:val="Alg4"/>
        <w:numPr>
          <w:ilvl w:val="0"/>
          <w:numId w:val="237"/>
        </w:numPr>
      </w:pPr>
      <w:r w:rsidRPr="00E77497">
        <w:t xml:space="preserve">Else throw a </w:t>
      </w:r>
      <w:r w:rsidRPr="00E77497">
        <w:rPr>
          <w:b/>
        </w:rPr>
        <w:t>TypeError</w:t>
      </w:r>
      <w:r w:rsidRPr="00E77497">
        <w:t xml:space="preserve"> exception.</w:t>
      </w:r>
    </w:p>
    <w:p w14:paraId="431D403F" w14:textId="77777777" w:rsidR="004C02EF" w:rsidRPr="00E77497" w:rsidRDefault="004C02EF" w:rsidP="00834A33">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54367B5D" w14:textId="77777777" w:rsidR="004C02EF" w:rsidRPr="00E77497" w:rsidRDefault="004C02EF" w:rsidP="004C02EF">
      <w:pPr>
        <w:pStyle w:val="40"/>
        <w:numPr>
          <w:ilvl w:val="0"/>
          <w:numId w:val="0"/>
        </w:numPr>
      </w:pPr>
      <w:bookmarkStart w:id="28211" w:name="_Toc393690455"/>
      <w:bookmarkStart w:id="28212" w:name="_Ref455972337"/>
      <w:r w:rsidRPr="00E77497">
        <w:t>15.6.4.3</w:t>
      </w:r>
      <w:r w:rsidRPr="00E77497">
        <w:tab/>
        <w:t>Boolean.prototype.valueOf</w:t>
      </w:r>
      <w:bookmarkEnd w:id="28201"/>
      <w:bookmarkEnd w:id="28202"/>
      <w:bookmarkEnd w:id="28211"/>
      <w:r w:rsidRPr="00E77497">
        <w:t xml:space="preserve"> ( )</w:t>
      </w:r>
      <w:bookmarkEnd w:id="28212"/>
    </w:p>
    <w:p w14:paraId="49278DC1" w14:textId="77777777" w:rsidR="004C02EF" w:rsidRPr="00E77497" w:rsidRDefault="004C02EF" w:rsidP="004C02EF">
      <w:r w:rsidRPr="00E77497">
        <w:t>The following steps are taken:</w:t>
      </w:r>
    </w:p>
    <w:p w14:paraId="0D75FF55" w14:textId="77777777" w:rsidR="004C02EF" w:rsidRPr="00E77497" w:rsidRDefault="004C02EF" w:rsidP="00834A33">
      <w:pPr>
        <w:pStyle w:val="Alg4"/>
        <w:numPr>
          <w:ilvl w:val="0"/>
          <w:numId w:val="238"/>
        </w:numPr>
      </w:pPr>
      <w:r w:rsidRPr="00E77497">
        <w:t xml:space="preserve">Let </w:t>
      </w:r>
      <w:r w:rsidRPr="00E77497">
        <w:rPr>
          <w:i/>
        </w:rPr>
        <w:t>B</w:t>
      </w:r>
      <w:r w:rsidRPr="00E77497">
        <w:t xml:space="preserve"> be the </w:t>
      </w:r>
      <w:r w:rsidRPr="00E77497">
        <w:rPr>
          <w:b/>
        </w:rPr>
        <w:t>this</w:t>
      </w:r>
      <w:r w:rsidRPr="00E77497">
        <w:t xml:space="preserve"> value.</w:t>
      </w:r>
    </w:p>
    <w:p w14:paraId="02D107AB" w14:textId="77777777" w:rsidR="004C02EF" w:rsidRPr="00E77497" w:rsidRDefault="004C02EF" w:rsidP="00834A33">
      <w:pPr>
        <w:pStyle w:val="Alg4"/>
        <w:numPr>
          <w:ilvl w:val="0"/>
          <w:numId w:val="238"/>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281FEFE8" w14:textId="77777777" w:rsidR="004C02EF" w:rsidRPr="00E77497" w:rsidRDefault="004C02EF" w:rsidP="00834A33">
      <w:pPr>
        <w:pStyle w:val="Alg4"/>
        <w:numPr>
          <w:ilvl w:val="0"/>
          <w:numId w:val="238"/>
        </w:numPr>
      </w:pPr>
      <w:r w:rsidRPr="00E77497">
        <w:t>Else if Type(</w:t>
      </w:r>
      <w:r w:rsidRPr="00E77497">
        <w:rPr>
          <w:i/>
        </w:rPr>
        <w:t>B</w:t>
      </w:r>
      <w:r w:rsidRPr="00E77497">
        <w:t xml:space="preserve">) is Object and </w:t>
      </w:r>
      <w:del w:id="28213" w:author="Allen Wirfs-Brock" w:date="2011-07-02T14:15:00Z">
        <w:r w:rsidRPr="00E77497" w:rsidDel="000625EF">
          <w:delText xml:space="preserve">the value of the [[Class]] internal property of </w:delText>
        </w:r>
      </w:del>
      <w:r w:rsidRPr="00E77497">
        <w:rPr>
          <w:i/>
        </w:rPr>
        <w:t>B</w:t>
      </w:r>
      <w:r w:rsidRPr="00E77497">
        <w:t xml:space="preserve"> </w:t>
      </w:r>
      <w:del w:id="28214" w:author="Allen Wirfs-Brock" w:date="2011-07-02T14:16:00Z">
        <w:r w:rsidRPr="00E77497" w:rsidDel="000625EF">
          <w:delText xml:space="preserve">is </w:delText>
        </w:r>
        <w:r w:rsidRPr="00E77497" w:rsidDel="000625EF">
          <w:rPr>
            <w:rFonts w:ascii="Courier New" w:hAnsi="Courier New"/>
            <w:b/>
          </w:rPr>
          <w:delText>"Boolean"</w:delText>
        </w:r>
      </w:del>
      <w:ins w:id="28215" w:author="Allen Wirfs-Brock" w:date="2011-07-02T14:16:00Z">
        <w:r w:rsidR="000625EF" w:rsidRPr="00E77497">
          <w:t>has a [[</w:t>
        </w:r>
        <w:del w:id="28216" w:author="Rev 3 Allen Wirfs-Brock" w:date="2011-09-07T18:01:00Z">
          <w:r w:rsidR="000625EF" w:rsidRPr="00E77497" w:rsidDel="00187187">
            <w:delText>IsBoolean</w:delText>
          </w:r>
        </w:del>
      </w:ins>
      <w:ins w:id="28217" w:author="Rev 3 Allen Wirfs-Brock" w:date="2011-09-07T18:01:00Z">
        <w:r w:rsidR="00187187" w:rsidRPr="00E77497">
          <w:t>NativeWrapper</w:t>
        </w:r>
      </w:ins>
      <w:ins w:id="28218" w:author="Allen Wirfs-Brock" w:date="2011-07-02T14:16:00Z">
        <w:r w:rsidR="000625EF" w:rsidRPr="00E77497">
          <w:t>]] internal property</w:t>
        </w:r>
      </w:ins>
      <w:ins w:id="28219"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6C436761" w14:textId="77777777" w:rsidR="004C02EF" w:rsidRPr="00E77497" w:rsidRDefault="004C02EF" w:rsidP="00834A33">
      <w:pPr>
        <w:pStyle w:val="Alg4"/>
        <w:numPr>
          <w:ilvl w:val="0"/>
          <w:numId w:val="238"/>
        </w:numPr>
      </w:pPr>
      <w:r w:rsidRPr="00E77497">
        <w:t xml:space="preserve">Else throw a </w:t>
      </w:r>
      <w:r w:rsidRPr="00E77497">
        <w:rPr>
          <w:b/>
        </w:rPr>
        <w:t>TypeError</w:t>
      </w:r>
      <w:r w:rsidRPr="00E77497">
        <w:t xml:space="preserve"> exception.</w:t>
      </w:r>
    </w:p>
    <w:p w14:paraId="70E1EBBF" w14:textId="77777777" w:rsidR="004C02EF" w:rsidRPr="00E77497" w:rsidRDefault="004C02EF" w:rsidP="00834A33">
      <w:pPr>
        <w:pStyle w:val="Alg4"/>
        <w:numPr>
          <w:ilvl w:val="0"/>
          <w:numId w:val="238"/>
        </w:numPr>
        <w:spacing w:after="220"/>
      </w:pPr>
      <w:r w:rsidRPr="00E77497">
        <w:t xml:space="preserve">Return </w:t>
      </w:r>
      <w:r w:rsidRPr="00E77497">
        <w:rPr>
          <w:i/>
        </w:rPr>
        <w:t>b</w:t>
      </w:r>
      <w:r w:rsidRPr="00E77497">
        <w:t>.</w:t>
      </w:r>
      <w:bookmarkStart w:id="28220" w:name="_Toc382291652"/>
      <w:bookmarkStart w:id="28221" w:name="_Toc385672340"/>
    </w:p>
    <w:p w14:paraId="261DF3CD" w14:textId="77777777" w:rsidR="004C02EF" w:rsidRPr="00E77497" w:rsidRDefault="004C02EF" w:rsidP="00B43482">
      <w:pPr>
        <w:pStyle w:val="30"/>
        <w:numPr>
          <w:ilvl w:val="0"/>
          <w:numId w:val="0"/>
        </w:numPr>
      </w:pPr>
      <w:bookmarkStart w:id="28222" w:name="_Toc393690456"/>
      <w:bookmarkStart w:id="28223" w:name="_Toc472818937"/>
      <w:bookmarkStart w:id="28224" w:name="_Toc235503515"/>
      <w:bookmarkStart w:id="28225" w:name="_Toc241509290"/>
      <w:bookmarkStart w:id="28226" w:name="_Toc244416777"/>
      <w:bookmarkStart w:id="28227" w:name="_Toc276631141"/>
      <w:bookmarkStart w:id="28228" w:name="_Toc329528873"/>
      <w:r w:rsidRPr="00E77497">
        <w:t>15.6.5</w:t>
      </w:r>
      <w:r w:rsidRPr="00E77497">
        <w:tab/>
        <w:t>Properties of Boolean Instance</w:t>
      </w:r>
      <w:bookmarkEnd w:id="28220"/>
      <w:bookmarkEnd w:id="28221"/>
      <w:bookmarkEnd w:id="28222"/>
      <w:r w:rsidRPr="00E77497">
        <w:t>s</w:t>
      </w:r>
      <w:bookmarkEnd w:id="28223"/>
      <w:bookmarkEnd w:id="28224"/>
      <w:bookmarkEnd w:id="28225"/>
      <w:bookmarkEnd w:id="28226"/>
      <w:bookmarkEnd w:id="28227"/>
      <w:bookmarkEnd w:id="28228"/>
    </w:p>
    <w:p w14:paraId="661ECB39" w14:textId="77777777" w:rsidR="004C02EF" w:rsidRPr="00E77497" w:rsidRDefault="004C02EF" w:rsidP="004C02EF">
      <w:r w:rsidRPr="00E77497">
        <w:t xml:space="preserve">Boolean instances inherit properties from the Boolean prototype object and </w:t>
      </w:r>
      <w:del w:id="28229" w:author="Allen Wirfs-Brock" w:date="2011-07-02T14:16:00Z">
        <w:r w:rsidRPr="00E77497" w:rsidDel="000625EF">
          <w:delText xml:space="preserve">their </w:delText>
        </w:r>
      </w:del>
      <w:ins w:id="28230" w:author="Allen Wirfs-Brock" w:date="2011-07-02T14:16:00Z">
        <w:r w:rsidR="000625EF" w:rsidRPr="00E77497">
          <w:t xml:space="preserve">have a </w:t>
        </w:r>
      </w:ins>
      <w:r w:rsidRPr="00E77497">
        <w:t>[[</w:t>
      </w:r>
      <w:del w:id="28231" w:author="Allen Wirfs-Brock" w:date="2011-07-02T14:16:00Z">
        <w:r w:rsidRPr="00E77497" w:rsidDel="000625EF">
          <w:delText>Class</w:delText>
        </w:r>
      </w:del>
      <w:ins w:id="28232" w:author="Allen Wirfs-Brock" w:date="2011-07-02T14:16:00Z">
        <w:del w:id="28233" w:author="Rev 3 Allen Wirfs-Brock" w:date="2011-09-07T18:02:00Z">
          <w:r w:rsidR="000625EF" w:rsidRPr="00E77497" w:rsidDel="00187187">
            <w:delText>IsBoolean</w:delText>
          </w:r>
        </w:del>
      </w:ins>
      <w:ins w:id="28234" w:author="Rev 3 Allen Wirfs-Brock" w:date="2011-09-07T18:02:00Z">
        <w:r w:rsidR="00187187" w:rsidRPr="00E77497">
          <w:t>NativeBrand</w:t>
        </w:r>
      </w:ins>
      <w:r w:rsidRPr="00E77497">
        <w:t>]] internal property</w:t>
      </w:r>
      <w:ins w:id="28235" w:author="Rev 3 Allen Wirfs-Brock" w:date="2011-09-07T18:02:00Z">
        <w:r w:rsidR="00187187" w:rsidRPr="00E77497">
          <w:t xml:space="preserve"> whose value is BooleanWrapper</w:t>
        </w:r>
      </w:ins>
      <w:del w:id="28236" w:author="Allen Wirfs-Brock" w:date="2011-07-02T14:16:00Z">
        <w:r w:rsidRPr="00E77497" w:rsidDel="000625EF">
          <w:delText xml:space="preserve"> value is </w:delText>
        </w:r>
        <w:r w:rsidRPr="00E77497" w:rsidDel="000625EF">
          <w:rPr>
            <w:rFonts w:ascii="Courier New" w:hAnsi="Courier New" w:cs="Courier New"/>
            <w:b/>
          </w:rPr>
          <w:delText>"Boolean"</w:delText>
        </w:r>
      </w:del>
      <w:r w:rsidRPr="00E77497">
        <w:t>. Boolean instances also have a [[PrimitiveValue]] internal property.</w:t>
      </w:r>
      <w:bookmarkStart w:id="28237" w:name="_Toc382212255"/>
      <w:bookmarkStart w:id="28238" w:name="_Toc382212818"/>
      <w:bookmarkStart w:id="28239" w:name="_Toc382291653"/>
      <w:bookmarkStart w:id="28240" w:name="_Ref383601961"/>
      <w:bookmarkStart w:id="28241" w:name="_Toc385672341"/>
      <w:bookmarkStart w:id="28242" w:name="_Toc393690457"/>
      <w:bookmarkStart w:id="28243" w:name="_Ref404493337"/>
      <w:bookmarkStart w:id="28244" w:name="_Toc382212263"/>
      <w:bookmarkStart w:id="28245" w:name="_Toc382212826"/>
    </w:p>
    <w:p w14:paraId="46673C0C" w14:textId="77777777" w:rsidR="004C02EF" w:rsidRPr="00E77497" w:rsidRDefault="004C02EF" w:rsidP="004C02EF">
      <w:r w:rsidRPr="00E77497">
        <w:t>The [[PrimitiveValue]] internal property is the Boolean value represented by this Boolean object.</w:t>
      </w:r>
    </w:p>
    <w:p w14:paraId="0177793F" w14:textId="77777777" w:rsidR="004C02EF" w:rsidRPr="00E77497" w:rsidRDefault="004C02EF" w:rsidP="00B43482">
      <w:pPr>
        <w:pStyle w:val="20"/>
        <w:numPr>
          <w:ilvl w:val="0"/>
          <w:numId w:val="0"/>
        </w:numPr>
      </w:pPr>
      <w:bookmarkStart w:id="28246" w:name="_Ref424531326"/>
      <w:bookmarkStart w:id="28247" w:name="_Toc472818938"/>
      <w:bookmarkStart w:id="28248" w:name="_Toc235503516"/>
      <w:bookmarkStart w:id="28249" w:name="_Toc241509291"/>
      <w:bookmarkStart w:id="28250" w:name="_Toc244416778"/>
      <w:bookmarkStart w:id="28251" w:name="_Toc276631142"/>
      <w:bookmarkStart w:id="28252" w:name="_Toc329528874"/>
      <w:r w:rsidRPr="00E77497">
        <w:t>15.7</w:t>
      </w:r>
      <w:r w:rsidRPr="00E77497">
        <w:tab/>
        <w:t>Number</w:t>
      </w:r>
      <w:bookmarkEnd w:id="28237"/>
      <w:bookmarkEnd w:id="28238"/>
      <w:r w:rsidRPr="00E77497">
        <w:t xml:space="preserve"> Object</w:t>
      </w:r>
      <w:bookmarkEnd w:id="28239"/>
      <w:bookmarkEnd w:id="28240"/>
      <w:bookmarkEnd w:id="28241"/>
      <w:bookmarkEnd w:id="28242"/>
      <w:bookmarkEnd w:id="28243"/>
      <w:r w:rsidRPr="00E77497">
        <w:t>s</w:t>
      </w:r>
      <w:bookmarkStart w:id="28253" w:name="_Toc385672342"/>
      <w:bookmarkStart w:id="28254" w:name="_Ref393527624"/>
      <w:bookmarkStart w:id="28255" w:name="_Toc393690458"/>
      <w:bookmarkStart w:id="28256" w:name="_Ref404501532"/>
      <w:bookmarkStart w:id="28257" w:name="_Toc382212256"/>
      <w:bookmarkStart w:id="28258" w:name="_Toc382212819"/>
      <w:bookmarkStart w:id="28259" w:name="_Toc382291654"/>
      <w:bookmarkEnd w:id="28246"/>
      <w:bookmarkEnd w:id="28247"/>
      <w:bookmarkEnd w:id="28248"/>
      <w:bookmarkEnd w:id="28249"/>
      <w:bookmarkEnd w:id="28250"/>
      <w:bookmarkEnd w:id="28251"/>
      <w:bookmarkEnd w:id="28252"/>
    </w:p>
    <w:p w14:paraId="5F73140A" w14:textId="77777777" w:rsidR="004C02EF" w:rsidRPr="00E77497" w:rsidRDefault="004C02EF" w:rsidP="00B43482">
      <w:pPr>
        <w:pStyle w:val="30"/>
        <w:numPr>
          <w:ilvl w:val="0"/>
          <w:numId w:val="0"/>
        </w:numPr>
      </w:pPr>
      <w:bookmarkStart w:id="28260" w:name="_Ref424531823"/>
      <w:bookmarkStart w:id="28261" w:name="_Toc472818939"/>
      <w:bookmarkStart w:id="28262" w:name="_Toc235503517"/>
      <w:bookmarkStart w:id="28263" w:name="_Toc241509292"/>
      <w:bookmarkStart w:id="28264" w:name="_Toc244416779"/>
      <w:bookmarkStart w:id="28265" w:name="_Toc276631143"/>
      <w:bookmarkStart w:id="28266" w:name="_Toc329528875"/>
      <w:r w:rsidRPr="00E77497">
        <w:t>15.7.1</w:t>
      </w:r>
      <w:r w:rsidRPr="00E77497">
        <w:tab/>
        <w:t>The Number Constructor Called as a Functio</w:t>
      </w:r>
      <w:bookmarkEnd w:id="28253"/>
      <w:bookmarkEnd w:id="28254"/>
      <w:bookmarkEnd w:id="28255"/>
      <w:bookmarkEnd w:id="28256"/>
      <w:r w:rsidRPr="00E77497">
        <w:t>n</w:t>
      </w:r>
      <w:bookmarkEnd w:id="28260"/>
      <w:bookmarkEnd w:id="28261"/>
      <w:bookmarkEnd w:id="28262"/>
      <w:bookmarkEnd w:id="28263"/>
      <w:bookmarkEnd w:id="28264"/>
      <w:bookmarkEnd w:id="28265"/>
      <w:bookmarkEnd w:id="28266"/>
    </w:p>
    <w:p w14:paraId="5CD4BFA4"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a function rather than as a constructor, it performs a type conversion.</w:t>
      </w:r>
      <w:bookmarkStart w:id="28267" w:name="_Toc385672343"/>
      <w:bookmarkStart w:id="28268" w:name="_Toc393690459"/>
    </w:p>
    <w:p w14:paraId="68C8CD1E" w14:textId="77777777" w:rsidR="004C02EF" w:rsidRPr="00E77497" w:rsidRDefault="004C02EF" w:rsidP="004C02EF">
      <w:pPr>
        <w:pStyle w:val="40"/>
        <w:numPr>
          <w:ilvl w:val="0"/>
          <w:numId w:val="0"/>
        </w:numPr>
      </w:pPr>
      <w:bookmarkStart w:id="28269" w:name="_Ref457704661"/>
      <w:r w:rsidRPr="00E77497">
        <w:t>15.7.1.1</w:t>
      </w:r>
      <w:r w:rsidRPr="00E77497">
        <w:tab/>
        <w:t>Number ( [ value</w:t>
      </w:r>
      <w:bookmarkEnd w:id="28267"/>
      <w:bookmarkEnd w:id="28268"/>
      <w:r w:rsidRPr="00E77497">
        <w:t xml:space="preserve"> ] )</w:t>
      </w:r>
      <w:bookmarkEnd w:id="28269"/>
    </w:p>
    <w:p w14:paraId="7A71F03B" w14:textId="77777777" w:rsidR="004C02EF" w:rsidRPr="00E77497" w:rsidRDefault="004C02EF" w:rsidP="004C02EF">
      <w:r w:rsidRPr="00E77497">
        <w:t xml:space="preserve">Returns a Number value (not a </w:t>
      </w:r>
      <w:bookmarkStart w:id="28270" w:name="_Toc385672344"/>
      <w:bookmarkStart w:id="28271" w:name="_Toc393690460"/>
      <w:r w:rsidRPr="00E77497">
        <w:t xml:space="preserve">Number object) computed by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returns </w:t>
      </w:r>
      <w:r w:rsidRPr="00E77497">
        <w:rPr>
          <w:b/>
        </w:rPr>
        <w:t>+0</w:t>
      </w:r>
      <w:r w:rsidRPr="00E77497">
        <w:t>.</w:t>
      </w:r>
    </w:p>
    <w:p w14:paraId="0019FCB3" w14:textId="77777777" w:rsidR="004C02EF" w:rsidRPr="00E77497" w:rsidRDefault="004C02EF" w:rsidP="00B43482">
      <w:pPr>
        <w:pStyle w:val="30"/>
        <w:numPr>
          <w:ilvl w:val="0"/>
          <w:numId w:val="0"/>
        </w:numPr>
      </w:pPr>
      <w:bookmarkStart w:id="28272" w:name="_Toc385672345"/>
      <w:bookmarkStart w:id="28273" w:name="_Ref393527628"/>
      <w:bookmarkStart w:id="28274" w:name="_Toc393690461"/>
      <w:bookmarkStart w:id="28275" w:name="_Ref404501547"/>
      <w:bookmarkStart w:id="28276" w:name="_Ref424531834"/>
      <w:bookmarkStart w:id="28277" w:name="_Toc472818940"/>
      <w:bookmarkStart w:id="28278" w:name="_Toc235503518"/>
      <w:bookmarkStart w:id="28279" w:name="_Toc241509293"/>
      <w:bookmarkStart w:id="28280" w:name="_Toc244416780"/>
      <w:bookmarkStart w:id="28281" w:name="_Toc276631144"/>
      <w:bookmarkStart w:id="28282" w:name="_Toc329528876"/>
      <w:bookmarkEnd w:id="28270"/>
      <w:bookmarkEnd w:id="28271"/>
      <w:r w:rsidRPr="00E77497">
        <w:t>15.7.2</w:t>
      </w:r>
      <w:r w:rsidRPr="00E77497">
        <w:tab/>
        <w:t>The Number Constructo</w:t>
      </w:r>
      <w:bookmarkEnd w:id="28257"/>
      <w:bookmarkEnd w:id="28258"/>
      <w:bookmarkEnd w:id="28259"/>
      <w:bookmarkEnd w:id="28272"/>
      <w:bookmarkEnd w:id="28273"/>
      <w:bookmarkEnd w:id="28274"/>
      <w:bookmarkEnd w:id="28275"/>
      <w:r w:rsidRPr="00E77497">
        <w:t>r</w:t>
      </w:r>
      <w:bookmarkStart w:id="28283" w:name="_Toc382291655"/>
      <w:bookmarkEnd w:id="28276"/>
      <w:bookmarkEnd w:id="28277"/>
      <w:bookmarkEnd w:id="28278"/>
      <w:bookmarkEnd w:id="28279"/>
      <w:bookmarkEnd w:id="28280"/>
      <w:bookmarkEnd w:id="28281"/>
      <w:bookmarkEnd w:id="28282"/>
    </w:p>
    <w:p w14:paraId="00001CD9"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8284" w:name="_Toc385672346"/>
      <w:bookmarkStart w:id="28285" w:name="_Toc393690462"/>
    </w:p>
    <w:p w14:paraId="1F5F5EB1" w14:textId="77777777" w:rsidR="004C02EF" w:rsidRPr="00E77497" w:rsidRDefault="004C02EF" w:rsidP="004C02EF">
      <w:pPr>
        <w:pStyle w:val="40"/>
        <w:numPr>
          <w:ilvl w:val="0"/>
          <w:numId w:val="0"/>
        </w:numPr>
      </w:pPr>
      <w:r w:rsidRPr="00E77497">
        <w:t>15.7.2.1</w:t>
      </w:r>
      <w:r w:rsidRPr="00E77497">
        <w:tab/>
        <w:t>new Number ( [ value</w:t>
      </w:r>
      <w:bookmarkEnd w:id="28283"/>
      <w:bookmarkEnd w:id="28284"/>
      <w:bookmarkEnd w:id="28285"/>
      <w:r w:rsidRPr="00E77497">
        <w:t xml:space="preserve"> ] )</w:t>
      </w:r>
      <w:bookmarkStart w:id="28286" w:name="_Toc382291656"/>
    </w:p>
    <w:p w14:paraId="28C07472" w14:textId="77777777" w:rsidR="004C02EF" w:rsidRPr="00E77497" w:rsidRDefault="004C02EF" w:rsidP="004C02EF">
      <w:r w:rsidRPr="00E77497">
        <w:t xml:space="preserve">The [[Prototype]] internal property of the newly constructed object is set to the original Number prototype object, the one that is the initial value of </w:t>
      </w:r>
      <w:r w:rsidRPr="00E77497">
        <w:rPr>
          <w:rFonts w:ascii="Courier New" w:hAnsi="Courier New"/>
          <w:b/>
        </w:rPr>
        <w:t>Number.prototype</w:t>
      </w:r>
      <w:r w:rsidRPr="00E77497">
        <w:t xml:space="preserve"> (15.7.3.1).</w:t>
      </w:r>
    </w:p>
    <w:p w14:paraId="7A4009F5" w14:textId="77777777" w:rsidR="004C02EF" w:rsidRPr="00E77497" w:rsidRDefault="004C02EF" w:rsidP="004C02EF">
      <w:r w:rsidRPr="00E77497">
        <w:t xml:space="preserve">The </w:t>
      </w:r>
      <w:del w:id="28287" w:author="Allen Wirfs-Brock" w:date="2011-07-02T14:17:00Z">
        <w:r w:rsidRPr="00E77497" w:rsidDel="000625EF">
          <w:delText xml:space="preserve">[[Class]] internal property of the </w:delText>
        </w:r>
      </w:del>
      <w:r w:rsidRPr="00E77497">
        <w:t xml:space="preserve">newly constructed object is </w:t>
      </w:r>
      <w:del w:id="28288" w:author="Allen Wirfs-Brock" w:date="2011-07-02T14:17:00Z">
        <w:r w:rsidRPr="00E77497" w:rsidDel="000625EF">
          <w:delText xml:space="preserve">set to </w:delText>
        </w:r>
        <w:r w:rsidRPr="00E77497" w:rsidDel="000625EF">
          <w:rPr>
            <w:rFonts w:ascii="Courier New" w:hAnsi="Courier New"/>
            <w:b/>
          </w:rPr>
          <w:delText>"Number"</w:delText>
        </w:r>
      </w:del>
      <w:ins w:id="28289" w:author="Allen Wirfs-Brock" w:date="2011-07-02T14:17:00Z">
        <w:r w:rsidR="000625EF" w:rsidRPr="00E77497">
          <w:t>has a [[</w:t>
        </w:r>
        <w:del w:id="28290" w:author="Rev 3 Allen Wirfs-Brock" w:date="2011-09-07T18:03:00Z">
          <w:r w:rsidR="000625EF" w:rsidRPr="00E77497" w:rsidDel="00187187">
            <w:delText>IsNumber</w:delText>
          </w:r>
        </w:del>
      </w:ins>
      <w:ins w:id="28291" w:author="Rev 3 Allen Wirfs-Brock" w:date="2011-09-07T18:03:00Z">
        <w:r w:rsidR="00187187" w:rsidRPr="00E77497">
          <w:t>NativeBrand</w:t>
        </w:r>
      </w:ins>
      <w:ins w:id="28292" w:author="Allen Wirfs-Brock" w:date="2011-07-02T14:17:00Z">
        <w:r w:rsidR="000625EF" w:rsidRPr="00E77497">
          <w:t>]] internal property</w:t>
        </w:r>
      </w:ins>
      <w:ins w:id="28293" w:author="Rev 3 Allen Wirfs-Brock" w:date="2011-09-07T18:03:00Z">
        <w:r w:rsidR="00187187" w:rsidRPr="00E77497">
          <w:t xml:space="preserve"> whose value is NumberWrapper</w:t>
        </w:r>
      </w:ins>
      <w:r w:rsidRPr="00E77497">
        <w:t>.</w:t>
      </w:r>
    </w:p>
    <w:p w14:paraId="05CB0653" w14:textId="77777777" w:rsidR="004C02EF" w:rsidRPr="00E77497" w:rsidRDefault="004C02EF" w:rsidP="004C02EF">
      <w:r w:rsidRPr="00E77497">
        <w:t xml:space="preserve">The [[PrimitiveValue]] internal property of the newly constructed object is set to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to +0.</w:t>
      </w:r>
      <w:bookmarkStart w:id="28294" w:name="_Toc385672347"/>
      <w:bookmarkStart w:id="28295" w:name="_Toc393690463"/>
    </w:p>
    <w:p w14:paraId="58BE5D9E"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1A1A4A78" w14:textId="77777777" w:rsidR="004C02EF" w:rsidRPr="00E77497" w:rsidRDefault="004C02EF" w:rsidP="00B43482">
      <w:pPr>
        <w:pStyle w:val="30"/>
        <w:numPr>
          <w:ilvl w:val="0"/>
          <w:numId w:val="0"/>
        </w:numPr>
      </w:pPr>
      <w:bookmarkStart w:id="28296" w:name="_Toc382212257"/>
      <w:bookmarkStart w:id="28297" w:name="_Toc382212820"/>
      <w:bookmarkStart w:id="28298" w:name="_Toc382291657"/>
      <w:bookmarkStart w:id="28299" w:name="_Toc385672348"/>
      <w:bookmarkStart w:id="28300" w:name="_Toc393690464"/>
      <w:bookmarkStart w:id="28301" w:name="_Ref457704674"/>
      <w:bookmarkStart w:id="28302" w:name="_Ref457709286"/>
      <w:bookmarkStart w:id="28303" w:name="_Toc472818941"/>
      <w:bookmarkStart w:id="28304" w:name="_Toc235503519"/>
      <w:bookmarkStart w:id="28305" w:name="_Toc241509294"/>
      <w:bookmarkStart w:id="28306" w:name="_Toc244416781"/>
      <w:bookmarkStart w:id="28307" w:name="_Toc276631145"/>
      <w:bookmarkStart w:id="28308" w:name="_Toc329528877"/>
      <w:bookmarkEnd w:id="28286"/>
      <w:bookmarkEnd w:id="28294"/>
      <w:bookmarkEnd w:id="28295"/>
      <w:r w:rsidRPr="00E77497">
        <w:t>15.7.3</w:t>
      </w:r>
      <w:r w:rsidRPr="00E77497">
        <w:tab/>
        <w:t>Properties of the Number</w:t>
      </w:r>
      <w:bookmarkEnd w:id="28296"/>
      <w:bookmarkEnd w:id="28297"/>
      <w:r w:rsidRPr="00E77497">
        <w:t xml:space="preserve"> Constructo</w:t>
      </w:r>
      <w:bookmarkEnd w:id="28298"/>
      <w:bookmarkEnd w:id="28299"/>
      <w:bookmarkEnd w:id="28300"/>
      <w:r w:rsidRPr="00E77497">
        <w:t>r</w:t>
      </w:r>
      <w:bookmarkEnd w:id="28301"/>
      <w:bookmarkEnd w:id="28302"/>
      <w:bookmarkEnd w:id="28303"/>
      <w:bookmarkEnd w:id="28304"/>
      <w:bookmarkEnd w:id="28305"/>
      <w:bookmarkEnd w:id="28306"/>
      <w:bookmarkEnd w:id="28307"/>
      <w:bookmarkEnd w:id="28308"/>
    </w:p>
    <w:p w14:paraId="7DA7AFC9" w14:textId="77777777" w:rsidR="004C02EF" w:rsidRPr="00E77497" w:rsidRDefault="004C02EF" w:rsidP="004C02EF">
      <w:r w:rsidRPr="00E77497">
        <w:t>The value of the [[Prototype]] internal property of the Number constructor is the Function prototype object (15.3.4).</w:t>
      </w:r>
    </w:p>
    <w:p w14:paraId="250FBC30"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bookmarkStart w:id="28309" w:name="_Toc382291658"/>
      <w:bookmarkStart w:id="28310" w:name="_Toc385672349"/>
      <w:bookmarkStart w:id="28311" w:name="_Ref393613924"/>
      <w:bookmarkStart w:id="28312" w:name="_Toc393690465"/>
      <w:bookmarkStart w:id="28313" w:name="_Ref404502635"/>
      <w:bookmarkStart w:id="28314" w:name="_Toc382212258"/>
      <w:bookmarkStart w:id="28315" w:name="_Toc382212821"/>
    </w:p>
    <w:p w14:paraId="67B3552D" w14:textId="77777777" w:rsidR="004C02EF" w:rsidRPr="00E77497" w:rsidRDefault="004C02EF" w:rsidP="004C02EF">
      <w:pPr>
        <w:pStyle w:val="40"/>
        <w:numPr>
          <w:ilvl w:val="0"/>
          <w:numId w:val="0"/>
        </w:numPr>
      </w:pPr>
      <w:bookmarkStart w:id="28316" w:name="_Ref424534510"/>
      <w:r w:rsidRPr="00E77497">
        <w:t>15.7.3.1</w:t>
      </w:r>
      <w:r w:rsidRPr="00E77497">
        <w:tab/>
        <w:t>Number.prototyp</w:t>
      </w:r>
      <w:bookmarkEnd w:id="28309"/>
      <w:bookmarkEnd w:id="28310"/>
      <w:bookmarkEnd w:id="28311"/>
      <w:bookmarkEnd w:id="28312"/>
      <w:bookmarkEnd w:id="28313"/>
      <w:r w:rsidRPr="00E77497">
        <w:t>e</w:t>
      </w:r>
      <w:bookmarkEnd w:id="28316"/>
    </w:p>
    <w:p w14:paraId="65D79415" w14:textId="77777777" w:rsidR="004C02EF" w:rsidRPr="00E77497" w:rsidRDefault="004C02EF" w:rsidP="004C02EF">
      <w:r w:rsidRPr="00E77497">
        <w:t xml:space="preserve">The initial value of </w:t>
      </w:r>
      <w:r w:rsidRPr="00E77497">
        <w:rPr>
          <w:rFonts w:ascii="Courier New" w:hAnsi="Courier New"/>
          <w:b/>
        </w:rPr>
        <w:t>Number.prototype</w:t>
      </w:r>
      <w:r w:rsidRPr="00E77497">
        <w:t xml:space="preserve"> is the Number prototype object (15.7.4).</w:t>
      </w:r>
      <w:bookmarkStart w:id="28317" w:name="_Toc385672350"/>
      <w:bookmarkStart w:id="28318" w:name="_Toc382291659"/>
    </w:p>
    <w:p w14:paraId="1A58E9AF"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319" w:name="_Toc393690466"/>
    </w:p>
    <w:p w14:paraId="6009A24F" w14:textId="77777777" w:rsidR="004C02EF" w:rsidRPr="00E77497" w:rsidRDefault="004C02EF" w:rsidP="004C02EF">
      <w:pPr>
        <w:pStyle w:val="40"/>
        <w:numPr>
          <w:ilvl w:val="0"/>
          <w:numId w:val="0"/>
        </w:numPr>
      </w:pPr>
      <w:bookmarkStart w:id="28320" w:name="_Ref457704688"/>
      <w:r w:rsidRPr="00E77497">
        <w:t>15.7.3.2</w:t>
      </w:r>
      <w:r w:rsidRPr="00E77497">
        <w:tab/>
        <w:t>Number.MAX_VALU</w:t>
      </w:r>
      <w:bookmarkEnd w:id="28317"/>
      <w:bookmarkEnd w:id="28319"/>
      <w:r w:rsidRPr="00E77497">
        <w:t>E</w:t>
      </w:r>
      <w:bookmarkEnd w:id="28320"/>
    </w:p>
    <w:p w14:paraId="6CA49254" w14:textId="77777777" w:rsidR="004C02EF" w:rsidRPr="006B6D0A" w:rsidRDefault="004C02EF" w:rsidP="004C02EF">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008E945C"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28321" w:name="_Toc385672351"/>
      <w:bookmarkStart w:id="28322" w:name="_Toc393690467"/>
    </w:p>
    <w:p w14:paraId="78DE3A00" w14:textId="77777777" w:rsidR="004C02EF" w:rsidRPr="00B820AB" w:rsidRDefault="004C02EF" w:rsidP="004C02EF">
      <w:pPr>
        <w:pStyle w:val="40"/>
        <w:numPr>
          <w:ilvl w:val="0"/>
          <w:numId w:val="0"/>
        </w:numPr>
      </w:pPr>
      <w:r w:rsidRPr="00B820AB">
        <w:t>15.7.3.3</w:t>
      </w:r>
      <w:r w:rsidRPr="00B820AB">
        <w:tab/>
        <w:t>Number.MIN_VALU</w:t>
      </w:r>
      <w:bookmarkEnd w:id="28321"/>
      <w:bookmarkEnd w:id="28322"/>
      <w:r w:rsidRPr="00B820AB">
        <w:t>E</w:t>
      </w:r>
    </w:p>
    <w:p w14:paraId="00641521" w14:textId="77777777" w:rsidR="004C02EF" w:rsidRPr="006B6D0A" w:rsidRDefault="004C02EF" w:rsidP="004C02EF">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bookmarkStart w:id="28323" w:name="_Toc385672352"/>
    </w:p>
    <w:p w14:paraId="1A8B4D0F" w14:textId="77777777" w:rsidR="008D3219" w:rsidRDefault="008D3219" w:rsidP="004C02EF">
      <w:pPr>
        <w:rPr>
          <w:ins w:id="28324" w:author="Rev 7 Allen Wirfs-Brock" w:date="2012-05-03T08:35:00Z"/>
        </w:rPr>
      </w:pPr>
      <w:ins w:id="28325" w:author="Rev 7 Allen Wirfs-Brock" w:date="2012-05-03T08:36:00Z">
        <w:r>
          <w:t>In</w:t>
        </w:r>
      </w:ins>
      <w:ins w:id="28326" w:author="Rev 7 Allen Wirfs-Brock" w:date="2012-05-03T08:38:00Z">
        <w:r>
          <w:t xml:space="preserve"> the</w:t>
        </w:r>
      </w:ins>
      <w:ins w:id="28327" w:author="Rev 7 Allen Wirfs-Brock" w:date="2012-05-03T08:36:00Z">
        <w:r>
          <w:t xml:space="preserve"> IEEE-</w:t>
        </w:r>
      </w:ins>
      <w:ins w:id="28328" w:author="Rev 7 Allen Wirfs-Brock" w:date="2012-05-03T08:37:00Z">
        <w:r>
          <w:t>764</w:t>
        </w:r>
      </w:ins>
      <w:ins w:id="28329" w:author="Rev 7 Allen Wirfs-Brock" w:date="2012-05-03T08:38:00Z">
        <w:r>
          <w:t xml:space="preserve"> double precission binary representation, the smallest possible value is a denormalized numbered. If an implementation does not support denormalized values, the value of</w:t>
        </w:r>
      </w:ins>
      <w:ins w:id="28330" w:author="Rev 7 Allen Wirfs-Brock" w:date="2012-05-03T08:40:00Z">
        <w:r>
          <w:t xml:space="preserve"> </w:t>
        </w:r>
        <w:r w:rsidRPr="00E77497">
          <w:rPr>
            <w:rFonts w:ascii="Courier New" w:hAnsi="Courier New"/>
            <w:b/>
          </w:rPr>
          <w:t>Number.MIN_VALUE</w:t>
        </w:r>
      </w:ins>
      <w:ins w:id="28331" w:author="Rev 7 Allen Wirfs-Brock" w:date="2012-05-03T08:38:00Z">
        <w:r>
          <w:t xml:space="preserve"> must be the smallest </w:t>
        </w:r>
      </w:ins>
      <w:ins w:id="28332" w:author="Rev 7 Allen Wirfs-Brock" w:date="2012-05-03T08:41:00Z">
        <w:r>
          <w:t xml:space="preserve">non-zero </w:t>
        </w:r>
      </w:ins>
      <w:ins w:id="28333" w:author="Rev 7 Allen Wirfs-Brock" w:date="2012-05-03T08:38:00Z">
        <w:r>
          <w:t xml:space="preserve">positive value that can actually be represented </w:t>
        </w:r>
      </w:ins>
      <w:ins w:id="28334" w:author="Rev 7 Allen Wirfs-Brock" w:date="2012-05-03T08:41:00Z">
        <w:r>
          <w:t>by the implementation.</w:t>
        </w:r>
      </w:ins>
      <w:ins w:id="28335" w:author="Rev 7 Allen Wirfs-Brock" w:date="2012-05-03T08:38:00Z">
        <w:r>
          <w:t xml:space="preserve"> </w:t>
        </w:r>
      </w:ins>
    </w:p>
    <w:p w14:paraId="6D180985"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28336" w:name="_Toc393690468"/>
    </w:p>
    <w:p w14:paraId="4E32300E" w14:textId="77777777" w:rsidR="004C02EF" w:rsidRPr="00B820AB" w:rsidRDefault="004C02EF" w:rsidP="004C02EF">
      <w:pPr>
        <w:pStyle w:val="40"/>
        <w:numPr>
          <w:ilvl w:val="0"/>
          <w:numId w:val="0"/>
        </w:numPr>
      </w:pPr>
      <w:bookmarkStart w:id="28337" w:name="_Ref457704701"/>
      <w:r w:rsidRPr="00B820AB">
        <w:t>15.7.3.4</w:t>
      </w:r>
      <w:r w:rsidRPr="00B820AB">
        <w:tab/>
        <w:t>Number.Na</w:t>
      </w:r>
      <w:bookmarkEnd w:id="28318"/>
      <w:bookmarkEnd w:id="28323"/>
      <w:bookmarkEnd w:id="28336"/>
      <w:r w:rsidRPr="00B820AB">
        <w:t>N</w:t>
      </w:r>
      <w:bookmarkEnd w:id="28337"/>
    </w:p>
    <w:p w14:paraId="766A54FC" w14:textId="77777777" w:rsidR="004C02EF" w:rsidRPr="00E77497" w:rsidRDefault="004C02EF" w:rsidP="004C02EF">
      <w:r w:rsidRPr="00675B74">
        <w:t xml:space="preserve">The value of </w:t>
      </w:r>
      <w:r w:rsidRPr="00E77497">
        <w:rPr>
          <w:rFonts w:ascii="Courier New" w:hAnsi="Courier New"/>
          <w:b/>
        </w:rPr>
        <w:t>Number.NaN</w:t>
      </w:r>
      <w:r w:rsidRPr="00E77497">
        <w:t xml:space="preserve"> is </w:t>
      </w:r>
      <w:r w:rsidRPr="00E77497">
        <w:rPr>
          <w:b/>
        </w:rPr>
        <w:t>NaN</w:t>
      </w:r>
      <w:r w:rsidRPr="00E77497">
        <w:t>.</w:t>
      </w:r>
      <w:bookmarkStart w:id="28338" w:name="_Toc385672353"/>
      <w:bookmarkStart w:id="28339" w:name="_Toc382291660"/>
    </w:p>
    <w:p w14:paraId="684B47D2"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340" w:name="_Toc393690469"/>
    </w:p>
    <w:p w14:paraId="2B0F424B" w14:textId="77777777" w:rsidR="004C02EF" w:rsidRPr="00E77497" w:rsidRDefault="004C02EF" w:rsidP="004C02EF">
      <w:pPr>
        <w:pStyle w:val="40"/>
        <w:numPr>
          <w:ilvl w:val="0"/>
          <w:numId w:val="0"/>
        </w:numPr>
      </w:pPr>
      <w:r w:rsidRPr="00E77497">
        <w:t>15.7.3.5</w:t>
      </w:r>
      <w:r w:rsidRPr="00E77497">
        <w:tab/>
        <w:t>Number.NEGATIVE_INFINIT</w:t>
      </w:r>
      <w:bookmarkEnd w:id="28338"/>
      <w:bookmarkEnd w:id="28340"/>
      <w:r w:rsidRPr="00E77497">
        <w:t>Y</w:t>
      </w:r>
    </w:p>
    <w:p w14:paraId="036F0C85" w14:textId="77777777" w:rsidR="004C02EF" w:rsidRPr="004D1BD1" w:rsidRDefault="004C02EF" w:rsidP="004C02EF">
      <w:r w:rsidRPr="00E77497">
        <w:t xml:space="preserve">The value of Number.NEGATIVE_INFINITY is </w:t>
      </w:r>
      <w:r w:rsidRPr="004D1BD1">
        <w:sym w:font="Symbol" w:char="F02D"/>
      </w:r>
      <w:r w:rsidRPr="008B7F6F">
        <w:sym w:font="Symbol" w:char="F0A5"/>
      </w:r>
      <w:r w:rsidRPr="004D1BD1">
        <w:t>.</w:t>
      </w:r>
      <w:bookmarkStart w:id="28341" w:name="_Toc385672354"/>
    </w:p>
    <w:p w14:paraId="563FF28D"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28342" w:name="_Toc393690470"/>
    </w:p>
    <w:p w14:paraId="6E48F9D0" w14:textId="77777777" w:rsidR="004C02EF" w:rsidRPr="00A67AF2" w:rsidRDefault="004C02EF" w:rsidP="004C02EF">
      <w:pPr>
        <w:pStyle w:val="40"/>
        <w:numPr>
          <w:ilvl w:val="0"/>
          <w:numId w:val="0"/>
        </w:numPr>
      </w:pPr>
      <w:r w:rsidRPr="00A67AF2">
        <w:t>15.7.3.6</w:t>
      </w:r>
      <w:r w:rsidRPr="00A67AF2">
        <w:tab/>
        <w:t>Number.POSITIVE_INFINIT</w:t>
      </w:r>
      <w:bookmarkEnd w:id="28341"/>
      <w:bookmarkEnd w:id="28342"/>
      <w:r w:rsidRPr="00A67AF2">
        <w:t>Y</w:t>
      </w:r>
    </w:p>
    <w:p w14:paraId="00A4A4AA" w14:textId="77777777" w:rsidR="004C02EF" w:rsidRPr="004D1BD1" w:rsidRDefault="004C02EF" w:rsidP="004C02EF">
      <w:r w:rsidRPr="00B820AB">
        <w:t>The value of Number.POSITIVE_INFINITY is +</w:t>
      </w:r>
      <w:r w:rsidRPr="004D1BD1">
        <w:sym w:font="Symbol" w:char="F0A5"/>
      </w:r>
      <w:r w:rsidRPr="004D1BD1">
        <w:t>.</w:t>
      </w:r>
      <w:bookmarkStart w:id="28343" w:name="_Toc385672355"/>
    </w:p>
    <w:p w14:paraId="474DCA3A"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28344" w:name="_Ref393609442"/>
      <w:bookmarkStart w:id="28345" w:name="_Toc393690471"/>
    </w:p>
    <w:p w14:paraId="0E53DCF4"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8346" w:author="Rev 7 Allen Wirfs-Brock" w:date="2012-05-02T17:12:00Z"/>
          <w:rFonts w:cs="Arial"/>
          <w:b/>
        </w:rPr>
      </w:pPr>
      <w:bookmarkStart w:id="28347" w:name="_Ref424536060"/>
      <w:bookmarkStart w:id="28348" w:name="_Toc472818942"/>
      <w:bookmarkStart w:id="28349" w:name="_Toc235503520"/>
      <w:bookmarkStart w:id="28350" w:name="_Toc241509295"/>
      <w:bookmarkStart w:id="28351" w:name="_Toc244416782"/>
      <w:bookmarkStart w:id="28352" w:name="_Toc276631146"/>
      <w:ins w:id="28353" w:author="Rev 7 Allen Wirfs-Brock" w:date="2012-05-02T17:12:00Z">
        <w:r w:rsidRPr="00640BCB">
          <w:rPr>
            <w:rFonts w:cs="Arial"/>
            <w:b/>
          </w:rPr>
          <w:t>15.7.3.7</w:t>
        </w:r>
        <w:r w:rsidRPr="00640BCB">
          <w:rPr>
            <w:rFonts w:cs="Arial"/>
            <w:b/>
          </w:rPr>
          <w:tab/>
          <w:t>Number.EPSILON</w:t>
        </w:r>
      </w:ins>
    </w:p>
    <w:p w14:paraId="42503F54" w14:textId="77777777" w:rsidR="00640BCB" w:rsidRPr="00640BCB" w:rsidRDefault="00640BCB" w:rsidP="00640BCB">
      <w:pPr>
        <w:autoSpaceDE w:val="0"/>
        <w:autoSpaceDN w:val="0"/>
        <w:adjustRightInd w:val="0"/>
        <w:spacing w:after="0" w:line="240" w:lineRule="auto"/>
        <w:jc w:val="left"/>
        <w:rPr>
          <w:ins w:id="28354" w:author="Rev 7 Allen Wirfs-Brock" w:date="2012-05-02T17:12:00Z"/>
          <w:rFonts w:cs="Arial"/>
        </w:rPr>
      </w:pPr>
      <w:ins w:id="28355" w:author="Rev 7 Allen Wirfs-Brock" w:date="2012-05-02T17:12:00Z">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ins>
    </w:p>
    <w:p w14:paraId="1B9A4652" w14:textId="77777777" w:rsidR="00640BCB" w:rsidRPr="00640BCB" w:rsidRDefault="00640BCB" w:rsidP="00640BCB">
      <w:pPr>
        <w:rPr>
          <w:ins w:id="28356" w:author="Rev 7 Allen Wirfs-Brock" w:date="2012-05-02T17:12:00Z"/>
          <w:rFonts w:cs="Arial"/>
        </w:rPr>
      </w:pPr>
      <w:ins w:id="28357"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0888723D"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8358" w:author="Rev 7 Allen Wirfs-Brock" w:date="2012-05-02T17:12:00Z"/>
          <w:rFonts w:cs="Arial"/>
          <w:b/>
        </w:rPr>
      </w:pPr>
      <w:ins w:id="28359" w:author="Rev 7 Allen Wirfs-Brock" w:date="2012-05-02T17:12:00Z">
        <w:r w:rsidRPr="00640BCB">
          <w:rPr>
            <w:rFonts w:cs="Arial"/>
            <w:b/>
          </w:rPr>
          <w:t>15.7.3.7</w:t>
        </w:r>
        <w:r w:rsidRPr="00640BCB">
          <w:rPr>
            <w:rFonts w:cs="Arial"/>
            <w:b/>
          </w:rPr>
          <w:tab/>
          <w:t>Number.MAX_INTEGER</w:t>
        </w:r>
      </w:ins>
    </w:p>
    <w:p w14:paraId="75933558" w14:textId="77777777" w:rsidR="00640BCB" w:rsidRPr="00640BCB" w:rsidRDefault="00A829B2" w:rsidP="00640BCB">
      <w:pPr>
        <w:autoSpaceDE w:val="0"/>
        <w:autoSpaceDN w:val="0"/>
        <w:adjustRightInd w:val="0"/>
        <w:spacing w:after="0" w:line="240" w:lineRule="auto"/>
        <w:jc w:val="left"/>
        <w:rPr>
          <w:ins w:id="28360" w:author="Rev 7 Allen Wirfs-Brock" w:date="2012-05-02T17:12:00Z"/>
          <w:rFonts w:cs="Arial"/>
        </w:rPr>
      </w:pPr>
      <w:ins w:id="28361" w:author="Rev 7 Allen Wirfs-Brock" w:date="2012-05-02T17:12:00Z">
        <w:r>
          <w:rPr>
            <w:rFonts w:cs="Arial"/>
          </w:rPr>
          <w:t>The value of Number.MAX_INTEGER</w:t>
        </w:r>
        <w:r w:rsidR="00640BCB" w:rsidRPr="00640BCB">
          <w:rPr>
            <w:rFonts w:cs="Arial"/>
          </w:rPr>
          <w:t xml:space="preserve"> is the largest integer value that can be represented as a Number value without losing precision, which is 9007199254740991. </w:t>
        </w:r>
      </w:ins>
    </w:p>
    <w:p w14:paraId="2B727119" w14:textId="77777777" w:rsidR="00640BCB" w:rsidRPr="00640BCB" w:rsidRDefault="00640BCB" w:rsidP="00640BCB">
      <w:pPr>
        <w:rPr>
          <w:ins w:id="28362" w:author="Rev 7 Allen Wirfs-Brock" w:date="2012-05-02T17:12:00Z"/>
          <w:rFonts w:cs="Arial"/>
        </w:rPr>
      </w:pPr>
      <w:ins w:id="28363"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606996EF"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8364" w:author="Rev 7 Allen Wirfs-Brock" w:date="2012-05-02T17:12:00Z"/>
          <w:rFonts w:cs="Arial"/>
          <w:b/>
        </w:rPr>
      </w:pPr>
      <w:ins w:id="28365" w:author="Rev 7 Allen Wirfs-Brock" w:date="2012-05-02T17:12:00Z">
        <w:r w:rsidRPr="00640BCB">
          <w:rPr>
            <w:rFonts w:cs="Arial"/>
            <w:b/>
          </w:rPr>
          <w:t>15.7.3.8</w:t>
        </w:r>
        <w:r w:rsidRPr="00640BCB">
          <w:rPr>
            <w:rFonts w:cs="Arial"/>
            <w:b/>
          </w:rPr>
          <w:tab/>
          <w:t>Number.parseInt (string, radix)</w:t>
        </w:r>
      </w:ins>
    </w:p>
    <w:p w14:paraId="4DD03A45" w14:textId="77777777" w:rsidR="00640BCB" w:rsidRPr="00640BCB" w:rsidRDefault="00640BCB" w:rsidP="00640BCB">
      <w:pPr>
        <w:rPr>
          <w:ins w:id="28366" w:author="Rev 7 Allen Wirfs-Brock" w:date="2012-05-02T17:12:00Z"/>
          <w:rFonts w:cs="Arial"/>
        </w:rPr>
      </w:pPr>
      <w:commentRangeStart w:id="28367"/>
      <w:ins w:id="28368" w:author="Rev 7 Allen Wirfs-Brock" w:date="2012-05-02T17:12:00Z">
        <w:r w:rsidRPr="00640BCB">
          <w:rPr>
            <w:rFonts w:cs="Arial"/>
          </w:rPr>
          <w:t>Same as 15.1.2.2.</w:t>
        </w:r>
      </w:ins>
      <w:commentRangeEnd w:id="28367"/>
      <w:ins w:id="28369" w:author="Rev 7 Allen Wirfs-Brock" w:date="2012-05-02T17:15:00Z">
        <w:r>
          <w:rPr>
            <w:rStyle w:val="af3"/>
          </w:rPr>
          <w:commentReference w:id="28367"/>
        </w:r>
      </w:ins>
    </w:p>
    <w:p w14:paraId="4858550A"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8370" w:author="Rev 7 Allen Wirfs-Brock" w:date="2012-05-02T17:12:00Z"/>
          <w:rFonts w:cs="Arial"/>
          <w:b/>
        </w:rPr>
      </w:pPr>
      <w:ins w:id="28371" w:author="Rev 7 Allen Wirfs-Brock" w:date="2012-05-02T17:12:00Z">
        <w:r w:rsidRPr="00640BCB">
          <w:rPr>
            <w:rFonts w:cs="Arial"/>
            <w:b/>
          </w:rPr>
          <w:t>15.7.3.9</w:t>
        </w:r>
        <w:r w:rsidRPr="00640BCB">
          <w:rPr>
            <w:rFonts w:cs="Arial"/>
            <w:b/>
          </w:rPr>
          <w:tab/>
          <w:t>Number.parseFloat (string)</w:t>
        </w:r>
      </w:ins>
    </w:p>
    <w:p w14:paraId="7FC330A7" w14:textId="77777777" w:rsidR="00640BCB" w:rsidRPr="00640BCB" w:rsidRDefault="00640BCB" w:rsidP="00640BCB">
      <w:pPr>
        <w:rPr>
          <w:ins w:id="28372" w:author="Rev 7 Allen Wirfs-Brock" w:date="2012-05-02T17:12:00Z"/>
          <w:rFonts w:cs="Arial"/>
        </w:rPr>
      </w:pPr>
      <w:commentRangeStart w:id="28373"/>
      <w:ins w:id="28374" w:author="Rev 7 Allen Wirfs-Brock" w:date="2012-05-02T17:12:00Z">
        <w:r w:rsidRPr="00640BCB">
          <w:rPr>
            <w:rFonts w:cs="Arial"/>
          </w:rPr>
          <w:t>Same as 15.1.2.3.</w:t>
        </w:r>
      </w:ins>
      <w:commentRangeEnd w:id="28373"/>
      <w:ins w:id="28375" w:author="Rev 7 Allen Wirfs-Brock" w:date="2012-05-02T17:16:00Z">
        <w:r>
          <w:rPr>
            <w:rStyle w:val="af3"/>
          </w:rPr>
          <w:commentReference w:id="28373"/>
        </w:r>
      </w:ins>
    </w:p>
    <w:p w14:paraId="7E2E7691"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8376" w:author="Rev 7 Allen Wirfs-Brock" w:date="2012-05-02T17:12:00Z"/>
          <w:rFonts w:cs="Arial"/>
          <w:b/>
        </w:rPr>
      </w:pPr>
      <w:ins w:id="28377" w:author="Rev 7 Allen Wirfs-Brock" w:date="2012-05-02T17:12:00Z">
        <w:r w:rsidRPr="00640BCB">
          <w:rPr>
            <w:rFonts w:cs="Arial"/>
            <w:b/>
          </w:rPr>
          <w:t>15.7.3.10</w:t>
        </w:r>
        <w:r w:rsidRPr="00640BCB">
          <w:rPr>
            <w:rFonts w:cs="Arial"/>
            <w:b/>
          </w:rPr>
          <w:tab/>
          <w:t>Number.isNaN (number)</w:t>
        </w:r>
      </w:ins>
    </w:p>
    <w:p w14:paraId="57879B46" w14:textId="77777777" w:rsidR="001A0D83" w:rsidRPr="00E77497" w:rsidRDefault="001A0D83" w:rsidP="001A0D83">
      <w:pPr>
        <w:rPr>
          <w:ins w:id="28378" w:author="Rev 7 Allen Wirfs-Brock" w:date="2012-05-02T17:25:00Z"/>
        </w:rPr>
      </w:pPr>
      <w:ins w:id="28379" w:author="Rev 7 Allen Wirfs-Brock" w:date="2012-05-02T17:25:00Z">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ins>
    </w:p>
    <w:p w14:paraId="085CBD5A" w14:textId="77777777" w:rsidR="00640BCB" w:rsidRPr="001A0D83" w:rsidRDefault="00640BCB" w:rsidP="001A0D83">
      <w:pPr>
        <w:numPr>
          <w:ilvl w:val="0"/>
          <w:numId w:val="799"/>
        </w:numPr>
        <w:spacing w:after="0" w:line="240" w:lineRule="auto"/>
        <w:jc w:val="left"/>
        <w:rPr>
          <w:ins w:id="28380" w:author="Rev 7 Allen Wirfs-Brock" w:date="2012-05-02T17:12:00Z"/>
          <w:rFonts w:ascii="Times New Roman" w:eastAsia="Times New Roman" w:hAnsi="Times New Roman"/>
          <w:spacing w:val="6"/>
          <w:lang w:eastAsia="en-US"/>
        </w:rPr>
      </w:pPr>
      <w:ins w:id="28381"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68D8CEE7" w14:textId="77777777" w:rsidR="00640BCB" w:rsidRPr="001A0D83" w:rsidRDefault="00640BCB" w:rsidP="001A0D83">
      <w:pPr>
        <w:numPr>
          <w:ilvl w:val="0"/>
          <w:numId w:val="799"/>
        </w:numPr>
        <w:spacing w:after="0" w:line="240" w:lineRule="auto"/>
        <w:jc w:val="left"/>
        <w:rPr>
          <w:ins w:id="28382" w:author="Rev 7 Allen Wirfs-Brock" w:date="2012-05-02T17:12:00Z"/>
          <w:rFonts w:ascii="Times New Roman" w:eastAsia="Times New Roman" w:hAnsi="Times New Roman"/>
          <w:spacing w:val="6"/>
          <w:lang w:eastAsia="en-US"/>
        </w:rPr>
      </w:pPr>
      <w:ins w:id="28383"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6086705F" w14:textId="77777777" w:rsidR="00640BCB" w:rsidRPr="001A0D83" w:rsidRDefault="00640BCB" w:rsidP="001A0D83">
      <w:pPr>
        <w:numPr>
          <w:ilvl w:val="0"/>
          <w:numId w:val="799"/>
        </w:numPr>
        <w:spacing w:after="120" w:line="240" w:lineRule="auto"/>
        <w:jc w:val="left"/>
        <w:rPr>
          <w:ins w:id="28384" w:author="Rev 7 Allen Wirfs-Brock" w:date="2012-05-02T17:12:00Z"/>
          <w:rFonts w:ascii="Times New Roman" w:eastAsia="Times New Roman" w:hAnsi="Times New Roman"/>
          <w:spacing w:val="6"/>
          <w:lang w:eastAsia="en-US"/>
        </w:rPr>
      </w:pPr>
      <w:ins w:id="28385"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2091E167" w14:textId="77777777" w:rsidR="001A0D83" w:rsidRDefault="001A0D83" w:rsidP="001A0D83">
      <w:pPr>
        <w:pStyle w:val="Note"/>
        <w:rPr>
          <w:ins w:id="28386" w:author="Rev 7 Allen Wirfs-Brock" w:date="2012-05-02T17:18:00Z"/>
        </w:rPr>
      </w:pPr>
      <w:ins w:id="28387" w:author="Rev 7 Allen Wirfs-Brock" w:date="2012-05-02T17:18:00Z">
        <w:r>
          <w:t>NOTE</w:t>
        </w:r>
        <w:r>
          <w:tab/>
          <w:t>This function differs from the global isNaN function (15.1.2.4) is that it does not convert its argument to a Number before determining whether it is N</w:t>
        </w:r>
      </w:ins>
      <w:ins w:id="28388" w:author="Rev 7 Allen Wirfs-Brock" w:date="2012-05-02T17:20:00Z">
        <w:r>
          <w:t>a</w:t>
        </w:r>
      </w:ins>
      <w:ins w:id="28389" w:author="Rev 7 Allen Wirfs-Brock" w:date="2012-05-02T17:18:00Z">
        <w:r>
          <w:t>N.</w:t>
        </w:r>
      </w:ins>
    </w:p>
    <w:p w14:paraId="1780EDAF"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8390" w:author="Rev 7 Allen Wirfs-Brock" w:date="2012-05-02T17:12:00Z"/>
          <w:rFonts w:cs="Arial"/>
          <w:b/>
        </w:rPr>
      </w:pPr>
      <w:ins w:id="28391" w:author="Rev 7 Allen Wirfs-Brock" w:date="2012-05-02T17:12:00Z">
        <w:r w:rsidRPr="00640BCB">
          <w:rPr>
            <w:rFonts w:cs="Arial"/>
            <w:b/>
          </w:rPr>
          <w:t>15.7.3.11</w:t>
        </w:r>
        <w:r w:rsidRPr="00640BCB">
          <w:rPr>
            <w:rFonts w:cs="Arial"/>
            <w:b/>
          </w:rPr>
          <w:tab/>
          <w:t>Number.isFinite (number)</w:t>
        </w:r>
      </w:ins>
    </w:p>
    <w:p w14:paraId="482B0E11" w14:textId="77777777" w:rsidR="001A0D83" w:rsidRPr="00E77497" w:rsidRDefault="001A0D83" w:rsidP="001A0D83">
      <w:pPr>
        <w:rPr>
          <w:ins w:id="28392" w:author="Rev 7 Allen Wirfs-Brock" w:date="2012-05-02T17:26:00Z"/>
        </w:rPr>
      </w:pPr>
      <w:ins w:id="28393" w:author="Rev 7 Allen Wirfs-Brock" w:date="2012-05-02T17:26:00Z">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ins>
    </w:p>
    <w:p w14:paraId="36C7848F" w14:textId="77777777" w:rsidR="00640BCB" w:rsidRPr="001A0D83" w:rsidRDefault="00640BCB" w:rsidP="00640BCB">
      <w:pPr>
        <w:numPr>
          <w:ilvl w:val="0"/>
          <w:numId w:val="796"/>
        </w:numPr>
        <w:spacing w:after="0" w:line="240" w:lineRule="auto"/>
        <w:jc w:val="left"/>
        <w:rPr>
          <w:ins w:id="28394" w:author="Rev 7 Allen Wirfs-Brock" w:date="2012-05-02T17:12:00Z"/>
          <w:rFonts w:ascii="Times New Roman" w:eastAsia="Times New Roman" w:hAnsi="Times New Roman"/>
          <w:spacing w:val="6"/>
          <w:lang w:eastAsia="en-US"/>
        </w:rPr>
      </w:pPr>
      <w:ins w:id="28395"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1F352862" w14:textId="77777777" w:rsidR="00640BCB" w:rsidRPr="001A0D83" w:rsidRDefault="00640BCB" w:rsidP="00640BCB">
      <w:pPr>
        <w:numPr>
          <w:ilvl w:val="0"/>
          <w:numId w:val="796"/>
        </w:numPr>
        <w:spacing w:after="0" w:line="240" w:lineRule="auto"/>
        <w:jc w:val="left"/>
        <w:rPr>
          <w:ins w:id="28396" w:author="Rev 7 Allen Wirfs-Brock" w:date="2012-05-02T17:12:00Z"/>
          <w:rFonts w:ascii="Times New Roman" w:eastAsia="Times New Roman" w:hAnsi="Times New Roman"/>
          <w:spacing w:val="6"/>
          <w:lang w:eastAsia="en-US"/>
        </w:rPr>
      </w:pPr>
      <w:ins w:id="28397"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555B078D" w14:textId="77777777" w:rsidR="00640BCB" w:rsidRPr="001A0D83" w:rsidRDefault="00640BCB" w:rsidP="00640BCB">
      <w:pPr>
        <w:numPr>
          <w:ilvl w:val="0"/>
          <w:numId w:val="796"/>
        </w:numPr>
        <w:spacing w:after="120" w:line="240" w:lineRule="auto"/>
        <w:jc w:val="left"/>
        <w:rPr>
          <w:ins w:id="28398" w:author="Rev 7 Allen Wirfs-Brock" w:date="2012-05-02T17:12:00Z"/>
          <w:rFonts w:ascii="Times New Roman" w:eastAsia="Times New Roman" w:hAnsi="Times New Roman"/>
          <w:spacing w:val="6"/>
          <w:lang w:eastAsia="en-US"/>
        </w:rPr>
      </w:pPr>
      <w:ins w:id="28399"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203D7ECC"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8400" w:author="Rev 7 Allen Wirfs-Brock" w:date="2012-05-02T17:12:00Z"/>
          <w:rFonts w:cs="Arial"/>
          <w:b/>
        </w:rPr>
      </w:pPr>
      <w:ins w:id="28401" w:author="Rev 7 Allen Wirfs-Brock" w:date="2012-05-02T17:12:00Z">
        <w:r w:rsidRPr="00640BCB">
          <w:rPr>
            <w:rFonts w:cs="Arial"/>
            <w:b/>
          </w:rPr>
          <w:t>15.7.3.12</w:t>
        </w:r>
        <w:r w:rsidRPr="00640BCB">
          <w:rPr>
            <w:rFonts w:cs="Arial"/>
            <w:b/>
          </w:rPr>
          <w:tab/>
          <w:t>Number.isInteger (number)</w:t>
        </w:r>
      </w:ins>
    </w:p>
    <w:p w14:paraId="72361207" w14:textId="77777777" w:rsidR="001A0D83" w:rsidRPr="00E77497" w:rsidRDefault="001A0D83" w:rsidP="001A0D83">
      <w:pPr>
        <w:rPr>
          <w:ins w:id="28402" w:author="Rev 7 Allen Wirfs-Brock" w:date="2012-05-02T17:26:00Z"/>
        </w:rPr>
      </w:pPr>
      <w:ins w:id="28403" w:author="Rev 7 Allen Wirfs-Brock" w:date="2012-05-02T17:26:00Z">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ins>
    </w:p>
    <w:p w14:paraId="1F5E800B" w14:textId="77777777" w:rsidR="00640BCB" w:rsidRPr="001A0D83" w:rsidRDefault="00640BCB" w:rsidP="00640BCB">
      <w:pPr>
        <w:numPr>
          <w:ilvl w:val="0"/>
          <w:numId w:val="797"/>
        </w:numPr>
        <w:spacing w:after="0" w:line="240" w:lineRule="auto"/>
        <w:jc w:val="left"/>
        <w:rPr>
          <w:ins w:id="28404" w:author="Rev 7 Allen Wirfs-Brock" w:date="2012-05-02T17:12:00Z"/>
          <w:rFonts w:ascii="Times New Roman" w:eastAsia="Times New Roman" w:hAnsi="Times New Roman"/>
          <w:spacing w:val="6"/>
          <w:lang w:eastAsia="en-US"/>
        </w:rPr>
      </w:pPr>
      <w:ins w:id="28405"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0762F640" w14:textId="77777777" w:rsidR="00640BCB" w:rsidRPr="001A0D83" w:rsidRDefault="00640BCB" w:rsidP="00640BCB">
      <w:pPr>
        <w:numPr>
          <w:ilvl w:val="0"/>
          <w:numId w:val="797"/>
        </w:numPr>
        <w:spacing w:after="0" w:line="240" w:lineRule="auto"/>
        <w:jc w:val="left"/>
        <w:rPr>
          <w:ins w:id="28406" w:author="Rev 7 Allen Wirfs-Brock" w:date="2012-05-02T17:12:00Z"/>
          <w:rFonts w:ascii="Times New Roman" w:eastAsia="Times New Roman" w:hAnsi="Times New Roman"/>
          <w:spacing w:val="6"/>
          <w:lang w:eastAsia="en-US"/>
        </w:rPr>
      </w:pPr>
      <w:ins w:id="28407" w:author="Rev 7 Allen Wirfs-Brock" w:date="2012-05-02T17:12:00Z">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14:paraId="7A8D96F7" w14:textId="77777777" w:rsidR="00640BCB" w:rsidRPr="001A0D83" w:rsidRDefault="00640BCB" w:rsidP="00640BCB">
      <w:pPr>
        <w:numPr>
          <w:ilvl w:val="0"/>
          <w:numId w:val="797"/>
        </w:numPr>
        <w:spacing w:after="0" w:line="240" w:lineRule="auto"/>
        <w:jc w:val="left"/>
        <w:rPr>
          <w:ins w:id="28408" w:author="Rev 7 Allen Wirfs-Brock" w:date="2012-05-02T17:12:00Z"/>
          <w:rFonts w:ascii="Times New Roman" w:eastAsia="Times New Roman" w:hAnsi="Times New Roman"/>
          <w:spacing w:val="6"/>
          <w:lang w:eastAsia="en-US"/>
        </w:rPr>
      </w:pPr>
      <w:ins w:id="28409"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24E577E5" w14:textId="77777777" w:rsidR="00640BCB" w:rsidRPr="001A0D83" w:rsidRDefault="00640BCB" w:rsidP="00640BCB">
      <w:pPr>
        <w:numPr>
          <w:ilvl w:val="0"/>
          <w:numId w:val="797"/>
        </w:numPr>
        <w:spacing w:after="0" w:line="240" w:lineRule="auto"/>
        <w:jc w:val="left"/>
        <w:rPr>
          <w:ins w:id="28410" w:author="Rev 7 Allen Wirfs-Brock" w:date="2012-05-02T17:12:00Z"/>
          <w:rFonts w:ascii="Times New Roman" w:eastAsia="Times New Roman" w:hAnsi="Times New Roman"/>
          <w:spacing w:val="6"/>
          <w:lang w:eastAsia="en-US"/>
        </w:rPr>
      </w:pPr>
      <w:ins w:id="28411"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123550E7"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28412" w:author="Rev 7 Allen Wirfs-Brock" w:date="2012-05-02T17:12:00Z"/>
          <w:rFonts w:cs="Arial"/>
          <w:b/>
        </w:rPr>
      </w:pPr>
      <w:ins w:id="28413" w:author="Rev 7 Allen Wirfs-Brock" w:date="2012-05-02T17:12:00Z">
        <w:r w:rsidRPr="00640BCB">
          <w:rPr>
            <w:rFonts w:cs="Arial"/>
            <w:b/>
          </w:rPr>
          <w:t>15.7.3.13</w:t>
        </w:r>
        <w:r w:rsidRPr="00640BCB">
          <w:rPr>
            <w:rFonts w:cs="Arial"/>
            <w:b/>
          </w:rPr>
          <w:tab/>
          <w:t>Number.</w:t>
        </w:r>
        <w:commentRangeStart w:id="28414"/>
        <w:r w:rsidRPr="00640BCB">
          <w:rPr>
            <w:rFonts w:cs="Arial"/>
            <w:b/>
          </w:rPr>
          <w:t xml:space="preserve">toInt </w:t>
        </w:r>
      </w:ins>
      <w:commentRangeEnd w:id="28414"/>
      <w:ins w:id="28415" w:author="Rev 7 Allen Wirfs-Brock" w:date="2012-05-03T08:43:00Z">
        <w:r w:rsidR="007B6CF2">
          <w:rPr>
            <w:rStyle w:val="af3"/>
          </w:rPr>
          <w:commentReference w:id="28414"/>
        </w:r>
      </w:ins>
      <w:ins w:id="28416" w:author="Rev 7 Allen Wirfs-Brock" w:date="2012-05-02T17:12:00Z">
        <w:r w:rsidRPr="00640BCB">
          <w:rPr>
            <w:rFonts w:cs="Arial"/>
            <w:b/>
          </w:rPr>
          <w:t>(number)</w:t>
        </w:r>
      </w:ins>
    </w:p>
    <w:p w14:paraId="226D770D" w14:textId="77777777" w:rsidR="001A0D83" w:rsidRPr="00E77497" w:rsidRDefault="001A0D83" w:rsidP="001A0D83">
      <w:pPr>
        <w:rPr>
          <w:ins w:id="28417" w:author="Rev 7 Allen Wirfs-Brock" w:date="2012-05-02T17:27:00Z"/>
        </w:rPr>
      </w:pPr>
      <w:ins w:id="28418" w:author="Rev 7 Allen Wirfs-Brock" w:date="2012-05-02T17:27:00Z">
        <w:r w:rsidRPr="00E77497">
          <w:t xml:space="preserve">When the </w:t>
        </w:r>
        <w:r>
          <w:rPr>
            <w:rFonts w:ascii="Courier New" w:hAnsi="Courier New"/>
            <w:b/>
          </w:rPr>
          <w:t>Number.toInteger</w:t>
        </w:r>
        <w:r w:rsidRPr="00E77497">
          <w:t xml:space="preserve"> is called with one argument </w:t>
        </w:r>
        <w:r>
          <w:rPr>
            <w:rFonts w:ascii="Times New Roman" w:hAnsi="Times New Roman"/>
            <w:i/>
          </w:rPr>
          <w:t>number</w:t>
        </w:r>
        <w:r w:rsidRPr="00E77497">
          <w:t>, the following steps are taken:</w:t>
        </w:r>
      </w:ins>
    </w:p>
    <w:p w14:paraId="5C7CEBFD" w14:textId="77777777" w:rsidR="00640BCB" w:rsidRPr="001A0D83" w:rsidRDefault="00640BCB" w:rsidP="00640BCB">
      <w:pPr>
        <w:numPr>
          <w:ilvl w:val="0"/>
          <w:numId w:val="798"/>
        </w:numPr>
        <w:spacing w:after="0" w:line="240" w:lineRule="auto"/>
        <w:jc w:val="left"/>
        <w:rPr>
          <w:ins w:id="28419" w:author="Rev 7 Allen Wirfs-Brock" w:date="2012-05-02T17:12:00Z"/>
          <w:rFonts w:ascii="Times New Roman" w:eastAsia="Times New Roman" w:hAnsi="Times New Roman"/>
          <w:spacing w:val="6"/>
          <w:lang w:eastAsia="en-US"/>
        </w:rPr>
      </w:pPr>
      <w:ins w:id="28420" w:author="Rev 7 Allen Wirfs-Brock" w:date="2012-05-02T17:12:00Z">
        <w:r w:rsidRPr="001A0D83">
          <w:rPr>
            <w:rFonts w:ascii="Times New Roman" w:eastAsia="Times New Roman" w:hAnsi="Times New Roman"/>
            <w:spacing w:val="6"/>
            <w:lang w:eastAsia="en-US"/>
          </w:rPr>
          <w:t>Return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14:paraId="3F762094" w14:textId="77777777" w:rsidR="00640BCB" w:rsidRPr="00640BCB" w:rsidRDefault="00640BCB" w:rsidP="00640BCB">
      <w:pPr>
        <w:rPr>
          <w:ins w:id="28421" w:author="Rev 7 Allen Wirfs-Brock" w:date="2012-05-02T17:12:00Z"/>
          <w:rFonts w:cs="Arial"/>
        </w:rPr>
      </w:pPr>
    </w:p>
    <w:p w14:paraId="31CC952C" w14:textId="77777777" w:rsidR="004C02EF" w:rsidRPr="00A67AF2" w:rsidRDefault="004C02EF" w:rsidP="00B43482">
      <w:pPr>
        <w:pStyle w:val="30"/>
        <w:numPr>
          <w:ilvl w:val="0"/>
          <w:numId w:val="0"/>
        </w:numPr>
      </w:pPr>
      <w:bookmarkStart w:id="28422" w:name="_Toc329528878"/>
      <w:r w:rsidRPr="00A67AF2">
        <w:t>15.7.4</w:t>
      </w:r>
      <w:r w:rsidRPr="00A67AF2">
        <w:tab/>
        <w:t>Properties of the Number Prototype Objec</w:t>
      </w:r>
      <w:bookmarkEnd w:id="28314"/>
      <w:bookmarkEnd w:id="28315"/>
      <w:bookmarkEnd w:id="28339"/>
      <w:bookmarkEnd w:id="28343"/>
      <w:bookmarkEnd w:id="28344"/>
      <w:bookmarkEnd w:id="28345"/>
      <w:r w:rsidRPr="00A67AF2">
        <w:t>t</w:t>
      </w:r>
      <w:bookmarkStart w:id="28423" w:name="_Toc382212259"/>
      <w:bookmarkStart w:id="28424" w:name="_Toc382212822"/>
      <w:bookmarkEnd w:id="28347"/>
      <w:bookmarkEnd w:id="28348"/>
      <w:bookmarkEnd w:id="28349"/>
      <w:bookmarkEnd w:id="28350"/>
      <w:bookmarkEnd w:id="28351"/>
      <w:bookmarkEnd w:id="28352"/>
      <w:bookmarkEnd w:id="28422"/>
    </w:p>
    <w:p w14:paraId="108396CC" w14:textId="77777777" w:rsidR="004C02EF" w:rsidRPr="00E77497" w:rsidRDefault="004C02EF" w:rsidP="004C02EF">
      <w:r w:rsidRPr="00A67AF2">
        <w:t xml:space="preserve">The Number prototype object is itself a Number object </w:t>
      </w:r>
      <w:del w:id="28425" w:author="Allen Wirfs-Brock" w:date="2011-07-02T14:18:00Z">
        <w:r w:rsidRPr="00B820AB" w:rsidDel="000625EF">
          <w:delText xml:space="preserve">(its [[Class]] is </w:delText>
        </w:r>
        <w:r w:rsidRPr="00675B74" w:rsidDel="000625EF">
          <w:rPr>
            <w:rFonts w:ascii="Courier New" w:hAnsi="Courier New"/>
            <w:b/>
          </w:rPr>
          <w:delText>"Number"</w:delText>
        </w:r>
        <w:r w:rsidRPr="00E77497" w:rsidDel="000625EF">
          <w:delText>)</w:delText>
        </w:r>
      </w:del>
      <w:ins w:id="28426" w:author="Allen Wirfs-Brock" w:date="2011-07-02T14:18:00Z">
        <w:r w:rsidR="000625EF" w:rsidRPr="00E77497">
          <w:t>with a [[</w:t>
        </w:r>
        <w:del w:id="28427" w:author="Rev 3 Allen Wirfs-Brock" w:date="2011-09-07T18:03:00Z">
          <w:r w:rsidR="000625EF" w:rsidRPr="00E77497" w:rsidDel="00187187">
            <w:delText>IsNumber</w:delText>
          </w:r>
        </w:del>
      </w:ins>
      <w:ins w:id="28428" w:author="Rev 3 Allen Wirfs-Brock" w:date="2011-09-07T18:03:00Z">
        <w:r w:rsidR="00187187" w:rsidRPr="00E77497">
          <w:t>NativeBrand</w:t>
        </w:r>
      </w:ins>
      <w:ins w:id="28429" w:author="Allen Wirfs-Brock" w:date="2011-07-02T14:18:00Z">
        <w:r w:rsidR="000625EF" w:rsidRPr="00E77497">
          <w:t>]] internal property</w:t>
        </w:r>
      </w:ins>
      <w:ins w:id="28430" w:author="Rev 3 Allen Wirfs-Brock" w:date="2011-09-07T18:03:00Z">
        <w:r w:rsidR="00187187" w:rsidRPr="00E77497">
          <w:t xml:space="preserve"> whose value is NumberWrapper</w:t>
        </w:r>
      </w:ins>
      <w:ins w:id="28431" w:author="Allen Wirfs-Brock" w:date="2011-07-02T14:18:00Z">
        <w:r w:rsidR="000625EF" w:rsidRPr="00E77497">
          <w:t>.</w:t>
        </w:r>
      </w:ins>
      <w:r w:rsidRPr="00E77497">
        <w:t xml:space="preserve"> </w:t>
      </w:r>
      <w:del w:id="28432" w:author="Allen Wirfs-Brock" w:date="2011-07-02T14:18:00Z">
        <w:r w:rsidRPr="00E77497" w:rsidDel="000625EF">
          <w:delText xml:space="preserve">whose </w:delText>
        </w:r>
      </w:del>
      <w:ins w:id="28433" w:author="Allen Wirfs-Brock" w:date="2011-07-02T14:18:00Z">
        <w:r w:rsidR="000625EF" w:rsidRPr="00E77497">
          <w:t xml:space="preserve">Its </w:t>
        </w:r>
      </w:ins>
      <w:r w:rsidRPr="00E77497">
        <w:t>value is +0.</w:t>
      </w:r>
    </w:p>
    <w:p w14:paraId="233CD379" w14:textId="77777777" w:rsidR="004C02EF" w:rsidRPr="00E77497" w:rsidRDefault="004C02EF" w:rsidP="004C02EF">
      <w:r w:rsidRPr="00E77497">
        <w:t>The value of the [[Prototype]] internal property of the Number prototype object is the standard built-in Object prototype object (15.2.4).</w:t>
      </w:r>
    </w:p>
    <w:p w14:paraId="6F8987BF" w14:textId="77777777" w:rsidR="004C02EF" w:rsidRPr="00E77497" w:rsidRDefault="004C02EF" w:rsidP="004C02EF">
      <w:r w:rsidRPr="00E77497">
        <w:t xml:space="preserve">Unless explicitly stated otherwise, the methods of the Number prototype object defined below are not generic and the this value passed to them must be either a Number value or an </w:t>
      </w:r>
      <w:del w:id="28434" w:author="Allen Wirfs-Brock" w:date="2011-07-02T14:20:00Z">
        <w:r w:rsidRPr="00E77497" w:rsidDel="000625EF">
          <w:delText xml:space="preserve">Object </w:delText>
        </w:r>
      </w:del>
      <w:ins w:id="28435" w:author="Allen Wirfs-Brock" w:date="2011-07-02T14:20:00Z">
        <w:r w:rsidR="000625EF" w:rsidRPr="00E77497">
          <w:t xml:space="preserve">object </w:t>
        </w:r>
      </w:ins>
      <w:del w:id="28436" w:author="Allen Wirfs-Brock" w:date="2011-07-02T14:19:00Z">
        <w:r w:rsidRPr="00E77497" w:rsidDel="000625EF">
          <w:delText>for which the value of</w:delText>
        </w:r>
      </w:del>
      <w:ins w:id="28437" w:author="Allen Wirfs-Brock" w:date="2011-07-02T14:19:00Z">
        <w:r w:rsidR="000625EF" w:rsidRPr="00E77497">
          <w:t>that has</w:t>
        </w:r>
      </w:ins>
      <w:r w:rsidRPr="00E77497">
        <w:t xml:space="preserve"> </w:t>
      </w:r>
      <w:del w:id="28438" w:author="Rev 3 Allen Wirfs-Brock" w:date="2011-09-07T18:06:00Z">
        <w:r w:rsidRPr="00E77497" w:rsidDel="00187187">
          <w:delText xml:space="preserve">the </w:delText>
        </w:r>
      </w:del>
      <w:ins w:id="28439" w:author="Rev 3 Allen Wirfs-Brock" w:date="2011-09-07T18:06:00Z">
        <w:r w:rsidR="00187187" w:rsidRPr="00E77497">
          <w:t xml:space="preserve">a </w:t>
        </w:r>
      </w:ins>
      <w:r w:rsidRPr="00E77497">
        <w:t>[[</w:t>
      </w:r>
      <w:del w:id="28440" w:author="Allen Wirfs-Brock" w:date="2011-07-02T14:19:00Z">
        <w:r w:rsidRPr="00E77497" w:rsidDel="000625EF">
          <w:delText>Class</w:delText>
        </w:r>
      </w:del>
      <w:ins w:id="28441" w:author="Allen Wirfs-Brock" w:date="2011-07-02T14:19:00Z">
        <w:del w:id="28442" w:author="Rev 3 Allen Wirfs-Brock" w:date="2011-09-07T18:05:00Z">
          <w:r w:rsidR="000625EF" w:rsidRPr="00E77497" w:rsidDel="00187187">
            <w:delText>IsNumber</w:delText>
          </w:r>
        </w:del>
      </w:ins>
      <w:ins w:id="28443" w:author="Rev 3 Allen Wirfs-Brock" w:date="2011-09-07T18:05:00Z">
        <w:r w:rsidR="00187187" w:rsidRPr="00E77497">
          <w:t>NativeBrand</w:t>
        </w:r>
      </w:ins>
      <w:r w:rsidRPr="00E77497">
        <w:t>]] internal property</w:t>
      </w:r>
      <w:ins w:id="28444" w:author="Rev 3 Allen Wirfs-Brock" w:date="2011-09-07T18:05:00Z">
        <w:r w:rsidR="00187187" w:rsidRPr="00E77497">
          <w:t xml:space="preserve"> whose value is NumberWrapper</w:t>
        </w:r>
      </w:ins>
      <w:del w:id="28445" w:author="Allen Wirfs-Brock" w:date="2011-07-02T14:19:00Z">
        <w:r w:rsidRPr="00E77497" w:rsidDel="000625EF">
          <w:delText xml:space="preserve"> is </w:delText>
        </w:r>
        <w:r w:rsidRPr="00E77497" w:rsidDel="000625EF">
          <w:rPr>
            <w:rFonts w:ascii="Courier New" w:hAnsi="Courier New"/>
            <w:b/>
          </w:rPr>
          <w:delText>"Number"</w:delText>
        </w:r>
      </w:del>
      <w:r w:rsidRPr="00E77497">
        <w:t>.</w:t>
      </w:r>
    </w:p>
    <w:p w14:paraId="0A298C79" w14:textId="77777777" w:rsidR="004C02EF" w:rsidRPr="00E77497" w:rsidRDefault="004C02EF" w:rsidP="004C02EF">
      <w:r w:rsidRPr="00E77497">
        <w:t xml:space="preserve">In the following descriptions of functions that are properties of the Number prototype object, the phrase “this Number object” refers to either the object that is the </w:t>
      </w:r>
      <w:r w:rsidRPr="00E77497">
        <w:rPr>
          <w:b/>
        </w:rPr>
        <w:t>this</w:t>
      </w:r>
      <w:r w:rsidRPr="00E77497">
        <w:t xml:space="preserve"> value for the invocation of the function or, if Type(</w:t>
      </w:r>
      <w:r w:rsidRPr="00E77497">
        <w:rPr>
          <w:b/>
        </w:rPr>
        <w:t>this</w:t>
      </w:r>
      <w:r w:rsidRPr="00E77497">
        <w:t xml:space="preserve"> value) is Number,  an object that is created as if by the expression </w:t>
      </w:r>
      <w:r w:rsidRPr="00E77497">
        <w:rPr>
          <w:rFonts w:ascii="Courier New" w:hAnsi="Courier New" w:cs="Courier New"/>
          <w:b/>
        </w:rPr>
        <w:t>new Number(</w:t>
      </w:r>
      <w:r w:rsidRPr="00E77497">
        <w:rPr>
          <w:b/>
        </w:rPr>
        <w:t>this</w:t>
      </w:r>
      <w:r w:rsidRPr="00E77497">
        <w:t xml:space="preserve"> value</w:t>
      </w:r>
      <w:r w:rsidRPr="00E77497">
        <w:rPr>
          <w:rFonts w:ascii="Courier New" w:hAnsi="Courier New" w:cs="Courier New"/>
          <w:b/>
        </w:rPr>
        <w:t>)</w:t>
      </w:r>
      <w:r w:rsidRPr="00E77497">
        <w:t xml:space="preserve"> where </w:t>
      </w:r>
      <w:r w:rsidRPr="00E77497">
        <w:rPr>
          <w:rFonts w:ascii="Courier New" w:hAnsi="Courier New" w:cs="Courier New"/>
          <w:b/>
        </w:rPr>
        <w:t>Number</w:t>
      </w:r>
      <w:r w:rsidRPr="00E77497">
        <w:t xml:space="preserve"> is the standard built-in constructor with that name.  Also, the phrase “this Number value” refers to either the Number value represented by this Number object, that is, the value of the [[PrimitiveValue]] internal property of this Number object</w:t>
      </w:r>
      <w:bookmarkStart w:id="28446" w:name="_Toc385672356"/>
      <w:bookmarkStart w:id="28447" w:name="_Toc393690472"/>
      <w:bookmarkStart w:id="28448" w:name="_Toc382291661"/>
      <w:r w:rsidRPr="00E77497">
        <w:t xml:space="preserve"> or the </w:t>
      </w:r>
      <w:r w:rsidRPr="00E77497">
        <w:rPr>
          <w:b/>
        </w:rPr>
        <w:t>this</w:t>
      </w:r>
      <w:r w:rsidRPr="00E77497">
        <w:t xml:space="preserve"> value if its type is Number.  A </w:t>
      </w:r>
      <w:r w:rsidRPr="00E77497">
        <w:rPr>
          <w:b/>
        </w:rPr>
        <w:t>TypeError</w:t>
      </w:r>
      <w:r w:rsidRPr="00E77497">
        <w:t xml:space="preserve"> exception is thrown if the </w:t>
      </w:r>
      <w:r w:rsidRPr="00E77497">
        <w:rPr>
          <w:b/>
        </w:rPr>
        <w:t>this</w:t>
      </w:r>
      <w:r w:rsidRPr="00E77497">
        <w:t xml:space="preserve"> value is neither an object </w:t>
      </w:r>
      <w:del w:id="28449" w:author="Allen Wirfs-Brock" w:date="2011-07-02T14:20:00Z">
        <w:r w:rsidRPr="00E77497" w:rsidDel="000625EF">
          <w:delText>for which the value of the</w:delText>
        </w:r>
      </w:del>
      <w:ins w:id="28450" w:author="Allen Wirfs-Brock" w:date="2011-07-02T14:20:00Z">
        <w:r w:rsidR="000625EF" w:rsidRPr="00E77497">
          <w:t>that has a</w:t>
        </w:r>
      </w:ins>
      <w:ins w:id="28451" w:author="Allen Wirfs-Brock" w:date="2011-07-02T14:21:00Z">
        <w:del w:id="28452" w:author="Rev 3 Allen Wirfs-Brock" w:date="2011-09-07T18:05:00Z">
          <w:r w:rsidR="000625EF" w:rsidRPr="00E77497" w:rsidDel="00187187">
            <w:delText>n</w:delText>
          </w:r>
        </w:del>
      </w:ins>
      <w:r w:rsidRPr="00E77497">
        <w:t xml:space="preserve"> [[</w:t>
      </w:r>
      <w:del w:id="28453" w:author="Allen Wirfs-Brock" w:date="2011-07-02T14:20:00Z">
        <w:r w:rsidRPr="00E77497" w:rsidDel="000625EF">
          <w:delText>Class</w:delText>
        </w:r>
      </w:del>
      <w:ins w:id="28454" w:author="Allen Wirfs-Brock" w:date="2011-07-02T14:20:00Z">
        <w:del w:id="28455" w:author="Rev 3 Allen Wirfs-Brock" w:date="2011-09-07T18:04:00Z">
          <w:r w:rsidR="000625EF" w:rsidRPr="00E77497" w:rsidDel="00187187">
            <w:delText>IsNumber</w:delText>
          </w:r>
        </w:del>
      </w:ins>
      <w:ins w:id="28456" w:author="Rev 3 Allen Wirfs-Brock" w:date="2011-09-07T18:04:00Z">
        <w:r w:rsidR="00187187" w:rsidRPr="00E77497">
          <w:t>NativeBrand</w:t>
        </w:r>
      </w:ins>
      <w:r w:rsidRPr="00E77497">
        <w:t>]] internal property</w:t>
      </w:r>
      <w:ins w:id="28457" w:author="Rev 3 Allen Wirfs-Brock" w:date="2011-09-07T18:04:00Z">
        <w:r w:rsidR="00187187" w:rsidRPr="00E77497">
          <w:t xml:space="preserve"> whose value is NumberWrapper</w:t>
        </w:r>
      </w:ins>
      <w:r w:rsidRPr="00E77497">
        <w:t xml:space="preserve"> </w:t>
      </w:r>
      <w:del w:id="28458" w:author="Allen Wirfs-Brock" w:date="2011-07-02T14:21:00Z">
        <w:r w:rsidRPr="00E77497" w:rsidDel="000625EF">
          <w:delText xml:space="preserve">is </w:delText>
        </w:r>
        <w:r w:rsidRPr="00E77497" w:rsidDel="000625EF">
          <w:rPr>
            <w:rFonts w:ascii="Courier New" w:hAnsi="Courier New"/>
            <w:b/>
          </w:rPr>
          <w:delText>"Number"</w:delText>
        </w:r>
        <w:r w:rsidRPr="00E77497" w:rsidDel="000625EF">
          <w:delText xml:space="preserve"> </w:delText>
        </w:r>
      </w:del>
      <w:r w:rsidRPr="00E77497">
        <w:t>or a value whose type is Number.</w:t>
      </w:r>
    </w:p>
    <w:p w14:paraId="76FEA897" w14:textId="77777777" w:rsidR="004C02EF" w:rsidRPr="00E77497" w:rsidRDefault="004C02EF" w:rsidP="004C02EF">
      <w:pPr>
        <w:pStyle w:val="40"/>
        <w:numPr>
          <w:ilvl w:val="0"/>
          <w:numId w:val="0"/>
        </w:numPr>
      </w:pPr>
      <w:r w:rsidRPr="00E77497">
        <w:t>15.7.4.1</w:t>
      </w:r>
      <w:r w:rsidRPr="00E77497">
        <w:tab/>
        <w:t>Number.prototype.constructo</w:t>
      </w:r>
      <w:bookmarkEnd w:id="28446"/>
      <w:bookmarkEnd w:id="28447"/>
      <w:r w:rsidRPr="00E77497">
        <w:t>r</w:t>
      </w:r>
    </w:p>
    <w:p w14:paraId="22969042" w14:textId="77777777" w:rsidR="004C02EF" w:rsidRPr="00E77497" w:rsidRDefault="004C02EF" w:rsidP="004C02EF">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bookmarkStart w:id="28459" w:name="_Toc385672357"/>
      <w:bookmarkStart w:id="28460" w:name="_Toc393690473"/>
    </w:p>
    <w:p w14:paraId="052900EF" w14:textId="77777777" w:rsidR="004C02EF" w:rsidRPr="00E77497" w:rsidRDefault="004C02EF" w:rsidP="004C02EF">
      <w:pPr>
        <w:pStyle w:val="40"/>
        <w:numPr>
          <w:ilvl w:val="0"/>
          <w:numId w:val="0"/>
        </w:numPr>
      </w:pPr>
      <w:bookmarkStart w:id="28461" w:name="_Ref455972347"/>
      <w:r w:rsidRPr="00E77497">
        <w:t>15.7.4.2</w:t>
      </w:r>
      <w:r w:rsidRPr="00E77497">
        <w:tab/>
      </w:r>
      <w:commentRangeStart w:id="28462"/>
      <w:r w:rsidRPr="00E77497">
        <w:t>Number.prototype.toString ( [ radix</w:t>
      </w:r>
      <w:bookmarkEnd w:id="28448"/>
      <w:bookmarkEnd w:id="28459"/>
      <w:bookmarkEnd w:id="28460"/>
      <w:r w:rsidRPr="00E77497">
        <w:t xml:space="preserve"> ] )</w:t>
      </w:r>
      <w:bookmarkEnd w:id="28461"/>
      <w:commentRangeEnd w:id="28462"/>
      <w:r w:rsidR="003B0DD5">
        <w:rPr>
          <w:rStyle w:val="af3"/>
          <w:b w:val="0"/>
        </w:rPr>
        <w:commentReference w:id="28462"/>
      </w:r>
    </w:p>
    <w:p w14:paraId="111572D8" w14:textId="77777777" w:rsidR="004C02EF" w:rsidRPr="00E77497" w:rsidRDefault="004C02EF" w:rsidP="004C02EF">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7EE38DC6" w14:textId="77777777" w:rsidR="004C02EF" w:rsidRPr="00E77497" w:rsidRDefault="004C02EF" w:rsidP="004C02EF">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9.8.1.</w:t>
      </w:r>
      <w:bookmarkStart w:id="28463" w:name="_Toc382291662"/>
      <w:bookmarkStart w:id="28464" w:name="_Toc385672358"/>
    </w:p>
    <w:p w14:paraId="7AC2E5CE"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28465" w:name="_Toc393690474"/>
    </w:p>
    <w:p w14:paraId="21F6F9DD" w14:textId="77777777" w:rsidR="004C02EF" w:rsidRPr="00E77497" w:rsidRDefault="004C02EF" w:rsidP="004C02EF">
      <w:pPr>
        <w:pStyle w:val="40"/>
        <w:numPr>
          <w:ilvl w:val="0"/>
          <w:numId w:val="0"/>
        </w:numPr>
      </w:pPr>
      <w:bookmarkStart w:id="28466" w:name="_Ref451681287"/>
      <w:r w:rsidRPr="00E77497">
        <w:t>15.7.4.3</w:t>
      </w:r>
      <w:r w:rsidRPr="00E77497">
        <w:tab/>
        <w:t>Number.prototype.toLocaleString()</w:t>
      </w:r>
      <w:bookmarkEnd w:id="28466"/>
    </w:p>
    <w:p w14:paraId="1ADC47AA" w14:textId="77777777" w:rsidR="004C02EF" w:rsidRPr="00E77497" w:rsidRDefault="004C02EF" w:rsidP="004C02EF">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0FB5F6F7"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52D009AB" w14:textId="77777777" w:rsidR="004C02EF" w:rsidRPr="00E77497" w:rsidRDefault="004C02EF" w:rsidP="004C02EF">
      <w:pPr>
        <w:pStyle w:val="40"/>
        <w:numPr>
          <w:ilvl w:val="0"/>
          <w:numId w:val="0"/>
        </w:numPr>
      </w:pPr>
      <w:bookmarkStart w:id="28467" w:name="_Ref455972349"/>
      <w:r w:rsidRPr="00E77497">
        <w:t>15.7.4.4</w:t>
      </w:r>
      <w:r w:rsidRPr="00E77497">
        <w:tab/>
        <w:t>Number.prototype.valueOf</w:t>
      </w:r>
      <w:bookmarkEnd w:id="28463"/>
      <w:bookmarkEnd w:id="28464"/>
      <w:bookmarkEnd w:id="28465"/>
      <w:r w:rsidRPr="00E77497">
        <w:t xml:space="preserve"> ( )</w:t>
      </w:r>
      <w:bookmarkStart w:id="28468" w:name="_Toc382291663"/>
      <w:bookmarkEnd w:id="28467"/>
    </w:p>
    <w:p w14:paraId="120FB7D8" w14:textId="77777777" w:rsidR="003B0DD5" w:rsidRPr="00E77497" w:rsidRDefault="003B0DD5" w:rsidP="003B0DD5">
      <w:pPr>
        <w:pStyle w:val="Alg4"/>
        <w:numPr>
          <w:ilvl w:val="0"/>
          <w:numId w:val="239"/>
        </w:numPr>
        <w:rPr>
          <w:ins w:id="28469" w:author="Rev 7 Allen Wirfs-Brock" w:date="2012-05-03T08:59:00Z"/>
        </w:rPr>
      </w:pPr>
      <w:ins w:id="28470" w:author="Rev 7 Allen Wirfs-Brock" w:date="2012-05-03T08:59:00Z">
        <w:r w:rsidRPr="00E77497">
          <w:t xml:space="preserve">Let </w:t>
        </w:r>
        <w:r w:rsidRPr="00E77497">
          <w:rPr>
            <w:i/>
          </w:rPr>
          <w:t>x</w:t>
        </w:r>
        <w:r w:rsidRPr="00E77497">
          <w:t xml:space="preserve"> be this Number value.</w:t>
        </w:r>
      </w:ins>
    </w:p>
    <w:p w14:paraId="000CA154" w14:textId="77777777" w:rsidR="003B0DD5" w:rsidRDefault="003B0DD5">
      <w:pPr>
        <w:pStyle w:val="Alg4"/>
        <w:numPr>
          <w:ilvl w:val="0"/>
          <w:numId w:val="239"/>
        </w:numPr>
        <w:spacing w:after="220"/>
        <w:rPr>
          <w:ins w:id="28471" w:author="Rev 7 Allen Wirfs-Brock" w:date="2012-05-03T08:59:00Z"/>
        </w:rPr>
        <w:pPrChange w:id="28472" w:author="Rev 7 Allen Wirfs-Brock" w:date="2012-05-03T09:00:00Z">
          <w:pPr>
            <w:pStyle w:val="Alg4"/>
            <w:numPr>
              <w:numId w:val="239"/>
            </w:numPr>
            <w:tabs>
              <w:tab w:val="num" w:pos="360"/>
            </w:tabs>
            <w:ind w:left="360" w:hanging="360"/>
          </w:pPr>
        </w:pPrChange>
      </w:pPr>
      <w:ins w:id="28473" w:author="Rev 7 Allen Wirfs-Brock" w:date="2012-05-03T08:59:00Z">
        <w:r>
          <w:t>Return</w:t>
        </w:r>
      </w:ins>
      <w:ins w:id="28474" w:author="Rev 7 Allen Wirfs-Brock" w:date="2012-05-03T09:00:00Z">
        <w:r>
          <w:t xml:space="preserve">  </w:t>
        </w:r>
      </w:ins>
      <w:ins w:id="28475" w:author="Rev 7 Allen Wirfs-Brock" w:date="2012-05-03T08:59:00Z">
        <w:r>
          <w:rPr>
            <w:i/>
          </w:rPr>
          <w:t>x</w:t>
        </w:r>
        <w:r>
          <w:t>.</w:t>
        </w:r>
      </w:ins>
    </w:p>
    <w:p w14:paraId="7F95CE68" w14:textId="77777777" w:rsidR="004C02EF" w:rsidRPr="00E77497" w:rsidDel="003B0DD5" w:rsidRDefault="004C02EF" w:rsidP="004C02EF">
      <w:pPr>
        <w:rPr>
          <w:del w:id="28476" w:author="Rev 7 Allen Wirfs-Brock" w:date="2012-05-03T08:59:00Z"/>
        </w:rPr>
      </w:pPr>
      <w:del w:id="28477" w:author="Rev 7 Allen Wirfs-Brock" w:date="2012-05-03T08:59:00Z">
        <w:r w:rsidRPr="00E77497" w:rsidDel="003B0DD5">
          <w:delText>Returns this Number value.</w:delText>
        </w:r>
        <w:bookmarkStart w:id="28478" w:name="_Toc385672359"/>
      </w:del>
    </w:p>
    <w:p w14:paraId="311C6325"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28479" w:name="_Toc393690475"/>
    </w:p>
    <w:p w14:paraId="29145131" w14:textId="77777777" w:rsidR="004C02EF" w:rsidRPr="00E77497" w:rsidRDefault="004C02EF" w:rsidP="004C02EF">
      <w:pPr>
        <w:pStyle w:val="40"/>
        <w:numPr>
          <w:ilvl w:val="0"/>
          <w:numId w:val="0"/>
        </w:numPr>
      </w:pPr>
      <w:bookmarkStart w:id="28480" w:name="_Ref457790851"/>
      <w:r w:rsidRPr="00E77497">
        <w:t>15.7.4.5</w:t>
      </w:r>
      <w:r w:rsidRPr="00E77497">
        <w:tab/>
        <w:t>Number.prototype.toFixed (fractionDigits)</w:t>
      </w:r>
      <w:bookmarkEnd w:id="28480"/>
    </w:p>
    <w:p w14:paraId="0B7B9AF9" w14:textId="77777777" w:rsidR="004C02EF" w:rsidRPr="00E77497" w:rsidRDefault="004C02EF" w:rsidP="004C02EF">
      <w:r w:rsidRPr="00E77497">
        <w:t xml:space="preserve">Return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 Specifically, perform the following steps:</w:t>
      </w:r>
    </w:p>
    <w:p w14:paraId="1FF4F197" w14:textId="77777777" w:rsidR="004C02EF" w:rsidRPr="00E77497" w:rsidRDefault="004C02EF" w:rsidP="00834A33">
      <w:pPr>
        <w:pStyle w:val="Alg4"/>
        <w:numPr>
          <w:ilvl w:val="0"/>
          <w:numId w:val="239"/>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12E4EB00" w14:textId="77777777" w:rsidR="003B0DD5" w:rsidRDefault="003B0DD5" w:rsidP="003B0DD5">
      <w:pPr>
        <w:pStyle w:val="Alg4"/>
        <w:numPr>
          <w:ilvl w:val="0"/>
          <w:numId w:val="239"/>
        </w:numPr>
        <w:rPr>
          <w:ins w:id="28481" w:author="Rev 7 Allen Wirfs-Brock" w:date="2012-05-03T08:58:00Z"/>
        </w:rPr>
      </w:pPr>
      <w:ins w:id="28482" w:author="Rev 7 Allen Wirfs-Brock" w:date="2012-05-03T08:58:00Z">
        <w:r>
          <w:t>ReturnIfAbrupt(</w:t>
        </w:r>
        <w:r>
          <w:rPr>
            <w:i/>
          </w:rPr>
          <w:t>f</w:t>
        </w:r>
        <w:r>
          <w:t>).</w:t>
        </w:r>
      </w:ins>
    </w:p>
    <w:p w14:paraId="73181ADD" w14:textId="77777777" w:rsidR="004C02EF" w:rsidRPr="00E77497" w:rsidRDefault="004C02EF" w:rsidP="00834A33">
      <w:pPr>
        <w:pStyle w:val="Alg4"/>
        <w:numPr>
          <w:ilvl w:val="0"/>
          <w:numId w:val="239"/>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7ECB9581" w14:textId="77777777" w:rsidR="004C02EF" w:rsidRPr="00E77497" w:rsidRDefault="004C02EF" w:rsidP="00834A33">
      <w:pPr>
        <w:pStyle w:val="Alg4"/>
        <w:numPr>
          <w:ilvl w:val="0"/>
          <w:numId w:val="239"/>
        </w:numPr>
      </w:pPr>
      <w:r w:rsidRPr="00E77497">
        <w:t xml:space="preserve">Let </w:t>
      </w:r>
      <w:r w:rsidRPr="00E77497">
        <w:rPr>
          <w:i/>
        </w:rPr>
        <w:t>x</w:t>
      </w:r>
      <w:r w:rsidRPr="00E77497">
        <w:t xml:space="preserve"> be this Number value.</w:t>
      </w:r>
    </w:p>
    <w:p w14:paraId="63337491" w14:textId="77777777" w:rsidR="003B0DD5" w:rsidRDefault="003B0DD5" w:rsidP="003B0DD5">
      <w:pPr>
        <w:pStyle w:val="Alg4"/>
        <w:numPr>
          <w:ilvl w:val="0"/>
          <w:numId w:val="239"/>
        </w:numPr>
        <w:rPr>
          <w:ins w:id="28483" w:author="Rev 7 Allen Wirfs-Brock" w:date="2012-05-03T08:59:00Z"/>
        </w:rPr>
      </w:pPr>
      <w:ins w:id="28484" w:author="Rev 7 Allen Wirfs-Brock" w:date="2012-05-03T08:59:00Z">
        <w:r>
          <w:t>ReturnIfAbrupt(</w:t>
        </w:r>
        <w:r>
          <w:rPr>
            <w:i/>
          </w:rPr>
          <w:t>x</w:t>
        </w:r>
        <w:r>
          <w:t>).</w:t>
        </w:r>
      </w:ins>
    </w:p>
    <w:p w14:paraId="480BBE82"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05986748" w14:textId="77777777" w:rsidR="004C02EF" w:rsidRPr="00E77497" w:rsidRDefault="004C02EF" w:rsidP="00834A33">
      <w:pPr>
        <w:pStyle w:val="Alg4"/>
        <w:numPr>
          <w:ilvl w:val="0"/>
          <w:numId w:val="239"/>
        </w:numPr>
      </w:pPr>
      <w:r w:rsidRPr="00E77497">
        <w:t xml:space="preserve">Let </w:t>
      </w:r>
      <w:r w:rsidRPr="00E77497">
        <w:rPr>
          <w:i/>
        </w:rPr>
        <w:t>s</w:t>
      </w:r>
      <w:r w:rsidRPr="00E77497">
        <w:t xml:space="preserve"> be the empty String.</w:t>
      </w:r>
    </w:p>
    <w:p w14:paraId="42BEF7C5"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&lt; 0, then</w:t>
      </w:r>
    </w:p>
    <w:p w14:paraId="33340667" w14:textId="77777777" w:rsidR="004C02EF" w:rsidRPr="00E77497" w:rsidRDefault="004C02EF" w:rsidP="00834A33">
      <w:pPr>
        <w:pStyle w:val="Alg4"/>
        <w:numPr>
          <w:ilvl w:val="1"/>
          <w:numId w:val="239"/>
        </w:numPr>
      </w:pPr>
      <w:r w:rsidRPr="00E77497">
        <w:t>Let s be "</w:t>
      </w:r>
      <w:r w:rsidRPr="00E77497">
        <w:rPr>
          <w:rFonts w:ascii="Courier New" w:hAnsi="Courier New" w:cs="Courier New"/>
          <w:b/>
        </w:rPr>
        <w:t>-</w:t>
      </w:r>
      <w:r w:rsidRPr="00E77497">
        <w:t>".</w:t>
      </w:r>
    </w:p>
    <w:p w14:paraId="6DE65BFB" w14:textId="77777777" w:rsidR="004C02EF" w:rsidRPr="00E77497" w:rsidRDefault="004C02EF" w:rsidP="00834A33">
      <w:pPr>
        <w:pStyle w:val="Alg4"/>
        <w:numPr>
          <w:ilvl w:val="1"/>
          <w:numId w:val="239"/>
        </w:numPr>
      </w:pPr>
      <w:r w:rsidRPr="00E77497">
        <w:t>Let x = –x.</w:t>
      </w:r>
    </w:p>
    <w:p w14:paraId="39639FB9" w14:textId="77777777" w:rsidR="004C02EF" w:rsidRPr="00E65A34" w:rsidRDefault="004C02EF" w:rsidP="00834A33">
      <w:pPr>
        <w:pStyle w:val="Alg4"/>
        <w:numPr>
          <w:ilvl w:val="0"/>
          <w:numId w:val="239"/>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3DF359A5" w14:textId="77777777" w:rsidR="004C02EF" w:rsidRPr="00B820AB" w:rsidRDefault="004C02EF" w:rsidP="00834A33">
      <w:pPr>
        <w:pStyle w:val="Alg4"/>
        <w:numPr>
          <w:ilvl w:val="1"/>
          <w:numId w:val="239"/>
        </w:numPr>
      </w:pPr>
      <w:r w:rsidRPr="00546435">
        <w:t xml:space="preserve">Let </w:t>
      </w:r>
      <w:r w:rsidRPr="00A67AF2">
        <w:rPr>
          <w:i/>
        </w:rPr>
        <w:t>m</w:t>
      </w:r>
      <w:r w:rsidRPr="00A67AF2">
        <w:t xml:space="preserve"> = ToString(</w:t>
      </w:r>
      <w:r w:rsidRPr="00A67AF2">
        <w:rPr>
          <w:i/>
        </w:rPr>
        <w:t>x</w:t>
      </w:r>
      <w:r w:rsidRPr="00B820AB">
        <w:t>).</w:t>
      </w:r>
    </w:p>
    <w:p w14:paraId="3BC2D5D3" w14:textId="77777777" w:rsidR="004C02EF" w:rsidRPr="00E77497" w:rsidRDefault="004C02EF" w:rsidP="00834A33">
      <w:pPr>
        <w:pStyle w:val="Alg4"/>
        <w:numPr>
          <w:ilvl w:val="0"/>
          <w:numId w:val="239"/>
        </w:numPr>
        <w:spacing w:after="220"/>
        <w:contextualSpacing/>
      </w:pPr>
      <w:r w:rsidRPr="00675B74">
        <w:t xml:space="preserve">Else, </w:t>
      </w:r>
      <w:r w:rsidRPr="00E77497">
        <w:rPr>
          <w:i/>
        </w:rPr>
        <w:t>x</w:t>
      </w:r>
      <w:r w:rsidRPr="00E77497">
        <w:t xml:space="preserve"> &lt; 10</w:t>
      </w:r>
      <w:r w:rsidRPr="00E77497">
        <w:rPr>
          <w:vertAlign w:val="superscript"/>
        </w:rPr>
        <w:t>21</w:t>
      </w:r>
    </w:p>
    <w:p w14:paraId="3C91D30C" w14:textId="77777777" w:rsidR="004C02EF" w:rsidRPr="00E77497" w:rsidRDefault="004C02EF" w:rsidP="00834A33">
      <w:pPr>
        <w:pStyle w:val="Alg4"/>
        <w:numPr>
          <w:ilvl w:val="1"/>
          <w:numId w:val="239"/>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415A5391" w14:textId="77777777" w:rsidR="004C02EF" w:rsidRPr="00E77497" w:rsidRDefault="004C02EF" w:rsidP="00834A33">
      <w:pPr>
        <w:pStyle w:val="Alg4"/>
        <w:numPr>
          <w:ilvl w:val="1"/>
          <w:numId w:val="239"/>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4144C435" w14:textId="77777777" w:rsidR="004C02EF" w:rsidRPr="006B6D0A" w:rsidRDefault="004C02EF" w:rsidP="00834A33">
      <w:pPr>
        <w:pStyle w:val="Alg4"/>
        <w:numPr>
          <w:ilvl w:val="1"/>
          <w:numId w:val="239"/>
        </w:numPr>
      </w:pPr>
      <w:r w:rsidRPr="00E77497">
        <w:t xml:space="preserve">If </w:t>
      </w:r>
      <w:r w:rsidRPr="00E77497">
        <w:rPr>
          <w:i/>
        </w:rPr>
        <w:t>f</w:t>
      </w:r>
      <w:r w:rsidRPr="00E77497">
        <w:t xml:space="preserve"> </w:t>
      </w:r>
      <w:r w:rsidRPr="006B6D0A">
        <w:sym w:font="Symbol" w:char="F0B9"/>
      </w:r>
      <w:r w:rsidRPr="006B6D0A">
        <w:t xml:space="preserve"> 0, then</w:t>
      </w:r>
    </w:p>
    <w:p w14:paraId="0627F9A1" w14:textId="77777777" w:rsidR="004C02EF" w:rsidRPr="00A67AF2" w:rsidRDefault="004C02EF" w:rsidP="00834A33">
      <w:pPr>
        <w:pStyle w:val="Alg4"/>
        <w:numPr>
          <w:ilvl w:val="2"/>
          <w:numId w:val="239"/>
        </w:numPr>
      </w:pPr>
      <w:r w:rsidRPr="006B6D0A">
        <w:t xml:space="preserve">Let </w:t>
      </w:r>
      <w:r w:rsidRPr="00E65A34">
        <w:rPr>
          <w:i/>
        </w:rPr>
        <w:t>k</w:t>
      </w:r>
      <w:r w:rsidRPr="00546435">
        <w:t xml:space="preserve"> </w:t>
      </w:r>
      <w:r w:rsidRPr="00A67AF2">
        <w:t xml:space="preserve">be the number of </w:t>
      </w:r>
      <w:del w:id="28485" w:author="Rev 9 Allen Wirfs-Brock" w:date="2012-07-07T13:19:00Z">
        <w:r w:rsidRPr="00A67AF2" w:rsidDel="00EE36C4">
          <w:delText xml:space="preserve">characters </w:delText>
        </w:r>
      </w:del>
      <w:ins w:id="28486" w:author="Rev 9 Allen Wirfs-Brock" w:date="2012-07-07T13:19:00Z">
        <w:r w:rsidR="00EE36C4">
          <w:t>elements</w:t>
        </w:r>
        <w:r w:rsidR="00EE36C4" w:rsidRPr="00A67AF2">
          <w:t xml:space="preserve"> </w:t>
        </w:r>
      </w:ins>
      <w:r w:rsidRPr="00A67AF2">
        <w:t xml:space="preserve">in </w:t>
      </w:r>
      <w:r w:rsidRPr="00A67AF2">
        <w:rPr>
          <w:i/>
        </w:rPr>
        <w:t>m</w:t>
      </w:r>
      <w:r w:rsidRPr="00A67AF2">
        <w:t>.</w:t>
      </w:r>
    </w:p>
    <w:p w14:paraId="46A036D5" w14:textId="77777777" w:rsidR="004C02EF" w:rsidRPr="00E77497" w:rsidRDefault="004C02EF" w:rsidP="00834A33">
      <w:pPr>
        <w:pStyle w:val="Alg4"/>
        <w:numPr>
          <w:ilvl w:val="2"/>
          <w:numId w:val="239"/>
        </w:numPr>
      </w:pPr>
      <w:r w:rsidRPr="00B820AB">
        <w:t xml:space="preserve">If </w:t>
      </w:r>
      <w:r w:rsidRPr="00675B74">
        <w:rPr>
          <w:i/>
        </w:rPr>
        <w:t>k</w:t>
      </w:r>
      <w:r w:rsidRPr="00E77497">
        <w:t xml:space="preserve"> ≤ </w:t>
      </w:r>
      <w:r w:rsidRPr="00E77497">
        <w:rPr>
          <w:i/>
        </w:rPr>
        <w:t>f</w:t>
      </w:r>
      <w:r w:rsidRPr="00E77497">
        <w:t>, then</w:t>
      </w:r>
    </w:p>
    <w:p w14:paraId="0B645CB4" w14:textId="77777777" w:rsidR="004C02EF" w:rsidRPr="00E77497" w:rsidRDefault="004C02EF" w:rsidP="00834A33">
      <w:pPr>
        <w:pStyle w:val="Alg4"/>
        <w:numPr>
          <w:ilvl w:val="3"/>
          <w:numId w:val="239"/>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del w:id="28487" w:author="Rev 9 Allen Wirfs-Brock" w:date="2012-07-07T13:20:00Z">
        <w:r w:rsidRPr="00E77497" w:rsidDel="00EE36C4">
          <w:delText xml:space="preserve">character </w:delText>
        </w:r>
      </w:del>
      <w:ins w:id="28488" w:author="Rev 9 Allen Wirfs-Brock" w:date="2012-07-07T13:20:00Z">
        <w:r w:rsidR="00EE36C4">
          <w:t>code unit 0x</w:t>
        </w:r>
      </w:ins>
      <w:ins w:id="28489" w:author="Rev 9 Allen Wirfs-Brock" w:date="2012-07-07T13:24:00Z">
        <w:r w:rsidR="00EE36C4">
          <w:t>00</w:t>
        </w:r>
      </w:ins>
      <w:ins w:id="28490" w:author="Rev 9 Allen Wirfs-Brock" w:date="2012-07-07T13:20:00Z">
        <w:r w:rsidR="00EE36C4">
          <w:t>30</w:t>
        </w:r>
      </w:ins>
      <w:del w:id="28491" w:author="Rev 9 Allen Wirfs-Brock" w:date="2012-07-07T13:20:00Z">
        <w:r w:rsidRPr="00E77497" w:rsidDel="00EE36C4">
          <w:delText>‘</w:delText>
        </w:r>
        <w:r w:rsidRPr="00E77497" w:rsidDel="00EE36C4">
          <w:rPr>
            <w:rFonts w:ascii="Courier New" w:hAnsi="Courier New"/>
          </w:rPr>
          <w:delText>0</w:delText>
        </w:r>
        <w:r w:rsidRPr="00E77497" w:rsidDel="00EE36C4">
          <w:delText>’</w:delText>
        </w:r>
      </w:del>
      <w:r w:rsidRPr="00E77497">
        <w:t>.</w:t>
      </w:r>
    </w:p>
    <w:p w14:paraId="24451845" w14:textId="77777777" w:rsidR="004C02EF" w:rsidRPr="00E77497" w:rsidRDefault="004C02EF" w:rsidP="00834A33">
      <w:pPr>
        <w:pStyle w:val="Alg4"/>
        <w:numPr>
          <w:ilvl w:val="3"/>
          <w:numId w:val="239"/>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09C0CF5C" w14:textId="77777777" w:rsidR="004C02EF" w:rsidRPr="00E77497" w:rsidRDefault="004C02EF" w:rsidP="00834A33">
      <w:pPr>
        <w:pStyle w:val="Alg4"/>
        <w:numPr>
          <w:ilvl w:val="3"/>
          <w:numId w:val="239"/>
        </w:numPr>
      </w:pPr>
      <w:r w:rsidRPr="00E77497">
        <w:t xml:space="preserve">Let </w:t>
      </w:r>
      <w:r w:rsidRPr="00E77497">
        <w:rPr>
          <w:i/>
        </w:rPr>
        <w:t>k</w:t>
      </w:r>
      <w:r w:rsidRPr="00E77497">
        <w:t xml:space="preserve"> = </w:t>
      </w:r>
      <w:r w:rsidRPr="00E77497">
        <w:rPr>
          <w:i/>
        </w:rPr>
        <w:t xml:space="preserve">f </w:t>
      </w:r>
      <w:r w:rsidRPr="00E77497">
        <w:t>+ 1.</w:t>
      </w:r>
    </w:p>
    <w:p w14:paraId="44DFAA0E" w14:textId="77777777" w:rsidR="004C02EF" w:rsidRPr="00E77497" w:rsidRDefault="004C02EF" w:rsidP="00834A33">
      <w:pPr>
        <w:pStyle w:val="Alg4"/>
        <w:numPr>
          <w:ilvl w:val="2"/>
          <w:numId w:val="239"/>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del w:id="28492" w:author="Rev 9 Allen Wirfs-Brock" w:date="2012-07-07T13:21:00Z">
        <w:r w:rsidRPr="00E77497" w:rsidDel="00EE36C4">
          <w:delText xml:space="preserve">characters </w:delText>
        </w:r>
      </w:del>
      <w:ins w:id="28493" w:author="Rev 9 Allen Wirfs-Brock" w:date="2012-07-07T13:21:00Z">
        <w:r w:rsidR="00EE36C4">
          <w:t>elements</w:t>
        </w:r>
        <w:r w:rsidR="00EE36C4" w:rsidRPr="00E77497">
          <w:t xml:space="preserve"> </w:t>
        </w:r>
      </w:ins>
      <w:r w:rsidRPr="00E77497">
        <w:t xml:space="preserve">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del w:id="28494" w:author="Rev 9 Allen Wirfs-Brock" w:date="2012-07-07T13:21:00Z">
        <w:r w:rsidRPr="00E77497" w:rsidDel="00EE36C4">
          <w:delText xml:space="preserve">characters </w:delText>
        </w:r>
      </w:del>
      <w:ins w:id="28495" w:author="Rev 9 Allen Wirfs-Brock" w:date="2012-07-07T13:21:00Z">
        <w:r w:rsidR="00EE36C4">
          <w:t>elements</w:t>
        </w:r>
        <w:r w:rsidR="00EE36C4" w:rsidRPr="00E77497">
          <w:t xml:space="preserve"> </w:t>
        </w:r>
      </w:ins>
      <w:r w:rsidRPr="00E77497">
        <w:t xml:space="preserve">of </w:t>
      </w:r>
      <w:r w:rsidRPr="00E77497">
        <w:rPr>
          <w:i/>
        </w:rPr>
        <w:t>m</w:t>
      </w:r>
      <w:r w:rsidRPr="00E77497">
        <w:t>.</w:t>
      </w:r>
    </w:p>
    <w:p w14:paraId="538BA650" w14:textId="77777777" w:rsidR="004C02EF" w:rsidRPr="00E77497" w:rsidRDefault="004C02EF" w:rsidP="00834A33">
      <w:pPr>
        <w:pStyle w:val="Alg4"/>
        <w:numPr>
          <w:ilvl w:val="2"/>
          <w:numId w:val="239"/>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2F7832FD" w14:textId="77777777" w:rsidR="004C02EF" w:rsidRPr="00E77497" w:rsidRDefault="004C02EF" w:rsidP="00834A33">
      <w:pPr>
        <w:pStyle w:val="Alg4"/>
        <w:numPr>
          <w:ilvl w:val="0"/>
          <w:numId w:val="239"/>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3148EB4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5576D4B0" w14:textId="77777777" w:rsidR="004C02EF" w:rsidRPr="00E77497" w:rsidRDefault="004C02EF" w:rsidP="004C02EF">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14:paraId="4ACA523B" w14:textId="77777777" w:rsidR="004C02EF" w:rsidRPr="00E77497" w:rsidRDefault="004C02EF" w:rsidP="004C02EF">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4EC189A9" w14:textId="77777777" w:rsidR="004C02EF" w:rsidRPr="00E77497" w:rsidRDefault="004C02EF" w:rsidP="004C02EF">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71CAE545" w14:textId="77777777" w:rsidR="004C02EF" w:rsidRPr="00E77497" w:rsidRDefault="004C02EF" w:rsidP="004C02EF">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0FCA6FD8" w14:textId="77777777" w:rsidR="004C02EF" w:rsidRPr="00E77497" w:rsidRDefault="004C02EF" w:rsidP="004C02EF">
      <w:pPr>
        <w:pStyle w:val="40"/>
        <w:numPr>
          <w:ilvl w:val="0"/>
          <w:numId w:val="0"/>
        </w:numPr>
      </w:pPr>
      <w:bookmarkStart w:id="28496" w:name="_Ref457790854"/>
      <w:r w:rsidRPr="00E77497">
        <w:t>15.7.4.6</w:t>
      </w:r>
      <w:r w:rsidRPr="00E77497">
        <w:tab/>
        <w:t>Number.prototype.toExponential (fractionDigits)</w:t>
      </w:r>
      <w:bookmarkEnd w:id="28496"/>
    </w:p>
    <w:p w14:paraId="64317AF9" w14:textId="77777777" w:rsidR="004C02EF" w:rsidRPr="00E77497" w:rsidRDefault="004C02EF" w:rsidP="004C02EF">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59478390" w14:textId="77777777" w:rsidR="004C02EF" w:rsidRPr="00E77497" w:rsidRDefault="004C02EF" w:rsidP="00834A33">
      <w:pPr>
        <w:pStyle w:val="Alg4"/>
        <w:numPr>
          <w:ilvl w:val="0"/>
          <w:numId w:val="240"/>
        </w:numPr>
      </w:pPr>
      <w:r w:rsidRPr="00E77497">
        <w:t xml:space="preserve">Let </w:t>
      </w:r>
      <w:r w:rsidRPr="00E77497">
        <w:rPr>
          <w:i/>
        </w:rPr>
        <w:t>x</w:t>
      </w:r>
      <w:r w:rsidRPr="00E77497">
        <w:t xml:space="preserve"> be this Number value.</w:t>
      </w:r>
    </w:p>
    <w:p w14:paraId="278F14BD" w14:textId="77777777" w:rsidR="003B0DD5" w:rsidRDefault="003B0DD5" w:rsidP="003B0DD5">
      <w:pPr>
        <w:pStyle w:val="Alg4"/>
        <w:numPr>
          <w:ilvl w:val="0"/>
          <w:numId w:val="240"/>
        </w:numPr>
        <w:rPr>
          <w:ins w:id="28497" w:author="Rev 7 Allen Wirfs-Brock" w:date="2012-05-03T08:58:00Z"/>
        </w:rPr>
      </w:pPr>
      <w:ins w:id="28498" w:author="Rev 7 Allen Wirfs-Brock" w:date="2012-05-03T08:58:00Z">
        <w:r>
          <w:t>ReturnIfAbrupt(</w:t>
        </w:r>
        <w:r>
          <w:rPr>
            <w:i/>
          </w:rPr>
          <w:t>x</w:t>
        </w:r>
        <w:r>
          <w:t>).</w:t>
        </w:r>
      </w:ins>
    </w:p>
    <w:p w14:paraId="371B5FF1" w14:textId="77777777" w:rsidR="004C02EF" w:rsidRPr="00E77497" w:rsidRDefault="004C02EF" w:rsidP="00834A33">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14:paraId="303C6CC1" w14:textId="77777777" w:rsidR="003B0DD5" w:rsidRDefault="003B0DD5" w:rsidP="003B0DD5">
      <w:pPr>
        <w:pStyle w:val="Alg4"/>
        <w:numPr>
          <w:ilvl w:val="0"/>
          <w:numId w:val="240"/>
        </w:numPr>
        <w:rPr>
          <w:ins w:id="28499" w:author="Rev 7 Allen Wirfs-Brock" w:date="2012-05-03T08:58:00Z"/>
        </w:rPr>
      </w:pPr>
      <w:ins w:id="28500" w:author="Rev 7 Allen Wirfs-Brock" w:date="2012-05-03T08:58:00Z">
        <w:r>
          <w:t>ReturnIfAbrupt(</w:t>
        </w:r>
        <w:r>
          <w:rPr>
            <w:i/>
          </w:rPr>
          <w:t>f</w:t>
        </w:r>
        <w:r>
          <w:t>).</w:t>
        </w:r>
      </w:ins>
    </w:p>
    <w:p w14:paraId="1924F78A"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3A39314A" w14:textId="77777777" w:rsidR="004C02EF" w:rsidRPr="00E77497" w:rsidRDefault="004C02EF" w:rsidP="00834A33">
      <w:pPr>
        <w:pStyle w:val="Alg4"/>
        <w:numPr>
          <w:ilvl w:val="0"/>
          <w:numId w:val="240"/>
        </w:numPr>
      </w:pPr>
      <w:r w:rsidRPr="00E77497">
        <w:t xml:space="preserve">Let </w:t>
      </w:r>
      <w:r w:rsidRPr="00E77497">
        <w:rPr>
          <w:i/>
        </w:rPr>
        <w:t>s</w:t>
      </w:r>
      <w:r w:rsidRPr="00E77497">
        <w:t xml:space="preserve"> be the empty String.</w:t>
      </w:r>
    </w:p>
    <w:p w14:paraId="3F24BAA6"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14:paraId="7F19592D" w14:textId="77777777" w:rsidR="004C02EF" w:rsidRPr="00E77497" w:rsidRDefault="004C02EF" w:rsidP="00834A33">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0A7F229D" w14:textId="77777777" w:rsidR="004C02EF" w:rsidRPr="00E77497" w:rsidRDefault="004C02EF" w:rsidP="00834A33">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14:paraId="4A5F9FE6" w14:textId="77777777" w:rsidR="004C02EF" w:rsidRPr="006B6D0A" w:rsidRDefault="004C02EF" w:rsidP="00834A33">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14:paraId="5186239A" w14:textId="77777777" w:rsidR="004C02EF" w:rsidRPr="00A67AF2" w:rsidRDefault="004C02EF" w:rsidP="00834A33">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2210BE1D" w14:textId="77777777" w:rsidR="004C02EF" w:rsidRPr="00E77497" w:rsidRDefault="004C02EF" w:rsidP="00834A33">
      <w:pPr>
        <w:pStyle w:val="Alg4"/>
        <w:numPr>
          <w:ilvl w:val="0"/>
          <w:numId w:val="240"/>
        </w:numPr>
      </w:pPr>
      <w:r w:rsidRPr="00B820AB">
        <w:t xml:space="preserve">If </w:t>
      </w:r>
      <w:r w:rsidRPr="00675B74">
        <w:rPr>
          <w:i/>
        </w:rPr>
        <w:t>fractionDigits</w:t>
      </w:r>
      <w:r w:rsidRPr="00E77497">
        <w:t xml:space="preserve"> is not </w:t>
      </w:r>
      <w:r w:rsidRPr="00E77497">
        <w:rPr>
          <w:b/>
        </w:rPr>
        <w:t>undefined</w:t>
      </w:r>
      <w:r w:rsidRPr="00E77497">
        <w:t xml:space="preserve"> and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775A18FA"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 0, then</w:t>
      </w:r>
    </w:p>
    <w:p w14:paraId="567D22BC" w14:textId="77777777" w:rsidR="004C02EF" w:rsidRPr="00E77497" w:rsidRDefault="00A829B2" w:rsidP="00834A33">
      <w:pPr>
        <w:pStyle w:val="Alg4"/>
        <w:numPr>
          <w:ilvl w:val="1"/>
          <w:numId w:val="240"/>
        </w:numPr>
      </w:pPr>
      <w:ins w:id="28501" w:author="Rev 7 Allen Wirfs-Brock" w:date="2012-05-04T14:50:00Z">
        <w:r>
          <w:t xml:space="preserve">If </w:t>
        </w:r>
        <w:r w:rsidRPr="00A829B2">
          <w:rPr>
            <w:i/>
          </w:rPr>
          <w:t>fractionalDigits</w:t>
        </w:r>
        <w:r>
          <w:t xml:space="preserve"> is </w:t>
        </w:r>
        <w:r w:rsidRPr="00A829B2">
          <w:rPr>
            <w:b/>
          </w:rPr>
          <w:t>undefined</w:t>
        </w:r>
        <w:r>
          <w:t xml:space="preserve">, then </w:t>
        </w:r>
      </w:ins>
      <w:del w:id="28502" w:author="Rev 7 Allen Wirfs-Brock" w:date="2012-05-04T14:51:00Z">
        <w:r w:rsidR="004C02EF" w:rsidRPr="00E77497" w:rsidDel="00A829B2">
          <w:delText xml:space="preserve">Let </w:delText>
        </w:r>
      </w:del>
      <w:ins w:id="28503" w:author="Rev 7 Allen Wirfs-Brock" w:date="2012-05-04T14:51:00Z">
        <w:r>
          <w:t>l</w:t>
        </w:r>
        <w:r w:rsidRPr="00E77497">
          <w:t xml:space="preserve">et </w:t>
        </w:r>
      </w:ins>
      <w:r w:rsidR="004C02EF" w:rsidRPr="00E77497">
        <w:rPr>
          <w:i/>
        </w:rPr>
        <w:t>f</w:t>
      </w:r>
      <w:r w:rsidR="004C02EF" w:rsidRPr="00E77497">
        <w:t xml:space="preserve"> = 0.</w:t>
      </w:r>
    </w:p>
    <w:p w14:paraId="19AA6023"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del w:id="28504" w:author="Rev 9 Allen Wirfs-Brock" w:date="2012-07-07T13:21:00Z">
        <w:r w:rsidRPr="00E77497" w:rsidDel="00EE36C4">
          <w:delText xml:space="preserve">character </w:delText>
        </w:r>
      </w:del>
      <w:ins w:id="28505" w:author="Rev 9 Allen Wirfs-Brock" w:date="2012-07-07T13:21:00Z">
        <w:r w:rsidR="00EE36C4">
          <w:t>code unit 0x30</w:t>
        </w:r>
      </w:ins>
      <w:del w:id="28506" w:author="Rev 9 Allen Wirfs-Brock" w:date="2012-07-07T13:21:00Z">
        <w:r w:rsidRPr="00E77497" w:rsidDel="00EE36C4">
          <w:delText>‘</w:delText>
        </w:r>
        <w:r w:rsidRPr="00E77497" w:rsidDel="00EE36C4">
          <w:rPr>
            <w:rFonts w:ascii="Courier New" w:hAnsi="Courier New"/>
          </w:rPr>
          <w:delText>0</w:delText>
        </w:r>
        <w:r w:rsidRPr="00E77497" w:rsidDel="00EE36C4">
          <w:delText>’</w:delText>
        </w:r>
      </w:del>
      <w:r w:rsidRPr="00E77497">
        <w:t>.</w:t>
      </w:r>
    </w:p>
    <w:p w14:paraId="3836F063" w14:textId="77777777" w:rsidR="004C02EF" w:rsidRPr="00E77497" w:rsidRDefault="004C02EF" w:rsidP="00834A33">
      <w:pPr>
        <w:pStyle w:val="Alg4"/>
        <w:numPr>
          <w:ilvl w:val="1"/>
          <w:numId w:val="240"/>
        </w:numPr>
      </w:pPr>
      <w:r w:rsidRPr="00E77497">
        <w:t xml:space="preserve">Let </w:t>
      </w:r>
      <w:r w:rsidRPr="00E77497">
        <w:rPr>
          <w:i/>
        </w:rPr>
        <w:t>e</w:t>
      </w:r>
      <w:r w:rsidRPr="00E77497">
        <w:t xml:space="preserve"> = 0.</w:t>
      </w:r>
    </w:p>
    <w:p w14:paraId="2EB0DF5B" w14:textId="77777777" w:rsidR="004C02EF" w:rsidRPr="006B6D0A" w:rsidRDefault="004C02EF" w:rsidP="00834A33">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p>
    <w:p w14:paraId="52757448" w14:textId="77777777" w:rsidR="004C02EF" w:rsidRPr="00A67AF2" w:rsidRDefault="004C02EF" w:rsidP="00834A33">
      <w:pPr>
        <w:pStyle w:val="Alg4"/>
        <w:numPr>
          <w:ilvl w:val="1"/>
          <w:numId w:val="240"/>
        </w:numPr>
      </w:pPr>
      <w:r w:rsidRPr="006B6D0A">
        <w:t xml:space="preserve">If fractionDigits is not </w:t>
      </w:r>
      <w:r w:rsidRPr="00E65A34">
        <w:rPr>
          <w:b/>
        </w:rPr>
        <w:t>undef</w:t>
      </w:r>
      <w:r w:rsidRPr="00546435">
        <w:rPr>
          <w:b/>
        </w:rPr>
        <w:t>ined</w:t>
      </w:r>
      <w:r w:rsidRPr="00A67AF2">
        <w:t>, then</w:t>
      </w:r>
    </w:p>
    <w:p w14:paraId="7EFAE045" w14:textId="77777777" w:rsidR="004C02EF" w:rsidRPr="00A67AF2" w:rsidRDefault="004C02EF" w:rsidP="00834A33">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797AA967" w14:textId="77777777" w:rsidR="004C02EF" w:rsidRPr="00E77497" w:rsidRDefault="004C02EF" w:rsidP="00834A33">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Pr="00E77497" w:rsidDel="00FB0E25">
        <w:t xml:space="preserve"> </w:t>
      </w:r>
    </w:p>
    <w:p w14:paraId="71C1DBD0"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351A9D18"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59097629" w14:textId="77777777" w:rsidR="004C02EF" w:rsidRPr="006B6D0A" w:rsidRDefault="004C02EF" w:rsidP="00834A33">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14:paraId="5B06F7EE" w14:textId="77777777" w:rsidR="004C02EF" w:rsidRPr="00E77497" w:rsidRDefault="004C02EF" w:rsidP="00834A33">
      <w:pPr>
        <w:pStyle w:val="Alg4"/>
        <w:numPr>
          <w:ilvl w:val="1"/>
          <w:numId w:val="240"/>
        </w:numPr>
      </w:pPr>
      <w:r w:rsidRPr="006B6D0A">
        <w:t xml:space="preserve">Let </w:t>
      </w:r>
      <w:r w:rsidRPr="00E65A34">
        <w:rPr>
          <w:i/>
        </w:rPr>
        <w:t>a</w:t>
      </w:r>
      <w:r w:rsidRPr="00546435">
        <w:t xml:space="preserve"> be the first </w:t>
      </w:r>
      <w:del w:id="28507" w:author="Rev 9 Allen Wirfs-Brock" w:date="2012-07-07T13:21:00Z">
        <w:r w:rsidRPr="00546435" w:rsidDel="00EE36C4">
          <w:delText xml:space="preserve">character </w:delText>
        </w:r>
      </w:del>
      <w:ins w:id="28508" w:author="Rev 9 Allen Wirfs-Brock" w:date="2012-07-07T13:21:00Z">
        <w:r w:rsidR="00EE36C4">
          <w:t>element</w:t>
        </w:r>
        <w:r w:rsidR="00EE36C4" w:rsidRPr="00546435">
          <w:t xml:space="preserve"> </w:t>
        </w:r>
      </w:ins>
      <w:r w:rsidRPr="00546435">
        <w:t xml:space="preserve">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del w:id="28509" w:author="Rev 9 Allen Wirfs-Brock" w:date="2012-07-07T13:21:00Z">
        <w:r w:rsidRPr="00E77497" w:rsidDel="00EE36C4">
          <w:delText xml:space="preserve">characters </w:delText>
        </w:r>
      </w:del>
      <w:ins w:id="28510" w:author="Rev 9 Allen Wirfs-Brock" w:date="2012-07-07T13:21:00Z">
        <w:r w:rsidR="00EE36C4">
          <w:t>elements</w:t>
        </w:r>
        <w:r w:rsidR="00EE36C4" w:rsidRPr="00E77497">
          <w:t xml:space="preserve"> </w:t>
        </w:r>
      </w:ins>
      <w:r w:rsidRPr="00E77497">
        <w:t xml:space="preserve">of </w:t>
      </w:r>
      <w:r w:rsidRPr="00E77497">
        <w:rPr>
          <w:i/>
        </w:rPr>
        <w:t>m</w:t>
      </w:r>
      <w:r w:rsidRPr="00E77497">
        <w:t>.</w:t>
      </w:r>
    </w:p>
    <w:p w14:paraId="35625B06"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194ACECC" w14:textId="77777777" w:rsidR="004C02EF" w:rsidRPr="00E77497" w:rsidRDefault="004C02EF" w:rsidP="00834A33">
      <w:pPr>
        <w:pStyle w:val="Alg4"/>
        <w:numPr>
          <w:ilvl w:val="0"/>
          <w:numId w:val="240"/>
        </w:numPr>
      </w:pPr>
      <w:r w:rsidRPr="00E77497">
        <w:t xml:space="preserve">If </w:t>
      </w:r>
      <w:r w:rsidRPr="00E77497">
        <w:rPr>
          <w:i/>
        </w:rPr>
        <w:t>e</w:t>
      </w:r>
      <w:r w:rsidRPr="00E77497">
        <w:t xml:space="preserve"> = 0, then </w:t>
      </w:r>
    </w:p>
    <w:p w14:paraId="65EC24E0" w14:textId="77777777" w:rsidR="004C02EF" w:rsidRPr="00E77497" w:rsidRDefault="004C02EF" w:rsidP="00834A33">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14:paraId="2F4F8B21"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14:paraId="19993E18" w14:textId="77777777" w:rsidR="004C02EF" w:rsidRPr="00E77497" w:rsidRDefault="004C02EF" w:rsidP="00834A33">
      <w:pPr>
        <w:pStyle w:val="Alg4"/>
        <w:numPr>
          <w:ilvl w:val="0"/>
          <w:numId w:val="240"/>
        </w:numPr>
      </w:pPr>
      <w:r w:rsidRPr="00E77497">
        <w:t>Else</w:t>
      </w:r>
    </w:p>
    <w:p w14:paraId="26EFCEAD" w14:textId="77777777" w:rsidR="004C02EF" w:rsidRPr="00E77497" w:rsidRDefault="004C02EF" w:rsidP="00834A33">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58D87FEA" w14:textId="77777777" w:rsidR="004C02EF" w:rsidRPr="00E77497" w:rsidRDefault="004C02EF" w:rsidP="00834A33">
      <w:pPr>
        <w:pStyle w:val="Alg4"/>
        <w:numPr>
          <w:ilvl w:val="1"/>
          <w:numId w:val="240"/>
        </w:numPr>
      </w:pPr>
      <w:r w:rsidRPr="00E77497">
        <w:t xml:space="preserve">Else, </w:t>
      </w:r>
      <w:r w:rsidRPr="00E77497">
        <w:rPr>
          <w:i/>
        </w:rPr>
        <w:t>e</w:t>
      </w:r>
      <w:r w:rsidRPr="00E77497">
        <w:t xml:space="preserve"> ≤ 0</w:t>
      </w:r>
    </w:p>
    <w:p w14:paraId="04B00F46" w14:textId="77777777" w:rsidR="004C02EF" w:rsidRPr="00E77497" w:rsidRDefault="004C02EF" w:rsidP="00834A33">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14:paraId="7146AD0B"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14:paraId="3F697D2D"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4CF3FCB1" w14:textId="77777777" w:rsidR="004C02EF" w:rsidRPr="00E77497" w:rsidRDefault="004C02EF" w:rsidP="00834A33">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4731E7DE" w14:textId="77777777" w:rsidR="004C02EF" w:rsidRPr="00E77497" w:rsidRDefault="004C02EF" w:rsidP="00834A33">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60991A1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6C8BF55F" w14:textId="77777777" w:rsidR="004C02EF" w:rsidRPr="00E77497" w:rsidRDefault="004C02EF" w:rsidP="004C02EF">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14:paraId="50511CBF" w14:textId="77777777" w:rsidR="004C02EF" w:rsidRPr="00E77497" w:rsidRDefault="004C02EF" w:rsidP="004C02EF">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52C8A021" w14:textId="77777777" w:rsidR="004C02EF" w:rsidRPr="00E77497" w:rsidRDefault="004C02EF" w:rsidP="004C02EF">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14:paraId="75B3FC89" w14:textId="77777777" w:rsidR="004C02EF" w:rsidRPr="00A67AF2" w:rsidRDefault="004C02EF" w:rsidP="00834A33">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14EBF8DA" w14:textId="77777777" w:rsidR="004C02EF" w:rsidRPr="00B820AB" w:rsidRDefault="004C02EF" w:rsidP="004C02EF">
      <w:pPr>
        <w:pStyle w:val="40"/>
        <w:numPr>
          <w:ilvl w:val="0"/>
          <w:numId w:val="0"/>
        </w:numPr>
      </w:pPr>
      <w:bookmarkStart w:id="28511" w:name="_Hlt458401033"/>
      <w:bookmarkStart w:id="28512" w:name="_Ref457790874"/>
      <w:bookmarkEnd w:id="28511"/>
      <w:r w:rsidRPr="00B820AB">
        <w:t>15.7.4.7</w:t>
      </w:r>
      <w:r w:rsidRPr="00B820AB">
        <w:tab/>
        <w:t>Number.prototype.toPrecision (precision)</w:t>
      </w:r>
      <w:bookmarkEnd w:id="28512"/>
    </w:p>
    <w:p w14:paraId="3BB67805" w14:textId="77777777" w:rsidR="004C02EF" w:rsidRPr="00E77497" w:rsidRDefault="004C02EF" w:rsidP="004C02EF">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(9.8.1) instead. Specifically, perform the following steps:</w:t>
      </w:r>
    </w:p>
    <w:p w14:paraId="622733D4" w14:textId="77777777" w:rsidR="004C02EF" w:rsidRPr="00E77497" w:rsidRDefault="004C02EF" w:rsidP="00834A33">
      <w:pPr>
        <w:pStyle w:val="Alg4"/>
        <w:numPr>
          <w:ilvl w:val="0"/>
          <w:numId w:val="242"/>
        </w:numPr>
      </w:pPr>
      <w:r w:rsidRPr="00E77497">
        <w:t xml:space="preserve">Let </w:t>
      </w:r>
      <w:r w:rsidRPr="00E77497">
        <w:rPr>
          <w:i/>
        </w:rPr>
        <w:t>x</w:t>
      </w:r>
      <w:r w:rsidRPr="00E77497">
        <w:t xml:space="preserve"> be this Number value.</w:t>
      </w:r>
    </w:p>
    <w:p w14:paraId="14FC27F5" w14:textId="77777777" w:rsidR="003B0DD5" w:rsidRDefault="003B0DD5" w:rsidP="003B0DD5">
      <w:pPr>
        <w:pStyle w:val="Alg4"/>
        <w:numPr>
          <w:ilvl w:val="0"/>
          <w:numId w:val="242"/>
        </w:numPr>
        <w:rPr>
          <w:ins w:id="28513" w:author="Rev 7 Allen Wirfs-Brock" w:date="2012-05-03T08:57:00Z"/>
        </w:rPr>
      </w:pPr>
      <w:ins w:id="28514" w:author="Rev 7 Allen Wirfs-Brock" w:date="2012-05-03T08:57:00Z">
        <w:r>
          <w:t>ReturnIfAbrupt(</w:t>
        </w:r>
        <w:r>
          <w:rPr>
            <w:i/>
          </w:rPr>
          <w:t>x</w:t>
        </w:r>
        <w:r>
          <w:t>).</w:t>
        </w:r>
      </w:ins>
    </w:p>
    <w:p w14:paraId="2895909C" w14:textId="77777777" w:rsidR="004C02EF" w:rsidRPr="00E77497" w:rsidRDefault="004C02EF" w:rsidP="00834A33">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0CD989C4" w14:textId="77777777" w:rsidR="004C02EF" w:rsidRPr="00E77497" w:rsidRDefault="004C02EF" w:rsidP="00834A33">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14:paraId="1086D68F" w14:textId="77777777" w:rsidR="003B0DD5" w:rsidRDefault="003B0DD5" w:rsidP="003B0DD5">
      <w:pPr>
        <w:pStyle w:val="Alg4"/>
        <w:numPr>
          <w:ilvl w:val="0"/>
          <w:numId w:val="242"/>
        </w:numPr>
        <w:rPr>
          <w:ins w:id="28515" w:author="Rev 7 Allen Wirfs-Brock" w:date="2012-05-03T08:57:00Z"/>
        </w:rPr>
      </w:pPr>
      <w:ins w:id="28516" w:author="Rev 7 Allen Wirfs-Brock" w:date="2012-05-03T08:57:00Z">
        <w:r>
          <w:t>ReturnIfAbrupt(</w:t>
        </w:r>
        <w:r>
          <w:rPr>
            <w:i/>
          </w:rPr>
          <w:t>p</w:t>
        </w:r>
        <w:r>
          <w:t>).</w:t>
        </w:r>
      </w:ins>
    </w:p>
    <w:p w14:paraId="1FE1E1D3"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37A12622" w14:textId="77777777" w:rsidR="004C02EF" w:rsidRPr="00E77497" w:rsidRDefault="004C02EF" w:rsidP="00834A33">
      <w:pPr>
        <w:pStyle w:val="Alg4"/>
        <w:numPr>
          <w:ilvl w:val="0"/>
          <w:numId w:val="242"/>
        </w:numPr>
      </w:pPr>
      <w:r w:rsidRPr="00E77497">
        <w:t xml:space="preserve">Let </w:t>
      </w:r>
      <w:r w:rsidRPr="00E77497">
        <w:rPr>
          <w:i/>
        </w:rPr>
        <w:t>s</w:t>
      </w:r>
      <w:r w:rsidRPr="00E77497">
        <w:t xml:space="preserve"> be the empty String.</w:t>
      </w:r>
    </w:p>
    <w:p w14:paraId="3C40AEF5"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&lt; 0, then</w:t>
      </w:r>
    </w:p>
    <w:p w14:paraId="1884C738" w14:textId="77777777" w:rsidR="004C02EF" w:rsidRPr="00E77497" w:rsidRDefault="004C02EF" w:rsidP="00834A33">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38DB7D7F" w14:textId="77777777" w:rsidR="004C02EF" w:rsidRPr="00E77497" w:rsidRDefault="004C02EF" w:rsidP="00834A33">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14:paraId="576A35EB" w14:textId="77777777" w:rsidR="004C02EF" w:rsidRPr="006B6D0A" w:rsidRDefault="004C02EF" w:rsidP="00834A33">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14:paraId="20A36ED6" w14:textId="77777777" w:rsidR="004C02EF" w:rsidRPr="00A67AF2" w:rsidRDefault="004C02EF" w:rsidP="00834A33">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38DFC1E3" w14:textId="77777777" w:rsidR="004C02EF" w:rsidRPr="00E77497" w:rsidRDefault="004C02EF" w:rsidP="00834A33">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7B1DF981" w14:textId="77777777" w:rsidR="004C02EF" w:rsidRPr="00E77497" w:rsidRDefault="004C02EF" w:rsidP="00834A33">
      <w:pPr>
        <w:pStyle w:val="Alg4"/>
        <w:numPr>
          <w:ilvl w:val="0"/>
          <w:numId w:val="242"/>
        </w:numPr>
      </w:pPr>
      <w:bookmarkStart w:id="28517" w:name="_Hlt458401028"/>
      <w:r w:rsidRPr="00E77497">
        <w:t xml:space="preserve">If </w:t>
      </w:r>
      <w:r w:rsidRPr="00E77497">
        <w:rPr>
          <w:i/>
        </w:rPr>
        <w:t>x</w:t>
      </w:r>
      <w:r w:rsidRPr="00E77497">
        <w:t xml:space="preserve"> = 0, then</w:t>
      </w:r>
    </w:p>
    <w:bookmarkEnd w:id="28517"/>
    <w:p w14:paraId="47F9B41D" w14:textId="77777777" w:rsidR="004C02EF" w:rsidRPr="00E77497" w:rsidRDefault="004C02EF" w:rsidP="00834A33">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del w:id="28518" w:author="Rev 9 Allen Wirfs-Brock" w:date="2012-07-07T13:22:00Z">
        <w:r w:rsidRPr="00E77497" w:rsidDel="00EE36C4">
          <w:delText xml:space="preserve">character </w:delText>
        </w:r>
      </w:del>
      <w:ins w:id="28519" w:author="Rev 9 Allen Wirfs-Brock" w:date="2012-07-07T13:22:00Z">
        <w:r w:rsidR="00EE36C4">
          <w:t>code unit 0x</w:t>
        </w:r>
      </w:ins>
      <w:ins w:id="28520" w:author="Rev 9 Allen Wirfs-Brock" w:date="2012-07-07T13:23:00Z">
        <w:r w:rsidR="00EE36C4">
          <w:t>00</w:t>
        </w:r>
      </w:ins>
      <w:ins w:id="28521" w:author="Rev 9 Allen Wirfs-Brock" w:date="2012-07-07T13:22:00Z">
        <w:r w:rsidR="00EE36C4">
          <w:t>30 (the Unicode character</w:t>
        </w:r>
        <w:r w:rsidR="00EE36C4" w:rsidRPr="00E77497">
          <w:t xml:space="preserve"> </w:t>
        </w:r>
      </w:ins>
      <w:r w:rsidRPr="00E77497">
        <w:t>‘</w:t>
      </w:r>
      <w:r w:rsidRPr="00E77497">
        <w:rPr>
          <w:rFonts w:ascii="Courier New" w:hAnsi="Courier New"/>
        </w:rPr>
        <w:t>0</w:t>
      </w:r>
      <w:r w:rsidRPr="00E77497">
        <w:t>’</w:t>
      </w:r>
      <w:ins w:id="28522" w:author="Rev 9 Allen Wirfs-Brock" w:date="2012-07-07T13:22:00Z">
        <w:r w:rsidR="00EE36C4">
          <w:t>)</w:t>
        </w:r>
      </w:ins>
      <w:r w:rsidRPr="00E77497">
        <w:t>.</w:t>
      </w:r>
    </w:p>
    <w:p w14:paraId="517F85E4" w14:textId="77777777" w:rsidR="004C02EF" w:rsidRPr="00E77497" w:rsidRDefault="004C02EF" w:rsidP="00834A33">
      <w:pPr>
        <w:pStyle w:val="Alg4"/>
        <w:numPr>
          <w:ilvl w:val="1"/>
          <w:numId w:val="242"/>
        </w:numPr>
      </w:pPr>
      <w:r w:rsidRPr="00E77497">
        <w:t xml:space="preserve">Let </w:t>
      </w:r>
      <w:r w:rsidRPr="00E77497">
        <w:rPr>
          <w:i/>
        </w:rPr>
        <w:t>e</w:t>
      </w:r>
      <w:r w:rsidRPr="00E77497">
        <w:t xml:space="preserve"> = 0.</w:t>
      </w:r>
    </w:p>
    <w:p w14:paraId="24404F00" w14:textId="77777777" w:rsidR="004C02EF" w:rsidRPr="006B6D0A" w:rsidRDefault="004C02EF" w:rsidP="00834A33">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14:paraId="52237E4D" w14:textId="77777777" w:rsidR="004C02EF" w:rsidRPr="00A67AF2" w:rsidRDefault="004C02EF" w:rsidP="00834A33">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36B13EDE" w14:textId="77777777" w:rsidR="004C02EF" w:rsidRPr="00E77497" w:rsidRDefault="004C02EF" w:rsidP="00834A33">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48C59DE5" w14:textId="77777777" w:rsidR="004C02EF" w:rsidRPr="00E65A34" w:rsidRDefault="004C02EF" w:rsidP="00834A33">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60472C76" w14:textId="77777777" w:rsidR="004C02EF" w:rsidRPr="00E77497" w:rsidRDefault="004C02EF" w:rsidP="001F482D">
      <w:pPr>
        <w:pStyle w:val="Alg4"/>
        <w:numPr>
          <w:ilvl w:val="2"/>
          <w:numId w:val="242"/>
        </w:numPr>
      </w:pPr>
      <w:r w:rsidRPr="00546435">
        <w:t xml:space="preserve">Let </w:t>
      </w:r>
      <w:r w:rsidRPr="00A67AF2">
        <w:rPr>
          <w:i/>
        </w:rPr>
        <w:t>a</w:t>
      </w:r>
      <w:r w:rsidRPr="00A67AF2">
        <w:t xml:space="preserve"> be the first </w:t>
      </w:r>
      <w:del w:id="28523" w:author="Rev 9 Allen Wirfs-Brock" w:date="2012-07-07T13:22:00Z">
        <w:r w:rsidRPr="00A67AF2" w:rsidDel="00EE36C4">
          <w:delText xml:space="preserve">character </w:delText>
        </w:r>
      </w:del>
      <w:ins w:id="28524" w:author="Rev 9 Allen Wirfs-Brock" w:date="2012-07-07T13:22:00Z">
        <w:r w:rsidR="00EE36C4">
          <w:t>element</w:t>
        </w:r>
        <w:r w:rsidR="00EE36C4" w:rsidRPr="00A67AF2">
          <w:t xml:space="preserve"> </w:t>
        </w:r>
      </w:ins>
      <w:r w:rsidRPr="00A67AF2">
        <w:t xml:space="preserve">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del w:id="28525" w:author="Rev 9 Allen Wirfs-Brock" w:date="2012-07-07T13:23:00Z">
        <w:r w:rsidRPr="00E77497" w:rsidDel="00EE36C4">
          <w:delText xml:space="preserve">characters </w:delText>
        </w:r>
      </w:del>
      <w:ins w:id="28526" w:author="Rev 9 Allen Wirfs-Brock" w:date="2012-07-07T13:23:00Z">
        <w:r w:rsidR="00EE36C4">
          <w:t>elements</w:t>
        </w:r>
        <w:r w:rsidR="00EE36C4" w:rsidRPr="00E77497">
          <w:t xml:space="preserve"> </w:t>
        </w:r>
      </w:ins>
      <w:r w:rsidRPr="00E77497">
        <w:t xml:space="preserve">of </w:t>
      </w:r>
      <w:r w:rsidRPr="00E77497">
        <w:rPr>
          <w:i/>
        </w:rPr>
        <w:t>m</w:t>
      </w:r>
      <w:r w:rsidRPr="00E77497">
        <w:t>.</w:t>
      </w:r>
    </w:p>
    <w:p w14:paraId="258195A4"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77568832" w14:textId="77777777" w:rsidR="004C02EF" w:rsidRPr="00E77497" w:rsidRDefault="004C02EF" w:rsidP="001F482D">
      <w:pPr>
        <w:pStyle w:val="Alg4"/>
        <w:numPr>
          <w:ilvl w:val="2"/>
          <w:numId w:val="242"/>
        </w:numPr>
      </w:pPr>
      <w:r w:rsidRPr="00E77497">
        <w:t xml:space="preserve">If </w:t>
      </w:r>
      <w:r w:rsidRPr="00E77497">
        <w:rPr>
          <w:i/>
        </w:rPr>
        <w:t>e</w:t>
      </w:r>
      <w:r w:rsidRPr="00E77497">
        <w:t xml:space="preserve"> = 0, then</w:t>
      </w:r>
    </w:p>
    <w:p w14:paraId="4DB3DB47" w14:textId="77777777" w:rsidR="004C02EF" w:rsidRPr="00E77497" w:rsidRDefault="004C02EF" w:rsidP="001F48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14:paraId="07F0090A" w14:textId="77777777" w:rsidR="004C02EF" w:rsidRPr="006B6D0A" w:rsidRDefault="004C02EF" w:rsidP="001F48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14:paraId="1E977ABC" w14:textId="77777777" w:rsidR="004C02EF" w:rsidRPr="00546435" w:rsidRDefault="004C02EF" w:rsidP="001F482D">
      <w:pPr>
        <w:pStyle w:val="Alg4"/>
        <w:numPr>
          <w:ilvl w:val="3"/>
          <w:numId w:val="242"/>
        </w:numPr>
      </w:pPr>
      <w:r w:rsidRPr="006B6D0A">
        <w:t xml:space="preserve">If </w:t>
      </w:r>
      <w:r w:rsidRPr="00E65A34">
        <w:rPr>
          <w:i/>
        </w:rPr>
        <w:t>e</w:t>
      </w:r>
      <w:r w:rsidRPr="00546435">
        <w:t xml:space="preserve"> &gt; 0,  then </w:t>
      </w:r>
    </w:p>
    <w:p w14:paraId="344C3751" w14:textId="77777777" w:rsidR="004C02EF" w:rsidRPr="00675B74" w:rsidRDefault="004C02EF" w:rsidP="001F48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14:paraId="6AF30107" w14:textId="77777777" w:rsidR="004C02EF" w:rsidRPr="00E77497" w:rsidRDefault="004C02EF" w:rsidP="001F482D">
      <w:pPr>
        <w:pStyle w:val="Alg4"/>
        <w:numPr>
          <w:ilvl w:val="3"/>
          <w:numId w:val="242"/>
        </w:numPr>
      </w:pPr>
      <w:r w:rsidRPr="00E77497">
        <w:t xml:space="preserve">Else </w:t>
      </w:r>
      <w:r w:rsidRPr="00E77497">
        <w:rPr>
          <w:i/>
        </w:rPr>
        <w:t>e</w:t>
      </w:r>
      <w:r w:rsidRPr="00E77497">
        <w:t xml:space="preserve"> &lt; 0,</w:t>
      </w:r>
    </w:p>
    <w:p w14:paraId="077B6B3F" w14:textId="77777777" w:rsidR="004C02EF" w:rsidRPr="00E77497" w:rsidRDefault="004C02EF" w:rsidP="001F48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14:paraId="24CE138D" w14:textId="77777777" w:rsidR="004C02EF" w:rsidRPr="00E77497" w:rsidRDefault="004C02EF" w:rsidP="001F48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14:paraId="10D0BC87" w14:textId="77777777" w:rsidR="004C02EF" w:rsidRPr="00E77497" w:rsidRDefault="004C02EF" w:rsidP="001F48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32DD3247"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6ADEA036" w14:textId="77777777" w:rsidR="004C02EF" w:rsidRPr="00E77497" w:rsidRDefault="004C02EF" w:rsidP="001F48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79B53053" w14:textId="77777777" w:rsidR="004C02EF" w:rsidRPr="006B6D0A" w:rsidRDefault="004C02EF" w:rsidP="001F48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14:paraId="370BD1F8" w14:textId="77777777" w:rsidR="004C02EF" w:rsidRPr="00E77497" w:rsidRDefault="004C02EF" w:rsidP="001F48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w:t>
      </w:r>
      <w:del w:id="28527" w:author="Rev 9 Allen Wirfs-Brock" w:date="2012-07-07T13:23:00Z">
        <w:r w:rsidRPr="00A67AF2" w:rsidDel="00EE36C4">
          <w:delText xml:space="preserve">characters </w:delText>
        </w:r>
      </w:del>
      <w:ins w:id="28528" w:author="Rev 9 Allen Wirfs-Brock" w:date="2012-07-07T13:23:00Z">
        <w:r w:rsidR="00EE36C4">
          <w:t>elements</w:t>
        </w:r>
        <w:r w:rsidR="00EE36C4" w:rsidRPr="00A67AF2">
          <w:t xml:space="preserve">s </w:t>
        </w:r>
      </w:ins>
      <w:r w:rsidRPr="00A67AF2">
        <w:t xml:space="preserve">of </w:t>
      </w:r>
      <w:r w:rsidRPr="00A67AF2">
        <w:rPr>
          <w:i/>
        </w:rPr>
        <w:t>m</w:t>
      </w:r>
      <w:r w:rsidRPr="00B820AB">
        <w:t>, the</w:t>
      </w:r>
      <w:ins w:id="28529" w:author="Rev 9 Allen Wirfs-Brock" w:date="2012-07-07T13:23:00Z">
        <w:r w:rsidR="00EE36C4">
          <w:t xml:space="preserve"> code unit 0x002E (Unicode </w:t>
        </w:r>
      </w:ins>
      <w:r w:rsidRPr="00B820AB">
        <w:t xml:space="preserve"> character ‘</w:t>
      </w:r>
      <w:r w:rsidRPr="00675B74">
        <w:rPr>
          <w:rFonts w:ascii="Courier New" w:hAnsi="Courier New"/>
        </w:rPr>
        <w:t>.</w:t>
      </w:r>
      <w:r w:rsidRPr="00E77497">
        <w:t>’</w:t>
      </w:r>
      <w:ins w:id="28530" w:author="Rev 9 Allen Wirfs-Brock" w:date="2012-07-07T13:24:00Z">
        <w:r w:rsidR="00EE36C4">
          <w:t>)</w:t>
        </w:r>
      </w:ins>
      <w:r w:rsidRPr="00E77497">
        <w:t xml:space="preserve">, and the remaining </w:t>
      </w:r>
      <w:r w:rsidRPr="00E77497">
        <w:rPr>
          <w:i/>
        </w:rPr>
        <w:t>p</w:t>
      </w:r>
      <w:r w:rsidRPr="00E77497">
        <w:t>– (</w:t>
      </w:r>
      <w:r w:rsidRPr="00E77497">
        <w:rPr>
          <w:i/>
        </w:rPr>
        <w:t>e</w:t>
      </w:r>
      <w:r w:rsidRPr="00E77497">
        <w:t xml:space="preserve">+1) </w:t>
      </w:r>
      <w:del w:id="28531" w:author="Rev 9 Allen Wirfs-Brock" w:date="2012-07-07T13:24:00Z">
        <w:r w:rsidRPr="00E77497" w:rsidDel="00EE36C4">
          <w:delText xml:space="preserve">characters </w:delText>
        </w:r>
      </w:del>
      <w:ins w:id="28532" w:author="Rev 9 Allen Wirfs-Brock" w:date="2012-07-07T13:24:00Z">
        <w:r w:rsidR="00EE36C4">
          <w:t>elements</w:t>
        </w:r>
        <w:r w:rsidR="00EE36C4" w:rsidRPr="00E77497">
          <w:t xml:space="preserve"> </w:t>
        </w:r>
      </w:ins>
      <w:r w:rsidRPr="00E77497">
        <w:t xml:space="preserve">of </w:t>
      </w:r>
      <w:r w:rsidRPr="00E77497">
        <w:rPr>
          <w:i/>
        </w:rPr>
        <w:t>m</w:t>
      </w:r>
      <w:r w:rsidRPr="00E77497">
        <w:t>.</w:t>
      </w:r>
    </w:p>
    <w:p w14:paraId="5B82EDA2" w14:textId="77777777" w:rsidR="004C02EF" w:rsidRPr="00E77497" w:rsidRDefault="004C02EF" w:rsidP="001F482D">
      <w:pPr>
        <w:pStyle w:val="Alg4"/>
        <w:numPr>
          <w:ilvl w:val="0"/>
          <w:numId w:val="242"/>
        </w:numPr>
      </w:pPr>
      <w:r w:rsidRPr="00E77497">
        <w:t xml:space="preserve">Else </w:t>
      </w:r>
      <w:r w:rsidRPr="00E77497">
        <w:rPr>
          <w:i/>
        </w:rPr>
        <w:t>e</w:t>
      </w:r>
      <w:r w:rsidRPr="00E77497">
        <w:t xml:space="preserve"> &lt; 0,</w:t>
      </w:r>
    </w:p>
    <w:p w14:paraId="48E35830" w14:textId="77777777" w:rsidR="004C02EF" w:rsidRPr="00E77497" w:rsidRDefault="004C02EF" w:rsidP="001F48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ins w:id="28533" w:author="Rev 9 Allen Wirfs-Brock" w:date="2012-07-07T13:24:00Z">
        <w:r w:rsidR="00EE36C4">
          <w:t>code unit 0c0030 (</w:t>
        </w:r>
      </w:ins>
      <w:r w:rsidRPr="00E77497">
        <w:t xml:space="preserve">the </w:t>
      </w:r>
      <w:ins w:id="28534" w:author="Rev 9 Allen Wirfs-Brock" w:date="2012-07-07T13:25:00Z">
        <w:r w:rsidR="00EE36C4">
          <w:t xml:space="preserve">Unicode </w:t>
        </w:r>
      </w:ins>
      <w:r w:rsidRPr="00E77497">
        <w:t>character ‘</w:t>
      </w:r>
      <w:r w:rsidRPr="00E77497">
        <w:rPr>
          <w:rFonts w:ascii="Courier New" w:hAnsi="Courier New"/>
          <w:b/>
        </w:rPr>
        <w:t>0</w:t>
      </w:r>
      <w:r w:rsidRPr="00E77497">
        <w:t>’</w:t>
      </w:r>
      <w:ins w:id="28535" w:author="Rev 9 Allen Wirfs-Brock" w:date="2012-07-07T13:25:00Z">
        <w:r w:rsidR="00EE36C4">
          <w:t>)</w:t>
        </w:r>
      </w:ins>
      <w:r w:rsidRPr="00E77497">
        <w:t xml:space="preserve">, and the String </w:t>
      </w:r>
      <w:r w:rsidRPr="00E77497">
        <w:rPr>
          <w:i/>
        </w:rPr>
        <w:t>m</w:t>
      </w:r>
      <w:r w:rsidRPr="00E77497">
        <w:t>.</w:t>
      </w:r>
    </w:p>
    <w:p w14:paraId="54BAF856" w14:textId="77777777" w:rsidR="004C02EF" w:rsidRPr="00E77497" w:rsidRDefault="004C02EF" w:rsidP="001F48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14:paraId="23D5DF5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5EE62695" w14:textId="77777777" w:rsidR="004C02EF" w:rsidRPr="00E77497" w:rsidRDefault="004C02EF" w:rsidP="004C02EF">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14:paraId="3E630662" w14:textId="77777777" w:rsidR="004C02EF" w:rsidRPr="00E77497" w:rsidRDefault="004C02EF" w:rsidP="004C02EF">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77F8B8C9" w14:textId="77777777" w:rsidR="007B6CF2" w:rsidRPr="00640BCB" w:rsidRDefault="007B6CF2" w:rsidP="007B6CF2">
      <w:pPr>
        <w:keepNext/>
        <w:tabs>
          <w:tab w:val="left" w:pos="709"/>
          <w:tab w:val="left" w:pos="940"/>
          <w:tab w:val="left" w:pos="1140"/>
          <w:tab w:val="left" w:pos="1360"/>
        </w:tabs>
        <w:suppressAutoHyphens/>
        <w:spacing w:before="120" w:line="230" w:lineRule="exact"/>
        <w:jc w:val="left"/>
        <w:outlineLvl w:val="3"/>
        <w:rPr>
          <w:ins w:id="28536" w:author="Rev 7 Allen Wirfs-Brock" w:date="2012-05-03T08:46:00Z"/>
          <w:rFonts w:cs="Arial"/>
          <w:b/>
        </w:rPr>
      </w:pPr>
      <w:bookmarkStart w:id="28537" w:name="_Ref457704457"/>
      <w:bookmarkStart w:id="28538" w:name="_Toc472818943"/>
      <w:bookmarkStart w:id="28539" w:name="_Toc235503521"/>
      <w:bookmarkStart w:id="28540" w:name="_Toc241509296"/>
      <w:bookmarkStart w:id="28541" w:name="_Toc244416783"/>
      <w:bookmarkStart w:id="28542" w:name="_Toc276631147"/>
      <w:ins w:id="28543" w:author="Rev 7 Allen Wirfs-Brock" w:date="2012-05-03T08:46:00Z">
        <w:r w:rsidRPr="00640BCB">
          <w:rPr>
            <w:rFonts w:cs="Arial"/>
            <w:b/>
          </w:rPr>
          <w:t>15.7.3.1</w:t>
        </w:r>
        <w:r>
          <w:rPr>
            <w:rFonts w:cs="Arial"/>
            <w:b/>
          </w:rPr>
          <w:t>4</w:t>
        </w:r>
        <w:r w:rsidRPr="00640BCB">
          <w:rPr>
            <w:rFonts w:cs="Arial"/>
            <w:b/>
          </w:rPr>
          <w:tab/>
          <w:t>Number.</w:t>
        </w:r>
        <w:r>
          <w:rPr>
            <w:rFonts w:cs="Arial"/>
            <w:b/>
          </w:rPr>
          <w:t>prototype.</w:t>
        </w:r>
        <w:commentRangeStart w:id="28544"/>
        <w:r>
          <w:rPr>
            <w:rFonts w:cs="Arial"/>
            <w:b/>
          </w:rPr>
          <w:t>clz</w:t>
        </w:r>
        <w:r w:rsidRPr="00640BCB">
          <w:rPr>
            <w:rFonts w:cs="Arial"/>
            <w:b/>
          </w:rPr>
          <w:t xml:space="preserve"> </w:t>
        </w:r>
        <w:commentRangeEnd w:id="28544"/>
        <w:r>
          <w:rPr>
            <w:rStyle w:val="af3"/>
          </w:rPr>
          <w:commentReference w:id="28544"/>
        </w:r>
        <w:r w:rsidRPr="00640BCB">
          <w:rPr>
            <w:rFonts w:cs="Arial"/>
            <w:b/>
          </w:rPr>
          <w:t>()</w:t>
        </w:r>
      </w:ins>
    </w:p>
    <w:p w14:paraId="1BD5F966" w14:textId="77777777" w:rsidR="007B6CF2" w:rsidRPr="00E77497" w:rsidRDefault="007B6CF2" w:rsidP="007B6CF2">
      <w:pPr>
        <w:rPr>
          <w:ins w:id="28545" w:author="Rev 7 Allen Wirfs-Brock" w:date="2012-05-03T08:46:00Z"/>
        </w:rPr>
      </w:pPr>
      <w:ins w:id="28546" w:author="Rev 7 Allen Wirfs-Brock" w:date="2012-05-03T08:46:00Z">
        <w:r w:rsidRPr="00E77497">
          <w:t xml:space="preserve">When the </w:t>
        </w:r>
        <w:r>
          <w:rPr>
            <w:rFonts w:ascii="Courier New" w:hAnsi="Courier New"/>
            <w:b/>
          </w:rPr>
          <w:t>Number.</w:t>
        </w:r>
      </w:ins>
      <w:ins w:id="28547" w:author="Rev 7 Allen Wirfs-Brock" w:date="2012-05-03T08:49:00Z">
        <w:r>
          <w:rPr>
            <w:rFonts w:ascii="Courier New" w:hAnsi="Courier New"/>
            <w:b/>
          </w:rPr>
          <w:t>prototype.</w:t>
        </w:r>
      </w:ins>
      <w:ins w:id="28548" w:author="Rev 7 Allen Wirfs-Brock" w:date="2012-05-03T08:46:00Z">
        <w:r>
          <w:rPr>
            <w:rFonts w:ascii="Courier New" w:hAnsi="Courier New"/>
            <w:b/>
          </w:rPr>
          <w:t>clz</w:t>
        </w:r>
        <w:r w:rsidRPr="00E77497">
          <w:t xml:space="preserve"> is called with one argument </w:t>
        </w:r>
        <w:r>
          <w:rPr>
            <w:rFonts w:ascii="Times New Roman" w:hAnsi="Times New Roman"/>
            <w:i/>
          </w:rPr>
          <w:t>number</w:t>
        </w:r>
        <w:r w:rsidRPr="00E77497">
          <w:t>, the following steps are taken:</w:t>
        </w:r>
      </w:ins>
    </w:p>
    <w:p w14:paraId="7ACD73A0" w14:textId="77777777" w:rsidR="007B6CF2" w:rsidRPr="00E77497" w:rsidRDefault="007B6CF2" w:rsidP="007B6CF2">
      <w:pPr>
        <w:pStyle w:val="Alg4"/>
        <w:numPr>
          <w:ilvl w:val="0"/>
          <w:numId w:val="807"/>
        </w:numPr>
        <w:rPr>
          <w:ins w:id="28549" w:author="Rev 7 Allen Wirfs-Brock" w:date="2012-05-03T08:51:00Z"/>
        </w:rPr>
      </w:pPr>
      <w:ins w:id="28550" w:author="Rev 7 Allen Wirfs-Brock" w:date="2012-05-03T08:51:00Z">
        <w:r w:rsidRPr="00E77497">
          <w:t xml:space="preserve">Let </w:t>
        </w:r>
        <w:r w:rsidRPr="00E77497">
          <w:rPr>
            <w:i/>
          </w:rPr>
          <w:t>x</w:t>
        </w:r>
        <w:r w:rsidRPr="00E77497">
          <w:t xml:space="preserve"> be this Number value.</w:t>
        </w:r>
      </w:ins>
    </w:p>
    <w:p w14:paraId="36D9BC75" w14:textId="77777777" w:rsidR="007B6CF2" w:rsidRPr="00E77497" w:rsidRDefault="007B6CF2" w:rsidP="007B6CF2">
      <w:pPr>
        <w:pStyle w:val="Alg4"/>
        <w:numPr>
          <w:ilvl w:val="0"/>
          <w:numId w:val="807"/>
        </w:numPr>
        <w:rPr>
          <w:ins w:id="28551" w:author="Rev 7 Allen Wirfs-Brock" w:date="2012-05-03T08:51:00Z"/>
        </w:rPr>
      </w:pPr>
      <w:ins w:id="28552" w:author="Rev 7 Allen Wirfs-Brock" w:date="2012-05-03T08:51:00Z">
        <w:r w:rsidRPr="00E77497">
          <w:t xml:space="preserve">Let </w:t>
        </w:r>
      </w:ins>
      <w:ins w:id="28553" w:author="Rev 7 Allen Wirfs-Brock" w:date="2012-05-03T08:52:00Z">
        <w:r>
          <w:rPr>
            <w:i/>
          </w:rPr>
          <w:t>n</w:t>
        </w:r>
      </w:ins>
      <w:ins w:id="28554" w:author="Rev 7 Allen Wirfs-Brock" w:date="2012-05-03T08:51:00Z">
        <w:r w:rsidRPr="00E77497">
          <w:t xml:space="preserve"> be To</w:t>
        </w:r>
        <w:commentRangeStart w:id="28555"/>
        <w:r>
          <w:t>U</w:t>
        </w:r>
      </w:ins>
      <w:commentRangeEnd w:id="28555"/>
      <w:ins w:id="28556" w:author="Rev 7 Allen Wirfs-Brock" w:date="2012-05-03T09:04:00Z">
        <w:r w:rsidR="003B0DD5">
          <w:rPr>
            <w:rStyle w:val="af3"/>
            <w:rFonts w:ascii="Arial" w:eastAsia="MS Mincho" w:hAnsi="Arial"/>
            <w:spacing w:val="0"/>
            <w:lang w:eastAsia="ja-JP"/>
          </w:rPr>
          <w:commentReference w:id="28555"/>
        </w:r>
      </w:ins>
      <w:ins w:id="28557" w:author="Rev 7 Allen Wirfs-Brock" w:date="2012-05-03T08:51:00Z">
        <w:r>
          <w:t>int32</w:t>
        </w:r>
        <w:r w:rsidRPr="00E77497">
          <w:t>(</w:t>
        </w:r>
      </w:ins>
      <w:ins w:id="28558" w:author="Rev 7 Allen Wirfs-Brock" w:date="2012-05-03T08:52:00Z">
        <w:r>
          <w:rPr>
            <w:i/>
          </w:rPr>
          <w:t>x</w:t>
        </w:r>
      </w:ins>
      <w:ins w:id="28559" w:author="Rev 7 Allen Wirfs-Brock" w:date="2012-05-03T08:51:00Z">
        <w:r w:rsidRPr="00E77497">
          <w:t>).</w:t>
        </w:r>
      </w:ins>
    </w:p>
    <w:p w14:paraId="5A1FADBE" w14:textId="77777777" w:rsidR="003B0DD5" w:rsidRDefault="003B0DD5" w:rsidP="003B0DD5">
      <w:pPr>
        <w:pStyle w:val="Alg4"/>
        <w:numPr>
          <w:ilvl w:val="0"/>
          <w:numId w:val="807"/>
        </w:numPr>
        <w:rPr>
          <w:ins w:id="28560" w:author="Rev 7 Allen Wirfs-Brock" w:date="2012-05-03T08:56:00Z"/>
        </w:rPr>
      </w:pPr>
      <w:ins w:id="28561" w:author="Rev 7 Allen Wirfs-Brock" w:date="2012-05-03T08:56:00Z">
        <w:r>
          <w:t>ReturnIfAbrupt(</w:t>
        </w:r>
        <w:r>
          <w:rPr>
            <w:i/>
          </w:rPr>
          <w:t>n</w:t>
        </w:r>
        <w:r>
          <w:t>).</w:t>
        </w:r>
      </w:ins>
    </w:p>
    <w:p w14:paraId="0C5938AE" w14:textId="77777777" w:rsidR="007B6CF2" w:rsidRPr="00E77497" w:rsidRDefault="003B0DD5" w:rsidP="007B6CF2">
      <w:pPr>
        <w:pStyle w:val="Alg4"/>
        <w:numPr>
          <w:ilvl w:val="0"/>
          <w:numId w:val="807"/>
        </w:numPr>
        <w:rPr>
          <w:ins w:id="28562" w:author="Rev 7 Allen Wirfs-Brock" w:date="2012-05-03T08:51:00Z"/>
        </w:rPr>
      </w:pPr>
      <w:ins w:id="28563" w:author="Rev 7 Allen Wirfs-Brock" w:date="2012-05-03T09:02:00Z">
        <w:r>
          <w:t xml:space="preserve">Let </w:t>
        </w:r>
        <w:r w:rsidRPr="00E81152">
          <w:rPr>
            <w:i/>
          </w:rPr>
          <w:t>p</w:t>
        </w:r>
        <w:r>
          <w:t xml:space="preserve"> be the </w:t>
        </w:r>
      </w:ins>
      <w:ins w:id="28564" w:author="Rev 7 Allen Wirfs-Brock" w:date="2012-05-03T15:36:00Z">
        <w:r w:rsidR="00E81152">
          <w:t xml:space="preserve">number of leading zero bits in the 32-bit binary representation of </w:t>
        </w:r>
        <w:r w:rsidR="00E81152" w:rsidRPr="00E81152">
          <w:rPr>
            <w:i/>
          </w:rPr>
          <w:t>n</w:t>
        </w:r>
        <w:r w:rsidR="00E81152">
          <w:t>.</w:t>
        </w:r>
      </w:ins>
    </w:p>
    <w:p w14:paraId="55E018D7" w14:textId="77777777" w:rsidR="007B6CF2" w:rsidRPr="001A0D83" w:rsidRDefault="003B0DD5" w:rsidP="00E81152">
      <w:pPr>
        <w:numPr>
          <w:ilvl w:val="0"/>
          <w:numId w:val="807"/>
        </w:numPr>
        <w:spacing w:after="220" w:line="240" w:lineRule="auto"/>
        <w:jc w:val="left"/>
        <w:rPr>
          <w:ins w:id="28565" w:author="Rev 7 Allen Wirfs-Brock" w:date="2012-05-03T08:46:00Z"/>
          <w:rFonts w:ascii="Times New Roman" w:eastAsia="Times New Roman" w:hAnsi="Times New Roman"/>
          <w:spacing w:val="6"/>
          <w:lang w:eastAsia="en-US"/>
        </w:rPr>
      </w:pPr>
      <w:ins w:id="28566" w:author="Rev 7 Allen Wirfs-Brock" w:date="2012-05-03T09:03:00Z">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ins>
    </w:p>
    <w:p w14:paraId="1125E1B3" w14:textId="77777777" w:rsidR="00E81152" w:rsidRPr="00640BCB" w:rsidRDefault="00E81152" w:rsidP="00E81152">
      <w:pPr>
        <w:pStyle w:val="Note"/>
        <w:rPr>
          <w:ins w:id="28567" w:author="Rev 7 Allen Wirfs-Brock" w:date="2012-05-03T08:46:00Z"/>
        </w:rPr>
      </w:pPr>
      <w:ins w:id="28568" w:author="Rev 7 Allen Wirfs-Brock" w:date="2012-05-03T15:37:00Z">
        <w:r>
          <w:t xml:space="preserve">NOTE If </w:t>
        </w:r>
        <w:r w:rsidRPr="00E81152">
          <w:rPr>
            <w:rFonts w:ascii="Times New Roman" w:hAnsi="Times New Roman"/>
            <w:i/>
          </w:rPr>
          <w:t>n</w:t>
        </w:r>
        <w:r>
          <w:t xml:space="preserve"> i</w:t>
        </w:r>
        <w:del w:id="28569" w:author="Rev 8 Allen Wirfs-Brock" w:date="2012-06-08T08:52:00Z">
          <w:r w:rsidDel="00F33B1A">
            <w:delText>f</w:delText>
          </w:r>
        </w:del>
      </w:ins>
      <w:ins w:id="28570" w:author="Rev 8 Allen Wirfs-Brock" w:date="2012-06-08T08:52:00Z">
        <w:r w:rsidR="00F33B1A">
          <w:t>s</w:t>
        </w:r>
      </w:ins>
      <w:ins w:id="28571" w:author="Rev 7 Allen Wirfs-Brock" w:date="2012-05-03T15:37:00Z">
        <w:r>
          <w:t xml:space="preserve"> 0, </w:t>
        </w:r>
        <w:r w:rsidRPr="00E81152">
          <w:rPr>
            <w:rFonts w:ascii="Times New Roman" w:hAnsi="Times New Roman"/>
            <w:i/>
          </w:rPr>
          <w:t>p</w:t>
        </w:r>
        <w:r>
          <w:t xml:space="preserve"> will be 32.  If the most significant bit </w:t>
        </w:r>
      </w:ins>
      <w:ins w:id="28572" w:author="Rev 8 Allen Wirfs-Brock" w:date="2012-06-08T08:52:00Z">
        <w:r w:rsidR="00F33B1A">
          <w:t xml:space="preserve">of </w:t>
        </w:r>
      </w:ins>
      <w:ins w:id="28573" w:author="Rev 7 Allen Wirfs-Brock" w:date="2012-05-03T15:39:00Z">
        <w:r>
          <w:t xml:space="preserve">the 32-bit binary encoding </w:t>
        </w:r>
      </w:ins>
      <w:ins w:id="28574" w:author="Rev 7 Allen Wirfs-Brock" w:date="2012-05-03T15:37:00Z">
        <w:r>
          <w:t xml:space="preserve">of </w:t>
        </w:r>
        <w:r w:rsidRPr="00E81152">
          <w:rPr>
            <w:rFonts w:ascii="Times New Roman" w:hAnsi="Times New Roman"/>
            <w:i/>
          </w:rPr>
          <w:t>n</w:t>
        </w:r>
        <w:r>
          <w:t xml:space="preserve"> is 1, </w:t>
        </w:r>
        <w:r w:rsidRPr="00E81152">
          <w:rPr>
            <w:rFonts w:ascii="Times New Roman" w:hAnsi="Times New Roman"/>
            <w:i/>
          </w:rPr>
          <w:t>p</w:t>
        </w:r>
        <w:r>
          <w:t xml:space="preserve"> will be 0.</w:t>
        </w:r>
      </w:ins>
    </w:p>
    <w:p w14:paraId="75505196" w14:textId="77777777" w:rsidR="004C02EF" w:rsidRPr="00E77497" w:rsidRDefault="004C02EF" w:rsidP="00B43482">
      <w:pPr>
        <w:pStyle w:val="30"/>
        <w:numPr>
          <w:ilvl w:val="0"/>
          <w:numId w:val="0"/>
        </w:numPr>
      </w:pPr>
      <w:bookmarkStart w:id="28575" w:name="_Toc329528879"/>
      <w:r w:rsidRPr="00E77497">
        <w:t>15.7.5</w:t>
      </w:r>
      <w:r w:rsidRPr="00E77497">
        <w:tab/>
        <w:t>Properties of Number Instance</w:t>
      </w:r>
      <w:bookmarkEnd w:id="28423"/>
      <w:bookmarkEnd w:id="28424"/>
      <w:bookmarkEnd w:id="28468"/>
      <w:bookmarkEnd w:id="28478"/>
      <w:bookmarkEnd w:id="28479"/>
      <w:r w:rsidRPr="00E77497">
        <w:t>s</w:t>
      </w:r>
      <w:bookmarkEnd w:id="28537"/>
      <w:bookmarkEnd w:id="28538"/>
      <w:bookmarkEnd w:id="28539"/>
      <w:bookmarkEnd w:id="28540"/>
      <w:bookmarkEnd w:id="28541"/>
      <w:bookmarkEnd w:id="28542"/>
      <w:bookmarkEnd w:id="28575"/>
    </w:p>
    <w:p w14:paraId="2556E539" w14:textId="77777777" w:rsidR="004C02EF" w:rsidRPr="00E77497" w:rsidRDefault="004C02EF" w:rsidP="004C02EF">
      <w:r w:rsidRPr="00E77497">
        <w:t xml:space="preserve">Number instances inherit properties from the Number prototype object and </w:t>
      </w:r>
      <w:del w:id="28576" w:author="Allen Wirfs-Brock" w:date="2011-07-02T14:21:00Z">
        <w:r w:rsidRPr="00E77497" w:rsidDel="000625EF">
          <w:delText xml:space="preserve">their </w:delText>
        </w:r>
      </w:del>
      <w:ins w:id="28577" w:author="Allen Wirfs-Brock" w:date="2011-07-02T14:21:00Z">
        <w:r w:rsidR="000625EF" w:rsidRPr="00E77497">
          <w:t>have a</w:t>
        </w:r>
        <w:del w:id="28578" w:author="Rev 3 Allen Wirfs-Brock" w:date="2011-09-07T18:05:00Z">
          <w:r w:rsidR="000625EF" w:rsidRPr="00E77497" w:rsidDel="00187187">
            <w:delText>n</w:delText>
          </w:r>
        </w:del>
        <w:r w:rsidR="000625EF" w:rsidRPr="00E77497">
          <w:t xml:space="preserve"> </w:t>
        </w:r>
      </w:ins>
      <w:r w:rsidRPr="00E77497">
        <w:t>[[</w:t>
      </w:r>
      <w:del w:id="28579" w:author="Allen Wirfs-Brock" w:date="2011-07-02T14:21:00Z">
        <w:r w:rsidRPr="00E77497" w:rsidDel="000625EF">
          <w:delText>Class</w:delText>
        </w:r>
      </w:del>
      <w:ins w:id="28580" w:author="Allen Wirfs-Brock" w:date="2011-07-02T14:21:00Z">
        <w:del w:id="28581" w:author="Rev 3 Allen Wirfs-Brock" w:date="2011-09-07T18:05:00Z">
          <w:r w:rsidR="000625EF" w:rsidRPr="00E77497" w:rsidDel="00187187">
            <w:delText>IsNumber</w:delText>
          </w:r>
        </w:del>
      </w:ins>
      <w:ins w:id="28582" w:author="Rev 3 Allen Wirfs-Brock" w:date="2011-09-07T18:05:00Z">
        <w:r w:rsidR="00187187" w:rsidRPr="00E77497">
          <w:t>NativeBrand</w:t>
        </w:r>
      </w:ins>
      <w:r w:rsidRPr="00E77497">
        <w:t>]] internal property</w:t>
      </w:r>
      <w:ins w:id="28583" w:author="Rev 3 Allen Wirfs-Brock" w:date="2011-09-07T18:05:00Z">
        <w:r w:rsidR="00187187" w:rsidRPr="00E77497">
          <w:t xml:space="preserve"> whose value is NumberWrapper</w:t>
        </w:r>
      </w:ins>
      <w:del w:id="28584" w:author="Allen Wirfs-Brock" w:date="2011-07-02T14:21:00Z">
        <w:r w:rsidRPr="00E77497" w:rsidDel="000625EF">
          <w:delText xml:space="preserve"> value is </w:delText>
        </w:r>
        <w:r w:rsidRPr="00E77497" w:rsidDel="000625EF">
          <w:rPr>
            <w:rFonts w:ascii="Courier New" w:hAnsi="Courier New" w:cs="Courier New"/>
            <w:b/>
          </w:rPr>
          <w:delText>"Number"</w:delText>
        </w:r>
      </w:del>
      <w:r w:rsidRPr="00E77497">
        <w:t>. Number instances also have a [[PrimitiveValue]] internal property.</w:t>
      </w:r>
    </w:p>
    <w:p w14:paraId="11A48DC2" w14:textId="77777777" w:rsidR="004C02EF" w:rsidRPr="00E77497" w:rsidRDefault="004C02EF" w:rsidP="004C02EF">
      <w:r w:rsidRPr="00E77497">
        <w:t>The [[PrimitiveValue]] internal property is the Number value represented by this Number object.</w:t>
      </w:r>
      <w:bookmarkStart w:id="28585" w:name="_Toc382291664"/>
      <w:bookmarkStart w:id="28586" w:name="_Toc385672360"/>
      <w:bookmarkStart w:id="28587" w:name="_Ref393527153"/>
      <w:bookmarkStart w:id="28588" w:name="_Toc393690476"/>
      <w:bookmarkStart w:id="28589" w:name="_Ref404504722"/>
    </w:p>
    <w:p w14:paraId="70DEFAFA" w14:textId="77777777" w:rsidR="004C02EF" w:rsidRPr="00E77497" w:rsidRDefault="004C02EF" w:rsidP="00B43482">
      <w:pPr>
        <w:pStyle w:val="20"/>
        <w:numPr>
          <w:ilvl w:val="0"/>
          <w:numId w:val="0"/>
        </w:numPr>
      </w:pPr>
      <w:bookmarkStart w:id="28590" w:name="_Ref424531937"/>
      <w:bookmarkStart w:id="28591" w:name="_Toc472818944"/>
      <w:bookmarkStart w:id="28592" w:name="_Toc235503522"/>
      <w:bookmarkStart w:id="28593" w:name="_Toc241509297"/>
      <w:bookmarkStart w:id="28594" w:name="_Toc244416784"/>
      <w:bookmarkStart w:id="28595" w:name="_Toc276631148"/>
      <w:bookmarkStart w:id="28596" w:name="_Toc329528880"/>
      <w:r w:rsidRPr="00E77497">
        <w:t>15.8</w:t>
      </w:r>
      <w:r w:rsidRPr="00E77497">
        <w:tab/>
        <w:t>The Math Objec</w:t>
      </w:r>
      <w:bookmarkEnd w:id="28244"/>
      <w:bookmarkEnd w:id="28245"/>
      <w:bookmarkEnd w:id="28585"/>
      <w:bookmarkEnd w:id="28586"/>
      <w:bookmarkEnd w:id="28587"/>
      <w:bookmarkEnd w:id="28588"/>
      <w:bookmarkEnd w:id="28589"/>
      <w:r w:rsidRPr="00E77497">
        <w:t>t</w:t>
      </w:r>
      <w:bookmarkEnd w:id="28590"/>
      <w:bookmarkEnd w:id="28591"/>
      <w:bookmarkEnd w:id="28592"/>
      <w:bookmarkEnd w:id="28593"/>
      <w:bookmarkEnd w:id="28594"/>
      <w:bookmarkEnd w:id="28595"/>
      <w:bookmarkEnd w:id="28596"/>
    </w:p>
    <w:p w14:paraId="354F4F2B" w14:textId="77777777" w:rsidR="004C02EF" w:rsidRPr="00E77497" w:rsidRDefault="004C02EF" w:rsidP="004C02EF">
      <w:r w:rsidRPr="00E77497">
        <w:t>The Math object is a single object that has some named properties, some of which are functions.</w:t>
      </w:r>
    </w:p>
    <w:p w14:paraId="3E9CF252" w14:textId="77777777" w:rsidR="004C02EF" w:rsidRPr="00E77497" w:rsidRDefault="004C02EF" w:rsidP="004C02EF">
      <w:r w:rsidRPr="00E77497">
        <w:t xml:space="preserve">The value of the [[Prototype]] internal property of the Math object is the standard built-in Object prototype object (15.2.4). The </w:t>
      </w:r>
      <w:del w:id="28597" w:author="Allen Wirfs-Brock" w:date="2011-07-02T14:24:00Z">
        <w:r w:rsidRPr="00E77497" w:rsidDel="006C3FCC">
          <w:delText xml:space="preserve">value of the [[Class]] internal property of the </w:delText>
        </w:r>
      </w:del>
      <w:r w:rsidRPr="00E77497">
        <w:t xml:space="preserve">Math object </w:t>
      </w:r>
      <w:del w:id="28598" w:author="Allen Wirfs-Brock" w:date="2011-07-02T14:24:00Z">
        <w:r w:rsidRPr="00E77497" w:rsidDel="006C3FCC">
          <w:delText xml:space="preserve">is </w:delText>
        </w:r>
        <w:r w:rsidRPr="00E77497" w:rsidDel="006C3FCC">
          <w:rPr>
            <w:rFonts w:ascii="Courier New" w:hAnsi="Courier New"/>
            <w:b/>
          </w:rPr>
          <w:delText>"Math"</w:delText>
        </w:r>
      </w:del>
      <w:ins w:id="28599" w:author="Allen Wirfs-Brock" w:date="2011-07-02T14:24:00Z">
        <w:r w:rsidR="006C3FCC" w:rsidRPr="00E77497">
          <w:t xml:space="preserve">has </w:t>
        </w:r>
        <w:del w:id="28600" w:author="Rev 3 Allen Wirfs-Brock" w:date="2011-09-07T18:07:00Z">
          <w:r w:rsidR="006C3FCC" w:rsidRPr="00E77497" w:rsidDel="00187187">
            <w:delText>the</w:delText>
          </w:r>
        </w:del>
      </w:ins>
      <w:ins w:id="28601" w:author="Rev 3 Allen Wirfs-Brock" w:date="2011-09-07T18:07:00Z">
        <w:r w:rsidR="00187187" w:rsidRPr="00E77497">
          <w:t>a</w:t>
        </w:r>
      </w:ins>
      <w:ins w:id="28602" w:author="Allen Wirfs-Brock" w:date="2011-07-02T14:24:00Z">
        <w:r w:rsidR="006C3FCC" w:rsidRPr="00E77497">
          <w:t xml:space="preserve"> [[</w:t>
        </w:r>
        <w:del w:id="28603" w:author="Rev 3 Allen Wirfs-Brock" w:date="2011-09-07T18:07:00Z">
          <w:r w:rsidR="006C3FCC" w:rsidRPr="00E77497" w:rsidDel="00187187">
            <w:delText>IsMath</w:delText>
          </w:r>
        </w:del>
      </w:ins>
      <w:ins w:id="28604" w:author="Rev 3 Allen Wirfs-Brock" w:date="2011-09-07T18:07:00Z">
        <w:r w:rsidR="00187187" w:rsidRPr="00E77497">
          <w:t>NativeBrand</w:t>
        </w:r>
      </w:ins>
      <w:ins w:id="28605" w:author="Allen Wirfs-Brock" w:date="2011-07-02T14:24:00Z">
        <w:r w:rsidR="006C3FCC" w:rsidRPr="00E77497">
          <w:t>]] internal property</w:t>
        </w:r>
      </w:ins>
      <w:ins w:id="28606" w:author="Rev 3 Allen Wirfs-Brock" w:date="2011-09-07T18:07:00Z">
        <w:r w:rsidR="00187187" w:rsidRPr="00E77497">
          <w:t xml:space="preserve"> whose value is NativeMath</w:t>
        </w:r>
      </w:ins>
      <w:r w:rsidRPr="00E77497">
        <w:t>.</w:t>
      </w:r>
    </w:p>
    <w:p w14:paraId="26091B7E" w14:textId="77777777" w:rsidR="004C02EF" w:rsidRPr="00E77497" w:rsidRDefault="004C02EF" w:rsidP="004C02EF">
      <w:r w:rsidRPr="00E77497">
        <w:t xml:space="preserve">The Math object does not have a [[Construct]] internal property; it is not possible to use the Math object as a constructor with the </w:t>
      </w:r>
      <w:r w:rsidRPr="00E77497">
        <w:rPr>
          <w:rFonts w:ascii="Courier New" w:hAnsi="Courier New"/>
          <w:b/>
        </w:rPr>
        <w:t>new</w:t>
      </w:r>
      <w:r w:rsidRPr="00E77497">
        <w:t xml:space="preserve"> operator.</w:t>
      </w:r>
    </w:p>
    <w:p w14:paraId="4670733C" w14:textId="77777777" w:rsidR="004C02EF" w:rsidRPr="00E77497" w:rsidRDefault="004C02EF" w:rsidP="004C02EF">
      <w:r w:rsidRPr="00E77497">
        <w:t>The Math object does not have a [[Call]] internal property; it is not possible to invoke the Math object as a function.</w:t>
      </w:r>
    </w:p>
    <w:p w14:paraId="6301A30E" w14:textId="77777777" w:rsidR="004C02EF" w:rsidRPr="00E77497" w:rsidRDefault="004C02EF" w:rsidP="004C02EF">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bookmarkStart w:id="28607" w:name="_Toc382212264"/>
      <w:bookmarkStart w:id="28608" w:name="_Toc382212827"/>
      <w:bookmarkStart w:id="28609" w:name="_Toc382291665"/>
      <w:bookmarkStart w:id="28610" w:name="_Toc385672361"/>
      <w:bookmarkStart w:id="28611" w:name="_Toc393690477"/>
      <w:r w:rsidRPr="00E77497">
        <w:t>8.5.</w:t>
      </w:r>
    </w:p>
    <w:p w14:paraId="50D93D41" w14:textId="77777777" w:rsidR="004C02EF" w:rsidRPr="00E77497" w:rsidRDefault="004C02EF" w:rsidP="00B43482">
      <w:pPr>
        <w:pStyle w:val="30"/>
        <w:numPr>
          <w:ilvl w:val="0"/>
          <w:numId w:val="0"/>
        </w:numPr>
      </w:pPr>
      <w:bookmarkStart w:id="28612" w:name="_Toc472818945"/>
      <w:bookmarkStart w:id="28613" w:name="_Toc235503523"/>
      <w:bookmarkStart w:id="28614" w:name="_Toc241509298"/>
      <w:bookmarkStart w:id="28615" w:name="_Toc244416785"/>
      <w:bookmarkStart w:id="28616" w:name="_Toc276631149"/>
      <w:bookmarkStart w:id="28617" w:name="_Toc329528881"/>
      <w:r w:rsidRPr="00E77497">
        <w:t>15.8.1</w:t>
      </w:r>
      <w:r w:rsidRPr="00E77497">
        <w:tab/>
        <w:t>Value Properties of the Math Objec</w:t>
      </w:r>
      <w:bookmarkEnd w:id="28607"/>
      <w:bookmarkEnd w:id="28608"/>
      <w:bookmarkEnd w:id="28609"/>
      <w:bookmarkEnd w:id="28610"/>
      <w:bookmarkEnd w:id="28611"/>
      <w:r w:rsidRPr="00E77497">
        <w:t>t</w:t>
      </w:r>
      <w:bookmarkStart w:id="28618" w:name="_Toc382291666"/>
      <w:bookmarkStart w:id="28619" w:name="_Toc385672362"/>
      <w:bookmarkStart w:id="28620" w:name="_Toc393690478"/>
      <w:bookmarkEnd w:id="28612"/>
      <w:bookmarkEnd w:id="28613"/>
      <w:bookmarkEnd w:id="28614"/>
      <w:bookmarkEnd w:id="28615"/>
      <w:bookmarkEnd w:id="28616"/>
      <w:bookmarkEnd w:id="28617"/>
    </w:p>
    <w:bookmarkEnd w:id="28618"/>
    <w:bookmarkEnd w:id="28619"/>
    <w:bookmarkEnd w:id="28620"/>
    <w:p w14:paraId="390FD967" w14:textId="77777777" w:rsidR="004C02EF" w:rsidRPr="00E77497" w:rsidRDefault="004C02EF" w:rsidP="004C02EF">
      <w:pPr>
        <w:pStyle w:val="40"/>
        <w:numPr>
          <w:ilvl w:val="0"/>
          <w:numId w:val="0"/>
        </w:numPr>
      </w:pPr>
      <w:r w:rsidRPr="00E77497">
        <w:t>15.8.1.1</w:t>
      </w:r>
      <w:r w:rsidRPr="00E77497">
        <w:tab/>
        <w:t>E</w:t>
      </w:r>
    </w:p>
    <w:p w14:paraId="301428C0" w14:textId="77777777" w:rsidR="004C02EF" w:rsidRPr="00E77497" w:rsidRDefault="004C02EF" w:rsidP="004C02EF">
      <w:r w:rsidRPr="00E77497">
        <w:t xml:space="preserve">The Number value for </w:t>
      </w:r>
      <w:r w:rsidRPr="00E77497">
        <w:rPr>
          <w:rFonts w:ascii="Times New Roman" w:hAnsi="Times New Roman"/>
          <w:i/>
        </w:rPr>
        <w:t>e</w:t>
      </w:r>
      <w:r w:rsidRPr="00E77497">
        <w:t>, the base of the natural logarithms, which is approximately 2.7182818284590452354.</w:t>
      </w:r>
      <w:bookmarkStart w:id="28621" w:name="_Toc382291667"/>
      <w:bookmarkStart w:id="28622" w:name="_Toc385672363"/>
    </w:p>
    <w:p w14:paraId="106C098C"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623" w:name="_Toc393690479"/>
    </w:p>
    <w:p w14:paraId="1BB6F164" w14:textId="77777777" w:rsidR="004C02EF" w:rsidRPr="00E77497" w:rsidRDefault="004C02EF" w:rsidP="004C02EF">
      <w:pPr>
        <w:pStyle w:val="40"/>
        <w:numPr>
          <w:ilvl w:val="0"/>
          <w:numId w:val="0"/>
        </w:numPr>
      </w:pPr>
      <w:r w:rsidRPr="00E77497">
        <w:t>15.8.1.2</w:t>
      </w:r>
      <w:r w:rsidRPr="00E77497">
        <w:tab/>
        <w:t>LN1</w:t>
      </w:r>
      <w:bookmarkEnd w:id="28621"/>
      <w:bookmarkEnd w:id="28622"/>
      <w:bookmarkEnd w:id="28623"/>
      <w:r w:rsidRPr="00E77497">
        <w:t>0</w:t>
      </w:r>
    </w:p>
    <w:p w14:paraId="54573F47" w14:textId="77777777" w:rsidR="004C02EF" w:rsidRPr="00E77497" w:rsidRDefault="004C02EF" w:rsidP="004C02EF">
      <w:r w:rsidRPr="00E77497">
        <w:t>The Number value for the natural logarithm of 10, which is approximately 2.302585092994046.</w:t>
      </w:r>
      <w:bookmarkStart w:id="28624" w:name="_Toc382291668"/>
      <w:bookmarkStart w:id="28625" w:name="_Toc385672364"/>
    </w:p>
    <w:p w14:paraId="3223583E"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626" w:name="_Toc393690480"/>
    </w:p>
    <w:p w14:paraId="10FD0703" w14:textId="77777777" w:rsidR="004C02EF" w:rsidRPr="00E77497" w:rsidRDefault="004C02EF" w:rsidP="004C02EF">
      <w:pPr>
        <w:pStyle w:val="40"/>
        <w:numPr>
          <w:ilvl w:val="0"/>
          <w:numId w:val="0"/>
        </w:numPr>
      </w:pPr>
      <w:r w:rsidRPr="00E77497">
        <w:t>15.8.1.3</w:t>
      </w:r>
      <w:r w:rsidRPr="00E77497">
        <w:tab/>
        <w:t>LN</w:t>
      </w:r>
      <w:bookmarkEnd w:id="28624"/>
      <w:bookmarkEnd w:id="28625"/>
      <w:bookmarkEnd w:id="28626"/>
      <w:r w:rsidRPr="00E77497">
        <w:t>2</w:t>
      </w:r>
    </w:p>
    <w:p w14:paraId="5602B250" w14:textId="77777777" w:rsidR="004C02EF" w:rsidRPr="00E77497" w:rsidRDefault="004C02EF" w:rsidP="004C02EF">
      <w:r w:rsidRPr="00E77497">
        <w:t>The Number value for the natural logarithm of 2, which is approximately 0.6931471805599453.</w:t>
      </w:r>
      <w:bookmarkStart w:id="28627" w:name="_Toc382291669"/>
      <w:bookmarkStart w:id="28628" w:name="_Toc385672365"/>
    </w:p>
    <w:p w14:paraId="407F980E"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629" w:name="_Toc393690481"/>
    </w:p>
    <w:p w14:paraId="79F927A0" w14:textId="77777777" w:rsidR="004C02EF" w:rsidRPr="00E77497" w:rsidRDefault="004C02EF" w:rsidP="004C02EF">
      <w:pPr>
        <w:pStyle w:val="40"/>
        <w:numPr>
          <w:ilvl w:val="0"/>
          <w:numId w:val="0"/>
        </w:numPr>
      </w:pPr>
      <w:r w:rsidRPr="00E77497">
        <w:t>15.8.1.4</w:t>
      </w:r>
      <w:r w:rsidRPr="00E77497">
        <w:tab/>
        <w:t>LOG2</w:t>
      </w:r>
      <w:bookmarkEnd w:id="28627"/>
      <w:bookmarkEnd w:id="28628"/>
      <w:bookmarkEnd w:id="28629"/>
      <w:r w:rsidRPr="00E77497">
        <w:t>E</w:t>
      </w:r>
    </w:p>
    <w:p w14:paraId="66721D75" w14:textId="77777777" w:rsidR="004C02EF" w:rsidRPr="00E77497" w:rsidRDefault="004C02EF" w:rsidP="004C02EF">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bookmarkStart w:id="28630" w:name="_Toc382291670"/>
      <w:bookmarkStart w:id="28631" w:name="_Toc385672366"/>
    </w:p>
    <w:p w14:paraId="42E106EB"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632" w:name="_Toc393690482"/>
    </w:p>
    <w:p w14:paraId="4DD3310C"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3A0D84BB" w14:textId="77777777" w:rsidR="004C02EF" w:rsidRPr="00E77497" w:rsidRDefault="004C02EF" w:rsidP="004C02EF">
      <w:pPr>
        <w:pStyle w:val="40"/>
        <w:numPr>
          <w:ilvl w:val="0"/>
          <w:numId w:val="0"/>
        </w:numPr>
      </w:pPr>
      <w:r w:rsidRPr="00E77497">
        <w:t>15.8.1.5</w:t>
      </w:r>
      <w:r w:rsidRPr="00E77497">
        <w:tab/>
        <w:t>LOG10</w:t>
      </w:r>
      <w:bookmarkEnd w:id="28630"/>
      <w:bookmarkEnd w:id="28631"/>
      <w:bookmarkEnd w:id="28632"/>
      <w:r w:rsidRPr="00E77497">
        <w:t>E</w:t>
      </w:r>
    </w:p>
    <w:p w14:paraId="33A9DEF0" w14:textId="77777777" w:rsidR="004C02EF" w:rsidRPr="00E77497" w:rsidRDefault="004C02EF" w:rsidP="004C02EF">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bookmarkStart w:id="28633" w:name="_Toc382291671"/>
      <w:bookmarkStart w:id="28634" w:name="_Toc385672367"/>
    </w:p>
    <w:p w14:paraId="16DA7156"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635" w:name="_Toc393690483"/>
    </w:p>
    <w:p w14:paraId="553AA30B"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458DBCAE" w14:textId="77777777" w:rsidR="004C02EF" w:rsidRPr="00E77497" w:rsidRDefault="004C02EF" w:rsidP="004C02EF">
      <w:pPr>
        <w:pStyle w:val="40"/>
        <w:numPr>
          <w:ilvl w:val="0"/>
          <w:numId w:val="0"/>
        </w:numPr>
      </w:pPr>
      <w:r w:rsidRPr="00E77497">
        <w:t>15.8.1.6</w:t>
      </w:r>
      <w:r w:rsidRPr="00E77497">
        <w:tab/>
        <w:t>P</w:t>
      </w:r>
      <w:bookmarkEnd w:id="28633"/>
      <w:bookmarkEnd w:id="28634"/>
      <w:bookmarkEnd w:id="28635"/>
      <w:r w:rsidRPr="00E77497">
        <w:t>I</w:t>
      </w:r>
    </w:p>
    <w:p w14:paraId="698C3753" w14:textId="77777777" w:rsidR="004C02EF" w:rsidRPr="006B6D0A" w:rsidRDefault="004C02EF" w:rsidP="004C02EF">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bookmarkStart w:id="28636" w:name="_Toc382291672"/>
      <w:bookmarkStart w:id="28637" w:name="_Toc385672368"/>
    </w:p>
    <w:p w14:paraId="43335C5E" w14:textId="77777777" w:rsidR="004C02EF" w:rsidRPr="00B820AB" w:rsidRDefault="004C02EF" w:rsidP="004C02EF">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bookmarkStart w:id="28638" w:name="_Toc393690484"/>
    </w:p>
    <w:p w14:paraId="246B6D99" w14:textId="77777777" w:rsidR="004C02EF" w:rsidRPr="00675B74" w:rsidRDefault="004C02EF" w:rsidP="004C02EF">
      <w:pPr>
        <w:pStyle w:val="40"/>
        <w:numPr>
          <w:ilvl w:val="0"/>
          <w:numId w:val="0"/>
        </w:numPr>
      </w:pPr>
      <w:r w:rsidRPr="00675B74">
        <w:t>15.8.1.7</w:t>
      </w:r>
      <w:r w:rsidRPr="00675B74">
        <w:tab/>
        <w:t>SQRT1_</w:t>
      </w:r>
      <w:bookmarkEnd w:id="28636"/>
      <w:bookmarkEnd w:id="28637"/>
      <w:bookmarkEnd w:id="28638"/>
      <w:r w:rsidRPr="00675B74">
        <w:t>2</w:t>
      </w:r>
    </w:p>
    <w:p w14:paraId="48584C31" w14:textId="77777777" w:rsidR="004C02EF" w:rsidRPr="00E77497" w:rsidRDefault="004C02EF" w:rsidP="004C02EF">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bookmarkStart w:id="28639" w:name="_Toc382291673"/>
      <w:bookmarkStart w:id="28640" w:name="_Toc385672369"/>
    </w:p>
    <w:p w14:paraId="7E6FC3D2"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641" w:name="_Toc393690485"/>
    </w:p>
    <w:p w14:paraId="20B84F32"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59C2E709" w14:textId="77777777" w:rsidR="004C02EF" w:rsidRPr="00E77497" w:rsidRDefault="004C02EF" w:rsidP="004C02EF">
      <w:pPr>
        <w:pStyle w:val="40"/>
        <w:numPr>
          <w:ilvl w:val="0"/>
          <w:numId w:val="0"/>
        </w:numPr>
      </w:pPr>
      <w:r w:rsidRPr="00E77497">
        <w:t>15.8.1.8</w:t>
      </w:r>
      <w:r w:rsidRPr="00E77497">
        <w:tab/>
        <w:t>SQRT</w:t>
      </w:r>
      <w:bookmarkEnd w:id="28639"/>
      <w:bookmarkEnd w:id="28640"/>
      <w:bookmarkEnd w:id="28641"/>
      <w:r w:rsidRPr="00E77497">
        <w:t>2</w:t>
      </w:r>
      <w:bookmarkStart w:id="28642" w:name="_Toc382212265"/>
      <w:bookmarkStart w:id="28643" w:name="_Toc382212828"/>
    </w:p>
    <w:p w14:paraId="2526351D" w14:textId="77777777" w:rsidR="004C02EF" w:rsidRPr="00E77497" w:rsidRDefault="004C02EF" w:rsidP="004C02EF">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bookmarkStart w:id="28644" w:name="_Toc382291674"/>
      <w:bookmarkStart w:id="28645" w:name="_Toc385672370"/>
    </w:p>
    <w:p w14:paraId="45D06224"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646" w:name="_Toc393690486"/>
    </w:p>
    <w:p w14:paraId="6651D94A" w14:textId="77777777" w:rsidR="004C02EF" w:rsidRPr="00E77497" w:rsidRDefault="004C02EF" w:rsidP="00B43482">
      <w:pPr>
        <w:pStyle w:val="30"/>
        <w:numPr>
          <w:ilvl w:val="0"/>
          <w:numId w:val="0"/>
        </w:numPr>
      </w:pPr>
      <w:bookmarkStart w:id="28647" w:name="_Ref457710673"/>
      <w:bookmarkStart w:id="28648" w:name="_Toc472818946"/>
      <w:bookmarkStart w:id="28649" w:name="_Toc235503524"/>
      <w:bookmarkStart w:id="28650" w:name="_Toc241509299"/>
      <w:bookmarkStart w:id="28651" w:name="_Toc244416786"/>
      <w:bookmarkStart w:id="28652" w:name="_Toc276631150"/>
      <w:bookmarkStart w:id="28653" w:name="_Toc329528882"/>
      <w:r w:rsidRPr="00E77497">
        <w:t>15.8.2</w:t>
      </w:r>
      <w:r w:rsidRPr="00E77497">
        <w:tab/>
        <w:t>Function Properties of the Math Objec</w:t>
      </w:r>
      <w:bookmarkEnd w:id="28642"/>
      <w:bookmarkEnd w:id="28643"/>
      <w:bookmarkEnd w:id="28644"/>
      <w:bookmarkEnd w:id="28645"/>
      <w:bookmarkEnd w:id="28646"/>
      <w:r w:rsidRPr="00E77497">
        <w:t>t</w:t>
      </w:r>
      <w:bookmarkEnd w:id="28647"/>
      <w:bookmarkEnd w:id="28648"/>
      <w:bookmarkEnd w:id="28649"/>
      <w:bookmarkEnd w:id="28650"/>
      <w:bookmarkEnd w:id="28651"/>
      <w:bookmarkEnd w:id="28652"/>
      <w:bookmarkEnd w:id="28653"/>
    </w:p>
    <w:p w14:paraId="6D09E065" w14:textId="77777777" w:rsidR="004C02EF" w:rsidRPr="00E77497" w:rsidRDefault="004C02EF" w:rsidP="004C02EF">
      <w:r w:rsidRPr="00E77497">
        <w:t xml:space="preserve">Each of the following </w:t>
      </w:r>
      <w:r w:rsidRPr="00E77497">
        <w:rPr>
          <w:rFonts w:ascii="Courier New" w:hAnsi="Courier New" w:cs="Courier New"/>
          <w:b/>
        </w:rPr>
        <w:t>Math</w:t>
      </w:r>
      <w:r w:rsidRPr="00E77497">
        <w:t xml:space="preserve"> object functions applies the ToNumber abstract operator to each of its arguments (in left-to-right order if there is more than one)</w:t>
      </w:r>
      <w:ins w:id="28654" w:author="Rev 7 Allen Wirfs-Brock" w:date="2012-04-10T17:29:00Z">
        <w:r w:rsidR="00955A61">
          <w:t>. If ToNumber returns an abrupt completion, that completion record is immediately returned.  Otherwise,</w:t>
        </w:r>
      </w:ins>
      <w:r w:rsidRPr="00E77497">
        <w:t xml:space="preserve"> </w:t>
      </w:r>
      <w:del w:id="28655" w:author="Rev 7 Allen Wirfs-Brock" w:date="2012-04-10T17:30:00Z">
        <w:r w:rsidRPr="00E77497" w:rsidDel="00955A61">
          <w:delText>and then</w:delText>
        </w:r>
      </w:del>
      <w:ins w:id="28656" w:author="Rev 7 Allen Wirfs-Brock" w:date="2012-04-10T17:30:00Z">
        <w:r w:rsidR="00955A61">
          <w:t>functction</w:t>
        </w:r>
      </w:ins>
      <w:r w:rsidRPr="00E77497">
        <w:t xml:space="preserve"> performs a computation on the resulting Number value(s).</w:t>
      </w:r>
    </w:p>
    <w:p w14:paraId="2EF26DD7" w14:textId="77777777" w:rsidR="004C02EF" w:rsidRPr="008B7F6F" w:rsidRDefault="004C02EF" w:rsidP="004C02EF">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8.5.</w:t>
      </w:r>
    </w:p>
    <w:p w14:paraId="256CA15B" w14:textId="77777777" w:rsidR="004C02EF" w:rsidRPr="00E77497" w:rsidRDefault="004C02EF" w:rsidP="004C02EF">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E65A34">
        <w:rPr>
          <w:rFonts w:ascii="Courier New" w:hAnsi="Courier New"/>
          <w:b/>
        </w:rPr>
        <w:t>asin</w:t>
      </w:r>
      <w:r w:rsidRPr="00546435">
        <w:t xml:space="preserve">, </w:t>
      </w:r>
      <w:r w:rsidRPr="00A67AF2">
        <w:rPr>
          <w:rFonts w:ascii="Courier New" w:hAnsi="Courier New"/>
          <w:b/>
        </w:rPr>
        <w:t>atan</w:t>
      </w:r>
      <w:r w:rsidRPr="00A67AF2">
        <w:t xml:space="preserve">, </w:t>
      </w:r>
      <w:r w:rsidRPr="00A67AF2">
        <w:rPr>
          <w:rFonts w:ascii="Courier New" w:hAnsi="Courier New"/>
          <w:b/>
        </w:rPr>
        <w:t>atan2</w:t>
      </w:r>
      <w:r w:rsidRPr="00B820AB">
        <w:t xml:space="preserve">, </w:t>
      </w:r>
      <w:r w:rsidRPr="00675B74">
        <w:rPr>
          <w:rFonts w:ascii="Courier New" w:hAnsi="Courier New"/>
          <w:b/>
        </w:rPr>
        <w:t>cos</w:t>
      </w:r>
      <w:r w:rsidRPr="00E77497">
        <w:t xml:space="preserve">, </w:t>
      </w:r>
      <w:r w:rsidRPr="00E77497">
        <w:rPr>
          <w:rFonts w:ascii="Courier New" w:hAnsi="Courier New"/>
          <w:b/>
        </w:rPr>
        <w:t>exp</w:t>
      </w:r>
      <w:r w:rsidRPr="00E77497">
        <w:t xml:space="preserve">, </w:t>
      </w:r>
      <w:r w:rsidRPr="00E77497">
        <w:rPr>
          <w:rFonts w:ascii="Courier New" w:hAnsi="Courier New"/>
          <w:b/>
        </w:rPr>
        <w:t>log</w:t>
      </w:r>
      <w:r w:rsidRPr="00E77497">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sqrt</w:t>
      </w:r>
      <w:r w:rsidRPr="00E77497">
        <w:t xml:space="preserve">, and </w:t>
      </w:r>
      <w:r w:rsidRPr="00E77497">
        <w:rPr>
          <w:rFonts w:ascii="Courier New" w:hAnsi="Courier New"/>
          <w:b/>
        </w:rPr>
        <w:t>tan</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5376E824" w14:textId="77777777" w:rsidR="004C02EF" w:rsidRPr="00E77497" w:rsidRDefault="004C02EF" w:rsidP="004C02EF">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w:t>
      </w:r>
      <w:bookmarkStart w:id="28657" w:name="_Toc382291675"/>
      <w:bookmarkStart w:id="28658" w:name="_Toc385672371"/>
      <w:bookmarkStart w:id="28659" w:name="_Toc393690487"/>
      <w:r w:rsidRPr="00E77497">
        <w:rPr>
          <w:sz w:val="18"/>
        </w:rPr>
        <w:t xml:space="preserve"> </w:t>
      </w:r>
    </w:p>
    <w:p w14:paraId="13B47CE1" w14:textId="77777777" w:rsidR="004C02EF" w:rsidRPr="00E77497" w:rsidRDefault="004C02EF" w:rsidP="004C02EF">
      <w:pPr>
        <w:pStyle w:val="40"/>
        <w:numPr>
          <w:ilvl w:val="0"/>
          <w:numId w:val="0"/>
        </w:numPr>
      </w:pPr>
      <w:r w:rsidRPr="00E77497">
        <w:t>15.8.2.1</w:t>
      </w:r>
      <w:r w:rsidRPr="00E77497">
        <w:tab/>
        <w:t>abs (x</w:t>
      </w:r>
      <w:bookmarkEnd w:id="28657"/>
      <w:bookmarkEnd w:id="28658"/>
      <w:bookmarkEnd w:id="28659"/>
      <w:r w:rsidRPr="00E77497">
        <w:t>)</w:t>
      </w:r>
    </w:p>
    <w:p w14:paraId="0E278860" w14:textId="77777777" w:rsidR="004C02EF" w:rsidRPr="00E77497" w:rsidRDefault="004C02EF" w:rsidP="004C02EF">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1DA78D0A"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3FDA7B05"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3BAE461C"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28660" w:name="_Toc382291676"/>
      <w:bookmarkStart w:id="28661" w:name="_Toc385672372"/>
      <w:bookmarkStart w:id="28662" w:name="_Toc393690488"/>
    </w:p>
    <w:p w14:paraId="27C46B1A" w14:textId="77777777" w:rsidR="004C02EF" w:rsidRPr="008B7F6F" w:rsidRDefault="004C02EF" w:rsidP="004C02EF">
      <w:pPr>
        <w:pStyle w:val="40"/>
        <w:numPr>
          <w:ilvl w:val="0"/>
          <w:numId w:val="0"/>
        </w:numPr>
      </w:pPr>
      <w:r w:rsidRPr="008B7F6F">
        <w:t>15.8.2.2</w:t>
      </w:r>
      <w:r w:rsidRPr="008B7F6F">
        <w:tab/>
        <w:t>acos (x</w:t>
      </w:r>
      <w:bookmarkEnd w:id="28660"/>
      <w:bookmarkEnd w:id="28661"/>
      <w:bookmarkEnd w:id="28662"/>
      <w:r w:rsidRPr="008B7F6F">
        <w:t>)</w:t>
      </w:r>
    </w:p>
    <w:p w14:paraId="354D9080" w14:textId="77777777" w:rsidR="004C02EF" w:rsidRPr="004D1BD1" w:rsidRDefault="004C02EF" w:rsidP="004C02EF">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7BAD3FFC"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407C9D4F" w14:textId="77777777" w:rsidR="004C02EF" w:rsidRPr="00546435"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07ABB5CC"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6169FB45" w14:textId="77777777" w:rsidR="004C02EF" w:rsidRPr="006B6D0A" w:rsidRDefault="004C02EF" w:rsidP="001F48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bookmarkStart w:id="28663" w:name="_Toc382291677"/>
      <w:bookmarkStart w:id="28664" w:name="_Toc385672373"/>
      <w:bookmarkStart w:id="28665" w:name="_Toc393690489"/>
    </w:p>
    <w:p w14:paraId="39D96DB1" w14:textId="77777777" w:rsidR="004C02EF" w:rsidRPr="006B6D0A" w:rsidRDefault="004C02EF" w:rsidP="004C02EF">
      <w:pPr>
        <w:pStyle w:val="40"/>
        <w:numPr>
          <w:ilvl w:val="0"/>
          <w:numId w:val="0"/>
        </w:numPr>
      </w:pPr>
      <w:r w:rsidRPr="006B6D0A">
        <w:t>15.8.2.3</w:t>
      </w:r>
      <w:r w:rsidRPr="006B6D0A">
        <w:tab/>
        <w:t>asin (x</w:t>
      </w:r>
      <w:bookmarkEnd w:id="28663"/>
      <w:bookmarkEnd w:id="28664"/>
      <w:bookmarkEnd w:id="28665"/>
      <w:r w:rsidRPr="006B6D0A">
        <w:t>)</w:t>
      </w:r>
    </w:p>
    <w:p w14:paraId="65520128" w14:textId="77777777" w:rsidR="004C02EF" w:rsidRPr="008B7F6F" w:rsidRDefault="004C02EF" w:rsidP="004C02EF">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16033DEA" w14:textId="77777777" w:rsidR="004C02EF" w:rsidRPr="006B6D0A"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156B0071"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44FCBF00"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2F383593"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1A6C0253"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bookmarkStart w:id="28666" w:name="_Toc382291678"/>
      <w:bookmarkStart w:id="28667" w:name="_Toc385672374"/>
      <w:bookmarkStart w:id="28668" w:name="_Toc393690490"/>
    </w:p>
    <w:p w14:paraId="3CA1ED4A" w14:textId="77777777" w:rsidR="004C02EF" w:rsidRPr="008B7F6F" w:rsidRDefault="004C02EF" w:rsidP="004C02EF">
      <w:pPr>
        <w:pStyle w:val="40"/>
        <w:numPr>
          <w:ilvl w:val="0"/>
          <w:numId w:val="0"/>
        </w:numPr>
      </w:pPr>
      <w:r w:rsidRPr="008B7F6F">
        <w:t>15.8.2.4</w:t>
      </w:r>
      <w:r w:rsidRPr="008B7F6F">
        <w:tab/>
        <w:t>atan (x</w:t>
      </w:r>
      <w:bookmarkEnd w:id="28666"/>
      <w:bookmarkEnd w:id="28667"/>
      <w:bookmarkEnd w:id="28668"/>
      <w:r w:rsidRPr="008B7F6F">
        <w:t>)</w:t>
      </w:r>
    </w:p>
    <w:p w14:paraId="2B190022" w14:textId="77777777" w:rsidR="004C02EF" w:rsidRPr="008B7F6F" w:rsidRDefault="004C02EF" w:rsidP="004C02EF">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7926E06E" w14:textId="77777777" w:rsidR="004C02EF" w:rsidRPr="006B6D0A" w:rsidRDefault="004C02EF" w:rsidP="001F48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637CD21F" w14:textId="77777777" w:rsidR="004C02EF" w:rsidRPr="00A67AF2" w:rsidRDefault="004C02EF" w:rsidP="001F48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4695DA56"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DE5DE5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7690C72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bookmarkStart w:id="28669" w:name="_Toc382291679"/>
      <w:bookmarkStart w:id="28670" w:name="_Toc385672375"/>
      <w:bookmarkStart w:id="28671" w:name="_Toc393690491"/>
    </w:p>
    <w:p w14:paraId="2B3487D2" w14:textId="77777777" w:rsidR="004C02EF" w:rsidRPr="008B7F6F" w:rsidRDefault="004C02EF" w:rsidP="004C02EF">
      <w:pPr>
        <w:pStyle w:val="40"/>
        <w:numPr>
          <w:ilvl w:val="0"/>
          <w:numId w:val="0"/>
        </w:numPr>
      </w:pPr>
      <w:r w:rsidRPr="008B7F6F">
        <w:t>15.8.2.5</w:t>
      </w:r>
      <w:r w:rsidRPr="008B7F6F">
        <w:tab/>
        <w:t>atan2 (y, x</w:t>
      </w:r>
      <w:bookmarkEnd w:id="28669"/>
      <w:bookmarkEnd w:id="28670"/>
      <w:bookmarkEnd w:id="28671"/>
      <w:r w:rsidRPr="008B7F6F">
        <w:t>)</w:t>
      </w:r>
    </w:p>
    <w:p w14:paraId="194B51BE" w14:textId="77777777" w:rsidR="004C02EF" w:rsidRPr="004D1BD1" w:rsidRDefault="004C02EF" w:rsidP="004C02EF">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798BA051"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7C922966"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0E4B368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76769D7F"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3F84F88A" w14:textId="77777777" w:rsidR="004C02EF" w:rsidRPr="00B820AB"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6B3F9315" w14:textId="77777777" w:rsidR="004C02EF" w:rsidRPr="004D1BD1"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00FA7B6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245BD75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7260C05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04BF43C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3898D34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59EE59C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27F630D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2ABC2E8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1052A28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4D31DD9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0D0E23A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727A699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5D31172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3F52ED0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6B5C94B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59C2028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02E7CAF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bookmarkStart w:id="28672" w:name="_Toc382291680"/>
      <w:bookmarkStart w:id="28673" w:name="_Toc385672376"/>
      <w:bookmarkStart w:id="28674" w:name="_Toc393690492"/>
    </w:p>
    <w:p w14:paraId="11630C80" w14:textId="77777777" w:rsidR="004C02EF" w:rsidRPr="004D1BD1" w:rsidRDefault="004C02EF" w:rsidP="004C02EF">
      <w:pPr>
        <w:pStyle w:val="40"/>
        <w:numPr>
          <w:ilvl w:val="0"/>
          <w:numId w:val="0"/>
        </w:numPr>
      </w:pPr>
      <w:r w:rsidRPr="004D1BD1">
        <w:t>15.8.2.6</w:t>
      </w:r>
      <w:r w:rsidRPr="004D1BD1">
        <w:tab/>
        <w:t>ceil (x</w:t>
      </w:r>
      <w:bookmarkEnd w:id="28672"/>
      <w:bookmarkEnd w:id="28673"/>
      <w:bookmarkEnd w:id="28674"/>
      <w:r w:rsidRPr="004D1BD1">
        <w:t>)</w:t>
      </w:r>
    </w:p>
    <w:p w14:paraId="1FE35402" w14:textId="77777777" w:rsidR="004C02EF" w:rsidRPr="00546435" w:rsidRDefault="004C02EF" w:rsidP="004C02EF">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6F1AA279" w14:textId="77777777" w:rsidR="004C02EF" w:rsidRPr="00A67AF2"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6BD7DC50" w14:textId="77777777" w:rsidR="004C02EF" w:rsidRPr="00E77497"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532BD9AE"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544AC25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530EBDE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79729A4"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7D256EA9" w14:textId="77777777" w:rsidR="004C02EF" w:rsidRPr="00E65A34" w:rsidRDefault="004C02EF" w:rsidP="004C02EF">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bookmarkStart w:id="28675" w:name="_Toc382291681"/>
      <w:bookmarkStart w:id="28676" w:name="_Toc385672377"/>
      <w:bookmarkStart w:id="28677" w:name="_Toc393690493"/>
    </w:p>
    <w:p w14:paraId="201353CA" w14:textId="77777777" w:rsidR="004C02EF" w:rsidRPr="00546435" w:rsidRDefault="004C02EF" w:rsidP="004C02EF">
      <w:pPr>
        <w:pStyle w:val="40"/>
        <w:numPr>
          <w:ilvl w:val="0"/>
          <w:numId w:val="0"/>
        </w:numPr>
      </w:pPr>
      <w:r w:rsidRPr="00546435">
        <w:t>15.8.2.7</w:t>
      </w:r>
      <w:r w:rsidRPr="00546435">
        <w:tab/>
        <w:t>cos (x</w:t>
      </w:r>
      <w:bookmarkEnd w:id="28675"/>
      <w:bookmarkEnd w:id="28676"/>
      <w:bookmarkEnd w:id="28677"/>
      <w:r w:rsidRPr="00546435">
        <w:t>)</w:t>
      </w:r>
    </w:p>
    <w:p w14:paraId="208232BE" w14:textId="77777777" w:rsidR="004C02EF" w:rsidRPr="00B820AB" w:rsidRDefault="004C02EF" w:rsidP="004C02EF">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3DE16C01"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0BF9390F"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730EADFE"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1535D64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4D6AE02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28678" w:name="_Toc382291682"/>
      <w:bookmarkStart w:id="28679" w:name="_Toc385672378"/>
      <w:bookmarkStart w:id="28680" w:name="_Toc393690494"/>
    </w:p>
    <w:p w14:paraId="1826EB87" w14:textId="77777777" w:rsidR="004C02EF" w:rsidRPr="006B6D0A" w:rsidRDefault="004C02EF" w:rsidP="004C02EF">
      <w:pPr>
        <w:pStyle w:val="40"/>
        <w:numPr>
          <w:ilvl w:val="0"/>
          <w:numId w:val="0"/>
        </w:numPr>
      </w:pPr>
      <w:r w:rsidRPr="008B7F6F">
        <w:t>15.</w:t>
      </w:r>
      <w:r w:rsidRPr="006B6D0A">
        <w:t>8.2.8</w:t>
      </w:r>
      <w:r w:rsidRPr="006B6D0A">
        <w:tab/>
        <w:t>exp (x</w:t>
      </w:r>
      <w:bookmarkEnd w:id="28678"/>
      <w:bookmarkEnd w:id="28679"/>
      <w:bookmarkEnd w:id="28680"/>
      <w:r w:rsidRPr="006B6D0A">
        <w:t>)</w:t>
      </w:r>
    </w:p>
    <w:p w14:paraId="282650F8" w14:textId="77777777" w:rsidR="004C02EF" w:rsidRPr="00675B74" w:rsidRDefault="004C02EF" w:rsidP="004C02EF">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60FCF30A"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6304A245"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43D21086" w14:textId="77777777" w:rsidR="004C02EF" w:rsidRPr="008B7F6F"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6CD0CE40"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21856AD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bookmarkStart w:id="28681" w:name="_Toc382291683"/>
      <w:bookmarkStart w:id="28682" w:name="_Toc385672379"/>
      <w:bookmarkStart w:id="28683" w:name="_Toc393690495"/>
    </w:p>
    <w:p w14:paraId="16603157" w14:textId="77777777" w:rsidR="004C02EF" w:rsidRPr="008B7F6F" w:rsidRDefault="004C02EF" w:rsidP="004C02EF">
      <w:pPr>
        <w:pStyle w:val="40"/>
        <w:numPr>
          <w:ilvl w:val="0"/>
          <w:numId w:val="0"/>
        </w:numPr>
      </w:pPr>
      <w:r w:rsidRPr="008B7F6F">
        <w:t>15.8.2.9</w:t>
      </w:r>
      <w:r w:rsidRPr="008B7F6F">
        <w:tab/>
        <w:t>floor (x</w:t>
      </w:r>
      <w:bookmarkEnd w:id="28681"/>
      <w:bookmarkEnd w:id="28682"/>
      <w:bookmarkEnd w:id="28683"/>
      <w:r w:rsidRPr="008B7F6F">
        <w:t>)</w:t>
      </w:r>
    </w:p>
    <w:p w14:paraId="0351A6C8" w14:textId="77777777" w:rsidR="004C02EF" w:rsidRPr="00546435" w:rsidRDefault="004C02EF" w:rsidP="004C02EF">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6E7807C4"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0DCEE47E"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55206ABF"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57AC0B5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E3BB5E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3BF8DE8"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bookmarkStart w:id="28684" w:name="_Toc382291684"/>
    </w:p>
    <w:p w14:paraId="76B3CF53" w14:textId="77777777" w:rsidR="004C02EF" w:rsidRPr="00A67AF2" w:rsidRDefault="004C02EF" w:rsidP="004C02EF">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bookmarkStart w:id="28685" w:name="_Toc385672380"/>
      <w:bookmarkStart w:id="28686" w:name="_Toc393690496"/>
    </w:p>
    <w:p w14:paraId="6B259F62" w14:textId="77777777" w:rsidR="004C02EF" w:rsidRPr="00B820AB" w:rsidRDefault="004C02EF" w:rsidP="004C02EF">
      <w:pPr>
        <w:pStyle w:val="40"/>
        <w:numPr>
          <w:ilvl w:val="0"/>
          <w:numId w:val="0"/>
        </w:numPr>
      </w:pPr>
      <w:r w:rsidRPr="00B820AB">
        <w:t>15.8.2.10</w:t>
      </w:r>
      <w:r w:rsidRPr="00B820AB">
        <w:tab/>
        <w:t>log (x</w:t>
      </w:r>
      <w:bookmarkEnd w:id="28684"/>
      <w:bookmarkEnd w:id="28685"/>
      <w:bookmarkEnd w:id="28686"/>
      <w:r w:rsidRPr="00B820AB">
        <w:t>)</w:t>
      </w:r>
    </w:p>
    <w:p w14:paraId="1D6052BD"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14:paraId="1352D1F0"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6B4C9D48"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753ABCBA"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69672939"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35A56113"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28687" w:name="_Toc382291685"/>
      <w:bookmarkStart w:id="28688" w:name="_Toc385672381"/>
      <w:bookmarkStart w:id="28689" w:name="_Toc393690497"/>
    </w:p>
    <w:p w14:paraId="2489E8ED" w14:textId="77777777" w:rsidR="004C02EF" w:rsidRPr="008B7F6F" w:rsidRDefault="004C02EF" w:rsidP="004C02EF">
      <w:pPr>
        <w:pStyle w:val="40"/>
        <w:numPr>
          <w:ilvl w:val="0"/>
          <w:numId w:val="0"/>
        </w:numPr>
      </w:pPr>
      <w:bookmarkStart w:id="28690" w:name="_Ref440446996"/>
      <w:r w:rsidRPr="008B7F6F">
        <w:t>15.8.2.11</w:t>
      </w:r>
      <w:r w:rsidRPr="008B7F6F">
        <w:tab/>
        <w:t>max (</w:t>
      </w:r>
      <w:bookmarkEnd w:id="28687"/>
      <w:bookmarkEnd w:id="28688"/>
      <w:bookmarkEnd w:id="28689"/>
      <w:r w:rsidRPr="008B7F6F">
        <w:t xml:space="preserve"> [ value1 [ , value2 [ , … ] ] ] )</w:t>
      </w:r>
      <w:bookmarkEnd w:id="28690"/>
    </w:p>
    <w:p w14:paraId="59B98976" w14:textId="77777777" w:rsidR="004C02EF" w:rsidRPr="006B6D0A" w:rsidRDefault="004C02EF" w:rsidP="004C02EF">
      <w:bookmarkStart w:id="28691" w:name="_Toc382291686"/>
      <w:bookmarkStart w:id="28692" w:name="_Toc385672382"/>
      <w:bookmarkStart w:id="28693" w:name="_Toc393690498"/>
      <w:r w:rsidRPr="006B6D0A">
        <w:t>Given zero or more arguments, calls ToNumber on each of the arguments and returns the largest of the resulting values.</w:t>
      </w:r>
    </w:p>
    <w:p w14:paraId="3DDB6B01"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25A4D7DC"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14:paraId="3FF9EC3D"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largest value is done </w:t>
      </w:r>
      <w:ins w:id="28694" w:author="Rev 4 Allen Wirfs-Brock" w:date="2011-10-15T12:30:00Z">
        <w:r w:rsidR="00AA0621" w:rsidRPr="006B6D0A">
          <w:rPr>
            <w:rFonts w:ascii="Times New Roman" w:hAnsi="Times New Roman"/>
          </w:rPr>
          <w:t>using the Abstract Rela</w:t>
        </w:r>
      </w:ins>
      <w:ins w:id="28695" w:author="Rev 4 Allen Wirfs-Brock" w:date="2011-10-15T12:32:00Z">
        <w:r w:rsidR="007813BC" w:rsidRPr="00E65A34">
          <w:rPr>
            <w:rFonts w:ascii="Times New Roman" w:hAnsi="Times New Roman"/>
          </w:rPr>
          <w:t>t</w:t>
        </w:r>
      </w:ins>
      <w:ins w:id="28696" w:author="Rev 4 Allen Wirfs-Brock" w:date="2011-10-15T12:30:00Z">
        <w:r w:rsidR="00AA0621" w:rsidRPr="00546435">
          <w:rPr>
            <w:rFonts w:ascii="Times New Roman" w:hAnsi="Times New Roman"/>
          </w:rPr>
          <w:t>ion</w:t>
        </w:r>
      </w:ins>
      <w:ins w:id="28697" w:author="Rev 4 Allen Wirfs-Brock" w:date="2011-10-15T12:32:00Z">
        <w:r w:rsidR="007813BC" w:rsidRPr="00A67AF2">
          <w:rPr>
            <w:rFonts w:ascii="Times New Roman" w:hAnsi="Times New Roman"/>
          </w:rPr>
          <w:t>al</w:t>
        </w:r>
      </w:ins>
      <w:ins w:id="28698" w:author="Rev 4 Allen Wirfs-Brock" w:date="2011-10-15T12:30:00Z">
        <w:r w:rsidR="00AA0621" w:rsidRPr="00A67AF2">
          <w:rPr>
            <w:rFonts w:ascii="Times New Roman" w:hAnsi="Times New Roman"/>
          </w:rPr>
          <w:t xml:space="preserve"> Comparision Alogrithm </w:t>
        </w:r>
      </w:ins>
      <w:del w:id="28699" w:author="Rev 4 Allen Wirfs-Brock" w:date="2011-10-15T12:31:00Z">
        <w:r w:rsidRPr="00A67AF2" w:rsidDel="00AA0621">
          <w:rPr>
            <w:rFonts w:ascii="Times New Roman" w:hAnsi="Times New Roman"/>
          </w:rPr>
          <w:delText>as in</w:delText>
        </w:r>
      </w:del>
      <w:ins w:id="28700" w:author="Rev 4 Allen Wirfs-Brock" w:date="2011-10-15T12:31:00Z">
        <w:r w:rsidR="00AA0621" w:rsidRPr="00B820AB">
          <w:rPr>
            <w:rFonts w:ascii="Times New Roman" w:hAnsi="Times New Roman"/>
          </w:rPr>
          <w:t>(</w:t>
        </w:r>
      </w:ins>
      <w:r w:rsidRPr="00675B74">
        <w:rPr>
          <w:rFonts w:ascii="Times New Roman" w:hAnsi="Times New Roman"/>
        </w:rPr>
        <w:t xml:space="preserve"> 11.8.</w:t>
      </w:r>
      <w:del w:id="28701" w:author="Rev 4 Allen Wirfs-Brock" w:date="2011-10-15T12:31:00Z">
        <w:r w:rsidRPr="00E77497" w:rsidDel="00AA0621">
          <w:rPr>
            <w:rFonts w:ascii="Times New Roman" w:hAnsi="Times New Roman"/>
          </w:rPr>
          <w:delText xml:space="preserve">5 </w:delText>
        </w:r>
      </w:del>
      <w:ins w:id="28702" w:author="Rev 4 Allen Wirfs-Brock" w:date="2011-10-15T12:31:00Z">
        <w:r w:rsidR="00AA0621" w:rsidRPr="00E77497">
          <w:rPr>
            <w:rFonts w:ascii="Times New Roman" w:hAnsi="Times New Roman"/>
          </w:rPr>
          <w:t xml:space="preserve">1) </w:t>
        </w:r>
      </w:ins>
      <w:r w:rsidRPr="00E77497">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71E8A76A" w14:textId="77777777" w:rsidR="004C02EF" w:rsidRPr="00A67AF2" w:rsidRDefault="004C02EF" w:rsidP="004C02EF">
      <w:bookmarkStart w:id="28703" w:name="_Ref440447000"/>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056B83C0" w14:textId="77777777" w:rsidR="004C02EF" w:rsidRPr="00A67AF2" w:rsidRDefault="004C02EF" w:rsidP="004C02EF">
      <w:pPr>
        <w:pStyle w:val="40"/>
        <w:numPr>
          <w:ilvl w:val="0"/>
          <w:numId w:val="0"/>
        </w:numPr>
      </w:pPr>
      <w:r w:rsidRPr="00A67AF2">
        <w:t>15.8.2.12</w:t>
      </w:r>
      <w:r w:rsidRPr="00A67AF2">
        <w:tab/>
        <w:t>min (</w:t>
      </w:r>
      <w:bookmarkEnd w:id="28691"/>
      <w:bookmarkEnd w:id="28692"/>
      <w:bookmarkEnd w:id="28693"/>
      <w:r w:rsidRPr="00A67AF2">
        <w:t xml:space="preserve"> [ value1 [ , value2 [ , … ] ] ] )</w:t>
      </w:r>
      <w:bookmarkEnd w:id="28703"/>
    </w:p>
    <w:p w14:paraId="08AA0225" w14:textId="77777777" w:rsidR="004C02EF" w:rsidRPr="00A67AF2" w:rsidRDefault="004C02EF" w:rsidP="004C02EF">
      <w:bookmarkStart w:id="28704" w:name="_Toc382291687"/>
      <w:bookmarkStart w:id="28705" w:name="_Toc385672383"/>
      <w:bookmarkStart w:id="28706" w:name="_Toc393690499"/>
      <w:r w:rsidRPr="00A67AF2">
        <w:t>Given zero or more arguments, calls ToNumber on each of the arguments and returns the smallest of the resulting values.</w:t>
      </w:r>
    </w:p>
    <w:p w14:paraId="7D20EB0D"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72E658F7"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14:paraId="09EFF6B1"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w:t>
      </w:r>
      <w:ins w:id="28707" w:author="Rev 4 Allen Wirfs-Brock" w:date="2011-10-15T12:32:00Z">
        <w:r w:rsidR="007813BC" w:rsidRPr="006B6D0A">
          <w:rPr>
            <w:rFonts w:ascii="Times New Roman" w:hAnsi="Times New Roman"/>
          </w:rPr>
          <w:t xml:space="preserve">using the Abstract Relational Comparision Alogrithm </w:t>
        </w:r>
      </w:ins>
      <w:del w:id="28708" w:author="Rev 4 Allen Wirfs-Brock" w:date="2011-10-15T12:32:00Z">
        <w:r w:rsidRPr="00E65A34" w:rsidDel="007813BC">
          <w:rPr>
            <w:rFonts w:ascii="Times New Roman" w:hAnsi="Times New Roman"/>
          </w:rPr>
          <w:delText>as in</w:delText>
        </w:r>
      </w:del>
      <w:ins w:id="28709" w:author="Rev 4 Allen Wirfs-Brock" w:date="2011-10-15T12:32:00Z">
        <w:r w:rsidR="007813BC" w:rsidRPr="00546435">
          <w:rPr>
            <w:rFonts w:ascii="Times New Roman" w:hAnsi="Times New Roman"/>
          </w:rPr>
          <w:t>(</w:t>
        </w:r>
      </w:ins>
      <w:r w:rsidRPr="00A67AF2">
        <w:rPr>
          <w:rFonts w:ascii="Times New Roman" w:hAnsi="Times New Roman"/>
        </w:rPr>
        <w:t>11.8.</w:t>
      </w:r>
      <w:del w:id="28710" w:author="Rev 4 Allen Wirfs-Brock" w:date="2011-10-15T12:33:00Z">
        <w:r w:rsidRPr="00A67AF2" w:rsidDel="007813BC">
          <w:rPr>
            <w:rFonts w:ascii="Times New Roman" w:hAnsi="Times New Roman"/>
          </w:rPr>
          <w:delText xml:space="preserve">5 </w:delText>
        </w:r>
      </w:del>
      <w:ins w:id="28711" w:author="Rev 4 Allen Wirfs-Brock" w:date="2011-10-15T12:33:00Z">
        <w:r w:rsidR="007813BC" w:rsidRPr="00A67AF2">
          <w:rPr>
            <w:rFonts w:ascii="Times New Roman" w:hAnsi="Times New Roman"/>
          </w:rPr>
          <w:t xml:space="preserve">1) </w:t>
        </w:r>
      </w:ins>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55D79A9F" w14:textId="77777777" w:rsidR="004C02EF" w:rsidRPr="00A67AF2" w:rsidRDefault="004C02EF" w:rsidP="004C02EF">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4B53BA0D" w14:textId="77777777" w:rsidR="004C02EF" w:rsidRPr="00A67AF2" w:rsidRDefault="004C02EF" w:rsidP="004C02EF">
      <w:pPr>
        <w:pStyle w:val="40"/>
        <w:numPr>
          <w:ilvl w:val="0"/>
          <w:numId w:val="0"/>
        </w:numPr>
      </w:pPr>
      <w:r w:rsidRPr="00A67AF2">
        <w:t>15.8.2.13</w:t>
      </w:r>
      <w:r w:rsidRPr="00A67AF2">
        <w:tab/>
        <w:t>pow (x, y</w:t>
      </w:r>
      <w:bookmarkEnd w:id="28704"/>
      <w:bookmarkEnd w:id="28705"/>
      <w:bookmarkEnd w:id="28706"/>
      <w:r w:rsidRPr="00A67AF2">
        <w:t>)</w:t>
      </w:r>
    </w:p>
    <w:p w14:paraId="66155AF7" w14:textId="77777777" w:rsidR="004C02EF" w:rsidRPr="00E77497" w:rsidRDefault="004C02EF" w:rsidP="004C02EF">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5C4F9231"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73A8412F"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18D98AAF" w14:textId="77777777" w:rsidR="004C02EF" w:rsidRPr="006B6D0A"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6CAA108C" w14:textId="77777777" w:rsidR="004C02EF" w:rsidRPr="00A67AF2"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5349B4CF"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4DAA3D0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16F4B2A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44767A7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10454A9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4D4AC25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480E74B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6DA1A7DD"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6DB1B960"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56218DE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604D1A99"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09025752"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39DCA24E"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604B690B"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4809BB9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386F501A"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2160B5A9"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1625E16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4645BB95" w14:textId="77777777" w:rsidR="004C02EF" w:rsidRPr="00A67AF2"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bookmarkStart w:id="28712" w:name="_Toc382291688"/>
      <w:bookmarkStart w:id="28713" w:name="_Toc385672384"/>
      <w:bookmarkStart w:id="28714" w:name="_Toc393690500"/>
    </w:p>
    <w:p w14:paraId="7C3A2AAD" w14:textId="77777777" w:rsidR="004C02EF" w:rsidRPr="00B820AB" w:rsidRDefault="004C02EF" w:rsidP="004C02EF">
      <w:pPr>
        <w:pStyle w:val="40"/>
        <w:numPr>
          <w:ilvl w:val="0"/>
          <w:numId w:val="0"/>
        </w:numPr>
      </w:pPr>
      <w:r w:rsidRPr="00A67AF2">
        <w:t>15.8.2.1</w:t>
      </w:r>
      <w:r w:rsidRPr="00B820AB">
        <w:t>4</w:t>
      </w:r>
      <w:r w:rsidRPr="00B820AB">
        <w:tab/>
        <w:t>random</w:t>
      </w:r>
      <w:bookmarkEnd w:id="28712"/>
      <w:bookmarkEnd w:id="28713"/>
      <w:bookmarkEnd w:id="28714"/>
      <w:r w:rsidRPr="00B820AB">
        <w:t xml:space="preserve"> ( )</w:t>
      </w:r>
    </w:p>
    <w:p w14:paraId="5E843019" w14:textId="77777777" w:rsidR="004C02EF" w:rsidRPr="00E77497" w:rsidRDefault="004C02EF" w:rsidP="004C02EF">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bookmarkStart w:id="28715" w:name="_Toc382291689"/>
      <w:bookmarkStart w:id="28716" w:name="_Toc385672385"/>
      <w:bookmarkStart w:id="28717" w:name="_Toc393690501"/>
    </w:p>
    <w:p w14:paraId="103615A9" w14:textId="77777777" w:rsidR="004C02EF" w:rsidRPr="00E77497" w:rsidRDefault="004C02EF" w:rsidP="004C02EF">
      <w:pPr>
        <w:pStyle w:val="40"/>
        <w:numPr>
          <w:ilvl w:val="0"/>
          <w:numId w:val="0"/>
        </w:numPr>
      </w:pPr>
      <w:r w:rsidRPr="00E77497">
        <w:t>15.8.2.15</w:t>
      </w:r>
      <w:r w:rsidRPr="00E77497">
        <w:tab/>
        <w:t>round (x</w:t>
      </w:r>
      <w:bookmarkEnd w:id="28715"/>
      <w:bookmarkEnd w:id="28716"/>
      <w:bookmarkEnd w:id="28717"/>
      <w:r w:rsidRPr="00E77497">
        <w:t>)</w:t>
      </w:r>
    </w:p>
    <w:p w14:paraId="05E9C16D" w14:textId="77777777" w:rsidR="004C02EF" w:rsidRPr="00E65A34" w:rsidRDefault="004C02EF" w:rsidP="004C02EF">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73AE1B95" w14:textId="77777777" w:rsidR="004C02EF" w:rsidRPr="00A67AF2"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79650AAD"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34579040"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1E45B56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734CF53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6A679BFD"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23D8197F"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3456D5C9" w14:textId="77777777" w:rsidR="004C02EF" w:rsidRPr="00A67AF2" w:rsidRDefault="004C02EF" w:rsidP="004C02EF">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02543FCA" w14:textId="77777777" w:rsidR="004C02EF" w:rsidRPr="00E77497" w:rsidRDefault="004C02EF" w:rsidP="004C02EF">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bookmarkStart w:id="28718" w:name="_Toc382291690"/>
      <w:bookmarkStart w:id="28719" w:name="_Toc385672386"/>
      <w:bookmarkStart w:id="28720" w:name="_Toc393690502"/>
    </w:p>
    <w:p w14:paraId="751FCB99" w14:textId="77777777" w:rsidR="004C02EF" w:rsidRPr="00E77497" w:rsidRDefault="004C02EF" w:rsidP="004C02EF">
      <w:pPr>
        <w:pStyle w:val="40"/>
        <w:numPr>
          <w:ilvl w:val="0"/>
          <w:numId w:val="0"/>
        </w:numPr>
      </w:pPr>
      <w:r w:rsidRPr="00E77497">
        <w:t>15.8.2.16</w:t>
      </w:r>
      <w:r w:rsidRPr="00E77497">
        <w:tab/>
        <w:t>sin (x</w:t>
      </w:r>
      <w:bookmarkEnd w:id="28718"/>
      <w:bookmarkEnd w:id="28719"/>
      <w:bookmarkEnd w:id="28720"/>
      <w:r w:rsidRPr="00E77497">
        <w:t>)</w:t>
      </w:r>
    </w:p>
    <w:p w14:paraId="5FD294A8" w14:textId="77777777" w:rsidR="004C02EF" w:rsidRPr="00E77497" w:rsidRDefault="004C02EF" w:rsidP="004C02EF">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2C9DED57"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41A6E332"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3A66BEAB"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12AD873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28721" w:name="_Toc382291691"/>
      <w:bookmarkStart w:id="28722" w:name="_Toc385672387"/>
      <w:bookmarkStart w:id="28723" w:name="_Toc393690503"/>
    </w:p>
    <w:p w14:paraId="2629A57F" w14:textId="77777777" w:rsidR="004C02EF" w:rsidRPr="008B7F6F" w:rsidRDefault="004C02EF" w:rsidP="004C02EF">
      <w:pPr>
        <w:pStyle w:val="40"/>
        <w:numPr>
          <w:ilvl w:val="0"/>
          <w:numId w:val="0"/>
        </w:numPr>
      </w:pPr>
      <w:r w:rsidRPr="008B7F6F">
        <w:t>15.8.2.17</w:t>
      </w:r>
      <w:r w:rsidRPr="008B7F6F">
        <w:tab/>
        <w:t>sqrt (x</w:t>
      </w:r>
      <w:bookmarkEnd w:id="28721"/>
      <w:bookmarkEnd w:id="28722"/>
      <w:bookmarkEnd w:id="28723"/>
      <w:r w:rsidRPr="008B7F6F">
        <w:t>)</w:t>
      </w:r>
    </w:p>
    <w:p w14:paraId="26BEC26B" w14:textId="77777777" w:rsidR="004C02EF" w:rsidRPr="006B6D0A" w:rsidRDefault="004C02EF" w:rsidP="004C02EF">
      <w:r w:rsidRPr="006B6D0A">
        <w:t xml:space="preserve">Returns an implementation-dependent approximation to the square root of </w:t>
      </w:r>
      <w:r w:rsidRPr="006B6D0A">
        <w:rPr>
          <w:rFonts w:ascii="Times New Roman" w:hAnsi="Times New Roman"/>
          <w:i/>
        </w:rPr>
        <w:t>x</w:t>
      </w:r>
      <w:r w:rsidRPr="006B6D0A">
        <w:t>.</w:t>
      </w:r>
    </w:p>
    <w:p w14:paraId="7F354F12"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3B275B54"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6FE76DAB"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1C673641"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E991C4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28724" w:name="_Toc382291692"/>
      <w:bookmarkStart w:id="28725" w:name="_Toc385672388"/>
      <w:bookmarkStart w:id="28726" w:name="_Toc393690504"/>
    </w:p>
    <w:p w14:paraId="12DEA045" w14:textId="77777777" w:rsidR="004C02EF" w:rsidRPr="008B7F6F" w:rsidRDefault="004C02EF" w:rsidP="004C02EF">
      <w:pPr>
        <w:pStyle w:val="40"/>
        <w:numPr>
          <w:ilvl w:val="0"/>
          <w:numId w:val="0"/>
        </w:numPr>
      </w:pPr>
      <w:r w:rsidRPr="008B7F6F">
        <w:t>15.8.2.18</w:t>
      </w:r>
      <w:r w:rsidRPr="008B7F6F">
        <w:tab/>
        <w:t>tan (x</w:t>
      </w:r>
      <w:bookmarkEnd w:id="28724"/>
      <w:bookmarkEnd w:id="28725"/>
      <w:bookmarkEnd w:id="28726"/>
      <w:r w:rsidRPr="008B7F6F">
        <w:t>)</w:t>
      </w:r>
    </w:p>
    <w:p w14:paraId="01B72DB1" w14:textId="77777777" w:rsidR="004C02EF" w:rsidRPr="006B6D0A" w:rsidRDefault="004C02EF" w:rsidP="004C02EF">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6B60A2BC"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754FF26B"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1713E7D6"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1B1C50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28727" w:name="_Ref385215411"/>
      <w:bookmarkStart w:id="28728" w:name="_Toc385672389"/>
      <w:bookmarkStart w:id="28729" w:name="_Toc393690505"/>
    </w:p>
    <w:p w14:paraId="4BE14210" w14:textId="77777777" w:rsidR="00640BCB" w:rsidRPr="00D16450" w:rsidRDefault="00640BCB" w:rsidP="00640BCB">
      <w:pPr>
        <w:pStyle w:val="40"/>
        <w:numPr>
          <w:ilvl w:val="0"/>
          <w:numId w:val="0"/>
        </w:numPr>
        <w:rPr>
          <w:ins w:id="28730" w:author="Rev 7 Allen Wirfs-Brock" w:date="2012-05-02T17:09:00Z"/>
          <w:rFonts w:cs="Arial"/>
        </w:rPr>
      </w:pPr>
      <w:bookmarkStart w:id="28731" w:name="_Ref424532846"/>
      <w:bookmarkStart w:id="28732" w:name="_Toc472818947"/>
      <w:bookmarkStart w:id="28733" w:name="_Toc235503525"/>
      <w:bookmarkStart w:id="28734" w:name="_Toc241509300"/>
      <w:bookmarkStart w:id="28735" w:name="_Toc244416787"/>
      <w:bookmarkStart w:id="28736" w:name="_Toc276631151"/>
      <w:ins w:id="28737" w:author="Rev 7 Allen Wirfs-Brock" w:date="2012-05-02T17:09:00Z">
        <w:r w:rsidRPr="00D16450">
          <w:rPr>
            <w:rFonts w:cs="Arial"/>
          </w:rPr>
          <w:t>15.8.2.19</w:t>
        </w:r>
        <w:r w:rsidRPr="00D16450">
          <w:rPr>
            <w:rFonts w:cs="Arial"/>
          </w:rPr>
          <w:tab/>
          <w:t>log10 (x)</w:t>
        </w:r>
      </w:ins>
    </w:p>
    <w:p w14:paraId="1BB03E73" w14:textId="77777777" w:rsidR="00640BCB" w:rsidRPr="00D16450" w:rsidRDefault="00640BCB" w:rsidP="00640BCB">
      <w:pPr>
        <w:rPr>
          <w:ins w:id="28738" w:author="Rev 7 Allen Wirfs-Brock" w:date="2012-05-02T17:09:00Z"/>
          <w:rFonts w:cs="Arial"/>
        </w:rPr>
      </w:pPr>
      <w:ins w:id="28739" w:author="Rev 7 Allen Wirfs-Brock" w:date="2012-05-02T17:09:00Z">
        <w:r w:rsidRPr="00D16450">
          <w:rPr>
            <w:rFonts w:cs="Arial"/>
          </w:rPr>
          <w:t xml:space="preserve">Returns an implementation-dependent approximation to the base 10 logarithm of </w:t>
        </w:r>
        <w:r w:rsidRPr="00D16450">
          <w:rPr>
            <w:rFonts w:cs="Arial"/>
            <w:i/>
          </w:rPr>
          <w:t>x</w:t>
        </w:r>
        <w:r w:rsidRPr="00D16450">
          <w:rPr>
            <w:rFonts w:cs="Arial"/>
          </w:rPr>
          <w:t>.</w:t>
        </w:r>
      </w:ins>
    </w:p>
    <w:p w14:paraId="53588510" w14:textId="77777777" w:rsidR="00640BCB" w:rsidRPr="00D16450" w:rsidRDefault="00640BCB" w:rsidP="00640BCB">
      <w:pPr>
        <w:numPr>
          <w:ilvl w:val="0"/>
          <w:numId w:val="243"/>
        </w:numPr>
        <w:ind w:left="1080"/>
        <w:contextualSpacing/>
        <w:rPr>
          <w:ins w:id="28740" w:author="Rev 7 Allen Wirfs-Brock" w:date="2012-05-02T17:09:00Z"/>
          <w:rFonts w:cs="Arial"/>
        </w:rPr>
      </w:pPr>
      <w:ins w:id="28741"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05F59500" w14:textId="77777777" w:rsidR="00640BCB" w:rsidRPr="00D16450" w:rsidRDefault="00640BCB" w:rsidP="00640BCB">
      <w:pPr>
        <w:numPr>
          <w:ilvl w:val="0"/>
          <w:numId w:val="243"/>
        </w:numPr>
        <w:ind w:left="1080"/>
        <w:contextualSpacing/>
        <w:rPr>
          <w:ins w:id="28742" w:author="Rev 7 Allen Wirfs-Brock" w:date="2012-05-02T17:09:00Z"/>
          <w:rFonts w:cs="Arial"/>
        </w:rPr>
      </w:pPr>
      <w:ins w:id="28743"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14:paraId="3961E0D7" w14:textId="77777777" w:rsidR="00640BCB" w:rsidRDefault="00640BCB" w:rsidP="00640BCB">
      <w:pPr>
        <w:numPr>
          <w:ilvl w:val="0"/>
          <w:numId w:val="243"/>
        </w:numPr>
        <w:ind w:left="1080"/>
        <w:contextualSpacing/>
        <w:rPr>
          <w:ins w:id="28744" w:author="Rev 7 Allen Wirfs-Brock" w:date="2012-05-02T17:09:00Z"/>
          <w:rFonts w:cs="Arial"/>
        </w:rPr>
      </w:pPr>
      <w:ins w:id="28745"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14:paraId="7AFB68A6" w14:textId="77777777" w:rsidR="00640BCB" w:rsidRPr="00D16450" w:rsidRDefault="00640BCB" w:rsidP="00640BCB">
      <w:pPr>
        <w:numPr>
          <w:ilvl w:val="0"/>
          <w:numId w:val="243"/>
        </w:numPr>
        <w:ind w:left="1080"/>
        <w:contextualSpacing/>
        <w:rPr>
          <w:ins w:id="28746" w:author="Rev 7 Allen Wirfs-Brock" w:date="2012-05-02T17:09:00Z"/>
          <w:rFonts w:cs="Arial"/>
        </w:rPr>
      </w:pPr>
      <w:ins w:id="2874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14:paraId="19EAB2A0" w14:textId="77777777" w:rsidR="00640BCB" w:rsidRPr="00D16450" w:rsidRDefault="00640BCB" w:rsidP="00640BCB">
      <w:pPr>
        <w:numPr>
          <w:ilvl w:val="0"/>
          <w:numId w:val="243"/>
        </w:numPr>
        <w:ind w:left="1080"/>
        <w:contextualSpacing/>
        <w:rPr>
          <w:ins w:id="28748" w:author="Rev 7 Allen Wirfs-Brock" w:date="2012-05-02T17:09:00Z"/>
          <w:rFonts w:cs="Arial"/>
        </w:rPr>
      </w:pPr>
      <w:ins w:id="28749"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14:paraId="5BD36397" w14:textId="77777777" w:rsidR="00640BCB" w:rsidRPr="00D16450" w:rsidRDefault="00640BCB" w:rsidP="00640BCB">
      <w:pPr>
        <w:numPr>
          <w:ilvl w:val="0"/>
          <w:numId w:val="243"/>
        </w:numPr>
        <w:ind w:left="1080"/>
        <w:contextualSpacing/>
        <w:rPr>
          <w:ins w:id="28750" w:author="Rev 7 Allen Wirfs-Brock" w:date="2012-05-02T17:09:00Z"/>
          <w:rFonts w:cs="Arial"/>
        </w:rPr>
      </w:pPr>
      <w:ins w:id="2875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7A06BED" w14:textId="77777777" w:rsidR="00640BCB" w:rsidRPr="00D16450" w:rsidRDefault="00640BCB" w:rsidP="00640BCB">
      <w:pPr>
        <w:rPr>
          <w:ins w:id="28752" w:author="Rev 7 Allen Wirfs-Brock" w:date="2012-05-02T17:09:00Z"/>
          <w:rFonts w:cs="Arial"/>
        </w:rPr>
      </w:pPr>
    </w:p>
    <w:p w14:paraId="4059354B" w14:textId="77777777" w:rsidR="00640BCB" w:rsidRPr="00D16450" w:rsidRDefault="00640BCB" w:rsidP="00640BCB">
      <w:pPr>
        <w:pStyle w:val="40"/>
        <w:numPr>
          <w:ilvl w:val="0"/>
          <w:numId w:val="0"/>
        </w:numPr>
        <w:rPr>
          <w:ins w:id="28753" w:author="Rev 7 Allen Wirfs-Brock" w:date="2012-05-02T17:09:00Z"/>
          <w:rFonts w:cs="Arial"/>
        </w:rPr>
      </w:pPr>
      <w:ins w:id="28754" w:author="Rev 7 Allen Wirfs-Brock" w:date="2012-05-02T17:09:00Z">
        <w:r w:rsidRPr="00D16450">
          <w:rPr>
            <w:rFonts w:cs="Arial"/>
          </w:rPr>
          <w:t>15.8.2.20</w:t>
        </w:r>
        <w:r w:rsidRPr="00D16450">
          <w:rPr>
            <w:rFonts w:cs="Arial"/>
          </w:rPr>
          <w:tab/>
          <w:t>log2 (x)</w:t>
        </w:r>
      </w:ins>
    </w:p>
    <w:p w14:paraId="395E620D" w14:textId="77777777" w:rsidR="00640BCB" w:rsidRPr="00D16450" w:rsidRDefault="00640BCB" w:rsidP="00640BCB">
      <w:pPr>
        <w:rPr>
          <w:ins w:id="28755" w:author="Rev 7 Allen Wirfs-Brock" w:date="2012-05-02T17:09:00Z"/>
          <w:rFonts w:cs="Arial"/>
        </w:rPr>
      </w:pPr>
      <w:ins w:id="28756" w:author="Rev 7 Allen Wirfs-Brock" w:date="2012-05-02T17:09:00Z">
        <w:r w:rsidRPr="00D16450">
          <w:rPr>
            <w:rFonts w:cs="Arial"/>
          </w:rPr>
          <w:t xml:space="preserve">Returns an implementation-dependent approximation to the base 2 logarithm of </w:t>
        </w:r>
        <w:r w:rsidRPr="00D16450">
          <w:rPr>
            <w:rFonts w:cs="Arial"/>
            <w:i/>
          </w:rPr>
          <w:t>x</w:t>
        </w:r>
        <w:r w:rsidRPr="00D16450">
          <w:rPr>
            <w:rFonts w:cs="Arial"/>
          </w:rPr>
          <w:t>.</w:t>
        </w:r>
      </w:ins>
    </w:p>
    <w:p w14:paraId="74E46476" w14:textId="77777777" w:rsidR="00640BCB" w:rsidRPr="00D16450" w:rsidRDefault="00640BCB" w:rsidP="00640BCB">
      <w:pPr>
        <w:numPr>
          <w:ilvl w:val="0"/>
          <w:numId w:val="243"/>
        </w:numPr>
        <w:ind w:left="1080"/>
        <w:contextualSpacing/>
        <w:rPr>
          <w:ins w:id="28757" w:author="Rev 7 Allen Wirfs-Brock" w:date="2012-05-02T17:09:00Z"/>
          <w:rFonts w:cs="Arial"/>
        </w:rPr>
      </w:pPr>
      <w:ins w:id="28758"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78EEF79A" w14:textId="77777777" w:rsidR="00640BCB" w:rsidRPr="00D16450" w:rsidRDefault="00640BCB" w:rsidP="00640BCB">
      <w:pPr>
        <w:numPr>
          <w:ilvl w:val="0"/>
          <w:numId w:val="243"/>
        </w:numPr>
        <w:ind w:left="1080"/>
        <w:contextualSpacing/>
        <w:rPr>
          <w:ins w:id="28759" w:author="Rev 7 Allen Wirfs-Brock" w:date="2012-05-02T17:09:00Z"/>
          <w:rFonts w:cs="Arial"/>
        </w:rPr>
      </w:pPr>
      <w:ins w:id="28760"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14:paraId="029DCF27" w14:textId="77777777" w:rsidR="00640BCB" w:rsidRDefault="00640BCB" w:rsidP="00640BCB">
      <w:pPr>
        <w:numPr>
          <w:ilvl w:val="0"/>
          <w:numId w:val="243"/>
        </w:numPr>
        <w:ind w:left="1080"/>
        <w:contextualSpacing/>
        <w:rPr>
          <w:ins w:id="28761" w:author="Rev 7 Allen Wirfs-Brock" w:date="2012-05-02T17:09:00Z"/>
          <w:rFonts w:cs="Arial"/>
        </w:rPr>
      </w:pPr>
      <w:ins w:id="28762"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14:paraId="7B20B68C" w14:textId="77777777" w:rsidR="00640BCB" w:rsidRPr="00D16450" w:rsidRDefault="00640BCB" w:rsidP="00640BCB">
      <w:pPr>
        <w:numPr>
          <w:ilvl w:val="0"/>
          <w:numId w:val="243"/>
        </w:numPr>
        <w:ind w:left="1080"/>
        <w:contextualSpacing/>
        <w:rPr>
          <w:ins w:id="28763" w:author="Rev 7 Allen Wirfs-Brock" w:date="2012-05-02T17:09:00Z"/>
          <w:rFonts w:cs="Arial"/>
        </w:rPr>
      </w:pPr>
      <w:ins w:id="2876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14:paraId="31081F96" w14:textId="77777777" w:rsidR="00640BCB" w:rsidRPr="00D16450" w:rsidRDefault="00640BCB" w:rsidP="00640BCB">
      <w:pPr>
        <w:numPr>
          <w:ilvl w:val="0"/>
          <w:numId w:val="243"/>
        </w:numPr>
        <w:ind w:left="1080"/>
        <w:contextualSpacing/>
        <w:rPr>
          <w:ins w:id="28765" w:author="Rev 7 Allen Wirfs-Brock" w:date="2012-05-02T17:09:00Z"/>
          <w:rFonts w:cs="Arial"/>
        </w:rPr>
      </w:pPr>
      <w:ins w:id="28766"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14:paraId="1FB07850" w14:textId="77777777" w:rsidR="00640BCB" w:rsidRPr="00D16450" w:rsidRDefault="00640BCB" w:rsidP="00640BCB">
      <w:pPr>
        <w:numPr>
          <w:ilvl w:val="0"/>
          <w:numId w:val="243"/>
        </w:numPr>
        <w:ind w:left="1080"/>
        <w:contextualSpacing/>
        <w:rPr>
          <w:ins w:id="28767" w:author="Rev 7 Allen Wirfs-Brock" w:date="2012-05-02T17:09:00Z"/>
          <w:rFonts w:cs="Arial"/>
        </w:rPr>
      </w:pPr>
      <w:ins w:id="2876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0045F17" w14:textId="77777777" w:rsidR="00640BCB" w:rsidRPr="00D16450" w:rsidRDefault="00640BCB" w:rsidP="00640BCB">
      <w:pPr>
        <w:contextualSpacing/>
        <w:rPr>
          <w:ins w:id="28769" w:author="Rev 7 Allen Wirfs-Brock" w:date="2012-05-02T17:09:00Z"/>
          <w:rFonts w:cs="Arial"/>
        </w:rPr>
      </w:pPr>
    </w:p>
    <w:p w14:paraId="52C0E0E0" w14:textId="77777777" w:rsidR="00640BCB" w:rsidRPr="00D16450" w:rsidRDefault="00640BCB" w:rsidP="00640BCB">
      <w:pPr>
        <w:pStyle w:val="40"/>
        <w:numPr>
          <w:ilvl w:val="0"/>
          <w:numId w:val="0"/>
        </w:numPr>
        <w:rPr>
          <w:ins w:id="28770" w:author="Rev 7 Allen Wirfs-Brock" w:date="2012-05-02T17:09:00Z"/>
          <w:rFonts w:cs="Arial"/>
        </w:rPr>
      </w:pPr>
      <w:ins w:id="28771" w:author="Rev 7 Allen Wirfs-Brock" w:date="2012-05-02T17:09:00Z">
        <w:r w:rsidRPr="00D16450">
          <w:rPr>
            <w:rFonts w:cs="Arial"/>
          </w:rPr>
          <w:t>15.8.2.21</w:t>
        </w:r>
        <w:r w:rsidRPr="00D16450">
          <w:rPr>
            <w:rFonts w:cs="Arial"/>
          </w:rPr>
          <w:tab/>
          <w:t>log1p (x)</w:t>
        </w:r>
      </w:ins>
    </w:p>
    <w:p w14:paraId="4C7FE451" w14:textId="77777777" w:rsidR="00640BCB" w:rsidRPr="00D16450" w:rsidRDefault="00640BCB" w:rsidP="00640BCB">
      <w:pPr>
        <w:rPr>
          <w:ins w:id="28772" w:author="Rev 7 Allen Wirfs-Brock" w:date="2012-05-02T17:09:00Z"/>
          <w:rFonts w:cs="Arial"/>
        </w:rPr>
      </w:pPr>
      <w:ins w:id="28773" w:author="Rev 7 Allen Wirfs-Brock" w:date="2012-05-02T17:09:00Z">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ins>
    </w:p>
    <w:p w14:paraId="6166C354" w14:textId="77777777" w:rsidR="00640BCB" w:rsidRPr="00D16450" w:rsidRDefault="00640BCB" w:rsidP="00640BCB">
      <w:pPr>
        <w:numPr>
          <w:ilvl w:val="0"/>
          <w:numId w:val="243"/>
        </w:numPr>
        <w:ind w:left="1080"/>
        <w:contextualSpacing/>
        <w:rPr>
          <w:ins w:id="28774" w:author="Rev 7 Allen Wirfs-Brock" w:date="2012-05-02T17:09:00Z"/>
          <w:rFonts w:cs="Arial"/>
        </w:rPr>
      </w:pPr>
      <w:ins w:id="28775"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3E60476E" w14:textId="77777777" w:rsidR="00640BCB" w:rsidRPr="00D16450" w:rsidRDefault="00640BCB" w:rsidP="00640BCB">
      <w:pPr>
        <w:numPr>
          <w:ilvl w:val="0"/>
          <w:numId w:val="243"/>
        </w:numPr>
        <w:ind w:left="1080"/>
        <w:contextualSpacing/>
        <w:rPr>
          <w:ins w:id="28776" w:author="Rev 7 Allen Wirfs-Brock" w:date="2012-05-02T17:09:00Z"/>
          <w:rFonts w:cs="Arial"/>
        </w:rPr>
      </w:pPr>
      <w:ins w:id="28777" w:author="Rev 7 Allen Wirfs-Brock" w:date="2012-05-02T17:09:00Z">
        <w:r w:rsidRPr="00D16450">
          <w:rPr>
            <w:rFonts w:cs="Arial"/>
          </w:rPr>
          <w:t xml:space="preserve">If </w:t>
        </w:r>
        <w:r w:rsidRPr="00D16450">
          <w:rPr>
            <w:rFonts w:cs="Arial"/>
            <w:i/>
          </w:rPr>
          <w:t>x</w:t>
        </w:r>
        <w:r w:rsidRPr="00D16450">
          <w:rPr>
            <w:rFonts w:cs="Arial"/>
          </w:rPr>
          <w:t xml:space="preserve"> is less than -1, the result is NaN.</w:t>
        </w:r>
      </w:ins>
    </w:p>
    <w:p w14:paraId="0EA11F9B" w14:textId="77777777" w:rsidR="00640BCB" w:rsidRPr="00D16450" w:rsidRDefault="00640BCB" w:rsidP="00640BCB">
      <w:pPr>
        <w:numPr>
          <w:ilvl w:val="0"/>
          <w:numId w:val="243"/>
        </w:numPr>
        <w:ind w:left="1080"/>
        <w:contextualSpacing/>
        <w:rPr>
          <w:ins w:id="28778" w:author="Rev 7 Allen Wirfs-Brock" w:date="2012-05-02T17:09:00Z"/>
          <w:rFonts w:cs="Arial"/>
        </w:rPr>
      </w:pPr>
      <w:ins w:id="28779" w:author="Rev 7 Allen Wirfs-Brock" w:date="2012-05-02T17:09:00Z">
        <w:r w:rsidRPr="00D16450">
          <w:rPr>
            <w:rFonts w:cs="Arial"/>
          </w:rPr>
          <w:t>If x is -1, the result is -</w:t>
        </w:r>
        <w:r w:rsidRPr="00D16450">
          <w:rPr>
            <w:rFonts w:cs="Arial"/>
          </w:rPr>
          <w:sym w:font="Symbol" w:char="F0A5"/>
        </w:r>
        <w:r w:rsidRPr="00D16450">
          <w:rPr>
            <w:rFonts w:cs="Arial"/>
          </w:rPr>
          <w:t>.</w:t>
        </w:r>
      </w:ins>
    </w:p>
    <w:p w14:paraId="56462C36" w14:textId="77777777" w:rsidR="00640BCB" w:rsidRDefault="00640BCB" w:rsidP="00640BCB">
      <w:pPr>
        <w:numPr>
          <w:ilvl w:val="0"/>
          <w:numId w:val="243"/>
        </w:numPr>
        <w:ind w:left="1080"/>
        <w:contextualSpacing/>
        <w:rPr>
          <w:ins w:id="28780" w:author="Rev 7 Allen Wirfs-Brock" w:date="2012-05-02T17:09:00Z"/>
          <w:rFonts w:cs="Arial"/>
        </w:rPr>
      </w:pPr>
      <w:ins w:id="28781"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5D1B0894" w14:textId="77777777" w:rsidR="00640BCB" w:rsidRPr="00D16450" w:rsidRDefault="00640BCB" w:rsidP="00640BCB">
      <w:pPr>
        <w:numPr>
          <w:ilvl w:val="0"/>
          <w:numId w:val="243"/>
        </w:numPr>
        <w:ind w:left="1080"/>
        <w:contextualSpacing/>
        <w:rPr>
          <w:ins w:id="28782" w:author="Rev 7 Allen Wirfs-Brock" w:date="2012-05-02T17:09:00Z"/>
          <w:rFonts w:cs="Arial"/>
        </w:rPr>
      </w:pPr>
      <w:ins w:id="2878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7125045B" w14:textId="77777777" w:rsidR="00640BCB" w:rsidRPr="00D16450" w:rsidRDefault="00640BCB" w:rsidP="00640BCB">
      <w:pPr>
        <w:numPr>
          <w:ilvl w:val="0"/>
          <w:numId w:val="243"/>
        </w:numPr>
        <w:ind w:left="1080"/>
        <w:contextualSpacing/>
        <w:rPr>
          <w:ins w:id="28784" w:author="Rev 7 Allen Wirfs-Brock" w:date="2012-05-02T17:09:00Z"/>
          <w:rFonts w:cs="Arial"/>
        </w:rPr>
      </w:pPr>
      <w:ins w:id="2878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34251B29" w14:textId="77777777" w:rsidR="00640BCB" w:rsidRPr="00D16450" w:rsidRDefault="00640BCB" w:rsidP="00640BCB">
      <w:pPr>
        <w:rPr>
          <w:ins w:id="28786" w:author="Rev 7 Allen Wirfs-Brock" w:date="2012-05-02T17:09:00Z"/>
          <w:rFonts w:cs="Arial"/>
        </w:rPr>
      </w:pPr>
    </w:p>
    <w:p w14:paraId="0E8FB05D" w14:textId="77777777" w:rsidR="00640BCB" w:rsidRPr="00D16450" w:rsidRDefault="00640BCB" w:rsidP="00640BCB">
      <w:pPr>
        <w:pStyle w:val="40"/>
        <w:numPr>
          <w:ilvl w:val="0"/>
          <w:numId w:val="0"/>
        </w:numPr>
        <w:rPr>
          <w:ins w:id="28787" w:author="Rev 7 Allen Wirfs-Brock" w:date="2012-05-02T17:09:00Z"/>
          <w:rFonts w:cs="Arial"/>
        </w:rPr>
      </w:pPr>
      <w:ins w:id="28788" w:author="Rev 7 Allen Wirfs-Brock" w:date="2012-05-02T17:09:00Z">
        <w:r w:rsidRPr="00D16450">
          <w:rPr>
            <w:rFonts w:cs="Arial"/>
          </w:rPr>
          <w:t>15.8.2.22</w:t>
        </w:r>
        <w:r w:rsidRPr="00D16450">
          <w:rPr>
            <w:rFonts w:cs="Arial"/>
          </w:rPr>
          <w:tab/>
          <w:t>expm1 (x)</w:t>
        </w:r>
      </w:ins>
    </w:p>
    <w:p w14:paraId="396DA9AA" w14:textId="77777777" w:rsidR="00640BCB" w:rsidRPr="00D16450" w:rsidRDefault="00640BCB" w:rsidP="00640BCB">
      <w:pPr>
        <w:rPr>
          <w:ins w:id="28789" w:author="Rev 7 Allen Wirfs-Brock" w:date="2012-05-02T17:09:00Z"/>
          <w:rFonts w:cs="Arial"/>
        </w:rPr>
      </w:pPr>
      <w:ins w:id="28790" w:author="Rev 7 Allen Wirfs-Brock" w:date="2012-05-02T17:09:00Z">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ins>
    </w:p>
    <w:p w14:paraId="3F12BC58" w14:textId="77777777" w:rsidR="00640BCB" w:rsidRPr="00D16450" w:rsidRDefault="00640BCB" w:rsidP="00640BCB">
      <w:pPr>
        <w:numPr>
          <w:ilvl w:val="0"/>
          <w:numId w:val="243"/>
        </w:numPr>
        <w:ind w:left="1080"/>
        <w:contextualSpacing/>
        <w:rPr>
          <w:ins w:id="28791" w:author="Rev 7 Allen Wirfs-Brock" w:date="2012-05-02T17:09:00Z"/>
          <w:rFonts w:cs="Arial"/>
        </w:rPr>
      </w:pPr>
      <w:ins w:id="28792"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4CD050CA" w14:textId="77777777" w:rsidR="00640BCB" w:rsidRPr="00D16450" w:rsidRDefault="00640BCB" w:rsidP="00640BCB">
      <w:pPr>
        <w:numPr>
          <w:ilvl w:val="0"/>
          <w:numId w:val="243"/>
        </w:numPr>
        <w:ind w:left="1080"/>
        <w:contextualSpacing/>
        <w:rPr>
          <w:ins w:id="28793" w:author="Rev 7 Allen Wirfs-Brock" w:date="2012-05-02T17:09:00Z"/>
          <w:rFonts w:cs="Arial"/>
        </w:rPr>
      </w:pPr>
      <w:ins w:id="28794"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6EB82089" w14:textId="77777777" w:rsidR="00640BCB" w:rsidRPr="00D16450" w:rsidRDefault="00640BCB" w:rsidP="00640BCB">
      <w:pPr>
        <w:numPr>
          <w:ilvl w:val="0"/>
          <w:numId w:val="243"/>
        </w:numPr>
        <w:ind w:left="1080"/>
        <w:contextualSpacing/>
        <w:rPr>
          <w:ins w:id="28795" w:author="Rev 7 Allen Wirfs-Brock" w:date="2012-05-02T17:09:00Z"/>
          <w:rFonts w:cs="Arial"/>
        </w:rPr>
      </w:pPr>
      <w:ins w:id="2879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28C508BA" w14:textId="77777777" w:rsidR="00640BCB" w:rsidRPr="00D16450" w:rsidRDefault="00640BCB" w:rsidP="00640BCB">
      <w:pPr>
        <w:numPr>
          <w:ilvl w:val="0"/>
          <w:numId w:val="243"/>
        </w:numPr>
        <w:ind w:left="1080"/>
        <w:contextualSpacing/>
        <w:rPr>
          <w:ins w:id="28797" w:author="Rev 7 Allen Wirfs-Brock" w:date="2012-05-02T17:09:00Z"/>
          <w:rFonts w:cs="Arial"/>
        </w:rPr>
      </w:pPr>
      <w:ins w:id="2879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29ECA336" w14:textId="77777777" w:rsidR="00640BCB" w:rsidRPr="00D16450" w:rsidRDefault="00640BCB" w:rsidP="00640BCB">
      <w:pPr>
        <w:numPr>
          <w:ilvl w:val="0"/>
          <w:numId w:val="243"/>
        </w:numPr>
        <w:ind w:left="1080"/>
        <w:contextualSpacing/>
        <w:rPr>
          <w:ins w:id="28799" w:author="Rev 7 Allen Wirfs-Brock" w:date="2012-05-02T17:09:00Z"/>
          <w:rFonts w:cs="Arial"/>
        </w:rPr>
      </w:pPr>
      <w:ins w:id="2880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ins>
    </w:p>
    <w:p w14:paraId="763E07B6" w14:textId="77777777" w:rsidR="00640BCB" w:rsidRPr="00D16450" w:rsidRDefault="00640BCB" w:rsidP="00640BCB">
      <w:pPr>
        <w:pStyle w:val="40"/>
        <w:numPr>
          <w:ilvl w:val="0"/>
          <w:numId w:val="0"/>
        </w:numPr>
        <w:rPr>
          <w:ins w:id="28801" w:author="Rev 7 Allen Wirfs-Brock" w:date="2012-05-02T17:09:00Z"/>
          <w:rFonts w:cs="Arial"/>
        </w:rPr>
      </w:pPr>
      <w:ins w:id="28802" w:author="Rev 7 Allen Wirfs-Brock" w:date="2012-05-02T17:09:00Z">
        <w:r w:rsidRPr="00D16450">
          <w:rPr>
            <w:rFonts w:cs="Arial"/>
          </w:rPr>
          <w:t>15.8.2.23</w:t>
        </w:r>
        <w:r w:rsidRPr="00D16450">
          <w:rPr>
            <w:rFonts w:cs="Arial"/>
          </w:rPr>
          <w:tab/>
          <w:t>cosh(x)</w:t>
        </w:r>
      </w:ins>
    </w:p>
    <w:p w14:paraId="44BABAB1" w14:textId="77777777" w:rsidR="00640BCB" w:rsidRPr="00D16450" w:rsidRDefault="00640BCB" w:rsidP="00640BCB">
      <w:pPr>
        <w:rPr>
          <w:ins w:id="28803" w:author="Rev 7 Allen Wirfs-Brock" w:date="2012-05-02T17:09:00Z"/>
          <w:rFonts w:cs="Arial"/>
        </w:rPr>
      </w:pPr>
      <w:ins w:id="28804" w:author="Rev 7 Allen Wirfs-Brock" w:date="2012-05-02T17:09:00Z">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ins>
    </w:p>
    <w:p w14:paraId="4A98EF98" w14:textId="77777777" w:rsidR="00640BCB" w:rsidRPr="00D16450" w:rsidRDefault="00640BCB" w:rsidP="00640BCB">
      <w:pPr>
        <w:numPr>
          <w:ilvl w:val="0"/>
          <w:numId w:val="243"/>
        </w:numPr>
        <w:ind w:left="1080"/>
        <w:contextualSpacing/>
        <w:rPr>
          <w:ins w:id="28805" w:author="Rev 7 Allen Wirfs-Brock" w:date="2012-05-02T17:09:00Z"/>
          <w:rFonts w:cs="Arial"/>
        </w:rPr>
      </w:pPr>
      <w:ins w:id="28806"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682C6525" w14:textId="77777777" w:rsidR="00640BCB" w:rsidRDefault="00640BCB" w:rsidP="00640BCB">
      <w:pPr>
        <w:numPr>
          <w:ilvl w:val="0"/>
          <w:numId w:val="243"/>
        </w:numPr>
        <w:ind w:left="1080"/>
        <w:contextualSpacing/>
        <w:rPr>
          <w:ins w:id="28807" w:author="Rev 7 Allen Wirfs-Brock" w:date="2012-05-02T17:09:00Z"/>
          <w:rFonts w:cs="Arial"/>
        </w:rPr>
      </w:pPr>
      <w:ins w:id="28808" w:author="Rev 7 Allen Wirfs-Brock" w:date="2012-05-02T17:09:00Z">
        <w:r w:rsidRPr="00D16450">
          <w:rPr>
            <w:rFonts w:cs="Arial"/>
          </w:rPr>
          <w:t xml:space="preserve">If </w:t>
        </w:r>
        <w:r w:rsidRPr="00D16450">
          <w:rPr>
            <w:rFonts w:cs="Arial"/>
            <w:i/>
          </w:rPr>
          <w:t>x</w:t>
        </w:r>
        <w:r w:rsidRPr="00D16450">
          <w:rPr>
            <w:rFonts w:cs="Arial"/>
          </w:rPr>
          <w:t xml:space="preserve"> is +0, the result is 1.</w:t>
        </w:r>
      </w:ins>
    </w:p>
    <w:p w14:paraId="0A312EDC" w14:textId="77777777" w:rsidR="00640BCB" w:rsidRPr="00D16450" w:rsidRDefault="00640BCB" w:rsidP="00640BCB">
      <w:pPr>
        <w:numPr>
          <w:ilvl w:val="0"/>
          <w:numId w:val="243"/>
        </w:numPr>
        <w:ind w:left="1080"/>
        <w:contextualSpacing/>
        <w:rPr>
          <w:ins w:id="28809" w:author="Rev 7 Allen Wirfs-Brock" w:date="2012-05-02T17:09:00Z"/>
          <w:rFonts w:cs="Arial"/>
        </w:rPr>
      </w:pPr>
      <w:ins w:id="2881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ins>
    </w:p>
    <w:p w14:paraId="1BDF6F69" w14:textId="77777777" w:rsidR="00640BCB" w:rsidRDefault="00640BCB" w:rsidP="00640BCB">
      <w:pPr>
        <w:numPr>
          <w:ilvl w:val="0"/>
          <w:numId w:val="243"/>
        </w:numPr>
        <w:ind w:left="1080"/>
        <w:contextualSpacing/>
        <w:rPr>
          <w:ins w:id="28811" w:author="Rev 7 Allen Wirfs-Brock" w:date="2012-05-02T17:09:00Z"/>
          <w:rFonts w:cs="Arial"/>
        </w:rPr>
      </w:pPr>
      <w:ins w:id="2881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65C1DF8A" w14:textId="77777777" w:rsidR="00640BCB" w:rsidRPr="00762CE7" w:rsidRDefault="00640BCB" w:rsidP="00762CE7">
      <w:pPr>
        <w:numPr>
          <w:ilvl w:val="0"/>
          <w:numId w:val="243"/>
        </w:numPr>
        <w:ind w:left="1080"/>
        <w:contextualSpacing/>
        <w:rPr>
          <w:ins w:id="28813" w:author="Rev 7 Allen Wirfs-Brock" w:date="2012-05-02T17:09:00Z"/>
          <w:rFonts w:cs="Arial"/>
        </w:rPr>
      </w:pPr>
      <w:ins w:id="2881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9A9AD83" w14:textId="77777777" w:rsidR="00640BCB" w:rsidRPr="00D16450" w:rsidRDefault="00762CE7" w:rsidP="00762CE7">
      <w:pPr>
        <w:pStyle w:val="Note"/>
        <w:rPr>
          <w:ins w:id="28815" w:author="Rev 7 Allen Wirfs-Brock" w:date="2012-05-02T17:09:00Z"/>
        </w:rPr>
      </w:pPr>
      <w:ins w:id="28816" w:author="Rev 7 Allen Wirfs-Brock" w:date="2012-05-02T17:29:00Z">
        <w:r>
          <w:t>NOTE</w:t>
        </w:r>
        <w:r>
          <w:tab/>
        </w:r>
      </w:ins>
      <w:ins w:id="28817" w:author="Rev 7 Allen Wirfs-Brock" w:date="2012-05-02T17:09:00Z">
        <w:r w:rsidR="00640BCB" w:rsidRPr="00D16450">
          <w:t xml:space="preserve">The value of cosh(x) is the same as </w:t>
        </w:r>
        <w:r w:rsidR="00640BCB" w:rsidRPr="00D16450">
          <w:rPr>
            <w:i/>
          </w:rPr>
          <w:t>(exp(x) + exp(-x))/2</w:t>
        </w:r>
        <w:r w:rsidR="00640BCB" w:rsidRPr="00D16450">
          <w:t>.</w:t>
        </w:r>
      </w:ins>
    </w:p>
    <w:p w14:paraId="5D726882" w14:textId="77777777" w:rsidR="00640BCB" w:rsidRPr="00D16450" w:rsidRDefault="00640BCB" w:rsidP="00640BCB">
      <w:pPr>
        <w:pStyle w:val="40"/>
        <w:numPr>
          <w:ilvl w:val="0"/>
          <w:numId w:val="0"/>
        </w:numPr>
        <w:rPr>
          <w:ins w:id="28818" w:author="Rev 7 Allen Wirfs-Brock" w:date="2012-05-02T17:09:00Z"/>
          <w:rFonts w:cs="Arial"/>
        </w:rPr>
      </w:pPr>
      <w:ins w:id="28819" w:author="Rev 7 Allen Wirfs-Brock" w:date="2012-05-02T17:09:00Z">
        <w:r w:rsidRPr="00D16450">
          <w:rPr>
            <w:rFonts w:cs="Arial"/>
          </w:rPr>
          <w:t>15.8.2.24</w:t>
        </w:r>
        <w:r w:rsidRPr="00D16450">
          <w:rPr>
            <w:rFonts w:cs="Arial"/>
          </w:rPr>
          <w:tab/>
          <w:t>sinh(x)</w:t>
        </w:r>
      </w:ins>
    </w:p>
    <w:p w14:paraId="09202EFA" w14:textId="77777777" w:rsidR="00640BCB" w:rsidRPr="00D16450" w:rsidRDefault="00640BCB" w:rsidP="00640BCB">
      <w:pPr>
        <w:rPr>
          <w:ins w:id="28820" w:author="Rev 7 Allen Wirfs-Brock" w:date="2012-05-02T17:09:00Z"/>
          <w:rFonts w:cs="Arial"/>
        </w:rPr>
      </w:pPr>
      <w:ins w:id="28821" w:author="Rev 7 Allen Wirfs-Brock" w:date="2012-05-02T17:09:00Z">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ins>
    </w:p>
    <w:p w14:paraId="32B6E7F1" w14:textId="77777777" w:rsidR="00640BCB" w:rsidRPr="00D16450" w:rsidRDefault="00640BCB" w:rsidP="00640BCB">
      <w:pPr>
        <w:numPr>
          <w:ilvl w:val="0"/>
          <w:numId w:val="243"/>
        </w:numPr>
        <w:ind w:left="1080"/>
        <w:contextualSpacing/>
        <w:rPr>
          <w:ins w:id="28822" w:author="Rev 7 Allen Wirfs-Brock" w:date="2012-05-02T17:09:00Z"/>
          <w:rFonts w:cs="Arial"/>
        </w:rPr>
      </w:pPr>
      <w:ins w:id="28823"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DECC817" w14:textId="77777777" w:rsidR="00640BCB" w:rsidRDefault="00640BCB" w:rsidP="00640BCB">
      <w:pPr>
        <w:numPr>
          <w:ilvl w:val="0"/>
          <w:numId w:val="243"/>
        </w:numPr>
        <w:ind w:left="1080"/>
        <w:contextualSpacing/>
        <w:rPr>
          <w:ins w:id="28824" w:author="Rev 7 Allen Wirfs-Brock" w:date="2012-05-02T17:09:00Z"/>
          <w:rFonts w:cs="Arial"/>
        </w:rPr>
      </w:pPr>
      <w:ins w:id="28825"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6FC4F564" w14:textId="77777777" w:rsidR="00640BCB" w:rsidRPr="00D16450" w:rsidRDefault="00640BCB" w:rsidP="00640BCB">
      <w:pPr>
        <w:numPr>
          <w:ilvl w:val="0"/>
          <w:numId w:val="243"/>
        </w:numPr>
        <w:ind w:left="1080"/>
        <w:contextualSpacing/>
        <w:rPr>
          <w:ins w:id="28826" w:author="Rev 7 Allen Wirfs-Brock" w:date="2012-05-02T17:09:00Z"/>
          <w:rFonts w:cs="Arial"/>
        </w:rPr>
      </w:pPr>
      <w:ins w:id="2882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7206F1C4" w14:textId="77777777" w:rsidR="00640BCB" w:rsidRPr="00D16450" w:rsidRDefault="00640BCB" w:rsidP="00640BCB">
      <w:pPr>
        <w:numPr>
          <w:ilvl w:val="0"/>
          <w:numId w:val="243"/>
        </w:numPr>
        <w:ind w:left="1080"/>
        <w:contextualSpacing/>
        <w:rPr>
          <w:ins w:id="28828" w:author="Rev 7 Allen Wirfs-Brock" w:date="2012-05-02T17:09:00Z"/>
          <w:rFonts w:cs="Arial"/>
        </w:rPr>
      </w:pPr>
      <w:ins w:id="2882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0F75D089" w14:textId="77777777" w:rsidR="00640BCB" w:rsidRPr="00D16450" w:rsidRDefault="00640BCB" w:rsidP="00640BCB">
      <w:pPr>
        <w:numPr>
          <w:ilvl w:val="0"/>
          <w:numId w:val="243"/>
        </w:numPr>
        <w:ind w:left="1080"/>
        <w:contextualSpacing/>
        <w:rPr>
          <w:ins w:id="28830" w:author="Rev 7 Allen Wirfs-Brock" w:date="2012-05-02T17:09:00Z"/>
          <w:rFonts w:cs="Arial"/>
        </w:rPr>
      </w:pPr>
      <w:ins w:id="28831"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35CDD3A3" w14:textId="77777777" w:rsidR="00640BCB" w:rsidRPr="00D16450" w:rsidRDefault="00762CE7" w:rsidP="00762CE7">
      <w:pPr>
        <w:pStyle w:val="Note"/>
        <w:rPr>
          <w:ins w:id="28832" w:author="Rev 7 Allen Wirfs-Brock" w:date="2012-05-02T17:09:00Z"/>
        </w:rPr>
      </w:pPr>
      <w:ins w:id="28833" w:author="Rev 7 Allen Wirfs-Brock" w:date="2012-05-02T17:30:00Z">
        <w:r>
          <w:t>NOTE</w:t>
        </w:r>
        <w:r>
          <w:tab/>
        </w:r>
      </w:ins>
      <w:ins w:id="28834" w:author="Rev 7 Allen Wirfs-Brock" w:date="2012-05-02T17:09:00Z">
        <w:r w:rsidR="00640BCB" w:rsidRPr="00D16450">
          <w:t xml:space="preserve">The value of cosh(x) is the same as </w:t>
        </w:r>
        <w:r w:rsidR="00640BCB" w:rsidRPr="00D16450">
          <w:rPr>
            <w:i/>
          </w:rPr>
          <w:t>(exp(x) - exp(-x))/2</w:t>
        </w:r>
        <w:r w:rsidR="00640BCB" w:rsidRPr="00D16450">
          <w:t>.</w:t>
        </w:r>
      </w:ins>
    </w:p>
    <w:p w14:paraId="343CF313" w14:textId="77777777" w:rsidR="00640BCB" w:rsidRPr="00D16450" w:rsidRDefault="00640BCB" w:rsidP="00640BCB">
      <w:pPr>
        <w:pStyle w:val="40"/>
        <w:numPr>
          <w:ilvl w:val="0"/>
          <w:numId w:val="0"/>
        </w:numPr>
        <w:rPr>
          <w:ins w:id="28835" w:author="Rev 7 Allen Wirfs-Brock" w:date="2012-05-02T17:09:00Z"/>
          <w:rFonts w:cs="Arial"/>
        </w:rPr>
      </w:pPr>
      <w:ins w:id="28836" w:author="Rev 7 Allen Wirfs-Brock" w:date="2012-05-02T17:09:00Z">
        <w:r w:rsidRPr="00D16450">
          <w:rPr>
            <w:rFonts w:cs="Arial"/>
          </w:rPr>
          <w:t>15.8.2.25</w:t>
        </w:r>
        <w:r w:rsidRPr="00D16450">
          <w:rPr>
            <w:rFonts w:cs="Arial"/>
          </w:rPr>
          <w:tab/>
          <w:t>tanh(x)</w:t>
        </w:r>
      </w:ins>
    </w:p>
    <w:p w14:paraId="2145F818" w14:textId="77777777" w:rsidR="00640BCB" w:rsidRPr="00D16450" w:rsidRDefault="00640BCB" w:rsidP="00640BCB">
      <w:pPr>
        <w:rPr>
          <w:ins w:id="28837" w:author="Rev 7 Allen Wirfs-Brock" w:date="2012-05-02T17:09:00Z"/>
          <w:rFonts w:cs="Arial"/>
        </w:rPr>
      </w:pPr>
      <w:ins w:id="28838" w:author="Rev 7 Allen Wirfs-Brock" w:date="2012-05-02T17:09:00Z">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ins>
    </w:p>
    <w:p w14:paraId="144B828B" w14:textId="77777777" w:rsidR="00640BCB" w:rsidRPr="00D16450" w:rsidRDefault="00640BCB" w:rsidP="00640BCB">
      <w:pPr>
        <w:numPr>
          <w:ilvl w:val="0"/>
          <w:numId w:val="243"/>
        </w:numPr>
        <w:ind w:left="1080"/>
        <w:contextualSpacing/>
        <w:rPr>
          <w:ins w:id="28839" w:author="Rev 7 Allen Wirfs-Brock" w:date="2012-05-02T17:09:00Z"/>
          <w:rFonts w:cs="Arial"/>
        </w:rPr>
      </w:pPr>
      <w:ins w:id="28840"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FDBCF76" w14:textId="77777777" w:rsidR="00640BCB" w:rsidRDefault="00640BCB" w:rsidP="00640BCB">
      <w:pPr>
        <w:numPr>
          <w:ilvl w:val="0"/>
          <w:numId w:val="243"/>
        </w:numPr>
        <w:ind w:left="1080"/>
        <w:contextualSpacing/>
        <w:rPr>
          <w:ins w:id="28841" w:author="Rev 7 Allen Wirfs-Brock" w:date="2012-05-02T17:09:00Z"/>
          <w:rFonts w:cs="Arial"/>
        </w:rPr>
      </w:pPr>
      <w:ins w:id="28842"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1EB2A7DA" w14:textId="77777777" w:rsidR="00640BCB" w:rsidRPr="00D16450" w:rsidRDefault="00640BCB" w:rsidP="00640BCB">
      <w:pPr>
        <w:numPr>
          <w:ilvl w:val="0"/>
          <w:numId w:val="243"/>
        </w:numPr>
        <w:ind w:left="1080"/>
        <w:contextualSpacing/>
        <w:rPr>
          <w:ins w:id="28843" w:author="Rev 7 Allen Wirfs-Brock" w:date="2012-05-02T17:09:00Z"/>
          <w:rFonts w:cs="Arial"/>
        </w:rPr>
      </w:pPr>
      <w:ins w:id="2884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46DE22B2" w14:textId="77777777" w:rsidR="00640BCB" w:rsidRPr="00D16450" w:rsidRDefault="00640BCB" w:rsidP="00640BCB">
      <w:pPr>
        <w:numPr>
          <w:ilvl w:val="0"/>
          <w:numId w:val="243"/>
        </w:numPr>
        <w:ind w:left="1080"/>
        <w:contextualSpacing/>
        <w:rPr>
          <w:ins w:id="28845" w:author="Rev 7 Allen Wirfs-Brock" w:date="2012-05-02T17:09:00Z"/>
          <w:rFonts w:cs="Arial"/>
        </w:rPr>
      </w:pPr>
      <w:ins w:id="2884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ins>
    </w:p>
    <w:p w14:paraId="52E5F1F6" w14:textId="77777777" w:rsidR="00640BCB" w:rsidRPr="00D16450" w:rsidRDefault="00640BCB" w:rsidP="00640BCB">
      <w:pPr>
        <w:numPr>
          <w:ilvl w:val="0"/>
          <w:numId w:val="243"/>
        </w:numPr>
        <w:ind w:left="1080"/>
        <w:contextualSpacing/>
        <w:rPr>
          <w:ins w:id="28847" w:author="Rev 7 Allen Wirfs-Brock" w:date="2012-05-02T17:09:00Z"/>
          <w:rFonts w:cs="Arial"/>
        </w:rPr>
      </w:pPr>
      <w:ins w:id="2884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ins>
    </w:p>
    <w:p w14:paraId="5A804867" w14:textId="77777777" w:rsidR="00640BCB" w:rsidRPr="00D16450" w:rsidRDefault="00762CE7" w:rsidP="00762CE7">
      <w:pPr>
        <w:pStyle w:val="Note"/>
        <w:rPr>
          <w:ins w:id="28849" w:author="Rev 7 Allen Wirfs-Brock" w:date="2012-05-02T17:09:00Z"/>
        </w:rPr>
      </w:pPr>
      <w:ins w:id="28850" w:author="Rev 7 Allen Wirfs-Brock" w:date="2012-05-02T17:31:00Z">
        <w:r>
          <w:t>NOTE</w:t>
        </w:r>
        <w:r>
          <w:tab/>
        </w:r>
      </w:ins>
      <w:ins w:id="28851" w:author="Rev 7 Allen Wirfs-Brock" w:date="2012-05-02T17:09:00Z">
        <w:r w:rsidR="00640BCB" w:rsidRPr="00D16450">
          <w:t xml:space="preserve">The value of tanh(x) is the same as </w:t>
        </w:r>
        <w:r w:rsidR="00640BCB" w:rsidRPr="00D16450">
          <w:rPr>
            <w:i/>
          </w:rPr>
          <w:t>(exp(x) - exp(-x))/(exp(x) + exp(-x))</w:t>
        </w:r>
        <w:r w:rsidR="00640BCB" w:rsidRPr="00D16450">
          <w:t>.</w:t>
        </w:r>
      </w:ins>
    </w:p>
    <w:p w14:paraId="06666FB0" w14:textId="77777777" w:rsidR="00640BCB" w:rsidRPr="00D16450" w:rsidRDefault="00640BCB" w:rsidP="00640BCB">
      <w:pPr>
        <w:pStyle w:val="40"/>
        <w:numPr>
          <w:ilvl w:val="0"/>
          <w:numId w:val="0"/>
        </w:numPr>
        <w:rPr>
          <w:ins w:id="28852" w:author="Rev 7 Allen Wirfs-Brock" w:date="2012-05-02T17:09:00Z"/>
          <w:rFonts w:cs="Arial"/>
        </w:rPr>
      </w:pPr>
      <w:ins w:id="28853" w:author="Rev 7 Allen Wirfs-Brock" w:date="2012-05-02T17:09:00Z">
        <w:r w:rsidRPr="00D16450">
          <w:rPr>
            <w:rFonts w:cs="Arial"/>
          </w:rPr>
          <w:t>15.8.2.26</w:t>
        </w:r>
        <w:r w:rsidRPr="00D16450">
          <w:rPr>
            <w:rFonts w:cs="Arial"/>
          </w:rPr>
          <w:tab/>
          <w:t>acosh(x)</w:t>
        </w:r>
      </w:ins>
    </w:p>
    <w:p w14:paraId="22D7655E" w14:textId="77777777" w:rsidR="00640BCB" w:rsidRPr="00D16450" w:rsidRDefault="00640BCB" w:rsidP="00640BCB">
      <w:pPr>
        <w:rPr>
          <w:ins w:id="28854" w:author="Rev 7 Allen Wirfs-Brock" w:date="2012-05-02T17:09:00Z"/>
          <w:rFonts w:cs="Arial"/>
        </w:rPr>
      </w:pPr>
      <w:ins w:id="28855" w:author="Rev 7 Allen Wirfs-Brock" w:date="2012-05-02T17:09:00Z">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ins>
    </w:p>
    <w:p w14:paraId="3C5883FE" w14:textId="77777777" w:rsidR="00640BCB" w:rsidRPr="00D16450" w:rsidRDefault="00640BCB" w:rsidP="00640BCB">
      <w:pPr>
        <w:numPr>
          <w:ilvl w:val="0"/>
          <w:numId w:val="243"/>
        </w:numPr>
        <w:ind w:left="1080"/>
        <w:contextualSpacing/>
        <w:rPr>
          <w:ins w:id="28856" w:author="Rev 7 Allen Wirfs-Brock" w:date="2012-05-02T17:09:00Z"/>
          <w:rFonts w:cs="Arial"/>
        </w:rPr>
      </w:pPr>
      <w:ins w:id="28857"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ACC6DA2" w14:textId="77777777" w:rsidR="00640BCB" w:rsidRPr="00D16450" w:rsidRDefault="00640BCB" w:rsidP="00640BCB">
      <w:pPr>
        <w:numPr>
          <w:ilvl w:val="0"/>
          <w:numId w:val="243"/>
        </w:numPr>
        <w:ind w:left="1080"/>
        <w:contextualSpacing/>
        <w:rPr>
          <w:ins w:id="28858" w:author="Rev 7 Allen Wirfs-Brock" w:date="2012-05-02T17:09:00Z"/>
          <w:rFonts w:cs="Arial"/>
        </w:rPr>
      </w:pPr>
      <w:ins w:id="28859" w:author="Rev 7 Allen Wirfs-Brock" w:date="2012-05-02T17:09:00Z">
        <w:r w:rsidRPr="00D16450">
          <w:rPr>
            <w:rFonts w:cs="Arial"/>
          </w:rPr>
          <w:t>If x is less than 1, the result is NaN.</w:t>
        </w:r>
      </w:ins>
    </w:p>
    <w:p w14:paraId="7F96A8D4" w14:textId="77777777" w:rsidR="00640BCB" w:rsidRPr="00D16450" w:rsidRDefault="00640BCB" w:rsidP="00640BCB">
      <w:pPr>
        <w:numPr>
          <w:ilvl w:val="0"/>
          <w:numId w:val="243"/>
        </w:numPr>
        <w:ind w:left="1080"/>
        <w:contextualSpacing/>
        <w:rPr>
          <w:ins w:id="28860" w:author="Rev 7 Allen Wirfs-Brock" w:date="2012-05-02T17:09:00Z"/>
          <w:rFonts w:cs="Arial"/>
        </w:rPr>
      </w:pPr>
      <w:ins w:id="28861" w:author="Rev 7 Allen Wirfs-Brock" w:date="2012-05-02T17:09:00Z">
        <w:r w:rsidRPr="00D16450">
          <w:rPr>
            <w:rFonts w:cs="Arial"/>
          </w:rPr>
          <w:t>If x is 1, the result is +0.</w:t>
        </w:r>
      </w:ins>
    </w:p>
    <w:p w14:paraId="51D7CA12" w14:textId="77777777" w:rsidR="00640BCB" w:rsidRPr="00D16450" w:rsidRDefault="00640BCB" w:rsidP="00640BCB">
      <w:pPr>
        <w:numPr>
          <w:ilvl w:val="0"/>
          <w:numId w:val="243"/>
        </w:numPr>
        <w:ind w:left="1080"/>
        <w:contextualSpacing/>
        <w:rPr>
          <w:ins w:id="28862" w:author="Rev 7 Allen Wirfs-Brock" w:date="2012-05-02T17:09:00Z"/>
          <w:rFonts w:cs="Arial"/>
        </w:rPr>
      </w:pPr>
      <w:ins w:id="2886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E6FF485" w14:textId="77777777" w:rsidR="00640BCB" w:rsidRPr="00D16450" w:rsidRDefault="00640BCB" w:rsidP="00640BCB">
      <w:pPr>
        <w:pStyle w:val="40"/>
        <w:numPr>
          <w:ilvl w:val="0"/>
          <w:numId w:val="0"/>
        </w:numPr>
        <w:rPr>
          <w:ins w:id="28864" w:author="Rev 7 Allen Wirfs-Brock" w:date="2012-05-02T17:09:00Z"/>
          <w:rFonts w:cs="Arial"/>
        </w:rPr>
      </w:pPr>
      <w:ins w:id="28865" w:author="Rev 7 Allen Wirfs-Brock" w:date="2012-05-02T17:09:00Z">
        <w:r w:rsidRPr="00D16450">
          <w:rPr>
            <w:rFonts w:cs="Arial"/>
          </w:rPr>
          <w:br/>
          <w:t>15.8.2.27</w:t>
        </w:r>
        <w:r w:rsidRPr="00D16450">
          <w:rPr>
            <w:rFonts w:cs="Arial"/>
          </w:rPr>
          <w:tab/>
          <w:t>asinh(x)</w:t>
        </w:r>
      </w:ins>
    </w:p>
    <w:p w14:paraId="0804864F" w14:textId="77777777" w:rsidR="00640BCB" w:rsidRPr="00D16450" w:rsidRDefault="00640BCB" w:rsidP="00640BCB">
      <w:pPr>
        <w:rPr>
          <w:ins w:id="28866" w:author="Rev 7 Allen Wirfs-Brock" w:date="2012-05-02T17:09:00Z"/>
          <w:rFonts w:cs="Arial"/>
        </w:rPr>
      </w:pPr>
      <w:ins w:id="28867" w:author="Rev 7 Allen Wirfs-Brock" w:date="2012-05-02T17:09:00Z">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ins>
    </w:p>
    <w:p w14:paraId="30A13F12" w14:textId="77777777" w:rsidR="00640BCB" w:rsidRPr="00D16450" w:rsidRDefault="00640BCB" w:rsidP="00640BCB">
      <w:pPr>
        <w:numPr>
          <w:ilvl w:val="0"/>
          <w:numId w:val="243"/>
        </w:numPr>
        <w:ind w:left="1080"/>
        <w:contextualSpacing/>
        <w:rPr>
          <w:ins w:id="28868" w:author="Rev 7 Allen Wirfs-Brock" w:date="2012-05-02T17:09:00Z"/>
          <w:rFonts w:cs="Arial"/>
        </w:rPr>
      </w:pPr>
      <w:ins w:id="28869"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34FD5C1F" w14:textId="77777777" w:rsidR="00640BCB" w:rsidRDefault="00640BCB" w:rsidP="00640BCB">
      <w:pPr>
        <w:numPr>
          <w:ilvl w:val="0"/>
          <w:numId w:val="243"/>
        </w:numPr>
        <w:ind w:left="1080"/>
        <w:contextualSpacing/>
        <w:rPr>
          <w:ins w:id="28870" w:author="Rev 7 Allen Wirfs-Brock" w:date="2012-05-02T17:09:00Z"/>
          <w:rFonts w:cs="Arial"/>
        </w:rPr>
      </w:pPr>
      <w:ins w:id="28871"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76C3EF25" w14:textId="77777777" w:rsidR="00640BCB" w:rsidRPr="00D16450" w:rsidRDefault="00640BCB" w:rsidP="00640BCB">
      <w:pPr>
        <w:numPr>
          <w:ilvl w:val="0"/>
          <w:numId w:val="243"/>
        </w:numPr>
        <w:ind w:left="1080"/>
        <w:contextualSpacing/>
        <w:rPr>
          <w:ins w:id="28872" w:author="Rev 7 Allen Wirfs-Brock" w:date="2012-05-02T17:09:00Z"/>
          <w:rFonts w:cs="Arial"/>
        </w:rPr>
      </w:pPr>
      <w:ins w:id="2887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55BA4F22" w14:textId="77777777" w:rsidR="00640BCB" w:rsidRPr="00D16450" w:rsidRDefault="00640BCB" w:rsidP="00640BCB">
      <w:pPr>
        <w:numPr>
          <w:ilvl w:val="0"/>
          <w:numId w:val="243"/>
        </w:numPr>
        <w:ind w:left="1080"/>
        <w:contextualSpacing/>
        <w:rPr>
          <w:ins w:id="28874" w:author="Rev 7 Allen Wirfs-Brock" w:date="2012-05-02T17:09:00Z"/>
          <w:rFonts w:cs="Arial"/>
        </w:rPr>
      </w:pPr>
      <w:ins w:id="2887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677AAC62" w14:textId="77777777" w:rsidR="00640BCB" w:rsidRPr="00D16450" w:rsidRDefault="00640BCB" w:rsidP="00640BCB">
      <w:pPr>
        <w:numPr>
          <w:ilvl w:val="0"/>
          <w:numId w:val="243"/>
        </w:numPr>
        <w:ind w:left="1080"/>
        <w:contextualSpacing/>
        <w:rPr>
          <w:ins w:id="28876" w:author="Rev 7 Allen Wirfs-Brock" w:date="2012-05-02T17:09:00Z"/>
          <w:rFonts w:cs="Arial"/>
        </w:rPr>
      </w:pPr>
      <w:ins w:id="28877"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68340E0E" w14:textId="77777777" w:rsidR="00640BCB" w:rsidRPr="00D16450" w:rsidRDefault="00640BCB" w:rsidP="00640BCB">
      <w:pPr>
        <w:pStyle w:val="40"/>
        <w:numPr>
          <w:ilvl w:val="0"/>
          <w:numId w:val="0"/>
        </w:numPr>
        <w:rPr>
          <w:ins w:id="28878" w:author="Rev 7 Allen Wirfs-Brock" w:date="2012-05-02T17:09:00Z"/>
          <w:rFonts w:cs="Arial"/>
        </w:rPr>
      </w:pPr>
      <w:ins w:id="28879" w:author="Rev 7 Allen Wirfs-Brock" w:date="2012-05-02T17:09:00Z">
        <w:r w:rsidRPr="00D16450">
          <w:rPr>
            <w:rFonts w:cs="Arial"/>
          </w:rPr>
          <w:t>15.8.2.28</w:t>
        </w:r>
        <w:r w:rsidRPr="00D16450">
          <w:rPr>
            <w:rFonts w:cs="Arial"/>
          </w:rPr>
          <w:tab/>
          <w:t>atanh(x)</w:t>
        </w:r>
      </w:ins>
    </w:p>
    <w:p w14:paraId="300C22DA" w14:textId="77777777" w:rsidR="00640BCB" w:rsidRPr="00D16450" w:rsidRDefault="00640BCB" w:rsidP="00640BCB">
      <w:pPr>
        <w:rPr>
          <w:ins w:id="28880" w:author="Rev 7 Allen Wirfs-Brock" w:date="2012-05-02T17:09:00Z"/>
          <w:rFonts w:cs="Arial"/>
        </w:rPr>
      </w:pPr>
      <w:ins w:id="28881" w:author="Rev 7 Allen Wirfs-Brock" w:date="2012-05-02T17:09:00Z">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ins>
    </w:p>
    <w:p w14:paraId="5CA1D105" w14:textId="77777777" w:rsidR="00640BCB" w:rsidRPr="00D16450" w:rsidRDefault="00640BCB" w:rsidP="00640BCB">
      <w:pPr>
        <w:numPr>
          <w:ilvl w:val="0"/>
          <w:numId w:val="243"/>
        </w:numPr>
        <w:ind w:left="1080"/>
        <w:contextualSpacing/>
        <w:rPr>
          <w:ins w:id="28882" w:author="Rev 7 Allen Wirfs-Brock" w:date="2012-05-02T17:09:00Z"/>
          <w:rFonts w:cs="Arial"/>
        </w:rPr>
      </w:pPr>
      <w:ins w:id="28883"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46DCA620" w14:textId="77777777" w:rsidR="00640BCB" w:rsidRPr="00D16450" w:rsidRDefault="00640BCB" w:rsidP="00640BCB">
      <w:pPr>
        <w:numPr>
          <w:ilvl w:val="0"/>
          <w:numId w:val="243"/>
        </w:numPr>
        <w:ind w:left="1080"/>
        <w:contextualSpacing/>
        <w:rPr>
          <w:ins w:id="28884" w:author="Rev 7 Allen Wirfs-Brock" w:date="2012-05-02T17:09:00Z"/>
          <w:rFonts w:cs="Arial"/>
        </w:rPr>
      </w:pPr>
      <w:ins w:id="28885" w:author="Rev 7 Allen Wirfs-Brock" w:date="2012-05-02T17:09:00Z">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ins>
    </w:p>
    <w:p w14:paraId="19DDF664" w14:textId="77777777" w:rsidR="00640BCB" w:rsidRPr="00D16450" w:rsidRDefault="00640BCB" w:rsidP="00640BCB">
      <w:pPr>
        <w:numPr>
          <w:ilvl w:val="0"/>
          <w:numId w:val="243"/>
        </w:numPr>
        <w:ind w:left="1080"/>
        <w:contextualSpacing/>
        <w:rPr>
          <w:ins w:id="28886" w:author="Rev 7 Allen Wirfs-Brock" w:date="2012-05-02T17:09:00Z"/>
          <w:rFonts w:cs="Arial"/>
        </w:rPr>
      </w:pPr>
      <w:ins w:id="28887" w:author="Rev 7 Allen Wirfs-Brock" w:date="2012-05-02T17:09:00Z">
        <w:r w:rsidRPr="00D16450">
          <w:rPr>
            <w:rFonts w:cs="Arial"/>
          </w:rPr>
          <w:t xml:space="preserve">If </w:t>
        </w:r>
        <w:r w:rsidRPr="00D16450">
          <w:rPr>
            <w:rFonts w:cs="Arial"/>
            <w:i/>
          </w:rPr>
          <w:t>x</w:t>
        </w:r>
        <w:r w:rsidRPr="00D16450">
          <w:rPr>
            <w:rFonts w:cs="Arial"/>
          </w:rPr>
          <w:t xml:space="preserve"> is greater than 1, the result is NaN.</w:t>
        </w:r>
      </w:ins>
    </w:p>
    <w:p w14:paraId="734208DB" w14:textId="77777777" w:rsidR="00640BCB" w:rsidRPr="00D16450" w:rsidRDefault="00640BCB" w:rsidP="00640BCB">
      <w:pPr>
        <w:numPr>
          <w:ilvl w:val="0"/>
          <w:numId w:val="243"/>
        </w:numPr>
        <w:ind w:left="1080"/>
        <w:contextualSpacing/>
        <w:rPr>
          <w:ins w:id="28888" w:author="Rev 7 Allen Wirfs-Brock" w:date="2012-05-02T17:09:00Z"/>
          <w:rFonts w:cs="Arial"/>
        </w:rPr>
      </w:pPr>
      <w:ins w:id="2888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ins>
    </w:p>
    <w:p w14:paraId="475AB20B" w14:textId="77777777" w:rsidR="00640BCB" w:rsidRPr="00D16450" w:rsidRDefault="00640BCB" w:rsidP="00640BCB">
      <w:pPr>
        <w:numPr>
          <w:ilvl w:val="0"/>
          <w:numId w:val="243"/>
        </w:numPr>
        <w:ind w:left="1080"/>
        <w:contextualSpacing/>
        <w:rPr>
          <w:ins w:id="28890" w:author="Rev 7 Allen Wirfs-Brock" w:date="2012-05-02T17:09:00Z"/>
          <w:rFonts w:cs="Arial"/>
        </w:rPr>
      </w:pPr>
      <w:ins w:id="28891" w:author="Rev 7 Allen Wirfs-Brock" w:date="2012-05-02T17:09:00Z">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ins>
    </w:p>
    <w:p w14:paraId="7D6D2CD4" w14:textId="77777777" w:rsidR="00640BCB" w:rsidRDefault="00640BCB" w:rsidP="00640BCB">
      <w:pPr>
        <w:numPr>
          <w:ilvl w:val="0"/>
          <w:numId w:val="243"/>
        </w:numPr>
        <w:ind w:left="1080"/>
        <w:contextualSpacing/>
        <w:rPr>
          <w:ins w:id="28892" w:author="Rev 7 Allen Wirfs-Brock" w:date="2012-05-02T17:09:00Z"/>
          <w:rFonts w:cs="Arial"/>
        </w:rPr>
      </w:pPr>
      <w:ins w:id="28893"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605DC33D" w14:textId="77777777" w:rsidR="00640BCB" w:rsidRPr="00D16450" w:rsidRDefault="00640BCB" w:rsidP="00640BCB">
      <w:pPr>
        <w:numPr>
          <w:ilvl w:val="0"/>
          <w:numId w:val="243"/>
        </w:numPr>
        <w:ind w:left="1080"/>
        <w:contextualSpacing/>
        <w:rPr>
          <w:ins w:id="28894" w:author="Rev 7 Allen Wirfs-Brock" w:date="2012-05-02T17:09:00Z"/>
          <w:rFonts w:cs="Arial"/>
        </w:rPr>
      </w:pPr>
      <w:ins w:id="2889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0817EFAD" w14:textId="77777777" w:rsidR="00640BCB" w:rsidRPr="00D16450" w:rsidRDefault="00640BCB" w:rsidP="00640BCB">
      <w:pPr>
        <w:pStyle w:val="40"/>
        <w:numPr>
          <w:ilvl w:val="0"/>
          <w:numId w:val="0"/>
        </w:numPr>
        <w:rPr>
          <w:ins w:id="28896" w:author="Rev 7 Allen Wirfs-Brock" w:date="2012-05-02T17:09:00Z"/>
          <w:rFonts w:cs="Arial"/>
        </w:rPr>
      </w:pPr>
      <w:ins w:id="28897" w:author="Rev 7 Allen Wirfs-Brock" w:date="2012-05-02T17:09:00Z">
        <w:r w:rsidRPr="00D16450">
          <w:rPr>
            <w:rFonts w:cs="Arial"/>
          </w:rPr>
          <w:t>15.8.2.29</w:t>
        </w:r>
        <w:r>
          <w:rPr>
            <w:rFonts w:cs="Arial"/>
          </w:rPr>
          <w:tab/>
          <w:t xml:space="preserve">hypot( value1 </w:t>
        </w:r>
        <w:r w:rsidRPr="00D16450">
          <w:rPr>
            <w:rFonts w:cs="Arial"/>
          </w:rPr>
          <w:t xml:space="preserve">, value2 [, </w:t>
        </w:r>
        <w:r>
          <w:rPr>
            <w:rFonts w:cs="Arial"/>
          </w:rPr>
          <w:t xml:space="preserve">value3 </w:t>
        </w:r>
        <w:r w:rsidRPr="00D16450">
          <w:rPr>
            <w:rFonts w:cs="Arial"/>
          </w:rPr>
          <w:t>]  )</w:t>
        </w:r>
      </w:ins>
    </w:p>
    <w:p w14:paraId="195284A2" w14:textId="77777777" w:rsidR="00640BCB" w:rsidRPr="00D16450" w:rsidRDefault="00640BCB" w:rsidP="00640BCB">
      <w:pPr>
        <w:rPr>
          <w:ins w:id="28898" w:author="Rev 7 Allen Wirfs-Brock" w:date="2012-05-02T17:09:00Z"/>
          <w:rFonts w:cs="Arial"/>
        </w:rPr>
      </w:pPr>
      <w:ins w:id="28899" w:author="Rev 7 Allen Wirfs-Brock" w:date="2012-05-02T17:09:00Z">
        <w:r w:rsidRPr="00D16450">
          <w:rPr>
            <w:rFonts w:cs="Arial"/>
          </w:rPr>
          <w:t xml:space="preserve">Given </w:t>
        </w:r>
        <w:r>
          <w:rPr>
            <w:rFonts w:cs="Arial"/>
          </w:rPr>
          <w:t xml:space="preserve">two or three </w:t>
        </w:r>
        <w:r w:rsidRPr="00D16450">
          <w:rPr>
            <w:rFonts w:cs="Arial"/>
          </w:rPr>
          <w:t xml:space="preserve">arguments, hypot returns an implementation-dependent approximation of the square root of the sum of squares of its arguments. </w:t>
        </w:r>
      </w:ins>
    </w:p>
    <w:p w14:paraId="0DB70AF4" w14:textId="77777777" w:rsidR="00640BCB" w:rsidRPr="00D16450" w:rsidRDefault="00640BCB" w:rsidP="00640BCB">
      <w:pPr>
        <w:numPr>
          <w:ilvl w:val="0"/>
          <w:numId w:val="243"/>
        </w:numPr>
        <w:ind w:left="1080"/>
        <w:contextualSpacing/>
        <w:rPr>
          <w:ins w:id="28900" w:author="Rev 7 Allen Wirfs-Brock" w:date="2012-05-02T17:09:00Z"/>
          <w:rFonts w:cs="Arial"/>
        </w:rPr>
      </w:pPr>
      <w:ins w:id="28901" w:author="Rev 7 Allen Wirfs-Brock" w:date="2012-05-02T17:09:00Z">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422BECC9" w14:textId="77777777" w:rsidR="00640BCB" w:rsidRPr="00D16450" w:rsidRDefault="00640BCB" w:rsidP="00640BCB">
      <w:pPr>
        <w:numPr>
          <w:ilvl w:val="0"/>
          <w:numId w:val="243"/>
        </w:numPr>
        <w:ind w:left="1080"/>
        <w:contextualSpacing/>
        <w:rPr>
          <w:ins w:id="28902" w:author="Rev 7 Allen Wirfs-Brock" w:date="2012-05-02T17:09:00Z"/>
          <w:rFonts w:cs="Arial"/>
        </w:rPr>
      </w:pPr>
      <w:ins w:id="28903" w:author="Rev 7 Allen Wirfs-Brock" w:date="2012-05-02T17:09:00Z">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2A27B310" w14:textId="77777777" w:rsidR="00640BCB" w:rsidRPr="00D16450" w:rsidRDefault="00640BCB" w:rsidP="00640BCB">
      <w:pPr>
        <w:numPr>
          <w:ilvl w:val="0"/>
          <w:numId w:val="243"/>
        </w:numPr>
        <w:ind w:left="1080"/>
        <w:contextualSpacing/>
        <w:rPr>
          <w:ins w:id="28904" w:author="Rev 7 Allen Wirfs-Brock" w:date="2012-05-02T17:09:00Z"/>
          <w:rFonts w:cs="Arial"/>
        </w:rPr>
      </w:pPr>
      <w:ins w:id="28905" w:author="Rev 7 Allen Wirfs-Brock" w:date="2012-05-02T17:09:00Z">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ins>
    </w:p>
    <w:p w14:paraId="500D30B2" w14:textId="77777777" w:rsidR="00640BCB" w:rsidRPr="00D16450" w:rsidRDefault="00640BCB" w:rsidP="00640BCB">
      <w:pPr>
        <w:numPr>
          <w:ilvl w:val="0"/>
          <w:numId w:val="243"/>
        </w:numPr>
        <w:ind w:left="1080"/>
        <w:contextualSpacing/>
        <w:rPr>
          <w:ins w:id="28906" w:author="Rev 7 Allen Wirfs-Brock" w:date="2012-05-02T17:09:00Z"/>
          <w:rFonts w:cs="Arial"/>
        </w:rPr>
      </w:pPr>
      <w:ins w:id="28907" w:author="Rev 7 Allen Wirfs-Brock" w:date="2012-05-02T17:09:00Z">
        <w:r w:rsidRPr="00D16450">
          <w:rPr>
            <w:rFonts w:cs="Arial"/>
          </w:rPr>
          <w:t>If all arguments are either +0 or -0, the result is +0.</w:t>
        </w:r>
      </w:ins>
    </w:p>
    <w:p w14:paraId="25120C3C" w14:textId="77777777" w:rsidR="00640BCB" w:rsidRPr="008D3219" w:rsidRDefault="00640BCB" w:rsidP="00640BCB">
      <w:pPr>
        <w:pStyle w:val="40"/>
        <w:numPr>
          <w:ilvl w:val="0"/>
          <w:numId w:val="0"/>
        </w:numPr>
        <w:rPr>
          <w:ins w:id="28908" w:author="Rev 7 Allen Wirfs-Brock" w:date="2012-05-02T17:09:00Z"/>
          <w:rFonts w:cs="Arial"/>
          <w:strike/>
        </w:rPr>
      </w:pPr>
      <w:commentRangeStart w:id="28909"/>
      <w:ins w:id="28910" w:author="Rev 7 Allen Wirfs-Brock" w:date="2012-05-02T17:09:00Z">
        <w:r w:rsidRPr="008D3219">
          <w:rPr>
            <w:rFonts w:cs="Arial"/>
            <w:strike/>
          </w:rPr>
          <w:t>15.8.2.30</w:t>
        </w:r>
        <w:r w:rsidRPr="008D3219">
          <w:rPr>
            <w:rFonts w:cs="Arial"/>
            <w:strike/>
          </w:rPr>
          <w:tab/>
          <w:t>hypot2( value1 , value2 [, value3 ] )</w:t>
        </w:r>
      </w:ins>
      <w:commentRangeEnd w:id="28909"/>
      <w:ins w:id="28911" w:author="Rev 7 Allen Wirfs-Brock" w:date="2012-05-03T08:33:00Z">
        <w:r w:rsidR="008D3219">
          <w:rPr>
            <w:rStyle w:val="af3"/>
            <w:b w:val="0"/>
          </w:rPr>
          <w:commentReference w:id="28909"/>
        </w:r>
      </w:ins>
    </w:p>
    <w:p w14:paraId="406C1F08" w14:textId="77777777" w:rsidR="00640BCB" w:rsidRPr="008D3219" w:rsidRDefault="00640BCB" w:rsidP="00640BCB">
      <w:pPr>
        <w:rPr>
          <w:ins w:id="28912" w:author="Rev 7 Allen Wirfs-Brock" w:date="2012-05-02T17:09:00Z"/>
          <w:rFonts w:cs="Arial"/>
          <w:strike/>
        </w:rPr>
      </w:pPr>
      <w:ins w:id="28913" w:author="Rev 7 Allen Wirfs-Brock" w:date="2012-05-02T17:09:00Z">
        <w:r w:rsidRPr="008D3219">
          <w:rPr>
            <w:rFonts w:cs="Arial"/>
            <w:strike/>
          </w:rPr>
          <w:t xml:space="preserve">Given two or three arguments, hypot2 returns an implementation-dependent approximation of the sum of squares of its arguments. </w:t>
        </w:r>
      </w:ins>
    </w:p>
    <w:p w14:paraId="0EEF4974" w14:textId="77777777" w:rsidR="00640BCB" w:rsidRPr="008D3219" w:rsidRDefault="00640BCB" w:rsidP="00640BCB">
      <w:pPr>
        <w:numPr>
          <w:ilvl w:val="0"/>
          <w:numId w:val="243"/>
        </w:numPr>
        <w:ind w:left="1080"/>
        <w:contextualSpacing/>
        <w:rPr>
          <w:ins w:id="28914" w:author="Rev 7 Allen Wirfs-Brock" w:date="2012-05-02T17:09:00Z"/>
          <w:rFonts w:cs="Arial"/>
          <w:strike/>
        </w:rPr>
      </w:pPr>
      <w:ins w:id="28915" w:author="Rev 7 Allen Wirfs-Brock" w:date="2012-05-02T17:09:00Z">
        <w:r w:rsidRPr="008D3219">
          <w:rPr>
            <w:rFonts w:cs="Arial"/>
            <w:strike/>
          </w:rPr>
          <w:t>If no arguments are given, the result is +0.</w:t>
        </w:r>
      </w:ins>
    </w:p>
    <w:p w14:paraId="0CE1AEED" w14:textId="77777777" w:rsidR="00640BCB" w:rsidRPr="008D3219" w:rsidRDefault="00640BCB" w:rsidP="00640BCB">
      <w:pPr>
        <w:numPr>
          <w:ilvl w:val="0"/>
          <w:numId w:val="243"/>
        </w:numPr>
        <w:ind w:left="1080"/>
        <w:contextualSpacing/>
        <w:rPr>
          <w:ins w:id="28916" w:author="Rev 7 Allen Wirfs-Brock" w:date="2012-05-02T17:09:00Z"/>
          <w:rFonts w:cs="Arial"/>
          <w:strike/>
        </w:rPr>
      </w:pPr>
      <w:ins w:id="28917" w:author="Rev 7 Allen Wirfs-Brock" w:date="2012-05-02T17:09:00Z">
        <w:r w:rsidRPr="008D3219">
          <w:rPr>
            <w:rFonts w:cs="Arial"/>
            <w:strike/>
          </w:rPr>
          <w:t>If any argument is +</w:t>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14:paraId="49006E06" w14:textId="77777777" w:rsidR="00640BCB" w:rsidRPr="008D3219" w:rsidRDefault="00640BCB" w:rsidP="00640BCB">
      <w:pPr>
        <w:numPr>
          <w:ilvl w:val="0"/>
          <w:numId w:val="243"/>
        </w:numPr>
        <w:ind w:left="1080"/>
        <w:contextualSpacing/>
        <w:rPr>
          <w:ins w:id="28918" w:author="Rev 7 Allen Wirfs-Brock" w:date="2012-05-02T17:09:00Z"/>
          <w:rFonts w:cs="Arial"/>
          <w:strike/>
        </w:rPr>
      </w:pPr>
      <w:ins w:id="28919" w:author="Rev 7 Allen Wirfs-Brock" w:date="2012-05-02T17:09:00Z">
        <w:r w:rsidRPr="008D3219">
          <w:rPr>
            <w:rFonts w:cs="Arial"/>
            <w:strike/>
          </w:rPr>
          <w:t xml:space="preserve">If any argument is </w:t>
        </w:r>
        <w:r w:rsidRPr="008D3219">
          <w:rPr>
            <w:rFonts w:cs="Arial"/>
            <w:strike/>
          </w:rPr>
          <w:sym w:font="Symbol" w:char="F02D"/>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14:paraId="3089B14D" w14:textId="77777777" w:rsidR="00640BCB" w:rsidRPr="008D3219" w:rsidRDefault="00640BCB" w:rsidP="00640BCB">
      <w:pPr>
        <w:numPr>
          <w:ilvl w:val="0"/>
          <w:numId w:val="243"/>
        </w:numPr>
        <w:ind w:left="1080"/>
        <w:contextualSpacing/>
        <w:rPr>
          <w:ins w:id="28920" w:author="Rev 7 Allen Wirfs-Brock" w:date="2012-05-02T17:09:00Z"/>
          <w:rFonts w:cs="Arial"/>
          <w:strike/>
        </w:rPr>
      </w:pPr>
      <w:ins w:id="28921" w:author="Rev 7 Allen Wirfs-Brock" w:date="2012-05-02T17:09:00Z">
        <w:r w:rsidRPr="008D3219">
          <w:rPr>
            <w:rFonts w:cs="Arial"/>
            <w:strike/>
          </w:rPr>
          <w:t>If no argument is +</w:t>
        </w:r>
        <w:r w:rsidRPr="008D3219">
          <w:rPr>
            <w:rFonts w:cs="Arial"/>
            <w:strike/>
          </w:rPr>
          <w:sym w:font="Symbol" w:char="F0A5"/>
        </w:r>
        <w:r w:rsidRPr="008D3219">
          <w:rPr>
            <w:rFonts w:cs="Arial"/>
            <w:strike/>
          </w:rPr>
          <w:t xml:space="preserve"> or </w:t>
        </w:r>
        <w:r w:rsidRPr="008D3219">
          <w:rPr>
            <w:rFonts w:cs="Arial"/>
            <w:strike/>
          </w:rPr>
          <w:sym w:font="Symbol" w:char="F02D"/>
        </w:r>
        <w:r w:rsidRPr="008D3219">
          <w:rPr>
            <w:rFonts w:cs="Arial"/>
            <w:strike/>
          </w:rPr>
          <w:sym w:font="Symbol" w:char="F0A5"/>
        </w:r>
        <w:r w:rsidRPr="008D3219">
          <w:rPr>
            <w:rFonts w:cs="Arial"/>
            <w:strike/>
          </w:rPr>
          <w:t>, and any argument is NaN, the result is NaN.</w:t>
        </w:r>
      </w:ins>
    </w:p>
    <w:p w14:paraId="2D6397A3" w14:textId="77777777" w:rsidR="00640BCB" w:rsidRPr="008D3219" w:rsidRDefault="00640BCB" w:rsidP="00640BCB">
      <w:pPr>
        <w:numPr>
          <w:ilvl w:val="0"/>
          <w:numId w:val="243"/>
        </w:numPr>
        <w:ind w:left="1080"/>
        <w:contextualSpacing/>
        <w:rPr>
          <w:ins w:id="28922" w:author="Rev 7 Allen Wirfs-Brock" w:date="2012-05-02T17:09:00Z"/>
          <w:rFonts w:cs="Arial"/>
          <w:strike/>
        </w:rPr>
      </w:pPr>
      <w:ins w:id="28923" w:author="Rev 7 Allen Wirfs-Brock" w:date="2012-05-02T17:09:00Z">
        <w:r w:rsidRPr="008D3219">
          <w:rPr>
            <w:rFonts w:cs="Arial"/>
            <w:strike/>
          </w:rPr>
          <w:t>If all arguments are either +0 or -0, the result is +0.</w:t>
        </w:r>
      </w:ins>
    </w:p>
    <w:p w14:paraId="60BD18B0" w14:textId="77777777" w:rsidR="00640BCB" w:rsidRPr="00D16450" w:rsidRDefault="00640BCB" w:rsidP="00640BCB">
      <w:pPr>
        <w:pStyle w:val="40"/>
        <w:numPr>
          <w:ilvl w:val="0"/>
          <w:numId w:val="0"/>
        </w:numPr>
        <w:rPr>
          <w:ins w:id="28924" w:author="Rev 7 Allen Wirfs-Brock" w:date="2012-05-02T17:09:00Z"/>
          <w:rFonts w:cs="Arial"/>
        </w:rPr>
      </w:pPr>
      <w:ins w:id="28925" w:author="Rev 7 Allen Wirfs-Brock" w:date="2012-05-02T17:09:00Z">
        <w:r w:rsidRPr="00D16450">
          <w:rPr>
            <w:rFonts w:cs="Arial"/>
          </w:rPr>
          <w:t>15.8.2.3</w:t>
        </w:r>
      </w:ins>
      <w:ins w:id="28926" w:author="Rev 7 Allen Wirfs-Brock" w:date="2012-05-04T15:09:00Z">
        <w:r w:rsidR="00CA68E0">
          <w:rPr>
            <w:rFonts w:cs="Arial"/>
          </w:rPr>
          <w:t>0</w:t>
        </w:r>
      </w:ins>
      <w:ins w:id="28927" w:author="Rev 7 Allen Wirfs-Brock" w:date="2012-05-02T17:09:00Z">
        <w:r w:rsidRPr="00D16450">
          <w:rPr>
            <w:rFonts w:cs="Arial"/>
          </w:rPr>
          <w:tab/>
          <w:t>trunc(x)</w:t>
        </w:r>
      </w:ins>
    </w:p>
    <w:p w14:paraId="5168F4EC" w14:textId="77777777" w:rsidR="00640BCB" w:rsidRPr="00D16450" w:rsidRDefault="00640BCB" w:rsidP="00640BCB">
      <w:pPr>
        <w:rPr>
          <w:ins w:id="28928" w:author="Rev 7 Allen Wirfs-Brock" w:date="2012-05-02T17:09:00Z"/>
          <w:rFonts w:cs="Arial"/>
        </w:rPr>
      </w:pPr>
      <w:ins w:id="28929" w:author="Rev 7 Allen Wirfs-Brock" w:date="2012-05-02T17:09:00Z">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ins>
    </w:p>
    <w:p w14:paraId="4288EB89" w14:textId="77777777" w:rsidR="00640BCB" w:rsidRPr="00D16450" w:rsidRDefault="00640BCB" w:rsidP="00640BCB">
      <w:pPr>
        <w:numPr>
          <w:ilvl w:val="0"/>
          <w:numId w:val="243"/>
        </w:numPr>
        <w:ind w:left="1080"/>
        <w:contextualSpacing/>
        <w:rPr>
          <w:ins w:id="28930" w:author="Rev 7 Allen Wirfs-Brock" w:date="2012-05-02T17:09:00Z"/>
          <w:rFonts w:cs="Arial"/>
        </w:rPr>
      </w:pPr>
      <w:ins w:id="28931"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19C0AC88" w14:textId="77777777" w:rsidR="00640BCB" w:rsidRPr="00D16450" w:rsidRDefault="00640BCB" w:rsidP="00640BCB">
      <w:pPr>
        <w:numPr>
          <w:ilvl w:val="0"/>
          <w:numId w:val="243"/>
        </w:numPr>
        <w:ind w:left="1080"/>
        <w:contextualSpacing/>
        <w:rPr>
          <w:ins w:id="28932" w:author="Rev 7 Allen Wirfs-Brock" w:date="2012-05-02T17:09:00Z"/>
          <w:rFonts w:cs="Arial"/>
        </w:rPr>
      </w:pPr>
      <w:ins w:id="2893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0FA79502" w14:textId="77777777" w:rsidR="00640BCB" w:rsidRPr="00D16450" w:rsidRDefault="00640BCB" w:rsidP="00640BCB">
      <w:pPr>
        <w:numPr>
          <w:ilvl w:val="0"/>
          <w:numId w:val="243"/>
        </w:numPr>
        <w:ind w:left="1080"/>
        <w:contextualSpacing/>
        <w:rPr>
          <w:ins w:id="28934" w:author="Rev 7 Allen Wirfs-Brock" w:date="2012-05-02T17:09:00Z"/>
          <w:rFonts w:cs="Arial"/>
        </w:rPr>
      </w:pPr>
      <w:ins w:id="28935"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2B0C18A9" w14:textId="77777777" w:rsidR="00640BCB" w:rsidRPr="00D16450" w:rsidRDefault="00640BCB" w:rsidP="00640BCB">
      <w:pPr>
        <w:numPr>
          <w:ilvl w:val="0"/>
          <w:numId w:val="243"/>
        </w:numPr>
        <w:ind w:left="1080"/>
        <w:contextualSpacing/>
        <w:rPr>
          <w:ins w:id="28936" w:author="Rev 7 Allen Wirfs-Brock" w:date="2012-05-02T17:09:00Z"/>
          <w:rFonts w:cs="Arial"/>
        </w:rPr>
      </w:pPr>
      <w:ins w:id="2893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0A1AE84F" w14:textId="77777777" w:rsidR="00640BCB" w:rsidRPr="00D16450" w:rsidRDefault="00640BCB" w:rsidP="00640BCB">
      <w:pPr>
        <w:numPr>
          <w:ilvl w:val="0"/>
          <w:numId w:val="243"/>
        </w:numPr>
        <w:ind w:left="1080"/>
        <w:contextualSpacing/>
        <w:rPr>
          <w:ins w:id="28938" w:author="Rev 7 Allen Wirfs-Brock" w:date="2012-05-02T17:09:00Z"/>
          <w:rFonts w:cs="Arial"/>
        </w:rPr>
      </w:pPr>
      <w:ins w:id="28939"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454EDB2B" w14:textId="77777777" w:rsidR="00640BCB" w:rsidRPr="00D16450" w:rsidRDefault="00640BCB" w:rsidP="00640BCB">
      <w:pPr>
        <w:pStyle w:val="40"/>
        <w:numPr>
          <w:ilvl w:val="0"/>
          <w:numId w:val="0"/>
        </w:numPr>
        <w:rPr>
          <w:ins w:id="28940" w:author="Rev 7 Allen Wirfs-Brock" w:date="2012-05-02T17:09:00Z"/>
          <w:rFonts w:cs="Arial"/>
        </w:rPr>
      </w:pPr>
      <w:ins w:id="28941" w:author="Rev 7 Allen Wirfs-Brock" w:date="2012-05-02T17:09:00Z">
        <w:r w:rsidRPr="00D16450">
          <w:rPr>
            <w:rFonts w:cs="Arial"/>
          </w:rPr>
          <w:t>15.8.2.3</w:t>
        </w:r>
      </w:ins>
      <w:ins w:id="28942" w:author="Rev 7 Allen Wirfs-Brock" w:date="2012-05-04T15:09:00Z">
        <w:r w:rsidR="00CA68E0">
          <w:rPr>
            <w:rFonts w:cs="Arial"/>
          </w:rPr>
          <w:t>1</w:t>
        </w:r>
      </w:ins>
      <w:ins w:id="28943" w:author="Rev 7 Allen Wirfs-Brock" w:date="2012-05-02T17:09:00Z">
        <w:r w:rsidRPr="00D16450">
          <w:rPr>
            <w:rFonts w:cs="Arial"/>
          </w:rPr>
          <w:tab/>
          <w:t>sign(x)</w:t>
        </w:r>
      </w:ins>
    </w:p>
    <w:p w14:paraId="7D3ACA7F" w14:textId="77777777" w:rsidR="00640BCB" w:rsidRPr="00D16450" w:rsidRDefault="00640BCB" w:rsidP="00640BCB">
      <w:pPr>
        <w:rPr>
          <w:ins w:id="28944" w:author="Rev 7 Allen Wirfs-Brock" w:date="2012-05-02T17:09:00Z"/>
          <w:rFonts w:cs="Arial"/>
        </w:rPr>
      </w:pPr>
      <w:ins w:id="28945" w:author="Rev 7 Allen Wirfs-Brock" w:date="2012-05-02T17:09:00Z">
        <w:r w:rsidRPr="00D16450">
          <w:rPr>
            <w:rFonts w:cs="Arial"/>
          </w:rPr>
          <w:t>Returns the sign of the x, indicating whether x is positive, negative or zero.</w:t>
        </w:r>
      </w:ins>
    </w:p>
    <w:p w14:paraId="53776E16" w14:textId="77777777" w:rsidR="00640BCB" w:rsidRPr="00D16450" w:rsidRDefault="00640BCB" w:rsidP="00640BCB">
      <w:pPr>
        <w:numPr>
          <w:ilvl w:val="0"/>
          <w:numId w:val="243"/>
        </w:numPr>
        <w:ind w:left="1080"/>
        <w:contextualSpacing/>
        <w:rPr>
          <w:ins w:id="28946" w:author="Rev 7 Allen Wirfs-Brock" w:date="2012-05-02T17:09:00Z"/>
          <w:rFonts w:cs="Arial"/>
        </w:rPr>
      </w:pPr>
      <w:ins w:id="28947"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7C716E3" w14:textId="77777777" w:rsidR="00640BCB" w:rsidRPr="00D16450" w:rsidRDefault="00640BCB" w:rsidP="00640BCB">
      <w:pPr>
        <w:numPr>
          <w:ilvl w:val="0"/>
          <w:numId w:val="243"/>
        </w:numPr>
        <w:ind w:left="1080"/>
        <w:contextualSpacing/>
        <w:rPr>
          <w:ins w:id="28948" w:author="Rev 7 Allen Wirfs-Brock" w:date="2012-05-02T17:09:00Z"/>
          <w:rFonts w:cs="Arial"/>
        </w:rPr>
      </w:pPr>
      <w:ins w:id="2894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1BC5D497" w14:textId="77777777" w:rsidR="00640BCB" w:rsidRPr="00D16450" w:rsidRDefault="00640BCB" w:rsidP="00640BCB">
      <w:pPr>
        <w:numPr>
          <w:ilvl w:val="0"/>
          <w:numId w:val="243"/>
        </w:numPr>
        <w:ind w:left="1080"/>
        <w:contextualSpacing/>
        <w:rPr>
          <w:ins w:id="28950" w:author="Rev 7 Allen Wirfs-Brock" w:date="2012-05-02T17:09:00Z"/>
          <w:rFonts w:cs="Arial"/>
        </w:rPr>
      </w:pPr>
      <w:ins w:id="28951"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0F795B55" w14:textId="77777777" w:rsidR="00640BCB" w:rsidRPr="00D16450" w:rsidRDefault="00640BCB" w:rsidP="00640BCB">
      <w:pPr>
        <w:numPr>
          <w:ilvl w:val="0"/>
          <w:numId w:val="243"/>
        </w:numPr>
        <w:ind w:left="1080"/>
        <w:contextualSpacing/>
        <w:rPr>
          <w:ins w:id="28952" w:author="Rev 7 Allen Wirfs-Brock" w:date="2012-05-02T17:09:00Z"/>
          <w:rFonts w:cs="Arial"/>
        </w:rPr>
      </w:pPr>
      <w:ins w:id="28953" w:author="Rev 7 Allen Wirfs-Brock" w:date="2012-05-02T17:09:00Z">
        <w:r w:rsidRPr="00D16450">
          <w:rPr>
            <w:rFonts w:cs="Arial"/>
          </w:rPr>
          <w:t xml:space="preserve">If </w:t>
        </w:r>
        <w:r w:rsidRPr="00D16450">
          <w:rPr>
            <w:rFonts w:cs="Arial"/>
            <w:i/>
          </w:rPr>
          <w:t>x</w:t>
        </w:r>
        <w:r w:rsidRPr="00D16450">
          <w:rPr>
            <w:rFonts w:cs="Arial"/>
          </w:rPr>
          <w:t xml:space="preserve"> is negative</w:t>
        </w:r>
      </w:ins>
      <w:ins w:id="28954" w:author="Rev 8 Allen Wirfs-Brock" w:date="2012-06-11T08:08:00Z">
        <w:r w:rsidR="005312AF">
          <w:rPr>
            <w:rFonts w:cs="Arial"/>
          </w:rPr>
          <w:t xml:space="preserve"> and not </w:t>
        </w:r>
        <w:r w:rsidR="005312AF" w:rsidRPr="00D16450">
          <w:rPr>
            <w:rFonts w:cs="Arial"/>
          </w:rPr>
          <w:sym w:font="Symbol" w:char="F02D"/>
        </w:r>
        <w:r w:rsidR="005312AF" w:rsidRPr="00D16450">
          <w:rPr>
            <w:rFonts w:cs="Arial"/>
          </w:rPr>
          <w:t>0</w:t>
        </w:r>
      </w:ins>
      <w:ins w:id="28955" w:author="Rev 7 Allen Wirfs-Brock" w:date="2012-05-02T17:09:00Z">
        <w:r w:rsidRPr="00D16450">
          <w:rPr>
            <w:rFonts w:cs="Arial"/>
          </w:rPr>
          <w:t xml:space="preserve">, the result is </w:t>
        </w:r>
        <w:r w:rsidRPr="00D16450">
          <w:rPr>
            <w:rFonts w:cs="Arial"/>
          </w:rPr>
          <w:sym w:font="Symbol" w:char="F02D"/>
        </w:r>
        <w:r w:rsidRPr="00D16450">
          <w:rPr>
            <w:rFonts w:cs="Arial"/>
          </w:rPr>
          <w:t>1.</w:t>
        </w:r>
      </w:ins>
    </w:p>
    <w:p w14:paraId="3DB18161" w14:textId="77777777" w:rsidR="00640BCB" w:rsidRPr="00D16450" w:rsidRDefault="00640BCB" w:rsidP="00640BCB">
      <w:pPr>
        <w:numPr>
          <w:ilvl w:val="0"/>
          <w:numId w:val="243"/>
        </w:numPr>
        <w:ind w:left="1080"/>
        <w:contextualSpacing/>
        <w:rPr>
          <w:ins w:id="28956" w:author="Rev 7 Allen Wirfs-Brock" w:date="2012-05-02T17:09:00Z"/>
          <w:rFonts w:cs="Arial"/>
        </w:rPr>
      </w:pPr>
      <w:ins w:id="28957" w:author="Rev 7 Allen Wirfs-Brock" w:date="2012-05-02T17:09:00Z">
        <w:r w:rsidRPr="00D16450">
          <w:rPr>
            <w:rFonts w:cs="Arial"/>
          </w:rPr>
          <w:t xml:space="preserve">If </w:t>
        </w:r>
        <w:r w:rsidRPr="00D16450">
          <w:rPr>
            <w:rFonts w:cs="Arial"/>
            <w:i/>
          </w:rPr>
          <w:t>x</w:t>
        </w:r>
        <w:r w:rsidRPr="00D16450">
          <w:rPr>
            <w:rFonts w:cs="Arial"/>
          </w:rPr>
          <w:t xml:space="preserve"> is positive</w:t>
        </w:r>
      </w:ins>
      <w:ins w:id="28958" w:author="Rev 8 Allen Wirfs-Brock" w:date="2012-06-11T08:09:00Z">
        <w:r w:rsidR="005312AF">
          <w:rPr>
            <w:rFonts w:cs="Arial"/>
          </w:rPr>
          <w:t xml:space="preserve"> and not </w:t>
        </w:r>
        <w:r w:rsidR="005312AF" w:rsidRPr="00D16450">
          <w:rPr>
            <w:rFonts w:cs="Arial"/>
          </w:rPr>
          <w:t>+0</w:t>
        </w:r>
      </w:ins>
      <w:ins w:id="28959" w:author="Rev 7 Allen Wirfs-Brock" w:date="2012-05-02T17:09:00Z">
        <w:r w:rsidRPr="00D16450">
          <w:rPr>
            <w:rFonts w:cs="Arial"/>
          </w:rPr>
          <w:t>, the result is +1.</w:t>
        </w:r>
      </w:ins>
    </w:p>
    <w:p w14:paraId="5DBD343D" w14:textId="77777777" w:rsidR="00640BCB" w:rsidRPr="00D16450" w:rsidRDefault="00640BCB" w:rsidP="00640BCB">
      <w:pPr>
        <w:pStyle w:val="40"/>
        <w:numPr>
          <w:ilvl w:val="0"/>
          <w:numId w:val="0"/>
        </w:numPr>
        <w:rPr>
          <w:ins w:id="28960" w:author="Rev 7 Allen Wirfs-Brock" w:date="2012-05-02T17:09:00Z"/>
          <w:rFonts w:cs="Arial"/>
        </w:rPr>
      </w:pPr>
      <w:ins w:id="28961" w:author="Rev 7 Allen Wirfs-Brock" w:date="2012-05-02T17:09:00Z">
        <w:r w:rsidRPr="00D16450">
          <w:rPr>
            <w:rFonts w:cs="Arial"/>
          </w:rPr>
          <w:t>15.8.2.32</w:t>
        </w:r>
        <w:r w:rsidRPr="00D16450">
          <w:rPr>
            <w:rFonts w:cs="Arial"/>
          </w:rPr>
          <w:tab/>
          <w:t>cbrt(x)</w:t>
        </w:r>
      </w:ins>
    </w:p>
    <w:p w14:paraId="3E89E55F" w14:textId="77777777" w:rsidR="00640BCB" w:rsidRPr="00D16450" w:rsidRDefault="00640BCB" w:rsidP="00640BCB">
      <w:pPr>
        <w:rPr>
          <w:ins w:id="28962" w:author="Rev 7 Allen Wirfs-Brock" w:date="2012-05-02T17:09:00Z"/>
          <w:rFonts w:cs="Arial"/>
        </w:rPr>
      </w:pPr>
      <w:ins w:id="28963" w:author="Rev 7 Allen Wirfs-Brock" w:date="2012-05-02T17:09:00Z">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ins>
    </w:p>
    <w:p w14:paraId="4B3145DA" w14:textId="77777777" w:rsidR="00640BCB" w:rsidRPr="00D16450" w:rsidRDefault="00640BCB" w:rsidP="00640BCB">
      <w:pPr>
        <w:numPr>
          <w:ilvl w:val="0"/>
          <w:numId w:val="243"/>
        </w:numPr>
        <w:ind w:left="1080"/>
        <w:contextualSpacing/>
        <w:rPr>
          <w:ins w:id="28964" w:author="Rev 7 Allen Wirfs-Brock" w:date="2012-05-02T17:09:00Z"/>
          <w:rFonts w:cs="Arial"/>
        </w:rPr>
      </w:pPr>
      <w:ins w:id="28965"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3C519BF4" w14:textId="77777777" w:rsidR="00640BCB" w:rsidRPr="00D16450" w:rsidRDefault="00640BCB" w:rsidP="00640BCB">
      <w:pPr>
        <w:numPr>
          <w:ilvl w:val="0"/>
          <w:numId w:val="243"/>
        </w:numPr>
        <w:ind w:left="1080"/>
        <w:contextualSpacing/>
        <w:rPr>
          <w:ins w:id="28966" w:author="Rev 7 Allen Wirfs-Brock" w:date="2012-05-02T17:09:00Z"/>
          <w:rFonts w:cs="Arial"/>
        </w:rPr>
      </w:pPr>
      <w:ins w:id="28967"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21D8BEBA" w14:textId="77777777" w:rsidR="00640BCB" w:rsidRDefault="00640BCB" w:rsidP="00640BCB">
      <w:pPr>
        <w:numPr>
          <w:ilvl w:val="0"/>
          <w:numId w:val="243"/>
        </w:numPr>
        <w:ind w:left="1080"/>
        <w:contextualSpacing/>
        <w:rPr>
          <w:ins w:id="28968" w:author="Rev 7 Allen Wirfs-Brock" w:date="2012-05-02T17:09:00Z"/>
          <w:rFonts w:cs="Arial"/>
        </w:rPr>
      </w:pPr>
      <w:ins w:id="2896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1319AC4E" w14:textId="77777777" w:rsidR="00640BCB" w:rsidRPr="00D16450" w:rsidRDefault="00640BCB" w:rsidP="00640BCB">
      <w:pPr>
        <w:numPr>
          <w:ilvl w:val="0"/>
          <w:numId w:val="243"/>
        </w:numPr>
        <w:ind w:left="1080"/>
        <w:contextualSpacing/>
        <w:rPr>
          <w:ins w:id="28970" w:author="Rev 7 Allen Wirfs-Brock" w:date="2012-05-02T17:09:00Z"/>
          <w:rFonts w:cs="Arial"/>
        </w:rPr>
      </w:pPr>
      <w:ins w:id="2897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AF3F1CB" w14:textId="77777777" w:rsidR="00640BCB" w:rsidRPr="00D16450" w:rsidRDefault="00640BCB" w:rsidP="00640BCB">
      <w:pPr>
        <w:numPr>
          <w:ilvl w:val="0"/>
          <w:numId w:val="243"/>
        </w:numPr>
        <w:ind w:left="1080"/>
        <w:contextualSpacing/>
        <w:rPr>
          <w:ins w:id="28972" w:author="Rev 7 Allen Wirfs-Brock" w:date="2012-05-02T17:09:00Z"/>
          <w:rFonts w:cs="Arial"/>
        </w:rPr>
      </w:pPr>
      <w:ins w:id="2897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5B8FE132" w14:textId="77777777" w:rsidR="004C02EF" w:rsidRPr="004D1BD1" w:rsidRDefault="004C02EF" w:rsidP="00B43482">
      <w:pPr>
        <w:pStyle w:val="20"/>
        <w:numPr>
          <w:ilvl w:val="0"/>
          <w:numId w:val="0"/>
        </w:numPr>
      </w:pPr>
      <w:bookmarkStart w:id="28974" w:name="_Toc329528883"/>
      <w:r w:rsidRPr="004D1BD1">
        <w:t>15.9</w:t>
      </w:r>
      <w:r w:rsidRPr="004D1BD1">
        <w:tab/>
        <w:t>Date Object</w:t>
      </w:r>
      <w:bookmarkEnd w:id="28727"/>
      <w:bookmarkEnd w:id="28728"/>
      <w:bookmarkEnd w:id="28729"/>
      <w:r w:rsidRPr="004D1BD1">
        <w:t>s</w:t>
      </w:r>
      <w:bookmarkStart w:id="28975" w:name="_Toc385672390"/>
      <w:bookmarkStart w:id="28976" w:name="_Toc393690506"/>
      <w:bookmarkEnd w:id="28731"/>
      <w:bookmarkEnd w:id="28732"/>
      <w:bookmarkEnd w:id="28733"/>
      <w:bookmarkEnd w:id="28734"/>
      <w:bookmarkEnd w:id="28735"/>
      <w:bookmarkEnd w:id="28736"/>
      <w:bookmarkEnd w:id="28974"/>
    </w:p>
    <w:p w14:paraId="39BF1CF2" w14:textId="77777777" w:rsidR="004C02EF" w:rsidRPr="008B7F6F" w:rsidRDefault="004C02EF" w:rsidP="00B43482">
      <w:pPr>
        <w:pStyle w:val="30"/>
        <w:numPr>
          <w:ilvl w:val="0"/>
          <w:numId w:val="0"/>
        </w:numPr>
      </w:pPr>
      <w:bookmarkStart w:id="28977" w:name="_Toc472818948"/>
      <w:bookmarkStart w:id="28978" w:name="_Toc235503526"/>
      <w:bookmarkStart w:id="28979" w:name="_Toc241509301"/>
      <w:bookmarkStart w:id="28980" w:name="_Toc244416788"/>
      <w:bookmarkStart w:id="28981" w:name="_Toc276631152"/>
      <w:bookmarkStart w:id="28982" w:name="_Toc329528884"/>
      <w:r w:rsidRPr="008B7F6F">
        <w:t>15.9.1</w:t>
      </w:r>
      <w:r w:rsidRPr="008B7F6F">
        <w:tab/>
        <w:t>Overview of Date Object</w:t>
      </w:r>
      <w:bookmarkEnd w:id="28975"/>
      <w:r w:rsidRPr="008B7F6F">
        <w:t>s and Definitions of Abstract Operator</w:t>
      </w:r>
      <w:bookmarkEnd w:id="28976"/>
      <w:r w:rsidRPr="008B7F6F">
        <w:t>s</w:t>
      </w:r>
      <w:bookmarkEnd w:id="28977"/>
      <w:bookmarkEnd w:id="28978"/>
      <w:bookmarkEnd w:id="28979"/>
      <w:bookmarkEnd w:id="28980"/>
      <w:bookmarkEnd w:id="28981"/>
      <w:bookmarkEnd w:id="28982"/>
    </w:p>
    <w:p w14:paraId="73C64B53" w14:textId="77777777" w:rsidR="004C02EF" w:rsidRPr="00A67AF2" w:rsidRDefault="004C02EF" w:rsidP="004C02EF">
      <w:r w:rsidRPr="006B6D0A">
        <w:t xml:space="preserve">The following functions are abstract operations that operate on time values (defined in 15.9.1.1). Note that, in every case, if any argument to one of these functions is </w:t>
      </w:r>
      <w:r w:rsidRPr="006B6D0A">
        <w:rPr>
          <w:b/>
        </w:rPr>
        <w:t>NaN</w:t>
      </w:r>
      <w:r w:rsidRPr="00E65A34">
        <w:t xml:space="preserve">, the result will be </w:t>
      </w:r>
      <w:r w:rsidRPr="00546435">
        <w:rPr>
          <w:b/>
        </w:rPr>
        <w:t>NaN</w:t>
      </w:r>
      <w:r w:rsidRPr="00A67AF2">
        <w:t>.</w:t>
      </w:r>
      <w:bookmarkStart w:id="28983" w:name="_Toc385672391"/>
      <w:bookmarkStart w:id="28984" w:name="_Toc393690507"/>
    </w:p>
    <w:p w14:paraId="1944A012" w14:textId="77777777" w:rsidR="004C02EF" w:rsidRPr="00A67AF2" w:rsidRDefault="004C02EF" w:rsidP="004C02EF">
      <w:pPr>
        <w:pStyle w:val="40"/>
        <w:numPr>
          <w:ilvl w:val="0"/>
          <w:numId w:val="0"/>
        </w:numPr>
      </w:pPr>
      <w:r w:rsidRPr="00A67AF2">
        <w:t>15.9.1.1</w:t>
      </w:r>
      <w:r w:rsidRPr="00A67AF2">
        <w:tab/>
        <w:t>Time Values and Time Rang</w:t>
      </w:r>
      <w:bookmarkEnd w:id="28983"/>
      <w:bookmarkEnd w:id="28984"/>
      <w:r w:rsidRPr="00A67AF2">
        <w:t>e</w:t>
      </w:r>
    </w:p>
    <w:p w14:paraId="78BDA22F" w14:textId="77777777" w:rsidR="004C02EF" w:rsidRPr="00E77497" w:rsidRDefault="004C02EF" w:rsidP="004C02E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1E03E880" w14:textId="77777777" w:rsidR="004C02EF" w:rsidRPr="00E77497" w:rsidRDefault="004C02EF" w:rsidP="004C02E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28985" w:name="_Toc385672392"/>
    </w:p>
    <w:p w14:paraId="16FB410E" w14:textId="77777777" w:rsidR="004C02EF" w:rsidRPr="00E77497" w:rsidRDefault="004C02EF" w:rsidP="004C02E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3FFB85A9" w14:textId="77777777" w:rsidR="004C02EF" w:rsidRPr="00E77497" w:rsidRDefault="004C02EF" w:rsidP="004C02EF">
      <w:r w:rsidRPr="00E77497">
        <w:t xml:space="preserve">The exact moment of midnight at the beginning of 01 January, 1970 UTC is represented by the value </w:t>
      </w:r>
      <w:r w:rsidRPr="00E77497">
        <w:rPr>
          <w:b/>
        </w:rPr>
        <w:t>+0</w:t>
      </w:r>
      <w:r w:rsidRPr="00E77497">
        <w:t>.</w:t>
      </w:r>
      <w:bookmarkStart w:id="28986" w:name="_Toc393690508"/>
    </w:p>
    <w:p w14:paraId="2F437A7D" w14:textId="77777777" w:rsidR="004C02EF" w:rsidRPr="00E77497" w:rsidRDefault="004C02EF" w:rsidP="004C02EF">
      <w:pPr>
        <w:pStyle w:val="40"/>
        <w:numPr>
          <w:ilvl w:val="0"/>
          <w:numId w:val="0"/>
        </w:numPr>
      </w:pPr>
      <w:r w:rsidRPr="00E77497">
        <w:t>15.9.1.2</w:t>
      </w:r>
      <w:r w:rsidRPr="00E77497">
        <w:tab/>
        <w:t>Day Number and Time within Da</w:t>
      </w:r>
      <w:bookmarkEnd w:id="28985"/>
      <w:bookmarkEnd w:id="28986"/>
      <w:r w:rsidRPr="00E77497">
        <w:t>y</w:t>
      </w:r>
    </w:p>
    <w:p w14:paraId="4ABEDBEF" w14:textId="77777777" w:rsidR="004C02EF" w:rsidRPr="00E77497" w:rsidRDefault="004C02EF" w:rsidP="004C02EF">
      <w:pPr>
        <w:spacing w:after="120"/>
      </w:pPr>
      <w:r w:rsidRPr="00E77497">
        <w:t xml:space="preserve">A given time value </w:t>
      </w:r>
      <w:r w:rsidRPr="00E77497">
        <w:rPr>
          <w:i/>
        </w:rPr>
        <w:t>t</w:t>
      </w:r>
      <w:r w:rsidRPr="00E77497">
        <w:t xml:space="preserve"> belongs to day number</w:t>
      </w:r>
    </w:p>
    <w:p w14:paraId="17084774"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14:paraId="33A9E8A3" w14:textId="77777777" w:rsidR="004C02EF" w:rsidRPr="00E77497" w:rsidRDefault="004C02EF" w:rsidP="004C02EF">
      <w:pPr>
        <w:spacing w:after="120"/>
      </w:pPr>
      <w:r w:rsidRPr="00E77497">
        <w:t>where the number of milliseconds per day is</w:t>
      </w:r>
    </w:p>
    <w:p w14:paraId="184E713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msPerDay = 86400000</w:t>
      </w:r>
    </w:p>
    <w:p w14:paraId="145AD13C" w14:textId="77777777" w:rsidR="004C02EF" w:rsidRPr="00E77497" w:rsidRDefault="004C02EF" w:rsidP="004C02EF">
      <w:pPr>
        <w:spacing w:after="120"/>
      </w:pPr>
      <w:r w:rsidRPr="00E77497">
        <w:t>The remainder is called the time within the day:</w:t>
      </w:r>
    </w:p>
    <w:p w14:paraId="7B19946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14:paraId="1F5E462D" w14:textId="77777777" w:rsidR="004C02EF" w:rsidRPr="00E77497" w:rsidRDefault="004C02EF" w:rsidP="004C02EF">
      <w:pPr>
        <w:pStyle w:val="40"/>
        <w:numPr>
          <w:ilvl w:val="0"/>
          <w:numId w:val="0"/>
        </w:numPr>
      </w:pPr>
      <w:bookmarkStart w:id="28987" w:name="_Toc385672393"/>
      <w:bookmarkStart w:id="28988" w:name="_Toc393690509"/>
      <w:r w:rsidRPr="00E77497">
        <w:t>15.9.1.3</w:t>
      </w:r>
      <w:r w:rsidRPr="00E77497">
        <w:tab/>
        <w:t>Year Numbe</w:t>
      </w:r>
      <w:bookmarkEnd w:id="28987"/>
      <w:bookmarkEnd w:id="28988"/>
      <w:r w:rsidRPr="00E77497">
        <w:t>r</w:t>
      </w:r>
    </w:p>
    <w:p w14:paraId="7EB6E66A" w14:textId="77777777" w:rsidR="004C02EF" w:rsidRPr="00E77497" w:rsidRDefault="004C02EF" w:rsidP="004C02E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49B267F1" w14:textId="77777777" w:rsidR="004C02EF" w:rsidRPr="00E77497" w:rsidRDefault="004C02EF" w:rsidP="004C02E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(y modulo 100) </w:t>
      </w:r>
      <w:r w:rsidRPr="00E77497">
        <w:sym w:font="Symbol" w:char="F0B9"/>
      </w:r>
      <w:r w:rsidRPr="00E77497">
        <w:t xml:space="preserve"> 0</w:t>
      </w:r>
      <w:r w:rsidRPr="00E77497">
        <w:br/>
        <w:t>= 365  if (</w:t>
      </w:r>
      <w:r w:rsidRPr="00E77497">
        <w:rPr>
          <w:i/>
        </w:rPr>
        <w:t>y</w:t>
      </w:r>
      <w:r w:rsidRPr="00E77497">
        <w:t xml:space="preserve"> modulo 100) = 0 and (y modulo 400) </w:t>
      </w:r>
      <w:r w:rsidRPr="00E77497">
        <w:sym w:font="Symbol" w:char="F0B9"/>
      </w:r>
      <w:r w:rsidRPr="00E77497">
        <w:t xml:space="preserve"> 0</w:t>
      </w:r>
      <w:r w:rsidRPr="00E77497">
        <w:br/>
        <w:t>= 366  if (</w:t>
      </w:r>
      <w:r w:rsidRPr="00E77497">
        <w:rPr>
          <w:i/>
        </w:rPr>
        <w:t>y</w:t>
      </w:r>
      <w:r w:rsidRPr="00E77497">
        <w:t xml:space="preserve"> modulo 400) = 0</w:t>
      </w:r>
    </w:p>
    <w:p w14:paraId="5C4A7712" w14:textId="77777777" w:rsidR="004C02EF" w:rsidRPr="00E77497" w:rsidRDefault="004C02EF" w:rsidP="004C02E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2FC6C44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7765CB36" w14:textId="77777777" w:rsidR="004C02EF" w:rsidRPr="00E77497" w:rsidRDefault="004C02EF" w:rsidP="004C02EF">
      <w:pPr>
        <w:spacing w:after="120"/>
      </w:pPr>
      <w:r w:rsidRPr="00E77497">
        <w:t>The time value of the start of a year is:</w:t>
      </w:r>
    </w:p>
    <w:p w14:paraId="1731BF85"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14:paraId="6A8D102E" w14:textId="77777777" w:rsidR="004C02EF" w:rsidRPr="00E77497" w:rsidRDefault="004C02EF" w:rsidP="004C02EF">
      <w:pPr>
        <w:spacing w:after="120"/>
      </w:pPr>
      <w:r w:rsidRPr="00E77497">
        <w:t>A time value determines a year by:</w:t>
      </w:r>
    </w:p>
    <w:p w14:paraId="40B29DC3"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1F5B0EA5" w14:textId="77777777" w:rsidR="004C02EF" w:rsidRPr="00E77497" w:rsidRDefault="004C02EF" w:rsidP="004C02EF">
      <w:pPr>
        <w:spacing w:after="120"/>
      </w:pPr>
      <w:r w:rsidRPr="00E77497">
        <w:t>The leap-year function is 1 for a time within a leap year and otherwise is zero:</w:t>
      </w:r>
    </w:p>
    <w:p w14:paraId="034D8A64" w14:textId="77777777" w:rsidR="004C02EF" w:rsidRPr="00E77497" w:rsidRDefault="004C02EF" w:rsidP="004C02E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14:paraId="50C2C584" w14:textId="77777777" w:rsidR="004C02EF" w:rsidRPr="00E77497" w:rsidRDefault="004C02EF" w:rsidP="004C02EF">
      <w:pPr>
        <w:pStyle w:val="40"/>
        <w:numPr>
          <w:ilvl w:val="0"/>
          <w:numId w:val="0"/>
        </w:numPr>
      </w:pPr>
      <w:bookmarkStart w:id="28989" w:name="_Toc385672394"/>
      <w:bookmarkStart w:id="28990" w:name="_Toc393690510"/>
      <w:r w:rsidRPr="00E77497">
        <w:t>15.9.1.4</w:t>
      </w:r>
      <w:r w:rsidRPr="00E77497">
        <w:tab/>
        <w:t>Month Numbe</w:t>
      </w:r>
      <w:bookmarkEnd w:id="28989"/>
      <w:bookmarkEnd w:id="28990"/>
      <w:r w:rsidRPr="00E77497">
        <w:t>r</w:t>
      </w:r>
    </w:p>
    <w:p w14:paraId="5B2032B8" w14:textId="77777777" w:rsidR="004C02EF" w:rsidRPr="00E77497" w:rsidRDefault="004C02EF" w:rsidP="004C02E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7D469E8C" w14:textId="77777777" w:rsidR="004C02EF" w:rsidRPr="00E7749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193D5BAB" w14:textId="77777777" w:rsidR="004C02EF" w:rsidRPr="00E77497" w:rsidRDefault="004C02EF" w:rsidP="004C02EF">
      <w:pPr>
        <w:spacing w:after="60"/>
      </w:pPr>
      <w:r w:rsidRPr="00E77497">
        <w:t>where</w:t>
      </w:r>
    </w:p>
    <w:p w14:paraId="61F27DDE"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2ED3AA2E" w14:textId="77777777" w:rsidR="004C02EF" w:rsidRPr="00E77497" w:rsidRDefault="004C02EF" w:rsidP="004C02EF">
      <w:bookmarkStart w:id="28991" w:name="_Toc385672395"/>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09347C35" w14:textId="77777777" w:rsidR="004C02EF" w:rsidRPr="00E77497" w:rsidRDefault="004C02EF" w:rsidP="004C02EF">
      <w:pPr>
        <w:pStyle w:val="40"/>
        <w:numPr>
          <w:ilvl w:val="0"/>
          <w:numId w:val="0"/>
        </w:numPr>
      </w:pPr>
      <w:bookmarkStart w:id="28992" w:name="_Toc393690511"/>
      <w:r w:rsidRPr="00E77497">
        <w:t>15.9.1.5</w:t>
      </w:r>
      <w:r w:rsidRPr="00E77497">
        <w:tab/>
        <w:t>Date Numbe</w:t>
      </w:r>
      <w:bookmarkEnd w:id="28991"/>
      <w:bookmarkEnd w:id="28992"/>
      <w:r w:rsidRPr="00E77497">
        <w:t>r</w:t>
      </w:r>
    </w:p>
    <w:p w14:paraId="3D8DBA65" w14:textId="77777777" w:rsidR="004C02EF" w:rsidRPr="00E77497" w:rsidRDefault="004C02EF" w:rsidP="004C02E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013496ED" w14:textId="77777777" w:rsidR="004C02EF" w:rsidRPr="00E7749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14:paraId="598EBA98" w14:textId="77777777" w:rsidR="004C02EF" w:rsidRPr="00E77497" w:rsidRDefault="004C02EF" w:rsidP="004C02EF">
      <w:pPr>
        <w:pStyle w:val="40"/>
        <w:numPr>
          <w:ilvl w:val="0"/>
          <w:numId w:val="0"/>
        </w:numPr>
      </w:pPr>
      <w:bookmarkStart w:id="28993" w:name="_Toc385672396"/>
      <w:bookmarkStart w:id="28994" w:name="_Toc393690512"/>
      <w:r w:rsidRPr="00E77497">
        <w:t>15.9.1.6</w:t>
      </w:r>
      <w:r w:rsidRPr="00E77497">
        <w:tab/>
        <w:t>Week Da</w:t>
      </w:r>
      <w:bookmarkEnd w:id="28993"/>
      <w:bookmarkEnd w:id="28994"/>
      <w:r w:rsidRPr="00E77497">
        <w:t>y</w:t>
      </w:r>
    </w:p>
    <w:p w14:paraId="53993169" w14:textId="77777777" w:rsidR="004C02EF" w:rsidRPr="00E77497" w:rsidRDefault="004C02EF" w:rsidP="004C02EF">
      <w:pPr>
        <w:spacing w:after="120"/>
      </w:pPr>
      <w:r w:rsidRPr="00E77497">
        <w:t xml:space="preserve">The weekday for a particular time value </w:t>
      </w:r>
      <w:r w:rsidRPr="00E77497">
        <w:rPr>
          <w:rFonts w:ascii="Times New Roman" w:hAnsi="Times New Roman"/>
          <w:i/>
        </w:rPr>
        <w:t>t</w:t>
      </w:r>
      <w:r w:rsidRPr="00E77497">
        <w:t xml:space="preserve"> is defined as</w:t>
      </w:r>
    </w:p>
    <w:p w14:paraId="3709666E"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14:paraId="7EAB6944" w14:textId="77777777" w:rsidR="004C02EF" w:rsidRPr="00E77497" w:rsidRDefault="004C02EF" w:rsidP="004C02E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bookmarkStart w:id="28995" w:name="_Toc385672397"/>
      <w:bookmarkStart w:id="28996" w:name="_Toc393690513"/>
    </w:p>
    <w:p w14:paraId="10F257B5" w14:textId="77777777" w:rsidR="004C02EF" w:rsidRPr="00E77497" w:rsidRDefault="004C02EF" w:rsidP="004C02EF">
      <w:pPr>
        <w:pStyle w:val="40"/>
        <w:numPr>
          <w:ilvl w:val="0"/>
          <w:numId w:val="0"/>
        </w:numPr>
      </w:pPr>
      <w:r w:rsidRPr="00E77497">
        <w:t>15.9.1.7</w:t>
      </w:r>
      <w:r w:rsidRPr="00E77497">
        <w:tab/>
        <w:t>Local Time Zone Adjustmen</w:t>
      </w:r>
      <w:bookmarkEnd w:id="28995"/>
      <w:bookmarkEnd w:id="28996"/>
      <w:r w:rsidRPr="00E77497">
        <w:t>t</w:t>
      </w:r>
    </w:p>
    <w:p w14:paraId="3C1B73ED" w14:textId="77777777" w:rsidR="004C02EF" w:rsidRPr="00E77497" w:rsidRDefault="004C02EF" w:rsidP="004C02E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del w:id="28997" w:author="Rev 8 Allen Wirfs-Brock" w:date="2012-06-15T15:24:00Z">
        <w:r w:rsidRPr="00E77497" w:rsidDel="0095573C">
          <w:delText>The value LocalTZA does not vary with time but depends only on the geographic location.</w:delText>
        </w:r>
      </w:del>
      <w:bookmarkStart w:id="28998" w:name="_Toc385672398"/>
      <w:bookmarkStart w:id="28999" w:name="_Toc393690514"/>
    </w:p>
    <w:p w14:paraId="043B1548" w14:textId="77777777" w:rsidR="0095573C" w:rsidRDefault="0095573C">
      <w:pPr>
        <w:pStyle w:val="Note"/>
        <w:rPr>
          <w:ins w:id="29000" w:author="Rev 8 Allen Wirfs-Brock" w:date="2012-06-15T15:24:00Z"/>
        </w:rPr>
        <w:pPrChange w:id="29001" w:author="Rev 8 Allen Wirfs-Brock" w:date="2012-06-15T15:24:00Z">
          <w:pPr>
            <w:pStyle w:val="40"/>
            <w:numPr>
              <w:ilvl w:val="0"/>
              <w:numId w:val="0"/>
            </w:numPr>
            <w:tabs>
              <w:tab w:val="clear" w:pos="1080"/>
            </w:tabs>
          </w:pPr>
        </w:pPrChange>
      </w:pPr>
      <w:ins w:id="29002" w:author="Rev 8 Allen Wirfs-Brock" w:date="2012-06-15T15:24:00Z">
        <w:r w:rsidRPr="0095573C">
          <w:t>NOTE</w:t>
        </w:r>
      </w:ins>
      <w:ins w:id="29003" w:author="Rev 8 Allen Wirfs-Brock" w:date="2012-06-15T15:25:00Z">
        <w:r>
          <w:tab/>
        </w:r>
      </w:ins>
      <w:ins w:id="29004" w:author="Rev 8 Allen Wirfs-Brock" w:date="2012-06-15T15:24:00Z">
        <w:r w:rsidRPr="0095573C">
          <w:t xml:space="preserve">It is recommended that implementations use the time zone information of </w:t>
        </w:r>
        <w:commentRangeStart w:id="29005"/>
        <w:r w:rsidRPr="0095573C">
          <w:t>the IANA Time Zone Database</w:t>
        </w:r>
      </w:ins>
      <w:commentRangeEnd w:id="29005"/>
      <w:ins w:id="29006" w:author="Rev 8 Allen Wirfs-Brock" w:date="2012-06-15T15:25:00Z">
        <w:r>
          <w:rPr>
            <w:rStyle w:val="af3"/>
          </w:rPr>
          <w:commentReference w:id="29005"/>
        </w:r>
      </w:ins>
      <w:ins w:id="29007" w:author="Rev 8 Allen Wirfs-Brock" w:date="2012-06-15T15:24:00Z">
        <w:r w:rsidRPr="0095573C">
          <w:t>.</w:t>
        </w:r>
      </w:ins>
    </w:p>
    <w:p w14:paraId="69AC17E3" w14:textId="77777777" w:rsidR="004C02EF" w:rsidRPr="00E77497" w:rsidRDefault="004C02EF" w:rsidP="004C02EF">
      <w:pPr>
        <w:pStyle w:val="40"/>
        <w:numPr>
          <w:ilvl w:val="0"/>
          <w:numId w:val="0"/>
        </w:numPr>
      </w:pPr>
      <w:r w:rsidRPr="00E77497">
        <w:t>15.9.1.8</w:t>
      </w:r>
      <w:r w:rsidRPr="00E77497">
        <w:tab/>
        <w:t>Daylight Saving Time Adjustmen</w:t>
      </w:r>
      <w:bookmarkEnd w:id="28998"/>
      <w:bookmarkEnd w:id="28999"/>
      <w:r w:rsidRPr="00E77497">
        <w:t>t</w:t>
      </w:r>
    </w:p>
    <w:p w14:paraId="0A1D4A2B" w14:textId="77777777" w:rsidR="004C02EF" w:rsidRPr="00E77497" w:rsidDel="0095573C" w:rsidRDefault="004C02EF">
      <w:pPr>
        <w:rPr>
          <w:del w:id="29008" w:author="Rev 8 Allen Wirfs-Brock" w:date="2012-06-15T15:18:00Z"/>
        </w:rPr>
      </w:pPr>
      <w:r w:rsidRPr="00E77497">
        <w:t xml:space="preserve">An implementation of ECMAScript is expected to </w:t>
      </w:r>
      <w:ins w:id="29009" w:author="Rev 8 Allen Wirfs-Brock" w:date="2012-06-15T15:22:00Z">
        <w:r w:rsidR="0095573C">
          <w:t xml:space="preserve">make its best effort to </w:t>
        </w:r>
      </w:ins>
      <w:r w:rsidRPr="00E77497">
        <w:t xml:space="preserve">determine the </w:t>
      </w:r>
      <w:ins w:id="29010" w:author="Rev 8 Allen Wirfs-Brock" w:date="2012-06-15T15:22:00Z">
        <w:r w:rsidR="0095573C">
          <w:t xml:space="preserve">local </w:t>
        </w:r>
      </w:ins>
      <w:r w:rsidRPr="00E77497">
        <w:t xml:space="preserve">daylight saving time </w:t>
      </w:r>
      <w:del w:id="29011" w:author="Rev 8 Allen Wirfs-Brock" w:date="2012-06-15T15:22:00Z">
        <w:r w:rsidRPr="00E77497" w:rsidDel="0095573C">
          <w:delText>algorithm</w:delText>
        </w:r>
      </w:del>
      <w:ins w:id="29012" w:author="Rev 8 Allen Wirfs-Brock" w:date="2012-06-15T15:22:00Z">
        <w:r w:rsidR="0095573C">
          <w:t>adjustment</w:t>
        </w:r>
      </w:ins>
      <w:r w:rsidRPr="00E77497">
        <w:t xml:space="preserve">. </w:t>
      </w:r>
      <w:del w:id="29013" w:author="Rev 8 Allen Wirfs-Brock" w:date="2012-06-15T15:15:00Z">
        <w:r w:rsidRPr="00E77497" w:rsidDel="0095573C">
          <w:delText xml:space="preserve">The </w:delText>
        </w:r>
      </w:del>
      <w:ins w:id="29014" w:author="Rev 8 Allen Wirfs-Brock" w:date="2012-06-15T15:15:00Z">
        <w:r w:rsidR="0095573C">
          <w:t>An implementation dependent</w:t>
        </w:r>
        <w:r w:rsidR="0095573C" w:rsidRPr="00E77497">
          <w:t xml:space="preserve"> </w:t>
        </w:r>
      </w:ins>
      <w:r w:rsidRPr="00E77497">
        <w:t xml:space="preserve">algorithm </w:t>
      </w:r>
      <w:ins w:id="29015" w:author="Rev 8 Allen Wirfs-Brock" w:date="2012-06-15T15:19:00Z">
        <w:r w:rsidR="0095573C">
          <w:t xml:space="preserve">using </w:t>
        </w:r>
        <w:r w:rsidR="0095573C" w:rsidRPr="0095573C">
          <w:t xml:space="preserve">best available information on time zones </w:t>
        </w:r>
      </w:ins>
      <w:r w:rsidRPr="00E77497">
        <w:t xml:space="preserve">to determine the </w:t>
      </w:r>
      <w:ins w:id="29016" w:author="Rev 8 Allen Wirfs-Brock" w:date="2012-06-15T15:20:00Z">
        <w:r w:rsidR="0095573C">
          <w:t xml:space="preserve">local </w:t>
        </w:r>
      </w:ins>
      <w:r w:rsidRPr="00E77497">
        <w:t>daylight saving time adjustment DaylightSavingTA(</w:t>
      </w:r>
      <w:r w:rsidRPr="00E77497">
        <w:rPr>
          <w:i/>
        </w:rPr>
        <w:t>t</w:t>
      </w:r>
      <w:r w:rsidRPr="00E77497">
        <w:t>), measured in milliseconds</w:t>
      </w:r>
      <w:del w:id="29017" w:author="Rev 8 Allen Wirfs-Brock" w:date="2012-06-15T15:16:00Z">
        <w:r w:rsidRPr="00E77497" w:rsidDel="0095573C">
          <w:delText xml:space="preserve">, </w:delText>
        </w:r>
      </w:del>
      <w:ins w:id="29018" w:author="Rev 8 Allen Wirfs-Brock" w:date="2012-06-15T15:16:00Z">
        <w:r w:rsidR="0095573C">
          <w:t>.</w:t>
        </w:r>
      </w:ins>
      <w:del w:id="29019" w:author="Rev 8 Allen Wirfs-Brock" w:date="2012-06-15T15:18:00Z">
        <w:r w:rsidRPr="00E77497" w:rsidDel="0095573C">
          <w:delText>must depend only on four things:</w:delText>
        </w:r>
      </w:del>
    </w:p>
    <w:p w14:paraId="20B2F9E9" w14:textId="77777777" w:rsidR="004C02EF" w:rsidRPr="00E77497" w:rsidDel="0095573C" w:rsidRDefault="004C02EF">
      <w:pPr>
        <w:rPr>
          <w:del w:id="29020" w:author="Rev 8 Allen Wirfs-Brock" w:date="2012-06-15T15:18:00Z"/>
        </w:rPr>
        <w:pPrChange w:id="29021" w:author="Rev 8 Allen Wirfs-Brock" w:date="2012-06-15T15:18:00Z">
          <w:pPr>
            <w:spacing w:after="120"/>
          </w:pPr>
        </w:pPrChange>
      </w:pPr>
      <w:del w:id="29022" w:author="Rev 8 Allen Wirfs-Brock" w:date="2012-06-15T15:18:00Z">
        <w:r w:rsidRPr="00E77497" w:rsidDel="0095573C">
          <w:delText>(1) the time since the beginning of the year</w:delText>
        </w:r>
      </w:del>
    </w:p>
    <w:p w14:paraId="0D2A3285" w14:textId="77777777" w:rsidR="004C02EF" w:rsidRPr="00E77497" w:rsidDel="0095573C" w:rsidRDefault="004C02EF">
      <w:pPr>
        <w:rPr>
          <w:del w:id="29023" w:author="Rev 8 Allen Wirfs-Brock" w:date="2012-06-15T15:18:00Z"/>
        </w:rPr>
        <w:pPrChange w:id="29024"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29025" w:author="Rev 8 Allen Wirfs-Brock" w:date="2012-06-15T15:18:00Z">
        <w:r w:rsidRPr="00E77497" w:rsidDel="0095573C">
          <w:rPr>
            <w:i/>
          </w:rPr>
          <w:delText>t</w:delText>
        </w:r>
        <w:r w:rsidRPr="00E77497" w:rsidDel="0095573C">
          <w:delText xml:space="preserve"> – TimeFromYear(YearFromTime(</w:delText>
        </w:r>
        <w:r w:rsidRPr="00E77497" w:rsidDel="0095573C">
          <w:rPr>
            <w:i/>
          </w:rPr>
          <w:delText>t</w:delText>
        </w:r>
        <w:r w:rsidRPr="00E77497" w:rsidDel="0095573C">
          <w:delText>))</w:delText>
        </w:r>
      </w:del>
    </w:p>
    <w:p w14:paraId="26E0C7BF" w14:textId="77777777" w:rsidR="004C02EF" w:rsidRPr="00E77497" w:rsidDel="0095573C" w:rsidRDefault="004C02EF">
      <w:pPr>
        <w:rPr>
          <w:del w:id="29026" w:author="Rev 8 Allen Wirfs-Brock" w:date="2012-06-15T15:18:00Z"/>
        </w:rPr>
        <w:pPrChange w:id="29027" w:author="Rev 8 Allen Wirfs-Brock" w:date="2012-06-15T15:18:00Z">
          <w:pPr>
            <w:spacing w:after="120"/>
          </w:pPr>
        </w:pPrChange>
      </w:pPr>
      <w:del w:id="29028" w:author="Rev 8 Allen Wirfs-Brock" w:date="2012-06-15T15:18:00Z">
        <w:r w:rsidRPr="00E77497" w:rsidDel="0095573C">
          <w:delText xml:space="preserve">(2) whether </w:delText>
        </w:r>
        <w:r w:rsidRPr="00E77497" w:rsidDel="0095573C">
          <w:rPr>
            <w:rFonts w:ascii="Times New Roman" w:hAnsi="Times New Roman"/>
            <w:i/>
          </w:rPr>
          <w:delText>t</w:delText>
        </w:r>
        <w:r w:rsidRPr="00E77497" w:rsidDel="0095573C">
          <w:delText xml:space="preserve"> is in a leap year</w:delText>
        </w:r>
      </w:del>
    </w:p>
    <w:p w14:paraId="185BC367" w14:textId="77777777" w:rsidR="004C02EF" w:rsidRPr="00E77497" w:rsidDel="0095573C" w:rsidRDefault="004C02EF">
      <w:pPr>
        <w:rPr>
          <w:del w:id="29029" w:author="Rev 8 Allen Wirfs-Brock" w:date="2012-06-15T15:18:00Z"/>
        </w:rPr>
        <w:pPrChange w:id="29030"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29031" w:author="Rev 8 Allen Wirfs-Brock" w:date="2012-06-15T15:18:00Z">
        <w:r w:rsidRPr="00E77497" w:rsidDel="0095573C">
          <w:delText>InLeapYear(</w:delText>
        </w:r>
        <w:r w:rsidRPr="00E77497" w:rsidDel="0095573C">
          <w:rPr>
            <w:i/>
          </w:rPr>
          <w:delText>t</w:delText>
        </w:r>
        <w:r w:rsidRPr="00E77497" w:rsidDel="0095573C">
          <w:delText>)</w:delText>
        </w:r>
      </w:del>
    </w:p>
    <w:p w14:paraId="1364182B" w14:textId="77777777" w:rsidR="004C02EF" w:rsidRPr="00E77497" w:rsidDel="0095573C" w:rsidRDefault="004C02EF">
      <w:pPr>
        <w:rPr>
          <w:del w:id="29032" w:author="Rev 8 Allen Wirfs-Brock" w:date="2012-06-15T15:18:00Z"/>
        </w:rPr>
        <w:pPrChange w:id="29033" w:author="Rev 8 Allen Wirfs-Brock" w:date="2012-06-15T15:18:00Z">
          <w:pPr>
            <w:spacing w:after="120"/>
          </w:pPr>
        </w:pPrChange>
      </w:pPr>
      <w:del w:id="29034" w:author="Rev 8 Allen Wirfs-Brock" w:date="2012-06-15T15:18:00Z">
        <w:r w:rsidRPr="00E77497" w:rsidDel="0095573C">
          <w:delText>(3) the week day of the beginning of the year</w:delText>
        </w:r>
      </w:del>
    </w:p>
    <w:p w14:paraId="01FFE39F" w14:textId="77777777" w:rsidR="004C02EF" w:rsidRPr="00E77497" w:rsidDel="0095573C" w:rsidRDefault="004C02EF">
      <w:pPr>
        <w:rPr>
          <w:del w:id="29035" w:author="Rev 8 Allen Wirfs-Brock" w:date="2012-06-15T15:18:00Z"/>
        </w:rPr>
        <w:pPrChange w:id="29036"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29037" w:author="Rev 8 Allen Wirfs-Brock" w:date="2012-06-15T15:18:00Z">
        <w:r w:rsidRPr="00E77497" w:rsidDel="0095573C">
          <w:delText>WeekDay(TimeFromYear(YearFromTime(</w:delText>
        </w:r>
        <w:r w:rsidRPr="00E77497" w:rsidDel="0095573C">
          <w:rPr>
            <w:i/>
          </w:rPr>
          <w:delText>t</w:delText>
        </w:r>
        <w:r w:rsidRPr="00E77497" w:rsidDel="0095573C">
          <w:delText>)))</w:delText>
        </w:r>
      </w:del>
    </w:p>
    <w:p w14:paraId="50CBEE80" w14:textId="77777777" w:rsidR="004C02EF" w:rsidRPr="00E77497" w:rsidDel="0095573C" w:rsidRDefault="004C02EF">
      <w:pPr>
        <w:rPr>
          <w:del w:id="29038" w:author="Rev 8 Allen Wirfs-Brock" w:date="2012-06-15T15:18:00Z"/>
        </w:rPr>
      </w:pPr>
      <w:del w:id="29039" w:author="Rev 8 Allen Wirfs-Brock" w:date="2012-06-15T15:18:00Z">
        <w:r w:rsidRPr="00E77497" w:rsidDel="0095573C">
          <w:delText>and (4) the geographic location.</w:delText>
        </w:r>
      </w:del>
    </w:p>
    <w:p w14:paraId="3A8996FE" w14:textId="77777777" w:rsidR="004C02EF" w:rsidRPr="00E77497" w:rsidDel="0095573C" w:rsidRDefault="004C02EF">
      <w:pPr>
        <w:rPr>
          <w:del w:id="29040" w:author="Rev 8 Allen Wirfs-Brock" w:date="2012-06-15T15:18:00Z"/>
        </w:rPr>
      </w:pPr>
      <w:del w:id="29041" w:author="Rev 8 Allen Wirfs-Brock" w:date="2012-06-15T15:18:00Z">
        <w:r w:rsidRPr="00E77497" w:rsidDel="0095573C">
          <w:delTex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delText>
        </w:r>
      </w:del>
    </w:p>
    <w:p w14:paraId="4B726DBB" w14:textId="77777777" w:rsidR="004C02EF" w:rsidRPr="00E77497" w:rsidRDefault="004C02EF" w:rsidP="0095573C">
      <w:del w:id="29042" w:author="Rev 8 Allen Wirfs-Brock" w:date="2012-06-15T15:18:00Z">
        <w:r w:rsidRPr="00E77497" w:rsidDel="0095573C">
          <w:delTex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delText>
        </w:r>
      </w:del>
      <w:bookmarkStart w:id="29043" w:name="_Toc385672399"/>
      <w:bookmarkStart w:id="29044" w:name="_Toc393690515"/>
    </w:p>
    <w:p w14:paraId="7FE88881" w14:textId="77777777" w:rsidR="004C02EF" w:rsidRPr="00E77497" w:rsidRDefault="004C02EF" w:rsidP="004C02EF">
      <w:pPr>
        <w:pStyle w:val="40"/>
        <w:numPr>
          <w:ilvl w:val="0"/>
          <w:numId w:val="0"/>
        </w:numPr>
      </w:pPr>
      <w:r w:rsidRPr="00E77497">
        <w:t>15.9.1.9</w:t>
      </w:r>
      <w:r w:rsidRPr="00E77497">
        <w:tab/>
        <w:t>Local Tim</w:t>
      </w:r>
      <w:bookmarkEnd w:id="29043"/>
      <w:bookmarkEnd w:id="29044"/>
      <w:r w:rsidRPr="00E77497">
        <w:t>e</w:t>
      </w:r>
    </w:p>
    <w:p w14:paraId="16C9BA72" w14:textId="77777777" w:rsidR="004C02EF" w:rsidRPr="00E77497" w:rsidRDefault="004C02EF" w:rsidP="004C02EF">
      <w:pPr>
        <w:spacing w:after="120"/>
      </w:pPr>
      <w:r w:rsidRPr="00E77497">
        <w:t>Conversion from UTC to local time is defined by</w:t>
      </w:r>
    </w:p>
    <w:p w14:paraId="54026B60"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7BDE120C" w14:textId="77777777" w:rsidR="004C02EF" w:rsidRPr="00E77497" w:rsidRDefault="004C02EF" w:rsidP="004C02EF">
      <w:pPr>
        <w:spacing w:after="120"/>
      </w:pPr>
      <w:r w:rsidRPr="00E77497">
        <w:t>Conversion from local time to UTC is defined by</w:t>
      </w:r>
    </w:p>
    <w:p w14:paraId="11673DD7" w14:textId="77777777" w:rsidR="004C02EF" w:rsidRPr="00C7794D" w:rsidRDefault="004C02EF" w:rsidP="004C02E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40BC0EBD" w14:textId="77777777" w:rsidR="004C02EF" w:rsidRPr="00546435" w:rsidRDefault="004C02EF" w:rsidP="004C02E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bookmarkStart w:id="29045" w:name="_Toc385672400"/>
      <w:bookmarkStart w:id="29046" w:name="_Toc393690516"/>
    </w:p>
    <w:p w14:paraId="098E33E4" w14:textId="77777777" w:rsidR="004C02EF" w:rsidRPr="00A67AF2" w:rsidRDefault="004C02EF" w:rsidP="004C02EF">
      <w:pPr>
        <w:pStyle w:val="40"/>
        <w:numPr>
          <w:ilvl w:val="0"/>
          <w:numId w:val="0"/>
        </w:numPr>
      </w:pPr>
      <w:r w:rsidRPr="00A67AF2">
        <w:t>15.9.1.10</w:t>
      </w:r>
      <w:r w:rsidRPr="00A67AF2">
        <w:tab/>
        <w:t>Hours, Minutes, Second, and Millisecond</w:t>
      </w:r>
      <w:bookmarkEnd w:id="29045"/>
      <w:bookmarkEnd w:id="29046"/>
      <w:r w:rsidRPr="00A67AF2">
        <w:t>s</w:t>
      </w:r>
    </w:p>
    <w:p w14:paraId="2F697364" w14:textId="77777777" w:rsidR="004C02EF" w:rsidRPr="00A67AF2" w:rsidRDefault="004C02EF" w:rsidP="004C02EF">
      <w:pPr>
        <w:spacing w:after="120"/>
      </w:pPr>
      <w:r w:rsidRPr="00A67AF2">
        <w:t>The following functions are useful in decomposing time values:</w:t>
      </w:r>
    </w:p>
    <w:p w14:paraId="7B7C9AB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7647708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2DB60C52"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3C036EB2"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t modulo msPerSecond</w:t>
      </w:r>
    </w:p>
    <w:p w14:paraId="6ABA7263" w14:textId="77777777" w:rsidR="004C02EF" w:rsidRPr="00E77497" w:rsidRDefault="004C02EF" w:rsidP="004C02EF">
      <w:pPr>
        <w:spacing w:after="120"/>
      </w:pPr>
      <w:r w:rsidRPr="00E77497">
        <w:t>where</w:t>
      </w:r>
    </w:p>
    <w:p w14:paraId="0DC323F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14:paraId="1248B3E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14:paraId="0A2B26C0"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14:paraId="347A4833"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14:paraId="5230AC0F"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14:paraId="3045ABFE"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bookmarkStart w:id="29047" w:name="_Toc385672401"/>
      <w:bookmarkStart w:id="29048" w:name="_Toc393690517"/>
    </w:p>
    <w:p w14:paraId="7BE4025E" w14:textId="77777777" w:rsidR="004C02EF" w:rsidRPr="00E77497" w:rsidRDefault="004C02EF" w:rsidP="004C02EF">
      <w:pPr>
        <w:pStyle w:val="40"/>
        <w:numPr>
          <w:ilvl w:val="0"/>
          <w:numId w:val="0"/>
        </w:numPr>
      </w:pPr>
      <w:r w:rsidRPr="00E77497">
        <w:t>15.9.1.11</w:t>
      </w:r>
      <w:r w:rsidRPr="00E77497">
        <w:tab/>
        <w:t>MakeTime (hour, min, sec, ms</w:t>
      </w:r>
      <w:bookmarkEnd w:id="29047"/>
      <w:bookmarkEnd w:id="29048"/>
      <w:r w:rsidRPr="00E77497">
        <w:t>)</w:t>
      </w:r>
    </w:p>
    <w:p w14:paraId="753BBAD8" w14:textId="77777777" w:rsidR="004C02EF" w:rsidRPr="00E77497" w:rsidRDefault="004C02EF" w:rsidP="004C02EF">
      <w:r w:rsidRPr="00E77497">
        <w:t>The operator MakeTime calculates a number of milliseconds from its four arguments, which must be ECMAScript Number values. This operator functions as follows:</w:t>
      </w:r>
    </w:p>
    <w:p w14:paraId="0F7BE37D" w14:textId="77777777" w:rsidR="004C02EF" w:rsidRPr="00E77497" w:rsidRDefault="004C02EF" w:rsidP="001F482D">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1ED2DEFF" w14:textId="77777777" w:rsidR="004C02EF" w:rsidRPr="00E77497" w:rsidRDefault="004C02EF" w:rsidP="001F482D">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14:paraId="1AC1930A" w14:textId="77777777" w:rsidR="004C02EF" w:rsidRPr="00E77497" w:rsidRDefault="004C02EF" w:rsidP="001F482D">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14:paraId="0F32952B" w14:textId="77777777" w:rsidR="004C02EF" w:rsidRPr="00E77497" w:rsidRDefault="004C02EF" w:rsidP="001F482D">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14:paraId="22913E62" w14:textId="77777777" w:rsidR="004C02EF" w:rsidRPr="00E77497" w:rsidRDefault="004C02EF" w:rsidP="001F482D">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14:paraId="3912EC13" w14:textId="77777777" w:rsidR="004C02EF" w:rsidRPr="00E77497" w:rsidRDefault="004C02EF" w:rsidP="001F482D">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25F770C4" w14:textId="77777777" w:rsidR="004C02EF" w:rsidRPr="00E77497" w:rsidRDefault="004C02EF" w:rsidP="001F482D">
      <w:pPr>
        <w:pStyle w:val="Alg4"/>
        <w:numPr>
          <w:ilvl w:val="0"/>
          <w:numId w:val="244"/>
        </w:numPr>
        <w:spacing w:after="220"/>
      </w:pPr>
      <w:r w:rsidRPr="00E77497">
        <w:t xml:space="preserve">Return </w:t>
      </w:r>
      <w:r w:rsidRPr="00E77497">
        <w:rPr>
          <w:i/>
        </w:rPr>
        <w:t>t</w:t>
      </w:r>
      <w:r w:rsidRPr="00E77497">
        <w:t>.</w:t>
      </w:r>
      <w:bookmarkStart w:id="29049" w:name="_Toc385672402"/>
      <w:bookmarkStart w:id="29050" w:name="_Toc393690518"/>
    </w:p>
    <w:p w14:paraId="20ADDD35" w14:textId="77777777" w:rsidR="004C02EF" w:rsidRPr="00E77497" w:rsidRDefault="004C02EF" w:rsidP="004C02EF">
      <w:pPr>
        <w:pStyle w:val="40"/>
        <w:numPr>
          <w:ilvl w:val="0"/>
          <w:numId w:val="0"/>
        </w:numPr>
      </w:pPr>
      <w:r w:rsidRPr="00E77497">
        <w:t>15.9.1.12</w:t>
      </w:r>
      <w:r w:rsidRPr="00E77497">
        <w:tab/>
        <w:t>MakeDay (year, month, date</w:t>
      </w:r>
      <w:bookmarkEnd w:id="29049"/>
      <w:bookmarkEnd w:id="29050"/>
      <w:r w:rsidRPr="00E77497">
        <w:t>)</w:t>
      </w:r>
    </w:p>
    <w:p w14:paraId="490BF11A" w14:textId="77777777" w:rsidR="004C02EF" w:rsidRPr="00E77497" w:rsidRDefault="004C02EF" w:rsidP="004C02EF">
      <w:r w:rsidRPr="00E77497">
        <w:t>The operator MakeDay calculates a number of days from its three arguments, which must be ECMAScript Number values. This operator functions as follows:</w:t>
      </w:r>
    </w:p>
    <w:p w14:paraId="6A2D4AC9" w14:textId="77777777" w:rsidR="004C02EF" w:rsidRPr="00E77497" w:rsidRDefault="004C02EF" w:rsidP="001F482D">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14:paraId="669AE0C7" w14:textId="77777777" w:rsidR="004C02EF" w:rsidRPr="00E77497" w:rsidRDefault="004C02EF" w:rsidP="001F482D">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14:paraId="5EAE1160" w14:textId="77777777" w:rsidR="004C02EF" w:rsidRPr="00E77497" w:rsidRDefault="004C02EF" w:rsidP="001F482D">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14:paraId="56DD7CF8" w14:textId="77777777" w:rsidR="004C02EF" w:rsidRPr="00E77497" w:rsidRDefault="004C02EF" w:rsidP="001F482D">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14:paraId="0A1021EB" w14:textId="77777777" w:rsidR="004C02EF" w:rsidRPr="00E77497" w:rsidRDefault="004C02EF" w:rsidP="001F482D">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14:paraId="27F1F676" w14:textId="77777777" w:rsidR="004C02EF" w:rsidRPr="00E77497" w:rsidRDefault="004C02EF" w:rsidP="001F482D">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14:paraId="0888C84A" w14:textId="77777777" w:rsidR="004C02EF" w:rsidRPr="00E77497" w:rsidRDefault="004C02EF" w:rsidP="001F482D">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w:t>
      </w:r>
      <w:r w:rsidRPr="00E77497">
        <w:rPr>
          <w:rFonts w:ascii="Courier New" w:hAnsi="Courier New"/>
          <w:b/>
        </w:rPr>
        <w:t>==</w:t>
      </w:r>
      <w:r w:rsidRPr="00E77497">
        <w:t xml:space="preserve"> </w:t>
      </w:r>
      <w:r w:rsidRPr="00E77497">
        <w:rPr>
          <w:i/>
        </w:rPr>
        <w:t>ym</w:t>
      </w:r>
      <w:r w:rsidRPr="00E77497">
        <w:t xml:space="preserve"> and MonthFromTime(</w:t>
      </w:r>
      <w:r w:rsidRPr="00E77497">
        <w:rPr>
          <w:i/>
        </w:rPr>
        <w:t>t</w:t>
      </w:r>
      <w:r w:rsidRPr="00E77497">
        <w:t xml:space="preserve">) </w:t>
      </w:r>
      <w:r w:rsidRPr="00E77497">
        <w:rPr>
          <w:rFonts w:ascii="Courier New" w:hAnsi="Courier New"/>
          <w:b/>
        </w:rPr>
        <w:t>==</w:t>
      </w:r>
      <w:r w:rsidRPr="00E77497">
        <w:t xml:space="preserve"> </w:t>
      </w:r>
      <w:r w:rsidRPr="00E77497">
        <w:rPr>
          <w:i/>
        </w:rPr>
        <w:t>mn</w:t>
      </w:r>
      <w:r w:rsidRPr="00E77497">
        <w:t xml:space="preserve"> and DateFromTime(</w:t>
      </w:r>
      <w:r w:rsidRPr="00E77497">
        <w:rPr>
          <w:i/>
        </w:rPr>
        <w:t>t</w:t>
      </w:r>
      <w:r w:rsidRPr="00E77497">
        <w:t xml:space="preserve">) </w:t>
      </w:r>
      <w:r w:rsidRPr="00E77497">
        <w:rPr>
          <w:rFonts w:ascii="Courier New" w:hAnsi="Courier New"/>
          <w:b/>
        </w:rPr>
        <w:t>==</w:t>
      </w:r>
      <w:r w:rsidRPr="00E77497">
        <w:t xml:space="preserve"> 1; but if this is not possible (because some argument is out of range), return </w:t>
      </w:r>
      <w:r w:rsidRPr="00E77497">
        <w:rPr>
          <w:b/>
        </w:rPr>
        <w:t>NaN</w:t>
      </w:r>
      <w:r w:rsidRPr="00E77497">
        <w:t>.</w:t>
      </w:r>
    </w:p>
    <w:p w14:paraId="027873F0" w14:textId="77777777" w:rsidR="004C02EF" w:rsidRPr="006B6D0A" w:rsidRDefault="004C02EF" w:rsidP="001F482D">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14:paraId="62046260" w14:textId="77777777" w:rsidR="004C02EF" w:rsidRPr="006B6D0A" w:rsidRDefault="004C02EF" w:rsidP="004C02EF">
      <w:pPr>
        <w:pStyle w:val="40"/>
        <w:numPr>
          <w:ilvl w:val="0"/>
          <w:numId w:val="0"/>
        </w:numPr>
      </w:pPr>
      <w:bookmarkStart w:id="29051" w:name="_Toc385672403"/>
      <w:bookmarkStart w:id="29052" w:name="_Toc393690519"/>
      <w:r w:rsidRPr="006B6D0A">
        <w:t>15.9.1.13</w:t>
      </w:r>
      <w:r w:rsidRPr="006B6D0A">
        <w:tab/>
        <w:t>MakeDate (day, time</w:t>
      </w:r>
      <w:bookmarkEnd w:id="29051"/>
      <w:bookmarkEnd w:id="29052"/>
      <w:r w:rsidRPr="006B6D0A">
        <w:t>)</w:t>
      </w:r>
    </w:p>
    <w:p w14:paraId="5D3EF2D0" w14:textId="77777777" w:rsidR="004C02EF" w:rsidRPr="00E65A34" w:rsidRDefault="004C02EF" w:rsidP="004C02EF">
      <w:r w:rsidRPr="006B6D0A">
        <w:t xml:space="preserve">The operator MakeDate calculates a number of milliseconds from its two arguments, which must be ECMAScript Number values. This operator functions </w:t>
      </w:r>
      <w:r w:rsidRPr="00E65A34">
        <w:t>as follows:</w:t>
      </w:r>
    </w:p>
    <w:p w14:paraId="52F602A8" w14:textId="77777777" w:rsidR="004C02EF" w:rsidRPr="00E77497" w:rsidRDefault="004C02EF" w:rsidP="001F482D">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14:paraId="42D0D2DA" w14:textId="77777777" w:rsidR="004C02EF" w:rsidRPr="006B6D0A" w:rsidRDefault="004C02EF" w:rsidP="001F482D">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14:paraId="6035DDA5" w14:textId="77777777" w:rsidR="004C02EF" w:rsidRPr="00E65A34" w:rsidRDefault="004C02EF" w:rsidP="004C02EF">
      <w:pPr>
        <w:pStyle w:val="40"/>
        <w:numPr>
          <w:ilvl w:val="0"/>
          <w:numId w:val="0"/>
        </w:numPr>
      </w:pPr>
      <w:bookmarkStart w:id="29053" w:name="_Toc385672404"/>
      <w:bookmarkStart w:id="29054" w:name="_Toc393690520"/>
      <w:r w:rsidRPr="00E65A34">
        <w:t>15.9.1.14</w:t>
      </w:r>
      <w:r w:rsidRPr="00E65A34">
        <w:tab/>
        <w:t>TimeClip (time</w:t>
      </w:r>
      <w:bookmarkEnd w:id="29053"/>
      <w:bookmarkEnd w:id="29054"/>
      <w:r w:rsidRPr="00E65A34">
        <w:t>)</w:t>
      </w:r>
    </w:p>
    <w:p w14:paraId="0D84E4BA" w14:textId="77777777" w:rsidR="004C02EF" w:rsidRPr="00A67AF2" w:rsidRDefault="004C02EF" w:rsidP="004C02EF">
      <w:r w:rsidRPr="00546435">
        <w:t>The operator TimeClip calculates a number of milliseconds from its argument, which must be an ECMAScript Number value. This operator</w:t>
      </w:r>
      <w:r w:rsidRPr="00A67AF2">
        <w:t xml:space="preserve"> functions as follows:</w:t>
      </w:r>
    </w:p>
    <w:p w14:paraId="3E47689F" w14:textId="77777777" w:rsidR="004C02EF" w:rsidRPr="00E77497" w:rsidRDefault="004C02EF" w:rsidP="001F482D">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14:paraId="54856650" w14:textId="77777777" w:rsidR="004C02EF" w:rsidRPr="00E77497" w:rsidRDefault="004C02EF" w:rsidP="001F482D">
      <w:pPr>
        <w:pStyle w:val="Alg4"/>
        <w:numPr>
          <w:ilvl w:val="0"/>
          <w:numId w:val="247"/>
        </w:numPr>
      </w:pPr>
      <w:r w:rsidRPr="00E77497">
        <w:t>If abs(</w:t>
      </w:r>
      <w:r w:rsidRPr="00E77497">
        <w:rPr>
          <w:i/>
        </w:rPr>
        <w:t>time</w:t>
      </w:r>
      <w:r w:rsidRPr="00E77497">
        <w:t>) &gt; 8.64 </w:t>
      </w:r>
      <w:r w:rsidRPr="00E77497">
        <w:rPr>
          <w:rFonts w:ascii="Arial" w:hAnsi="Arial" w:cs="Arial"/>
        </w:rPr>
        <w:t>x</w:t>
      </w:r>
      <w:r w:rsidRPr="00E77497">
        <w:t> 10</w:t>
      </w:r>
      <w:r w:rsidRPr="00E77497">
        <w:rPr>
          <w:vertAlign w:val="superscript"/>
        </w:rPr>
        <w:t>15</w:t>
      </w:r>
      <w:r w:rsidRPr="00E77497">
        <w:t xml:space="preserve">, return </w:t>
      </w:r>
      <w:r w:rsidRPr="00E77497">
        <w:rPr>
          <w:b/>
        </w:rPr>
        <w:t>NaN</w:t>
      </w:r>
      <w:r w:rsidRPr="00E77497">
        <w:t>.</w:t>
      </w:r>
    </w:p>
    <w:p w14:paraId="1CB30101" w14:textId="77777777" w:rsidR="004C02EF" w:rsidRPr="00E65A34" w:rsidRDefault="004C02EF" w:rsidP="001F482D">
      <w:pPr>
        <w:pStyle w:val="Alg4"/>
        <w:numPr>
          <w:ilvl w:val="0"/>
          <w:numId w:val="247"/>
        </w:numPr>
        <w:spacing w:after="220"/>
      </w:pPr>
      <w:r w:rsidRPr="00E77497">
        <w:t>Return an implementation-dependent choice of either ToInteger(</w:t>
      </w:r>
      <w:r w:rsidRPr="00E77497">
        <w:rPr>
          <w:i/>
        </w:rPr>
        <w:t>time</w:t>
      </w:r>
      <w:r w:rsidRPr="00E77497">
        <w:t>) or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bookmarkStart w:id="29055" w:name="_Toc393690521"/>
      <w:bookmarkStart w:id="29056" w:name="_Toc385672405"/>
      <w:bookmarkStart w:id="29057" w:name="_Ref393527655"/>
    </w:p>
    <w:p w14:paraId="1A3A3318" w14:textId="77777777" w:rsidR="004C02EF" w:rsidRPr="00E77497" w:rsidRDefault="004C02EF" w:rsidP="004C02E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bookmarkStart w:id="29058" w:name="_Ref404508246"/>
    </w:p>
    <w:p w14:paraId="45C6EE3E" w14:textId="77777777" w:rsidR="004C02EF" w:rsidRPr="00E77497" w:rsidRDefault="004C02EF" w:rsidP="004C02EF">
      <w:pPr>
        <w:pStyle w:val="40"/>
        <w:numPr>
          <w:ilvl w:val="0"/>
          <w:numId w:val="0"/>
        </w:numPr>
      </w:pPr>
      <w:r w:rsidRPr="00E77497">
        <w:t>15.9.1.15</w:t>
      </w:r>
      <w:r w:rsidRPr="00E77497">
        <w:tab/>
        <w:t>Date Time String Format</w:t>
      </w:r>
    </w:p>
    <w:p w14:paraId="7BAEA825" w14:textId="77777777" w:rsidR="004C02EF" w:rsidRPr="00C7794D" w:rsidRDefault="004C02EF" w:rsidP="004C02E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76759BA8" w14:textId="77777777" w:rsidR="004C02EF" w:rsidRPr="00C7794D" w:rsidRDefault="004C02EF" w:rsidP="004C02EF">
      <w:r w:rsidRPr="00C7794D">
        <w:t>Where the fields are as follows:</w:t>
      </w:r>
    </w:p>
    <w:p w14:paraId="18E184EE" w14:textId="77777777" w:rsidR="004C02EF" w:rsidRPr="008B7F6F"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1EB54C8B"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2C463F2C"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14:paraId="1DF24A30"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14:paraId="7314C6B0"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7F173110"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37C23F01"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31F7DD82"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0CF99D65"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5F17E503"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32B97C35"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10DEC81C" w14:textId="77777777" w:rsidR="004C02EF" w:rsidRPr="00A67AF2" w:rsidRDefault="004C02EF" w:rsidP="004C02E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4DAF9F41" w14:textId="77777777" w:rsidR="004C02EF" w:rsidRPr="00C7794D" w:rsidRDefault="004C02EF" w:rsidP="004C02EF">
      <w:pPr>
        <w:pStyle w:val="Note"/>
        <w:rPr>
          <w:sz w:val="20"/>
        </w:rPr>
      </w:pPr>
      <w:r w:rsidRPr="00C7794D">
        <w:rPr>
          <w:sz w:val="20"/>
        </w:rPr>
        <w:t>This format includes date-only forms:</w:t>
      </w:r>
    </w:p>
    <w:p w14:paraId="657D6C95" w14:textId="77777777" w:rsidR="004C02EF" w:rsidRPr="004D1BD1" w:rsidRDefault="004C02EF" w:rsidP="004C02E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14:paraId="17BB8685" w14:textId="77777777" w:rsidR="004C02EF" w:rsidRPr="00C7794D" w:rsidRDefault="004C02EF" w:rsidP="004C02E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14:paraId="10244F7F" w14:textId="77777777" w:rsidR="004C02EF" w:rsidRPr="004D1BD1" w:rsidRDefault="004C02EF" w:rsidP="004C02E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5C0A70EF" w14:textId="77777777" w:rsidR="004C02EF" w:rsidRPr="00C7794D" w:rsidRDefault="004C02EF" w:rsidP="004C02E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00704FBA" w:rsidRPr="00C7794D">
        <w:rPr>
          <w:rFonts w:ascii="Courier New" w:hAnsi="Courier New" w:cs="Courier New"/>
          <w:b/>
          <w:color w:val="000000"/>
        </w:rPr>
        <w:t>HH</w:t>
      </w:r>
      <w:r w:rsidR="00704FBA" w:rsidRPr="004D1BD1">
        <w:t>,</w:t>
      </w:r>
      <w:r w:rsidR="00704FBA" w:rsidRPr="00C7794D">
        <w:rPr>
          <w:rFonts w:cs="Arial"/>
          <w:color w:val="000000"/>
        </w:rPr>
        <w:t xml:space="preserve"> </w:t>
      </w:r>
      <w:r w:rsidRPr="00C7794D">
        <w:rPr>
          <w:rFonts w:ascii="Courier New" w:hAnsi="Courier New" w:cs="Courier New"/>
          <w:b/>
          <w:color w:val="000000"/>
        </w:rPr>
        <w:t>mm</w:t>
      </w:r>
      <w:r w:rsidR="00704FBA"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xml:space="preserve">”. </w:t>
      </w:r>
      <w:del w:id="29059" w:author="Allen Wirfs-Brock rev2" w:date="2011-07-20T17:50:00Z">
        <w:r w:rsidRPr="00C7794D" w:rsidDel="0019140B">
          <w:rPr>
            <w:rFonts w:cs="Arial"/>
            <w:color w:val="000000"/>
          </w:rPr>
          <w:delText xml:space="preserve"> The value of an </w:delText>
        </w:r>
      </w:del>
      <w:ins w:id="29060" w:author="Allen Wirfs-Brock rev2" w:date="2011-07-20T17:52:00Z">
        <w:r w:rsidR="0019140B" w:rsidRPr="00C7794D">
          <w:rPr>
            <w:rFonts w:cs="Arial"/>
            <w:color w:val="000000"/>
          </w:rPr>
          <w:t>If the</w:t>
        </w:r>
      </w:ins>
      <w:ins w:id="29061" w:author="Allen Wirfs-Brock rev2" w:date="2011-07-20T17:50:00Z">
        <w:r w:rsidR="0019140B" w:rsidRPr="00C7794D">
          <w:rPr>
            <w:rFonts w:cs="Arial"/>
            <w:color w:val="000000"/>
          </w:rPr>
          <w:t xml:space="preserve"> </w:t>
        </w:r>
      </w:ins>
      <w:del w:id="29062" w:author="Allen Wirfs-Brock rev2" w:date="2011-07-25T15:44:00Z">
        <w:r w:rsidRPr="00C7794D" w:rsidDel="00B041AD">
          <w:rPr>
            <w:rFonts w:cs="Arial"/>
            <w:color w:val="000000"/>
          </w:rPr>
          <w:delText xml:space="preserve">absent </w:delText>
        </w:r>
      </w:del>
      <w:r w:rsidRPr="00C7794D">
        <w:rPr>
          <w:rFonts w:cs="Arial"/>
          <w:color w:val="000000"/>
        </w:rPr>
        <w:t>time zone offset</w:t>
      </w:r>
      <w:ins w:id="29063" w:author="Allen Wirfs-Brock rev2" w:date="2011-07-20T17:52:00Z">
        <w:r w:rsidR="0019140B" w:rsidRPr="00C7794D">
          <w:rPr>
            <w:rFonts w:cs="Arial"/>
            <w:color w:val="000000"/>
          </w:rPr>
          <w:t xml:space="preserve"> is absent, the </w:t>
        </w:r>
      </w:ins>
      <w:ins w:id="29064" w:author="Allen Wirfs-Brock rev2" w:date="2011-07-20T17:53:00Z">
        <w:r w:rsidR="0019140B" w:rsidRPr="00C7794D">
          <w:rPr>
            <w:rFonts w:cs="Arial"/>
            <w:color w:val="000000"/>
          </w:rPr>
          <w:t>date-</w:t>
        </w:r>
      </w:ins>
      <w:ins w:id="29065" w:author="Allen Wirfs-Brock rev2" w:date="2011-07-20T17:52:00Z">
        <w:r w:rsidR="0019140B" w:rsidRPr="00C7794D">
          <w:rPr>
            <w:rFonts w:cs="Arial"/>
            <w:color w:val="000000"/>
          </w:rPr>
          <w:t>time is</w:t>
        </w:r>
      </w:ins>
      <w:ins w:id="29066" w:author="Allen Wirfs-Brock rev2" w:date="2011-07-20T17:53:00Z">
        <w:r w:rsidR="0019140B" w:rsidRPr="00C7794D">
          <w:rPr>
            <w:rFonts w:cs="Arial"/>
            <w:color w:val="000000"/>
          </w:rPr>
          <w:t xml:space="preserve"> </w:t>
        </w:r>
      </w:ins>
      <w:ins w:id="29067" w:author="Allen Wirfs-Brock rev2" w:date="2011-07-20T17:54:00Z">
        <w:r w:rsidR="0019140B" w:rsidRPr="00C7794D">
          <w:rPr>
            <w:rFonts w:cs="Arial"/>
            <w:color w:val="000000"/>
          </w:rPr>
          <w:t>in interpre</w:t>
        </w:r>
      </w:ins>
      <w:ins w:id="29068" w:author="Allen Wirfs-Brock rev2" w:date="2011-07-20T17:55:00Z">
        <w:r w:rsidR="0019140B" w:rsidRPr="00C7794D">
          <w:rPr>
            <w:rFonts w:cs="Arial"/>
            <w:color w:val="000000"/>
          </w:rPr>
          <w:t>t</w:t>
        </w:r>
      </w:ins>
      <w:ins w:id="29069" w:author="Allen Wirfs-Brock rev2" w:date="2011-07-20T17:54:00Z">
        <w:r w:rsidR="0019140B" w:rsidRPr="00C7794D">
          <w:rPr>
            <w:rFonts w:cs="Arial"/>
            <w:color w:val="000000"/>
          </w:rPr>
          <w:t>ed as</w:t>
        </w:r>
      </w:ins>
      <w:ins w:id="29070" w:author="Allen Wirfs-Brock rev2" w:date="2011-07-20T17:53:00Z">
        <w:r w:rsidR="0019140B" w:rsidRPr="00C7794D">
          <w:rPr>
            <w:rFonts w:cs="Arial"/>
            <w:color w:val="000000"/>
          </w:rPr>
          <w:t xml:space="preserve"> a local time</w:t>
        </w:r>
      </w:ins>
      <w:del w:id="29071" w:author="Allen Wirfs-Brock rev2" w:date="2011-07-20T17:54:00Z">
        <w:r w:rsidRPr="00C7794D" w:rsidDel="0019140B">
          <w:rPr>
            <w:rFonts w:cs="Arial"/>
            <w:color w:val="000000"/>
          </w:rPr>
          <w:delText xml:space="preserve"> </w:delText>
        </w:r>
      </w:del>
      <w:del w:id="29072" w:author="Allen Wirfs-Brock rev2" w:date="2011-07-20T17:50:00Z">
        <w:r w:rsidRPr="00C7794D" w:rsidDel="0019140B">
          <w:rPr>
            <w:rFonts w:cs="Arial"/>
            <w:color w:val="000000"/>
          </w:rPr>
          <w:delText xml:space="preserve">is </w:delText>
        </w:r>
      </w:del>
      <w:del w:id="29073" w:author="Allen Wirfs-Brock rev2" w:date="2011-07-20T17:54:00Z">
        <w:r w:rsidRPr="004D1BD1" w:rsidDel="0019140B">
          <w:rPr>
            <w:color w:val="000000"/>
          </w:rPr>
          <w:delText>“</w:delText>
        </w:r>
        <w:r w:rsidRPr="008B7F6F" w:rsidDel="0019140B">
          <w:rPr>
            <w:rFonts w:ascii="Courier New" w:hAnsi="Courier New" w:cs="Courier New"/>
            <w:b/>
            <w:color w:val="000000"/>
          </w:rPr>
          <w:delText>Z</w:delText>
        </w:r>
        <w:r w:rsidRPr="006B6D0A" w:rsidDel="0019140B">
          <w:rPr>
            <w:color w:val="000000"/>
          </w:rPr>
          <w:delText>”</w:delText>
        </w:r>
      </w:del>
      <w:r w:rsidRPr="006B6D0A">
        <w:rPr>
          <w:color w:val="000000"/>
        </w:rPr>
        <w:t>.</w:t>
      </w:r>
    </w:p>
    <w:p w14:paraId="179B6AB3" w14:textId="77777777" w:rsidR="004C02EF" w:rsidRPr="00C7794D" w:rsidRDefault="004C02EF" w:rsidP="004C02EF">
      <w:r w:rsidRPr="00C7794D">
        <w:t>Illegal values (out-of-bounds as well as syntax errors) in a format string means that the format string is not a valid instance of this format.</w:t>
      </w:r>
    </w:p>
    <w:p w14:paraId="405921C1" w14:textId="77777777" w:rsidR="004C02EF" w:rsidRPr="00C7794D" w:rsidRDefault="004C02EF" w:rsidP="004C02E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3670C2F4" w14:textId="77777777" w:rsidR="004C02EF" w:rsidRPr="00C7794D" w:rsidRDefault="004C02EF" w:rsidP="004C02E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1EF3DC51" w14:textId="77777777" w:rsidR="004C02EF" w:rsidRPr="006B6D0A" w:rsidRDefault="004C02EF" w:rsidP="004C02EF">
      <w:pPr>
        <w:pStyle w:val="51"/>
        <w:numPr>
          <w:ilvl w:val="0"/>
          <w:numId w:val="0"/>
        </w:numPr>
      </w:pPr>
      <w:r w:rsidRPr="004D1BD1">
        <w:t>15.9.1.15.1</w:t>
      </w:r>
      <w:r w:rsidRPr="004D1BD1">
        <w:tab/>
      </w:r>
      <w:r w:rsidRPr="008B7F6F">
        <w:t>Extended y</w:t>
      </w:r>
      <w:r w:rsidRPr="006B6D0A">
        <w:t>ears</w:t>
      </w:r>
    </w:p>
    <w:p w14:paraId="0C57C275" w14:textId="77777777" w:rsidR="004C02EF" w:rsidRPr="00E77497" w:rsidRDefault="004C02EF" w:rsidP="004C02E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1DCBAA5E" w14:textId="77777777" w:rsidR="004C02EF" w:rsidRPr="00C7794D" w:rsidRDefault="004C02EF" w:rsidP="004C02EF">
      <w:pPr>
        <w:pStyle w:val="Note"/>
      </w:pPr>
      <w:r w:rsidRPr="00E77497">
        <w:t>NOTE</w:t>
      </w:r>
      <w:r w:rsidRPr="00E77497">
        <w:tab/>
      </w:r>
      <w:r w:rsidRPr="00C7794D">
        <w:t>Examples of extended years:</w:t>
      </w:r>
    </w:p>
    <w:p w14:paraId="2953A3E7" w14:textId="77777777" w:rsidR="004C02EF" w:rsidRPr="00C7794D" w:rsidRDefault="004C02EF" w:rsidP="004C02E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14:paraId="08C3A0E6" w14:textId="77777777" w:rsidR="004C02EF" w:rsidRPr="004D1BD1" w:rsidRDefault="004C02EF" w:rsidP="00B43482">
      <w:pPr>
        <w:pStyle w:val="30"/>
        <w:numPr>
          <w:ilvl w:val="0"/>
          <w:numId w:val="0"/>
        </w:numPr>
      </w:pPr>
      <w:bookmarkStart w:id="29074" w:name="_Ref424531852"/>
      <w:bookmarkStart w:id="29075" w:name="_Toc472818949"/>
      <w:bookmarkStart w:id="29076" w:name="_Toc235503527"/>
      <w:bookmarkStart w:id="29077" w:name="_Toc241509302"/>
      <w:bookmarkStart w:id="29078" w:name="_Toc244416789"/>
      <w:bookmarkStart w:id="29079" w:name="_Toc276631153"/>
      <w:bookmarkStart w:id="29080" w:name="_Toc329528885"/>
      <w:r w:rsidRPr="004D1BD1">
        <w:t>15.9.2</w:t>
      </w:r>
      <w:r w:rsidRPr="004D1BD1">
        <w:tab/>
        <w:t>The Date Constructor Called as a Functio</w:t>
      </w:r>
      <w:bookmarkEnd w:id="29055"/>
      <w:bookmarkEnd w:id="29058"/>
      <w:r w:rsidRPr="004D1BD1">
        <w:t>n</w:t>
      </w:r>
      <w:bookmarkEnd w:id="29074"/>
      <w:bookmarkEnd w:id="29075"/>
      <w:bookmarkEnd w:id="29076"/>
      <w:bookmarkEnd w:id="29077"/>
      <w:bookmarkEnd w:id="29078"/>
      <w:bookmarkEnd w:id="29079"/>
      <w:bookmarkEnd w:id="29080"/>
    </w:p>
    <w:p w14:paraId="54005213" w14:textId="77777777" w:rsidR="004C02EF" w:rsidRPr="006B6D0A" w:rsidRDefault="004C02EF" w:rsidP="004C02EF">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p>
    <w:p w14:paraId="2B59776C" w14:textId="77777777" w:rsidR="004C02EF" w:rsidRPr="00E77497" w:rsidRDefault="004C02EF" w:rsidP="004C02EF">
      <w:pPr>
        <w:pStyle w:val="Note"/>
      </w:pPr>
      <w:r w:rsidRPr="00E65A34">
        <w:t>NOTE</w:t>
      </w:r>
      <w:r w:rsidRPr="00E65A34">
        <w:tab/>
        <w:t xml:space="preserve">The function call </w:t>
      </w:r>
      <w:r w:rsidRPr="00546435">
        <w:rPr>
          <w:rFonts w:ascii="Courier New" w:hAnsi="Courier New"/>
          <w:b/>
        </w:rPr>
        <w:t>Date(</w:t>
      </w:r>
      <w:r w:rsidRPr="00A67AF2">
        <w:rPr>
          <w:rFonts w:ascii="Courier New" w:hAnsi="Courier New"/>
          <w:snapToGrid w:val="0"/>
        </w:rPr>
        <w:t>…</w:t>
      </w:r>
      <w:r w:rsidRPr="00A67AF2">
        <w:rPr>
          <w:rFonts w:ascii="Courier New" w:hAnsi="Courier New"/>
          <w:b/>
        </w:rPr>
        <w:t>)</w:t>
      </w:r>
      <w:r w:rsidRPr="00A67AF2">
        <w:t xml:space="preserve"> is not equivalent to the object creation expression </w:t>
      </w:r>
      <w:r w:rsidRPr="00B820AB">
        <w:rPr>
          <w:rFonts w:ascii="Courier New" w:hAnsi="Courier New"/>
          <w:b/>
        </w:rPr>
        <w:t>new Date(</w:t>
      </w:r>
      <w:r w:rsidRPr="00675B74">
        <w:rPr>
          <w:rFonts w:ascii="Courier New" w:hAnsi="Courier New"/>
          <w:snapToGrid w:val="0"/>
        </w:rPr>
        <w:t>…</w:t>
      </w:r>
      <w:r w:rsidRPr="00E77497">
        <w:rPr>
          <w:rFonts w:ascii="Courier New" w:hAnsi="Courier New"/>
          <w:b/>
        </w:rPr>
        <w:t>)</w:t>
      </w:r>
      <w:r w:rsidRPr="00E77497">
        <w:t xml:space="preserve"> with the same arguments.</w:t>
      </w:r>
      <w:bookmarkStart w:id="29081" w:name="_Toc393690522"/>
    </w:p>
    <w:p w14:paraId="22473FE1" w14:textId="77777777" w:rsidR="004C02EF" w:rsidRPr="00E77497" w:rsidRDefault="004C02EF" w:rsidP="004C02EF">
      <w:pPr>
        <w:pStyle w:val="40"/>
        <w:numPr>
          <w:ilvl w:val="0"/>
          <w:numId w:val="0"/>
        </w:numPr>
      </w:pPr>
      <w:r w:rsidRPr="00E77497">
        <w:t>15.9.2.1</w:t>
      </w:r>
      <w:r w:rsidRPr="00E77497">
        <w:tab/>
        <w:t>Date ( [ year [, month [, date [, hours [, minutes [, seconds [, ms</w:t>
      </w:r>
      <w:bookmarkEnd w:id="29081"/>
      <w:r w:rsidRPr="00E77497">
        <w:t xml:space="preserve"> ] ] ] ] ] ] ] )</w:t>
      </w:r>
    </w:p>
    <w:p w14:paraId="226A65D2" w14:textId="77777777" w:rsidR="004C02EF" w:rsidRPr="00E77497" w:rsidRDefault="004C02EF" w:rsidP="004C02EF">
      <w:r w:rsidRPr="00E77497">
        <w:t xml:space="preserve">All of the arguments are optional; any arguments supplied are accepted but are completely ignored. A String is created and returned 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the standard built-in constructor with that name and </w:t>
      </w:r>
      <w:r w:rsidRPr="00E77497">
        <w:rPr>
          <w:rFonts w:ascii="Courier New" w:hAnsi="Courier New" w:cs="Courier New"/>
          <w:b/>
        </w:rPr>
        <w:t>toString</w:t>
      </w:r>
      <w:r w:rsidRPr="00E77497">
        <w:t xml:space="preserve"> is the standard built-in method </w:t>
      </w:r>
      <w:r w:rsidRPr="00E77497">
        <w:rPr>
          <w:rFonts w:ascii="Courier New" w:hAnsi="Courier New" w:cs="Courier New"/>
          <w:b/>
        </w:rPr>
        <w:t>Date.prototype.toString</w:t>
      </w:r>
      <w:r w:rsidRPr="00E77497">
        <w:t>.</w:t>
      </w:r>
      <w:bookmarkStart w:id="29082" w:name="_Toc393690523"/>
    </w:p>
    <w:p w14:paraId="66D0DCEA" w14:textId="77777777" w:rsidR="004C02EF" w:rsidRPr="00E77497" w:rsidRDefault="004C02EF" w:rsidP="00B43482">
      <w:pPr>
        <w:pStyle w:val="30"/>
        <w:numPr>
          <w:ilvl w:val="0"/>
          <w:numId w:val="0"/>
        </w:numPr>
      </w:pPr>
      <w:bookmarkStart w:id="29083" w:name="_Toc393690530"/>
      <w:bookmarkStart w:id="29084" w:name="_Toc472818950"/>
      <w:bookmarkStart w:id="29085" w:name="_Toc235503528"/>
      <w:bookmarkStart w:id="29086" w:name="_Toc241509303"/>
      <w:bookmarkStart w:id="29087" w:name="_Toc244416790"/>
      <w:bookmarkStart w:id="29088" w:name="_Toc276631154"/>
      <w:bookmarkStart w:id="29089" w:name="_Toc329528886"/>
      <w:bookmarkEnd w:id="29082"/>
      <w:r w:rsidRPr="00E77497">
        <w:t>15.9.3</w:t>
      </w:r>
      <w:r w:rsidRPr="00E77497">
        <w:tab/>
        <w:t>The Date Constructo</w:t>
      </w:r>
      <w:bookmarkEnd w:id="29056"/>
      <w:bookmarkEnd w:id="29057"/>
      <w:bookmarkEnd w:id="29083"/>
      <w:r w:rsidRPr="00E77497">
        <w:t>r</w:t>
      </w:r>
      <w:bookmarkEnd w:id="29084"/>
      <w:bookmarkEnd w:id="29085"/>
      <w:bookmarkEnd w:id="29086"/>
      <w:bookmarkEnd w:id="29087"/>
      <w:bookmarkEnd w:id="29088"/>
      <w:bookmarkEnd w:id="29089"/>
    </w:p>
    <w:p w14:paraId="75B7DC9D" w14:textId="77777777" w:rsidR="004C02EF" w:rsidRPr="00E77497" w:rsidRDefault="004C02EF" w:rsidP="004C02EF">
      <w:r w:rsidRPr="00E77497">
        <w:t xml:space="preserve">When </w:t>
      </w:r>
      <w:r w:rsidRPr="00E77497">
        <w:rPr>
          <w:rFonts w:ascii="Courier New" w:hAnsi="Courier New"/>
          <w:b/>
        </w:rPr>
        <w:t>Date</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9090" w:name="_Toc393690531"/>
      <w:bookmarkStart w:id="29091" w:name="_Toc385672406"/>
    </w:p>
    <w:p w14:paraId="29976A8C" w14:textId="77777777" w:rsidR="004C02EF" w:rsidRPr="00E77497" w:rsidRDefault="004C02EF" w:rsidP="004C02EF">
      <w:pPr>
        <w:pStyle w:val="40"/>
        <w:numPr>
          <w:ilvl w:val="0"/>
          <w:numId w:val="0"/>
        </w:numPr>
      </w:pPr>
      <w:r w:rsidRPr="00E77497">
        <w:t>15.9.3.1</w:t>
      </w:r>
      <w:r w:rsidRPr="00E77497">
        <w:tab/>
        <w:t>new Date (year, month [, date [, hours [, minutes [, seconds [, ms</w:t>
      </w:r>
      <w:bookmarkEnd w:id="29090"/>
      <w:r w:rsidRPr="00E77497">
        <w:t xml:space="preserve"> ] ] ] ] ] )</w:t>
      </w:r>
    </w:p>
    <w:p w14:paraId="30DF4BE9" w14:textId="77777777" w:rsidR="004C02EF" w:rsidRPr="00E77497" w:rsidRDefault="004C02EF" w:rsidP="004C02EF">
      <w:r w:rsidRPr="00E77497">
        <w:t xml:space="preserve">When </w:t>
      </w:r>
      <w:r w:rsidRPr="00E77497">
        <w:rPr>
          <w:b/>
        </w:rPr>
        <w:t>Date</w:t>
      </w:r>
      <w:r w:rsidRPr="00E77497">
        <w:t xml:space="preserve"> is called with two to seven arguments, it computes the date from </w:t>
      </w:r>
      <w:r w:rsidRPr="00E77497">
        <w:rPr>
          <w:i/>
        </w:rPr>
        <w:t>year</w:t>
      </w:r>
      <w:r w:rsidRPr="00E77497">
        <w:t xml:space="preserve">, </w:t>
      </w:r>
      <w:r w:rsidRPr="00E77497">
        <w:rPr>
          <w:i/>
        </w:rPr>
        <w:t>month</w:t>
      </w:r>
      <w:r w:rsidRPr="00E77497">
        <w:t xml:space="preserve">, and (optionally) </w:t>
      </w:r>
      <w:r w:rsidRPr="00E77497">
        <w:rPr>
          <w:i/>
        </w:rPr>
        <w:t>date</w:t>
      </w:r>
      <w:r w:rsidRPr="00E77497">
        <w:t xml:space="preserve">, </w:t>
      </w:r>
      <w:r w:rsidRPr="00E77497">
        <w:rPr>
          <w:i/>
        </w:rPr>
        <w:t>hours</w:t>
      </w:r>
      <w:r w:rsidRPr="00E77497">
        <w:t xml:space="preserve">, </w:t>
      </w:r>
      <w:r w:rsidRPr="00E77497">
        <w:rPr>
          <w:i/>
        </w:rPr>
        <w:t>minutes</w:t>
      </w:r>
      <w:r w:rsidRPr="00E77497">
        <w:t xml:space="preserve">, </w:t>
      </w:r>
      <w:r w:rsidRPr="00E77497">
        <w:rPr>
          <w:i/>
        </w:rPr>
        <w:t>seconds</w:t>
      </w:r>
      <w:r w:rsidRPr="00E77497">
        <w:t xml:space="preserve"> and </w:t>
      </w:r>
      <w:r w:rsidRPr="00E77497">
        <w:rPr>
          <w:i/>
        </w:rPr>
        <w:t>ms</w:t>
      </w:r>
      <w:r w:rsidRPr="00E77497">
        <w:t>.</w:t>
      </w:r>
    </w:p>
    <w:p w14:paraId="016FF554"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3F233629" w14:textId="77777777" w:rsidR="004C02EF" w:rsidRPr="00E77497" w:rsidRDefault="004C02EF" w:rsidP="004C02EF">
      <w:r w:rsidRPr="00E77497">
        <w:t xml:space="preserve">The </w:t>
      </w:r>
      <w:del w:id="29092" w:author="Allen Wirfs-Brock" w:date="2011-07-02T14:25:00Z">
        <w:r w:rsidRPr="00E77497" w:rsidDel="0054023D">
          <w:delText xml:space="preserve">[[Class]] internal property of the </w:delText>
        </w:r>
      </w:del>
      <w:r w:rsidRPr="00E77497">
        <w:t xml:space="preserve">newly constructed object </w:t>
      </w:r>
      <w:del w:id="29093" w:author="Allen Wirfs-Brock" w:date="2011-07-02T14:25:00Z">
        <w:r w:rsidRPr="00E77497" w:rsidDel="0054023D">
          <w:delText xml:space="preserve">is set to </w:delText>
        </w:r>
        <w:r w:rsidRPr="00E77497" w:rsidDel="0054023D">
          <w:rPr>
            <w:rFonts w:ascii="Courier New" w:hAnsi="Courier New"/>
            <w:b/>
          </w:rPr>
          <w:delText>"Date"</w:delText>
        </w:r>
      </w:del>
      <w:ins w:id="29094" w:author="Allen Wirfs-Brock" w:date="2011-07-02T14:25:00Z">
        <w:r w:rsidR="0054023D" w:rsidRPr="00E77497">
          <w:t>has a [[</w:t>
        </w:r>
        <w:del w:id="29095" w:author="Rev 3 Allen Wirfs-Brock" w:date="2011-09-08T14:45:00Z">
          <w:r w:rsidR="0054023D" w:rsidRPr="00E77497" w:rsidDel="00FA2A04">
            <w:delText>IsDate</w:delText>
          </w:r>
        </w:del>
      </w:ins>
      <w:ins w:id="29096" w:author="Rev 3 Allen Wirfs-Brock" w:date="2011-09-08T14:45:00Z">
        <w:r w:rsidR="00FA2A04" w:rsidRPr="00E77497">
          <w:t>NativeBrand</w:t>
        </w:r>
      </w:ins>
      <w:ins w:id="29097" w:author="Allen Wirfs-Brock" w:date="2011-07-02T14:25:00Z">
        <w:r w:rsidR="0054023D" w:rsidRPr="00E77497">
          <w:t>]] internal property</w:t>
        </w:r>
      </w:ins>
      <w:ins w:id="29098" w:author="Rev 3 Allen Wirfs-Brock" w:date="2011-09-08T14:43:00Z">
        <w:r w:rsidR="00FA2A04" w:rsidRPr="00E77497">
          <w:t xml:space="preserve"> </w:t>
        </w:r>
      </w:ins>
      <w:ins w:id="29099" w:author="Rev 3 Allen Wirfs-Brock" w:date="2011-09-08T14:44:00Z">
        <w:r w:rsidR="00FA2A04" w:rsidRPr="00E77497">
          <w:t>whose value is NativeDate</w:t>
        </w:r>
      </w:ins>
      <w:r w:rsidRPr="00E77497">
        <w:t>.</w:t>
      </w:r>
    </w:p>
    <w:p w14:paraId="44E1A7E6"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1FF3022A" w14:textId="77777777" w:rsidR="004C02EF" w:rsidRPr="00E77497" w:rsidRDefault="004C02EF" w:rsidP="004C02EF">
      <w:r w:rsidRPr="00E77497">
        <w:t>The [[PrimitiveValue]] internal property of the newly constructed object is set as follows:</w:t>
      </w:r>
    </w:p>
    <w:p w14:paraId="48A6D668" w14:textId="77777777" w:rsidR="004C02EF" w:rsidRPr="00E77497" w:rsidRDefault="004C02EF" w:rsidP="001F482D">
      <w:pPr>
        <w:pStyle w:val="M4"/>
        <w:numPr>
          <w:ilvl w:val="0"/>
          <w:numId w:val="248"/>
        </w:numPr>
        <w:spacing w:after="0"/>
      </w:pPr>
      <w:bookmarkStart w:id="29100" w:name="_Toc393690537"/>
      <w:bookmarkEnd w:id="29091"/>
      <w:r w:rsidRPr="00E77497">
        <w:t xml:space="preserve">Let </w:t>
      </w:r>
      <w:r w:rsidRPr="00E77497">
        <w:rPr>
          <w:i/>
        </w:rPr>
        <w:t>y</w:t>
      </w:r>
      <w:r w:rsidRPr="00E77497">
        <w:t xml:space="preserve"> be ToNumber(</w:t>
      </w:r>
      <w:r w:rsidRPr="00E77497">
        <w:rPr>
          <w:i/>
        </w:rPr>
        <w:t>year</w:t>
      </w:r>
      <w:r w:rsidRPr="00E77497">
        <w:t>).</w:t>
      </w:r>
    </w:p>
    <w:p w14:paraId="437C22C1" w14:textId="77777777" w:rsidR="009C5DEB" w:rsidRDefault="009C5DEB" w:rsidP="001F482D">
      <w:pPr>
        <w:pStyle w:val="M4"/>
        <w:numPr>
          <w:ilvl w:val="0"/>
          <w:numId w:val="248"/>
        </w:numPr>
        <w:spacing w:after="0"/>
        <w:rPr>
          <w:ins w:id="29101" w:author="Rev 7 Allen Wirfs-Brock" w:date="2012-04-11T15:18:00Z"/>
        </w:rPr>
      </w:pPr>
      <w:ins w:id="29102" w:author="Rev 7 Allen Wirfs-Brock" w:date="2012-04-11T15:18:00Z">
        <w:r>
          <w:t>ReturnIfAbrupt(</w:t>
        </w:r>
        <w:r w:rsidRPr="009C5DEB">
          <w:rPr>
            <w:i/>
          </w:rPr>
          <w:t>year</w:t>
        </w:r>
        <w:r>
          <w:t>).</w:t>
        </w:r>
      </w:ins>
    </w:p>
    <w:p w14:paraId="0C4E3130" w14:textId="77777777" w:rsidR="004C02EF" w:rsidRPr="00E77497" w:rsidRDefault="004C02EF" w:rsidP="001F482D">
      <w:pPr>
        <w:pStyle w:val="M4"/>
        <w:numPr>
          <w:ilvl w:val="0"/>
          <w:numId w:val="248"/>
        </w:numPr>
        <w:spacing w:after="0"/>
      </w:pPr>
      <w:r w:rsidRPr="00E77497">
        <w:t xml:space="preserve">Let </w:t>
      </w:r>
      <w:r w:rsidRPr="00E77497">
        <w:rPr>
          <w:i/>
        </w:rPr>
        <w:t>m</w:t>
      </w:r>
      <w:r w:rsidRPr="00E77497">
        <w:t xml:space="preserve"> be ToNumber(</w:t>
      </w:r>
      <w:r w:rsidRPr="00E77497">
        <w:rPr>
          <w:i/>
        </w:rPr>
        <w:t>month</w:t>
      </w:r>
      <w:r w:rsidRPr="00E77497">
        <w:t>).</w:t>
      </w:r>
    </w:p>
    <w:p w14:paraId="2EC1C792" w14:textId="77777777" w:rsidR="009C5DEB" w:rsidRDefault="009C5DEB" w:rsidP="009C5DEB">
      <w:pPr>
        <w:pStyle w:val="M4"/>
        <w:numPr>
          <w:ilvl w:val="0"/>
          <w:numId w:val="248"/>
        </w:numPr>
        <w:spacing w:after="0"/>
        <w:rPr>
          <w:ins w:id="29103" w:author="Rev 7 Allen Wirfs-Brock" w:date="2012-04-11T15:19:00Z"/>
        </w:rPr>
      </w:pPr>
      <w:ins w:id="29104" w:author="Rev 7 Allen Wirfs-Brock" w:date="2012-04-11T15:19:00Z">
        <w:r>
          <w:t>ReturnIfAbrupt(</w:t>
        </w:r>
      </w:ins>
      <w:ins w:id="29105" w:author="Rev 7 Allen Wirfs-Brock" w:date="2012-04-11T15:20:00Z">
        <w:r w:rsidRPr="00E77497">
          <w:rPr>
            <w:i/>
          </w:rPr>
          <w:t>month</w:t>
        </w:r>
      </w:ins>
      <w:ins w:id="29106" w:author="Rev 7 Allen Wirfs-Brock" w:date="2012-04-11T15:19:00Z">
        <w:r>
          <w:t>).</w:t>
        </w:r>
      </w:ins>
    </w:p>
    <w:p w14:paraId="5B11EA4E" w14:textId="77777777" w:rsidR="004C02EF" w:rsidRPr="00E77497" w:rsidRDefault="004C02EF" w:rsidP="001F482D">
      <w:pPr>
        <w:pStyle w:val="M4"/>
        <w:numPr>
          <w:ilvl w:val="0"/>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59568A00" w14:textId="77777777" w:rsidR="009C5DEB" w:rsidRDefault="009C5DEB" w:rsidP="009C5DEB">
      <w:pPr>
        <w:pStyle w:val="M4"/>
        <w:numPr>
          <w:ilvl w:val="0"/>
          <w:numId w:val="248"/>
        </w:numPr>
        <w:spacing w:after="0"/>
        <w:rPr>
          <w:ins w:id="29107" w:author="Rev 7 Allen Wirfs-Brock" w:date="2012-04-11T15:19:00Z"/>
        </w:rPr>
      </w:pPr>
      <w:ins w:id="29108" w:author="Rev 7 Allen Wirfs-Brock" w:date="2012-04-11T15:19:00Z">
        <w:r>
          <w:t>ReturnIfAbrupt(</w:t>
        </w:r>
      </w:ins>
      <w:ins w:id="29109" w:author="Rev 7 Allen Wirfs-Brock" w:date="2012-04-11T15:20:00Z">
        <w:r w:rsidRPr="00E77497">
          <w:rPr>
            <w:i/>
          </w:rPr>
          <w:t>dt</w:t>
        </w:r>
      </w:ins>
      <w:ins w:id="29110" w:author="Rev 7 Allen Wirfs-Brock" w:date="2012-04-11T15:19:00Z">
        <w:r>
          <w:t>).</w:t>
        </w:r>
      </w:ins>
    </w:p>
    <w:p w14:paraId="67F90FC5" w14:textId="77777777" w:rsidR="004C02EF" w:rsidRPr="00E77497" w:rsidRDefault="004C02EF" w:rsidP="001F482D">
      <w:pPr>
        <w:pStyle w:val="M4"/>
        <w:numPr>
          <w:ilvl w:val="0"/>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58DED660" w14:textId="77777777" w:rsidR="009C5DEB" w:rsidRDefault="009C5DEB" w:rsidP="009C5DEB">
      <w:pPr>
        <w:pStyle w:val="M4"/>
        <w:numPr>
          <w:ilvl w:val="0"/>
          <w:numId w:val="248"/>
        </w:numPr>
        <w:spacing w:after="0"/>
        <w:rPr>
          <w:ins w:id="29111" w:author="Rev 7 Allen Wirfs-Brock" w:date="2012-04-11T15:20:00Z"/>
        </w:rPr>
      </w:pPr>
      <w:ins w:id="29112" w:author="Rev 7 Allen Wirfs-Brock" w:date="2012-04-11T15:20:00Z">
        <w:r>
          <w:t>ReturnIfAbrupt(</w:t>
        </w:r>
        <w:r>
          <w:rPr>
            <w:i/>
          </w:rPr>
          <w:t>h</w:t>
        </w:r>
        <w:r>
          <w:t>).</w:t>
        </w:r>
      </w:ins>
    </w:p>
    <w:p w14:paraId="77D30A99" w14:textId="77777777" w:rsidR="004C02EF" w:rsidRPr="00E77497" w:rsidRDefault="004C02EF" w:rsidP="001F482D">
      <w:pPr>
        <w:pStyle w:val="M4"/>
        <w:numPr>
          <w:ilvl w:val="0"/>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764A74BB" w14:textId="77777777" w:rsidR="009C5DEB" w:rsidRDefault="009C5DEB" w:rsidP="009C5DEB">
      <w:pPr>
        <w:pStyle w:val="M4"/>
        <w:numPr>
          <w:ilvl w:val="0"/>
          <w:numId w:val="248"/>
        </w:numPr>
        <w:spacing w:after="0"/>
        <w:rPr>
          <w:ins w:id="29113" w:author="Rev 7 Allen Wirfs-Brock" w:date="2012-04-11T15:19:00Z"/>
        </w:rPr>
      </w:pPr>
      <w:ins w:id="29114" w:author="Rev 7 Allen Wirfs-Brock" w:date="2012-04-11T15:19:00Z">
        <w:r>
          <w:t>ReturnIfAbrupt(</w:t>
        </w:r>
      </w:ins>
      <w:ins w:id="29115" w:author="Rev 7 Allen Wirfs-Brock" w:date="2012-04-11T15:20:00Z">
        <w:r w:rsidRPr="00E77497">
          <w:rPr>
            <w:i/>
          </w:rPr>
          <w:t>min</w:t>
        </w:r>
      </w:ins>
      <w:ins w:id="29116" w:author="Rev 7 Allen Wirfs-Brock" w:date="2012-04-11T15:19:00Z">
        <w:r>
          <w:t>).</w:t>
        </w:r>
      </w:ins>
    </w:p>
    <w:p w14:paraId="216D3288" w14:textId="77777777" w:rsidR="004C02EF" w:rsidRPr="00E77497" w:rsidRDefault="004C02EF" w:rsidP="001F482D">
      <w:pPr>
        <w:pStyle w:val="M4"/>
        <w:numPr>
          <w:ilvl w:val="0"/>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753843F9" w14:textId="77777777" w:rsidR="009C5DEB" w:rsidRDefault="009C5DEB" w:rsidP="009C5DEB">
      <w:pPr>
        <w:pStyle w:val="M4"/>
        <w:numPr>
          <w:ilvl w:val="0"/>
          <w:numId w:val="248"/>
        </w:numPr>
        <w:spacing w:after="0"/>
        <w:rPr>
          <w:ins w:id="29117" w:author="Rev 7 Allen Wirfs-Brock" w:date="2012-04-11T15:19:00Z"/>
        </w:rPr>
      </w:pPr>
      <w:ins w:id="29118" w:author="Rev 7 Allen Wirfs-Brock" w:date="2012-04-11T15:19:00Z">
        <w:r>
          <w:t>ReturnIfAbrupt(</w:t>
        </w:r>
      </w:ins>
      <w:ins w:id="29119" w:author="Rev 7 Allen Wirfs-Brock" w:date="2012-04-11T15:21:00Z">
        <w:r>
          <w:rPr>
            <w:i/>
          </w:rPr>
          <w:t>s</w:t>
        </w:r>
      </w:ins>
      <w:ins w:id="29120" w:author="Rev 7 Allen Wirfs-Brock" w:date="2012-04-11T15:19:00Z">
        <w:r>
          <w:t>).</w:t>
        </w:r>
      </w:ins>
    </w:p>
    <w:p w14:paraId="0A94ACFC" w14:textId="77777777" w:rsidR="004C02EF" w:rsidRPr="00E77497" w:rsidRDefault="004C02EF" w:rsidP="001F482D">
      <w:pPr>
        <w:pStyle w:val="M4"/>
        <w:numPr>
          <w:ilvl w:val="0"/>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04BCE70A" w14:textId="77777777" w:rsidR="009C5DEB" w:rsidRDefault="009C5DEB" w:rsidP="009C5DEB">
      <w:pPr>
        <w:pStyle w:val="M4"/>
        <w:numPr>
          <w:ilvl w:val="0"/>
          <w:numId w:val="248"/>
        </w:numPr>
        <w:spacing w:after="0"/>
        <w:rPr>
          <w:ins w:id="29121" w:author="Rev 7 Allen Wirfs-Brock" w:date="2012-04-11T15:19:00Z"/>
        </w:rPr>
      </w:pPr>
      <w:ins w:id="29122" w:author="Rev 7 Allen Wirfs-Brock" w:date="2012-04-11T15:19:00Z">
        <w:r>
          <w:t>ReturnIfAbrupt(</w:t>
        </w:r>
      </w:ins>
      <w:ins w:id="29123" w:author="Rev 7 Allen Wirfs-Brock" w:date="2012-04-11T15:21:00Z">
        <w:r w:rsidRPr="00E77497">
          <w:rPr>
            <w:i/>
          </w:rPr>
          <w:t>milli</w:t>
        </w:r>
      </w:ins>
      <w:ins w:id="29124" w:author="Rev 7 Allen Wirfs-Brock" w:date="2012-04-11T15:19:00Z">
        <w:r>
          <w:t>).</w:t>
        </w:r>
      </w:ins>
    </w:p>
    <w:p w14:paraId="5DF8138B" w14:textId="77777777" w:rsidR="004C02EF" w:rsidRPr="00E77497" w:rsidRDefault="004C02EF" w:rsidP="001F482D">
      <w:pPr>
        <w:pStyle w:val="M4"/>
        <w:numPr>
          <w:ilvl w:val="0"/>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14:paraId="11129C15" w14:textId="77777777" w:rsidR="004C02EF" w:rsidRPr="00E77497" w:rsidRDefault="004C02EF" w:rsidP="001F482D">
      <w:pPr>
        <w:pStyle w:val="M4"/>
        <w:numPr>
          <w:ilvl w:val="0"/>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11FA8A47" w14:textId="77777777" w:rsidR="004C02EF" w:rsidRPr="00E77497" w:rsidRDefault="004C02EF" w:rsidP="001F482D">
      <w:pPr>
        <w:pStyle w:val="M4"/>
        <w:numPr>
          <w:ilvl w:val="0"/>
          <w:numId w:val="248"/>
        </w:numPr>
      </w:pPr>
      <w:r w:rsidRPr="00E77497">
        <w:t>Set the [[PrimitiveValue]] internal property of the newly constructed object to TimeClip(UTC(</w:t>
      </w:r>
      <w:r w:rsidRPr="00E77497">
        <w:rPr>
          <w:i/>
        </w:rPr>
        <w:t>finalDate</w:t>
      </w:r>
      <w:r w:rsidRPr="00E77497">
        <w:t>)).</w:t>
      </w:r>
      <w:bookmarkStart w:id="29125" w:name="_Toc393690532"/>
    </w:p>
    <w:bookmarkEnd w:id="29125"/>
    <w:p w14:paraId="5397858E" w14:textId="77777777" w:rsidR="004C02EF" w:rsidRPr="00E77497" w:rsidRDefault="004C02EF" w:rsidP="004C02EF">
      <w:pPr>
        <w:pStyle w:val="40"/>
        <w:numPr>
          <w:ilvl w:val="0"/>
          <w:numId w:val="0"/>
        </w:numPr>
      </w:pPr>
      <w:r w:rsidRPr="00E77497">
        <w:t>15.9.3.2</w:t>
      </w:r>
      <w:r w:rsidRPr="00E77497">
        <w:tab/>
        <w:t>new Date (value</w:t>
      </w:r>
      <w:bookmarkEnd w:id="29100"/>
      <w:r w:rsidRPr="00E77497">
        <w:t>)</w:t>
      </w:r>
    </w:p>
    <w:p w14:paraId="76EB8887"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44E18B1E" w14:textId="77777777" w:rsidR="004C02EF" w:rsidRPr="00E77497" w:rsidRDefault="0054023D" w:rsidP="004C02EF">
      <w:ins w:id="29126" w:author="Allen Wirfs-Brock" w:date="2011-07-02T14:27:00Z">
        <w:r w:rsidRPr="00E77497">
          <w:t>The newly constructed object has a [[</w:t>
        </w:r>
        <w:del w:id="29127" w:author="Rev 3 Allen Wirfs-Brock" w:date="2011-09-08T14:45:00Z">
          <w:r w:rsidRPr="00E77497" w:rsidDel="00FA2A04">
            <w:delText>IsDate</w:delText>
          </w:r>
        </w:del>
      </w:ins>
      <w:ins w:id="29128" w:author="Rev 3 Allen Wirfs-Brock" w:date="2011-09-08T14:45:00Z">
        <w:r w:rsidR="00FA2A04" w:rsidRPr="00E77497">
          <w:t>NativeBrand</w:t>
        </w:r>
      </w:ins>
      <w:ins w:id="29129" w:author="Allen Wirfs-Brock" w:date="2011-07-02T14:27:00Z">
        <w:r w:rsidRPr="00E77497">
          <w:t>]] internal property</w:t>
        </w:r>
      </w:ins>
      <w:ins w:id="29130" w:author="Rev 3 Allen Wirfs-Brock" w:date="2011-09-08T14:45:00Z">
        <w:r w:rsidR="00FA2A04" w:rsidRPr="00E77497">
          <w:t xml:space="preserve"> whose value is NativeDate</w:t>
        </w:r>
      </w:ins>
      <w:ins w:id="29131" w:author="Allen Wirfs-Brock" w:date="2011-07-02T14:27:00Z">
        <w:r w:rsidRPr="00E77497">
          <w:t>.</w:t>
        </w:r>
      </w:ins>
      <w:del w:id="29132" w:author="Allen Wirfs-Brock" w:date="2011-07-02T14:27: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1BA2E347"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52F5EB6A" w14:textId="77777777" w:rsidR="004C02EF" w:rsidRPr="00E77497" w:rsidRDefault="004C02EF" w:rsidP="004C02EF">
      <w:r w:rsidRPr="00E77497">
        <w:t>The [[PrimitiveValue]] internal property of the newly constructed object is set as follows:</w:t>
      </w:r>
    </w:p>
    <w:p w14:paraId="3F552C6E" w14:textId="77777777" w:rsidR="004C02EF" w:rsidRPr="00E77497" w:rsidRDefault="004C02EF" w:rsidP="001F482D">
      <w:pPr>
        <w:pStyle w:val="Alg4"/>
        <w:numPr>
          <w:ilvl w:val="0"/>
          <w:numId w:val="249"/>
        </w:numPr>
      </w:pPr>
      <w:r w:rsidRPr="00E77497">
        <w:t xml:space="preserve">Let </w:t>
      </w:r>
      <w:r w:rsidRPr="00E77497">
        <w:rPr>
          <w:i/>
        </w:rPr>
        <w:t>v</w:t>
      </w:r>
      <w:r w:rsidRPr="00E77497">
        <w:t xml:space="preserve"> be ToPrimitive(</w:t>
      </w:r>
      <w:r w:rsidRPr="00E77497">
        <w:rPr>
          <w:i/>
        </w:rPr>
        <w:t>value</w:t>
      </w:r>
      <w:r w:rsidRPr="00E77497">
        <w:t>).</w:t>
      </w:r>
    </w:p>
    <w:p w14:paraId="41965985" w14:textId="77777777" w:rsidR="004C02EF" w:rsidRPr="00E77497" w:rsidRDefault="004C02EF" w:rsidP="001F482D">
      <w:pPr>
        <w:pStyle w:val="Alg4"/>
        <w:numPr>
          <w:ilvl w:val="0"/>
          <w:numId w:val="249"/>
        </w:numPr>
      </w:pPr>
      <w:r w:rsidRPr="00E77497">
        <w:t>If Type(</w:t>
      </w:r>
      <w:r w:rsidRPr="00E77497">
        <w:rPr>
          <w:i/>
        </w:rPr>
        <w:t>v</w:t>
      </w:r>
      <w:r w:rsidRPr="00E77497">
        <w:t xml:space="preserve">) is String, then </w:t>
      </w:r>
    </w:p>
    <w:p w14:paraId="3FF509D3" w14:textId="77777777" w:rsidR="004C02EF" w:rsidRPr="00E77497" w:rsidRDefault="004C02EF" w:rsidP="001F482D">
      <w:pPr>
        <w:pStyle w:val="Alg4"/>
        <w:numPr>
          <w:ilvl w:val="1"/>
          <w:numId w:val="249"/>
        </w:numPr>
      </w:pPr>
      <w:r w:rsidRPr="00E77497">
        <w:t xml:space="preserve">Parse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(15.9.4.2); let </w:t>
      </w:r>
      <w:r w:rsidRPr="00E77497">
        <w:rPr>
          <w:i/>
        </w:rPr>
        <w:t>V</w:t>
      </w:r>
      <w:r w:rsidRPr="00E77497">
        <w:t xml:space="preserve"> be the time value for this date.</w:t>
      </w:r>
      <w:ins w:id="29133" w:author="Rev 7 Allen Wirfs-Brock" w:date="2012-04-11T15:22:00Z">
        <w:r w:rsidR="002B118D">
          <w:t xml:space="preserve"> If the parse resulted in an abrupt completion, return the Completion Record.</w:t>
        </w:r>
      </w:ins>
    </w:p>
    <w:p w14:paraId="3686BA92" w14:textId="77777777" w:rsidR="004C02EF" w:rsidRPr="00E77497" w:rsidRDefault="004C02EF" w:rsidP="001F482D">
      <w:pPr>
        <w:pStyle w:val="Alg4"/>
        <w:numPr>
          <w:ilvl w:val="0"/>
          <w:numId w:val="249"/>
        </w:numPr>
      </w:pPr>
      <w:r w:rsidRPr="00E77497">
        <w:t xml:space="preserve">Else, let </w:t>
      </w:r>
      <w:r w:rsidRPr="00E77497">
        <w:rPr>
          <w:i/>
        </w:rPr>
        <w:t>V</w:t>
      </w:r>
      <w:r w:rsidRPr="00E77497">
        <w:t xml:space="preserve"> be ToNumber(</w:t>
      </w:r>
      <w:r w:rsidRPr="00E77497">
        <w:rPr>
          <w:i/>
        </w:rPr>
        <w:t>v</w:t>
      </w:r>
      <w:r w:rsidRPr="00E77497">
        <w:t>).</w:t>
      </w:r>
    </w:p>
    <w:p w14:paraId="69B0417D" w14:textId="77777777" w:rsidR="002B118D" w:rsidRDefault="002B118D" w:rsidP="002B118D">
      <w:pPr>
        <w:pStyle w:val="M4"/>
        <w:numPr>
          <w:ilvl w:val="0"/>
          <w:numId w:val="249"/>
        </w:numPr>
        <w:spacing w:after="0"/>
        <w:rPr>
          <w:ins w:id="29134" w:author="Rev 7 Allen Wirfs-Brock" w:date="2012-04-11T15:23:00Z"/>
        </w:rPr>
      </w:pPr>
      <w:ins w:id="29135" w:author="Rev 7 Allen Wirfs-Brock" w:date="2012-04-11T15:23:00Z">
        <w:r>
          <w:t>ReturnIfAbrupt(</w:t>
        </w:r>
        <w:r>
          <w:rPr>
            <w:i/>
          </w:rPr>
          <w:t>V</w:t>
        </w:r>
        <w:r>
          <w:t>).</w:t>
        </w:r>
      </w:ins>
    </w:p>
    <w:p w14:paraId="29CD3912" w14:textId="77777777" w:rsidR="008D4801" w:rsidRPr="008D4801" w:rsidRDefault="008D4801" w:rsidP="008D4801">
      <w:pPr>
        <w:pStyle w:val="Alg4"/>
        <w:numPr>
          <w:ilvl w:val="0"/>
          <w:numId w:val="249"/>
        </w:numPr>
        <w:spacing w:after="220"/>
        <w:contextualSpacing/>
        <w:rPr>
          <w:ins w:id="29136" w:author="Rev 9 Allen Wirfs-Brock" w:date="2012-07-08T13:41:00Z"/>
        </w:rPr>
        <w:pPrChange w:id="29137" w:author="Rev 9 Allen Wirfs-Brock" w:date="2012-07-08T13:41:00Z">
          <w:pPr>
            <w:pStyle w:val="Alg4"/>
            <w:numPr>
              <w:numId w:val="249"/>
            </w:numPr>
            <w:tabs>
              <w:tab w:val="num" w:pos="360"/>
            </w:tabs>
            <w:spacing w:after="220"/>
            <w:ind w:left="360" w:hanging="360"/>
          </w:pPr>
        </w:pPrChange>
      </w:pPr>
      <w:ins w:id="29138" w:author="Rev 9 Allen Wirfs-Brock" w:date="2012-07-08T13:41:00Z">
        <w:r w:rsidRPr="00E77497">
          <w:t>Set the [[PrimitiveValue]] internal property of the newly constructed object to TimeClip(</w:t>
        </w:r>
        <w:r w:rsidRPr="00E77497">
          <w:rPr>
            <w:i/>
          </w:rPr>
          <w:t>V</w:t>
        </w:r>
        <w:r w:rsidRPr="00E77497">
          <w:t>).</w:t>
        </w:r>
      </w:ins>
    </w:p>
    <w:p w14:paraId="41132727" w14:textId="77777777" w:rsidR="008D4801" w:rsidRDefault="008D4801" w:rsidP="008D4801">
      <w:pPr>
        <w:pStyle w:val="Alg4"/>
        <w:numPr>
          <w:ilvl w:val="0"/>
          <w:numId w:val="249"/>
        </w:numPr>
        <w:spacing w:after="220"/>
        <w:rPr>
          <w:ins w:id="29139" w:author="Rev 9 Allen Wirfs-Brock" w:date="2012-07-08T13:40:00Z"/>
        </w:rPr>
      </w:pPr>
      <w:ins w:id="29140" w:author="Rev 9 Allen Wirfs-Brock" w:date="2012-07-08T13:40:00Z">
        <w:r>
          <w:t>Return the newly constructed object.</w:t>
        </w:r>
      </w:ins>
    </w:p>
    <w:p w14:paraId="16D1E52D" w14:textId="77777777" w:rsidR="008D4801" w:rsidRPr="008D4801" w:rsidDel="008D4801" w:rsidRDefault="004C02EF" w:rsidP="008D4801">
      <w:pPr>
        <w:pStyle w:val="Alg4"/>
        <w:numPr>
          <w:ilvl w:val="0"/>
          <w:numId w:val="249"/>
        </w:numPr>
        <w:spacing w:after="220"/>
        <w:rPr>
          <w:del w:id="29141" w:author="Rev 9 Allen Wirfs-Brock" w:date="2012-07-08T13:41:00Z"/>
        </w:rPr>
      </w:pPr>
      <w:del w:id="29142" w:author="Rev 9 Allen Wirfs-Brock" w:date="2012-07-08T13:41:00Z">
        <w:r w:rsidRPr="00E77497" w:rsidDel="008D4801">
          <w:delText>Set the [[PrimitiveValue]] internal property of the newly constructed object to TimeClip(</w:delText>
        </w:r>
        <w:r w:rsidRPr="00E77497" w:rsidDel="008D4801">
          <w:rPr>
            <w:i/>
          </w:rPr>
          <w:delText>V</w:delText>
        </w:r>
        <w:r w:rsidRPr="00E77497" w:rsidDel="008D4801">
          <w:delText>)</w:delText>
        </w:r>
      </w:del>
      <w:del w:id="29143" w:author="Rev 9 Allen Wirfs-Brock" w:date="2012-07-08T13:39:00Z">
        <w:r w:rsidRPr="00E77497" w:rsidDel="00B7141C">
          <w:delText xml:space="preserve"> and return</w:delText>
        </w:r>
      </w:del>
      <w:del w:id="29144" w:author="Rev 9 Allen Wirfs-Brock" w:date="2012-07-08T13:41:00Z">
        <w:r w:rsidRPr="00E77497" w:rsidDel="008D4801">
          <w:delText>.</w:delText>
        </w:r>
      </w:del>
    </w:p>
    <w:p w14:paraId="0D51B94E" w14:textId="77777777" w:rsidR="004C02EF" w:rsidRPr="00E77497" w:rsidRDefault="004C02EF" w:rsidP="004C02EF">
      <w:pPr>
        <w:pStyle w:val="40"/>
        <w:numPr>
          <w:ilvl w:val="0"/>
          <w:numId w:val="0"/>
        </w:numPr>
      </w:pPr>
      <w:bookmarkStart w:id="29145" w:name="_Toc393690538"/>
      <w:r w:rsidRPr="00E77497">
        <w:t>15.9.3.3</w:t>
      </w:r>
      <w:r w:rsidRPr="00E77497">
        <w:tab/>
        <w:t>new Date (</w:t>
      </w:r>
      <w:bookmarkEnd w:id="29145"/>
      <w:r w:rsidRPr="00E77497">
        <w:t xml:space="preserve"> )</w:t>
      </w:r>
    </w:p>
    <w:p w14:paraId="133EA388"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651442BD" w14:textId="77777777" w:rsidR="004C02EF" w:rsidRPr="00E77497" w:rsidRDefault="0054023D" w:rsidP="004C02EF">
      <w:ins w:id="29146" w:author="Allen Wirfs-Brock" w:date="2011-07-02T14:28:00Z">
        <w:r w:rsidRPr="00E77497">
          <w:t>The newly constructed object has a [[</w:t>
        </w:r>
        <w:del w:id="29147" w:author="Rev 3 Allen Wirfs-Brock" w:date="2011-09-08T14:46:00Z">
          <w:r w:rsidRPr="00E77497" w:rsidDel="00FA2A04">
            <w:delText>IsDate</w:delText>
          </w:r>
        </w:del>
      </w:ins>
      <w:ins w:id="29148" w:author="Rev 3 Allen Wirfs-Brock" w:date="2011-09-08T14:46:00Z">
        <w:r w:rsidR="00FA2A04" w:rsidRPr="00E77497">
          <w:t>NativeBrand</w:t>
        </w:r>
      </w:ins>
      <w:ins w:id="29149" w:author="Allen Wirfs-Brock" w:date="2011-07-02T14:28:00Z">
        <w:r w:rsidRPr="00E77497">
          <w:t>]] internal property</w:t>
        </w:r>
      </w:ins>
      <w:ins w:id="29150" w:author="Rev 3 Allen Wirfs-Brock" w:date="2011-09-08T14:46:00Z">
        <w:r w:rsidR="00FA2A04" w:rsidRPr="00E77497">
          <w:t xml:space="preserve"> whose value is NativeDate</w:t>
        </w:r>
      </w:ins>
      <w:ins w:id="29151" w:author="Allen Wirfs-Brock" w:date="2011-07-02T14:28:00Z">
        <w:r w:rsidRPr="00E77497">
          <w:t>.</w:t>
        </w:r>
      </w:ins>
      <w:del w:id="29152" w:author="Allen Wirfs-Brock" w:date="2011-07-02T14:28: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55513E8D"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28D984A9" w14:textId="77777777" w:rsidR="004C02EF" w:rsidRPr="00E77497" w:rsidRDefault="004C02EF" w:rsidP="004C02EF">
      <w:r w:rsidRPr="00E77497">
        <w:t>The [[PrimitiveValue]] internal property of the newly constructed object is set to the time value (UTC) identifying the current time.</w:t>
      </w:r>
      <w:bookmarkStart w:id="29153" w:name="_Toc393690539"/>
    </w:p>
    <w:p w14:paraId="3BC30E47" w14:textId="77777777" w:rsidR="004C02EF" w:rsidRPr="00E77497" w:rsidRDefault="004C02EF" w:rsidP="00B43482">
      <w:pPr>
        <w:pStyle w:val="30"/>
        <w:numPr>
          <w:ilvl w:val="0"/>
          <w:numId w:val="0"/>
        </w:numPr>
      </w:pPr>
      <w:bookmarkStart w:id="29154" w:name="_Ref457709552"/>
      <w:bookmarkStart w:id="29155" w:name="_Toc472818951"/>
      <w:bookmarkStart w:id="29156" w:name="_Toc235503529"/>
      <w:bookmarkStart w:id="29157" w:name="_Toc241509304"/>
      <w:bookmarkStart w:id="29158" w:name="_Toc244416791"/>
      <w:bookmarkStart w:id="29159" w:name="_Toc276631155"/>
      <w:bookmarkStart w:id="29160" w:name="_Toc329528887"/>
      <w:r w:rsidRPr="00E77497">
        <w:t>15.9.4</w:t>
      </w:r>
      <w:r w:rsidRPr="00E77497">
        <w:tab/>
        <w:t>Properties of the Date Constructo</w:t>
      </w:r>
      <w:bookmarkEnd w:id="29153"/>
      <w:r w:rsidRPr="00E77497">
        <w:t>r</w:t>
      </w:r>
      <w:bookmarkEnd w:id="29154"/>
      <w:bookmarkEnd w:id="29155"/>
      <w:bookmarkEnd w:id="29156"/>
      <w:bookmarkEnd w:id="29157"/>
      <w:bookmarkEnd w:id="29158"/>
      <w:bookmarkEnd w:id="29159"/>
      <w:bookmarkEnd w:id="29160"/>
    </w:p>
    <w:p w14:paraId="45078D30" w14:textId="77777777" w:rsidR="004C02EF" w:rsidRPr="00E77497" w:rsidRDefault="004C02EF" w:rsidP="004C02EF">
      <w:r w:rsidRPr="00E77497">
        <w:t>The value of the [[Prototype]] internal property of the Date constructor is the Function prototype object (15.3.4).</w:t>
      </w:r>
    </w:p>
    <w:p w14:paraId="4DC04AA5"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bookmarkStart w:id="29161" w:name="_Ref393614089"/>
      <w:bookmarkStart w:id="29162" w:name="_Toc393690540"/>
    </w:p>
    <w:p w14:paraId="64FC7E78" w14:textId="77777777" w:rsidR="004C02EF" w:rsidRPr="00E77497" w:rsidRDefault="004C02EF" w:rsidP="004C02EF">
      <w:pPr>
        <w:pStyle w:val="40"/>
        <w:numPr>
          <w:ilvl w:val="0"/>
          <w:numId w:val="0"/>
        </w:numPr>
      </w:pPr>
      <w:bookmarkStart w:id="29163" w:name="_Ref424534620"/>
      <w:r w:rsidRPr="00E77497">
        <w:t>15.9.4.1</w:t>
      </w:r>
      <w:r w:rsidRPr="00E77497">
        <w:tab/>
        <w:t>Date.prototyp</w:t>
      </w:r>
      <w:bookmarkEnd w:id="29161"/>
      <w:bookmarkEnd w:id="29162"/>
      <w:r w:rsidRPr="00E77497">
        <w:t>e</w:t>
      </w:r>
      <w:bookmarkEnd w:id="29163"/>
    </w:p>
    <w:p w14:paraId="458CBC54" w14:textId="77777777" w:rsidR="004C02EF" w:rsidRPr="00E77497" w:rsidRDefault="004C02EF" w:rsidP="004C02EF">
      <w:r w:rsidRPr="00E77497">
        <w:t xml:space="preserve">The initial value of </w:t>
      </w:r>
      <w:r w:rsidRPr="00E77497">
        <w:rPr>
          <w:rFonts w:ascii="Courier New" w:hAnsi="Courier New"/>
          <w:b/>
        </w:rPr>
        <w:t>Date.prototype</w:t>
      </w:r>
      <w:r w:rsidRPr="00E77497">
        <w:t xml:space="preserve"> is the built-in Date prototype object (15.9.5).</w:t>
      </w:r>
    </w:p>
    <w:p w14:paraId="4321AA39"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9164" w:name="_Ref387218744"/>
      <w:bookmarkStart w:id="29165" w:name="_Toc393690541"/>
    </w:p>
    <w:p w14:paraId="7D8C2006" w14:textId="77777777" w:rsidR="004C02EF" w:rsidRPr="00E77497" w:rsidRDefault="004C02EF" w:rsidP="004C02EF">
      <w:pPr>
        <w:pStyle w:val="40"/>
        <w:numPr>
          <w:ilvl w:val="0"/>
          <w:numId w:val="0"/>
        </w:numPr>
      </w:pPr>
      <w:bookmarkStart w:id="29166" w:name="_Ref424536114"/>
      <w:r w:rsidRPr="00E77497">
        <w:t>15.9.4.2</w:t>
      </w:r>
      <w:r w:rsidRPr="00E77497">
        <w:tab/>
        <w:t>Date.parse (string</w:t>
      </w:r>
      <w:bookmarkEnd w:id="29164"/>
      <w:bookmarkEnd w:id="29165"/>
      <w:r w:rsidRPr="00E77497">
        <w:t>)</w:t>
      </w:r>
      <w:bookmarkEnd w:id="29166"/>
    </w:p>
    <w:p w14:paraId="03B585C9" w14:textId="77777777" w:rsidR="004C02EF" w:rsidRPr="008B7F6F" w:rsidRDefault="004C02EF" w:rsidP="004C02EF">
      <w:r w:rsidRPr="00E77497">
        <w:t xml:space="preserve">The </w:t>
      </w:r>
      <w:r w:rsidRPr="00E77497">
        <w:rPr>
          <w:rFonts w:ascii="Courier New" w:hAnsi="Courier New"/>
          <w:b/>
        </w:rPr>
        <w:t>parse</w:t>
      </w:r>
      <w:r w:rsidRPr="00E77497">
        <w:t xml:space="preserve"> function applies the ToString operator to its argument</w:t>
      </w:r>
      <w:ins w:id="29167" w:author="Rev 7 Allen Wirfs-Brock" w:date="2012-04-11T15:25:00Z">
        <w:r w:rsidR="002B118D">
          <w:t xml:space="preserve">.  If ToString results in an abrupt completion the Completion Record is immediately returned. Otherwise, </w:t>
        </w:r>
      </w:ins>
      <w:del w:id="29168" w:author="Rev 7 Allen Wirfs-Brock" w:date="2012-04-11T15:25:00Z">
        <w:r w:rsidRPr="00E77497" w:rsidDel="002B118D">
          <w:delText xml:space="preserve"> </w:delText>
        </w:r>
      </w:del>
      <w:ins w:id="29169" w:author="Rev 7 Allen Wirfs-Brock" w:date="2012-04-11T15:26:00Z">
        <w:r w:rsidR="002B118D" w:rsidRPr="00E77497">
          <w:rPr>
            <w:rFonts w:ascii="Courier New" w:hAnsi="Courier New"/>
            <w:b/>
          </w:rPr>
          <w:t>parse</w:t>
        </w:r>
        <w:r w:rsidR="002B118D" w:rsidRPr="00E77497">
          <w:t xml:space="preserve"> </w:t>
        </w:r>
      </w:ins>
      <w:del w:id="29170" w:author="Rev 7 Allen Wirfs-Brock" w:date="2012-04-11T15:26:00Z">
        <w:r w:rsidRPr="00E77497" w:rsidDel="002B118D">
          <w:delText xml:space="preserve">and </w:delText>
        </w:r>
      </w:del>
      <w:r w:rsidRPr="00E77497">
        <w:t xml:space="preserve">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65DA3062" w14:textId="77777777" w:rsidR="004C02EF" w:rsidRPr="006B6D0A" w:rsidRDefault="004C02EF" w:rsidP="004C02EF">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7E7EFA90" w14:textId="77777777" w:rsidR="004C02EF" w:rsidRPr="00546435" w:rsidRDefault="004C02EF" w:rsidP="004C02EF">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685F53C8" w14:textId="77777777" w:rsidR="004C02EF" w:rsidRPr="00A67AF2" w:rsidRDefault="004C02EF" w:rsidP="004C02EF">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2C1E0808" w14:textId="77777777" w:rsidR="004C02EF" w:rsidRPr="00E77497" w:rsidRDefault="004C02EF" w:rsidP="004C02EF">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1726F5B9" w14:textId="77777777" w:rsidR="004C02EF" w:rsidRPr="00E77497" w:rsidRDefault="004C02EF" w:rsidP="004C02EF">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4CAD7360" w14:textId="77777777" w:rsidR="004C02EF" w:rsidRPr="00E77497" w:rsidRDefault="004C02EF" w:rsidP="004C02EF">
      <w:pPr>
        <w:spacing w:after="60"/>
      </w:pPr>
      <w:r w:rsidRPr="00E77497">
        <w:t>However, the expression</w:t>
      </w:r>
    </w:p>
    <w:p w14:paraId="35301A6B" w14:textId="77777777" w:rsidR="004C02EF" w:rsidRPr="00E77497" w:rsidRDefault="004C02EF" w:rsidP="004C02EF">
      <w:pPr>
        <w:spacing w:after="60"/>
        <w:ind w:left="720"/>
      </w:pPr>
      <w:r w:rsidRPr="00E77497">
        <w:rPr>
          <w:rFonts w:ascii="Courier New" w:hAnsi="Courier New" w:cs="Courier New"/>
          <w:b/>
        </w:rPr>
        <w:t>Date.parse(</w:t>
      </w:r>
      <w:r w:rsidRPr="00E77497">
        <w:rPr>
          <w:rFonts w:ascii="Times New Roman" w:hAnsi="Times New Roman"/>
          <w:i/>
        </w:rPr>
        <w:t>x</w:t>
      </w:r>
      <w:r w:rsidRPr="00E77497">
        <w:rPr>
          <w:rFonts w:ascii="Courier New" w:hAnsi="Courier New" w:cs="Courier New"/>
          <w:b/>
        </w:rPr>
        <w:t>.toLocaleString())</w:t>
      </w:r>
    </w:p>
    <w:p w14:paraId="11724DF8" w14:textId="77777777" w:rsidR="004C02EF" w:rsidRPr="00E77497" w:rsidRDefault="004C02EF" w:rsidP="004C02EF">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(15.9.1.15)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bookmarkStart w:id="29171" w:name="_Toc393690542"/>
    </w:p>
    <w:p w14:paraId="6925E76D" w14:textId="77777777" w:rsidR="004C02EF" w:rsidRPr="00E77497" w:rsidRDefault="004C02EF" w:rsidP="004C02EF">
      <w:pPr>
        <w:pStyle w:val="40"/>
        <w:numPr>
          <w:ilvl w:val="0"/>
          <w:numId w:val="0"/>
        </w:numPr>
      </w:pPr>
      <w:bookmarkStart w:id="29172" w:name="_Ref457709555"/>
      <w:r w:rsidRPr="00E77497">
        <w:t>15.9.4.3</w:t>
      </w:r>
      <w:r w:rsidRPr="00E77497">
        <w:tab/>
        <w:t>Date.UTC (year, month [, date [, hours [, minutes [, seconds [, ms</w:t>
      </w:r>
      <w:bookmarkEnd w:id="29171"/>
      <w:r w:rsidRPr="00E77497">
        <w:t xml:space="preserve"> ] ] ] ] ] )</w:t>
      </w:r>
      <w:bookmarkEnd w:id="29172"/>
    </w:p>
    <w:p w14:paraId="6E2C339C" w14:textId="77777777" w:rsidR="004C02EF" w:rsidRPr="00E77497" w:rsidRDefault="004C02EF" w:rsidP="004C02E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30C4E0E8" w14:textId="77777777" w:rsidR="004C02EF" w:rsidRPr="00E77497" w:rsidRDefault="004C02EF" w:rsidP="001F482D">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14:paraId="0BF4FA3A" w14:textId="77777777" w:rsidR="002B118D" w:rsidRDefault="002B118D" w:rsidP="002B118D">
      <w:pPr>
        <w:pStyle w:val="M4"/>
        <w:numPr>
          <w:ilvl w:val="0"/>
          <w:numId w:val="250"/>
        </w:numPr>
        <w:spacing w:after="0"/>
        <w:rPr>
          <w:ins w:id="29173" w:author="Rev 7 Allen Wirfs-Brock" w:date="2012-04-11T15:27:00Z"/>
        </w:rPr>
      </w:pPr>
      <w:ins w:id="29174" w:author="Rev 7 Allen Wirfs-Brock" w:date="2012-04-11T15:27:00Z">
        <w:r>
          <w:t>ReturnIfAbrupt(</w:t>
        </w:r>
        <w:r w:rsidRPr="00137648">
          <w:rPr>
            <w:i/>
          </w:rPr>
          <w:t>y</w:t>
        </w:r>
        <w:del w:id="29175" w:author="Rev 8 Allen Wirfs-Brock" w:date="2012-05-11T15:18:00Z">
          <w:r w:rsidDel="00242BA0">
            <w:rPr>
              <w:i/>
            </w:rPr>
            <w:delText>s</w:delText>
          </w:r>
        </w:del>
        <w:r>
          <w:t>).</w:t>
        </w:r>
      </w:ins>
    </w:p>
    <w:p w14:paraId="503043A8" w14:textId="77777777" w:rsidR="004C02EF" w:rsidRPr="00E77497" w:rsidRDefault="004C02EF" w:rsidP="001F482D">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14:paraId="66A073E6" w14:textId="77777777" w:rsidR="002B118D" w:rsidRDefault="002B118D" w:rsidP="002B118D">
      <w:pPr>
        <w:pStyle w:val="M4"/>
        <w:numPr>
          <w:ilvl w:val="0"/>
          <w:numId w:val="250"/>
        </w:numPr>
        <w:spacing w:after="0"/>
        <w:rPr>
          <w:ins w:id="29176" w:author="Rev 7 Allen Wirfs-Brock" w:date="2012-04-11T15:28:00Z"/>
        </w:rPr>
      </w:pPr>
      <w:ins w:id="29177" w:author="Rev 7 Allen Wirfs-Brock" w:date="2012-04-11T15:28:00Z">
        <w:r>
          <w:t>ReturnIfAbrupt(</w:t>
        </w:r>
        <w:r>
          <w:rPr>
            <w:i/>
          </w:rPr>
          <w:t>m</w:t>
        </w:r>
        <w:r>
          <w:t>).</w:t>
        </w:r>
      </w:ins>
    </w:p>
    <w:p w14:paraId="348B1FAA" w14:textId="77777777" w:rsidR="004C02EF" w:rsidRPr="00E77497" w:rsidRDefault="004C02EF" w:rsidP="001F482D">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584A7FD1" w14:textId="77777777" w:rsidR="002B118D" w:rsidRDefault="002B118D" w:rsidP="002B118D">
      <w:pPr>
        <w:pStyle w:val="M4"/>
        <w:numPr>
          <w:ilvl w:val="0"/>
          <w:numId w:val="250"/>
        </w:numPr>
        <w:spacing w:after="0"/>
        <w:rPr>
          <w:ins w:id="29178" w:author="Rev 7 Allen Wirfs-Brock" w:date="2012-04-11T15:28:00Z"/>
        </w:rPr>
      </w:pPr>
      <w:ins w:id="29179" w:author="Rev 7 Allen Wirfs-Brock" w:date="2012-04-11T15:28:00Z">
        <w:r>
          <w:t>ReturnIfAbrupt(</w:t>
        </w:r>
        <w:r>
          <w:rPr>
            <w:i/>
          </w:rPr>
          <w:t>dt</w:t>
        </w:r>
        <w:r>
          <w:t>).</w:t>
        </w:r>
      </w:ins>
    </w:p>
    <w:p w14:paraId="3D166492" w14:textId="77777777" w:rsidR="004C02EF" w:rsidRPr="00E77497" w:rsidRDefault="004C02EF" w:rsidP="001F482D">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1F1D013E" w14:textId="77777777" w:rsidR="002B118D" w:rsidRDefault="002B118D" w:rsidP="002B118D">
      <w:pPr>
        <w:pStyle w:val="M4"/>
        <w:numPr>
          <w:ilvl w:val="0"/>
          <w:numId w:val="250"/>
        </w:numPr>
        <w:spacing w:after="0"/>
        <w:rPr>
          <w:ins w:id="29180" w:author="Rev 7 Allen Wirfs-Brock" w:date="2012-04-11T15:28:00Z"/>
        </w:rPr>
      </w:pPr>
      <w:ins w:id="29181" w:author="Rev 7 Allen Wirfs-Brock" w:date="2012-04-11T15:28:00Z">
        <w:r>
          <w:t>ReturnIfAbrupt(</w:t>
        </w:r>
        <w:r>
          <w:rPr>
            <w:i/>
          </w:rPr>
          <w:t>h</w:t>
        </w:r>
        <w:r>
          <w:t>).</w:t>
        </w:r>
      </w:ins>
    </w:p>
    <w:p w14:paraId="36C576F3" w14:textId="77777777" w:rsidR="004C02EF" w:rsidRPr="00E77497" w:rsidRDefault="004C02EF" w:rsidP="001F482D">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5071106F" w14:textId="77777777" w:rsidR="002B118D" w:rsidRDefault="002B118D" w:rsidP="002B118D">
      <w:pPr>
        <w:pStyle w:val="M4"/>
        <w:numPr>
          <w:ilvl w:val="0"/>
          <w:numId w:val="250"/>
        </w:numPr>
        <w:spacing w:after="0"/>
        <w:rPr>
          <w:ins w:id="29182" w:author="Rev 7 Allen Wirfs-Brock" w:date="2012-04-11T15:28:00Z"/>
        </w:rPr>
      </w:pPr>
      <w:ins w:id="29183" w:author="Rev 7 Allen Wirfs-Brock" w:date="2012-04-11T15:28:00Z">
        <w:r>
          <w:t>ReturnIfAbrupt(</w:t>
        </w:r>
        <w:r>
          <w:rPr>
            <w:i/>
          </w:rPr>
          <w:t>min</w:t>
        </w:r>
        <w:r>
          <w:t>).</w:t>
        </w:r>
      </w:ins>
    </w:p>
    <w:p w14:paraId="1C904918" w14:textId="77777777" w:rsidR="004C02EF" w:rsidRPr="00E77497" w:rsidRDefault="004C02EF" w:rsidP="001F482D">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6650DE3B" w14:textId="77777777" w:rsidR="002B118D" w:rsidRDefault="002B118D" w:rsidP="002B118D">
      <w:pPr>
        <w:pStyle w:val="M4"/>
        <w:numPr>
          <w:ilvl w:val="0"/>
          <w:numId w:val="250"/>
        </w:numPr>
        <w:spacing w:after="0"/>
        <w:rPr>
          <w:ins w:id="29184" w:author="Rev 7 Allen Wirfs-Brock" w:date="2012-04-11T15:28:00Z"/>
        </w:rPr>
      </w:pPr>
      <w:ins w:id="29185" w:author="Rev 7 Allen Wirfs-Brock" w:date="2012-04-11T15:28:00Z">
        <w:r>
          <w:t>ReturnIfAbrupt(</w:t>
        </w:r>
        <w:r>
          <w:rPr>
            <w:i/>
          </w:rPr>
          <w:t>s</w:t>
        </w:r>
        <w:r>
          <w:t>).</w:t>
        </w:r>
      </w:ins>
    </w:p>
    <w:p w14:paraId="476A6655" w14:textId="77777777" w:rsidR="004C02EF" w:rsidRPr="00E77497" w:rsidRDefault="004C02EF" w:rsidP="001F482D">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57E4B01B" w14:textId="77777777" w:rsidR="002B118D" w:rsidRDefault="002B118D" w:rsidP="002B118D">
      <w:pPr>
        <w:pStyle w:val="M4"/>
        <w:numPr>
          <w:ilvl w:val="0"/>
          <w:numId w:val="250"/>
        </w:numPr>
        <w:spacing w:after="0"/>
        <w:rPr>
          <w:ins w:id="29186" w:author="Rev 7 Allen Wirfs-Brock" w:date="2012-04-11T15:28:00Z"/>
        </w:rPr>
      </w:pPr>
      <w:ins w:id="29187" w:author="Rev 7 Allen Wirfs-Brock" w:date="2012-04-11T15:28:00Z">
        <w:r>
          <w:t>ReturnIfAbrupt(</w:t>
        </w:r>
        <w:r>
          <w:rPr>
            <w:i/>
          </w:rPr>
          <w:t>milli</w:t>
        </w:r>
        <w:r>
          <w:t>).</w:t>
        </w:r>
      </w:ins>
    </w:p>
    <w:p w14:paraId="7B44E4DB" w14:textId="77777777" w:rsidR="004C02EF" w:rsidRPr="00B820AB" w:rsidRDefault="004C02EF" w:rsidP="001F482D">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14:paraId="1D0C98BA" w14:textId="77777777" w:rsidR="004C02EF" w:rsidRPr="00E77497" w:rsidRDefault="004C02EF" w:rsidP="001F482D">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074BD21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02C790E1"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3D0DB705" w14:textId="77777777" w:rsidR="004C02EF" w:rsidRPr="00E77497" w:rsidRDefault="004C02EF" w:rsidP="004C02EF">
      <w:pPr>
        <w:pStyle w:val="40"/>
        <w:numPr>
          <w:ilvl w:val="0"/>
          <w:numId w:val="0"/>
        </w:numPr>
      </w:pPr>
      <w:bookmarkStart w:id="29188" w:name="_Ref393609478"/>
      <w:bookmarkStart w:id="29189" w:name="_Toc393690550"/>
      <w:bookmarkStart w:id="29190" w:name="_Ref424536220"/>
      <w:bookmarkStart w:id="29191" w:name="_Toc472818952"/>
      <w:r w:rsidRPr="00E77497">
        <w:t>15.9.4.4</w:t>
      </w:r>
      <w:r w:rsidRPr="00E77497">
        <w:tab/>
        <w:t>Date.now ( )</w:t>
      </w:r>
    </w:p>
    <w:p w14:paraId="523305E5" w14:textId="77777777" w:rsidR="004C02EF" w:rsidRPr="00E77497" w:rsidRDefault="004C02EF" w:rsidP="004C02EF">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0A761330" w14:textId="77777777" w:rsidR="004C02EF" w:rsidRPr="00E77497" w:rsidRDefault="004C02EF" w:rsidP="00B43482">
      <w:pPr>
        <w:pStyle w:val="30"/>
        <w:numPr>
          <w:ilvl w:val="0"/>
          <w:numId w:val="0"/>
        </w:numPr>
      </w:pPr>
      <w:bookmarkStart w:id="29192" w:name="_Toc235503530"/>
      <w:bookmarkStart w:id="29193" w:name="_Toc241509305"/>
      <w:bookmarkStart w:id="29194" w:name="_Toc244416792"/>
      <w:bookmarkStart w:id="29195" w:name="_Toc276631156"/>
      <w:bookmarkStart w:id="29196" w:name="_Toc329528888"/>
      <w:r w:rsidRPr="00E77497">
        <w:t>15.9.5</w:t>
      </w:r>
      <w:r w:rsidRPr="00E77497">
        <w:tab/>
        <w:t>Properties of the Date Prototype Objec</w:t>
      </w:r>
      <w:bookmarkEnd w:id="29188"/>
      <w:bookmarkEnd w:id="29189"/>
      <w:r w:rsidRPr="00E77497">
        <w:t>t</w:t>
      </w:r>
      <w:bookmarkEnd w:id="29190"/>
      <w:bookmarkEnd w:id="29191"/>
      <w:bookmarkEnd w:id="29192"/>
      <w:bookmarkEnd w:id="29193"/>
      <w:bookmarkEnd w:id="29194"/>
      <w:bookmarkEnd w:id="29195"/>
      <w:bookmarkEnd w:id="29196"/>
    </w:p>
    <w:p w14:paraId="6ECAC89D" w14:textId="77777777" w:rsidR="004C02EF" w:rsidRPr="00E77497" w:rsidRDefault="004C02EF" w:rsidP="004C02EF">
      <w:r w:rsidRPr="00E77497">
        <w:t xml:space="preserve">The Date prototype object is itself a Date object </w:t>
      </w:r>
      <w:del w:id="29197" w:author="Allen Wirfs-Brock" w:date="2011-07-02T14:28:00Z">
        <w:r w:rsidRPr="00E77497" w:rsidDel="0054023D">
          <w:delText xml:space="preserve">(its [[Class]] is </w:delText>
        </w:r>
        <w:r w:rsidRPr="00E77497" w:rsidDel="0054023D">
          <w:rPr>
            <w:rFonts w:ascii="Courier New" w:hAnsi="Courier New"/>
            <w:b/>
          </w:rPr>
          <w:delText>"Date"</w:delText>
        </w:r>
        <w:r w:rsidRPr="00E77497" w:rsidDel="0054023D">
          <w:delText>)</w:delText>
        </w:r>
      </w:del>
      <w:ins w:id="29198" w:author="Allen Wirfs-Brock" w:date="2011-07-02T14:28:00Z">
        <w:r w:rsidR="0054023D" w:rsidRPr="00E77497">
          <w:t>and has a [[</w:t>
        </w:r>
        <w:del w:id="29199" w:author="Rev 3 Allen Wirfs-Brock" w:date="2011-09-08T14:46:00Z">
          <w:r w:rsidR="0054023D" w:rsidRPr="00E77497" w:rsidDel="00FA2A04">
            <w:delText>IsDate</w:delText>
          </w:r>
        </w:del>
      </w:ins>
      <w:ins w:id="29200" w:author="Rev 3 Allen Wirfs-Brock" w:date="2011-09-08T14:46:00Z">
        <w:r w:rsidR="00FA2A04" w:rsidRPr="00E77497">
          <w:t>NativeBrand</w:t>
        </w:r>
      </w:ins>
      <w:ins w:id="29201" w:author="Allen Wirfs-Brock" w:date="2011-07-02T14:28:00Z">
        <w:r w:rsidR="0054023D" w:rsidRPr="00E77497">
          <w:t>]] internal property</w:t>
        </w:r>
      </w:ins>
      <w:ins w:id="29202" w:author="Rev 3 Allen Wirfs-Brock" w:date="2011-09-08T14:46:00Z">
        <w:r w:rsidR="00FA2A04" w:rsidRPr="00E77497">
          <w:t xml:space="preserve"> whose value is NativeDate</w:t>
        </w:r>
      </w:ins>
      <w:ins w:id="29203" w:author="Allen Wirfs-Brock" w:date="2011-07-02T14:28:00Z">
        <w:r w:rsidR="0054023D" w:rsidRPr="00E77497">
          <w:t>.</w:t>
        </w:r>
      </w:ins>
      <w:r w:rsidRPr="00E77497">
        <w:t xml:space="preserve"> </w:t>
      </w:r>
      <w:del w:id="29204" w:author="Allen Wirfs-Brock" w:date="2011-07-02T14:29:00Z">
        <w:r w:rsidRPr="00E77497" w:rsidDel="0054023D">
          <w:delText xml:space="preserve">whose </w:delText>
        </w:r>
      </w:del>
      <w:ins w:id="29205" w:author="Allen Wirfs-Brock" w:date="2011-07-02T14:29:00Z">
        <w:r w:rsidR="0054023D" w:rsidRPr="00E77497">
          <w:t xml:space="preserve">Its </w:t>
        </w:r>
      </w:ins>
      <w:r w:rsidRPr="00E77497">
        <w:t xml:space="preserve">[[PrimitiveValue]] is </w:t>
      </w:r>
      <w:r w:rsidRPr="00E77497">
        <w:rPr>
          <w:b/>
        </w:rPr>
        <w:t>NaN</w:t>
      </w:r>
      <w:r w:rsidRPr="00E77497">
        <w:t>.</w:t>
      </w:r>
    </w:p>
    <w:p w14:paraId="747F275E" w14:textId="77777777" w:rsidR="004C02EF" w:rsidRPr="00E77497" w:rsidRDefault="004C02EF" w:rsidP="004C02EF">
      <w:r w:rsidRPr="00E77497">
        <w:t>The value of the [[Prototype]] internal property of the Date prototype object is the standard built-in Object prototype object (15.2.4).</w:t>
      </w:r>
    </w:p>
    <w:p w14:paraId="4D163690" w14:textId="77777777" w:rsidR="004C02EF" w:rsidRPr="00E77497" w:rsidRDefault="004C02EF" w:rsidP="004C02E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Unless explicitly noted otherwise, none of these functions are generic; a </w:t>
      </w:r>
      <w:r w:rsidRPr="00E77497">
        <w:rPr>
          <w:b/>
        </w:rPr>
        <w:t>TypeError</w:t>
      </w:r>
      <w:r w:rsidRPr="00E77497">
        <w:t xml:space="preserve"> exception is thrown if the </w:t>
      </w:r>
      <w:r w:rsidRPr="00E77497">
        <w:rPr>
          <w:b/>
        </w:rPr>
        <w:t>this</w:t>
      </w:r>
      <w:r w:rsidRPr="00E77497">
        <w:t xml:space="preserve"> value is not an object </w:t>
      </w:r>
      <w:del w:id="29206" w:author="Allen Wirfs-Brock" w:date="2011-07-02T14:29:00Z">
        <w:r w:rsidRPr="00E77497" w:rsidDel="0054023D">
          <w:delText>for which the value of the [[Class]]</w:delText>
        </w:r>
      </w:del>
      <w:ins w:id="29207" w:author="Allen Wirfs-Brock" w:date="2011-07-02T14:29:00Z">
        <w:r w:rsidR="0054023D" w:rsidRPr="00E77497">
          <w:t>with a [[</w:t>
        </w:r>
        <w:del w:id="29208" w:author="Rev 3 Allen Wirfs-Brock" w:date="2011-09-08T14:46:00Z">
          <w:r w:rsidR="0054023D" w:rsidRPr="00E77497" w:rsidDel="00FA2A04">
            <w:delText>IsDate</w:delText>
          </w:r>
        </w:del>
      </w:ins>
      <w:ins w:id="29209" w:author="Rev 3 Allen Wirfs-Brock" w:date="2011-09-08T14:46:00Z">
        <w:r w:rsidR="00FA2A04" w:rsidRPr="00E77497">
          <w:t>NativeBrand</w:t>
        </w:r>
      </w:ins>
      <w:ins w:id="29210" w:author="Allen Wirfs-Brock" w:date="2011-07-02T14:29:00Z">
        <w:r w:rsidR="0054023D" w:rsidRPr="00E77497">
          <w:t>]]</w:t>
        </w:r>
      </w:ins>
      <w:r w:rsidRPr="00E77497">
        <w:t xml:space="preserve"> internal property</w:t>
      </w:r>
      <w:ins w:id="29211" w:author="Rev 3 Allen Wirfs-Brock" w:date="2011-09-08T14:46:00Z">
        <w:r w:rsidR="00FA2A04" w:rsidRPr="00E77497">
          <w:t xml:space="preserve"> whose value is NativeDate</w:t>
        </w:r>
      </w:ins>
      <w:del w:id="29212" w:author="Allen Wirfs-Brock" w:date="2011-07-02T14:29:00Z">
        <w:r w:rsidRPr="00E77497" w:rsidDel="0054023D">
          <w:delText xml:space="preserve"> is </w:delText>
        </w:r>
        <w:r w:rsidRPr="00E77497" w:rsidDel="0054023D">
          <w:rPr>
            <w:rFonts w:ascii="Courier New" w:hAnsi="Courier New"/>
            <w:b/>
          </w:rPr>
          <w:delText>"Date"</w:delText>
        </w:r>
      </w:del>
      <w:r w:rsidRPr="00E77497">
        <w:t>. Also, the phrase “this time value” refers to the Number value for the time represented by this Date object, that is, the value of the [[PrimitiveValue]] internal property of this Date object.</w:t>
      </w:r>
      <w:bookmarkStart w:id="29213" w:name="_Toc393690551"/>
    </w:p>
    <w:p w14:paraId="6837FE10" w14:textId="77777777" w:rsidR="004C02EF" w:rsidRPr="00E77497" w:rsidRDefault="004C02EF" w:rsidP="004C02EF">
      <w:pPr>
        <w:pStyle w:val="40"/>
        <w:numPr>
          <w:ilvl w:val="0"/>
          <w:numId w:val="0"/>
        </w:numPr>
      </w:pPr>
      <w:r w:rsidRPr="00E77497">
        <w:t>15.9.5.1</w:t>
      </w:r>
      <w:r w:rsidRPr="00E77497">
        <w:tab/>
        <w:t>Date.prototype.constructo</w:t>
      </w:r>
      <w:bookmarkEnd w:id="29213"/>
      <w:r w:rsidRPr="00E77497">
        <w:t>r</w:t>
      </w:r>
    </w:p>
    <w:p w14:paraId="471A9E27" w14:textId="77777777" w:rsidR="004C02EF" w:rsidRPr="00E77497" w:rsidRDefault="004C02EF" w:rsidP="004C02E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bookmarkStart w:id="29214" w:name="_Toc393690552"/>
    </w:p>
    <w:p w14:paraId="63321F0C" w14:textId="77777777" w:rsidR="004C02EF" w:rsidRPr="00E77497" w:rsidRDefault="004C02EF" w:rsidP="004C02EF">
      <w:pPr>
        <w:pStyle w:val="40"/>
        <w:numPr>
          <w:ilvl w:val="0"/>
          <w:numId w:val="0"/>
        </w:numPr>
      </w:pPr>
      <w:bookmarkStart w:id="29215" w:name="_Hlt456012598"/>
      <w:bookmarkStart w:id="29216" w:name="_Ref451681328"/>
      <w:bookmarkEnd w:id="29215"/>
      <w:r w:rsidRPr="00E77497">
        <w:t>15.9.5.2</w:t>
      </w:r>
      <w:r w:rsidRPr="00E77497">
        <w:tab/>
        <w:t>Date.prototype.toString</w:t>
      </w:r>
      <w:bookmarkEnd w:id="29214"/>
      <w:r w:rsidRPr="00E77497">
        <w:t xml:space="preserve"> ( )</w:t>
      </w:r>
      <w:bookmarkEnd w:id="29216"/>
    </w:p>
    <w:p w14:paraId="14DE0A3F" w14:textId="77777777" w:rsidR="004C02EF" w:rsidRPr="00E77497" w:rsidRDefault="004C02EF" w:rsidP="004C02EF">
      <w:r w:rsidRPr="00E77497">
        <w:t xml:space="preserve">This function returns a String value. </w:t>
      </w:r>
      <w:ins w:id="29217" w:author="Rev 6 Allen Wirfs-Brock" w:date="2012-02-27T16:59:00Z">
        <w:r w:rsidR="009C14D5">
          <w:t xml:space="preserve">If this time value is NaN, the String value is </w:t>
        </w:r>
      </w:ins>
      <w:ins w:id="29218" w:author="Rev 6 Allen Wirfs-Brock" w:date="2012-02-28T09:02:00Z">
        <w:r w:rsidR="0027695A" w:rsidRPr="0027695A">
          <w:rPr>
            <w:rFonts w:ascii="Courier New" w:hAnsi="Courier New" w:cs="Courier New"/>
            <w:b/>
          </w:rPr>
          <w:t>"</w:t>
        </w:r>
      </w:ins>
      <w:ins w:id="29219" w:author="Rev 6 Allen Wirfs-Brock" w:date="2012-02-27T17:00:00Z">
        <w:r w:rsidR="009C14D5" w:rsidRPr="0027695A">
          <w:rPr>
            <w:rFonts w:ascii="Courier New" w:hAnsi="Courier New" w:cs="Courier New"/>
            <w:b/>
          </w:rPr>
          <w:t>Invalid Date"</w:t>
        </w:r>
        <w:r w:rsidR="009C14D5">
          <w:rPr>
            <w:rFonts w:cs="Arial"/>
          </w:rPr>
          <w:t xml:space="preserve">, otherwise </w:t>
        </w:r>
      </w:ins>
      <w:del w:id="29220" w:author="Rev 6 Allen Wirfs-Brock" w:date="2012-02-27T17:00:00Z">
        <w:r w:rsidRPr="00E77497" w:rsidDel="009C14D5">
          <w:delText xml:space="preserve">The </w:delText>
        </w:r>
      </w:del>
      <w:ins w:id="29221" w:author="Rev 6 Allen Wirfs-Brock" w:date="2012-02-27T17:00:00Z">
        <w:r w:rsidR="009C14D5">
          <w:t>t</w:t>
        </w:r>
        <w:r w:rsidR="009C14D5" w:rsidRPr="00E77497">
          <w:t xml:space="preserve">he </w:t>
        </w:r>
      </w:ins>
      <w:r w:rsidRPr="00E77497">
        <w:t>contents of the String are implementation-dependent, but are intended to represent the Date in the current time zone in a convenient, human-readable form.</w:t>
      </w:r>
    </w:p>
    <w:p w14:paraId="253BC22B" w14:textId="77777777" w:rsidR="004C02EF" w:rsidRPr="004D1BD1" w:rsidRDefault="004C02EF" w:rsidP="004C02EF">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See 15.9.4.2.</w:t>
      </w:r>
    </w:p>
    <w:p w14:paraId="0094B6B4" w14:textId="77777777" w:rsidR="004C02EF" w:rsidRPr="008B7F6F" w:rsidRDefault="004C02EF" w:rsidP="004C02EF">
      <w:pPr>
        <w:pStyle w:val="40"/>
        <w:numPr>
          <w:ilvl w:val="0"/>
          <w:numId w:val="0"/>
        </w:numPr>
      </w:pPr>
      <w:bookmarkStart w:id="29222" w:name="_Ref456012533"/>
      <w:bookmarkStart w:id="29223" w:name="_Toc393690589"/>
      <w:bookmarkStart w:id="29224" w:name="_Ref451681497"/>
      <w:bookmarkStart w:id="29225" w:name="_Toc393690553"/>
      <w:bookmarkStart w:id="29226" w:name="_Ref455972363"/>
      <w:r w:rsidRPr="008B7F6F">
        <w:t>15.9.5.3</w:t>
      </w:r>
      <w:r w:rsidRPr="008B7F6F">
        <w:tab/>
        <w:t>Date.prototype.toDateString ( )</w:t>
      </w:r>
      <w:bookmarkEnd w:id="29222"/>
    </w:p>
    <w:p w14:paraId="6431CB04" w14:textId="77777777" w:rsidR="004C02EF" w:rsidRPr="006B6D0A" w:rsidRDefault="004C02EF" w:rsidP="004C02EF">
      <w:r w:rsidRPr="006B6D0A">
        <w:t>This function returns a String value. The contents of the String are implementation-dependent, but are intended to represent the “date” portion of the Date in the current time zone in a convenient, human-readable form.</w:t>
      </w:r>
    </w:p>
    <w:p w14:paraId="65463810" w14:textId="77777777" w:rsidR="004C02EF" w:rsidRPr="006B6D0A" w:rsidRDefault="004C02EF" w:rsidP="004C02EF">
      <w:pPr>
        <w:pStyle w:val="40"/>
        <w:numPr>
          <w:ilvl w:val="0"/>
          <w:numId w:val="0"/>
        </w:numPr>
      </w:pPr>
      <w:bookmarkStart w:id="29227" w:name="_Ref456012539"/>
      <w:r w:rsidRPr="006B6D0A">
        <w:t>15.9.5.4</w:t>
      </w:r>
      <w:r w:rsidRPr="006B6D0A">
        <w:tab/>
        <w:t>Date.prototype.toTimeString ( )</w:t>
      </w:r>
      <w:bookmarkEnd w:id="29227"/>
    </w:p>
    <w:p w14:paraId="51E19A6C" w14:textId="77777777" w:rsidR="004C02EF" w:rsidRPr="00546435" w:rsidRDefault="004C02EF" w:rsidP="004C02EF">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56EE0E8E" w14:textId="77777777" w:rsidR="004C02EF" w:rsidRPr="00A67AF2" w:rsidRDefault="004C02EF" w:rsidP="004C02EF">
      <w:pPr>
        <w:pStyle w:val="40"/>
        <w:numPr>
          <w:ilvl w:val="0"/>
          <w:numId w:val="0"/>
        </w:numPr>
      </w:pPr>
      <w:bookmarkStart w:id="29228" w:name="_Ref456012565"/>
      <w:r w:rsidRPr="00A67AF2">
        <w:t>15.9.5.5</w:t>
      </w:r>
      <w:r w:rsidRPr="00A67AF2">
        <w:tab/>
        <w:t>Date.prototype.toLocaleString</w:t>
      </w:r>
      <w:bookmarkEnd w:id="29223"/>
      <w:r w:rsidRPr="00A67AF2">
        <w:t xml:space="preserve"> ( )</w:t>
      </w:r>
      <w:bookmarkEnd w:id="29224"/>
      <w:bookmarkEnd w:id="29228"/>
    </w:p>
    <w:p w14:paraId="05B137F4" w14:textId="77777777" w:rsidR="004C02EF" w:rsidRPr="00A67AF2" w:rsidRDefault="004C02EF" w:rsidP="004C02EF">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7ABC415C" w14:textId="77777777" w:rsidR="004C02EF" w:rsidRPr="00675B74" w:rsidRDefault="004C02EF" w:rsidP="004C02EF">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14:paraId="23246FB1" w14:textId="77777777" w:rsidR="004C02EF" w:rsidRPr="00E77497" w:rsidRDefault="004C02EF" w:rsidP="004C02EF">
      <w:pPr>
        <w:pStyle w:val="40"/>
        <w:numPr>
          <w:ilvl w:val="0"/>
          <w:numId w:val="0"/>
        </w:numPr>
      </w:pPr>
      <w:bookmarkStart w:id="29229" w:name="_Ref456012548"/>
      <w:r w:rsidRPr="00E77497">
        <w:t>15.9.5.6</w:t>
      </w:r>
      <w:r w:rsidRPr="00E77497">
        <w:tab/>
        <w:t>Date.prototype.toLocaleDateString ( )</w:t>
      </w:r>
      <w:bookmarkEnd w:id="29229"/>
    </w:p>
    <w:p w14:paraId="47DDAA26" w14:textId="77777777" w:rsidR="004C02EF" w:rsidRPr="00E77497" w:rsidRDefault="004C02EF" w:rsidP="004C02EF">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1DD54D45"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1B022543" w14:textId="77777777" w:rsidR="004C02EF" w:rsidRPr="00E77497" w:rsidRDefault="004C02EF" w:rsidP="004C02EF">
      <w:pPr>
        <w:pStyle w:val="40"/>
        <w:numPr>
          <w:ilvl w:val="0"/>
          <w:numId w:val="0"/>
        </w:numPr>
      </w:pPr>
      <w:bookmarkStart w:id="29230" w:name="_Ref456012554"/>
      <w:r w:rsidRPr="00E77497">
        <w:t>15.9.5.7</w:t>
      </w:r>
      <w:r w:rsidRPr="00E77497">
        <w:tab/>
        <w:t>Date.prototype.toLocaleTimeString ( )</w:t>
      </w:r>
      <w:bookmarkEnd w:id="29230"/>
    </w:p>
    <w:p w14:paraId="3C5C42F9" w14:textId="77777777" w:rsidR="004C02EF" w:rsidRPr="00E77497" w:rsidRDefault="004C02EF" w:rsidP="004C02EF">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3A8216CF"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2BB1E090" w14:textId="77777777" w:rsidR="004C02EF" w:rsidRPr="00E77497" w:rsidRDefault="004C02EF" w:rsidP="004C02EF">
      <w:pPr>
        <w:pStyle w:val="40"/>
        <w:numPr>
          <w:ilvl w:val="0"/>
          <w:numId w:val="0"/>
        </w:numPr>
      </w:pPr>
      <w:bookmarkStart w:id="29231" w:name="_Ref456012407"/>
      <w:r w:rsidRPr="00E77497">
        <w:t>15.9.5.8</w:t>
      </w:r>
      <w:r w:rsidRPr="00E77497">
        <w:tab/>
        <w:t>Date.prototype.valueOf</w:t>
      </w:r>
      <w:bookmarkEnd w:id="29225"/>
      <w:r w:rsidRPr="00E77497">
        <w:t xml:space="preserve"> ( )</w:t>
      </w:r>
      <w:bookmarkEnd w:id="29226"/>
      <w:bookmarkEnd w:id="29231"/>
    </w:p>
    <w:p w14:paraId="6200B439" w14:textId="77777777" w:rsidR="004C02EF" w:rsidRPr="00E77497" w:rsidRDefault="004C02EF" w:rsidP="004C02EF">
      <w:r w:rsidRPr="00E77497">
        <w:t xml:space="preserve">The </w:t>
      </w:r>
      <w:r w:rsidRPr="00E77497">
        <w:rPr>
          <w:rFonts w:ascii="Courier New" w:hAnsi="Courier New"/>
          <w:b/>
        </w:rPr>
        <w:t>valueOf</w:t>
      </w:r>
      <w:r w:rsidRPr="00E77497">
        <w:t xml:space="preserve"> function returns a Number, which is this time value.</w:t>
      </w:r>
    </w:p>
    <w:p w14:paraId="500EEC96" w14:textId="77777777" w:rsidR="004C02EF" w:rsidRPr="00E77497" w:rsidRDefault="004C02EF" w:rsidP="004C02EF">
      <w:pPr>
        <w:pStyle w:val="40"/>
        <w:numPr>
          <w:ilvl w:val="0"/>
          <w:numId w:val="0"/>
        </w:numPr>
      </w:pPr>
      <w:bookmarkStart w:id="29232" w:name="_Toc393690554"/>
      <w:bookmarkStart w:id="29233" w:name="_Ref455972366"/>
      <w:bookmarkStart w:id="29234" w:name="_Ref456028512"/>
      <w:r w:rsidRPr="00E77497">
        <w:t>15.9.5.9</w:t>
      </w:r>
      <w:r w:rsidRPr="00E77497">
        <w:tab/>
        <w:t>Date.prototype.getTime</w:t>
      </w:r>
      <w:bookmarkEnd w:id="29232"/>
      <w:r w:rsidRPr="00E77497">
        <w:t xml:space="preserve"> ( )</w:t>
      </w:r>
      <w:bookmarkEnd w:id="29233"/>
      <w:bookmarkEnd w:id="29234"/>
    </w:p>
    <w:p w14:paraId="67971653" w14:textId="77777777" w:rsidR="004C02EF" w:rsidRPr="00E77497" w:rsidRDefault="004C02EF" w:rsidP="001F482D">
      <w:pPr>
        <w:pStyle w:val="Alg4"/>
        <w:numPr>
          <w:ilvl w:val="0"/>
          <w:numId w:val="251"/>
        </w:numPr>
        <w:spacing w:after="220"/>
      </w:pPr>
      <w:r w:rsidRPr="00E77497">
        <w:t>Return this time value.</w:t>
      </w:r>
      <w:bookmarkStart w:id="29235" w:name="_Toc393690555"/>
    </w:p>
    <w:p w14:paraId="2A405435" w14:textId="77777777" w:rsidR="004C02EF" w:rsidRPr="00E77497" w:rsidRDefault="004C02EF" w:rsidP="004C02EF">
      <w:pPr>
        <w:pStyle w:val="40"/>
        <w:numPr>
          <w:ilvl w:val="0"/>
          <w:numId w:val="0"/>
        </w:numPr>
      </w:pPr>
      <w:bookmarkStart w:id="29236" w:name="_Toc393690556"/>
      <w:bookmarkEnd w:id="29235"/>
      <w:r w:rsidRPr="00E77497">
        <w:t>15.9.5.10</w:t>
      </w:r>
      <w:r w:rsidRPr="00E77497">
        <w:tab/>
        <w:t>Date.prototype.getFullYear</w:t>
      </w:r>
      <w:bookmarkEnd w:id="29236"/>
      <w:r w:rsidRPr="00E77497">
        <w:t xml:space="preserve"> ( )</w:t>
      </w:r>
    </w:p>
    <w:p w14:paraId="00EB37DF" w14:textId="77777777" w:rsidR="004C02EF" w:rsidRPr="00E77497" w:rsidRDefault="004C02EF" w:rsidP="001F482D">
      <w:pPr>
        <w:pStyle w:val="Alg4"/>
        <w:numPr>
          <w:ilvl w:val="0"/>
          <w:numId w:val="252"/>
        </w:numPr>
      </w:pPr>
      <w:r w:rsidRPr="00E77497">
        <w:t xml:space="preserve">Let </w:t>
      </w:r>
      <w:r w:rsidRPr="00E77497">
        <w:rPr>
          <w:i/>
        </w:rPr>
        <w:t>t</w:t>
      </w:r>
      <w:r w:rsidRPr="00E77497">
        <w:t xml:space="preserve"> be this time value.</w:t>
      </w:r>
    </w:p>
    <w:p w14:paraId="5ACB057B" w14:textId="77777777" w:rsidR="00242BA0" w:rsidRDefault="00242BA0" w:rsidP="00242BA0">
      <w:pPr>
        <w:pStyle w:val="M4"/>
        <w:numPr>
          <w:ilvl w:val="0"/>
          <w:numId w:val="252"/>
        </w:numPr>
        <w:spacing w:after="0"/>
        <w:rPr>
          <w:ins w:id="29237" w:author="Rev 8 Allen Wirfs-Brock" w:date="2012-05-11T15:19:00Z"/>
        </w:rPr>
      </w:pPr>
      <w:ins w:id="29238" w:author="Rev 8 Allen Wirfs-Brock" w:date="2012-05-11T15:19:00Z">
        <w:r>
          <w:t>ReturnIfAbrupt(</w:t>
        </w:r>
        <w:r w:rsidRPr="00242BA0">
          <w:rPr>
            <w:i/>
          </w:rPr>
          <w:t>t</w:t>
        </w:r>
        <w:r>
          <w:t>).</w:t>
        </w:r>
      </w:ins>
    </w:p>
    <w:p w14:paraId="399E249D" w14:textId="77777777" w:rsidR="004C02EF" w:rsidRPr="00E77497" w:rsidRDefault="004C02EF" w:rsidP="001F482D">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2EF73AE" w14:textId="77777777" w:rsidR="004C02EF" w:rsidRPr="00E77497" w:rsidRDefault="004C02EF" w:rsidP="001F482D">
      <w:pPr>
        <w:pStyle w:val="Alg4"/>
        <w:numPr>
          <w:ilvl w:val="0"/>
          <w:numId w:val="252"/>
        </w:numPr>
        <w:spacing w:after="220"/>
      </w:pPr>
      <w:r w:rsidRPr="00E77497">
        <w:t>Return YearFromTime(LocalTime(</w:t>
      </w:r>
      <w:r w:rsidRPr="00E77497">
        <w:rPr>
          <w:i/>
        </w:rPr>
        <w:t>t</w:t>
      </w:r>
      <w:r w:rsidRPr="00E77497">
        <w:t>)).</w:t>
      </w:r>
      <w:bookmarkStart w:id="29239" w:name="_Toc393690557"/>
    </w:p>
    <w:p w14:paraId="3735891E" w14:textId="77777777" w:rsidR="004C02EF" w:rsidRPr="00E77497" w:rsidRDefault="004C02EF" w:rsidP="004C02EF">
      <w:pPr>
        <w:pStyle w:val="40"/>
        <w:numPr>
          <w:ilvl w:val="0"/>
          <w:numId w:val="0"/>
        </w:numPr>
      </w:pPr>
      <w:r w:rsidRPr="00E77497">
        <w:t>15.9.5.11</w:t>
      </w:r>
      <w:r w:rsidRPr="00E77497">
        <w:tab/>
        <w:t>Date.prototype.getUTCFullYear</w:t>
      </w:r>
      <w:bookmarkEnd w:id="29239"/>
      <w:r w:rsidRPr="00E77497">
        <w:t xml:space="preserve"> ( )</w:t>
      </w:r>
    </w:p>
    <w:p w14:paraId="1BDA1281" w14:textId="77777777" w:rsidR="004C02EF" w:rsidRPr="00E77497" w:rsidRDefault="004C02EF" w:rsidP="001F482D">
      <w:pPr>
        <w:pStyle w:val="Alg4"/>
        <w:keepNext/>
        <w:numPr>
          <w:ilvl w:val="0"/>
          <w:numId w:val="253"/>
        </w:numPr>
      </w:pPr>
      <w:r w:rsidRPr="00E77497">
        <w:t xml:space="preserve">Let </w:t>
      </w:r>
      <w:r w:rsidRPr="00E77497">
        <w:rPr>
          <w:i/>
        </w:rPr>
        <w:t>t</w:t>
      </w:r>
      <w:r w:rsidRPr="00E77497">
        <w:t xml:space="preserve"> be this time value.</w:t>
      </w:r>
    </w:p>
    <w:p w14:paraId="180497BD" w14:textId="77777777" w:rsidR="00242BA0" w:rsidRDefault="00242BA0" w:rsidP="00242BA0">
      <w:pPr>
        <w:pStyle w:val="M4"/>
        <w:numPr>
          <w:ilvl w:val="0"/>
          <w:numId w:val="253"/>
        </w:numPr>
        <w:spacing w:after="0"/>
        <w:rPr>
          <w:ins w:id="29240" w:author="Rev 8 Allen Wirfs-Brock" w:date="2012-05-11T15:19:00Z"/>
        </w:rPr>
      </w:pPr>
      <w:ins w:id="29241" w:author="Rev 8 Allen Wirfs-Brock" w:date="2012-05-11T15:19:00Z">
        <w:r>
          <w:t>ReturnIfAbrupt(</w:t>
        </w:r>
        <w:r w:rsidRPr="00242BA0">
          <w:rPr>
            <w:i/>
          </w:rPr>
          <w:t>t</w:t>
        </w:r>
        <w:r>
          <w:t>).</w:t>
        </w:r>
      </w:ins>
    </w:p>
    <w:p w14:paraId="033DDBF8" w14:textId="77777777" w:rsidR="004C02EF" w:rsidRPr="00E77497" w:rsidRDefault="004C02EF" w:rsidP="001F482D">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72C764F" w14:textId="77777777" w:rsidR="004C02EF" w:rsidRPr="00E77497" w:rsidRDefault="004C02EF" w:rsidP="001F482D">
      <w:pPr>
        <w:pStyle w:val="Alg4"/>
        <w:numPr>
          <w:ilvl w:val="0"/>
          <w:numId w:val="253"/>
        </w:numPr>
        <w:spacing w:after="220"/>
      </w:pPr>
      <w:r w:rsidRPr="00E77497">
        <w:t>Return YearFromTime(</w:t>
      </w:r>
      <w:r w:rsidRPr="00E77497">
        <w:rPr>
          <w:i/>
        </w:rPr>
        <w:t>t</w:t>
      </w:r>
      <w:r w:rsidRPr="00E77497">
        <w:t>).</w:t>
      </w:r>
      <w:bookmarkStart w:id="29242" w:name="_Toc393690558"/>
    </w:p>
    <w:p w14:paraId="7FC39DE6" w14:textId="77777777" w:rsidR="004C02EF" w:rsidRPr="00E77497" w:rsidRDefault="004C02EF" w:rsidP="004C02EF">
      <w:pPr>
        <w:pStyle w:val="40"/>
        <w:numPr>
          <w:ilvl w:val="0"/>
          <w:numId w:val="0"/>
        </w:numPr>
      </w:pPr>
      <w:r w:rsidRPr="00E77497">
        <w:t>15.9.5.12</w:t>
      </w:r>
      <w:r w:rsidRPr="00E77497">
        <w:tab/>
        <w:t>Date.prototype.getMonth</w:t>
      </w:r>
      <w:bookmarkEnd w:id="29242"/>
      <w:r w:rsidRPr="00E77497">
        <w:t xml:space="preserve"> ( )</w:t>
      </w:r>
    </w:p>
    <w:p w14:paraId="0E8D7260" w14:textId="77777777" w:rsidR="004C02EF" w:rsidRPr="00E77497" w:rsidRDefault="004C02EF" w:rsidP="001F482D">
      <w:pPr>
        <w:pStyle w:val="Alg4"/>
        <w:numPr>
          <w:ilvl w:val="0"/>
          <w:numId w:val="254"/>
        </w:numPr>
      </w:pPr>
      <w:r w:rsidRPr="00E77497">
        <w:t xml:space="preserve">Let </w:t>
      </w:r>
      <w:r w:rsidRPr="00E77497">
        <w:rPr>
          <w:i/>
        </w:rPr>
        <w:t>t</w:t>
      </w:r>
      <w:r w:rsidRPr="00E77497">
        <w:t xml:space="preserve"> be this time value.</w:t>
      </w:r>
    </w:p>
    <w:p w14:paraId="63697D0D" w14:textId="77777777" w:rsidR="00242BA0" w:rsidRDefault="00242BA0" w:rsidP="00242BA0">
      <w:pPr>
        <w:pStyle w:val="M4"/>
        <w:numPr>
          <w:ilvl w:val="0"/>
          <w:numId w:val="254"/>
        </w:numPr>
        <w:spacing w:after="0"/>
        <w:rPr>
          <w:ins w:id="29243" w:author="Rev 8 Allen Wirfs-Brock" w:date="2012-05-11T15:19:00Z"/>
        </w:rPr>
      </w:pPr>
      <w:ins w:id="29244" w:author="Rev 8 Allen Wirfs-Brock" w:date="2012-05-11T15:19:00Z">
        <w:r>
          <w:t>ReturnIfAbrupt(</w:t>
        </w:r>
        <w:r w:rsidRPr="00242BA0">
          <w:rPr>
            <w:i/>
          </w:rPr>
          <w:t>t</w:t>
        </w:r>
        <w:r>
          <w:t>).</w:t>
        </w:r>
      </w:ins>
    </w:p>
    <w:p w14:paraId="60EF540E" w14:textId="77777777" w:rsidR="004C02EF" w:rsidRPr="00E77497" w:rsidRDefault="004C02EF" w:rsidP="001F482D">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8789259" w14:textId="77777777" w:rsidR="004C02EF" w:rsidRPr="00E77497" w:rsidRDefault="004C02EF" w:rsidP="001F482D">
      <w:pPr>
        <w:pStyle w:val="Alg4"/>
        <w:numPr>
          <w:ilvl w:val="0"/>
          <w:numId w:val="254"/>
        </w:numPr>
        <w:spacing w:after="220"/>
      </w:pPr>
      <w:r w:rsidRPr="00E77497">
        <w:t>Return MonthFromTime(LocalTime(</w:t>
      </w:r>
      <w:r w:rsidRPr="00E77497">
        <w:rPr>
          <w:i/>
        </w:rPr>
        <w:t>t</w:t>
      </w:r>
      <w:r w:rsidRPr="00E77497">
        <w:t>)).</w:t>
      </w:r>
      <w:bookmarkStart w:id="29245" w:name="_Toc393690559"/>
    </w:p>
    <w:p w14:paraId="24934470" w14:textId="77777777" w:rsidR="004C02EF" w:rsidRPr="00E77497" w:rsidRDefault="004C02EF" w:rsidP="004C02EF">
      <w:pPr>
        <w:pStyle w:val="40"/>
        <w:numPr>
          <w:ilvl w:val="0"/>
          <w:numId w:val="0"/>
        </w:numPr>
      </w:pPr>
      <w:r w:rsidRPr="00E77497">
        <w:t>15.9.5.13</w:t>
      </w:r>
      <w:r w:rsidRPr="00E77497">
        <w:tab/>
        <w:t>Date.prototype.getUTCMonth</w:t>
      </w:r>
      <w:bookmarkEnd w:id="29245"/>
      <w:r w:rsidRPr="00E77497">
        <w:t xml:space="preserve"> ( )</w:t>
      </w:r>
    </w:p>
    <w:p w14:paraId="40B549F0" w14:textId="77777777" w:rsidR="004C02EF" w:rsidRPr="00E77497" w:rsidRDefault="004C02EF" w:rsidP="001F482D">
      <w:pPr>
        <w:pStyle w:val="Alg4"/>
        <w:numPr>
          <w:ilvl w:val="0"/>
          <w:numId w:val="255"/>
        </w:numPr>
      </w:pPr>
      <w:r w:rsidRPr="00E77497">
        <w:t xml:space="preserve">Let </w:t>
      </w:r>
      <w:r w:rsidRPr="00E77497">
        <w:rPr>
          <w:i/>
        </w:rPr>
        <w:t>t</w:t>
      </w:r>
      <w:r w:rsidRPr="00E77497">
        <w:t xml:space="preserve"> be this time value.</w:t>
      </w:r>
    </w:p>
    <w:p w14:paraId="05E26072" w14:textId="77777777" w:rsidR="00242BA0" w:rsidRDefault="00242BA0" w:rsidP="00242BA0">
      <w:pPr>
        <w:pStyle w:val="M4"/>
        <w:numPr>
          <w:ilvl w:val="0"/>
          <w:numId w:val="255"/>
        </w:numPr>
        <w:spacing w:after="0"/>
        <w:rPr>
          <w:ins w:id="29246" w:author="Rev 8 Allen Wirfs-Brock" w:date="2012-05-11T15:19:00Z"/>
        </w:rPr>
      </w:pPr>
      <w:ins w:id="29247" w:author="Rev 8 Allen Wirfs-Brock" w:date="2012-05-11T15:19:00Z">
        <w:r>
          <w:t>ReturnIfAbrupt(</w:t>
        </w:r>
        <w:r w:rsidRPr="00242BA0">
          <w:rPr>
            <w:i/>
          </w:rPr>
          <w:t>t</w:t>
        </w:r>
        <w:r>
          <w:t>).</w:t>
        </w:r>
      </w:ins>
    </w:p>
    <w:p w14:paraId="589AAA3D" w14:textId="77777777" w:rsidR="004C02EF" w:rsidRPr="00E77497" w:rsidRDefault="004C02EF" w:rsidP="001F482D">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081C22C" w14:textId="77777777" w:rsidR="004C02EF" w:rsidRPr="00E77497" w:rsidRDefault="004C02EF" w:rsidP="001F482D">
      <w:pPr>
        <w:pStyle w:val="Alg4"/>
        <w:numPr>
          <w:ilvl w:val="0"/>
          <w:numId w:val="255"/>
        </w:numPr>
        <w:spacing w:after="220"/>
      </w:pPr>
      <w:r w:rsidRPr="00E77497">
        <w:t>Return MonthFromTime(</w:t>
      </w:r>
      <w:r w:rsidRPr="00E77497">
        <w:rPr>
          <w:i/>
        </w:rPr>
        <w:t>t</w:t>
      </w:r>
      <w:r w:rsidRPr="00E77497">
        <w:t>).</w:t>
      </w:r>
      <w:bookmarkStart w:id="29248" w:name="_Toc393690560"/>
    </w:p>
    <w:p w14:paraId="4D02EDEC" w14:textId="77777777" w:rsidR="004C02EF" w:rsidRPr="00E77497" w:rsidRDefault="004C02EF" w:rsidP="004C02EF">
      <w:pPr>
        <w:pStyle w:val="40"/>
        <w:numPr>
          <w:ilvl w:val="0"/>
          <w:numId w:val="0"/>
        </w:numPr>
      </w:pPr>
      <w:r w:rsidRPr="00E77497">
        <w:t>15.9.5.14</w:t>
      </w:r>
      <w:r w:rsidRPr="00E77497">
        <w:tab/>
        <w:t>Date.prototype.getDate</w:t>
      </w:r>
      <w:bookmarkEnd w:id="29248"/>
      <w:r w:rsidRPr="00E77497">
        <w:t xml:space="preserve"> ( )</w:t>
      </w:r>
    </w:p>
    <w:p w14:paraId="046E4BB5" w14:textId="77777777" w:rsidR="004C02EF" w:rsidRPr="00E77497" w:rsidRDefault="004C02EF" w:rsidP="001F482D">
      <w:pPr>
        <w:pStyle w:val="Alg4"/>
        <w:numPr>
          <w:ilvl w:val="0"/>
          <w:numId w:val="256"/>
        </w:numPr>
      </w:pPr>
      <w:r w:rsidRPr="00E77497">
        <w:t xml:space="preserve">Let </w:t>
      </w:r>
      <w:r w:rsidRPr="00E77497">
        <w:rPr>
          <w:i/>
        </w:rPr>
        <w:t>t</w:t>
      </w:r>
      <w:r w:rsidRPr="00E77497">
        <w:t xml:space="preserve"> be this time value.</w:t>
      </w:r>
    </w:p>
    <w:p w14:paraId="165B117C" w14:textId="77777777" w:rsidR="00242BA0" w:rsidRDefault="00242BA0" w:rsidP="00242BA0">
      <w:pPr>
        <w:pStyle w:val="M4"/>
        <w:numPr>
          <w:ilvl w:val="0"/>
          <w:numId w:val="256"/>
        </w:numPr>
        <w:spacing w:after="0"/>
        <w:rPr>
          <w:ins w:id="29249" w:author="Rev 8 Allen Wirfs-Brock" w:date="2012-05-11T15:19:00Z"/>
        </w:rPr>
      </w:pPr>
      <w:ins w:id="29250" w:author="Rev 8 Allen Wirfs-Brock" w:date="2012-05-11T15:19:00Z">
        <w:r>
          <w:t>ReturnIfAbrupt(</w:t>
        </w:r>
        <w:r w:rsidRPr="00242BA0">
          <w:rPr>
            <w:i/>
          </w:rPr>
          <w:t>t</w:t>
        </w:r>
        <w:r>
          <w:t>).</w:t>
        </w:r>
      </w:ins>
    </w:p>
    <w:p w14:paraId="3EBA7466" w14:textId="77777777" w:rsidR="004C02EF" w:rsidRPr="00E77497" w:rsidRDefault="004C02EF" w:rsidP="001F482D">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210494B" w14:textId="77777777" w:rsidR="004C02EF" w:rsidRPr="00E77497" w:rsidRDefault="004C02EF" w:rsidP="001F482D">
      <w:pPr>
        <w:pStyle w:val="Alg4"/>
        <w:numPr>
          <w:ilvl w:val="0"/>
          <w:numId w:val="256"/>
        </w:numPr>
        <w:spacing w:after="220"/>
      </w:pPr>
      <w:r w:rsidRPr="00E77497">
        <w:t>Return DateFromTime(LocalTime(</w:t>
      </w:r>
      <w:r w:rsidRPr="00E77497">
        <w:rPr>
          <w:i/>
        </w:rPr>
        <w:t>t</w:t>
      </w:r>
      <w:r w:rsidRPr="00E77497">
        <w:t>)).</w:t>
      </w:r>
      <w:bookmarkStart w:id="29251" w:name="_Toc393690561"/>
    </w:p>
    <w:p w14:paraId="15D88CBA" w14:textId="77777777" w:rsidR="004C02EF" w:rsidRPr="00E77497" w:rsidRDefault="004C02EF" w:rsidP="004C02EF">
      <w:pPr>
        <w:pStyle w:val="40"/>
        <w:numPr>
          <w:ilvl w:val="0"/>
          <w:numId w:val="0"/>
        </w:numPr>
      </w:pPr>
      <w:r w:rsidRPr="00E77497">
        <w:t>15.9.5.15</w:t>
      </w:r>
      <w:r w:rsidRPr="00E77497">
        <w:tab/>
        <w:t>Date.prototype.getUTCDate</w:t>
      </w:r>
      <w:bookmarkEnd w:id="29251"/>
      <w:r w:rsidRPr="00E77497">
        <w:t xml:space="preserve"> ( )</w:t>
      </w:r>
    </w:p>
    <w:p w14:paraId="2F9B842D" w14:textId="77777777" w:rsidR="004C02EF" w:rsidRPr="00E77497" w:rsidRDefault="004C02EF" w:rsidP="001F482D">
      <w:pPr>
        <w:pStyle w:val="Alg4"/>
        <w:numPr>
          <w:ilvl w:val="0"/>
          <w:numId w:val="257"/>
        </w:numPr>
      </w:pPr>
      <w:r w:rsidRPr="00E77497">
        <w:t xml:space="preserve">Let </w:t>
      </w:r>
      <w:r w:rsidRPr="00E77497">
        <w:rPr>
          <w:i/>
        </w:rPr>
        <w:t>t</w:t>
      </w:r>
      <w:r w:rsidRPr="00E77497">
        <w:t xml:space="preserve"> be this time value.</w:t>
      </w:r>
    </w:p>
    <w:p w14:paraId="7C2A8C8F" w14:textId="77777777" w:rsidR="00242BA0" w:rsidRDefault="00242BA0" w:rsidP="00242BA0">
      <w:pPr>
        <w:pStyle w:val="M4"/>
        <w:numPr>
          <w:ilvl w:val="0"/>
          <w:numId w:val="257"/>
        </w:numPr>
        <w:spacing w:after="0"/>
        <w:rPr>
          <w:ins w:id="29252" w:author="Rev 8 Allen Wirfs-Brock" w:date="2012-05-11T15:19:00Z"/>
        </w:rPr>
      </w:pPr>
      <w:ins w:id="29253" w:author="Rev 8 Allen Wirfs-Brock" w:date="2012-05-11T15:19:00Z">
        <w:r>
          <w:t>ReturnIfAbrupt(</w:t>
        </w:r>
        <w:r w:rsidRPr="00242BA0">
          <w:rPr>
            <w:i/>
          </w:rPr>
          <w:t>t</w:t>
        </w:r>
        <w:r>
          <w:t>).</w:t>
        </w:r>
      </w:ins>
    </w:p>
    <w:p w14:paraId="075F3E77" w14:textId="77777777" w:rsidR="004C02EF" w:rsidRPr="00E77497" w:rsidRDefault="004C02EF" w:rsidP="001F482D">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BEC2016" w14:textId="77777777" w:rsidR="004C02EF" w:rsidRPr="00E77497" w:rsidRDefault="004C02EF" w:rsidP="001F482D">
      <w:pPr>
        <w:pStyle w:val="Alg4"/>
        <w:numPr>
          <w:ilvl w:val="0"/>
          <w:numId w:val="257"/>
        </w:numPr>
        <w:spacing w:after="220"/>
      </w:pPr>
      <w:r w:rsidRPr="00E77497">
        <w:t>Return DateFromTime(</w:t>
      </w:r>
      <w:r w:rsidRPr="00E77497">
        <w:rPr>
          <w:i/>
        </w:rPr>
        <w:t>t</w:t>
      </w:r>
      <w:r w:rsidRPr="00E77497">
        <w:t>).</w:t>
      </w:r>
      <w:bookmarkStart w:id="29254" w:name="_Toc393690562"/>
    </w:p>
    <w:p w14:paraId="5C97E96C" w14:textId="77777777" w:rsidR="004C02EF" w:rsidRPr="00E77497" w:rsidRDefault="004C02EF" w:rsidP="004C02EF">
      <w:pPr>
        <w:pStyle w:val="40"/>
        <w:numPr>
          <w:ilvl w:val="0"/>
          <w:numId w:val="0"/>
        </w:numPr>
      </w:pPr>
      <w:r w:rsidRPr="00E77497">
        <w:t>15.9.5.16</w:t>
      </w:r>
      <w:r w:rsidRPr="00E77497">
        <w:tab/>
        <w:t>Date.prototype.getDay</w:t>
      </w:r>
      <w:bookmarkEnd w:id="29254"/>
      <w:r w:rsidRPr="00E77497">
        <w:t xml:space="preserve"> ( )</w:t>
      </w:r>
    </w:p>
    <w:p w14:paraId="4AE2B0C5" w14:textId="77777777" w:rsidR="004C02EF" w:rsidRPr="00E77497" w:rsidRDefault="004C02EF" w:rsidP="001F482D">
      <w:pPr>
        <w:pStyle w:val="Alg4"/>
        <w:numPr>
          <w:ilvl w:val="0"/>
          <w:numId w:val="258"/>
        </w:numPr>
      </w:pPr>
      <w:r w:rsidRPr="00E77497">
        <w:t xml:space="preserve">Let </w:t>
      </w:r>
      <w:r w:rsidRPr="00E77497">
        <w:rPr>
          <w:i/>
        </w:rPr>
        <w:t>t</w:t>
      </w:r>
      <w:r w:rsidRPr="00E77497">
        <w:t xml:space="preserve"> be this time value.</w:t>
      </w:r>
    </w:p>
    <w:p w14:paraId="75A45BEA" w14:textId="77777777" w:rsidR="00242BA0" w:rsidRDefault="00242BA0" w:rsidP="00242BA0">
      <w:pPr>
        <w:pStyle w:val="M4"/>
        <w:numPr>
          <w:ilvl w:val="0"/>
          <w:numId w:val="258"/>
        </w:numPr>
        <w:spacing w:after="0"/>
        <w:rPr>
          <w:ins w:id="29255" w:author="Rev 8 Allen Wirfs-Brock" w:date="2012-05-11T15:19:00Z"/>
        </w:rPr>
      </w:pPr>
      <w:ins w:id="29256" w:author="Rev 8 Allen Wirfs-Brock" w:date="2012-05-11T15:19:00Z">
        <w:r>
          <w:t>ReturnIfAbrupt(</w:t>
        </w:r>
        <w:r w:rsidRPr="00242BA0">
          <w:rPr>
            <w:i/>
          </w:rPr>
          <w:t>t</w:t>
        </w:r>
        <w:r>
          <w:t>).</w:t>
        </w:r>
      </w:ins>
    </w:p>
    <w:p w14:paraId="3D6724DB" w14:textId="77777777" w:rsidR="004C02EF" w:rsidRPr="00E77497" w:rsidRDefault="004C02EF" w:rsidP="001F482D">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8FDC159" w14:textId="77777777" w:rsidR="004C02EF" w:rsidRPr="00E77497" w:rsidRDefault="004C02EF" w:rsidP="001F482D">
      <w:pPr>
        <w:pStyle w:val="Alg4"/>
        <w:numPr>
          <w:ilvl w:val="0"/>
          <w:numId w:val="258"/>
        </w:numPr>
        <w:spacing w:after="220"/>
      </w:pPr>
      <w:r w:rsidRPr="00E77497">
        <w:t>Return WeekDay(LocalTime(</w:t>
      </w:r>
      <w:r w:rsidRPr="00E77497">
        <w:rPr>
          <w:i/>
        </w:rPr>
        <w:t>t</w:t>
      </w:r>
      <w:r w:rsidRPr="00E77497">
        <w:t>)).</w:t>
      </w:r>
      <w:bookmarkStart w:id="29257" w:name="_Toc393690563"/>
    </w:p>
    <w:p w14:paraId="79EF3A5C" w14:textId="77777777" w:rsidR="004C02EF" w:rsidRPr="00E77497" w:rsidRDefault="004C02EF" w:rsidP="004C02EF">
      <w:pPr>
        <w:pStyle w:val="40"/>
        <w:numPr>
          <w:ilvl w:val="0"/>
          <w:numId w:val="0"/>
        </w:numPr>
      </w:pPr>
      <w:r w:rsidRPr="00E77497">
        <w:t>15.9.5.17</w:t>
      </w:r>
      <w:r w:rsidRPr="00E77497">
        <w:tab/>
        <w:t>Date.prototype.getUTCDay</w:t>
      </w:r>
      <w:bookmarkEnd w:id="29257"/>
      <w:r w:rsidRPr="00E77497">
        <w:t xml:space="preserve"> ( )</w:t>
      </w:r>
    </w:p>
    <w:p w14:paraId="699EE31D" w14:textId="77777777" w:rsidR="004C02EF" w:rsidRPr="00E77497" w:rsidRDefault="004C02EF" w:rsidP="001F482D">
      <w:pPr>
        <w:pStyle w:val="Alg4"/>
        <w:numPr>
          <w:ilvl w:val="0"/>
          <w:numId w:val="259"/>
        </w:numPr>
      </w:pPr>
      <w:r w:rsidRPr="00E77497">
        <w:t xml:space="preserve">Let </w:t>
      </w:r>
      <w:r w:rsidRPr="00E77497">
        <w:rPr>
          <w:i/>
        </w:rPr>
        <w:t>t</w:t>
      </w:r>
      <w:r w:rsidRPr="00E77497">
        <w:t xml:space="preserve"> be this time value.</w:t>
      </w:r>
    </w:p>
    <w:p w14:paraId="0F7BCDF1" w14:textId="77777777" w:rsidR="00242BA0" w:rsidRDefault="00242BA0" w:rsidP="00242BA0">
      <w:pPr>
        <w:pStyle w:val="M4"/>
        <w:numPr>
          <w:ilvl w:val="0"/>
          <w:numId w:val="259"/>
        </w:numPr>
        <w:spacing w:after="0"/>
        <w:rPr>
          <w:ins w:id="29258" w:author="Rev 8 Allen Wirfs-Brock" w:date="2012-05-11T15:20:00Z"/>
        </w:rPr>
      </w:pPr>
      <w:ins w:id="29259" w:author="Rev 8 Allen Wirfs-Brock" w:date="2012-05-11T15:20:00Z">
        <w:r>
          <w:t>ReturnIfAbrupt(</w:t>
        </w:r>
        <w:r w:rsidRPr="00242BA0">
          <w:rPr>
            <w:i/>
          </w:rPr>
          <w:t>t</w:t>
        </w:r>
        <w:r>
          <w:t>).</w:t>
        </w:r>
      </w:ins>
    </w:p>
    <w:p w14:paraId="1B985A70" w14:textId="77777777" w:rsidR="004C02EF" w:rsidRPr="00E77497" w:rsidRDefault="004C02EF" w:rsidP="001F482D">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ED243E5" w14:textId="77777777" w:rsidR="004C02EF" w:rsidRPr="00E77497" w:rsidRDefault="004C02EF" w:rsidP="001F482D">
      <w:pPr>
        <w:pStyle w:val="Alg4"/>
        <w:numPr>
          <w:ilvl w:val="0"/>
          <w:numId w:val="259"/>
        </w:numPr>
        <w:spacing w:after="220"/>
      </w:pPr>
      <w:r w:rsidRPr="00E77497">
        <w:t>Return WeekDay(</w:t>
      </w:r>
      <w:r w:rsidRPr="00E77497">
        <w:rPr>
          <w:i/>
        </w:rPr>
        <w:t>t</w:t>
      </w:r>
      <w:r w:rsidRPr="00E77497">
        <w:t>).</w:t>
      </w:r>
      <w:bookmarkStart w:id="29260" w:name="_Toc393690564"/>
    </w:p>
    <w:p w14:paraId="23836D6D" w14:textId="77777777" w:rsidR="004C02EF" w:rsidRPr="00E77497" w:rsidRDefault="004C02EF" w:rsidP="004C02EF">
      <w:pPr>
        <w:pStyle w:val="40"/>
        <w:numPr>
          <w:ilvl w:val="0"/>
          <w:numId w:val="0"/>
        </w:numPr>
      </w:pPr>
      <w:r w:rsidRPr="00E77497">
        <w:t>15.9.5.18</w:t>
      </w:r>
      <w:r w:rsidRPr="00E77497">
        <w:tab/>
        <w:t>Date.prototype.getHours</w:t>
      </w:r>
      <w:bookmarkEnd w:id="29260"/>
      <w:r w:rsidRPr="00E77497">
        <w:t xml:space="preserve"> ( )</w:t>
      </w:r>
    </w:p>
    <w:p w14:paraId="0409C226" w14:textId="77777777" w:rsidR="004C02EF" w:rsidRPr="00E77497" w:rsidRDefault="004C02EF" w:rsidP="001F482D">
      <w:pPr>
        <w:pStyle w:val="Alg4"/>
        <w:keepNext/>
        <w:numPr>
          <w:ilvl w:val="0"/>
          <w:numId w:val="260"/>
        </w:numPr>
      </w:pPr>
      <w:r w:rsidRPr="00E77497">
        <w:t xml:space="preserve">Let </w:t>
      </w:r>
      <w:r w:rsidRPr="00E77497">
        <w:rPr>
          <w:i/>
        </w:rPr>
        <w:t>t</w:t>
      </w:r>
      <w:r w:rsidRPr="00E77497">
        <w:t xml:space="preserve"> be this time value.</w:t>
      </w:r>
    </w:p>
    <w:p w14:paraId="0569CD3A" w14:textId="77777777" w:rsidR="00242BA0" w:rsidRDefault="00242BA0" w:rsidP="00242BA0">
      <w:pPr>
        <w:pStyle w:val="M4"/>
        <w:numPr>
          <w:ilvl w:val="0"/>
          <w:numId w:val="260"/>
        </w:numPr>
        <w:spacing w:after="0"/>
        <w:rPr>
          <w:ins w:id="29261" w:author="Rev 8 Allen Wirfs-Brock" w:date="2012-05-11T15:20:00Z"/>
        </w:rPr>
      </w:pPr>
      <w:ins w:id="29262" w:author="Rev 8 Allen Wirfs-Brock" w:date="2012-05-11T15:20:00Z">
        <w:r>
          <w:t>ReturnIfAbrupt(</w:t>
        </w:r>
        <w:r w:rsidRPr="00242BA0">
          <w:rPr>
            <w:i/>
          </w:rPr>
          <w:t>t</w:t>
        </w:r>
        <w:r>
          <w:t>).</w:t>
        </w:r>
      </w:ins>
    </w:p>
    <w:p w14:paraId="46F2DDFF" w14:textId="77777777" w:rsidR="004C02EF" w:rsidRPr="00E77497" w:rsidRDefault="004C02EF" w:rsidP="001F482D">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E3B54C1" w14:textId="77777777" w:rsidR="004C02EF" w:rsidRPr="00E77497" w:rsidRDefault="004C02EF" w:rsidP="001F482D">
      <w:pPr>
        <w:pStyle w:val="Alg4"/>
        <w:numPr>
          <w:ilvl w:val="0"/>
          <w:numId w:val="260"/>
        </w:numPr>
        <w:spacing w:after="220"/>
      </w:pPr>
      <w:r w:rsidRPr="00E77497">
        <w:t>Return HourFromTime(LocalTime(</w:t>
      </w:r>
      <w:r w:rsidRPr="00E77497">
        <w:rPr>
          <w:i/>
        </w:rPr>
        <w:t>t</w:t>
      </w:r>
      <w:r w:rsidRPr="00E77497">
        <w:t>)).</w:t>
      </w:r>
      <w:bookmarkStart w:id="29263" w:name="_Toc393690565"/>
    </w:p>
    <w:p w14:paraId="752F5723" w14:textId="77777777" w:rsidR="004C02EF" w:rsidRPr="00E77497" w:rsidRDefault="004C02EF" w:rsidP="004C02EF">
      <w:pPr>
        <w:pStyle w:val="40"/>
        <w:numPr>
          <w:ilvl w:val="0"/>
          <w:numId w:val="0"/>
        </w:numPr>
      </w:pPr>
      <w:r w:rsidRPr="00E77497">
        <w:t>15.9.5.19</w:t>
      </w:r>
      <w:r w:rsidRPr="00E77497">
        <w:tab/>
        <w:t>Date.prototype.getUTCHours</w:t>
      </w:r>
      <w:bookmarkEnd w:id="29263"/>
      <w:r w:rsidRPr="00E77497">
        <w:t xml:space="preserve"> ( )</w:t>
      </w:r>
    </w:p>
    <w:p w14:paraId="342ED0A1" w14:textId="77777777" w:rsidR="004C02EF" w:rsidRPr="00E77497" w:rsidRDefault="004C02EF" w:rsidP="001F482D">
      <w:pPr>
        <w:pStyle w:val="Alg4"/>
        <w:numPr>
          <w:ilvl w:val="0"/>
          <w:numId w:val="261"/>
        </w:numPr>
      </w:pPr>
      <w:r w:rsidRPr="00E77497">
        <w:t xml:space="preserve">Let </w:t>
      </w:r>
      <w:r w:rsidRPr="00E77497">
        <w:rPr>
          <w:i/>
        </w:rPr>
        <w:t>t</w:t>
      </w:r>
      <w:r w:rsidRPr="00E77497">
        <w:t xml:space="preserve"> be this time value.</w:t>
      </w:r>
    </w:p>
    <w:p w14:paraId="03066E29" w14:textId="77777777" w:rsidR="00242BA0" w:rsidRDefault="00242BA0" w:rsidP="00242BA0">
      <w:pPr>
        <w:pStyle w:val="M4"/>
        <w:numPr>
          <w:ilvl w:val="0"/>
          <w:numId w:val="261"/>
        </w:numPr>
        <w:spacing w:after="0"/>
        <w:rPr>
          <w:ins w:id="29264" w:author="Rev 8 Allen Wirfs-Brock" w:date="2012-05-11T15:20:00Z"/>
        </w:rPr>
      </w:pPr>
      <w:ins w:id="29265" w:author="Rev 8 Allen Wirfs-Brock" w:date="2012-05-11T15:20:00Z">
        <w:r>
          <w:t>ReturnIfAbrupt(</w:t>
        </w:r>
        <w:r w:rsidRPr="00242BA0">
          <w:rPr>
            <w:i/>
          </w:rPr>
          <w:t>t</w:t>
        </w:r>
        <w:r>
          <w:t>).</w:t>
        </w:r>
      </w:ins>
    </w:p>
    <w:p w14:paraId="28BCBAD1" w14:textId="77777777" w:rsidR="004C02EF" w:rsidRPr="00E77497" w:rsidRDefault="004C02EF" w:rsidP="001F482D">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B57A5F0" w14:textId="77777777" w:rsidR="004C02EF" w:rsidRPr="00E77497" w:rsidRDefault="004C02EF" w:rsidP="001F482D">
      <w:pPr>
        <w:pStyle w:val="Alg4"/>
        <w:numPr>
          <w:ilvl w:val="0"/>
          <w:numId w:val="261"/>
        </w:numPr>
        <w:spacing w:after="220"/>
      </w:pPr>
      <w:r w:rsidRPr="00E77497">
        <w:t>Return HourFromTime(</w:t>
      </w:r>
      <w:r w:rsidRPr="00E77497">
        <w:rPr>
          <w:i/>
        </w:rPr>
        <w:t>t</w:t>
      </w:r>
      <w:r w:rsidRPr="00E77497">
        <w:t>).</w:t>
      </w:r>
      <w:bookmarkStart w:id="29266" w:name="_Toc393690566"/>
    </w:p>
    <w:p w14:paraId="1C85DA02" w14:textId="77777777" w:rsidR="004C02EF" w:rsidRPr="00E77497" w:rsidRDefault="004C02EF" w:rsidP="004C02EF">
      <w:pPr>
        <w:pStyle w:val="40"/>
        <w:numPr>
          <w:ilvl w:val="0"/>
          <w:numId w:val="0"/>
        </w:numPr>
      </w:pPr>
      <w:r w:rsidRPr="00E77497">
        <w:t>15.9.5.20</w:t>
      </w:r>
      <w:r w:rsidRPr="00E77497">
        <w:tab/>
        <w:t>Date.prototype.getMinutes</w:t>
      </w:r>
      <w:bookmarkEnd w:id="29266"/>
      <w:r w:rsidRPr="00E77497">
        <w:t xml:space="preserve"> ( )</w:t>
      </w:r>
    </w:p>
    <w:p w14:paraId="56092EE8" w14:textId="77777777" w:rsidR="004C02EF" w:rsidRPr="00E77497" w:rsidRDefault="004C02EF" w:rsidP="001F482D">
      <w:pPr>
        <w:pStyle w:val="Alg4"/>
        <w:numPr>
          <w:ilvl w:val="0"/>
          <w:numId w:val="262"/>
        </w:numPr>
      </w:pPr>
      <w:r w:rsidRPr="00E77497">
        <w:t xml:space="preserve">Let </w:t>
      </w:r>
      <w:r w:rsidRPr="00E77497">
        <w:rPr>
          <w:i/>
        </w:rPr>
        <w:t>t</w:t>
      </w:r>
      <w:r w:rsidRPr="00E77497">
        <w:t xml:space="preserve"> be this time value.</w:t>
      </w:r>
    </w:p>
    <w:p w14:paraId="39594C41" w14:textId="77777777" w:rsidR="00242BA0" w:rsidRDefault="00242BA0" w:rsidP="00242BA0">
      <w:pPr>
        <w:pStyle w:val="M4"/>
        <w:numPr>
          <w:ilvl w:val="0"/>
          <w:numId w:val="262"/>
        </w:numPr>
        <w:spacing w:after="0"/>
        <w:rPr>
          <w:ins w:id="29267" w:author="Rev 8 Allen Wirfs-Brock" w:date="2012-05-11T15:20:00Z"/>
        </w:rPr>
      </w:pPr>
      <w:ins w:id="29268" w:author="Rev 8 Allen Wirfs-Brock" w:date="2012-05-11T15:20:00Z">
        <w:r>
          <w:t>ReturnIfAbrupt(</w:t>
        </w:r>
        <w:r w:rsidRPr="00242BA0">
          <w:rPr>
            <w:i/>
          </w:rPr>
          <w:t>t</w:t>
        </w:r>
        <w:r>
          <w:t>).</w:t>
        </w:r>
      </w:ins>
    </w:p>
    <w:p w14:paraId="31CF2884" w14:textId="77777777" w:rsidR="004C02EF" w:rsidRPr="00E77497" w:rsidRDefault="004C02EF" w:rsidP="001F482D">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3520DB1" w14:textId="77777777" w:rsidR="004C02EF" w:rsidRPr="00E77497" w:rsidRDefault="004C02EF" w:rsidP="001F482D">
      <w:pPr>
        <w:pStyle w:val="Alg4"/>
        <w:numPr>
          <w:ilvl w:val="0"/>
          <w:numId w:val="262"/>
        </w:numPr>
        <w:spacing w:after="220"/>
      </w:pPr>
      <w:r w:rsidRPr="00E77497">
        <w:t>Return MinFromTime(LocalTime(</w:t>
      </w:r>
      <w:r w:rsidRPr="00E77497">
        <w:rPr>
          <w:i/>
        </w:rPr>
        <w:t>t</w:t>
      </w:r>
      <w:r w:rsidRPr="00E77497">
        <w:t>)).</w:t>
      </w:r>
      <w:bookmarkStart w:id="29269" w:name="_Toc393690567"/>
    </w:p>
    <w:p w14:paraId="2DE432EB" w14:textId="77777777" w:rsidR="004C02EF" w:rsidRPr="00E77497" w:rsidRDefault="004C02EF" w:rsidP="004C02EF">
      <w:pPr>
        <w:pStyle w:val="40"/>
        <w:numPr>
          <w:ilvl w:val="0"/>
          <w:numId w:val="0"/>
        </w:numPr>
      </w:pPr>
      <w:r w:rsidRPr="00E77497">
        <w:t>15.9.5.21</w:t>
      </w:r>
      <w:r w:rsidRPr="00E77497">
        <w:tab/>
        <w:t>Date.prototype.getUTCMinutes</w:t>
      </w:r>
      <w:bookmarkEnd w:id="29269"/>
      <w:r w:rsidRPr="00E77497">
        <w:t xml:space="preserve"> ( )</w:t>
      </w:r>
    </w:p>
    <w:p w14:paraId="26821F57" w14:textId="77777777" w:rsidR="004C02EF" w:rsidRPr="00E77497" w:rsidRDefault="004C02EF" w:rsidP="001F482D">
      <w:pPr>
        <w:pStyle w:val="Alg4"/>
        <w:numPr>
          <w:ilvl w:val="0"/>
          <w:numId w:val="263"/>
        </w:numPr>
      </w:pPr>
      <w:r w:rsidRPr="00E77497">
        <w:t xml:space="preserve">Let </w:t>
      </w:r>
      <w:r w:rsidRPr="00E77497">
        <w:rPr>
          <w:i/>
        </w:rPr>
        <w:t>t</w:t>
      </w:r>
      <w:r w:rsidRPr="00E77497">
        <w:t xml:space="preserve"> be this time value.</w:t>
      </w:r>
    </w:p>
    <w:p w14:paraId="68F90865" w14:textId="77777777" w:rsidR="00242BA0" w:rsidRDefault="00242BA0" w:rsidP="00242BA0">
      <w:pPr>
        <w:pStyle w:val="M4"/>
        <w:numPr>
          <w:ilvl w:val="0"/>
          <w:numId w:val="263"/>
        </w:numPr>
        <w:spacing w:after="0"/>
        <w:rPr>
          <w:ins w:id="29270" w:author="Rev 8 Allen Wirfs-Brock" w:date="2012-05-11T15:20:00Z"/>
        </w:rPr>
      </w:pPr>
      <w:ins w:id="29271" w:author="Rev 8 Allen Wirfs-Brock" w:date="2012-05-11T15:20:00Z">
        <w:r>
          <w:t>ReturnIfAbrupt(</w:t>
        </w:r>
        <w:r w:rsidRPr="00242BA0">
          <w:rPr>
            <w:i/>
          </w:rPr>
          <w:t>t</w:t>
        </w:r>
        <w:r>
          <w:t>).</w:t>
        </w:r>
      </w:ins>
    </w:p>
    <w:p w14:paraId="34C408F2" w14:textId="77777777" w:rsidR="004C02EF" w:rsidRPr="00E77497" w:rsidRDefault="004C02EF" w:rsidP="001F482D">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F980839" w14:textId="77777777" w:rsidR="004C02EF" w:rsidRPr="00E77497" w:rsidRDefault="004C02EF" w:rsidP="001F482D">
      <w:pPr>
        <w:pStyle w:val="Alg4"/>
        <w:numPr>
          <w:ilvl w:val="0"/>
          <w:numId w:val="263"/>
        </w:numPr>
        <w:spacing w:after="220"/>
      </w:pPr>
      <w:r w:rsidRPr="00E77497">
        <w:t>Return MinFromTime(</w:t>
      </w:r>
      <w:r w:rsidRPr="00E77497">
        <w:rPr>
          <w:i/>
        </w:rPr>
        <w:t>t</w:t>
      </w:r>
      <w:r w:rsidRPr="00E77497">
        <w:t>).</w:t>
      </w:r>
      <w:bookmarkStart w:id="29272" w:name="_Toc393690568"/>
    </w:p>
    <w:p w14:paraId="66806A84" w14:textId="77777777" w:rsidR="004C02EF" w:rsidRPr="00E77497" w:rsidRDefault="004C02EF" w:rsidP="004C02EF">
      <w:pPr>
        <w:pStyle w:val="40"/>
        <w:numPr>
          <w:ilvl w:val="0"/>
          <w:numId w:val="0"/>
        </w:numPr>
      </w:pPr>
      <w:r w:rsidRPr="00E77497">
        <w:t>15.9.5.22</w:t>
      </w:r>
      <w:r w:rsidRPr="00E77497">
        <w:tab/>
        <w:t>Date.prototype.getSeconds</w:t>
      </w:r>
      <w:bookmarkEnd w:id="29272"/>
      <w:r w:rsidRPr="00E77497">
        <w:t xml:space="preserve"> ( )</w:t>
      </w:r>
    </w:p>
    <w:p w14:paraId="678334CC" w14:textId="77777777" w:rsidR="004C02EF" w:rsidRPr="00E77497" w:rsidRDefault="004C02EF" w:rsidP="001F482D">
      <w:pPr>
        <w:pStyle w:val="Alg4"/>
        <w:numPr>
          <w:ilvl w:val="0"/>
          <w:numId w:val="264"/>
        </w:numPr>
      </w:pPr>
      <w:r w:rsidRPr="00E77497">
        <w:t xml:space="preserve">Let </w:t>
      </w:r>
      <w:r w:rsidRPr="00E77497">
        <w:rPr>
          <w:i/>
        </w:rPr>
        <w:t>t</w:t>
      </w:r>
      <w:r w:rsidRPr="00E77497">
        <w:t xml:space="preserve"> be this time value.</w:t>
      </w:r>
    </w:p>
    <w:p w14:paraId="2F8D7710" w14:textId="77777777" w:rsidR="00242BA0" w:rsidRDefault="00242BA0" w:rsidP="00242BA0">
      <w:pPr>
        <w:pStyle w:val="M4"/>
        <w:numPr>
          <w:ilvl w:val="0"/>
          <w:numId w:val="264"/>
        </w:numPr>
        <w:spacing w:after="0"/>
        <w:rPr>
          <w:ins w:id="29273" w:author="Rev 8 Allen Wirfs-Brock" w:date="2012-05-11T15:20:00Z"/>
        </w:rPr>
      </w:pPr>
      <w:ins w:id="29274" w:author="Rev 8 Allen Wirfs-Brock" w:date="2012-05-11T15:20:00Z">
        <w:r>
          <w:t>ReturnIfAbrupt(</w:t>
        </w:r>
        <w:r w:rsidRPr="00242BA0">
          <w:rPr>
            <w:i/>
          </w:rPr>
          <w:t>t</w:t>
        </w:r>
        <w:r>
          <w:t>).</w:t>
        </w:r>
      </w:ins>
    </w:p>
    <w:p w14:paraId="611D6B70" w14:textId="77777777" w:rsidR="004C02EF" w:rsidRPr="00E77497" w:rsidRDefault="004C02EF" w:rsidP="001F482D">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0AFA498" w14:textId="77777777" w:rsidR="004C02EF" w:rsidRPr="00E77497" w:rsidRDefault="004C02EF" w:rsidP="001F482D">
      <w:pPr>
        <w:pStyle w:val="Alg4"/>
        <w:numPr>
          <w:ilvl w:val="0"/>
          <w:numId w:val="264"/>
        </w:numPr>
        <w:spacing w:after="220"/>
      </w:pPr>
      <w:r w:rsidRPr="00E77497">
        <w:t>Return SecFromTime(LocalTime(</w:t>
      </w:r>
      <w:r w:rsidRPr="00E77497">
        <w:rPr>
          <w:i/>
        </w:rPr>
        <w:t>t</w:t>
      </w:r>
      <w:r w:rsidRPr="00E77497">
        <w:t>)).</w:t>
      </w:r>
      <w:bookmarkStart w:id="29275" w:name="_Toc393690569"/>
    </w:p>
    <w:p w14:paraId="2D4A2D31" w14:textId="77777777" w:rsidR="004C02EF" w:rsidRPr="00E77497" w:rsidRDefault="004C02EF" w:rsidP="004C02EF">
      <w:pPr>
        <w:pStyle w:val="40"/>
        <w:numPr>
          <w:ilvl w:val="0"/>
          <w:numId w:val="0"/>
        </w:numPr>
      </w:pPr>
      <w:r w:rsidRPr="00E77497">
        <w:t>15.9.5.23</w:t>
      </w:r>
      <w:r w:rsidRPr="00E77497">
        <w:tab/>
        <w:t>Date.prototype.getUTCSeconds</w:t>
      </w:r>
      <w:bookmarkEnd w:id="29275"/>
      <w:r w:rsidRPr="00E77497">
        <w:t xml:space="preserve"> ( )</w:t>
      </w:r>
    </w:p>
    <w:p w14:paraId="11B47FB4" w14:textId="77777777" w:rsidR="004C02EF" w:rsidRPr="00E77497" w:rsidRDefault="004C02EF" w:rsidP="001F482D">
      <w:pPr>
        <w:pStyle w:val="Alg4"/>
        <w:numPr>
          <w:ilvl w:val="0"/>
          <w:numId w:val="265"/>
        </w:numPr>
      </w:pPr>
      <w:r w:rsidRPr="00E77497">
        <w:t xml:space="preserve">Let </w:t>
      </w:r>
      <w:r w:rsidRPr="00E77497">
        <w:rPr>
          <w:i/>
        </w:rPr>
        <w:t>t</w:t>
      </w:r>
      <w:r w:rsidRPr="00E77497">
        <w:t xml:space="preserve"> be this time value.</w:t>
      </w:r>
    </w:p>
    <w:p w14:paraId="5493DA21" w14:textId="77777777" w:rsidR="00242BA0" w:rsidRDefault="00242BA0" w:rsidP="00242BA0">
      <w:pPr>
        <w:pStyle w:val="M4"/>
        <w:numPr>
          <w:ilvl w:val="0"/>
          <w:numId w:val="265"/>
        </w:numPr>
        <w:spacing w:after="0"/>
        <w:rPr>
          <w:ins w:id="29276" w:author="Rev 8 Allen Wirfs-Brock" w:date="2012-05-11T15:20:00Z"/>
        </w:rPr>
      </w:pPr>
      <w:ins w:id="29277" w:author="Rev 8 Allen Wirfs-Brock" w:date="2012-05-11T15:20:00Z">
        <w:r>
          <w:t>ReturnIfAbrupt(</w:t>
        </w:r>
        <w:r w:rsidRPr="00242BA0">
          <w:rPr>
            <w:i/>
          </w:rPr>
          <w:t>t</w:t>
        </w:r>
        <w:r>
          <w:t>).</w:t>
        </w:r>
      </w:ins>
    </w:p>
    <w:p w14:paraId="4724179A" w14:textId="77777777" w:rsidR="004C02EF" w:rsidRPr="00E77497" w:rsidRDefault="004C02EF" w:rsidP="001F482D">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EAA5333" w14:textId="77777777" w:rsidR="004C02EF" w:rsidRPr="00E77497" w:rsidRDefault="004C02EF" w:rsidP="001F482D">
      <w:pPr>
        <w:pStyle w:val="Alg4"/>
        <w:numPr>
          <w:ilvl w:val="0"/>
          <w:numId w:val="265"/>
        </w:numPr>
        <w:spacing w:after="220"/>
      </w:pPr>
      <w:r w:rsidRPr="00E77497">
        <w:t>Return SecFromTime(</w:t>
      </w:r>
      <w:r w:rsidRPr="00E77497">
        <w:rPr>
          <w:i/>
        </w:rPr>
        <w:t>t</w:t>
      </w:r>
      <w:r w:rsidRPr="00E77497">
        <w:t>).</w:t>
      </w:r>
      <w:bookmarkStart w:id="29278" w:name="_Toc393690570"/>
    </w:p>
    <w:p w14:paraId="7746A6B6" w14:textId="77777777" w:rsidR="004C02EF" w:rsidRPr="00E77497" w:rsidRDefault="004C02EF" w:rsidP="004C02EF">
      <w:pPr>
        <w:pStyle w:val="40"/>
        <w:numPr>
          <w:ilvl w:val="0"/>
          <w:numId w:val="0"/>
        </w:numPr>
      </w:pPr>
      <w:r w:rsidRPr="00E77497">
        <w:t>15.9.5.24</w:t>
      </w:r>
      <w:r w:rsidRPr="00E77497">
        <w:tab/>
        <w:t>Date.prototype.getMilliseconds</w:t>
      </w:r>
      <w:bookmarkEnd w:id="29278"/>
      <w:r w:rsidRPr="00E77497">
        <w:t xml:space="preserve"> ( )</w:t>
      </w:r>
    </w:p>
    <w:p w14:paraId="6C76967D" w14:textId="77777777" w:rsidR="004C02EF" w:rsidRPr="00E77497" w:rsidRDefault="004C02EF" w:rsidP="001F482D">
      <w:pPr>
        <w:pStyle w:val="Alg4"/>
        <w:numPr>
          <w:ilvl w:val="0"/>
          <w:numId w:val="266"/>
        </w:numPr>
      </w:pPr>
      <w:r w:rsidRPr="00E77497">
        <w:t xml:space="preserve">Let </w:t>
      </w:r>
      <w:r w:rsidRPr="00E77497">
        <w:rPr>
          <w:i/>
        </w:rPr>
        <w:t>t</w:t>
      </w:r>
      <w:r w:rsidRPr="00E77497">
        <w:t xml:space="preserve"> be this time value.</w:t>
      </w:r>
    </w:p>
    <w:p w14:paraId="1C783BB7" w14:textId="77777777" w:rsidR="00242BA0" w:rsidRDefault="00242BA0" w:rsidP="00242BA0">
      <w:pPr>
        <w:pStyle w:val="M4"/>
        <w:numPr>
          <w:ilvl w:val="0"/>
          <w:numId w:val="266"/>
        </w:numPr>
        <w:spacing w:after="0"/>
        <w:rPr>
          <w:ins w:id="29279" w:author="Rev 8 Allen Wirfs-Brock" w:date="2012-05-11T15:20:00Z"/>
        </w:rPr>
      </w:pPr>
      <w:ins w:id="29280" w:author="Rev 8 Allen Wirfs-Brock" w:date="2012-05-11T15:20:00Z">
        <w:r>
          <w:t>ReturnIfAbrupt(</w:t>
        </w:r>
        <w:r w:rsidRPr="00242BA0">
          <w:rPr>
            <w:i/>
          </w:rPr>
          <w:t>t</w:t>
        </w:r>
        <w:r>
          <w:t>).</w:t>
        </w:r>
      </w:ins>
    </w:p>
    <w:p w14:paraId="4B978A29" w14:textId="77777777" w:rsidR="004C02EF" w:rsidRPr="00E77497" w:rsidRDefault="004C02EF" w:rsidP="001F482D">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F9C26F5" w14:textId="77777777" w:rsidR="004C02EF" w:rsidRPr="00E77497" w:rsidRDefault="004C02EF" w:rsidP="001F482D">
      <w:pPr>
        <w:pStyle w:val="Alg4"/>
        <w:numPr>
          <w:ilvl w:val="0"/>
          <w:numId w:val="266"/>
        </w:numPr>
        <w:spacing w:after="220"/>
      </w:pPr>
      <w:r w:rsidRPr="00E77497">
        <w:t>Return msFromTime(LocalTime(</w:t>
      </w:r>
      <w:r w:rsidRPr="00E77497">
        <w:rPr>
          <w:i/>
        </w:rPr>
        <w:t>t</w:t>
      </w:r>
      <w:r w:rsidRPr="00E77497">
        <w:t>)).</w:t>
      </w:r>
      <w:bookmarkStart w:id="29281" w:name="_Toc393690571"/>
    </w:p>
    <w:p w14:paraId="748F333B" w14:textId="77777777" w:rsidR="004C02EF" w:rsidRPr="00E77497" w:rsidRDefault="004C02EF" w:rsidP="004C02EF">
      <w:pPr>
        <w:pStyle w:val="40"/>
        <w:numPr>
          <w:ilvl w:val="0"/>
          <w:numId w:val="0"/>
        </w:numPr>
      </w:pPr>
      <w:r w:rsidRPr="00E77497">
        <w:t>15.9.5.25</w:t>
      </w:r>
      <w:r w:rsidRPr="00E77497">
        <w:tab/>
        <w:t>Date.prototype.getUTCMilliseconds</w:t>
      </w:r>
      <w:bookmarkEnd w:id="29281"/>
      <w:r w:rsidRPr="00E77497">
        <w:t xml:space="preserve"> ( )</w:t>
      </w:r>
    </w:p>
    <w:p w14:paraId="34AD6169" w14:textId="77777777" w:rsidR="004C02EF" w:rsidRPr="00E77497" w:rsidRDefault="004C02EF" w:rsidP="001F482D">
      <w:pPr>
        <w:pStyle w:val="Alg4"/>
        <w:numPr>
          <w:ilvl w:val="0"/>
          <w:numId w:val="267"/>
        </w:numPr>
      </w:pPr>
      <w:r w:rsidRPr="00E77497">
        <w:t xml:space="preserve">Let </w:t>
      </w:r>
      <w:r w:rsidRPr="00E77497">
        <w:rPr>
          <w:i/>
        </w:rPr>
        <w:t>t</w:t>
      </w:r>
      <w:r w:rsidRPr="00E77497">
        <w:t xml:space="preserve"> be this time value.</w:t>
      </w:r>
    </w:p>
    <w:p w14:paraId="7A7EC019" w14:textId="77777777" w:rsidR="00242BA0" w:rsidRDefault="00242BA0" w:rsidP="00242BA0">
      <w:pPr>
        <w:pStyle w:val="M4"/>
        <w:numPr>
          <w:ilvl w:val="0"/>
          <w:numId w:val="267"/>
        </w:numPr>
        <w:spacing w:after="0"/>
        <w:rPr>
          <w:ins w:id="29282" w:author="Rev 8 Allen Wirfs-Brock" w:date="2012-05-11T15:20:00Z"/>
        </w:rPr>
      </w:pPr>
      <w:ins w:id="29283" w:author="Rev 8 Allen Wirfs-Brock" w:date="2012-05-11T15:20:00Z">
        <w:r>
          <w:t>ReturnIfAbrupt(</w:t>
        </w:r>
        <w:r w:rsidRPr="00242BA0">
          <w:rPr>
            <w:i/>
          </w:rPr>
          <w:t>t</w:t>
        </w:r>
        <w:r>
          <w:t>).</w:t>
        </w:r>
      </w:ins>
    </w:p>
    <w:p w14:paraId="6B9C7FCE" w14:textId="77777777" w:rsidR="004C02EF" w:rsidRPr="00E77497" w:rsidRDefault="004C02EF" w:rsidP="001F482D">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DE0046F" w14:textId="77777777" w:rsidR="004C02EF" w:rsidRPr="00E77497" w:rsidRDefault="004C02EF" w:rsidP="001F482D">
      <w:pPr>
        <w:pStyle w:val="Alg4"/>
        <w:numPr>
          <w:ilvl w:val="0"/>
          <w:numId w:val="267"/>
        </w:numPr>
        <w:spacing w:after="220"/>
      </w:pPr>
      <w:r w:rsidRPr="00E77497">
        <w:t>Return msFromTime(</w:t>
      </w:r>
      <w:r w:rsidRPr="00E77497">
        <w:rPr>
          <w:i/>
        </w:rPr>
        <w:t>t</w:t>
      </w:r>
      <w:r w:rsidRPr="00E77497">
        <w:t>).</w:t>
      </w:r>
      <w:bookmarkStart w:id="29284" w:name="_Toc393690572"/>
    </w:p>
    <w:p w14:paraId="4617073E" w14:textId="77777777" w:rsidR="004C02EF" w:rsidRPr="00E77497" w:rsidRDefault="004C02EF" w:rsidP="004C02EF">
      <w:pPr>
        <w:pStyle w:val="40"/>
        <w:numPr>
          <w:ilvl w:val="0"/>
          <w:numId w:val="0"/>
        </w:numPr>
      </w:pPr>
      <w:r w:rsidRPr="00E77497">
        <w:t>15.9.5.26</w:t>
      </w:r>
      <w:r w:rsidRPr="00E77497">
        <w:tab/>
        <w:t>Date.prototype.getTimezoneOffset</w:t>
      </w:r>
      <w:bookmarkEnd w:id="29284"/>
      <w:r w:rsidRPr="00E77497">
        <w:t xml:space="preserve"> ( )</w:t>
      </w:r>
    </w:p>
    <w:p w14:paraId="7C7DA52B" w14:textId="77777777" w:rsidR="004C02EF" w:rsidRPr="00E77497" w:rsidRDefault="004C02EF" w:rsidP="004C02EF">
      <w:r w:rsidRPr="00E77497">
        <w:t>Returns the difference between local time and UTC time in minutes.</w:t>
      </w:r>
    </w:p>
    <w:p w14:paraId="7B36660B" w14:textId="77777777" w:rsidR="004C02EF" w:rsidRPr="00E77497" w:rsidRDefault="004C02EF" w:rsidP="001F482D">
      <w:pPr>
        <w:pStyle w:val="Alg4"/>
        <w:numPr>
          <w:ilvl w:val="0"/>
          <w:numId w:val="268"/>
        </w:numPr>
      </w:pPr>
      <w:r w:rsidRPr="00E77497">
        <w:t xml:space="preserve">Let </w:t>
      </w:r>
      <w:r w:rsidRPr="00E77497">
        <w:rPr>
          <w:i/>
        </w:rPr>
        <w:t>t</w:t>
      </w:r>
      <w:r w:rsidRPr="00E77497">
        <w:t xml:space="preserve"> be this time value.</w:t>
      </w:r>
    </w:p>
    <w:p w14:paraId="70F5A4E9" w14:textId="77777777" w:rsidR="00242BA0" w:rsidRDefault="00242BA0" w:rsidP="00242BA0">
      <w:pPr>
        <w:pStyle w:val="M4"/>
        <w:numPr>
          <w:ilvl w:val="0"/>
          <w:numId w:val="268"/>
        </w:numPr>
        <w:spacing w:after="0"/>
        <w:rPr>
          <w:ins w:id="29285" w:author="Rev 8 Allen Wirfs-Brock" w:date="2012-05-11T15:20:00Z"/>
        </w:rPr>
      </w:pPr>
      <w:ins w:id="29286" w:author="Rev 8 Allen Wirfs-Brock" w:date="2012-05-11T15:20:00Z">
        <w:r>
          <w:t>ReturnIfAbrupt(</w:t>
        </w:r>
        <w:r w:rsidRPr="00242BA0">
          <w:rPr>
            <w:i/>
          </w:rPr>
          <w:t>t</w:t>
        </w:r>
        <w:r>
          <w:t>).</w:t>
        </w:r>
      </w:ins>
    </w:p>
    <w:p w14:paraId="1AC474A9" w14:textId="77777777" w:rsidR="004C02EF" w:rsidRPr="00E77497" w:rsidRDefault="004C02EF" w:rsidP="001F482D">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DBC2E2A" w14:textId="77777777" w:rsidR="004C02EF" w:rsidRPr="006B6D0A" w:rsidRDefault="004C02EF" w:rsidP="001F482D">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bookmarkStart w:id="29287" w:name="_Toc393690573"/>
    </w:p>
    <w:p w14:paraId="3743F8FE" w14:textId="77777777" w:rsidR="004C02EF" w:rsidRPr="00E65A34" w:rsidRDefault="004C02EF" w:rsidP="004C02EF">
      <w:pPr>
        <w:pStyle w:val="40"/>
        <w:numPr>
          <w:ilvl w:val="0"/>
          <w:numId w:val="0"/>
        </w:numPr>
      </w:pPr>
      <w:bookmarkStart w:id="29288" w:name="_Hlt455975912"/>
      <w:bookmarkStart w:id="29289" w:name="_Ref455972372"/>
      <w:bookmarkEnd w:id="29288"/>
      <w:r w:rsidRPr="00E65A34">
        <w:t>15.9.5.27</w:t>
      </w:r>
      <w:r w:rsidRPr="00E65A34">
        <w:tab/>
        <w:t>Date.prototype.setTime (time</w:t>
      </w:r>
      <w:bookmarkEnd w:id="29287"/>
      <w:r w:rsidRPr="00E65A34">
        <w:t>)</w:t>
      </w:r>
      <w:bookmarkEnd w:id="29289"/>
    </w:p>
    <w:p w14:paraId="45B40C4D" w14:textId="77777777" w:rsidR="004C02EF" w:rsidRPr="00B820AB" w:rsidRDefault="004C02EF" w:rsidP="001F482D">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14:paraId="2748D29F" w14:textId="77777777" w:rsidR="00242BA0" w:rsidRDefault="00242BA0" w:rsidP="00242BA0">
      <w:pPr>
        <w:pStyle w:val="M4"/>
        <w:numPr>
          <w:ilvl w:val="0"/>
          <w:numId w:val="269"/>
        </w:numPr>
        <w:spacing w:after="0"/>
        <w:rPr>
          <w:ins w:id="29290" w:author="Rev 8 Allen Wirfs-Brock" w:date="2012-05-11T15:21:00Z"/>
        </w:rPr>
      </w:pPr>
      <w:ins w:id="29291" w:author="Rev 8 Allen Wirfs-Brock" w:date="2012-05-11T15:21:00Z">
        <w:r>
          <w:t>ReturnIfAbrupt(</w:t>
        </w:r>
        <w:r>
          <w:rPr>
            <w:i/>
          </w:rPr>
          <w:t>v</w:t>
        </w:r>
        <w:r>
          <w:t>).</w:t>
        </w:r>
      </w:ins>
    </w:p>
    <w:p w14:paraId="2FC4DFC6" w14:textId="77777777" w:rsidR="004C02EF" w:rsidRPr="00E77497" w:rsidRDefault="004C02EF" w:rsidP="001F482D">
      <w:pPr>
        <w:pStyle w:val="Alg4"/>
        <w:numPr>
          <w:ilvl w:val="0"/>
          <w:numId w:val="269"/>
        </w:numPr>
      </w:pPr>
      <w:r w:rsidRPr="00675B74">
        <w:t xml:space="preserve">Set the [[PrimitiveValue]] internal property of this Date object to </w:t>
      </w:r>
      <w:r w:rsidRPr="00E77497">
        <w:rPr>
          <w:i/>
        </w:rPr>
        <w:t>v</w:t>
      </w:r>
      <w:r w:rsidRPr="00E77497">
        <w:t>.</w:t>
      </w:r>
    </w:p>
    <w:p w14:paraId="2EC989BF" w14:textId="77777777" w:rsidR="004C02EF" w:rsidRPr="00E77497" w:rsidRDefault="004C02EF" w:rsidP="001F482D">
      <w:pPr>
        <w:pStyle w:val="Alg4"/>
        <w:numPr>
          <w:ilvl w:val="0"/>
          <w:numId w:val="269"/>
        </w:numPr>
        <w:spacing w:after="220"/>
      </w:pPr>
      <w:r w:rsidRPr="00E77497">
        <w:t xml:space="preserve">Return </w:t>
      </w:r>
      <w:r w:rsidRPr="00E77497">
        <w:rPr>
          <w:i/>
        </w:rPr>
        <w:t>v</w:t>
      </w:r>
      <w:r w:rsidRPr="00E77497">
        <w:t>.</w:t>
      </w:r>
      <w:bookmarkStart w:id="29292" w:name="_Toc393690574"/>
    </w:p>
    <w:p w14:paraId="04B61D90" w14:textId="77777777" w:rsidR="004C02EF" w:rsidRPr="00E77497" w:rsidRDefault="004C02EF" w:rsidP="004C02EF">
      <w:pPr>
        <w:pStyle w:val="40"/>
        <w:numPr>
          <w:ilvl w:val="0"/>
          <w:numId w:val="0"/>
        </w:numPr>
      </w:pPr>
      <w:r w:rsidRPr="00E77497">
        <w:t>15.9.5.28</w:t>
      </w:r>
      <w:r w:rsidRPr="00E77497">
        <w:tab/>
        <w:t>Date.prototype.setMilliseconds (ms</w:t>
      </w:r>
      <w:bookmarkEnd w:id="29292"/>
      <w:r w:rsidRPr="00E77497">
        <w:t>)</w:t>
      </w:r>
    </w:p>
    <w:p w14:paraId="5998C121" w14:textId="77777777" w:rsidR="004C02EF" w:rsidRPr="00E77497" w:rsidRDefault="004C02EF" w:rsidP="001F482D">
      <w:pPr>
        <w:pStyle w:val="Alg4"/>
        <w:numPr>
          <w:ilvl w:val="0"/>
          <w:numId w:val="270"/>
        </w:numPr>
      </w:pPr>
      <w:r w:rsidRPr="00E77497">
        <w:t xml:space="preserve">Let </w:t>
      </w:r>
      <w:r w:rsidRPr="00E77497">
        <w:rPr>
          <w:i/>
        </w:rPr>
        <w:t>t</w:t>
      </w:r>
      <w:r w:rsidRPr="00E77497">
        <w:t xml:space="preserve"> be the result of LocalTime(this time value).</w:t>
      </w:r>
    </w:p>
    <w:p w14:paraId="5435E215" w14:textId="77777777" w:rsidR="004C02EF" w:rsidRPr="00E77497" w:rsidRDefault="004C02EF" w:rsidP="001F482D">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322F2A54" w14:textId="77777777" w:rsidR="004C02EF" w:rsidRPr="00E77497" w:rsidRDefault="004C02EF" w:rsidP="001F482D">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5677A52B" w14:textId="77777777" w:rsidR="004C02EF" w:rsidRPr="00E77497" w:rsidRDefault="004C02EF" w:rsidP="001F482D">
      <w:pPr>
        <w:pStyle w:val="Alg4"/>
        <w:numPr>
          <w:ilvl w:val="0"/>
          <w:numId w:val="270"/>
        </w:numPr>
      </w:pPr>
      <w:r w:rsidRPr="00E77497">
        <w:t xml:space="preserve">Set the [[PrimitiveValue]] internal property of this Date object to </w:t>
      </w:r>
      <w:r w:rsidRPr="00E77497">
        <w:rPr>
          <w:i/>
        </w:rPr>
        <w:t>u</w:t>
      </w:r>
      <w:r w:rsidRPr="00E77497">
        <w:t>.</w:t>
      </w:r>
    </w:p>
    <w:p w14:paraId="4708357E" w14:textId="77777777" w:rsidR="004C02EF" w:rsidRPr="00E77497" w:rsidRDefault="004C02EF" w:rsidP="001F482D">
      <w:pPr>
        <w:pStyle w:val="Alg4"/>
        <w:numPr>
          <w:ilvl w:val="0"/>
          <w:numId w:val="270"/>
        </w:numPr>
        <w:spacing w:after="220"/>
      </w:pPr>
      <w:r w:rsidRPr="00E77497">
        <w:t xml:space="preserve">Return </w:t>
      </w:r>
      <w:r w:rsidRPr="00E77497">
        <w:rPr>
          <w:i/>
        </w:rPr>
        <w:t>u</w:t>
      </w:r>
      <w:r w:rsidRPr="00E77497">
        <w:t>.</w:t>
      </w:r>
      <w:bookmarkStart w:id="29293" w:name="_Toc393690575"/>
    </w:p>
    <w:p w14:paraId="20F8F892" w14:textId="77777777" w:rsidR="004C02EF" w:rsidRPr="00E77497" w:rsidRDefault="004C02EF" w:rsidP="004C02EF">
      <w:pPr>
        <w:pStyle w:val="40"/>
        <w:numPr>
          <w:ilvl w:val="0"/>
          <w:numId w:val="0"/>
        </w:numPr>
      </w:pPr>
      <w:r w:rsidRPr="00E77497">
        <w:t>15.9.5.29</w:t>
      </w:r>
      <w:r w:rsidRPr="00E77497">
        <w:tab/>
        <w:t>Date.prototype.setUTCMilliseconds (ms</w:t>
      </w:r>
      <w:bookmarkEnd w:id="29293"/>
      <w:r w:rsidRPr="00E77497">
        <w:t>)</w:t>
      </w:r>
    </w:p>
    <w:p w14:paraId="0A64ABB2" w14:textId="77777777" w:rsidR="004C02EF" w:rsidRPr="00E77497" w:rsidRDefault="004C02EF" w:rsidP="001F482D">
      <w:pPr>
        <w:pStyle w:val="Alg4"/>
        <w:numPr>
          <w:ilvl w:val="0"/>
          <w:numId w:val="271"/>
        </w:numPr>
      </w:pPr>
      <w:r w:rsidRPr="00E77497">
        <w:t xml:space="preserve">Let </w:t>
      </w:r>
      <w:r w:rsidRPr="00E77497">
        <w:rPr>
          <w:i/>
        </w:rPr>
        <w:t>t</w:t>
      </w:r>
      <w:r w:rsidRPr="00E77497">
        <w:t xml:space="preserve"> be this time value.</w:t>
      </w:r>
    </w:p>
    <w:p w14:paraId="531B770C" w14:textId="77777777" w:rsidR="00242BA0" w:rsidRDefault="00242BA0" w:rsidP="00242BA0">
      <w:pPr>
        <w:pStyle w:val="M4"/>
        <w:numPr>
          <w:ilvl w:val="0"/>
          <w:numId w:val="271"/>
        </w:numPr>
        <w:spacing w:after="0"/>
        <w:rPr>
          <w:ins w:id="29294" w:author="Rev 8 Allen Wirfs-Brock" w:date="2012-05-11T15:21:00Z"/>
        </w:rPr>
      </w:pPr>
      <w:ins w:id="29295" w:author="Rev 8 Allen Wirfs-Brock" w:date="2012-05-11T15:21:00Z">
        <w:r>
          <w:t>ReturnIfAbrupt(</w:t>
        </w:r>
        <w:r w:rsidRPr="00242BA0">
          <w:rPr>
            <w:i/>
          </w:rPr>
          <w:t>t</w:t>
        </w:r>
        <w:r>
          <w:t>).</w:t>
        </w:r>
      </w:ins>
    </w:p>
    <w:p w14:paraId="5FB2E7B7" w14:textId="77777777" w:rsidR="004C02EF" w:rsidRPr="00E77497" w:rsidRDefault="004C02EF" w:rsidP="001F482D">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6D7047F2" w14:textId="77777777" w:rsidR="004C02EF" w:rsidRPr="00E77497" w:rsidRDefault="004C02EF" w:rsidP="001F482D">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14:paraId="07850169" w14:textId="77777777" w:rsidR="004C02EF" w:rsidRPr="00E77497" w:rsidRDefault="004C02EF" w:rsidP="001F482D">
      <w:pPr>
        <w:pStyle w:val="Alg4"/>
        <w:numPr>
          <w:ilvl w:val="0"/>
          <w:numId w:val="271"/>
        </w:numPr>
      </w:pPr>
      <w:r w:rsidRPr="00E77497">
        <w:t xml:space="preserve">Set the [[PrimitiveValue]] internal property of this Date object to </w:t>
      </w:r>
      <w:r w:rsidRPr="00E77497">
        <w:rPr>
          <w:i/>
        </w:rPr>
        <w:t>v</w:t>
      </w:r>
      <w:r w:rsidRPr="00E77497">
        <w:t>.</w:t>
      </w:r>
    </w:p>
    <w:p w14:paraId="1493BB3D" w14:textId="77777777" w:rsidR="004C02EF" w:rsidRPr="00E77497" w:rsidRDefault="004C02EF" w:rsidP="001F482D">
      <w:pPr>
        <w:pStyle w:val="Alg4"/>
        <w:numPr>
          <w:ilvl w:val="0"/>
          <w:numId w:val="271"/>
        </w:numPr>
        <w:spacing w:after="220"/>
      </w:pPr>
      <w:r w:rsidRPr="00E77497">
        <w:t xml:space="preserve">Return </w:t>
      </w:r>
      <w:r w:rsidRPr="00E77497">
        <w:rPr>
          <w:i/>
        </w:rPr>
        <w:t>v</w:t>
      </w:r>
      <w:r w:rsidRPr="00E77497">
        <w:t>.</w:t>
      </w:r>
      <w:bookmarkStart w:id="29296" w:name="_Toc393690576"/>
    </w:p>
    <w:p w14:paraId="0282DF71" w14:textId="77777777" w:rsidR="004C02EF" w:rsidRPr="00E77497" w:rsidRDefault="004C02EF" w:rsidP="004C02EF">
      <w:pPr>
        <w:pStyle w:val="40"/>
        <w:numPr>
          <w:ilvl w:val="0"/>
          <w:numId w:val="0"/>
        </w:numPr>
      </w:pPr>
      <w:bookmarkStart w:id="29297" w:name="_Ref457709556"/>
      <w:r w:rsidRPr="00E77497">
        <w:t>15.9.5.30</w:t>
      </w:r>
      <w:r w:rsidRPr="00E77497">
        <w:tab/>
        <w:t xml:space="preserve">Date.prototype.setSeconds (sec [, ms ] </w:t>
      </w:r>
      <w:bookmarkEnd w:id="29296"/>
      <w:r w:rsidRPr="00E77497">
        <w:t>)</w:t>
      </w:r>
      <w:bookmarkEnd w:id="29297"/>
    </w:p>
    <w:p w14:paraId="71C2A214"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52D0C3AA" w14:textId="77777777" w:rsidR="004C02EF" w:rsidRPr="00E77497" w:rsidRDefault="004C02EF" w:rsidP="001F482D">
      <w:pPr>
        <w:pStyle w:val="Alg4"/>
        <w:numPr>
          <w:ilvl w:val="0"/>
          <w:numId w:val="272"/>
        </w:numPr>
      </w:pPr>
      <w:r w:rsidRPr="00E77497">
        <w:t xml:space="preserve">Let </w:t>
      </w:r>
      <w:r w:rsidRPr="00E77497">
        <w:rPr>
          <w:i/>
        </w:rPr>
        <w:t>t</w:t>
      </w:r>
      <w:r w:rsidRPr="00E77497">
        <w:t xml:space="preserve"> be the result of LocalTime(this time value).</w:t>
      </w:r>
    </w:p>
    <w:p w14:paraId="2DEF3EFB" w14:textId="77777777" w:rsidR="004C02EF" w:rsidRPr="00E77497" w:rsidRDefault="004C02EF" w:rsidP="001F482D">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14:paraId="4E4FDE14" w14:textId="77777777" w:rsidR="004C02EF" w:rsidRPr="00E77497" w:rsidRDefault="004C02EF" w:rsidP="001F482D">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69077643" w14:textId="77777777" w:rsidR="004C02EF" w:rsidRPr="00E77497" w:rsidRDefault="004C02EF" w:rsidP="001F482D">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5E50CFBD" w14:textId="77777777" w:rsidR="004C02EF" w:rsidRPr="00E77497" w:rsidRDefault="004C02EF" w:rsidP="001F482D">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14:paraId="5D3E78F9" w14:textId="77777777" w:rsidR="004C02EF" w:rsidRPr="00E77497" w:rsidRDefault="004C02EF" w:rsidP="001F482D">
      <w:pPr>
        <w:pStyle w:val="Alg4"/>
        <w:numPr>
          <w:ilvl w:val="0"/>
          <w:numId w:val="272"/>
        </w:numPr>
      </w:pPr>
      <w:r w:rsidRPr="00E77497">
        <w:t xml:space="preserve">Set the [[PrimitiveValue]] internal property of this Date object to </w:t>
      </w:r>
      <w:r w:rsidRPr="00E77497">
        <w:rPr>
          <w:i/>
        </w:rPr>
        <w:t>u</w:t>
      </w:r>
      <w:r w:rsidRPr="00E77497">
        <w:t>.</w:t>
      </w:r>
    </w:p>
    <w:p w14:paraId="40B3D734" w14:textId="77777777" w:rsidR="004C02EF" w:rsidRPr="00E77497" w:rsidRDefault="004C02EF" w:rsidP="001F482D">
      <w:pPr>
        <w:pStyle w:val="Alg4"/>
        <w:numPr>
          <w:ilvl w:val="0"/>
          <w:numId w:val="272"/>
        </w:numPr>
        <w:spacing w:after="220"/>
      </w:pPr>
      <w:r w:rsidRPr="00E77497">
        <w:t xml:space="preserve">Return </w:t>
      </w:r>
      <w:r w:rsidRPr="00E77497">
        <w:rPr>
          <w:i/>
        </w:rPr>
        <w:t>u</w:t>
      </w:r>
      <w:r w:rsidRPr="00E77497">
        <w:t>.</w:t>
      </w:r>
      <w:bookmarkStart w:id="29298" w:name="_Toc393690577"/>
    </w:p>
    <w:p w14:paraId="4E53AB3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7ADB9E0A" w14:textId="77777777" w:rsidR="004C02EF" w:rsidRPr="00E77497" w:rsidRDefault="004C02EF" w:rsidP="004C02EF">
      <w:pPr>
        <w:pStyle w:val="40"/>
        <w:numPr>
          <w:ilvl w:val="0"/>
          <w:numId w:val="0"/>
        </w:numPr>
      </w:pPr>
      <w:bookmarkStart w:id="29299" w:name="_Ref457709563"/>
      <w:r w:rsidRPr="00E77497">
        <w:t>15.9.5.31</w:t>
      </w:r>
      <w:r w:rsidRPr="00E77497">
        <w:tab/>
        <w:t xml:space="preserve">Date.prototype.setUTCSeconds (sec [, ms ] </w:t>
      </w:r>
      <w:bookmarkEnd w:id="29298"/>
      <w:r w:rsidRPr="00E77497">
        <w:t>)</w:t>
      </w:r>
      <w:bookmarkEnd w:id="29299"/>
    </w:p>
    <w:p w14:paraId="564ACFA8"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0F0D3AC6" w14:textId="77777777" w:rsidR="004C02EF" w:rsidRPr="00E77497" w:rsidRDefault="004C02EF" w:rsidP="001F482D">
      <w:pPr>
        <w:pStyle w:val="Alg4"/>
        <w:numPr>
          <w:ilvl w:val="0"/>
          <w:numId w:val="273"/>
        </w:numPr>
      </w:pPr>
      <w:r w:rsidRPr="00E77497">
        <w:t xml:space="preserve">Let </w:t>
      </w:r>
      <w:r w:rsidRPr="00E77497">
        <w:rPr>
          <w:i/>
        </w:rPr>
        <w:t>t</w:t>
      </w:r>
      <w:r w:rsidRPr="00E77497">
        <w:t xml:space="preserve"> be this time value.</w:t>
      </w:r>
    </w:p>
    <w:p w14:paraId="09947023" w14:textId="77777777" w:rsidR="00242BA0" w:rsidRDefault="00242BA0" w:rsidP="00242BA0">
      <w:pPr>
        <w:pStyle w:val="M4"/>
        <w:numPr>
          <w:ilvl w:val="0"/>
          <w:numId w:val="273"/>
        </w:numPr>
        <w:spacing w:after="0"/>
        <w:rPr>
          <w:ins w:id="29300" w:author="Rev 8 Allen Wirfs-Brock" w:date="2012-05-11T15:21:00Z"/>
        </w:rPr>
      </w:pPr>
      <w:ins w:id="29301" w:author="Rev 8 Allen Wirfs-Brock" w:date="2012-05-11T15:21:00Z">
        <w:r>
          <w:t>ReturnIfAbrupt(</w:t>
        </w:r>
        <w:r w:rsidRPr="00242BA0">
          <w:rPr>
            <w:i/>
          </w:rPr>
          <w:t>t</w:t>
        </w:r>
        <w:r>
          <w:t>).</w:t>
        </w:r>
      </w:ins>
    </w:p>
    <w:p w14:paraId="1E9E96A7" w14:textId="77777777" w:rsidR="004C02EF" w:rsidRPr="00E77497" w:rsidRDefault="004C02EF" w:rsidP="001F482D">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14:paraId="45065764" w14:textId="77777777" w:rsidR="004C02EF" w:rsidRPr="00E77497" w:rsidRDefault="004C02EF" w:rsidP="001F482D">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1F535F30" w14:textId="77777777" w:rsidR="004C02EF" w:rsidRPr="00E77497" w:rsidRDefault="004C02EF" w:rsidP="001F482D">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5C776F54" w14:textId="77777777" w:rsidR="004C02EF" w:rsidRPr="00E77497" w:rsidRDefault="004C02EF" w:rsidP="001F482D">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14:paraId="6CF6E0E0" w14:textId="77777777" w:rsidR="004C02EF" w:rsidRPr="00E77497" w:rsidRDefault="004C02EF" w:rsidP="001F482D">
      <w:pPr>
        <w:pStyle w:val="Alg4"/>
        <w:numPr>
          <w:ilvl w:val="0"/>
          <w:numId w:val="273"/>
        </w:numPr>
      </w:pPr>
      <w:r w:rsidRPr="00E77497">
        <w:t xml:space="preserve">Set the [[PrimitiveValue]] internal property of this Date object to </w:t>
      </w:r>
      <w:r w:rsidRPr="00E77497">
        <w:rPr>
          <w:i/>
        </w:rPr>
        <w:t>v</w:t>
      </w:r>
      <w:r w:rsidRPr="00E77497">
        <w:t>.</w:t>
      </w:r>
    </w:p>
    <w:p w14:paraId="561DD8C6" w14:textId="77777777" w:rsidR="004C02EF" w:rsidRPr="00E77497" w:rsidRDefault="004C02EF" w:rsidP="001F482D">
      <w:pPr>
        <w:pStyle w:val="Alg4"/>
        <w:numPr>
          <w:ilvl w:val="0"/>
          <w:numId w:val="273"/>
        </w:numPr>
        <w:spacing w:after="220"/>
      </w:pPr>
      <w:r w:rsidRPr="00E77497">
        <w:t xml:space="preserve">Return </w:t>
      </w:r>
      <w:r w:rsidRPr="00E77497">
        <w:rPr>
          <w:i/>
        </w:rPr>
        <w:t>v</w:t>
      </w:r>
      <w:r w:rsidRPr="00E77497">
        <w:t>.</w:t>
      </w:r>
      <w:bookmarkStart w:id="29302" w:name="_Toc393690578"/>
    </w:p>
    <w:p w14:paraId="5212173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1B129445" w14:textId="77777777" w:rsidR="004C02EF" w:rsidRPr="00C7794D" w:rsidRDefault="004C02EF" w:rsidP="004C02EF">
      <w:pPr>
        <w:pStyle w:val="40"/>
        <w:numPr>
          <w:ilvl w:val="0"/>
          <w:numId w:val="0"/>
        </w:numPr>
      </w:pPr>
      <w:bookmarkStart w:id="29303" w:name="_Ref457709571"/>
      <w:r w:rsidRPr="00C7794D">
        <w:t>15.9.5.32</w:t>
      </w:r>
      <w:r w:rsidRPr="00C7794D">
        <w:tab/>
        <w:t xml:space="preserve">Date.prototype.setMinutes (min [, sec [, ms ] ] </w:t>
      </w:r>
      <w:bookmarkEnd w:id="29302"/>
      <w:r w:rsidRPr="00C7794D">
        <w:t>)</w:t>
      </w:r>
      <w:bookmarkEnd w:id="29303"/>
    </w:p>
    <w:p w14:paraId="32CEE060" w14:textId="77777777" w:rsidR="004C02EF" w:rsidRPr="00A67AF2" w:rsidRDefault="004C02EF" w:rsidP="004C02EF">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14:paraId="45829D63" w14:textId="77777777" w:rsidR="004C02EF" w:rsidRPr="00E77497" w:rsidRDefault="004C02EF" w:rsidP="004C02EF">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3EDCC8FD" w14:textId="77777777" w:rsidR="004C02EF" w:rsidRPr="00E77497" w:rsidRDefault="004C02EF" w:rsidP="001F482D">
      <w:pPr>
        <w:pStyle w:val="Alg4"/>
        <w:numPr>
          <w:ilvl w:val="0"/>
          <w:numId w:val="274"/>
        </w:numPr>
      </w:pPr>
      <w:r w:rsidRPr="00E77497">
        <w:t xml:space="preserve">Let </w:t>
      </w:r>
      <w:r w:rsidRPr="00E77497">
        <w:rPr>
          <w:i/>
        </w:rPr>
        <w:t>t</w:t>
      </w:r>
      <w:r w:rsidRPr="00E77497">
        <w:t xml:space="preserve"> be the result of LocalTime(this time value).</w:t>
      </w:r>
    </w:p>
    <w:p w14:paraId="37176C93" w14:textId="77777777" w:rsidR="004C02EF" w:rsidRPr="00E77497" w:rsidRDefault="004C02EF" w:rsidP="001F482D">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14:paraId="18AD1501" w14:textId="77777777" w:rsidR="004C02EF" w:rsidRPr="00E77497" w:rsidRDefault="004C02EF" w:rsidP="001F482D">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430B736C" w14:textId="77777777" w:rsidR="004C02EF" w:rsidRPr="00E77497" w:rsidRDefault="004C02EF" w:rsidP="001F482D">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2957C895" w14:textId="77777777" w:rsidR="004C02EF" w:rsidRPr="00E77497" w:rsidRDefault="004C02EF" w:rsidP="001F482D">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27B6C782" w14:textId="77777777" w:rsidR="004C02EF" w:rsidRPr="00E77497" w:rsidRDefault="004C02EF" w:rsidP="001F482D">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14:paraId="2A1095BA" w14:textId="77777777" w:rsidR="004C02EF" w:rsidRPr="00E77497" w:rsidRDefault="004C02EF" w:rsidP="001F482D">
      <w:pPr>
        <w:pStyle w:val="Alg4"/>
        <w:numPr>
          <w:ilvl w:val="0"/>
          <w:numId w:val="274"/>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594CCFB2" w14:textId="77777777" w:rsidR="004C02EF" w:rsidRPr="00E77497" w:rsidRDefault="004C02EF" w:rsidP="001F482D">
      <w:pPr>
        <w:pStyle w:val="Alg4"/>
        <w:numPr>
          <w:ilvl w:val="0"/>
          <w:numId w:val="274"/>
        </w:numPr>
        <w:spacing w:after="220"/>
      </w:pPr>
      <w:r w:rsidRPr="00E77497">
        <w:t xml:space="preserve">Return </w:t>
      </w:r>
      <w:r w:rsidRPr="00E77497">
        <w:rPr>
          <w:i/>
        </w:rPr>
        <w:t>u</w:t>
      </w:r>
      <w:r w:rsidRPr="00E77497">
        <w:t>.</w:t>
      </w:r>
      <w:bookmarkStart w:id="29304" w:name="_Toc393690579"/>
    </w:p>
    <w:p w14:paraId="72C8B24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186D67F4" w14:textId="77777777" w:rsidR="004C02EF" w:rsidRPr="00E77497" w:rsidRDefault="004C02EF" w:rsidP="004C02EF">
      <w:pPr>
        <w:pStyle w:val="40"/>
        <w:numPr>
          <w:ilvl w:val="0"/>
          <w:numId w:val="0"/>
        </w:numPr>
      </w:pPr>
      <w:bookmarkStart w:id="29305" w:name="_Ref457709617"/>
      <w:r w:rsidRPr="00E77497">
        <w:t>15.9.5.33</w:t>
      </w:r>
      <w:r w:rsidRPr="00E77497">
        <w:tab/>
        <w:t xml:space="preserve">Date.prototype.setUTCMinutes (min [, sec [, ms ] ] </w:t>
      </w:r>
      <w:bookmarkEnd w:id="29304"/>
      <w:r w:rsidRPr="00E77497">
        <w:t>)</w:t>
      </w:r>
      <w:bookmarkEnd w:id="29305"/>
    </w:p>
    <w:p w14:paraId="3839BACE"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19C04F66"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01B2B860" w14:textId="77777777" w:rsidR="004C02EF" w:rsidRPr="00E77497" w:rsidRDefault="004C02EF" w:rsidP="001F482D">
      <w:pPr>
        <w:pStyle w:val="Alg4"/>
        <w:numPr>
          <w:ilvl w:val="0"/>
          <w:numId w:val="275"/>
        </w:numPr>
      </w:pPr>
      <w:r w:rsidRPr="00E77497">
        <w:t xml:space="preserve">Let </w:t>
      </w:r>
      <w:r w:rsidRPr="00E77497">
        <w:rPr>
          <w:i/>
        </w:rPr>
        <w:t>t</w:t>
      </w:r>
      <w:r w:rsidRPr="00E77497">
        <w:t xml:space="preserve"> be this time value.</w:t>
      </w:r>
    </w:p>
    <w:p w14:paraId="4057F6D1" w14:textId="77777777" w:rsidR="00242BA0" w:rsidRDefault="00242BA0" w:rsidP="00242BA0">
      <w:pPr>
        <w:pStyle w:val="M4"/>
        <w:numPr>
          <w:ilvl w:val="0"/>
          <w:numId w:val="275"/>
        </w:numPr>
        <w:spacing w:after="0"/>
        <w:rPr>
          <w:ins w:id="29306" w:author="Rev 8 Allen Wirfs-Brock" w:date="2012-05-11T15:21:00Z"/>
        </w:rPr>
      </w:pPr>
      <w:ins w:id="29307" w:author="Rev 8 Allen Wirfs-Brock" w:date="2012-05-11T15:21:00Z">
        <w:r>
          <w:t>ReturnIfAbrupt(</w:t>
        </w:r>
        <w:r w:rsidRPr="00242BA0">
          <w:rPr>
            <w:i/>
          </w:rPr>
          <w:t>t</w:t>
        </w:r>
        <w:r>
          <w:t>).</w:t>
        </w:r>
      </w:ins>
    </w:p>
    <w:p w14:paraId="09A495C2" w14:textId="77777777" w:rsidR="004C02EF" w:rsidRPr="00E77497" w:rsidRDefault="004C02EF" w:rsidP="001F482D">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14:paraId="0A11F830" w14:textId="77777777" w:rsidR="004C02EF" w:rsidRPr="00E77497" w:rsidRDefault="004C02EF" w:rsidP="001F482D">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6E6B1291" w14:textId="77777777" w:rsidR="004C02EF" w:rsidRPr="00E77497" w:rsidRDefault="004C02EF" w:rsidP="001F482D">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1CB4294F" w14:textId="77777777" w:rsidR="004C02EF" w:rsidRPr="00E77497" w:rsidRDefault="004C02EF" w:rsidP="001F482D">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46A16D14" w14:textId="77777777" w:rsidR="004C02EF" w:rsidRPr="00E77497" w:rsidRDefault="004C02EF" w:rsidP="001F482D">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14:paraId="39E266A4" w14:textId="77777777" w:rsidR="004C02EF" w:rsidRPr="00E77497" w:rsidRDefault="004C02EF" w:rsidP="001F482D">
      <w:pPr>
        <w:pStyle w:val="Alg4"/>
        <w:numPr>
          <w:ilvl w:val="0"/>
          <w:numId w:val="275"/>
        </w:numPr>
      </w:pPr>
      <w:r w:rsidRPr="00E77497">
        <w:t xml:space="preserve">Set the [[PrimitiveValue]] internal property of this Date object to </w:t>
      </w:r>
      <w:r w:rsidRPr="00E77497">
        <w:rPr>
          <w:i/>
        </w:rPr>
        <w:t>v</w:t>
      </w:r>
      <w:r w:rsidRPr="00E77497">
        <w:t>.</w:t>
      </w:r>
    </w:p>
    <w:p w14:paraId="3D887B45" w14:textId="77777777" w:rsidR="004C02EF" w:rsidRPr="00E77497" w:rsidRDefault="004C02EF" w:rsidP="001F482D">
      <w:pPr>
        <w:pStyle w:val="Alg4"/>
        <w:numPr>
          <w:ilvl w:val="0"/>
          <w:numId w:val="275"/>
        </w:numPr>
        <w:spacing w:after="220"/>
      </w:pPr>
      <w:r w:rsidRPr="00E77497">
        <w:t xml:space="preserve">Return </w:t>
      </w:r>
      <w:r w:rsidRPr="00E77497">
        <w:rPr>
          <w:i/>
        </w:rPr>
        <w:t>v</w:t>
      </w:r>
      <w:r w:rsidRPr="00E77497">
        <w:t>.</w:t>
      </w:r>
      <w:bookmarkStart w:id="29308" w:name="_Toc393690580"/>
    </w:p>
    <w:p w14:paraId="37EDC9CD"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38639F1B" w14:textId="77777777" w:rsidR="004C02EF" w:rsidRPr="00E77497" w:rsidRDefault="004C02EF" w:rsidP="004C02EF">
      <w:pPr>
        <w:pStyle w:val="40"/>
        <w:numPr>
          <w:ilvl w:val="0"/>
          <w:numId w:val="0"/>
        </w:numPr>
      </w:pPr>
      <w:bookmarkStart w:id="29309" w:name="_Ref457709619"/>
      <w:r w:rsidRPr="00E77497">
        <w:t>15.9.5.34</w:t>
      </w:r>
      <w:r w:rsidRPr="00E77497">
        <w:tab/>
        <w:t xml:space="preserve">Date.prototype.setHours (hour [, min [, sec [, ms ] ] ] </w:t>
      </w:r>
      <w:bookmarkEnd w:id="29308"/>
      <w:r w:rsidRPr="00E77497">
        <w:t>)</w:t>
      </w:r>
      <w:bookmarkEnd w:id="29309"/>
    </w:p>
    <w:p w14:paraId="60DB9C48"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14:paraId="64076F50"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14:paraId="0C464541"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7EDB8562" w14:textId="77777777" w:rsidR="004C02EF" w:rsidRPr="00E77497" w:rsidRDefault="004C02EF" w:rsidP="001F482D">
      <w:pPr>
        <w:pStyle w:val="Alg4"/>
        <w:numPr>
          <w:ilvl w:val="0"/>
          <w:numId w:val="276"/>
        </w:numPr>
      </w:pPr>
      <w:r w:rsidRPr="00E77497">
        <w:t xml:space="preserve">Let </w:t>
      </w:r>
      <w:r w:rsidRPr="00E77497">
        <w:rPr>
          <w:i/>
        </w:rPr>
        <w:t>t</w:t>
      </w:r>
      <w:r w:rsidRPr="00E77497">
        <w:t xml:space="preserve"> be the result of LocalTime(this time value).</w:t>
      </w:r>
    </w:p>
    <w:p w14:paraId="4698F856" w14:textId="77777777" w:rsidR="004C02EF" w:rsidRPr="00E77497" w:rsidRDefault="004C02EF" w:rsidP="001F482D">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14:paraId="757BDF45" w14:textId="77777777" w:rsidR="004C02EF" w:rsidRPr="00E77497" w:rsidRDefault="004C02EF" w:rsidP="001F482D">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2C3146B7" w14:textId="77777777" w:rsidR="004C02EF" w:rsidRPr="00E77497" w:rsidRDefault="004C02EF" w:rsidP="001F482D">
      <w:pPr>
        <w:pStyle w:val="Alg4"/>
        <w:numPr>
          <w:ilvl w:val="0"/>
          <w:numId w:val="276"/>
        </w:numPr>
      </w:pPr>
      <w:r w:rsidRPr="00E77497">
        <w:t xml:space="preserve">If 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79729CA4" w14:textId="77777777" w:rsidR="004C02EF" w:rsidRPr="00E77497" w:rsidRDefault="004C02EF" w:rsidP="001F482D">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3CF02854" w14:textId="77777777" w:rsidR="004C02EF" w:rsidRPr="00E77497" w:rsidRDefault="004C02EF" w:rsidP="001F482D">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6447F5F4" w14:textId="77777777" w:rsidR="004C02EF" w:rsidRPr="00E77497" w:rsidRDefault="004C02EF" w:rsidP="001F482D">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14:paraId="37B390DF" w14:textId="77777777" w:rsidR="004C02EF" w:rsidRPr="00E77497" w:rsidRDefault="004C02EF" w:rsidP="001F482D">
      <w:pPr>
        <w:pStyle w:val="Alg4"/>
        <w:numPr>
          <w:ilvl w:val="0"/>
          <w:numId w:val="276"/>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7EC97ED1" w14:textId="77777777" w:rsidR="004C02EF" w:rsidRPr="00E77497" w:rsidRDefault="004C02EF" w:rsidP="001F482D">
      <w:pPr>
        <w:pStyle w:val="Alg4"/>
        <w:numPr>
          <w:ilvl w:val="0"/>
          <w:numId w:val="276"/>
        </w:numPr>
        <w:spacing w:after="220"/>
      </w:pPr>
      <w:r w:rsidRPr="00E77497">
        <w:t xml:space="preserve">Return </w:t>
      </w:r>
      <w:r w:rsidRPr="00E77497">
        <w:rPr>
          <w:i/>
        </w:rPr>
        <w:t>u</w:t>
      </w:r>
      <w:r w:rsidRPr="00E77497">
        <w:t>.</w:t>
      </w:r>
      <w:bookmarkStart w:id="29310" w:name="_Toc393690581"/>
    </w:p>
    <w:p w14:paraId="131326E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60C7C22E" w14:textId="77777777" w:rsidR="004C02EF" w:rsidRPr="00E77497" w:rsidRDefault="004C02EF" w:rsidP="004C02EF">
      <w:pPr>
        <w:pStyle w:val="40"/>
        <w:numPr>
          <w:ilvl w:val="0"/>
          <w:numId w:val="0"/>
        </w:numPr>
      </w:pPr>
      <w:bookmarkStart w:id="29311" w:name="_Ref457709621"/>
      <w:r w:rsidRPr="00E77497">
        <w:t>15.9.5.35</w:t>
      </w:r>
      <w:r w:rsidRPr="00E77497">
        <w:tab/>
        <w:t xml:space="preserve">Date.prototype.setUTCHours (hour [, min [, sec [, ms ] ] ] </w:t>
      </w:r>
      <w:bookmarkEnd w:id="29310"/>
      <w:r w:rsidRPr="00E77497">
        <w:t>)</w:t>
      </w:r>
      <w:bookmarkEnd w:id="29311"/>
    </w:p>
    <w:p w14:paraId="6A71583E"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14:paraId="19533431"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28060455" w14:textId="77777777" w:rsidR="004C02EF" w:rsidRPr="00E77497" w:rsidRDefault="004C02EF" w:rsidP="004C02EF">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09E10421" w14:textId="77777777" w:rsidR="004C02EF" w:rsidRPr="00E77497" w:rsidRDefault="004C02EF" w:rsidP="001F482D">
      <w:pPr>
        <w:pStyle w:val="Alg4"/>
        <w:numPr>
          <w:ilvl w:val="0"/>
          <w:numId w:val="277"/>
        </w:numPr>
      </w:pPr>
      <w:r w:rsidRPr="00E77497">
        <w:t xml:space="preserve">Let </w:t>
      </w:r>
      <w:r w:rsidRPr="00E77497">
        <w:rPr>
          <w:i/>
        </w:rPr>
        <w:t>t</w:t>
      </w:r>
      <w:r w:rsidRPr="00E77497">
        <w:t xml:space="preserve"> be this time value.</w:t>
      </w:r>
    </w:p>
    <w:p w14:paraId="186811E6" w14:textId="77777777" w:rsidR="00242BA0" w:rsidRDefault="00242BA0" w:rsidP="00242BA0">
      <w:pPr>
        <w:pStyle w:val="M4"/>
        <w:numPr>
          <w:ilvl w:val="0"/>
          <w:numId w:val="277"/>
        </w:numPr>
        <w:spacing w:after="0"/>
        <w:rPr>
          <w:ins w:id="29312" w:author="Rev 8 Allen Wirfs-Brock" w:date="2012-05-11T15:21:00Z"/>
        </w:rPr>
      </w:pPr>
      <w:ins w:id="29313" w:author="Rev 8 Allen Wirfs-Brock" w:date="2012-05-11T15:21:00Z">
        <w:r>
          <w:t>ReturnIfAbrupt(</w:t>
        </w:r>
        <w:r w:rsidRPr="00242BA0">
          <w:rPr>
            <w:i/>
          </w:rPr>
          <w:t>t</w:t>
        </w:r>
        <w:r>
          <w:t>).</w:t>
        </w:r>
      </w:ins>
    </w:p>
    <w:p w14:paraId="6B8368F6" w14:textId="77777777" w:rsidR="004C02EF" w:rsidRPr="00E77497" w:rsidRDefault="004C02EF" w:rsidP="001F482D">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14:paraId="2B5E9F5A" w14:textId="77777777" w:rsidR="004C02EF" w:rsidRPr="00E77497" w:rsidRDefault="004C02EF" w:rsidP="001F482D">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68140E71" w14:textId="77777777" w:rsidR="004C02EF" w:rsidRPr="00E77497" w:rsidRDefault="004C02EF" w:rsidP="001F482D">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647B0194" w14:textId="77777777" w:rsidR="004C02EF" w:rsidRPr="00E77497" w:rsidRDefault="004C02EF" w:rsidP="001F482D">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5DF8869F" w14:textId="77777777" w:rsidR="004C02EF" w:rsidRPr="00E77497" w:rsidRDefault="004C02EF" w:rsidP="001F482D">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22516545" w14:textId="77777777" w:rsidR="004C02EF" w:rsidRPr="00E77497" w:rsidRDefault="004C02EF" w:rsidP="001F482D">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14:paraId="27A6C3F0" w14:textId="77777777" w:rsidR="004C02EF" w:rsidRPr="00E77497" w:rsidRDefault="004C02EF" w:rsidP="001F482D">
      <w:pPr>
        <w:pStyle w:val="Alg4"/>
        <w:numPr>
          <w:ilvl w:val="0"/>
          <w:numId w:val="277"/>
        </w:numPr>
      </w:pPr>
      <w:r w:rsidRPr="00E77497">
        <w:t xml:space="preserve">Set the [[PrimitiveValue]] internal property of this Date object to </w:t>
      </w:r>
      <w:r w:rsidRPr="00E77497">
        <w:rPr>
          <w:i/>
        </w:rPr>
        <w:t>v</w:t>
      </w:r>
      <w:r w:rsidRPr="00E77497">
        <w:t>.</w:t>
      </w:r>
    </w:p>
    <w:p w14:paraId="43B786AF" w14:textId="77777777" w:rsidR="004C02EF" w:rsidRPr="00E77497" w:rsidRDefault="004C02EF" w:rsidP="001F482D">
      <w:pPr>
        <w:pStyle w:val="Alg4"/>
        <w:numPr>
          <w:ilvl w:val="0"/>
          <w:numId w:val="277"/>
        </w:numPr>
        <w:spacing w:after="220"/>
      </w:pPr>
      <w:r w:rsidRPr="00E77497">
        <w:t xml:space="preserve">Return </w:t>
      </w:r>
      <w:r w:rsidRPr="00E77497">
        <w:rPr>
          <w:i/>
        </w:rPr>
        <w:t>v</w:t>
      </w:r>
      <w:r w:rsidRPr="00E77497">
        <w:t>.</w:t>
      </w:r>
      <w:bookmarkStart w:id="29314" w:name="_Toc393690582"/>
    </w:p>
    <w:p w14:paraId="72B6BFC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67E79406" w14:textId="77777777" w:rsidR="004C02EF" w:rsidRPr="00E77497" w:rsidRDefault="004C02EF" w:rsidP="004C02EF">
      <w:pPr>
        <w:pStyle w:val="40"/>
        <w:numPr>
          <w:ilvl w:val="0"/>
          <w:numId w:val="0"/>
        </w:numPr>
      </w:pPr>
      <w:r w:rsidRPr="00E77497">
        <w:t>15.9.5.36</w:t>
      </w:r>
      <w:r w:rsidRPr="00E77497">
        <w:tab/>
        <w:t>Date.prototype.setDate (date</w:t>
      </w:r>
      <w:bookmarkEnd w:id="29314"/>
      <w:r w:rsidRPr="00E77497">
        <w:t>)</w:t>
      </w:r>
    </w:p>
    <w:p w14:paraId="3A269182" w14:textId="77777777" w:rsidR="004C02EF" w:rsidRPr="00E77497" w:rsidRDefault="004C02EF" w:rsidP="001F482D">
      <w:pPr>
        <w:pStyle w:val="Alg4"/>
        <w:numPr>
          <w:ilvl w:val="0"/>
          <w:numId w:val="278"/>
        </w:numPr>
      </w:pPr>
      <w:r w:rsidRPr="00E77497">
        <w:t xml:space="preserve">Let </w:t>
      </w:r>
      <w:r w:rsidRPr="00E77497">
        <w:rPr>
          <w:i/>
        </w:rPr>
        <w:t>t</w:t>
      </w:r>
      <w:r w:rsidRPr="00E77497">
        <w:t xml:space="preserve"> be the result of LocalTime(this time value).</w:t>
      </w:r>
    </w:p>
    <w:p w14:paraId="74A8EE35" w14:textId="77777777" w:rsidR="004C02EF" w:rsidRPr="00E77497" w:rsidRDefault="004C02EF" w:rsidP="001F482D">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14:paraId="0FC75A1F" w14:textId="77777777" w:rsidR="004C02EF" w:rsidRPr="00E77497" w:rsidRDefault="004C02EF" w:rsidP="001F482D">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6DD91C45" w14:textId="77777777" w:rsidR="004C02EF" w:rsidRPr="00E77497" w:rsidRDefault="004C02EF" w:rsidP="001F482D">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14:paraId="3D1E6812" w14:textId="77777777" w:rsidR="004C02EF" w:rsidRPr="00E77497" w:rsidRDefault="004C02EF" w:rsidP="001F482D">
      <w:pPr>
        <w:pStyle w:val="Alg4"/>
        <w:numPr>
          <w:ilvl w:val="0"/>
          <w:numId w:val="278"/>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528B4EAF" w14:textId="77777777" w:rsidR="004C02EF" w:rsidRPr="00E77497" w:rsidRDefault="004C02EF" w:rsidP="001F482D">
      <w:pPr>
        <w:pStyle w:val="Alg4"/>
        <w:numPr>
          <w:ilvl w:val="0"/>
          <w:numId w:val="278"/>
        </w:numPr>
        <w:spacing w:after="220"/>
      </w:pPr>
      <w:r w:rsidRPr="00E77497">
        <w:t xml:space="preserve">Return </w:t>
      </w:r>
      <w:r w:rsidRPr="00E77497">
        <w:rPr>
          <w:i/>
        </w:rPr>
        <w:t>u</w:t>
      </w:r>
      <w:r w:rsidRPr="00E77497">
        <w:t>.</w:t>
      </w:r>
      <w:bookmarkStart w:id="29315" w:name="_Toc393690583"/>
    </w:p>
    <w:p w14:paraId="455668BD" w14:textId="77777777" w:rsidR="004C02EF" w:rsidRPr="00E77497" w:rsidRDefault="004C02EF" w:rsidP="004C02EF">
      <w:pPr>
        <w:pStyle w:val="40"/>
        <w:numPr>
          <w:ilvl w:val="0"/>
          <w:numId w:val="0"/>
        </w:numPr>
      </w:pPr>
      <w:r w:rsidRPr="00E77497">
        <w:t>15.9.5.37</w:t>
      </w:r>
      <w:r w:rsidRPr="00E77497">
        <w:tab/>
        <w:t>Date.prototype.setUTCDate (date</w:t>
      </w:r>
      <w:bookmarkEnd w:id="29315"/>
      <w:r w:rsidRPr="00E77497">
        <w:t>)</w:t>
      </w:r>
    </w:p>
    <w:p w14:paraId="1EFCFA59" w14:textId="77777777" w:rsidR="004C02EF" w:rsidRPr="00E77497" w:rsidRDefault="004C02EF" w:rsidP="001F482D">
      <w:pPr>
        <w:pStyle w:val="Alg4"/>
        <w:numPr>
          <w:ilvl w:val="0"/>
          <w:numId w:val="279"/>
        </w:numPr>
      </w:pPr>
      <w:r w:rsidRPr="00E77497">
        <w:t xml:space="preserve">Let </w:t>
      </w:r>
      <w:r w:rsidRPr="00E77497">
        <w:rPr>
          <w:i/>
        </w:rPr>
        <w:t>t</w:t>
      </w:r>
      <w:r w:rsidRPr="00E77497">
        <w:t xml:space="preserve"> be this time value.</w:t>
      </w:r>
    </w:p>
    <w:p w14:paraId="6A1CDA15" w14:textId="77777777" w:rsidR="00242BA0" w:rsidRDefault="00242BA0" w:rsidP="00242BA0">
      <w:pPr>
        <w:pStyle w:val="M4"/>
        <w:numPr>
          <w:ilvl w:val="0"/>
          <w:numId w:val="279"/>
        </w:numPr>
        <w:spacing w:after="0"/>
        <w:rPr>
          <w:ins w:id="29316" w:author="Rev 8 Allen Wirfs-Brock" w:date="2012-05-11T15:22:00Z"/>
        </w:rPr>
      </w:pPr>
      <w:ins w:id="29317" w:author="Rev 8 Allen Wirfs-Brock" w:date="2012-05-11T15:22:00Z">
        <w:r>
          <w:t>ReturnIfAbrupt(</w:t>
        </w:r>
        <w:r w:rsidRPr="00242BA0">
          <w:rPr>
            <w:i/>
          </w:rPr>
          <w:t>t</w:t>
        </w:r>
        <w:r>
          <w:t>).</w:t>
        </w:r>
      </w:ins>
    </w:p>
    <w:p w14:paraId="6FE748D8" w14:textId="77777777" w:rsidR="004C02EF" w:rsidRPr="00E77497" w:rsidRDefault="004C02EF" w:rsidP="001F482D">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14:paraId="16E271EB" w14:textId="77777777" w:rsidR="004C02EF" w:rsidRPr="00E77497" w:rsidRDefault="004C02EF" w:rsidP="001F482D">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08390A22" w14:textId="77777777" w:rsidR="004C02EF" w:rsidRPr="00E77497" w:rsidRDefault="004C02EF" w:rsidP="001F482D">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14:paraId="0F4671F4" w14:textId="77777777" w:rsidR="004C02EF" w:rsidRPr="00E77497" w:rsidRDefault="004C02EF" w:rsidP="001F482D">
      <w:pPr>
        <w:pStyle w:val="Alg4"/>
        <w:numPr>
          <w:ilvl w:val="0"/>
          <w:numId w:val="279"/>
        </w:numPr>
      </w:pPr>
      <w:r w:rsidRPr="00E77497">
        <w:t xml:space="preserve">Set the [[PrimitiveValue]] internal property of this Date object to </w:t>
      </w:r>
      <w:r w:rsidRPr="00E77497">
        <w:rPr>
          <w:i/>
        </w:rPr>
        <w:t>v</w:t>
      </w:r>
      <w:r w:rsidRPr="00E77497">
        <w:t>.</w:t>
      </w:r>
    </w:p>
    <w:p w14:paraId="1C8E4894" w14:textId="77777777" w:rsidR="004C02EF" w:rsidRPr="00E77497" w:rsidRDefault="004C02EF" w:rsidP="001F482D">
      <w:pPr>
        <w:pStyle w:val="Alg4"/>
        <w:numPr>
          <w:ilvl w:val="0"/>
          <w:numId w:val="279"/>
        </w:numPr>
        <w:spacing w:after="220"/>
      </w:pPr>
      <w:r w:rsidRPr="00E77497">
        <w:t xml:space="preserve">Return </w:t>
      </w:r>
      <w:r w:rsidRPr="00E77497">
        <w:rPr>
          <w:i/>
        </w:rPr>
        <w:t>v</w:t>
      </w:r>
      <w:r w:rsidRPr="00E77497">
        <w:t>.</w:t>
      </w:r>
      <w:bookmarkStart w:id="29318" w:name="_Toc393690584"/>
    </w:p>
    <w:p w14:paraId="19830C51" w14:textId="77777777" w:rsidR="004C02EF" w:rsidRPr="00E77497" w:rsidRDefault="004C02EF" w:rsidP="004C02EF">
      <w:pPr>
        <w:pStyle w:val="40"/>
        <w:numPr>
          <w:ilvl w:val="0"/>
          <w:numId w:val="0"/>
        </w:numPr>
      </w:pPr>
      <w:bookmarkStart w:id="29319" w:name="_Ref457709622"/>
      <w:r w:rsidRPr="00E77497">
        <w:t>15.9.5.38</w:t>
      </w:r>
      <w:r w:rsidRPr="00E77497">
        <w:tab/>
        <w:t xml:space="preserve">Date.prototype.setMonth (month [, date ] </w:t>
      </w:r>
      <w:bookmarkEnd w:id="29318"/>
      <w:r w:rsidRPr="00E77497">
        <w:t>)</w:t>
      </w:r>
      <w:bookmarkEnd w:id="29319"/>
    </w:p>
    <w:p w14:paraId="537C3BE4"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60128A12" w14:textId="77777777" w:rsidR="004C02EF" w:rsidRPr="00E77497" w:rsidRDefault="004C02EF" w:rsidP="001F482D">
      <w:pPr>
        <w:pStyle w:val="Alg4"/>
        <w:numPr>
          <w:ilvl w:val="0"/>
          <w:numId w:val="280"/>
        </w:numPr>
      </w:pPr>
      <w:r w:rsidRPr="00E77497">
        <w:t xml:space="preserve">Let </w:t>
      </w:r>
      <w:r w:rsidRPr="00E77497">
        <w:rPr>
          <w:i/>
        </w:rPr>
        <w:t>t</w:t>
      </w:r>
      <w:r w:rsidRPr="00E77497">
        <w:t xml:space="preserve"> be the result of LocalTime(this time value).</w:t>
      </w:r>
    </w:p>
    <w:p w14:paraId="4247B220" w14:textId="77777777" w:rsidR="004C02EF" w:rsidRPr="00E77497" w:rsidRDefault="004C02EF" w:rsidP="001F482D">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14:paraId="53894A71" w14:textId="77777777" w:rsidR="004C02EF" w:rsidRPr="00E77497" w:rsidRDefault="004C02EF" w:rsidP="001F482D">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54F9C291" w14:textId="77777777" w:rsidR="004C02EF" w:rsidRPr="00E77497" w:rsidRDefault="004C02EF" w:rsidP="001F482D">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0CAA15A3" w14:textId="77777777" w:rsidR="004C02EF" w:rsidRPr="00E77497" w:rsidRDefault="004C02EF" w:rsidP="001F482D">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14:paraId="740CC356" w14:textId="77777777" w:rsidR="004C02EF" w:rsidRPr="00E77497" w:rsidRDefault="004C02EF" w:rsidP="001F482D">
      <w:pPr>
        <w:pStyle w:val="Alg4"/>
        <w:numPr>
          <w:ilvl w:val="0"/>
          <w:numId w:val="280"/>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28AEB221" w14:textId="77777777" w:rsidR="004C02EF" w:rsidRPr="00E77497" w:rsidRDefault="004C02EF" w:rsidP="001F482D">
      <w:pPr>
        <w:pStyle w:val="Alg4"/>
        <w:numPr>
          <w:ilvl w:val="0"/>
          <w:numId w:val="280"/>
        </w:numPr>
        <w:spacing w:after="220"/>
      </w:pPr>
      <w:r w:rsidRPr="00E77497">
        <w:t xml:space="preserve">Return </w:t>
      </w:r>
      <w:r w:rsidRPr="00E77497">
        <w:rPr>
          <w:i/>
        </w:rPr>
        <w:t>u</w:t>
      </w:r>
      <w:r w:rsidRPr="00E77497">
        <w:t>.</w:t>
      </w:r>
      <w:bookmarkStart w:id="29320" w:name="_Toc393690585"/>
    </w:p>
    <w:p w14:paraId="50F46771"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4B313085" w14:textId="77777777" w:rsidR="004C02EF" w:rsidRPr="00E77497" w:rsidRDefault="004C02EF" w:rsidP="004C02EF">
      <w:pPr>
        <w:pStyle w:val="40"/>
        <w:numPr>
          <w:ilvl w:val="0"/>
          <w:numId w:val="0"/>
        </w:numPr>
      </w:pPr>
      <w:bookmarkStart w:id="29321" w:name="_Ref457709667"/>
      <w:r w:rsidRPr="00E77497">
        <w:t>15.9.5.39</w:t>
      </w:r>
      <w:r w:rsidRPr="00E77497">
        <w:tab/>
        <w:t xml:space="preserve">Date.prototype.setUTCMonth (month [, date ] </w:t>
      </w:r>
      <w:bookmarkEnd w:id="29320"/>
      <w:r w:rsidRPr="00E77497">
        <w:t>)</w:t>
      </w:r>
      <w:bookmarkEnd w:id="29321"/>
    </w:p>
    <w:p w14:paraId="391F2952"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7B8101CE" w14:textId="77777777" w:rsidR="004C02EF" w:rsidRPr="00E77497" w:rsidRDefault="004C02EF" w:rsidP="001F482D">
      <w:pPr>
        <w:pStyle w:val="Alg4"/>
        <w:numPr>
          <w:ilvl w:val="0"/>
          <w:numId w:val="281"/>
        </w:numPr>
      </w:pPr>
      <w:r w:rsidRPr="00E77497">
        <w:t xml:space="preserve">Let </w:t>
      </w:r>
      <w:r w:rsidRPr="00E77497">
        <w:rPr>
          <w:i/>
        </w:rPr>
        <w:t>t</w:t>
      </w:r>
      <w:r w:rsidRPr="00E77497">
        <w:t xml:space="preserve"> be this time value.</w:t>
      </w:r>
    </w:p>
    <w:p w14:paraId="1F2F45EE" w14:textId="77777777" w:rsidR="00242BA0" w:rsidRDefault="00242BA0" w:rsidP="00242BA0">
      <w:pPr>
        <w:pStyle w:val="M4"/>
        <w:numPr>
          <w:ilvl w:val="0"/>
          <w:numId w:val="281"/>
        </w:numPr>
        <w:spacing w:after="0"/>
        <w:rPr>
          <w:ins w:id="29322" w:author="Rev 8 Allen Wirfs-Brock" w:date="2012-05-11T15:22:00Z"/>
        </w:rPr>
      </w:pPr>
      <w:ins w:id="29323" w:author="Rev 8 Allen Wirfs-Brock" w:date="2012-05-11T15:22:00Z">
        <w:r>
          <w:t>ReturnIfAbrupt(</w:t>
        </w:r>
        <w:r w:rsidRPr="00242BA0">
          <w:rPr>
            <w:i/>
          </w:rPr>
          <w:t>t</w:t>
        </w:r>
        <w:r>
          <w:t>).</w:t>
        </w:r>
      </w:ins>
    </w:p>
    <w:p w14:paraId="739A8C4E" w14:textId="77777777" w:rsidR="004C02EF" w:rsidRPr="00E77497" w:rsidRDefault="004C02EF" w:rsidP="001F482D">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14:paraId="0B058C2B" w14:textId="77777777" w:rsidR="004C02EF" w:rsidRPr="00E77497" w:rsidRDefault="004C02EF" w:rsidP="001F482D">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6EDEFC99" w14:textId="77777777" w:rsidR="004C02EF" w:rsidRPr="00E77497" w:rsidRDefault="004C02EF" w:rsidP="001F482D">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7B8D7583" w14:textId="77777777" w:rsidR="004C02EF" w:rsidRPr="00E77497" w:rsidRDefault="004C02EF" w:rsidP="001F482D">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14:paraId="7CE20D36" w14:textId="77777777" w:rsidR="004C02EF" w:rsidRPr="00E77497" w:rsidRDefault="004C02EF" w:rsidP="001F482D">
      <w:pPr>
        <w:pStyle w:val="Alg4"/>
        <w:numPr>
          <w:ilvl w:val="0"/>
          <w:numId w:val="281"/>
        </w:numPr>
      </w:pPr>
      <w:r w:rsidRPr="00E77497">
        <w:t xml:space="preserve">Set the [[PrimitiveValue]] internal property of this Date object to </w:t>
      </w:r>
      <w:r w:rsidRPr="00E77497">
        <w:rPr>
          <w:i/>
        </w:rPr>
        <w:t>v</w:t>
      </w:r>
      <w:r w:rsidRPr="00E77497">
        <w:t>.</w:t>
      </w:r>
    </w:p>
    <w:p w14:paraId="0721BCBE" w14:textId="77777777" w:rsidR="004C02EF" w:rsidRPr="00E77497" w:rsidRDefault="004C02EF" w:rsidP="001F482D">
      <w:pPr>
        <w:pStyle w:val="Alg4"/>
        <w:numPr>
          <w:ilvl w:val="0"/>
          <w:numId w:val="281"/>
        </w:numPr>
        <w:spacing w:after="220"/>
      </w:pPr>
      <w:r w:rsidRPr="00E77497">
        <w:t xml:space="preserve">Return </w:t>
      </w:r>
      <w:r w:rsidRPr="00E77497">
        <w:rPr>
          <w:i/>
        </w:rPr>
        <w:t>v</w:t>
      </w:r>
      <w:r w:rsidRPr="00E77497">
        <w:t>.</w:t>
      </w:r>
      <w:bookmarkStart w:id="29324" w:name="_Toc393690586"/>
    </w:p>
    <w:p w14:paraId="34527CB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5B8690EE" w14:textId="77777777" w:rsidR="004C02EF" w:rsidRPr="00E77497" w:rsidRDefault="004C02EF" w:rsidP="004C02EF">
      <w:pPr>
        <w:pStyle w:val="40"/>
        <w:numPr>
          <w:ilvl w:val="0"/>
          <w:numId w:val="0"/>
        </w:numPr>
      </w:pPr>
      <w:bookmarkStart w:id="29325" w:name="_Ref457709669"/>
      <w:r w:rsidRPr="00E77497">
        <w:t>15.9.5.40</w:t>
      </w:r>
      <w:r w:rsidRPr="00E77497">
        <w:tab/>
        <w:t xml:space="preserve">Date.prototype.setFullYear (year [, month [, date ] ] </w:t>
      </w:r>
      <w:bookmarkEnd w:id="29324"/>
      <w:r w:rsidRPr="00E77497">
        <w:t>)</w:t>
      </w:r>
      <w:bookmarkEnd w:id="29325"/>
    </w:p>
    <w:p w14:paraId="5472D340"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14:paraId="541F2174"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49534BDD" w14:textId="77777777" w:rsidR="004C02EF" w:rsidRPr="00E77497" w:rsidRDefault="004C02EF" w:rsidP="001F482D">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1B922645" w14:textId="77777777" w:rsidR="004C02EF" w:rsidRPr="00E77497" w:rsidRDefault="004C02EF" w:rsidP="001F482D">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14:paraId="50D2D565" w14:textId="77777777" w:rsidR="004C02EF" w:rsidRPr="00E77497" w:rsidRDefault="004C02EF" w:rsidP="001F482D">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4351639A" w14:textId="77777777" w:rsidR="004C02EF" w:rsidRPr="00E77497" w:rsidRDefault="004C02EF" w:rsidP="001F482D">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2466D19B" w14:textId="77777777" w:rsidR="004C02EF" w:rsidRPr="00E77497" w:rsidRDefault="004C02EF" w:rsidP="001F482D">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1783E5CD" w14:textId="77777777" w:rsidR="004C02EF" w:rsidRPr="00E77497" w:rsidRDefault="004C02EF" w:rsidP="001F482D">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14:paraId="3A13AFAE" w14:textId="77777777" w:rsidR="004C02EF" w:rsidRPr="00E77497" w:rsidRDefault="004C02EF" w:rsidP="001F482D">
      <w:pPr>
        <w:pStyle w:val="Alg4"/>
        <w:numPr>
          <w:ilvl w:val="0"/>
          <w:numId w:val="282"/>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2047879F" w14:textId="77777777" w:rsidR="004C02EF" w:rsidRPr="00E77497" w:rsidRDefault="004C02EF" w:rsidP="001F482D">
      <w:pPr>
        <w:pStyle w:val="Alg4"/>
        <w:numPr>
          <w:ilvl w:val="0"/>
          <w:numId w:val="282"/>
        </w:numPr>
        <w:spacing w:after="220"/>
      </w:pPr>
      <w:r w:rsidRPr="00E77497">
        <w:t xml:space="preserve">Return </w:t>
      </w:r>
      <w:r w:rsidRPr="00E77497">
        <w:rPr>
          <w:i/>
        </w:rPr>
        <w:t>u</w:t>
      </w:r>
      <w:r w:rsidRPr="00E77497">
        <w:t>.</w:t>
      </w:r>
      <w:bookmarkStart w:id="29326" w:name="_Toc393690587"/>
    </w:p>
    <w:p w14:paraId="732A975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43FC770A" w14:textId="77777777" w:rsidR="004C02EF" w:rsidRPr="00E77497" w:rsidRDefault="004C02EF" w:rsidP="004C02EF">
      <w:pPr>
        <w:pStyle w:val="40"/>
        <w:numPr>
          <w:ilvl w:val="0"/>
          <w:numId w:val="0"/>
        </w:numPr>
      </w:pPr>
      <w:bookmarkStart w:id="29327" w:name="_Ref457709670"/>
      <w:r w:rsidRPr="00E77497">
        <w:t>15.9.5.41</w:t>
      </w:r>
      <w:r w:rsidRPr="00E77497">
        <w:tab/>
        <w:t xml:space="preserve">Date.prototype.setUTCFullYear (year [, month [, date ] ] </w:t>
      </w:r>
      <w:bookmarkEnd w:id="29326"/>
      <w:r w:rsidRPr="00E77497">
        <w:t>)</w:t>
      </w:r>
      <w:bookmarkEnd w:id="29327"/>
    </w:p>
    <w:p w14:paraId="476F887C"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14:paraId="1CD3CC53"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04524660" w14:textId="77777777" w:rsidR="004C02EF" w:rsidRPr="00E77497" w:rsidRDefault="004C02EF" w:rsidP="001F482D">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63628985" w14:textId="77777777" w:rsidR="00242BA0" w:rsidRDefault="00242BA0" w:rsidP="00242BA0">
      <w:pPr>
        <w:pStyle w:val="M4"/>
        <w:numPr>
          <w:ilvl w:val="0"/>
          <w:numId w:val="283"/>
        </w:numPr>
        <w:spacing w:after="0"/>
        <w:rPr>
          <w:ins w:id="29328" w:author="Rev 8 Allen Wirfs-Brock" w:date="2012-05-11T15:22:00Z"/>
        </w:rPr>
      </w:pPr>
      <w:ins w:id="29329" w:author="Rev 8 Allen Wirfs-Brock" w:date="2012-05-11T15:22:00Z">
        <w:r>
          <w:t>ReturnIfAbrupt(</w:t>
        </w:r>
        <w:r w:rsidRPr="00242BA0">
          <w:rPr>
            <w:i/>
          </w:rPr>
          <w:t>t</w:t>
        </w:r>
        <w:r>
          <w:t>).</w:t>
        </w:r>
      </w:ins>
    </w:p>
    <w:p w14:paraId="56429971" w14:textId="77777777" w:rsidR="004C02EF" w:rsidRPr="00E77497" w:rsidRDefault="004C02EF" w:rsidP="001F482D">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14:paraId="540573FE" w14:textId="77777777" w:rsidR="004C02EF" w:rsidRPr="00E77497" w:rsidRDefault="004C02EF" w:rsidP="001F482D">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703FBF59" w14:textId="77777777" w:rsidR="004C02EF" w:rsidRPr="00E77497" w:rsidRDefault="004C02EF" w:rsidP="001F482D">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589C9EA2" w14:textId="77777777" w:rsidR="004C02EF" w:rsidRPr="00E77497" w:rsidRDefault="004C02EF" w:rsidP="001F482D">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0B7E9CDF" w14:textId="77777777" w:rsidR="004C02EF" w:rsidRPr="00E77497" w:rsidRDefault="004C02EF" w:rsidP="001F482D">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14:paraId="1354DFB2" w14:textId="77777777" w:rsidR="004C02EF" w:rsidRPr="00E77497" w:rsidRDefault="004C02EF" w:rsidP="001F482D">
      <w:pPr>
        <w:pStyle w:val="Alg4"/>
        <w:numPr>
          <w:ilvl w:val="0"/>
          <w:numId w:val="283"/>
        </w:numPr>
      </w:pPr>
      <w:r w:rsidRPr="00E77497">
        <w:t xml:space="preserve">Set the [[PrimitiveValue]] internal property of this Date object to </w:t>
      </w:r>
      <w:r w:rsidRPr="00E77497">
        <w:rPr>
          <w:i/>
        </w:rPr>
        <w:t>v</w:t>
      </w:r>
      <w:r w:rsidRPr="00E77497">
        <w:t>.</w:t>
      </w:r>
    </w:p>
    <w:p w14:paraId="3A166A7C" w14:textId="77777777" w:rsidR="004C02EF" w:rsidRPr="00E77497" w:rsidRDefault="004C02EF" w:rsidP="001F482D">
      <w:pPr>
        <w:pStyle w:val="Alg4"/>
        <w:numPr>
          <w:ilvl w:val="0"/>
          <w:numId w:val="283"/>
        </w:numPr>
        <w:spacing w:after="220"/>
      </w:pPr>
      <w:r w:rsidRPr="00E77497">
        <w:t xml:space="preserve">Return </w:t>
      </w:r>
      <w:r w:rsidRPr="00E77497">
        <w:rPr>
          <w:i/>
        </w:rPr>
        <w:t>v</w:t>
      </w:r>
      <w:r w:rsidRPr="00E77497">
        <w:t>.</w:t>
      </w:r>
      <w:bookmarkStart w:id="29330" w:name="_Toc393690588"/>
    </w:p>
    <w:p w14:paraId="08FFE114" w14:textId="77777777" w:rsidR="004C02EF" w:rsidRPr="00E77497" w:rsidRDefault="004C02EF" w:rsidP="004C02EF">
      <w:bookmarkStart w:id="29331" w:name="_Toc393690590"/>
      <w:bookmarkEnd w:id="29330"/>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5B6A816C" w14:textId="77777777" w:rsidR="004C02EF" w:rsidRPr="00E77497" w:rsidRDefault="004C02EF" w:rsidP="004C02EF">
      <w:pPr>
        <w:pStyle w:val="40"/>
        <w:numPr>
          <w:ilvl w:val="0"/>
          <w:numId w:val="0"/>
        </w:numPr>
      </w:pPr>
      <w:r w:rsidRPr="00E77497">
        <w:t>15.9.5.42</w:t>
      </w:r>
      <w:r w:rsidRPr="00E77497">
        <w:tab/>
        <w:t>Date.prototype.toUTCString</w:t>
      </w:r>
      <w:bookmarkEnd w:id="29331"/>
      <w:r w:rsidRPr="00E77497">
        <w:t xml:space="preserve"> ( )</w:t>
      </w:r>
    </w:p>
    <w:p w14:paraId="1FF3FF2D" w14:textId="77777777" w:rsidR="004C02EF" w:rsidRPr="00E77497" w:rsidRDefault="004C02EF" w:rsidP="004C02EF">
      <w:r w:rsidRPr="00E77497">
        <w:t>This function returns a String value. The contents of the String are implementation-dependent, but are intended to represent the Date in a convenient, human-readable form in UTC.</w:t>
      </w:r>
      <w:bookmarkStart w:id="29332" w:name="_Toc393690591"/>
    </w:p>
    <w:p w14:paraId="6E912D3F" w14:textId="77777777" w:rsidR="004C02EF" w:rsidRPr="00E77497" w:rsidRDefault="004C02EF" w:rsidP="004C02EF">
      <w:pPr>
        <w:pStyle w:val="Note"/>
      </w:pPr>
      <w:r w:rsidRPr="00E77497">
        <w:t>NOTE</w:t>
      </w:r>
      <w:r w:rsidRPr="00E77497">
        <w:tab/>
        <w:t>The intent is to produce a String representation of a date that is more readable than the format specified in 15.9.1.15. It is not essential that the chosen format be unambiguous or easily machine parsable. If an implementation does not have a preferred human-readable format it is recommended to use the format defined in 15.9.1.15 but with a space rather than a “</w:t>
      </w:r>
      <w:r w:rsidRPr="00E77497">
        <w:rPr>
          <w:rFonts w:ascii="Courier New" w:hAnsi="Courier New" w:cs="Courier New"/>
        </w:rPr>
        <w:t>T</w:t>
      </w:r>
      <w:r w:rsidRPr="00E77497">
        <w:t>” used to separate the date and time elements.</w:t>
      </w:r>
    </w:p>
    <w:p w14:paraId="5281CA2A" w14:textId="77777777" w:rsidR="004C02EF" w:rsidRPr="00E77497" w:rsidRDefault="004C02EF" w:rsidP="004C02EF">
      <w:pPr>
        <w:pStyle w:val="40"/>
        <w:numPr>
          <w:ilvl w:val="0"/>
          <w:numId w:val="0"/>
        </w:numPr>
      </w:pPr>
      <w:r w:rsidRPr="00E77497">
        <w:t>15.9.5.43</w:t>
      </w:r>
      <w:r w:rsidRPr="00E77497">
        <w:tab/>
        <w:t>Date.prototype.toISOString ( )</w:t>
      </w:r>
    </w:p>
    <w:p w14:paraId="583585E6" w14:textId="77777777" w:rsidR="004C02EF" w:rsidRPr="00E77497" w:rsidRDefault="004C02EF" w:rsidP="004C02EF">
      <w:r w:rsidRPr="00E77497">
        <w:t xml:space="preserve">This function returns a String value represent the instance in time represented by this Date object. The format of the String is the Date Time string format defined in 15.9.1.15. All fields are present in the String. The time zone is always UTC, denoted by the suffix Z. If the time value of this object is not a finite Number a </w:t>
      </w:r>
      <w:r w:rsidRPr="00E77497">
        <w:rPr>
          <w:b/>
        </w:rPr>
        <w:t>RangeError</w:t>
      </w:r>
      <w:r w:rsidRPr="00E77497">
        <w:t xml:space="preserve"> exception is thrown.</w:t>
      </w:r>
    </w:p>
    <w:p w14:paraId="185E9DD3" w14:textId="77777777" w:rsidR="004C02EF" w:rsidRPr="00E77497" w:rsidRDefault="004C02EF" w:rsidP="004C02EF">
      <w:pPr>
        <w:pStyle w:val="40"/>
        <w:numPr>
          <w:ilvl w:val="0"/>
          <w:numId w:val="0"/>
        </w:numPr>
      </w:pPr>
      <w:r w:rsidRPr="00E77497">
        <w:t>15.9.5.44</w:t>
      </w:r>
      <w:r w:rsidRPr="00E77497">
        <w:tab/>
        <w:t>Date.prototype.toJSON ( key )</w:t>
      </w:r>
    </w:p>
    <w:p w14:paraId="00D97642" w14:textId="77777777" w:rsidR="004C02EF" w:rsidRPr="00E77497" w:rsidRDefault="004C02EF" w:rsidP="004C02EF">
      <w:r w:rsidRPr="00E77497">
        <w:t xml:space="preserve">This function provides a String representation of a Date object for use by </w:t>
      </w:r>
      <w:r w:rsidRPr="00E77497">
        <w:rPr>
          <w:rFonts w:ascii="Courier New" w:hAnsi="Courier New" w:cs="Courier New"/>
          <w:b/>
        </w:rPr>
        <w:t>JSON.stringify</w:t>
      </w:r>
      <w:r w:rsidRPr="00E77497">
        <w:t xml:space="preserve"> (15.12.3).</w:t>
      </w:r>
    </w:p>
    <w:p w14:paraId="319A63D8" w14:textId="77777777" w:rsidR="004C02EF" w:rsidRPr="00E77497" w:rsidRDefault="004C02EF" w:rsidP="004C02EF">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0AF53335" w14:textId="77777777" w:rsidR="004C02EF" w:rsidRPr="00E77497" w:rsidRDefault="004C02EF" w:rsidP="001F482D">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7BBA4025" w14:textId="77777777" w:rsidR="004C02EF" w:rsidRPr="00E77497" w:rsidRDefault="004C02EF" w:rsidP="001F482D">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14:paraId="333BC35E" w14:textId="77777777" w:rsidR="004C02EF" w:rsidRPr="00E77497" w:rsidRDefault="004C02EF" w:rsidP="001F482D">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14:paraId="16C2A905" w14:textId="77777777" w:rsidR="004C02EF" w:rsidRPr="00E77497" w:rsidRDefault="004C02EF" w:rsidP="001F482D">
      <w:pPr>
        <w:pStyle w:val="Alg4"/>
        <w:numPr>
          <w:ilvl w:val="0"/>
          <w:numId w:val="284"/>
        </w:numPr>
      </w:pPr>
      <w:r w:rsidRPr="00E77497">
        <w:t xml:space="preserve">Let </w:t>
      </w:r>
      <w:r w:rsidRPr="00E77497">
        <w:rPr>
          <w:i/>
        </w:rPr>
        <w:t>toISO</w:t>
      </w:r>
      <w:r w:rsidRPr="00E77497">
        <w:t xml:space="preserve"> be the result of calling the [[Get]] internal method of </w:t>
      </w:r>
      <w:r w:rsidRPr="00E77497">
        <w:rPr>
          <w:i/>
        </w:rPr>
        <w:t xml:space="preserve">O </w:t>
      </w:r>
      <w:r w:rsidRPr="00E77497">
        <w:t>with argument "</w:t>
      </w:r>
      <w:r w:rsidRPr="00E77497">
        <w:rPr>
          <w:rFonts w:ascii="Courier New" w:hAnsi="Courier New" w:cs="Courier New"/>
          <w:b/>
        </w:rPr>
        <w:t>toISOString</w:t>
      </w:r>
      <w:r w:rsidRPr="00E77497">
        <w:t>".</w:t>
      </w:r>
    </w:p>
    <w:p w14:paraId="44DADD50" w14:textId="77777777" w:rsidR="00E614CD" w:rsidRDefault="00E614CD" w:rsidP="001F482D">
      <w:pPr>
        <w:pStyle w:val="Alg4"/>
        <w:numPr>
          <w:ilvl w:val="0"/>
          <w:numId w:val="284"/>
        </w:numPr>
        <w:rPr>
          <w:ins w:id="29333" w:author="Rev 7 Allen Wirfs-Brock" w:date="2012-04-11T12:55:00Z"/>
        </w:rPr>
      </w:pPr>
      <w:ins w:id="29334" w:author="Rev 7 Allen Wirfs-Brock" w:date="2012-04-11T12:55:00Z">
        <w:r>
          <w:t>ReturnIfAbrupt(</w:t>
        </w:r>
      </w:ins>
      <w:ins w:id="29335" w:author="Rev 7 Allen Wirfs-Brock" w:date="2012-04-11T12:56:00Z">
        <w:r w:rsidRPr="00E77497">
          <w:rPr>
            <w:i/>
          </w:rPr>
          <w:t>toISO</w:t>
        </w:r>
      </w:ins>
      <w:ins w:id="29336" w:author="Rev 7 Allen Wirfs-Brock" w:date="2012-04-11T12:55:00Z">
        <w:r>
          <w:t>).</w:t>
        </w:r>
      </w:ins>
    </w:p>
    <w:p w14:paraId="1B691E41" w14:textId="77777777" w:rsidR="004C02EF" w:rsidRPr="00E77497" w:rsidRDefault="004C02EF" w:rsidP="001F482D">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2ABA7570" w14:textId="77777777" w:rsidR="004C02EF" w:rsidRPr="00E77497" w:rsidRDefault="004C02EF" w:rsidP="001F482D">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the </w:t>
      </w:r>
      <w:r w:rsidRPr="00E77497">
        <w:rPr>
          <w:b/>
        </w:rPr>
        <w:t xml:space="preserve">this </w:t>
      </w:r>
      <w:r w:rsidRPr="00E77497">
        <w:t>value and an empty argument list.</w:t>
      </w:r>
    </w:p>
    <w:p w14:paraId="4E380AA6" w14:textId="77777777" w:rsidR="004C02EF" w:rsidRPr="00E77497" w:rsidRDefault="004C02EF" w:rsidP="004C02EF">
      <w:pPr>
        <w:pStyle w:val="Note"/>
      </w:pPr>
      <w:r w:rsidRPr="00E77497">
        <w:t>NOTE 1</w:t>
      </w:r>
      <w:r w:rsidRPr="00E77497">
        <w:tab/>
        <w:t>The argument is ignored.</w:t>
      </w:r>
    </w:p>
    <w:p w14:paraId="56FD6EA6"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538AC92B" w14:textId="77777777" w:rsidR="004C02EF" w:rsidRPr="00E77497" w:rsidRDefault="004C02EF" w:rsidP="00B43482">
      <w:pPr>
        <w:pStyle w:val="30"/>
        <w:numPr>
          <w:ilvl w:val="0"/>
          <w:numId w:val="0"/>
        </w:numPr>
      </w:pPr>
      <w:bookmarkStart w:id="29337" w:name="_Toc393690592"/>
      <w:bookmarkStart w:id="29338" w:name="_Toc472818953"/>
      <w:bookmarkStart w:id="29339" w:name="_Toc235503531"/>
      <w:bookmarkStart w:id="29340" w:name="_Toc241509306"/>
      <w:bookmarkStart w:id="29341" w:name="_Toc244416793"/>
      <w:bookmarkStart w:id="29342" w:name="_Toc276631157"/>
      <w:bookmarkStart w:id="29343" w:name="_Toc329528889"/>
      <w:bookmarkEnd w:id="29332"/>
      <w:r w:rsidRPr="00E77497">
        <w:t>15.9.6</w:t>
      </w:r>
      <w:r w:rsidRPr="00E77497">
        <w:tab/>
        <w:t>Properties of Date Instance</w:t>
      </w:r>
      <w:bookmarkEnd w:id="29337"/>
      <w:r w:rsidRPr="00E77497">
        <w:t>s</w:t>
      </w:r>
      <w:bookmarkEnd w:id="29338"/>
      <w:bookmarkEnd w:id="29339"/>
      <w:bookmarkEnd w:id="29340"/>
      <w:bookmarkEnd w:id="29341"/>
      <w:bookmarkEnd w:id="29342"/>
      <w:bookmarkEnd w:id="29343"/>
    </w:p>
    <w:p w14:paraId="0E5461EC" w14:textId="77777777" w:rsidR="004C02EF" w:rsidRPr="00E77497" w:rsidRDefault="004C02EF" w:rsidP="004C02EF">
      <w:r w:rsidRPr="00E77497">
        <w:t xml:space="preserve">Date instances inherit properties from the Date prototype object and </w:t>
      </w:r>
      <w:del w:id="29344" w:author="Allen Wirfs-Brock" w:date="2011-07-02T14:30:00Z">
        <w:r w:rsidRPr="00E77497" w:rsidDel="0054023D">
          <w:delText xml:space="preserve">their </w:delText>
        </w:r>
      </w:del>
      <w:ins w:id="29345" w:author="Allen Wirfs-Brock" w:date="2011-07-02T14:30:00Z">
        <w:r w:rsidR="0054023D" w:rsidRPr="00E77497">
          <w:t xml:space="preserve">have a </w:t>
        </w:r>
      </w:ins>
      <w:r w:rsidRPr="00E77497">
        <w:t>[[</w:t>
      </w:r>
      <w:del w:id="29346" w:author="Allen Wirfs-Brock" w:date="2011-07-02T14:30:00Z">
        <w:r w:rsidRPr="00E77497" w:rsidDel="0054023D">
          <w:delText>Class</w:delText>
        </w:r>
      </w:del>
      <w:ins w:id="29347" w:author="Allen Wirfs-Brock" w:date="2011-07-02T14:30:00Z">
        <w:del w:id="29348" w:author="Rev 3 Allen Wirfs-Brock" w:date="2011-09-08T14:47:00Z">
          <w:r w:rsidR="0054023D" w:rsidRPr="00E77497" w:rsidDel="00FA2A04">
            <w:delText>IsDate</w:delText>
          </w:r>
        </w:del>
      </w:ins>
      <w:ins w:id="29349" w:author="Rev 3 Allen Wirfs-Brock" w:date="2011-09-08T14:47:00Z">
        <w:r w:rsidR="00FA2A04" w:rsidRPr="00E77497">
          <w:t>NativeBrand</w:t>
        </w:r>
      </w:ins>
      <w:r w:rsidRPr="00E77497">
        <w:t>]] internal</w:t>
      </w:r>
      <w:ins w:id="29350" w:author="Rev 3 Allen Wirfs-Brock" w:date="2011-09-08T14:47:00Z">
        <w:r w:rsidR="00FA2A04" w:rsidRPr="00E77497">
          <w:t xml:space="preserve"> whose value is NativeDate</w:t>
        </w:r>
      </w:ins>
      <w:del w:id="29351" w:author="Allen Wirfs-Brock" w:date="2011-07-02T14:30:00Z">
        <w:r w:rsidRPr="00E77497" w:rsidDel="0054023D">
          <w:delText xml:space="preserve"> property value is </w:delText>
        </w:r>
        <w:r w:rsidRPr="00E77497" w:rsidDel="0054023D">
          <w:rPr>
            <w:rFonts w:ascii="Courier New" w:hAnsi="Courier New" w:cs="Courier New"/>
            <w:b/>
          </w:rPr>
          <w:delText>"Date"</w:delText>
        </w:r>
      </w:del>
      <w:r w:rsidRPr="00E77497">
        <w:t>. Date instances also have a [[PrimitiveValue]] internal property.</w:t>
      </w:r>
    </w:p>
    <w:p w14:paraId="563D5268" w14:textId="77777777" w:rsidR="004C02EF" w:rsidRPr="00E77497" w:rsidRDefault="004C02EF" w:rsidP="004C02EF">
      <w:r w:rsidRPr="00E77497">
        <w:t>The [[PrimitiveValue]] internal property is time value represented by this Date object.</w:t>
      </w:r>
      <w:bookmarkStart w:id="29352" w:name="_Toc393690593"/>
    </w:p>
    <w:p w14:paraId="098F380D" w14:textId="77777777" w:rsidR="004C02EF" w:rsidRPr="00E77497" w:rsidRDefault="004C02EF" w:rsidP="00F710D2">
      <w:pPr>
        <w:pStyle w:val="20"/>
        <w:numPr>
          <w:ilvl w:val="0"/>
          <w:numId w:val="0"/>
        </w:numPr>
      </w:pPr>
      <w:bookmarkStart w:id="29353" w:name="_Ref404565288"/>
      <w:bookmarkStart w:id="29354" w:name="_Toc417706280"/>
      <w:bookmarkStart w:id="29355" w:name="_Toc432237645"/>
      <w:bookmarkStart w:id="29356" w:name="_Toc432984854"/>
      <w:bookmarkStart w:id="29357" w:name="_Toc472818954"/>
      <w:bookmarkStart w:id="29358" w:name="_Toc235503532"/>
      <w:bookmarkStart w:id="29359" w:name="_Toc241509307"/>
      <w:bookmarkStart w:id="29360" w:name="_Toc244416794"/>
      <w:bookmarkStart w:id="29361" w:name="_Toc276631158"/>
      <w:bookmarkStart w:id="29362" w:name="_Toc329528890"/>
      <w:r w:rsidRPr="00E77497">
        <w:t>15.10</w:t>
      </w:r>
      <w:r w:rsidRPr="00E77497">
        <w:tab/>
        <w:t>RegExp (Regular Expression) Objects</w:t>
      </w:r>
      <w:bookmarkEnd w:id="29353"/>
      <w:bookmarkEnd w:id="29354"/>
      <w:bookmarkEnd w:id="29355"/>
      <w:bookmarkEnd w:id="29356"/>
      <w:bookmarkEnd w:id="29357"/>
      <w:bookmarkEnd w:id="29358"/>
      <w:bookmarkEnd w:id="29359"/>
      <w:bookmarkEnd w:id="29360"/>
      <w:bookmarkEnd w:id="29361"/>
      <w:bookmarkEnd w:id="29362"/>
    </w:p>
    <w:p w14:paraId="5665FD26" w14:textId="77777777" w:rsidR="004C02EF" w:rsidRPr="00E77497" w:rsidRDefault="004C02EF" w:rsidP="004C02EF">
      <w:r w:rsidRPr="00E77497">
        <w:t>A RegExp object contains a regular expression and the associated flags.</w:t>
      </w:r>
    </w:p>
    <w:p w14:paraId="21AD7E03" w14:textId="77777777" w:rsidR="004C02EF" w:rsidRPr="00E77497" w:rsidRDefault="004C02EF" w:rsidP="004C02EF">
      <w:pPr>
        <w:pStyle w:val="Note"/>
      </w:pPr>
      <w:r w:rsidRPr="00E77497">
        <w:t>NOTE</w:t>
      </w:r>
      <w:r w:rsidRPr="00E77497">
        <w:tab/>
        <w:t>The form and functionality of regular expressions is modelled after the regular expression facility in the Perl 5 programming language.</w:t>
      </w:r>
    </w:p>
    <w:p w14:paraId="17C7FF73" w14:textId="77777777" w:rsidR="004C02EF" w:rsidRPr="00E77497" w:rsidRDefault="004C02EF" w:rsidP="00F710D2">
      <w:pPr>
        <w:pStyle w:val="30"/>
        <w:numPr>
          <w:ilvl w:val="0"/>
          <w:numId w:val="0"/>
        </w:numPr>
      </w:pPr>
      <w:bookmarkStart w:id="29363" w:name="_Hlt457446511"/>
      <w:bookmarkStart w:id="29364" w:name="_Toc417706281"/>
      <w:bookmarkStart w:id="29365" w:name="_Toc432237646"/>
      <w:bookmarkStart w:id="29366" w:name="_Toc432984855"/>
      <w:bookmarkStart w:id="29367" w:name="_Ref457437739"/>
      <w:bookmarkStart w:id="29368" w:name="_Ref457437740"/>
      <w:bookmarkStart w:id="29369" w:name="_Ref457437745"/>
      <w:bookmarkStart w:id="29370" w:name="_Ref457437746"/>
      <w:bookmarkStart w:id="29371" w:name="_Ref457437747"/>
      <w:bookmarkStart w:id="29372" w:name="_Ref457437748"/>
      <w:bookmarkStart w:id="29373" w:name="_Ref457437749"/>
      <w:bookmarkStart w:id="29374" w:name="_Ref457437753"/>
      <w:bookmarkStart w:id="29375" w:name="_Ref457437754"/>
      <w:bookmarkStart w:id="29376" w:name="_Ref457437755"/>
      <w:bookmarkStart w:id="29377" w:name="_Ref457437756"/>
      <w:bookmarkStart w:id="29378" w:name="_Ref457437757"/>
      <w:bookmarkStart w:id="29379" w:name="_Ref457437761"/>
      <w:bookmarkStart w:id="29380" w:name="_Ref457437762"/>
      <w:bookmarkStart w:id="29381" w:name="_Ref457437763"/>
      <w:bookmarkStart w:id="29382" w:name="_Ref457437764"/>
      <w:bookmarkStart w:id="29383" w:name="_Ref457437765"/>
      <w:bookmarkStart w:id="29384" w:name="_Ref457437769"/>
      <w:bookmarkStart w:id="29385" w:name="_Ref457437770"/>
      <w:bookmarkStart w:id="29386" w:name="_Ref457437771"/>
      <w:bookmarkStart w:id="29387" w:name="_Ref457437772"/>
      <w:bookmarkStart w:id="29388" w:name="_Ref457437773"/>
      <w:bookmarkStart w:id="29389" w:name="_Ref457437777"/>
      <w:bookmarkStart w:id="29390" w:name="_Ref457446600"/>
      <w:bookmarkStart w:id="29391" w:name="_Ref463778805"/>
      <w:bookmarkStart w:id="29392" w:name="_Toc472818955"/>
      <w:bookmarkStart w:id="29393" w:name="_Toc235503533"/>
      <w:bookmarkStart w:id="29394" w:name="_Toc241509308"/>
      <w:bookmarkStart w:id="29395" w:name="_Toc244416795"/>
      <w:bookmarkStart w:id="29396" w:name="_Toc276631159"/>
      <w:bookmarkStart w:id="29397" w:name="_Toc329528891"/>
      <w:bookmarkEnd w:id="29363"/>
      <w:r w:rsidRPr="00E77497">
        <w:t>15.10.1</w:t>
      </w:r>
      <w:r w:rsidRPr="00E77497">
        <w:tab/>
        <w:t>Patterns</w:t>
      </w:r>
      <w:bookmarkEnd w:id="29364"/>
      <w:bookmarkEnd w:id="29365"/>
      <w:bookmarkEnd w:id="29366"/>
      <w:bookmarkEnd w:id="29367"/>
      <w:bookmarkEnd w:id="29368"/>
      <w:bookmarkEnd w:id="29369"/>
      <w:bookmarkEnd w:id="29370"/>
      <w:bookmarkEnd w:id="29371"/>
      <w:bookmarkEnd w:id="29372"/>
      <w:bookmarkEnd w:id="29373"/>
      <w:bookmarkEnd w:id="29374"/>
      <w:bookmarkEnd w:id="29375"/>
      <w:bookmarkEnd w:id="29376"/>
      <w:bookmarkEnd w:id="29377"/>
      <w:bookmarkEnd w:id="29378"/>
      <w:bookmarkEnd w:id="29379"/>
      <w:bookmarkEnd w:id="29380"/>
      <w:bookmarkEnd w:id="29381"/>
      <w:bookmarkEnd w:id="29382"/>
      <w:bookmarkEnd w:id="29383"/>
      <w:bookmarkEnd w:id="29384"/>
      <w:bookmarkEnd w:id="29385"/>
      <w:bookmarkEnd w:id="29386"/>
      <w:bookmarkEnd w:id="29387"/>
      <w:bookmarkEnd w:id="29388"/>
      <w:bookmarkEnd w:id="29389"/>
      <w:bookmarkEnd w:id="29390"/>
      <w:bookmarkEnd w:id="29391"/>
      <w:bookmarkEnd w:id="29392"/>
      <w:bookmarkEnd w:id="29393"/>
      <w:bookmarkEnd w:id="29394"/>
      <w:bookmarkEnd w:id="29395"/>
      <w:bookmarkEnd w:id="29396"/>
      <w:bookmarkEnd w:id="29397"/>
    </w:p>
    <w:p w14:paraId="6E9FA7C1" w14:textId="77777777" w:rsidR="004C02EF" w:rsidRPr="00E77497" w:rsidRDefault="004C02EF" w:rsidP="004C02EF">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7DF3942A" w14:textId="77777777" w:rsidR="004C02EF" w:rsidRPr="00E77497" w:rsidRDefault="004C02EF" w:rsidP="004C02EF">
      <w:pPr>
        <w:pStyle w:val="Syntax"/>
      </w:pPr>
      <w:r w:rsidRPr="00E77497">
        <w:t>Syntax</w:t>
      </w:r>
    </w:p>
    <w:p w14:paraId="0488159C" w14:textId="77777777" w:rsidR="004C02EF" w:rsidRPr="00E77497" w:rsidRDefault="004C02EF" w:rsidP="004C02EF">
      <w:pPr>
        <w:pStyle w:val="SyntaxRule"/>
      </w:pPr>
      <w:r w:rsidRPr="00E77497">
        <w:t xml:space="preserve">Pattern </w:t>
      </w:r>
      <w:r w:rsidRPr="00E77497">
        <w:rPr>
          <w:rFonts w:ascii="Arial" w:hAnsi="Arial"/>
          <w:b/>
          <w:i w:val="0"/>
        </w:rPr>
        <w:t>::</w:t>
      </w:r>
    </w:p>
    <w:p w14:paraId="73B1A902" w14:textId="77777777" w:rsidR="004C02EF" w:rsidRPr="00E77497" w:rsidRDefault="004C02EF" w:rsidP="004C02EF">
      <w:pPr>
        <w:pStyle w:val="SyntaxDefinition"/>
      </w:pPr>
      <w:r w:rsidRPr="00E77497">
        <w:t>Disjunction</w:t>
      </w:r>
    </w:p>
    <w:p w14:paraId="01AD996E" w14:textId="77777777" w:rsidR="004C02EF" w:rsidRPr="00E77497" w:rsidRDefault="004C02EF" w:rsidP="004C02EF">
      <w:pPr>
        <w:pStyle w:val="SyntaxRule"/>
      </w:pPr>
      <w:r w:rsidRPr="00E77497">
        <w:t xml:space="preserve">Disjunction </w:t>
      </w:r>
      <w:r w:rsidRPr="00E77497">
        <w:rPr>
          <w:rFonts w:ascii="Arial" w:hAnsi="Arial"/>
          <w:b/>
          <w:i w:val="0"/>
        </w:rPr>
        <w:t>::</w:t>
      </w:r>
    </w:p>
    <w:p w14:paraId="7BE3D36B" w14:textId="77777777" w:rsidR="004C02EF" w:rsidRPr="00E77497" w:rsidRDefault="004C02EF" w:rsidP="004C02EF">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6E32B47E" w14:textId="77777777" w:rsidR="004C02EF" w:rsidRPr="00E77497" w:rsidRDefault="004C02EF" w:rsidP="004C02EF">
      <w:pPr>
        <w:pStyle w:val="SyntaxRule"/>
      </w:pPr>
      <w:r w:rsidRPr="00E77497">
        <w:t xml:space="preserve">Alternative </w:t>
      </w:r>
      <w:r w:rsidRPr="00E77497">
        <w:rPr>
          <w:rFonts w:ascii="Arial" w:hAnsi="Arial"/>
          <w:b/>
          <w:i w:val="0"/>
        </w:rPr>
        <w:t>::</w:t>
      </w:r>
    </w:p>
    <w:p w14:paraId="2A434A06"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Alternative Term</w:t>
      </w:r>
    </w:p>
    <w:p w14:paraId="727B9295" w14:textId="77777777" w:rsidR="004C02EF" w:rsidRPr="00E77497" w:rsidRDefault="004C02EF" w:rsidP="004C02EF">
      <w:pPr>
        <w:pStyle w:val="SyntaxRule"/>
      </w:pPr>
      <w:r w:rsidRPr="00E77497">
        <w:t xml:space="preserve">Term </w:t>
      </w:r>
      <w:r w:rsidRPr="00E77497">
        <w:rPr>
          <w:rFonts w:ascii="Arial" w:hAnsi="Arial"/>
          <w:b/>
          <w:i w:val="0"/>
        </w:rPr>
        <w:t>::</w:t>
      </w:r>
    </w:p>
    <w:p w14:paraId="09B34622" w14:textId="77777777" w:rsidR="004C02EF" w:rsidRPr="00C7794D" w:rsidRDefault="004C02EF" w:rsidP="004C02EF">
      <w:pPr>
        <w:pStyle w:val="SyntaxDefinition"/>
        <w:rPr>
          <w:vertAlign w:val="subscript"/>
        </w:rPr>
      </w:pPr>
      <w:r w:rsidRPr="00C7794D">
        <w:t>Assertion</w:t>
      </w:r>
      <w:r w:rsidRPr="00C7794D">
        <w:br/>
        <w:t>Atom</w:t>
      </w:r>
      <w:r w:rsidRPr="00C7794D">
        <w:br/>
        <w:t>Atom Quantifier</w:t>
      </w:r>
    </w:p>
    <w:p w14:paraId="3D963E53" w14:textId="77777777" w:rsidR="004C02EF" w:rsidRPr="00C7794D" w:rsidRDefault="004C02EF" w:rsidP="004C02EF">
      <w:pPr>
        <w:pStyle w:val="SyntaxRule"/>
      </w:pPr>
      <w:r w:rsidRPr="00C7794D">
        <w:t xml:space="preserve">Assertion </w:t>
      </w:r>
      <w:r w:rsidRPr="00C7794D">
        <w:rPr>
          <w:rFonts w:ascii="Arial" w:hAnsi="Arial"/>
          <w:b/>
          <w:i w:val="0"/>
        </w:rPr>
        <w:t>::</w:t>
      </w:r>
    </w:p>
    <w:p w14:paraId="47E1C3EE" w14:textId="77777777" w:rsidR="004C02EF" w:rsidRPr="00C7794D" w:rsidRDefault="004C02EF" w:rsidP="004C02EF">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3B2649C4" w14:textId="77777777" w:rsidR="004C02EF" w:rsidRPr="00C7794D" w:rsidRDefault="004C02EF" w:rsidP="004C02EF">
      <w:pPr>
        <w:pStyle w:val="SyntaxRule"/>
      </w:pPr>
      <w:r w:rsidRPr="00C7794D">
        <w:t xml:space="preserve">Quantifier </w:t>
      </w:r>
      <w:r w:rsidRPr="00C7794D">
        <w:rPr>
          <w:rFonts w:ascii="Arial" w:hAnsi="Arial"/>
          <w:b/>
          <w:i w:val="0"/>
        </w:rPr>
        <w:t>::</w:t>
      </w:r>
    </w:p>
    <w:p w14:paraId="46E8C8E8" w14:textId="77777777" w:rsidR="004C02EF" w:rsidRPr="00C7794D" w:rsidRDefault="004C02EF" w:rsidP="004C02EF">
      <w:pPr>
        <w:pStyle w:val="SyntaxDefinition"/>
      </w:pPr>
      <w:r w:rsidRPr="00C7794D">
        <w:t>QuantifierPrefix</w:t>
      </w:r>
      <w:r w:rsidRPr="00C7794D">
        <w:br/>
        <w:t>QuantifierPrefix</w:t>
      </w:r>
      <w:r w:rsidRPr="00C7794D">
        <w:rPr>
          <w:rFonts w:ascii="Courier New" w:hAnsi="Courier New"/>
          <w:b/>
          <w:i w:val="0"/>
        </w:rPr>
        <w:t xml:space="preserve"> ?</w:t>
      </w:r>
    </w:p>
    <w:p w14:paraId="6B704AEA" w14:textId="77777777" w:rsidR="004C02EF" w:rsidRPr="00C7794D" w:rsidRDefault="004C02EF" w:rsidP="004C02EF">
      <w:pPr>
        <w:pStyle w:val="SyntaxRule"/>
      </w:pPr>
      <w:r w:rsidRPr="00C7794D">
        <w:t xml:space="preserve">QuantifierPrefix </w:t>
      </w:r>
      <w:r w:rsidRPr="00C7794D">
        <w:rPr>
          <w:rFonts w:ascii="Arial" w:hAnsi="Arial"/>
          <w:b/>
          <w:i w:val="0"/>
        </w:rPr>
        <w:t>::</w:t>
      </w:r>
    </w:p>
    <w:p w14:paraId="4DF6DCA8" w14:textId="77777777" w:rsidR="004C02EF" w:rsidRPr="00C7794D" w:rsidRDefault="004C02EF" w:rsidP="004C02EF">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127BF75E" w14:textId="77777777" w:rsidR="004C02EF" w:rsidRPr="006B6D0A" w:rsidRDefault="004C02EF" w:rsidP="004C02EF">
      <w:pPr>
        <w:pStyle w:val="SyntaxRule"/>
      </w:pPr>
      <w:r w:rsidRPr="004D1BD1">
        <w:t xml:space="preserve">Atom </w:t>
      </w:r>
      <w:r w:rsidRPr="008B7F6F">
        <w:rPr>
          <w:rFonts w:ascii="Arial" w:hAnsi="Arial"/>
          <w:b/>
          <w:i w:val="0"/>
        </w:rPr>
        <w:t>::</w:t>
      </w:r>
    </w:p>
    <w:p w14:paraId="38CD9EED" w14:textId="77777777" w:rsidR="004C02EF" w:rsidRPr="00E77497" w:rsidRDefault="004C02EF" w:rsidP="004C02EF">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4356B267" w14:textId="77777777" w:rsidR="004C02EF" w:rsidRPr="00E77497" w:rsidRDefault="004C02EF" w:rsidP="004C02EF">
      <w:pPr>
        <w:pStyle w:val="SyntaxRule"/>
      </w:pPr>
      <w:r w:rsidRPr="00E77497">
        <w:t xml:space="preserve">PatternCharacter </w:t>
      </w:r>
      <w:r w:rsidRPr="00E77497">
        <w:rPr>
          <w:rFonts w:ascii="Arial" w:hAnsi="Arial"/>
          <w:b/>
          <w:i w:val="0"/>
        </w:rPr>
        <w:t>::</w:t>
      </w:r>
      <w:r w:rsidRPr="00E77497">
        <w:t xml:space="preserve"> </w:t>
      </w:r>
    </w:p>
    <w:p w14:paraId="7006FE1E"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574FC9E5" w14:textId="77777777" w:rsidR="004C02EF" w:rsidRPr="00E77497" w:rsidRDefault="004C02EF" w:rsidP="004C02EF">
      <w:pPr>
        <w:pStyle w:val="SyntaxRule"/>
      </w:pPr>
      <w:r w:rsidRPr="00E77497">
        <w:t xml:space="preserve">AtomEscape </w:t>
      </w:r>
      <w:r w:rsidRPr="00E77497">
        <w:rPr>
          <w:rFonts w:ascii="Arial" w:hAnsi="Arial"/>
          <w:b/>
          <w:i w:val="0"/>
        </w:rPr>
        <w:t>::</w:t>
      </w:r>
    </w:p>
    <w:p w14:paraId="2B013FEB" w14:textId="77777777" w:rsidR="004C02EF" w:rsidRPr="00E77497" w:rsidRDefault="004C02EF" w:rsidP="004C02EF">
      <w:pPr>
        <w:pStyle w:val="SyntaxDefinition"/>
      </w:pPr>
      <w:r w:rsidRPr="00E77497">
        <w:t>DecimalEscape</w:t>
      </w:r>
      <w:r w:rsidRPr="00E77497">
        <w:br/>
        <w:t>CharacterEscape</w:t>
      </w:r>
      <w:r w:rsidRPr="00E77497">
        <w:br/>
        <w:t>CharacterClassEscape</w:t>
      </w:r>
    </w:p>
    <w:p w14:paraId="69FDD929" w14:textId="77777777" w:rsidR="004C02EF" w:rsidRPr="00E77497" w:rsidRDefault="004C02EF" w:rsidP="004C02EF">
      <w:pPr>
        <w:pStyle w:val="SyntaxRule"/>
      </w:pPr>
      <w:r w:rsidRPr="00E77497">
        <w:t xml:space="preserve">CharacterEscape </w:t>
      </w:r>
      <w:r w:rsidRPr="00E77497">
        <w:rPr>
          <w:rFonts w:ascii="Arial" w:hAnsi="Arial"/>
          <w:b/>
          <w:i w:val="0"/>
        </w:rPr>
        <w:t>::</w:t>
      </w:r>
    </w:p>
    <w:p w14:paraId="4A80DBFA" w14:textId="77777777" w:rsidR="004C02EF" w:rsidRPr="00E77497" w:rsidRDefault="004C02EF" w:rsidP="004C02EF">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14:paraId="4C83D6BE" w14:textId="77777777" w:rsidR="004C02EF" w:rsidRPr="00E77497" w:rsidRDefault="004C02EF" w:rsidP="004C02EF">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78D21774"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f  n  r  t  v</w:t>
      </w:r>
    </w:p>
    <w:p w14:paraId="2EDAB494" w14:textId="77777777" w:rsidR="004C02EF" w:rsidRPr="00E77497" w:rsidRDefault="004C02EF" w:rsidP="004C02EF">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174E59ED"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33DC8981" w14:textId="77777777" w:rsidR="004C02EF" w:rsidRPr="00E77497" w:rsidRDefault="004C02EF" w:rsidP="004C02EF">
      <w:pPr>
        <w:pStyle w:val="SyntaxRule"/>
      </w:pPr>
      <w:r w:rsidRPr="00E77497">
        <w:t xml:space="preserve">IdentityEscape </w:t>
      </w:r>
      <w:r w:rsidRPr="00E77497">
        <w:rPr>
          <w:rFonts w:ascii="Arial" w:hAnsi="Arial"/>
          <w:b/>
          <w:i w:val="0"/>
        </w:rPr>
        <w:t>::</w:t>
      </w:r>
    </w:p>
    <w:p w14:paraId="2E93DA61" w14:textId="77777777" w:rsidR="004C02EF" w:rsidRPr="00E77497" w:rsidRDefault="004C02EF" w:rsidP="004C02EF">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792D7DC5" w14:textId="77777777" w:rsidR="004C02EF" w:rsidRPr="00E77497" w:rsidRDefault="004C02EF" w:rsidP="004C02EF">
      <w:pPr>
        <w:pStyle w:val="SyntaxRule"/>
      </w:pPr>
      <w:r w:rsidRPr="00E77497">
        <w:t xml:space="preserve">DecimalEscape </w:t>
      </w:r>
      <w:r w:rsidRPr="00E77497">
        <w:rPr>
          <w:rFonts w:ascii="Arial" w:hAnsi="Arial"/>
          <w:b/>
          <w:i w:val="0"/>
        </w:rPr>
        <w:t>::</w:t>
      </w:r>
    </w:p>
    <w:p w14:paraId="613EFA28" w14:textId="77777777" w:rsidR="004C02EF" w:rsidRPr="00E77497" w:rsidRDefault="004C02EF" w:rsidP="004C02EF">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480FB9A8" w14:textId="77777777" w:rsidR="004C02EF" w:rsidRPr="00E77497" w:rsidRDefault="004C02EF" w:rsidP="004C02EF">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1E5235CE"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d  D  s  S  w  W</w:t>
      </w:r>
    </w:p>
    <w:p w14:paraId="52E6D628" w14:textId="77777777" w:rsidR="004C02EF" w:rsidRPr="00E77497" w:rsidRDefault="004C02EF" w:rsidP="004C02EF">
      <w:pPr>
        <w:pStyle w:val="SyntaxRule"/>
      </w:pPr>
      <w:r w:rsidRPr="00E77497">
        <w:t xml:space="preserve">CharacterClass  </w:t>
      </w:r>
      <w:r w:rsidRPr="00E77497">
        <w:rPr>
          <w:rFonts w:ascii="Arial" w:hAnsi="Arial"/>
          <w:b/>
          <w:i w:val="0"/>
        </w:rPr>
        <w:t>::</w:t>
      </w:r>
    </w:p>
    <w:p w14:paraId="7CB2B0D1" w14:textId="77777777" w:rsidR="004C02EF" w:rsidRPr="00E77497" w:rsidRDefault="004C02EF" w:rsidP="004C02EF">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6E363E87" w14:textId="77777777" w:rsidR="004C02EF" w:rsidRPr="00E77497" w:rsidRDefault="004C02EF" w:rsidP="004C02EF">
      <w:pPr>
        <w:pStyle w:val="SyntaxRule"/>
      </w:pPr>
      <w:r w:rsidRPr="00E77497">
        <w:t xml:space="preserve">ClassRanges </w:t>
      </w:r>
      <w:r w:rsidRPr="00E77497">
        <w:rPr>
          <w:rFonts w:ascii="Arial" w:hAnsi="Arial"/>
          <w:b/>
          <w:i w:val="0"/>
        </w:rPr>
        <w:t>::</w:t>
      </w:r>
    </w:p>
    <w:p w14:paraId="3209C3F2"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NonemptyClassRanges</w:t>
      </w:r>
    </w:p>
    <w:p w14:paraId="3BAEDAFA" w14:textId="77777777" w:rsidR="004C02EF" w:rsidRPr="00E77497" w:rsidRDefault="004C02EF" w:rsidP="004C02EF">
      <w:pPr>
        <w:pStyle w:val="SyntaxRule"/>
      </w:pPr>
      <w:r w:rsidRPr="00E77497">
        <w:t xml:space="preserve">NonemptyClassRanges </w:t>
      </w:r>
      <w:r w:rsidRPr="00E77497">
        <w:rPr>
          <w:rFonts w:ascii="Arial" w:hAnsi="Arial"/>
          <w:b/>
          <w:i w:val="0"/>
        </w:rPr>
        <w:t>::</w:t>
      </w:r>
    </w:p>
    <w:p w14:paraId="3E138E46" w14:textId="77777777" w:rsidR="004C02EF" w:rsidRPr="00E77497" w:rsidRDefault="004C02EF" w:rsidP="004C02EF">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0F45EB06" w14:textId="77777777" w:rsidR="004C02EF" w:rsidRPr="00E77497" w:rsidRDefault="004C02EF" w:rsidP="004C02EF">
      <w:pPr>
        <w:pStyle w:val="SyntaxRule"/>
      </w:pPr>
      <w:r w:rsidRPr="00E77497">
        <w:t xml:space="preserve">NonemptyClassRangesNoDash </w:t>
      </w:r>
      <w:r w:rsidRPr="00E77497">
        <w:rPr>
          <w:rFonts w:ascii="Arial" w:hAnsi="Arial"/>
          <w:b/>
          <w:i w:val="0"/>
        </w:rPr>
        <w:t>::</w:t>
      </w:r>
    </w:p>
    <w:p w14:paraId="0856059F" w14:textId="77777777" w:rsidR="004C02EF" w:rsidRPr="00E77497" w:rsidRDefault="004C02EF" w:rsidP="004C02EF">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67226054" w14:textId="77777777" w:rsidR="004C02EF" w:rsidRPr="00E77497" w:rsidRDefault="004C02EF" w:rsidP="004C02EF">
      <w:pPr>
        <w:pStyle w:val="SyntaxRule"/>
      </w:pPr>
      <w:r w:rsidRPr="00E77497">
        <w:t xml:space="preserve">ClassAtom </w:t>
      </w:r>
      <w:r w:rsidRPr="00E77497">
        <w:rPr>
          <w:rFonts w:ascii="Arial" w:hAnsi="Arial"/>
          <w:b/>
          <w:i w:val="0"/>
        </w:rPr>
        <w:t>::</w:t>
      </w:r>
    </w:p>
    <w:p w14:paraId="2CD65FDE" w14:textId="77777777" w:rsidR="004C02EF" w:rsidRPr="00E77497" w:rsidRDefault="004C02EF" w:rsidP="004C02EF">
      <w:pPr>
        <w:pStyle w:val="SyntaxDefinition"/>
      </w:pPr>
      <w:r w:rsidRPr="00E77497">
        <w:rPr>
          <w:rFonts w:ascii="Courier New" w:hAnsi="Courier New"/>
          <w:b/>
          <w:i w:val="0"/>
        </w:rPr>
        <w:t>-</w:t>
      </w:r>
      <w:r w:rsidRPr="00E77497">
        <w:br/>
        <w:t>ClassAtomNoDash</w:t>
      </w:r>
    </w:p>
    <w:p w14:paraId="372889F6" w14:textId="77777777" w:rsidR="004C02EF" w:rsidRPr="00E77497" w:rsidRDefault="004C02EF" w:rsidP="004C02EF">
      <w:pPr>
        <w:pStyle w:val="SyntaxRule"/>
      </w:pPr>
      <w:r w:rsidRPr="00E77497">
        <w:t xml:space="preserve">ClassAtomNoDash </w:t>
      </w:r>
      <w:r w:rsidRPr="00E77497">
        <w:rPr>
          <w:rFonts w:ascii="Arial" w:hAnsi="Arial"/>
          <w:b/>
          <w:i w:val="0"/>
        </w:rPr>
        <w:t>::</w:t>
      </w:r>
    </w:p>
    <w:p w14:paraId="294172B1" w14:textId="77777777" w:rsidR="004C02EF" w:rsidRPr="00E77497" w:rsidRDefault="004C02EF" w:rsidP="004C02EF">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4ED9BF59" w14:textId="77777777" w:rsidR="004C02EF" w:rsidRPr="00E77497" w:rsidRDefault="004C02EF" w:rsidP="004C02EF">
      <w:pPr>
        <w:pStyle w:val="SyntaxRule"/>
      </w:pPr>
      <w:r w:rsidRPr="00E77497">
        <w:t xml:space="preserve">ClassEscape </w:t>
      </w:r>
      <w:r w:rsidRPr="00E77497">
        <w:rPr>
          <w:rFonts w:ascii="Arial" w:hAnsi="Arial"/>
          <w:b/>
          <w:i w:val="0"/>
        </w:rPr>
        <w:t>::</w:t>
      </w:r>
    </w:p>
    <w:p w14:paraId="128EAB60" w14:textId="77777777" w:rsidR="004C02EF" w:rsidRPr="00E77497" w:rsidRDefault="004C02EF" w:rsidP="004C02EF">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065146E3" w14:textId="77777777" w:rsidR="004C02EF" w:rsidRPr="00E77497" w:rsidRDefault="004C02EF" w:rsidP="00F710D2">
      <w:pPr>
        <w:pStyle w:val="30"/>
        <w:numPr>
          <w:ilvl w:val="0"/>
          <w:numId w:val="0"/>
        </w:numPr>
      </w:pPr>
      <w:bookmarkStart w:id="29398" w:name="_Ref455931092"/>
      <w:bookmarkStart w:id="29399" w:name="_Toc472818956"/>
      <w:bookmarkStart w:id="29400" w:name="_Toc235503534"/>
      <w:bookmarkStart w:id="29401" w:name="_Toc241509309"/>
      <w:bookmarkStart w:id="29402" w:name="_Toc244416796"/>
      <w:bookmarkStart w:id="29403" w:name="_Toc276631160"/>
      <w:bookmarkStart w:id="29404" w:name="_Toc329528892"/>
      <w:r w:rsidRPr="00E77497">
        <w:t>15.10.2</w:t>
      </w:r>
      <w:r w:rsidRPr="00E77497">
        <w:tab/>
        <w:t>Pattern Semantics</w:t>
      </w:r>
      <w:bookmarkEnd w:id="29398"/>
      <w:bookmarkEnd w:id="29399"/>
      <w:bookmarkEnd w:id="29400"/>
      <w:bookmarkEnd w:id="29401"/>
      <w:bookmarkEnd w:id="29402"/>
      <w:bookmarkEnd w:id="29403"/>
      <w:bookmarkEnd w:id="29404"/>
    </w:p>
    <w:p w14:paraId="7719311A" w14:textId="77777777" w:rsidR="004C02EF" w:rsidRPr="00E77497" w:rsidRDefault="004C02EF" w:rsidP="004C02EF">
      <w:r w:rsidRPr="00E77497">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14:paraId="1C7DACF5" w14:textId="77777777" w:rsidR="004C02EF" w:rsidRPr="00E77497" w:rsidRDefault="004C02EF" w:rsidP="004C02EF">
      <w:pPr>
        <w:pStyle w:val="40"/>
        <w:numPr>
          <w:ilvl w:val="0"/>
          <w:numId w:val="0"/>
        </w:numPr>
      </w:pPr>
      <w:bookmarkStart w:id="29405" w:name="_Ref455931278"/>
      <w:r w:rsidRPr="00E77497">
        <w:t>15.10.2.1</w:t>
      </w:r>
      <w:r w:rsidRPr="00E77497">
        <w:tab/>
        <w:t>Notation</w:t>
      </w:r>
      <w:bookmarkEnd w:id="29405"/>
    </w:p>
    <w:p w14:paraId="1C60E5E2" w14:textId="77777777" w:rsidR="004C02EF" w:rsidRPr="00E77497" w:rsidRDefault="004C02EF" w:rsidP="004C02EF">
      <w:pPr>
        <w:spacing w:after="120"/>
      </w:pPr>
      <w:r w:rsidRPr="00E77497">
        <w:t>The descriptions below use the following variables:</w:t>
      </w:r>
    </w:p>
    <w:p w14:paraId="4C5FCF64" w14:textId="77777777" w:rsidR="004C02EF" w:rsidRPr="00E77497" w:rsidRDefault="004C02EF" w:rsidP="001F48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12A40353" w14:textId="77777777" w:rsidR="004C02EF" w:rsidRPr="00E77497" w:rsidRDefault="004C02EF" w:rsidP="001F48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14:paraId="39205262" w14:textId="77777777" w:rsidR="004C02EF" w:rsidRPr="00E77497" w:rsidRDefault="004C02EF" w:rsidP="001F48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28053B2A" w14:textId="77777777" w:rsidR="004C02EF" w:rsidRPr="00E77497" w:rsidRDefault="004C02EF" w:rsidP="001F482D">
      <w:pPr>
        <w:numPr>
          <w:ilvl w:val="0"/>
          <w:numId w:val="285"/>
        </w:numPr>
        <w:spacing w:after="60"/>
        <w:ind w:left="1080"/>
      </w:pPr>
      <w:r w:rsidRPr="00E77497">
        <w:rPr>
          <w:rFonts w:ascii="Times New Roman" w:hAnsi="Times New Roman"/>
          <w:i/>
        </w:rPr>
        <w:t>IgnoreCase</w:t>
      </w:r>
      <w:r w:rsidRPr="00E77497">
        <w:t xml:space="preserve"> is the setting of the RegExp object's </w:t>
      </w:r>
      <w:r w:rsidRPr="00E77497">
        <w:rPr>
          <w:rFonts w:ascii="Courier New" w:hAnsi="Courier New"/>
          <w:b/>
        </w:rPr>
        <w:t>ignoreCase</w:t>
      </w:r>
      <w:r w:rsidRPr="00E77497">
        <w:t xml:space="preserve"> property.</w:t>
      </w:r>
    </w:p>
    <w:p w14:paraId="6BBB919F" w14:textId="77777777" w:rsidR="004C02EF" w:rsidRPr="00E77497" w:rsidRDefault="004C02EF" w:rsidP="001F482D">
      <w:pPr>
        <w:numPr>
          <w:ilvl w:val="0"/>
          <w:numId w:val="285"/>
        </w:numPr>
        <w:ind w:left="1080"/>
      </w:pPr>
      <w:r w:rsidRPr="00E77497">
        <w:rPr>
          <w:rFonts w:ascii="Times New Roman" w:hAnsi="Times New Roman"/>
          <w:i/>
        </w:rPr>
        <w:t>Multiline</w:t>
      </w:r>
      <w:r w:rsidRPr="00E77497">
        <w:t xml:space="preserve"> is the setting of the RegExp object’s </w:t>
      </w:r>
      <w:r w:rsidRPr="00E77497">
        <w:rPr>
          <w:rFonts w:ascii="Courier New" w:hAnsi="Courier New"/>
          <w:b/>
        </w:rPr>
        <w:t>multiline</w:t>
      </w:r>
      <w:r w:rsidRPr="00E77497">
        <w:t xml:space="preserve"> property.</w:t>
      </w:r>
    </w:p>
    <w:p w14:paraId="15CE7906" w14:textId="77777777" w:rsidR="004C02EF" w:rsidRPr="00E77497" w:rsidRDefault="004C02EF" w:rsidP="004C02EF">
      <w:r w:rsidRPr="00E77497">
        <w:t>Furthermore, the descriptions below use the following internal data structures:</w:t>
      </w:r>
    </w:p>
    <w:p w14:paraId="2D05A330"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14:paraId="4C523144"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an internal array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0838ECD3"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0AE21C71"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1F69E0F6"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3BE802E7" w14:textId="77777777" w:rsidR="004C02EF" w:rsidRPr="00E77497" w:rsidRDefault="004C02EF" w:rsidP="001F48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14:paraId="4EC420F9" w14:textId="77777777" w:rsidR="004C02EF" w:rsidRPr="00E77497" w:rsidRDefault="004C02EF" w:rsidP="001F48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5531CE1E" w14:textId="77777777" w:rsidR="004C02EF" w:rsidRPr="00E77497" w:rsidRDefault="004C02EF" w:rsidP="004C02EF">
      <w:pPr>
        <w:pStyle w:val="40"/>
        <w:numPr>
          <w:ilvl w:val="0"/>
          <w:numId w:val="0"/>
        </w:numPr>
      </w:pPr>
      <w:r w:rsidRPr="00E77497">
        <w:t>15.10.2.2</w:t>
      </w:r>
      <w:r w:rsidRPr="00E77497">
        <w:tab/>
        <w:t>Pattern</w:t>
      </w:r>
    </w:p>
    <w:p w14:paraId="72BD30AF" w14:textId="77777777" w:rsidR="004C02EF" w:rsidRPr="00E77497" w:rsidRDefault="004C02EF" w:rsidP="004C02EF">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5F0196F8" w14:textId="77777777" w:rsidR="004C02EF" w:rsidRPr="00E77497" w:rsidRDefault="004C02EF" w:rsidP="001F48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14:paraId="5B09896D" w14:textId="77777777" w:rsidR="004C02EF" w:rsidRPr="00E77497" w:rsidRDefault="004C02EF" w:rsidP="001F48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17E9F291" w14:textId="77777777" w:rsidR="004C02EF" w:rsidRPr="00E77497" w:rsidRDefault="004C02EF" w:rsidP="001F48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This variable will be used throughout the algorithms in 15.10.2.</w:t>
      </w:r>
    </w:p>
    <w:p w14:paraId="050B6199" w14:textId="77777777" w:rsidR="004C02EF" w:rsidRPr="00E77497" w:rsidRDefault="004C02EF" w:rsidP="001F48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This variable will be used throughout the algorithms in 15.10.2.</w:t>
      </w:r>
    </w:p>
    <w:p w14:paraId="20ABD18C" w14:textId="77777777" w:rsidR="004C02EF" w:rsidRPr="00E77497" w:rsidRDefault="004C02EF" w:rsidP="001F48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14:paraId="7A92ACB7" w14:textId="77777777" w:rsidR="004C02EF" w:rsidRPr="00E77497" w:rsidRDefault="004C02EF" w:rsidP="001F482D">
      <w:pPr>
        <w:pStyle w:val="Alg40"/>
        <w:numPr>
          <w:ilvl w:val="0"/>
          <w:numId w:val="402"/>
        </w:numPr>
        <w:ind w:left="1800" w:hanging="270"/>
      </w:pPr>
      <w:r w:rsidRPr="00E77497">
        <w:t xml:space="preserve">Let </w:t>
      </w:r>
      <w:r w:rsidRPr="00E77497">
        <w:rPr>
          <w:i/>
        </w:rPr>
        <w:t>cap</w:t>
      </w:r>
      <w:r w:rsidRPr="00E77497">
        <w:t xml:space="preserve"> be an internal array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67F8E5E9" w14:textId="77777777" w:rsidR="004C02EF" w:rsidRPr="00E77497" w:rsidRDefault="004C02EF" w:rsidP="001F48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14:paraId="5298F82E" w14:textId="77777777" w:rsidR="004C02EF" w:rsidRPr="00E77497" w:rsidRDefault="004C02EF" w:rsidP="001F48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5175E310" w14:textId="77777777" w:rsidR="004C02EF" w:rsidRPr="00E77497" w:rsidRDefault="004C02EF" w:rsidP="004C02EF">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15.10.2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3294BB4C" w14:textId="77777777" w:rsidR="004C02EF" w:rsidRPr="00E77497" w:rsidRDefault="004C02EF" w:rsidP="004C02EF">
      <w:pPr>
        <w:pStyle w:val="40"/>
        <w:numPr>
          <w:ilvl w:val="0"/>
          <w:numId w:val="0"/>
        </w:numPr>
      </w:pPr>
      <w:r w:rsidRPr="00E77497">
        <w:t>15.10.2.3</w:t>
      </w:r>
      <w:r w:rsidRPr="00E77497">
        <w:tab/>
        <w:t>Disjunction</w:t>
      </w:r>
    </w:p>
    <w:p w14:paraId="0EE22E53"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E77497">
        <w:rPr>
          <w:rFonts w:ascii="Times New Roman" w:hAnsi="Times New Roman"/>
          <w:i/>
        </w:rPr>
        <w:t>Matcher</w:t>
      </w:r>
      <w:r w:rsidRPr="00E77497">
        <w:t xml:space="preserve"> and returning that </w:t>
      </w:r>
      <w:r w:rsidRPr="00E77497">
        <w:rPr>
          <w:rFonts w:ascii="Times New Roman" w:hAnsi="Times New Roman"/>
          <w:i/>
        </w:rPr>
        <w:t>Matcher</w:t>
      </w:r>
      <w:r w:rsidRPr="00E77497">
        <w:t>.</w:t>
      </w:r>
    </w:p>
    <w:p w14:paraId="1617E638"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2DE7B16F" w14:textId="77777777" w:rsidR="004C02EF" w:rsidRPr="00E77497" w:rsidRDefault="004C02EF" w:rsidP="001F48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14:paraId="2C8EC6EB" w14:textId="77777777" w:rsidR="004C02EF" w:rsidRPr="00E77497" w:rsidRDefault="004C02EF" w:rsidP="001F48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14:paraId="7C71E5CE" w14:textId="77777777" w:rsidR="004C02EF" w:rsidRPr="00E77497" w:rsidRDefault="004C02EF" w:rsidP="001F48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388A1822" w14:textId="77777777" w:rsidR="004C02EF" w:rsidRPr="00E77497" w:rsidRDefault="004C02EF" w:rsidP="001F48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14:paraId="24CC936A" w14:textId="77777777" w:rsidR="004C02EF" w:rsidRPr="00E77497" w:rsidRDefault="004C02EF" w:rsidP="001F48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14:paraId="574012C9" w14:textId="77777777" w:rsidR="004C02EF" w:rsidRPr="00E77497" w:rsidRDefault="004C02EF" w:rsidP="001F48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14:paraId="501D9B96" w14:textId="77777777" w:rsidR="004C02EF" w:rsidRPr="00E77497" w:rsidRDefault="004C02EF" w:rsidP="004C02EF">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1AE698EB" w14:textId="77777777" w:rsidR="004C02EF" w:rsidRPr="00E77497" w:rsidRDefault="004C02EF" w:rsidP="004C02EF">
      <w:pPr>
        <w:pStyle w:val="CodeSample4"/>
        <w:spacing w:after="60"/>
        <w:ind w:left="2059"/>
        <w:rPr>
          <w:sz w:val="18"/>
          <w:szCs w:val="18"/>
        </w:rPr>
      </w:pPr>
      <w:r w:rsidRPr="00E77497">
        <w:rPr>
          <w:sz w:val="18"/>
          <w:szCs w:val="18"/>
        </w:rPr>
        <w:t>/a|ab/.exec("abc")</w:t>
      </w:r>
    </w:p>
    <w:p w14:paraId="1B853788" w14:textId="77777777" w:rsidR="004C02EF" w:rsidRPr="00E77497" w:rsidRDefault="004C02EF" w:rsidP="004C02EF">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60B00CCF" w14:textId="77777777" w:rsidR="004C02EF" w:rsidRPr="00E77497" w:rsidRDefault="004C02EF" w:rsidP="004C02EF">
      <w:pPr>
        <w:pStyle w:val="CodeSample4"/>
        <w:spacing w:after="60"/>
        <w:ind w:left="2059"/>
        <w:rPr>
          <w:sz w:val="18"/>
          <w:szCs w:val="18"/>
        </w:rPr>
      </w:pPr>
      <w:r w:rsidRPr="00E77497">
        <w:rPr>
          <w:sz w:val="18"/>
          <w:szCs w:val="18"/>
        </w:rPr>
        <w:t>/((a)|(ab))((c)|(bc))/.exec("abc")</w:t>
      </w:r>
    </w:p>
    <w:p w14:paraId="5CE84813" w14:textId="77777777" w:rsidR="004C02EF" w:rsidRPr="00E77497" w:rsidRDefault="004C02EF" w:rsidP="004C02EF">
      <w:pPr>
        <w:pStyle w:val="Note"/>
        <w:spacing w:after="60"/>
      </w:pPr>
      <w:r w:rsidRPr="00E77497">
        <w:t>returns the array</w:t>
      </w:r>
    </w:p>
    <w:p w14:paraId="5621E9CD" w14:textId="77777777" w:rsidR="004C02EF" w:rsidRPr="00E77497" w:rsidRDefault="004C02EF" w:rsidP="004C02EF">
      <w:pPr>
        <w:pStyle w:val="CodeSample4"/>
        <w:spacing w:after="60"/>
        <w:ind w:left="2059"/>
        <w:rPr>
          <w:sz w:val="18"/>
          <w:szCs w:val="18"/>
        </w:rPr>
      </w:pPr>
      <w:r w:rsidRPr="00E77497">
        <w:rPr>
          <w:sz w:val="18"/>
          <w:szCs w:val="18"/>
        </w:rPr>
        <w:t>["abc", "a", "a", undefined, "bc", undefined, "bc"]</w:t>
      </w:r>
    </w:p>
    <w:p w14:paraId="6E1342B3" w14:textId="77777777" w:rsidR="004C02EF" w:rsidRPr="00E77497" w:rsidRDefault="004C02EF" w:rsidP="004C02EF">
      <w:pPr>
        <w:pStyle w:val="Note"/>
        <w:spacing w:after="60"/>
      </w:pPr>
      <w:r w:rsidRPr="00E77497">
        <w:t>and not</w:t>
      </w:r>
    </w:p>
    <w:p w14:paraId="73F2B613" w14:textId="77777777" w:rsidR="004C02EF" w:rsidRPr="00E77497" w:rsidRDefault="004C02EF" w:rsidP="004C02EF">
      <w:pPr>
        <w:pStyle w:val="CodeSample4"/>
        <w:ind w:left="2058" w:hanging="357"/>
        <w:rPr>
          <w:sz w:val="18"/>
          <w:szCs w:val="18"/>
        </w:rPr>
      </w:pPr>
      <w:r w:rsidRPr="00E77497">
        <w:rPr>
          <w:sz w:val="18"/>
          <w:szCs w:val="18"/>
        </w:rPr>
        <w:t>["abc", "ab", undefined, "ab", "c", "c", undefined]</w:t>
      </w:r>
    </w:p>
    <w:p w14:paraId="413FEA38" w14:textId="77777777" w:rsidR="004C02EF" w:rsidRPr="00E77497" w:rsidRDefault="004C02EF" w:rsidP="004C02EF">
      <w:pPr>
        <w:pStyle w:val="40"/>
        <w:numPr>
          <w:ilvl w:val="0"/>
          <w:numId w:val="0"/>
        </w:numPr>
      </w:pPr>
      <w:r w:rsidRPr="00E77497">
        <w:t>15.10.2.4</w:t>
      </w:r>
      <w:r w:rsidRPr="00E77497">
        <w:tab/>
        <w:t>Alternative</w:t>
      </w:r>
    </w:p>
    <w:p w14:paraId="4C092ECD"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17553AC1"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3BBBAE25" w14:textId="77777777" w:rsidR="004C02EF" w:rsidRPr="00E77497" w:rsidRDefault="004C02EF" w:rsidP="001F48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14:paraId="2A14857A" w14:textId="77777777" w:rsidR="004C02EF" w:rsidRPr="00E77497" w:rsidRDefault="004C02EF" w:rsidP="001F48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14:paraId="70517076" w14:textId="77777777" w:rsidR="004C02EF" w:rsidRPr="00E77497" w:rsidRDefault="004C02EF" w:rsidP="001F48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7F544238" w14:textId="77777777" w:rsidR="004C02EF" w:rsidRPr="00E77497" w:rsidRDefault="004C02EF" w:rsidP="001F48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5E7D5926" w14:textId="77777777" w:rsidR="004C02EF" w:rsidRPr="00E77497" w:rsidRDefault="004C02EF" w:rsidP="001F48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09D1FBEC" w14:textId="77777777" w:rsidR="004C02EF" w:rsidRPr="00E77497" w:rsidRDefault="004C02EF" w:rsidP="004C02EF">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57BA3C8A" w14:textId="77777777" w:rsidR="004C02EF" w:rsidRPr="00E77497" w:rsidRDefault="004C02EF" w:rsidP="004C02EF">
      <w:pPr>
        <w:pStyle w:val="40"/>
        <w:numPr>
          <w:ilvl w:val="0"/>
          <w:numId w:val="0"/>
        </w:numPr>
      </w:pPr>
      <w:bookmarkStart w:id="29406" w:name="_Hlt463788138"/>
      <w:bookmarkStart w:id="29407" w:name="_Ref457710778"/>
      <w:bookmarkEnd w:id="29406"/>
      <w:r w:rsidRPr="00E77497">
        <w:t>15.10.2.5</w:t>
      </w:r>
      <w:r w:rsidRPr="00E77497">
        <w:tab/>
        <w:t>Term</w:t>
      </w:r>
      <w:bookmarkEnd w:id="29407"/>
    </w:p>
    <w:p w14:paraId="1EB14FA1"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134890A2" w14:textId="77777777" w:rsidR="004C02EF" w:rsidRPr="00E77497" w:rsidRDefault="004C02EF" w:rsidP="001F48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14:paraId="61E152B8" w14:textId="77777777" w:rsidR="004C02EF" w:rsidRPr="00E77497" w:rsidRDefault="004C02EF" w:rsidP="001F48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14:paraId="1C2F3BB5" w14:textId="77777777" w:rsidR="004C02EF" w:rsidRPr="00E77497" w:rsidRDefault="004C02EF" w:rsidP="001F48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14:paraId="5B124094" w14:textId="77777777" w:rsidR="004C02EF" w:rsidRPr="00E77497" w:rsidRDefault="004C02EF" w:rsidP="001F48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14:paraId="664465F3"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14:paraId="6908029A"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7358BA4A" w14:textId="77777777" w:rsidR="004C02EF" w:rsidRPr="00E77497" w:rsidRDefault="004C02EF" w:rsidP="001F48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14:paraId="2DEF9BC0" w14:textId="77777777" w:rsidR="004C02EF" w:rsidRPr="00546435" w:rsidRDefault="004C02EF" w:rsidP="001F48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5C36D9C2" w14:textId="77777777" w:rsidR="004C02EF" w:rsidRPr="00E77497" w:rsidRDefault="004C02EF" w:rsidP="001F48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3F4CCC7B" w14:textId="77777777" w:rsidR="004C02EF" w:rsidRPr="00E77497" w:rsidRDefault="004C02EF" w:rsidP="001F48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004D5ED5" w14:textId="77777777" w:rsidR="004C02EF" w:rsidRPr="00E77497" w:rsidRDefault="004C02EF" w:rsidP="001F48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333BC42E" w14:textId="77777777" w:rsidR="004C02EF" w:rsidRPr="00E77497" w:rsidRDefault="004C02EF" w:rsidP="001F48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16E1F866" w14:textId="77777777" w:rsidR="004C02EF" w:rsidRPr="00E77497" w:rsidRDefault="004C02EF" w:rsidP="001F48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76032131" w14:textId="77777777" w:rsidR="004C02EF" w:rsidRPr="00E77497" w:rsidRDefault="004C02EF" w:rsidP="004C02EF">
      <w:r w:rsidRPr="00E77497">
        <w:t xml:space="preserve">The abstract operation </w:t>
      </w:r>
      <w:r w:rsidRPr="00E77497">
        <w:rPr>
          <w:i/>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711D4138" w14:textId="77777777" w:rsidR="004C02EF" w:rsidRPr="00E77497" w:rsidRDefault="004C02EF" w:rsidP="001F48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14:paraId="0A5BFB41" w14:textId="77777777" w:rsidR="004C02EF" w:rsidRPr="00E77497" w:rsidRDefault="004C02EF" w:rsidP="001F48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14:paraId="05C2B479" w14:textId="77777777" w:rsidR="004C02EF" w:rsidRPr="00E77497" w:rsidRDefault="004C02EF" w:rsidP="001F48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14:paraId="199240DA"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14:paraId="1ACEBC32"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14:paraId="08168B35" w14:textId="77777777" w:rsidR="004C02EF" w:rsidRPr="00E77497" w:rsidRDefault="004C02EF" w:rsidP="001F48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63E716D7" w14:textId="77777777" w:rsidR="004C02EF" w:rsidRPr="00E77497" w:rsidRDefault="004C02EF" w:rsidP="001F48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internal array.</w:t>
      </w:r>
    </w:p>
    <w:p w14:paraId="336424DA" w14:textId="77777777" w:rsidR="004C02EF" w:rsidRPr="00E77497" w:rsidRDefault="004C02EF" w:rsidP="001F48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14:paraId="23E68482" w14:textId="77777777" w:rsidR="004C02EF" w:rsidRPr="00E77497" w:rsidRDefault="004C02EF" w:rsidP="001F48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5D762360" w14:textId="77777777" w:rsidR="004C02EF" w:rsidRPr="00E77497" w:rsidRDefault="004C02EF" w:rsidP="001F48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14:paraId="183803E7" w14:textId="77777777" w:rsidR="004C02EF" w:rsidRPr="00E77497" w:rsidRDefault="004C02EF" w:rsidP="001F48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14:paraId="37FA6938" w14:textId="77777777" w:rsidR="004C02EF" w:rsidRPr="00E77497" w:rsidRDefault="004C02EF" w:rsidP="001F48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14:paraId="1CA35AF1" w14:textId="77777777" w:rsidR="004C02EF" w:rsidRPr="00E77497" w:rsidRDefault="004C02EF" w:rsidP="001F48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14:paraId="41E4A1F9" w14:textId="77777777" w:rsidR="004C02EF" w:rsidRPr="00E77497" w:rsidRDefault="004C02EF" w:rsidP="001F48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7B269FCD" w14:textId="77777777" w:rsidR="004C02EF" w:rsidRPr="00E77497" w:rsidRDefault="004C02EF" w:rsidP="001F48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14:paraId="13CD6D38" w14:textId="77777777" w:rsidR="004C02EF" w:rsidRPr="00E77497" w:rsidRDefault="004C02EF" w:rsidP="001F48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14:paraId="4AE3A6A1" w14:textId="77777777" w:rsidR="004C02EF" w:rsidRPr="00E77497" w:rsidRDefault="004C02EF" w:rsidP="001F48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1A7C4B8D" w14:textId="77777777" w:rsidR="004C02EF" w:rsidRPr="00E77497" w:rsidRDefault="004C02EF" w:rsidP="001F48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14:paraId="2D6B2AA1" w14:textId="77777777" w:rsidR="004C02EF" w:rsidRPr="00E77497" w:rsidRDefault="004C02EF" w:rsidP="004C02EF">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14:paraId="034F2421" w14:textId="77777777" w:rsidR="004C02EF" w:rsidRPr="00E77497" w:rsidRDefault="004C02EF" w:rsidP="004C02EF">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0E29BDF7" w14:textId="77777777" w:rsidR="004C02EF" w:rsidRPr="00E77497" w:rsidRDefault="004C02EF" w:rsidP="004C02EF">
      <w:pPr>
        <w:pStyle w:val="Note"/>
        <w:spacing w:after="60"/>
      </w:pPr>
      <w:r w:rsidRPr="00E77497">
        <w:t>Compare</w:t>
      </w:r>
    </w:p>
    <w:p w14:paraId="72695424" w14:textId="77777777" w:rsidR="004C02EF" w:rsidRPr="00E77497" w:rsidRDefault="004C02EF" w:rsidP="004C02EF">
      <w:pPr>
        <w:pStyle w:val="CodeSample4"/>
        <w:spacing w:after="60"/>
        <w:ind w:left="2059"/>
        <w:rPr>
          <w:sz w:val="18"/>
        </w:rPr>
      </w:pPr>
      <w:r w:rsidRPr="00E77497">
        <w:rPr>
          <w:sz w:val="18"/>
        </w:rPr>
        <w:t>/a[a-z]{2,4}/.exec("abcdefghi")</w:t>
      </w:r>
    </w:p>
    <w:p w14:paraId="4DCDEEC0" w14:textId="77777777" w:rsidR="004C02EF" w:rsidRPr="00E77497" w:rsidRDefault="004C02EF" w:rsidP="004C02EF">
      <w:pPr>
        <w:pStyle w:val="Note"/>
        <w:spacing w:after="60"/>
      </w:pPr>
      <w:r w:rsidRPr="00E77497">
        <w:t xml:space="preserve">which returns </w:t>
      </w:r>
      <w:r w:rsidRPr="00E77497">
        <w:rPr>
          <w:rFonts w:ascii="Courier New" w:hAnsi="Courier New"/>
          <w:b/>
        </w:rPr>
        <w:t>"abcde"</w:t>
      </w:r>
      <w:r w:rsidRPr="00E77497">
        <w:t xml:space="preserve"> with</w:t>
      </w:r>
    </w:p>
    <w:p w14:paraId="704D1762" w14:textId="77777777" w:rsidR="004C02EF" w:rsidRPr="00E77497" w:rsidRDefault="004C02EF" w:rsidP="004C02EF">
      <w:pPr>
        <w:pStyle w:val="CodeSample4"/>
        <w:spacing w:after="60"/>
        <w:ind w:left="2059"/>
        <w:rPr>
          <w:sz w:val="18"/>
        </w:rPr>
      </w:pPr>
      <w:r w:rsidRPr="00E77497">
        <w:rPr>
          <w:sz w:val="18"/>
        </w:rPr>
        <w:t>/a[a-z]{2,4}?/.exec("abcdefghi")</w:t>
      </w:r>
    </w:p>
    <w:p w14:paraId="5887106C" w14:textId="77777777" w:rsidR="004C02EF" w:rsidRPr="00E77497" w:rsidRDefault="004C02EF" w:rsidP="004C02EF">
      <w:pPr>
        <w:pStyle w:val="Note"/>
      </w:pPr>
      <w:r w:rsidRPr="00E77497">
        <w:t xml:space="preserve">which returns </w:t>
      </w:r>
      <w:r w:rsidRPr="00E77497">
        <w:rPr>
          <w:rFonts w:ascii="Courier New" w:hAnsi="Courier New"/>
          <w:b/>
        </w:rPr>
        <w:t>"abc"</w:t>
      </w:r>
      <w:r w:rsidRPr="00E77497">
        <w:t>.</w:t>
      </w:r>
    </w:p>
    <w:p w14:paraId="508DE8F5" w14:textId="77777777" w:rsidR="004C02EF" w:rsidRPr="00E77497" w:rsidRDefault="004C02EF" w:rsidP="004C02EF">
      <w:pPr>
        <w:pStyle w:val="Note"/>
        <w:spacing w:after="60"/>
      </w:pPr>
      <w:r w:rsidRPr="00E77497">
        <w:t>Consider also</w:t>
      </w:r>
    </w:p>
    <w:p w14:paraId="6F2EE428" w14:textId="77777777" w:rsidR="004C02EF" w:rsidRPr="00E77497" w:rsidRDefault="004C02EF" w:rsidP="004C02EF">
      <w:pPr>
        <w:pStyle w:val="CodeSample4"/>
        <w:spacing w:after="60"/>
        <w:ind w:left="2059"/>
        <w:rPr>
          <w:sz w:val="18"/>
        </w:rPr>
      </w:pPr>
      <w:r w:rsidRPr="00E77497">
        <w:rPr>
          <w:sz w:val="18"/>
        </w:rPr>
        <w:t>/(aa|aabaac|ba|b|c)*/.exec("aabaac")</w:t>
      </w:r>
    </w:p>
    <w:p w14:paraId="74F3B49C" w14:textId="77777777" w:rsidR="004C02EF" w:rsidRPr="00E77497" w:rsidRDefault="004C02EF" w:rsidP="004C02EF">
      <w:pPr>
        <w:pStyle w:val="Note"/>
        <w:spacing w:after="60"/>
      </w:pPr>
      <w:r w:rsidRPr="00E77497">
        <w:t>which, by the choice point ordering above, returns the array</w:t>
      </w:r>
    </w:p>
    <w:p w14:paraId="4464BC08" w14:textId="77777777" w:rsidR="004C02EF" w:rsidRPr="00E77497" w:rsidRDefault="004C02EF" w:rsidP="004C02EF">
      <w:pPr>
        <w:pStyle w:val="CodeSample4"/>
        <w:spacing w:after="60"/>
        <w:ind w:left="2059"/>
        <w:rPr>
          <w:sz w:val="18"/>
        </w:rPr>
      </w:pPr>
      <w:r w:rsidRPr="00E77497">
        <w:rPr>
          <w:sz w:val="18"/>
        </w:rPr>
        <w:t>["aaba", "ba"]</w:t>
      </w:r>
    </w:p>
    <w:p w14:paraId="678E6661" w14:textId="77777777" w:rsidR="004C02EF" w:rsidRPr="00E77497" w:rsidRDefault="004C02EF" w:rsidP="004C02EF">
      <w:pPr>
        <w:pStyle w:val="Note"/>
        <w:spacing w:after="60"/>
      </w:pPr>
      <w:r w:rsidRPr="00E77497">
        <w:t>and not any of:</w:t>
      </w:r>
    </w:p>
    <w:p w14:paraId="5CFA9185" w14:textId="77777777" w:rsidR="004C02EF" w:rsidRPr="00E77497" w:rsidRDefault="004C02EF" w:rsidP="004C02EF">
      <w:pPr>
        <w:pStyle w:val="CodeSample4"/>
        <w:spacing w:after="60"/>
        <w:ind w:left="2059"/>
        <w:contextualSpacing/>
        <w:rPr>
          <w:sz w:val="18"/>
        </w:rPr>
      </w:pPr>
      <w:r w:rsidRPr="00E77497">
        <w:rPr>
          <w:sz w:val="18"/>
        </w:rPr>
        <w:t>["aabaac", "aabaac"]</w:t>
      </w:r>
    </w:p>
    <w:p w14:paraId="13AD85F1" w14:textId="77777777" w:rsidR="004C02EF" w:rsidRPr="00E77497" w:rsidRDefault="004C02EF" w:rsidP="004C02EF">
      <w:pPr>
        <w:pStyle w:val="CodeSample4"/>
        <w:spacing w:after="60"/>
        <w:ind w:left="2059"/>
        <w:rPr>
          <w:sz w:val="18"/>
        </w:rPr>
      </w:pPr>
      <w:r w:rsidRPr="00E77497">
        <w:rPr>
          <w:sz w:val="18"/>
        </w:rPr>
        <w:t>["aabaac", "c"]</w:t>
      </w:r>
    </w:p>
    <w:p w14:paraId="02F8343D" w14:textId="77777777" w:rsidR="004C02EF" w:rsidRPr="00E77497" w:rsidRDefault="004C02EF" w:rsidP="004C02EF">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06F8B8CB" w14:textId="77777777" w:rsidR="004C02EF" w:rsidRPr="00E77497" w:rsidRDefault="004C02EF" w:rsidP="004C02EF">
      <w:pPr>
        <w:pStyle w:val="CodeSample4"/>
        <w:spacing w:after="60"/>
        <w:ind w:left="2059"/>
        <w:rPr>
          <w:sz w:val="18"/>
        </w:rPr>
      </w:pPr>
      <w:r w:rsidRPr="00E77497">
        <w:rPr>
          <w:sz w:val="18"/>
        </w:rPr>
        <w:t>"aaaaaaaaaa,aaaaaaaaaaaaaaa".replace(/^(a+)\1*,\1+$/,"$1")</w:t>
      </w:r>
    </w:p>
    <w:p w14:paraId="0ED5F2CF" w14:textId="77777777" w:rsidR="004C02EF" w:rsidRPr="00E77497" w:rsidRDefault="004C02EF" w:rsidP="004C02EF">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40D09601" w14:textId="77777777" w:rsidR="004C02EF" w:rsidRPr="00E77497" w:rsidRDefault="004C02EF" w:rsidP="004C02EF">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1D177267" w14:textId="77777777" w:rsidR="004C02EF" w:rsidRPr="00E77497" w:rsidRDefault="004C02EF" w:rsidP="004C02EF">
      <w:pPr>
        <w:pStyle w:val="CodeSample4"/>
        <w:spacing w:after="60"/>
        <w:ind w:left="2059"/>
        <w:rPr>
          <w:sz w:val="18"/>
        </w:rPr>
      </w:pPr>
      <w:r w:rsidRPr="00E77497">
        <w:rPr>
          <w:sz w:val="18"/>
        </w:rPr>
        <w:t>/(z)((a+)?(b+)?(c))*/.exec("zaacbbbcac")</w:t>
      </w:r>
    </w:p>
    <w:p w14:paraId="278CA6E5" w14:textId="77777777" w:rsidR="004C02EF" w:rsidRPr="00E77497" w:rsidRDefault="004C02EF" w:rsidP="004C02EF">
      <w:pPr>
        <w:pStyle w:val="Note"/>
        <w:spacing w:after="60"/>
      </w:pPr>
      <w:r w:rsidRPr="00E77497">
        <w:t>which returns the array</w:t>
      </w:r>
    </w:p>
    <w:p w14:paraId="59EB71FC" w14:textId="77777777" w:rsidR="004C02EF" w:rsidRPr="00E77497" w:rsidRDefault="004C02EF" w:rsidP="004C02EF">
      <w:pPr>
        <w:pStyle w:val="CodeSample4"/>
        <w:spacing w:after="60"/>
        <w:ind w:left="2059"/>
        <w:rPr>
          <w:sz w:val="18"/>
        </w:rPr>
      </w:pPr>
      <w:r w:rsidRPr="00E77497">
        <w:rPr>
          <w:sz w:val="18"/>
        </w:rPr>
        <w:t>["zaacbbbcac", "z", "ac", "a", undefined, "c"]</w:t>
      </w:r>
    </w:p>
    <w:p w14:paraId="3880C5BC" w14:textId="77777777" w:rsidR="004C02EF" w:rsidRPr="00E77497" w:rsidRDefault="004C02EF" w:rsidP="004C02EF">
      <w:pPr>
        <w:pStyle w:val="Note"/>
        <w:spacing w:after="60"/>
      </w:pPr>
      <w:r w:rsidRPr="00E77497">
        <w:t>and not</w:t>
      </w:r>
    </w:p>
    <w:p w14:paraId="3F2E9A6F" w14:textId="77777777" w:rsidR="004C02EF" w:rsidRPr="00E77497" w:rsidRDefault="004C02EF" w:rsidP="004C02EF">
      <w:pPr>
        <w:pStyle w:val="CodeSample4"/>
        <w:spacing w:after="60"/>
        <w:ind w:left="2059"/>
        <w:rPr>
          <w:sz w:val="18"/>
        </w:rPr>
      </w:pPr>
      <w:r w:rsidRPr="00E77497">
        <w:rPr>
          <w:sz w:val="18"/>
        </w:rPr>
        <w:t>["zaacbbbcac", "z", "ac", "a", "bbb", "c"]</w:t>
      </w:r>
    </w:p>
    <w:p w14:paraId="79E765B1" w14:textId="77777777" w:rsidR="004C02EF" w:rsidRPr="00E77497" w:rsidRDefault="004C02EF" w:rsidP="004C02EF">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3D35418B" w14:textId="77777777" w:rsidR="004C02EF" w:rsidRPr="00E77497" w:rsidRDefault="004C02EF" w:rsidP="004C02EF">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14:paraId="3F205048" w14:textId="77777777" w:rsidR="004C02EF" w:rsidRPr="00E77497" w:rsidRDefault="004C02EF" w:rsidP="004C02EF">
      <w:pPr>
        <w:pStyle w:val="CodeSample4"/>
        <w:spacing w:after="60"/>
        <w:ind w:left="2059"/>
        <w:rPr>
          <w:sz w:val="18"/>
        </w:rPr>
      </w:pPr>
      <w:r w:rsidRPr="00E77497">
        <w:rPr>
          <w:sz w:val="18"/>
        </w:rPr>
        <w:t>/(a*)*/.exec("b")</w:t>
      </w:r>
    </w:p>
    <w:p w14:paraId="55B4AB61" w14:textId="77777777" w:rsidR="004C02EF" w:rsidRPr="00E77497" w:rsidRDefault="004C02EF" w:rsidP="004C02EF">
      <w:pPr>
        <w:pStyle w:val="Note"/>
        <w:spacing w:after="60"/>
      </w:pPr>
      <w:r w:rsidRPr="00E77497">
        <w:t>or the slightly more complicated:</w:t>
      </w:r>
    </w:p>
    <w:p w14:paraId="0F1F7E2F" w14:textId="77777777" w:rsidR="004C02EF" w:rsidRPr="00E77497" w:rsidRDefault="004C02EF" w:rsidP="004C02EF">
      <w:pPr>
        <w:pStyle w:val="CodeSample4"/>
        <w:spacing w:after="60"/>
        <w:ind w:left="2059"/>
        <w:rPr>
          <w:sz w:val="18"/>
        </w:rPr>
      </w:pPr>
      <w:r w:rsidRPr="00E77497">
        <w:rPr>
          <w:sz w:val="18"/>
        </w:rPr>
        <w:t>/(a*)b\1+/.exec("baaaac")</w:t>
      </w:r>
    </w:p>
    <w:p w14:paraId="463891AA" w14:textId="77777777" w:rsidR="004C02EF" w:rsidRPr="00E77497" w:rsidRDefault="004C02EF" w:rsidP="004C02EF">
      <w:pPr>
        <w:pStyle w:val="Note"/>
        <w:spacing w:after="60"/>
      </w:pPr>
      <w:r w:rsidRPr="00E77497">
        <w:t>which returns the array</w:t>
      </w:r>
    </w:p>
    <w:p w14:paraId="0338F044" w14:textId="77777777" w:rsidR="004C02EF" w:rsidRPr="00E77497" w:rsidRDefault="004C02EF" w:rsidP="004C02EF">
      <w:pPr>
        <w:pStyle w:val="CodeSample4"/>
        <w:ind w:left="2058" w:hanging="357"/>
        <w:rPr>
          <w:sz w:val="18"/>
        </w:rPr>
      </w:pPr>
      <w:r w:rsidRPr="00E77497">
        <w:rPr>
          <w:sz w:val="18"/>
        </w:rPr>
        <w:t>["b", ""]</w:t>
      </w:r>
    </w:p>
    <w:p w14:paraId="3A661B73" w14:textId="77777777" w:rsidR="004C02EF" w:rsidRPr="00E77497" w:rsidRDefault="004C02EF" w:rsidP="004C02EF">
      <w:pPr>
        <w:pStyle w:val="40"/>
        <w:numPr>
          <w:ilvl w:val="0"/>
          <w:numId w:val="0"/>
        </w:numPr>
      </w:pPr>
      <w:r w:rsidRPr="00E77497">
        <w:t>15.10.2.6</w:t>
      </w:r>
      <w:r w:rsidRPr="00E77497">
        <w:tab/>
        <w:t>Assertion</w:t>
      </w:r>
    </w:p>
    <w:p w14:paraId="7A37CDD6"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49E09163" w14:textId="77777777" w:rsidR="004C02EF" w:rsidRPr="00E77497" w:rsidRDefault="004C02EF" w:rsidP="001F48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47366C8A" w14:textId="77777777" w:rsidR="004C02EF" w:rsidRPr="00E77497" w:rsidRDefault="004C02EF" w:rsidP="001F48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14:paraId="0DEEC15A" w14:textId="77777777" w:rsidR="004C02EF" w:rsidRPr="00E77497" w:rsidRDefault="004C02EF" w:rsidP="001F48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1B7C5DA8" w14:textId="77777777" w:rsidR="004C02EF" w:rsidRPr="00E77497" w:rsidRDefault="004C02EF" w:rsidP="001F48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14:paraId="0D21C635" w14:textId="77777777" w:rsidR="004C02EF" w:rsidRPr="00E77497" w:rsidRDefault="004C02EF" w:rsidP="001F482D">
      <w:pPr>
        <w:pStyle w:val="Alg4"/>
        <w:numPr>
          <w:ilvl w:val="0"/>
          <w:numId w:val="292"/>
        </w:numPr>
        <w:spacing w:after="220"/>
      </w:pPr>
      <w:r w:rsidRPr="00E77497">
        <w:t xml:space="preserve">Return </w:t>
      </w:r>
      <w:r w:rsidRPr="00E77497">
        <w:rPr>
          <w:b/>
        </w:rPr>
        <w:t>false</w:t>
      </w:r>
      <w:r w:rsidRPr="00E77497">
        <w:t>.</w:t>
      </w:r>
    </w:p>
    <w:p w14:paraId="63BDA05D"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7CBE0A11" w14:textId="77777777" w:rsidR="004C02EF" w:rsidRPr="00E77497" w:rsidRDefault="004C02EF" w:rsidP="001F48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19518CD" w14:textId="77777777" w:rsidR="004C02EF" w:rsidRPr="00E77497" w:rsidRDefault="004C02EF" w:rsidP="001F48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14:paraId="6FE5363A" w14:textId="77777777" w:rsidR="004C02EF" w:rsidRPr="00E77497" w:rsidRDefault="004C02EF" w:rsidP="001F482D">
      <w:pPr>
        <w:pStyle w:val="Alg4"/>
        <w:numPr>
          <w:ilvl w:val="0"/>
          <w:numId w:val="293"/>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475E5365" w14:textId="77777777" w:rsidR="004C02EF" w:rsidRPr="00E77497" w:rsidRDefault="004C02EF" w:rsidP="001F48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14:paraId="08B21B24" w14:textId="77777777" w:rsidR="004C02EF" w:rsidRPr="00E77497" w:rsidRDefault="004C02EF" w:rsidP="001F482D">
      <w:pPr>
        <w:pStyle w:val="Alg4"/>
        <w:numPr>
          <w:ilvl w:val="0"/>
          <w:numId w:val="293"/>
        </w:numPr>
        <w:spacing w:after="220"/>
      </w:pPr>
      <w:r w:rsidRPr="00E77497">
        <w:t xml:space="preserve">Return </w:t>
      </w:r>
      <w:r w:rsidRPr="00E77497">
        <w:rPr>
          <w:b/>
        </w:rPr>
        <w:t>false</w:t>
      </w:r>
      <w:r w:rsidRPr="00E77497">
        <w:t>.</w:t>
      </w:r>
    </w:p>
    <w:p w14:paraId="33C7F890"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199786E7" w14:textId="77777777" w:rsidR="004C02EF" w:rsidRPr="00E77497" w:rsidRDefault="004C02EF" w:rsidP="001F48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651F168B"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74B0CF66"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 and let </w:t>
      </w:r>
      <w:r w:rsidRPr="00E77497">
        <w:rPr>
          <w:i/>
        </w:rPr>
        <w:t>b</w:t>
      </w:r>
      <w:r w:rsidRPr="00E77497">
        <w:t xml:space="preserve"> be the Boolean result.</w:t>
      </w:r>
    </w:p>
    <w:p w14:paraId="3E117464"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3EAAEF61"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3EAE27EB" w14:textId="77777777" w:rsidR="004C02EF" w:rsidRPr="00E77497" w:rsidRDefault="004C02EF" w:rsidP="001F482D">
      <w:pPr>
        <w:pStyle w:val="Alg4"/>
        <w:numPr>
          <w:ilvl w:val="0"/>
          <w:numId w:val="294"/>
        </w:numPr>
        <w:spacing w:after="220"/>
      </w:pPr>
      <w:r w:rsidRPr="00E77497">
        <w:t xml:space="preserve">Return </w:t>
      </w:r>
      <w:r w:rsidRPr="00E77497">
        <w:rPr>
          <w:b/>
        </w:rPr>
        <w:t>false</w:t>
      </w:r>
      <w:r w:rsidRPr="00E77497">
        <w:t>.</w:t>
      </w:r>
    </w:p>
    <w:p w14:paraId="3A3E2761"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7D79993D" w14:textId="77777777" w:rsidR="004C02EF" w:rsidRPr="00E77497" w:rsidRDefault="004C02EF" w:rsidP="001F48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3CF8B3AB"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2C11805D"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and let b be the Boolean result.</w:t>
      </w:r>
    </w:p>
    <w:p w14:paraId="36763013" w14:textId="77777777" w:rsidR="004C02EF" w:rsidRPr="00E77497" w:rsidRDefault="004C02EF" w:rsidP="001F482D">
      <w:pPr>
        <w:pStyle w:val="Alg4"/>
        <w:numPr>
          <w:ilvl w:val="0"/>
          <w:numId w:val="298"/>
        </w:numPr>
      </w:pPr>
      <w:r w:rsidRPr="00E77497">
        <w:t xml:space="preserve">If a is </w:t>
      </w:r>
      <w:r w:rsidRPr="00E77497">
        <w:rPr>
          <w:b/>
        </w:rPr>
        <w:t>true</w:t>
      </w:r>
      <w:r w:rsidRPr="00E77497">
        <w:t xml:space="preserve"> and b is </w:t>
      </w:r>
      <w:r w:rsidRPr="00E77497">
        <w:rPr>
          <w:b/>
        </w:rPr>
        <w:t>false</w:t>
      </w:r>
      <w:r w:rsidRPr="00E77497">
        <w:t xml:space="preserve">, return </w:t>
      </w:r>
      <w:r w:rsidRPr="00E77497">
        <w:rPr>
          <w:b/>
        </w:rPr>
        <w:t>false</w:t>
      </w:r>
      <w:r w:rsidRPr="00E77497">
        <w:t>.</w:t>
      </w:r>
    </w:p>
    <w:p w14:paraId="6F1F1CE5" w14:textId="77777777" w:rsidR="004C02EF" w:rsidRPr="00E77497" w:rsidRDefault="004C02EF" w:rsidP="001F482D">
      <w:pPr>
        <w:pStyle w:val="Alg4"/>
        <w:numPr>
          <w:ilvl w:val="0"/>
          <w:numId w:val="298"/>
        </w:numPr>
      </w:pPr>
      <w:r w:rsidRPr="00E77497">
        <w:t xml:space="preserve">If a is </w:t>
      </w:r>
      <w:r w:rsidRPr="00E77497">
        <w:rPr>
          <w:b/>
        </w:rPr>
        <w:t>false</w:t>
      </w:r>
      <w:r w:rsidRPr="00E77497">
        <w:t xml:space="preserve"> and b is </w:t>
      </w:r>
      <w:r w:rsidRPr="00E77497">
        <w:rPr>
          <w:b/>
        </w:rPr>
        <w:t>true</w:t>
      </w:r>
      <w:r w:rsidRPr="00E77497">
        <w:t xml:space="preserve">, return </w:t>
      </w:r>
      <w:r w:rsidRPr="00E77497">
        <w:rPr>
          <w:b/>
        </w:rPr>
        <w:t>false</w:t>
      </w:r>
      <w:r w:rsidRPr="00E77497">
        <w:t>.</w:t>
      </w:r>
    </w:p>
    <w:p w14:paraId="17A46EC9" w14:textId="77777777" w:rsidR="004C02EF" w:rsidRPr="00E77497" w:rsidRDefault="004C02EF" w:rsidP="001F482D">
      <w:pPr>
        <w:pStyle w:val="Alg4"/>
        <w:numPr>
          <w:ilvl w:val="0"/>
          <w:numId w:val="298"/>
        </w:numPr>
        <w:spacing w:after="220"/>
      </w:pPr>
      <w:r w:rsidRPr="00E77497">
        <w:t xml:space="preserve">Return </w:t>
      </w:r>
      <w:r w:rsidRPr="00E77497">
        <w:rPr>
          <w:b/>
        </w:rPr>
        <w:t>true</w:t>
      </w:r>
      <w:r w:rsidRPr="00E77497">
        <w:t>.</w:t>
      </w:r>
    </w:p>
    <w:p w14:paraId="1A3AD696"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5E46E97E" w14:textId="77777777" w:rsidR="004C02EF" w:rsidRPr="00E77497" w:rsidRDefault="004C02EF" w:rsidP="001F48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14:paraId="61787F08" w14:textId="77777777" w:rsidR="004C02EF" w:rsidRPr="00E77497" w:rsidRDefault="004C02EF" w:rsidP="001F48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66AE4433" w14:textId="77777777" w:rsidR="004C02EF" w:rsidRPr="00E77497" w:rsidRDefault="004C02EF" w:rsidP="001F48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467B40C1" w14:textId="77777777" w:rsidR="004C02EF" w:rsidRPr="00E77497" w:rsidRDefault="004C02EF" w:rsidP="001F48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016FF8FE" w14:textId="77777777" w:rsidR="004C02EF" w:rsidRPr="00E77497" w:rsidRDefault="004C02EF" w:rsidP="001F48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14:paraId="3FAFE9B0"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14:paraId="5AA4CE5E"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internal array.</w:t>
      </w:r>
    </w:p>
    <w:p w14:paraId="7F8DD1BF"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7EB49846"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14:paraId="7142BA6D" w14:textId="77777777" w:rsidR="004C02EF" w:rsidRPr="00E77497" w:rsidRDefault="004C02EF" w:rsidP="001F48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14:paraId="27F6D153" w14:textId="77777777" w:rsidR="004C02EF" w:rsidRPr="00E77497" w:rsidRDefault="004C02EF" w:rsidP="004C02EF">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42C91C04" w14:textId="77777777" w:rsidR="004C02EF" w:rsidRPr="00E77497" w:rsidRDefault="004C02EF" w:rsidP="001F48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14:paraId="3844AE81" w14:textId="77777777" w:rsidR="004C02EF" w:rsidRPr="00E77497" w:rsidRDefault="004C02EF" w:rsidP="001F48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3DE757AA" w14:textId="77777777" w:rsidR="004C02EF" w:rsidRPr="00E77497" w:rsidRDefault="004C02EF" w:rsidP="001F48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6F1AF590" w14:textId="77777777" w:rsidR="004C02EF" w:rsidRPr="00E77497" w:rsidRDefault="004C02EF" w:rsidP="001F48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784B8939" w14:textId="77777777" w:rsidR="004C02EF" w:rsidRPr="00E77497" w:rsidRDefault="004C02EF" w:rsidP="001F48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04DC4FEA" w14:textId="77777777" w:rsidR="004C02EF" w:rsidRPr="00E77497" w:rsidRDefault="004C02EF" w:rsidP="001F48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14:paraId="12F26F65" w14:textId="77777777" w:rsidR="004C02EF" w:rsidRPr="00E77497" w:rsidRDefault="004C02EF" w:rsidP="004C02EF">
      <w:r w:rsidRPr="00E77497">
        <w:t xml:space="preserve">The abstract operation </w:t>
      </w:r>
      <w:r w:rsidRPr="00E77497">
        <w:rPr>
          <w:rFonts w:ascii="Times New Roman" w:hAnsi="Times New Roman"/>
          <w:i/>
        </w:rPr>
        <w:t>IsWordChar</w:t>
      </w:r>
      <w:r w:rsidRPr="00E77497">
        <w:t xml:space="preserve"> takes an integer parameter </w:t>
      </w:r>
      <w:r w:rsidRPr="00E77497">
        <w:rPr>
          <w:rFonts w:ascii="Times New Roman" w:hAnsi="Times New Roman"/>
          <w:i/>
        </w:rPr>
        <w:t>e</w:t>
      </w:r>
      <w:r w:rsidRPr="00E77497">
        <w:t xml:space="preserve"> and performs the following:</w:t>
      </w:r>
    </w:p>
    <w:p w14:paraId="79A82FAF" w14:textId="77777777" w:rsidR="004C02EF" w:rsidRPr="00E77497" w:rsidRDefault="004C02EF" w:rsidP="001F482D">
      <w:pPr>
        <w:pStyle w:val="Alg4"/>
        <w:numPr>
          <w:ilvl w:val="0"/>
          <w:numId w:val="295"/>
        </w:numPr>
      </w:pPr>
      <w:r w:rsidRPr="00E77497">
        <w:t xml:space="preserve">If </w:t>
      </w:r>
      <w:r w:rsidRPr="00E77497">
        <w:rPr>
          <w:i/>
        </w:rPr>
        <w:t>e</w:t>
      </w:r>
      <w:r w:rsidRPr="00E77497">
        <w:t xml:space="preserve"> == –1 or </w:t>
      </w:r>
      <w:r w:rsidRPr="00E77497">
        <w:rPr>
          <w:i/>
        </w:rPr>
        <w:t>e</w:t>
      </w:r>
      <w:r w:rsidRPr="00E77497">
        <w:t xml:space="preserve"> == </w:t>
      </w:r>
      <w:r w:rsidRPr="00E77497">
        <w:rPr>
          <w:i/>
        </w:rPr>
        <w:t>InputLength</w:t>
      </w:r>
      <w:r w:rsidRPr="00E77497">
        <w:t xml:space="preserve">, return </w:t>
      </w:r>
      <w:r w:rsidRPr="00E77497">
        <w:rPr>
          <w:b/>
        </w:rPr>
        <w:t>false</w:t>
      </w:r>
      <w:r w:rsidRPr="00E77497">
        <w:t>.</w:t>
      </w:r>
    </w:p>
    <w:p w14:paraId="443A3D0B" w14:textId="77777777" w:rsidR="004C02EF" w:rsidRPr="00E77497" w:rsidRDefault="004C02EF" w:rsidP="001F48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09449B34" w14:textId="77777777" w:rsidR="004C02EF" w:rsidRPr="00E77497" w:rsidRDefault="004C02EF" w:rsidP="001F48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74B863CC" w14:textId="77777777" w:rsidTr="006E1632">
        <w:trPr>
          <w:tblHeader/>
        </w:trPr>
        <w:tc>
          <w:tcPr>
            <w:tcW w:w="288" w:type="dxa"/>
          </w:tcPr>
          <w:p w14:paraId="2802C2F4"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0CFDD2CD"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008CB2E1"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30B72241"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7CA9DA26"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1B22D489"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22405D38"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1A44F1D5"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61FE2C9A"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6F0200EF"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3AEACDBB"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5CE350FB"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17A6830E"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69FE69B4"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602A1261"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490FF3F8"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040F5E0B"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5C978384"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3B9D4FA5"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1D054DFA"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6F8D2BE9"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15DA7D69"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7A09F10B"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6A713345"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13C8DD13"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1BD5D0CF"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40DB3852" w14:textId="77777777" w:rsidTr="006E1632">
        <w:trPr>
          <w:tblHeader/>
        </w:trPr>
        <w:tc>
          <w:tcPr>
            <w:tcW w:w="288" w:type="dxa"/>
          </w:tcPr>
          <w:p w14:paraId="60D977B4"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11D21221"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430E3861"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1395CA84"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7486E54B"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7617690D"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7B260CD5"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7DC743FB"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6087F715"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5B1EC70E"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46C7498A"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665D0AB9"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1A714203"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05FE28A9"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026A9E62"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4F4AD7EA"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0549FC56"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02622EEF"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0BAF4970"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5EA11385"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6476D13D"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3D45EC59"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3E88EE58"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262C81E8"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14807641"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1F454E58"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30A43DE5" w14:textId="77777777" w:rsidTr="006E1632">
        <w:trPr>
          <w:tblHeader/>
        </w:trPr>
        <w:tc>
          <w:tcPr>
            <w:tcW w:w="288" w:type="dxa"/>
          </w:tcPr>
          <w:p w14:paraId="350C7E07" w14:textId="77777777" w:rsidR="004C02EF" w:rsidRPr="00E77497" w:rsidRDefault="004C02EF" w:rsidP="003A4B22">
            <w:pPr>
              <w:pStyle w:val="SyntaxOneOf"/>
              <w:spacing w:after="60"/>
              <w:rPr>
                <w:rFonts w:cs="Courier New"/>
              </w:rPr>
            </w:pPr>
            <w:r w:rsidRPr="00E77497">
              <w:rPr>
                <w:rFonts w:cs="Courier New"/>
              </w:rPr>
              <w:t>0</w:t>
            </w:r>
          </w:p>
        </w:tc>
        <w:tc>
          <w:tcPr>
            <w:tcW w:w="288" w:type="dxa"/>
          </w:tcPr>
          <w:p w14:paraId="3B4B9D06" w14:textId="77777777" w:rsidR="004C02EF" w:rsidRPr="00E77497" w:rsidRDefault="004C02EF" w:rsidP="003A4B22">
            <w:pPr>
              <w:pStyle w:val="SyntaxOneOf"/>
              <w:spacing w:after="60"/>
              <w:rPr>
                <w:rFonts w:cs="Courier New"/>
              </w:rPr>
            </w:pPr>
            <w:r w:rsidRPr="00E77497">
              <w:rPr>
                <w:rFonts w:cs="Courier New"/>
              </w:rPr>
              <w:t>1</w:t>
            </w:r>
          </w:p>
        </w:tc>
        <w:tc>
          <w:tcPr>
            <w:tcW w:w="288" w:type="dxa"/>
          </w:tcPr>
          <w:p w14:paraId="5ED3B7C9" w14:textId="77777777" w:rsidR="004C02EF" w:rsidRPr="00E77497" w:rsidRDefault="004C02EF" w:rsidP="003A4B22">
            <w:pPr>
              <w:pStyle w:val="SyntaxOneOf"/>
              <w:spacing w:after="60"/>
              <w:rPr>
                <w:rFonts w:cs="Courier New"/>
              </w:rPr>
            </w:pPr>
            <w:r w:rsidRPr="00E77497">
              <w:rPr>
                <w:rFonts w:cs="Courier New"/>
              </w:rPr>
              <w:t>2</w:t>
            </w:r>
          </w:p>
        </w:tc>
        <w:tc>
          <w:tcPr>
            <w:tcW w:w="288" w:type="dxa"/>
          </w:tcPr>
          <w:p w14:paraId="7B3E743B" w14:textId="77777777" w:rsidR="004C02EF" w:rsidRPr="00E77497" w:rsidRDefault="004C02EF" w:rsidP="003A4B22">
            <w:pPr>
              <w:pStyle w:val="SyntaxOneOf"/>
              <w:spacing w:after="60"/>
              <w:rPr>
                <w:rFonts w:cs="Courier New"/>
              </w:rPr>
            </w:pPr>
            <w:r w:rsidRPr="00E77497">
              <w:rPr>
                <w:rFonts w:cs="Courier New"/>
              </w:rPr>
              <w:t>3</w:t>
            </w:r>
          </w:p>
        </w:tc>
        <w:tc>
          <w:tcPr>
            <w:tcW w:w="288" w:type="dxa"/>
          </w:tcPr>
          <w:p w14:paraId="25FDEFF3" w14:textId="77777777" w:rsidR="004C02EF" w:rsidRPr="00E77497" w:rsidRDefault="004C02EF" w:rsidP="003A4B22">
            <w:pPr>
              <w:pStyle w:val="SyntaxOneOf"/>
              <w:spacing w:after="60"/>
              <w:rPr>
                <w:rFonts w:cs="Courier New"/>
              </w:rPr>
            </w:pPr>
            <w:r w:rsidRPr="00E77497">
              <w:rPr>
                <w:rFonts w:cs="Courier New"/>
              </w:rPr>
              <w:t>4</w:t>
            </w:r>
          </w:p>
        </w:tc>
        <w:tc>
          <w:tcPr>
            <w:tcW w:w="288" w:type="dxa"/>
          </w:tcPr>
          <w:p w14:paraId="19EB0224" w14:textId="77777777" w:rsidR="004C02EF" w:rsidRPr="00E77497" w:rsidRDefault="004C02EF" w:rsidP="003A4B22">
            <w:pPr>
              <w:pStyle w:val="SyntaxOneOf"/>
              <w:spacing w:after="60"/>
              <w:rPr>
                <w:rFonts w:cs="Courier New"/>
              </w:rPr>
            </w:pPr>
            <w:r w:rsidRPr="00E77497">
              <w:rPr>
                <w:rFonts w:cs="Courier New"/>
              </w:rPr>
              <w:t>5</w:t>
            </w:r>
          </w:p>
        </w:tc>
        <w:tc>
          <w:tcPr>
            <w:tcW w:w="288" w:type="dxa"/>
          </w:tcPr>
          <w:p w14:paraId="67BDCFC8" w14:textId="77777777" w:rsidR="004C02EF" w:rsidRPr="00E77497" w:rsidRDefault="004C02EF" w:rsidP="003A4B22">
            <w:pPr>
              <w:pStyle w:val="SyntaxOneOf"/>
              <w:spacing w:after="60"/>
              <w:rPr>
                <w:rFonts w:cs="Courier New"/>
              </w:rPr>
            </w:pPr>
            <w:r w:rsidRPr="00E77497">
              <w:rPr>
                <w:rFonts w:cs="Courier New"/>
              </w:rPr>
              <w:t>6</w:t>
            </w:r>
          </w:p>
        </w:tc>
        <w:tc>
          <w:tcPr>
            <w:tcW w:w="288" w:type="dxa"/>
          </w:tcPr>
          <w:p w14:paraId="77D9080A" w14:textId="77777777" w:rsidR="004C02EF" w:rsidRPr="00E77497" w:rsidRDefault="004C02EF" w:rsidP="003A4B22">
            <w:pPr>
              <w:pStyle w:val="SyntaxOneOf"/>
              <w:spacing w:after="60"/>
              <w:rPr>
                <w:rFonts w:cs="Courier New"/>
              </w:rPr>
            </w:pPr>
            <w:r w:rsidRPr="00E77497">
              <w:rPr>
                <w:rFonts w:cs="Courier New"/>
              </w:rPr>
              <w:t>7</w:t>
            </w:r>
          </w:p>
        </w:tc>
        <w:tc>
          <w:tcPr>
            <w:tcW w:w="288" w:type="dxa"/>
          </w:tcPr>
          <w:p w14:paraId="5C166669" w14:textId="77777777" w:rsidR="004C02EF" w:rsidRPr="00E77497" w:rsidRDefault="004C02EF" w:rsidP="003A4B22">
            <w:pPr>
              <w:pStyle w:val="SyntaxOneOf"/>
              <w:spacing w:after="60"/>
              <w:rPr>
                <w:rFonts w:cs="Courier New"/>
              </w:rPr>
            </w:pPr>
            <w:r w:rsidRPr="00E77497">
              <w:rPr>
                <w:rFonts w:cs="Courier New"/>
              </w:rPr>
              <w:t>8</w:t>
            </w:r>
          </w:p>
        </w:tc>
        <w:tc>
          <w:tcPr>
            <w:tcW w:w="288" w:type="dxa"/>
          </w:tcPr>
          <w:p w14:paraId="6263B0DF" w14:textId="77777777" w:rsidR="004C02EF" w:rsidRPr="00E77497" w:rsidRDefault="004C02EF" w:rsidP="003A4B22">
            <w:pPr>
              <w:pStyle w:val="SyntaxOneOf"/>
              <w:spacing w:after="60"/>
              <w:rPr>
                <w:rFonts w:cs="Courier New"/>
              </w:rPr>
            </w:pPr>
            <w:r w:rsidRPr="00E77497">
              <w:rPr>
                <w:rFonts w:cs="Courier New"/>
              </w:rPr>
              <w:t>9</w:t>
            </w:r>
          </w:p>
        </w:tc>
        <w:tc>
          <w:tcPr>
            <w:tcW w:w="288" w:type="dxa"/>
          </w:tcPr>
          <w:p w14:paraId="258535FA" w14:textId="77777777" w:rsidR="004C02EF" w:rsidRPr="00E77497" w:rsidRDefault="004C02EF" w:rsidP="003A4B22">
            <w:pPr>
              <w:pStyle w:val="SyntaxOneOf"/>
              <w:spacing w:after="60"/>
              <w:rPr>
                <w:rFonts w:cs="Courier New"/>
              </w:rPr>
            </w:pPr>
            <w:r w:rsidRPr="00E77497">
              <w:rPr>
                <w:rFonts w:cs="Courier New"/>
              </w:rPr>
              <w:t>_</w:t>
            </w:r>
          </w:p>
        </w:tc>
        <w:tc>
          <w:tcPr>
            <w:tcW w:w="288" w:type="dxa"/>
          </w:tcPr>
          <w:p w14:paraId="02747EEE" w14:textId="77777777" w:rsidR="004C02EF" w:rsidRPr="00E77497" w:rsidRDefault="004C02EF" w:rsidP="003A4B22">
            <w:pPr>
              <w:pStyle w:val="SyntaxOneOf"/>
              <w:spacing w:after="60"/>
              <w:rPr>
                <w:rFonts w:cs="Courier New"/>
              </w:rPr>
            </w:pPr>
          </w:p>
        </w:tc>
        <w:tc>
          <w:tcPr>
            <w:tcW w:w="288" w:type="dxa"/>
          </w:tcPr>
          <w:p w14:paraId="4A363266" w14:textId="77777777" w:rsidR="004C02EF" w:rsidRPr="00E77497" w:rsidRDefault="004C02EF" w:rsidP="003A4B22">
            <w:pPr>
              <w:pStyle w:val="SyntaxOneOf"/>
              <w:spacing w:after="60"/>
              <w:rPr>
                <w:rFonts w:cs="Courier New"/>
              </w:rPr>
            </w:pPr>
          </w:p>
        </w:tc>
        <w:tc>
          <w:tcPr>
            <w:tcW w:w="288" w:type="dxa"/>
          </w:tcPr>
          <w:p w14:paraId="1C3846E8" w14:textId="77777777" w:rsidR="004C02EF" w:rsidRPr="00E77497" w:rsidRDefault="004C02EF" w:rsidP="003A4B22">
            <w:pPr>
              <w:pStyle w:val="SyntaxOneOf"/>
              <w:spacing w:after="60"/>
              <w:rPr>
                <w:rFonts w:cs="Courier New"/>
              </w:rPr>
            </w:pPr>
          </w:p>
        </w:tc>
        <w:tc>
          <w:tcPr>
            <w:tcW w:w="288" w:type="dxa"/>
          </w:tcPr>
          <w:p w14:paraId="3604E037" w14:textId="77777777" w:rsidR="004C02EF" w:rsidRPr="00E77497" w:rsidRDefault="004C02EF" w:rsidP="003A4B22">
            <w:pPr>
              <w:pStyle w:val="SyntaxOneOf"/>
              <w:spacing w:after="60"/>
              <w:rPr>
                <w:rFonts w:cs="Courier New"/>
              </w:rPr>
            </w:pPr>
          </w:p>
        </w:tc>
        <w:tc>
          <w:tcPr>
            <w:tcW w:w="288" w:type="dxa"/>
          </w:tcPr>
          <w:p w14:paraId="741A5EB7" w14:textId="77777777" w:rsidR="004C02EF" w:rsidRPr="00E77497" w:rsidRDefault="004C02EF" w:rsidP="003A4B22">
            <w:pPr>
              <w:pStyle w:val="SyntaxOneOf"/>
              <w:spacing w:after="60"/>
              <w:rPr>
                <w:rFonts w:cs="Courier New"/>
              </w:rPr>
            </w:pPr>
          </w:p>
        </w:tc>
        <w:tc>
          <w:tcPr>
            <w:tcW w:w="288" w:type="dxa"/>
          </w:tcPr>
          <w:p w14:paraId="32B09049" w14:textId="77777777" w:rsidR="004C02EF" w:rsidRPr="00E77497" w:rsidRDefault="004C02EF" w:rsidP="003A4B22">
            <w:pPr>
              <w:pStyle w:val="SyntaxOneOf"/>
              <w:spacing w:after="60"/>
              <w:rPr>
                <w:rFonts w:cs="Courier New"/>
              </w:rPr>
            </w:pPr>
          </w:p>
        </w:tc>
        <w:tc>
          <w:tcPr>
            <w:tcW w:w="288" w:type="dxa"/>
          </w:tcPr>
          <w:p w14:paraId="3A9C1976" w14:textId="77777777" w:rsidR="004C02EF" w:rsidRPr="00E77497" w:rsidRDefault="004C02EF" w:rsidP="003A4B22">
            <w:pPr>
              <w:pStyle w:val="SyntaxOneOf"/>
              <w:spacing w:after="60"/>
              <w:rPr>
                <w:rFonts w:cs="Courier New"/>
              </w:rPr>
            </w:pPr>
          </w:p>
        </w:tc>
        <w:tc>
          <w:tcPr>
            <w:tcW w:w="288" w:type="dxa"/>
          </w:tcPr>
          <w:p w14:paraId="11898EA6" w14:textId="77777777" w:rsidR="004C02EF" w:rsidRPr="00E77497" w:rsidRDefault="004C02EF" w:rsidP="003A4B22">
            <w:pPr>
              <w:pStyle w:val="SyntaxOneOf"/>
              <w:spacing w:after="60"/>
              <w:rPr>
                <w:rFonts w:cs="Courier New"/>
              </w:rPr>
            </w:pPr>
          </w:p>
        </w:tc>
        <w:tc>
          <w:tcPr>
            <w:tcW w:w="288" w:type="dxa"/>
          </w:tcPr>
          <w:p w14:paraId="6532346B" w14:textId="77777777" w:rsidR="004C02EF" w:rsidRPr="00E77497" w:rsidRDefault="004C02EF" w:rsidP="003A4B22">
            <w:pPr>
              <w:pStyle w:val="SyntaxOneOf"/>
              <w:spacing w:after="60"/>
              <w:rPr>
                <w:rFonts w:cs="Courier New"/>
              </w:rPr>
            </w:pPr>
          </w:p>
        </w:tc>
        <w:tc>
          <w:tcPr>
            <w:tcW w:w="288" w:type="dxa"/>
          </w:tcPr>
          <w:p w14:paraId="5211DCF7" w14:textId="77777777" w:rsidR="004C02EF" w:rsidRPr="00E77497" w:rsidRDefault="004C02EF" w:rsidP="003A4B22">
            <w:pPr>
              <w:pStyle w:val="SyntaxOneOf"/>
              <w:spacing w:after="60"/>
              <w:rPr>
                <w:rFonts w:cs="Courier New"/>
              </w:rPr>
            </w:pPr>
          </w:p>
        </w:tc>
        <w:tc>
          <w:tcPr>
            <w:tcW w:w="288" w:type="dxa"/>
          </w:tcPr>
          <w:p w14:paraId="1256BF62" w14:textId="77777777" w:rsidR="004C02EF" w:rsidRPr="00E77497" w:rsidRDefault="004C02EF" w:rsidP="003A4B22">
            <w:pPr>
              <w:pStyle w:val="SyntaxOneOf"/>
              <w:spacing w:after="60"/>
              <w:rPr>
                <w:rFonts w:cs="Courier New"/>
              </w:rPr>
            </w:pPr>
          </w:p>
        </w:tc>
        <w:tc>
          <w:tcPr>
            <w:tcW w:w="288" w:type="dxa"/>
          </w:tcPr>
          <w:p w14:paraId="24F8C94D" w14:textId="77777777" w:rsidR="004C02EF" w:rsidRPr="00E77497" w:rsidRDefault="004C02EF" w:rsidP="003A4B22">
            <w:pPr>
              <w:pStyle w:val="SyntaxOneOf"/>
              <w:spacing w:after="60"/>
              <w:rPr>
                <w:rFonts w:cs="Courier New"/>
              </w:rPr>
            </w:pPr>
          </w:p>
        </w:tc>
        <w:tc>
          <w:tcPr>
            <w:tcW w:w="288" w:type="dxa"/>
          </w:tcPr>
          <w:p w14:paraId="774F5960" w14:textId="77777777" w:rsidR="004C02EF" w:rsidRPr="00E77497" w:rsidRDefault="004C02EF" w:rsidP="003A4B22">
            <w:pPr>
              <w:pStyle w:val="SyntaxOneOf"/>
              <w:spacing w:after="60"/>
              <w:rPr>
                <w:rFonts w:cs="Courier New"/>
              </w:rPr>
            </w:pPr>
          </w:p>
        </w:tc>
        <w:tc>
          <w:tcPr>
            <w:tcW w:w="288" w:type="dxa"/>
          </w:tcPr>
          <w:p w14:paraId="3A249FE0" w14:textId="77777777" w:rsidR="004C02EF" w:rsidRPr="00E77497" w:rsidRDefault="004C02EF" w:rsidP="003A4B22">
            <w:pPr>
              <w:pStyle w:val="SyntaxOneOf"/>
              <w:spacing w:after="60"/>
              <w:rPr>
                <w:rFonts w:cs="Courier New"/>
              </w:rPr>
            </w:pPr>
          </w:p>
        </w:tc>
        <w:tc>
          <w:tcPr>
            <w:tcW w:w="288" w:type="dxa"/>
          </w:tcPr>
          <w:p w14:paraId="2A1632B6" w14:textId="77777777" w:rsidR="004C02EF" w:rsidRPr="00E77497" w:rsidRDefault="004C02EF" w:rsidP="003A4B22">
            <w:pPr>
              <w:pStyle w:val="SyntaxOneOf"/>
              <w:spacing w:after="60"/>
              <w:rPr>
                <w:rFonts w:cs="Courier New"/>
              </w:rPr>
            </w:pPr>
          </w:p>
        </w:tc>
      </w:tr>
    </w:tbl>
    <w:p w14:paraId="27E74280" w14:textId="77777777" w:rsidR="004C02EF" w:rsidRPr="00E77497" w:rsidRDefault="004C02EF" w:rsidP="001F482D">
      <w:pPr>
        <w:pStyle w:val="Alg4"/>
        <w:numPr>
          <w:ilvl w:val="0"/>
          <w:numId w:val="295"/>
        </w:numPr>
        <w:spacing w:after="220"/>
      </w:pPr>
      <w:r w:rsidRPr="00E77497">
        <w:t xml:space="preserve">Return </w:t>
      </w:r>
      <w:r w:rsidRPr="00E77497">
        <w:rPr>
          <w:b/>
        </w:rPr>
        <w:t>false</w:t>
      </w:r>
      <w:r w:rsidRPr="00E77497">
        <w:t>.</w:t>
      </w:r>
    </w:p>
    <w:p w14:paraId="6DEEE6D6" w14:textId="77777777" w:rsidR="004C02EF" w:rsidRPr="00E77497" w:rsidRDefault="004C02EF" w:rsidP="004C02EF">
      <w:pPr>
        <w:pStyle w:val="40"/>
        <w:numPr>
          <w:ilvl w:val="0"/>
          <w:numId w:val="0"/>
        </w:numPr>
      </w:pPr>
      <w:r w:rsidRPr="00E77497">
        <w:t>15.10.2.7</w:t>
      </w:r>
      <w:r w:rsidRPr="00E77497">
        <w:tab/>
        <w:t>Quantifier</w:t>
      </w:r>
    </w:p>
    <w:p w14:paraId="011AA4BE"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762ED062" w14:textId="77777777" w:rsidR="004C02EF" w:rsidRPr="00E77497" w:rsidRDefault="004C02EF" w:rsidP="001F48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7CFD24C1" w14:textId="77777777" w:rsidR="004C02EF" w:rsidRPr="00E77497" w:rsidRDefault="004C02EF" w:rsidP="001F48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14:paraId="1677EDBC"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11E81540" w14:textId="77777777" w:rsidR="004C02EF" w:rsidRPr="00E77497" w:rsidRDefault="004C02EF" w:rsidP="001F48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0F83E476" w14:textId="77777777" w:rsidR="004C02EF" w:rsidRPr="00E77497" w:rsidRDefault="004C02EF" w:rsidP="001F48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14:paraId="51E03CC9" w14:textId="77777777" w:rsidR="004C02EF" w:rsidRPr="004D1BD1"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14:paraId="2288D485" w14:textId="77777777" w:rsidR="004C02EF" w:rsidRPr="004D1BD1" w:rsidRDefault="004C02EF" w:rsidP="004C02EF">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14:paraId="764DC290" w14:textId="77777777" w:rsidR="004C02EF" w:rsidRPr="00E65A34" w:rsidRDefault="004C02EF" w:rsidP="004C02EF">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14:paraId="202DFCC2" w14:textId="77777777" w:rsidR="004C02EF" w:rsidRPr="00E77497" w:rsidRDefault="004C02EF" w:rsidP="004C02EF">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1F466E6D" w14:textId="77777777" w:rsidR="004C02EF" w:rsidRPr="00E77497" w:rsidRDefault="004C02EF" w:rsidP="001F48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7.8.3).</w:t>
      </w:r>
    </w:p>
    <w:p w14:paraId="6C071E2B" w14:textId="77777777" w:rsidR="004C02EF" w:rsidRPr="00E77497" w:rsidRDefault="004C02EF" w:rsidP="001F48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14:paraId="681D37E7"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43F6827E" w14:textId="77777777" w:rsidR="004C02EF" w:rsidRPr="00E77497" w:rsidRDefault="004C02EF" w:rsidP="001F48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14:paraId="62F8F2FD" w14:textId="77777777" w:rsidR="004C02EF" w:rsidRPr="00E77497" w:rsidRDefault="004C02EF" w:rsidP="001F48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14:paraId="038EBE3D"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1624D3F9" w14:textId="77777777" w:rsidR="004C02EF" w:rsidRPr="00E77497" w:rsidRDefault="004C02EF" w:rsidP="001F48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14:paraId="1DE4B892" w14:textId="77777777" w:rsidR="004C02EF" w:rsidRPr="00E77497" w:rsidRDefault="004C02EF" w:rsidP="001F48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14:paraId="6A898CF5" w14:textId="77777777" w:rsidR="004C02EF" w:rsidRPr="00E77497" w:rsidRDefault="004C02EF" w:rsidP="001F48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14:paraId="39F17DA1" w14:textId="77777777" w:rsidR="004C02EF" w:rsidRPr="00E77497" w:rsidRDefault="004C02EF" w:rsidP="004C02EF">
      <w:pPr>
        <w:pStyle w:val="40"/>
        <w:numPr>
          <w:ilvl w:val="0"/>
          <w:numId w:val="0"/>
        </w:numPr>
      </w:pPr>
      <w:bookmarkStart w:id="29408" w:name="_Ref457798373"/>
      <w:r w:rsidRPr="00E77497">
        <w:t>15.10.2.8</w:t>
      </w:r>
      <w:r w:rsidRPr="00E77497">
        <w:tab/>
        <w:t>Atom</w:t>
      </w:r>
      <w:bookmarkEnd w:id="29408"/>
    </w:p>
    <w:p w14:paraId="006D4F2D"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7C8321F9" w14:textId="77777777" w:rsidR="004C02EF" w:rsidRPr="00E77497" w:rsidRDefault="004C02EF" w:rsidP="001F48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14:paraId="4DBB493D" w14:textId="77777777" w:rsidR="004C02EF" w:rsidRPr="00E77497" w:rsidRDefault="004C02EF" w:rsidP="001F48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24F5913D" w14:textId="77777777" w:rsidR="004C02EF" w:rsidRPr="00E77497" w:rsidRDefault="004C02EF" w:rsidP="001F482D">
      <w:pPr>
        <w:pStyle w:val="Alg4"/>
        <w:numPr>
          <w:ilvl w:val="0"/>
          <w:numId w:val="304"/>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7BD19019"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3191FF1A" w14:textId="77777777" w:rsidR="004C02EF" w:rsidRPr="00E77497" w:rsidRDefault="004C02EF" w:rsidP="001F48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14:paraId="48F45133" w14:textId="77777777" w:rsidR="004C02EF" w:rsidRPr="00E77497" w:rsidRDefault="004C02EF" w:rsidP="001F482D">
      <w:pPr>
        <w:pStyle w:val="Alg4"/>
        <w:numPr>
          <w:ilvl w:val="0"/>
          <w:numId w:val="305"/>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5FDBF9AD"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14:paraId="15064E1F"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2DEFC0CC" w14:textId="77777777" w:rsidR="004C02EF" w:rsidRPr="00E77497" w:rsidRDefault="004C02EF" w:rsidP="001F48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61C41B2A" w14:textId="77777777" w:rsidR="004C02EF" w:rsidRPr="00E77497" w:rsidRDefault="004C02EF" w:rsidP="001F482D">
      <w:pPr>
        <w:pStyle w:val="Alg4"/>
        <w:numPr>
          <w:ilvl w:val="0"/>
          <w:numId w:val="306"/>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i/>
        </w:rPr>
        <w:t>invert</w:t>
      </w:r>
      <w:r w:rsidRPr="00E77497">
        <w:t>) and return its Matcher result.</w:t>
      </w:r>
    </w:p>
    <w:p w14:paraId="3B52F7EB"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78FDCE28" w14:textId="77777777" w:rsidR="004C02EF" w:rsidRPr="00E77497" w:rsidRDefault="004C02EF" w:rsidP="001F48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14:paraId="3BDAC1ED" w14:textId="77777777" w:rsidR="004C02EF" w:rsidRPr="00E77497" w:rsidRDefault="004C02EF" w:rsidP="001F48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524E826E" w14:textId="77777777" w:rsidR="004C02EF" w:rsidRPr="00E77497" w:rsidRDefault="004C02EF" w:rsidP="001F48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28EE8DEE" w14:textId="77777777" w:rsidR="004C02EF" w:rsidRPr="00E77497" w:rsidRDefault="004C02EF" w:rsidP="001F48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62C7A060"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internal array.</w:t>
      </w:r>
    </w:p>
    <w:p w14:paraId="1F607691"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52B15D89"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795E27D5"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2C2B1921" w14:textId="77777777" w:rsidR="004C02EF" w:rsidRPr="00E77497" w:rsidRDefault="004C02EF" w:rsidP="001F48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0C6FDF7B"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3ADD3904" w14:textId="77777777" w:rsidR="004C02EF" w:rsidRPr="00E77497" w:rsidRDefault="004C02EF" w:rsidP="001F48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14:paraId="53E1254B" w14:textId="77777777" w:rsidR="004C02EF" w:rsidRPr="00E77497" w:rsidRDefault="004C02EF" w:rsidP="001F48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7F609C16"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14:paraId="38510323" w14:textId="77777777" w:rsidR="004C02EF" w:rsidRPr="00E77497" w:rsidRDefault="004C02EF" w:rsidP="004C02EF">
      <w:r w:rsidRPr="00E77497">
        <w:t xml:space="preserve">The abstract operation </w:t>
      </w:r>
      <w:r w:rsidRPr="00E77497">
        <w:rPr>
          <w:rFonts w:ascii="Times New Roman" w:hAnsi="Times New Roman"/>
          <w:i/>
        </w:rPr>
        <w:t xml:space="preserve">CharacterSetMatcher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16F21508" w14:textId="77777777" w:rsidR="004C02EF" w:rsidRPr="00E77497" w:rsidRDefault="004C02EF" w:rsidP="001F48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601D9A0A" w14:textId="77777777" w:rsidR="004C02EF" w:rsidRPr="00E77497" w:rsidRDefault="004C02EF" w:rsidP="001F48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6AAB4C12"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e</w:t>
      </w:r>
      <w:r w:rsidRPr="00E77497">
        <w:t xml:space="preserve"> == </w:t>
      </w:r>
      <w:r w:rsidRPr="00E77497">
        <w:rPr>
          <w:i/>
        </w:rPr>
        <w:t>InputLength</w:t>
      </w:r>
      <w:r w:rsidRPr="00E77497">
        <w:t xml:space="preserve">, return </w:t>
      </w:r>
      <w:r w:rsidRPr="00E77497">
        <w:rPr>
          <w:b/>
        </w:rPr>
        <w:t>failure</w:t>
      </w:r>
      <w:r w:rsidRPr="00E77497">
        <w:t>.</w:t>
      </w:r>
    </w:p>
    <w:p w14:paraId="48923198"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14:paraId="2B857301"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E77497">
        <w:rPr>
          <w:i/>
        </w:rPr>
        <w:t>Canonicalize</w:t>
      </w:r>
      <w:r w:rsidRPr="00E77497">
        <w:t>(</w:t>
      </w:r>
      <w:r w:rsidRPr="00E77497">
        <w:rPr>
          <w:i/>
        </w:rPr>
        <w:t>ch</w:t>
      </w:r>
      <w:r w:rsidRPr="00E77497">
        <w:t>).</w:t>
      </w:r>
    </w:p>
    <w:p w14:paraId="3999BE96"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14:paraId="5A31566F" w14:textId="77777777" w:rsidR="004C02EF" w:rsidRPr="00E77497" w:rsidRDefault="004C02EF" w:rsidP="001F482D">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xml:space="preserve">, return </w:t>
      </w:r>
      <w:r w:rsidRPr="00E77497">
        <w:rPr>
          <w:b/>
        </w:rPr>
        <w:t>failure</w:t>
      </w:r>
      <w:r w:rsidRPr="00E77497">
        <w:t>.</w:t>
      </w:r>
    </w:p>
    <w:p w14:paraId="31CDC747" w14:textId="77777777" w:rsidR="004C02EF" w:rsidRPr="00E77497" w:rsidRDefault="004C02EF" w:rsidP="001F48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14:paraId="3E62B84C" w14:textId="77777777" w:rsidR="004C02EF" w:rsidRPr="00E77497" w:rsidRDefault="004C02EF" w:rsidP="001F482D">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return</w:t>
      </w:r>
      <w:r w:rsidRPr="00E77497">
        <w:rPr>
          <w:b/>
        </w:rPr>
        <w:t xml:space="preserve"> failure.</w:t>
      </w:r>
    </w:p>
    <w:p w14:paraId="6C451CB7"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326B81E8"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14:paraId="61636AA2" w14:textId="77777777" w:rsidR="004C02EF" w:rsidRPr="00E77497" w:rsidRDefault="004C02EF" w:rsidP="001F48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3DFEC263" w14:textId="77777777" w:rsidR="004C02EF" w:rsidRPr="00E77497" w:rsidRDefault="004C02EF" w:rsidP="004C02EF">
      <w:r w:rsidRPr="00E77497">
        <w:t xml:space="preserve">The abstract operation </w:t>
      </w:r>
      <w:r w:rsidRPr="00E77497">
        <w:rPr>
          <w:rFonts w:ascii="Times New Roman" w:hAnsi="Times New Roman"/>
          <w:i/>
        </w:rPr>
        <w:t xml:space="preserve">Canonicalize </w:t>
      </w:r>
      <w:r w:rsidRPr="00E77497">
        <w:t xml:space="preserve">takes a character parameter </w:t>
      </w:r>
      <w:r w:rsidRPr="00E77497">
        <w:rPr>
          <w:rFonts w:ascii="Times New Roman" w:hAnsi="Times New Roman"/>
          <w:i/>
        </w:rPr>
        <w:t>ch</w:t>
      </w:r>
      <w:r w:rsidRPr="00E77497">
        <w:t xml:space="preserve"> and performs the following steps:</w:t>
      </w:r>
    </w:p>
    <w:p w14:paraId="71741B44" w14:textId="77777777" w:rsidR="004C02EF" w:rsidRPr="00E77497" w:rsidRDefault="004C02EF" w:rsidP="001F48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0E46EE9A" w14:textId="77777777" w:rsidR="004C02EF" w:rsidRPr="00E77497" w:rsidRDefault="004C02EF" w:rsidP="001F48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14:paraId="523C36D4" w14:textId="77777777" w:rsidR="004C02EF" w:rsidRPr="00E77497" w:rsidRDefault="004C02EF" w:rsidP="001F48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14:paraId="6B103549" w14:textId="77777777" w:rsidR="004C02EF" w:rsidRPr="00E77497" w:rsidRDefault="004C02EF" w:rsidP="001F48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14:paraId="67D91C4A" w14:textId="77777777" w:rsidR="004C02EF" w:rsidRPr="00E77497" w:rsidRDefault="004C02EF" w:rsidP="001F48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14:paraId="0F1F3CF2" w14:textId="77777777" w:rsidR="004C02EF" w:rsidRPr="00E77497" w:rsidRDefault="004C02EF" w:rsidP="001F482D">
      <w:pPr>
        <w:pStyle w:val="Alg4"/>
        <w:numPr>
          <w:ilvl w:val="0"/>
          <w:numId w:val="311"/>
        </w:numPr>
        <w:spacing w:after="120"/>
      </w:pPr>
      <w:r w:rsidRPr="00E77497">
        <w:t xml:space="preserve">Return </w:t>
      </w:r>
      <w:r w:rsidRPr="00E77497">
        <w:rPr>
          <w:i/>
        </w:rPr>
        <w:t>cu</w:t>
      </w:r>
      <w:r w:rsidRPr="00E77497">
        <w:t>.</w:t>
      </w:r>
    </w:p>
    <w:p w14:paraId="3C71BF45" w14:textId="77777777" w:rsidR="004C02EF" w:rsidRPr="00E77497" w:rsidRDefault="004C02EF" w:rsidP="004C02EF">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72C38C1C" w14:textId="77777777" w:rsidR="004C02EF" w:rsidRPr="00E77497" w:rsidRDefault="004C02EF" w:rsidP="004C02EF">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52E30A67" w14:textId="77777777" w:rsidR="004C02EF" w:rsidRPr="00E77497" w:rsidRDefault="004C02EF" w:rsidP="004C02EF">
      <w:pPr>
        <w:pStyle w:val="Note"/>
        <w:spacing w:after="60"/>
      </w:pPr>
      <w:r w:rsidRPr="00E77497">
        <w:t>For example,</w:t>
      </w:r>
    </w:p>
    <w:p w14:paraId="6B12F18C" w14:textId="77777777" w:rsidR="004C02EF" w:rsidRPr="00E77497" w:rsidRDefault="004C02EF" w:rsidP="004C02EF">
      <w:pPr>
        <w:pStyle w:val="CodeSample4"/>
        <w:spacing w:after="60"/>
        <w:ind w:left="2059"/>
        <w:rPr>
          <w:sz w:val="18"/>
        </w:rPr>
      </w:pPr>
      <w:r w:rsidRPr="00E77497">
        <w:rPr>
          <w:sz w:val="18"/>
        </w:rPr>
        <w:t>/(?=(a+))/.exec("baaabac")</w:t>
      </w:r>
    </w:p>
    <w:p w14:paraId="50C989C9" w14:textId="77777777" w:rsidR="004C02EF" w:rsidRPr="00E77497" w:rsidRDefault="004C02EF" w:rsidP="004C02EF">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5EB7BCA8" w14:textId="77777777" w:rsidR="004C02EF" w:rsidRPr="00E77497" w:rsidRDefault="004C02EF" w:rsidP="004C02EF">
      <w:pPr>
        <w:pStyle w:val="CodeSample4"/>
        <w:spacing w:after="240"/>
        <w:ind w:left="2059"/>
        <w:rPr>
          <w:sz w:val="18"/>
        </w:rPr>
      </w:pPr>
      <w:r w:rsidRPr="00E77497">
        <w:rPr>
          <w:sz w:val="18"/>
        </w:rPr>
        <w:t>["", "aaa"]</w:t>
      </w:r>
    </w:p>
    <w:p w14:paraId="49CD74AA" w14:textId="77777777" w:rsidR="004C02EF" w:rsidRPr="00E77497" w:rsidRDefault="004C02EF" w:rsidP="004C02EF">
      <w:pPr>
        <w:pStyle w:val="Note"/>
        <w:spacing w:after="60"/>
      </w:pPr>
      <w:r w:rsidRPr="00E77497">
        <w:t>To illustrate the lack of backtracking into the lookahead, consider:</w:t>
      </w:r>
    </w:p>
    <w:p w14:paraId="6A016C5B" w14:textId="77777777" w:rsidR="004C02EF" w:rsidRPr="00E77497" w:rsidRDefault="004C02EF" w:rsidP="004C02EF">
      <w:pPr>
        <w:pStyle w:val="CodeSample4"/>
        <w:spacing w:after="240"/>
        <w:ind w:left="2059"/>
        <w:rPr>
          <w:sz w:val="18"/>
        </w:rPr>
      </w:pPr>
      <w:r w:rsidRPr="00E77497">
        <w:rPr>
          <w:sz w:val="18"/>
        </w:rPr>
        <w:t>/(?=(a+))a*b\1/.exec("baaabac")</w:t>
      </w:r>
    </w:p>
    <w:p w14:paraId="53A6CDA7" w14:textId="77777777" w:rsidR="004C02EF" w:rsidRPr="00E77497" w:rsidRDefault="004C02EF" w:rsidP="004C02EF">
      <w:pPr>
        <w:pStyle w:val="Note"/>
        <w:spacing w:after="60"/>
      </w:pPr>
      <w:r w:rsidRPr="00E77497">
        <w:t>This expression returns</w:t>
      </w:r>
    </w:p>
    <w:p w14:paraId="412C5D67" w14:textId="77777777" w:rsidR="004C02EF" w:rsidRPr="00E77497" w:rsidRDefault="004C02EF" w:rsidP="004C02EF">
      <w:pPr>
        <w:pStyle w:val="CodeSample4"/>
        <w:spacing w:after="60"/>
        <w:ind w:left="2059"/>
        <w:rPr>
          <w:sz w:val="18"/>
        </w:rPr>
      </w:pPr>
      <w:r w:rsidRPr="00E77497">
        <w:rPr>
          <w:sz w:val="18"/>
        </w:rPr>
        <w:t>["aba", "a"]</w:t>
      </w:r>
    </w:p>
    <w:p w14:paraId="5E081B2C" w14:textId="77777777" w:rsidR="004C02EF" w:rsidRPr="00E77497" w:rsidRDefault="004C02EF" w:rsidP="004C02EF">
      <w:pPr>
        <w:pStyle w:val="Note"/>
        <w:spacing w:after="60"/>
      </w:pPr>
      <w:r w:rsidRPr="00E77497">
        <w:t>and not:</w:t>
      </w:r>
    </w:p>
    <w:p w14:paraId="78075041" w14:textId="77777777" w:rsidR="004C02EF" w:rsidRPr="00E77497" w:rsidRDefault="004C02EF" w:rsidP="004C02EF">
      <w:pPr>
        <w:pStyle w:val="CodeSample4"/>
        <w:spacing w:after="240"/>
        <w:ind w:left="2059"/>
        <w:rPr>
          <w:sz w:val="18"/>
        </w:rPr>
      </w:pPr>
      <w:r w:rsidRPr="00E77497">
        <w:rPr>
          <w:sz w:val="18"/>
        </w:rPr>
        <w:t>["aaaba", "a"]</w:t>
      </w:r>
    </w:p>
    <w:p w14:paraId="4B9ED5AF" w14:textId="77777777" w:rsidR="004C02EF" w:rsidRPr="00E77497" w:rsidRDefault="004C02EF" w:rsidP="004C02EF">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27786F05" w14:textId="77777777" w:rsidR="004C02EF" w:rsidRPr="00E77497" w:rsidRDefault="004C02EF" w:rsidP="004C02EF">
      <w:pPr>
        <w:pStyle w:val="CodeSample4"/>
        <w:spacing w:after="60"/>
        <w:ind w:left="2059"/>
        <w:rPr>
          <w:sz w:val="18"/>
        </w:rPr>
      </w:pPr>
      <w:r w:rsidRPr="00E77497">
        <w:rPr>
          <w:sz w:val="18"/>
        </w:rPr>
        <w:t>/(.*?)a(?!(a+)b\2c)\2(.*)/.exec("baaabaac")</w:t>
      </w:r>
    </w:p>
    <w:p w14:paraId="5247E17E" w14:textId="77777777" w:rsidR="004C02EF" w:rsidRPr="00E77497" w:rsidRDefault="004C02EF" w:rsidP="004C02EF">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2AA26DF9" w14:textId="77777777" w:rsidR="004C02EF" w:rsidRPr="00E77497" w:rsidRDefault="004C02EF" w:rsidP="004C02EF">
      <w:pPr>
        <w:pStyle w:val="CodeSample4"/>
        <w:spacing w:after="60"/>
        <w:ind w:left="2059"/>
        <w:rPr>
          <w:sz w:val="18"/>
        </w:rPr>
      </w:pPr>
      <w:r w:rsidRPr="00E77497">
        <w:rPr>
          <w:sz w:val="18"/>
        </w:rPr>
        <w:t>["baaabaac", "ba", undefined, "abaac"]</w:t>
      </w:r>
    </w:p>
    <w:p w14:paraId="3461C313" w14:textId="77777777" w:rsidR="004C02EF" w:rsidRPr="00E77497" w:rsidRDefault="004C02EF" w:rsidP="004C02EF">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14:paraId="25856CAC" w14:textId="77777777" w:rsidR="004C02EF" w:rsidRPr="00E77497" w:rsidRDefault="004C02EF" w:rsidP="004C02EF">
      <w:pPr>
        <w:pStyle w:val="40"/>
        <w:numPr>
          <w:ilvl w:val="0"/>
          <w:numId w:val="0"/>
        </w:numPr>
      </w:pPr>
      <w:bookmarkStart w:id="29409" w:name="_Ref463788107"/>
      <w:r w:rsidRPr="00E77497">
        <w:t>15.10.2.9</w:t>
      </w:r>
      <w:r w:rsidRPr="00E77497">
        <w:tab/>
        <w:t>AtomEscape</w:t>
      </w:r>
      <w:bookmarkEnd w:id="29409"/>
    </w:p>
    <w:p w14:paraId="0AA6C1E1"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3A687B7A" w14:textId="77777777" w:rsidR="004C02EF" w:rsidRPr="00E77497" w:rsidRDefault="004C02EF" w:rsidP="001F48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14:paraId="5555CDA3" w14:textId="77777777" w:rsidR="004C02EF" w:rsidRPr="00E77497" w:rsidRDefault="004C02EF" w:rsidP="001F482D">
      <w:pPr>
        <w:pStyle w:val="Alg4"/>
        <w:numPr>
          <w:ilvl w:val="0"/>
          <w:numId w:val="314"/>
        </w:numPr>
      </w:pPr>
      <w:r w:rsidRPr="00E77497">
        <w:t xml:space="preserve">If </w:t>
      </w:r>
      <w:r w:rsidRPr="00E77497">
        <w:rPr>
          <w:i/>
        </w:rPr>
        <w:t>E</w:t>
      </w:r>
      <w:r w:rsidRPr="00E77497">
        <w:t xml:space="preserve"> is a character, then</w:t>
      </w:r>
    </w:p>
    <w:p w14:paraId="57BEC9A5" w14:textId="77777777" w:rsidR="004C02EF" w:rsidRPr="00E77497" w:rsidRDefault="004C02EF" w:rsidP="001F48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14:paraId="4D4A9A34" w14:textId="77777777" w:rsidR="004C02EF" w:rsidRPr="00E77497" w:rsidRDefault="004C02EF" w:rsidP="001F48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420A9FDF" w14:textId="77777777" w:rsidR="004C02EF" w:rsidRPr="00E77497" w:rsidRDefault="004C02EF" w:rsidP="001F482D">
      <w:pPr>
        <w:pStyle w:val="Alg4"/>
        <w:numPr>
          <w:ilvl w:val="1"/>
          <w:numId w:val="314"/>
        </w:numPr>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2CA405D4" w14:textId="77777777" w:rsidR="004C02EF" w:rsidRPr="00E77497" w:rsidRDefault="004C02EF" w:rsidP="001F48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14:paraId="2B806B5C" w14:textId="77777777" w:rsidR="004C02EF" w:rsidRPr="00E77497" w:rsidRDefault="004C02EF" w:rsidP="001F48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NCapturingParens</w:t>
      </w:r>
      <w:r w:rsidRPr="00E77497">
        <w:t xml:space="preserve"> then throw a </w:t>
      </w:r>
      <w:r w:rsidRPr="00E77497">
        <w:rPr>
          <w:b/>
        </w:rPr>
        <w:t>SyntaxError</w:t>
      </w:r>
      <w:r w:rsidRPr="00E77497">
        <w:t xml:space="preserve"> exception.</w:t>
      </w:r>
    </w:p>
    <w:p w14:paraId="78A37DFD" w14:textId="77777777" w:rsidR="004C02EF" w:rsidRPr="00E77497" w:rsidRDefault="004C02EF" w:rsidP="001F48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33253D62" w14:textId="77777777" w:rsidR="004C02EF" w:rsidRPr="00E77497" w:rsidRDefault="004C02EF" w:rsidP="001F48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36B0B6CA"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14:paraId="34612339"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14:paraId="0D911242"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11762B92"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14:paraId="7D723F5A"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14:paraId="22F54C32"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14:paraId="3778CE3D" w14:textId="77777777" w:rsidR="004C02EF" w:rsidRPr="00E77497" w:rsidRDefault="004C02EF" w:rsidP="001F48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E77497">
        <w:rPr>
          <w:i/>
        </w:rPr>
        <w:t>Canonicalize</w:t>
      </w:r>
      <w:r w:rsidRPr="00E77497">
        <w:t>(</w:t>
      </w:r>
      <w:r w:rsidRPr="00E77497">
        <w:rPr>
          <w:i/>
        </w:rPr>
        <w:t>s</w:t>
      </w:r>
      <w:r w:rsidRPr="00E77497">
        <w:t>[</w:t>
      </w:r>
      <w:r w:rsidRPr="00E77497">
        <w:rPr>
          <w:i/>
        </w:rPr>
        <w:t>i</w:t>
      </w:r>
      <w:r w:rsidRPr="00E77497">
        <w:t xml:space="preserve">]) is not the same character as </w:t>
      </w:r>
      <w:r w:rsidRPr="00E77497">
        <w:rPr>
          <w:i/>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14:paraId="308CDD37"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14:paraId="270F65C4" w14:textId="77777777" w:rsidR="004C02EF" w:rsidRPr="00E77497" w:rsidRDefault="004C02EF" w:rsidP="001F48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14BFE16E"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2037E88B" w14:textId="77777777" w:rsidR="004C02EF" w:rsidRPr="00E77497" w:rsidRDefault="004C02EF" w:rsidP="001F48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14:paraId="1BE0DD16" w14:textId="77777777" w:rsidR="004C02EF" w:rsidRPr="00E77497" w:rsidRDefault="004C02EF" w:rsidP="001F48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1C8E5E80" w14:textId="77777777" w:rsidR="004C02EF" w:rsidRPr="00E77497" w:rsidRDefault="004C02EF" w:rsidP="001F482D">
      <w:pPr>
        <w:pStyle w:val="Alg4"/>
        <w:numPr>
          <w:ilvl w:val="0"/>
          <w:numId w:val="313"/>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1CCC0F3F"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5B71A6F2" w14:textId="77777777" w:rsidR="004C02EF" w:rsidRPr="00E77497" w:rsidRDefault="004C02EF" w:rsidP="001F48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14:paraId="321E818F" w14:textId="77777777" w:rsidR="004C02EF" w:rsidRPr="00E77497" w:rsidRDefault="004C02EF" w:rsidP="001F482D">
      <w:pPr>
        <w:pStyle w:val="Alg4"/>
        <w:numPr>
          <w:ilvl w:val="0"/>
          <w:numId w:val="312"/>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575D1726" w14:textId="77777777" w:rsidR="004C02EF" w:rsidRPr="00E77497" w:rsidRDefault="004C02EF" w:rsidP="004C02EF">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15.10.2.11).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294E0298" w14:textId="77777777" w:rsidR="004C02EF" w:rsidRPr="00E77497" w:rsidRDefault="004C02EF" w:rsidP="004C02EF">
      <w:pPr>
        <w:pStyle w:val="40"/>
        <w:numPr>
          <w:ilvl w:val="0"/>
          <w:numId w:val="0"/>
        </w:numPr>
      </w:pPr>
      <w:r w:rsidRPr="00E77497">
        <w:t>15.10.2.10</w:t>
      </w:r>
      <w:r w:rsidRPr="00E77497">
        <w:tab/>
        <w:t>CharacterEscape</w:t>
      </w:r>
    </w:p>
    <w:p w14:paraId="30C64960" w14:textId="77777777" w:rsidR="004C02EF" w:rsidRPr="00E77497" w:rsidRDefault="004C02EF" w:rsidP="004C02EF">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 to </w:t>
      </w:r>
      <w:ins w:id="29410" w:author="Rev 8 Allen Wirfs-Brock" w:date="2012-06-13T12:59:00Z">
        <w:r w:rsidR="00676727">
          <w:fldChar w:fldCharType="begin"/>
        </w:r>
        <w:r w:rsidR="00676727">
          <w:instrText xml:space="preserve"> REF _Ref327355717 \h </w:instrText>
        </w:r>
      </w:ins>
      <w:r w:rsidR="00676727">
        <w:fldChar w:fldCharType="separate"/>
      </w:r>
      <w:ins w:id="29411" w:author="Rev 8 Allen Wirfs-Brock" w:date="2012-06-15T19:42:00Z">
        <w:r w:rsidR="00606E07">
          <w:t xml:space="preserve">Table </w:t>
        </w:r>
        <w:r w:rsidR="00606E07">
          <w:rPr>
            <w:noProof/>
          </w:rPr>
          <w:t>29</w:t>
        </w:r>
      </w:ins>
      <w:ins w:id="29412" w:author="Rev 8 Allen Wirfs-Brock" w:date="2012-06-13T12:59:00Z">
        <w:r w:rsidR="00676727">
          <w:fldChar w:fldCharType="end"/>
        </w:r>
      </w:ins>
      <w:r w:rsidRPr="00E77497">
        <w:t xml:space="preserve">. </w:t>
      </w:r>
    </w:p>
    <w:p w14:paraId="41F9BEA4" w14:textId="77777777" w:rsidR="004C02EF" w:rsidRPr="00E77497" w:rsidRDefault="00676727" w:rsidP="00643AF2">
      <w:pPr>
        <w:pStyle w:val="Tabletitle"/>
      </w:pPr>
      <w:bookmarkStart w:id="29413" w:name="_Ref327355717"/>
      <w:ins w:id="29414" w:author="Rev 8 Allen Wirfs-Brock" w:date="2012-06-13T12:59:00Z">
        <w:r>
          <w:t xml:space="preserve">Table </w:t>
        </w:r>
        <w:r>
          <w:fldChar w:fldCharType="begin"/>
        </w:r>
        <w:r>
          <w:instrText xml:space="preserve"> SEQ Table \* ARABIC </w:instrText>
        </w:r>
      </w:ins>
      <w:r>
        <w:fldChar w:fldCharType="separate"/>
      </w:r>
      <w:ins w:id="29415" w:author="Rev 8 Allen Wirfs-Brock" w:date="2012-06-15T19:42:00Z">
        <w:r w:rsidR="00606E07">
          <w:rPr>
            <w:noProof/>
          </w:rPr>
          <w:t>29</w:t>
        </w:r>
      </w:ins>
      <w:ins w:id="29416" w:author="Rev 8 Allen Wirfs-Brock" w:date="2012-06-13T12:59:00Z">
        <w:r>
          <w:fldChar w:fldCharType="end"/>
        </w:r>
      </w:ins>
      <w:bookmarkEnd w:id="29413"/>
      <w:ins w:id="29417" w:author="Allen Wirfs-Brock" w:date="2011-07-02T13:32:00Z">
        <w:r w:rsidR="008962D8" w:rsidRPr="00E77497">
          <w:rPr>
            <w:rFonts w:eastAsia="Arial Unicode MS"/>
          </w:rPr>
          <w:t xml:space="preserve"> </w:t>
        </w:r>
      </w:ins>
      <w:r w:rsidR="004C02EF" w:rsidRPr="00E77497">
        <w:rPr>
          <w:rFonts w:eastAsia="Arial Unicode MS"/>
        </w:rPr>
        <w:t>— ControlEscape Character Values</w:t>
      </w:r>
    </w:p>
    <w:tbl>
      <w:tblPr>
        <w:tblW w:w="0" w:type="auto"/>
        <w:jc w:val="center"/>
        <w:tblLayout w:type="fixed"/>
        <w:tblLook w:val="0000" w:firstRow="0" w:lastRow="0" w:firstColumn="0" w:lastColumn="0" w:noHBand="0" w:noVBand="0"/>
        <w:tblPrChange w:id="29418" w:author="Rev 6 Allen Wirfs-Brock" w:date="2012-02-23T16:42:00Z">
          <w:tblPr>
            <w:tblW w:w="0" w:type="auto"/>
            <w:jc w:val="center"/>
            <w:tblLayout w:type="fixed"/>
            <w:tblLook w:val="0000" w:firstRow="0" w:lastRow="0" w:firstColumn="0" w:lastColumn="0" w:noHBand="0" w:noVBand="0"/>
          </w:tblPr>
        </w:tblPrChange>
      </w:tblPr>
      <w:tblGrid>
        <w:gridCol w:w="1896"/>
        <w:gridCol w:w="1709"/>
        <w:gridCol w:w="1896"/>
        <w:gridCol w:w="1003"/>
        <w:tblGridChange w:id="29419">
          <w:tblGrid>
            <w:gridCol w:w="1896"/>
            <w:gridCol w:w="1709"/>
            <w:gridCol w:w="1896"/>
            <w:gridCol w:w="1003"/>
          </w:tblGrid>
        </w:tblGridChange>
      </w:tblGrid>
      <w:tr w:rsidR="004C02EF" w:rsidRPr="00E77497" w14:paraId="64DAD834" w14:textId="77777777" w:rsidTr="00550FEB">
        <w:trPr>
          <w:jc w:val="center"/>
          <w:trPrChange w:id="29420" w:author="Rev 6 Allen Wirfs-Brock" w:date="2012-02-23T16:42:00Z">
            <w:trPr>
              <w:jc w:val="center"/>
            </w:trPr>
          </w:trPrChange>
        </w:trPr>
        <w:tc>
          <w:tcPr>
            <w:tcW w:w="1896" w:type="dxa"/>
            <w:tcBorders>
              <w:top w:val="single" w:sz="12" w:space="0" w:color="000000"/>
              <w:left w:val="single" w:sz="6" w:space="0" w:color="000000"/>
              <w:bottom w:val="single" w:sz="6" w:space="0" w:color="000000"/>
            </w:tcBorders>
            <w:shd w:val="solid" w:color="C0C0C0" w:fill="FFFFFF"/>
            <w:tcPrChange w:id="29421" w:author="Rev 6 Allen Wirfs-Brock" w:date="2012-02-23T16:42:00Z">
              <w:tcPr>
                <w:tcW w:w="1896" w:type="dxa"/>
                <w:tcBorders>
                  <w:top w:val="single" w:sz="12" w:space="0" w:color="000000"/>
                  <w:left w:val="single" w:sz="6" w:space="0" w:color="000000"/>
                  <w:bottom w:val="single" w:sz="6" w:space="0" w:color="000000"/>
                </w:tcBorders>
                <w:shd w:val="solid" w:color="C0C0C0" w:fill="FFFFFF"/>
              </w:tcPr>
            </w:tcPrChange>
          </w:tcPr>
          <w:p w14:paraId="25138075" w14:textId="77777777" w:rsidR="004C02EF" w:rsidRPr="006B6D0A" w:rsidRDefault="004C02EF" w:rsidP="003A4B22">
            <w:pPr>
              <w:keepNext/>
              <w:keepLines/>
              <w:spacing w:after="120"/>
              <w:rPr>
                <w:rFonts w:ascii="Times New Roman" w:hAnsi="Times New Roman"/>
                <w:b/>
                <w:i/>
                <w:color w:val="000000"/>
                <w:shd w:val="solid" w:color="C0C0C0" w:fill="FFFFFF"/>
              </w:rPr>
            </w:pPr>
            <w:r w:rsidRPr="006B6D0A">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Change w:id="29422" w:author="Rev 6 Allen Wirfs-Brock" w:date="2012-02-23T16:42:00Z">
              <w:tcPr>
                <w:tcW w:w="1709" w:type="dxa"/>
                <w:tcBorders>
                  <w:top w:val="single" w:sz="12" w:space="0" w:color="000000"/>
                  <w:bottom w:val="single" w:sz="6" w:space="0" w:color="000000"/>
                </w:tcBorders>
                <w:shd w:val="solid" w:color="C0C0C0" w:fill="FFFFFF"/>
              </w:tcPr>
            </w:tcPrChange>
          </w:tcPr>
          <w:p w14:paraId="7833CB0A" w14:textId="77777777" w:rsidR="004C02EF" w:rsidRPr="00E65A34" w:rsidRDefault="004C02EF" w:rsidP="003A4B22">
            <w:pPr>
              <w:keepNext/>
              <w:keepLines/>
              <w:spacing w:after="120"/>
              <w:rPr>
                <w:rFonts w:ascii="Times New Roman" w:hAnsi="Times New Roman"/>
                <w:b/>
                <w:i/>
                <w:color w:val="000000"/>
                <w:shd w:val="solid" w:color="C0C0C0" w:fill="FFFFFF"/>
              </w:rPr>
            </w:pPr>
            <w:r w:rsidRPr="00E65A34">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Change w:id="29423" w:author="Rev 6 Allen Wirfs-Brock" w:date="2012-02-23T16:42:00Z">
              <w:tcPr>
                <w:tcW w:w="1896" w:type="dxa"/>
                <w:tcBorders>
                  <w:top w:val="single" w:sz="12" w:space="0" w:color="000000"/>
                  <w:bottom w:val="single" w:sz="6" w:space="0" w:color="000000"/>
                </w:tcBorders>
                <w:shd w:val="solid" w:color="C0C0C0" w:fill="FFFFFF"/>
              </w:tcPr>
            </w:tcPrChange>
          </w:tcPr>
          <w:p w14:paraId="760123DC" w14:textId="77777777" w:rsidR="004C02EF" w:rsidRPr="00546435" w:rsidRDefault="004C02EF" w:rsidP="003A4B22">
            <w:pPr>
              <w:keepNext/>
              <w:keepLines/>
              <w:spacing w:after="120"/>
              <w:rPr>
                <w:rFonts w:ascii="Times New Roman" w:hAnsi="Times New Roman"/>
                <w:b/>
                <w:i/>
                <w:color w:val="000000"/>
                <w:shd w:val="solid" w:color="C0C0C0" w:fill="FFFFFF"/>
              </w:rPr>
            </w:pPr>
            <w:r w:rsidRPr="00546435">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Change w:id="29424" w:author="Rev 6 Allen Wirfs-Brock" w:date="2012-02-23T16:42:00Z">
              <w:tcPr>
                <w:tcW w:w="1003" w:type="dxa"/>
                <w:tcBorders>
                  <w:top w:val="single" w:sz="12" w:space="0" w:color="000000"/>
                  <w:bottom w:val="single" w:sz="6" w:space="0" w:color="000000"/>
                  <w:right w:val="single" w:sz="6" w:space="0" w:color="000000"/>
                </w:tcBorders>
                <w:shd w:val="solid" w:color="C0C0C0" w:fill="FFFFFF"/>
              </w:tcPr>
            </w:tcPrChange>
          </w:tcPr>
          <w:p w14:paraId="24C9980C" w14:textId="77777777" w:rsidR="004C02EF" w:rsidRPr="00A67AF2" w:rsidRDefault="004C02EF" w:rsidP="003A4B22">
            <w:pPr>
              <w:keepNext/>
              <w:keepLines/>
              <w:spacing w:after="120"/>
              <w:rPr>
                <w:rFonts w:ascii="Times New Roman" w:hAnsi="Times New Roman"/>
                <w:b/>
                <w:i/>
                <w:color w:val="000000"/>
                <w:shd w:val="solid" w:color="C0C0C0" w:fill="FFFFFF"/>
              </w:rPr>
            </w:pPr>
            <w:r w:rsidRPr="00A67AF2">
              <w:rPr>
                <w:rFonts w:ascii="Times New Roman" w:hAnsi="Times New Roman"/>
                <w:b/>
                <w:i/>
                <w:color w:val="000000"/>
                <w:shd w:val="solid" w:color="C0C0C0" w:fill="FFFFFF"/>
              </w:rPr>
              <w:t>Symbol</w:t>
            </w:r>
          </w:p>
        </w:tc>
      </w:tr>
      <w:tr w:rsidR="004C02EF" w:rsidRPr="00E77497" w14:paraId="50DE35B4" w14:textId="77777777" w:rsidTr="00550FEB">
        <w:trPr>
          <w:jc w:val="center"/>
          <w:trPrChange w:id="29425" w:author="Rev 6 Allen Wirfs-Brock" w:date="2012-02-23T16:42:00Z">
            <w:trPr>
              <w:jc w:val="center"/>
            </w:trPr>
          </w:trPrChange>
        </w:trPr>
        <w:tc>
          <w:tcPr>
            <w:tcW w:w="1896" w:type="dxa"/>
            <w:tcBorders>
              <w:left w:val="single" w:sz="6" w:space="0" w:color="000000"/>
            </w:tcBorders>
            <w:tcPrChange w:id="29426" w:author="Rev 6 Allen Wirfs-Brock" w:date="2012-02-23T16:42:00Z">
              <w:tcPr>
                <w:tcW w:w="1896" w:type="dxa"/>
                <w:tcBorders>
                  <w:left w:val="single" w:sz="6" w:space="0" w:color="000000"/>
                </w:tcBorders>
              </w:tcPr>
            </w:tcPrChange>
          </w:tcPr>
          <w:p w14:paraId="3AA5268C" w14:textId="77777777" w:rsidR="004C02EF" w:rsidRPr="00A67AF2" w:rsidRDefault="004C02EF" w:rsidP="003A4B22">
            <w:pPr>
              <w:keepNext/>
              <w:keepLines/>
              <w:spacing w:after="40"/>
              <w:jc w:val="center"/>
              <w:rPr>
                <w:rFonts w:ascii="Courier" w:hAnsi="Courier"/>
                <w:b/>
              </w:rPr>
            </w:pPr>
            <w:r w:rsidRPr="00A67AF2">
              <w:rPr>
                <w:rFonts w:ascii="Courier New" w:hAnsi="Courier New"/>
                <w:b/>
              </w:rPr>
              <w:t>t</w:t>
            </w:r>
          </w:p>
        </w:tc>
        <w:tc>
          <w:tcPr>
            <w:tcW w:w="1709" w:type="dxa"/>
            <w:tcPrChange w:id="29427" w:author="Rev 6 Allen Wirfs-Brock" w:date="2012-02-23T16:42:00Z">
              <w:tcPr>
                <w:tcW w:w="1709" w:type="dxa"/>
              </w:tcPr>
            </w:tcPrChange>
          </w:tcPr>
          <w:p w14:paraId="6CC492A9" w14:textId="77777777" w:rsidR="004C02EF" w:rsidRPr="00675B74" w:rsidRDefault="004C02EF" w:rsidP="003A4B22">
            <w:pPr>
              <w:keepNext/>
              <w:keepLines/>
              <w:spacing w:after="40"/>
              <w:rPr>
                <w:rFonts w:ascii="Courier" w:hAnsi="Courier"/>
                <w:b/>
              </w:rPr>
            </w:pPr>
            <w:r w:rsidRPr="00B820AB">
              <w:rPr>
                <w:rFonts w:ascii="Courier New" w:hAnsi="Courier New"/>
                <w:b/>
              </w:rPr>
              <w:t>\u0009</w:t>
            </w:r>
          </w:p>
        </w:tc>
        <w:tc>
          <w:tcPr>
            <w:tcW w:w="1896" w:type="dxa"/>
            <w:tcPrChange w:id="29428" w:author="Rev 6 Allen Wirfs-Brock" w:date="2012-02-23T16:42:00Z">
              <w:tcPr>
                <w:tcW w:w="1896" w:type="dxa"/>
              </w:tcPr>
            </w:tcPrChange>
          </w:tcPr>
          <w:p w14:paraId="4C3B5A60" w14:textId="77777777" w:rsidR="004C02EF" w:rsidRPr="00E77497" w:rsidRDefault="004C02EF" w:rsidP="003A4B22">
            <w:pPr>
              <w:keepNext/>
              <w:keepLines/>
              <w:spacing w:after="40"/>
            </w:pPr>
            <w:r w:rsidRPr="00E77497">
              <w:t>horizontal tab</w:t>
            </w:r>
          </w:p>
        </w:tc>
        <w:tc>
          <w:tcPr>
            <w:tcW w:w="1003" w:type="dxa"/>
            <w:tcBorders>
              <w:right w:val="single" w:sz="6" w:space="0" w:color="000000"/>
            </w:tcBorders>
            <w:tcPrChange w:id="29429" w:author="Rev 6 Allen Wirfs-Brock" w:date="2012-02-23T16:42:00Z">
              <w:tcPr>
                <w:tcW w:w="1003" w:type="dxa"/>
                <w:tcBorders>
                  <w:right w:val="single" w:sz="6" w:space="0" w:color="000000"/>
                </w:tcBorders>
              </w:tcPr>
            </w:tcPrChange>
          </w:tcPr>
          <w:p w14:paraId="1C06EDD1" w14:textId="77777777" w:rsidR="004C02EF" w:rsidRPr="00E77497" w:rsidRDefault="004C02EF" w:rsidP="003A4B22">
            <w:pPr>
              <w:keepNext/>
              <w:keepLines/>
              <w:spacing w:after="40"/>
            </w:pPr>
            <w:r w:rsidRPr="00E77497">
              <w:t>&lt;HT&gt;</w:t>
            </w:r>
          </w:p>
        </w:tc>
      </w:tr>
      <w:tr w:rsidR="004C02EF" w:rsidRPr="00E77497" w14:paraId="1E91E623" w14:textId="77777777" w:rsidTr="00550FEB">
        <w:trPr>
          <w:jc w:val="center"/>
          <w:trPrChange w:id="29430" w:author="Rev 6 Allen Wirfs-Brock" w:date="2012-02-23T16:42:00Z">
            <w:trPr>
              <w:jc w:val="center"/>
            </w:trPr>
          </w:trPrChange>
        </w:trPr>
        <w:tc>
          <w:tcPr>
            <w:tcW w:w="1896" w:type="dxa"/>
            <w:tcBorders>
              <w:left w:val="single" w:sz="6" w:space="0" w:color="000000"/>
            </w:tcBorders>
            <w:tcPrChange w:id="29431" w:author="Rev 6 Allen Wirfs-Brock" w:date="2012-02-23T16:42:00Z">
              <w:tcPr>
                <w:tcW w:w="1896" w:type="dxa"/>
                <w:tcBorders>
                  <w:left w:val="single" w:sz="6" w:space="0" w:color="000000"/>
                </w:tcBorders>
              </w:tcPr>
            </w:tcPrChange>
          </w:tcPr>
          <w:p w14:paraId="77BF1EDE"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n</w:t>
            </w:r>
          </w:p>
        </w:tc>
        <w:tc>
          <w:tcPr>
            <w:tcW w:w="1709" w:type="dxa"/>
            <w:tcPrChange w:id="29432" w:author="Rev 6 Allen Wirfs-Brock" w:date="2012-02-23T16:42:00Z">
              <w:tcPr>
                <w:tcW w:w="1709" w:type="dxa"/>
              </w:tcPr>
            </w:tcPrChange>
          </w:tcPr>
          <w:p w14:paraId="7A101ABD" w14:textId="77777777" w:rsidR="004C02EF" w:rsidRPr="00E77497" w:rsidRDefault="004C02EF" w:rsidP="003A4B22">
            <w:pPr>
              <w:keepNext/>
              <w:keepLines/>
              <w:spacing w:after="40"/>
            </w:pPr>
            <w:r w:rsidRPr="00E77497">
              <w:rPr>
                <w:rFonts w:ascii="Courier New" w:hAnsi="Courier New"/>
                <w:b/>
              </w:rPr>
              <w:t>\u000A</w:t>
            </w:r>
          </w:p>
        </w:tc>
        <w:tc>
          <w:tcPr>
            <w:tcW w:w="1896" w:type="dxa"/>
            <w:tcPrChange w:id="29433" w:author="Rev 6 Allen Wirfs-Brock" w:date="2012-02-23T16:42:00Z">
              <w:tcPr>
                <w:tcW w:w="1896" w:type="dxa"/>
              </w:tcPr>
            </w:tcPrChange>
          </w:tcPr>
          <w:p w14:paraId="56DEBAAC" w14:textId="77777777" w:rsidR="004C02EF" w:rsidRPr="00E77497" w:rsidRDefault="004C02EF" w:rsidP="003A4B22">
            <w:pPr>
              <w:keepNext/>
              <w:keepLines/>
              <w:spacing w:after="40"/>
            </w:pPr>
            <w:r w:rsidRPr="00E77497">
              <w:t>line feed (new line)</w:t>
            </w:r>
          </w:p>
        </w:tc>
        <w:tc>
          <w:tcPr>
            <w:tcW w:w="1003" w:type="dxa"/>
            <w:tcBorders>
              <w:right w:val="single" w:sz="6" w:space="0" w:color="000000"/>
            </w:tcBorders>
            <w:tcPrChange w:id="29434" w:author="Rev 6 Allen Wirfs-Brock" w:date="2012-02-23T16:42:00Z">
              <w:tcPr>
                <w:tcW w:w="1003" w:type="dxa"/>
                <w:tcBorders>
                  <w:right w:val="single" w:sz="6" w:space="0" w:color="000000"/>
                </w:tcBorders>
              </w:tcPr>
            </w:tcPrChange>
          </w:tcPr>
          <w:p w14:paraId="39AC359F" w14:textId="77777777" w:rsidR="004C02EF" w:rsidRPr="00E77497" w:rsidRDefault="004C02EF" w:rsidP="003A4B22">
            <w:pPr>
              <w:keepNext/>
              <w:keepLines/>
              <w:spacing w:after="40"/>
            </w:pPr>
            <w:r w:rsidRPr="00E77497">
              <w:t>&lt;LF&gt;</w:t>
            </w:r>
          </w:p>
        </w:tc>
      </w:tr>
      <w:tr w:rsidR="004C02EF" w:rsidRPr="00E77497" w14:paraId="273A4905" w14:textId="77777777" w:rsidTr="00550FEB">
        <w:trPr>
          <w:jc w:val="center"/>
          <w:trPrChange w:id="29435" w:author="Rev 6 Allen Wirfs-Brock" w:date="2012-02-23T16:42:00Z">
            <w:trPr>
              <w:jc w:val="center"/>
            </w:trPr>
          </w:trPrChange>
        </w:trPr>
        <w:tc>
          <w:tcPr>
            <w:tcW w:w="1896" w:type="dxa"/>
            <w:tcBorders>
              <w:left w:val="single" w:sz="6" w:space="0" w:color="000000"/>
            </w:tcBorders>
            <w:tcPrChange w:id="29436" w:author="Rev 6 Allen Wirfs-Brock" w:date="2012-02-23T16:42:00Z">
              <w:tcPr>
                <w:tcW w:w="1896" w:type="dxa"/>
                <w:tcBorders>
                  <w:left w:val="single" w:sz="6" w:space="0" w:color="000000"/>
                </w:tcBorders>
              </w:tcPr>
            </w:tcPrChange>
          </w:tcPr>
          <w:p w14:paraId="5E368A3B"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v</w:t>
            </w:r>
          </w:p>
        </w:tc>
        <w:tc>
          <w:tcPr>
            <w:tcW w:w="1709" w:type="dxa"/>
            <w:tcPrChange w:id="29437" w:author="Rev 6 Allen Wirfs-Brock" w:date="2012-02-23T16:42:00Z">
              <w:tcPr>
                <w:tcW w:w="1709" w:type="dxa"/>
              </w:tcPr>
            </w:tcPrChange>
          </w:tcPr>
          <w:p w14:paraId="6D61D824" w14:textId="77777777" w:rsidR="004C02EF" w:rsidRPr="00E77497" w:rsidRDefault="004C02EF" w:rsidP="003A4B22">
            <w:pPr>
              <w:keepNext/>
              <w:keepLines/>
              <w:spacing w:after="40"/>
              <w:rPr>
                <w:rFonts w:ascii="Courier" w:hAnsi="Courier"/>
                <w:b/>
              </w:rPr>
            </w:pPr>
            <w:r w:rsidRPr="00E77497">
              <w:rPr>
                <w:rFonts w:ascii="Courier New" w:hAnsi="Courier New"/>
                <w:b/>
              </w:rPr>
              <w:t>\u000B</w:t>
            </w:r>
          </w:p>
        </w:tc>
        <w:tc>
          <w:tcPr>
            <w:tcW w:w="1896" w:type="dxa"/>
            <w:tcPrChange w:id="29438" w:author="Rev 6 Allen Wirfs-Brock" w:date="2012-02-23T16:42:00Z">
              <w:tcPr>
                <w:tcW w:w="1896" w:type="dxa"/>
              </w:tcPr>
            </w:tcPrChange>
          </w:tcPr>
          <w:p w14:paraId="5DADCDB2" w14:textId="77777777" w:rsidR="004C02EF" w:rsidRPr="00E77497" w:rsidRDefault="004C02EF" w:rsidP="003A4B22">
            <w:pPr>
              <w:keepNext/>
              <w:keepLines/>
              <w:spacing w:after="40"/>
            </w:pPr>
            <w:r w:rsidRPr="00E77497">
              <w:t>vertical tab</w:t>
            </w:r>
          </w:p>
        </w:tc>
        <w:tc>
          <w:tcPr>
            <w:tcW w:w="1003" w:type="dxa"/>
            <w:tcBorders>
              <w:right w:val="single" w:sz="6" w:space="0" w:color="000000"/>
            </w:tcBorders>
            <w:tcPrChange w:id="29439" w:author="Rev 6 Allen Wirfs-Brock" w:date="2012-02-23T16:42:00Z">
              <w:tcPr>
                <w:tcW w:w="1003" w:type="dxa"/>
                <w:tcBorders>
                  <w:right w:val="single" w:sz="6" w:space="0" w:color="000000"/>
                </w:tcBorders>
              </w:tcPr>
            </w:tcPrChange>
          </w:tcPr>
          <w:p w14:paraId="6FB8FFCD" w14:textId="77777777" w:rsidR="004C02EF" w:rsidRPr="00E77497" w:rsidRDefault="004C02EF" w:rsidP="003A4B22">
            <w:pPr>
              <w:keepNext/>
              <w:keepLines/>
              <w:spacing w:after="40"/>
            </w:pPr>
            <w:r w:rsidRPr="00E77497">
              <w:t>&lt;VT&gt;</w:t>
            </w:r>
          </w:p>
        </w:tc>
      </w:tr>
      <w:tr w:rsidR="004C02EF" w:rsidRPr="00E77497" w14:paraId="6B88F37E" w14:textId="77777777" w:rsidTr="00550FEB">
        <w:trPr>
          <w:jc w:val="center"/>
          <w:trPrChange w:id="29440" w:author="Rev 6 Allen Wirfs-Brock" w:date="2012-02-23T16:42:00Z">
            <w:trPr>
              <w:jc w:val="center"/>
            </w:trPr>
          </w:trPrChange>
        </w:trPr>
        <w:tc>
          <w:tcPr>
            <w:tcW w:w="1896" w:type="dxa"/>
            <w:tcBorders>
              <w:left w:val="single" w:sz="6" w:space="0" w:color="000000"/>
            </w:tcBorders>
            <w:tcPrChange w:id="29441" w:author="Rev 6 Allen Wirfs-Brock" w:date="2012-02-23T16:42:00Z">
              <w:tcPr>
                <w:tcW w:w="1896" w:type="dxa"/>
                <w:tcBorders>
                  <w:left w:val="single" w:sz="6" w:space="0" w:color="000000"/>
                </w:tcBorders>
              </w:tcPr>
            </w:tcPrChange>
          </w:tcPr>
          <w:p w14:paraId="02100DE0"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f</w:t>
            </w:r>
          </w:p>
        </w:tc>
        <w:tc>
          <w:tcPr>
            <w:tcW w:w="1709" w:type="dxa"/>
            <w:tcPrChange w:id="29442" w:author="Rev 6 Allen Wirfs-Brock" w:date="2012-02-23T16:42:00Z">
              <w:tcPr>
                <w:tcW w:w="1709" w:type="dxa"/>
              </w:tcPr>
            </w:tcPrChange>
          </w:tcPr>
          <w:p w14:paraId="3CF101AC" w14:textId="77777777" w:rsidR="004C02EF" w:rsidRPr="00E77497" w:rsidRDefault="004C02EF" w:rsidP="003A4B22">
            <w:pPr>
              <w:keepNext/>
              <w:keepLines/>
              <w:spacing w:after="40"/>
            </w:pPr>
            <w:r w:rsidRPr="00E77497">
              <w:rPr>
                <w:rFonts w:ascii="Courier New" w:hAnsi="Courier New"/>
                <w:b/>
              </w:rPr>
              <w:t>\u000C</w:t>
            </w:r>
          </w:p>
        </w:tc>
        <w:tc>
          <w:tcPr>
            <w:tcW w:w="1896" w:type="dxa"/>
            <w:tcPrChange w:id="29443" w:author="Rev 6 Allen Wirfs-Brock" w:date="2012-02-23T16:42:00Z">
              <w:tcPr>
                <w:tcW w:w="1896" w:type="dxa"/>
              </w:tcPr>
            </w:tcPrChange>
          </w:tcPr>
          <w:p w14:paraId="04D9FF47" w14:textId="77777777" w:rsidR="004C02EF" w:rsidRPr="00E77497" w:rsidRDefault="004C02EF" w:rsidP="003A4B22">
            <w:pPr>
              <w:keepNext/>
              <w:keepLines/>
              <w:spacing w:after="40"/>
            </w:pPr>
            <w:r w:rsidRPr="00E77497">
              <w:t>form feed</w:t>
            </w:r>
          </w:p>
        </w:tc>
        <w:tc>
          <w:tcPr>
            <w:tcW w:w="1003" w:type="dxa"/>
            <w:tcBorders>
              <w:right w:val="single" w:sz="6" w:space="0" w:color="000000"/>
            </w:tcBorders>
            <w:tcPrChange w:id="29444" w:author="Rev 6 Allen Wirfs-Brock" w:date="2012-02-23T16:42:00Z">
              <w:tcPr>
                <w:tcW w:w="1003" w:type="dxa"/>
                <w:tcBorders>
                  <w:right w:val="single" w:sz="6" w:space="0" w:color="000000"/>
                </w:tcBorders>
              </w:tcPr>
            </w:tcPrChange>
          </w:tcPr>
          <w:p w14:paraId="3A22FE77" w14:textId="77777777" w:rsidR="004C02EF" w:rsidRPr="00E77497" w:rsidRDefault="004C02EF" w:rsidP="003A4B22">
            <w:pPr>
              <w:keepNext/>
              <w:keepLines/>
              <w:spacing w:after="40"/>
            </w:pPr>
            <w:r w:rsidRPr="00E77497">
              <w:t>&lt;FF&gt;</w:t>
            </w:r>
          </w:p>
        </w:tc>
      </w:tr>
      <w:tr w:rsidR="004C02EF" w:rsidRPr="00E77497" w14:paraId="248B4BBB" w14:textId="77777777" w:rsidTr="00550FEB">
        <w:trPr>
          <w:jc w:val="center"/>
          <w:trPrChange w:id="29445" w:author="Rev 6 Allen Wirfs-Brock" w:date="2012-02-23T16:42:00Z">
            <w:trPr>
              <w:jc w:val="center"/>
            </w:trPr>
          </w:trPrChange>
        </w:trPr>
        <w:tc>
          <w:tcPr>
            <w:tcW w:w="1896" w:type="dxa"/>
            <w:tcBorders>
              <w:left w:val="single" w:sz="6" w:space="0" w:color="000000"/>
              <w:bottom w:val="single" w:sz="12" w:space="0" w:color="000000"/>
            </w:tcBorders>
            <w:tcPrChange w:id="29446" w:author="Rev 6 Allen Wirfs-Brock" w:date="2012-02-23T16:42:00Z">
              <w:tcPr>
                <w:tcW w:w="1896" w:type="dxa"/>
                <w:tcBorders>
                  <w:left w:val="single" w:sz="6" w:space="0" w:color="000000"/>
                  <w:bottom w:val="single" w:sz="12" w:space="0" w:color="000000"/>
                </w:tcBorders>
              </w:tcPr>
            </w:tcPrChange>
          </w:tcPr>
          <w:p w14:paraId="7FF227EC" w14:textId="77777777" w:rsidR="004C02EF" w:rsidRPr="00E77497" w:rsidRDefault="004C02EF" w:rsidP="003A4B22">
            <w:pPr>
              <w:keepLines/>
              <w:spacing w:after="40"/>
              <w:jc w:val="center"/>
              <w:rPr>
                <w:rFonts w:ascii="Courier" w:hAnsi="Courier"/>
                <w:b/>
              </w:rPr>
            </w:pPr>
            <w:r w:rsidRPr="00E77497">
              <w:rPr>
                <w:rFonts w:ascii="Courier New" w:hAnsi="Courier New"/>
                <w:b/>
              </w:rPr>
              <w:t>r</w:t>
            </w:r>
          </w:p>
        </w:tc>
        <w:tc>
          <w:tcPr>
            <w:tcW w:w="1709" w:type="dxa"/>
            <w:tcBorders>
              <w:bottom w:val="single" w:sz="12" w:space="0" w:color="000000"/>
            </w:tcBorders>
            <w:tcPrChange w:id="29447" w:author="Rev 6 Allen Wirfs-Brock" w:date="2012-02-23T16:42:00Z">
              <w:tcPr>
                <w:tcW w:w="1709" w:type="dxa"/>
                <w:tcBorders>
                  <w:bottom w:val="single" w:sz="12" w:space="0" w:color="000000"/>
                </w:tcBorders>
              </w:tcPr>
            </w:tcPrChange>
          </w:tcPr>
          <w:p w14:paraId="07F29262" w14:textId="77777777" w:rsidR="004C02EF" w:rsidRPr="00E77497" w:rsidRDefault="004C02EF" w:rsidP="003A4B22">
            <w:pPr>
              <w:keepLines/>
              <w:spacing w:after="40"/>
              <w:rPr>
                <w:rFonts w:ascii="Courier" w:hAnsi="Courier"/>
                <w:b/>
              </w:rPr>
            </w:pPr>
            <w:r w:rsidRPr="00E77497">
              <w:rPr>
                <w:rFonts w:ascii="Courier New" w:hAnsi="Courier New"/>
                <w:b/>
              </w:rPr>
              <w:t>\u000D</w:t>
            </w:r>
          </w:p>
        </w:tc>
        <w:tc>
          <w:tcPr>
            <w:tcW w:w="1896" w:type="dxa"/>
            <w:tcBorders>
              <w:bottom w:val="single" w:sz="12" w:space="0" w:color="000000"/>
            </w:tcBorders>
            <w:tcPrChange w:id="29448" w:author="Rev 6 Allen Wirfs-Brock" w:date="2012-02-23T16:42:00Z">
              <w:tcPr>
                <w:tcW w:w="1896" w:type="dxa"/>
                <w:tcBorders>
                  <w:bottom w:val="single" w:sz="12" w:space="0" w:color="000000"/>
                </w:tcBorders>
              </w:tcPr>
            </w:tcPrChange>
          </w:tcPr>
          <w:p w14:paraId="7FE660A3" w14:textId="77777777" w:rsidR="004C02EF" w:rsidRPr="00E77497" w:rsidRDefault="004C02EF" w:rsidP="003A4B22">
            <w:pPr>
              <w:keepLines/>
              <w:spacing w:after="40"/>
            </w:pPr>
            <w:r w:rsidRPr="00E77497">
              <w:t>carriage return</w:t>
            </w:r>
          </w:p>
        </w:tc>
        <w:tc>
          <w:tcPr>
            <w:tcW w:w="1003" w:type="dxa"/>
            <w:tcBorders>
              <w:bottom w:val="single" w:sz="12" w:space="0" w:color="000000"/>
              <w:right w:val="single" w:sz="6" w:space="0" w:color="000000"/>
            </w:tcBorders>
            <w:tcPrChange w:id="29449" w:author="Rev 6 Allen Wirfs-Brock" w:date="2012-02-23T16:42:00Z">
              <w:tcPr>
                <w:tcW w:w="1003" w:type="dxa"/>
                <w:tcBorders>
                  <w:bottom w:val="single" w:sz="12" w:space="0" w:color="000000"/>
                  <w:right w:val="single" w:sz="6" w:space="0" w:color="000000"/>
                </w:tcBorders>
              </w:tcPr>
            </w:tcPrChange>
          </w:tcPr>
          <w:p w14:paraId="44163F68" w14:textId="77777777" w:rsidR="004C02EF" w:rsidRPr="00E77497" w:rsidRDefault="004C02EF" w:rsidP="003A4B22">
            <w:pPr>
              <w:keepLines/>
              <w:spacing w:after="40"/>
              <w:rPr>
                <w:rFonts w:ascii="Courier" w:hAnsi="Courier"/>
                <w:b/>
              </w:rPr>
            </w:pPr>
            <w:r w:rsidRPr="00E77497">
              <w:t>&lt;CR&gt;</w:t>
            </w:r>
          </w:p>
        </w:tc>
      </w:tr>
    </w:tbl>
    <w:p w14:paraId="0EE4FB56" w14:textId="77777777" w:rsidR="004C02EF" w:rsidRPr="00E77497" w:rsidRDefault="004C02EF" w:rsidP="004C02EF"/>
    <w:p w14:paraId="018AC0C7"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43123E0D" w14:textId="77777777" w:rsidR="004C02EF" w:rsidRPr="00E77497" w:rsidRDefault="004C02EF" w:rsidP="001F48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14:paraId="2DE35590" w14:textId="77777777" w:rsidR="004C02EF" w:rsidRPr="00E77497" w:rsidRDefault="004C02EF" w:rsidP="001F48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14:paraId="05563647" w14:textId="77777777" w:rsidR="004C02EF" w:rsidRPr="00E77497" w:rsidRDefault="004C02EF" w:rsidP="001F48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576D07C6" w14:textId="77777777" w:rsidR="004C02EF" w:rsidRPr="00E77497" w:rsidRDefault="004C02EF" w:rsidP="001F482D">
      <w:pPr>
        <w:pStyle w:val="Alg4"/>
        <w:numPr>
          <w:ilvl w:val="0"/>
          <w:numId w:val="315"/>
        </w:numPr>
        <w:spacing w:after="220"/>
      </w:pPr>
      <w:r w:rsidRPr="00E77497">
        <w:t xml:space="preserve">Return the character whose code unit value is </w:t>
      </w:r>
      <w:r w:rsidRPr="00E77497">
        <w:rPr>
          <w:i/>
        </w:rPr>
        <w:t>j</w:t>
      </w:r>
      <w:r w:rsidRPr="00E77497">
        <w:t>.</w:t>
      </w:r>
    </w:p>
    <w:p w14:paraId="0CD029CC"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7.8.4) and returning its character result.</w:t>
      </w:r>
    </w:p>
    <w:p w14:paraId="28E03C0C"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7.8.4) and returning its character result.</w:t>
      </w:r>
    </w:p>
    <w:p w14:paraId="3D6C5008"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7F471B2B" w14:textId="77777777" w:rsidR="004C02EF" w:rsidRPr="00E77497" w:rsidRDefault="004C02EF" w:rsidP="004C02EF">
      <w:pPr>
        <w:pStyle w:val="40"/>
        <w:numPr>
          <w:ilvl w:val="0"/>
          <w:numId w:val="0"/>
        </w:numPr>
      </w:pPr>
      <w:bookmarkStart w:id="29450" w:name="_Ref455931187"/>
      <w:r w:rsidRPr="00E77497">
        <w:t>15.10.2.11</w:t>
      </w:r>
      <w:r w:rsidRPr="00E77497">
        <w:tab/>
        <w:t>DecimalEscape</w:t>
      </w:r>
      <w:bookmarkEnd w:id="29450"/>
    </w:p>
    <w:p w14:paraId="65EA3FC6" w14:textId="77777777" w:rsidR="004C02EF" w:rsidRPr="006B6D0A" w:rsidRDefault="004C02EF" w:rsidP="004C02EF">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14:paraId="669D7235" w14:textId="77777777" w:rsidR="004C02EF" w:rsidRPr="00A67AF2" w:rsidRDefault="004C02EF" w:rsidP="001F48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14:paraId="41334EF2" w14:textId="77777777" w:rsidR="004C02EF" w:rsidRPr="00675B74" w:rsidRDefault="004C02EF" w:rsidP="001F48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14:paraId="68685EC5" w14:textId="77777777" w:rsidR="004C02EF" w:rsidRPr="00E77497" w:rsidRDefault="004C02EF" w:rsidP="001F482D">
      <w:pPr>
        <w:pStyle w:val="Alg4"/>
        <w:numPr>
          <w:ilvl w:val="0"/>
          <w:numId w:val="316"/>
        </w:numPr>
        <w:spacing w:after="220"/>
      </w:pPr>
      <w:r w:rsidRPr="00E77497">
        <w:t xml:space="preserve">Return the EscapeValue consisting of the integer </w:t>
      </w:r>
      <w:r w:rsidRPr="00E77497">
        <w:rPr>
          <w:i/>
        </w:rPr>
        <w:t>i</w:t>
      </w:r>
      <w:r w:rsidRPr="00E77497">
        <w:t>.</w:t>
      </w:r>
    </w:p>
    <w:p w14:paraId="0708A900" w14:textId="77777777" w:rsidR="004C02EF" w:rsidRPr="00E77497" w:rsidRDefault="004C02EF" w:rsidP="004C02EF">
      <w:r w:rsidRPr="00E77497">
        <w:t xml:space="preserve">The definition of “the MV of </w:t>
      </w:r>
      <w:r w:rsidRPr="00E77497">
        <w:rPr>
          <w:rFonts w:ascii="Times New Roman" w:hAnsi="Times New Roman"/>
          <w:i/>
        </w:rPr>
        <w:t>DecimalIntegerLiteral</w:t>
      </w:r>
      <w:r w:rsidRPr="00E77497">
        <w:t>” is in 7.8.3.</w:t>
      </w:r>
    </w:p>
    <w:p w14:paraId="72481B05" w14:textId="77777777" w:rsidR="004C02EF" w:rsidRPr="00E77497" w:rsidRDefault="004C02EF" w:rsidP="004C02EF">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53418D98" w14:textId="77777777" w:rsidR="004C02EF" w:rsidRPr="00E77497" w:rsidRDefault="004C02EF" w:rsidP="004C02EF">
      <w:pPr>
        <w:pStyle w:val="40"/>
        <w:numPr>
          <w:ilvl w:val="0"/>
          <w:numId w:val="0"/>
        </w:numPr>
      </w:pPr>
      <w:r w:rsidRPr="00E77497">
        <w:t>15.10.2.12</w:t>
      </w:r>
      <w:r w:rsidRPr="00E77497">
        <w:tab/>
        <w:t>CharacterClassEscape</w:t>
      </w:r>
    </w:p>
    <w:p w14:paraId="14E1E6F3"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3965ACE1"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0CA5FAD9"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(7.2) or </w:t>
      </w:r>
      <w:r w:rsidRPr="00E77497">
        <w:rPr>
          <w:rFonts w:ascii="Times New Roman" w:hAnsi="Times New Roman"/>
          <w:i/>
        </w:rPr>
        <w:t>LineTerminator</w:t>
      </w:r>
      <w:r w:rsidRPr="00E77497">
        <w:t xml:space="preserve"> (7.3) productions.</w:t>
      </w:r>
    </w:p>
    <w:p w14:paraId="569518C5"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30E4116A"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1C5208EC" w14:textId="77777777" w:rsidTr="006E1632">
        <w:trPr>
          <w:tblHeader/>
        </w:trPr>
        <w:tc>
          <w:tcPr>
            <w:tcW w:w="288" w:type="dxa"/>
          </w:tcPr>
          <w:p w14:paraId="387CCCCD" w14:textId="77777777" w:rsidR="004C02EF" w:rsidRPr="00E77497" w:rsidRDefault="004C02EF" w:rsidP="003A4B22">
            <w:pPr>
              <w:pStyle w:val="SyntaxOneOf"/>
            </w:pPr>
            <w:r w:rsidRPr="00E77497">
              <w:t>a</w:t>
            </w:r>
          </w:p>
        </w:tc>
        <w:tc>
          <w:tcPr>
            <w:tcW w:w="288" w:type="dxa"/>
          </w:tcPr>
          <w:p w14:paraId="26C99E47" w14:textId="77777777" w:rsidR="004C02EF" w:rsidRPr="00E77497" w:rsidRDefault="004C02EF" w:rsidP="003A4B22">
            <w:pPr>
              <w:pStyle w:val="SyntaxOneOf"/>
            </w:pPr>
            <w:r w:rsidRPr="00E77497">
              <w:t>b</w:t>
            </w:r>
          </w:p>
        </w:tc>
        <w:tc>
          <w:tcPr>
            <w:tcW w:w="288" w:type="dxa"/>
          </w:tcPr>
          <w:p w14:paraId="1FC9E06A" w14:textId="77777777" w:rsidR="004C02EF" w:rsidRPr="00E77497" w:rsidRDefault="004C02EF" w:rsidP="003A4B22">
            <w:pPr>
              <w:pStyle w:val="SyntaxOneOf"/>
            </w:pPr>
            <w:r w:rsidRPr="00E77497">
              <w:t>c</w:t>
            </w:r>
          </w:p>
        </w:tc>
        <w:tc>
          <w:tcPr>
            <w:tcW w:w="288" w:type="dxa"/>
          </w:tcPr>
          <w:p w14:paraId="1EB2F516" w14:textId="77777777" w:rsidR="004C02EF" w:rsidRPr="00E77497" w:rsidRDefault="004C02EF" w:rsidP="003A4B22">
            <w:pPr>
              <w:pStyle w:val="SyntaxOneOf"/>
            </w:pPr>
            <w:r w:rsidRPr="00E77497">
              <w:t>d</w:t>
            </w:r>
          </w:p>
        </w:tc>
        <w:tc>
          <w:tcPr>
            <w:tcW w:w="288" w:type="dxa"/>
          </w:tcPr>
          <w:p w14:paraId="527117C5" w14:textId="77777777" w:rsidR="004C02EF" w:rsidRPr="00E77497" w:rsidRDefault="004C02EF" w:rsidP="003A4B22">
            <w:pPr>
              <w:pStyle w:val="SyntaxOneOf"/>
            </w:pPr>
            <w:r w:rsidRPr="00E77497">
              <w:t>e</w:t>
            </w:r>
          </w:p>
        </w:tc>
        <w:tc>
          <w:tcPr>
            <w:tcW w:w="288" w:type="dxa"/>
          </w:tcPr>
          <w:p w14:paraId="57A9C50B" w14:textId="77777777" w:rsidR="004C02EF" w:rsidRPr="00E77497" w:rsidRDefault="004C02EF" w:rsidP="003A4B22">
            <w:pPr>
              <w:pStyle w:val="SyntaxOneOf"/>
            </w:pPr>
            <w:r w:rsidRPr="00E77497">
              <w:t>f</w:t>
            </w:r>
          </w:p>
        </w:tc>
        <w:tc>
          <w:tcPr>
            <w:tcW w:w="288" w:type="dxa"/>
          </w:tcPr>
          <w:p w14:paraId="26F92717" w14:textId="77777777" w:rsidR="004C02EF" w:rsidRPr="00E77497" w:rsidRDefault="004C02EF" w:rsidP="003A4B22">
            <w:pPr>
              <w:pStyle w:val="SyntaxOneOf"/>
            </w:pPr>
            <w:r w:rsidRPr="00E77497">
              <w:t>g</w:t>
            </w:r>
          </w:p>
        </w:tc>
        <w:tc>
          <w:tcPr>
            <w:tcW w:w="288" w:type="dxa"/>
          </w:tcPr>
          <w:p w14:paraId="3F5D6D01" w14:textId="77777777" w:rsidR="004C02EF" w:rsidRPr="00E77497" w:rsidRDefault="004C02EF" w:rsidP="003A4B22">
            <w:pPr>
              <w:pStyle w:val="SyntaxOneOf"/>
            </w:pPr>
            <w:r w:rsidRPr="00E77497">
              <w:t>h</w:t>
            </w:r>
          </w:p>
        </w:tc>
        <w:tc>
          <w:tcPr>
            <w:tcW w:w="288" w:type="dxa"/>
          </w:tcPr>
          <w:p w14:paraId="7E2B9C6C" w14:textId="77777777" w:rsidR="004C02EF" w:rsidRPr="00E77497" w:rsidRDefault="004C02EF" w:rsidP="003A4B22">
            <w:pPr>
              <w:pStyle w:val="SyntaxOneOf"/>
            </w:pPr>
            <w:r w:rsidRPr="00E77497">
              <w:t>i</w:t>
            </w:r>
          </w:p>
        </w:tc>
        <w:tc>
          <w:tcPr>
            <w:tcW w:w="288" w:type="dxa"/>
          </w:tcPr>
          <w:p w14:paraId="6A1CCC00" w14:textId="77777777" w:rsidR="004C02EF" w:rsidRPr="00E77497" w:rsidRDefault="004C02EF" w:rsidP="003A4B22">
            <w:pPr>
              <w:pStyle w:val="SyntaxOneOf"/>
            </w:pPr>
            <w:r w:rsidRPr="00E77497">
              <w:t>j</w:t>
            </w:r>
          </w:p>
        </w:tc>
        <w:tc>
          <w:tcPr>
            <w:tcW w:w="288" w:type="dxa"/>
          </w:tcPr>
          <w:p w14:paraId="6DCB0413" w14:textId="77777777" w:rsidR="004C02EF" w:rsidRPr="00E77497" w:rsidRDefault="004C02EF" w:rsidP="003A4B22">
            <w:pPr>
              <w:pStyle w:val="SyntaxOneOf"/>
            </w:pPr>
            <w:r w:rsidRPr="00E77497">
              <w:t>k</w:t>
            </w:r>
          </w:p>
        </w:tc>
        <w:tc>
          <w:tcPr>
            <w:tcW w:w="288" w:type="dxa"/>
          </w:tcPr>
          <w:p w14:paraId="20683235" w14:textId="77777777" w:rsidR="004C02EF" w:rsidRPr="00E77497" w:rsidRDefault="004C02EF" w:rsidP="003A4B22">
            <w:pPr>
              <w:pStyle w:val="SyntaxOneOf"/>
            </w:pPr>
            <w:r w:rsidRPr="00E77497">
              <w:t>l</w:t>
            </w:r>
          </w:p>
        </w:tc>
        <w:tc>
          <w:tcPr>
            <w:tcW w:w="288" w:type="dxa"/>
          </w:tcPr>
          <w:p w14:paraId="585AE4E8" w14:textId="77777777" w:rsidR="004C02EF" w:rsidRPr="00E77497" w:rsidRDefault="004C02EF" w:rsidP="003A4B22">
            <w:pPr>
              <w:pStyle w:val="SyntaxOneOf"/>
            </w:pPr>
            <w:r w:rsidRPr="00E77497">
              <w:t>m</w:t>
            </w:r>
          </w:p>
        </w:tc>
        <w:tc>
          <w:tcPr>
            <w:tcW w:w="288" w:type="dxa"/>
          </w:tcPr>
          <w:p w14:paraId="320C8753" w14:textId="77777777" w:rsidR="004C02EF" w:rsidRPr="00E77497" w:rsidRDefault="004C02EF" w:rsidP="003A4B22">
            <w:pPr>
              <w:pStyle w:val="SyntaxOneOf"/>
            </w:pPr>
            <w:r w:rsidRPr="00E77497">
              <w:t>n</w:t>
            </w:r>
          </w:p>
        </w:tc>
        <w:tc>
          <w:tcPr>
            <w:tcW w:w="288" w:type="dxa"/>
          </w:tcPr>
          <w:p w14:paraId="25B05C56" w14:textId="77777777" w:rsidR="004C02EF" w:rsidRPr="00E77497" w:rsidRDefault="004C02EF" w:rsidP="003A4B22">
            <w:pPr>
              <w:pStyle w:val="SyntaxOneOf"/>
            </w:pPr>
            <w:r w:rsidRPr="00E77497">
              <w:t>o</w:t>
            </w:r>
          </w:p>
        </w:tc>
        <w:tc>
          <w:tcPr>
            <w:tcW w:w="288" w:type="dxa"/>
          </w:tcPr>
          <w:p w14:paraId="79D31945" w14:textId="77777777" w:rsidR="004C02EF" w:rsidRPr="00E77497" w:rsidRDefault="004C02EF" w:rsidP="003A4B22">
            <w:pPr>
              <w:pStyle w:val="SyntaxOneOf"/>
            </w:pPr>
            <w:r w:rsidRPr="00E77497">
              <w:t>p</w:t>
            </w:r>
          </w:p>
        </w:tc>
        <w:tc>
          <w:tcPr>
            <w:tcW w:w="288" w:type="dxa"/>
          </w:tcPr>
          <w:p w14:paraId="327D5797" w14:textId="77777777" w:rsidR="004C02EF" w:rsidRPr="00E77497" w:rsidRDefault="004C02EF" w:rsidP="003A4B22">
            <w:pPr>
              <w:pStyle w:val="SyntaxOneOf"/>
            </w:pPr>
            <w:r w:rsidRPr="00E77497">
              <w:t>q</w:t>
            </w:r>
          </w:p>
        </w:tc>
        <w:tc>
          <w:tcPr>
            <w:tcW w:w="288" w:type="dxa"/>
          </w:tcPr>
          <w:p w14:paraId="0D960883" w14:textId="77777777" w:rsidR="004C02EF" w:rsidRPr="00E77497" w:rsidRDefault="004C02EF" w:rsidP="003A4B22">
            <w:pPr>
              <w:pStyle w:val="SyntaxOneOf"/>
            </w:pPr>
            <w:r w:rsidRPr="00E77497">
              <w:t>r</w:t>
            </w:r>
          </w:p>
        </w:tc>
        <w:tc>
          <w:tcPr>
            <w:tcW w:w="288" w:type="dxa"/>
          </w:tcPr>
          <w:p w14:paraId="4FD13619" w14:textId="77777777" w:rsidR="004C02EF" w:rsidRPr="00E77497" w:rsidRDefault="004C02EF" w:rsidP="003A4B22">
            <w:pPr>
              <w:pStyle w:val="SyntaxOneOf"/>
            </w:pPr>
            <w:r w:rsidRPr="00E77497">
              <w:t>s</w:t>
            </w:r>
          </w:p>
        </w:tc>
        <w:tc>
          <w:tcPr>
            <w:tcW w:w="288" w:type="dxa"/>
          </w:tcPr>
          <w:p w14:paraId="281532E0" w14:textId="77777777" w:rsidR="004C02EF" w:rsidRPr="00E77497" w:rsidRDefault="004C02EF" w:rsidP="003A4B22">
            <w:pPr>
              <w:pStyle w:val="SyntaxOneOf"/>
            </w:pPr>
            <w:r w:rsidRPr="00E77497">
              <w:t>t</w:t>
            </w:r>
          </w:p>
        </w:tc>
        <w:tc>
          <w:tcPr>
            <w:tcW w:w="288" w:type="dxa"/>
          </w:tcPr>
          <w:p w14:paraId="504D9464" w14:textId="77777777" w:rsidR="004C02EF" w:rsidRPr="00E77497" w:rsidRDefault="004C02EF" w:rsidP="003A4B22">
            <w:pPr>
              <w:pStyle w:val="SyntaxOneOf"/>
            </w:pPr>
            <w:r w:rsidRPr="00E77497">
              <w:t>u</w:t>
            </w:r>
          </w:p>
        </w:tc>
        <w:tc>
          <w:tcPr>
            <w:tcW w:w="288" w:type="dxa"/>
          </w:tcPr>
          <w:p w14:paraId="4B429213" w14:textId="77777777" w:rsidR="004C02EF" w:rsidRPr="00E77497" w:rsidRDefault="004C02EF" w:rsidP="003A4B22">
            <w:pPr>
              <w:pStyle w:val="SyntaxOneOf"/>
            </w:pPr>
            <w:r w:rsidRPr="00E77497">
              <w:t>v</w:t>
            </w:r>
          </w:p>
        </w:tc>
        <w:tc>
          <w:tcPr>
            <w:tcW w:w="288" w:type="dxa"/>
          </w:tcPr>
          <w:p w14:paraId="53EAC342" w14:textId="77777777" w:rsidR="004C02EF" w:rsidRPr="00E77497" w:rsidRDefault="004C02EF" w:rsidP="003A4B22">
            <w:pPr>
              <w:pStyle w:val="SyntaxOneOf"/>
            </w:pPr>
            <w:r w:rsidRPr="00E77497">
              <w:t>w</w:t>
            </w:r>
          </w:p>
        </w:tc>
        <w:tc>
          <w:tcPr>
            <w:tcW w:w="288" w:type="dxa"/>
          </w:tcPr>
          <w:p w14:paraId="7051AB71" w14:textId="77777777" w:rsidR="004C02EF" w:rsidRPr="00E77497" w:rsidRDefault="004C02EF" w:rsidP="003A4B22">
            <w:pPr>
              <w:pStyle w:val="SyntaxOneOf"/>
            </w:pPr>
            <w:r w:rsidRPr="00E77497">
              <w:t>x</w:t>
            </w:r>
          </w:p>
        </w:tc>
        <w:tc>
          <w:tcPr>
            <w:tcW w:w="288" w:type="dxa"/>
          </w:tcPr>
          <w:p w14:paraId="082B008C" w14:textId="77777777" w:rsidR="004C02EF" w:rsidRPr="00E77497" w:rsidRDefault="004C02EF" w:rsidP="003A4B22">
            <w:pPr>
              <w:pStyle w:val="SyntaxOneOf"/>
            </w:pPr>
            <w:r w:rsidRPr="00E77497">
              <w:t>y</w:t>
            </w:r>
          </w:p>
        </w:tc>
        <w:tc>
          <w:tcPr>
            <w:tcW w:w="288" w:type="dxa"/>
          </w:tcPr>
          <w:p w14:paraId="74C09CF3" w14:textId="77777777" w:rsidR="004C02EF" w:rsidRPr="00E77497" w:rsidRDefault="004C02EF" w:rsidP="003A4B22">
            <w:pPr>
              <w:pStyle w:val="SyntaxOneOf"/>
            </w:pPr>
            <w:r w:rsidRPr="00E77497">
              <w:t>z</w:t>
            </w:r>
          </w:p>
        </w:tc>
      </w:tr>
      <w:tr w:rsidR="004C02EF" w:rsidRPr="00E77497" w14:paraId="7C47EC75" w14:textId="77777777" w:rsidTr="006E1632">
        <w:trPr>
          <w:tblHeader/>
        </w:trPr>
        <w:tc>
          <w:tcPr>
            <w:tcW w:w="288" w:type="dxa"/>
          </w:tcPr>
          <w:p w14:paraId="122CF5EB" w14:textId="77777777" w:rsidR="004C02EF" w:rsidRPr="00E77497" w:rsidRDefault="004C02EF" w:rsidP="003A4B22">
            <w:pPr>
              <w:pStyle w:val="SyntaxOneOf"/>
            </w:pPr>
            <w:r w:rsidRPr="00E77497">
              <w:t>A</w:t>
            </w:r>
          </w:p>
        </w:tc>
        <w:tc>
          <w:tcPr>
            <w:tcW w:w="288" w:type="dxa"/>
          </w:tcPr>
          <w:p w14:paraId="61E2E3FA" w14:textId="77777777" w:rsidR="004C02EF" w:rsidRPr="00E77497" w:rsidRDefault="004C02EF" w:rsidP="003A4B22">
            <w:pPr>
              <w:pStyle w:val="SyntaxOneOf"/>
            </w:pPr>
            <w:r w:rsidRPr="00E77497">
              <w:t>B</w:t>
            </w:r>
          </w:p>
        </w:tc>
        <w:tc>
          <w:tcPr>
            <w:tcW w:w="288" w:type="dxa"/>
          </w:tcPr>
          <w:p w14:paraId="5850E315" w14:textId="77777777" w:rsidR="004C02EF" w:rsidRPr="00E77497" w:rsidRDefault="004C02EF" w:rsidP="003A4B22">
            <w:pPr>
              <w:pStyle w:val="SyntaxOneOf"/>
            </w:pPr>
            <w:r w:rsidRPr="00E77497">
              <w:t>C</w:t>
            </w:r>
          </w:p>
        </w:tc>
        <w:tc>
          <w:tcPr>
            <w:tcW w:w="288" w:type="dxa"/>
          </w:tcPr>
          <w:p w14:paraId="322480BC" w14:textId="77777777" w:rsidR="004C02EF" w:rsidRPr="00E77497" w:rsidRDefault="004C02EF" w:rsidP="003A4B22">
            <w:pPr>
              <w:pStyle w:val="SyntaxOneOf"/>
            </w:pPr>
            <w:r w:rsidRPr="00E77497">
              <w:t>D</w:t>
            </w:r>
          </w:p>
        </w:tc>
        <w:tc>
          <w:tcPr>
            <w:tcW w:w="288" w:type="dxa"/>
          </w:tcPr>
          <w:p w14:paraId="3D6B798C" w14:textId="77777777" w:rsidR="004C02EF" w:rsidRPr="00E77497" w:rsidRDefault="004C02EF" w:rsidP="003A4B22">
            <w:pPr>
              <w:pStyle w:val="SyntaxOneOf"/>
            </w:pPr>
            <w:r w:rsidRPr="00E77497">
              <w:t>E</w:t>
            </w:r>
          </w:p>
        </w:tc>
        <w:tc>
          <w:tcPr>
            <w:tcW w:w="288" w:type="dxa"/>
          </w:tcPr>
          <w:p w14:paraId="5F22D41D" w14:textId="77777777" w:rsidR="004C02EF" w:rsidRPr="00E77497" w:rsidRDefault="004C02EF" w:rsidP="003A4B22">
            <w:pPr>
              <w:pStyle w:val="SyntaxOneOf"/>
            </w:pPr>
            <w:r w:rsidRPr="00E77497">
              <w:t>F</w:t>
            </w:r>
          </w:p>
        </w:tc>
        <w:tc>
          <w:tcPr>
            <w:tcW w:w="288" w:type="dxa"/>
          </w:tcPr>
          <w:p w14:paraId="563037B9" w14:textId="77777777" w:rsidR="004C02EF" w:rsidRPr="00E77497" w:rsidRDefault="004C02EF" w:rsidP="003A4B22">
            <w:pPr>
              <w:pStyle w:val="SyntaxOneOf"/>
            </w:pPr>
            <w:r w:rsidRPr="00E77497">
              <w:t>G</w:t>
            </w:r>
          </w:p>
        </w:tc>
        <w:tc>
          <w:tcPr>
            <w:tcW w:w="288" w:type="dxa"/>
          </w:tcPr>
          <w:p w14:paraId="12D69039" w14:textId="77777777" w:rsidR="004C02EF" w:rsidRPr="00E77497" w:rsidRDefault="004C02EF" w:rsidP="003A4B22">
            <w:pPr>
              <w:pStyle w:val="SyntaxOneOf"/>
            </w:pPr>
            <w:r w:rsidRPr="00E77497">
              <w:t>H</w:t>
            </w:r>
          </w:p>
        </w:tc>
        <w:tc>
          <w:tcPr>
            <w:tcW w:w="288" w:type="dxa"/>
          </w:tcPr>
          <w:p w14:paraId="4C679048" w14:textId="77777777" w:rsidR="004C02EF" w:rsidRPr="00E77497" w:rsidRDefault="004C02EF" w:rsidP="003A4B22">
            <w:pPr>
              <w:pStyle w:val="SyntaxOneOf"/>
            </w:pPr>
            <w:r w:rsidRPr="00E77497">
              <w:t>I</w:t>
            </w:r>
          </w:p>
        </w:tc>
        <w:tc>
          <w:tcPr>
            <w:tcW w:w="288" w:type="dxa"/>
          </w:tcPr>
          <w:p w14:paraId="3C16EF20" w14:textId="77777777" w:rsidR="004C02EF" w:rsidRPr="00E77497" w:rsidRDefault="004C02EF" w:rsidP="003A4B22">
            <w:pPr>
              <w:pStyle w:val="SyntaxOneOf"/>
            </w:pPr>
            <w:r w:rsidRPr="00E77497">
              <w:t>J</w:t>
            </w:r>
          </w:p>
        </w:tc>
        <w:tc>
          <w:tcPr>
            <w:tcW w:w="288" w:type="dxa"/>
          </w:tcPr>
          <w:p w14:paraId="56E077B7" w14:textId="77777777" w:rsidR="004C02EF" w:rsidRPr="00E77497" w:rsidRDefault="004C02EF" w:rsidP="003A4B22">
            <w:pPr>
              <w:pStyle w:val="SyntaxOneOf"/>
            </w:pPr>
            <w:r w:rsidRPr="00E77497">
              <w:t>K</w:t>
            </w:r>
          </w:p>
        </w:tc>
        <w:tc>
          <w:tcPr>
            <w:tcW w:w="288" w:type="dxa"/>
          </w:tcPr>
          <w:p w14:paraId="7C5D8031" w14:textId="77777777" w:rsidR="004C02EF" w:rsidRPr="00E77497" w:rsidRDefault="004C02EF" w:rsidP="003A4B22">
            <w:pPr>
              <w:pStyle w:val="SyntaxOneOf"/>
            </w:pPr>
            <w:r w:rsidRPr="00E77497">
              <w:t>L</w:t>
            </w:r>
          </w:p>
        </w:tc>
        <w:tc>
          <w:tcPr>
            <w:tcW w:w="288" w:type="dxa"/>
          </w:tcPr>
          <w:p w14:paraId="2A0BDA67" w14:textId="77777777" w:rsidR="004C02EF" w:rsidRPr="00E77497" w:rsidRDefault="004C02EF" w:rsidP="003A4B22">
            <w:pPr>
              <w:pStyle w:val="SyntaxOneOf"/>
            </w:pPr>
            <w:r w:rsidRPr="00E77497">
              <w:t>M</w:t>
            </w:r>
          </w:p>
        </w:tc>
        <w:tc>
          <w:tcPr>
            <w:tcW w:w="288" w:type="dxa"/>
          </w:tcPr>
          <w:p w14:paraId="23C66BF9" w14:textId="77777777" w:rsidR="004C02EF" w:rsidRPr="00E77497" w:rsidRDefault="004C02EF" w:rsidP="003A4B22">
            <w:pPr>
              <w:pStyle w:val="SyntaxOneOf"/>
            </w:pPr>
            <w:r w:rsidRPr="00E77497">
              <w:t>N</w:t>
            </w:r>
          </w:p>
        </w:tc>
        <w:tc>
          <w:tcPr>
            <w:tcW w:w="288" w:type="dxa"/>
          </w:tcPr>
          <w:p w14:paraId="0E28FF09" w14:textId="77777777" w:rsidR="004C02EF" w:rsidRPr="00E77497" w:rsidRDefault="004C02EF" w:rsidP="003A4B22">
            <w:pPr>
              <w:pStyle w:val="SyntaxOneOf"/>
            </w:pPr>
            <w:r w:rsidRPr="00E77497">
              <w:t>O</w:t>
            </w:r>
          </w:p>
        </w:tc>
        <w:tc>
          <w:tcPr>
            <w:tcW w:w="288" w:type="dxa"/>
          </w:tcPr>
          <w:p w14:paraId="55CCABFF" w14:textId="77777777" w:rsidR="004C02EF" w:rsidRPr="00E77497" w:rsidRDefault="004C02EF" w:rsidP="003A4B22">
            <w:pPr>
              <w:pStyle w:val="SyntaxOneOf"/>
            </w:pPr>
            <w:r w:rsidRPr="00E77497">
              <w:t>P</w:t>
            </w:r>
          </w:p>
        </w:tc>
        <w:tc>
          <w:tcPr>
            <w:tcW w:w="288" w:type="dxa"/>
          </w:tcPr>
          <w:p w14:paraId="27EF4A87" w14:textId="77777777" w:rsidR="004C02EF" w:rsidRPr="00E77497" w:rsidRDefault="004C02EF" w:rsidP="003A4B22">
            <w:pPr>
              <w:pStyle w:val="SyntaxOneOf"/>
            </w:pPr>
            <w:r w:rsidRPr="00E77497">
              <w:t>Q</w:t>
            </w:r>
          </w:p>
        </w:tc>
        <w:tc>
          <w:tcPr>
            <w:tcW w:w="288" w:type="dxa"/>
          </w:tcPr>
          <w:p w14:paraId="220ADE4F" w14:textId="77777777" w:rsidR="004C02EF" w:rsidRPr="00E77497" w:rsidRDefault="004C02EF" w:rsidP="003A4B22">
            <w:pPr>
              <w:pStyle w:val="SyntaxOneOf"/>
            </w:pPr>
            <w:r w:rsidRPr="00E77497">
              <w:t>R</w:t>
            </w:r>
          </w:p>
        </w:tc>
        <w:tc>
          <w:tcPr>
            <w:tcW w:w="288" w:type="dxa"/>
          </w:tcPr>
          <w:p w14:paraId="15FF3832" w14:textId="77777777" w:rsidR="004C02EF" w:rsidRPr="00E77497" w:rsidRDefault="004C02EF" w:rsidP="003A4B22">
            <w:pPr>
              <w:pStyle w:val="SyntaxOneOf"/>
            </w:pPr>
            <w:r w:rsidRPr="00E77497">
              <w:t>S</w:t>
            </w:r>
          </w:p>
        </w:tc>
        <w:tc>
          <w:tcPr>
            <w:tcW w:w="288" w:type="dxa"/>
          </w:tcPr>
          <w:p w14:paraId="7B1B922E" w14:textId="77777777" w:rsidR="004C02EF" w:rsidRPr="00E77497" w:rsidRDefault="004C02EF" w:rsidP="003A4B22">
            <w:pPr>
              <w:pStyle w:val="SyntaxOneOf"/>
            </w:pPr>
            <w:r w:rsidRPr="00E77497">
              <w:t>T</w:t>
            </w:r>
          </w:p>
        </w:tc>
        <w:tc>
          <w:tcPr>
            <w:tcW w:w="288" w:type="dxa"/>
          </w:tcPr>
          <w:p w14:paraId="6BC3DB81" w14:textId="77777777" w:rsidR="004C02EF" w:rsidRPr="00E77497" w:rsidRDefault="004C02EF" w:rsidP="003A4B22">
            <w:pPr>
              <w:pStyle w:val="SyntaxOneOf"/>
            </w:pPr>
            <w:r w:rsidRPr="00E77497">
              <w:t>U</w:t>
            </w:r>
          </w:p>
        </w:tc>
        <w:tc>
          <w:tcPr>
            <w:tcW w:w="288" w:type="dxa"/>
          </w:tcPr>
          <w:p w14:paraId="53C8DA2D" w14:textId="77777777" w:rsidR="004C02EF" w:rsidRPr="00E77497" w:rsidRDefault="004C02EF" w:rsidP="003A4B22">
            <w:pPr>
              <w:pStyle w:val="SyntaxOneOf"/>
            </w:pPr>
            <w:r w:rsidRPr="00E77497">
              <w:t>V</w:t>
            </w:r>
          </w:p>
        </w:tc>
        <w:tc>
          <w:tcPr>
            <w:tcW w:w="288" w:type="dxa"/>
          </w:tcPr>
          <w:p w14:paraId="5B66C2FE" w14:textId="77777777" w:rsidR="004C02EF" w:rsidRPr="00E77497" w:rsidRDefault="004C02EF" w:rsidP="003A4B22">
            <w:pPr>
              <w:pStyle w:val="SyntaxOneOf"/>
            </w:pPr>
            <w:r w:rsidRPr="00E77497">
              <w:t>W</w:t>
            </w:r>
          </w:p>
        </w:tc>
        <w:tc>
          <w:tcPr>
            <w:tcW w:w="288" w:type="dxa"/>
          </w:tcPr>
          <w:p w14:paraId="10537187" w14:textId="77777777" w:rsidR="004C02EF" w:rsidRPr="00E77497" w:rsidRDefault="004C02EF" w:rsidP="003A4B22">
            <w:pPr>
              <w:pStyle w:val="SyntaxOneOf"/>
            </w:pPr>
            <w:r w:rsidRPr="00E77497">
              <w:t>X</w:t>
            </w:r>
          </w:p>
        </w:tc>
        <w:tc>
          <w:tcPr>
            <w:tcW w:w="288" w:type="dxa"/>
          </w:tcPr>
          <w:p w14:paraId="6C37070E" w14:textId="77777777" w:rsidR="004C02EF" w:rsidRPr="00E77497" w:rsidRDefault="004C02EF" w:rsidP="003A4B22">
            <w:pPr>
              <w:pStyle w:val="SyntaxOneOf"/>
            </w:pPr>
            <w:r w:rsidRPr="00E77497">
              <w:t>Y</w:t>
            </w:r>
          </w:p>
        </w:tc>
        <w:tc>
          <w:tcPr>
            <w:tcW w:w="288" w:type="dxa"/>
          </w:tcPr>
          <w:p w14:paraId="16169B13" w14:textId="77777777" w:rsidR="004C02EF" w:rsidRPr="00E77497" w:rsidRDefault="004C02EF" w:rsidP="003A4B22">
            <w:pPr>
              <w:pStyle w:val="SyntaxOneOf"/>
            </w:pPr>
            <w:r w:rsidRPr="00E77497">
              <w:t>Z</w:t>
            </w:r>
          </w:p>
        </w:tc>
      </w:tr>
      <w:tr w:rsidR="004C02EF" w:rsidRPr="00E77497" w14:paraId="210D97ED" w14:textId="77777777" w:rsidTr="006E1632">
        <w:tc>
          <w:tcPr>
            <w:tcW w:w="288" w:type="dxa"/>
          </w:tcPr>
          <w:p w14:paraId="6E474C6C" w14:textId="77777777" w:rsidR="004C02EF" w:rsidRPr="00E77497" w:rsidRDefault="004C02EF" w:rsidP="003A4B22">
            <w:pPr>
              <w:pStyle w:val="SyntaxOneOf"/>
            </w:pPr>
            <w:r w:rsidRPr="00E77497">
              <w:t>0</w:t>
            </w:r>
          </w:p>
        </w:tc>
        <w:tc>
          <w:tcPr>
            <w:tcW w:w="288" w:type="dxa"/>
          </w:tcPr>
          <w:p w14:paraId="404BB841" w14:textId="77777777" w:rsidR="004C02EF" w:rsidRPr="00E77497" w:rsidRDefault="004C02EF" w:rsidP="003A4B22">
            <w:pPr>
              <w:pStyle w:val="SyntaxOneOf"/>
            </w:pPr>
            <w:r w:rsidRPr="00E77497">
              <w:t>1</w:t>
            </w:r>
          </w:p>
        </w:tc>
        <w:tc>
          <w:tcPr>
            <w:tcW w:w="288" w:type="dxa"/>
          </w:tcPr>
          <w:p w14:paraId="33E87A8B" w14:textId="77777777" w:rsidR="004C02EF" w:rsidRPr="00E77497" w:rsidRDefault="004C02EF" w:rsidP="003A4B22">
            <w:pPr>
              <w:pStyle w:val="SyntaxOneOf"/>
            </w:pPr>
            <w:r w:rsidRPr="00E77497">
              <w:t>2</w:t>
            </w:r>
          </w:p>
        </w:tc>
        <w:tc>
          <w:tcPr>
            <w:tcW w:w="288" w:type="dxa"/>
          </w:tcPr>
          <w:p w14:paraId="78B1F3AB" w14:textId="77777777" w:rsidR="004C02EF" w:rsidRPr="00E77497" w:rsidRDefault="004C02EF" w:rsidP="003A4B22">
            <w:pPr>
              <w:pStyle w:val="SyntaxOneOf"/>
            </w:pPr>
            <w:r w:rsidRPr="00E77497">
              <w:t>3</w:t>
            </w:r>
          </w:p>
        </w:tc>
        <w:tc>
          <w:tcPr>
            <w:tcW w:w="288" w:type="dxa"/>
          </w:tcPr>
          <w:p w14:paraId="5DDDEAC5" w14:textId="77777777" w:rsidR="004C02EF" w:rsidRPr="00E77497" w:rsidRDefault="004C02EF" w:rsidP="003A4B22">
            <w:pPr>
              <w:pStyle w:val="SyntaxOneOf"/>
            </w:pPr>
            <w:r w:rsidRPr="00E77497">
              <w:t>4</w:t>
            </w:r>
          </w:p>
        </w:tc>
        <w:tc>
          <w:tcPr>
            <w:tcW w:w="288" w:type="dxa"/>
          </w:tcPr>
          <w:p w14:paraId="258466F4" w14:textId="77777777" w:rsidR="004C02EF" w:rsidRPr="00E77497" w:rsidRDefault="004C02EF" w:rsidP="003A4B22">
            <w:pPr>
              <w:pStyle w:val="SyntaxOneOf"/>
            </w:pPr>
            <w:r w:rsidRPr="00E77497">
              <w:t>5</w:t>
            </w:r>
          </w:p>
        </w:tc>
        <w:tc>
          <w:tcPr>
            <w:tcW w:w="288" w:type="dxa"/>
          </w:tcPr>
          <w:p w14:paraId="636E5AE2" w14:textId="77777777" w:rsidR="004C02EF" w:rsidRPr="00E77497" w:rsidRDefault="004C02EF" w:rsidP="003A4B22">
            <w:pPr>
              <w:pStyle w:val="SyntaxOneOf"/>
            </w:pPr>
            <w:r w:rsidRPr="00E77497">
              <w:t>6</w:t>
            </w:r>
          </w:p>
        </w:tc>
        <w:tc>
          <w:tcPr>
            <w:tcW w:w="288" w:type="dxa"/>
          </w:tcPr>
          <w:p w14:paraId="1BA16B71" w14:textId="77777777" w:rsidR="004C02EF" w:rsidRPr="00E77497" w:rsidRDefault="004C02EF" w:rsidP="003A4B22">
            <w:pPr>
              <w:pStyle w:val="SyntaxOneOf"/>
            </w:pPr>
            <w:r w:rsidRPr="00E77497">
              <w:t>7</w:t>
            </w:r>
          </w:p>
        </w:tc>
        <w:tc>
          <w:tcPr>
            <w:tcW w:w="288" w:type="dxa"/>
          </w:tcPr>
          <w:p w14:paraId="1AA391A4" w14:textId="77777777" w:rsidR="004C02EF" w:rsidRPr="00E77497" w:rsidRDefault="004C02EF" w:rsidP="003A4B22">
            <w:pPr>
              <w:pStyle w:val="SyntaxOneOf"/>
            </w:pPr>
            <w:r w:rsidRPr="00E77497">
              <w:t>8</w:t>
            </w:r>
          </w:p>
        </w:tc>
        <w:tc>
          <w:tcPr>
            <w:tcW w:w="288" w:type="dxa"/>
          </w:tcPr>
          <w:p w14:paraId="1016EDEA" w14:textId="77777777" w:rsidR="004C02EF" w:rsidRPr="00E77497" w:rsidRDefault="004C02EF" w:rsidP="003A4B22">
            <w:pPr>
              <w:pStyle w:val="SyntaxOneOf"/>
            </w:pPr>
            <w:r w:rsidRPr="00E77497">
              <w:t>9</w:t>
            </w:r>
          </w:p>
        </w:tc>
        <w:tc>
          <w:tcPr>
            <w:tcW w:w="288" w:type="dxa"/>
          </w:tcPr>
          <w:p w14:paraId="5AB1D95C" w14:textId="77777777" w:rsidR="004C02EF" w:rsidRPr="00E77497" w:rsidRDefault="004C02EF" w:rsidP="003A4B22">
            <w:pPr>
              <w:pStyle w:val="SyntaxOneOf"/>
            </w:pPr>
            <w:r w:rsidRPr="00E77497">
              <w:t>_</w:t>
            </w:r>
          </w:p>
        </w:tc>
        <w:tc>
          <w:tcPr>
            <w:tcW w:w="288" w:type="dxa"/>
          </w:tcPr>
          <w:p w14:paraId="73EC96D4" w14:textId="77777777" w:rsidR="004C02EF" w:rsidRPr="00E77497" w:rsidRDefault="004C02EF" w:rsidP="003A4B22">
            <w:pPr>
              <w:pStyle w:val="SyntaxOneOf"/>
            </w:pPr>
          </w:p>
        </w:tc>
        <w:tc>
          <w:tcPr>
            <w:tcW w:w="288" w:type="dxa"/>
          </w:tcPr>
          <w:p w14:paraId="56633F3F" w14:textId="77777777" w:rsidR="004C02EF" w:rsidRPr="00E77497" w:rsidRDefault="004C02EF" w:rsidP="003A4B22">
            <w:pPr>
              <w:pStyle w:val="SyntaxOneOf"/>
            </w:pPr>
          </w:p>
        </w:tc>
        <w:tc>
          <w:tcPr>
            <w:tcW w:w="288" w:type="dxa"/>
          </w:tcPr>
          <w:p w14:paraId="387E3405" w14:textId="77777777" w:rsidR="004C02EF" w:rsidRPr="00E77497" w:rsidRDefault="004C02EF" w:rsidP="003A4B22">
            <w:pPr>
              <w:pStyle w:val="SyntaxOneOf"/>
            </w:pPr>
          </w:p>
        </w:tc>
        <w:tc>
          <w:tcPr>
            <w:tcW w:w="288" w:type="dxa"/>
          </w:tcPr>
          <w:p w14:paraId="5C9E7F61" w14:textId="77777777" w:rsidR="004C02EF" w:rsidRPr="00E77497" w:rsidRDefault="004C02EF" w:rsidP="003A4B22">
            <w:pPr>
              <w:pStyle w:val="SyntaxOneOf"/>
            </w:pPr>
          </w:p>
        </w:tc>
        <w:tc>
          <w:tcPr>
            <w:tcW w:w="288" w:type="dxa"/>
          </w:tcPr>
          <w:p w14:paraId="478984BA" w14:textId="77777777" w:rsidR="004C02EF" w:rsidRPr="00E77497" w:rsidRDefault="004C02EF" w:rsidP="003A4B22">
            <w:pPr>
              <w:pStyle w:val="SyntaxOneOf"/>
            </w:pPr>
          </w:p>
        </w:tc>
        <w:tc>
          <w:tcPr>
            <w:tcW w:w="288" w:type="dxa"/>
          </w:tcPr>
          <w:p w14:paraId="01B5C145" w14:textId="77777777" w:rsidR="004C02EF" w:rsidRPr="00E77497" w:rsidRDefault="004C02EF" w:rsidP="003A4B22">
            <w:pPr>
              <w:pStyle w:val="SyntaxOneOf"/>
            </w:pPr>
          </w:p>
        </w:tc>
        <w:tc>
          <w:tcPr>
            <w:tcW w:w="288" w:type="dxa"/>
          </w:tcPr>
          <w:p w14:paraId="34C4248C" w14:textId="77777777" w:rsidR="004C02EF" w:rsidRPr="00E77497" w:rsidRDefault="004C02EF" w:rsidP="003A4B22">
            <w:pPr>
              <w:pStyle w:val="SyntaxOneOf"/>
            </w:pPr>
          </w:p>
        </w:tc>
        <w:tc>
          <w:tcPr>
            <w:tcW w:w="288" w:type="dxa"/>
          </w:tcPr>
          <w:p w14:paraId="63BAD657" w14:textId="77777777" w:rsidR="004C02EF" w:rsidRPr="00E77497" w:rsidRDefault="004C02EF" w:rsidP="003A4B22">
            <w:pPr>
              <w:pStyle w:val="SyntaxOneOf"/>
            </w:pPr>
          </w:p>
        </w:tc>
        <w:tc>
          <w:tcPr>
            <w:tcW w:w="288" w:type="dxa"/>
          </w:tcPr>
          <w:p w14:paraId="11BDC364" w14:textId="77777777" w:rsidR="004C02EF" w:rsidRPr="00E77497" w:rsidRDefault="004C02EF" w:rsidP="003A4B22">
            <w:pPr>
              <w:pStyle w:val="SyntaxOneOf"/>
            </w:pPr>
          </w:p>
        </w:tc>
        <w:tc>
          <w:tcPr>
            <w:tcW w:w="288" w:type="dxa"/>
          </w:tcPr>
          <w:p w14:paraId="37FD8981" w14:textId="77777777" w:rsidR="004C02EF" w:rsidRPr="00E77497" w:rsidRDefault="004C02EF" w:rsidP="003A4B22">
            <w:pPr>
              <w:pStyle w:val="SyntaxOneOf"/>
            </w:pPr>
          </w:p>
        </w:tc>
        <w:tc>
          <w:tcPr>
            <w:tcW w:w="288" w:type="dxa"/>
          </w:tcPr>
          <w:p w14:paraId="1490D9DB" w14:textId="77777777" w:rsidR="004C02EF" w:rsidRPr="00E77497" w:rsidRDefault="004C02EF" w:rsidP="003A4B22">
            <w:pPr>
              <w:pStyle w:val="SyntaxOneOf"/>
            </w:pPr>
          </w:p>
        </w:tc>
        <w:tc>
          <w:tcPr>
            <w:tcW w:w="288" w:type="dxa"/>
          </w:tcPr>
          <w:p w14:paraId="14025EAF" w14:textId="77777777" w:rsidR="004C02EF" w:rsidRPr="00E77497" w:rsidRDefault="004C02EF" w:rsidP="003A4B22">
            <w:pPr>
              <w:pStyle w:val="SyntaxOneOf"/>
            </w:pPr>
          </w:p>
        </w:tc>
        <w:tc>
          <w:tcPr>
            <w:tcW w:w="288" w:type="dxa"/>
          </w:tcPr>
          <w:p w14:paraId="39F714ED" w14:textId="77777777" w:rsidR="004C02EF" w:rsidRPr="00E77497" w:rsidRDefault="004C02EF" w:rsidP="003A4B22">
            <w:pPr>
              <w:pStyle w:val="SyntaxOneOf"/>
            </w:pPr>
          </w:p>
        </w:tc>
        <w:tc>
          <w:tcPr>
            <w:tcW w:w="288" w:type="dxa"/>
          </w:tcPr>
          <w:p w14:paraId="56EA8829" w14:textId="77777777" w:rsidR="004C02EF" w:rsidRPr="00E77497" w:rsidRDefault="004C02EF" w:rsidP="003A4B22">
            <w:pPr>
              <w:pStyle w:val="SyntaxOneOf"/>
            </w:pPr>
          </w:p>
        </w:tc>
        <w:tc>
          <w:tcPr>
            <w:tcW w:w="288" w:type="dxa"/>
          </w:tcPr>
          <w:p w14:paraId="7E767258" w14:textId="77777777" w:rsidR="004C02EF" w:rsidRPr="00E77497" w:rsidRDefault="004C02EF" w:rsidP="003A4B22">
            <w:pPr>
              <w:pStyle w:val="SyntaxOneOf"/>
            </w:pPr>
          </w:p>
        </w:tc>
      </w:tr>
    </w:tbl>
    <w:p w14:paraId="218A1F9D"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4AEB8C92" w14:textId="77777777" w:rsidR="004C02EF" w:rsidRPr="00E77497" w:rsidRDefault="004C02EF" w:rsidP="004C02EF">
      <w:pPr>
        <w:pStyle w:val="40"/>
        <w:numPr>
          <w:ilvl w:val="0"/>
          <w:numId w:val="0"/>
        </w:numPr>
      </w:pPr>
      <w:r w:rsidRPr="00E77497">
        <w:t>15.10.2.13</w:t>
      </w:r>
      <w:r w:rsidRPr="00E77497">
        <w:tab/>
        <w:t>CharacterClass</w:t>
      </w:r>
    </w:p>
    <w:p w14:paraId="497CA244" w14:textId="77777777" w:rsidR="004C02EF" w:rsidRPr="00B820AB" w:rsidRDefault="004C02EF" w:rsidP="004C02EF">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4D69F3C1" w14:textId="77777777" w:rsidR="004C02EF" w:rsidRPr="00E77497" w:rsidRDefault="004C02EF" w:rsidP="004C02EF">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74B8FFE9" w14:textId="77777777" w:rsidR="004C02EF" w:rsidRPr="00E77497" w:rsidRDefault="004C02EF" w:rsidP="004C02EF">
      <w:pPr>
        <w:pStyle w:val="40"/>
        <w:numPr>
          <w:ilvl w:val="0"/>
          <w:numId w:val="0"/>
        </w:numPr>
      </w:pPr>
      <w:r w:rsidRPr="00E77497">
        <w:t>15.10.2.14</w:t>
      </w:r>
      <w:r w:rsidRPr="00E77497">
        <w:tab/>
        <w:t>ClassRanges</w:t>
      </w:r>
    </w:p>
    <w:p w14:paraId="783E94D0"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13DFE37B"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0F26992A" w14:textId="77777777" w:rsidR="004C02EF" w:rsidRPr="00E77497" w:rsidRDefault="004C02EF" w:rsidP="004C02EF">
      <w:pPr>
        <w:pStyle w:val="40"/>
        <w:numPr>
          <w:ilvl w:val="0"/>
          <w:numId w:val="0"/>
        </w:numPr>
      </w:pPr>
      <w:bookmarkStart w:id="29451" w:name="_Ref463788134"/>
      <w:r w:rsidRPr="00E77497">
        <w:t>15.10.2.15</w:t>
      </w:r>
      <w:r w:rsidRPr="00E77497">
        <w:tab/>
        <w:t>NonemptyClassRanges</w:t>
      </w:r>
      <w:bookmarkEnd w:id="29451"/>
    </w:p>
    <w:p w14:paraId="56CE8B91"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4CCD1311"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14:paraId="72614166" w14:textId="77777777" w:rsidR="004C02EF" w:rsidRPr="00E77497" w:rsidRDefault="004C02EF" w:rsidP="001F48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14:paraId="1816D82C" w14:textId="77777777" w:rsidR="004C02EF" w:rsidRPr="00E77497" w:rsidRDefault="004C02EF" w:rsidP="001F48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3F6FDC09" w14:textId="77777777" w:rsidR="004C02EF" w:rsidRPr="00E77497" w:rsidRDefault="004C02EF" w:rsidP="001F48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41592D1F"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14:paraId="1524CEAA" w14:textId="77777777" w:rsidR="004C02EF" w:rsidRPr="00E77497" w:rsidRDefault="004C02EF" w:rsidP="001F48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14:paraId="4018FF6A" w14:textId="77777777" w:rsidR="004C02EF" w:rsidRPr="00E77497" w:rsidRDefault="004C02EF" w:rsidP="001F48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14:paraId="1A0B4D11" w14:textId="77777777" w:rsidR="004C02EF" w:rsidRPr="00E77497" w:rsidRDefault="004C02EF" w:rsidP="001F48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14:paraId="3E984A8F" w14:textId="77777777" w:rsidR="004C02EF" w:rsidRPr="00E77497" w:rsidRDefault="004C02EF" w:rsidP="001F482D">
      <w:pPr>
        <w:pStyle w:val="Alg4"/>
        <w:numPr>
          <w:ilvl w:val="0"/>
          <w:numId w:val="318"/>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7371316E" w14:textId="77777777" w:rsidR="004C02EF" w:rsidRPr="00E77497" w:rsidRDefault="004C02EF" w:rsidP="001F48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58822EDD" w14:textId="77777777" w:rsidR="004C02EF" w:rsidRPr="00E77497" w:rsidRDefault="004C02EF" w:rsidP="004C02EF">
      <w:r w:rsidRPr="00E77497">
        <w:t xml:space="preserve">The abstract operation </w:t>
      </w:r>
      <w:r w:rsidRPr="00E77497">
        <w:rPr>
          <w:rFonts w:ascii="Times New Roman" w:hAnsi="Times New Roman"/>
          <w:i/>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154CAF53" w14:textId="77777777" w:rsidR="004C02EF" w:rsidRPr="00E77497" w:rsidRDefault="004C02EF" w:rsidP="001F48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14:paraId="39EED13A" w14:textId="77777777" w:rsidR="004C02EF" w:rsidRPr="00E77497" w:rsidRDefault="004C02EF" w:rsidP="001F48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14:paraId="19DD8241" w14:textId="77777777" w:rsidR="004C02EF" w:rsidRPr="00E77497" w:rsidRDefault="004C02EF" w:rsidP="001F48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14:paraId="61DAA578" w14:textId="77777777" w:rsidR="004C02EF" w:rsidRPr="00E77497" w:rsidRDefault="004C02EF" w:rsidP="001F48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14:paraId="1C0ACCBB" w14:textId="77777777" w:rsidR="004C02EF" w:rsidRPr="00E77497" w:rsidRDefault="004C02EF" w:rsidP="001F48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14:paraId="655CD721" w14:textId="77777777" w:rsidR="004C02EF" w:rsidRPr="00E77497" w:rsidRDefault="004C02EF" w:rsidP="001F48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14:paraId="35B60BD8" w14:textId="77777777" w:rsidR="004C02EF" w:rsidRPr="00E77497" w:rsidRDefault="004C02EF" w:rsidP="001F48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14:paraId="23F124CD" w14:textId="77777777" w:rsidR="004C02EF" w:rsidRPr="00E77497" w:rsidRDefault="004C02EF" w:rsidP="004C02EF">
      <w:pPr>
        <w:pStyle w:val="40"/>
        <w:numPr>
          <w:ilvl w:val="0"/>
          <w:numId w:val="0"/>
        </w:numPr>
      </w:pPr>
      <w:r w:rsidRPr="00E77497">
        <w:t>15.10.2.16</w:t>
      </w:r>
      <w:r w:rsidRPr="00E77497">
        <w:tab/>
        <w:t>NonemptyClassRangesNoDash</w:t>
      </w:r>
    </w:p>
    <w:p w14:paraId="751DA350" w14:textId="77777777" w:rsidR="004C02EF" w:rsidRPr="00E77497" w:rsidRDefault="004C02EF" w:rsidP="004C02EF">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0D0F21E9"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1894A636" w14:textId="77777777" w:rsidR="004C02EF" w:rsidRPr="00E77497" w:rsidRDefault="004C02EF" w:rsidP="001F48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14:paraId="19B932CC" w14:textId="77777777" w:rsidR="004C02EF" w:rsidRPr="00E77497" w:rsidRDefault="004C02EF" w:rsidP="001F48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70DE7307" w14:textId="77777777" w:rsidR="004C02EF" w:rsidRPr="00E77497" w:rsidRDefault="004C02EF" w:rsidP="001F48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20EFD938"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2C6CEE9F" w14:textId="77777777" w:rsidR="004C02EF" w:rsidRPr="00E77497" w:rsidRDefault="004C02EF" w:rsidP="001F48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14:paraId="6A0B02DB" w14:textId="77777777" w:rsidR="004C02EF" w:rsidRPr="00E77497" w:rsidRDefault="004C02EF" w:rsidP="001F48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14:paraId="43797522" w14:textId="77777777" w:rsidR="004C02EF" w:rsidRPr="00E77497" w:rsidRDefault="004C02EF" w:rsidP="001F48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14:paraId="258F7092" w14:textId="77777777" w:rsidR="004C02EF" w:rsidRPr="00E77497" w:rsidRDefault="004C02EF" w:rsidP="001F482D">
      <w:pPr>
        <w:pStyle w:val="Alg4"/>
        <w:numPr>
          <w:ilvl w:val="0"/>
          <w:numId w:val="320"/>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0ADE5501" w14:textId="77777777" w:rsidR="004C02EF" w:rsidRPr="00E77497" w:rsidRDefault="004C02EF" w:rsidP="001F48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0E6FB12D" w14:textId="77777777" w:rsidR="004C02EF" w:rsidRPr="00E77497" w:rsidRDefault="004C02EF" w:rsidP="004C02EF">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14:paraId="6DECCC75" w14:textId="77777777" w:rsidR="004C02EF" w:rsidRPr="00E77497" w:rsidRDefault="004C02EF" w:rsidP="004C02EF">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306C9ECA" w14:textId="77777777" w:rsidR="004C02EF" w:rsidRPr="00E77497" w:rsidRDefault="004C02EF" w:rsidP="004C02EF">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52146FA4" w14:textId="77777777" w:rsidR="004C02EF" w:rsidRPr="00E77497" w:rsidRDefault="004C02EF" w:rsidP="004C02EF">
      <w:pPr>
        <w:pStyle w:val="40"/>
        <w:numPr>
          <w:ilvl w:val="0"/>
          <w:numId w:val="0"/>
        </w:numPr>
      </w:pPr>
      <w:r w:rsidRPr="00E77497">
        <w:t>15.10.2.17</w:t>
      </w:r>
      <w:r w:rsidRPr="00E77497">
        <w:tab/>
        <w:t>ClassAtom</w:t>
      </w:r>
    </w:p>
    <w:p w14:paraId="750BD29F"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619C1B1D"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3CC92364" w14:textId="77777777" w:rsidR="004C02EF" w:rsidRPr="00E77497" w:rsidRDefault="004C02EF" w:rsidP="004C02EF">
      <w:pPr>
        <w:pStyle w:val="40"/>
        <w:numPr>
          <w:ilvl w:val="0"/>
          <w:numId w:val="0"/>
        </w:numPr>
      </w:pPr>
      <w:r w:rsidRPr="00E77497">
        <w:t>15.10.2.18</w:t>
      </w:r>
      <w:r w:rsidRPr="00E77497">
        <w:tab/>
        <w:t>ClassAtomNoDash</w:t>
      </w:r>
    </w:p>
    <w:p w14:paraId="0B5F96D6"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14:paraId="6D2A4B9C"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14:paraId="0AA37E89" w14:textId="77777777" w:rsidR="004C02EF" w:rsidRPr="00E77497" w:rsidRDefault="004C02EF" w:rsidP="004C02EF">
      <w:pPr>
        <w:pStyle w:val="40"/>
        <w:numPr>
          <w:ilvl w:val="0"/>
          <w:numId w:val="0"/>
        </w:numPr>
      </w:pPr>
      <w:bookmarkStart w:id="29452" w:name="_Ref463788188"/>
      <w:r w:rsidRPr="00E77497">
        <w:t>15.10.2.19</w:t>
      </w:r>
      <w:r w:rsidRPr="00E77497">
        <w:tab/>
        <w:t>ClassEscape</w:t>
      </w:r>
      <w:bookmarkEnd w:id="29452"/>
    </w:p>
    <w:p w14:paraId="3D39FFBF"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75152224" w14:textId="77777777" w:rsidR="004C02EF" w:rsidRPr="00E77497" w:rsidRDefault="004C02EF" w:rsidP="001F48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14:paraId="46CBC486" w14:textId="77777777" w:rsidR="004C02EF" w:rsidRPr="00E77497" w:rsidRDefault="004C02EF" w:rsidP="001F48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123F35DA" w14:textId="77777777" w:rsidR="004C02EF" w:rsidRPr="00E77497" w:rsidRDefault="004C02EF" w:rsidP="001F48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14:paraId="1E01B8A0" w14:textId="77777777" w:rsidR="004C02EF" w:rsidRPr="00E77497" w:rsidRDefault="004C02EF" w:rsidP="001F482D">
      <w:pPr>
        <w:pStyle w:val="Alg4"/>
        <w:numPr>
          <w:ilvl w:val="0"/>
          <w:numId w:val="322"/>
        </w:numPr>
        <w:spacing w:after="220"/>
      </w:pPr>
      <w:r w:rsidRPr="00E77497">
        <w:t xml:space="preserve">Return the one-element CharSet containing the character </w:t>
      </w:r>
      <w:r w:rsidRPr="00E77497">
        <w:rPr>
          <w:i/>
        </w:rPr>
        <w:t>ch</w:t>
      </w:r>
      <w:r w:rsidRPr="00E77497">
        <w:t>.</w:t>
      </w:r>
    </w:p>
    <w:p w14:paraId="43149017"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14:paraId="06E8A484"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14:paraId="25FC0D7C"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14:paraId="519E03FF" w14:textId="77777777" w:rsidR="004C02EF" w:rsidRPr="00E77497" w:rsidRDefault="004C02EF" w:rsidP="004C02EF">
      <w:pPr>
        <w:pStyle w:val="Note"/>
      </w:pPr>
      <w:bookmarkStart w:id="29453" w:name="_Toc417706282"/>
      <w:bookmarkStart w:id="29454" w:name="_Toc432237647"/>
      <w:bookmarkStart w:id="29455" w:name="_Toc432984856"/>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360C1F16" w14:textId="77777777" w:rsidR="004C02EF" w:rsidRPr="00E77497" w:rsidRDefault="004C02EF" w:rsidP="00F710D2">
      <w:pPr>
        <w:pStyle w:val="30"/>
        <w:numPr>
          <w:ilvl w:val="0"/>
          <w:numId w:val="0"/>
        </w:numPr>
      </w:pPr>
      <w:bookmarkStart w:id="29456" w:name="_Ref456002819"/>
      <w:bookmarkStart w:id="29457" w:name="_Toc472818957"/>
      <w:bookmarkStart w:id="29458" w:name="_Toc235503535"/>
      <w:bookmarkStart w:id="29459" w:name="_Toc241509310"/>
      <w:bookmarkStart w:id="29460" w:name="_Toc244416797"/>
      <w:bookmarkStart w:id="29461" w:name="_Toc276631161"/>
      <w:bookmarkStart w:id="29462" w:name="_Toc329528893"/>
      <w:r w:rsidRPr="00E77497">
        <w:t>15.10.3</w:t>
      </w:r>
      <w:r w:rsidRPr="00E77497">
        <w:tab/>
        <w:t>The RegExp Constructor Called as a Function</w:t>
      </w:r>
      <w:bookmarkEnd w:id="29453"/>
      <w:bookmarkEnd w:id="29454"/>
      <w:bookmarkEnd w:id="29455"/>
      <w:bookmarkEnd w:id="29456"/>
      <w:bookmarkEnd w:id="29457"/>
      <w:bookmarkEnd w:id="29458"/>
      <w:bookmarkEnd w:id="29459"/>
      <w:bookmarkEnd w:id="29460"/>
      <w:bookmarkEnd w:id="29461"/>
      <w:bookmarkEnd w:id="29462"/>
    </w:p>
    <w:p w14:paraId="0A11537B" w14:textId="77777777" w:rsidR="004C02EF" w:rsidRPr="00E77497" w:rsidRDefault="004C02EF" w:rsidP="004C02EF">
      <w:pPr>
        <w:pStyle w:val="40"/>
        <w:numPr>
          <w:ilvl w:val="0"/>
          <w:numId w:val="0"/>
        </w:numPr>
      </w:pPr>
      <w:r w:rsidRPr="00E77497">
        <w:t>15.10.3.1</w:t>
      </w:r>
      <w:r w:rsidRPr="00E77497">
        <w:tab/>
        <w:t>RegExp(pattern, flags)</w:t>
      </w:r>
    </w:p>
    <w:p w14:paraId="55BC49E8" w14:textId="77777777" w:rsidR="00134DAD" w:rsidRDefault="00134DAD" w:rsidP="00134DAD">
      <w:pPr>
        <w:rPr>
          <w:ins w:id="29463" w:author="Rev 7 Allen Wirfs-Brock" w:date="2012-04-10T13:19:00Z"/>
        </w:rPr>
      </w:pPr>
      <w:ins w:id="29464" w:author="Rev 7 Allen Wirfs-Brock" w:date="2012-04-10T13:19:00Z">
        <w:r>
          <w:t>The following steps are taken:</w:t>
        </w:r>
      </w:ins>
    </w:p>
    <w:p w14:paraId="336C3A46" w14:textId="77777777" w:rsidR="00134DAD" w:rsidRDefault="00134DAD" w:rsidP="00134DAD">
      <w:pPr>
        <w:pStyle w:val="Alg4"/>
        <w:numPr>
          <w:ilvl w:val="0"/>
          <w:numId w:val="323"/>
        </w:numPr>
        <w:spacing w:after="220"/>
        <w:contextualSpacing/>
        <w:rPr>
          <w:ins w:id="29465" w:author="Rev 7 Allen Wirfs-Brock" w:date="2012-04-10T13:19:00Z"/>
        </w:rPr>
      </w:pPr>
      <w:ins w:id="29466" w:author="Rev 7 Allen Wirfs-Brock" w:date="2012-04-10T13:20:00Z">
        <w:r>
          <w:t>If Type(</w:t>
        </w:r>
        <w:r w:rsidRPr="00134DAD">
          <w:rPr>
            <w:i/>
          </w:rPr>
          <w:t>pattern</w:t>
        </w:r>
        <w:r>
          <w:t xml:space="preserve">) is object and </w:t>
        </w:r>
        <w:r w:rsidRPr="00134DAD">
          <w:rPr>
            <w:i/>
          </w:rPr>
          <w:t>pattern</w:t>
        </w:r>
        <w:r>
          <w:t xml:space="preserve"> </w:t>
        </w:r>
      </w:ins>
      <w:ins w:id="29467" w:author="Rev 7 Allen Wirfs-Brock" w:date="2012-04-10T13:21:00Z">
        <w:r w:rsidRPr="00E77497">
          <w:t xml:space="preserve">has a [[NativeBrand]] internal property whose value is NativeRegExp and </w:t>
        </w:r>
        <w:r w:rsidRPr="00E77497">
          <w:rPr>
            <w:i/>
          </w:rPr>
          <w:t>flags</w:t>
        </w:r>
        <w:r w:rsidRPr="00E77497">
          <w:t xml:space="preserve"> is </w:t>
        </w:r>
        <w:r w:rsidRPr="00E77497">
          <w:rPr>
            <w:b/>
          </w:rPr>
          <w:t>undefined</w:t>
        </w:r>
        <w:r w:rsidRPr="00E77497">
          <w:t xml:space="preserve">, then return </w:t>
        </w:r>
      </w:ins>
      <w:ins w:id="29468" w:author="Rev 7 Allen Wirfs-Brock" w:date="2012-04-10T13:22:00Z">
        <w:r>
          <w:rPr>
            <w:i/>
          </w:rPr>
          <w:t>pattern</w:t>
        </w:r>
      </w:ins>
      <w:ins w:id="29469" w:author="Rev 7 Allen Wirfs-Brock" w:date="2012-04-10T13:21:00Z">
        <w:r w:rsidRPr="00E77497">
          <w:t>.</w:t>
        </w:r>
      </w:ins>
    </w:p>
    <w:p w14:paraId="5A0465F8" w14:textId="77777777" w:rsidR="00134DAD" w:rsidRDefault="00134DAD" w:rsidP="00134DAD">
      <w:pPr>
        <w:pStyle w:val="Alg4"/>
        <w:numPr>
          <w:ilvl w:val="0"/>
          <w:numId w:val="323"/>
        </w:numPr>
        <w:spacing w:after="220"/>
        <w:rPr>
          <w:ins w:id="29470" w:author="Rev 7 Allen Wirfs-Brock" w:date="2012-04-10T13:19:00Z"/>
        </w:rPr>
      </w:pPr>
      <w:ins w:id="29471" w:author="Rev 7 Allen Wirfs-Brock" w:date="2012-04-10T13:19:00Z">
        <w:r>
          <w:t xml:space="preserve">Return the result of the </w:t>
        </w:r>
      </w:ins>
      <w:ins w:id="29472" w:author="Rev 7 Allen Wirfs-Brock" w:date="2012-04-10T15:17:00Z">
        <w:del w:id="29473" w:author="Rev 8 Allen Wirfs-Brock" w:date="2012-06-14T14:41:00Z">
          <w:r w:rsidR="00C75147" w:rsidDel="00D4543D">
            <w:delText>abstraction operation</w:delText>
          </w:r>
        </w:del>
      </w:ins>
      <w:ins w:id="29474" w:author="Rev 8 Allen Wirfs-Brock" w:date="2012-06-14T14:41:00Z">
        <w:r w:rsidR="00D4543D">
          <w:t>abstract operation</w:t>
        </w:r>
      </w:ins>
      <w:ins w:id="29475" w:author="Rev 7 Allen Wirfs-Brock" w:date="2012-04-10T15:17:00Z">
        <w:r w:rsidR="00C75147">
          <w:t xml:space="preserve"> RegExpCreate </w:t>
        </w:r>
      </w:ins>
      <w:ins w:id="29476" w:author="Rev 7 Allen Wirfs-Brock" w:date="2012-04-10T13:19:00Z">
        <w:r>
          <w:t xml:space="preserve">with arguments </w:t>
        </w:r>
        <w:r>
          <w:rPr>
            <w:i/>
          </w:rPr>
          <w:t>pattern</w:t>
        </w:r>
        <w:r>
          <w:t xml:space="preserve"> and </w:t>
        </w:r>
        <w:r>
          <w:rPr>
            <w:i/>
          </w:rPr>
          <w:t>flags</w:t>
        </w:r>
        <w:r w:rsidRPr="00E77497">
          <w:t>.</w:t>
        </w:r>
      </w:ins>
    </w:p>
    <w:p w14:paraId="75C8D36D" w14:textId="77777777" w:rsidR="004C02EF" w:rsidRPr="00E77497" w:rsidDel="00134DAD" w:rsidRDefault="004C02EF" w:rsidP="004C02EF">
      <w:pPr>
        <w:rPr>
          <w:del w:id="29477" w:author="Rev 7 Allen Wirfs-Brock" w:date="2012-04-10T13:22:00Z"/>
        </w:rPr>
      </w:pPr>
      <w:del w:id="29478" w:author="Rev 7 Allen Wirfs-Brock" w:date="2012-04-10T13:22:00Z">
        <w:r w:rsidRPr="00E77497" w:rsidDel="00134DAD">
          <w:delText xml:space="preserve">If </w:delText>
        </w:r>
        <w:r w:rsidRPr="00E77497" w:rsidDel="00134DAD">
          <w:rPr>
            <w:rFonts w:ascii="Times New Roman" w:hAnsi="Times New Roman"/>
            <w:i/>
          </w:rPr>
          <w:delText>pattern</w:delText>
        </w:r>
        <w:r w:rsidRPr="00E77497" w:rsidDel="00134DAD">
          <w:delText xml:space="preserve"> is an object </w:delText>
        </w:r>
        <w:r w:rsidRPr="00E77497" w:rsidDel="00134DAD">
          <w:rPr>
            <w:rFonts w:ascii="Times New Roman" w:hAnsi="Times New Roman"/>
            <w:i/>
          </w:rPr>
          <w:delText>R</w:delText>
        </w:r>
        <w:r w:rsidRPr="00E77497" w:rsidDel="00134DAD">
          <w:delText xml:space="preserve"> whose </w:delText>
        </w:r>
      </w:del>
      <w:ins w:id="29479" w:author="Allen Wirfs-Brock" w:date="2011-07-02T14:30:00Z">
        <w:del w:id="29480" w:author="Rev 7 Allen Wirfs-Brock" w:date="2012-04-10T13:22:00Z">
          <w:r w:rsidR="0054023D" w:rsidRPr="00E77497" w:rsidDel="00134DAD">
            <w:delText>that has a</w:delText>
          </w:r>
        </w:del>
      </w:ins>
      <w:ins w:id="29481" w:author="Allen Wirfs-Brock" w:date="2011-07-02T14:32:00Z">
        <w:del w:id="29482" w:author="Rev 7 Allen Wirfs-Brock" w:date="2012-04-10T13:22:00Z">
          <w:r w:rsidR="0054023D" w:rsidRPr="00E77497" w:rsidDel="00134DAD">
            <w:delText>n</w:delText>
          </w:r>
        </w:del>
      </w:ins>
      <w:ins w:id="29483" w:author="Allen Wirfs-Brock" w:date="2011-07-02T14:30:00Z">
        <w:del w:id="29484" w:author="Rev 7 Allen Wirfs-Brock" w:date="2012-04-10T13:22:00Z">
          <w:r w:rsidR="0054023D" w:rsidRPr="00E77497" w:rsidDel="00134DAD">
            <w:delText xml:space="preserve"> </w:delText>
          </w:r>
        </w:del>
      </w:ins>
      <w:del w:id="29485" w:author="Rev 7 Allen Wirfs-Brock" w:date="2012-04-10T13:22:00Z">
        <w:r w:rsidRPr="00E77497" w:rsidDel="00134DAD">
          <w:delText>[[Class</w:delText>
        </w:r>
      </w:del>
      <w:ins w:id="29486" w:author="Allen Wirfs-Brock" w:date="2011-07-02T14:31:00Z">
        <w:del w:id="29487" w:author="Rev 7 Allen Wirfs-Brock" w:date="2012-04-10T13:22:00Z">
          <w:r w:rsidR="0054023D" w:rsidRPr="00E77497" w:rsidDel="00134DAD">
            <w:delText>IsRegExp</w:delText>
          </w:r>
        </w:del>
      </w:ins>
      <w:ins w:id="29488" w:author="Rev 3 Allen Wirfs-Brock" w:date="2011-09-08T14:53:00Z">
        <w:del w:id="29489" w:author="Rev 7 Allen Wirfs-Brock" w:date="2012-04-10T13:22:00Z">
          <w:r w:rsidR="00BA3B3B" w:rsidRPr="00E77497" w:rsidDel="00134DAD">
            <w:delText>NativeBrand</w:delText>
          </w:r>
        </w:del>
      </w:ins>
      <w:del w:id="29490" w:author="Rev 7 Allen Wirfs-Brock" w:date="2012-04-10T13:22:00Z">
        <w:r w:rsidRPr="00E77497" w:rsidDel="00134DAD">
          <w:delText>]] internal property</w:delText>
        </w:r>
      </w:del>
      <w:ins w:id="29491" w:author="Rev 3 Allen Wirfs-Brock" w:date="2011-09-08T14:53:00Z">
        <w:del w:id="29492" w:author="Rev 7 Allen Wirfs-Brock" w:date="2012-04-10T13:22:00Z">
          <w:r w:rsidR="00BA3B3B" w:rsidRPr="00E77497" w:rsidDel="00134DAD">
            <w:delText xml:space="preserve"> whose value is NativeRegExp</w:delText>
          </w:r>
        </w:del>
      </w:ins>
      <w:ins w:id="29493" w:author="Allen Wirfs-Brock" w:date="2011-07-02T14:31:00Z">
        <w:del w:id="29494" w:author="Rev 7 Allen Wirfs-Brock" w:date="2012-04-10T13:22:00Z">
          <w:r w:rsidR="0054023D" w:rsidRPr="00E77497" w:rsidDel="00134DAD">
            <w:delText xml:space="preserve"> </w:delText>
          </w:r>
        </w:del>
      </w:ins>
      <w:del w:id="29495" w:author="Rev 7 Allen Wirfs-Brock" w:date="2012-04-10T13:22:00Z">
        <w:r w:rsidRPr="00E77497" w:rsidDel="00134DAD">
          <w:delText xml:space="preserve"> is </w:delText>
        </w:r>
        <w:r w:rsidRPr="00E77497" w:rsidDel="00134DAD">
          <w:rPr>
            <w:rFonts w:ascii="Courier New" w:hAnsi="Courier New"/>
            <w:b/>
          </w:rPr>
          <w:delText>"RegExp"</w:delText>
        </w:r>
        <w:r w:rsidRPr="00E77497" w:rsidDel="00134DAD">
          <w:delText xml:space="preserve"> and </w:delText>
        </w:r>
        <w:r w:rsidRPr="00E77497" w:rsidDel="00134DAD">
          <w:rPr>
            <w:rFonts w:ascii="Times New Roman" w:hAnsi="Times New Roman"/>
            <w:i/>
          </w:rPr>
          <w:delText>flags</w:delText>
        </w:r>
        <w:r w:rsidRPr="00E77497" w:rsidDel="00134DAD">
          <w:delText xml:space="preserve"> is </w:delText>
        </w:r>
        <w:r w:rsidRPr="00E77497" w:rsidDel="00134DAD">
          <w:rPr>
            <w:b/>
          </w:rPr>
          <w:delText>undefined</w:delText>
        </w:r>
        <w:r w:rsidRPr="00E77497" w:rsidDel="00134DAD">
          <w:delText xml:space="preserve">, then return </w:delText>
        </w:r>
        <w:r w:rsidRPr="00E77497" w:rsidDel="00134DAD">
          <w:rPr>
            <w:rFonts w:ascii="Times New Roman" w:hAnsi="Times New Roman"/>
            <w:i/>
          </w:rPr>
          <w:delText>R</w:delText>
        </w:r>
        <w:r w:rsidRPr="00E77497" w:rsidDel="00134DAD">
          <w:delText xml:space="preserve"> unchanged. Otherwise call the standard built-in </w:delText>
        </w:r>
        <w:r w:rsidRPr="00E77497" w:rsidDel="00134DAD">
          <w:rPr>
            <w:rFonts w:ascii="Courier New" w:hAnsi="Courier New" w:cs="Courier New"/>
            <w:b/>
          </w:rPr>
          <w:delText>RegExp</w:delText>
        </w:r>
        <w:r w:rsidRPr="00E77497" w:rsidDel="00134DAD">
          <w:delText xml:space="preserve"> constructor (15.10.4.1) as if by the expression </w:delText>
        </w:r>
        <w:r w:rsidRPr="00E77497" w:rsidDel="00134DAD">
          <w:rPr>
            <w:rFonts w:ascii="Courier New" w:hAnsi="Courier New" w:cs="Courier New"/>
            <w:b/>
          </w:rPr>
          <w:delText>new RegExp(</w:delText>
        </w:r>
        <w:r w:rsidRPr="00E77497" w:rsidDel="00134DAD">
          <w:rPr>
            <w:rFonts w:ascii="Times New Roman" w:hAnsi="Times New Roman"/>
            <w:i/>
          </w:rPr>
          <w:delText>pattern</w:delText>
        </w:r>
        <w:r w:rsidRPr="00E77497" w:rsidDel="00134DAD">
          <w:rPr>
            <w:rFonts w:ascii="Courier New" w:hAnsi="Courier New" w:cs="Courier New"/>
            <w:b/>
          </w:rPr>
          <w:delText xml:space="preserve">, </w:delText>
        </w:r>
        <w:r w:rsidRPr="00E77497" w:rsidDel="00134DAD">
          <w:rPr>
            <w:rFonts w:ascii="Times New Roman" w:hAnsi="Times New Roman"/>
            <w:i/>
          </w:rPr>
          <w:delText>flags</w:delText>
        </w:r>
        <w:r w:rsidRPr="00E77497" w:rsidDel="00134DAD">
          <w:rPr>
            <w:rFonts w:ascii="Courier New" w:hAnsi="Courier New" w:cs="Courier New"/>
            <w:b/>
          </w:rPr>
          <w:delText>)</w:delText>
        </w:r>
        <w:r w:rsidRPr="00E77497" w:rsidDel="00134DAD">
          <w:delText xml:space="preserve"> and return the object constructed by that constructor.</w:delText>
        </w:r>
      </w:del>
    </w:p>
    <w:p w14:paraId="3463F1DD" w14:textId="77777777" w:rsidR="004C02EF" w:rsidRPr="00E77497" w:rsidRDefault="004C02EF" w:rsidP="00F710D2">
      <w:pPr>
        <w:pStyle w:val="30"/>
        <w:numPr>
          <w:ilvl w:val="0"/>
          <w:numId w:val="0"/>
        </w:numPr>
      </w:pPr>
      <w:bookmarkStart w:id="29496" w:name="_Toc417706283"/>
      <w:bookmarkStart w:id="29497" w:name="_Toc432237648"/>
      <w:bookmarkStart w:id="29498" w:name="_Toc432984857"/>
      <w:bookmarkStart w:id="29499" w:name="_Ref456002880"/>
      <w:bookmarkStart w:id="29500" w:name="_Ref457201072"/>
      <w:bookmarkStart w:id="29501" w:name="_Toc472818958"/>
      <w:bookmarkStart w:id="29502" w:name="_Toc235503536"/>
      <w:bookmarkStart w:id="29503" w:name="_Toc241509311"/>
      <w:bookmarkStart w:id="29504" w:name="_Toc244416798"/>
      <w:bookmarkStart w:id="29505" w:name="_Toc276631162"/>
      <w:bookmarkStart w:id="29506" w:name="_Toc329528894"/>
      <w:r w:rsidRPr="00E77497">
        <w:t>15.10.4</w:t>
      </w:r>
      <w:r w:rsidRPr="00E77497">
        <w:tab/>
        <w:t>The RegExp Constructor</w:t>
      </w:r>
      <w:bookmarkEnd w:id="29496"/>
      <w:bookmarkEnd w:id="29497"/>
      <w:bookmarkEnd w:id="29498"/>
      <w:bookmarkEnd w:id="29499"/>
      <w:bookmarkEnd w:id="29500"/>
      <w:bookmarkEnd w:id="29501"/>
      <w:bookmarkEnd w:id="29502"/>
      <w:bookmarkEnd w:id="29503"/>
      <w:bookmarkEnd w:id="29504"/>
      <w:bookmarkEnd w:id="29505"/>
      <w:bookmarkEnd w:id="29506"/>
    </w:p>
    <w:p w14:paraId="79426919" w14:textId="77777777" w:rsidR="004C02EF" w:rsidRPr="00E77497" w:rsidRDefault="004C02EF" w:rsidP="004C02EF">
      <w:r w:rsidRPr="00E77497">
        <w:t xml:space="preserve">When </w:t>
      </w:r>
      <w:r w:rsidRPr="00E77497">
        <w:rPr>
          <w:rFonts w:ascii="Courier New" w:hAnsi="Courier New"/>
          <w:b/>
        </w:rPr>
        <w:t>RegExp</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03C6DEAB" w14:textId="77777777" w:rsidR="004C02EF" w:rsidRPr="00E77497" w:rsidRDefault="004C02EF" w:rsidP="004C02EF">
      <w:pPr>
        <w:pStyle w:val="40"/>
        <w:numPr>
          <w:ilvl w:val="0"/>
          <w:numId w:val="0"/>
        </w:numPr>
      </w:pPr>
      <w:bookmarkStart w:id="29507" w:name="_Ref404573597"/>
      <w:r w:rsidRPr="00E77497">
        <w:t>15.10.4.1</w:t>
      </w:r>
      <w:r w:rsidRPr="00E77497">
        <w:tab/>
        <w:t>new RegExp(pattern, flags)</w:t>
      </w:r>
      <w:bookmarkEnd w:id="29507"/>
    </w:p>
    <w:p w14:paraId="7F58FFE3" w14:textId="77777777" w:rsidR="00134DAD" w:rsidRDefault="00134DAD" w:rsidP="004C02EF">
      <w:pPr>
        <w:rPr>
          <w:ins w:id="29508" w:author="Rev 7 Allen Wirfs-Brock" w:date="2012-04-10T13:17:00Z"/>
        </w:rPr>
      </w:pPr>
      <w:ins w:id="29509" w:author="Rev 7 Allen Wirfs-Brock" w:date="2012-04-10T13:17:00Z">
        <w:r>
          <w:t>The following steps are taken:</w:t>
        </w:r>
      </w:ins>
    </w:p>
    <w:p w14:paraId="145DA965" w14:textId="77777777" w:rsidR="00134DAD" w:rsidRDefault="00134DAD" w:rsidP="00F007E3">
      <w:pPr>
        <w:pStyle w:val="Alg4"/>
        <w:numPr>
          <w:ilvl w:val="0"/>
          <w:numId w:val="704"/>
        </w:numPr>
        <w:spacing w:after="220"/>
        <w:rPr>
          <w:ins w:id="29510" w:author="Rev 7 Allen Wirfs-Brock" w:date="2012-04-10T13:15:00Z"/>
        </w:rPr>
      </w:pPr>
      <w:ins w:id="29511" w:author="Rev 7 Allen Wirfs-Brock" w:date="2012-04-10T13:17:00Z">
        <w:r>
          <w:t xml:space="preserve">Return the result of the </w:t>
        </w:r>
      </w:ins>
      <w:ins w:id="29512" w:author="Rev 7 Allen Wirfs-Brock" w:date="2012-04-10T15:17:00Z">
        <w:del w:id="29513" w:author="Rev 8 Allen Wirfs-Brock" w:date="2012-06-14T14:41:00Z">
          <w:r w:rsidR="00C75147" w:rsidDel="00D4543D">
            <w:delText>abstraction operation</w:delText>
          </w:r>
        </w:del>
      </w:ins>
      <w:ins w:id="29514" w:author="Rev 8 Allen Wirfs-Brock" w:date="2012-06-14T14:41:00Z">
        <w:r w:rsidR="00D4543D">
          <w:t>abstract operation</w:t>
        </w:r>
      </w:ins>
      <w:ins w:id="29515" w:author="Rev 7 Allen Wirfs-Brock" w:date="2012-04-10T15:17:00Z">
        <w:r w:rsidR="00C75147">
          <w:t xml:space="preserve"> </w:t>
        </w:r>
      </w:ins>
      <w:ins w:id="29516" w:author="Rev 7 Allen Wirfs-Brock" w:date="2012-04-10T13:17:00Z">
        <w:r>
          <w:t>RegEx</w:t>
        </w:r>
      </w:ins>
      <w:ins w:id="29517" w:author="Rev 7 Allen Wirfs-Brock" w:date="2012-04-10T15:17:00Z">
        <w:r w:rsidR="00C75147">
          <w:t>pCreate</w:t>
        </w:r>
      </w:ins>
      <w:ins w:id="29518" w:author="Rev 7 Allen Wirfs-Brock" w:date="2012-04-10T13:17:00Z">
        <w:r>
          <w:t xml:space="preserve"> with arguments </w:t>
        </w:r>
        <w:r>
          <w:rPr>
            <w:i/>
          </w:rPr>
          <w:t>pattern</w:t>
        </w:r>
        <w:r>
          <w:t xml:space="preserve"> and </w:t>
        </w:r>
        <w:r>
          <w:rPr>
            <w:i/>
          </w:rPr>
          <w:t>flags</w:t>
        </w:r>
        <w:r w:rsidRPr="00E77497">
          <w:t>.</w:t>
        </w:r>
      </w:ins>
    </w:p>
    <w:p w14:paraId="683839F7" w14:textId="77777777" w:rsidR="00134DAD" w:rsidRDefault="00134DAD" w:rsidP="004C02EF">
      <w:pPr>
        <w:rPr>
          <w:ins w:id="29519" w:author="Rev 7 Allen Wirfs-Brock" w:date="2012-04-10T13:15:00Z"/>
        </w:rPr>
      </w:pPr>
      <w:ins w:id="29520" w:author="Rev 7 Allen Wirfs-Brock" w:date="2012-04-10T13:15:00Z">
        <w:r>
          <w:t>The abstract operation RegExp</w:t>
        </w:r>
      </w:ins>
      <w:ins w:id="29521" w:author="Rev 7 Allen Wirfs-Brock" w:date="2012-04-10T15:17:00Z">
        <w:r w:rsidR="00C75147">
          <w:t>Create</w:t>
        </w:r>
      </w:ins>
      <w:ins w:id="29522" w:author="Rev 7 Allen Wirfs-Brock" w:date="2012-04-10T13:15:00Z">
        <w:r>
          <w:t xml:space="preserve"> with arguments pattern and flags does the following:</w:t>
        </w:r>
      </w:ins>
    </w:p>
    <w:p w14:paraId="5014B45D" w14:textId="77777777"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29523" w:author="Allen Wirfs-Brock" w:date="2011-07-02T14:32:00Z">
        <w:r w:rsidR="0054023D" w:rsidRPr="00E77497">
          <w:t>that has a</w:t>
        </w:r>
        <w:del w:id="29524" w:author="Rev 3 Allen Wirfs-Brock" w:date="2011-09-08T14:55:00Z">
          <w:r w:rsidR="0054023D" w:rsidRPr="00E77497" w:rsidDel="00BA3B3B">
            <w:delText>n</w:delText>
          </w:r>
        </w:del>
        <w:r w:rsidR="0054023D" w:rsidRPr="00E77497">
          <w:t xml:space="preserve"> [[</w:t>
        </w:r>
        <w:del w:id="29525" w:author="Rev 3 Allen Wirfs-Brock" w:date="2011-09-08T14:54:00Z">
          <w:r w:rsidR="0054023D" w:rsidRPr="00E77497" w:rsidDel="00BA3B3B">
            <w:delText>IsRegExp</w:delText>
          </w:r>
        </w:del>
      </w:ins>
      <w:ins w:id="29526" w:author="Rev 3 Allen Wirfs-Brock" w:date="2011-09-08T14:54:00Z">
        <w:r w:rsidR="00BA3B3B" w:rsidRPr="00E77497">
          <w:t>NativeBrand</w:t>
        </w:r>
      </w:ins>
      <w:ins w:id="29527" w:author="Allen Wirfs-Brock" w:date="2011-07-02T14:32:00Z">
        <w:r w:rsidR="0054023D" w:rsidRPr="00E77497">
          <w:t>]] internal property</w:t>
        </w:r>
      </w:ins>
      <w:ins w:id="29528" w:author="Rev 3 Allen Wirfs-Brock" w:date="2011-09-08T14:54:00Z">
        <w:r w:rsidR="00BA3B3B" w:rsidRPr="00E77497">
          <w:t xml:space="preserve"> whose value is NativeRegExp</w:t>
        </w:r>
        <w:r w:rsidR="00BA3B3B" w:rsidRPr="00E77497" w:rsidDel="0054023D">
          <w:t xml:space="preserve"> </w:t>
        </w:r>
      </w:ins>
      <w:del w:id="29529" w:author="Allen Wirfs-Brock" w:date="2011-07-02T14:32: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w:t>
      </w:r>
      <w:r w:rsidRPr="00E77497">
        <w:rPr>
          <w:b/>
        </w:rPr>
        <w:t>undefined</w:t>
      </w:r>
      <w:r w:rsidRPr="00E77497">
        <w:t xml:space="preserve">, then let </w:t>
      </w:r>
      <w:r w:rsidRPr="00E77497">
        <w:rPr>
          <w:rFonts w:ascii="Times New Roman" w:hAnsi="Times New Roman"/>
          <w:i/>
        </w:rPr>
        <w:t>P</w:t>
      </w:r>
      <w:r w:rsidRPr="00E77497">
        <w:t xml:space="preserve"> be the </w:t>
      </w:r>
      <w:r w:rsidRPr="00E77497">
        <w:rPr>
          <w:rFonts w:ascii="Times New Roman" w:hAnsi="Times New Roman"/>
          <w:i/>
        </w:rPr>
        <w:t>pattern</w:t>
      </w:r>
      <w:r w:rsidRPr="00E77497">
        <w:t xml:space="preserve"> used to construct </w:t>
      </w:r>
      <w:r w:rsidRPr="00E77497">
        <w:rPr>
          <w:rFonts w:ascii="Times New Roman" w:hAnsi="Times New Roman"/>
          <w:i/>
        </w:rPr>
        <w:t>R</w:t>
      </w:r>
      <w:r w:rsidRPr="00E77497">
        <w:t xml:space="preserve"> and let </w:t>
      </w:r>
      <w:r w:rsidRPr="00E77497">
        <w:rPr>
          <w:rFonts w:ascii="Times New Roman" w:hAnsi="Times New Roman"/>
          <w:i/>
        </w:rPr>
        <w:t>F</w:t>
      </w:r>
      <w:r w:rsidRPr="00E77497">
        <w:t xml:space="preserve"> be the flags used to construct </w:t>
      </w:r>
      <w:r w:rsidRPr="00E77497">
        <w:rPr>
          <w:rFonts w:ascii="Times New Roman" w:hAnsi="Times New Roman"/>
          <w:i/>
        </w:rPr>
        <w:t>R</w:t>
      </w:r>
      <w:r w:rsidRPr="00E77497">
        <w:t xml:space="preserve">. 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29530" w:author="Allen Wirfs-Brock" w:date="2011-07-02T14:33:00Z">
        <w:r w:rsidR="0054023D" w:rsidRPr="00E77497">
          <w:t>that has a</w:t>
        </w:r>
        <w:del w:id="29531" w:author="Rev 3 Allen Wirfs-Brock" w:date="2011-09-08T14:55:00Z">
          <w:r w:rsidR="0054023D" w:rsidRPr="00E77497" w:rsidDel="00BA3B3B">
            <w:delText>n</w:delText>
          </w:r>
        </w:del>
        <w:r w:rsidR="0054023D" w:rsidRPr="00E77497">
          <w:t xml:space="preserve"> [[</w:t>
        </w:r>
        <w:del w:id="29532" w:author="Rev 3 Allen Wirfs-Brock" w:date="2011-09-08T14:54:00Z">
          <w:r w:rsidR="0054023D" w:rsidRPr="00E77497" w:rsidDel="00BA3B3B">
            <w:delText>IsRegExp</w:delText>
          </w:r>
        </w:del>
      </w:ins>
      <w:ins w:id="29533" w:author="Rev 3 Allen Wirfs-Brock" w:date="2011-09-08T14:54:00Z">
        <w:r w:rsidR="00BA3B3B" w:rsidRPr="00E77497">
          <w:t>NativeBrand</w:t>
        </w:r>
      </w:ins>
      <w:ins w:id="29534" w:author="Allen Wirfs-Brock" w:date="2011-07-02T14:33:00Z">
        <w:r w:rsidR="0054023D" w:rsidRPr="00E77497">
          <w:t>]] internal property</w:t>
        </w:r>
      </w:ins>
      <w:ins w:id="29535" w:author="Rev 3 Allen Wirfs-Brock" w:date="2011-09-08T14:54:00Z">
        <w:r w:rsidR="00BA3B3B" w:rsidRPr="00E77497">
          <w:t xml:space="preserve"> whose value is NativeRegExp</w:t>
        </w:r>
        <w:r w:rsidR="00BA3B3B" w:rsidRPr="00E77497" w:rsidDel="0054023D">
          <w:t xml:space="preserve"> </w:t>
        </w:r>
      </w:ins>
      <w:del w:id="29536" w:author="Allen Wirfs-Brock" w:date="2011-07-02T14:33: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not </w:t>
      </w:r>
      <w:r w:rsidRPr="00E77497">
        <w:rPr>
          <w:b/>
        </w:rPr>
        <w:t>undefined</w:t>
      </w:r>
      <w:r w:rsidRPr="00E77497">
        <w:t xml:space="preserve">, then throw a </w:t>
      </w:r>
      <w:r w:rsidRPr="00E77497">
        <w:rPr>
          <w:b/>
        </w:rPr>
        <w:t>TypeError</w:t>
      </w:r>
      <w:r w:rsidRPr="00E77497">
        <w:t xml:space="preserve"> exception. Otherwise, let </w:t>
      </w:r>
      <w:r w:rsidRPr="00E77497">
        <w:rPr>
          <w:rFonts w:ascii="Times New Roman" w:hAnsi="Times New Roman"/>
          <w:i/>
        </w:rPr>
        <w:t>P</w:t>
      </w:r>
      <w:r w:rsidRPr="00E77497">
        <w:t xml:space="preserve"> be the empty String if </w:t>
      </w:r>
      <w:r w:rsidRPr="00E77497">
        <w:rPr>
          <w:rFonts w:ascii="Times New Roman" w:hAnsi="Times New Roman"/>
          <w:i/>
        </w:rPr>
        <w:t>pattern</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pattern</w:t>
      </w:r>
      <w:r w:rsidRPr="00E77497">
        <w:rPr>
          <w:rFonts w:ascii="Times New Roman" w:hAnsi="Times New Roman"/>
        </w:rPr>
        <w:t>)</w:t>
      </w:r>
      <w:r w:rsidRPr="00E77497">
        <w:t xml:space="preserve"> otherwise, and let </w:t>
      </w:r>
      <w:r w:rsidRPr="00E77497">
        <w:rPr>
          <w:rFonts w:ascii="Times New Roman" w:hAnsi="Times New Roman"/>
          <w:i/>
        </w:rPr>
        <w:t>F</w:t>
      </w:r>
      <w:r w:rsidRPr="00E77497">
        <w:t xml:space="preserve"> be the empty String if </w:t>
      </w:r>
      <w:r w:rsidRPr="00E77497">
        <w:rPr>
          <w:rFonts w:ascii="Times New Roman" w:hAnsi="Times New Roman"/>
          <w:i/>
        </w:rPr>
        <w:t>flags</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flags</w:t>
      </w:r>
      <w:r w:rsidRPr="00E77497">
        <w:rPr>
          <w:rFonts w:ascii="Times New Roman" w:hAnsi="Times New Roman"/>
        </w:rPr>
        <w:t>)</w:t>
      </w:r>
      <w:r w:rsidRPr="00E77497">
        <w:t xml:space="preserve"> otherwise.</w:t>
      </w:r>
    </w:p>
    <w:p w14:paraId="45582263" w14:textId="77777777" w:rsidR="004C02EF" w:rsidRPr="00C7794D" w:rsidRDefault="004C02EF" w:rsidP="004C02EF">
      <w:r w:rsidRPr="00C7794D">
        <w:t xml:space="preserve">If the characters of </w:t>
      </w:r>
      <w:r w:rsidRPr="00C7794D">
        <w:rPr>
          <w:rFonts w:ascii="Times New Roman" w:hAnsi="Times New Roman"/>
          <w:i/>
          <w:iCs/>
        </w:rPr>
        <w:t>P</w:t>
      </w:r>
      <w:r w:rsidRPr="00C7794D">
        <w:t xml:space="preserve"> do not have the syntactic form </w:t>
      </w:r>
      <w:r w:rsidRPr="00C7794D">
        <w:rPr>
          <w:rFonts w:ascii="Times New Roman" w:hAnsi="Times New Roman"/>
          <w:i/>
          <w:iCs/>
        </w:rPr>
        <w:t>Pattern</w:t>
      </w:r>
      <w:r w:rsidRPr="00C7794D">
        <w:t xml:space="preserve">, then throw a </w:t>
      </w:r>
      <w:r w:rsidRPr="00C7794D">
        <w:rPr>
          <w:b/>
        </w:rPr>
        <w:t>SyntaxError</w:t>
      </w:r>
      <w:r w:rsidRPr="00C7794D">
        <w:t xml:space="preserve"> exception. Otherwise let the newly constructed object have a [[Match]] </w:t>
      </w:r>
      <w:r w:rsidRPr="004D1BD1">
        <w:t xml:space="preserve">internal </w:t>
      </w:r>
      <w:r w:rsidRPr="00C7794D">
        <w:t xml:space="preserve">property obtained by evaluating ("compiling") the characters of </w:t>
      </w:r>
      <w:r w:rsidRPr="00C7794D">
        <w:rPr>
          <w:rFonts w:ascii="Times New Roman" w:hAnsi="Times New Roman"/>
          <w:i/>
          <w:iCs/>
        </w:rPr>
        <w:t>P</w:t>
      </w:r>
      <w:r w:rsidRPr="00C7794D">
        <w:rPr>
          <w:iCs/>
        </w:rPr>
        <w:t xml:space="preserve"> as a</w:t>
      </w:r>
      <w:r w:rsidRPr="00C7794D">
        <w:t xml:space="preserve"> </w:t>
      </w:r>
      <w:r w:rsidRPr="00C7794D">
        <w:rPr>
          <w:rFonts w:ascii="Times New Roman" w:hAnsi="Times New Roman"/>
          <w:i/>
          <w:iCs/>
        </w:rPr>
        <w:t>Pattern</w:t>
      </w:r>
      <w:r w:rsidRPr="00C7794D">
        <w:t xml:space="preserve"> as described in 15.10.2. </w:t>
      </w:r>
    </w:p>
    <w:p w14:paraId="612BF832" w14:textId="77777777" w:rsidR="004C02EF" w:rsidRPr="00C7794D" w:rsidRDefault="004C02EF" w:rsidP="004C02EF">
      <w:r w:rsidRPr="00C7794D">
        <w:t xml:space="preserve">If </w:t>
      </w:r>
      <w:r w:rsidRPr="00C7794D">
        <w:rPr>
          <w:rFonts w:ascii="Times New Roman" w:hAnsi="Times New Roman"/>
          <w:i/>
          <w:iCs/>
        </w:rPr>
        <w:t>F</w:t>
      </w:r>
      <w:r w:rsidRPr="00C7794D">
        <w:t xml:space="preserve"> 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or </w:t>
      </w:r>
      <w:r w:rsidRPr="00C7794D">
        <w:rPr>
          <w:rFonts w:ascii="Courier New" w:hAnsi="Courier New" w:cs="Courier New"/>
          <w:b/>
        </w:rPr>
        <w:t>"m"</w:t>
      </w:r>
      <w:r w:rsidRPr="00C7794D">
        <w:t xml:space="preserve">, or if it contains the same character more than once, then throw a </w:t>
      </w:r>
      <w:r w:rsidRPr="00C7794D">
        <w:rPr>
          <w:b/>
        </w:rPr>
        <w:t>SyntaxError</w:t>
      </w:r>
      <w:r w:rsidRPr="00C7794D">
        <w:t xml:space="preserve"> exception. </w:t>
      </w:r>
    </w:p>
    <w:p w14:paraId="6EDD73E6" w14:textId="77777777" w:rsidR="004C02EF" w:rsidRPr="00C7794D" w:rsidRDefault="004C02EF" w:rsidP="004C02EF">
      <w:r w:rsidRPr="00C7794D">
        <w:t xml:space="preserve">If a </w:t>
      </w:r>
      <w:r w:rsidRPr="00C7794D">
        <w:rPr>
          <w:b/>
        </w:rPr>
        <w:t>SyntaxError</w:t>
      </w:r>
      <w:r w:rsidRPr="00C7794D">
        <w:t xml:space="preserve"> exception is not thrown, then: </w:t>
      </w:r>
    </w:p>
    <w:p w14:paraId="40B4214F" w14:textId="77777777" w:rsidR="004C02EF" w:rsidRPr="00C7794D" w:rsidRDefault="004C02EF" w:rsidP="004C02EF">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[[Match]] </w:t>
      </w:r>
      <w:r w:rsidRPr="004D1BD1">
        <w:t xml:space="preserve">internal </w:t>
      </w:r>
      <w:r w:rsidRPr="00C7794D">
        <w:t xml:space="preserve">property. </w:t>
      </w:r>
    </w:p>
    <w:p w14:paraId="596EBD1F" w14:textId="77777777" w:rsidR="004C02EF" w:rsidRPr="00C7794D" w:rsidRDefault="004C02EF" w:rsidP="004C02EF">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xml:space="preserve">, among other possibilities,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085A3DE9" w14:textId="77777777" w:rsidR="004C02EF" w:rsidRPr="004D1BD1" w:rsidRDefault="004C02EF" w:rsidP="004C02EF">
      <w:r w:rsidRPr="004D1BD1">
        <w:t>The following properties of the newly constructed object are data properties with the attributes that are specified in 15.10.7. The [[Value]] of each property is set as follows:</w:t>
      </w:r>
    </w:p>
    <w:p w14:paraId="0905B97D" w14:textId="77777777" w:rsidR="004C02EF" w:rsidRPr="00E65A34" w:rsidRDefault="004C02EF" w:rsidP="004C02EF">
      <w:r w:rsidRPr="004D1BD1">
        <w:t xml:space="preserve">The </w:t>
      </w:r>
      <w:r w:rsidRPr="008B7F6F">
        <w:rPr>
          <w:rFonts w:ascii="Courier New" w:hAnsi="Courier New" w:cs="Courier New"/>
          <w:b/>
        </w:rPr>
        <w:t>source</w:t>
      </w:r>
      <w:r w:rsidRPr="006B6D0A">
        <w:t xml:space="preserve"> property of the newly constructed object is set to </w:t>
      </w:r>
      <w:r w:rsidRPr="006B6D0A">
        <w:rPr>
          <w:rFonts w:ascii="Times New Roman" w:hAnsi="Times New Roman"/>
          <w:i/>
          <w:iCs/>
        </w:rPr>
        <w:t>S</w:t>
      </w:r>
      <w:r w:rsidRPr="00E65A34">
        <w:t>.</w:t>
      </w:r>
    </w:p>
    <w:p w14:paraId="3BA99979" w14:textId="77777777" w:rsidR="004C02EF" w:rsidRPr="006B6D0A" w:rsidRDefault="004C02EF" w:rsidP="004C02EF">
      <w:r w:rsidRPr="00546435">
        <w:t xml:space="preserve">The </w:t>
      </w:r>
      <w:r w:rsidRPr="00A67AF2">
        <w:rPr>
          <w:rFonts w:ascii="Courier New" w:hAnsi="Courier New"/>
          <w:b/>
        </w:rPr>
        <w:t>global</w:t>
      </w:r>
      <w:r w:rsidRPr="00A67AF2">
        <w:t xml:space="preserve"> property of the newly constructed object is set to a Boolean value that is </w:t>
      </w:r>
      <w:r w:rsidRPr="00A67AF2">
        <w:rPr>
          <w:b/>
        </w:rPr>
        <w:t>true</w:t>
      </w:r>
      <w:r w:rsidRPr="00B820AB">
        <w:t xml:space="preserve"> if </w:t>
      </w:r>
      <w:r w:rsidRPr="00675B74">
        <w:rPr>
          <w:rFonts w:ascii="Times New Roman" w:hAnsi="Times New Roman"/>
          <w:i/>
        </w:rPr>
        <w:t>F</w:t>
      </w:r>
      <w:r w:rsidRPr="00E77497">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rsidRPr="004D1BD1">
        <w:t xml:space="preserve"> and </w:t>
      </w:r>
      <w:r w:rsidRPr="008B7F6F">
        <w:rPr>
          <w:b/>
        </w:rPr>
        <w:t>false</w:t>
      </w:r>
      <w:r w:rsidRPr="006B6D0A">
        <w:t xml:space="preserve"> otherwise.</w:t>
      </w:r>
    </w:p>
    <w:p w14:paraId="74717F1C" w14:textId="77777777" w:rsidR="004C02EF" w:rsidRPr="006B6D0A" w:rsidRDefault="004C02EF" w:rsidP="004C02EF">
      <w:r w:rsidRPr="006B6D0A">
        <w:t xml:space="preserve">The </w:t>
      </w:r>
      <w:r w:rsidRPr="006B6D0A">
        <w:rPr>
          <w:rFonts w:ascii="Courier New" w:hAnsi="Courier New"/>
          <w:b/>
        </w:rPr>
        <w:t>ignoreCase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w:t>
      </w:r>
      <w:r w:rsidRPr="00B820AB">
        <w:t xml:space="preserve">ains the character </w:t>
      </w:r>
      <w:r w:rsidRPr="00C7794D">
        <w:rPr>
          <w:rFonts w:ascii="Courier New" w:hAnsi="Courier New" w:cs="Courier New"/>
          <w:b/>
        </w:rPr>
        <w:t>"</w:t>
      </w:r>
      <w:r w:rsidRPr="004D1BD1">
        <w:rPr>
          <w:rFonts w:ascii="Courier New" w:hAnsi="Courier New"/>
          <w:b/>
        </w:rPr>
        <w:t>i</w:t>
      </w:r>
      <w:r w:rsidRPr="00C7794D">
        <w:rPr>
          <w:rFonts w:ascii="Courier New" w:hAnsi="Courier New" w:cs="Courier New"/>
          <w:b/>
        </w:rPr>
        <w:t>"</w:t>
      </w:r>
      <w:r w:rsidRPr="004D1BD1">
        <w:t xml:space="preserve"> and </w:t>
      </w:r>
      <w:r w:rsidRPr="008B7F6F">
        <w:rPr>
          <w:b/>
        </w:rPr>
        <w:t>false</w:t>
      </w:r>
      <w:r w:rsidRPr="006B6D0A">
        <w:t xml:space="preserve"> otherwise.</w:t>
      </w:r>
    </w:p>
    <w:p w14:paraId="4126524D" w14:textId="77777777" w:rsidR="004C02EF" w:rsidRPr="006B6D0A" w:rsidRDefault="004C02EF" w:rsidP="004C02EF">
      <w:r w:rsidRPr="006B6D0A">
        <w:t xml:space="preserve">The </w:t>
      </w:r>
      <w:r w:rsidRPr="006B6D0A">
        <w:rPr>
          <w:rFonts w:ascii="Courier New" w:hAnsi="Courier New"/>
          <w:b/>
        </w:rPr>
        <w:t>multiline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contains the character </w:t>
      </w:r>
      <w:r w:rsidRPr="00C7794D">
        <w:rPr>
          <w:rFonts w:ascii="Courier New" w:hAnsi="Courier New" w:cs="Courier New"/>
          <w:b/>
        </w:rPr>
        <w:t>"</w:t>
      </w:r>
      <w:r w:rsidRPr="004D1BD1">
        <w:rPr>
          <w:rFonts w:ascii="Courier New" w:hAnsi="Courier New"/>
          <w:b/>
        </w:rPr>
        <w:t>m</w:t>
      </w:r>
      <w:r w:rsidRPr="00C7794D">
        <w:rPr>
          <w:rFonts w:ascii="Courier New" w:hAnsi="Courier New" w:cs="Courier New"/>
          <w:b/>
        </w:rPr>
        <w:t>"</w:t>
      </w:r>
      <w:r w:rsidRPr="004D1BD1">
        <w:t xml:space="preserve"> and </w:t>
      </w:r>
      <w:r w:rsidRPr="008B7F6F">
        <w:rPr>
          <w:b/>
        </w:rPr>
        <w:t>false</w:t>
      </w:r>
      <w:r w:rsidRPr="006B6D0A">
        <w:t xml:space="preserve"> otherwise.</w:t>
      </w:r>
    </w:p>
    <w:p w14:paraId="76303AFF" w14:textId="77777777" w:rsidR="004C02EF" w:rsidRPr="00A67AF2" w:rsidRDefault="004C02EF" w:rsidP="004C02EF">
      <w:r w:rsidRPr="006B6D0A">
        <w:t xml:space="preserve">The </w:t>
      </w:r>
      <w:r w:rsidRPr="006B6D0A">
        <w:rPr>
          <w:rFonts w:ascii="Courier New" w:hAnsi="Courier New"/>
          <w:b/>
        </w:rPr>
        <w:t>lastIndex</w:t>
      </w:r>
      <w:r w:rsidRPr="00E65A34">
        <w:t xml:space="preserve"> property of the newly constructed object is set to </w:t>
      </w:r>
      <w:r w:rsidRPr="00546435">
        <w:rPr>
          <w:b/>
        </w:rPr>
        <w:t>0</w:t>
      </w:r>
      <w:r w:rsidRPr="00A67AF2">
        <w:t>.</w:t>
      </w:r>
    </w:p>
    <w:p w14:paraId="33543F79" w14:textId="77777777" w:rsidR="004C02EF" w:rsidRPr="00A67AF2" w:rsidRDefault="004C02EF" w:rsidP="004C02EF">
      <w:r w:rsidRPr="00A67AF2">
        <w:t>The [[Prototype]] internal property of the newly constructed object is set to the standard built-in RegExp prototype object as specified in 15.10.6.</w:t>
      </w:r>
    </w:p>
    <w:p w14:paraId="4213E218" w14:textId="77777777" w:rsidR="004C02EF" w:rsidRPr="00E77497" w:rsidRDefault="004C02EF" w:rsidP="004C02EF">
      <w:r w:rsidRPr="00A67AF2">
        <w:t xml:space="preserve">The </w:t>
      </w:r>
      <w:del w:id="29537" w:author="Allen Wirfs-Brock" w:date="2011-07-02T14:33:00Z">
        <w:r w:rsidRPr="00B820AB" w:rsidDel="0054023D">
          <w:delText xml:space="preserve">[[Class]] internal property of the </w:delText>
        </w:r>
      </w:del>
      <w:r w:rsidRPr="00675B74">
        <w:t xml:space="preserve">newly constructed object </w:t>
      </w:r>
      <w:ins w:id="29538" w:author="Allen Wirfs-Brock" w:date="2011-07-02T14:33:00Z">
        <w:r w:rsidR="0054023D" w:rsidRPr="00E77497">
          <w:t>has a</w:t>
        </w:r>
        <w:del w:id="29539" w:author="Rev 3 Allen Wirfs-Brock" w:date="2011-09-08T14:56:00Z">
          <w:r w:rsidR="0054023D" w:rsidRPr="00E77497" w:rsidDel="00BA3B3B">
            <w:delText>n</w:delText>
          </w:r>
        </w:del>
        <w:r w:rsidR="0054023D" w:rsidRPr="00E77497">
          <w:t xml:space="preserve"> [[</w:t>
        </w:r>
        <w:del w:id="29540" w:author="Rev 3 Allen Wirfs-Brock" w:date="2011-09-08T14:55:00Z">
          <w:r w:rsidR="0054023D" w:rsidRPr="00E77497" w:rsidDel="00BA3B3B">
            <w:delText>IsRegExp</w:delText>
          </w:r>
        </w:del>
      </w:ins>
      <w:ins w:id="29541" w:author="Rev 3 Allen Wirfs-Brock" w:date="2011-09-08T14:55:00Z">
        <w:r w:rsidR="00BA3B3B" w:rsidRPr="00E77497">
          <w:t>NativeBrand</w:t>
        </w:r>
      </w:ins>
      <w:ins w:id="29542" w:author="Allen Wirfs-Brock" w:date="2011-07-02T14:33:00Z">
        <w:r w:rsidR="0054023D" w:rsidRPr="00E77497">
          <w:t>]] internal property</w:t>
        </w:r>
      </w:ins>
      <w:ins w:id="29543" w:author="Rev 3 Allen Wirfs-Brock" w:date="2011-09-08T14:55:00Z">
        <w:r w:rsidR="00BA3B3B" w:rsidRPr="00E77497">
          <w:t xml:space="preserve"> whose value is NativeRegExp</w:t>
        </w:r>
        <w:r w:rsidR="00BA3B3B" w:rsidRPr="00E77497" w:rsidDel="0054023D">
          <w:t xml:space="preserve"> </w:t>
        </w:r>
      </w:ins>
      <w:del w:id="29544" w:author="Allen Wirfs-Brock" w:date="2011-07-02T14:33:00Z">
        <w:r w:rsidRPr="00E77497" w:rsidDel="0054023D">
          <w:delText xml:space="preserve">is set to </w:delText>
        </w:r>
        <w:r w:rsidRPr="00E77497" w:rsidDel="0054023D">
          <w:rPr>
            <w:rFonts w:ascii="Courier New" w:hAnsi="Courier New"/>
            <w:b/>
          </w:rPr>
          <w:delText>"RegExp"</w:delText>
        </w:r>
        <w:r w:rsidRPr="00E77497" w:rsidDel="0054023D">
          <w:delText>.</w:delText>
        </w:r>
      </w:del>
    </w:p>
    <w:p w14:paraId="0FD58418" w14:textId="77777777" w:rsidR="004C02EF" w:rsidRPr="00C7794D" w:rsidRDefault="004C02EF" w:rsidP="004C02EF">
      <w:pPr>
        <w:pStyle w:val="Note"/>
      </w:pPr>
      <w:r w:rsidRPr="00C7794D">
        <w:t>NOTE</w:t>
      </w:r>
      <w:r w:rsidRPr="00C7794D">
        <w:tab/>
        <w:t xml:space="preserve">If pattern is 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0D394A3D" w14:textId="77777777" w:rsidR="004C02EF" w:rsidRPr="004D1BD1" w:rsidRDefault="004C02EF" w:rsidP="00F710D2">
      <w:pPr>
        <w:pStyle w:val="30"/>
        <w:numPr>
          <w:ilvl w:val="0"/>
          <w:numId w:val="0"/>
        </w:numPr>
      </w:pPr>
      <w:bookmarkStart w:id="29545" w:name="_Toc417706284"/>
      <w:bookmarkStart w:id="29546" w:name="_Toc432237649"/>
      <w:bookmarkStart w:id="29547" w:name="_Toc432984858"/>
      <w:bookmarkStart w:id="29548" w:name="_Ref457709745"/>
      <w:bookmarkStart w:id="29549" w:name="_Ref457792868"/>
      <w:bookmarkStart w:id="29550" w:name="_Toc472818959"/>
      <w:bookmarkStart w:id="29551" w:name="_Toc235503537"/>
      <w:bookmarkStart w:id="29552" w:name="_Toc241509312"/>
      <w:bookmarkStart w:id="29553" w:name="_Toc244416799"/>
      <w:bookmarkStart w:id="29554" w:name="_Toc276631163"/>
      <w:bookmarkStart w:id="29555" w:name="_Toc329528895"/>
      <w:r w:rsidRPr="004D1BD1">
        <w:t>15.10.5</w:t>
      </w:r>
      <w:r w:rsidRPr="004D1BD1">
        <w:tab/>
        <w:t>Properties of the RegExp Constructor</w:t>
      </w:r>
      <w:bookmarkEnd w:id="29545"/>
      <w:bookmarkEnd w:id="29546"/>
      <w:bookmarkEnd w:id="29547"/>
      <w:bookmarkEnd w:id="29548"/>
      <w:bookmarkEnd w:id="29549"/>
      <w:bookmarkEnd w:id="29550"/>
      <w:bookmarkEnd w:id="29551"/>
      <w:bookmarkEnd w:id="29552"/>
      <w:bookmarkEnd w:id="29553"/>
      <w:bookmarkEnd w:id="29554"/>
      <w:bookmarkEnd w:id="29555"/>
    </w:p>
    <w:p w14:paraId="69E1BE81" w14:textId="77777777" w:rsidR="004C02EF" w:rsidRPr="006B6D0A" w:rsidRDefault="004C02EF" w:rsidP="004C02EF">
      <w:r w:rsidRPr="008B7F6F">
        <w:t>The value of the [[Prototype]] internal property of the R</w:t>
      </w:r>
      <w:r w:rsidRPr="006B6D0A">
        <w:t>egExp constructor is the standard built-in Function prototype object (15.3.4).</w:t>
      </w:r>
    </w:p>
    <w:p w14:paraId="14564B7C" w14:textId="77777777" w:rsidR="004C02EF" w:rsidRPr="00A67AF2" w:rsidRDefault="004C02EF" w:rsidP="004C02EF">
      <w:r w:rsidRPr="006B6D0A">
        <w:t xml:space="preserve">Besides the internal properties and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4D9A87BF" w14:textId="77777777" w:rsidR="004C02EF" w:rsidRPr="00A67AF2" w:rsidRDefault="004C02EF" w:rsidP="004C02EF">
      <w:pPr>
        <w:pStyle w:val="40"/>
        <w:numPr>
          <w:ilvl w:val="0"/>
          <w:numId w:val="0"/>
        </w:numPr>
      </w:pPr>
      <w:bookmarkStart w:id="29556" w:name="_Hlt455971295"/>
      <w:bookmarkStart w:id="29557" w:name="_Ref404353515"/>
      <w:bookmarkEnd w:id="29556"/>
      <w:r w:rsidRPr="00A67AF2">
        <w:t>15.10.5.1</w:t>
      </w:r>
      <w:r w:rsidRPr="00A67AF2">
        <w:tab/>
        <w:t>RegExp.prototype</w:t>
      </w:r>
      <w:bookmarkEnd w:id="29557"/>
    </w:p>
    <w:p w14:paraId="3C5690F7" w14:textId="77777777" w:rsidR="004C02EF" w:rsidRPr="00675B74" w:rsidRDefault="004C02EF" w:rsidP="004C02EF">
      <w:r w:rsidRPr="00A67AF2">
        <w:t xml:space="preserve">The initial value of </w:t>
      </w:r>
      <w:r w:rsidRPr="00B820AB">
        <w:rPr>
          <w:rFonts w:ascii="Courier New" w:hAnsi="Courier New"/>
          <w:b/>
        </w:rPr>
        <w:t>RegExp.prototype</w:t>
      </w:r>
      <w:r w:rsidRPr="00675B74">
        <w:t xml:space="preserve"> is the RegExp prototype object (15.10.6).</w:t>
      </w:r>
    </w:p>
    <w:p w14:paraId="600420C1" w14:textId="77777777" w:rsidR="004C02EF" w:rsidRPr="00E77497" w:rsidRDefault="004C02EF" w:rsidP="004C02EF">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196981D4" w14:textId="77777777" w:rsidR="004C02EF" w:rsidRPr="00E77497" w:rsidRDefault="004C02EF" w:rsidP="00F710D2">
      <w:pPr>
        <w:pStyle w:val="30"/>
        <w:numPr>
          <w:ilvl w:val="0"/>
          <w:numId w:val="0"/>
        </w:numPr>
      </w:pPr>
      <w:bookmarkStart w:id="29558" w:name="_Ref404353569"/>
      <w:bookmarkStart w:id="29559" w:name="_Toc417706285"/>
      <w:bookmarkStart w:id="29560" w:name="_Toc432237650"/>
      <w:bookmarkStart w:id="29561" w:name="_Toc432984859"/>
      <w:bookmarkStart w:id="29562" w:name="_Toc472818960"/>
      <w:bookmarkStart w:id="29563" w:name="_Toc235503538"/>
      <w:bookmarkStart w:id="29564" w:name="_Toc241509313"/>
      <w:bookmarkStart w:id="29565" w:name="_Toc244416800"/>
      <w:bookmarkStart w:id="29566" w:name="_Toc276631164"/>
      <w:bookmarkStart w:id="29567" w:name="_Toc329528896"/>
      <w:r w:rsidRPr="00E77497">
        <w:t>15.10.6</w:t>
      </w:r>
      <w:r w:rsidRPr="00E77497">
        <w:tab/>
        <w:t>Properties of the RegExp Prototype Object</w:t>
      </w:r>
      <w:bookmarkEnd w:id="29558"/>
      <w:bookmarkEnd w:id="29559"/>
      <w:bookmarkEnd w:id="29560"/>
      <w:bookmarkEnd w:id="29561"/>
      <w:bookmarkEnd w:id="29562"/>
      <w:bookmarkEnd w:id="29563"/>
      <w:bookmarkEnd w:id="29564"/>
      <w:bookmarkEnd w:id="29565"/>
      <w:bookmarkEnd w:id="29566"/>
      <w:bookmarkEnd w:id="29567"/>
    </w:p>
    <w:p w14:paraId="7FA66333" w14:textId="77777777" w:rsidR="004C02EF" w:rsidRPr="00E77497" w:rsidRDefault="004C02EF" w:rsidP="004C02EF">
      <w:r w:rsidRPr="00E77497">
        <w:t>The value of the [[Prototype]] internal property of the RegExp prototype object is the standard built-in Object prototype object (15.2.4). The RegExp prototype object is itself a regular expression object; it</w:t>
      </w:r>
      <w:del w:id="29568" w:author="Allen Wirfs-Brock" w:date="2011-07-02T14:34:00Z">
        <w:r w:rsidRPr="00E77497" w:rsidDel="00736F7F">
          <w:delText>s</w:delText>
        </w:r>
      </w:del>
      <w:r w:rsidRPr="00E77497">
        <w:t xml:space="preserve"> </w:t>
      </w:r>
      <w:ins w:id="29569" w:author="Allen Wirfs-Brock" w:date="2011-07-02T14:34:00Z">
        <w:r w:rsidR="0054023D" w:rsidRPr="00E77497">
          <w:t>has a</w:t>
        </w:r>
      </w:ins>
      <w:ins w:id="29570" w:author="Allen Wirfs-Brock" w:date="2011-07-02T14:35:00Z">
        <w:del w:id="29571" w:author="Rev 3 Allen Wirfs-Brock" w:date="2011-09-08T14:55:00Z">
          <w:r w:rsidR="00736F7F" w:rsidRPr="00E77497" w:rsidDel="00BA3B3B">
            <w:delText>n</w:delText>
          </w:r>
        </w:del>
      </w:ins>
      <w:ins w:id="29572" w:author="Allen Wirfs-Brock" w:date="2011-07-02T14:34:00Z">
        <w:r w:rsidR="0054023D" w:rsidRPr="00E77497">
          <w:t xml:space="preserve"> [[</w:t>
        </w:r>
        <w:del w:id="29573" w:author="Rev 3 Allen Wirfs-Brock" w:date="2011-09-08T14:55:00Z">
          <w:r w:rsidR="0054023D" w:rsidRPr="00E77497" w:rsidDel="00BA3B3B">
            <w:delText>IsRegExp</w:delText>
          </w:r>
        </w:del>
      </w:ins>
      <w:ins w:id="29574" w:author="Rev 3 Allen Wirfs-Brock" w:date="2011-09-08T14:55:00Z">
        <w:r w:rsidR="00BA3B3B" w:rsidRPr="00E77497">
          <w:t>NativeBrand</w:t>
        </w:r>
      </w:ins>
      <w:ins w:id="29575" w:author="Allen Wirfs-Brock" w:date="2011-07-02T14:34:00Z">
        <w:r w:rsidR="0054023D" w:rsidRPr="00E77497">
          <w:t>]] internal property</w:t>
        </w:r>
      </w:ins>
      <w:ins w:id="29576" w:author="Rev 3 Allen Wirfs-Brock" w:date="2011-09-08T14:55:00Z">
        <w:r w:rsidR="00BA3B3B" w:rsidRPr="00E77497">
          <w:t xml:space="preserve"> whose value is NativeRegExp</w:t>
        </w:r>
        <w:r w:rsidR="00BA3B3B" w:rsidRPr="00E77497" w:rsidDel="0054023D">
          <w:t xml:space="preserve"> </w:t>
        </w:r>
      </w:ins>
      <w:del w:id="29577" w:author="Allen Wirfs-Brock" w:date="2011-07-02T14:34:00Z">
        <w:r w:rsidRPr="00E77497" w:rsidDel="0054023D">
          <w:delText xml:space="preserve">[[Class]] is </w:delText>
        </w:r>
        <w:r w:rsidRPr="00E77497" w:rsidDel="0054023D">
          <w:rPr>
            <w:rFonts w:ascii="Courier New" w:hAnsi="Courier New" w:cs="Courier New"/>
          </w:rPr>
          <w:delText>"</w:delText>
        </w:r>
        <w:r w:rsidRPr="00E77497" w:rsidDel="0054023D">
          <w:rPr>
            <w:rFonts w:ascii="Courier New" w:hAnsi="Courier New" w:cs="Courier New"/>
            <w:b/>
          </w:rPr>
          <w:delText>RegExp</w:delText>
        </w:r>
        <w:r w:rsidRPr="00E77497" w:rsidDel="0054023D">
          <w:rPr>
            <w:rFonts w:ascii="Courier New" w:hAnsi="Courier New" w:cs="Courier New"/>
          </w:rPr>
          <w:delText>"</w:delText>
        </w:r>
      </w:del>
      <w:r w:rsidRPr="00E77497">
        <w:t xml:space="preserve">. The initial values of the RegExp prototype object’s data properties (15.10.7) are set as if the object was created by the expression </w:t>
      </w:r>
      <w:r w:rsidRPr="00E77497">
        <w:rPr>
          <w:rFonts w:ascii="Courier New" w:hAnsi="Courier New" w:cs="Courier New"/>
          <w:b/>
        </w:rPr>
        <w:t>new RegExp()</w:t>
      </w:r>
      <w:r w:rsidRPr="00E77497">
        <w:t xml:space="preserve"> where </w:t>
      </w:r>
      <w:r w:rsidRPr="00E77497">
        <w:rPr>
          <w:rFonts w:ascii="Courier New" w:hAnsi="Courier New" w:cs="Courier New"/>
          <w:b/>
        </w:rPr>
        <w:t>RegExp</w:t>
      </w:r>
      <w:r w:rsidRPr="00E77497">
        <w:t xml:space="preserve"> is that standard built-in constructor with that name.</w:t>
      </w:r>
    </w:p>
    <w:p w14:paraId="2D389CC8" w14:textId="77777777" w:rsidR="004C02EF" w:rsidRPr="00E77497" w:rsidRDefault="004C02EF" w:rsidP="004C02EF">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6FE364DE" w14:textId="77777777" w:rsidR="004C02EF" w:rsidRPr="00E77497" w:rsidRDefault="004C02EF" w:rsidP="004C02EF">
      <w:r w:rsidRPr="00E77497">
        <w:t xml:space="preserve">In the following descriptions of functions that are properties of the RegExp prototype object, the phrase “this RegExp object” refers to the object that is the </w:t>
      </w:r>
      <w:r w:rsidRPr="00E77497">
        <w:rPr>
          <w:b/>
        </w:rPr>
        <w:t>this</w:t>
      </w:r>
      <w:r w:rsidRPr="00E77497">
        <w:t xml:space="preserve"> value for the invocation of the function; a </w:t>
      </w:r>
      <w:r w:rsidRPr="00E77497">
        <w:rPr>
          <w:b/>
        </w:rPr>
        <w:t>TypeError</w:t>
      </w:r>
      <w:r w:rsidRPr="00E77497">
        <w:t xml:space="preserve"> exception is thrown if the </w:t>
      </w:r>
      <w:r w:rsidRPr="00E77497">
        <w:rPr>
          <w:b/>
        </w:rPr>
        <w:t>this</w:t>
      </w:r>
      <w:r w:rsidRPr="00E77497">
        <w:t xml:space="preserve"> value is not an object </w:t>
      </w:r>
      <w:del w:id="29578" w:author="Allen Wirfs-Brock" w:date="2011-07-02T14:35:00Z">
        <w:r w:rsidRPr="00E77497" w:rsidDel="00736F7F">
          <w:delText>or an object for which the value of the</w:delText>
        </w:r>
      </w:del>
      <w:ins w:id="29579" w:author="Allen Wirfs-Brock" w:date="2011-07-02T14:35:00Z">
        <w:r w:rsidR="00736F7F" w:rsidRPr="00E77497">
          <w:t>that has a</w:t>
        </w:r>
        <w:del w:id="29580" w:author="Rev 3 Allen Wirfs-Brock" w:date="2011-09-08T14:56:00Z">
          <w:r w:rsidR="00736F7F" w:rsidRPr="00E77497" w:rsidDel="00BA3B3B">
            <w:delText>n</w:delText>
          </w:r>
        </w:del>
      </w:ins>
      <w:r w:rsidRPr="00E77497">
        <w:t xml:space="preserve"> [[</w:t>
      </w:r>
      <w:del w:id="29581" w:author="Allen Wirfs-Brock" w:date="2011-07-02T14:35:00Z">
        <w:r w:rsidRPr="00E77497" w:rsidDel="00736F7F">
          <w:delText>Class</w:delText>
        </w:r>
      </w:del>
      <w:ins w:id="29582" w:author="Allen Wirfs-Brock" w:date="2011-07-02T14:35:00Z">
        <w:del w:id="29583" w:author="Rev 3 Allen Wirfs-Brock" w:date="2011-09-08T14:56:00Z">
          <w:r w:rsidR="00736F7F" w:rsidRPr="00E77497" w:rsidDel="00BA3B3B">
            <w:delText>IsRegExp</w:delText>
          </w:r>
        </w:del>
      </w:ins>
      <w:ins w:id="29584" w:author="Rev 3 Allen Wirfs-Brock" w:date="2011-09-08T14:56:00Z">
        <w:r w:rsidR="00BA3B3B" w:rsidRPr="00E77497">
          <w:t>NativeBrand</w:t>
        </w:r>
      </w:ins>
      <w:r w:rsidRPr="00E77497">
        <w:t>]] internal property</w:t>
      </w:r>
      <w:ins w:id="29585" w:author="Rev 3 Allen Wirfs-Brock" w:date="2011-09-08T14:56:00Z">
        <w:r w:rsidR="00BA3B3B" w:rsidRPr="00E77497">
          <w:t xml:space="preserve"> whose value is NativeRegExp</w:t>
        </w:r>
      </w:ins>
      <w:del w:id="29586" w:author="Allen Wirfs-Brock" w:date="2011-07-02T14:35:00Z">
        <w:r w:rsidRPr="00E77497" w:rsidDel="00736F7F">
          <w:delText xml:space="preserve"> is not </w:delText>
        </w:r>
        <w:r w:rsidRPr="00E77497" w:rsidDel="00736F7F">
          <w:rPr>
            <w:rFonts w:ascii="Courier New" w:hAnsi="Courier New"/>
            <w:b/>
          </w:rPr>
          <w:delText>"RegExp"</w:delText>
        </w:r>
      </w:del>
      <w:r w:rsidRPr="00E77497">
        <w:t>.</w:t>
      </w:r>
    </w:p>
    <w:p w14:paraId="01A18C0B" w14:textId="77777777" w:rsidR="004C02EF" w:rsidRPr="00E77497" w:rsidRDefault="004C02EF" w:rsidP="004C02EF">
      <w:pPr>
        <w:pStyle w:val="40"/>
        <w:numPr>
          <w:ilvl w:val="0"/>
          <w:numId w:val="0"/>
        </w:numPr>
      </w:pPr>
      <w:r w:rsidRPr="00E77497">
        <w:t>15.10.6.1</w:t>
      </w:r>
      <w:r w:rsidRPr="00E77497">
        <w:tab/>
        <w:t>RegExp.prototype.constructor</w:t>
      </w:r>
    </w:p>
    <w:p w14:paraId="2D862AFC" w14:textId="77777777" w:rsidR="004C02EF" w:rsidRPr="00E77497" w:rsidRDefault="004C02EF" w:rsidP="004C02EF">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0F2BC6BD" w14:textId="77777777" w:rsidR="004C02EF" w:rsidRPr="00E77497" w:rsidRDefault="004C02EF" w:rsidP="004C02EF">
      <w:pPr>
        <w:pStyle w:val="40"/>
        <w:numPr>
          <w:ilvl w:val="0"/>
          <w:numId w:val="0"/>
        </w:numPr>
      </w:pPr>
      <w:bookmarkStart w:id="29587" w:name="_Ref404572122"/>
      <w:r w:rsidRPr="00E77497">
        <w:t>15.10.6.2</w:t>
      </w:r>
      <w:r w:rsidRPr="00E77497">
        <w:tab/>
        <w:t>RegExp.prototype.exec(string)</w:t>
      </w:r>
      <w:bookmarkEnd w:id="29587"/>
    </w:p>
    <w:p w14:paraId="1D7400B0" w14:textId="77777777" w:rsidR="004C02EF" w:rsidRPr="00E77497" w:rsidRDefault="004C02EF" w:rsidP="004C02EF">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064B2EBA" w14:textId="77777777" w:rsidR="004C02EF" w:rsidRPr="00E77497" w:rsidRDefault="004C02EF" w:rsidP="004C02EF">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0D4C5C0B" w14:textId="77777777" w:rsidR="004C02EF" w:rsidRPr="00E77497" w:rsidRDefault="004C02EF" w:rsidP="00175461">
      <w:pPr>
        <w:pStyle w:val="Alg4"/>
        <w:numPr>
          <w:ilvl w:val="0"/>
          <w:numId w:val="706"/>
        </w:numPr>
      </w:pPr>
      <w:r w:rsidRPr="00E77497">
        <w:t xml:space="preserve">Let </w:t>
      </w:r>
      <w:r w:rsidRPr="00E77497">
        <w:rPr>
          <w:i/>
        </w:rPr>
        <w:t>R</w:t>
      </w:r>
      <w:r w:rsidRPr="00E77497">
        <w:t xml:space="preserve"> be this RegExp object.</w:t>
      </w:r>
    </w:p>
    <w:p w14:paraId="4573D23F" w14:textId="77777777" w:rsidR="00134DAD" w:rsidRPr="00E77497" w:rsidRDefault="00134DAD" w:rsidP="00175461">
      <w:pPr>
        <w:pStyle w:val="Alg4"/>
        <w:numPr>
          <w:ilvl w:val="0"/>
          <w:numId w:val="706"/>
        </w:numPr>
        <w:contextualSpacing/>
        <w:rPr>
          <w:ins w:id="29588" w:author="Rev 7 Allen Wirfs-Brock" w:date="2012-04-10T12:54:00Z"/>
        </w:rPr>
      </w:pPr>
      <w:ins w:id="29589" w:author="Rev 7 Allen Wirfs-Brock" w:date="2012-04-10T12:54:00Z">
        <w:r>
          <w:t>ReturnIfAbrupt(</w:t>
        </w:r>
        <w:r>
          <w:rPr>
            <w:i/>
          </w:rPr>
          <w:t>R</w:t>
        </w:r>
        <w:r>
          <w:t>).</w:t>
        </w:r>
      </w:ins>
    </w:p>
    <w:p w14:paraId="07559E95" w14:textId="77777777" w:rsidR="00134DAD" w:rsidRDefault="004C02EF" w:rsidP="00175461">
      <w:pPr>
        <w:pStyle w:val="Alg4"/>
        <w:numPr>
          <w:ilvl w:val="0"/>
          <w:numId w:val="706"/>
        </w:numPr>
        <w:rPr>
          <w:ins w:id="29590" w:author="Rev 7 Allen Wirfs-Brock" w:date="2012-04-10T12:55:00Z"/>
        </w:rPr>
      </w:pPr>
      <w:r w:rsidRPr="00E77497">
        <w:t xml:space="preserve">Let </w:t>
      </w:r>
      <w:r w:rsidRPr="00E77497">
        <w:rPr>
          <w:i/>
        </w:rPr>
        <w:t>S</w:t>
      </w:r>
      <w:r w:rsidRPr="00E77497">
        <w:t xml:space="preserve"> be the value of ToString(</w:t>
      </w:r>
      <w:r w:rsidRPr="00E77497">
        <w:rPr>
          <w:i/>
        </w:rPr>
        <w:t>string</w:t>
      </w:r>
      <w:r w:rsidRPr="00E77497">
        <w:t>)</w:t>
      </w:r>
    </w:p>
    <w:p w14:paraId="7AB17445" w14:textId="77777777" w:rsidR="00134DAD" w:rsidRDefault="00134DAD" w:rsidP="00175461">
      <w:pPr>
        <w:pStyle w:val="Alg4"/>
        <w:numPr>
          <w:ilvl w:val="0"/>
          <w:numId w:val="706"/>
        </w:numPr>
        <w:rPr>
          <w:ins w:id="29591" w:author="Rev 7 Allen Wirfs-Brock" w:date="2012-04-10T12:55:00Z"/>
        </w:rPr>
      </w:pPr>
      <w:ins w:id="29592" w:author="Rev 7 Allen Wirfs-Brock" w:date="2012-04-10T12:55:00Z">
        <w:r>
          <w:t>ReturnIfAbrupt(</w:t>
        </w:r>
      </w:ins>
      <w:ins w:id="29593" w:author="Rev 7 Allen Wirfs-Brock" w:date="2012-04-10T12:57:00Z">
        <w:r>
          <w:rPr>
            <w:i/>
          </w:rPr>
          <w:t>S</w:t>
        </w:r>
      </w:ins>
      <w:ins w:id="29594" w:author="Rev 7 Allen Wirfs-Brock" w:date="2012-04-10T12:55:00Z">
        <w:r>
          <w:t>).</w:t>
        </w:r>
      </w:ins>
    </w:p>
    <w:p w14:paraId="04C67979" w14:textId="77777777" w:rsidR="00134DAD" w:rsidRDefault="00134DAD" w:rsidP="00175461">
      <w:pPr>
        <w:pStyle w:val="Alg4"/>
        <w:numPr>
          <w:ilvl w:val="0"/>
          <w:numId w:val="706"/>
        </w:numPr>
        <w:spacing w:after="220"/>
        <w:rPr>
          <w:ins w:id="29595" w:author="Rev 7 Allen Wirfs-Brock" w:date="2012-04-10T12:46:00Z"/>
        </w:rPr>
      </w:pPr>
      <w:ins w:id="29596" w:author="Rev 7 Allen Wirfs-Brock" w:date="2012-04-10T12:56:00Z">
        <w:r>
          <w:t xml:space="preserve">Return the result of the RegExpExec </w:t>
        </w:r>
        <w:del w:id="29597" w:author="Rev 8 Allen Wirfs-Brock" w:date="2012-06-14T14:41:00Z">
          <w:r w:rsidDel="00D4543D">
            <w:delText>abstraction operation</w:delText>
          </w:r>
        </w:del>
      </w:ins>
      <w:ins w:id="29598" w:author="Rev 8 Allen Wirfs-Brock" w:date="2012-06-14T14:41:00Z">
        <w:r w:rsidR="00D4543D">
          <w:t>abstract operation</w:t>
        </w:r>
      </w:ins>
      <w:ins w:id="29599" w:author="Rev 7 Allen Wirfs-Brock" w:date="2012-04-10T12:56:00Z">
        <w:r>
          <w:t xml:space="preserve"> with arguments </w:t>
        </w:r>
        <w:r w:rsidRPr="00134DAD">
          <w:rPr>
            <w:i/>
          </w:rPr>
          <w:t>R</w:t>
        </w:r>
        <w:r>
          <w:t xml:space="preserve"> and </w:t>
        </w:r>
        <w:r w:rsidRPr="00134DAD">
          <w:rPr>
            <w:i/>
          </w:rPr>
          <w:t>S</w:t>
        </w:r>
      </w:ins>
      <w:r w:rsidR="004C02EF" w:rsidRPr="00E77497">
        <w:t>.</w:t>
      </w:r>
    </w:p>
    <w:p w14:paraId="4D2EDAEB" w14:textId="77777777" w:rsidR="00134DAD" w:rsidRPr="00134DAD" w:rsidRDefault="00134DAD" w:rsidP="00134DAD">
      <w:pPr>
        <w:rPr>
          <w:lang w:eastAsia="en-US"/>
        </w:rPr>
      </w:pPr>
      <w:ins w:id="29600" w:author="Rev 7 Allen Wirfs-Brock" w:date="2012-04-10T12:46:00Z">
        <w:r>
          <w:rPr>
            <w:lang w:eastAsia="en-US"/>
          </w:rPr>
          <w:t>The abstract operation RegExpExec with</w:t>
        </w:r>
      </w:ins>
      <w:ins w:id="29601" w:author="Rev 7 Allen Wirfs-Brock" w:date="2012-04-10T12:47:00Z">
        <w:r>
          <w:rPr>
            <w:lang w:eastAsia="en-US"/>
          </w:rPr>
          <w:t xml:space="preserve">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ins>
    </w:p>
    <w:p w14:paraId="1991398C" w14:textId="77777777" w:rsidR="004C02EF" w:rsidRPr="00E77497" w:rsidRDefault="004C02EF" w:rsidP="00134DA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14:paraId="735970F8" w14:textId="77777777" w:rsidR="004C02EF" w:rsidRPr="00E77497" w:rsidRDefault="004C02EF" w:rsidP="00134DAD">
      <w:pPr>
        <w:pStyle w:val="Alg4"/>
        <w:numPr>
          <w:ilvl w:val="0"/>
          <w:numId w:val="703"/>
        </w:numPr>
      </w:pPr>
      <w:r w:rsidRPr="00E77497">
        <w:t xml:space="preserve">Let </w:t>
      </w:r>
      <w:r w:rsidRPr="00E77497">
        <w:rPr>
          <w:i/>
        </w:rPr>
        <w:t>lastIndex</w:t>
      </w:r>
      <w:r w:rsidRPr="00E77497">
        <w:t xml:space="preserve"> be the result of calling the [[Get]] internal method of </w:t>
      </w:r>
      <w:r w:rsidRPr="00E77497">
        <w:rPr>
          <w:i/>
        </w:rPr>
        <w:t>R</w:t>
      </w:r>
      <w:r w:rsidRPr="00E77497">
        <w:t xml:space="preserve"> with argument "</w:t>
      </w:r>
      <w:r w:rsidRPr="00E77497">
        <w:rPr>
          <w:rFonts w:ascii="Courier New" w:hAnsi="Courier New" w:cs="Courier New"/>
          <w:b/>
        </w:rPr>
        <w:t>lastIndex</w:t>
      </w:r>
      <w:r w:rsidRPr="00E77497">
        <w:t>".</w:t>
      </w:r>
    </w:p>
    <w:p w14:paraId="494FD460" w14:textId="77777777" w:rsidR="004C02EF" w:rsidRPr="00E77497" w:rsidRDefault="004C02EF" w:rsidP="00134DA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14:paraId="16935180" w14:textId="77777777" w:rsidR="00E614CD" w:rsidRDefault="00E614CD" w:rsidP="00134DAD">
      <w:pPr>
        <w:pStyle w:val="Alg4"/>
        <w:numPr>
          <w:ilvl w:val="0"/>
          <w:numId w:val="703"/>
        </w:numPr>
        <w:rPr>
          <w:ins w:id="29602" w:author="Rev 7 Allen Wirfs-Brock" w:date="2012-04-11T12:57:00Z"/>
        </w:rPr>
      </w:pPr>
      <w:ins w:id="29603" w:author="Rev 7 Allen Wirfs-Brock" w:date="2012-04-11T12:57:00Z">
        <w:r>
          <w:t>ReturnIfAbrupt(</w:t>
        </w:r>
        <w:r>
          <w:rPr>
            <w:i/>
          </w:rPr>
          <w:t>i</w:t>
        </w:r>
        <w:r>
          <w:t>).</w:t>
        </w:r>
      </w:ins>
    </w:p>
    <w:p w14:paraId="2CAA612F" w14:textId="77777777" w:rsidR="004C02EF" w:rsidRPr="00E77497" w:rsidRDefault="004C02EF" w:rsidP="00134DAD">
      <w:pPr>
        <w:pStyle w:val="Alg4"/>
        <w:numPr>
          <w:ilvl w:val="0"/>
          <w:numId w:val="703"/>
        </w:numPr>
      </w:pPr>
      <w:r w:rsidRPr="00E77497">
        <w:t xml:space="preserve">Let </w:t>
      </w:r>
      <w:r w:rsidRPr="00E77497">
        <w:rPr>
          <w:i/>
        </w:rPr>
        <w:t>global</w:t>
      </w:r>
      <w:r w:rsidRPr="00E77497">
        <w:t xml:space="preserve"> be the result of calling the [[Get]] internal method of </w:t>
      </w:r>
      <w:r w:rsidRPr="00E77497">
        <w:rPr>
          <w:i/>
        </w:rPr>
        <w:t>R</w:t>
      </w:r>
      <w:r w:rsidRPr="00E77497">
        <w:t xml:space="preserve"> with argument "</w:t>
      </w:r>
      <w:r w:rsidRPr="00E77497">
        <w:rPr>
          <w:rFonts w:ascii="Courier New" w:hAnsi="Courier New"/>
          <w:b/>
        </w:rPr>
        <w:t>global</w:t>
      </w:r>
      <w:r w:rsidRPr="00E77497">
        <w:rPr>
          <w:rFonts w:ascii="Courier New" w:hAnsi="Courier New" w:cs="Courier New"/>
          <w:b/>
        </w:rPr>
        <w:t>"</w:t>
      </w:r>
      <w:r w:rsidRPr="00E77497">
        <w:t>.</w:t>
      </w:r>
    </w:p>
    <w:p w14:paraId="1F5F1F11" w14:textId="77777777" w:rsidR="00E614CD" w:rsidRDefault="00E614CD" w:rsidP="00134DAD">
      <w:pPr>
        <w:pStyle w:val="Alg4"/>
        <w:numPr>
          <w:ilvl w:val="0"/>
          <w:numId w:val="703"/>
        </w:numPr>
        <w:rPr>
          <w:ins w:id="29604" w:author="Rev 7 Allen Wirfs-Brock" w:date="2012-04-11T12:57:00Z"/>
        </w:rPr>
      </w:pPr>
      <w:ins w:id="29605" w:author="Rev 7 Allen Wirfs-Brock" w:date="2012-04-11T12:58:00Z">
        <w:r>
          <w:t>ReturnIfAbrupt(</w:t>
        </w:r>
        <w:r>
          <w:rPr>
            <w:i/>
          </w:rPr>
          <w:t>global</w:t>
        </w:r>
        <w:r>
          <w:t>).</w:t>
        </w:r>
      </w:ins>
    </w:p>
    <w:p w14:paraId="1F37A499" w14:textId="77777777" w:rsidR="004C02EF" w:rsidRPr="00E77497" w:rsidRDefault="004C02EF" w:rsidP="00134DA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14:paraId="34B237C2" w14:textId="77777777" w:rsidR="004C02EF" w:rsidRPr="00E77497" w:rsidRDefault="004C02EF" w:rsidP="00134DA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14:paraId="3411CD77" w14:textId="77777777" w:rsidR="004C02EF" w:rsidRPr="00E77497" w:rsidRDefault="004C02EF" w:rsidP="00134DA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14:paraId="2A042CB7" w14:textId="77777777" w:rsidR="004C02EF" w:rsidRPr="00E77497" w:rsidRDefault="004C02EF" w:rsidP="00175461">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7D344430" w14:textId="77777777" w:rsidR="004C02EF" w:rsidRPr="00E77497" w:rsidRDefault="00E614CD" w:rsidP="00175461">
      <w:pPr>
        <w:pStyle w:val="Alg4"/>
        <w:numPr>
          <w:ilvl w:val="2"/>
          <w:numId w:val="703"/>
        </w:numPr>
      </w:pPr>
      <w:ins w:id="29606"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29607"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0, and </w:t>
      </w:r>
      <w:r w:rsidR="004C02EF" w:rsidRPr="00E77497">
        <w:rPr>
          <w:b/>
        </w:rPr>
        <w:t>true</w:t>
      </w:r>
      <w:r w:rsidR="004C02EF" w:rsidRPr="00E77497">
        <w:t>.</w:t>
      </w:r>
    </w:p>
    <w:p w14:paraId="5928F23A" w14:textId="77777777" w:rsidR="00E614CD" w:rsidRDefault="00E614CD" w:rsidP="00175461">
      <w:pPr>
        <w:pStyle w:val="Alg4"/>
        <w:numPr>
          <w:ilvl w:val="2"/>
          <w:numId w:val="703"/>
        </w:numPr>
        <w:rPr>
          <w:ins w:id="29608" w:author="Rev 7 Allen Wirfs-Brock" w:date="2012-04-11T12:59:00Z"/>
        </w:rPr>
      </w:pPr>
      <w:ins w:id="29609" w:author="Rev 7 Allen Wirfs-Brock" w:date="2012-04-11T12:59:00Z">
        <w:r>
          <w:t>ReturnIfAbrupt(</w:t>
        </w:r>
      </w:ins>
      <w:ins w:id="29610" w:author="Rev 7 Allen Wirfs-Brock" w:date="2012-04-11T13:02:00Z">
        <w:r>
          <w:rPr>
            <w:i/>
          </w:rPr>
          <w:t>put</w:t>
        </w:r>
        <w:r w:rsidRPr="00F726FB">
          <w:rPr>
            <w:i/>
          </w:rPr>
          <w:t>Status</w:t>
        </w:r>
      </w:ins>
      <w:ins w:id="29611" w:author="Rev 7 Allen Wirfs-Brock" w:date="2012-04-11T12:59:00Z">
        <w:r>
          <w:t>).</w:t>
        </w:r>
      </w:ins>
    </w:p>
    <w:p w14:paraId="12E1809A" w14:textId="77777777" w:rsidR="004C02EF" w:rsidRPr="00E77497" w:rsidRDefault="004C02EF" w:rsidP="00175461">
      <w:pPr>
        <w:pStyle w:val="Alg4"/>
        <w:numPr>
          <w:ilvl w:val="2"/>
          <w:numId w:val="703"/>
        </w:numPr>
      </w:pPr>
      <w:r w:rsidRPr="00E77497">
        <w:t xml:space="preserve">Return </w:t>
      </w:r>
      <w:r w:rsidRPr="00E77497">
        <w:rPr>
          <w:b/>
        </w:rPr>
        <w:t>null</w:t>
      </w:r>
      <w:r w:rsidRPr="00E77497">
        <w:t>.</w:t>
      </w:r>
    </w:p>
    <w:p w14:paraId="700F4C24" w14:textId="77777777" w:rsidR="004C02EF" w:rsidRPr="00E77497" w:rsidRDefault="004C02EF" w:rsidP="00175461">
      <w:pPr>
        <w:pStyle w:val="Alg4"/>
        <w:numPr>
          <w:ilvl w:val="1"/>
          <w:numId w:val="703"/>
        </w:numPr>
      </w:pPr>
      <w:del w:id="29612" w:author="Rev 9 Allen Wirfs-Brock" w:date="2012-07-07T16:10:00Z">
        <w:r w:rsidRPr="00E77497" w:rsidDel="00681A60">
          <w:delText xml:space="preserve">Call </w:delText>
        </w:r>
      </w:del>
      <w:ins w:id="29613" w:author="Rev 9 Allen Wirfs-Brock" w:date="2012-07-07T16:10:00Z">
        <w:r w:rsidR="00681A60">
          <w:t xml:space="preserve">Let </w:t>
        </w:r>
        <w:r w:rsidR="00681A60" w:rsidRPr="00681A60">
          <w:rPr>
            <w:i/>
          </w:rPr>
          <w:t>r</w:t>
        </w:r>
        <w:r w:rsidR="00681A60">
          <w:t xml:space="preserve"> be the result of calling</w:t>
        </w:r>
        <w:r w:rsidR="00681A60" w:rsidRPr="00E77497">
          <w:t xml:space="preserve"> </w:t>
        </w:r>
      </w:ins>
      <w:r w:rsidRPr="00E77497">
        <w:t xml:space="preserve">the [[Match]] internal method of </w:t>
      </w:r>
      <w:r w:rsidRPr="00E77497">
        <w:rPr>
          <w:i/>
        </w:rPr>
        <w:t>R</w:t>
      </w:r>
      <w:r w:rsidRPr="00E77497">
        <w:t xml:space="preserve"> with arguments </w:t>
      </w:r>
      <w:r w:rsidRPr="00E77497">
        <w:rPr>
          <w:i/>
        </w:rPr>
        <w:t>S</w:t>
      </w:r>
      <w:r w:rsidRPr="00E77497">
        <w:t xml:space="preserve"> and </w:t>
      </w:r>
      <w:r w:rsidRPr="00E77497">
        <w:rPr>
          <w:i/>
        </w:rPr>
        <w:t>i</w:t>
      </w:r>
      <w:r w:rsidRPr="00E77497">
        <w:t>.</w:t>
      </w:r>
    </w:p>
    <w:p w14:paraId="15E8E3C3" w14:textId="77777777" w:rsidR="004C02EF" w:rsidRPr="00E77497" w:rsidRDefault="004C02EF" w:rsidP="00175461">
      <w:pPr>
        <w:pStyle w:val="Alg4"/>
        <w:numPr>
          <w:ilvl w:val="1"/>
          <w:numId w:val="703"/>
        </w:numPr>
      </w:pPr>
      <w:r w:rsidRPr="00E77497">
        <w:t xml:space="preserve">If </w:t>
      </w:r>
      <w:del w:id="29614" w:author="Rev 9 Allen Wirfs-Brock" w:date="2012-07-07T16:11:00Z">
        <w:r w:rsidRPr="00681A60" w:rsidDel="00681A60">
          <w:rPr>
            <w:i/>
          </w:rPr>
          <w:delText>[[Match]] returned</w:delText>
        </w:r>
      </w:del>
      <w:ins w:id="29615" w:author="Rev 9 Allen Wirfs-Brock" w:date="2012-07-07T16:11:00Z">
        <w:r w:rsidR="00681A60" w:rsidRPr="00681A60">
          <w:rPr>
            <w:i/>
          </w:rPr>
          <w:t>r</w:t>
        </w:r>
        <w:r w:rsidR="00681A60">
          <w:t xml:space="preserve"> is</w:t>
        </w:r>
      </w:ins>
      <w:r w:rsidRPr="00E77497">
        <w:t xml:space="preserve"> </w:t>
      </w:r>
      <w:r w:rsidRPr="00E77497">
        <w:rPr>
          <w:b/>
        </w:rPr>
        <w:t>failure</w:t>
      </w:r>
      <w:r w:rsidRPr="00E77497">
        <w:t xml:space="preserve">, then </w:t>
      </w:r>
    </w:p>
    <w:p w14:paraId="22766BDC" w14:textId="77777777" w:rsidR="004C02EF" w:rsidRPr="00E77497" w:rsidRDefault="004C02EF" w:rsidP="00175461">
      <w:pPr>
        <w:pStyle w:val="Alg4"/>
        <w:numPr>
          <w:ilvl w:val="2"/>
          <w:numId w:val="703"/>
        </w:numPr>
        <w:rPr>
          <w:i/>
        </w:rPr>
      </w:pPr>
      <w:r w:rsidRPr="00E77497">
        <w:rPr>
          <w:i/>
        </w:rPr>
        <w:t>Let i = i+1.</w:t>
      </w:r>
    </w:p>
    <w:p w14:paraId="34149D5B" w14:textId="77777777" w:rsidR="004C02EF" w:rsidRPr="00E77497" w:rsidRDefault="004C02EF" w:rsidP="00175461">
      <w:pPr>
        <w:pStyle w:val="Alg4"/>
        <w:numPr>
          <w:ilvl w:val="1"/>
          <w:numId w:val="703"/>
        </w:numPr>
      </w:pPr>
      <w:r w:rsidRPr="00E77497">
        <w:t xml:space="preserve">else </w:t>
      </w:r>
    </w:p>
    <w:p w14:paraId="15E57C03" w14:textId="77777777" w:rsidR="004C02EF" w:rsidRPr="00E77497" w:rsidRDefault="004C02EF" w:rsidP="00175461">
      <w:pPr>
        <w:pStyle w:val="Alg4"/>
        <w:numPr>
          <w:ilvl w:val="2"/>
          <w:numId w:val="703"/>
        </w:numPr>
      </w:pPr>
      <w:del w:id="29616" w:author="Rev 9 Allen Wirfs-Brock" w:date="2012-07-07T16:12:00Z">
        <w:r w:rsidRPr="00E77497" w:rsidDel="00681A60">
          <w:delText xml:space="preserve">Let </w:delText>
        </w:r>
      </w:del>
      <w:ins w:id="29617" w:author="Rev 9 Allen Wirfs-Brock" w:date="2012-07-07T16:12:00Z">
        <w:r w:rsidR="00681A60">
          <w:t>Assert:</w:t>
        </w:r>
        <w:r w:rsidR="00681A60" w:rsidRPr="00E77497">
          <w:t xml:space="preserve"> </w:t>
        </w:r>
      </w:ins>
      <w:r w:rsidRPr="00E77497">
        <w:rPr>
          <w:i/>
        </w:rPr>
        <w:t>r</w:t>
      </w:r>
      <w:r w:rsidRPr="00E77497">
        <w:t xml:space="preserve"> </w:t>
      </w:r>
      <w:del w:id="29618" w:author="Rev 9 Allen Wirfs-Brock" w:date="2012-07-07T16:12:00Z">
        <w:r w:rsidRPr="00E77497" w:rsidDel="00681A60">
          <w:delText>be the</w:delText>
        </w:r>
      </w:del>
      <w:ins w:id="29619" w:author="Rev 9 Allen Wirfs-Brock" w:date="2012-07-07T16:12:00Z">
        <w:r w:rsidR="00681A60">
          <w:t>is a</w:t>
        </w:r>
      </w:ins>
      <w:r w:rsidRPr="00E77497">
        <w:t xml:space="preserve"> State</w:t>
      </w:r>
      <w:del w:id="29620" w:author="Rev 9 Allen Wirfs-Brock" w:date="2012-07-07T16:12:00Z">
        <w:r w:rsidRPr="00E77497" w:rsidDel="00681A60">
          <w:delText xml:space="preserve"> result of the call to [[Match]]</w:delText>
        </w:r>
      </w:del>
      <w:r w:rsidRPr="00E77497">
        <w:t>.</w:t>
      </w:r>
    </w:p>
    <w:p w14:paraId="1FD32B4D" w14:textId="77777777" w:rsidR="004C02EF" w:rsidRPr="00E77497" w:rsidRDefault="004C02EF" w:rsidP="00175461">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14:paraId="0330E2E5" w14:textId="77777777" w:rsidR="004C02EF" w:rsidRPr="00E77497" w:rsidRDefault="004C02EF" w:rsidP="00175461">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057D2E55" w14:textId="77777777" w:rsidR="004C02EF" w:rsidRPr="00E77497" w:rsidRDefault="004C02EF" w:rsidP="00175461">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14:paraId="2E671CC4" w14:textId="77777777" w:rsidR="004C02EF" w:rsidRPr="00E77497" w:rsidRDefault="00E614CD" w:rsidP="00175461">
      <w:pPr>
        <w:pStyle w:val="Alg4"/>
        <w:numPr>
          <w:ilvl w:val="1"/>
          <w:numId w:val="703"/>
        </w:numPr>
      </w:pPr>
      <w:ins w:id="29621"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29622"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44C76A47" w14:textId="77777777" w:rsidR="00E614CD" w:rsidRDefault="00E614CD" w:rsidP="00175461">
      <w:pPr>
        <w:pStyle w:val="Alg4"/>
        <w:numPr>
          <w:ilvl w:val="1"/>
          <w:numId w:val="703"/>
        </w:numPr>
        <w:rPr>
          <w:ins w:id="29623" w:author="Rev 7 Allen Wirfs-Brock" w:date="2012-04-11T12:59:00Z"/>
        </w:rPr>
      </w:pPr>
      <w:ins w:id="29624" w:author="Rev 7 Allen Wirfs-Brock" w:date="2012-04-11T12:59:00Z">
        <w:r>
          <w:t>ReturnIfAbrupt(</w:t>
        </w:r>
      </w:ins>
      <w:ins w:id="29625" w:author="Rev 7 Allen Wirfs-Brock" w:date="2012-04-11T13:02:00Z">
        <w:r>
          <w:rPr>
            <w:i/>
          </w:rPr>
          <w:t>put</w:t>
        </w:r>
        <w:r w:rsidRPr="00F726FB">
          <w:rPr>
            <w:i/>
          </w:rPr>
          <w:t>Status</w:t>
        </w:r>
      </w:ins>
      <w:ins w:id="29626" w:author="Rev 7 Allen Wirfs-Brock" w:date="2012-04-11T12:59:00Z">
        <w:r>
          <w:t>).</w:t>
        </w:r>
      </w:ins>
    </w:p>
    <w:p w14:paraId="314503A4" w14:textId="77777777" w:rsidR="004C02EF" w:rsidRPr="00E77497" w:rsidRDefault="004C02EF" w:rsidP="00175461">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array. (This is the same value as 15.10.2.1's </w:t>
      </w:r>
      <w:r w:rsidRPr="00E77497">
        <w:rPr>
          <w:i/>
        </w:rPr>
        <w:t>NCapturingParens</w:t>
      </w:r>
      <w:r w:rsidRPr="00E77497">
        <w:t>.)</w:t>
      </w:r>
    </w:p>
    <w:p w14:paraId="3FA984A4" w14:textId="77777777" w:rsidR="004C02EF" w:rsidRPr="00E77497" w:rsidRDefault="004C02EF" w:rsidP="00175461">
      <w:pPr>
        <w:pStyle w:val="Alg4"/>
        <w:numPr>
          <w:ilvl w:val="0"/>
          <w:numId w:val="703"/>
        </w:numPr>
      </w:pPr>
      <w:r w:rsidRPr="00E77497">
        <w:t xml:space="preserve">Let </w:t>
      </w:r>
      <w:r w:rsidRPr="00E77497">
        <w:rPr>
          <w:i/>
        </w:rPr>
        <w:t>A</w:t>
      </w:r>
      <w:r w:rsidRPr="00E77497">
        <w:t xml:space="preserve"> be </w:t>
      </w:r>
      <w:ins w:id="29627" w:author="Rev 7 Allen Wirfs-Brock" w:date="2012-04-11T13:03:00Z">
        <w:r w:rsidR="00E614CD">
          <w:t>the result of the abstract operation ArrayCreate with argument 0</w:t>
        </w:r>
        <w:r w:rsidR="00E614CD" w:rsidRPr="00E77497">
          <w:t>.</w:t>
        </w:r>
      </w:ins>
      <w:del w:id="29628" w:author="Rev 7 Allen Wirfs-Brock" w:date="2012-04-11T13:03:00Z">
        <w:r w:rsidRPr="00E77497" w:rsidDel="00E614CD">
          <w:delText xml:space="preserve">a new array created as if by the expression </w:delText>
        </w:r>
        <w:r w:rsidRPr="00E77497" w:rsidDel="00E614CD">
          <w:rPr>
            <w:rFonts w:ascii="Courier New" w:hAnsi="Courier New"/>
            <w:b/>
          </w:rPr>
          <w:delText>new Array()</w:delText>
        </w:r>
        <w:r w:rsidRPr="00E77497" w:rsidDel="00E614CD">
          <w:delText xml:space="preserve"> where </w:delText>
        </w:r>
        <w:r w:rsidRPr="00E77497" w:rsidDel="00E614CD">
          <w:rPr>
            <w:rFonts w:ascii="Courier New" w:hAnsi="Courier New" w:cs="Courier New"/>
            <w:b/>
          </w:rPr>
          <w:delText>Array</w:delText>
        </w:r>
        <w:r w:rsidRPr="00E77497" w:rsidDel="00E614CD">
          <w:delText xml:space="preserve"> is the standard built-in constructor with that name.</w:delText>
        </w:r>
      </w:del>
    </w:p>
    <w:p w14:paraId="65526E27" w14:textId="77777777" w:rsidR="004C02EF" w:rsidRPr="00E77497" w:rsidRDefault="004C02EF" w:rsidP="00175461">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14:paraId="2658C18F" w14:textId="77777777" w:rsidR="00E614CD" w:rsidRDefault="00E614CD" w:rsidP="00175461">
      <w:pPr>
        <w:pStyle w:val="Alg4"/>
        <w:numPr>
          <w:ilvl w:val="0"/>
          <w:numId w:val="703"/>
        </w:numPr>
        <w:rPr>
          <w:ins w:id="29629" w:author="Rev 7 Allen Wirfs-Brock" w:date="2012-04-11T13:05:00Z"/>
        </w:rPr>
      </w:pPr>
      <w:ins w:id="29630" w:author="Rev 7 Allen Wirfs-Brock" w:date="2012-04-11T13:05:00Z">
        <w:r>
          <w:t>Assert: The following [DefineOwnProperty]] calls will not result in an abrupt completion.</w:t>
        </w:r>
      </w:ins>
    </w:p>
    <w:p w14:paraId="36065A4D"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E77497">
        <w:t xml:space="preserve">, Property Descriptor {[[Value]]: </w:t>
      </w:r>
      <w:r w:rsidRPr="00E77497">
        <w:rPr>
          <w:i/>
        </w:rPr>
        <w:t>matchIndex</w:t>
      </w:r>
      <w:r w:rsidRPr="00E77497">
        <w:t>, [[Writable]</w:t>
      </w:r>
      <w:ins w:id="29631"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2CC2FD29"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rsidRPr="00E77497">
        <w:t xml:space="preserve">, Property Descriptor {[[Value]]: </w:t>
      </w:r>
      <w:r w:rsidRPr="00E77497">
        <w:rPr>
          <w:i/>
        </w:rPr>
        <w:t>S</w:t>
      </w:r>
      <w:r w:rsidRPr="00E77497">
        <w:t>, [[Writable]</w:t>
      </w:r>
      <w:ins w:id="29632"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4F76E8C8"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rsidRPr="00E77497">
        <w:t xml:space="preserve">, Property Descriptor {[[Value]]: </w:t>
      </w:r>
      <w:r w:rsidRPr="00E77497">
        <w:rPr>
          <w:i/>
        </w:rPr>
        <w:t>n</w:t>
      </w:r>
      <w:r w:rsidRPr="00E77497">
        <w:t xml:space="preserve"> + 1}, and </w:t>
      </w:r>
      <w:r w:rsidRPr="00E77497">
        <w:rPr>
          <w:b/>
        </w:rPr>
        <w:t>true</w:t>
      </w:r>
      <w:r w:rsidRPr="00E77497">
        <w:t>.</w:t>
      </w:r>
    </w:p>
    <w:p w14:paraId="1FCD2729" w14:textId="77777777" w:rsidR="004C02EF" w:rsidRPr="00E77497" w:rsidRDefault="004C02EF" w:rsidP="00175461">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1C6415F4"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rsidRPr="00E77497">
        <w:t xml:space="preserve">, Property Descriptor {[[Value]]: </w:t>
      </w:r>
      <w:r w:rsidRPr="00E77497">
        <w:rPr>
          <w:i/>
        </w:rPr>
        <w:t>matchedSubstr</w:t>
      </w:r>
      <w:r w:rsidRPr="00E77497">
        <w:t>, [[Writable]</w:t>
      </w:r>
      <w:ins w:id="29633"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46AB051C" w14:textId="77777777" w:rsidR="004C02EF" w:rsidRPr="006B6D0A" w:rsidRDefault="004C02EF" w:rsidP="00175461">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00704FBA" w:rsidRPr="00E77497">
        <w:rPr>
          <w:i/>
        </w:rPr>
        <w:t xml:space="preserve">i </w:t>
      </w:r>
      <w:r w:rsidRPr="006B6D0A">
        <w:sym w:font="Symbol" w:char="F0A3"/>
      </w:r>
      <w:r w:rsidRPr="006B6D0A">
        <w:t xml:space="preserve"> </w:t>
      </w:r>
      <w:r w:rsidRPr="006B6D0A">
        <w:rPr>
          <w:i/>
        </w:rPr>
        <w:t>n</w:t>
      </w:r>
    </w:p>
    <w:p w14:paraId="29EFEA5A" w14:textId="77777777" w:rsidR="004C02EF" w:rsidRPr="00E77497" w:rsidRDefault="004C02EF" w:rsidP="00175461">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array.</w:t>
      </w:r>
    </w:p>
    <w:p w14:paraId="73FE36BD" w14:textId="77777777" w:rsidR="004C02EF" w:rsidRPr="00E77497" w:rsidRDefault="004C02EF" w:rsidP="00175461">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 xml:space="preserve">), Property Descriptor {[[Value]]: </w:t>
      </w:r>
      <w:r w:rsidRPr="00E77497">
        <w:rPr>
          <w:i/>
        </w:rPr>
        <w:t>captureI</w:t>
      </w:r>
      <w:r w:rsidRPr="00E77497">
        <w:t>, [[Writable]</w:t>
      </w:r>
      <w:ins w:id="29634"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7A86EBC4" w14:textId="77777777" w:rsidR="004C02EF" w:rsidRPr="00E77497" w:rsidRDefault="004C02EF" w:rsidP="00175461">
      <w:pPr>
        <w:pStyle w:val="Alg4"/>
        <w:numPr>
          <w:ilvl w:val="0"/>
          <w:numId w:val="703"/>
        </w:numPr>
        <w:spacing w:after="220"/>
      </w:pPr>
      <w:r w:rsidRPr="00E77497">
        <w:t xml:space="preserve">Return </w:t>
      </w:r>
      <w:r w:rsidRPr="00E77497">
        <w:rPr>
          <w:i/>
        </w:rPr>
        <w:t>A</w:t>
      </w:r>
      <w:r w:rsidRPr="00E77497">
        <w:t>.</w:t>
      </w:r>
    </w:p>
    <w:p w14:paraId="250FA8D4" w14:textId="77777777" w:rsidR="004C02EF" w:rsidRPr="00E77497" w:rsidRDefault="004C02EF" w:rsidP="004C02EF">
      <w:pPr>
        <w:pStyle w:val="40"/>
        <w:numPr>
          <w:ilvl w:val="0"/>
          <w:numId w:val="0"/>
        </w:numPr>
      </w:pPr>
      <w:r w:rsidRPr="00E77497">
        <w:t>15.10.6.3</w:t>
      </w:r>
      <w:r w:rsidRPr="00E77497">
        <w:tab/>
        <w:t>RegExp.prototype.test(string)</w:t>
      </w:r>
    </w:p>
    <w:p w14:paraId="64CC92C6" w14:textId="77777777" w:rsidR="004C02EF" w:rsidRPr="00E77497" w:rsidRDefault="004C02EF" w:rsidP="004C02EF">
      <w:r w:rsidRPr="00E77497">
        <w:t>The following steps are taken:</w:t>
      </w:r>
    </w:p>
    <w:p w14:paraId="172793E5" w14:textId="77777777" w:rsidR="00134DAD" w:rsidRPr="00E77497" w:rsidRDefault="00134DAD" w:rsidP="00134DAD">
      <w:pPr>
        <w:pStyle w:val="Alg4"/>
        <w:numPr>
          <w:ilvl w:val="0"/>
          <w:numId w:val="324"/>
        </w:numPr>
        <w:rPr>
          <w:ins w:id="29635" w:author="Rev 7 Allen Wirfs-Brock" w:date="2012-04-10T12:58:00Z"/>
        </w:rPr>
      </w:pPr>
      <w:ins w:id="29636" w:author="Rev 7 Allen Wirfs-Brock" w:date="2012-04-10T12:58:00Z">
        <w:r w:rsidRPr="00E77497">
          <w:t xml:space="preserve">Let </w:t>
        </w:r>
        <w:r w:rsidRPr="00E77497">
          <w:rPr>
            <w:i/>
          </w:rPr>
          <w:t>R</w:t>
        </w:r>
        <w:r w:rsidRPr="00E77497">
          <w:t xml:space="preserve"> be this RegExp object.</w:t>
        </w:r>
      </w:ins>
    </w:p>
    <w:p w14:paraId="64616320" w14:textId="77777777" w:rsidR="00134DAD" w:rsidRPr="00E77497" w:rsidRDefault="00134DAD" w:rsidP="00134DAD">
      <w:pPr>
        <w:pStyle w:val="Alg4"/>
        <w:numPr>
          <w:ilvl w:val="0"/>
          <w:numId w:val="324"/>
        </w:numPr>
        <w:contextualSpacing/>
        <w:rPr>
          <w:ins w:id="29637" w:author="Rev 7 Allen Wirfs-Brock" w:date="2012-04-10T12:58:00Z"/>
        </w:rPr>
      </w:pPr>
      <w:ins w:id="29638" w:author="Rev 7 Allen Wirfs-Brock" w:date="2012-04-10T12:58:00Z">
        <w:r>
          <w:t>ReturnIfAbrupt(</w:t>
        </w:r>
        <w:r>
          <w:rPr>
            <w:i/>
          </w:rPr>
          <w:t>R</w:t>
        </w:r>
        <w:r>
          <w:t>).</w:t>
        </w:r>
      </w:ins>
    </w:p>
    <w:p w14:paraId="07249F8A" w14:textId="77777777" w:rsidR="00134DAD" w:rsidRDefault="00134DAD" w:rsidP="00134DAD">
      <w:pPr>
        <w:pStyle w:val="Alg4"/>
        <w:numPr>
          <w:ilvl w:val="0"/>
          <w:numId w:val="324"/>
        </w:numPr>
        <w:rPr>
          <w:ins w:id="29639" w:author="Rev 7 Allen Wirfs-Brock" w:date="2012-04-10T12:58:00Z"/>
        </w:rPr>
      </w:pPr>
      <w:ins w:id="29640" w:author="Rev 7 Allen Wirfs-Brock" w:date="2012-04-10T12:58:00Z">
        <w:r w:rsidRPr="00E77497">
          <w:t xml:space="preserve">Let </w:t>
        </w:r>
        <w:r w:rsidRPr="00E77497">
          <w:rPr>
            <w:i/>
          </w:rPr>
          <w:t>S</w:t>
        </w:r>
        <w:r w:rsidRPr="00E77497">
          <w:t xml:space="preserve"> be the value of ToString(</w:t>
        </w:r>
        <w:r w:rsidRPr="00E77497">
          <w:rPr>
            <w:i/>
          </w:rPr>
          <w:t>string</w:t>
        </w:r>
        <w:r w:rsidRPr="00E77497">
          <w:t>)</w:t>
        </w:r>
      </w:ins>
    </w:p>
    <w:p w14:paraId="23092D9A" w14:textId="77777777" w:rsidR="00134DAD" w:rsidRDefault="00134DAD" w:rsidP="00134DAD">
      <w:pPr>
        <w:pStyle w:val="Alg4"/>
        <w:numPr>
          <w:ilvl w:val="0"/>
          <w:numId w:val="324"/>
        </w:numPr>
        <w:rPr>
          <w:ins w:id="29641" w:author="Rev 7 Allen Wirfs-Brock" w:date="2012-04-10T12:58:00Z"/>
        </w:rPr>
      </w:pPr>
      <w:ins w:id="29642" w:author="Rev 7 Allen Wirfs-Brock" w:date="2012-04-10T12:58:00Z">
        <w:r>
          <w:t>ReturnIfAbrupt(</w:t>
        </w:r>
        <w:r>
          <w:rPr>
            <w:i/>
          </w:rPr>
          <w:t>S</w:t>
        </w:r>
        <w:r>
          <w:t>).</w:t>
        </w:r>
      </w:ins>
    </w:p>
    <w:p w14:paraId="322736D3" w14:textId="77777777" w:rsidR="004C02EF" w:rsidRPr="00E77497" w:rsidRDefault="004C02EF" w:rsidP="001F482D">
      <w:pPr>
        <w:pStyle w:val="Alg4"/>
        <w:numPr>
          <w:ilvl w:val="0"/>
          <w:numId w:val="324"/>
        </w:numPr>
      </w:pPr>
      <w:r w:rsidRPr="00E77497">
        <w:t xml:space="preserve">Let </w:t>
      </w:r>
      <w:r w:rsidRPr="00E77497">
        <w:rPr>
          <w:i/>
        </w:rPr>
        <w:t>match</w:t>
      </w:r>
      <w:r w:rsidRPr="00E77497">
        <w:t xml:space="preserve"> be the result of</w:t>
      </w:r>
      <w:ins w:id="29643" w:author="Rev 7 Allen Wirfs-Brock" w:date="2012-04-10T13:00:00Z">
        <w:r w:rsidR="00134DAD">
          <w:t xml:space="preserve"> the</w:t>
        </w:r>
      </w:ins>
      <w:r w:rsidRPr="00E77497">
        <w:t xml:space="preserve"> </w:t>
      </w:r>
      <w:ins w:id="29644" w:author="Rev 7 Allen Wirfs-Brock" w:date="2012-04-10T12:59:00Z">
        <w:r w:rsidR="00134DAD">
          <w:t xml:space="preserve">RegExpExec </w:t>
        </w:r>
        <w:del w:id="29645" w:author="Rev 8 Allen Wirfs-Brock" w:date="2012-06-14T14:41:00Z">
          <w:r w:rsidR="00134DAD" w:rsidDel="00D4543D">
            <w:delText>abstraction operation</w:delText>
          </w:r>
        </w:del>
      </w:ins>
      <w:ins w:id="29646" w:author="Rev 8 Allen Wirfs-Brock" w:date="2012-06-14T14:41:00Z">
        <w:r w:rsidR="00D4543D">
          <w:t>abstract operation</w:t>
        </w:r>
      </w:ins>
      <w:ins w:id="29647" w:author="Rev 7 Allen Wirfs-Brock" w:date="2012-04-10T12:59:00Z">
        <w:r w:rsidR="00134DAD">
          <w:t xml:space="preserve"> with arguments </w:t>
        </w:r>
        <w:r w:rsidR="00134DAD" w:rsidRPr="00134DAD">
          <w:rPr>
            <w:i/>
          </w:rPr>
          <w:t>R</w:t>
        </w:r>
        <w:r w:rsidR="00134DAD">
          <w:t xml:space="preserve"> and </w:t>
        </w:r>
        <w:r w:rsidR="00134DAD" w:rsidRPr="00134DAD">
          <w:rPr>
            <w:i/>
          </w:rPr>
          <w:t>S</w:t>
        </w:r>
      </w:ins>
      <w:del w:id="29648" w:author="Rev 7 Allen Wirfs-Brock" w:date="2012-04-10T12:59:00Z">
        <w:r w:rsidRPr="00E77497" w:rsidDel="00134DAD">
          <w:delText xml:space="preserve">evaluating the </w:delText>
        </w:r>
        <w:r w:rsidRPr="00E77497" w:rsidDel="00134DAD">
          <w:rPr>
            <w:rFonts w:ascii="Courier New" w:hAnsi="Courier New" w:cs="Courier New"/>
            <w:b/>
          </w:rPr>
          <w:delText>RegExp.prototype.exec</w:delText>
        </w:r>
        <w:r w:rsidRPr="00E77497" w:rsidDel="00134DAD">
          <w:delText xml:space="preserve"> (15.10.6.2) algorithm upon this RegExp object using </w:delText>
        </w:r>
        <w:r w:rsidRPr="00E77497" w:rsidDel="00134DAD">
          <w:rPr>
            <w:i/>
          </w:rPr>
          <w:delText>string</w:delText>
        </w:r>
        <w:r w:rsidRPr="00E77497" w:rsidDel="00134DAD">
          <w:delText xml:space="preserve"> as the argument</w:delText>
        </w:r>
      </w:del>
      <w:r w:rsidRPr="00E77497">
        <w:t>.</w:t>
      </w:r>
    </w:p>
    <w:p w14:paraId="256F1A3D" w14:textId="77777777" w:rsidR="00134DAD" w:rsidRDefault="00134DAD" w:rsidP="00134DAD">
      <w:pPr>
        <w:pStyle w:val="Alg4"/>
        <w:numPr>
          <w:ilvl w:val="0"/>
          <w:numId w:val="324"/>
        </w:numPr>
        <w:rPr>
          <w:ins w:id="29649" w:author="Rev 7 Allen Wirfs-Brock" w:date="2012-04-10T13:00:00Z"/>
        </w:rPr>
      </w:pPr>
      <w:ins w:id="29650" w:author="Rev 7 Allen Wirfs-Brock" w:date="2012-04-10T13:00:00Z">
        <w:r>
          <w:t>ReturnIfAbrupt(</w:t>
        </w:r>
        <w:r>
          <w:rPr>
            <w:i/>
          </w:rPr>
          <w:t>match</w:t>
        </w:r>
        <w:r>
          <w:t>).</w:t>
        </w:r>
      </w:ins>
    </w:p>
    <w:p w14:paraId="324E6AFB" w14:textId="77777777" w:rsidR="004C02EF" w:rsidRPr="00E77497" w:rsidRDefault="004C02EF" w:rsidP="001F482D">
      <w:pPr>
        <w:pStyle w:val="Alg4"/>
        <w:numPr>
          <w:ilvl w:val="0"/>
          <w:numId w:val="324"/>
        </w:numPr>
        <w:spacing w:after="240"/>
      </w:pPr>
      <w:r w:rsidRPr="00E77497">
        <w:t xml:space="preserve">If </w:t>
      </w:r>
      <w:r w:rsidRPr="00E77497">
        <w:rPr>
          <w:i/>
        </w:rPr>
        <w:t>match</w:t>
      </w:r>
      <w:r w:rsidRPr="00E77497">
        <w:t xml:space="preserve"> is not null, then return </w:t>
      </w:r>
      <w:r w:rsidRPr="00E77497">
        <w:rPr>
          <w:b/>
        </w:rPr>
        <w:t>true</w:t>
      </w:r>
      <w:r w:rsidRPr="00E77497">
        <w:t xml:space="preserve">; else return </w:t>
      </w:r>
      <w:r w:rsidRPr="00E77497">
        <w:rPr>
          <w:b/>
        </w:rPr>
        <w:t>false</w:t>
      </w:r>
      <w:r w:rsidRPr="00E77497">
        <w:t>.</w:t>
      </w:r>
    </w:p>
    <w:p w14:paraId="056AEA57" w14:textId="77777777" w:rsidR="004C02EF" w:rsidRPr="00E77497" w:rsidRDefault="004C02EF" w:rsidP="004C02EF">
      <w:pPr>
        <w:pStyle w:val="40"/>
        <w:numPr>
          <w:ilvl w:val="0"/>
          <w:numId w:val="0"/>
        </w:numPr>
      </w:pPr>
      <w:r w:rsidRPr="00E77497">
        <w:t>15.10.6.4</w:t>
      </w:r>
      <w:r w:rsidRPr="00E77497">
        <w:tab/>
        <w:t>RegExp.prototype.toString()</w:t>
      </w:r>
    </w:p>
    <w:p w14:paraId="71ACC632" w14:textId="77777777" w:rsidR="004C02EF" w:rsidRPr="00E77497" w:rsidRDefault="004C02EF" w:rsidP="004C02EF">
      <w:pPr>
        <w:rPr>
          <w:rFonts w:ascii="Courier New" w:hAnsi="Courier New"/>
          <w:b/>
        </w:rPr>
      </w:pPr>
      <w:commentRangeStart w:id="29651"/>
      <w:r w:rsidRPr="00E77497">
        <w:t xml:space="preserve">Return the String value formed by concatenating the Strings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the String value of the </w:t>
      </w:r>
      <w:r w:rsidRPr="00E77497">
        <w:rPr>
          <w:b/>
        </w:rPr>
        <w:t>source</w:t>
      </w:r>
      <w:r w:rsidRPr="00E77497">
        <w:t xml:space="preserve"> property of this RegExp object, and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plus </w:t>
      </w:r>
      <w:r w:rsidRPr="00E77497">
        <w:rPr>
          <w:rFonts w:ascii="Courier New" w:hAnsi="Courier New"/>
          <w:sz w:val="18"/>
        </w:rPr>
        <w:t>"</w:t>
      </w:r>
      <w:r w:rsidRPr="00E77497">
        <w:rPr>
          <w:rFonts w:ascii="Courier New" w:hAnsi="Courier New"/>
          <w:b/>
        </w:rPr>
        <w:t>g</w:t>
      </w:r>
      <w:r w:rsidRPr="00E77497">
        <w:rPr>
          <w:rFonts w:ascii="Courier New" w:hAnsi="Courier New"/>
          <w:sz w:val="18"/>
        </w:rPr>
        <w:t>"</w:t>
      </w:r>
      <w:r w:rsidRPr="00E77497">
        <w:t xml:space="preserve"> if the </w:t>
      </w:r>
      <w:r w:rsidRPr="00E77497">
        <w:rPr>
          <w:rFonts w:ascii="Courier New" w:hAnsi="Courier New"/>
          <w:b/>
        </w:rPr>
        <w:t>global</w:t>
      </w:r>
      <w:r w:rsidRPr="00E77497">
        <w:t xml:space="preserve"> property is </w:t>
      </w:r>
      <w:r w:rsidRPr="00E77497">
        <w:rPr>
          <w:b/>
        </w:rPr>
        <w:t>true</w:t>
      </w:r>
      <w:r w:rsidRPr="00E77497">
        <w:t xml:space="preserve">, </w:t>
      </w:r>
      <w:r w:rsidRPr="00E77497">
        <w:rPr>
          <w:rFonts w:ascii="Courier New" w:hAnsi="Courier New"/>
          <w:sz w:val="18"/>
        </w:rPr>
        <w:t>"</w:t>
      </w:r>
      <w:r w:rsidRPr="00E77497">
        <w:rPr>
          <w:rFonts w:ascii="Courier New" w:hAnsi="Courier New"/>
          <w:b/>
        </w:rPr>
        <w:t>i</w:t>
      </w:r>
      <w:r w:rsidRPr="00E77497">
        <w:rPr>
          <w:rFonts w:ascii="Courier New" w:hAnsi="Courier New"/>
          <w:sz w:val="18"/>
        </w:rPr>
        <w:t>"</w:t>
      </w:r>
      <w:r w:rsidRPr="00E77497">
        <w:t xml:space="preserve"> if the </w:t>
      </w:r>
      <w:r w:rsidRPr="00E77497">
        <w:rPr>
          <w:rFonts w:ascii="Courier New" w:hAnsi="Courier New"/>
          <w:b/>
        </w:rPr>
        <w:t>ignoreCase</w:t>
      </w:r>
      <w:r w:rsidRPr="00E77497">
        <w:t xml:space="preserve"> property is </w:t>
      </w:r>
      <w:r w:rsidRPr="00E77497">
        <w:rPr>
          <w:b/>
        </w:rPr>
        <w:t>true</w:t>
      </w:r>
      <w:r w:rsidRPr="00E77497">
        <w:t xml:space="preserve">, and </w:t>
      </w:r>
      <w:r w:rsidRPr="00E77497">
        <w:rPr>
          <w:rFonts w:ascii="Courier New" w:hAnsi="Courier New"/>
          <w:sz w:val="18"/>
        </w:rPr>
        <w:t>"</w:t>
      </w:r>
      <w:r w:rsidRPr="00E77497">
        <w:rPr>
          <w:rFonts w:ascii="Courier New" w:hAnsi="Courier New"/>
          <w:b/>
        </w:rPr>
        <w:t>m</w:t>
      </w:r>
      <w:r w:rsidRPr="00E77497">
        <w:rPr>
          <w:rFonts w:ascii="Courier New" w:hAnsi="Courier New"/>
          <w:sz w:val="18"/>
        </w:rPr>
        <w:t>"</w:t>
      </w:r>
      <w:r w:rsidRPr="00E77497">
        <w:t xml:space="preserve"> if the </w:t>
      </w:r>
      <w:r w:rsidRPr="00E77497">
        <w:rPr>
          <w:rFonts w:ascii="Courier New" w:hAnsi="Courier New"/>
          <w:b/>
        </w:rPr>
        <w:t>multiline</w:t>
      </w:r>
      <w:r w:rsidRPr="00E77497">
        <w:t xml:space="preserve"> property is </w:t>
      </w:r>
      <w:r w:rsidRPr="00E77497">
        <w:rPr>
          <w:b/>
        </w:rPr>
        <w:t>true</w:t>
      </w:r>
      <w:r w:rsidRPr="00E77497">
        <w:rPr>
          <w:rFonts w:ascii="Courier New" w:hAnsi="Courier New"/>
          <w:b/>
        </w:rPr>
        <w:t>.</w:t>
      </w:r>
      <w:commentRangeEnd w:id="29651"/>
      <w:r w:rsidR="00134DAD">
        <w:rPr>
          <w:rStyle w:val="af3"/>
        </w:rPr>
        <w:commentReference w:id="29651"/>
      </w:r>
    </w:p>
    <w:p w14:paraId="0C3C6E05" w14:textId="77777777" w:rsidR="004C02EF" w:rsidRPr="00C7794D" w:rsidRDefault="004C02EF" w:rsidP="004C02EF">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0555610E" w14:textId="77777777" w:rsidR="004C02EF" w:rsidRPr="004D1BD1" w:rsidRDefault="004C02EF" w:rsidP="00F710D2">
      <w:pPr>
        <w:pStyle w:val="30"/>
        <w:numPr>
          <w:ilvl w:val="0"/>
          <w:numId w:val="0"/>
        </w:numPr>
      </w:pPr>
      <w:bookmarkStart w:id="29652" w:name="_Toc417706286"/>
      <w:bookmarkStart w:id="29653" w:name="_Toc432237651"/>
      <w:bookmarkStart w:id="29654" w:name="_Toc432984860"/>
      <w:bookmarkStart w:id="29655" w:name="_Toc472818961"/>
      <w:bookmarkStart w:id="29656" w:name="_Toc235503539"/>
      <w:bookmarkStart w:id="29657" w:name="_Toc241509314"/>
      <w:bookmarkStart w:id="29658" w:name="_Toc244416801"/>
      <w:bookmarkStart w:id="29659" w:name="_Toc276631165"/>
      <w:bookmarkStart w:id="29660" w:name="_Toc329528897"/>
      <w:r w:rsidRPr="004D1BD1">
        <w:t>15.10.7</w:t>
      </w:r>
      <w:r w:rsidRPr="004D1BD1">
        <w:tab/>
        <w:t>Properties of RegExp Instances</w:t>
      </w:r>
      <w:bookmarkEnd w:id="29652"/>
      <w:bookmarkEnd w:id="29653"/>
      <w:bookmarkEnd w:id="29654"/>
      <w:bookmarkEnd w:id="29655"/>
      <w:bookmarkEnd w:id="29656"/>
      <w:bookmarkEnd w:id="29657"/>
      <w:bookmarkEnd w:id="29658"/>
      <w:bookmarkEnd w:id="29659"/>
      <w:bookmarkEnd w:id="29660"/>
    </w:p>
    <w:p w14:paraId="37790225" w14:textId="77777777" w:rsidR="004C02EF" w:rsidRPr="00E77497" w:rsidRDefault="004C02EF" w:rsidP="004C02EF">
      <w:r w:rsidRPr="008B7F6F">
        <w:t xml:space="preserve">RegExp instances inherit properties from the RegExp prototype object and </w:t>
      </w:r>
      <w:del w:id="29661" w:author="Allen Wirfs-Brock" w:date="2011-07-02T14:36:00Z">
        <w:r w:rsidRPr="006B6D0A" w:rsidDel="00736F7F">
          <w:delText xml:space="preserve">their </w:delText>
        </w:r>
      </w:del>
      <w:ins w:id="29662" w:author="Allen Wirfs-Brock" w:date="2011-07-02T14:36:00Z">
        <w:r w:rsidR="00736F7F" w:rsidRPr="006B6D0A">
          <w:t xml:space="preserve">have a </w:t>
        </w:r>
      </w:ins>
      <w:r w:rsidRPr="006B6D0A">
        <w:t>[[</w:t>
      </w:r>
      <w:del w:id="29663" w:author="Allen Wirfs-Brock" w:date="2011-07-02T14:36:00Z">
        <w:r w:rsidRPr="00E65A34" w:rsidDel="00736F7F">
          <w:delText>Class</w:delText>
        </w:r>
      </w:del>
      <w:ins w:id="29664" w:author="Allen Wirfs-Brock" w:date="2011-07-02T14:36:00Z">
        <w:del w:id="29665" w:author="Rev 3 Allen Wirfs-Brock" w:date="2011-09-08T14:57:00Z">
          <w:r w:rsidR="00736F7F" w:rsidRPr="00546435" w:rsidDel="00BA3B3B">
            <w:delText>IsRegExp</w:delText>
          </w:r>
        </w:del>
      </w:ins>
      <w:ins w:id="29666" w:author="Rev 3 Allen Wirfs-Brock" w:date="2011-09-08T14:57:00Z">
        <w:r w:rsidR="00BA3B3B" w:rsidRPr="00A67AF2">
          <w:t>NativeBrand</w:t>
        </w:r>
      </w:ins>
      <w:r w:rsidRPr="00A67AF2">
        <w:t>]] internal property</w:t>
      </w:r>
      <w:ins w:id="29667" w:author="Rev 3 Allen Wirfs-Brock" w:date="2011-09-08T14:56:00Z">
        <w:r w:rsidR="00BA3B3B" w:rsidRPr="00A67AF2">
          <w:t xml:space="preserve"> whose value is NativeRegExp</w:t>
        </w:r>
      </w:ins>
      <w:del w:id="29668" w:author="Allen Wirfs-Brock" w:date="2011-07-02T14:36:00Z">
        <w:r w:rsidRPr="00B820AB" w:rsidDel="00736F7F">
          <w:delText xml:space="preserve"> value is </w:delText>
        </w:r>
        <w:r w:rsidRPr="00675B74" w:rsidDel="00736F7F">
          <w:rPr>
            <w:rFonts w:ascii="Courier New" w:hAnsi="Courier New" w:cs="Courier New"/>
            <w:b/>
          </w:rPr>
          <w:delText>"RegExp"</w:delText>
        </w:r>
      </w:del>
      <w:r w:rsidRPr="00E77497">
        <w:t xml:space="preserve">. RegExp instances also have a [[Match]] internal property and a </w:t>
      </w:r>
      <w:r w:rsidRPr="00E77497">
        <w:rPr>
          <w:rFonts w:ascii="Courier New" w:hAnsi="Courier New"/>
          <w:b/>
        </w:rPr>
        <w:t>length</w:t>
      </w:r>
      <w:r w:rsidRPr="00E77497">
        <w:t xml:space="preserve"> property.</w:t>
      </w:r>
    </w:p>
    <w:p w14:paraId="385417CA" w14:textId="77777777" w:rsidR="004C02EF" w:rsidRPr="00E77497" w:rsidRDefault="004C02EF" w:rsidP="004C02EF">
      <w:r w:rsidRPr="00E77497">
        <w:t xml:space="preserve">The value of the [[Match]] internal property is an implementation dependent representation of the </w:t>
      </w:r>
      <w:r w:rsidRPr="00E77497">
        <w:rPr>
          <w:rFonts w:ascii="Times New Roman" w:hAnsi="Times New Roman"/>
          <w:i/>
        </w:rPr>
        <w:t>Pattern</w:t>
      </w:r>
      <w:r w:rsidRPr="00E77497">
        <w:t xml:space="preserve"> of the RegExp object.</w:t>
      </w:r>
    </w:p>
    <w:p w14:paraId="0D216BC4" w14:textId="77777777" w:rsidR="004C02EF" w:rsidRPr="00E77497" w:rsidRDefault="004C02EF" w:rsidP="004C02EF">
      <w:r w:rsidRPr="00E77497">
        <w:t>RegExp instances also have the following properties.</w:t>
      </w:r>
    </w:p>
    <w:p w14:paraId="562FE756" w14:textId="77777777" w:rsidR="004C02EF" w:rsidRPr="00E77497" w:rsidRDefault="004C02EF" w:rsidP="004C02EF">
      <w:pPr>
        <w:pStyle w:val="40"/>
        <w:numPr>
          <w:ilvl w:val="0"/>
          <w:numId w:val="0"/>
        </w:numPr>
      </w:pPr>
      <w:r w:rsidRPr="00E77497">
        <w:t>15.10.7.1</w:t>
      </w:r>
      <w:r w:rsidRPr="00E77497">
        <w:tab/>
        <w:t>source</w:t>
      </w:r>
    </w:p>
    <w:p w14:paraId="06CAC3BC" w14:textId="77777777" w:rsidR="004C02EF" w:rsidRPr="00E77497" w:rsidRDefault="004C02EF" w:rsidP="004C02EF">
      <w:r w:rsidRPr="00E77497">
        <w:t xml:space="preserve">The value of the </w:t>
      </w:r>
      <w:r w:rsidRPr="00E77497">
        <w:rPr>
          <w:rFonts w:ascii="Courier New" w:hAnsi="Courier New"/>
          <w:b/>
        </w:rPr>
        <w:t>source</w:t>
      </w:r>
      <w:r w:rsidRPr="00E77497">
        <w:t xml:space="preserve"> property is a String in the form of a </w:t>
      </w:r>
      <w:r w:rsidRPr="00E77497">
        <w:rPr>
          <w:rStyle w:val="bnf"/>
        </w:rPr>
        <w:t>Pattern</w:t>
      </w:r>
      <w:r w:rsidRPr="00E77497">
        <w:t xml:space="preserve"> representing the current regular expression.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2BC3AF95" w14:textId="77777777" w:rsidR="004C02EF" w:rsidRPr="00E77497" w:rsidRDefault="004C02EF" w:rsidP="004C02EF">
      <w:pPr>
        <w:pStyle w:val="40"/>
        <w:numPr>
          <w:ilvl w:val="0"/>
          <w:numId w:val="0"/>
        </w:numPr>
      </w:pPr>
      <w:r w:rsidRPr="00E77497">
        <w:t>15.10.7.2</w:t>
      </w:r>
      <w:r w:rsidRPr="00E77497">
        <w:tab/>
        <w:t>global</w:t>
      </w:r>
    </w:p>
    <w:p w14:paraId="0D33A805" w14:textId="77777777" w:rsidR="004C02EF" w:rsidRPr="00E77497" w:rsidRDefault="004C02EF" w:rsidP="004C02EF">
      <w:r w:rsidRPr="00E77497">
        <w:t xml:space="preserve">The value of the </w:t>
      </w:r>
      <w:r w:rsidRPr="00E77497">
        <w:rPr>
          <w:rFonts w:ascii="Courier New" w:hAnsi="Courier New"/>
          <w:b/>
        </w:rPr>
        <w:t>global</w:t>
      </w:r>
      <w:r w:rsidRPr="00E77497">
        <w:t xml:space="preserve"> property is a Boolean value indicating whether the flags contained the character </w:t>
      </w:r>
      <w:r w:rsidRPr="00E77497">
        <w:rPr>
          <w:rFonts w:ascii="Courier New" w:hAnsi="Courier New"/>
          <w:b/>
        </w:rPr>
        <w:t>“g”</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11C186D6" w14:textId="77777777" w:rsidR="004C02EF" w:rsidRPr="00E77497" w:rsidRDefault="004C02EF" w:rsidP="004C02EF">
      <w:pPr>
        <w:pStyle w:val="40"/>
        <w:numPr>
          <w:ilvl w:val="0"/>
          <w:numId w:val="0"/>
        </w:numPr>
      </w:pPr>
      <w:bookmarkStart w:id="29669" w:name="_Ref408723499"/>
      <w:r w:rsidRPr="00E77497">
        <w:t>15.10.7.3</w:t>
      </w:r>
      <w:r w:rsidRPr="00E77497">
        <w:tab/>
        <w:t>ignoreCase</w:t>
      </w:r>
      <w:bookmarkEnd w:id="29669"/>
    </w:p>
    <w:p w14:paraId="485E6A00" w14:textId="77777777" w:rsidR="004C02EF" w:rsidRPr="00E77497" w:rsidRDefault="004C02EF" w:rsidP="004C02EF">
      <w:r w:rsidRPr="00E77497">
        <w:t xml:space="preserve">The value of the </w:t>
      </w:r>
      <w:r w:rsidRPr="00E77497">
        <w:rPr>
          <w:rFonts w:ascii="Courier New" w:hAnsi="Courier New"/>
          <w:b/>
        </w:rPr>
        <w:t>ignoreCase</w:t>
      </w:r>
      <w:r w:rsidRPr="00E77497">
        <w:t xml:space="preserve"> property is a Boolean value indicating whether the flags contained the character </w:t>
      </w:r>
      <w:r w:rsidRPr="00E77497">
        <w:rPr>
          <w:rFonts w:ascii="Courier New" w:hAnsi="Courier New"/>
          <w:b/>
        </w:rPr>
        <w:t>“i”</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69156CEC" w14:textId="77777777" w:rsidR="004C02EF" w:rsidRPr="00E77497" w:rsidRDefault="004C02EF" w:rsidP="004C02EF">
      <w:pPr>
        <w:pStyle w:val="40"/>
        <w:numPr>
          <w:ilvl w:val="0"/>
          <w:numId w:val="0"/>
        </w:numPr>
      </w:pPr>
      <w:r w:rsidRPr="00E77497">
        <w:t>15.10.7.4</w:t>
      </w:r>
      <w:r w:rsidRPr="00E77497">
        <w:tab/>
        <w:t>multiline</w:t>
      </w:r>
    </w:p>
    <w:p w14:paraId="76007B4A" w14:textId="77777777" w:rsidR="004C02EF" w:rsidRPr="00E77497" w:rsidRDefault="004C02EF" w:rsidP="004C02EF">
      <w:r w:rsidRPr="00E77497">
        <w:t xml:space="preserve">The value of the </w:t>
      </w:r>
      <w:r w:rsidRPr="00E77497">
        <w:rPr>
          <w:rFonts w:ascii="Courier New" w:hAnsi="Courier New"/>
          <w:b/>
        </w:rPr>
        <w:t>multiline</w:t>
      </w:r>
      <w:r w:rsidRPr="00E77497">
        <w:t xml:space="preserve"> property is a Boolean value indicating whether the flags contained the character </w:t>
      </w:r>
      <w:r w:rsidRPr="00E77497">
        <w:rPr>
          <w:rFonts w:ascii="Courier New" w:hAnsi="Courier New"/>
          <w:b/>
        </w:rPr>
        <w:t>“m”</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0B86B2C2" w14:textId="77777777" w:rsidR="004C02EF" w:rsidRPr="00E77497" w:rsidRDefault="004C02EF" w:rsidP="004C02EF">
      <w:pPr>
        <w:pStyle w:val="40"/>
        <w:numPr>
          <w:ilvl w:val="0"/>
          <w:numId w:val="0"/>
        </w:numPr>
      </w:pPr>
      <w:bookmarkStart w:id="29670" w:name="_Ref408723429"/>
      <w:r w:rsidRPr="00E77497">
        <w:t>15.10.7.5</w:t>
      </w:r>
      <w:r w:rsidRPr="00E77497">
        <w:tab/>
        <w:t>lastIndex</w:t>
      </w:r>
      <w:bookmarkEnd w:id="29670"/>
    </w:p>
    <w:p w14:paraId="49846D1B" w14:textId="77777777" w:rsidR="004C02EF" w:rsidRPr="00A67AF2" w:rsidRDefault="004C02EF" w:rsidP="004C02EF">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15.10.6.2).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14:paraId="785A7A39" w14:textId="77777777" w:rsidR="004C02EF" w:rsidRPr="00B820AB" w:rsidRDefault="004C02EF" w:rsidP="004C02EF">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14:paraId="420FDF9B" w14:textId="77777777" w:rsidR="004C02EF" w:rsidRPr="00675B74" w:rsidRDefault="004C02EF" w:rsidP="00F710D2">
      <w:pPr>
        <w:pStyle w:val="20"/>
        <w:numPr>
          <w:ilvl w:val="0"/>
          <w:numId w:val="0"/>
        </w:numPr>
      </w:pPr>
      <w:bookmarkStart w:id="29671" w:name="_Toc449970607"/>
      <w:bookmarkStart w:id="29672" w:name="_Ref456011623"/>
      <w:bookmarkStart w:id="29673" w:name="_Ref457710787"/>
      <w:bookmarkStart w:id="29674" w:name="_Ref457792928"/>
      <w:bookmarkStart w:id="29675" w:name="_Toc472818962"/>
      <w:bookmarkStart w:id="29676" w:name="_Toc235503540"/>
      <w:bookmarkStart w:id="29677" w:name="_Toc241509315"/>
      <w:bookmarkStart w:id="29678" w:name="_Toc244416802"/>
      <w:bookmarkStart w:id="29679" w:name="_Toc276631166"/>
      <w:bookmarkStart w:id="29680" w:name="_Toc329528898"/>
      <w:r w:rsidRPr="00675B74">
        <w:t>15.11</w:t>
      </w:r>
      <w:r w:rsidRPr="00675B74">
        <w:tab/>
        <w:t>Error Objects</w:t>
      </w:r>
      <w:bookmarkEnd w:id="29671"/>
      <w:bookmarkEnd w:id="29672"/>
      <w:bookmarkEnd w:id="29673"/>
      <w:bookmarkEnd w:id="29674"/>
      <w:bookmarkEnd w:id="29675"/>
      <w:bookmarkEnd w:id="29676"/>
      <w:bookmarkEnd w:id="29677"/>
      <w:bookmarkEnd w:id="29678"/>
      <w:bookmarkEnd w:id="29679"/>
      <w:bookmarkEnd w:id="29680"/>
    </w:p>
    <w:p w14:paraId="760223BC" w14:textId="77777777" w:rsidR="004C02EF" w:rsidRPr="00E77497" w:rsidRDefault="004C02EF" w:rsidP="004C02EF">
      <w:bookmarkStart w:id="29681" w:name="_Toc449970608"/>
      <w:bookmarkStart w:id="29682" w:name="_Ref456002936"/>
      <w:r w:rsidRPr="00E77497">
        <w:t>Instances of Error objects are thrown as exceptions when runtime errors occur. The Error objects may also serve as base objects for user-defined exception classes.</w:t>
      </w:r>
    </w:p>
    <w:p w14:paraId="4B21C8C0" w14:textId="77777777" w:rsidR="004C02EF" w:rsidRPr="00E77497" w:rsidRDefault="004C02EF" w:rsidP="00F710D2">
      <w:pPr>
        <w:pStyle w:val="30"/>
        <w:numPr>
          <w:ilvl w:val="0"/>
          <w:numId w:val="0"/>
        </w:numPr>
      </w:pPr>
      <w:bookmarkStart w:id="29683" w:name="_Ref464292699"/>
      <w:bookmarkStart w:id="29684" w:name="_Toc472818963"/>
      <w:bookmarkStart w:id="29685" w:name="_Toc235503541"/>
      <w:bookmarkStart w:id="29686" w:name="_Toc241509316"/>
      <w:bookmarkStart w:id="29687" w:name="_Toc244416803"/>
      <w:bookmarkStart w:id="29688" w:name="_Toc276631167"/>
      <w:bookmarkStart w:id="29689" w:name="_Toc329528899"/>
      <w:r w:rsidRPr="00E77497">
        <w:t>15.11.1</w:t>
      </w:r>
      <w:r w:rsidRPr="00E77497">
        <w:tab/>
        <w:t>The Error Constructor Called as a Function</w:t>
      </w:r>
      <w:bookmarkEnd w:id="29681"/>
      <w:bookmarkEnd w:id="29682"/>
      <w:bookmarkEnd w:id="29683"/>
      <w:bookmarkEnd w:id="29684"/>
      <w:bookmarkEnd w:id="29685"/>
      <w:bookmarkEnd w:id="29686"/>
      <w:bookmarkEnd w:id="29687"/>
      <w:bookmarkEnd w:id="29688"/>
      <w:bookmarkEnd w:id="29689"/>
    </w:p>
    <w:p w14:paraId="6A1F457D" w14:textId="77777777" w:rsidR="004C02EF" w:rsidRPr="00E77497" w:rsidRDefault="004C02EF" w:rsidP="004C02EF">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p>
    <w:p w14:paraId="4CB9C126" w14:textId="77777777" w:rsidR="004C02EF" w:rsidRPr="00E77497" w:rsidRDefault="004C02EF" w:rsidP="004C02EF">
      <w:pPr>
        <w:pStyle w:val="40"/>
        <w:numPr>
          <w:ilvl w:val="0"/>
          <w:numId w:val="0"/>
        </w:numPr>
      </w:pPr>
      <w:r w:rsidRPr="00E77497">
        <w:t>15.11.1.1</w:t>
      </w:r>
      <w:r w:rsidRPr="00E77497">
        <w:tab/>
        <w:t>Error (message)</w:t>
      </w:r>
    </w:p>
    <w:p w14:paraId="0D33A87F" w14:textId="77777777" w:rsidR="004C02EF" w:rsidRPr="00E77497" w:rsidRDefault="004C02EF" w:rsidP="004C02EF">
      <w:bookmarkStart w:id="29690" w:name="_Toc449970609"/>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11D3D3E0" w14:textId="77777777" w:rsidR="004C02EF" w:rsidRPr="00E77497" w:rsidRDefault="004C02EF" w:rsidP="004C02EF">
      <w:r w:rsidRPr="00E77497">
        <w:t xml:space="preserve">The </w:t>
      </w:r>
      <w:del w:id="29691" w:author="Allen Wirfs-Brock" w:date="2011-07-02T14:37:00Z">
        <w:r w:rsidRPr="00E77497" w:rsidDel="00736F7F">
          <w:delText xml:space="preserve">[[Class]] internal property of the </w:delText>
        </w:r>
      </w:del>
      <w:r w:rsidRPr="00E77497">
        <w:t xml:space="preserve">newly constructed object </w:t>
      </w:r>
      <w:del w:id="29692" w:author="Allen Wirfs-Brock" w:date="2011-07-02T14:38:00Z">
        <w:r w:rsidRPr="00E77497" w:rsidDel="00736F7F">
          <w:delText xml:space="preserve">is </w:delText>
        </w:r>
      </w:del>
      <w:del w:id="29693" w:author="Allen Wirfs-Brock" w:date="2011-07-02T14:37:00Z">
        <w:r w:rsidRPr="00E77497" w:rsidDel="00736F7F">
          <w:delText xml:space="preserve">set to </w:delText>
        </w:r>
        <w:r w:rsidRPr="00E77497" w:rsidDel="00736F7F">
          <w:rPr>
            <w:rFonts w:ascii="Courier New" w:hAnsi="Courier New"/>
            <w:b/>
          </w:rPr>
          <w:delText>"Error"</w:delText>
        </w:r>
      </w:del>
      <w:ins w:id="29694" w:author="Allen Wirfs-Brock" w:date="2011-07-02T14:37:00Z">
        <w:r w:rsidR="00736F7F" w:rsidRPr="00E77497">
          <w:t>has a</w:t>
        </w:r>
        <w:del w:id="29695" w:author="Rev 3 Allen Wirfs-Brock" w:date="2011-09-08T14:58:00Z">
          <w:r w:rsidR="00736F7F" w:rsidRPr="00E77497" w:rsidDel="00BA3B3B">
            <w:delText>n</w:delText>
          </w:r>
        </w:del>
        <w:r w:rsidR="00736F7F" w:rsidRPr="00E77497">
          <w:t xml:space="preserve"> [[</w:t>
        </w:r>
        <w:del w:id="29696" w:author="Rev 3 Allen Wirfs-Brock" w:date="2011-09-08T14:58:00Z">
          <w:r w:rsidR="00736F7F" w:rsidRPr="00E77497" w:rsidDel="00BA3B3B">
            <w:delText>IsError</w:delText>
          </w:r>
        </w:del>
      </w:ins>
      <w:ins w:id="29697" w:author="Rev 3 Allen Wirfs-Brock" w:date="2011-09-08T14:58:00Z">
        <w:r w:rsidR="00BA3B3B" w:rsidRPr="00E77497">
          <w:t>NativeBrand</w:t>
        </w:r>
      </w:ins>
      <w:ins w:id="29698" w:author="Allen Wirfs-Brock" w:date="2011-07-02T14:37:00Z">
        <w:r w:rsidR="00736F7F" w:rsidRPr="00E77497">
          <w:t>]] internal property</w:t>
        </w:r>
      </w:ins>
      <w:ins w:id="29699" w:author="Rev 3 Allen Wirfs-Brock" w:date="2011-09-08T14:58:00Z">
        <w:r w:rsidR="00BA3B3B" w:rsidRPr="00E77497">
          <w:t xml:space="preserve"> whose value is NativeError</w:t>
        </w:r>
      </w:ins>
      <w:r w:rsidRPr="00E77497">
        <w:t>.</w:t>
      </w:r>
    </w:p>
    <w:p w14:paraId="0673F3A6"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2956CE6B" w14:textId="77777777" w:rsidR="004C02EF" w:rsidRPr="00E77497" w:rsidRDefault="004C02EF" w:rsidP="004C02EF">
      <w:bookmarkStart w:id="29700" w:name="_Ref456002941"/>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0239B1AC" w14:textId="77777777" w:rsidR="004C02EF" w:rsidRPr="00E77497" w:rsidRDefault="004C02EF" w:rsidP="00F710D2">
      <w:pPr>
        <w:pStyle w:val="30"/>
        <w:numPr>
          <w:ilvl w:val="0"/>
          <w:numId w:val="0"/>
        </w:numPr>
      </w:pPr>
      <w:bookmarkStart w:id="29701" w:name="_Ref464292724"/>
      <w:bookmarkStart w:id="29702" w:name="_Toc472818964"/>
      <w:bookmarkStart w:id="29703" w:name="_Toc235503542"/>
      <w:bookmarkStart w:id="29704" w:name="_Toc241509317"/>
      <w:bookmarkStart w:id="29705" w:name="_Toc244416804"/>
      <w:bookmarkStart w:id="29706" w:name="_Toc276631168"/>
      <w:bookmarkStart w:id="29707" w:name="_Toc329528900"/>
      <w:r w:rsidRPr="00E77497">
        <w:t>15.11.2</w:t>
      </w:r>
      <w:r w:rsidRPr="00E77497">
        <w:tab/>
        <w:t>The Error Constructor</w:t>
      </w:r>
      <w:bookmarkEnd w:id="29690"/>
      <w:bookmarkEnd w:id="29700"/>
      <w:bookmarkEnd w:id="29701"/>
      <w:bookmarkEnd w:id="29702"/>
      <w:bookmarkEnd w:id="29703"/>
      <w:bookmarkEnd w:id="29704"/>
      <w:bookmarkEnd w:id="29705"/>
      <w:bookmarkEnd w:id="29706"/>
      <w:bookmarkEnd w:id="29707"/>
    </w:p>
    <w:p w14:paraId="7A61BBF1" w14:textId="77777777" w:rsidR="004C02EF" w:rsidRPr="00E77497" w:rsidRDefault="004C02EF" w:rsidP="004C02EF">
      <w:r w:rsidRPr="00E77497">
        <w:t xml:space="preserve">When </w:t>
      </w:r>
      <w:r w:rsidRPr="00E77497">
        <w:rPr>
          <w:rFonts w:ascii="Courier New" w:hAnsi="Courier New"/>
          <w:b/>
        </w:rPr>
        <w:t>Error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1274100E" w14:textId="77777777" w:rsidR="004C02EF" w:rsidRPr="00E77497" w:rsidRDefault="004C02EF" w:rsidP="004C02EF">
      <w:pPr>
        <w:pStyle w:val="40"/>
        <w:numPr>
          <w:ilvl w:val="0"/>
          <w:numId w:val="0"/>
        </w:numPr>
      </w:pPr>
      <w:r w:rsidRPr="00E77497">
        <w:t>15.11.2.1</w:t>
      </w:r>
      <w:r w:rsidRPr="00E77497">
        <w:tab/>
        <w:t>new Error (message)</w:t>
      </w:r>
    </w:p>
    <w:p w14:paraId="0998AB1A" w14:textId="77777777" w:rsidR="004C02EF" w:rsidRPr="00E77497" w:rsidRDefault="004C02EF" w:rsidP="004C02EF">
      <w:bookmarkStart w:id="29708" w:name="_Toc449970610"/>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40E8B8E5" w14:textId="77777777" w:rsidR="004C02EF" w:rsidRPr="00E77497" w:rsidRDefault="004C02EF" w:rsidP="004C02EF">
      <w:r w:rsidRPr="00E77497">
        <w:t xml:space="preserve">The </w:t>
      </w:r>
      <w:del w:id="29709" w:author="Allen Wirfs-Brock" w:date="2011-07-02T14:39:00Z">
        <w:r w:rsidRPr="00E77497" w:rsidDel="00736F7F">
          <w:delText xml:space="preserve">[[Class]] internal property of the </w:delText>
        </w:r>
      </w:del>
      <w:r w:rsidRPr="00E77497">
        <w:t xml:space="preserve">newly constructed </w:t>
      </w:r>
      <w:del w:id="29710" w:author="Allen Wirfs-Brock" w:date="2011-07-02T14:39:00Z">
        <w:r w:rsidRPr="00E77497" w:rsidDel="00736F7F">
          <w:delText xml:space="preserve">Error </w:delText>
        </w:r>
      </w:del>
      <w:r w:rsidRPr="00E77497">
        <w:t xml:space="preserve">object </w:t>
      </w:r>
      <w:ins w:id="29711" w:author="Allen Wirfs-Brock" w:date="2011-07-02T14:39:00Z">
        <w:r w:rsidR="00736F7F" w:rsidRPr="00E77497">
          <w:t>has a</w:t>
        </w:r>
        <w:del w:id="29712" w:author="Rev 3 Allen Wirfs-Brock" w:date="2011-09-08T14:59:00Z">
          <w:r w:rsidR="00736F7F" w:rsidRPr="00E77497" w:rsidDel="00BA3B3B">
            <w:delText>n</w:delText>
          </w:r>
        </w:del>
        <w:r w:rsidR="00736F7F" w:rsidRPr="00E77497">
          <w:t xml:space="preserve"> [[</w:t>
        </w:r>
        <w:del w:id="29713" w:author="Rev 3 Allen Wirfs-Brock" w:date="2011-09-08T14:59:00Z">
          <w:r w:rsidR="00736F7F" w:rsidRPr="00E77497" w:rsidDel="00BA3B3B">
            <w:delText>IsError</w:delText>
          </w:r>
        </w:del>
      </w:ins>
      <w:ins w:id="29714" w:author="Rev 3 Allen Wirfs-Brock" w:date="2011-09-08T14:59:00Z">
        <w:r w:rsidR="00BA3B3B" w:rsidRPr="00E77497">
          <w:t>NativeBrand</w:t>
        </w:r>
      </w:ins>
      <w:ins w:id="29715" w:author="Allen Wirfs-Brock" w:date="2011-07-02T14:39:00Z">
        <w:r w:rsidR="00736F7F" w:rsidRPr="00E77497">
          <w:t>]] internal property</w:t>
        </w:r>
      </w:ins>
      <w:ins w:id="29716" w:author="Rev 3 Allen Wirfs-Brock" w:date="2011-09-08T14:59:00Z">
        <w:r w:rsidR="00BA3B3B" w:rsidRPr="00E77497">
          <w:t xml:space="preserve"> whose value is NativeError</w:t>
        </w:r>
        <w:r w:rsidR="00BA3B3B" w:rsidRPr="00E77497" w:rsidDel="00736F7F">
          <w:t xml:space="preserve"> </w:t>
        </w:r>
      </w:ins>
      <w:del w:id="29717" w:author="Allen Wirfs-Brock" w:date="2011-07-02T14:39:00Z">
        <w:r w:rsidRPr="00E77497" w:rsidDel="00736F7F">
          <w:delText xml:space="preserve">is set to </w:delText>
        </w:r>
        <w:r w:rsidRPr="00E77497" w:rsidDel="00736F7F">
          <w:rPr>
            <w:rFonts w:ascii="Courier New" w:hAnsi="Courier New"/>
            <w:b/>
          </w:rPr>
          <w:delText>"Error"</w:delText>
        </w:r>
      </w:del>
      <w:r w:rsidRPr="00E77497">
        <w:t>.</w:t>
      </w:r>
    </w:p>
    <w:p w14:paraId="3B0A08BA"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AFD91C1" w14:textId="77777777" w:rsidR="004C02EF" w:rsidRPr="00E77497" w:rsidRDefault="004C02EF" w:rsidP="004C02EF">
      <w:bookmarkStart w:id="29718" w:name="_Ref457710003"/>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3CCD45D9" w14:textId="77777777" w:rsidR="004C02EF" w:rsidRPr="00E77497" w:rsidRDefault="004C02EF" w:rsidP="00F710D2">
      <w:pPr>
        <w:pStyle w:val="30"/>
        <w:numPr>
          <w:ilvl w:val="0"/>
          <w:numId w:val="0"/>
        </w:numPr>
      </w:pPr>
      <w:bookmarkStart w:id="29719" w:name="_Toc472818965"/>
      <w:bookmarkStart w:id="29720" w:name="_Toc235503543"/>
      <w:bookmarkStart w:id="29721" w:name="_Toc241509318"/>
      <w:bookmarkStart w:id="29722" w:name="_Toc244416805"/>
      <w:bookmarkStart w:id="29723" w:name="_Toc276631169"/>
      <w:bookmarkStart w:id="29724" w:name="_Toc329528901"/>
      <w:r w:rsidRPr="00E77497">
        <w:t>15.11.3</w:t>
      </w:r>
      <w:r w:rsidRPr="00E77497">
        <w:tab/>
        <w:t>Properties of the Error Constructor</w:t>
      </w:r>
      <w:bookmarkEnd w:id="29708"/>
      <w:bookmarkEnd w:id="29718"/>
      <w:bookmarkEnd w:id="29719"/>
      <w:bookmarkEnd w:id="29720"/>
      <w:bookmarkEnd w:id="29721"/>
      <w:bookmarkEnd w:id="29722"/>
      <w:bookmarkEnd w:id="29723"/>
      <w:bookmarkEnd w:id="29724"/>
    </w:p>
    <w:p w14:paraId="29FD5A2B" w14:textId="77777777" w:rsidR="004C02EF" w:rsidRPr="00E77497" w:rsidRDefault="004C02EF" w:rsidP="004C02EF">
      <w:r w:rsidRPr="00E77497">
        <w:t>The value of the [[Prototype]] internal property of the Error constructor is the Function prototype object (15.3.4).</w:t>
      </w:r>
    </w:p>
    <w:p w14:paraId="7778F045"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14:paraId="75A6804C" w14:textId="77777777" w:rsidR="004C02EF" w:rsidRPr="00E77497" w:rsidRDefault="004C02EF" w:rsidP="004C02EF">
      <w:pPr>
        <w:pStyle w:val="40"/>
        <w:numPr>
          <w:ilvl w:val="0"/>
          <w:numId w:val="0"/>
        </w:numPr>
      </w:pPr>
      <w:bookmarkStart w:id="29725" w:name="_Ref455964627"/>
      <w:r w:rsidRPr="00E77497">
        <w:t>15.11.3.1</w:t>
      </w:r>
      <w:r w:rsidRPr="00E77497">
        <w:tab/>
        <w:t>Error.prototype</w:t>
      </w:r>
      <w:bookmarkEnd w:id="29725"/>
    </w:p>
    <w:p w14:paraId="0F94DFEB" w14:textId="77777777" w:rsidR="004C02EF" w:rsidRPr="00E77497" w:rsidRDefault="004C02EF" w:rsidP="004C02EF">
      <w:r w:rsidRPr="00E77497">
        <w:t xml:space="preserve">The initial value of </w:t>
      </w:r>
      <w:r w:rsidRPr="00E77497">
        <w:rPr>
          <w:rFonts w:ascii="Courier New" w:hAnsi="Courier New"/>
          <w:b/>
        </w:rPr>
        <w:t>Error.prototype</w:t>
      </w:r>
      <w:r w:rsidRPr="00E77497">
        <w:t xml:space="preserve"> is the Error prototype object (15.11.4).</w:t>
      </w:r>
    </w:p>
    <w:p w14:paraId="5D5EFB08"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1FD158BF" w14:textId="77777777" w:rsidR="004C02EF" w:rsidRPr="00E77497" w:rsidRDefault="004C02EF" w:rsidP="00F710D2">
      <w:pPr>
        <w:pStyle w:val="30"/>
        <w:numPr>
          <w:ilvl w:val="0"/>
          <w:numId w:val="0"/>
        </w:numPr>
      </w:pPr>
      <w:bookmarkStart w:id="29726" w:name="_Ref457102523"/>
      <w:bookmarkStart w:id="29727" w:name="_Ref457710788"/>
      <w:bookmarkStart w:id="29728" w:name="_Toc472818966"/>
      <w:bookmarkStart w:id="29729" w:name="_Toc235503544"/>
      <w:bookmarkStart w:id="29730" w:name="_Toc241509319"/>
      <w:bookmarkStart w:id="29731" w:name="_Toc244416806"/>
      <w:bookmarkStart w:id="29732" w:name="_Toc276631170"/>
      <w:bookmarkStart w:id="29733" w:name="_Toc329528902"/>
      <w:r w:rsidRPr="00E77497">
        <w:t>15.11.4</w:t>
      </w:r>
      <w:r w:rsidRPr="00E77497">
        <w:tab/>
        <w:t>Properties of the Error Prototype Object</w:t>
      </w:r>
      <w:bookmarkEnd w:id="29726"/>
      <w:bookmarkEnd w:id="29727"/>
      <w:bookmarkEnd w:id="29728"/>
      <w:bookmarkEnd w:id="29729"/>
      <w:bookmarkEnd w:id="29730"/>
      <w:bookmarkEnd w:id="29731"/>
      <w:bookmarkEnd w:id="29732"/>
      <w:bookmarkEnd w:id="29733"/>
    </w:p>
    <w:p w14:paraId="3D464E03" w14:textId="77777777" w:rsidR="004C02EF" w:rsidRPr="00E77497" w:rsidRDefault="004C02EF" w:rsidP="004C02EF">
      <w:r w:rsidRPr="00E77497">
        <w:t xml:space="preserve">The Error prototype object is itself an Error object </w:t>
      </w:r>
      <w:ins w:id="29734" w:author="Allen Wirfs-Brock" w:date="2011-07-02T14:39:00Z">
        <w:r w:rsidR="00736F7F" w:rsidRPr="00E77497">
          <w:t>and has a</w:t>
        </w:r>
        <w:del w:id="29735" w:author="Rev 3 Allen Wirfs-Brock" w:date="2011-09-08T14:59:00Z">
          <w:r w:rsidR="00736F7F" w:rsidRPr="00E77497" w:rsidDel="00BA3B3B">
            <w:delText>n</w:delText>
          </w:r>
        </w:del>
        <w:r w:rsidR="00736F7F" w:rsidRPr="00E77497">
          <w:t xml:space="preserve"> [[</w:t>
        </w:r>
        <w:del w:id="29736" w:author="Rev 3 Allen Wirfs-Brock" w:date="2011-09-08T14:59:00Z">
          <w:r w:rsidR="00736F7F" w:rsidRPr="00E77497" w:rsidDel="00BA3B3B">
            <w:delText>IsError</w:delText>
          </w:r>
        </w:del>
      </w:ins>
      <w:ins w:id="29737" w:author="Rev 3 Allen Wirfs-Brock" w:date="2011-09-08T14:59:00Z">
        <w:r w:rsidR="00BA3B3B" w:rsidRPr="00E77497">
          <w:t>NativeBrand</w:t>
        </w:r>
      </w:ins>
      <w:ins w:id="29738" w:author="Allen Wirfs-Brock" w:date="2011-07-02T14:39:00Z">
        <w:r w:rsidR="00736F7F" w:rsidRPr="00E77497">
          <w:t>]] internal property</w:t>
        </w:r>
      </w:ins>
      <w:ins w:id="29739" w:author="Rev 3 Allen Wirfs-Brock" w:date="2011-09-08T14:59:00Z">
        <w:r w:rsidR="00BA3B3B" w:rsidRPr="00E77497">
          <w:t xml:space="preserve"> whose value is NativeError</w:t>
        </w:r>
        <w:r w:rsidR="00BA3B3B" w:rsidRPr="00E77497" w:rsidDel="00736F7F">
          <w:t xml:space="preserve"> </w:t>
        </w:r>
      </w:ins>
      <w:del w:id="29740" w:author="Allen Wirfs-Brock" w:date="2011-07-02T14:39:00Z">
        <w:r w:rsidRPr="00E77497" w:rsidDel="00736F7F">
          <w:delText xml:space="preserve">(its [[Class]] is </w:delText>
        </w:r>
        <w:r w:rsidRPr="00E77497" w:rsidDel="00736F7F">
          <w:rPr>
            <w:rFonts w:ascii="Courier New" w:hAnsi="Courier New"/>
            <w:b/>
          </w:rPr>
          <w:delText>"Error"</w:delText>
        </w:r>
        <w:r w:rsidRPr="00E77497" w:rsidDel="00736F7F">
          <w:delText>)</w:delText>
        </w:r>
      </w:del>
      <w:r w:rsidRPr="00E77497">
        <w:t>.</w:t>
      </w:r>
    </w:p>
    <w:p w14:paraId="4D2B8C86" w14:textId="77777777" w:rsidR="004C02EF" w:rsidRPr="00E77497" w:rsidRDefault="004C02EF" w:rsidP="004C02EF">
      <w:r w:rsidRPr="00E77497">
        <w:t>The value of the [[Prototype]] internal property of the Error prototype object is the standard built-in Object prototype object (15.2.4).</w:t>
      </w:r>
    </w:p>
    <w:p w14:paraId="1ABADCCE" w14:textId="77777777" w:rsidR="004C02EF" w:rsidRPr="00E77497" w:rsidRDefault="004C02EF" w:rsidP="004C02EF">
      <w:pPr>
        <w:pStyle w:val="40"/>
        <w:numPr>
          <w:ilvl w:val="0"/>
          <w:numId w:val="0"/>
        </w:numPr>
      </w:pPr>
      <w:r w:rsidRPr="00E77497">
        <w:t>15.11.4.1</w:t>
      </w:r>
      <w:r w:rsidRPr="00E77497">
        <w:tab/>
        <w:t>Error.prototype.constructor</w:t>
      </w:r>
    </w:p>
    <w:p w14:paraId="0DB58270" w14:textId="77777777" w:rsidR="004C02EF" w:rsidRPr="00E77497" w:rsidRDefault="004C02EF" w:rsidP="004C02EF">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0759ADA0" w14:textId="77777777" w:rsidR="004C02EF" w:rsidRPr="00E77497" w:rsidRDefault="004C02EF" w:rsidP="004C02EF">
      <w:pPr>
        <w:pStyle w:val="40"/>
        <w:numPr>
          <w:ilvl w:val="0"/>
          <w:numId w:val="0"/>
        </w:numPr>
      </w:pPr>
      <w:r w:rsidRPr="00E77497">
        <w:t>15.11.4.2</w:t>
      </w:r>
      <w:r w:rsidRPr="00E77497">
        <w:tab/>
        <w:t>Error.prototype.name</w:t>
      </w:r>
    </w:p>
    <w:p w14:paraId="166689AD" w14:textId="77777777" w:rsidR="004C02EF" w:rsidRPr="00E77497" w:rsidRDefault="004C02EF" w:rsidP="004C02EF">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76BC6E50" w14:textId="77777777" w:rsidR="004C02EF" w:rsidRPr="00E77497" w:rsidRDefault="004C02EF" w:rsidP="004C02EF">
      <w:pPr>
        <w:pStyle w:val="40"/>
        <w:numPr>
          <w:ilvl w:val="0"/>
          <w:numId w:val="0"/>
        </w:numPr>
      </w:pPr>
      <w:r w:rsidRPr="00E77497">
        <w:t>15.11.4.3</w:t>
      </w:r>
      <w:r w:rsidRPr="00E77497">
        <w:tab/>
        <w:t>Error.prototype.message</w:t>
      </w:r>
    </w:p>
    <w:p w14:paraId="35E0E34E" w14:textId="77777777" w:rsidR="004C02EF" w:rsidRPr="00E77497" w:rsidRDefault="004C02EF" w:rsidP="004C02EF">
      <w:r w:rsidRPr="00E77497">
        <w:t xml:space="preserve">The initial value of </w:t>
      </w:r>
      <w:r w:rsidRPr="00E77497">
        <w:rPr>
          <w:rFonts w:ascii="Courier New" w:hAnsi="Courier New"/>
          <w:b/>
        </w:rPr>
        <w:t>Error.prototype.message</w:t>
      </w:r>
      <w:r w:rsidRPr="00E77497">
        <w:t xml:space="preserve"> is the empty String.</w:t>
      </w:r>
    </w:p>
    <w:p w14:paraId="0F7D0513" w14:textId="77777777" w:rsidR="004C02EF" w:rsidRPr="00E77497" w:rsidRDefault="004C02EF" w:rsidP="004C02EF">
      <w:pPr>
        <w:pStyle w:val="40"/>
        <w:numPr>
          <w:ilvl w:val="0"/>
          <w:numId w:val="0"/>
        </w:numPr>
      </w:pPr>
      <w:bookmarkStart w:id="29741" w:name="_Ref455972962"/>
      <w:r w:rsidRPr="00E77497">
        <w:t>15.11.4.4</w:t>
      </w:r>
      <w:r w:rsidRPr="00E77497">
        <w:tab/>
        <w:t>Error.prototype.toString ( )</w:t>
      </w:r>
      <w:bookmarkEnd w:id="29741"/>
    </w:p>
    <w:p w14:paraId="4A38664B" w14:textId="77777777" w:rsidR="004C02EF" w:rsidRPr="00E77497" w:rsidRDefault="004C02EF" w:rsidP="004C02EF">
      <w:bookmarkStart w:id="29742" w:name="_Toc449970612"/>
      <w:r w:rsidRPr="00E77497">
        <w:t>The following steps are taken:</w:t>
      </w:r>
    </w:p>
    <w:p w14:paraId="70B93485" w14:textId="77777777" w:rsidR="004C02EF" w:rsidRPr="00E77497" w:rsidRDefault="004C02EF" w:rsidP="003264E2">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14:paraId="0C20B407" w14:textId="77777777" w:rsidR="004C02EF" w:rsidRPr="00E77497" w:rsidRDefault="004C02EF" w:rsidP="003264E2">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14:paraId="5DA71E9F" w14:textId="77777777" w:rsidR="004C02EF" w:rsidRPr="00E77497" w:rsidRDefault="004C02EF" w:rsidP="003264E2">
      <w:pPr>
        <w:pStyle w:val="Alg4"/>
        <w:numPr>
          <w:ilvl w:val="0"/>
          <w:numId w:val="325"/>
        </w:numPr>
      </w:pPr>
      <w:r w:rsidRPr="00E77497">
        <w:t xml:space="preserve">Let </w:t>
      </w:r>
      <w:r w:rsidRPr="00E77497">
        <w:rPr>
          <w:i/>
        </w:rPr>
        <w:t>name</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name</w:t>
      </w:r>
      <w:r w:rsidRPr="00E77497">
        <w:rPr>
          <w:rFonts w:ascii="Courier New" w:hAnsi="Courier New"/>
        </w:rPr>
        <w:t>"</w:t>
      </w:r>
      <w:r w:rsidRPr="00E77497">
        <w:t>.</w:t>
      </w:r>
    </w:p>
    <w:p w14:paraId="6F4EAECC" w14:textId="77777777" w:rsidR="00175461" w:rsidRDefault="00175461" w:rsidP="003264E2">
      <w:pPr>
        <w:pStyle w:val="Alg4"/>
        <w:numPr>
          <w:ilvl w:val="0"/>
          <w:numId w:val="325"/>
        </w:numPr>
        <w:rPr>
          <w:ins w:id="29743" w:author="Rev 7 Allen Wirfs-Brock" w:date="2012-04-11T13:09:00Z"/>
        </w:rPr>
      </w:pPr>
      <w:ins w:id="29744" w:author="Rev 7 Allen Wirfs-Brock" w:date="2012-04-11T13:09:00Z">
        <w:r>
          <w:t>ReturnIfAbrupt(</w:t>
        </w:r>
        <w:r w:rsidRPr="00175461">
          <w:rPr>
            <w:i/>
          </w:rPr>
          <w:t>name</w:t>
        </w:r>
        <w:r>
          <w:t>).</w:t>
        </w:r>
      </w:ins>
    </w:p>
    <w:p w14:paraId="3894BDAC" w14:textId="77777777" w:rsidR="004C02EF" w:rsidRPr="00E77497" w:rsidRDefault="004C02EF" w:rsidP="003264E2">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14:paraId="3D3D492D" w14:textId="77777777" w:rsidR="004C02EF" w:rsidRPr="00E77497" w:rsidRDefault="004C02EF" w:rsidP="003264E2">
      <w:pPr>
        <w:pStyle w:val="Alg4"/>
        <w:numPr>
          <w:ilvl w:val="0"/>
          <w:numId w:val="325"/>
        </w:numPr>
      </w:pPr>
      <w:r w:rsidRPr="00E77497">
        <w:t xml:space="preserve">Let </w:t>
      </w:r>
      <w:r w:rsidRPr="00E77497">
        <w:rPr>
          <w:i/>
        </w:rPr>
        <w:t>msg</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message</w:t>
      </w:r>
      <w:r w:rsidRPr="00E77497">
        <w:rPr>
          <w:rFonts w:ascii="Courier New" w:hAnsi="Courier New"/>
        </w:rPr>
        <w:t>"</w:t>
      </w:r>
      <w:r w:rsidRPr="00E77497">
        <w:t>.</w:t>
      </w:r>
    </w:p>
    <w:p w14:paraId="732D0714" w14:textId="77777777" w:rsidR="00175461" w:rsidRDefault="00175461" w:rsidP="00175461">
      <w:pPr>
        <w:pStyle w:val="Alg4"/>
        <w:numPr>
          <w:ilvl w:val="0"/>
          <w:numId w:val="325"/>
        </w:numPr>
        <w:rPr>
          <w:ins w:id="29745" w:author="Rev 7 Allen Wirfs-Brock" w:date="2012-04-11T13:10:00Z"/>
        </w:rPr>
      </w:pPr>
      <w:ins w:id="29746" w:author="Rev 7 Allen Wirfs-Brock" w:date="2012-04-11T13:10:00Z">
        <w:r>
          <w:t>ReturnIfAbrupt(</w:t>
        </w:r>
        <w:r>
          <w:rPr>
            <w:i/>
          </w:rPr>
          <w:t>msg</w:t>
        </w:r>
        <w:r>
          <w:t>).</w:t>
        </w:r>
      </w:ins>
    </w:p>
    <w:p w14:paraId="21759243" w14:textId="77777777" w:rsidR="004C02EF" w:rsidRPr="004D1BD1" w:rsidRDefault="004C02EF" w:rsidP="003264E2">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undefined,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14:paraId="3678E1E4" w14:textId="77777777" w:rsidR="004C02EF" w:rsidRPr="004D1BD1" w:rsidDel="003264E2" w:rsidRDefault="004C02EF" w:rsidP="003264E2">
      <w:pPr>
        <w:pStyle w:val="Alg4"/>
        <w:numPr>
          <w:ilvl w:val="0"/>
          <w:numId w:val="325"/>
        </w:numPr>
        <w:rPr>
          <w:del w:id="29747" w:author="Rev 5 Allen Wirfs-Brock" w:date="2012-01-12T11:35:00Z"/>
        </w:rPr>
      </w:pPr>
      <w:del w:id="29748" w:author="Rev 5 Allen Wirfs-Brock" w:date="2012-01-12T11:35:00Z">
        <w:r w:rsidRPr="00C7794D" w:rsidDel="003264E2">
          <w:rPr>
            <w:rFonts w:eastAsia="Calibri"/>
          </w:rPr>
          <w:delText xml:space="preserve">If </w:delText>
        </w:r>
        <w:r w:rsidRPr="00C7794D" w:rsidDel="003264E2">
          <w:rPr>
            <w:rFonts w:eastAsia="Calibri"/>
            <w:i/>
          </w:rPr>
          <w:delText>msg</w:delText>
        </w:r>
        <w:r w:rsidRPr="00C7794D" w:rsidDel="003264E2">
          <w:rPr>
            <w:rFonts w:eastAsia="Calibri"/>
          </w:rPr>
          <w:delText xml:space="preserve"> is undefined, then let </w:delText>
        </w:r>
        <w:r w:rsidRPr="00C7794D" w:rsidDel="003264E2">
          <w:rPr>
            <w:rFonts w:eastAsia="Calibri"/>
            <w:i/>
            <w:iCs/>
          </w:rPr>
          <w:delText xml:space="preserve">msg </w:delText>
        </w:r>
        <w:r w:rsidRPr="00C7794D" w:rsidDel="003264E2">
          <w:rPr>
            <w:rFonts w:eastAsia="Calibri"/>
          </w:rPr>
          <w:delText>be the empty String</w:delText>
        </w:r>
        <w:r w:rsidRPr="004D1BD1" w:rsidDel="003264E2">
          <w:rPr>
            <w:rFonts w:eastAsia="Calibri"/>
          </w:rPr>
          <w:delText xml:space="preserve">; else let </w:delText>
        </w:r>
        <w:r w:rsidRPr="008B7F6F" w:rsidDel="003264E2">
          <w:rPr>
            <w:rFonts w:eastAsia="Calibri"/>
            <w:i/>
          </w:rPr>
          <w:delText>msg</w:delText>
        </w:r>
        <w:r w:rsidRPr="006B6D0A" w:rsidDel="003264E2">
          <w:rPr>
            <w:rFonts w:eastAsia="Calibri"/>
          </w:rPr>
          <w:delText xml:space="preserve"> be ToString(</w:delText>
        </w:r>
        <w:r w:rsidRPr="006B6D0A" w:rsidDel="003264E2">
          <w:rPr>
            <w:rFonts w:eastAsia="Calibri"/>
            <w:i/>
          </w:rPr>
          <w:delText>msg</w:delText>
        </w:r>
        <w:r w:rsidRPr="006B6D0A" w:rsidDel="003264E2">
          <w:rPr>
            <w:rFonts w:eastAsia="Calibri"/>
          </w:rPr>
          <w:delText>)</w:delText>
        </w:r>
        <w:r w:rsidRPr="00C7794D" w:rsidDel="003264E2">
          <w:rPr>
            <w:rFonts w:eastAsia="Calibri"/>
          </w:rPr>
          <w:delText>.</w:delText>
        </w:r>
      </w:del>
    </w:p>
    <w:p w14:paraId="567EC197"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14:paraId="57D5AEEC"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14:paraId="3BA4713F" w14:textId="77777777" w:rsidR="004C02EF" w:rsidRPr="004D1BD1" w:rsidRDefault="004C02EF" w:rsidP="003264E2">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14:paraId="2E994BBD" w14:textId="77777777" w:rsidR="004C02EF" w:rsidRPr="008B7F6F" w:rsidRDefault="004C02EF" w:rsidP="00F710D2">
      <w:pPr>
        <w:pStyle w:val="30"/>
        <w:numPr>
          <w:ilvl w:val="0"/>
          <w:numId w:val="0"/>
        </w:numPr>
      </w:pPr>
      <w:bookmarkStart w:id="29749" w:name="_Toc472818967"/>
      <w:bookmarkStart w:id="29750" w:name="_Toc235503545"/>
      <w:bookmarkStart w:id="29751" w:name="_Toc241509320"/>
      <w:bookmarkStart w:id="29752" w:name="_Toc244416807"/>
      <w:bookmarkStart w:id="29753" w:name="_Toc276631171"/>
      <w:bookmarkStart w:id="29754" w:name="_Toc329528903"/>
      <w:r w:rsidRPr="008B7F6F">
        <w:t>15.11.5</w:t>
      </w:r>
      <w:r w:rsidRPr="008B7F6F">
        <w:tab/>
        <w:t>Properties of Error Instances</w:t>
      </w:r>
      <w:bookmarkEnd w:id="29749"/>
      <w:bookmarkEnd w:id="29750"/>
      <w:bookmarkEnd w:id="29751"/>
      <w:bookmarkEnd w:id="29752"/>
      <w:bookmarkEnd w:id="29753"/>
      <w:bookmarkEnd w:id="29754"/>
    </w:p>
    <w:p w14:paraId="49FB60EF" w14:textId="77777777" w:rsidR="004C02EF" w:rsidRPr="00E77497" w:rsidRDefault="004C02EF" w:rsidP="004C02EF">
      <w:r w:rsidRPr="006B6D0A">
        <w:t xml:space="preserve">Error instances inherit properties from the Error prototype object and </w:t>
      </w:r>
      <w:ins w:id="29755" w:author="Allen Wirfs-Brock" w:date="2011-07-02T14:40:00Z">
        <w:r w:rsidR="00736F7F" w:rsidRPr="006B6D0A">
          <w:t>have a</w:t>
        </w:r>
        <w:del w:id="29756" w:author="Rev 3 Allen Wirfs-Brock" w:date="2011-09-08T14:59:00Z">
          <w:r w:rsidR="00736F7F" w:rsidRPr="006B6D0A" w:rsidDel="00BA3B3B">
            <w:delText>n</w:delText>
          </w:r>
        </w:del>
        <w:r w:rsidR="00736F7F" w:rsidRPr="00E65A34">
          <w:t xml:space="preserve"> [[</w:t>
        </w:r>
        <w:del w:id="29757" w:author="Rev 3 Allen Wirfs-Brock" w:date="2011-09-08T15:00:00Z">
          <w:r w:rsidR="00736F7F" w:rsidRPr="00546435" w:rsidDel="00BA3B3B">
            <w:delText>IsError</w:delText>
          </w:r>
        </w:del>
      </w:ins>
      <w:ins w:id="29758" w:author="Rev 3 Allen Wirfs-Brock" w:date="2011-09-08T15:00:00Z">
        <w:r w:rsidR="00BA3B3B" w:rsidRPr="00A67AF2">
          <w:t>NativeBrand</w:t>
        </w:r>
      </w:ins>
      <w:ins w:id="29759" w:author="Allen Wirfs-Brock" w:date="2011-07-02T14:40:00Z">
        <w:r w:rsidR="00736F7F" w:rsidRPr="00A67AF2">
          <w:t>]] internal property</w:t>
        </w:r>
      </w:ins>
      <w:ins w:id="29760" w:author="Rev 3 Allen Wirfs-Brock" w:date="2011-09-08T14:59:00Z">
        <w:r w:rsidR="00BA3B3B" w:rsidRPr="00A67AF2">
          <w:t xml:space="preserve"> whose value is NativeError</w:t>
        </w:r>
        <w:r w:rsidR="00BA3B3B" w:rsidRPr="00B820AB" w:rsidDel="00736F7F">
          <w:t xml:space="preserve"> </w:t>
        </w:r>
      </w:ins>
      <w:del w:id="29761" w:author="Allen Wirfs-Brock" w:date="2011-07-02T14:40:00Z">
        <w:r w:rsidRPr="00675B74" w:rsidDel="00736F7F">
          <w:delText xml:space="preserve">their [[Class]] internal property value is </w:delText>
        </w:r>
        <w:r w:rsidRPr="00E77497" w:rsidDel="00736F7F">
          <w:rPr>
            <w:rFonts w:ascii="Courier New" w:hAnsi="Courier New" w:cs="Courier New"/>
            <w:b/>
          </w:rPr>
          <w:delText>"Error"</w:delText>
        </w:r>
      </w:del>
      <w:r w:rsidRPr="00E77497">
        <w:t>.  Error instances have no special properties.</w:t>
      </w:r>
    </w:p>
    <w:p w14:paraId="4BC29168" w14:textId="77777777" w:rsidR="004C02EF" w:rsidRPr="00E77497" w:rsidRDefault="004C02EF" w:rsidP="00F710D2">
      <w:pPr>
        <w:pStyle w:val="30"/>
        <w:numPr>
          <w:ilvl w:val="0"/>
          <w:numId w:val="0"/>
        </w:numPr>
      </w:pPr>
      <w:bookmarkStart w:id="29762" w:name="_Ref463854015"/>
      <w:bookmarkStart w:id="29763" w:name="_Toc472818968"/>
      <w:bookmarkStart w:id="29764" w:name="_Toc235503546"/>
      <w:bookmarkStart w:id="29765" w:name="_Toc241509321"/>
      <w:bookmarkStart w:id="29766" w:name="_Toc244416808"/>
      <w:bookmarkStart w:id="29767" w:name="_Toc276631172"/>
      <w:bookmarkStart w:id="29768" w:name="_Toc329528904"/>
      <w:r w:rsidRPr="00E77497">
        <w:t>15.11.6</w:t>
      </w:r>
      <w:r w:rsidRPr="00E77497">
        <w:tab/>
        <w:t>Native Error Types Used in This Standard</w:t>
      </w:r>
      <w:bookmarkEnd w:id="29762"/>
      <w:bookmarkEnd w:id="29763"/>
      <w:bookmarkEnd w:id="29764"/>
      <w:bookmarkEnd w:id="29765"/>
      <w:bookmarkEnd w:id="29766"/>
      <w:bookmarkEnd w:id="29767"/>
      <w:bookmarkEnd w:id="29768"/>
    </w:p>
    <w:p w14:paraId="025121CB" w14:textId="77777777" w:rsidR="004C02EF" w:rsidRPr="00E77497" w:rsidRDefault="004C02EF" w:rsidP="004C02EF">
      <w:r w:rsidRPr="00E77497">
        <w:t xml:space="preserve">One of the </w:t>
      </w:r>
      <w:r w:rsidRPr="00E77497">
        <w:rPr>
          <w:i/>
        </w:rPr>
        <w:t>NativeError</w:t>
      </w:r>
      <w:r w:rsidRPr="00E77497">
        <w:t xml:space="preserve"> objects below is thrown when a runtime error is detected. All of these objects share the same structure, as described in 15.11.7.</w:t>
      </w:r>
    </w:p>
    <w:p w14:paraId="7D8A2882" w14:textId="77777777" w:rsidR="004C02EF" w:rsidRPr="00E77497" w:rsidRDefault="004C02EF" w:rsidP="004C02EF">
      <w:pPr>
        <w:pStyle w:val="40"/>
        <w:numPr>
          <w:ilvl w:val="0"/>
          <w:numId w:val="0"/>
        </w:numPr>
      </w:pPr>
      <w:bookmarkStart w:id="29769" w:name="_Ref464292837"/>
      <w:bookmarkStart w:id="29770" w:name="_Ref457211241"/>
      <w:bookmarkStart w:id="29771" w:name="_Ref457211223"/>
      <w:r w:rsidRPr="00E77497">
        <w:t>15.11.6.1</w:t>
      </w:r>
      <w:r w:rsidRPr="00E77497">
        <w:tab/>
        <w:t>EvalError</w:t>
      </w:r>
      <w:bookmarkEnd w:id="29769"/>
    </w:p>
    <w:p w14:paraId="3840F32C" w14:textId="77777777" w:rsidR="004C02EF" w:rsidRPr="00E77497" w:rsidRDefault="004C02EF" w:rsidP="004C02EF">
      <w:r w:rsidRPr="00E77497">
        <w:t>This exception is not currently used within this specification. This object remains for compatibility with previous editions of this specification.</w:t>
      </w:r>
    </w:p>
    <w:p w14:paraId="2EBDB7C7" w14:textId="77777777" w:rsidR="004C02EF" w:rsidRPr="00E77497" w:rsidRDefault="004C02EF" w:rsidP="004C02EF">
      <w:pPr>
        <w:pStyle w:val="40"/>
        <w:numPr>
          <w:ilvl w:val="0"/>
          <w:numId w:val="0"/>
        </w:numPr>
      </w:pPr>
      <w:bookmarkStart w:id="29772" w:name="_Ref457211232"/>
      <w:r w:rsidRPr="00E77497">
        <w:t>15.11.6.2</w:t>
      </w:r>
      <w:r w:rsidRPr="00E77497">
        <w:tab/>
        <w:t>RangeError</w:t>
      </w:r>
      <w:bookmarkEnd w:id="29772"/>
    </w:p>
    <w:p w14:paraId="3F400A23" w14:textId="77777777" w:rsidR="004C02EF" w:rsidRPr="00E77497" w:rsidRDefault="004C02EF" w:rsidP="004C02EF">
      <w:r w:rsidRPr="00E77497">
        <w:t>Indicates a numeric value has exceeded the allowable range. See 15.4.2.2, 15.4.5.1, 15.7.4.2, 15.7.4.5, 15.7.4.6, 15.7.4.7, and 15.9.5.43.</w:t>
      </w:r>
    </w:p>
    <w:p w14:paraId="16D1A713" w14:textId="77777777" w:rsidR="004C02EF" w:rsidRPr="00E77497" w:rsidRDefault="004C02EF" w:rsidP="004C02EF">
      <w:pPr>
        <w:pStyle w:val="40"/>
        <w:numPr>
          <w:ilvl w:val="0"/>
          <w:numId w:val="0"/>
        </w:numPr>
      </w:pPr>
      <w:bookmarkStart w:id="29773" w:name="_Ref457211236"/>
      <w:r w:rsidRPr="00E77497">
        <w:t>15.11.6.3</w:t>
      </w:r>
      <w:r w:rsidRPr="00E77497">
        <w:tab/>
        <w:t>ReferenceError</w:t>
      </w:r>
      <w:bookmarkEnd w:id="29773"/>
    </w:p>
    <w:p w14:paraId="04034CE3" w14:textId="77777777" w:rsidR="004C02EF" w:rsidRPr="00E77497" w:rsidRDefault="004C02EF" w:rsidP="004C02EF">
      <w:r w:rsidRPr="00E77497">
        <w:t>Indicate that an invalid reference value has been detected. See 8.</w:t>
      </w:r>
      <w:del w:id="29774" w:author="Rev 6 Allen Wirfs-Brock" w:date="2012-02-22T12:29:00Z">
        <w:r w:rsidRPr="00E77497" w:rsidDel="00F87676">
          <w:delText>7</w:delText>
        </w:r>
      </w:del>
      <w:ins w:id="29775" w:author="Rev 6 Allen Wirfs-Brock" w:date="2012-02-22T12:29:00Z">
        <w:r w:rsidR="00F87676">
          <w:t>9</w:t>
        </w:r>
      </w:ins>
      <w:r w:rsidRPr="00E77497">
        <w:t>.1, 8.</w:t>
      </w:r>
      <w:del w:id="29776" w:author="Rev 6 Allen Wirfs-Brock" w:date="2012-02-22T12:29:00Z">
        <w:r w:rsidRPr="00E77497" w:rsidDel="00F87676">
          <w:delText>7</w:delText>
        </w:r>
      </w:del>
      <w:ins w:id="29777" w:author="Rev 6 Allen Wirfs-Brock" w:date="2012-02-22T12:29:00Z">
        <w:r w:rsidR="00F87676">
          <w:t>9</w:t>
        </w:r>
      </w:ins>
      <w:r w:rsidRPr="00E77497">
        <w:t>.2, 10.2.1, 10.2.1.1.4, 10.2.1.2.4, and 11.13.1.</w:t>
      </w:r>
    </w:p>
    <w:p w14:paraId="0DA950CC" w14:textId="77777777" w:rsidR="004C02EF" w:rsidRPr="00E77497" w:rsidRDefault="004C02EF" w:rsidP="004C02EF">
      <w:pPr>
        <w:pStyle w:val="40"/>
        <w:numPr>
          <w:ilvl w:val="0"/>
          <w:numId w:val="0"/>
        </w:numPr>
      </w:pPr>
      <w:bookmarkStart w:id="29778" w:name="_Ref463849711"/>
      <w:r w:rsidRPr="00E77497">
        <w:t>15.11.6.4</w:t>
      </w:r>
      <w:r w:rsidRPr="00E77497">
        <w:tab/>
        <w:t>SyntaxError</w:t>
      </w:r>
      <w:bookmarkEnd w:id="29770"/>
      <w:bookmarkEnd w:id="29778"/>
    </w:p>
    <w:p w14:paraId="338D5BA8" w14:textId="77777777" w:rsidR="004C02EF" w:rsidRPr="00E77497" w:rsidRDefault="004C02EF" w:rsidP="004C02EF">
      <w:r w:rsidRPr="00E77497">
        <w:t>Indicates that a parsing error has occurred. See 11.1.5, 11.3.1, 11.3.2, 11.4.1, 11.4.4, 11.4.5, 11.13.1, 11.13.2, 12.2.1, 12.10.1, 12.14.1, 13.1, 15.1.2.1, 15.3.2.1, 15.10.2.2, 15.10.2.5, 15.10.2.9, 15.10.2.15, 15.10.2.19, 15.10.4.1, and 15.12.2.</w:t>
      </w:r>
    </w:p>
    <w:p w14:paraId="510202B0" w14:textId="77777777" w:rsidR="004C02EF" w:rsidRPr="00E77497" w:rsidRDefault="004C02EF" w:rsidP="004C02EF">
      <w:pPr>
        <w:pStyle w:val="40"/>
        <w:numPr>
          <w:ilvl w:val="0"/>
          <w:numId w:val="0"/>
        </w:numPr>
      </w:pPr>
      <w:bookmarkStart w:id="29779" w:name="_Ref457211245"/>
      <w:bookmarkStart w:id="29780" w:name="_Ref457211227"/>
      <w:bookmarkEnd w:id="29771"/>
      <w:r w:rsidRPr="00E77497">
        <w:t>15.11.6.5</w:t>
      </w:r>
      <w:r w:rsidRPr="00E77497">
        <w:tab/>
        <w:t>TypeError</w:t>
      </w:r>
      <w:bookmarkEnd w:id="29779"/>
    </w:p>
    <w:p w14:paraId="552DFECA" w14:textId="77777777" w:rsidR="004C02EF" w:rsidRPr="00E77497" w:rsidRDefault="004C02EF" w:rsidP="004C02EF">
      <w:r w:rsidRPr="00E77497">
        <w:t>Indicates the actual type of an operand is different than the expected type. See 8.6.2, 8.</w:t>
      </w:r>
      <w:del w:id="29781" w:author="Rev 6 Allen Wirfs-Brock" w:date="2012-02-22T12:29:00Z">
        <w:r w:rsidRPr="00E77497" w:rsidDel="00F87676">
          <w:delText>7</w:delText>
        </w:r>
      </w:del>
      <w:ins w:id="29782" w:author="Rev 6 Allen Wirfs-Brock" w:date="2012-02-22T12:29:00Z">
        <w:r w:rsidR="00F87676">
          <w:t>9</w:t>
        </w:r>
      </w:ins>
      <w:r w:rsidRPr="00E77497">
        <w:t>.2,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14:paraId="609477F4" w14:textId="77777777" w:rsidR="004C02EF" w:rsidRPr="00E77497" w:rsidRDefault="004C02EF" w:rsidP="004C02EF">
      <w:pPr>
        <w:pStyle w:val="40"/>
        <w:numPr>
          <w:ilvl w:val="0"/>
          <w:numId w:val="0"/>
        </w:numPr>
      </w:pPr>
      <w:bookmarkStart w:id="29783" w:name="_Ref457211250"/>
      <w:bookmarkEnd w:id="29742"/>
      <w:bookmarkEnd w:id="29780"/>
      <w:r w:rsidRPr="00E77497">
        <w:t>15.11.6.6</w:t>
      </w:r>
      <w:r w:rsidRPr="00E77497">
        <w:tab/>
        <w:t>URIError</w:t>
      </w:r>
      <w:bookmarkEnd w:id="29783"/>
    </w:p>
    <w:p w14:paraId="3ACAAD0C" w14:textId="77777777" w:rsidR="004C02EF" w:rsidRPr="00E77497" w:rsidRDefault="004C02EF" w:rsidP="004C02EF">
      <w:r w:rsidRPr="00E77497">
        <w:t>Indicates that one of the global URI handling functions was used in a way that is incompatible with its definition. See 15.1.3.</w:t>
      </w:r>
    </w:p>
    <w:p w14:paraId="0C5D844C" w14:textId="77777777" w:rsidR="004C02EF" w:rsidRPr="00E77497" w:rsidRDefault="004C02EF" w:rsidP="00F710D2">
      <w:pPr>
        <w:pStyle w:val="30"/>
        <w:numPr>
          <w:ilvl w:val="0"/>
          <w:numId w:val="0"/>
        </w:numPr>
      </w:pPr>
      <w:bookmarkStart w:id="29784" w:name="_Hlt457703771"/>
      <w:bookmarkStart w:id="29785" w:name="_Ref463855081"/>
      <w:bookmarkStart w:id="29786" w:name="_Toc472818969"/>
      <w:bookmarkStart w:id="29787" w:name="_Toc235503547"/>
      <w:bookmarkStart w:id="29788" w:name="_Toc241509322"/>
      <w:bookmarkStart w:id="29789" w:name="_Toc244416809"/>
      <w:bookmarkStart w:id="29790" w:name="_Toc276631173"/>
      <w:bookmarkStart w:id="29791" w:name="_Ref456011632"/>
      <w:bookmarkStart w:id="29792" w:name="_Toc329528905"/>
      <w:bookmarkEnd w:id="29784"/>
      <w:r w:rsidRPr="00E77497">
        <w:t>15.11.7</w:t>
      </w:r>
      <w:r w:rsidRPr="00E77497">
        <w:rPr>
          <w:i/>
        </w:rPr>
        <w:tab/>
        <w:t>NativeError</w:t>
      </w:r>
      <w:r w:rsidRPr="00E77497">
        <w:t xml:space="preserve"> Object Structure</w:t>
      </w:r>
      <w:bookmarkEnd w:id="29785"/>
      <w:bookmarkEnd w:id="29786"/>
      <w:bookmarkEnd w:id="29787"/>
      <w:bookmarkEnd w:id="29788"/>
      <w:bookmarkEnd w:id="29789"/>
      <w:bookmarkEnd w:id="29790"/>
      <w:bookmarkEnd w:id="29792"/>
    </w:p>
    <w:p w14:paraId="7AA91067" w14:textId="77777777" w:rsidR="004C02EF" w:rsidRPr="00E77497" w:rsidRDefault="004C02EF" w:rsidP="004C02EF">
      <w:r w:rsidRPr="00E77497">
        <w:t xml:space="preserve">When an ECMAScript implementation detects a runtime error, it throws an instance of one of the </w:t>
      </w:r>
      <w:r w:rsidRPr="00E77497">
        <w:rPr>
          <w:i/>
        </w:rPr>
        <w:t>NativeError</w:t>
      </w:r>
      <w:r w:rsidRPr="00E77497">
        <w:t xml:space="preserve"> objects defined in 15.11.6.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42E7337B" w14:textId="77777777" w:rsidR="004C02EF" w:rsidRPr="00E77497" w:rsidRDefault="004C02EF" w:rsidP="004C02EF">
      <w:r w:rsidRPr="00E77497">
        <w:t xml:space="preserve">For each error object, references to </w:t>
      </w:r>
      <w:r w:rsidRPr="00E77497">
        <w:rPr>
          <w:i/>
        </w:rPr>
        <w:t>NativeError</w:t>
      </w:r>
      <w:r w:rsidRPr="00E77497">
        <w:t xml:space="preserve"> in the definition should be replaced with the appropriate error object name from 15.11.6.</w:t>
      </w:r>
    </w:p>
    <w:p w14:paraId="3AAEDD76" w14:textId="77777777" w:rsidR="004C02EF" w:rsidRPr="00E77497" w:rsidRDefault="004C02EF" w:rsidP="004C02EF">
      <w:pPr>
        <w:pStyle w:val="40"/>
        <w:numPr>
          <w:ilvl w:val="0"/>
          <w:numId w:val="0"/>
        </w:numPr>
      </w:pPr>
      <w:r w:rsidRPr="00E77497">
        <w:t>15.11.7.1</w:t>
      </w:r>
      <w:r w:rsidRPr="00E77497">
        <w:rPr>
          <w:i/>
        </w:rPr>
        <w:tab/>
        <w:t>NativeError</w:t>
      </w:r>
      <w:r w:rsidRPr="00E77497">
        <w:t xml:space="preserve"> Constructors Called as Functions</w:t>
      </w:r>
    </w:p>
    <w:p w14:paraId="6172C14C" w14:textId="77777777" w:rsidR="004C02EF" w:rsidRPr="00E77497" w:rsidRDefault="004C02EF" w:rsidP="004C02EF">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p>
    <w:p w14:paraId="0A6E5AC0" w14:textId="77777777" w:rsidR="004C02EF" w:rsidRPr="00E77497" w:rsidRDefault="004C02EF" w:rsidP="004C02EF">
      <w:pPr>
        <w:pStyle w:val="40"/>
        <w:numPr>
          <w:ilvl w:val="0"/>
          <w:numId w:val="0"/>
        </w:numPr>
      </w:pPr>
      <w:r w:rsidRPr="00E77497">
        <w:t>15.11.7.2</w:t>
      </w:r>
      <w:r w:rsidRPr="00E77497">
        <w:rPr>
          <w:i/>
        </w:rPr>
        <w:tab/>
        <w:t>NativeError</w:t>
      </w:r>
      <w:r w:rsidRPr="00E77497">
        <w:t xml:space="preserve"> (message)</w:t>
      </w:r>
    </w:p>
    <w:p w14:paraId="469C3EEF" w14:textId="77777777" w:rsidR="004C02EF" w:rsidRPr="00E77497" w:rsidRDefault="004C02EF" w:rsidP="004C02EF">
      <w:r w:rsidRPr="00E77497">
        <w:t xml:space="preserve">The [[Prototype]] internal property of the newly constructed object is set to the prototype object for this error constructor.  The </w:t>
      </w:r>
      <w:del w:id="29793" w:author="Allen Wirfs-Brock" w:date="2011-07-02T14:40:00Z">
        <w:r w:rsidRPr="00E77497" w:rsidDel="00736F7F">
          <w:delText xml:space="preserve">[[Class]] internal property of the </w:delText>
        </w:r>
      </w:del>
      <w:r w:rsidRPr="00E77497">
        <w:t xml:space="preserve">newly constructed object </w:t>
      </w:r>
      <w:ins w:id="29794" w:author="Allen Wirfs-Brock" w:date="2011-07-02T14:40:00Z">
        <w:r w:rsidR="00736F7F" w:rsidRPr="00E77497">
          <w:t>has a</w:t>
        </w:r>
        <w:del w:id="29795" w:author="Rev 3 Allen Wirfs-Brock" w:date="2011-09-08T15:00:00Z">
          <w:r w:rsidR="00736F7F" w:rsidRPr="00E77497" w:rsidDel="00BA3B3B">
            <w:delText>n</w:delText>
          </w:r>
        </w:del>
        <w:r w:rsidR="00736F7F" w:rsidRPr="00E77497">
          <w:t xml:space="preserve"> [[</w:t>
        </w:r>
        <w:del w:id="29796" w:author="Rev 3 Allen Wirfs-Brock" w:date="2011-09-08T15:00:00Z">
          <w:r w:rsidR="00736F7F" w:rsidRPr="00E77497" w:rsidDel="00BA3B3B">
            <w:delText>IsError</w:delText>
          </w:r>
        </w:del>
      </w:ins>
      <w:ins w:id="29797" w:author="Rev 3 Allen Wirfs-Brock" w:date="2011-09-08T15:00:00Z">
        <w:r w:rsidR="00BA3B3B" w:rsidRPr="00E77497">
          <w:t>NativeBrand</w:t>
        </w:r>
      </w:ins>
      <w:ins w:id="29798" w:author="Allen Wirfs-Brock" w:date="2011-07-02T14:40:00Z">
        <w:r w:rsidR="00736F7F" w:rsidRPr="00E77497">
          <w:t>]] internal property</w:t>
        </w:r>
      </w:ins>
      <w:ins w:id="29799" w:author="Rev 3 Allen Wirfs-Brock" w:date="2011-09-08T15:00:00Z">
        <w:r w:rsidR="00BA3B3B" w:rsidRPr="00E77497">
          <w:t xml:space="preserve"> whose value is NativeError</w:t>
        </w:r>
        <w:r w:rsidR="00BA3B3B" w:rsidRPr="00E77497" w:rsidDel="00736F7F">
          <w:t xml:space="preserve"> </w:t>
        </w:r>
      </w:ins>
      <w:del w:id="29800" w:author="Allen Wirfs-Brock" w:date="2011-07-02T14:40: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73271FBA"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w:t>
      </w:r>
    </w:p>
    <w:p w14:paraId="3EF918A8" w14:textId="77777777" w:rsidR="004C02EF" w:rsidRPr="00E77497" w:rsidRDefault="004C02EF" w:rsidP="004C02EF">
      <w:pPr>
        <w:pStyle w:val="40"/>
        <w:numPr>
          <w:ilvl w:val="0"/>
          <w:numId w:val="0"/>
        </w:numPr>
      </w:pPr>
      <w:r w:rsidRPr="00E77497">
        <w:t>15.11.7.3</w:t>
      </w:r>
      <w:r w:rsidRPr="00E77497">
        <w:tab/>
        <w:t xml:space="preserve">The </w:t>
      </w:r>
      <w:r w:rsidRPr="00E77497">
        <w:rPr>
          <w:i/>
        </w:rPr>
        <w:t>NativeError</w:t>
      </w:r>
      <w:r w:rsidRPr="00E77497">
        <w:t xml:space="preserve"> Constructors</w:t>
      </w:r>
    </w:p>
    <w:p w14:paraId="7533C90F" w14:textId="77777777" w:rsidR="004C02EF" w:rsidRPr="00E77497" w:rsidRDefault="004C02EF" w:rsidP="004C02EF">
      <w:r w:rsidRPr="00E77497">
        <w:t xml:space="preserve">When a </w:t>
      </w:r>
      <w:r w:rsidRPr="00E77497">
        <w:rPr>
          <w:i/>
        </w:rPr>
        <w:t>NativeError</w:t>
      </w:r>
      <w:r w:rsidRPr="00E77497">
        <w:t xml:space="preserve"> constructor is called as part of a </w:t>
      </w:r>
      <w:r w:rsidRPr="00E77497">
        <w:rPr>
          <w:rFonts w:ascii="Courier New" w:hAnsi="Courier New"/>
          <w:b/>
        </w:rPr>
        <w:t>new</w:t>
      </w:r>
      <w:r w:rsidRPr="00E77497">
        <w:t xml:space="preserve"> expression, it is a constructor: it initialises the newly created object.</w:t>
      </w:r>
    </w:p>
    <w:p w14:paraId="5EB53118" w14:textId="77777777" w:rsidR="004C02EF" w:rsidRPr="00E77497" w:rsidRDefault="004C02EF" w:rsidP="004C02EF">
      <w:pPr>
        <w:pStyle w:val="40"/>
        <w:numPr>
          <w:ilvl w:val="0"/>
          <w:numId w:val="0"/>
        </w:numPr>
      </w:pPr>
      <w:r w:rsidRPr="00E77497">
        <w:t>15.11.7.4</w:t>
      </w:r>
      <w:r w:rsidRPr="00E77497">
        <w:tab/>
        <w:t xml:space="preserve">new </w:t>
      </w:r>
      <w:r w:rsidRPr="00E77497">
        <w:rPr>
          <w:i/>
        </w:rPr>
        <w:t>NativeError</w:t>
      </w:r>
      <w:r w:rsidRPr="00E77497">
        <w:t xml:space="preserve"> (message)</w:t>
      </w:r>
    </w:p>
    <w:p w14:paraId="68294E3E" w14:textId="77777777" w:rsidR="004C02EF" w:rsidRPr="00E77497" w:rsidRDefault="004C02EF" w:rsidP="004C02EF">
      <w:r w:rsidRPr="00E77497">
        <w:t xml:space="preserve">The [[Prototype]] internal property of the newly constructed object is set to the prototype object for this </w:t>
      </w:r>
      <w:r w:rsidRPr="00E77497">
        <w:rPr>
          <w:i/>
        </w:rPr>
        <w:t>NativeError</w:t>
      </w:r>
      <w:r w:rsidRPr="00E77497">
        <w:t xml:space="preserve"> constructor.  The </w:t>
      </w:r>
      <w:del w:id="29801" w:author="Allen Wirfs-Brock" w:date="2011-07-02T14:41:00Z">
        <w:r w:rsidRPr="00E77497" w:rsidDel="00736F7F">
          <w:delText xml:space="preserve">[[Class]] internal property of the </w:delText>
        </w:r>
      </w:del>
      <w:r w:rsidRPr="00E77497">
        <w:t xml:space="preserve">newly constructed object </w:t>
      </w:r>
      <w:ins w:id="29802" w:author="Allen Wirfs-Brock" w:date="2011-07-02T14:41:00Z">
        <w:r w:rsidR="00736F7F" w:rsidRPr="00E77497">
          <w:t>has a</w:t>
        </w:r>
        <w:del w:id="29803" w:author="Rev 3 Allen Wirfs-Brock" w:date="2011-09-08T15:00:00Z">
          <w:r w:rsidR="00736F7F" w:rsidRPr="00E77497" w:rsidDel="00BA3B3B">
            <w:delText>n</w:delText>
          </w:r>
        </w:del>
        <w:r w:rsidR="00736F7F" w:rsidRPr="00E77497">
          <w:t xml:space="preserve"> [[</w:t>
        </w:r>
        <w:del w:id="29804" w:author="Rev 3 Allen Wirfs-Brock" w:date="2011-09-08T15:00:00Z">
          <w:r w:rsidR="00736F7F" w:rsidRPr="00E77497" w:rsidDel="00BA3B3B">
            <w:delText>IsError</w:delText>
          </w:r>
        </w:del>
      </w:ins>
      <w:ins w:id="29805" w:author="Rev 3 Allen Wirfs-Brock" w:date="2011-09-08T15:00:00Z">
        <w:r w:rsidR="00BA3B3B" w:rsidRPr="00E77497">
          <w:t>NativeBrand</w:t>
        </w:r>
      </w:ins>
      <w:ins w:id="29806" w:author="Allen Wirfs-Brock" w:date="2011-07-02T14:41:00Z">
        <w:r w:rsidR="00736F7F" w:rsidRPr="00E77497">
          <w:t>]] internal property</w:t>
        </w:r>
      </w:ins>
      <w:ins w:id="29807" w:author="Rev 3 Allen Wirfs-Brock" w:date="2011-09-08T15:00:00Z">
        <w:r w:rsidR="00BA3B3B" w:rsidRPr="00E77497">
          <w:t xml:space="preserve"> whose value is NativeError</w:t>
        </w:r>
        <w:r w:rsidR="00BA3B3B" w:rsidRPr="00E77497" w:rsidDel="00736F7F">
          <w:t xml:space="preserve"> </w:t>
        </w:r>
      </w:ins>
      <w:del w:id="29808" w:author="Allen Wirfs-Brock" w:date="2011-07-02T14:41: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13AB8947"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 xml:space="preserve">message </w:t>
      </w:r>
      <w:r w:rsidRPr="00E77497">
        <w:t>own property of the newly constructed object is set to ToString(</w:t>
      </w:r>
      <w:r w:rsidRPr="00E77497">
        <w:rPr>
          <w:rFonts w:ascii="Times New Roman" w:hAnsi="Times New Roman"/>
          <w:i/>
        </w:rPr>
        <w:t>message</w:t>
      </w:r>
      <w:r w:rsidRPr="00E77497">
        <w:t xml:space="preserve">). </w:t>
      </w:r>
    </w:p>
    <w:p w14:paraId="36BE19B9" w14:textId="77777777" w:rsidR="004C02EF" w:rsidRPr="00E77497" w:rsidRDefault="004C02EF" w:rsidP="004C02EF">
      <w:pPr>
        <w:pStyle w:val="40"/>
        <w:numPr>
          <w:ilvl w:val="0"/>
          <w:numId w:val="0"/>
        </w:numPr>
      </w:pPr>
      <w:r w:rsidRPr="00E77497">
        <w:t>15.11.7.5</w:t>
      </w:r>
      <w:r w:rsidRPr="00E77497">
        <w:tab/>
        <w:t xml:space="preserve">Properties of the </w:t>
      </w:r>
      <w:r w:rsidRPr="00E77497">
        <w:rPr>
          <w:i/>
        </w:rPr>
        <w:t>NativeError</w:t>
      </w:r>
      <w:r w:rsidRPr="00E77497">
        <w:t xml:space="preserve"> Constructors</w:t>
      </w:r>
    </w:p>
    <w:p w14:paraId="35ED9923" w14:textId="77777777" w:rsidR="004C02EF" w:rsidRPr="00E77497" w:rsidRDefault="004C02EF" w:rsidP="004C02EF">
      <w:r w:rsidRPr="00E77497">
        <w:t xml:space="preserve">The value of the [[Prototype]] internal property of a </w:t>
      </w:r>
      <w:r w:rsidRPr="00E77497">
        <w:rPr>
          <w:i/>
        </w:rPr>
        <w:t>NativeError</w:t>
      </w:r>
      <w:r w:rsidRPr="00E77497">
        <w:t xml:space="preserve"> constructor is the Function prototype object (15.3.4).</w:t>
      </w:r>
    </w:p>
    <w:p w14:paraId="77189FC4"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14:paraId="06B60A0F" w14:textId="77777777" w:rsidR="004C02EF" w:rsidRPr="00E77497" w:rsidRDefault="004C02EF" w:rsidP="004C02EF">
      <w:pPr>
        <w:pStyle w:val="40"/>
        <w:numPr>
          <w:ilvl w:val="0"/>
          <w:numId w:val="0"/>
        </w:numPr>
      </w:pPr>
      <w:r w:rsidRPr="00E77497">
        <w:t>15.11.7.6</w:t>
      </w:r>
      <w:r w:rsidRPr="00E77497">
        <w:rPr>
          <w:i/>
        </w:rPr>
        <w:tab/>
        <w:t>NativeError</w:t>
      </w:r>
      <w:r w:rsidRPr="00E77497">
        <w:t>.prototype</w:t>
      </w:r>
    </w:p>
    <w:p w14:paraId="10AC8BA3" w14:textId="77777777" w:rsidR="004C02EF" w:rsidRPr="00E77497" w:rsidRDefault="004C02EF" w:rsidP="004C02EF">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(15.11.7.7). Each </w:t>
      </w:r>
      <w:r w:rsidRPr="00E77497">
        <w:rPr>
          <w:i/>
        </w:rPr>
        <w:t>NativeError</w:t>
      </w:r>
      <w:r w:rsidRPr="00E77497">
        <w:t xml:space="preserve"> constructor has a separate prototype object.</w:t>
      </w:r>
    </w:p>
    <w:p w14:paraId="4675A9CE"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2B002984" w14:textId="77777777" w:rsidR="004C02EF" w:rsidRPr="00E77497" w:rsidRDefault="004C02EF" w:rsidP="004C02EF">
      <w:pPr>
        <w:pStyle w:val="40"/>
        <w:numPr>
          <w:ilvl w:val="0"/>
          <w:numId w:val="0"/>
        </w:numPr>
      </w:pPr>
      <w:bookmarkStart w:id="29809" w:name="_Ref463853782"/>
      <w:r w:rsidRPr="00E77497">
        <w:t>15.11.7.7</w:t>
      </w:r>
      <w:r w:rsidRPr="00E77497">
        <w:tab/>
        <w:t xml:space="preserve">Properties of the </w:t>
      </w:r>
      <w:r w:rsidRPr="00E77497">
        <w:rPr>
          <w:i/>
        </w:rPr>
        <w:t>NativeError</w:t>
      </w:r>
      <w:r w:rsidRPr="00E77497">
        <w:t xml:space="preserve"> Prototype Objects</w:t>
      </w:r>
      <w:bookmarkEnd w:id="29809"/>
    </w:p>
    <w:p w14:paraId="40457316" w14:textId="77777777" w:rsidR="004C02EF" w:rsidRPr="00E77497" w:rsidRDefault="004C02EF" w:rsidP="004C02EF">
      <w:r w:rsidRPr="00E77497">
        <w:t xml:space="preserve">Each </w:t>
      </w:r>
      <w:r w:rsidRPr="00E77497">
        <w:rPr>
          <w:i/>
        </w:rPr>
        <w:t>NativeError</w:t>
      </w:r>
      <w:r w:rsidRPr="00E77497">
        <w:t xml:space="preserve"> prototype object is an Error object </w:t>
      </w:r>
      <w:ins w:id="29810" w:author="Allen Wirfs-Brock" w:date="2011-07-02T14:42:00Z">
        <w:r w:rsidR="00736F7F" w:rsidRPr="00E77497">
          <w:t xml:space="preserve">and </w:t>
        </w:r>
      </w:ins>
      <w:ins w:id="29811" w:author="Allen Wirfs-Brock" w:date="2011-07-02T14:41:00Z">
        <w:r w:rsidR="00736F7F" w:rsidRPr="00E77497">
          <w:t>has a</w:t>
        </w:r>
        <w:del w:id="29812" w:author="Rev 3 Allen Wirfs-Brock" w:date="2011-09-08T15:01:00Z">
          <w:r w:rsidR="00736F7F" w:rsidRPr="00E77497" w:rsidDel="004B7D01">
            <w:delText>n</w:delText>
          </w:r>
        </w:del>
        <w:r w:rsidR="00736F7F" w:rsidRPr="00E77497">
          <w:t xml:space="preserve"> [[</w:t>
        </w:r>
        <w:del w:id="29813" w:author="Rev 3 Allen Wirfs-Brock" w:date="2011-09-08T15:01:00Z">
          <w:r w:rsidR="00736F7F" w:rsidRPr="00E77497" w:rsidDel="004B7D01">
            <w:delText>IsError</w:delText>
          </w:r>
        </w:del>
      </w:ins>
      <w:ins w:id="29814" w:author="Rev 3 Allen Wirfs-Brock" w:date="2011-09-08T15:01:00Z">
        <w:r w:rsidR="004B7D01" w:rsidRPr="00E77497">
          <w:t>NativeBrand</w:t>
        </w:r>
      </w:ins>
      <w:ins w:id="29815" w:author="Allen Wirfs-Brock" w:date="2011-07-02T14:41:00Z">
        <w:r w:rsidR="00736F7F" w:rsidRPr="00E77497">
          <w:t>]] internal property</w:t>
        </w:r>
      </w:ins>
      <w:ins w:id="29816" w:author="Rev 3 Allen Wirfs-Brock" w:date="2011-09-08T15:01:00Z">
        <w:r w:rsidR="004B7D01" w:rsidRPr="00E77497">
          <w:t xml:space="preserve"> whose value is NativeError</w:t>
        </w:r>
        <w:r w:rsidR="004B7D01" w:rsidRPr="00E77497" w:rsidDel="00736F7F">
          <w:t xml:space="preserve"> </w:t>
        </w:r>
      </w:ins>
      <w:del w:id="29817" w:author="Allen Wirfs-Brock" w:date="2011-07-02T14:41:00Z">
        <w:r w:rsidRPr="00E77497" w:rsidDel="00736F7F">
          <w:delText xml:space="preserve">(its [[Class]] is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r w:rsidRPr="00E77497" w:rsidDel="00736F7F">
          <w:delText>)</w:delText>
        </w:r>
      </w:del>
      <w:r w:rsidRPr="00E77497">
        <w:t>.</w:t>
      </w:r>
    </w:p>
    <w:p w14:paraId="435CED6E" w14:textId="77777777" w:rsidR="004C02EF" w:rsidRPr="00E77497" w:rsidRDefault="004C02EF" w:rsidP="004C02EF">
      <w:r w:rsidRPr="00E77497">
        <w:t xml:space="preserve">The value of the [[Prototype]] internal property of each </w:t>
      </w:r>
      <w:r w:rsidRPr="00E77497">
        <w:rPr>
          <w:i/>
        </w:rPr>
        <w:t>NativeError</w:t>
      </w:r>
      <w:r w:rsidRPr="00E77497">
        <w:t xml:space="preserve"> prototype object is the standard built-in Error prototype object (15.11.4).</w:t>
      </w:r>
    </w:p>
    <w:p w14:paraId="5F0D7804" w14:textId="77777777" w:rsidR="004C02EF" w:rsidRPr="00E77497" w:rsidRDefault="004C02EF" w:rsidP="004C02EF">
      <w:pPr>
        <w:pStyle w:val="40"/>
        <w:numPr>
          <w:ilvl w:val="0"/>
          <w:numId w:val="0"/>
        </w:numPr>
      </w:pPr>
      <w:r w:rsidRPr="00E77497">
        <w:t>15.11.7.8</w:t>
      </w:r>
      <w:r w:rsidRPr="00E77497">
        <w:rPr>
          <w:i/>
        </w:rPr>
        <w:tab/>
        <w:t>NativeError</w:t>
      </w:r>
      <w:r w:rsidRPr="00E77497">
        <w:t>.prototype.constructor</w:t>
      </w:r>
    </w:p>
    <w:p w14:paraId="22C2103D" w14:textId="77777777" w:rsidR="004C02EF" w:rsidRPr="00E77497" w:rsidRDefault="004C02EF" w:rsidP="004C02EF">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(15.11.7).</w:t>
      </w:r>
    </w:p>
    <w:p w14:paraId="09F5C563" w14:textId="77777777" w:rsidR="004C02EF" w:rsidRPr="00E77497" w:rsidRDefault="004C02EF" w:rsidP="004C02EF">
      <w:pPr>
        <w:pStyle w:val="40"/>
        <w:numPr>
          <w:ilvl w:val="0"/>
          <w:numId w:val="0"/>
        </w:numPr>
      </w:pPr>
      <w:r w:rsidRPr="00E77497">
        <w:t>15.11.7.9</w:t>
      </w:r>
      <w:r w:rsidRPr="00E77497">
        <w:rPr>
          <w:i/>
        </w:rPr>
        <w:tab/>
        <w:t>NativeError</w:t>
      </w:r>
      <w:r w:rsidRPr="00E77497">
        <w:t>.prototype.name</w:t>
      </w:r>
    </w:p>
    <w:p w14:paraId="34A2168C" w14:textId="77777777" w:rsidR="004C02EF" w:rsidRPr="00E77497" w:rsidRDefault="004C02EF" w:rsidP="004C02EF">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 the name of the constructor (the name used instead of </w:t>
      </w:r>
      <w:r w:rsidRPr="00E77497">
        <w:rPr>
          <w:i/>
        </w:rPr>
        <w:t>NativeError</w:t>
      </w:r>
      <w:r w:rsidRPr="00E77497">
        <w:t>).</w:t>
      </w:r>
    </w:p>
    <w:p w14:paraId="4947B973" w14:textId="77777777" w:rsidR="004C02EF" w:rsidRPr="00E77497" w:rsidRDefault="004C02EF" w:rsidP="004C02EF">
      <w:pPr>
        <w:pStyle w:val="40"/>
        <w:numPr>
          <w:ilvl w:val="0"/>
          <w:numId w:val="0"/>
        </w:numPr>
      </w:pPr>
      <w:r w:rsidRPr="00E77497">
        <w:t>15.11.7.10</w:t>
      </w:r>
      <w:r w:rsidRPr="00E77497">
        <w:rPr>
          <w:i/>
        </w:rPr>
        <w:tab/>
        <w:t>NativeError</w:t>
      </w:r>
      <w:r w:rsidRPr="00E77497">
        <w:t>.prototype.message</w:t>
      </w:r>
    </w:p>
    <w:p w14:paraId="5FA23A48" w14:textId="77777777" w:rsidR="004C02EF" w:rsidRPr="00E77497" w:rsidRDefault="004C02EF" w:rsidP="004C02EF">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6DA2BD43" w14:textId="77777777" w:rsidR="004C02EF" w:rsidRPr="00E77497" w:rsidRDefault="004C02EF" w:rsidP="004C02EF">
      <w:pPr>
        <w:pStyle w:val="Note"/>
      </w:pPr>
      <w:r w:rsidRPr="00E77497">
        <w:t>NOTE</w:t>
      </w:r>
      <w:r w:rsidRPr="00E77497">
        <w:tab/>
        <w:t xml:space="preserve">The prototypes for the NativeError constructors do not themselves provide a </w:t>
      </w:r>
      <w:r w:rsidRPr="00E77497">
        <w:rPr>
          <w:rFonts w:ascii="Courier New" w:hAnsi="Courier New"/>
          <w:b/>
        </w:rPr>
        <w:t xml:space="preserve">toString </w:t>
      </w:r>
      <w:r w:rsidRPr="00E77497">
        <w:t>function, but instances of errors will inherit it from the Error prototype object.</w:t>
      </w:r>
    </w:p>
    <w:p w14:paraId="17439CC4" w14:textId="77777777" w:rsidR="004C02EF" w:rsidRPr="00E77497" w:rsidRDefault="004C02EF" w:rsidP="004C02EF">
      <w:pPr>
        <w:pStyle w:val="40"/>
        <w:numPr>
          <w:ilvl w:val="0"/>
          <w:numId w:val="0"/>
        </w:numPr>
      </w:pPr>
      <w:r w:rsidRPr="00E77497">
        <w:t>15.11.7.11</w:t>
      </w:r>
      <w:r w:rsidRPr="00E77497">
        <w:tab/>
        <w:t xml:space="preserve">Properties of </w:t>
      </w:r>
      <w:r w:rsidRPr="00E77497">
        <w:rPr>
          <w:i/>
        </w:rPr>
        <w:t>NativeError</w:t>
      </w:r>
      <w:r w:rsidRPr="00E77497">
        <w:t xml:space="preserve"> Instances</w:t>
      </w:r>
    </w:p>
    <w:p w14:paraId="17E1D490" w14:textId="77777777" w:rsidR="004C02EF" w:rsidRPr="00E77497" w:rsidRDefault="004C02EF" w:rsidP="004C02EF">
      <w:r w:rsidRPr="00E77497">
        <w:rPr>
          <w:i/>
        </w:rPr>
        <w:t>NativeError</w:t>
      </w:r>
      <w:r w:rsidRPr="00E77497">
        <w:t xml:space="preserve"> instances inherit properties from their </w:t>
      </w:r>
      <w:r w:rsidRPr="00E77497">
        <w:rPr>
          <w:i/>
        </w:rPr>
        <w:t>NativeError</w:t>
      </w:r>
      <w:r w:rsidRPr="00E77497">
        <w:t xml:space="preserve"> prototype object and </w:t>
      </w:r>
      <w:ins w:id="29818" w:author="Allen Wirfs-Brock" w:date="2011-07-02T14:42:00Z">
        <w:r w:rsidR="00736F7F" w:rsidRPr="00E77497">
          <w:t>have a</w:t>
        </w:r>
        <w:del w:id="29819" w:author="Rev 3 Allen Wirfs-Brock" w:date="2011-09-08T15:01:00Z">
          <w:r w:rsidR="00736F7F" w:rsidRPr="00E77497" w:rsidDel="004B7D01">
            <w:delText>n</w:delText>
          </w:r>
        </w:del>
        <w:r w:rsidR="00736F7F" w:rsidRPr="00E77497">
          <w:t xml:space="preserve"> [[</w:t>
        </w:r>
        <w:del w:id="29820" w:author="Rev 3 Allen Wirfs-Brock" w:date="2011-09-08T15:01:00Z">
          <w:r w:rsidR="00736F7F" w:rsidRPr="00E77497" w:rsidDel="004B7D01">
            <w:delText>IsError</w:delText>
          </w:r>
        </w:del>
      </w:ins>
      <w:ins w:id="29821" w:author="Rev 3 Allen Wirfs-Brock" w:date="2011-09-08T15:01:00Z">
        <w:r w:rsidR="004B7D01" w:rsidRPr="00E77497">
          <w:t>NativeBrand</w:t>
        </w:r>
      </w:ins>
      <w:ins w:id="29822" w:author="Allen Wirfs-Brock" w:date="2011-07-02T14:42:00Z">
        <w:r w:rsidR="00736F7F" w:rsidRPr="00E77497">
          <w:t>]] internal property</w:t>
        </w:r>
      </w:ins>
      <w:ins w:id="29823" w:author="Rev 3 Allen Wirfs-Brock" w:date="2011-09-08T15:01:00Z">
        <w:r w:rsidR="004B7D01" w:rsidRPr="00E77497">
          <w:t xml:space="preserve"> whose value is NativeError</w:t>
        </w:r>
        <w:r w:rsidR="004B7D01" w:rsidRPr="00E77497" w:rsidDel="00736F7F">
          <w:t xml:space="preserve"> </w:t>
        </w:r>
      </w:ins>
      <w:del w:id="29824" w:author="Allen Wirfs-Brock" w:date="2011-07-02T14:42:00Z">
        <w:r w:rsidRPr="00E77497" w:rsidDel="00736F7F">
          <w:delText xml:space="preserve">their [[Class]] internal property value is </w:delText>
        </w:r>
        <w:r w:rsidRPr="00E77497" w:rsidDel="00736F7F">
          <w:rPr>
            <w:rFonts w:ascii="Courier New" w:hAnsi="Courier New" w:cs="Courier New"/>
            <w:b/>
          </w:rPr>
          <w:delText>"Error"</w:delText>
        </w:r>
      </w:del>
      <w:r w:rsidRPr="00E77497">
        <w:t xml:space="preserve">.  </w:t>
      </w:r>
      <w:r w:rsidRPr="00E77497">
        <w:rPr>
          <w:i/>
        </w:rPr>
        <w:t>NativeError</w:t>
      </w:r>
      <w:r w:rsidRPr="00E77497">
        <w:t xml:space="preserve"> instances have no special properties.</w:t>
      </w:r>
    </w:p>
    <w:p w14:paraId="4DA4451E" w14:textId="77777777" w:rsidR="004C02EF" w:rsidRPr="00E77497" w:rsidRDefault="004C02EF" w:rsidP="00F710D2">
      <w:pPr>
        <w:pStyle w:val="20"/>
        <w:numPr>
          <w:ilvl w:val="0"/>
          <w:numId w:val="0"/>
        </w:numPr>
      </w:pPr>
      <w:bookmarkStart w:id="29825" w:name="_Toc235503548"/>
      <w:bookmarkStart w:id="29826" w:name="_Toc241509323"/>
      <w:bookmarkStart w:id="29827" w:name="_Toc244416810"/>
      <w:bookmarkStart w:id="29828" w:name="_Toc276631174"/>
      <w:bookmarkStart w:id="29829" w:name="_Toc329528906"/>
      <w:r w:rsidRPr="00E77497">
        <w:t>15.12</w:t>
      </w:r>
      <w:r w:rsidRPr="00E77497">
        <w:tab/>
        <w:t>The JSON Object</w:t>
      </w:r>
      <w:bookmarkEnd w:id="29825"/>
      <w:bookmarkEnd w:id="29826"/>
      <w:bookmarkEnd w:id="29827"/>
      <w:bookmarkEnd w:id="29828"/>
      <w:bookmarkEnd w:id="29829"/>
    </w:p>
    <w:p w14:paraId="31FC8191" w14:textId="77777777" w:rsidR="004C02EF" w:rsidRPr="00E77497" w:rsidRDefault="004C02EF" w:rsidP="004C02EF">
      <w:r w:rsidRPr="00E77497">
        <w:t xml:space="preserve">The </w:t>
      </w:r>
      <w:r w:rsidRPr="00E77497">
        <w:rPr>
          <w:b/>
        </w:rPr>
        <w:t>JSON</w:t>
      </w:r>
      <w:r w:rsidRPr="00E77497">
        <w:t xml:space="preserve"> object is a single 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14:paraId="3F036035" w14:textId="77777777" w:rsidR="004C02EF" w:rsidRPr="00E77497" w:rsidRDefault="004C02EF" w:rsidP="001F482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14:paraId="7F8EA47F" w14:textId="77777777" w:rsidR="004C02EF" w:rsidRPr="00E77497" w:rsidRDefault="004C02EF" w:rsidP="001F482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14:paraId="1E4994C6" w14:textId="77777777" w:rsidR="004C02EF" w:rsidRPr="00E77497" w:rsidRDefault="004C02EF" w:rsidP="004C02EF">
      <w:r w:rsidRPr="00E77497">
        <w:t xml:space="preserve">The value of the [[Prototype]] internal property of the JSON object is the standard built-in Object prototype object (15.2.4). The </w:t>
      </w:r>
      <w:del w:id="29830" w:author="Allen Wirfs-Brock" w:date="2011-07-02T14:42:00Z">
        <w:r w:rsidRPr="00E77497" w:rsidDel="00736F7F">
          <w:delText xml:space="preserve">value of the [[Class]] internal property of the </w:delText>
        </w:r>
      </w:del>
      <w:r w:rsidRPr="00E77497">
        <w:t xml:space="preserve">JSON object </w:t>
      </w:r>
      <w:ins w:id="29831" w:author="Allen Wirfs-Brock" w:date="2011-07-02T14:42:00Z">
        <w:r w:rsidR="00736F7F" w:rsidRPr="00E77497">
          <w:t>has a</w:t>
        </w:r>
        <w:del w:id="29832" w:author="Rev 3 Allen Wirfs-Brock" w:date="2011-09-08T15:03:00Z">
          <w:r w:rsidR="00736F7F" w:rsidRPr="00E77497" w:rsidDel="00883E25">
            <w:delText>n</w:delText>
          </w:r>
        </w:del>
        <w:r w:rsidR="00736F7F" w:rsidRPr="00E77497">
          <w:t xml:space="preserve"> [[</w:t>
        </w:r>
        <w:del w:id="29833" w:author="Rev 3 Allen Wirfs-Brock" w:date="2011-09-08T15:03:00Z">
          <w:r w:rsidR="00736F7F" w:rsidRPr="00E77497" w:rsidDel="00883E25">
            <w:delText>Is</w:delText>
          </w:r>
        </w:del>
      </w:ins>
      <w:ins w:id="29834" w:author="Allen Wirfs-Brock" w:date="2011-07-02T14:43:00Z">
        <w:del w:id="29835" w:author="Rev 3 Allen Wirfs-Brock" w:date="2011-09-08T15:03:00Z">
          <w:r w:rsidR="00736F7F" w:rsidRPr="00E77497" w:rsidDel="00883E25">
            <w:delText>JSON</w:delText>
          </w:r>
        </w:del>
      </w:ins>
      <w:ins w:id="29836" w:author="Rev 3 Allen Wirfs-Brock" w:date="2011-09-08T15:03:00Z">
        <w:r w:rsidR="00883E25" w:rsidRPr="00E77497">
          <w:t>NativeBrand</w:t>
        </w:r>
      </w:ins>
      <w:ins w:id="29837" w:author="Allen Wirfs-Brock" w:date="2011-07-02T14:42:00Z">
        <w:r w:rsidR="00736F7F" w:rsidRPr="00E77497">
          <w:t>]] internal property</w:t>
        </w:r>
      </w:ins>
      <w:ins w:id="29838" w:author="Rev 3 Allen Wirfs-Brock" w:date="2011-09-08T15:02:00Z">
        <w:r w:rsidR="00883E25" w:rsidRPr="00E77497">
          <w:t xml:space="preserve"> whose value is Native</w:t>
        </w:r>
      </w:ins>
      <w:ins w:id="29839" w:author="Rev 3 Allen Wirfs-Brock" w:date="2011-09-08T15:03:00Z">
        <w:r w:rsidR="00883E25" w:rsidRPr="00E77497">
          <w:t>JSON</w:t>
        </w:r>
      </w:ins>
      <w:ins w:id="29840" w:author="Rev 3 Allen Wirfs-Brock" w:date="2011-09-08T15:02:00Z">
        <w:r w:rsidR="00883E25" w:rsidRPr="00E77497" w:rsidDel="00736F7F">
          <w:t xml:space="preserve"> </w:t>
        </w:r>
      </w:ins>
      <w:del w:id="29841" w:author="Allen Wirfs-Brock" w:date="2011-07-02T14:42:00Z">
        <w:r w:rsidRPr="00E77497" w:rsidDel="00736F7F">
          <w:delText xml:space="preserve">is </w:delText>
        </w:r>
        <w:r w:rsidRPr="00E77497" w:rsidDel="00736F7F">
          <w:rPr>
            <w:rFonts w:ascii="Courier New" w:hAnsi="Courier New"/>
            <w:b/>
          </w:rPr>
          <w:delText>"JSON"</w:delText>
        </w:r>
      </w:del>
      <w:r w:rsidRPr="00E77497">
        <w:t xml:space="preserve">. The value of the [[Extensible]] internal property of the JSON object is set to </w:t>
      </w:r>
      <w:r w:rsidRPr="00E77497">
        <w:rPr>
          <w:b/>
        </w:rPr>
        <w:t>true</w:t>
      </w:r>
      <w:r w:rsidRPr="00E77497">
        <w:t>.</w:t>
      </w:r>
    </w:p>
    <w:p w14:paraId="07DD347E" w14:textId="77777777" w:rsidR="004C02EF" w:rsidRPr="00E77497" w:rsidRDefault="004C02EF" w:rsidP="004C02EF">
      <w:r w:rsidRPr="00E77497">
        <w:t xml:space="preserve">The JSON object does not have a [[Construct]] internal property; it is not possible to use the JSON object as a constructor with the </w:t>
      </w:r>
      <w:r w:rsidRPr="00E77497">
        <w:rPr>
          <w:rFonts w:ascii="Courier New" w:hAnsi="Courier New"/>
          <w:b/>
        </w:rPr>
        <w:t>new</w:t>
      </w:r>
      <w:r w:rsidRPr="00E77497">
        <w:t xml:space="preserve"> operator.</w:t>
      </w:r>
    </w:p>
    <w:p w14:paraId="4C3380F7" w14:textId="77777777" w:rsidR="004C02EF" w:rsidRPr="00E77497" w:rsidRDefault="004C02EF" w:rsidP="004C02EF">
      <w:r w:rsidRPr="00E77497">
        <w:t>The JSON object does not have a [[Call]] internal property; it is not possible to invoke the JSON object as a function.</w:t>
      </w:r>
    </w:p>
    <w:p w14:paraId="6EE77099" w14:textId="77777777" w:rsidR="004C02EF" w:rsidRPr="00E77497" w:rsidRDefault="004C02EF" w:rsidP="00F710D2">
      <w:pPr>
        <w:pStyle w:val="30"/>
        <w:numPr>
          <w:ilvl w:val="0"/>
          <w:numId w:val="0"/>
        </w:numPr>
      </w:pPr>
      <w:bookmarkStart w:id="29842" w:name="_Toc235503549"/>
      <w:bookmarkStart w:id="29843" w:name="_Toc241509324"/>
      <w:bookmarkStart w:id="29844" w:name="_Toc244416811"/>
      <w:bookmarkStart w:id="29845" w:name="_Toc276631175"/>
      <w:bookmarkStart w:id="29846" w:name="_Toc329528907"/>
      <w:r w:rsidRPr="00E77497">
        <w:t>15.12.1</w:t>
      </w:r>
      <w:r w:rsidRPr="00E77497">
        <w:tab/>
        <w:t>The JSON Grammar</w:t>
      </w:r>
      <w:bookmarkEnd w:id="29842"/>
      <w:bookmarkEnd w:id="29843"/>
      <w:bookmarkEnd w:id="29844"/>
      <w:bookmarkEnd w:id="29845"/>
      <w:bookmarkEnd w:id="29846"/>
      <w:r w:rsidRPr="00E77497">
        <w:t xml:space="preserve"> </w:t>
      </w:r>
    </w:p>
    <w:p w14:paraId="3FD79ADD" w14:textId="77777777" w:rsidR="004C02EF" w:rsidRPr="00E77497" w:rsidRDefault="004C02EF" w:rsidP="004C02EF">
      <w:r w:rsidRPr="00E77497">
        <w:t>JSON.stringify produces a String that conforms to the following JSON grammar. JSON.parse accepts a String that conforms to the JSON grammar.</w:t>
      </w:r>
    </w:p>
    <w:p w14:paraId="4D5CDEBC" w14:textId="77777777" w:rsidR="004C02EF" w:rsidRPr="00E77497" w:rsidRDefault="004C02EF" w:rsidP="004C02EF">
      <w:pPr>
        <w:pStyle w:val="40"/>
        <w:numPr>
          <w:ilvl w:val="0"/>
          <w:numId w:val="0"/>
        </w:numPr>
      </w:pPr>
      <w:r w:rsidRPr="00E77497">
        <w:t>15.12.1.1</w:t>
      </w:r>
      <w:r w:rsidRPr="00E77497">
        <w:tab/>
        <w:t>The JSON Lexical Grammar</w:t>
      </w:r>
    </w:p>
    <w:p w14:paraId="7ED9B2F3" w14:textId="77777777" w:rsidR="004C02EF" w:rsidRPr="00E77497" w:rsidRDefault="004C02EF" w:rsidP="004C02EF">
      <w:r w:rsidRPr="00E77497">
        <w:t xml:space="preserve">JSON is similar to ECMAScript source text in that it consists of a sequence of </w:t>
      </w:r>
      <w:ins w:id="29847" w:author="Rev 9 Allen Wirfs-Brock" w:date="2012-07-07T13:26:00Z">
        <w:r w:rsidR="00EE36C4">
          <w:t xml:space="preserve">Unicode </w:t>
        </w:r>
      </w:ins>
      <w:r w:rsidRPr="00E77497">
        <w:t xml:space="preserve">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14:paraId="00B3209F" w14:textId="77777777" w:rsidR="004C02EF" w:rsidRPr="00E77497" w:rsidRDefault="004C02EF" w:rsidP="004C02EF">
      <w:pPr>
        <w:pStyle w:val="Syntax"/>
      </w:pPr>
      <w:r w:rsidRPr="00E77497">
        <w:t>Syntax</w:t>
      </w:r>
    </w:p>
    <w:p w14:paraId="72F72F7A" w14:textId="77777777" w:rsidR="004C02EF" w:rsidRPr="00E77497" w:rsidRDefault="004C02EF" w:rsidP="004C02EF">
      <w:pPr>
        <w:keepNext/>
        <w:spacing w:after="0"/>
        <w:rPr>
          <w:b/>
        </w:rPr>
      </w:pPr>
      <w:r w:rsidRPr="00E77497">
        <w:rPr>
          <w:rFonts w:ascii="Times New Roman" w:hAnsi="Times New Roman"/>
          <w:i/>
        </w:rPr>
        <w:t xml:space="preserve">JSONWhiteSpace </w:t>
      </w:r>
      <w:r w:rsidRPr="00E77497">
        <w:rPr>
          <w:b/>
        </w:rPr>
        <w:t>::</w:t>
      </w:r>
    </w:p>
    <w:p w14:paraId="0FE5529C" w14:textId="77777777" w:rsidR="004C02EF" w:rsidRPr="00E77497" w:rsidRDefault="004C02EF" w:rsidP="004C02EF">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14:paraId="6B9EF047" w14:textId="77777777" w:rsidR="004C02EF" w:rsidRPr="00E77497" w:rsidRDefault="004C02EF" w:rsidP="004C02EF">
      <w:pPr>
        <w:pStyle w:val="M0"/>
        <w:spacing w:after="0"/>
        <w:rPr>
          <w:sz w:val="16"/>
        </w:rPr>
      </w:pPr>
    </w:p>
    <w:p w14:paraId="4B74CA2E" w14:textId="77777777" w:rsidR="004C02EF" w:rsidRPr="00E77497" w:rsidRDefault="004C02EF" w:rsidP="004C02EF">
      <w:pPr>
        <w:pStyle w:val="SyntaxRule"/>
      </w:pPr>
      <w:r w:rsidRPr="00E77497">
        <w:t xml:space="preserve">JSONString </w:t>
      </w:r>
      <w:r w:rsidRPr="00E77497">
        <w:rPr>
          <w:rFonts w:ascii="Arial" w:hAnsi="Arial"/>
          <w:b/>
          <w:i w:val="0"/>
        </w:rPr>
        <w:t>::</w:t>
      </w:r>
    </w:p>
    <w:p w14:paraId="5A7D2040" w14:textId="77777777" w:rsidR="004C02EF" w:rsidRPr="00E77497" w:rsidRDefault="004C02EF" w:rsidP="004C02EF">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14:paraId="0D4B136A" w14:textId="77777777" w:rsidR="004C02EF" w:rsidRPr="00E77497" w:rsidRDefault="004C02EF" w:rsidP="004C02EF">
      <w:pPr>
        <w:pStyle w:val="M0"/>
        <w:spacing w:after="0"/>
        <w:rPr>
          <w:sz w:val="16"/>
        </w:rPr>
      </w:pPr>
    </w:p>
    <w:p w14:paraId="14348D05" w14:textId="77777777" w:rsidR="004C02EF" w:rsidRPr="00E77497" w:rsidRDefault="004C02EF" w:rsidP="004C02EF">
      <w:pPr>
        <w:pStyle w:val="SyntaxRule"/>
      </w:pPr>
      <w:r w:rsidRPr="00E77497">
        <w:t xml:space="preserve">JSONStringCharacters </w:t>
      </w:r>
      <w:r w:rsidRPr="00E77497">
        <w:rPr>
          <w:rFonts w:ascii="Arial" w:hAnsi="Arial"/>
          <w:b/>
          <w:i w:val="0"/>
        </w:rPr>
        <w:t>::</w:t>
      </w:r>
    </w:p>
    <w:p w14:paraId="3F12C58B" w14:textId="77777777" w:rsidR="004C02EF" w:rsidRPr="00E77497" w:rsidRDefault="004C02EF" w:rsidP="004C02EF">
      <w:pPr>
        <w:pStyle w:val="SyntaxRule2"/>
      </w:pPr>
      <w:r w:rsidRPr="00E77497">
        <w:t>JSONStringCharacter JSONStringCharacters</w:t>
      </w:r>
      <w:r w:rsidRPr="00E77497">
        <w:rPr>
          <w:rFonts w:ascii="Arial" w:hAnsi="Arial" w:cs="Arial"/>
          <w:i w:val="0"/>
          <w:vertAlign w:val="subscript"/>
        </w:rPr>
        <w:t>opt</w:t>
      </w:r>
      <w:r w:rsidRPr="00E77497">
        <w:t xml:space="preserve"> </w:t>
      </w:r>
    </w:p>
    <w:p w14:paraId="4E313F56" w14:textId="77777777" w:rsidR="004C02EF" w:rsidRPr="00E77497" w:rsidRDefault="004C02EF" w:rsidP="004C02EF">
      <w:pPr>
        <w:pStyle w:val="M0"/>
        <w:spacing w:after="0"/>
        <w:rPr>
          <w:sz w:val="16"/>
        </w:rPr>
      </w:pPr>
    </w:p>
    <w:p w14:paraId="525797EA" w14:textId="77777777" w:rsidR="004C02EF" w:rsidRPr="00E77497" w:rsidRDefault="004C02EF" w:rsidP="004C02EF">
      <w:pPr>
        <w:spacing w:after="0"/>
        <w:rPr>
          <w:rFonts w:ascii="Times New Roman" w:hAnsi="Times New Roman"/>
          <w:i/>
        </w:rPr>
      </w:pPr>
      <w:r w:rsidRPr="00E77497">
        <w:rPr>
          <w:rFonts w:ascii="Times New Roman" w:hAnsi="Times New Roman"/>
          <w:i/>
        </w:rPr>
        <w:t xml:space="preserve">JSONStringCharacter </w:t>
      </w:r>
      <w:r w:rsidRPr="00E77497">
        <w:rPr>
          <w:b/>
        </w:rPr>
        <w:t>::</w:t>
      </w:r>
    </w:p>
    <w:p w14:paraId="056BC567" w14:textId="77777777" w:rsidR="004C02EF" w:rsidRPr="00E77497" w:rsidRDefault="004C02EF" w:rsidP="004C02EF">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1280A848" w14:textId="77777777" w:rsidR="004C02EF" w:rsidRPr="00E77497" w:rsidRDefault="004C02EF" w:rsidP="004C02EF">
      <w:pPr>
        <w:pStyle w:val="SyntaxRule2"/>
      </w:pPr>
      <w:r w:rsidRPr="00E77497">
        <w:rPr>
          <w:rFonts w:ascii="Courier New" w:hAnsi="Courier New" w:cs="Courier New"/>
          <w:b/>
          <w:i w:val="0"/>
        </w:rPr>
        <w:t>\</w:t>
      </w:r>
      <w:r w:rsidRPr="00E77497">
        <w:t xml:space="preserve"> JSONEscapeSequence</w:t>
      </w:r>
    </w:p>
    <w:p w14:paraId="6CC49DE8" w14:textId="77777777" w:rsidR="004C02EF" w:rsidRPr="00E77497" w:rsidRDefault="004C02EF" w:rsidP="004C02EF">
      <w:pPr>
        <w:pStyle w:val="M0"/>
        <w:spacing w:after="0"/>
        <w:rPr>
          <w:sz w:val="16"/>
        </w:rPr>
      </w:pPr>
    </w:p>
    <w:p w14:paraId="4DEABF9F" w14:textId="77777777" w:rsidR="004C02EF" w:rsidRPr="00E77497" w:rsidRDefault="004C02EF" w:rsidP="004C02EF">
      <w:pPr>
        <w:pStyle w:val="SyntaxRule"/>
      </w:pPr>
      <w:r w:rsidRPr="00E77497">
        <w:t xml:space="preserve">JSONEscapeSequence </w:t>
      </w:r>
      <w:r w:rsidRPr="00E77497">
        <w:rPr>
          <w:rFonts w:ascii="Arial" w:hAnsi="Arial"/>
          <w:b/>
          <w:i w:val="0"/>
        </w:rPr>
        <w:t>::</w:t>
      </w:r>
    </w:p>
    <w:p w14:paraId="41C617CB" w14:textId="77777777" w:rsidR="004C02EF" w:rsidRPr="00E77497" w:rsidRDefault="004C02EF" w:rsidP="004C02EF">
      <w:pPr>
        <w:pStyle w:val="SyntaxRule2"/>
      </w:pPr>
      <w:r w:rsidRPr="00E77497">
        <w:t>JSONEscapeCharacter</w:t>
      </w:r>
    </w:p>
    <w:p w14:paraId="678BA933" w14:textId="77777777" w:rsidR="004C02EF" w:rsidRPr="00E77497" w:rsidRDefault="00081283" w:rsidP="004C02EF">
      <w:pPr>
        <w:pStyle w:val="SyntaxRule2"/>
      </w:pPr>
      <w:ins w:id="29848" w:author="Rev 9 Allen Wirfs-Brock" w:date="2012-07-07T13:32:00Z">
        <w:r w:rsidRPr="00E77497">
          <w:rPr>
            <w:rFonts w:ascii="Courier New" w:hAnsi="Courier New"/>
            <w:b/>
            <w:i w:val="0"/>
          </w:rPr>
          <w:t>u</w:t>
        </w:r>
        <w:r w:rsidRPr="00E77497">
          <w:t xml:space="preserve"> HexDigit HexDigit HexDigit HexDigit</w:t>
        </w:r>
      </w:ins>
      <w:del w:id="29849" w:author="Rev 9 Allen Wirfs-Brock" w:date="2012-07-07T13:32:00Z">
        <w:r w:rsidR="004C02EF" w:rsidRPr="00E77497" w:rsidDel="00081283">
          <w:delText>UnicodeEscapeSequence</w:delText>
        </w:r>
      </w:del>
      <w:r w:rsidR="004C02EF" w:rsidRPr="00E77497">
        <w:t xml:space="preserve"> </w:t>
      </w:r>
    </w:p>
    <w:p w14:paraId="73E6FD4A" w14:textId="77777777" w:rsidR="004C02EF" w:rsidRPr="00E77497" w:rsidRDefault="004C02EF" w:rsidP="004C02EF">
      <w:pPr>
        <w:pStyle w:val="M0"/>
        <w:spacing w:after="0"/>
        <w:rPr>
          <w:sz w:val="16"/>
        </w:rPr>
      </w:pPr>
    </w:p>
    <w:p w14:paraId="7F8FF212" w14:textId="77777777" w:rsidR="004C02EF" w:rsidRPr="00E77497" w:rsidRDefault="004C02EF" w:rsidP="004C02EF">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14:paraId="504695D9" w14:textId="77777777" w:rsidR="004C02EF" w:rsidRPr="00C7794D" w:rsidRDefault="004C02EF" w:rsidP="004C02EF">
      <w:pPr>
        <w:pStyle w:val="SyntaxRule2"/>
        <w:rPr>
          <w:rFonts w:ascii="Courier New" w:hAnsi="Courier New" w:cs="Courier New"/>
          <w:b/>
          <w:i w:val="0"/>
        </w:rPr>
      </w:pPr>
      <w:r w:rsidRPr="00C7794D">
        <w:rPr>
          <w:rFonts w:ascii="Courier New" w:hAnsi="Courier New" w:cs="Courier New"/>
          <w:b/>
          <w:i w:val="0"/>
        </w:rPr>
        <w:t>" / \ b f n r t</w:t>
      </w:r>
    </w:p>
    <w:p w14:paraId="3EEF82AB" w14:textId="77777777" w:rsidR="004C02EF" w:rsidRPr="00C7794D" w:rsidRDefault="004C02EF" w:rsidP="004C02EF">
      <w:pPr>
        <w:pStyle w:val="M0"/>
        <w:spacing w:after="0"/>
        <w:rPr>
          <w:sz w:val="16"/>
        </w:rPr>
      </w:pPr>
    </w:p>
    <w:p w14:paraId="0574B5FD" w14:textId="77777777" w:rsidR="004C02EF" w:rsidRPr="00C7794D" w:rsidRDefault="004C02EF" w:rsidP="004C02EF">
      <w:pPr>
        <w:pStyle w:val="SyntaxRule"/>
      </w:pPr>
      <w:r w:rsidRPr="00C7794D">
        <w:t xml:space="preserve">JSONNumber </w:t>
      </w:r>
      <w:r w:rsidRPr="00C7794D">
        <w:rPr>
          <w:rFonts w:ascii="Arial" w:hAnsi="Arial"/>
          <w:b/>
          <w:i w:val="0"/>
        </w:rPr>
        <w:t>::</w:t>
      </w:r>
    </w:p>
    <w:p w14:paraId="6976528C" w14:textId="77777777" w:rsidR="004C02EF" w:rsidRPr="00A67AF2" w:rsidRDefault="004C02EF" w:rsidP="004C02EF">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14:paraId="7B49A211" w14:textId="77777777" w:rsidR="004C02EF" w:rsidRPr="00A67AF2" w:rsidRDefault="004C02EF" w:rsidP="004C02EF">
      <w:pPr>
        <w:pStyle w:val="M0"/>
        <w:spacing w:after="0"/>
        <w:rPr>
          <w:sz w:val="16"/>
        </w:rPr>
      </w:pPr>
    </w:p>
    <w:p w14:paraId="52DB64E1" w14:textId="77777777" w:rsidR="004C02EF" w:rsidRPr="00675B74" w:rsidRDefault="004C02EF" w:rsidP="004C02EF">
      <w:pPr>
        <w:pStyle w:val="SyntaxRule"/>
      </w:pPr>
      <w:r w:rsidRPr="00A67AF2">
        <w:t xml:space="preserve">JSONFraction </w:t>
      </w:r>
      <w:r w:rsidRPr="00B820AB">
        <w:rPr>
          <w:rFonts w:ascii="Arial" w:hAnsi="Arial"/>
          <w:b/>
          <w:i w:val="0"/>
        </w:rPr>
        <w:t>::</w:t>
      </w:r>
    </w:p>
    <w:p w14:paraId="45B9EB92" w14:textId="77777777" w:rsidR="004C02EF" w:rsidRPr="00E77497" w:rsidRDefault="004C02EF" w:rsidP="004C02EF">
      <w:pPr>
        <w:pStyle w:val="SyntaxRule2"/>
      </w:pPr>
      <w:r w:rsidRPr="00E77497">
        <w:rPr>
          <w:rFonts w:ascii="Courier New" w:hAnsi="Courier New" w:cs="Courier New"/>
          <w:b/>
          <w:i w:val="0"/>
        </w:rPr>
        <w:t>.</w:t>
      </w:r>
      <w:r w:rsidRPr="00E77497">
        <w:t xml:space="preserve"> DecimalDigits</w:t>
      </w:r>
    </w:p>
    <w:p w14:paraId="088F2618" w14:textId="77777777" w:rsidR="004C02EF" w:rsidRPr="00E77497" w:rsidRDefault="004C02EF" w:rsidP="004C02EF">
      <w:pPr>
        <w:pStyle w:val="M0"/>
        <w:spacing w:after="0"/>
        <w:rPr>
          <w:sz w:val="16"/>
        </w:rPr>
      </w:pPr>
    </w:p>
    <w:p w14:paraId="76B52954" w14:textId="77777777" w:rsidR="004C02EF" w:rsidRPr="00E77497" w:rsidRDefault="004C02EF" w:rsidP="004C02EF">
      <w:pPr>
        <w:pStyle w:val="SyntaxRule"/>
      </w:pPr>
      <w:r w:rsidRPr="00E77497">
        <w:t xml:space="preserve">JSONNullLiteral </w:t>
      </w:r>
      <w:r w:rsidRPr="00E77497">
        <w:rPr>
          <w:rFonts w:ascii="Arial" w:hAnsi="Arial"/>
          <w:b/>
          <w:i w:val="0"/>
        </w:rPr>
        <w:t>::</w:t>
      </w:r>
    </w:p>
    <w:p w14:paraId="1EFF67B7" w14:textId="77777777" w:rsidR="004C02EF" w:rsidRPr="00E77497" w:rsidRDefault="004C02EF" w:rsidP="004C02EF">
      <w:pPr>
        <w:pStyle w:val="SyntaxRule2"/>
      </w:pPr>
      <w:r w:rsidRPr="00E77497">
        <w:t>NullLiteral</w:t>
      </w:r>
    </w:p>
    <w:p w14:paraId="473A960C" w14:textId="77777777" w:rsidR="004C02EF" w:rsidRPr="00E77497" w:rsidRDefault="004C02EF" w:rsidP="004C02EF">
      <w:pPr>
        <w:pStyle w:val="M0"/>
        <w:spacing w:after="0"/>
        <w:rPr>
          <w:sz w:val="16"/>
        </w:rPr>
      </w:pPr>
    </w:p>
    <w:p w14:paraId="2D9B1789" w14:textId="77777777" w:rsidR="004C02EF" w:rsidRPr="00E77497" w:rsidRDefault="004C02EF" w:rsidP="004C02EF">
      <w:pPr>
        <w:pStyle w:val="SyntaxRule"/>
      </w:pPr>
      <w:r w:rsidRPr="00E77497">
        <w:t xml:space="preserve">JSONBooleanLiteral </w:t>
      </w:r>
      <w:r w:rsidRPr="00E77497">
        <w:rPr>
          <w:rFonts w:ascii="Arial" w:hAnsi="Arial"/>
          <w:b/>
          <w:i w:val="0"/>
        </w:rPr>
        <w:t>::</w:t>
      </w:r>
    </w:p>
    <w:p w14:paraId="31E2C00E" w14:textId="77777777" w:rsidR="004C02EF" w:rsidRPr="00E77497" w:rsidRDefault="004C02EF" w:rsidP="004C02EF">
      <w:pPr>
        <w:pStyle w:val="SyntaxRule2"/>
      </w:pPr>
      <w:r w:rsidRPr="00E77497">
        <w:t>BooleanLiteral</w:t>
      </w:r>
    </w:p>
    <w:p w14:paraId="62EEB865" w14:textId="77777777" w:rsidR="004C02EF" w:rsidRPr="00E77497" w:rsidRDefault="004C02EF" w:rsidP="004C02EF">
      <w:pPr>
        <w:pStyle w:val="M0"/>
        <w:spacing w:after="0"/>
        <w:rPr>
          <w:sz w:val="16"/>
        </w:rPr>
      </w:pPr>
    </w:p>
    <w:p w14:paraId="7B24D653" w14:textId="77777777" w:rsidR="004C02EF" w:rsidRPr="00E77497" w:rsidRDefault="004C02EF" w:rsidP="004C02EF">
      <w:pPr>
        <w:pStyle w:val="40"/>
        <w:numPr>
          <w:ilvl w:val="0"/>
          <w:numId w:val="0"/>
        </w:numPr>
      </w:pPr>
      <w:r w:rsidRPr="00E77497">
        <w:t>15.12.1.2</w:t>
      </w:r>
      <w:r w:rsidRPr="00E77497">
        <w:tab/>
        <w:t>The JSON Syntactic Grammar</w:t>
      </w:r>
    </w:p>
    <w:p w14:paraId="4F3F33F9" w14:textId="77777777" w:rsidR="004C02EF" w:rsidRPr="00E77497" w:rsidRDefault="004C02EF" w:rsidP="004C02EF">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14:paraId="46B9C12E" w14:textId="77777777" w:rsidR="004C02EF" w:rsidRPr="00E77497" w:rsidRDefault="004C02EF" w:rsidP="004C02EF">
      <w:pPr>
        <w:pStyle w:val="Syntax"/>
      </w:pPr>
      <w:r w:rsidRPr="00E77497">
        <w:t>Syntax</w:t>
      </w:r>
    </w:p>
    <w:p w14:paraId="5F34E6DD" w14:textId="77777777" w:rsidR="004C02EF" w:rsidRPr="00E77497" w:rsidRDefault="004C02EF" w:rsidP="004C02EF">
      <w:pPr>
        <w:pStyle w:val="SyntaxRule"/>
        <w:jc w:val="left"/>
      </w:pPr>
      <w:r w:rsidRPr="00E77497">
        <w:t xml:space="preserve">JSONText </w:t>
      </w:r>
      <w:r w:rsidRPr="00E77497">
        <w:rPr>
          <w:rFonts w:ascii="Arial" w:hAnsi="Arial"/>
          <w:b/>
          <w:i w:val="0"/>
        </w:rPr>
        <w:t>:</w:t>
      </w:r>
      <w:r w:rsidRPr="00E77497">
        <w:tab/>
        <w:t xml:space="preserve"> </w:t>
      </w:r>
    </w:p>
    <w:p w14:paraId="0B898E5F" w14:textId="77777777" w:rsidR="004C02EF" w:rsidRPr="00E77497" w:rsidRDefault="004C02EF" w:rsidP="004C02EF">
      <w:pPr>
        <w:pStyle w:val="SyntaxRule2"/>
      </w:pPr>
      <w:r w:rsidRPr="00E77497">
        <w:t>JSONValue</w:t>
      </w:r>
    </w:p>
    <w:p w14:paraId="37277D12" w14:textId="77777777" w:rsidR="004C02EF" w:rsidRPr="00E77497" w:rsidRDefault="004C02EF" w:rsidP="004C02EF">
      <w:pPr>
        <w:pStyle w:val="M0"/>
        <w:spacing w:after="0"/>
        <w:rPr>
          <w:sz w:val="16"/>
        </w:rPr>
      </w:pPr>
    </w:p>
    <w:p w14:paraId="00F5FBFA" w14:textId="77777777" w:rsidR="004C02EF" w:rsidRPr="00E77497" w:rsidRDefault="004C02EF" w:rsidP="004C02EF">
      <w:pPr>
        <w:pStyle w:val="SyntaxRule"/>
        <w:jc w:val="left"/>
      </w:pPr>
      <w:r w:rsidRPr="00E77497">
        <w:t xml:space="preserve">JSONValue </w:t>
      </w:r>
      <w:r w:rsidRPr="00E77497">
        <w:rPr>
          <w:rFonts w:ascii="Arial" w:hAnsi="Arial"/>
          <w:b/>
          <w:i w:val="0"/>
        </w:rPr>
        <w:t>:</w:t>
      </w:r>
      <w:r w:rsidRPr="00E77497">
        <w:tab/>
        <w:t xml:space="preserve"> </w:t>
      </w:r>
    </w:p>
    <w:p w14:paraId="77D05087" w14:textId="77777777" w:rsidR="004C02EF" w:rsidRPr="00E77497" w:rsidRDefault="004C02EF" w:rsidP="004C02EF">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0DAE396B" w14:textId="77777777" w:rsidR="004C02EF" w:rsidRPr="00E77497" w:rsidRDefault="004C02EF" w:rsidP="004C02EF">
      <w:pPr>
        <w:pStyle w:val="M0"/>
        <w:spacing w:after="0"/>
        <w:rPr>
          <w:sz w:val="16"/>
        </w:rPr>
      </w:pPr>
    </w:p>
    <w:p w14:paraId="6FDD6BF3" w14:textId="77777777" w:rsidR="004C02EF" w:rsidRPr="00E77497" w:rsidRDefault="004C02EF" w:rsidP="004C02EF">
      <w:pPr>
        <w:pStyle w:val="SyntaxRule"/>
      </w:pPr>
      <w:r w:rsidRPr="00E77497">
        <w:t xml:space="preserve">JSONObject </w:t>
      </w:r>
      <w:r w:rsidRPr="00E77497">
        <w:rPr>
          <w:rFonts w:ascii="Arial" w:hAnsi="Arial"/>
          <w:b/>
          <w:i w:val="0"/>
        </w:rPr>
        <w:t>:</w:t>
      </w:r>
    </w:p>
    <w:p w14:paraId="1C833E51"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71FA78C6" w14:textId="77777777" w:rsidR="004C02EF" w:rsidRPr="00E77497" w:rsidRDefault="004C02EF" w:rsidP="004C02EF">
      <w:pPr>
        <w:pStyle w:val="M0"/>
        <w:spacing w:after="0"/>
        <w:rPr>
          <w:sz w:val="16"/>
        </w:rPr>
      </w:pPr>
    </w:p>
    <w:p w14:paraId="30F82B7B" w14:textId="77777777" w:rsidR="004C02EF" w:rsidRPr="00E77497" w:rsidRDefault="004C02EF" w:rsidP="004C02EF">
      <w:pPr>
        <w:pStyle w:val="SyntaxRule"/>
      </w:pPr>
      <w:r w:rsidRPr="00E77497">
        <w:t xml:space="preserve">JSONMember </w:t>
      </w:r>
      <w:r w:rsidRPr="00E77497">
        <w:rPr>
          <w:rFonts w:ascii="Arial" w:hAnsi="Arial"/>
          <w:b/>
          <w:i w:val="0"/>
        </w:rPr>
        <w:t>:</w:t>
      </w:r>
    </w:p>
    <w:p w14:paraId="3BA8E8B9" w14:textId="77777777" w:rsidR="004C02EF" w:rsidRPr="00E77497" w:rsidRDefault="004C02EF" w:rsidP="004C02EF">
      <w:pPr>
        <w:pStyle w:val="SyntaxRule2"/>
      </w:pPr>
      <w:r w:rsidRPr="00E77497">
        <w:t xml:space="preserve">JSONString </w:t>
      </w:r>
      <w:r w:rsidRPr="00E77497">
        <w:rPr>
          <w:rFonts w:ascii="Courier New" w:hAnsi="Courier New" w:cs="Courier New"/>
          <w:b/>
          <w:i w:val="0"/>
        </w:rPr>
        <w:t>:</w:t>
      </w:r>
      <w:r w:rsidRPr="00E77497">
        <w:t xml:space="preserve"> JSONValue</w:t>
      </w:r>
    </w:p>
    <w:p w14:paraId="59F4CF48" w14:textId="77777777" w:rsidR="004C02EF" w:rsidRPr="00E77497" w:rsidRDefault="004C02EF" w:rsidP="004C02EF">
      <w:pPr>
        <w:pStyle w:val="M0"/>
        <w:spacing w:after="0"/>
        <w:rPr>
          <w:sz w:val="16"/>
        </w:rPr>
      </w:pPr>
    </w:p>
    <w:p w14:paraId="1FC0E156" w14:textId="77777777" w:rsidR="004C02EF" w:rsidRPr="00E77497" w:rsidRDefault="004C02EF" w:rsidP="004C02EF">
      <w:pPr>
        <w:pStyle w:val="SyntaxRule"/>
      </w:pPr>
      <w:r w:rsidRPr="00E77497">
        <w:t xml:space="preserve">JSONMemberList </w:t>
      </w:r>
      <w:r w:rsidRPr="00E77497">
        <w:rPr>
          <w:rFonts w:ascii="Arial" w:hAnsi="Arial"/>
          <w:b/>
          <w:i w:val="0"/>
        </w:rPr>
        <w:t>:</w:t>
      </w:r>
    </w:p>
    <w:p w14:paraId="45917476" w14:textId="77777777" w:rsidR="004C02EF" w:rsidRPr="00E77497" w:rsidRDefault="004C02EF" w:rsidP="004C02EF">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782DB2FF" w14:textId="77777777" w:rsidR="004C02EF" w:rsidRPr="00E77497" w:rsidRDefault="004C02EF" w:rsidP="004C02EF">
      <w:pPr>
        <w:pStyle w:val="M0"/>
        <w:spacing w:after="0"/>
        <w:rPr>
          <w:sz w:val="16"/>
        </w:rPr>
      </w:pPr>
    </w:p>
    <w:p w14:paraId="0C38E291" w14:textId="77777777" w:rsidR="004C02EF" w:rsidRPr="00E77497" w:rsidRDefault="004C02EF" w:rsidP="004C02EF">
      <w:pPr>
        <w:pStyle w:val="SyntaxRule"/>
      </w:pPr>
      <w:r w:rsidRPr="00E77497">
        <w:t xml:space="preserve">JSONArray </w:t>
      </w:r>
      <w:r w:rsidRPr="00E77497">
        <w:rPr>
          <w:rFonts w:ascii="Arial" w:hAnsi="Arial"/>
          <w:b/>
          <w:i w:val="0"/>
        </w:rPr>
        <w:t>:</w:t>
      </w:r>
    </w:p>
    <w:p w14:paraId="7D5886F3"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14:paraId="483E13E9" w14:textId="77777777" w:rsidR="004C02EF" w:rsidRPr="00E77497" w:rsidRDefault="004C02EF" w:rsidP="004C02EF">
      <w:pPr>
        <w:pStyle w:val="M0"/>
        <w:spacing w:after="0"/>
        <w:rPr>
          <w:sz w:val="16"/>
        </w:rPr>
      </w:pPr>
    </w:p>
    <w:p w14:paraId="108EA066" w14:textId="77777777" w:rsidR="004C02EF" w:rsidRPr="00E77497" w:rsidRDefault="004C02EF" w:rsidP="004C02EF">
      <w:pPr>
        <w:pStyle w:val="SyntaxRule"/>
      </w:pPr>
      <w:r w:rsidRPr="00E77497">
        <w:t xml:space="preserve">JSONElementList </w:t>
      </w:r>
      <w:r w:rsidRPr="00E77497">
        <w:rPr>
          <w:rFonts w:ascii="Arial" w:hAnsi="Arial"/>
          <w:b/>
          <w:i w:val="0"/>
        </w:rPr>
        <w:t>:</w:t>
      </w:r>
    </w:p>
    <w:p w14:paraId="4AAC18DC" w14:textId="77777777" w:rsidR="004C02EF" w:rsidRPr="00E77497" w:rsidRDefault="004C02EF" w:rsidP="004C02EF">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4742856A" w14:textId="77777777" w:rsidR="004C02EF" w:rsidRPr="00E77497" w:rsidRDefault="004C02EF" w:rsidP="004C02EF">
      <w:pPr>
        <w:pStyle w:val="M0"/>
        <w:spacing w:after="0"/>
        <w:rPr>
          <w:sz w:val="16"/>
        </w:rPr>
      </w:pPr>
      <w:bookmarkStart w:id="29850" w:name="_Toc235503550"/>
    </w:p>
    <w:p w14:paraId="5E051703" w14:textId="77777777" w:rsidR="004C02EF" w:rsidRPr="00E77497" w:rsidRDefault="004C02EF" w:rsidP="00F710D2">
      <w:pPr>
        <w:pStyle w:val="30"/>
        <w:numPr>
          <w:ilvl w:val="0"/>
          <w:numId w:val="0"/>
        </w:numPr>
      </w:pPr>
      <w:bookmarkStart w:id="29851" w:name="_Toc241509325"/>
      <w:bookmarkStart w:id="29852" w:name="_Toc244416812"/>
      <w:bookmarkStart w:id="29853" w:name="_Toc276631176"/>
      <w:bookmarkStart w:id="29854" w:name="_Toc329528908"/>
      <w:r w:rsidRPr="00E77497">
        <w:t>15.12.2</w:t>
      </w:r>
      <w:r w:rsidRPr="00E77497">
        <w:tab/>
        <w:t>parse ( text [ , reviver ] )</w:t>
      </w:r>
      <w:bookmarkEnd w:id="29850"/>
      <w:bookmarkEnd w:id="29851"/>
      <w:bookmarkEnd w:id="29852"/>
      <w:bookmarkEnd w:id="29853"/>
      <w:bookmarkEnd w:id="29854"/>
    </w:p>
    <w:p w14:paraId="0450B053" w14:textId="77777777" w:rsidR="004C02EF" w:rsidRPr="00E77497" w:rsidRDefault="004C02EF" w:rsidP="004C02EF">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11.1.4 and 11.1.5 as constrained by the JSON grammar.</w:t>
      </w:r>
    </w:p>
    <w:p w14:paraId="268918A6" w14:textId="77777777" w:rsidR="004C02EF" w:rsidRPr="00E77497" w:rsidRDefault="004C02EF" w:rsidP="004C02EF">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7483707E" w14:textId="77777777" w:rsidR="004C02EF" w:rsidRPr="00E77497" w:rsidRDefault="004C02EF" w:rsidP="001F482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14:paraId="717F89F5" w14:textId="77777777" w:rsidR="00175461" w:rsidRDefault="00175461" w:rsidP="00175461">
      <w:pPr>
        <w:pStyle w:val="Alg4"/>
        <w:numPr>
          <w:ilvl w:val="0"/>
          <w:numId w:val="326"/>
        </w:numPr>
        <w:rPr>
          <w:ins w:id="29855" w:author="Rev 7 Allen Wirfs-Brock" w:date="2012-04-11T13:11:00Z"/>
        </w:rPr>
      </w:pPr>
      <w:ins w:id="29856" w:author="Rev 7 Allen Wirfs-Brock" w:date="2012-04-11T13:11:00Z">
        <w:r>
          <w:t>ReturnIfAbrupt(</w:t>
        </w:r>
        <w:r>
          <w:rPr>
            <w:i/>
          </w:rPr>
          <w:t>text</w:t>
        </w:r>
        <w:r>
          <w:t>).</w:t>
        </w:r>
      </w:ins>
    </w:p>
    <w:p w14:paraId="44DC6354" w14:textId="77777777" w:rsidR="004C02EF" w:rsidRPr="00E77497" w:rsidRDefault="004C02EF" w:rsidP="001F482D">
      <w:pPr>
        <w:pStyle w:val="Alg4"/>
        <w:numPr>
          <w:ilvl w:val="0"/>
          <w:numId w:val="326"/>
        </w:numPr>
      </w:pPr>
      <w:r w:rsidRPr="00E77497">
        <w:t xml:space="preserve">Parse </w:t>
      </w:r>
      <w:r w:rsidRPr="00E77497">
        <w:rPr>
          <w:i/>
        </w:rPr>
        <w:t>JText</w:t>
      </w:r>
      <w:r w:rsidRPr="00E77497">
        <w:t xml:space="preserve"> </w:t>
      </w:r>
      <w:ins w:id="29857" w:author="Rev 9 Allen Wirfs-Brock" w:date="2012-07-07T13:36:00Z">
        <w:r w:rsidR="00081283">
          <w:t xml:space="preserve">interpretered as UTF-16 encoded Unicode characters </w:t>
        </w:r>
      </w:ins>
      <w:r w:rsidRPr="00E77497">
        <w:t xml:space="preserve">using the grammars in 15.12.1.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14:paraId="55DB79F0" w14:textId="77777777" w:rsidR="004C02EF" w:rsidRPr="00E77497" w:rsidRDefault="004C02EF" w:rsidP="001F482D">
      <w:pPr>
        <w:pStyle w:val="Alg4"/>
        <w:numPr>
          <w:ilvl w:val="0"/>
          <w:numId w:val="326"/>
        </w:numPr>
      </w:pPr>
      <w:r w:rsidRPr="00E77497">
        <w:t xml:space="preserve">Let </w:t>
      </w:r>
      <w:r w:rsidRPr="00E77497">
        <w:rPr>
          <w:i/>
        </w:rPr>
        <w:t>unfiltered</w:t>
      </w:r>
      <w:r w:rsidRPr="00E77497">
        <w:t xml:space="preserve"> be the result of parsing and evaluating </w:t>
      </w:r>
      <w:r w:rsidRPr="00E77497">
        <w:rPr>
          <w:i/>
        </w:rPr>
        <w:t>JText</w:t>
      </w:r>
      <w:r w:rsidRPr="00E77497">
        <w:t xml:space="preserve"> as if it was the source text of an ECMAScript </w:t>
      </w:r>
      <w:r w:rsidRPr="00E77497">
        <w:rPr>
          <w:i/>
        </w:rPr>
        <w:t>Program</w:t>
      </w:r>
      <w:r w:rsidRPr="00E77497">
        <w:t xml:space="preserve"> 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5FE1BFA8" w14:textId="77777777" w:rsidR="004C02EF" w:rsidRPr="00E77497" w:rsidRDefault="004C02EF" w:rsidP="001F482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14:paraId="72827734" w14:textId="77777777" w:rsidR="004C02EF" w:rsidRPr="00E77497" w:rsidRDefault="004C02EF" w:rsidP="001F482D">
      <w:pPr>
        <w:pStyle w:val="Alg4"/>
        <w:numPr>
          <w:ilvl w:val="1"/>
          <w:numId w:val="326"/>
        </w:numPr>
      </w:pPr>
      <w:r w:rsidRPr="00E77497">
        <w:t xml:space="preserve">Let </w:t>
      </w:r>
      <w:r w:rsidRPr="00E77497">
        <w:rPr>
          <w:i/>
        </w:rPr>
        <w:t>root</w:t>
      </w:r>
      <w:r w:rsidRPr="00E77497">
        <w:t xml:space="preserve"> be </w:t>
      </w:r>
      <w:ins w:id="29858" w:author="Rev 7 Allen Wirfs-Brock" w:date="2012-04-11T13:22:00Z">
        <w:r w:rsidR="00FC1AB5">
          <w:t xml:space="preserve">the result of the </w:t>
        </w:r>
        <w:del w:id="29859" w:author="Rev 8 Allen Wirfs-Brock" w:date="2012-06-14T14:41:00Z">
          <w:r w:rsidR="00FC1AB5" w:rsidDel="00D4543D">
            <w:delText>abstraction operation</w:delText>
          </w:r>
        </w:del>
      </w:ins>
      <w:ins w:id="29860" w:author="Rev 8 Allen Wirfs-Brock" w:date="2012-06-14T14:41:00Z">
        <w:r w:rsidR="00D4543D">
          <w:t>abstract operation</w:t>
        </w:r>
      </w:ins>
      <w:ins w:id="29861" w:author="Rev 7 Allen Wirfs-Brock" w:date="2012-04-11T13:22:00Z">
        <w:r w:rsidR="00FC1AB5">
          <w:t xml:space="preserve"> ObjectCreate (15.2)</w:t>
        </w:r>
      </w:ins>
      <w:del w:id="29862" w:author="Rev 7 Allen Wirfs-Brock" w:date="2012-04-11T13:22:00Z">
        <w:r w:rsidRPr="00E77497" w:rsidDel="00FC1AB5">
          <w:delText xml:space="preserve">a new object created as if by the expression </w:delText>
        </w:r>
        <w:r w:rsidRPr="00E77497" w:rsidDel="00FC1AB5">
          <w:rPr>
            <w:rFonts w:ascii="Courier New" w:hAnsi="Courier New" w:cs="Courier New"/>
            <w:b/>
          </w:rPr>
          <w:delText>new Object()</w:delText>
        </w:r>
        <w:r w:rsidRPr="00E77497" w:rsidDel="00FC1AB5">
          <w:delText xml:space="preserve">, where </w:delText>
        </w:r>
        <w:r w:rsidRPr="00E77497" w:rsidDel="00FC1AB5">
          <w:rPr>
            <w:rFonts w:ascii="Courier New" w:hAnsi="Courier New" w:cs="Courier New"/>
            <w:b/>
          </w:rPr>
          <w:delText>Object</w:delText>
        </w:r>
        <w:r w:rsidRPr="00E77497" w:rsidDel="00FC1AB5">
          <w:delText xml:space="preserve"> is the standard built-in constructor with that name</w:delText>
        </w:r>
      </w:del>
      <w:r w:rsidRPr="00E77497">
        <w:t>.</w:t>
      </w:r>
    </w:p>
    <w:p w14:paraId="12240AAB" w14:textId="77777777" w:rsidR="004C02EF" w:rsidRPr="00E77497" w:rsidRDefault="004C02EF" w:rsidP="001F482D">
      <w:pPr>
        <w:pStyle w:val="Alg4"/>
        <w:numPr>
          <w:ilvl w:val="1"/>
          <w:numId w:val="326"/>
        </w:numPr>
      </w:pPr>
      <w:r w:rsidRPr="00E77497">
        <w:t xml:space="preserve">Call the [[DefineOwnProperty]] internal method of </w:t>
      </w:r>
      <w:r w:rsidRPr="00E77497">
        <w:rPr>
          <w:i/>
        </w:rPr>
        <w:t>root</w:t>
      </w:r>
      <w:r w:rsidRPr="00E77497">
        <w:t xml:space="preserve"> with the empty String, the PropertyDescriptor {[[Value]]: </w:t>
      </w:r>
      <w:r w:rsidRPr="00E77497">
        <w:rPr>
          <w:i/>
        </w:rPr>
        <w:t>unfiltered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0BB9F081" w14:textId="77777777" w:rsidR="004C02EF" w:rsidRPr="00E77497" w:rsidRDefault="004C02EF" w:rsidP="001F482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774C490C" w14:textId="77777777" w:rsidR="004C02EF" w:rsidRPr="00E77497" w:rsidRDefault="004C02EF" w:rsidP="001F482D">
      <w:pPr>
        <w:pStyle w:val="Alg4"/>
        <w:numPr>
          <w:ilvl w:val="0"/>
          <w:numId w:val="326"/>
        </w:numPr>
      </w:pPr>
      <w:r w:rsidRPr="00E77497">
        <w:t>Else</w:t>
      </w:r>
    </w:p>
    <w:p w14:paraId="449B3670" w14:textId="77777777" w:rsidR="004C02EF" w:rsidRPr="00E77497" w:rsidRDefault="004C02EF" w:rsidP="001F482D">
      <w:pPr>
        <w:pStyle w:val="Alg4"/>
        <w:numPr>
          <w:ilvl w:val="1"/>
          <w:numId w:val="326"/>
        </w:numPr>
        <w:spacing w:after="220"/>
      </w:pPr>
      <w:r w:rsidRPr="00E77497">
        <w:t xml:space="preserve">Return </w:t>
      </w:r>
      <w:r w:rsidRPr="00E77497">
        <w:rPr>
          <w:i/>
        </w:rPr>
        <w:t>unfiltered</w:t>
      </w:r>
      <w:r w:rsidRPr="00E77497">
        <w:t>.</w:t>
      </w:r>
    </w:p>
    <w:p w14:paraId="118441E1" w14:textId="77777777" w:rsidR="004C02EF" w:rsidRPr="00E77497" w:rsidRDefault="004C02EF" w:rsidP="004C02EF">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19E00A64" w14:textId="77777777" w:rsidR="004C02EF" w:rsidRPr="00E77497" w:rsidRDefault="004C02EF" w:rsidP="001F482D">
      <w:pPr>
        <w:pStyle w:val="Alg4"/>
        <w:numPr>
          <w:ilvl w:val="0"/>
          <w:numId w:val="327"/>
        </w:numPr>
      </w:pPr>
      <w:r w:rsidRPr="00E77497">
        <w:t xml:space="preserve">Let </w:t>
      </w:r>
      <w:r w:rsidRPr="00E77497">
        <w:rPr>
          <w:i/>
        </w:rPr>
        <w:t>val</w:t>
      </w:r>
      <w:r w:rsidRPr="00E77497">
        <w:t xml:space="preserve"> be the result of calling the [[Get]] internal method of </w:t>
      </w:r>
      <w:r w:rsidRPr="00E77497">
        <w:rPr>
          <w:i/>
        </w:rPr>
        <w:t>holder</w:t>
      </w:r>
      <w:r w:rsidRPr="00E77497">
        <w:t xml:space="preserve"> with argument </w:t>
      </w:r>
      <w:r w:rsidRPr="00E77497">
        <w:rPr>
          <w:i/>
        </w:rPr>
        <w:t>name</w:t>
      </w:r>
      <w:r w:rsidRPr="00E77497">
        <w:t>.</w:t>
      </w:r>
    </w:p>
    <w:p w14:paraId="42FB53E7" w14:textId="77777777" w:rsidR="00FC1AB5" w:rsidRDefault="00FC1AB5" w:rsidP="00FC1AB5">
      <w:pPr>
        <w:pStyle w:val="Alg4"/>
        <w:numPr>
          <w:ilvl w:val="0"/>
          <w:numId w:val="327"/>
        </w:numPr>
        <w:rPr>
          <w:ins w:id="29863" w:author="Rev 7 Allen Wirfs-Brock" w:date="2012-04-11T13:23:00Z"/>
        </w:rPr>
      </w:pPr>
      <w:ins w:id="29864" w:author="Rev 7 Allen Wirfs-Brock" w:date="2012-04-11T13:23:00Z">
        <w:r>
          <w:t>ReturnIfAbrupt(</w:t>
        </w:r>
        <w:r>
          <w:rPr>
            <w:i/>
          </w:rPr>
          <w:t>val</w:t>
        </w:r>
        <w:r>
          <w:t>).</w:t>
        </w:r>
      </w:ins>
    </w:p>
    <w:p w14:paraId="3ECE99E3" w14:textId="77777777" w:rsidR="004C02EF" w:rsidRPr="00E77497" w:rsidRDefault="004C02EF" w:rsidP="001F482D">
      <w:pPr>
        <w:pStyle w:val="Alg4"/>
        <w:numPr>
          <w:ilvl w:val="0"/>
          <w:numId w:val="327"/>
        </w:numPr>
      </w:pPr>
      <w:r w:rsidRPr="00E77497">
        <w:t xml:space="preserve">If </w:t>
      </w:r>
      <w:r w:rsidRPr="00E77497">
        <w:rPr>
          <w:i/>
        </w:rPr>
        <w:t>val</w:t>
      </w:r>
      <w:r w:rsidRPr="00E77497">
        <w:t xml:space="preserve"> is an object, then</w:t>
      </w:r>
    </w:p>
    <w:p w14:paraId="16F2728F" w14:textId="77777777" w:rsidR="004C02EF" w:rsidRPr="00E77497" w:rsidRDefault="004C02EF" w:rsidP="001F482D">
      <w:pPr>
        <w:pStyle w:val="Alg4"/>
        <w:numPr>
          <w:ilvl w:val="1"/>
          <w:numId w:val="327"/>
        </w:numPr>
      </w:pPr>
      <w:r w:rsidRPr="00E77497">
        <w:t xml:space="preserve">If </w:t>
      </w:r>
      <w:del w:id="29865" w:author="Allen Wirfs-Brock" w:date="2011-07-02T14:43:00Z">
        <w:r w:rsidRPr="00E77497" w:rsidDel="00736F7F">
          <w:delText xml:space="preserve">the [[Class]] internal property of </w:delText>
        </w:r>
      </w:del>
      <w:r w:rsidRPr="00E77497">
        <w:rPr>
          <w:i/>
        </w:rPr>
        <w:t>val</w:t>
      </w:r>
      <w:r w:rsidRPr="00E77497">
        <w:t xml:space="preserve"> </w:t>
      </w:r>
      <w:del w:id="29866" w:author="Allen Wirfs-Brock" w:date="2011-07-02T14:43:00Z">
        <w:r w:rsidRPr="00E77497" w:rsidDel="00736F7F">
          <w:delText xml:space="preserve">is </w:delText>
        </w:r>
        <w:r w:rsidRPr="00E77497" w:rsidDel="00736F7F">
          <w:rPr>
            <w:rFonts w:ascii="Courier New" w:hAnsi="Courier New" w:cs="Courier New"/>
            <w:b/>
          </w:rPr>
          <w:delText>"Array"</w:delText>
        </w:r>
      </w:del>
      <w:ins w:id="29867" w:author="Allen Wirfs-Brock" w:date="2011-07-02T14:43:00Z">
        <w:r w:rsidR="00736F7F" w:rsidRPr="00E77497">
          <w:t>has a [[</w:t>
        </w:r>
        <w:del w:id="29868" w:author="Rev 3 Allen Wirfs-Brock" w:date="2011-09-07T15:43:00Z">
          <w:r w:rsidR="00736F7F" w:rsidRPr="00E77497" w:rsidDel="009D141F">
            <w:delText>IsArray</w:delText>
          </w:r>
        </w:del>
      </w:ins>
      <w:ins w:id="29869" w:author="Rev 3 Allen Wirfs-Brock" w:date="2011-09-07T15:43:00Z">
        <w:r w:rsidR="009D141F" w:rsidRPr="00E77497">
          <w:t>NativeBrand</w:t>
        </w:r>
      </w:ins>
      <w:ins w:id="29870" w:author="Allen Wirfs-Brock" w:date="2011-07-02T14:43:00Z">
        <w:r w:rsidR="00736F7F" w:rsidRPr="00E77497">
          <w:t>]] internal property</w:t>
        </w:r>
      </w:ins>
      <w:ins w:id="29871" w:author="Rev 3 Allen Wirfs-Brock" w:date="2011-09-07T15:43:00Z">
        <w:r w:rsidR="009D141F" w:rsidRPr="00E77497">
          <w:t xml:space="preserve"> with value NativeArray</w:t>
        </w:r>
      </w:ins>
      <w:ins w:id="29872" w:author="Allen Wirfs-Brock" w:date="2011-07-02T14:43:00Z">
        <w:r w:rsidR="00736F7F" w:rsidRPr="00E77497">
          <w:t>, then</w:t>
        </w:r>
      </w:ins>
    </w:p>
    <w:p w14:paraId="6E218A4C" w14:textId="77777777" w:rsidR="004C02EF" w:rsidRPr="00E77497" w:rsidRDefault="004C02EF" w:rsidP="001F482D">
      <w:pPr>
        <w:pStyle w:val="Alg4"/>
        <w:numPr>
          <w:ilvl w:val="2"/>
          <w:numId w:val="327"/>
        </w:numPr>
      </w:pPr>
      <w:r w:rsidRPr="00E77497">
        <w:t xml:space="preserve">Set </w:t>
      </w:r>
      <w:r w:rsidRPr="00E77497">
        <w:rPr>
          <w:i/>
        </w:rPr>
        <w:t>I</w:t>
      </w:r>
      <w:r w:rsidRPr="00E77497">
        <w:t xml:space="preserve"> to 0.</w:t>
      </w:r>
    </w:p>
    <w:p w14:paraId="17C38836" w14:textId="77777777" w:rsidR="004C02EF" w:rsidRPr="00E77497" w:rsidRDefault="004C02EF" w:rsidP="001F482D">
      <w:pPr>
        <w:pStyle w:val="Alg4"/>
        <w:numPr>
          <w:ilvl w:val="2"/>
          <w:numId w:val="327"/>
        </w:numPr>
      </w:pPr>
      <w:r w:rsidRPr="00E77497">
        <w:t xml:space="preserve">Let </w:t>
      </w:r>
      <w:r w:rsidRPr="00E77497">
        <w:rPr>
          <w:i/>
        </w:rPr>
        <w:t>len</w:t>
      </w:r>
      <w:r w:rsidRPr="00E77497">
        <w:t xml:space="preserve"> be the result of calling the [[Get]] internal method of </w:t>
      </w:r>
      <w:r w:rsidRPr="00E77497">
        <w:rPr>
          <w:i/>
        </w:rPr>
        <w:t>val</w:t>
      </w:r>
      <w:r w:rsidRPr="00E77497">
        <w:t xml:space="preserve"> with argument </w:t>
      </w:r>
      <w:r w:rsidRPr="00E77497">
        <w:rPr>
          <w:rFonts w:ascii="Courier New" w:hAnsi="Courier New" w:cs="Courier New"/>
          <w:b/>
        </w:rPr>
        <w:t>"length"</w:t>
      </w:r>
      <w:r w:rsidRPr="00E77497">
        <w:t>.</w:t>
      </w:r>
    </w:p>
    <w:p w14:paraId="434D4A2C" w14:textId="77777777" w:rsidR="00FC1AB5" w:rsidRDefault="00FC1AB5" w:rsidP="001F482D">
      <w:pPr>
        <w:pStyle w:val="Alg4"/>
        <w:numPr>
          <w:ilvl w:val="2"/>
          <w:numId w:val="327"/>
        </w:numPr>
        <w:rPr>
          <w:ins w:id="29873" w:author="Rev 7 Allen Wirfs-Brock" w:date="2012-04-11T13:24:00Z"/>
        </w:rPr>
      </w:pPr>
      <w:ins w:id="29874" w:author="Rev 7 Allen Wirfs-Brock" w:date="2012-04-11T13:24:00Z">
        <w:r>
          <w:t>Assert: len is not an abrupt completion and its value is a</w:t>
        </w:r>
      </w:ins>
      <w:ins w:id="29875" w:author="Rev 7 Allen Wirfs-Brock" w:date="2012-04-11T13:25:00Z">
        <w:r>
          <w:t xml:space="preserve"> positive</w:t>
        </w:r>
      </w:ins>
      <w:ins w:id="29876" w:author="Rev 7 Allen Wirfs-Brock" w:date="2012-04-11T13:24:00Z">
        <w:r>
          <w:t xml:space="preserve"> integer.</w:t>
        </w:r>
      </w:ins>
    </w:p>
    <w:p w14:paraId="07234990" w14:textId="77777777" w:rsidR="004C02EF" w:rsidRPr="00E77497" w:rsidRDefault="004C02EF" w:rsidP="001F482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14:paraId="6FC9C90A"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2B327986"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4A6CCAF1" w14:textId="77777777" w:rsidR="004C02EF" w:rsidRPr="00E77497" w:rsidRDefault="00222E5C" w:rsidP="001F482D">
      <w:pPr>
        <w:pStyle w:val="Alg4"/>
        <w:numPr>
          <w:ilvl w:val="4"/>
          <w:numId w:val="327"/>
        </w:numPr>
      </w:pPr>
      <w:ins w:id="29877" w:author="Rev 7 Allen Wirfs-Brock" w:date="2012-04-11T14:21:00Z">
        <w:r>
          <w:t xml:space="preserve">Let </w:t>
        </w:r>
        <w:r w:rsidRPr="00222E5C">
          <w:rPr>
            <w:i/>
          </w:rPr>
          <w:t>status</w:t>
        </w:r>
        <w:r>
          <w:t xml:space="preserve"> be the result of calling</w:t>
        </w:r>
        <w:r w:rsidRPr="00E77497">
          <w:t xml:space="preserve"> </w:t>
        </w:r>
      </w:ins>
      <w:del w:id="29878" w:author="Rev 7 Allen Wirfs-Brock" w:date="2012-04-11T14:21:00Z">
        <w:r w:rsidR="004C02EF" w:rsidRPr="00E77497" w:rsidDel="00222E5C">
          <w:delText xml:space="preserve">Call </w:delText>
        </w:r>
      </w:del>
      <w:r w:rsidR="004C02EF" w:rsidRPr="00E77497">
        <w:t xml:space="preserve">the [[Delete]] internal method of </w:t>
      </w:r>
      <w:r w:rsidR="004C02EF" w:rsidRPr="00E77497">
        <w:rPr>
          <w:i/>
        </w:rPr>
        <w:t>val</w:t>
      </w:r>
      <w:r w:rsidR="004C02EF" w:rsidRPr="00E77497">
        <w:t xml:space="preserve"> with ToString(</w:t>
      </w:r>
      <w:r w:rsidR="004C02EF" w:rsidRPr="00E77497">
        <w:rPr>
          <w:i/>
        </w:rPr>
        <w:t>I</w:t>
      </w:r>
      <w:r w:rsidR="004C02EF" w:rsidRPr="00E77497">
        <w:t xml:space="preserve">) and </w:t>
      </w:r>
      <w:r w:rsidR="004C02EF" w:rsidRPr="00E77497">
        <w:rPr>
          <w:b/>
        </w:rPr>
        <w:t>false</w:t>
      </w:r>
      <w:r w:rsidR="004C02EF" w:rsidRPr="00E77497">
        <w:t xml:space="preserve"> as arguments. </w:t>
      </w:r>
    </w:p>
    <w:p w14:paraId="4AB26168" w14:textId="77777777" w:rsidR="004C02EF" w:rsidRPr="00E77497" w:rsidRDefault="004C02EF" w:rsidP="001F482D">
      <w:pPr>
        <w:pStyle w:val="Alg4"/>
        <w:numPr>
          <w:ilvl w:val="3"/>
          <w:numId w:val="327"/>
        </w:numPr>
      </w:pPr>
      <w:r w:rsidRPr="00E77497">
        <w:t>Else</w:t>
      </w:r>
    </w:p>
    <w:p w14:paraId="384FB52A" w14:textId="77777777" w:rsidR="004C02EF" w:rsidRPr="00E77497" w:rsidRDefault="00222E5C" w:rsidP="001F482D">
      <w:pPr>
        <w:pStyle w:val="Alg4"/>
        <w:numPr>
          <w:ilvl w:val="4"/>
          <w:numId w:val="327"/>
        </w:numPr>
      </w:pPr>
      <w:ins w:id="29879" w:author="Rev 7 Allen Wirfs-Brock" w:date="2012-04-11T14:21:00Z">
        <w:r>
          <w:t xml:space="preserve">Let </w:t>
        </w:r>
        <w:r w:rsidRPr="00222E5C">
          <w:rPr>
            <w:i/>
          </w:rPr>
          <w:t>status</w:t>
        </w:r>
        <w:r>
          <w:t xml:space="preserve"> be the result of calling</w:t>
        </w:r>
        <w:r w:rsidRPr="00E77497">
          <w:t xml:space="preserve"> </w:t>
        </w:r>
      </w:ins>
      <w:del w:id="29880"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ToString(</w:t>
      </w:r>
      <w:r w:rsidR="004C02EF" w:rsidRPr="00E77497">
        <w:rPr>
          <w:i/>
        </w:rPr>
        <w:t>I</w:t>
      </w:r>
      <w:r w:rsidR="004C02EF" w:rsidRPr="00E77497">
        <w:t xml:space="preserve">), the Property Descriptor {[[Value]]: </w:t>
      </w:r>
      <w:r w:rsidR="004C02EF" w:rsidRPr="00E77497">
        <w:rPr>
          <w:i/>
        </w:rPr>
        <w:t>newElement</w:t>
      </w:r>
      <w:r w:rsidR="004C02EF" w:rsidRPr="00E77497">
        <w:t xml:space="preserve">, [[Writable]]: true, [[Enumerable]]: true, [[Configurable]]: true}, and </w:t>
      </w:r>
      <w:r w:rsidR="004C02EF" w:rsidRPr="00E77497">
        <w:rPr>
          <w:b/>
        </w:rPr>
        <w:t>false</w:t>
      </w:r>
      <w:r w:rsidR="004C02EF" w:rsidRPr="00E77497">
        <w:t>.</w:t>
      </w:r>
    </w:p>
    <w:p w14:paraId="64E5D2B0" w14:textId="77777777" w:rsidR="00222E5C" w:rsidRDefault="00222E5C" w:rsidP="001F482D">
      <w:pPr>
        <w:pStyle w:val="Alg4"/>
        <w:numPr>
          <w:ilvl w:val="3"/>
          <w:numId w:val="327"/>
        </w:numPr>
        <w:rPr>
          <w:ins w:id="29881" w:author="Rev 7 Allen Wirfs-Brock" w:date="2012-04-11T14:22:00Z"/>
        </w:rPr>
      </w:pPr>
      <w:ins w:id="29882" w:author="Rev 7 Allen Wirfs-Brock" w:date="2012-04-11T14:22:00Z">
        <w:r>
          <w:t>ReturnIfAbrupt(</w:t>
        </w:r>
        <w:r>
          <w:rPr>
            <w:i/>
          </w:rPr>
          <w:t>status</w:t>
        </w:r>
        <w:r>
          <w:t>).</w:t>
        </w:r>
      </w:ins>
    </w:p>
    <w:p w14:paraId="5FD0A03F" w14:textId="77777777" w:rsidR="004C02EF" w:rsidRPr="00E77497" w:rsidRDefault="004C02EF" w:rsidP="001F482D">
      <w:pPr>
        <w:pStyle w:val="Alg4"/>
        <w:numPr>
          <w:ilvl w:val="3"/>
          <w:numId w:val="327"/>
        </w:numPr>
      </w:pPr>
      <w:r w:rsidRPr="00E77497">
        <w:t xml:space="preserve">Add 1 to </w:t>
      </w:r>
      <w:r w:rsidRPr="00E77497">
        <w:rPr>
          <w:i/>
        </w:rPr>
        <w:t>I</w:t>
      </w:r>
      <w:r w:rsidRPr="00E77497">
        <w:t>.</w:t>
      </w:r>
    </w:p>
    <w:p w14:paraId="61A089D2" w14:textId="77777777" w:rsidR="004C02EF" w:rsidRPr="00E77497" w:rsidRDefault="004C02EF" w:rsidP="001F482D">
      <w:pPr>
        <w:pStyle w:val="Alg4"/>
        <w:numPr>
          <w:ilvl w:val="1"/>
          <w:numId w:val="327"/>
        </w:numPr>
      </w:pPr>
      <w:r w:rsidRPr="00E77497">
        <w:t>Else</w:t>
      </w:r>
    </w:p>
    <w:p w14:paraId="66D41D92" w14:textId="77777777" w:rsidR="004C02EF" w:rsidRPr="00E77497" w:rsidRDefault="004C02EF" w:rsidP="001F482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del w:id="29883" w:author="Rev 7 Allen Wirfs-Brock" w:date="2012-04-11T14:19:00Z">
        <w:r w:rsidRPr="00E77497" w:rsidDel="00222E5C">
          <w:delText xml:space="preserve">should </w:delText>
        </w:r>
      </w:del>
      <w:ins w:id="29884" w:author="Rev 7 Allen Wirfs-Brock" w:date="2012-04-11T14:19:00Z">
        <w:r w:rsidR="00222E5C">
          <w:t>is</w:t>
        </w:r>
        <w:r w:rsidR="00222E5C" w:rsidRPr="00E77497">
          <w:t xml:space="preserve"> </w:t>
        </w:r>
      </w:ins>
      <w:del w:id="29885" w:author="Rev 7 Allen Wirfs-Brock" w:date="2012-04-11T14:19:00Z">
        <w:r w:rsidRPr="00E77497" w:rsidDel="00222E5C">
          <w:delText xml:space="preserve">be </w:delText>
        </w:r>
      </w:del>
      <w:r w:rsidRPr="00E77497">
        <w:t xml:space="preserve">the same as that used by the </w:t>
      </w:r>
      <w:r w:rsidRPr="00E77497">
        <w:rPr>
          <w:b/>
        </w:rPr>
        <w:t>Object.keys</w:t>
      </w:r>
      <w:r w:rsidRPr="00E77497">
        <w:t xml:space="preserve"> standard built-in function.</w:t>
      </w:r>
    </w:p>
    <w:p w14:paraId="727F5389" w14:textId="77777777" w:rsidR="004C02EF" w:rsidRPr="00E77497" w:rsidRDefault="004C02EF" w:rsidP="001F482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14:paraId="19B4A562"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423968C2"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2F74B13F" w14:textId="77777777" w:rsidR="004C02EF" w:rsidRPr="00E77497" w:rsidRDefault="004C02EF" w:rsidP="001F482D">
      <w:pPr>
        <w:pStyle w:val="Alg4"/>
        <w:numPr>
          <w:ilvl w:val="4"/>
          <w:numId w:val="327"/>
        </w:numPr>
      </w:pPr>
      <w:del w:id="29886" w:author="Rev 7 Allen Wirfs-Brock" w:date="2012-04-11T14:21:00Z">
        <w:r w:rsidRPr="00E77497" w:rsidDel="00222E5C">
          <w:delText xml:space="preserve">Call </w:delText>
        </w:r>
      </w:del>
      <w:ins w:id="29887" w:author="Rev 7 Allen Wirfs-Brock" w:date="2012-04-11T14:21:00Z">
        <w:r w:rsidR="00222E5C">
          <w:t xml:space="preserve">Let </w:t>
        </w:r>
        <w:r w:rsidR="00222E5C" w:rsidRPr="00222E5C">
          <w:rPr>
            <w:i/>
          </w:rPr>
          <w:t>status</w:t>
        </w:r>
        <w:r w:rsidR="00222E5C">
          <w:t xml:space="preserve"> be the result of calling</w:t>
        </w:r>
        <w:r w:rsidR="00222E5C" w:rsidRPr="00E77497">
          <w:t xml:space="preserve"> </w:t>
        </w:r>
      </w:ins>
      <w:r w:rsidRPr="00E77497">
        <w:t xml:space="preserve">the [[Delete]] internal method of </w:t>
      </w:r>
      <w:r w:rsidRPr="00E77497">
        <w:rPr>
          <w:i/>
        </w:rPr>
        <w:t>val</w:t>
      </w:r>
      <w:r w:rsidRPr="00E77497">
        <w:t xml:space="preserve"> with </w:t>
      </w:r>
      <w:r w:rsidRPr="00E77497">
        <w:rPr>
          <w:i/>
        </w:rPr>
        <w:t>P</w:t>
      </w:r>
      <w:r w:rsidRPr="00E77497">
        <w:t xml:space="preserve"> and </w:t>
      </w:r>
      <w:r w:rsidRPr="00E77497">
        <w:rPr>
          <w:b/>
        </w:rPr>
        <w:t>false</w:t>
      </w:r>
      <w:r w:rsidRPr="00E77497">
        <w:t xml:space="preserve"> as arguments. </w:t>
      </w:r>
    </w:p>
    <w:p w14:paraId="2AC07E67" w14:textId="77777777" w:rsidR="004C02EF" w:rsidRPr="00E77497" w:rsidRDefault="004C02EF" w:rsidP="001F482D">
      <w:pPr>
        <w:pStyle w:val="Alg4"/>
        <w:numPr>
          <w:ilvl w:val="3"/>
          <w:numId w:val="327"/>
        </w:numPr>
      </w:pPr>
      <w:r w:rsidRPr="00E77497">
        <w:t>Else</w:t>
      </w:r>
    </w:p>
    <w:p w14:paraId="35BDF7F5" w14:textId="77777777" w:rsidR="004C02EF" w:rsidRPr="00E77497" w:rsidRDefault="00222E5C" w:rsidP="001F482D">
      <w:pPr>
        <w:pStyle w:val="Alg4"/>
        <w:numPr>
          <w:ilvl w:val="4"/>
          <w:numId w:val="327"/>
        </w:numPr>
      </w:pPr>
      <w:ins w:id="29888" w:author="Rev 7 Allen Wirfs-Brock" w:date="2012-04-11T14:21:00Z">
        <w:r>
          <w:t xml:space="preserve">Let </w:t>
        </w:r>
        <w:r w:rsidRPr="00222E5C">
          <w:rPr>
            <w:i/>
          </w:rPr>
          <w:t>status</w:t>
        </w:r>
        <w:r>
          <w:t xml:space="preserve"> be the result of calling</w:t>
        </w:r>
        <w:r w:rsidRPr="00E77497">
          <w:t xml:space="preserve"> </w:t>
        </w:r>
      </w:ins>
      <w:del w:id="29889"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w:t>
      </w:r>
      <w:r w:rsidR="004C02EF" w:rsidRPr="00E77497">
        <w:rPr>
          <w:i/>
        </w:rPr>
        <w:t>P</w:t>
      </w:r>
      <w:r w:rsidR="004C02EF" w:rsidRPr="00E77497">
        <w:t xml:space="preserve">, the Property Descriptor {[[Value]]: </w:t>
      </w:r>
      <w:r w:rsidR="004C02EF" w:rsidRPr="00E77497">
        <w:rPr>
          <w:i/>
        </w:rPr>
        <w:t>newElement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53DE30DE" w14:textId="77777777" w:rsidR="00222E5C" w:rsidRDefault="00222E5C" w:rsidP="00222E5C">
      <w:pPr>
        <w:pStyle w:val="Alg4"/>
        <w:numPr>
          <w:ilvl w:val="3"/>
          <w:numId w:val="327"/>
        </w:numPr>
        <w:rPr>
          <w:ins w:id="29890" w:author="Rev 7 Allen Wirfs-Brock" w:date="2012-04-11T14:23:00Z"/>
        </w:rPr>
      </w:pPr>
      <w:ins w:id="29891" w:author="Rev 7 Allen Wirfs-Brock" w:date="2012-04-11T14:23:00Z">
        <w:r>
          <w:t>ReturnIfAbrupt(</w:t>
        </w:r>
        <w:r>
          <w:rPr>
            <w:i/>
          </w:rPr>
          <w:t>status</w:t>
        </w:r>
        <w:r>
          <w:t>).</w:t>
        </w:r>
      </w:ins>
    </w:p>
    <w:p w14:paraId="0E059DB4" w14:textId="77777777" w:rsidR="004C02EF" w:rsidRPr="00E77497" w:rsidRDefault="004C02EF" w:rsidP="001F482D">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 xml:space="preserve">name </w:t>
      </w:r>
      <w:r w:rsidRPr="00E77497">
        <w:t xml:space="preserve">and </w:t>
      </w:r>
      <w:r w:rsidRPr="00E77497">
        <w:rPr>
          <w:i/>
        </w:rPr>
        <w:t>val</w:t>
      </w:r>
      <w:r w:rsidRPr="00E77497">
        <w:t>.</w:t>
      </w:r>
    </w:p>
    <w:p w14:paraId="087FA8D5" w14:textId="77777777" w:rsidR="004C02EF" w:rsidRPr="00E77497" w:rsidRDefault="004C02EF" w:rsidP="004C02EF">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247CADD3" w14:textId="77777777" w:rsidR="004C02EF" w:rsidRPr="00E77497" w:rsidRDefault="004C02EF" w:rsidP="004C02EF">
      <w:pPr>
        <w:pStyle w:val="Note"/>
      </w:pPr>
      <w:r w:rsidRPr="00E77497">
        <w:t>NOTE</w:t>
      </w:r>
      <w:r w:rsidRPr="00E77497">
        <w:tab/>
        <w:t>In the case where there are duplicate name Strings within an object, lexically preceding values for the same key shall be overwritten.</w:t>
      </w:r>
    </w:p>
    <w:p w14:paraId="5E254534" w14:textId="77777777" w:rsidR="004C02EF" w:rsidRPr="00E77497" w:rsidRDefault="004C02EF" w:rsidP="00F710D2">
      <w:pPr>
        <w:pStyle w:val="30"/>
        <w:numPr>
          <w:ilvl w:val="0"/>
          <w:numId w:val="0"/>
        </w:numPr>
      </w:pPr>
      <w:bookmarkStart w:id="29892" w:name="_Toc235503551"/>
      <w:bookmarkStart w:id="29893" w:name="_Toc241509326"/>
      <w:bookmarkStart w:id="29894" w:name="_Toc244416813"/>
      <w:bookmarkStart w:id="29895" w:name="_Toc276631177"/>
      <w:bookmarkStart w:id="29896" w:name="_Toc329528909"/>
      <w:r w:rsidRPr="00E77497">
        <w:t>15.12.3</w:t>
      </w:r>
      <w:r w:rsidRPr="00E77497">
        <w:tab/>
        <w:t>stringify ( value [ , replacer [ , space ] ] )</w:t>
      </w:r>
      <w:bookmarkEnd w:id="29892"/>
      <w:bookmarkEnd w:id="29893"/>
      <w:bookmarkEnd w:id="29894"/>
      <w:bookmarkEnd w:id="29895"/>
      <w:bookmarkEnd w:id="29896"/>
    </w:p>
    <w:p w14:paraId="56DCB5A7" w14:textId="77777777" w:rsidR="004C02EF" w:rsidRPr="00E77497" w:rsidRDefault="004C02EF" w:rsidP="004C02EF">
      <w:r w:rsidRPr="00E77497">
        <w:t xml:space="preserve">The </w:t>
      </w:r>
      <w:r w:rsidRPr="00E77497">
        <w:rPr>
          <w:rFonts w:ascii="Courier New" w:hAnsi="Courier New" w:cs="Courier New"/>
          <w:b/>
        </w:rPr>
        <w:t>stringify</w:t>
      </w:r>
      <w:r w:rsidRPr="00E77497">
        <w:t xml:space="preserve"> function returns a String in </w:t>
      </w:r>
      <w:ins w:id="29897" w:author="Rev 9 Allen Wirfs-Brock" w:date="2012-07-07T13:55:00Z">
        <w:r w:rsidR="0020305B">
          <w:t xml:space="preserve">UTF-16 encoded </w:t>
        </w:r>
      </w:ins>
      <w:r w:rsidRPr="00E77497">
        <w:t xml:space="preserve">JSON format representing an ECMAScript value. It can take three parameters. </w:t>
      </w:r>
      <w:del w:id="29898" w:author="Allen Wirfs-Brock rev2" w:date="2011-07-20T14:01:00Z">
        <w:r w:rsidRPr="00E77497" w:rsidDel="001F13A3">
          <w:delText xml:space="preserve">The first parameter is required. </w:delText>
        </w:r>
      </w:del>
      <w:r w:rsidRPr="00E77497">
        <w:t xml:space="preserve">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6C31B8BB" w14:textId="77777777" w:rsidR="004C02EF" w:rsidRPr="00E77497" w:rsidRDefault="004C02EF" w:rsidP="004C02EF">
      <w:pPr>
        <w:keepNext/>
      </w:pPr>
      <w:r w:rsidRPr="00E77497">
        <w:t>These are the steps in stringifying an object:</w:t>
      </w:r>
    </w:p>
    <w:p w14:paraId="4A88E1CF" w14:textId="77777777" w:rsidR="004C02EF" w:rsidRPr="00E77497" w:rsidRDefault="004C02EF" w:rsidP="001F482D">
      <w:pPr>
        <w:pStyle w:val="Alg4"/>
        <w:numPr>
          <w:ilvl w:val="0"/>
          <w:numId w:val="328"/>
        </w:numPr>
      </w:pPr>
      <w:r w:rsidRPr="00E77497">
        <w:t xml:space="preserve">Let </w:t>
      </w:r>
      <w:r w:rsidRPr="00E77497">
        <w:rPr>
          <w:i/>
        </w:rPr>
        <w:t>stack</w:t>
      </w:r>
      <w:r w:rsidRPr="00E77497">
        <w:t xml:space="preserve"> be an empty List.</w:t>
      </w:r>
    </w:p>
    <w:p w14:paraId="004B900E" w14:textId="77777777" w:rsidR="004C02EF" w:rsidRPr="00E77497" w:rsidRDefault="004C02EF" w:rsidP="001F482D">
      <w:pPr>
        <w:pStyle w:val="Alg4"/>
        <w:numPr>
          <w:ilvl w:val="0"/>
          <w:numId w:val="328"/>
        </w:numPr>
      </w:pPr>
      <w:r w:rsidRPr="00E77497">
        <w:t xml:space="preserve">Let </w:t>
      </w:r>
      <w:r w:rsidRPr="00E77497">
        <w:rPr>
          <w:i/>
        </w:rPr>
        <w:t>indent</w:t>
      </w:r>
      <w:r w:rsidRPr="00E77497">
        <w:t xml:space="preserve"> be the empty String.</w:t>
      </w:r>
    </w:p>
    <w:p w14:paraId="6DE211FF" w14:textId="77777777" w:rsidR="004C02EF" w:rsidRPr="00E77497" w:rsidRDefault="004C02EF" w:rsidP="001F482D">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14D94439" w14:textId="77777777" w:rsidR="004C02EF" w:rsidRPr="00E77497" w:rsidRDefault="004C02EF" w:rsidP="001F482D">
      <w:pPr>
        <w:pStyle w:val="Alg4"/>
        <w:numPr>
          <w:ilvl w:val="0"/>
          <w:numId w:val="328"/>
        </w:numPr>
      </w:pPr>
      <w:r w:rsidRPr="00E77497">
        <w:t>If Type(</w:t>
      </w:r>
      <w:r w:rsidRPr="00E77497">
        <w:rPr>
          <w:i/>
        </w:rPr>
        <w:t>replacer</w:t>
      </w:r>
      <w:r w:rsidRPr="00E77497">
        <w:t>) is Object, then</w:t>
      </w:r>
    </w:p>
    <w:p w14:paraId="6E1B05D0" w14:textId="77777777" w:rsidR="004C02EF" w:rsidRPr="00E77497" w:rsidRDefault="004C02EF" w:rsidP="001F482D">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14:paraId="1DBAE4DD" w14:textId="77777777" w:rsidR="004C02EF" w:rsidRPr="00E77497" w:rsidRDefault="004C02EF" w:rsidP="001F482D">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14:paraId="25EAC622" w14:textId="77777777" w:rsidR="004C02EF" w:rsidRPr="00E77497" w:rsidRDefault="004C02EF" w:rsidP="001F482D">
      <w:pPr>
        <w:pStyle w:val="Alg4"/>
        <w:numPr>
          <w:ilvl w:val="1"/>
          <w:numId w:val="328"/>
        </w:numPr>
      </w:pPr>
      <w:r w:rsidRPr="00E77497">
        <w:t xml:space="preserve">Else if </w:t>
      </w:r>
      <w:del w:id="29899" w:author="Allen Wirfs-Brock" w:date="2011-07-02T14:45:00Z">
        <w:r w:rsidRPr="00E77497" w:rsidDel="004C0FF1">
          <w:delText xml:space="preserve">the [[Class]] internal property of </w:delText>
        </w:r>
      </w:del>
      <w:r w:rsidRPr="00E77497">
        <w:rPr>
          <w:i/>
        </w:rPr>
        <w:t>replacer</w:t>
      </w:r>
      <w:r w:rsidRPr="00E77497">
        <w:t xml:space="preserve"> </w:t>
      </w:r>
      <w:ins w:id="29900" w:author="Allen Wirfs-Brock" w:date="2011-07-02T14:45:00Z">
        <w:r w:rsidR="004C0FF1" w:rsidRPr="00E77497">
          <w:t>has a [[</w:t>
        </w:r>
        <w:del w:id="29901" w:author="Rev 3 Allen Wirfs-Brock" w:date="2011-09-07T15:43:00Z">
          <w:r w:rsidR="004C0FF1" w:rsidRPr="00E77497" w:rsidDel="009D141F">
            <w:delText>IsArray</w:delText>
          </w:r>
        </w:del>
      </w:ins>
      <w:ins w:id="29902" w:author="Rev 3 Allen Wirfs-Brock" w:date="2011-09-07T15:43:00Z">
        <w:r w:rsidR="009D141F" w:rsidRPr="00E77497">
          <w:t>NativeBrand</w:t>
        </w:r>
      </w:ins>
      <w:ins w:id="29903" w:author="Allen Wirfs-Brock" w:date="2011-07-02T14:45:00Z">
        <w:r w:rsidR="004C0FF1" w:rsidRPr="00E77497">
          <w:t>]] internal property</w:t>
        </w:r>
      </w:ins>
      <w:ins w:id="29904" w:author="Rev 3 Allen Wirfs-Brock" w:date="2011-09-07T15:43:00Z">
        <w:r w:rsidR="009D141F" w:rsidRPr="00E77497">
          <w:t xml:space="preserve"> with value NativeArray</w:t>
        </w:r>
        <w:r w:rsidR="009D141F" w:rsidRPr="00E77497" w:rsidDel="004C0FF1">
          <w:t xml:space="preserve"> </w:t>
        </w:r>
      </w:ins>
      <w:del w:id="29905" w:author="Allen Wirfs-Brock" w:date="2011-07-02T14:45:00Z">
        <w:r w:rsidRPr="00E77497" w:rsidDel="004C0FF1">
          <w:delText xml:space="preserve">is </w:delText>
        </w:r>
        <w:r w:rsidRPr="00E77497" w:rsidDel="004C0FF1">
          <w:rPr>
            <w:rFonts w:ascii="Courier New" w:hAnsi="Courier New" w:cs="Courier New"/>
            <w:b/>
          </w:rPr>
          <w:delText>"Array"</w:delText>
        </w:r>
      </w:del>
      <w:r w:rsidRPr="00E77497">
        <w:t>, then</w:t>
      </w:r>
    </w:p>
    <w:p w14:paraId="3ABFC3A5" w14:textId="77777777" w:rsidR="004C02EF" w:rsidRPr="00E77497" w:rsidRDefault="004C02EF" w:rsidP="001F482D">
      <w:pPr>
        <w:pStyle w:val="Alg4"/>
        <w:numPr>
          <w:ilvl w:val="2"/>
          <w:numId w:val="328"/>
        </w:numPr>
      </w:pPr>
      <w:r w:rsidRPr="00E77497">
        <w:t xml:space="preserve">Let </w:t>
      </w:r>
      <w:r w:rsidRPr="00E77497">
        <w:rPr>
          <w:i/>
        </w:rPr>
        <w:t xml:space="preserve">PropertyList </w:t>
      </w:r>
      <w:r w:rsidRPr="00E77497">
        <w:t xml:space="preserve"> be an empty internal List</w:t>
      </w:r>
    </w:p>
    <w:p w14:paraId="69C15ABE" w14:textId="77777777" w:rsidR="004C02EF" w:rsidRPr="00E77497" w:rsidRDefault="004C02EF" w:rsidP="001F482D">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39C32801" w14:textId="77777777" w:rsidR="004C02EF" w:rsidRPr="00E77497" w:rsidRDefault="004C02EF" w:rsidP="001F482D">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14:paraId="0EE2874E" w14:textId="77777777" w:rsidR="004C02EF" w:rsidRPr="00E77497" w:rsidRDefault="004C02EF" w:rsidP="001F482D">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236D861E" w14:textId="77777777" w:rsidR="004C02EF" w:rsidRPr="00E77497" w:rsidRDefault="004C02EF" w:rsidP="001F482D">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3BBEEB04" w14:textId="77777777" w:rsidR="004C02EF" w:rsidRPr="00E77497" w:rsidRDefault="004C02EF" w:rsidP="001F482D">
      <w:pPr>
        <w:pStyle w:val="Alg4"/>
        <w:numPr>
          <w:ilvl w:val="3"/>
          <w:numId w:val="328"/>
        </w:numPr>
      </w:pPr>
      <w:r w:rsidRPr="00E77497">
        <w:t>Else if Type(</w:t>
      </w:r>
      <w:r w:rsidRPr="00E77497">
        <w:rPr>
          <w:i/>
        </w:rPr>
        <w:t>v</w:t>
      </w:r>
      <w:r w:rsidRPr="00E77497">
        <w:t>) is Object then,</w:t>
      </w:r>
    </w:p>
    <w:p w14:paraId="264AC22F" w14:textId="77777777" w:rsidR="004C02EF" w:rsidRPr="00E77497" w:rsidRDefault="004C02EF" w:rsidP="001F482D">
      <w:pPr>
        <w:pStyle w:val="Alg4"/>
        <w:numPr>
          <w:ilvl w:val="4"/>
          <w:numId w:val="328"/>
        </w:numPr>
      </w:pPr>
      <w:r w:rsidRPr="00E77497">
        <w:t xml:space="preserve">If </w:t>
      </w:r>
      <w:del w:id="29906" w:author="Allen Wirfs-Brock" w:date="2011-07-02T14:49:00Z">
        <w:r w:rsidRPr="00E77497" w:rsidDel="004C0FF1">
          <w:delText xml:space="preserve">the [[Class]] internal property of </w:delText>
        </w:r>
      </w:del>
      <w:r w:rsidRPr="00E77497">
        <w:rPr>
          <w:i/>
        </w:rPr>
        <w:t>v</w:t>
      </w:r>
      <w:r w:rsidRPr="00E77497">
        <w:t xml:space="preserve"> </w:t>
      </w:r>
      <w:del w:id="29907" w:author="Allen Wirfs-Brock" w:date="2011-07-02T14:49:00Z">
        <w:r w:rsidRPr="00E77497" w:rsidDel="004C0FF1">
          <w:delText xml:space="preserve">is </w:delText>
        </w:r>
        <w:r w:rsidRPr="00E77497" w:rsidDel="004C0FF1">
          <w:rPr>
            <w:rFonts w:ascii="Courier New" w:hAnsi="Courier New" w:cs="Courier New"/>
            <w:b/>
          </w:rPr>
          <w:delText>"String"</w:delText>
        </w:r>
        <w:r w:rsidRPr="00E77497" w:rsidDel="004C0FF1">
          <w:delText xml:space="preserve"> or </w:delText>
        </w:r>
        <w:r w:rsidRPr="00E77497" w:rsidDel="004C0FF1">
          <w:rPr>
            <w:rFonts w:ascii="Courier New" w:hAnsi="Courier New" w:cs="Courier New"/>
            <w:b/>
          </w:rPr>
          <w:delText>"Number"</w:delText>
        </w:r>
      </w:del>
      <w:ins w:id="29908" w:author="Allen Wirfs-Brock" w:date="2011-07-02T14:49:00Z">
        <w:r w:rsidR="004C0FF1" w:rsidRPr="00E77497">
          <w:t xml:space="preserve">has </w:t>
        </w:r>
        <w:del w:id="29909" w:author="Rev 8 Allen Wirfs-Brock" w:date="2012-06-14T14:33:00Z">
          <w:r w:rsidR="004C0FF1" w:rsidRPr="00E77497" w:rsidDel="00FD13C0">
            <w:delText xml:space="preserve">either </w:delText>
          </w:r>
        </w:del>
        <w:r w:rsidR="004C0FF1" w:rsidRPr="00E77497">
          <w:t>a</w:t>
        </w:r>
      </w:ins>
      <w:ins w:id="29910" w:author="Allen Wirfs-Brock" w:date="2011-07-02T14:50:00Z">
        <w:del w:id="29911" w:author="Rev 8 Allen Wirfs-Brock" w:date="2012-06-14T14:33:00Z">
          <w:r w:rsidR="004C0FF1" w:rsidRPr="00E77497" w:rsidDel="00FD13C0">
            <w:delText>n</w:delText>
          </w:r>
        </w:del>
      </w:ins>
      <w:ins w:id="29912" w:author="Allen Wirfs-Brock" w:date="2011-07-02T14:49:00Z">
        <w:r w:rsidR="004C0FF1" w:rsidRPr="00E77497">
          <w:t xml:space="preserve"> [[</w:t>
        </w:r>
        <w:del w:id="29913" w:author="Rev 3 Allen Wirfs-Brock" w:date="2011-09-07T17:56:00Z">
          <w:r w:rsidR="004C0FF1" w:rsidRPr="00E77497" w:rsidDel="00065D08">
            <w:delText>IsString</w:delText>
          </w:r>
        </w:del>
      </w:ins>
      <w:ins w:id="29914" w:author="Rev 3 Allen Wirfs-Brock" w:date="2011-09-07T17:56:00Z">
        <w:r w:rsidR="00065D08" w:rsidRPr="00E77497">
          <w:t>NativeBrand</w:t>
        </w:r>
      </w:ins>
      <w:ins w:id="29915" w:author="Allen Wirfs-Brock" w:date="2011-07-02T14:49:00Z">
        <w:r w:rsidR="004C0FF1" w:rsidRPr="00E77497">
          <w:t xml:space="preserve">]] </w:t>
        </w:r>
        <w:del w:id="29916" w:author="Rev 3 Allen Wirfs-Brock" w:date="2011-09-07T17:56:00Z">
          <w:r w:rsidR="004C0FF1" w:rsidRPr="00E77497" w:rsidDel="00065D08">
            <w:delText>or a</w:delText>
          </w:r>
        </w:del>
      </w:ins>
      <w:ins w:id="29917" w:author="Allen Wirfs-Brock" w:date="2011-07-02T14:50:00Z">
        <w:del w:id="29918" w:author="Rev 3 Allen Wirfs-Brock" w:date="2011-09-07T17:56:00Z">
          <w:r w:rsidR="004C0FF1" w:rsidRPr="00E77497" w:rsidDel="00065D08">
            <w:delText>n</w:delText>
          </w:r>
        </w:del>
      </w:ins>
      <w:ins w:id="29919" w:author="Allen Wirfs-Brock" w:date="2011-07-02T14:49:00Z">
        <w:del w:id="29920" w:author="Rev 3 Allen Wirfs-Brock" w:date="2011-09-07T17:56:00Z">
          <w:r w:rsidR="004C0FF1" w:rsidRPr="00E77497" w:rsidDel="00065D08">
            <w:delText xml:space="preserve"> [[IsNumber]]</w:delText>
          </w:r>
        </w:del>
      </w:ins>
      <w:ins w:id="29921" w:author="Allen Wirfs-Brock" w:date="2011-07-02T14:51:00Z">
        <w:del w:id="29922" w:author="Rev 3 Allen Wirfs-Brock" w:date="2011-09-07T17:56:00Z">
          <w:r w:rsidR="004C0FF1" w:rsidRPr="00E77497" w:rsidDel="00065D08">
            <w:delText xml:space="preserve"> </w:delText>
          </w:r>
        </w:del>
        <w:r w:rsidR="004C0FF1" w:rsidRPr="00E77497">
          <w:t>internal property</w:t>
        </w:r>
      </w:ins>
      <w:ins w:id="29923" w:author="Rev 3 Allen Wirfs-Brock" w:date="2011-09-07T17:56:00Z">
        <w:r w:rsidR="00065D08" w:rsidRPr="00E77497">
          <w:t xml:space="preserve"> whose value is either StringWrapper or NumberWrapper</w:t>
        </w:r>
      </w:ins>
      <w:r w:rsidRPr="00E77497">
        <w:rPr>
          <w:rFonts w:ascii="Courier New" w:hAnsi="Courier New" w:cs="Courier New"/>
          <w:b/>
        </w:rPr>
        <w:t xml:space="preserve"> </w:t>
      </w:r>
      <w:r w:rsidRPr="00E77497">
        <w:t xml:space="preserve">then let </w:t>
      </w:r>
      <w:r w:rsidRPr="00E77497">
        <w:rPr>
          <w:i/>
        </w:rPr>
        <w:t>item</w:t>
      </w:r>
      <w:r w:rsidRPr="00E77497">
        <w:t xml:space="preserve"> be ToString(</w:t>
      </w:r>
      <w:r w:rsidRPr="00E77497">
        <w:rPr>
          <w:i/>
        </w:rPr>
        <w:t>v</w:t>
      </w:r>
      <w:r w:rsidRPr="00E77497">
        <w:t>).</w:t>
      </w:r>
    </w:p>
    <w:p w14:paraId="1D0854BA" w14:textId="77777777" w:rsidR="004C02EF" w:rsidRPr="00E77497" w:rsidRDefault="004C02EF" w:rsidP="001F482D">
      <w:pPr>
        <w:pStyle w:val="Alg4"/>
        <w:numPr>
          <w:ilvl w:val="3"/>
          <w:numId w:val="328"/>
        </w:numPr>
      </w:pPr>
      <w:r w:rsidRPr="00E77497">
        <w:t xml:space="preserve">If </w:t>
      </w:r>
      <w:r w:rsidRPr="00E77497">
        <w:rPr>
          <w:i/>
        </w:rPr>
        <w:t>item</w:t>
      </w:r>
      <w:r w:rsidRPr="00E77497">
        <w:t xml:space="preserve"> is not undefined and </w:t>
      </w:r>
      <w:r w:rsidRPr="00E77497">
        <w:rPr>
          <w:i/>
        </w:rPr>
        <w:t>item</w:t>
      </w:r>
      <w:r w:rsidRPr="00E77497">
        <w:t xml:space="preserve"> is not currently an element of </w:t>
      </w:r>
      <w:r w:rsidRPr="00E77497">
        <w:rPr>
          <w:i/>
        </w:rPr>
        <w:t>PropertyList</w:t>
      </w:r>
      <w:r w:rsidRPr="00E77497">
        <w:t xml:space="preserve"> then,</w:t>
      </w:r>
    </w:p>
    <w:p w14:paraId="63A71A44" w14:textId="77777777" w:rsidR="004C02EF" w:rsidRPr="00E77497" w:rsidRDefault="004C02EF" w:rsidP="001F482D">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14:paraId="1CA79379" w14:textId="77777777" w:rsidR="004C02EF" w:rsidRPr="00E77497" w:rsidRDefault="004C02EF" w:rsidP="001F482D">
      <w:pPr>
        <w:pStyle w:val="Alg4"/>
        <w:numPr>
          <w:ilvl w:val="0"/>
          <w:numId w:val="328"/>
        </w:numPr>
      </w:pPr>
      <w:r w:rsidRPr="00E77497">
        <w:t>If Type(</w:t>
      </w:r>
      <w:r w:rsidRPr="00E77497">
        <w:rPr>
          <w:i/>
        </w:rPr>
        <w:t>space</w:t>
      </w:r>
      <w:r w:rsidRPr="00E77497">
        <w:t>) is Object then,</w:t>
      </w:r>
    </w:p>
    <w:p w14:paraId="63D14A98" w14:textId="77777777" w:rsidR="004C02EF" w:rsidRPr="00E77497" w:rsidRDefault="004C02EF" w:rsidP="001F482D">
      <w:pPr>
        <w:pStyle w:val="Alg4"/>
        <w:numPr>
          <w:ilvl w:val="1"/>
          <w:numId w:val="328"/>
        </w:numPr>
      </w:pPr>
      <w:r w:rsidRPr="00E77497">
        <w:t xml:space="preserve">If </w:t>
      </w:r>
      <w:del w:id="29924" w:author="Allen Wirfs-Brock" w:date="2011-07-02T14:47:00Z">
        <w:r w:rsidRPr="00E77497" w:rsidDel="004C0FF1">
          <w:delText xml:space="preserve">the [[Class]] internal property of </w:delText>
        </w:r>
      </w:del>
      <w:r w:rsidRPr="00E77497">
        <w:rPr>
          <w:i/>
        </w:rPr>
        <w:t>space</w:t>
      </w:r>
      <w:r w:rsidRPr="00E77497">
        <w:t xml:space="preserve"> </w:t>
      </w:r>
      <w:ins w:id="29925" w:author="Allen Wirfs-Brock" w:date="2011-07-02T14:47:00Z">
        <w:r w:rsidR="004C0FF1" w:rsidRPr="00E77497">
          <w:t>has a [[</w:t>
        </w:r>
        <w:del w:id="29926" w:author="Rev 3 Allen Wirfs-Brock" w:date="2011-09-07T18:06:00Z">
          <w:r w:rsidR="004C0FF1" w:rsidRPr="00E77497" w:rsidDel="00187187">
            <w:delText>IsNumber</w:delText>
          </w:r>
        </w:del>
      </w:ins>
      <w:ins w:id="29927" w:author="Rev 3 Allen Wirfs-Brock" w:date="2011-09-07T18:06:00Z">
        <w:r w:rsidR="00187187" w:rsidRPr="00E77497">
          <w:t>NativeBrand</w:t>
        </w:r>
      </w:ins>
      <w:ins w:id="29928" w:author="Allen Wirfs-Brock" w:date="2011-07-02T14:47:00Z">
        <w:r w:rsidR="004C0FF1" w:rsidRPr="00E77497">
          <w:t>]] internal property</w:t>
        </w:r>
      </w:ins>
      <w:ins w:id="29929" w:author="Rev 3 Allen Wirfs-Brock" w:date="2011-09-07T18:06:00Z">
        <w:r w:rsidR="00187187" w:rsidRPr="00E77497">
          <w:t xml:space="preserve"> whose value is NumberWrapper</w:t>
        </w:r>
        <w:r w:rsidR="00187187" w:rsidRPr="00E77497" w:rsidDel="004C0FF1">
          <w:t xml:space="preserve"> </w:t>
        </w:r>
      </w:ins>
      <w:del w:id="29930" w:author="Allen Wirfs-Brock" w:date="2011-07-02T14:47: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6F27878D"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14:paraId="5A88205C" w14:textId="77777777" w:rsidR="004C02EF" w:rsidRPr="00E77497" w:rsidRDefault="004C02EF" w:rsidP="001F482D">
      <w:pPr>
        <w:pStyle w:val="Alg4"/>
        <w:numPr>
          <w:ilvl w:val="1"/>
          <w:numId w:val="328"/>
        </w:numPr>
      </w:pPr>
      <w:r w:rsidRPr="00E77497">
        <w:t xml:space="preserve">Else if </w:t>
      </w:r>
      <w:del w:id="29931" w:author="Allen Wirfs-Brock" w:date="2011-07-02T14:46:00Z">
        <w:r w:rsidRPr="00E77497" w:rsidDel="004C0FF1">
          <w:delText xml:space="preserve">the [[Class]] internal property of </w:delText>
        </w:r>
      </w:del>
      <w:r w:rsidRPr="00E77497">
        <w:rPr>
          <w:i/>
        </w:rPr>
        <w:t>space</w:t>
      </w:r>
      <w:r w:rsidRPr="00E77497">
        <w:t xml:space="preserve"> </w:t>
      </w:r>
      <w:ins w:id="29932" w:author="Allen Wirfs-Brock" w:date="2011-07-02T14:46:00Z">
        <w:r w:rsidR="004C0FF1" w:rsidRPr="00E77497">
          <w:t>has a [[</w:t>
        </w:r>
        <w:del w:id="29933" w:author="Rev 3 Allen Wirfs-Brock" w:date="2011-09-07T17:57:00Z">
          <w:r w:rsidR="004C0FF1" w:rsidRPr="00E77497" w:rsidDel="00065D08">
            <w:delText>IsString</w:delText>
          </w:r>
        </w:del>
      </w:ins>
      <w:ins w:id="29934" w:author="Rev 3 Allen Wirfs-Brock" w:date="2011-09-07T17:57:00Z">
        <w:r w:rsidR="00065D08" w:rsidRPr="00E77497">
          <w:t>NativeBrand</w:t>
        </w:r>
      </w:ins>
      <w:ins w:id="29935" w:author="Allen Wirfs-Brock" w:date="2011-07-02T14:46:00Z">
        <w:r w:rsidR="004C0FF1" w:rsidRPr="00E77497">
          <w:t>]] internal property</w:t>
        </w:r>
      </w:ins>
      <w:ins w:id="29936" w:author="Rev 3 Allen Wirfs-Brock" w:date="2011-09-07T17:57:00Z">
        <w:r w:rsidR="00065D08" w:rsidRPr="00E77497">
          <w:t xml:space="preserve"> with value StringWrapper</w:t>
        </w:r>
        <w:r w:rsidR="00065D08" w:rsidRPr="00E77497" w:rsidDel="004C0FF1">
          <w:t xml:space="preserve"> </w:t>
        </w:r>
      </w:ins>
      <w:del w:id="29937" w:author="Allen Wirfs-Brock" w:date="2011-07-02T14:46: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334E583E"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14:paraId="5F9C0ECD" w14:textId="77777777" w:rsidR="004C02EF" w:rsidRPr="00E77497" w:rsidRDefault="004C02EF" w:rsidP="001F482D">
      <w:pPr>
        <w:pStyle w:val="Alg4"/>
        <w:numPr>
          <w:ilvl w:val="0"/>
          <w:numId w:val="328"/>
        </w:numPr>
      </w:pPr>
      <w:r w:rsidRPr="00E77497">
        <w:t>If Type(</w:t>
      </w:r>
      <w:r w:rsidRPr="00E77497">
        <w:rPr>
          <w:i/>
        </w:rPr>
        <w:t>space</w:t>
      </w:r>
      <w:r w:rsidRPr="00E77497">
        <w:t>) is Number</w:t>
      </w:r>
    </w:p>
    <w:p w14:paraId="00F0A4DF" w14:textId="77777777" w:rsidR="004C02EF" w:rsidRPr="00E77497" w:rsidRDefault="004C02EF" w:rsidP="001F482D">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14:paraId="2AF19CAF"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w:t>
      </w:r>
      <w:ins w:id="29938" w:author="Rev 9 Allen Wirfs-Brock" w:date="2012-07-07T13:37:00Z">
        <w:r w:rsidR="00081283">
          <w:t xml:space="preserve">occurances of code unit 0x0020 (the Unicode </w:t>
        </w:r>
      </w:ins>
      <w:r w:rsidRPr="00E77497">
        <w:t xml:space="preserve">space </w:t>
      </w:r>
      <w:del w:id="29939" w:author="Rev 9 Allen Wirfs-Brock" w:date="2012-07-07T13:37:00Z">
        <w:r w:rsidRPr="00E77497" w:rsidDel="00081283">
          <w:delText>characters</w:delText>
        </w:r>
      </w:del>
      <w:ins w:id="29940" w:author="Rev 9 Allen Wirfs-Brock" w:date="2012-07-07T13:37:00Z">
        <w:r w:rsidR="00081283" w:rsidRPr="00E77497">
          <w:t>character</w:t>
        </w:r>
        <w:r w:rsidR="00081283">
          <w:t>)</w:t>
        </w:r>
      </w:ins>
      <w:r w:rsidRPr="00E77497">
        <w:t xml:space="preserve">. This will be the empty String if </w:t>
      </w:r>
      <w:r w:rsidRPr="00E77497">
        <w:rPr>
          <w:i/>
        </w:rPr>
        <w:t>space</w:t>
      </w:r>
      <w:r w:rsidRPr="00E77497">
        <w:t xml:space="preserve"> is less than 1.</w:t>
      </w:r>
    </w:p>
    <w:p w14:paraId="1214BCB8" w14:textId="77777777" w:rsidR="004C02EF" w:rsidRPr="00E77497" w:rsidRDefault="004C02EF" w:rsidP="001F482D">
      <w:pPr>
        <w:pStyle w:val="Alg4"/>
        <w:numPr>
          <w:ilvl w:val="0"/>
          <w:numId w:val="328"/>
        </w:numPr>
      </w:pPr>
      <w:r w:rsidRPr="00E77497">
        <w:t>Else if Type(</w:t>
      </w:r>
      <w:r w:rsidRPr="00E77497">
        <w:rPr>
          <w:i/>
        </w:rPr>
        <w:t>space)</w:t>
      </w:r>
      <w:r w:rsidRPr="00E77497">
        <w:t xml:space="preserve"> is String</w:t>
      </w:r>
    </w:p>
    <w:p w14:paraId="4098A756" w14:textId="77777777" w:rsidR="004C02EF" w:rsidRPr="00E77497" w:rsidRDefault="004C02EF" w:rsidP="001F482D">
      <w:pPr>
        <w:pStyle w:val="Alg4"/>
        <w:numPr>
          <w:ilvl w:val="1"/>
          <w:numId w:val="328"/>
        </w:numPr>
      </w:pPr>
      <w:r w:rsidRPr="00E77497">
        <w:t xml:space="preserve">If the number of </w:t>
      </w:r>
      <w:del w:id="29941" w:author="Rev 9 Allen Wirfs-Brock" w:date="2012-07-07T13:38:00Z">
        <w:r w:rsidRPr="00E77497" w:rsidDel="00081283">
          <w:delText xml:space="preserve">characters </w:delText>
        </w:r>
      </w:del>
      <w:ins w:id="29942" w:author="Rev 9 Allen Wirfs-Brock" w:date="2012-07-07T13:38:00Z">
        <w:r w:rsidR="00081283">
          <w:t>elements</w:t>
        </w:r>
        <w:r w:rsidR="00081283" w:rsidRPr="00E77497">
          <w:t xml:space="preserve"> </w:t>
        </w:r>
      </w:ins>
      <w:r w:rsidRPr="00E77497">
        <w:t xml:space="preserve">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del w:id="29943" w:author="Rev 9 Allen Wirfs-Brock" w:date="2012-07-07T13:38:00Z">
        <w:r w:rsidRPr="00E77497" w:rsidDel="00081283">
          <w:delText xml:space="preserve">characters </w:delText>
        </w:r>
      </w:del>
      <w:ins w:id="29944" w:author="Rev 9 Allen Wirfs-Brock" w:date="2012-07-07T13:38:00Z">
        <w:r w:rsidR="00081283">
          <w:t>elements</w:t>
        </w:r>
        <w:r w:rsidR="00081283" w:rsidRPr="00E77497">
          <w:t xml:space="preserve"> </w:t>
        </w:r>
      </w:ins>
      <w:r w:rsidRPr="00E77497">
        <w:t xml:space="preserve">of </w:t>
      </w:r>
      <w:r w:rsidRPr="00E77497">
        <w:rPr>
          <w:i/>
        </w:rPr>
        <w:t>space</w:t>
      </w:r>
      <w:r w:rsidRPr="00E77497">
        <w:t>.</w:t>
      </w:r>
    </w:p>
    <w:p w14:paraId="3B587130" w14:textId="77777777" w:rsidR="004C02EF" w:rsidRPr="00E77497" w:rsidRDefault="004C02EF" w:rsidP="001F482D">
      <w:pPr>
        <w:pStyle w:val="Alg4"/>
        <w:numPr>
          <w:ilvl w:val="0"/>
          <w:numId w:val="328"/>
        </w:numPr>
      </w:pPr>
      <w:r w:rsidRPr="00E77497">
        <w:t>Else</w:t>
      </w:r>
    </w:p>
    <w:p w14:paraId="4AFAFFA0"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the empty String.</w:t>
      </w:r>
    </w:p>
    <w:p w14:paraId="1A2D7804" w14:textId="77777777" w:rsidR="004C02EF" w:rsidRPr="00E77497" w:rsidRDefault="004C02EF" w:rsidP="001F482D">
      <w:pPr>
        <w:pStyle w:val="Alg4"/>
        <w:numPr>
          <w:ilvl w:val="0"/>
          <w:numId w:val="328"/>
        </w:numPr>
      </w:pPr>
      <w:r w:rsidRPr="00E77497">
        <w:t xml:space="preserve">Let </w:t>
      </w:r>
      <w:r w:rsidRPr="00E77497">
        <w:rPr>
          <w:i/>
        </w:rPr>
        <w:t>wrapper</w:t>
      </w:r>
      <w:r w:rsidRPr="00E77497">
        <w:t xml:space="preserve"> be </w:t>
      </w:r>
      <w:ins w:id="29945" w:author="Rev 7 Allen Wirfs-Brock" w:date="2012-04-11T14:51:00Z">
        <w:del w:id="29946" w:author="Rev 8 Allen Wirfs-Brock" w:date="2012-06-14T14:51:00Z">
          <w:r w:rsidR="00B52E82" w:rsidRPr="00E77497" w:rsidDel="00CA30A6">
            <w:delText xml:space="preserve">be </w:delText>
          </w:r>
        </w:del>
        <w:r w:rsidR="00B52E82">
          <w:t xml:space="preserve">the result of the </w:t>
        </w:r>
        <w:del w:id="29947" w:author="Rev 8 Allen Wirfs-Brock" w:date="2012-06-14T14:41:00Z">
          <w:r w:rsidR="00B52E82" w:rsidDel="00D4543D">
            <w:delText>abstraction operation</w:delText>
          </w:r>
        </w:del>
      </w:ins>
      <w:ins w:id="29948" w:author="Rev 8 Allen Wirfs-Brock" w:date="2012-06-14T14:41:00Z">
        <w:r w:rsidR="00D4543D">
          <w:t>abstract operation</w:t>
        </w:r>
      </w:ins>
      <w:ins w:id="29949" w:author="Rev 7 Allen Wirfs-Brock" w:date="2012-04-11T14:51:00Z">
        <w:r w:rsidR="00B52E82">
          <w:t xml:space="preserve"> ObjectCreate (15.2)</w:t>
        </w:r>
      </w:ins>
      <w:del w:id="29950" w:author="Rev 7 Allen Wirfs-Brock" w:date="2012-04-11T14:51:00Z">
        <w:r w:rsidRPr="00E77497" w:rsidDel="00B52E82">
          <w:delText xml:space="preserve">a new object created as if by the expression </w:delText>
        </w:r>
        <w:r w:rsidRPr="00E77497" w:rsidDel="00B52E82">
          <w:rPr>
            <w:rFonts w:ascii="Courier New" w:hAnsi="Courier New" w:cs="Courier New"/>
            <w:b/>
          </w:rPr>
          <w:delText>new Object()</w:delText>
        </w:r>
        <w:r w:rsidRPr="00E77497" w:rsidDel="00B52E82">
          <w:delText xml:space="preserve">, where </w:delText>
        </w:r>
        <w:r w:rsidRPr="00E77497" w:rsidDel="00B52E82">
          <w:rPr>
            <w:rFonts w:ascii="Courier New" w:hAnsi="Courier New" w:cs="Courier New"/>
            <w:b/>
          </w:rPr>
          <w:delText>Object</w:delText>
        </w:r>
        <w:r w:rsidRPr="00E77497" w:rsidDel="00B52E82">
          <w:delText xml:space="preserve"> is the standard built-in constructor with that name</w:delText>
        </w:r>
      </w:del>
      <w:r w:rsidRPr="00E77497">
        <w:t>.</w:t>
      </w:r>
    </w:p>
    <w:p w14:paraId="5D61F197" w14:textId="77777777" w:rsidR="004C02EF" w:rsidRPr="00E77497" w:rsidRDefault="004C02EF" w:rsidP="001F482D">
      <w:pPr>
        <w:pStyle w:val="Alg4"/>
        <w:numPr>
          <w:ilvl w:val="0"/>
          <w:numId w:val="328"/>
        </w:numPr>
      </w:pPr>
      <w:r w:rsidRPr="00E77497">
        <w:t xml:space="preserve">Call the [[DefineOwnProperty]]  internal method of </w:t>
      </w:r>
      <w:r w:rsidRPr="00E77497">
        <w:rPr>
          <w:i/>
        </w:rPr>
        <w:t>wrapper</w:t>
      </w:r>
      <w:r w:rsidRPr="00E77497">
        <w:t xml:space="preserve"> with arguments the empty String, the Property Descriptor {[[Value]]: </w:t>
      </w:r>
      <w:r w:rsidRPr="00E77497">
        <w:rPr>
          <w:i/>
        </w:rP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17E1A48" w14:textId="77777777" w:rsidR="004C02EF" w:rsidRPr="00E77497" w:rsidRDefault="004C02EF" w:rsidP="001F482D">
      <w:pPr>
        <w:pStyle w:val="Alg4"/>
        <w:numPr>
          <w:ilvl w:val="0"/>
          <w:numId w:val="328"/>
        </w:numPr>
        <w:spacing w:after="220"/>
      </w:pPr>
      <w:r w:rsidRPr="00E77497">
        <w:t xml:space="preserve">Return the result of calling the abstract operation </w:t>
      </w:r>
      <w:r w:rsidRPr="00E77497">
        <w:rPr>
          <w:i/>
        </w:rPr>
        <w:t>Str</w:t>
      </w:r>
      <w:r w:rsidRPr="00E77497">
        <w:t xml:space="preserve"> with the empty String and </w:t>
      </w:r>
      <w:r w:rsidRPr="00E77497">
        <w:rPr>
          <w:i/>
        </w:rPr>
        <w:t>wrapper</w:t>
      </w:r>
      <w:r w:rsidRPr="00E77497">
        <w:t>.</w:t>
      </w:r>
    </w:p>
    <w:p w14:paraId="2DC2E944" w14:textId="77777777" w:rsidR="004C02EF" w:rsidRPr="00E77497" w:rsidRDefault="004C02EF" w:rsidP="004C02EF">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297B9685" w14:textId="77777777" w:rsidR="004C02EF" w:rsidRPr="00E77497" w:rsidRDefault="004C02EF" w:rsidP="001F482D">
      <w:pPr>
        <w:pStyle w:val="Alg4"/>
        <w:numPr>
          <w:ilvl w:val="0"/>
          <w:numId w:val="329"/>
        </w:numPr>
      </w:pPr>
      <w:r w:rsidRPr="00E77497">
        <w:t xml:space="preserve">Let </w:t>
      </w:r>
      <w:r w:rsidRPr="00E77497">
        <w:rPr>
          <w:i/>
        </w:rPr>
        <w:t>value</w:t>
      </w:r>
      <w:r w:rsidRPr="00E77497">
        <w:t xml:space="preserve"> be the result of calling the [[Get]] internal method of </w:t>
      </w:r>
      <w:r w:rsidRPr="00E77497">
        <w:rPr>
          <w:i/>
        </w:rPr>
        <w:t>holder</w:t>
      </w:r>
      <w:r w:rsidRPr="00E77497">
        <w:t xml:space="preserve"> with argument </w:t>
      </w:r>
      <w:r w:rsidRPr="00E77497">
        <w:rPr>
          <w:i/>
        </w:rPr>
        <w:t>key</w:t>
      </w:r>
      <w:r w:rsidRPr="00E77497">
        <w:t>.</w:t>
      </w:r>
    </w:p>
    <w:p w14:paraId="054A245E" w14:textId="77777777" w:rsidR="00B52E82" w:rsidRDefault="00B52E82" w:rsidP="001F482D">
      <w:pPr>
        <w:pStyle w:val="Alg4"/>
        <w:numPr>
          <w:ilvl w:val="0"/>
          <w:numId w:val="329"/>
        </w:numPr>
        <w:rPr>
          <w:ins w:id="29951" w:author="Rev 7 Allen Wirfs-Brock" w:date="2012-04-11T14:54:00Z"/>
        </w:rPr>
      </w:pPr>
      <w:ins w:id="29952" w:author="Rev 7 Allen Wirfs-Brock" w:date="2012-04-11T14:54:00Z">
        <w:r>
          <w:t>ReturnIfAbrupt(</w:t>
        </w:r>
        <w:r>
          <w:rPr>
            <w:i/>
          </w:rPr>
          <w:t>value</w:t>
        </w:r>
        <w:r>
          <w:t>).</w:t>
        </w:r>
      </w:ins>
    </w:p>
    <w:p w14:paraId="0861D888"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2CBC9D98" w14:textId="77777777" w:rsidR="004C02EF" w:rsidRPr="00E77497" w:rsidRDefault="004C02EF" w:rsidP="001F482D">
      <w:pPr>
        <w:pStyle w:val="Alg4"/>
        <w:numPr>
          <w:ilvl w:val="1"/>
          <w:numId w:val="329"/>
        </w:numPr>
      </w:pPr>
      <w:r w:rsidRPr="00E77497">
        <w:t xml:space="preserve">Let </w:t>
      </w:r>
      <w:r w:rsidRPr="00E77497">
        <w:rPr>
          <w:i/>
        </w:rPr>
        <w:t>toJSON</w:t>
      </w:r>
      <w:r w:rsidRPr="00E77497">
        <w:t xml:space="preserve"> be the result of calling the [[Get]] internal method of </w:t>
      </w:r>
      <w:r w:rsidRPr="00E77497">
        <w:rPr>
          <w:i/>
        </w:rPr>
        <w:t>value</w:t>
      </w:r>
      <w:r w:rsidRPr="00E77497">
        <w:t xml:space="preserve"> with argument </w:t>
      </w:r>
      <w:r w:rsidRPr="00E77497">
        <w:rPr>
          <w:rFonts w:ascii="Courier New" w:hAnsi="Courier New" w:cs="Courier New"/>
          <w:b/>
        </w:rPr>
        <w:t>"toJSON"</w:t>
      </w:r>
      <w:r w:rsidRPr="00E77497">
        <w:t>.</w:t>
      </w:r>
    </w:p>
    <w:p w14:paraId="5AF68EEF" w14:textId="77777777" w:rsidR="004C02EF" w:rsidRPr="00E77497" w:rsidRDefault="004C02EF" w:rsidP="001F482D">
      <w:pPr>
        <w:pStyle w:val="Alg4"/>
        <w:numPr>
          <w:ilvl w:val="1"/>
          <w:numId w:val="329"/>
        </w:numPr>
      </w:pPr>
      <w:r w:rsidRPr="00E77497">
        <w:t>If IsCallable(</w:t>
      </w:r>
      <w:r w:rsidRPr="00E77497">
        <w:rPr>
          <w:i/>
        </w:rPr>
        <w:t>toJSON</w:t>
      </w:r>
      <w:r w:rsidRPr="00E77497">
        <w:t xml:space="preserve">) is </w:t>
      </w:r>
      <w:r w:rsidRPr="00E77497">
        <w:rPr>
          <w:b/>
        </w:rPr>
        <w:t>true</w:t>
      </w:r>
    </w:p>
    <w:p w14:paraId="3FD641F0"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the </w:t>
      </w:r>
      <w:r w:rsidRPr="00E77497">
        <w:rPr>
          <w:b/>
        </w:rPr>
        <w:t>this</w:t>
      </w:r>
      <w:r w:rsidRPr="00E77497">
        <w:t xml:space="preserve"> value and with an argument list consisting of </w:t>
      </w:r>
      <w:r w:rsidRPr="00E77497">
        <w:rPr>
          <w:i/>
        </w:rPr>
        <w:t>key</w:t>
      </w:r>
      <w:r w:rsidRPr="00E77497">
        <w:t>.</w:t>
      </w:r>
    </w:p>
    <w:p w14:paraId="19AC693C" w14:textId="77777777" w:rsidR="00182C3E" w:rsidRDefault="00182C3E" w:rsidP="00182C3E">
      <w:pPr>
        <w:pStyle w:val="Alg4"/>
        <w:numPr>
          <w:ilvl w:val="2"/>
          <w:numId w:val="329"/>
        </w:numPr>
        <w:rPr>
          <w:ins w:id="29953" w:author="Rev 7 Allen Wirfs-Brock" w:date="2012-04-11T15:02:00Z"/>
        </w:rPr>
      </w:pPr>
      <w:ins w:id="29954" w:author="Rev 7 Allen Wirfs-Brock" w:date="2012-04-11T15:02:00Z">
        <w:r>
          <w:t>ReturnIfAbrupt(</w:t>
        </w:r>
        <w:r>
          <w:rPr>
            <w:i/>
          </w:rPr>
          <w:t>value</w:t>
        </w:r>
        <w:r>
          <w:t>).</w:t>
        </w:r>
      </w:ins>
    </w:p>
    <w:p w14:paraId="064DDC7F" w14:textId="77777777" w:rsidR="004C02EF" w:rsidRPr="00E77497" w:rsidRDefault="004C02EF" w:rsidP="001F482D">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14:paraId="7410A25D" w14:textId="77777777" w:rsidR="004C02EF" w:rsidRPr="00E77497" w:rsidRDefault="004C02EF" w:rsidP="001F482D">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3D31CCC3" w14:textId="77777777" w:rsidR="00182C3E" w:rsidRDefault="00182C3E" w:rsidP="00182C3E">
      <w:pPr>
        <w:pStyle w:val="Alg4"/>
        <w:numPr>
          <w:ilvl w:val="1"/>
          <w:numId w:val="329"/>
        </w:numPr>
        <w:rPr>
          <w:ins w:id="29955" w:author="Rev 7 Allen Wirfs-Brock" w:date="2012-04-11T15:04:00Z"/>
        </w:rPr>
      </w:pPr>
      <w:ins w:id="29956" w:author="Rev 7 Allen Wirfs-Brock" w:date="2012-04-11T15:04:00Z">
        <w:r>
          <w:t>ReturnIfAbrupt(</w:t>
        </w:r>
        <w:r>
          <w:rPr>
            <w:i/>
          </w:rPr>
          <w:t>value</w:t>
        </w:r>
        <w:r>
          <w:t>).</w:t>
        </w:r>
      </w:ins>
    </w:p>
    <w:p w14:paraId="3A891BCC"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38FC3B79" w14:textId="77777777" w:rsidR="004C02EF" w:rsidRPr="00E77497" w:rsidRDefault="004C02EF" w:rsidP="001F482D">
      <w:pPr>
        <w:pStyle w:val="Alg4"/>
        <w:numPr>
          <w:ilvl w:val="1"/>
          <w:numId w:val="329"/>
        </w:numPr>
      </w:pPr>
      <w:r w:rsidRPr="00E77497">
        <w:t xml:space="preserve">If </w:t>
      </w:r>
      <w:del w:id="29957" w:author="Allen Wirfs-Brock" w:date="2011-07-02T14:51:00Z">
        <w:r w:rsidRPr="00E77497" w:rsidDel="004C0FF1">
          <w:delText xml:space="preserve">the [[Class]] internal property of </w:delText>
        </w:r>
      </w:del>
      <w:r w:rsidRPr="00E77497">
        <w:rPr>
          <w:i/>
        </w:rPr>
        <w:t>value</w:t>
      </w:r>
      <w:r w:rsidRPr="00E77497">
        <w:t xml:space="preserve"> </w:t>
      </w:r>
      <w:ins w:id="29958" w:author="Allen Wirfs-Brock" w:date="2011-07-02T14:51:00Z">
        <w:r w:rsidR="004C0FF1" w:rsidRPr="00E77497">
          <w:t>has a</w:t>
        </w:r>
      </w:ins>
      <w:ins w:id="29959" w:author="Allen Wirfs-Brock" w:date="2011-07-02T14:52:00Z">
        <w:r w:rsidR="004C0FF1" w:rsidRPr="00E77497">
          <w:t>n</w:t>
        </w:r>
      </w:ins>
      <w:ins w:id="29960" w:author="Allen Wirfs-Brock" w:date="2011-07-02T14:51:00Z">
        <w:r w:rsidR="004C0FF1" w:rsidRPr="00E77497">
          <w:t xml:space="preserve"> [[</w:t>
        </w:r>
        <w:del w:id="29961" w:author="Rev 3 Allen Wirfs-Brock" w:date="2011-09-07T17:58:00Z">
          <w:r w:rsidR="004C0FF1" w:rsidRPr="00E77497" w:rsidDel="00065D08">
            <w:delText>IsNumber</w:delText>
          </w:r>
        </w:del>
      </w:ins>
      <w:ins w:id="29962" w:author="Rev 3 Allen Wirfs-Brock" w:date="2011-09-07T17:58:00Z">
        <w:r w:rsidR="00065D08" w:rsidRPr="00E77497">
          <w:t>NativeBrand</w:t>
        </w:r>
      </w:ins>
      <w:ins w:id="29963" w:author="Allen Wirfs-Brock" w:date="2011-07-02T14:51:00Z">
        <w:r w:rsidR="004C0FF1" w:rsidRPr="00E77497">
          <w:t>]] internal property</w:t>
        </w:r>
      </w:ins>
      <w:ins w:id="29964" w:author="Rev 3 Allen Wirfs-Brock" w:date="2011-09-07T17:57:00Z">
        <w:r w:rsidR="00065D08" w:rsidRPr="00E77497">
          <w:t xml:space="preserve"> with value NumberWrapper</w:t>
        </w:r>
        <w:r w:rsidR="00065D08" w:rsidRPr="00E77497" w:rsidDel="004C0FF1">
          <w:t xml:space="preserve"> </w:t>
        </w:r>
      </w:ins>
      <w:del w:id="29965" w:author="Allen Wirfs-Brock" w:date="2011-07-02T14:51: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3F826D0B" w14:textId="77777777" w:rsidR="004C02EF" w:rsidRPr="00E77497" w:rsidRDefault="004C02EF" w:rsidP="006E1632">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14:paraId="099E21E8" w14:textId="77777777" w:rsidR="004C02EF" w:rsidRPr="00E77497" w:rsidRDefault="004C02EF" w:rsidP="001F482D">
      <w:pPr>
        <w:pStyle w:val="Alg4"/>
        <w:numPr>
          <w:ilvl w:val="1"/>
          <w:numId w:val="329"/>
        </w:numPr>
      </w:pPr>
      <w:r w:rsidRPr="00E77497">
        <w:t xml:space="preserve">Else if </w:t>
      </w:r>
      <w:del w:id="29966" w:author="Allen Wirfs-Brock" w:date="2011-07-02T14:51:00Z">
        <w:r w:rsidRPr="00E77497" w:rsidDel="004C0FF1">
          <w:delText xml:space="preserve">the [[Class]] internal property of </w:delText>
        </w:r>
      </w:del>
      <w:r w:rsidRPr="00E77497">
        <w:rPr>
          <w:i/>
        </w:rPr>
        <w:t>value</w:t>
      </w:r>
      <w:r w:rsidRPr="00E77497">
        <w:t xml:space="preserve"> </w:t>
      </w:r>
      <w:ins w:id="29967" w:author="Allen Wirfs-Brock" w:date="2011-07-02T14:52:00Z">
        <w:r w:rsidR="004C0FF1" w:rsidRPr="00E77497">
          <w:t>has an [[</w:t>
        </w:r>
      </w:ins>
      <w:ins w:id="29968" w:author="Rev 3 Allen Wirfs-Brock" w:date="2011-09-07T17:58:00Z">
        <w:r w:rsidR="00065D08" w:rsidRPr="00E77497">
          <w:t>NativeBrand</w:t>
        </w:r>
      </w:ins>
      <w:ins w:id="29969" w:author="Allen Wirfs-Brock" w:date="2011-07-02T14:52:00Z">
        <w:del w:id="29970" w:author="Rev 3 Allen Wirfs-Brock" w:date="2011-09-07T17:58:00Z">
          <w:r w:rsidR="004C0FF1" w:rsidRPr="00E77497" w:rsidDel="00065D08">
            <w:delText>IsString</w:delText>
          </w:r>
        </w:del>
        <w:r w:rsidR="004C0FF1" w:rsidRPr="00E77497">
          <w:t>]] internal property</w:t>
        </w:r>
      </w:ins>
      <w:ins w:id="29971" w:author="Rev 3 Allen Wirfs-Brock" w:date="2011-09-07T17:57:00Z">
        <w:r w:rsidR="00065D08" w:rsidRPr="00E77497">
          <w:t xml:space="preserve"> with value StringWrapper</w:t>
        </w:r>
        <w:r w:rsidR="00065D08" w:rsidRPr="00E77497" w:rsidDel="004C0FF1">
          <w:t xml:space="preserve"> </w:t>
        </w:r>
      </w:ins>
      <w:del w:id="29972" w:author="Allen Wirfs-Brock" w:date="2011-07-02T14:52: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12876BC5"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14:paraId="703E17AA" w14:textId="77777777" w:rsidR="004C02EF" w:rsidRPr="00E77497" w:rsidRDefault="004C02EF" w:rsidP="001F482D">
      <w:pPr>
        <w:pStyle w:val="Alg4"/>
        <w:numPr>
          <w:ilvl w:val="1"/>
          <w:numId w:val="329"/>
        </w:numPr>
      </w:pPr>
      <w:r w:rsidRPr="00E77497">
        <w:t xml:space="preserve">Else if </w:t>
      </w:r>
      <w:del w:id="29973" w:author="Allen Wirfs-Brock" w:date="2011-07-02T14:52:00Z">
        <w:r w:rsidRPr="00E77497" w:rsidDel="004C0FF1">
          <w:delText xml:space="preserve">the [[Class]] internal property of </w:delText>
        </w:r>
      </w:del>
      <w:r w:rsidRPr="00E77497">
        <w:rPr>
          <w:i/>
          <w:iCs/>
        </w:rPr>
        <w:t>value</w:t>
      </w:r>
      <w:r w:rsidRPr="00E77497">
        <w:t xml:space="preserve"> </w:t>
      </w:r>
      <w:ins w:id="29974" w:author="Allen Wirfs-Brock" w:date="2011-07-02T14:52:00Z">
        <w:r w:rsidR="004C0FF1" w:rsidRPr="00E77497">
          <w:t>has an [[</w:t>
        </w:r>
      </w:ins>
      <w:ins w:id="29975" w:author="Rev 3 Allen Wirfs-Brock" w:date="2011-09-07T17:58:00Z">
        <w:r w:rsidR="00065D08" w:rsidRPr="00E77497">
          <w:t>NativeBrand</w:t>
        </w:r>
      </w:ins>
      <w:ins w:id="29976" w:author="Allen Wirfs-Brock" w:date="2011-07-02T14:52:00Z">
        <w:del w:id="29977" w:author="Rev 3 Allen Wirfs-Brock" w:date="2011-09-07T17:58:00Z">
          <w:r w:rsidR="004C0FF1" w:rsidRPr="00E77497" w:rsidDel="00065D08">
            <w:delText>IsBoolean</w:delText>
          </w:r>
        </w:del>
        <w:r w:rsidR="004C0FF1" w:rsidRPr="00E77497">
          <w:t>]] internal property</w:t>
        </w:r>
      </w:ins>
      <w:del w:id="29978" w:author="Allen Wirfs-Brock" w:date="2011-07-02T14:52:00Z">
        <w:r w:rsidRPr="00E77497" w:rsidDel="004C0FF1">
          <w:delText xml:space="preserve">is </w:delText>
        </w:r>
        <w:r w:rsidRPr="00E77497" w:rsidDel="004C0FF1">
          <w:rPr>
            <w:rFonts w:ascii="Courier New" w:hAnsi="Courier New" w:cs="Courier New"/>
            <w:b/>
            <w:bCs/>
          </w:rPr>
          <w:delText>"Boolean"</w:delText>
        </w:r>
      </w:del>
      <w:r w:rsidRPr="00E77497">
        <w:t xml:space="preserve"> </w:t>
      </w:r>
      <w:ins w:id="29979" w:author="Rev 3 Allen Wirfs-Brock" w:date="2011-09-07T17:58:00Z">
        <w:r w:rsidR="00065D08" w:rsidRPr="00E77497">
          <w:t>with value BooleanWrapper</w:t>
        </w:r>
        <w:r w:rsidR="00065D08" w:rsidRPr="00E77497" w:rsidDel="004C0FF1">
          <w:t xml:space="preserve"> </w:t>
        </w:r>
        <w:r w:rsidR="00065D08" w:rsidRPr="00E77497">
          <w:t xml:space="preserve"> </w:t>
        </w:r>
      </w:ins>
      <w:r w:rsidRPr="00E77497">
        <w:t>then,</w:t>
      </w:r>
    </w:p>
    <w:p w14:paraId="191ED051" w14:textId="77777777" w:rsidR="004C02EF" w:rsidRPr="00E77497" w:rsidRDefault="004C02EF" w:rsidP="001F482D">
      <w:pPr>
        <w:pStyle w:val="Alg4"/>
        <w:numPr>
          <w:ilvl w:val="2"/>
          <w:numId w:val="329"/>
        </w:numPr>
      </w:pPr>
      <w:r w:rsidRPr="00E77497">
        <w:t xml:space="preserve">Let </w:t>
      </w:r>
      <w:r w:rsidRPr="00E77497">
        <w:rPr>
          <w:i/>
          <w:iCs/>
        </w:rPr>
        <w:t>value</w:t>
      </w:r>
      <w:r w:rsidRPr="00E77497">
        <w:t xml:space="preserve"> be the value of the [[PrimitiveValue]] internal property of </w:t>
      </w:r>
      <w:r w:rsidRPr="00E77497">
        <w:rPr>
          <w:i/>
          <w:iCs/>
        </w:rPr>
        <w:t>value</w:t>
      </w:r>
      <w:r w:rsidRPr="00E77497">
        <w:t>.</w:t>
      </w:r>
    </w:p>
    <w:p w14:paraId="4E2A7B22"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4EC29AAC"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1AB491BA"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1C474CDC" w14:textId="77777777" w:rsidR="004C02EF" w:rsidRPr="00E77497" w:rsidRDefault="004C02EF" w:rsidP="001F482D">
      <w:pPr>
        <w:pStyle w:val="Alg4"/>
        <w:numPr>
          <w:ilvl w:val="0"/>
          <w:numId w:val="329"/>
        </w:numPr>
      </w:pPr>
      <w:r w:rsidRPr="00E77497">
        <w:t>If Type(</w:t>
      </w:r>
      <w:r w:rsidRPr="00E77497">
        <w:rPr>
          <w:i/>
        </w:rPr>
        <w:t>value</w:t>
      </w:r>
      <w:r w:rsidRPr="00E77497">
        <w:t xml:space="preserve">) is String, then return the result of calling the abstract operation </w:t>
      </w:r>
      <w:r w:rsidRPr="00E77497">
        <w:rPr>
          <w:i/>
        </w:rPr>
        <w:t>Quote</w:t>
      </w:r>
      <w:r w:rsidRPr="00E77497">
        <w:t xml:space="preserve"> with argument </w:t>
      </w:r>
      <w:r w:rsidRPr="00E77497">
        <w:rPr>
          <w:i/>
        </w:rPr>
        <w:t>value</w:t>
      </w:r>
      <w:r w:rsidRPr="00E77497">
        <w:t>.</w:t>
      </w:r>
    </w:p>
    <w:p w14:paraId="765C67EA" w14:textId="77777777" w:rsidR="004C02EF" w:rsidRPr="00E77497" w:rsidRDefault="004C02EF" w:rsidP="001F482D">
      <w:pPr>
        <w:pStyle w:val="Alg4"/>
        <w:numPr>
          <w:ilvl w:val="0"/>
          <w:numId w:val="329"/>
        </w:numPr>
      </w:pPr>
      <w:r w:rsidRPr="00E77497">
        <w:t>If Type(</w:t>
      </w:r>
      <w:r w:rsidRPr="00E77497">
        <w:rPr>
          <w:i/>
        </w:rPr>
        <w:t>value</w:t>
      </w:r>
      <w:r w:rsidRPr="00E77497">
        <w:t>) is Number</w:t>
      </w:r>
    </w:p>
    <w:p w14:paraId="520B6D99" w14:textId="77777777" w:rsidR="004C02EF" w:rsidRPr="00E77497" w:rsidRDefault="004C02EF" w:rsidP="001F482D">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14:paraId="1B786E83" w14:textId="77777777" w:rsidR="004C02EF" w:rsidRPr="00E77497" w:rsidRDefault="004C02EF" w:rsidP="001F482D">
      <w:pPr>
        <w:pStyle w:val="Alg4"/>
        <w:numPr>
          <w:ilvl w:val="1"/>
          <w:numId w:val="329"/>
        </w:numPr>
      </w:pPr>
      <w:r w:rsidRPr="00E77497">
        <w:t xml:space="preserve">Else, return </w:t>
      </w:r>
      <w:r w:rsidRPr="00E77497">
        <w:rPr>
          <w:rFonts w:ascii="Courier New" w:hAnsi="Courier New" w:cs="Courier New"/>
          <w:b/>
        </w:rPr>
        <w:t>"null"</w:t>
      </w:r>
      <w:r w:rsidRPr="00E77497">
        <w:t>.</w:t>
      </w:r>
    </w:p>
    <w:p w14:paraId="76344897" w14:textId="77777777" w:rsidR="004C02EF" w:rsidRPr="00E77497" w:rsidRDefault="004C02EF" w:rsidP="001F482D">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4ED1C11D" w14:textId="77777777" w:rsidR="004C02EF" w:rsidRPr="00E77497" w:rsidRDefault="004C02EF" w:rsidP="001F482D">
      <w:pPr>
        <w:pStyle w:val="Alg4"/>
        <w:numPr>
          <w:ilvl w:val="1"/>
          <w:numId w:val="329"/>
        </w:numPr>
      </w:pPr>
      <w:r w:rsidRPr="00E77497">
        <w:t xml:space="preserve">If </w:t>
      </w:r>
      <w:del w:id="29980" w:author="Allen Wirfs-Brock" w:date="2011-07-02T14:53:00Z">
        <w:r w:rsidRPr="00E77497" w:rsidDel="004C0FF1">
          <w:delText xml:space="preserve">the [[Class]] internal property of </w:delText>
        </w:r>
      </w:del>
      <w:r w:rsidRPr="00E77497">
        <w:rPr>
          <w:i/>
        </w:rPr>
        <w:t>value</w:t>
      </w:r>
      <w:r w:rsidRPr="00E77497">
        <w:t xml:space="preserve"> </w:t>
      </w:r>
      <w:ins w:id="29981" w:author="Allen Wirfs-Brock" w:date="2011-07-02T14:53:00Z">
        <w:r w:rsidR="004C0FF1" w:rsidRPr="00E77497">
          <w:t>has an [[</w:t>
        </w:r>
        <w:del w:id="29982" w:author="Rev 3 Allen Wirfs-Brock" w:date="2011-09-07T15:44:00Z">
          <w:r w:rsidR="004C0FF1" w:rsidRPr="00E77497" w:rsidDel="009D141F">
            <w:delText>IsArray</w:delText>
          </w:r>
        </w:del>
      </w:ins>
      <w:ins w:id="29983" w:author="Rev 3 Allen Wirfs-Brock" w:date="2011-09-07T15:44:00Z">
        <w:r w:rsidR="009D141F" w:rsidRPr="00E77497">
          <w:t>NativeBrand</w:t>
        </w:r>
      </w:ins>
      <w:ins w:id="29984" w:author="Allen Wirfs-Brock" w:date="2011-07-02T14:53:00Z">
        <w:r w:rsidR="004C0FF1" w:rsidRPr="00E77497">
          <w:t>]] internal property</w:t>
        </w:r>
      </w:ins>
      <w:ins w:id="29985" w:author="Rev 3 Allen Wirfs-Brock" w:date="2011-09-07T15:44:00Z">
        <w:r w:rsidR="009D141F" w:rsidRPr="00E77497">
          <w:t xml:space="preserve"> with value NativeArray</w:t>
        </w:r>
        <w:r w:rsidR="009D141F" w:rsidRPr="00E77497" w:rsidDel="004C0FF1">
          <w:t xml:space="preserve"> </w:t>
        </w:r>
      </w:ins>
      <w:del w:id="29986" w:author="Allen Wirfs-Brock" w:date="2011-07-02T14:53:00Z">
        <w:r w:rsidRPr="00E77497" w:rsidDel="004C0FF1">
          <w:delText xml:space="preserve">is </w:delText>
        </w:r>
        <w:r w:rsidRPr="00E77497" w:rsidDel="004C0FF1">
          <w:rPr>
            <w:rFonts w:ascii="Courier New" w:hAnsi="Courier New" w:cs="Courier New"/>
            <w:b/>
          </w:rPr>
          <w:delText>"Array"</w:delText>
        </w:r>
      </w:del>
      <w:r w:rsidRPr="00E77497">
        <w:rPr>
          <w:rFonts w:ascii="Courier New" w:hAnsi="Courier New" w:cs="Courier New"/>
          <w:b/>
        </w:rPr>
        <w:t xml:space="preserve"> </w:t>
      </w:r>
      <w:r w:rsidRPr="00E77497">
        <w:t>then</w:t>
      </w:r>
    </w:p>
    <w:p w14:paraId="5FEA63E7" w14:textId="77777777" w:rsidR="004C02EF" w:rsidRPr="00E77497" w:rsidRDefault="004C02EF" w:rsidP="001F482D">
      <w:pPr>
        <w:pStyle w:val="Alg4"/>
        <w:numPr>
          <w:ilvl w:val="2"/>
          <w:numId w:val="329"/>
        </w:numPr>
      </w:pPr>
      <w:r w:rsidRPr="00E77497">
        <w:t xml:space="preserve">Return the result of calling the abstract operation </w:t>
      </w:r>
      <w:r w:rsidRPr="00E77497">
        <w:rPr>
          <w:i/>
        </w:rPr>
        <w:t>JA</w:t>
      </w:r>
      <w:r w:rsidRPr="00E77497">
        <w:t xml:space="preserve"> with argument </w:t>
      </w:r>
      <w:r w:rsidRPr="00E77497">
        <w:rPr>
          <w:i/>
        </w:rPr>
        <w:t>value</w:t>
      </w:r>
      <w:r w:rsidRPr="00E77497">
        <w:t>.</w:t>
      </w:r>
    </w:p>
    <w:p w14:paraId="3E07841D" w14:textId="77777777" w:rsidR="004C02EF" w:rsidRPr="00E77497" w:rsidRDefault="004C02EF" w:rsidP="001F482D">
      <w:pPr>
        <w:pStyle w:val="Alg4"/>
        <w:numPr>
          <w:ilvl w:val="1"/>
          <w:numId w:val="329"/>
        </w:numPr>
      </w:pPr>
      <w:r w:rsidRPr="00E77497">
        <w:t xml:space="preserve">Else, return the result of calling the abstract operation </w:t>
      </w:r>
      <w:r w:rsidRPr="00E77497">
        <w:rPr>
          <w:i/>
        </w:rPr>
        <w:t>JO</w:t>
      </w:r>
      <w:r w:rsidRPr="00E77497">
        <w:t xml:space="preserve"> with argument </w:t>
      </w:r>
      <w:r w:rsidRPr="00E77497">
        <w:rPr>
          <w:i/>
        </w:rPr>
        <w:t>value</w:t>
      </w:r>
      <w:r w:rsidRPr="00E77497">
        <w:t>.</w:t>
      </w:r>
    </w:p>
    <w:p w14:paraId="4164154A" w14:textId="77777777" w:rsidR="004C02EF" w:rsidRPr="00E77497" w:rsidRDefault="004C02EF" w:rsidP="001F482D">
      <w:pPr>
        <w:pStyle w:val="Alg4"/>
        <w:numPr>
          <w:ilvl w:val="0"/>
          <w:numId w:val="329"/>
        </w:numPr>
        <w:spacing w:after="120"/>
      </w:pPr>
      <w:r w:rsidRPr="00E77497">
        <w:t xml:space="preserve">Return </w:t>
      </w:r>
      <w:r w:rsidRPr="00E77497">
        <w:rPr>
          <w:b/>
        </w:rPr>
        <w:t>undefined</w:t>
      </w:r>
      <w:r w:rsidRPr="00E77497">
        <w:t>.</w:t>
      </w:r>
    </w:p>
    <w:p w14:paraId="3791A009" w14:textId="77777777" w:rsidR="004C02EF" w:rsidRPr="00E77497" w:rsidRDefault="004C02EF" w:rsidP="004C02EF">
      <w:r w:rsidRPr="00E77497">
        <w:t xml:space="preserve">The abstract operation </w:t>
      </w:r>
      <w:r w:rsidRPr="00E77497">
        <w:rPr>
          <w:rFonts w:ascii="Times New Roman" w:hAnsi="Times New Roman"/>
          <w:i/>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68B53F2D"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w:t>
      </w:r>
      <w:ins w:id="29987" w:author="Rev 9 Allen Wirfs-Brock" w:date="2012-07-07T13:39:00Z">
        <w:r w:rsidR="00EA2719">
          <w:t>code unit 0x</w:t>
        </w:r>
      </w:ins>
      <w:ins w:id="29988" w:author="Rev 9 Allen Wirfs-Brock" w:date="2012-07-07T13:40:00Z">
        <w:r w:rsidR="00EA2719">
          <w:t>0022 (</w:t>
        </w:r>
      </w:ins>
      <w:r w:rsidRPr="00E77497">
        <w:t xml:space="preserve">the </w:t>
      </w:r>
      <w:ins w:id="29989" w:author="Rev 9 Allen Wirfs-Brock" w:date="2012-07-07T13:40:00Z">
        <w:r w:rsidR="00EA2719">
          <w:t xml:space="preserve">Unicode </w:t>
        </w:r>
      </w:ins>
      <w:r w:rsidRPr="00E77497">
        <w:t>double quote character</w:t>
      </w:r>
      <w:ins w:id="29990" w:author="Rev 9 Allen Wirfs-Brock" w:date="2012-07-07T13:40:00Z">
        <w:r w:rsidR="00EA2719">
          <w:t>)</w:t>
        </w:r>
      </w:ins>
      <w:r w:rsidRPr="00E77497">
        <w:t>.</w:t>
      </w:r>
    </w:p>
    <w:p w14:paraId="0C458D3F" w14:textId="77777777" w:rsidR="004C02EF" w:rsidRPr="00E77497" w:rsidRDefault="004C02EF" w:rsidP="001F482D">
      <w:pPr>
        <w:pStyle w:val="Alg4"/>
        <w:numPr>
          <w:ilvl w:val="0"/>
          <w:numId w:val="331"/>
        </w:numPr>
      </w:pPr>
      <w:r w:rsidRPr="00E77497">
        <w:t xml:space="preserve">For each </w:t>
      </w:r>
      <w:del w:id="29991" w:author="Rev 9 Allen Wirfs-Brock" w:date="2012-07-07T13:39:00Z">
        <w:r w:rsidRPr="00E77497" w:rsidDel="00081283">
          <w:delText xml:space="preserve">character </w:delText>
        </w:r>
      </w:del>
      <w:ins w:id="29992" w:author="Rev 9 Allen Wirfs-Brock" w:date="2012-07-07T13:39:00Z">
        <w:r w:rsidR="00081283">
          <w:t>code unit</w:t>
        </w:r>
        <w:r w:rsidR="00081283" w:rsidRPr="00E77497">
          <w:t xml:space="preserve"> </w:t>
        </w:r>
      </w:ins>
      <w:r w:rsidRPr="00E77497">
        <w:rPr>
          <w:i/>
        </w:rPr>
        <w:t>C</w:t>
      </w:r>
      <w:r w:rsidRPr="00E77497">
        <w:t xml:space="preserve"> in </w:t>
      </w:r>
      <w:r w:rsidRPr="00E77497">
        <w:rPr>
          <w:i/>
        </w:rPr>
        <w:t>value</w:t>
      </w:r>
    </w:p>
    <w:p w14:paraId="634872F1" w14:textId="77777777" w:rsidR="004C02EF" w:rsidRPr="00E77497" w:rsidRDefault="004C02EF" w:rsidP="001F482D">
      <w:pPr>
        <w:pStyle w:val="Alg4"/>
        <w:numPr>
          <w:ilvl w:val="1"/>
          <w:numId w:val="331"/>
        </w:numPr>
      </w:pPr>
      <w:r w:rsidRPr="00E77497">
        <w:t xml:space="preserve">If </w:t>
      </w:r>
      <w:r w:rsidRPr="00E77497">
        <w:rPr>
          <w:i/>
        </w:rPr>
        <w:t>C</w:t>
      </w:r>
      <w:r w:rsidRPr="00E77497">
        <w:t xml:space="preserve"> is </w:t>
      </w:r>
      <w:del w:id="29993" w:author="Rev 9 Allen Wirfs-Brock" w:date="2012-07-07T13:40:00Z">
        <w:r w:rsidRPr="00E77497" w:rsidDel="00EA2719">
          <w:delText>the double quote character</w:delText>
        </w:r>
      </w:del>
      <w:ins w:id="29994" w:author="Rev 9 Allen Wirfs-Brock" w:date="2012-07-07T13:40:00Z">
        <w:r w:rsidR="00EA2719">
          <w:t>0x0022 or 0x005</w:t>
        </w:r>
      </w:ins>
      <w:ins w:id="29995" w:author="Rev 9 Allen Wirfs-Brock" w:date="2012-07-07T13:42:00Z">
        <w:r w:rsidR="00EA2719">
          <w:t>C</w:t>
        </w:r>
      </w:ins>
      <w:r w:rsidRPr="00E77497">
        <w:t xml:space="preserve"> </w:t>
      </w:r>
      <w:ins w:id="29996" w:author="Rev 9 Allen Wirfs-Brock" w:date="2012-07-07T13:41:00Z">
        <w:r w:rsidR="00EA2719">
          <w:t>(</w:t>
        </w:r>
      </w:ins>
      <w:del w:id="29997" w:author="Rev 9 Allen Wirfs-Brock" w:date="2012-07-07T13:41:00Z">
        <w:r w:rsidRPr="00E77497" w:rsidDel="00EA2719">
          <w:delText xml:space="preserve">or </w:delText>
        </w:r>
      </w:del>
      <w:r w:rsidRPr="00E77497">
        <w:t>the</w:t>
      </w:r>
      <w:ins w:id="29998" w:author="Rev 9 Allen Wirfs-Brock" w:date="2012-07-07T13:41:00Z">
        <w:r w:rsidR="00EA2719">
          <w:t xml:space="preserve"> Unicode</w:t>
        </w:r>
      </w:ins>
      <w:r w:rsidRPr="00E77497">
        <w:t xml:space="preserve"> </w:t>
      </w:r>
      <w:del w:id="29999" w:author="Rev 9 Allen Wirfs-Brock" w:date="2012-07-07T13:41:00Z">
        <w:r w:rsidRPr="00E77497" w:rsidDel="00EA2719">
          <w:delText xml:space="preserve">backslash </w:delText>
        </w:r>
      </w:del>
      <w:ins w:id="30000" w:author="Rev 9 Allen Wirfs-Brock" w:date="2012-07-07T13:41:00Z">
        <w:r w:rsidR="00EA2719">
          <w:t>reverse solidus</w:t>
        </w:r>
        <w:r w:rsidR="00EA2719" w:rsidRPr="00E77497">
          <w:t xml:space="preserve"> </w:t>
        </w:r>
      </w:ins>
      <w:r w:rsidRPr="00E77497">
        <w:t>character</w:t>
      </w:r>
      <w:ins w:id="30001" w:author="Rev 9 Allen Wirfs-Brock" w:date="2012-07-07T13:41:00Z">
        <w:r w:rsidR="00EA2719">
          <w:t>)</w:t>
        </w:r>
      </w:ins>
    </w:p>
    <w:p w14:paraId="6D6E6535" w14:textId="77777777" w:rsidR="004C02EF" w:rsidRPr="00E77497" w:rsidRDefault="001A46D9"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ins w:id="30002" w:author="Rev 9 Allen Wirfs-Brock" w:date="2012-07-07T14:05:00Z">
        <w:r>
          <w:t>and code unit 0x005C</w:t>
        </w:r>
        <w:r w:rsidRPr="00E77497">
          <w:t xml:space="preserve"> </w:t>
        </w:r>
        <w:r>
          <w:t>(</w:t>
        </w:r>
      </w:ins>
      <w:r w:rsidRPr="00E77497">
        <w:t xml:space="preserve">the </w:t>
      </w:r>
      <w:ins w:id="30003" w:author="Rev 9 Allen Wirfs-Brock" w:date="2012-07-07T14:05:00Z">
        <w:r>
          <w:t xml:space="preserve">Unicode </w:t>
        </w:r>
      </w:ins>
      <w:r w:rsidRPr="00E77497">
        <w:t>backslash character</w:t>
      </w:r>
      <w:ins w:id="30004" w:author="Rev 9 Allen Wirfs-Brock" w:date="2012-07-07T14:05:00Z">
        <w:r>
          <w:t>)</w:t>
        </w:r>
        <w:r w:rsidRPr="00E77497">
          <w:t>.</w:t>
        </w:r>
      </w:ins>
      <w:del w:id="30005" w:author="Rev 9 Allen Wirfs-Brock" w:date="2012-07-07T14:05:00Z">
        <w:r w:rsidR="004C02EF" w:rsidRPr="00E77497" w:rsidDel="001A46D9">
          <w:delText xml:space="preserve"> </w:delText>
        </w:r>
        <w:r w:rsidR="004C02EF" w:rsidRPr="00E77497" w:rsidDel="001A46D9">
          <w:rPr>
            <w:i/>
          </w:rPr>
          <w:delText>product</w:delText>
        </w:r>
      </w:del>
      <w:del w:id="30006" w:author="Rev 9 Allen Wirfs-Brock" w:date="2012-07-07T13:45:00Z">
        <w:r w:rsidR="004C02EF" w:rsidRPr="00E77497" w:rsidDel="00EA2719">
          <w:delText xml:space="preserve"> and </w:delText>
        </w:r>
      </w:del>
      <w:del w:id="30007" w:author="Rev 9 Allen Wirfs-Brock" w:date="2012-07-07T13:41:00Z">
        <w:r w:rsidR="004C02EF" w:rsidRPr="00E77497" w:rsidDel="00EA2719">
          <w:delText>the backslash character</w:delText>
        </w:r>
      </w:del>
      <w:del w:id="30008" w:author="Rev 9 Allen Wirfs-Brock" w:date="2012-07-07T14:05:00Z">
        <w:r w:rsidR="004C02EF" w:rsidRPr="00E77497" w:rsidDel="001A46D9">
          <w:delText>.</w:delText>
        </w:r>
      </w:del>
    </w:p>
    <w:p w14:paraId="3F2DA468"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ins w:id="30009" w:author="Rev 9 Allen Wirfs-Brock" w:date="2012-07-07T13:44:00Z">
        <w:r w:rsidR="00EA2719">
          <w:t>code unit 0x005C</w:t>
        </w:r>
      </w:ins>
      <w:del w:id="30010" w:author="Rev 9 Allen Wirfs-Brock" w:date="2012-07-07T13:44:00Z">
        <w:r w:rsidRPr="00E77497" w:rsidDel="00EA2719">
          <w:rPr>
            <w:i/>
          </w:rPr>
          <w:delText>C</w:delText>
        </w:r>
      </w:del>
      <w:r w:rsidRPr="00E77497">
        <w:t>.</w:t>
      </w:r>
    </w:p>
    <w:p w14:paraId="5508F0E3"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is backspace, formfeed, newline, carriage return, or tab</w:t>
      </w:r>
    </w:p>
    <w:p w14:paraId="530E1CC4"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ins w:id="30011" w:author="Rev 9 Allen Wirfs-Brock" w:date="2012-07-07T14:04:00Z">
        <w:r w:rsidR="001A46D9" w:rsidRPr="001A46D9">
          <w:t xml:space="preserve"> </w:t>
        </w:r>
        <w:r w:rsidR="001A46D9">
          <w:t>and code unit 0x005C</w:t>
        </w:r>
        <w:r w:rsidR="001A46D9" w:rsidRPr="00E77497">
          <w:t xml:space="preserve"> </w:t>
        </w:r>
        <w:r w:rsidR="001A46D9">
          <w:t>(</w:t>
        </w:r>
      </w:ins>
      <w:del w:id="30012" w:author="Rev 9 Allen Wirfs-Brock" w:date="2012-07-07T14:04:00Z">
        <w:r w:rsidRPr="00E77497" w:rsidDel="001A46D9">
          <w:delText xml:space="preserve"> and </w:delText>
        </w:r>
      </w:del>
      <w:r w:rsidRPr="00E77497">
        <w:t xml:space="preserve">the </w:t>
      </w:r>
      <w:ins w:id="30013" w:author="Rev 9 Allen Wirfs-Brock" w:date="2012-07-07T14:04:00Z">
        <w:r w:rsidR="001A46D9">
          <w:t xml:space="preserve">Unicode </w:t>
        </w:r>
      </w:ins>
      <w:r w:rsidRPr="00E77497">
        <w:t>backslash character</w:t>
      </w:r>
      <w:ins w:id="30014" w:author="Rev 9 Allen Wirfs-Brock" w:date="2012-07-07T14:04:00Z">
        <w:r w:rsidR="001A46D9">
          <w:t>)</w:t>
        </w:r>
      </w:ins>
      <w:r w:rsidRPr="00E77497">
        <w:t>.</w:t>
      </w:r>
    </w:p>
    <w:p w14:paraId="5F725F0C" w14:textId="77777777" w:rsidR="004C02EF" w:rsidRPr="00E77497" w:rsidRDefault="004C02EF" w:rsidP="001F482D">
      <w:pPr>
        <w:pStyle w:val="Alg4"/>
        <w:keepNext/>
        <w:numPr>
          <w:ilvl w:val="2"/>
          <w:numId w:val="331"/>
        </w:numPr>
      </w:pPr>
      <w:r w:rsidRPr="00E77497">
        <w:t xml:space="preserve">Let </w:t>
      </w:r>
      <w:r w:rsidRPr="00E77497">
        <w:rPr>
          <w:i/>
        </w:rPr>
        <w:t>abbrev</w:t>
      </w:r>
      <w:r w:rsidRPr="00E77497">
        <w:t xml:space="preserve"> be the </w:t>
      </w:r>
      <w:del w:id="30015" w:author="Rev 9 Allen Wirfs-Brock" w:date="2012-07-07T13:42:00Z">
        <w:r w:rsidRPr="00E77497" w:rsidDel="00EA2719">
          <w:delText xml:space="preserve">character </w:delText>
        </w:r>
      </w:del>
      <w:ins w:id="30016" w:author="Rev 9 Allen Wirfs-Brock" w:date="2012-07-07T13:46:00Z">
        <w:r w:rsidR="00EA2719">
          <w:t>string vlaue</w:t>
        </w:r>
      </w:ins>
      <w:ins w:id="30017" w:author="Rev 9 Allen Wirfs-Brock" w:date="2012-07-07T13:42:00Z">
        <w:r w:rsidR="00EA2719" w:rsidRPr="00E77497">
          <w:t xml:space="preserve"> </w:t>
        </w:r>
      </w:ins>
      <w:r w:rsidRPr="00E77497">
        <w:t xml:space="preserve">corresponding to the value of </w:t>
      </w:r>
      <w:r w:rsidRPr="00E77497">
        <w:rPr>
          <w:i/>
        </w:rPr>
        <w:t>C</w:t>
      </w:r>
      <w:r w:rsidRPr="00E77497">
        <w:t xml:space="preserve"> as follows:</w:t>
      </w:r>
    </w:p>
    <w:p w14:paraId="41B53304"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5F72EA42"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5691BC98"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2FFCEC29"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14FCABAD" w14:textId="77777777" w:rsidR="004C02EF" w:rsidRPr="00E77497" w:rsidRDefault="004C02EF" w:rsidP="004C02EF">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3C52C9F7"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4F1AD276"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w:t>
      </w:r>
      <w:del w:id="30018" w:author="Rev 9 Allen Wirfs-Brock" w:date="2012-07-07T13:47:00Z">
        <w:r w:rsidRPr="00E77497" w:rsidDel="00EA2719">
          <w:delText xml:space="preserve">is </w:delText>
        </w:r>
      </w:del>
      <w:ins w:id="30019" w:author="Rev 9 Allen Wirfs-Brock" w:date="2012-07-07T13:47:00Z">
        <w:r w:rsidR="00EA2719">
          <w:t>has</w:t>
        </w:r>
        <w:r w:rsidR="00EA2719" w:rsidRPr="00E77497">
          <w:t xml:space="preserve"> </w:t>
        </w:r>
      </w:ins>
      <w:r w:rsidRPr="00E77497">
        <w:t xml:space="preserve">a </w:t>
      </w:r>
      <w:del w:id="30020" w:author="Rev 9 Allen Wirfs-Brock" w:date="2012-07-07T13:47:00Z">
        <w:r w:rsidRPr="00E77497" w:rsidDel="00EA2719">
          <w:delText xml:space="preserve">control character having a </w:delText>
        </w:r>
      </w:del>
      <w:r w:rsidRPr="00E77497">
        <w:t xml:space="preserve">code unit value less than </w:t>
      </w:r>
      <w:ins w:id="30021" w:author="Rev 9 Allen Wirfs-Brock" w:date="2012-07-07T13:47:00Z">
        <w:r w:rsidR="00EA2719">
          <w:t>0x0020 (</w:t>
        </w:r>
      </w:ins>
      <w:r w:rsidRPr="00E77497">
        <w:t xml:space="preserve">the </w:t>
      </w:r>
      <w:ins w:id="30022" w:author="Rev 9 Allen Wirfs-Brock" w:date="2012-07-07T13:47:00Z">
        <w:r w:rsidR="00EA2719">
          <w:t xml:space="preserve">Unicode </w:t>
        </w:r>
      </w:ins>
      <w:r w:rsidRPr="00E77497">
        <w:t>space character</w:t>
      </w:r>
      <w:ins w:id="30023" w:author="Rev 9 Allen Wirfs-Brock" w:date="2012-07-07T13:47:00Z">
        <w:r w:rsidR="00EA2719">
          <w:t>)</w:t>
        </w:r>
      </w:ins>
    </w:p>
    <w:p w14:paraId="5308C884"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ins w:id="30024" w:author="Rev 9 Allen Wirfs-Brock" w:date="2012-07-07T14:01:00Z">
        <w:r w:rsidR="001A46D9" w:rsidRPr="001A46D9">
          <w:t xml:space="preserve"> </w:t>
        </w:r>
        <w:r w:rsidR="001A46D9">
          <w:t>and code unit 0x005C</w:t>
        </w:r>
      </w:ins>
      <w:r w:rsidRPr="00E77497">
        <w:t xml:space="preserve"> </w:t>
      </w:r>
      <w:del w:id="30025" w:author="Rev 9 Allen Wirfs-Brock" w:date="2012-07-07T14:02:00Z">
        <w:r w:rsidRPr="00E77497" w:rsidDel="001A46D9">
          <w:delText xml:space="preserve">and </w:delText>
        </w:r>
      </w:del>
      <w:ins w:id="30026" w:author="Rev 9 Allen Wirfs-Brock" w:date="2012-07-07T14:02:00Z">
        <w:r w:rsidR="001A46D9">
          <w:t>(</w:t>
        </w:r>
      </w:ins>
      <w:r w:rsidRPr="00E77497">
        <w:t xml:space="preserve">the </w:t>
      </w:r>
      <w:ins w:id="30027" w:author="Rev 9 Allen Wirfs-Brock" w:date="2012-07-07T14:02:00Z">
        <w:r w:rsidR="001A46D9">
          <w:t xml:space="preserve">Unicode </w:t>
        </w:r>
      </w:ins>
      <w:r w:rsidRPr="00E77497">
        <w:t>backslash character</w:t>
      </w:r>
      <w:ins w:id="30028" w:author="Rev 9 Allen Wirfs-Brock" w:date="2012-07-07T14:02:00Z">
        <w:r w:rsidR="001A46D9">
          <w:t>)</w:t>
        </w:r>
      </w:ins>
      <w:r w:rsidRPr="00E77497">
        <w:t>.</w:t>
      </w:r>
    </w:p>
    <w:p w14:paraId="13014D04"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33F45CDC" w14:textId="77777777" w:rsidR="004C02EF" w:rsidRPr="00E77497" w:rsidRDefault="004C02EF" w:rsidP="001F482D">
      <w:pPr>
        <w:pStyle w:val="Alg4"/>
        <w:numPr>
          <w:ilvl w:val="2"/>
          <w:numId w:val="331"/>
        </w:numPr>
      </w:pPr>
      <w:r w:rsidRPr="00E77497">
        <w:t xml:space="preserve">Let </w:t>
      </w:r>
      <w:r w:rsidRPr="00E77497">
        <w:rPr>
          <w:i/>
        </w:rPr>
        <w:t>hex</w:t>
      </w:r>
      <w:r w:rsidRPr="00E77497">
        <w:t xml:space="preserve"> be the </w:t>
      </w:r>
      <w:ins w:id="30029" w:author="Rev 9 Allen Wirfs-Brock" w:date="2012-07-07T13:48:00Z">
        <w:r w:rsidR="00EA2719">
          <w:t xml:space="preserve">string </w:t>
        </w:r>
      </w:ins>
      <w:r w:rsidRPr="00E77497">
        <w:t xml:space="preserve">result of converting the numeric code unit value of </w:t>
      </w:r>
      <w:r w:rsidRPr="00E77497">
        <w:rPr>
          <w:i/>
        </w:rPr>
        <w:t>C</w:t>
      </w:r>
      <w:r w:rsidRPr="00E77497">
        <w:t xml:space="preserve"> to a String of four hexadecimal digits.</w:t>
      </w:r>
      <w:ins w:id="30030" w:author="Allen Wirfs-Brock rev2" w:date="2011-07-25T16:15:00Z">
        <w:r w:rsidR="00DE1F52" w:rsidRPr="00E77497">
          <w:t xml:space="preserve">  Alphabetic hexadecimal digits are presented as lowercase characters. </w:t>
        </w:r>
      </w:ins>
    </w:p>
    <w:p w14:paraId="409B258F"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1AFCBD49" w14:textId="77777777" w:rsidR="004C02EF" w:rsidRPr="00E77497" w:rsidRDefault="004C02EF" w:rsidP="001F482D">
      <w:pPr>
        <w:pStyle w:val="Alg4"/>
        <w:numPr>
          <w:ilvl w:val="1"/>
          <w:numId w:val="331"/>
        </w:numPr>
      </w:pPr>
      <w:r w:rsidRPr="00E77497">
        <w:t>Else</w:t>
      </w:r>
    </w:p>
    <w:p w14:paraId="6CF6674B"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43E596EA"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ins w:id="30031" w:author="Rev 9 Allen Wirfs-Brock" w:date="2012-07-07T14:00:00Z">
        <w:r w:rsidR="001A46D9">
          <w:t xml:space="preserve"> and code unit 0x0022 (</w:t>
        </w:r>
        <w:r w:rsidR="001A46D9" w:rsidRPr="00E77497">
          <w:t xml:space="preserve">the </w:t>
        </w:r>
        <w:r w:rsidR="001A46D9">
          <w:t xml:space="preserve">Unicode </w:t>
        </w:r>
        <w:r w:rsidR="001A46D9" w:rsidRPr="00E77497">
          <w:t>double quote character</w:t>
        </w:r>
        <w:r w:rsidR="001A46D9">
          <w:t>)</w:t>
        </w:r>
      </w:ins>
      <w:del w:id="30032" w:author="Rev 9 Allen Wirfs-Brock" w:date="2012-07-07T13:50:00Z">
        <w:r w:rsidRPr="00E77497" w:rsidDel="0020305B">
          <w:delText xml:space="preserve"> and the double quote character</w:delText>
        </w:r>
      </w:del>
      <w:r w:rsidRPr="00E77497">
        <w:t>.</w:t>
      </w:r>
    </w:p>
    <w:p w14:paraId="59DB73C9" w14:textId="77777777" w:rsidR="004C02EF" w:rsidRPr="00E77497" w:rsidRDefault="004C02EF" w:rsidP="001F482D">
      <w:pPr>
        <w:pStyle w:val="Alg4"/>
        <w:numPr>
          <w:ilvl w:val="0"/>
          <w:numId w:val="331"/>
        </w:numPr>
        <w:spacing w:after="120"/>
      </w:pPr>
      <w:r w:rsidRPr="00E77497">
        <w:t xml:space="preserve">Return </w:t>
      </w:r>
      <w:r w:rsidRPr="00E77497">
        <w:rPr>
          <w:i/>
        </w:rPr>
        <w:t>product</w:t>
      </w:r>
      <w:r w:rsidRPr="00E77497">
        <w:t>.</w:t>
      </w:r>
    </w:p>
    <w:p w14:paraId="52F5CB9F" w14:textId="77777777" w:rsidR="004C02EF" w:rsidRPr="00E77497" w:rsidRDefault="004C02EF" w:rsidP="004C02EF">
      <w:r w:rsidRPr="00E77497">
        <w:t xml:space="preserve">The abstract operation </w:t>
      </w:r>
      <w:r w:rsidRPr="00E77497">
        <w:rPr>
          <w:rFonts w:ascii="Times New Roman" w:hAnsi="Times New Roman"/>
          <w:i/>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w:t>
      </w:r>
      <w:ins w:id="30033" w:author="Allen Wirfs-Brock rev2" w:date="2011-07-20T16:03:00Z">
        <w:r w:rsidR="00015C8D" w:rsidRPr="00E77497">
          <w:t xml:space="preserve">and </w:t>
        </w:r>
      </w:ins>
      <w:r w:rsidRPr="00E77497">
        <w:rPr>
          <w:rFonts w:ascii="Times New Roman" w:hAnsi="Times New Roman"/>
          <w:i/>
        </w:rPr>
        <w:t>PropertyList</w:t>
      </w:r>
      <w:del w:id="30034" w:author="Allen Wirfs-Brock rev2" w:date="2011-07-20T16:04:00Z">
        <w:r w:rsidRPr="00E77497" w:rsidDel="00015C8D">
          <w:delText>,</w:delText>
        </w:r>
      </w:del>
      <w:r w:rsidRPr="00E77497">
        <w:t xml:space="preserve"> </w:t>
      </w:r>
      <w:del w:id="30035" w:author="Allen Wirfs-Brock rev2" w:date="2011-07-20T16:04:00Z">
        <w:r w:rsidRPr="00E77497" w:rsidDel="00015C8D">
          <w:rPr>
            <w:rFonts w:ascii="Times New Roman" w:hAnsi="Times New Roman"/>
            <w:i/>
          </w:rPr>
          <w:delText>ReplacerFunction</w:delText>
        </w:r>
        <w:r w:rsidRPr="00E77497" w:rsidDel="00015C8D">
          <w:delText xml:space="preserve">, and </w:delText>
        </w:r>
        <w:r w:rsidRPr="00E77497" w:rsidDel="00015C8D">
          <w:rPr>
            <w:rFonts w:ascii="Times New Roman" w:hAnsi="Times New Roman"/>
            <w:i/>
          </w:rPr>
          <w:delText>space</w:delText>
        </w:r>
        <w:r w:rsidRPr="00E77497" w:rsidDel="00015C8D">
          <w:delText xml:space="preserve"> </w:delText>
        </w:r>
      </w:del>
      <w:r w:rsidRPr="00E77497">
        <w:t>of the invocation of the stringify method.</w:t>
      </w:r>
    </w:p>
    <w:p w14:paraId="3A91784A" w14:textId="77777777" w:rsidR="004C02EF" w:rsidRPr="00E77497" w:rsidRDefault="004C02EF" w:rsidP="001F482D">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79C08D70" w14:textId="77777777" w:rsidR="004C02EF" w:rsidRPr="00E77497" w:rsidRDefault="004C02EF" w:rsidP="001F482D">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14:paraId="6AFF0ABB" w14:textId="77777777" w:rsidR="004C02EF" w:rsidRPr="00E77497" w:rsidRDefault="004C02EF" w:rsidP="001F482D">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14:paraId="554B8A50"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4E060BEF" w14:textId="77777777" w:rsidR="004C02EF" w:rsidRPr="00E77497" w:rsidRDefault="004C02EF" w:rsidP="001F482D">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14:paraId="5904A6BD"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14:paraId="227D957A" w14:textId="77777777" w:rsidR="004C02EF" w:rsidRPr="00E77497" w:rsidRDefault="004C02EF" w:rsidP="001F482D">
      <w:pPr>
        <w:pStyle w:val="Alg4"/>
        <w:numPr>
          <w:ilvl w:val="0"/>
          <w:numId w:val="330"/>
        </w:numPr>
      </w:pPr>
      <w:r w:rsidRPr="00E77497">
        <w:t>Else</w:t>
      </w:r>
    </w:p>
    <w:p w14:paraId="46DC239D"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an internal List of Strings consisting of the names of all the own properties of </w:t>
      </w:r>
      <w:r w:rsidRPr="00E77497">
        <w:rPr>
          <w:i/>
        </w:rPr>
        <w:t>value</w:t>
      </w:r>
      <w:r w:rsidRPr="00E77497">
        <w:t xml:space="preserve"> whose [[Enumerable]] attribute is </w:t>
      </w:r>
      <w:r w:rsidRPr="00E77497">
        <w:rPr>
          <w:b/>
        </w:rPr>
        <w:t>true</w:t>
      </w:r>
      <w:r w:rsidRPr="00E77497">
        <w:t xml:space="preserve">. The ordering of the Strings </w:t>
      </w:r>
      <w:del w:id="30036" w:author="Rev 7 Allen Wirfs-Brock" w:date="2012-04-11T15:06:00Z">
        <w:r w:rsidRPr="00E77497" w:rsidDel="00182C3E">
          <w:delText>should be</w:delText>
        </w:r>
      </w:del>
      <w:ins w:id="30037" w:author="Rev 7 Allen Wirfs-Brock" w:date="2012-04-11T15:06:00Z">
        <w:r w:rsidR="00182C3E">
          <w:t>is</w:t>
        </w:r>
      </w:ins>
      <w:r w:rsidRPr="00E77497">
        <w:t xml:space="preserve"> the same as that used by the </w:t>
      </w:r>
      <w:r w:rsidRPr="00E77497">
        <w:rPr>
          <w:b/>
        </w:rPr>
        <w:t>Object.keys</w:t>
      </w:r>
      <w:r w:rsidRPr="00E77497">
        <w:t xml:space="preserve"> standard built-in function.</w:t>
      </w:r>
    </w:p>
    <w:p w14:paraId="064F2404" w14:textId="77777777" w:rsidR="004C02EF" w:rsidRPr="00E77497" w:rsidRDefault="004C02EF" w:rsidP="001F482D">
      <w:pPr>
        <w:pStyle w:val="Alg4"/>
        <w:numPr>
          <w:ilvl w:val="0"/>
          <w:numId w:val="330"/>
        </w:numPr>
      </w:pPr>
      <w:r w:rsidRPr="00E77497">
        <w:t xml:space="preserve">Let </w:t>
      </w:r>
      <w:r w:rsidRPr="00E77497">
        <w:rPr>
          <w:i/>
        </w:rPr>
        <w:t>partial</w:t>
      </w:r>
      <w:r w:rsidRPr="00E77497">
        <w:t xml:space="preserve"> be an empty List.</w:t>
      </w:r>
    </w:p>
    <w:p w14:paraId="25256919" w14:textId="77777777" w:rsidR="004C02EF" w:rsidRPr="00E77497" w:rsidRDefault="004C02EF" w:rsidP="001F482D">
      <w:pPr>
        <w:pStyle w:val="Alg4"/>
        <w:numPr>
          <w:ilvl w:val="0"/>
          <w:numId w:val="330"/>
        </w:numPr>
      </w:pPr>
      <w:r w:rsidRPr="00E77497">
        <w:t xml:space="preserve">For each element </w:t>
      </w:r>
      <w:r w:rsidRPr="00E77497">
        <w:rPr>
          <w:i/>
        </w:rPr>
        <w:t>P</w:t>
      </w:r>
      <w:r w:rsidRPr="00E77497">
        <w:t xml:space="preserve"> of </w:t>
      </w:r>
      <w:r w:rsidRPr="00E77497">
        <w:rPr>
          <w:i/>
        </w:rPr>
        <w:t>K</w:t>
      </w:r>
      <w:r w:rsidRPr="00E77497">
        <w:t>.</w:t>
      </w:r>
    </w:p>
    <w:p w14:paraId="273DAE0A" w14:textId="77777777" w:rsidR="004C02EF" w:rsidRPr="00E77497" w:rsidRDefault="004C02EF" w:rsidP="001F482D">
      <w:pPr>
        <w:pStyle w:val="Alg4"/>
        <w:numPr>
          <w:ilvl w:val="1"/>
          <w:numId w:val="330"/>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w:t>
      </w:r>
      <w:r w:rsidRPr="00E77497">
        <w:rPr>
          <w:i/>
        </w:rPr>
        <w:t>P</w:t>
      </w:r>
      <w:r w:rsidRPr="00E77497">
        <w:t xml:space="preserve"> and </w:t>
      </w:r>
      <w:r w:rsidRPr="00E77497">
        <w:rPr>
          <w:i/>
        </w:rPr>
        <w:t>value</w:t>
      </w:r>
      <w:r w:rsidRPr="00E77497">
        <w:t>.</w:t>
      </w:r>
    </w:p>
    <w:p w14:paraId="044A73D4" w14:textId="77777777" w:rsidR="00182C3E" w:rsidRDefault="00182C3E" w:rsidP="00182C3E">
      <w:pPr>
        <w:pStyle w:val="Alg4"/>
        <w:numPr>
          <w:ilvl w:val="1"/>
          <w:numId w:val="330"/>
        </w:numPr>
        <w:rPr>
          <w:ins w:id="30038" w:author="Rev 7 Allen Wirfs-Brock" w:date="2012-04-11T15:07:00Z"/>
        </w:rPr>
      </w:pPr>
      <w:ins w:id="30039" w:author="Rev 7 Allen Wirfs-Brock" w:date="2012-04-11T15:07:00Z">
        <w:r>
          <w:t>ReturnIfAbrupt(</w:t>
        </w:r>
        <w:r>
          <w:rPr>
            <w:i/>
          </w:rPr>
          <w:t>strP</w:t>
        </w:r>
        <w:r>
          <w:t>).</w:t>
        </w:r>
      </w:ins>
    </w:p>
    <w:p w14:paraId="374A365A" w14:textId="77777777" w:rsidR="004C02EF" w:rsidRPr="00E77497" w:rsidRDefault="004C02EF" w:rsidP="001F482D">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14:paraId="3513E639"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result of calling the abstract operation </w:t>
      </w:r>
      <w:r w:rsidRPr="00E77497">
        <w:rPr>
          <w:i/>
        </w:rPr>
        <w:t>Quote</w:t>
      </w:r>
      <w:r w:rsidRPr="00E77497">
        <w:t xml:space="preserve"> with argument </w:t>
      </w:r>
      <w:r w:rsidRPr="00E77497">
        <w:rPr>
          <w:i/>
        </w:rPr>
        <w:t>P</w:t>
      </w:r>
      <w:r w:rsidRPr="00E77497">
        <w:t>.</w:t>
      </w:r>
    </w:p>
    <w:p w14:paraId="5773F624"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del w:id="30040" w:author="Rev 9 Allen Wirfs-Brock" w:date="2012-07-07T13:57:00Z">
        <w:r w:rsidRPr="00E77497" w:rsidDel="0020305B">
          <w:delText>colon character</w:delText>
        </w:r>
      </w:del>
      <w:ins w:id="30041" w:author="Rev 9 Allen Wirfs-Brock" w:date="2012-07-07T13:57:00Z">
        <w:r w:rsidR="0020305B">
          <w:t xml:space="preserve">string </w:t>
        </w:r>
        <w:r w:rsidR="0020305B" w:rsidRPr="00E77497">
          <w:rPr>
            <w:rFonts w:ascii="Courier New" w:hAnsi="Courier New" w:cs="Courier New"/>
            <w:b/>
          </w:rPr>
          <w:t>"</w:t>
        </w:r>
        <w:r w:rsidR="0020305B">
          <w:rPr>
            <w:rFonts w:ascii="Courier New" w:hAnsi="Courier New" w:cs="Courier New"/>
            <w:b/>
          </w:rPr>
          <w:t>:</w:t>
        </w:r>
        <w:r w:rsidR="0020305B" w:rsidRPr="00E77497">
          <w:t>"</w:t>
        </w:r>
      </w:ins>
      <w:r w:rsidRPr="00E77497">
        <w:t>.</w:t>
      </w:r>
    </w:p>
    <w:p w14:paraId="16B6B054" w14:textId="77777777" w:rsidR="004C02EF" w:rsidRPr="00E77497" w:rsidRDefault="004C02EF" w:rsidP="001F482D">
      <w:pPr>
        <w:pStyle w:val="Alg4"/>
        <w:numPr>
          <w:ilvl w:val="2"/>
          <w:numId w:val="330"/>
        </w:numPr>
      </w:pPr>
      <w:r w:rsidRPr="00E77497">
        <w:t xml:space="preserve">If </w:t>
      </w:r>
      <w:r w:rsidRPr="00E77497">
        <w:rPr>
          <w:i/>
        </w:rPr>
        <w:t>gap</w:t>
      </w:r>
      <w:r w:rsidRPr="00E77497">
        <w:t xml:space="preserve"> is not the empty String</w:t>
      </w:r>
    </w:p>
    <w:p w14:paraId="7997338B" w14:textId="77777777" w:rsidR="004C02EF" w:rsidRPr="004D1BD1" w:rsidRDefault="004C02EF" w:rsidP="001F482D">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w:t>
      </w:r>
      <w:ins w:id="30042" w:author="Rev 9 Allen Wirfs-Brock" w:date="2012-07-07T13:59:00Z">
        <w:r w:rsidR="0020305B">
          <w:t>code unit 0x0020 (</w:t>
        </w:r>
      </w:ins>
      <w:r w:rsidRPr="00E77497">
        <w:t xml:space="preserve">the </w:t>
      </w:r>
      <w:ins w:id="30043" w:author="Rev 9 Allen Wirfs-Brock" w:date="2012-07-07T13:59:00Z">
        <w:r w:rsidR="0020305B">
          <w:t xml:space="preserve">Unicode </w:t>
        </w:r>
      </w:ins>
      <w:r w:rsidRPr="006E1632">
        <w:t>space</w:t>
      </w:r>
      <w:r w:rsidRPr="004D1BD1">
        <w:t xml:space="preserve"> character</w:t>
      </w:r>
      <w:ins w:id="30044" w:author="Rev 9 Allen Wirfs-Brock" w:date="2012-07-07T13:59:00Z">
        <w:r w:rsidR="0020305B">
          <w:t>)</w:t>
        </w:r>
      </w:ins>
      <w:r w:rsidRPr="004D1BD1">
        <w:t>.</w:t>
      </w:r>
    </w:p>
    <w:p w14:paraId="38A16211" w14:textId="77777777" w:rsidR="004C02EF" w:rsidRPr="00A67AF2" w:rsidRDefault="004C02EF" w:rsidP="001F482D">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14:paraId="223C08B5" w14:textId="77777777" w:rsidR="004C02EF" w:rsidRPr="00E77497" w:rsidRDefault="004C02EF" w:rsidP="001F482D">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14:paraId="7426DC1F" w14:textId="77777777" w:rsidR="004C02EF" w:rsidRPr="00E77497" w:rsidRDefault="004C02EF" w:rsidP="001F482D">
      <w:pPr>
        <w:pStyle w:val="Alg4"/>
        <w:numPr>
          <w:ilvl w:val="0"/>
          <w:numId w:val="330"/>
        </w:numPr>
      </w:pPr>
      <w:r w:rsidRPr="00E77497">
        <w:t xml:space="preserve">If </w:t>
      </w:r>
      <w:r w:rsidRPr="00E77497">
        <w:rPr>
          <w:i/>
        </w:rPr>
        <w:t>partial</w:t>
      </w:r>
      <w:r w:rsidRPr="00E77497">
        <w:t xml:space="preserve"> is empty, then</w:t>
      </w:r>
    </w:p>
    <w:p w14:paraId="11D77F56" w14:textId="77777777" w:rsidR="004C02EF" w:rsidRPr="00E77497" w:rsidRDefault="004C02EF" w:rsidP="001F482D">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133CB347" w14:textId="77777777" w:rsidR="004C02EF" w:rsidRPr="00E77497" w:rsidRDefault="004C02EF" w:rsidP="001F482D">
      <w:pPr>
        <w:pStyle w:val="Alg4"/>
        <w:numPr>
          <w:ilvl w:val="0"/>
          <w:numId w:val="330"/>
        </w:numPr>
      </w:pPr>
      <w:r w:rsidRPr="00E77497">
        <w:t>Else</w:t>
      </w:r>
    </w:p>
    <w:p w14:paraId="1AB664A4" w14:textId="77777777" w:rsidR="004C02EF" w:rsidRPr="00E77497" w:rsidRDefault="004C02EF" w:rsidP="001F482D">
      <w:pPr>
        <w:pStyle w:val="Alg4"/>
        <w:numPr>
          <w:ilvl w:val="1"/>
          <w:numId w:val="330"/>
        </w:numPr>
      </w:pPr>
      <w:r w:rsidRPr="00E77497">
        <w:t xml:space="preserve">If </w:t>
      </w:r>
      <w:r w:rsidRPr="00E77497">
        <w:rPr>
          <w:i/>
        </w:rPr>
        <w:t>gap</w:t>
      </w:r>
      <w:r w:rsidRPr="00E77497">
        <w:t xml:space="preserve"> is the empty String</w:t>
      </w:r>
    </w:p>
    <w:p w14:paraId="623FA3BE"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ins w:id="30045" w:author="Rev 9 Allen Wirfs-Brock" w:date="2012-07-07T14:07:00Z">
        <w:r w:rsidR="001A46D9">
          <w:t xml:space="preserve"> code unit 0x002C</w:t>
        </w:r>
      </w:ins>
      <w:r w:rsidRPr="00E77497">
        <w:t xml:space="preserve"> </w:t>
      </w:r>
      <w:ins w:id="30046" w:author="Rev 9 Allen Wirfs-Brock" w:date="2012-07-07T14:07:00Z">
        <w:r w:rsidR="001A46D9">
          <w:t>(</w:t>
        </w:r>
      </w:ins>
      <w:r w:rsidRPr="00E77497">
        <w:t xml:space="preserve">the </w:t>
      </w:r>
      <w:ins w:id="30047" w:author="Rev 9 Allen Wirfs-Brock" w:date="2012-07-07T14:07:00Z">
        <w:r w:rsidR="001A46D9">
          <w:t xml:space="preserve">Unicode </w:t>
        </w:r>
      </w:ins>
      <w:r w:rsidRPr="00E77497">
        <w:t>comma character</w:t>
      </w:r>
      <w:ins w:id="30048" w:author="Rev 9 Allen Wirfs-Brock" w:date="2012-07-07T14:08:00Z">
        <w:r w:rsidR="001A46D9">
          <w:t>)</w:t>
        </w:r>
      </w:ins>
      <w:r w:rsidRPr="00E77497">
        <w:t xml:space="preserve">. A comma is not inserted either before the first String or after the last String. </w:t>
      </w:r>
    </w:p>
    <w:p w14:paraId="3E79AAC2"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5C989C2E" w14:textId="77777777" w:rsidR="004C02EF" w:rsidRPr="00E77497" w:rsidRDefault="004C02EF" w:rsidP="001F482D">
      <w:pPr>
        <w:pStyle w:val="Alg4"/>
        <w:numPr>
          <w:ilvl w:val="1"/>
          <w:numId w:val="330"/>
        </w:numPr>
      </w:pPr>
      <w:r w:rsidRPr="00E77497">
        <w:t xml:space="preserve">Else </w:t>
      </w:r>
      <w:r w:rsidRPr="00E77497">
        <w:rPr>
          <w:i/>
        </w:rPr>
        <w:t>gap</w:t>
      </w:r>
      <w:r w:rsidRPr="00E77497">
        <w:t xml:space="preserve"> is not the empty String</w:t>
      </w:r>
    </w:p>
    <w:p w14:paraId="65AC8A64" w14:textId="77777777" w:rsidR="004C02EF" w:rsidRPr="00E77497" w:rsidRDefault="004C02EF" w:rsidP="001F482D">
      <w:pPr>
        <w:pStyle w:val="Alg4"/>
        <w:numPr>
          <w:ilvl w:val="2"/>
          <w:numId w:val="330"/>
        </w:numPr>
      </w:pPr>
      <w:r w:rsidRPr="00E77497">
        <w:t xml:space="preserve">Let </w:t>
      </w:r>
      <w:r w:rsidRPr="00E77497">
        <w:rPr>
          <w:i/>
        </w:rPr>
        <w:t>separator</w:t>
      </w:r>
      <w:r w:rsidRPr="00E77497">
        <w:t xml:space="preserve"> be the result of concatenating </w:t>
      </w:r>
      <w:ins w:id="30049" w:author="Rev 9 Allen Wirfs-Brock" w:date="2012-07-07T14:08:00Z">
        <w:r w:rsidR="001A46D9">
          <w:t>code unit 0x002C</w:t>
        </w:r>
        <w:r w:rsidR="001A46D9" w:rsidRPr="00E77497">
          <w:t xml:space="preserve"> </w:t>
        </w:r>
        <w:r w:rsidR="001A46D9">
          <w:t>(</w:t>
        </w:r>
      </w:ins>
      <w:r w:rsidRPr="00E77497">
        <w:t>the comma character</w:t>
      </w:r>
      <w:ins w:id="30050" w:author="Rev 9 Allen Wirfs-Brock" w:date="2012-07-07T14:08:00Z">
        <w:r w:rsidR="001A46D9">
          <w:t>)</w:t>
        </w:r>
      </w:ins>
      <w:r w:rsidRPr="00E77497">
        <w:t>,</w:t>
      </w:r>
      <w:ins w:id="30051" w:author="Rev 9 Allen Wirfs-Brock" w:date="2012-07-07T14:09:00Z">
        <w:r w:rsidR="001A46D9">
          <w:t xml:space="preserve"> code unit 0x000A</w:t>
        </w:r>
      </w:ins>
      <w:r w:rsidRPr="00E77497">
        <w:t xml:space="preserve"> </w:t>
      </w:r>
      <w:ins w:id="30052" w:author="Rev 9 Allen Wirfs-Brock" w:date="2012-07-07T14:09:00Z">
        <w:r w:rsidR="001A46D9">
          <w:t>(</w:t>
        </w:r>
      </w:ins>
      <w:r w:rsidRPr="00E77497">
        <w:t>the line feed character</w:t>
      </w:r>
      <w:ins w:id="30053" w:author="Rev 9 Allen Wirfs-Brock" w:date="2012-07-07T14:09:00Z">
        <w:r w:rsidR="001A46D9">
          <w:t>)</w:t>
        </w:r>
      </w:ins>
      <w:r w:rsidRPr="00E77497">
        <w:t xml:space="preserve">, and </w:t>
      </w:r>
      <w:r w:rsidRPr="00E77497">
        <w:rPr>
          <w:i/>
        </w:rPr>
        <w:t>indent</w:t>
      </w:r>
      <w:r w:rsidRPr="00E77497">
        <w:t>.</w:t>
      </w:r>
    </w:p>
    <w:p w14:paraId="27461DEF"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47F71A1D"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ins w:id="30054" w:author="Rev 9 Allen Wirfs-Brock" w:date="2012-07-07T14:10:00Z">
        <w:r w:rsidR="0011303E">
          <w:t>code unit 0x000A</w:t>
        </w:r>
        <w:r w:rsidR="0011303E" w:rsidRPr="00E77497">
          <w:t xml:space="preserve"> </w:t>
        </w:r>
        <w:r w:rsidR="0011303E">
          <w:t>(</w:t>
        </w:r>
      </w:ins>
      <w:r w:rsidRPr="00E77497">
        <w:t>the line feed character</w:t>
      </w:r>
      <w:ins w:id="30055" w:author="Rev 9 Allen Wirfs-Brock" w:date="2012-07-07T14:10:00Z">
        <w:r w:rsidR="0011303E">
          <w:t>)</w:t>
        </w:r>
      </w:ins>
      <w:r w:rsidRPr="00E77497">
        <w:t xml:space="preserve">, </w:t>
      </w:r>
      <w:r w:rsidRPr="00E77497">
        <w:rPr>
          <w:i/>
        </w:rPr>
        <w:t>indent</w:t>
      </w:r>
      <w:r w:rsidRPr="00E77497">
        <w:t xml:space="preserve">, </w:t>
      </w:r>
      <w:r w:rsidRPr="00E77497">
        <w:rPr>
          <w:i/>
        </w:rPr>
        <w:t>properties</w:t>
      </w:r>
      <w:r w:rsidRPr="00E77497">
        <w:t xml:space="preserve">, </w:t>
      </w:r>
      <w:ins w:id="30056" w:author="Rev 9 Allen Wirfs-Brock" w:date="2012-07-07T14:10:00Z">
        <w:r w:rsidR="0011303E">
          <w:t>code unit 0x000A</w:t>
        </w:r>
      </w:ins>
      <w:del w:id="30057" w:author="Rev 9 Allen Wirfs-Brock" w:date="2012-07-07T14:10:00Z">
        <w:r w:rsidRPr="00E77497" w:rsidDel="0011303E">
          <w:delText>the line feed character</w:delText>
        </w:r>
      </w:del>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14:paraId="6DB19E87" w14:textId="77777777" w:rsidR="004C02EF" w:rsidRPr="00E77497" w:rsidRDefault="004C02EF" w:rsidP="001F482D">
      <w:pPr>
        <w:pStyle w:val="Alg4"/>
        <w:numPr>
          <w:ilvl w:val="0"/>
          <w:numId w:val="330"/>
        </w:numPr>
      </w:pPr>
      <w:r w:rsidRPr="00E77497">
        <w:t xml:space="preserve">Remove the last element of </w:t>
      </w:r>
      <w:r w:rsidRPr="00E77497">
        <w:rPr>
          <w:i/>
        </w:rPr>
        <w:t>stack</w:t>
      </w:r>
      <w:r w:rsidRPr="00E77497">
        <w:t>.</w:t>
      </w:r>
    </w:p>
    <w:p w14:paraId="521B92A2"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14:paraId="06D538C8" w14:textId="77777777" w:rsidR="004C02EF" w:rsidRPr="00E77497" w:rsidRDefault="004C02EF" w:rsidP="001F482D">
      <w:pPr>
        <w:pStyle w:val="Alg4"/>
        <w:numPr>
          <w:ilvl w:val="0"/>
          <w:numId w:val="330"/>
        </w:numPr>
        <w:spacing w:after="220"/>
      </w:pPr>
      <w:r w:rsidRPr="00E77497">
        <w:t xml:space="preserve">Return </w:t>
      </w:r>
      <w:r w:rsidRPr="00E77497">
        <w:rPr>
          <w:i/>
        </w:rPr>
        <w:t>final</w:t>
      </w:r>
      <w:r w:rsidRPr="00E77497">
        <w:t>.</w:t>
      </w:r>
    </w:p>
    <w:p w14:paraId="3CF001A9" w14:textId="77777777" w:rsidR="004C02EF" w:rsidRPr="00E77497" w:rsidRDefault="004C02EF" w:rsidP="004C02EF">
      <w:r w:rsidRPr="00E77497">
        <w:t xml:space="preserve">The abstract operation </w:t>
      </w:r>
      <w:r w:rsidRPr="00E77497">
        <w:rPr>
          <w:rFonts w:ascii="Times New Roman" w:hAnsi="Times New Roman"/>
          <w:i/>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ins w:id="30058" w:author="Allen Wirfs-Brock rev2" w:date="2011-07-20T15:58:00Z">
        <w:r w:rsidR="00015C8D" w:rsidRPr="00E77497">
          <w:t xml:space="preserve">and </w:t>
        </w:r>
      </w:ins>
      <w:r w:rsidRPr="00E77497">
        <w:rPr>
          <w:rFonts w:ascii="Times New Roman" w:hAnsi="Times New Roman"/>
          <w:i/>
        </w:rPr>
        <w:t>gap</w:t>
      </w:r>
      <w:del w:id="30059" w:author="Allen Wirfs-Brock rev2" w:date="2011-07-20T15:59:00Z">
        <w:r w:rsidRPr="00E77497" w:rsidDel="00015C8D">
          <w:delText xml:space="preserve">, and </w:delText>
        </w:r>
        <w:r w:rsidRPr="00E77497" w:rsidDel="00015C8D">
          <w:rPr>
            <w:rFonts w:ascii="Times New Roman" w:hAnsi="Times New Roman"/>
            <w:i/>
          </w:rPr>
          <w:delText>space</w:delText>
        </w:r>
      </w:del>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Named properties are excluded from the stringification. An array is stringified as an open left bracket, elements separated by comma, and a closing right bracket.</w:t>
      </w:r>
    </w:p>
    <w:p w14:paraId="5E7C824A" w14:textId="77777777" w:rsidR="004C02EF" w:rsidRPr="00E77497" w:rsidRDefault="004C02EF" w:rsidP="001F482D">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699F3F2D" w14:textId="77777777" w:rsidR="004C02EF" w:rsidRPr="00E77497" w:rsidRDefault="004C02EF" w:rsidP="001F482D">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14:paraId="1D478993" w14:textId="77777777" w:rsidR="004C02EF" w:rsidRPr="00E77497" w:rsidRDefault="004C02EF" w:rsidP="001F482D">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14:paraId="5C759947"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26862092" w14:textId="77777777" w:rsidR="004C02EF" w:rsidRPr="00E77497" w:rsidRDefault="004C02EF" w:rsidP="001F482D">
      <w:pPr>
        <w:pStyle w:val="Alg4"/>
        <w:numPr>
          <w:ilvl w:val="0"/>
          <w:numId w:val="397"/>
        </w:numPr>
      </w:pPr>
      <w:r w:rsidRPr="00E77497">
        <w:t xml:space="preserve">Let </w:t>
      </w:r>
      <w:r w:rsidRPr="00E77497">
        <w:rPr>
          <w:i/>
        </w:rPr>
        <w:t>partial</w:t>
      </w:r>
      <w:r w:rsidRPr="00E77497">
        <w:t xml:space="preserve"> be an empty List.</w:t>
      </w:r>
    </w:p>
    <w:p w14:paraId="029C4A79" w14:textId="77777777" w:rsidR="00182C3E" w:rsidRDefault="00182C3E" w:rsidP="001F482D">
      <w:pPr>
        <w:pStyle w:val="Alg4"/>
        <w:numPr>
          <w:ilvl w:val="0"/>
          <w:numId w:val="397"/>
        </w:numPr>
        <w:rPr>
          <w:ins w:id="30060" w:author="Rev 7 Allen Wirfs-Brock" w:date="2012-04-11T15:09:00Z"/>
        </w:rPr>
      </w:pPr>
      <w:ins w:id="30061" w:author="Rev 7 Allen Wirfs-Brock" w:date="2012-04-11T15:09:00Z">
        <w:r>
          <w:t xml:space="preserve">Assert: </w:t>
        </w:r>
        <w:r w:rsidRPr="00182C3E">
          <w:rPr>
            <w:i/>
          </w:rPr>
          <w:t>value</w:t>
        </w:r>
        <w:r>
          <w:t xml:space="preserve"> is a native array and hence its </w:t>
        </w:r>
      </w:ins>
      <w:ins w:id="30062" w:author="Rev 7 Allen Wirfs-Brock" w:date="2012-04-11T15:10:00Z">
        <w:r w:rsidRPr="00E77497">
          <w:rPr>
            <w:rFonts w:ascii="Courier New" w:hAnsi="Courier New" w:cs="Courier New"/>
            <w:b/>
          </w:rPr>
          <w:t>"length"</w:t>
        </w:r>
      </w:ins>
      <w:ins w:id="30063" w:author="Rev 9 Allen Wirfs-Brock" w:date="2012-07-08T12:44:00Z">
        <w:r w:rsidR="00273E7C">
          <w:rPr>
            <w:rFonts w:ascii="Courier New" w:hAnsi="Courier New" w:cs="Courier New"/>
            <w:b/>
          </w:rPr>
          <w:t xml:space="preserve"> </w:t>
        </w:r>
      </w:ins>
      <w:ins w:id="30064" w:author="Rev 7 Allen Wirfs-Brock" w:date="2012-04-11T15:09:00Z">
        <w:r>
          <w:t>property is a non-negative integer.</w:t>
        </w:r>
      </w:ins>
    </w:p>
    <w:p w14:paraId="40E1B7BC" w14:textId="77777777" w:rsidR="004C02EF" w:rsidRPr="00E77497" w:rsidRDefault="004C02EF" w:rsidP="001F482D">
      <w:pPr>
        <w:pStyle w:val="Alg4"/>
        <w:numPr>
          <w:ilvl w:val="0"/>
          <w:numId w:val="397"/>
        </w:numPr>
      </w:pPr>
      <w:r w:rsidRPr="00E77497">
        <w:t xml:space="preserve">Let </w:t>
      </w:r>
      <w:r w:rsidRPr="00E77497">
        <w:rPr>
          <w:i/>
        </w:rPr>
        <w:t>len</w:t>
      </w:r>
      <w:r w:rsidRPr="00E77497">
        <w:t xml:space="preserve"> be the result of calling the [[Get]] internal method of </w:t>
      </w:r>
      <w:r w:rsidRPr="00182C3E">
        <w:rPr>
          <w:i/>
        </w:rPr>
        <w:t>value</w:t>
      </w:r>
      <w:r w:rsidRPr="00E77497">
        <w:t xml:space="preserve"> with argument </w:t>
      </w:r>
      <w:r w:rsidRPr="00E77497">
        <w:rPr>
          <w:rFonts w:ascii="Courier New" w:hAnsi="Courier New" w:cs="Courier New"/>
          <w:b/>
        </w:rPr>
        <w:t>"length"</w:t>
      </w:r>
      <w:r w:rsidRPr="00E77497">
        <w:t>.</w:t>
      </w:r>
    </w:p>
    <w:p w14:paraId="2E526E7C" w14:textId="77777777" w:rsidR="004C02EF" w:rsidRPr="00E77497" w:rsidRDefault="004C02EF" w:rsidP="001F482D">
      <w:pPr>
        <w:pStyle w:val="Alg4"/>
        <w:numPr>
          <w:ilvl w:val="0"/>
          <w:numId w:val="397"/>
        </w:numPr>
      </w:pPr>
      <w:r w:rsidRPr="00E77497">
        <w:t xml:space="preserve">Let </w:t>
      </w:r>
      <w:r w:rsidRPr="00E77497">
        <w:rPr>
          <w:i/>
        </w:rPr>
        <w:t>index</w:t>
      </w:r>
      <w:r w:rsidRPr="00E77497">
        <w:t xml:space="preserve"> be 0.</w:t>
      </w:r>
    </w:p>
    <w:p w14:paraId="2B654498" w14:textId="77777777" w:rsidR="004C02EF" w:rsidRPr="00E77497" w:rsidRDefault="004C02EF" w:rsidP="001F482D">
      <w:pPr>
        <w:pStyle w:val="Alg4"/>
        <w:numPr>
          <w:ilvl w:val="0"/>
          <w:numId w:val="397"/>
        </w:numPr>
      </w:pPr>
      <w:r w:rsidRPr="00E77497">
        <w:t xml:space="preserve">Repeat while </w:t>
      </w:r>
      <w:r w:rsidRPr="00E77497">
        <w:rPr>
          <w:i/>
        </w:rPr>
        <w:t>index</w:t>
      </w:r>
      <w:r w:rsidRPr="00E77497">
        <w:t xml:space="preserve"> &lt; </w:t>
      </w:r>
      <w:r w:rsidRPr="00E77497">
        <w:rPr>
          <w:i/>
        </w:rPr>
        <w:t>len</w:t>
      </w:r>
    </w:p>
    <w:p w14:paraId="670541E0" w14:textId="77777777" w:rsidR="004C02EF" w:rsidRPr="00E77497" w:rsidRDefault="004C02EF" w:rsidP="001F482D">
      <w:pPr>
        <w:pStyle w:val="Alg4"/>
        <w:numPr>
          <w:ilvl w:val="1"/>
          <w:numId w:val="397"/>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ToString(</w:t>
      </w:r>
      <w:r w:rsidRPr="00E77497">
        <w:rPr>
          <w:i/>
        </w:rPr>
        <w:t>index</w:t>
      </w:r>
      <w:r w:rsidRPr="00E77497">
        <w:t xml:space="preserve">) and </w:t>
      </w:r>
      <w:r w:rsidRPr="00E77497">
        <w:rPr>
          <w:i/>
        </w:rPr>
        <w:t>value</w:t>
      </w:r>
      <w:r w:rsidRPr="00E77497">
        <w:t xml:space="preserve">. </w:t>
      </w:r>
    </w:p>
    <w:p w14:paraId="4FBD133A" w14:textId="77777777" w:rsidR="009C5DEB" w:rsidRDefault="009C5DEB" w:rsidP="009C5DEB">
      <w:pPr>
        <w:pStyle w:val="Alg4"/>
        <w:numPr>
          <w:ilvl w:val="1"/>
          <w:numId w:val="397"/>
        </w:numPr>
        <w:rPr>
          <w:ins w:id="30065" w:author="Rev 7 Allen Wirfs-Brock" w:date="2012-04-11T15:11:00Z"/>
        </w:rPr>
      </w:pPr>
      <w:ins w:id="30066" w:author="Rev 7 Allen Wirfs-Brock" w:date="2012-04-11T15:11:00Z">
        <w:r>
          <w:t>ReturnIfAbrupt(</w:t>
        </w:r>
        <w:r>
          <w:rPr>
            <w:i/>
          </w:rPr>
          <w:t>strP</w:t>
        </w:r>
        <w:r>
          <w:t>).</w:t>
        </w:r>
      </w:ins>
    </w:p>
    <w:p w14:paraId="239784A5" w14:textId="77777777" w:rsidR="004C02EF" w:rsidRPr="00E77497" w:rsidRDefault="004C02EF" w:rsidP="001F482D">
      <w:pPr>
        <w:pStyle w:val="Alg4"/>
        <w:numPr>
          <w:ilvl w:val="1"/>
          <w:numId w:val="397"/>
        </w:numPr>
      </w:pPr>
      <w:r w:rsidRPr="00E77497">
        <w:t xml:space="preserve">If </w:t>
      </w:r>
      <w:r w:rsidRPr="00E77497">
        <w:rPr>
          <w:i/>
        </w:rPr>
        <w:t>strP</w:t>
      </w:r>
      <w:r w:rsidRPr="00E77497">
        <w:t xml:space="preserve"> is </w:t>
      </w:r>
      <w:r w:rsidRPr="00E77497">
        <w:rPr>
          <w:b/>
        </w:rPr>
        <w:t>undefined</w:t>
      </w:r>
    </w:p>
    <w:p w14:paraId="06C868FD" w14:textId="77777777" w:rsidR="004C02EF" w:rsidRPr="00E77497" w:rsidRDefault="004C02EF" w:rsidP="001F482D">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14:paraId="51706A7B" w14:textId="77777777" w:rsidR="004C02EF" w:rsidRPr="00E77497" w:rsidRDefault="004C02EF" w:rsidP="001F482D">
      <w:pPr>
        <w:pStyle w:val="Alg4"/>
        <w:numPr>
          <w:ilvl w:val="1"/>
          <w:numId w:val="397"/>
        </w:numPr>
      </w:pPr>
      <w:r w:rsidRPr="00E77497">
        <w:t>Else</w:t>
      </w:r>
    </w:p>
    <w:p w14:paraId="60B1CFD7" w14:textId="77777777" w:rsidR="004C02EF" w:rsidRPr="00E77497" w:rsidRDefault="004C02EF" w:rsidP="001F482D">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14:paraId="207F5F2C" w14:textId="77777777" w:rsidR="004C02EF" w:rsidRPr="00E77497" w:rsidRDefault="004C02EF" w:rsidP="001F482D">
      <w:pPr>
        <w:pStyle w:val="Alg4"/>
        <w:numPr>
          <w:ilvl w:val="1"/>
          <w:numId w:val="397"/>
        </w:numPr>
      </w:pPr>
      <w:r w:rsidRPr="00E77497">
        <w:t xml:space="preserve">Increment </w:t>
      </w:r>
      <w:r w:rsidRPr="00E77497">
        <w:rPr>
          <w:i/>
        </w:rPr>
        <w:t>index</w:t>
      </w:r>
      <w:r w:rsidRPr="00E77497">
        <w:t xml:space="preserve"> by 1.</w:t>
      </w:r>
    </w:p>
    <w:p w14:paraId="5172DC52" w14:textId="77777777" w:rsidR="004C02EF" w:rsidRPr="00E77497" w:rsidRDefault="004C02EF" w:rsidP="001F482D">
      <w:pPr>
        <w:pStyle w:val="Alg4"/>
        <w:numPr>
          <w:ilvl w:val="0"/>
          <w:numId w:val="397"/>
        </w:numPr>
      </w:pPr>
      <w:r w:rsidRPr="00E77497">
        <w:t xml:space="preserve">If </w:t>
      </w:r>
      <w:r w:rsidRPr="00E77497">
        <w:rPr>
          <w:i/>
        </w:rPr>
        <w:t>partial</w:t>
      </w:r>
      <w:r w:rsidRPr="00E77497">
        <w:t xml:space="preserve"> is empty ,then</w:t>
      </w:r>
    </w:p>
    <w:p w14:paraId="3E7B1E9D" w14:textId="77777777" w:rsidR="004C02EF" w:rsidRPr="00E77497" w:rsidRDefault="004C02EF" w:rsidP="001F482D">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14524B4C" w14:textId="77777777" w:rsidR="004C02EF" w:rsidRPr="00E77497" w:rsidRDefault="004C02EF" w:rsidP="001F482D">
      <w:pPr>
        <w:pStyle w:val="Alg4"/>
        <w:numPr>
          <w:ilvl w:val="0"/>
          <w:numId w:val="397"/>
        </w:numPr>
      </w:pPr>
      <w:r w:rsidRPr="00E77497">
        <w:t>Else</w:t>
      </w:r>
    </w:p>
    <w:p w14:paraId="341F696B" w14:textId="77777777" w:rsidR="004C02EF" w:rsidRPr="00E77497" w:rsidRDefault="004C02EF" w:rsidP="001F482D">
      <w:pPr>
        <w:pStyle w:val="Alg4"/>
        <w:numPr>
          <w:ilvl w:val="1"/>
          <w:numId w:val="397"/>
        </w:numPr>
      </w:pPr>
      <w:r w:rsidRPr="00E77497">
        <w:t xml:space="preserve">If </w:t>
      </w:r>
      <w:r w:rsidRPr="00E77497">
        <w:rPr>
          <w:i/>
        </w:rPr>
        <w:t>gap</w:t>
      </w:r>
      <w:r w:rsidRPr="00E77497">
        <w:t xml:space="preserve"> is the empty String</w:t>
      </w:r>
    </w:p>
    <w:p w14:paraId="341BFA4D"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ins w:id="30067" w:author="Rev 9 Allen Wirfs-Brock" w:date="2012-07-07T14:12:00Z">
        <w:r w:rsidR="0011303E">
          <w:t xml:space="preserve"> code unit 0x002C</w:t>
        </w:r>
      </w:ins>
      <w:r w:rsidRPr="00E77497">
        <w:t xml:space="preserve"> </w:t>
      </w:r>
      <w:ins w:id="30068" w:author="Rev 9 Allen Wirfs-Brock" w:date="2012-07-07T14:12:00Z">
        <w:r w:rsidR="0011303E">
          <w:t>(</w:t>
        </w:r>
      </w:ins>
      <w:r w:rsidRPr="00E77497">
        <w:t>the comma character</w:t>
      </w:r>
      <w:ins w:id="30069" w:author="Rev 9 Allen Wirfs-Brock" w:date="2012-07-07T14:13:00Z">
        <w:r w:rsidR="0011303E">
          <w:t>)</w:t>
        </w:r>
      </w:ins>
      <w:r w:rsidRPr="00E77497">
        <w:t xml:space="preserve">. A comma is not inserted either before the first String or after the last String. </w:t>
      </w:r>
    </w:p>
    <w:p w14:paraId="305E19F1"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2515EE58" w14:textId="77777777" w:rsidR="004C02EF" w:rsidRPr="00E77497" w:rsidRDefault="004C02EF" w:rsidP="001F482D">
      <w:pPr>
        <w:pStyle w:val="Alg4"/>
        <w:numPr>
          <w:ilvl w:val="1"/>
          <w:numId w:val="397"/>
        </w:numPr>
        <w:rPr>
          <w:i/>
        </w:rPr>
      </w:pPr>
      <w:r w:rsidRPr="00E77497">
        <w:t>Else</w:t>
      </w:r>
    </w:p>
    <w:p w14:paraId="55657DDC" w14:textId="77777777" w:rsidR="004C02EF" w:rsidRPr="00E77497" w:rsidRDefault="004C02EF" w:rsidP="001F482D">
      <w:pPr>
        <w:pStyle w:val="Alg4"/>
        <w:numPr>
          <w:ilvl w:val="2"/>
          <w:numId w:val="397"/>
        </w:numPr>
      </w:pPr>
      <w:r w:rsidRPr="00E77497">
        <w:t xml:space="preserve">Let </w:t>
      </w:r>
      <w:r w:rsidRPr="00E77497">
        <w:rPr>
          <w:i/>
        </w:rPr>
        <w:t>separator</w:t>
      </w:r>
      <w:r w:rsidRPr="00E77497">
        <w:t xml:space="preserve"> be the result of concatenating </w:t>
      </w:r>
      <w:ins w:id="30070" w:author="Rev 9 Allen Wirfs-Brock" w:date="2012-07-07T14:13:00Z">
        <w:r w:rsidR="0011303E">
          <w:t>code unit 0x002C</w:t>
        </w:r>
        <w:r w:rsidR="0011303E" w:rsidRPr="00E77497">
          <w:t xml:space="preserve"> </w:t>
        </w:r>
        <w:r w:rsidR="0011303E">
          <w:t>(</w:t>
        </w:r>
      </w:ins>
      <w:r w:rsidRPr="00E77497">
        <w:t>the comma character</w:t>
      </w:r>
      <w:ins w:id="30071" w:author="Rev 9 Allen Wirfs-Brock" w:date="2012-07-07T14:13:00Z">
        <w:r w:rsidR="0011303E">
          <w:t>)</w:t>
        </w:r>
      </w:ins>
      <w:r w:rsidRPr="00E77497">
        <w:t xml:space="preserve">, </w:t>
      </w:r>
      <w:ins w:id="30072" w:author="Rev 9 Allen Wirfs-Brock" w:date="2012-07-07T14:11:00Z">
        <w:r w:rsidR="0011303E">
          <w:t>code unit 0x000A</w:t>
        </w:r>
        <w:r w:rsidR="0011303E" w:rsidRPr="00E77497">
          <w:t xml:space="preserve"> </w:t>
        </w:r>
        <w:r w:rsidR="0011303E">
          <w:t>(</w:t>
        </w:r>
      </w:ins>
      <w:r w:rsidRPr="00E77497">
        <w:t>the line feed character</w:t>
      </w:r>
      <w:ins w:id="30073" w:author="Rev 9 Allen Wirfs-Brock" w:date="2012-07-07T14:11:00Z">
        <w:r w:rsidR="0011303E">
          <w:t>)</w:t>
        </w:r>
      </w:ins>
      <w:r w:rsidRPr="00E77497">
        <w:t xml:space="preserve">, and </w:t>
      </w:r>
      <w:r w:rsidRPr="00E77497">
        <w:rPr>
          <w:i/>
        </w:rPr>
        <w:t>indent</w:t>
      </w:r>
      <w:r w:rsidRPr="00E77497">
        <w:t>.</w:t>
      </w:r>
    </w:p>
    <w:p w14:paraId="319A3D3C"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052BF83F"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ins w:id="30074" w:author="Rev 9 Allen Wirfs-Brock" w:date="2012-07-07T14:11:00Z">
        <w:r w:rsidR="0011303E">
          <w:t>code unit 0x000A</w:t>
        </w:r>
        <w:r w:rsidR="0011303E" w:rsidRPr="00E77497">
          <w:t xml:space="preserve"> </w:t>
        </w:r>
        <w:r w:rsidR="0011303E">
          <w:t>(</w:t>
        </w:r>
      </w:ins>
      <w:r w:rsidRPr="00E77497">
        <w:t>the line feed character</w:t>
      </w:r>
      <w:ins w:id="30075" w:author="Rev 9 Allen Wirfs-Brock" w:date="2012-07-07T14:11:00Z">
        <w:r w:rsidR="0011303E">
          <w:t>)</w:t>
        </w:r>
      </w:ins>
      <w:r w:rsidRPr="00E77497">
        <w:t xml:space="preserve">, </w:t>
      </w:r>
      <w:r w:rsidRPr="00E77497">
        <w:rPr>
          <w:i/>
        </w:rPr>
        <w:t>indent</w:t>
      </w:r>
      <w:r w:rsidRPr="00E77497">
        <w:t xml:space="preserve">, </w:t>
      </w:r>
      <w:r w:rsidRPr="00E77497">
        <w:rPr>
          <w:i/>
        </w:rPr>
        <w:t>properties</w:t>
      </w:r>
      <w:r w:rsidRPr="00E77497">
        <w:t xml:space="preserve">, </w:t>
      </w:r>
      <w:ins w:id="30076" w:author="Rev 9 Allen Wirfs-Brock" w:date="2012-07-07T14:11:00Z">
        <w:r w:rsidR="0011303E">
          <w:t>code unit 0x000A</w:t>
        </w:r>
      </w:ins>
      <w:del w:id="30077" w:author="Rev 9 Allen Wirfs-Brock" w:date="2012-07-07T14:11:00Z">
        <w:r w:rsidRPr="00E77497" w:rsidDel="0011303E">
          <w:delText>the line feed character</w:delText>
        </w:r>
      </w:del>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14:paraId="02DF4D60" w14:textId="77777777" w:rsidR="004C02EF" w:rsidRPr="00E77497" w:rsidRDefault="004C02EF" w:rsidP="001F482D">
      <w:pPr>
        <w:pStyle w:val="Alg4"/>
        <w:numPr>
          <w:ilvl w:val="0"/>
          <w:numId w:val="397"/>
        </w:numPr>
      </w:pPr>
      <w:r w:rsidRPr="00E77497">
        <w:t xml:space="preserve">Remove the last element of </w:t>
      </w:r>
      <w:r w:rsidRPr="00E77497">
        <w:rPr>
          <w:i/>
        </w:rPr>
        <w:t>stack</w:t>
      </w:r>
      <w:r w:rsidRPr="00E77497">
        <w:t>.</w:t>
      </w:r>
    </w:p>
    <w:p w14:paraId="4BA8101A"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14:paraId="097E8014" w14:textId="77777777" w:rsidR="004C02EF" w:rsidRPr="00E77497" w:rsidRDefault="004C02EF" w:rsidP="001F482D">
      <w:pPr>
        <w:pStyle w:val="Alg4"/>
        <w:numPr>
          <w:ilvl w:val="0"/>
          <w:numId w:val="397"/>
        </w:numPr>
        <w:spacing w:after="220"/>
      </w:pPr>
      <w:r w:rsidRPr="00E77497">
        <w:t xml:space="preserve">Return </w:t>
      </w:r>
      <w:r w:rsidRPr="00E77497">
        <w:rPr>
          <w:i/>
        </w:rPr>
        <w:t>final</w:t>
      </w:r>
      <w:r w:rsidRPr="00E77497">
        <w:t>.</w:t>
      </w:r>
    </w:p>
    <w:p w14:paraId="55044672" w14:textId="77777777" w:rsidR="004C02EF" w:rsidRPr="00E77497" w:rsidRDefault="004C02EF" w:rsidP="004C02EF">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200F72AF" w14:textId="77777777" w:rsidR="004C02EF" w:rsidRPr="00E77497" w:rsidRDefault="004C02EF" w:rsidP="004C02EF">
      <w:pPr>
        <w:pStyle w:val="CodeSample3"/>
        <w:spacing w:after="0"/>
        <w:ind w:left="990"/>
        <w:rPr>
          <w:sz w:val="18"/>
        </w:rPr>
      </w:pPr>
      <w:r w:rsidRPr="00E77497">
        <w:rPr>
          <w:sz w:val="18"/>
        </w:rPr>
        <w:t>a = [];</w:t>
      </w:r>
    </w:p>
    <w:p w14:paraId="0BAF734D" w14:textId="77777777" w:rsidR="004C02EF" w:rsidRPr="00E77497" w:rsidRDefault="004C02EF" w:rsidP="004C02EF">
      <w:pPr>
        <w:pStyle w:val="CodeSample3"/>
        <w:spacing w:after="0"/>
        <w:ind w:left="990"/>
        <w:rPr>
          <w:sz w:val="18"/>
        </w:rPr>
      </w:pPr>
      <w:r w:rsidRPr="00E77497">
        <w:rPr>
          <w:sz w:val="18"/>
        </w:rPr>
        <w:t>a[0] = a;</w:t>
      </w:r>
    </w:p>
    <w:p w14:paraId="64E70EA3" w14:textId="77777777" w:rsidR="004C02EF" w:rsidRPr="00E77497" w:rsidRDefault="004C02EF" w:rsidP="004C02EF">
      <w:pPr>
        <w:pStyle w:val="CodeSample3"/>
        <w:spacing w:after="120"/>
        <w:ind w:left="990"/>
        <w:rPr>
          <w:sz w:val="18"/>
        </w:rPr>
      </w:pPr>
      <w:r w:rsidRPr="00E77497">
        <w:rPr>
          <w:sz w:val="18"/>
        </w:rPr>
        <w:t>my_text = JSON.stringify(a); // This must throw an TypeError.</w:t>
      </w:r>
    </w:p>
    <w:p w14:paraId="0F296FDD" w14:textId="77777777" w:rsidR="004C02EF" w:rsidRPr="00E77497" w:rsidRDefault="004C02EF" w:rsidP="004C02EF">
      <w:pPr>
        <w:pStyle w:val="Note"/>
        <w:spacing w:after="60"/>
      </w:pPr>
      <w:r w:rsidRPr="00E77497">
        <w:t>NOTE 2</w:t>
      </w:r>
      <w:r w:rsidRPr="00E77497">
        <w:tab/>
        <w:t>Symbolic primitive values are rendered as follows:</w:t>
      </w:r>
    </w:p>
    <w:p w14:paraId="43B5334C" w14:textId="77777777" w:rsidR="004C02EF" w:rsidRPr="00E77497" w:rsidRDefault="004C02EF" w:rsidP="001F482D">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E77497">
        <w:rPr>
          <w:rStyle w:val="HTML1"/>
        </w:rPr>
        <w:t>null</w:t>
      </w:r>
      <w:r w:rsidRPr="00E77497">
        <w:t>.</w:t>
      </w:r>
    </w:p>
    <w:p w14:paraId="197DC56D" w14:textId="77777777" w:rsidR="004C02EF" w:rsidRPr="00E77497" w:rsidRDefault="004C02EF" w:rsidP="001F482D">
      <w:pPr>
        <w:pStyle w:val="Note"/>
        <w:numPr>
          <w:ilvl w:val="0"/>
          <w:numId w:val="392"/>
        </w:numPr>
        <w:spacing w:after="0"/>
      </w:pPr>
      <w:r w:rsidRPr="00E77497">
        <w:t xml:space="preserve">The </w:t>
      </w:r>
      <w:r w:rsidRPr="00E77497">
        <w:rPr>
          <w:b/>
        </w:rPr>
        <w:t>undefined</w:t>
      </w:r>
      <w:r w:rsidRPr="00E77497">
        <w:t xml:space="preserve"> value is not rendered.</w:t>
      </w:r>
    </w:p>
    <w:p w14:paraId="090B9FC6" w14:textId="77777777" w:rsidR="004C02EF" w:rsidRPr="00E77497" w:rsidRDefault="004C02EF" w:rsidP="001F482D">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E77497">
        <w:rPr>
          <w:rStyle w:val="HTML1"/>
        </w:rPr>
        <w:t>true</w:t>
      </w:r>
      <w:r w:rsidRPr="00E77497">
        <w:t>.</w:t>
      </w:r>
    </w:p>
    <w:p w14:paraId="1DFD12BF" w14:textId="77777777" w:rsidR="004C02EF" w:rsidRPr="00E77497" w:rsidRDefault="004C02EF" w:rsidP="001F482D">
      <w:pPr>
        <w:pStyle w:val="Note"/>
        <w:numPr>
          <w:ilvl w:val="0"/>
          <w:numId w:val="392"/>
        </w:numPr>
      </w:pPr>
      <w:r w:rsidRPr="00E77497">
        <w:t xml:space="preserve">The </w:t>
      </w:r>
      <w:r w:rsidRPr="00E77497">
        <w:rPr>
          <w:b/>
        </w:rPr>
        <w:t>false</w:t>
      </w:r>
      <w:r w:rsidRPr="00E77497">
        <w:t xml:space="preserve"> value is rendered in JSON text as the String </w:t>
      </w:r>
      <w:r w:rsidRPr="00E77497">
        <w:rPr>
          <w:rStyle w:val="HTML1"/>
        </w:rPr>
        <w:t>false</w:t>
      </w:r>
      <w:r w:rsidRPr="00E77497">
        <w:t>.</w:t>
      </w:r>
    </w:p>
    <w:p w14:paraId="10C4FC7C" w14:textId="77777777" w:rsidR="004C02EF" w:rsidRPr="00E77497" w:rsidRDefault="004C02EF" w:rsidP="004C02EF">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2"/>
          <w:b/>
        </w:rPr>
        <w:t>\u</w:t>
      </w:r>
      <w:r w:rsidRPr="00E77497">
        <w:t xml:space="preserve">HHHH, or with the shorter forms, </w:t>
      </w:r>
      <w:r w:rsidRPr="00E77497">
        <w:rPr>
          <w:rStyle w:val="HTML3"/>
          <w:b/>
        </w:rPr>
        <w:t>\b</w:t>
      </w:r>
      <w:r w:rsidRPr="00E77497">
        <w:t xml:space="preserve"> (backspace), </w:t>
      </w:r>
      <w:r w:rsidRPr="00E77497">
        <w:rPr>
          <w:rStyle w:val="HTML3"/>
          <w:b/>
        </w:rPr>
        <w:t>\f</w:t>
      </w:r>
      <w:r w:rsidRPr="00E77497">
        <w:t xml:space="preserve"> (formfeed), </w:t>
      </w:r>
      <w:r w:rsidRPr="00E77497">
        <w:rPr>
          <w:rStyle w:val="HTML3"/>
          <w:b/>
        </w:rPr>
        <w:t>\n</w:t>
      </w:r>
      <w:r w:rsidRPr="00E77497">
        <w:t xml:space="preserve"> (newline), </w:t>
      </w:r>
      <w:r w:rsidRPr="00E77497">
        <w:rPr>
          <w:rStyle w:val="HTML3"/>
          <w:b/>
        </w:rPr>
        <w:t>\r</w:t>
      </w:r>
      <w:r w:rsidRPr="00E77497">
        <w:t xml:space="preserve"> (carriage return), </w:t>
      </w:r>
      <w:r w:rsidRPr="00E77497">
        <w:rPr>
          <w:rStyle w:val="HTML3"/>
          <w:b/>
        </w:rPr>
        <w:t>\t</w:t>
      </w:r>
      <w:r w:rsidRPr="00E77497">
        <w:t xml:space="preserve"> (tab).</w:t>
      </w:r>
    </w:p>
    <w:p w14:paraId="7016E561" w14:textId="77777777" w:rsidR="004C02EF" w:rsidRPr="00E77497" w:rsidRDefault="004C02EF" w:rsidP="004C02EF">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1"/>
          <w:b/>
        </w:rPr>
        <w:t>null</w:t>
      </w:r>
      <w:r w:rsidRPr="00E77497">
        <w:t>.</w:t>
      </w:r>
    </w:p>
    <w:p w14:paraId="396AAD41" w14:textId="77777777" w:rsidR="004C02EF" w:rsidRPr="00E77497" w:rsidRDefault="004C02EF" w:rsidP="004C02EF">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undefined value. In arrays these values are represented as the String </w:t>
      </w:r>
      <w:r w:rsidRPr="00E77497">
        <w:rPr>
          <w:rStyle w:val="HTML1"/>
          <w:b/>
        </w:rPr>
        <w:t>null</w:t>
      </w:r>
      <w:r w:rsidRPr="00E77497">
        <w:t>. In objects an unrepresentable value causes the property to be excluded from stringification.</w:t>
      </w:r>
    </w:p>
    <w:p w14:paraId="4C85698F" w14:textId="77777777" w:rsidR="004C02EF" w:rsidRPr="00E77497" w:rsidRDefault="004C02EF" w:rsidP="004C02EF">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14:paraId="352F6FB6" w14:textId="77777777" w:rsidR="004C02EF" w:rsidRPr="00E77497" w:rsidRDefault="004C02EF" w:rsidP="004C02EF">
      <w:pPr>
        <w:pStyle w:val="1"/>
        <w:numPr>
          <w:ilvl w:val="0"/>
          <w:numId w:val="0"/>
        </w:numPr>
      </w:pPr>
      <w:bookmarkStart w:id="30078" w:name="_Ref458400834"/>
      <w:bookmarkStart w:id="30079" w:name="_Toc472818970"/>
      <w:bookmarkStart w:id="30080" w:name="_Toc235503552"/>
      <w:bookmarkStart w:id="30081" w:name="_Toc241509327"/>
      <w:bookmarkStart w:id="30082" w:name="_Toc244416814"/>
      <w:bookmarkStart w:id="30083" w:name="_Toc276631178"/>
      <w:bookmarkStart w:id="30084" w:name="_Toc329528910"/>
      <w:r w:rsidRPr="00E77497">
        <w:t>16</w:t>
      </w:r>
      <w:r w:rsidRPr="00E77497">
        <w:tab/>
        <w:t>Error</w:t>
      </w:r>
      <w:bookmarkEnd w:id="29352"/>
      <w:r w:rsidRPr="00E77497">
        <w:t>s</w:t>
      </w:r>
      <w:bookmarkEnd w:id="29791"/>
      <w:bookmarkEnd w:id="30078"/>
      <w:bookmarkEnd w:id="30079"/>
      <w:bookmarkEnd w:id="30080"/>
      <w:bookmarkEnd w:id="30081"/>
      <w:bookmarkEnd w:id="30082"/>
      <w:bookmarkEnd w:id="30083"/>
      <w:bookmarkEnd w:id="30084"/>
    </w:p>
    <w:p w14:paraId="77DD6E02" w14:textId="77777777" w:rsidR="004C02EF" w:rsidRPr="00E77497" w:rsidRDefault="004C02EF" w:rsidP="004C02EF">
      <w:bookmarkStart w:id="30085" w:name="_Hlt457703835"/>
      <w:bookmarkEnd w:id="30085"/>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sidRPr="00E77497">
        <w:rPr>
          <w:rFonts w:ascii="Times New Roman" w:hAnsi="Times New Roman"/>
          <w:i/>
        </w:rPr>
        <w:t>Program</w:t>
      </w:r>
      <w:r w:rsidRPr="00E77497">
        <w:t xml:space="preserve"> containing the error.  An implementation must report early errors in a </w:t>
      </w:r>
      <w:r w:rsidRPr="00E77497">
        <w:rPr>
          <w:rFonts w:ascii="Times New Roman" w:hAnsi="Times New Roman"/>
          <w:i/>
        </w:rPr>
        <w:t>Program</w:t>
      </w:r>
      <w:r w:rsidRPr="00E77497">
        <w:t xml:space="preserve"> prior to the first evaluation of that </w:t>
      </w:r>
      <w:r w:rsidRPr="00E77497">
        <w:rPr>
          <w:rFonts w:ascii="Times New Roman" w:hAnsi="Times New Roman"/>
          <w:i/>
        </w:rPr>
        <w:t>Program</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04D23B37" w14:textId="77777777" w:rsidR="004C02EF" w:rsidRPr="00E77497" w:rsidRDefault="004C02EF" w:rsidP="004C02EF">
      <w:r w:rsidRPr="00E77497">
        <w:t>An implementation must treat any instance of the following kinds of errors as an early error:</w:t>
      </w:r>
    </w:p>
    <w:p w14:paraId="10366375" w14:textId="77777777" w:rsidR="004C02EF" w:rsidRPr="00E77497" w:rsidRDefault="004C02EF" w:rsidP="004C02EF">
      <w:pPr>
        <w:numPr>
          <w:ilvl w:val="0"/>
          <w:numId w:val="41"/>
        </w:numPr>
        <w:contextualSpacing/>
      </w:pPr>
      <w:r w:rsidRPr="00E77497">
        <w:t>Any syntax error.</w:t>
      </w:r>
    </w:p>
    <w:p w14:paraId="11923502"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rFonts w:ascii="Times New Roman" w:hAnsi="Times New Roman"/>
          <w:i/>
        </w:rPr>
        <w:t xml:space="preserve"> </w:t>
      </w:r>
      <w:r w:rsidRPr="00E77497">
        <w:t xml:space="preserve">that has multiple </w:t>
      </w:r>
      <w:r w:rsidRPr="00E77497">
        <w:rPr>
          <w:b/>
        </w:rPr>
        <w:t xml:space="preserve">get </w:t>
      </w:r>
      <w:r w:rsidRPr="00E77497">
        <w:t xml:space="preserve">property assignments with the same name or multiple </w:t>
      </w:r>
      <w:r w:rsidRPr="00E77497">
        <w:rPr>
          <w:b/>
        </w:rPr>
        <w:t xml:space="preserve">set </w:t>
      </w:r>
      <w:r w:rsidRPr="00E77497">
        <w:t>property assignments with the same name.</w:t>
      </w:r>
    </w:p>
    <w:p w14:paraId="3108355D"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b/>
        </w:rPr>
        <w:t xml:space="preserve"> </w:t>
      </w:r>
      <w:r w:rsidRPr="00E77497">
        <w:t xml:space="preserve">that has both a data property assignment and a </w:t>
      </w:r>
      <w:r w:rsidRPr="00E77497">
        <w:rPr>
          <w:b/>
        </w:rPr>
        <w:t xml:space="preserve">get </w:t>
      </w:r>
      <w:r w:rsidRPr="00E77497">
        <w:t xml:space="preserve">or </w:t>
      </w:r>
      <w:r w:rsidRPr="00E77497">
        <w:rPr>
          <w:b/>
        </w:rPr>
        <w:t xml:space="preserve">set </w:t>
      </w:r>
      <w:r w:rsidRPr="00E77497">
        <w:t>property assignment with the same name.</w:t>
      </w:r>
    </w:p>
    <w:p w14:paraId="22F40E00" w14:textId="77777777" w:rsidR="004C02EF" w:rsidRPr="00E77497" w:rsidRDefault="004C02EF" w:rsidP="004C02EF">
      <w:pPr>
        <w:numPr>
          <w:ilvl w:val="0"/>
          <w:numId w:val="41"/>
        </w:numPr>
        <w:contextualSpacing/>
      </w:pPr>
      <w:r w:rsidRPr="00E77497">
        <w:t>Errors in regular expression literals that are not implementation-defined syntax extensions.</w:t>
      </w:r>
    </w:p>
    <w:p w14:paraId="07C9C7FB" w14:textId="77777777" w:rsidR="004C02EF" w:rsidRPr="00E77497" w:rsidRDefault="004C02EF" w:rsidP="004C02EF">
      <w:pPr>
        <w:numPr>
          <w:ilvl w:val="0"/>
          <w:numId w:val="41"/>
        </w:numPr>
        <w:contextualSpacing/>
      </w:pPr>
      <w:r w:rsidRPr="00E77497">
        <w:t xml:space="preserve">Attempts in strict mode code to define an </w:t>
      </w:r>
      <w:r w:rsidRPr="00E77497">
        <w:rPr>
          <w:rStyle w:val="bnf"/>
        </w:rPr>
        <w:t>ObjectLiteral</w:t>
      </w:r>
      <w:r w:rsidRPr="00E77497">
        <w:t xml:space="preserve"> that has multiple data property assignments with the same name.</w:t>
      </w:r>
    </w:p>
    <w:p w14:paraId="6309A194" w14:textId="77777777" w:rsidR="004C02EF" w:rsidRPr="00E77497" w:rsidRDefault="004C02EF" w:rsidP="004C02EF">
      <w:pPr>
        <w:numPr>
          <w:ilvl w:val="0"/>
          <w:numId w:val="41"/>
        </w:numPr>
        <w:contextualSpacing/>
      </w:pPr>
      <w:r w:rsidRPr="00E77497">
        <w:t xml:space="preserve">The occurrence of a </w:t>
      </w:r>
      <w:r w:rsidRPr="00E77497">
        <w:rPr>
          <w:rStyle w:val="bnf"/>
        </w:rPr>
        <w:t>WithStatement</w:t>
      </w:r>
      <w:r w:rsidRPr="00E77497">
        <w:t xml:space="preserve"> in strict mode code.</w:t>
      </w:r>
    </w:p>
    <w:p w14:paraId="038889DB" w14:textId="77777777" w:rsidR="004C02EF" w:rsidRPr="00E77497" w:rsidRDefault="004C02EF" w:rsidP="004C02EF">
      <w:pPr>
        <w:numPr>
          <w:ilvl w:val="0"/>
          <w:numId w:val="41"/>
        </w:numPr>
        <w:contextualSpacing/>
      </w:pPr>
      <w:r w:rsidRPr="00E77497">
        <w:t xml:space="preserve">The occurrence of an </w:t>
      </w:r>
      <w:r w:rsidRPr="00E77497">
        <w:rPr>
          <w:rStyle w:val="bnf"/>
        </w:rPr>
        <w:t>Identifier</w:t>
      </w:r>
      <w:r w:rsidRPr="00E77497">
        <w:t xml:space="preserve"> value appearing more than once within a </w:t>
      </w:r>
      <w:r w:rsidRPr="00E77497">
        <w:rPr>
          <w:rStyle w:val="bnf"/>
        </w:rPr>
        <w:t>FormalParameterList</w:t>
      </w:r>
      <w:r w:rsidRPr="00E77497">
        <w:t xml:space="preserve"> of an individual strict mode </w:t>
      </w:r>
      <w:r w:rsidRPr="00E77497">
        <w:rPr>
          <w:rStyle w:val="bnf"/>
        </w:rPr>
        <w:t>FunctionDeclaration</w:t>
      </w:r>
      <w:r w:rsidRPr="00E77497">
        <w:t xml:space="preserve"> or </w:t>
      </w:r>
      <w:r w:rsidRPr="00E77497">
        <w:rPr>
          <w:rStyle w:val="bnf"/>
        </w:rPr>
        <w:t>FunctionExpression</w:t>
      </w:r>
      <w:r w:rsidRPr="00E77497">
        <w:t>.</w:t>
      </w:r>
    </w:p>
    <w:p w14:paraId="281D36EE" w14:textId="77777777" w:rsidR="004C02EF" w:rsidRPr="00E77497" w:rsidRDefault="004C02EF" w:rsidP="004C02EF">
      <w:pPr>
        <w:numPr>
          <w:ilvl w:val="0"/>
          <w:numId w:val="41"/>
        </w:numPr>
        <w:contextualSpacing/>
      </w:pPr>
      <w:r w:rsidRPr="00E77497">
        <w:t xml:space="preserve">Improper uses of </w:t>
      </w:r>
      <w:r w:rsidRPr="00E77497">
        <w:rPr>
          <w:rFonts w:ascii="Courier New" w:hAnsi="Courier New"/>
          <w:b/>
        </w:rPr>
        <w:t>return</w:t>
      </w:r>
      <w:r w:rsidRPr="00E77497">
        <w:t xml:space="preserve">, </w:t>
      </w:r>
      <w:r w:rsidRPr="00E77497">
        <w:rPr>
          <w:rFonts w:ascii="Courier New" w:hAnsi="Courier New"/>
          <w:b/>
        </w:rPr>
        <w:t>break</w:t>
      </w:r>
      <w:r w:rsidRPr="00E77497">
        <w:t xml:space="preserve">, and </w:t>
      </w:r>
      <w:r w:rsidRPr="00E77497">
        <w:rPr>
          <w:rFonts w:ascii="Courier New" w:hAnsi="Courier New"/>
          <w:b/>
        </w:rPr>
        <w:t>continue</w:t>
      </w:r>
      <w:r w:rsidRPr="00E77497">
        <w:t>.</w:t>
      </w:r>
    </w:p>
    <w:p w14:paraId="03D10DEC" w14:textId="77777777" w:rsidR="004C02EF" w:rsidRPr="00E77497" w:rsidRDefault="004C02EF" w:rsidP="004C02EF">
      <w:pPr>
        <w:numPr>
          <w:ilvl w:val="0"/>
          <w:numId w:val="41"/>
        </w:numPr>
      </w:pPr>
      <w:r w:rsidRPr="00E77497">
        <w:t xml:space="preserve">Attempts to call PutValue on any value for which an early determination can be made that the value is not a Reference (for example, executing the assignment statement </w:t>
      </w:r>
      <w:r w:rsidRPr="00E77497">
        <w:rPr>
          <w:rFonts w:ascii="Courier New" w:hAnsi="Courier New"/>
        </w:rPr>
        <w:t>3=4</w:t>
      </w:r>
      <w:r w:rsidRPr="00E77497">
        <w:t>).</w:t>
      </w:r>
    </w:p>
    <w:p w14:paraId="060FD8D3" w14:textId="77777777" w:rsidR="004C02EF" w:rsidRPr="00E77497" w:rsidRDefault="004C02EF" w:rsidP="004C02E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28FDD212" w14:textId="77777777" w:rsidR="004C02EF" w:rsidRPr="00E77497" w:rsidRDefault="004C02EF" w:rsidP="004C02EF">
      <w:r w:rsidRPr="00E77497">
        <w:t>An implementation shall report all errors as specified, except for the following:</w:t>
      </w:r>
    </w:p>
    <w:p w14:paraId="2C70D7F4"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program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program syntax or regular expression pattern or flag syntax.</w:t>
      </w:r>
    </w:p>
    <w:p w14:paraId="00197633"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6BD82BBC"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14:paraId="5F12C7C1" w14:textId="77777777" w:rsidR="00990F07" w:rsidRPr="00E77497" w:rsidRDefault="00990F07" w:rsidP="00990F07"/>
    <w:p w14:paraId="6E861359" w14:textId="77777777" w:rsidR="00787AF9" w:rsidRPr="00E77497" w:rsidRDefault="00787AF9" w:rsidP="00990F07">
      <w:r w:rsidRPr="00E77497">
        <w:br w:type="page"/>
      </w:r>
    </w:p>
    <w:p w14:paraId="28A12E2D" w14:textId="77777777" w:rsidR="0026283E" w:rsidRPr="00E77497" w:rsidRDefault="0026283E" w:rsidP="0026283E">
      <w:pPr>
        <w:pStyle w:val="ANNEX"/>
      </w:pPr>
      <w:r w:rsidRPr="00E77497">
        <w:rPr>
          <w:b w:val="0"/>
        </w:rPr>
        <w:br/>
      </w:r>
      <w:bookmarkStart w:id="30086" w:name="_Toc329528911"/>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rPr>
          <w:b w:val="0"/>
        </w:rPr>
        <w:fldChar w:fldCharType="begin"/>
      </w:r>
      <w:r w:rsidRPr="00E77497">
        <w:rPr>
          <w:b w:val="0"/>
        </w:rPr>
        <w:instrText xml:space="preserve">SEQ aaa \h </w:instrText>
      </w:r>
      <w:del w:id="30087" w:author="Rev 8 Allen Wirfs-Brock" w:date="2012-06-15T15:41:00Z">
        <w:r w:rsidRPr="00E77497">
          <w:rPr>
            <w:b w:val="0"/>
          </w:rPr>
          <w:fldChar w:fldCharType="end"/>
        </w:r>
      </w:del>
      <w:r w:rsidRPr="00E77497">
        <w:rPr>
          <w:b w:val="0"/>
        </w:rPr>
        <w:fldChar w:fldCharType="begin"/>
      </w:r>
      <w:r w:rsidRPr="00E77497">
        <w:rPr>
          <w:b w:val="0"/>
        </w:rPr>
        <w:instrText xml:space="preserve">SEQ table \r0\h </w:instrText>
      </w:r>
      <w:del w:id="30088" w:author="Rev 8 Allen Wirfs-Brock" w:date="2012-06-13T12:09:00Z">
        <w:r w:rsidRPr="00E77497">
          <w:rPr>
            <w:b w:val="0"/>
          </w:rPr>
          <w:fldChar w:fldCharType="end"/>
        </w:r>
      </w:del>
      <w:r w:rsidRPr="00E77497">
        <w:rPr>
          <w:b w:val="0"/>
        </w:rPr>
        <w:fldChar w:fldCharType="begin"/>
      </w:r>
      <w:r w:rsidRPr="00E77497">
        <w:rPr>
          <w:b w:val="0"/>
        </w:rPr>
        <w:instrText xml:space="preserve">SEQ figure \r0\h </w:instrText>
      </w:r>
      <w:del w:id="30089" w:author="Rev 8 Allen Wirfs-Brock" w:date="2012-06-15T15:41:00Z">
        <w:r w:rsidRPr="00E77497">
          <w:rPr>
            <w:b w:val="0"/>
          </w:rPr>
          <w:fldChar w:fldCharType="end"/>
        </w:r>
      </w:del>
      <w:r w:rsidRPr="00E77497">
        <w:br/>
      </w:r>
      <w:r w:rsidRPr="00E77497">
        <w:br/>
      </w:r>
      <w:r w:rsidR="00990F07" w:rsidRPr="00E77497">
        <w:t>Grammar Summary</w:t>
      </w:r>
      <w:bookmarkEnd w:id="30086"/>
    </w:p>
    <w:p w14:paraId="4A753D1A" w14:textId="77777777" w:rsidR="00E80769" w:rsidRPr="00E77497" w:rsidRDefault="00E80769" w:rsidP="00E80769">
      <w:pPr>
        <w:pStyle w:val="a2"/>
        <w:tabs>
          <w:tab w:val="clear" w:pos="500"/>
          <w:tab w:val="clear" w:pos="720"/>
          <w:tab w:val="left" w:pos="567"/>
        </w:tabs>
      </w:pPr>
      <w:bookmarkStart w:id="30090" w:name="_Toc472818972"/>
      <w:bookmarkStart w:id="30091" w:name="_Toc474641686"/>
      <w:bookmarkStart w:id="30092" w:name="_Toc235503554"/>
      <w:bookmarkStart w:id="30093" w:name="_Toc236208643"/>
      <w:bookmarkStart w:id="30094" w:name="_Toc241509329"/>
      <w:bookmarkStart w:id="30095" w:name="_Toc241557806"/>
      <w:bookmarkStart w:id="30096" w:name="_Toc244416816"/>
      <w:bookmarkStart w:id="30097" w:name="_Toc244657756"/>
      <w:bookmarkStart w:id="30098" w:name="_Toc246652496"/>
      <w:bookmarkStart w:id="30099" w:name="_Toc253562045"/>
      <w:bookmarkStart w:id="30100" w:name="_Toc268506061"/>
      <w:bookmarkStart w:id="30101" w:name="_Toc276631180"/>
      <w:bookmarkStart w:id="30102" w:name="_Toc277944224"/>
      <w:bookmarkStart w:id="30103" w:name="_Toc153968569"/>
      <w:bookmarkStart w:id="30104" w:name="_Toc329528912"/>
      <w:r w:rsidRPr="00E77497">
        <w:t>Lexical Grammar</w:t>
      </w:r>
      <w:bookmarkEnd w:id="30090"/>
      <w:bookmarkEnd w:id="30091"/>
      <w:bookmarkEnd w:id="30092"/>
      <w:bookmarkEnd w:id="30093"/>
      <w:bookmarkEnd w:id="30094"/>
      <w:bookmarkEnd w:id="30095"/>
      <w:bookmarkEnd w:id="30096"/>
      <w:bookmarkEnd w:id="30097"/>
      <w:bookmarkEnd w:id="30098"/>
      <w:bookmarkEnd w:id="30099"/>
      <w:bookmarkEnd w:id="30100"/>
      <w:bookmarkEnd w:id="30101"/>
      <w:bookmarkEnd w:id="30102"/>
      <w:bookmarkEnd w:id="30103"/>
      <w:bookmarkEnd w:id="30104"/>
    </w:p>
    <w:p w14:paraId="0EB5F699" w14:textId="77777777"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75C2117D" w14:textId="77777777"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14:paraId="3125D44F" w14:textId="77777777" w:rsidR="00E80769" w:rsidRPr="00E77497" w:rsidRDefault="00E80769" w:rsidP="00E80769">
      <w:pPr>
        <w:pStyle w:val="M0"/>
        <w:spacing w:after="0"/>
        <w:rPr>
          <w:sz w:val="16"/>
        </w:rPr>
      </w:pPr>
    </w:p>
    <w:p w14:paraId="134EA3C2" w14:textId="77777777"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4AED00C6"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14:paraId="014387B9" w14:textId="77777777" w:rsidR="00E80769" w:rsidRPr="00E77497" w:rsidRDefault="00E80769" w:rsidP="00E80769">
      <w:pPr>
        <w:pStyle w:val="M0"/>
        <w:spacing w:after="0"/>
        <w:rPr>
          <w:sz w:val="16"/>
        </w:rPr>
      </w:pPr>
    </w:p>
    <w:p w14:paraId="16BA64E1" w14:textId="77777777"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07BCC6B6"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14:paraId="701FF138" w14:textId="77777777" w:rsidR="00E80769" w:rsidRPr="00E77497" w:rsidRDefault="00E80769" w:rsidP="00E80769">
      <w:pPr>
        <w:pStyle w:val="M0"/>
        <w:spacing w:after="0"/>
        <w:rPr>
          <w:sz w:val="16"/>
        </w:rPr>
      </w:pPr>
    </w:p>
    <w:p w14:paraId="1475E346" w14:textId="77777777"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099CC249" w14:textId="77777777"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5DD6136E" w14:textId="77777777" w:rsidR="00E80769" w:rsidRPr="00E77497" w:rsidRDefault="00E80769" w:rsidP="00E80769">
      <w:pPr>
        <w:pStyle w:val="M0"/>
        <w:spacing w:after="0"/>
        <w:rPr>
          <w:sz w:val="16"/>
        </w:rPr>
      </w:pPr>
    </w:p>
    <w:p w14:paraId="78B4438A" w14:textId="77777777"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14:paraId="36900A82" w14:textId="77777777"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4EEFDCFD" w14:textId="77777777" w:rsidR="00E80769" w:rsidRPr="00E77497" w:rsidRDefault="00E80769" w:rsidP="00E80769">
      <w:pPr>
        <w:pStyle w:val="M0"/>
        <w:spacing w:after="0"/>
        <w:rPr>
          <w:sz w:val="16"/>
        </w:rPr>
      </w:pPr>
    </w:p>
    <w:p w14:paraId="62FDC5DA" w14:textId="77777777"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3C9C2445" w14:textId="77777777"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4D28505E" w14:textId="77777777" w:rsidR="00E80769" w:rsidRPr="00E77497" w:rsidRDefault="00E80769" w:rsidP="00E80769">
      <w:pPr>
        <w:pStyle w:val="M0"/>
        <w:spacing w:after="0"/>
        <w:rPr>
          <w:sz w:val="16"/>
        </w:rPr>
      </w:pPr>
    </w:p>
    <w:p w14:paraId="1EA0162B" w14:textId="77777777"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7E7F384C" w14:textId="77777777" w:rsidR="00E80769" w:rsidRPr="00E77497" w:rsidRDefault="00E80769" w:rsidP="00E80769">
      <w:pPr>
        <w:pStyle w:val="SyntaxDefinition"/>
      </w:pPr>
      <w:r w:rsidRPr="00E77497">
        <w:t>MultiLineComment</w:t>
      </w:r>
      <w:r w:rsidRPr="00E77497">
        <w:br/>
        <w:t>SingleLineComment</w:t>
      </w:r>
    </w:p>
    <w:p w14:paraId="719FC327" w14:textId="77777777" w:rsidR="00E80769" w:rsidRPr="00E77497" w:rsidRDefault="00E80769" w:rsidP="00E80769">
      <w:pPr>
        <w:pStyle w:val="M0"/>
        <w:spacing w:after="0"/>
        <w:rPr>
          <w:sz w:val="16"/>
        </w:rPr>
      </w:pPr>
    </w:p>
    <w:p w14:paraId="190E9FA3" w14:textId="77777777"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610EFC6A" w14:textId="77777777"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16F6644C" w14:textId="77777777" w:rsidR="00E80769" w:rsidRPr="00E77497" w:rsidRDefault="00E80769" w:rsidP="00E80769">
      <w:pPr>
        <w:pStyle w:val="M0"/>
        <w:spacing w:after="0"/>
        <w:rPr>
          <w:sz w:val="16"/>
        </w:rPr>
      </w:pPr>
    </w:p>
    <w:p w14:paraId="05727FC5" w14:textId="77777777"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149C58F9" w14:textId="77777777"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4D0E08F8" w14:textId="77777777" w:rsidR="00E80769" w:rsidRPr="00E77497" w:rsidRDefault="00E80769" w:rsidP="00E80769">
      <w:pPr>
        <w:pStyle w:val="M0"/>
        <w:spacing w:after="0"/>
        <w:rPr>
          <w:sz w:val="16"/>
        </w:rPr>
      </w:pPr>
    </w:p>
    <w:p w14:paraId="2E7AFAFF" w14:textId="77777777"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3EFBC780" w14:textId="77777777"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5C21628C" w14:textId="77777777" w:rsidR="00E80769" w:rsidRPr="00E77497" w:rsidRDefault="00E80769" w:rsidP="00E80769">
      <w:pPr>
        <w:pStyle w:val="M0"/>
        <w:spacing w:after="0"/>
        <w:rPr>
          <w:sz w:val="16"/>
        </w:rPr>
      </w:pPr>
    </w:p>
    <w:p w14:paraId="07CE8807" w14:textId="77777777"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19452EFD"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0E286D77" w14:textId="77777777" w:rsidR="00E80769" w:rsidRPr="00E77497" w:rsidRDefault="00E80769" w:rsidP="00E80769">
      <w:pPr>
        <w:pStyle w:val="M0"/>
        <w:spacing w:after="0"/>
        <w:rPr>
          <w:sz w:val="16"/>
        </w:rPr>
      </w:pPr>
    </w:p>
    <w:p w14:paraId="3FFC21A2" w14:textId="77777777"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46A30E8E"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78723B18" w14:textId="77777777" w:rsidR="00E80769" w:rsidRPr="00E77497" w:rsidRDefault="00E80769" w:rsidP="00E80769">
      <w:pPr>
        <w:pStyle w:val="M0"/>
        <w:spacing w:after="0"/>
        <w:rPr>
          <w:sz w:val="16"/>
        </w:rPr>
      </w:pPr>
    </w:p>
    <w:p w14:paraId="5151FBEF" w14:textId="77777777"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513ACF2C" w14:textId="77777777"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582AB289" w14:textId="77777777" w:rsidR="00E80769" w:rsidRPr="00E77497" w:rsidRDefault="00E80769" w:rsidP="00E80769">
      <w:pPr>
        <w:pStyle w:val="M0"/>
        <w:spacing w:after="0"/>
        <w:rPr>
          <w:sz w:val="16"/>
        </w:rPr>
      </w:pPr>
    </w:p>
    <w:p w14:paraId="79100CA8" w14:textId="77777777"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77C26F88" w14:textId="77777777"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14:paraId="793DA0D3" w14:textId="77777777" w:rsidR="00E80769" w:rsidRPr="00E77497" w:rsidRDefault="00E80769" w:rsidP="00E80769">
      <w:pPr>
        <w:pStyle w:val="M0"/>
        <w:spacing w:after="0"/>
        <w:rPr>
          <w:sz w:val="16"/>
        </w:rPr>
      </w:pPr>
    </w:p>
    <w:p w14:paraId="4C4FB88F" w14:textId="77777777"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2968342C" w14:textId="77777777"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1DA636E1" w14:textId="77777777" w:rsidR="00E80769" w:rsidRPr="00E77497" w:rsidRDefault="00E80769" w:rsidP="00E80769">
      <w:pPr>
        <w:pStyle w:val="M0"/>
        <w:spacing w:after="0"/>
        <w:rPr>
          <w:sz w:val="16"/>
        </w:rPr>
      </w:pPr>
    </w:p>
    <w:p w14:paraId="0C9426BD" w14:textId="77777777"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2A9EE1B3" w14:textId="77777777"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14:paraId="2C455CFB" w14:textId="77777777" w:rsidR="00E80769" w:rsidRPr="00E77497" w:rsidRDefault="00E80769" w:rsidP="00E80769">
      <w:pPr>
        <w:pStyle w:val="M0"/>
        <w:spacing w:after="0"/>
        <w:rPr>
          <w:sz w:val="16"/>
        </w:rPr>
      </w:pPr>
    </w:p>
    <w:p w14:paraId="7C0CD190" w14:textId="77777777"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12D06CFD" w14:textId="77777777"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14:paraId="60F1DA22" w14:textId="77777777" w:rsidR="00E80769" w:rsidRPr="00E77497" w:rsidRDefault="00E80769" w:rsidP="00E80769">
      <w:pPr>
        <w:pStyle w:val="M0"/>
        <w:spacing w:after="0"/>
        <w:rPr>
          <w:sz w:val="16"/>
        </w:rPr>
      </w:pPr>
    </w:p>
    <w:p w14:paraId="394A3B58" w14:textId="77777777"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6FD37582" w14:textId="77777777" w:rsidR="00E80769" w:rsidRPr="00E77497" w:rsidRDefault="00E80769" w:rsidP="00E80769">
      <w:pPr>
        <w:pStyle w:val="SyntaxDefinition"/>
      </w:pPr>
      <w:r w:rsidRPr="00E77497">
        <w:t>IdentifierStart</w:t>
      </w:r>
      <w:r w:rsidRPr="00E77497">
        <w:br/>
        <w:t>IdentifierName IdentifierPart</w:t>
      </w:r>
    </w:p>
    <w:p w14:paraId="1E4FF490" w14:textId="77777777" w:rsidR="00E80769" w:rsidRPr="00E77497" w:rsidRDefault="00E80769" w:rsidP="00E80769">
      <w:pPr>
        <w:pStyle w:val="M0"/>
        <w:spacing w:after="0"/>
        <w:rPr>
          <w:sz w:val="16"/>
        </w:rPr>
      </w:pPr>
    </w:p>
    <w:p w14:paraId="7C66075C" w14:textId="77777777"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71354676" w14:textId="77777777"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23DD0864" w14:textId="77777777" w:rsidR="00E80769" w:rsidRPr="00E77497" w:rsidRDefault="00E80769" w:rsidP="00E80769">
      <w:pPr>
        <w:pStyle w:val="M0"/>
        <w:spacing w:after="0"/>
        <w:rPr>
          <w:sz w:val="16"/>
        </w:rPr>
      </w:pPr>
    </w:p>
    <w:p w14:paraId="7197B0FA" w14:textId="77777777"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636D600D" w14:textId="77777777"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760ACF07" w14:textId="77777777"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17B5267F" w14:textId="77777777"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1B929FCB" w14:textId="77777777"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6308F76D" w14:textId="77777777"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6A08F1C7" w14:textId="77777777"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74304FAF" w14:textId="77777777"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14:paraId="7C6DD818" w14:textId="77777777"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1D0803BC" w14:textId="77777777"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14:paraId="5784163E" w14:textId="77777777"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0156254A" w14:textId="77777777"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14:paraId="60E13669" w14:textId="77777777" w:rsidR="00E80769" w:rsidRPr="00E77497" w:rsidRDefault="00E80769" w:rsidP="00E80769">
      <w:pPr>
        <w:pStyle w:val="M0"/>
        <w:spacing w:after="0"/>
        <w:rPr>
          <w:sz w:val="16"/>
        </w:rPr>
      </w:pPr>
    </w:p>
    <w:p w14:paraId="3AF152A2" w14:textId="77777777"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14:paraId="039FC17F" w14:textId="77777777" w:rsidTr="006E1632">
        <w:trPr>
          <w:trHeight w:hRule="exact" w:val="240"/>
        </w:trPr>
        <w:tc>
          <w:tcPr>
            <w:tcW w:w="1895" w:type="dxa"/>
          </w:tcPr>
          <w:p w14:paraId="56FBD2CA" w14:textId="77777777" w:rsidR="00E80769" w:rsidRPr="00E77497" w:rsidRDefault="00E80769" w:rsidP="00B46C10">
            <w:pPr>
              <w:pStyle w:val="SyntaxOneOf"/>
            </w:pPr>
            <w:r w:rsidRPr="00E77497">
              <w:t>break</w:t>
            </w:r>
          </w:p>
        </w:tc>
        <w:tc>
          <w:tcPr>
            <w:tcW w:w="1895" w:type="dxa"/>
          </w:tcPr>
          <w:p w14:paraId="15D2633B" w14:textId="77777777" w:rsidR="00E80769" w:rsidRPr="00E77497" w:rsidRDefault="00E80769" w:rsidP="00B46C10">
            <w:pPr>
              <w:pStyle w:val="SyntaxOneOf"/>
            </w:pPr>
            <w:r w:rsidRPr="00E77497">
              <w:t>do</w:t>
            </w:r>
            <w:r w:rsidRPr="00E77497" w:rsidDel="009E4B6C">
              <w:t xml:space="preserve"> </w:t>
            </w:r>
          </w:p>
        </w:tc>
        <w:tc>
          <w:tcPr>
            <w:tcW w:w="1895" w:type="dxa"/>
          </w:tcPr>
          <w:p w14:paraId="43358BBA" w14:textId="77777777" w:rsidR="00E80769" w:rsidRPr="00E77497" w:rsidRDefault="00E80769" w:rsidP="00B46C10">
            <w:pPr>
              <w:pStyle w:val="SyntaxOneOf"/>
            </w:pPr>
            <w:r w:rsidRPr="00E77497">
              <w:t>instanceof</w:t>
            </w:r>
            <w:r w:rsidRPr="00E77497" w:rsidDel="009E4B6C">
              <w:t xml:space="preserve"> </w:t>
            </w:r>
          </w:p>
        </w:tc>
        <w:tc>
          <w:tcPr>
            <w:tcW w:w="1895" w:type="dxa"/>
          </w:tcPr>
          <w:p w14:paraId="783E285F" w14:textId="77777777" w:rsidR="00E80769" w:rsidRPr="00E77497" w:rsidRDefault="00E80769" w:rsidP="00B46C10">
            <w:pPr>
              <w:pStyle w:val="SyntaxOneOf"/>
            </w:pPr>
            <w:r w:rsidRPr="00E77497">
              <w:t>typeof</w:t>
            </w:r>
            <w:r w:rsidRPr="00E77497" w:rsidDel="009E4B6C">
              <w:t xml:space="preserve"> </w:t>
            </w:r>
          </w:p>
        </w:tc>
      </w:tr>
      <w:tr w:rsidR="00E80769" w:rsidRPr="00E77497" w14:paraId="0EF31952" w14:textId="77777777" w:rsidTr="006E1632">
        <w:trPr>
          <w:trHeight w:hRule="exact" w:val="240"/>
        </w:trPr>
        <w:tc>
          <w:tcPr>
            <w:tcW w:w="1895" w:type="dxa"/>
          </w:tcPr>
          <w:p w14:paraId="22CED7B7" w14:textId="77777777" w:rsidR="00E80769" w:rsidRPr="00E77497" w:rsidRDefault="00E80769" w:rsidP="00B46C10">
            <w:pPr>
              <w:pStyle w:val="SyntaxOneOf"/>
            </w:pPr>
            <w:r w:rsidRPr="00E77497">
              <w:t>case</w:t>
            </w:r>
          </w:p>
        </w:tc>
        <w:tc>
          <w:tcPr>
            <w:tcW w:w="1895" w:type="dxa"/>
          </w:tcPr>
          <w:p w14:paraId="74365242" w14:textId="77777777" w:rsidR="00E80769" w:rsidRPr="00E77497" w:rsidRDefault="00E80769" w:rsidP="00B46C10">
            <w:pPr>
              <w:pStyle w:val="SyntaxOneOf"/>
            </w:pPr>
            <w:r w:rsidRPr="00E77497">
              <w:t>else</w:t>
            </w:r>
          </w:p>
        </w:tc>
        <w:tc>
          <w:tcPr>
            <w:tcW w:w="1895" w:type="dxa"/>
          </w:tcPr>
          <w:p w14:paraId="62FE9274" w14:textId="77777777" w:rsidR="00E80769" w:rsidRPr="00E77497" w:rsidRDefault="00E80769" w:rsidP="00B46C10">
            <w:pPr>
              <w:pStyle w:val="SyntaxOneOf"/>
            </w:pPr>
            <w:r w:rsidRPr="00E77497">
              <w:t>new</w:t>
            </w:r>
          </w:p>
        </w:tc>
        <w:tc>
          <w:tcPr>
            <w:tcW w:w="1895" w:type="dxa"/>
          </w:tcPr>
          <w:p w14:paraId="5B455C4F" w14:textId="77777777" w:rsidR="00E80769" w:rsidRPr="00E77497" w:rsidRDefault="00E80769" w:rsidP="00B46C10">
            <w:pPr>
              <w:pStyle w:val="SyntaxOneOf"/>
            </w:pPr>
            <w:r w:rsidRPr="00E77497">
              <w:t>var</w:t>
            </w:r>
          </w:p>
        </w:tc>
      </w:tr>
      <w:tr w:rsidR="00E80769" w:rsidRPr="00E77497" w14:paraId="04017BCA" w14:textId="77777777" w:rsidTr="006E1632">
        <w:trPr>
          <w:trHeight w:hRule="exact" w:val="240"/>
        </w:trPr>
        <w:tc>
          <w:tcPr>
            <w:tcW w:w="1895" w:type="dxa"/>
          </w:tcPr>
          <w:p w14:paraId="1F1F115E" w14:textId="77777777" w:rsidR="00E80769" w:rsidRPr="00E77497" w:rsidRDefault="00E80769" w:rsidP="00B46C10">
            <w:pPr>
              <w:pStyle w:val="SyntaxOneOf"/>
            </w:pPr>
            <w:r w:rsidRPr="00E77497">
              <w:t>catch</w:t>
            </w:r>
          </w:p>
        </w:tc>
        <w:tc>
          <w:tcPr>
            <w:tcW w:w="1895" w:type="dxa"/>
          </w:tcPr>
          <w:p w14:paraId="05EA0DEE" w14:textId="77777777" w:rsidR="00E80769" w:rsidRPr="00E77497" w:rsidRDefault="00E80769" w:rsidP="00B46C10">
            <w:pPr>
              <w:pStyle w:val="SyntaxOneOf"/>
            </w:pPr>
            <w:r w:rsidRPr="00E77497">
              <w:t>finally</w:t>
            </w:r>
          </w:p>
        </w:tc>
        <w:tc>
          <w:tcPr>
            <w:tcW w:w="1895" w:type="dxa"/>
          </w:tcPr>
          <w:p w14:paraId="7F252193" w14:textId="77777777" w:rsidR="00E80769" w:rsidRPr="00E77497" w:rsidRDefault="00E80769" w:rsidP="00B46C10">
            <w:pPr>
              <w:pStyle w:val="SyntaxOneOf"/>
            </w:pPr>
            <w:r w:rsidRPr="00E77497">
              <w:t>return</w:t>
            </w:r>
          </w:p>
        </w:tc>
        <w:tc>
          <w:tcPr>
            <w:tcW w:w="1895" w:type="dxa"/>
          </w:tcPr>
          <w:p w14:paraId="4E85F47F" w14:textId="77777777" w:rsidR="00E80769" w:rsidRPr="00E77497" w:rsidRDefault="00E80769" w:rsidP="00B46C10">
            <w:pPr>
              <w:pStyle w:val="SyntaxOneOf"/>
            </w:pPr>
            <w:r w:rsidRPr="00E77497">
              <w:t>void</w:t>
            </w:r>
          </w:p>
        </w:tc>
      </w:tr>
      <w:tr w:rsidR="00E80769" w:rsidRPr="00E77497" w14:paraId="44C10A40" w14:textId="77777777" w:rsidTr="006E1632">
        <w:trPr>
          <w:trHeight w:hRule="exact" w:val="240"/>
        </w:trPr>
        <w:tc>
          <w:tcPr>
            <w:tcW w:w="1895" w:type="dxa"/>
          </w:tcPr>
          <w:p w14:paraId="47F6AB15" w14:textId="77777777" w:rsidR="00E80769" w:rsidRPr="00E77497" w:rsidRDefault="00E80769" w:rsidP="00B46C10">
            <w:pPr>
              <w:pStyle w:val="SyntaxOneOf"/>
            </w:pPr>
            <w:r w:rsidRPr="00E77497">
              <w:t>continue</w:t>
            </w:r>
          </w:p>
        </w:tc>
        <w:tc>
          <w:tcPr>
            <w:tcW w:w="1895" w:type="dxa"/>
          </w:tcPr>
          <w:p w14:paraId="5D0E0F08" w14:textId="77777777" w:rsidR="00E80769" w:rsidRPr="00E77497" w:rsidRDefault="00E80769" w:rsidP="00B46C10">
            <w:pPr>
              <w:pStyle w:val="SyntaxOneOf"/>
            </w:pPr>
            <w:r w:rsidRPr="00E77497">
              <w:t>for</w:t>
            </w:r>
          </w:p>
        </w:tc>
        <w:tc>
          <w:tcPr>
            <w:tcW w:w="1895" w:type="dxa"/>
          </w:tcPr>
          <w:p w14:paraId="7F638DE7" w14:textId="77777777" w:rsidR="00E80769" w:rsidRPr="00E77497" w:rsidRDefault="00E80769" w:rsidP="00B46C10">
            <w:pPr>
              <w:pStyle w:val="SyntaxOneOf"/>
            </w:pPr>
            <w:r w:rsidRPr="00E77497">
              <w:t>switch</w:t>
            </w:r>
          </w:p>
        </w:tc>
        <w:tc>
          <w:tcPr>
            <w:tcW w:w="1895" w:type="dxa"/>
          </w:tcPr>
          <w:p w14:paraId="2947DB9E" w14:textId="77777777" w:rsidR="00E80769" w:rsidRPr="00E77497" w:rsidRDefault="00E80769" w:rsidP="00B46C10">
            <w:pPr>
              <w:pStyle w:val="SyntaxOneOf"/>
            </w:pPr>
            <w:r w:rsidRPr="00E77497">
              <w:t>while</w:t>
            </w:r>
          </w:p>
        </w:tc>
      </w:tr>
      <w:tr w:rsidR="00E80769" w:rsidRPr="00E77497" w14:paraId="2AFE8673" w14:textId="77777777" w:rsidTr="006E1632">
        <w:trPr>
          <w:trHeight w:hRule="exact" w:val="240"/>
        </w:trPr>
        <w:tc>
          <w:tcPr>
            <w:tcW w:w="1895" w:type="dxa"/>
          </w:tcPr>
          <w:p w14:paraId="3CB30886" w14:textId="77777777" w:rsidR="00E80769" w:rsidRPr="00E77497" w:rsidRDefault="00E80769" w:rsidP="00B46C10">
            <w:pPr>
              <w:pStyle w:val="SyntaxOneOf"/>
            </w:pPr>
            <w:r w:rsidRPr="00E77497">
              <w:t>debugger</w:t>
            </w:r>
            <w:r w:rsidRPr="00E77497" w:rsidDel="009E4B6C">
              <w:t xml:space="preserve"> </w:t>
            </w:r>
          </w:p>
        </w:tc>
        <w:tc>
          <w:tcPr>
            <w:tcW w:w="1895" w:type="dxa"/>
          </w:tcPr>
          <w:p w14:paraId="3B5ADD43" w14:textId="77777777" w:rsidR="00E80769" w:rsidRPr="00E77497" w:rsidRDefault="00E80769" w:rsidP="00B46C10">
            <w:pPr>
              <w:pStyle w:val="SyntaxOneOf"/>
            </w:pPr>
            <w:r w:rsidRPr="00E77497">
              <w:t>function</w:t>
            </w:r>
          </w:p>
        </w:tc>
        <w:tc>
          <w:tcPr>
            <w:tcW w:w="1895" w:type="dxa"/>
          </w:tcPr>
          <w:p w14:paraId="27E7325A" w14:textId="77777777" w:rsidR="00E80769" w:rsidRPr="00E77497" w:rsidRDefault="00E80769" w:rsidP="00B46C10">
            <w:pPr>
              <w:pStyle w:val="SyntaxOneOf"/>
            </w:pPr>
            <w:r w:rsidRPr="00E77497">
              <w:t>this</w:t>
            </w:r>
          </w:p>
        </w:tc>
        <w:tc>
          <w:tcPr>
            <w:tcW w:w="1895" w:type="dxa"/>
          </w:tcPr>
          <w:p w14:paraId="6B836675" w14:textId="77777777" w:rsidR="00E80769" w:rsidRPr="00E77497" w:rsidRDefault="00E80769" w:rsidP="00B46C10">
            <w:pPr>
              <w:pStyle w:val="SyntaxOneOf"/>
            </w:pPr>
            <w:r w:rsidRPr="00E77497">
              <w:t>with</w:t>
            </w:r>
          </w:p>
        </w:tc>
      </w:tr>
      <w:tr w:rsidR="00E80769" w:rsidRPr="00E77497" w14:paraId="360C9AB9" w14:textId="77777777" w:rsidTr="006E1632">
        <w:trPr>
          <w:trHeight w:hRule="exact" w:val="240"/>
        </w:trPr>
        <w:tc>
          <w:tcPr>
            <w:tcW w:w="1895" w:type="dxa"/>
          </w:tcPr>
          <w:p w14:paraId="0178ABA5" w14:textId="77777777" w:rsidR="00E80769" w:rsidRPr="00E77497" w:rsidRDefault="00E80769" w:rsidP="00B46C10">
            <w:pPr>
              <w:pStyle w:val="SyntaxOneOf"/>
            </w:pPr>
            <w:r w:rsidRPr="00E77497">
              <w:t>default</w:t>
            </w:r>
          </w:p>
        </w:tc>
        <w:tc>
          <w:tcPr>
            <w:tcW w:w="1895" w:type="dxa"/>
          </w:tcPr>
          <w:p w14:paraId="0D5D7F75" w14:textId="77777777" w:rsidR="00E80769" w:rsidRPr="00E77497" w:rsidRDefault="00E80769" w:rsidP="00B46C10">
            <w:pPr>
              <w:pStyle w:val="SyntaxOneOf"/>
            </w:pPr>
            <w:r w:rsidRPr="00E77497">
              <w:t>if</w:t>
            </w:r>
          </w:p>
        </w:tc>
        <w:tc>
          <w:tcPr>
            <w:tcW w:w="1895" w:type="dxa"/>
          </w:tcPr>
          <w:p w14:paraId="56EF6CEB" w14:textId="77777777" w:rsidR="00E80769" w:rsidRPr="00E77497" w:rsidRDefault="00E80769" w:rsidP="00B46C10">
            <w:pPr>
              <w:pStyle w:val="SyntaxOneOf"/>
            </w:pPr>
            <w:r w:rsidRPr="00E77497">
              <w:t>throw</w:t>
            </w:r>
          </w:p>
        </w:tc>
        <w:tc>
          <w:tcPr>
            <w:tcW w:w="1895" w:type="dxa"/>
          </w:tcPr>
          <w:p w14:paraId="3A32484E" w14:textId="77777777" w:rsidR="00E80769" w:rsidRPr="00E77497" w:rsidRDefault="00E80769" w:rsidP="00B46C10">
            <w:pPr>
              <w:pStyle w:val="SyntaxOneOf"/>
            </w:pPr>
          </w:p>
        </w:tc>
      </w:tr>
      <w:tr w:rsidR="00E80769" w:rsidRPr="00E77497" w14:paraId="3C8426F3" w14:textId="77777777" w:rsidTr="006E1632">
        <w:trPr>
          <w:trHeight w:hRule="exact" w:val="240"/>
        </w:trPr>
        <w:tc>
          <w:tcPr>
            <w:tcW w:w="1895" w:type="dxa"/>
          </w:tcPr>
          <w:p w14:paraId="1C988280" w14:textId="77777777" w:rsidR="00E80769" w:rsidRPr="00E77497" w:rsidRDefault="00E80769" w:rsidP="00B46C10">
            <w:pPr>
              <w:pStyle w:val="SyntaxOneOf"/>
            </w:pPr>
            <w:r w:rsidRPr="00E77497">
              <w:t>delete</w:t>
            </w:r>
          </w:p>
        </w:tc>
        <w:tc>
          <w:tcPr>
            <w:tcW w:w="1895" w:type="dxa"/>
          </w:tcPr>
          <w:p w14:paraId="21D3336E" w14:textId="77777777" w:rsidR="00E80769" w:rsidRPr="00E77497" w:rsidRDefault="00E80769" w:rsidP="00B46C10">
            <w:pPr>
              <w:pStyle w:val="SyntaxOneOf"/>
            </w:pPr>
            <w:r w:rsidRPr="00E77497">
              <w:t>in</w:t>
            </w:r>
          </w:p>
        </w:tc>
        <w:tc>
          <w:tcPr>
            <w:tcW w:w="1895" w:type="dxa"/>
          </w:tcPr>
          <w:p w14:paraId="3E68CF03" w14:textId="77777777" w:rsidR="00E80769" w:rsidRPr="00E77497" w:rsidRDefault="00E80769" w:rsidP="00B46C10">
            <w:pPr>
              <w:pStyle w:val="SyntaxOneOf"/>
            </w:pPr>
            <w:r w:rsidRPr="00E77497">
              <w:t>try</w:t>
            </w:r>
          </w:p>
        </w:tc>
        <w:tc>
          <w:tcPr>
            <w:tcW w:w="1895" w:type="dxa"/>
          </w:tcPr>
          <w:p w14:paraId="55DA8DF0" w14:textId="77777777" w:rsidR="00E80769" w:rsidRPr="00E77497" w:rsidRDefault="00E80769" w:rsidP="00B46C10">
            <w:pPr>
              <w:pStyle w:val="SyntaxOneOf"/>
            </w:pPr>
          </w:p>
        </w:tc>
      </w:tr>
    </w:tbl>
    <w:p w14:paraId="34D70E4C" w14:textId="77777777" w:rsidR="00E80769" w:rsidRPr="00E77497" w:rsidRDefault="00E80769" w:rsidP="00E80769">
      <w:pPr>
        <w:pStyle w:val="M0"/>
        <w:spacing w:after="0"/>
        <w:rPr>
          <w:sz w:val="16"/>
        </w:rPr>
      </w:pPr>
    </w:p>
    <w:p w14:paraId="394C412B" w14:textId="77777777" w:rsidR="00E80769" w:rsidRPr="00E77497" w:rsidRDefault="00E80769" w:rsidP="00E80769">
      <w:pPr>
        <w:pStyle w:val="M0"/>
        <w:spacing w:after="0"/>
        <w:rPr>
          <w:sz w:val="16"/>
        </w:rPr>
      </w:pPr>
    </w:p>
    <w:p w14:paraId="3D6CD401" w14:textId="77777777"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14:paraId="770C78C9" w14:textId="77777777" w:rsidTr="006E1632">
        <w:trPr>
          <w:trHeight w:hRule="exact" w:val="240"/>
        </w:trPr>
        <w:tc>
          <w:tcPr>
            <w:tcW w:w="1895" w:type="dxa"/>
          </w:tcPr>
          <w:p w14:paraId="130E0BD9" w14:textId="77777777" w:rsidR="00E80769" w:rsidRPr="00E77497" w:rsidRDefault="00E80769" w:rsidP="00B46C10">
            <w:pPr>
              <w:pStyle w:val="SyntaxOneOf"/>
              <w:keepNext/>
            </w:pPr>
            <w:r w:rsidRPr="00E77497">
              <w:t>class</w:t>
            </w:r>
          </w:p>
        </w:tc>
        <w:tc>
          <w:tcPr>
            <w:tcW w:w="1895" w:type="dxa"/>
          </w:tcPr>
          <w:p w14:paraId="1CE94360" w14:textId="77777777" w:rsidR="00E80769" w:rsidRPr="00E77497" w:rsidRDefault="00E80769" w:rsidP="00B46C10">
            <w:pPr>
              <w:pStyle w:val="SyntaxOneOf"/>
              <w:keepNext/>
            </w:pPr>
            <w:r w:rsidRPr="00E77497">
              <w:t>enum</w:t>
            </w:r>
          </w:p>
        </w:tc>
        <w:tc>
          <w:tcPr>
            <w:tcW w:w="1895" w:type="dxa"/>
          </w:tcPr>
          <w:p w14:paraId="3BCA6E8D" w14:textId="77777777" w:rsidR="00E80769" w:rsidRPr="00E77497" w:rsidRDefault="00E80769" w:rsidP="00B46C10">
            <w:pPr>
              <w:pStyle w:val="SyntaxOneOf"/>
              <w:keepNext/>
            </w:pPr>
            <w:r w:rsidRPr="00E77497">
              <w:t>extends</w:t>
            </w:r>
          </w:p>
        </w:tc>
        <w:tc>
          <w:tcPr>
            <w:tcW w:w="1895" w:type="dxa"/>
          </w:tcPr>
          <w:p w14:paraId="5FFFE54C" w14:textId="77777777" w:rsidR="00E80769" w:rsidRPr="00E77497" w:rsidRDefault="00E80769" w:rsidP="00B46C10">
            <w:pPr>
              <w:pStyle w:val="SyntaxOneOf"/>
              <w:keepNext/>
            </w:pPr>
            <w:r w:rsidRPr="00E77497">
              <w:t>super</w:t>
            </w:r>
          </w:p>
        </w:tc>
      </w:tr>
      <w:tr w:rsidR="00E80769" w:rsidRPr="00E77497" w14:paraId="0144BA90" w14:textId="77777777" w:rsidTr="006E1632">
        <w:trPr>
          <w:trHeight w:hRule="exact" w:val="240"/>
        </w:trPr>
        <w:tc>
          <w:tcPr>
            <w:tcW w:w="1895" w:type="dxa"/>
          </w:tcPr>
          <w:p w14:paraId="3482B19A" w14:textId="77777777" w:rsidR="00E80769" w:rsidRPr="00E77497" w:rsidRDefault="00E80769" w:rsidP="00B46C10">
            <w:pPr>
              <w:pStyle w:val="SyntaxOneOf"/>
            </w:pPr>
            <w:r w:rsidRPr="00E77497">
              <w:t>const</w:t>
            </w:r>
          </w:p>
        </w:tc>
        <w:tc>
          <w:tcPr>
            <w:tcW w:w="1895" w:type="dxa"/>
          </w:tcPr>
          <w:p w14:paraId="14E44115" w14:textId="77777777" w:rsidR="00E80769" w:rsidRPr="00E77497" w:rsidRDefault="00E80769" w:rsidP="00B46C10">
            <w:pPr>
              <w:pStyle w:val="SyntaxOneOf"/>
            </w:pPr>
            <w:r w:rsidRPr="00E77497">
              <w:t>export</w:t>
            </w:r>
          </w:p>
        </w:tc>
        <w:tc>
          <w:tcPr>
            <w:tcW w:w="1895" w:type="dxa"/>
          </w:tcPr>
          <w:p w14:paraId="13A177D5" w14:textId="77777777" w:rsidR="00E80769" w:rsidRPr="00E77497" w:rsidRDefault="00E80769" w:rsidP="00B46C10">
            <w:pPr>
              <w:pStyle w:val="SyntaxOneOf"/>
            </w:pPr>
            <w:r w:rsidRPr="00E77497">
              <w:t>import</w:t>
            </w:r>
            <w:r w:rsidRPr="00E77497">
              <w:br/>
            </w:r>
          </w:p>
        </w:tc>
        <w:tc>
          <w:tcPr>
            <w:tcW w:w="1895" w:type="dxa"/>
          </w:tcPr>
          <w:p w14:paraId="347ED882" w14:textId="77777777" w:rsidR="00E80769" w:rsidRPr="00E77497" w:rsidRDefault="00E80769" w:rsidP="00B46C10">
            <w:pPr>
              <w:pStyle w:val="SyntaxOneOf"/>
            </w:pPr>
          </w:p>
        </w:tc>
      </w:tr>
    </w:tbl>
    <w:p w14:paraId="44B5D6CB" w14:textId="77777777"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14:paraId="7F9467C6" w14:textId="77777777" w:rsidTr="006E1632">
        <w:trPr>
          <w:trHeight w:hRule="exact" w:val="240"/>
        </w:trPr>
        <w:tc>
          <w:tcPr>
            <w:tcW w:w="1891" w:type="dxa"/>
          </w:tcPr>
          <w:p w14:paraId="0EFDF13B" w14:textId="77777777" w:rsidR="00E80769" w:rsidRPr="004D1BD1" w:rsidRDefault="00E80769" w:rsidP="00B46C10">
            <w:pPr>
              <w:pStyle w:val="SyntaxOneOf"/>
            </w:pPr>
            <w:r w:rsidRPr="004D1BD1">
              <w:t>implements</w:t>
            </w:r>
          </w:p>
        </w:tc>
        <w:tc>
          <w:tcPr>
            <w:tcW w:w="1891" w:type="dxa"/>
          </w:tcPr>
          <w:p w14:paraId="3F1C2E50" w14:textId="77777777" w:rsidR="00E80769" w:rsidRPr="008B7F6F" w:rsidRDefault="00E80769" w:rsidP="00B46C10">
            <w:pPr>
              <w:pStyle w:val="SyntaxOneOf"/>
            </w:pPr>
            <w:r w:rsidRPr="008B7F6F">
              <w:t>let</w:t>
            </w:r>
          </w:p>
        </w:tc>
        <w:tc>
          <w:tcPr>
            <w:tcW w:w="1891" w:type="dxa"/>
          </w:tcPr>
          <w:p w14:paraId="372990A6" w14:textId="77777777" w:rsidR="00E80769" w:rsidRPr="006B6D0A" w:rsidRDefault="00E80769" w:rsidP="00B46C10">
            <w:pPr>
              <w:pStyle w:val="SyntaxOneOf"/>
            </w:pPr>
            <w:r w:rsidRPr="006B6D0A">
              <w:t>private</w:t>
            </w:r>
          </w:p>
        </w:tc>
        <w:tc>
          <w:tcPr>
            <w:tcW w:w="1891" w:type="dxa"/>
          </w:tcPr>
          <w:p w14:paraId="509F051F" w14:textId="77777777" w:rsidR="00E80769" w:rsidRPr="006B6D0A" w:rsidRDefault="00E80769" w:rsidP="00B46C10">
            <w:pPr>
              <w:pStyle w:val="SyntaxOneOf"/>
            </w:pPr>
            <w:r w:rsidRPr="006B6D0A">
              <w:t>public</w:t>
            </w:r>
          </w:p>
        </w:tc>
      </w:tr>
      <w:tr w:rsidR="00E80769" w:rsidRPr="00E77497" w14:paraId="4342D5CF" w14:textId="77777777" w:rsidTr="006E1632">
        <w:trPr>
          <w:trHeight w:hRule="exact" w:val="240"/>
        </w:trPr>
        <w:tc>
          <w:tcPr>
            <w:tcW w:w="1891" w:type="dxa"/>
          </w:tcPr>
          <w:p w14:paraId="7B5E1E3F" w14:textId="77777777" w:rsidR="00E80769" w:rsidRPr="00E77497" w:rsidRDefault="00E80769" w:rsidP="00B46C10">
            <w:pPr>
              <w:pStyle w:val="SyntaxOneOf"/>
            </w:pPr>
            <w:r w:rsidRPr="00E77497">
              <w:t>interface</w:t>
            </w:r>
          </w:p>
        </w:tc>
        <w:tc>
          <w:tcPr>
            <w:tcW w:w="1891" w:type="dxa"/>
          </w:tcPr>
          <w:p w14:paraId="64BB58E3" w14:textId="77777777" w:rsidR="00E80769" w:rsidRPr="00E77497" w:rsidRDefault="00E80769" w:rsidP="00B46C10">
            <w:pPr>
              <w:pStyle w:val="SyntaxOneOf"/>
            </w:pPr>
            <w:r w:rsidRPr="00E77497">
              <w:t>package</w:t>
            </w:r>
          </w:p>
        </w:tc>
        <w:tc>
          <w:tcPr>
            <w:tcW w:w="1891" w:type="dxa"/>
          </w:tcPr>
          <w:p w14:paraId="024DDC01" w14:textId="77777777" w:rsidR="00E80769" w:rsidRPr="00E77497" w:rsidRDefault="00E80769" w:rsidP="00B46C10">
            <w:pPr>
              <w:pStyle w:val="SyntaxOneOf"/>
            </w:pPr>
            <w:r w:rsidRPr="00E77497">
              <w:t>protected</w:t>
            </w:r>
          </w:p>
        </w:tc>
        <w:tc>
          <w:tcPr>
            <w:tcW w:w="1891" w:type="dxa"/>
          </w:tcPr>
          <w:p w14:paraId="7FFDB62D" w14:textId="77777777" w:rsidR="00E80769" w:rsidRPr="00E77497" w:rsidRDefault="00E80769" w:rsidP="00B46C10">
            <w:pPr>
              <w:pStyle w:val="SyntaxOneOf"/>
            </w:pPr>
            <w:r w:rsidRPr="00E77497">
              <w:t>static</w:t>
            </w:r>
          </w:p>
        </w:tc>
      </w:tr>
      <w:tr w:rsidR="00E80769" w:rsidRPr="00E77497" w14:paraId="4C8B4406" w14:textId="77777777" w:rsidTr="006E1632">
        <w:trPr>
          <w:trHeight w:hRule="exact" w:val="240"/>
        </w:trPr>
        <w:tc>
          <w:tcPr>
            <w:tcW w:w="1891" w:type="dxa"/>
          </w:tcPr>
          <w:p w14:paraId="76114189" w14:textId="77777777" w:rsidR="00E80769" w:rsidRPr="00E77497" w:rsidRDefault="00E80769" w:rsidP="00B46C10">
            <w:pPr>
              <w:pStyle w:val="SyntaxOneOf"/>
            </w:pPr>
            <w:r w:rsidRPr="00E77497">
              <w:t>yield</w:t>
            </w:r>
          </w:p>
        </w:tc>
        <w:tc>
          <w:tcPr>
            <w:tcW w:w="1891" w:type="dxa"/>
          </w:tcPr>
          <w:p w14:paraId="0F0C0EB9" w14:textId="77777777" w:rsidR="00E80769" w:rsidRPr="00E77497" w:rsidRDefault="00E80769" w:rsidP="00B46C10">
            <w:pPr>
              <w:pStyle w:val="SyntaxOneOf"/>
            </w:pPr>
          </w:p>
        </w:tc>
        <w:tc>
          <w:tcPr>
            <w:tcW w:w="1891" w:type="dxa"/>
          </w:tcPr>
          <w:p w14:paraId="5C9D7CB0" w14:textId="77777777" w:rsidR="00E80769" w:rsidRPr="00E77497" w:rsidRDefault="00E80769" w:rsidP="00B46C10">
            <w:pPr>
              <w:pStyle w:val="SyntaxOneOf"/>
            </w:pPr>
          </w:p>
        </w:tc>
        <w:tc>
          <w:tcPr>
            <w:tcW w:w="1891" w:type="dxa"/>
          </w:tcPr>
          <w:p w14:paraId="20C54F98" w14:textId="77777777" w:rsidR="00E80769" w:rsidRPr="00E77497" w:rsidRDefault="00E80769" w:rsidP="00B46C10">
            <w:pPr>
              <w:pStyle w:val="SyntaxOneOf"/>
            </w:pPr>
          </w:p>
        </w:tc>
      </w:tr>
    </w:tbl>
    <w:p w14:paraId="15BD70CD" w14:textId="77777777" w:rsidR="00E80769" w:rsidRPr="00E77497" w:rsidRDefault="00E80769" w:rsidP="00E80769">
      <w:pPr>
        <w:pStyle w:val="SyntaxRule"/>
      </w:pPr>
    </w:p>
    <w:p w14:paraId="1F9D1B0D" w14:textId="77777777"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14:paraId="3B7DC427" w14:textId="77777777" w:rsidTr="006E1632">
        <w:tc>
          <w:tcPr>
            <w:tcW w:w="1263" w:type="dxa"/>
          </w:tcPr>
          <w:p w14:paraId="69238C80" w14:textId="77777777" w:rsidR="00E80769" w:rsidRPr="00E77497" w:rsidRDefault="00E80769" w:rsidP="00B46C10">
            <w:pPr>
              <w:pStyle w:val="SyntaxOneOf"/>
              <w:keepNext/>
            </w:pPr>
            <w:r w:rsidRPr="00E77497">
              <w:t>{</w:t>
            </w:r>
          </w:p>
        </w:tc>
        <w:tc>
          <w:tcPr>
            <w:tcW w:w="1263" w:type="dxa"/>
          </w:tcPr>
          <w:p w14:paraId="13D1EEFB" w14:textId="77777777" w:rsidR="00E80769" w:rsidRPr="00E77497" w:rsidRDefault="00E80769" w:rsidP="00B46C10">
            <w:pPr>
              <w:pStyle w:val="SyntaxOneOf"/>
              <w:keepNext/>
            </w:pPr>
            <w:r w:rsidRPr="00E77497">
              <w:t>}</w:t>
            </w:r>
          </w:p>
        </w:tc>
        <w:tc>
          <w:tcPr>
            <w:tcW w:w="1263" w:type="dxa"/>
          </w:tcPr>
          <w:p w14:paraId="77C9DCE9" w14:textId="77777777" w:rsidR="00E80769" w:rsidRPr="00E77497" w:rsidRDefault="00E80769" w:rsidP="00B46C10">
            <w:pPr>
              <w:pStyle w:val="SyntaxOneOf"/>
              <w:keepNext/>
            </w:pPr>
            <w:r w:rsidRPr="00E77497">
              <w:t>(</w:t>
            </w:r>
          </w:p>
        </w:tc>
        <w:tc>
          <w:tcPr>
            <w:tcW w:w="1263" w:type="dxa"/>
          </w:tcPr>
          <w:p w14:paraId="162CCCA9" w14:textId="77777777" w:rsidR="00E80769" w:rsidRPr="00E77497" w:rsidRDefault="00E80769" w:rsidP="00B46C10">
            <w:pPr>
              <w:pStyle w:val="SyntaxOneOf"/>
              <w:keepNext/>
            </w:pPr>
            <w:r w:rsidRPr="00E77497">
              <w:t>)</w:t>
            </w:r>
          </w:p>
        </w:tc>
        <w:tc>
          <w:tcPr>
            <w:tcW w:w="1263" w:type="dxa"/>
          </w:tcPr>
          <w:p w14:paraId="4FB4262B" w14:textId="77777777" w:rsidR="00E80769" w:rsidRPr="00E77497" w:rsidRDefault="00E80769" w:rsidP="00B46C10">
            <w:pPr>
              <w:pStyle w:val="SyntaxOneOf"/>
              <w:keepNext/>
            </w:pPr>
            <w:r w:rsidRPr="00E77497">
              <w:t>[</w:t>
            </w:r>
          </w:p>
        </w:tc>
        <w:tc>
          <w:tcPr>
            <w:tcW w:w="1263" w:type="dxa"/>
          </w:tcPr>
          <w:p w14:paraId="4D2910FE" w14:textId="77777777" w:rsidR="00E80769" w:rsidRPr="00E77497" w:rsidRDefault="00E80769" w:rsidP="00B46C10">
            <w:pPr>
              <w:pStyle w:val="SyntaxOneOf"/>
              <w:keepNext/>
            </w:pPr>
            <w:r w:rsidRPr="00E77497">
              <w:t>]</w:t>
            </w:r>
          </w:p>
        </w:tc>
      </w:tr>
      <w:tr w:rsidR="00E80769" w:rsidRPr="00E77497" w14:paraId="0563E87C" w14:textId="77777777" w:rsidTr="006E1632">
        <w:tc>
          <w:tcPr>
            <w:tcW w:w="1263" w:type="dxa"/>
          </w:tcPr>
          <w:p w14:paraId="62DAEAE0" w14:textId="77777777" w:rsidR="00E80769" w:rsidRPr="00E77497" w:rsidRDefault="00E80769" w:rsidP="00B46C10">
            <w:pPr>
              <w:pStyle w:val="SyntaxOneOf"/>
              <w:keepNext/>
            </w:pPr>
            <w:r w:rsidRPr="00E77497">
              <w:t>.</w:t>
            </w:r>
          </w:p>
        </w:tc>
        <w:tc>
          <w:tcPr>
            <w:tcW w:w="1263" w:type="dxa"/>
          </w:tcPr>
          <w:p w14:paraId="037183FF" w14:textId="77777777" w:rsidR="00E80769" w:rsidRPr="00E77497" w:rsidRDefault="00E80769" w:rsidP="00B46C10">
            <w:pPr>
              <w:pStyle w:val="SyntaxOneOf"/>
              <w:keepNext/>
            </w:pPr>
            <w:r w:rsidRPr="00E77497">
              <w:t>;</w:t>
            </w:r>
          </w:p>
        </w:tc>
        <w:tc>
          <w:tcPr>
            <w:tcW w:w="1263" w:type="dxa"/>
          </w:tcPr>
          <w:p w14:paraId="34E18157" w14:textId="77777777" w:rsidR="00E80769" w:rsidRPr="00E77497" w:rsidRDefault="00E80769" w:rsidP="00B46C10">
            <w:pPr>
              <w:pStyle w:val="SyntaxOneOf"/>
              <w:keepNext/>
            </w:pPr>
            <w:r w:rsidRPr="00E77497">
              <w:t>,</w:t>
            </w:r>
          </w:p>
        </w:tc>
        <w:tc>
          <w:tcPr>
            <w:tcW w:w="1263" w:type="dxa"/>
          </w:tcPr>
          <w:p w14:paraId="4A2BA6D2" w14:textId="77777777" w:rsidR="00E80769" w:rsidRPr="00E77497" w:rsidRDefault="00E80769" w:rsidP="00B46C10">
            <w:pPr>
              <w:pStyle w:val="SyntaxOneOf"/>
              <w:keepNext/>
            </w:pPr>
            <w:r w:rsidRPr="00E77497">
              <w:t>&lt;</w:t>
            </w:r>
          </w:p>
        </w:tc>
        <w:tc>
          <w:tcPr>
            <w:tcW w:w="1263" w:type="dxa"/>
          </w:tcPr>
          <w:p w14:paraId="07AB9352" w14:textId="77777777" w:rsidR="00E80769" w:rsidRPr="00E77497" w:rsidRDefault="00E80769" w:rsidP="00B46C10">
            <w:pPr>
              <w:pStyle w:val="SyntaxOneOf"/>
              <w:keepNext/>
            </w:pPr>
            <w:r w:rsidRPr="00E77497">
              <w:t>&gt;</w:t>
            </w:r>
          </w:p>
        </w:tc>
        <w:tc>
          <w:tcPr>
            <w:tcW w:w="1263" w:type="dxa"/>
          </w:tcPr>
          <w:p w14:paraId="5C3F59C6" w14:textId="77777777" w:rsidR="00E80769" w:rsidRPr="00E77497" w:rsidRDefault="00E80769" w:rsidP="00B46C10">
            <w:pPr>
              <w:pStyle w:val="SyntaxOneOf"/>
              <w:keepNext/>
            </w:pPr>
            <w:r w:rsidRPr="00E77497">
              <w:t>&lt;=</w:t>
            </w:r>
          </w:p>
        </w:tc>
      </w:tr>
      <w:tr w:rsidR="00E80769" w:rsidRPr="00E77497" w14:paraId="3358877F" w14:textId="77777777" w:rsidTr="006E1632">
        <w:tc>
          <w:tcPr>
            <w:tcW w:w="1263" w:type="dxa"/>
          </w:tcPr>
          <w:p w14:paraId="64DA9192" w14:textId="77777777" w:rsidR="00E80769" w:rsidRPr="00E77497" w:rsidRDefault="00E80769" w:rsidP="00B46C10">
            <w:pPr>
              <w:pStyle w:val="SyntaxOneOf"/>
              <w:keepNext/>
            </w:pPr>
            <w:r w:rsidRPr="00E77497">
              <w:t>&gt;=</w:t>
            </w:r>
          </w:p>
        </w:tc>
        <w:tc>
          <w:tcPr>
            <w:tcW w:w="1263" w:type="dxa"/>
          </w:tcPr>
          <w:p w14:paraId="300F748B" w14:textId="77777777" w:rsidR="00E80769" w:rsidRPr="00E77497" w:rsidRDefault="00E80769" w:rsidP="00B46C10">
            <w:pPr>
              <w:pStyle w:val="SyntaxOneOf"/>
              <w:keepNext/>
            </w:pPr>
            <w:r w:rsidRPr="00E77497">
              <w:t>==</w:t>
            </w:r>
          </w:p>
        </w:tc>
        <w:tc>
          <w:tcPr>
            <w:tcW w:w="1263" w:type="dxa"/>
          </w:tcPr>
          <w:p w14:paraId="5BF6BE8D" w14:textId="77777777" w:rsidR="00E80769" w:rsidRPr="00E77497" w:rsidRDefault="00E80769" w:rsidP="00B46C10">
            <w:pPr>
              <w:pStyle w:val="SyntaxOneOf"/>
              <w:keepNext/>
            </w:pPr>
            <w:r w:rsidRPr="00E77497">
              <w:t>!=</w:t>
            </w:r>
          </w:p>
        </w:tc>
        <w:tc>
          <w:tcPr>
            <w:tcW w:w="1263" w:type="dxa"/>
          </w:tcPr>
          <w:p w14:paraId="23F9210F" w14:textId="77777777" w:rsidR="00E80769" w:rsidRPr="00E77497" w:rsidRDefault="00E80769" w:rsidP="00B46C10">
            <w:pPr>
              <w:pStyle w:val="SyntaxOneOf"/>
              <w:keepNext/>
            </w:pPr>
            <w:r w:rsidRPr="00E77497">
              <w:t>===</w:t>
            </w:r>
          </w:p>
        </w:tc>
        <w:tc>
          <w:tcPr>
            <w:tcW w:w="1263" w:type="dxa"/>
          </w:tcPr>
          <w:p w14:paraId="2775FD44" w14:textId="77777777" w:rsidR="00E80769" w:rsidRPr="00E77497" w:rsidRDefault="00E80769" w:rsidP="00B46C10">
            <w:pPr>
              <w:pStyle w:val="SyntaxOneOf"/>
              <w:keepNext/>
            </w:pPr>
            <w:r w:rsidRPr="00E77497">
              <w:t>!==</w:t>
            </w:r>
          </w:p>
        </w:tc>
        <w:tc>
          <w:tcPr>
            <w:tcW w:w="1263" w:type="dxa"/>
          </w:tcPr>
          <w:p w14:paraId="7481D1BF" w14:textId="77777777" w:rsidR="00E80769" w:rsidRPr="00E77497" w:rsidRDefault="00E80769" w:rsidP="00B46C10">
            <w:pPr>
              <w:pStyle w:val="SyntaxOneOf"/>
              <w:keepNext/>
            </w:pPr>
          </w:p>
        </w:tc>
      </w:tr>
      <w:tr w:rsidR="00E80769" w:rsidRPr="00E77497" w14:paraId="6904000B" w14:textId="77777777" w:rsidTr="006E1632">
        <w:tc>
          <w:tcPr>
            <w:tcW w:w="1263" w:type="dxa"/>
          </w:tcPr>
          <w:p w14:paraId="6652D765" w14:textId="77777777" w:rsidR="00E80769" w:rsidRPr="00E77497" w:rsidRDefault="00E80769" w:rsidP="00B46C10">
            <w:pPr>
              <w:pStyle w:val="SyntaxOneOf"/>
              <w:keepNext/>
            </w:pPr>
            <w:r w:rsidRPr="00E77497">
              <w:t>+</w:t>
            </w:r>
          </w:p>
        </w:tc>
        <w:tc>
          <w:tcPr>
            <w:tcW w:w="1263" w:type="dxa"/>
          </w:tcPr>
          <w:p w14:paraId="131E29BE" w14:textId="77777777" w:rsidR="00E80769" w:rsidRPr="00E77497" w:rsidRDefault="00E80769" w:rsidP="00B46C10">
            <w:pPr>
              <w:pStyle w:val="SyntaxOneOf"/>
              <w:keepNext/>
            </w:pPr>
            <w:r w:rsidRPr="00E77497">
              <w:t>-</w:t>
            </w:r>
          </w:p>
        </w:tc>
        <w:tc>
          <w:tcPr>
            <w:tcW w:w="1263" w:type="dxa"/>
          </w:tcPr>
          <w:p w14:paraId="07340EA8" w14:textId="77777777" w:rsidR="00E80769" w:rsidRPr="00E77497" w:rsidRDefault="00E80769" w:rsidP="00B46C10">
            <w:pPr>
              <w:pStyle w:val="SyntaxOneOf"/>
              <w:keepNext/>
            </w:pPr>
            <w:r w:rsidRPr="00E77497">
              <w:t>*</w:t>
            </w:r>
          </w:p>
        </w:tc>
        <w:tc>
          <w:tcPr>
            <w:tcW w:w="1263" w:type="dxa"/>
          </w:tcPr>
          <w:p w14:paraId="7322F215" w14:textId="77777777" w:rsidR="00E80769" w:rsidRPr="00E77497" w:rsidRDefault="00E80769" w:rsidP="00B46C10">
            <w:pPr>
              <w:pStyle w:val="SyntaxOneOf"/>
              <w:keepNext/>
            </w:pPr>
            <w:r w:rsidRPr="00E77497">
              <w:t>%</w:t>
            </w:r>
          </w:p>
        </w:tc>
        <w:tc>
          <w:tcPr>
            <w:tcW w:w="1263" w:type="dxa"/>
          </w:tcPr>
          <w:p w14:paraId="1EAE1288" w14:textId="77777777" w:rsidR="00E80769" w:rsidRPr="00E77497" w:rsidRDefault="00E80769" w:rsidP="00B46C10">
            <w:pPr>
              <w:pStyle w:val="SyntaxOneOf"/>
              <w:keepNext/>
            </w:pPr>
            <w:r w:rsidRPr="00E77497">
              <w:t>++</w:t>
            </w:r>
          </w:p>
        </w:tc>
        <w:tc>
          <w:tcPr>
            <w:tcW w:w="1263" w:type="dxa"/>
          </w:tcPr>
          <w:p w14:paraId="1709AB79" w14:textId="77777777" w:rsidR="00E80769" w:rsidRPr="00E77497" w:rsidRDefault="00E80769" w:rsidP="00B46C10">
            <w:pPr>
              <w:pStyle w:val="SyntaxOneOf"/>
              <w:keepNext/>
            </w:pPr>
            <w:r w:rsidRPr="00E77497">
              <w:t>--</w:t>
            </w:r>
          </w:p>
        </w:tc>
      </w:tr>
      <w:tr w:rsidR="00E80769" w:rsidRPr="00E77497" w14:paraId="20AF2E98" w14:textId="77777777" w:rsidTr="006E1632">
        <w:tc>
          <w:tcPr>
            <w:tcW w:w="1263" w:type="dxa"/>
          </w:tcPr>
          <w:p w14:paraId="5982A3F3" w14:textId="77777777" w:rsidR="00E80769" w:rsidRPr="00E77497" w:rsidRDefault="00E80769" w:rsidP="00B46C10">
            <w:pPr>
              <w:pStyle w:val="SyntaxOneOf"/>
              <w:keepNext/>
            </w:pPr>
            <w:r w:rsidRPr="00E77497">
              <w:t>&lt;&lt;</w:t>
            </w:r>
          </w:p>
        </w:tc>
        <w:tc>
          <w:tcPr>
            <w:tcW w:w="1263" w:type="dxa"/>
          </w:tcPr>
          <w:p w14:paraId="03D88815" w14:textId="77777777" w:rsidR="00E80769" w:rsidRPr="00E77497" w:rsidRDefault="00E80769" w:rsidP="00B46C10">
            <w:pPr>
              <w:pStyle w:val="SyntaxOneOf"/>
              <w:keepNext/>
            </w:pPr>
            <w:r w:rsidRPr="00E77497">
              <w:t>&gt;&gt;</w:t>
            </w:r>
          </w:p>
        </w:tc>
        <w:tc>
          <w:tcPr>
            <w:tcW w:w="1263" w:type="dxa"/>
          </w:tcPr>
          <w:p w14:paraId="24E94933" w14:textId="77777777" w:rsidR="00E80769" w:rsidRPr="00E77497" w:rsidRDefault="00E80769" w:rsidP="00B46C10">
            <w:pPr>
              <w:pStyle w:val="SyntaxOneOf"/>
              <w:keepNext/>
            </w:pPr>
            <w:r w:rsidRPr="00E77497">
              <w:t>&gt;&gt;&gt;</w:t>
            </w:r>
          </w:p>
        </w:tc>
        <w:tc>
          <w:tcPr>
            <w:tcW w:w="1263" w:type="dxa"/>
          </w:tcPr>
          <w:p w14:paraId="24A9EC84" w14:textId="77777777" w:rsidR="00E80769" w:rsidRPr="00E77497" w:rsidRDefault="00E80769" w:rsidP="00B46C10">
            <w:pPr>
              <w:pStyle w:val="SyntaxOneOf"/>
              <w:keepNext/>
            </w:pPr>
            <w:r w:rsidRPr="00E77497">
              <w:t>&amp;</w:t>
            </w:r>
          </w:p>
        </w:tc>
        <w:tc>
          <w:tcPr>
            <w:tcW w:w="1263" w:type="dxa"/>
          </w:tcPr>
          <w:p w14:paraId="25E34644" w14:textId="77777777" w:rsidR="00E80769" w:rsidRPr="00E77497" w:rsidRDefault="00E80769" w:rsidP="00B46C10">
            <w:pPr>
              <w:pStyle w:val="SyntaxOneOf"/>
              <w:keepNext/>
            </w:pPr>
            <w:r w:rsidRPr="00E77497">
              <w:t>|</w:t>
            </w:r>
          </w:p>
        </w:tc>
        <w:tc>
          <w:tcPr>
            <w:tcW w:w="1263" w:type="dxa"/>
          </w:tcPr>
          <w:p w14:paraId="1B0B6F07" w14:textId="77777777" w:rsidR="00E80769" w:rsidRPr="00E77497" w:rsidRDefault="00E80769" w:rsidP="00B46C10">
            <w:pPr>
              <w:pStyle w:val="SyntaxOneOf"/>
              <w:keepNext/>
            </w:pPr>
            <w:r w:rsidRPr="00E77497">
              <w:t>^</w:t>
            </w:r>
          </w:p>
        </w:tc>
      </w:tr>
      <w:tr w:rsidR="00E80769" w:rsidRPr="00E77497" w14:paraId="4BD4B2E3" w14:textId="77777777" w:rsidTr="006E1632">
        <w:tc>
          <w:tcPr>
            <w:tcW w:w="1263" w:type="dxa"/>
          </w:tcPr>
          <w:p w14:paraId="7B9B48E5" w14:textId="77777777" w:rsidR="00E80769" w:rsidRPr="00E77497" w:rsidRDefault="00E80769" w:rsidP="00B46C10">
            <w:pPr>
              <w:pStyle w:val="SyntaxOneOf"/>
              <w:keepNext/>
            </w:pPr>
            <w:r w:rsidRPr="00E77497">
              <w:t>!</w:t>
            </w:r>
          </w:p>
        </w:tc>
        <w:tc>
          <w:tcPr>
            <w:tcW w:w="1263" w:type="dxa"/>
          </w:tcPr>
          <w:p w14:paraId="0F486491" w14:textId="77777777" w:rsidR="00E80769" w:rsidRPr="00E77497" w:rsidRDefault="00E80769" w:rsidP="00B46C10">
            <w:pPr>
              <w:pStyle w:val="SyntaxOneOf"/>
              <w:keepNext/>
            </w:pPr>
            <w:r w:rsidRPr="00E77497">
              <w:t>~</w:t>
            </w:r>
          </w:p>
        </w:tc>
        <w:tc>
          <w:tcPr>
            <w:tcW w:w="1263" w:type="dxa"/>
          </w:tcPr>
          <w:p w14:paraId="6746CD64" w14:textId="77777777" w:rsidR="00E80769" w:rsidRPr="00E77497" w:rsidRDefault="00E80769" w:rsidP="00B46C10">
            <w:pPr>
              <w:pStyle w:val="SyntaxOneOf"/>
              <w:keepNext/>
            </w:pPr>
            <w:r w:rsidRPr="00E77497">
              <w:t>&amp;&amp;</w:t>
            </w:r>
          </w:p>
        </w:tc>
        <w:tc>
          <w:tcPr>
            <w:tcW w:w="1263" w:type="dxa"/>
          </w:tcPr>
          <w:p w14:paraId="22425071" w14:textId="77777777" w:rsidR="00E80769" w:rsidRPr="00E77497" w:rsidRDefault="00E80769" w:rsidP="00B46C10">
            <w:pPr>
              <w:pStyle w:val="SyntaxOneOf"/>
              <w:keepNext/>
            </w:pPr>
            <w:r w:rsidRPr="00E77497">
              <w:t>||</w:t>
            </w:r>
          </w:p>
        </w:tc>
        <w:tc>
          <w:tcPr>
            <w:tcW w:w="1263" w:type="dxa"/>
          </w:tcPr>
          <w:p w14:paraId="6514D418" w14:textId="77777777" w:rsidR="00E80769" w:rsidRPr="00E77497" w:rsidRDefault="00E80769" w:rsidP="00B46C10">
            <w:pPr>
              <w:pStyle w:val="SyntaxOneOf"/>
              <w:keepNext/>
            </w:pPr>
            <w:r w:rsidRPr="00E77497">
              <w:t>?</w:t>
            </w:r>
          </w:p>
        </w:tc>
        <w:tc>
          <w:tcPr>
            <w:tcW w:w="1263" w:type="dxa"/>
          </w:tcPr>
          <w:p w14:paraId="6B197CC6" w14:textId="77777777" w:rsidR="00E80769" w:rsidRPr="00E77497" w:rsidRDefault="00E80769" w:rsidP="00B46C10">
            <w:pPr>
              <w:pStyle w:val="SyntaxOneOf"/>
              <w:keepNext/>
            </w:pPr>
            <w:r w:rsidRPr="00E77497">
              <w:t>:</w:t>
            </w:r>
          </w:p>
        </w:tc>
      </w:tr>
      <w:tr w:rsidR="00E80769" w:rsidRPr="00E77497" w14:paraId="2F013DBC" w14:textId="77777777" w:rsidTr="006E1632">
        <w:tc>
          <w:tcPr>
            <w:tcW w:w="1263" w:type="dxa"/>
          </w:tcPr>
          <w:p w14:paraId="39DF8B27" w14:textId="77777777" w:rsidR="00E80769" w:rsidRPr="00E77497" w:rsidRDefault="00E80769" w:rsidP="00B46C10">
            <w:pPr>
              <w:pStyle w:val="SyntaxOneOf"/>
              <w:keepNext/>
            </w:pPr>
            <w:r w:rsidRPr="00E77497">
              <w:t>=</w:t>
            </w:r>
          </w:p>
        </w:tc>
        <w:tc>
          <w:tcPr>
            <w:tcW w:w="1263" w:type="dxa"/>
          </w:tcPr>
          <w:p w14:paraId="4FEA2518" w14:textId="77777777" w:rsidR="00E80769" w:rsidRPr="00E77497" w:rsidRDefault="00E80769" w:rsidP="00B46C10">
            <w:pPr>
              <w:pStyle w:val="SyntaxOneOf"/>
              <w:keepNext/>
            </w:pPr>
            <w:r w:rsidRPr="00E77497">
              <w:t>+=</w:t>
            </w:r>
          </w:p>
        </w:tc>
        <w:tc>
          <w:tcPr>
            <w:tcW w:w="1263" w:type="dxa"/>
          </w:tcPr>
          <w:p w14:paraId="649DDFF6" w14:textId="77777777" w:rsidR="00E80769" w:rsidRPr="00E77497" w:rsidRDefault="00E80769" w:rsidP="00B46C10">
            <w:pPr>
              <w:pStyle w:val="SyntaxOneOf"/>
              <w:keepNext/>
            </w:pPr>
            <w:r w:rsidRPr="00E77497">
              <w:t>-=</w:t>
            </w:r>
          </w:p>
        </w:tc>
        <w:tc>
          <w:tcPr>
            <w:tcW w:w="1263" w:type="dxa"/>
          </w:tcPr>
          <w:p w14:paraId="17A5BCD5" w14:textId="77777777" w:rsidR="00E80769" w:rsidRPr="00E77497" w:rsidRDefault="00E80769" w:rsidP="00B46C10">
            <w:pPr>
              <w:pStyle w:val="SyntaxOneOf"/>
              <w:keepNext/>
            </w:pPr>
            <w:r w:rsidRPr="00E77497">
              <w:t>*=</w:t>
            </w:r>
          </w:p>
        </w:tc>
        <w:tc>
          <w:tcPr>
            <w:tcW w:w="1263" w:type="dxa"/>
          </w:tcPr>
          <w:p w14:paraId="4C49F066" w14:textId="77777777" w:rsidR="00E80769" w:rsidRPr="00E77497" w:rsidRDefault="00E80769" w:rsidP="00B46C10">
            <w:pPr>
              <w:pStyle w:val="SyntaxOneOf"/>
              <w:keepNext/>
            </w:pPr>
            <w:r w:rsidRPr="00E77497">
              <w:t>%=</w:t>
            </w:r>
          </w:p>
        </w:tc>
        <w:tc>
          <w:tcPr>
            <w:tcW w:w="1263" w:type="dxa"/>
          </w:tcPr>
          <w:p w14:paraId="4B985BA9" w14:textId="77777777" w:rsidR="00E80769" w:rsidRPr="00E77497" w:rsidRDefault="00E80769" w:rsidP="00B46C10">
            <w:pPr>
              <w:pStyle w:val="SyntaxOneOf"/>
              <w:keepNext/>
            </w:pPr>
            <w:r w:rsidRPr="00E77497">
              <w:t>&lt;&lt;=</w:t>
            </w:r>
          </w:p>
        </w:tc>
      </w:tr>
      <w:tr w:rsidR="00E80769" w:rsidRPr="00E77497" w14:paraId="1C208EAF" w14:textId="77777777" w:rsidTr="006E1632">
        <w:tc>
          <w:tcPr>
            <w:tcW w:w="1263" w:type="dxa"/>
          </w:tcPr>
          <w:p w14:paraId="5DAA18E1" w14:textId="77777777" w:rsidR="00E80769" w:rsidRPr="00E77497" w:rsidRDefault="00E80769" w:rsidP="00B46C10">
            <w:pPr>
              <w:pStyle w:val="SyntaxOneOf"/>
            </w:pPr>
            <w:r w:rsidRPr="00E77497">
              <w:t>&gt;&gt;=</w:t>
            </w:r>
          </w:p>
        </w:tc>
        <w:tc>
          <w:tcPr>
            <w:tcW w:w="1263" w:type="dxa"/>
          </w:tcPr>
          <w:p w14:paraId="618969CB" w14:textId="77777777" w:rsidR="00E80769" w:rsidRPr="00E77497" w:rsidRDefault="00E80769" w:rsidP="00B46C10">
            <w:pPr>
              <w:pStyle w:val="SyntaxOneOf"/>
            </w:pPr>
            <w:r w:rsidRPr="00E77497">
              <w:t>&gt;&gt;&gt;=</w:t>
            </w:r>
          </w:p>
        </w:tc>
        <w:tc>
          <w:tcPr>
            <w:tcW w:w="1263" w:type="dxa"/>
          </w:tcPr>
          <w:p w14:paraId="6FAC8CD3" w14:textId="77777777" w:rsidR="00E80769" w:rsidRPr="00E77497" w:rsidRDefault="00E80769" w:rsidP="00B46C10">
            <w:pPr>
              <w:pStyle w:val="SyntaxOneOf"/>
            </w:pPr>
            <w:r w:rsidRPr="00E77497">
              <w:t>&amp;=</w:t>
            </w:r>
          </w:p>
        </w:tc>
        <w:tc>
          <w:tcPr>
            <w:tcW w:w="1263" w:type="dxa"/>
          </w:tcPr>
          <w:p w14:paraId="49A37310" w14:textId="77777777" w:rsidR="00E80769" w:rsidRPr="00E77497" w:rsidRDefault="00E80769" w:rsidP="00B46C10">
            <w:pPr>
              <w:pStyle w:val="SyntaxOneOf"/>
            </w:pPr>
            <w:r w:rsidRPr="00E77497">
              <w:t>|=</w:t>
            </w:r>
          </w:p>
        </w:tc>
        <w:tc>
          <w:tcPr>
            <w:tcW w:w="1263" w:type="dxa"/>
          </w:tcPr>
          <w:p w14:paraId="1E8202C2" w14:textId="77777777" w:rsidR="00E80769" w:rsidRPr="00E77497" w:rsidRDefault="00E80769" w:rsidP="00B46C10">
            <w:pPr>
              <w:pStyle w:val="SyntaxOneOf"/>
            </w:pPr>
            <w:r w:rsidRPr="00E77497">
              <w:t>^=</w:t>
            </w:r>
          </w:p>
        </w:tc>
        <w:tc>
          <w:tcPr>
            <w:tcW w:w="1263" w:type="dxa"/>
          </w:tcPr>
          <w:p w14:paraId="7CB08D10" w14:textId="77777777" w:rsidR="00E80769" w:rsidRPr="00E77497" w:rsidRDefault="00E80769" w:rsidP="00B46C10">
            <w:pPr>
              <w:pStyle w:val="SyntaxOneOf"/>
            </w:pPr>
          </w:p>
        </w:tc>
      </w:tr>
    </w:tbl>
    <w:p w14:paraId="280E8A65" w14:textId="77777777" w:rsidR="00E80769" w:rsidRPr="00E77497" w:rsidRDefault="00E80769" w:rsidP="00E80769">
      <w:pPr>
        <w:pStyle w:val="M0"/>
        <w:spacing w:after="0"/>
        <w:rPr>
          <w:sz w:val="16"/>
        </w:rPr>
      </w:pPr>
    </w:p>
    <w:p w14:paraId="50E00EB8" w14:textId="77777777" w:rsidR="00E80769" w:rsidRPr="00E77497" w:rsidRDefault="00E80769" w:rsidP="00E80769">
      <w:pPr>
        <w:pStyle w:val="SyntaxRule"/>
      </w:pPr>
    </w:p>
    <w:p w14:paraId="3EA1945E" w14:textId="77777777"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14:paraId="657D106E" w14:textId="77777777" w:rsidTr="006E1632">
        <w:tc>
          <w:tcPr>
            <w:tcW w:w="1422" w:type="dxa"/>
          </w:tcPr>
          <w:p w14:paraId="57C5A6B9" w14:textId="77777777" w:rsidR="00E80769" w:rsidRPr="00E77497" w:rsidRDefault="00E80769" w:rsidP="00B46C10">
            <w:pPr>
              <w:pStyle w:val="SyntaxOneOf"/>
            </w:pPr>
            <w:r w:rsidRPr="00E77497">
              <w:t>/</w:t>
            </w:r>
          </w:p>
        </w:tc>
        <w:tc>
          <w:tcPr>
            <w:tcW w:w="1104" w:type="dxa"/>
          </w:tcPr>
          <w:p w14:paraId="5499F979" w14:textId="77777777" w:rsidR="00E80769" w:rsidRPr="00E77497" w:rsidRDefault="00E80769" w:rsidP="00B46C10">
            <w:pPr>
              <w:pStyle w:val="SyntaxOneOf"/>
              <w:jc w:val="left"/>
            </w:pPr>
            <w:r w:rsidRPr="00E77497">
              <w:t>/=</w:t>
            </w:r>
          </w:p>
        </w:tc>
        <w:tc>
          <w:tcPr>
            <w:tcW w:w="1263" w:type="dxa"/>
          </w:tcPr>
          <w:p w14:paraId="320470DF" w14:textId="77777777" w:rsidR="00E80769" w:rsidRPr="00E77497" w:rsidRDefault="00E80769" w:rsidP="00B46C10">
            <w:pPr>
              <w:pStyle w:val="SyntaxOneOf"/>
            </w:pPr>
          </w:p>
        </w:tc>
        <w:tc>
          <w:tcPr>
            <w:tcW w:w="1263" w:type="dxa"/>
          </w:tcPr>
          <w:p w14:paraId="6F6AF3A6" w14:textId="77777777" w:rsidR="00E80769" w:rsidRPr="00E77497" w:rsidRDefault="00E80769" w:rsidP="00B46C10">
            <w:pPr>
              <w:pStyle w:val="SyntaxOneOf"/>
            </w:pPr>
          </w:p>
        </w:tc>
        <w:tc>
          <w:tcPr>
            <w:tcW w:w="1263" w:type="dxa"/>
          </w:tcPr>
          <w:p w14:paraId="751222EF" w14:textId="77777777" w:rsidR="00E80769" w:rsidRPr="00E77497" w:rsidRDefault="00E80769" w:rsidP="00B46C10">
            <w:pPr>
              <w:pStyle w:val="SyntaxOneOf"/>
            </w:pPr>
          </w:p>
        </w:tc>
        <w:tc>
          <w:tcPr>
            <w:tcW w:w="1263" w:type="dxa"/>
          </w:tcPr>
          <w:p w14:paraId="53D31FF0" w14:textId="77777777" w:rsidR="00E80769" w:rsidRPr="00E77497" w:rsidRDefault="00E80769" w:rsidP="00B46C10">
            <w:pPr>
              <w:pStyle w:val="SyntaxOneOf"/>
            </w:pPr>
          </w:p>
        </w:tc>
      </w:tr>
    </w:tbl>
    <w:p w14:paraId="09EC286D" w14:textId="77777777" w:rsidR="00E80769" w:rsidRPr="00E77497" w:rsidRDefault="00E80769" w:rsidP="00E80769">
      <w:pPr>
        <w:pStyle w:val="SyntaxRule"/>
      </w:pPr>
    </w:p>
    <w:p w14:paraId="43D7969E" w14:textId="77777777"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40BA0E01" w14:textId="77777777"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3CB817B4" w14:textId="77777777" w:rsidR="00E80769" w:rsidRPr="00E77497" w:rsidRDefault="00E80769" w:rsidP="00E80769">
      <w:pPr>
        <w:pStyle w:val="M0"/>
        <w:spacing w:after="0"/>
        <w:rPr>
          <w:sz w:val="16"/>
        </w:rPr>
      </w:pPr>
    </w:p>
    <w:p w14:paraId="7D7217F9" w14:textId="77777777"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1D0EA585"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14:paraId="55F08EBF" w14:textId="77777777" w:rsidR="00E80769" w:rsidRPr="00E77497" w:rsidRDefault="00E80769" w:rsidP="00E80769">
      <w:pPr>
        <w:pStyle w:val="M0"/>
        <w:spacing w:after="0"/>
        <w:rPr>
          <w:sz w:val="16"/>
        </w:rPr>
      </w:pPr>
    </w:p>
    <w:p w14:paraId="08A10E68" w14:textId="77777777"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14:paraId="25B2572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45C6C69E" w14:textId="77777777" w:rsidR="00E80769" w:rsidRPr="00E77497" w:rsidRDefault="00E80769" w:rsidP="00E80769">
      <w:pPr>
        <w:pStyle w:val="M0"/>
        <w:spacing w:after="0"/>
        <w:rPr>
          <w:sz w:val="16"/>
        </w:rPr>
      </w:pPr>
    </w:p>
    <w:p w14:paraId="75BE6580" w14:textId="77777777"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2448D1FE" w14:textId="77777777" w:rsidR="00E80769" w:rsidRPr="00E77497" w:rsidRDefault="00E80769" w:rsidP="00E80769">
      <w:pPr>
        <w:pStyle w:val="SyntaxDefinition"/>
      </w:pPr>
      <w:r w:rsidRPr="00E77497">
        <w:t>DecimalLiteral</w:t>
      </w:r>
      <w:r w:rsidRPr="00E77497">
        <w:br/>
        <w:t>HexIntegerLiteral</w:t>
      </w:r>
    </w:p>
    <w:p w14:paraId="18ACC5BB" w14:textId="77777777" w:rsidR="00E80769" w:rsidRPr="00E77497" w:rsidRDefault="00E80769" w:rsidP="00E80769">
      <w:pPr>
        <w:pStyle w:val="M0"/>
        <w:spacing w:after="0"/>
        <w:rPr>
          <w:sz w:val="16"/>
        </w:rPr>
      </w:pPr>
    </w:p>
    <w:p w14:paraId="372A6336" w14:textId="77777777"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702CE502" w14:textId="77777777"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055A6821" w14:textId="77777777" w:rsidR="00E80769" w:rsidRPr="00E77497" w:rsidRDefault="00E80769" w:rsidP="00E80769">
      <w:pPr>
        <w:pStyle w:val="M0"/>
        <w:spacing w:after="0"/>
        <w:rPr>
          <w:sz w:val="16"/>
        </w:rPr>
      </w:pPr>
    </w:p>
    <w:p w14:paraId="78596AC3" w14:textId="77777777"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1961C490" w14:textId="77777777"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56BE7664" w14:textId="77777777" w:rsidR="00E80769" w:rsidRPr="00E77497" w:rsidRDefault="00E80769" w:rsidP="00E80769">
      <w:pPr>
        <w:pStyle w:val="M0"/>
        <w:spacing w:after="0"/>
        <w:rPr>
          <w:sz w:val="16"/>
        </w:rPr>
      </w:pPr>
    </w:p>
    <w:p w14:paraId="63D0CF5D"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5CB01859" w14:textId="77777777" w:rsidR="00E80769" w:rsidRPr="00E77497" w:rsidRDefault="00E80769" w:rsidP="00E80769">
      <w:pPr>
        <w:pStyle w:val="SyntaxDefinition"/>
      </w:pPr>
      <w:r w:rsidRPr="00E77497">
        <w:t>DecimalDigit</w:t>
      </w:r>
      <w:r w:rsidRPr="00E77497">
        <w:br/>
        <w:t>DecimalDigits DecimalDigit</w:t>
      </w:r>
    </w:p>
    <w:p w14:paraId="6AA2E7F2" w14:textId="77777777" w:rsidR="00E80769" w:rsidRPr="00E77497" w:rsidRDefault="00E80769" w:rsidP="00E80769">
      <w:pPr>
        <w:pStyle w:val="M0"/>
        <w:spacing w:after="0"/>
        <w:rPr>
          <w:sz w:val="16"/>
        </w:rPr>
      </w:pPr>
    </w:p>
    <w:p w14:paraId="06A9120C" w14:textId="77777777"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1F2615C0"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131D33DB" w14:textId="77777777" w:rsidR="00E80769" w:rsidRPr="00E77497" w:rsidRDefault="00E80769" w:rsidP="00E80769">
      <w:pPr>
        <w:pStyle w:val="M0"/>
        <w:spacing w:after="0"/>
        <w:rPr>
          <w:sz w:val="16"/>
        </w:rPr>
      </w:pPr>
    </w:p>
    <w:p w14:paraId="625B0883" w14:textId="77777777" w:rsidR="00E80769" w:rsidRPr="00E77497" w:rsidRDefault="00E80769" w:rsidP="00E8076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59626D05"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14:paraId="2FFD3415"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1FC3C640" w14:textId="77777777" w:rsidR="00E80769" w:rsidRPr="00E77497" w:rsidRDefault="00E80769" w:rsidP="00E80769">
      <w:pPr>
        <w:pStyle w:val="SyntaxDefinition"/>
      </w:pPr>
      <w:r w:rsidRPr="00E77497">
        <w:t>ExponentIndicator SignedInteger</w:t>
      </w:r>
    </w:p>
    <w:p w14:paraId="349936B4" w14:textId="77777777"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74D46CB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145C3DDE" w14:textId="77777777" w:rsidR="00E80769" w:rsidRPr="00E77497" w:rsidRDefault="00E80769" w:rsidP="00E80769">
      <w:pPr>
        <w:pStyle w:val="M0"/>
        <w:spacing w:after="0"/>
        <w:rPr>
          <w:sz w:val="16"/>
        </w:rPr>
      </w:pPr>
    </w:p>
    <w:p w14:paraId="31BE31E9"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688D7D53"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170DD683" w14:textId="77777777" w:rsidR="00E80769" w:rsidRPr="00E77497" w:rsidRDefault="00E80769" w:rsidP="00E80769">
      <w:pPr>
        <w:pStyle w:val="M0"/>
        <w:spacing w:after="0"/>
        <w:rPr>
          <w:sz w:val="16"/>
        </w:rPr>
      </w:pPr>
    </w:p>
    <w:p w14:paraId="08EB0EA6"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3C9DAC7A"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07EEAAAD" w14:textId="77777777"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6A1666F7" w14:textId="77777777" w:rsidR="00E80769" w:rsidRPr="00E77497" w:rsidRDefault="00E80769" w:rsidP="00E80769">
      <w:pPr>
        <w:pStyle w:val="SyntaxDefinition"/>
      </w:pPr>
      <w:r w:rsidRPr="00E77497">
        <w:rPr>
          <w:rFonts w:ascii="Courier New" w:hAnsi="Courier New" w:cs="Courier New"/>
          <w:b/>
          <w:i w:val="0"/>
        </w:rPr>
        <w:t>0 1 2 3 4 5 6 7 8 9 a b c d e f A B C D E F</w:t>
      </w:r>
    </w:p>
    <w:p w14:paraId="787913CE" w14:textId="77777777"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14:paraId="57F9AC43" w14:textId="77777777"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20526BDF" w14:textId="77777777"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15010236" w14:textId="77777777"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14:paraId="62BE8DEF" w14:textId="77777777"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4357EC21" w14:textId="77777777"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14:paraId="1F0A93D1" w14:textId="77777777"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73D58CFE"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628EE4D5" w14:textId="77777777"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1EEDA343"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1D9CF9B0" w14:textId="77777777"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2A239F31" w14:textId="77777777"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14:paraId="339EF4DE" w14:textId="77777777"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7424A8DC" w14:textId="77777777"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3D6EF350" w14:textId="77777777"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64791369" w14:textId="77777777" w:rsidR="00E80769" w:rsidRPr="00E77497" w:rsidRDefault="00E80769" w:rsidP="00E80769">
      <w:pPr>
        <w:pStyle w:val="SyntaxDefinition"/>
      </w:pPr>
      <w:r w:rsidRPr="00E77497">
        <w:t>SingleEscapeCharacter</w:t>
      </w:r>
      <w:r w:rsidRPr="00E77497">
        <w:br/>
        <w:t>NonEscapeCharacter</w:t>
      </w:r>
    </w:p>
    <w:p w14:paraId="13EA8AB3" w14:textId="77777777"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27D7A98E"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14:paraId="17906CBA" w14:textId="77777777" w:rsidR="00E80769" w:rsidRPr="00E77497" w:rsidRDefault="00E80769" w:rsidP="00E8076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1AA7E1A2" w14:textId="77777777"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3587B0F6" w14:textId="77777777" w:rsidR="00E80769" w:rsidRPr="00E77497" w:rsidRDefault="00E80769" w:rsidP="00E80769">
      <w:pPr>
        <w:pStyle w:val="M0"/>
        <w:spacing w:after="0"/>
        <w:rPr>
          <w:sz w:val="16"/>
        </w:rPr>
      </w:pPr>
    </w:p>
    <w:p w14:paraId="319C8E2E" w14:textId="77777777"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5E07591E" w14:textId="77777777"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5AF2CF01" w14:textId="77777777"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2FFC43EA" w14:textId="77777777" w:rsidR="00E80769" w:rsidRPr="00E77497" w:rsidRDefault="00E80769" w:rsidP="00E80769">
      <w:pPr>
        <w:pStyle w:val="SyntaxDefinition"/>
      </w:pPr>
      <w:r w:rsidRPr="00E77497">
        <w:rPr>
          <w:rFonts w:ascii="Courier New" w:hAnsi="Courier New"/>
          <w:b/>
          <w:i w:val="0"/>
        </w:rPr>
        <w:t xml:space="preserve">x </w:t>
      </w:r>
      <w:r w:rsidRPr="00E77497">
        <w:t>HexDigit HexDigit</w:t>
      </w:r>
    </w:p>
    <w:p w14:paraId="7BC626B8" w14:textId="77777777" w:rsidR="00E80769" w:rsidRPr="00E77497" w:rsidRDefault="00E80769" w:rsidP="00E80769">
      <w:pPr>
        <w:pStyle w:val="M0"/>
        <w:spacing w:after="0"/>
        <w:rPr>
          <w:sz w:val="16"/>
        </w:rPr>
      </w:pPr>
    </w:p>
    <w:p w14:paraId="7BC86251" w14:textId="77777777"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5170B8D5" w14:textId="77777777"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14:paraId="6C6FA382" w14:textId="77777777" w:rsidR="00E80769" w:rsidRPr="00E77497" w:rsidRDefault="00E80769" w:rsidP="00E80769">
      <w:pPr>
        <w:pStyle w:val="M0"/>
        <w:spacing w:after="0"/>
        <w:rPr>
          <w:sz w:val="16"/>
        </w:rPr>
      </w:pPr>
    </w:p>
    <w:p w14:paraId="11E0B428" w14:textId="77777777"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14:paraId="746C14CE" w14:textId="77777777"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71671E77" w14:textId="77777777" w:rsidR="00E80769" w:rsidRPr="00E77497" w:rsidRDefault="00E80769" w:rsidP="00E80769">
      <w:pPr>
        <w:pStyle w:val="M0"/>
        <w:spacing w:after="0"/>
        <w:rPr>
          <w:sz w:val="16"/>
        </w:rPr>
      </w:pPr>
    </w:p>
    <w:p w14:paraId="1C08B059" w14:textId="77777777"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1461F637" w14:textId="77777777" w:rsidR="00E80769" w:rsidRPr="00E77497" w:rsidRDefault="00E80769" w:rsidP="00E80769">
      <w:pPr>
        <w:pStyle w:val="SyntaxDefinition"/>
      </w:pPr>
      <w:r w:rsidRPr="00E77497">
        <w:t>RegularExpressionFirstChar RegularExpressionChars</w:t>
      </w:r>
    </w:p>
    <w:p w14:paraId="0D2F5215" w14:textId="77777777" w:rsidR="00E80769" w:rsidRPr="00E77497" w:rsidRDefault="00E80769" w:rsidP="00E80769">
      <w:pPr>
        <w:pStyle w:val="M0"/>
        <w:spacing w:after="0"/>
        <w:rPr>
          <w:sz w:val="16"/>
        </w:rPr>
      </w:pPr>
    </w:p>
    <w:p w14:paraId="6B6CA8A6" w14:textId="77777777"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428ECAE9"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14:paraId="7B0B27FB" w14:textId="77777777" w:rsidR="00E80769" w:rsidRPr="00E77497" w:rsidRDefault="00E80769" w:rsidP="00E80769">
      <w:pPr>
        <w:pStyle w:val="M0"/>
        <w:spacing w:after="0"/>
        <w:rPr>
          <w:sz w:val="16"/>
        </w:rPr>
      </w:pPr>
    </w:p>
    <w:p w14:paraId="7609B221" w14:textId="77777777"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6D039632"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3DA5DFE5" w14:textId="77777777" w:rsidR="00E80769" w:rsidRPr="00E77497" w:rsidRDefault="00E80769" w:rsidP="00E80769">
      <w:pPr>
        <w:pStyle w:val="M0"/>
        <w:spacing w:after="0"/>
        <w:rPr>
          <w:sz w:val="16"/>
        </w:rPr>
      </w:pPr>
    </w:p>
    <w:p w14:paraId="1F8B250B" w14:textId="77777777"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3818CA19"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2A0DF647" w14:textId="77777777" w:rsidR="00E80769" w:rsidRPr="00E77497" w:rsidRDefault="00E80769" w:rsidP="00E80769">
      <w:pPr>
        <w:pStyle w:val="M0"/>
        <w:spacing w:after="0"/>
        <w:rPr>
          <w:sz w:val="16"/>
        </w:rPr>
      </w:pPr>
    </w:p>
    <w:p w14:paraId="74ADC96C" w14:textId="77777777"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4A1526F3" w14:textId="77777777"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14:paraId="288415B7" w14:textId="77777777" w:rsidR="00E80769" w:rsidRPr="00E77497" w:rsidRDefault="00E80769" w:rsidP="00E80769">
      <w:pPr>
        <w:pStyle w:val="M0"/>
        <w:spacing w:after="0"/>
        <w:rPr>
          <w:sz w:val="16"/>
        </w:rPr>
      </w:pPr>
    </w:p>
    <w:p w14:paraId="6E41D45C" w14:textId="77777777"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6E7CC72E"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43F20FFE" w14:textId="77777777" w:rsidR="00E80769" w:rsidRPr="00E77497" w:rsidRDefault="00E80769" w:rsidP="00E80769">
      <w:pPr>
        <w:pStyle w:val="SyntaxRule"/>
      </w:pPr>
    </w:p>
    <w:p w14:paraId="385C6CD9" w14:textId="77777777"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4CC8980C" w14:textId="77777777"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467DEEAF" w14:textId="77777777" w:rsidR="00E80769" w:rsidRPr="00E77497" w:rsidRDefault="00E80769" w:rsidP="00E80769">
      <w:pPr>
        <w:pStyle w:val="M0"/>
        <w:spacing w:after="0"/>
      </w:pPr>
    </w:p>
    <w:p w14:paraId="683A7FBF" w14:textId="77777777"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2743A9DD" w14:textId="77777777"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69D85734" w14:textId="77777777" w:rsidR="00E80769" w:rsidRPr="00E77497" w:rsidRDefault="00E80769" w:rsidP="00E80769">
      <w:pPr>
        <w:pStyle w:val="M0"/>
        <w:spacing w:after="0"/>
      </w:pPr>
    </w:p>
    <w:p w14:paraId="2B965084" w14:textId="77777777"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409B9DA3" w14:textId="77777777"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2CFB4D35" w14:textId="77777777" w:rsidR="00E80769" w:rsidRPr="00E77497" w:rsidRDefault="00E80769" w:rsidP="00E80769">
      <w:pPr>
        <w:pStyle w:val="M0"/>
        <w:spacing w:after="0"/>
        <w:rPr>
          <w:sz w:val="16"/>
        </w:rPr>
      </w:pPr>
    </w:p>
    <w:p w14:paraId="3FCDBFAC" w14:textId="77777777"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533F0605" w14:textId="77777777"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14:paraId="33D6D42B" w14:textId="77777777" w:rsidR="00E80769" w:rsidRPr="00E77497" w:rsidRDefault="00E80769" w:rsidP="00E80769">
      <w:pPr>
        <w:pStyle w:val="a2"/>
        <w:tabs>
          <w:tab w:val="clear" w:pos="500"/>
          <w:tab w:val="clear" w:pos="720"/>
          <w:tab w:val="left" w:pos="567"/>
        </w:tabs>
      </w:pPr>
      <w:bookmarkStart w:id="30105" w:name="_Toc472818973"/>
      <w:bookmarkStart w:id="30106" w:name="_Toc474641687"/>
      <w:bookmarkStart w:id="30107" w:name="_Toc235503555"/>
      <w:bookmarkStart w:id="30108" w:name="_Toc236208644"/>
      <w:bookmarkStart w:id="30109" w:name="_Toc241509330"/>
      <w:bookmarkStart w:id="30110" w:name="_Toc241557807"/>
      <w:bookmarkStart w:id="30111" w:name="_Toc244416817"/>
      <w:bookmarkStart w:id="30112" w:name="_Toc244657757"/>
      <w:bookmarkStart w:id="30113" w:name="_Toc246652497"/>
      <w:bookmarkStart w:id="30114" w:name="_Toc253562046"/>
      <w:bookmarkStart w:id="30115" w:name="_Toc268506062"/>
      <w:bookmarkStart w:id="30116" w:name="_Toc276631181"/>
      <w:bookmarkStart w:id="30117" w:name="_Toc277944225"/>
      <w:bookmarkStart w:id="30118" w:name="_Toc153968570"/>
      <w:bookmarkStart w:id="30119" w:name="_Toc329528913"/>
      <w:r w:rsidRPr="00E77497">
        <w:t>Number Conversions</w:t>
      </w:r>
      <w:bookmarkEnd w:id="30105"/>
      <w:bookmarkEnd w:id="30106"/>
      <w:bookmarkEnd w:id="30107"/>
      <w:bookmarkEnd w:id="30108"/>
      <w:bookmarkEnd w:id="30109"/>
      <w:bookmarkEnd w:id="30110"/>
      <w:bookmarkEnd w:id="30111"/>
      <w:bookmarkEnd w:id="30112"/>
      <w:bookmarkEnd w:id="30113"/>
      <w:bookmarkEnd w:id="30114"/>
      <w:bookmarkEnd w:id="30115"/>
      <w:bookmarkEnd w:id="30116"/>
      <w:bookmarkEnd w:id="30117"/>
      <w:bookmarkEnd w:id="30118"/>
      <w:bookmarkEnd w:id="30119"/>
    </w:p>
    <w:p w14:paraId="5396541B" w14:textId="77777777"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9.3.1</w:t>
      </w:r>
    </w:p>
    <w:p w14:paraId="49256B85" w14:textId="77777777"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3B9AB3BE" w14:textId="77777777" w:rsidR="00E80769" w:rsidRPr="00E77497" w:rsidRDefault="00E80769" w:rsidP="00E80769">
      <w:pPr>
        <w:pStyle w:val="M0"/>
        <w:spacing w:after="0"/>
        <w:rPr>
          <w:sz w:val="16"/>
        </w:rPr>
      </w:pPr>
    </w:p>
    <w:p w14:paraId="38EE657A" w14:textId="77777777"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9.3.1</w:t>
      </w:r>
    </w:p>
    <w:p w14:paraId="2CB7D0EA" w14:textId="77777777"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14:paraId="22D66173" w14:textId="77777777" w:rsidR="00E80769" w:rsidRPr="00E77497" w:rsidRDefault="00E80769" w:rsidP="00E80769">
      <w:pPr>
        <w:pStyle w:val="M0"/>
        <w:spacing w:after="0"/>
        <w:rPr>
          <w:sz w:val="16"/>
        </w:rPr>
      </w:pPr>
    </w:p>
    <w:p w14:paraId="15653459" w14:textId="77777777"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9.3.1</w:t>
      </w:r>
    </w:p>
    <w:p w14:paraId="6695FD51" w14:textId="77777777" w:rsidR="00E80769" w:rsidRPr="00E77497" w:rsidRDefault="00E80769" w:rsidP="00E80769">
      <w:pPr>
        <w:pStyle w:val="SyntaxDefinition"/>
      </w:pPr>
      <w:r w:rsidRPr="00E77497">
        <w:t>WhiteSpace</w:t>
      </w:r>
      <w:r w:rsidRPr="00E77497">
        <w:br/>
        <w:t>LineTerminator</w:t>
      </w:r>
    </w:p>
    <w:p w14:paraId="2323F51A" w14:textId="77777777" w:rsidR="00E80769" w:rsidRPr="00E77497" w:rsidRDefault="00E80769" w:rsidP="00E80769">
      <w:pPr>
        <w:pStyle w:val="M0"/>
        <w:spacing w:after="0"/>
        <w:rPr>
          <w:sz w:val="16"/>
        </w:rPr>
      </w:pPr>
    </w:p>
    <w:p w14:paraId="357EB6C5" w14:textId="77777777"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9.3.1</w:t>
      </w:r>
    </w:p>
    <w:p w14:paraId="5936729D" w14:textId="77777777" w:rsidR="00E80769" w:rsidRPr="00E77497" w:rsidRDefault="00E80769" w:rsidP="00E80769">
      <w:pPr>
        <w:pStyle w:val="SyntaxDefinition"/>
      </w:pPr>
      <w:r w:rsidRPr="00E77497">
        <w:t>StrDecimalLiteral</w:t>
      </w:r>
      <w:r w:rsidRPr="00E77497">
        <w:br/>
        <w:t>HexIntegerLiteral</w:t>
      </w:r>
    </w:p>
    <w:p w14:paraId="18D7E314" w14:textId="77777777"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9.3.1</w:t>
      </w:r>
    </w:p>
    <w:p w14:paraId="2D2F3B47" w14:textId="77777777"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0801D170" w14:textId="77777777" w:rsidR="00E80769" w:rsidRPr="00E77497" w:rsidRDefault="00E80769" w:rsidP="00E80769">
      <w:pPr>
        <w:pStyle w:val="M0"/>
        <w:spacing w:after="0"/>
        <w:rPr>
          <w:sz w:val="16"/>
        </w:rPr>
      </w:pPr>
    </w:p>
    <w:p w14:paraId="48CC6378" w14:textId="77777777"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9.3.1</w:t>
      </w:r>
    </w:p>
    <w:p w14:paraId="6410CBC2" w14:textId="77777777"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7365B128" w14:textId="77777777" w:rsidR="00E80769" w:rsidRPr="00E77497" w:rsidRDefault="00E80769" w:rsidP="00E80769">
      <w:pPr>
        <w:pStyle w:val="M0"/>
        <w:spacing w:after="0"/>
        <w:rPr>
          <w:sz w:val="16"/>
        </w:rPr>
      </w:pPr>
    </w:p>
    <w:p w14:paraId="1F4A4A03"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9.3.1</w:t>
      </w:r>
    </w:p>
    <w:p w14:paraId="00061FF3" w14:textId="77777777" w:rsidR="00E80769" w:rsidRPr="00E77497" w:rsidRDefault="00E80769" w:rsidP="00E80769">
      <w:pPr>
        <w:pStyle w:val="SyntaxDefinition"/>
      </w:pPr>
      <w:r w:rsidRPr="00E77497">
        <w:t>DecimalDigit</w:t>
      </w:r>
      <w:r w:rsidRPr="00E77497">
        <w:br/>
        <w:t>DecimalDigits DecimalDigit</w:t>
      </w:r>
    </w:p>
    <w:p w14:paraId="06044C00" w14:textId="77777777" w:rsidR="00E80769" w:rsidRPr="00E77497" w:rsidRDefault="00E80769" w:rsidP="00E80769">
      <w:pPr>
        <w:pStyle w:val="M0"/>
        <w:spacing w:after="0"/>
        <w:rPr>
          <w:sz w:val="16"/>
        </w:rPr>
      </w:pPr>
    </w:p>
    <w:p w14:paraId="6DE4619B" w14:textId="77777777"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9.3.1</w:t>
      </w:r>
    </w:p>
    <w:p w14:paraId="6D817B59"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1B65FFB1" w14:textId="77777777" w:rsidR="00E80769" w:rsidRPr="00E77497" w:rsidRDefault="00E80769" w:rsidP="00E80769">
      <w:pPr>
        <w:pStyle w:val="M0"/>
        <w:spacing w:after="0"/>
        <w:rPr>
          <w:sz w:val="16"/>
        </w:rPr>
      </w:pPr>
    </w:p>
    <w:p w14:paraId="330EF49B"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9.3.1</w:t>
      </w:r>
    </w:p>
    <w:p w14:paraId="5FCAA6D6" w14:textId="77777777" w:rsidR="00E80769" w:rsidRPr="00E77497" w:rsidRDefault="00E80769" w:rsidP="00E80769">
      <w:pPr>
        <w:pStyle w:val="SyntaxDefinition"/>
      </w:pPr>
      <w:r w:rsidRPr="00E77497">
        <w:t>ExponentIndicator SignedInteger</w:t>
      </w:r>
    </w:p>
    <w:p w14:paraId="7C6F5959" w14:textId="77777777" w:rsidR="00E80769" w:rsidRPr="00E77497" w:rsidRDefault="00E80769" w:rsidP="00E80769">
      <w:pPr>
        <w:pStyle w:val="M0"/>
        <w:spacing w:after="0"/>
        <w:rPr>
          <w:sz w:val="16"/>
        </w:rPr>
      </w:pPr>
    </w:p>
    <w:p w14:paraId="56C3A3F7" w14:textId="77777777"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2A7625A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118F593A" w14:textId="77777777" w:rsidR="00E80769" w:rsidRPr="00E77497" w:rsidRDefault="00E80769" w:rsidP="00E80769">
      <w:pPr>
        <w:pStyle w:val="M0"/>
        <w:spacing w:after="0"/>
        <w:rPr>
          <w:sz w:val="16"/>
        </w:rPr>
      </w:pPr>
    </w:p>
    <w:p w14:paraId="435ECC94"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9.3.1</w:t>
      </w:r>
    </w:p>
    <w:p w14:paraId="26DB20AF"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3F81A806" w14:textId="77777777" w:rsidR="00E80769" w:rsidRPr="00E77497" w:rsidRDefault="00E80769" w:rsidP="00E80769">
      <w:pPr>
        <w:pStyle w:val="M0"/>
        <w:spacing w:after="0"/>
        <w:rPr>
          <w:sz w:val="16"/>
        </w:rPr>
      </w:pPr>
    </w:p>
    <w:p w14:paraId="6C17CED6"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9.3.1</w:t>
      </w:r>
    </w:p>
    <w:p w14:paraId="6866CDB8"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4AEEEDED" w14:textId="77777777" w:rsidR="00E80769" w:rsidRPr="00E77497" w:rsidRDefault="00E80769" w:rsidP="00E80769">
      <w:pPr>
        <w:pStyle w:val="M0"/>
        <w:spacing w:after="0"/>
        <w:rPr>
          <w:sz w:val="16"/>
        </w:rPr>
      </w:pPr>
    </w:p>
    <w:p w14:paraId="4B2A6E05" w14:textId="77777777"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9.3.1</w:t>
      </w:r>
    </w:p>
    <w:p w14:paraId="35CB9640"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5E4FE652" w14:textId="77777777" w:rsidR="00E80769" w:rsidRPr="00E77497" w:rsidRDefault="00E80769" w:rsidP="00E80769">
      <w:pPr>
        <w:pStyle w:val="a2"/>
        <w:tabs>
          <w:tab w:val="clear" w:pos="500"/>
          <w:tab w:val="clear" w:pos="720"/>
          <w:tab w:val="left" w:pos="567"/>
        </w:tabs>
      </w:pPr>
      <w:bookmarkStart w:id="30120" w:name="_Toc472818974"/>
      <w:bookmarkStart w:id="30121" w:name="_Toc474641688"/>
      <w:bookmarkStart w:id="30122" w:name="_Toc235503556"/>
      <w:bookmarkStart w:id="30123" w:name="_Toc236208645"/>
      <w:bookmarkStart w:id="30124" w:name="_Toc241509331"/>
      <w:bookmarkStart w:id="30125" w:name="_Toc241557808"/>
      <w:bookmarkStart w:id="30126" w:name="_Toc244416818"/>
      <w:bookmarkStart w:id="30127" w:name="_Toc244657758"/>
      <w:bookmarkStart w:id="30128" w:name="_Toc246652498"/>
      <w:bookmarkStart w:id="30129" w:name="_Toc253562047"/>
      <w:bookmarkStart w:id="30130" w:name="_Toc268506063"/>
      <w:bookmarkStart w:id="30131" w:name="_Toc276631182"/>
      <w:bookmarkStart w:id="30132" w:name="_Toc277944226"/>
      <w:bookmarkStart w:id="30133" w:name="_Toc153968571"/>
      <w:bookmarkStart w:id="30134" w:name="_Toc329528914"/>
      <w:r w:rsidRPr="00E77497">
        <w:t>Expressions</w:t>
      </w:r>
      <w:bookmarkEnd w:id="30120"/>
      <w:bookmarkEnd w:id="30121"/>
      <w:bookmarkEnd w:id="30122"/>
      <w:bookmarkEnd w:id="30123"/>
      <w:bookmarkEnd w:id="30124"/>
      <w:bookmarkEnd w:id="30125"/>
      <w:bookmarkEnd w:id="30126"/>
      <w:bookmarkEnd w:id="30127"/>
      <w:bookmarkEnd w:id="30128"/>
      <w:bookmarkEnd w:id="30129"/>
      <w:bookmarkEnd w:id="30130"/>
      <w:bookmarkEnd w:id="30131"/>
      <w:bookmarkEnd w:id="30132"/>
      <w:bookmarkEnd w:id="30133"/>
      <w:bookmarkEnd w:id="30134"/>
    </w:p>
    <w:p w14:paraId="3A43C629" w14:textId="77777777"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14:paraId="5515DBB9" w14:textId="77777777"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429B3753" w14:textId="77777777" w:rsidR="00E80769" w:rsidRPr="00E77497" w:rsidRDefault="00E80769" w:rsidP="00E80769">
      <w:pPr>
        <w:pStyle w:val="M0"/>
        <w:spacing w:after="0"/>
        <w:rPr>
          <w:sz w:val="16"/>
        </w:rPr>
      </w:pPr>
    </w:p>
    <w:p w14:paraId="57A6534D" w14:textId="77777777"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22D69D3F" w14:textId="77777777"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1E5B3F6C" w14:textId="77777777" w:rsidR="00E80769" w:rsidRPr="00E77497" w:rsidRDefault="00E80769" w:rsidP="00E80769">
      <w:pPr>
        <w:pStyle w:val="M0"/>
        <w:spacing w:after="0"/>
        <w:rPr>
          <w:sz w:val="16"/>
        </w:rPr>
      </w:pPr>
    </w:p>
    <w:p w14:paraId="2D9CDB4A" w14:textId="77777777"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7595838A" w14:textId="77777777"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03E4474A" w14:textId="77777777" w:rsidR="00E80769" w:rsidRPr="00E77497" w:rsidRDefault="00E80769" w:rsidP="00E80769">
      <w:pPr>
        <w:pStyle w:val="M0"/>
        <w:spacing w:after="0"/>
        <w:rPr>
          <w:sz w:val="16"/>
        </w:rPr>
      </w:pPr>
    </w:p>
    <w:p w14:paraId="678F82A0" w14:textId="77777777"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07931C6E" w14:textId="77777777"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31B65572" w14:textId="77777777" w:rsidR="00E80769" w:rsidRPr="00E77497" w:rsidRDefault="00E80769" w:rsidP="00E80769">
      <w:pPr>
        <w:pStyle w:val="M0"/>
        <w:spacing w:after="0"/>
        <w:rPr>
          <w:sz w:val="16"/>
        </w:rPr>
      </w:pPr>
    </w:p>
    <w:p w14:paraId="3AF8B3B5" w14:textId="77777777"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7212F08E" w14:textId="77777777"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del w:id="30135" w:author="Rev 7 Allen Wirfs-Brock" w:date="2012-04-20T09:48:00Z">
        <w:r w:rsidRPr="00E77497" w:rsidDel="002D5AF2">
          <w:delText>PropertyNameAndValueList</w:delText>
        </w:r>
      </w:del>
      <w:ins w:id="30136"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30137" w:author="Rev 7 Allen Wirfs-Brock" w:date="2012-04-20T09:48:00Z">
        <w:r w:rsidRPr="00E77497" w:rsidDel="002D5AF2">
          <w:delText>PropertyNameAndValueList</w:delText>
        </w:r>
      </w:del>
      <w:ins w:id="30138"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5BA37491" w14:textId="77777777" w:rsidR="00E80769" w:rsidRPr="00E77497" w:rsidRDefault="00E80769" w:rsidP="00E80769">
      <w:pPr>
        <w:pStyle w:val="M0"/>
        <w:spacing w:after="0"/>
        <w:rPr>
          <w:sz w:val="16"/>
        </w:rPr>
      </w:pPr>
    </w:p>
    <w:p w14:paraId="28BBB79E" w14:textId="77777777" w:rsidR="00E80769" w:rsidRPr="00E77497" w:rsidRDefault="00E80769" w:rsidP="00E80769">
      <w:pPr>
        <w:pStyle w:val="SyntaxRule"/>
        <w:rPr>
          <w:rFonts w:ascii="Arial" w:hAnsi="Arial"/>
        </w:rPr>
      </w:pPr>
      <w:del w:id="30139" w:author="Rev 7 Allen Wirfs-Brock" w:date="2012-04-20T09:48:00Z">
        <w:r w:rsidRPr="00E77497" w:rsidDel="002D5AF2">
          <w:delText>PropertyNameAndValueList</w:delText>
        </w:r>
      </w:del>
      <w:ins w:id="30140" w:author="Rev 7 Allen Wirfs-Brock" w:date="2012-04-20T09:48:00Z">
        <w:r w:rsidR="002D5AF2">
          <w:t>PropertyDefinitionList</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447FF32D" w14:textId="77777777" w:rsidR="00E80769" w:rsidRPr="00E77497" w:rsidRDefault="00E80769" w:rsidP="00E80769">
      <w:pPr>
        <w:pStyle w:val="SyntaxDefinition"/>
      </w:pPr>
      <w:del w:id="30141" w:author="Rev 7 Allen Wirfs-Brock" w:date="2012-04-20T09:35:00Z">
        <w:r w:rsidRPr="00E77497" w:rsidDel="001A6289">
          <w:delText>PropertyAssignment</w:delText>
        </w:r>
      </w:del>
      <w:ins w:id="30142" w:author="Rev 7 Allen Wirfs-Brock" w:date="2012-04-20T09:35:00Z">
        <w:r w:rsidR="001A6289">
          <w:t>PropertyDefinition</w:t>
        </w:r>
      </w:ins>
      <w:r w:rsidRPr="00E77497">
        <w:br/>
      </w:r>
      <w:del w:id="30143" w:author="Rev 7 Allen Wirfs-Brock" w:date="2012-04-20T09:48:00Z">
        <w:r w:rsidRPr="00E77497" w:rsidDel="002D5AF2">
          <w:delText>PropertyNameAndValueList</w:delText>
        </w:r>
      </w:del>
      <w:ins w:id="30144" w:author="Rev 7 Allen Wirfs-Brock" w:date="2012-04-20T09:48:00Z">
        <w:r w:rsidR="002D5AF2">
          <w:t>PropertyDefinitionList</w:t>
        </w:r>
      </w:ins>
      <w:r w:rsidRPr="00E77497">
        <w:rPr>
          <w:rFonts w:ascii="Courier New" w:hAnsi="Courier New" w:cs="Courier New"/>
          <w:i w:val="0"/>
        </w:rPr>
        <w:t xml:space="preserve"> </w:t>
      </w:r>
      <w:r w:rsidRPr="00E77497">
        <w:rPr>
          <w:rFonts w:ascii="Courier New" w:hAnsi="Courier New" w:cs="Courier New"/>
          <w:b/>
          <w:i w:val="0"/>
        </w:rPr>
        <w:t>,</w:t>
      </w:r>
      <w:r w:rsidRPr="00E77497">
        <w:t xml:space="preserve">  </w:t>
      </w:r>
      <w:del w:id="30145" w:author="Rev 7 Allen Wirfs-Brock" w:date="2012-04-20T09:35:00Z">
        <w:r w:rsidRPr="00E77497" w:rsidDel="001A6289">
          <w:delText>PropertyAssignment</w:delText>
        </w:r>
      </w:del>
      <w:ins w:id="30146" w:author="Rev 7 Allen Wirfs-Brock" w:date="2012-04-20T09:35:00Z">
        <w:r w:rsidR="001A6289">
          <w:t>PropertyDefinition</w:t>
        </w:r>
      </w:ins>
    </w:p>
    <w:p w14:paraId="7BA0E9D3" w14:textId="77777777" w:rsidR="00E80769" w:rsidRPr="00E77497" w:rsidRDefault="00E80769" w:rsidP="00E80769">
      <w:pPr>
        <w:pStyle w:val="SyntaxRule"/>
        <w:rPr>
          <w:rFonts w:ascii="Arial" w:hAnsi="Arial"/>
        </w:rPr>
      </w:pPr>
      <w:del w:id="30147" w:author="Rev 7 Allen Wirfs-Brock" w:date="2012-04-20T09:35:00Z">
        <w:r w:rsidRPr="00E77497" w:rsidDel="001A6289">
          <w:delText>PropertyAssignment</w:delText>
        </w:r>
      </w:del>
      <w:ins w:id="30148" w:author="Rev 7 Allen Wirfs-Brock" w:date="2012-04-20T09:35:00Z">
        <w:r w:rsidR="001A6289">
          <w:t>PropertyDefinition</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673733BE" w14:textId="77777777"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4BC8F609" w14:textId="77777777" w:rsidR="00E80769" w:rsidRPr="00E77497" w:rsidRDefault="00E80769" w:rsidP="00E80769">
      <w:pPr>
        <w:pStyle w:val="M0"/>
        <w:spacing w:after="0"/>
        <w:rPr>
          <w:sz w:val="16"/>
        </w:rPr>
      </w:pPr>
    </w:p>
    <w:p w14:paraId="77939454" w14:textId="77777777"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73AE4B48" w14:textId="77777777" w:rsidR="00E80769" w:rsidRPr="00E77497" w:rsidRDefault="00E80769" w:rsidP="00E80769">
      <w:pPr>
        <w:pStyle w:val="SyntaxDefinition"/>
      </w:pPr>
      <w:r w:rsidRPr="00E77497">
        <w:t>IdentifierName</w:t>
      </w:r>
      <w:r w:rsidRPr="00E77497">
        <w:br/>
        <w:t>StringLiteral</w:t>
      </w:r>
      <w:r w:rsidRPr="00E77497">
        <w:br/>
        <w:t>NumericLiteral</w:t>
      </w:r>
    </w:p>
    <w:p w14:paraId="008AF13C" w14:textId="77777777"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6D5549CF" w14:textId="77777777" w:rsidR="00E80769" w:rsidRPr="00E77497" w:rsidRDefault="00E80769" w:rsidP="00E80769">
      <w:pPr>
        <w:pStyle w:val="SyntaxDefinition"/>
        <w:rPr>
          <w:sz w:val="16"/>
        </w:rPr>
      </w:pPr>
      <w:r w:rsidRPr="00E77497">
        <w:t>Identifier</w:t>
      </w:r>
    </w:p>
    <w:p w14:paraId="7BFD812F" w14:textId="77777777" w:rsidR="00E80769" w:rsidRPr="00E77497" w:rsidRDefault="00E80769" w:rsidP="00E8076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4751DE89" w14:textId="77777777"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14:paraId="2AD30E5B" w14:textId="77777777" w:rsidR="00E80769" w:rsidRPr="00E77497" w:rsidRDefault="00E80769" w:rsidP="00E80769">
      <w:pPr>
        <w:pStyle w:val="M0"/>
        <w:spacing w:after="0"/>
        <w:rPr>
          <w:sz w:val="16"/>
        </w:rPr>
      </w:pPr>
    </w:p>
    <w:p w14:paraId="7DDA71B3" w14:textId="77777777"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4048EC85" w14:textId="77777777"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14:paraId="48A673F9" w14:textId="77777777" w:rsidR="00E80769" w:rsidRPr="00E77497" w:rsidRDefault="00E80769" w:rsidP="00E80769">
      <w:pPr>
        <w:pStyle w:val="M0"/>
        <w:spacing w:after="0"/>
        <w:rPr>
          <w:sz w:val="16"/>
        </w:rPr>
      </w:pPr>
    </w:p>
    <w:p w14:paraId="34BBE023" w14:textId="77777777"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26927FE6" w14:textId="77777777"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5D416495" w14:textId="77777777" w:rsidR="00E80769" w:rsidRPr="00E77497" w:rsidRDefault="00E80769" w:rsidP="00E80769">
      <w:pPr>
        <w:pStyle w:val="M0"/>
        <w:spacing w:after="0"/>
        <w:rPr>
          <w:sz w:val="16"/>
        </w:rPr>
      </w:pPr>
    </w:p>
    <w:p w14:paraId="30BC93A7" w14:textId="77777777"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4D793A3F" w14:textId="77777777"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3EBC4ECA" w14:textId="77777777" w:rsidR="00E80769" w:rsidRPr="00E77497" w:rsidRDefault="00E80769" w:rsidP="00E80769">
      <w:pPr>
        <w:pStyle w:val="M0"/>
        <w:spacing w:after="0"/>
        <w:rPr>
          <w:sz w:val="16"/>
        </w:rPr>
      </w:pPr>
    </w:p>
    <w:p w14:paraId="5927754C" w14:textId="77777777"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59CBBD40" w14:textId="77777777"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78281584" w14:textId="77777777" w:rsidR="00E80769" w:rsidRPr="00E77497" w:rsidRDefault="00E80769" w:rsidP="00E80769">
      <w:pPr>
        <w:pStyle w:val="M0"/>
        <w:spacing w:after="0"/>
        <w:rPr>
          <w:sz w:val="16"/>
        </w:rPr>
      </w:pPr>
    </w:p>
    <w:p w14:paraId="34CE5DEB" w14:textId="77777777"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6BF5C8AD" w14:textId="77777777" w:rsidR="00E80769" w:rsidRPr="00E77497" w:rsidRDefault="00E80769" w:rsidP="00E80769">
      <w:pPr>
        <w:pStyle w:val="SyntaxDefinition"/>
      </w:pPr>
      <w:r w:rsidRPr="00E77497">
        <w:t>NewExpression</w:t>
      </w:r>
      <w:r w:rsidRPr="00E77497">
        <w:br/>
        <w:t>CallExpression</w:t>
      </w:r>
    </w:p>
    <w:p w14:paraId="4F20798D" w14:textId="77777777" w:rsidR="00E80769" w:rsidRPr="00E77497" w:rsidRDefault="00E80769" w:rsidP="00E80769">
      <w:pPr>
        <w:pStyle w:val="M0"/>
        <w:spacing w:after="0"/>
        <w:rPr>
          <w:sz w:val="16"/>
        </w:rPr>
      </w:pPr>
    </w:p>
    <w:p w14:paraId="2BE3F4DC" w14:textId="77777777"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63355F35" w14:textId="77777777"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11925271" w14:textId="77777777" w:rsidR="00E80769" w:rsidRPr="00E77497" w:rsidRDefault="00E80769" w:rsidP="00E80769">
      <w:pPr>
        <w:pStyle w:val="M0"/>
        <w:spacing w:after="0"/>
        <w:rPr>
          <w:sz w:val="16"/>
        </w:rPr>
      </w:pPr>
    </w:p>
    <w:p w14:paraId="357178E4" w14:textId="77777777"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5D379360" w14:textId="77777777"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381DADD5" w14:textId="77777777" w:rsidR="00E80769" w:rsidRPr="00E77497" w:rsidRDefault="00E80769" w:rsidP="00E80769">
      <w:pPr>
        <w:pStyle w:val="M0"/>
        <w:spacing w:after="0"/>
        <w:rPr>
          <w:sz w:val="16"/>
        </w:rPr>
      </w:pPr>
    </w:p>
    <w:p w14:paraId="65A283B1" w14:textId="77777777"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26A309CC" w14:textId="77777777"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57BBB18C" w14:textId="77777777" w:rsidR="00E80769" w:rsidRPr="00E77497" w:rsidRDefault="00E80769" w:rsidP="00E80769">
      <w:pPr>
        <w:pStyle w:val="M0"/>
        <w:spacing w:after="0"/>
        <w:rPr>
          <w:sz w:val="16"/>
        </w:rPr>
      </w:pPr>
    </w:p>
    <w:p w14:paraId="56972AEA" w14:textId="77777777"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005631CC" w14:textId="77777777"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05C109F9" w14:textId="77777777" w:rsidR="00E80769" w:rsidRPr="00E77497" w:rsidRDefault="00E80769" w:rsidP="00E80769">
      <w:pPr>
        <w:pStyle w:val="M0"/>
        <w:spacing w:after="0"/>
        <w:rPr>
          <w:sz w:val="16"/>
        </w:rPr>
      </w:pPr>
    </w:p>
    <w:p w14:paraId="59A84509" w14:textId="77777777"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276D5F98" w14:textId="77777777"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29F91E71" w14:textId="77777777" w:rsidR="00E80769" w:rsidRPr="00E77497" w:rsidRDefault="00E80769" w:rsidP="00E80769">
      <w:pPr>
        <w:pStyle w:val="M0"/>
        <w:spacing w:after="0"/>
        <w:rPr>
          <w:sz w:val="16"/>
        </w:rPr>
      </w:pPr>
    </w:p>
    <w:p w14:paraId="55118ED2" w14:textId="77777777"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1DA0E9DB" w14:textId="77777777" w:rsidR="00E80769" w:rsidRPr="00E77497" w:rsidRDefault="00E80769" w:rsidP="00E80769">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413828B0" w14:textId="77777777" w:rsidR="00E80769" w:rsidRPr="00E77497" w:rsidRDefault="00E80769" w:rsidP="00E80769">
      <w:pPr>
        <w:pStyle w:val="M0"/>
        <w:spacing w:after="0"/>
        <w:rPr>
          <w:sz w:val="16"/>
        </w:rPr>
      </w:pPr>
    </w:p>
    <w:p w14:paraId="227DAF45" w14:textId="77777777" w:rsidR="00E80769" w:rsidRPr="00E77497" w:rsidRDefault="00E80769" w:rsidP="00E80769">
      <w:pPr>
        <w:pStyle w:val="SyntaxRule"/>
        <w:rPr>
          <w:rFonts w:ascii="Arial" w:hAnsi="Arial"/>
        </w:rPr>
      </w:pPr>
      <w:r w:rsidRPr="00E77497">
        <w:t xml:space="preserve">RelationalExpressionNoIn </w:t>
      </w:r>
      <w:r w:rsidRPr="00E77497">
        <w:rPr>
          <w:rFonts w:ascii="Arial" w:hAnsi="Arial"/>
          <w:b/>
          <w:i w:val="0"/>
        </w:rPr>
        <w:t>:</w:t>
      </w:r>
      <w:r w:rsidRPr="00E77497">
        <w:rPr>
          <w:rFonts w:ascii="Arial" w:hAnsi="Arial"/>
          <w:b/>
        </w:rPr>
        <w:tab/>
      </w:r>
      <w:r w:rsidRPr="00E77497">
        <w:rPr>
          <w:rFonts w:ascii="Arial" w:hAnsi="Arial"/>
        </w:rPr>
        <w:t>See 11.8</w:t>
      </w:r>
    </w:p>
    <w:p w14:paraId="4AB9C0E8" w14:textId="77777777" w:rsidR="00E80769" w:rsidRPr="00E77497" w:rsidRDefault="00E80769" w:rsidP="00E80769">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532A7220" w14:textId="77777777" w:rsidR="00E80769" w:rsidRPr="00E77497" w:rsidRDefault="00E80769" w:rsidP="00E80769">
      <w:pPr>
        <w:pStyle w:val="M0"/>
        <w:spacing w:after="0"/>
        <w:rPr>
          <w:sz w:val="16"/>
        </w:rPr>
      </w:pPr>
    </w:p>
    <w:p w14:paraId="1E691A68" w14:textId="77777777"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4126C705" w14:textId="77777777"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07ADF059" w14:textId="77777777" w:rsidR="00E80769" w:rsidRPr="00E77497" w:rsidRDefault="00E80769" w:rsidP="00E80769">
      <w:pPr>
        <w:pStyle w:val="M0"/>
        <w:spacing w:after="0"/>
        <w:rPr>
          <w:sz w:val="16"/>
        </w:rPr>
      </w:pPr>
    </w:p>
    <w:p w14:paraId="36EA3E87" w14:textId="77777777" w:rsidR="00E80769" w:rsidRPr="00E77497" w:rsidRDefault="00E80769" w:rsidP="00E80769">
      <w:pPr>
        <w:pStyle w:val="SyntaxRule"/>
        <w:rPr>
          <w:rFonts w:ascii="Arial" w:hAnsi="Arial"/>
        </w:rPr>
      </w:pPr>
      <w:r w:rsidRPr="00E77497">
        <w:t xml:space="preserve">EqualityExpressionNoIn </w:t>
      </w:r>
      <w:r w:rsidRPr="00E77497">
        <w:rPr>
          <w:rFonts w:ascii="Arial" w:hAnsi="Arial"/>
          <w:b/>
          <w:i w:val="0"/>
        </w:rPr>
        <w:t>:</w:t>
      </w:r>
      <w:r w:rsidRPr="00E77497">
        <w:rPr>
          <w:rFonts w:ascii="Arial" w:hAnsi="Arial"/>
          <w:b/>
        </w:rPr>
        <w:tab/>
      </w:r>
      <w:r w:rsidRPr="00E77497">
        <w:rPr>
          <w:rFonts w:ascii="Arial" w:hAnsi="Arial"/>
        </w:rPr>
        <w:t>See 11.9</w:t>
      </w:r>
    </w:p>
    <w:p w14:paraId="536DA3B9" w14:textId="77777777" w:rsidR="00E80769" w:rsidRPr="00C7794D" w:rsidRDefault="00E80769" w:rsidP="00E80769">
      <w:pPr>
        <w:pStyle w:val="SyntaxDefinition"/>
      </w:pPr>
      <w:r w:rsidRPr="00E77497">
        <w:t>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w:t>
      </w:r>
      <w:r w:rsidRPr="00C7794D">
        <w:t>RelationalExpressionNoIn</w:t>
      </w:r>
    </w:p>
    <w:p w14:paraId="302ED284" w14:textId="77777777" w:rsidR="00E80769" w:rsidRPr="00C7794D" w:rsidRDefault="00E80769" w:rsidP="00E80769">
      <w:pPr>
        <w:pStyle w:val="M0"/>
        <w:spacing w:after="0"/>
        <w:rPr>
          <w:sz w:val="16"/>
        </w:rPr>
      </w:pPr>
    </w:p>
    <w:p w14:paraId="0F4ED16C" w14:textId="77777777"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5DC4C9F0" w14:textId="77777777"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6183F4BF" w14:textId="77777777" w:rsidR="00E80769" w:rsidRPr="00A67AF2" w:rsidRDefault="00E80769" w:rsidP="00E80769">
      <w:pPr>
        <w:pStyle w:val="M0"/>
        <w:spacing w:after="0"/>
        <w:rPr>
          <w:sz w:val="16"/>
        </w:rPr>
      </w:pPr>
    </w:p>
    <w:p w14:paraId="1E512732" w14:textId="77777777" w:rsidR="00E80769" w:rsidRPr="00675B74" w:rsidRDefault="00E80769" w:rsidP="00E80769">
      <w:pPr>
        <w:pStyle w:val="SyntaxRule"/>
        <w:rPr>
          <w:rFonts w:ascii="Arial" w:hAnsi="Arial"/>
        </w:rPr>
      </w:pPr>
      <w:r w:rsidRPr="00A67AF2">
        <w:t xml:space="preserve">BitwiseANDExpressionNoIn </w:t>
      </w:r>
      <w:r w:rsidRPr="00A67AF2">
        <w:rPr>
          <w:rFonts w:ascii="Arial" w:hAnsi="Arial"/>
          <w:b/>
          <w:i w:val="0"/>
        </w:rPr>
        <w:t>:</w:t>
      </w:r>
      <w:r w:rsidRPr="00B820AB">
        <w:rPr>
          <w:rFonts w:ascii="Arial" w:hAnsi="Arial"/>
          <w:b/>
        </w:rPr>
        <w:tab/>
      </w:r>
      <w:r w:rsidRPr="00675B74">
        <w:rPr>
          <w:rFonts w:ascii="Arial" w:hAnsi="Arial"/>
        </w:rPr>
        <w:t>See 11.10</w:t>
      </w:r>
    </w:p>
    <w:p w14:paraId="2A595A8B" w14:textId="77777777" w:rsidR="00E80769" w:rsidRPr="00E77497" w:rsidRDefault="00E80769" w:rsidP="00E80769">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40F354DF" w14:textId="77777777" w:rsidR="00E80769" w:rsidRPr="00E77497" w:rsidRDefault="00E80769" w:rsidP="00E80769">
      <w:pPr>
        <w:pStyle w:val="M0"/>
        <w:spacing w:after="0"/>
        <w:rPr>
          <w:sz w:val="16"/>
        </w:rPr>
      </w:pPr>
    </w:p>
    <w:p w14:paraId="520BC8B3" w14:textId="77777777"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291F6521" w14:textId="77777777"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34775E42" w14:textId="77777777" w:rsidR="00E80769" w:rsidRPr="00E77497" w:rsidRDefault="00E80769" w:rsidP="00E80769">
      <w:pPr>
        <w:pStyle w:val="M0"/>
        <w:spacing w:after="0"/>
        <w:rPr>
          <w:sz w:val="16"/>
        </w:rPr>
      </w:pPr>
    </w:p>
    <w:p w14:paraId="6267D773" w14:textId="77777777" w:rsidR="00E80769" w:rsidRPr="00E77497" w:rsidRDefault="00E80769" w:rsidP="00E80769">
      <w:pPr>
        <w:pStyle w:val="SyntaxRule"/>
        <w:rPr>
          <w:rFonts w:ascii="Arial" w:hAnsi="Arial"/>
        </w:rPr>
      </w:pPr>
      <w:r w:rsidRPr="00E77497">
        <w:t xml:space="preserve">BitwiseXORExpressionNoIn </w:t>
      </w:r>
      <w:r w:rsidRPr="00E77497">
        <w:rPr>
          <w:rFonts w:ascii="Arial" w:hAnsi="Arial"/>
          <w:b/>
          <w:i w:val="0"/>
        </w:rPr>
        <w:t>:</w:t>
      </w:r>
      <w:r w:rsidRPr="00E77497">
        <w:rPr>
          <w:rFonts w:ascii="Arial" w:hAnsi="Arial"/>
          <w:b/>
        </w:rPr>
        <w:tab/>
      </w:r>
      <w:r w:rsidRPr="00E77497">
        <w:rPr>
          <w:rFonts w:ascii="Arial" w:hAnsi="Arial"/>
        </w:rPr>
        <w:t>See 11.10</w:t>
      </w:r>
    </w:p>
    <w:p w14:paraId="44C14FF0" w14:textId="77777777" w:rsidR="00E80769" w:rsidRPr="00E77497" w:rsidRDefault="00E80769" w:rsidP="00E80769">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47247903" w14:textId="77777777" w:rsidR="00E80769" w:rsidRPr="00E77497" w:rsidRDefault="00E80769" w:rsidP="00E80769">
      <w:pPr>
        <w:pStyle w:val="M0"/>
        <w:spacing w:after="0"/>
        <w:rPr>
          <w:sz w:val="16"/>
        </w:rPr>
      </w:pPr>
    </w:p>
    <w:p w14:paraId="5D434539" w14:textId="77777777"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78C39370" w14:textId="77777777"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01FC39EF" w14:textId="77777777" w:rsidR="00E80769" w:rsidRPr="00E77497" w:rsidRDefault="00E80769" w:rsidP="00E80769">
      <w:pPr>
        <w:pStyle w:val="M0"/>
        <w:spacing w:after="0"/>
        <w:rPr>
          <w:sz w:val="16"/>
        </w:rPr>
      </w:pPr>
    </w:p>
    <w:p w14:paraId="44473E3F" w14:textId="77777777" w:rsidR="00E80769" w:rsidRPr="00E77497" w:rsidRDefault="00E80769" w:rsidP="00E80769">
      <w:pPr>
        <w:pStyle w:val="SyntaxRule"/>
        <w:rPr>
          <w:rFonts w:ascii="Arial" w:hAnsi="Arial"/>
        </w:rPr>
      </w:pPr>
      <w:r w:rsidRPr="00E77497">
        <w:t xml:space="preserve">BitwiseORExpressionNoIn </w:t>
      </w:r>
      <w:r w:rsidRPr="00E77497">
        <w:rPr>
          <w:rFonts w:ascii="Arial" w:hAnsi="Arial"/>
          <w:b/>
          <w:i w:val="0"/>
        </w:rPr>
        <w:t>:</w:t>
      </w:r>
      <w:r w:rsidRPr="00E77497">
        <w:rPr>
          <w:rFonts w:ascii="Arial" w:hAnsi="Arial"/>
          <w:b/>
        </w:rPr>
        <w:tab/>
      </w:r>
      <w:r w:rsidRPr="00E77497">
        <w:rPr>
          <w:rFonts w:ascii="Arial" w:hAnsi="Arial"/>
        </w:rPr>
        <w:t>See 11.10</w:t>
      </w:r>
    </w:p>
    <w:p w14:paraId="7C2BC81C" w14:textId="77777777" w:rsidR="00E80769" w:rsidRPr="00E77497" w:rsidRDefault="00E80769" w:rsidP="00E80769">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36A8C71E" w14:textId="77777777" w:rsidR="00E80769" w:rsidRPr="00E77497" w:rsidRDefault="00E80769" w:rsidP="00E80769">
      <w:pPr>
        <w:pStyle w:val="M0"/>
        <w:spacing w:after="0"/>
        <w:rPr>
          <w:sz w:val="16"/>
        </w:rPr>
      </w:pPr>
    </w:p>
    <w:p w14:paraId="03EBA7F0" w14:textId="77777777"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02965418" w14:textId="77777777" w:rsidR="00E80769" w:rsidRPr="00E77497" w:rsidRDefault="00E80769" w:rsidP="00E80769">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5C24CF25" w14:textId="77777777" w:rsidR="00E80769" w:rsidRPr="00E77497" w:rsidRDefault="00E80769" w:rsidP="00E80769">
      <w:pPr>
        <w:pStyle w:val="M0"/>
        <w:spacing w:after="0"/>
        <w:rPr>
          <w:sz w:val="16"/>
        </w:rPr>
      </w:pPr>
    </w:p>
    <w:p w14:paraId="0B2BA1A7" w14:textId="77777777" w:rsidR="00E80769" w:rsidRPr="00E77497" w:rsidRDefault="00E80769" w:rsidP="00E80769">
      <w:pPr>
        <w:pStyle w:val="SyntaxRule"/>
        <w:rPr>
          <w:rFonts w:ascii="Arial" w:hAnsi="Arial"/>
        </w:rPr>
      </w:pPr>
      <w:r w:rsidRPr="00E77497">
        <w:t xml:space="preserve">LogicalANDExpressionNoIn </w:t>
      </w:r>
      <w:r w:rsidRPr="00E77497">
        <w:rPr>
          <w:rFonts w:ascii="Arial" w:hAnsi="Arial"/>
          <w:b/>
          <w:i w:val="0"/>
        </w:rPr>
        <w:t>:</w:t>
      </w:r>
      <w:r w:rsidRPr="00E77497">
        <w:rPr>
          <w:rFonts w:ascii="Arial" w:hAnsi="Arial"/>
          <w:b/>
        </w:rPr>
        <w:tab/>
      </w:r>
      <w:r w:rsidRPr="00E77497">
        <w:rPr>
          <w:rFonts w:ascii="Arial" w:hAnsi="Arial"/>
        </w:rPr>
        <w:t>See 11.11</w:t>
      </w:r>
    </w:p>
    <w:p w14:paraId="23E53AAB" w14:textId="77777777" w:rsidR="00E80769" w:rsidRPr="00E77497" w:rsidRDefault="00E80769" w:rsidP="00E80769">
      <w:pPr>
        <w:pStyle w:val="SyntaxDefinition"/>
      </w:pPr>
      <w:r w:rsidRPr="00E77497">
        <w:t>BitwiseORExpressionNoIn</w:t>
      </w:r>
      <w:r w:rsidRPr="00E77497">
        <w:br/>
        <w:t xml:space="preserve">LogicalANDExpressionNoIn </w:t>
      </w:r>
      <w:r w:rsidRPr="00E77497">
        <w:rPr>
          <w:rFonts w:ascii="Courier New" w:hAnsi="Courier New"/>
          <w:b/>
          <w:i w:val="0"/>
        </w:rPr>
        <w:t>&amp;&amp;</w:t>
      </w:r>
      <w:r w:rsidRPr="00E77497">
        <w:t xml:space="preserve"> BitwiseORExpressionNoIn</w:t>
      </w:r>
    </w:p>
    <w:p w14:paraId="2C087209" w14:textId="77777777" w:rsidR="00E80769" w:rsidRPr="00E77497" w:rsidRDefault="00E80769" w:rsidP="00E80769">
      <w:pPr>
        <w:pStyle w:val="M0"/>
        <w:spacing w:after="0"/>
        <w:rPr>
          <w:sz w:val="16"/>
        </w:rPr>
      </w:pPr>
    </w:p>
    <w:p w14:paraId="5B0B9AC9" w14:textId="77777777"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673DF0DA" w14:textId="77777777"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4E4DC13F" w14:textId="77777777" w:rsidR="00E80769" w:rsidRPr="00E77497" w:rsidRDefault="00E80769" w:rsidP="00E80769">
      <w:pPr>
        <w:pStyle w:val="M0"/>
        <w:spacing w:after="0"/>
        <w:rPr>
          <w:sz w:val="16"/>
        </w:rPr>
      </w:pPr>
    </w:p>
    <w:p w14:paraId="17FB76DD" w14:textId="77777777" w:rsidR="00E80769" w:rsidRPr="00E77497" w:rsidRDefault="00E80769" w:rsidP="00E80769">
      <w:pPr>
        <w:pStyle w:val="SyntaxRule"/>
        <w:rPr>
          <w:rFonts w:ascii="Arial" w:hAnsi="Arial"/>
        </w:rPr>
      </w:pPr>
      <w:r w:rsidRPr="00E77497">
        <w:t xml:space="preserve">LogicalORExpressionNoIn </w:t>
      </w:r>
      <w:r w:rsidRPr="00E77497">
        <w:rPr>
          <w:rFonts w:ascii="Arial" w:hAnsi="Arial"/>
          <w:b/>
          <w:i w:val="0"/>
        </w:rPr>
        <w:t>:</w:t>
      </w:r>
      <w:r w:rsidRPr="00E77497">
        <w:rPr>
          <w:rFonts w:ascii="Arial" w:hAnsi="Arial"/>
          <w:b/>
        </w:rPr>
        <w:tab/>
      </w:r>
      <w:r w:rsidRPr="00E77497">
        <w:rPr>
          <w:rFonts w:ascii="Arial" w:hAnsi="Arial"/>
        </w:rPr>
        <w:t>See 11.11</w:t>
      </w:r>
    </w:p>
    <w:p w14:paraId="250BC21F" w14:textId="77777777" w:rsidR="00E80769" w:rsidRPr="00C7794D" w:rsidRDefault="00E80769" w:rsidP="00E80769">
      <w:pPr>
        <w:pStyle w:val="SyntaxDefinition"/>
      </w:pPr>
      <w:r w:rsidRPr="00C7794D">
        <w:t>LogicalANDExpressionNoIn</w:t>
      </w:r>
      <w:r w:rsidRPr="00C7794D">
        <w:br/>
        <w:t xml:space="preserve">LogicalORExpressionNoIn </w:t>
      </w:r>
      <w:r w:rsidRPr="00C7794D">
        <w:rPr>
          <w:rFonts w:ascii="Courier New" w:hAnsi="Courier New"/>
          <w:b/>
          <w:i w:val="0"/>
        </w:rPr>
        <w:t>||</w:t>
      </w:r>
      <w:r w:rsidRPr="00C7794D">
        <w:t xml:space="preserve"> LogicalANDExpressionNoIn</w:t>
      </w:r>
    </w:p>
    <w:p w14:paraId="4F22DDD4" w14:textId="77777777" w:rsidR="00E80769" w:rsidRPr="00C7794D" w:rsidRDefault="00E80769" w:rsidP="00E80769">
      <w:pPr>
        <w:pStyle w:val="M0"/>
        <w:spacing w:after="0"/>
        <w:rPr>
          <w:sz w:val="16"/>
        </w:rPr>
      </w:pPr>
    </w:p>
    <w:p w14:paraId="07A4DB32" w14:textId="77777777" w:rsidR="00E80769" w:rsidRPr="00C7794D" w:rsidRDefault="00E80769" w:rsidP="00E8076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5A79C416" w14:textId="77777777"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0C645F4E" w14:textId="77777777" w:rsidR="00E80769" w:rsidRPr="00C7794D" w:rsidRDefault="00E80769" w:rsidP="00E80769">
      <w:pPr>
        <w:pStyle w:val="M0"/>
        <w:spacing w:after="0"/>
        <w:rPr>
          <w:sz w:val="16"/>
        </w:rPr>
      </w:pPr>
    </w:p>
    <w:p w14:paraId="01A8E89D" w14:textId="77777777" w:rsidR="00E80769" w:rsidRPr="00C7794D" w:rsidRDefault="00E80769" w:rsidP="00E80769">
      <w:pPr>
        <w:pStyle w:val="SyntaxRule"/>
        <w:rPr>
          <w:rFonts w:ascii="Arial" w:hAnsi="Arial"/>
        </w:rPr>
      </w:pPr>
      <w:r w:rsidRPr="00C7794D">
        <w:t xml:space="preserve">ConditionalExpressionNoIn </w:t>
      </w:r>
      <w:r w:rsidRPr="00C7794D">
        <w:rPr>
          <w:rFonts w:ascii="Arial" w:hAnsi="Arial"/>
          <w:b/>
          <w:i w:val="0"/>
        </w:rPr>
        <w:t>:</w:t>
      </w:r>
      <w:r w:rsidRPr="00C7794D">
        <w:rPr>
          <w:rFonts w:ascii="Arial" w:hAnsi="Arial"/>
          <w:b/>
        </w:rPr>
        <w:tab/>
      </w:r>
      <w:r w:rsidRPr="00C7794D">
        <w:rPr>
          <w:rFonts w:ascii="Arial" w:hAnsi="Arial"/>
        </w:rPr>
        <w:t>See 11.12</w:t>
      </w:r>
    </w:p>
    <w:p w14:paraId="47F08821" w14:textId="77777777" w:rsidR="00E80769" w:rsidRPr="00C7794D" w:rsidRDefault="00E80769" w:rsidP="00E80769">
      <w:pPr>
        <w:pStyle w:val="SyntaxDefinition"/>
      </w:pPr>
      <w:r w:rsidRPr="00C7794D">
        <w:t>LogicalORExpressionNoIn</w:t>
      </w:r>
      <w:r w:rsidRPr="00C7794D">
        <w:br/>
        <w:t>LogicalORExpressionNoIn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AssignmentExpressionNoIn</w:t>
      </w:r>
    </w:p>
    <w:p w14:paraId="71A34390" w14:textId="77777777" w:rsidR="00E80769" w:rsidRPr="00C7794D" w:rsidRDefault="00E80769" w:rsidP="00E80769">
      <w:pPr>
        <w:pStyle w:val="M0"/>
        <w:spacing w:after="0"/>
        <w:rPr>
          <w:sz w:val="16"/>
        </w:rPr>
      </w:pPr>
    </w:p>
    <w:p w14:paraId="1F63CDFF" w14:textId="77777777"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52E26BA7" w14:textId="77777777"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5348D277" w14:textId="77777777" w:rsidR="00E80769" w:rsidRPr="006B6D0A" w:rsidRDefault="00E80769" w:rsidP="00E80769">
      <w:pPr>
        <w:pStyle w:val="M0"/>
        <w:spacing w:after="0"/>
        <w:rPr>
          <w:sz w:val="16"/>
        </w:rPr>
      </w:pPr>
    </w:p>
    <w:p w14:paraId="2BBEEF2E" w14:textId="77777777" w:rsidR="00E80769" w:rsidRPr="00A67AF2" w:rsidRDefault="00E80769" w:rsidP="00E80769">
      <w:pPr>
        <w:pStyle w:val="SyntaxRule"/>
        <w:rPr>
          <w:rFonts w:ascii="Arial" w:hAnsi="Arial"/>
        </w:rPr>
      </w:pPr>
      <w:r w:rsidRPr="00E65A34">
        <w:t xml:space="preserve">AssignmentExpressionNoIn </w:t>
      </w:r>
      <w:r w:rsidRPr="00546435">
        <w:rPr>
          <w:rFonts w:ascii="Arial" w:hAnsi="Arial"/>
          <w:b/>
          <w:i w:val="0"/>
        </w:rPr>
        <w:t>:</w:t>
      </w:r>
      <w:r w:rsidRPr="00A67AF2">
        <w:rPr>
          <w:rFonts w:ascii="Arial" w:hAnsi="Arial"/>
          <w:b/>
        </w:rPr>
        <w:tab/>
      </w:r>
      <w:r w:rsidRPr="00A67AF2">
        <w:rPr>
          <w:rFonts w:ascii="Arial" w:hAnsi="Arial"/>
        </w:rPr>
        <w:t>See 11.13</w:t>
      </w:r>
    </w:p>
    <w:p w14:paraId="56EA8A48" w14:textId="77777777" w:rsidR="00E80769" w:rsidRPr="00675B74" w:rsidRDefault="00E80769" w:rsidP="00E80769">
      <w:pPr>
        <w:pStyle w:val="SyntaxDefinition"/>
      </w:pPr>
      <w:r w:rsidRPr="00A67AF2">
        <w:t>ConditionalExpressionNoIn</w:t>
      </w:r>
      <w:r w:rsidRPr="00A67AF2">
        <w:br/>
        <w:t>LeftHandSideExpression</w:t>
      </w:r>
      <w:r w:rsidRPr="00B820AB">
        <w:rPr>
          <w:rFonts w:ascii="Courier New" w:hAnsi="Courier New" w:cs="Courier New"/>
          <w:b/>
          <w:i w:val="0"/>
        </w:rPr>
        <w:t xml:space="preserve"> = </w:t>
      </w:r>
      <w:r w:rsidRPr="00675B74">
        <w:t>AssignmentExpressionNoIn</w:t>
      </w:r>
      <w:r w:rsidRPr="00675B74">
        <w:br/>
        <w:t>LeftHandSideExpression AssignmentOperator AssignmentExpressionNoIn</w:t>
      </w:r>
    </w:p>
    <w:p w14:paraId="7EC7CC70" w14:textId="77777777" w:rsidR="00E80769" w:rsidRPr="00E77497" w:rsidRDefault="00E80769" w:rsidP="00E80769">
      <w:pPr>
        <w:pStyle w:val="M0"/>
        <w:spacing w:after="0"/>
        <w:rPr>
          <w:sz w:val="16"/>
        </w:rPr>
      </w:pPr>
    </w:p>
    <w:p w14:paraId="51FACE30" w14:textId="77777777"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14:paraId="20C971E0" w14:textId="77777777" w:rsidTr="006E1632">
        <w:trPr>
          <w:trHeight w:hRule="exact" w:val="240"/>
        </w:trPr>
        <w:tc>
          <w:tcPr>
            <w:tcW w:w="648" w:type="dxa"/>
          </w:tcPr>
          <w:p w14:paraId="1DC4D7B0" w14:textId="77777777" w:rsidR="00E80769" w:rsidRPr="00E77497" w:rsidRDefault="00E80769" w:rsidP="00B46C10">
            <w:pPr>
              <w:pStyle w:val="SyntaxOneOf"/>
            </w:pPr>
            <w:r w:rsidRPr="00E77497">
              <w:t>*=</w:t>
            </w:r>
          </w:p>
        </w:tc>
        <w:tc>
          <w:tcPr>
            <w:tcW w:w="648" w:type="dxa"/>
          </w:tcPr>
          <w:p w14:paraId="23934305" w14:textId="77777777" w:rsidR="00E80769" w:rsidRPr="00E77497" w:rsidRDefault="00E80769" w:rsidP="00B46C10">
            <w:pPr>
              <w:pStyle w:val="SyntaxOneOf"/>
            </w:pPr>
            <w:r w:rsidRPr="00E77497">
              <w:t>/=</w:t>
            </w:r>
          </w:p>
        </w:tc>
        <w:tc>
          <w:tcPr>
            <w:tcW w:w="648" w:type="dxa"/>
          </w:tcPr>
          <w:p w14:paraId="637EE69D" w14:textId="77777777" w:rsidR="00E80769" w:rsidRPr="00E77497" w:rsidRDefault="00E80769" w:rsidP="00B46C10">
            <w:pPr>
              <w:pStyle w:val="SyntaxOneOf"/>
            </w:pPr>
            <w:r w:rsidRPr="00E77497">
              <w:t>%=</w:t>
            </w:r>
          </w:p>
        </w:tc>
        <w:tc>
          <w:tcPr>
            <w:tcW w:w="648" w:type="dxa"/>
          </w:tcPr>
          <w:p w14:paraId="16620009" w14:textId="77777777" w:rsidR="00E80769" w:rsidRPr="00E77497" w:rsidRDefault="00E80769" w:rsidP="00B46C10">
            <w:pPr>
              <w:pStyle w:val="SyntaxOneOf"/>
            </w:pPr>
            <w:r w:rsidRPr="00E77497">
              <w:t>+=</w:t>
            </w:r>
          </w:p>
        </w:tc>
        <w:tc>
          <w:tcPr>
            <w:tcW w:w="648" w:type="dxa"/>
          </w:tcPr>
          <w:p w14:paraId="48A81B6E" w14:textId="77777777" w:rsidR="00E80769" w:rsidRPr="00E77497" w:rsidRDefault="00E80769" w:rsidP="00B46C10">
            <w:pPr>
              <w:pStyle w:val="SyntaxOneOf"/>
            </w:pPr>
            <w:r w:rsidRPr="00E77497">
              <w:t>-=</w:t>
            </w:r>
          </w:p>
        </w:tc>
        <w:tc>
          <w:tcPr>
            <w:tcW w:w="648" w:type="dxa"/>
          </w:tcPr>
          <w:p w14:paraId="743133B5" w14:textId="77777777" w:rsidR="00E80769" w:rsidRPr="00E77497" w:rsidRDefault="00E80769" w:rsidP="00B46C10">
            <w:pPr>
              <w:pStyle w:val="SyntaxOneOf"/>
            </w:pPr>
            <w:r w:rsidRPr="00E77497">
              <w:t>&lt;&lt;=</w:t>
            </w:r>
          </w:p>
        </w:tc>
        <w:tc>
          <w:tcPr>
            <w:tcW w:w="648" w:type="dxa"/>
          </w:tcPr>
          <w:p w14:paraId="1E99A469" w14:textId="77777777" w:rsidR="00E80769" w:rsidRPr="00E77497" w:rsidRDefault="00E80769" w:rsidP="00B46C10">
            <w:pPr>
              <w:pStyle w:val="SyntaxOneOf"/>
            </w:pPr>
            <w:r w:rsidRPr="00E77497">
              <w:t>&gt;&gt;=</w:t>
            </w:r>
          </w:p>
        </w:tc>
        <w:tc>
          <w:tcPr>
            <w:tcW w:w="648" w:type="dxa"/>
          </w:tcPr>
          <w:p w14:paraId="07451B27" w14:textId="77777777" w:rsidR="00E80769" w:rsidRPr="00E77497" w:rsidRDefault="00E80769" w:rsidP="00B46C10">
            <w:pPr>
              <w:pStyle w:val="SyntaxOneOf"/>
            </w:pPr>
            <w:r w:rsidRPr="00E77497">
              <w:t>&gt;&gt;&gt;=</w:t>
            </w:r>
          </w:p>
        </w:tc>
        <w:tc>
          <w:tcPr>
            <w:tcW w:w="648" w:type="dxa"/>
          </w:tcPr>
          <w:p w14:paraId="012F53D4" w14:textId="77777777" w:rsidR="00E80769" w:rsidRPr="00E77497" w:rsidRDefault="00E80769" w:rsidP="00B46C10">
            <w:pPr>
              <w:pStyle w:val="SyntaxOneOf"/>
            </w:pPr>
            <w:r w:rsidRPr="00E77497">
              <w:t>&amp;=</w:t>
            </w:r>
          </w:p>
        </w:tc>
        <w:tc>
          <w:tcPr>
            <w:tcW w:w="648" w:type="dxa"/>
          </w:tcPr>
          <w:p w14:paraId="0FAFA963" w14:textId="77777777" w:rsidR="00E80769" w:rsidRPr="00E77497" w:rsidRDefault="00E80769" w:rsidP="00B46C10">
            <w:pPr>
              <w:pStyle w:val="SyntaxOneOf"/>
            </w:pPr>
            <w:r w:rsidRPr="00E77497">
              <w:t>^=</w:t>
            </w:r>
          </w:p>
        </w:tc>
        <w:tc>
          <w:tcPr>
            <w:tcW w:w="648" w:type="dxa"/>
          </w:tcPr>
          <w:p w14:paraId="6101E560" w14:textId="77777777" w:rsidR="00E80769" w:rsidRPr="00E77497" w:rsidRDefault="00E80769" w:rsidP="00B46C10">
            <w:pPr>
              <w:pStyle w:val="SyntaxOneOf"/>
            </w:pPr>
            <w:r w:rsidRPr="00E77497">
              <w:t>|=</w:t>
            </w:r>
          </w:p>
        </w:tc>
      </w:tr>
    </w:tbl>
    <w:p w14:paraId="6B226003" w14:textId="77777777" w:rsidR="00E80769" w:rsidRPr="00E77497" w:rsidRDefault="00E80769" w:rsidP="00E80769">
      <w:pPr>
        <w:pStyle w:val="M0"/>
        <w:spacing w:after="0"/>
        <w:rPr>
          <w:sz w:val="16"/>
        </w:rPr>
      </w:pPr>
    </w:p>
    <w:p w14:paraId="20CA316D" w14:textId="77777777"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14:paraId="07D6F074" w14:textId="77777777"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5BD33B0D" w14:textId="77777777" w:rsidR="00E80769" w:rsidRPr="00E77497" w:rsidRDefault="00E80769" w:rsidP="00E80769">
      <w:pPr>
        <w:pStyle w:val="M0"/>
        <w:spacing w:after="0"/>
        <w:rPr>
          <w:sz w:val="16"/>
        </w:rPr>
      </w:pPr>
    </w:p>
    <w:p w14:paraId="518D424E" w14:textId="77777777" w:rsidR="00E80769" w:rsidRPr="00E77497" w:rsidRDefault="00E80769" w:rsidP="00E80769">
      <w:pPr>
        <w:pStyle w:val="SyntaxRule"/>
        <w:rPr>
          <w:rFonts w:ascii="Arial" w:hAnsi="Arial"/>
        </w:rPr>
      </w:pPr>
      <w:r w:rsidRPr="00E77497">
        <w:t xml:space="preserve">ExpressionNoIn </w:t>
      </w:r>
      <w:r w:rsidRPr="00E77497">
        <w:rPr>
          <w:rFonts w:ascii="Arial" w:hAnsi="Arial"/>
          <w:b/>
          <w:i w:val="0"/>
        </w:rPr>
        <w:t>:</w:t>
      </w:r>
      <w:r w:rsidRPr="00E77497">
        <w:rPr>
          <w:rFonts w:ascii="Arial" w:hAnsi="Arial"/>
        </w:rPr>
        <w:tab/>
        <w:t>See 11.14</w:t>
      </w:r>
    </w:p>
    <w:p w14:paraId="33358959" w14:textId="77777777" w:rsidR="00E80769" w:rsidRPr="00E77497" w:rsidRDefault="00E80769" w:rsidP="00E80769">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27E2DB19" w14:textId="77777777" w:rsidR="00E80769" w:rsidRPr="00E77497" w:rsidRDefault="00E80769" w:rsidP="00E80769">
      <w:pPr>
        <w:pStyle w:val="a2"/>
        <w:tabs>
          <w:tab w:val="clear" w:pos="500"/>
          <w:tab w:val="clear" w:pos="720"/>
          <w:tab w:val="left" w:pos="567"/>
        </w:tabs>
      </w:pPr>
      <w:bookmarkStart w:id="30149" w:name="_Toc472818975"/>
      <w:bookmarkStart w:id="30150" w:name="_Toc474641689"/>
      <w:bookmarkStart w:id="30151" w:name="_Toc235503557"/>
      <w:bookmarkStart w:id="30152" w:name="_Toc236208646"/>
      <w:bookmarkStart w:id="30153" w:name="_Toc241509332"/>
      <w:bookmarkStart w:id="30154" w:name="_Toc241557809"/>
      <w:bookmarkStart w:id="30155" w:name="_Toc244416819"/>
      <w:bookmarkStart w:id="30156" w:name="_Toc244657759"/>
      <w:bookmarkStart w:id="30157" w:name="_Toc246652499"/>
      <w:bookmarkStart w:id="30158" w:name="_Toc253562048"/>
      <w:bookmarkStart w:id="30159" w:name="_Toc268506064"/>
      <w:bookmarkStart w:id="30160" w:name="_Toc276631183"/>
      <w:bookmarkStart w:id="30161" w:name="_Toc277944227"/>
      <w:bookmarkStart w:id="30162" w:name="_Toc153968572"/>
      <w:bookmarkStart w:id="30163" w:name="_Toc329528915"/>
      <w:r w:rsidRPr="00E77497">
        <w:t>Statements</w:t>
      </w:r>
      <w:bookmarkEnd w:id="30149"/>
      <w:bookmarkEnd w:id="30150"/>
      <w:bookmarkEnd w:id="30151"/>
      <w:bookmarkEnd w:id="30152"/>
      <w:bookmarkEnd w:id="30153"/>
      <w:bookmarkEnd w:id="30154"/>
      <w:bookmarkEnd w:id="30155"/>
      <w:bookmarkEnd w:id="30156"/>
      <w:bookmarkEnd w:id="30157"/>
      <w:bookmarkEnd w:id="30158"/>
      <w:bookmarkEnd w:id="30159"/>
      <w:bookmarkEnd w:id="30160"/>
      <w:bookmarkEnd w:id="30161"/>
      <w:bookmarkEnd w:id="30162"/>
      <w:bookmarkEnd w:id="30163"/>
    </w:p>
    <w:p w14:paraId="44FC17A9" w14:textId="77777777"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16249679" w14:textId="77777777"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14AD5EE6" w14:textId="77777777"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5A1E6735" w14:textId="77777777"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5B6A4B4C" w14:textId="77777777" w:rsidR="00E80769" w:rsidRPr="00E77497" w:rsidRDefault="00E80769" w:rsidP="00E80769">
      <w:pPr>
        <w:pStyle w:val="M0"/>
        <w:spacing w:after="0"/>
        <w:rPr>
          <w:sz w:val="16"/>
        </w:rPr>
      </w:pPr>
    </w:p>
    <w:p w14:paraId="17D783CB" w14:textId="77777777"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41E7CCC7" w14:textId="77777777" w:rsidR="00E80769" w:rsidRPr="00E77497" w:rsidRDefault="00E80769" w:rsidP="00E80769">
      <w:pPr>
        <w:pStyle w:val="SyntaxDefinition"/>
      </w:pPr>
      <w:r w:rsidRPr="00E77497">
        <w:t>Statement</w:t>
      </w:r>
      <w:r w:rsidRPr="00E77497">
        <w:br/>
        <w:t>StatementList Statement</w:t>
      </w:r>
    </w:p>
    <w:p w14:paraId="74A7B373" w14:textId="77777777" w:rsidR="00E80769" w:rsidRPr="00E77497" w:rsidRDefault="00E80769" w:rsidP="00E80769">
      <w:pPr>
        <w:pStyle w:val="M0"/>
        <w:spacing w:after="0"/>
        <w:rPr>
          <w:sz w:val="16"/>
        </w:rPr>
      </w:pPr>
    </w:p>
    <w:p w14:paraId="609C35B7" w14:textId="77777777"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63C59FE5" w14:textId="77777777"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2F93FC0B" w14:textId="77777777" w:rsidR="00E80769" w:rsidRPr="00E77497" w:rsidRDefault="00E80769" w:rsidP="00E80769">
      <w:pPr>
        <w:pStyle w:val="M0"/>
        <w:spacing w:after="0"/>
        <w:rPr>
          <w:sz w:val="16"/>
        </w:rPr>
      </w:pPr>
    </w:p>
    <w:p w14:paraId="5B390265" w14:textId="77777777"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351DB2B6" w14:textId="77777777"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4F5DB7AC" w14:textId="77777777" w:rsidR="00E80769" w:rsidRPr="00E77497" w:rsidRDefault="00E80769" w:rsidP="00E80769">
      <w:pPr>
        <w:pStyle w:val="M0"/>
        <w:spacing w:after="0"/>
        <w:rPr>
          <w:sz w:val="16"/>
        </w:rPr>
      </w:pPr>
    </w:p>
    <w:p w14:paraId="595C2D3B" w14:textId="77777777" w:rsidR="00E80769" w:rsidRPr="00E77497" w:rsidRDefault="00E80769" w:rsidP="00E80769">
      <w:pPr>
        <w:pStyle w:val="SyntaxRule"/>
        <w:rPr>
          <w:rFonts w:ascii="Arial" w:hAnsi="Arial"/>
        </w:rPr>
      </w:pPr>
      <w:r w:rsidRPr="00E77497">
        <w:t xml:space="preserve">VariableDeclarationListNoIn </w:t>
      </w:r>
      <w:r w:rsidRPr="00E77497">
        <w:rPr>
          <w:rFonts w:ascii="Arial" w:hAnsi="Arial"/>
          <w:b/>
          <w:i w:val="0"/>
        </w:rPr>
        <w:t>:</w:t>
      </w:r>
      <w:r w:rsidRPr="00E77497">
        <w:rPr>
          <w:rFonts w:ascii="Arial" w:hAnsi="Arial"/>
          <w:b/>
        </w:rPr>
        <w:tab/>
      </w:r>
      <w:r w:rsidRPr="00E77497">
        <w:rPr>
          <w:rFonts w:ascii="Arial" w:hAnsi="Arial"/>
        </w:rPr>
        <w:t>See 12.2</w:t>
      </w:r>
    </w:p>
    <w:p w14:paraId="404011EA" w14:textId="77777777" w:rsidR="00E80769" w:rsidRPr="00E77497" w:rsidRDefault="00E80769" w:rsidP="00E80769">
      <w:pPr>
        <w:pStyle w:val="SyntaxDefinition"/>
      </w:pPr>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p>
    <w:p w14:paraId="74FC23E8" w14:textId="77777777" w:rsidR="00E80769" w:rsidRPr="00E77497" w:rsidRDefault="00E80769" w:rsidP="00E80769">
      <w:pPr>
        <w:pStyle w:val="M0"/>
        <w:spacing w:after="0"/>
        <w:rPr>
          <w:sz w:val="16"/>
        </w:rPr>
      </w:pPr>
    </w:p>
    <w:p w14:paraId="07FA7CB0" w14:textId="77777777"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2F8E13BA" w14:textId="77777777" w:rsidR="00E80769" w:rsidRPr="00E77497" w:rsidRDefault="00E80769" w:rsidP="00E80769">
      <w:pPr>
        <w:pStyle w:val="SyntaxDefinition"/>
      </w:pPr>
      <w:r w:rsidRPr="00E77497">
        <w:t>Identifier Initialiser</w:t>
      </w:r>
      <w:r w:rsidRPr="00E77497">
        <w:rPr>
          <w:rFonts w:ascii="Arial" w:hAnsi="Arial"/>
          <w:i w:val="0"/>
          <w:vertAlign w:val="subscript"/>
        </w:rPr>
        <w:t>opt</w:t>
      </w:r>
    </w:p>
    <w:p w14:paraId="78978B5A" w14:textId="77777777" w:rsidR="00E80769" w:rsidRPr="00E77497" w:rsidRDefault="00E80769" w:rsidP="00E80769">
      <w:pPr>
        <w:pStyle w:val="M0"/>
        <w:spacing w:after="0"/>
        <w:rPr>
          <w:sz w:val="16"/>
        </w:rPr>
      </w:pPr>
    </w:p>
    <w:p w14:paraId="68C9F228" w14:textId="77777777" w:rsidR="00E80769" w:rsidRPr="00E77497" w:rsidRDefault="00E80769" w:rsidP="00E80769">
      <w:pPr>
        <w:pStyle w:val="SyntaxRule"/>
        <w:rPr>
          <w:rFonts w:ascii="Arial" w:hAnsi="Arial"/>
        </w:rPr>
      </w:pPr>
      <w:r w:rsidRPr="00E77497">
        <w:t xml:space="preserve">VariableDeclarationNoIn </w:t>
      </w:r>
      <w:r w:rsidRPr="00E77497">
        <w:rPr>
          <w:rFonts w:ascii="Arial" w:hAnsi="Arial"/>
          <w:b/>
          <w:i w:val="0"/>
        </w:rPr>
        <w:t>:</w:t>
      </w:r>
      <w:r w:rsidRPr="00E77497">
        <w:rPr>
          <w:rFonts w:ascii="Arial" w:hAnsi="Arial"/>
          <w:b/>
        </w:rPr>
        <w:tab/>
      </w:r>
      <w:r w:rsidRPr="00E77497">
        <w:rPr>
          <w:rFonts w:ascii="Arial" w:hAnsi="Arial"/>
        </w:rPr>
        <w:t>See 12.2</w:t>
      </w:r>
    </w:p>
    <w:p w14:paraId="265BC91E" w14:textId="77777777" w:rsidR="00E80769" w:rsidRPr="00E77497" w:rsidRDefault="00E80769" w:rsidP="00E80769">
      <w:pPr>
        <w:pStyle w:val="SyntaxDefinition"/>
      </w:pPr>
      <w:r w:rsidRPr="00E77497">
        <w:t>Identifier InitialiserNoIn</w:t>
      </w:r>
      <w:r w:rsidRPr="00E77497">
        <w:rPr>
          <w:rFonts w:ascii="Arial" w:hAnsi="Arial"/>
          <w:i w:val="0"/>
          <w:vertAlign w:val="subscript"/>
        </w:rPr>
        <w:t>opt</w:t>
      </w:r>
    </w:p>
    <w:p w14:paraId="2A3F3C8C" w14:textId="77777777" w:rsidR="00E80769" w:rsidRPr="00E77497" w:rsidRDefault="00E80769" w:rsidP="00E80769">
      <w:pPr>
        <w:pStyle w:val="M0"/>
        <w:spacing w:after="0"/>
        <w:rPr>
          <w:sz w:val="16"/>
        </w:rPr>
      </w:pPr>
    </w:p>
    <w:p w14:paraId="5702869F" w14:textId="77777777" w:rsidR="00E80769" w:rsidRPr="00E77497" w:rsidRDefault="00E80769" w:rsidP="00E8076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16F371B5"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w:t>
      </w:r>
    </w:p>
    <w:p w14:paraId="145DEE78" w14:textId="77777777" w:rsidR="00E80769" w:rsidRPr="00E77497" w:rsidRDefault="00E80769" w:rsidP="00E80769">
      <w:pPr>
        <w:pStyle w:val="M0"/>
        <w:spacing w:after="0"/>
        <w:rPr>
          <w:sz w:val="16"/>
        </w:rPr>
      </w:pPr>
    </w:p>
    <w:p w14:paraId="72923088" w14:textId="77777777" w:rsidR="00E80769" w:rsidRPr="00E77497" w:rsidRDefault="00E80769" w:rsidP="00E80769">
      <w:pPr>
        <w:pStyle w:val="SyntaxRule"/>
        <w:rPr>
          <w:rFonts w:ascii="Arial" w:hAnsi="Arial"/>
        </w:rPr>
      </w:pPr>
      <w:r w:rsidRPr="00E77497">
        <w:t xml:space="preserve">InitialiserNoIn </w:t>
      </w:r>
      <w:r w:rsidRPr="00E77497">
        <w:rPr>
          <w:rFonts w:ascii="Arial" w:hAnsi="Arial"/>
          <w:b/>
          <w:i w:val="0"/>
        </w:rPr>
        <w:t>:</w:t>
      </w:r>
      <w:r w:rsidRPr="00E77497">
        <w:rPr>
          <w:rFonts w:ascii="Arial" w:hAnsi="Arial"/>
          <w:b/>
        </w:rPr>
        <w:tab/>
      </w:r>
      <w:r w:rsidRPr="00E77497">
        <w:rPr>
          <w:rFonts w:ascii="Arial" w:hAnsi="Arial"/>
        </w:rPr>
        <w:t>See 12.2</w:t>
      </w:r>
    </w:p>
    <w:p w14:paraId="6D5CC16C"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AssignmentExpressionNoIn</w:t>
      </w:r>
    </w:p>
    <w:p w14:paraId="1A753B5B" w14:textId="77777777" w:rsidR="00E80769" w:rsidRPr="00E77497" w:rsidRDefault="00E80769" w:rsidP="00E80769">
      <w:pPr>
        <w:pStyle w:val="M0"/>
        <w:spacing w:after="0"/>
        <w:rPr>
          <w:sz w:val="16"/>
        </w:rPr>
      </w:pPr>
    </w:p>
    <w:p w14:paraId="1E72D3EC" w14:textId="77777777"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3638D19D"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14:paraId="3CCE3573" w14:textId="77777777" w:rsidR="00E80769" w:rsidRPr="00E77497" w:rsidRDefault="00E80769" w:rsidP="00E80769">
      <w:pPr>
        <w:pStyle w:val="M0"/>
        <w:spacing w:after="0"/>
        <w:rPr>
          <w:sz w:val="16"/>
        </w:rPr>
      </w:pPr>
    </w:p>
    <w:p w14:paraId="4DE54635" w14:textId="77777777"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6FC33964" w14:textId="77777777"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2F7D9EE0" w14:textId="77777777" w:rsidR="00E80769" w:rsidRPr="00E77497" w:rsidRDefault="00E80769" w:rsidP="00E80769">
      <w:pPr>
        <w:pStyle w:val="M0"/>
        <w:spacing w:after="0"/>
        <w:rPr>
          <w:sz w:val="16"/>
        </w:rPr>
      </w:pPr>
    </w:p>
    <w:p w14:paraId="0144C06F" w14:textId="77777777"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4597199F" w14:textId="77777777"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50BEC48D" w14:textId="77777777" w:rsidR="00E80769" w:rsidRPr="00E77497" w:rsidRDefault="00E80769" w:rsidP="00E80769">
      <w:pPr>
        <w:pStyle w:val="M0"/>
        <w:spacing w:after="0"/>
        <w:rPr>
          <w:sz w:val="16"/>
        </w:rPr>
      </w:pPr>
    </w:p>
    <w:p w14:paraId="418727B8" w14:textId="77777777"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790B9728" w14:textId="77777777" w:rsidR="00E80769" w:rsidRPr="00E77497" w:rsidRDefault="00E80769" w:rsidP="00E80769">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VariableDeclarationNoIn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4CB2C727" w14:textId="77777777" w:rsidR="00E80769" w:rsidRPr="00E77497" w:rsidRDefault="00E80769" w:rsidP="00E80769">
      <w:pPr>
        <w:pStyle w:val="M0"/>
        <w:spacing w:after="0"/>
        <w:rPr>
          <w:sz w:val="16"/>
        </w:rPr>
      </w:pPr>
    </w:p>
    <w:p w14:paraId="018EF31F" w14:textId="77777777"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64119878" w14:textId="77777777"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121313E2" w14:textId="77777777" w:rsidR="00E80769" w:rsidRPr="00E77497" w:rsidRDefault="00E80769" w:rsidP="00E80769">
      <w:pPr>
        <w:pStyle w:val="M0"/>
        <w:spacing w:after="0"/>
        <w:rPr>
          <w:sz w:val="16"/>
        </w:rPr>
      </w:pPr>
    </w:p>
    <w:p w14:paraId="00EE6D58" w14:textId="77777777"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55E56AD6" w14:textId="77777777"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5D40717A" w14:textId="77777777" w:rsidR="00E80769" w:rsidRPr="00E77497" w:rsidRDefault="00E80769" w:rsidP="00E80769">
      <w:pPr>
        <w:pStyle w:val="M0"/>
        <w:spacing w:after="0"/>
        <w:rPr>
          <w:sz w:val="16"/>
        </w:rPr>
      </w:pPr>
    </w:p>
    <w:p w14:paraId="0C4E438B" w14:textId="77777777"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3181E664" w14:textId="77777777"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5F705B53" w14:textId="77777777" w:rsidR="00E80769" w:rsidRPr="00E77497" w:rsidRDefault="00E80769" w:rsidP="00E80769">
      <w:pPr>
        <w:pStyle w:val="M0"/>
        <w:spacing w:after="0"/>
        <w:rPr>
          <w:sz w:val="16"/>
        </w:rPr>
      </w:pPr>
    </w:p>
    <w:p w14:paraId="746C668D" w14:textId="77777777"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7DA72289" w14:textId="77777777"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0FE4D097" w14:textId="77777777" w:rsidR="00E80769" w:rsidRPr="00E77497" w:rsidRDefault="00E80769" w:rsidP="00E80769">
      <w:pPr>
        <w:pStyle w:val="M0"/>
        <w:spacing w:after="0"/>
        <w:rPr>
          <w:sz w:val="16"/>
        </w:rPr>
      </w:pPr>
    </w:p>
    <w:p w14:paraId="5822FD35" w14:textId="77777777"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5158B79D" w14:textId="77777777"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5388E850" w14:textId="77777777" w:rsidR="00E80769" w:rsidRPr="00E77497" w:rsidRDefault="00E80769" w:rsidP="00E80769">
      <w:pPr>
        <w:pStyle w:val="M0"/>
        <w:spacing w:after="0"/>
        <w:rPr>
          <w:sz w:val="16"/>
        </w:rPr>
      </w:pPr>
    </w:p>
    <w:p w14:paraId="46451C94" w14:textId="77777777"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64663999" w14:textId="77777777"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40BC88A2" w14:textId="77777777" w:rsidR="00E80769" w:rsidRPr="00E77497" w:rsidRDefault="00E80769" w:rsidP="00E80769">
      <w:pPr>
        <w:pStyle w:val="M0"/>
        <w:spacing w:after="0"/>
        <w:rPr>
          <w:sz w:val="16"/>
        </w:rPr>
      </w:pPr>
    </w:p>
    <w:p w14:paraId="1BD297D4" w14:textId="77777777"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791765D8" w14:textId="77777777" w:rsidR="00E80769" w:rsidRPr="00E77497" w:rsidRDefault="00E80769" w:rsidP="00E80769">
      <w:pPr>
        <w:pStyle w:val="SyntaxDefinition"/>
      </w:pPr>
      <w:r w:rsidRPr="00E77497">
        <w:t>CaseClause</w:t>
      </w:r>
      <w:r w:rsidRPr="00E77497">
        <w:br/>
        <w:t>CaseClauses CaseClause</w:t>
      </w:r>
    </w:p>
    <w:p w14:paraId="11AB1AC3" w14:textId="77777777" w:rsidR="00E80769" w:rsidRPr="00E77497" w:rsidRDefault="00E80769" w:rsidP="00E80769">
      <w:pPr>
        <w:pStyle w:val="M0"/>
        <w:spacing w:after="0"/>
        <w:rPr>
          <w:sz w:val="16"/>
        </w:rPr>
      </w:pPr>
    </w:p>
    <w:p w14:paraId="6C2E7817" w14:textId="77777777"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14:paraId="4DC1EE9C" w14:textId="77777777"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23EBB203" w14:textId="77777777" w:rsidR="00E80769" w:rsidRPr="00E77497" w:rsidRDefault="00E80769" w:rsidP="00E80769">
      <w:pPr>
        <w:pStyle w:val="M0"/>
        <w:spacing w:after="0"/>
        <w:rPr>
          <w:sz w:val="16"/>
        </w:rPr>
      </w:pPr>
    </w:p>
    <w:p w14:paraId="2418E0AD" w14:textId="77777777"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6970208A" w14:textId="77777777"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0D9D4A38" w14:textId="77777777" w:rsidR="00E80769" w:rsidRPr="00E77497" w:rsidRDefault="00E80769" w:rsidP="00E80769">
      <w:pPr>
        <w:pStyle w:val="M0"/>
        <w:spacing w:after="0"/>
        <w:rPr>
          <w:sz w:val="16"/>
        </w:rPr>
      </w:pPr>
    </w:p>
    <w:p w14:paraId="6634F206" w14:textId="77777777"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1835CC6A" w14:textId="77777777"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14:paraId="62EFB820" w14:textId="77777777" w:rsidR="00E80769" w:rsidRPr="00E77497" w:rsidRDefault="00E80769" w:rsidP="00E80769">
      <w:pPr>
        <w:pStyle w:val="M0"/>
        <w:spacing w:after="0"/>
        <w:rPr>
          <w:sz w:val="16"/>
        </w:rPr>
      </w:pPr>
    </w:p>
    <w:p w14:paraId="2177979E" w14:textId="77777777"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040042C6" w14:textId="77777777"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190E4627" w14:textId="77777777" w:rsidR="00E80769" w:rsidRPr="00E77497" w:rsidRDefault="00E80769" w:rsidP="00E80769">
      <w:pPr>
        <w:pStyle w:val="M0"/>
        <w:spacing w:after="0"/>
        <w:rPr>
          <w:sz w:val="16"/>
        </w:rPr>
      </w:pPr>
    </w:p>
    <w:p w14:paraId="53A5FDB0" w14:textId="77777777"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220239A2" w14:textId="77777777"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4A69B685" w14:textId="77777777" w:rsidR="00E80769" w:rsidRPr="00E77497" w:rsidRDefault="00E80769" w:rsidP="00E80769">
      <w:pPr>
        <w:pStyle w:val="M0"/>
        <w:spacing w:after="0"/>
        <w:rPr>
          <w:sz w:val="16"/>
        </w:rPr>
      </w:pPr>
    </w:p>
    <w:p w14:paraId="548BEEC5" w14:textId="77777777"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1753EF55" w14:textId="77777777"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0A115BB6" w14:textId="77777777" w:rsidR="00E80769" w:rsidRPr="00E77497" w:rsidRDefault="00E80769" w:rsidP="00E80769">
      <w:pPr>
        <w:pStyle w:val="M0"/>
        <w:spacing w:after="0"/>
        <w:rPr>
          <w:sz w:val="16"/>
        </w:rPr>
      </w:pPr>
    </w:p>
    <w:p w14:paraId="56F801B3" w14:textId="77777777"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03660CCB" w14:textId="77777777" w:rsidR="00E80769" w:rsidRPr="00E77497" w:rsidRDefault="00E80769" w:rsidP="00E80769">
      <w:pPr>
        <w:pStyle w:val="SyntaxDefinition"/>
      </w:pPr>
      <w:r w:rsidRPr="00E77497">
        <w:rPr>
          <w:rFonts w:ascii="Courier New" w:hAnsi="Courier New"/>
          <w:b/>
          <w:i w:val="0"/>
        </w:rPr>
        <w:t>finally</w:t>
      </w:r>
      <w:r w:rsidRPr="00E77497">
        <w:t xml:space="preserve"> Block</w:t>
      </w:r>
    </w:p>
    <w:p w14:paraId="7D057646" w14:textId="77777777"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559753EA" w14:textId="77777777"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297B14D8" w14:textId="77777777" w:rsidR="00E80769" w:rsidRPr="00E77497" w:rsidRDefault="00E80769" w:rsidP="00E80769">
      <w:pPr>
        <w:pStyle w:val="a2"/>
        <w:tabs>
          <w:tab w:val="clear" w:pos="500"/>
          <w:tab w:val="clear" w:pos="720"/>
          <w:tab w:val="left" w:pos="567"/>
        </w:tabs>
      </w:pPr>
      <w:bookmarkStart w:id="30164" w:name="_Toc472818976"/>
      <w:bookmarkStart w:id="30165" w:name="_Toc474641690"/>
      <w:bookmarkStart w:id="30166" w:name="_Toc235503558"/>
      <w:bookmarkStart w:id="30167" w:name="_Toc236208647"/>
      <w:bookmarkStart w:id="30168" w:name="_Toc241509333"/>
      <w:bookmarkStart w:id="30169" w:name="_Toc241557810"/>
      <w:bookmarkStart w:id="30170" w:name="_Toc244416820"/>
      <w:bookmarkStart w:id="30171" w:name="_Toc244657760"/>
      <w:bookmarkStart w:id="30172" w:name="_Toc246652500"/>
      <w:bookmarkStart w:id="30173" w:name="_Toc253562049"/>
      <w:bookmarkStart w:id="30174" w:name="_Toc268506065"/>
      <w:bookmarkStart w:id="30175" w:name="_Toc276631184"/>
      <w:bookmarkStart w:id="30176" w:name="_Toc277944228"/>
      <w:bookmarkStart w:id="30177" w:name="_Toc153968573"/>
      <w:bookmarkStart w:id="30178" w:name="_Toc329528916"/>
      <w:r w:rsidRPr="00E77497">
        <w:t>Functions and Programs</w:t>
      </w:r>
      <w:bookmarkEnd w:id="30164"/>
      <w:bookmarkEnd w:id="30165"/>
      <w:bookmarkEnd w:id="30166"/>
      <w:bookmarkEnd w:id="30167"/>
      <w:bookmarkEnd w:id="30168"/>
      <w:bookmarkEnd w:id="30169"/>
      <w:bookmarkEnd w:id="30170"/>
      <w:bookmarkEnd w:id="30171"/>
      <w:bookmarkEnd w:id="30172"/>
      <w:bookmarkEnd w:id="30173"/>
      <w:bookmarkEnd w:id="30174"/>
      <w:bookmarkEnd w:id="30175"/>
      <w:bookmarkEnd w:id="30176"/>
      <w:bookmarkEnd w:id="30177"/>
      <w:bookmarkEnd w:id="30178"/>
    </w:p>
    <w:p w14:paraId="71DB7E54" w14:textId="77777777"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0C8A50E2" w14:textId="77777777"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314DA506" w14:textId="77777777" w:rsidR="00E80769" w:rsidRPr="00E77497" w:rsidRDefault="00E80769" w:rsidP="00E80769">
      <w:pPr>
        <w:pStyle w:val="M0"/>
        <w:spacing w:after="0"/>
        <w:rPr>
          <w:sz w:val="16"/>
        </w:rPr>
      </w:pPr>
    </w:p>
    <w:p w14:paraId="0AC0B67E" w14:textId="77777777"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1E25B50D" w14:textId="77777777"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279F6CD2" w14:textId="77777777" w:rsidR="00E80769" w:rsidRPr="00E77497" w:rsidRDefault="00E80769" w:rsidP="00E80769">
      <w:pPr>
        <w:pStyle w:val="M0"/>
        <w:spacing w:after="0"/>
        <w:rPr>
          <w:sz w:val="16"/>
        </w:rPr>
      </w:pPr>
    </w:p>
    <w:p w14:paraId="2A1E7780" w14:textId="77777777"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6DDB40B7" w14:textId="77777777"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0F4E96CF" w14:textId="77777777" w:rsidR="00E80769" w:rsidRPr="00E77497" w:rsidRDefault="00E80769" w:rsidP="00E80769">
      <w:pPr>
        <w:pStyle w:val="M0"/>
        <w:spacing w:after="0"/>
        <w:rPr>
          <w:sz w:val="16"/>
        </w:rPr>
      </w:pPr>
    </w:p>
    <w:p w14:paraId="54FC2D15" w14:textId="77777777"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695A6D12"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4D1741B3" w14:textId="77777777" w:rsidR="00E80769" w:rsidRPr="00E77497" w:rsidRDefault="00E80769" w:rsidP="00E80769">
      <w:pPr>
        <w:pStyle w:val="M0"/>
        <w:spacing w:after="0"/>
        <w:rPr>
          <w:sz w:val="16"/>
        </w:rPr>
      </w:pPr>
    </w:p>
    <w:p w14:paraId="10405B07" w14:textId="77777777"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14:paraId="0FF0DDB5"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26762B24" w14:textId="77777777" w:rsidR="00E80769" w:rsidRPr="00E77497" w:rsidRDefault="00E80769" w:rsidP="00E80769">
      <w:pPr>
        <w:pStyle w:val="M0"/>
        <w:spacing w:after="0"/>
        <w:rPr>
          <w:sz w:val="16"/>
        </w:rPr>
      </w:pPr>
    </w:p>
    <w:p w14:paraId="1E61DB5F" w14:textId="77777777"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2B299671" w14:textId="77777777" w:rsidR="00E80769" w:rsidRPr="00E77497" w:rsidRDefault="00E80769" w:rsidP="00E80769">
      <w:pPr>
        <w:pStyle w:val="SyntaxDefinition"/>
      </w:pPr>
      <w:r w:rsidRPr="00E77497">
        <w:t>SourceElement</w:t>
      </w:r>
      <w:r w:rsidRPr="00E77497">
        <w:br/>
        <w:t>SourceElements SourceElement</w:t>
      </w:r>
    </w:p>
    <w:p w14:paraId="757D391A" w14:textId="77777777" w:rsidR="00E80769" w:rsidRPr="00E77497" w:rsidRDefault="00E80769" w:rsidP="00E80769">
      <w:pPr>
        <w:pStyle w:val="M0"/>
        <w:spacing w:after="0"/>
        <w:rPr>
          <w:sz w:val="16"/>
        </w:rPr>
      </w:pPr>
    </w:p>
    <w:p w14:paraId="6004824B" w14:textId="77777777"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28076E29" w14:textId="77777777" w:rsidR="00E80769" w:rsidRPr="00E77497" w:rsidRDefault="00E80769" w:rsidP="00E80769">
      <w:pPr>
        <w:pStyle w:val="SyntaxDefinition"/>
      </w:pPr>
      <w:r w:rsidRPr="00E77497">
        <w:t>Statement</w:t>
      </w:r>
      <w:r w:rsidRPr="00E77497">
        <w:br/>
        <w:t>FunctionDeclaration</w:t>
      </w:r>
    </w:p>
    <w:p w14:paraId="4019D87C" w14:textId="77777777" w:rsidR="00E80769" w:rsidRPr="00E77497" w:rsidRDefault="00E80769" w:rsidP="00E80769">
      <w:pPr>
        <w:pStyle w:val="a2"/>
        <w:tabs>
          <w:tab w:val="clear" w:pos="500"/>
          <w:tab w:val="clear" w:pos="720"/>
          <w:tab w:val="left" w:pos="567"/>
        </w:tabs>
      </w:pPr>
      <w:bookmarkStart w:id="30179" w:name="_Toc472818977"/>
      <w:bookmarkStart w:id="30180" w:name="_Toc474641691"/>
      <w:bookmarkStart w:id="30181" w:name="_Toc235503559"/>
      <w:bookmarkStart w:id="30182" w:name="_Toc236208648"/>
      <w:bookmarkStart w:id="30183" w:name="_Toc241509334"/>
      <w:bookmarkStart w:id="30184" w:name="_Toc241557811"/>
      <w:bookmarkStart w:id="30185" w:name="_Toc244416821"/>
      <w:bookmarkStart w:id="30186" w:name="_Toc244657761"/>
      <w:bookmarkStart w:id="30187" w:name="_Toc246652501"/>
      <w:bookmarkStart w:id="30188" w:name="_Toc253562050"/>
      <w:bookmarkStart w:id="30189" w:name="_Toc268506066"/>
      <w:bookmarkStart w:id="30190" w:name="_Toc276631185"/>
      <w:bookmarkStart w:id="30191" w:name="_Toc277944229"/>
      <w:bookmarkStart w:id="30192" w:name="_Toc153968574"/>
      <w:bookmarkStart w:id="30193" w:name="_Toc329528917"/>
      <w:r w:rsidRPr="00E77497">
        <w:t>Universal Resource Identifier Character Classes</w:t>
      </w:r>
      <w:bookmarkEnd w:id="30179"/>
      <w:bookmarkEnd w:id="30180"/>
      <w:bookmarkEnd w:id="30181"/>
      <w:bookmarkEnd w:id="30182"/>
      <w:bookmarkEnd w:id="30183"/>
      <w:bookmarkEnd w:id="30184"/>
      <w:bookmarkEnd w:id="30185"/>
      <w:bookmarkEnd w:id="30186"/>
      <w:bookmarkEnd w:id="30187"/>
      <w:bookmarkEnd w:id="30188"/>
      <w:bookmarkEnd w:id="30189"/>
      <w:bookmarkEnd w:id="30190"/>
      <w:bookmarkEnd w:id="30191"/>
      <w:bookmarkEnd w:id="30192"/>
      <w:bookmarkEnd w:id="30193"/>
    </w:p>
    <w:p w14:paraId="3A92F2BA" w14:textId="77777777"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32768FB4" w14:textId="77777777" w:rsidR="00E80769" w:rsidRPr="00E77497" w:rsidRDefault="00E80769" w:rsidP="00E80769">
      <w:pPr>
        <w:pStyle w:val="SyntaxDefinition"/>
      </w:pPr>
      <w:r w:rsidRPr="00E77497">
        <w:t>uriCharacters</w:t>
      </w:r>
      <w:r w:rsidRPr="00E77497">
        <w:rPr>
          <w:rFonts w:ascii="Arial" w:hAnsi="Arial"/>
          <w:i w:val="0"/>
          <w:vertAlign w:val="subscript"/>
        </w:rPr>
        <w:t>opt</w:t>
      </w:r>
    </w:p>
    <w:p w14:paraId="0973C6D5" w14:textId="77777777" w:rsidR="00E80769" w:rsidRPr="00E77497" w:rsidRDefault="00E80769" w:rsidP="00E80769">
      <w:pPr>
        <w:pStyle w:val="M0"/>
        <w:spacing w:after="0"/>
        <w:rPr>
          <w:sz w:val="16"/>
        </w:rPr>
      </w:pPr>
    </w:p>
    <w:p w14:paraId="399F9612" w14:textId="77777777"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14:paraId="3A4D0F53" w14:textId="77777777" w:rsidR="00E80769" w:rsidRPr="00E77497" w:rsidRDefault="00E80769" w:rsidP="00E80769">
      <w:pPr>
        <w:pStyle w:val="SyntaxDefinition"/>
      </w:pPr>
      <w:r w:rsidRPr="00E77497">
        <w:t>uriCharacter uriCharacters</w:t>
      </w:r>
      <w:r w:rsidRPr="00E77497">
        <w:rPr>
          <w:rFonts w:ascii="Arial" w:hAnsi="Arial"/>
          <w:i w:val="0"/>
          <w:vertAlign w:val="subscript"/>
        </w:rPr>
        <w:t>opt</w:t>
      </w:r>
    </w:p>
    <w:p w14:paraId="3951B460" w14:textId="77777777" w:rsidR="00E80769" w:rsidRPr="00E77497" w:rsidRDefault="00E80769" w:rsidP="00E80769">
      <w:pPr>
        <w:pStyle w:val="M0"/>
        <w:spacing w:after="0"/>
        <w:rPr>
          <w:sz w:val="16"/>
        </w:rPr>
      </w:pPr>
    </w:p>
    <w:p w14:paraId="0E819CD2" w14:textId="77777777"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14:paraId="1D69E4E1" w14:textId="77777777" w:rsidR="00E80769" w:rsidRPr="00E77497" w:rsidRDefault="00E80769" w:rsidP="00E80769">
      <w:pPr>
        <w:pStyle w:val="SyntaxDefinition"/>
      </w:pPr>
      <w:r w:rsidRPr="00E77497">
        <w:t>uriReserved</w:t>
      </w:r>
      <w:r w:rsidRPr="00E77497">
        <w:br/>
        <w:t>uriUnescaped</w:t>
      </w:r>
      <w:r w:rsidRPr="00E77497">
        <w:br/>
        <w:t>uriEscaped</w:t>
      </w:r>
    </w:p>
    <w:p w14:paraId="027E553F" w14:textId="77777777" w:rsidR="00E80769" w:rsidRPr="00E77497" w:rsidRDefault="00E80769" w:rsidP="00E80769">
      <w:pPr>
        <w:pStyle w:val="M0"/>
        <w:spacing w:after="0"/>
        <w:rPr>
          <w:sz w:val="16"/>
        </w:rPr>
      </w:pPr>
    </w:p>
    <w:p w14:paraId="43990CA1" w14:textId="77777777"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618665E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14:paraId="7C00A24A" w14:textId="77777777" w:rsidR="00E80769" w:rsidRPr="00E77497" w:rsidRDefault="00E80769" w:rsidP="00E80769">
      <w:pPr>
        <w:pStyle w:val="M0"/>
        <w:spacing w:after="0"/>
        <w:rPr>
          <w:sz w:val="16"/>
        </w:rPr>
      </w:pPr>
    </w:p>
    <w:p w14:paraId="3F5EDA62" w14:textId="77777777"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14:paraId="34ECB1DA" w14:textId="77777777" w:rsidR="00E80769" w:rsidRPr="00E77497" w:rsidRDefault="00E80769" w:rsidP="00E80769">
      <w:pPr>
        <w:pStyle w:val="SyntaxDefinition"/>
      </w:pPr>
      <w:r w:rsidRPr="00E77497">
        <w:t>uriAlpha</w:t>
      </w:r>
      <w:r w:rsidRPr="00E77497">
        <w:br/>
        <w:t>DecimalDigit</w:t>
      </w:r>
      <w:r w:rsidRPr="00E77497">
        <w:br/>
        <w:t>uriMark</w:t>
      </w:r>
    </w:p>
    <w:p w14:paraId="776FC046" w14:textId="77777777" w:rsidR="00E80769" w:rsidRPr="00E77497" w:rsidRDefault="00E80769" w:rsidP="00E80769">
      <w:pPr>
        <w:pStyle w:val="M0"/>
        <w:spacing w:after="0"/>
        <w:rPr>
          <w:sz w:val="16"/>
        </w:rPr>
      </w:pPr>
    </w:p>
    <w:p w14:paraId="15303398" w14:textId="77777777"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753812ED" w14:textId="77777777" w:rsidR="00E80769" w:rsidRPr="00E77497" w:rsidRDefault="00E80769" w:rsidP="00E80769">
      <w:pPr>
        <w:pStyle w:val="SyntaxDefinition"/>
      </w:pPr>
      <w:r w:rsidRPr="00E77497">
        <w:rPr>
          <w:rFonts w:ascii="Courier New" w:hAnsi="Courier New"/>
          <w:b/>
          <w:i w:val="0"/>
        </w:rPr>
        <w:t>%</w:t>
      </w:r>
      <w:r w:rsidRPr="00E77497">
        <w:t xml:space="preserve"> HexDigit HexDigit</w:t>
      </w:r>
    </w:p>
    <w:p w14:paraId="033AFD98" w14:textId="77777777" w:rsidR="00E80769" w:rsidRPr="00E77497" w:rsidRDefault="00E80769" w:rsidP="00E80769">
      <w:pPr>
        <w:pStyle w:val="M0"/>
        <w:spacing w:after="0"/>
        <w:rPr>
          <w:sz w:val="16"/>
        </w:rPr>
      </w:pPr>
    </w:p>
    <w:p w14:paraId="091F6E7D" w14:textId="77777777"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15DE62B8"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0F7DE4E2" w14:textId="77777777" w:rsidR="00E80769" w:rsidRPr="00E77497" w:rsidRDefault="00E80769" w:rsidP="00E80769">
      <w:pPr>
        <w:pStyle w:val="M0"/>
        <w:spacing w:after="0"/>
        <w:rPr>
          <w:sz w:val="16"/>
        </w:rPr>
      </w:pPr>
    </w:p>
    <w:p w14:paraId="6BC27798" w14:textId="77777777"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1E730156"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14:paraId="3D070CE5" w14:textId="77777777" w:rsidR="00E80769" w:rsidRPr="00E77497" w:rsidRDefault="00E80769" w:rsidP="00E80769">
      <w:pPr>
        <w:pStyle w:val="a2"/>
        <w:tabs>
          <w:tab w:val="clear" w:pos="500"/>
          <w:tab w:val="clear" w:pos="720"/>
          <w:tab w:val="left" w:pos="567"/>
        </w:tabs>
      </w:pPr>
      <w:bookmarkStart w:id="30194" w:name="_Toc472818978"/>
      <w:bookmarkStart w:id="30195" w:name="_Toc474641692"/>
      <w:bookmarkStart w:id="30196" w:name="_Toc235503560"/>
      <w:bookmarkStart w:id="30197" w:name="_Toc236208649"/>
      <w:bookmarkStart w:id="30198" w:name="_Toc241509335"/>
      <w:bookmarkStart w:id="30199" w:name="_Toc241557812"/>
      <w:bookmarkStart w:id="30200" w:name="_Toc244416822"/>
      <w:bookmarkStart w:id="30201" w:name="_Toc244657762"/>
      <w:bookmarkStart w:id="30202" w:name="_Toc246652502"/>
      <w:bookmarkStart w:id="30203" w:name="_Toc253562051"/>
      <w:bookmarkStart w:id="30204" w:name="_Toc268506067"/>
      <w:bookmarkStart w:id="30205" w:name="_Toc276631186"/>
      <w:bookmarkStart w:id="30206" w:name="_Toc277944230"/>
      <w:bookmarkStart w:id="30207" w:name="_Toc153968575"/>
      <w:bookmarkStart w:id="30208" w:name="_Toc329528918"/>
      <w:r w:rsidRPr="00E77497">
        <w:t>Regular Expressions</w:t>
      </w:r>
      <w:bookmarkEnd w:id="30194"/>
      <w:bookmarkEnd w:id="30195"/>
      <w:bookmarkEnd w:id="30196"/>
      <w:bookmarkEnd w:id="30197"/>
      <w:bookmarkEnd w:id="30198"/>
      <w:bookmarkEnd w:id="30199"/>
      <w:bookmarkEnd w:id="30200"/>
      <w:bookmarkEnd w:id="30201"/>
      <w:bookmarkEnd w:id="30202"/>
      <w:bookmarkEnd w:id="30203"/>
      <w:bookmarkEnd w:id="30204"/>
      <w:bookmarkEnd w:id="30205"/>
      <w:bookmarkEnd w:id="30206"/>
      <w:bookmarkEnd w:id="30207"/>
      <w:bookmarkEnd w:id="30208"/>
    </w:p>
    <w:p w14:paraId="52868010" w14:textId="77777777"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0CEBBB9C" w14:textId="77777777" w:rsidR="00E80769" w:rsidRPr="00E77497" w:rsidRDefault="00E80769" w:rsidP="00E80769">
      <w:pPr>
        <w:pStyle w:val="SyntaxDefinition"/>
      </w:pPr>
      <w:r w:rsidRPr="00E77497">
        <w:t>Disjunction</w:t>
      </w:r>
    </w:p>
    <w:p w14:paraId="4A890253" w14:textId="77777777" w:rsidR="00E80769" w:rsidRPr="00E77497" w:rsidRDefault="00E80769" w:rsidP="00E80769">
      <w:pPr>
        <w:pStyle w:val="M0"/>
        <w:spacing w:after="0"/>
        <w:rPr>
          <w:sz w:val="16"/>
        </w:rPr>
      </w:pPr>
    </w:p>
    <w:p w14:paraId="052AFBE7" w14:textId="77777777"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5D0E86E9" w14:textId="77777777"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115A891D" w14:textId="77777777" w:rsidR="00E80769" w:rsidRPr="00E77497" w:rsidRDefault="00E80769" w:rsidP="00E80769">
      <w:pPr>
        <w:pStyle w:val="M0"/>
        <w:spacing w:after="0"/>
        <w:rPr>
          <w:sz w:val="16"/>
        </w:rPr>
      </w:pPr>
    </w:p>
    <w:p w14:paraId="594AE9A9" w14:textId="77777777"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29F2E737"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14:paraId="669CF541" w14:textId="77777777" w:rsidR="00E80769" w:rsidRPr="00E77497" w:rsidRDefault="00E80769" w:rsidP="00E80769">
      <w:pPr>
        <w:pStyle w:val="M0"/>
        <w:spacing w:after="0"/>
        <w:rPr>
          <w:sz w:val="16"/>
        </w:rPr>
      </w:pPr>
    </w:p>
    <w:p w14:paraId="2E79BB5F" w14:textId="77777777"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0F15EF8D" w14:textId="77777777" w:rsidR="00E80769" w:rsidRPr="00E77497" w:rsidRDefault="00E80769" w:rsidP="00E80769">
      <w:pPr>
        <w:pStyle w:val="SyntaxDefinition"/>
        <w:rPr>
          <w:vertAlign w:val="subscript"/>
        </w:rPr>
      </w:pPr>
      <w:r w:rsidRPr="00E77497">
        <w:t>Assertion</w:t>
      </w:r>
      <w:r w:rsidRPr="00E77497">
        <w:br/>
        <w:t>Atom</w:t>
      </w:r>
      <w:r w:rsidRPr="00E77497">
        <w:br/>
        <w:t>Atom Quantifier</w:t>
      </w:r>
    </w:p>
    <w:p w14:paraId="5793A500" w14:textId="77777777" w:rsidR="00E80769" w:rsidRPr="00E77497" w:rsidRDefault="00E80769" w:rsidP="00E80769">
      <w:pPr>
        <w:pStyle w:val="M0"/>
        <w:spacing w:after="0"/>
        <w:rPr>
          <w:sz w:val="16"/>
        </w:rPr>
      </w:pPr>
    </w:p>
    <w:p w14:paraId="562DD45B" w14:textId="77777777" w:rsidR="00E80769" w:rsidRPr="00C7794D" w:rsidRDefault="00E80769" w:rsidP="00E8076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37387B5B" w14:textId="77777777"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0CE112CD" w14:textId="77777777" w:rsidR="00E80769" w:rsidRPr="00C7794D" w:rsidRDefault="00E80769" w:rsidP="00E80769">
      <w:pPr>
        <w:pStyle w:val="M0"/>
        <w:spacing w:after="0"/>
        <w:rPr>
          <w:sz w:val="16"/>
        </w:rPr>
      </w:pPr>
    </w:p>
    <w:p w14:paraId="319AF38D" w14:textId="77777777"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207E4117" w14:textId="77777777"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14:paraId="2693D32B" w14:textId="77777777" w:rsidR="00E80769" w:rsidRPr="00C7794D" w:rsidRDefault="00E80769" w:rsidP="00E80769">
      <w:pPr>
        <w:pStyle w:val="M0"/>
        <w:spacing w:after="0"/>
        <w:rPr>
          <w:sz w:val="16"/>
        </w:rPr>
      </w:pPr>
    </w:p>
    <w:p w14:paraId="1018DADC" w14:textId="77777777"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2490F347" w14:textId="77777777"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67D1BDF6" w14:textId="77777777" w:rsidR="00E80769" w:rsidRPr="00C7794D" w:rsidRDefault="00E80769" w:rsidP="00E80769">
      <w:pPr>
        <w:pStyle w:val="M0"/>
        <w:spacing w:after="0"/>
        <w:rPr>
          <w:sz w:val="16"/>
        </w:rPr>
      </w:pPr>
    </w:p>
    <w:p w14:paraId="74717808" w14:textId="77777777"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4016B9CD" w14:textId="77777777"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42E2C0B8" w14:textId="77777777"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14:paraId="1008251E" w14:textId="77777777"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2384B44F" w14:textId="77777777" w:rsidR="00E80769" w:rsidRPr="00E77497" w:rsidRDefault="00E80769" w:rsidP="00E80769">
      <w:pPr>
        <w:pStyle w:val="M0"/>
        <w:spacing w:after="0"/>
        <w:rPr>
          <w:sz w:val="16"/>
        </w:rPr>
      </w:pPr>
    </w:p>
    <w:p w14:paraId="35060E52" w14:textId="77777777"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44602E8A" w14:textId="77777777" w:rsidR="00E80769" w:rsidRPr="00E77497" w:rsidRDefault="00E80769" w:rsidP="00E80769">
      <w:pPr>
        <w:pStyle w:val="SyntaxDefinition"/>
      </w:pPr>
      <w:r w:rsidRPr="00E77497">
        <w:t>DecimalEscape</w:t>
      </w:r>
      <w:r w:rsidRPr="00E77497">
        <w:br/>
        <w:t>CharacterEscape</w:t>
      </w:r>
      <w:r w:rsidRPr="00E77497">
        <w:br/>
        <w:t>CharacterClassEscape</w:t>
      </w:r>
    </w:p>
    <w:p w14:paraId="38E63A4D" w14:textId="77777777" w:rsidR="00E80769" w:rsidRPr="00E77497" w:rsidRDefault="00E80769" w:rsidP="00E80769">
      <w:pPr>
        <w:pStyle w:val="M0"/>
        <w:spacing w:after="0"/>
        <w:rPr>
          <w:sz w:val="16"/>
        </w:rPr>
      </w:pPr>
    </w:p>
    <w:p w14:paraId="73577177" w14:textId="77777777"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7CA8C5BB" w14:textId="77777777"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71B69F86" w14:textId="77777777" w:rsidR="00E80769" w:rsidRPr="00E77497" w:rsidRDefault="00E80769" w:rsidP="00E80769">
      <w:pPr>
        <w:pStyle w:val="M0"/>
        <w:spacing w:after="0"/>
        <w:rPr>
          <w:sz w:val="16"/>
        </w:rPr>
      </w:pPr>
    </w:p>
    <w:p w14:paraId="0612DCFB" w14:textId="77777777"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1CB4420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14:paraId="4A56E7C1" w14:textId="77777777" w:rsidR="00E80769" w:rsidRPr="00E77497" w:rsidRDefault="00E80769" w:rsidP="00E80769">
      <w:pPr>
        <w:pStyle w:val="M0"/>
        <w:spacing w:after="0"/>
        <w:rPr>
          <w:sz w:val="16"/>
        </w:rPr>
      </w:pPr>
    </w:p>
    <w:p w14:paraId="0305BAB2" w14:textId="77777777"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0DD8018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32BE663E" w14:textId="77777777" w:rsidR="00E80769" w:rsidRPr="00E77497" w:rsidRDefault="00E80769" w:rsidP="00E80769">
      <w:pPr>
        <w:pStyle w:val="M0"/>
        <w:spacing w:after="0"/>
        <w:rPr>
          <w:sz w:val="16"/>
        </w:rPr>
      </w:pPr>
    </w:p>
    <w:p w14:paraId="4D6521BA" w14:textId="77777777" w:rsidR="00E80769" w:rsidRPr="00E77497" w:rsidRDefault="00E80769" w:rsidP="00E8076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3BCBC82B" w14:textId="77777777"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13CAED2B" w14:textId="77777777" w:rsidR="00E80769" w:rsidRPr="00E77497" w:rsidRDefault="00E80769" w:rsidP="00E80769">
      <w:pPr>
        <w:pStyle w:val="M0"/>
        <w:spacing w:after="0"/>
        <w:rPr>
          <w:sz w:val="16"/>
        </w:rPr>
      </w:pPr>
    </w:p>
    <w:p w14:paraId="6AF95266" w14:textId="77777777"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79DB13B4" w14:textId="77777777"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648FDBF2" w14:textId="77777777" w:rsidR="00E80769" w:rsidRPr="00E77497" w:rsidRDefault="00E80769" w:rsidP="00E80769">
      <w:pPr>
        <w:pStyle w:val="SyntaxDefinition"/>
      </w:pPr>
    </w:p>
    <w:p w14:paraId="7DF5C0FB" w14:textId="77777777"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57F956DE"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14:paraId="13865BE4" w14:textId="77777777" w:rsidR="00E80769" w:rsidRPr="00E77497" w:rsidRDefault="00E80769" w:rsidP="00E80769">
      <w:pPr>
        <w:pStyle w:val="M0"/>
        <w:spacing w:after="0"/>
        <w:rPr>
          <w:sz w:val="16"/>
        </w:rPr>
      </w:pPr>
    </w:p>
    <w:p w14:paraId="247FFA1E" w14:textId="77777777"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5CAB24E4" w14:textId="77777777"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2CB3306C" w14:textId="77777777" w:rsidR="00E80769" w:rsidRPr="00E77497" w:rsidRDefault="00E80769" w:rsidP="00E80769">
      <w:pPr>
        <w:pStyle w:val="M0"/>
        <w:spacing w:after="0"/>
        <w:rPr>
          <w:sz w:val="16"/>
        </w:rPr>
      </w:pPr>
    </w:p>
    <w:p w14:paraId="715560CB" w14:textId="77777777"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736F4979"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14:paraId="0F629F5F" w14:textId="77777777" w:rsidR="00E80769" w:rsidRPr="00E77497" w:rsidRDefault="00E80769" w:rsidP="00E80769">
      <w:pPr>
        <w:pStyle w:val="M0"/>
        <w:spacing w:after="0"/>
        <w:rPr>
          <w:sz w:val="16"/>
        </w:rPr>
      </w:pPr>
    </w:p>
    <w:p w14:paraId="5588AF17" w14:textId="77777777"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77B1EC4E" w14:textId="77777777"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7FC35C33" w14:textId="77777777" w:rsidR="00E80769" w:rsidRPr="00E77497" w:rsidRDefault="00E80769" w:rsidP="00E80769">
      <w:pPr>
        <w:pStyle w:val="M0"/>
        <w:spacing w:after="0"/>
        <w:rPr>
          <w:sz w:val="16"/>
        </w:rPr>
      </w:pPr>
    </w:p>
    <w:p w14:paraId="04B51814" w14:textId="77777777"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32695B02" w14:textId="77777777"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0ED527DB" w14:textId="77777777" w:rsidR="00E80769" w:rsidRPr="00E77497" w:rsidRDefault="00E80769" w:rsidP="00E80769">
      <w:pPr>
        <w:pStyle w:val="M0"/>
        <w:spacing w:after="0"/>
        <w:rPr>
          <w:sz w:val="16"/>
        </w:rPr>
      </w:pPr>
    </w:p>
    <w:p w14:paraId="2266C504" w14:textId="77777777"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5BA0F6BB" w14:textId="77777777" w:rsidR="00E80769" w:rsidRPr="00E77497" w:rsidRDefault="00E80769" w:rsidP="00E80769">
      <w:pPr>
        <w:pStyle w:val="SyntaxDefinition"/>
      </w:pPr>
      <w:r w:rsidRPr="00E77497">
        <w:rPr>
          <w:rFonts w:ascii="Courier New" w:hAnsi="Courier New"/>
          <w:b/>
          <w:i w:val="0"/>
        </w:rPr>
        <w:t>-</w:t>
      </w:r>
      <w:r w:rsidRPr="00E77497">
        <w:br/>
        <w:t>ClassAtomNoDash</w:t>
      </w:r>
    </w:p>
    <w:p w14:paraId="49263A53" w14:textId="77777777" w:rsidR="00E80769" w:rsidRPr="00E77497" w:rsidRDefault="00E80769" w:rsidP="00E80769">
      <w:pPr>
        <w:pStyle w:val="M0"/>
        <w:spacing w:after="0"/>
        <w:rPr>
          <w:sz w:val="16"/>
        </w:rPr>
      </w:pPr>
    </w:p>
    <w:p w14:paraId="5A986C8D" w14:textId="77777777"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2489345E" w14:textId="77777777"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3EAAB724" w14:textId="77777777" w:rsidR="00E80769" w:rsidRPr="00E77497" w:rsidRDefault="00E80769" w:rsidP="00E80769">
      <w:pPr>
        <w:pStyle w:val="M0"/>
        <w:spacing w:after="0"/>
        <w:rPr>
          <w:sz w:val="16"/>
        </w:rPr>
      </w:pPr>
    </w:p>
    <w:p w14:paraId="3640B460" w14:textId="77777777"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6B54879C" w14:textId="77777777"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24E3697A" w14:textId="77777777" w:rsidR="00E80769" w:rsidRPr="00E77497" w:rsidRDefault="00E80769" w:rsidP="00E80769">
      <w:pPr>
        <w:pStyle w:val="a2"/>
        <w:tabs>
          <w:tab w:val="clear" w:pos="500"/>
          <w:tab w:val="clear" w:pos="720"/>
          <w:tab w:val="left" w:pos="567"/>
        </w:tabs>
      </w:pPr>
      <w:bookmarkStart w:id="30209" w:name="_Toc235503561"/>
      <w:bookmarkStart w:id="30210" w:name="_Toc236208650"/>
      <w:bookmarkStart w:id="30211" w:name="_Toc241509336"/>
      <w:bookmarkStart w:id="30212" w:name="_Toc241557813"/>
      <w:bookmarkStart w:id="30213" w:name="_Toc244416823"/>
      <w:bookmarkStart w:id="30214" w:name="_Toc244657763"/>
      <w:bookmarkStart w:id="30215" w:name="_Toc246652503"/>
      <w:bookmarkStart w:id="30216" w:name="_Toc253562052"/>
      <w:bookmarkStart w:id="30217" w:name="_Toc268506068"/>
      <w:bookmarkStart w:id="30218" w:name="_Toc276631187"/>
      <w:bookmarkStart w:id="30219" w:name="_Toc277944231"/>
      <w:bookmarkStart w:id="30220" w:name="_Toc153968576"/>
      <w:bookmarkStart w:id="30221" w:name="_Toc329528919"/>
      <w:r w:rsidRPr="00E77497">
        <w:t>JSON</w:t>
      </w:r>
      <w:bookmarkEnd w:id="30209"/>
      <w:bookmarkEnd w:id="30210"/>
      <w:bookmarkEnd w:id="30211"/>
      <w:bookmarkEnd w:id="30212"/>
      <w:bookmarkEnd w:id="30213"/>
      <w:bookmarkEnd w:id="30214"/>
      <w:bookmarkEnd w:id="30215"/>
      <w:bookmarkEnd w:id="30216"/>
      <w:bookmarkEnd w:id="30217"/>
      <w:bookmarkEnd w:id="30218"/>
      <w:bookmarkEnd w:id="30219"/>
      <w:bookmarkEnd w:id="30220"/>
      <w:bookmarkEnd w:id="30221"/>
    </w:p>
    <w:p w14:paraId="43524643" w14:textId="77777777" w:rsidR="00E80769" w:rsidRPr="00E77497" w:rsidRDefault="00E80769" w:rsidP="00E80769">
      <w:pPr>
        <w:pStyle w:val="a3"/>
        <w:tabs>
          <w:tab w:val="clear" w:pos="640"/>
          <w:tab w:val="clear" w:pos="880"/>
        </w:tabs>
        <w:spacing w:before="120"/>
      </w:pPr>
      <w:bookmarkStart w:id="30222" w:name="_Toc235503562"/>
      <w:bookmarkStart w:id="30223" w:name="_Toc236208651"/>
      <w:bookmarkStart w:id="30224" w:name="_Toc241509337"/>
      <w:bookmarkStart w:id="30225" w:name="_Toc241557814"/>
      <w:bookmarkStart w:id="30226" w:name="_Toc244416824"/>
      <w:bookmarkStart w:id="30227" w:name="_Toc244657764"/>
      <w:bookmarkStart w:id="30228" w:name="_Toc246652504"/>
      <w:bookmarkStart w:id="30229" w:name="_Toc253562053"/>
      <w:bookmarkStart w:id="30230" w:name="_Toc268506069"/>
      <w:bookmarkStart w:id="30231" w:name="_Toc276631188"/>
      <w:bookmarkStart w:id="30232" w:name="_Toc277944232"/>
      <w:bookmarkStart w:id="30233" w:name="_Toc153968577"/>
      <w:bookmarkStart w:id="30234" w:name="_Toc329528920"/>
      <w:r w:rsidRPr="00E77497">
        <w:t>JSON Lexical Grammar</w:t>
      </w:r>
      <w:bookmarkEnd w:id="30222"/>
      <w:bookmarkEnd w:id="30223"/>
      <w:bookmarkEnd w:id="30224"/>
      <w:bookmarkEnd w:id="30225"/>
      <w:bookmarkEnd w:id="30226"/>
      <w:bookmarkEnd w:id="30227"/>
      <w:bookmarkEnd w:id="30228"/>
      <w:bookmarkEnd w:id="30229"/>
      <w:bookmarkEnd w:id="30230"/>
      <w:bookmarkEnd w:id="30231"/>
      <w:bookmarkEnd w:id="30232"/>
      <w:bookmarkEnd w:id="30233"/>
      <w:bookmarkEnd w:id="30234"/>
    </w:p>
    <w:p w14:paraId="465E431E" w14:textId="77777777"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14:paraId="2941BA61" w14:textId="77777777"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t>&lt;LF&gt;</w:t>
      </w:r>
      <w:r w:rsidRPr="00E77497">
        <w:rPr>
          <w:rStyle w:val="bnf"/>
        </w:rPr>
        <w:br/>
        <w:t>&lt;SP&gt;</w:t>
      </w:r>
    </w:p>
    <w:p w14:paraId="5997E4F7" w14:textId="77777777" w:rsidR="00E80769" w:rsidRPr="00E77497" w:rsidRDefault="00E80769" w:rsidP="00E80769">
      <w:pPr>
        <w:pStyle w:val="M0"/>
        <w:spacing w:after="0"/>
        <w:rPr>
          <w:sz w:val="16"/>
        </w:rPr>
      </w:pPr>
    </w:p>
    <w:p w14:paraId="3337CDBE" w14:textId="77777777"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14:paraId="7EDCCF15" w14:textId="77777777"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14:paraId="78014965" w14:textId="77777777" w:rsidR="00E80769" w:rsidRPr="00E77497" w:rsidRDefault="00E80769" w:rsidP="00E80769">
      <w:pPr>
        <w:pStyle w:val="M0"/>
        <w:spacing w:after="0"/>
        <w:rPr>
          <w:sz w:val="16"/>
        </w:rPr>
      </w:pPr>
    </w:p>
    <w:p w14:paraId="64698FC4" w14:textId="77777777"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14:paraId="40BD3795" w14:textId="77777777"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14:paraId="360A1FC1" w14:textId="77777777" w:rsidR="00E80769" w:rsidRPr="00E77497" w:rsidRDefault="00E80769" w:rsidP="00E80769">
      <w:pPr>
        <w:pStyle w:val="M0"/>
        <w:spacing w:after="0"/>
        <w:rPr>
          <w:sz w:val="16"/>
        </w:rPr>
      </w:pPr>
    </w:p>
    <w:p w14:paraId="3D70F3AC" w14:textId="77777777"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14:paraId="3140EF0B" w14:textId="77777777"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14:paraId="231F3F81" w14:textId="77777777"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14:paraId="00D40EC9" w14:textId="77777777" w:rsidR="00E80769" w:rsidRPr="00E77497" w:rsidRDefault="00E80769" w:rsidP="00E80769">
      <w:pPr>
        <w:pStyle w:val="M0"/>
        <w:spacing w:after="0"/>
        <w:rPr>
          <w:sz w:val="16"/>
        </w:rPr>
      </w:pPr>
    </w:p>
    <w:p w14:paraId="6247DD1B" w14:textId="77777777"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14:paraId="79FA3577" w14:textId="77777777" w:rsidR="00E80769" w:rsidRPr="00E77497" w:rsidRDefault="00E80769" w:rsidP="00E80769">
      <w:pPr>
        <w:pStyle w:val="SyntaxRule2"/>
      </w:pPr>
      <w:r w:rsidRPr="00E77497">
        <w:t>JSONEscapeCharacter</w:t>
      </w:r>
    </w:p>
    <w:p w14:paraId="0EE207AD" w14:textId="77777777" w:rsidR="00E80769" w:rsidRPr="00E77497" w:rsidRDefault="00E80769" w:rsidP="00E80769">
      <w:pPr>
        <w:pStyle w:val="SyntaxRule2"/>
      </w:pPr>
      <w:r w:rsidRPr="00E77497">
        <w:t xml:space="preserve">UnicodeEscapeSequence </w:t>
      </w:r>
    </w:p>
    <w:p w14:paraId="104D2BA0" w14:textId="77777777" w:rsidR="00E80769" w:rsidRPr="00E77497" w:rsidRDefault="00E80769" w:rsidP="00E80769">
      <w:pPr>
        <w:pStyle w:val="M0"/>
        <w:spacing w:after="0"/>
        <w:rPr>
          <w:sz w:val="16"/>
        </w:rPr>
      </w:pPr>
    </w:p>
    <w:p w14:paraId="7B8F604E" w14:textId="77777777"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14:paraId="466E7F9B" w14:textId="77777777"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14:paraId="18222D1C" w14:textId="77777777" w:rsidR="00E80769" w:rsidRPr="00E77497" w:rsidRDefault="00E80769" w:rsidP="00E80769">
      <w:pPr>
        <w:pStyle w:val="SyntaxRule"/>
      </w:pPr>
    </w:p>
    <w:p w14:paraId="72294FCE" w14:textId="77777777"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14:paraId="35E77A5D" w14:textId="77777777"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14:paraId="0C4E0440" w14:textId="77777777" w:rsidR="00E80769" w:rsidRPr="00E77497" w:rsidRDefault="00E80769" w:rsidP="00E80769">
      <w:pPr>
        <w:pStyle w:val="SyntaxRule"/>
        <w:rPr>
          <w:spacing w:val="6"/>
        </w:rPr>
      </w:pPr>
    </w:p>
    <w:p w14:paraId="2805C326" w14:textId="77777777"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14:paraId="001C4F9E" w14:textId="77777777" w:rsidR="00E80769" w:rsidRPr="00E77497" w:rsidRDefault="00E80769" w:rsidP="00E80769">
      <w:pPr>
        <w:pStyle w:val="SyntaxRule2"/>
      </w:pPr>
      <w:r w:rsidRPr="00E77497">
        <w:rPr>
          <w:rFonts w:ascii="Courier New" w:hAnsi="Courier New" w:cs="Courier New"/>
          <w:b/>
          <w:i w:val="0"/>
        </w:rPr>
        <w:t>.</w:t>
      </w:r>
      <w:r w:rsidRPr="00E77497">
        <w:t xml:space="preserve"> DecimalDigits</w:t>
      </w:r>
    </w:p>
    <w:p w14:paraId="59270676" w14:textId="77777777" w:rsidR="00E80769" w:rsidRPr="00E77497" w:rsidRDefault="00E80769" w:rsidP="00E80769">
      <w:pPr>
        <w:pStyle w:val="SyntaxRule"/>
        <w:rPr>
          <w:spacing w:val="6"/>
        </w:rPr>
      </w:pPr>
    </w:p>
    <w:p w14:paraId="492FC133" w14:textId="77777777"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14:paraId="48138BB5" w14:textId="77777777" w:rsidR="00E80769" w:rsidRPr="00E77497" w:rsidRDefault="00E80769" w:rsidP="00E80769">
      <w:pPr>
        <w:pStyle w:val="SyntaxRule2"/>
      </w:pPr>
      <w:r w:rsidRPr="00E77497">
        <w:t>NullLiteral</w:t>
      </w:r>
    </w:p>
    <w:p w14:paraId="30E371DA" w14:textId="77777777" w:rsidR="00E80769" w:rsidRPr="00E77497" w:rsidRDefault="00E80769" w:rsidP="00E80769">
      <w:pPr>
        <w:pStyle w:val="SyntaxRule"/>
      </w:pPr>
    </w:p>
    <w:p w14:paraId="20937C88" w14:textId="77777777"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14:paraId="551D3A0F" w14:textId="77777777" w:rsidR="00E80769" w:rsidRPr="00E77497" w:rsidRDefault="00E80769" w:rsidP="00E80769">
      <w:pPr>
        <w:pStyle w:val="SyntaxRule2"/>
        <w:spacing w:after="240"/>
      </w:pPr>
      <w:r w:rsidRPr="00E77497">
        <w:t>BooleanLiteral</w:t>
      </w:r>
    </w:p>
    <w:p w14:paraId="5D492452" w14:textId="77777777" w:rsidR="00E80769" w:rsidRPr="00E77497" w:rsidRDefault="00E80769" w:rsidP="00E80769">
      <w:pPr>
        <w:pStyle w:val="a3"/>
        <w:tabs>
          <w:tab w:val="clear" w:pos="640"/>
          <w:tab w:val="clear" w:pos="880"/>
        </w:tabs>
        <w:spacing w:before="120"/>
      </w:pPr>
      <w:bookmarkStart w:id="30235" w:name="_Toc235503563"/>
      <w:bookmarkStart w:id="30236" w:name="_Toc236208652"/>
      <w:bookmarkStart w:id="30237" w:name="_Toc241509338"/>
      <w:bookmarkStart w:id="30238" w:name="_Toc241557815"/>
      <w:bookmarkStart w:id="30239" w:name="_Toc244416825"/>
      <w:bookmarkStart w:id="30240" w:name="_Toc244657765"/>
      <w:bookmarkStart w:id="30241" w:name="_Toc246652505"/>
      <w:bookmarkStart w:id="30242" w:name="_Toc253562054"/>
      <w:bookmarkStart w:id="30243" w:name="_Toc268506070"/>
      <w:bookmarkStart w:id="30244" w:name="_Toc276631189"/>
      <w:bookmarkStart w:id="30245" w:name="_Toc277944233"/>
      <w:bookmarkStart w:id="30246" w:name="_Toc153968578"/>
      <w:bookmarkStart w:id="30247" w:name="_Toc329528921"/>
      <w:r w:rsidRPr="00E77497">
        <w:t>JSON Syntactic Grammar</w:t>
      </w:r>
      <w:bookmarkEnd w:id="30235"/>
      <w:bookmarkEnd w:id="30236"/>
      <w:bookmarkEnd w:id="30237"/>
      <w:bookmarkEnd w:id="30238"/>
      <w:bookmarkEnd w:id="30239"/>
      <w:bookmarkEnd w:id="30240"/>
      <w:bookmarkEnd w:id="30241"/>
      <w:bookmarkEnd w:id="30242"/>
      <w:bookmarkEnd w:id="30243"/>
      <w:bookmarkEnd w:id="30244"/>
      <w:bookmarkEnd w:id="30245"/>
      <w:bookmarkEnd w:id="30246"/>
      <w:bookmarkEnd w:id="30247"/>
    </w:p>
    <w:p w14:paraId="5A033395" w14:textId="77777777"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14:paraId="47DEB425" w14:textId="77777777" w:rsidR="00E80769" w:rsidRPr="00E77497" w:rsidRDefault="00E80769" w:rsidP="00E80769">
      <w:pPr>
        <w:pStyle w:val="SyntaxRule2"/>
      </w:pPr>
      <w:r w:rsidRPr="00E77497">
        <w:t>JSONValue</w:t>
      </w:r>
    </w:p>
    <w:p w14:paraId="45B1C130" w14:textId="77777777" w:rsidR="00E80769" w:rsidRPr="00E77497" w:rsidRDefault="00E80769" w:rsidP="00E80769">
      <w:pPr>
        <w:pStyle w:val="SyntaxRule"/>
      </w:pPr>
    </w:p>
    <w:p w14:paraId="4F4D2ECB" w14:textId="77777777"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14:paraId="5F091236" w14:textId="77777777"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7A0C941B" w14:textId="77777777" w:rsidR="00E80769" w:rsidRPr="00E77497" w:rsidRDefault="00E80769" w:rsidP="00E80769">
      <w:pPr>
        <w:pStyle w:val="SyntaxRule"/>
      </w:pPr>
    </w:p>
    <w:p w14:paraId="4F9ABEA0" w14:textId="77777777"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7E8FF2D6"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7363FF77" w14:textId="77777777" w:rsidR="00E80769" w:rsidRPr="00E77497" w:rsidRDefault="00E80769" w:rsidP="00E80769">
      <w:pPr>
        <w:pStyle w:val="SyntaxRule"/>
      </w:pPr>
    </w:p>
    <w:p w14:paraId="5E4C5EA8" w14:textId="77777777"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14:paraId="32D8388F" w14:textId="77777777"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14:paraId="2BFEA483" w14:textId="77777777" w:rsidR="00E80769" w:rsidRPr="00E77497" w:rsidRDefault="00E80769" w:rsidP="00E80769">
      <w:pPr>
        <w:pStyle w:val="M0"/>
        <w:spacing w:after="0"/>
        <w:rPr>
          <w:sz w:val="16"/>
        </w:rPr>
      </w:pPr>
    </w:p>
    <w:p w14:paraId="62F9F1E8" w14:textId="77777777"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14:paraId="29C23397" w14:textId="77777777"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1A41E753" w14:textId="77777777" w:rsidR="00E80769" w:rsidRPr="00E77497" w:rsidRDefault="00E80769" w:rsidP="00E80769">
      <w:pPr>
        <w:pStyle w:val="M0"/>
        <w:spacing w:after="0"/>
        <w:rPr>
          <w:sz w:val="16"/>
        </w:rPr>
      </w:pPr>
    </w:p>
    <w:p w14:paraId="6D5408DB" w14:textId="77777777"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14:paraId="4BE4B21E"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14:paraId="1F920CC8" w14:textId="77777777" w:rsidR="00E80769" w:rsidRPr="00E77497" w:rsidRDefault="00E80769" w:rsidP="00E80769">
      <w:pPr>
        <w:pStyle w:val="M0"/>
        <w:spacing w:after="0"/>
        <w:rPr>
          <w:sz w:val="16"/>
        </w:rPr>
      </w:pPr>
    </w:p>
    <w:p w14:paraId="41010D01" w14:textId="77777777" w:rsidR="00E80769" w:rsidRPr="00E77497" w:rsidRDefault="00E80769" w:rsidP="00E80769">
      <w:pPr>
        <w:pStyle w:val="SyntaxRule"/>
      </w:pPr>
      <w:r w:rsidRPr="00E77497">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605CA99E" w14:textId="77777777"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5DE3EC76" w14:textId="77777777" w:rsidR="00E80769" w:rsidRPr="00E77497" w:rsidRDefault="000D7240" w:rsidP="00E80769">
      <w:r w:rsidRPr="00E77497">
        <w:br w:type="page"/>
      </w:r>
    </w:p>
    <w:p w14:paraId="0BF35173" w14:textId="77777777" w:rsidR="0026283E" w:rsidRPr="00E77497" w:rsidRDefault="00CF4089" w:rsidP="0026283E">
      <w:pPr>
        <w:pStyle w:val="ANNEX"/>
        <w:rPr>
          <w:ins w:id="30248" w:author="Allen Wirfs-Brock" w:date="2011-07-02T12:37:00Z"/>
        </w:rPr>
      </w:pPr>
      <w:bookmarkStart w:id="30249" w:name="_Toc329528922"/>
      <w:r w:rsidRPr="00E77497">
        <w:rPr>
          <w:rStyle w:val="af3"/>
          <w:b w:val="0"/>
          <w:lang w:val="en-GB"/>
        </w:rPr>
        <w:commentReference w:id="30250"/>
      </w:r>
      <w:r w:rsidR="0026283E" w:rsidRPr="00E77497">
        <w:rPr>
          <w:b w:val="0"/>
        </w:rPr>
        <w:br/>
        <w:t>(</w:t>
      </w:r>
      <w:del w:id="30251" w:author="Allen Wirfs-Brock" w:date="2011-07-02T12:35:00Z">
        <w:r w:rsidR="0026283E" w:rsidRPr="00E77497" w:rsidDel="00914B17">
          <w:rPr>
            <w:b w:val="0"/>
          </w:rPr>
          <w:delText>informative</w:delText>
        </w:r>
      </w:del>
      <w:ins w:id="30252" w:author="Allen Wirfs-Brock" w:date="2011-07-02T12:35:00Z">
        <w:r w:rsidR="00914B17" w:rsidRPr="00E77497">
          <w:rPr>
            <w:b w:val="0"/>
          </w:rPr>
          <w:t>normative</w:t>
        </w:r>
      </w:ins>
      <w:r w:rsidR="0026283E" w:rsidRPr="00E77497">
        <w:rPr>
          <w:b w:val="0"/>
        </w:rPr>
        <w:t>)</w:t>
      </w:r>
      <w:r w:rsidR="0026283E" w:rsidRPr="00E77497">
        <w:rPr>
          <w:b w:val="0"/>
        </w:rPr>
        <w:br/>
      </w:r>
      <w:r w:rsidR="0026283E" w:rsidRPr="00E77497">
        <w:rPr>
          <w:b w:val="0"/>
        </w:rPr>
        <w:fldChar w:fldCharType="begin"/>
      </w:r>
      <w:r w:rsidR="0026283E" w:rsidRPr="00E77497">
        <w:rPr>
          <w:b w:val="0"/>
        </w:rPr>
        <w:instrText xml:space="preserve">SEQ aaa \h </w:instrText>
      </w:r>
      <w:del w:id="30253" w:author="Rev 8 Allen Wirfs-Brock" w:date="2012-06-15T15:41:00Z">
        <w:r w:rsidR="0026283E" w:rsidRPr="00E77497">
          <w:rPr>
            <w:b w:val="0"/>
          </w:rPr>
          <w:fldChar w:fldCharType="end"/>
        </w:r>
      </w:del>
      <w:r w:rsidR="0026283E" w:rsidRPr="00E77497">
        <w:rPr>
          <w:b w:val="0"/>
        </w:rPr>
        <w:fldChar w:fldCharType="begin"/>
      </w:r>
      <w:r w:rsidR="0026283E" w:rsidRPr="00E77497">
        <w:rPr>
          <w:b w:val="0"/>
        </w:rPr>
        <w:instrText xml:space="preserve">SEQ table \r0\h </w:instrText>
      </w:r>
      <w:del w:id="30254" w:author="Rev 8 Allen Wirfs-Brock" w:date="2012-06-15T19:35:00Z">
        <w:r w:rsidR="0026283E" w:rsidRPr="00E77497">
          <w:rPr>
            <w:b w:val="0"/>
          </w:rPr>
          <w:fldChar w:fldCharType="end"/>
        </w:r>
      </w:del>
      <w:r w:rsidR="0026283E" w:rsidRPr="00E77497">
        <w:rPr>
          <w:b w:val="0"/>
        </w:rPr>
        <w:fldChar w:fldCharType="begin"/>
      </w:r>
      <w:r w:rsidR="0026283E" w:rsidRPr="00E77497">
        <w:rPr>
          <w:b w:val="0"/>
        </w:rPr>
        <w:instrText xml:space="preserve">SEQ figure \r0\h </w:instrText>
      </w:r>
      <w:del w:id="30255" w:author="Rev 8 Allen Wirfs-Brock" w:date="2012-06-15T19:35:00Z">
        <w:r w:rsidR="0026283E" w:rsidRPr="00E77497">
          <w:rPr>
            <w:b w:val="0"/>
          </w:rPr>
          <w:fldChar w:fldCharType="end"/>
        </w:r>
      </w:del>
      <w:r w:rsidR="0026283E" w:rsidRPr="00E77497">
        <w:br/>
      </w:r>
      <w:del w:id="30256" w:author="Allen Wirfs-Brock" w:date="2011-07-02T12:37:00Z">
        <w:r w:rsidR="00990F07" w:rsidRPr="00E77497" w:rsidDel="00914B17">
          <w:delText>Compatibility</w:delText>
        </w:r>
      </w:del>
      <w:ins w:id="30257" w:author="Allen Wirfs-Brock" w:date="2011-07-02T12:37:00Z">
        <w:r w:rsidR="00914B17" w:rsidRPr="00E77497">
          <w:t>Additional ECMAScript Features for Web Browsers</w:t>
        </w:r>
        <w:bookmarkEnd w:id="30249"/>
      </w:ins>
    </w:p>
    <w:p w14:paraId="10884F72" w14:textId="77777777" w:rsidR="00914B17" w:rsidRPr="00E77497" w:rsidRDefault="00914B17" w:rsidP="00914B17">
      <w:ins w:id="30258" w:author="Allen Wirfs-Brock" w:date="2011-07-02T12:37:00Z">
        <w:r w:rsidRPr="00E77497">
          <w:t xml:space="preserve">The ECMAScript </w:t>
        </w:r>
      </w:ins>
      <w:ins w:id="30259" w:author="Allen Wirfs-Brock" w:date="2011-07-02T12:38:00Z">
        <w:r w:rsidRPr="00E77497">
          <w:t>language</w:t>
        </w:r>
      </w:ins>
      <w:ins w:id="30260" w:author="Allen Wirfs-Brock" w:date="2011-07-02T12:37:00Z">
        <w:r w:rsidRPr="00E77497">
          <w:t xml:space="preserve"> </w:t>
        </w:r>
      </w:ins>
      <w:ins w:id="30261" w:author="Allen Wirfs-Brock" w:date="2011-07-02T12:38:00Z">
        <w:r w:rsidRPr="00E77497">
          <w:t xml:space="preserve">syntax and semantics defined in this </w:t>
        </w:r>
      </w:ins>
      <w:ins w:id="30262" w:author="Allen Wirfs-Brock" w:date="2011-07-02T12:39:00Z">
        <w:r w:rsidRPr="00E77497">
          <w:t>annex</w:t>
        </w:r>
      </w:ins>
      <w:ins w:id="30263" w:author="Allen Wirfs-Brock" w:date="2011-07-02T12:38:00Z">
        <w:r w:rsidRPr="00E77497">
          <w:t xml:space="preserve"> </w:t>
        </w:r>
      </w:ins>
      <w:ins w:id="30264" w:author="Allen Wirfs-Brock" w:date="2011-07-02T12:39:00Z">
        <w:del w:id="30265" w:author="Allen Wirfs-Brock rev2" w:date="2011-07-20T13:55:00Z">
          <w:r w:rsidRPr="00E77497" w:rsidDel="001F13A3">
            <w:delText>is</w:delText>
          </w:r>
        </w:del>
      </w:ins>
      <w:ins w:id="30266" w:author="Allen Wirfs-Brock rev2" w:date="2011-07-20T13:55:00Z">
        <w:r w:rsidR="001F13A3" w:rsidRPr="00E77497">
          <w:t>are</w:t>
        </w:r>
      </w:ins>
      <w:ins w:id="30267" w:author="Allen Wirfs-Brock" w:date="2011-07-02T12:39:00Z">
        <w:r w:rsidRPr="00E77497">
          <w:t xml:space="preserve"> required when the ECMAScript host is a web browser</w:t>
        </w:r>
        <w:del w:id="30268" w:author="Allen Wirfs-Brock rev2" w:date="2011-07-20T13:56:00Z">
          <w:r w:rsidRPr="00E77497" w:rsidDel="001F13A3">
            <w:delText>s</w:delText>
          </w:r>
        </w:del>
        <w:r w:rsidRPr="00E77497">
          <w:t xml:space="preserve">. </w:t>
        </w:r>
        <w:del w:id="30269" w:author="Allen Wirfs-Brock rev2" w:date="2011-07-20T13:56:00Z">
          <w:r w:rsidRPr="00E77497" w:rsidDel="001F13A3">
            <w:delText>It</w:delText>
          </w:r>
        </w:del>
      </w:ins>
      <w:ins w:id="30270" w:author="Allen Wirfs-Brock rev2" w:date="2011-07-20T13:57:00Z">
        <w:r w:rsidR="001F13A3" w:rsidRPr="00E77497">
          <w:t>The content of this annex</w:t>
        </w:r>
      </w:ins>
      <w:ins w:id="30271" w:author="Allen Wirfs-Brock" w:date="2011-07-02T12:39:00Z">
        <w:r w:rsidRPr="00E77497">
          <w:t xml:space="preserve"> is normative but optional</w:t>
        </w:r>
      </w:ins>
      <w:ins w:id="30272" w:author="Allen Wirfs-Brock rev2" w:date="2011-07-20T13:56:00Z">
        <w:r w:rsidR="001F13A3" w:rsidRPr="00E77497">
          <w:t xml:space="preserve"> </w:t>
        </w:r>
      </w:ins>
      <w:ins w:id="30273" w:author="Allen Wirfs-Brock" w:date="2011-07-02T12:39:00Z">
        <w:r w:rsidRPr="00E77497">
          <w:t>if the</w:t>
        </w:r>
      </w:ins>
      <w:ins w:id="30274" w:author="Allen Wirfs-Brock rev2" w:date="2011-07-20T13:58:00Z">
        <w:r w:rsidR="001F13A3" w:rsidRPr="00E77497">
          <w:t xml:space="preserve"> ECMAScript</w:t>
        </w:r>
      </w:ins>
      <w:ins w:id="30275" w:author="Allen Wirfs-Brock" w:date="2011-07-02T12:39:00Z">
        <w:r w:rsidRPr="00E77497">
          <w:t xml:space="preserve"> host is not a web browser.</w:t>
        </w:r>
      </w:ins>
    </w:p>
    <w:p w14:paraId="585C7166" w14:textId="77777777" w:rsidR="00E80769" w:rsidRPr="00E77497" w:rsidRDefault="00E80769" w:rsidP="00E80769">
      <w:pPr>
        <w:pStyle w:val="a2"/>
        <w:tabs>
          <w:tab w:val="clear" w:pos="500"/>
          <w:tab w:val="clear" w:pos="720"/>
          <w:tab w:val="left" w:pos="567"/>
        </w:tabs>
      </w:pPr>
      <w:bookmarkStart w:id="30276" w:name="_Toc472818980"/>
      <w:bookmarkStart w:id="30277" w:name="_Toc474641695"/>
      <w:bookmarkStart w:id="30278" w:name="_Toc235503566"/>
      <w:bookmarkStart w:id="30279" w:name="_Toc236208654"/>
      <w:bookmarkStart w:id="30280" w:name="_Toc241509340"/>
      <w:bookmarkStart w:id="30281" w:name="_Toc241557817"/>
      <w:bookmarkStart w:id="30282" w:name="_Toc244416827"/>
      <w:bookmarkStart w:id="30283" w:name="_Toc244657767"/>
      <w:bookmarkStart w:id="30284" w:name="_Toc246652507"/>
      <w:bookmarkStart w:id="30285" w:name="_Toc253562056"/>
      <w:bookmarkStart w:id="30286" w:name="_Toc268506072"/>
      <w:bookmarkStart w:id="30287" w:name="_Toc276631191"/>
      <w:bookmarkStart w:id="30288" w:name="_Toc277944235"/>
      <w:bookmarkStart w:id="30289" w:name="_Toc153968580"/>
      <w:bookmarkStart w:id="30290" w:name="_Toc329528923"/>
      <w:r w:rsidRPr="00E77497">
        <w:t>Additional Syntax</w:t>
      </w:r>
      <w:bookmarkEnd w:id="30276"/>
      <w:bookmarkEnd w:id="30277"/>
      <w:bookmarkEnd w:id="30278"/>
      <w:bookmarkEnd w:id="30279"/>
      <w:bookmarkEnd w:id="30280"/>
      <w:bookmarkEnd w:id="30281"/>
      <w:bookmarkEnd w:id="30282"/>
      <w:bookmarkEnd w:id="30283"/>
      <w:bookmarkEnd w:id="30284"/>
      <w:bookmarkEnd w:id="30285"/>
      <w:bookmarkEnd w:id="30286"/>
      <w:bookmarkEnd w:id="30287"/>
      <w:bookmarkEnd w:id="30288"/>
      <w:bookmarkEnd w:id="30289"/>
      <w:bookmarkEnd w:id="30290"/>
    </w:p>
    <w:p w14:paraId="6D773D9A" w14:textId="77777777" w:rsidR="00E80769" w:rsidRPr="00E77497" w:rsidDel="00CF4089" w:rsidRDefault="00E80769" w:rsidP="00E80769">
      <w:pPr>
        <w:rPr>
          <w:del w:id="30291" w:author="Allen Wirfs-Brock" w:date="2011-07-02T12:51:00Z"/>
        </w:rPr>
      </w:pPr>
      <w:del w:id="30292" w:author="Allen Wirfs-Brock" w:date="2011-07-02T12:51:00Z">
        <w:r w:rsidRPr="00E77497"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bookmarkStart w:id="30293" w:name="_Toc308431197"/>
        <w:bookmarkStart w:id="30294" w:name="_Toc308431606"/>
        <w:bookmarkStart w:id="30295" w:name="_Toc314500748"/>
        <w:bookmarkStart w:id="30296" w:name="_Toc318131507"/>
        <w:bookmarkStart w:id="30297" w:name="_Toc323907823"/>
        <w:bookmarkStart w:id="30298" w:name="_Toc327538269"/>
        <w:bookmarkStart w:id="30299" w:name="_Toc329528924"/>
        <w:bookmarkEnd w:id="30293"/>
        <w:bookmarkEnd w:id="30294"/>
        <w:bookmarkEnd w:id="30295"/>
        <w:bookmarkEnd w:id="30296"/>
        <w:bookmarkEnd w:id="30297"/>
        <w:bookmarkEnd w:id="30298"/>
        <w:bookmarkEnd w:id="30299"/>
      </w:del>
    </w:p>
    <w:p w14:paraId="12833E33" w14:textId="77777777" w:rsidR="00E80769" w:rsidRPr="00E77497" w:rsidRDefault="00E80769" w:rsidP="00E80769">
      <w:pPr>
        <w:pStyle w:val="a3"/>
        <w:tabs>
          <w:tab w:val="clear" w:pos="640"/>
          <w:tab w:val="clear" w:pos="880"/>
        </w:tabs>
        <w:spacing w:before="120"/>
      </w:pPr>
      <w:bookmarkStart w:id="30300" w:name="_Toc472818981"/>
      <w:bookmarkStart w:id="30301" w:name="_Toc474641696"/>
      <w:bookmarkStart w:id="30302" w:name="_Toc235503567"/>
      <w:bookmarkStart w:id="30303" w:name="_Toc236208655"/>
      <w:bookmarkStart w:id="30304" w:name="_Toc241509341"/>
      <w:bookmarkStart w:id="30305" w:name="_Toc241557818"/>
      <w:bookmarkStart w:id="30306" w:name="_Toc244416828"/>
      <w:bookmarkStart w:id="30307" w:name="_Toc244657768"/>
      <w:bookmarkStart w:id="30308" w:name="_Toc246652508"/>
      <w:bookmarkStart w:id="30309" w:name="_Toc253562057"/>
      <w:bookmarkStart w:id="30310" w:name="_Toc268506073"/>
      <w:bookmarkStart w:id="30311" w:name="_Toc276631192"/>
      <w:bookmarkStart w:id="30312" w:name="_Toc277944236"/>
      <w:bookmarkStart w:id="30313" w:name="_Toc153968581"/>
      <w:bookmarkStart w:id="30314" w:name="_Toc329528925"/>
      <w:r w:rsidRPr="00E77497">
        <w:t>Numeric Literals</w:t>
      </w:r>
      <w:bookmarkEnd w:id="30300"/>
      <w:bookmarkEnd w:id="30301"/>
      <w:bookmarkEnd w:id="30302"/>
      <w:bookmarkEnd w:id="30303"/>
      <w:bookmarkEnd w:id="30304"/>
      <w:bookmarkEnd w:id="30305"/>
      <w:bookmarkEnd w:id="30306"/>
      <w:bookmarkEnd w:id="30307"/>
      <w:bookmarkEnd w:id="30308"/>
      <w:bookmarkEnd w:id="30309"/>
      <w:bookmarkEnd w:id="30310"/>
      <w:bookmarkEnd w:id="30311"/>
      <w:bookmarkEnd w:id="30312"/>
      <w:bookmarkEnd w:id="30313"/>
      <w:bookmarkEnd w:id="30314"/>
    </w:p>
    <w:p w14:paraId="4FF5EABE" w14:textId="77777777" w:rsidR="00E80769" w:rsidRPr="00E77497" w:rsidRDefault="00E80769" w:rsidP="00E80769">
      <w:r w:rsidRPr="00E77497">
        <w:t xml:space="preserve">The syntax and semantics of 7.8.3 </w:t>
      </w:r>
      <w:del w:id="30315" w:author="Allen Wirfs-Brock" w:date="2011-07-02T12:50:00Z">
        <w:r w:rsidRPr="00E77497" w:rsidDel="00CF4089">
          <w:delText>can be</w:delText>
        </w:r>
      </w:del>
      <w:ins w:id="30316" w:author="Allen Wirfs-Brock" w:date="2011-07-02T12:50:00Z">
        <w:r w:rsidR="00CF4089" w:rsidRPr="00E77497">
          <w:t>is</w:t>
        </w:r>
      </w:ins>
      <w:r w:rsidRPr="00E77497">
        <w:t xml:space="preserve"> extended as follows except that this extension is not allowed for strict mode code:</w:t>
      </w:r>
    </w:p>
    <w:p w14:paraId="283B480D" w14:textId="77777777" w:rsidR="00E80769" w:rsidRPr="00E77497" w:rsidRDefault="00E80769" w:rsidP="00E80769">
      <w:pPr>
        <w:pStyle w:val="Syntax"/>
      </w:pPr>
      <w:r w:rsidRPr="00E77497">
        <w:t>Syntax</w:t>
      </w:r>
    </w:p>
    <w:p w14:paraId="0547EA13" w14:textId="77777777" w:rsidR="00E80769" w:rsidRPr="00E77497" w:rsidRDefault="00E80769" w:rsidP="00E80769">
      <w:pPr>
        <w:pStyle w:val="SyntaxRule"/>
      </w:pPr>
      <w:r w:rsidRPr="00E77497">
        <w:t xml:space="preserve">NumericLiteral </w:t>
      </w:r>
      <w:r w:rsidRPr="00E77497">
        <w:rPr>
          <w:rFonts w:ascii="Arial" w:hAnsi="Arial"/>
          <w:b/>
          <w:i w:val="0"/>
        </w:rPr>
        <w:t>::</w:t>
      </w:r>
    </w:p>
    <w:p w14:paraId="32EB9C17" w14:textId="77777777" w:rsidR="00E80769" w:rsidRPr="00E77497" w:rsidRDefault="00E80769" w:rsidP="00E80769">
      <w:pPr>
        <w:pStyle w:val="SyntaxDefinition"/>
      </w:pPr>
      <w:r w:rsidRPr="00E77497">
        <w:t>DecimalLiteral</w:t>
      </w:r>
      <w:ins w:id="30317" w:author="Rev 7 Allen Wirfs-Brock" w:date="2012-05-04T10:23:00Z">
        <w:r w:rsidR="00591F2A">
          <w:br/>
        </w:r>
      </w:ins>
      <w:ins w:id="30318" w:author="Rev 7 Allen Wirfs-Brock" w:date="2012-05-04T10:24:00Z">
        <w:r w:rsidR="00591F2A">
          <w:t>Binary</w:t>
        </w:r>
        <w:r w:rsidR="00591F2A" w:rsidRPr="00E77497">
          <w:t xml:space="preserve">IntegerLiteral </w:t>
        </w:r>
        <w:r w:rsidR="00591F2A">
          <w:br/>
        </w:r>
      </w:ins>
      <w:ins w:id="30319" w:author="Rev 7 Allen Wirfs-Brock" w:date="2012-05-04T10:23:00Z">
        <w:r w:rsidR="00591F2A" w:rsidRPr="00E77497">
          <w:t>OctalIntegerLiteral</w:t>
        </w:r>
      </w:ins>
      <w:r w:rsidRPr="00E77497">
        <w:br/>
        <w:t>HexIntegerLiteral</w:t>
      </w:r>
      <w:r w:rsidRPr="00E77497">
        <w:br/>
      </w:r>
      <w:ins w:id="30320" w:author="Rev 7 Allen Wirfs-Brock" w:date="2012-05-04T10:24:00Z">
        <w:r w:rsidR="00591F2A">
          <w:t>Legacy</w:t>
        </w:r>
      </w:ins>
      <w:r w:rsidRPr="00E77497">
        <w:t>OctalIntegerLiteral</w:t>
      </w:r>
    </w:p>
    <w:p w14:paraId="13CFF93F" w14:textId="77777777" w:rsidR="00E80769" w:rsidRPr="00E77497" w:rsidRDefault="00591F2A" w:rsidP="00E80769">
      <w:pPr>
        <w:pStyle w:val="SyntaxRule"/>
      </w:pPr>
      <w:ins w:id="30321" w:author="Rev 7 Allen Wirfs-Brock" w:date="2012-05-04T10:24:00Z">
        <w:r>
          <w:t>Legacy</w:t>
        </w:r>
      </w:ins>
      <w:r w:rsidR="00E80769" w:rsidRPr="00E77497">
        <w:t xml:space="preserve">OctalIntegerLiteral </w:t>
      </w:r>
      <w:r w:rsidR="00E80769" w:rsidRPr="00E77497">
        <w:rPr>
          <w:rFonts w:ascii="Arial" w:hAnsi="Arial"/>
          <w:b/>
          <w:i w:val="0"/>
        </w:rPr>
        <w:t>::</w:t>
      </w:r>
    </w:p>
    <w:p w14:paraId="2C99A607" w14:textId="77777777"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ins w:id="30322" w:author="Rev 7 Allen Wirfs-Brock" w:date="2012-05-04T10:24:00Z">
        <w:r w:rsidR="00591F2A">
          <w:t>Legacy</w:t>
        </w:r>
      </w:ins>
      <w:r w:rsidRPr="00E77497">
        <w:t>OctalIntegerLiteral OctalDigit</w:t>
      </w:r>
    </w:p>
    <w:p w14:paraId="1D83209A" w14:textId="77777777" w:rsidR="00E80769" w:rsidRPr="00C7794D" w:rsidDel="00591F2A" w:rsidRDefault="00137648" w:rsidP="00E80769">
      <w:pPr>
        <w:pStyle w:val="SyntaxRule"/>
        <w:rPr>
          <w:del w:id="30323" w:author="Rev 7 Allen Wirfs-Brock" w:date="2012-05-04T10:25:00Z"/>
          <w:rFonts w:ascii="Courier New" w:hAnsi="Courier New" w:cs="Courier New"/>
          <w:i w:val="0"/>
        </w:rPr>
      </w:pPr>
      <w:ins w:id="30324" w:author="Rev 8 Allen Wirfs-Brock" w:date="2012-06-14T15:37:00Z">
        <w:r>
          <w:t xml:space="preserve">Static </w:t>
        </w:r>
      </w:ins>
      <w:del w:id="30325" w:author="Rev 7 Allen Wirfs-Brock" w:date="2012-05-04T10:25:00Z">
        <w:r w:rsidR="00E80769" w:rsidRPr="00E77497" w:rsidDel="00591F2A">
          <w:delText>OctalDigit</w:delText>
        </w:r>
        <w:r w:rsidR="00E80769" w:rsidRPr="00C7794D" w:rsidDel="00591F2A">
          <w:delText xml:space="preserve"> </w:delText>
        </w:r>
        <w:r w:rsidR="00E80769" w:rsidRPr="00C7794D" w:rsidDel="00591F2A">
          <w:rPr>
            <w:rFonts w:ascii="Arial" w:hAnsi="Arial"/>
            <w:b/>
            <w:i w:val="0"/>
          </w:rPr>
          <w:delText>::</w:delText>
        </w:r>
        <w:r w:rsidR="00E80769" w:rsidRPr="00C7794D" w:rsidDel="00591F2A">
          <w:delText xml:space="preserve"> </w:delText>
        </w:r>
        <w:r w:rsidR="00E80769" w:rsidRPr="00C7794D" w:rsidDel="00591F2A">
          <w:rPr>
            <w:rFonts w:ascii="Arial" w:hAnsi="Arial"/>
            <w:b/>
            <w:bCs/>
            <w:i w:val="0"/>
          </w:rPr>
          <w:delText>one of</w:delText>
        </w:r>
      </w:del>
    </w:p>
    <w:p w14:paraId="4A86876A" w14:textId="77777777" w:rsidR="00E80769" w:rsidRPr="00C7794D" w:rsidDel="00591F2A" w:rsidRDefault="00E80769" w:rsidP="00E80769">
      <w:pPr>
        <w:pStyle w:val="SyntaxDefinition"/>
        <w:rPr>
          <w:del w:id="30326" w:author="Rev 7 Allen Wirfs-Brock" w:date="2012-05-04T10:25:00Z"/>
          <w:b/>
          <w:bCs/>
        </w:rPr>
      </w:pPr>
      <w:del w:id="30327" w:author="Rev 7 Allen Wirfs-Brock" w:date="2012-05-04T10:25:00Z">
        <w:r w:rsidRPr="00C7794D" w:rsidDel="00591F2A">
          <w:rPr>
            <w:rFonts w:ascii="Courier New" w:hAnsi="Courier New" w:cs="Courier New"/>
            <w:b/>
            <w:i w:val="0"/>
          </w:rPr>
          <w:delText>0</w:delText>
        </w:r>
        <w:r w:rsidRPr="00C7794D" w:rsidDel="00591F2A">
          <w:rPr>
            <w:b/>
          </w:rPr>
          <w:delText xml:space="preserve">  </w:delText>
        </w:r>
        <w:r w:rsidRPr="00C7794D" w:rsidDel="00591F2A">
          <w:rPr>
            <w:rFonts w:ascii="Courier New" w:hAnsi="Courier New" w:cs="Courier New"/>
            <w:b/>
            <w:i w:val="0"/>
          </w:rPr>
          <w:delText>1</w:delText>
        </w:r>
        <w:r w:rsidRPr="00C7794D" w:rsidDel="00591F2A">
          <w:rPr>
            <w:b/>
          </w:rPr>
          <w:delText xml:space="preserve">  </w:delText>
        </w:r>
        <w:r w:rsidRPr="00C7794D" w:rsidDel="00591F2A">
          <w:rPr>
            <w:rFonts w:ascii="Courier New" w:hAnsi="Courier New" w:cs="Courier New"/>
            <w:b/>
            <w:i w:val="0"/>
          </w:rPr>
          <w:delText>2</w:delText>
        </w:r>
        <w:r w:rsidRPr="00C7794D" w:rsidDel="00591F2A">
          <w:rPr>
            <w:b/>
          </w:rPr>
          <w:delText xml:space="preserve">  </w:delText>
        </w:r>
        <w:r w:rsidRPr="00C7794D" w:rsidDel="00591F2A">
          <w:rPr>
            <w:rFonts w:ascii="Courier New" w:hAnsi="Courier New" w:cs="Courier New"/>
            <w:b/>
            <w:i w:val="0"/>
          </w:rPr>
          <w:delText xml:space="preserve">3 </w:delText>
        </w:r>
        <w:r w:rsidRPr="00C7794D" w:rsidDel="00591F2A">
          <w:rPr>
            <w:b/>
          </w:rPr>
          <w:delText xml:space="preserve"> </w:delText>
        </w:r>
        <w:r w:rsidRPr="00C7794D" w:rsidDel="00591F2A">
          <w:rPr>
            <w:rFonts w:ascii="Courier New" w:hAnsi="Courier New" w:cs="Courier New"/>
            <w:b/>
            <w:i w:val="0"/>
          </w:rPr>
          <w:delText xml:space="preserve">4 </w:delText>
        </w:r>
        <w:r w:rsidRPr="00C7794D" w:rsidDel="00591F2A">
          <w:rPr>
            <w:b/>
          </w:rPr>
          <w:delText xml:space="preserve"> </w:delText>
        </w:r>
        <w:r w:rsidRPr="00C7794D" w:rsidDel="00591F2A">
          <w:rPr>
            <w:rFonts w:ascii="Courier New" w:hAnsi="Courier New" w:cs="Courier New"/>
            <w:b/>
            <w:i w:val="0"/>
          </w:rPr>
          <w:delText>5</w:delText>
        </w:r>
        <w:r w:rsidRPr="00C7794D" w:rsidDel="00591F2A">
          <w:rPr>
            <w:b/>
          </w:rPr>
          <w:delText xml:space="preserve">  </w:delText>
        </w:r>
        <w:r w:rsidRPr="00C7794D" w:rsidDel="00591F2A">
          <w:rPr>
            <w:rFonts w:ascii="Courier New" w:hAnsi="Courier New" w:cs="Courier New"/>
            <w:b/>
            <w:i w:val="0"/>
          </w:rPr>
          <w:delText>6</w:delText>
        </w:r>
        <w:r w:rsidRPr="00C7794D" w:rsidDel="00591F2A">
          <w:rPr>
            <w:b/>
          </w:rPr>
          <w:delText xml:space="preserve">  </w:delText>
        </w:r>
        <w:r w:rsidRPr="00C7794D" w:rsidDel="00591F2A">
          <w:rPr>
            <w:rFonts w:ascii="Courier New" w:hAnsi="Courier New" w:cs="Courier New"/>
            <w:b/>
            <w:i w:val="0"/>
          </w:rPr>
          <w:delText>7</w:delText>
        </w:r>
      </w:del>
    </w:p>
    <w:p w14:paraId="2605D4B0" w14:textId="77777777" w:rsidR="00E80769" w:rsidRPr="004D1BD1" w:rsidRDefault="00E80769" w:rsidP="00E80769">
      <w:r w:rsidRPr="004D1BD1">
        <w:t>Semantics</w:t>
      </w:r>
    </w:p>
    <w:p w14:paraId="48BD1BFC" w14:textId="77777777" w:rsidR="00E80769" w:rsidRPr="00A67AF2" w:rsidDel="00591F2A" w:rsidRDefault="00E80769" w:rsidP="00E80769">
      <w:pPr>
        <w:pStyle w:val="MathSpecialCase3"/>
        <w:numPr>
          <w:ilvl w:val="0"/>
          <w:numId w:val="30"/>
        </w:numPr>
        <w:tabs>
          <w:tab w:val="left" w:pos="1170"/>
        </w:tabs>
        <w:spacing w:after="0"/>
        <w:ind w:left="1170" w:hanging="270"/>
        <w:rPr>
          <w:del w:id="30328" w:author="Rev 7 Allen Wirfs-Brock" w:date="2012-05-04T10:27:00Z"/>
          <w:rFonts w:ascii="Arial" w:hAnsi="Arial"/>
        </w:rPr>
      </w:pPr>
      <w:del w:id="30329" w:author="Rev 7 Allen Wirfs-Brock" w:date="2012-05-04T10:27:00Z">
        <w:r w:rsidRPr="008B7F6F" w:rsidDel="00591F2A">
          <w:rPr>
            <w:rFonts w:ascii="Arial" w:hAnsi="Arial"/>
          </w:rPr>
          <w:delText xml:space="preserve">The MV of </w:delText>
        </w:r>
        <w:r w:rsidRPr="006B6D0A" w:rsidDel="00591F2A">
          <w:rPr>
            <w:i/>
          </w:rPr>
          <w:delText>NumericLiteral</w:delText>
        </w:r>
        <w:r w:rsidRPr="006B6D0A" w:rsidDel="00591F2A">
          <w:rPr>
            <w:rFonts w:ascii="Arial" w:hAnsi="Arial"/>
          </w:rPr>
          <w:delText xml:space="preserve"> </w:delText>
        </w:r>
        <w:r w:rsidRPr="006B6D0A" w:rsidDel="00591F2A">
          <w:rPr>
            <w:rFonts w:ascii="Arial" w:hAnsi="Arial"/>
            <w:b/>
          </w:rPr>
          <w:delText>::</w:delText>
        </w:r>
        <w:r w:rsidRPr="00E65A34" w:rsidDel="00591F2A">
          <w:rPr>
            <w:rFonts w:ascii="Arial" w:hAnsi="Arial"/>
          </w:rPr>
          <w:delText xml:space="preserve"> </w:delText>
        </w:r>
        <w:r w:rsidRPr="00546435" w:rsidDel="00591F2A">
          <w:rPr>
            <w:i/>
          </w:rPr>
          <w:delText>OctalIntegerLiteral</w:delText>
        </w:r>
        <w:r w:rsidRPr="00A67AF2" w:rsidDel="00591F2A">
          <w:rPr>
            <w:rFonts w:ascii="Arial" w:hAnsi="Arial"/>
          </w:rPr>
          <w:delText xml:space="preserve"> is the MV of </w:delText>
        </w:r>
        <w:r w:rsidRPr="00A67AF2" w:rsidDel="00591F2A">
          <w:rPr>
            <w:i/>
          </w:rPr>
          <w:delText>OctalIntegerLiteral</w:delText>
        </w:r>
        <w:r w:rsidRPr="00A67AF2" w:rsidDel="00591F2A">
          <w:rPr>
            <w:rFonts w:ascii="Arial" w:hAnsi="Arial"/>
          </w:rPr>
          <w:delText>.</w:delText>
        </w:r>
      </w:del>
    </w:p>
    <w:p w14:paraId="19E7674B" w14:textId="77777777" w:rsidR="00E80769" w:rsidRPr="00E77497" w:rsidDel="00591F2A" w:rsidRDefault="00E80769" w:rsidP="00E80769">
      <w:pPr>
        <w:pStyle w:val="MathSpecialCase3"/>
        <w:numPr>
          <w:ilvl w:val="0"/>
          <w:numId w:val="30"/>
        </w:numPr>
        <w:tabs>
          <w:tab w:val="left" w:pos="1170"/>
        </w:tabs>
        <w:spacing w:after="0"/>
        <w:ind w:left="1170" w:hanging="270"/>
        <w:rPr>
          <w:del w:id="30330" w:author="Rev 7 Allen Wirfs-Brock" w:date="2012-05-04T10:27:00Z"/>
          <w:rFonts w:ascii="Arial" w:hAnsi="Arial"/>
        </w:rPr>
      </w:pPr>
      <w:del w:id="30331" w:author="Rev 7 Allen Wirfs-Brock" w:date="2012-05-04T10:27:00Z">
        <w:r w:rsidRPr="00B820AB" w:rsidDel="00591F2A">
          <w:rPr>
            <w:rFonts w:ascii="Arial" w:hAnsi="Arial"/>
          </w:rPr>
          <w:delText xml:space="preserve">The MV of </w:delText>
        </w:r>
        <w:r w:rsidRPr="00675B74"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0</w:delText>
        </w:r>
        <w:r w:rsidRPr="00E77497" w:rsidDel="00591F2A">
          <w:rPr>
            <w:rFonts w:ascii="Arial" w:hAnsi="Arial"/>
          </w:rPr>
          <w:delText xml:space="preserve"> is 0.</w:delText>
        </w:r>
      </w:del>
    </w:p>
    <w:p w14:paraId="5D726C6E" w14:textId="77777777" w:rsidR="00E80769" w:rsidRPr="00E77497" w:rsidDel="00591F2A" w:rsidRDefault="00E80769" w:rsidP="00E80769">
      <w:pPr>
        <w:pStyle w:val="MathSpecialCase3"/>
        <w:numPr>
          <w:ilvl w:val="0"/>
          <w:numId w:val="30"/>
        </w:numPr>
        <w:tabs>
          <w:tab w:val="left" w:pos="1170"/>
        </w:tabs>
        <w:spacing w:after="0"/>
        <w:ind w:left="1170" w:hanging="270"/>
        <w:rPr>
          <w:del w:id="30332" w:author="Rev 7 Allen Wirfs-Brock" w:date="2012-05-04T10:27:00Z"/>
          <w:rFonts w:ascii="Arial" w:hAnsi="Arial"/>
        </w:rPr>
      </w:pPr>
      <w:del w:id="30333"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1</w:delText>
        </w:r>
        <w:r w:rsidRPr="00E77497" w:rsidDel="00591F2A">
          <w:rPr>
            <w:rFonts w:ascii="Arial" w:hAnsi="Arial"/>
          </w:rPr>
          <w:delText xml:space="preserve"> is 1.</w:delText>
        </w:r>
      </w:del>
    </w:p>
    <w:p w14:paraId="09B69D0B" w14:textId="77777777" w:rsidR="00E80769" w:rsidRPr="00E77497" w:rsidDel="00591F2A" w:rsidRDefault="00E80769" w:rsidP="00E80769">
      <w:pPr>
        <w:pStyle w:val="MathSpecialCase3"/>
        <w:numPr>
          <w:ilvl w:val="0"/>
          <w:numId w:val="30"/>
        </w:numPr>
        <w:tabs>
          <w:tab w:val="left" w:pos="1170"/>
        </w:tabs>
        <w:spacing w:after="0"/>
        <w:ind w:left="1170" w:hanging="270"/>
        <w:rPr>
          <w:del w:id="30334" w:author="Rev 7 Allen Wirfs-Brock" w:date="2012-05-04T10:27:00Z"/>
          <w:rFonts w:ascii="Arial" w:hAnsi="Arial"/>
        </w:rPr>
      </w:pPr>
      <w:del w:id="30335"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2</w:delText>
        </w:r>
        <w:r w:rsidRPr="00E77497" w:rsidDel="00591F2A">
          <w:rPr>
            <w:rFonts w:ascii="Arial" w:hAnsi="Arial"/>
          </w:rPr>
          <w:delText xml:space="preserve"> is 2.</w:delText>
        </w:r>
      </w:del>
    </w:p>
    <w:p w14:paraId="3DB363BF" w14:textId="77777777" w:rsidR="00E80769" w:rsidRPr="00E77497" w:rsidDel="00591F2A" w:rsidRDefault="00E80769" w:rsidP="00E80769">
      <w:pPr>
        <w:pStyle w:val="MathSpecialCase3"/>
        <w:numPr>
          <w:ilvl w:val="0"/>
          <w:numId w:val="30"/>
        </w:numPr>
        <w:tabs>
          <w:tab w:val="left" w:pos="1170"/>
        </w:tabs>
        <w:spacing w:after="0"/>
        <w:ind w:left="1170" w:hanging="270"/>
        <w:rPr>
          <w:del w:id="30336" w:author="Rev 7 Allen Wirfs-Brock" w:date="2012-05-04T10:27:00Z"/>
          <w:rFonts w:ascii="Arial" w:hAnsi="Arial"/>
        </w:rPr>
      </w:pPr>
      <w:del w:id="30337"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3</w:delText>
        </w:r>
        <w:r w:rsidRPr="00E77497" w:rsidDel="00591F2A">
          <w:rPr>
            <w:rFonts w:ascii="Arial" w:hAnsi="Arial"/>
          </w:rPr>
          <w:delText xml:space="preserve"> is 3.</w:delText>
        </w:r>
      </w:del>
    </w:p>
    <w:p w14:paraId="26066B6F" w14:textId="77777777" w:rsidR="00E80769" w:rsidRPr="00E77497" w:rsidDel="00591F2A" w:rsidRDefault="00E80769" w:rsidP="00E80769">
      <w:pPr>
        <w:pStyle w:val="MathSpecialCase3"/>
        <w:numPr>
          <w:ilvl w:val="0"/>
          <w:numId w:val="30"/>
        </w:numPr>
        <w:tabs>
          <w:tab w:val="left" w:pos="1170"/>
        </w:tabs>
        <w:spacing w:after="0"/>
        <w:ind w:left="1170" w:hanging="270"/>
        <w:rPr>
          <w:del w:id="30338" w:author="Rev 7 Allen Wirfs-Brock" w:date="2012-05-04T10:27:00Z"/>
          <w:rFonts w:ascii="Arial" w:hAnsi="Arial"/>
        </w:rPr>
      </w:pPr>
      <w:del w:id="30339"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4</w:delText>
        </w:r>
        <w:r w:rsidRPr="00E77497" w:rsidDel="00591F2A">
          <w:rPr>
            <w:rFonts w:ascii="Arial" w:hAnsi="Arial"/>
          </w:rPr>
          <w:delText xml:space="preserve"> is 4.</w:delText>
        </w:r>
      </w:del>
    </w:p>
    <w:p w14:paraId="5F543B04" w14:textId="77777777" w:rsidR="00E80769" w:rsidRPr="00E77497" w:rsidDel="00591F2A" w:rsidRDefault="00E80769" w:rsidP="00E80769">
      <w:pPr>
        <w:pStyle w:val="MathSpecialCase3"/>
        <w:numPr>
          <w:ilvl w:val="0"/>
          <w:numId w:val="30"/>
        </w:numPr>
        <w:tabs>
          <w:tab w:val="left" w:pos="1170"/>
        </w:tabs>
        <w:spacing w:after="0"/>
        <w:ind w:left="1170" w:hanging="270"/>
        <w:rPr>
          <w:del w:id="30340" w:author="Rev 7 Allen Wirfs-Brock" w:date="2012-05-04T10:27:00Z"/>
          <w:rFonts w:ascii="Arial" w:hAnsi="Arial"/>
        </w:rPr>
      </w:pPr>
      <w:del w:id="30341"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5</w:delText>
        </w:r>
        <w:r w:rsidRPr="00E77497" w:rsidDel="00591F2A">
          <w:rPr>
            <w:rFonts w:ascii="Arial" w:hAnsi="Arial"/>
          </w:rPr>
          <w:delText xml:space="preserve"> is 5.</w:delText>
        </w:r>
      </w:del>
    </w:p>
    <w:p w14:paraId="3D690369" w14:textId="77777777" w:rsidR="00E80769" w:rsidRPr="00E77497" w:rsidDel="00591F2A" w:rsidRDefault="00E80769" w:rsidP="00E80769">
      <w:pPr>
        <w:pStyle w:val="MathSpecialCase3"/>
        <w:numPr>
          <w:ilvl w:val="0"/>
          <w:numId w:val="30"/>
        </w:numPr>
        <w:tabs>
          <w:tab w:val="left" w:pos="1170"/>
        </w:tabs>
        <w:spacing w:after="0"/>
        <w:ind w:left="1170" w:hanging="270"/>
        <w:rPr>
          <w:del w:id="30342" w:author="Rev 7 Allen Wirfs-Brock" w:date="2012-05-04T10:27:00Z"/>
          <w:rFonts w:ascii="Arial" w:hAnsi="Arial"/>
        </w:rPr>
      </w:pPr>
      <w:del w:id="30343"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6</w:delText>
        </w:r>
        <w:r w:rsidRPr="00E77497" w:rsidDel="00591F2A">
          <w:rPr>
            <w:rFonts w:ascii="Arial" w:hAnsi="Arial"/>
          </w:rPr>
          <w:delText xml:space="preserve"> is 6.</w:delText>
        </w:r>
      </w:del>
    </w:p>
    <w:p w14:paraId="00B4AFC3" w14:textId="77777777" w:rsidR="00E80769" w:rsidRPr="00E77497" w:rsidDel="00591F2A" w:rsidRDefault="00E80769" w:rsidP="00E80769">
      <w:pPr>
        <w:pStyle w:val="MathSpecialCase3"/>
        <w:numPr>
          <w:ilvl w:val="0"/>
          <w:numId w:val="30"/>
        </w:numPr>
        <w:tabs>
          <w:tab w:val="left" w:pos="1170"/>
        </w:tabs>
        <w:spacing w:after="0"/>
        <w:ind w:left="1170" w:hanging="270"/>
        <w:rPr>
          <w:del w:id="30344" w:author="Rev 7 Allen Wirfs-Brock" w:date="2012-05-04T10:27:00Z"/>
          <w:rFonts w:ascii="Arial" w:hAnsi="Arial"/>
        </w:rPr>
      </w:pPr>
      <w:del w:id="30345"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7</w:delText>
        </w:r>
        <w:r w:rsidRPr="00E77497" w:rsidDel="00591F2A">
          <w:rPr>
            <w:rFonts w:ascii="Arial" w:hAnsi="Arial"/>
          </w:rPr>
          <w:delText xml:space="preserve"> is 7.</w:delText>
        </w:r>
      </w:del>
    </w:p>
    <w:p w14:paraId="2EC76C6F"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ins w:id="30346" w:author="Rev 7 Allen Wirfs-Brock" w:date="2012-05-04T10:25:00Z">
        <w:r w:rsidR="00591F2A" w:rsidRPr="006768C7">
          <w:rPr>
            <w:i/>
          </w:rPr>
          <w:t>Legacy</w:t>
        </w:r>
      </w:ins>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14:paraId="3397B8B1" w14:textId="77777777"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ins w:id="30347" w:author="Rev 7 Allen Wirfs-Brock" w:date="2012-05-04T10:26:00Z">
        <w:r w:rsidR="00591F2A" w:rsidRPr="006768C7">
          <w:rPr>
            <w:i/>
          </w:rPr>
          <w:t>Legacy</w:t>
        </w:r>
      </w:ins>
      <w:r w:rsidRPr="00E77497">
        <w:rPr>
          <w:i/>
        </w:rPr>
        <w:t xml:space="preserve">OctalIntegerLiteral </w:t>
      </w:r>
      <w:r w:rsidRPr="00E77497">
        <w:rPr>
          <w:rFonts w:ascii="Arial" w:hAnsi="Arial"/>
          <w:b/>
        </w:rPr>
        <w:t>::</w:t>
      </w:r>
      <w:r w:rsidRPr="00E77497">
        <w:rPr>
          <w:rFonts w:ascii="Arial" w:hAnsi="Arial"/>
        </w:rPr>
        <w:t xml:space="preserve"> </w:t>
      </w:r>
      <w:ins w:id="30348" w:author="Rev 7 Allen Wirfs-Brock" w:date="2012-05-04T10:26:00Z">
        <w:r w:rsidR="00591F2A" w:rsidRPr="006768C7">
          <w:rPr>
            <w:i/>
          </w:rPr>
          <w:t>Legacy</w:t>
        </w:r>
      </w:ins>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ins w:id="30349" w:author="Rev 7 Allen Wirfs-Brock" w:date="2012-05-04T10:27:00Z">
        <w:r w:rsidR="00591F2A" w:rsidRPr="006768C7">
          <w:rPr>
            <w:i/>
          </w:rPr>
          <w:t>Legacy</w:t>
        </w:r>
      </w:ins>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14:paraId="5E951F86" w14:textId="77777777" w:rsidR="00E80769" w:rsidRPr="00E77497" w:rsidRDefault="00E80769" w:rsidP="00E80769">
      <w:pPr>
        <w:pStyle w:val="a3"/>
        <w:tabs>
          <w:tab w:val="clear" w:pos="640"/>
          <w:tab w:val="clear" w:pos="880"/>
        </w:tabs>
        <w:spacing w:before="120"/>
      </w:pPr>
      <w:bookmarkStart w:id="30350" w:name="_Toc472818982"/>
      <w:bookmarkStart w:id="30351" w:name="_Toc474641697"/>
      <w:bookmarkStart w:id="30352" w:name="_Toc235503568"/>
      <w:bookmarkStart w:id="30353" w:name="_Toc236208656"/>
      <w:bookmarkStart w:id="30354" w:name="_Toc241509342"/>
      <w:bookmarkStart w:id="30355" w:name="_Toc241557819"/>
      <w:bookmarkStart w:id="30356" w:name="_Toc244416829"/>
      <w:bookmarkStart w:id="30357" w:name="_Toc244657769"/>
      <w:bookmarkStart w:id="30358" w:name="_Toc246652509"/>
      <w:bookmarkStart w:id="30359" w:name="_Toc253562058"/>
      <w:bookmarkStart w:id="30360" w:name="_Toc268506074"/>
      <w:bookmarkStart w:id="30361" w:name="_Toc276631193"/>
      <w:bookmarkStart w:id="30362" w:name="_Toc277944237"/>
      <w:bookmarkStart w:id="30363" w:name="_Toc153968582"/>
      <w:bookmarkStart w:id="30364" w:name="_Toc329528926"/>
      <w:r w:rsidRPr="00E77497">
        <w:t>String Literals</w:t>
      </w:r>
      <w:bookmarkEnd w:id="30350"/>
      <w:bookmarkEnd w:id="30351"/>
      <w:bookmarkEnd w:id="30352"/>
      <w:bookmarkEnd w:id="30353"/>
      <w:bookmarkEnd w:id="30354"/>
      <w:bookmarkEnd w:id="30355"/>
      <w:bookmarkEnd w:id="30356"/>
      <w:bookmarkEnd w:id="30357"/>
      <w:bookmarkEnd w:id="30358"/>
      <w:bookmarkEnd w:id="30359"/>
      <w:bookmarkEnd w:id="30360"/>
      <w:bookmarkEnd w:id="30361"/>
      <w:bookmarkEnd w:id="30362"/>
      <w:bookmarkEnd w:id="30363"/>
      <w:bookmarkEnd w:id="30364"/>
    </w:p>
    <w:p w14:paraId="19E7493C" w14:textId="77777777" w:rsidR="00E80769" w:rsidRPr="00E77497" w:rsidRDefault="00E80769" w:rsidP="00E80769">
      <w:r w:rsidRPr="00E77497">
        <w:t xml:space="preserve">The syntax and semantics of 7.8.4 </w:t>
      </w:r>
      <w:del w:id="30365" w:author="Allen Wirfs-Brock" w:date="2011-07-02T12:50:00Z">
        <w:r w:rsidRPr="00E77497" w:rsidDel="00CF4089">
          <w:delText>can be</w:delText>
        </w:r>
      </w:del>
      <w:ins w:id="30366" w:author="Allen Wirfs-Brock" w:date="2011-07-02T12:50:00Z">
        <w:r w:rsidR="00CF4089" w:rsidRPr="00E77497">
          <w:t>is</w:t>
        </w:r>
      </w:ins>
      <w:r w:rsidRPr="00E77497">
        <w:t xml:space="preserve"> extended as follows except that this extension is not allowed for strict mode code:</w:t>
      </w:r>
    </w:p>
    <w:p w14:paraId="58F15405" w14:textId="77777777" w:rsidR="00E80769" w:rsidRPr="00E77497" w:rsidRDefault="00E80769" w:rsidP="00E80769">
      <w:pPr>
        <w:pStyle w:val="Syntax"/>
      </w:pPr>
      <w:r w:rsidRPr="00E77497">
        <w:t>Syntax</w:t>
      </w:r>
    </w:p>
    <w:p w14:paraId="3D3119C2" w14:textId="77777777" w:rsidR="00E80769" w:rsidRPr="00E77497" w:rsidRDefault="00E80769" w:rsidP="00E80769">
      <w:pPr>
        <w:pStyle w:val="SyntaxRule"/>
      </w:pPr>
      <w:r w:rsidRPr="00E77497">
        <w:t xml:space="preserve">EscapeSequence </w:t>
      </w:r>
      <w:r w:rsidRPr="00E77497">
        <w:rPr>
          <w:rFonts w:ascii="Arial" w:hAnsi="Arial"/>
          <w:b/>
          <w:i w:val="0"/>
        </w:rPr>
        <w:t>::</w:t>
      </w:r>
    </w:p>
    <w:p w14:paraId="1FB60E6E" w14:textId="77777777"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14:paraId="26545B78" w14:textId="77777777" w:rsidR="00E80769" w:rsidRPr="00E77497" w:rsidRDefault="00E80769" w:rsidP="00E80769">
      <w:pPr>
        <w:pStyle w:val="SyntaxRule"/>
      </w:pPr>
      <w:r w:rsidRPr="00E77497">
        <w:t xml:space="preserve">OctalEscapeSequence </w:t>
      </w:r>
      <w:r w:rsidRPr="00E77497">
        <w:rPr>
          <w:rFonts w:ascii="Arial" w:hAnsi="Arial"/>
          <w:b/>
          <w:i w:val="0"/>
        </w:rPr>
        <w:t>::</w:t>
      </w:r>
    </w:p>
    <w:p w14:paraId="0D45C557" w14:textId="77777777"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48B05DAB" w14:textId="77777777"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3106326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14:paraId="55C8659E" w14:textId="77777777" w:rsidR="00E80769" w:rsidRPr="00E77497" w:rsidRDefault="00E80769" w:rsidP="00E80769">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03EF5431"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14:paraId="0F7D7D99" w14:textId="77777777" w:rsidR="00E80769" w:rsidRPr="00E77497" w:rsidRDefault="00137648" w:rsidP="00E80769">
      <w:pPr>
        <w:pStyle w:val="Syntax"/>
      </w:pPr>
      <w:ins w:id="30367" w:author="Rev 8 Allen Wirfs-Brock" w:date="2012-06-14T15:37:00Z">
        <w:r>
          <w:t xml:space="preserve">Static </w:t>
        </w:r>
      </w:ins>
      <w:r w:rsidR="00E80769" w:rsidRPr="00E77497">
        <w:t>Semantics</w:t>
      </w:r>
    </w:p>
    <w:p w14:paraId="5C4806FC"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5240D86C"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1CBB902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62954D94"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14CE0FD1"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404191BA"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2E806D61"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0FF0EFCB"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292BF226"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15F5668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026A66BE"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46F42E8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20A926DE" w14:textId="77777777"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1444E3E0" w14:textId="77777777" w:rsidR="00E80769" w:rsidRPr="00E77497" w:rsidRDefault="00E80769" w:rsidP="00E80769">
      <w:pPr>
        <w:pStyle w:val="a2"/>
        <w:tabs>
          <w:tab w:val="clear" w:pos="500"/>
          <w:tab w:val="clear" w:pos="720"/>
          <w:tab w:val="left" w:pos="567"/>
        </w:tabs>
      </w:pPr>
      <w:bookmarkStart w:id="30368" w:name="_Toc472818983"/>
      <w:bookmarkStart w:id="30369" w:name="_Toc474641698"/>
      <w:bookmarkStart w:id="30370" w:name="_Toc235503569"/>
      <w:bookmarkStart w:id="30371" w:name="_Toc236208657"/>
      <w:bookmarkStart w:id="30372" w:name="_Toc241509343"/>
      <w:bookmarkStart w:id="30373" w:name="_Toc241557820"/>
      <w:bookmarkStart w:id="30374" w:name="_Toc244416830"/>
      <w:bookmarkStart w:id="30375" w:name="_Toc244657770"/>
      <w:bookmarkStart w:id="30376" w:name="_Toc246652510"/>
      <w:bookmarkStart w:id="30377" w:name="_Toc253562059"/>
      <w:bookmarkStart w:id="30378" w:name="_Toc268506075"/>
      <w:bookmarkStart w:id="30379" w:name="_Toc276631194"/>
      <w:bookmarkStart w:id="30380" w:name="_Toc277944238"/>
      <w:bookmarkStart w:id="30381" w:name="_Toc153968583"/>
      <w:bookmarkStart w:id="30382" w:name="_Toc329528927"/>
      <w:r w:rsidRPr="00E77497">
        <w:t>Additional Properties</w:t>
      </w:r>
      <w:bookmarkEnd w:id="30368"/>
      <w:bookmarkEnd w:id="30369"/>
      <w:bookmarkEnd w:id="30370"/>
      <w:bookmarkEnd w:id="30371"/>
      <w:bookmarkEnd w:id="30372"/>
      <w:bookmarkEnd w:id="30373"/>
      <w:bookmarkEnd w:id="30374"/>
      <w:bookmarkEnd w:id="30375"/>
      <w:bookmarkEnd w:id="30376"/>
      <w:bookmarkEnd w:id="30377"/>
      <w:bookmarkEnd w:id="30378"/>
      <w:bookmarkEnd w:id="30379"/>
      <w:bookmarkEnd w:id="30380"/>
      <w:bookmarkEnd w:id="30381"/>
      <w:bookmarkEnd w:id="30382"/>
    </w:p>
    <w:p w14:paraId="31E6B7F5" w14:textId="77777777" w:rsidR="00E80769" w:rsidRPr="00E77497" w:rsidRDefault="00E80769" w:rsidP="00E80769">
      <w:del w:id="30383" w:author="Allen Wirfs-Brock" w:date="2011-07-02T12:43:00Z">
        <w:r w:rsidRPr="00E77497" w:rsidDel="00914B17">
          <w:delText>Some implementations of</w:delText>
        </w:r>
      </w:del>
      <w:ins w:id="30384" w:author="Allen Wirfs-Brock" w:date="2011-07-02T12:43:00Z">
        <w:r w:rsidR="00914B17" w:rsidRPr="00E77497">
          <w:t>When the</w:t>
        </w:r>
      </w:ins>
      <w:r w:rsidRPr="00E77497">
        <w:t xml:space="preserve"> ECMAScript</w:t>
      </w:r>
      <w:ins w:id="30385" w:author="Allen Wirfs-Brock" w:date="2011-07-02T12:43:00Z">
        <w:r w:rsidR="00914B17" w:rsidRPr="00E77497">
          <w:t xml:space="preserve"> host is a web browser the following</w:t>
        </w:r>
      </w:ins>
      <w:r w:rsidRPr="00E77497">
        <w:t xml:space="preserve"> </w:t>
      </w:r>
      <w:del w:id="30386" w:author="Allen Wirfs-Brock" w:date="2011-07-02T12:44:00Z">
        <w:r w:rsidRPr="00E77497" w:rsidDel="00CF4089">
          <w:delText>have included</w:delText>
        </w:r>
      </w:del>
      <w:ins w:id="30387" w:author="Allen Wirfs-Brock" w:date="2011-07-02T12:44:00Z">
        <w:del w:id="30388" w:author="Rev 9 Allen Wirfs-Brock" w:date="2012-07-08T12:40:00Z">
          <w:r w:rsidR="00CF4089" w:rsidRPr="00E77497" w:rsidDel="00273E7C">
            <w:delText>these</w:delText>
          </w:r>
        </w:del>
      </w:ins>
      <w:del w:id="30389" w:author="Rev 9 Allen Wirfs-Brock" w:date="2012-07-08T12:40:00Z">
        <w:r w:rsidRPr="00E77497" w:rsidDel="00273E7C">
          <w:delText xml:space="preserve"> </w:delText>
        </w:r>
      </w:del>
      <w:r w:rsidRPr="00E77497">
        <w:t xml:space="preserve">additional properties </w:t>
      </w:r>
      <w:del w:id="30390" w:author="Allen Wirfs-Brock" w:date="2011-07-02T12:44:00Z">
        <w:r w:rsidRPr="00E77497" w:rsidDel="00CF4089">
          <w:delText>for some</w:delText>
        </w:r>
      </w:del>
      <w:r w:rsidRPr="00E77497">
        <w:t xml:space="preserve"> of the standard </w:t>
      </w:r>
      <w:del w:id="30391" w:author="Rev 9 Allen Wirfs-Brock" w:date="2012-07-07T17:36:00Z">
        <w:r w:rsidRPr="00E77497" w:rsidDel="00EB2682">
          <w:delText xml:space="preserve">native </w:delText>
        </w:r>
      </w:del>
      <w:ins w:id="30392" w:author="Rev 9 Allen Wirfs-Brock" w:date="2012-07-07T17:36:00Z">
        <w:r w:rsidR="00EB2682">
          <w:t>built-in</w:t>
        </w:r>
        <w:r w:rsidR="00EB2682" w:rsidRPr="00E77497">
          <w:t xml:space="preserve"> </w:t>
        </w:r>
      </w:ins>
      <w:r w:rsidRPr="00E77497">
        <w:t>objects</w:t>
      </w:r>
      <w:ins w:id="30393" w:author="Allen Wirfs-Brock" w:date="2011-07-02T12:45:00Z">
        <w:r w:rsidR="00CF4089" w:rsidRPr="00E77497">
          <w:t xml:space="preserve"> are defined</w:t>
        </w:r>
      </w:ins>
      <w:r w:rsidRPr="00E77497">
        <w:t xml:space="preserve">. </w:t>
      </w:r>
      <w:del w:id="30394" w:author="Allen Wirfs-Brock" w:date="2011-07-02T12:45:00Z">
        <w:r w:rsidRPr="00E77497" w:rsidDel="00CF4089">
          <w:delText>This non-normative annex suggests uniform semantics for such properties without making the properties or their semantics part of this standard.</w:delText>
        </w:r>
      </w:del>
    </w:p>
    <w:p w14:paraId="7B2BF297" w14:textId="77777777" w:rsidR="00BA25B6" w:rsidRPr="00E77497" w:rsidRDefault="00BA25B6" w:rsidP="00BA25B6">
      <w:pPr>
        <w:pStyle w:val="a3"/>
        <w:numPr>
          <w:ilvl w:val="2"/>
          <w:numId w:val="825"/>
        </w:numPr>
        <w:tabs>
          <w:tab w:val="clear" w:pos="640"/>
          <w:tab w:val="clear" w:pos="880"/>
        </w:tabs>
        <w:spacing w:before="120"/>
        <w:rPr>
          <w:ins w:id="30395" w:author="Rev 8 Allen Wirfs-Brock" w:date="2012-05-11T13:27:00Z"/>
        </w:rPr>
      </w:pPr>
      <w:bookmarkStart w:id="30396" w:name="_Ref457724123"/>
      <w:bookmarkStart w:id="30397" w:name="_Ref457793857"/>
      <w:bookmarkStart w:id="30398" w:name="_Toc472818984"/>
      <w:bookmarkStart w:id="30399" w:name="_Toc474641699"/>
      <w:bookmarkStart w:id="30400" w:name="_Toc235503570"/>
      <w:bookmarkStart w:id="30401" w:name="_Toc236208658"/>
      <w:bookmarkStart w:id="30402" w:name="_Toc241509344"/>
      <w:bookmarkStart w:id="30403" w:name="_Toc241557821"/>
      <w:bookmarkStart w:id="30404" w:name="_Toc244416831"/>
      <w:bookmarkStart w:id="30405" w:name="_Toc244657771"/>
      <w:bookmarkStart w:id="30406" w:name="_Toc246652511"/>
      <w:bookmarkStart w:id="30407" w:name="_Toc253562060"/>
      <w:bookmarkStart w:id="30408" w:name="_Toc268506076"/>
      <w:bookmarkStart w:id="30409" w:name="_Toc276631195"/>
      <w:bookmarkStart w:id="30410" w:name="_Toc277944239"/>
      <w:bookmarkStart w:id="30411" w:name="_Toc153968584"/>
      <w:bookmarkStart w:id="30412" w:name="_Toc329528928"/>
      <w:ins w:id="30413" w:author="Rev 8 Allen Wirfs-Brock" w:date="2012-05-11T13:27:00Z">
        <w:r>
          <w:t>Additional Properties of the Global Object</w:t>
        </w:r>
        <w:bookmarkEnd w:id="30412"/>
      </w:ins>
    </w:p>
    <w:p w14:paraId="60067AB9" w14:textId="77777777" w:rsidR="00E80769" w:rsidRPr="00E77497" w:rsidRDefault="00E80769" w:rsidP="00BA25B6">
      <w:pPr>
        <w:pStyle w:val="a4"/>
      </w:pPr>
      <w:r w:rsidRPr="00E77497">
        <w:t>escape (string)</w:t>
      </w:r>
      <w:bookmarkEnd w:id="30396"/>
      <w:bookmarkEnd w:id="30397"/>
      <w:bookmarkEnd w:id="30398"/>
      <w:bookmarkEnd w:id="30399"/>
      <w:bookmarkEnd w:id="30400"/>
      <w:bookmarkEnd w:id="30401"/>
      <w:bookmarkEnd w:id="30402"/>
      <w:bookmarkEnd w:id="30403"/>
      <w:bookmarkEnd w:id="30404"/>
      <w:bookmarkEnd w:id="30405"/>
      <w:bookmarkEnd w:id="30406"/>
      <w:bookmarkEnd w:id="30407"/>
      <w:bookmarkEnd w:id="30408"/>
      <w:bookmarkEnd w:id="30409"/>
      <w:bookmarkEnd w:id="30410"/>
      <w:bookmarkEnd w:id="30411"/>
    </w:p>
    <w:p w14:paraId="739EEC63" w14:textId="77777777"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32DF825C" w14:textId="77777777"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4398C895" w14:textId="77777777"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5753C8B4" w14:textId="77777777" w:rsidR="00E80769" w:rsidRPr="00E77497" w:rsidRDefault="00E80769" w:rsidP="001F482D">
      <w:pPr>
        <w:pStyle w:val="Alg3"/>
        <w:numPr>
          <w:ilvl w:val="0"/>
          <w:numId w:val="385"/>
        </w:numPr>
      </w:pPr>
      <w:r w:rsidRPr="00E77497">
        <w:t>Call ToString(</w:t>
      </w:r>
      <w:r w:rsidRPr="00E77497">
        <w:rPr>
          <w:i/>
        </w:rPr>
        <w:t>string</w:t>
      </w:r>
      <w:r w:rsidRPr="00E77497">
        <w:t>).</w:t>
      </w:r>
    </w:p>
    <w:p w14:paraId="444793A8" w14:textId="77777777" w:rsidR="00E80769" w:rsidRPr="00E77497" w:rsidRDefault="00E80769" w:rsidP="001F482D">
      <w:pPr>
        <w:pStyle w:val="Alg3"/>
        <w:numPr>
          <w:ilvl w:val="0"/>
          <w:numId w:val="385"/>
        </w:numPr>
      </w:pPr>
      <w:r w:rsidRPr="00E77497">
        <w:t>Compute the number of characters in Result(1).</w:t>
      </w:r>
    </w:p>
    <w:p w14:paraId="08F86DF3" w14:textId="77777777"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14:paraId="3D9EB58E" w14:textId="77777777"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14:paraId="0CA7DDDC" w14:textId="77777777" w:rsidR="00E80769" w:rsidRPr="00E77497" w:rsidRDefault="00E80769" w:rsidP="001F482D">
      <w:pPr>
        <w:pStyle w:val="Alg3"/>
        <w:numPr>
          <w:ilvl w:val="0"/>
          <w:numId w:val="385"/>
        </w:numPr>
      </w:pPr>
      <w:r w:rsidRPr="00E77497">
        <w:t xml:space="preserve">If </w:t>
      </w:r>
      <w:r w:rsidRPr="00E77497">
        <w:rPr>
          <w:i/>
        </w:rPr>
        <w:t>k</w:t>
      </w:r>
      <w:r w:rsidRPr="00E77497">
        <w:t xml:space="preserve"> equals Result(2), return </w:t>
      </w:r>
      <w:r w:rsidRPr="00E77497">
        <w:rPr>
          <w:i/>
        </w:rPr>
        <w:t>R</w:t>
      </w:r>
      <w:r w:rsidRPr="00E77497">
        <w:t>.</w:t>
      </w:r>
    </w:p>
    <w:p w14:paraId="1EF6E929" w14:textId="77777777" w:rsidR="00E80769" w:rsidRPr="00E77497" w:rsidRDefault="00E80769" w:rsidP="001F482D">
      <w:pPr>
        <w:pStyle w:val="Alg3"/>
        <w:numPr>
          <w:ilvl w:val="0"/>
          <w:numId w:val="385"/>
        </w:numPr>
      </w:pPr>
      <w:r w:rsidRPr="00E77497">
        <w:t xml:space="preserve">Get the character (represented as a 16-bit unsigned integer) at position </w:t>
      </w:r>
      <w:r w:rsidRPr="00E77497">
        <w:rPr>
          <w:i/>
        </w:rPr>
        <w:t>k</w:t>
      </w:r>
      <w:r w:rsidRPr="00E77497">
        <w:t xml:space="preserve"> within Result(1).</w:t>
      </w:r>
    </w:p>
    <w:p w14:paraId="015B9221" w14:textId="77777777" w:rsidR="00E80769" w:rsidRPr="00E77497" w:rsidRDefault="00E80769" w:rsidP="001F482D">
      <w:pPr>
        <w:pStyle w:val="Alg3"/>
        <w:numPr>
          <w:ilvl w:val="0"/>
          <w:numId w:val="385"/>
        </w:numPr>
      </w:pPr>
      <w:r w:rsidRPr="00E77497">
        <w:t>If Result(6) is one of the 69 nonblank characters</w:t>
      </w:r>
      <w:r w:rsidRPr="00E77497">
        <w:br/>
      </w:r>
      <w:r w:rsidRPr="00E77497">
        <w:rPr>
          <w:rFonts w:ascii="Courier New" w:hAnsi="Courier New"/>
          <w:b/>
        </w:rPr>
        <w:t>“ABCDEFGHIJKLMNOPQRSTUVWXYZabcdefghijklmnopqrstuvwxyz0123456789@*_+-./”</w:t>
      </w:r>
      <w:r w:rsidRPr="00E77497">
        <w:rPr>
          <w:rFonts w:ascii="Courier New" w:hAnsi="Courier New"/>
          <w:b/>
        </w:rPr>
        <w:br/>
      </w:r>
      <w:r w:rsidRPr="00E77497">
        <w:t>then go to step 13.</w:t>
      </w:r>
    </w:p>
    <w:p w14:paraId="3101B35D" w14:textId="77777777" w:rsidR="00E80769" w:rsidRPr="00E77497" w:rsidRDefault="00E80769" w:rsidP="001F482D">
      <w:pPr>
        <w:pStyle w:val="Alg3"/>
        <w:numPr>
          <w:ilvl w:val="0"/>
          <w:numId w:val="385"/>
        </w:numPr>
      </w:pPr>
      <w:r w:rsidRPr="00E77497">
        <w:t>If Result(6), is less than 256, go to step 11.</w:t>
      </w:r>
    </w:p>
    <w:p w14:paraId="294AB32E"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six characters </w:t>
      </w:r>
      <w:r w:rsidRPr="00E77497">
        <w:rPr>
          <w:rFonts w:ascii="Courier New" w:hAnsi="Courier New"/>
          <w:b/>
        </w:rPr>
        <w:t>“%u</w:t>
      </w:r>
      <w:r w:rsidRPr="00E77497">
        <w:rPr>
          <w:i/>
        </w:rPr>
        <w:t>wxyz</w:t>
      </w:r>
      <w:r w:rsidRPr="00E77497">
        <w:rPr>
          <w:rFonts w:ascii="Courier New" w:hAnsi="Courier New"/>
          <w:b/>
        </w:rPr>
        <w:t>”</w:t>
      </w:r>
      <w:r w:rsidRPr="00E77497">
        <w:t xml:space="preserve"> where </w:t>
      </w:r>
      <w:r w:rsidRPr="00E77497">
        <w:rPr>
          <w:i/>
        </w:rPr>
        <w:t>wxyz</w:t>
      </w:r>
      <w:r w:rsidRPr="00E77497">
        <w:t xml:space="preserve"> are four hexadecimal digits encoding the value of Result(6).</w:t>
      </w:r>
    </w:p>
    <w:p w14:paraId="31C8BA20" w14:textId="77777777" w:rsidR="00E80769" w:rsidRPr="00E77497" w:rsidRDefault="00E80769" w:rsidP="001F482D">
      <w:pPr>
        <w:pStyle w:val="Alg3"/>
        <w:numPr>
          <w:ilvl w:val="0"/>
          <w:numId w:val="385"/>
        </w:numPr>
      </w:pPr>
      <w:r w:rsidRPr="00E77497">
        <w:t>Go to step 14.</w:t>
      </w:r>
    </w:p>
    <w:p w14:paraId="7C99279D"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three characters </w:t>
      </w:r>
      <w:r w:rsidRPr="00E77497">
        <w:rPr>
          <w:rFonts w:ascii="Courier New" w:hAnsi="Courier New"/>
          <w:b/>
        </w:rPr>
        <w:t>“%</w:t>
      </w:r>
      <w:r w:rsidRPr="00E77497">
        <w:rPr>
          <w:i/>
        </w:rPr>
        <w:t>xy</w:t>
      </w:r>
      <w:r w:rsidRPr="00E77497">
        <w:rPr>
          <w:rFonts w:ascii="Courier New" w:hAnsi="Courier New"/>
          <w:b/>
        </w:rPr>
        <w:t>”</w:t>
      </w:r>
      <w:r w:rsidRPr="00E77497">
        <w:t xml:space="preserve"> where </w:t>
      </w:r>
      <w:r w:rsidRPr="00E77497">
        <w:rPr>
          <w:i/>
        </w:rPr>
        <w:t>xy</w:t>
      </w:r>
      <w:r w:rsidRPr="00E77497">
        <w:t xml:space="preserve"> are two hexadecimal digits encoding the value of Result(6).</w:t>
      </w:r>
    </w:p>
    <w:p w14:paraId="1A91AD42" w14:textId="77777777" w:rsidR="00E80769" w:rsidRPr="00E77497" w:rsidRDefault="00E80769" w:rsidP="001F482D">
      <w:pPr>
        <w:pStyle w:val="Alg3"/>
        <w:numPr>
          <w:ilvl w:val="0"/>
          <w:numId w:val="385"/>
        </w:numPr>
      </w:pPr>
      <w:r w:rsidRPr="00E77497">
        <w:t>Go to step 14.</w:t>
      </w:r>
    </w:p>
    <w:p w14:paraId="61B0788B"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the single character Result(6).</w:t>
      </w:r>
    </w:p>
    <w:p w14:paraId="4A0D55D8" w14:textId="77777777" w:rsidR="00E80769" w:rsidRPr="00E77497" w:rsidRDefault="00E80769" w:rsidP="001F482D">
      <w:pPr>
        <w:pStyle w:val="Alg3"/>
        <w:numPr>
          <w:ilvl w:val="0"/>
          <w:numId w:val="38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7CA32824" w14:textId="77777777" w:rsidR="00E80769" w:rsidRPr="00E77497" w:rsidRDefault="00E80769" w:rsidP="001F482D">
      <w:pPr>
        <w:pStyle w:val="Alg3"/>
        <w:numPr>
          <w:ilvl w:val="0"/>
          <w:numId w:val="385"/>
        </w:numPr>
      </w:pPr>
      <w:r w:rsidRPr="00E77497">
        <w:t xml:space="preserve">Increase </w:t>
      </w:r>
      <w:r w:rsidRPr="00E77497">
        <w:rPr>
          <w:i/>
        </w:rPr>
        <w:t>k</w:t>
      </w:r>
      <w:r w:rsidRPr="00E77497">
        <w:t xml:space="preserve"> by 1.</w:t>
      </w:r>
    </w:p>
    <w:p w14:paraId="1A47E3C4" w14:textId="77777777" w:rsidR="00E80769" w:rsidRPr="00E77497" w:rsidRDefault="00E80769" w:rsidP="001F482D">
      <w:pPr>
        <w:pStyle w:val="Alg3"/>
        <w:numPr>
          <w:ilvl w:val="0"/>
          <w:numId w:val="385"/>
        </w:numPr>
        <w:spacing w:after="220"/>
      </w:pPr>
      <w:r w:rsidRPr="00E77497">
        <w:t>Go to step 5.</w:t>
      </w:r>
    </w:p>
    <w:p w14:paraId="52F9A540" w14:textId="77777777"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4E457A4A" w14:textId="77777777" w:rsidR="00E80769" w:rsidRPr="00E77497" w:rsidRDefault="00E80769" w:rsidP="00BA25B6">
      <w:pPr>
        <w:pStyle w:val="a4"/>
      </w:pPr>
      <w:bookmarkStart w:id="30414" w:name="_Ref457724124"/>
      <w:bookmarkStart w:id="30415" w:name="_Ref457793839"/>
      <w:bookmarkStart w:id="30416" w:name="_Toc472818985"/>
      <w:bookmarkStart w:id="30417" w:name="_Toc474641700"/>
      <w:bookmarkStart w:id="30418" w:name="_Toc235503571"/>
      <w:bookmarkStart w:id="30419" w:name="_Toc236208659"/>
      <w:bookmarkStart w:id="30420" w:name="_Toc241509345"/>
      <w:bookmarkStart w:id="30421" w:name="_Toc241557822"/>
      <w:bookmarkStart w:id="30422" w:name="_Toc244416832"/>
      <w:bookmarkStart w:id="30423" w:name="_Toc244657772"/>
      <w:bookmarkStart w:id="30424" w:name="_Toc246652512"/>
      <w:bookmarkStart w:id="30425" w:name="_Toc253562061"/>
      <w:bookmarkStart w:id="30426" w:name="_Toc268506077"/>
      <w:bookmarkStart w:id="30427" w:name="_Toc276631196"/>
      <w:bookmarkStart w:id="30428" w:name="_Toc277944240"/>
      <w:bookmarkStart w:id="30429" w:name="_Toc153968585"/>
      <w:r w:rsidRPr="00E77497">
        <w:t>unescape (string)</w:t>
      </w:r>
      <w:bookmarkEnd w:id="30414"/>
      <w:bookmarkEnd w:id="30415"/>
      <w:bookmarkEnd w:id="30416"/>
      <w:bookmarkEnd w:id="30417"/>
      <w:bookmarkEnd w:id="30418"/>
      <w:bookmarkEnd w:id="30419"/>
      <w:bookmarkEnd w:id="30420"/>
      <w:bookmarkEnd w:id="30421"/>
      <w:bookmarkEnd w:id="30422"/>
      <w:bookmarkEnd w:id="30423"/>
      <w:bookmarkEnd w:id="30424"/>
      <w:bookmarkEnd w:id="30425"/>
      <w:bookmarkEnd w:id="30426"/>
      <w:bookmarkEnd w:id="30427"/>
      <w:bookmarkEnd w:id="30428"/>
      <w:bookmarkEnd w:id="30429"/>
    </w:p>
    <w:p w14:paraId="5A715441" w14:textId="77777777"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48BA269E" w14:textId="77777777"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28684F8B" w14:textId="77777777" w:rsidR="00E80769" w:rsidRPr="00E77497" w:rsidRDefault="00E80769" w:rsidP="001F482D">
      <w:pPr>
        <w:pStyle w:val="Alg3"/>
        <w:numPr>
          <w:ilvl w:val="0"/>
          <w:numId w:val="386"/>
        </w:numPr>
      </w:pPr>
      <w:r w:rsidRPr="00E77497">
        <w:t>Call ToString(</w:t>
      </w:r>
      <w:r w:rsidRPr="00E77497">
        <w:rPr>
          <w:i/>
        </w:rPr>
        <w:t>string</w:t>
      </w:r>
      <w:r w:rsidRPr="00E77497">
        <w:t>).</w:t>
      </w:r>
    </w:p>
    <w:p w14:paraId="44C060A9" w14:textId="77777777" w:rsidR="00E80769" w:rsidRPr="00E77497" w:rsidRDefault="00E80769" w:rsidP="001F482D">
      <w:pPr>
        <w:pStyle w:val="Alg3"/>
        <w:numPr>
          <w:ilvl w:val="0"/>
          <w:numId w:val="386"/>
        </w:numPr>
      </w:pPr>
      <w:r w:rsidRPr="00E77497">
        <w:t>Compute the number of characters in Result(1).</w:t>
      </w:r>
    </w:p>
    <w:p w14:paraId="23491314"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14:paraId="456DBE62" w14:textId="77777777"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14:paraId="1E2D8075" w14:textId="77777777" w:rsidR="00E80769" w:rsidRPr="00E77497" w:rsidRDefault="00E80769" w:rsidP="001F482D">
      <w:pPr>
        <w:pStyle w:val="Alg3"/>
        <w:numPr>
          <w:ilvl w:val="0"/>
          <w:numId w:val="386"/>
        </w:numPr>
      </w:pPr>
      <w:r w:rsidRPr="00E77497">
        <w:t xml:space="preserve">If </w:t>
      </w:r>
      <w:r w:rsidRPr="00E77497">
        <w:rPr>
          <w:i/>
        </w:rPr>
        <w:t>k</w:t>
      </w:r>
      <w:r w:rsidRPr="00E77497">
        <w:t xml:space="preserve"> equals Result(2), return </w:t>
      </w:r>
      <w:r w:rsidRPr="00E77497">
        <w:rPr>
          <w:i/>
        </w:rPr>
        <w:t>R</w:t>
      </w:r>
      <w:r w:rsidRPr="00E77497">
        <w:t>.</w:t>
      </w:r>
    </w:p>
    <w:p w14:paraId="52A5CD96"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at position </w:t>
      </w:r>
      <w:r w:rsidRPr="00E77497">
        <w:rPr>
          <w:i/>
        </w:rPr>
        <w:t>k</w:t>
      </w:r>
      <w:r w:rsidRPr="00E77497">
        <w:t xml:space="preserve"> within Result(1).</w:t>
      </w:r>
    </w:p>
    <w:p w14:paraId="3DCCDF77" w14:textId="77777777" w:rsidR="00E80769" w:rsidRPr="00E77497" w:rsidRDefault="00E80769" w:rsidP="001F482D">
      <w:pPr>
        <w:pStyle w:val="Alg3"/>
        <w:numPr>
          <w:ilvl w:val="0"/>
          <w:numId w:val="386"/>
        </w:numPr>
      </w:pPr>
      <w:r w:rsidRPr="00E77497">
        <w:t xml:space="preserve">If </w:t>
      </w:r>
      <w:r w:rsidRPr="00E77497">
        <w:rPr>
          <w:i/>
        </w:rPr>
        <w:t>c</w:t>
      </w:r>
      <w:r w:rsidRPr="00E77497">
        <w:t xml:space="preserve"> is not </w:t>
      </w:r>
      <w:r w:rsidRPr="00E77497">
        <w:rPr>
          <w:rFonts w:ascii="Courier New" w:hAnsi="Courier New"/>
          <w:b/>
        </w:rPr>
        <w:t>%</w:t>
      </w:r>
      <w:r w:rsidRPr="00E77497">
        <w:t>, go to step 18.</w:t>
      </w:r>
    </w:p>
    <w:p w14:paraId="77A5A840"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6, go to step 14.</w:t>
      </w:r>
    </w:p>
    <w:p w14:paraId="29349F28" w14:textId="77777777" w:rsidR="00E80769" w:rsidRPr="00E77497" w:rsidRDefault="00E80769" w:rsidP="001F482D">
      <w:pPr>
        <w:pStyle w:val="Alg3"/>
        <w:numPr>
          <w:ilvl w:val="0"/>
          <w:numId w:val="386"/>
        </w:numPr>
      </w:pPr>
      <w:r w:rsidRPr="00E77497">
        <w:t xml:space="preserve">If the character at position </w:t>
      </w:r>
      <w:r w:rsidRPr="00E77497">
        <w:rPr>
          <w:i/>
        </w:rPr>
        <w:t>k</w:t>
      </w:r>
      <w:r w:rsidRPr="00E77497">
        <w:t xml:space="preserve">+1 within Result(1) is not </w:t>
      </w:r>
      <w:r w:rsidRPr="00E77497">
        <w:rPr>
          <w:rFonts w:ascii="Courier New" w:hAnsi="Courier New"/>
          <w:b/>
        </w:rPr>
        <w:t>u</w:t>
      </w:r>
      <w:r w:rsidRPr="00E77497">
        <w:t>, go to step 14.</w:t>
      </w:r>
    </w:p>
    <w:p w14:paraId="62CA7767" w14:textId="77777777" w:rsidR="00E80769" w:rsidRPr="00E77497" w:rsidRDefault="00E80769" w:rsidP="001F482D">
      <w:pPr>
        <w:pStyle w:val="Alg3"/>
        <w:numPr>
          <w:ilvl w:val="0"/>
          <w:numId w:val="386"/>
        </w:numPr>
      </w:pPr>
      <w:r w:rsidRPr="00E77497">
        <w:t xml:space="preserve">If the four characters at positions </w:t>
      </w:r>
      <w:r w:rsidRPr="00E77497">
        <w:rPr>
          <w:i/>
        </w:rPr>
        <w:t>k</w:t>
      </w:r>
      <w:r w:rsidRPr="00E77497">
        <w:t xml:space="preserve">+2, </w:t>
      </w:r>
      <w:r w:rsidRPr="00E77497">
        <w:rPr>
          <w:i/>
        </w:rPr>
        <w:t>k</w:t>
      </w:r>
      <w:r w:rsidRPr="00E77497">
        <w:t xml:space="preserve">+3, </w:t>
      </w:r>
      <w:r w:rsidRPr="00E77497">
        <w:rPr>
          <w:i/>
        </w:rPr>
        <w:t>k</w:t>
      </w:r>
      <w:r w:rsidRPr="00E77497">
        <w:t xml:space="preserve">+4, and </w:t>
      </w:r>
      <w:r w:rsidRPr="00E77497">
        <w:rPr>
          <w:i/>
        </w:rPr>
        <w:t>k</w:t>
      </w:r>
      <w:r w:rsidRPr="00E77497">
        <w:t>+5 within Result(1) are not all hexadecimal digits, go to step 14.</w:t>
      </w:r>
    </w:p>
    <w:p w14:paraId="0C539B43"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+5 within Result(1).</w:t>
      </w:r>
    </w:p>
    <w:p w14:paraId="7E7821F1" w14:textId="77777777" w:rsidR="00E80769" w:rsidRPr="00E77497" w:rsidRDefault="00E80769" w:rsidP="001F482D">
      <w:pPr>
        <w:pStyle w:val="Alg3"/>
        <w:numPr>
          <w:ilvl w:val="0"/>
          <w:numId w:val="386"/>
        </w:numPr>
      </w:pPr>
      <w:r w:rsidRPr="00E77497">
        <w:t>Increase k by 5.</w:t>
      </w:r>
    </w:p>
    <w:p w14:paraId="61BB1B20" w14:textId="77777777" w:rsidR="00E80769" w:rsidRPr="00E77497" w:rsidRDefault="00E80769" w:rsidP="001F482D">
      <w:pPr>
        <w:pStyle w:val="Alg3"/>
        <w:numPr>
          <w:ilvl w:val="0"/>
          <w:numId w:val="386"/>
        </w:numPr>
      </w:pPr>
      <w:r w:rsidRPr="00E77497">
        <w:t>Go to step 18.</w:t>
      </w:r>
    </w:p>
    <w:p w14:paraId="620C8F23"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3, go to step 18.</w:t>
      </w:r>
    </w:p>
    <w:p w14:paraId="16DC1CDD" w14:textId="77777777" w:rsidR="00E80769" w:rsidRPr="00E77497" w:rsidRDefault="00E80769" w:rsidP="001F482D">
      <w:pPr>
        <w:pStyle w:val="Alg3"/>
        <w:numPr>
          <w:ilvl w:val="0"/>
          <w:numId w:val="386"/>
        </w:numPr>
      </w:pPr>
      <w:r w:rsidRPr="00E77497">
        <w:t xml:space="preserve">If the two characters at positions </w:t>
      </w:r>
      <w:r w:rsidRPr="00E77497">
        <w:rPr>
          <w:i/>
        </w:rPr>
        <w:t>k</w:t>
      </w:r>
      <w:r w:rsidRPr="00E77497">
        <w:t xml:space="preserve">+1 and </w:t>
      </w:r>
      <w:r w:rsidRPr="00E77497">
        <w:rPr>
          <w:i/>
        </w:rPr>
        <w:t>k</w:t>
      </w:r>
      <w:r w:rsidRPr="00E77497">
        <w:t>+2 within Result(1) are not both hexadecimal digits, go to step 18.</w:t>
      </w:r>
    </w:p>
    <w:p w14:paraId="154C1A63"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two zeroes plus the two hexadecimal digits at positions </w:t>
      </w:r>
      <w:r w:rsidRPr="00E77497">
        <w:rPr>
          <w:i/>
        </w:rPr>
        <w:t>k</w:t>
      </w:r>
      <w:r w:rsidRPr="00E77497">
        <w:t xml:space="preserve">+1 and </w:t>
      </w:r>
      <w:r w:rsidRPr="00E77497">
        <w:rPr>
          <w:i/>
        </w:rPr>
        <w:t>k</w:t>
      </w:r>
      <w:r w:rsidRPr="00E77497">
        <w:t>+2 within Result(1).</w:t>
      </w:r>
    </w:p>
    <w:p w14:paraId="239D021C" w14:textId="77777777" w:rsidR="00E80769" w:rsidRPr="00E77497" w:rsidRDefault="00E80769" w:rsidP="001F482D">
      <w:pPr>
        <w:pStyle w:val="Alg3"/>
        <w:numPr>
          <w:ilvl w:val="0"/>
          <w:numId w:val="386"/>
        </w:numPr>
      </w:pPr>
      <w:r w:rsidRPr="00E77497">
        <w:t xml:space="preserve">Increase </w:t>
      </w:r>
      <w:r w:rsidRPr="00E77497">
        <w:rPr>
          <w:i/>
        </w:rPr>
        <w:t xml:space="preserve">k </w:t>
      </w:r>
      <w:r w:rsidRPr="00E77497">
        <w:t>by 2.</w:t>
      </w:r>
    </w:p>
    <w:p w14:paraId="5966C436"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14:paraId="568235DD" w14:textId="77777777" w:rsidR="00E80769" w:rsidRPr="00E77497" w:rsidRDefault="00E80769" w:rsidP="001F482D">
      <w:pPr>
        <w:pStyle w:val="Alg3"/>
        <w:numPr>
          <w:ilvl w:val="0"/>
          <w:numId w:val="386"/>
        </w:numPr>
      </w:pPr>
      <w:r w:rsidRPr="00E77497">
        <w:t xml:space="preserve">Increase </w:t>
      </w:r>
      <w:r w:rsidRPr="00E77497">
        <w:rPr>
          <w:i/>
        </w:rPr>
        <w:t>k</w:t>
      </w:r>
      <w:r w:rsidRPr="00E77497">
        <w:t xml:space="preserve"> by 1.</w:t>
      </w:r>
    </w:p>
    <w:p w14:paraId="5C594EDA" w14:textId="77777777" w:rsidR="00E80769" w:rsidRPr="00E77497" w:rsidRDefault="00E80769" w:rsidP="001F482D">
      <w:pPr>
        <w:pStyle w:val="Alg3"/>
        <w:numPr>
          <w:ilvl w:val="0"/>
          <w:numId w:val="386"/>
        </w:numPr>
        <w:spacing w:after="220"/>
      </w:pPr>
      <w:r w:rsidRPr="00E77497">
        <w:t>Go to step 5.</w:t>
      </w:r>
    </w:p>
    <w:p w14:paraId="6932ECCA" w14:textId="77777777" w:rsidR="00BA25B6" w:rsidRPr="00E77497" w:rsidRDefault="00BA25B6" w:rsidP="00BA25B6">
      <w:pPr>
        <w:pStyle w:val="a3"/>
        <w:rPr>
          <w:ins w:id="30430" w:author="Rev 8 Allen Wirfs-Brock" w:date="2012-05-11T13:29:00Z"/>
        </w:rPr>
      </w:pPr>
      <w:bookmarkStart w:id="30431" w:name="_Ref457724031"/>
      <w:bookmarkStart w:id="30432" w:name="_Toc472818986"/>
      <w:bookmarkStart w:id="30433" w:name="_Toc474641701"/>
      <w:bookmarkStart w:id="30434" w:name="_Toc235503572"/>
      <w:bookmarkStart w:id="30435" w:name="_Toc236208660"/>
      <w:bookmarkStart w:id="30436" w:name="_Toc241509346"/>
      <w:bookmarkStart w:id="30437" w:name="_Toc241557823"/>
      <w:bookmarkStart w:id="30438" w:name="_Toc244416833"/>
      <w:bookmarkStart w:id="30439" w:name="_Toc244657773"/>
      <w:bookmarkStart w:id="30440" w:name="_Toc246652513"/>
      <w:bookmarkStart w:id="30441" w:name="_Toc253562062"/>
      <w:bookmarkStart w:id="30442" w:name="_Toc268506078"/>
      <w:bookmarkStart w:id="30443" w:name="_Toc276631197"/>
      <w:bookmarkStart w:id="30444" w:name="_Toc277944241"/>
      <w:bookmarkStart w:id="30445" w:name="_Toc153968586"/>
      <w:bookmarkStart w:id="30446" w:name="_Toc329528929"/>
      <w:ins w:id="30447" w:author="Rev 8 Allen Wirfs-Brock" w:date="2012-05-11T13:30:00Z">
        <w:r>
          <w:t xml:space="preserve">Additional Properties of the </w:t>
        </w:r>
      </w:ins>
      <w:ins w:id="30448" w:author="Rev 8 Allen Wirfs-Brock" w:date="2012-05-11T13:29:00Z">
        <w:r w:rsidRPr="00E77497">
          <w:t>String.prototype</w:t>
        </w:r>
      </w:ins>
      <w:ins w:id="30449" w:author="Rev 8 Allen Wirfs-Brock" w:date="2012-05-11T13:30:00Z">
        <w:r>
          <w:t xml:space="preserve"> Object</w:t>
        </w:r>
      </w:ins>
      <w:bookmarkEnd w:id="30446"/>
    </w:p>
    <w:p w14:paraId="61B2FB4A" w14:textId="77777777" w:rsidR="00E80769" w:rsidRPr="00E77497" w:rsidRDefault="00E80769" w:rsidP="00BA25B6">
      <w:pPr>
        <w:pStyle w:val="a4"/>
      </w:pPr>
      <w:r w:rsidRPr="00E77497">
        <w:t>String.prototype.substr (start, length)</w:t>
      </w:r>
      <w:bookmarkEnd w:id="30431"/>
      <w:bookmarkEnd w:id="30432"/>
      <w:bookmarkEnd w:id="30433"/>
      <w:bookmarkEnd w:id="30434"/>
      <w:bookmarkEnd w:id="30435"/>
      <w:bookmarkEnd w:id="30436"/>
      <w:bookmarkEnd w:id="30437"/>
      <w:bookmarkEnd w:id="30438"/>
      <w:bookmarkEnd w:id="30439"/>
      <w:bookmarkEnd w:id="30440"/>
      <w:bookmarkEnd w:id="30441"/>
      <w:bookmarkEnd w:id="30442"/>
      <w:bookmarkEnd w:id="30443"/>
      <w:bookmarkEnd w:id="30444"/>
      <w:bookmarkEnd w:id="30445"/>
    </w:p>
    <w:p w14:paraId="2A5F3407" w14:textId="77777777"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215BCAD5" w14:textId="77777777" w:rsidR="00055598" w:rsidRPr="00E77497" w:rsidRDefault="00055598" w:rsidP="00055598">
      <w:pPr>
        <w:pStyle w:val="Alg4"/>
        <w:numPr>
          <w:ilvl w:val="0"/>
          <w:numId w:val="387"/>
        </w:numPr>
        <w:rPr>
          <w:ins w:id="30450" w:author="Rev 8 Allen Wirfs-Brock" w:date="2012-05-11T15:14:00Z"/>
        </w:rPr>
      </w:pPr>
      <w:ins w:id="30451" w:author="Rev 8 Allen Wirfs-Brock" w:date="2012-05-11T15:14:00Z">
        <w:r>
          <w:t>ReturnIfAbrupt(</w:t>
        </w:r>
        <w:r w:rsidRPr="00E77497">
          <w:t>CheckObjectCoercible</w:t>
        </w:r>
        <w:r>
          <w:t>(</w:t>
        </w:r>
        <w:r w:rsidRPr="00E77497">
          <w:rPr>
            <w:b/>
          </w:rPr>
          <w:t>this</w:t>
        </w:r>
        <w:r w:rsidRPr="00E77497">
          <w:t xml:space="preserve"> value</w:t>
        </w:r>
        <w:r>
          <w:t>))</w:t>
        </w:r>
        <w:r w:rsidRPr="00E77497">
          <w:t>.</w:t>
        </w:r>
      </w:ins>
    </w:p>
    <w:p w14:paraId="5981227F" w14:textId="77777777" w:rsidR="00E80769" w:rsidRPr="00E77497" w:rsidRDefault="00E80769" w:rsidP="001F482D">
      <w:pPr>
        <w:pStyle w:val="Alg3"/>
        <w:numPr>
          <w:ilvl w:val="0"/>
          <w:numId w:val="387"/>
        </w:numPr>
      </w:pPr>
      <w:del w:id="30452" w:author="Rev 8 Allen Wirfs-Brock" w:date="2012-05-11T14:57:00Z">
        <w:r w:rsidRPr="00E77497" w:rsidDel="00AF2316">
          <w:delText xml:space="preserve">Call </w:delText>
        </w:r>
      </w:del>
      <w:ins w:id="30453" w:author="Rev 8 Allen Wirfs-Brock" w:date="2012-05-11T14:57:00Z">
        <w:r w:rsidR="00AF2316">
          <w:t xml:space="preserve">Let </w:t>
        </w:r>
        <w:r w:rsidR="00AF2316" w:rsidRPr="00055598">
          <w:rPr>
            <w:i/>
          </w:rPr>
          <w:t>S</w:t>
        </w:r>
        <w:r w:rsidR="00AF2316">
          <w:t xml:space="preserve"> be the result of performing</w:t>
        </w:r>
        <w:r w:rsidR="00AF2316" w:rsidRPr="00E77497">
          <w:t xml:space="preserve"> </w:t>
        </w:r>
      </w:ins>
      <w:r w:rsidRPr="00E77497">
        <w:t xml:space="preserve">ToString, giving it the </w:t>
      </w:r>
      <w:r w:rsidRPr="00E77497">
        <w:rPr>
          <w:b/>
        </w:rPr>
        <w:t>this</w:t>
      </w:r>
      <w:r w:rsidRPr="00E77497">
        <w:t xml:space="preserve"> value as its argument.</w:t>
      </w:r>
    </w:p>
    <w:p w14:paraId="4A15492A" w14:textId="77777777" w:rsidR="00E80769" w:rsidRPr="00E77497" w:rsidRDefault="00E80769" w:rsidP="001F482D">
      <w:pPr>
        <w:pStyle w:val="Alg3"/>
        <w:numPr>
          <w:ilvl w:val="0"/>
          <w:numId w:val="387"/>
        </w:numPr>
      </w:pPr>
      <w:del w:id="30454" w:author="Rev 8 Allen Wirfs-Brock" w:date="2012-05-11T14:59:00Z">
        <w:r w:rsidRPr="00E77497" w:rsidDel="00AF2316">
          <w:delText xml:space="preserve">Call </w:delText>
        </w:r>
      </w:del>
      <w:ins w:id="30455" w:author="Rev 8 Allen Wirfs-Brock" w:date="2012-05-11T14:59:00Z">
        <w:r w:rsidR="00AF2316">
          <w:t xml:space="preserve">Let </w:t>
        </w:r>
        <w:r w:rsidR="00AF2316" w:rsidRPr="00055598">
          <w:rPr>
            <w:i/>
          </w:rPr>
          <w:t>intStart</w:t>
        </w:r>
        <w:r w:rsidR="00AF2316">
          <w:t xml:space="preserve"> be</w:t>
        </w:r>
        <w:r w:rsidR="00AF2316" w:rsidRPr="00E77497">
          <w:t xml:space="preserve"> </w:t>
        </w:r>
      </w:ins>
      <w:r w:rsidRPr="00E77497">
        <w:t>ToInteger(</w:t>
      </w:r>
      <w:r w:rsidRPr="00E77497">
        <w:rPr>
          <w:i/>
        </w:rPr>
        <w:t>start</w:t>
      </w:r>
      <w:r w:rsidRPr="00E77497">
        <w:t>).</w:t>
      </w:r>
    </w:p>
    <w:p w14:paraId="2DA4A0BB" w14:textId="77777777" w:rsidR="00055598" w:rsidRPr="00E77497" w:rsidRDefault="00055598" w:rsidP="00055598">
      <w:pPr>
        <w:pStyle w:val="Alg4"/>
        <w:numPr>
          <w:ilvl w:val="0"/>
          <w:numId w:val="387"/>
        </w:numPr>
        <w:contextualSpacing/>
        <w:rPr>
          <w:ins w:id="30456" w:author="Rev 8 Allen Wirfs-Brock" w:date="2012-05-11T15:14:00Z"/>
        </w:rPr>
      </w:pPr>
      <w:ins w:id="30457" w:author="Rev 8 Allen Wirfs-Brock" w:date="2012-05-11T15:14:00Z">
        <w:r>
          <w:t>ReturnIfAbrupt(</w:t>
        </w:r>
      </w:ins>
      <w:ins w:id="30458" w:author="Rev 8 Allen Wirfs-Brock" w:date="2012-05-11T15:15:00Z">
        <w:r w:rsidRPr="00055598">
          <w:rPr>
            <w:i/>
          </w:rPr>
          <w:t>intStart</w:t>
        </w:r>
      </w:ins>
      <w:ins w:id="30459" w:author="Rev 8 Allen Wirfs-Brock" w:date="2012-05-11T15:14:00Z">
        <w:r>
          <w:t>).</w:t>
        </w:r>
      </w:ins>
    </w:p>
    <w:p w14:paraId="1FB702EC" w14:textId="77777777"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del w:id="30460" w:author="Rev 8 Allen Wirfs-Brock" w:date="2012-05-11T15:01:00Z">
        <w:r w:rsidRPr="00E77497" w:rsidDel="00AF2316">
          <w:delText xml:space="preserve">use </w:delText>
        </w:r>
      </w:del>
      <w:ins w:id="30461" w:author="Rev 8 Allen Wirfs-Brock" w:date="2012-05-11T15:01:00Z">
        <w:r w:rsidR="00AF2316">
          <w:t xml:space="preserve">let </w:t>
        </w:r>
      </w:ins>
      <w:ins w:id="30462" w:author="Rev 8 Allen Wirfs-Brock" w:date="2012-05-11T15:02:00Z">
        <w:r w:rsidR="00AF2316">
          <w:rPr>
            <w:i/>
          </w:rPr>
          <w:t>end</w:t>
        </w:r>
      </w:ins>
      <w:ins w:id="30463" w:author="Rev 8 Allen Wirfs-Brock" w:date="2012-05-11T15:01:00Z">
        <w:r w:rsidR="00AF2316">
          <w:t xml:space="preserve"> be</w:t>
        </w:r>
        <w:r w:rsidR="00AF2316" w:rsidRPr="00E77497">
          <w:t xml:space="preserve"> </w:t>
        </w:r>
      </w:ins>
      <w:r w:rsidRPr="00E77497">
        <w:rPr>
          <w:b/>
        </w:rPr>
        <w:t>+</w:t>
      </w:r>
      <w:r w:rsidRPr="00675B74">
        <w:rPr>
          <w:b/>
        </w:rPr>
        <w:sym w:font="Symbol" w:char="F0A5"/>
      </w:r>
      <w:r w:rsidRPr="00675B74">
        <w:t xml:space="preserve">; otherwise </w:t>
      </w:r>
      <w:del w:id="30464" w:author="Rev 8 Allen Wirfs-Brock" w:date="2012-05-11T15:01:00Z">
        <w:r w:rsidRPr="00675B74" w:rsidDel="00AF2316">
          <w:delText xml:space="preserve">call </w:delText>
        </w:r>
      </w:del>
      <w:ins w:id="30465" w:author="Rev 8 Allen Wirfs-Brock" w:date="2012-05-11T15:01:00Z">
        <w:r w:rsidR="00AF2316">
          <w:t xml:space="preserve">let </w:t>
        </w:r>
      </w:ins>
      <w:ins w:id="30466" w:author="Rev 8 Allen Wirfs-Brock" w:date="2012-05-11T15:02:00Z">
        <w:r w:rsidR="00AF2316">
          <w:rPr>
            <w:i/>
          </w:rPr>
          <w:t>end</w:t>
        </w:r>
      </w:ins>
      <w:ins w:id="30467" w:author="Rev 8 Allen Wirfs-Brock" w:date="2012-05-11T15:01:00Z">
        <w:r w:rsidR="00AF2316">
          <w:t xml:space="preserve"> be</w:t>
        </w:r>
        <w:r w:rsidR="00AF2316" w:rsidRPr="00675B74">
          <w:t xml:space="preserve"> </w:t>
        </w:r>
      </w:ins>
      <w:r w:rsidRPr="00675B74">
        <w:t>ToInteger(</w:t>
      </w:r>
      <w:r w:rsidRPr="00E77497">
        <w:rPr>
          <w:i/>
        </w:rPr>
        <w:t>length</w:t>
      </w:r>
      <w:r w:rsidRPr="00E77497">
        <w:t>).</w:t>
      </w:r>
    </w:p>
    <w:p w14:paraId="4AF7DB2B" w14:textId="77777777" w:rsidR="00055598" w:rsidRPr="00E77497" w:rsidRDefault="00055598" w:rsidP="00055598">
      <w:pPr>
        <w:pStyle w:val="Alg4"/>
        <w:numPr>
          <w:ilvl w:val="0"/>
          <w:numId w:val="387"/>
        </w:numPr>
        <w:contextualSpacing/>
        <w:rPr>
          <w:ins w:id="30468" w:author="Rev 8 Allen Wirfs-Brock" w:date="2012-05-11T15:15:00Z"/>
        </w:rPr>
      </w:pPr>
      <w:ins w:id="30469" w:author="Rev 8 Allen Wirfs-Brock" w:date="2012-05-11T15:15:00Z">
        <w:r>
          <w:t>ReturnIfAbrupt(</w:t>
        </w:r>
        <w:r>
          <w:rPr>
            <w:i/>
          </w:rPr>
          <w:t>end</w:t>
        </w:r>
        <w:r>
          <w:t>).</w:t>
        </w:r>
      </w:ins>
    </w:p>
    <w:p w14:paraId="219FECBF" w14:textId="77777777" w:rsidR="00E80769" w:rsidRPr="00E77497" w:rsidRDefault="00E80769" w:rsidP="001F482D">
      <w:pPr>
        <w:pStyle w:val="Alg3"/>
        <w:numPr>
          <w:ilvl w:val="0"/>
          <w:numId w:val="387"/>
        </w:numPr>
      </w:pPr>
      <w:del w:id="30470" w:author="Rev 8 Allen Wirfs-Brock" w:date="2012-05-11T15:06:00Z">
        <w:r w:rsidRPr="00E77497" w:rsidDel="00AF2316">
          <w:delText xml:space="preserve">Compute </w:delText>
        </w:r>
      </w:del>
      <w:ins w:id="30471" w:author="Rev 8 Allen Wirfs-Brock" w:date="2012-05-11T15:06:00Z">
        <w:r w:rsidR="00AF2316">
          <w:t xml:space="preserve">Let </w:t>
        </w:r>
        <w:r w:rsidR="00AF2316" w:rsidRPr="00055598">
          <w:rPr>
            <w:i/>
          </w:rPr>
          <w:t>size</w:t>
        </w:r>
        <w:r w:rsidR="00AF2316">
          <w:t xml:space="preserve"> be</w:t>
        </w:r>
        <w:r w:rsidR="00AF2316" w:rsidRPr="00E77497">
          <w:t xml:space="preserve"> </w:t>
        </w:r>
      </w:ins>
      <w:r w:rsidRPr="00E77497">
        <w:t xml:space="preserve">the number of characters in </w:t>
      </w:r>
      <w:ins w:id="30472" w:author="Rev 8 Allen Wirfs-Brock" w:date="2012-05-11T14:58:00Z">
        <w:r w:rsidR="00AF2316" w:rsidRPr="00245D48">
          <w:rPr>
            <w:i/>
          </w:rPr>
          <w:t>S</w:t>
        </w:r>
      </w:ins>
      <w:del w:id="30473" w:author="Rev 8 Allen Wirfs-Brock" w:date="2012-05-11T14:58:00Z">
        <w:r w:rsidRPr="00E77497" w:rsidDel="00AF2316">
          <w:delText>Result(1)</w:delText>
        </w:r>
      </w:del>
      <w:r w:rsidRPr="00E77497">
        <w:t>.</w:t>
      </w:r>
    </w:p>
    <w:p w14:paraId="0F4A12FD" w14:textId="77777777" w:rsidR="00E80769" w:rsidRPr="00E77497" w:rsidRDefault="00E80769" w:rsidP="001F482D">
      <w:pPr>
        <w:pStyle w:val="Alg3"/>
        <w:numPr>
          <w:ilvl w:val="0"/>
          <w:numId w:val="387"/>
        </w:numPr>
      </w:pPr>
      <w:r w:rsidRPr="00E77497">
        <w:t xml:space="preserve">If </w:t>
      </w:r>
      <w:ins w:id="30474" w:author="Rev 8 Allen Wirfs-Brock" w:date="2012-05-11T15:00:00Z">
        <w:r w:rsidR="00AF2316" w:rsidRPr="00245D48">
          <w:rPr>
            <w:i/>
          </w:rPr>
          <w:t>intStart</w:t>
        </w:r>
      </w:ins>
      <w:del w:id="30475" w:author="Rev 8 Allen Wirfs-Brock" w:date="2012-05-11T15:00:00Z">
        <w:r w:rsidRPr="00E77497" w:rsidDel="00AF2316">
          <w:delText>Result(2)</w:delText>
        </w:r>
      </w:del>
      <w:r w:rsidRPr="00E77497">
        <w:t xml:space="preserve"> is </w:t>
      </w:r>
      <w:del w:id="30476" w:author="Rev 8 Allen Wirfs-Brock" w:date="2012-05-11T15:07:00Z">
        <w:r w:rsidRPr="00E77497" w:rsidDel="00AF2316">
          <w:delText>positive or zero</w:delText>
        </w:r>
      </w:del>
      <w:ins w:id="30477" w:author="Rev 8 Allen Wirfs-Brock" w:date="2012-05-11T15:07:00Z">
        <w:r w:rsidR="00AF2316">
          <w:t>negative</w:t>
        </w:r>
      </w:ins>
      <w:r w:rsidRPr="00E77497">
        <w:t xml:space="preserve">, </w:t>
      </w:r>
      <w:del w:id="30478" w:author="Rev 8 Allen Wirfs-Brock" w:date="2012-05-11T15:07:00Z">
        <w:r w:rsidRPr="00E77497" w:rsidDel="00AF2316">
          <w:delText xml:space="preserve">use </w:delText>
        </w:r>
      </w:del>
      <w:del w:id="30479" w:author="Rev 8 Allen Wirfs-Brock" w:date="2012-05-11T15:00:00Z">
        <w:r w:rsidRPr="00E77497" w:rsidDel="00AF2316">
          <w:delText>Result(2)</w:delText>
        </w:r>
      </w:del>
      <w:del w:id="30480" w:author="Rev 8 Allen Wirfs-Brock" w:date="2012-05-11T15:07:00Z">
        <w:r w:rsidRPr="00E77497" w:rsidDel="00AF2316">
          <w:delText>; else</w:delText>
        </w:r>
      </w:del>
      <w:ins w:id="30481" w:author="Rev 8 Allen Wirfs-Brock" w:date="2012-05-11T15:07:00Z">
        <w:r w:rsidR="00AF2316">
          <w:t>then let</w:t>
        </w:r>
      </w:ins>
      <w:r w:rsidRPr="00E77497">
        <w:t xml:space="preserve"> </w:t>
      </w:r>
      <w:ins w:id="30482" w:author="Rev 8 Allen Wirfs-Brock" w:date="2012-05-11T15:08:00Z">
        <w:r w:rsidR="00055598" w:rsidRPr="00245D48">
          <w:rPr>
            <w:i/>
          </w:rPr>
          <w:t>intStart</w:t>
        </w:r>
        <w:r w:rsidR="00055598" w:rsidRPr="00E77497">
          <w:t xml:space="preserve"> </w:t>
        </w:r>
        <w:r w:rsidR="00055598">
          <w:t xml:space="preserve">be </w:t>
        </w:r>
      </w:ins>
      <w:del w:id="30483" w:author="Rev 8 Allen Wirfs-Brock" w:date="2012-05-11T15:08:00Z">
        <w:r w:rsidRPr="00E77497" w:rsidDel="00055598">
          <w:delText xml:space="preserve">use </w:delText>
        </w:r>
      </w:del>
      <w:r w:rsidRPr="00E77497">
        <w:t>max(</w:t>
      </w:r>
      <w:ins w:id="30484" w:author="Rev 8 Allen Wirfs-Brock" w:date="2012-05-11T15:07:00Z">
        <w:r w:rsidR="00AF2316" w:rsidRPr="00245D48">
          <w:rPr>
            <w:i/>
          </w:rPr>
          <w:t>size</w:t>
        </w:r>
        <w:r w:rsidR="00AF2316">
          <w:t xml:space="preserve"> </w:t>
        </w:r>
      </w:ins>
      <w:del w:id="30485" w:author="Rev 8 Allen Wirfs-Brock" w:date="2012-05-11T15:07:00Z">
        <w:r w:rsidRPr="00E77497" w:rsidDel="00AF2316">
          <w:delText>Result(4)</w:delText>
        </w:r>
      </w:del>
      <w:r w:rsidRPr="00E77497">
        <w:t>+</w:t>
      </w:r>
      <w:ins w:id="30486" w:author="Rev 8 Allen Wirfs-Brock" w:date="2012-05-11T15:00:00Z">
        <w:r w:rsidR="00AF2316" w:rsidRPr="00AF2316">
          <w:rPr>
            <w:i/>
          </w:rPr>
          <w:t xml:space="preserve"> </w:t>
        </w:r>
        <w:r w:rsidR="00AF2316" w:rsidRPr="00245D48">
          <w:rPr>
            <w:i/>
          </w:rPr>
          <w:t>intStart</w:t>
        </w:r>
      </w:ins>
      <w:del w:id="30487" w:author="Rev 8 Allen Wirfs-Brock" w:date="2012-05-11T15:00:00Z">
        <w:r w:rsidRPr="00E77497" w:rsidDel="00AF2316">
          <w:delText>Result(2)</w:delText>
        </w:r>
      </w:del>
      <w:r w:rsidRPr="00E77497">
        <w:t>,0).</w:t>
      </w:r>
    </w:p>
    <w:p w14:paraId="27C71ED9" w14:textId="77777777" w:rsidR="00E80769" w:rsidRPr="00E77497" w:rsidRDefault="00E80769" w:rsidP="001F482D">
      <w:pPr>
        <w:pStyle w:val="Alg3"/>
        <w:numPr>
          <w:ilvl w:val="0"/>
          <w:numId w:val="387"/>
        </w:numPr>
      </w:pPr>
      <w:del w:id="30488" w:author="Rev 8 Allen Wirfs-Brock" w:date="2012-05-11T15:12:00Z">
        <w:r w:rsidRPr="00E77497" w:rsidDel="00055598">
          <w:delText xml:space="preserve">Compute </w:delText>
        </w:r>
      </w:del>
      <w:ins w:id="30489" w:author="Rev 8 Allen Wirfs-Brock" w:date="2012-05-11T15:12:00Z">
        <w:r w:rsidR="00055598">
          <w:t xml:space="preserve">Let </w:t>
        </w:r>
        <w:r w:rsidR="00055598" w:rsidRPr="00055598">
          <w:rPr>
            <w:i/>
          </w:rPr>
          <w:t>resultLength</w:t>
        </w:r>
        <w:r w:rsidR="00055598">
          <w:t xml:space="preserve"> be</w:t>
        </w:r>
        <w:r w:rsidR="00055598" w:rsidRPr="00E77497">
          <w:t xml:space="preserve"> </w:t>
        </w:r>
      </w:ins>
      <w:r w:rsidRPr="00E77497">
        <w:t>min(max(</w:t>
      </w:r>
      <w:ins w:id="30490" w:author="Rev 8 Allen Wirfs-Brock" w:date="2012-05-11T15:02:00Z">
        <w:r w:rsidR="00AF2316">
          <w:rPr>
            <w:i/>
          </w:rPr>
          <w:t>end</w:t>
        </w:r>
      </w:ins>
      <w:del w:id="30491" w:author="Rev 8 Allen Wirfs-Brock" w:date="2012-05-11T15:02:00Z">
        <w:r w:rsidRPr="00E77497" w:rsidDel="00AF2316">
          <w:delText>Result(3)</w:delText>
        </w:r>
      </w:del>
      <w:r w:rsidRPr="00E77497">
        <w:t xml:space="preserve">,0), </w:t>
      </w:r>
      <w:ins w:id="30492" w:author="Rev 8 Allen Wirfs-Brock" w:date="2012-05-11T15:08:00Z">
        <w:r w:rsidR="00055598" w:rsidRPr="00245D48">
          <w:rPr>
            <w:i/>
          </w:rPr>
          <w:t>size</w:t>
        </w:r>
        <w:r w:rsidR="00055598">
          <w:t xml:space="preserve"> </w:t>
        </w:r>
      </w:ins>
      <w:del w:id="30493" w:author="Rev 8 Allen Wirfs-Brock" w:date="2012-05-11T15:08:00Z">
        <w:r w:rsidRPr="00E77497" w:rsidDel="00055598">
          <w:delText>Result(4)</w:delText>
        </w:r>
      </w:del>
      <w:r w:rsidRPr="00E77497">
        <w:t>–</w:t>
      </w:r>
      <w:ins w:id="30494" w:author="Rev 8 Allen Wirfs-Brock" w:date="2012-05-11T15:09:00Z">
        <w:r w:rsidR="00055598" w:rsidRPr="00055598">
          <w:rPr>
            <w:i/>
          </w:rPr>
          <w:t xml:space="preserve"> </w:t>
        </w:r>
        <w:r w:rsidR="00055598" w:rsidRPr="00245D48">
          <w:rPr>
            <w:i/>
          </w:rPr>
          <w:t>intStart</w:t>
        </w:r>
      </w:ins>
      <w:del w:id="30495" w:author="Rev 8 Allen Wirfs-Brock" w:date="2012-05-11T15:09:00Z">
        <w:r w:rsidRPr="00E77497" w:rsidDel="00055598">
          <w:delText>Result(5)</w:delText>
        </w:r>
      </w:del>
      <w:r w:rsidRPr="00E77497">
        <w:t>).</w:t>
      </w:r>
    </w:p>
    <w:p w14:paraId="1CF72162" w14:textId="77777777" w:rsidR="00E80769" w:rsidRPr="00675B74" w:rsidRDefault="00E80769" w:rsidP="001F482D">
      <w:pPr>
        <w:pStyle w:val="Alg3"/>
        <w:numPr>
          <w:ilvl w:val="0"/>
          <w:numId w:val="387"/>
        </w:numPr>
      </w:pPr>
      <w:r w:rsidRPr="00E77497">
        <w:t xml:space="preserve">If </w:t>
      </w:r>
      <w:ins w:id="30496" w:author="Rev 8 Allen Wirfs-Brock" w:date="2012-05-11T15:12:00Z">
        <w:r w:rsidR="00055598" w:rsidRPr="00245D48">
          <w:rPr>
            <w:i/>
          </w:rPr>
          <w:t>resultLength</w:t>
        </w:r>
      </w:ins>
      <w:del w:id="30497" w:author="Rev 8 Allen Wirfs-Brock" w:date="2012-05-11T15:12:00Z">
        <w:r w:rsidRPr="00E77497" w:rsidDel="00055598">
          <w:delText>Result(6)</w:delText>
        </w:r>
      </w:del>
      <w:r w:rsidRPr="00E77497">
        <w:t xml:space="preserve"> </w:t>
      </w:r>
      <w:r w:rsidRPr="00675B74">
        <w:sym w:font="Symbol" w:char="F0A3"/>
      </w:r>
      <w:r w:rsidRPr="00675B74">
        <w:t xml:space="preserve"> 0, return the empty String </w:t>
      </w:r>
      <w:ins w:id="30498" w:author="Rev 8 Allen Wirfs-Brock" w:date="2012-05-11T15:13:00Z">
        <w:r w:rsidR="00055598" w:rsidRPr="00891B9F">
          <w:rPr>
            <w:rFonts w:ascii="Courier New" w:hAnsi="Courier New" w:cs="Courier New"/>
            <w:b/>
          </w:rPr>
          <w:t>""</w:t>
        </w:r>
      </w:ins>
      <w:del w:id="30499" w:author="Rev 8 Allen Wirfs-Brock" w:date="2012-05-11T15:13:00Z">
        <w:r w:rsidRPr="00675B74" w:rsidDel="00055598">
          <w:delText>“”</w:delText>
        </w:r>
      </w:del>
      <w:r w:rsidRPr="00675B74">
        <w:t>.</w:t>
      </w:r>
    </w:p>
    <w:p w14:paraId="4FC86911" w14:textId="77777777" w:rsidR="00E80769" w:rsidRPr="00E77497" w:rsidRDefault="00E80769" w:rsidP="001F482D">
      <w:pPr>
        <w:pStyle w:val="Alg3"/>
        <w:numPr>
          <w:ilvl w:val="0"/>
          <w:numId w:val="387"/>
        </w:numPr>
        <w:spacing w:after="220"/>
      </w:pPr>
      <w:r w:rsidRPr="00E77497">
        <w:t xml:space="preserve">Return a String containing </w:t>
      </w:r>
      <w:ins w:id="30500" w:author="Rev 8 Allen Wirfs-Brock" w:date="2012-05-11T15:12:00Z">
        <w:r w:rsidR="00055598" w:rsidRPr="00245D48">
          <w:rPr>
            <w:i/>
          </w:rPr>
          <w:t>resultLength</w:t>
        </w:r>
      </w:ins>
      <w:del w:id="30501" w:author="Rev 8 Allen Wirfs-Brock" w:date="2012-05-11T15:12:00Z">
        <w:r w:rsidRPr="00E77497" w:rsidDel="00055598">
          <w:delText>Result(6)</w:delText>
        </w:r>
      </w:del>
      <w:r w:rsidRPr="00E77497">
        <w:t xml:space="preserve"> consecutive characters from </w:t>
      </w:r>
      <w:ins w:id="30502" w:author="Rev 8 Allen Wirfs-Brock" w:date="2012-05-11T15:10:00Z">
        <w:r w:rsidR="00055598" w:rsidRPr="00245D48">
          <w:rPr>
            <w:i/>
          </w:rPr>
          <w:t>S</w:t>
        </w:r>
      </w:ins>
      <w:del w:id="30503" w:author="Rev 8 Allen Wirfs-Brock" w:date="2012-05-11T15:10:00Z">
        <w:r w:rsidRPr="00E77497" w:rsidDel="00055598">
          <w:delText>Result(1)</w:delText>
        </w:r>
      </w:del>
      <w:r w:rsidRPr="00E77497">
        <w:t xml:space="preserve"> beginning with the character at position </w:t>
      </w:r>
      <w:ins w:id="30504" w:author="Rev 8 Allen Wirfs-Brock" w:date="2012-05-11T15:10:00Z">
        <w:r w:rsidR="00055598" w:rsidRPr="00245D48">
          <w:rPr>
            <w:i/>
          </w:rPr>
          <w:t>intStart</w:t>
        </w:r>
      </w:ins>
      <w:del w:id="30505" w:author="Rev 8 Allen Wirfs-Brock" w:date="2012-05-11T15:10:00Z">
        <w:r w:rsidRPr="00E77497" w:rsidDel="00055598">
          <w:delText>Result(5)</w:delText>
        </w:r>
      </w:del>
      <w:r w:rsidRPr="00E77497">
        <w:t>.</w:t>
      </w:r>
    </w:p>
    <w:p w14:paraId="5673A16B" w14:textId="77777777"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14:paraId="2D046375"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C685453" w14:textId="77777777" w:rsidR="00891B9F" w:rsidRPr="00E77497" w:rsidRDefault="00891B9F" w:rsidP="00891B9F">
      <w:pPr>
        <w:pStyle w:val="a4"/>
        <w:rPr>
          <w:ins w:id="30506" w:author="Rev 8 Allen Wirfs-Brock" w:date="2012-05-11T13:40:00Z"/>
        </w:rPr>
      </w:pPr>
      <w:bookmarkStart w:id="30507" w:name="_Ref457724052"/>
      <w:bookmarkStart w:id="30508" w:name="_Toc472818987"/>
      <w:bookmarkStart w:id="30509" w:name="_Toc474641702"/>
      <w:bookmarkStart w:id="30510" w:name="_Toc235503573"/>
      <w:bookmarkStart w:id="30511" w:name="_Toc236208661"/>
      <w:bookmarkStart w:id="30512" w:name="_Toc241509347"/>
      <w:bookmarkStart w:id="30513" w:name="_Toc241557824"/>
      <w:bookmarkStart w:id="30514" w:name="_Toc244416834"/>
      <w:bookmarkStart w:id="30515" w:name="_Toc244657774"/>
      <w:bookmarkStart w:id="30516" w:name="_Toc246652514"/>
      <w:bookmarkStart w:id="30517" w:name="_Toc253562063"/>
      <w:bookmarkStart w:id="30518" w:name="_Toc268506079"/>
      <w:bookmarkStart w:id="30519" w:name="_Toc276631198"/>
      <w:bookmarkStart w:id="30520" w:name="_Toc277944242"/>
      <w:bookmarkStart w:id="30521" w:name="_Toc153968587"/>
      <w:ins w:id="30522" w:author="Rev 8 Allen Wirfs-Brock" w:date="2012-05-11T13:40:00Z">
        <w:r>
          <w:t>String</w:t>
        </w:r>
        <w:r w:rsidRPr="00E77497">
          <w:t>.prototype.</w:t>
        </w:r>
      </w:ins>
      <w:ins w:id="30523" w:author="Rev 8 Allen Wirfs-Brock" w:date="2012-05-11T13:41:00Z">
        <w:r>
          <w:t>anchor</w:t>
        </w:r>
      </w:ins>
      <w:ins w:id="30524" w:author="Rev 8 Allen Wirfs-Brock" w:date="2012-05-11T13:40:00Z">
        <w:r w:rsidRPr="00E77497">
          <w:t xml:space="preserve"> (</w:t>
        </w:r>
      </w:ins>
      <w:ins w:id="30525" w:author="Rev 8 Allen Wirfs-Brock" w:date="2012-05-11T13:41:00Z">
        <w:r>
          <w:t xml:space="preserve"> name</w:t>
        </w:r>
      </w:ins>
      <w:ins w:id="30526" w:author="Rev 8 Allen Wirfs-Brock" w:date="2012-05-11T13:40:00Z">
        <w:r w:rsidRPr="00E77497">
          <w:t xml:space="preserve"> )</w:t>
        </w:r>
      </w:ins>
    </w:p>
    <w:p w14:paraId="6977BF4E" w14:textId="77777777" w:rsidR="00891B9F" w:rsidRPr="00E77497" w:rsidRDefault="00891B9F" w:rsidP="00891B9F">
      <w:pPr>
        <w:rPr>
          <w:ins w:id="30527" w:author="Rev 8 Allen Wirfs-Brock" w:date="2012-05-11T13:40:00Z"/>
        </w:rPr>
      </w:pPr>
      <w:ins w:id="30528" w:author="Rev 8 Allen Wirfs-Brock" w:date="2012-05-11T13:40:00Z">
        <w:r w:rsidRPr="00E77497">
          <w:t xml:space="preserve">When the </w:t>
        </w:r>
      </w:ins>
      <w:ins w:id="30529" w:author="Rev 8 Allen Wirfs-Brock" w:date="2012-05-11T13:41:00Z">
        <w:r>
          <w:rPr>
            <w:b/>
          </w:rPr>
          <w:t>anchor</w:t>
        </w:r>
      </w:ins>
      <w:ins w:id="30530" w:author="Rev 8 Allen Wirfs-Brock" w:date="2012-05-11T13:40:00Z">
        <w:r w:rsidRPr="00E77497">
          <w:t xml:space="preserve"> method is called with argument</w:t>
        </w:r>
      </w:ins>
      <w:ins w:id="30531" w:author="Rev 8 Allen Wirfs-Brock" w:date="2012-05-11T13:41:00Z">
        <w:r>
          <w:t xml:space="preserve"> </w:t>
        </w:r>
        <w:r w:rsidRPr="00891B9F">
          <w:rPr>
            <w:rFonts w:ascii="Times New Roman" w:hAnsi="Times New Roman"/>
            <w:i/>
          </w:rPr>
          <w:t>name</w:t>
        </w:r>
      </w:ins>
      <w:ins w:id="30532" w:author="Rev 8 Allen Wirfs-Brock" w:date="2012-05-11T13:40:00Z">
        <w:r w:rsidRPr="00E77497">
          <w:t>, the following steps are taken:</w:t>
        </w:r>
      </w:ins>
    </w:p>
    <w:p w14:paraId="31F2F44B" w14:textId="77777777" w:rsidR="00891B9F" w:rsidRDefault="00891B9F" w:rsidP="00891B9F">
      <w:pPr>
        <w:pStyle w:val="Alg3"/>
        <w:numPr>
          <w:ilvl w:val="0"/>
          <w:numId w:val="388"/>
        </w:numPr>
        <w:spacing w:after="220"/>
        <w:contextualSpacing/>
        <w:rPr>
          <w:ins w:id="30533" w:author="Rev 8 Allen Wirfs-Brock" w:date="2012-05-11T13:44:00Z"/>
        </w:rPr>
      </w:pPr>
      <w:ins w:id="30534" w:author="Rev 8 Allen Wirfs-Brock" w:date="2012-05-11T13:44:00Z">
        <w:r>
          <w:t xml:space="preserve">Let S be the </w:t>
        </w:r>
        <w:r w:rsidRPr="00891B9F">
          <w:rPr>
            <w:b/>
          </w:rPr>
          <w:t>this</w:t>
        </w:r>
        <w:r>
          <w:t xml:space="preserve"> value.</w:t>
        </w:r>
      </w:ins>
    </w:p>
    <w:p w14:paraId="5092BCBC" w14:textId="77777777" w:rsidR="00891B9F" w:rsidRPr="00675B74" w:rsidRDefault="00891B9F" w:rsidP="00891B9F">
      <w:pPr>
        <w:pStyle w:val="Alg3"/>
        <w:numPr>
          <w:ilvl w:val="0"/>
          <w:numId w:val="388"/>
        </w:numPr>
        <w:spacing w:after="220"/>
        <w:rPr>
          <w:ins w:id="30535" w:author="Rev 8 Allen Wirfs-Brock" w:date="2012-05-11T13:40:00Z"/>
        </w:rPr>
      </w:pPr>
      <w:ins w:id="30536" w:author="Rev 8 Allen Wirfs-Brock" w:date="2012-05-11T13:40:00Z">
        <w:r w:rsidRPr="00E77497">
          <w:t xml:space="preserve">Return </w:t>
        </w:r>
      </w:ins>
      <w:ins w:id="30537" w:author="Rev 8 Allen Wirfs-Brock" w:date="2012-05-11T13:43:00Z">
        <w:r>
          <w:t xml:space="preserve">the result of performing the abstract </w:t>
        </w:r>
      </w:ins>
      <w:ins w:id="30538" w:author="Rev 8 Allen Wirfs-Brock" w:date="2012-05-11T14:43:00Z">
        <w:r w:rsidR="00D034B7">
          <w:t xml:space="preserve">operation </w:t>
        </w:r>
      </w:ins>
      <w:ins w:id="30539" w:author="Rev 8 Allen Wirfs-Brock" w:date="2012-05-11T13:43:00Z">
        <w:r>
          <w:t>CreateHTML with argument</w:t>
        </w:r>
      </w:ins>
      <w:ins w:id="30540" w:author="Rev 8 Allen Wirfs-Brock" w:date="2012-05-11T13:45:00Z">
        <w:r>
          <w:t xml:space="preserve">s </w:t>
        </w:r>
        <w:r w:rsidRPr="00891B9F">
          <w:rPr>
            <w:i/>
          </w:rPr>
          <w:t>S</w:t>
        </w:r>
        <w:r>
          <w:t xml:space="preserve">, </w:t>
        </w:r>
      </w:ins>
      <w:ins w:id="30541" w:author="Rev 8 Allen Wirfs-Brock" w:date="2012-05-11T14:02:00Z">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ins>
      <w:ins w:id="30542" w:author="Rev 8 Allen Wirfs-Brock" w:date="2012-05-11T13:46:00Z">
        <w:r>
          <w:t xml:space="preserve">, </w:t>
        </w:r>
        <w:r w:rsidRPr="00891B9F">
          <w:rPr>
            <w:rFonts w:ascii="Courier New" w:hAnsi="Courier New" w:cs="Courier New"/>
            <w:b/>
          </w:rPr>
          <w:t>"</w:t>
        </w:r>
      </w:ins>
      <w:ins w:id="30543" w:author="Rev 8 Allen Wirfs-Brock" w:date="2012-05-11T14:03:00Z">
        <w:r w:rsidR="007F298F">
          <w:rPr>
            <w:rFonts w:ascii="Courier New" w:hAnsi="Courier New" w:cs="Courier New"/>
            <w:b/>
          </w:rPr>
          <w:t>name</w:t>
        </w:r>
      </w:ins>
      <w:ins w:id="30544" w:author="Rev 8 Allen Wirfs-Brock" w:date="2012-05-11T14:02:00Z">
        <w:r w:rsidR="007F298F" w:rsidRPr="00891B9F">
          <w:rPr>
            <w:rFonts w:ascii="Courier New" w:hAnsi="Courier New" w:cs="Courier New"/>
            <w:b/>
          </w:rPr>
          <w:t>"</w:t>
        </w:r>
      </w:ins>
      <w:ins w:id="30545" w:author="Rev 8 Allen Wirfs-Brock" w:date="2012-05-11T13:46:00Z">
        <w:r>
          <w:t xml:space="preserve"> and </w:t>
        </w:r>
      </w:ins>
      <w:ins w:id="30546" w:author="Rev 8 Allen Wirfs-Brock" w:date="2012-05-11T14:03:00Z">
        <w:r w:rsidR="007F298F" w:rsidRPr="00891B9F">
          <w:rPr>
            <w:i/>
          </w:rPr>
          <w:t>name</w:t>
        </w:r>
      </w:ins>
      <w:ins w:id="30547" w:author="Rev 8 Allen Wirfs-Brock" w:date="2012-05-11T13:40:00Z">
        <w:r w:rsidRPr="00675B74">
          <w:t>.</w:t>
        </w:r>
      </w:ins>
    </w:p>
    <w:p w14:paraId="285F49D2" w14:textId="77777777" w:rsidR="00891B9F" w:rsidRPr="00E77497" w:rsidRDefault="00B21640" w:rsidP="00891B9F">
      <w:pPr>
        <w:rPr>
          <w:ins w:id="30548" w:author="Rev 8 Allen Wirfs-Brock" w:date="2012-05-11T13:43:00Z"/>
        </w:rPr>
      </w:pPr>
      <w:ins w:id="30549" w:author="Rev 8 Allen Wirfs-Brock" w:date="2012-05-11T13:51:00Z">
        <w:r>
          <w:t>T</w:t>
        </w:r>
      </w:ins>
      <w:ins w:id="30550" w:author="Rev 8 Allen Wirfs-Brock" w:date="2012-05-11T13:43:00Z">
        <w:r w:rsidR="00891B9F" w:rsidRPr="00E77497">
          <w:t xml:space="preserve">he </w:t>
        </w:r>
      </w:ins>
      <w:ins w:id="30551" w:author="Rev 8 Allen Wirfs-Brock" w:date="2012-05-11T13:48:00Z">
        <w:r w:rsidR="00891B9F">
          <w:t xml:space="preserve">abstract operation </w:t>
        </w:r>
        <w:r w:rsidR="00891B9F" w:rsidRPr="00891B9F">
          <w:rPr>
            <w:rFonts w:ascii="Times New Roman" w:hAnsi="Times New Roman"/>
          </w:rPr>
          <w:t>CreateHTML</w:t>
        </w:r>
      </w:ins>
      <w:ins w:id="30552" w:author="Rev 8 Allen Wirfs-Brock" w:date="2012-05-11T13:43:00Z">
        <w:r w:rsidR="00891B9F" w:rsidRPr="00E77497">
          <w:t xml:space="preserve"> is called with argument</w:t>
        </w:r>
      </w:ins>
      <w:ins w:id="30553" w:author="Rev 8 Allen Wirfs-Brock" w:date="2012-05-11T13:48:00Z">
        <w:r>
          <w:t>s</w:t>
        </w:r>
      </w:ins>
      <w:ins w:id="30554" w:author="Rev 8 Allen Wirfs-Brock" w:date="2012-05-11T13:43:00Z">
        <w:r w:rsidR="00891B9F">
          <w:t xml:space="preserve"> </w:t>
        </w:r>
      </w:ins>
      <w:ins w:id="30555" w:author="Rev 8 Allen Wirfs-Brock" w:date="2012-05-11T13:48:00Z">
        <w:r>
          <w:rPr>
            <w:rFonts w:ascii="Times New Roman" w:hAnsi="Times New Roman"/>
            <w:i/>
          </w:rPr>
          <w:t xml:space="preserve">string, </w:t>
        </w:r>
      </w:ins>
      <w:ins w:id="30556" w:author="Rev 8 Allen Wirfs-Brock" w:date="2012-05-11T14:05:00Z">
        <w:r w:rsidR="007F298F">
          <w:rPr>
            <w:rFonts w:ascii="Times New Roman" w:hAnsi="Times New Roman"/>
            <w:i/>
          </w:rPr>
          <w:t>tag</w:t>
        </w:r>
      </w:ins>
      <w:ins w:id="30557" w:author="Rev 8 Allen Wirfs-Brock" w:date="2012-05-11T13:43:00Z">
        <w:r w:rsidR="00891B9F" w:rsidRPr="00E77497">
          <w:t>,</w:t>
        </w:r>
      </w:ins>
      <w:ins w:id="30558" w:author="Rev 8 Allen Wirfs-Brock" w:date="2012-05-11T13:49:00Z">
        <w:r>
          <w:t xml:space="preserve"> </w:t>
        </w:r>
        <w:r w:rsidRPr="00B21640">
          <w:rPr>
            <w:rFonts w:ascii="Times New Roman" w:hAnsi="Times New Roman"/>
            <w:i/>
          </w:rPr>
          <w:t>attribute</w:t>
        </w:r>
        <w:r>
          <w:t xml:space="preserve">, and </w:t>
        </w:r>
        <w:r w:rsidRPr="00B21640">
          <w:rPr>
            <w:rFonts w:ascii="Times New Roman" w:hAnsi="Times New Roman"/>
            <w:i/>
          </w:rPr>
          <w:t>value</w:t>
        </w:r>
      </w:ins>
      <w:ins w:id="30559" w:author="Rev 8 Allen Wirfs-Brock" w:date="2012-05-11T14:04:00Z">
        <w:r w:rsidR="007F298F">
          <w:rPr>
            <w:rFonts w:ascii="Times New Roman" w:hAnsi="Times New Roman"/>
          </w:rPr>
          <w:t xml:space="preserve">. </w:t>
        </w:r>
        <w:r w:rsidR="007F298F" w:rsidRPr="007F298F">
          <w:t>The arguments</w:t>
        </w:r>
        <w:r w:rsidR="007F298F">
          <w:rPr>
            <w:rFonts w:ascii="Times New Roman" w:hAnsi="Times New Roman"/>
          </w:rPr>
          <w:t xml:space="preserve"> </w:t>
        </w:r>
      </w:ins>
      <w:ins w:id="30560" w:author="Rev 8 Allen Wirfs-Brock" w:date="2012-05-11T14:05:00Z">
        <w:r w:rsidR="007F298F">
          <w:rPr>
            <w:rFonts w:ascii="Times New Roman" w:hAnsi="Times New Roman"/>
            <w:i/>
          </w:rPr>
          <w:t>tag</w:t>
        </w:r>
        <w:r w:rsidR="007F298F">
          <w:rPr>
            <w:rFonts w:ascii="Times New Roman" w:hAnsi="Times New Roman"/>
          </w:rPr>
          <w:t xml:space="preserve"> </w:t>
        </w:r>
      </w:ins>
      <w:ins w:id="30561" w:author="Rev 8 Allen Wirfs-Brock" w:date="2012-05-11T14:04:00Z">
        <w:r w:rsidR="007F298F" w:rsidRPr="007F298F">
          <w:t>and</w:t>
        </w:r>
        <w:r w:rsidR="007F298F">
          <w:rPr>
            <w:rFonts w:ascii="Times New Roman" w:hAnsi="Times New Roman"/>
          </w:rPr>
          <w:t xml:space="preserve"> </w:t>
        </w:r>
      </w:ins>
      <w:ins w:id="30562" w:author="Rev 8 Allen Wirfs-Brock" w:date="2012-05-11T14:05:00Z">
        <w:r w:rsidR="007F298F" w:rsidRPr="00B21640">
          <w:rPr>
            <w:rFonts w:ascii="Times New Roman" w:hAnsi="Times New Roman"/>
            <w:i/>
          </w:rPr>
          <w:t>attribute</w:t>
        </w:r>
        <w:r w:rsidR="007F298F">
          <w:rPr>
            <w:rFonts w:ascii="Times New Roman" w:hAnsi="Times New Roman"/>
          </w:rPr>
          <w:t xml:space="preserve"> </w:t>
        </w:r>
      </w:ins>
      <w:ins w:id="30563" w:author="Rev 8 Allen Wirfs-Brock" w:date="2012-05-11T14:04:00Z">
        <w:r w:rsidR="007F298F" w:rsidRPr="007F298F">
          <w:t>must be string values.</w:t>
        </w:r>
      </w:ins>
      <w:ins w:id="30564" w:author="Rev 8 Allen Wirfs-Brock" w:date="2012-05-11T13:43:00Z">
        <w:r w:rsidR="00891B9F" w:rsidRPr="00E77497">
          <w:t xml:space="preserve"> </w:t>
        </w:r>
      </w:ins>
      <w:ins w:id="30565" w:author="Rev 8 Allen Wirfs-Brock" w:date="2012-05-11T14:04:00Z">
        <w:r w:rsidR="007F298F">
          <w:t>T</w:t>
        </w:r>
      </w:ins>
      <w:ins w:id="30566" w:author="Rev 8 Allen Wirfs-Brock" w:date="2012-05-11T13:43:00Z">
        <w:r w:rsidR="00891B9F" w:rsidRPr="00E77497">
          <w:t>he following steps are taken:</w:t>
        </w:r>
      </w:ins>
    </w:p>
    <w:p w14:paraId="6A9FC8BD" w14:textId="77777777" w:rsidR="00B21640" w:rsidRPr="00E77497" w:rsidRDefault="00B21640" w:rsidP="00B21640">
      <w:pPr>
        <w:pStyle w:val="Alg4"/>
        <w:numPr>
          <w:ilvl w:val="0"/>
          <w:numId w:val="826"/>
        </w:numPr>
        <w:rPr>
          <w:ins w:id="30567" w:author="Rev 8 Allen Wirfs-Brock" w:date="2012-05-11T13:55:00Z"/>
        </w:rPr>
      </w:pPr>
      <w:ins w:id="30568" w:author="Rev 8 Allen Wirfs-Brock" w:date="2012-05-11T13:55:00Z">
        <w:r>
          <w:t>ReturnIfAbrupt(</w:t>
        </w:r>
        <w:r w:rsidRPr="00E77497">
          <w:t>CheckObjectCoercible</w:t>
        </w:r>
        <w:r>
          <w:t>(</w:t>
        </w:r>
      </w:ins>
      <w:ins w:id="30569" w:author="Rev 8 Allen Wirfs-Brock" w:date="2012-05-11T13:56:00Z">
        <w:r w:rsidRPr="007F298F">
          <w:rPr>
            <w:i/>
          </w:rPr>
          <w:t>string</w:t>
        </w:r>
      </w:ins>
      <w:ins w:id="30570" w:author="Rev 8 Allen Wirfs-Brock" w:date="2012-05-11T13:55:00Z">
        <w:r>
          <w:t>))</w:t>
        </w:r>
        <w:r w:rsidRPr="00E77497">
          <w:t>.</w:t>
        </w:r>
      </w:ins>
    </w:p>
    <w:p w14:paraId="0EE4F77E" w14:textId="77777777" w:rsidR="00B21640" w:rsidRPr="00E77497" w:rsidRDefault="00B21640" w:rsidP="00B21640">
      <w:pPr>
        <w:pStyle w:val="Alg4"/>
        <w:numPr>
          <w:ilvl w:val="0"/>
          <w:numId w:val="826"/>
        </w:numPr>
        <w:rPr>
          <w:ins w:id="30571" w:author="Rev 8 Allen Wirfs-Brock" w:date="2012-05-11T13:55:00Z"/>
        </w:rPr>
      </w:pPr>
      <w:ins w:id="30572" w:author="Rev 8 Allen Wirfs-Brock" w:date="2012-05-11T13:55:00Z">
        <w:r w:rsidRPr="00E77497">
          <w:t xml:space="preserve">Let </w:t>
        </w:r>
        <w:r w:rsidRPr="00E77497">
          <w:rPr>
            <w:i/>
          </w:rPr>
          <w:t>S</w:t>
        </w:r>
        <w:r w:rsidRPr="00E77497">
          <w:t xml:space="preserve"> be the result of </w:t>
        </w:r>
      </w:ins>
      <w:ins w:id="30573" w:author="Rev 8 Allen Wirfs-Brock" w:date="2012-05-11T13:56:00Z">
        <w:r>
          <w:t>performing</w:t>
        </w:r>
      </w:ins>
      <w:ins w:id="30574" w:author="Rev 8 Allen Wirfs-Brock" w:date="2012-05-11T13:55:00Z">
        <w:r w:rsidRPr="00E77497">
          <w:t xml:space="preserve"> ToString</w:t>
        </w:r>
      </w:ins>
      <w:ins w:id="30575" w:author="Rev 8 Allen Wirfs-Brock" w:date="2012-05-11T13:57:00Z">
        <w:r>
          <w:t>(</w:t>
        </w:r>
        <w:r w:rsidRPr="00245D48">
          <w:rPr>
            <w:i/>
          </w:rPr>
          <w:t>string</w:t>
        </w:r>
        <w:r>
          <w:t>)</w:t>
        </w:r>
      </w:ins>
      <w:ins w:id="30576" w:author="Rev 8 Allen Wirfs-Brock" w:date="2012-05-11T13:55:00Z">
        <w:r w:rsidRPr="00E77497">
          <w:t>.</w:t>
        </w:r>
      </w:ins>
    </w:p>
    <w:p w14:paraId="00F767C8" w14:textId="77777777" w:rsidR="00B21640" w:rsidRPr="00E77497" w:rsidRDefault="00B21640" w:rsidP="00B21640">
      <w:pPr>
        <w:pStyle w:val="Alg4"/>
        <w:numPr>
          <w:ilvl w:val="0"/>
          <w:numId w:val="826"/>
        </w:numPr>
        <w:contextualSpacing/>
        <w:rPr>
          <w:ins w:id="30577" w:author="Rev 8 Allen Wirfs-Brock" w:date="2012-05-11T13:55:00Z"/>
        </w:rPr>
      </w:pPr>
      <w:ins w:id="30578" w:author="Rev 8 Allen Wirfs-Brock" w:date="2012-05-11T13:55:00Z">
        <w:r>
          <w:t>ReturnIfAbrupt(</w:t>
        </w:r>
        <w:r>
          <w:rPr>
            <w:i/>
          </w:rPr>
          <w:t>S</w:t>
        </w:r>
        <w:r>
          <w:t>).</w:t>
        </w:r>
      </w:ins>
    </w:p>
    <w:p w14:paraId="2E551051" w14:textId="77777777" w:rsidR="00891B9F" w:rsidRPr="00E77497" w:rsidRDefault="007F298F" w:rsidP="007F298F">
      <w:pPr>
        <w:pStyle w:val="Alg3"/>
        <w:numPr>
          <w:ilvl w:val="0"/>
          <w:numId w:val="826"/>
        </w:numPr>
        <w:rPr>
          <w:ins w:id="30579" w:author="Rev 8 Allen Wirfs-Brock" w:date="2012-05-11T13:43:00Z"/>
        </w:rPr>
      </w:pPr>
      <w:ins w:id="30580" w:author="Rev 8 Allen Wirfs-Brock" w:date="2012-05-11T14:07:00Z">
        <w:r>
          <w:t xml:space="preserve">If </w:t>
        </w:r>
      </w:ins>
      <w:ins w:id="30581" w:author="Rev 8 Allen Wirfs-Brock" w:date="2012-05-11T14:13:00Z">
        <w:r w:rsidR="005E1EF6" w:rsidRPr="00B21640">
          <w:rPr>
            <w:i/>
          </w:rPr>
          <w:t>attribute</w:t>
        </w:r>
        <w:r w:rsidR="005E1EF6">
          <w:t xml:space="preserve"> </w:t>
        </w:r>
      </w:ins>
      <w:ins w:id="30582" w:author="Rev 8 Allen Wirfs-Brock" w:date="2012-05-11T14:07:00Z">
        <w:r>
          <w:t>is not the empty String, then</w:t>
        </w:r>
      </w:ins>
    </w:p>
    <w:p w14:paraId="105FB0CC" w14:textId="77777777" w:rsidR="005E1EF6" w:rsidRPr="00E77497" w:rsidRDefault="005E1EF6" w:rsidP="005E1EF6">
      <w:pPr>
        <w:pStyle w:val="Alg4"/>
        <w:numPr>
          <w:ilvl w:val="1"/>
          <w:numId w:val="826"/>
        </w:numPr>
        <w:rPr>
          <w:ins w:id="30583" w:author="Rev 8 Allen Wirfs-Brock" w:date="2012-05-11T14:08:00Z"/>
        </w:rPr>
      </w:pPr>
      <w:ins w:id="30584" w:author="Rev 8 Allen Wirfs-Brock" w:date="2012-05-11T14:08:00Z">
        <w:r w:rsidRPr="00E77497">
          <w:t xml:space="preserve">Let </w:t>
        </w:r>
      </w:ins>
      <w:ins w:id="30585" w:author="Rev 8 Allen Wirfs-Brock" w:date="2012-05-11T14:09:00Z">
        <w:r>
          <w:rPr>
            <w:i/>
          </w:rPr>
          <w:t>V</w:t>
        </w:r>
      </w:ins>
      <w:ins w:id="30586" w:author="Rev 8 Allen Wirfs-Brock" w:date="2012-05-11T14:08:00Z">
        <w:r w:rsidRPr="00E77497">
          <w:t xml:space="preserve"> be the result of </w:t>
        </w:r>
        <w:r>
          <w:t>performing</w:t>
        </w:r>
        <w:r w:rsidRPr="00E77497">
          <w:t xml:space="preserve"> ToString</w:t>
        </w:r>
        <w:r>
          <w:t>(</w:t>
        </w:r>
      </w:ins>
      <w:ins w:id="30587" w:author="Rev 8 Allen Wirfs-Brock" w:date="2012-05-11T14:09:00Z">
        <w:r>
          <w:rPr>
            <w:i/>
          </w:rPr>
          <w:t>value</w:t>
        </w:r>
      </w:ins>
      <w:ins w:id="30588" w:author="Rev 8 Allen Wirfs-Brock" w:date="2012-05-11T14:08:00Z">
        <w:r>
          <w:t>)</w:t>
        </w:r>
        <w:r w:rsidRPr="00E77497">
          <w:t>.</w:t>
        </w:r>
      </w:ins>
    </w:p>
    <w:p w14:paraId="420E3805" w14:textId="77777777" w:rsidR="005E1EF6" w:rsidRPr="00E77497" w:rsidRDefault="005E1EF6" w:rsidP="005E1EF6">
      <w:pPr>
        <w:pStyle w:val="Alg4"/>
        <w:numPr>
          <w:ilvl w:val="0"/>
          <w:numId w:val="826"/>
        </w:numPr>
        <w:contextualSpacing/>
        <w:rPr>
          <w:ins w:id="30589" w:author="Rev 8 Allen Wirfs-Brock" w:date="2012-05-11T14:10:00Z"/>
        </w:rPr>
      </w:pPr>
      <w:ins w:id="30590" w:author="Rev 8 Allen Wirfs-Brock" w:date="2012-05-11T14:10:00Z">
        <w:r>
          <w:t>ReturnIfAbrupt(</w:t>
        </w:r>
        <w:r>
          <w:rPr>
            <w:i/>
          </w:rPr>
          <w:t>V</w:t>
        </w:r>
        <w:r>
          <w:t>).</w:t>
        </w:r>
      </w:ins>
    </w:p>
    <w:p w14:paraId="3687F8F6" w14:textId="77777777" w:rsidR="007F298F" w:rsidRDefault="005E1EF6" w:rsidP="007F298F">
      <w:pPr>
        <w:pStyle w:val="Alg3"/>
        <w:numPr>
          <w:ilvl w:val="0"/>
          <w:numId w:val="826"/>
        </w:numPr>
        <w:rPr>
          <w:ins w:id="30591" w:author="Rev 8 Allen Wirfs-Brock" w:date="2012-05-11T14:08:00Z"/>
        </w:rPr>
      </w:pPr>
      <w:ins w:id="30592" w:author="Rev 8 Allen Wirfs-Brock" w:date="2012-05-11T14:11:00Z">
        <w:r>
          <w:t xml:space="preserve">Let </w:t>
        </w:r>
        <w:r w:rsidRPr="005E1EF6">
          <w:rPr>
            <w:i/>
          </w:rPr>
          <w:t>p1</w:t>
        </w:r>
        <w:r>
          <w:t xml:space="preserve"> be the string value that is the </w:t>
        </w:r>
      </w:ins>
      <w:ins w:id="30593" w:author="Rev 8 Allen Wirfs-Brock" w:date="2012-05-11T14:12:00Z">
        <w:r>
          <w:t>concatenation</w:t>
        </w:r>
      </w:ins>
      <w:ins w:id="30594" w:author="Rev 8 Allen Wirfs-Brock" w:date="2012-05-11T14:11:00Z">
        <w:r>
          <w:t xml:space="preserve"> </w:t>
        </w:r>
      </w:ins>
      <w:ins w:id="30595" w:author="Rev 8 Allen Wirfs-Brock" w:date="2012-05-11T14:12:00Z">
        <w:r>
          <w:t xml:space="preserve">of </w:t>
        </w:r>
        <w:r w:rsidRPr="00891B9F">
          <w:rPr>
            <w:rFonts w:ascii="Courier New" w:hAnsi="Courier New" w:cs="Courier New"/>
            <w:b/>
          </w:rPr>
          <w:t>"</w:t>
        </w:r>
      </w:ins>
      <w:ins w:id="30596" w:author="Rev 8 Allen Wirfs-Brock" w:date="2012-05-11T14:13:00Z">
        <w:r>
          <w:rPr>
            <w:rFonts w:ascii="Courier New" w:hAnsi="Courier New" w:cs="Courier New"/>
            <w:b/>
          </w:rPr>
          <w:t>&lt;</w:t>
        </w:r>
      </w:ins>
      <w:ins w:id="30597" w:author="Rev 8 Allen Wirfs-Brock" w:date="2012-05-11T14:12:00Z">
        <w:r w:rsidRPr="00891B9F">
          <w:rPr>
            <w:rFonts w:ascii="Courier New" w:hAnsi="Courier New" w:cs="Courier New"/>
            <w:b/>
          </w:rPr>
          <w:t>"</w:t>
        </w:r>
      </w:ins>
      <w:ins w:id="30598" w:author="Rev 8 Allen Wirfs-Brock" w:date="2012-05-11T14:13:00Z">
        <w:r w:rsidRPr="005E1EF6">
          <w:t xml:space="preserve"> </w:t>
        </w:r>
        <w:r>
          <w:t xml:space="preserve">and </w:t>
        </w:r>
      </w:ins>
      <w:ins w:id="30599" w:author="Rev 8 Allen Wirfs-Brock" w:date="2012-05-11T14:14:00Z">
        <w:r>
          <w:rPr>
            <w:i/>
          </w:rPr>
          <w:t>tag</w:t>
        </w:r>
        <w:r>
          <w:t>.</w:t>
        </w:r>
      </w:ins>
    </w:p>
    <w:p w14:paraId="1966CF22" w14:textId="77777777" w:rsidR="005E1EF6" w:rsidRDefault="005E1EF6" w:rsidP="007F298F">
      <w:pPr>
        <w:pStyle w:val="Alg3"/>
        <w:numPr>
          <w:ilvl w:val="0"/>
          <w:numId w:val="826"/>
        </w:numPr>
        <w:rPr>
          <w:ins w:id="30600" w:author="Rev 8 Allen Wirfs-Brock" w:date="2012-05-11T14:16:00Z"/>
        </w:rPr>
      </w:pPr>
      <w:ins w:id="30601" w:author="Rev 8 Allen Wirfs-Brock" w:date="2012-05-11T14:16:00Z">
        <w:r>
          <w:t xml:space="preserve">If </w:t>
        </w:r>
        <w:r w:rsidRPr="00B21640">
          <w:rPr>
            <w:i/>
          </w:rPr>
          <w:t>attribute</w:t>
        </w:r>
        <w:r>
          <w:t xml:space="preserve"> is not the empty String, then</w:t>
        </w:r>
        <w:r w:rsidRPr="00E77497">
          <w:t xml:space="preserve"> </w:t>
        </w:r>
      </w:ins>
    </w:p>
    <w:p w14:paraId="1825160F" w14:textId="77777777" w:rsidR="00E67EF9" w:rsidRDefault="005E1EF6" w:rsidP="00E67EF9">
      <w:pPr>
        <w:pStyle w:val="Alg3"/>
        <w:numPr>
          <w:ilvl w:val="1"/>
          <w:numId w:val="826"/>
        </w:numPr>
        <w:rPr>
          <w:ins w:id="30602" w:author="Rev 8 Allen Wirfs-Brock" w:date="2012-05-11T14:19:00Z"/>
        </w:rPr>
      </w:pPr>
      <w:ins w:id="30603" w:author="Rev 8 Allen Wirfs-Brock" w:date="2012-05-11T14:17:00Z">
        <w:r>
          <w:t xml:space="preserve">Let </w:t>
        </w:r>
        <w:r w:rsidRPr="005E1EF6">
          <w:rPr>
            <w:i/>
          </w:rPr>
          <w:t>p</w:t>
        </w:r>
      </w:ins>
      <w:ins w:id="30604" w:author="Rev 8 Allen Wirfs-Brock" w:date="2012-05-11T14:19:00Z">
        <w:r w:rsidR="00E67EF9">
          <w:rPr>
            <w:i/>
          </w:rPr>
          <w:t>1</w:t>
        </w:r>
      </w:ins>
      <w:ins w:id="30605" w:author="Rev 8 Allen Wirfs-Brock" w:date="2012-05-11T14:17:00Z">
        <w:r>
          <w:t xml:space="preserve"> be the string value that is the concatenation of </w:t>
        </w:r>
      </w:ins>
      <w:ins w:id="30606" w:author="Rev 8 Allen Wirfs-Brock" w:date="2012-05-11T14:19:00Z">
        <w:r w:rsidR="00E67EF9">
          <w:t>the following string values:</w:t>
        </w:r>
      </w:ins>
    </w:p>
    <w:p w14:paraId="61CBF498" w14:textId="77777777" w:rsidR="00E67EF9" w:rsidRDefault="005E1EF6" w:rsidP="007B4ABC">
      <w:pPr>
        <w:pStyle w:val="Alg3"/>
        <w:numPr>
          <w:ilvl w:val="0"/>
          <w:numId w:val="827"/>
        </w:numPr>
        <w:rPr>
          <w:ins w:id="30607" w:author="Rev 8 Allen Wirfs-Brock" w:date="2012-05-11T14:20:00Z"/>
        </w:rPr>
      </w:pPr>
      <w:ins w:id="30608" w:author="Rev 8 Allen Wirfs-Brock" w:date="2012-05-11T14:17:00Z">
        <w:r w:rsidRPr="005E1EF6">
          <w:rPr>
            <w:i/>
          </w:rPr>
          <w:t>p</w:t>
        </w:r>
        <w:r>
          <w:rPr>
            <w:i/>
          </w:rPr>
          <w:t>1</w:t>
        </w:r>
      </w:ins>
    </w:p>
    <w:p w14:paraId="68735F6E" w14:textId="77777777" w:rsidR="00E67EF9" w:rsidRDefault="005E1EF6" w:rsidP="007B4ABC">
      <w:pPr>
        <w:pStyle w:val="Alg3"/>
        <w:numPr>
          <w:ilvl w:val="0"/>
          <w:numId w:val="827"/>
        </w:numPr>
        <w:rPr>
          <w:ins w:id="30609" w:author="Rev 8 Allen Wirfs-Brock" w:date="2012-05-11T14:21:00Z"/>
        </w:rPr>
      </w:pPr>
      <w:ins w:id="30610" w:author="Rev 8 Allen Wirfs-Brock" w:date="2012-05-11T14:18:00Z">
        <w:r>
          <w:t xml:space="preserve">a single space </w:t>
        </w:r>
      </w:ins>
      <w:ins w:id="30611" w:author="Rev 9 Allen Wirfs-Brock" w:date="2012-07-08T16:01:00Z">
        <w:r w:rsidR="008D4FF6">
          <w:t>code unit 0x0020</w:t>
        </w:r>
      </w:ins>
      <w:ins w:id="30612" w:author="Rev 8 Allen Wirfs-Brock" w:date="2012-05-11T14:18:00Z">
        <w:del w:id="30613" w:author="Rev 9 Allen Wirfs-Brock" w:date="2012-07-08T16:01:00Z">
          <w:r w:rsidDel="008D4FF6">
            <w:delText>char</w:delText>
          </w:r>
        </w:del>
        <w:del w:id="30614" w:author="Rev 9 Allen Wirfs-Brock" w:date="2012-07-08T16:00:00Z">
          <w:r w:rsidDel="008D4FF6">
            <w:delText>acter</w:delText>
          </w:r>
        </w:del>
      </w:ins>
    </w:p>
    <w:p w14:paraId="2D20F49A" w14:textId="77777777" w:rsidR="00E67EF9" w:rsidRDefault="005E1EF6" w:rsidP="007B4ABC">
      <w:pPr>
        <w:pStyle w:val="Alg3"/>
        <w:numPr>
          <w:ilvl w:val="0"/>
          <w:numId w:val="827"/>
        </w:numPr>
        <w:rPr>
          <w:ins w:id="30615" w:author="Rev 8 Allen Wirfs-Brock" w:date="2012-05-11T14:21:00Z"/>
        </w:rPr>
      </w:pPr>
      <w:ins w:id="30616" w:author="Rev 8 Allen Wirfs-Brock" w:date="2012-05-11T14:18:00Z">
        <w:r w:rsidRPr="00E67EF9">
          <w:rPr>
            <w:i/>
          </w:rPr>
          <w:t>attribute</w:t>
        </w:r>
      </w:ins>
    </w:p>
    <w:p w14:paraId="6454722A" w14:textId="77777777" w:rsidR="00E67EF9" w:rsidRPr="007B4ABC" w:rsidRDefault="005E1EF6" w:rsidP="007B4ABC">
      <w:pPr>
        <w:pStyle w:val="Alg3"/>
        <w:numPr>
          <w:ilvl w:val="0"/>
          <w:numId w:val="827"/>
        </w:numPr>
        <w:rPr>
          <w:ins w:id="30617" w:author="Rev 8 Allen Wirfs-Brock" w:date="2012-05-11T14:22:00Z"/>
        </w:rPr>
      </w:pPr>
      <w:ins w:id="30618" w:author="Rev 8 Allen Wirfs-Brock" w:date="2012-05-11T14:17:00Z">
        <w:r w:rsidRPr="00891B9F">
          <w:rPr>
            <w:rFonts w:ascii="Courier New" w:hAnsi="Courier New" w:cs="Courier New"/>
            <w:b/>
          </w:rPr>
          <w:t>"</w:t>
        </w:r>
      </w:ins>
      <w:ins w:id="30619" w:author="Rev 8 Allen Wirfs-Brock" w:date="2012-05-11T14:21:00Z">
        <w:r w:rsidR="00E67EF9">
          <w:rPr>
            <w:rFonts w:ascii="Courier New" w:hAnsi="Courier New" w:cs="Courier New"/>
            <w:b/>
          </w:rPr>
          <w:t>=</w:t>
        </w:r>
      </w:ins>
      <w:ins w:id="30620" w:author="Rev 8 Allen Wirfs-Brock" w:date="2012-05-11T14:17:00Z">
        <w:r w:rsidRPr="00891B9F">
          <w:rPr>
            <w:rFonts w:ascii="Courier New" w:hAnsi="Courier New" w:cs="Courier New"/>
            <w:b/>
          </w:rPr>
          <w:t>"</w:t>
        </w:r>
      </w:ins>
    </w:p>
    <w:p w14:paraId="16AC9445" w14:textId="77777777" w:rsidR="00E67EF9" w:rsidRPr="007B4ABC" w:rsidRDefault="00E67EF9" w:rsidP="007B4ABC">
      <w:pPr>
        <w:pStyle w:val="Alg3"/>
        <w:numPr>
          <w:ilvl w:val="0"/>
          <w:numId w:val="827"/>
        </w:numPr>
        <w:rPr>
          <w:ins w:id="30621" w:author="Rev 8 Allen Wirfs-Brock" w:date="2012-05-11T14:23:00Z"/>
        </w:rPr>
      </w:pPr>
      <w:ins w:id="30622" w:author="Rev 8 Allen Wirfs-Brock" w:date="2012-05-11T14:22:00Z">
        <w:r>
          <w:rPr>
            <w:rFonts w:ascii="Courier New" w:hAnsi="Courier New" w:cs="Courier New"/>
            <w:b/>
          </w:rPr>
          <w:t>′</w:t>
        </w:r>
        <w:r w:rsidRPr="00891B9F">
          <w:rPr>
            <w:rFonts w:ascii="Courier New" w:hAnsi="Courier New" w:cs="Courier New"/>
            <w:b/>
          </w:rPr>
          <w:t>"</w:t>
        </w:r>
        <w:r>
          <w:rPr>
            <w:rFonts w:ascii="Courier New" w:hAnsi="Courier New" w:cs="Courier New"/>
            <w:b/>
          </w:rPr>
          <w:t>′</w:t>
        </w:r>
      </w:ins>
    </w:p>
    <w:p w14:paraId="75C0DAD4" w14:textId="77777777" w:rsidR="00E67EF9" w:rsidRPr="007B4ABC" w:rsidRDefault="00E67EF9" w:rsidP="007B4ABC">
      <w:pPr>
        <w:pStyle w:val="Alg3"/>
        <w:numPr>
          <w:ilvl w:val="0"/>
          <w:numId w:val="827"/>
        </w:numPr>
        <w:rPr>
          <w:ins w:id="30623" w:author="Rev 8 Allen Wirfs-Brock" w:date="2012-05-11T14:16:00Z"/>
          <w:i/>
        </w:rPr>
      </w:pPr>
      <w:ins w:id="30624" w:author="Rev 8 Allen Wirfs-Brock" w:date="2012-05-11T14:23:00Z">
        <w:r>
          <w:rPr>
            <w:i/>
          </w:rPr>
          <w:t>V</w:t>
        </w:r>
      </w:ins>
    </w:p>
    <w:p w14:paraId="0297E6F6" w14:textId="77777777" w:rsidR="00E67EF9" w:rsidRPr="00245D48" w:rsidRDefault="00E67EF9" w:rsidP="00E67EF9">
      <w:pPr>
        <w:pStyle w:val="Alg3"/>
        <w:numPr>
          <w:ilvl w:val="0"/>
          <w:numId w:val="827"/>
        </w:numPr>
        <w:rPr>
          <w:ins w:id="30625" w:author="Rev 8 Allen Wirfs-Brock" w:date="2012-05-11T14:24:00Z"/>
        </w:rPr>
      </w:pPr>
      <w:ins w:id="30626" w:author="Rev 8 Allen Wirfs-Brock" w:date="2012-05-11T14:24:00Z">
        <w:r>
          <w:rPr>
            <w:rFonts w:ascii="Courier New" w:hAnsi="Courier New" w:cs="Courier New"/>
            <w:b/>
          </w:rPr>
          <w:t>′</w:t>
        </w:r>
        <w:r w:rsidRPr="00891B9F">
          <w:rPr>
            <w:rFonts w:ascii="Courier New" w:hAnsi="Courier New" w:cs="Courier New"/>
            <w:b/>
          </w:rPr>
          <w:t>"</w:t>
        </w:r>
        <w:r>
          <w:rPr>
            <w:rFonts w:ascii="Courier New" w:hAnsi="Courier New" w:cs="Courier New"/>
            <w:b/>
          </w:rPr>
          <w:t>′</w:t>
        </w:r>
      </w:ins>
    </w:p>
    <w:p w14:paraId="18842D3B" w14:textId="77777777" w:rsidR="00E67EF9" w:rsidRDefault="00E67EF9" w:rsidP="007F298F">
      <w:pPr>
        <w:pStyle w:val="Alg3"/>
        <w:numPr>
          <w:ilvl w:val="0"/>
          <w:numId w:val="826"/>
        </w:numPr>
        <w:rPr>
          <w:ins w:id="30627" w:author="Rev 8 Allen Wirfs-Brock" w:date="2012-05-11T14:24:00Z"/>
        </w:rPr>
      </w:pPr>
      <w:ins w:id="30628" w:author="Rev 8 Allen Wirfs-Brock" w:date="2012-05-11T14:24:00Z">
        <w:r>
          <w:t xml:space="preserve">Let </w:t>
        </w:r>
        <w:r w:rsidRPr="007B4ABC">
          <w:rPr>
            <w:i/>
          </w:rPr>
          <w:t>p2</w:t>
        </w:r>
        <w:r>
          <w:t xml:space="preserve"> be the string value that is the </w:t>
        </w:r>
      </w:ins>
      <w:ins w:id="30629" w:author="Rev 8 Allen Wirfs-Brock" w:date="2012-05-11T14:25:00Z">
        <w:r>
          <w:t xml:space="preserve">concatenation of </w:t>
        </w:r>
        <w:r w:rsidRPr="007B4ABC">
          <w:rPr>
            <w:i/>
          </w:rPr>
          <w:t>p1</w:t>
        </w:r>
        <w:r>
          <w:t xml:space="preserve"> </w:t>
        </w:r>
      </w:ins>
      <w:ins w:id="30630" w:author="Rev 8 Allen Wirfs-Brock" w:date="2012-05-11T14:26:00Z">
        <w:r>
          <w:t xml:space="preserve">and </w:t>
        </w:r>
      </w:ins>
      <w:ins w:id="30631" w:author="Rev 8 Allen Wirfs-Brock" w:date="2012-05-11T14:25:00Z">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ins>
      <w:ins w:id="30632" w:author="Rev 8 Allen Wirfs-Brock" w:date="2012-05-11T14:27:00Z">
        <w:r>
          <w:t>.</w:t>
        </w:r>
      </w:ins>
    </w:p>
    <w:p w14:paraId="21C7FD51" w14:textId="77777777" w:rsidR="00E67EF9" w:rsidRDefault="00E67EF9" w:rsidP="00E67EF9">
      <w:pPr>
        <w:pStyle w:val="Alg3"/>
        <w:numPr>
          <w:ilvl w:val="0"/>
          <w:numId w:val="826"/>
        </w:numPr>
        <w:rPr>
          <w:ins w:id="30633" w:author="Rev 8 Allen Wirfs-Brock" w:date="2012-05-11T14:27:00Z"/>
        </w:rPr>
      </w:pPr>
      <w:ins w:id="30634" w:author="Rev 8 Allen Wirfs-Brock" w:date="2012-05-11T14:27:00Z">
        <w:r>
          <w:t xml:space="preserve">Let </w:t>
        </w:r>
        <w:r w:rsidRPr="00245D48">
          <w:rPr>
            <w:i/>
          </w:rPr>
          <w:t>p</w:t>
        </w:r>
        <w:r>
          <w:rPr>
            <w:i/>
          </w:rPr>
          <w:t>3</w:t>
        </w:r>
        <w:r>
          <w:t xml:space="preserve"> be the string value that is the concatenation of </w:t>
        </w:r>
        <w:r w:rsidRPr="00245D48">
          <w:rPr>
            <w:i/>
          </w:rPr>
          <w:t>p</w:t>
        </w:r>
        <w:r>
          <w:rPr>
            <w:i/>
          </w:rPr>
          <w:t>2</w:t>
        </w:r>
      </w:ins>
      <w:ins w:id="30635" w:author="Rev 8 Allen Wirfs-Brock" w:date="2012-05-11T14:28:00Z">
        <w:r>
          <w:t>,</w:t>
        </w:r>
      </w:ins>
      <w:ins w:id="30636" w:author="Rev 8 Allen Wirfs-Brock" w:date="2012-05-11T14:27:00Z">
        <w:r>
          <w:t xml:space="preserve"> </w:t>
        </w:r>
        <w:r w:rsidRPr="00891B9F">
          <w:rPr>
            <w:rFonts w:ascii="Courier New" w:hAnsi="Courier New" w:cs="Courier New"/>
            <w:b/>
          </w:rPr>
          <w:t>"</w:t>
        </w:r>
      </w:ins>
      <w:ins w:id="30637" w:author="Rev 8 Allen Wirfs-Brock" w:date="2012-05-11T14:28:00Z">
        <w:r>
          <w:rPr>
            <w:rFonts w:ascii="Courier New" w:hAnsi="Courier New" w:cs="Courier New"/>
            <w:b/>
          </w:rPr>
          <w:t>&lt;</w:t>
        </w:r>
      </w:ins>
      <w:ins w:id="30638" w:author="Rev 8 Allen Wirfs-Brock" w:date="2012-05-11T14:29:00Z">
        <w:r>
          <w:rPr>
            <w:rFonts w:ascii="Courier New" w:hAnsi="Courier New" w:cs="Courier New"/>
            <w:b/>
          </w:rPr>
          <w:t>/</w:t>
        </w:r>
      </w:ins>
      <w:ins w:id="30639" w:author="Rev 8 Allen Wirfs-Brock" w:date="2012-05-11T14:27:00Z">
        <w:r w:rsidRPr="00891B9F">
          <w:rPr>
            <w:rFonts w:ascii="Courier New" w:hAnsi="Courier New" w:cs="Courier New"/>
            <w:b/>
          </w:rPr>
          <w:t>"</w:t>
        </w:r>
      </w:ins>
      <w:ins w:id="30640" w:author="Rev 8 Allen Wirfs-Brock" w:date="2012-05-11T14:28:00Z">
        <w:r>
          <w:t xml:space="preserve">, </w:t>
        </w:r>
      </w:ins>
      <w:ins w:id="30641" w:author="Rev 8 Allen Wirfs-Brock" w:date="2012-05-11T14:29:00Z">
        <w:r w:rsidR="007B4ABC" w:rsidRPr="007B4ABC">
          <w:rPr>
            <w:i/>
          </w:rPr>
          <w:t>tag</w:t>
        </w:r>
        <w:r w:rsidR="007B4ABC">
          <w:t xml:space="preserve">, and </w:t>
        </w:r>
      </w:ins>
      <w:ins w:id="30642" w:author="Rev 8 Allen Wirfs-Brock" w:date="2012-05-11T14:30:00Z">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ins>
      <w:ins w:id="30643" w:author="Rev 8 Allen Wirfs-Brock" w:date="2012-05-11T14:27:00Z">
        <w:r>
          <w:t>.</w:t>
        </w:r>
      </w:ins>
    </w:p>
    <w:p w14:paraId="104DBE7B" w14:textId="77777777" w:rsidR="00891B9F" w:rsidRPr="00675B74" w:rsidRDefault="00891B9F" w:rsidP="007F298F">
      <w:pPr>
        <w:pStyle w:val="Alg3"/>
        <w:numPr>
          <w:ilvl w:val="0"/>
          <w:numId w:val="826"/>
        </w:numPr>
        <w:spacing w:after="220"/>
        <w:rPr>
          <w:ins w:id="30644" w:author="Rev 8 Allen Wirfs-Brock" w:date="2012-05-11T13:43:00Z"/>
        </w:rPr>
      </w:pPr>
      <w:ins w:id="30645" w:author="Rev 8 Allen Wirfs-Brock" w:date="2012-05-11T13:43:00Z">
        <w:r w:rsidRPr="00E77497">
          <w:t xml:space="preserve">Return </w:t>
        </w:r>
      </w:ins>
      <w:ins w:id="30646" w:author="Rev 8 Allen Wirfs-Brock" w:date="2012-05-11T14:30:00Z">
        <w:r w:rsidR="007B4ABC" w:rsidRPr="00245D48">
          <w:rPr>
            <w:i/>
          </w:rPr>
          <w:t>p</w:t>
        </w:r>
        <w:r w:rsidR="007B4ABC">
          <w:rPr>
            <w:i/>
          </w:rPr>
          <w:t>3</w:t>
        </w:r>
      </w:ins>
      <w:ins w:id="30647" w:author="Rev 8 Allen Wirfs-Brock" w:date="2012-05-11T13:43:00Z">
        <w:r w:rsidRPr="00675B74">
          <w:t>.</w:t>
        </w:r>
      </w:ins>
    </w:p>
    <w:p w14:paraId="1191350D" w14:textId="77777777" w:rsidR="007B4ABC" w:rsidRPr="00E77497" w:rsidRDefault="007B4ABC" w:rsidP="007B4ABC">
      <w:pPr>
        <w:pStyle w:val="a4"/>
        <w:rPr>
          <w:ins w:id="30648" w:author="Rev 8 Allen Wirfs-Brock" w:date="2012-05-11T14:31:00Z"/>
        </w:rPr>
      </w:pPr>
      <w:ins w:id="30649" w:author="Rev 8 Allen Wirfs-Brock" w:date="2012-05-11T14:31:00Z">
        <w:r>
          <w:t>String</w:t>
        </w:r>
        <w:r w:rsidRPr="00E77497">
          <w:t>.prototype.</w:t>
        </w:r>
        <w:r>
          <w:t>big</w:t>
        </w:r>
        <w:r w:rsidRPr="00E77497">
          <w:t xml:space="preserve"> ()</w:t>
        </w:r>
      </w:ins>
    </w:p>
    <w:p w14:paraId="0AACE853" w14:textId="77777777" w:rsidR="007B4ABC" w:rsidRPr="00E77497" w:rsidRDefault="007B4ABC" w:rsidP="007B4ABC">
      <w:pPr>
        <w:rPr>
          <w:ins w:id="30650" w:author="Rev 8 Allen Wirfs-Brock" w:date="2012-05-11T14:31:00Z"/>
        </w:rPr>
      </w:pPr>
      <w:ins w:id="30651" w:author="Rev 8 Allen Wirfs-Brock" w:date="2012-05-11T14:31:00Z">
        <w:r w:rsidRPr="00E77497">
          <w:t xml:space="preserve">When the </w:t>
        </w:r>
      </w:ins>
      <w:ins w:id="30652" w:author="Rev 8 Allen Wirfs-Brock" w:date="2012-05-11T14:32:00Z">
        <w:r>
          <w:rPr>
            <w:b/>
          </w:rPr>
          <w:t>big</w:t>
        </w:r>
      </w:ins>
      <w:ins w:id="30653" w:author="Rev 8 Allen Wirfs-Brock" w:date="2012-05-11T14:31:00Z">
        <w:r w:rsidRPr="00E77497">
          <w:t xml:space="preserve"> method is called with </w:t>
        </w:r>
      </w:ins>
      <w:ins w:id="30654" w:author="Rev 8 Allen Wirfs-Brock" w:date="2012-05-11T14:36:00Z">
        <w:r>
          <w:t xml:space="preserve">no </w:t>
        </w:r>
        <w:r w:rsidRPr="00E77497">
          <w:t>argument</w:t>
        </w:r>
        <w:r>
          <w:t>s</w:t>
        </w:r>
      </w:ins>
      <w:ins w:id="30655" w:author="Rev 8 Allen Wirfs-Brock" w:date="2012-05-11T14:31:00Z">
        <w:r w:rsidRPr="00E77497">
          <w:t>, the following steps are taken:</w:t>
        </w:r>
      </w:ins>
    </w:p>
    <w:p w14:paraId="26597F43" w14:textId="77777777" w:rsidR="007B4ABC" w:rsidRDefault="007B4ABC" w:rsidP="007B4ABC">
      <w:pPr>
        <w:pStyle w:val="Alg3"/>
        <w:numPr>
          <w:ilvl w:val="0"/>
          <w:numId w:val="828"/>
        </w:numPr>
        <w:spacing w:after="220"/>
        <w:contextualSpacing/>
        <w:rPr>
          <w:ins w:id="30656" w:author="Rev 8 Allen Wirfs-Brock" w:date="2012-05-11T14:31:00Z"/>
        </w:rPr>
      </w:pPr>
      <w:ins w:id="30657" w:author="Rev 8 Allen Wirfs-Brock" w:date="2012-05-11T14:31:00Z">
        <w:r>
          <w:t xml:space="preserve">Let S be the </w:t>
        </w:r>
        <w:r w:rsidRPr="00891B9F">
          <w:rPr>
            <w:b/>
          </w:rPr>
          <w:t>this</w:t>
        </w:r>
        <w:r>
          <w:t xml:space="preserve"> value.</w:t>
        </w:r>
      </w:ins>
    </w:p>
    <w:p w14:paraId="5273EF47" w14:textId="77777777" w:rsidR="007B4ABC" w:rsidRPr="00675B74" w:rsidRDefault="007B4ABC" w:rsidP="007B4ABC">
      <w:pPr>
        <w:pStyle w:val="Alg3"/>
        <w:numPr>
          <w:ilvl w:val="0"/>
          <w:numId w:val="828"/>
        </w:numPr>
        <w:spacing w:after="220"/>
        <w:rPr>
          <w:ins w:id="30658" w:author="Rev 8 Allen Wirfs-Brock" w:date="2012-05-11T14:31:00Z"/>
        </w:rPr>
      </w:pPr>
      <w:ins w:id="30659" w:author="Rev 8 Allen Wirfs-Brock" w:date="2012-05-11T14:31:00Z">
        <w:r w:rsidRPr="00E77497">
          <w:t xml:space="preserve">Return </w:t>
        </w:r>
        <w:r>
          <w:t xml:space="preserve">the result of performing the abstract </w:t>
        </w:r>
      </w:ins>
      <w:ins w:id="30660" w:author="Rev 8 Allen Wirfs-Brock" w:date="2012-05-11T14:43:00Z">
        <w:r w:rsidR="00D034B7">
          <w:t xml:space="preserve">operation </w:t>
        </w:r>
      </w:ins>
      <w:ins w:id="30661" w:author="Rev 8 Allen Wirfs-Brock" w:date="2012-05-11T14:31:00Z">
        <w:r>
          <w:t xml:space="preserve">CreateHTML with arguments </w:t>
        </w:r>
        <w:r w:rsidRPr="00891B9F">
          <w:rPr>
            <w:i/>
          </w:rPr>
          <w:t>S</w:t>
        </w:r>
        <w:r>
          <w:t xml:space="preserve">, </w:t>
        </w:r>
        <w:r w:rsidRPr="00891B9F">
          <w:rPr>
            <w:rFonts w:ascii="Courier New" w:hAnsi="Courier New" w:cs="Courier New"/>
            <w:b/>
          </w:rPr>
          <w:t>"</w:t>
        </w:r>
      </w:ins>
      <w:ins w:id="30662" w:author="Rev 8 Allen Wirfs-Brock" w:date="2012-05-11T14:32:00Z">
        <w:r>
          <w:rPr>
            <w:rFonts w:ascii="Courier New" w:hAnsi="Courier New" w:cs="Courier New"/>
            <w:b/>
          </w:rPr>
          <w:t>big</w:t>
        </w:r>
      </w:ins>
      <w:ins w:id="30663" w:author="Rev 8 Allen Wirfs-Brock" w:date="2012-05-11T14:31:00Z">
        <w:r w:rsidRPr="00891B9F">
          <w:rPr>
            <w:rFonts w:ascii="Courier New" w:hAnsi="Courier New" w:cs="Courier New"/>
            <w:b/>
          </w:rPr>
          <w:t>"</w:t>
        </w:r>
        <w:r>
          <w:t xml:space="preserve">, </w:t>
        </w:r>
        <w:r w:rsidRPr="00891B9F">
          <w:rPr>
            <w:rFonts w:ascii="Courier New" w:hAnsi="Courier New" w:cs="Courier New"/>
            <w:b/>
          </w:rPr>
          <w:t>""</w:t>
        </w:r>
        <w:r>
          <w:t xml:space="preserve"> and </w:t>
        </w:r>
      </w:ins>
      <w:ins w:id="30664" w:author="Rev 8 Allen Wirfs-Brock" w:date="2012-05-11T14:32:00Z">
        <w:r w:rsidRPr="00891B9F">
          <w:rPr>
            <w:rFonts w:ascii="Courier New" w:hAnsi="Courier New" w:cs="Courier New"/>
            <w:b/>
          </w:rPr>
          <w:t>""</w:t>
        </w:r>
      </w:ins>
      <w:ins w:id="30665" w:author="Rev 8 Allen Wirfs-Brock" w:date="2012-05-11T14:31:00Z">
        <w:r w:rsidRPr="00675B74">
          <w:t>.</w:t>
        </w:r>
      </w:ins>
    </w:p>
    <w:p w14:paraId="44AF4AA3" w14:textId="77777777" w:rsidR="007B4ABC" w:rsidRPr="00E77497" w:rsidRDefault="007B4ABC" w:rsidP="007B4ABC">
      <w:pPr>
        <w:pStyle w:val="a4"/>
        <w:rPr>
          <w:ins w:id="30666" w:author="Rev 8 Allen Wirfs-Brock" w:date="2012-05-11T14:32:00Z"/>
        </w:rPr>
      </w:pPr>
      <w:ins w:id="30667" w:author="Rev 8 Allen Wirfs-Brock" w:date="2012-05-11T14:32:00Z">
        <w:r>
          <w:t>String</w:t>
        </w:r>
        <w:r w:rsidRPr="00E77497">
          <w:t>.prototype.</w:t>
        </w:r>
        <w:r>
          <w:t>blink</w:t>
        </w:r>
        <w:r w:rsidRPr="00E77497">
          <w:t xml:space="preserve"> ()</w:t>
        </w:r>
      </w:ins>
    </w:p>
    <w:p w14:paraId="13CF32DF" w14:textId="77777777" w:rsidR="007B4ABC" w:rsidRPr="00E77497" w:rsidRDefault="007B4ABC" w:rsidP="007B4ABC">
      <w:pPr>
        <w:rPr>
          <w:ins w:id="30668" w:author="Rev 8 Allen Wirfs-Brock" w:date="2012-05-11T14:32:00Z"/>
        </w:rPr>
      </w:pPr>
      <w:ins w:id="30669" w:author="Rev 8 Allen Wirfs-Brock" w:date="2012-05-11T14:32:00Z">
        <w:r w:rsidRPr="00E77497">
          <w:t xml:space="preserve">When the </w:t>
        </w:r>
        <w:r>
          <w:rPr>
            <w:b/>
          </w:rPr>
          <w:t>blink</w:t>
        </w:r>
        <w:r w:rsidRPr="00E77497">
          <w:t xml:space="preserve"> method is called with </w:t>
        </w:r>
      </w:ins>
      <w:ins w:id="30670" w:author="Rev 8 Allen Wirfs-Brock" w:date="2012-05-11T14:36:00Z">
        <w:r>
          <w:t xml:space="preserve">no </w:t>
        </w:r>
        <w:r w:rsidRPr="00E77497">
          <w:t>argument</w:t>
        </w:r>
        <w:r>
          <w:t>s</w:t>
        </w:r>
      </w:ins>
      <w:ins w:id="30671" w:author="Rev 8 Allen Wirfs-Brock" w:date="2012-05-11T14:32:00Z">
        <w:r w:rsidRPr="00E77497">
          <w:t>, the following steps are taken:</w:t>
        </w:r>
      </w:ins>
    </w:p>
    <w:p w14:paraId="0EDF5ED2" w14:textId="77777777" w:rsidR="007B4ABC" w:rsidRDefault="007B4ABC" w:rsidP="007B4ABC">
      <w:pPr>
        <w:pStyle w:val="Alg3"/>
        <w:numPr>
          <w:ilvl w:val="0"/>
          <w:numId w:val="829"/>
        </w:numPr>
        <w:spacing w:after="220"/>
        <w:contextualSpacing/>
        <w:rPr>
          <w:ins w:id="30672" w:author="Rev 8 Allen Wirfs-Brock" w:date="2012-05-11T14:32:00Z"/>
        </w:rPr>
      </w:pPr>
      <w:ins w:id="30673" w:author="Rev 8 Allen Wirfs-Brock" w:date="2012-05-11T14:32:00Z">
        <w:r>
          <w:t xml:space="preserve">Let S be the </w:t>
        </w:r>
        <w:r w:rsidRPr="00891B9F">
          <w:rPr>
            <w:b/>
          </w:rPr>
          <w:t>this</w:t>
        </w:r>
        <w:r>
          <w:t xml:space="preserve"> value.</w:t>
        </w:r>
      </w:ins>
    </w:p>
    <w:p w14:paraId="2A454E8B" w14:textId="77777777" w:rsidR="007B4ABC" w:rsidRPr="00675B74" w:rsidRDefault="007B4ABC" w:rsidP="007B4ABC">
      <w:pPr>
        <w:pStyle w:val="Alg3"/>
        <w:numPr>
          <w:ilvl w:val="0"/>
          <w:numId w:val="829"/>
        </w:numPr>
        <w:spacing w:after="220"/>
        <w:rPr>
          <w:ins w:id="30674" w:author="Rev 8 Allen Wirfs-Brock" w:date="2012-05-11T14:32:00Z"/>
        </w:rPr>
      </w:pPr>
      <w:ins w:id="30675" w:author="Rev 8 Allen Wirfs-Brock" w:date="2012-05-11T14:32:00Z">
        <w:r w:rsidRPr="00E77497">
          <w:t xml:space="preserve">Return </w:t>
        </w:r>
        <w:r>
          <w:t xml:space="preserve">the result of performing the abstract </w:t>
        </w:r>
      </w:ins>
      <w:ins w:id="30676" w:author="Rev 8 Allen Wirfs-Brock" w:date="2012-05-11T14:42:00Z">
        <w:r w:rsidR="00D034B7">
          <w:t xml:space="preserve">operation </w:t>
        </w:r>
      </w:ins>
      <w:ins w:id="30677" w:author="Rev 8 Allen Wirfs-Brock" w:date="2012-05-11T14:32:00Z">
        <w:r>
          <w:t xml:space="preserve">CreateHTML with arguments </w:t>
        </w:r>
        <w:r w:rsidRPr="00891B9F">
          <w:rPr>
            <w:i/>
          </w:rPr>
          <w:t>S</w:t>
        </w:r>
        <w:r>
          <w:t xml:space="preserve">, </w:t>
        </w:r>
        <w:r w:rsidRPr="00891B9F">
          <w:rPr>
            <w:rFonts w:ascii="Courier New" w:hAnsi="Courier New" w:cs="Courier New"/>
            <w:b/>
          </w:rPr>
          <w:t>"</w:t>
        </w:r>
      </w:ins>
      <w:ins w:id="30678" w:author="Rev 8 Allen Wirfs-Brock" w:date="2012-05-11T14:33:00Z">
        <w:r>
          <w:rPr>
            <w:rFonts w:ascii="Courier New" w:hAnsi="Courier New" w:cs="Courier New"/>
            <w:b/>
          </w:rPr>
          <w:t>bli</w:t>
        </w:r>
        <w:del w:id="30679" w:author="Rev 9 Allen Wirfs-Brock" w:date="2012-07-08T15:03:00Z">
          <w:r w:rsidDel="00DF0259">
            <w:rPr>
              <w:rFonts w:ascii="Courier New" w:hAnsi="Courier New" w:cs="Courier New"/>
              <w:b/>
            </w:rPr>
            <w:delText>c</w:delText>
          </w:r>
        </w:del>
      </w:ins>
      <w:ins w:id="30680" w:author="Rev 9 Allen Wirfs-Brock" w:date="2012-07-08T15:03:00Z">
        <w:r w:rsidR="00DF0259">
          <w:rPr>
            <w:rFonts w:ascii="Courier New" w:hAnsi="Courier New" w:cs="Courier New"/>
            <w:b/>
          </w:rPr>
          <w:t>n</w:t>
        </w:r>
      </w:ins>
      <w:ins w:id="30681" w:author="Rev 8 Allen Wirfs-Brock" w:date="2012-05-11T14:33:00Z">
        <w:r>
          <w:rPr>
            <w:rFonts w:ascii="Courier New" w:hAnsi="Courier New" w:cs="Courier New"/>
            <w:b/>
          </w:rPr>
          <w:t>k</w:t>
        </w:r>
      </w:ins>
      <w:ins w:id="30682" w:author="Rev 8 Allen Wirfs-Brock" w:date="2012-05-11T14:32: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3FE30370" w14:textId="77777777" w:rsidR="007B4ABC" w:rsidRPr="00E77497" w:rsidRDefault="007B4ABC" w:rsidP="007B4ABC">
      <w:pPr>
        <w:pStyle w:val="a4"/>
        <w:rPr>
          <w:ins w:id="30683" w:author="Rev 8 Allen Wirfs-Brock" w:date="2012-05-11T14:33:00Z"/>
        </w:rPr>
      </w:pPr>
      <w:ins w:id="30684" w:author="Rev 8 Allen Wirfs-Brock" w:date="2012-05-11T14:33:00Z">
        <w:r>
          <w:t>String</w:t>
        </w:r>
        <w:r w:rsidRPr="00E77497">
          <w:t>.prototype.</w:t>
        </w:r>
        <w:r>
          <w:t>bold</w:t>
        </w:r>
        <w:r w:rsidRPr="00E77497">
          <w:t xml:space="preserve"> ()</w:t>
        </w:r>
      </w:ins>
    </w:p>
    <w:p w14:paraId="0307AA78" w14:textId="77777777" w:rsidR="007B4ABC" w:rsidRPr="00E77497" w:rsidRDefault="007B4ABC" w:rsidP="007B4ABC">
      <w:pPr>
        <w:rPr>
          <w:ins w:id="30685" w:author="Rev 8 Allen Wirfs-Brock" w:date="2012-05-11T14:33:00Z"/>
        </w:rPr>
      </w:pPr>
      <w:ins w:id="30686" w:author="Rev 8 Allen Wirfs-Brock" w:date="2012-05-11T14:33:00Z">
        <w:r w:rsidRPr="00E77497">
          <w:t xml:space="preserve">When the </w:t>
        </w:r>
        <w:r>
          <w:rPr>
            <w:b/>
          </w:rPr>
          <w:t>bold</w:t>
        </w:r>
        <w:r w:rsidRPr="00E77497">
          <w:t xml:space="preserve"> method is called with </w:t>
        </w:r>
      </w:ins>
      <w:ins w:id="30687" w:author="Rev 8 Allen Wirfs-Brock" w:date="2012-05-11T14:36:00Z">
        <w:r>
          <w:t xml:space="preserve">no </w:t>
        </w:r>
        <w:r w:rsidRPr="00E77497">
          <w:t>argument</w:t>
        </w:r>
        <w:r>
          <w:t>s</w:t>
        </w:r>
      </w:ins>
      <w:ins w:id="30688" w:author="Rev 8 Allen Wirfs-Brock" w:date="2012-05-11T14:33:00Z">
        <w:r w:rsidRPr="00E77497">
          <w:t>, the following steps are taken:</w:t>
        </w:r>
      </w:ins>
    </w:p>
    <w:p w14:paraId="58237BB5" w14:textId="77777777" w:rsidR="007B4ABC" w:rsidRDefault="007B4ABC" w:rsidP="007B4ABC">
      <w:pPr>
        <w:pStyle w:val="Alg3"/>
        <w:numPr>
          <w:ilvl w:val="0"/>
          <w:numId w:val="830"/>
        </w:numPr>
        <w:spacing w:after="220"/>
        <w:contextualSpacing/>
        <w:rPr>
          <w:ins w:id="30689" w:author="Rev 8 Allen Wirfs-Brock" w:date="2012-05-11T14:33:00Z"/>
        </w:rPr>
      </w:pPr>
      <w:ins w:id="30690" w:author="Rev 8 Allen Wirfs-Brock" w:date="2012-05-11T14:33:00Z">
        <w:r>
          <w:t xml:space="preserve">Let S be the </w:t>
        </w:r>
        <w:r w:rsidRPr="00891B9F">
          <w:rPr>
            <w:b/>
          </w:rPr>
          <w:t>this</w:t>
        </w:r>
        <w:r>
          <w:t xml:space="preserve"> value.</w:t>
        </w:r>
      </w:ins>
    </w:p>
    <w:p w14:paraId="644DBED9" w14:textId="77777777" w:rsidR="007B4ABC" w:rsidRPr="00675B74" w:rsidRDefault="007B4ABC" w:rsidP="007B4ABC">
      <w:pPr>
        <w:pStyle w:val="Alg3"/>
        <w:numPr>
          <w:ilvl w:val="0"/>
          <w:numId w:val="830"/>
        </w:numPr>
        <w:spacing w:after="220"/>
        <w:rPr>
          <w:ins w:id="30691" w:author="Rev 8 Allen Wirfs-Brock" w:date="2012-05-11T14:33:00Z"/>
        </w:rPr>
      </w:pPr>
      <w:ins w:id="30692" w:author="Rev 8 Allen Wirfs-Brock" w:date="2012-05-11T14:33:00Z">
        <w:r w:rsidRPr="00E77497">
          <w:t xml:space="preserve">Return </w:t>
        </w:r>
        <w:r>
          <w:t xml:space="preserve">the result of performing the abstract </w:t>
        </w:r>
      </w:ins>
      <w:ins w:id="30693" w:author="Rev 8 Allen Wirfs-Brock" w:date="2012-05-11T14:42:00Z">
        <w:r w:rsidR="00D034B7">
          <w:t xml:space="preserve">operation </w:t>
        </w:r>
      </w:ins>
      <w:ins w:id="30694" w:author="Rev 8 Allen Wirfs-Brock" w:date="2012-05-11T14:33:00Z">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159F717D" w14:textId="77777777" w:rsidR="007B4ABC" w:rsidRPr="00E77497" w:rsidRDefault="00BA25B6" w:rsidP="007B4ABC">
      <w:pPr>
        <w:pStyle w:val="a4"/>
        <w:rPr>
          <w:ins w:id="30695" w:author="Rev 8 Allen Wirfs-Brock" w:date="2012-05-11T14:34:00Z"/>
        </w:rPr>
      </w:pPr>
      <w:ins w:id="30696" w:author="Rev 8 Allen Wirfs-Brock" w:date="2012-05-11T13:31:00Z">
        <w:del w:id="30697" w:author="Rev 9 Allen Wirfs-Brock" w:date="2012-06-16T09:28:00Z">
          <w:r w:rsidDel="00362D15">
            <w:delText>A</w:delText>
          </w:r>
        </w:del>
      </w:ins>
      <w:ins w:id="30698" w:author="Rev 8 Allen Wirfs-Brock" w:date="2012-05-11T14:34:00Z">
        <w:del w:id="30699" w:author="Rev 9 Allen Wirfs-Brock" w:date="2012-06-16T09:28:00Z">
          <w:r w:rsidR="007B4ABC" w:rsidRPr="007B4ABC" w:rsidDel="00362D15">
            <w:delText xml:space="preserve"> </w:delText>
          </w:r>
        </w:del>
        <w:r w:rsidR="007B4ABC">
          <w:t>String</w:t>
        </w:r>
        <w:r w:rsidR="007B4ABC" w:rsidRPr="00E77497">
          <w:t>.prototype.</w:t>
        </w:r>
        <w:r w:rsidR="007B4ABC">
          <w:t>fixed</w:t>
        </w:r>
        <w:r w:rsidR="007B4ABC" w:rsidRPr="00E77497">
          <w:t xml:space="preserve"> ()</w:t>
        </w:r>
      </w:ins>
    </w:p>
    <w:p w14:paraId="20D1760B" w14:textId="77777777" w:rsidR="007B4ABC" w:rsidRPr="00E77497" w:rsidRDefault="007B4ABC" w:rsidP="007B4ABC">
      <w:pPr>
        <w:rPr>
          <w:ins w:id="30700" w:author="Rev 8 Allen Wirfs-Brock" w:date="2012-05-11T14:34:00Z"/>
        </w:rPr>
      </w:pPr>
      <w:ins w:id="30701" w:author="Rev 8 Allen Wirfs-Brock" w:date="2012-05-11T14:34:00Z">
        <w:r w:rsidRPr="00E77497">
          <w:t xml:space="preserve">When the </w:t>
        </w:r>
        <w:r>
          <w:rPr>
            <w:b/>
          </w:rPr>
          <w:t>fixed</w:t>
        </w:r>
        <w:r w:rsidRPr="00E77497">
          <w:t xml:space="preserve"> method is called with </w:t>
        </w:r>
      </w:ins>
      <w:ins w:id="30702" w:author="Rev 8 Allen Wirfs-Brock" w:date="2012-05-11T14:35:00Z">
        <w:r>
          <w:t xml:space="preserve">no </w:t>
        </w:r>
      </w:ins>
      <w:ins w:id="30703" w:author="Rev 8 Allen Wirfs-Brock" w:date="2012-05-11T14:34:00Z">
        <w:r w:rsidRPr="00E77497">
          <w:t>argument</w:t>
        </w:r>
      </w:ins>
      <w:ins w:id="30704" w:author="Rev 8 Allen Wirfs-Brock" w:date="2012-05-11T14:36:00Z">
        <w:r>
          <w:t>s</w:t>
        </w:r>
      </w:ins>
      <w:ins w:id="30705" w:author="Rev 8 Allen Wirfs-Brock" w:date="2012-05-11T14:34:00Z">
        <w:r w:rsidRPr="00E77497">
          <w:t>, the following steps are taken:</w:t>
        </w:r>
      </w:ins>
    </w:p>
    <w:p w14:paraId="1EAA4F3A" w14:textId="77777777" w:rsidR="007B4ABC" w:rsidRDefault="007B4ABC" w:rsidP="007B4ABC">
      <w:pPr>
        <w:pStyle w:val="Alg3"/>
        <w:numPr>
          <w:ilvl w:val="0"/>
          <w:numId w:val="831"/>
        </w:numPr>
        <w:spacing w:after="220"/>
        <w:contextualSpacing/>
        <w:rPr>
          <w:ins w:id="30706" w:author="Rev 8 Allen Wirfs-Brock" w:date="2012-05-11T14:34:00Z"/>
        </w:rPr>
      </w:pPr>
      <w:ins w:id="30707" w:author="Rev 8 Allen Wirfs-Brock" w:date="2012-05-11T14:34:00Z">
        <w:r>
          <w:t xml:space="preserve">Let S be the </w:t>
        </w:r>
        <w:r w:rsidRPr="00891B9F">
          <w:rPr>
            <w:b/>
          </w:rPr>
          <w:t>this</w:t>
        </w:r>
        <w:r>
          <w:t xml:space="preserve"> value.</w:t>
        </w:r>
      </w:ins>
    </w:p>
    <w:p w14:paraId="06AE25A3" w14:textId="77777777" w:rsidR="007B4ABC" w:rsidRPr="00675B74" w:rsidRDefault="007B4ABC" w:rsidP="007B4ABC">
      <w:pPr>
        <w:pStyle w:val="Alg3"/>
        <w:numPr>
          <w:ilvl w:val="0"/>
          <w:numId w:val="831"/>
        </w:numPr>
        <w:spacing w:after="220"/>
        <w:rPr>
          <w:ins w:id="30708" w:author="Rev 8 Allen Wirfs-Brock" w:date="2012-05-11T14:34:00Z"/>
        </w:rPr>
      </w:pPr>
      <w:ins w:id="30709" w:author="Rev 8 Allen Wirfs-Brock" w:date="2012-05-11T14:34:00Z">
        <w:r w:rsidRPr="00E77497">
          <w:t xml:space="preserve">Return </w:t>
        </w:r>
        <w:r>
          <w:t xml:space="preserve">the result of performing the abstract </w:t>
        </w:r>
      </w:ins>
      <w:ins w:id="30710" w:author="Rev 8 Allen Wirfs-Brock" w:date="2012-05-11T14:42:00Z">
        <w:r w:rsidR="00D034B7">
          <w:t xml:space="preserve">operation </w:t>
        </w:r>
      </w:ins>
      <w:ins w:id="30711" w:author="Rev 8 Allen Wirfs-Brock" w:date="2012-05-11T14:34:00Z">
        <w:r>
          <w:t xml:space="preserve">CreateHTML with arguments </w:t>
        </w:r>
        <w:r w:rsidRPr="00891B9F">
          <w:rPr>
            <w:i/>
          </w:rPr>
          <w:t>S</w:t>
        </w:r>
        <w:r>
          <w:t xml:space="preserve">, </w:t>
        </w:r>
        <w:r w:rsidRPr="00891B9F">
          <w:rPr>
            <w:rFonts w:ascii="Courier New" w:hAnsi="Courier New" w:cs="Courier New"/>
            <w:b/>
          </w:rPr>
          <w:t>"</w:t>
        </w:r>
      </w:ins>
      <w:ins w:id="30712" w:author="Rev 8 Allen Wirfs-Brock" w:date="2012-05-11T14:35:00Z">
        <w:r>
          <w:rPr>
            <w:rFonts w:ascii="Courier New" w:hAnsi="Courier New" w:cs="Courier New"/>
            <w:b/>
          </w:rPr>
          <w:t>tt</w:t>
        </w:r>
      </w:ins>
      <w:ins w:id="30713" w:author="Rev 8 Allen Wirfs-Brock" w:date="2012-05-11T14:34: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61E68F37" w14:textId="77777777" w:rsidR="007B4ABC" w:rsidRPr="00E77497" w:rsidRDefault="007B4ABC" w:rsidP="007B4ABC">
      <w:pPr>
        <w:pStyle w:val="a4"/>
        <w:rPr>
          <w:ins w:id="30714" w:author="Rev 8 Allen Wirfs-Brock" w:date="2012-05-11T14:38:00Z"/>
        </w:rPr>
      </w:pPr>
      <w:ins w:id="30715" w:author="Rev 8 Allen Wirfs-Brock" w:date="2012-05-11T14:38:00Z">
        <w:del w:id="30716" w:author="Rev 9 Allen Wirfs-Brock" w:date="2012-06-16T09:28:00Z">
          <w:r w:rsidDel="00362D15">
            <w:delText>A</w:delText>
          </w:r>
          <w:r w:rsidRPr="007B4ABC" w:rsidDel="00362D15">
            <w:delText xml:space="preserve"> </w:delText>
          </w:r>
        </w:del>
        <w:r>
          <w:t>String</w:t>
        </w:r>
        <w:r w:rsidRPr="00E77497">
          <w:t>.prototype.</w:t>
        </w:r>
        <w:r>
          <w:t>fontcolor</w:t>
        </w:r>
        <w:r w:rsidRPr="00E77497">
          <w:t xml:space="preserve"> (</w:t>
        </w:r>
        <w:r>
          <w:t xml:space="preserve"> color </w:t>
        </w:r>
        <w:r w:rsidRPr="00E77497">
          <w:t>)</w:t>
        </w:r>
      </w:ins>
    </w:p>
    <w:p w14:paraId="6511293D" w14:textId="77777777" w:rsidR="007B4ABC" w:rsidRPr="00E77497" w:rsidRDefault="007B4ABC" w:rsidP="007B4ABC">
      <w:pPr>
        <w:rPr>
          <w:ins w:id="30717" w:author="Rev 8 Allen Wirfs-Brock" w:date="2012-05-11T14:37:00Z"/>
        </w:rPr>
      </w:pPr>
      <w:ins w:id="30718" w:author="Rev 8 Allen Wirfs-Brock" w:date="2012-05-11T14:37:00Z">
        <w:r w:rsidRPr="00E77497">
          <w:t xml:space="preserve">When the </w:t>
        </w:r>
      </w:ins>
      <w:ins w:id="30719" w:author="Rev 8 Allen Wirfs-Brock" w:date="2012-05-11T14:38:00Z">
        <w:r>
          <w:rPr>
            <w:b/>
          </w:rPr>
          <w:t>fontcolor</w:t>
        </w:r>
      </w:ins>
      <w:ins w:id="30720" w:author="Rev 8 Allen Wirfs-Brock" w:date="2012-05-11T14:37:00Z">
        <w:r w:rsidRPr="00E77497">
          <w:t xml:space="preserve"> method is called with argument</w:t>
        </w:r>
        <w:r>
          <w:t xml:space="preserve"> </w:t>
        </w:r>
      </w:ins>
      <w:ins w:id="30721" w:author="Rev 8 Allen Wirfs-Brock" w:date="2012-05-11T14:38:00Z">
        <w:r>
          <w:rPr>
            <w:rFonts w:ascii="Times New Roman" w:hAnsi="Times New Roman"/>
            <w:i/>
          </w:rPr>
          <w:t>color</w:t>
        </w:r>
      </w:ins>
      <w:ins w:id="30722" w:author="Rev 8 Allen Wirfs-Brock" w:date="2012-05-11T14:37:00Z">
        <w:r w:rsidRPr="00E77497">
          <w:t>, the following steps are taken:</w:t>
        </w:r>
      </w:ins>
    </w:p>
    <w:p w14:paraId="5E67F774" w14:textId="77777777" w:rsidR="007B4ABC" w:rsidRDefault="007B4ABC" w:rsidP="00D034B7">
      <w:pPr>
        <w:pStyle w:val="Alg3"/>
        <w:numPr>
          <w:ilvl w:val="0"/>
          <w:numId w:val="832"/>
        </w:numPr>
        <w:spacing w:after="220"/>
        <w:contextualSpacing/>
        <w:rPr>
          <w:ins w:id="30723" w:author="Rev 8 Allen Wirfs-Brock" w:date="2012-05-11T14:37:00Z"/>
        </w:rPr>
      </w:pPr>
      <w:ins w:id="30724" w:author="Rev 8 Allen Wirfs-Brock" w:date="2012-05-11T14:37:00Z">
        <w:r>
          <w:t xml:space="preserve">Let S be the </w:t>
        </w:r>
        <w:r w:rsidRPr="00891B9F">
          <w:rPr>
            <w:b/>
          </w:rPr>
          <w:t>this</w:t>
        </w:r>
        <w:r>
          <w:t xml:space="preserve"> value.</w:t>
        </w:r>
      </w:ins>
    </w:p>
    <w:p w14:paraId="558D055D" w14:textId="77777777" w:rsidR="007B4ABC" w:rsidRPr="00675B74" w:rsidRDefault="007B4ABC" w:rsidP="00D034B7">
      <w:pPr>
        <w:pStyle w:val="Alg3"/>
        <w:numPr>
          <w:ilvl w:val="0"/>
          <w:numId w:val="832"/>
        </w:numPr>
        <w:spacing w:after="220"/>
        <w:rPr>
          <w:ins w:id="30725" w:author="Rev 8 Allen Wirfs-Brock" w:date="2012-05-11T14:37:00Z"/>
        </w:rPr>
      </w:pPr>
      <w:ins w:id="30726" w:author="Rev 8 Allen Wirfs-Brock" w:date="2012-05-11T14:37:00Z">
        <w:r w:rsidRPr="00E77497">
          <w:t xml:space="preserve">Return </w:t>
        </w:r>
        <w:r>
          <w:t xml:space="preserve">the result of performing the abstract </w:t>
        </w:r>
      </w:ins>
      <w:ins w:id="30727" w:author="Rev 8 Allen Wirfs-Brock" w:date="2012-05-11T14:42:00Z">
        <w:r w:rsidR="00D034B7">
          <w:t xml:space="preserve">operation </w:t>
        </w:r>
      </w:ins>
      <w:ins w:id="30728" w:author="Rev 8 Allen Wirfs-Brock" w:date="2012-05-11T14:37:00Z">
        <w:r>
          <w:t xml:space="preserve">CreateHTML with arguments </w:t>
        </w:r>
        <w:r w:rsidRPr="00891B9F">
          <w:rPr>
            <w:i/>
          </w:rPr>
          <w:t>S</w:t>
        </w:r>
        <w:r>
          <w:t xml:space="preserve">, </w:t>
        </w:r>
        <w:r w:rsidRPr="00891B9F">
          <w:rPr>
            <w:rFonts w:ascii="Courier New" w:hAnsi="Courier New" w:cs="Courier New"/>
            <w:b/>
          </w:rPr>
          <w:t>"</w:t>
        </w:r>
      </w:ins>
      <w:ins w:id="30729" w:author="Rev 8 Allen Wirfs-Brock" w:date="2012-05-11T14:39:00Z">
        <w:r>
          <w:rPr>
            <w:rFonts w:ascii="Courier New" w:hAnsi="Courier New" w:cs="Courier New"/>
            <w:b/>
          </w:rPr>
          <w:t>font</w:t>
        </w:r>
      </w:ins>
      <w:ins w:id="30730" w:author="Rev 8 Allen Wirfs-Brock" w:date="2012-05-11T14:37:00Z">
        <w:r w:rsidRPr="00891B9F">
          <w:rPr>
            <w:rFonts w:ascii="Courier New" w:hAnsi="Courier New" w:cs="Courier New"/>
            <w:b/>
          </w:rPr>
          <w:t>"</w:t>
        </w:r>
        <w:r>
          <w:t xml:space="preserve">, </w:t>
        </w:r>
        <w:r w:rsidRPr="00891B9F">
          <w:rPr>
            <w:rFonts w:ascii="Courier New" w:hAnsi="Courier New" w:cs="Courier New"/>
            <w:b/>
          </w:rPr>
          <w:t>"</w:t>
        </w:r>
      </w:ins>
      <w:ins w:id="30731" w:author="Rev 8 Allen Wirfs-Brock" w:date="2012-05-11T14:39:00Z">
        <w:r>
          <w:rPr>
            <w:rFonts w:ascii="Courier New" w:hAnsi="Courier New" w:cs="Courier New"/>
            <w:b/>
          </w:rPr>
          <w:t>color</w:t>
        </w:r>
      </w:ins>
      <w:ins w:id="30732" w:author="Rev 8 Allen Wirfs-Brock" w:date="2012-05-11T14:37:00Z">
        <w:r w:rsidRPr="00891B9F">
          <w:rPr>
            <w:rFonts w:ascii="Courier New" w:hAnsi="Courier New" w:cs="Courier New"/>
            <w:b/>
          </w:rPr>
          <w:t>"</w:t>
        </w:r>
        <w:r>
          <w:t xml:space="preserve"> and </w:t>
        </w:r>
      </w:ins>
      <w:ins w:id="30733" w:author="Rev 8 Allen Wirfs-Brock" w:date="2012-05-11T14:39:00Z">
        <w:r>
          <w:rPr>
            <w:i/>
          </w:rPr>
          <w:t>color</w:t>
        </w:r>
      </w:ins>
      <w:ins w:id="30734" w:author="Rev 8 Allen Wirfs-Brock" w:date="2012-05-11T14:37:00Z">
        <w:r w:rsidRPr="00675B74">
          <w:t>.</w:t>
        </w:r>
      </w:ins>
    </w:p>
    <w:p w14:paraId="1E13B407" w14:textId="77777777" w:rsidR="007B4ABC" w:rsidRPr="00E77497" w:rsidRDefault="007B4ABC" w:rsidP="007B4ABC">
      <w:pPr>
        <w:pStyle w:val="a4"/>
        <w:rPr>
          <w:ins w:id="30735" w:author="Rev 8 Allen Wirfs-Brock" w:date="2012-05-11T14:39:00Z"/>
        </w:rPr>
      </w:pPr>
      <w:ins w:id="30736" w:author="Rev 8 Allen Wirfs-Brock" w:date="2012-05-11T14:39:00Z">
        <w:del w:id="30737" w:author="Rev 9 Allen Wirfs-Brock" w:date="2012-06-16T09:28:00Z">
          <w:r w:rsidDel="00362D15">
            <w:delText>A</w:delText>
          </w:r>
          <w:r w:rsidRPr="007B4ABC" w:rsidDel="00362D15">
            <w:delText xml:space="preserve"> </w:delText>
          </w:r>
        </w:del>
        <w:r>
          <w:t>String</w:t>
        </w:r>
        <w:r w:rsidRPr="00E77497">
          <w:t>.prototype.</w:t>
        </w:r>
        <w:r>
          <w:t>fontsize</w:t>
        </w:r>
        <w:r w:rsidRPr="00E77497">
          <w:t xml:space="preserve"> (</w:t>
        </w:r>
        <w:r>
          <w:t xml:space="preserve"> </w:t>
        </w:r>
        <w:r w:rsidR="00D034B7">
          <w:t>size</w:t>
        </w:r>
        <w:r>
          <w:t xml:space="preserve"> </w:t>
        </w:r>
        <w:r w:rsidRPr="00E77497">
          <w:t>)</w:t>
        </w:r>
      </w:ins>
    </w:p>
    <w:p w14:paraId="74EE31F4" w14:textId="77777777" w:rsidR="007B4ABC" w:rsidRPr="00E77497" w:rsidRDefault="007B4ABC" w:rsidP="007B4ABC">
      <w:pPr>
        <w:rPr>
          <w:ins w:id="30738" w:author="Rev 8 Allen Wirfs-Brock" w:date="2012-05-11T14:39:00Z"/>
        </w:rPr>
      </w:pPr>
      <w:ins w:id="30739" w:author="Rev 8 Allen Wirfs-Brock" w:date="2012-05-11T14:39:00Z">
        <w:r w:rsidRPr="00E77497">
          <w:t xml:space="preserve">When the </w:t>
        </w:r>
        <w:r>
          <w:rPr>
            <w:b/>
          </w:rPr>
          <w:t>font</w:t>
        </w:r>
        <w:r w:rsidR="00D034B7">
          <w:rPr>
            <w:b/>
          </w:rPr>
          <w:t>size</w:t>
        </w:r>
        <w:r w:rsidRPr="00E77497">
          <w:t xml:space="preserve"> method is called with argument</w:t>
        </w:r>
        <w:r>
          <w:t xml:space="preserve"> </w:t>
        </w:r>
      </w:ins>
      <w:ins w:id="30740" w:author="Rev 8 Allen Wirfs-Brock" w:date="2012-05-11T14:40:00Z">
        <w:r w:rsidR="00D034B7">
          <w:rPr>
            <w:rFonts w:ascii="Times New Roman" w:hAnsi="Times New Roman"/>
            <w:i/>
          </w:rPr>
          <w:t>size</w:t>
        </w:r>
      </w:ins>
      <w:ins w:id="30741" w:author="Rev 8 Allen Wirfs-Brock" w:date="2012-05-11T14:39:00Z">
        <w:r w:rsidRPr="00E77497">
          <w:t>, the following steps are taken:</w:t>
        </w:r>
      </w:ins>
    </w:p>
    <w:p w14:paraId="70FF4D6E" w14:textId="77777777" w:rsidR="007B4ABC" w:rsidRDefault="007B4ABC" w:rsidP="00D034B7">
      <w:pPr>
        <w:pStyle w:val="Alg3"/>
        <w:numPr>
          <w:ilvl w:val="0"/>
          <w:numId w:val="833"/>
        </w:numPr>
        <w:spacing w:after="220"/>
        <w:contextualSpacing/>
        <w:rPr>
          <w:ins w:id="30742" w:author="Rev 8 Allen Wirfs-Brock" w:date="2012-05-11T14:39:00Z"/>
        </w:rPr>
      </w:pPr>
      <w:ins w:id="30743" w:author="Rev 8 Allen Wirfs-Brock" w:date="2012-05-11T14:39:00Z">
        <w:r>
          <w:t xml:space="preserve">Let S be the </w:t>
        </w:r>
        <w:r w:rsidRPr="00891B9F">
          <w:rPr>
            <w:b/>
          </w:rPr>
          <w:t>this</w:t>
        </w:r>
        <w:r>
          <w:t xml:space="preserve"> value.</w:t>
        </w:r>
      </w:ins>
    </w:p>
    <w:p w14:paraId="0D4A7577" w14:textId="77777777" w:rsidR="007B4ABC" w:rsidRPr="00675B74" w:rsidRDefault="007B4ABC" w:rsidP="00D034B7">
      <w:pPr>
        <w:pStyle w:val="Alg3"/>
        <w:numPr>
          <w:ilvl w:val="0"/>
          <w:numId w:val="833"/>
        </w:numPr>
        <w:spacing w:after="220"/>
        <w:rPr>
          <w:ins w:id="30744" w:author="Rev 8 Allen Wirfs-Brock" w:date="2012-05-11T14:39:00Z"/>
        </w:rPr>
      </w:pPr>
      <w:ins w:id="30745" w:author="Rev 8 Allen Wirfs-Brock" w:date="2012-05-11T14:39: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ins>
      <w:ins w:id="30746" w:author="Rev 8 Allen Wirfs-Brock" w:date="2012-05-11T14:40:00Z">
        <w:r w:rsidR="00D034B7">
          <w:rPr>
            <w:rFonts w:ascii="Courier New" w:hAnsi="Courier New" w:cs="Courier New"/>
            <w:b/>
          </w:rPr>
          <w:t>size</w:t>
        </w:r>
      </w:ins>
      <w:ins w:id="30747" w:author="Rev 8 Allen Wirfs-Brock" w:date="2012-05-11T14:39:00Z">
        <w:r w:rsidRPr="00891B9F">
          <w:rPr>
            <w:rFonts w:ascii="Courier New" w:hAnsi="Courier New" w:cs="Courier New"/>
            <w:b/>
          </w:rPr>
          <w:t>"</w:t>
        </w:r>
        <w:r>
          <w:t xml:space="preserve"> and </w:t>
        </w:r>
      </w:ins>
      <w:ins w:id="30748" w:author="Rev 8 Allen Wirfs-Brock" w:date="2012-05-11T14:40:00Z">
        <w:r w:rsidR="00D034B7">
          <w:rPr>
            <w:i/>
          </w:rPr>
          <w:t>size</w:t>
        </w:r>
      </w:ins>
      <w:ins w:id="30749" w:author="Rev 8 Allen Wirfs-Brock" w:date="2012-05-11T14:39:00Z">
        <w:r w:rsidRPr="00675B74">
          <w:t>.</w:t>
        </w:r>
      </w:ins>
    </w:p>
    <w:p w14:paraId="7C891D7C" w14:textId="77777777" w:rsidR="00D034B7" w:rsidRPr="00E77497" w:rsidRDefault="00D034B7" w:rsidP="00D034B7">
      <w:pPr>
        <w:pStyle w:val="a4"/>
        <w:rPr>
          <w:ins w:id="30750" w:author="Rev 8 Allen Wirfs-Brock" w:date="2012-05-11T14:41:00Z"/>
        </w:rPr>
      </w:pPr>
      <w:ins w:id="30751" w:author="Rev 8 Allen Wirfs-Brock" w:date="2012-05-11T14:41:00Z">
        <w:del w:id="30752" w:author="Rev 9 Allen Wirfs-Brock" w:date="2012-06-16T09:29:00Z">
          <w:r w:rsidDel="00362D15">
            <w:delText>A</w:delText>
          </w:r>
          <w:r w:rsidRPr="007B4ABC" w:rsidDel="00362D15">
            <w:delText xml:space="preserve"> </w:delText>
          </w:r>
        </w:del>
        <w:r>
          <w:t>String</w:t>
        </w:r>
        <w:r w:rsidRPr="00E77497">
          <w:t>.prototype.</w:t>
        </w:r>
        <w:r>
          <w:t>italics</w:t>
        </w:r>
        <w:r w:rsidRPr="00E77497">
          <w:t xml:space="preserve"> ()</w:t>
        </w:r>
      </w:ins>
    </w:p>
    <w:p w14:paraId="333D1449" w14:textId="77777777" w:rsidR="00D034B7" w:rsidRPr="00E77497" w:rsidRDefault="00D034B7" w:rsidP="00D034B7">
      <w:pPr>
        <w:rPr>
          <w:ins w:id="30753" w:author="Rev 8 Allen Wirfs-Brock" w:date="2012-05-11T14:41:00Z"/>
        </w:rPr>
      </w:pPr>
      <w:ins w:id="30754" w:author="Rev 8 Allen Wirfs-Brock" w:date="2012-05-11T14:41:00Z">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ins>
    </w:p>
    <w:p w14:paraId="49400046" w14:textId="77777777" w:rsidR="00D034B7" w:rsidRDefault="00D034B7" w:rsidP="00D034B7">
      <w:pPr>
        <w:pStyle w:val="Alg3"/>
        <w:numPr>
          <w:ilvl w:val="0"/>
          <w:numId w:val="834"/>
        </w:numPr>
        <w:spacing w:after="220"/>
        <w:contextualSpacing/>
        <w:rPr>
          <w:ins w:id="30755" w:author="Rev 8 Allen Wirfs-Brock" w:date="2012-05-11T14:41:00Z"/>
        </w:rPr>
      </w:pPr>
      <w:ins w:id="30756" w:author="Rev 8 Allen Wirfs-Brock" w:date="2012-05-11T14:41:00Z">
        <w:r>
          <w:t xml:space="preserve">Let S be the </w:t>
        </w:r>
        <w:r w:rsidRPr="00891B9F">
          <w:rPr>
            <w:b/>
          </w:rPr>
          <w:t>this</w:t>
        </w:r>
        <w:r>
          <w:t xml:space="preserve"> value.</w:t>
        </w:r>
      </w:ins>
    </w:p>
    <w:p w14:paraId="37574968" w14:textId="77777777" w:rsidR="00D034B7" w:rsidRPr="00675B74" w:rsidRDefault="00D034B7" w:rsidP="00D034B7">
      <w:pPr>
        <w:pStyle w:val="Alg3"/>
        <w:numPr>
          <w:ilvl w:val="0"/>
          <w:numId w:val="834"/>
        </w:numPr>
        <w:spacing w:after="220"/>
        <w:rPr>
          <w:ins w:id="30757" w:author="Rev 8 Allen Wirfs-Brock" w:date="2012-05-11T14:41:00Z"/>
        </w:rPr>
      </w:pPr>
      <w:ins w:id="30758" w:author="Rev 8 Allen Wirfs-Brock" w:date="2012-05-11T14:41: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ins>
      <w:ins w:id="30759" w:author="Rev 8 Allen Wirfs-Brock" w:date="2012-05-11T14:42:00Z">
        <w:r>
          <w:rPr>
            <w:rFonts w:ascii="Courier New" w:hAnsi="Courier New" w:cs="Courier New"/>
            <w:b/>
          </w:rPr>
          <w:t>i</w:t>
        </w:r>
      </w:ins>
      <w:ins w:id="30760"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2AA7FBAA" w14:textId="77777777" w:rsidR="00D034B7" w:rsidRPr="00E77497" w:rsidRDefault="00D034B7" w:rsidP="00D034B7">
      <w:pPr>
        <w:pStyle w:val="a4"/>
        <w:rPr>
          <w:ins w:id="30761" w:author="Rev 8 Allen Wirfs-Brock" w:date="2012-05-11T14:44:00Z"/>
        </w:rPr>
      </w:pPr>
      <w:ins w:id="30762" w:author="Rev 8 Allen Wirfs-Brock" w:date="2012-05-11T14:44:00Z">
        <w:del w:id="30763" w:author="Rev 9 Allen Wirfs-Brock" w:date="2012-06-16T09:29:00Z">
          <w:r w:rsidDel="00362D15">
            <w:delText>A</w:delText>
          </w:r>
          <w:r w:rsidRPr="007B4ABC" w:rsidDel="00362D15">
            <w:delText xml:space="preserve"> </w:delText>
          </w:r>
        </w:del>
        <w:r>
          <w:t>String</w:t>
        </w:r>
        <w:r w:rsidRPr="00E77497">
          <w:t>.prototype.</w:t>
        </w:r>
        <w:r>
          <w:t>link</w:t>
        </w:r>
        <w:r w:rsidRPr="00E77497">
          <w:t xml:space="preserve"> (</w:t>
        </w:r>
        <w:r>
          <w:t xml:space="preserve"> url </w:t>
        </w:r>
        <w:r w:rsidRPr="00E77497">
          <w:t>)</w:t>
        </w:r>
      </w:ins>
    </w:p>
    <w:p w14:paraId="096E7D48" w14:textId="77777777" w:rsidR="00D034B7" w:rsidRPr="00E77497" w:rsidRDefault="00D034B7" w:rsidP="00D034B7">
      <w:pPr>
        <w:rPr>
          <w:ins w:id="30764" w:author="Rev 8 Allen Wirfs-Brock" w:date="2012-05-11T14:44:00Z"/>
        </w:rPr>
      </w:pPr>
      <w:ins w:id="30765" w:author="Rev 8 Allen Wirfs-Brock" w:date="2012-05-11T14:44:00Z">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ins>
    </w:p>
    <w:p w14:paraId="6EC8E26F" w14:textId="77777777" w:rsidR="00D034B7" w:rsidRDefault="00D034B7" w:rsidP="00D034B7">
      <w:pPr>
        <w:pStyle w:val="Alg3"/>
        <w:numPr>
          <w:ilvl w:val="0"/>
          <w:numId w:val="835"/>
        </w:numPr>
        <w:spacing w:after="220"/>
        <w:contextualSpacing/>
        <w:rPr>
          <w:ins w:id="30766" w:author="Rev 8 Allen Wirfs-Brock" w:date="2012-05-11T14:44:00Z"/>
        </w:rPr>
      </w:pPr>
      <w:ins w:id="30767" w:author="Rev 8 Allen Wirfs-Brock" w:date="2012-05-11T14:44:00Z">
        <w:r>
          <w:t xml:space="preserve">Let S be the </w:t>
        </w:r>
        <w:r w:rsidRPr="00891B9F">
          <w:rPr>
            <w:b/>
          </w:rPr>
          <w:t>this</w:t>
        </w:r>
        <w:r>
          <w:t xml:space="preserve"> value.</w:t>
        </w:r>
      </w:ins>
    </w:p>
    <w:p w14:paraId="2BA3ADC4" w14:textId="77777777" w:rsidR="00D034B7" w:rsidRPr="00675B74" w:rsidRDefault="00D034B7" w:rsidP="00D034B7">
      <w:pPr>
        <w:pStyle w:val="Alg3"/>
        <w:numPr>
          <w:ilvl w:val="0"/>
          <w:numId w:val="835"/>
        </w:numPr>
        <w:spacing w:after="220"/>
        <w:rPr>
          <w:ins w:id="30768" w:author="Rev 8 Allen Wirfs-Brock" w:date="2012-05-11T14:44:00Z"/>
        </w:rPr>
      </w:pPr>
      <w:ins w:id="30769" w:author="Rev 8 Allen Wirfs-Brock" w:date="2012-05-11T14:44: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ins>
      <w:ins w:id="30770" w:author="Rev 8 Allen Wirfs-Brock" w:date="2012-05-11T14:45:00Z">
        <w:r>
          <w:rPr>
            <w:rFonts w:ascii="Courier New" w:hAnsi="Courier New" w:cs="Courier New"/>
            <w:b/>
          </w:rPr>
          <w:t>a</w:t>
        </w:r>
      </w:ins>
      <w:ins w:id="30771" w:author="Rev 8 Allen Wirfs-Brock" w:date="2012-05-11T14:44:00Z">
        <w:r w:rsidRPr="00891B9F">
          <w:rPr>
            <w:rFonts w:ascii="Courier New" w:hAnsi="Courier New" w:cs="Courier New"/>
            <w:b/>
          </w:rPr>
          <w:t>"</w:t>
        </w:r>
        <w:r>
          <w:t xml:space="preserve">, </w:t>
        </w:r>
        <w:r w:rsidRPr="00891B9F">
          <w:rPr>
            <w:rFonts w:ascii="Courier New" w:hAnsi="Courier New" w:cs="Courier New"/>
            <w:b/>
          </w:rPr>
          <w:t>"</w:t>
        </w:r>
      </w:ins>
      <w:ins w:id="30772" w:author="Rev 8 Allen Wirfs-Brock" w:date="2012-05-11T14:45:00Z">
        <w:r>
          <w:rPr>
            <w:rFonts w:ascii="Courier New" w:hAnsi="Courier New" w:cs="Courier New"/>
            <w:b/>
          </w:rPr>
          <w:t>href</w:t>
        </w:r>
      </w:ins>
      <w:ins w:id="30773" w:author="Rev 8 Allen Wirfs-Brock" w:date="2012-05-11T14:44:00Z">
        <w:r w:rsidRPr="00891B9F">
          <w:rPr>
            <w:rFonts w:ascii="Courier New" w:hAnsi="Courier New" w:cs="Courier New"/>
            <w:b/>
          </w:rPr>
          <w:t>"</w:t>
        </w:r>
        <w:r>
          <w:t xml:space="preserve"> and </w:t>
        </w:r>
      </w:ins>
      <w:ins w:id="30774" w:author="Rev 8 Allen Wirfs-Brock" w:date="2012-05-11T14:45:00Z">
        <w:r>
          <w:rPr>
            <w:i/>
          </w:rPr>
          <w:t>url</w:t>
        </w:r>
      </w:ins>
      <w:ins w:id="30775" w:author="Rev 8 Allen Wirfs-Brock" w:date="2012-05-11T14:44:00Z">
        <w:r w:rsidRPr="00675B74">
          <w:t>.</w:t>
        </w:r>
      </w:ins>
    </w:p>
    <w:p w14:paraId="414E1258" w14:textId="77777777" w:rsidR="00D034B7" w:rsidRPr="00E77497" w:rsidRDefault="00D034B7" w:rsidP="00D034B7">
      <w:pPr>
        <w:pStyle w:val="a4"/>
        <w:rPr>
          <w:ins w:id="30776" w:author="Rev 8 Allen Wirfs-Brock" w:date="2012-05-11T14:41:00Z"/>
        </w:rPr>
      </w:pPr>
      <w:ins w:id="30777" w:author="Rev 8 Allen Wirfs-Brock" w:date="2012-05-11T14:41:00Z">
        <w:del w:id="30778" w:author="Rev 9 Allen Wirfs-Brock" w:date="2012-06-16T09:29:00Z">
          <w:r w:rsidDel="00362D15">
            <w:delText>A</w:delText>
          </w:r>
          <w:r w:rsidRPr="007B4ABC" w:rsidDel="00362D15">
            <w:delText xml:space="preserve"> </w:delText>
          </w:r>
        </w:del>
        <w:r>
          <w:t>String</w:t>
        </w:r>
        <w:r w:rsidRPr="00E77497">
          <w:t>.prototype.</w:t>
        </w:r>
      </w:ins>
      <w:ins w:id="30779" w:author="Rev 8 Allen Wirfs-Brock" w:date="2012-05-11T14:45:00Z">
        <w:r>
          <w:t>small</w:t>
        </w:r>
      </w:ins>
      <w:ins w:id="30780" w:author="Rev 8 Allen Wirfs-Brock" w:date="2012-05-11T14:41:00Z">
        <w:r w:rsidRPr="00E77497">
          <w:t xml:space="preserve"> ()</w:t>
        </w:r>
      </w:ins>
    </w:p>
    <w:p w14:paraId="6B228126" w14:textId="77777777" w:rsidR="00D034B7" w:rsidRPr="00E77497" w:rsidRDefault="00D034B7" w:rsidP="00D034B7">
      <w:pPr>
        <w:rPr>
          <w:ins w:id="30781" w:author="Rev 8 Allen Wirfs-Brock" w:date="2012-05-11T14:41:00Z"/>
        </w:rPr>
      </w:pPr>
      <w:ins w:id="30782" w:author="Rev 8 Allen Wirfs-Brock" w:date="2012-05-11T14:41:00Z">
        <w:r w:rsidRPr="00E77497">
          <w:t xml:space="preserve">When the </w:t>
        </w:r>
      </w:ins>
      <w:ins w:id="30783" w:author="Rev 8 Allen Wirfs-Brock" w:date="2012-05-11T14:45:00Z">
        <w:r>
          <w:rPr>
            <w:b/>
          </w:rPr>
          <w:t>small</w:t>
        </w:r>
      </w:ins>
      <w:ins w:id="30784" w:author="Rev 8 Allen Wirfs-Brock" w:date="2012-05-11T14:41:00Z">
        <w:r w:rsidRPr="00E77497">
          <w:t xml:space="preserve"> method is called with </w:t>
        </w:r>
        <w:r>
          <w:t xml:space="preserve">no </w:t>
        </w:r>
        <w:r w:rsidRPr="00E77497">
          <w:t>argument</w:t>
        </w:r>
        <w:r>
          <w:t>s</w:t>
        </w:r>
        <w:r w:rsidRPr="00E77497">
          <w:t>, the following steps are taken:</w:t>
        </w:r>
      </w:ins>
    </w:p>
    <w:p w14:paraId="25C17E13" w14:textId="77777777" w:rsidR="00D034B7" w:rsidRDefault="00D034B7" w:rsidP="00D034B7">
      <w:pPr>
        <w:pStyle w:val="Alg3"/>
        <w:numPr>
          <w:ilvl w:val="0"/>
          <w:numId w:val="836"/>
        </w:numPr>
        <w:spacing w:after="220"/>
        <w:contextualSpacing/>
        <w:rPr>
          <w:ins w:id="30785" w:author="Rev 8 Allen Wirfs-Brock" w:date="2012-05-11T14:41:00Z"/>
        </w:rPr>
      </w:pPr>
      <w:ins w:id="30786" w:author="Rev 8 Allen Wirfs-Brock" w:date="2012-05-11T14:41:00Z">
        <w:r>
          <w:t xml:space="preserve">Let S be the </w:t>
        </w:r>
        <w:r w:rsidRPr="00891B9F">
          <w:rPr>
            <w:b/>
          </w:rPr>
          <w:t>this</w:t>
        </w:r>
        <w:r>
          <w:t xml:space="preserve"> value.</w:t>
        </w:r>
      </w:ins>
    </w:p>
    <w:p w14:paraId="0B0E6EB4" w14:textId="77777777" w:rsidR="00D034B7" w:rsidRPr="00675B74" w:rsidRDefault="00D034B7" w:rsidP="00D034B7">
      <w:pPr>
        <w:pStyle w:val="Alg3"/>
        <w:numPr>
          <w:ilvl w:val="0"/>
          <w:numId w:val="836"/>
        </w:numPr>
        <w:spacing w:after="220"/>
        <w:rPr>
          <w:ins w:id="30787" w:author="Rev 8 Allen Wirfs-Brock" w:date="2012-05-11T14:41:00Z"/>
        </w:rPr>
      </w:pPr>
      <w:ins w:id="30788" w:author="Rev 8 Allen Wirfs-Brock" w:date="2012-05-11T14:41:00Z">
        <w:r w:rsidRPr="00E77497">
          <w:t xml:space="preserve">Return </w:t>
        </w:r>
        <w:r>
          <w:t>the result of performing the abstract operation</w:t>
        </w:r>
        <w:del w:id="30789"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30790" w:author="Rev 8 Allen Wirfs-Brock" w:date="2012-05-11T14:45:00Z">
        <w:r>
          <w:rPr>
            <w:rFonts w:ascii="Courier New" w:hAnsi="Courier New" w:cs="Courier New"/>
            <w:b/>
          </w:rPr>
          <w:t>small</w:t>
        </w:r>
      </w:ins>
      <w:ins w:id="30791"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43B9B406" w14:textId="77777777" w:rsidR="00D034B7" w:rsidRPr="00E77497" w:rsidRDefault="00D034B7" w:rsidP="00D034B7">
      <w:pPr>
        <w:pStyle w:val="a4"/>
        <w:rPr>
          <w:ins w:id="30792" w:author="Rev 8 Allen Wirfs-Brock" w:date="2012-05-11T14:41:00Z"/>
        </w:rPr>
      </w:pPr>
      <w:ins w:id="30793" w:author="Rev 8 Allen Wirfs-Brock" w:date="2012-05-11T14:41:00Z">
        <w:del w:id="30794" w:author="Rev 9 Allen Wirfs-Brock" w:date="2012-06-16T09:29:00Z">
          <w:r w:rsidDel="00362D15">
            <w:delText>A</w:delText>
          </w:r>
          <w:r w:rsidRPr="007B4ABC" w:rsidDel="00362D15">
            <w:delText xml:space="preserve"> </w:delText>
          </w:r>
        </w:del>
        <w:r>
          <w:t>String</w:t>
        </w:r>
        <w:r w:rsidRPr="00E77497">
          <w:t>.prototype.</w:t>
        </w:r>
      </w:ins>
      <w:ins w:id="30795" w:author="Rev 8 Allen Wirfs-Brock" w:date="2012-05-11T14:46:00Z">
        <w:r>
          <w:t>strike</w:t>
        </w:r>
      </w:ins>
      <w:ins w:id="30796" w:author="Rev 8 Allen Wirfs-Brock" w:date="2012-05-11T14:41:00Z">
        <w:r w:rsidRPr="00E77497">
          <w:t xml:space="preserve"> ()</w:t>
        </w:r>
      </w:ins>
    </w:p>
    <w:p w14:paraId="463C32B4" w14:textId="77777777" w:rsidR="00D034B7" w:rsidRPr="00E77497" w:rsidRDefault="00D034B7" w:rsidP="00D034B7">
      <w:pPr>
        <w:rPr>
          <w:ins w:id="30797" w:author="Rev 8 Allen Wirfs-Brock" w:date="2012-05-11T14:41:00Z"/>
        </w:rPr>
      </w:pPr>
      <w:ins w:id="30798" w:author="Rev 8 Allen Wirfs-Brock" w:date="2012-05-11T14:41:00Z">
        <w:r w:rsidRPr="00E77497">
          <w:t xml:space="preserve">When the </w:t>
        </w:r>
      </w:ins>
      <w:ins w:id="30799" w:author="Rev 8 Allen Wirfs-Brock" w:date="2012-05-11T14:46:00Z">
        <w:r>
          <w:rPr>
            <w:b/>
          </w:rPr>
          <w:t>strike</w:t>
        </w:r>
      </w:ins>
      <w:ins w:id="30800" w:author="Rev 8 Allen Wirfs-Brock" w:date="2012-05-11T14:41:00Z">
        <w:r w:rsidRPr="00E77497">
          <w:t xml:space="preserve"> method is called with </w:t>
        </w:r>
        <w:r>
          <w:t xml:space="preserve">no </w:t>
        </w:r>
        <w:r w:rsidRPr="00E77497">
          <w:t>argument</w:t>
        </w:r>
        <w:r>
          <w:t>s</w:t>
        </w:r>
        <w:r w:rsidRPr="00E77497">
          <w:t>, the following steps are taken:</w:t>
        </w:r>
      </w:ins>
    </w:p>
    <w:p w14:paraId="0E720C25" w14:textId="77777777" w:rsidR="00D034B7" w:rsidRDefault="00D034B7" w:rsidP="00D034B7">
      <w:pPr>
        <w:pStyle w:val="Alg3"/>
        <w:numPr>
          <w:ilvl w:val="0"/>
          <w:numId w:val="837"/>
        </w:numPr>
        <w:spacing w:after="220"/>
        <w:contextualSpacing/>
        <w:rPr>
          <w:ins w:id="30801" w:author="Rev 8 Allen Wirfs-Brock" w:date="2012-05-11T14:41:00Z"/>
        </w:rPr>
      </w:pPr>
      <w:ins w:id="30802" w:author="Rev 8 Allen Wirfs-Brock" w:date="2012-05-11T14:41:00Z">
        <w:r>
          <w:t xml:space="preserve">Let S be the </w:t>
        </w:r>
        <w:r w:rsidRPr="00891B9F">
          <w:rPr>
            <w:b/>
          </w:rPr>
          <w:t>this</w:t>
        </w:r>
        <w:r>
          <w:t xml:space="preserve"> value.</w:t>
        </w:r>
      </w:ins>
    </w:p>
    <w:p w14:paraId="4848985F" w14:textId="77777777" w:rsidR="00D034B7" w:rsidRPr="00675B74" w:rsidRDefault="00D034B7" w:rsidP="00D034B7">
      <w:pPr>
        <w:pStyle w:val="Alg3"/>
        <w:numPr>
          <w:ilvl w:val="0"/>
          <w:numId w:val="837"/>
        </w:numPr>
        <w:spacing w:after="220"/>
        <w:rPr>
          <w:ins w:id="30803" w:author="Rev 8 Allen Wirfs-Brock" w:date="2012-05-11T14:41:00Z"/>
        </w:rPr>
      </w:pPr>
      <w:ins w:id="30804" w:author="Rev 8 Allen Wirfs-Brock" w:date="2012-05-11T14:41:00Z">
        <w:r w:rsidRPr="00E77497">
          <w:t xml:space="preserve">Return </w:t>
        </w:r>
        <w:del w:id="30805" w:author="Rev 9 Allen Wirfs-Brock" w:date="2012-07-07T16:45:00Z">
          <w:r w:rsidDel="00625115">
            <w:delText xml:space="preserve">return </w:delText>
          </w:r>
        </w:del>
        <w:r>
          <w:t>the result of performing the abstract operation</w:t>
        </w:r>
        <w:del w:id="30806"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30807" w:author="Rev 8 Allen Wirfs-Brock" w:date="2012-05-11T14:46:00Z">
        <w:r>
          <w:rPr>
            <w:rFonts w:ascii="Courier New" w:hAnsi="Courier New" w:cs="Courier New"/>
            <w:b/>
          </w:rPr>
          <w:t>strike</w:t>
        </w:r>
      </w:ins>
      <w:ins w:id="30808"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240A3F71" w14:textId="77777777" w:rsidR="00D034B7" w:rsidRPr="00E77497" w:rsidRDefault="00D034B7" w:rsidP="00D034B7">
      <w:pPr>
        <w:pStyle w:val="a4"/>
        <w:rPr>
          <w:ins w:id="30809" w:author="Rev 8 Allen Wirfs-Brock" w:date="2012-05-11T14:41:00Z"/>
        </w:rPr>
      </w:pPr>
      <w:ins w:id="30810" w:author="Rev 8 Allen Wirfs-Brock" w:date="2012-05-11T14:41:00Z">
        <w:del w:id="30811" w:author="Rev 9 Allen Wirfs-Brock" w:date="2012-06-16T09:29:00Z">
          <w:r w:rsidDel="00362D15">
            <w:delText>A</w:delText>
          </w:r>
          <w:r w:rsidRPr="007B4ABC" w:rsidDel="00362D15">
            <w:delText xml:space="preserve"> </w:delText>
          </w:r>
        </w:del>
        <w:r>
          <w:t>String</w:t>
        </w:r>
        <w:r w:rsidRPr="00E77497">
          <w:t>.prototype.</w:t>
        </w:r>
      </w:ins>
      <w:ins w:id="30812" w:author="Rev 8 Allen Wirfs-Brock" w:date="2012-05-11T14:47:00Z">
        <w:r>
          <w:t>sub</w:t>
        </w:r>
      </w:ins>
      <w:ins w:id="30813" w:author="Rev 8 Allen Wirfs-Brock" w:date="2012-05-11T14:41:00Z">
        <w:r w:rsidRPr="00E77497">
          <w:t xml:space="preserve"> ()</w:t>
        </w:r>
      </w:ins>
    </w:p>
    <w:p w14:paraId="38309E1B" w14:textId="77777777" w:rsidR="00D034B7" w:rsidRPr="00E77497" w:rsidRDefault="00D034B7" w:rsidP="00D034B7">
      <w:pPr>
        <w:rPr>
          <w:ins w:id="30814" w:author="Rev 8 Allen Wirfs-Brock" w:date="2012-05-11T14:41:00Z"/>
        </w:rPr>
      </w:pPr>
      <w:ins w:id="30815" w:author="Rev 8 Allen Wirfs-Brock" w:date="2012-05-11T14:41:00Z">
        <w:r w:rsidRPr="00E77497">
          <w:t xml:space="preserve">When the </w:t>
        </w:r>
      </w:ins>
      <w:ins w:id="30816" w:author="Rev 8 Allen Wirfs-Brock" w:date="2012-05-11T14:47:00Z">
        <w:r>
          <w:rPr>
            <w:b/>
          </w:rPr>
          <w:t>sub</w:t>
        </w:r>
      </w:ins>
      <w:ins w:id="30817" w:author="Rev 8 Allen Wirfs-Brock" w:date="2012-05-11T14:41:00Z">
        <w:r w:rsidRPr="00E77497">
          <w:t xml:space="preserve"> method is called with </w:t>
        </w:r>
        <w:r>
          <w:t xml:space="preserve">no </w:t>
        </w:r>
        <w:r w:rsidRPr="00E77497">
          <w:t>argument</w:t>
        </w:r>
        <w:r>
          <w:t>s</w:t>
        </w:r>
        <w:r w:rsidRPr="00E77497">
          <w:t>, the following steps are taken:</w:t>
        </w:r>
      </w:ins>
    </w:p>
    <w:p w14:paraId="3C2E334C" w14:textId="77777777" w:rsidR="00D034B7" w:rsidRDefault="00D034B7" w:rsidP="00D034B7">
      <w:pPr>
        <w:pStyle w:val="Alg3"/>
        <w:numPr>
          <w:ilvl w:val="0"/>
          <w:numId w:val="838"/>
        </w:numPr>
        <w:spacing w:after="220"/>
        <w:contextualSpacing/>
        <w:rPr>
          <w:ins w:id="30818" w:author="Rev 8 Allen Wirfs-Brock" w:date="2012-05-11T14:41:00Z"/>
        </w:rPr>
      </w:pPr>
      <w:ins w:id="30819" w:author="Rev 8 Allen Wirfs-Brock" w:date="2012-05-11T14:41:00Z">
        <w:r>
          <w:t xml:space="preserve">Let S be the </w:t>
        </w:r>
        <w:r w:rsidRPr="00891B9F">
          <w:rPr>
            <w:b/>
          </w:rPr>
          <w:t>this</w:t>
        </w:r>
        <w:r>
          <w:t xml:space="preserve"> value.</w:t>
        </w:r>
      </w:ins>
    </w:p>
    <w:p w14:paraId="5372BB02" w14:textId="77777777" w:rsidR="00D034B7" w:rsidRPr="00675B74" w:rsidRDefault="00D034B7" w:rsidP="00D034B7">
      <w:pPr>
        <w:pStyle w:val="Alg3"/>
        <w:numPr>
          <w:ilvl w:val="0"/>
          <w:numId w:val="838"/>
        </w:numPr>
        <w:spacing w:after="220"/>
        <w:rPr>
          <w:ins w:id="30820" w:author="Rev 8 Allen Wirfs-Brock" w:date="2012-05-11T14:41:00Z"/>
        </w:rPr>
      </w:pPr>
      <w:ins w:id="30821" w:author="Rev 8 Allen Wirfs-Brock" w:date="2012-05-11T14:41:00Z">
        <w:r w:rsidRPr="00E77497">
          <w:t xml:space="preserve">Return </w:t>
        </w:r>
        <w:del w:id="30822" w:author="Rev 9 Allen Wirfs-Brock" w:date="2012-07-07T16:45:00Z">
          <w:r w:rsidDel="00625115">
            <w:delText xml:space="preserve">return </w:delText>
          </w:r>
        </w:del>
        <w:r>
          <w:t>the result of performing the abstract operation</w:t>
        </w:r>
        <w:del w:id="30823"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30824" w:author="Rev 8 Allen Wirfs-Brock" w:date="2012-05-11T14:47:00Z">
        <w:r>
          <w:rPr>
            <w:rFonts w:ascii="Courier New" w:hAnsi="Courier New" w:cs="Courier New"/>
            <w:b/>
          </w:rPr>
          <w:t>sub</w:t>
        </w:r>
      </w:ins>
      <w:ins w:id="30825"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737D11BE" w14:textId="77777777" w:rsidR="00D034B7" w:rsidRPr="00E77497" w:rsidRDefault="00D034B7" w:rsidP="00D034B7">
      <w:pPr>
        <w:pStyle w:val="a4"/>
        <w:rPr>
          <w:ins w:id="30826" w:author="Rev 8 Allen Wirfs-Brock" w:date="2012-05-11T14:47:00Z"/>
        </w:rPr>
      </w:pPr>
      <w:ins w:id="30827" w:author="Rev 8 Allen Wirfs-Brock" w:date="2012-05-11T14:47:00Z">
        <w:del w:id="30828" w:author="Rev 9 Allen Wirfs-Brock" w:date="2012-06-16T09:29:00Z">
          <w:r w:rsidDel="00362D15">
            <w:delText>A</w:delText>
          </w:r>
          <w:r w:rsidRPr="007B4ABC" w:rsidDel="00362D15">
            <w:delText xml:space="preserve"> </w:delText>
          </w:r>
        </w:del>
        <w:r>
          <w:t>String</w:t>
        </w:r>
        <w:r w:rsidRPr="00E77497">
          <w:t>.prototype.</w:t>
        </w:r>
        <w:r>
          <w:t>sup</w:t>
        </w:r>
        <w:r w:rsidRPr="00E77497">
          <w:t xml:space="preserve"> ()</w:t>
        </w:r>
      </w:ins>
    </w:p>
    <w:p w14:paraId="201E93F2" w14:textId="77777777" w:rsidR="00D034B7" w:rsidRPr="00E77497" w:rsidRDefault="00D034B7" w:rsidP="00D034B7">
      <w:pPr>
        <w:rPr>
          <w:ins w:id="30829" w:author="Rev 8 Allen Wirfs-Brock" w:date="2012-05-11T14:47:00Z"/>
        </w:rPr>
      </w:pPr>
      <w:ins w:id="30830" w:author="Rev 8 Allen Wirfs-Brock" w:date="2012-05-11T14:47:00Z">
        <w:r w:rsidRPr="00E77497">
          <w:t xml:space="preserve">When the </w:t>
        </w:r>
        <w:r>
          <w:rPr>
            <w:b/>
          </w:rPr>
          <w:t>su</w:t>
        </w:r>
      </w:ins>
      <w:ins w:id="30831" w:author="Rev 8 Allen Wirfs-Brock" w:date="2012-05-11T14:48:00Z">
        <w:r>
          <w:rPr>
            <w:b/>
          </w:rPr>
          <w:t>p</w:t>
        </w:r>
      </w:ins>
      <w:ins w:id="30832" w:author="Rev 8 Allen Wirfs-Brock" w:date="2012-05-11T14:47:00Z">
        <w:r w:rsidRPr="00E77497">
          <w:t xml:space="preserve"> method is called with </w:t>
        </w:r>
        <w:r>
          <w:t xml:space="preserve">no </w:t>
        </w:r>
        <w:r w:rsidRPr="00E77497">
          <w:t>argument</w:t>
        </w:r>
        <w:r>
          <w:t>s</w:t>
        </w:r>
        <w:r w:rsidRPr="00E77497">
          <w:t>, the following steps are taken:</w:t>
        </w:r>
      </w:ins>
    </w:p>
    <w:p w14:paraId="501E705F" w14:textId="77777777" w:rsidR="00D034B7" w:rsidRDefault="00D034B7" w:rsidP="00D034B7">
      <w:pPr>
        <w:pStyle w:val="Alg3"/>
        <w:numPr>
          <w:ilvl w:val="0"/>
          <w:numId w:val="839"/>
        </w:numPr>
        <w:spacing w:after="220"/>
        <w:contextualSpacing/>
        <w:rPr>
          <w:ins w:id="30833" w:author="Rev 8 Allen Wirfs-Brock" w:date="2012-05-11T14:47:00Z"/>
        </w:rPr>
      </w:pPr>
      <w:ins w:id="30834" w:author="Rev 8 Allen Wirfs-Brock" w:date="2012-05-11T14:47:00Z">
        <w:r>
          <w:t xml:space="preserve">Let S be the </w:t>
        </w:r>
        <w:r w:rsidRPr="00891B9F">
          <w:rPr>
            <w:b/>
          </w:rPr>
          <w:t>this</w:t>
        </w:r>
        <w:r>
          <w:t xml:space="preserve"> value.</w:t>
        </w:r>
      </w:ins>
    </w:p>
    <w:p w14:paraId="3AC9D4F6" w14:textId="77777777" w:rsidR="00D034B7" w:rsidRPr="00675B74" w:rsidRDefault="00D034B7" w:rsidP="00D034B7">
      <w:pPr>
        <w:pStyle w:val="Alg3"/>
        <w:numPr>
          <w:ilvl w:val="0"/>
          <w:numId w:val="839"/>
        </w:numPr>
        <w:spacing w:after="220"/>
        <w:rPr>
          <w:ins w:id="30835" w:author="Rev 8 Allen Wirfs-Brock" w:date="2012-05-11T14:47:00Z"/>
        </w:rPr>
      </w:pPr>
      <w:ins w:id="30836" w:author="Rev 8 Allen Wirfs-Brock" w:date="2012-05-11T14:47:00Z">
        <w:r w:rsidRPr="00E77497">
          <w:t xml:space="preserve">Return </w:t>
        </w:r>
        <w:del w:id="30837" w:author="Rev 9 Allen Wirfs-Brock" w:date="2012-07-07T16:45:00Z">
          <w:r w:rsidDel="00625115">
            <w:delText xml:space="preserve">return </w:delText>
          </w:r>
        </w:del>
        <w:r>
          <w:t>the result of performing the abstract operation</w:t>
        </w:r>
        <w:del w:id="30838"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w:t>
        </w:r>
      </w:ins>
      <w:ins w:id="30839" w:author="Rev 8 Allen Wirfs-Brock" w:date="2012-05-11T14:48:00Z">
        <w:r>
          <w:rPr>
            <w:rFonts w:ascii="Courier New" w:hAnsi="Courier New" w:cs="Courier New"/>
            <w:b/>
          </w:rPr>
          <w:t>p</w:t>
        </w:r>
      </w:ins>
      <w:ins w:id="30840" w:author="Rev 8 Allen Wirfs-Brock" w:date="2012-05-11T14:47: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6BFBC325" w14:textId="77777777" w:rsidR="00BA25B6" w:rsidRPr="00E77497" w:rsidRDefault="007B4ABC" w:rsidP="00BA25B6">
      <w:pPr>
        <w:pStyle w:val="a3"/>
        <w:rPr>
          <w:ins w:id="30841" w:author="Rev 8 Allen Wirfs-Brock" w:date="2012-05-11T13:31:00Z"/>
        </w:rPr>
      </w:pPr>
      <w:bookmarkStart w:id="30842" w:name="_Toc329528930"/>
      <w:ins w:id="30843" w:author="Rev 8 Allen Wirfs-Brock" w:date="2012-05-11T14:35:00Z">
        <w:r>
          <w:t>A</w:t>
        </w:r>
      </w:ins>
      <w:ins w:id="30844" w:author="Rev 8 Allen Wirfs-Brock" w:date="2012-05-11T13:31:00Z">
        <w:r w:rsidR="00BA25B6">
          <w:t>dditional Properties of the Date</w:t>
        </w:r>
        <w:r w:rsidR="00BA25B6" w:rsidRPr="00E77497">
          <w:t>.prototype</w:t>
        </w:r>
        <w:r w:rsidR="00BA25B6">
          <w:t xml:space="preserve"> Object</w:t>
        </w:r>
        <w:bookmarkEnd w:id="30842"/>
      </w:ins>
    </w:p>
    <w:p w14:paraId="347A6438" w14:textId="77777777" w:rsidR="00E80769" w:rsidRPr="00E77497" w:rsidRDefault="00E80769" w:rsidP="00BA25B6">
      <w:pPr>
        <w:pStyle w:val="a4"/>
      </w:pPr>
      <w:r w:rsidRPr="00E77497">
        <w:t>Date.prototype.getYear ( )</w:t>
      </w:r>
      <w:bookmarkEnd w:id="30507"/>
      <w:bookmarkEnd w:id="30508"/>
      <w:bookmarkEnd w:id="30509"/>
      <w:bookmarkEnd w:id="30510"/>
      <w:bookmarkEnd w:id="30511"/>
      <w:bookmarkEnd w:id="30512"/>
      <w:bookmarkEnd w:id="30513"/>
      <w:bookmarkEnd w:id="30514"/>
      <w:bookmarkEnd w:id="30515"/>
      <w:bookmarkEnd w:id="30516"/>
      <w:bookmarkEnd w:id="30517"/>
      <w:bookmarkEnd w:id="30518"/>
      <w:bookmarkEnd w:id="30519"/>
      <w:bookmarkEnd w:id="30520"/>
      <w:bookmarkEnd w:id="30521"/>
    </w:p>
    <w:p w14:paraId="566382E5"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42A18121" w14:textId="77777777"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14:paraId="48E3A515" w14:textId="77777777"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14:paraId="6040E527" w14:textId="77777777" w:rsidR="00242BA0" w:rsidRDefault="00242BA0" w:rsidP="00242BA0">
      <w:pPr>
        <w:pStyle w:val="M4"/>
        <w:numPr>
          <w:ilvl w:val="0"/>
          <w:numId w:val="840"/>
        </w:numPr>
        <w:spacing w:after="0"/>
        <w:rPr>
          <w:ins w:id="30845" w:author="Rev 8 Allen Wirfs-Brock" w:date="2012-05-11T15:23:00Z"/>
        </w:rPr>
      </w:pPr>
      <w:ins w:id="30846" w:author="Rev 8 Allen Wirfs-Brock" w:date="2012-05-11T15:23:00Z">
        <w:r>
          <w:t>ReturnIfAbrupt(</w:t>
        </w:r>
        <w:r w:rsidRPr="00242BA0">
          <w:rPr>
            <w:i/>
          </w:rPr>
          <w:t>t</w:t>
        </w:r>
        <w:r>
          <w:t>).</w:t>
        </w:r>
      </w:ins>
    </w:p>
    <w:p w14:paraId="34A3F0CB" w14:textId="77777777"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0597D9B" w14:textId="77777777" w:rsidR="00E80769" w:rsidRPr="00675B74" w:rsidRDefault="00E80769" w:rsidP="00735F3E">
      <w:pPr>
        <w:pStyle w:val="Alg3"/>
        <w:numPr>
          <w:ilvl w:val="0"/>
          <w:numId w:val="840"/>
        </w:numPr>
        <w:spacing w:after="220"/>
      </w:pPr>
      <w:r w:rsidRPr="00E77497">
        <w:t>Return YearFromTime(LocalTime(</w:t>
      </w:r>
      <w:r w:rsidRPr="00E77497">
        <w:rPr>
          <w:i/>
        </w:rPr>
        <w:t>t</w:t>
      </w:r>
      <w:r w:rsidRPr="00E77497">
        <w:t xml:space="preserve">)) </w:t>
      </w:r>
      <w:r w:rsidRPr="00675B74">
        <w:sym w:font="Symbol" w:char="F02D"/>
      </w:r>
      <w:r w:rsidRPr="00675B74">
        <w:t xml:space="preserve"> 1900.</w:t>
      </w:r>
    </w:p>
    <w:p w14:paraId="54345F53" w14:textId="77777777" w:rsidR="00E80769" w:rsidRPr="00E77497" w:rsidRDefault="00E80769" w:rsidP="00BA25B6">
      <w:pPr>
        <w:pStyle w:val="a4"/>
      </w:pPr>
      <w:bookmarkStart w:id="30847" w:name="_Ref457724074"/>
      <w:bookmarkStart w:id="30848" w:name="_Toc472818988"/>
      <w:bookmarkStart w:id="30849" w:name="_Toc474641703"/>
      <w:bookmarkStart w:id="30850" w:name="_Toc235503574"/>
      <w:bookmarkStart w:id="30851" w:name="_Toc236208662"/>
      <w:bookmarkStart w:id="30852" w:name="_Toc241509348"/>
      <w:bookmarkStart w:id="30853" w:name="_Toc241557825"/>
      <w:bookmarkStart w:id="30854" w:name="_Toc244416835"/>
      <w:bookmarkStart w:id="30855" w:name="_Toc244657775"/>
      <w:bookmarkStart w:id="30856" w:name="_Toc246652515"/>
      <w:bookmarkStart w:id="30857" w:name="_Toc253562064"/>
      <w:bookmarkStart w:id="30858" w:name="_Toc268506080"/>
      <w:bookmarkStart w:id="30859" w:name="_Toc276631199"/>
      <w:bookmarkStart w:id="30860" w:name="_Toc277944243"/>
      <w:bookmarkStart w:id="30861" w:name="_Toc153968588"/>
      <w:r w:rsidRPr="00E77497">
        <w:t>Date.prototype.setYear (year)</w:t>
      </w:r>
      <w:bookmarkEnd w:id="30847"/>
      <w:bookmarkEnd w:id="30848"/>
      <w:bookmarkEnd w:id="30849"/>
      <w:bookmarkEnd w:id="30850"/>
      <w:bookmarkEnd w:id="30851"/>
      <w:bookmarkEnd w:id="30852"/>
      <w:bookmarkEnd w:id="30853"/>
      <w:bookmarkEnd w:id="30854"/>
      <w:bookmarkEnd w:id="30855"/>
      <w:bookmarkEnd w:id="30856"/>
      <w:bookmarkEnd w:id="30857"/>
      <w:bookmarkEnd w:id="30858"/>
      <w:bookmarkEnd w:id="30859"/>
      <w:bookmarkEnd w:id="30860"/>
      <w:bookmarkEnd w:id="30861"/>
    </w:p>
    <w:p w14:paraId="7839DFF2"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5F513D39" w14:textId="77777777"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4AA6ACB7" w14:textId="77777777"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773CCFBB" w14:textId="77777777" w:rsidR="00E80769" w:rsidRPr="00E77497" w:rsidRDefault="00E80769" w:rsidP="001F482D">
      <w:pPr>
        <w:pStyle w:val="Alg3"/>
        <w:numPr>
          <w:ilvl w:val="0"/>
          <w:numId w:val="389"/>
        </w:numPr>
      </w:pPr>
      <w:del w:id="30862" w:author="Rev 8 Allen Wirfs-Brock" w:date="2012-05-11T15:25:00Z">
        <w:r w:rsidRPr="00E77497" w:rsidDel="00D9401D">
          <w:delText xml:space="preserve">Call </w:delText>
        </w:r>
      </w:del>
      <w:ins w:id="30863" w:author="Rev 8 Allen Wirfs-Brock" w:date="2012-05-11T15:25:00Z">
        <w:r w:rsidR="00D9401D">
          <w:t xml:space="preserve">Let </w:t>
        </w:r>
        <w:r w:rsidR="00D9401D" w:rsidRPr="009B4067">
          <w:rPr>
            <w:i/>
          </w:rPr>
          <w:t>y</w:t>
        </w:r>
        <w:r w:rsidR="00D9401D">
          <w:t xml:space="preserve"> be</w:t>
        </w:r>
        <w:r w:rsidR="00D9401D" w:rsidRPr="00E77497">
          <w:t xml:space="preserve"> </w:t>
        </w:r>
      </w:ins>
      <w:r w:rsidRPr="00E77497">
        <w:t>ToNumber(</w:t>
      </w:r>
      <w:r w:rsidRPr="00E77497">
        <w:rPr>
          <w:i/>
        </w:rPr>
        <w:t>year</w:t>
      </w:r>
      <w:r w:rsidRPr="00E77497">
        <w:t>).</w:t>
      </w:r>
    </w:p>
    <w:p w14:paraId="72FA1E4F" w14:textId="77777777" w:rsidR="00E80769" w:rsidRPr="00E77497" w:rsidRDefault="00E80769" w:rsidP="001F482D">
      <w:pPr>
        <w:pStyle w:val="Alg3"/>
        <w:numPr>
          <w:ilvl w:val="0"/>
          <w:numId w:val="389"/>
        </w:numPr>
      </w:pPr>
      <w:r w:rsidRPr="00E77497">
        <w:t xml:space="preserve">If </w:t>
      </w:r>
      <w:ins w:id="30864" w:author="Rev 8 Allen Wirfs-Brock" w:date="2012-05-11T15:26:00Z">
        <w:r w:rsidR="00D9401D" w:rsidRPr="00245D48">
          <w:rPr>
            <w:i/>
          </w:rPr>
          <w:t>y</w:t>
        </w:r>
      </w:ins>
      <w:del w:id="30865" w:author="Rev 8 Allen Wirfs-Brock" w:date="2012-05-11T15:26:00Z">
        <w:r w:rsidRPr="00E77497" w:rsidDel="00D9401D">
          <w:delText>Result(2)</w:delText>
        </w:r>
      </w:del>
      <w:r w:rsidRPr="00E77497">
        <w:t xml:space="preserve"> is</w:t>
      </w:r>
      <w:r w:rsidRPr="00E77497">
        <w:rPr>
          <w:b/>
        </w:rPr>
        <w:t xml:space="preserve"> NaN</w:t>
      </w:r>
      <w:r w:rsidRPr="00E77497">
        <w:t xml:space="preserve">, set the [[PrimitiveValue]] internal property of the </w:t>
      </w:r>
      <w:r w:rsidRPr="00E77497">
        <w:rPr>
          <w:b/>
        </w:rPr>
        <w:t>this</w:t>
      </w:r>
      <w:r w:rsidRPr="00E77497">
        <w:t xml:space="preserve"> value to </w:t>
      </w:r>
      <w:r w:rsidRPr="00E77497">
        <w:rPr>
          <w:b/>
        </w:rPr>
        <w:t>NaN</w:t>
      </w:r>
      <w:r w:rsidRPr="00E77497">
        <w:t xml:space="preserve"> and return </w:t>
      </w:r>
      <w:r w:rsidRPr="00E77497">
        <w:rPr>
          <w:b/>
        </w:rPr>
        <w:t>NaN</w:t>
      </w:r>
      <w:r w:rsidRPr="00E77497">
        <w:t>.</w:t>
      </w:r>
    </w:p>
    <w:p w14:paraId="0069B3C4" w14:textId="77777777" w:rsidR="00E80769" w:rsidRPr="00675B74" w:rsidRDefault="00E80769" w:rsidP="001F482D">
      <w:pPr>
        <w:pStyle w:val="Alg3"/>
        <w:numPr>
          <w:ilvl w:val="0"/>
          <w:numId w:val="389"/>
        </w:numPr>
      </w:pPr>
      <w:r w:rsidRPr="00E77497">
        <w:t xml:space="preserve">If </w:t>
      </w:r>
      <w:ins w:id="30866" w:author="Rev 8 Allen Wirfs-Brock" w:date="2012-05-11T15:26:00Z">
        <w:r w:rsidR="00D9401D" w:rsidRPr="00245D48">
          <w:rPr>
            <w:i/>
          </w:rPr>
          <w:t>y</w:t>
        </w:r>
      </w:ins>
      <w:del w:id="30867" w:author="Rev 8 Allen Wirfs-Brock" w:date="2012-05-11T15:26:00Z">
        <w:r w:rsidRPr="00E77497" w:rsidDel="00D9401D">
          <w:delText>Result(2)</w:delText>
        </w:r>
      </w:del>
      <w:r w:rsidRPr="00E77497">
        <w:t xml:space="preserve"> is not </w:t>
      </w:r>
      <w:r w:rsidRPr="00E77497">
        <w:rPr>
          <w:b/>
        </w:rPr>
        <w:t>NaN</w:t>
      </w:r>
      <w:r w:rsidRPr="00E77497">
        <w:t xml:space="preserve"> and 0 </w:t>
      </w:r>
      <w:r w:rsidRPr="00675B74">
        <w:sym w:font="Symbol" w:char="F0A3"/>
      </w:r>
      <w:r w:rsidRPr="00675B74">
        <w:t xml:space="preserve"> ToInteger(</w:t>
      </w:r>
      <w:ins w:id="30868" w:author="Rev 8 Allen Wirfs-Brock" w:date="2012-05-11T15:27:00Z">
        <w:r w:rsidR="00D9401D" w:rsidRPr="00245D48">
          <w:rPr>
            <w:i/>
          </w:rPr>
          <w:t>y</w:t>
        </w:r>
      </w:ins>
      <w:del w:id="30869" w:author="Rev 8 Allen Wirfs-Brock" w:date="2012-05-11T15:27:00Z">
        <w:r w:rsidRPr="00675B74" w:rsidDel="00D9401D">
          <w:delText>Result(2)</w:delText>
        </w:r>
      </w:del>
      <w:r w:rsidRPr="00675B74">
        <w:t xml:space="preserve">) </w:t>
      </w:r>
      <w:r w:rsidRPr="00675B74">
        <w:sym w:font="Symbol" w:char="F0A3"/>
      </w:r>
      <w:r w:rsidRPr="00675B74">
        <w:t xml:space="preserve"> 99 then</w:t>
      </w:r>
      <w:ins w:id="30870" w:author="Rev 8 Allen Wirfs-Brock" w:date="2012-05-11T15:28:00Z">
        <w:r w:rsidR="009B4067">
          <w:t xml:space="preserve"> let</w:t>
        </w:r>
      </w:ins>
      <w:r w:rsidRPr="00675B74">
        <w:t xml:space="preserve"> </w:t>
      </w:r>
      <w:ins w:id="30871" w:author="Rev 8 Allen Wirfs-Brock" w:date="2012-05-11T15:28:00Z">
        <w:r w:rsidR="009B4067" w:rsidRPr="00245D48">
          <w:rPr>
            <w:i/>
          </w:rPr>
          <w:t>y</w:t>
        </w:r>
        <w:r w:rsidR="009B4067">
          <w:rPr>
            <w:i/>
          </w:rPr>
          <w:t>yyy</w:t>
        </w:r>
      </w:ins>
      <w:del w:id="30872" w:author="Rev 8 Allen Wirfs-Brock" w:date="2012-05-11T15:28:00Z">
        <w:r w:rsidRPr="00675B74" w:rsidDel="009B4067">
          <w:delText>Result(4)</w:delText>
        </w:r>
      </w:del>
      <w:r w:rsidRPr="00675B74">
        <w:t xml:space="preserve"> </w:t>
      </w:r>
      <w:del w:id="30873" w:author="Rev 8 Allen Wirfs-Brock" w:date="2012-05-11T15:29:00Z">
        <w:r w:rsidRPr="00675B74" w:rsidDel="009B4067">
          <w:delText xml:space="preserve">is </w:delText>
        </w:r>
      </w:del>
      <w:ins w:id="30874" w:author="Rev 8 Allen Wirfs-Brock" w:date="2012-05-11T15:29:00Z">
        <w:r w:rsidR="009B4067">
          <w:t>be</w:t>
        </w:r>
        <w:r w:rsidR="009B4067" w:rsidRPr="00675B74">
          <w:t xml:space="preserve"> </w:t>
        </w:r>
      </w:ins>
      <w:r w:rsidRPr="00675B74">
        <w:t>ToInteger(</w:t>
      </w:r>
      <w:ins w:id="30875" w:author="Rev 8 Allen Wirfs-Brock" w:date="2012-05-11T15:27:00Z">
        <w:r w:rsidR="00D9401D" w:rsidRPr="00245D48">
          <w:rPr>
            <w:i/>
          </w:rPr>
          <w:t>y</w:t>
        </w:r>
      </w:ins>
      <w:del w:id="30876" w:author="Rev 8 Allen Wirfs-Brock" w:date="2012-05-11T15:27:00Z">
        <w:r w:rsidRPr="00675B74" w:rsidDel="00D9401D">
          <w:delText>Result(2)</w:delText>
        </w:r>
      </w:del>
      <w:r w:rsidRPr="00675B74">
        <w:t xml:space="preserve">) + 1900. Otherwise, </w:t>
      </w:r>
      <w:ins w:id="30877" w:author="Rev 8 Allen Wirfs-Brock" w:date="2012-05-11T15:28:00Z">
        <w:r w:rsidR="009B4067" w:rsidRPr="00245D48">
          <w:rPr>
            <w:i/>
          </w:rPr>
          <w:t>y</w:t>
        </w:r>
        <w:r w:rsidR="009B4067">
          <w:rPr>
            <w:i/>
          </w:rPr>
          <w:t>yyy</w:t>
        </w:r>
      </w:ins>
      <w:del w:id="30878" w:author="Rev 8 Allen Wirfs-Brock" w:date="2012-05-11T15:28:00Z">
        <w:r w:rsidRPr="00675B74" w:rsidDel="009B4067">
          <w:delText>Result(4)</w:delText>
        </w:r>
      </w:del>
      <w:r w:rsidRPr="00675B74">
        <w:t xml:space="preserve"> is </w:t>
      </w:r>
      <w:ins w:id="30879" w:author="Rev 8 Allen Wirfs-Brock" w:date="2012-05-11T15:26:00Z">
        <w:r w:rsidR="00D9401D" w:rsidRPr="00245D48">
          <w:rPr>
            <w:i/>
          </w:rPr>
          <w:t>y</w:t>
        </w:r>
      </w:ins>
      <w:del w:id="30880" w:author="Rev 8 Allen Wirfs-Brock" w:date="2012-05-11T15:26:00Z">
        <w:r w:rsidRPr="00675B74" w:rsidDel="00D9401D">
          <w:delText>Result(2)</w:delText>
        </w:r>
      </w:del>
      <w:r w:rsidRPr="00675B74">
        <w:t>.</w:t>
      </w:r>
    </w:p>
    <w:p w14:paraId="72220B71" w14:textId="77777777" w:rsidR="00E80769" w:rsidRPr="00E77497" w:rsidRDefault="00E80769" w:rsidP="001F482D">
      <w:pPr>
        <w:pStyle w:val="Alg3"/>
        <w:numPr>
          <w:ilvl w:val="0"/>
          <w:numId w:val="389"/>
        </w:numPr>
      </w:pPr>
      <w:del w:id="30881" w:author="Rev 8 Allen Wirfs-Brock" w:date="2012-05-11T15:29:00Z">
        <w:r w:rsidRPr="00E77497" w:rsidDel="009B4067">
          <w:delText xml:space="preserve">Compute </w:delText>
        </w:r>
      </w:del>
      <w:ins w:id="30882" w:author="Rev 8 Allen Wirfs-Brock" w:date="2012-05-11T15:29:00Z">
        <w:r w:rsidR="009B4067">
          <w:t xml:space="preserve">Let </w:t>
        </w:r>
        <w:r w:rsidR="009B4067" w:rsidRPr="009B4067">
          <w:rPr>
            <w:i/>
          </w:rPr>
          <w:t>d</w:t>
        </w:r>
        <w:r w:rsidR="009B4067">
          <w:t xml:space="preserve"> be</w:t>
        </w:r>
        <w:r w:rsidR="009B4067" w:rsidRPr="00E77497">
          <w:t xml:space="preserve"> </w:t>
        </w:r>
      </w:ins>
      <w:r w:rsidRPr="00E77497">
        <w:t>MakeDay(</w:t>
      </w:r>
      <w:ins w:id="30883" w:author="Rev 8 Allen Wirfs-Brock" w:date="2012-05-11T15:28:00Z">
        <w:r w:rsidR="009B4067" w:rsidRPr="00245D48">
          <w:rPr>
            <w:i/>
          </w:rPr>
          <w:t>y</w:t>
        </w:r>
        <w:r w:rsidR="009B4067">
          <w:rPr>
            <w:i/>
          </w:rPr>
          <w:t>yyy</w:t>
        </w:r>
      </w:ins>
      <w:del w:id="30884" w:author="Rev 8 Allen Wirfs-Brock" w:date="2012-05-11T15:28:00Z">
        <w:r w:rsidRPr="00E77497" w:rsidDel="009B4067">
          <w:delText>Result(4)</w:delText>
        </w:r>
      </w:del>
      <w:r w:rsidRPr="00E77497">
        <w:t>, MonthFromTime(</w:t>
      </w:r>
      <w:r w:rsidRPr="00E77497">
        <w:rPr>
          <w:i/>
        </w:rPr>
        <w:t>t</w:t>
      </w:r>
      <w:r w:rsidRPr="00E77497">
        <w:t>), DateFromTime(</w:t>
      </w:r>
      <w:r w:rsidRPr="00E77497">
        <w:rPr>
          <w:i/>
        </w:rPr>
        <w:t>t</w:t>
      </w:r>
      <w:r w:rsidRPr="00E77497">
        <w:t>)).</w:t>
      </w:r>
    </w:p>
    <w:p w14:paraId="1F1DD275" w14:textId="77777777" w:rsidR="00E80769" w:rsidRPr="00E77497" w:rsidRDefault="00E80769" w:rsidP="001F482D">
      <w:pPr>
        <w:pStyle w:val="Alg3"/>
        <w:numPr>
          <w:ilvl w:val="0"/>
          <w:numId w:val="389"/>
        </w:numPr>
      </w:pPr>
      <w:del w:id="30885" w:author="Rev 8 Allen Wirfs-Brock" w:date="2012-05-11T15:30:00Z">
        <w:r w:rsidRPr="00E77497" w:rsidDel="009B4067">
          <w:delText xml:space="preserve">Compute </w:delText>
        </w:r>
      </w:del>
      <w:ins w:id="30886" w:author="Rev 8 Allen Wirfs-Brock" w:date="2012-05-11T15:30:00Z">
        <w:r w:rsidR="009B4067">
          <w:t xml:space="preserve">Let </w:t>
        </w:r>
        <w:r w:rsidR="009B4067" w:rsidRPr="009B4067">
          <w:rPr>
            <w:i/>
          </w:rPr>
          <w:t>date</w:t>
        </w:r>
        <w:r w:rsidR="009B4067">
          <w:t xml:space="preserve"> be</w:t>
        </w:r>
        <w:r w:rsidR="009B4067" w:rsidRPr="00E77497">
          <w:t xml:space="preserve"> </w:t>
        </w:r>
      </w:ins>
      <w:r w:rsidRPr="00E77497">
        <w:t>UTC(MakeDate(</w:t>
      </w:r>
      <w:ins w:id="30887" w:author="Rev 8 Allen Wirfs-Brock" w:date="2012-05-11T15:29:00Z">
        <w:r w:rsidR="009B4067" w:rsidRPr="00245D48">
          <w:rPr>
            <w:i/>
          </w:rPr>
          <w:t>d</w:t>
        </w:r>
      </w:ins>
      <w:del w:id="30888" w:author="Rev 8 Allen Wirfs-Brock" w:date="2012-05-11T15:29:00Z">
        <w:r w:rsidRPr="00E77497" w:rsidDel="009B4067">
          <w:delText>Result(5)</w:delText>
        </w:r>
      </w:del>
      <w:r w:rsidRPr="00E77497">
        <w:t>, TimeWithinDay(</w:t>
      </w:r>
      <w:r w:rsidRPr="00E77497">
        <w:rPr>
          <w:i/>
        </w:rPr>
        <w:t>t</w:t>
      </w:r>
      <w:r w:rsidRPr="00E77497">
        <w:t>))).</w:t>
      </w:r>
    </w:p>
    <w:p w14:paraId="561FA3A6" w14:textId="77777777" w:rsidR="00E80769" w:rsidRPr="00E77497" w:rsidRDefault="00E80769" w:rsidP="001F482D">
      <w:pPr>
        <w:pStyle w:val="Alg3"/>
        <w:numPr>
          <w:ilvl w:val="0"/>
          <w:numId w:val="389"/>
        </w:numPr>
      </w:pPr>
      <w:r w:rsidRPr="00E77497">
        <w:t xml:space="preserve">Set the [[PrimitiveValue]] internal property of the </w:t>
      </w:r>
      <w:r w:rsidRPr="00E77497">
        <w:rPr>
          <w:b/>
        </w:rPr>
        <w:t>this</w:t>
      </w:r>
      <w:r w:rsidRPr="00E77497">
        <w:t xml:space="preserve"> value to TimeClip(</w:t>
      </w:r>
      <w:ins w:id="30889" w:author="Rev 8 Allen Wirfs-Brock" w:date="2012-05-11T15:30:00Z">
        <w:r w:rsidR="009B4067" w:rsidRPr="00245D48">
          <w:rPr>
            <w:i/>
          </w:rPr>
          <w:t>date</w:t>
        </w:r>
      </w:ins>
      <w:del w:id="30890" w:author="Rev 8 Allen Wirfs-Brock" w:date="2012-05-11T15:30:00Z">
        <w:r w:rsidRPr="00E77497" w:rsidDel="009B4067">
          <w:delText>Result(6)</w:delText>
        </w:r>
      </w:del>
      <w:r w:rsidRPr="00E77497">
        <w:t>).</w:t>
      </w:r>
    </w:p>
    <w:p w14:paraId="16D60CA5" w14:textId="77777777" w:rsidR="00E80769" w:rsidRPr="00E77497" w:rsidRDefault="00E80769" w:rsidP="001F482D">
      <w:pPr>
        <w:pStyle w:val="Alg3"/>
        <w:numPr>
          <w:ilvl w:val="0"/>
          <w:numId w:val="389"/>
        </w:numPr>
        <w:spacing w:after="220"/>
      </w:pPr>
      <w:r w:rsidRPr="00E77497">
        <w:t xml:space="preserve">Return the value of the [[PrimitiveValue]] internal property of the </w:t>
      </w:r>
      <w:r w:rsidRPr="00E77497">
        <w:rPr>
          <w:b/>
        </w:rPr>
        <w:t>this</w:t>
      </w:r>
      <w:r w:rsidRPr="00E77497">
        <w:t xml:space="preserve"> value.</w:t>
      </w:r>
    </w:p>
    <w:p w14:paraId="2CAFDAA7" w14:textId="77777777" w:rsidR="00E80769" w:rsidRPr="00E77497" w:rsidRDefault="00E80769" w:rsidP="00BA25B6">
      <w:pPr>
        <w:pStyle w:val="a4"/>
      </w:pPr>
      <w:bookmarkStart w:id="30891" w:name="_Toc472818989"/>
      <w:bookmarkStart w:id="30892" w:name="_Toc474641704"/>
      <w:bookmarkStart w:id="30893" w:name="_Toc235503575"/>
      <w:bookmarkStart w:id="30894" w:name="_Toc236208663"/>
      <w:bookmarkStart w:id="30895" w:name="_Toc241509349"/>
      <w:bookmarkStart w:id="30896" w:name="_Toc241557826"/>
      <w:bookmarkStart w:id="30897" w:name="_Toc244416836"/>
      <w:bookmarkStart w:id="30898" w:name="_Toc244657776"/>
      <w:bookmarkStart w:id="30899" w:name="_Toc246652516"/>
      <w:bookmarkStart w:id="30900" w:name="_Toc253562065"/>
      <w:bookmarkStart w:id="30901" w:name="_Toc268506081"/>
      <w:bookmarkStart w:id="30902" w:name="_Toc276631200"/>
      <w:bookmarkStart w:id="30903" w:name="_Toc277944244"/>
      <w:bookmarkStart w:id="30904" w:name="_Toc153968589"/>
      <w:r w:rsidRPr="00E77497">
        <w:t>Date.prototype.toGMTString ( )</w:t>
      </w:r>
      <w:bookmarkEnd w:id="30891"/>
      <w:bookmarkEnd w:id="30892"/>
      <w:bookmarkEnd w:id="30893"/>
      <w:bookmarkEnd w:id="30894"/>
      <w:bookmarkEnd w:id="30895"/>
      <w:bookmarkEnd w:id="30896"/>
      <w:bookmarkEnd w:id="30897"/>
      <w:bookmarkEnd w:id="30898"/>
      <w:bookmarkEnd w:id="30899"/>
      <w:bookmarkEnd w:id="30900"/>
      <w:bookmarkEnd w:id="30901"/>
      <w:bookmarkEnd w:id="30902"/>
      <w:bookmarkEnd w:id="30903"/>
      <w:bookmarkEnd w:id="30904"/>
    </w:p>
    <w:p w14:paraId="716401CC" w14:textId="77777777"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24A5D3BD" w14:textId="77777777" w:rsidR="00E80769" w:rsidRDefault="00E80769" w:rsidP="00E80769">
      <w:pPr>
        <w:jc w:val="left"/>
        <w:rPr>
          <w:ins w:id="30905" w:author="Allen Wirfs-Brock" w:date="2012-02-09T12:47:00Z"/>
        </w:rPr>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08B8D168" w14:textId="77777777" w:rsidR="006E2052" w:rsidRDefault="006E2052" w:rsidP="006E2052">
      <w:pPr>
        <w:pStyle w:val="a2"/>
        <w:tabs>
          <w:tab w:val="clear" w:pos="500"/>
          <w:tab w:val="clear" w:pos="720"/>
          <w:tab w:val="left" w:pos="567"/>
        </w:tabs>
        <w:rPr>
          <w:ins w:id="30906" w:author="Allen Wirfs-Brock" w:date="2012-02-09T12:48:00Z"/>
        </w:rPr>
      </w:pPr>
      <w:bookmarkStart w:id="30907" w:name="_Toc329528931"/>
      <w:ins w:id="30908" w:author="Allen Wirfs-Brock" w:date="2012-02-09T12:48:00Z">
        <w:r>
          <w:t>Other Additional</w:t>
        </w:r>
      </w:ins>
      <w:ins w:id="30909" w:author="Allen Wirfs-Brock" w:date="2012-02-09T12:47:00Z">
        <w:r w:rsidRPr="00E77497">
          <w:t xml:space="preserve"> </w:t>
        </w:r>
      </w:ins>
      <w:ins w:id="30910" w:author="Allen Wirfs-Brock" w:date="2012-02-09T12:48:00Z">
        <w:r>
          <w:t>Features</w:t>
        </w:r>
        <w:bookmarkEnd w:id="30907"/>
      </w:ins>
    </w:p>
    <w:p w14:paraId="35462ACB" w14:textId="77777777" w:rsidR="006E2052" w:rsidRDefault="006E2052" w:rsidP="006E2052">
      <w:pPr>
        <w:pStyle w:val="a3"/>
        <w:tabs>
          <w:tab w:val="clear" w:pos="640"/>
          <w:tab w:val="clear" w:pos="880"/>
        </w:tabs>
        <w:spacing w:before="120"/>
        <w:rPr>
          <w:ins w:id="30911" w:author="Allen Wirfs-Brock" w:date="2012-02-09T12:53:00Z"/>
        </w:rPr>
      </w:pPr>
      <w:bookmarkStart w:id="30912" w:name="_Toc329528932"/>
      <w:commentRangeStart w:id="30913"/>
      <w:commentRangeStart w:id="30914"/>
      <w:ins w:id="30915" w:author="Allen Wirfs-Brock" w:date="2012-02-09T12:49:00Z">
        <w:r>
          <w:t>The __proto__ pseudo property.</w:t>
        </w:r>
      </w:ins>
      <w:commentRangeEnd w:id="30913"/>
      <w:ins w:id="30916" w:author="Allen Wirfs-Brock" w:date="2012-02-09T15:37:00Z">
        <w:r w:rsidR="00270A25">
          <w:rPr>
            <w:rStyle w:val="af3"/>
            <w:b w:val="0"/>
          </w:rPr>
          <w:commentReference w:id="30913"/>
        </w:r>
      </w:ins>
      <w:commentRangeEnd w:id="30914"/>
      <w:r w:rsidR="00C459A3">
        <w:rPr>
          <w:rStyle w:val="af3"/>
          <w:b w:val="0"/>
        </w:rPr>
        <w:commentReference w:id="30914"/>
      </w:r>
      <w:bookmarkEnd w:id="30912"/>
    </w:p>
    <w:p w14:paraId="5FE4876F" w14:textId="77777777" w:rsidR="006E2052" w:rsidRDefault="00F20AF9" w:rsidP="00931901">
      <w:pPr>
        <w:pStyle w:val="a4"/>
        <w:rPr>
          <w:ins w:id="30917" w:author="Allen Wirfs-Brock" w:date="2012-02-09T12:58:00Z"/>
        </w:rPr>
      </w:pPr>
      <w:ins w:id="30918" w:author="Allen Wirfs-Brock" w:date="2012-02-09T12:58:00Z">
        <w:r>
          <w:t>Object.prototype.__proto__</w:t>
        </w:r>
      </w:ins>
    </w:p>
    <w:p w14:paraId="5D2C976C" w14:textId="77777777" w:rsidR="00F20AF9" w:rsidRDefault="00F20AF9" w:rsidP="00931901">
      <w:pPr>
        <w:rPr>
          <w:ins w:id="30919" w:author="Allen Wirfs-Brock" w:date="2012-02-09T13:13:00Z"/>
        </w:rPr>
      </w:pPr>
      <w:ins w:id="30920" w:author="Allen Wirfs-Brock" w:date="2012-02-09T13:06:00Z">
        <w:r>
          <w:t xml:space="preserve">The </w:t>
        </w:r>
      </w:ins>
      <w:ins w:id="30921" w:author="Allen Wirfs-Brock" w:date="2012-02-09T13:07:00Z">
        <w:r>
          <w:t xml:space="preserve">initial </w:t>
        </w:r>
      </w:ins>
      <w:ins w:id="30922" w:author="Allen Wirfs-Brock" w:date="2012-02-09T13:06:00Z">
        <w:r>
          <w:t xml:space="preserve">value of the </w:t>
        </w:r>
        <w:r w:rsidRPr="00051028">
          <w:rPr>
            <w:rFonts w:ascii="Courier New" w:hAnsi="Courier New" w:cs="Courier New"/>
            <w:b/>
          </w:rPr>
          <w:t>__proto__</w:t>
        </w:r>
        <w:r>
          <w:t xml:space="preserve"> property of </w:t>
        </w:r>
      </w:ins>
      <w:ins w:id="30923" w:author="Allen Wirfs-Brock" w:date="2012-02-09T13:08:00Z">
        <w:r w:rsidR="00051028">
          <w:t>the Object prototype object is</w:t>
        </w:r>
      </w:ins>
      <w:ins w:id="30924" w:author="Allen Wirfs-Brock" w:date="2012-02-09T13:09:00Z">
        <w:r w:rsidR="00051028">
          <w:t xml:space="preserve"> a data property whose initial value is </w:t>
        </w:r>
      </w:ins>
      <w:ins w:id="30925" w:author="Allen Wirfs-Brock" w:date="2012-02-09T13:08:00Z">
        <w:r w:rsidR="00051028">
          <w:t xml:space="preserve"> </w:t>
        </w:r>
        <w:r w:rsidR="00051028" w:rsidRPr="00051028">
          <w:rPr>
            <w:b/>
          </w:rPr>
          <w:t>null</w:t>
        </w:r>
        <w:r w:rsidR="00051028">
          <w:t xml:space="preserve">. </w:t>
        </w:r>
      </w:ins>
      <w:ins w:id="30926" w:author="Allen Wirfs-Brock" w:date="2012-02-09T13:10:00Z">
        <w:r w:rsidR="00051028">
          <w:t xml:space="preserve">This property initially has the attributes { [[Writable]]: </w:t>
        </w:r>
        <w:r w:rsidR="00051028" w:rsidRPr="00051028">
          <w:rPr>
            <w:b/>
          </w:rPr>
          <w:t>true</w:t>
        </w:r>
        <w:r w:rsidR="00051028">
          <w:t xml:space="preserve">, [[Enumerable]]: </w:t>
        </w:r>
      </w:ins>
      <w:ins w:id="30927" w:author="Allen Wirfs-Brock" w:date="2012-02-13T09:35:00Z">
        <w:r w:rsidR="00002F44">
          <w:rPr>
            <w:b/>
          </w:rPr>
          <w:t>false</w:t>
        </w:r>
      </w:ins>
      <w:ins w:id="30928" w:author="Allen Wirfs-Brock" w:date="2012-02-09T13:10:00Z">
        <w:r w:rsidR="00051028">
          <w:t xml:space="preserve">, [[Configurable]]: </w:t>
        </w:r>
        <w:r w:rsidR="00051028" w:rsidRPr="00051028">
          <w:rPr>
            <w:b/>
          </w:rPr>
          <w:t>true</w:t>
        </w:r>
        <w:r w:rsidR="00051028">
          <w:t xml:space="preserve"> }</w:t>
        </w:r>
      </w:ins>
      <w:ins w:id="30929" w:author="Allen Wirfs-Brock" w:date="2012-02-09T13:12:00Z">
        <w:r w:rsidR="00051028">
          <w:t>.</w:t>
        </w:r>
      </w:ins>
    </w:p>
    <w:p w14:paraId="12B9EBDE" w14:textId="77777777" w:rsidR="000C3094" w:rsidRDefault="00051028" w:rsidP="00931901">
      <w:pPr>
        <w:rPr>
          <w:ins w:id="30930" w:author="Allen Wirfs-Brock" w:date="2012-02-09T13:21:00Z"/>
        </w:rPr>
      </w:pPr>
      <w:ins w:id="30931" w:author="Allen Wirfs-Brock" w:date="2012-02-09T13:14:00Z">
        <w:r>
          <w:t xml:space="preserve">Manipulations of this property as tracked by </w:t>
        </w:r>
      </w:ins>
      <w:ins w:id="30932" w:author="Allen Wirfs-Brock" w:date="2012-02-09T13:15:00Z">
        <w:r>
          <w:t xml:space="preserve">the </w:t>
        </w:r>
      </w:ins>
      <w:ins w:id="30933" w:author="Allen Wirfs-Brock" w:date="2012-02-09T13:21:00Z">
        <w:r w:rsidR="000C3094">
          <w:t xml:space="preserve">Boolean valued </w:t>
        </w:r>
      </w:ins>
      <w:ins w:id="30934" w:author="Allen Wirfs-Brock" w:date="2012-02-09T13:15:00Z">
        <w:r>
          <w:t xml:space="preserve">primordial </w:t>
        </w:r>
      </w:ins>
      <w:ins w:id="30935" w:author="Allen Wirfs-Brock" w:date="2012-02-09T13:21:00Z">
        <w:r w:rsidR="000C3094">
          <w:t>internal</w:t>
        </w:r>
      </w:ins>
      <w:ins w:id="30936" w:author="Allen Wirfs-Brock" w:date="2012-02-09T13:15:00Z">
        <w:r>
          <w:t xml:space="preserve"> variable </w:t>
        </w:r>
        <w:r w:rsidRPr="000C3094">
          <w:rPr>
            <w:rFonts w:ascii="Times New Roman" w:hAnsi="Times New Roman"/>
          </w:rPr>
          <w:t>Undersco</w:t>
        </w:r>
      </w:ins>
      <w:ins w:id="30937" w:author="Allen Wirfs-Brock" w:date="2012-02-09T13:26:00Z">
        <w:r w:rsidR="000C3094">
          <w:rPr>
            <w:rFonts w:ascii="Times New Roman" w:hAnsi="Times New Roman"/>
          </w:rPr>
          <w:t>r</w:t>
        </w:r>
      </w:ins>
      <w:ins w:id="30938" w:author="Allen Wirfs-Brock" w:date="2012-02-09T13:15:00Z">
        <w:r w:rsidRPr="000C3094">
          <w:rPr>
            <w:rFonts w:ascii="Times New Roman" w:hAnsi="Times New Roman"/>
          </w:rPr>
          <w:t>eProtoEnabled</w:t>
        </w:r>
        <w:r>
          <w:t xml:space="preserve">.  </w:t>
        </w:r>
      </w:ins>
      <w:ins w:id="30939" w:author="Allen Wirfs-Brock" w:date="2012-02-09T13:17:00Z">
        <w:r>
          <w:t>The default initial value</w:t>
        </w:r>
        <w:r w:rsidR="000C3094">
          <w:t xml:space="preserve"> of </w:t>
        </w:r>
      </w:ins>
      <w:ins w:id="30940" w:author="Allen Wirfs-Brock" w:date="2012-02-09T13:18:00Z">
        <w:r w:rsidR="000C3094" w:rsidRPr="00650BA7">
          <w:rPr>
            <w:rFonts w:ascii="Times New Roman" w:hAnsi="Times New Roman"/>
          </w:rPr>
          <w:t>Undersco</w:t>
        </w:r>
      </w:ins>
      <w:ins w:id="30941" w:author="Allen Wirfs-Brock" w:date="2012-02-09T13:26:00Z">
        <w:r w:rsidR="000C3094">
          <w:rPr>
            <w:rFonts w:ascii="Times New Roman" w:hAnsi="Times New Roman"/>
          </w:rPr>
          <w:t>r</w:t>
        </w:r>
      </w:ins>
      <w:ins w:id="30942" w:author="Allen Wirfs-Brock" w:date="2012-02-09T13:18:00Z">
        <w:r w:rsidR="000C3094" w:rsidRPr="00650BA7">
          <w:rPr>
            <w:rFonts w:ascii="Times New Roman" w:hAnsi="Times New Roman"/>
          </w:rPr>
          <w:t>eProtoEnabled</w:t>
        </w:r>
      </w:ins>
      <w:ins w:id="30943" w:author="Allen Wirfs-Brock" w:date="2012-02-09T13:17:00Z">
        <w:r w:rsidR="000C3094">
          <w:t xml:space="preserve"> is true</w:t>
        </w:r>
      </w:ins>
      <w:ins w:id="30944" w:author="Allen Wirfs-Brock" w:date="2012-02-09T13:18:00Z">
        <w:r w:rsidR="000C3094">
          <w:t xml:space="preserve"> </w:t>
        </w:r>
      </w:ins>
      <w:commentRangeStart w:id="30945"/>
      <w:ins w:id="30946" w:author="Allen Wirfs-Brock" w:date="2012-02-09T13:20:00Z">
        <w:r w:rsidR="000C3094">
          <w:t xml:space="preserve">only </w:t>
        </w:r>
      </w:ins>
      <w:ins w:id="30947" w:author="Allen Wirfs-Brock" w:date="2012-02-09T13:18:00Z">
        <w:r w:rsidR="000C3094">
          <w:t>if this property is initially present on the primordial Object prototype object.</w:t>
        </w:r>
      </w:ins>
      <w:commentRangeEnd w:id="30945"/>
      <w:ins w:id="30948" w:author="Allen Wirfs-Brock" w:date="2012-02-09T13:21:00Z">
        <w:r w:rsidR="000C3094">
          <w:rPr>
            <w:rStyle w:val="af3"/>
          </w:rPr>
          <w:commentReference w:id="30945"/>
        </w:r>
      </w:ins>
    </w:p>
    <w:p w14:paraId="019A7121" w14:textId="77777777" w:rsidR="00051028" w:rsidRPr="000C3094" w:rsidRDefault="000C3094" w:rsidP="00931901">
      <w:pPr>
        <w:rPr>
          <w:ins w:id="30949" w:author="Allen Wirfs-Brock" w:date="2012-02-09T12:57:00Z"/>
          <w:sz w:val="18"/>
          <w:szCs w:val="18"/>
        </w:rPr>
      </w:pPr>
      <w:ins w:id="30950" w:author="Allen Wirfs-Brock" w:date="2012-02-09T13:24: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ins>
      <w:ins w:id="30951" w:author="Allen Wirfs-Brock" w:date="2012-02-09T13:26:00Z">
        <w:r>
          <w:rPr>
            <w:rFonts w:ascii="Times New Roman" w:hAnsi="Times New Roman"/>
            <w:sz w:val="18"/>
            <w:szCs w:val="18"/>
          </w:rPr>
          <w:t>r</w:t>
        </w:r>
      </w:ins>
      <w:ins w:id="30952" w:author="Allen Wirfs-Brock" w:date="2012-02-09T13:24:00Z">
        <w:r w:rsidRPr="000C3094">
          <w:rPr>
            <w:rFonts w:ascii="Times New Roman" w:hAnsi="Times New Roman"/>
            <w:sz w:val="18"/>
            <w:szCs w:val="18"/>
          </w:rPr>
          <w:t>eProtoEnabled</w:t>
        </w:r>
        <w:r w:rsidRPr="000C3094">
          <w:rPr>
            <w:sz w:val="18"/>
            <w:szCs w:val="18"/>
          </w:rPr>
          <w:t xml:space="preserve"> </w:t>
        </w:r>
      </w:ins>
      <w:ins w:id="30953" w:author="Allen Wirfs-Brock" w:date="2012-02-09T13:18:00Z">
        <w:r w:rsidRPr="000C3094">
          <w:rPr>
            <w:sz w:val="18"/>
            <w:szCs w:val="18"/>
          </w:rPr>
          <w:t xml:space="preserve"> </w:t>
        </w:r>
      </w:ins>
      <w:ins w:id="30954" w:author="Allen Wirfs-Brock" w:date="2012-02-09T13:24:00Z">
        <w:r w:rsidRPr="000C3094">
          <w:rPr>
            <w:sz w:val="18"/>
            <w:szCs w:val="18"/>
          </w:rPr>
          <w:t xml:space="preserve">to be set to </w:t>
        </w:r>
        <w:r w:rsidRPr="000C3094">
          <w:rPr>
            <w:b/>
            <w:sz w:val="18"/>
            <w:szCs w:val="18"/>
          </w:rPr>
          <w:t>false</w:t>
        </w:r>
        <w:r w:rsidRPr="000C3094">
          <w:rPr>
            <w:sz w:val="18"/>
            <w:szCs w:val="18"/>
          </w:rPr>
          <w:t>.</w:t>
        </w:r>
      </w:ins>
    </w:p>
    <w:p w14:paraId="1CF2AB6C" w14:textId="77777777" w:rsidR="007E57F6" w:rsidRDefault="009911A2" w:rsidP="007E57F6">
      <w:pPr>
        <w:pStyle w:val="a4"/>
        <w:rPr>
          <w:ins w:id="30955" w:author="Allen Wirfs-Brock" w:date="2012-02-09T13:57:00Z"/>
        </w:rPr>
      </w:pPr>
      <w:ins w:id="30956" w:author="Allen Wirfs-Brock" w:date="2012-02-09T14:39:00Z">
        <w:r>
          <w:t xml:space="preserve"> </w:t>
        </w:r>
      </w:ins>
      <w:ins w:id="30957" w:author="Allen Wirfs-Brock" w:date="2012-02-09T14:57:00Z">
        <w:r w:rsidR="00B86FCE">
          <w:t>Changes To Internal Methods</w:t>
        </w:r>
      </w:ins>
      <w:ins w:id="30958" w:author="Allen Wirfs-Brock" w:date="2012-02-09T13:57:00Z">
        <w:r w:rsidR="007E57F6">
          <w:t>__</w:t>
        </w:r>
      </w:ins>
    </w:p>
    <w:p w14:paraId="24A71D10" w14:textId="77777777" w:rsidR="006E2052" w:rsidRDefault="007E57F6" w:rsidP="00A56E1A">
      <w:pPr>
        <w:rPr>
          <w:ins w:id="30959" w:author="Allen Wirfs-Brock" w:date="2012-02-09T13:58:00Z"/>
        </w:rPr>
      </w:pPr>
      <w:ins w:id="30960" w:author="Allen Wirfs-Brock" w:date="2012-02-09T13:58:00Z">
        <w:r>
          <w:t>The definition of the [[Get]] internal method given in 8.12.3 is replaced with the following:</w:t>
        </w:r>
      </w:ins>
    </w:p>
    <w:p w14:paraId="3A12B116" w14:textId="77777777" w:rsidR="007E57F6" w:rsidRDefault="007E57F6" w:rsidP="00A56E1A">
      <w:pPr>
        <w:pStyle w:val="Alg4"/>
        <w:numPr>
          <w:ilvl w:val="0"/>
          <w:numId w:val="656"/>
        </w:numPr>
        <w:rPr>
          <w:ins w:id="30961" w:author="Allen Wirfs-Brock" w:date="2012-02-09T14:00:00Z"/>
        </w:rPr>
      </w:pPr>
      <w:ins w:id="30962" w:author="Allen Wirfs-Brock" w:date="2012-02-09T14:00:00Z">
        <w:r>
          <w:t xml:space="preserve">If </w:t>
        </w:r>
        <w:r w:rsidRPr="00A56E1A">
          <w:rPr>
            <w:i/>
          </w:rPr>
          <w:t>P</w:t>
        </w:r>
        <w:r>
          <w:t xml:space="preserve"> is the string value </w:t>
        </w:r>
        <w:r w:rsidRPr="00A56E1A">
          <w:rPr>
            <w:rFonts w:ascii="Courier New" w:hAnsi="Courier New" w:cs="Courier New"/>
            <w:b/>
          </w:rPr>
          <w:t>"__proto__"</w:t>
        </w:r>
        <w:r>
          <w:t xml:space="preserve"> </w:t>
        </w:r>
      </w:ins>
      <w:ins w:id="30963" w:author="Allen Wirfs-Brock" w:date="2012-02-09T14:02:00Z">
        <w:r>
          <w:t xml:space="preserve">and </w:t>
        </w:r>
        <w:r w:rsidRPr="000C3094">
          <w:t>Undersco</w:t>
        </w:r>
        <w:r>
          <w:t>r</w:t>
        </w:r>
        <w:r w:rsidRPr="000C3094">
          <w:t>eProtoEnabled</w:t>
        </w:r>
        <w:r>
          <w:t xml:space="preserve"> is </w:t>
        </w:r>
        <w:r w:rsidRPr="00A56E1A">
          <w:rPr>
            <w:b/>
          </w:rPr>
          <w:t>true</w:t>
        </w:r>
        <w:r>
          <w:t xml:space="preserve">, then </w:t>
        </w:r>
      </w:ins>
    </w:p>
    <w:p w14:paraId="7A207902" w14:textId="77777777" w:rsidR="007E57F6" w:rsidRPr="00E77497" w:rsidRDefault="007E57F6" w:rsidP="00A56E1A">
      <w:pPr>
        <w:pStyle w:val="Alg4"/>
        <w:numPr>
          <w:ilvl w:val="1"/>
          <w:numId w:val="656"/>
        </w:numPr>
        <w:rPr>
          <w:ins w:id="30964" w:author="Allen Wirfs-Brock" w:date="2012-02-09T13:59:00Z"/>
        </w:rPr>
      </w:pPr>
      <w:ins w:id="30965" w:author="Allen Wirfs-Brock" w:date="2012-02-09T13:5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4ACF4C58" w14:textId="77777777" w:rsidR="007E57F6" w:rsidRPr="007E57F6" w:rsidRDefault="007E57F6" w:rsidP="00A56E1A">
      <w:pPr>
        <w:pStyle w:val="Alg4"/>
        <w:numPr>
          <w:ilvl w:val="1"/>
          <w:numId w:val="656"/>
        </w:numPr>
        <w:rPr>
          <w:ins w:id="30966" w:author="Allen Wirfs-Brock" w:date="2012-02-09T13:59:00Z"/>
        </w:rPr>
      </w:pPr>
      <w:ins w:id="30967" w:author="Allen Wirfs-Brock" w:date="2012-02-09T13:59:00Z">
        <w:r w:rsidRPr="00E77497">
          <w:t xml:space="preserve">If </w:t>
        </w:r>
        <w:r w:rsidRPr="00E77497">
          <w:rPr>
            <w:i/>
          </w:rPr>
          <w:t xml:space="preserve">desc </w:t>
        </w:r>
      </w:ins>
      <w:ins w:id="30968" w:author="Allen Wirfs-Brock" w:date="2012-02-09T14:08:00Z">
        <w:r w:rsidR="00CD4871">
          <w:t xml:space="preserve">is not </w:t>
        </w:r>
        <w:r w:rsidR="00CD4871" w:rsidRPr="00A56E1A">
          <w:rPr>
            <w:b/>
          </w:rPr>
          <w:t>undefined</w:t>
        </w:r>
        <w:r w:rsidR="00CD4871">
          <w:t xml:space="preserve"> and was</w:t>
        </w:r>
      </w:ins>
      <w:ins w:id="30969" w:author="Allen Wirfs-Brock" w:date="2012-02-09T14:05:00Z">
        <w:r>
          <w:t xml:space="preserve"> create</w:t>
        </w:r>
      </w:ins>
      <w:ins w:id="30970" w:author="Rev 8 Allen Wirfs-Brock" w:date="2012-06-14T14:34:00Z">
        <w:r w:rsidR="00FD13C0">
          <w:t>d</w:t>
        </w:r>
      </w:ins>
      <w:ins w:id="30971" w:author="Allen Wirfs-Brock" w:date="2012-02-09T14:05:00Z">
        <w:r>
          <w:t xml:space="preserve"> by step 1.a to describe the property defined in B.3.1.1</w:t>
        </w:r>
      </w:ins>
      <w:ins w:id="30972" w:author="Allen Wirfs-Brock" w:date="2012-02-09T17:05:00Z">
        <w:r w:rsidR="002328A6">
          <w:t xml:space="preserve"> then,</w:t>
        </w:r>
      </w:ins>
    </w:p>
    <w:p w14:paraId="0DB0A74F" w14:textId="77777777" w:rsidR="007E57F6" w:rsidRPr="00E77497" w:rsidRDefault="007E57F6" w:rsidP="00A56E1A">
      <w:pPr>
        <w:pStyle w:val="Alg4"/>
        <w:numPr>
          <w:ilvl w:val="2"/>
          <w:numId w:val="656"/>
        </w:numPr>
        <w:rPr>
          <w:ins w:id="30973" w:author="Allen Wirfs-Brock" w:date="2012-02-09T13:59:00Z"/>
        </w:rPr>
      </w:pPr>
      <w:ins w:id="30974" w:author="Allen Wirfs-Brock" w:date="2012-02-09T14:07:00Z">
        <w:r>
          <w:t xml:space="preserve">Return the value of the [[Prototype]] internal property of </w:t>
        </w:r>
        <w:r w:rsidRPr="00A56E1A">
          <w:rPr>
            <w:i/>
          </w:rPr>
          <w:t>O</w:t>
        </w:r>
      </w:ins>
      <w:ins w:id="30975" w:author="Allen Wirfs-Brock" w:date="2012-02-09T13:59:00Z">
        <w:r w:rsidRPr="00E77497">
          <w:t>.</w:t>
        </w:r>
      </w:ins>
    </w:p>
    <w:p w14:paraId="4D0F4549" w14:textId="77777777" w:rsidR="00B86FCE" w:rsidRDefault="00CD4871" w:rsidP="00B86FCE">
      <w:pPr>
        <w:pStyle w:val="Alg4"/>
        <w:numPr>
          <w:ilvl w:val="0"/>
          <w:numId w:val="656"/>
        </w:numPr>
        <w:spacing w:after="120"/>
        <w:rPr>
          <w:ins w:id="30976" w:author="Allen Wirfs-Brock" w:date="2012-02-09T14:58:00Z"/>
        </w:rPr>
      </w:pPr>
      <w:ins w:id="30977" w:author="Allen Wirfs-Brock" w:date="2012-02-09T14:08:00Z">
        <w:r>
          <w:t xml:space="preserve">Continue by executing the steps of 8.12.3 starting with step </w:t>
        </w:r>
      </w:ins>
      <w:ins w:id="30978" w:author="Allen Wirfs-Brock" w:date="2012-02-09T19:43:00Z">
        <w:r w:rsidR="005F70BE">
          <w:t>1</w:t>
        </w:r>
      </w:ins>
      <w:ins w:id="30979" w:author="Allen Wirfs-Brock" w:date="2012-02-09T13:59:00Z">
        <w:r w:rsidR="007E57F6" w:rsidRPr="00E77497">
          <w:t>.</w:t>
        </w:r>
      </w:ins>
    </w:p>
    <w:p w14:paraId="5DE1D537" w14:textId="77777777" w:rsidR="00B86FCE" w:rsidRDefault="00B86FCE" w:rsidP="00CD4871">
      <w:pPr>
        <w:rPr>
          <w:ins w:id="30980" w:author="Allen Wirfs-Brock" w:date="2012-02-09T14:58:00Z"/>
        </w:rPr>
      </w:pPr>
    </w:p>
    <w:p w14:paraId="3BBD74B3" w14:textId="77777777" w:rsidR="00CD4871" w:rsidRDefault="00CD4871" w:rsidP="00CD4871">
      <w:pPr>
        <w:rPr>
          <w:ins w:id="30981" w:author="Allen Wirfs-Brock" w:date="2012-02-09T14:09:00Z"/>
        </w:rPr>
      </w:pPr>
      <w:ins w:id="30982" w:author="Allen Wirfs-Brock" w:date="2012-02-09T14:09:00Z">
        <w:r>
          <w:t>The definition of the [[</w:t>
        </w:r>
      </w:ins>
      <w:ins w:id="30983" w:author="Allen Wirfs-Brock" w:date="2012-02-09T14:10:00Z">
        <w:r>
          <w:t>Put</w:t>
        </w:r>
      </w:ins>
      <w:ins w:id="30984" w:author="Allen Wirfs-Brock" w:date="2012-02-09T14:09:00Z">
        <w:r>
          <w:t>]] internal method given in 8.12.</w:t>
        </w:r>
      </w:ins>
      <w:ins w:id="30985" w:author="Allen Wirfs-Brock" w:date="2012-02-09T14:10:00Z">
        <w:r>
          <w:t>5</w:t>
        </w:r>
      </w:ins>
      <w:ins w:id="30986" w:author="Allen Wirfs-Brock" w:date="2012-02-09T14:09:00Z">
        <w:r>
          <w:t xml:space="preserve"> is replaced with the following:</w:t>
        </w:r>
      </w:ins>
    </w:p>
    <w:p w14:paraId="6E32C912" w14:textId="77777777" w:rsidR="00CD4871" w:rsidRDefault="00CD4871" w:rsidP="009911A2">
      <w:pPr>
        <w:pStyle w:val="Alg4"/>
        <w:numPr>
          <w:ilvl w:val="0"/>
          <w:numId w:val="657"/>
        </w:numPr>
        <w:rPr>
          <w:ins w:id="30987" w:author="Allen Wirfs-Brock" w:date="2012-02-09T14:09:00Z"/>
        </w:rPr>
      </w:pPr>
      <w:ins w:id="30988" w:author="Allen Wirfs-Brock" w:date="2012-02-09T14:09:00Z">
        <w:r>
          <w:t xml:space="preserve">If </w:t>
        </w:r>
        <w:r w:rsidRPr="00650BA7">
          <w:rPr>
            <w:i/>
          </w:rPr>
          <w:t>P</w:t>
        </w:r>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ins>
      <w:ins w:id="30989" w:author="Allen Wirfs-Brock" w:date="2012-02-09T14:27:00Z">
        <w:r w:rsidR="00A56E1A" w:rsidRPr="00A56E1A">
          <w:t xml:space="preserve"> </w:t>
        </w:r>
        <w:r w:rsidR="00A56E1A">
          <w:t xml:space="preserve">and </w:t>
        </w:r>
        <w:r w:rsidR="00A56E1A" w:rsidRPr="00A56E1A">
          <w:rPr>
            <w:i/>
          </w:rPr>
          <w:t>O</w:t>
        </w:r>
        <w:r w:rsidR="00A56E1A">
          <w:t xml:space="preserve"> is not the standard built-in Object prototype object</w:t>
        </w:r>
      </w:ins>
      <w:ins w:id="30990" w:author="Allen Wirfs-Brock" w:date="2012-02-09T14:09:00Z">
        <w:r>
          <w:t xml:space="preserve">, then </w:t>
        </w:r>
      </w:ins>
    </w:p>
    <w:p w14:paraId="2D58B3C6" w14:textId="77777777" w:rsidR="00CD4871" w:rsidRPr="00E77497" w:rsidRDefault="00CD4871" w:rsidP="009911A2">
      <w:pPr>
        <w:pStyle w:val="Alg4"/>
        <w:numPr>
          <w:ilvl w:val="1"/>
          <w:numId w:val="657"/>
        </w:numPr>
        <w:rPr>
          <w:ins w:id="30991" w:author="Allen Wirfs-Brock" w:date="2012-02-09T14:09:00Z"/>
        </w:rPr>
      </w:pPr>
      <w:ins w:id="30992" w:author="Allen Wirfs-Brock" w:date="2012-02-09T14:0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3EF56CB3" w14:textId="77777777" w:rsidR="00CD4871" w:rsidRPr="007E57F6" w:rsidRDefault="00CD4871" w:rsidP="009911A2">
      <w:pPr>
        <w:pStyle w:val="Alg4"/>
        <w:numPr>
          <w:ilvl w:val="1"/>
          <w:numId w:val="657"/>
        </w:numPr>
        <w:rPr>
          <w:ins w:id="30993" w:author="Allen Wirfs-Brock" w:date="2012-02-09T14:09:00Z"/>
        </w:rPr>
      </w:pPr>
      <w:ins w:id="30994" w:author="Allen Wirfs-Brock" w:date="2012-02-09T14:09:00Z">
        <w:r w:rsidRPr="00E77497">
          <w:t xml:space="preserve">If </w:t>
        </w:r>
        <w:r w:rsidRPr="00E77497">
          <w:rPr>
            <w:i/>
          </w:rPr>
          <w:t xml:space="preserve">desc </w:t>
        </w:r>
        <w:r>
          <w:t xml:space="preserve">is not </w:t>
        </w:r>
        <w:r w:rsidRPr="00650BA7">
          <w:rPr>
            <w:b/>
          </w:rPr>
          <w:t>undefined</w:t>
        </w:r>
        <w:r>
          <w:t xml:space="preserve"> and was create</w:t>
        </w:r>
      </w:ins>
      <w:ins w:id="30995" w:author="Rev 8 Allen Wirfs-Brock" w:date="2012-06-14T14:34:00Z">
        <w:r w:rsidR="00FD13C0">
          <w:t>d</w:t>
        </w:r>
      </w:ins>
      <w:ins w:id="30996" w:author="Allen Wirfs-Brock" w:date="2012-02-09T14:09:00Z">
        <w:r>
          <w:t xml:space="preserve"> by step 1.a to describe the property defined in B.3.1.1</w:t>
        </w:r>
      </w:ins>
      <w:ins w:id="30997" w:author="Allen Wirfs-Brock" w:date="2012-02-09T17:05:00Z">
        <w:r w:rsidR="002328A6">
          <w:t xml:space="preserve"> then,</w:t>
        </w:r>
      </w:ins>
    </w:p>
    <w:p w14:paraId="6857EA96" w14:textId="77777777" w:rsidR="00A56E1A" w:rsidRDefault="00A56E1A" w:rsidP="009911A2">
      <w:pPr>
        <w:pStyle w:val="Alg4"/>
        <w:numPr>
          <w:ilvl w:val="2"/>
          <w:numId w:val="657"/>
        </w:numPr>
        <w:rPr>
          <w:ins w:id="30998" w:author="Allen Wirfs-Brock" w:date="2012-02-09T14:29:00Z"/>
        </w:rPr>
      </w:pPr>
      <w:ins w:id="30999" w:author="Allen Wirfs-Brock" w:date="2012-02-09T14:34:00Z">
        <w:r>
          <w:t xml:space="preserve">If the type of </w:t>
        </w:r>
      </w:ins>
      <w:ins w:id="31000" w:author="Allen Wirfs-Brock" w:date="2012-02-09T14:37:00Z">
        <w:r w:rsidR="009911A2">
          <w:rPr>
            <w:i/>
          </w:rPr>
          <w:t>V</w:t>
        </w:r>
      </w:ins>
      <w:ins w:id="31001" w:author="Allen Wirfs-Brock" w:date="2012-02-09T14:34:00Z">
        <w:r>
          <w:t xml:space="preserve"> is neither Object or Null</w:t>
        </w:r>
      </w:ins>
      <w:ins w:id="31002" w:author="Allen Wirfs-Brock" w:date="2012-02-09T14:35:00Z">
        <w:r>
          <w:t>, return</w:t>
        </w:r>
      </w:ins>
    </w:p>
    <w:p w14:paraId="0FCF7B59" w14:textId="77777777" w:rsidR="009911A2" w:rsidRDefault="009911A2" w:rsidP="009911A2">
      <w:pPr>
        <w:pStyle w:val="Alg4"/>
        <w:numPr>
          <w:ilvl w:val="2"/>
          <w:numId w:val="657"/>
        </w:numPr>
        <w:rPr>
          <w:ins w:id="31003" w:author="Allen Wirfs-Brock" w:date="2012-02-09T14:36:00Z"/>
        </w:rPr>
      </w:pPr>
      <w:ins w:id="31004" w:author="Allen Wirfs-Brock" w:date="2012-02-09T14:37:00Z">
        <w:r>
          <w:t>Set</w:t>
        </w:r>
      </w:ins>
      <w:ins w:id="31005" w:author="Allen Wirfs-Brock" w:date="2012-02-09T14:36:00Z">
        <w:r>
          <w:t xml:space="preserve"> the value of the [[Prototype]] internal property of O to V</w:t>
        </w:r>
      </w:ins>
      <w:ins w:id="31006" w:author="Allen Wirfs-Brock" w:date="2012-02-09T14:37:00Z">
        <w:r>
          <w:t>.</w:t>
        </w:r>
      </w:ins>
    </w:p>
    <w:p w14:paraId="25BBCCAA" w14:textId="77777777" w:rsidR="00CD4871" w:rsidRPr="00E77497" w:rsidRDefault="00CD4871" w:rsidP="009911A2">
      <w:pPr>
        <w:pStyle w:val="Alg4"/>
        <w:numPr>
          <w:ilvl w:val="2"/>
          <w:numId w:val="657"/>
        </w:numPr>
        <w:rPr>
          <w:ins w:id="31007" w:author="Allen Wirfs-Brock" w:date="2012-02-09T14:09:00Z"/>
        </w:rPr>
      </w:pPr>
      <w:ins w:id="31008" w:author="Allen Wirfs-Brock" w:date="2012-02-09T14:09:00Z">
        <w:r>
          <w:t>Return</w:t>
        </w:r>
        <w:r w:rsidRPr="00E77497">
          <w:t>.</w:t>
        </w:r>
      </w:ins>
    </w:p>
    <w:p w14:paraId="30A76C9A" w14:textId="77777777" w:rsidR="00CD4871" w:rsidRPr="00E77497" w:rsidRDefault="00CD4871" w:rsidP="009911A2">
      <w:pPr>
        <w:pStyle w:val="Alg4"/>
        <w:numPr>
          <w:ilvl w:val="0"/>
          <w:numId w:val="657"/>
        </w:numPr>
        <w:spacing w:after="120"/>
        <w:rPr>
          <w:ins w:id="31009" w:author="Allen Wirfs-Brock" w:date="2012-02-09T14:09:00Z"/>
        </w:rPr>
      </w:pPr>
      <w:ins w:id="31010" w:author="Allen Wirfs-Brock" w:date="2012-02-09T14:09:00Z">
        <w:r>
          <w:t>Continue by executing the steps of 8.12.</w:t>
        </w:r>
      </w:ins>
      <w:ins w:id="31011" w:author="Allen Wirfs-Brock" w:date="2012-02-09T14:38:00Z">
        <w:r w:rsidR="009911A2">
          <w:t>5</w:t>
        </w:r>
      </w:ins>
      <w:ins w:id="31012" w:author="Allen Wirfs-Brock" w:date="2012-02-09T14:09:00Z">
        <w:r>
          <w:t xml:space="preserve"> starting with step </w:t>
        </w:r>
      </w:ins>
      <w:ins w:id="31013" w:author="Allen Wirfs-Brock" w:date="2012-02-09T14:39:00Z">
        <w:r w:rsidR="009911A2">
          <w:t>1</w:t>
        </w:r>
      </w:ins>
      <w:ins w:id="31014" w:author="Allen Wirfs-Brock" w:date="2012-02-09T14:09:00Z">
        <w:r w:rsidRPr="00E77497">
          <w:t>.</w:t>
        </w:r>
      </w:ins>
    </w:p>
    <w:p w14:paraId="21FE176E" w14:textId="77777777" w:rsidR="009911A2" w:rsidRDefault="009911A2" w:rsidP="009911A2">
      <w:pPr>
        <w:rPr>
          <w:ins w:id="31015" w:author="Allen Wirfs-Brock" w:date="2012-02-09T14:41:00Z"/>
        </w:rPr>
      </w:pPr>
      <w:ins w:id="31016" w:author="Allen Wirfs-Brock" w:date="2012-02-09T14:41:00Z">
        <w:r>
          <w:t>The definition of the [[Delete]] internal method given in 8.12.7 is replaced with the following:</w:t>
        </w:r>
      </w:ins>
    </w:p>
    <w:p w14:paraId="2BD59561" w14:textId="77777777" w:rsidR="009911A2" w:rsidRDefault="009911A2" w:rsidP="009911A2">
      <w:pPr>
        <w:pStyle w:val="Alg4"/>
        <w:numPr>
          <w:ilvl w:val="0"/>
          <w:numId w:val="658"/>
        </w:numPr>
        <w:rPr>
          <w:ins w:id="31017" w:author="Allen Wirfs-Brock" w:date="2012-02-09T14:41:00Z"/>
        </w:rPr>
      </w:pPr>
      <w:ins w:id="31018" w:author="Allen Wirfs-Brock" w:date="2012-02-09T14:41:00Z">
        <w:r>
          <w:t xml:space="preserve">If </w:t>
        </w:r>
      </w:ins>
      <w:ins w:id="31019" w:author="Allen Wirfs-Brock" w:date="2012-02-09T14:42:00Z">
        <w:r w:rsidRPr="000C3094">
          <w:t>Undersco</w:t>
        </w:r>
        <w:r>
          <w:t>r</w:t>
        </w:r>
        <w:r w:rsidRPr="000C3094">
          <w:t>eProtoEnabled</w:t>
        </w:r>
        <w:r>
          <w:t xml:space="preserve"> is </w:t>
        </w:r>
        <w:r w:rsidRPr="00A56E1A">
          <w:rPr>
            <w:b/>
          </w:rPr>
          <w:t>true</w:t>
        </w:r>
        <w:r w:rsidRPr="00A56E1A">
          <w:rPr>
            <w:i/>
          </w:rPr>
          <w:t xml:space="preserve"> </w:t>
        </w:r>
        <w:r>
          <w:t xml:space="preserve">and </w:t>
        </w:r>
      </w:ins>
      <w:ins w:id="31020" w:author="Allen Wirfs-Brock" w:date="2012-02-09T14:41:00Z">
        <w:r w:rsidRPr="00A56E1A">
          <w:rPr>
            <w:i/>
          </w:rPr>
          <w:t>P</w:t>
        </w:r>
        <w:r>
          <w:t xml:space="preserve"> is the string value </w:t>
        </w:r>
        <w:r w:rsidRPr="00A56E1A">
          <w:rPr>
            <w:rFonts w:ascii="Courier New" w:hAnsi="Courier New" w:cs="Courier New"/>
            <w:b/>
          </w:rPr>
          <w:t>"__proto__"</w:t>
        </w:r>
        <w:r>
          <w:t xml:space="preserve"> and </w:t>
        </w:r>
      </w:ins>
      <w:ins w:id="31021" w:author="Allen Wirfs-Brock" w:date="2012-02-09T14:43:00Z">
        <w:r w:rsidRPr="00A56E1A">
          <w:rPr>
            <w:i/>
          </w:rPr>
          <w:t>O</w:t>
        </w:r>
        <w:r>
          <w:t xml:space="preserve"> is the standard built-in Object prototype object</w:t>
        </w:r>
      </w:ins>
      <w:ins w:id="31022" w:author="Allen Wirfs-Brock" w:date="2012-02-09T14:41:00Z">
        <w:r>
          <w:t xml:space="preserve">, then </w:t>
        </w:r>
      </w:ins>
    </w:p>
    <w:p w14:paraId="3BD0697A" w14:textId="77777777" w:rsidR="009911A2" w:rsidRPr="00E77497" w:rsidRDefault="009911A2" w:rsidP="009911A2">
      <w:pPr>
        <w:pStyle w:val="Alg4"/>
        <w:numPr>
          <w:ilvl w:val="1"/>
          <w:numId w:val="658"/>
        </w:numPr>
        <w:rPr>
          <w:ins w:id="31023" w:author="Allen Wirfs-Brock" w:date="2012-02-09T14:41:00Z"/>
        </w:rPr>
      </w:pPr>
      <w:ins w:id="31024" w:author="Allen Wirfs-Brock" w:date="2012-02-09T14:44:00Z">
        <w:r>
          <w:t>S</w:t>
        </w:r>
      </w:ins>
      <w:ins w:id="31025" w:author="Allen Wirfs-Brock" w:date="2012-02-09T14:41:00Z">
        <w:r w:rsidRPr="00E77497">
          <w:t xml:space="preserve">et </w:t>
        </w:r>
      </w:ins>
      <w:ins w:id="31026" w:author="Allen Wirfs-Brock" w:date="2012-02-09T14:45:00Z">
        <w:r w:rsidRPr="000C3094">
          <w:t>Undersco</w:t>
        </w:r>
        <w:r>
          <w:t>r</w:t>
        </w:r>
        <w:r w:rsidRPr="000C3094">
          <w:t>eProtoEnabled</w:t>
        </w:r>
        <w:r>
          <w:t xml:space="preserve"> </w:t>
        </w:r>
      </w:ins>
      <w:ins w:id="31027" w:author="Allen Wirfs-Brock" w:date="2012-02-09T17:09:00Z">
        <w:r w:rsidR="002328A6">
          <w:t>to</w:t>
        </w:r>
      </w:ins>
      <w:ins w:id="31028" w:author="Allen Wirfs-Brock" w:date="2012-02-09T14:45:00Z">
        <w:r>
          <w:t xml:space="preserve"> </w:t>
        </w:r>
      </w:ins>
      <w:ins w:id="31029" w:author="Allen Wirfs-Brock" w:date="2012-02-09T14:54:00Z">
        <w:r w:rsidR="00632FE8">
          <w:rPr>
            <w:b/>
          </w:rPr>
          <w:t>false</w:t>
        </w:r>
      </w:ins>
      <w:ins w:id="31030" w:author="Allen Wirfs-Brock" w:date="2012-02-09T14:41:00Z">
        <w:r w:rsidRPr="00E77497">
          <w:t>.</w:t>
        </w:r>
      </w:ins>
    </w:p>
    <w:p w14:paraId="456B52D9" w14:textId="77777777" w:rsidR="009911A2" w:rsidRPr="00E77497" w:rsidRDefault="009911A2" w:rsidP="009911A2">
      <w:pPr>
        <w:pStyle w:val="Alg4"/>
        <w:numPr>
          <w:ilvl w:val="0"/>
          <w:numId w:val="658"/>
        </w:numPr>
        <w:spacing w:after="120"/>
        <w:rPr>
          <w:ins w:id="31031" w:author="Allen Wirfs-Brock" w:date="2012-02-09T14:41:00Z"/>
        </w:rPr>
      </w:pPr>
      <w:ins w:id="31032" w:author="Allen Wirfs-Brock" w:date="2012-02-09T14:41:00Z">
        <w:r>
          <w:t>Continue by executing the steps of 8.12.</w:t>
        </w:r>
      </w:ins>
      <w:ins w:id="31033" w:author="Allen Wirfs-Brock" w:date="2012-02-09T14:46:00Z">
        <w:r>
          <w:t>7</w:t>
        </w:r>
      </w:ins>
      <w:ins w:id="31034" w:author="Allen Wirfs-Brock" w:date="2012-02-09T14:41:00Z">
        <w:r>
          <w:t xml:space="preserve"> starting with step </w:t>
        </w:r>
      </w:ins>
      <w:ins w:id="31035" w:author="Allen Wirfs-Brock" w:date="2012-02-09T14:46:00Z">
        <w:r>
          <w:t>1</w:t>
        </w:r>
      </w:ins>
      <w:ins w:id="31036" w:author="Allen Wirfs-Brock" w:date="2012-02-09T14:41:00Z">
        <w:r w:rsidRPr="00E77497">
          <w:t>.</w:t>
        </w:r>
      </w:ins>
    </w:p>
    <w:p w14:paraId="41562D64" w14:textId="77777777" w:rsidR="00B86FCE" w:rsidRDefault="00B86FCE" w:rsidP="00632FE8">
      <w:pPr>
        <w:rPr>
          <w:ins w:id="31037" w:author="Allen Wirfs-Brock" w:date="2012-02-09T14:58:00Z"/>
        </w:rPr>
      </w:pPr>
    </w:p>
    <w:p w14:paraId="22183803" w14:textId="77777777" w:rsidR="00632FE8" w:rsidRDefault="00632FE8" w:rsidP="00632FE8">
      <w:pPr>
        <w:rPr>
          <w:ins w:id="31038" w:author="Allen Wirfs-Brock" w:date="2012-02-09T14:47:00Z"/>
        </w:rPr>
      </w:pPr>
      <w:ins w:id="31039" w:author="Allen Wirfs-Brock" w:date="2012-02-09T14:47:00Z">
        <w:r>
          <w:t>The definition of the [[</w:t>
        </w:r>
      </w:ins>
      <w:ins w:id="31040" w:author="Allen Wirfs-Brock" w:date="2012-02-09T14:50:00Z">
        <w:r>
          <w:t>DefineOwnProperty</w:t>
        </w:r>
      </w:ins>
      <w:ins w:id="31041" w:author="Allen Wirfs-Brock" w:date="2012-02-09T14:47:00Z">
        <w:r>
          <w:t>]] internal method given in 8.12.</w:t>
        </w:r>
      </w:ins>
      <w:ins w:id="31042" w:author="Allen Wirfs-Brock" w:date="2012-02-09T14:48:00Z">
        <w:r>
          <w:t>9</w:t>
        </w:r>
      </w:ins>
      <w:ins w:id="31043" w:author="Allen Wirfs-Brock" w:date="2012-02-09T14:47:00Z">
        <w:r>
          <w:t xml:space="preserve"> is replaced with the </w:t>
        </w:r>
        <w:commentRangeStart w:id="31044"/>
        <w:r>
          <w:t>following</w:t>
        </w:r>
      </w:ins>
      <w:commentRangeEnd w:id="31044"/>
      <w:ins w:id="31045" w:author="Allen Wirfs-Brock" w:date="2012-02-09T15:50:00Z">
        <w:r w:rsidR="00F40394">
          <w:rPr>
            <w:rStyle w:val="af3"/>
          </w:rPr>
          <w:commentReference w:id="31044"/>
        </w:r>
      </w:ins>
      <w:ins w:id="31046" w:author="Allen Wirfs-Brock" w:date="2012-02-09T14:47:00Z">
        <w:r>
          <w:t>:</w:t>
        </w:r>
      </w:ins>
    </w:p>
    <w:p w14:paraId="16298709" w14:textId="77777777" w:rsidR="00632FE8" w:rsidRDefault="00632FE8" w:rsidP="00632FE8">
      <w:pPr>
        <w:pStyle w:val="Alg4"/>
        <w:numPr>
          <w:ilvl w:val="0"/>
          <w:numId w:val="659"/>
        </w:numPr>
        <w:rPr>
          <w:ins w:id="31047" w:author="Allen Wirfs-Brock" w:date="2012-02-09T14:47:00Z"/>
        </w:rPr>
      </w:pPr>
      <w:ins w:id="31048" w:author="Allen Wirfs-Brock" w:date="2012-02-09T14:47: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14:paraId="522E23BC" w14:textId="77777777" w:rsidR="00632FE8" w:rsidRDefault="00632FE8" w:rsidP="00632FE8">
      <w:pPr>
        <w:pStyle w:val="Alg4"/>
        <w:numPr>
          <w:ilvl w:val="1"/>
          <w:numId w:val="659"/>
        </w:numPr>
        <w:rPr>
          <w:ins w:id="31049" w:author="Allen Wirfs-Brock" w:date="2012-02-09T14:50:00Z"/>
        </w:rPr>
      </w:pPr>
      <w:ins w:id="31050" w:author="Allen Wirfs-Brock" w:date="2012-02-09T14:50:00Z">
        <w:r>
          <w:t xml:space="preserve">If </w:t>
        </w:r>
      </w:ins>
      <w:ins w:id="31051" w:author="Allen Wirfs-Brock" w:date="2012-02-09T14:51:00Z">
        <w:r>
          <w:t xml:space="preserve">any attribute contained in </w:t>
        </w:r>
      </w:ins>
      <w:ins w:id="31052" w:author="Allen Wirfs-Brock" w:date="2012-02-09T14:50:00Z">
        <w:r w:rsidRPr="00632FE8">
          <w:rPr>
            <w:i/>
          </w:rPr>
          <w:t>Desc</w:t>
        </w:r>
        <w:r>
          <w:t xml:space="preserve"> </w:t>
        </w:r>
      </w:ins>
      <w:ins w:id="31053" w:author="Allen Wirfs-Brock" w:date="2012-02-09T14:53:00Z">
        <w:r>
          <w:t>is not present or has a different value</w:t>
        </w:r>
      </w:ins>
      <w:ins w:id="31054" w:author="Allen Wirfs-Brock" w:date="2012-02-09T14:51:00Z">
        <w:r>
          <w:t xml:space="preserve"> from the corresponding attribute in </w:t>
        </w:r>
      </w:ins>
      <w:ins w:id="31055" w:author="Allen Wirfs-Brock" w:date="2012-02-09T14:52:00Z">
        <w:r>
          <w:t xml:space="preserve">{ [[Writable]]: </w:t>
        </w:r>
        <w:r w:rsidRPr="00051028">
          <w:rPr>
            <w:b/>
          </w:rPr>
          <w:t>true</w:t>
        </w:r>
        <w:r>
          <w:t xml:space="preserve">, [[Enumerable]]: </w:t>
        </w:r>
        <w:r w:rsidRPr="00051028">
          <w:rPr>
            <w:b/>
          </w:rPr>
          <w:t>true</w:t>
        </w:r>
        <w:r>
          <w:t xml:space="preserve">, [[Configurable]]: </w:t>
        </w:r>
        <w:r w:rsidRPr="00051028">
          <w:rPr>
            <w:b/>
          </w:rPr>
          <w:t>true</w:t>
        </w:r>
        <w:r>
          <w:t xml:space="preserve"> }</w:t>
        </w:r>
      </w:ins>
      <w:ins w:id="31056" w:author="Allen Wirfs-Brock" w:date="2012-02-09T17:09:00Z">
        <w:r w:rsidR="002328A6">
          <w:t>then,</w:t>
        </w:r>
      </w:ins>
    </w:p>
    <w:p w14:paraId="4F1DB75E" w14:textId="77777777" w:rsidR="00632FE8" w:rsidRPr="00E77497" w:rsidRDefault="00632FE8" w:rsidP="00632FE8">
      <w:pPr>
        <w:pStyle w:val="Alg4"/>
        <w:numPr>
          <w:ilvl w:val="2"/>
          <w:numId w:val="659"/>
        </w:numPr>
        <w:rPr>
          <w:ins w:id="31057" w:author="Allen Wirfs-Brock" w:date="2012-02-09T14:47:00Z"/>
        </w:rPr>
      </w:pPr>
      <w:ins w:id="31058" w:author="Allen Wirfs-Brock" w:date="2012-02-09T14:47:00Z">
        <w:r>
          <w:t>S</w:t>
        </w:r>
        <w:r w:rsidRPr="00E77497">
          <w:t xml:space="preserve">et </w:t>
        </w:r>
        <w:r w:rsidRPr="000C3094">
          <w:t>Undersco</w:t>
        </w:r>
        <w:r>
          <w:t>r</w:t>
        </w:r>
        <w:r w:rsidRPr="000C3094">
          <w:t>eProtoEnabled</w:t>
        </w:r>
        <w:r>
          <w:t xml:space="preserve"> </w:t>
        </w:r>
      </w:ins>
      <w:ins w:id="31059" w:author="Allen Wirfs-Brock" w:date="2012-02-09T15:25:00Z">
        <w:r w:rsidR="00762BEA">
          <w:t>to</w:t>
        </w:r>
      </w:ins>
      <w:ins w:id="31060" w:author="Allen Wirfs-Brock" w:date="2012-02-09T14:47:00Z">
        <w:r>
          <w:t xml:space="preserve"> </w:t>
        </w:r>
      </w:ins>
      <w:ins w:id="31061" w:author="Allen Wirfs-Brock" w:date="2012-02-09T14:54:00Z">
        <w:r>
          <w:rPr>
            <w:b/>
          </w:rPr>
          <w:t>false</w:t>
        </w:r>
      </w:ins>
      <w:ins w:id="31062" w:author="Allen Wirfs-Brock" w:date="2012-02-09T14:47:00Z">
        <w:r w:rsidRPr="00E77497">
          <w:t>.</w:t>
        </w:r>
      </w:ins>
    </w:p>
    <w:p w14:paraId="42106358" w14:textId="77777777" w:rsidR="00632FE8" w:rsidRPr="00E77497" w:rsidRDefault="00632FE8" w:rsidP="00632FE8">
      <w:pPr>
        <w:pStyle w:val="Alg4"/>
        <w:numPr>
          <w:ilvl w:val="0"/>
          <w:numId w:val="659"/>
        </w:numPr>
        <w:spacing w:after="120"/>
        <w:rPr>
          <w:ins w:id="31063" w:author="Allen Wirfs-Brock" w:date="2012-02-09T14:47:00Z"/>
        </w:rPr>
      </w:pPr>
      <w:ins w:id="31064" w:author="Allen Wirfs-Brock" w:date="2012-02-09T14:47:00Z">
        <w:r>
          <w:t>Continue by executing the steps of 8.12.</w:t>
        </w:r>
      </w:ins>
      <w:ins w:id="31065" w:author="Allen Wirfs-Brock" w:date="2012-02-09T14:48:00Z">
        <w:r>
          <w:t>9</w:t>
        </w:r>
      </w:ins>
      <w:ins w:id="31066" w:author="Allen Wirfs-Brock" w:date="2012-02-09T14:47:00Z">
        <w:r>
          <w:t xml:space="preserve"> starting with step 1</w:t>
        </w:r>
        <w:r w:rsidRPr="00E77497">
          <w:t>.</w:t>
        </w:r>
      </w:ins>
    </w:p>
    <w:p w14:paraId="09C00AC7" w14:textId="77777777" w:rsidR="007E57F6" w:rsidRDefault="007E57F6" w:rsidP="00931901">
      <w:pPr>
        <w:rPr>
          <w:ins w:id="31067" w:author="Allen Wirfs-Brock" w:date="2012-02-09T14:59:00Z"/>
        </w:rPr>
      </w:pPr>
    </w:p>
    <w:p w14:paraId="276A25AC" w14:textId="77777777" w:rsidR="00B86FCE" w:rsidRPr="006E2052" w:rsidRDefault="00B86FCE" w:rsidP="00931901">
      <w:pPr>
        <w:rPr>
          <w:ins w:id="31068" w:author="Allen Wirfs-Brock" w:date="2012-02-09T12:49:00Z"/>
        </w:rPr>
      </w:pPr>
    </w:p>
    <w:p w14:paraId="2E3405DC" w14:textId="77777777" w:rsidR="00B86FCE" w:rsidRDefault="00B86FCE" w:rsidP="00B86FCE">
      <w:pPr>
        <w:pStyle w:val="a4"/>
        <w:rPr>
          <w:ins w:id="31069" w:author="Allen Wirfs-Brock" w:date="2012-02-09T14:59:00Z"/>
        </w:rPr>
      </w:pPr>
      <w:ins w:id="31070" w:author="Allen Wirfs-Brock" w:date="2012-02-09T14:59:00Z">
        <w:r>
          <w:t>__proto___</w:t>
        </w:r>
      </w:ins>
      <w:ins w:id="31071" w:author="Allen Wirfs-Brock" w:date="2012-02-09T15:00:00Z">
        <w:r w:rsidRPr="00B86FCE">
          <w:t xml:space="preserve"> </w:t>
        </w:r>
        <w:r>
          <w:t xml:space="preserve">Object Initialisers </w:t>
        </w:r>
      </w:ins>
      <w:ins w:id="31072" w:author="Allen Wirfs-Brock" w:date="2012-02-09T14:59:00Z">
        <w:r>
          <w:t>_</w:t>
        </w:r>
      </w:ins>
    </w:p>
    <w:p w14:paraId="1CD1A29D" w14:textId="77777777" w:rsidR="006E2052" w:rsidRPr="006E2052" w:rsidRDefault="00762BEA" w:rsidP="00931901">
      <w:pPr>
        <w:rPr>
          <w:ins w:id="31073" w:author="Allen Wirfs-Brock" w:date="2012-02-09T12:48:00Z"/>
        </w:rPr>
      </w:pPr>
      <w:ins w:id="31074" w:author="Allen Wirfs-Brock" w:date="2012-02-09T15:17:00Z">
        <w:r>
          <w:t xml:space="preserve">Definitions of </w:t>
        </w:r>
      </w:ins>
      <w:ins w:id="31075" w:author="Allen Wirfs-Brock" w:date="2012-02-09T15:52:00Z">
        <w:r w:rsidR="00F40394">
          <w:t>two</w:t>
        </w:r>
      </w:ins>
      <w:ins w:id="31076" w:author="Allen Wirfs-Brock" w:date="2012-02-09T15:17:00Z">
        <w:r>
          <w:t xml:space="preserve"> algorithms in 11.1.5 are </w:t>
        </w:r>
      </w:ins>
      <w:ins w:id="31077" w:author="Allen Wirfs-Brock" w:date="2012-02-09T15:35:00Z">
        <w:r w:rsidR="00931901">
          <w:t>replaced with the</w:t>
        </w:r>
      </w:ins>
      <w:ins w:id="31078" w:author="Allen Wirfs-Brock" w:date="2012-02-09T15:17:00Z">
        <w:r>
          <w:t xml:space="preserve"> </w:t>
        </w:r>
      </w:ins>
      <w:ins w:id="31079" w:author="Allen Wirfs-Brock" w:date="2012-02-09T15:35:00Z">
        <w:r w:rsidR="00931901">
          <w:t>following:</w:t>
        </w:r>
      </w:ins>
    </w:p>
    <w:p w14:paraId="315824C6" w14:textId="77777777" w:rsidR="00762BEA" w:rsidRDefault="00762BEA" w:rsidP="00762BEA">
      <w:pPr>
        <w:jc w:val="left"/>
        <w:rPr>
          <w:ins w:id="31080" w:author="Allen Wirfs-Brock" w:date="2012-02-09T15:22:00Z"/>
        </w:rPr>
      </w:pPr>
      <w:ins w:id="31081" w:author="Allen Wirfs-Brock" w:date="2012-02-09T15:22:00Z">
        <w:r>
          <w:t xml:space="preserve">The production  </w:t>
        </w:r>
        <w:del w:id="31082" w:author="Rev 7 Allen Wirfs-Brock" w:date="2012-04-20T09:48:00Z">
          <w:r w:rsidRPr="00FA7562" w:rsidDel="002D5AF2">
            <w:rPr>
              <w:rStyle w:val="bnf"/>
            </w:rPr>
            <w:delText>PropertyNameAndValueList</w:delText>
          </w:r>
        </w:del>
      </w:ins>
      <w:ins w:id="31083" w:author="Rev 7 Allen Wirfs-Brock" w:date="2012-04-20T09:48:00Z">
        <w:r w:rsidR="002D5AF2">
          <w:rPr>
            <w:rStyle w:val="bnf"/>
          </w:rPr>
          <w:t>PropertyDefinitionList</w:t>
        </w:r>
      </w:ins>
      <w:ins w:id="31084" w:author="Allen Wirfs-Brock" w:date="2012-02-09T15:22:00Z">
        <w:r>
          <w:t xml:space="preserve"> </w:t>
        </w:r>
        <w:r>
          <w:rPr>
            <w:b/>
          </w:rPr>
          <w:t>:</w:t>
        </w:r>
        <w:r>
          <w:t xml:space="preserve"> </w:t>
        </w:r>
        <w:r w:rsidRPr="00E91749">
          <w:t xml:space="preserve"> </w:t>
        </w:r>
        <w:del w:id="31085" w:author="Rev 7 Allen Wirfs-Brock" w:date="2012-04-20T09:35:00Z">
          <w:r w:rsidRPr="00FA7562" w:rsidDel="001A6289">
            <w:rPr>
              <w:rStyle w:val="bnf"/>
            </w:rPr>
            <w:delText>PropertyAssignment</w:delText>
          </w:r>
        </w:del>
      </w:ins>
      <w:ins w:id="31086" w:author="Rev 7 Allen Wirfs-Brock" w:date="2012-04-20T09:35:00Z">
        <w:r w:rsidR="001A6289">
          <w:rPr>
            <w:rStyle w:val="bnf"/>
          </w:rPr>
          <w:t>PropertyDefinition</w:t>
        </w:r>
      </w:ins>
      <w:ins w:id="31087" w:author="Allen Wirfs-Brock" w:date="2012-02-09T15:22:00Z">
        <w:r>
          <w:t xml:space="preserve"> is evaluated as follows:</w:t>
        </w:r>
      </w:ins>
    </w:p>
    <w:p w14:paraId="1D877B33" w14:textId="77777777" w:rsidR="00762BEA" w:rsidRDefault="00762BEA" w:rsidP="00931901">
      <w:pPr>
        <w:pStyle w:val="Alg4"/>
        <w:numPr>
          <w:ilvl w:val="0"/>
          <w:numId w:val="661"/>
        </w:numPr>
        <w:spacing w:after="220"/>
        <w:contextualSpacing/>
        <w:rPr>
          <w:ins w:id="31088" w:author="Allen Wirfs-Brock" w:date="2012-02-09T15:22:00Z"/>
        </w:rPr>
      </w:pPr>
      <w:ins w:id="31089" w:author="Allen Wirfs-Brock" w:date="2012-02-09T15:22:00Z">
        <w:r>
          <w:t xml:space="preserve">Let </w:t>
        </w:r>
        <w:r w:rsidRPr="00474F82">
          <w:rPr>
            <w:i/>
          </w:rPr>
          <w:t xml:space="preserve">obj </w:t>
        </w:r>
        <w:r>
          <w:t xml:space="preserve">be the result of creating a new object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ins>
    </w:p>
    <w:p w14:paraId="718E2100" w14:textId="77777777" w:rsidR="00762BEA" w:rsidRDefault="00762BEA" w:rsidP="00931901">
      <w:pPr>
        <w:pStyle w:val="Alg4"/>
        <w:numPr>
          <w:ilvl w:val="0"/>
          <w:numId w:val="661"/>
        </w:numPr>
        <w:spacing w:after="220"/>
        <w:contextualSpacing/>
        <w:rPr>
          <w:ins w:id="31090" w:author="Allen Wirfs-Brock" w:date="2012-02-09T15:22:00Z"/>
        </w:rPr>
      </w:pPr>
      <w:ins w:id="31091" w:author="Allen Wirfs-Brock" w:date="2012-02-09T15:22:00Z">
        <w:r>
          <w:t xml:space="preserve">Let </w:t>
        </w:r>
        <w:r w:rsidRPr="00474F82">
          <w:rPr>
            <w:i/>
          </w:rPr>
          <w:t xml:space="preserve">propId </w:t>
        </w:r>
        <w:r>
          <w:t xml:space="preserve">be the result of evaluating </w:t>
        </w:r>
        <w:del w:id="31092" w:author="Rev 7 Allen Wirfs-Brock" w:date="2012-04-20T09:35:00Z">
          <w:r w:rsidDel="001A6289">
            <w:rPr>
              <w:i/>
            </w:rPr>
            <w:delText>PropertyAssignment</w:delText>
          </w:r>
        </w:del>
      </w:ins>
      <w:ins w:id="31093" w:author="Rev 7 Allen Wirfs-Brock" w:date="2012-04-20T09:35:00Z">
        <w:r w:rsidR="001A6289">
          <w:rPr>
            <w:i/>
          </w:rPr>
          <w:t>PropertyDefinition</w:t>
        </w:r>
      </w:ins>
      <w:ins w:id="31094" w:author="Allen Wirfs-Brock" w:date="2012-02-09T15:22:00Z">
        <w:r>
          <w:t>.</w:t>
        </w:r>
      </w:ins>
    </w:p>
    <w:p w14:paraId="7494F628" w14:textId="77777777" w:rsidR="00762BEA" w:rsidRDefault="00762BEA" w:rsidP="00762BEA">
      <w:pPr>
        <w:pStyle w:val="Alg4"/>
        <w:numPr>
          <w:ilvl w:val="0"/>
          <w:numId w:val="661"/>
        </w:numPr>
        <w:rPr>
          <w:ins w:id="31095" w:author="Allen Wirfs-Brock" w:date="2012-02-09T15:26:00Z"/>
        </w:rPr>
      </w:pPr>
      <w:ins w:id="31096" w:author="Allen Wirfs-Brock" w:date="2012-02-09T15:26:00Z">
        <w:r>
          <w:t xml:space="preserve">If </w:t>
        </w:r>
      </w:ins>
      <w:ins w:id="31097" w:author="Allen Wirfs-Brock" w:date="2012-02-09T19:19:00Z">
        <w:r w:rsidR="00A50D2F" w:rsidRPr="00520A36">
          <w:rPr>
            <w:i/>
          </w:rPr>
          <w:t>propId</w:t>
        </w:r>
        <w:r w:rsidR="00A50D2F">
          <w:t>.name</w:t>
        </w:r>
      </w:ins>
      <w:ins w:id="31098" w:author="Allen Wirfs-Brock" w:date="2012-02-09T15:2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 xml:space="preserve">and </w:t>
        </w:r>
      </w:ins>
      <w:ins w:id="31099" w:author="Allen Wirfs-Brock" w:date="2012-02-09T15:31:00Z">
        <w:r w:rsidR="00931901">
          <w:t>IsDataDescriptor(</w:t>
        </w:r>
        <w:r w:rsidR="00931901" w:rsidRPr="00520A36">
          <w:rPr>
            <w:i/>
          </w:rPr>
          <w:t>propId</w:t>
        </w:r>
        <w:r w:rsidR="00931901">
          <w:t xml:space="preserve">.descriptor) is </w:t>
        </w:r>
        <w:r w:rsidR="00931901" w:rsidRPr="00520A36">
          <w:rPr>
            <w:b/>
          </w:rPr>
          <w:t>true</w:t>
        </w:r>
      </w:ins>
      <w:ins w:id="31100" w:author="Allen Wirfs-Brock" w:date="2012-02-09T15:26:00Z">
        <w:r>
          <w:t xml:space="preserve">, then </w:t>
        </w:r>
      </w:ins>
    </w:p>
    <w:p w14:paraId="11B451CC" w14:textId="77777777" w:rsidR="00762BEA" w:rsidRPr="00E77497" w:rsidRDefault="00762BEA" w:rsidP="00762BEA">
      <w:pPr>
        <w:pStyle w:val="Alg4"/>
        <w:numPr>
          <w:ilvl w:val="1"/>
          <w:numId w:val="661"/>
        </w:numPr>
        <w:rPr>
          <w:ins w:id="31101" w:author="Allen Wirfs-Brock" w:date="2012-02-09T15:26:00Z"/>
        </w:rPr>
      </w:pPr>
      <w:ins w:id="31102" w:author="Allen Wirfs-Brock" w:date="2012-02-09T15:26:00Z">
        <w:r w:rsidRPr="00E77497">
          <w:t xml:space="preserve">Let </w:t>
        </w:r>
      </w:ins>
      <w:ins w:id="31103" w:author="Allen Wirfs-Brock" w:date="2012-02-09T15:31:00Z">
        <w:r w:rsidR="00931901">
          <w:rPr>
            <w:i/>
          </w:rPr>
          <w:t>v</w:t>
        </w:r>
      </w:ins>
      <w:ins w:id="31104" w:author="Allen Wirfs-Brock" w:date="2012-02-09T15:26:00Z">
        <w:r w:rsidRPr="00E77497">
          <w:rPr>
            <w:i/>
          </w:rPr>
          <w:t xml:space="preserve"> </w:t>
        </w:r>
        <w:r w:rsidRPr="00E77497">
          <w:t xml:space="preserve">be </w:t>
        </w:r>
      </w:ins>
      <w:ins w:id="31105" w:author="Allen Wirfs-Brock" w:date="2012-02-09T15:33:00Z">
        <w:r w:rsidR="00931901" w:rsidRPr="00520A36">
          <w:rPr>
            <w:i/>
          </w:rPr>
          <w:t>propId</w:t>
        </w:r>
        <w:r w:rsidR="00931901">
          <w:t>.descriptor</w:t>
        </w:r>
      </w:ins>
      <w:ins w:id="31106" w:author="Allen Wirfs-Brock" w:date="2012-02-09T15:26:00Z">
        <w:r w:rsidRPr="00E77497">
          <w:t>.</w:t>
        </w:r>
      </w:ins>
      <w:ins w:id="31107" w:author="Allen Wirfs-Brock" w:date="2012-02-09T15:33:00Z">
        <w:r w:rsidR="00931901">
          <w:t>value.</w:t>
        </w:r>
      </w:ins>
    </w:p>
    <w:p w14:paraId="4DB2BCED" w14:textId="77777777" w:rsidR="00762BEA" w:rsidRPr="007E57F6" w:rsidRDefault="00762BEA" w:rsidP="00762BEA">
      <w:pPr>
        <w:pStyle w:val="Alg4"/>
        <w:numPr>
          <w:ilvl w:val="1"/>
          <w:numId w:val="661"/>
        </w:numPr>
        <w:rPr>
          <w:ins w:id="31108" w:author="Allen Wirfs-Brock" w:date="2012-02-09T15:26:00Z"/>
        </w:rPr>
      </w:pPr>
      <w:ins w:id="31109" w:author="Allen Wirfs-Brock" w:date="2012-02-09T15:26:00Z">
        <w:r w:rsidRPr="00E77497">
          <w:t xml:space="preserve">If </w:t>
        </w:r>
        <w:r w:rsidRPr="00E77497">
          <w:rPr>
            <w:i/>
          </w:rPr>
          <w:t xml:space="preserve">desc </w:t>
        </w:r>
      </w:ins>
      <w:ins w:id="31110" w:author="Allen Wirfs-Brock" w:date="2012-02-09T15:32:00Z">
        <w:r w:rsidR="00931901">
          <w:rPr>
            <w:i/>
          </w:rPr>
          <w:t xml:space="preserve">be </w:t>
        </w:r>
        <w:r w:rsidR="00931901" w:rsidRPr="00520A36">
          <w:rPr>
            <w:i/>
          </w:rPr>
          <w:t>propId</w:t>
        </w:r>
        <w:r w:rsidR="00931901">
          <w:t>.descriptor</w:t>
        </w:r>
      </w:ins>
    </w:p>
    <w:p w14:paraId="5D06A451" w14:textId="77777777" w:rsidR="00762BEA" w:rsidRDefault="00762BEA" w:rsidP="00931901">
      <w:pPr>
        <w:pStyle w:val="Alg4"/>
        <w:numPr>
          <w:ilvl w:val="1"/>
          <w:numId w:val="661"/>
        </w:numPr>
        <w:rPr>
          <w:ins w:id="31111" w:author="Allen Wirfs-Brock" w:date="2012-02-09T15:26:00Z"/>
        </w:rPr>
      </w:pPr>
      <w:ins w:id="31112" w:author="Allen Wirfs-Brock" w:date="2012-02-09T15:26:00Z">
        <w:r>
          <w:t xml:space="preserve">If the type of </w:t>
        </w:r>
      </w:ins>
      <w:ins w:id="31113" w:author="Allen Wirfs-Brock" w:date="2012-02-09T15:33:00Z">
        <w:r w:rsidR="00931901">
          <w:rPr>
            <w:i/>
          </w:rPr>
          <w:t>v</w:t>
        </w:r>
      </w:ins>
      <w:ins w:id="31114" w:author="Allen Wirfs-Brock" w:date="2012-02-09T15:26:00Z">
        <w:r>
          <w:t xml:space="preserve"> is either Object or Null, </w:t>
        </w:r>
      </w:ins>
    </w:p>
    <w:p w14:paraId="62DA978F" w14:textId="77777777" w:rsidR="00762BEA" w:rsidRDefault="00762BEA" w:rsidP="00931901">
      <w:pPr>
        <w:pStyle w:val="Alg4"/>
        <w:numPr>
          <w:ilvl w:val="2"/>
          <w:numId w:val="661"/>
        </w:numPr>
        <w:rPr>
          <w:ins w:id="31115" w:author="Allen Wirfs-Brock" w:date="2012-02-09T15:26:00Z"/>
        </w:rPr>
      </w:pPr>
      <w:ins w:id="31116" w:author="Allen Wirfs-Brock" w:date="2012-02-09T15:26:00Z">
        <w:r>
          <w:t xml:space="preserve">Set the value of the [[Prototype]] internal property of </w:t>
        </w:r>
        <w:del w:id="31117" w:author="Rev 8 Allen Wirfs-Brock" w:date="2012-06-14T14:26:00Z">
          <w:r w:rsidRPr="002328A6" w:rsidDel="00FD13C0">
            <w:rPr>
              <w:i/>
            </w:rPr>
            <w:delText>O</w:delText>
          </w:r>
        </w:del>
      </w:ins>
      <w:ins w:id="31118" w:author="Rev 8 Allen Wirfs-Brock" w:date="2012-06-14T14:26:00Z">
        <w:r w:rsidR="00FD13C0">
          <w:rPr>
            <w:i/>
          </w:rPr>
          <w:t>obj</w:t>
        </w:r>
      </w:ins>
      <w:ins w:id="31119" w:author="Allen Wirfs-Brock" w:date="2012-02-09T15:26:00Z">
        <w:r>
          <w:t xml:space="preserve"> to </w:t>
        </w:r>
        <w:del w:id="31120" w:author="Rev 8 Allen Wirfs-Brock" w:date="2012-06-14T14:26:00Z">
          <w:r w:rsidRPr="002328A6" w:rsidDel="00FD13C0">
            <w:rPr>
              <w:i/>
            </w:rPr>
            <w:delText>V</w:delText>
          </w:r>
        </w:del>
      </w:ins>
      <w:ins w:id="31121" w:author="Rev 8 Allen Wirfs-Brock" w:date="2012-06-14T14:26:00Z">
        <w:r w:rsidR="00FD13C0">
          <w:rPr>
            <w:i/>
          </w:rPr>
          <w:t>v</w:t>
        </w:r>
      </w:ins>
      <w:ins w:id="31122" w:author="Allen Wirfs-Brock" w:date="2012-02-09T15:26:00Z">
        <w:r>
          <w:t>.</w:t>
        </w:r>
      </w:ins>
    </w:p>
    <w:p w14:paraId="76F52482" w14:textId="77777777" w:rsidR="00762BEA" w:rsidRDefault="00762BEA" w:rsidP="00931901">
      <w:pPr>
        <w:pStyle w:val="Alg4"/>
        <w:numPr>
          <w:ilvl w:val="2"/>
          <w:numId w:val="661"/>
        </w:numPr>
        <w:rPr>
          <w:ins w:id="31123" w:author="Allen Wirfs-Brock" w:date="2012-02-09T15:23:00Z"/>
        </w:rPr>
      </w:pPr>
      <w:ins w:id="31124" w:author="Allen Wirfs-Brock" w:date="2012-02-09T15:26:00Z">
        <w:r>
          <w:t>Return</w:t>
        </w:r>
      </w:ins>
      <w:ins w:id="31125" w:author="Rev 8 Allen Wirfs-Brock" w:date="2012-06-14T14:27:00Z">
        <w:r w:rsidR="00FD13C0">
          <w:t xml:space="preserve"> </w:t>
        </w:r>
        <w:r w:rsidR="00FD13C0" w:rsidRPr="00FD13C0">
          <w:rPr>
            <w:i/>
            <w:rPrChange w:id="31126" w:author="Rev 8 Allen Wirfs-Brock" w:date="2012-06-14T14:27:00Z">
              <w:rPr/>
            </w:rPrChange>
          </w:rPr>
          <w:t>obj</w:t>
        </w:r>
      </w:ins>
      <w:ins w:id="31127" w:author="Allen Wirfs-Brock" w:date="2012-02-09T15:26:00Z">
        <w:r w:rsidRPr="00E77497">
          <w:t>.</w:t>
        </w:r>
      </w:ins>
    </w:p>
    <w:p w14:paraId="35868E15" w14:textId="77777777" w:rsidR="00762BEA" w:rsidRDefault="00762BEA" w:rsidP="00931901">
      <w:pPr>
        <w:pStyle w:val="Alg4"/>
        <w:numPr>
          <w:ilvl w:val="0"/>
          <w:numId w:val="661"/>
        </w:numPr>
        <w:spacing w:after="220"/>
        <w:contextualSpacing/>
        <w:rPr>
          <w:ins w:id="31128" w:author="Allen Wirfs-Brock" w:date="2012-02-09T15:22:00Z"/>
        </w:rPr>
      </w:pPr>
      <w:ins w:id="31129" w:author="Allen Wirfs-Brock" w:date="2012-02-09T15:22: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14:paraId="0605830A" w14:textId="77777777" w:rsidR="00762BEA" w:rsidRDefault="00762BEA" w:rsidP="00931901">
      <w:pPr>
        <w:pStyle w:val="Alg4"/>
        <w:numPr>
          <w:ilvl w:val="0"/>
          <w:numId w:val="661"/>
        </w:numPr>
        <w:spacing w:after="220"/>
        <w:contextualSpacing/>
        <w:rPr>
          <w:ins w:id="31130" w:author="Allen Wirfs-Brock" w:date="2012-02-09T15:22:00Z"/>
        </w:rPr>
      </w:pPr>
      <w:ins w:id="31131" w:author="Allen Wirfs-Brock" w:date="2012-02-09T15:22:00Z">
        <w:r>
          <w:t xml:space="preserve">Return </w:t>
        </w:r>
        <w:r w:rsidRPr="00474F82">
          <w:rPr>
            <w:i/>
          </w:rPr>
          <w:t>obj</w:t>
        </w:r>
        <w:r>
          <w:t>.</w:t>
        </w:r>
      </w:ins>
    </w:p>
    <w:p w14:paraId="1C80CE15" w14:textId="77777777" w:rsidR="00762BEA" w:rsidRDefault="00762BEA" w:rsidP="00762BEA">
      <w:pPr>
        <w:jc w:val="left"/>
        <w:rPr>
          <w:ins w:id="31132" w:author="Allen Wirfs-Brock" w:date="2012-02-09T15:22:00Z"/>
        </w:rPr>
      </w:pPr>
      <w:ins w:id="31133" w:author="Allen Wirfs-Brock" w:date="2012-02-09T15:22:00Z">
        <w:r>
          <w:t>The production</w:t>
        </w:r>
        <w:r>
          <w:br/>
          <w:t xml:space="preserve">     </w:t>
        </w:r>
        <w:del w:id="31134" w:author="Rev 7 Allen Wirfs-Brock" w:date="2012-04-20T09:48:00Z">
          <w:r w:rsidRPr="00FA7562" w:rsidDel="002D5AF2">
            <w:rPr>
              <w:rStyle w:val="bnf"/>
            </w:rPr>
            <w:delText>PropertyNameAndValueList</w:delText>
          </w:r>
        </w:del>
      </w:ins>
      <w:ins w:id="31135" w:author="Rev 7 Allen Wirfs-Brock" w:date="2012-04-20T09:48:00Z">
        <w:r w:rsidR="002D5AF2">
          <w:rPr>
            <w:rStyle w:val="bnf"/>
          </w:rPr>
          <w:t>PropertyDefinitionList</w:t>
        </w:r>
      </w:ins>
      <w:ins w:id="31136" w:author="Allen Wirfs-Brock" w:date="2012-02-09T15:22:00Z">
        <w:r>
          <w:t xml:space="preserve"> </w:t>
        </w:r>
        <w:r>
          <w:rPr>
            <w:b/>
          </w:rPr>
          <w:t>:</w:t>
        </w:r>
        <w:r>
          <w:t xml:space="preserve">  </w:t>
        </w:r>
        <w:del w:id="31137" w:author="Rev 7 Allen Wirfs-Brock" w:date="2012-04-20T09:48:00Z">
          <w:r w:rsidRPr="00FA7562" w:rsidDel="002D5AF2">
            <w:rPr>
              <w:rStyle w:val="bnf"/>
            </w:rPr>
            <w:delText>PropertyNameAndValueList</w:delText>
          </w:r>
        </w:del>
      </w:ins>
      <w:ins w:id="31138" w:author="Rev 7 Allen Wirfs-Brock" w:date="2012-04-20T09:48:00Z">
        <w:r w:rsidR="002D5AF2">
          <w:rPr>
            <w:rStyle w:val="bnf"/>
          </w:rPr>
          <w:t>PropertyDefinitionList</w:t>
        </w:r>
      </w:ins>
      <w:ins w:id="31139" w:author="Allen Wirfs-Brock" w:date="2012-02-09T15:22:00Z">
        <w:r>
          <w:t xml:space="preserve"> </w:t>
        </w:r>
        <w:r w:rsidRPr="00612C55">
          <w:rPr>
            <w:rFonts w:ascii="Courier New" w:hAnsi="Courier New" w:cs="Courier New"/>
            <w:b/>
          </w:rPr>
          <w:t>,</w:t>
        </w:r>
        <w:r>
          <w:t xml:space="preserve"> </w:t>
        </w:r>
        <w:del w:id="31140" w:author="Rev 7 Allen Wirfs-Brock" w:date="2012-04-20T09:35:00Z">
          <w:r w:rsidRPr="00FA7562" w:rsidDel="001A6289">
            <w:rPr>
              <w:rStyle w:val="bnf"/>
            </w:rPr>
            <w:delText>PropertyAssignment</w:delText>
          </w:r>
        </w:del>
      </w:ins>
      <w:ins w:id="31141" w:author="Rev 7 Allen Wirfs-Brock" w:date="2012-04-20T09:35:00Z">
        <w:r w:rsidR="001A6289">
          <w:rPr>
            <w:rStyle w:val="bnf"/>
          </w:rPr>
          <w:t>PropertyDefinition</w:t>
        </w:r>
      </w:ins>
      <w:ins w:id="31142" w:author="Allen Wirfs-Brock" w:date="2012-02-09T15:22:00Z">
        <w:r>
          <w:br/>
          <w:t>is evaluated as follows:</w:t>
        </w:r>
      </w:ins>
    </w:p>
    <w:p w14:paraId="146EBEFE" w14:textId="77777777" w:rsidR="00762BEA" w:rsidRDefault="00762BEA" w:rsidP="00762BEA">
      <w:pPr>
        <w:pStyle w:val="Alg4"/>
        <w:numPr>
          <w:ilvl w:val="0"/>
          <w:numId w:val="51"/>
        </w:numPr>
        <w:spacing w:after="220"/>
        <w:contextualSpacing/>
        <w:rPr>
          <w:ins w:id="31143" w:author="Allen Wirfs-Brock" w:date="2012-02-09T15:22:00Z"/>
        </w:rPr>
      </w:pPr>
      <w:ins w:id="31144" w:author="Allen Wirfs-Brock" w:date="2012-02-09T15:22:00Z">
        <w:r>
          <w:t xml:space="preserve">Let </w:t>
        </w:r>
        <w:r w:rsidRPr="00474F82">
          <w:rPr>
            <w:i/>
          </w:rPr>
          <w:t>obj</w:t>
        </w:r>
        <w:r>
          <w:t xml:space="preserve"> be the result of evaluating </w:t>
        </w:r>
        <w:del w:id="31145" w:author="Rev 7 Allen Wirfs-Brock" w:date="2012-04-20T09:48:00Z">
          <w:r w:rsidDel="002D5AF2">
            <w:rPr>
              <w:i/>
            </w:rPr>
            <w:delText>PropertyNameAndValueList</w:delText>
          </w:r>
        </w:del>
      </w:ins>
      <w:ins w:id="31146" w:author="Rev 7 Allen Wirfs-Brock" w:date="2012-04-20T09:48:00Z">
        <w:r w:rsidR="002D5AF2">
          <w:rPr>
            <w:i/>
          </w:rPr>
          <w:t>PropertyDefinitionList</w:t>
        </w:r>
      </w:ins>
      <w:ins w:id="31147" w:author="Allen Wirfs-Brock" w:date="2012-02-09T15:22:00Z">
        <w:r>
          <w:t>.</w:t>
        </w:r>
      </w:ins>
    </w:p>
    <w:p w14:paraId="77A1D50F" w14:textId="77777777" w:rsidR="00762BEA" w:rsidRDefault="00762BEA" w:rsidP="00762BEA">
      <w:pPr>
        <w:pStyle w:val="Alg4"/>
        <w:numPr>
          <w:ilvl w:val="0"/>
          <w:numId w:val="51"/>
        </w:numPr>
        <w:spacing w:after="220"/>
        <w:contextualSpacing/>
        <w:rPr>
          <w:ins w:id="31148" w:author="Allen Wirfs-Brock" w:date="2012-02-09T15:22:00Z"/>
        </w:rPr>
      </w:pPr>
      <w:ins w:id="31149" w:author="Allen Wirfs-Brock" w:date="2012-02-09T15:22:00Z">
        <w:r>
          <w:t xml:space="preserve">Let </w:t>
        </w:r>
        <w:r w:rsidRPr="00474F82">
          <w:rPr>
            <w:i/>
          </w:rPr>
          <w:t>propId</w:t>
        </w:r>
        <w:r>
          <w:t xml:space="preserve"> be the result of evaluating </w:t>
        </w:r>
        <w:del w:id="31150" w:author="Rev 7 Allen Wirfs-Brock" w:date="2012-04-20T09:35:00Z">
          <w:r w:rsidDel="001A6289">
            <w:rPr>
              <w:i/>
            </w:rPr>
            <w:delText>PropertyAssignment</w:delText>
          </w:r>
        </w:del>
      </w:ins>
      <w:ins w:id="31151" w:author="Rev 7 Allen Wirfs-Brock" w:date="2012-04-20T09:35:00Z">
        <w:r w:rsidR="001A6289">
          <w:rPr>
            <w:i/>
          </w:rPr>
          <w:t>PropertyDefinition</w:t>
        </w:r>
      </w:ins>
      <w:ins w:id="31152" w:author="Allen Wirfs-Brock" w:date="2012-02-09T15:22:00Z">
        <w:r>
          <w:t>.</w:t>
        </w:r>
      </w:ins>
    </w:p>
    <w:p w14:paraId="1677A8E6" w14:textId="77777777" w:rsidR="00762BEA" w:rsidRDefault="00762BEA" w:rsidP="00762BEA">
      <w:pPr>
        <w:pStyle w:val="Alg4"/>
        <w:numPr>
          <w:ilvl w:val="0"/>
          <w:numId w:val="51"/>
        </w:numPr>
        <w:spacing w:after="220"/>
        <w:contextualSpacing/>
        <w:rPr>
          <w:ins w:id="31153" w:author="Allen Wirfs-Brock" w:date="2012-02-09T15:22:00Z"/>
        </w:rPr>
      </w:pPr>
      <w:ins w:id="31154" w:author="Allen Wirfs-Brock" w:date="2012-02-09T15:22:00Z">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14:paraId="07972A31" w14:textId="77777777" w:rsidR="00762BEA" w:rsidRDefault="00762BEA" w:rsidP="00762BEA">
      <w:pPr>
        <w:pStyle w:val="Alg4"/>
        <w:numPr>
          <w:ilvl w:val="0"/>
          <w:numId w:val="51"/>
        </w:numPr>
        <w:spacing w:after="220"/>
        <w:contextualSpacing/>
        <w:rPr>
          <w:ins w:id="31155" w:author="Allen Wirfs-Brock" w:date="2012-02-09T15:22:00Z"/>
        </w:rPr>
      </w:pPr>
      <w:ins w:id="31156" w:author="Allen Wirfs-Brock" w:date="2012-02-09T15:22: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14:paraId="4D3A5AD7" w14:textId="77777777" w:rsidR="00762BEA" w:rsidRDefault="00762BEA" w:rsidP="00762BEA">
      <w:pPr>
        <w:pStyle w:val="Alg4"/>
        <w:numPr>
          <w:ilvl w:val="1"/>
          <w:numId w:val="51"/>
        </w:numPr>
        <w:spacing w:after="220"/>
        <w:contextualSpacing/>
        <w:rPr>
          <w:ins w:id="31157" w:author="Allen Wirfs-Brock" w:date="2012-02-09T15:22:00Z"/>
        </w:rPr>
      </w:pPr>
      <w:ins w:id="31158" w:author="Allen Wirfs-Brock" w:date="2012-02-09T15:22: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14:paraId="52BBB70E" w14:textId="77777777" w:rsidR="00762BEA" w:rsidRDefault="00762BEA" w:rsidP="00762BEA">
      <w:pPr>
        <w:pStyle w:val="Alg4"/>
        <w:numPr>
          <w:ilvl w:val="1"/>
          <w:numId w:val="51"/>
        </w:numPr>
        <w:spacing w:after="220"/>
        <w:contextualSpacing/>
        <w:rPr>
          <w:ins w:id="31159" w:author="Allen Wirfs-Brock" w:date="2012-02-09T15:22:00Z"/>
        </w:rPr>
      </w:pPr>
      <w:ins w:id="31160" w:author="Allen Wirfs-Brock" w:date="2012-02-09T15:22: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14:paraId="066A82D5" w14:textId="77777777" w:rsidR="00762BEA" w:rsidRPr="008311F4" w:rsidRDefault="00762BEA" w:rsidP="00762BEA">
      <w:pPr>
        <w:pStyle w:val="Alg4"/>
        <w:numPr>
          <w:ilvl w:val="1"/>
          <w:numId w:val="51"/>
        </w:numPr>
        <w:spacing w:after="220"/>
        <w:contextualSpacing/>
        <w:rPr>
          <w:ins w:id="31161" w:author="Allen Wirfs-Brock" w:date="2012-02-09T15:22:00Z"/>
        </w:rPr>
      </w:pPr>
      <w:ins w:id="31162" w:author="Allen Wirfs-Brock" w:date="2012-02-09T15:22: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14:paraId="3F29EAB0" w14:textId="77777777" w:rsidR="00762BEA" w:rsidRDefault="00762BEA" w:rsidP="00762BEA">
      <w:pPr>
        <w:pStyle w:val="Alg4"/>
        <w:numPr>
          <w:ilvl w:val="1"/>
          <w:numId w:val="51"/>
        </w:numPr>
        <w:spacing w:after="220"/>
        <w:contextualSpacing/>
        <w:rPr>
          <w:ins w:id="31163" w:author="Allen Wirfs-Brock" w:date="2012-02-09T15:22:00Z"/>
        </w:rPr>
      </w:pPr>
      <w:ins w:id="31164" w:author="Allen Wirfs-Brock" w:date="2012-02-09T15:22: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14:paraId="461D3C73" w14:textId="77777777" w:rsidR="00931901" w:rsidRDefault="00931901" w:rsidP="00931901">
      <w:pPr>
        <w:pStyle w:val="Alg4"/>
        <w:numPr>
          <w:ilvl w:val="0"/>
          <w:numId w:val="51"/>
        </w:numPr>
        <w:rPr>
          <w:ins w:id="31165" w:author="Allen Wirfs-Brock" w:date="2012-02-09T15:36:00Z"/>
        </w:rPr>
      </w:pPr>
      <w:ins w:id="31166" w:author="Allen Wirfs-Brock" w:date="2012-02-09T15:36:00Z">
        <w:r>
          <w:t xml:space="preserve">If </w:t>
        </w:r>
      </w:ins>
      <w:ins w:id="31167" w:author="Allen Wirfs-Brock" w:date="2012-02-09T19:19:00Z">
        <w:r w:rsidR="00A50D2F" w:rsidRPr="00520A36">
          <w:rPr>
            <w:i/>
          </w:rPr>
          <w:t>propId</w:t>
        </w:r>
        <w:r w:rsidR="00A50D2F">
          <w:t>.name</w:t>
        </w:r>
      </w:ins>
      <w:ins w:id="31168" w:author="Allen Wirfs-Brock" w:date="2012-02-09T15:3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14:paraId="6AA4F1CC" w14:textId="77777777" w:rsidR="00931901" w:rsidRPr="00E77497" w:rsidRDefault="00931901" w:rsidP="00931901">
      <w:pPr>
        <w:pStyle w:val="Alg4"/>
        <w:numPr>
          <w:ilvl w:val="1"/>
          <w:numId w:val="51"/>
        </w:numPr>
        <w:rPr>
          <w:ins w:id="31169" w:author="Allen Wirfs-Brock" w:date="2012-02-09T15:36:00Z"/>
        </w:rPr>
      </w:pPr>
      <w:ins w:id="31170" w:author="Allen Wirfs-Brock" w:date="2012-02-09T15:36: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14:paraId="54DD2023" w14:textId="77777777" w:rsidR="00931901" w:rsidRPr="007E57F6" w:rsidRDefault="00931901" w:rsidP="00931901">
      <w:pPr>
        <w:pStyle w:val="Alg4"/>
        <w:numPr>
          <w:ilvl w:val="1"/>
          <w:numId w:val="51"/>
        </w:numPr>
        <w:rPr>
          <w:ins w:id="31171" w:author="Allen Wirfs-Brock" w:date="2012-02-09T15:36:00Z"/>
        </w:rPr>
      </w:pPr>
      <w:ins w:id="31172" w:author="Allen Wirfs-Brock" w:date="2012-02-09T15:36:00Z">
        <w:r w:rsidRPr="00E77497">
          <w:t xml:space="preserve">If </w:t>
        </w:r>
        <w:r w:rsidRPr="00E77497">
          <w:rPr>
            <w:i/>
          </w:rPr>
          <w:t xml:space="preserve">desc </w:t>
        </w:r>
        <w:r>
          <w:rPr>
            <w:i/>
          </w:rPr>
          <w:t xml:space="preserve">be </w:t>
        </w:r>
        <w:r w:rsidRPr="00520A36">
          <w:rPr>
            <w:i/>
          </w:rPr>
          <w:t>propId</w:t>
        </w:r>
        <w:r>
          <w:t>.descriptor</w:t>
        </w:r>
      </w:ins>
    </w:p>
    <w:p w14:paraId="4226B050" w14:textId="77777777" w:rsidR="00931901" w:rsidRDefault="00931901" w:rsidP="00931901">
      <w:pPr>
        <w:pStyle w:val="Alg4"/>
        <w:numPr>
          <w:ilvl w:val="1"/>
          <w:numId w:val="51"/>
        </w:numPr>
        <w:rPr>
          <w:ins w:id="31173" w:author="Allen Wirfs-Brock" w:date="2012-02-09T15:36:00Z"/>
        </w:rPr>
      </w:pPr>
      <w:ins w:id="31174" w:author="Allen Wirfs-Brock" w:date="2012-02-09T15:36:00Z">
        <w:r>
          <w:t xml:space="preserve">If the type of </w:t>
        </w:r>
        <w:r>
          <w:rPr>
            <w:i/>
          </w:rPr>
          <w:t>v</w:t>
        </w:r>
        <w:r>
          <w:t xml:space="preserve"> is either Object or Null, </w:t>
        </w:r>
      </w:ins>
    </w:p>
    <w:p w14:paraId="6146BF7B" w14:textId="77777777" w:rsidR="00931901" w:rsidRDefault="00931901" w:rsidP="00931901">
      <w:pPr>
        <w:pStyle w:val="Alg4"/>
        <w:numPr>
          <w:ilvl w:val="2"/>
          <w:numId w:val="51"/>
        </w:numPr>
        <w:rPr>
          <w:ins w:id="31175" w:author="Allen Wirfs-Brock" w:date="2012-02-09T15:36:00Z"/>
        </w:rPr>
      </w:pPr>
      <w:ins w:id="31176" w:author="Allen Wirfs-Brock" w:date="2012-02-09T15:36:00Z">
        <w:r>
          <w:t xml:space="preserve">Set the value of the [[Prototype]] internal property of </w:t>
        </w:r>
        <w:del w:id="31177" w:author="Rev 8 Allen Wirfs-Brock" w:date="2012-06-14T14:26:00Z">
          <w:r w:rsidRPr="002328A6" w:rsidDel="00FD13C0">
            <w:rPr>
              <w:i/>
            </w:rPr>
            <w:delText>O</w:delText>
          </w:r>
        </w:del>
      </w:ins>
      <w:ins w:id="31178" w:author="Rev 8 Allen Wirfs-Brock" w:date="2012-06-14T14:26:00Z">
        <w:r w:rsidR="00FD13C0">
          <w:rPr>
            <w:i/>
          </w:rPr>
          <w:t>obj</w:t>
        </w:r>
      </w:ins>
      <w:ins w:id="31179" w:author="Allen Wirfs-Brock" w:date="2012-02-09T15:36:00Z">
        <w:r>
          <w:t xml:space="preserve"> to </w:t>
        </w:r>
        <w:del w:id="31180" w:author="Rev 8 Allen Wirfs-Brock" w:date="2012-06-14T14:26:00Z">
          <w:r w:rsidRPr="002328A6" w:rsidDel="00FD13C0">
            <w:rPr>
              <w:i/>
            </w:rPr>
            <w:delText>V</w:delText>
          </w:r>
        </w:del>
      </w:ins>
      <w:ins w:id="31181" w:author="Rev 8 Allen Wirfs-Brock" w:date="2012-06-14T14:26:00Z">
        <w:r w:rsidR="00FD13C0">
          <w:rPr>
            <w:i/>
          </w:rPr>
          <w:t>v</w:t>
        </w:r>
      </w:ins>
      <w:ins w:id="31182" w:author="Allen Wirfs-Brock" w:date="2012-02-09T15:36:00Z">
        <w:r>
          <w:t>.</w:t>
        </w:r>
      </w:ins>
    </w:p>
    <w:p w14:paraId="722CCA64" w14:textId="77777777" w:rsidR="00931901" w:rsidRDefault="00931901" w:rsidP="00931901">
      <w:pPr>
        <w:pStyle w:val="Alg4"/>
        <w:numPr>
          <w:ilvl w:val="2"/>
          <w:numId w:val="51"/>
        </w:numPr>
        <w:rPr>
          <w:ins w:id="31183" w:author="Allen Wirfs-Brock" w:date="2012-02-09T15:36:00Z"/>
        </w:rPr>
      </w:pPr>
      <w:ins w:id="31184" w:author="Allen Wirfs-Brock" w:date="2012-02-09T15:36:00Z">
        <w:r>
          <w:t>Return</w:t>
        </w:r>
      </w:ins>
      <w:ins w:id="31185" w:author="Rev 8 Allen Wirfs-Brock" w:date="2012-06-14T14:27:00Z">
        <w:r w:rsidR="00FD13C0">
          <w:t xml:space="preserve"> </w:t>
        </w:r>
        <w:r w:rsidR="00FD13C0" w:rsidRPr="00FD13C0">
          <w:rPr>
            <w:i/>
            <w:rPrChange w:id="31186" w:author="Rev 8 Allen Wirfs-Brock" w:date="2012-06-14T14:27:00Z">
              <w:rPr/>
            </w:rPrChange>
          </w:rPr>
          <w:t>obj</w:t>
        </w:r>
      </w:ins>
      <w:ins w:id="31187" w:author="Allen Wirfs-Brock" w:date="2012-02-09T15:36:00Z">
        <w:r w:rsidRPr="00E77497">
          <w:t>.</w:t>
        </w:r>
      </w:ins>
    </w:p>
    <w:p w14:paraId="3B5D5012" w14:textId="77777777" w:rsidR="00762BEA" w:rsidRDefault="00762BEA" w:rsidP="00762BEA">
      <w:pPr>
        <w:pStyle w:val="Alg4"/>
        <w:numPr>
          <w:ilvl w:val="0"/>
          <w:numId w:val="660"/>
        </w:numPr>
        <w:spacing w:after="220"/>
        <w:contextualSpacing/>
        <w:rPr>
          <w:ins w:id="31188" w:author="Allen Wirfs-Brock" w:date="2012-02-09T15:22:00Z"/>
        </w:rPr>
      </w:pPr>
      <w:ins w:id="31189" w:author="Allen Wirfs-Brock" w:date="2012-02-09T15:22:00Z">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14:paraId="05D59231" w14:textId="77777777" w:rsidR="00762BEA" w:rsidRDefault="00762BEA" w:rsidP="00762BEA">
      <w:pPr>
        <w:pStyle w:val="Alg4"/>
        <w:numPr>
          <w:ilvl w:val="0"/>
          <w:numId w:val="660"/>
        </w:numPr>
        <w:spacing w:after="220"/>
        <w:contextualSpacing/>
        <w:rPr>
          <w:ins w:id="31190" w:author="Allen Wirfs-Brock" w:date="2012-02-09T15:22:00Z"/>
        </w:rPr>
      </w:pPr>
      <w:ins w:id="31191" w:author="Allen Wirfs-Brock" w:date="2012-02-09T15:22:00Z">
        <w:r>
          <w:t xml:space="preserve">Return </w:t>
        </w:r>
        <w:r w:rsidRPr="00D06CF8">
          <w:rPr>
            <w:i/>
          </w:rPr>
          <w:t>obj</w:t>
        </w:r>
        <w:r>
          <w:t>.</w:t>
        </w:r>
      </w:ins>
    </w:p>
    <w:p w14:paraId="6D56187F" w14:textId="77777777" w:rsidR="006E2052" w:rsidRPr="006E2052" w:rsidRDefault="006E2052" w:rsidP="00931901">
      <w:pPr>
        <w:rPr>
          <w:ins w:id="31192" w:author="Allen Wirfs-Brock" w:date="2012-02-09T12:47:00Z"/>
        </w:rPr>
      </w:pPr>
    </w:p>
    <w:p w14:paraId="1AF6B0E8" w14:textId="77777777" w:rsidR="006E2052" w:rsidRPr="00E77497" w:rsidRDefault="006E2052" w:rsidP="00E80769">
      <w:pPr>
        <w:jc w:val="left"/>
      </w:pPr>
    </w:p>
    <w:p w14:paraId="04ED75FF" w14:textId="77777777" w:rsidR="00990F07" w:rsidRPr="00E77497" w:rsidRDefault="00990F07" w:rsidP="00990F07">
      <w:pPr>
        <w:pStyle w:val="ANNEX"/>
      </w:pPr>
      <w:r w:rsidRPr="00E77497">
        <w:rPr>
          <w:b w:val="0"/>
        </w:rPr>
        <w:br/>
      </w:r>
      <w:bookmarkStart w:id="31193" w:name="_Toc329528933"/>
      <w:r w:rsidRPr="00E77497">
        <w:rPr>
          <w:b w:val="0"/>
        </w:rPr>
        <w:t>(informative)</w:t>
      </w:r>
      <w:r w:rsidRPr="00E77497">
        <w:rPr>
          <w:b w:val="0"/>
        </w:rPr>
        <w:br/>
      </w:r>
      <w:r w:rsidRPr="00E77497">
        <w:rPr>
          <w:b w:val="0"/>
        </w:rPr>
        <w:fldChar w:fldCharType="begin"/>
      </w:r>
      <w:r w:rsidRPr="00E77497">
        <w:rPr>
          <w:b w:val="0"/>
        </w:rPr>
        <w:instrText xml:space="preserve">SEQ aaa \h </w:instrText>
      </w:r>
      <w:del w:id="31194" w:author="Rev 8 Allen Wirfs-Brock" w:date="2012-06-15T15:41:00Z">
        <w:r w:rsidRPr="00E77497">
          <w:rPr>
            <w:b w:val="0"/>
          </w:rPr>
          <w:fldChar w:fldCharType="end"/>
        </w:r>
      </w:del>
      <w:r w:rsidRPr="00E77497">
        <w:rPr>
          <w:b w:val="0"/>
        </w:rPr>
        <w:fldChar w:fldCharType="begin"/>
      </w:r>
      <w:r w:rsidRPr="00E77497">
        <w:rPr>
          <w:b w:val="0"/>
        </w:rPr>
        <w:instrText xml:space="preserve">SEQ table \r0\h </w:instrText>
      </w:r>
      <w:del w:id="31195" w:author="Rev 8 Allen Wirfs-Brock" w:date="2012-06-15T15:41:00Z">
        <w:r w:rsidRPr="00E77497">
          <w:rPr>
            <w:b w:val="0"/>
          </w:rPr>
          <w:fldChar w:fldCharType="end"/>
        </w:r>
      </w:del>
      <w:r w:rsidRPr="00E77497">
        <w:rPr>
          <w:b w:val="0"/>
        </w:rPr>
        <w:fldChar w:fldCharType="begin"/>
      </w:r>
      <w:r w:rsidRPr="00E77497">
        <w:rPr>
          <w:b w:val="0"/>
        </w:rPr>
        <w:instrText xml:space="preserve">SEQ figure \r0\h </w:instrText>
      </w:r>
      <w:del w:id="31196" w:author="Rev 8 Allen Wirfs-Brock" w:date="2012-06-15T15:41:00Z">
        <w:r w:rsidRPr="00E77497">
          <w:rPr>
            <w:b w:val="0"/>
          </w:rPr>
          <w:fldChar w:fldCharType="end"/>
        </w:r>
      </w:del>
      <w:r w:rsidRPr="00E77497">
        <w:br/>
      </w:r>
      <w:bookmarkStart w:id="31197" w:name="_Toc235503577"/>
      <w:r w:rsidRPr="00E77497">
        <w:t>The Strict Mode of ECMAScript</w:t>
      </w:r>
      <w:bookmarkEnd w:id="31193"/>
      <w:bookmarkEnd w:id="31197"/>
    </w:p>
    <w:p w14:paraId="24D47694" w14:textId="77777777" w:rsidR="00E80769" w:rsidRPr="00C7794D" w:rsidRDefault="00E80769" w:rsidP="00E80769">
      <w:pPr>
        <w:rPr>
          <w:rStyle w:val="afff3"/>
          <w:lang w:val="en-GB"/>
        </w:rPr>
      </w:pPr>
      <w:r w:rsidRPr="00C7794D">
        <w:rPr>
          <w:rStyle w:val="afff3"/>
          <w:lang w:val="en-GB"/>
        </w:rPr>
        <w:t>The strict mode restriction and exceptions</w:t>
      </w:r>
    </w:p>
    <w:p w14:paraId="05D5D56D" w14:textId="77777777"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(7.6.12).</w:t>
      </w:r>
    </w:p>
    <w:p w14:paraId="776958E9"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(7.8.3) to include </w:t>
      </w:r>
      <w:r w:rsidRPr="00E77497">
        <w:rPr>
          <w:i/>
        </w:rPr>
        <w:t>OctalIntegerLiteral</w:t>
      </w:r>
      <w:r w:rsidRPr="00E77497">
        <w:rPr>
          <w:rFonts w:ascii="Arial" w:hAnsi="Arial"/>
        </w:rPr>
        <w:t xml:space="preserve"> as described in B.1.1.</w:t>
      </w:r>
    </w:p>
    <w:p w14:paraId="1F84EA31"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10.1.1), may not extend the syntax of </w:t>
      </w:r>
      <w:r w:rsidRPr="00E77497">
        <w:rPr>
          <w:i/>
        </w:rPr>
        <w:t>EscapeSequence</w:t>
      </w:r>
      <w:r w:rsidRPr="00E77497">
        <w:rPr>
          <w:rFonts w:ascii="Arial" w:hAnsi="Arial" w:cs="Arial"/>
        </w:rPr>
        <w:t xml:space="preserve"> to include </w:t>
      </w:r>
      <w:r w:rsidRPr="00E77497">
        <w:rPr>
          <w:i/>
        </w:rPr>
        <w:t>OctalEscapeSequence</w:t>
      </w:r>
      <w:r w:rsidRPr="00E77497">
        <w:rPr>
          <w:rFonts w:ascii="Arial" w:hAnsi="Arial" w:cs="Arial"/>
        </w:rPr>
        <w:t xml:space="preserve"> as described in B.1.2.</w:t>
      </w:r>
    </w:p>
    <w:p w14:paraId="491923E8"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(8.</w:t>
      </w:r>
      <w:del w:id="31198" w:author="Rev 6 Allen Wirfs-Brock" w:date="2012-02-22T12:28:00Z">
        <w:r w:rsidRPr="00E77497" w:rsidDel="00F87676">
          <w:rPr>
            <w:rFonts w:ascii="Arial" w:hAnsi="Arial"/>
          </w:rPr>
          <w:delText>7</w:delText>
        </w:r>
      </w:del>
      <w:ins w:id="31199" w:author="Rev 6 Allen Wirfs-Brock" w:date="2012-02-22T12:28:00Z">
        <w:r w:rsidR="00F87676">
          <w:rPr>
            <w:rFonts w:ascii="Arial" w:hAnsi="Arial"/>
          </w:rPr>
          <w:t>9</w:t>
        </w:r>
      </w:ins>
      <w:r w:rsidRPr="00E77497">
        <w:rPr>
          <w:rFonts w:ascii="Arial" w:hAnsi="Arial"/>
        </w:rPr>
        <w:t xml:space="preserve">.2).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(11.13.1).</w:t>
      </w:r>
    </w:p>
    <w:p w14:paraId="64834768"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(11.13) or of a </w:t>
      </w:r>
      <w:r w:rsidRPr="00E77497">
        <w:rPr>
          <w:i/>
        </w:rPr>
        <w:t>PostfixExpression</w:t>
      </w:r>
      <w:r w:rsidRPr="00E77497">
        <w:rPr>
          <w:rFonts w:ascii="Arial" w:hAnsi="Arial"/>
        </w:rPr>
        <w:t xml:space="preserve"> (11.3) or as the </w:t>
      </w:r>
      <w:r w:rsidRPr="00E77497">
        <w:rPr>
          <w:i/>
        </w:rPr>
        <w:t>UnaryExpression</w:t>
      </w:r>
      <w:r w:rsidRPr="00E77497">
        <w:rPr>
          <w:rFonts w:ascii="Arial" w:hAnsi="Arial"/>
        </w:rPr>
        <w:t xml:space="preserve"> operated upon by a Prefix Increment (11.4.4) or a Prefix Decrement (11.4.5) operator. </w:t>
      </w:r>
    </w:p>
    <w:p w14:paraId="1B574F9A"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(10.6).</w:t>
      </w:r>
    </w:p>
    <w:p w14:paraId="7F959338"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(10.6).</w:t>
      </w:r>
    </w:p>
    <w:p w14:paraId="283DC81A"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(10.5).</w:t>
      </w:r>
    </w:p>
    <w:p w14:paraId="6532518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(11.1.5).</w:t>
      </w:r>
    </w:p>
    <w:p w14:paraId="566F92B2"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del w:id="31200" w:author="Rev 7 Allen Wirfs-Brock" w:date="2012-04-20T09:35:00Z">
        <w:r w:rsidRPr="006B6D0A" w:rsidDel="001A6289">
          <w:rPr>
            <w:rStyle w:val="bnf"/>
          </w:rPr>
          <w:delText>PropertyAssignment</w:delText>
        </w:r>
      </w:del>
      <w:ins w:id="31201" w:author="Rev 7 Allen Wirfs-Brock" w:date="2012-04-20T09:35:00Z">
        <w:r w:rsidR="001A6289">
          <w:rPr>
            <w:rStyle w:val="bnf"/>
          </w:rPr>
          <w:t>PropertyDefinition</w:t>
        </w:r>
      </w:ins>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(11.1.5).</w:t>
      </w:r>
    </w:p>
    <w:p w14:paraId="115B95E7"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14:paraId="01926D3A"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(10.4.3, 11.1.1, 15.3.4.3, 15.3.4.4).</w:t>
      </w:r>
    </w:p>
    <w:p w14:paraId="69750749"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14:paraId="49A564B8"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(11.4.1).</w:t>
      </w:r>
    </w:p>
    <w:p w14:paraId="6915CD0B"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or </w:t>
      </w:r>
      <w:r w:rsidRPr="00E77497">
        <w:rPr>
          <w:i/>
        </w:rPr>
        <w:t>VariableDeclarationNoIn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(12.2.1).</w:t>
      </w:r>
    </w:p>
    <w:p w14:paraId="046815E9"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(12.10).</w:t>
      </w:r>
    </w:p>
    <w:p w14:paraId="281D493D"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(12.14.1)</w:t>
      </w:r>
    </w:p>
    <w:p w14:paraId="068F687A"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a </w:t>
      </w:r>
      <w:r w:rsidRPr="00E77497">
        <w:rPr>
          <w:rFonts w:ascii="Times New Roman" w:hAnsi="Times New Roman"/>
          <w:i/>
        </w:rPr>
        <w:t>FormalParameterList</w:t>
      </w:r>
      <w:r w:rsidRPr="00E77497">
        <w:t xml:space="preserve"> 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(13.1)</w:t>
      </w:r>
    </w:p>
    <w:p w14:paraId="46A7D674"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(13.1, 15.3.2).</w:t>
      </w:r>
    </w:p>
    <w:p w14:paraId="2FDAFA9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(10.6, 13.2, 15.3.4.5.3).</w:t>
      </w:r>
    </w:p>
    <w:p w14:paraId="7ECBE2D1"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(13.1).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(15.3.2) will throw a </w:t>
      </w:r>
      <w:r w:rsidRPr="00E77497">
        <w:rPr>
          <w:rFonts w:ascii="Arial" w:hAnsi="Arial"/>
          <w:b/>
        </w:rPr>
        <w:t>SyntaxError</w:t>
      </w:r>
      <w:r w:rsidRPr="00E77497">
        <w:rPr>
          <w:rFonts w:ascii="Arial" w:hAnsi="Arial"/>
        </w:rPr>
        <w:t xml:space="preserve"> exception.</w:t>
      </w:r>
    </w:p>
    <w:p w14:paraId="6EC97112" w14:textId="77777777" w:rsidR="00990F07" w:rsidRPr="00E77497" w:rsidRDefault="00990F07" w:rsidP="00990F07">
      <w:pPr>
        <w:spacing w:after="120"/>
        <w:rPr>
          <w:rFonts w:eastAsia="Arial Unicode MS"/>
          <w:color w:val="000000"/>
          <w:szCs w:val="21"/>
        </w:rPr>
      </w:pPr>
    </w:p>
    <w:p w14:paraId="4103B733" w14:textId="77777777" w:rsidR="00990F07" w:rsidRPr="00E77497" w:rsidRDefault="00990F07" w:rsidP="00990F07">
      <w:pPr>
        <w:pStyle w:val="ANNEX"/>
      </w:pPr>
      <w:r w:rsidRPr="00E77497">
        <w:rPr>
          <w:b w:val="0"/>
        </w:rPr>
        <w:br/>
      </w:r>
      <w:bookmarkStart w:id="31202" w:name="_Toc329528934"/>
      <w:r w:rsidRPr="00E77497">
        <w:rPr>
          <w:b w:val="0"/>
        </w:rPr>
        <w:t>(informative)</w:t>
      </w:r>
      <w:r w:rsidRPr="00E77497">
        <w:rPr>
          <w:b w:val="0"/>
        </w:rPr>
        <w:br/>
      </w:r>
      <w:bookmarkStart w:id="31203" w:name="_Toc202449583"/>
      <w:bookmarkStart w:id="31204" w:name="_Toc235503579"/>
      <w:r w:rsidRPr="00E77497">
        <w:t xml:space="preserve">Corrections and Clarifications </w:t>
      </w:r>
      <w:del w:id="31205" w:author="Rev 7 Allen Wirfs-Brock" w:date="2012-04-11T15:38:00Z">
        <w:r w:rsidRPr="00E77497" w:rsidDel="00901F12">
          <w:delText>in the 5</w:delText>
        </w:r>
        <w:r w:rsidRPr="00E77497" w:rsidDel="00901F12">
          <w:rPr>
            <w:vertAlign w:val="superscript"/>
          </w:rPr>
          <w:delText>th</w:delText>
        </w:r>
        <w:r w:rsidRPr="00E77497" w:rsidDel="00901F12">
          <w:delText xml:space="preserve"> Edition</w:delText>
        </w:r>
        <w:r w:rsidRPr="00E77497" w:rsidDel="00901F12">
          <w:br/>
        </w:r>
      </w:del>
      <w:r w:rsidRPr="00E77497">
        <w:t xml:space="preserve">with Possible </w:t>
      </w:r>
      <w:del w:id="31206" w:author="Rev 7 Allen Wirfs-Brock" w:date="2012-04-11T15:38:00Z">
        <w:r w:rsidRPr="00E77497" w:rsidDel="00901F12">
          <w:delText>3</w:delText>
        </w:r>
        <w:r w:rsidRPr="00E77497" w:rsidDel="00901F12">
          <w:rPr>
            <w:vertAlign w:val="superscript"/>
          </w:rPr>
          <w:delText>rd</w:delText>
        </w:r>
        <w:r w:rsidRPr="00E77497" w:rsidDel="00901F12">
          <w:delText xml:space="preserve"> Edition </w:delText>
        </w:r>
      </w:del>
      <w:r w:rsidRPr="00E77497">
        <w:t>Compatibility Impact</w:t>
      </w:r>
      <w:bookmarkEnd w:id="31202"/>
      <w:bookmarkEnd w:id="31203"/>
      <w:bookmarkEnd w:id="31204"/>
    </w:p>
    <w:p w14:paraId="4697FC83" w14:textId="77777777" w:rsidR="00901F12" w:rsidRDefault="00901F12" w:rsidP="00901F12">
      <w:pPr>
        <w:spacing w:after="0"/>
        <w:rPr>
          <w:ins w:id="31207" w:author="Rev 7 Allen Wirfs-Brock" w:date="2012-04-11T15:31:00Z"/>
        </w:rPr>
      </w:pPr>
    </w:p>
    <w:p w14:paraId="4FBF1763" w14:textId="77777777" w:rsidR="00901F12" w:rsidRDefault="00901F12" w:rsidP="00901F12">
      <w:pPr>
        <w:pStyle w:val="20"/>
        <w:numPr>
          <w:ilvl w:val="0"/>
          <w:numId w:val="0"/>
        </w:numPr>
        <w:spacing w:before="0"/>
        <w:rPr>
          <w:ins w:id="31208" w:author="Rev 7 Allen Wirfs-Brock" w:date="2012-04-11T15:33:00Z"/>
        </w:rPr>
      </w:pPr>
      <w:bookmarkStart w:id="31209" w:name="_Toc329528935"/>
      <w:ins w:id="31210" w:author="Rev 7 Allen Wirfs-Brock" w:date="2012-04-11T15:33:00Z">
        <w:r>
          <w:t>I</w:t>
        </w:r>
        <w:r w:rsidRPr="00E77497">
          <w:t xml:space="preserve">n </w:t>
        </w:r>
        <w:del w:id="31211" w:author="Rev 8 Allen Wirfs-Brock" w:date="2012-05-31T17:11:00Z">
          <w:r w:rsidRPr="00E77497" w:rsidDel="0045371C">
            <w:delText xml:space="preserve">the </w:delText>
          </w:r>
          <w:r w:rsidDel="0045371C">
            <w:delText>6</w:delText>
          </w:r>
          <w:r w:rsidRPr="00E77497" w:rsidDel="0045371C">
            <w:rPr>
              <w:vertAlign w:val="superscript"/>
            </w:rPr>
            <w:delText>th</w:delText>
          </w:r>
          <w:r w:rsidRPr="00E77497" w:rsidDel="0045371C">
            <w:delText xml:space="preserve"> </w:delText>
          </w:r>
        </w:del>
        <w:r w:rsidRPr="00E77497">
          <w:t>Edition</w:t>
        </w:r>
      </w:ins>
      <w:ins w:id="31212" w:author="Rev 8 Allen Wirfs-Brock" w:date="2012-05-31T17:11:00Z">
        <w:r w:rsidR="0045371C">
          <w:t xml:space="preserve"> 6</w:t>
        </w:r>
      </w:ins>
      <w:bookmarkEnd w:id="31209"/>
    </w:p>
    <w:p w14:paraId="70F11D15" w14:textId="77777777" w:rsidR="003A1072" w:rsidRDefault="003A1072" w:rsidP="00E80769">
      <w:pPr>
        <w:rPr>
          <w:ins w:id="31213" w:author="Rev 7 Allen Wirfs-Brock" w:date="2012-04-11T15:43:00Z"/>
        </w:rPr>
      </w:pPr>
      <w:ins w:id="31214" w:author="Rev 7 Allen Wirfs-Brock" w:date="2012-04-11T15:43:00Z">
        <w:r>
          <w:t xml:space="preserve">15.9.1.15: If a time zone offset is not present, the local time zone is used. Edition 5.1 </w:t>
        </w:r>
      </w:ins>
      <w:ins w:id="31215" w:author="Rev 7 Allen Wirfs-Brock" w:date="2012-04-11T15:45:00Z">
        <w:r>
          <w:t>incorrectly s</w:t>
        </w:r>
      </w:ins>
      <w:ins w:id="31216" w:author="Rev 7 Allen Wirfs-Brock" w:date="2012-04-11T15:43:00Z">
        <w:r>
          <w:t xml:space="preserve">tated that </w:t>
        </w:r>
      </w:ins>
      <w:ins w:id="31217" w:author="Rev 7 Allen Wirfs-Brock" w:date="2012-04-11T15:45:00Z">
        <w:r>
          <w:t>a missing time zone should be interpreted as “</w:t>
        </w:r>
        <w:r w:rsidRPr="00D3286A">
          <w:rPr>
            <w:rFonts w:ascii="Courier New" w:hAnsi="Courier New" w:cs="Courier New"/>
          </w:rPr>
          <w:t>z</w:t>
        </w:r>
      </w:ins>
      <w:ins w:id="31218" w:author="Rev 7 Allen Wirfs-Brock" w:date="2012-04-11T15:46:00Z">
        <w:r>
          <w:t>”.</w:t>
        </w:r>
      </w:ins>
    </w:p>
    <w:p w14:paraId="6CF5B2F3" w14:textId="77777777" w:rsidR="00901F12" w:rsidRDefault="00901F12" w:rsidP="00E80769">
      <w:pPr>
        <w:rPr>
          <w:ins w:id="31219" w:author="Rev 7 Allen Wirfs-Brock" w:date="2012-04-11T15:31:00Z"/>
        </w:rPr>
      </w:pPr>
      <w:ins w:id="31220" w:author="Rev 7 Allen Wirfs-Brock" w:date="2012-04-11T15:34:00Z">
        <w:r>
          <w:t>15</w:t>
        </w:r>
        <w:r w:rsidRPr="00E77497">
          <w:t>.</w:t>
        </w:r>
        <w:r>
          <w:t>9</w:t>
        </w:r>
        <w:r w:rsidRPr="00E77497">
          <w:t>.</w:t>
        </w:r>
        <w:r>
          <w:t>5.2</w:t>
        </w:r>
        <w:r w:rsidRPr="00E77497">
          <w:t>:</w:t>
        </w:r>
      </w:ins>
      <w:ins w:id="31221" w:author="Rev 7 Allen Wirfs-Brock" w:date="2012-04-11T15:31:00Z">
        <w:r w:rsidRPr="00E77497">
          <w:t xml:space="preserve"> </w:t>
        </w:r>
      </w:ins>
      <w:ins w:id="31222" w:author="Rev 7 Allen Wirfs-Brock" w:date="2012-04-11T15:34:00Z">
        <w:r>
          <w:t xml:space="preserve">Previous editions did not specify the value returned by Date.prototype.toString when </w:t>
        </w:r>
      </w:ins>
      <w:ins w:id="31223" w:author="Rev 7 Allen Wirfs-Brock" w:date="2012-04-11T15:31:00Z">
        <w:r>
          <w:t>this time value is NaN</w:t>
        </w:r>
      </w:ins>
      <w:ins w:id="31224" w:author="Rev 7 Allen Wirfs-Brock" w:date="2012-04-11T15:35:00Z">
        <w:r>
          <w:t>. The 6</w:t>
        </w:r>
        <w:r w:rsidRPr="00901F12">
          <w:rPr>
            <w:vertAlign w:val="superscript"/>
          </w:rPr>
          <w:t>th</w:t>
        </w:r>
        <w:r>
          <w:t xml:space="preserve"> Edition species the result to be</w:t>
        </w:r>
      </w:ins>
      <w:ins w:id="31225" w:author="Rev 7 Allen Wirfs-Brock" w:date="2012-04-11T15:31:00Z">
        <w:r>
          <w:t xml:space="preserve"> the String value is </w:t>
        </w:r>
        <w:r w:rsidRPr="0027695A">
          <w:rPr>
            <w:rFonts w:ascii="Courier New" w:hAnsi="Courier New" w:cs="Courier New"/>
            <w:b/>
          </w:rPr>
          <w:t>"Invalid Date"</w:t>
        </w:r>
      </w:ins>
    </w:p>
    <w:p w14:paraId="28DF0C17" w14:textId="77777777" w:rsidR="0045371C" w:rsidRPr="00E77497" w:rsidRDefault="0045371C" w:rsidP="00E512E8">
      <w:pPr>
        <w:pStyle w:val="20"/>
        <w:numPr>
          <w:ilvl w:val="0"/>
          <w:numId w:val="0"/>
        </w:numPr>
        <w:spacing w:before="0"/>
        <w:rPr>
          <w:ins w:id="31226" w:author="Rev 8 Allen Wirfs-Brock" w:date="2012-05-31T17:08:00Z"/>
        </w:rPr>
      </w:pPr>
      <w:bookmarkStart w:id="31227" w:name="_Toc329528936"/>
      <w:ins w:id="31228" w:author="Rev 8 Allen Wirfs-Brock" w:date="2012-05-31T17:10:00Z">
        <w:r>
          <w:t>I</w:t>
        </w:r>
      </w:ins>
      <w:ins w:id="31229" w:author="Rev 8 Allen Wirfs-Brock" w:date="2012-05-31T17:08:00Z">
        <w:r w:rsidRPr="00E77497">
          <w:t>n 5</w:t>
        </w:r>
        <w:r w:rsidRPr="0045371C">
          <w:rPr>
            <w:bCs/>
            <w:szCs w:val="28"/>
          </w:rPr>
          <w:t>.1</w:t>
        </w:r>
        <w:r w:rsidRPr="00E77497">
          <w:t xml:space="preserve"> Edition</w:t>
        </w:r>
      </w:ins>
      <w:ins w:id="31230" w:author="Rev 8 Allen Wirfs-Brock" w:date="2012-05-31T17:11:00Z">
        <w:r>
          <w:t xml:space="preserve"> 5.1</w:t>
        </w:r>
      </w:ins>
      <w:bookmarkEnd w:id="31227"/>
    </w:p>
    <w:p w14:paraId="0FDF92EB" w14:textId="77777777" w:rsidR="0045371C" w:rsidRPr="00E77497" w:rsidRDefault="0045371C" w:rsidP="0045371C">
      <w:pPr>
        <w:rPr>
          <w:ins w:id="31231" w:author="Rev 8 Allen Wirfs-Brock" w:date="2012-05-31T17:08:00Z"/>
        </w:rPr>
      </w:pPr>
      <w:ins w:id="31232" w:author="Rev 8 Allen Wirfs-Brock" w:date="2012-05-31T17:08:00Z">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ins>
    </w:p>
    <w:p w14:paraId="0F13FC91" w14:textId="77777777" w:rsidR="0045371C" w:rsidRPr="00E77497" w:rsidRDefault="0045371C" w:rsidP="0045371C">
      <w:pPr>
        <w:rPr>
          <w:ins w:id="31233" w:author="Rev 8 Allen Wirfs-Brock" w:date="2012-05-31T17:08:00Z"/>
        </w:rPr>
      </w:pPr>
      <w:ins w:id="31234" w:author="Rev 8 Allen Wirfs-Brock" w:date="2012-05-31T17:08:00Z">
        <w:r w:rsidRPr="00E77497">
          <w:t>10.2.1.1.3: The argument S is not ignored. It controls whether an exception is thrown when attempting to set an immutable binding.</w:t>
        </w:r>
      </w:ins>
    </w:p>
    <w:p w14:paraId="0CCD0D30" w14:textId="77777777" w:rsidR="0045371C" w:rsidRPr="00E77497" w:rsidRDefault="0045371C" w:rsidP="0045371C">
      <w:pPr>
        <w:rPr>
          <w:ins w:id="31235" w:author="Rev 8 Allen Wirfs-Brock" w:date="2012-05-31T17:08:00Z"/>
        </w:rPr>
      </w:pPr>
      <w:ins w:id="31236" w:author="Rev 8 Allen Wirfs-Brock" w:date="2012-05-31T17:08:00Z">
        <w:r w:rsidRPr="00E77497">
          <w:t xml:space="preserve">10.2.1.2.2: In algorithm step 5, </w:t>
        </w:r>
        <w:r w:rsidRPr="00E77497">
          <w:rPr>
            <w:b/>
          </w:rPr>
          <w:t>true</w:t>
        </w:r>
        <w:r w:rsidRPr="00E77497">
          <w:t xml:space="preserve"> is passed as the last argument to [[DefineOwnProperty]].</w:t>
        </w:r>
      </w:ins>
    </w:p>
    <w:p w14:paraId="317F9AFE" w14:textId="77777777" w:rsidR="0045371C" w:rsidRPr="00E77497" w:rsidRDefault="0045371C" w:rsidP="0045371C">
      <w:pPr>
        <w:rPr>
          <w:ins w:id="31237" w:author="Rev 8 Allen Wirfs-Brock" w:date="2012-05-31T17:08:00Z"/>
        </w:rPr>
      </w:pPr>
      <w:ins w:id="31238" w:author="Rev 8 Allen Wirfs-Brock" w:date="2012-05-31T17:08:00Z">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ins>
    </w:p>
    <w:p w14:paraId="0769D0BA" w14:textId="77777777" w:rsidR="0045371C" w:rsidRPr="00E77497" w:rsidRDefault="0045371C" w:rsidP="0045371C">
      <w:pPr>
        <w:rPr>
          <w:ins w:id="31239" w:author="Rev 8 Allen Wirfs-Brock" w:date="2012-05-31T17:08:00Z"/>
        </w:rPr>
      </w:pPr>
      <w:ins w:id="31240" w:author="Rev 8 Allen Wirfs-Brock" w:date="2012-05-31T17:08:00Z">
        <w:r w:rsidRPr="00E77497">
          <w:t>11.5.3: In the final bullet item, use of IEEE 754 round-to-nearest mode is specified.</w:t>
        </w:r>
      </w:ins>
    </w:p>
    <w:p w14:paraId="017929DE" w14:textId="77777777" w:rsidR="0045371C" w:rsidRPr="00E77497" w:rsidRDefault="0045371C" w:rsidP="0045371C">
      <w:pPr>
        <w:rPr>
          <w:ins w:id="31241" w:author="Rev 8 Allen Wirfs-Brock" w:date="2012-05-31T17:08:00Z"/>
        </w:rPr>
      </w:pPr>
      <w:ins w:id="31242" w:author="Rev 8 Allen Wirfs-Brock" w:date="2012-05-31T17:08:00Z">
        <w:r w:rsidRPr="00E77497">
          <w:t>12.6.3: Missing ToBoolean restored in step 3.a.ii of both algorithms.</w:t>
        </w:r>
      </w:ins>
    </w:p>
    <w:p w14:paraId="2047E944" w14:textId="77777777" w:rsidR="0045371C" w:rsidRPr="00E77497" w:rsidRDefault="0045371C" w:rsidP="0045371C">
      <w:pPr>
        <w:rPr>
          <w:ins w:id="31243" w:author="Rev 8 Allen Wirfs-Brock" w:date="2012-05-31T17:08:00Z"/>
        </w:rPr>
      </w:pPr>
      <w:ins w:id="31244" w:author="Rev 8 Allen Wirfs-Brock" w:date="2012-05-31T17:08:00Z">
        <w:r w:rsidRPr="00E77497">
          <w:t>12.6.4: Additional final sentences in each of the last two paragraphs clarify certain property enumeration requirements.</w:t>
        </w:r>
      </w:ins>
    </w:p>
    <w:p w14:paraId="01CC915A" w14:textId="77777777" w:rsidR="0045371C" w:rsidRPr="00E77497" w:rsidRDefault="0045371C" w:rsidP="0045371C">
      <w:pPr>
        <w:jc w:val="left"/>
        <w:rPr>
          <w:ins w:id="31245" w:author="Rev 8 Allen Wirfs-Brock" w:date="2012-05-31T17:08:00Z"/>
        </w:rPr>
      </w:pPr>
      <w:ins w:id="31246" w:author="Rev 8 Allen Wirfs-Brock" w:date="2012-05-31T17:08:00Z">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ins>
    </w:p>
    <w:p w14:paraId="1FF0D8CA" w14:textId="77777777" w:rsidR="0045371C" w:rsidRPr="00E77497" w:rsidRDefault="0045371C" w:rsidP="0045371C">
      <w:pPr>
        <w:jc w:val="left"/>
        <w:rPr>
          <w:ins w:id="31247" w:author="Rev 8 Allen Wirfs-Brock" w:date="2012-05-31T17:08:00Z"/>
        </w:rPr>
      </w:pPr>
      <w:ins w:id="31248" w:author="Rev 8 Allen Wirfs-Brock" w:date="2012-05-31T17:08:00Z">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ins>
    </w:p>
    <w:p w14:paraId="75B98A39" w14:textId="77777777" w:rsidR="0045371C" w:rsidRPr="00E77497" w:rsidRDefault="0045371C" w:rsidP="0045371C">
      <w:pPr>
        <w:jc w:val="left"/>
        <w:rPr>
          <w:ins w:id="31249" w:author="Rev 8 Allen Wirfs-Brock" w:date="2012-05-31T17:08:00Z"/>
        </w:rPr>
      </w:pPr>
      <w:ins w:id="31250" w:author="Rev 8 Allen Wirfs-Brock" w:date="2012-05-31T17:08:00Z">
        <w:r w:rsidRPr="00E77497">
          <w:t xml:space="preserve">15.1.2.2: In step 2 of algorithm, clarify that </w:t>
        </w:r>
        <w:r w:rsidRPr="00E77497">
          <w:rPr>
            <w:rFonts w:ascii="Times New Roman" w:hAnsi="Times New Roman"/>
            <w:i/>
          </w:rPr>
          <w:t>S</w:t>
        </w:r>
        <w:r w:rsidRPr="00E77497">
          <w:t xml:space="preserve"> may be the empty string.</w:t>
        </w:r>
      </w:ins>
    </w:p>
    <w:p w14:paraId="69F894D1" w14:textId="77777777" w:rsidR="0045371C" w:rsidRPr="00E77497" w:rsidRDefault="0045371C" w:rsidP="0045371C">
      <w:pPr>
        <w:jc w:val="left"/>
        <w:rPr>
          <w:ins w:id="31251" w:author="Rev 8 Allen Wirfs-Brock" w:date="2012-05-31T17:08:00Z"/>
        </w:rPr>
      </w:pPr>
      <w:ins w:id="31252" w:author="Rev 8 Allen Wirfs-Brock" w:date="2012-05-31T17:08:00Z">
        <w:r w:rsidRPr="00E77497">
          <w:t xml:space="preserve">15.1.2.3: In step 2 of algorithm clarify that </w:t>
        </w:r>
        <w:r w:rsidRPr="00E77497">
          <w:rPr>
            <w:rFonts w:ascii="Times New Roman" w:hAnsi="Times New Roman"/>
            <w:i/>
          </w:rPr>
          <w:t>trimmedString</w:t>
        </w:r>
        <w:r w:rsidRPr="00E77497">
          <w:t xml:space="preserve"> may be the empty string.</w:t>
        </w:r>
      </w:ins>
    </w:p>
    <w:p w14:paraId="007211F0" w14:textId="77777777" w:rsidR="0045371C" w:rsidRPr="00E77497" w:rsidRDefault="0045371C" w:rsidP="0045371C">
      <w:pPr>
        <w:jc w:val="left"/>
        <w:rPr>
          <w:ins w:id="31253" w:author="Rev 8 Allen Wirfs-Brock" w:date="2012-05-31T17:08:00Z"/>
        </w:rPr>
      </w:pPr>
      <w:ins w:id="31254" w:author="Rev 8 Allen Wirfs-Brock" w:date="2012-05-31T17:08:00Z">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ins>
    </w:p>
    <w:p w14:paraId="3326C8E7" w14:textId="77777777" w:rsidR="0045371C" w:rsidRPr="00E77497" w:rsidRDefault="0045371C" w:rsidP="0045371C">
      <w:pPr>
        <w:jc w:val="left"/>
        <w:rPr>
          <w:ins w:id="31255" w:author="Rev 8 Allen Wirfs-Brock" w:date="2012-05-31T17:08:00Z"/>
        </w:rPr>
      </w:pPr>
      <w:ins w:id="31256" w:author="Rev 8 Allen Wirfs-Brock" w:date="2012-05-31T17:08:00Z">
        <w:r w:rsidRPr="00E77497">
          <w:t xml:space="preserve">15.2.3.7: Corrected use of variable </w:t>
        </w:r>
        <w:r w:rsidRPr="00E77497">
          <w:rPr>
            <w:rFonts w:ascii="Times New Roman" w:hAnsi="Times New Roman"/>
            <w:i/>
          </w:rPr>
          <w:t>P</w:t>
        </w:r>
        <w:r w:rsidRPr="00E77497">
          <w:t xml:space="preserve"> in steps 5 and 6 of algorithm.</w:t>
        </w:r>
      </w:ins>
    </w:p>
    <w:p w14:paraId="71F61FE8" w14:textId="77777777" w:rsidR="0045371C" w:rsidRPr="00E77497" w:rsidRDefault="0045371C" w:rsidP="0045371C">
      <w:pPr>
        <w:jc w:val="left"/>
        <w:rPr>
          <w:ins w:id="31257" w:author="Rev 8 Allen Wirfs-Brock" w:date="2012-05-31T17:08:00Z"/>
        </w:rPr>
      </w:pPr>
      <w:ins w:id="31258" w:author="Rev 8 Allen Wirfs-Brock" w:date="2012-05-31T17:08:00Z">
        <w:r w:rsidRPr="00E77497">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ins>
    </w:p>
    <w:p w14:paraId="0A32F265" w14:textId="77777777" w:rsidR="0045371C" w:rsidRPr="00E77497" w:rsidRDefault="0045371C" w:rsidP="0045371C">
      <w:pPr>
        <w:jc w:val="left"/>
        <w:rPr>
          <w:ins w:id="31259" w:author="Rev 8 Allen Wirfs-Brock" w:date="2012-05-31T17:08:00Z"/>
        </w:rPr>
      </w:pPr>
      <w:ins w:id="31260" w:author="Rev 8 Allen Wirfs-Brock" w:date="2012-05-31T17:08:00Z">
        <w:r w:rsidRPr="00E77497">
          <w:t xml:space="preserve">15.3.4.3: Steps 5 and 7 of Edition 5 algorithm have been deleted because they imposed requirements upon the </w:t>
        </w:r>
        <w:r w:rsidRPr="00E77497">
          <w:rPr>
            <w:rFonts w:ascii="Times New Roman" w:hAnsi="Times New Roman"/>
            <w:i/>
          </w:rPr>
          <w:t>argArray</w:t>
        </w:r>
        <w:r w:rsidRPr="00E77497">
          <w:t xml:space="preserve"> argument that are inconsistent with other uses of generic array-like objects. </w:t>
        </w:r>
      </w:ins>
    </w:p>
    <w:p w14:paraId="5F89C629" w14:textId="77777777" w:rsidR="0045371C" w:rsidRPr="00E77497" w:rsidRDefault="0045371C" w:rsidP="0045371C">
      <w:pPr>
        <w:jc w:val="left"/>
        <w:rPr>
          <w:ins w:id="31261" w:author="Rev 8 Allen Wirfs-Brock" w:date="2012-05-31T17:08:00Z"/>
        </w:rPr>
      </w:pPr>
      <w:ins w:id="31262" w:author="Rev 8 Allen Wirfs-Brock" w:date="2012-05-31T17:08:00Z">
        <w:r w:rsidRPr="00E77497">
          <w:t xml:space="preserve">15.4.4.12: In step 9.a, incorrect reference to </w:t>
        </w:r>
        <w:r w:rsidRPr="00E77497">
          <w:rPr>
            <w:i/>
          </w:rPr>
          <w:t>relativeStart</w:t>
        </w:r>
        <w:r w:rsidRPr="00E77497">
          <w:t xml:space="preserve"> was replaced with a reference to </w:t>
        </w:r>
        <w:r w:rsidRPr="00E77497">
          <w:rPr>
            <w:i/>
          </w:rPr>
          <w:t>actualStart</w:t>
        </w:r>
        <w:r w:rsidRPr="00E77497">
          <w:t xml:space="preserve">. </w:t>
        </w:r>
      </w:ins>
    </w:p>
    <w:p w14:paraId="4383F8F2" w14:textId="77777777" w:rsidR="0045371C" w:rsidRPr="00E77497" w:rsidRDefault="0045371C" w:rsidP="0045371C">
      <w:pPr>
        <w:jc w:val="left"/>
        <w:rPr>
          <w:ins w:id="31263" w:author="Rev 8 Allen Wirfs-Brock" w:date="2012-05-31T17:08:00Z"/>
        </w:rPr>
      </w:pPr>
      <w:ins w:id="31264" w:author="Rev 8 Allen Wirfs-Brock" w:date="2012-05-31T17:08:00Z">
        <w:r w:rsidRPr="00E77497">
          <w:t xml:space="preserve">15.4.4.15: Clarified that the default value for </w:t>
        </w:r>
        <w:r w:rsidRPr="00E77497">
          <w:rPr>
            <w:rFonts w:ascii="Times New Roman" w:hAnsi="Times New Roman"/>
            <w:i/>
          </w:rPr>
          <w:t>fromIndex</w:t>
        </w:r>
        <w:r w:rsidRPr="00E77497">
          <w:t xml:space="preserve"> is the length minus 1 of the array.</w:t>
        </w:r>
      </w:ins>
    </w:p>
    <w:p w14:paraId="38F244E4" w14:textId="77777777" w:rsidR="0045371C" w:rsidRPr="00E77497" w:rsidRDefault="0045371C" w:rsidP="0045371C">
      <w:pPr>
        <w:jc w:val="left"/>
        <w:rPr>
          <w:ins w:id="31265" w:author="Rev 8 Allen Wirfs-Brock" w:date="2012-05-31T17:08:00Z"/>
        </w:rPr>
      </w:pPr>
      <w:ins w:id="31266" w:author="Rev 8 Allen Wirfs-Brock" w:date="2012-05-31T17:08:00Z">
        <w:r w:rsidRPr="00E77497">
          <w:t xml:space="preserve">15.4.4.18: In step 9 of the algorithm, </w:t>
        </w:r>
        <w:r w:rsidRPr="00E77497">
          <w:rPr>
            <w:rFonts w:ascii="Times New Roman" w:hAnsi="Times New Roman"/>
            <w:b/>
          </w:rPr>
          <w:t>undefined</w:t>
        </w:r>
        <w:r w:rsidRPr="00E77497">
          <w:t xml:space="preserve"> is now the specified return value.</w:t>
        </w:r>
      </w:ins>
    </w:p>
    <w:p w14:paraId="4149A4A9" w14:textId="77777777" w:rsidR="0045371C" w:rsidRPr="00E77497" w:rsidRDefault="0045371C" w:rsidP="0045371C">
      <w:pPr>
        <w:jc w:val="left"/>
        <w:rPr>
          <w:ins w:id="31267" w:author="Rev 8 Allen Wirfs-Brock" w:date="2012-05-31T17:08:00Z"/>
        </w:rPr>
      </w:pPr>
      <w:ins w:id="31268" w:author="Rev 8 Allen Wirfs-Brock" w:date="2012-05-31T17:08:00Z">
        <w:r w:rsidRPr="00E77497">
          <w:t xml:space="preserve">15.4.4.22: In step 9.c.ii the first argument to the [[Call]] internal method has been changed to </w:t>
        </w:r>
        <w:r w:rsidRPr="00E77497">
          <w:rPr>
            <w:rFonts w:ascii="Times New Roman" w:hAnsi="Times New Roman"/>
            <w:b/>
          </w:rPr>
          <w:t>undefined</w:t>
        </w:r>
        <w:r w:rsidRPr="00E77497">
          <w:t xml:space="preserve"> for consistency with the definition of </w:t>
        </w:r>
        <w:r w:rsidRPr="00E77497">
          <w:rPr>
            <w:rFonts w:ascii="Courier New" w:hAnsi="Courier New" w:cs="Courier New"/>
          </w:rPr>
          <w:t>Array.prototype.reduce</w:t>
        </w:r>
        <w:r w:rsidRPr="00E77497">
          <w:t>.</w:t>
        </w:r>
      </w:ins>
    </w:p>
    <w:p w14:paraId="413ECC53" w14:textId="77777777" w:rsidR="0045371C" w:rsidRPr="00E77497" w:rsidRDefault="0045371C" w:rsidP="0045371C">
      <w:pPr>
        <w:jc w:val="left"/>
        <w:rPr>
          <w:ins w:id="31269" w:author="Rev 8 Allen Wirfs-Brock" w:date="2012-05-31T17:08:00Z"/>
        </w:rPr>
      </w:pPr>
      <w:ins w:id="31270" w:author="Rev 8 Allen Wirfs-Brock" w:date="2012-05-31T17:08:00Z">
        <w:r w:rsidRPr="00E77497">
          <w:t>15.4.5.1: In Algorithm steps 3.l.ii and 3.l.iii the variable name was inverted resulting in an incorrectly inverted test.</w:t>
        </w:r>
      </w:ins>
    </w:p>
    <w:p w14:paraId="21315955" w14:textId="77777777" w:rsidR="0045371C" w:rsidRPr="00E77497" w:rsidRDefault="0045371C" w:rsidP="0045371C">
      <w:pPr>
        <w:jc w:val="left"/>
        <w:rPr>
          <w:ins w:id="31271" w:author="Rev 8 Allen Wirfs-Brock" w:date="2012-05-31T17:08:00Z"/>
        </w:rPr>
      </w:pPr>
      <w:ins w:id="31272" w:author="Rev 8 Allen Wirfs-Brock" w:date="2012-05-31T17:08:00Z">
        <w:r w:rsidRPr="00E77497">
          <w:t>15.5.4.9: Normative requirement concerning canonically equivalent strings deleted from paragraph following algorithm because it is listed as a recommendation in NOTE 2.</w:t>
        </w:r>
      </w:ins>
    </w:p>
    <w:p w14:paraId="7D3CC8CC" w14:textId="77777777" w:rsidR="0045371C" w:rsidRPr="00E77497" w:rsidRDefault="0045371C" w:rsidP="0045371C">
      <w:pPr>
        <w:jc w:val="left"/>
        <w:rPr>
          <w:ins w:id="31273" w:author="Rev 8 Allen Wirfs-Brock" w:date="2012-05-31T17:08:00Z"/>
        </w:rPr>
      </w:pPr>
      <w:ins w:id="31274" w:author="Rev 8 Allen Wirfs-Brock" w:date="2012-05-31T17:08:00Z">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ins>
    </w:p>
    <w:p w14:paraId="1FF03FC9" w14:textId="77777777" w:rsidR="0045371C" w:rsidRPr="00E77497" w:rsidRDefault="0045371C" w:rsidP="0045371C">
      <w:pPr>
        <w:jc w:val="left"/>
        <w:rPr>
          <w:ins w:id="31275" w:author="Rev 8 Allen Wirfs-Brock" w:date="2012-05-31T17:08:00Z"/>
        </w:rPr>
      </w:pPr>
      <w:ins w:id="31276" w:author="Rev 8 Allen Wirfs-Brock" w:date="2012-05-31T17:08:00Z">
        <w:r w:rsidRPr="00E77497">
          <w:t>15.5.5.2: In first paragraph, removed the implication that the individual character property access had “array index” semantics. Modified algorithm steps 3 and 5 such that they do not enforce “array index” requirement.</w:t>
        </w:r>
      </w:ins>
    </w:p>
    <w:p w14:paraId="5ECBB74B" w14:textId="77777777" w:rsidR="0045371C" w:rsidRPr="00E77497" w:rsidRDefault="0045371C" w:rsidP="0045371C">
      <w:pPr>
        <w:jc w:val="left"/>
        <w:rPr>
          <w:ins w:id="31277" w:author="Rev 8 Allen Wirfs-Brock" w:date="2012-05-31T17:08:00Z"/>
        </w:rPr>
      </w:pPr>
      <w:ins w:id="31278" w:author="Rev 8 Allen Wirfs-Brock" w:date="2012-05-31T17:08:00Z">
        <w:r w:rsidRPr="00E77497">
          <w:t>15.9.1.15: Specified legal value ranges for fields that lacked them. Eliminated “time-only” formats. Specified default values for all optional fields.</w:t>
        </w:r>
      </w:ins>
    </w:p>
    <w:p w14:paraId="484397B4" w14:textId="77777777" w:rsidR="0045371C" w:rsidRPr="00E77497" w:rsidRDefault="0045371C" w:rsidP="0045371C">
      <w:pPr>
        <w:jc w:val="left"/>
        <w:rPr>
          <w:ins w:id="31279" w:author="Rev 8 Allen Wirfs-Brock" w:date="2012-05-31T17:08:00Z"/>
        </w:rPr>
      </w:pPr>
      <w:ins w:id="31280" w:author="Rev 8 Allen Wirfs-Brock" w:date="2012-05-31T17:08:00Z">
        <w:r w:rsidRPr="00E77497">
          <w:t>15.10.2.2: The step numbers of the algorithm for the internal closure produced by step 2 were incorrectly numbered in a manner that implied that they were steps of the outer algorithm.</w:t>
        </w:r>
      </w:ins>
    </w:p>
    <w:p w14:paraId="641FBDF6" w14:textId="77777777" w:rsidR="0045371C" w:rsidRPr="00E77497" w:rsidRDefault="0045371C" w:rsidP="0045371C">
      <w:pPr>
        <w:jc w:val="left"/>
        <w:rPr>
          <w:ins w:id="31281" w:author="Rev 8 Allen Wirfs-Brock" w:date="2012-05-31T17:08:00Z"/>
        </w:rPr>
      </w:pPr>
      <w:ins w:id="31282" w:author="Rev 8 Allen Wirfs-Brock" w:date="2012-05-31T17:08:00Z">
        <w:r w:rsidRPr="00E77497">
          <w:t xml:space="preserve">15.10.2.6: In the abstract operation </w:t>
        </w:r>
        <w:r w:rsidRPr="00E77497">
          <w:rPr>
            <w:rFonts w:ascii="Times New Roman" w:hAnsi="Times New Roman"/>
            <w:i/>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ins>
    </w:p>
    <w:p w14:paraId="30C783F3" w14:textId="77777777" w:rsidR="0045371C" w:rsidRPr="00E77497" w:rsidRDefault="0045371C" w:rsidP="0045371C">
      <w:pPr>
        <w:jc w:val="left"/>
        <w:rPr>
          <w:ins w:id="31283" w:author="Rev 8 Allen Wirfs-Brock" w:date="2012-05-31T17:08:00Z"/>
        </w:rPr>
      </w:pPr>
      <w:ins w:id="31284" w:author="Rev 8 Allen Wirfs-Brock" w:date="2012-05-31T17:08:00Z">
        <w:r w:rsidRPr="00E77497">
          <w:t xml:space="preserve">15.10.2.8: In the algorithm for the closure returned by the abstract operation </w:t>
        </w:r>
        <w:r w:rsidRPr="00E77497">
          <w:rPr>
            <w:rFonts w:ascii="Times New Roman" w:hAnsi="Times New Roman"/>
            <w:i/>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ins>
    </w:p>
    <w:p w14:paraId="711DC53C" w14:textId="77777777" w:rsidR="0045371C" w:rsidRPr="00E77497" w:rsidRDefault="0045371C" w:rsidP="0045371C">
      <w:pPr>
        <w:jc w:val="left"/>
        <w:rPr>
          <w:ins w:id="31285" w:author="Rev 8 Allen Wirfs-Brock" w:date="2012-05-31T17:08:00Z"/>
        </w:rPr>
      </w:pPr>
      <w:ins w:id="31286" w:author="Rev 8 Allen Wirfs-Brock" w:date="2012-05-31T17:08:00Z">
        <w:r w:rsidRPr="00E77497">
          <w:t xml:space="preserve">15.10.6.2: Step 9.e was deleted because It performed an extra increment of </w:t>
        </w:r>
        <w:r w:rsidRPr="00E77497">
          <w:rPr>
            <w:rFonts w:ascii="Times New Roman" w:hAnsi="Times New Roman"/>
            <w:i/>
          </w:rPr>
          <w:t>i</w:t>
        </w:r>
        <w:r w:rsidRPr="00E77497">
          <w:t>.</w:t>
        </w:r>
      </w:ins>
    </w:p>
    <w:p w14:paraId="1E248556" w14:textId="77777777" w:rsidR="0045371C" w:rsidRPr="00E77497" w:rsidRDefault="0045371C" w:rsidP="0045371C">
      <w:pPr>
        <w:jc w:val="left"/>
        <w:rPr>
          <w:ins w:id="31287" w:author="Rev 8 Allen Wirfs-Brock" w:date="2012-05-31T17:08:00Z"/>
        </w:rPr>
      </w:pPr>
      <w:ins w:id="31288" w:author="Rev 8 Allen Wirfs-Brock" w:date="2012-05-31T17:08:00Z">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7A1BF580" w14:textId="77777777" w:rsidR="0045371C" w:rsidRPr="00E77497" w:rsidRDefault="0045371C" w:rsidP="0045371C">
      <w:pPr>
        <w:jc w:val="left"/>
        <w:rPr>
          <w:ins w:id="31289" w:author="Rev 8 Allen Wirfs-Brock" w:date="2012-05-31T17:08:00Z"/>
        </w:rPr>
      </w:pPr>
      <w:ins w:id="31290" w:author="Rev 8 Allen Wirfs-Brock" w:date="2012-05-31T17:08:00Z">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1DA637B9" w14:textId="77777777" w:rsidR="0045371C" w:rsidRPr="00E77497" w:rsidRDefault="0045371C" w:rsidP="0045371C">
      <w:pPr>
        <w:jc w:val="left"/>
        <w:rPr>
          <w:ins w:id="31291" w:author="Rev 8 Allen Wirfs-Brock" w:date="2012-05-31T17:08:00Z"/>
        </w:rPr>
      </w:pPr>
      <w:ins w:id="31292" w:author="Rev 8 Allen Wirfs-Brock" w:date="2012-05-31T17:08:00Z">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ins>
    </w:p>
    <w:p w14:paraId="0CB47061" w14:textId="77777777" w:rsidR="0045371C" w:rsidRPr="00E77497" w:rsidRDefault="0045371C" w:rsidP="0045371C">
      <w:pPr>
        <w:jc w:val="left"/>
        <w:rPr>
          <w:ins w:id="31293" w:author="Rev 8 Allen Wirfs-Brock" w:date="2012-05-31T17:08:00Z"/>
        </w:rPr>
      </w:pPr>
      <w:ins w:id="31294" w:author="Rev 8 Allen Wirfs-Brock" w:date="2012-05-31T17:08:00Z">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0147E740" w14:textId="77777777" w:rsidR="0045371C" w:rsidRPr="00E77497" w:rsidRDefault="0045371C" w:rsidP="0045371C">
      <w:pPr>
        <w:jc w:val="left"/>
        <w:rPr>
          <w:ins w:id="31295" w:author="Rev 8 Allen Wirfs-Brock" w:date="2012-05-31T17:08:00Z"/>
        </w:rPr>
      </w:pPr>
      <w:ins w:id="31296" w:author="Rev 8 Allen Wirfs-Brock" w:date="2012-05-31T17:08:00Z">
        <w:r w:rsidRPr="00E77497">
          <w:t xml:space="preserve">15.12.3: In step 10.b.iii of the </w:t>
        </w:r>
        <w:r w:rsidRPr="00E77497">
          <w:rPr>
            <w:rFonts w:ascii="Times New Roman" w:hAnsi="Times New Roman"/>
            <w:i/>
          </w:rPr>
          <w:t>JA</w:t>
        </w:r>
        <w:r w:rsidRPr="00E77497">
          <w:t xml:space="preserve"> internal operation, the last element of the concatenation is “</w:t>
        </w:r>
        <w:r w:rsidRPr="00E77497">
          <w:rPr>
            <w:rFonts w:ascii="Courier New" w:hAnsi="Courier New" w:cs="Courier New"/>
            <w:b/>
          </w:rPr>
          <w:t>]</w:t>
        </w:r>
        <w:r w:rsidRPr="00E77497">
          <w:t>”.</w:t>
        </w:r>
      </w:ins>
    </w:p>
    <w:p w14:paraId="3E7F2398" w14:textId="77777777" w:rsidR="0045371C" w:rsidRPr="00E77497" w:rsidRDefault="0045371C" w:rsidP="0045371C">
      <w:pPr>
        <w:jc w:val="left"/>
        <w:rPr>
          <w:ins w:id="31297" w:author="Rev 8 Allen Wirfs-Brock" w:date="2012-05-31T17:08:00Z"/>
        </w:rPr>
      </w:pPr>
      <w:ins w:id="31298" w:author="Rev 8 Allen Wirfs-Brock" w:date="2012-05-31T17:08:00Z">
        <w:r w:rsidRPr="00E77497">
          <w:t>B.2.1: Added to NOTE that the encoding is based upon RFC 1738 rather than the newer RFC 3986.</w:t>
        </w:r>
      </w:ins>
    </w:p>
    <w:p w14:paraId="2E85518B" w14:textId="77777777" w:rsidR="0045371C" w:rsidRPr="00E77497" w:rsidRDefault="0045371C" w:rsidP="0045371C">
      <w:pPr>
        <w:jc w:val="left"/>
        <w:rPr>
          <w:ins w:id="31299" w:author="Rev 8 Allen Wirfs-Brock" w:date="2012-05-31T17:08:00Z"/>
        </w:rPr>
      </w:pPr>
      <w:ins w:id="31300" w:author="Rev 8 Allen Wirfs-Brock" w:date="2012-05-31T17:08:00Z">
        <w:r w:rsidRPr="00E77497">
          <w:t xml:space="preserve">Annex C: An item was added corresponding to 7.6.12 regarding </w:t>
        </w:r>
        <w:r w:rsidRPr="00E77497">
          <w:rPr>
            <w:rFonts w:ascii="Times New Roman" w:hAnsi="Times New Roman"/>
            <w:i/>
          </w:rPr>
          <w:t>FutureReservedWords</w:t>
        </w:r>
        <w:r w:rsidRPr="00E77497">
          <w:t xml:space="preserve"> in strict mode.</w:t>
        </w:r>
      </w:ins>
    </w:p>
    <w:p w14:paraId="4B95FFD6" w14:textId="77777777" w:rsidR="00901F12" w:rsidRDefault="00901F12" w:rsidP="00901F12">
      <w:pPr>
        <w:pStyle w:val="20"/>
        <w:numPr>
          <w:ilvl w:val="0"/>
          <w:numId w:val="0"/>
        </w:numPr>
        <w:rPr>
          <w:ins w:id="31301" w:author="Rev 7 Allen Wirfs-Brock" w:date="2012-04-11T15:32:00Z"/>
        </w:rPr>
      </w:pPr>
      <w:bookmarkStart w:id="31302" w:name="_Toc329528937"/>
      <w:ins w:id="31303" w:author="Rev 7 Allen Wirfs-Brock" w:date="2012-04-11T15:32:00Z">
        <w:r>
          <w:t>I</w:t>
        </w:r>
        <w:r w:rsidRPr="00E77497">
          <w:t xml:space="preserve">n </w:t>
        </w:r>
        <w:del w:id="31304" w:author="Rev 8 Allen Wirfs-Brock" w:date="2012-05-31T17:11:00Z">
          <w:r w:rsidRPr="00E77497" w:rsidDel="0045371C">
            <w:delText xml:space="preserve">the </w:delText>
          </w:r>
        </w:del>
        <w:r w:rsidRPr="00E77497">
          <w:t>5</w:t>
        </w:r>
        <w:r w:rsidRPr="00E77497">
          <w:rPr>
            <w:vertAlign w:val="superscript"/>
          </w:rPr>
          <w:t>th</w:t>
        </w:r>
        <w:r w:rsidRPr="00E77497">
          <w:t xml:space="preserve"> Edition</w:t>
        </w:r>
      </w:ins>
      <w:ins w:id="31305" w:author="Rev 8 Allen Wirfs-Brock" w:date="2012-05-31T17:11:00Z">
        <w:r w:rsidR="0045371C">
          <w:t xml:space="preserve"> 5</w:t>
        </w:r>
      </w:ins>
      <w:bookmarkEnd w:id="31302"/>
    </w:p>
    <w:p w14:paraId="54849360" w14:textId="77777777" w:rsidR="00E80769" w:rsidRPr="00E77497" w:rsidRDefault="00E80769" w:rsidP="00E80769">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 xml:space="preserve">specification text for all internal references and invocations of standard built-in objects and methods has been clarified by making it explicit that the intent is that the actual built-in object is to be used rather than the current dynamic value of the correspondingly named property. </w:t>
      </w:r>
    </w:p>
    <w:p w14:paraId="7D16B385" w14:textId="77777777" w:rsidR="00E80769" w:rsidRPr="00E77497" w:rsidRDefault="00E80769" w:rsidP="00E80769">
      <w:r w:rsidRPr="00E77497">
        <w:t>11.8.</w:t>
      </w:r>
      <w:del w:id="31306" w:author="Rev 4 Allen Wirfs-Brock" w:date="2011-10-15T12:33:00Z">
        <w:r w:rsidRPr="00E77497" w:rsidDel="007813BC">
          <w:delText>2</w:delText>
        </w:r>
      </w:del>
      <w:ins w:id="31307" w:author="Rev 4 Allen Wirfs-Brock" w:date="2011-10-15T12:33:00Z">
        <w:r w:rsidR="007813BC" w:rsidRPr="00E77497">
          <w:t>1</w:t>
        </w:r>
      </w:ins>
      <w:del w:id="31308" w:author="Rev 4 Allen Wirfs-Brock" w:date="2011-10-15T12:33:00Z">
        <w:r w:rsidRPr="00E77497" w:rsidDel="007813BC">
          <w:delText>, 11.8.3, 11.8.5</w:delText>
        </w:r>
      </w:del>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6AF1F9DD" w14:textId="77777777"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14:paraId="600B7990" w14:textId="77777777"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14:paraId="334360E8" w14:textId="77777777"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14:paraId="3AE964B8" w14:textId="77777777"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14:paraId="26C9C8C7" w14:textId="77777777"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14:paraId="26283D48" w14:textId="77777777" w:rsidR="00E80769" w:rsidRPr="00E77497" w:rsidRDefault="00E80769" w:rsidP="00E80769">
      <w:pPr>
        <w:jc w:val="left"/>
      </w:pPr>
      <w:r w:rsidRPr="00E77497">
        <w:t>15.10.6: RegExp.prototype is now a RegExp object rather than an instance of Object. The value of its [[Class]] internal property which is observable using Object.prototype.toString is now “RegExp” rather than “Object”.</w:t>
      </w:r>
    </w:p>
    <w:p w14:paraId="70C3B577" w14:textId="77777777" w:rsidR="00E80769" w:rsidRPr="00E77497" w:rsidRDefault="000D7240" w:rsidP="00990F07">
      <w:pPr>
        <w:jc w:val="left"/>
      </w:pPr>
      <w:r w:rsidRPr="00E77497">
        <w:br w:type="page"/>
      </w:r>
    </w:p>
    <w:p w14:paraId="1F158CEB" w14:textId="77777777" w:rsidR="00990F07" w:rsidRPr="00E77497" w:rsidRDefault="00990F07" w:rsidP="00990F07">
      <w:pPr>
        <w:pStyle w:val="ANNEX"/>
      </w:pPr>
      <w:r w:rsidRPr="00E77497">
        <w:rPr>
          <w:b w:val="0"/>
        </w:rPr>
        <w:br/>
      </w:r>
      <w:bookmarkStart w:id="31309" w:name="_Toc329528938"/>
      <w:r w:rsidRPr="00E77497">
        <w:rPr>
          <w:b w:val="0"/>
        </w:rPr>
        <w:t>(informative)</w:t>
      </w:r>
      <w:r w:rsidRPr="00E77497">
        <w:rPr>
          <w:b w:val="0"/>
        </w:rPr>
        <w:br/>
      </w:r>
      <w:r w:rsidRPr="00E77497">
        <w:rPr>
          <w:b w:val="0"/>
        </w:rPr>
        <w:fldChar w:fldCharType="begin"/>
      </w:r>
      <w:r w:rsidRPr="00E77497">
        <w:rPr>
          <w:b w:val="0"/>
        </w:rPr>
        <w:instrText xml:space="preserve">SEQ aaa \h </w:instrText>
      </w:r>
      <w:del w:id="31310" w:author="Rev 8 Allen Wirfs-Brock" w:date="2012-06-15T15:41:00Z">
        <w:r w:rsidRPr="00E77497">
          <w:rPr>
            <w:b w:val="0"/>
          </w:rPr>
          <w:fldChar w:fldCharType="end"/>
        </w:r>
      </w:del>
      <w:r w:rsidRPr="00E77497">
        <w:rPr>
          <w:b w:val="0"/>
        </w:rPr>
        <w:fldChar w:fldCharType="begin"/>
      </w:r>
      <w:r w:rsidRPr="00E77497">
        <w:rPr>
          <w:b w:val="0"/>
        </w:rPr>
        <w:instrText xml:space="preserve">SEQ table \r0\h </w:instrText>
      </w:r>
      <w:del w:id="31311" w:author="Rev 8 Allen Wirfs-Brock" w:date="2012-06-13T12:09:00Z">
        <w:r w:rsidRPr="00E77497">
          <w:rPr>
            <w:b w:val="0"/>
          </w:rPr>
          <w:fldChar w:fldCharType="end"/>
        </w:r>
      </w:del>
      <w:r w:rsidRPr="00E77497">
        <w:rPr>
          <w:b w:val="0"/>
        </w:rPr>
        <w:fldChar w:fldCharType="begin"/>
      </w:r>
      <w:r w:rsidRPr="00E77497">
        <w:rPr>
          <w:b w:val="0"/>
        </w:rPr>
        <w:instrText xml:space="preserve">SEQ figure \r0\h </w:instrText>
      </w:r>
      <w:del w:id="31312" w:author="Rev 8 Allen Wirfs-Brock" w:date="2012-06-15T15:41:00Z">
        <w:r w:rsidRPr="00E77497">
          <w:rPr>
            <w:b w:val="0"/>
          </w:rPr>
          <w:fldChar w:fldCharType="end"/>
        </w:r>
      </w:del>
      <w:r w:rsidRPr="00E77497">
        <w:br/>
      </w:r>
      <w:bookmarkStart w:id="31313" w:name="_Toc202449585"/>
      <w:r w:rsidRPr="00E77497">
        <w:t xml:space="preserve">Additions and Changes </w:t>
      </w:r>
      <w:del w:id="31314" w:author="Rev 7 Allen Wirfs-Brock" w:date="2012-04-11T15:39:00Z">
        <w:r w:rsidRPr="00E77497" w:rsidDel="00901F12">
          <w:delText>in the 5</w:delText>
        </w:r>
        <w:r w:rsidRPr="00E77497" w:rsidDel="00901F12">
          <w:rPr>
            <w:vertAlign w:val="superscript"/>
          </w:rPr>
          <w:delText>th</w:delText>
        </w:r>
        <w:r w:rsidRPr="00E77497" w:rsidDel="00901F12">
          <w:delText xml:space="preserve"> Edition </w:delText>
        </w:r>
      </w:del>
      <w:r w:rsidRPr="00E77497">
        <w:t>that</w:t>
      </w:r>
      <w:r w:rsidRPr="00E77497">
        <w:br/>
        <w:t xml:space="preserve">Introduce Incompatibilities with </w:t>
      </w:r>
      <w:del w:id="31315" w:author="Rev 7 Allen Wirfs-Brock" w:date="2012-04-11T15:40:00Z">
        <w:r w:rsidRPr="00E77497" w:rsidDel="00901F12">
          <w:delText>the 3</w:delText>
        </w:r>
        <w:r w:rsidRPr="00E77497" w:rsidDel="00901F12">
          <w:rPr>
            <w:vertAlign w:val="superscript"/>
          </w:rPr>
          <w:delText>rd</w:delText>
        </w:r>
      </w:del>
      <w:ins w:id="31316" w:author="Rev 7 Allen Wirfs-Brock" w:date="2012-04-11T15:40:00Z">
        <w:r w:rsidR="00901F12">
          <w:t>Prior</w:t>
        </w:r>
      </w:ins>
      <w:r w:rsidRPr="00E77497">
        <w:t xml:space="preserve"> Edition</w:t>
      </w:r>
      <w:bookmarkEnd w:id="31313"/>
      <w:ins w:id="31317" w:author="Rev 7 Allen Wirfs-Brock" w:date="2012-04-11T15:40:00Z">
        <w:r w:rsidR="00901F12">
          <w:t>s</w:t>
        </w:r>
      </w:ins>
      <w:bookmarkEnd w:id="31309"/>
    </w:p>
    <w:p w14:paraId="18CBE26C" w14:textId="77777777" w:rsidR="00901F12" w:rsidRDefault="00901F12" w:rsidP="00901F12">
      <w:pPr>
        <w:pStyle w:val="20"/>
        <w:numPr>
          <w:ilvl w:val="0"/>
          <w:numId w:val="0"/>
        </w:numPr>
        <w:spacing w:before="0"/>
        <w:rPr>
          <w:ins w:id="31318" w:author="Rev 7 Allen Wirfs-Brock" w:date="2012-04-11T15:39:00Z"/>
        </w:rPr>
      </w:pPr>
      <w:bookmarkStart w:id="31319" w:name="_Toc329528939"/>
      <w:ins w:id="31320" w:author="Rev 7 Allen Wirfs-Brock" w:date="2012-04-11T15:39:00Z">
        <w:r>
          <w:t>I</w:t>
        </w:r>
        <w:r w:rsidRPr="00E77497">
          <w:t xml:space="preserve">n the </w:t>
        </w:r>
        <w:r>
          <w:t>6</w:t>
        </w:r>
        <w:r w:rsidRPr="00E77497">
          <w:rPr>
            <w:vertAlign w:val="superscript"/>
          </w:rPr>
          <w:t>th</w:t>
        </w:r>
        <w:r w:rsidRPr="00E77497">
          <w:t xml:space="preserve"> Edition</w:t>
        </w:r>
        <w:bookmarkEnd w:id="31319"/>
      </w:ins>
    </w:p>
    <w:p w14:paraId="60BA14E9" w14:textId="77777777" w:rsidR="00F07F43" w:rsidRDefault="00F07F43" w:rsidP="00F07F43">
      <w:pPr>
        <w:rPr>
          <w:ins w:id="31321" w:author="Rev 8 Allen Wirfs-Brock" w:date="2012-06-01T09:01:00Z"/>
        </w:rPr>
      </w:pPr>
      <w:ins w:id="31322" w:author="Rev 8 Allen Wirfs-Brock" w:date="2012-06-01T09:01:00Z">
        <w:r>
          <w:t>12.</w:t>
        </w:r>
      </w:ins>
      <w:ins w:id="31323" w:author="Rev 8 Allen Wirfs-Brock" w:date="2012-06-01T09:02:00Z">
        <w:r>
          <w:t>6</w:t>
        </w:r>
      </w:ins>
      <w:ins w:id="31324" w:author="Rev 8 Allen Wirfs-Brock" w:date="2012-06-01T09:01:00Z">
        <w:r>
          <w:t xml:space="preserve">: In Edition 6, </w:t>
        </w:r>
      </w:ins>
      <w:ins w:id="31325" w:author="Rev 8 Allen Wirfs-Brock" w:date="2012-06-01T09:02:00Z">
        <w:r>
          <w:t>a terminating semi-colon is no longer required at the end of a do-while statement.</w:t>
        </w:r>
      </w:ins>
    </w:p>
    <w:p w14:paraId="5DC11A04" w14:textId="77777777" w:rsidR="00901F12" w:rsidRDefault="00901F12" w:rsidP="00901F12">
      <w:pPr>
        <w:rPr>
          <w:ins w:id="31326" w:author="Rev 7 Allen Wirfs-Brock" w:date="2012-04-11T15:39:00Z"/>
        </w:rPr>
      </w:pPr>
      <w:ins w:id="31327" w:author="Rev 7 Allen Wirfs-Brock" w:date="2012-04-11T15:39:00Z">
        <w:del w:id="31328" w:author="Rev 8 Allen Wirfs-Brock" w:date="2012-06-01T09:01:00Z">
          <w:r w:rsidDel="00F07F43">
            <w:delText xml:space="preserve"> </w:delText>
          </w:r>
        </w:del>
      </w:ins>
      <w:ins w:id="31329" w:author="Rev 8 Allen Wirfs-Brock" w:date="2012-05-14T12:49:00Z">
        <w:r w:rsidR="00260B39">
          <w:t xml:space="preserve">12.14: </w:t>
        </w:r>
      </w:ins>
      <w:ins w:id="31330" w:author="Rev 8 Allen Wirfs-Brock" w:date="2012-05-14T12:53:00Z">
        <w:r w:rsidR="00260B39">
          <w:t>In Edition 6, it is an early error</w:t>
        </w:r>
      </w:ins>
      <w:ins w:id="31331" w:author="Rev 8 Allen Wirfs-Brock" w:date="2012-05-14T12:49:00Z">
        <w:r w:rsidR="00260B39">
          <w:t xml:space="preserve"> </w:t>
        </w:r>
      </w:ins>
      <w:ins w:id="31332" w:author="Rev 8 Allen Wirfs-Brock" w:date="2012-05-14T12:53:00Z">
        <w:r w:rsidR="00260B39">
          <w:t>for</w:t>
        </w:r>
      </w:ins>
      <w:ins w:id="31333" w:author="Rev 8 Allen Wirfs-Brock" w:date="2012-05-14T12:50:00Z">
        <w:r w:rsidR="00260B39">
          <w:t xml:space="preserve"> a</w:t>
        </w:r>
      </w:ins>
      <w:ins w:id="31334" w:author="Rev 8 Allen Wirfs-Brock" w:date="2012-05-14T12:49:00Z">
        <w:r w:rsidR="00260B39">
          <w:t xml:space="preserve"> </w:t>
        </w:r>
        <w:r w:rsidR="00260B39" w:rsidRPr="00D3286A">
          <w:rPr>
            <w:rFonts w:ascii="Times New Roman" w:hAnsi="Times New Roman"/>
            <w:i/>
          </w:rPr>
          <w:t>Catch</w:t>
        </w:r>
        <w:r w:rsidR="00260B39">
          <w:t xml:space="preserve"> clause </w:t>
        </w:r>
      </w:ins>
      <w:ins w:id="31335" w:author="Rev 8 Allen Wirfs-Brock" w:date="2012-05-14T12:53:00Z">
        <w:r w:rsidR="00260B39">
          <w:t xml:space="preserve">to </w:t>
        </w:r>
      </w:ins>
      <w:ins w:id="31336" w:author="Rev 8 Allen Wirfs-Brock" w:date="2012-05-14T12:49:00Z">
        <w:r w:rsidR="00260B39">
          <w:t xml:space="preserve">contained a </w:t>
        </w:r>
        <w:r w:rsidR="00260B39" w:rsidRPr="00D3286A">
          <w:rPr>
            <w:rFonts w:ascii="Courier New" w:hAnsi="Courier New" w:cs="Courier New"/>
            <w:b/>
          </w:rPr>
          <w:t>var</w:t>
        </w:r>
        <w:r w:rsidR="00260B39">
          <w:t xml:space="preserve"> declaration for the same </w:t>
        </w:r>
        <w:r w:rsidR="00260B39" w:rsidRPr="00D3286A">
          <w:rPr>
            <w:rFonts w:ascii="Times New Roman" w:hAnsi="Times New Roman"/>
            <w:i/>
          </w:rPr>
          <w:t>Identifier</w:t>
        </w:r>
        <w:r w:rsidR="00260B39">
          <w:t xml:space="preserve"> that appears as the </w:t>
        </w:r>
        <w:r w:rsidR="00260B39" w:rsidRPr="00D3286A">
          <w:rPr>
            <w:rFonts w:ascii="Times New Roman" w:hAnsi="Times New Roman"/>
            <w:i/>
          </w:rPr>
          <w:t>Catch</w:t>
        </w:r>
        <w:r w:rsidR="00260B39">
          <w:t xml:space="preserve"> clause parameter</w:t>
        </w:r>
      </w:ins>
      <w:ins w:id="31337" w:author="Rev 8 Allen Wirfs-Brock" w:date="2012-05-14T12:54:00Z">
        <w:r w:rsidR="00260B39">
          <w:t>.</w:t>
        </w:r>
      </w:ins>
      <w:ins w:id="31338" w:author="Rev 8 Allen Wirfs-Brock" w:date="2012-05-14T12:49:00Z">
        <w:r w:rsidR="00260B39">
          <w:t xml:space="preserve"> </w:t>
        </w:r>
      </w:ins>
      <w:ins w:id="31339" w:author="Rev 8 Allen Wirfs-Brock" w:date="2012-05-14T12:53:00Z">
        <w:r w:rsidR="00260B39">
          <w:t xml:space="preserve">In previous editions, </w:t>
        </w:r>
      </w:ins>
      <w:ins w:id="31340" w:author="Rev 8 Allen Wirfs-Brock" w:date="2012-05-14T12:54:00Z">
        <w:r w:rsidR="00260B39">
          <w:t>such a</w:t>
        </w:r>
      </w:ins>
      <w:ins w:id="31341" w:author="Rev 8 Allen Wirfs-Brock" w:date="2012-05-14T12:49:00Z">
        <w:r w:rsidR="00260B39">
          <w:t xml:space="preserve"> variable</w:t>
        </w:r>
      </w:ins>
      <w:ins w:id="31342" w:author="Rev 8 Allen Wirfs-Brock" w:date="2012-05-14T12:54:00Z">
        <w:r w:rsidR="00260B39">
          <w:t xml:space="preserve"> declaration</w:t>
        </w:r>
      </w:ins>
      <w:ins w:id="31343" w:author="Rev 8 Allen Wirfs-Brock" w:date="2012-05-14T12:49:00Z">
        <w:r w:rsidR="00260B39">
          <w:t xml:space="preserve"> would be instantiated in the</w:t>
        </w:r>
      </w:ins>
      <w:ins w:id="31344" w:author="Rev 8 Allen Wirfs-Brock" w:date="2012-05-14T12:50:00Z">
        <w:r w:rsidR="00260B39">
          <w:t xml:space="preserve"> enclosing</w:t>
        </w:r>
      </w:ins>
      <w:ins w:id="31345" w:author="Rev 8 Allen Wirfs-Brock" w:date="2012-05-14T12:49:00Z">
        <w:r w:rsidR="00260B39">
          <w:t xml:space="preserve"> variable environment but </w:t>
        </w:r>
      </w:ins>
      <w:ins w:id="31346" w:author="Rev 8 Allen Wirfs-Brock" w:date="2012-05-14T12:51:00Z">
        <w:r w:rsidR="00260B39">
          <w:t>the declaration’s</w:t>
        </w:r>
      </w:ins>
      <w:ins w:id="31347" w:author="Rev 8 Allen Wirfs-Brock" w:date="2012-05-14T12:49:00Z">
        <w:r w:rsidR="00260B39">
          <w:t xml:space="preserve"> </w:t>
        </w:r>
        <w:r w:rsidR="00260B39" w:rsidRPr="00D3286A">
          <w:rPr>
            <w:rFonts w:ascii="Times New Roman" w:hAnsi="Times New Roman"/>
            <w:i/>
          </w:rPr>
          <w:t>Initializer</w:t>
        </w:r>
        <w:r w:rsidR="00260B39">
          <w:t xml:space="preserve"> value would be assigned to the </w:t>
        </w:r>
        <w:r w:rsidR="00260B39" w:rsidRPr="00D3286A">
          <w:rPr>
            <w:rFonts w:ascii="Times New Roman" w:hAnsi="Times New Roman"/>
            <w:i/>
          </w:rPr>
          <w:t>Catch</w:t>
        </w:r>
        <w:r w:rsidR="00260B39">
          <w:t xml:space="preserve"> parameter</w:t>
        </w:r>
      </w:ins>
      <w:ins w:id="31348" w:author="Rev 8 Allen Wirfs-Brock" w:date="2012-05-14T12:54:00Z">
        <w:r w:rsidR="00260B39">
          <w:t>.</w:t>
        </w:r>
      </w:ins>
    </w:p>
    <w:p w14:paraId="540FF075" w14:textId="77777777" w:rsidR="00901F12" w:rsidRDefault="00901F12" w:rsidP="00901F12">
      <w:pPr>
        <w:pStyle w:val="20"/>
        <w:numPr>
          <w:ilvl w:val="0"/>
          <w:numId w:val="0"/>
        </w:numPr>
        <w:rPr>
          <w:ins w:id="31349" w:author="Rev 7 Allen Wirfs-Brock" w:date="2012-04-11T15:39:00Z"/>
        </w:rPr>
      </w:pPr>
      <w:bookmarkStart w:id="31350" w:name="_Toc329528940"/>
      <w:ins w:id="31351" w:author="Rev 7 Allen Wirfs-Brock" w:date="2012-04-11T15:39:00Z">
        <w:r>
          <w:t>I</w:t>
        </w:r>
        <w:r w:rsidRPr="00E77497">
          <w:t>n the 5</w:t>
        </w:r>
        <w:r w:rsidRPr="00E77497">
          <w:rPr>
            <w:vertAlign w:val="superscript"/>
          </w:rPr>
          <w:t>th</w:t>
        </w:r>
        <w:r w:rsidRPr="00E77497">
          <w:t xml:space="preserve"> Edition</w:t>
        </w:r>
        <w:bookmarkEnd w:id="31350"/>
      </w:ins>
    </w:p>
    <w:p w14:paraId="02888CA7" w14:textId="77777777"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14:paraId="4B889578" w14:textId="77777777"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14:paraId="51DAFC47" w14:textId="77777777"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14:paraId="590D1EE9" w14:textId="77777777"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14:paraId="6767B8CB" w14:textId="77777777"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14:paraId="11293005" w14:textId="77777777"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14:paraId="7423F559" w14:textId="77777777"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228846C1" w14:textId="77777777" w:rsidR="00E80769" w:rsidRPr="00E77497" w:rsidRDefault="00E80769" w:rsidP="00E80769">
      <w:r w:rsidRPr="00E77497">
        <w:t xml:space="preserve">15.4.4: In Edition </w:t>
      </w:r>
      <w:r w:rsidR="00BB5F57" w:rsidRPr="00E77497">
        <w:t xml:space="preserve">5 </w:t>
      </w:r>
      <w:r w:rsidRPr="00E77497">
        <w:t xml:space="preserve">all methods of </w:t>
      </w:r>
      <w:r w:rsidRPr="00E77497">
        <w:rPr>
          <w:rFonts w:ascii="Courier New" w:hAnsi="Courier New" w:cs="Courier New"/>
          <w:b/>
        </w:rPr>
        <w:t>Array.prototype</w:t>
      </w:r>
      <w:r w:rsidRPr="00E77497">
        <w:t xml:space="preserve"> are intentionally generic. In Edition </w:t>
      </w:r>
      <w:r w:rsidR="00BB5F57" w:rsidRPr="00E77497">
        <w:t xml:space="preserve">3 </w:t>
      </w:r>
      <w:r w:rsidRPr="00E77497">
        <w:rPr>
          <w:rFonts w:ascii="Courier New" w:hAnsi="Courier New" w:cs="Courier New"/>
          <w:b/>
        </w:rPr>
        <w:t>toString</w:t>
      </w:r>
      <w:r w:rsidRPr="00E77497">
        <w:t xml:space="preserve"> and </w:t>
      </w:r>
      <w:r w:rsidRPr="00E77497">
        <w:rPr>
          <w:rFonts w:ascii="Courier New" w:hAnsi="Courier New" w:cs="Courier New"/>
          <w:b/>
        </w:rPr>
        <w:t>toLocaleString</w:t>
      </w:r>
      <w:r w:rsidRPr="00E77497">
        <w:t xml:space="preserve"> were not generic and would throw a </w:t>
      </w:r>
      <w:r w:rsidRPr="00E77497">
        <w:rPr>
          <w:rFonts w:ascii="Courier New" w:hAnsi="Courier New" w:cs="Courier New"/>
          <w:b/>
        </w:rPr>
        <w:t>TypeError</w:t>
      </w:r>
      <w:r w:rsidRPr="00E77497">
        <w:t xml:space="preserve"> exception if applied to objects that were not instances of Array.</w:t>
      </w:r>
    </w:p>
    <w:p w14:paraId="610F117C" w14:textId="77777777"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14:paraId="1A1EA4CE" w14:textId="77777777" w:rsidR="00E80769" w:rsidRPr="00E77497" w:rsidRDefault="00E80769" w:rsidP="00E80769">
      <w:r w:rsidRPr="00E77497">
        <w:t xml:space="preserve">10.6: In Edition </w:t>
      </w:r>
      <w:r w:rsidR="00BB5F57" w:rsidRPr="00E77497">
        <w:t xml:space="preserve">5 </w:t>
      </w:r>
      <w:r w:rsidRPr="00E77497">
        <w:t xml:space="preserve">the value of the [[Class]] internal 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24A535C0" w14:textId="77777777"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710BC217" w14:textId="77777777"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6B21E729" w14:textId="77777777"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14:paraId="0EAE0503" w14:textId="77777777"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4502F3F8" w14:textId="77777777"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1D564D8F" w14:textId="77777777"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12EA1FF9" w14:textId="77777777" w:rsidR="00E80769" w:rsidRPr="00E77497" w:rsidRDefault="00E80769" w:rsidP="00E80769">
      <w:r w:rsidRPr="00E77497">
        <w:t xml:space="preserve">15.3.4.3: In </w:t>
      </w:r>
      <w:r w:rsidR="006E584F" w:rsidRPr="00E77497">
        <w:t>Edition 3</w:t>
      </w:r>
      <w:r w:rsidRPr="00E77497">
        <w:t xml:space="preserve">, a </w:t>
      </w:r>
      <w:r w:rsidRPr="00E77497">
        <w:rPr>
          <w:b/>
        </w:rPr>
        <w:t>TypeError</w:t>
      </w:r>
      <w:r w:rsidRPr="00E77497">
        <w:t xml:space="preserve"> is thrown if the second argument passed to </w:t>
      </w:r>
      <w:r w:rsidRPr="00E77497">
        <w:rPr>
          <w:rFonts w:ascii="Courier New" w:hAnsi="Courier New" w:cs="Courier New"/>
          <w:b/>
        </w:rPr>
        <w:t>Function.prototype.apply</w:t>
      </w:r>
      <w:r w:rsidRPr="00E77497">
        <w:t xml:space="preserve"> is neither an array object nor an arguments object. In </w:t>
      </w:r>
      <w:r w:rsidR="00BB5F57" w:rsidRPr="00E77497">
        <w:t>Edition 5</w:t>
      </w:r>
      <w:r w:rsidRPr="00E77497">
        <w:t xml:space="preserve">, the second argument may be any kind of generic array-like object that has a valid </w:t>
      </w:r>
      <w:r w:rsidRPr="00E77497">
        <w:rPr>
          <w:rFonts w:ascii="Courier New" w:hAnsi="Courier New" w:cs="Courier New"/>
          <w:b/>
        </w:rPr>
        <w:t>length</w:t>
      </w:r>
      <w:r w:rsidRPr="00E77497">
        <w:t xml:space="preserve"> property.</w:t>
      </w:r>
    </w:p>
    <w:p w14:paraId="3AD94FB3" w14:textId="77777777" w:rsidR="00E80769" w:rsidRPr="00E77497" w:rsidRDefault="00E80769" w:rsidP="00E80769">
      <w:r w:rsidRPr="00E77497">
        <w:t xml:space="preserve">15.3.4.3, 15.3.4.4: In </w:t>
      </w:r>
      <w:r w:rsidR="006E584F" w:rsidRPr="00E77497">
        <w:t>Edition 3</w:t>
      </w:r>
      <w:r w:rsidRPr="00E77497">
        <w:t xml:space="preserve"> passing </w:t>
      </w:r>
      <w:r w:rsidRPr="00E77497">
        <w:rPr>
          <w:b/>
        </w:rPr>
        <w:t>undefined</w:t>
      </w:r>
      <w:r w:rsidRPr="00E77497">
        <w:t xml:space="preserve"> or </w:t>
      </w:r>
      <w:r w:rsidRPr="00E77497">
        <w:rPr>
          <w:b/>
        </w:rPr>
        <w:t>null</w:t>
      </w:r>
      <w:r w:rsidRPr="00E77497">
        <w:t xml:space="preserve"> as the first argument to either </w:t>
      </w:r>
      <w:r w:rsidRPr="00E77497">
        <w:rPr>
          <w:rFonts w:ascii="Courier New" w:hAnsi="Courier New" w:cs="Courier New"/>
          <w:b/>
        </w:rPr>
        <w:t>Function.prototype.apply</w:t>
      </w:r>
      <w:r w:rsidRPr="00E77497">
        <w:t xml:space="preserve"> or </w:t>
      </w:r>
      <w:r w:rsidRPr="00E77497">
        <w:rPr>
          <w:rFonts w:ascii="Courier New" w:hAnsi="Courier New" w:cs="Courier New"/>
          <w:b/>
        </w:rPr>
        <w:t>Function.prototype.call</w:t>
      </w:r>
      <w:r w:rsidRPr="00E77497">
        <w:t xml:space="preserve"> causes the global object to be passed to the indirectly invoked target function as the </w:t>
      </w:r>
      <w:r w:rsidRPr="00E77497">
        <w:rPr>
          <w:b/>
        </w:rPr>
        <w:t>this</w:t>
      </w:r>
      <w:r w:rsidRPr="00E77497">
        <w:t xml:space="preserve"> value. If the first argument is a primitive value the result of calling ToObject on the primitive value is passed as the </w:t>
      </w:r>
      <w:r w:rsidRPr="00E77497">
        <w:rPr>
          <w:b/>
        </w:rPr>
        <w:t>this</w:t>
      </w:r>
      <w:r w:rsidRPr="00E77497">
        <w:t xml:space="preserve"> value. In </w:t>
      </w:r>
      <w:r w:rsidR="00BB5F57" w:rsidRPr="00E77497">
        <w:t>Edition 5</w:t>
      </w:r>
      <w:r w:rsidRPr="00E77497">
        <w:t xml:space="preserve">, these transformations are not performed and the actual first argument value is passed as the </w:t>
      </w:r>
      <w:r w:rsidRPr="00E77497">
        <w:rPr>
          <w:b/>
        </w:rPr>
        <w:t>this</w:t>
      </w:r>
      <w:r w:rsidRPr="00E77497">
        <w:t xml:space="preserve"> value. This difference will normally be unobservable to existing ECMAScript </w:t>
      </w:r>
      <w:r w:rsidR="006E584F" w:rsidRPr="00E77497">
        <w:t>Edition 3</w:t>
      </w:r>
      <w:r w:rsidRPr="00E77497">
        <w:t xml:space="preserve"> code because a corresponding transformation takes place upon activation of the target function. However, depending upon the implementation, this difference may be observable by host object functions called using </w:t>
      </w:r>
      <w:r w:rsidRPr="00E77497">
        <w:rPr>
          <w:rFonts w:ascii="Courier New" w:hAnsi="Courier New" w:cs="Courier New"/>
          <w:b/>
        </w:rPr>
        <w:t>apply</w:t>
      </w:r>
      <w:r w:rsidRPr="00E77497">
        <w:t xml:space="preserve"> or </w:t>
      </w:r>
      <w:r w:rsidRPr="00E77497">
        <w:rPr>
          <w:rFonts w:ascii="Courier New" w:hAnsi="Courier New" w:cs="Courier New"/>
          <w:b/>
        </w:rPr>
        <w:t>call</w:t>
      </w:r>
      <w:r w:rsidRPr="00E77497">
        <w:t xml:space="preserve">. In addition, invoking a standard built-in function in this manner with </w:t>
      </w:r>
      <w:r w:rsidRPr="00E77497">
        <w:rPr>
          <w:b/>
        </w:rPr>
        <w:t>null</w:t>
      </w:r>
      <w:r w:rsidRPr="00E77497">
        <w:t xml:space="preserve"> or </w:t>
      </w:r>
      <w:r w:rsidRPr="00E77497">
        <w:rPr>
          <w:b/>
        </w:rPr>
        <w:t>undefined</w:t>
      </w:r>
      <w:r w:rsidRPr="00E77497">
        <w:t xml:space="preserve"> passed as the this value will in many cases cause behaviour in </w:t>
      </w:r>
      <w:r w:rsidR="00BB5F57" w:rsidRPr="00E77497">
        <w:t>Edition 5</w:t>
      </w:r>
      <w:r w:rsidRPr="00E77497">
        <w:t xml:space="preserve"> implementations that differ from </w:t>
      </w:r>
      <w:r w:rsidR="006E584F" w:rsidRPr="00E77497">
        <w:t>Edition 3</w:t>
      </w:r>
      <w:r w:rsidRPr="00E77497">
        <w:t xml:space="preserve"> behaviour. In particular, in </w:t>
      </w:r>
      <w:r w:rsidR="00BB5F57" w:rsidRPr="00E77497">
        <w:t>Edition 5</w:t>
      </w:r>
      <w:r w:rsidRPr="00E77497">
        <w:t xml:space="preserve"> built-in functions that are specified to actually use the passed </w:t>
      </w:r>
      <w:r w:rsidRPr="00E77497">
        <w:rPr>
          <w:b/>
        </w:rPr>
        <w:t>this</w:t>
      </w:r>
      <w:r w:rsidRPr="00E77497">
        <w:t xml:space="preserve"> value as an object typically throw a </w:t>
      </w:r>
      <w:r w:rsidRPr="00E77497">
        <w:rPr>
          <w:b/>
        </w:rPr>
        <w:t>TypeError</w:t>
      </w:r>
      <w:r w:rsidRPr="00E77497">
        <w:t xml:space="preserve"> exception if passed </w:t>
      </w:r>
      <w:r w:rsidRPr="00E77497">
        <w:rPr>
          <w:b/>
        </w:rPr>
        <w:t>null</w:t>
      </w:r>
      <w:r w:rsidRPr="00E77497">
        <w:t xml:space="preserve"> or </w:t>
      </w:r>
      <w:r w:rsidRPr="00E77497">
        <w:rPr>
          <w:b/>
        </w:rPr>
        <w:t>undefined</w:t>
      </w:r>
      <w:r w:rsidRPr="00E77497">
        <w:t xml:space="preserve"> as the </w:t>
      </w:r>
      <w:r w:rsidRPr="00E77497">
        <w:rPr>
          <w:b/>
        </w:rPr>
        <w:t>this</w:t>
      </w:r>
      <w:r w:rsidRPr="00E77497">
        <w:t xml:space="preserve"> value.</w:t>
      </w:r>
    </w:p>
    <w:p w14:paraId="3DD3615E" w14:textId="77777777" w:rsidR="00E80769" w:rsidRPr="00E77497" w:rsidRDefault="00E80769" w:rsidP="00E80769">
      <w:r w:rsidRPr="00E77497">
        <w:t xml:space="preserve">15.3.5.2: In </w:t>
      </w:r>
      <w:r w:rsidR="00BB5F57" w:rsidRPr="00E77497">
        <w:t>Edition 5</w:t>
      </w:r>
      <w:r w:rsidRPr="00E77497">
        <w:t xml:space="preserve">, the </w:t>
      </w:r>
      <w:r w:rsidRPr="00E77497">
        <w:rPr>
          <w:rFonts w:ascii="Courier New" w:hAnsi="Courier New" w:cs="Courier New"/>
          <w:b/>
        </w:rPr>
        <w:t>prototype</w:t>
      </w:r>
      <w:r w:rsidRPr="00E77497">
        <w:t xml:space="preserve"> property of Function instances is not enumerable. In </w:t>
      </w:r>
      <w:r w:rsidR="006E584F" w:rsidRPr="00E77497">
        <w:t>Edition 3</w:t>
      </w:r>
      <w:r w:rsidRPr="00E77497">
        <w:t>, this property was enumerable.</w:t>
      </w:r>
    </w:p>
    <w:p w14:paraId="714B16BB" w14:textId="77777777" w:rsidR="00E80769" w:rsidRPr="00E77497" w:rsidRDefault="00E80769" w:rsidP="00E80769">
      <w:r w:rsidRPr="00E77497">
        <w:t xml:space="preserve">15.5.5.2: In </w:t>
      </w:r>
      <w:r w:rsidR="00BB5F57" w:rsidRPr="00E77497">
        <w:t>Edition 5</w:t>
      </w:r>
      <w:r w:rsidRPr="00E77497">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14:paraId="68B3FDFD" w14:textId="77777777"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5C23CF11" w14:textId="77777777"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14:paraId="64CB9830" w14:textId="77777777"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14:paraId="719A618B" w14:textId="77777777"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14:paraId="4A9D1838" w14:textId="77777777"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14:paraId="07B6E69A" w14:textId="77777777"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14:paraId="0EB955A6" w14:textId="77777777"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testing for the presence of that name will show it to be undefined unless it is defined by the program or implementation.</w:t>
      </w:r>
    </w:p>
    <w:p w14:paraId="77178184" w14:textId="77777777" w:rsidR="00E80769" w:rsidRPr="00E77497" w:rsidRDefault="00E80769" w:rsidP="00990F07"/>
    <w:p w14:paraId="5BD09857" w14:textId="77777777" w:rsidR="00E80769" w:rsidRPr="00E77497" w:rsidRDefault="00E80769" w:rsidP="00990F07"/>
    <w:p w14:paraId="6C713751" w14:textId="77777777" w:rsidR="00C1377C" w:rsidRPr="00E77497" w:rsidRDefault="000D7240" w:rsidP="00C1377C">
      <w:pPr>
        <w:jc w:val="left"/>
      </w:pPr>
      <w:r w:rsidRPr="00E77497">
        <w:br w:type="page"/>
      </w:r>
    </w:p>
    <w:p w14:paraId="4E6405FA" w14:textId="77777777" w:rsidR="00C1377C" w:rsidRDefault="00C1377C" w:rsidP="00C1377C">
      <w:pPr>
        <w:pStyle w:val="ANNEX"/>
        <w:rPr>
          <w:ins w:id="31352" w:author="Rev 8 Allen Wirfs-Brock" w:date="2012-05-31T17:13:00Z"/>
        </w:rPr>
      </w:pPr>
      <w:r w:rsidRPr="00E77497">
        <w:rPr>
          <w:b w:val="0"/>
        </w:rPr>
        <w:br/>
      </w:r>
      <w:bookmarkStart w:id="31353" w:name="_Toc329528941"/>
      <w:r w:rsidRPr="00E77497">
        <w:rPr>
          <w:b w:val="0"/>
        </w:rPr>
        <w:t>(informative)</w:t>
      </w:r>
      <w:r w:rsidRPr="00E77497">
        <w:rPr>
          <w:b w:val="0"/>
        </w:rPr>
        <w:br/>
      </w:r>
      <w:r w:rsidRPr="00E77497">
        <w:rPr>
          <w:b w:val="0"/>
        </w:rPr>
        <w:fldChar w:fldCharType="begin"/>
      </w:r>
      <w:r w:rsidRPr="00E77497">
        <w:rPr>
          <w:b w:val="0"/>
        </w:rPr>
        <w:instrText xml:space="preserve">SEQ aaa \h </w:instrText>
      </w:r>
      <w:del w:id="31354" w:author="Rev 8 Allen Wirfs-Brock" w:date="2012-06-15T15:41:00Z">
        <w:r w:rsidRPr="00E77497">
          <w:rPr>
            <w:b w:val="0"/>
          </w:rPr>
          <w:fldChar w:fldCharType="end"/>
        </w:r>
      </w:del>
      <w:r w:rsidRPr="00E77497">
        <w:rPr>
          <w:b w:val="0"/>
        </w:rPr>
        <w:fldChar w:fldCharType="begin"/>
      </w:r>
      <w:r w:rsidRPr="00E77497">
        <w:rPr>
          <w:b w:val="0"/>
        </w:rPr>
        <w:instrText xml:space="preserve">SEQ table \r0\h </w:instrText>
      </w:r>
      <w:del w:id="31355" w:author="Rev 8 Allen Wirfs-Brock" w:date="2012-06-13T12:09:00Z">
        <w:r w:rsidRPr="00E77497">
          <w:rPr>
            <w:b w:val="0"/>
          </w:rPr>
          <w:fldChar w:fldCharType="end"/>
        </w:r>
      </w:del>
      <w:r w:rsidRPr="00E77497">
        <w:rPr>
          <w:b w:val="0"/>
        </w:rPr>
        <w:fldChar w:fldCharType="begin"/>
      </w:r>
      <w:r w:rsidRPr="00E77497">
        <w:rPr>
          <w:b w:val="0"/>
        </w:rPr>
        <w:instrText xml:space="preserve">SEQ figure \r0\h </w:instrText>
      </w:r>
      <w:del w:id="31356" w:author="Rev 8 Allen Wirfs-Brock" w:date="2012-06-15T15:41:00Z">
        <w:r w:rsidRPr="00E77497">
          <w:rPr>
            <w:b w:val="0"/>
          </w:rPr>
          <w:fldChar w:fldCharType="end"/>
        </w:r>
      </w:del>
      <w:r w:rsidRPr="00E77497">
        <w:br/>
      </w:r>
      <w:del w:id="31357" w:author="Rev 8 Allen Wirfs-Brock" w:date="2012-05-31T17:13:00Z">
        <w:r w:rsidRPr="00E77497" w:rsidDel="0045371C">
          <w:delText>Technical</w:delText>
        </w:r>
        <w:r w:rsidR="00D413D9" w:rsidRPr="00E77497" w:rsidDel="0045371C">
          <w:delText>ly Significant</w:delText>
        </w:r>
        <w:r w:rsidRPr="00E77497" w:rsidDel="0045371C">
          <w:delText xml:space="preserve"> Corrections and Clarifications in the 5</w:delText>
        </w:r>
        <w:r w:rsidRPr="00E77497" w:rsidDel="0045371C">
          <w:rPr>
            <w:bCs/>
            <w:szCs w:val="28"/>
          </w:rPr>
          <w:delText>.1</w:delText>
        </w:r>
        <w:r w:rsidRPr="00E77497" w:rsidDel="0045371C">
          <w:delText xml:space="preserve"> Edition</w:delText>
        </w:r>
      </w:del>
      <w:ins w:id="31358" w:author="Rev 8 Allen Wirfs-Brock" w:date="2012-05-31T17:13:00Z">
        <w:r w:rsidR="0045371C">
          <w:t>Static Semantic Rule Cross Reference</w:t>
        </w:r>
        <w:bookmarkEnd w:id="31353"/>
      </w:ins>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451"/>
        <w:gridCol w:w="4712"/>
        <w:gridCol w:w="1425"/>
        <w:gridCol w:w="1380"/>
      </w:tblGrid>
      <w:tr w:rsidR="00124DD2" w14:paraId="075B125C" w14:textId="77777777" w:rsidTr="00614339">
        <w:trPr>
          <w:ins w:id="31359" w:author="Rev 8 Allen Wirfs-Brock" w:date="2012-05-31T17:14:00Z"/>
        </w:trPr>
        <w:tc>
          <w:tcPr>
            <w:tcW w:w="2261" w:type="dxa"/>
            <w:shd w:val="solid" w:color="000000" w:fill="FFFFFF"/>
          </w:tcPr>
          <w:p w14:paraId="6E4622DB" w14:textId="77777777" w:rsidR="00010F9D" w:rsidRPr="00124DD2" w:rsidRDefault="00010F9D" w:rsidP="00010F9D">
            <w:pPr>
              <w:rPr>
                <w:ins w:id="31360" w:author="Rev 8 Allen Wirfs-Brock" w:date="2012-05-31T17:14:00Z"/>
                <w:b/>
                <w:bCs/>
              </w:rPr>
            </w:pPr>
            <w:ins w:id="31361" w:author="Rev 8 Allen Wirfs-Brock" w:date="2012-05-31T17:16:00Z">
              <w:r w:rsidRPr="00124DD2">
                <w:rPr>
                  <w:b/>
                  <w:bCs/>
                </w:rPr>
                <w:t>Routine Name</w:t>
              </w:r>
            </w:ins>
          </w:p>
        </w:tc>
        <w:tc>
          <w:tcPr>
            <w:tcW w:w="4853" w:type="dxa"/>
            <w:shd w:val="solid" w:color="000000" w:fill="FFFFFF"/>
          </w:tcPr>
          <w:p w14:paraId="13B42000" w14:textId="77777777" w:rsidR="00010F9D" w:rsidRPr="00124DD2" w:rsidRDefault="00010F9D" w:rsidP="00010F9D">
            <w:pPr>
              <w:rPr>
                <w:ins w:id="31362" w:author="Rev 8 Allen Wirfs-Brock" w:date="2012-05-31T17:14:00Z"/>
                <w:b/>
                <w:bCs/>
              </w:rPr>
            </w:pPr>
            <w:ins w:id="31363" w:author="Rev 8 Allen Wirfs-Brock" w:date="2012-05-31T17:17:00Z">
              <w:r w:rsidRPr="00124DD2">
                <w:rPr>
                  <w:b/>
                  <w:bCs/>
                </w:rPr>
                <w:t>Purpose</w:t>
              </w:r>
            </w:ins>
          </w:p>
        </w:tc>
        <w:tc>
          <w:tcPr>
            <w:tcW w:w="1435" w:type="dxa"/>
            <w:shd w:val="solid" w:color="000000" w:fill="FFFFFF"/>
          </w:tcPr>
          <w:p w14:paraId="003C5DF8" w14:textId="77777777" w:rsidR="00010F9D" w:rsidRPr="00124DD2" w:rsidRDefault="00010F9D" w:rsidP="00010F9D">
            <w:pPr>
              <w:rPr>
                <w:ins w:id="31364" w:author="Rev 8 Allen Wirfs-Brock" w:date="2012-05-31T17:14:00Z"/>
                <w:b/>
                <w:bCs/>
              </w:rPr>
            </w:pPr>
            <w:ins w:id="31365" w:author="Rev 8 Allen Wirfs-Brock" w:date="2012-05-31T17:17:00Z">
              <w:r w:rsidRPr="00124DD2">
                <w:rPr>
                  <w:b/>
                  <w:bCs/>
                </w:rPr>
                <w:t>Definitions</w:t>
              </w:r>
            </w:ins>
          </w:p>
        </w:tc>
        <w:tc>
          <w:tcPr>
            <w:tcW w:w="1419" w:type="dxa"/>
            <w:shd w:val="solid" w:color="000000" w:fill="FFFFFF"/>
          </w:tcPr>
          <w:p w14:paraId="26EDAEE3" w14:textId="77777777" w:rsidR="00010F9D" w:rsidRPr="00124DD2" w:rsidRDefault="00010F9D" w:rsidP="00010F9D">
            <w:pPr>
              <w:rPr>
                <w:ins w:id="31366" w:author="Rev 8 Allen Wirfs-Brock" w:date="2012-05-31T17:14:00Z"/>
                <w:b/>
                <w:bCs/>
              </w:rPr>
            </w:pPr>
            <w:ins w:id="31367" w:author="Rev 8 Allen Wirfs-Brock" w:date="2012-05-31T17:17:00Z">
              <w:r w:rsidRPr="00124DD2">
                <w:rPr>
                  <w:b/>
                  <w:bCs/>
                </w:rPr>
                <w:t>Uses</w:t>
              </w:r>
            </w:ins>
          </w:p>
        </w:tc>
      </w:tr>
      <w:tr w:rsidR="00124DD2" w14:paraId="48D9C47F" w14:textId="77777777" w:rsidTr="00614339">
        <w:trPr>
          <w:ins w:id="31368" w:author="Rev 8 Allen Wirfs-Brock" w:date="2012-05-31T17:14:00Z"/>
        </w:trPr>
        <w:tc>
          <w:tcPr>
            <w:tcW w:w="2261" w:type="dxa"/>
            <w:shd w:val="clear" w:color="auto" w:fill="auto"/>
          </w:tcPr>
          <w:p w14:paraId="4BDC17C2" w14:textId="77777777" w:rsidR="00010F9D" w:rsidRPr="00456540" w:rsidRDefault="00010F9D" w:rsidP="00010F9D">
            <w:pPr>
              <w:rPr>
                <w:ins w:id="31369" w:author="Rev 8 Allen Wirfs-Brock" w:date="2012-05-31T17:14:00Z"/>
                <w:rFonts w:ascii="Times New Roman" w:hAnsi="Times New Roman"/>
              </w:rPr>
            </w:pPr>
            <w:ins w:id="31370" w:author="Rev 8 Allen Wirfs-Brock" w:date="2012-05-31T17:17:00Z">
              <w:r w:rsidRPr="0096622D">
                <w:rPr>
                  <w:rFonts w:ascii="Times New Roman" w:hAnsi="Times New Roman"/>
                </w:rPr>
                <w:t>BoundNames</w:t>
              </w:r>
            </w:ins>
          </w:p>
        </w:tc>
        <w:tc>
          <w:tcPr>
            <w:tcW w:w="4853" w:type="dxa"/>
            <w:shd w:val="clear" w:color="auto" w:fill="auto"/>
          </w:tcPr>
          <w:p w14:paraId="55883A21" w14:textId="77777777" w:rsidR="00010F9D" w:rsidRDefault="00010F9D" w:rsidP="00010F9D">
            <w:pPr>
              <w:rPr>
                <w:ins w:id="31371" w:author="Rev 8 Allen Wirfs-Brock" w:date="2012-05-31T17:14:00Z"/>
              </w:rPr>
            </w:pPr>
            <w:ins w:id="31372" w:author="Rev 8 Allen Wirfs-Brock" w:date="2012-05-31T17:20:00Z">
              <w:r>
                <w:t>Produces a list of the Identifers bound by a production.  Does not include Identifers that are bound within inner environments associated with the production.</w:t>
              </w:r>
            </w:ins>
          </w:p>
        </w:tc>
        <w:tc>
          <w:tcPr>
            <w:tcW w:w="1435" w:type="dxa"/>
            <w:shd w:val="clear" w:color="auto" w:fill="auto"/>
          </w:tcPr>
          <w:p w14:paraId="662AD6DB" w14:textId="77777777" w:rsidR="00010F9D" w:rsidRDefault="00847FC9" w:rsidP="00E926E2">
            <w:pPr>
              <w:jc w:val="left"/>
              <w:rPr>
                <w:ins w:id="31373" w:author="Rev 8 Allen Wirfs-Brock" w:date="2012-05-31T17:14:00Z"/>
              </w:rPr>
            </w:pPr>
            <w:ins w:id="31374" w:author="Rev 8 Allen Wirfs-Brock" w:date="2012-06-08T12:02:00Z">
              <w:r>
                <w:t>12.2</w:t>
              </w:r>
            </w:ins>
            <w:ins w:id="31375" w:author="Rev 8 Allen Wirfs-Brock" w:date="2012-06-08T12:03:00Z">
              <w:r>
                <w:t>.1</w:t>
              </w:r>
            </w:ins>
            <w:ins w:id="31376" w:author="Rev 8 Allen Wirfs-Brock" w:date="2012-06-08T12:02:00Z">
              <w:r>
                <w:t>, 12.2.2</w:t>
              </w:r>
            </w:ins>
            <w:ins w:id="31377" w:author="Rev 8 Allen Wirfs-Brock" w:date="2012-06-08T12:04:00Z">
              <w:r>
                <w:t>, 12.2.4</w:t>
              </w:r>
            </w:ins>
            <w:ins w:id="31378" w:author="Rev 8 Allen Wirfs-Brock" w:date="2012-06-08T12:07:00Z">
              <w:r>
                <w:t>, 12.6.4</w:t>
              </w:r>
            </w:ins>
            <w:ins w:id="31379" w:author="Rev 8 Allen Wirfs-Brock" w:date="2012-06-08T14:47:00Z">
              <w:r w:rsidR="002D6D38">
                <w:t>, 13.1</w:t>
              </w:r>
            </w:ins>
            <w:ins w:id="31380" w:author="Rev 8 Allen Wirfs-Brock" w:date="2012-06-08T14:49:00Z">
              <w:r w:rsidR="002D6D38">
                <w:t>, 13.2</w:t>
              </w:r>
            </w:ins>
            <w:ins w:id="31381" w:author="Rev 8 Allen Wirfs-Brock" w:date="2012-06-08T14:57:00Z">
              <w:r w:rsidR="00FC399E">
                <w:t>, 13.5</w:t>
              </w:r>
            </w:ins>
          </w:p>
        </w:tc>
        <w:tc>
          <w:tcPr>
            <w:tcW w:w="1419" w:type="dxa"/>
            <w:shd w:val="clear" w:color="auto" w:fill="auto"/>
          </w:tcPr>
          <w:p w14:paraId="14818BB8" w14:textId="77777777" w:rsidR="00010F9D" w:rsidRDefault="00010F9D" w:rsidP="00010F9D">
            <w:pPr>
              <w:rPr>
                <w:ins w:id="31382" w:author="Rev 8 Allen Wirfs-Brock" w:date="2012-05-31T17:14:00Z"/>
              </w:rPr>
            </w:pPr>
          </w:p>
        </w:tc>
      </w:tr>
      <w:tr w:rsidR="00002FFA" w14:paraId="0F36F9F3" w14:textId="77777777" w:rsidTr="00614339">
        <w:trPr>
          <w:ins w:id="31383" w:author="Rev 8 Allen Wirfs-Brock" w:date="2012-06-08T15:30:00Z"/>
        </w:trPr>
        <w:tc>
          <w:tcPr>
            <w:tcW w:w="2261" w:type="dxa"/>
            <w:shd w:val="clear" w:color="auto" w:fill="auto"/>
          </w:tcPr>
          <w:p w14:paraId="65540DE2" w14:textId="77777777" w:rsidR="00002FFA" w:rsidRPr="0096622D" w:rsidRDefault="00002FFA" w:rsidP="00010F9D">
            <w:pPr>
              <w:rPr>
                <w:ins w:id="31384" w:author="Rev 8 Allen Wirfs-Brock" w:date="2012-06-08T15:30:00Z"/>
                <w:rFonts w:ascii="Times New Roman" w:hAnsi="Times New Roman"/>
              </w:rPr>
            </w:pPr>
            <w:ins w:id="31385" w:author="Rev 8 Allen Wirfs-Brock" w:date="2012-06-08T15:30:00Z">
              <w:r>
                <w:rPr>
                  <w:rFonts w:ascii="Times New Roman" w:hAnsi="Times New Roman"/>
                </w:rPr>
                <w:t>ConstructorMethod</w:t>
              </w:r>
            </w:ins>
          </w:p>
        </w:tc>
        <w:tc>
          <w:tcPr>
            <w:tcW w:w="4853" w:type="dxa"/>
            <w:shd w:val="clear" w:color="auto" w:fill="auto"/>
          </w:tcPr>
          <w:p w14:paraId="64A57775" w14:textId="77777777" w:rsidR="00002FFA" w:rsidRDefault="00002FFA" w:rsidP="00A623D6">
            <w:pPr>
              <w:jc w:val="left"/>
              <w:rPr>
                <w:ins w:id="31386" w:author="Rev 8 Allen Wirfs-Brock" w:date="2012-06-08T15:30:00Z"/>
              </w:rPr>
            </w:pPr>
            <w:ins w:id="31387" w:author="Rev 8 Allen Wirfs-Brock" w:date="2012-06-08T15:31:00Z">
              <w:r>
                <w:t xml:space="preserve">From a </w:t>
              </w:r>
            </w:ins>
            <w:ins w:id="31388" w:author="Rev 8 Allen Wirfs-Brock" w:date="2012-06-08T15:40:00Z">
              <w:r w:rsidR="00A623D6" w:rsidRPr="00002FFA">
                <w:rPr>
                  <w:rFonts w:ascii="Times New Roman" w:hAnsi="Times New Roman"/>
                  <w:i/>
                </w:rPr>
                <w:t>Class</w:t>
              </w:r>
            </w:ins>
            <w:ins w:id="31389" w:author="Rev 8 Allen Wirfs-Brock" w:date="2012-06-08T15:41:00Z">
              <w:r w:rsidR="00A623D6">
                <w:rPr>
                  <w:rFonts w:ascii="Times New Roman" w:hAnsi="Times New Roman"/>
                  <w:i/>
                </w:rPr>
                <w:t>Body</w:t>
              </w:r>
            </w:ins>
            <w:ins w:id="31390" w:author="Rev 8 Allen Wirfs-Brock" w:date="2012-06-08T15:40:00Z">
              <w:r w:rsidR="00A623D6">
                <w:t xml:space="preserve"> </w:t>
              </w:r>
            </w:ins>
            <w:ins w:id="31391" w:author="Rev 8 Allen Wirfs-Brock" w:date="2012-06-08T15:41:00Z">
              <w:r w:rsidR="00A623D6">
                <w:t>return the first</w:t>
              </w:r>
            </w:ins>
            <w:ins w:id="31392" w:author="Rev 8 Allen Wirfs-Brock" w:date="2012-06-08T15:31:00Z">
              <w:r>
                <w:t xml:space="preserve"> </w:t>
              </w:r>
              <w:r w:rsidRPr="00002FFA">
                <w:rPr>
                  <w:rFonts w:ascii="Times New Roman" w:hAnsi="Times New Roman"/>
                  <w:i/>
                </w:rPr>
                <w:t>ClassElement</w:t>
              </w:r>
              <w:r>
                <w:t xml:space="preserve"> </w:t>
              </w:r>
            </w:ins>
            <w:ins w:id="31393" w:author="Rev 8 Allen Wirfs-Brock" w:date="2012-06-08T15:41:00Z">
              <w:r w:rsidR="00A623D6">
                <w:t>whose</w:t>
              </w:r>
            </w:ins>
            <w:ins w:id="31394" w:author="Rev 8 Allen Wirfs-Brock" w:date="2012-06-08T15:31:00Z">
              <w:r>
                <w:t xml:space="preserve"> </w:t>
              </w:r>
              <w:r w:rsidRPr="00002FFA">
                <w:rPr>
                  <w:rFonts w:ascii="Times New Roman" w:hAnsi="Times New Roman"/>
                </w:rPr>
                <w:t>PropName</w:t>
              </w:r>
            </w:ins>
            <w:ins w:id="31395" w:author="Rev 8 Allen Wirfs-Brock" w:date="2012-06-08T15:35:00Z">
              <w:r>
                <w:t xml:space="preserve"> </w:t>
              </w:r>
            </w:ins>
            <w:ins w:id="31396" w:author="Rev 8 Allen Wirfs-Brock" w:date="2012-06-08T15:31:00Z">
              <w:r>
                <w:t xml:space="preserve">is </w:t>
              </w:r>
            </w:ins>
            <w:ins w:id="31397" w:author="Rev 8 Allen Wirfs-Brock" w:date="2012-06-08T15:35:00Z">
              <w:r>
                <w:t xml:space="preserve"> </w:t>
              </w:r>
            </w:ins>
            <w:ins w:id="31398" w:author="Rev 8 Allen Wirfs-Brock" w:date="2012-06-08T15:32:00Z">
              <w:r w:rsidRPr="00052EFC">
                <w:rPr>
                  <w:rFonts w:cs="Arial"/>
                  <w:b/>
                </w:rPr>
                <w:t>″</w:t>
              </w:r>
              <w:r>
                <w:rPr>
                  <w:rFonts w:ascii="Courier New" w:hAnsi="Courier New" w:cs="Courier New"/>
                  <w:b/>
                </w:rPr>
                <w:t>constru</w:t>
              </w:r>
            </w:ins>
            <w:ins w:id="31399" w:author="Rev 9 Allen Wirfs-Brock" w:date="2012-07-08T14:22:00Z">
              <w:r w:rsidR="00372375">
                <w:rPr>
                  <w:rFonts w:ascii="Courier New" w:hAnsi="Courier New" w:cs="Courier New"/>
                  <w:b/>
                </w:rPr>
                <w:t>c</w:t>
              </w:r>
            </w:ins>
            <w:ins w:id="31400" w:author="Rev 8 Allen Wirfs-Brock" w:date="2012-06-08T15:32:00Z">
              <w:r>
                <w:rPr>
                  <w:rFonts w:ascii="Courier New" w:hAnsi="Courier New" w:cs="Courier New"/>
                  <w:b/>
                </w:rPr>
                <w:t>tor</w:t>
              </w:r>
              <w:r w:rsidRPr="00557892">
                <w:rPr>
                  <w:rFonts w:cs="Arial"/>
                  <w:b/>
                </w:rPr>
                <w:t>″</w:t>
              </w:r>
            </w:ins>
            <w:ins w:id="31401" w:author="Rev 8 Allen Wirfs-Brock" w:date="2012-06-08T15:33:00Z">
              <w:r>
                <w:t>.</w:t>
              </w:r>
            </w:ins>
            <w:ins w:id="31402" w:author="Rev 8 Allen Wirfs-Brock" w:date="2012-06-08T15:42:00Z">
              <w:r w:rsidR="00A623D6">
                <w:t xml:space="preserve"> Returns empty </w:t>
              </w:r>
            </w:ins>
            <w:ins w:id="31403" w:author="Rev 8 Allen Wirfs-Brock" w:date="2012-06-08T15:43:00Z">
              <w:r w:rsidR="00A623D6">
                <w:t xml:space="preserve">if </w:t>
              </w:r>
            </w:ins>
            <w:ins w:id="31404" w:author="Rev 8 Allen Wirfs-Brock" w:date="2012-06-08T15:42:00Z">
              <w:r w:rsidR="00A623D6">
                <w:t xml:space="preserve">the </w:t>
              </w:r>
            </w:ins>
            <w:ins w:id="31405" w:author="Rev 8 Allen Wirfs-Brock" w:date="2012-06-08T15:43:00Z">
              <w:r w:rsidR="00A623D6" w:rsidRPr="00002FFA">
                <w:rPr>
                  <w:rFonts w:ascii="Times New Roman" w:hAnsi="Times New Roman"/>
                  <w:i/>
                </w:rPr>
                <w:t>Class</w:t>
              </w:r>
              <w:r w:rsidR="00A623D6">
                <w:rPr>
                  <w:rFonts w:ascii="Times New Roman" w:hAnsi="Times New Roman"/>
                  <w:i/>
                </w:rPr>
                <w:t>Body</w:t>
              </w:r>
            </w:ins>
            <w:ins w:id="31406" w:author="Rev 8 Allen Wirfs-Brock" w:date="2012-06-08T15:42:00Z">
              <w:r w:rsidR="00A623D6">
                <w:t xml:space="preserve"> does not contain one.</w:t>
              </w:r>
            </w:ins>
          </w:p>
        </w:tc>
        <w:tc>
          <w:tcPr>
            <w:tcW w:w="1435" w:type="dxa"/>
            <w:shd w:val="clear" w:color="auto" w:fill="auto"/>
          </w:tcPr>
          <w:p w14:paraId="3AE4B3F9" w14:textId="77777777" w:rsidR="00002FFA" w:rsidRDefault="00A623D6" w:rsidP="00E926E2">
            <w:pPr>
              <w:jc w:val="left"/>
              <w:rPr>
                <w:ins w:id="31407" w:author="Rev 8 Allen Wirfs-Brock" w:date="2012-06-08T15:30:00Z"/>
              </w:rPr>
            </w:pPr>
            <w:ins w:id="31408" w:author="Rev 8 Allen Wirfs-Brock" w:date="2012-06-08T15:36:00Z">
              <w:r>
                <w:t>13.5</w:t>
              </w:r>
            </w:ins>
          </w:p>
        </w:tc>
        <w:tc>
          <w:tcPr>
            <w:tcW w:w="1419" w:type="dxa"/>
            <w:shd w:val="clear" w:color="auto" w:fill="auto"/>
          </w:tcPr>
          <w:p w14:paraId="72D92395" w14:textId="77777777" w:rsidR="00002FFA" w:rsidRDefault="00002FFA" w:rsidP="00010F9D">
            <w:pPr>
              <w:rPr>
                <w:ins w:id="31409" w:author="Rev 8 Allen Wirfs-Brock" w:date="2012-06-08T15:30:00Z"/>
              </w:rPr>
            </w:pPr>
          </w:p>
        </w:tc>
      </w:tr>
      <w:tr w:rsidR="00124DD2" w14:paraId="125E13C6" w14:textId="77777777" w:rsidTr="00614339">
        <w:trPr>
          <w:ins w:id="31410" w:author="Rev 8 Allen Wirfs-Brock" w:date="2012-05-31T17:14:00Z"/>
        </w:trPr>
        <w:tc>
          <w:tcPr>
            <w:tcW w:w="2261" w:type="dxa"/>
            <w:shd w:val="clear" w:color="auto" w:fill="auto"/>
          </w:tcPr>
          <w:p w14:paraId="4B1FABA1" w14:textId="77777777" w:rsidR="00010F9D" w:rsidRPr="00456540" w:rsidRDefault="0013423F" w:rsidP="00010F9D">
            <w:pPr>
              <w:rPr>
                <w:ins w:id="31411" w:author="Rev 8 Allen Wirfs-Brock" w:date="2012-05-31T17:14:00Z"/>
                <w:rFonts w:ascii="Times New Roman" w:hAnsi="Times New Roman"/>
              </w:rPr>
            </w:pPr>
            <w:ins w:id="31412" w:author="Rev 8 Allen Wirfs-Brock" w:date="2012-05-31T17:27:00Z">
              <w:r w:rsidRPr="0096622D">
                <w:rPr>
                  <w:rFonts w:ascii="Times New Roman" w:hAnsi="Times New Roman"/>
                </w:rPr>
                <w:t>Contains</w:t>
              </w:r>
            </w:ins>
          </w:p>
        </w:tc>
        <w:tc>
          <w:tcPr>
            <w:tcW w:w="4853" w:type="dxa"/>
            <w:shd w:val="clear" w:color="auto" w:fill="auto"/>
          </w:tcPr>
          <w:p w14:paraId="19081CDA" w14:textId="77777777" w:rsidR="00010F9D" w:rsidRDefault="0013423F" w:rsidP="00010F9D">
            <w:pPr>
              <w:rPr>
                <w:ins w:id="31413" w:author="Rev 8 Allen Wirfs-Brock" w:date="2012-05-31T17:14:00Z"/>
              </w:rPr>
            </w:pPr>
            <w:ins w:id="31414" w:author="Rev 8 Allen Wirfs-Brock" w:date="2012-05-31T17:27:00Z">
              <w:r>
                <w:t>Determine if a grammar production either directly or indirectly includes a grammar symbol</w:t>
              </w:r>
            </w:ins>
            <w:ins w:id="31415" w:author="Rev 8 Allen Wirfs-Brock" w:date="2012-06-08T15:33:00Z">
              <w:r w:rsidR="00002FFA">
                <w:t>.</w:t>
              </w:r>
            </w:ins>
          </w:p>
        </w:tc>
        <w:tc>
          <w:tcPr>
            <w:tcW w:w="1435" w:type="dxa"/>
            <w:shd w:val="clear" w:color="auto" w:fill="auto"/>
          </w:tcPr>
          <w:p w14:paraId="6747971B" w14:textId="77777777" w:rsidR="00010F9D" w:rsidRDefault="00FC399E" w:rsidP="00E926E2">
            <w:pPr>
              <w:jc w:val="left"/>
              <w:rPr>
                <w:ins w:id="31416" w:author="Rev 8 Allen Wirfs-Brock" w:date="2012-05-31T17:14:00Z"/>
              </w:rPr>
            </w:pPr>
            <w:ins w:id="31417" w:author="Rev 8 Allen Wirfs-Brock" w:date="2012-06-08T15:02:00Z">
              <w:r>
                <w:t xml:space="preserve">5.3, </w:t>
              </w:r>
            </w:ins>
            <w:ins w:id="31418" w:author="Rev 8 Allen Wirfs-Brock" w:date="2012-06-08T14:47:00Z">
              <w:r w:rsidR="002D6D38">
                <w:t>13.1</w:t>
              </w:r>
            </w:ins>
            <w:ins w:id="31419" w:author="Rev 8 Allen Wirfs-Brock" w:date="2012-06-08T14:49:00Z">
              <w:r w:rsidR="002D6D38">
                <w:t>, 13.2</w:t>
              </w:r>
            </w:ins>
            <w:ins w:id="31420" w:author="Rev 8 Allen Wirfs-Brock" w:date="2012-06-08T14:57:00Z">
              <w:r>
                <w:t>, 13.5</w:t>
              </w:r>
            </w:ins>
          </w:p>
        </w:tc>
        <w:tc>
          <w:tcPr>
            <w:tcW w:w="1419" w:type="dxa"/>
            <w:shd w:val="clear" w:color="auto" w:fill="auto"/>
          </w:tcPr>
          <w:p w14:paraId="407CE4B0" w14:textId="77777777" w:rsidR="00010F9D" w:rsidRDefault="00010F9D" w:rsidP="00010F9D">
            <w:pPr>
              <w:rPr>
                <w:ins w:id="31421" w:author="Rev 8 Allen Wirfs-Brock" w:date="2012-05-31T17:14:00Z"/>
              </w:rPr>
            </w:pPr>
          </w:p>
        </w:tc>
      </w:tr>
      <w:tr w:rsidR="002D6D38" w14:paraId="74C3C2BF" w14:textId="77777777" w:rsidTr="00614339">
        <w:trPr>
          <w:ins w:id="31422" w:author="Rev 8 Allen Wirfs-Brock" w:date="2012-06-08T14:50:00Z"/>
        </w:trPr>
        <w:tc>
          <w:tcPr>
            <w:tcW w:w="2261" w:type="dxa"/>
            <w:shd w:val="clear" w:color="auto" w:fill="auto"/>
          </w:tcPr>
          <w:p w14:paraId="3E29529F" w14:textId="77777777" w:rsidR="002D6D38" w:rsidRDefault="002D6D38" w:rsidP="00A960AF">
            <w:pPr>
              <w:rPr>
                <w:ins w:id="31423" w:author="Rev 8 Allen Wirfs-Brock" w:date="2012-06-08T14:50:00Z"/>
                <w:rFonts w:ascii="Times New Roman" w:hAnsi="Times New Roman"/>
              </w:rPr>
            </w:pPr>
            <w:ins w:id="31424" w:author="Rev 8 Allen Wirfs-Brock" w:date="2012-06-08T14:50:00Z">
              <w:r>
                <w:rPr>
                  <w:rFonts w:ascii="Times New Roman" w:hAnsi="Times New Roman"/>
                </w:rPr>
                <w:t>CoveredFormalsList</w:t>
              </w:r>
            </w:ins>
          </w:p>
        </w:tc>
        <w:tc>
          <w:tcPr>
            <w:tcW w:w="4853" w:type="dxa"/>
            <w:shd w:val="clear" w:color="auto" w:fill="auto"/>
          </w:tcPr>
          <w:p w14:paraId="5253605F" w14:textId="77777777" w:rsidR="002D6D38" w:rsidRDefault="002D6D38" w:rsidP="00614339">
            <w:pPr>
              <w:rPr>
                <w:ins w:id="31425" w:author="Rev 8 Allen Wirfs-Brock" w:date="2012-06-08T14:50:00Z"/>
              </w:rPr>
            </w:pPr>
            <w:ins w:id="31426" w:author="Rev 8 Allen Wirfs-Brock" w:date="2012-06-08T14:51:00Z">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ins>
            <w:ins w:id="31427" w:author="Rev 8 Allen Wirfs-Brock" w:date="2012-06-08T15:33:00Z">
              <w:r w:rsidR="00002FFA">
                <w:t>.</w:t>
              </w:r>
            </w:ins>
          </w:p>
        </w:tc>
        <w:tc>
          <w:tcPr>
            <w:tcW w:w="1435" w:type="dxa"/>
            <w:shd w:val="clear" w:color="auto" w:fill="auto"/>
          </w:tcPr>
          <w:p w14:paraId="63A508B5" w14:textId="77777777" w:rsidR="002D6D38" w:rsidRDefault="00E926E2" w:rsidP="00E926E2">
            <w:pPr>
              <w:jc w:val="left"/>
              <w:rPr>
                <w:ins w:id="31428" w:author="Rev 8 Allen Wirfs-Brock" w:date="2012-06-08T14:50:00Z"/>
              </w:rPr>
            </w:pPr>
            <w:ins w:id="31429" w:author="Rev 8 Allen Wirfs-Brock" w:date="2012-06-08T15:07:00Z">
              <w:r>
                <w:t>13.2</w:t>
              </w:r>
            </w:ins>
          </w:p>
        </w:tc>
        <w:tc>
          <w:tcPr>
            <w:tcW w:w="1419" w:type="dxa"/>
            <w:shd w:val="clear" w:color="auto" w:fill="auto"/>
          </w:tcPr>
          <w:p w14:paraId="4D4BECAF" w14:textId="77777777" w:rsidR="002D6D38" w:rsidRDefault="002D6D38" w:rsidP="00A960AF">
            <w:pPr>
              <w:rPr>
                <w:ins w:id="31430" w:author="Rev 8 Allen Wirfs-Brock" w:date="2012-06-08T14:50:00Z"/>
              </w:rPr>
            </w:pPr>
          </w:p>
        </w:tc>
      </w:tr>
      <w:tr w:rsidR="00614339" w14:paraId="5ECAF726" w14:textId="77777777" w:rsidTr="00614339">
        <w:trPr>
          <w:ins w:id="31431" w:author="Rev 8 Allen Wirfs-Brock" w:date="2012-06-08T11:40:00Z"/>
        </w:trPr>
        <w:tc>
          <w:tcPr>
            <w:tcW w:w="2261" w:type="dxa"/>
            <w:shd w:val="clear" w:color="auto" w:fill="auto"/>
          </w:tcPr>
          <w:p w14:paraId="15131D0A" w14:textId="77777777" w:rsidR="00614339" w:rsidRPr="0096622D" w:rsidRDefault="00614339" w:rsidP="00A960AF">
            <w:pPr>
              <w:rPr>
                <w:ins w:id="31432" w:author="Rev 8 Allen Wirfs-Brock" w:date="2012-06-08T11:40:00Z"/>
                <w:rFonts w:ascii="Times New Roman" w:hAnsi="Times New Roman"/>
              </w:rPr>
            </w:pPr>
            <w:ins w:id="31433" w:author="Rev 8 Allen Wirfs-Brock" w:date="2012-06-08T11:40:00Z">
              <w:r>
                <w:rPr>
                  <w:rFonts w:ascii="Times New Roman" w:hAnsi="Times New Roman"/>
                </w:rPr>
                <w:t>CV</w:t>
              </w:r>
            </w:ins>
          </w:p>
        </w:tc>
        <w:tc>
          <w:tcPr>
            <w:tcW w:w="4853" w:type="dxa"/>
            <w:shd w:val="clear" w:color="auto" w:fill="auto"/>
          </w:tcPr>
          <w:p w14:paraId="194DC1A8" w14:textId="77777777" w:rsidR="00614339" w:rsidRDefault="00614339" w:rsidP="00614339">
            <w:pPr>
              <w:rPr>
                <w:ins w:id="31434" w:author="Rev 8 Allen Wirfs-Brock" w:date="2012-06-08T11:40:00Z"/>
              </w:rPr>
            </w:pPr>
            <w:ins w:id="31435" w:author="Rev 8 Allen Wirfs-Brock" w:date="2012-06-08T11:40:00Z">
              <w:r>
                <w:t>Determines the “</w:t>
              </w:r>
            </w:ins>
            <w:ins w:id="31436" w:author="Rev 8 Allen Wirfs-Brock" w:date="2012-06-08T11:41:00Z">
              <w:r>
                <w:t>character</w:t>
              </w:r>
            </w:ins>
            <w:ins w:id="31437" w:author="Rev 8 Allen Wirfs-Brock" w:date="2012-06-08T11:40:00Z">
              <w:r>
                <w:t xml:space="preserve"> value” of a component of a </w:t>
              </w:r>
              <w:r w:rsidRPr="00FC399E">
                <w:rPr>
                  <w:rFonts w:ascii="Times New Roman" w:hAnsi="Times New Roman"/>
                  <w:i/>
                </w:rPr>
                <w:t>StringLiteral</w:t>
              </w:r>
              <w:r>
                <w:t>.</w:t>
              </w:r>
            </w:ins>
          </w:p>
        </w:tc>
        <w:tc>
          <w:tcPr>
            <w:tcW w:w="1435" w:type="dxa"/>
            <w:shd w:val="clear" w:color="auto" w:fill="auto"/>
          </w:tcPr>
          <w:p w14:paraId="570B0646" w14:textId="77777777" w:rsidR="00614339" w:rsidRDefault="00614339" w:rsidP="00E926E2">
            <w:pPr>
              <w:jc w:val="left"/>
              <w:rPr>
                <w:ins w:id="31438" w:author="Rev 8 Allen Wirfs-Brock" w:date="2012-06-08T11:40:00Z"/>
              </w:rPr>
            </w:pPr>
            <w:ins w:id="31439" w:author="Rev 8 Allen Wirfs-Brock" w:date="2012-06-08T11:40:00Z">
              <w:r>
                <w:t>7.8.4</w:t>
              </w:r>
            </w:ins>
          </w:p>
        </w:tc>
        <w:tc>
          <w:tcPr>
            <w:tcW w:w="1419" w:type="dxa"/>
            <w:shd w:val="clear" w:color="auto" w:fill="auto"/>
          </w:tcPr>
          <w:p w14:paraId="5CFC86C4" w14:textId="77777777" w:rsidR="00614339" w:rsidRDefault="00614339" w:rsidP="00A960AF">
            <w:pPr>
              <w:rPr>
                <w:ins w:id="31440" w:author="Rev 8 Allen Wirfs-Brock" w:date="2012-06-08T11:40:00Z"/>
              </w:rPr>
            </w:pPr>
          </w:p>
        </w:tc>
      </w:tr>
      <w:tr w:rsidR="00614339" w14:paraId="433C1F39" w14:textId="77777777" w:rsidTr="00614339">
        <w:trPr>
          <w:ins w:id="31441" w:author="Rev 8 Allen Wirfs-Brock" w:date="2012-06-08T11:40:00Z"/>
        </w:trPr>
        <w:tc>
          <w:tcPr>
            <w:tcW w:w="2261" w:type="dxa"/>
            <w:shd w:val="clear" w:color="auto" w:fill="auto"/>
          </w:tcPr>
          <w:p w14:paraId="2B7866DD" w14:textId="77777777" w:rsidR="00614339" w:rsidRPr="0096622D" w:rsidRDefault="00614339" w:rsidP="00010F9D">
            <w:pPr>
              <w:rPr>
                <w:ins w:id="31442" w:author="Rev 8 Allen Wirfs-Brock" w:date="2012-06-08T11:40:00Z"/>
                <w:rFonts w:ascii="Times New Roman" w:hAnsi="Times New Roman"/>
              </w:rPr>
            </w:pPr>
            <w:ins w:id="31443" w:author="Rev 8 Allen Wirfs-Brock" w:date="2012-06-08T11:42:00Z">
              <w:r>
                <w:rPr>
                  <w:rFonts w:ascii="Times New Roman" w:hAnsi="Times New Roman"/>
                </w:rPr>
                <w:t>Elision Width</w:t>
              </w:r>
            </w:ins>
          </w:p>
        </w:tc>
        <w:tc>
          <w:tcPr>
            <w:tcW w:w="4853" w:type="dxa"/>
            <w:shd w:val="clear" w:color="auto" w:fill="auto"/>
          </w:tcPr>
          <w:p w14:paraId="450F0201" w14:textId="77777777" w:rsidR="00614339" w:rsidRDefault="00614339" w:rsidP="00010F9D">
            <w:pPr>
              <w:rPr>
                <w:ins w:id="31444" w:author="Rev 8 Allen Wirfs-Brock" w:date="2012-06-08T11:40:00Z"/>
              </w:rPr>
            </w:pPr>
            <w:ins w:id="31445" w:author="Rev 8 Allen Wirfs-Brock" w:date="2012-06-08T11:43:00Z">
              <w:r>
                <w:t xml:space="preserve">Determine the number of commas in an </w:t>
              </w:r>
            </w:ins>
            <w:ins w:id="31446" w:author="Rev 8 Allen Wirfs-Brock" w:date="2012-06-08T11:44:00Z">
              <w:r w:rsidRPr="00FC399E">
                <w:rPr>
                  <w:rFonts w:ascii="Times New Roman" w:hAnsi="Times New Roman"/>
                  <w:i/>
                </w:rPr>
                <w:t>Elision</w:t>
              </w:r>
              <w:r>
                <w:t>.</w:t>
              </w:r>
            </w:ins>
          </w:p>
        </w:tc>
        <w:tc>
          <w:tcPr>
            <w:tcW w:w="1435" w:type="dxa"/>
            <w:shd w:val="clear" w:color="auto" w:fill="auto"/>
          </w:tcPr>
          <w:p w14:paraId="6BCCB268" w14:textId="77777777" w:rsidR="00614339" w:rsidRDefault="00614339" w:rsidP="00E926E2">
            <w:pPr>
              <w:jc w:val="left"/>
              <w:rPr>
                <w:ins w:id="31447" w:author="Rev 8 Allen Wirfs-Brock" w:date="2012-06-08T11:40:00Z"/>
              </w:rPr>
            </w:pPr>
            <w:ins w:id="31448" w:author="Rev 8 Allen Wirfs-Brock" w:date="2012-06-08T11:44:00Z">
              <w:r>
                <w:t>11.1.4.1</w:t>
              </w:r>
            </w:ins>
          </w:p>
        </w:tc>
        <w:tc>
          <w:tcPr>
            <w:tcW w:w="1419" w:type="dxa"/>
            <w:shd w:val="clear" w:color="auto" w:fill="auto"/>
          </w:tcPr>
          <w:p w14:paraId="26E53C04" w14:textId="77777777" w:rsidR="00614339" w:rsidRDefault="00614339" w:rsidP="00010F9D">
            <w:pPr>
              <w:rPr>
                <w:ins w:id="31449" w:author="Rev 8 Allen Wirfs-Brock" w:date="2012-06-08T11:40:00Z"/>
              </w:rPr>
            </w:pPr>
          </w:p>
        </w:tc>
      </w:tr>
      <w:tr w:rsidR="00124DD2" w14:paraId="4DE90F3E" w14:textId="77777777" w:rsidTr="00614339">
        <w:trPr>
          <w:ins w:id="31450" w:author="Rev 8 Allen Wirfs-Brock" w:date="2012-06-01T10:45:00Z"/>
        </w:trPr>
        <w:tc>
          <w:tcPr>
            <w:tcW w:w="2261" w:type="dxa"/>
            <w:shd w:val="clear" w:color="auto" w:fill="auto"/>
          </w:tcPr>
          <w:p w14:paraId="7486A944" w14:textId="77777777" w:rsidR="00BD653D" w:rsidRPr="00124DD2" w:rsidRDefault="00BD653D" w:rsidP="00010F9D">
            <w:pPr>
              <w:rPr>
                <w:ins w:id="31451" w:author="Rev 8 Allen Wirfs-Brock" w:date="2012-06-01T10:45:00Z"/>
                <w:rFonts w:ascii="Times New Roman" w:hAnsi="Times New Roman"/>
              </w:rPr>
            </w:pPr>
            <w:ins w:id="31452" w:author="Rev 8 Allen Wirfs-Brock" w:date="2012-06-01T10:45:00Z">
              <w:r w:rsidRPr="0096622D">
                <w:rPr>
                  <w:rFonts w:ascii="Times New Roman" w:hAnsi="Times New Roman"/>
                </w:rPr>
                <w:t>ExpectedArgumentCount</w:t>
              </w:r>
            </w:ins>
          </w:p>
        </w:tc>
        <w:tc>
          <w:tcPr>
            <w:tcW w:w="4853" w:type="dxa"/>
            <w:shd w:val="clear" w:color="auto" w:fill="auto"/>
          </w:tcPr>
          <w:p w14:paraId="6D18948E" w14:textId="77777777" w:rsidR="00BD653D" w:rsidRDefault="00BD653D" w:rsidP="00010F9D">
            <w:pPr>
              <w:rPr>
                <w:ins w:id="31453" w:author="Rev 8 Allen Wirfs-Brock" w:date="2012-06-01T10:45:00Z"/>
              </w:rPr>
            </w:pPr>
            <w:ins w:id="31454" w:author="Rev 8 Allen Wirfs-Brock" w:date="2012-06-01T10:49:00Z">
              <w:r>
                <w:t xml:space="preserve">Determine the </w:t>
              </w:r>
            </w:ins>
            <w:ins w:id="31455" w:author="Rev 8 Allen Wirfs-Brock" w:date="2012-06-01T10:50:00Z">
              <w:r>
                <w:t>“length” of an argument list for the purpose of initializing the “length” property of a function object.</w:t>
              </w:r>
            </w:ins>
          </w:p>
        </w:tc>
        <w:tc>
          <w:tcPr>
            <w:tcW w:w="1435" w:type="dxa"/>
            <w:shd w:val="clear" w:color="auto" w:fill="auto"/>
          </w:tcPr>
          <w:p w14:paraId="6307F95B" w14:textId="77777777" w:rsidR="00BD653D" w:rsidRDefault="002D6D38" w:rsidP="00E926E2">
            <w:pPr>
              <w:jc w:val="left"/>
              <w:rPr>
                <w:ins w:id="31456" w:author="Rev 8 Allen Wirfs-Brock" w:date="2012-06-01T10:45:00Z"/>
              </w:rPr>
            </w:pPr>
            <w:ins w:id="31457" w:author="Rev 8 Allen Wirfs-Brock" w:date="2012-06-08T14:48:00Z">
              <w:r>
                <w:t>13.1</w:t>
              </w:r>
            </w:ins>
            <w:ins w:id="31458" w:author="Rev 8 Allen Wirfs-Brock" w:date="2012-06-08T14:53:00Z">
              <w:r w:rsidR="00FC399E">
                <w:t>, 13.2</w:t>
              </w:r>
            </w:ins>
            <w:ins w:id="31459" w:author="Rev 8 Allen Wirfs-Brock" w:date="2012-06-08T14:54:00Z">
              <w:r w:rsidR="00FC399E">
                <w:t>, 13.3</w:t>
              </w:r>
            </w:ins>
          </w:p>
        </w:tc>
        <w:tc>
          <w:tcPr>
            <w:tcW w:w="1419" w:type="dxa"/>
            <w:shd w:val="clear" w:color="auto" w:fill="auto"/>
          </w:tcPr>
          <w:p w14:paraId="43F5F5F2" w14:textId="77777777" w:rsidR="00BD653D" w:rsidRDefault="00BD653D" w:rsidP="00010F9D">
            <w:pPr>
              <w:rPr>
                <w:ins w:id="31460" w:author="Rev 8 Allen Wirfs-Brock" w:date="2012-06-01T10:45:00Z"/>
              </w:rPr>
            </w:pPr>
          </w:p>
        </w:tc>
      </w:tr>
      <w:tr w:rsidR="00124DD2" w14:paraId="0FFA4C29" w14:textId="77777777" w:rsidTr="00614339">
        <w:trPr>
          <w:ins w:id="31461" w:author="Rev 8 Allen Wirfs-Brock" w:date="2012-06-01T10:53:00Z"/>
        </w:trPr>
        <w:tc>
          <w:tcPr>
            <w:tcW w:w="2261" w:type="dxa"/>
            <w:shd w:val="clear" w:color="auto" w:fill="auto"/>
          </w:tcPr>
          <w:p w14:paraId="00FA9E8F" w14:textId="77777777" w:rsidR="00522CC9" w:rsidRPr="00124DD2" w:rsidRDefault="00522CC9" w:rsidP="00010F9D">
            <w:pPr>
              <w:rPr>
                <w:ins w:id="31462" w:author="Rev 8 Allen Wirfs-Brock" w:date="2012-06-01T10:53:00Z"/>
                <w:rFonts w:ascii="Times New Roman" w:hAnsi="Times New Roman"/>
              </w:rPr>
            </w:pPr>
            <w:ins w:id="31463" w:author="Rev 8 Allen Wirfs-Brock" w:date="2012-06-01T10:53:00Z">
              <w:r w:rsidRPr="0096622D">
                <w:rPr>
                  <w:rFonts w:ascii="Times New Roman" w:hAnsi="Times New Roman"/>
                </w:rPr>
                <w:t>HasInitialiser</w:t>
              </w:r>
            </w:ins>
          </w:p>
        </w:tc>
        <w:tc>
          <w:tcPr>
            <w:tcW w:w="4853" w:type="dxa"/>
            <w:shd w:val="clear" w:color="auto" w:fill="auto"/>
          </w:tcPr>
          <w:p w14:paraId="29A1900B" w14:textId="77777777" w:rsidR="00522CC9" w:rsidRDefault="00522CC9" w:rsidP="00372375">
            <w:pPr>
              <w:rPr>
                <w:ins w:id="31464" w:author="Rev 8 Allen Wirfs-Brock" w:date="2012-06-01T10:53:00Z"/>
              </w:rPr>
            </w:pPr>
            <w:ins w:id="31465" w:author="Rev 8 Allen Wirfs-Brock" w:date="2012-06-01T10:54:00Z">
              <w:r>
                <w:t>Determines whether the production con</w:t>
              </w:r>
              <w:del w:id="31466" w:author="Rev 9 Allen Wirfs-Brock" w:date="2012-07-08T14:24:00Z">
                <w:r w:rsidDel="00372375">
                  <w:delText>s</w:delText>
                </w:r>
              </w:del>
              <w:r>
                <w:t xml:space="preserve">tains an </w:t>
              </w:r>
              <w:r w:rsidRPr="0096622D">
                <w:rPr>
                  <w:rFonts w:ascii="Times New Roman" w:hAnsi="Times New Roman"/>
                  <w:i/>
                </w:rPr>
                <w:t>Initialiser</w:t>
              </w:r>
              <w:r>
                <w:t xml:space="preserve"> production.</w:t>
              </w:r>
            </w:ins>
          </w:p>
        </w:tc>
        <w:tc>
          <w:tcPr>
            <w:tcW w:w="1435" w:type="dxa"/>
            <w:shd w:val="clear" w:color="auto" w:fill="auto"/>
          </w:tcPr>
          <w:p w14:paraId="361FC366" w14:textId="77777777" w:rsidR="00522CC9" w:rsidRDefault="00847FC9" w:rsidP="00E926E2">
            <w:pPr>
              <w:jc w:val="left"/>
              <w:rPr>
                <w:ins w:id="31467" w:author="Rev 8 Allen Wirfs-Brock" w:date="2012-06-01T10:53:00Z"/>
              </w:rPr>
            </w:pPr>
            <w:ins w:id="31468" w:author="Rev 8 Allen Wirfs-Brock" w:date="2012-06-08T12:04:00Z">
              <w:r>
                <w:t>12.2.4</w:t>
              </w:r>
            </w:ins>
            <w:ins w:id="31469" w:author="Rev 8 Allen Wirfs-Brock" w:date="2012-06-08T14:48:00Z">
              <w:r w:rsidR="002D6D38">
                <w:t>, 13.1</w:t>
              </w:r>
            </w:ins>
          </w:p>
        </w:tc>
        <w:tc>
          <w:tcPr>
            <w:tcW w:w="1419" w:type="dxa"/>
            <w:shd w:val="clear" w:color="auto" w:fill="auto"/>
          </w:tcPr>
          <w:p w14:paraId="7B97F761" w14:textId="77777777" w:rsidR="00522CC9" w:rsidRDefault="00522CC9" w:rsidP="00010F9D">
            <w:pPr>
              <w:rPr>
                <w:ins w:id="31470" w:author="Rev 8 Allen Wirfs-Brock" w:date="2012-06-01T10:53:00Z"/>
              </w:rPr>
            </w:pPr>
          </w:p>
        </w:tc>
      </w:tr>
      <w:tr w:rsidR="00124DD2" w14:paraId="5684E7B8" w14:textId="77777777" w:rsidTr="00614339">
        <w:trPr>
          <w:ins w:id="31471" w:author="Rev 8 Allen Wirfs-Brock" w:date="2012-06-01T10:53:00Z"/>
        </w:trPr>
        <w:tc>
          <w:tcPr>
            <w:tcW w:w="2261" w:type="dxa"/>
            <w:shd w:val="clear" w:color="auto" w:fill="auto"/>
          </w:tcPr>
          <w:p w14:paraId="1048878E" w14:textId="77777777" w:rsidR="00522CC9" w:rsidRPr="00124DD2" w:rsidRDefault="00522CC9" w:rsidP="00010F9D">
            <w:pPr>
              <w:rPr>
                <w:ins w:id="31472" w:author="Rev 8 Allen Wirfs-Brock" w:date="2012-06-01T10:53:00Z"/>
                <w:rFonts w:ascii="Times New Roman" w:hAnsi="Times New Roman"/>
              </w:rPr>
            </w:pPr>
            <w:ins w:id="31473" w:author="Rev 8 Allen Wirfs-Brock" w:date="2012-06-01T10:53:00Z">
              <w:r w:rsidRPr="00124DD2">
                <w:rPr>
                  <w:rFonts w:ascii="Times New Roman" w:hAnsi="Times New Roman"/>
                </w:rPr>
                <w:t>IsConstantDeclaration</w:t>
              </w:r>
            </w:ins>
          </w:p>
        </w:tc>
        <w:tc>
          <w:tcPr>
            <w:tcW w:w="4853" w:type="dxa"/>
            <w:shd w:val="clear" w:color="auto" w:fill="auto"/>
          </w:tcPr>
          <w:p w14:paraId="49851113" w14:textId="77777777" w:rsidR="00522CC9" w:rsidRDefault="00522CC9" w:rsidP="00010F9D">
            <w:pPr>
              <w:rPr>
                <w:ins w:id="31474" w:author="Rev 8 Allen Wirfs-Brock" w:date="2012-06-01T10:53:00Z"/>
              </w:rPr>
            </w:pPr>
            <w:ins w:id="31475" w:author="Rev 8 Allen Wirfs-Brock" w:date="2012-06-01T10:56:00Z">
              <w:r>
                <w:t>Determines whether the production introduces a immutable environment record binding</w:t>
              </w:r>
            </w:ins>
          </w:p>
        </w:tc>
        <w:tc>
          <w:tcPr>
            <w:tcW w:w="1435" w:type="dxa"/>
            <w:shd w:val="clear" w:color="auto" w:fill="auto"/>
          </w:tcPr>
          <w:p w14:paraId="10ECF27A" w14:textId="77777777" w:rsidR="00522CC9" w:rsidRDefault="00847FC9" w:rsidP="00E926E2">
            <w:pPr>
              <w:jc w:val="left"/>
              <w:rPr>
                <w:ins w:id="31476" w:author="Rev 8 Allen Wirfs-Brock" w:date="2012-06-01T10:53:00Z"/>
              </w:rPr>
            </w:pPr>
            <w:ins w:id="31477" w:author="Rev 8 Allen Wirfs-Brock" w:date="2012-06-08T12:02:00Z">
              <w:r>
                <w:t>12.2</w:t>
              </w:r>
            </w:ins>
            <w:ins w:id="31478" w:author="Rev 8 Allen Wirfs-Brock" w:date="2012-06-08T14:48:00Z">
              <w:r w:rsidR="002D6D38">
                <w:t>,</w:t>
              </w:r>
            </w:ins>
            <w:ins w:id="31479" w:author="Rev 8 Allen Wirfs-Brock" w:date="2012-06-08T14:58:00Z">
              <w:r w:rsidR="00FC399E">
                <w:t xml:space="preserve"> </w:t>
              </w:r>
            </w:ins>
            <w:ins w:id="31480" w:author="Rev 8 Allen Wirfs-Brock" w:date="2012-06-08T14:48:00Z">
              <w:r w:rsidR="002D6D38">
                <w:t>13.1</w:t>
              </w:r>
            </w:ins>
            <w:ins w:id="31481" w:author="Rev 8 Allen Wirfs-Brock" w:date="2012-06-08T14:58:00Z">
              <w:r w:rsidR="00FC399E">
                <w:t>, 13.5</w:t>
              </w:r>
            </w:ins>
          </w:p>
        </w:tc>
        <w:tc>
          <w:tcPr>
            <w:tcW w:w="1419" w:type="dxa"/>
            <w:shd w:val="clear" w:color="auto" w:fill="auto"/>
          </w:tcPr>
          <w:p w14:paraId="6D1EED5D" w14:textId="77777777" w:rsidR="00522CC9" w:rsidRDefault="00522CC9" w:rsidP="00010F9D">
            <w:pPr>
              <w:rPr>
                <w:ins w:id="31482" w:author="Rev 8 Allen Wirfs-Brock" w:date="2012-06-01T10:53:00Z"/>
              </w:rPr>
            </w:pPr>
          </w:p>
        </w:tc>
      </w:tr>
      <w:tr w:rsidR="008C355B" w14:paraId="7759E022" w14:textId="77777777" w:rsidTr="00614339">
        <w:trPr>
          <w:ins w:id="31483" w:author="Rev 8 Allen Wirfs-Brock" w:date="2012-06-08T11:53:00Z"/>
        </w:trPr>
        <w:tc>
          <w:tcPr>
            <w:tcW w:w="2261" w:type="dxa"/>
            <w:shd w:val="clear" w:color="auto" w:fill="auto"/>
          </w:tcPr>
          <w:p w14:paraId="43BA5D14" w14:textId="77777777" w:rsidR="008C355B" w:rsidRPr="0096622D" w:rsidRDefault="008C355B" w:rsidP="00BD653D">
            <w:pPr>
              <w:rPr>
                <w:ins w:id="31484" w:author="Rev 8 Allen Wirfs-Brock" w:date="2012-06-08T11:53:00Z"/>
                <w:rFonts w:ascii="Times New Roman" w:hAnsi="Times New Roman"/>
              </w:rPr>
            </w:pPr>
            <w:ins w:id="31485" w:author="Rev 8 Allen Wirfs-Brock" w:date="2012-06-08T11:53:00Z">
              <w:r>
                <w:rPr>
                  <w:rFonts w:ascii="Times New Roman" w:hAnsi="Times New Roman"/>
                </w:rPr>
                <w:t>IsInvalidAssignmentPattern</w:t>
              </w:r>
            </w:ins>
          </w:p>
        </w:tc>
        <w:tc>
          <w:tcPr>
            <w:tcW w:w="4853" w:type="dxa"/>
            <w:shd w:val="clear" w:color="auto" w:fill="auto"/>
          </w:tcPr>
          <w:p w14:paraId="5F919CEF" w14:textId="77777777" w:rsidR="008C355B" w:rsidRDefault="008C355B" w:rsidP="008C355B">
            <w:pPr>
              <w:rPr>
                <w:ins w:id="31486" w:author="Rev 8 Allen Wirfs-Brock" w:date="2012-06-08T11:53:00Z"/>
              </w:rPr>
            </w:pPr>
            <w:ins w:id="31487" w:author="Rev 8 Allen Wirfs-Brock" w:date="2012-06-08T11:53:00Z">
              <w:r>
                <w:t xml:space="preserve">Determines if a  </w:t>
              </w:r>
              <w:r w:rsidRPr="00FC399E">
                <w:rPr>
                  <w:rFonts w:ascii="Times New Roman" w:hAnsi="Times New Roman"/>
                  <w:i/>
                </w:rPr>
                <w:t>LeftHandSideExpression</w:t>
              </w:r>
              <w:r>
                <w:t xml:space="preserve"> is a valid assignment target.  </w:t>
              </w:r>
            </w:ins>
            <w:ins w:id="31488" w:author="Rev 8 Allen Wirfs-Brock" w:date="2012-06-08T11:55:00Z">
              <w:r>
                <w:t>Primarily for dealing with destructuring assignment targets.</w:t>
              </w:r>
            </w:ins>
          </w:p>
        </w:tc>
        <w:tc>
          <w:tcPr>
            <w:tcW w:w="1435" w:type="dxa"/>
            <w:shd w:val="clear" w:color="auto" w:fill="auto"/>
          </w:tcPr>
          <w:p w14:paraId="703E6067" w14:textId="77777777" w:rsidR="008C355B" w:rsidRDefault="008C355B" w:rsidP="00E926E2">
            <w:pPr>
              <w:jc w:val="left"/>
              <w:rPr>
                <w:ins w:id="31489" w:author="Rev 8 Allen Wirfs-Brock" w:date="2012-06-08T11:53:00Z"/>
              </w:rPr>
            </w:pPr>
            <w:ins w:id="31490" w:author="Rev 8 Allen Wirfs-Brock" w:date="2012-06-08T11:56:00Z">
              <w:r>
                <w:t>11.2</w:t>
              </w:r>
            </w:ins>
          </w:p>
        </w:tc>
        <w:tc>
          <w:tcPr>
            <w:tcW w:w="1419" w:type="dxa"/>
            <w:shd w:val="clear" w:color="auto" w:fill="auto"/>
          </w:tcPr>
          <w:p w14:paraId="2405389F" w14:textId="77777777" w:rsidR="008C355B" w:rsidRDefault="008C355B" w:rsidP="00010F9D">
            <w:pPr>
              <w:rPr>
                <w:ins w:id="31491" w:author="Rev 8 Allen Wirfs-Brock" w:date="2012-06-08T11:53:00Z"/>
              </w:rPr>
            </w:pPr>
          </w:p>
        </w:tc>
      </w:tr>
      <w:tr w:rsidR="00847FC9" w14:paraId="7F5A2FC2" w14:textId="77777777" w:rsidTr="00614339">
        <w:trPr>
          <w:ins w:id="31492" w:author="Rev 8 Allen Wirfs-Brock" w:date="2012-06-08T11:58:00Z"/>
        </w:trPr>
        <w:tc>
          <w:tcPr>
            <w:tcW w:w="2261" w:type="dxa"/>
            <w:shd w:val="clear" w:color="auto" w:fill="auto"/>
          </w:tcPr>
          <w:p w14:paraId="4DF87748" w14:textId="77777777" w:rsidR="00847FC9" w:rsidRPr="0096622D" w:rsidRDefault="00847FC9" w:rsidP="00BD653D">
            <w:pPr>
              <w:rPr>
                <w:ins w:id="31493" w:author="Rev 8 Allen Wirfs-Brock" w:date="2012-06-08T11:58:00Z"/>
                <w:rFonts w:ascii="Times New Roman" w:hAnsi="Times New Roman"/>
              </w:rPr>
            </w:pPr>
            <w:ins w:id="31494" w:author="Rev 8 Allen Wirfs-Brock" w:date="2012-06-08T11:58:00Z">
              <w:r>
                <w:rPr>
                  <w:rFonts w:ascii="Times New Roman" w:hAnsi="Times New Roman"/>
                </w:rPr>
                <w:t>LexicalDeclarations</w:t>
              </w:r>
            </w:ins>
          </w:p>
        </w:tc>
        <w:tc>
          <w:tcPr>
            <w:tcW w:w="4853" w:type="dxa"/>
            <w:shd w:val="clear" w:color="auto" w:fill="auto"/>
          </w:tcPr>
          <w:p w14:paraId="5004D39B" w14:textId="77777777" w:rsidR="00847FC9" w:rsidRDefault="00847FC9" w:rsidP="00BD653D">
            <w:pPr>
              <w:rPr>
                <w:ins w:id="31495" w:author="Rev 8 Allen Wirfs-Brock" w:date="2012-06-08T11:58:00Z"/>
              </w:rPr>
            </w:pPr>
            <w:ins w:id="31496" w:author="Rev 8 Allen Wirfs-Brock" w:date="2012-06-08T11:59:00Z">
              <w:r>
                <w:t>Return a List containing the components of a production that are processed as lexical declarations</w:t>
              </w:r>
            </w:ins>
          </w:p>
        </w:tc>
        <w:tc>
          <w:tcPr>
            <w:tcW w:w="1435" w:type="dxa"/>
            <w:shd w:val="clear" w:color="auto" w:fill="auto"/>
          </w:tcPr>
          <w:p w14:paraId="6436C1F7" w14:textId="77777777" w:rsidR="00847FC9" w:rsidRDefault="00847FC9" w:rsidP="00E926E2">
            <w:pPr>
              <w:jc w:val="left"/>
              <w:rPr>
                <w:ins w:id="31497" w:author="Rev 8 Allen Wirfs-Brock" w:date="2012-06-08T11:58:00Z"/>
              </w:rPr>
            </w:pPr>
            <w:ins w:id="31498" w:author="Rev 8 Allen Wirfs-Brock" w:date="2012-06-08T12:00:00Z">
              <w:r>
                <w:t>12.1</w:t>
              </w:r>
            </w:ins>
            <w:ins w:id="31499" w:author="Rev 8 Allen Wirfs-Brock" w:date="2012-06-08T14:45:00Z">
              <w:r w:rsidR="002D6D38">
                <w:t>, 12.11</w:t>
              </w:r>
            </w:ins>
            <w:ins w:id="31500" w:author="Rev 8 Allen Wirfs-Brock" w:date="2012-06-08T14:59:00Z">
              <w:r w:rsidR="00FC399E">
                <w:t>, 12.5</w:t>
              </w:r>
            </w:ins>
          </w:p>
        </w:tc>
        <w:tc>
          <w:tcPr>
            <w:tcW w:w="1419" w:type="dxa"/>
            <w:shd w:val="clear" w:color="auto" w:fill="auto"/>
          </w:tcPr>
          <w:p w14:paraId="23BC06B6" w14:textId="77777777" w:rsidR="00847FC9" w:rsidRDefault="00847FC9" w:rsidP="00010F9D">
            <w:pPr>
              <w:rPr>
                <w:ins w:id="31501" w:author="Rev 8 Allen Wirfs-Brock" w:date="2012-06-08T11:58:00Z"/>
              </w:rPr>
            </w:pPr>
          </w:p>
        </w:tc>
      </w:tr>
      <w:tr w:rsidR="00124DD2" w14:paraId="510D09CD" w14:textId="77777777" w:rsidTr="00614339">
        <w:trPr>
          <w:ins w:id="31502" w:author="Rev 8 Allen Wirfs-Brock" w:date="2012-05-31T17:14:00Z"/>
        </w:trPr>
        <w:tc>
          <w:tcPr>
            <w:tcW w:w="2261" w:type="dxa"/>
            <w:shd w:val="clear" w:color="auto" w:fill="auto"/>
          </w:tcPr>
          <w:p w14:paraId="41E715CB" w14:textId="77777777" w:rsidR="00010F9D" w:rsidRPr="00456540" w:rsidRDefault="00BD653D" w:rsidP="00BD653D">
            <w:pPr>
              <w:rPr>
                <w:ins w:id="31503" w:author="Rev 8 Allen Wirfs-Brock" w:date="2012-05-31T17:14:00Z"/>
                <w:rFonts w:ascii="Times New Roman" w:hAnsi="Times New Roman"/>
              </w:rPr>
            </w:pPr>
            <w:ins w:id="31504" w:author="Rev 8 Allen Wirfs-Brock" w:date="2012-06-01T10:41:00Z">
              <w:r w:rsidRPr="0096622D">
                <w:rPr>
                  <w:rFonts w:ascii="Times New Roman" w:hAnsi="Times New Roman"/>
                </w:rPr>
                <w:t>LexicallyDeclaredName</w:t>
              </w:r>
            </w:ins>
            <w:ins w:id="31505" w:author="Rev 8 Allen Wirfs-Brock" w:date="2012-06-08T14:48:00Z">
              <w:r w:rsidR="002D6D38">
                <w:rPr>
                  <w:rFonts w:ascii="Times New Roman" w:hAnsi="Times New Roman"/>
                </w:rPr>
                <w:t>s</w:t>
              </w:r>
            </w:ins>
          </w:p>
        </w:tc>
        <w:tc>
          <w:tcPr>
            <w:tcW w:w="4853" w:type="dxa"/>
            <w:shd w:val="clear" w:color="auto" w:fill="auto"/>
          </w:tcPr>
          <w:p w14:paraId="593BF160" w14:textId="77777777" w:rsidR="00010F9D" w:rsidRDefault="00BD653D" w:rsidP="00BD653D">
            <w:pPr>
              <w:rPr>
                <w:ins w:id="31506" w:author="Rev 8 Allen Wirfs-Brock" w:date="2012-05-31T17:14:00Z"/>
              </w:rPr>
            </w:pPr>
            <w:ins w:id="31507" w:author="Rev 8 Allen Wirfs-Brock" w:date="2012-06-01T10:41:00Z">
              <w:r>
                <w:t xml:space="preserve">Returns a list of the lexically scoped </w:t>
              </w:r>
            </w:ins>
            <w:ins w:id="31508" w:author="Rev 8 Allen Wirfs-Brock" w:date="2012-06-01T10:42:00Z">
              <w:r>
                <w:t xml:space="preserve">identifiers </w:t>
              </w:r>
            </w:ins>
            <w:ins w:id="31509" w:author="Rev 8 Allen Wirfs-Brock" w:date="2012-06-01T10:41:00Z">
              <w:r>
                <w:t xml:space="preserve">declared </w:t>
              </w:r>
            </w:ins>
            <w:ins w:id="31510" w:author="Rev 8 Allen Wirfs-Brock" w:date="2012-06-01T10:42:00Z">
              <w:r>
                <w:t>by a</w:t>
              </w:r>
            </w:ins>
            <w:ins w:id="31511" w:author="Rev 8 Allen Wirfs-Brock" w:date="2012-06-01T10:41:00Z">
              <w:r>
                <w:t xml:space="preserve"> production</w:t>
              </w:r>
            </w:ins>
            <w:ins w:id="31512" w:author="Rev 8 Allen Wirfs-Brock" w:date="2012-06-01T10:42:00Z">
              <w:r>
                <w:t>.</w:t>
              </w:r>
            </w:ins>
          </w:p>
        </w:tc>
        <w:tc>
          <w:tcPr>
            <w:tcW w:w="1435" w:type="dxa"/>
            <w:shd w:val="clear" w:color="auto" w:fill="auto"/>
          </w:tcPr>
          <w:p w14:paraId="6BA7C78A" w14:textId="77777777" w:rsidR="00010F9D" w:rsidRDefault="00847FC9" w:rsidP="00E926E2">
            <w:pPr>
              <w:jc w:val="left"/>
              <w:rPr>
                <w:ins w:id="31513" w:author="Rev 8 Allen Wirfs-Brock" w:date="2012-05-31T17:14:00Z"/>
              </w:rPr>
            </w:pPr>
            <w:ins w:id="31514" w:author="Rev 8 Allen Wirfs-Brock" w:date="2012-06-08T12:01:00Z">
              <w:r>
                <w:t>12.1</w:t>
              </w:r>
            </w:ins>
            <w:ins w:id="31515" w:author="Rev 8 Allen Wirfs-Brock" w:date="2012-06-08T14:48:00Z">
              <w:r w:rsidR="002D6D38">
                <w:t>, 13.1</w:t>
              </w:r>
            </w:ins>
            <w:ins w:id="31516" w:author="Rev 8 Allen Wirfs-Brock" w:date="2012-06-08T14:54:00Z">
              <w:r w:rsidR="00FC399E">
                <w:t>, 13.2</w:t>
              </w:r>
            </w:ins>
            <w:ins w:id="31517" w:author="Rev 8 Allen Wirfs-Brock" w:date="2012-06-08T14:58:00Z">
              <w:r w:rsidR="00FC399E">
                <w:t>, 13.5</w:t>
              </w:r>
            </w:ins>
          </w:p>
        </w:tc>
        <w:tc>
          <w:tcPr>
            <w:tcW w:w="1419" w:type="dxa"/>
            <w:shd w:val="clear" w:color="auto" w:fill="auto"/>
          </w:tcPr>
          <w:p w14:paraId="1E9EE6E8" w14:textId="77777777" w:rsidR="00010F9D" w:rsidRDefault="00010F9D" w:rsidP="00010F9D">
            <w:pPr>
              <w:rPr>
                <w:ins w:id="31518" w:author="Rev 8 Allen Wirfs-Brock" w:date="2012-05-31T17:14:00Z"/>
              </w:rPr>
            </w:pPr>
          </w:p>
        </w:tc>
      </w:tr>
      <w:tr w:rsidR="00A30CF3" w14:paraId="565C2850" w14:textId="77777777" w:rsidTr="00614339">
        <w:trPr>
          <w:ins w:id="31519" w:author="Rev 8 Allen Wirfs-Brock" w:date="2012-06-08T15:17:00Z"/>
        </w:trPr>
        <w:tc>
          <w:tcPr>
            <w:tcW w:w="2261" w:type="dxa"/>
            <w:shd w:val="clear" w:color="auto" w:fill="auto"/>
          </w:tcPr>
          <w:p w14:paraId="7C3DEE29" w14:textId="77777777" w:rsidR="00A30CF3" w:rsidRDefault="00A30CF3" w:rsidP="00002FFA">
            <w:pPr>
              <w:rPr>
                <w:ins w:id="31520" w:author="Rev 8 Allen Wirfs-Brock" w:date="2012-06-08T15:17:00Z"/>
                <w:rFonts w:ascii="Times New Roman" w:hAnsi="Times New Roman"/>
              </w:rPr>
            </w:pPr>
            <w:ins w:id="31521" w:author="Rev 8 Allen Wirfs-Brock" w:date="2012-06-08T15:17:00Z">
              <w:r>
                <w:rPr>
                  <w:rFonts w:ascii="Times New Roman" w:hAnsi="Times New Roman"/>
                </w:rPr>
                <w:t>MethodDe</w:t>
              </w:r>
            </w:ins>
            <w:ins w:id="31522" w:author="Rev 8 Allen Wirfs-Brock" w:date="2012-06-08T15:26:00Z">
              <w:r w:rsidR="00002FFA">
                <w:rPr>
                  <w:rFonts w:ascii="Times New Roman" w:hAnsi="Times New Roman"/>
                </w:rPr>
                <w:t>finitions</w:t>
              </w:r>
            </w:ins>
          </w:p>
        </w:tc>
        <w:tc>
          <w:tcPr>
            <w:tcW w:w="4853" w:type="dxa"/>
            <w:shd w:val="clear" w:color="auto" w:fill="auto"/>
          </w:tcPr>
          <w:p w14:paraId="6EE6A24A" w14:textId="77777777" w:rsidR="00A30CF3" w:rsidRPr="00002FFA" w:rsidRDefault="00A30CF3" w:rsidP="00BD653D">
            <w:pPr>
              <w:rPr>
                <w:ins w:id="31523" w:author="Rev 8 Allen Wirfs-Brock" w:date="2012-06-08T15:17:00Z"/>
              </w:rPr>
            </w:pPr>
            <w:ins w:id="31524" w:author="Rev 8 Allen Wirfs-Brock" w:date="2012-06-08T15:18:00Z">
              <w:r>
                <w:t xml:space="preserve">Return a list of the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ins>
            <w:ins w:id="31525" w:author="Rev 8 Allen Wirfs-Brock" w:date="2012-06-08T15:33:00Z">
              <w:r w:rsidR="00002FFA">
                <w:t>.</w:t>
              </w:r>
            </w:ins>
          </w:p>
        </w:tc>
        <w:tc>
          <w:tcPr>
            <w:tcW w:w="1435" w:type="dxa"/>
            <w:shd w:val="clear" w:color="auto" w:fill="auto"/>
          </w:tcPr>
          <w:p w14:paraId="20ECD36A" w14:textId="77777777" w:rsidR="00A30CF3" w:rsidRDefault="00A30CF3" w:rsidP="00E926E2">
            <w:pPr>
              <w:jc w:val="left"/>
              <w:rPr>
                <w:ins w:id="31526" w:author="Rev 8 Allen Wirfs-Brock" w:date="2012-06-08T15:17:00Z"/>
              </w:rPr>
            </w:pPr>
            <w:ins w:id="31527" w:author="Rev 8 Allen Wirfs-Brock" w:date="2012-06-08T15:19:00Z">
              <w:r>
                <w:t>13.5</w:t>
              </w:r>
            </w:ins>
          </w:p>
        </w:tc>
        <w:tc>
          <w:tcPr>
            <w:tcW w:w="1419" w:type="dxa"/>
            <w:shd w:val="clear" w:color="auto" w:fill="auto"/>
          </w:tcPr>
          <w:p w14:paraId="38775DF4" w14:textId="77777777" w:rsidR="00A30CF3" w:rsidRDefault="00A30CF3" w:rsidP="00010F9D">
            <w:pPr>
              <w:rPr>
                <w:ins w:id="31528" w:author="Rev 8 Allen Wirfs-Brock" w:date="2012-06-08T15:17:00Z"/>
              </w:rPr>
            </w:pPr>
          </w:p>
        </w:tc>
      </w:tr>
      <w:tr w:rsidR="00124DD2" w14:paraId="1B9B00D2" w14:textId="77777777" w:rsidTr="00614339">
        <w:trPr>
          <w:ins w:id="31529" w:author="Rev 8 Allen Wirfs-Brock" w:date="2012-06-01T10:42:00Z"/>
        </w:trPr>
        <w:tc>
          <w:tcPr>
            <w:tcW w:w="2261" w:type="dxa"/>
            <w:shd w:val="clear" w:color="auto" w:fill="auto"/>
          </w:tcPr>
          <w:p w14:paraId="28837AA0" w14:textId="77777777" w:rsidR="00BD653D" w:rsidRPr="0096622D" w:rsidRDefault="007B7BA4" w:rsidP="00BD653D">
            <w:pPr>
              <w:rPr>
                <w:ins w:id="31530" w:author="Rev 8 Allen Wirfs-Brock" w:date="2012-06-01T10:42:00Z"/>
                <w:rFonts w:ascii="Times New Roman" w:hAnsi="Times New Roman"/>
              </w:rPr>
            </w:pPr>
            <w:ins w:id="31531" w:author="Rev 8 Allen Wirfs-Brock" w:date="2012-06-08T11:36:00Z">
              <w:r>
                <w:rPr>
                  <w:rFonts w:ascii="Times New Roman" w:hAnsi="Times New Roman"/>
                </w:rPr>
                <w:t>MV</w:t>
              </w:r>
            </w:ins>
          </w:p>
        </w:tc>
        <w:tc>
          <w:tcPr>
            <w:tcW w:w="4853" w:type="dxa"/>
            <w:shd w:val="clear" w:color="auto" w:fill="auto"/>
          </w:tcPr>
          <w:p w14:paraId="570425BD" w14:textId="77777777" w:rsidR="00BD653D" w:rsidRDefault="00614339" w:rsidP="00BD653D">
            <w:pPr>
              <w:rPr>
                <w:ins w:id="31532" w:author="Rev 8 Allen Wirfs-Brock" w:date="2012-06-01T10:42:00Z"/>
              </w:rPr>
            </w:pPr>
            <w:ins w:id="31533" w:author="Rev 8 Allen Wirfs-Brock" w:date="2012-06-08T11:37:00Z">
              <w:r>
                <w:t>Determines the “mathematical value”</w:t>
              </w:r>
            </w:ins>
            <w:ins w:id="31534" w:author="Rev 8 Allen Wirfs-Brock" w:date="2012-06-08T11:38:00Z">
              <w:r>
                <w:t xml:space="preserve"> of a numeric lirteral or component of a numeric literal.</w:t>
              </w:r>
            </w:ins>
          </w:p>
        </w:tc>
        <w:tc>
          <w:tcPr>
            <w:tcW w:w="1435" w:type="dxa"/>
            <w:shd w:val="clear" w:color="auto" w:fill="auto"/>
          </w:tcPr>
          <w:p w14:paraId="5528A6CA" w14:textId="77777777" w:rsidR="00BD653D" w:rsidRDefault="00614339" w:rsidP="00E926E2">
            <w:pPr>
              <w:jc w:val="left"/>
              <w:rPr>
                <w:ins w:id="31535" w:author="Rev 8 Allen Wirfs-Brock" w:date="2012-06-01T10:42:00Z"/>
              </w:rPr>
            </w:pPr>
            <w:ins w:id="31536" w:author="Rev 8 Allen Wirfs-Brock" w:date="2012-06-08T11:38:00Z">
              <w:r>
                <w:t>7.8.3</w:t>
              </w:r>
            </w:ins>
          </w:p>
        </w:tc>
        <w:tc>
          <w:tcPr>
            <w:tcW w:w="1419" w:type="dxa"/>
            <w:shd w:val="clear" w:color="auto" w:fill="auto"/>
          </w:tcPr>
          <w:p w14:paraId="13937923" w14:textId="77777777" w:rsidR="00BD653D" w:rsidRDefault="00BD653D" w:rsidP="00010F9D">
            <w:pPr>
              <w:rPr>
                <w:ins w:id="31537" w:author="Rev 8 Allen Wirfs-Brock" w:date="2012-06-01T10:42:00Z"/>
              </w:rPr>
            </w:pPr>
          </w:p>
        </w:tc>
      </w:tr>
      <w:tr w:rsidR="00614339" w14:paraId="7A775B5E" w14:textId="77777777" w:rsidTr="00614339">
        <w:trPr>
          <w:ins w:id="31538" w:author="Rev 8 Allen Wirfs-Brock" w:date="2012-06-08T11:45:00Z"/>
        </w:trPr>
        <w:tc>
          <w:tcPr>
            <w:tcW w:w="2261" w:type="dxa"/>
            <w:shd w:val="clear" w:color="auto" w:fill="auto"/>
          </w:tcPr>
          <w:p w14:paraId="247B283F" w14:textId="77777777" w:rsidR="00614339" w:rsidRDefault="00614339" w:rsidP="00BD653D">
            <w:pPr>
              <w:rPr>
                <w:ins w:id="31539" w:author="Rev 8 Allen Wirfs-Brock" w:date="2012-06-08T11:45:00Z"/>
                <w:rFonts w:ascii="Times New Roman" w:hAnsi="Times New Roman"/>
              </w:rPr>
            </w:pPr>
            <w:ins w:id="31540" w:author="Rev 8 Allen Wirfs-Brock" w:date="2012-06-08T11:45:00Z">
              <w:r>
                <w:rPr>
                  <w:rFonts w:ascii="Times New Roman" w:hAnsi="Times New Roman"/>
                </w:rPr>
                <w:t>PropName</w:t>
              </w:r>
            </w:ins>
          </w:p>
        </w:tc>
        <w:tc>
          <w:tcPr>
            <w:tcW w:w="4853" w:type="dxa"/>
            <w:shd w:val="clear" w:color="auto" w:fill="auto"/>
          </w:tcPr>
          <w:p w14:paraId="23C3B5F5" w14:textId="77777777" w:rsidR="00614339" w:rsidRDefault="00614339" w:rsidP="00BD653D">
            <w:pPr>
              <w:rPr>
                <w:ins w:id="31541" w:author="Rev 8 Allen Wirfs-Brock" w:date="2012-06-08T11:45:00Z"/>
              </w:rPr>
            </w:pPr>
            <w:ins w:id="31542" w:author="Rev 8 Allen Wirfs-Brock" w:date="2012-06-08T11:46:00Z">
              <w:r>
                <w:t>Determines the string value of the property name referenced by a production.</w:t>
              </w:r>
            </w:ins>
          </w:p>
        </w:tc>
        <w:tc>
          <w:tcPr>
            <w:tcW w:w="1435" w:type="dxa"/>
            <w:shd w:val="clear" w:color="auto" w:fill="auto"/>
          </w:tcPr>
          <w:p w14:paraId="26282CE8" w14:textId="77777777" w:rsidR="00614339" w:rsidRDefault="00614339" w:rsidP="00E926E2">
            <w:pPr>
              <w:jc w:val="left"/>
              <w:rPr>
                <w:ins w:id="31543" w:author="Rev 8 Allen Wirfs-Brock" w:date="2012-06-08T11:45:00Z"/>
              </w:rPr>
            </w:pPr>
            <w:ins w:id="31544" w:author="Rev 8 Allen Wirfs-Brock" w:date="2012-06-08T11:46:00Z">
              <w:r>
                <w:t>11.1.5.1</w:t>
              </w:r>
            </w:ins>
            <w:ins w:id="31545" w:author="Rev 8 Allen Wirfs-Brock" w:date="2012-06-08T14:55:00Z">
              <w:r w:rsidR="00FC399E">
                <w:t>, 13.3</w:t>
              </w:r>
            </w:ins>
            <w:ins w:id="31546" w:author="Rev 8 Allen Wirfs-Brock" w:date="2012-06-08T14:59:00Z">
              <w:r w:rsidR="00FC399E">
                <w:t>, 13.5</w:t>
              </w:r>
            </w:ins>
          </w:p>
        </w:tc>
        <w:tc>
          <w:tcPr>
            <w:tcW w:w="1419" w:type="dxa"/>
            <w:shd w:val="clear" w:color="auto" w:fill="auto"/>
          </w:tcPr>
          <w:p w14:paraId="6E4F7CE5" w14:textId="77777777" w:rsidR="00614339" w:rsidRDefault="00614339" w:rsidP="00010F9D">
            <w:pPr>
              <w:rPr>
                <w:ins w:id="31547" w:author="Rev 8 Allen Wirfs-Brock" w:date="2012-06-08T11:45:00Z"/>
              </w:rPr>
            </w:pPr>
          </w:p>
        </w:tc>
      </w:tr>
      <w:tr w:rsidR="00614339" w14:paraId="669CD93C" w14:textId="77777777" w:rsidTr="00614339">
        <w:trPr>
          <w:ins w:id="31548" w:author="Rev 8 Allen Wirfs-Brock" w:date="2012-06-08T11:45:00Z"/>
        </w:trPr>
        <w:tc>
          <w:tcPr>
            <w:tcW w:w="2261" w:type="dxa"/>
            <w:shd w:val="clear" w:color="auto" w:fill="auto"/>
          </w:tcPr>
          <w:p w14:paraId="4FF920DB" w14:textId="77777777" w:rsidR="00614339" w:rsidRDefault="00614339" w:rsidP="00BD653D">
            <w:pPr>
              <w:rPr>
                <w:ins w:id="31549" w:author="Rev 8 Allen Wirfs-Brock" w:date="2012-06-08T11:45:00Z"/>
                <w:rFonts w:ascii="Times New Roman" w:hAnsi="Times New Roman"/>
              </w:rPr>
            </w:pPr>
            <w:ins w:id="31550" w:author="Rev 8 Allen Wirfs-Brock" w:date="2012-06-08T11:45:00Z">
              <w:r>
                <w:rPr>
                  <w:rFonts w:ascii="Times New Roman" w:hAnsi="Times New Roman"/>
                </w:rPr>
                <w:t>PropNameList</w:t>
              </w:r>
            </w:ins>
          </w:p>
        </w:tc>
        <w:tc>
          <w:tcPr>
            <w:tcW w:w="4853" w:type="dxa"/>
            <w:shd w:val="clear" w:color="auto" w:fill="auto"/>
          </w:tcPr>
          <w:p w14:paraId="236E4734" w14:textId="77777777" w:rsidR="00614339" w:rsidRDefault="008C355B" w:rsidP="008C355B">
            <w:pPr>
              <w:rPr>
                <w:ins w:id="31551" w:author="Rev 8 Allen Wirfs-Brock" w:date="2012-06-08T11:45:00Z"/>
              </w:rPr>
            </w:pPr>
            <w:ins w:id="31552" w:author="Rev 8 Allen Wirfs-Brock" w:date="2012-06-08T11:47:00Z">
              <w:r>
                <w:t xml:space="preserve">Returns a List of the string values of the property names </w:t>
              </w:r>
            </w:ins>
            <w:ins w:id="31553" w:author="Rev 8 Allen Wirfs-Brock" w:date="2012-06-08T11:48:00Z">
              <w:r>
                <w:t>referenced</w:t>
              </w:r>
            </w:ins>
            <w:ins w:id="31554" w:author="Rev 8 Allen Wirfs-Brock" w:date="2012-06-08T11:47:00Z">
              <w:r>
                <w:t xml:space="preserve"> by a production. </w:t>
              </w:r>
            </w:ins>
            <w:ins w:id="31555" w:author="Rev 8 Allen Wirfs-Brock" w:date="2012-06-08T11:48:00Z">
              <w:r>
                <w:t xml:space="preserve">The list reflects the order of the references in the source text.  The </w:t>
              </w:r>
            </w:ins>
            <w:ins w:id="31556" w:author="Rev 8 Allen Wirfs-Brock" w:date="2012-06-08T11:49:00Z">
              <w:r>
                <w:t>list may contain duplicate elements.</w:t>
              </w:r>
            </w:ins>
          </w:p>
        </w:tc>
        <w:tc>
          <w:tcPr>
            <w:tcW w:w="1435" w:type="dxa"/>
            <w:shd w:val="clear" w:color="auto" w:fill="auto"/>
          </w:tcPr>
          <w:p w14:paraId="58AE60F8" w14:textId="77777777" w:rsidR="00614339" w:rsidRDefault="008C355B" w:rsidP="00E926E2">
            <w:pPr>
              <w:jc w:val="left"/>
              <w:rPr>
                <w:ins w:id="31557" w:author="Rev 8 Allen Wirfs-Brock" w:date="2012-06-08T11:45:00Z"/>
              </w:rPr>
            </w:pPr>
            <w:ins w:id="31558" w:author="Rev 8 Allen Wirfs-Brock" w:date="2012-06-08T11:49:00Z">
              <w:r>
                <w:t>11</w:t>
              </w:r>
            </w:ins>
            <w:ins w:id="31559" w:author="Rev 8 Allen Wirfs-Brock" w:date="2012-06-08T14:59:00Z">
              <w:r w:rsidR="00FC399E">
                <w:t>.</w:t>
              </w:r>
            </w:ins>
            <w:ins w:id="31560" w:author="Rev 8 Allen Wirfs-Brock" w:date="2012-06-08T11:49:00Z">
              <w:r>
                <w:t>5</w:t>
              </w:r>
            </w:ins>
            <w:ins w:id="31561" w:author="Rev 8 Allen Wirfs-Brock" w:date="2012-06-08T14:59:00Z">
              <w:r w:rsidR="00FC399E">
                <w:t>.</w:t>
              </w:r>
            </w:ins>
            <w:ins w:id="31562" w:author="Rev 8 Allen Wirfs-Brock" w:date="2012-06-08T11:49:00Z">
              <w:r>
                <w:t>1</w:t>
              </w:r>
            </w:ins>
            <w:ins w:id="31563" w:author="Rev 8 Allen Wirfs-Brock" w:date="2012-06-08T14:59:00Z">
              <w:r w:rsidR="00FC399E">
                <w:t>, 13.5</w:t>
              </w:r>
            </w:ins>
          </w:p>
        </w:tc>
        <w:tc>
          <w:tcPr>
            <w:tcW w:w="1419" w:type="dxa"/>
            <w:shd w:val="clear" w:color="auto" w:fill="auto"/>
          </w:tcPr>
          <w:p w14:paraId="34CAE415" w14:textId="77777777" w:rsidR="00614339" w:rsidRDefault="00614339" w:rsidP="00010F9D">
            <w:pPr>
              <w:rPr>
                <w:ins w:id="31564" w:author="Rev 8 Allen Wirfs-Brock" w:date="2012-06-08T11:45:00Z"/>
              </w:rPr>
            </w:pPr>
          </w:p>
        </w:tc>
      </w:tr>
      <w:tr w:rsidR="0021118F" w14:paraId="022CDAC5" w14:textId="77777777" w:rsidTr="00614339">
        <w:trPr>
          <w:ins w:id="31565" w:author="Rev 8 Allen Wirfs-Brock" w:date="2012-06-11T16:15:00Z"/>
        </w:trPr>
        <w:tc>
          <w:tcPr>
            <w:tcW w:w="2261" w:type="dxa"/>
            <w:shd w:val="clear" w:color="auto" w:fill="auto"/>
          </w:tcPr>
          <w:p w14:paraId="2A46CA4F" w14:textId="77777777" w:rsidR="0021118F" w:rsidRDefault="0021118F" w:rsidP="00BD653D">
            <w:pPr>
              <w:rPr>
                <w:ins w:id="31566" w:author="Rev 8 Allen Wirfs-Brock" w:date="2012-06-11T16:15:00Z"/>
                <w:rFonts w:ascii="Times New Roman" w:hAnsi="Times New Roman"/>
              </w:rPr>
            </w:pPr>
            <w:ins w:id="31567" w:author="Rev 8 Allen Wirfs-Brock" w:date="2012-06-11T16:15:00Z">
              <w:r>
                <w:rPr>
                  <w:rFonts w:ascii="Times New Roman" w:hAnsi="Times New Roman"/>
                </w:rPr>
                <w:t>ReferencesSuper</w:t>
              </w:r>
            </w:ins>
          </w:p>
        </w:tc>
        <w:tc>
          <w:tcPr>
            <w:tcW w:w="4853" w:type="dxa"/>
            <w:shd w:val="clear" w:color="auto" w:fill="auto"/>
          </w:tcPr>
          <w:p w14:paraId="78CC07AC" w14:textId="77777777" w:rsidR="0021118F" w:rsidRDefault="0021118F" w:rsidP="0021118F">
            <w:pPr>
              <w:rPr>
                <w:ins w:id="31568" w:author="Rev 8 Allen Wirfs-Brock" w:date="2012-06-11T16:15:00Z"/>
              </w:rPr>
            </w:pPr>
            <w:ins w:id="31569" w:author="Rev 8 Allen Wirfs-Brock" w:date="2012-06-11T16:15:00Z">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ins>
          </w:p>
        </w:tc>
        <w:tc>
          <w:tcPr>
            <w:tcW w:w="1435" w:type="dxa"/>
            <w:shd w:val="clear" w:color="auto" w:fill="auto"/>
          </w:tcPr>
          <w:p w14:paraId="464F3C8F" w14:textId="77777777" w:rsidR="0021118F" w:rsidRDefault="0021118F" w:rsidP="00E926E2">
            <w:pPr>
              <w:jc w:val="left"/>
              <w:rPr>
                <w:ins w:id="31570" w:author="Rev 8 Allen Wirfs-Brock" w:date="2012-06-11T16:15:00Z"/>
              </w:rPr>
            </w:pPr>
            <w:ins w:id="31571" w:author="Rev 8 Allen Wirfs-Brock" w:date="2012-06-11T16:16:00Z">
              <w:r>
                <w:t>13.3</w:t>
              </w:r>
            </w:ins>
          </w:p>
        </w:tc>
        <w:tc>
          <w:tcPr>
            <w:tcW w:w="1419" w:type="dxa"/>
            <w:shd w:val="clear" w:color="auto" w:fill="auto"/>
          </w:tcPr>
          <w:p w14:paraId="68D30327" w14:textId="77777777" w:rsidR="0021118F" w:rsidRDefault="0021118F" w:rsidP="00010F9D">
            <w:pPr>
              <w:rPr>
                <w:ins w:id="31572" w:author="Rev 8 Allen Wirfs-Brock" w:date="2012-06-11T16:15:00Z"/>
              </w:rPr>
            </w:pPr>
          </w:p>
        </w:tc>
      </w:tr>
      <w:tr w:rsidR="00FC399E" w14:paraId="2AE8711E" w14:textId="77777777" w:rsidTr="00614339">
        <w:trPr>
          <w:ins w:id="31573" w:author="Rev 8 Allen Wirfs-Brock" w:date="2012-06-08T14:55:00Z"/>
        </w:trPr>
        <w:tc>
          <w:tcPr>
            <w:tcW w:w="2261" w:type="dxa"/>
            <w:shd w:val="clear" w:color="auto" w:fill="auto"/>
          </w:tcPr>
          <w:p w14:paraId="0DD164C0" w14:textId="77777777" w:rsidR="00FC399E" w:rsidRDefault="00FC399E" w:rsidP="00BD653D">
            <w:pPr>
              <w:rPr>
                <w:ins w:id="31574" w:author="Rev 8 Allen Wirfs-Brock" w:date="2012-06-08T14:55:00Z"/>
                <w:rFonts w:ascii="Times New Roman" w:hAnsi="Times New Roman"/>
              </w:rPr>
            </w:pPr>
            <w:ins w:id="31575" w:author="Rev 8 Allen Wirfs-Brock" w:date="2012-06-08T14:55:00Z">
              <w:r>
                <w:rPr>
                  <w:rFonts w:ascii="Times New Roman" w:hAnsi="Times New Roman"/>
                </w:rPr>
                <w:t>SpecialMethod</w:t>
              </w:r>
            </w:ins>
          </w:p>
        </w:tc>
        <w:tc>
          <w:tcPr>
            <w:tcW w:w="4853" w:type="dxa"/>
            <w:shd w:val="clear" w:color="auto" w:fill="auto"/>
          </w:tcPr>
          <w:p w14:paraId="3512E189" w14:textId="77777777" w:rsidR="00FC399E" w:rsidRDefault="00FC399E" w:rsidP="00BD653D">
            <w:pPr>
              <w:rPr>
                <w:ins w:id="31576" w:author="Rev 8 Allen Wirfs-Brock" w:date="2012-06-08T14:55:00Z"/>
              </w:rPr>
            </w:pPr>
            <w:ins w:id="31577" w:author="Rev 8 Allen Wirfs-Brock" w:date="2012-06-08T14:56:00Z">
              <w:r>
                <w:t xml:space="preserve">Determine if a </w:t>
              </w:r>
              <w:r w:rsidRPr="00E926E2">
                <w:rPr>
                  <w:rFonts w:ascii="Times New Roman" w:hAnsi="Times New Roman"/>
                  <w:i/>
                </w:rPr>
                <w:t>MethodDefinition</w:t>
              </w:r>
              <w:r>
                <w:t xml:space="preserve"> defines a generator method or an accessor property.</w:t>
              </w:r>
            </w:ins>
          </w:p>
        </w:tc>
        <w:tc>
          <w:tcPr>
            <w:tcW w:w="1435" w:type="dxa"/>
            <w:shd w:val="clear" w:color="auto" w:fill="auto"/>
          </w:tcPr>
          <w:p w14:paraId="30630FB3" w14:textId="77777777" w:rsidR="00FC399E" w:rsidRDefault="00FC399E" w:rsidP="00E926E2">
            <w:pPr>
              <w:jc w:val="left"/>
              <w:rPr>
                <w:ins w:id="31578" w:author="Rev 8 Allen Wirfs-Brock" w:date="2012-06-08T14:55:00Z"/>
              </w:rPr>
            </w:pPr>
            <w:ins w:id="31579" w:author="Rev 8 Allen Wirfs-Brock" w:date="2012-06-08T14:56:00Z">
              <w:r>
                <w:t>13.3</w:t>
              </w:r>
            </w:ins>
          </w:p>
        </w:tc>
        <w:tc>
          <w:tcPr>
            <w:tcW w:w="1419" w:type="dxa"/>
            <w:shd w:val="clear" w:color="auto" w:fill="auto"/>
          </w:tcPr>
          <w:p w14:paraId="635E1214" w14:textId="77777777" w:rsidR="00FC399E" w:rsidRDefault="00FC399E" w:rsidP="00010F9D">
            <w:pPr>
              <w:rPr>
                <w:ins w:id="31580" w:author="Rev 8 Allen Wirfs-Brock" w:date="2012-06-08T14:55:00Z"/>
              </w:rPr>
            </w:pPr>
          </w:p>
        </w:tc>
      </w:tr>
      <w:tr w:rsidR="00124DD2" w14:paraId="59546881" w14:textId="77777777" w:rsidTr="00614339">
        <w:trPr>
          <w:ins w:id="31581" w:author="Rev 8 Allen Wirfs-Brock" w:date="2012-06-01T10:42:00Z"/>
        </w:trPr>
        <w:tc>
          <w:tcPr>
            <w:tcW w:w="2261" w:type="dxa"/>
            <w:shd w:val="clear" w:color="auto" w:fill="auto"/>
          </w:tcPr>
          <w:p w14:paraId="32485C4C" w14:textId="77777777" w:rsidR="00BD653D" w:rsidRPr="0096622D" w:rsidRDefault="00614339" w:rsidP="00BD653D">
            <w:pPr>
              <w:rPr>
                <w:ins w:id="31582" w:author="Rev 8 Allen Wirfs-Brock" w:date="2012-06-01T10:42:00Z"/>
                <w:rFonts w:ascii="Times New Roman" w:hAnsi="Times New Roman"/>
              </w:rPr>
            </w:pPr>
            <w:ins w:id="31583" w:author="Rev 8 Allen Wirfs-Brock" w:date="2012-06-08T11:39:00Z">
              <w:r>
                <w:rPr>
                  <w:rFonts w:ascii="Times New Roman" w:hAnsi="Times New Roman"/>
                </w:rPr>
                <w:t>SV</w:t>
              </w:r>
            </w:ins>
          </w:p>
        </w:tc>
        <w:tc>
          <w:tcPr>
            <w:tcW w:w="4853" w:type="dxa"/>
            <w:shd w:val="clear" w:color="auto" w:fill="auto"/>
          </w:tcPr>
          <w:p w14:paraId="1D09A5A1" w14:textId="77777777" w:rsidR="00BD653D" w:rsidRDefault="00614339" w:rsidP="00BD653D">
            <w:pPr>
              <w:rPr>
                <w:ins w:id="31584" w:author="Rev 8 Allen Wirfs-Brock" w:date="2012-06-01T10:42:00Z"/>
              </w:rPr>
            </w:pPr>
            <w:ins w:id="31585" w:author="Rev 8 Allen Wirfs-Brock" w:date="2012-06-08T11:39:00Z">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ins>
          </w:p>
        </w:tc>
        <w:tc>
          <w:tcPr>
            <w:tcW w:w="1435" w:type="dxa"/>
            <w:shd w:val="clear" w:color="auto" w:fill="auto"/>
          </w:tcPr>
          <w:p w14:paraId="1623D90C" w14:textId="77777777" w:rsidR="00BD653D" w:rsidRDefault="00614339" w:rsidP="00E926E2">
            <w:pPr>
              <w:jc w:val="left"/>
              <w:rPr>
                <w:ins w:id="31586" w:author="Rev 8 Allen Wirfs-Brock" w:date="2012-06-01T10:42:00Z"/>
              </w:rPr>
            </w:pPr>
            <w:ins w:id="31587" w:author="Rev 8 Allen Wirfs-Brock" w:date="2012-06-08T11:40:00Z">
              <w:r>
                <w:t>7.8.4</w:t>
              </w:r>
            </w:ins>
          </w:p>
        </w:tc>
        <w:tc>
          <w:tcPr>
            <w:tcW w:w="1419" w:type="dxa"/>
            <w:shd w:val="clear" w:color="auto" w:fill="auto"/>
          </w:tcPr>
          <w:p w14:paraId="784A66BD" w14:textId="77777777" w:rsidR="00BD653D" w:rsidRDefault="00BD653D" w:rsidP="00010F9D">
            <w:pPr>
              <w:rPr>
                <w:ins w:id="31588" w:author="Rev 8 Allen Wirfs-Brock" w:date="2012-06-01T10:42:00Z"/>
              </w:rPr>
            </w:pPr>
          </w:p>
        </w:tc>
      </w:tr>
      <w:tr w:rsidR="00847FC9" w14:paraId="5A316D94" w14:textId="77777777" w:rsidTr="00614339">
        <w:trPr>
          <w:ins w:id="31589" w:author="Rev 8 Allen Wirfs-Brock" w:date="2012-06-08T12:01:00Z"/>
        </w:trPr>
        <w:tc>
          <w:tcPr>
            <w:tcW w:w="2261" w:type="dxa"/>
            <w:shd w:val="clear" w:color="auto" w:fill="auto"/>
          </w:tcPr>
          <w:p w14:paraId="163A02D8" w14:textId="77777777" w:rsidR="00847FC9" w:rsidRDefault="00847FC9" w:rsidP="00BD653D">
            <w:pPr>
              <w:rPr>
                <w:ins w:id="31590" w:author="Rev 8 Allen Wirfs-Brock" w:date="2012-06-08T12:01:00Z"/>
                <w:rFonts w:ascii="Times New Roman" w:hAnsi="Times New Roman"/>
              </w:rPr>
            </w:pPr>
          </w:p>
        </w:tc>
        <w:tc>
          <w:tcPr>
            <w:tcW w:w="4853" w:type="dxa"/>
            <w:shd w:val="clear" w:color="auto" w:fill="auto"/>
          </w:tcPr>
          <w:p w14:paraId="4A8BD41D" w14:textId="77777777" w:rsidR="00847FC9" w:rsidRDefault="00847FC9" w:rsidP="00BD653D">
            <w:pPr>
              <w:rPr>
                <w:ins w:id="31591" w:author="Rev 8 Allen Wirfs-Brock" w:date="2012-06-08T12:01:00Z"/>
              </w:rPr>
            </w:pPr>
          </w:p>
        </w:tc>
        <w:tc>
          <w:tcPr>
            <w:tcW w:w="1435" w:type="dxa"/>
            <w:shd w:val="clear" w:color="auto" w:fill="auto"/>
          </w:tcPr>
          <w:p w14:paraId="7155267D" w14:textId="77777777" w:rsidR="00847FC9" w:rsidRDefault="00847FC9" w:rsidP="00E926E2">
            <w:pPr>
              <w:jc w:val="left"/>
              <w:rPr>
                <w:ins w:id="31592" w:author="Rev 8 Allen Wirfs-Brock" w:date="2012-06-08T12:01:00Z"/>
              </w:rPr>
            </w:pPr>
          </w:p>
        </w:tc>
        <w:tc>
          <w:tcPr>
            <w:tcW w:w="1419" w:type="dxa"/>
            <w:shd w:val="clear" w:color="auto" w:fill="auto"/>
          </w:tcPr>
          <w:p w14:paraId="6AB26DF6" w14:textId="77777777" w:rsidR="00847FC9" w:rsidRDefault="00847FC9" w:rsidP="00010F9D">
            <w:pPr>
              <w:rPr>
                <w:ins w:id="31593" w:author="Rev 8 Allen Wirfs-Brock" w:date="2012-06-08T12:01:00Z"/>
              </w:rPr>
            </w:pPr>
          </w:p>
        </w:tc>
      </w:tr>
      <w:tr w:rsidR="00124DD2" w14:paraId="69869565" w14:textId="77777777" w:rsidTr="00614339">
        <w:trPr>
          <w:ins w:id="31594" w:author="Rev 8 Allen Wirfs-Brock" w:date="2012-06-01T10:42:00Z"/>
        </w:trPr>
        <w:tc>
          <w:tcPr>
            <w:tcW w:w="2261" w:type="dxa"/>
            <w:shd w:val="clear" w:color="auto" w:fill="auto"/>
          </w:tcPr>
          <w:p w14:paraId="3545A03B" w14:textId="77777777" w:rsidR="00BD653D" w:rsidRPr="00456540" w:rsidRDefault="00BD653D" w:rsidP="00BD653D">
            <w:pPr>
              <w:rPr>
                <w:ins w:id="31595" w:author="Rev 8 Allen Wirfs-Brock" w:date="2012-06-01T10:42:00Z"/>
                <w:rFonts w:ascii="Times New Roman" w:hAnsi="Times New Roman"/>
              </w:rPr>
            </w:pPr>
            <w:ins w:id="31596" w:author="Rev 8 Allen Wirfs-Brock" w:date="2012-06-01T10:43:00Z">
              <w:r w:rsidRPr="0096622D">
                <w:rPr>
                  <w:rFonts w:ascii="Times New Roman" w:hAnsi="Times New Roman"/>
                </w:rPr>
                <w:t>VarDeclaredNames</w:t>
              </w:r>
            </w:ins>
          </w:p>
        </w:tc>
        <w:tc>
          <w:tcPr>
            <w:tcW w:w="4853" w:type="dxa"/>
            <w:shd w:val="clear" w:color="auto" w:fill="auto"/>
          </w:tcPr>
          <w:p w14:paraId="4B20CCA0" w14:textId="77777777" w:rsidR="00BD653D" w:rsidRDefault="00BD653D" w:rsidP="00BD653D">
            <w:pPr>
              <w:rPr>
                <w:ins w:id="31597" w:author="Rev 8 Allen Wirfs-Brock" w:date="2012-06-01T10:42:00Z"/>
              </w:rPr>
            </w:pPr>
            <w:ins w:id="31598" w:author="Rev 8 Allen Wirfs-Brock" w:date="2012-06-01T10:43:00Z">
              <w:r>
                <w:t xml:space="preserve">Returns a list of the local top-level scoped identifiers declared by a production.  These are identifier that are scoped as if by a var </w:t>
              </w:r>
            </w:ins>
            <w:ins w:id="31599" w:author="Rev 8 Allen Wirfs-Brock" w:date="2012-06-01T10:44:00Z">
              <w:r>
                <w:t>statement</w:t>
              </w:r>
            </w:ins>
            <w:ins w:id="31600" w:author="Rev 8 Allen Wirfs-Brock" w:date="2012-06-01T10:43:00Z">
              <w:r>
                <w:t>.</w:t>
              </w:r>
            </w:ins>
          </w:p>
        </w:tc>
        <w:tc>
          <w:tcPr>
            <w:tcW w:w="1435" w:type="dxa"/>
            <w:shd w:val="clear" w:color="auto" w:fill="auto"/>
          </w:tcPr>
          <w:p w14:paraId="4457041F" w14:textId="77777777" w:rsidR="00BD653D" w:rsidRDefault="00847FC9" w:rsidP="00E926E2">
            <w:pPr>
              <w:jc w:val="left"/>
              <w:rPr>
                <w:ins w:id="31601" w:author="Rev 8 Allen Wirfs-Brock" w:date="2012-06-01T10:42:00Z"/>
              </w:rPr>
            </w:pPr>
            <w:ins w:id="31602" w:author="Rev 8 Allen Wirfs-Brock" w:date="2012-06-08T12:01:00Z">
              <w:r>
                <w:t>12.1</w:t>
              </w:r>
            </w:ins>
            <w:ins w:id="31603" w:author="Rev 8 Allen Wirfs-Brock" w:date="2012-06-08T12:05:00Z">
              <w:r>
                <w:t>, 12.5</w:t>
              </w:r>
            </w:ins>
            <w:ins w:id="31604" w:author="Rev 8 Allen Wirfs-Brock" w:date="2012-06-08T12:06:00Z">
              <w:r>
                <w:t>, 12.6.1, 12.6.2, 12.6.3</w:t>
              </w:r>
            </w:ins>
            <w:ins w:id="31605" w:author="Rev 8 Allen Wirfs-Brock" w:date="2012-06-08T12:07:00Z">
              <w:r>
                <w:t>, 12.6.4</w:t>
              </w:r>
            </w:ins>
            <w:ins w:id="31606" w:author="Rev 8 Allen Wirfs-Brock" w:date="2012-06-08T14:46:00Z">
              <w:r w:rsidR="002D6D38">
                <w:t>, 12.12</w:t>
              </w:r>
            </w:ins>
            <w:ins w:id="31607" w:author="Rev 8 Allen Wirfs-Brock" w:date="2012-06-08T14:49:00Z">
              <w:r w:rsidR="002D6D38">
                <w:t>, 13.1</w:t>
              </w:r>
            </w:ins>
            <w:ins w:id="31608" w:author="Rev 8 Allen Wirfs-Brock" w:date="2012-06-08T14:59:00Z">
              <w:r w:rsidR="00FC399E">
                <w:t>, 13.5</w:t>
              </w:r>
            </w:ins>
          </w:p>
        </w:tc>
        <w:tc>
          <w:tcPr>
            <w:tcW w:w="1419" w:type="dxa"/>
            <w:shd w:val="clear" w:color="auto" w:fill="auto"/>
          </w:tcPr>
          <w:p w14:paraId="5945E59D" w14:textId="77777777" w:rsidR="00BD653D" w:rsidRDefault="00BD653D" w:rsidP="00010F9D">
            <w:pPr>
              <w:rPr>
                <w:ins w:id="31609" w:author="Rev 8 Allen Wirfs-Brock" w:date="2012-06-01T10:42:00Z"/>
              </w:rPr>
            </w:pPr>
          </w:p>
        </w:tc>
      </w:tr>
    </w:tbl>
    <w:p w14:paraId="6B1E29F7" w14:textId="77777777" w:rsidR="00010F9D" w:rsidRPr="00010F9D" w:rsidRDefault="00010F9D" w:rsidP="00E926E2"/>
    <w:p w14:paraId="7F3CE69B" w14:textId="77777777" w:rsidR="00690D1B" w:rsidRDefault="00690D1B">
      <w:pPr>
        <w:pStyle w:val="1"/>
        <w:numPr>
          <w:ilvl w:val="0"/>
          <w:numId w:val="0"/>
        </w:numPr>
        <w:rPr>
          <w:ins w:id="31610" w:author="Rev 8 Allen Wirfs-Brock" w:date="2012-06-11T14:40:00Z"/>
        </w:rPr>
        <w:pPrChange w:id="31611" w:author="Rev 8 Allen Wirfs-Brock" w:date="2012-06-11T14:40:00Z">
          <w:pPr>
            <w:pStyle w:val="zzBiblio"/>
          </w:pPr>
        </w:pPrChange>
      </w:pPr>
      <w:ins w:id="31612" w:author="Rev 8 Allen Wirfs-Brock" w:date="2012-06-11T14:38:00Z">
        <w:r>
          <w:br w:type="page"/>
        </w:r>
        <w:bookmarkStart w:id="31613" w:name="_Toc329528942"/>
        <w:r>
          <w:t xml:space="preserve">Scrap </w:t>
        </w:r>
      </w:ins>
      <w:ins w:id="31614" w:author="Rev 8 Allen Wirfs-Brock" w:date="2012-06-11T14:40:00Z">
        <w:r>
          <w:t>Heap</w:t>
        </w:r>
        <w:bookmarkEnd w:id="31613"/>
      </w:ins>
    </w:p>
    <w:p w14:paraId="5E67CE81" w14:textId="77777777" w:rsidR="00690D1B" w:rsidRDefault="00690D1B">
      <w:pPr>
        <w:rPr>
          <w:ins w:id="31615" w:author="Rev 8 Allen Wirfs-Brock" w:date="2012-06-11T14:40:00Z"/>
        </w:rPr>
        <w:pPrChange w:id="31616" w:author="Rev 8 Allen Wirfs-Brock" w:date="2012-06-11T14:40:00Z">
          <w:pPr>
            <w:pStyle w:val="zzBiblio"/>
          </w:pPr>
        </w:pPrChange>
      </w:pPr>
      <w:ins w:id="31617" w:author="Rev 8 Allen Wirfs-Brock" w:date="2012-06-11T14:40:00Z">
        <w:r>
          <w:t>A place to temporarily hand on to stuff that’s been delete</w:t>
        </w:r>
      </w:ins>
      <w:ins w:id="31618" w:author="Rev 8 Allen Wirfs-Brock" w:date="2012-06-15T15:30:00Z">
        <w:r w:rsidR="00C459A3">
          <w:t>d</w:t>
        </w:r>
      </w:ins>
    </w:p>
    <w:p w14:paraId="4F6A10FD" w14:textId="77777777" w:rsidR="00690D1B" w:rsidRDefault="00690D1B">
      <w:pPr>
        <w:rPr>
          <w:ins w:id="31619" w:author="Rev 8 Allen Wirfs-Brock" w:date="2012-06-11T14:40:00Z"/>
        </w:rPr>
        <w:pPrChange w:id="31620" w:author="Rev 8 Allen Wirfs-Brock" w:date="2012-06-11T14:40:00Z">
          <w:pPr>
            <w:pStyle w:val="zzBiblio"/>
          </w:pPr>
        </w:pPrChange>
      </w:pPr>
    </w:p>
    <w:p w14:paraId="331AA9DB" w14:textId="77777777" w:rsidR="00690D1B" w:rsidRPr="00E77497" w:rsidRDefault="00690D1B" w:rsidP="00690D1B">
      <w:pPr>
        <w:pStyle w:val="SyntaxRule"/>
        <w:rPr>
          <w:ins w:id="31621" w:author="Rev 8 Allen Wirfs-Brock" w:date="2012-06-11T14:45:00Z"/>
        </w:rPr>
      </w:pPr>
      <w:ins w:id="31622" w:author="Rev 8 Allen Wirfs-Brock" w:date="2012-06-11T14:45:00Z">
        <w:r>
          <w:t xml:space="preserve">MemberExpression </w:t>
        </w:r>
        <w:r w:rsidRPr="00E77497">
          <w:rPr>
            <w:rFonts w:ascii="Arial" w:hAnsi="Arial"/>
            <w:b/>
            <w:i w:val="0"/>
          </w:rPr>
          <w:t>:</w:t>
        </w:r>
      </w:ins>
    </w:p>
    <w:p w14:paraId="20F2F846" w14:textId="77777777" w:rsidR="00690D1B" w:rsidRDefault="00690D1B" w:rsidP="00C459A3">
      <w:pPr>
        <w:pStyle w:val="SyntaxDefinition"/>
        <w:rPr>
          <w:ins w:id="31623" w:author="Rev 8 Allen Wirfs-Brock" w:date="2012-06-11T14:43:00Z"/>
        </w:rPr>
      </w:pPr>
      <w:ins w:id="31624" w:author="Rev 8 Allen Wirfs-Brock" w:date="2012-06-11T14:41:00Z">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ins>
    </w:p>
    <w:p w14:paraId="242B545F" w14:textId="77777777" w:rsidR="00690D1B" w:rsidRPr="00E77497" w:rsidRDefault="00690D1B" w:rsidP="00690D1B">
      <w:pPr>
        <w:pStyle w:val="SyntaxRule"/>
        <w:rPr>
          <w:ins w:id="31625" w:author="Rev 8 Allen Wirfs-Brock" w:date="2012-06-11T14:45:00Z"/>
        </w:rPr>
      </w:pPr>
      <w:ins w:id="31626" w:author="Rev 8 Allen Wirfs-Brock" w:date="2012-06-11T14:45:00Z">
        <w:r>
          <w:t xml:space="preserve">TriangleLiteral </w:t>
        </w:r>
        <w:r w:rsidRPr="00E77497">
          <w:rPr>
            <w:rFonts w:ascii="Arial" w:hAnsi="Arial"/>
            <w:b/>
            <w:i w:val="0"/>
          </w:rPr>
          <w:t>:</w:t>
        </w:r>
      </w:ins>
    </w:p>
    <w:p w14:paraId="2D508A2B" w14:textId="77777777" w:rsidR="00690D1B" w:rsidRPr="00E77497" w:rsidRDefault="00690D1B" w:rsidP="00690D1B">
      <w:pPr>
        <w:pStyle w:val="SyntaxDefinition"/>
        <w:rPr>
          <w:ins w:id="31627" w:author="Rev 8 Allen Wirfs-Brock" w:date="2012-06-11T14:45:00Z"/>
        </w:rPr>
      </w:pPr>
      <w:ins w:id="31628" w:author="Rev 8 Allen Wirfs-Brock" w:date="2012-06-11T14:45:00Z">
        <w:r w:rsidRPr="00E77497">
          <w:t>SealedArrayLiteral</w:t>
        </w:r>
        <w:r w:rsidRPr="00E77497">
          <w:br/>
          <w:t>SealedObjectLiteral</w:t>
        </w:r>
        <w:r w:rsidRPr="00E77497">
          <w:br/>
          <w:t>FunctionExpression</w:t>
        </w:r>
        <w:r>
          <w:br/>
          <w:t>ArrowFunction</w:t>
        </w:r>
        <w:r w:rsidRPr="00E77497">
          <w:br/>
          <w:t>ValueLiteral</w:t>
        </w:r>
      </w:ins>
    </w:p>
    <w:p w14:paraId="05D15C4E" w14:textId="77777777" w:rsidR="00315550" w:rsidRPr="00E77497" w:rsidRDefault="00315550" w:rsidP="00315550">
      <w:pPr>
        <w:pStyle w:val="SyntaxRule"/>
        <w:rPr>
          <w:ins w:id="31629" w:author="Rev 8 Allen Wirfs-Brock" w:date="2012-06-11T14:46:00Z"/>
        </w:rPr>
      </w:pPr>
      <w:ins w:id="31630" w:author="Rev 8 Allen Wirfs-Brock" w:date="2012-06-11T14:46:00Z">
        <w:r w:rsidRPr="00E77497">
          <w:t xml:space="preserve">CallExpression </w:t>
        </w:r>
        <w:r w:rsidRPr="00E77497">
          <w:rPr>
            <w:rFonts w:ascii="Arial" w:hAnsi="Arial"/>
            <w:b/>
            <w:i w:val="0"/>
          </w:rPr>
          <w:t>:</w:t>
        </w:r>
      </w:ins>
    </w:p>
    <w:p w14:paraId="4BCED727" w14:textId="77777777" w:rsidR="00315550" w:rsidRPr="00E77497" w:rsidRDefault="00315550" w:rsidP="00315550">
      <w:pPr>
        <w:pStyle w:val="SyntaxDefinition"/>
        <w:rPr>
          <w:ins w:id="31631" w:author="Rev 8 Allen Wirfs-Brock" w:date="2012-06-11T14:46:00Z"/>
        </w:rPr>
      </w:pPr>
      <w:ins w:id="31632" w:author="Rev 8 Allen Wirfs-Brock" w:date="2012-06-11T14:46:00Z">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ins>
    </w:p>
    <w:p w14:paraId="5920E38F" w14:textId="77777777" w:rsidR="00690D1B" w:rsidRDefault="00690D1B" w:rsidP="00C459A3">
      <w:pPr>
        <w:pStyle w:val="SyntaxDefinition"/>
        <w:rPr>
          <w:ins w:id="31633" w:author="Rev 8 Allen Wirfs-Brock" w:date="2012-06-15T15:27:00Z"/>
        </w:rPr>
      </w:pPr>
    </w:p>
    <w:p w14:paraId="5DC6D078" w14:textId="77777777" w:rsidR="0095573C" w:rsidRPr="00E77497" w:rsidRDefault="0095573C" w:rsidP="0095573C">
      <w:pPr>
        <w:pStyle w:val="40"/>
        <w:numPr>
          <w:ilvl w:val="0"/>
          <w:numId w:val="0"/>
        </w:numPr>
        <w:rPr>
          <w:ins w:id="31634" w:author="Rev 8 Allen Wirfs-Brock" w:date="2012-06-15T15:27:00Z"/>
        </w:rPr>
      </w:pPr>
      <w:ins w:id="31635" w:author="Rev 8 Allen Wirfs-Brock" w:date="2012-06-15T15:27:00Z">
        <w:r w:rsidRPr="00E77497">
          <w:t>15.2.3.1</w:t>
        </w:r>
        <w:r>
          <w:t>5</w:t>
        </w:r>
        <w:r w:rsidRPr="00E77497">
          <w:tab/>
          <w:t>Object.is</w:t>
        </w:r>
        <w:r>
          <w:t>Object</w:t>
        </w:r>
        <w:r w:rsidRPr="00E77497">
          <w:t xml:space="preserve"> ( O )</w:t>
        </w:r>
      </w:ins>
    </w:p>
    <w:p w14:paraId="2F387E89" w14:textId="77777777" w:rsidR="0095573C" w:rsidRPr="00E77497" w:rsidRDefault="0095573C" w:rsidP="0095573C">
      <w:pPr>
        <w:rPr>
          <w:ins w:id="31636" w:author="Rev 8 Allen Wirfs-Brock" w:date="2012-06-15T15:27:00Z"/>
        </w:rPr>
      </w:pPr>
      <w:ins w:id="31637" w:author="Rev 8 Allen Wirfs-Brock" w:date="2012-06-15T15:27:00Z">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ins>
    </w:p>
    <w:p w14:paraId="255B19AD" w14:textId="77777777" w:rsidR="0095573C" w:rsidRPr="00E77497" w:rsidRDefault="0095573C" w:rsidP="0095573C">
      <w:pPr>
        <w:pStyle w:val="Alg4"/>
        <w:numPr>
          <w:ilvl w:val="0"/>
          <w:numId w:val="811"/>
        </w:numPr>
        <w:rPr>
          <w:ins w:id="31638" w:author="Rev 8 Allen Wirfs-Brock" w:date="2012-06-15T15:27:00Z"/>
        </w:rPr>
      </w:pPr>
      <w:ins w:id="31639" w:author="Rev 8 Allen Wirfs-Brock" w:date="2012-06-15T15:27:00Z">
        <w:r w:rsidRPr="00E77497">
          <w:t>If Type(</w:t>
        </w:r>
        <w:r w:rsidRPr="00E77497">
          <w:rPr>
            <w:i/>
          </w:rPr>
          <w:t>O</w:t>
        </w:r>
        <w:r w:rsidRPr="00E77497">
          <w:t xml:space="preserve">) is Object </w:t>
        </w:r>
        <w:r>
          <w:t xml:space="preserve">return </w:t>
        </w:r>
        <w:r>
          <w:rPr>
            <w:b/>
          </w:rPr>
          <w:t>true</w:t>
        </w:r>
        <w:r w:rsidRPr="00E77497">
          <w:t>.</w:t>
        </w:r>
      </w:ins>
    </w:p>
    <w:p w14:paraId="32F4B566" w14:textId="77777777" w:rsidR="0095573C" w:rsidRPr="00E77497" w:rsidRDefault="0095573C" w:rsidP="0095573C">
      <w:pPr>
        <w:pStyle w:val="Alg4"/>
        <w:numPr>
          <w:ilvl w:val="0"/>
          <w:numId w:val="811"/>
        </w:numPr>
        <w:spacing w:after="120"/>
        <w:rPr>
          <w:ins w:id="31640" w:author="Rev 8 Allen Wirfs-Brock" w:date="2012-06-15T15:27:00Z"/>
        </w:rPr>
      </w:pPr>
      <w:ins w:id="31641" w:author="Rev 8 Allen Wirfs-Brock" w:date="2012-06-15T15:27:00Z">
        <w:r w:rsidRPr="00E77497">
          <w:t xml:space="preserve">Return </w:t>
        </w:r>
        <w:r w:rsidRPr="002B7DB5">
          <w:rPr>
            <w:b/>
          </w:rPr>
          <w:t>false</w:t>
        </w:r>
        <w:r w:rsidRPr="00E77497">
          <w:t>.</w:t>
        </w:r>
      </w:ins>
    </w:p>
    <w:p w14:paraId="70DFE2B1" w14:textId="77777777" w:rsidR="0095573C" w:rsidRDefault="0095573C" w:rsidP="00C459A3">
      <w:pPr>
        <w:rPr>
          <w:ins w:id="31642" w:author="Rev 8 Allen Wirfs-Brock" w:date="2012-06-15T15:29:00Z"/>
          <w:u w:val="single"/>
        </w:rPr>
      </w:pPr>
    </w:p>
    <w:p w14:paraId="58089BEE" w14:textId="77777777"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ins w:id="31643" w:author="Rev 8 Allen Wirfs-Brock" w:date="2012-06-15T15:29:00Z"/>
          <w:rFonts w:cs="Arial"/>
          <w:b/>
        </w:rPr>
      </w:pPr>
      <w:ins w:id="31644" w:author="Rev 8 Allen Wirfs-Brock" w:date="2012-06-15T15:29:00Z">
        <w:r w:rsidRPr="00762CE7">
          <w:rPr>
            <w:rFonts w:cs="Arial"/>
            <w:b/>
          </w:rPr>
          <w:t>15.5.4.25</w:t>
        </w:r>
        <w:r w:rsidRPr="00762CE7">
          <w:rPr>
            <w:rFonts w:cs="Arial"/>
            <w:b/>
          </w:rPr>
          <w:tab/>
          <w:t>String.prototype.toArray()</w:t>
        </w:r>
      </w:ins>
    </w:p>
    <w:p w14:paraId="5D52EE93" w14:textId="77777777" w:rsidR="00C459A3" w:rsidRPr="00762CE7" w:rsidRDefault="00C459A3" w:rsidP="00C459A3">
      <w:pPr>
        <w:rPr>
          <w:ins w:id="31645" w:author="Rev 8 Allen Wirfs-Brock" w:date="2012-06-15T15:29:00Z"/>
          <w:rFonts w:cs="Arial"/>
        </w:rPr>
      </w:pPr>
      <w:ins w:id="31646" w:author="Rev 8 Allen Wirfs-Brock" w:date="2012-06-15T15:29:00Z">
        <w:r w:rsidRPr="00762CE7">
          <w:rPr>
            <w:rFonts w:cs="Arial"/>
          </w:rPr>
          <w:t>The following steps are taken:</w:t>
        </w:r>
      </w:ins>
    </w:p>
    <w:p w14:paraId="51975392" w14:textId="77777777" w:rsidR="00C459A3" w:rsidRPr="00786F5E" w:rsidRDefault="00C459A3" w:rsidP="00C459A3">
      <w:pPr>
        <w:numPr>
          <w:ilvl w:val="0"/>
          <w:numId w:val="802"/>
        </w:numPr>
        <w:spacing w:after="0" w:line="240" w:lineRule="auto"/>
        <w:jc w:val="left"/>
        <w:rPr>
          <w:ins w:id="31647" w:author="Rev 8 Allen Wirfs-Brock" w:date="2012-06-15T15:29:00Z"/>
          <w:rFonts w:ascii="Times New Roman" w:eastAsia="Times New Roman" w:hAnsi="Times New Roman"/>
          <w:spacing w:val="6"/>
          <w:lang w:eastAsia="en-US"/>
        </w:rPr>
      </w:pPr>
      <w:ins w:id="31648" w:author="Rev 8 Allen Wirfs-Brock" w:date="2012-06-15T15:29: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356DDD89" w14:textId="77777777" w:rsidR="00C459A3" w:rsidRPr="00786F5E" w:rsidRDefault="00C459A3" w:rsidP="00C459A3">
      <w:pPr>
        <w:numPr>
          <w:ilvl w:val="0"/>
          <w:numId w:val="802"/>
        </w:numPr>
        <w:spacing w:after="0" w:line="240" w:lineRule="auto"/>
        <w:jc w:val="left"/>
        <w:rPr>
          <w:ins w:id="31649" w:author="Rev 8 Allen Wirfs-Brock" w:date="2012-06-15T15:29:00Z"/>
          <w:rFonts w:ascii="Times New Roman" w:eastAsia="Times New Roman" w:hAnsi="Times New Roman"/>
          <w:spacing w:val="6"/>
          <w:lang w:eastAsia="en-US"/>
        </w:rPr>
      </w:pPr>
      <w:ins w:id="31650"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the result of calling ToString, giving it the </w:t>
        </w:r>
        <w:r w:rsidRPr="00786F5E">
          <w:rPr>
            <w:rFonts w:ascii="Times New Roman" w:eastAsia="Times New Roman" w:hAnsi="Times New Roman"/>
            <w:b/>
            <w:spacing w:val="6"/>
            <w:lang w:eastAsia="en-US"/>
          </w:rPr>
          <w:t>this</w:t>
        </w:r>
        <w:r w:rsidRPr="00786F5E">
          <w:rPr>
            <w:rFonts w:ascii="Times New Roman" w:eastAsia="Times New Roman" w:hAnsi="Times New Roman"/>
            <w:spacing w:val="6"/>
            <w:lang w:eastAsia="en-US"/>
          </w:rPr>
          <w:t xml:space="preserve"> value as its argument.</w:t>
        </w:r>
      </w:ins>
    </w:p>
    <w:p w14:paraId="52D88DE9" w14:textId="77777777" w:rsidR="00C459A3" w:rsidRPr="00E77497" w:rsidRDefault="00C459A3" w:rsidP="00C459A3">
      <w:pPr>
        <w:pStyle w:val="Alg4"/>
        <w:numPr>
          <w:ilvl w:val="0"/>
          <w:numId w:val="802"/>
        </w:numPr>
        <w:contextualSpacing/>
        <w:rPr>
          <w:ins w:id="31651" w:author="Rev 8 Allen Wirfs-Brock" w:date="2012-06-15T15:29:00Z"/>
        </w:rPr>
      </w:pPr>
      <w:ins w:id="31652" w:author="Rev 8 Allen Wirfs-Brock" w:date="2012-06-15T15:29:00Z">
        <w:r>
          <w:t>ReturnIfAbrupt(</w:t>
        </w:r>
        <w:r>
          <w:rPr>
            <w:i/>
          </w:rPr>
          <w:t>S</w:t>
        </w:r>
        <w:r>
          <w:t>).</w:t>
        </w:r>
      </w:ins>
    </w:p>
    <w:p w14:paraId="58C905E0" w14:textId="77777777" w:rsidR="00C459A3" w:rsidRPr="00250FC6" w:rsidRDefault="00C459A3" w:rsidP="00C459A3">
      <w:pPr>
        <w:numPr>
          <w:ilvl w:val="0"/>
          <w:numId w:val="802"/>
        </w:numPr>
        <w:spacing w:after="0" w:line="240" w:lineRule="auto"/>
        <w:jc w:val="left"/>
        <w:rPr>
          <w:ins w:id="31653" w:author="Rev 8 Allen Wirfs-Brock" w:date="2012-06-15T15:29:00Z"/>
          <w:rFonts w:ascii="Times New Roman" w:eastAsia="Times New Roman" w:hAnsi="Times New Roman"/>
          <w:spacing w:val="6"/>
          <w:lang w:eastAsia="en-US"/>
        </w:rPr>
      </w:pPr>
      <w:ins w:id="31654" w:author="Rev 8 Allen Wirfs-Brock" w:date="2012-06-15T15:29:00Z">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ins>
    </w:p>
    <w:p w14:paraId="32F3413C" w14:textId="77777777" w:rsidR="00C459A3" w:rsidRPr="00E77497" w:rsidRDefault="00C459A3" w:rsidP="00C459A3">
      <w:pPr>
        <w:pStyle w:val="Alg4"/>
        <w:numPr>
          <w:ilvl w:val="0"/>
          <w:numId w:val="802"/>
        </w:numPr>
        <w:rPr>
          <w:ins w:id="31655" w:author="Rev 8 Allen Wirfs-Brock" w:date="2012-06-15T15:29:00Z"/>
        </w:rPr>
      </w:pPr>
      <w:ins w:id="31656" w:author="Rev 8 Allen Wirfs-Brock" w:date="2012-06-15T15:29:00Z">
        <w:r w:rsidRPr="00E77497">
          <w:t xml:space="preserve">Let </w:t>
        </w:r>
        <w:r w:rsidRPr="000316BA">
          <w:rPr>
            <w:i/>
          </w:rPr>
          <w:t>array</w:t>
        </w:r>
        <w:r w:rsidRPr="00E77497">
          <w:t xml:space="preserve"> be </w:t>
        </w:r>
        <w:r>
          <w:t xml:space="preserve">the result of the abstract operation ArrayCreate (15.4) with argument </w:t>
        </w:r>
        <w:r w:rsidRPr="00250FC6">
          <w:rPr>
            <w:i/>
          </w:rPr>
          <w:t>len</w:t>
        </w:r>
        <w:r w:rsidRPr="00E77497">
          <w:t>.</w:t>
        </w:r>
      </w:ins>
    </w:p>
    <w:p w14:paraId="391A72FD" w14:textId="77777777" w:rsidR="00C459A3" w:rsidRPr="00786F5E" w:rsidRDefault="00C459A3" w:rsidP="00C459A3">
      <w:pPr>
        <w:numPr>
          <w:ilvl w:val="0"/>
          <w:numId w:val="802"/>
        </w:numPr>
        <w:spacing w:after="0" w:line="240" w:lineRule="auto"/>
        <w:jc w:val="left"/>
        <w:rPr>
          <w:ins w:id="31657" w:author="Rev 8 Allen Wirfs-Brock" w:date="2012-06-15T15:29:00Z"/>
          <w:rFonts w:ascii="Times New Roman" w:eastAsia="Times New Roman" w:hAnsi="Times New Roman"/>
          <w:spacing w:val="6"/>
          <w:lang w:eastAsia="en-US"/>
        </w:rPr>
      </w:pPr>
      <w:ins w:id="31658"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ins>
    </w:p>
    <w:p w14:paraId="46BA25BB" w14:textId="77777777" w:rsidR="00C459A3" w:rsidRPr="00786F5E" w:rsidRDefault="00C459A3" w:rsidP="00C459A3">
      <w:pPr>
        <w:numPr>
          <w:ilvl w:val="0"/>
          <w:numId w:val="802"/>
        </w:numPr>
        <w:spacing w:after="0" w:line="240" w:lineRule="auto"/>
        <w:jc w:val="left"/>
        <w:rPr>
          <w:ins w:id="31659" w:author="Rev 8 Allen Wirfs-Brock" w:date="2012-06-15T15:29:00Z"/>
          <w:rFonts w:ascii="Times New Roman" w:eastAsia="Times New Roman" w:hAnsi="Times New Roman"/>
          <w:spacing w:val="6"/>
          <w:lang w:eastAsia="en-US"/>
        </w:rPr>
      </w:pPr>
      <w:ins w:id="31660" w:author="Rev 8 Allen Wirfs-Brock" w:date="2012-06-15T15:29:00Z">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ins>
    </w:p>
    <w:p w14:paraId="6E465E42" w14:textId="77777777" w:rsidR="00C459A3" w:rsidRPr="00786F5E" w:rsidRDefault="00C459A3" w:rsidP="00C459A3">
      <w:pPr>
        <w:numPr>
          <w:ilvl w:val="1"/>
          <w:numId w:val="802"/>
        </w:numPr>
        <w:spacing w:after="0" w:line="240" w:lineRule="auto"/>
        <w:jc w:val="left"/>
        <w:rPr>
          <w:ins w:id="31661" w:author="Rev 8 Allen Wirfs-Brock" w:date="2012-06-15T15:29:00Z"/>
          <w:rFonts w:ascii="Times New Roman" w:eastAsia="Times New Roman" w:hAnsi="Times New Roman"/>
          <w:spacing w:val="6"/>
          <w:lang w:eastAsia="en-US"/>
        </w:rPr>
      </w:pPr>
      <w:ins w:id="31662"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ins>
    </w:p>
    <w:p w14:paraId="1C9AF653" w14:textId="77777777" w:rsidR="00C459A3" w:rsidRPr="00786F5E" w:rsidRDefault="00C459A3" w:rsidP="00C459A3">
      <w:pPr>
        <w:numPr>
          <w:ilvl w:val="1"/>
          <w:numId w:val="802"/>
        </w:numPr>
        <w:spacing w:after="0" w:line="240" w:lineRule="auto"/>
        <w:jc w:val="left"/>
        <w:rPr>
          <w:ins w:id="31663" w:author="Rev 8 Allen Wirfs-Brock" w:date="2012-06-15T15:29:00Z"/>
          <w:rFonts w:ascii="Times New Roman" w:eastAsia="Times New Roman" w:hAnsi="Times New Roman"/>
          <w:spacing w:val="6"/>
          <w:lang w:eastAsia="en-US"/>
        </w:rPr>
      </w:pPr>
      <w:ins w:id="31664" w:author="Rev 8 Allen Wirfs-Brock" w:date="2012-06-15T15:29:00Z">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ins>
    </w:p>
    <w:p w14:paraId="7FE89ACD" w14:textId="77777777" w:rsidR="00C459A3" w:rsidRPr="00786F5E" w:rsidRDefault="00C459A3" w:rsidP="00C459A3">
      <w:pPr>
        <w:numPr>
          <w:ilvl w:val="1"/>
          <w:numId w:val="802"/>
        </w:numPr>
        <w:spacing w:after="0" w:line="240" w:lineRule="auto"/>
        <w:jc w:val="left"/>
        <w:rPr>
          <w:ins w:id="31665" w:author="Rev 8 Allen Wirfs-Brock" w:date="2012-06-15T15:29:00Z"/>
          <w:rFonts w:ascii="Times New Roman" w:eastAsia="Times New Roman" w:hAnsi="Times New Roman"/>
          <w:spacing w:val="6"/>
          <w:lang w:eastAsia="en-US"/>
        </w:rPr>
      </w:pPr>
      <w:ins w:id="31666" w:author="Rev 8 Allen Wirfs-Brock" w:date="2012-06-15T15:29:00Z">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ins>
    </w:p>
    <w:p w14:paraId="1987A3B6" w14:textId="77777777" w:rsidR="00C459A3" w:rsidRPr="00786F5E" w:rsidRDefault="00C459A3" w:rsidP="00C459A3">
      <w:pPr>
        <w:numPr>
          <w:ilvl w:val="0"/>
          <w:numId w:val="802"/>
        </w:numPr>
        <w:spacing w:after="220" w:line="240" w:lineRule="auto"/>
        <w:jc w:val="left"/>
        <w:rPr>
          <w:ins w:id="31667" w:author="Rev 8 Allen Wirfs-Brock" w:date="2012-06-15T15:29:00Z"/>
          <w:rFonts w:ascii="Times New Roman" w:eastAsia="Times New Roman" w:hAnsi="Times New Roman"/>
          <w:spacing w:val="6"/>
          <w:lang w:eastAsia="en-US"/>
        </w:rPr>
      </w:pPr>
      <w:ins w:id="31668" w:author="Rev 8 Allen Wirfs-Brock" w:date="2012-06-15T15:29:00Z">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ins>
    </w:p>
    <w:p w14:paraId="03A02CB3" w14:textId="77777777" w:rsidR="00C459A3" w:rsidRPr="00762CE7" w:rsidRDefault="00C459A3" w:rsidP="00C459A3">
      <w:pPr>
        <w:rPr>
          <w:ins w:id="31669" w:author="Rev 8 Allen Wirfs-Brock" w:date="2012-06-15T15:29:00Z"/>
          <w:rFonts w:cs="Arial"/>
        </w:rPr>
      </w:pPr>
      <w:ins w:id="31670" w:author="Rev 8 Allen Wirfs-Brock" w:date="2012-06-15T15:29: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ins>
    </w:p>
    <w:p w14:paraId="32DF8F9E" w14:textId="77777777" w:rsidR="00C459A3" w:rsidRPr="00762CE7" w:rsidRDefault="00C459A3" w:rsidP="00C459A3">
      <w:pPr>
        <w:pStyle w:val="Note"/>
        <w:rPr>
          <w:ins w:id="31671" w:author="Rev 8 Allen Wirfs-Brock" w:date="2012-06-15T15:29:00Z"/>
        </w:rPr>
      </w:pPr>
      <w:ins w:id="31672" w:author="Rev 8 Allen Wirfs-Brock" w:date="2012-06-15T15:29:00Z">
        <w:r>
          <w:t>NOTE 1</w:t>
        </w:r>
        <w:r>
          <w:tab/>
        </w:r>
        <w:r w:rsidRPr="00762CE7">
          <w:t>Returns an Array object with elements corresponding to the characters of this object (converted to a String).</w:t>
        </w:r>
      </w:ins>
    </w:p>
    <w:p w14:paraId="459569E7" w14:textId="77777777" w:rsidR="00C459A3" w:rsidRPr="00762CE7" w:rsidRDefault="00C459A3" w:rsidP="00C459A3">
      <w:pPr>
        <w:pStyle w:val="Note"/>
        <w:rPr>
          <w:ins w:id="31673" w:author="Rev 8 Allen Wirfs-Brock" w:date="2012-06-15T15:29:00Z"/>
        </w:rPr>
      </w:pPr>
      <w:ins w:id="31674" w:author="Rev 8 Allen Wirfs-Brock" w:date="2012-06-15T15:29:00Z">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100CA407" w14:textId="77777777" w:rsidR="00C459A3" w:rsidRPr="00C459A3" w:rsidRDefault="00C459A3" w:rsidP="00C459A3">
      <w:pPr>
        <w:rPr>
          <w:ins w:id="31675" w:author="Rev 8 Allen Wirfs-Brock" w:date="2012-06-11T14:38:00Z"/>
          <w:u w:val="single"/>
        </w:rPr>
      </w:pPr>
    </w:p>
    <w:p w14:paraId="4FFD639A" w14:textId="77777777" w:rsidR="0026283E" w:rsidRPr="00E77497" w:rsidRDefault="00690D1B" w:rsidP="0026283E">
      <w:pPr>
        <w:pStyle w:val="zzBiblio"/>
      </w:pPr>
      <w:ins w:id="31676" w:author="Rev 8 Allen Wirfs-Brock" w:date="2012-06-11T14:37:00Z">
        <w:r>
          <w:br w:type="page"/>
        </w:r>
      </w:ins>
      <w:r w:rsidR="0026283E" w:rsidRPr="00E77497">
        <w:t>Bibliography</w:t>
      </w:r>
    </w:p>
    <w:p w14:paraId="46E2FA97" w14:textId="77777777" w:rsidR="00E80769" w:rsidRPr="00E77497" w:rsidRDefault="00E80769" w:rsidP="00E80769">
      <w:pPr>
        <w:pStyle w:val="Bibliography1"/>
      </w:pPr>
      <w:r w:rsidRPr="00E77497">
        <w:t>IEEE Std 754-2008: IEEE Standard for Floating-Point Arithmetic. Institute of Electrical and Electronic Engineers, New York (2008)</w:t>
      </w:r>
    </w:p>
    <w:p w14:paraId="0CB43F10" w14:textId="77777777" w:rsidR="00E80769" w:rsidRPr="00E77497" w:rsidRDefault="00E80769" w:rsidP="00E80769">
      <w:pPr>
        <w:pStyle w:val="Bibliography1"/>
      </w:pPr>
      <w:r w:rsidRPr="00E77497">
        <w:t>The Unicode Consortium. The Unicode Standard, Version 3.0, defined by: The Unicode Standard, Version 3.0 (Reading, MA, Addison-Wesley, 2000. ISBN 0-201-61633-5)</w:t>
      </w:r>
    </w:p>
    <w:p w14:paraId="79E3F1DF" w14:textId="77777777" w:rsidR="00E80769" w:rsidRPr="00E77497" w:rsidRDefault="00E80769" w:rsidP="00E80769">
      <w:pPr>
        <w:pStyle w:val="Bibliography1"/>
      </w:pPr>
      <w:r w:rsidRPr="00E77497">
        <w:t>Unicode Inc. (2010), Unicode Technical Report #15: Unicode Normalization Forms</w:t>
      </w:r>
    </w:p>
    <w:p w14:paraId="38C2E688" w14:textId="77777777" w:rsidR="00E80769" w:rsidRPr="00E77497" w:rsidRDefault="00E80769" w:rsidP="00E80769">
      <w:pPr>
        <w:pStyle w:val="Bibliography1"/>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14:paraId="2812C640" w14:textId="77777777" w:rsidR="00E80769" w:rsidRPr="00E77497" w:rsidRDefault="00E80769" w:rsidP="00E80769">
      <w:pPr>
        <w:pStyle w:val="Bibliography1"/>
        <w:rPr>
          <w:rStyle w:val="apple-style-span"/>
          <w:szCs w:val="18"/>
        </w:rPr>
      </w:pPr>
      <w:r w:rsidRPr="00E77497">
        <w:rPr>
          <w:rStyle w:val="apple-style-span"/>
          <w:rFonts w:cs="Arial"/>
        </w:rPr>
        <w:t>RFC 1738 "Uniform Resource Locators (URL)", available at &lt;</w:t>
      </w:r>
      <w:hyperlink r:id="rId23" w:history="1">
        <w:r w:rsidRPr="00E77497">
          <w:rPr>
            <w:rStyle w:val="aff6"/>
            <w:rFonts w:cs="Arial"/>
            <w:lang w:val="en-GB"/>
          </w:rPr>
          <w:t>http://tools.ietf.org/html/rfc1738</w:t>
        </w:r>
      </w:hyperlink>
      <w:r w:rsidRPr="00E77497">
        <w:rPr>
          <w:rStyle w:val="apple-style-span"/>
          <w:rFonts w:cs="Arial"/>
        </w:rPr>
        <w:t>&gt;</w:t>
      </w:r>
    </w:p>
    <w:p w14:paraId="734C4CBB" w14:textId="77777777" w:rsidR="00E80769" w:rsidRPr="00E77497" w:rsidRDefault="00E80769" w:rsidP="00E80769">
      <w:pPr>
        <w:pStyle w:val="Bibliography1"/>
        <w:jc w:val="left"/>
        <w:rPr>
          <w:rStyle w:val="apple-style-span"/>
          <w:szCs w:val="18"/>
        </w:rPr>
      </w:pPr>
      <w:r w:rsidRPr="00E77497">
        <w:rPr>
          <w:rStyle w:val="apple-style-span"/>
          <w:rFonts w:cs="Arial"/>
        </w:rPr>
        <w:t>RFC 2396 "Uniform Resource Identifiers (URI): Generic Syntax", available at &lt;</w:t>
      </w:r>
      <w:hyperlink r:id="rId24" w:history="1">
        <w:r w:rsidRPr="00E77497">
          <w:rPr>
            <w:rStyle w:val="aff6"/>
            <w:rFonts w:cs="Arial"/>
            <w:lang w:val="en-GB"/>
          </w:rPr>
          <w:t>http://tools.ietf.org/html/rfc2396</w:t>
        </w:r>
      </w:hyperlink>
      <w:r w:rsidRPr="00E77497">
        <w:rPr>
          <w:rStyle w:val="apple-style-span"/>
          <w:rFonts w:cs="Arial"/>
        </w:rPr>
        <w:t>&gt;</w:t>
      </w:r>
    </w:p>
    <w:p w14:paraId="512886B6" w14:textId="77777777" w:rsidR="00E80769" w:rsidRPr="00E77497" w:rsidRDefault="00E80769" w:rsidP="00E80769">
      <w:pPr>
        <w:pStyle w:val="Bibliography1"/>
        <w:jc w:val="left"/>
        <w:rPr>
          <w:rStyle w:val="apple-style-span"/>
          <w:szCs w:val="18"/>
        </w:rPr>
      </w:pPr>
      <w:r w:rsidRPr="00E77497">
        <w:rPr>
          <w:rStyle w:val="apple-style-span"/>
          <w:rFonts w:cs="Arial"/>
        </w:rPr>
        <w:t>RFC 3629 "UTF-8, a transformation format of ISO 10646", available at &lt;</w:t>
      </w:r>
      <w:hyperlink r:id="rId25" w:history="1">
        <w:r w:rsidRPr="00E77497">
          <w:rPr>
            <w:rStyle w:val="aff6"/>
            <w:rFonts w:cs="Arial"/>
            <w:lang w:val="en-GB"/>
          </w:rPr>
          <w:t>http://tools.ietf.org/html/rfc3629</w:t>
        </w:r>
      </w:hyperlink>
      <w:r w:rsidRPr="00E77497">
        <w:rPr>
          <w:rStyle w:val="apple-style-span"/>
          <w:rFonts w:cs="Arial"/>
        </w:rPr>
        <w:t>&gt;</w:t>
      </w:r>
    </w:p>
    <w:p w14:paraId="1AC4D9CC" w14:textId="77777777" w:rsidR="00990F07" w:rsidRPr="00E77497" w:rsidRDefault="00E80769" w:rsidP="00990F07">
      <w:pPr>
        <w:pStyle w:val="Bibliography1"/>
        <w:jc w:val="left"/>
      </w:pPr>
      <w:r w:rsidRPr="00E77497">
        <w:rPr>
          <w:rStyle w:val="apple-style-span"/>
          <w:rFonts w:cs="Arial"/>
        </w:rPr>
        <w:t>RFC 4627 "The application/json Media Type for JavaScript Object</w:t>
      </w:r>
      <w:r w:rsidRPr="00E77497">
        <w:rPr>
          <w:rFonts w:cs="Arial"/>
        </w:rPr>
        <w:t xml:space="preserve"> </w:t>
      </w:r>
      <w:r w:rsidRPr="00E77497">
        <w:rPr>
          <w:rStyle w:val="apple-style-span"/>
          <w:rFonts w:cs="Arial"/>
        </w:rPr>
        <w:t>Notation (JSON)" , available at &lt;</w:t>
      </w:r>
      <w:hyperlink r:id="rId26" w:history="1">
        <w:r w:rsidRPr="00E77497">
          <w:rPr>
            <w:rStyle w:val="aff6"/>
            <w:rFonts w:cs="Arial"/>
            <w:lang w:val="en-GB"/>
          </w:rPr>
          <w:t>http://tools.ietf.org/html/rfc4627</w:t>
        </w:r>
      </w:hyperlink>
      <w:r w:rsidRPr="00E77497">
        <w:rPr>
          <w:rStyle w:val="apple-style-span"/>
          <w:rFonts w:cs="Arial"/>
        </w:rPr>
        <w:t>&gt;</w:t>
      </w:r>
    </w:p>
    <w:p w14:paraId="0CE42D3F" w14:textId="77777777" w:rsidR="00990F07" w:rsidRPr="00E77497" w:rsidRDefault="0045371C" w:rsidP="00FC399E">
      <w:pPr>
        <w:pStyle w:val="Bibliography1"/>
        <w:numPr>
          <w:ilvl w:val="0"/>
          <w:numId w:val="0"/>
        </w:numPr>
        <w:tabs>
          <w:tab w:val="clear" w:pos="660"/>
          <w:tab w:val="left" w:pos="2760"/>
        </w:tabs>
        <w:ind w:left="660" w:hanging="660"/>
      </w:pPr>
      <w:ins w:id="31677" w:author="Rev 8 Allen Wirfs-Brock" w:date="2012-05-31T17:07:00Z">
        <w:r>
          <w:tab/>
        </w:r>
        <w:r>
          <w:tab/>
        </w:r>
      </w:ins>
    </w:p>
    <w:p w14:paraId="28A87DF7" w14:textId="77777777" w:rsidR="00D20EE3" w:rsidRPr="00E77497" w:rsidRDefault="00D20EE3" w:rsidP="0026283E"/>
    <w:p w14:paraId="62F5296C" w14:textId="77777777" w:rsidR="0026283E" w:rsidRPr="00E77497" w:rsidRDefault="0026283E" w:rsidP="0026283E">
      <w:pPr>
        <w:sectPr w:rsidR="0026283E" w:rsidRPr="00E77497" w:rsidSect="00B71909">
          <w:headerReference w:type="even" r:id="rId27"/>
          <w:headerReference w:type="default" r:id="rId28"/>
          <w:footerReference w:type="even" r:id="rId29"/>
          <w:footerReference w:type="default" r:id="rId30"/>
          <w:headerReference w:type="first" r:id="rId31"/>
          <w:footerReference w:type="first" r:id="rId32"/>
          <w:type w:val="oddPage"/>
          <w:pgSz w:w="11906" w:h="16838"/>
          <w:pgMar w:top="1702" w:right="737" w:bottom="567" w:left="850" w:header="709" w:footer="283" w:gutter="567"/>
          <w:pgNumType w:start="1"/>
          <w:cols w:space="720"/>
          <w:titlePg/>
          <w:docGrid w:linePitch="272"/>
        </w:sectPr>
      </w:pPr>
    </w:p>
    <w:p w14:paraId="7242F304" w14:textId="77777777" w:rsidR="0026283E" w:rsidRPr="00E77497" w:rsidRDefault="0026283E" w:rsidP="0026283E"/>
    <w:sectPr w:rsidR="0026283E" w:rsidRPr="00E77497">
      <w:headerReference w:type="even" r:id="rId33"/>
      <w:headerReference w:type="default" r:id="rId34"/>
      <w:footerReference w:type="even" r:id="rId35"/>
      <w:footerReference w:type="default" r:id="rId36"/>
      <w:headerReference w:type="first" r:id="rId37"/>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570" w:author="Allen Wirfs-Brock" w:date="2012-07-08T14:55:00Z" w:initials="AW">
    <w:p w14:paraId="78E39354" w14:textId="77777777" w:rsidR="008E7E56" w:rsidRDefault="008E7E56">
      <w:pPr>
        <w:pStyle w:val="af4"/>
      </w:pPr>
      <w:r>
        <w:rPr>
          <w:rStyle w:val="af3"/>
        </w:rPr>
        <w:annotationRef/>
      </w:r>
      <w:r>
        <w:t>Perhaps this should be somewhere else.  Currently we don’t have a section that enumerates all the steps in loading and evaluating a program.</w:t>
      </w:r>
    </w:p>
  </w:comment>
  <w:comment w:id="800" w:author="Rev 9 Allen Wirfs-Brock" w:date="2012-07-08T14:55:00Z" w:initials="AWB9">
    <w:p w14:paraId="4D97EC09" w14:textId="77777777" w:rsidR="008E7E56" w:rsidRDefault="008E7E56">
      <w:pPr>
        <w:pStyle w:val="af4"/>
      </w:pPr>
      <w:r>
        <w:rPr>
          <w:rStyle w:val="af3"/>
        </w:rPr>
        <w:annotationRef/>
      </w:r>
      <w:r>
        <w:t>May need to also say something about QuasiSubstitution tail.  Also need to consider with there are any ASI issues concerning it.</w:t>
      </w:r>
    </w:p>
  </w:comment>
  <w:comment w:id="899" w:author="Rev 9 Allen Wirfs-Brock" w:date="2012-07-08T14:55:00Z" w:initials="AWB9">
    <w:p w14:paraId="5846EC1C" w14:textId="77777777" w:rsidR="008E7E56" w:rsidRDefault="008E7E56">
      <w:pPr>
        <w:pStyle w:val="af4"/>
      </w:pPr>
      <w:r>
        <w:rPr>
          <w:rStyle w:val="af3"/>
        </w:rPr>
        <w:annotationRef/>
      </w:r>
      <w:r>
        <w:t>Need to talk about line terminators in Quasis</w:t>
      </w:r>
    </w:p>
  </w:comment>
  <w:comment w:id="1052" w:author="Rev 9 Allen Wirfs-Brock" w:date="2012-07-08T14:55:00Z" w:initials="AWB9">
    <w:p w14:paraId="33DCDC05" w14:textId="77777777" w:rsidR="008E7E56" w:rsidRDefault="008E7E56">
      <w:pPr>
        <w:pStyle w:val="af4"/>
      </w:pPr>
      <w:r>
        <w:rPr>
          <w:rStyle w:val="af3"/>
        </w:rPr>
        <w:annotationRef/>
      </w:r>
      <w:r>
        <w:t>Norbert suggests chaning this to 5.1.0.  Would be really be better for “portablility”?</w:t>
      </w:r>
    </w:p>
  </w:comment>
  <w:comment w:id="1176" w:author="Rev 8 Allen Wirfs-Brock" w:date="2012-07-08T14:55:00Z" w:initials="AWB8">
    <w:p w14:paraId="3AF16A3B" w14:textId="77777777" w:rsidR="008E7E56" w:rsidRDefault="008E7E56">
      <w:pPr>
        <w:pStyle w:val="af4"/>
      </w:pPr>
      <w:r>
        <w:rPr>
          <w:rStyle w:val="af3"/>
        </w:rPr>
        <w:annotationRef/>
      </w:r>
      <w:r>
        <w:t>It isn’t clear that extends actually needs to be reserved.  It’s only usage is highly contextual.</w:t>
      </w:r>
    </w:p>
  </w:comment>
  <w:comment w:id="1182" w:author="Rev 8 Allen Wirfs-Brock" w:date="2012-07-08T14:55:00Z" w:initials="AWB8">
    <w:p w14:paraId="5A853F09" w14:textId="77777777" w:rsidR="008E7E56" w:rsidRDefault="008E7E56">
      <w:pPr>
        <w:pStyle w:val="af4"/>
      </w:pPr>
      <w:r>
        <w:rPr>
          <w:rStyle w:val="af3"/>
        </w:rPr>
        <w:annotationRef/>
      </w:r>
      <w:r>
        <w:t>Move to keywords</w:t>
      </w:r>
    </w:p>
  </w:comment>
  <w:comment w:id="1314" w:author="Rev 7 Allen Wirfs-Brock" w:date="2012-07-08T14:55:00Z" w:initials="AWB7">
    <w:p w14:paraId="44D021CC" w14:textId="77777777" w:rsidR="008E7E56" w:rsidRDefault="008E7E56" w:rsidP="007648B6">
      <w:pPr>
        <w:pStyle w:val="af4"/>
      </w:pPr>
      <w:r>
        <w:rPr>
          <w:rStyle w:val="af3"/>
        </w:rPr>
        <w:annotationRef/>
      </w:r>
      <w:r>
        <w:t>From March 29 meeting notes:  Hex floating point literals:</w:t>
      </w:r>
    </w:p>
    <w:p w14:paraId="7FAD6DAA" w14:textId="77777777" w:rsidR="008E7E56" w:rsidRDefault="008E7E56" w:rsidP="007648B6">
      <w:pPr>
        <w:pStyle w:val="af4"/>
      </w:pPr>
      <w:r>
        <w:t>Waldemar:  Other languages include these things.  They're rarely used</w:t>
      </w:r>
    </w:p>
    <w:p w14:paraId="3B551BCD" w14:textId="77777777" w:rsidR="008E7E56" w:rsidRDefault="008E7E56" w:rsidP="007648B6">
      <w:pPr>
        <w:pStyle w:val="af4"/>
      </w:pPr>
      <w:r>
        <w:t>but when you want one, you really want one.  Use cases are similar to</w:t>
      </w:r>
    </w:p>
    <w:p w14:paraId="4B1869DA" w14:textId="77777777" w:rsidR="008E7E56" w:rsidRDefault="008E7E56" w:rsidP="007648B6">
      <w:pPr>
        <w:pStyle w:val="af4"/>
      </w:pPr>
      <w:r>
        <w:t>that of hex literals.</w:t>
      </w:r>
    </w:p>
    <w:p w14:paraId="02A1BCFF" w14:textId="77777777" w:rsidR="008E7E56" w:rsidRDefault="008E7E56" w:rsidP="007648B6">
      <w:pPr>
        <w:pStyle w:val="af4"/>
      </w:pPr>
      <w:r>
        <w:t>Will explore adding them.</w:t>
      </w:r>
    </w:p>
    <w:p w14:paraId="11DC2C3A" w14:textId="77777777" w:rsidR="008E7E56" w:rsidRDefault="008E7E56" w:rsidP="007648B6">
      <w:pPr>
        <w:pStyle w:val="af4"/>
      </w:pPr>
      <w:r>
        <w:t>MarkM:  0x3.p1 currently evaluates to undefined.  This would be a</w:t>
      </w:r>
    </w:p>
    <w:p w14:paraId="46995948" w14:textId="77777777" w:rsidR="008E7E56" w:rsidRDefault="008E7E56" w:rsidP="007648B6">
      <w:pPr>
        <w:pStyle w:val="af4"/>
      </w:pPr>
      <w:r>
        <w:t>breaking change.</w:t>
      </w:r>
    </w:p>
    <w:p w14:paraId="0402F015" w14:textId="77777777" w:rsidR="008E7E56" w:rsidRDefault="008E7E56" w:rsidP="007648B6">
      <w:pPr>
        <w:pStyle w:val="af4"/>
      </w:pPr>
      <w:r>
        <w:t>Waldemar:  Not clear anyone would notice.  How did other languages</w:t>
      </w:r>
    </w:p>
    <w:p w14:paraId="7FC10FB2" w14:textId="77777777" w:rsidR="008E7E56" w:rsidRDefault="008E7E56" w:rsidP="007648B6">
      <w:pPr>
        <w:pStyle w:val="af4"/>
      </w:pPr>
      <w:r>
        <w:t>deal with this?</w:t>
      </w:r>
    </w:p>
  </w:comment>
  <w:comment w:id="1316" w:author="Rev 7 Allen Wirfs-Brock" w:date="2012-07-08T14:55:00Z" w:initials="AWB7">
    <w:p w14:paraId="2C84171A" w14:textId="77777777" w:rsidR="008E7E56" w:rsidRDefault="008E7E56">
      <w:pPr>
        <w:pStyle w:val="af4"/>
      </w:pPr>
      <w:r>
        <w:rPr>
          <w:rStyle w:val="af3"/>
        </w:rPr>
        <w:annotationRef/>
      </w:r>
      <w:r>
        <w:t>The various Digit productions could be refactored to have less redundency</w:t>
      </w:r>
    </w:p>
  </w:comment>
  <w:comment w:id="1897" w:author="Rev 9 Allen Wirfs-Brock" w:date="2012-07-08T14:55:00Z" w:initials="AWB9">
    <w:p w14:paraId="62770899" w14:textId="77777777" w:rsidR="008E7E56" w:rsidRDefault="008E7E56">
      <w:pPr>
        <w:pStyle w:val="af4"/>
      </w:pPr>
      <w:r>
        <w:rPr>
          <w:rStyle w:val="af3"/>
        </w:rPr>
        <w:annotationRef/>
      </w:r>
      <w:r>
        <w:t>Note that the original proposal allowed $IdentifierName to be used as a substitution without { } around the name..</w:t>
      </w:r>
    </w:p>
    <w:p w14:paraId="0B91D2B7" w14:textId="77777777" w:rsidR="008E7E56" w:rsidRDefault="008E7E56">
      <w:pPr>
        <w:pStyle w:val="af4"/>
      </w:pPr>
    </w:p>
    <w:p w14:paraId="744D76FE" w14:textId="77777777" w:rsidR="008E7E56" w:rsidRDefault="008E7E56">
      <w:pPr>
        <w:pStyle w:val="af4"/>
      </w:pPr>
      <w:r>
        <w:t xml:space="preserve">Line terminations charcters are simply handled as literal SouceCharacters.  I find this troublesome.  Shouldn’t we have some sort of normalizations of line terminators.  Otherwise, the actual characters in a multi-line quasi are at the mercy of the authors editor/OS.  </w:t>
      </w:r>
    </w:p>
  </w:comment>
  <w:comment w:id="2795" w:author="Rev 9 Allen Wirfs-Brock" w:date="2012-07-08T14:55:00Z" w:initials="AWB9">
    <w:p w14:paraId="5ADAD72C" w14:textId="77777777" w:rsidR="008E7E56" w:rsidRDefault="008E7E56">
      <w:pPr>
        <w:pStyle w:val="af4"/>
      </w:pPr>
      <w:r>
        <w:rPr>
          <w:rStyle w:val="af3"/>
        </w:rPr>
        <w:annotationRef/>
      </w:r>
      <w:r>
        <w:t>Hopefully we can eliminate functions returning References</w:t>
      </w:r>
    </w:p>
  </w:comment>
  <w:comment w:id="3599" w:author="Rev 5 Allen Wirfs-Brock" w:date="2012-07-08T14:55:00Z" w:initials="AWB">
    <w:p w14:paraId="187D9837" w14:textId="77777777" w:rsidR="008E7E56" w:rsidRDefault="008E7E56">
      <w:pPr>
        <w:pStyle w:val="af4"/>
      </w:pPr>
      <w:r>
        <w:rPr>
          <w:rStyle w:val="af3"/>
        </w:rPr>
        <w:annotationRef/>
      </w:r>
      <w:r>
        <w:t>The ES5 use of Property Identifier in specifying object literals has been removed.  If no new usage is added they should be removed from the spec.</w:t>
      </w:r>
    </w:p>
  </w:comment>
  <w:comment w:id="3882" w:author="Rev 6 Allen Wirfs-Brock" w:date="2012-07-08T14:55:00Z" w:initials="AWB6">
    <w:p w14:paraId="254538AB" w14:textId="77777777" w:rsidR="008E7E56" w:rsidRDefault="008E7E56">
      <w:pPr>
        <w:pStyle w:val="af4"/>
      </w:pPr>
      <w:r>
        <w:rPr>
          <w:rStyle w:val="af3"/>
        </w:rPr>
        <w:annotationRef/>
      </w:r>
      <w:r>
        <w:t>This is an experiment to see if we can use this internal method to define Object.key, Object.getOwnPropertyNames, and perhaps some ofther things</w:t>
      </w:r>
    </w:p>
  </w:comment>
  <w:comment w:id="3893" w:author="Rev 6 Allen Wirfs-Brock" w:date="2012-07-08T14:55:00Z" w:initials="AWB6">
    <w:p w14:paraId="6B9BC4EC" w14:textId="77777777" w:rsidR="008E7E56" w:rsidRDefault="008E7E56">
      <w:pPr>
        <w:pStyle w:val="af4"/>
      </w:pPr>
      <w:r>
        <w:rPr>
          <w:rStyle w:val="af3"/>
        </w:rPr>
        <w:annotationRef/>
      </w:r>
      <w:r>
        <w:t>TODO</w:t>
      </w:r>
    </w:p>
  </w:comment>
  <w:comment w:id="3911" w:author="Rev 6 Allen Wirfs-Brock" w:date="2012-07-08T14:55:00Z" w:initials="AWB6">
    <w:p w14:paraId="51DE728A" w14:textId="77777777" w:rsidR="008E7E56" w:rsidRDefault="008E7E56">
      <w:pPr>
        <w:pStyle w:val="af4"/>
      </w:pPr>
      <w:r>
        <w:rPr>
          <w:rStyle w:val="af3"/>
        </w:rPr>
        <w:annotationRef/>
      </w:r>
      <w:r>
        <w:t>TODO: Finish this up, and turn it into iterator definition include a next method</w:t>
      </w:r>
    </w:p>
  </w:comment>
  <w:comment w:id="3991" w:author="Rev 6 Allen Wirfs-Brock" w:date="2012-07-08T14:55:00Z" w:initials="AWB6">
    <w:p w14:paraId="5DDD0C0C" w14:textId="77777777" w:rsidR="008E7E56" w:rsidRDefault="008E7E56">
      <w:pPr>
        <w:pStyle w:val="af4"/>
      </w:pPr>
      <w:r>
        <w:rPr>
          <w:rStyle w:val="af3"/>
        </w:rPr>
        <w:annotationRef/>
      </w:r>
      <w:r>
        <w:t>Notation for private names known to the implemenation</w:t>
      </w:r>
    </w:p>
  </w:comment>
  <w:comment w:id="4619" w:author="Rev 7 Allen Wirfs-Brock" w:date="2012-07-08T14:55:00Z" w:initials="AWB7">
    <w:p w14:paraId="04240221" w14:textId="77777777" w:rsidR="008E7E56" w:rsidRDefault="008E7E56">
      <w:pPr>
        <w:pStyle w:val="af4"/>
      </w:pPr>
      <w:r>
        <w:rPr>
          <w:rStyle w:val="af3"/>
        </w:rPr>
        <w:annotationRef/>
      </w:r>
      <w:r>
        <w:t>TODO: may need an additional reference to the [[Code]] of a generator.</w:t>
      </w:r>
    </w:p>
  </w:comment>
  <w:comment w:id="4655" w:author="Rev 6 Allen Wirfs-Brock" w:date="2012-07-08T14:55:00Z" w:initials="AWB">
    <w:p w14:paraId="74725053" w14:textId="77777777" w:rsidR="008E7E56" w:rsidRDefault="008E7E56">
      <w:pPr>
        <w:pStyle w:val="af4"/>
      </w:pPr>
      <w:r>
        <w:rPr>
          <w:rStyle w:val="af3"/>
        </w:rPr>
        <w:annotationRef/>
      </w:r>
      <w:r>
        <w:t>Need to replace this with a statement about module bodies being strict code</w:t>
      </w:r>
    </w:p>
  </w:comment>
  <w:comment w:id="5034" w:author="Rev 6 Allen Wirfs-Brock" w:date="2012-07-08T14:55:00Z" w:initials="AWB">
    <w:p w14:paraId="60808406" w14:textId="77777777" w:rsidR="008E7E56" w:rsidRDefault="008E7E56">
      <w:pPr>
        <w:pStyle w:val="af4"/>
      </w:pPr>
      <w:r>
        <w:rPr>
          <w:rStyle w:val="af3"/>
        </w:rPr>
        <w:annotationRef/>
      </w:r>
      <w:r>
        <w:t>This probably needs a D option argument, just like createMutableEnvironment</w:t>
      </w:r>
    </w:p>
  </w:comment>
  <w:comment w:id="5340" w:author="Rev 7 Allen Wirfs-Brock" w:date="2012-07-08T14:55:00Z" w:initials="AWB7">
    <w:p w14:paraId="3D55CE65" w14:textId="77777777" w:rsidR="008E7E56" w:rsidRDefault="008E7E56">
      <w:pPr>
        <w:pStyle w:val="af4"/>
      </w:pPr>
      <w:r>
        <w:rPr>
          <w:rStyle w:val="af3"/>
        </w:rPr>
        <w:annotationRef/>
      </w:r>
      <w:r>
        <w:t>TODO</w:t>
      </w:r>
    </w:p>
  </w:comment>
  <w:comment w:id="5409" w:author="Rev 8 Allen Wirfs-Brock" w:date="2012-07-08T14:55:00Z" w:initials="AWB8">
    <w:p w14:paraId="1FDBC7F8" w14:textId="77777777" w:rsidR="008E7E56" w:rsidRDefault="008E7E56">
      <w:pPr>
        <w:pStyle w:val="af4"/>
      </w:pPr>
      <w:r>
        <w:rPr>
          <w:rStyle w:val="af3"/>
        </w:rPr>
        <w:annotationRef/>
      </w:r>
      <w:r>
        <w:t>Other possible terms that  have been discussed are “Home” and “Island”.  We still need to get final agreement on terminology.</w:t>
      </w:r>
    </w:p>
  </w:comment>
  <w:comment w:id="6150" w:author="Rev 4 Allen Wirfs-Brock" w:date="2012-07-08T14:55:00Z" w:initials="AWB">
    <w:p w14:paraId="4D932F50" w14:textId="77777777" w:rsidR="008E7E56" w:rsidRDefault="008E7E56">
      <w:pPr>
        <w:pStyle w:val="af4"/>
      </w:pPr>
      <w:r>
        <w:rPr>
          <w:rStyle w:val="af3"/>
        </w:rPr>
        <w:annotationRef/>
      </w:r>
      <w:r>
        <w:t>It may make sense to split eval code out into a separate subsection.</w:t>
      </w:r>
    </w:p>
  </w:comment>
  <w:comment w:id="6183" w:author="Rev 4 Allen Wirfs-Brock" w:date="2012-07-08T14:55:00Z" w:initials="AWB">
    <w:p w14:paraId="228AEF13" w14:textId="77777777" w:rsidR="008E7E56" w:rsidRDefault="008E7E56">
      <w:pPr>
        <w:pStyle w:val="af4"/>
      </w:pPr>
      <w:r>
        <w:rPr>
          <w:rStyle w:val="af3"/>
        </w:rPr>
        <w:annotationRef/>
      </w:r>
      <w:r>
        <w:t>This algorithm needs to be update to use newly defined static semantic functions.</w:t>
      </w:r>
    </w:p>
  </w:comment>
  <w:comment w:id="6299" w:author="Rev 3 Allen Wirfs-Brock" w:date="2012-07-08T14:55:00Z" w:initials="AWB 3">
    <w:p w14:paraId="47026BAB" w14:textId="77777777" w:rsidR="008E7E56" w:rsidRDefault="008E7E56">
      <w:pPr>
        <w:pStyle w:val="af4"/>
      </w:pPr>
      <w:r>
        <w:rPr>
          <w:rStyle w:val="af3"/>
        </w:rPr>
        <w:annotationRef/>
      </w:r>
      <w:r>
        <w:t>This calls is needed to force strict mode error detection of object environment records. If this doesn’t go away after completing refactoring it probably will require a note to explain.</w:t>
      </w:r>
    </w:p>
  </w:comment>
  <w:comment w:id="6324" w:author="Rev 4 Allen Wirfs-Brock" w:date="2012-07-08T14:55:00Z" w:initials="AWB">
    <w:p w14:paraId="42E948B3" w14:textId="77777777" w:rsidR="008E7E56" w:rsidRDefault="008E7E56" w:rsidP="006B6D0A">
      <w:pPr>
        <w:pStyle w:val="af4"/>
      </w:pPr>
      <w:r>
        <w:rPr>
          <w:rStyle w:val="af3"/>
        </w:rPr>
        <w:annotationRef/>
      </w:r>
      <w:r>
        <w:t>The exact details of declaration instantion for module  code still need to be worked out.</w:t>
      </w:r>
    </w:p>
  </w:comment>
  <w:comment w:id="6394" w:author="Rev 9 Allen Wirfs-Brock" w:date="2012-07-08T14:55:00Z" w:initials="AWB9">
    <w:p w14:paraId="0A96E31B" w14:textId="77777777" w:rsidR="008E7E56" w:rsidRDefault="008E7E56">
      <w:pPr>
        <w:pStyle w:val="af4"/>
      </w:pPr>
      <w:r>
        <w:rPr>
          <w:rStyle w:val="af3"/>
        </w:rPr>
        <w:annotationRef/>
      </w:r>
      <w:r>
        <w:t>TODO see if we can prove that this will never be an abnormal completion.</w:t>
      </w:r>
    </w:p>
  </w:comment>
  <w:comment w:id="6404" w:author="Rev 5 Allen Wirfs-Brock" w:date="2012-07-08T14:55:00Z" w:initials="AWB">
    <w:p w14:paraId="599341BF" w14:textId="77777777" w:rsidR="008E7E56" w:rsidRDefault="008E7E56">
      <w:pPr>
        <w:pStyle w:val="af4"/>
      </w:pPr>
      <w:r>
        <w:rPr>
          <w:rStyle w:val="af3"/>
        </w:rPr>
        <w:annotationRef/>
      </w:r>
      <w:r>
        <w:t>In non-extended code this will only contain function declarations</w:t>
      </w:r>
    </w:p>
  </w:comment>
  <w:comment w:id="6426" w:author="Rev 6 Allen Wirfs-Brock" w:date="2012-07-08T14:55:00Z" w:initials="AWB6">
    <w:p w14:paraId="014E2C69" w14:textId="77777777" w:rsidR="008E7E56" w:rsidRDefault="008E7E56">
      <w:pPr>
        <w:pStyle w:val="af4"/>
      </w:pPr>
      <w:r>
        <w:rPr>
          <w:rStyle w:val="af3"/>
        </w:rPr>
        <w:annotationRef/>
      </w:r>
      <w:r>
        <w:t>TODO This is no longer true and needs to be taken into accoiunt</w:t>
      </w:r>
    </w:p>
  </w:comment>
  <w:comment w:id="6470" w:author="Rev 5 Allen Wirfs-Brock" w:date="2012-07-08T14:55:00Z" w:initials="AWB">
    <w:p w14:paraId="2F0A5A77" w14:textId="77777777" w:rsidR="008E7E56" w:rsidRDefault="008E7E56">
      <w:pPr>
        <w:pStyle w:val="af4"/>
      </w:pPr>
      <w:r>
        <w:rPr>
          <w:rStyle w:val="af3"/>
        </w:rPr>
        <w:annotationRef/>
      </w:r>
      <w:r>
        <w:t>Only function declarations may be multiply declared</w:t>
      </w:r>
    </w:p>
  </w:comment>
  <w:comment w:id="6506" w:author="Rev 7 Allen Wirfs-Brock" w:date="2012-07-08T14:55:00Z" w:initials="AWB7">
    <w:p w14:paraId="3B3D420D" w14:textId="77777777" w:rsidR="008E7E56" w:rsidRDefault="008E7E56">
      <w:pPr>
        <w:pStyle w:val="af4"/>
      </w:pPr>
      <w:r>
        <w:rPr>
          <w:rStyle w:val="af3"/>
        </w:rPr>
        <w:annotationRef/>
      </w:r>
      <w:r>
        <w:t>TODO: don’t create an arguments binding for arrow functions (and perhaps for concise methods)</w:t>
      </w:r>
    </w:p>
  </w:comment>
  <w:comment w:id="6610" w:author="Rev 7 Allen Wirfs-Brock" w:date="2012-07-08T14:55:00Z" w:initials="AWB7">
    <w:p w14:paraId="381BC241" w14:textId="77777777" w:rsidR="008E7E56" w:rsidRDefault="008E7E56">
      <w:pPr>
        <w:pStyle w:val="af4"/>
      </w:pPr>
      <w:r>
        <w:rPr>
          <w:rStyle w:val="af3"/>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6712" w:author="Rev 3 Allen Wirfs-Brock" w:date="2012-07-08T14:55:00Z" w:initials="AWB 3">
    <w:p w14:paraId="1BF80B63" w14:textId="77777777" w:rsidR="008E7E56" w:rsidRDefault="008E7E56">
      <w:pPr>
        <w:pStyle w:val="af4"/>
      </w:pPr>
      <w:r>
        <w:rPr>
          <w:rStyle w:val="af3"/>
        </w:rPr>
        <w:annotationRef/>
      </w:r>
      <w:r>
        <w:t>Why shouldn’t function declarations with in blocks be constant bindings?  For consistency with function scope bindings?  There are already other inconsistancies such as duplicate function declarations being disallowed.</w:t>
      </w:r>
    </w:p>
  </w:comment>
  <w:comment w:id="6786" w:author="Allen Wirfs-Brock rev2" w:date="2012-07-08T14:55:00Z" w:initials="AWB 2">
    <w:p w14:paraId="15D98B4A" w14:textId="77777777" w:rsidR="008E7E56" w:rsidRDefault="008E7E56">
      <w:pPr>
        <w:pStyle w:val="af4"/>
      </w:pPr>
      <w:r>
        <w:rPr>
          <w:rStyle w:val="af3"/>
        </w:rPr>
        <w:annotationRef/>
      </w:r>
      <w:r>
        <w:t>Additional modification to this text will probably be need to accout for the new declaration statements.</w:t>
      </w:r>
    </w:p>
  </w:comment>
  <w:comment w:id="7004" w:author="Rev 8 Allen Wirfs-Brock" w:date="2012-07-08T14:55:00Z" w:initials="AWB8">
    <w:p w14:paraId="55C163CF" w14:textId="77777777" w:rsidR="008E7E56" w:rsidRDefault="008E7E56">
      <w:pPr>
        <w:pStyle w:val="af4"/>
      </w:pPr>
      <w:r>
        <w:rPr>
          <w:rStyle w:val="af3"/>
        </w:rPr>
        <w:annotationRef/>
      </w:r>
      <w:r>
        <w:t xml:space="preserve">Max-min classes have not yet been formally approved for ES6, but they appear to be close to it. </w:t>
      </w:r>
    </w:p>
  </w:comment>
  <w:comment w:id="7074" w:author="Rev 8 Allen Wirfs-Brock" w:date="2012-07-08T14:55:00Z" w:initials="AWB8">
    <w:p w14:paraId="771ED270" w14:textId="77777777" w:rsidR="008E7E56" w:rsidRDefault="008E7E56">
      <w:pPr>
        <w:pStyle w:val="af4"/>
      </w:pPr>
      <w:r>
        <w:rPr>
          <w:rStyle w:val="af3"/>
        </w:rPr>
        <w:annotationRef/>
      </w:r>
      <w:r>
        <w:t>It may make sense to define some of the static semantic rules related static name resolution</w:t>
      </w:r>
    </w:p>
  </w:comment>
  <w:comment w:id="7498" w:author="Allen Wirfs-Brock" w:date="2012-07-08T14:55:00Z" w:initials="AW">
    <w:p w14:paraId="747C1582" w14:textId="77777777" w:rsidR="008E7E56" w:rsidRDefault="008E7E56" w:rsidP="006A2DB4">
      <w:pPr>
        <w:pStyle w:val="af4"/>
      </w:pPr>
      <w:r>
        <w:rPr>
          <w:rStyle w:val="af3"/>
        </w:rPr>
        <w:annotationRef/>
      </w:r>
      <w:r>
        <w:t>Note that the value the spread operator is applied to is coerced to an Object.</w:t>
      </w:r>
    </w:p>
  </w:comment>
  <w:comment w:id="7526" w:author="Allen Wirfs-Brock" w:date="2012-07-08T14:55:00Z" w:initials="AW">
    <w:p w14:paraId="5752221F" w14:textId="77777777" w:rsidR="008E7E56" w:rsidRDefault="008E7E56" w:rsidP="006A2DB4">
      <w:pPr>
        <w:pStyle w:val="af4"/>
      </w:pPr>
      <w:r>
        <w:rPr>
          <w:rStyle w:val="af3"/>
        </w:rPr>
        <w:annotationRef/>
      </w:r>
      <w:r>
        <w:t>Note that indices wrap.  For example consider:</w:t>
      </w:r>
    </w:p>
    <w:p w14:paraId="04F3EFE2" w14:textId="77777777" w:rsidR="008E7E56" w:rsidRDefault="008E7E56" w:rsidP="006A2DB4">
      <w:pPr>
        <w:pStyle w:val="af4"/>
      </w:pPr>
    </w:p>
    <w:p w14:paraId="1D4664CE" w14:textId="77777777" w:rsidR="008E7E56" w:rsidRDefault="008E7E56" w:rsidP="006A2DB4">
      <w:pPr>
        <w:pStyle w:val="af4"/>
      </w:pPr>
      <w:r>
        <w:t>[,,,,,, …{</w:t>
      </w:r>
      <w:r w:rsidRPr="009356F9">
        <w:rPr>
          <w:rFonts w:eastAsia="Times New Roman"/>
        </w:rPr>
        <w:t xml:space="preserve"> </w:t>
      </w:r>
      <w:r>
        <w:rPr>
          <w:rFonts w:eastAsia="Times New Roman"/>
        </w:rPr>
        <w:t xml:space="preserve">4294967293: “x”, </w:t>
      </w:r>
      <w:r>
        <w:t>length: Math.pow(2,32)-2}]</w:t>
      </w:r>
    </w:p>
  </w:comment>
  <w:comment w:id="7617" w:author="Rev 8 Allen Wirfs-Brock" w:date="2012-07-08T14:55:00Z" w:initials="AWB8">
    <w:p w14:paraId="3095F30D" w14:textId="77777777" w:rsidR="008E7E56" w:rsidRDefault="008E7E56">
      <w:pPr>
        <w:pStyle w:val="af4"/>
      </w:pPr>
      <w:r>
        <w:rPr>
          <w:rStyle w:val="af3"/>
        </w:rPr>
        <w:annotationRef/>
      </w:r>
      <w:r>
        <w:t>This may need to be AssignmentExpression to avoid ambiguities/look-ahead issues with ArrayLiteral</w:t>
      </w:r>
    </w:p>
  </w:comment>
  <w:comment w:id="7628" w:author="Rev 8 Allen Wirfs-Brock" w:date="2012-07-08T14:55:00Z" w:initials="AWB8">
    <w:p w14:paraId="039A06C1" w14:textId="77777777" w:rsidR="008E7E56" w:rsidRDefault="008E7E56">
      <w:pPr>
        <w:pStyle w:val="af4"/>
      </w:pPr>
      <w:r>
        <w:rPr>
          <w:rStyle w:val="af3"/>
        </w:rPr>
        <w:annotationRef/>
      </w:r>
      <w:r>
        <w:t>AssignmentExpression??</w:t>
      </w:r>
    </w:p>
  </w:comment>
  <w:comment w:id="7644" w:author="Rev 8 Allen Wirfs-Brock" w:date="2012-07-08T14:55:00Z" w:initials="AWB8">
    <w:p w14:paraId="4701C319" w14:textId="77777777" w:rsidR="008E7E56" w:rsidRDefault="008E7E56">
      <w:pPr>
        <w:pStyle w:val="af4"/>
      </w:pPr>
      <w:r>
        <w:rPr>
          <w:rStyle w:val="af3"/>
        </w:rPr>
        <w:annotationRef/>
      </w:r>
      <w:r>
        <w:t>AssignmentExpression??</w:t>
      </w:r>
    </w:p>
  </w:comment>
  <w:comment w:id="8211" w:author="Rev 8 Allen Wirfs-Brock" w:date="2012-07-08T14:55:00Z" w:initials="AWB8">
    <w:p w14:paraId="29A67DA2" w14:textId="77777777" w:rsidR="008E7E56" w:rsidRDefault="008E7E56">
      <w:pPr>
        <w:pStyle w:val="af4"/>
      </w:pPr>
      <w:r>
        <w:rPr>
          <w:rStyle w:val="af3"/>
        </w:rPr>
        <w:annotationRef/>
      </w:r>
      <w:r>
        <w:t>The currently prevailing position in TC39 is that use of super should not be allowed in object literals. This restriction is arbitrary in the sense that the runtime semantics would work.</w:t>
      </w:r>
    </w:p>
  </w:comment>
  <w:comment w:id="9031" w:author="Rev 6 Allen Wirfs-Brock" w:date="2012-07-08T14:55:00Z" w:initials="AWB6">
    <w:p w14:paraId="732E8ABD" w14:textId="77777777" w:rsidR="008E7E56" w:rsidRDefault="008E7E56">
      <w:pPr>
        <w:pStyle w:val="af4"/>
      </w:pPr>
      <w:r>
        <w:rPr>
          <w:rStyle w:val="af3"/>
        </w:rPr>
        <w:annotationRef/>
      </w:r>
      <w:r>
        <w:t>Need a actual reference</w:t>
      </w:r>
    </w:p>
  </w:comment>
  <w:comment w:id="9208" w:author="Rev 8 Allen Wirfs-Brock" w:date="2012-07-08T14:55:00Z" w:initials="AWB8">
    <w:p w14:paraId="5B8D5B29" w14:textId="77777777" w:rsidR="008E7E56" w:rsidRDefault="008E7E56" w:rsidP="00607728">
      <w:pPr>
        <w:pStyle w:val="af4"/>
      </w:pPr>
      <w:r>
        <w:rPr>
          <w:rStyle w:val="af3"/>
        </w:rPr>
        <w:annotationRef/>
      </w:r>
      <w:r>
        <w:t>Should convert to a multistep algorithm and breakout a static semantic rule for the early error</w:t>
      </w:r>
    </w:p>
  </w:comment>
  <w:comment w:id="9490" w:author="Rev 9 Allen Wirfs-Brock" w:date="2012-07-08T14:55:00Z" w:initials="AWB9">
    <w:p w14:paraId="58EF2051" w14:textId="77777777" w:rsidR="008E7E56" w:rsidRDefault="008E7E56">
      <w:pPr>
        <w:pStyle w:val="af4"/>
      </w:pPr>
      <w:r>
        <w:rPr>
          <w:rStyle w:val="af3"/>
        </w:rPr>
        <w:annotationRef/>
      </w:r>
      <w:r>
        <w:t>TODO</w:t>
      </w:r>
    </w:p>
  </w:comment>
  <w:comment w:id="9598" w:author="Rev 9 Allen Wirfs-Brock" w:date="2012-07-08T14:55:00Z" w:initials="AWB9">
    <w:p w14:paraId="68B796E5" w14:textId="77777777" w:rsidR="008E7E56" w:rsidRDefault="008E7E56">
      <w:pPr>
        <w:pStyle w:val="af4"/>
      </w:pPr>
      <w:r>
        <w:rPr>
          <w:rStyle w:val="af3"/>
        </w:rPr>
        <w:annotationRef/>
      </w:r>
      <w:r>
        <w:t>Note that the conversion semantics are like Stirng.prototype.concat rather than the + operator.</w:t>
      </w:r>
    </w:p>
  </w:comment>
  <w:comment w:id="9636" w:author="Rev 9 Allen Wirfs-Brock" w:date="2012-07-08T14:55:00Z" w:initials="AWB9">
    <w:p w14:paraId="6624B65E" w14:textId="77777777" w:rsidR="008E7E56" w:rsidRDefault="008E7E56" w:rsidP="00F37DF5">
      <w:pPr>
        <w:pStyle w:val="af4"/>
      </w:pPr>
      <w:r>
        <w:rPr>
          <w:rStyle w:val="af3"/>
        </w:rPr>
        <w:annotationRef/>
      </w:r>
      <w:r>
        <w:t>Note that the conversion semantics are like Stirng.prototype.concat rather than the + operator.</w:t>
      </w:r>
    </w:p>
  </w:comment>
  <w:comment w:id="9678" w:author="Rev 9 Allen Wirfs-Brock" w:date="2012-07-08T14:55:00Z" w:initials="AWB9">
    <w:p w14:paraId="2975128F" w14:textId="77777777" w:rsidR="008E7E56" w:rsidRDefault="008E7E56" w:rsidP="00810454">
      <w:pPr>
        <w:pStyle w:val="af4"/>
      </w:pPr>
      <w:r>
        <w:rPr>
          <w:rStyle w:val="af3"/>
        </w:rPr>
        <w:annotationRef/>
      </w:r>
      <w:r>
        <w:t>Note that the conversion semantics are like Stirng.prototype.concat rather than the + operator.</w:t>
      </w:r>
    </w:p>
  </w:comment>
  <w:comment w:id="9712" w:author="Rev 9 Allen Wirfs-Brock" w:date="2012-07-08T14:55:00Z" w:initials="AWB9">
    <w:p w14:paraId="0B55CCB2" w14:textId="77777777" w:rsidR="008E7E56" w:rsidRDefault="008E7E56" w:rsidP="00810454">
      <w:pPr>
        <w:pStyle w:val="af4"/>
      </w:pPr>
      <w:r>
        <w:rPr>
          <w:rStyle w:val="af3"/>
        </w:rPr>
        <w:annotationRef/>
      </w:r>
      <w:r>
        <w:t>Note that the conversion semantics are like Stirng.prototype.concat rather than the + operator.</w:t>
      </w:r>
    </w:p>
  </w:comment>
  <w:comment w:id="9826" w:author="Rev 8 Allen Wirfs-Brock" w:date="2012-07-08T14:55:00Z" w:initials="AWB8">
    <w:p w14:paraId="759A8CD9" w14:textId="77777777" w:rsidR="008E7E56" w:rsidRDefault="008E7E56">
      <w:pPr>
        <w:pStyle w:val="af4"/>
      </w:pPr>
      <w:r>
        <w:rPr>
          <w:rStyle w:val="af3"/>
        </w:rPr>
        <w:annotationRef/>
      </w:r>
      <w:r>
        <w:t>Issue: do we also want: new super Arguments ?</w:t>
      </w:r>
    </w:p>
  </w:comment>
  <w:comment w:id="10045" w:author="Rev 9 Allen Wirfs-Brock" w:date="2012-07-08T14:55:00Z" w:initials="AWB9">
    <w:p w14:paraId="451A45E9" w14:textId="77777777" w:rsidR="008E7E56" w:rsidRDefault="008E7E56">
      <w:pPr>
        <w:pStyle w:val="af4"/>
      </w:pPr>
      <w:r>
        <w:rPr>
          <w:rStyle w:val="af3"/>
        </w:rPr>
        <w:annotationRef/>
      </w:r>
      <w:r>
        <w:t xml:space="preserve">TODO probably need to do something about new operators in tail position. </w:t>
      </w:r>
    </w:p>
  </w:comment>
  <w:comment w:id="10076" w:author="Rev 7 Allen Wirfs-Brock" w:date="2012-07-08T14:55:00Z" w:initials="AWB7">
    <w:p w14:paraId="1BF8D6D6" w14:textId="77777777" w:rsidR="008E7E56" w:rsidRDefault="008E7E56">
      <w:pPr>
        <w:pStyle w:val="af4"/>
      </w:pPr>
      <w:r>
        <w:rPr>
          <w:rStyle w:val="af3"/>
        </w:rPr>
        <w:annotationRef/>
      </w:r>
      <w:r>
        <w:t>TODO: tail calls.</w:t>
      </w:r>
    </w:p>
    <w:p w14:paraId="34568564" w14:textId="77777777" w:rsidR="008E7E56" w:rsidRDefault="008E7E56">
      <w:pPr>
        <w:pStyle w:val="af4"/>
      </w:pPr>
    </w:p>
    <w:p w14:paraId="76482943" w14:textId="77777777" w:rsidR="008E7E56" w:rsidRDefault="008E7E56">
      <w:pPr>
        <w:pStyle w:val="af4"/>
      </w:pPr>
      <w:r>
        <w:t xml:space="preserve">Jan 19 meeting notes: </w:t>
      </w:r>
      <w:r>
        <w:rPr>
          <w:rFonts w:ascii="Helvetica" w:hAnsi="Helvetica" w:cs="Helvetica"/>
          <w:sz w:val="24"/>
          <w:szCs w:val="24"/>
          <w:lang w:val="en-US" w:eastAsia="en-US"/>
        </w:rPr>
        <w:t>Tentative decision is to support tail calls in strict mode only.</w:t>
      </w:r>
    </w:p>
  </w:comment>
  <w:comment w:id="10184" w:author="Rev 9 Allen Wirfs-Brock" w:date="2012-07-08T14:55:00Z" w:initials="AWB9">
    <w:p w14:paraId="4963EAAC" w14:textId="77777777" w:rsidR="008E7E56" w:rsidRDefault="008E7E56">
      <w:pPr>
        <w:pStyle w:val="af4"/>
      </w:pPr>
      <w:r>
        <w:rPr>
          <w:rStyle w:val="af3"/>
        </w:rPr>
        <w:annotationRef/>
      </w:r>
      <w:r>
        <w:t>Is this really true.  Need to think about whether generators may impact this assertion.</w:t>
      </w:r>
    </w:p>
  </w:comment>
  <w:comment w:id="10223" w:author="Rev 9 Allen Wirfs-Brock" w:date="2012-07-08T14:55:00Z" w:initials="AWB9">
    <w:p w14:paraId="192EA1BA" w14:textId="77777777" w:rsidR="008E7E56" w:rsidRDefault="008E7E56">
      <w:pPr>
        <w:pStyle w:val="af4"/>
      </w:pPr>
      <w:r>
        <w:rPr>
          <w:rStyle w:val="af3"/>
        </w:rPr>
        <w:annotationRef/>
      </w:r>
      <w:r>
        <w:t>Issue: can we eliminate reference retiurning functions for ES6??</w:t>
      </w:r>
    </w:p>
  </w:comment>
  <w:comment w:id="10536" w:author="Allen Wirfs-Brock" w:date="2012-07-08T14:55:00Z" w:initials="AW">
    <w:p w14:paraId="2CFF1CDC" w14:textId="77777777" w:rsidR="008E7E56" w:rsidRDefault="008E7E56" w:rsidP="00326D0A">
      <w:pPr>
        <w:pStyle w:val="af4"/>
      </w:pPr>
      <w:r>
        <w:rPr>
          <w:rStyle w:val="af3"/>
        </w:rPr>
        <w:annotationRef/>
      </w:r>
      <w:r>
        <w:t>Note that the value the spread operator is applied to is coerced to an Object.</w:t>
      </w:r>
    </w:p>
  </w:comment>
  <w:comment w:id="10585" w:author="Allen Wirfs-Brock" w:date="2012-07-08T14:55:00Z" w:initials="AW">
    <w:p w14:paraId="5202F7EA" w14:textId="77777777" w:rsidR="008E7E56" w:rsidRDefault="008E7E56" w:rsidP="002A29A1">
      <w:pPr>
        <w:pStyle w:val="af4"/>
      </w:pPr>
      <w:r>
        <w:rPr>
          <w:rStyle w:val="af3"/>
        </w:rPr>
        <w:annotationRef/>
      </w:r>
      <w:r>
        <w:t>Note that the value the spread operator is applied to is coerced to an Object.</w:t>
      </w:r>
    </w:p>
  </w:comment>
  <w:comment w:id="12225" w:author="Rev 8 Allen Wirfs-Brock" w:date="2012-07-08T14:55:00Z" w:initials="AWB8">
    <w:p w14:paraId="56EDBD99" w14:textId="77777777" w:rsidR="008E7E56" w:rsidRDefault="008E7E56">
      <w:pPr>
        <w:pStyle w:val="af4"/>
      </w:pPr>
      <w:r>
        <w:rPr>
          <w:rStyle w:val="af3"/>
        </w:rPr>
        <w:annotationRef/>
      </w:r>
      <w:r>
        <w:t>TODO consider  placing these tests in an abstract operation that can be shared with destructuring assignment and other assignment like operations.</w:t>
      </w:r>
    </w:p>
  </w:comment>
  <w:comment w:id="12510" w:author="Allen Wirfs-Brock" w:date="2012-07-08T14:55:00Z" w:initials="AW">
    <w:p w14:paraId="798F7E81" w14:textId="77777777" w:rsidR="008E7E56" w:rsidRDefault="008E7E56" w:rsidP="001D4A8C">
      <w:pPr>
        <w:pStyle w:val="af4"/>
      </w:pPr>
      <w:r>
        <w:rPr>
          <w:rStyle w:val="af3"/>
        </w:rPr>
        <w:annotationRef/>
      </w:r>
      <w:r>
        <w:t>This part probably doesn’t need to be here if 11.1.2 has this as a static semantic for extended code.</w:t>
      </w:r>
    </w:p>
  </w:comment>
  <w:comment w:id="12520" w:author="Rev 6 Allen Wirfs-Brock" w:date="2012-07-08T14:55:00Z" w:initials="AWB6">
    <w:p w14:paraId="10F51899" w14:textId="77777777" w:rsidR="008E7E56" w:rsidRDefault="008E7E56">
      <w:pPr>
        <w:pStyle w:val="af4"/>
      </w:pPr>
      <w:r>
        <w:rPr>
          <w:rStyle w:val="af3"/>
        </w:rPr>
        <w:annotationRef/>
      </w:r>
      <w:r>
        <w:t>This list need to be updated when the grammer is stable</w:t>
      </w:r>
    </w:p>
  </w:comment>
  <w:comment w:id="12524" w:author="Allen Wirfs-Brock" w:date="2012-07-08T14:55:00Z" w:initials="AW">
    <w:p w14:paraId="25BD5144" w14:textId="77777777" w:rsidR="008E7E56" w:rsidRDefault="008E7E56" w:rsidP="00D012F5">
      <w:pPr>
        <w:pStyle w:val="af4"/>
      </w:pPr>
      <w:r>
        <w:rPr>
          <w:rStyle w:val="af3"/>
        </w:rPr>
        <w:annotationRef/>
      </w:r>
      <w:r>
        <w:t>This part probably doesn’t need to be here if 11.1.2 has this as a static semantic for extended code.</w:t>
      </w:r>
    </w:p>
  </w:comment>
  <w:comment w:id="12541" w:author="Rev 6 Allen Wirfs-Brock" w:date="2012-07-08T14:55:00Z" w:initials="AWB6">
    <w:p w14:paraId="6AE37392" w14:textId="77777777" w:rsidR="008E7E56" w:rsidRDefault="008E7E56">
      <w:pPr>
        <w:pStyle w:val="af4"/>
      </w:pPr>
      <w:r>
        <w:rPr>
          <w:rStyle w:val="af3"/>
        </w:rPr>
        <w:annotationRef/>
      </w:r>
      <w:r>
        <w:t>This list need to be updated when the grammer is stable</w:t>
      </w:r>
    </w:p>
  </w:comment>
  <w:comment w:id="13705" w:author="Rev 3 Allen Wirfs-Brock" w:date="2012-07-08T14:55:00Z" w:initials="AWB 3">
    <w:p w14:paraId="32D58806" w14:textId="77777777" w:rsidR="008E7E56" w:rsidRDefault="008E7E56">
      <w:pPr>
        <w:pStyle w:val="af4"/>
      </w:pPr>
      <w:r>
        <w:rPr>
          <w:rStyle w:val="af3"/>
        </w:rPr>
        <w:annotationRef/>
      </w:r>
      <w:r>
        <w:t xml:space="preserve">Need to have an evlaution semantics in section 13 for </w:t>
      </w:r>
      <w:r w:rsidRPr="0072353C">
        <w:rPr>
          <w:i/>
        </w:rPr>
        <w:t>FunctionDeclaration</w:t>
      </w:r>
    </w:p>
  </w:comment>
  <w:comment w:id="14163" w:author="Allen Wirfs-Brock" w:date="2012-07-08T14:55:00Z" w:initials="AW">
    <w:p w14:paraId="44D01BE1" w14:textId="77777777" w:rsidR="008E7E56" w:rsidRDefault="008E7E56">
      <w:pPr>
        <w:pStyle w:val="af4"/>
      </w:pPr>
      <w:r>
        <w:rPr>
          <w:rStyle w:val="af3"/>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14573" w:author="Rev 8 Allen Wirfs-Brock" w:date="2012-07-08T14:55:00Z" w:initials="AWB8">
    <w:p w14:paraId="7ECA6E6F" w14:textId="77777777" w:rsidR="008E7E56" w:rsidRDefault="008E7E56">
      <w:pPr>
        <w:pStyle w:val="af4"/>
      </w:pPr>
      <w:r>
        <w:rPr>
          <w:rStyle w:val="af3"/>
        </w:rPr>
        <w:annotationRef/>
      </w:r>
      <w:r>
        <w:t>Consider disallowing undefined as a binding identifier in all new declaration forms.</w:t>
      </w:r>
    </w:p>
  </w:comment>
  <w:comment w:id="15674" w:author="Allen Wirfs-Brock" w:date="2012-07-08T14:55:00Z" w:initials="AW">
    <w:p w14:paraId="36FBA783" w14:textId="77777777" w:rsidR="008E7E56" w:rsidRDefault="008E7E56">
      <w:pPr>
        <w:pStyle w:val="af4"/>
      </w:pPr>
      <w:r>
        <w:rPr>
          <w:rStyle w:val="af3"/>
        </w:rPr>
        <w:annotationRef/>
      </w:r>
      <w:r>
        <w:t>The destructuring wiki page argues for allowing empty binding patterns.  I’m not really convinced.</w:t>
      </w:r>
    </w:p>
  </w:comment>
  <w:comment w:id="15688" w:author="Allen Wirfs-Brock" w:date="2012-07-08T14:55:00Z" w:initials="AW">
    <w:p w14:paraId="6F562AEC" w14:textId="77777777" w:rsidR="008E7E56" w:rsidRDefault="008E7E56">
      <w:pPr>
        <w:pStyle w:val="af4"/>
      </w:pPr>
      <w:r>
        <w:rPr>
          <w:rStyle w:val="af3"/>
        </w:rPr>
        <w:annotationRef/>
      </w:r>
      <w:r>
        <w:t>See above comment about empty binding patterns.</w:t>
      </w:r>
    </w:p>
  </w:comment>
  <w:comment w:id="15696" w:author="Allen Wirfs-Brock" w:date="2012-07-08T14:55:00Z" w:initials="AW">
    <w:p w14:paraId="57B993DF" w14:textId="77777777" w:rsidR="008E7E56" w:rsidRDefault="008E7E56" w:rsidP="0074281A">
      <w:pPr>
        <w:pStyle w:val="af4"/>
      </w:pPr>
      <w:r>
        <w:rPr>
          <w:rStyle w:val="af3"/>
        </w:rPr>
        <w:annotationRef/>
      </w:r>
      <w:r>
        <w:t>See above comment about empty binding patterns.</w:t>
      </w:r>
    </w:p>
  </w:comment>
  <w:comment w:id="15954" w:author="Allen Wirfs-Brock" w:date="2012-07-08T14:55:00Z" w:initials="AW">
    <w:p w14:paraId="056AC0D6" w14:textId="77777777" w:rsidR="008E7E56" w:rsidRDefault="008E7E56" w:rsidP="009F731D">
      <w:pPr>
        <w:pStyle w:val="af4"/>
      </w:pPr>
      <w:r>
        <w:rPr>
          <w:rStyle w:val="af3"/>
        </w:rPr>
        <w:annotationRef/>
      </w:r>
      <w:r>
        <w:t>The destructuring wiki page argues for allowing empty binding patterns.  I’m not really convinced.</w:t>
      </w:r>
    </w:p>
  </w:comment>
  <w:comment w:id="16088" w:author="Rev 4 Allen Wirfs-Brock" w:date="2012-07-08T14:55:00Z" w:initials="AWB">
    <w:p w14:paraId="6B7477A7" w14:textId="77777777" w:rsidR="008E7E56" w:rsidRDefault="008E7E56" w:rsidP="00C7794D">
      <w:pPr>
        <w:pStyle w:val="af4"/>
      </w:pPr>
      <w:r>
        <w:rPr>
          <w:rStyle w:val="af3"/>
        </w:rPr>
        <w:annotationRef/>
      </w:r>
      <w:r>
        <w:t>Note, as currently written destructuring array assignment doesn’t take into account the length property of the source object but destructuring binding does.  We need to decide which semantic we want to consistently apply to both.</w:t>
      </w:r>
    </w:p>
    <w:p w14:paraId="6E1F3E6C" w14:textId="77777777" w:rsidR="008E7E56" w:rsidRDefault="008E7E56">
      <w:pPr>
        <w:pStyle w:val="af4"/>
      </w:pPr>
    </w:p>
  </w:comment>
  <w:comment w:id="16296" w:author="Allen Wirfs-Brock" w:date="2012-07-08T14:55:00Z" w:initials="AW">
    <w:p w14:paraId="3FAA9FB5" w14:textId="77777777" w:rsidR="008E7E56" w:rsidRDefault="008E7E56" w:rsidP="002C479D">
      <w:pPr>
        <w:pStyle w:val="af4"/>
      </w:pPr>
      <w:r>
        <w:rPr>
          <w:rStyle w:val="af3"/>
        </w:rPr>
        <w:annotationRef/>
      </w:r>
      <w:r>
        <w:t>The destructuring wiki page argues for allowing empty binding patterns.  I’m not really convinced.</w:t>
      </w:r>
    </w:p>
  </w:comment>
  <w:comment w:id="18255" w:author="Rev 6 Allen Wirfs-Brock" w:date="2012-07-08T14:55:00Z" w:initials="AWB6">
    <w:p w14:paraId="0FBDC0F1" w14:textId="77777777" w:rsidR="008E7E56" w:rsidRDefault="008E7E56">
      <w:pPr>
        <w:pStyle w:val="af4"/>
      </w:pPr>
      <w:r>
        <w:rPr>
          <w:rStyle w:val="af3"/>
        </w:rPr>
        <w:annotationRef/>
      </w:r>
      <w:r>
        <w:t>Breaking change from ES5: completion reform</w:t>
      </w:r>
    </w:p>
  </w:comment>
  <w:comment w:id="18276" w:author="Rev 6 Allen Wirfs-Brock" w:date="2012-07-08T14:55:00Z" w:initials="AWB6">
    <w:p w14:paraId="7D9F9D63" w14:textId="77777777" w:rsidR="008E7E56" w:rsidRPr="00D07025" w:rsidRDefault="008E7E56">
      <w:pPr>
        <w:pStyle w:val="af4"/>
      </w:pPr>
      <w:r>
        <w:rPr>
          <w:rStyle w:val="af3"/>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18343" w:author="Rev 6 Allen Wirfs-Brock" w:date="2012-07-08T14:55:00Z" w:initials="AWB6">
    <w:p w14:paraId="6F65D5E0" w14:textId="77777777" w:rsidR="008E7E56" w:rsidRDefault="008E7E56">
      <w:pPr>
        <w:pStyle w:val="af4"/>
      </w:pPr>
      <w:r>
        <w:rPr>
          <w:rStyle w:val="af3"/>
        </w:rPr>
        <w:annotationRef/>
      </w:r>
      <w:r>
        <w:t>Note that this is technically a breaking change from ES5, however it is made to match web reality.</w:t>
      </w:r>
    </w:p>
  </w:comment>
  <w:comment w:id="18415" w:author="Rev 6 Allen Wirfs-Brock" w:date="2012-07-08T14:55:00Z" w:initials="AWB6">
    <w:p w14:paraId="30CAD668" w14:textId="77777777" w:rsidR="008E7E56" w:rsidRDefault="008E7E56">
      <w:pPr>
        <w:pStyle w:val="af4"/>
      </w:pPr>
      <w:r>
        <w:rPr>
          <w:rStyle w:val="af3"/>
        </w:rPr>
        <w:annotationRef/>
      </w:r>
      <w:r>
        <w:t>Breaking change: completion reform</w:t>
      </w:r>
    </w:p>
  </w:comment>
  <w:comment w:id="18457" w:author="Rev 6 Allen Wirfs-Brock" w:date="2012-07-08T14:55:00Z" w:initials="AWB6">
    <w:p w14:paraId="70901A23" w14:textId="77777777" w:rsidR="008E7E56" w:rsidRDefault="008E7E56">
      <w:pPr>
        <w:pStyle w:val="af4"/>
      </w:pPr>
      <w:r>
        <w:rPr>
          <w:rStyle w:val="af3"/>
        </w:rPr>
        <w:annotationRef/>
      </w:r>
      <w:r>
        <w:t>Break/continue/return in the expression works normally (future for do {} or block lamda expressions)</w:t>
      </w:r>
    </w:p>
  </w:comment>
  <w:comment w:id="18506" w:author="Rev 6 Allen Wirfs-Brock" w:date="2012-07-08T14:55:00Z" w:initials="AWB6">
    <w:p w14:paraId="6347A00E" w14:textId="77777777" w:rsidR="008E7E56" w:rsidRDefault="008E7E56">
      <w:pPr>
        <w:pStyle w:val="af4"/>
      </w:pPr>
      <w:r>
        <w:rPr>
          <w:rStyle w:val="af3"/>
        </w:rPr>
        <w:annotationRef/>
      </w:r>
      <w:r>
        <w:t>ES5 breaking change: completion reform</w:t>
      </w:r>
    </w:p>
  </w:comment>
  <w:comment w:id="18519" w:author="Rev 6 Allen Wirfs-Brock" w:date="2012-07-08T14:55:00Z" w:initials="AWB6">
    <w:p w14:paraId="4DD4364A" w14:textId="77777777" w:rsidR="008E7E56" w:rsidRDefault="008E7E56" w:rsidP="009E1306">
      <w:pPr>
        <w:pStyle w:val="af4"/>
      </w:pPr>
      <w:r>
        <w:rPr>
          <w:rStyle w:val="af3"/>
        </w:rPr>
        <w:annotationRef/>
      </w:r>
      <w:r>
        <w:t>Break/continue/return in the expression works normally (future for do {} or block lamda expressions)</w:t>
      </w:r>
    </w:p>
  </w:comment>
  <w:comment w:id="18566" w:author="Rev 3 Allen Wirfs-Brock" w:date="2012-07-08T14:55:00Z" w:initials="AWB 3">
    <w:p w14:paraId="6133A2BA" w14:textId="77777777" w:rsidR="008E7E56" w:rsidRDefault="008E7E56">
      <w:pPr>
        <w:pStyle w:val="af4"/>
      </w:pPr>
      <w:r>
        <w:rPr>
          <w:rStyle w:val="af3"/>
        </w:rPr>
        <w:annotationRef/>
      </w:r>
      <w:r>
        <w:t>The lexical scoping of for iteration variables still needs to be taken care of</w:t>
      </w:r>
    </w:p>
  </w:comment>
  <w:comment w:id="18639" w:author="Rev 6 Allen Wirfs-Brock" w:date="2012-07-08T14:55:00Z" w:initials="AWB6">
    <w:p w14:paraId="14F69E5A" w14:textId="77777777" w:rsidR="008E7E56" w:rsidRDefault="008E7E56" w:rsidP="006327B6">
      <w:pPr>
        <w:pStyle w:val="af4"/>
      </w:pPr>
      <w:r>
        <w:rPr>
          <w:rStyle w:val="af3"/>
        </w:rPr>
        <w:annotationRef/>
      </w:r>
      <w:r>
        <w:t>ES5 breaking change: Completion reform</w:t>
      </w:r>
    </w:p>
  </w:comment>
  <w:comment w:id="18762" w:author="Rev 6 Allen Wirfs-Brock" w:date="2012-07-08T14:55:00Z" w:initials="AWB6">
    <w:p w14:paraId="5425A1EF" w14:textId="77777777" w:rsidR="008E7E56" w:rsidRDefault="008E7E56">
      <w:pPr>
        <w:pStyle w:val="af4"/>
      </w:pPr>
      <w:r>
        <w:rPr>
          <w:rStyle w:val="af3"/>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19514" w:author="Rev 6 Allen Wirfs-Brock" w:date="2012-07-08T14:55:00Z" w:initials="AWB6">
    <w:p w14:paraId="42C2335A" w14:textId="77777777" w:rsidR="008E7E56" w:rsidRDefault="008E7E56">
      <w:pPr>
        <w:pStyle w:val="af4"/>
      </w:pPr>
      <w:r>
        <w:rPr>
          <w:rStyle w:val="af3"/>
        </w:rPr>
        <w:annotationRef/>
      </w:r>
      <w:r>
        <w:t>Note a continue in the initializer expression is just like a break</w:t>
      </w:r>
    </w:p>
  </w:comment>
  <w:comment w:id="19528" w:author="Rev 6 Allen Wirfs-Brock" w:date="2012-07-08T14:55:00Z" w:initials="AWB6">
    <w:p w14:paraId="2F38E242" w14:textId="77777777" w:rsidR="008E7E56" w:rsidRDefault="008E7E56" w:rsidP="00FA7F97">
      <w:pPr>
        <w:pStyle w:val="af4"/>
      </w:pPr>
      <w:r>
        <w:rPr>
          <w:rStyle w:val="af3"/>
        </w:rPr>
        <w:annotationRef/>
      </w:r>
      <w:r>
        <w:t>Completion value reform</w:t>
      </w:r>
    </w:p>
  </w:comment>
  <w:comment w:id="19551" w:author="Rev 6 Allen Wirfs-Brock" w:date="2012-07-08T14:55:00Z" w:initials="AWB6">
    <w:p w14:paraId="344CBA4B" w14:textId="77777777" w:rsidR="008E7E56" w:rsidRDefault="008E7E56" w:rsidP="00FA7F97">
      <w:pPr>
        <w:pStyle w:val="af4"/>
      </w:pPr>
      <w:r>
        <w:rPr>
          <w:rStyle w:val="af3"/>
        </w:rPr>
        <w:annotationRef/>
      </w:r>
      <w:r>
        <w:t>Completion value reform</w:t>
      </w:r>
    </w:p>
  </w:comment>
  <w:comment w:id="19575" w:author="Rev 6 Allen Wirfs-Brock" w:date="2012-07-08T14:55:00Z" w:initials="AWB6">
    <w:p w14:paraId="7E93B18C" w14:textId="77777777" w:rsidR="008E7E56" w:rsidRDefault="008E7E56" w:rsidP="00FB33C0">
      <w:pPr>
        <w:pStyle w:val="af4"/>
      </w:pPr>
      <w:r>
        <w:rPr>
          <w:rStyle w:val="af3"/>
        </w:rPr>
        <w:annotationRef/>
      </w:r>
      <w:r>
        <w:t>Break/continue in the expression works normally (future for do {} or block lamda expressions)</w:t>
      </w:r>
    </w:p>
  </w:comment>
  <w:comment w:id="19591" w:author="Rev 6 Allen Wirfs-Brock" w:date="2012-07-08T14:55:00Z" w:initials="AWB6">
    <w:p w14:paraId="030F540E" w14:textId="77777777" w:rsidR="008E7E56" w:rsidRDefault="008E7E56" w:rsidP="00FB33C0">
      <w:pPr>
        <w:pStyle w:val="af4"/>
      </w:pPr>
      <w:r>
        <w:rPr>
          <w:rStyle w:val="af3"/>
        </w:rPr>
        <w:annotationRef/>
      </w:r>
      <w:r>
        <w:t>Note a continue in the initializer expression is just like a break</w:t>
      </w:r>
    </w:p>
  </w:comment>
  <w:comment w:id="19608" w:author="Rev 6 Allen Wirfs-Brock" w:date="2012-07-08T14:55:00Z" w:initials="AWB6">
    <w:p w14:paraId="7E184ADD" w14:textId="77777777" w:rsidR="008E7E56" w:rsidRDefault="008E7E56" w:rsidP="0055450D">
      <w:pPr>
        <w:pStyle w:val="af4"/>
      </w:pPr>
      <w:r>
        <w:rPr>
          <w:rStyle w:val="af3"/>
        </w:rPr>
        <w:annotationRef/>
      </w:r>
      <w:r>
        <w:t>Completion value reform</w:t>
      </w:r>
    </w:p>
  </w:comment>
  <w:comment w:id="19648" w:author="Rev 6 Allen Wirfs-Brock" w:date="2012-07-08T14:55:00Z" w:initials="AWB6">
    <w:p w14:paraId="04FCFFD2" w14:textId="77777777" w:rsidR="008E7E56" w:rsidRDefault="008E7E56" w:rsidP="0068432C">
      <w:pPr>
        <w:pStyle w:val="af4"/>
      </w:pPr>
      <w:r>
        <w:rPr>
          <w:rStyle w:val="af3"/>
        </w:rPr>
        <w:annotationRef/>
      </w:r>
      <w:r>
        <w:t>Completion value reform</w:t>
      </w:r>
    </w:p>
  </w:comment>
  <w:comment w:id="19662" w:author="Rev 7 Allen Wirfs-Brock" w:date="2012-07-08T14:55:00Z" w:initials="AWB7">
    <w:p w14:paraId="78EEC552" w14:textId="77777777" w:rsidR="008E7E56" w:rsidRDefault="008E7E56">
      <w:pPr>
        <w:pStyle w:val="af4"/>
      </w:pPr>
      <w:r>
        <w:rPr>
          <w:rStyle w:val="af3"/>
        </w:rPr>
        <w:annotationRef/>
      </w:r>
      <w:r>
        <w:t>TODO: need to define</w:t>
      </w:r>
    </w:p>
  </w:comment>
  <w:comment w:id="19730" w:author="Rev 6 Allen Wirfs-Brock" w:date="2012-07-08T14:55:00Z" w:initials="AWB6">
    <w:p w14:paraId="7B14D72B" w14:textId="77777777" w:rsidR="008E7E56" w:rsidRDefault="008E7E56">
      <w:pPr>
        <w:pStyle w:val="af4"/>
      </w:pPr>
      <w:r>
        <w:rPr>
          <w:rStyle w:val="af3"/>
        </w:rPr>
        <w:annotationRef/>
      </w:r>
      <w:r>
        <w:t>ToDo, update this to return a completion value</w:t>
      </w:r>
    </w:p>
  </w:comment>
  <w:comment w:id="20084" w:author="Rev 9 Allen Wirfs-Brock" w:date="2012-07-08T14:55:00Z" w:initials="AWB9">
    <w:p w14:paraId="698F7A8A" w14:textId="77777777" w:rsidR="008E7E56" w:rsidRDefault="008E7E56">
      <w:pPr>
        <w:pStyle w:val="af4"/>
      </w:pPr>
      <w:r>
        <w:rPr>
          <w:rStyle w:val="af3"/>
        </w:rPr>
        <w:annotationRef/>
      </w:r>
      <w:r>
        <w:t>TODO If exprRef is a Reference that invokes a getter we probably should find a way to specify that the get call is handled as a tail call.</w:t>
      </w:r>
    </w:p>
  </w:comment>
  <w:comment w:id="20466" w:author="Rev 6 Allen Wirfs-Brock" w:date="2012-07-08T14:55:00Z" w:initials="AWB6">
    <w:p w14:paraId="405CEBF4" w14:textId="77777777" w:rsidR="008E7E56" w:rsidRDefault="008E7E56">
      <w:pPr>
        <w:pStyle w:val="af4"/>
      </w:pPr>
      <w:r>
        <w:rPr>
          <w:rStyle w:val="af3"/>
        </w:rPr>
        <w:annotationRef/>
      </w:r>
      <w:r>
        <w:t>ES5 breaking change: completion reform</w:t>
      </w:r>
    </w:p>
  </w:comment>
  <w:comment w:id="20506" w:author="Rev 6 Allen Wirfs-Brock" w:date="2012-07-08T14:55:00Z" w:initials="AWB6">
    <w:p w14:paraId="47D4D817" w14:textId="77777777" w:rsidR="008E7E56" w:rsidRDefault="008E7E56" w:rsidP="00176950">
      <w:pPr>
        <w:pStyle w:val="af4"/>
      </w:pPr>
      <w:r>
        <w:rPr>
          <w:rStyle w:val="af3"/>
        </w:rPr>
        <w:annotationRef/>
      </w:r>
      <w:r>
        <w:t>ES5 breaking change: completion reform</w:t>
      </w:r>
    </w:p>
  </w:comment>
  <w:comment w:id="20915" w:author="Rev 6 Allen Wirfs-Brock" w:date="2012-07-08T14:55:00Z" w:initials="AWB">
    <w:p w14:paraId="4B72CC23" w14:textId="77777777" w:rsidR="008E7E56" w:rsidRDefault="008E7E56">
      <w:pPr>
        <w:pStyle w:val="af4"/>
      </w:pPr>
      <w:r>
        <w:rPr>
          <w:rStyle w:val="af3"/>
        </w:rPr>
        <w:annotationRef/>
      </w:r>
      <w:r>
        <w:t>Note that this is a new restriction that does not exist in ES5</w:t>
      </w:r>
    </w:p>
  </w:comment>
  <w:comment w:id="21470" w:author="Rev 6 Allen Wirfs-Brock" w:date="2012-07-08T14:55:00Z" w:initials="AWB6">
    <w:p w14:paraId="0E0E3621" w14:textId="77777777" w:rsidR="008E7E56" w:rsidRDefault="008E7E56">
      <w:pPr>
        <w:pStyle w:val="af4"/>
      </w:pPr>
      <w:r>
        <w:rPr>
          <w:rStyle w:val="af3"/>
        </w:rPr>
        <w:annotationRef/>
      </w:r>
      <w:r>
        <w:t>There is an issue that function declarations have “lexically declarated names” and in ES&lt;=5 nested functions are allowed to have the same name as vars or formal parameters. We either need to take this a breaking change or adjust this rule to only apply to function declarations nested within blocks.</w:t>
      </w:r>
    </w:p>
  </w:comment>
  <w:comment w:id="21512" w:author="Rev 6 Allen Wirfs-Brock" w:date="2012-07-08T14:55:00Z" w:initials="AWB6">
    <w:p w14:paraId="523F5A8B" w14:textId="77777777" w:rsidR="008E7E56" w:rsidRDefault="008E7E56">
      <w:pPr>
        <w:pStyle w:val="af4"/>
      </w:pPr>
      <w:r>
        <w:rPr>
          <w:rStyle w:val="af3"/>
        </w:rPr>
        <w:annotationRef/>
      </w:r>
      <w:r>
        <w:t>Similar function declaration ES5 compat issues.</w:t>
      </w:r>
    </w:p>
  </w:comment>
  <w:comment w:id="22458" w:author="Rev 8 Allen Wirfs-Brock" w:date="2012-07-08T14:55:00Z" w:initials="AWB8">
    <w:p w14:paraId="63815611" w14:textId="77777777" w:rsidR="008E7E56" w:rsidRDefault="008E7E56">
      <w:pPr>
        <w:pStyle w:val="af4"/>
      </w:pPr>
      <w:r>
        <w:rPr>
          <w:rStyle w:val="af3"/>
        </w:rPr>
        <w:annotationRef/>
      </w:r>
      <w:r>
        <w:t>Need to verify.  It isn’t clear why yield should be disallowed within an arrow function defined inside a generator</w:t>
      </w:r>
    </w:p>
  </w:comment>
  <w:comment w:id="22847" w:author="Rev 7 Allen Wirfs-Brock" w:date="2012-07-08T14:55:00Z" w:initials="AWB7">
    <w:p w14:paraId="73CFC6A1" w14:textId="77777777" w:rsidR="008E7E56" w:rsidRDefault="008E7E56" w:rsidP="000133D3">
      <w:pPr>
        <w:pStyle w:val="af4"/>
      </w:pPr>
      <w:r>
        <w:rPr>
          <w:rStyle w:val="af3"/>
        </w:rPr>
        <w:annotationRef/>
      </w:r>
      <w:r>
        <w:t>Confirm: concise methods are always strict code.</w:t>
      </w:r>
    </w:p>
  </w:comment>
  <w:comment w:id="22868" w:author="Rev 7 Allen Wirfs-Brock" w:date="2012-07-08T14:55:00Z" w:initials="AWB7">
    <w:p w14:paraId="05040361" w14:textId="77777777" w:rsidR="008E7E56" w:rsidRDefault="008E7E56">
      <w:pPr>
        <w:pStyle w:val="af4"/>
      </w:pPr>
      <w:r>
        <w:rPr>
          <w:rStyle w:val="af3"/>
        </w:rPr>
        <w:annotationRef/>
      </w:r>
      <w:r>
        <w:t>TODO, need to resolve whether or not ArrowBodies are always strict</w:t>
      </w:r>
    </w:p>
  </w:comment>
  <w:comment w:id="22894" w:author="Rev 9 Allen Wirfs-Brock" w:date="2012-07-08T14:55:00Z" w:initials="AWB9">
    <w:p w14:paraId="06026181" w14:textId="77777777" w:rsidR="008E7E56" w:rsidRDefault="008E7E56">
      <w:pPr>
        <w:pStyle w:val="af4"/>
      </w:pPr>
      <w:r>
        <w:rPr>
          <w:rStyle w:val="af3"/>
        </w:rPr>
        <w:annotationRef/>
      </w:r>
      <w:r>
        <w:t>TODO If exprRef is a Reference that invokes a getter we probably should find a way to specify that the get call is handled as a tail call</w:t>
      </w:r>
    </w:p>
  </w:comment>
  <w:comment w:id="23173" w:author="Rev 7 Allen Wirfs-Brock" w:date="2012-07-08T14:55:00Z" w:initials="AWB7">
    <w:p w14:paraId="24634D5C" w14:textId="77777777" w:rsidR="008E7E56" w:rsidRDefault="008E7E56">
      <w:pPr>
        <w:pStyle w:val="af4"/>
      </w:pPr>
      <w:r>
        <w:rPr>
          <w:rStyle w:val="af3"/>
        </w:rPr>
        <w:annotationRef/>
      </w:r>
      <w:r>
        <w:t>Confirm: concise methods are always strict code.</w:t>
      </w:r>
    </w:p>
  </w:comment>
  <w:comment w:id="23192" w:author="Rev 8 Allen Wirfs-Brock" w:date="2012-07-08T14:55:00Z" w:initials="AWB8">
    <w:p w14:paraId="109B7E71" w14:textId="77777777" w:rsidR="008E7E56" w:rsidRDefault="008E7E56">
      <w:pPr>
        <w:pStyle w:val="af4"/>
      </w:pPr>
      <w:r>
        <w:rPr>
          <w:rStyle w:val="af3"/>
        </w:rPr>
        <w:annotationRef/>
      </w:r>
      <w:r>
        <w:t>A default value expression could reference super</w:t>
      </w:r>
    </w:p>
  </w:comment>
  <w:comment w:id="23223" w:author="Rev 7 Allen Wirfs-Brock" w:date="2012-07-08T14:55:00Z" w:initials="AWB7">
    <w:p w14:paraId="384E7B7C" w14:textId="77777777" w:rsidR="008E7E56" w:rsidRDefault="008E7E56">
      <w:pPr>
        <w:pStyle w:val="af4"/>
      </w:pPr>
      <w:r>
        <w:rPr>
          <w:rStyle w:val="af3"/>
        </w:rPr>
        <w:annotationRef/>
      </w:r>
      <w:r>
        <w:t>Confirm: methods are non-writable, but configurable.</w:t>
      </w:r>
    </w:p>
  </w:comment>
  <w:comment w:id="23256" w:author="Rev 7 Allen Wirfs-Brock" w:date="2012-07-08T14:55:00Z" w:initials="AWB7">
    <w:p w14:paraId="35E413FF" w14:textId="77777777" w:rsidR="008E7E56" w:rsidRDefault="008E7E56" w:rsidP="00E6537A">
      <w:pPr>
        <w:pStyle w:val="af4"/>
      </w:pPr>
      <w:r>
        <w:rPr>
          <w:rStyle w:val="af3"/>
        </w:rPr>
        <w:annotationRef/>
      </w:r>
      <w:r>
        <w:t>Confirm: concise methods are always strict code.</w:t>
      </w:r>
    </w:p>
  </w:comment>
  <w:comment w:id="23267" w:author="Rev 8 Allen Wirfs-Brock" w:date="2012-07-08T14:55:00Z" w:initials="AWB8">
    <w:p w14:paraId="09DFF036" w14:textId="77777777" w:rsidR="008E7E56" w:rsidRDefault="008E7E56" w:rsidP="00567D93">
      <w:pPr>
        <w:pStyle w:val="af4"/>
      </w:pPr>
      <w:r>
        <w:rPr>
          <w:rStyle w:val="af3"/>
        </w:rPr>
        <w:annotationRef/>
      </w:r>
      <w:r>
        <w:t>A default value expression could reference super</w:t>
      </w:r>
    </w:p>
  </w:comment>
  <w:comment w:id="23269" w:author="Rev 8 Allen Wirfs-Brock" w:date="2012-07-08T14:55:00Z" w:initials="AWB8">
    <w:p w14:paraId="6F0F0189" w14:textId="77777777" w:rsidR="008E7E56" w:rsidRDefault="008E7E56">
      <w:pPr>
        <w:pStyle w:val="af4"/>
      </w:pPr>
      <w:r>
        <w:rPr>
          <w:rStyle w:val="af3"/>
        </w:rPr>
        <w:annotationRef/>
      </w:r>
      <w:r>
        <w:t>TODO:  need to replace with creation of a generator object</w:t>
      </w:r>
    </w:p>
  </w:comment>
  <w:comment w:id="23283" w:author="Rev 7 Allen Wirfs-Brock" w:date="2012-07-08T14:55:00Z" w:initials="AWB7">
    <w:p w14:paraId="2DBACE45" w14:textId="77777777" w:rsidR="008E7E56" w:rsidRDefault="008E7E56" w:rsidP="00E6537A">
      <w:pPr>
        <w:pStyle w:val="af4"/>
      </w:pPr>
      <w:r>
        <w:rPr>
          <w:rStyle w:val="af3"/>
        </w:rPr>
        <w:annotationRef/>
      </w:r>
      <w:r>
        <w:t>Confirm: methods are non-writable, but configurable.</w:t>
      </w:r>
    </w:p>
  </w:comment>
  <w:comment w:id="23348" w:author="Rev 8 Allen Wirfs-Brock" w:date="2012-07-08T14:55:00Z" w:initials="AWB8">
    <w:p w14:paraId="7287FD50" w14:textId="77777777" w:rsidR="008E7E56" w:rsidRDefault="008E7E56" w:rsidP="00871DC3">
      <w:pPr>
        <w:pStyle w:val="af4"/>
      </w:pPr>
      <w:r>
        <w:rPr>
          <w:rStyle w:val="af3"/>
        </w:rPr>
        <w:annotationRef/>
      </w:r>
      <w:r>
        <w:t>ToDO: confirm wit TC39.  In ES5 accessor get/set functions are constructable</w:t>
      </w:r>
    </w:p>
  </w:comment>
  <w:comment w:id="23408" w:author="Rev 8 Allen Wirfs-Brock" w:date="2012-07-08T14:55:00Z" w:initials="AWB8">
    <w:p w14:paraId="660DD481" w14:textId="77777777" w:rsidR="008E7E56" w:rsidRDefault="008E7E56">
      <w:pPr>
        <w:pStyle w:val="af4"/>
      </w:pPr>
      <w:r>
        <w:rPr>
          <w:rStyle w:val="af3"/>
        </w:rPr>
        <w:annotationRef/>
      </w:r>
      <w:r>
        <w:t>ToDO: confirm wit TC39</w:t>
      </w:r>
    </w:p>
  </w:comment>
  <w:comment w:id="23467" w:author="Rev 6 Allen Wirfs-Brock" w:date="2012-07-08T14:55:00Z" w:initials="AWB6">
    <w:p w14:paraId="3B9E4F2D" w14:textId="77777777" w:rsidR="008E7E56" w:rsidRDefault="008E7E56" w:rsidP="005B04CE">
      <w:pPr>
        <w:pStyle w:val="af4"/>
      </w:pPr>
      <w:r>
        <w:rPr>
          <w:rStyle w:val="af3"/>
        </w:rPr>
        <w:annotationRef/>
      </w:r>
      <w:r>
        <w:t>There is an issue that function declarations have “lexically declaraed names” and in ES&lt;=5 nested functions are allowed to have the same name as vars or formal parameters. We either need to take this a breaking change or adjust this rule to only apply to function declarations nested within blocks.  Generators are new so this isn’t really a backwards compat issue for them.  But there is a consistency issue WRT to functions and generators.</w:t>
      </w:r>
    </w:p>
  </w:comment>
  <w:comment w:id="23548" w:author="Rev 8 Allen Wirfs-Brock" w:date="2012-07-08T14:55:00Z" w:initials="AWB8">
    <w:p w14:paraId="435043EB" w14:textId="77777777" w:rsidR="008E7E56" w:rsidRDefault="008E7E56">
      <w:pPr>
        <w:pStyle w:val="af4"/>
      </w:pPr>
      <w:r>
        <w:rPr>
          <w:rStyle w:val="af3"/>
        </w:rPr>
        <w:annotationRef/>
      </w:r>
      <w:r>
        <w:t>TODO</w:t>
      </w:r>
    </w:p>
  </w:comment>
  <w:comment w:id="23553" w:author="Rev 8 Allen Wirfs-Brock" w:date="2012-07-08T14:55:00Z" w:initials="AWB8">
    <w:p w14:paraId="794A6EA7" w14:textId="77777777" w:rsidR="008E7E56" w:rsidRDefault="008E7E56">
      <w:pPr>
        <w:pStyle w:val="af4"/>
      </w:pPr>
      <w:r>
        <w:rPr>
          <w:rStyle w:val="af3"/>
        </w:rPr>
        <w:annotationRef/>
      </w:r>
      <w:r>
        <w:t>Class definitions have not yet been acheived final acceptance by TC39 for ES6 hence this section could disappear in a future draft.</w:t>
      </w:r>
    </w:p>
  </w:comment>
  <w:comment w:id="23641" w:author="Rev 8 Allen Wirfs-Brock" w:date="2012-07-08T14:55:00Z" w:initials="AWB8">
    <w:p w14:paraId="3783E62B" w14:textId="77777777" w:rsidR="008E7E56" w:rsidRDefault="008E7E56">
      <w:pPr>
        <w:pStyle w:val="af4"/>
      </w:pPr>
      <w:r>
        <w:rPr>
          <w:rStyle w:val="af3"/>
        </w:rPr>
        <w:annotationRef/>
      </w:r>
      <w:r>
        <w:t>Need to verify with T39</w:t>
      </w:r>
    </w:p>
  </w:comment>
  <w:comment w:id="23744" w:author="Rev 8 Allen Wirfs-Brock" w:date="2012-07-08T14:55:00Z" w:initials="AWB8">
    <w:p w14:paraId="5A21CFDE" w14:textId="77777777" w:rsidR="008E7E56" w:rsidRDefault="008E7E56">
      <w:pPr>
        <w:pStyle w:val="af4"/>
      </w:pPr>
      <w:r>
        <w:rPr>
          <w:rStyle w:val="af3"/>
        </w:rPr>
        <w:annotationRef/>
      </w:r>
      <w:r>
        <w:t>Assume for now that unlike function declarations, class declaration are const bindings.  But need to verify with TC39</w:t>
      </w:r>
    </w:p>
  </w:comment>
  <w:comment w:id="23922" w:author="Rev 9 Allen Wirfs-Brock" w:date="2012-07-08T14:55:00Z" w:initials="AWB9">
    <w:p w14:paraId="5E306617" w14:textId="77777777" w:rsidR="008E7E56" w:rsidRDefault="008E7E56">
      <w:pPr>
        <w:pStyle w:val="af4"/>
      </w:pPr>
      <w:r>
        <w:rPr>
          <w:rStyle w:val="af3"/>
        </w:rPr>
        <w:annotationRef/>
      </w:r>
      <w:r>
        <w:t>Note that this variable current isn’t used  in this algorithm</w:t>
      </w:r>
    </w:p>
  </w:comment>
  <w:comment w:id="23918" w:author="Rev 8 Allen Wirfs-Brock" w:date="2012-07-08T14:55:00Z" w:initials="AWB8">
    <w:p w14:paraId="01C97686" w14:textId="77777777" w:rsidR="008E7E56" w:rsidRDefault="008E7E56">
      <w:pPr>
        <w:pStyle w:val="af4"/>
      </w:pPr>
      <w:r>
        <w:rPr>
          <w:rStyle w:val="af3"/>
        </w:rPr>
        <w:annotationRef/>
      </w:r>
      <w:r>
        <w:t>Confirm:  or should methods defined in clas declarations always be strict</w:t>
      </w:r>
    </w:p>
  </w:comment>
  <w:comment w:id="23946" w:author="Rev 8 Allen Wirfs-Brock" w:date="2012-07-08T14:55:00Z" w:initials="AWB8">
    <w:p w14:paraId="28D490F4" w14:textId="77777777" w:rsidR="008E7E56" w:rsidRDefault="008E7E56">
      <w:pPr>
        <w:pStyle w:val="af4"/>
      </w:pPr>
      <w:r>
        <w:rPr>
          <w:rStyle w:val="af3"/>
        </w:rPr>
        <w:annotationRef/>
      </w:r>
      <w:r>
        <w:t>We make the class name a contant binding in the scope of the class body.   Need to confirm with TC39</w:t>
      </w:r>
    </w:p>
  </w:comment>
  <w:comment w:id="23975" w:author="Rev 8 Allen Wirfs-Brock" w:date="2012-07-08T14:55:00Z" w:initials="AWB8">
    <w:p w14:paraId="7DC9A2CD" w14:textId="77777777" w:rsidR="008E7E56" w:rsidRDefault="008E7E56">
      <w:pPr>
        <w:pStyle w:val="af4"/>
      </w:pPr>
      <w:r>
        <w:rPr>
          <w:rStyle w:val="af3"/>
        </w:rPr>
        <w:annotationRef/>
      </w:r>
      <w:r>
        <w:t>As it now stands, this will never be an abrupt completion</w:t>
      </w:r>
    </w:p>
  </w:comment>
  <w:comment w:id="23991" w:author="Rev 8 Allen Wirfs-Brock" w:date="2012-07-08T14:55:00Z" w:initials="AWB8">
    <w:p w14:paraId="3B77923A" w14:textId="77777777" w:rsidR="008E7E56" w:rsidRDefault="008E7E56">
      <w:pPr>
        <w:pStyle w:val="af4"/>
      </w:pPr>
      <w:r>
        <w:rPr>
          <w:rStyle w:val="af3"/>
        </w:rPr>
        <w:annotationRef/>
      </w:r>
      <w:r>
        <w:t>Confirm:  for class definitions, prototype’s constructor property is immutable.</w:t>
      </w:r>
    </w:p>
  </w:comment>
  <w:comment w:id="24435" w:author="Rev 4 Allen Wirfs-Brock" w:date="2012-07-08T14:55:00Z" w:initials="AWB 3">
    <w:p w14:paraId="7531895E" w14:textId="77777777" w:rsidR="008E7E56" w:rsidRDefault="008E7E56" w:rsidP="0070374F">
      <w:pPr>
        <w:pStyle w:val="af4"/>
      </w:pPr>
      <w:r>
        <w:rPr>
          <w:rStyle w:val="af3"/>
        </w:rPr>
        <w:annotationRef/>
      </w:r>
      <w:r>
        <w:rPr>
          <w:rStyle w:val="af3"/>
        </w:rPr>
        <w:annotationRef/>
      </w:r>
      <w:r>
        <w:rPr>
          <w:rStyle w:val="af3"/>
        </w:rPr>
        <w:t>May n</w:t>
      </w:r>
      <w:r>
        <w:t>eed to update section number</w:t>
      </w:r>
    </w:p>
    <w:p w14:paraId="086FD43C" w14:textId="77777777" w:rsidR="008E7E56" w:rsidRDefault="008E7E56" w:rsidP="0070374F">
      <w:pPr>
        <w:pStyle w:val="af4"/>
      </w:pPr>
    </w:p>
  </w:comment>
  <w:comment w:id="24447" w:author="Rev 4 Allen Wirfs-Brock" w:date="2012-07-08T14:55:00Z" w:initials="AWB">
    <w:p w14:paraId="452DC9A7" w14:textId="77777777" w:rsidR="008E7E56" w:rsidRDefault="008E7E56">
      <w:pPr>
        <w:pStyle w:val="af4"/>
      </w:pPr>
      <w:r>
        <w:rPr>
          <w:rStyle w:val="af3"/>
        </w:rPr>
        <w:annotationRef/>
      </w:r>
      <w:r>
        <w:t>Exceptions could occur during evaluation of parameter default value expressions.</w:t>
      </w:r>
    </w:p>
  </w:comment>
  <w:comment w:id="24564" w:author="Rev 9 Allen Wirfs-Brock" w:date="2012-07-08T14:55:00Z" w:initials="AWB9">
    <w:p w14:paraId="089DECEE" w14:textId="77777777" w:rsidR="008E7E56" w:rsidRDefault="008E7E56">
      <w:pPr>
        <w:pStyle w:val="af4"/>
      </w:pPr>
      <w:r>
        <w:rPr>
          <w:rStyle w:val="af3"/>
        </w:rPr>
        <w:annotationRef/>
      </w:r>
      <w:r>
        <w:t>TODO:  Need to define tail positions.</w:t>
      </w:r>
    </w:p>
  </w:comment>
  <w:comment w:id="24698" w:author="Rev 7 Allen Wirfs-Brock" w:date="2012-07-08T14:55:00Z" w:initials="AWB7">
    <w:p w14:paraId="2D971119" w14:textId="77777777" w:rsidR="008E7E56" w:rsidRDefault="008E7E56">
      <w:pPr>
        <w:pStyle w:val="af4"/>
      </w:pPr>
      <w:r>
        <w:rPr>
          <w:rStyle w:val="af3"/>
        </w:rPr>
        <w:annotationRef/>
      </w:r>
      <w:r>
        <w:t>fix</w:t>
      </w:r>
    </w:p>
  </w:comment>
  <w:comment w:id="24705" w:author="Rev 6 Allen Wirfs-Brock" w:date="2012-07-08T14:55:00Z" w:initials="AWB6">
    <w:p w14:paraId="1777AD1F" w14:textId="77777777" w:rsidR="008E7E56" w:rsidRDefault="008E7E56">
      <w:pPr>
        <w:pStyle w:val="af4"/>
      </w:pPr>
      <w:r>
        <w:rPr>
          <w:rStyle w:val="af3"/>
        </w:rPr>
        <w:annotationRef/>
      </w:r>
      <w:r>
        <w:t>This is where we coiuld put something about what to do with unhandled exceptions</w:t>
      </w:r>
    </w:p>
  </w:comment>
  <w:comment w:id="24773" w:author="Allen Wirfs-Brock" w:date="2012-07-08T14:55:00Z" w:initials="AW">
    <w:p w14:paraId="65394B36" w14:textId="77777777" w:rsidR="008E7E56" w:rsidRDefault="008E7E56">
      <w:pPr>
        <w:pStyle w:val="af4"/>
      </w:pPr>
      <w:r>
        <w:rPr>
          <w:rStyle w:val="af3"/>
        </w:rPr>
        <w:annotationRef/>
      </w:r>
      <w:hyperlink r:id="rId1" w:history="1">
        <w:r>
          <w:rPr>
            <w:rStyle w:val="aff6"/>
            <w:lang w:val="en-GB"/>
          </w:rPr>
          <w:t>https://bugs.ecmascript.org/show_bug.cgi?id=155</w:t>
        </w:r>
      </w:hyperlink>
      <w:r>
        <w:t xml:space="preserve"> </w:t>
      </w:r>
    </w:p>
  </w:comment>
  <w:comment w:id="24823" w:author="Rev 7 Allen Wirfs-Brock" w:date="2012-07-08T14:55:00Z" w:initials="AWB7">
    <w:p w14:paraId="6207455C" w14:textId="77777777" w:rsidR="008E7E56" w:rsidRDefault="008E7E56">
      <w:pPr>
        <w:pStyle w:val="af4"/>
      </w:pPr>
      <w:r>
        <w:rPr>
          <w:rStyle w:val="af3"/>
        </w:rPr>
        <w:annotationRef/>
      </w:r>
      <w:r>
        <w:t>TODO:  need to finish refactoring after completing global scope instantiation work.</w:t>
      </w:r>
    </w:p>
  </w:comment>
  <w:comment w:id="25197" w:author="Rev 8 Allen Wirfs-Brock" w:date="2012-07-08T14:55:00Z" w:initials="AWB8">
    <w:p w14:paraId="4BFCC618" w14:textId="77777777" w:rsidR="008E7E56" w:rsidRDefault="008E7E56">
      <w:pPr>
        <w:pStyle w:val="af4"/>
      </w:pPr>
      <w:r>
        <w:rPr>
          <w:rStyle w:val="af3"/>
        </w:rPr>
        <w:annotationRef/>
      </w:r>
      <w:r>
        <w:t>Is this really needed?  Its derived from ES5 [[Class]] restriction, but toString isn’t really the same thing as [[Class]]</w:t>
      </w:r>
    </w:p>
  </w:comment>
  <w:comment w:id="25460" w:author="Rev 4 Allen Wirfs-Brock" w:date="2012-07-08T14:55:00Z" w:initials="AWB 3">
    <w:p w14:paraId="3B48613C" w14:textId="77777777" w:rsidR="008E7E56" w:rsidRDefault="008E7E56">
      <w:pPr>
        <w:pStyle w:val="af4"/>
      </w:pPr>
      <w:r>
        <w:rPr>
          <w:rStyle w:val="af3"/>
        </w:rPr>
        <w:annotationRef/>
      </w:r>
      <w:r>
        <w:t>TODO: need to figure out how we decide if these need to be parsed as extended code.</w:t>
      </w:r>
    </w:p>
  </w:comment>
  <w:comment w:id="25909" w:author="Rev 7 Allen Wirfs-Brock" w:date="2012-07-08T14:55:00Z" w:initials="AWB7">
    <w:p w14:paraId="62C6FE75" w14:textId="77777777" w:rsidR="008E7E56" w:rsidRDefault="008E7E56">
      <w:pPr>
        <w:pStyle w:val="af4"/>
      </w:pPr>
      <w:r>
        <w:rPr>
          <w:rStyle w:val="af3"/>
        </w:rPr>
        <w:annotationRef/>
      </w:r>
      <w:r>
        <w:t>It would be nice to have a more explicit way to create a collection with a pre-specified number of elements.</w:t>
      </w:r>
    </w:p>
  </w:comment>
  <w:comment w:id="26014" w:author="Rev 7 Allen Wirfs-Brock" w:date="2012-07-08T14:55:00Z" w:initials="AWB7">
    <w:p w14:paraId="071CA92C" w14:textId="77777777" w:rsidR="008E7E56" w:rsidRDefault="008E7E56" w:rsidP="001F4648">
      <w:pPr>
        <w:pStyle w:val="af4"/>
      </w:pPr>
      <w:r>
        <w:rPr>
          <w:rStyle w:val="af3"/>
        </w:rPr>
        <w:annotationRef/>
      </w:r>
      <w:r>
        <w:t>It would be nice to have a more explicit way to create a collection with a pre-specified number of elements.</w:t>
      </w:r>
    </w:p>
  </w:comment>
  <w:comment w:id="26119" w:author="Rev 7 Allen Wirfs-Brock" w:date="2012-07-08T14:55:00Z" w:initials="AWB7">
    <w:p w14:paraId="7192A837" w14:textId="77777777" w:rsidR="008E7E56" w:rsidRDefault="008E7E56">
      <w:pPr>
        <w:pStyle w:val="af4"/>
      </w:pPr>
      <w:r>
        <w:rPr>
          <w:rStyle w:val="af3"/>
        </w:rPr>
        <w:annotationRef/>
      </w:r>
      <w:r>
        <w:t>This step was missing in ES&lt;=5.1</w:t>
      </w:r>
    </w:p>
  </w:comment>
  <w:comment w:id="26136" w:author="Rev 7 Allen Wirfs-Brock" w:date="2012-07-08T14:55:00Z" w:initials="AWB7">
    <w:p w14:paraId="224C3EC4" w14:textId="77777777" w:rsidR="008E7E56" w:rsidRDefault="008E7E56">
      <w:pPr>
        <w:pStyle w:val="af4"/>
      </w:pPr>
      <w:r>
        <w:rPr>
          <w:rStyle w:val="af3"/>
        </w:rPr>
        <w:annotationRef/>
      </w:r>
      <w:r>
        <w:t>This step was missing in ES&lt;=5.1</w:t>
      </w:r>
    </w:p>
  </w:comment>
  <w:comment w:id="26455" w:author="Rev 9 Allen Wirfs-Brock" w:date="2012-07-08T14:55:00Z" w:initials="AWB9">
    <w:p w14:paraId="6210B78C" w14:textId="77777777" w:rsidR="008E7E56" w:rsidRDefault="008E7E56">
      <w:pPr>
        <w:pStyle w:val="af4"/>
      </w:pPr>
      <w:r>
        <w:rPr>
          <w:rStyle w:val="af3"/>
        </w:rPr>
        <w:annotationRef/>
      </w:r>
      <w:r>
        <w:t xml:space="preserve">Fix for ES5 bug </w:t>
      </w:r>
      <w:hyperlink r:id="rId2" w:history="1">
        <w:r w:rsidRPr="00DA3A6B">
          <w:rPr>
            <w:rStyle w:val="aff6"/>
            <w:lang w:val="en-GB"/>
          </w:rPr>
          <w:t>https://bugs.ecmascript.org/show_bug.cgi?id=417</w:t>
        </w:r>
      </w:hyperlink>
      <w:r>
        <w:t xml:space="preserve"> </w:t>
      </w:r>
    </w:p>
  </w:comment>
  <w:comment w:id="26479" w:author="Rev 7 Allen Wirfs-Brock" w:date="2012-07-08T14:55:00Z" w:initials="AWB7">
    <w:p w14:paraId="365E679A" w14:textId="77777777" w:rsidR="008E7E56" w:rsidRDefault="008E7E56">
      <w:pPr>
        <w:pStyle w:val="af4"/>
      </w:pPr>
      <w:r>
        <w:rPr>
          <w:rStyle w:val="af3"/>
        </w:rPr>
        <w:annotationRef/>
      </w:r>
      <w:r>
        <w:t>TODO: take completion values into account.</w:t>
      </w:r>
    </w:p>
  </w:comment>
  <w:comment w:id="26911" w:author="Rev 9 Allen Wirfs-Brock" w:date="2012-07-08T14:55:00Z" w:initials="AWB9">
    <w:p w14:paraId="5EB94E71" w14:textId="77777777" w:rsidR="008E7E56" w:rsidRDefault="008E7E56">
      <w:pPr>
        <w:pStyle w:val="af4"/>
      </w:pPr>
      <w:r>
        <w:rPr>
          <w:rStyle w:val="af3"/>
        </w:rPr>
        <w:annotationRef/>
      </w:r>
      <w:r>
        <w:t>Should we provide fromCodeUnit as an alias for this property and lable fromCharCode as obsolete.</w:t>
      </w:r>
    </w:p>
  </w:comment>
  <w:comment w:id="27044" w:author="Rev 9 Allen Wirfs-Brock" w:date="2012-07-08T14:55:00Z" w:initials="AWB9">
    <w:p w14:paraId="06033A8B" w14:textId="77777777" w:rsidR="008E7E56" w:rsidRDefault="008E7E56">
      <w:pPr>
        <w:pStyle w:val="af4"/>
      </w:pPr>
      <w:r>
        <w:rPr>
          <w:rStyle w:val="af3"/>
        </w:rPr>
        <w:annotationRef/>
      </w:r>
      <w:r>
        <w:t>Note this follows the ES6 convention for rest parameters rather than the precedent established by fromCharCode</w:t>
      </w:r>
    </w:p>
  </w:comment>
  <w:comment w:id="27189" w:author="Rev 9 Allen Wirfs-Brock" w:date="2012-07-08T14:55:00Z" w:initials="AWB9">
    <w:p w14:paraId="44E992C7" w14:textId="77777777" w:rsidR="008E7E56" w:rsidRDefault="008E7E56">
      <w:pPr>
        <w:pStyle w:val="af4"/>
      </w:pPr>
      <w:r>
        <w:rPr>
          <w:rStyle w:val="af3"/>
        </w:rPr>
        <w:annotationRef/>
      </w:r>
      <w:r>
        <w:t>Perhaps BMPCharAt should be provided as an alias for this method and charAt should be marked as obsolute.</w:t>
      </w:r>
    </w:p>
  </w:comment>
  <w:comment w:id="27406" w:author="Rev 7 Allen Wirfs-Brock" w:date="2012-07-08T14:55:00Z" w:initials="AWB7">
    <w:p w14:paraId="4FB0C38B" w14:textId="77777777" w:rsidR="008E7E56" w:rsidRDefault="008E7E56">
      <w:pPr>
        <w:pStyle w:val="af4"/>
      </w:pPr>
      <w:r>
        <w:rPr>
          <w:rStyle w:val="af3"/>
        </w:rPr>
        <w:annotationRef/>
      </w:r>
      <w:r>
        <w:t>Needs an real algorithm and also completion record checks.</w:t>
      </w:r>
    </w:p>
  </w:comment>
  <w:comment w:id="27508" w:author="Rev 7 Allen Wirfs-Brock" w:date="2012-07-08T14:55:00Z" w:initials="AWB7">
    <w:p w14:paraId="4B4A90E0" w14:textId="77777777" w:rsidR="008E7E56" w:rsidRDefault="008E7E56">
      <w:pPr>
        <w:pStyle w:val="af4"/>
      </w:pPr>
      <w:r>
        <w:rPr>
          <w:rStyle w:val="af3"/>
        </w:rPr>
        <w:annotationRef/>
      </w:r>
      <w:r>
        <w:t>Needs better spec langauge</w:t>
      </w:r>
    </w:p>
  </w:comment>
  <w:comment w:id="27583" w:author="Rev 7 Allen Wirfs-Brock" w:date="2012-07-08T14:55:00Z" w:initials="AWB7">
    <w:p w14:paraId="06A4B200" w14:textId="77777777" w:rsidR="008E7E56" w:rsidRDefault="008E7E56">
      <w:pPr>
        <w:pStyle w:val="af4"/>
      </w:pPr>
      <w:r>
        <w:rPr>
          <w:rStyle w:val="af3"/>
        </w:rPr>
        <w:annotationRef/>
      </w:r>
      <w:r>
        <w:t>TODO: Probably needs some Completion Record work, assume that [[Match]] can fail</w:t>
      </w:r>
    </w:p>
  </w:comment>
  <w:comment w:id="27727" w:author="Rev 7 Allen Wirfs-Brock" w:date="2012-07-08T14:55:00Z" w:initials="AWB7">
    <w:p w14:paraId="774D6E8E" w14:textId="77777777" w:rsidR="008E7E56" w:rsidRDefault="008E7E56">
      <w:pPr>
        <w:pStyle w:val="af4"/>
      </w:pPr>
      <w:r>
        <w:rPr>
          <w:rStyle w:val="af3"/>
        </w:rPr>
        <w:annotationRef/>
      </w:r>
      <w:r>
        <w:t>Is this the right error handling?</w:t>
      </w:r>
    </w:p>
  </w:comment>
  <w:comment w:id="27935" w:author="Rev 9 Allen Wirfs-Brock" w:date="2012-07-08T14:55:00Z" w:initials="AWB9">
    <w:p w14:paraId="70974581" w14:textId="77777777" w:rsidR="008E7E56" w:rsidRDefault="008E7E56">
      <w:pPr>
        <w:pStyle w:val="af4"/>
      </w:pPr>
      <w:r>
        <w:rPr>
          <w:rStyle w:val="af3"/>
        </w:rPr>
        <w:annotationRef/>
      </w:r>
      <w:r>
        <w:t>Do we also need</w:t>
      </w:r>
    </w:p>
    <w:p w14:paraId="765252E2" w14:textId="77777777" w:rsidR="008E7E56" w:rsidRDefault="008E7E56">
      <w:pPr>
        <w:pStyle w:val="af4"/>
      </w:pPr>
      <w:r>
        <w:t>UnicodeCharAt that returns a string of length 1 or 2?</w:t>
      </w:r>
    </w:p>
  </w:comment>
  <w:comment w:id="27971" w:author="Rev 9 Allen Wirfs-Brock" w:date="2012-07-08T14:55:00Z" w:initials="AWB9">
    <w:p w14:paraId="4F428D08" w14:textId="77777777" w:rsidR="008E7E56" w:rsidRDefault="008E7E56">
      <w:pPr>
        <w:pStyle w:val="af4"/>
      </w:pPr>
      <w:r>
        <w:rPr>
          <w:rStyle w:val="af3"/>
        </w:rPr>
        <w:annotationRef/>
      </w:r>
      <w:r>
        <w:t>Note that the original proposal said undefined here, but NaN is consistent with the pre-exisitng behaviour or charCodeAt</w:t>
      </w:r>
    </w:p>
  </w:comment>
  <w:comment w:id="28367" w:author="Rev 7 Allen Wirfs-Brock" w:date="2012-07-08T14:55:00Z" w:initials="AWB7">
    <w:p w14:paraId="47293928" w14:textId="77777777" w:rsidR="008E7E56" w:rsidRDefault="008E7E56">
      <w:pPr>
        <w:pStyle w:val="af4"/>
      </w:pPr>
      <w:r>
        <w:rPr>
          <w:rStyle w:val="af3"/>
        </w:rPr>
        <w:annotationRef/>
      </w:r>
      <w:r>
        <w:t>Same specification or same value?</w:t>
      </w:r>
    </w:p>
  </w:comment>
  <w:comment w:id="28373" w:author="Rev 7 Allen Wirfs-Brock" w:date="2012-07-08T14:55:00Z" w:initials="AWB7">
    <w:p w14:paraId="138297CA" w14:textId="77777777" w:rsidR="008E7E56" w:rsidRDefault="008E7E56">
      <w:pPr>
        <w:pStyle w:val="af4"/>
      </w:pPr>
      <w:r>
        <w:rPr>
          <w:rStyle w:val="af3"/>
        </w:rPr>
        <w:annotationRef/>
      </w:r>
      <w:r>
        <w:t>Same specification or same value?</w:t>
      </w:r>
    </w:p>
  </w:comment>
  <w:comment w:id="28414" w:author="Rev 7 Allen Wirfs-Brock" w:date="2012-07-08T14:55:00Z" w:initials="AWB7">
    <w:p w14:paraId="1405D536" w14:textId="77777777" w:rsidR="008E7E56" w:rsidRDefault="008E7E56">
      <w:pPr>
        <w:pStyle w:val="af4"/>
      </w:pPr>
      <w:r>
        <w:rPr>
          <w:rStyle w:val="af3"/>
        </w:rPr>
        <w:annotationRef/>
      </w:r>
      <w:r>
        <w:t>Name changed from toInteger at Marcdh 29 TC39 meeting</w:t>
      </w:r>
    </w:p>
  </w:comment>
  <w:comment w:id="28462" w:author="Rev 7 Allen Wirfs-Brock" w:date="2012-07-08T14:55:00Z" w:initials="AWB7">
    <w:p w14:paraId="3ED12E44" w14:textId="77777777" w:rsidR="008E7E56" w:rsidRDefault="008E7E56">
      <w:pPr>
        <w:pStyle w:val="af4"/>
      </w:pPr>
      <w:r>
        <w:rPr>
          <w:rStyle w:val="af3"/>
        </w:rPr>
        <w:annotationRef/>
      </w:r>
      <w:r>
        <w:t>TODO: need to private algorithm that ordered abnormal completion detection</w:t>
      </w:r>
    </w:p>
  </w:comment>
  <w:comment w:id="28544" w:author="Rev 7 Allen Wirfs-Brock" w:date="2012-07-08T14:55:00Z" w:initials="AWB7">
    <w:p w14:paraId="79E8C2A3" w14:textId="77777777" w:rsidR="008E7E56" w:rsidRDefault="008E7E56" w:rsidP="007B6CF2">
      <w:pPr>
        <w:pStyle w:val="af4"/>
      </w:pPr>
      <w:r>
        <w:rPr>
          <w:rStyle w:val="af3"/>
        </w:rPr>
        <w:annotationRef/>
      </w:r>
      <w:r>
        <w:t>Added at March 29 TC39 meeting</w:t>
      </w:r>
    </w:p>
  </w:comment>
  <w:comment w:id="28555" w:author="Rev 7 Allen Wirfs-Brock" w:date="2012-07-08T14:55:00Z" w:initials="AWB7">
    <w:p w14:paraId="717FE28B" w14:textId="77777777" w:rsidR="008E7E56" w:rsidRDefault="008E7E56">
      <w:pPr>
        <w:pStyle w:val="af4"/>
      </w:pPr>
      <w:r>
        <w:rPr>
          <w:rStyle w:val="af3"/>
        </w:rPr>
        <w:annotationRef/>
      </w:r>
      <w:r>
        <w:t>Unsigned seems most general, signed values could be converted in a previous step.</w:t>
      </w:r>
    </w:p>
  </w:comment>
  <w:comment w:id="28909" w:author="Rev 7 Allen Wirfs-Brock" w:date="2012-07-08T14:55:00Z" w:initials="AWB7">
    <w:p w14:paraId="5222EE19" w14:textId="77777777" w:rsidR="008E7E56" w:rsidRDefault="008E7E56">
      <w:pPr>
        <w:pStyle w:val="af4"/>
      </w:pPr>
      <w:r>
        <w:rPr>
          <w:rStyle w:val="af3"/>
        </w:rPr>
        <w:annotationRef/>
      </w:r>
      <w:r>
        <w:t>Concensus at  March29 TC39 meeting was to drop this function.  See March29 meeting notes</w:t>
      </w:r>
    </w:p>
  </w:comment>
  <w:comment w:id="29005" w:author="Rev 8 Allen Wirfs-Brock" w:date="2012-07-08T14:55:00Z" w:initials="AWB8">
    <w:p w14:paraId="21151BD0" w14:textId="77777777" w:rsidR="008E7E56" w:rsidRDefault="008E7E56">
      <w:pPr>
        <w:pStyle w:val="af4"/>
      </w:pPr>
      <w:r>
        <w:rPr>
          <w:rStyle w:val="af3"/>
        </w:rPr>
        <w:annotationRef/>
      </w:r>
      <w:r>
        <w:t>Need a reference</w:t>
      </w:r>
    </w:p>
  </w:comment>
  <w:comment w:id="29651" w:author="Rev 7 Allen Wirfs-Brock" w:date="2012-07-08T14:55:00Z" w:initials="AWB7">
    <w:p w14:paraId="41D8AF2A" w14:textId="77777777" w:rsidR="008E7E56" w:rsidRDefault="008E7E56">
      <w:pPr>
        <w:pStyle w:val="af4"/>
      </w:pPr>
      <w:r>
        <w:rPr>
          <w:rStyle w:val="af3"/>
        </w:rPr>
        <w:annotationRef/>
      </w:r>
      <w:r>
        <w:t>Needs an algorithm</w:t>
      </w:r>
    </w:p>
  </w:comment>
  <w:comment w:id="30250" w:author="Allen Wirfs-Brock" w:date="2012-07-08T14:55:00Z" w:initials="AW">
    <w:p w14:paraId="30C4A55E" w14:textId="77777777" w:rsidR="008E7E56" w:rsidRDefault="008E7E56">
      <w:pPr>
        <w:pStyle w:val="af4"/>
      </w:pPr>
      <w:r>
        <w:rPr>
          <w:rStyle w:val="af3"/>
        </w:rPr>
        <w:annotationRef/>
      </w:r>
      <w:r>
        <w:t>Need to add new material that is not in previous verions of annex B</w:t>
      </w:r>
    </w:p>
  </w:comment>
  <w:comment w:id="30913" w:author="Allen Wirfs-Brock" w:date="2012-07-08T14:55:00Z" w:initials="AWB">
    <w:p w14:paraId="0308C917" w14:textId="77777777" w:rsidR="008E7E56" w:rsidRDefault="008E7E56">
      <w:pPr>
        <w:pStyle w:val="af4"/>
      </w:pPr>
      <w:r>
        <w:rPr>
          <w:rStyle w:val="af3"/>
        </w:rPr>
        <w:annotationRef/>
      </w:r>
      <w:r>
        <w:t>The section and algorithm reference in this draft are based upon the ES5.1 spec.  When the corresponding sections of this document are stable, this section will need to be updated.</w:t>
      </w:r>
    </w:p>
  </w:comment>
  <w:comment w:id="30914" w:author="Rev 8 Allen Wirfs-Brock" w:date="2012-07-08T14:55:00Z" w:initials="AWB8">
    <w:p w14:paraId="031724D7" w14:textId="77777777" w:rsidR="008E7E56" w:rsidRDefault="008E7E56">
      <w:pPr>
        <w:pStyle w:val="af4"/>
      </w:pPr>
      <w:r>
        <w:rPr>
          <w:rStyle w:val="af3"/>
        </w:rPr>
        <w:annotationRef/>
      </w:r>
      <w:r>
        <w:t xml:space="preserve">This materal is going to be made mandatory and integrated into the main body of the spec. </w:t>
      </w:r>
    </w:p>
  </w:comment>
  <w:comment w:id="30945" w:author="Allen Wirfs-Brock" w:date="2012-07-08T14:55:00Z" w:initials="AWB">
    <w:p w14:paraId="29ED0967" w14:textId="77777777" w:rsidR="008E7E56" w:rsidRDefault="008E7E56">
      <w:pPr>
        <w:pStyle w:val="af4"/>
      </w:pPr>
      <w:r>
        <w:rPr>
          <w:rStyle w:val="af3"/>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31044" w:author="Allen Wirfs-Brock" w:date="2012-07-08T14:55:00Z" w:initials="AWB">
    <w:p w14:paraId="058E6EDC" w14:textId="77777777" w:rsidR="008E7E56" w:rsidRDefault="008E7E56">
      <w:pPr>
        <w:pStyle w:val="af4"/>
      </w:pPr>
      <w:r>
        <w:rPr>
          <w:rStyle w:val="af3"/>
        </w:rPr>
        <w:annotationRef/>
      </w:r>
      <w:r>
        <w:t>Note that Object.defineOwnPropewrty(obj,’__proto__’, desc) nor any other call of [[DefineOwnProperty]] does not modify [[Prototype]].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263936A" w14:textId="77777777" w:rsidR="00652F87" w:rsidRDefault="00652F87">
      <w:r>
        <w:separator/>
      </w:r>
    </w:p>
  </w:endnote>
  <w:endnote w:type="continuationSeparator" w:id="0">
    <w:p w14:paraId="40070FEF" w14:textId="77777777" w:rsidR="00652F87" w:rsidRDefault="00652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8E7E56" w:rsidRPr="00FF543D" w14:paraId="1E2C2DA5" w14:textId="77777777" w:rsidTr="002F0FA8">
      <w:trPr>
        <w:cantSplit/>
        <w:jc w:val="center"/>
      </w:trPr>
      <w:tc>
        <w:tcPr>
          <w:tcW w:w="1134" w:type="dxa"/>
          <w:vAlign w:val="bottom"/>
        </w:tcPr>
        <w:p w14:paraId="1223BF60" w14:textId="77777777" w:rsidR="008E7E56" w:rsidRPr="00FF543D" w:rsidRDefault="008E7E56" w:rsidP="0026283E">
          <w:pPr>
            <w:pStyle w:val="aff"/>
            <w:spacing w:line="240" w:lineRule="atLeast"/>
            <w:jc w:val="left"/>
            <w:rPr>
              <w:sz w:val="22"/>
              <w:szCs w:val="22"/>
            </w:rP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5pt;height:35.35pt">
                <v:imagedata r:id="rId1" o:title="Logo0052b"/>
              </v:shape>
            </w:pict>
          </w:r>
        </w:p>
      </w:tc>
      <w:tc>
        <w:tcPr>
          <w:tcW w:w="8618" w:type="dxa"/>
          <w:gridSpan w:val="3"/>
          <w:vAlign w:val="bottom"/>
        </w:tcPr>
        <w:p w14:paraId="007185F1" w14:textId="77777777" w:rsidR="008E7E56" w:rsidRPr="00FF543D" w:rsidRDefault="008E7E56" w:rsidP="0026283E">
          <w:pPr>
            <w:pStyle w:val="aff"/>
            <w:spacing w:line="240" w:lineRule="atLeast"/>
            <w:jc w:val="left"/>
            <w:rPr>
              <w:sz w:val="22"/>
              <w:szCs w:val="22"/>
            </w:rPr>
          </w:pPr>
          <w:r w:rsidRPr="00FF543D">
            <w:rPr>
              <w:rFonts w:cs="Arial"/>
              <w:b/>
              <w:sz w:val="22"/>
              <w:szCs w:val="22"/>
            </w:rPr>
            <w:t>COPYRIGHT PROTECTED DOCUMENT</w:t>
          </w:r>
        </w:p>
      </w:tc>
    </w:tr>
    <w:tr w:rsidR="008E7E56" w14:paraId="1307CBDD" w14:textId="77777777" w:rsidTr="002F0FA8">
      <w:trPr>
        <w:cantSplit/>
        <w:jc w:val="center"/>
      </w:trPr>
      <w:tc>
        <w:tcPr>
          <w:tcW w:w="3402" w:type="dxa"/>
          <w:gridSpan w:val="2"/>
        </w:tcPr>
        <w:p w14:paraId="1FDFC42C" w14:textId="77777777" w:rsidR="008E7E56" w:rsidRDefault="008E7E56">
          <w:pPr>
            <w:pStyle w:val="aff"/>
            <w:spacing w:before="540"/>
          </w:pPr>
        </w:p>
      </w:tc>
      <w:tc>
        <w:tcPr>
          <w:tcW w:w="2948" w:type="dxa"/>
        </w:tcPr>
        <w:p w14:paraId="667597EC" w14:textId="77777777" w:rsidR="008E7E56" w:rsidRDefault="008E7E56">
          <w:pPr>
            <w:pStyle w:val="aff"/>
            <w:spacing w:before="540"/>
            <w:jc w:val="center"/>
            <w:rPr>
              <w:b/>
              <w:sz w:val="16"/>
            </w:rPr>
          </w:pPr>
        </w:p>
      </w:tc>
      <w:tc>
        <w:tcPr>
          <w:tcW w:w="3402" w:type="dxa"/>
        </w:tcPr>
        <w:p w14:paraId="48522950" w14:textId="77777777" w:rsidR="008E7E56" w:rsidRDefault="008E7E56" w:rsidP="001C60FC">
          <w:pPr>
            <w:pStyle w:val="aff"/>
            <w:spacing w:before="540"/>
            <w:jc w:val="right"/>
            <w:rPr>
              <w:sz w:val="16"/>
            </w:rPr>
          </w:pPr>
          <w:r>
            <w:rPr>
              <w:sz w:val="16"/>
            </w:rPr>
            <w:t>© Ecma International 2012</w:t>
          </w:r>
        </w:p>
      </w:tc>
    </w:tr>
  </w:tbl>
  <w:p w14:paraId="2D24A30B" w14:textId="77777777" w:rsidR="008E7E56" w:rsidRDefault="008E7E56">
    <w:pPr>
      <w:pStyle w:val="aff"/>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Change w:id="31678" w:author="Rev 6 Allen Wirfs-Brock" w:date="2012-02-23T16:42:00Z">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PrChange>
    </w:tblPr>
    <w:tblGrid>
      <w:gridCol w:w="9781"/>
      <w:tblGridChange w:id="31679">
        <w:tblGrid>
          <w:gridCol w:w="9781"/>
        </w:tblGrid>
      </w:tblGridChange>
    </w:tblGrid>
    <w:tr w:rsidR="008E7E56" w14:paraId="2C88D44B" w14:textId="77777777" w:rsidTr="00550FEB">
      <w:trPr>
        <w:trHeight w:val="1600"/>
        <w:jc w:val="center"/>
        <w:trPrChange w:id="31680" w:author="Rev 6 Allen Wirfs-Brock" w:date="2012-02-23T16:42:00Z">
          <w:trPr>
            <w:trHeight w:hRule="exact" w:val="1600"/>
            <w:jc w:val="center"/>
          </w:trPr>
        </w:trPrChange>
      </w:trPr>
      <w:tc>
        <w:tcPr>
          <w:tcW w:w="9781" w:type="dxa"/>
          <w:vAlign w:val="bottom"/>
          <w:tcPrChange w:id="31681" w:author="Rev 6 Allen Wirfs-Brock" w:date="2012-02-23T16:42:00Z">
            <w:tcPr>
              <w:tcW w:w="9781" w:type="dxa"/>
              <w:vAlign w:val="bottom"/>
            </w:tcPr>
          </w:tcPrChange>
        </w:tcPr>
        <w:p w14:paraId="291F3033" w14:textId="77777777" w:rsidR="008E7E56" w:rsidRDefault="008E7E56" w:rsidP="00DB15F0">
          <w:pPr>
            <w:pStyle w:val="aff"/>
            <w:spacing w:before="500" w:line="210" w:lineRule="exact"/>
            <w:jc w:val="left"/>
            <w:rPr>
              <w:sz w:val="16"/>
            </w:rPr>
          </w:pPr>
          <w:r>
            <w:rPr>
              <w:sz w:val="16"/>
            </w:rPr>
            <w:t>© Ecma International 2012</w:t>
          </w:r>
        </w:p>
      </w:tc>
    </w:tr>
  </w:tbl>
  <w:p w14:paraId="18450AD4" w14:textId="77777777" w:rsidR="008E7E56" w:rsidRDefault="008E7E56">
    <w:pPr>
      <w:pStyle w:val="aff"/>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Change w:id="31682"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3402"/>
      <w:gridCol w:w="2948"/>
      <w:gridCol w:w="3402"/>
      <w:tblGridChange w:id="31683">
        <w:tblGrid>
          <w:gridCol w:w="3402"/>
          <w:gridCol w:w="2948"/>
          <w:gridCol w:w="3402"/>
        </w:tblGrid>
      </w:tblGridChange>
    </w:tblGrid>
    <w:tr w:rsidR="008E7E56" w14:paraId="357F79AD" w14:textId="77777777" w:rsidTr="00550FEB">
      <w:trPr>
        <w:cantSplit/>
        <w:jc w:val="center"/>
        <w:trPrChange w:id="31684" w:author="Rev 6 Allen Wirfs-Brock" w:date="2012-02-23T16:42:00Z">
          <w:trPr>
            <w:cantSplit/>
            <w:jc w:val="center"/>
          </w:trPr>
        </w:trPrChange>
      </w:trPr>
      <w:tc>
        <w:tcPr>
          <w:tcW w:w="3402" w:type="dxa"/>
          <w:tcPrChange w:id="31685" w:author="Rev 6 Allen Wirfs-Brock" w:date="2012-02-23T16:42:00Z">
            <w:tcPr>
              <w:tcW w:w="3402" w:type="dxa"/>
            </w:tcPr>
          </w:tcPrChange>
        </w:tcPr>
        <w:p w14:paraId="12D04CE0" w14:textId="77777777" w:rsidR="008E7E56" w:rsidRDefault="008E7E56" w:rsidP="00E17A0F">
          <w:pPr>
            <w:pStyle w:val="aff"/>
            <w:spacing w:before="540"/>
            <w:rPr>
              <w:b/>
              <w:sz w:val="16"/>
            </w:rPr>
          </w:pPr>
          <w:r>
            <w:rPr>
              <w:sz w:val="16"/>
            </w:rPr>
            <w:t>© Ecma International 2009 – All rights reserved</w:t>
          </w:r>
        </w:p>
      </w:tc>
      <w:tc>
        <w:tcPr>
          <w:tcW w:w="2948" w:type="dxa"/>
          <w:tcPrChange w:id="31686" w:author="Rev 6 Allen Wirfs-Brock" w:date="2012-02-23T16:42:00Z">
            <w:tcPr>
              <w:tcW w:w="2948" w:type="dxa"/>
            </w:tcPr>
          </w:tcPrChange>
        </w:tcPr>
        <w:p w14:paraId="5C21F707" w14:textId="77777777" w:rsidR="008E7E56" w:rsidRDefault="008E7E56" w:rsidP="00876F1B">
          <w:pPr>
            <w:pStyle w:val="aff"/>
            <w:spacing w:before="540"/>
            <w:jc w:val="center"/>
            <w:rPr>
              <w:b/>
              <w:sz w:val="22"/>
            </w:rPr>
          </w:pPr>
        </w:p>
      </w:tc>
      <w:tc>
        <w:tcPr>
          <w:tcW w:w="3402" w:type="dxa"/>
          <w:tcPrChange w:id="31687" w:author="Rev 6 Allen Wirfs-Brock" w:date="2012-02-23T16:42:00Z">
            <w:tcPr>
              <w:tcW w:w="3402" w:type="dxa"/>
            </w:tcPr>
          </w:tcPrChange>
        </w:tcPr>
        <w:p w14:paraId="1E0EB697" w14:textId="77777777" w:rsidR="008E7E56" w:rsidRDefault="008E7E56" w:rsidP="00876F1B">
          <w:pPr>
            <w:pStyle w:val="aff"/>
            <w:spacing w:before="540"/>
            <w:jc w:val="right"/>
            <w:rPr>
              <w:b/>
              <w:sz w:val="22"/>
            </w:rPr>
          </w:pPr>
        </w:p>
      </w:tc>
    </w:tr>
  </w:tbl>
  <w:p w14:paraId="766BABE0" w14:textId="77777777" w:rsidR="008E7E56" w:rsidRPr="003E745B" w:rsidRDefault="008E7E56" w:rsidP="003E745B">
    <w:pPr>
      <w:pStyle w:val="aff"/>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Change w:id="13"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2211"/>
      <w:gridCol w:w="2211"/>
      <w:gridCol w:w="2211"/>
      <w:tblGridChange w:id="14">
        <w:tblGrid>
          <w:gridCol w:w="2211"/>
          <w:gridCol w:w="2211"/>
          <w:gridCol w:w="2211"/>
        </w:tblGrid>
      </w:tblGridChange>
    </w:tblGrid>
    <w:tr w:rsidR="008E7E56" w14:paraId="59CD5C98" w14:textId="77777777" w:rsidTr="00550FEB">
      <w:trPr>
        <w:cantSplit/>
        <w:trHeight w:val="760"/>
        <w:trPrChange w:id="15" w:author="Rev 6 Allen Wirfs-Brock" w:date="2012-02-23T16:42:00Z">
          <w:trPr>
            <w:cantSplit/>
            <w:trHeight w:hRule="exact" w:val="760"/>
          </w:trPr>
        </w:trPrChange>
      </w:trPr>
      <w:tc>
        <w:tcPr>
          <w:tcW w:w="2211" w:type="dxa"/>
          <w:tcPrChange w:id="16" w:author="Rev 6 Allen Wirfs-Brock" w:date="2012-02-23T16:42:00Z">
            <w:tcPr>
              <w:tcW w:w="2211" w:type="dxa"/>
            </w:tcPr>
          </w:tcPrChange>
        </w:tcPr>
        <w:p w14:paraId="32041A4D" w14:textId="77777777" w:rsidR="008E7E56" w:rsidRDefault="008E7E56">
          <w:pPr>
            <w:pStyle w:val="aff"/>
            <w:spacing w:line="230" w:lineRule="exact"/>
          </w:pPr>
        </w:p>
      </w:tc>
      <w:tc>
        <w:tcPr>
          <w:tcW w:w="2211" w:type="dxa"/>
          <w:tcPrChange w:id="17" w:author="Rev 6 Allen Wirfs-Brock" w:date="2012-02-23T16:42:00Z">
            <w:tcPr>
              <w:tcW w:w="2211" w:type="dxa"/>
            </w:tcPr>
          </w:tcPrChange>
        </w:tcPr>
        <w:p w14:paraId="6271D8F5" w14:textId="77777777" w:rsidR="008E7E56" w:rsidRPr="00550FEB" w:rsidRDefault="008E7E56">
          <w:pPr>
            <w:pStyle w:val="aff"/>
            <w:spacing w:line="230" w:lineRule="exact"/>
            <w:jc w:val="center"/>
            <w:rPr>
              <w:caps/>
              <w:rPrChange w:id="18" w:author="Rev 6 Allen Wirfs-Brock" w:date="2012-02-23T16:42:00Z">
                <w:rPr>
                  <w:smallCaps/>
                </w:rPr>
              </w:rPrChange>
            </w:rPr>
          </w:pPr>
        </w:p>
      </w:tc>
      <w:tc>
        <w:tcPr>
          <w:tcW w:w="2211" w:type="dxa"/>
          <w:tcPrChange w:id="19" w:author="Rev 6 Allen Wirfs-Brock" w:date="2012-02-23T16:42:00Z">
            <w:tcPr>
              <w:tcW w:w="2211" w:type="dxa"/>
            </w:tcPr>
          </w:tcPrChange>
        </w:tcPr>
        <w:p w14:paraId="449D18CD" w14:textId="77777777" w:rsidR="008E7E56" w:rsidRPr="00550FEB" w:rsidRDefault="008E7E56">
          <w:pPr>
            <w:pStyle w:val="aff"/>
            <w:spacing w:before="540" w:line="230" w:lineRule="exact"/>
            <w:jc w:val="right"/>
            <w:rPr>
              <w:caps/>
              <w:rPrChange w:id="20" w:author="Rev 6 Allen Wirfs-Brock" w:date="2012-02-23T16:42:00Z">
                <w:rPr>
                  <w:smallCaps/>
                </w:rPr>
              </w:rPrChange>
            </w:rPr>
          </w:pPr>
          <w:r>
            <w:fldChar w:fldCharType="begin"/>
          </w:r>
          <w:r>
            <w:instrText>PAGE \* ROMAN</w:instrText>
          </w:r>
          <w:r>
            <w:fldChar w:fldCharType="separate"/>
          </w:r>
          <w:r>
            <w:rPr>
              <w:noProof/>
            </w:rPr>
            <w:t>III</w:t>
          </w:r>
          <w:r>
            <w:fldChar w:fldCharType="end"/>
          </w:r>
        </w:p>
      </w:tc>
    </w:tr>
  </w:tbl>
  <w:p w14:paraId="3666112E" w14:textId="77777777" w:rsidR="008E7E56" w:rsidRDefault="008E7E56">
    <w:pPr>
      <w:pStyle w:val="aff"/>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8E7E56" w14:paraId="5D350768" w14:textId="77777777" w:rsidTr="002F0FA8">
      <w:trPr>
        <w:cantSplit/>
      </w:trPr>
      <w:tc>
        <w:tcPr>
          <w:tcW w:w="2914" w:type="dxa"/>
          <w:vMerge w:val="restart"/>
        </w:tcPr>
        <w:p w14:paraId="16D4463E" w14:textId="77777777" w:rsidR="008E7E56" w:rsidRDefault="008E7E56">
          <w:pPr>
            <w:pStyle w:val="aff"/>
            <w:spacing w:before="80" w:line="150" w:lineRule="exact"/>
            <w:rPr>
              <w:caps/>
              <w:sz w:val="12"/>
            </w:rPr>
          </w:pPr>
        </w:p>
      </w:tc>
      <w:tc>
        <w:tcPr>
          <w:tcW w:w="454" w:type="dxa"/>
          <w:vMerge w:val="restart"/>
        </w:tcPr>
        <w:p w14:paraId="68976FBE" w14:textId="77777777" w:rsidR="008E7E56" w:rsidRDefault="008E7E56">
          <w:pPr>
            <w:pStyle w:val="aff"/>
            <w:spacing w:line="240" w:lineRule="auto"/>
            <w:rPr>
              <w:sz w:val="18"/>
            </w:rPr>
          </w:pPr>
        </w:p>
      </w:tc>
      <w:tc>
        <w:tcPr>
          <w:tcW w:w="6384" w:type="dxa"/>
          <w:gridSpan w:val="2"/>
        </w:tcPr>
        <w:p w14:paraId="14A6C735" w14:textId="77777777" w:rsidR="008E7E56" w:rsidRDefault="008E7E56">
          <w:pPr>
            <w:pStyle w:val="aff"/>
            <w:spacing w:before="60" w:line="710" w:lineRule="exact"/>
            <w:jc w:val="left"/>
            <w:rPr>
              <w:spacing w:val="38"/>
            </w:rPr>
          </w:pPr>
        </w:p>
      </w:tc>
    </w:tr>
    <w:tr w:rsidR="008E7E56" w14:paraId="106A1BF9" w14:textId="77777777" w:rsidTr="002F0FA8">
      <w:trPr>
        <w:cantSplit/>
      </w:trPr>
      <w:tc>
        <w:tcPr>
          <w:tcW w:w="2914" w:type="dxa"/>
          <w:vMerge/>
        </w:tcPr>
        <w:p w14:paraId="566A01BD" w14:textId="77777777" w:rsidR="008E7E56" w:rsidRDefault="008E7E56">
          <w:pPr>
            <w:pStyle w:val="aff"/>
            <w:spacing w:line="240" w:lineRule="auto"/>
            <w:rPr>
              <w:caps/>
              <w:sz w:val="12"/>
            </w:rPr>
          </w:pPr>
        </w:p>
      </w:tc>
      <w:tc>
        <w:tcPr>
          <w:tcW w:w="454" w:type="dxa"/>
          <w:vMerge/>
        </w:tcPr>
        <w:p w14:paraId="3BD18B26" w14:textId="77777777" w:rsidR="008E7E56" w:rsidRDefault="008E7E56">
          <w:pPr>
            <w:pStyle w:val="aff"/>
            <w:spacing w:line="240" w:lineRule="auto"/>
            <w:rPr>
              <w:sz w:val="18"/>
            </w:rPr>
          </w:pPr>
        </w:p>
      </w:tc>
      <w:tc>
        <w:tcPr>
          <w:tcW w:w="6384" w:type="dxa"/>
          <w:gridSpan w:val="2"/>
        </w:tcPr>
        <w:p w14:paraId="70D40253" w14:textId="77777777" w:rsidR="008E7E56" w:rsidRDefault="008E7E56">
          <w:pPr>
            <w:pStyle w:val="aff"/>
            <w:spacing w:line="240" w:lineRule="auto"/>
            <w:jc w:val="right"/>
            <w:rPr>
              <w:sz w:val="18"/>
            </w:rPr>
          </w:pPr>
        </w:p>
      </w:tc>
    </w:tr>
    <w:tr w:rsidR="008E7E56" w14:paraId="658ACACA" w14:textId="77777777" w:rsidTr="002F0FA8">
      <w:trPr>
        <w:cantSplit/>
        <w:trHeight w:hRule="exact" w:val="1600"/>
      </w:trPr>
      <w:tc>
        <w:tcPr>
          <w:tcW w:w="2914" w:type="dxa"/>
          <w:vMerge/>
        </w:tcPr>
        <w:p w14:paraId="51BFCFA3" w14:textId="77777777" w:rsidR="008E7E56" w:rsidRDefault="008E7E56">
          <w:pPr>
            <w:pStyle w:val="aff"/>
            <w:spacing w:line="150" w:lineRule="exact"/>
            <w:rPr>
              <w:caps/>
              <w:sz w:val="12"/>
            </w:rPr>
          </w:pPr>
        </w:p>
      </w:tc>
      <w:tc>
        <w:tcPr>
          <w:tcW w:w="454" w:type="dxa"/>
          <w:vMerge/>
        </w:tcPr>
        <w:p w14:paraId="468D7230" w14:textId="77777777" w:rsidR="008E7E56" w:rsidRDefault="008E7E56">
          <w:pPr>
            <w:pStyle w:val="aff"/>
            <w:rPr>
              <w:sz w:val="18"/>
            </w:rPr>
          </w:pPr>
        </w:p>
      </w:tc>
      <w:tc>
        <w:tcPr>
          <w:tcW w:w="3402" w:type="dxa"/>
          <w:tcBorders>
            <w:top w:val="triple" w:sz="6" w:space="0" w:color="auto"/>
          </w:tcBorders>
          <w:vAlign w:val="bottom"/>
        </w:tcPr>
        <w:p w14:paraId="3B626A56" w14:textId="77777777" w:rsidR="008E7E56" w:rsidRDefault="008E7E56">
          <w:pPr>
            <w:pStyle w:val="aff"/>
            <w:spacing w:line="240" w:lineRule="auto"/>
            <w:jc w:val="left"/>
            <w:rPr>
              <w:sz w:val="18"/>
            </w:rPr>
          </w:pPr>
        </w:p>
      </w:tc>
      <w:tc>
        <w:tcPr>
          <w:tcW w:w="2982" w:type="dxa"/>
          <w:tcBorders>
            <w:top w:val="triple" w:sz="6" w:space="0" w:color="auto"/>
          </w:tcBorders>
          <w:vAlign w:val="bottom"/>
        </w:tcPr>
        <w:p w14:paraId="49964959" w14:textId="77777777" w:rsidR="008E7E56" w:rsidRDefault="008E7E56">
          <w:pPr>
            <w:pStyle w:val="aff"/>
            <w:spacing w:line="210" w:lineRule="exact"/>
            <w:jc w:val="right"/>
            <w:rPr>
              <w:sz w:val="18"/>
            </w:rPr>
          </w:pPr>
          <w:r>
            <w:rPr>
              <w:sz w:val="18"/>
            </w:rPr>
            <w:t>Reference number</w:t>
          </w:r>
        </w:p>
        <w:p w14:paraId="2588A896" w14:textId="77777777" w:rsidR="008E7E56" w:rsidRDefault="008E7E56">
          <w:pPr>
            <w:pStyle w:val="aff"/>
            <w:spacing w:line="210" w:lineRule="exact"/>
            <w:jc w:val="right"/>
            <w:rPr>
              <w:position w:val="2"/>
              <w:sz w:val="18"/>
            </w:rPr>
          </w:pPr>
          <w:r>
            <w:rPr>
              <w:sz w:val="18"/>
            </w:rPr>
            <w:t>ECMA-123:2009</w:t>
          </w:r>
        </w:p>
        <w:p w14:paraId="06B84063" w14:textId="77777777" w:rsidR="008E7E56" w:rsidRDefault="008E7E56" w:rsidP="00E17A0F">
          <w:pPr>
            <w:pStyle w:val="aff"/>
            <w:spacing w:before="600" w:line="210" w:lineRule="exact"/>
            <w:jc w:val="right"/>
            <w:rPr>
              <w:sz w:val="18"/>
            </w:rPr>
          </w:pPr>
          <w:r>
            <w:rPr>
              <w:position w:val="2"/>
              <w:sz w:val="16"/>
            </w:rPr>
            <w:t>©</w:t>
          </w:r>
          <w:r>
            <w:rPr>
              <w:sz w:val="18"/>
            </w:rPr>
            <w:t> Ecma International 2009</w:t>
          </w:r>
        </w:p>
      </w:tc>
    </w:tr>
  </w:tbl>
  <w:p w14:paraId="18928366" w14:textId="77777777" w:rsidR="008E7E56" w:rsidRDefault="008E7E56">
    <w:pPr>
      <w:pStyle w:val="aff"/>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E7E56" w14:paraId="66C6BF7F" w14:textId="77777777" w:rsidTr="002F0FA8">
      <w:trPr>
        <w:cantSplit/>
        <w:jc w:val="center"/>
      </w:trPr>
      <w:tc>
        <w:tcPr>
          <w:tcW w:w="3402" w:type="dxa"/>
        </w:tcPr>
        <w:p w14:paraId="1B16BB5E" w14:textId="77777777" w:rsidR="008E7E56" w:rsidRDefault="008E7E56" w:rsidP="00876F1B">
          <w:pPr>
            <w:pStyle w:val="aff"/>
            <w:spacing w:before="540"/>
          </w:pPr>
          <w:r>
            <w:fldChar w:fldCharType="begin"/>
          </w:r>
          <w:r>
            <w:instrText xml:space="preserve">\PAGE \* ROMAN \* LOWER \* CHARFORMAT </w:instrText>
          </w:r>
          <w:r>
            <w:fldChar w:fldCharType="separate"/>
          </w:r>
          <w:r w:rsidR="00592DDF">
            <w:rPr>
              <w:noProof/>
            </w:rPr>
            <w:t>viii</w:t>
          </w:r>
          <w:r>
            <w:fldChar w:fldCharType="end"/>
          </w:r>
        </w:p>
      </w:tc>
      <w:tc>
        <w:tcPr>
          <w:tcW w:w="2948" w:type="dxa"/>
        </w:tcPr>
        <w:p w14:paraId="521ED4B9" w14:textId="77777777" w:rsidR="008E7E56" w:rsidRDefault="008E7E56" w:rsidP="00876F1B">
          <w:pPr>
            <w:pStyle w:val="aff"/>
            <w:spacing w:before="540"/>
            <w:jc w:val="center"/>
            <w:rPr>
              <w:b/>
              <w:sz w:val="16"/>
            </w:rPr>
          </w:pPr>
        </w:p>
      </w:tc>
      <w:tc>
        <w:tcPr>
          <w:tcW w:w="3402" w:type="dxa"/>
        </w:tcPr>
        <w:p w14:paraId="03D3934E" w14:textId="77777777" w:rsidR="008E7E56" w:rsidRDefault="008E7E56" w:rsidP="001C60FC">
          <w:pPr>
            <w:pStyle w:val="aff"/>
            <w:spacing w:before="540"/>
            <w:jc w:val="right"/>
            <w:rPr>
              <w:sz w:val="16"/>
            </w:rPr>
          </w:pPr>
          <w:r>
            <w:rPr>
              <w:sz w:val="16"/>
            </w:rPr>
            <w:t>© Ecma International 2012</w:t>
          </w:r>
        </w:p>
      </w:tc>
    </w:tr>
  </w:tbl>
  <w:p w14:paraId="71AD52C3" w14:textId="77777777" w:rsidR="008E7E56" w:rsidRPr="003E745B" w:rsidRDefault="008E7E56" w:rsidP="003E745B">
    <w:pPr>
      <w:pStyle w:val="aff"/>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E7E56" w14:paraId="45711FA4" w14:textId="77777777" w:rsidTr="002F0FA8">
      <w:trPr>
        <w:cantSplit/>
        <w:jc w:val="center"/>
      </w:trPr>
      <w:tc>
        <w:tcPr>
          <w:tcW w:w="3402" w:type="dxa"/>
        </w:tcPr>
        <w:p w14:paraId="1DEE6332" w14:textId="77777777" w:rsidR="008E7E56" w:rsidRDefault="008E7E56" w:rsidP="00DB15F0">
          <w:pPr>
            <w:pStyle w:val="aff"/>
            <w:spacing w:before="540"/>
            <w:rPr>
              <w:b/>
              <w:sz w:val="16"/>
            </w:rPr>
          </w:pPr>
          <w:r>
            <w:rPr>
              <w:sz w:val="16"/>
            </w:rPr>
            <w:t>© Ecma International 2012</w:t>
          </w:r>
        </w:p>
      </w:tc>
      <w:tc>
        <w:tcPr>
          <w:tcW w:w="2948" w:type="dxa"/>
        </w:tcPr>
        <w:p w14:paraId="5D604988" w14:textId="77777777" w:rsidR="008E7E56" w:rsidRDefault="008E7E56" w:rsidP="00876F1B">
          <w:pPr>
            <w:pStyle w:val="aff"/>
            <w:spacing w:before="540"/>
            <w:jc w:val="center"/>
            <w:rPr>
              <w:b/>
            </w:rPr>
          </w:pPr>
        </w:p>
      </w:tc>
      <w:tc>
        <w:tcPr>
          <w:tcW w:w="3402" w:type="dxa"/>
        </w:tcPr>
        <w:p w14:paraId="51F1D47A" w14:textId="77777777" w:rsidR="008E7E56" w:rsidRDefault="008E7E56" w:rsidP="00876F1B">
          <w:pPr>
            <w:pStyle w:val="aff"/>
            <w:spacing w:before="540"/>
            <w:jc w:val="right"/>
          </w:pPr>
          <w:r>
            <w:fldChar w:fldCharType="begin"/>
          </w:r>
          <w:r>
            <w:instrText xml:space="preserve">\PAGE \* ROMAN \* LOWER \* CHARFORMAT </w:instrText>
          </w:r>
          <w:r>
            <w:fldChar w:fldCharType="separate"/>
          </w:r>
          <w:r w:rsidR="00592DDF">
            <w:rPr>
              <w:noProof/>
            </w:rPr>
            <w:t>ix</w:t>
          </w:r>
          <w:r>
            <w:fldChar w:fldCharType="end"/>
          </w:r>
        </w:p>
      </w:tc>
    </w:tr>
  </w:tbl>
  <w:p w14:paraId="1FD7AFD2" w14:textId="77777777" w:rsidR="008E7E56" w:rsidRPr="003E745B" w:rsidRDefault="008E7E56" w:rsidP="003E745B">
    <w:pPr>
      <w:pStyle w:val="aff"/>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Change w:id="29"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4876"/>
      <w:gridCol w:w="4876"/>
      <w:tblGridChange w:id="30">
        <w:tblGrid>
          <w:gridCol w:w="4876"/>
          <w:gridCol w:w="4876"/>
        </w:tblGrid>
      </w:tblGridChange>
    </w:tblGrid>
    <w:tr w:rsidR="008E7E56" w14:paraId="1A2B319D" w14:textId="77777777" w:rsidTr="00550FEB">
      <w:trPr>
        <w:cantSplit/>
        <w:jc w:val="center"/>
        <w:trPrChange w:id="31" w:author="Rev 6 Allen Wirfs-Brock" w:date="2012-02-23T16:42:00Z">
          <w:trPr>
            <w:cantSplit/>
            <w:jc w:val="center"/>
          </w:trPr>
        </w:trPrChange>
      </w:trPr>
      <w:tc>
        <w:tcPr>
          <w:tcW w:w="4876" w:type="dxa"/>
          <w:tcPrChange w:id="32" w:author="Rev 6 Allen Wirfs-Brock" w:date="2012-02-23T16:42:00Z">
            <w:tcPr>
              <w:tcW w:w="4876" w:type="dxa"/>
            </w:tcPr>
          </w:tcPrChange>
        </w:tcPr>
        <w:p w14:paraId="7D3FA819" w14:textId="77777777" w:rsidR="008E7E56" w:rsidRDefault="008E7E56">
          <w:pPr>
            <w:pStyle w:val="aff"/>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Change w:id="33" w:author="Rev 6 Allen Wirfs-Brock" w:date="2012-02-23T16:42:00Z">
            <w:tcPr>
              <w:tcW w:w="4876" w:type="dxa"/>
            </w:tcPr>
          </w:tcPrChange>
        </w:tcPr>
        <w:p w14:paraId="0E20C4D1" w14:textId="77777777" w:rsidR="008E7E56" w:rsidRDefault="008E7E56">
          <w:pPr>
            <w:pStyle w:val="aff"/>
            <w:spacing w:before="540"/>
            <w:jc w:val="right"/>
            <w:rPr>
              <w:sz w:val="16"/>
            </w:rPr>
          </w:pPr>
          <w:r>
            <w:rPr>
              <w:sz w:val="16"/>
            </w:rPr>
            <w:fldChar w:fldCharType="begin"/>
          </w:r>
          <w:r>
            <w:rPr>
              <w:sz w:val="16"/>
            </w:rPr>
            <w:instrText xml:space="preserve"> REF DDOrganization \* CHARFORMAT   </w:instrText>
          </w:r>
          <w:r>
            <w:rPr>
              <w:sz w:val="16"/>
            </w:rPr>
            <w:fldChar w:fldCharType="separate"/>
          </w:r>
          <w:ins w:id="34" w:author="Rev 8 Allen Wirfs-Brock" w:date="2012-06-15T19:42:00Z">
            <w:r>
              <w:rPr>
                <w:b/>
                <w:bCs/>
                <w:sz w:val="16"/>
                <w:lang w:val="en-US"/>
              </w:rPr>
              <w:t>Error! Reference source not found.</w:t>
            </w:r>
          </w:ins>
          <w:ins w:id="35" w:author="Rev 7 Allen Wirfs-Brock" w:date="2012-05-04T15:21:00Z">
            <w:del w:id="36" w:author="Rev 8 Allen Wirfs-Brock" w:date="2012-06-15T15:41:00Z">
              <w:r w:rsidDel="0099079E">
                <w:rPr>
                  <w:b/>
                  <w:bCs/>
                  <w:sz w:val="16"/>
                  <w:lang w:val="en-US"/>
                </w:rPr>
                <w:delText>Error! Reference source not found.</w:delText>
              </w:r>
            </w:del>
          </w:ins>
          <w:ins w:id="37" w:author="Allen Wirfs-Brock" w:date="2012-02-09T15:53:00Z">
            <w:del w:id="38" w:author="Rev 8 Allen Wirfs-Brock" w:date="2012-06-15T15:41:00Z">
              <w:r w:rsidDel="0099079E">
                <w:rPr>
                  <w:b/>
                  <w:bCs/>
                  <w:sz w:val="16"/>
                  <w:lang w:val="en-US"/>
                </w:rPr>
                <w:delText>Error! Reference source not found.</w:delText>
              </w:r>
            </w:del>
          </w:ins>
          <w:ins w:id="39" w:author="Rev 5 Allen Wirfs-Brock" w:date="2012-01-16T18:13:00Z">
            <w:del w:id="40" w:author="Rev 8 Allen Wirfs-Brock" w:date="2012-06-15T15:41:00Z">
              <w:r w:rsidDel="0099079E">
                <w:rPr>
                  <w:b/>
                  <w:bCs/>
                  <w:sz w:val="16"/>
                  <w:lang w:val="en-US"/>
                </w:rPr>
                <w:delText>Error! Reference source not found.</w:delText>
              </w:r>
            </w:del>
          </w:ins>
          <w:del w:id="41" w:author="Rev 8 Allen Wirfs-Brock" w:date="2012-06-15T15:41:00Z">
            <w:r w:rsidDel="0099079E">
              <w:rPr>
                <w:b/>
                <w:sz w:val="16"/>
              </w:rPr>
              <w:delText>Error! Reference source not found.</w:delText>
            </w:r>
          </w:del>
          <w:r>
            <w:fldChar w:fldCharType="end"/>
          </w:r>
        </w:p>
      </w:tc>
    </w:tr>
  </w:tbl>
  <w:p w14:paraId="061B038B" w14:textId="77777777" w:rsidR="008E7E56" w:rsidRDefault="008E7E56">
    <w:pPr>
      <w:pStyle w:val="aff"/>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E7E56" w14:paraId="69267271" w14:textId="77777777" w:rsidTr="00364EA2">
      <w:trPr>
        <w:cantSplit/>
        <w:jc w:val="center"/>
      </w:trPr>
      <w:tc>
        <w:tcPr>
          <w:tcW w:w="3402" w:type="dxa"/>
        </w:tcPr>
        <w:p w14:paraId="0A546BDB" w14:textId="77777777" w:rsidR="008E7E56" w:rsidRDefault="008E7E56" w:rsidP="00876F1B">
          <w:pPr>
            <w:pStyle w:val="aff"/>
            <w:spacing w:before="540"/>
            <w:rPr>
              <w:b/>
              <w:sz w:val="22"/>
            </w:rPr>
          </w:pPr>
          <w:r>
            <w:rPr>
              <w:b/>
              <w:sz w:val="22"/>
            </w:rPr>
            <w:fldChar w:fldCharType="begin"/>
          </w:r>
          <w:r>
            <w:rPr>
              <w:b/>
              <w:sz w:val="22"/>
            </w:rPr>
            <w:instrText xml:space="preserve">PAGE \* ARABIC \* CHARFORMAT </w:instrText>
          </w:r>
          <w:r>
            <w:rPr>
              <w:b/>
              <w:sz w:val="22"/>
            </w:rPr>
            <w:fldChar w:fldCharType="separate"/>
          </w:r>
          <w:r w:rsidR="00C8507B">
            <w:rPr>
              <w:b/>
              <w:noProof/>
              <w:sz w:val="22"/>
            </w:rPr>
            <w:t>34</w:t>
          </w:r>
          <w:r>
            <w:rPr>
              <w:b/>
              <w:sz w:val="22"/>
            </w:rPr>
            <w:fldChar w:fldCharType="end"/>
          </w:r>
        </w:p>
      </w:tc>
      <w:tc>
        <w:tcPr>
          <w:tcW w:w="2948" w:type="dxa"/>
        </w:tcPr>
        <w:p w14:paraId="63BA6B3A" w14:textId="77777777" w:rsidR="008E7E56" w:rsidRDefault="008E7E56" w:rsidP="00876F1B">
          <w:pPr>
            <w:pStyle w:val="aff"/>
            <w:spacing w:before="540"/>
            <w:jc w:val="center"/>
            <w:rPr>
              <w:b/>
              <w:sz w:val="16"/>
            </w:rPr>
          </w:pPr>
        </w:p>
      </w:tc>
      <w:tc>
        <w:tcPr>
          <w:tcW w:w="3402" w:type="dxa"/>
        </w:tcPr>
        <w:p w14:paraId="01B07288" w14:textId="77777777" w:rsidR="008E7E56" w:rsidRDefault="008E7E56" w:rsidP="001C60FC">
          <w:pPr>
            <w:pStyle w:val="aff"/>
            <w:spacing w:before="540"/>
            <w:jc w:val="right"/>
            <w:rPr>
              <w:sz w:val="16"/>
            </w:rPr>
          </w:pPr>
          <w:r>
            <w:rPr>
              <w:sz w:val="16"/>
            </w:rPr>
            <w:t>© Ecma International 2012</w:t>
          </w:r>
        </w:p>
      </w:tc>
    </w:tr>
  </w:tbl>
  <w:p w14:paraId="03014B3F" w14:textId="77777777" w:rsidR="008E7E56" w:rsidRPr="003E745B" w:rsidRDefault="008E7E56" w:rsidP="003E745B">
    <w:pPr>
      <w:pStyle w:val="aff"/>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E7E56" w14:paraId="1CF5CC66" w14:textId="77777777" w:rsidTr="00542A4C">
      <w:trPr>
        <w:cantSplit/>
        <w:jc w:val="center"/>
      </w:trPr>
      <w:tc>
        <w:tcPr>
          <w:tcW w:w="3402" w:type="dxa"/>
        </w:tcPr>
        <w:p w14:paraId="034ABCA9" w14:textId="77777777" w:rsidR="008E7E56" w:rsidRDefault="008E7E56" w:rsidP="00DB15F0">
          <w:pPr>
            <w:pStyle w:val="aff"/>
            <w:spacing w:before="540"/>
            <w:rPr>
              <w:b/>
              <w:sz w:val="16"/>
            </w:rPr>
          </w:pPr>
          <w:r>
            <w:rPr>
              <w:sz w:val="16"/>
            </w:rPr>
            <w:t>© Ecma International 2012</w:t>
          </w:r>
        </w:p>
      </w:tc>
      <w:tc>
        <w:tcPr>
          <w:tcW w:w="2948" w:type="dxa"/>
        </w:tcPr>
        <w:p w14:paraId="65343F63" w14:textId="77777777" w:rsidR="008E7E56" w:rsidRDefault="008E7E56" w:rsidP="00876F1B">
          <w:pPr>
            <w:pStyle w:val="aff"/>
            <w:spacing w:before="540"/>
            <w:jc w:val="center"/>
            <w:rPr>
              <w:b/>
              <w:sz w:val="22"/>
            </w:rPr>
          </w:pPr>
        </w:p>
      </w:tc>
      <w:tc>
        <w:tcPr>
          <w:tcW w:w="3402" w:type="dxa"/>
        </w:tcPr>
        <w:p w14:paraId="2070A850" w14:textId="77777777" w:rsidR="008E7E56" w:rsidRDefault="008E7E56" w:rsidP="00876F1B">
          <w:pPr>
            <w:pStyle w:val="aff"/>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C8507B">
            <w:rPr>
              <w:b/>
              <w:noProof/>
              <w:sz w:val="22"/>
            </w:rPr>
            <w:t>35</w:t>
          </w:r>
          <w:r>
            <w:rPr>
              <w:b/>
              <w:sz w:val="22"/>
            </w:rPr>
            <w:fldChar w:fldCharType="end"/>
          </w:r>
        </w:p>
      </w:tc>
    </w:tr>
  </w:tbl>
  <w:p w14:paraId="1CAF1589" w14:textId="77777777" w:rsidR="008E7E56" w:rsidRPr="003E745B" w:rsidRDefault="008E7E56" w:rsidP="003E745B">
    <w:pPr>
      <w:pStyle w:val="aff"/>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8E7E56" w14:paraId="0E6C23A4" w14:textId="77777777" w:rsidTr="002F0FA8">
      <w:trPr>
        <w:cantSplit/>
        <w:jc w:val="center"/>
      </w:trPr>
      <w:tc>
        <w:tcPr>
          <w:tcW w:w="3402" w:type="dxa"/>
        </w:tcPr>
        <w:p w14:paraId="0A0466F9" w14:textId="77777777" w:rsidR="008E7E56" w:rsidRDefault="008E7E56" w:rsidP="00DB15F0">
          <w:pPr>
            <w:pStyle w:val="aff"/>
            <w:spacing w:before="540"/>
            <w:rPr>
              <w:b/>
              <w:sz w:val="16"/>
            </w:rPr>
          </w:pPr>
          <w:r>
            <w:rPr>
              <w:sz w:val="16"/>
            </w:rPr>
            <w:t>© Ecma International 2012</w:t>
          </w:r>
        </w:p>
      </w:tc>
      <w:tc>
        <w:tcPr>
          <w:tcW w:w="2948" w:type="dxa"/>
        </w:tcPr>
        <w:p w14:paraId="65EF16A7" w14:textId="77777777" w:rsidR="008E7E56" w:rsidRDefault="008E7E56" w:rsidP="00876F1B">
          <w:pPr>
            <w:pStyle w:val="aff"/>
            <w:spacing w:before="540"/>
            <w:jc w:val="center"/>
            <w:rPr>
              <w:b/>
              <w:sz w:val="22"/>
            </w:rPr>
          </w:pPr>
        </w:p>
      </w:tc>
      <w:tc>
        <w:tcPr>
          <w:tcW w:w="3402" w:type="dxa"/>
        </w:tcPr>
        <w:p w14:paraId="2044E75A" w14:textId="77777777" w:rsidR="008E7E56" w:rsidRDefault="008E7E56" w:rsidP="00876F1B">
          <w:pPr>
            <w:pStyle w:val="aff"/>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592DDF">
            <w:rPr>
              <w:b/>
              <w:noProof/>
              <w:sz w:val="22"/>
            </w:rPr>
            <w:t>1</w:t>
          </w:r>
          <w:r>
            <w:rPr>
              <w:b/>
              <w:sz w:val="22"/>
            </w:rPr>
            <w:fldChar w:fldCharType="end"/>
          </w:r>
        </w:p>
      </w:tc>
    </w:tr>
  </w:tbl>
  <w:p w14:paraId="65A00A0A" w14:textId="77777777" w:rsidR="008E7E56" w:rsidRPr="003E745B" w:rsidRDefault="008E7E56" w:rsidP="003E745B">
    <w:pPr>
      <w:pStyle w:val="aff"/>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AE2B7E9" w14:textId="77777777" w:rsidR="00652F87" w:rsidRDefault="00652F87">
      <w:r>
        <w:separator/>
      </w:r>
    </w:p>
  </w:footnote>
  <w:footnote w:type="continuationSeparator" w:id="0">
    <w:p w14:paraId="5BEA2479" w14:textId="77777777" w:rsidR="00652F87" w:rsidRDefault="00652F87">
      <w:r>
        <w:continuationSeparator/>
      </w:r>
    </w:p>
  </w:footnote>
  <w:footnote w:id="1">
    <w:p w14:paraId="70BC88C2" w14:textId="77777777" w:rsidR="008E7E56" w:rsidRPr="00141261" w:rsidRDefault="008E7E56" w:rsidP="00990F07">
      <w:pPr>
        <w:pStyle w:val="aff2"/>
        <w:rPr>
          <w:lang w:val="en-US"/>
        </w:rPr>
      </w:pPr>
      <w:r>
        <w:rPr>
          <w:rStyle w:val="aff1"/>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E667A31" w14:textId="77777777" w:rsidR="008E7E56" w:rsidRDefault="008E7E56">
    <w:pPr>
      <w:pStyle w:val="aff4"/>
    </w:pPr>
    <w:r>
      <w:rPr>
        <w:noProof/>
        <w:lang w:eastAsia="en-US"/>
      </w:rPr>
      <w:pict w14:anchorId="3596E1A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778A5E" w14:textId="77777777" w:rsidR="008E7E56" w:rsidRDefault="008E7E56">
    <w:pPr>
      <w:pStyle w:val="aff4"/>
    </w:pPr>
    <w:r>
      <w:rPr>
        <w:noProof/>
        <w:lang w:eastAsia="en-US"/>
      </w:rPr>
      <w:pict w14:anchorId="1518D2D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470F52B" w14:textId="77777777" w:rsidR="008E7E56" w:rsidRDefault="008E7E56">
    <w:pPr>
      <w:pStyle w:val="aff4"/>
    </w:pPr>
    <w:r>
      <w:rPr>
        <w:noProof/>
        <w:lang w:eastAsia="en-US"/>
      </w:rPr>
      <w:pict w14:anchorId="745D2F9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429334" w14:textId="77777777" w:rsidR="008E7E56" w:rsidRDefault="008E7E56">
    <w:pPr>
      <w:pStyle w:val="aff4"/>
    </w:pPr>
    <w:r>
      <w:rPr>
        <w:noProof/>
        <w:lang w:eastAsia="en-US"/>
      </w:rPr>
      <w:pict w14:anchorId="35F7712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Change w:id="8"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3318"/>
      <w:gridCol w:w="3318"/>
      <w:tblGridChange w:id="9">
        <w:tblGrid>
          <w:gridCol w:w="3318"/>
          <w:gridCol w:w="3318"/>
        </w:tblGrid>
      </w:tblGridChange>
    </w:tblGrid>
    <w:tr w:rsidR="008E7E56" w14:paraId="2386F2B5" w14:textId="77777777" w:rsidTr="00550FEB">
      <w:trPr>
        <w:cantSplit/>
        <w:trHeight w:val="560"/>
        <w:trPrChange w:id="10" w:author="Rev 6 Allen Wirfs-Brock" w:date="2012-02-23T16:42:00Z">
          <w:trPr>
            <w:cantSplit/>
            <w:trHeight w:hRule="exact" w:val="560"/>
          </w:trPr>
        </w:trPrChange>
      </w:trPr>
      <w:tc>
        <w:tcPr>
          <w:tcW w:w="3318" w:type="dxa"/>
          <w:tcPrChange w:id="11" w:author="Rev 6 Allen Wirfs-Brock" w:date="2012-02-23T16:42:00Z">
            <w:tcPr>
              <w:tcW w:w="3318" w:type="dxa"/>
            </w:tcPr>
          </w:tcPrChange>
        </w:tcPr>
        <w:p w14:paraId="3F5424B7" w14:textId="77777777" w:rsidR="008E7E56" w:rsidRDefault="008E7E56">
          <w:pPr>
            <w:pStyle w:val="aff4"/>
            <w:spacing w:after="300" w:line="240" w:lineRule="exact"/>
            <w:rPr>
              <w:b w:val="0"/>
            </w:rPr>
          </w:pPr>
          <w:r>
            <w:rPr>
              <w:noProof/>
              <w:lang w:eastAsia="en-US"/>
            </w:rPr>
            <w:pict w14:anchorId="785AA72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Change w:id="12" w:author="Rev 6 Allen Wirfs-Brock" w:date="2012-02-23T16:42:00Z">
            <w:tcPr>
              <w:tcW w:w="3318" w:type="dxa"/>
            </w:tcPr>
          </w:tcPrChange>
        </w:tcPr>
        <w:p w14:paraId="1A1144BE" w14:textId="77777777" w:rsidR="008E7E56" w:rsidRDefault="008E7E56">
          <w:pPr>
            <w:pStyle w:val="aff4"/>
            <w:spacing w:after="300" w:line="240" w:lineRule="exact"/>
            <w:jc w:val="right"/>
            <w:rPr>
              <w:b w:val="0"/>
            </w:rPr>
          </w:pPr>
        </w:p>
      </w:tc>
    </w:tr>
  </w:tbl>
  <w:p w14:paraId="0B19E0C0" w14:textId="77777777" w:rsidR="008E7E56" w:rsidRDefault="008E7E56">
    <w:pPr>
      <w:pStyle w:val="aff4"/>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DEAA0A4" w14:textId="77777777" w:rsidR="008E7E56" w:rsidRDefault="008E7E56">
    <w:pPr>
      <w:pStyle w:val="aff4"/>
    </w:pPr>
    <w:r>
      <w:rPr>
        <w:noProof/>
        <w:lang w:eastAsia="en-US"/>
      </w:rPr>
      <w:pict w14:anchorId="48CAFF1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C41675" w14:textId="77777777" w:rsidR="008E7E56" w:rsidRPr="000A4BD3" w:rsidRDefault="008E7E56" w:rsidP="000A4BD3">
    <w:pPr>
      <w:pStyle w:val="aff4"/>
    </w:pPr>
    <w:r>
      <w:rPr>
        <w:noProof/>
        <w:lang w:eastAsia="en-US"/>
      </w:rPr>
      <w:pict w14:anchorId="2EAA299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510A8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251663872;mso-position-vertical-relative:line">
          <v:imagedata r:id="rId1" o:title="Head 2 ECMA"/>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C622EE" w14:textId="77777777" w:rsidR="008E7E56" w:rsidRPr="0012311B" w:rsidRDefault="008E7E56" w:rsidP="0012311B">
    <w:pPr>
      <w:pStyle w:val="aff4"/>
    </w:pPr>
    <w:r>
      <w:rPr>
        <w:noProof/>
        <w:lang w:eastAsia="en-US"/>
      </w:rPr>
      <w:pict w14:anchorId="1B7DE25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47618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251662848;mso-position-vertical-relative:line">
          <v:imagedata r:id="rId1" o:title="Head 2 ECMA"/>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0EC0C2" w14:textId="77777777" w:rsidR="008E7E56" w:rsidRPr="003E745B" w:rsidRDefault="008E7E56">
    <w:pPr>
      <w:pStyle w:val="aff4"/>
    </w:pPr>
    <w:r>
      <w:rPr>
        <w:noProof/>
        <w:lang w:eastAsia="en-US"/>
      </w:rPr>
      <w:pict w14:anchorId="0406BC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Pr="003E745B">
      <w:fldChar w:fldCharType="begin"/>
    </w:r>
    <w:r w:rsidRPr="003E745B">
      <w:instrText xml:space="preserve"> REF LibEnteteISO \* CHARFORMAT </w:instrText>
    </w:r>
    <w:r w:rsidRPr="003E745B">
      <w:fldChar w:fldCharType="separate"/>
    </w:r>
    <w:ins w:id="21" w:author="Rev 8 Allen Wirfs-Brock" w:date="2012-06-15T19:42:00Z">
      <w:r>
        <w:rPr>
          <w:b w:val="0"/>
          <w:bCs/>
          <w:lang w:val="en-US"/>
        </w:rPr>
        <w:t>Error! Reference source not found.</w:t>
      </w:r>
    </w:ins>
    <w:ins w:id="22" w:author="Rev 7 Allen Wirfs-Brock" w:date="2012-05-04T15:21:00Z">
      <w:del w:id="23" w:author="Rev 8 Allen Wirfs-Brock" w:date="2012-06-15T15:41:00Z">
        <w:r w:rsidDel="0099079E">
          <w:rPr>
            <w:b w:val="0"/>
            <w:bCs/>
            <w:lang w:val="en-US"/>
          </w:rPr>
          <w:delText>Error! Reference source not found.</w:delText>
        </w:r>
      </w:del>
    </w:ins>
    <w:ins w:id="24" w:author="Allen Wirfs-Brock" w:date="2012-02-09T15:53:00Z">
      <w:del w:id="25" w:author="Rev 8 Allen Wirfs-Brock" w:date="2012-06-15T15:41:00Z">
        <w:r w:rsidDel="0099079E">
          <w:rPr>
            <w:b w:val="0"/>
            <w:bCs/>
            <w:lang w:val="en-US"/>
          </w:rPr>
          <w:delText>Error! Reference source not found.</w:delText>
        </w:r>
      </w:del>
    </w:ins>
    <w:ins w:id="26" w:author="Rev 5 Allen Wirfs-Brock" w:date="2012-01-16T18:13:00Z">
      <w:del w:id="27" w:author="Rev 8 Allen Wirfs-Brock" w:date="2012-06-15T15:41:00Z">
        <w:r w:rsidDel="0099079E">
          <w:rPr>
            <w:b w:val="0"/>
            <w:bCs/>
            <w:lang w:val="en-US"/>
          </w:rPr>
          <w:delText>Error! Reference source not found.</w:delText>
        </w:r>
      </w:del>
    </w:ins>
    <w:del w:id="28" w:author="Rev 8 Allen Wirfs-Brock" w:date="2012-06-15T15:41:00Z">
      <w:r w:rsidDel="0099079E">
        <w:rPr>
          <w:b w:val="0"/>
        </w:rPr>
        <w:delText>Error! Reference source not found.</w:delText>
      </w:r>
    </w:del>
    <w:r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AC23D86" w14:textId="77777777" w:rsidR="008E7E56" w:rsidRDefault="008E7E56" w:rsidP="006E638D">
    <w:pPr>
      <w:pStyle w:val="aff4"/>
      <w:jc w:val="left"/>
    </w:pPr>
    <w:r>
      <w:rPr>
        <w:noProof/>
        <w:lang w:eastAsia="en-US"/>
      </w:rPr>
      <w:pict w14:anchorId="1186C1B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79C28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251665920;mso-position-vertical-relative:line">
          <v:imagedata r:id="rId1" o:title="Head 2 ECMA"/>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6FE8F18" w14:textId="77777777" w:rsidR="008E7E56" w:rsidRPr="00A4406C" w:rsidRDefault="008E7E56" w:rsidP="00A4406C">
    <w:pPr>
      <w:pStyle w:val="aff4"/>
    </w:pPr>
    <w:r>
      <w:rPr>
        <w:noProof/>
        <w:lang w:eastAsia="en-US"/>
      </w:rPr>
      <w:pict w14:anchorId="378A8BD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5923E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251664896;mso-position-vertical-relative:line">
          <v:imagedata r:id="rId1" o:title="Head 2 ECMA"/>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E2AC07" w14:textId="77777777" w:rsidR="008E7E56" w:rsidRPr="003E745B" w:rsidRDefault="008E7E56" w:rsidP="003E745B">
    <w:pPr>
      <w:pStyle w:val="aff4"/>
    </w:pPr>
    <w:r>
      <w:rPr>
        <w:noProof/>
        <w:lang w:eastAsia="en-US"/>
      </w:rPr>
      <w:pict w14:anchorId="51EA4AE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2448BA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251666944;mso-position-vertical-relative:line">
          <v:imagedata r:id="rId1" o:title="Head 2 ECMA"/>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A8CE8EB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AB5139"/>
    <w:multiLevelType w:val="multilevel"/>
    <w:tmpl w:val="7F9AB868"/>
    <w:numStyleLink w:val="ag3"/>
  </w:abstractNum>
  <w:abstractNum w:abstractNumId="13">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1402830"/>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
    <w:nsid w:val="016B1A59"/>
    <w:multiLevelType w:val="multilevel"/>
    <w:tmpl w:val="7F9AB868"/>
    <w:numStyleLink w:val="ag3"/>
  </w:abstractNum>
  <w:abstractNum w:abstractNumId="20">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21C1CFE"/>
    <w:multiLevelType w:val="multilevel"/>
    <w:tmpl w:val="7F9AB868"/>
    <w:numStyleLink w:val="ag3"/>
  </w:abstractNum>
  <w:abstractNum w:abstractNumId="23">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25530E9"/>
    <w:multiLevelType w:val="multilevel"/>
    <w:tmpl w:val="7F9AB868"/>
    <w:numStyleLink w:val="ag3"/>
  </w:abstractNum>
  <w:abstractNum w:abstractNumId="25">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30349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3296C74"/>
    <w:multiLevelType w:val="multilevel"/>
    <w:tmpl w:val="7F9AB868"/>
    <w:numStyleLink w:val="ag3"/>
  </w:abstractNum>
  <w:abstractNum w:abstractNumId="30">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
    <w:nsid w:val="035D24FA"/>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3A8000A"/>
    <w:multiLevelType w:val="multilevel"/>
    <w:tmpl w:val="7F9AB868"/>
    <w:numStyleLink w:val="ag3"/>
  </w:abstractNum>
  <w:abstractNum w:abstractNumId="36">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3B1475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38">
    <w:nsid w:val="03C24EC9"/>
    <w:multiLevelType w:val="multilevel"/>
    <w:tmpl w:val="7F9AB868"/>
    <w:numStyleLink w:val="ag3"/>
  </w:abstractNum>
  <w:abstractNum w:abstractNumId="39">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
    <w:nsid w:val="04487A70"/>
    <w:multiLevelType w:val="multilevel"/>
    <w:tmpl w:val="7F9AB868"/>
    <w:numStyleLink w:val="ag3"/>
  </w:abstractNum>
  <w:abstractNum w:abstractNumId="44">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48B0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4AF5B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4E61A42"/>
    <w:multiLevelType w:val="multilevel"/>
    <w:tmpl w:val="7F9AB868"/>
    <w:numStyleLink w:val="ag3"/>
  </w:abstractNum>
  <w:abstractNum w:abstractNumId="51">
    <w:nsid w:val="051070EA"/>
    <w:multiLevelType w:val="multilevel"/>
    <w:tmpl w:val="7F9AB868"/>
    <w:numStyleLink w:val="ag3"/>
  </w:abstractNum>
  <w:abstractNum w:abstractNumId="52">
    <w:nsid w:val="055D5E30"/>
    <w:multiLevelType w:val="multilevel"/>
    <w:tmpl w:val="7F9AB868"/>
    <w:numStyleLink w:val="ag3"/>
  </w:abstractNum>
  <w:abstractNum w:abstractNumId="53">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56">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7">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
    <w:nsid w:val="06FF2467"/>
    <w:multiLevelType w:val="multilevel"/>
    <w:tmpl w:val="7F9AB868"/>
    <w:numStyleLink w:val="ag3"/>
  </w:abstractNum>
  <w:abstractNum w:abstractNumId="60">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
    <w:nsid w:val="079104EB"/>
    <w:multiLevelType w:val="multilevel"/>
    <w:tmpl w:val="7F9AB868"/>
    <w:numStyleLink w:val="ag3"/>
  </w:abstractNum>
  <w:abstractNum w:abstractNumId="62">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
    <w:nsid w:val="07A456A4"/>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7F50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7">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8C92840"/>
    <w:multiLevelType w:val="multilevel"/>
    <w:tmpl w:val="7F9AB868"/>
    <w:numStyleLink w:val="ag3"/>
  </w:abstractNum>
  <w:abstractNum w:abstractNumId="69">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
    <w:nsid w:val="091113C1"/>
    <w:multiLevelType w:val="multilevel"/>
    <w:tmpl w:val="7F9AB868"/>
    <w:numStyleLink w:val="ag3"/>
  </w:abstractNum>
  <w:abstractNum w:abstractNumId="71">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9361EF2"/>
    <w:multiLevelType w:val="multilevel"/>
    <w:tmpl w:val="7F9AB868"/>
    <w:numStyleLink w:val="ag3"/>
  </w:abstractNum>
  <w:abstractNum w:abstractNumId="73">
    <w:nsid w:val="095D5CE9"/>
    <w:multiLevelType w:val="multilevel"/>
    <w:tmpl w:val="7F9AB868"/>
    <w:numStyleLink w:val="ag3"/>
  </w:abstractNum>
  <w:abstractNum w:abstractNumId="74">
    <w:nsid w:val="09AD6F6F"/>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5">
    <w:nsid w:val="09C02A59"/>
    <w:multiLevelType w:val="multilevel"/>
    <w:tmpl w:val="7F9AB868"/>
    <w:numStyleLink w:val="ag3"/>
  </w:abstractNum>
  <w:abstractNum w:abstractNumId="76">
    <w:nsid w:val="09DA24CA"/>
    <w:multiLevelType w:val="multilevel"/>
    <w:tmpl w:val="7F9AB868"/>
    <w:numStyleLink w:val="ag3"/>
  </w:abstractNum>
  <w:abstractNum w:abstractNumId="77">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
    <w:nsid w:val="0A0D3819"/>
    <w:multiLevelType w:val="multilevel"/>
    <w:tmpl w:val="7F9AB868"/>
    <w:numStyleLink w:val="ag3"/>
  </w:abstractNum>
  <w:abstractNum w:abstractNumId="79">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
    <w:nsid w:val="0AC73482"/>
    <w:multiLevelType w:val="multilevel"/>
    <w:tmpl w:val="7F9AB868"/>
    <w:numStyleLink w:val="ag3"/>
  </w:abstractNum>
  <w:abstractNum w:abstractNumId="83">
    <w:nsid w:val="0AD52BFD"/>
    <w:multiLevelType w:val="multilevel"/>
    <w:tmpl w:val="7F9AB868"/>
    <w:numStyleLink w:val="ag3"/>
  </w:abstractNum>
  <w:abstractNum w:abstractNumId="84">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
    <w:nsid w:val="0B4174EA"/>
    <w:multiLevelType w:val="multilevel"/>
    <w:tmpl w:val="7F9AB868"/>
    <w:numStyleLink w:val="ag3"/>
  </w:abstractNum>
  <w:abstractNum w:abstractNumId="87">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
    <w:nsid w:val="0BCA6B48"/>
    <w:multiLevelType w:val="multilevel"/>
    <w:tmpl w:val="7F9AB868"/>
    <w:numStyleLink w:val="ag3"/>
  </w:abstractNum>
  <w:abstractNum w:abstractNumId="90">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
    <w:nsid w:val="0BFE3C1C"/>
    <w:multiLevelType w:val="multilevel"/>
    <w:tmpl w:val="7F9AB868"/>
    <w:numStyleLink w:val="ag3"/>
  </w:abstractNum>
  <w:abstractNum w:abstractNumId="93">
    <w:nsid w:val="0C1A7DB6"/>
    <w:multiLevelType w:val="multilevel"/>
    <w:tmpl w:val="7F9AB868"/>
    <w:numStyleLink w:val="ag3"/>
  </w:abstractNum>
  <w:abstractNum w:abstractNumId="94">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
    <w:nsid w:val="0C217E77"/>
    <w:multiLevelType w:val="multilevel"/>
    <w:tmpl w:val="7F9AB868"/>
    <w:numStyleLink w:val="ag3"/>
  </w:abstractNum>
  <w:abstractNum w:abstractNumId="96">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
    <w:nsid w:val="0C4846DB"/>
    <w:multiLevelType w:val="multilevel"/>
    <w:tmpl w:val="7F9AB868"/>
    <w:numStyleLink w:val="ag3"/>
  </w:abstractNum>
  <w:abstractNum w:abstractNumId="98">
    <w:nsid w:val="0CBA65F9"/>
    <w:multiLevelType w:val="multilevel"/>
    <w:tmpl w:val="7F9AB868"/>
    <w:numStyleLink w:val="ag3"/>
  </w:abstractNum>
  <w:abstractNum w:abstractNumId="99">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0DB46C26"/>
    <w:multiLevelType w:val="multilevel"/>
    <w:tmpl w:val="7F9AB868"/>
    <w:numStyleLink w:val="ag3"/>
  </w:abstractNum>
  <w:abstractNum w:abstractNumId="104">
    <w:nsid w:val="0DD671E4"/>
    <w:multiLevelType w:val="multilevel"/>
    <w:tmpl w:val="7F9AB868"/>
    <w:numStyleLink w:val="ag3"/>
  </w:abstractNum>
  <w:abstractNum w:abstractNumId="105">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
    <w:nsid w:val="0E114263"/>
    <w:multiLevelType w:val="multilevel"/>
    <w:tmpl w:val="7F9AB868"/>
    <w:numStyleLink w:val="ag3"/>
  </w:abstractNum>
  <w:abstractNum w:abstractNumId="107">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9">
    <w:nsid w:val="0E255083"/>
    <w:multiLevelType w:val="multilevel"/>
    <w:tmpl w:val="7F9AB868"/>
    <w:numStyleLink w:val="ag3"/>
  </w:abstractNum>
  <w:abstractNum w:abstractNumId="110">
    <w:nsid w:val="0E406471"/>
    <w:multiLevelType w:val="multilevel"/>
    <w:tmpl w:val="7F9AB868"/>
    <w:numStyleLink w:val="ag3"/>
  </w:abstractNum>
  <w:abstractNum w:abstractNumId="111">
    <w:nsid w:val="0E6D2124"/>
    <w:multiLevelType w:val="multilevel"/>
    <w:tmpl w:val="7F9AB868"/>
    <w:numStyleLink w:val="ag3"/>
  </w:abstractNum>
  <w:abstractNum w:abstractNumId="112">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0E993BCF"/>
    <w:multiLevelType w:val="multilevel"/>
    <w:tmpl w:val="7F9AB868"/>
    <w:numStyleLink w:val="ag3"/>
  </w:abstractNum>
  <w:abstractNum w:abstractNumId="114">
    <w:nsid w:val="0EAE602A"/>
    <w:multiLevelType w:val="multilevel"/>
    <w:tmpl w:val="7F9AB868"/>
    <w:numStyleLink w:val="ag3"/>
  </w:abstractNum>
  <w:abstractNum w:abstractNumId="115">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EDF36A2"/>
    <w:multiLevelType w:val="multilevel"/>
    <w:tmpl w:val="7F9AB868"/>
    <w:numStyleLink w:val="ag3"/>
  </w:abstractNum>
  <w:abstractNum w:abstractNumId="117">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0F0C74A4"/>
    <w:multiLevelType w:val="multilevel"/>
    <w:tmpl w:val="7F9AB868"/>
    <w:numStyleLink w:val="ag3"/>
  </w:abstractNum>
  <w:abstractNum w:abstractNumId="119">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0FCE0F4B"/>
    <w:multiLevelType w:val="multilevel"/>
    <w:tmpl w:val="7F9AB868"/>
    <w:numStyleLink w:val="ag3"/>
  </w:abstractNum>
  <w:abstractNum w:abstractNumId="122">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
    <w:nsid w:val="0FF71D0D"/>
    <w:multiLevelType w:val="multilevel"/>
    <w:tmpl w:val="7F9AB868"/>
    <w:numStyleLink w:val="ag3"/>
  </w:abstractNum>
  <w:abstractNum w:abstractNumId="125">
    <w:nsid w:val="100012F7"/>
    <w:multiLevelType w:val="multilevel"/>
    <w:tmpl w:val="7F9AB868"/>
    <w:numStyleLink w:val="ag3"/>
  </w:abstractNum>
  <w:abstractNum w:abstractNumId="126">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107E58FC"/>
    <w:multiLevelType w:val="multilevel"/>
    <w:tmpl w:val="7F9AB868"/>
    <w:numStyleLink w:val="ag3"/>
  </w:abstractNum>
  <w:abstractNum w:abstractNumId="130">
    <w:nsid w:val="10D444B0"/>
    <w:multiLevelType w:val="multilevel"/>
    <w:tmpl w:val="7F9AB868"/>
    <w:numStyleLink w:val="ag3"/>
  </w:abstractNum>
  <w:abstractNum w:abstractNumId="131">
    <w:nsid w:val="110F1601"/>
    <w:multiLevelType w:val="multilevel"/>
    <w:tmpl w:val="7F9AB868"/>
    <w:numStyleLink w:val="ag3"/>
  </w:abstractNum>
  <w:abstractNum w:abstractNumId="132">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
    <w:nsid w:val="11790F79"/>
    <w:multiLevelType w:val="multilevel"/>
    <w:tmpl w:val="7F9AB868"/>
    <w:numStyleLink w:val="ag3"/>
  </w:abstractNum>
  <w:abstractNum w:abstractNumId="136">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
    <w:nsid w:val="11FB0661"/>
    <w:multiLevelType w:val="multilevel"/>
    <w:tmpl w:val="7F9AB868"/>
    <w:numStyleLink w:val="ag3"/>
  </w:abstractNum>
  <w:abstractNum w:abstractNumId="141">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tentative="1">
      <w:start w:val="1"/>
      <w:numFmt w:val="bullet"/>
      <w:lvlText w:val="o"/>
      <w:lvlJc w:val="left"/>
      <w:pPr>
        <w:ind w:left="1440" w:hanging="360"/>
      </w:pPr>
      <w:rPr>
        <w:rFonts w:ascii="Courier New" w:hAnsi="Courier New" w:cs="Courier New" w:hint="default"/>
      </w:rPr>
    </w:lvl>
    <w:lvl w:ilvl="2" w:tplc="F5208E64" w:tentative="1">
      <w:start w:val="1"/>
      <w:numFmt w:val="bullet"/>
      <w:lvlText w:val=""/>
      <w:lvlJc w:val="left"/>
      <w:pPr>
        <w:ind w:left="2160" w:hanging="360"/>
      </w:pPr>
      <w:rPr>
        <w:rFonts w:ascii="Wingdings" w:hAnsi="Wingdings" w:hint="default"/>
      </w:rPr>
    </w:lvl>
    <w:lvl w:ilvl="3" w:tplc="1F52CF94" w:tentative="1">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145">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1339321D"/>
    <w:multiLevelType w:val="multilevel"/>
    <w:tmpl w:val="7F9AB868"/>
    <w:numStyleLink w:val="ag3"/>
  </w:abstractNum>
  <w:abstractNum w:abstractNumId="150">
    <w:nsid w:val="13D3406A"/>
    <w:multiLevelType w:val="multilevel"/>
    <w:tmpl w:val="7F9AB868"/>
    <w:numStyleLink w:val="ag3"/>
  </w:abstractNum>
  <w:abstractNum w:abstractNumId="151">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8">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14A41818"/>
    <w:multiLevelType w:val="multilevel"/>
    <w:tmpl w:val="7F9AB868"/>
    <w:numStyleLink w:val="ag3"/>
  </w:abstractNum>
  <w:abstractNum w:abstractNumId="160">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1">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2">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3">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4">
    <w:nsid w:val="15285225"/>
    <w:multiLevelType w:val="multilevel"/>
    <w:tmpl w:val="7F9AB868"/>
    <w:numStyleLink w:val="ag3"/>
  </w:abstractNum>
  <w:abstractNum w:abstractNumId="165">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6">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7">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16916743"/>
    <w:multiLevelType w:val="multilevel"/>
    <w:tmpl w:val="7F9AB868"/>
    <w:numStyleLink w:val="ag3"/>
  </w:abstractNum>
  <w:abstractNum w:abstractNumId="169">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0">
    <w:nsid w:val="17386F06"/>
    <w:multiLevelType w:val="multilevel"/>
    <w:tmpl w:val="7F9AB868"/>
    <w:numStyleLink w:val="ag3"/>
  </w:abstractNum>
  <w:abstractNum w:abstractNumId="171">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3">
    <w:nsid w:val="179158CC"/>
    <w:multiLevelType w:val="multilevel"/>
    <w:tmpl w:val="7F9AB868"/>
    <w:numStyleLink w:val="ag3"/>
  </w:abstractNum>
  <w:abstractNum w:abstractNumId="174">
    <w:nsid w:val="179C6134"/>
    <w:multiLevelType w:val="multilevel"/>
    <w:tmpl w:val="7F9AB868"/>
    <w:numStyleLink w:val="ag3"/>
  </w:abstractNum>
  <w:abstractNum w:abstractNumId="175">
    <w:nsid w:val="17B123C0"/>
    <w:multiLevelType w:val="multilevel"/>
    <w:tmpl w:val="7F9AB868"/>
    <w:numStyleLink w:val="ag3"/>
  </w:abstractNum>
  <w:abstractNum w:abstractNumId="176">
    <w:nsid w:val="17D16EA9"/>
    <w:multiLevelType w:val="multilevel"/>
    <w:tmpl w:val="7F9AB868"/>
    <w:numStyleLink w:val="ag3"/>
  </w:abstractNum>
  <w:abstractNum w:abstractNumId="177">
    <w:nsid w:val="180D4F40"/>
    <w:multiLevelType w:val="multilevel"/>
    <w:tmpl w:val="7F9AB868"/>
    <w:numStyleLink w:val="ag3"/>
  </w:abstractNum>
  <w:abstractNum w:abstractNumId="178">
    <w:nsid w:val="181A5317"/>
    <w:multiLevelType w:val="multilevel"/>
    <w:tmpl w:val="7F9AB868"/>
    <w:numStyleLink w:val="ag3"/>
  </w:abstractNum>
  <w:abstractNum w:abstractNumId="179">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0">
    <w:nsid w:val="18913401"/>
    <w:multiLevelType w:val="multilevel"/>
    <w:tmpl w:val="7F9AB868"/>
    <w:numStyleLink w:val="ag3"/>
  </w:abstractNum>
  <w:abstractNum w:abstractNumId="181">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2">
    <w:nsid w:val="19062804"/>
    <w:multiLevelType w:val="multilevel"/>
    <w:tmpl w:val="7F9AB868"/>
    <w:numStyleLink w:val="ag3"/>
  </w:abstractNum>
  <w:abstractNum w:abstractNumId="183">
    <w:nsid w:val="19B90D1C"/>
    <w:multiLevelType w:val="multilevel"/>
    <w:tmpl w:val="7F9AB868"/>
    <w:numStyleLink w:val="ag3"/>
  </w:abstractNum>
  <w:abstractNum w:abstractNumId="184">
    <w:nsid w:val="19C371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5">
    <w:nsid w:val="19C41B47"/>
    <w:multiLevelType w:val="multilevel"/>
    <w:tmpl w:val="7F9AB868"/>
    <w:numStyleLink w:val="ag3"/>
  </w:abstractNum>
  <w:abstractNum w:abstractNumId="186">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7">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88">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0">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1">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2">
    <w:nsid w:val="1AA67733"/>
    <w:multiLevelType w:val="multilevel"/>
    <w:tmpl w:val="7F9AB868"/>
    <w:numStyleLink w:val="ag3"/>
  </w:abstractNum>
  <w:abstractNum w:abstractNumId="193">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4">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5">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6">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7">
    <w:nsid w:val="1B2E6AF3"/>
    <w:multiLevelType w:val="multilevel"/>
    <w:tmpl w:val="7F9AB868"/>
    <w:numStyleLink w:val="ag3"/>
  </w:abstractNum>
  <w:abstractNum w:abstractNumId="198">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199">
    <w:nsid w:val="1B443EB1"/>
    <w:multiLevelType w:val="multilevel"/>
    <w:tmpl w:val="7F9AB868"/>
    <w:numStyleLink w:val="ag3"/>
  </w:abstractNum>
  <w:abstractNum w:abstractNumId="200">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1">
    <w:nsid w:val="1B735168"/>
    <w:multiLevelType w:val="multilevel"/>
    <w:tmpl w:val="7F9AB868"/>
    <w:numStyleLink w:val="ag3"/>
  </w:abstractNum>
  <w:abstractNum w:abstractNumId="202">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3">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204">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5">
    <w:nsid w:val="1C1A3EA9"/>
    <w:multiLevelType w:val="multilevel"/>
    <w:tmpl w:val="7F9AB868"/>
    <w:numStyleLink w:val="ag3"/>
  </w:abstractNum>
  <w:abstractNum w:abstractNumId="206">
    <w:nsid w:val="1C42480B"/>
    <w:multiLevelType w:val="multilevel"/>
    <w:tmpl w:val="7F9AB868"/>
    <w:numStyleLink w:val="ag3"/>
  </w:abstractNum>
  <w:abstractNum w:abstractNumId="207">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8">
    <w:nsid w:val="1C761772"/>
    <w:multiLevelType w:val="multilevel"/>
    <w:tmpl w:val="7F9AB868"/>
    <w:numStyleLink w:val="ag3"/>
  </w:abstractNum>
  <w:abstractNum w:abstractNumId="209">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0">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1CA76E87"/>
    <w:multiLevelType w:val="multilevel"/>
    <w:tmpl w:val="7F9AB868"/>
    <w:numStyleLink w:val="ag3"/>
  </w:abstractNum>
  <w:abstractNum w:abstractNumId="213">
    <w:nsid w:val="1CD546C4"/>
    <w:multiLevelType w:val="multilevel"/>
    <w:tmpl w:val="7F9AB868"/>
    <w:numStyleLink w:val="ag3"/>
  </w:abstractNum>
  <w:abstractNum w:abstractNumId="214">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5">
    <w:nsid w:val="1D1F779F"/>
    <w:multiLevelType w:val="multilevel"/>
    <w:tmpl w:val="7F9AB868"/>
    <w:numStyleLink w:val="ag3"/>
  </w:abstractNum>
  <w:abstractNum w:abstractNumId="216">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8">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1D8F30BE"/>
    <w:multiLevelType w:val="multilevel"/>
    <w:tmpl w:val="7F9AB868"/>
    <w:numStyleLink w:val="ag3"/>
  </w:abstractNum>
  <w:abstractNum w:abstractNumId="222">
    <w:nsid w:val="1DB85637"/>
    <w:multiLevelType w:val="multilevel"/>
    <w:tmpl w:val="7F9AB868"/>
    <w:numStyleLink w:val="ag3"/>
  </w:abstractNum>
  <w:abstractNum w:abstractNumId="223">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1DE91D55"/>
    <w:multiLevelType w:val="multilevel"/>
    <w:tmpl w:val="7F9AB868"/>
    <w:numStyleLink w:val="ag3"/>
  </w:abstractNum>
  <w:abstractNum w:abstractNumId="226">
    <w:nsid w:val="1E0C788D"/>
    <w:multiLevelType w:val="multilevel"/>
    <w:tmpl w:val="7F9AB868"/>
    <w:numStyleLink w:val="ag3"/>
  </w:abstractNum>
  <w:abstractNum w:abstractNumId="227">
    <w:nsid w:val="1E363ACE"/>
    <w:multiLevelType w:val="multilevel"/>
    <w:tmpl w:val="7F9AB868"/>
    <w:numStyleLink w:val="ag3"/>
  </w:abstractNum>
  <w:abstractNum w:abstractNumId="228">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9">
    <w:nsid w:val="1E5D1E21"/>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230">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1">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2">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3">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4">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5">
    <w:nsid w:val="1FC448AB"/>
    <w:multiLevelType w:val="multilevel"/>
    <w:tmpl w:val="7F9AB868"/>
    <w:numStyleLink w:val="ag3"/>
  </w:abstractNum>
  <w:abstractNum w:abstractNumId="236">
    <w:nsid w:val="2034345D"/>
    <w:multiLevelType w:val="multilevel"/>
    <w:tmpl w:val="7F9AB868"/>
    <w:numStyleLink w:val="ag3"/>
  </w:abstractNum>
  <w:abstractNum w:abstractNumId="237">
    <w:nsid w:val="20452207"/>
    <w:multiLevelType w:val="multilevel"/>
    <w:tmpl w:val="7F9AB868"/>
    <w:numStyleLink w:val="ag3"/>
  </w:abstractNum>
  <w:abstractNum w:abstractNumId="238">
    <w:nsid w:val="20510C83"/>
    <w:multiLevelType w:val="multilevel"/>
    <w:tmpl w:val="7F9AB868"/>
    <w:numStyleLink w:val="ag3"/>
  </w:abstractNum>
  <w:abstractNum w:abstractNumId="239">
    <w:nsid w:val="205D37FB"/>
    <w:multiLevelType w:val="multilevel"/>
    <w:tmpl w:val="7F9AB868"/>
    <w:numStyleLink w:val="ag3"/>
  </w:abstractNum>
  <w:abstractNum w:abstractNumId="240">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2">
    <w:nsid w:val="215B5C18"/>
    <w:multiLevelType w:val="multilevel"/>
    <w:tmpl w:val="7F9AB868"/>
    <w:numStyleLink w:val="ag3"/>
  </w:abstractNum>
  <w:abstractNum w:abstractNumId="243">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4">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5">
    <w:nsid w:val="216B335E"/>
    <w:multiLevelType w:val="multilevel"/>
    <w:tmpl w:val="7F9AB868"/>
    <w:numStyleLink w:val="ag3"/>
  </w:abstractNum>
  <w:abstractNum w:abstractNumId="246">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8">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9">
    <w:nsid w:val="227230AF"/>
    <w:multiLevelType w:val="multilevel"/>
    <w:tmpl w:val="7F9AB868"/>
    <w:numStyleLink w:val="ag3"/>
  </w:abstractNum>
  <w:abstractNum w:abstractNumId="250">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1">
    <w:nsid w:val="22D21DF7"/>
    <w:multiLevelType w:val="multilevel"/>
    <w:tmpl w:val="7F9AB868"/>
    <w:numStyleLink w:val="ag3"/>
  </w:abstractNum>
  <w:abstractNum w:abstractNumId="252">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3">
    <w:nsid w:val="22F11F2F"/>
    <w:multiLevelType w:val="multilevel"/>
    <w:tmpl w:val="7F9AB868"/>
    <w:numStyleLink w:val="ag3"/>
  </w:abstractNum>
  <w:abstractNum w:abstractNumId="254">
    <w:nsid w:val="232D4031"/>
    <w:multiLevelType w:val="multilevel"/>
    <w:tmpl w:val="7F9AB868"/>
    <w:numStyleLink w:val="ag3"/>
  </w:abstractNum>
  <w:abstractNum w:abstractNumId="255">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56">
    <w:nsid w:val="240F014B"/>
    <w:multiLevelType w:val="multilevel"/>
    <w:tmpl w:val="7F9AB868"/>
    <w:numStyleLink w:val="ag3"/>
  </w:abstractNum>
  <w:abstractNum w:abstractNumId="257">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247F60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9">
    <w:nsid w:val="2490709C"/>
    <w:multiLevelType w:val="multilevel"/>
    <w:tmpl w:val="7F9AB868"/>
    <w:numStyleLink w:val="ag3"/>
  </w:abstractNum>
  <w:abstractNum w:abstractNumId="260">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1">
    <w:nsid w:val="24DC43D6"/>
    <w:multiLevelType w:val="multilevel"/>
    <w:tmpl w:val="7F9AB868"/>
    <w:numStyleLink w:val="ag3"/>
  </w:abstractNum>
  <w:abstractNum w:abstractNumId="262">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3">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4">
    <w:nsid w:val="25270FD4"/>
    <w:multiLevelType w:val="multilevel"/>
    <w:tmpl w:val="7F9AB868"/>
    <w:numStyleLink w:val="ag3"/>
  </w:abstractNum>
  <w:abstractNum w:abstractNumId="265">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257E0526"/>
    <w:multiLevelType w:val="multilevel"/>
    <w:tmpl w:val="7F9AB868"/>
    <w:numStyleLink w:val="ag3"/>
  </w:abstractNum>
  <w:abstractNum w:abstractNumId="267">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8">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261536D3"/>
    <w:multiLevelType w:val="multilevel"/>
    <w:tmpl w:val="7F9AB868"/>
    <w:numStyleLink w:val="ag3"/>
  </w:abstractNum>
  <w:abstractNum w:abstractNumId="270">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26647609"/>
    <w:multiLevelType w:val="multilevel"/>
    <w:tmpl w:val="7F9AB868"/>
    <w:numStyleLink w:val="ag3"/>
  </w:abstractNum>
  <w:abstractNum w:abstractNumId="272">
    <w:nsid w:val="26677C2A"/>
    <w:multiLevelType w:val="multilevel"/>
    <w:tmpl w:val="7F9AB868"/>
    <w:numStyleLink w:val="ag3"/>
  </w:abstractNum>
  <w:abstractNum w:abstractNumId="273">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27A8027D"/>
    <w:multiLevelType w:val="multilevel"/>
    <w:tmpl w:val="7F9AB868"/>
    <w:numStyleLink w:val="ag3"/>
  </w:abstractNum>
  <w:abstractNum w:abstractNumId="275">
    <w:nsid w:val="27B45B4E"/>
    <w:multiLevelType w:val="multilevel"/>
    <w:tmpl w:val="7F9AB868"/>
    <w:numStyleLink w:val="ag3"/>
  </w:abstractNum>
  <w:abstractNum w:abstractNumId="276">
    <w:nsid w:val="27F76784"/>
    <w:multiLevelType w:val="multilevel"/>
    <w:tmpl w:val="7F9AB868"/>
    <w:numStyleLink w:val="ag3"/>
  </w:abstractNum>
  <w:abstractNum w:abstractNumId="277">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28155C26"/>
    <w:multiLevelType w:val="multilevel"/>
    <w:tmpl w:val="7F9AB868"/>
    <w:numStyleLink w:val="ag3"/>
  </w:abstractNum>
  <w:abstractNum w:abstractNumId="279">
    <w:nsid w:val="28516678"/>
    <w:multiLevelType w:val="multilevel"/>
    <w:tmpl w:val="7F9AB868"/>
    <w:numStyleLink w:val="ag3"/>
  </w:abstractNum>
  <w:abstractNum w:abstractNumId="280">
    <w:nsid w:val="285A3966"/>
    <w:multiLevelType w:val="multilevel"/>
    <w:tmpl w:val="7F9AB868"/>
    <w:numStyleLink w:val="ag3"/>
  </w:abstractNum>
  <w:abstractNum w:abstractNumId="281">
    <w:nsid w:val="28644E30"/>
    <w:multiLevelType w:val="multilevel"/>
    <w:tmpl w:val="7F9AB868"/>
    <w:numStyleLink w:val="ag3"/>
  </w:abstractNum>
  <w:abstractNum w:abstractNumId="282">
    <w:nsid w:val="28657800"/>
    <w:multiLevelType w:val="multilevel"/>
    <w:tmpl w:val="7F9AB868"/>
    <w:numStyleLink w:val="ag3"/>
  </w:abstractNum>
  <w:abstractNum w:abstractNumId="283">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28A91592"/>
    <w:multiLevelType w:val="multilevel"/>
    <w:tmpl w:val="7F9AB868"/>
    <w:numStyleLink w:val="ag3"/>
  </w:abstractNum>
  <w:abstractNum w:abstractNumId="285">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6">
    <w:nsid w:val="29067A6B"/>
    <w:multiLevelType w:val="multilevel"/>
    <w:tmpl w:val="7F9AB868"/>
    <w:numStyleLink w:val="ag3"/>
  </w:abstractNum>
  <w:abstractNum w:abstractNumId="287">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8">
    <w:nsid w:val="295F4A1A"/>
    <w:multiLevelType w:val="multilevel"/>
    <w:tmpl w:val="7F9AB868"/>
    <w:numStyleLink w:val="ag3"/>
  </w:abstractNum>
  <w:abstractNum w:abstractNumId="289">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2A081F33"/>
    <w:multiLevelType w:val="multilevel"/>
    <w:tmpl w:val="7F9AB868"/>
    <w:numStyleLink w:val="ag3"/>
  </w:abstractNum>
  <w:abstractNum w:abstractNumId="292">
    <w:nsid w:val="2A2D4CD4"/>
    <w:multiLevelType w:val="multilevel"/>
    <w:tmpl w:val="7F9AB868"/>
    <w:numStyleLink w:val="ag3"/>
  </w:abstractNum>
  <w:abstractNum w:abstractNumId="293">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4">
    <w:nsid w:val="2A536C64"/>
    <w:multiLevelType w:val="multilevel"/>
    <w:tmpl w:val="8DB27A7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6">
    <w:nsid w:val="2BAF23F3"/>
    <w:multiLevelType w:val="multilevel"/>
    <w:tmpl w:val="7F9AB868"/>
    <w:numStyleLink w:val="ag3"/>
  </w:abstractNum>
  <w:abstractNum w:abstractNumId="297">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2C0D2994"/>
    <w:multiLevelType w:val="multilevel"/>
    <w:tmpl w:val="7F9AB868"/>
    <w:numStyleLink w:val="ag3"/>
  </w:abstractNum>
  <w:abstractNum w:abstractNumId="299">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0">
    <w:nsid w:val="2C2702CF"/>
    <w:multiLevelType w:val="multilevel"/>
    <w:tmpl w:val="7F9AB868"/>
    <w:numStyleLink w:val="ag3"/>
  </w:abstractNum>
  <w:abstractNum w:abstractNumId="301">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4">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5">
    <w:nsid w:val="2D136A00"/>
    <w:multiLevelType w:val="multilevel"/>
    <w:tmpl w:val="7F9AB868"/>
    <w:numStyleLink w:val="ag3"/>
  </w:abstractNum>
  <w:abstractNum w:abstractNumId="306">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7">
    <w:nsid w:val="2D6C4686"/>
    <w:multiLevelType w:val="multilevel"/>
    <w:tmpl w:val="7F9AB868"/>
    <w:numStyleLink w:val="ag3"/>
  </w:abstractNum>
  <w:abstractNum w:abstractNumId="308">
    <w:nsid w:val="2D833560"/>
    <w:multiLevelType w:val="multilevel"/>
    <w:tmpl w:val="7F9AB868"/>
    <w:numStyleLink w:val="ag3"/>
  </w:abstractNum>
  <w:abstractNum w:abstractNumId="309">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0">
    <w:nsid w:val="2DEE4DC8"/>
    <w:multiLevelType w:val="multilevel"/>
    <w:tmpl w:val="7F9AB868"/>
    <w:numStyleLink w:val="ag3"/>
  </w:abstractNum>
  <w:abstractNum w:abstractNumId="311">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3">
    <w:nsid w:val="2E4601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4">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5">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6">
    <w:nsid w:val="2EB479E0"/>
    <w:multiLevelType w:val="multilevel"/>
    <w:tmpl w:val="7F9AB868"/>
    <w:numStyleLink w:val="ag3"/>
  </w:abstractNum>
  <w:abstractNum w:abstractNumId="317">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8">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9">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0">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1">
    <w:nsid w:val="2F16232E"/>
    <w:multiLevelType w:val="multilevel"/>
    <w:tmpl w:val="7F9AB868"/>
    <w:numStyleLink w:val="ag3"/>
  </w:abstractNum>
  <w:abstractNum w:abstractNumId="322">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3">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2F3D6D7C"/>
    <w:multiLevelType w:val="multilevel"/>
    <w:tmpl w:val="7F9AB868"/>
    <w:numStyleLink w:val="ag3"/>
  </w:abstractNum>
  <w:abstractNum w:abstractNumId="325">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6">
    <w:nsid w:val="2FD82718"/>
    <w:multiLevelType w:val="multilevel"/>
    <w:tmpl w:val="7F9AB868"/>
    <w:numStyleLink w:val="ag3"/>
  </w:abstractNum>
  <w:abstractNum w:abstractNumId="327">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8">
    <w:nsid w:val="2FEF204F"/>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9">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30492F43"/>
    <w:multiLevelType w:val="multilevel"/>
    <w:tmpl w:val="7F9AB868"/>
    <w:numStyleLink w:val="ag3"/>
  </w:abstractNum>
  <w:abstractNum w:abstractNumId="331">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33">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4">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5">
    <w:nsid w:val="31BD5640"/>
    <w:multiLevelType w:val="multilevel"/>
    <w:tmpl w:val="7F9AB868"/>
    <w:numStyleLink w:val="ag3"/>
  </w:abstractNum>
  <w:abstractNum w:abstractNumId="336">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7">
    <w:nsid w:val="31C469BF"/>
    <w:multiLevelType w:val="multilevel"/>
    <w:tmpl w:val="7F9AB868"/>
    <w:numStyleLink w:val="ag3"/>
  </w:abstractNum>
  <w:abstractNum w:abstractNumId="338">
    <w:nsid w:val="31C80405"/>
    <w:multiLevelType w:val="multilevel"/>
    <w:tmpl w:val="7F9AB868"/>
    <w:numStyleLink w:val="ag3"/>
  </w:abstractNum>
  <w:abstractNum w:abstractNumId="339">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0">
    <w:nsid w:val="31D74783"/>
    <w:multiLevelType w:val="multilevel"/>
    <w:tmpl w:val="7F9AB868"/>
    <w:numStyleLink w:val="ag3"/>
  </w:abstractNum>
  <w:abstractNum w:abstractNumId="341">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2">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3">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4">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5">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6">
    <w:nsid w:val="32A935BB"/>
    <w:multiLevelType w:val="multilevel"/>
    <w:tmpl w:val="7F9AB868"/>
    <w:numStyleLink w:val="ag3"/>
  </w:abstractNum>
  <w:abstractNum w:abstractNumId="347">
    <w:nsid w:val="32D666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8">
    <w:nsid w:val="32DD7EA3"/>
    <w:multiLevelType w:val="multilevel"/>
    <w:tmpl w:val="7F9AB868"/>
    <w:numStyleLink w:val="ag3"/>
  </w:abstractNum>
  <w:abstractNum w:abstractNumId="349">
    <w:nsid w:val="32E1114D"/>
    <w:multiLevelType w:val="multilevel"/>
    <w:tmpl w:val="7F9AB868"/>
    <w:numStyleLink w:val="ag3"/>
  </w:abstractNum>
  <w:abstractNum w:abstractNumId="350">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1">
    <w:nsid w:val="332420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2">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3">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4">
    <w:nsid w:val="33731390"/>
    <w:multiLevelType w:val="multilevel"/>
    <w:tmpl w:val="7F9AB868"/>
    <w:numStyleLink w:val="ag3"/>
  </w:abstractNum>
  <w:abstractNum w:abstractNumId="355">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6">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7">
    <w:nsid w:val="33AC7EB8"/>
    <w:multiLevelType w:val="multilevel"/>
    <w:tmpl w:val="5CCA36E6"/>
    <w:lvl w:ilvl="0">
      <w:start w:val="1"/>
      <w:numFmt w:val="decimal"/>
      <w:pStyle w:val="1"/>
      <w:lvlText w:val="%1"/>
      <w:lvlJc w:val="left"/>
      <w:pPr>
        <w:tabs>
          <w:tab w:val="num" w:pos="432"/>
        </w:tabs>
        <w:ind w:left="432" w:hanging="432"/>
      </w:pPr>
      <w:rPr>
        <w:b/>
        <w:i w:val="0"/>
      </w:rPr>
    </w:lvl>
    <w:lvl w:ilvl="1">
      <w:start w:val="1"/>
      <w:numFmt w:val="decimal"/>
      <w:pStyle w:val="20"/>
      <w:lvlText w:val="%1.%2"/>
      <w:lvlJc w:val="left"/>
      <w:pPr>
        <w:tabs>
          <w:tab w:val="num" w:pos="360"/>
        </w:tabs>
        <w:ind w:left="0" w:firstLine="0"/>
      </w:pPr>
      <w:rPr>
        <w:b/>
        <w:i w:val="0"/>
      </w:rPr>
    </w:lvl>
    <w:lvl w:ilvl="2">
      <w:start w:val="1"/>
      <w:numFmt w:val="decimal"/>
      <w:pStyle w:val="30"/>
      <w:lvlText w:val="%1.%2.%3"/>
      <w:lvlJc w:val="left"/>
      <w:pPr>
        <w:tabs>
          <w:tab w:val="num" w:pos="720"/>
        </w:tabs>
        <w:ind w:left="0" w:firstLine="0"/>
      </w:pPr>
      <w:rPr>
        <w:b/>
        <w:i w:val="0"/>
      </w:rPr>
    </w:lvl>
    <w:lvl w:ilvl="3">
      <w:start w:val="1"/>
      <w:numFmt w:val="decimal"/>
      <w:pStyle w:val="40"/>
      <w:lvlText w:val="%1.%2.%3.%4"/>
      <w:lvlJc w:val="left"/>
      <w:pPr>
        <w:tabs>
          <w:tab w:val="num" w:pos="1080"/>
        </w:tabs>
        <w:ind w:left="0" w:firstLine="0"/>
      </w:pPr>
      <w:rPr>
        <w:b/>
        <w:i w:val="0"/>
      </w:rPr>
    </w:lvl>
    <w:lvl w:ilvl="4">
      <w:start w:val="1"/>
      <w:numFmt w:val="decimal"/>
      <w:pStyle w:val="51"/>
      <w:lvlText w:val="%1.%2.%3.%4.%5"/>
      <w:lvlJc w:val="left"/>
      <w:pPr>
        <w:tabs>
          <w:tab w:val="num" w:pos="1080"/>
        </w:tabs>
        <w:ind w:left="0" w:firstLine="0"/>
      </w:pPr>
      <w:rPr>
        <w:b/>
        <w:i w:val="0"/>
      </w:rPr>
    </w:lvl>
    <w:lvl w:ilvl="5">
      <w:start w:val="1"/>
      <w:numFmt w:val="decimal"/>
      <w:pStyle w:val="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358">
    <w:nsid w:val="33B43B50"/>
    <w:multiLevelType w:val="multilevel"/>
    <w:tmpl w:val="7F9AB868"/>
    <w:numStyleLink w:val="ag3"/>
  </w:abstractNum>
  <w:abstractNum w:abstractNumId="359">
    <w:nsid w:val="33DE0605"/>
    <w:multiLevelType w:val="multilevel"/>
    <w:tmpl w:val="7F9AB868"/>
    <w:numStyleLink w:val="ag3"/>
  </w:abstractNum>
  <w:abstractNum w:abstractNumId="360">
    <w:nsid w:val="33E877B2"/>
    <w:multiLevelType w:val="multilevel"/>
    <w:tmpl w:val="7F9AB868"/>
    <w:numStyleLink w:val="ag3"/>
  </w:abstractNum>
  <w:abstractNum w:abstractNumId="361">
    <w:nsid w:val="33F62D3F"/>
    <w:multiLevelType w:val="multilevel"/>
    <w:tmpl w:val="7F9AB868"/>
    <w:numStyleLink w:val="ag3"/>
  </w:abstractNum>
  <w:abstractNum w:abstractNumId="362">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3">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4">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5">
    <w:nsid w:val="344744AC"/>
    <w:multiLevelType w:val="multilevel"/>
    <w:tmpl w:val="7F9AB868"/>
    <w:numStyleLink w:val="ag3"/>
  </w:abstractNum>
  <w:abstractNum w:abstractNumId="366">
    <w:nsid w:val="34AD1339"/>
    <w:multiLevelType w:val="multilevel"/>
    <w:tmpl w:val="7F9AB868"/>
    <w:numStyleLink w:val="ag3"/>
  </w:abstractNum>
  <w:abstractNum w:abstractNumId="367">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368">
    <w:nsid w:val="34D635B7"/>
    <w:multiLevelType w:val="multilevel"/>
    <w:tmpl w:val="7F9AB868"/>
    <w:numStyleLink w:val="ag3"/>
  </w:abstractNum>
  <w:abstractNum w:abstractNumId="369">
    <w:nsid w:val="35373C02"/>
    <w:multiLevelType w:val="multilevel"/>
    <w:tmpl w:val="7F9AB868"/>
    <w:numStyleLink w:val="ag3"/>
  </w:abstractNum>
  <w:abstractNum w:abstractNumId="370">
    <w:nsid w:val="356D60DD"/>
    <w:multiLevelType w:val="multilevel"/>
    <w:tmpl w:val="7F9AB868"/>
    <w:numStyleLink w:val="ag3"/>
  </w:abstractNum>
  <w:abstractNum w:abstractNumId="371">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2">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4">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364F2B51"/>
    <w:multiLevelType w:val="multilevel"/>
    <w:tmpl w:val="7F9AB868"/>
    <w:numStyleLink w:val="ag3"/>
  </w:abstractNum>
  <w:abstractNum w:abstractNumId="378">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366E59ED"/>
    <w:multiLevelType w:val="multilevel"/>
    <w:tmpl w:val="7F9AB868"/>
    <w:numStyleLink w:val="ag3"/>
  </w:abstractNum>
  <w:abstractNum w:abstractNumId="380">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1">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36DA7C4C"/>
    <w:multiLevelType w:val="multilevel"/>
    <w:tmpl w:val="7F9AB868"/>
    <w:numStyleLink w:val="ag3"/>
  </w:abstractNum>
  <w:abstractNum w:abstractNumId="383">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37753812"/>
    <w:multiLevelType w:val="multilevel"/>
    <w:tmpl w:val="7F9AB868"/>
    <w:numStyleLink w:val="ag3"/>
  </w:abstractNum>
  <w:abstractNum w:abstractNumId="385">
    <w:nsid w:val="37A62636"/>
    <w:multiLevelType w:val="multilevel"/>
    <w:tmpl w:val="7F9AB868"/>
    <w:numStyleLink w:val="ag3"/>
  </w:abstractNum>
  <w:abstractNum w:abstractNumId="386">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383D291A"/>
    <w:multiLevelType w:val="multilevel"/>
    <w:tmpl w:val="7F9AB868"/>
    <w:numStyleLink w:val="ag3"/>
  </w:abstractNum>
  <w:abstractNum w:abstractNumId="389">
    <w:nsid w:val="3844411A"/>
    <w:multiLevelType w:val="multilevel"/>
    <w:tmpl w:val="7F9AB868"/>
    <w:numStyleLink w:val="ag3"/>
  </w:abstractNum>
  <w:abstractNum w:abstractNumId="390">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1">
    <w:nsid w:val="387D4433"/>
    <w:multiLevelType w:val="multilevel"/>
    <w:tmpl w:val="ED6271EA"/>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392">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94">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393F6286"/>
    <w:multiLevelType w:val="multilevel"/>
    <w:tmpl w:val="7F9AB868"/>
    <w:name w:val="heading"/>
    <w:numStyleLink w:val="ag3"/>
  </w:abstractNum>
  <w:abstractNum w:abstractNumId="396">
    <w:nsid w:val="39467E0E"/>
    <w:multiLevelType w:val="multilevel"/>
    <w:tmpl w:val="7F9AB868"/>
    <w:numStyleLink w:val="ag3"/>
  </w:abstractNum>
  <w:abstractNum w:abstractNumId="397">
    <w:nsid w:val="396E02BC"/>
    <w:multiLevelType w:val="multilevel"/>
    <w:tmpl w:val="7F9AB868"/>
    <w:numStyleLink w:val="ag3"/>
  </w:abstractNum>
  <w:abstractNum w:abstractNumId="398">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9">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0">
    <w:nsid w:val="39FD5143"/>
    <w:multiLevelType w:val="multilevel"/>
    <w:tmpl w:val="7F9AB868"/>
    <w:numStyleLink w:val="ag3"/>
  </w:abstractNum>
  <w:abstractNum w:abstractNumId="401">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2">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3">
    <w:nsid w:val="3A6F76BF"/>
    <w:multiLevelType w:val="multilevel"/>
    <w:tmpl w:val="7F9AB868"/>
    <w:numStyleLink w:val="ag3"/>
  </w:abstractNum>
  <w:abstractNum w:abstractNumId="404">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05">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3B3F0FA0"/>
    <w:multiLevelType w:val="multilevel"/>
    <w:tmpl w:val="7F9AB868"/>
    <w:numStyleLink w:val="ag3"/>
  </w:abstractNum>
  <w:abstractNum w:abstractNumId="407">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10">
    <w:nsid w:val="3BE918D5"/>
    <w:multiLevelType w:val="multilevel"/>
    <w:tmpl w:val="7F9AB868"/>
    <w:numStyleLink w:val="ag3"/>
  </w:abstractNum>
  <w:abstractNum w:abstractNumId="411">
    <w:nsid w:val="3C36129A"/>
    <w:multiLevelType w:val="multilevel"/>
    <w:tmpl w:val="7F9AB868"/>
    <w:numStyleLink w:val="ag3"/>
  </w:abstractNum>
  <w:abstractNum w:abstractNumId="412">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3">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15">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6">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7">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3D407B94"/>
    <w:multiLevelType w:val="multilevel"/>
    <w:tmpl w:val="7F9AB868"/>
    <w:numStyleLink w:val="ag3"/>
  </w:abstractNum>
  <w:abstractNum w:abstractNumId="419">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0">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1">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2">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3D8D799D"/>
    <w:multiLevelType w:val="multilevel"/>
    <w:tmpl w:val="7F9AB868"/>
    <w:numStyleLink w:val="ag3"/>
  </w:abstractNum>
  <w:abstractNum w:abstractNumId="424">
    <w:nsid w:val="3DA525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6">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7">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9">
    <w:nsid w:val="3E6977DC"/>
    <w:multiLevelType w:val="multilevel"/>
    <w:tmpl w:val="7F9AB868"/>
    <w:numStyleLink w:val="ag3"/>
  </w:abstractNum>
  <w:abstractNum w:abstractNumId="430">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1">
    <w:nsid w:val="3ECB2C4B"/>
    <w:multiLevelType w:val="multilevel"/>
    <w:tmpl w:val="7F9AB868"/>
    <w:numStyleLink w:val="ag3"/>
  </w:abstractNum>
  <w:abstractNum w:abstractNumId="432">
    <w:nsid w:val="3EE47157"/>
    <w:multiLevelType w:val="multilevel"/>
    <w:tmpl w:val="7F9AB868"/>
    <w:numStyleLink w:val="ag3"/>
  </w:abstractNum>
  <w:abstractNum w:abstractNumId="433">
    <w:nsid w:val="3F141BBC"/>
    <w:multiLevelType w:val="multilevel"/>
    <w:tmpl w:val="7F9AB868"/>
    <w:numStyleLink w:val="ag3"/>
  </w:abstractNum>
  <w:abstractNum w:abstractNumId="434">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5">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6">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7">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8">
    <w:nsid w:val="3F7C30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9">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0">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1">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2">
    <w:nsid w:val="40040888"/>
    <w:multiLevelType w:val="multilevel"/>
    <w:tmpl w:val="7F9AB868"/>
    <w:numStyleLink w:val="ag3"/>
  </w:abstractNum>
  <w:abstractNum w:abstractNumId="443">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5">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6">
    <w:nsid w:val="40AA0D0E"/>
    <w:multiLevelType w:val="multilevel"/>
    <w:tmpl w:val="7F9AB868"/>
    <w:numStyleLink w:val="ag3"/>
  </w:abstractNum>
  <w:abstractNum w:abstractNumId="447">
    <w:nsid w:val="40AA7083"/>
    <w:multiLevelType w:val="multilevel"/>
    <w:tmpl w:val="7F9AB868"/>
    <w:numStyleLink w:val="ag3"/>
  </w:abstractNum>
  <w:abstractNum w:abstractNumId="448">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9">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0">
    <w:nsid w:val="41116620"/>
    <w:multiLevelType w:val="hybridMultilevel"/>
    <w:tmpl w:val="6AEA336E"/>
    <w:lvl w:ilvl="0" w:tplc="25E05024">
      <w:start w:val="1"/>
      <w:numFmt w:val="bullet"/>
      <w:lvlText w:val=""/>
      <w:lvlJc w:val="left"/>
      <w:pPr>
        <w:ind w:left="1627" w:hanging="360"/>
      </w:pPr>
      <w:rPr>
        <w:rFonts w:ascii="Symbol" w:hAnsi="Symbol" w:hint="default"/>
      </w:rPr>
    </w:lvl>
    <w:lvl w:ilvl="1" w:tplc="D97ADC16" w:tentative="1">
      <w:start w:val="1"/>
      <w:numFmt w:val="bullet"/>
      <w:lvlText w:val="o"/>
      <w:lvlJc w:val="left"/>
      <w:pPr>
        <w:ind w:left="2347" w:hanging="360"/>
      </w:pPr>
      <w:rPr>
        <w:rFonts w:ascii="Courier New" w:hAnsi="Courier New" w:cs="Courier New" w:hint="default"/>
      </w:rPr>
    </w:lvl>
    <w:lvl w:ilvl="2" w:tplc="C77A50EC" w:tentative="1">
      <w:start w:val="1"/>
      <w:numFmt w:val="bullet"/>
      <w:lvlText w:val=""/>
      <w:lvlJc w:val="left"/>
      <w:pPr>
        <w:ind w:left="3067" w:hanging="360"/>
      </w:pPr>
      <w:rPr>
        <w:rFonts w:ascii="Wingdings" w:hAnsi="Wingdings" w:hint="default"/>
      </w:rPr>
    </w:lvl>
    <w:lvl w:ilvl="3" w:tplc="ECE81A98" w:tentative="1">
      <w:start w:val="1"/>
      <w:numFmt w:val="bullet"/>
      <w:lvlText w:val=""/>
      <w:lvlJc w:val="left"/>
      <w:pPr>
        <w:ind w:left="3787" w:hanging="360"/>
      </w:pPr>
      <w:rPr>
        <w:rFonts w:ascii="Symbol" w:hAnsi="Symbol" w:hint="default"/>
      </w:rPr>
    </w:lvl>
    <w:lvl w:ilvl="4" w:tplc="A8CE54CA" w:tentative="1">
      <w:start w:val="1"/>
      <w:numFmt w:val="bullet"/>
      <w:lvlText w:val="o"/>
      <w:lvlJc w:val="left"/>
      <w:pPr>
        <w:ind w:left="4507" w:hanging="360"/>
      </w:pPr>
      <w:rPr>
        <w:rFonts w:ascii="Courier New" w:hAnsi="Courier New" w:cs="Courier New" w:hint="default"/>
      </w:rPr>
    </w:lvl>
    <w:lvl w:ilvl="5" w:tplc="37B47D8A" w:tentative="1">
      <w:start w:val="1"/>
      <w:numFmt w:val="bullet"/>
      <w:lvlText w:val=""/>
      <w:lvlJc w:val="left"/>
      <w:pPr>
        <w:ind w:left="5227" w:hanging="360"/>
      </w:pPr>
      <w:rPr>
        <w:rFonts w:ascii="Wingdings" w:hAnsi="Wingdings" w:hint="default"/>
      </w:rPr>
    </w:lvl>
    <w:lvl w:ilvl="6" w:tplc="BEF2E78C" w:tentative="1">
      <w:start w:val="1"/>
      <w:numFmt w:val="bullet"/>
      <w:lvlText w:val=""/>
      <w:lvlJc w:val="left"/>
      <w:pPr>
        <w:ind w:left="5947" w:hanging="360"/>
      </w:pPr>
      <w:rPr>
        <w:rFonts w:ascii="Symbol" w:hAnsi="Symbol" w:hint="default"/>
      </w:rPr>
    </w:lvl>
    <w:lvl w:ilvl="7" w:tplc="75DE4E40" w:tentative="1">
      <w:start w:val="1"/>
      <w:numFmt w:val="bullet"/>
      <w:lvlText w:val="o"/>
      <w:lvlJc w:val="left"/>
      <w:pPr>
        <w:ind w:left="6667" w:hanging="360"/>
      </w:pPr>
      <w:rPr>
        <w:rFonts w:ascii="Courier New" w:hAnsi="Courier New" w:cs="Courier New" w:hint="default"/>
      </w:rPr>
    </w:lvl>
    <w:lvl w:ilvl="8" w:tplc="49F25DB0" w:tentative="1">
      <w:start w:val="1"/>
      <w:numFmt w:val="bullet"/>
      <w:lvlText w:val=""/>
      <w:lvlJc w:val="left"/>
      <w:pPr>
        <w:ind w:left="7387" w:hanging="360"/>
      </w:pPr>
      <w:rPr>
        <w:rFonts w:ascii="Wingdings" w:hAnsi="Wingdings" w:hint="default"/>
      </w:rPr>
    </w:lvl>
  </w:abstractNum>
  <w:abstractNum w:abstractNumId="451">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2">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41BE4F36"/>
    <w:multiLevelType w:val="multilevel"/>
    <w:tmpl w:val="7F9AB868"/>
    <w:numStyleLink w:val="ag3"/>
  </w:abstractNum>
  <w:abstractNum w:abstractNumId="454">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5">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6">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42A32C09"/>
    <w:multiLevelType w:val="multilevel"/>
    <w:tmpl w:val="7F9AB868"/>
    <w:numStyleLink w:val="ag3"/>
  </w:abstractNum>
  <w:abstractNum w:abstractNumId="459">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42F02949"/>
    <w:multiLevelType w:val="multilevel"/>
    <w:tmpl w:val="7F9AB868"/>
    <w:numStyleLink w:val="ag3"/>
  </w:abstractNum>
  <w:abstractNum w:abstractNumId="461">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2">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3">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4">
    <w:nsid w:val="433504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5">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43AB41AD"/>
    <w:multiLevelType w:val="multilevel"/>
    <w:tmpl w:val="97EE0B78"/>
    <w:lvl w:ilvl="0">
      <w:start w:val="5"/>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43B13060"/>
    <w:multiLevelType w:val="multilevel"/>
    <w:tmpl w:val="7F9AB868"/>
    <w:numStyleLink w:val="ag3"/>
  </w:abstractNum>
  <w:abstractNum w:abstractNumId="468">
    <w:nsid w:val="43BA67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9">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0">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2">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3">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74">
    <w:nsid w:val="447B620C"/>
    <w:multiLevelType w:val="multilevel"/>
    <w:tmpl w:val="7F9AB868"/>
    <w:numStyleLink w:val="ag3"/>
  </w:abstractNum>
  <w:abstractNum w:abstractNumId="475">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6">
    <w:nsid w:val="44A9525B"/>
    <w:multiLevelType w:val="multilevel"/>
    <w:tmpl w:val="7F9AB868"/>
    <w:numStyleLink w:val="ag3"/>
  </w:abstractNum>
  <w:abstractNum w:abstractNumId="477">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9">
    <w:nsid w:val="44FB0C19"/>
    <w:multiLevelType w:val="multilevel"/>
    <w:tmpl w:val="7F9AB868"/>
    <w:numStyleLink w:val="ag3"/>
  </w:abstractNum>
  <w:abstractNum w:abstractNumId="480">
    <w:nsid w:val="45033BAE"/>
    <w:multiLevelType w:val="multilevel"/>
    <w:tmpl w:val="7F9AB868"/>
    <w:numStyleLink w:val="ag3"/>
  </w:abstractNum>
  <w:abstractNum w:abstractNumId="481">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2">
    <w:nsid w:val="455C13B8"/>
    <w:multiLevelType w:val="multilevel"/>
    <w:tmpl w:val="7F9AB868"/>
    <w:numStyleLink w:val="ag3"/>
  </w:abstractNum>
  <w:abstractNum w:abstractNumId="483">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4">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45B26DE2"/>
    <w:multiLevelType w:val="multilevel"/>
    <w:tmpl w:val="7F9AB868"/>
    <w:numStyleLink w:val="ag3"/>
  </w:abstractNum>
  <w:abstractNum w:abstractNumId="486">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7">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9">
    <w:nsid w:val="462543C7"/>
    <w:multiLevelType w:val="multilevel"/>
    <w:tmpl w:val="7F9AB868"/>
    <w:numStyleLink w:val="ag3"/>
  </w:abstractNum>
  <w:abstractNum w:abstractNumId="490">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1">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46950890"/>
    <w:multiLevelType w:val="multilevel"/>
    <w:tmpl w:val="7F9AB868"/>
    <w:numStyleLink w:val="ag3"/>
  </w:abstractNum>
  <w:abstractNum w:abstractNumId="493">
    <w:nsid w:val="46B71DE5"/>
    <w:multiLevelType w:val="multilevel"/>
    <w:tmpl w:val="7F9AB868"/>
    <w:numStyleLink w:val="ag3"/>
  </w:abstractNum>
  <w:abstractNum w:abstractNumId="494">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5">
    <w:nsid w:val="47025B51"/>
    <w:multiLevelType w:val="multilevel"/>
    <w:tmpl w:val="7F9AB868"/>
    <w:numStyleLink w:val="ag3"/>
  </w:abstractNum>
  <w:abstractNum w:abstractNumId="496">
    <w:nsid w:val="47387C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7">
    <w:nsid w:val="47827A21"/>
    <w:multiLevelType w:val="multilevel"/>
    <w:tmpl w:val="7F9AB868"/>
    <w:numStyleLink w:val="ag3"/>
  </w:abstractNum>
  <w:abstractNum w:abstractNumId="498">
    <w:nsid w:val="47972F47"/>
    <w:multiLevelType w:val="multilevel"/>
    <w:tmpl w:val="7F9AB868"/>
    <w:numStyleLink w:val="ag3"/>
  </w:abstractNum>
  <w:abstractNum w:abstractNumId="499">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0">
    <w:nsid w:val="47E86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1">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2">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3">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4">
    <w:nsid w:val="48AC3A45"/>
    <w:multiLevelType w:val="multilevel"/>
    <w:tmpl w:val="7F9AB868"/>
    <w:numStyleLink w:val="ag3"/>
  </w:abstractNum>
  <w:abstractNum w:abstractNumId="505">
    <w:nsid w:val="48C45957"/>
    <w:multiLevelType w:val="multilevel"/>
    <w:tmpl w:val="7F9AB868"/>
    <w:numStyleLink w:val="ag3"/>
  </w:abstractNum>
  <w:abstractNum w:abstractNumId="506">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7">
    <w:nsid w:val="495B7DEA"/>
    <w:multiLevelType w:val="multilevel"/>
    <w:tmpl w:val="7F9AB868"/>
    <w:numStyleLink w:val="ag3"/>
  </w:abstractNum>
  <w:abstractNum w:abstractNumId="508">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9">
    <w:nsid w:val="497730A0"/>
    <w:multiLevelType w:val="multilevel"/>
    <w:tmpl w:val="7F9AB868"/>
    <w:numStyleLink w:val="ag3"/>
  </w:abstractNum>
  <w:abstractNum w:abstractNumId="510">
    <w:nsid w:val="49A452EE"/>
    <w:multiLevelType w:val="multilevel"/>
    <w:tmpl w:val="7F9AB868"/>
    <w:numStyleLink w:val="ag3"/>
  </w:abstractNum>
  <w:abstractNum w:abstractNumId="511">
    <w:nsid w:val="49AA53CE"/>
    <w:multiLevelType w:val="multilevel"/>
    <w:tmpl w:val="7F9AB868"/>
    <w:numStyleLink w:val="ag3"/>
  </w:abstractNum>
  <w:abstractNum w:abstractNumId="512">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513">
    <w:nsid w:val="49F75C65"/>
    <w:multiLevelType w:val="multilevel"/>
    <w:tmpl w:val="7F9AB868"/>
    <w:numStyleLink w:val="ag3"/>
  </w:abstractNum>
  <w:abstractNum w:abstractNumId="514">
    <w:nsid w:val="4A1B2239"/>
    <w:multiLevelType w:val="multilevel"/>
    <w:tmpl w:val="7F9AB868"/>
    <w:numStyleLink w:val="ag3"/>
  </w:abstractNum>
  <w:abstractNum w:abstractNumId="515">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516">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7">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9">
    <w:nsid w:val="4A9B6B71"/>
    <w:multiLevelType w:val="multilevel"/>
    <w:tmpl w:val="7F9AB868"/>
    <w:numStyleLink w:val="ag3"/>
  </w:abstractNum>
  <w:abstractNum w:abstractNumId="520">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1">
    <w:nsid w:val="4A9F0B7C"/>
    <w:multiLevelType w:val="multilevel"/>
    <w:tmpl w:val="7F9AB868"/>
    <w:numStyleLink w:val="ag3"/>
  </w:abstractNum>
  <w:abstractNum w:abstractNumId="522">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4">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5">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6">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7">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9">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0">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4B6B0A21"/>
    <w:multiLevelType w:val="multilevel"/>
    <w:tmpl w:val="C0D43636"/>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4B7349E0"/>
    <w:multiLevelType w:val="multilevel"/>
    <w:tmpl w:val="7F9AB868"/>
    <w:numStyleLink w:val="ag3"/>
  </w:abstractNum>
  <w:abstractNum w:abstractNumId="533">
    <w:nsid w:val="4B8A224F"/>
    <w:multiLevelType w:val="multilevel"/>
    <w:tmpl w:val="7F9AB868"/>
    <w:numStyleLink w:val="ag3"/>
  </w:abstractNum>
  <w:abstractNum w:abstractNumId="534">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6">
    <w:nsid w:val="4C063429"/>
    <w:multiLevelType w:val="multilevel"/>
    <w:tmpl w:val="7F9AB868"/>
    <w:numStyleLink w:val="ag3"/>
  </w:abstractNum>
  <w:abstractNum w:abstractNumId="537">
    <w:nsid w:val="4C40695A"/>
    <w:multiLevelType w:val="multilevel"/>
    <w:tmpl w:val="7F9AB868"/>
    <w:numStyleLink w:val="ag3"/>
  </w:abstractNum>
  <w:abstractNum w:abstractNumId="538">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9">
    <w:nsid w:val="4CFE67C2"/>
    <w:multiLevelType w:val="multilevel"/>
    <w:tmpl w:val="7F9AB868"/>
    <w:numStyleLink w:val="ag3"/>
  </w:abstractNum>
  <w:abstractNum w:abstractNumId="540">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1">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2">
    <w:nsid w:val="4D3D5C5E"/>
    <w:multiLevelType w:val="multilevel"/>
    <w:tmpl w:val="7F9AB868"/>
    <w:numStyleLink w:val="ag3"/>
  </w:abstractNum>
  <w:abstractNum w:abstractNumId="543">
    <w:nsid w:val="4D3D60B2"/>
    <w:multiLevelType w:val="multilevel"/>
    <w:tmpl w:val="7F9AB868"/>
    <w:numStyleLink w:val="ag3"/>
  </w:abstractNum>
  <w:abstractNum w:abstractNumId="544">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5">
    <w:nsid w:val="4D6B444B"/>
    <w:multiLevelType w:val="multilevel"/>
    <w:tmpl w:val="7F9AB868"/>
    <w:numStyleLink w:val="ag3"/>
  </w:abstractNum>
  <w:abstractNum w:abstractNumId="546">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7">
    <w:nsid w:val="4DBD0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8">
    <w:nsid w:val="4DC718E0"/>
    <w:multiLevelType w:val="multilevel"/>
    <w:tmpl w:val="7F9AB868"/>
    <w:numStyleLink w:val="ag3"/>
  </w:abstractNum>
  <w:abstractNum w:abstractNumId="549">
    <w:nsid w:val="4E0F645B"/>
    <w:multiLevelType w:val="multilevel"/>
    <w:tmpl w:val="7F9AB868"/>
    <w:numStyleLink w:val="ag3"/>
  </w:abstractNum>
  <w:abstractNum w:abstractNumId="550">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1">
    <w:nsid w:val="4E5F5D5E"/>
    <w:multiLevelType w:val="multilevel"/>
    <w:tmpl w:val="7F9AB868"/>
    <w:numStyleLink w:val="ag3"/>
  </w:abstractNum>
  <w:abstractNum w:abstractNumId="552">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3">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54">
    <w:nsid w:val="4EAF4CF6"/>
    <w:multiLevelType w:val="multilevel"/>
    <w:tmpl w:val="7F9AB868"/>
    <w:numStyleLink w:val="ag3"/>
  </w:abstractNum>
  <w:abstractNum w:abstractNumId="555">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7">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8">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9">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60">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1">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4F692FF8"/>
    <w:multiLevelType w:val="multilevel"/>
    <w:tmpl w:val="7F9AB868"/>
    <w:numStyleLink w:val="ag3"/>
  </w:abstractNum>
  <w:abstractNum w:abstractNumId="563">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4">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5">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6">
    <w:nsid w:val="4FA773F1"/>
    <w:multiLevelType w:val="multilevel"/>
    <w:tmpl w:val="7F9AB868"/>
    <w:numStyleLink w:val="ag3"/>
  </w:abstractNum>
  <w:abstractNum w:abstractNumId="567">
    <w:nsid w:val="4FBE6D63"/>
    <w:multiLevelType w:val="multilevel"/>
    <w:tmpl w:val="7F9AB868"/>
    <w:numStyleLink w:val="ag3"/>
  </w:abstractNum>
  <w:abstractNum w:abstractNumId="568">
    <w:nsid w:val="4FDD130F"/>
    <w:multiLevelType w:val="multilevel"/>
    <w:tmpl w:val="7F9AB868"/>
    <w:numStyleLink w:val="ag3"/>
  </w:abstractNum>
  <w:abstractNum w:abstractNumId="569">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5028679F"/>
    <w:multiLevelType w:val="multilevel"/>
    <w:tmpl w:val="7F9AB868"/>
    <w:numStyleLink w:val="ag3"/>
  </w:abstractNum>
  <w:abstractNum w:abstractNumId="571">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50616941"/>
    <w:multiLevelType w:val="multilevel"/>
    <w:tmpl w:val="7F9AB868"/>
    <w:numStyleLink w:val="ag3"/>
  </w:abstractNum>
  <w:abstractNum w:abstractNumId="575">
    <w:nsid w:val="50A92DE5"/>
    <w:multiLevelType w:val="multilevel"/>
    <w:tmpl w:val="7F9AB868"/>
    <w:numStyleLink w:val="ag3"/>
  </w:abstractNum>
  <w:abstractNum w:abstractNumId="576">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513B03E1"/>
    <w:multiLevelType w:val="multilevel"/>
    <w:tmpl w:val="7F9AB868"/>
    <w:numStyleLink w:val="ag3"/>
  </w:abstractNum>
  <w:abstractNum w:abstractNumId="578">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519751D4"/>
    <w:multiLevelType w:val="multilevel"/>
    <w:tmpl w:val="7F9AB868"/>
    <w:numStyleLink w:val="ag3"/>
  </w:abstractNum>
  <w:abstractNum w:abstractNumId="580">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1">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2">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4">
    <w:nsid w:val="51CE2323"/>
    <w:multiLevelType w:val="multilevel"/>
    <w:tmpl w:val="7F9AB868"/>
    <w:numStyleLink w:val="ag3"/>
  </w:abstractNum>
  <w:abstractNum w:abstractNumId="585">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6">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7">
    <w:nsid w:val="52317988"/>
    <w:multiLevelType w:val="multilevel"/>
    <w:tmpl w:val="7F9AB868"/>
    <w:numStyleLink w:val="ag3"/>
  </w:abstractNum>
  <w:abstractNum w:abstractNumId="588">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52A244EB"/>
    <w:multiLevelType w:val="multilevel"/>
    <w:tmpl w:val="7F9AB868"/>
    <w:numStyleLink w:val="ag3"/>
  </w:abstractNum>
  <w:abstractNum w:abstractNumId="591">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4">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5">
    <w:nsid w:val="53AA64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6">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7">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545929C5"/>
    <w:multiLevelType w:val="multilevel"/>
    <w:tmpl w:val="7F9AB868"/>
    <w:numStyleLink w:val="ag3"/>
  </w:abstractNum>
  <w:abstractNum w:abstractNumId="599">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0">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1">
    <w:nsid w:val="54DE1634"/>
    <w:multiLevelType w:val="multilevel"/>
    <w:tmpl w:val="7F9AB868"/>
    <w:numStyleLink w:val="ag3"/>
  </w:abstractNum>
  <w:abstractNum w:abstractNumId="602">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3">
    <w:nsid w:val="550274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5509728D"/>
    <w:multiLevelType w:val="multilevel"/>
    <w:tmpl w:val="7F9AB868"/>
    <w:numStyleLink w:val="ag3"/>
  </w:abstractNum>
  <w:abstractNum w:abstractNumId="605">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6">
    <w:nsid w:val="554D3A6A"/>
    <w:multiLevelType w:val="multilevel"/>
    <w:tmpl w:val="7F9AB868"/>
    <w:numStyleLink w:val="ag3"/>
  </w:abstractNum>
  <w:abstractNum w:abstractNumId="607">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55530E1E"/>
    <w:multiLevelType w:val="multilevel"/>
    <w:tmpl w:val="7F9AB868"/>
    <w:numStyleLink w:val="ag3"/>
  </w:abstractNum>
  <w:abstractNum w:abstractNumId="609">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0">
    <w:nsid w:val="55DB0D3D"/>
    <w:multiLevelType w:val="multilevel"/>
    <w:tmpl w:val="7F9AB868"/>
    <w:numStyleLink w:val="ag3"/>
  </w:abstractNum>
  <w:abstractNum w:abstractNumId="611">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2">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3">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4">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5">
    <w:nsid w:val="567E5577"/>
    <w:multiLevelType w:val="multilevel"/>
    <w:tmpl w:val="7F9AB868"/>
    <w:numStyleLink w:val="ag3"/>
  </w:abstractNum>
  <w:abstractNum w:abstractNumId="616">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569F56B0"/>
    <w:multiLevelType w:val="multilevel"/>
    <w:tmpl w:val="7F9AB868"/>
    <w:numStyleLink w:val="ag3"/>
  </w:abstractNum>
  <w:abstractNum w:abstractNumId="618">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56E1309A"/>
    <w:multiLevelType w:val="multilevel"/>
    <w:tmpl w:val="7F9AB868"/>
    <w:numStyleLink w:val="ag3"/>
  </w:abstractNum>
  <w:abstractNum w:abstractNumId="620">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1">
    <w:nsid w:val="572E4E42"/>
    <w:multiLevelType w:val="multilevel"/>
    <w:tmpl w:val="7F9AB868"/>
    <w:numStyleLink w:val="ag3"/>
  </w:abstractNum>
  <w:abstractNum w:abstractNumId="622">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3">
    <w:nsid w:val="574423B9"/>
    <w:multiLevelType w:val="multilevel"/>
    <w:tmpl w:val="7F9AB868"/>
    <w:numStyleLink w:val="ag3"/>
  </w:abstractNum>
  <w:abstractNum w:abstractNumId="624">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5">
    <w:nsid w:val="57522DD2"/>
    <w:multiLevelType w:val="multilevel"/>
    <w:tmpl w:val="7F9AB868"/>
    <w:numStyleLink w:val="ag3"/>
  </w:abstractNum>
  <w:abstractNum w:abstractNumId="626">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7">
    <w:nsid w:val="579944A5"/>
    <w:multiLevelType w:val="multilevel"/>
    <w:tmpl w:val="7F9AB868"/>
    <w:numStyleLink w:val="ag3"/>
  </w:abstractNum>
  <w:abstractNum w:abstractNumId="628">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9">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0">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tentative="1">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631">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2">
    <w:nsid w:val="580A42A4"/>
    <w:multiLevelType w:val="multilevel"/>
    <w:tmpl w:val="7F9AB868"/>
    <w:numStyleLink w:val="ag3"/>
  </w:abstractNum>
  <w:abstractNum w:abstractNumId="633">
    <w:nsid w:val="58A74B0D"/>
    <w:multiLevelType w:val="multilevel"/>
    <w:tmpl w:val="7F9AB868"/>
    <w:numStyleLink w:val="ag3"/>
  </w:abstractNum>
  <w:abstractNum w:abstractNumId="634">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35">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6">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7">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59333F51"/>
    <w:multiLevelType w:val="multilevel"/>
    <w:tmpl w:val="7F9AB868"/>
    <w:numStyleLink w:val="ag3"/>
  </w:abstractNum>
  <w:abstractNum w:abstractNumId="639">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0">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1">
    <w:nsid w:val="59891B96"/>
    <w:multiLevelType w:val="multilevel"/>
    <w:tmpl w:val="7F9AB868"/>
    <w:numStyleLink w:val="ag3"/>
  </w:abstractNum>
  <w:abstractNum w:abstractNumId="642">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643">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4">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5">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646">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47">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8">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9">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0">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1">
    <w:nsid w:val="5AD74267"/>
    <w:multiLevelType w:val="multilevel"/>
    <w:tmpl w:val="7F9AB868"/>
    <w:numStyleLink w:val="ag3"/>
  </w:abstractNum>
  <w:abstractNum w:abstractNumId="652">
    <w:nsid w:val="5AE07C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3">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54">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5B563615"/>
    <w:multiLevelType w:val="multilevel"/>
    <w:tmpl w:val="7F9AB868"/>
    <w:numStyleLink w:val="ag3"/>
  </w:abstractNum>
  <w:abstractNum w:abstractNumId="656">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7">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8">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9">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0">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1">
    <w:nsid w:val="5C4475EF"/>
    <w:multiLevelType w:val="multilevel"/>
    <w:tmpl w:val="7F9AB868"/>
    <w:numStyleLink w:val="ag3"/>
  </w:abstractNum>
  <w:abstractNum w:abstractNumId="662">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3">
    <w:nsid w:val="5C71245B"/>
    <w:multiLevelType w:val="multilevel"/>
    <w:tmpl w:val="7F9AB868"/>
    <w:numStyleLink w:val="ag3"/>
  </w:abstractNum>
  <w:abstractNum w:abstractNumId="664">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tentative="1">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665">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6">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7">
    <w:nsid w:val="5CB85BE2"/>
    <w:multiLevelType w:val="multilevel"/>
    <w:tmpl w:val="7F9AB868"/>
    <w:numStyleLink w:val="ag3"/>
  </w:abstractNum>
  <w:abstractNum w:abstractNumId="668">
    <w:nsid w:val="5CCE15CD"/>
    <w:multiLevelType w:val="multilevel"/>
    <w:tmpl w:val="7F9AB868"/>
    <w:numStyleLink w:val="ag3"/>
  </w:abstractNum>
  <w:abstractNum w:abstractNumId="669">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0">
    <w:nsid w:val="5D0B3C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5D0F4454"/>
    <w:multiLevelType w:val="multilevel"/>
    <w:tmpl w:val="7F9AB868"/>
    <w:numStyleLink w:val="ag3"/>
  </w:abstractNum>
  <w:abstractNum w:abstractNumId="672">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3">
    <w:nsid w:val="5D945269"/>
    <w:multiLevelType w:val="multilevel"/>
    <w:tmpl w:val="7F9AB868"/>
    <w:numStyleLink w:val="ag3"/>
  </w:abstractNum>
  <w:abstractNum w:abstractNumId="674">
    <w:nsid w:val="5D9C68AE"/>
    <w:multiLevelType w:val="multilevel"/>
    <w:tmpl w:val="7F9AB868"/>
    <w:numStyleLink w:val="ag3"/>
  </w:abstractNum>
  <w:abstractNum w:abstractNumId="675">
    <w:nsid w:val="5DAF4AFE"/>
    <w:multiLevelType w:val="multilevel"/>
    <w:tmpl w:val="7F9AB868"/>
    <w:numStyleLink w:val="ag3"/>
  </w:abstractNum>
  <w:abstractNum w:abstractNumId="676">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7">
    <w:nsid w:val="5DEC0028"/>
    <w:multiLevelType w:val="multilevel"/>
    <w:tmpl w:val="7F9AB868"/>
    <w:numStyleLink w:val="ag3"/>
  </w:abstractNum>
  <w:abstractNum w:abstractNumId="678">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9">
    <w:nsid w:val="5E0C3CEF"/>
    <w:multiLevelType w:val="multilevel"/>
    <w:tmpl w:val="7F9AB868"/>
    <w:numStyleLink w:val="ag3"/>
  </w:abstractNum>
  <w:abstractNum w:abstractNumId="680">
    <w:nsid w:val="5E0E0B31"/>
    <w:multiLevelType w:val="multilevel"/>
    <w:tmpl w:val="7F9AB868"/>
    <w:numStyleLink w:val="ag3"/>
  </w:abstractNum>
  <w:abstractNum w:abstractNumId="681">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683">
    <w:nsid w:val="5EB7634B"/>
    <w:multiLevelType w:val="multilevel"/>
    <w:tmpl w:val="7F9AB868"/>
    <w:numStyleLink w:val="ag3"/>
  </w:abstractNum>
  <w:abstractNum w:abstractNumId="684">
    <w:nsid w:val="5EE116AF"/>
    <w:multiLevelType w:val="multilevel"/>
    <w:tmpl w:val="7F9AB868"/>
    <w:numStyleLink w:val="ag3"/>
  </w:abstractNum>
  <w:abstractNum w:abstractNumId="685">
    <w:nsid w:val="5EEE20DB"/>
    <w:multiLevelType w:val="multilevel"/>
    <w:tmpl w:val="7F9AB868"/>
    <w:numStyleLink w:val="ag3"/>
  </w:abstractNum>
  <w:abstractNum w:abstractNumId="686">
    <w:nsid w:val="5EF236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7">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8">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9">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0">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2">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3">
    <w:nsid w:val="5FE94997"/>
    <w:multiLevelType w:val="multilevel"/>
    <w:tmpl w:val="7F9AB868"/>
    <w:numStyleLink w:val="ag3"/>
  </w:abstractNum>
  <w:abstractNum w:abstractNumId="694">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5">
    <w:nsid w:val="60D0594E"/>
    <w:multiLevelType w:val="multilevel"/>
    <w:tmpl w:val="7F9AB868"/>
    <w:numStyleLink w:val="ag3"/>
  </w:abstractNum>
  <w:abstractNum w:abstractNumId="696">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7">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8">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9">
    <w:nsid w:val="61D161E8"/>
    <w:multiLevelType w:val="multilevel"/>
    <w:tmpl w:val="7F9AB868"/>
    <w:numStyleLink w:val="ag3"/>
  </w:abstractNum>
  <w:abstractNum w:abstractNumId="700">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1">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02">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3">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4">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5">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6">
    <w:nsid w:val="62B46313"/>
    <w:multiLevelType w:val="multilevel"/>
    <w:tmpl w:val="7F9AB868"/>
    <w:numStyleLink w:val="ag3"/>
  </w:abstractNum>
  <w:abstractNum w:abstractNumId="707">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8">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9">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639C366A"/>
    <w:multiLevelType w:val="multilevel"/>
    <w:tmpl w:val="7F9AB868"/>
    <w:numStyleLink w:val="ag3"/>
  </w:abstractNum>
  <w:abstractNum w:abstractNumId="711">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2">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3">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4">
    <w:nsid w:val="6409755C"/>
    <w:multiLevelType w:val="multilevel"/>
    <w:tmpl w:val="7F9AB868"/>
    <w:numStyleLink w:val="ag3"/>
  </w:abstractNum>
  <w:abstractNum w:abstractNumId="715">
    <w:nsid w:val="640C6E7D"/>
    <w:multiLevelType w:val="multilevel"/>
    <w:tmpl w:val="7F9AB868"/>
    <w:numStyleLink w:val="ag3"/>
  </w:abstractNum>
  <w:abstractNum w:abstractNumId="716">
    <w:nsid w:val="64D17240"/>
    <w:multiLevelType w:val="multilevel"/>
    <w:tmpl w:val="7F9AB868"/>
    <w:numStyleLink w:val="ag3"/>
  </w:abstractNum>
  <w:abstractNum w:abstractNumId="717">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8">
    <w:nsid w:val="651D4654"/>
    <w:multiLevelType w:val="multilevel"/>
    <w:tmpl w:val="7F9AB868"/>
    <w:numStyleLink w:val="ag3"/>
  </w:abstractNum>
  <w:abstractNum w:abstractNumId="719">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0">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1">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tentative="1">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722">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3">
    <w:nsid w:val="65CC1B9A"/>
    <w:multiLevelType w:val="multilevel"/>
    <w:tmpl w:val="7F9AB868"/>
    <w:numStyleLink w:val="ag3"/>
  </w:abstractNum>
  <w:abstractNum w:abstractNumId="724">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25">
    <w:nsid w:val="66F4725C"/>
    <w:multiLevelType w:val="multilevel"/>
    <w:tmpl w:val="7F9AB868"/>
    <w:numStyleLink w:val="ag3"/>
  </w:abstractNum>
  <w:abstractNum w:abstractNumId="726">
    <w:nsid w:val="671B43F3"/>
    <w:multiLevelType w:val="multilevel"/>
    <w:tmpl w:val="7F9AB868"/>
    <w:numStyleLink w:val="ag3"/>
  </w:abstractNum>
  <w:abstractNum w:abstractNumId="727">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8">
    <w:nsid w:val="675B56C2"/>
    <w:multiLevelType w:val="multilevel"/>
    <w:tmpl w:val="7F9AB868"/>
    <w:numStyleLink w:val="ag3"/>
  </w:abstractNum>
  <w:abstractNum w:abstractNumId="729">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0">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2">
    <w:nsid w:val="67BE2630"/>
    <w:multiLevelType w:val="multilevel"/>
    <w:tmpl w:val="7F9AB868"/>
    <w:numStyleLink w:val="ag3"/>
  </w:abstractNum>
  <w:abstractNum w:abstractNumId="733">
    <w:nsid w:val="67CF42D2"/>
    <w:multiLevelType w:val="multilevel"/>
    <w:tmpl w:val="7F9AB868"/>
    <w:numStyleLink w:val="ag3"/>
  </w:abstractNum>
  <w:abstractNum w:abstractNumId="734">
    <w:nsid w:val="680F4C39"/>
    <w:multiLevelType w:val="multilevel"/>
    <w:tmpl w:val="7F9AB868"/>
    <w:numStyleLink w:val="ag3"/>
  </w:abstractNum>
  <w:abstractNum w:abstractNumId="735">
    <w:nsid w:val="68677F22"/>
    <w:multiLevelType w:val="multilevel"/>
    <w:tmpl w:val="7F9AB868"/>
    <w:numStyleLink w:val="ag3"/>
  </w:abstractNum>
  <w:abstractNum w:abstractNumId="736">
    <w:nsid w:val="68845A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7">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8">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9">
    <w:nsid w:val="694D0796"/>
    <w:multiLevelType w:val="multilevel"/>
    <w:tmpl w:val="7F9AB868"/>
    <w:numStyleLink w:val="ag3"/>
  </w:abstractNum>
  <w:abstractNum w:abstractNumId="740">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1">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2">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3">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4">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5">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6">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8">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9">
    <w:nsid w:val="6B160502"/>
    <w:multiLevelType w:val="multilevel"/>
    <w:tmpl w:val="7F9AB868"/>
    <w:numStyleLink w:val="ag3"/>
  </w:abstractNum>
  <w:abstractNum w:abstractNumId="750">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1">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2">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3">
    <w:nsid w:val="6BE87319"/>
    <w:multiLevelType w:val="multilevel"/>
    <w:tmpl w:val="7F9AB868"/>
    <w:numStyleLink w:val="ag3"/>
  </w:abstractNum>
  <w:abstractNum w:abstractNumId="754">
    <w:nsid w:val="6BED2708"/>
    <w:multiLevelType w:val="multilevel"/>
    <w:tmpl w:val="7F9AB868"/>
    <w:numStyleLink w:val="ag3"/>
  </w:abstractNum>
  <w:abstractNum w:abstractNumId="755">
    <w:nsid w:val="6C1D5151"/>
    <w:multiLevelType w:val="hybridMultilevel"/>
    <w:tmpl w:val="D03AD092"/>
    <w:lvl w:ilvl="0" w:tplc="EC0ADE22">
      <w:start w:val="1"/>
      <w:numFmt w:val="bullet"/>
      <w:lvlText w:val=""/>
      <w:lvlJc w:val="left"/>
      <w:pPr>
        <w:ind w:left="2250" w:hanging="360"/>
      </w:pPr>
      <w:rPr>
        <w:rFonts w:ascii="Symbol" w:hAnsi="Symbol" w:hint="default"/>
      </w:rPr>
    </w:lvl>
    <w:lvl w:ilvl="1" w:tplc="53F42990" w:tentative="1">
      <w:start w:val="1"/>
      <w:numFmt w:val="bullet"/>
      <w:lvlText w:val="o"/>
      <w:lvlJc w:val="left"/>
      <w:pPr>
        <w:ind w:left="2970" w:hanging="360"/>
      </w:pPr>
      <w:rPr>
        <w:rFonts w:ascii="Courier New" w:hAnsi="Courier New" w:cs="Courier New" w:hint="default"/>
      </w:rPr>
    </w:lvl>
    <w:lvl w:ilvl="2" w:tplc="E52AFBD0" w:tentative="1">
      <w:start w:val="1"/>
      <w:numFmt w:val="bullet"/>
      <w:lvlText w:val=""/>
      <w:lvlJc w:val="left"/>
      <w:pPr>
        <w:ind w:left="3690" w:hanging="360"/>
      </w:pPr>
      <w:rPr>
        <w:rFonts w:ascii="Wingdings" w:hAnsi="Wingdings" w:hint="default"/>
      </w:rPr>
    </w:lvl>
    <w:lvl w:ilvl="3" w:tplc="EF9AB04C" w:tentative="1">
      <w:start w:val="1"/>
      <w:numFmt w:val="bullet"/>
      <w:lvlText w:val=""/>
      <w:lvlJc w:val="left"/>
      <w:pPr>
        <w:ind w:left="4410" w:hanging="360"/>
      </w:pPr>
      <w:rPr>
        <w:rFonts w:ascii="Symbol" w:hAnsi="Symbol" w:hint="default"/>
      </w:rPr>
    </w:lvl>
    <w:lvl w:ilvl="4" w:tplc="C3AC2044" w:tentative="1">
      <w:start w:val="1"/>
      <w:numFmt w:val="bullet"/>
      <w:lvlText w:val="o"/>
      <w:lvlJc w:val="left"/>
      <w:pPr>
        <w:ind w:left="5130" w:hanging="360"/>
      </w:pPr>
      <w:rPr>
        <w:rFonts w:ascii="Courier New" w:hAnsi="Courier New" w:cs="Courier New" w:hint="default"/>
      </w:rPr>
    </w:lvl>
    <w:lvl w:ilvl="5" w:tplc="2B861180" w:tentative="1">
      <w:start w:val="1"/>
      <w:numFmt w:val="bullet"/>
      <w:lvlText w:val=""/>
      <w:lvlJc w:val="left"/>
      <w:pPr>
        <w:ind w:left="5850" w:hanging="360"/>
      </w:pPr>
      <w:rPr>
        <w:rFonts w:ascii="Wingdings" w:hAnsi="Wingdings" w:hint="default"/>
      </w:rPr>
    </w:lvl>
    <w:lvl w:ilvl="6" w:tplc="E17CD360" w:tentative="1">
      <w:start w:val="1"/>
      <w:numFmt w:val="bullet"/>
      <w:lvlText w:val=""/>
      <w:lvlJc w:val="left"/>
      <w:pPr>
        <w:ind w:left="6570" w:hanging="360"/>
      </w:pPr>
      <w:rPr>
        <w:rFonts w:ascii="Symbol" w:hAnsi="Symbol" w:hint="default"/>
      </w:rPr>
    </w:lvl>
    <w:lvl w:ilvl="7" w:tplc="8298A136" w:tentative="1">
      <w:start w:val="1"/>
      <w:numFmt w:val="bullet"/>
      <w:lvlText w:val="o"/>
      <w:lvlJc w:val="left"/>
      <w:pPr>
        <w:ind w:left="7290" w:hanging="360"/>
      </w:pPr>
      <w:rPr>
        <w:rFonts w:ascii="Courier New" w:hAnsi="Courier New" w:cs="Courier New" w:hint="default"/>
      </w:rPr>
    </w:lvl>
    <w:lvl w:ilvl="8" w:tplc="FE025DEC" w:tentative="1">
      <w:start w:val="1"/>
      <w:numFmt w:val="bullet"/>
      <w:lvlText w:val=""/>
      <w:lvlJc w:val="left"/>
      <w:pPr>
        <w:ind w:left="8010" w:hanging="360"/>
      </w:pPr>
      <w:rPr>
        <w:rFonts w:ascii="Wingdings" w:hAnsi="Wingdings" w:hint="default"/>
      </w:rPr>
    </w:lvl>
  </w:abstractNum>
  <w:abstractNum w:abstractNumId="756">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7">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8">
    <w:nsid w:val="6C554444"/>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9">
    <w:nsid w:val="6C682B39"/>
    <w:multiLevelType w:val="multilevel"/>
    <w:tmpl w:val="7F9AB868"/>
    <w:numStyleLink w:val="ag3"/>
  </w:abstractNum>
  <w:abstractNum w:abstractNumId="760">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1">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2">
    <w:nsid w:val="6CC511D2"/>
    <w:multiLevelType w:val="multilevel"/>
    <w:tmpl w:val="7F9AB868"/>
    <w:numStyleLink w:val="ag3"/>
  </w:abstractNum>
  <w:abstractNum w:abstractNumId="763">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4">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5">
    <w:nsid w:val="6D6E6A91"/>
    <w:multiLevelType w:val="multilevel"/>
    <w:tmpl w:val="7F9AB868"/>
    <w:numStyleLink w:val="ag3"/>
  </w:abstractNum>
  <w:abstractNum w:abstractNumId="766">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7">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8">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9">
    <w:nsid w:val="6DF50E57"/>
    <w:multiLevelType w:val="multilevel"/>
    <w:tmpl w:val="7F9AB868"/>
    <w:numStyleLink w:val="ag3"/>
  </w:abstractNum>
  <w:abstractNum w:abstractNumId="770">
    <w:nsid w:val="6DF93DF0"/>
    <w:multiLevelType w:val="multilevel"/>
    <w:tmpl w:val="7F9AB868"/>
    <w:numStyleLink w:val="ag3"/>
  </w:abstractNum>
  <w:abstractNum w:abstractNumId="771">
    <w:nsid w:val="6E0E530F"/>
    <w:multiLevelType w:val="multilevel"/>
    <w:tmpl w:val="7F9AB868"/>
    <w:numStyleLink w:val="ag3"/>
  </w:abstractNum>
  <w:abstractNum w:abstractNumId="772">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3">
    <w:nsid w:val="6E411180"/>
    <w:multiLevelType w:val="hybridMultilevel"/>
    <w:tmpl w:val="269A2902"/>
    <w:lvl w:ilvl="0" w:tplc="6770B6DA">
      <w:start w:val="1"/>
      <w:numFmt w:val="bullet"/>
      <w:lvlText w:val=""/>
      <w:lvlJc w:val="left"/>
      <w:pPr>
        <w:ind w:left="720" w:hanging="360"/>
      </w:pPr>
      <w:rPr>
        <w:rFonts w:ascii="Symbol" w:hAnsi="Symbol" w:hint="default"/>
      </w:rPr>
    </w:lvl>
    <w:lvl w:ilvl="1" w:tplc="424604DC" w:tentative="1">
      <w:start w:val="1"/>
      <w:numFmt w:val="bullet"/>
      <w:lvlText w:val="o"/>
      <w:lvlJc w:val="left"/>
      <w:pPr>
        <w:ind w:left="1440" w:hanging="360"/>
      </w:pPr>
      <w:rPr>
        <w:rFonts w:ascii="Courier New" w:hAnsi="Courier New" w:cs="Courier New" w:hint="default"/>
      </w:rPr>
    </w:lvl>
    <w:lvl w:ilvl="2" w:tplc="CD666844">
      <w:start w:val="1"/>
      <w:numFmt w:val="bullet"/>
      <w:lvlText w:val=""/>
      <w:lvlJc w:val="left"/>
      <w:pPr>
        <w:ind w:left="2160" w:hanging="360"/>
      </w:pPr>
      <w:rPr>
        <w:rFonts w:ascii="Symbol" w:hAnsi="Symbol" w:hint="default"/>
      </w:rPr>
    </w:lvl>
    <w:lvl w:ilvl="3" w:tplc="7ABE37B8" w:tentative="1">
      <w:start w:val="1"/>
      <w:numFmt w:val="bullet"/>
      <w:lvlText w:val=""/>
      <w:lvlJc w:val="left"/>
      <w:pPr>
        <w:ind w:left="2880" w:hanging="360"/>
      </w:pPr>
      <w:rPr>
        <w:rFonts w:ascii="Symbol" w:hAnsi="Symbol" w:hint="default"/>
      </w:rPr>
    </w:lvl>
    <w:lvl w:ilvl="4" w:tplc="FA6CBE20" w:tentative="1">
      <w:start w:val="1"/>
      <w:numFmt w:val="bullet"/>
      <w:lvlText w:val="o"/>
      <w:lvlJc w:val="left"/>
      <w:pPr>
        <w:ind w:left="3600" w:hanging="360"/>
      </w:pPr>
      <w:rPr>
        <w:rFonts w:ascii="Courier New" w:hAnsi="Courier New" w:cs="Courier New" w:hint="default"/>
      </w:rPr>
    </w:lvl>
    <w:lvl w:ilvl="5" w:tplc="51C8D35A" w:tentative="1">
      <w:start w:val="1"/>
      <w:numFmt w:val="bullet"/>
      <w:lvlText w:val=""/>
      <w:lvlJc w:val="left"/>
      <w:pPr>
        <w:ind w:left="4320" w:hanging="360"/>
      </w:pPr>
      <w:rPr>
        <w:rFonts w:ascii="Wingdings" w:hAnsi="Wingdings" w:hint="default"/>
      </w:rPr>
    </w:lvl>
    <w:lvl w:ilvl="6" w:tplc="B2366FDE" w:tentative="1">
      <w:start w:val="1"/>
      <w:numFmt w:val="bullet"/>
      <w:lvlText w:val=""/>
      <w:lvlJc w:val="left"/>
      <w:pPr>
        <w:ind w:left="5040" w:hanging="360"/>
      </w:pPr>
      <w:rPr>
        <w:rFonts w:ascii="Symbol" w:hAnsi="Symbol" w:hint="default"/>
      </w:rPr>
    </w:lvl>
    <w:lvl w:ilvl="7" w:tplc="1FEAB4E0" w:tentative="1">
      <w:start w:val="1"/>
      <w:numFmt w:val="bullet"/>
      <w:lvlText w:val="o"/>
      <w:lvlJc w:val="left"/>
      <w:pPr>
        <w:ind w:left="5760" w:hanging="360"/>
      </w:pPr>
      <w:rPr>
        <w:rFonts w:ascii="Courier New" w:hAnsi="Courier New" w:cs="Courier New" w:hint="default"/>
      </w:rPr>
    </w:lvl>
    <w:lvl w:ilvl="8" w:tplc="93A80730" w:tentative="1">
      <w:start w:val="1"/>
      <w:numFmt w:val="bullet"/>
      <w:lvlText w:val=""/>
      <w:lvlJc w:val="left"/>
      <w:pPr>
        <w:ind w:left="6480" w:hanging="360"/>
      </w:pPr>
      <w:rPr>
        <w:rFonts w:ascii="Wingdings" w:hAnsi="Wingdings" w:hint="default"/>
      </w:rPr>
    </w:lvl>
  </w:abstractNum>
  <w:abstractNum w:abstractNumId="774">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5">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6">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7">
    <w:nsid w:val="6E6B3CCE"/>
    <w:multiLevelType w:val="multilevel"/>
    <w:tmpl w:val="7F9AB868"/>
    <w:numStyleLink w:val="ag3"/>
  </w:abstractNum>
  <w:abstractNum w:abstractNumId="778">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9">
    <w:nsid w:val="6EAC7B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0">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1">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2">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3">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4">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5">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6">
    <w:nsid w:val="6FF266DE"/>
    <w:multiLevelType w:val="multilevel"/>
    <w:tmpl w:val="7F9AB868"/>
    <w:numStyleLink w:val="ag3"/>
  </w:abstractNum>
  <w:abstractNum w:abstractNumId="787">
    <w:nsid w:val="6FF71E98"/>
    <w:multiLevelType w:val="multilevel"/>
    <w:tmpl w:val="7F9AB868"/>
    <w:numStyleLink w:val="ag3"/>
  </w:abstractNum>
  <w:abstractNum w:abstractNumId="788">
    <w:nsid w:val="70135BE9"/>
    <w:multiLevelType w:val="multilevel"/>
    <w:tmpl w:val="7F9AB868"/>
    <w:numStyleLink w:val="ag3"/>
  </w:abstractNum>
  <w:abstractNum w:abstractNumId="789">
    <w:nsid w:val="70280A28"/>
    <w:multiLevelType w:val="multilevel"/>
    <w:tmpl w:val="7F9AB868"/>
    <w:numStyleLink w:val="ag3"/>
  </w:abstractNum>
  <w:abstractNum w:abstractNumId="790">
    <w:nsid w:val="703445E4"/>
    <w:multiLevelType w:val="multilevel"/>
    <w:tmpl w:val="7F9AB868"/>
    <w:numStyleLink w:val="ag3"/>
  </w:abstractNum>
  <w:abstractNum w:abstractNumId="791">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70663FA3"/>
    <w:multiLevelType w:val="multilevel"/>
    <w:tmpl w:val="7F9AB868"/>
    <w:numStyleLink w:val="ag3"/>
  </w:abstractNum>
  <w:abstractNum w:abstractNumId="793">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4">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70AA0562"/>
    <w:multiLevelType w:val="multilevel"/>
    <w:tmpl w:val="2BC6D8BA"/>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70EE36D3"/>
    <w:multiLevelType w:val="multilevel"/>
    <w:tmpl w:val="7F9AB868"/>
    <w:numStyleLink w:val="ag3"/>
  </w:abstractNum>
  <w:abstractNum w:abstractNumId="797">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8">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9">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0">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01">
    <w:nsid w:val="71F51B96"/>
    <w:multiLevelType w:val="multilevel"/>
    <w:tmpl w:val="7F9AB868"/>
    <w:numStyleLink w:val="ag3"/>
  </w:abstractNum>
  <w:abstractNum w:abstractNumId="802">
    <w:nsid w:val="722A7CB6"/>
    <w:multiLevelType w:val="hybridMultilevel"/>
    <w:tmpl w:val="603447A8"/>
    <w:lvl w:ilvl="0" w:tplc="B92E87F4">
      <w:start w:val="1"/>
      <w:numFmt w:val="bullet"/>
      <w:lvlText w:val=""/>
      <w:lvlJc w:val="left"/>
      <w:pPr>
        <w:ind w:left="1627" w:hanging="360"/>
      </w:pPr>
      <w:rPr>
        <w:rFonts w:ascii="Symbol" w:hAnsi="Symbol" w:hint="default"/>
      </w:rPr>
    </w:lvl>
    <w:lvl w:ilvl="1" w:tplc="425AC5E6" w:tentative="1">
      <w:start w:val="1"/>
      <w:numFmt w:val="bullet"/>
      <w:lvlText w:val="o"/>
      <w:lvlJc w:val="left"/>
      <w:pPr>
        <w:ind w:left="2347" w:hanging="360"/>
      </w:pPr>
      <w:rPr>
        <w:rFonts w:ascii="Courier New" w:hAnsi="Courier New" w:cs="Courier New" w:hint="default"/>
      </w:rPr>
    </w:lvl>
    <w:lvl w:ilvl="2" w:tplc="AC18C00A" w:tentative="1">
      <w:start w:val="1"/>
      <w:numFmt w:val="bullet"/>
      <w:lvlText w:val=""/>
      <w:lvlJc w:val="left"/>
      <w:pPr>
        <w:ind w:left="3067" w:hanging="360"/>
      </w:pPr>
      <w:rPr>
        <w:rFonts w:ascii="Wingdings" w:hAnsi="Wingdings" w:hint="default"/>
      </w:rPr>
    </w:lvl>
    <w:lvl w:ilvl="3" w:tplc="B798C8AE" w:tentative="1">
      <w:start w:val="1"/>
      <w:numFmt w:val="bullet"/>
      <w:lvlText w:val=""/>
      <w:lvlJc w:val="left"/>
      <w:pPr>
        <w:ind w:left="3787" w:hanging="360"/>
      </w:pPr>
      <w:rPr>
        <w:rFonts w:ascii="Symbol" w:hAnsi="Symbol" w:hint="default"/>
      </w:rPr>
    </w:lvl>
    <w:lvl w:ilvl="4" w:tplc="411070FE" w:tentative="1">
      <w:start w:val="1"/>
      <w:numFmt w:val="bullet"/>
      <w:lvlText w:val="o"/>
      <w:lvlJc w:val="left"/>
      <w:pPr>
        <w:ind w:left="4507" w:hanging="360"/>
      </w:pPr>
      <w:rPr>
        <w:rFonts w:ascii="Courier New" w:hAnsi="Courier New" w:cs="Courier New" w:hint="default"/>
      </w:rPr>
    </w:lvl>
    <w:lvl w:ilvl="5" w:tplc="1DF824DC" w:tentative="1">
      <w:start w:val="1"/>
      <w:numFmt w:val="bullet"/>
      <w:lvlText w:val=""/>
      <w:lvlJc w:val="left"/>
      <w:pPr>
        <w:ind w:left="5227" w:hanging="360"/>
      </w:pPr>
      <w:rPr>
        <w:rFonts w:ascii="Wingdings" w:hAnsi="Wingdings" w:hint="default"/>
      </w:rPr>
    </w:lvl>
    <w:lvl w:ilvl="6" w:tplc="7F80C540" w:tentative="1">
      <w:start w:val="1"/>
      <w:numFmt w:val="bullet"/>
      <w:lvlText w:val=""/>
      <w:lvlJc w:val="left"/>
      <w:pPr>
        <w:ind w:left="5947" w:hanging="360"/>
      </w:pPr>
      <w:rPr>
        <w:rFonts w:ascii="Symbol" w:hAnsi="Symbol" w:hint="default"/>
      </w:rPr>
    </w:lvl>
    <w:lvl w:ilvl="7" w:tplc="AA98FE1E" w:tentative="1">
      <w:start w:val="1"/>
      <w:numFmt w:val="bullet"/>
      <w:lvlText w:val="o"/>
      <w:lvlJc w:val="left"/>
      <w:pPr>
        <w:ind w:left="6667" w:hanging="360"/>
      </w:pPr>
      <w:rPr>
        <w:rFonts w:ascii="Courier New" w:hAnsi="Courier New" w:cs="Courier New" w:hint="default"/>
      </w:rPr>
    </w:lvl>
    <w:lvl w:ilvl="8" w:tplc="74BCC59C" w:tentative="1">
      <w:start w:val="1"/>
      <w:numFmt w:val="bullet"/>
      <w:lvlText w:val=""/>
      <w:lvlJc w:val="left"/>
      <w:pPr>
        <w:ind w:left="7387" w:hanging="360"/>
      </w:pPr>
      <w:rPr>
        <w:rFonts w:ascii="Wingdings" w:hAnsi="Wingdings" w:hint="default"/>
      </w:rPr>
    </w:lvl>
  </w:abstractNum>
  <w:abstractNum w:abstractNumId="803">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805">
    <w:nsid w:val="72D40EC8"/>
    <w:multiLevelType w:val="multilevel"/>
    <w:tmpl w:val="7F9AB868"/>
    <w:numStyleLink w:val="ag3"/>
  </w:abstractNum>
  <w:abstractNum w:abstractNumId="806">
    <w:nsid w:val="72D8101D"/>
    <w:multiLevelType w:val="multilevel"/>
    <w:tmpl w:val="7F9AB868"/>
    <w:name w:val="numbered list"/>
    <w:numStyleLink w:val="ag3"/>
  </w:abstractNum>
  <w:abstractNum w:abstractNumId="807">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08">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9">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10">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1">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12">
    <w:nsid w:val="739F7E75"/>
    <w:multiLevelType w:val="multilevel"/>
    <w:tmpl w:val="7F9AB868"/>
    <w:numStyleLink w:val="ag3"/>
  </w:abstractNum>
  <w:abstractNum w:abstractNumId="813">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15">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6">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7">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8">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9">
    <w:nsid w:val="74B21FFA"/>
    <w:multiLevelType w:val="multilevel"/>
    <w:tmpl w:val="7F9AB868"/>
    <w:numStyleLink w:val="ag3"/>
  </w:abstractNum>
  <w:abstractNum w:abstractNumId="820">
    <w:nsid w:val="74E368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1">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2">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3">
    <w:nsid w:val="75052305"/>
    <w:multiLevelType w:val="multilevel"/>
    <w:tmpl w:val="7F9AB868"/>
    <w:numStyleLink w:val="ag3"/>
  </w:abstractNum>
  <w:abstractNum w:abstractNumId="824">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5">
    <w:nsid w:val="753664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6">
    <w:nsid w:val="75797D1C"/>
    <w:multiLevelType w:val="multilevel"/>
    <w:tmpl w:val="7F9AB868"/>
    <w:numStyleLink w:val="ag3"/>
  </w:abstractNum>
  <w:abstractNum w:abstractNumId="827">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8">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829">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0">
    <w:nsid w:val="760A338F"/>
    <w:multiLevelType w:val="multilevel"/>
    <w:tmpl w:val="7F9AB868"/>
    <w:numStyleLink w:val="ag3"/>
  </w:abstractNum>
  <w:abstractNum w:abstractNumId="831">
    <w:nsid w:val="76114CF2"/>
    <w:multiLevelType w:val="multilevel"/>
    <w:tmpl w:val="7F9AB868"/>
    <w:numStyleLink w:val="ag3"/>
  </w:abstractNum>
  <w:abstractNum w:abstractNumId="832">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3">
    <w:nsid w:val="7668369F"/>
    <w:multiLevelType w:val="multilevel"/>
    <w:tmpl w:val="7F9AB868"/>
    <w:numStyleLink w:val="ag3"/>
  </w:abstractNum>
  <w:abstractNum w:abstractNumId="834">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5">
    <w:nsid w:val="76C121A7"/>
    <w:multiLevelType w:val="multilevel"/>
    <w:tmpl w:val="7F9AB868"/>
    <w:numStyleLink w:val="ag3"/>
  </w:abstractNum>
  <w:abstractNum w:abstractNumId="836">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7">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8">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39">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0">
    <w:nsid w:val="77B3544E"/>
    <w:multiLevelType w:val="multilevel"/>
    <w:tmpl w:val="7F9AB868"/>
    <w:numStyleLink w:val="ag3"/>
  </w:abstractNum>
  <w:abstractNum w:abstractNumId="841">
    <w:nsid w:val="77C230F8"/>
    <w:multiLevelType w:val="multilevel"/>
    <w:tmpl w:val="7F9AB868"/>
    <w:numStyleLink w:val="ag3"/>
  </w:abstractNum>
  <w:abstractNum w:abstractNumId="842">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3">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4">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5">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6">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7">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8">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9">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0">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1">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2">
    <w:nsid w:val="792B2C28"/>
    <w:multiLevelType w:val="multilevel"/>
    <w:tmpl w:val="7F9AB868"/>
    <w:numStyleLink w:val="ag3"/>
  </w:abstractNum>
  <w:abstractNum w:abstractNumId="853">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4">
    <w:nsid w:val="79812981"/>
    <w:multiLevelType w:val="multilevel"/>
    <w:tmpl w:val="7F9AB868"/>
    <w:numStyleLink w:val="ag3"/>
  </w:abstractNum>
  <w:abstractNum w:abstractNumId="855">
    <w:nsid w:val="79DA698C"/>
    <w:multiLevelType w:val="multilevel"/>
    <w:tmpl w:val="7F9AB868"/>
    <w:numStyleLink w:val="ag3"/>
  </w:abstractNum>
  <w:abstractNum w:abstractNumId="856">
    <w:nsid w:val="79E0471A"/>
    <w:multiLevelType w:val="multilevel"/>
    <w:tmpl w:val="7F9AB868"/>
    <w:numStyleLink w:val="ag3"/>
  </w:abstractNum>
  <w:abstractNum w:abstractNumId="857">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8">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859">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0">
    <w:nsid w:val="7AB97114"/>
    <w:multiLevelType w:val="multilevel"/>
    <w:tmpl w:val="7F9AB868"/>
    <w:numStyleLink w:val="ag3"/>
  </w:abstractNum>
  <w:abstractNum w:abstractNumId="861">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862">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3">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4">
    <w:nsid w:val="7B275000"/>
    <w:multiLevelType w:val="multilevel"/>
    <w:tmpl w:val="7F9AB868"/>
    <w:numStyleLink w:val="ag3"/>
  </w:abstractNum>
  <w:abstractNum w:abstractNumId="865">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866">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7">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8">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9">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870">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71">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2">
    <w:nsid w:val="7C331372"/>
    <w:multiLevelType w:val="multilevel"/>
    <w:tmpl w:val="7F9AB868"/>
    <w:numStyleLink w:val="ag3"/>
  </w:abstractNum>
  <w:abstractNum w:abstractNumId="873">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4">
    <w:nsid w:val="7C8261AA"/>
    <w:multiLevelType w:val="multilevel"/>
    <w:tmpl w:val="7F9AB868"/>
    <w:numStyleLink w:val="ag3"/>
  </w:abstractNum>
  <w:abstractNum w:abstractNumId="875">
    <w:nsid w:val="7CA21511"/>
    <w:multiLevelType w:val="multilevel"/>
    <w:tmpl w:val="7F9AB868"/>
    <w:numStyleLink w:val="ag3"/>
  </w:abstractNum>
  <w:abstractNum w:abstractNumId="876">
    <w:nsid w:val="7CB62F0B"/>
    <w:multiLevelType w:val="multilevel"/>
    <w:tmpl w:val="7F9AB868"/>
    <w:numStyleLink w:val="ag3"/>
  </w:abstractNum>
  <w:abstractNum w:abstractNumId="877">
    <w:nsid w:val="7CFC140C"/>
    <w:multiLevelType w:val="multilevel"/>
    <w:tmpl w:val="7F9AB868"/>
    <w:numStyleLink w:val="ag3"/>
  </w:abstractNum>
  <w:abstractNum w:abstractNumId="878">
    <w:nsid w:val="7D1848C4"/>
    <w:multiLevelType w:val="multilevel"/>
    <w:tmpl w:val="7F9AB868"/>
    <w:numStyleLink w:val="ag3"/>
  </w:abstractNum>
  <w:abstractNum w:abstractNumId="879">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880">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1">
    <w:nsid w:val="7D8E7E47"/>
    <w:multiLevelType w:val="multilevel"/>
    <w:tmpl w:val="7F9AB868"/>
    <w:numStyleLink w:val="ag3"/>
  </w:abstractNum>
  <w:abstractNum w:abstractNumId="882">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3">
    <w:nsid w:val="7DC82E9B"/>
    <w:multiLevelType w:val="multilevel"/>
    <w:tmpl w:val="7F9AB868"/>
    <w:numStyleLink w:val="ag3"/>
  </w:abstractNum>
  <w:abstractNum w:abstractNumId="884">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5">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86">
    <w:nsid w:val="7E2A6B45"/>
    <w:multiLevelType w:val="multilevel"/>
    <w:tmpl w:val="7F9AB868"/>
    <w:numStyleLink w:val="ag3"/>
  </w:abstractNum>
  <w:abstractNum w:abstractNumId="887">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8">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9">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0">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1">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2">
    <w:nsid w:val="7F3909E3"/>
    <w:multiLevelType w:val="multilevel"/>
    <w:tmpl w:val="982C4B38"/>
    <w:lvl w:ilvl="0">
      <w:start w:val="6"/>
      <w:numFmt w:val="decimal"/>
      <w:lvlText w:val="%1."/>
      <w:lvlJc w:val="left"/>
      <w:pPr>
        <w:tabs>
          <w:tab w:val="num" w:pos="360"/>
        </w:tabs>
        <w:ind w:left="360" w:hanging="360"/>
      </w:pPr>
      <w:rPr>
        <w:rFonts w:hint="default"/>
      </w:rPr>
    </w:lvl>
    <w:lvl w:ilvl="1">
      <w:start w:val="2"/>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2"/>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3">
    <w:nsid w:val="7F4A096C"/>
    <w:multiLevelType w:val="multilevel"/>
    <w:tmpl w:val="7F9AB868"/>
    <w:numStyleLink w:val="ag3"/>
  </w:abstractNum>
  <w:abstractNum w:abstractNumId="894">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5">
    <w:nsid w:val="7F81500F"/>
    <w:multiLevelType w:val="multilevel"/>
    <w:tmpl w:val="7F9AB868"/>
    <w:numStyleLink w:val="ag3"/>
  </w:abstractNum>
  <w:abstractNum w:abstractNumId="896">
    <w:nsid w:val="7FA35E59"/>
    <w:multiLevelType w:val="multilevel"/>
    <w:tmpl w:val="7F9AB868"/>
    <w:numStyleLink w:val="ag3"/>
  </w:abstractNum>
  <w:abstractNum w:abstractNumId="897">
    <w:nsid w:val="7FEC4E8C"/>
    <w:multiLevelType w:val="multilevel"/>
    <w:tmpl w:val="7F9AB868"/>
    <w:numStyleLink w:val="ag3"/>
  </w:abstractNum>
  <w:num w:numId="1">
    <w:abstractNumId w:val="357"/>
  </w:num>
  <w:num w:numId="2">
    <w:abstractNumId w:val="357"/>
  </w:num>
  <w:num w:numId="3">
    <w:abstractNumId w:val="357"/>
  </w:num>
  <w:num w:numId="4">
    <w:abstractNumId w:val="357"/>
  </w:num>
  <w:num w:numId="5">
    <w:abstractNumId w:val="357"/>
  </w:num>
  <w:num w:numId="6">
    <w:abstractNumId w:val="357"/>
  </w:num>
  <w:num w:numId="7">
    <w:abstractNumId w:val="55"/>
  </w:num>
  <w:num w:numId="8">
    <w:abstractNumId w:val="6"/>
  </w:num>
  <w:num w:numId="9">
    <w:abstractNumId w:val="5"/>
  </w:num>
  <w:num w:numId="10">
    <w:abstractNumId w:val="4"/>
  </w:num>
  <w:num w:numId="11">
    <w:abstractNumId w:val="3"/>
  </w:num>
  <w:num w:numId="12">
    <w:abstractNumId w:val="2"/>
  </w:num>
  <w:num w:numId="13">
    <w:abstractNumId w:val="391"/>
  </w:num>
  <w:num w:numId="14">
    <w:abstractNumId w:val="804"/>
  </w:num>
  <w:num w:numId="15">
    <w:abstractNumId w:val="804"/>
  </w:num>
  <w:num w:numId="16">
    <w:abstractNumId w:val="804"/>
  </w:num>
  <w:num w:numId="17">
    <w:abstractNumId w:val="804"/>
  </w:num>
  <w:num w:numId="18">
    <w:abstractNumId w:val="1"/>
  </w:num>
  <w:num w:numId="19">
    <w:abstractNumId w:val="66"/>
  </w:num>
  <w:num w:numId="20">
    <w:abstractNumId w:val="682"/>
  </w:num>
  <w:num w:numId="21">
    <w:abstractNumId w:val="390"/>
  </w:num>
  <w:num w:numId="22">
    <w:abstractNumId w:val="605"/>
  </w:num>
  <w:num w:numId="23">
    <w:abstractNumId w:val="861"/>
  </w:num>
  <w:num w:numId="24">
    <w:abstractNumId w:val="512"/>
  </w:num>
  <w:num w:numId="25">
    <w:abstractNumId w:val="773"/>
  </w:num>
  <w:num w:numId="26">
    <w:abstractNumId w:val="450"/>
  </w:num>
  <w:num w:numId="27">
    <w:abstractNumId w:val="367"/>
  </w:num>
  <w:num w:numId="28">
    <w:abstractNumId w:val="664"/>
  </w:num>
  <w:num w:numId="29">
    <w:abstractNumId w:val="879"/>
  </w:num>
  <w:num w:numId="30">
    <w:abstractNumId w:val="802"/>
  </w:num>
  <w:num w:numId="31">
    <w:abstractNumId w:val="645"/>
  </w:num>
  <w:num w:numId="32">
    <w:abstractNumId w:val="838"/>
  </w:num>
  <w:num w:numId="33">
    <w:abstractNumId w:val="650"/>
  </w:num>
  <w:num w:numId="34">
    <w:abstractNumId w:val="252"/>
  </w:num>
  <w:num w:numId="35">
    <w:abstractNumId w:val="435"/>
  </w:num>
  <w:num w:numId="36">
    <w:abstractNumId w:val="393"/>
  </w:num>
  <w:num w:numId="37">
    <w:abstractNumId w:val="56"/>
  </w:num>
  <w:num w:numId="38">
    <w:abstractNumId w:val="515"/>
  </w:num>
  <w:num w:numId="39">
    <w:abstractNumId w:val="721"/>
  </w:num>
  <w:num w:numId="40">
    <w:abstractNumId w:val="782"/>
  </w:num>
  <w:num w:numId="41">
    <w:abstractNumId w:val="455"/>
  </w:num>
  <w:num w:numId="42">
    <w:abstractNumId w:val="811"/>
  </w:num>
  <w:num w:numId="43">
    <w:abstractNumId w:val="108"/>
  </w:num>
  <w:num w:numId="44">
    <w:abstractNumId w:val="473"/>
  </w:num>
  <w:num w:numId="45">
    <w:abstractNumId w:val="332"/>
  </w:num>
  <w:num w:numId="46">
    <w:abstractNumId w:val="312"/>
  </w:num>
  <w:num w:numId="47">
    <w:abstractNumId w:val="380"/>
  </w:num>
  <w:num w:numId="48">
    <w:abstractNumId w:val="187"/>
  </w:num>
  <w:num w:numId="49">
    <w:abstractNumId w:val="437"/>
  </w:num>
  <w:num w:numId="50">
    <w:abstractNumId w:val="646"/>
  </w:num>
  <w:num w:numId="51">
    <w:abstractNumId w:val="215"/>
  </w:num>
  <w:num w:numId="52">
    <w:abstractNumId w:val="565"/>
  </w:num>
  <w:num w:numId="53">
    <w:abstractNumId w:val="202"/>
  </w:num>
  <w:num w:numId="54">
    <w:abstractNumId w:val="501"/>
  </w:num>
  <w:num w:numId="55">
    <w:abstractNumId w:val="589"/>
  </w:num>
  <w:num w:numId="56">
    <w:abstractNumId w:val="583"/>
  </w:num>
  <w:num w:numId="57">
    <w:abstractNumId w:val="329"/>
  </w:num>
  <w:num w:numId="58">
    <w:abstractNumId w:val="746"/>
  </w:num>
  <w:num w:numId="59">
    <w:abstractNumId w:val="735"/>
  </w:num>
  <w:num w:numId="60">
    <w:abstractNumId w:val="134"/>
  </w:num>
  <w:num w:numId="61">
    <w:abstractNumId w:val="47"/>
  </w:num>
  <w:num w:numId="62">
    <w:abstractNumId w:val="687"/>
  </w:num>
  <w:num w:numId="63">
    <w:abstractNumId w:val="36"/>
  </w:num>
  <w:num w:numId="64">
    <w:abstractNumId w:val="540"/>
  </w:num>
  <w:num w:numId="65">
    <w:abstractNumId w:val="847"/>
  </w:num>
  <w:num w:numId="66">
    <w:abstractNumId w:val="611"/>
  </w:num>
  <w:num w:numId="67">
    <w:abstractNumId w:val="416"/>
  </w:num>
  <w:num w:numId="68">
    <w:abstractNumId w:val="128"/>
  </w:num>
  <w:num w:numId="69">
    <w:abstractNumId w:val="755"/>
  </w:num>
  <w:num w:numId="70">
    <w:abstractNumId w:val="200"/>
  </w:num>
  <w:num w:numId="71">
    <w:abstractNumId w:val="672"/>
  </w:num>
  <w:num w:numId="72">
    <w:abstractNumId w:val="287"/>
  </w:num>
  <w:num w:numId="73">
    <w:abstractNumId w:val="85"/>
  </w:num>
  <w:num w:numId="74">
    <w:abstractNumId w:val="417"/>
  </w:num>
  <w:num w:numId="75">
    <w:abstractNumId w:val="750"/>
  </w:num>
  <w:num w:numId="76">
    <w:abstractNumId w:val="593"/>
  </w:num>
  <w:num w:numId="77">
    <w:abstractNumId w:val="691"/>
  </w:num>
  <w:num w:numId="78">
    <w:abstractNumId w:val="142"/>
  </w:num>
  <w:num w:numId="79">
    <w:abstractNumId w:val="702"/>
  </w:num>
  <w:num w:numId="80">
    <w:abstractNumId w:val="592"/>
  </w:num>
  <w:num w:numId="81">
    <w:abstractNumId w:val="505"/>
  </w:num>
  <w:num w:numId="82">
    <w:abstractNumId w:val="400"/>
  </w:num>
  <w:num w:numId="83">
    <w:abstractNumId w:val="429"/>
  </w:num>
  <w:num w:numId="84">
    <w:abstractNumId w:val="175"/>
  </w:num>
  <w:num w:numId="85">
    <w:abstractNumId w:val="266"/>
  </w:num>
  <w:num w:numId="86">
    <w:abstractNumId w:val="360"/>
  </w:num>
  <w:num w:numId="87">
    <w:abstractNumId w:val="274"/>
  </w:num>
  <w:num w:numId="88">
    <w:abstractNumId w:val="206"/>
  </w:num>
  <w:num w:numId="89">
    <w:abstractNumId w:val="235"/>
  </w:num>
  <w:num w:numId="90">
    <w:abstractNumId w:val="170"/>
  </w:num>
  <w:num w:numId="91">
    <w:abstractNumId w:val="51"/>
  </w:num>
  <w:num w:numId="92">
    <w:abstractNumId w:val="43"/>
  </w:num>
  <w:num w:numId="93">
    <w:abstractNumId w:val="348"/>
  </w:num>
  <w:num w:numId="94">
    <w:abstractNumId w:val="86"/>
  </w:num>
  <w:num w:numId="95">
    <w:abstractNumId w:val="29"/>
  </w:num>
  <w:num w:numId="96">
    <w:abstractNumId w:val="296"/>
  </w:num>
  <w:num w:numId="97">
    <w:abstractNumId w:val="208"/>
  </w:num>
  <w:num w:numId="98">
    <w:abstractNumId w:val="261"/>
  </w:num>
  <w:num w:numId="99">
    <w:abstractNumId w:val="238"/>
  </w:num>
  <w:num w:numId="100">
    <w:abstractNumId w:val="237"/>
  </w:num>
  <w:num w:numId="101">
    <w:abstractNumId w:val="192"/>
  </w:num>
  <w:num w:numId="102">
    <w:abstractNumId w:val="242"/>
  </w:num>
  <w:num w:numId="103">
    <w:abstractNumId w:val="579"/>
  </w:num>
  <w:num w:numId="104">
    <w:abstractNumId w:val="292"/>
  </w:num>
  <w:num w:numId="105">
    <w:abstractNumId w:val="598"/>
  </w:num>
  <w:num w:numId="106">
    <w:abstractNumId w:val="739"/>
  </w:num>
  <w:num w:numId="107">
    <w:abstractNumId w:val="284"/>
  </w:num>
  <w:num w:numId="108">
    <w:abstractNumId w:val="321"/>
  </w:num>
  <w:num w:numId="109">
    <w:abstractNumId w:val="590"/>
  </w:num>
  <w:num w:numId="110">
    <w:abstractNumId w:val="282"/>
  </w:num>
  <w:num w:numId="111">
    <w:abstractNumId w:val="759"/>
  </w:num>
  <w:num w:numId="112">
    <w:abstractNumId w:val="725"/>
  </w:num>
  <w:num w:numId="113">
    <w:abstractNumId w:val="874"/>
  </w:num>
  <w:num w:numId="114">
    <w:abstractNumId w:val="886"/>
  </w:num>
  <w:num w:numId="115">
    <w:abstractNumId w:val="789"/>
  </w:num>
  <w:num w:numId="116">
    <w:abstractNumId w:val="497"/>
  </w:num>
  <w:num w:numId="117">
    <w:abstractNumId w:val="185"/>
  </w:num>
  <w:num w:numId="118">
    <w:abstractNumId w:val="354"/>
  </w:num>
  <w:num w:numId="119">
    <w:abstractNumId w:val="213"/>
  </w:num>
  <w:num w:numId="120">
    <w:abstractNumId w:val="135"/>
  </w:num>
  <w:num w:numId="121">
    <w:abstractNumId w:val="495"/>
  </w:num>
  <w:num w:numId="122">
    <w:abstractNumId w:val="881"/>
  </w:num>
  <w:num w:numId="123">
    <w:abstractNumId w:val="474"/>
  </w:num>
  <w:num w:numId="124">
    <w:abstractNumId w:val="349"/>
  </w:num>
  <w:num w:numId="125">
    <w:abstractNumId w:val="677"/>
  </w:num>
  <w:num w:numId="126">
    <w:abstractNumId w:val="389"/>
  </w:num>
  <w:num w:numId="127">
    <w:abstractNumId w:val="396"/>
  </w:num>
  <w:num w:numId="128">
    <w:abstractNumId w:val="418"/>
  </w:num>
  <w:num w:numId="129">
    <w:abstractNumId w:val="326"/>
  </w:num>
  <w:num w:numId="130">
    <w:abstractNumId w:val="826"/>
  </w:num>
  <w:num w:numId="131">
    <w:abstractNumId w:val="896"/>
  </w:num>
  <w:num w:numId="132">
    <w:abstractNumId w:val="692"/>
  </w:num>
  <w:num w:numId="133">
    <w:abstractNumId w:val="264"/>
  </w:num>
  <w:num w:numId="134">
    <w:abstractNumId w:val="545"/>
  </w:num>
  <w:num w:numId="135">
    <w:abstractNumId w:val="280"/>
  </w:num>
  <w:num w:numId="136">
    <w:abstractNumId w:val="467"/>
  </w:num>
  <w:num w:numId="137">
    <w:abstractNumId w:val="97"/>
  </w:num>
  <w:num w:numId="138">
    <w:abstractNumId w:val="878"/>
  </w:num>
  <w:num w:numId="139">
    <w:abstractNumId w:val="673"/>
  </w:num>
  <w:num w:numId="140">
    <w:abstractNumId w:val="655"/>
  </w:num>
  <w:num w:numId="141">
    <w:abstractNumId w:val="131"/>
  </w:num>
  <w:num w:numId="142">
    <w:abstractNumId w:val="679"/>
  </w:num>
  <w:num w:numId="143">
    <w:abstractNumId w:val="671"/>
  </w:num>
  <w:num w:numId="144">
    <w:abstractNumId w:val="61"/>
  </w:num>
  <w:num w:numId="145">
    <w:abstractNumId w:val="539"/>
  </w:num>
  <w:num w:numId="146">
    <w:abstractNumId w:val="442"/>
  </w:num>
  <w:num w:numId="147">
    <w:abstractNumId w:val="806"/>
  </w:num>
  <w:num w:numId="148">
    <w:abstractNumId w:val="548"/>
  </w:num>
  <w:num w:numId="149">
    <w:abstractNumId w:val="762"/>
  </w:num>
  <w:num w:numId="150">
    <w:abstractNumId w:val="511"/>
  </w:num>
  <w:num w:numId="151">
    <w:abstractNumId w:val="663"/>
  </w:num>
  <w:num w:numId="152">
    <w:abstractNumId w:val="24"/>
  </w:num>
  <w:num w:numId="153">
    <w:abstractNumId w:val="159"/>
  </w:num>
  <w:num w:numId="154">
    <w:abstractNumId w:val="675"/>
  </w:num>
  <w:num w:numId="155">
    <w:abstractNumId w:val="338"/>
  </w:num>
  <w:num w:numId="156">
    <w:abstractNumId w:val="680"/>
  </w:num>
  <w:num w:numId="157">
    <w:abstractNumId w:val="212"/>
  </w:num>
  <w:num w:numId="158">
    <w:abstractNumId w:val="841"/>
  </w:num>
  <w:num w:numId="159">
    <w:abstractNumId w:val="164"/>
  </w:num>
  <w:num w:numId="160">
    <w:abstractNumId w:val="324"/>
  </w:num>
  <w:num w:numId="161">
    <w:abstractNumId w:val="777"/>
  </w:num>
  <w:num w:numId="162">
    <w:abstractNumId w:val="733"/>
  </w:num>
  <w:num w:numId="163">
    <w:abstractNumId w:val="254"/>
  </w:num>
  <w:num w:numId="164">
    <w:abstractNumId w:val="608"/>
  </w:num>
  <w:num w:numId="165">
    <w:abstractNumId w:val="513"/>
  </w:num>
  <w:num w:numId="166">
    <w:abstractNumId w:val="623"/>
  </w:num>
  <w:num w:numId="167">
    <w:abstractNumId w:val="619"/>
  </w:num>
  <w:num w:numId="168">
    <w:abstractNumId w:val="532"/>
  </w:num>
  <w:num w:numId="169">
    <w:abstractNumId w:val="714"/>
  </w:num>
  <w:num w:numId="170">
    <w:abstractNumId w:val="103"/>
  </w:num>
  <w:num w:numId="171">
    <w:abstractNumId w:val="458"/>
  </w:num>
  <w:num w:numId="172">
    <w:abstractNumId w:val="182"/>
  </w:num>
  <w:num w:numId="173">
    <w:abstractNumId w:val="298"/>
  </w:num>
  <w:num w:numId="174">
    <w:abstractNumId w:val="514"/>
  </w:num>
  <w:num w:numId="175">
    <w:abstractNumId w:val="89"/>
  </w:num>
  <w:num w:numId="176">
    <w:abstractNumId w:val="819"/>
  </w:num>
  <w:num w:numId="177">
    <w:abstractNumId w:val="728"/>
  </w:num>
  <w:num w:numId="178">
    <w:abstractNumId w:val="174"/>
  </w:num>
  <w:num w:numId="179">
    <w:abstractNumId w:val="519"/>
  </w:num>
  <w:num w:numId="180">
    <w:abstractNumId w:val="124"/>
  </w:num>
  <w:num w:numId="181">
    <w:abstractNumId w:val="765"/>
  </w:num>
  <w:num w:numId="182">
    <w:abstractNumId w:val="221"/>
  </w:num>
  <w:num w:numId="183">
    <w:abstractNumId w:val="316"/>
  </w:num>
  <w:num w:numId="184">
    <w:abstractNumId w:val="753"/>
  </w:num>
  <w:num w:numId="185">
    <w:abstractNumId w:val="699"/>
  </w:num>
  <w:num w:numId="186">
    <w:abstractNumId w:val="567"/>
  </w:num>
  <w:num w:numId="187">
    <w:abstractNumId w:val="385"/>
  </w:num>
  <w:num w:numId="188">
    <w:abstractNumId w:val="369"/>
  </w:num>
  <w:num w:numId="189">
    <w:abstractNumId w:val="615"/>
  </w:num>
  <w:num w:numId="190">
    <w:abstractNumId w:val="98"/>
  </w:num>
  <w:num w:numId="191">
    <w:abstractNumId w:val="493"/>
  </w:num>
  <w:num w:numId="192">
    <w:abstractNumId w:val="78"/>
  </w:num>
  <w:num w:numId="193">
    <w:abstractNumId w:val="551"/>
  </w:num>
  <w:num w:numId="194">
    <w:abstractNumId w:val="201"/>
  </w:num>
  <w:num w:numId="195">
    <w:abstractNumId w:val="584"/>
  </w:num>
  <w:num w:numId="196">
    <w:abstractNumId w:val="875"/>
  </w:num>
  <w:num w:numId="197">
    <w:abstractNumId w:val="796"/>
  </w:num>
  <w:num w:numId="198">
    <w:abstractNumId w:val="7"/>
  </w:num>
  <w:num w:numId="199">
    <w:abstractNumId w:val="533"/>
  </w:num>
  <w:num w:numId="200">
    <w:abstractNumId w:val="770"/>
  </w:num>
  <w:num w:numId="201">
    <w:abstractNumId w:val="716"/>
  </w:num>
  <w:num w:numId="202">
    <w:abstractNumId w:val="432"/>
  </w:num>
  <w:num w:numId="203">
    <w:abstractNumId w:val="627"/>
  </w:num>
  <w:num w:numId="204">
    <w:abstractNumId w:val="433"/>
  </w:num>
  <w:num w:numId="205">
    <w:abstractNumId w:val="346"/>
  </w:num>
  <w:num w:numId="206">
    <w:abstractNumId w:val="864"/>
  </w:num>
  <w:num w:numId="207">
    <w:abstractNumId w:val="601"/>
  </w:num>
  <w:num w:numId="208">
    <w:abstractNumId w:val="630"/>
  </w:num>
  <w:num w:numId="209">
    <w:abstractNumId w:val="382"/>
  </w:num>
  <w:num w:numId="210">
    <w:abstractNumId w:val="259"/>
  </w:num>
  <w:num w:numId="211">
    <w:abstractNumId w:val="788"/>
  </w:num>
  <w:num w:numId="212">
    <w:abstractNumId w:val="379"/>
  </w:num>
  <w:num w:numId="213">
    <w:abstractNumId w:val="310"/>
  </w:num>
  <w:num w:numId="214">
    <w:abstractNumId w:val="504"/>
  </w:num>
  <w:num w:numId="215">
    <w:abstractNumId w:val="403"/>
  </w:num>
  <w:num w:numId="216">
    <w:abstractNumId w:val="543"/>
  </w:num>
  <w:num w:numId="217">
    <w:abstractNumId w:val="479"/>
  </w:num>
  <w:num w:numId="218">
    <w:abstractNumId w:val="787"/>
  </w:num>
  <w:num w:numId="219">
    <w:abstractNumId w:val="710"/>
  </w:num>
  <w:num w:numId="220">
    <w:abstractNumId w:val="406"/>
  </w:num>
  <w:num w:numId="221">
    <w:abstractNumId w:val="245"/>
  </w:num>
  <w:num w:numId="222">
    <w:abstractNumId w:val="498"/>
  </w:num>
  <w:num w:numId="223">
    <w:abstractNumId w:val="695"/>
  </w:num>
  <w:num w:numId="224">
    <w:abstractNumId w:val="606"/>
  </w:num>
  <w:num w:numId="225">
    <w:abstractNumId w:val="308"/>
  </w:num>
  <w:num w:numId="226">
    <w:abstractNumId w:val="715"/>
  </w:num>
  <w:num w:numId="227">
    <w:abstractNumId w:val="279"/>
    <w:lvlOverride w:ilvl="2">
      <w:lvl w:ilvl="2">
        <w:start w:val="1"/>
        <w:numFmt w:val="lowerRoman"/>
        <w:lvlText w:val="%3."/>
        <w:lvlJc w:val="right"/>
        <w:pPr>
          <w:tabs>
            <w:tab w:val="num" w:pos="1800"/>
          </w:tabs>
          <w:ind w:left="1800" w:hanging="360"/>
        </w:pPr>
        <w:rPr>
          <w:rFonts w:hint="default"/>
          <w:b w:val="0"/>
        </w:rPr>
      </w:lvl>
    </w:lvlOverride>
  </w:num>
  <w:num w:numId="228">
    <w:abstractNumId w:val="872"/>
  </w:num>
  <w:num w:numId="229">
    <w:abstractNumId w:val="271"/>
  </w:num>
  <w:num w:numId="230">
    <w:abstractNumId w:val="199"/>
  </w:num>
  <w:num w:numId="231">
    <w:abstractNumId w:val="35"/>
  </w:num>
  <w:num w:numId="232">
    <w:abstractNumId w:val="577"/>
  </w:num>
  <w:num w:numId="233">
    <w:abstractNumId w:val="150"/>
  </w:num>
  <w:num w:numId="234">
    <w:abstractNumId w:val="638"/>
  </w:num>
  <w:num w:numId="235">
    <w:abstractNumId w:val="510"/>
  </w:num>
  <w:num w:numId="236">
    <w:abstractNumId w:val="305"/>
  </w:num>
  <w:num w:numId="237">
    <w:abstractNumId w:val="521"/>
  </w:num>
  <w:num w:numId="238">
    <w:abstractNumId w:val="358"/>
  </w:num>
  <w:num w:numId="239">
    <w:abstractNumId w:val="377"/>
  </w:num>
  <w:num w:numId="240">
    <w:abstractNumId w:val="641"/>
  </w:num>
  <w:num w:numId="241">
    <w:abstractNumId w:val="790"/>
  </w:num>
  <w:num w:numId="242">
    <w:abstractNumId w:val="130"/>
  </w:num>
  <w:num w:numId="243">
    <w:abstractNumId w:val="144"/>
  </w:num>
  <w:num w:numId="244">
    <w:abstractNumId w:val="792"/>
  </w:num>
  <w:num w:numId="245">
    <w:abstractNumId w:val="70"/>
  </w:num>
  <w:num w:numId="246">
    <w:abstractNumId w:val="149"/>
  </w:num>
  <w:num w:numId="247">
    <w:abstractNumId w:val="446"/>
  </w:num>
  <w:num w:numId="248">
    <w:abstractNumId w:val="251"/>
  </w:num>
  <w:num w:numId="249">
    <w:abstractNumId w:val="604"/>
  </w:num>
  <w:num w:numId="250">
    <w:abstractNumId w:val="110"/>
  </w:num>
  <w:num w:numId="251">
    <w:abstractNumId w:val="106"/>
  </w:num>
  <w:num w:numId="252">
    <w:abstractNumId w:val="177"/>
  </w:num>
  <w:num w:numId="253">
    <w:abstractNumId w:val="59"/>
  </w:num>
  <w:num w:numId="254">
    <w:abstractNumId w:val="411"/>
  </w:num>
  <w:num w:numId="255">
    <w:abstractNumId w:val="684"/>
  </w:num>
  <w:num w:numId="256">
    <w:abstractNumId w:val="683"/>
  </w:num>
  <w:num w:numId="257">
    <w:abstractNumId w:val="140"/>
  </w:num>
  <w:num w:numId="258">
    <w:abstractNumId w:val="823"/>
  </w:num>
  <w:num w:numId="259">
    <w:abstractNumId w:val="281"/>
  </w:num>
  <w:num w:numId="260">
    <w:abstractNumId w:val="485"/>
  </w:num>
  <w:num w:numId="261">
    <w:abstractNumId w:val="537"/>
  </w:num>
  <w:num w:numId="262">
    <w:abstractNumId w:val="876"/>
  </w:num>
  <w:num w:numId="263">
    <w:abstractNumId w:val="749"/>
  </w:num>
  <w:num w:numId="264">
    <w:abstractNumId w:val="570"/>
  </w:num>
  <w:num w:numId="265">
    <w:abstractNumId w:val="73"/>
  </w:num>
  <w:num w:numId="266">
    <w:abstractNumId w:val="104"/>
  </w:num>
  <w:num w:numId="267">
    <w:abstractNumId w:val="852"/>
  </w:num>
  <w:num w:numId="268">
    <w:abstractNumId w:val="482"/>
  </w:num>
  <w:num w:numId="269">
    <w:abstractNumId w:val="249"/>
  </w:num>
  <w:num w:numId="270">
    <w:abstractNumId w:val="732"/>
  </w:num>
  <w:num w:numId="271">
    <w:abstractNumId w:val="291"/>
  </w:num>
  <w:num w:numId="272">
    <w:abstractNumId w:val="330"/>
  </w:num>
  <w:num w:numId="273">
    <w:abstractNumId w:val="718"/>
  </w:num>
  <w:num w:numId="274">
    <w:abstractNumId w:val="397"/>
  </w:num>
  <w:num w:numId="275">
    <w:abstractNumId w:val="176"/>
  </w:num>
  <w:num w:numId="276">
    <w:abstractNumId w:val="68"/>
  </w:num>
  <w:num w:numId="277">
    <w:abstractNumId w:val="632"/>
  </w:num>
  <w:num w:numId="278">
    <w:abstractNumId w:val="431"/>
  </w:num>
  <w:num w:numId="279">
    <w:abstractNumId w:val="801"/>
  </w:num>
  <w:num w:numId="280">
    <w:abstractNumId w:val="95"/>
  </w:num>
  <w:num w:numId="281">
    <w:abstractNumId w:val="830"/>
  </w:num>
  <w:num w:numId="282">
    <w:abstractNumId w:val="447"/>
  </w:num>
  <w:num w:numId="283">
    <w:abstractNumId w:val="121"/>
  </w:num>
  <w:num w:numId="284">
    <w:abstractNumId w:val="651"/>
  </w:num>
  <w:num w:numId="285">
    <w:abstractNumId w:val="198"/>
  </w:num>
  <w:num w:numId="286">
    <w:abstractNumId w:val="554"/>
  </w:num>
  <w:num w:numId="287">
    <w:abstractNumId w:val="361"/>
  </w:num>
  <w:num w:numId="288">
    <w:abstractNumId w:val="610"/>
  </w:num>
  <w:num w:numId="289">
    <w:abstractNumId w:val="168"/>
  </w:num>
  <w:num w:numId="290">
    <w:abstractNumId w:val="566"/>
  </w:num>
  <w:num w:numId="291">
    <w:abstractNumId w:val="288"/>
  </w:num>
  <w:num w:numId="292">
    <w:abstractNumId w:val="236"/>
  </w:num>
  <w:num w:numId="293">
    <w:abstractNumId w:val="256"/>
  </w:num>
  <w:num w:numId="294">
    <w:abstractNumId w:val="574"/>
  </w:num>
  <w:num w:numId="295">
    <w:abstractNumId w:val="668"/>
  </w:num>
  <w:num w:numId="296">
    <w:abstractNumId w:val="685"/>
  </w:num>
  <w:num w:numId="297">
    <w:abstractNumId w:val="12"/>
  </w:num>
  <w:num w:numId="298">
    <w:abstractNumId w:val="476"/>
  </w:num>
  <w:num w:numId="299">
    <w:abstractNumId w:val="366"/>
  </w:num>
  <w:num w:numId="300">
    <w:abstractNumId w:val="183"/>
  </w:num>
  <w:num w:numId="301">
    <w:abstractNumId w:val="197"/>
  </w:num>
  <w:num w:numId="302">
    <w:abstractNumId w:val="384"/>
  </w:num>
  <w:num w:numId="303">
    <w:abstractNumId w:val="568"/>
  </w:num>
  <w:num w:numId="304">
    <w:abstractNumId w:val="536"/>
  </w:num>
  <w:num w:numId="305">
    <w:abstractNumId w:val="410"/>
  </w:num>
  <w:num w:numId="306">
    <w:abstractNumId w:val="617"/>
  </w:num>
  <w:num w:numId="307">
    <w:abstractNumId w:val="693"/>
  </w:num>
  <w:num w:numId="308">
    <w:abstractNumId w:val="359"/>
    <w:lvlOverride w:ilvl="2">
      <w:lvl w:ilvl="2">
        <w:start w:val="1"/>
        <w:numFmt w:val="lowerRoman"/>
        <w:lvlText w:val="%3."/>
        <w:lvlJc w:val="right"/>
        <w:pPr>
          <w:tabs>
            <w:tab w:val="num" w:pos="1800"/>
          </w:tabs>
          <w:ind w:left="1800" w:hanging="360"/>
        </w:pPr>
        <w:rPr>
          <w:rFonts w:hint="default"/>
          <w:b w:val="0"/>
        </w:rPr>
      </w:lvl>
    </w:lvlOverride>
  </w:num>
  <w:num w:numId="309">
    <w:abstractNumId w:val="754"/>
  </w:num>
  <w:num w:numId="310">
    <w:abstractNumId w:val="848"/>
  </w:num>
  <w:num w:numId="311">
    <w:abstractNumId w:val="667"/>
  </w:num>
  <w:num w:numId="312">
    <w:abstractNumId w:val="769"/>
  </w:num>
  <w:num w:numId="313">
    <w:abstractNumId w:val="674"/>
  </w:num>
  <w:num w:numId="314">
    <w:abstractNumId w:val="275"/>
  </w:num>
  <w:num w:numId="315">
    <w:abstractNumId w:val="833"/>
  </w:num>
  <w:num w:numId="316">
    <w:abstractNumId w:val="395"/>
  </w:num>
  <w:num w:numId="317">
    <w:abstractNumId w:val="72"/>
  </w:num>
  <w:num w:numId="318">
    <w:abstractNumId w:val="805"/>
  </w:num>
  <w:num w:numId="319">
    <w:abstractNumId w:val="855"/>
  </w:num>
  <w:num w:numId="320">
    <w:abstractNumId w:val="786"/>
  </w:num>
  <w:num w:numId="321">
    <w:abstractNumId w:val="125"/>
  </w:num>
  <w:num w:numId="322">
    <w:abstractNumId w:val="509"/>
  </w:num>
  <w:num w:numId="323">
    <w:abstractNumId w:val="507"/>
  </w:num>
  <w:num w:numId="324">
    <w:abstractNumId w:val="621"/>
  </w:num>
  <w:num w:numId="325">
    <w:abstractNumId w:val="278"/>
  </w:num>
  <w:num w:numId="326">
    <w:abstractNumId w:val="625"/>
  </w:num>
  <w:num w:numId="327">
    <w:abstractNumId w:val="22"/>
  </w:num>
  <w:num w:numId="328">
    <w:abstractNumId w:val="726"/>
  </w:num>
  <w:num w:numId="329">
    <w:abstractNumId w:val="897"/>
  </w:num>
  <w:num w:numId="330">
    <w:abstractNumId w:val="178"/>
  </w:num>
  <w:num w:numId="331">
    <w:abstractNumId w:val="734"/>
  </w:num>
  <w:num w:numId="332">
    <w:abstractNumId w:val="109"/>
  </w:num>
  <w:num w:numId="333">
    <w:abstractNumId w:val="883"/>
  </w:num>
  <w:num w:numId="334">
    <w:abstractNumId w:val="370"/>
  </w:num>
  <w:num w:numId="335">
    <w:abstractNumId w:val="661"/>
  </w:num>
  <w:num w:numId="336">
    <w:abstractNumId w:val="365"/>
  </w:num>
  <w:num w:numId="337">
    <w:abstractNumId w:val="307"/>
  </w:num>
  <w:num w:numId="338">
    <w:abstractNumId w:val="388"/>
  </w:num>
  <w:num w:numId="339">
    <w:abstractNumId w:val="116"/>
  </w:num>
  <w:num w:numId="340">
    <w:abstractNumId w:val="337"/>
  </w:num>
  <w:num w:numId="341">
    <w:abstractNumId w:val="76"/>
  </w:num>
  <w:num w:numId="342">
    <w:abstractNumId w:val="129"/>
  </w:num>
  <w:num w:numId="343">
    <w:abstractNumId w:val="19"/>
  </w:num>
  <w:num w:numId="344">
    <w:abstractNumId w:val="895"/>
  </w:num>
  <w:num w:numId="345">
    <w:abstractNumId w:val="82"/>
  </w:num>
  <w:num w:numId="346">
    <w:abstractNumId w:val="118"/>
  </w:num>
  <w:num w:numId="347">
    <w:abstractNumId w:val="114"/>
  </w:num>
  <w:num w:numId="348">
    <w:abstractNumId w:val="50"/>
  </w:num>
  <w:num w:numId="349">
    <w:abstractNumId w:val="856"/>
  </w:num>
  <w:num w:numId="350">
    <w:abstractNumId w:val="276"/>
  </w:num>
  <w:num w:numId="351">
    <w:abstractNumId w:val="812"/>
  </w:num>
  <w:num w:numId="352">
    <w:abstractNumId w:val="340"/>
  </w:num>
  <w:num w:numId="353">
    <w:abstractNumId w:val="225"/>
  </w:num>
  <w:num w:numId="354">
    <w:abstractNumId w:val="93"/>
  </w:num>
  <w:num w:numId="355">
    <w:abstractNumId w:val="52"/>
  </w:num>
  <w:num w:numId="356">
    <w:abstractNumId w:val="335"/>
  </w:num>
  <w:num w:numId="357">
    <w:abstractNumId w:val="840"/>
  </w:num>
  <w:num w:numId="358">
    <w:abstractNumId w:val="38"/>
  </w:num>
  <w:num w:numId="359">
    <w:abstractNumId w:val="300"/>
  </w:num>
  <w:num w:numId="360">
    <w:abstractNumId w:val="723"/>
  </w:num>
  <w:num w:numId="361">
    <w:abstractNumId w:val="75"/>
  </w:num>
  <w:num w:numId="362">
    <w:abstractNumId w:val="575"/>
  </w:num>
  <w:num w:numId="363">
    <w:abstractNumId w:val="706"/>
  </w:num>
  <w:num w:numId="364">
    <w:abstractNumId w:val="173"/>
  </w:num>
  <w:num w:numId="365">
    <w:abstractNumId w:val="633"/>
  </w:num>
  <w:num w:numId="366">
    <w:abstractNumId w:val="860"/>
  </w:num>
  <w:num w:numId="367">
    <w:abstractNumId w:val="542"/>
  </w:num>
  <w:num w:numId="368">
    <w:abstractNumId w:val="549"/>
  </w:num>
  <w:num w:numId="369">
    <w:abstractNumId w:val="368"/>
  </w:num>
  <w:num w:numId="370">
    <w:abstractNumId w:val="771"/>
  </w:num>
  <w:num w:numId="371">
    <w:abstractNumId w:val="222"/>
  </w:num>
  <w:num w:numId="372">
    <w:abstractNumId w:val="453"/>
  </w:num>
  <w:num w:numId="373">
    <w:abstractNumId w:val="227"/>
  </w:num>
  <w:num w:numId="374">
    <w:abstractNumId w:val="423"/>
  </w:num>
  <w:num w:numId="375">
    <w:abstractNumId w:val="460"/>
  </w:num>
  <w:num w:numId="376">
    <w:abstractNumId w:val="113"/>
  </w:num>
  <w:num w:numId="377">
    <w:abstractNumId w:val="83"/>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562"/>
  </w:num>
  <w:num w:numId="379">
    <w:abstractNumId w:val="877"/>
  </w:num>
  <w:num w:numId="380">
    <w:abstractNumId w:val="587"/>
  </w:num>
  <w:num w:numId="381">
    <w:abstractNumId w:val="492"/>
  </w:num>
  <w:num w:numId="382">
    <w:abstractNumId w:val="269"/>
  </w:num>
  <w:num w:numId="383">
    <w:abstractNumId w:val="854"/>
  </w:num>
  <w:num w:numId="384">
    <w:abstractNumId w:val="831"/>
  </w:num>
  <w:num w:numId="385">
    <w:abstractNumId w:val="205"/>
  </w:num>
  <w:num w:numId="386">
    <w:abstractNumId w:val="111"/>
  </w:num>
  <w:num w:numId="387">
    <w:abstractNumId w:val="272"/>
  </w:num>
  <w:num w:numId="388">
    <w:abstractNumId w:val="226"/>
  </w:num>
  <w:num w:numId="389">
    <w:abstractNumId w:val="92"/>
  </w:num>
  <w:num w:numId="390">
    <w:abstractNumId w:val="835"/>
  </w:num>
  <w:num w:numId="391">
    <w:abstractNumId w:val="893"/>
  </w:num>
  <w:num w:numId="392">
    <w:abstractNumId w:val="867"/>
  </w:num>
  <w:num w:numId="393">
    <w:abstractNumId w:val="34"/>
  </w:num>
  <w:num w:numId="394">
    <w:abstractNumId w:val="800"/>
  </w:num>
  <w:num w:numId="395">
    <w:abstractNumId w:val="858"/>
  </w:num>
  <w:num w:numId="396">
    <w:abstractNumId w:val="642"/>
  </w:num>
  <w:num w:numId="397">
    <w:abstractNumId w:val="253"/>
    <w:lvlOverride w:ilvl="1">
      <w:lvl w:ilvl="1">
        <w:start w:val="1"/>
        <w:numFmt w:val="lowerLetter"/>
        <w:lvlText w:val="%2."/>
        <w:lvlJc w:val="left"/>
        <w:pPr>
          <w:tabs>
            <w:tab w:val="num" w:pos="1080"/>
          </w:tabs>
          <w:ind w:left="1080" w:hanging="360"/>
        </w:pPr>
        <w:rPr>
          <w:rFonts w:hint="default"/>
          <w:i w:val="0"/>
        </w:rPr>
      </w:lvl>
    </w:lvlOverride>
  </w:num>
  <w:num w:numId="398">
    <w:abstractNumId w:val="480"/>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286"/>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489"/>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517"/>
  </w:num>
  <w:num w:numId="402">
    <w:abstractNumId w:val="172"/>
  </w:num>
  <w:num w:numId="403">
    <w:abstractNumId w:val="451"/>
  </w:num>
  <w:num w:numId="404">
    <w:abstractNumId w:val="228"/>
  </w:num>
  <w:num w:numId="405">
    <w:abstractNumId w:val="96"/>
  </w:num>
  <w:num w:numId="406">
    <w:abstractNumId w:val="158"/>
  </w:num>
  <w:num w:numId="407">
    <w:abstractNumId w:val="319"/>
  </w:num>
  <w:num w:numId="408">
    <w:abstractNumId w:val="761"/>
  </w:num>
  <w:num w:numId="409">
    <w:abstractNumId w:val="727"/>
  </w:num>
  <w:num w:numId="410">
    <w:abstractNumId w:val="703"/>
  </w:num>
  <w:num w:numId="411">
    <w:abstractNumId w:val="688"/>
  </w:num>
  <w:num w:numId="412">
    <w:abstractNumId w:val="345"/>
  </w:num>
  <w:num w:numId="413">
    <w:abstractNumId w:val="694"/>
  </w:num>
  <w:num w:numId="414">
    <w:abstractNumId w:val="541"/>
  </w:num>
  <w:num w:numId="415">
    <w:abstractNumId w:val="741"/>
  </w:num>
  <w:num w:numId="416">
    <w:abstractNumId w:val="791"/>
  </w:num>
  <w:num w:numId="417">
    <w:abstractNumId w:val="409"/>
  </w:num>
  <w:num w:numId="418">
    <w:abstractNumId w:val="553"/>
  </w:num>
  <w:num w:numId="419">
    <w:abstractNumId w:val="355"/>
  </w:num>
  <w:num w:numId="420">
    <w:abstractNumId w:val="255"/>
  </w:num>
  <w:num w:numId="421">
    <w:abstractNumId w:val="239"/>
  </w:num>
  <w:num w:numId="422">
    <w:abstractNumId w:val="373"/>
  </w:num>
  <w:num w:numId="423">
    <w:abstractNumId w:val="890"/>
  </w:num>
  <w:num w:numId="424">
    <w:abstractNumId w:val="483"/>
  </w:num>
  <w:num w:numId="425">
    <w:abstractNumId w:val="494"/>
  </w:num>
  <w:num w:numId="426">
    <w:abstractNumId w:val="246"/>
  </w:num>
  <w:num w:numId="427">
    <w:abstractNumId w:val="428"/>
  </w:num>
  <w:num w:numId="428">
    <w:abstractNumId w:val="293"/>
  </w:num>
  <w:num w:numId="429">
    <w:abstractNumId w:val="639"/>
  </w:num>
  <w:num w:numId="430">
    <w:abstractNumId w:val="859"/>
  </w:num>
  <w:num w:numId="431">
    <w:abstractNumId w:val="629"/>
  </w:num>
  <w:num w:numId="432">
    <w:abstractNumId w:val="115"/>
  </w:num>
  <w:num w:numId="433">
    <w:abstractNumId w:val="585"/>
  </w:num>
  <w:num w:numId="434">
    <w:abstractNumId w:val="378"/>
  </w:num>
  <w:num w:numId="435">
    <w:abstractNumId w:val="572"/>
  </w:num>
  <w:num w:numId="436">
    <w:abstractNumId w:val="582"/>
  </w:num>
  <w:num w:numId="437">
    <w:abstractNumId w:val="518"/>
  </w:num>
  <w:num w:numId="438">
    <w:abstractNumId w:val="737"/>
  </w:num>
  <w:num w:numId="439">
    <w:abstractNumId w:val="25"/>
  </w:num>
  <w:num w:numId="440">
    <w:abstractNumId w:val="371"/>
  </w:num>
  <w:num w:numId="441">
    <w:abstractNumId w:val="421"/>
  </w:num>
  <w:num w:numId="442">
    <w:abstractNumId w:val="612"/>
  </w:num>
  <w:num w:numId="443">
    <w:abstractNumId w:val="520"/>
  </w:num>
  <w:num w:numId="444">
    <w:abstractNumId w:val="778"/>
  </w:num>
  <w:num w:numId="445">
    <w:abstractNumId w:val="317"/>
  </w:num>
  <w:num w:numId="446">
    <w:abstractNumId w:val="666"/>
  </w:num>
  <w:num w:numId="447">
    <w:abstractNumId w:val="465"/>
  </w:num>
  <w:num w:numId="448">
    <w:abstractNumId w:val="320"/>
  </w:num>
  <w:num w:numId="449">
    <w:abstractNumId w:val="207"/>
  </w:num>
  <w:num w:numId="450">
    <w:abstractNumId w:val="427"/>
  </w:num>
  <w:num w:numId="451">
    <w:abstractNumId w:val="304"/>
  </w:num>
  <w:num w:numId="452">
    <w:abstractNumId w:val="576"/>
  </w:num>
  <w:num w:numId="453">
    <w:abstractNumId w:val="122"/>
  </w:num>
  <w:num w:numId="454">
    <w:abstractNumId w:val="30"/>
  </w:num>
  <w:num w:numId="455">
    <w:abstractNumId w:val="676"/>
  </w:num>
  <w:num w:numId="456">
    <w:abstractNumId w:val="420"/>
  </w:num>
  <w:num w:numId="457">
    <w:abstractNumId w:val="54"/>
  </w:num>
  <w:num w:numId="458">
    <w:abstractNumId w:val="309"/>
  </w:num>
  <w:num w:numId="459">
    <w:abstractNumId w:val="48"/>
  </w:num>
  <w:num w:numId="460">
    <w:abstractNumId w:val="523"/>
  </w:num>
  <w:num w:numId="461">
    <w:abstractNumId w:val="127"/>
  </w:num>
  <w:num w:numId="462">
    <w:abstractNumId w:val="751"/>
  </w:num>
  <w:num w:numId="463">
    <w:abstractNumId w:val="224"/>
  </w:num>
  <w:num w:numId="464">
    <w:abstractNumId w:val="240"/>
  </w:num>
  <w:num w:numId="465">
    <w:abstractNumId w:val="394"/>
  </w:num>
  <w:num w:numId="466">
    <w:abstractNumId w:val="23"/>
  </w:num>
  <w:num w:numId="467">
    <w:abstractNumId w:val="248"/>
  </w:num>
  <w:num w:numId="468">
    <w:abstractNumId w:val="594"/>
  </w:num>
  <w:num w:numId="469">
    <w:abstractNumId w:val="64"/>
  </w:num>
  <w:num w:numId="470">
    <w:abstractNumId w:val="263"/>
  </w:num>
  <w:num w:numId="471">
    <w:abstractNumId w:val="490"/>
  </w:num>
  <w:num w:numId="472">
    <w:abstractNumId w:val="456"/>
  </w:num>
  <w:num w:numId="473">
    <w:abstractNumId w:val="277"/>
  </w:num>
  <w:num w:numId="474">
    <w:abstractNumId w:val="270"/>
  </w:num>
  <w:num w:numId="475">
    <w:abstractNumId w:val="700"/>
  </w:num>
  <w:num w:numId="476">
    <w:abstractNumId w:val="573"/>
  </w:num>
  <w:num w:numId="477">
    <w:abstractNumId w:val="190"/>
  </w:num>
  <w:num w:numId="478">
    <w:abstractNumId w:val="32"/>
  </w:num>
  <w:num w:numId="479">
    <w:abstractNumId w:val="383"/>
  </w:num>
  <w:num w:numId="480">
    <w:abstractNumId w:val="387"/>
  </w:num>
  <w:num w:numId="481">
    <w:abstractNumId w:val="301"/>
  </w:num>
  <w:num w:numId="482">
    <w:abstractNumId w:val="500"/>
  </w:num>
  <w:num w:numId="483">
    <w:abstractNumId w:val="80"/>
  </w:num>
  <w:num w:numId="484">
    <w:abstractNumId w:val="756"/>
  </w:num>
  <w:num w:numId="485">
    <w:abstractNumId w:val="299"/>
  </w:num>
  <w:num w:numId="486">
    <w:abstractNumId w:val="8"/>
  </w:num>
  <w:num w:numId="487">
    <w:abstractNumId w:val="40"/>
  </w:num>
  <w:num w:numId="488">
    <w:abstractNumId w:val="362"/>
  </w:num>
  <w:num w:numId="489">
    <w:abstractNumId w:val="866"/>
  </w:num>
  <w:num w:numId="490">
    <w:abstractNumId w:val="448"/>
  </w:num>
  <w:num w:numId="491">
    <w:abstractNumId w:val="764"/>
  </w:num>
  <w:num w:numId="492">
    <w:abstractNumId w:val="415"/>
  </w:num>
  <w:num w:numId="493">
    <w:abstractNumId w:val="463"/>
  </w:num>
  <w:num w:numId="494">
    <w:abstractNumId w:val="145"/>
  </w:num>
  <w:num w:numId="495">
    <w:abstractNumId w:val="556"/>
  </w:num>
  <w:num w:numId="496">
    <w:abstractNumId w:val="622"/>
  </w:num>
  <w:num w:numId="497">
    <w:abstractNumId w:val="720"/>
  </w:num>
  <w:num w:numId="498">
    <w:abstractNumId w:val="139"/>
  </w:num>
  <w:num w:numId="499">
    <w:abstractNumId w:val="100"/>
  </w:num>
  <w:num w:numId="500">
    <w:abstractNumId w:val="712"/>
  </w:num>
  <w:num w:numId="501">
    <w:abstractNumId w:val="491"/>
  </w:num>
  <w:num w:numId="502">
    <w:abstractNumId w:val="731"/>
  </w:num>
  <w:num w:numId="503">
    <w:abstractNumId w:val="580"/>
  </w:num>
  <w:num w:numId="504">
    <w:abstractNumId w:val="105"/>
  </w:num>
  <w:num w:numId="505">
    <w:abstractNumId w:val="444"/>
  </w:num>
  <w:num w:numId="506">
    <w:abstractNumId w:val="137"/>
  </w:num>
  <w:num w:numId="507">
    <w:abstractNumId w:val="743"/>
  </w:num>
  <w:num w:numId="508">
    <w:abstractNumId w:val="289"/>
  </w:num>
  <w:num w:numId="509">
    <w:abstractNumId w:val="233"/>
  </w:num>
  <w:num w:numId="510">
    <w:abstractNumId w:val="461"/>
  </w:num>
  <w:num w:numId="511">
    <w:abstractNumId w:val="10"/>
  </w:num>
  <w:num w:numId="512">
    <w:abstractNumId w:val="857"/>
  </w:num>
  <w:num w:numId="513">
    <w:abstractNumId w:val="179"/>
  </w:num>
  <w:num w:numId="514">
    <w:abstractNumId w:val="425"/>
  </w:num>
  <w:num w:numId="515">
    <w:abstractNumId w:val="713"/>
  </w:num>
  <w:num w:numId="516">
    <w:abstractNumId w:val="660"/>
  </w:num>
  <w:num w:numId="517">
    <w:abstractNumId w:val="569"/>
  </w:num>
  <w:num w:numId="518">
    <w:abstractNumId w:val="323"/>
  </w:num>
  <w:num w:numId="519">
    <w:abstractNumId w:val="265"/>
  </w:num>
  <w:num w:numId="520">
    <w:abstractNumId w:val="636"/>
  </w:num>
  <w:num w:numId="521">
    <w:abstractNumId w:val="471"/>
  </w:num>
  <w:num w:numId="522">
    <w:abstractNumId w:val="853"/>
  </w:num>
  <w:num w:numId="523">
    <w:abstractNumId w:val="851"/>
  </w:num>
  <w:num w:numId="524">
    <w:abstractNumId w:val="375"/>
  </w:num>
  <w:num w:numId="525">
    <w:abstractNumId w:val="294"/>
  </w:num>
  <w:num w:numId="526">
    <w:abstractNumId w:val="662"/>
  </w:num>
  <w:num w:numId="527">
    <w:abstractNumId w:val="891"/>
  </w:num>
  <w:num w:numId="528">
    <w:abstractNumId w:val="775"/>
  </w:num>
  <w:num w:numId="529">
    <w:abstractNumId w:val="290"/>
  </w:num>
  <w:num w:numId="530">
    <w:abstractNumId w:val="218"/>
  </w:num>
  <w:num w:numId="531">
    <w:abstractNumId w:val="133"/>
  </w:num>
  <w:num w:numId="532">
    <w:abstractNumId w:val="413"/>
  </w:num>
  <w:num w:numId="533">
    <w:abstractNumId w:val="188"/>
  </w:num>
  <w:num w:numId="534">
    <w:abstractNumId w:val="327"/>
  </w:num>
  <w:num w:numId="535">
    <w:abstractNumId w:val="822"/>
  </w:num>
  <w:num w:numId="536">
    <w:abstractNumId w:val="502"/>
  </w:num>
  <w:num w:numId="537">
    <w:abstractNumId w:val="322"/>
  </w:num>
  <w:num w:numId="538">
    <w:abstractNumId w:val="772"/>
  </w:num>
  <w:num w:numId="539">
    <w:abstractNumId w:val="816"/>
  </w:num>
  <w:num w:numId="540">
    <w:abstractNumId w:val="191"/>
  </w:num>
  <w:num w:numId="541">
    <w:abstractNumId w:val="868"/>
  </w:num>
  <w:num w:numId="542">
    <w:abstractNumId w:val="151"/>
  </w:num>
  <w:num w:numId="543">
    <w:abstractNumId w:val="596"/>
  </w:num>
  <w:num w:numId="544">
    <w:abstractNumId w:val="784"/>
  </w:num>
  <w:num w:numId="545">
    <w:abstractNumId w:val="657"/>
  </w:num>
  <w:num w:numId="546">
    <w:abstractNumId w:val="669"/>
  </w:num>
  <w:num w:numId="547">
    <w:abstractNumId w:val="738"/>
  </w:num>
  <w:num w:numId="548">
    <w:abstractNumId w:val="488"/>
  </w:num>
  <w:num w:numId="549">
    <w:abstractNumId w:val="889"/>
  </w:num>
  <w:num w:numId="550">
    <w:abstractNumId w:val="783"/>
  </w:num>
  <w:num w:numId="551">
    <w:abstractNumId w:val="152"/>
  </w:num>
  <w:num w:numId="552">
    <w:abstractNumId w:val="436"/>
  </w:num>
  <w:num w:numId="553">
    <w:abstractNumId w:val="760"/>
  </w:num>
  <w:num w:numId="554">
    <w:abstractNumId w:val="744"/>
  </w:num>
  <w:num w:numId="555">
    <w:abstractNumId w:val="209"/>
  </w:num>
  <w:num w:numId="556">
    <w:abstractNumId w:val="422"/>
  </w:num>
  <w:num w:numId="557">
    <w:abstractNumId w:val="146"/>
  </w:num>
  <w:num w:numId="558">
    <w:abstractNumId w:val="46"/>
  </w:num>
  <w:num w:numId="559">
    <w:abstractNumId w:val="834"/>
  </w:num>
  <w:num w:numId="560">
    <w:abstractNumId w:val="120"/>
  </w:num>
  <w:num w:numId="561">
    <w:abstractNumId w:val="849"/>
  </w:num>
  <w:num w:numId="562">
    <w:abstractNumId w:val="223"/>
  </w:num>
  <w:num w:numId="563">
    <w:abstractNumId w:val="581"/>
  </w:num>
  <w:num w:numId="564">
    <w:abstractNumId w:val="141"/>
  </w:num>
  <w:num w:numId="565">
    <w:abstractNumId w:val="325"/>
  </w:num>
  <w:num w:numId="566">
    <w:abstractNumId w:val="724"/>
  </w:num>
  <w:num w:numId="567">
    <w:abstractNumId w:val="829"/>
  </w:num>
  <w:num w:numId="568">
    <w:abstractNumId w:val="412"/>
  </w:num>
  <w:num w:numId="569">
    <w:abstractNumId w:val="186"/>
  </w:num>
  <w:num w:numId="570">
    <w:abstractNumId w:val="758"/>
  </w:num>
  <w:num w:numId="571">
    <w:abstractNumId w:val="169"/>
  </w:num>
  <w:num w:numId="572">
    <w:abstractNumId w:val="217"/>
  </w:num>
  <w:num w:numId="573">
    <w:abstractNumId w:val="15"/>
  </w:num>
  <w:num w:numId="574">
    <w:abstractNumId w:val="656"/>
  </w:num>
  <w:num w:numId="575">
    <w:abstractNumId w:val="194"/>
  </w:num>
  <w:num w:numId="576">
    <w:abstractNumId w:val="454"/>
  </w:num>
  <w:num w:numId="577">
    <w:abstractNumId w:val="757"/>
  </w:num>
  <w:num w:numId="578">
    <w:abstractNumId w:val="752"/>
  </w:num>
  <w:num w:numId="579">
    <w:abstractNumId w:val="247"/>
  </w:num>
  <w:num w:numId="580">
    <w:abstractNumId w:val="597"/>
  </w:num>
  <w:num w:numId="581">
    <w:abstractNumId w:val="402"/>
  </w:num>
  <w:num w:numId="582">
    <w:abstractNumId w:val="711"/>
  </w:num>
  <w:num w:numId="583">
    <w:abstractNumId w:val="708"/>
  </w:num>
  <w:num w:numId="584">
    <w:abstractNumId w:val="195"/>
  </w:num>
  <w:num w:numId="585">
    <w:abstractNumId w:val="729"/>
  </w:num>
  <w:num w:numId="586">
    <w:abstractNumId w:val="538"/>
  </w:num>
  <w:num w:numId="587">
    <w:abstractNumId w:val="635"/>
  </w:num>
  <w:num w:numId="588">
    <w:abstractNumId w:val="262"/>
  </w:num>
  <w:num w:numId="589">
    <w:abstractNumId w:val="644"/>
  </w:num>
  <w:num w:numId="590">
    <w:abstractNumId w:val="888"/>
  </w:num>
  <w:num w:numId="591">
    <w:abstractNumId w:val="707"/>
  </w:num>
  <w:num w:numId="592">
    <w:abstractNumId w:val="534"/>
  </w:num>
  <w:num w:numId="593">
    <w:abstractNumId w:val="117"/>
  </w:num>
  <w:num w:numId="594">
    <w:abstractNumId w:val="624"/>
  </w:num>
  <w:num w:numId="595">
    <w:abstractNumId w:val="302"/>
  </w:num>
  <w:num w:numId="596">
    <w:abstractNumId w:val="813"/>
  </w:num>
  <w:num w:numId="597">
    <w:abstractNumId w:val="18"/>
  </w:num>
  <w:num w:numId="598">
    <w:abstractNumId w:val="386"/>
  </w:num>
  <w:num w:numId="599">
    <w:abstractNumId w:val="53"/>
  </w:num>
  <w:num w:numId="600">
    <w:abstractNumId w:val="434"/>
  </w:num>
  <w:num w:numId="601">
    <w:abstractNumId w:val="837"/>
  </w:num>
  <w:num w:numId="602">
    <w:abstractNumId w:val="297"/>
  </w:num>
  <w:num w:numId="603">
    <w:abstractNumId w:val="171"/>
  </w:num>
  <w:num w:numId="604">
    <w:abstractNumId w:val="58"/>
  </w:num>
  <w:num w:numId="605">
    <w:abstractNumId w:val="526"/>
  </w:num>
  <w:num w:numId="606">
    <w:abstractNumId w:val="478"/>
  </w:num>
  <w:num w:numId="607">
    <w:abstractNumId w:val="527"/>
  </w:num>
  <w:num w:numId="608">
    <w:abstractNumId w:val="381"/>
  </w:num>
  <w:num w:numId="609">
    <w:abstractNumId w:val="654"/>
  </w:num>
  <w:num w:numId="610">
    <w:abstractNumId w:val="26"/>
  </w:num>
  <w:num w:numId="611">
    <w:abstractNumId w:val="21"/>
  </w:num>
  <w:num w:numId="612">
    <w:abstractNumId w:val="126"/>
  </w:num>
  <w:num w:numId="613">
    <w:abstractNumId w:val="618"/>
  </w:num>
  <w:num w:numId="614">
    <w:abstractNumId w:val="99"/>
  </w:num>
  <w:num w:numId="615">
    <w:abstractNumId w:val="535"/>
  </w:num>
  <w:num w:numId="616">
    <w:abstractNumId w:val="331"/>
  </w:num>
  <w:num w:numId="617">
    <w:abstractNumId w:val="219"/>
  </w:num>
  <w:num w:numId="618">
    <w:abstractNumId w:val="555"/>
  </w:num>
  <w:num w:numId="619">
    <w:abstractNumId w:val="154"/>
  </w:num>
  <w:num w:numId="620">
    <w:abstractNumId w:val="487"/>
  </w:num>
  <w:num w:numId="621">
    <w:abstractNumId w:val="832"/>
  </w:num>
  <w:num w:numId="622">
    <w:abstractNumId w:val="28"/>
  </w:num>
  <w:num w:numId="623">
    <w:abstractNumId w:val="214"/>
  </w:num>
  <w:num w:numId="624">
    <w:abstractNumId w:val="869"/>
  </w:num>
  <w:num w:numId="625">
    <w:abstractNumId w:val="37"/>
  </w:num>
  <w:num w:numId="626">
    <w:abstractNumId w:val="591"/>
  </w:num>
  <w:num w:numId="627">
    <w:abstractNumId w:val="132"/>
  </w:num>
  <w:num w:numId="628">
    <w:abstractNumId w:val="634"/>
  </w:num>
  <w:num w:numId="629">
    <w:abstractNumId w:val="162"/>
  </w:num>
  <w:num w:numId="630">
    <w:abstractNumId w:val="163"/>
  </w:num>
  <w:num w:numId="631">
    <w:abstractNumId w:val="439"/>
  </w:num>
  <w:num w:numId="632">
    <w:abstractNumId w:val="16"/>
  </w:num>
  <w:num w:numId="633">
    <w:abstractNumId w:val="157"/>
  </w:num>
  <w:num w:numId="634">
    <w:abstractNumId w:val="797"/>
  </w:num>
  <w:num w:numId="635">
    <w:abstractNumId w:val="546"/>
  </w:num>
  <w:num w:numId="636">
    <w:abstractNumId w:val="722"/>
  </w:num>
  <w:num w:numId="637">
    <w:abstractNumId w:val="740"/>
  </w:num>
  <w:num w:numId="638">
    <w:abstractNumId w:val="508"/>
  </w:num>
  <w:num w:numId="639">
    <w:abstractNumId w:val="166"/>
  </w:num>
  <w:num w:numId="640">
    <w:abstractNumId w:val="839"/>
  </w:num>
  <w:num w:numId="641">
    <w:abstractNumId w:val="123"/>
  </w:num>
  <w:num w:numId="642">
    <w:abstractNumId w:val="464"/>
  </w:num>
  <w:num w:numId="643">
    <w:abstractNumId w:val="67"/>
  </w:num>
  <w:num w:numId="644">
    <w:abstractNumId w:val="845"/>
  </w:num>
  <w:num w:numId="645">
    <w:abstractNumId w:val="776"/>
  </w:num>
  <w:num w:numId="646">
    <w:abstractNumId w:val="528"/>
  </w:num>
  <w:num w:numId="647">
    <w:abstractNumId w:val="560"/>
  </w:num>
  <w:num w:numId="648">
    <w:abstractNumId w:val="794"/>
  </w:num>
  <w:num w:numId="649">
    <w:abstractNumId w:val="815"/>
  </w:num>
  <w:num w:numId="650">
    <w:abstractNumId w:val="686"/>
  </w:num>
  <w:num w:numId="651">
    <w:abstractNumId w:val="763"/>
  </w:num>
  <w:num w:numId="652">
    <w:abstractNumId w:val="609"/>
  </w:num>
  <w:num w:numId="653">
    <w:abstractNumId w:val="785"/>
  </w:num>
  <w:num w:numId="654">
    <w:abstractNumId w:val="160"/>
  </w:num>
  <w:num w:numId="655">
    <w:abstractNumId w:val="440"/>
  </w:num>
  <w:num w:numId="656">
    <w:abstractNumId w:val="161"/>
  </w:num>
  <w:num w:numId="657">
    <w:abstractNumId w:val="356"/>
  </w:num>
  <w:num w:numId="658">
    <w:abstractNumId w:val="353"/>
  </w:num>
  <w:num w:numId="659">
    <w:abstractNumId w:val="484"/>
  </w:num>
  <w:num w:numId="660">
    <w:abstractNumId w:val="466"/>
  </w:num>
  <w:num w:numId="661">
    <w:abstractNumId w:val="430"/>
  </w:num>
  <w:num w:numId="662">
    <w:abstractNumId w:val="844"/>
  </w:num>
  <w:num w:numId="663">
    <w:abstractNumId w:val="780"/>
  </w:num>
  <w:num w:numId="664">
    <w:abstractNumId w:val="414"/>
  </w:num>
  <w:num w:numId="665">
    <w:abstractNumId w:val="148"/>
  </w:num>
  <w:num w:numId="666">
    <w:abstractNumId w:val="481"/>
  </w:num>
  <w:num w:numId="667">
    <w:abstractNumId w:val="60"/>
  </w:num>
  <w:num w:numId="668">
    <w:abstractNumId w:val="820"/>
  </w:num>
  <w:num w:numId="669">
    <w:abstractNumId w:val="334"/>
  </w:num>
  <w:num w:numId="670">
    <w:abstractNumId w:val="709"/>
  </w:num>
  <w:num w:numId="671">
    <w:abstractNumId w:val="747"/>
  </w:num>
  <w:num w:numId="672">
    <w:abstractNumId w:val="563"/>
  </w:num>
  <w:num w:numId="673">
    <w:abstractNumId w:val="84"/>
  </w:num>
  <w:num w:numId="674">
    <w:abstractNumId w:val="793"/>
  </w:num>
  <w:num w:numId="675">
    <w:abstractNumId w:val="210"/>
  </w:num>
  <w:num w:numId="676">
    <w:abstractNumId w:val="649"/>
  </w:num>
  <w:num w:numId="677">
    <w:abstractNumId w:val="77"/>
  </w:num>
  <w:num w:numId="678">
    <w:abstractNumId w:val="364"/>
  </w:num>
  <w:num w:numId="679">
    <w:abstractNumId w:val="766"/>
  </w:num>
  <w:num w:numId="680">
    <w:abstractNumId w:val="357"/>
  </w:num>
  <w:num w:numId="681">
    <w:abstractNumId w:val="232"/>
  </w:num>
  <w:num w:numId="682">
    <w:abstractNumId w:val="717"/>
  </w:num>
  <w:num w:numId="683">
    <w:abstractNumId w:val="268"/>
  </w:num>
  <w:num w:numId="684">
    <w:abstractNumId w:val="81"/>
  </w:num>
  <w:num w:numId="685">
    <w:abstractNumId w:val="698"/>
  </w:num>
  <w:num w:numId="686">
    <w:abstractNumId w:val="189"/>
  </w:num>
  <w:num w:numId="687">
    <w:abstractNumId w:val="94"/>
  </w:num>
  <w:num w:numId="688">
    <w:abstractNumId w:val="557"/>
  </w:num>
  <w:num w:numId="689">
    <w:abstractNumId w:val="798"/>
  </w:num>
  <w:num w:numId="690">
    <w:abstractNumId w:val="745"/>
  </w:num>
  <w:num w:numId="691">
    <w:abstractNumId w:val="136"/>
  </w:num>
  <w:num w:numId="692">
    <w:abstractNumId w:val="9"/>
  </w:num>
  <w:num w:numId="693">
    <w:abstractNumId w:val="499"/>
  </w:num>
  <w:num w:numId="694">
    <w:abstractNumId w:val="643"/>
  </w:num>
  <w:num w:numId="695">
    <w:abstractNumId w:val="626"/>
  </w:num>
  <w:num w:numId="696">
    <w:abstractNumId w:val="13"/>
  </w:num>
  <w:num w:numId="697">
    <w:abstractNumId w:val="167"/>
  </w:num>
  <w:num w:numId="698">
    <w:abstractNumId w:val="196"/>
  </w:num>
  <w:num w:numId="699">
    <w:abstractNumId w:val="803"/>
  </w:num>
  <w:num w:numId="700">
    <w:abstractNumId w:val="260"/>
  </w:num>
  <w:num w:numId="701">
    <w:abstractNumId w:val="817"/>
  </w:num>
  <w:num w:numId="702">
    <w:abstractNumId w:val="653"/>
  </w:num>
  <w:num w:numId="703">
    <w:abstractNumId w:val="27"/>
  </w:num>
  <w:num w:numId="704">
    <w:abstractNumId w:val="689"/>
  </w:num>
  <w:num w:numId="705">
    <w:abstractNumId w:val="69"/>
  </w:num>
  <w:num w:numId="706">
    <w:abstractNumId w:val="894"/>
  </w:num>
  <w:num w:numId="707">
    <w:abstractNumId w:val="529"/>
  </w:num>
  <w:num w:numId="708">
    <w:abstractNumId w:val="836"/>
  </w:num>
  <w:num w:numId="709">
    <w:abstractNumId w:val="62"/>
  </w:num>
  <w:num w:numId="710">
    <w:abstractNumId w:val="230"/>
  </w:num>
  <w:num w:numId="711">
    <w:abstractNumId w:val="333"/>
  </w:num>
  <w:num w:numId="712">
    <w:abstractNumId w:val="607"/>
  </w:num>
  <w:num w:numId="713">
    <w:abstractNumId w:val="469"/>
  </w:num>
  <w:num w:numId="714">
    <w:abstractNumId w:val="586"/>
  </w:num>
  <w:num w:numId="715">
    <w:abstractNumId w:val="156"/>
  </w:num>
  <w:num w:numId="716">
    <w:abstractNumId w:val="550"/>
  </w:num>
  <w:num w:numId="717">
    <w:abstractNumId w:val="303"/>
  </w:num>
  <w:num w:numId="718">
    <w:abstractNumId w:val="147"/>
  </w:num>
  <w:num w:numId="719">
    <w:abstractNumId w:val="443"/>
  </w:num>
  <w:num w:numId="720">
    <w:abstractNumId w:val="318"/>
  </w:num>
  <w:num w:numId="721">
    <w:abstractNumId w:val="564"/>
  </w:num>
  <w:num w:numId="722">
    <w:abstractNumId w:val="102"/>
  </w:num>
  <w:num w:numId="723">
    <w:abstractNumId w:val="459"/>
  </w:num>
  <w:num w:numId="724">
    <w:abstractNumId w:val="392"/>
  </w:num>
  <w:num w:numId="725">
    <w:abstractNumId w:val="374"/>
  </w:num>
  <w:num w:numId="726">
    <w:abstractNumId w:val="449"/>
  </w:num>
  <w:num w:numId="727">
    <w:abstractNumId w:val="352"/>
  </w:num>
  <w:num w:numId="728">
    <w:abstractNumId w:val="405"/>
  </w:num>
  <w:num w:numId="729">
    <w:abstractNumId w:val="336"/>
  </w:num>
  <w:num w:numId="730">
    <w:abstractNumId w:val="372"/>
  </w:num>
  <w:num w:numId="731">
    <w:abstractNumId w:val="862"/>
  </w:num>
  <w:num w:numId="732">
    <w:abstractNumId w:val="71"/>
  </w:num>
  <w:num w:numId="733">
    <w:abstractNumId w:val="341"/>
  </w:num>
  <w:num w:numId="734">
    <w:abstractNumId w:val="885"/>
  </w:num>
  <w:num w:numId="735">
    <w:abstractNumId w:val="472"/>
  </w:num>
  <w:num w:numId="736">
    <w:abstractNumId w:val="342"/>
  </w:num>
  <w:num w:numId="737">
    <w:abstractNumId w:val="821"/>
  </w:num>
  <w:num w:numId="738">
    <w:abstractNumId w:val="250"/>
  </w:num>
  <w:num w:numId="739">
    <w:abstractNumId w:val="343"/>
  </w:num>
  <w:num w:numId="740">
    <w:abstractNumId w:val="419"/>
  </w:num>
  <w:num w:numId="741">
    <w:abstractNumId w:val="620"/>
  </w:num>
  <w:num w:numId="742">
    <w:abstractNumId w:val="344"/>
  </w:num>
  <w:num w:numId="743">
    <w:abstractNumId w:val="204"/>
  </w:num>
  <w:num w:numId="744">
    <w:abstractNumId w:val="696"/>
  </w:num>
  <w:num w:numId="745">
    <w:abstractNumId w:val="155"/>
  </w:num>
  <w:num w:numId="746">
    <w:abstractNumId w:val="887"/>
  </w:num>
  <w:num w:numId="747">
    <w:abstractNumId w:val="503"/>
  </w:num>
  <w:num w:numId="748">
    <w:abstractNumId w:val="719"/>
  </w:num>
  <w:num w:numId="749">
    <w:abstractNumId w:val="452"/>
  </w:num>
  <w:num w:numId="750">
    <w:abstractNumId w:val="376"/>
  </w:num>
  <w:num w:numId="751">
    <w:abstractNumId w:val="524"/>
  </w:num>
  <w:num w:numId="752">
    <w:abstractNumId w:val="87"/>
  </w:num>
  <w:num w:numId="753">
    <w:abstractNumId w:val="42"/>
  </w:num>
  <w:num w:numId="754">
    <w:abstractNumId w:val="193"/>
  </w:num>
  <w:num w:numId="755">
    <w:abstractNumId w:val="614"/>
  </w:num>
  <w:num w:numId="756">
    <w:abstractNumId w:val="742"/>
  </w:num>
  <w:num w:numId="757">
    <w:abstractNumId w:val="33"/>
  </w:num>
  <w:num w:numId="758">
    <w:abstractNumId w:val="701"/>
  </w:num>
  <w:num w:numId="759">
    <w:abstractNumId w:val="600"/>
  </w:num>
  <w:num w:numId="760">
    <w:abstractNumId w:val="285"/>
  </w:num>
  <w:num w:numId="761">
    <w:abstractNumId w:val="880"/>
  </w:num>
  <w:num w:numId="762">
    <w:abstractNumId w:val="220"/>
  </w:num>
  <w:num w:numId="763">
    <w:abstractNumId w:val="363"/>
  </w:num>
  <w:num w:numId="764">
    <w:abstractNumId w:val="613"/>
  </w:num>
  <w:num w:numId="765">
    <w:abstractNumId w:val="658"/>
  </w:num>
  <w:num w:numId="766">
    <w:abstractNumId w:val="243"/>
  </w:num>
  <w:num w:numId="767">
    <w:abstractNumId w:val="781"/>
  </w:num>
  <w:num w:numId="768">
    <w:abstractNumId w:val="477"/>
  </w:num>
  <w:num w:numId="769">
    <w:abstractNumId w:val="748"/>
  </w:num>
  <w:num w:numId="770">
    <w:abstractNumId w:val="843"/>
  </w:num>
  <w:num w:numId="771">
    <w:abstractNumId w:val="678"/>
  </w:num>
  <w:num w:numId="772">
    <w:abstractNumId w:val="525"/>
  </w:num>
  <w:num w:numId="773">
    <w:abstractNumId w:val="88"/>
  </w:num>
  <w:num w:numId="774">
    <w:abstractNumId w:val="20"/>
  </w:num>
  <w:num w:numId="775">
    <w:abstractNumId w:val="648"/>
  </w:num>
  <w:num w:numId="776">
    <w:abstractNumId w:val="181"/>
  </w:num>
  <w:num w:numId="777">
    <w:abstractNumId w:val="808"/>
  </w:num>
  <w:num w:numId="778">
    <w:abstractNumId w:val="153"/>
  </w:num>
  <w:num w:numId="779">
    <w:abstractNumId w:val="350"/>
  </w:num>
  <w:num w:numId="780">
    <w:abstractNumId w:val="49"/>
  </w:num>
  <w:num w:numId="781">
    <w:abstractNumId w:val="690"/>
  </w:num>
  <w:num w:numId="782">
    <w:abstractNumId w:val="41"/>
  </w:num>
  <w:num w:numId="783">
    <w:abstractNumId w:val="637"/>
  </w:num>
  <w:num w:numId="784">
    <w:abstractNumId w:val="143"/>
  </w:num>
  <w:num w:numId="785">
    <w:abstractNumId w:val="231"/>
  </w:num>
  <w:num w:numId="786">
    <w:abstractNumId w:val="647"/>
  </w:num>
  <w:num w:numId="787">
    <w:abstractNumId w:val="704"/>
  </w:num>
  <w:num w:numId="788">
    <w:abstractNumId w:val="767"/>
  </w:num>
  <w:num w:numId="789">
    <w:abstractNumId w:val="846"/>
  </w:num>
  <w:num w:numId="790">
    <w:abstractNumId w:val="522"/>
  </w:num>
  <w:num w:numId="791">
    <w:abstractNumId w:val="578"/>
  </w:num>
  <w:num w:numId="792">
    <w:abstractNumId w:val="14"/>
  </w:num>
  <w:num w:numId="793">
    <w:abstractNumId w:val="408"/>
  </w:num>
  <w:num w:numId="794">
    <w:abstractNumId w:val="426"/>
  </w:num>
  <w:num w:numId="795">
    <w:abstractNumId w:val="841"/>
  </w:num>
  <w:num w:numId="796">
    <w:abstractNumId w:val="2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203"/>
  </w:num>
  <w:num w:numId="798">
    <w:abstractNumId w:val="229"/>
  </w:num>
  <w:num w:numId="799">
    <w:abstractNumId w:val="211"/>
  </w:num>
  <w:num w:numId="800">
    <w:abstractNumId w:val="510"/>
  </w:num>
  <w:num w:numId="801">
    <w:abstractNumId w:val="489"/>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306"/>
  </w:num>
  <w:num w:numId="803">
    <w:abstractNumId w:val="865"/>
  </w:num>
  <w:num w:numId="804">
    <w:abstractNumId w:val="445"/>
  </w:num>
  <w:num w:numId="805">
    <w:abstractNumId w:val="314"/>
  </w:num>
  <w:num w:numId="806">
    <w:abstractNumId w:val="681"/>
  </w:num>
  <w:num w:numId="807">
    <w:abstractNumId w:val="828"/>
  </w:num>
  <w:num w:numId="808">
    <w:abstractNumId w:val="659"/>
  </w:num>
  <w:num w:numId="809">
    <w:abstractNumId w:val="470"/>
  </w:num>
  <w:num w:numId="810">
    <w:abstractNumId w:val="257"/>
  </w:num>
  <w:num w:numId="811">
    <w:abstractNumId w:val="39"/>
  </w:num>
  <w:num w:numId="812">
    <w:abstractNumId w:val="558"/>
  </w:num>
  <w:num w:numId="813">
    <w:abstractNumId w:val="295"/>
  </w:num>
  <w:num w:numId="814">
    <w:abstractNumId w:val="892"/>
  </w:num>
  <w:num w:numId="815">
    <w:abstractNumId w:val="824"/>
  </w:num>
  <w:num w:numId="816">
    <w:abstractNumId w:val="107"/>
  </w:num>
  <w:num w:numId="817">
    <w:abstractNumId w:val="809"/>
  </w:num>
  <w:num w:numId="818">
    <w:abstractNumId w:val="559"/>
  </w:num>
  <w:num w:numId="819">
    <w:abstractNumId w:val="807"/>
  </w:num>
  <w:num w:numId="820">
    <w:abstractNumId w:val="462"/>
  </w:num>
  <w:num w:numId="821">
    <w:abstractNumId w:val="339"/>
  </w:num>
  <w:num w:numId="822">
    <w:abstractNumId w:val="404"/>
  </w:num>
  <w:num w:numId="823">
    <w:abstractNumId w:val="870"/>
  </w:num>
  <w:num w:numId="824">
    <w:abstractNumId w:val="165"/>
  </w:num>
  <w:num w:numId="825">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850"/>
  </w:num>
  <w:num w:numId="827">
    <w:abstractNumId w:val="814"/>
  </w:num>
  <w:num w:numId="828">
    <w:abstractNumId w:val="697"/>
  </w:num>
  <w:num w:numId="829">
    <w:abstractNumId w:val="544"/>
  </w:num>
  <w:num w:numId="830">
    <w:abstractNumId w:val="631"/>
  </w:num>
  <w:num w:numId="831">
    <w:abstractNumId w:val="810"/>
  </w:num>
  <w:num w:numId="832">
    <w:abstractNumId w:val="138"/>
  </w:num>
  <w:num w:numId="833">
    <w:abstractNumId w:val="506"/>
  </w:num>
  <w:num w:numId="834">
    <w:abstractNumId w:val="407"/>
  </w:num>
  <w:num w:numId="835">
    <w:abstractNumId w:val="871"/>
  </w:num>
  <w:num w:numId="836">
    <w:abstractNumId w:val="90"/>
  </w:num>
  <w:num w:numId="837">
    <w:abstractNumId w:val="818"/>
  </w:num>
  <w:num w:numId="838">
    <w:abstractNumId w:val="101"/>
  </w:num>
  <w:num w:numId="839">
    <w:abstractNumId w:val="768"/>
  </w:num>
  <w:num w:numId="840">
    <w:abstractNumId w:val="283"/>
  </w:num>
  <w:num w:numId="841">
    <w:abstractNumId w:val="267"/>
  </w:num>
  <w:num w:numId="84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357"/>
  </w:num>
  <w:num w:numId="844">
    <w:abstractNumId w:val="486"/>
  </w:num>
  <w:num w:numId="845">
    <w:abstractNumId w:val="530"/>
  </w:num>
  <w:num w:numId="846">
    <w:abstractNumId w:val="730"/>
  </w:num>
  <w:num w:numId="847">
    <w:abstractNumId w:val="234"/>
  </w:num>
  <w:num w:numId="848">
    <w:abstractNumId w:val="842"/>
  </w:num>
  <w:num w:numId="849">
    <w:abstractNumId w:val="884"/>
  </w:num>
  <w:num w:numId="850">
    <w:abstractNumId w:val="588"/>
  </w:num>
  <w:num w:numId="851">
    <w:abstractNumId w:val="863"/>
  </w:num>
  <w:num w:numId="852">
    <w:abstractNumId w:val="91"/>
  </w:num>
  <w:num w:numId="853">
    <w:abstractNumId w:val="457"/>
  </w:num>
  <w:num w:numId="854">
    <w:abstractNumId w:val="628"/>
  </w:num>
  <w:num w:numId="855">
    <w:abstractNumId w:val="827"/>
  </w:num>
  <w:num w:numId="856">
    <w:abstractNumId w:val="241"/>
  </w:num>
  <w:num w:numId="857">
    <w:abstractNumId w:val="273"/>
  </w:num>
  <w:num w:numId="858">
    <w:abstractNumId w:val="516"/>
  </w:num>
  <w:num w:numId="859">
    <w:abstractNumId w:val="399"/>
  </w:num>
  <w:num w:numId="860">
    <w:abstractNumId w:val="244"/>
  </w:num>
  <w:num w:numId="861">
    <w:abstractNumId w:val="398"/>
  </w:num>
  <w:num w:numId="862">
    <w:abstractNumId w:val="112"/>
  </w:num>
  <w:num w:numId="863">
    <w:abstractNumId w:val="705"/>
  </w:num>
  <w:num w:numId="864">
    <w:abstractNumId w:val="57"/>
  </w:num>
  <w:num w:numId="865">
    <w:abstractNumId w:val="79"/>
  </w:num>
  <w:num w:numId="866">
    <w:abstractNumId w:val="401"/>
  </w:num>
  <w:num w:numId="867">
    <w:abstractNumId w:val="475"/>
  </w:num>
  <w:num w:numId="868">
    <w:abstractNumId w:val="873"/>
  </w:num>
  <w:num w:numId="869">
    <w:abstractNumId w:val="640"/>
  </w:num>
  <w:num w:numId="870">
    <w:abstractNumId w:val="441"/>
  </w:num>
  <w:num w:numId="871">
    <w:abstractNumId w:val="11"/>
  </w:num>
  <w:num w:numId="872">
    <w:abstractNumId w:val="44"/>
  </w:num>
  <w:num w:numId="873">
    <w:abstractNumId w:val="882"/>
  </w:num>
  <w:num w:numId="874">
    <w:abstractNumId w:val="311"/>
  </w:num>
  <w:num w:numId="875">
    <w:abstractNumId w:val="552"/>
  </w:num>
  <w:num w:numId="876">
    <w:abstractNumId w:val="561"/>
  </w:num>
  <w:num w:numId="877">
    <w:abstractNumId w:val="119"/>
  </w:num>
  <w:num w:numId="878">
    <w:abstractNumId w:val="180"/>
  </w:num>
  <w:num w:numId="879">
    <w:abstractNumId w:val="17"/>
  </w:num>
  <w:num w:numId="880">
    <w:abstractNumId w:val="531"/>
  </w:num>
  <w:num w:numId="881">
    <w:abstractNumId w:val="665"/>
  </w:num>
  <w:num w:numId="882">
    <w:abstractNumId w:val="795"/>
  </w:num>
  <w:num w:numId="883">
    <w:abstractNumId w:val="799"/>
  </w:num>
  <w:num w:numId="884">
    <w:abstractNumId w:val="616"/>
  </w:num>
  <w:num w:numId="885">
    <w:abstractNumId w:val="571"/>
  </w:num>
  <w:num w:numId="886">
    <w:abstractNumId w:val="774"/>
  </w:num>
  <w:num w:numId="887">
    <w:abstractNumId w:val="599"/>
  </w:num>
  <w:num w:numId="888">
    <w:abstractNumId w:val="602"/>
  </w:num>
  <w:num w:numId="889">
    <w:abstractNumId w:val="315"/>
  </w:num>
  <w:num w:numId="890">
    <w:abstractNumId w:val="74"/>
  </w:num>
  <w:num w:numId="891">
    <w:abstractNumId w:val="595"/>
  </w:num>
  <w:num w:numId="892">
    <w:abstractNumId w:val="736"/>
  </w:num>
  <w:num w:numId="893">
    <w:abstractNumId w:val="670"/>
  </w:num>
  <w:num w:numId="894">
    <w:abstractNumId w:val="351"/>
  </w:num>
  <w:num w:numId="895">
    <w:abstractNumId w:val="468"/>
  </w:num>
  <w:num w:numId="896">
    <w:abstractNumId w:val="603"/>
  </w:num>
  <w:num w:numId="897">
    <w:abstractNumId w:val="547"/>
  </w:num>
  <w:num w:numId="898">
    <w:abstractNumId w:val="328"/>
  </w:num>
  <w:num w:numId="899">
    <w:abstractNumId w:val="31"/>
  </w:num>
  <w:num w:numId="900">
    <w:abstractNumId w:val="184"/>
  </w:num>
  <w:num w:numId="901">
    <w:abstractNumId w:val="424"/>
  </w:num>
  <w:num w:numId="902">
    <w:abstractNumId w:val="63"/>
  </w:num>
  <w:num w:numId="903">
    <w:abstractNumId w:val="779"/>
  </w:num>
  <w:num w:numId="904">
    <w:abstractNumId w:val="258"/>
  </w:num>
  <w:num w:numId="905">
    <w:abstractNumId w:val="347"/>
  </w:num>
  <w:num w:numId="906">
    <w:abstractNumId w:val="45"/>
  </w:num>
  <w:num w:numId="907">
    <w:abstractNumId w:val="496"/>
  </w:num>
  <w:num w:numId="908">
    <w:abstractNumId w:val="438"/>
  </w:num>
  <w:num w:numId="909">
    <w:abstractNumId w:val="652"/>
  </w:num>
  <w:num w:numId="910">
    <w:abstractNumId w:val="313"/>
  </w:num>
  <w:num w:numId="911">
    <w:abstractNumId w:val="65"/>
  </w:num>
  <w:num w:numId="912">
    <w:abstractNumId w:val="216"/>
  </w:num>
  <w:num w:numId="913">
    <w:abstractNumId w:val="825"/>
  </w:num>
  <w:num w:numId="914">
    <w:abstractNumId w:val="0"/>
  </w:num>
  <w:numIdMacAtCleanup w:val="9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hideSpellingErrors/>
  <w:hideGrammaticalErrors/>
  <w:attachedTemplate r:id="rId1"/>
  <w:trackRevisions/>
  <w:doNotTrackMoves/>
  <w:defaultTabStop w:val="403"/>
  <w:evenAndOddHeaders/>
  <w:drawingGridHorizontalSpacing w:val="100"/>
  <w:displayHorizontalDrawingGridEvery w:val="0"/>
  <w:displayVerticalDrawingGridEvery w:val="0"/>
  <w:noPunctuationKerning/>
  <w:characterSpacingControl w:val="doNotCompress"/>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1CB2"/>
    <w:rsid w:val="00002005"/>
    <w:rsid w:val="000020F3"/>
    <w:rsid w:val="00002F44"/>
    <w:rsid w:val="00002FFA"/>
    <w:rsid w:val="000041B3"/>
    <w:rsid w:val="00004A4F"/>
    <w:rsid w:val="00004D18"/>
    <w:rsid w:val="000068B1"/>
    <w:rsid w:val="00007356"/>
    <w:rsid w:val="00010328"/>
    <w:rsid w:val="000103D2"/>
    <w:rsid w:val="00010F9D"/>
    <w:rsid w:val="0001107E"/>
    <w:rsid w:val="00011396"/>
    <w:rsid w:val="00012093"/>
    <w:rsid w:val="00012913"/>
    <w:rsid w:val="000133D3"/>
    <w:rsid w:val="000135DF"/>
    <w:rsid w:val="000149A2"/>
    <w:rsid w:val="00014C7C"/>
    <w:rsid w:val="0001539B"/>
    <w:rsid w:val="00015C8D"/>
    <w:rsid w:val="00016638"/>
    <w:rsid w:val="00016B84"/>
    <w:rsid w:val="00017E44"/>
    <w:rsid w:val="00020458"/>
    <w:rsid w:val="00020C16"/>
    <w:rsid w:val="00020F86"/>
    <w:rsid w:val="00021337"/>
    <w:rsid w:val="00021990"/>
    <w:rsid w:val="0002527B"/>
    <w:rsid w:val="00025920"/>
    <w:rsid w:val="00025F06"/>
    <w:rsid w:val="000260C8"/>
    <w:rsid w:val="00026374"/>
    <w:rsid w:val="000269C8"/>
    <w:rsid w:val="00026B5F"/>
    <w:rsid w:val="00027292"/>
    <w:rsid w:val="0002777F"/>
    <w:rsid w:val="0003097E"/>
    <w:rsid w:val="000316BA"/>
    <w:rsid w:val="00033359"/>
    <w:rsid w:val="00033CAC"/>
    <w:rsid w:val="000348AE"/>
    <w:rsid w:val="000349A1"/>
    <w:rsid w:val="00035180"/>
    <w:rsid w:val="000358AB"/>
    <w:rsid w:val="000377FF"/>
    <w:rsid w:val="0003781B"/>
    <w:rsid w:val="00040E5D"/>
    <w:rsid w:val="0004187D"/>
    <w:rsid w:val="00041C9A"/>
    <w:rsid w:val="00044F12"/>
    <w:rsid w:val="00046185"/>
    <w:rsid w:val="0004618C"/>
    <w:rsid w:val="0004677F"/>
    <w:rsid w:val="00046F7A"/>
    <w:rsid w:val="00047BCC"/>
    <w:rsid w:val="00050274"/>
    <w:rsid w:val="000504BF"/>
    <w:rsid w:val="00050A0E"/>
    <w:rsid w:val="00051028"/>
    <w:rsid w:val="000511EA"/>
    <w:rsid w:val="0005243C"/>
    <w:rsid w:val="00052D2E"/>
    <w:rsid w:val="00052EC4"/>
    <w:rsid w:val="00052EFC"/>
    <w:rsid w:val="00053225"/>
    <w:rsid w:val="00053534"/>
    <w:rsid w:val="00053804"/>
    <w:rsid w:val="00054D17"/>
    <w:rsid w:val="00055598"/>
    <w:rsid w:val="00055BD5"/>
    <w:rsid w:val="00056550"/>
    <w:rsid w:val="00056DA9"/>
    <w:rsid w:val="00057704"/>
    <w:rsid w:val="0005787D"/>
    <w:rsid w:val="000605E6"/>
    <w:rsid w:val="000611A9"/>
    <w:rsid w:val="0006214F"/>
    <w:rsid w:val="000625EF"/>
    <w:rsid w:val="000625F1"/>
    <w:rsid w:val="00063AE6"/>
    <w:rsid w:val="0006447F"/>
    <w:rsid w:val="00065D08"/>
    <w:rsid w:val="00065DB2"/>
    <w:rsid w:val="00065F45"/>
    <w:rsid w:val="00066663"/>
    <w:rsid w:val="00067949"/>
    <w:rsid w:val="000709BD"/>
    <w:rsid w:val="00072BB1"/>
    <w:rsid w:val="00081161"/>
    <w:rsid w:val="00081283"/>
    <w:rsid w:val="000813F4"/>
    <w:rsid w:val="00081437"/>
    <w:rsid w:val="00082B66"/>
    <w:rsid w:val="00082BA8"/>
    <w:rsid w:val="000847C5"/>
    <w:rsid w:val="00085141"/>
    <w:rsid w:val="00086B3C"/>
    <w:rsid w:val="0009072F"/>
    <w:rsid w:val="000933F5"/>
    <w:rsid w:val="00094CE3"/>
    <w:rsid w:val="000958E3"/>
    <w:rsid w:val="00095CB3"/>
    <w:rsid w:val="00096D92"/>
    <w:rsid w:val="00097080"/>
    <w:rsid w:val="00097ACE"/>
    <w:rsid w:val="000A05D1"/>
    <w:rsid w:val="000A12EF"/>
    <w:rsid w:val="000A1661"/>
    <w:rsid w:val="000A2242"/>
    <w:rsid w:val="000A4A4F"/>
    <w:rsid w:val="000A4BD3"/>
    <w:rsid w:val="000B0083"/>
    <w:rsid w:val="000B02F1"/>
    <w:rsid w:val="000B07FE"/>
    <w:rsid w:val="000B1504"/>
    <w:rsid w:val="000B265D"/>
    <w:rsid w:val="000B57C8"/>
    <w:rsid w:val="000B6E8C"/>
    <w:rsid w:val="000C01A4"/>
    <w:rsid w:val="000C0445"/>
    <w:rsid w:val="000C090B"/>
    <w:rsid w:val="000C1210"/>
    <w:rsid w:val="000C179D"/>
    <w:rsid w:val="000C19AD"/>
    <w:rsid w:val="000C3094"/>
    <w:rsid w:val="000C3BEC"/>
    <w:rsid w:val="000C550F"/>
    <w:rsid w:val="000C7947"/>
    <w:rsid w:val="000D108B"/>
    <w:rsid w:val="000D29DF"/>
    <w:rsid w:val="000D3153"/>
    <w:rsid w:val="000D4CC8"/>
    <w:rsid w:val="000D4E55"/>
    <w:rsid w:val="000D57B8"/>
    <w:rsid w:val="000D5AB9"/>
    <w:rsid w:val="000D60F8"/>
    <w:rsid w:val="000D671D"/>
    <w:rsid w:val="000D69D0"/>
    <w:rsid w:val="000D6A7C"/>
    <w:rsid w:val="000D7240"/>
    <w:rsid w:val="000E01AF"/>
    <w:rsid w:val="000E0523"/>
    <w:rsid w:val="000E0C25"/>
    <w:rsid w:val="000E305D"/>
    <w:rsid w:val="000E330C"/>
    <w:rsid w:val="000E4284"/>
    <w:rsid w:val="000E719D"/>
    <w:rsid w:val="000F11B1"/>
    <w:rsid w:val="000F1DE0"/>
    <w:rsid w:val="000F21F2"/>
    <w:rsid w:val="000F4CEE"/>
    <w:rsid w:val="000F5543"/>
    <w:rsid w:val="000F607A"/>
    <w:rsid w:val="001000E8"/>
    <w:rsid w:val="00103313"/>
    <w:rsid w:val="001035BB"/>
    <w:rsid w:val="00104FBC"/>
    <w:rsid w:val="00105513"/>
    <w:rsid w:val="001102FB"/>
    <w:rsid w:val="00112290"/>
    <w:rsid w:val="00112AD3"/>
    <w:rsid w:val="00112E4B"/>
    <w:rsid w:val="0011303E"/>
    <w:rsid w:val="00113D09"/>
    <w:rsid w:val="00114768"/>
    <w:rsid w:val="001149BF"/>
    <w:rsid w:val="00115074"/>
    <w:rsid w:val="00116059"/>
    <w:rsid w:val="0011682D"/>
    <w:rsid w:val="00116BBD"/>
    <w:rsid w:val="00116F3E"/>
    <w:rsid w:val="00117B54"/>
    <w:rsid w:val="00117D9B"/>
    <w:rsid w:val="0012031C"/>
    <w:rsid w:val="00120381"/>
    <w:rsid w:val="00120932"/>
    <w:rsid w:val="00120B52"/>
    <w:rsid w:val="0012147D"/>
    <w:rsid w:val="00122212"/>
    <w:rsid w:val="00122292"/>
    <w:rsid w:val="0012311B"/>
    <w:rsid w:val="00124144"/>
    <w:rsid w:val="00124C18"/>
    <w:rsid w:val="00124DD2"/>
    <w:rsid w:val="00125774"/>
    <w:rsid w:val="00125DD1"/>
    <w:rsid w:val="001265F5"/>
    <w:rsid w:val="00126ECD"/>
    <w:rsid w:val="00130618"/>
    <w:rsid w:val="00130774"/>
    <w:rsid w:val="001323D4"/>
    <w:rsid w:val="00132AAE"/>
    <w:rsid w:val="00133131"/>
    <w:rsid w:val="0013423F"/>
    <w:rsid w:val="00134DAD"/>
    <w:rsid w:val="00134E95"/>
    <w:rsid w:val="00135B3A"/>
    <w:rsid w:val="00135C3C"/>
    <w:rsid w:val="0013710B"/>
    <w:rsid w:val="00137648"/>
    <w:rsid w:val="00137A1D"/>
    <w:rsid w:val="001401A2"/>
    <w:rsid w:val="0014059F"/>
    <w:rsid w:val="00140BEF"/>
    <w:rsid w:val="00140F69"/>
    <w:rsid w:val="00141002"/>
    <w:rsid w:val="00141138"/>
    <w:rsid w:val="00141C64"/>
    <w:rsid w:val="00142A0A"/>
    <w:rsid w:val="00143165"/>
    <w:rsid w:val="001434CE"/>
    <w:rsid w:val="00144284"/>
    <w:rsid w:val="00144DD7"/>
    <w:rsid w:val="00146079"/>
    <w:rsid w:val="00146158"/>
    <w:rsid w:val="00146757"/>
    <w:rsid w:val="00147F71"/>
    <w:rsid w:val="0015078A"/>
    <w:rsid w:val="00150A49"/>
    <w:rsid w:val="00151B69"/>
    <w:rsid w:val="001535CA"/>
    <w:rsid w:val="00154090"/>
    <w:rsid w:val="001555D0"/>
    <w:rsid w:val="00155C06"/>
    <w:rsid w:val="00156F43"/>
    <w:rsid w:val="001572F0"/>
    <w:rsid w:val="0015789C"/>
    <w:rsid w:val="001601A2"/>
    <w:rsid w:val="00164D8C"/>
    <w:rsid w:val="001663BD"/>
    <w:rsid w:val="00166627"/>
    <w:rsid w:val="00167861"/>
    <w:rsid w:val="0017023B"/>
    <w:rsid w:val="00170CE5"/>
    <w:rsid w:val="00171107"/>
    <w:rsid w:val="001719EF"/>
    <w:rsid w:val="00172DBF"/>
    <w:rsid w:val="001731CD"/>
    <w:rsid w:val="0017338E"/>
    <w:rsid w:val="00173402"/>
    <w:rsid w:val="001748F3"/>
    <w:rsid w:val="001751AF"/>
    <w:rsid w:val="00175461"/>
    <w:rsid w:val="0017582A"/>
    <w:rsid w:val="00175EBD"/>
    <w:rsid w:val="00176944"/>
    <w:rsid w:val="00176950"/>
    <w:rsid w:val="00176D39"/>
    <w:rsid w:val="001825F8"/>
    <w:rsid w:val="00182C3E"/>
    <w:rsid w:val="00182CB2"/>
    <w:rsid w:val="001837C6"/>
    <w:rsid w:val="00184B2F"/>
    <w:rsid w:val="00187187"/>
    <w:rsid w:val="001872DF"/>
    <w:rsid w:val="0019140B"/>
    <w:rsid w:val="00191CB8"/>
    <w:rsid w:val="00192FFE"/>
    <w:rsid w:val="001936FC"/>
    <w:rsid w:val="00193A19"/>
    <w:rsid w:val="0019732B"/>
    <w:rsid w:val="001A02B4"/>
    <w:rsid w:val="001A0D83"/>
    <w:rsid w:val="001A1D43"/>
    <w:rsid w:val="001A30C6"/>
    <w:rsid w:val="001A376F"/>
    <w:rsid w:val="001A45D4"/>
    <w:rsid w:val="001A46D9"/>
    <w:rsid w:val="001A49B2"/>
    <w:rsid w:val="001A524D"/>
    <w:rsid w:val="001A5611"/>
    <w:rsid w:val="001A5789"/>
    <w:rsid w:val="001A5A8A"/>
    <w:rsid w:val="001A5F8D"/>
    <w:rsid w:val="001A6289"/>
    <w:rsid w:val="001A63F1"/>
    <w:rsid w:val="001A6405"/>
    <w:rsid w:val="001A6A65"/>
    <w:rsid w:val="001A798E"/>
    <w:rsid w:val="001A7CB6"/>
    <w:rsid w:val="001B055A"/>
    <w:rsid w:val="001B0936"/>
    <w:rsid w:val="001B245B"/>
    <w:rsid w:val="001B37E6"/>
    <w:rsid w:val="001B4C54"/>
    <w:rsid w:val="001B5C6D"/>
    <w:rsid w:val="001B60D7"/>
    <w:rsid w:val="001B76C0"/>
    <w:rsid w:val="001C0085"/>
    <w:rsid w:val="001C008F"/>
    <w:rsid w:val="001C05D4"/>
    <w:rsid w:val="001C1CAB"/>
    <w:rsid w:val="001C36A8"/>
    <w:rsid w:val="001C48F9"/>
    <w:rsid w:val="001C60FC"/>
    <w:rsid w:val="001C6822"/>
    <w:rsid w:val="001C6DE6"/>
    <w:rsid w:val="001C6F19"/>
    <w:rsid w:val="001C6F64"/>
    <w:rsid w:val="001C7A10"/>
    <w:rsid w:val="001D11B0"/>
    <w:rsid w:val="001D1319"/>
    <w:rsid w:val="001D13E3"/>
    <w:rsid w:val="001D34EC"/>
    <w:rsid w:val="001D3A4E"/>
    <w:rsid w:val="001D4A8C"/>
    <w:rsid w:val="001D4C27"/>
    <w:rsid w:val="001D52C8"/>
    <w:rsid w:val="001D547B"/>
    <w:rsid w:val="001D7CD2"/>
    <w:rsid w:val="001E206E"/>
    <w:rsid w:val="001E2EF0"/>
    <w:rsid w:val="001E2FDD"/>
    <w:rsid w:val="001E419C"/>
    <w:rsid w:val="001E7809"/>
    <w:rsid w:val="001E7A63"/>
    <w:rsid w:val="001F03D6"/>
    <w:rsid w:val="001F13A3"/>
    <w:rsid w:val="001F39C4"/>
    <w:rsid w:val="001F4382"/>
    <w:rsid w:val="001F444B"/>
    <w:rsid w:val="001F4648"/>
    <w:rsid w:val="001F482D"/>
    <w:rsid w:val="001F5817"/>
    <w:rsid w:val="001F597D"/>
    <w:rsid w:val="001F706A"/>
    <w:rsid w:val="001F7486"/>
    <w:rsid w:val="001F75AE"/>
    <w:rsid w:val="001F7810"/>
    <w:rsid w:val="00200A53"/>
    <w:rsid w:val="00201325"/>
    <w:rsid w:val="00201852"/>
    <w:rsid w:val="00201F6A"/>
    <w:rsid w:val="0020208B"/>
    <w:rsid w:val="00202BE3"/>
    <w:rsid w:val="0020305B"/>
    <w:rsid w:val="00203662"/>
    <w:rsid w:val="00206010"/>
    <w:rsid w:val="002068AB"/>
    <w:rsid w:val="00206AA9"/>
    <w:rsid w:val="00206DEC"/>
    <w:rsid w:val="00206F62"/>
    <w:rsid w:val="00210077"/>
    <w:rsid w:val="00210079"/>
    <w:rsid w:val="0021118F"/>
    <w:rsid w:val="00211A14"/>
    <w:rsid w:val="00211FB7"/>
    <w:rsid w:val="0021277A"/>
    <w:rsid w:val="002135E7"/>
    <w:rsid w:val="00214427"/>
    <w:rsid w:val="00214B34"/>
    <w:rsid w:val="00214E40"/>
    <w:rsid w:val="00215101"/>
    <w:rsid w:val="00216FAD"/>
    <w:rsid w:val="002174E2"/>
    <w:rsid w:val="002177F1"/>
    <w:rsid w:val="00217939"/>
    <w:rsid w:val="00217D4F"/>
    <w:rsid w:val="00220EBC"/>
    <w:rsid w:val="002210FF"/>
    <w:rsid w:val="002212EA"/>
    <w:rsid w:val="00222858"/>
    <w:rsid w:val="00222E5C"/>
    <w:rsid w:val="0022315B"/>
    <w:rsid w:val="00223742"/>
    <w:rsid w:val="0022453A"/>
    <w:rsid w:val="00225BCB"/>
    <w:rsid w:val="00225CFE"/>
    <w:rsid w:val="00226240"/>
    <w:rsid w:val="002276DA"/>
    <w:rsid w:val="002328A6"/>
    <w:rsid w:val="002335EB"/>
    <w:rsid w:val="00236470"/>
    <w:rsid w:val="00236961"/>
    <w:rsid w:val="00237BA0"/>
    <w:rsid w:val="0024012F"/>
    <w:rsid w:val="00240626"/>
    <w:rsid w:val="002410A4"/>
    <w:rsid w:val="0024296C"/>
    <w:rsid w:val="00242BA0"/>
    <w:rsid w:val="0024325D"/>
    <w:rsid w:val="00243AB9"/>
    <w:rsid w:val="002444D7"/>
    <w:rsid w:val="00245457"/>
    <w:rsid w:val="00245531"/>
    <w:rsid w:val="00245FAF"/>
    <w:rsid w:val="0024709D"/>
    <w:rsid w:val="00247D7E"/>
    <w:rsid w:val="00250582"/>
    <w:rsid w:val="002516D5"/>
    <w:rsid w:val="0025447D"/>
    <w:rsid w:val="00254DA7"/>
    <w:rsid w:val="00255A87"/>
    <w:rsid w:val="00256A92"/>
    <w:rsid w:val="00256B2E"/>
    <w:rsid w:val="00256F98"/>
    <w:rsid w:val="00260B39"/>
    <w:rsid w:val="0026197F"/>
    <w:rsid w:val="002624E2"/>
    <w:rsid w:val="0026283E"/>
    <w:rsid w:val="00262A05"/>
    <w:rsid w:val="00263224"/>
    <w:rsid w:val="00263852"/>
    <w:rsid w:val="00266D2C"/>
    <w:rsid w:val="00267137"/>
    <w:rsid w:val="00267E82"/>
    <w:rsid w:val="002705D1"/>
    <w:rsid w:val="00270A25"/>
    <w:rsid w:val="0027108D"/>
    <w:rsid w:val="00271D5B"/>
    <w:rsid w:val="00272A6D"/>
    <w:rsid w:val="00273B17"/>
    <w:rsid w:val="00273C2D"/>
    <w:rsid w:val="00273E7C"/>
    <w:rsid w:val="00275E12"/>
    <w:rsid w:val="0027695A"/>
    <w:rsid w:val="00276B67"/>
    <w:rsid w:val="002801CD"/>
    <w:rsid w:val="00280A14"/>
    <w:rsid w:val="00281181"/>
    <w:rsid w:val="0028144B"/>
    <w:rsid w:val="0028262A"/>
    <w:rsid w:val="00284E3A"/>
    <w:rsid w:val="0028527D"/>
    <w:rsid w:val="00285EE9"/>
    <w:rsid w:val="00286073"/>
    <w:rsid w:val="002861C6"/>
    <w:rsid w:val="00286A19"/>
    <w:rsid w:val="002875BF"/>
    <w:rsid w:val="00287677"/>
    <w:rsid w:val="00291CBE"/>
    <w:rsid w:val="002924DE"/>
    <w:rsid w:val="00293973"/>
    <w:rsid w:val="00293A14"/>
    <w:rsid w:val="00294B02"/>
    <w:rsid w:val="00294F8A"/>
    <w:rsid w:val="00295173"/>
    <w:rsid w:val="002953AE"/>
    <w:rsid w:val="00295437"/>
    <w:rsid w:val="00295DD7"/>
    <w:rsid w:val="00296EE6"/>
    <w:rsid w:val="00297CB6"/>
    <w:rsid w:val="00297E3D"/>
    <w:rsid w:val="002A015C"/>
    <w:rsid w:val="002A0666"/>
    <w:rsid w:val="002A07A7"/>
    <w:rsid w:val="002A2777"/>
    <w:rsid w:val="002A29A1"/>
    <w:rsid w:val="002A42B6"/>
    <w:rsid w:val="002A4827"/>
    <w:rsid w:val="002A7322"/>
    <w:rsid w:val="002B118D"/>
    <w:rsid w:val="002B1601"/>
    <w:rsid w:val="002B1CE2"/>
    <w:rsid w:val="002B20C0"/>
    <w:rsid w:val="002B3A90"/>
    <w:rsid w:val="002B3B58"/>
    <w:rsid w:val="002B3E42"/>
    <w:rsid w:val="002B4191"/>
    <w:rsid w:val="002B4235"/>
    <w:rsid w:val="002B6403"/>
    <w:rsid w:val="002B6735"/>
    <w:rsid w:val="002B7C28"/>
    <w:rsid w:val="002B7DB5"/>
    <w:rsid w:val="002C0B43"/>
    <w:rsid w:val="002C135B"/>
    <w:rsid w:val="002C1374"/>
    <w:rsid w:val="002C1B8F"/>
    <w:rsid w:val="002C2220"/>
    <w:rsid w:val="002C246B"/>
    <w:rsid w:val="002C254E"/>
    <w:rsid w:val="002C3667"/>
    <w:rsid w:val="002C479D"/>
    <w:rsid w:val="002C504F"/>
    <w:rsid w:val="002C6802"/>
    <w:rsid w:val="002C779F"/>
    <w:rsid w:val="002D00E4"/>
    <w:rsid w:val="002D0D50"/>
    <w:rsid w:val="002D271D"/>
    <w:rsid w:val="002D38D8"/>
    <w:rsid w:val="002D42F4"/>
    <w:rsid w:val="002D4B97"/>
    <w:rsid w:val="002D51EB"/>
    <w:rsid w:val="002D5AF2"/>
    <w:rsid w:val="002D6D38"/>
    <w:rsid w:val="002E1A56"/>
    <w:rsid w:val="002E1ABD"/>
    <w:rsid w:val="002E2C0B"/>
    <w:rsid w:val="002E4AE1"/>
    <w:rsid w:val="002E62C8"/>
    <w:rsid w:val="002F0FA8"/>
    <w:rsid w:val="002F2166"/>
    <w:rsid w:val="002F28EA"/>
    <w:rsid w:val="002F2B62"/>
    <w:rsid w:val="002F35BE"/>
    <w:rsid w:val="002F423F"/>
    <w:rsid w:val="002F42C1"/>
    <w:rsid w:val="002F474B"/>
    <w:rsid w:val="002F55F1"/>
    <w:rsid w:val="002F6BBA"/>
    <w:rsid w:val="002F6D6F"/>
    <w:rsid w:val="003001AE"/>
    <w:rsid w:val="00302EE9"/>
    <w:rsid w:val="0030338C"/>
    <w:rsid w:val="00304798"/>
    <w:rsid w:val="00304FAC"/>
    <w:rsid w:val="00305A10"/>
    <w:rsid w:val="00305E2B"/>
    <w:rsid w:val="0030647A"/>
    <w:rsid w:val="00306BB2"/>
    <w:rsid w:val="00307224"/>
    <w:rsid w:val="00313ABD"/>
    <w:rsid w:val="00315550"/>
    <w:rsid w:val="00315BAB"/>
    <w:rsid w:val="00316267"/>
    <w:rsid w:val="0031780A"/>
    <w:rsid w:val="00317AA1"/>
    <w:rsid w:val="00320450"/>
    <w:rsid w:val="003205F6"/>
    <w:rsid w:val="00321E3E"/>
    <w:rsid w:val="003228B0"/>
    <w:rsid w:val="003237AF"/>
    <w:rsid w:val="00323DE6"/>
    <w:rsid w:val="00323ECD"/>
    <w:rsid w:val="003258C2"/>
    <w:rsid w:val="003264E2"/>
    <w:rsid w:val="00326D0A"/>
    <w:rsid w:val="00327BF7"/>
    <w:rsid w:val="00330832"/>
    <w:rsid w:val="00330C9A"/>
    <w:rsid w:val="00330F2A"/>
    <w:rsid w:val="00335F6A"/>
    <w:rsid w:val="00336191"/>
    <w:rsid w:val="0033741C"/>
    <w:rsid w:val="00337ABA"/>
    <w:rsid w:val="0034157D"/>
    <w:rsid w:val="00342FD6"/>
    <w:rsid w:val="00343186"/>
    <w:rsid w:val="00343429"/>
    <w:rsid w:val="00345F29"/>
    <w:rsid w:val="00345F94"/>
    <w:rsid w:val="0034651E"/>
    <w:rsid w:val="00346C38"/>
    <w:rsid w:val="003471DC"/>
    <w:rsid w:val="0035100D"/>
    <w:rsid w:val="00351628"/>
    <w:rsid w:val="00352017"/>
    <w:rsid w:val="00352B37"/>
    <w:rsid w:val="003544DD"/>
    <w:rsid w:val="00354BFA"/>
    <w:rsid w:val="0035504E"/>
    <w:rsid w:val="00355D90"/>
    <w:rsid w:val="00355E22"/>
    <w:rsid w:val="00360E02"/>
    <w:rsid w:val="00360EA2"/>
    <w:rsid w:val="00360FC8"/>
    <w:rsid w:val="00361AE1"/>
    <w:rsid w:val="00361BAF"/>
    <w:rsid w:val="00362D15"/>
    <w:rsid w:val="00362D70"/>
    <w:rsid w:val="00363F51"/>
    <w:rsid w:val="00364E37"/>
    <w:rsid w:val="00364EA2"/>
    <w:rsid w:val="00364F0F"/>
    <w:rsid w:val="00365BF7"/>
    <w:rsid w:val="00365C38"/>
    <w:rsid w:val="00366A99"/>
    <w:rsid w:val="00367038"/>
    <w:rsid w:val="003679DC"/>
    <w:rsid w:val="00367C0B"/>
    <w:rsid w:val="00371933"/>
    <w:rsid w:val="00372375"/>
    <w:rsid w:val="003757D7"/>
    <w:rsid w:val="00375C2C"/>
    <w:rsid w:val="0037654E"/>
    <w:rsid w:val="00376F67"/>
    <w:rsid w:val="00377713"/>
    <w:rsid w:val="00377876"/>
    <w:rsid w:val="003806A6"/>
    <w:rsid w:val="0038160B"/>
    <w:rsid w:val="00382AE2"/>
    <w:rsid w:val="00383225"/>
    <w:rsid w:val="00384924"/>
    <w:rsid w:val="00384BE6"/>
    <w:rsid w:val="00386630"/>
    <w:rsid w:val="0038665D"/>
    <w:rsid w:val="0039011B"/>
    <w:rsid w:val="00390AEE"/>
    <w:rsid w:val="00390EC9"/>
    <w:rsid w:val="00392181"/>
    <w:rsid w:val="00392591"/>
    <w:rsid w:val="0039293A"/>
    <w:rsid w:val="0039396D"/>
    <w:rsid w:val="0039463E"/>
    <w:rsid w:val="003A1072"/>
    <w:rsid w:val="003A1718"/>
    <w:rsid w:val="003A2216"/>
    <w:rsid w:val="003A22E2"/>
    <w:rsid w:val="003A2960"/>
    <w:rsid w:val="003A30C5"/>
    <w:rsid w:val="003A3B8E"/>
    <w:rsid w:val="003A4A8B"/>
    <w:rsid w:val="003A4B22"/>
    <w:rsid w:val="003A5DB6"/>
    <w:rsid w:val="003A737F"/>
    <w:rsid w:val="003B06A9"/>
    <w:rsid w:val="003B0DD5"/>
    <w:rsid w:val="003B1D6B"/>
    <w:rsid w:val="003B1FF3"/>
    <w:rsid w:val="003B3A98"/>
    <w:rsid w:val="003B4033"/>
    <w:rsid w:val="003B4312"/>
    <w:rsid w:val="003B43C7"/>
    <w:rsid w:val="003B59D2"/>
    <w:rsid w:val="003B5B66"/>
    <w:rsid w:val="003B6A66"/>
    <w:rsid w:val="003B6D38"/>
    <w:rsid w:val="003B7584"/>
    <w:rsid w:val="003C076A"/>
    <w:rsid w:val="003C08F9"/>
    <w:rsid w:val="003C1856"/>
    <w:rsid w:val="003C2189"/>
    <w:rsid w:val="003C38C3"/>
    <w:rsid w:val="003C3F19"/>
    <w:rsid w:val="003C4138"/>
    <w:rsid w:val="003C4691"/>
    <w:rsid w:val="003C480D"/>
    <w:rsid w:val="003C71F0"/>
    <w:rsid w:val="003D07DC"/>
    <w:rsid w:val="003D315F"/>
    <w:rsid w:val="003D3E02"/>
    <w:rsid w:val="003D5776"/>
    <w:rsid w:val="003D676E"/>
    <w:rsid w:val="003E2351"/>
    <w:rsid w:val="003E4A2D"/>
    <w:rsid w:val="003E4C8B"/>
    <w:rsid w:val="003E672A"/>
    <w:rsid w:val="003E745B"/>
    <w:rsid w:val="003F03BC"/>
    <w:rsid w:val="003F0406"/>
    <w:rsid w:val="003F1A6E"/>
    <w:rsid w:val="003F2883"/>
    <w:rsid w:val="003F3F83"/>
    <w:rsid w:val="003F52AE"/>
    <w:rsid w:val="003F6A3C"/>
    <w:rsid w:val="003F7C52"/>
    <w:rsid w:val="003F7F32"/>
    <w:rsid w:val="0040057E"/>
    <w:rsid w:val="00401267"/>
    <w:rsid w:val="00402C31"/>
    <w:rsid w:val="004039D8"/>
    <w:rsid w:val="00404045"/>
    <w:rsid w:val="0040565C"/>
    <w:rsid w:val="004063AA"/>
    <w:rsid w:val="0040783C"/>
    <w:rsid w:val="0041574A"/>
    <w:rsid w:val="00415961"/>
    <w:rsid w:val="00417C71"/>
    <w:rsid w:val="00422AC0"/>
    <w:rsid w:val="00423688"/>
    <w:rsid w:val="00423A35"/>
    <w:rsid w:val="00423E1C"/>
    <w:rsid w:val="00425398"/>
    <w:rsid w:val="0042613F"/>
    <w:rsid w:val="00426175"/>
    <w:rsid w:val="00430490"/>
    <w:rsid w:val="004321EC"/>
    <w:rsid w:val="004322E4"/>
    <w:rsid w:val="0043426C"/>
    <w:rsid w:val="004349F5"/>
    <w:rsid w:val="00435B72"/>
    <w:rsid w:val="00437A20"/>
    <w:rsid w:val="00440001"/>
    <w:rsid w:val="004403FF"/>
    <w:rsid w:val="00441AED"/>
    <w:rsid w:val="004429A2"/>
    <w:rsid w:val="00444525"/>
    <w:rsid w:val="00445887"/>
    <w:rsid w:val="004464AD"/>
    <w:rsid w:val="004468C3"/>
    <w:rsid w:val="00446E53"/>
    <w:rsid w:val="004479AD"/>
    <w:rsid w:val="0045063C"/>
    <w:rsid w:val="0045099D"/>
    <w:rsid w:val="0045371C"/>
    <w:rsid w:val="00454B4A"/>
    <w:rsid w:val="00456540"/>
    <w:rsid w:val="004571D2"/>
    <w:rsid w:val="00460801"/>
    <w:rsid w:val="00466989"/>
    <w:rsid w:val="00466EC5"/>
    <w:rsid w:val="00467AC7"/>
    <w:rsid w:val="004708DF"/>
    <w:rsid w:val="00470F92"/>
    <w:rsid w:val="004712DB"/>
    <w:rsid w:val="00471740"/>
    <w:rsid w:val="00471CAA"/>
    <w:rsid w:val="00471F4A"/>
    <w:rsid w:val="0047367C"/>
    <w:rsid w:val="004736CE"/>
    <w:rsid w:val="00473AF0"/>
    <w:rsid w:val="00473B27"/>
    <w:rsid w:val="00474890"/>
    <w:rsid w:val="004751B2"/>
    <w:rsid w:val="004767B5"/>
    <w:rsid w:val="00476AF3"/>
    <w:rsid w:val="00476EC7"/>
    <w:rsid w:val="00480216"/>
    <w:rsid w:val="004813EB"/>
    <w:rsid w:val="00481AF4"/>
    <w:rsid w:val="00481DAC"/>
    <w:rsid w:val="00482029"/>
    <w:rsid w:val="00482A87"/>
    <w:rsid w:val="00482F50"/>
    <w:rsid w:val="00483F85"/>
    <w:rsid w:val="004848CA"/>
    <w:rsid w:val="00484921"/>
    <w:rsid w:val="004851C4"/>
    <w:rsid w:val="00485B27"/>
    <w:rsid w:val="004878F5"/>
    <w:rsid w:val="004901F8"/>
    <w:rsid w:val="004909C3"/>
    <w:rsid w:val="004912C9"/>
    <w:rsid w:val="00491BC9"/>
    <w:rsid w:val="00494231"/>
    <w:rsid w:val="00494C99"/>
    <w:rsid w:val="00495E27"/>
    <w:rsid w:val="00495EA6"/>
    <w:rsid w:val="00497970"/>
    <w:rsid w:val="004A0593"/>
    <w:rsid w:val="004A0B35"/>
    <w:rsid w:val="004A16B0"/>
    <w:rsid w:val="004A2653"/>
    <w:rsid w:val="004A35C6"/>
    <w:rsid w:val="004A3CB8"/>
    <w:rsid w:val="004A4371"/>
    <w:rsid w:val="004A4E86"/>
    <w:rsid w:val="004A5000"/>
    <w:rsid w:val="004A5E29"/>
    <w:rsid w:val="004A71FF"/>
    <w:rsid w:val="004A7791"/>
    <w:rsid w:val="004B1323"/>
    <w:rsid w:val="004B21BD"/>
    <w:rsid w:val="004B2239"/>
    <w:rsid w:val="004B2820"/>
    <w:rsid w:val="004B3A2D"/>
    <w:rsid w:val="004B4DD2"/>
    <w:rsid w:val="004B56D8"/>
    <w:rsid w:val="004B7D01"/>
    <w:rsid w:val="004C02EF"/>
    <w:rsid w:val="004C0865"/>
    <w:rsid w:val="004C0FF1"/>
    <w:rsid w:val="004C2687"/>
    <w:rsid w:val="004C2A25"/>
    <w:rsid w:val="004C2E25"/>
    <w:rsid w:val="004C402C"/>
    <w:rsid w:val="004C4800"/>
    <w:rsid w:val="004C5A0F"/>
    <w:rsid w:val="004C61B6"/>
    <w:rsid w:val="004C63CF"/>
    <w:rsid w:val="004C75FC"/>
    <w:rsid w:val="004D0173"/>
    <w:rsid w:val="004D1030"/>
    <w:rsid w:val="004D1203"/>
    <w:rsid w:val="004D1BD1"/>
    <w:rsid w:val="004D46C4"/>
    <w:rsid w:val="004D5676"/>
    <w:rsid w:val="004D59A8"/>
    <w:rsid w:val="004D6F30"/>
    <w:rsid w:val="004D7160"/>
    <w:rsid w:val="004D7410"/>
    <w:rsid w:val="004E010A"/>
    <w:rsid w:val="004E0EFF"/>
    <w:rsid w:val="004E1D09"/>
    <w:rsid w:val="004E232B"/>
    <w:rsid w:val="004E46D8"/>
    <w:rsid w:val="004E4ED3"/>
    <w:rsid w:val="004E4FC0"/>
    <w:rsid w:val="004E66F2"/>
    <w:rsid w:val="004F19A5"/>
    <w:rsid w:val="004F1DC9"/>
    <w:rsid w:val="004F385F"/>
    <w:rsid w:val="004F49B5"/>
    <w:rsid w:val="004F5297"/>
    <w:rsid w:val="004F530F"/>
    <w:rsid w:val="004F6B1B"/>
    <w:rsid w:val="004F740F"/>
    <w:rsid w:val="005009C2"/>
    <w:rsid w:val="00500F37"/>
    <w:rsid w:val="00503C0C"/>
    <w:rsid w:val="00503D75"/>
    <w:rsid w:val="00504F46"/>
    <w:rsid w:val="005050BC"/>
    <w:rsid w:val="00506721"/>
    <w:rsid w:val="00507C43"/>
    <w:rsid w:val="00511309"/>
    <w:rsid w:val="005113AB"/>
    <w:rsid w:val="0051483D"/>
    <w:rsid w:val="00514B53"/>
    <w:rsid w:val="00514CF8"/>
    <w:rsid w:val="00516F75"/>
    <w:rsid w:val="0051797D"/>
    <w:rsid w:val="00520E07"/>
    <w:rsid w:val="00521142"/>
    <w:rsid w:val="005218CD"/>
    <w:rsid w:val="00521EAD"/>
    <w:rsid w:val="0052272C"/>
    <w:rsid w:val="00522A1A"/>
    <w:rsid w:val="00522CC9"/>
    <w:rsid w:val="00523976"/>
    <w:rsid w:val="00524290"/>
    <w:rsid w:val="00525158"/>
    <w:rsid w:val="00526AEF"/>
    <w:rsid w:val="005271CD"/>
    <w:rsid w:val="00530FB8"/>
    <w:rsid w:val="00531196"/>
    <w:rsid w:val="005312AF"/>
    <w:rsid w:val="00531C57"/>
    <w:rsid w:val="00531CC7"/>
    <w:rsid w:val="00531E56"/>
    <w:rsid w:val="0053250F"/>
    <w:rsid w:val="00532AB5"/>
    <w:rsid w:val="00533E91"/>
    <w:rsid w:val="0053584C"/>
    <w:rsid w:val="00537A6F"/>
    <w:rsid w:val="0054023D"/>
    <w:rsid w:val="00541F73"/>
    <w:rsid w:val="00542957"/>
    <w:rsid w:val="00542A4C"/>
    <w:rsid w:val="00542EC9"/>
    <w:rsid w:val="00543D25"/>
    <w:rsid w:val="00543DFB"/>
    <w:rsid w:val="005444FE"/>
    <w:rsid w:val="0054511F"/>
    <w:rsid w:val="005451AB"/>
    <w:rsid w:val="005459CB"/>
    <w:rsid w:val="00546435"/>
    <w:rsid w:val="0054691F"/>
    <w:rsid w:val="00546CE6"/>
    <w:rsid w:val="005500D5"/>
    <w:rsid w:val="00550FEB"/>
    <w:rsid w:val="00551535"/>
    <w:rsid w:val="00553E0F"/>
    <w:rsid w:val="0055450D"/>
    <w:rsid w:val="00554BD1"/>
    <w:rsid w:val="00554BFC"/>
    <w:rsid w:val="00554FC7"/>
    <w:rsid w:val="005550F0"/>
    <w:rsid w:val="0055587E"/>
    <w:rsid w:val="005563DD"/>
    <w:rsid w:val="00556532"/>
    <w:rsid w:val="00556CD4"/>
    <w:rsid w:val="00557D63"/>
    <w:rsid w:val="00560A4D"/>
    <w:rsid w:val="00561262"/>
    <w:rsid w:val="0056239B"/>
    <w:rsid w:val="0056269B"/>
    <w:rsid w:val="0056346D"/>
    <w:rsid w:val="00563DA8"/>
    <w:rsid w:val="005648C3"/>
    <w:rsid w:val="00567D93"/>
    <w:rsid w:val="00570297"/>
    <w:rsid w:val="00570EB8"/>
    <w:rsid w:val="00571427"/>
    <w:rsid w:val="005715ED"/>
    <w:rsid w:val="00571FEC"/>
    <w:rsid w:val="00572A2F"/>
    <w:rsid w:val="00572B17"/>
    <w:rsid w:val="0057502D"/>
    <w:rsid w:val="00575506"/>
    <w:rsid w:val="0057551E"/>
    <w:rsid w:val="005761C4"/>
    <w:rsid w:val="00576D5A"/>
    <w:rsid w:val="005815B4"/>
    <w:rsid w:val="0058214B"/>
    <w:rsid w:val="00583028"/>
    <w:rsid w:val="005848B4"/>
    <w:rsid w:val="00585329"/>
    <w:rsid w:val="0058620A"/>
    <w:rsid w:val="00586F9C"/>
    <w:rsid w:val="005905B3"/>
    <w:rsid w:val="00591F2A"/>
    <w:rsid w:val="00592233"/>
    <w:rsid w:val="00592DDF"/>
    <w:rsid w:val="0059330D"/>
    <w:rsid w:val="00594449"/>
    <w:rsid w:val="005956C7"/>
    <w:rsid w:val="00595D22"/>
    <w:rsid w:val="00596CFD"/>
    <w:rsid w:val="00597584"/>
    <w:rsid w:val="005A071F"/>
    <w:rsid w:val="005A2920"/>
    <w:rsid w:val="005A4AE3"/>
    <w:rsid w:val="005A6FA4"/>
    <w:rsid w:val="005A73D1"/>
    <w:rsid w:val="005A7DC0"/>
    <w:rsid w:val="005B04CE"/>
    <w:rsid w:val="005B1B0C"/>
    <w:rsid w:val="005B1DB1"/>
    <w:rsid w:val="005B26DC"/>
    <w:rsid w:val="005B27A6"/>
    <w:rsid w:val="005B3577"/>
    <w:rsid w:val="005B45BF"/>
    <w:rsid w:val="005B4EF9"/>
    <w:rsid w:val="005B4FF2"/>
    <w:rsid w:val="005B5983"/>
    <w:rsid w:val="005B5DF4"/>
    <w:rsid w:val="005B6BDA"/>
    <w:rsid w:val="005C189A"/>
    <w:rsid w:val="005C1AE8"/>
    <w:rsid w:val="005C1EE0"/>
    <w:rsid w:val="005C28F4"/>
    <w:rsid w:val="005C2BD7"/>
    <w:rsid w:val="005C2F19"/>
    <w:rsid w:val="005C3583"/>
    <w:rsid w:val="005C42E5"/>
    <w:rsid w:val="005C44D8"/>
    <w:rsid w:val="005C4F2D"/>
    <w:rsid w:val="005C773A"/>
    <w:rsid w:val="005D0080"/>
    <w:rsid w:val="005D098D"/>
    <w:rsid w:val="005D0B28"/>
    <w:rsid w:val="005D1366"/>
    <w:rsid w:val="005D174A"/>
    <w:rsid w:val="005D234B"/>
    <w:rsid w:val="005D359A"/>
    <w:rsid w:val="005D3773"/>
    <w:rsid w:val="005D3876"/>
    <w:rsid w:val="005D4122"/>
    <w:rsid w:val="005D43BD"/>
    <w:rsid w:val="005D484B"/>
    <w:rsid w:val="005D4898"/>
    <w:rsid w:val="005D4B87"/>
    <w:rsid w:val="005D7E43"/>
    <w:rsid w:val="005E1B82"/>
    <w:rsid w:val="005E1EF6"/>
    <w:rsid w:val="005E2D88"/>
    <w:rsid w:val="005E35C8"/>
    <w:rsid w:val="005E3AA9"/>
    <w:rsid w:val="005E4457"/>
    <w:rsid w:val="005E5F0B"/>
    <w:rsid w:val="005E7156"/>
    <w:rsid w:val="005F1406"/>
    <w:rsid w:val="005F1687"/>
    <w:rsid w:val="005F297D"/>
    <w:rsid w:val="005F320F"/>
    <w:rsid w:val="005F6E26"/>
    <w:rsid w:val="005F70BE"/>
    <w:rsid w:val="005F7AD6"/>
    <w:rsid w:val="005F7F92"/>
    <w:rsid w:val="00600F3E"/>
    <w:rsid w:val="00602222"/>
    <w:rsid w:val="00602A96"/>
    <w:rsid w:val="00603772"/>
    <w:rsid w:val="006051C4"/>
    <w:rsid w:val="00605299"/>
    <w:rsid w:val="0060531B"/>
    <w:rsid w:val="00605DF9"/>
    <w:rsid w:val="00606A1B"/>
    <w:rsid w:val="00606E07"/>
    <w:rsid w:val="00606F2D"/>
    <w:rsid w:val="00607728"/>
    <w:rsid w:val="00607D92"/>
    <w:rsid w:val="00610B3D"/>
    <w:rsid w:val="006115B6"/>
    <w:rsid w:val="00612205"/>
    <w:rsid w:val="00612740"/>
    <w:rsid w:val="00613287"/>
    <w:rsid w:val="00613ED9"/>
    <w:rsid w:val="00614339"/>
    <w:rsid w:val="00617BFA"/>
    <w:rsid w:val="00620189"/>
    <w:rsid w:val="00620B0D"/>
    <w:rsid w:val="00622186"/>
    <w:rsid w:val="00622C83"/>
    <w:rsid w:val="00623563"/>
    <w:rsid w:val="00624D8F"/>
    <w:rsid w:val="00624DFF"/>
    <w:rsid w:val="00625115"/>
    <w:rsid w:val="00627D24"/>
    <w:rsid w:val="00630A5A"/>
    <w:rsid w:val="00630CB1"/>
    <w:rsid w:val="00632026"/>
    <w:rsid w:val="006327B6"/>
    <w:rsid w:val="00632FE8"/>
    <w:rsid w:val="00633DD3"/>
    <w:rsid w:val="00633E07"/>
    <w:rsid w:val="006361CF"/>
    <w:rsid w:val="00636473"/>
    <w:rsid w:val="00636E38"/>
    <w:rsid w:val="00636FE6"/>
    <w:rsid w:val="00640BCB"/>
    <w:rsid w:val="006418E0"/>
    <w:rsid w:val="006430AB"/>
    <w:rsid w:val="006430BD"/>
    <w:rsid w:val="00643AF2"/>
    <w:rsid w:val="006445D5"/>
    <w:rsid w:val="00646621"/>
    <w:rsid w:val="0064674E"/>
    <w:rsid w:val="00646EAD"/>
    <w:rsid w:val="006506E0"/>
    <w:rsid w:val="00650D6A"/>
    <w:rsid w:val="00652442"/>
    <w:rsid w:val="00652F87"/>
    <w:rsid w:val="006537B3"/>
    <w:rsid w:val="00653D46"/>
    <w:rsid w:val="00653F1B"/>
    <w:rsid w:val="00655CEE"/>
    <w:rsid w:val="00656F14"/>
    <w:rsid w:val="006575D9"/>
    <w:rsid w:val="00657C0C"/>
    <w:rsid w:val="00657DBB"/>
    <w:rsid w:val="00660C67"/>
    <w:rsid w:val="00662806"/>
    <w:rsid w:val="00662F32"/>
    <w:rsid w:val="00663113"/>
    <w:rsid w:val="006637C6"/>
    <w:rsid w:val="00664921"/>
    <w:rsid w:val="0066558F"/>
    <w:rsid w:val="00665EB3"/>
    <w:rsid w:val="0066693C"/>
    <w:rsid w:val="00666D1F"/>
    <w:rsid w:val="00670A44"/>
    <w:rsid w:val="00672123"/>
    <w:rsid w:val="006735C9"/>
    <w:rsid w:val="00673DDC"/>
    <w:rsid w:val="00674B7E"/>
    <w:rsid w:val="00675312"/>
    <w:rsid w:val="00675B74"/>
    <w:rsid w:val="00676727"/>
    <w:rsid w:val="006768C7"/>
    <w:rsid w:val="00680F64"/>
    <w:rsid w:val="0068164B"/>
    <w:rsid w:val="00681A60"/>
    <w:rsid w:val="0068432C"/>
    <w:rsid w:val="00686633"/>
    <w:rsid w:val="00686CCA"/>
    <w:rsid w:val="0068771C"/>
    <w:rsid w:val="00687A3E"/>
    <w:rsid w:val="00690A41"/>
    <w:rsid w:val="00690D1B"/>
    <w:rsid w:val="00693C57"/>
    <w:rsid w:val="0069636E"/>
    <w:rsid w:val="00696655"/>
    <w:rsid w:val="006972E5"/>
    <w:rsid w:val="00697CC4"/>
    <w:rsid w:val="006A0081"/>
    <w:rsid w:val="006A0093"/>
    <w:rsid w:val="006A1380"/>
    <w:rsid w:val="006A1523"/>
    <w:rsid w:val="006A1F80"/>
    <w:rsid w:val="006A2C4B"/>
    <w:rsid w:val="006A2DB4"/>
    <w:rsid w:val="006A32A0"/>
    <w:rsid w:val="006A3525"/>
    <w:rsid w:val="006A3776"/>
    <w:rsid w:val="006A37C8"/>
    <w:rsid w:val="006A380D"/>
    <w:rsid w:val="006A4840"/>
    <w:rsid w:val="006A7258"/>
    <w:rsid w:val="006A77CE"/>
    <w:rsid w:val="006A7D66"/>
    <w:rsid w:val="006B0057"/>
    <w:rsid w:val="006B058A"/>
    <w:rsid w:val="006B134A"/>
    <w:rsid w:val="006B1B28"/>
    <w:rsid w:val="006B1BE8"/>
    <w:rsid w:val="006B2955"/>
    <w:rsid w:val="006B3D6C"/>
    <w:rsid w:val="006B4102"/>
    <w:rsid w:val="006B426D"/>
    <w:rsid w:val="006B46BE"/>
    <w:rsid w:val="006B5B38"/>
    <w:rsid w:val="006B68D1"/>
    <w:rsid w:val="006B6D0A"/>
    <w:rsid w:val="006B77C7"/>
    <w:rsid w:val="006C0159"/>
    <w:rsid w:val="006C296B"/>
    <w:rsid w:val="006C2F27"/>
    <w:rsid w:val="006C3D42"/>
    <w:rsid w:val="006C3FCC"/>
    <w:rsid w:val="006C4382"/>
    <w:rsid w:val="006C4D5D"/>
    <w:rsid w:val="006C4F91"/>
    <w:rsid w:val="006C589D"/>
    <w:rsid w:val="006C6040"/>
    <w:rsid w:val="006C6097"/>
    <w:rsid w:val="006C702C"/>
    <w:rsid w:val="006D0CEE"/>
    <w:rsid w:val="006D2337"/>
    <w:rsid w:val="006D29F8"/>
    <w:rsid w:val="006D4480"/>
    <w:rsid w:val="006D4BC8"/>
    <w:rsid w:val="006D660E"/>
    <w:rsid w:val="006D7E13"/>
    <w:rsid w:val="006E08EC"/>
    <w:rsid w:val="006E0DB3"/>
    <w:rsid w:val="006E14C7"/>
    <w:rsid w:val="006E1632"/>
    <w:rsid w:val="006E1EB0"/>
    <w:rsid w:val="006E2052"/>
    <w:rsid w:val="006E26C7"/>
    <w:rsid w:val="006E3230"/>
    <w:rsid w:val="006E37D9"/>
    <w:rsid w:val="006E4292"/>
    <w:rsid w:val="006E584F"/>
    <w:rsid w:val="006E5972"/>
    <w:rsid w:val="006E5DBE"/>
    <w:rsid w:val="006E623C"/>
    <w:rsid w:val="006E638D"/>
    <w:rsid w:val="006E6D0C"/>
    <w:rsid w:val="006E77FB"/>
    <w:rsid w:val="006E7CAC"/>
    <w:rsid w:val="006F021A"/>
    <w:rsid w:val="006F049D"/>
    <w:rsid w:val="006F0F34"/>
    <w:rsid w:val="006F1513"/>
    <w:rsid w:val="006F1578"/>
    <w:rsid w:val="006F2444"/>
    <w:rsid w:val="006F38BE"/>
    <w:rsid w:val="006F5ACA"/>
    <w:rsid w:val="006F644D"/>
    <w:rsid w:val="006F6653"/>
    <w:rsid w:val="006F6C0A"/>
    <w:rsid w:val="006F7E7C"/>
    <w:rsid w:val="00700C62"/>
    <w:rsid w:val="00701098"/>
    <w:rsid w:val="00701A7B"/>
    <w:rsid w:val="0070374F"/>
    <w:rsid w:val="00703FC8"/>
    <w:rsid w:val="00704747"/>
    <w:rsid w:val="00704FBA"/>
    <w:rsid w:val="0071039F"/>
    <w:rsid w:val="007110FE"/>
    <w:rsid w:val="007112EC"/>
    <w:rsid w:val="00711C66"/>
    <w:rsid w:val="00712597"/>
    <w:rsid w:val="00715A67"/>
    <w:rsid w:val="00715E7A"/>
    <w:rsid w:val="00717375"/>
    <w:rsid w:val="00720A35"/>
    <w:rsid w:val="00722F95"/>
    <w:rsid w:val="00723527"/>
    <w:rsid w:val="0072353C"/>
    <w:rsid w:val="00723D87"/>
    <w:rsid w:val="00724A70"/>
    <w:rsid w:val="00724A72"/>
    <w:rsid w:val="00725391"/>
    <w:rsid w:val="0072666C"/>
    <w:rsid w:val="00726A32"/>
    <w:rsid w:val="00726A79"/>
    <w:rsid w:val="007310B3"/>
    <w:rsid w:val="00732086"/>
    <w:rsid w:val="007325A7"/>
    <w:rsid w:val="007332E3"/>
    <w:rsid w:val="00734075"/>
    <w:rsid w:val="00734C3F"/>
    <w:rsid w:val="0073553A"/>
    <w:rsid w:val="00735C7E"/>
    <w:rsid w:val="00735F3E"/>
    <w:rsid w:val="00736F7F"/>
    <w:rsid w:val="007372FF"/>
    <w:rsid w:val="007400BC"/>
    <w:rsid w:val="00741262"/>
    <w:rsid w:val="007413A3"/>
    <w:rsid w:val="00741E7F"/>
    <w:rsid w:val="0074273A"/>
    <w:rsid w:val="0074281A"/>
    <w:rsid w:val="0074281D"/>
    <w:rsid w:val="00742BFC"/>
    <w:rsid w:val="00742DFF"/>
    <w:rsid w:val="0074396A"/>
    <w:rsid w:val="00744C74"/>
    <w:rsid w:val="00744CC3"/>
    <w:rsid w:val="00746572"/>
    <w:rsid w:val="00747D32"/>
    <w:rsid w:val="00750890"/>
    <w:rsid w:val="00750F86"/>
    <w:rsid w:val="007516CC"/>
    <w:rsid w:val="007526B0"/>
    <w:rsid w:val="007526C2"/>
    <w:rsid w:val="00755897"/>
    <w:rsid w:val="00756E91"/>
    <w:rsid w:val="0075737E"/>
    <w:rsid w:val="00760432"/>
    <w:rsid w:val="007604E3"/>
    <w:rsid w:val="007605B7"/>
    <w:rsid w:val="00762BEA"/>
    <w:rsid w:val="00762CE7"/>
    <w:rsid w:val="007633BE"/>
    <w:rsid w:val="00763483"/>
    <w:rsid w:val="007638E0"/>
    <w:rsid w:val="00763E6F"/>
    <w:rsid w:val="007640C7"/>
    <w:rsid w:val="00764766"/>
    <w:rsid w:val="007648B6"/>
    <w:rsid w:val="00764F41"/>
    <w:rsid w:val="00765136"/>
    <w:rsid w:val="0076754F"/>
    <w:rsid w:val="00767E5E"/>
    <w:rsid w:val="00771DE2"/>
    <w:rsid w:val="007727BA"/>
    <w:rsid w:val="007730CC"/>
    <w:rsid w:val="0077365B"/>
    <w:rsid w:val="007739A6"/>
    <w:rsid w:val="00773A02"/>
    <w:rsid w:val="00776314"/>
    <w:rsid w:val="007806CA"/>
    <w:rsid w:val="00780A2F"/>
    <w:rsid w:val="007813BC"/>
    <w:rsid w:val="007813F8"/>
    <w:rsid w:val="00782470"/>
    <w:rsid w:val="00784795"/>
    <w:rsid w:val="00784D66"/>
    <w:rsid w:val="00785DB2"/>
    <w:rsid w:val="007865C3"/>
    <w:rsid w:val="00786F5E"/>
    <w:rsid w:val="0078764F"/>
    <w:rsid w:val="00787AF9"/>
    <w:rsid w:val="00791170"/>
    <w:rsid w:val="00791806"/>
    <w:rsid w:val="00791AD1"/>
    <w:rsid w:val="007931B3"/>
    <w:rsid w:val="0079389E"/>
    <w:rsid w:val="007942F6"/>
    <w:rsid w:val="00794A2F"/>
    <w:rsid w:val="007956B3"/>
    <w:rsid w:val="00795735"/>
    <w:rsid w:val="00796D1E"/>
    <w:rsid w:val="00797E0F"/>
    <w:rsid w:val="007A001F"/>
    <w:rsid w:val="007A0DBC"/>
    <w:rsid w:val="007A4CC3"/>
    <w:rsid w:val="007A6A8D"/>
    <w:rsid w:val="007A7006"/>
    <w:rsid w:val="007A7BC7"/>
    <w:rsid w:val="007B0127"/>
    <w:rsid w:val="007B0A7E"/>
    <w:rsid w:val="007B1D39"/>
    <w:rsid w:val="007B283B"/>
    <w:rsid w:val="007B32B7"/>
    <w:rsid w:val="007B3D38"/>
    <w:rsid w:val="007B4ABC"/>
    <w:rsid w:val="007B4F56"/>
    <w:rsid w:val="007B578E"/>
    <w:rsid w:val="007B6658"/>
    <w:rsid w:val="007B6CF2"/>
    <w:rsid w:val="007B6D32"/>
    <w:rsid w:val="007B7BA4"/>
    <w:rsid w:val="007C0676"/>
    <w:rsid w:val="007C1834"/>
    <w:rsid w:val="007C2B50"/>
    <w:rsid w:val="007C32C2"/>
    <w:rsid w:val="007C35E9"/>
    <w:rsid w:val="007C5880"/>
    <w:rsid w:val="007C5980"/>
    <w:rsid w:val="007C6182"/>
    <w:rsid w:val="007C6525"/>
    <w:rsid w:val="007C6F49"/>
    <w:rsid w:val="007C79FE"/>
    <w:rsid w:val="007D136F"/>
    <w:rsid w:val="007D6403"/>
    <w:rsid w:val="007D7ED1"/>
    <w:rsid w:val="007E0164"/>
    <w:rsid w:val="007E0416"/>
    <w:rsid w:val="007E0FF6"/>
    <w:rsid w:val="007E18E5"/>
    <w:rsid w:val="007E289D"/>
    <w:rsid w:val="007E2957"/>
    <w:rsid w:val="007E4BB5"/>
    <w:rsid w:val="007E5371"/>
    <w:rsid w:val="007E56F2"/>
    <w:rsid w:val="007E57F6"/>
    <w:rsid w:val="007E5BF2"/>
    <w:rsid w:val="007E6452"/>
    <w:rsid w:val="007E7FCF"/>
    <w:rsid w:val="007F0CAD"/>
    <w:rsid w:val="007F1231"/>
    <w:rsid w:val="007F28F5"/>
    <w:rsid w:val="007F298F"/>
    <w:rsid w:val="007F2AEE"/>
    <w:rsid w:val="007F2AF2"/>
    <w:rsid w:val="007F3D4F"/>
    <w:rsid w:val="007F4002"/>
    <w:rsid w:val="007F533A"/>
    <w:rsid w:val="0080382E"/>
    <w:rsid w:val="0080491B"/>
    <w:rsid w:val="00805896"/>
    <w:rsid w:val="00806173"/>
    <w:rsid w:val="00806568"/>
    <w:rsid w:val="0080673A"/>
    <w:rsid w:val="00807377"/>
    <w:rsid w:val="00807728"/>
    <w:rsid w:val="00810454"/>
    <w:rsid w:val="008107B1"/>
    <w:rsid w:val="008153C5"/>
    <w:rsid w:val="00817299"/>
    <w:rsid w:val="00817EA2"/>
    <w:rsid w:val="008202B7"/>
    <w:rsid w:val="00821C3A"/>
    <w:rsid w:val="00822130"/>
    <w:rsid w:val="00825110"/>
    <w:rsid w:val="008256E0"/>
    <w:rsid w:val="0082658A"/>
    <w:rsid w:val="00827833"/>
    <w:rsid w:val="00827F06"/>
    <w:rsid w:val="00830027"/>
    <w:rsid w:val="00830E2F"/>
    <w:rsid w:val="008336F2"/>
    <w:rsid w:val="00833F54"/>
    <w:rsid w:val="00834A33"/>
    <w:rsid w:val="0083511A"/>
    <w:rsid w:val="00835523"/>
    <w:rsid w:val="00836A1F"/>
    <w:rsid w:val="00837D11"/>
    <w:rsid w:val="00840899"/>
    <w:rsid w:val="00840CD0"/>
    <w:rsid w:val="008424E2"/>
    <w:rsid w:val="00842E51"/>
    <w:rsid w:val="00845217"/>
    <w:rsid w:val="008469F4"/>
    <w:rsid w:val="00847FC9"/>
    <w:rsid w:val="00850FA0"/>
    <w:rsid w:val="00851EAF"/>
    <w:rsid w:val="00852030"/>
    <w:rsid w:val="0085274B"/>
    <w:rsid w:val="00852E6B"/>
    <w:rsid w:val="008537DE"/>
    <w:rsid w:val="00854991"/>
    <w:rsid w:val="00855852"/>
    <w:rsid w:val="00857485"/>
    <w:rsid w:val="00860028"/>
    <w:rsid w:val="008603C3"/>
    <w:rsid w:val="0086056A"/>
    <w:rsid w:val="00861D1D"/>
    <w:rsid w:val="00862195"/>
    <w:rsid w:val="008639FD"/>
    <w:rsid w:val="00863C90"/>
    <w:rsid w:val="00865C42"/>
    <w:rsid w:val="008669D1"/>
    <w:rsid w:val="008671DC"/>
    <w:rsid w:val="00870170"/>
    <w:rsid w:val="0087023E"/>
    <w:rsid w:val="0087091B"/>
    <w:rsid w:val="00871DC3"/>
    <w:rsid w:val="00871E9A"/>
    <w:rsid w:val="00872636"/>
    <w:rsid w:val="00873013"/>
    <w:rsid w:val="00873234"/>
    <w:rsid w:val="00873348"/>
    <w:rsid w:val="00874299"/>
    <w:rsid w:val="00874DE4"/>
    <w:rsid w:val="008753AB"/>
    <w:rsid w:val="00876F1B"/>
    <w:rsid w:val="00877847"/>
    <w:rsid w:val="00877B57"/>
    <w:rsid w:val="00877C90"/>
    <w:rsid w:val="00880B24"/>
    <w:rsid w:val="00881764"/>
    <w:rsid w:val="00881EF5"/>
    <w:rsid w:val="00883E25"/>
    <w:rsid w:val="00884D1C"/>
    <w:rsid w:val="00885710"/>
    <w:rsid w:val="00885940"/>
    <w:rsid w:val="00887070"/>
    <w:rsid w:val="008872E1"/>
    <w:rsid w:val="00887CB2"/>
    <w:rsid w:val="00891070"/>
    <w:rsid w:val="00891B9F"/>
    <w:rsid w:val="00891E5E"/>
    <w:rsid w:val="00892292"/>
    <w:rsid w:val="00892B28"/>
    <w:rsid w:val="00892C42"/>
    <w:rsid w:val="00894A10"/>
    <w:rsid w:val="00894A80"/>
    <w:rsid w:val="008955E6"/>
    <w:rsid w:val="008962D8"/>
    <w:rsid w:val="008968B7"/>
    <w:rsid w:val="008A0648"/>
    <w:rsid w:val="008A0687"/>
    <w:rsid w:val="008A0F38"/>
    <w:rsid w:val="008A1BB0"/>
    <w:rsid w:val="008A2636"/>
    <w:rsid w:val="008A270D"/>
    <w:rsid w:val="008A354C"/>
    <w:rsid w:val="008A3B07"/>
    <w:rsid w:val="008A3C30"/>
    <w:rsid w:val="008A4279"/>
    <w:rsid w:val="008A43C7"/>
    <w:rsid w:val="008A687B"/>
    <w:rsid w:val="008A7F90"/>
    <w:rsid w:val="008B0740"/>
    <w:rsid w:val="008B0C58"/>
    <w:rsid w:val="008B0F52"/>
    <w:rsid w:val="008B3067"/>
    <w:rsid w:val="008B444E"/>
    <w:rsid w:val="008B44E0"/>
    <w:rsid w:val="008B496E"/>
    <w:rsid w:val="008B4BD9"/>
    <w:rsid w:val="008B6A17"/>
    <w:rsid w:val="008B6CF7"/>
    <w:rsid w:val="008B7162"/>
    <w:rsid w:val="008B723A"/>
    <w:rsid w:val="008B7F6F"/>
    <w:rsid w:val="008C0532"/>
    <w:rsid w:val="008C0F14"/>
    <w:rsid w:val="008C100A"/>
    <w:rsid w:val="008C1021"/>
    <w:rsid w:val="008C11D4"/>
    <w:rsid w:val="008C12B4"/>
    <w:rsid w:val="008C355B"/>
    <w:rsid w:val="008C4F63"/>
    <w:rsid w:val="008C509D"/>
    <w:rsid w:val="008C5995"/>
    <w:rsid w:val="008C7DCE"/>
    <w:rsid w:val="008C7ED0"/>
    <w:rsid w:val="008D16CB"/>
    <w:rsid w:val="008D3219"/>
    <w:rsid w:val="008D4801"/>
    <w:rsid w:val="008D4C49"/>
    <w:rsid w:val="008D4FF6"/>
    <w:rsid w:val="008D60F4"/>
    <w:rsid w:val="008D6EE3"/>
    <w:rsid w:val="008E1679"/>
    <w:rsid w:val="008E208B"/>
    <w:rsid w:val="008E2AED"/>
    <w:rsid w:val="008E42A9"/>
    <w:rsid w:val="008E4F2B"/>
    <w:rsid w:val="008E5889"/>
    <w:rsid w:val="008E5A31"/>
    <w:rsid w:val="008E65A6"/>
    <w:rsid w:val="008E7E56"/>
    <w:rsid w:val="008F04E3"/>
    <w:rsid w:val="008F06EA"/>
    <w:rsid w:val="008F08B3"/>
    <w:rsid w:val="008F0B3D"/>
    <w:rsid w:val="008F2447"/>
    <w:rsid w:val="008F293E"/>
    <w:rsid w:val="008F2FC0"/>
    <w:rsid w:val="008F65DD"/>
    <w:rsid w:val="008F767D"/>
    <w:rsid w:val="008F79A5"/>
    <w:rsid w:val="008F79D4"/>
    <w:rsid w:val="008F7CEA"/>
    <w:rsid w:val="00901D23"/>
    <w:rsid w:val="00901F12"/>
    <w:rsid w:val="0090427F"/>
    <w:rsid w:val="0090471B"/>
    <w:rsid w:val="00905436"/>
    <w:rsid w:val="00905A0F"/>
    <w:rsid w:val="009062B9"/>
    <w:rsid w:val="00906778"/>
    <w:rsid w:val="00906D0C"/>
    <w:rsid w:val="00907F7C"/>
    <w:rsid w:val="009102AD"/>
    <w:rsid w:val="00911D45"/>
    <w:rsid w:val="00911FD8"/>
    <w:rsid w:val="00912B6B"/>
    <w:rsid w:val="00912F02"/>
    <w:rsid w:val="009134F7"/>
    <w:rsid w:val="00913E8D"/>
    <w:rsid w:val="00914B17"/>
    <w:rsid w:val="00914DFE"/>
    <w:rsid w:val="00917C87"/>
    <w:rsid w:val="009200C7"/>
    <w:rsid w:val="00920284"/>
    <w:rsid w:val="00920F94"/>
    <w:rsid w:val="00922332"/>
    <w:rsid w:val="00924A5A"/>
    <w:rsid w:val="009300EE"/>
    <w:rsid w:val="009306E6"/>
    <w:rsid w:val="00930CF6"/>
    <w:rsid w:val="0093142C"/>
    <w:rsid w:val="00931901"/>
    <w:rsid w:val="0093223E"/>
    <w:rsid w:val="00933B52"/>
    <w:rsid w:val="00933E1C"/>
    <w:rsid w:val="009356F9"/>
    <w:rsid w:val="009363A8"/>
    <w:rsid w:val="0093757B"/>
    <w:rsid w:val="00937827"/>
    <w:rsid w:val="00937F08"/>
    <w:rsid w:val="00940B2C"/>
    <w:rsid w:val="00940E0E"/>
    <w:rsid w:val="00942C41"/>
    <w:rsid w:val="00943821"/>
    <w:rsid w:val="00943A74"/>
    <w:rsid w:val="00945317"/>
    <w:rsid w:val="009469DD"/>
    <w:rsid w:val="00946A2A"/>
    <w:rsid w:val="0094796B"/>
    <w:rsid w:val="00950128"/>
    <w:rsid w:val="00950491"/>
    <w:rsid w:val="009508C6"/>
    <w:rsid w:val="009518BF"/>
    <w:rsid w:val="00951F07"/>
    <w:rsid w:val="00952396"/>
    <w:rsid w:val="009523C0"/>
    <w:rsid w:val="0095410B"/>
    <w:rsid w:val="00954547"/>
    <w:rsid w:val="00954AD5"/>
    <w:rsid w:val="0095573C"/>
    <w:rsid w:val="00955A61"/>
    <w:rsid w:val="009566D2"/>
    <w:rsid w:val="009570BE"/>
    <w:rsid w:val="009574CD"/>
    <w:rsid w:val="0096036E"/>
    <w:rsid w:val="00961F07"/>
    <w:rsid w:val="009628C5"/>
    <w:rsid w:val="00962F0D"/>
    <w:rsid w:val="00963019"/>
    <w:rsid w:val="0096338A"/>
    <w:rsid w:val="0096494E"/>
    <w:rsid w:val="009653FE"/>
    <w:rsid w:val="0096622D"/>
    <w:rsid w:val="0096712D"/>
    <w:rsid w:val="0097041B"/>
    <w:rsid w:val="00971144"/>
    <w:rsid w:val="00971FF2"/>
    <w:rsid w:val="009728E8"/>
    <w:rsid w:val="00973154"/>
    <w:rsid w:val="0097443F"/>
    <w:rsid w:val="00974ED7"/>
    <w:rsid w:val="00977527"/>
    <w:rsid w:val="009778F8"/>
    <w:rsid w:val="00977FD6"/>
    <w:rsid w:val="00980260"/>
    <w:rsid w:val="00980C14"/>
    <w:rsid w:val="00980D8C"/>
    <w:rsid w:val="00981263"/>
    <w:rsid w:val="009818FE"/>
    <w:rsid w:val="0098463B"/>
    <w:rsid w:val="00985C0D"/>
    <w:rsid w:val="00986654"/>
    <w:rsid w:val="0099011E"/>
    <w:rsid w:val="0099079E"/>
    <w:rsid w:val="00990F07"/>
    <w:rsid w:val="009911A2"/>
    <w:rsid w:val="00992271"/>
    <w:rsid w:val="00994526"/>
    <w:rsid w:val="00994DB3"/>
    <w:rsid w:val="00995DE4"/>
    <w:rsid w:val="00996789"/>
    <w:rsid w:val="00997357"/>
    <w:rsid w:val="009975C2"/>
    <w:rsid w:val="009A0588"/>
    <w:rsid w:val="009A20C6"/>
    <w:rsid w:val="009A2F70"/>
    <w:rsid w:val="009A33B0"/>
    <w:rsid w:val="009A553C"/>
    <w:rsid w:val="009A5AED"/>
    <w:rsid w:val="009A6454"/>
    <w:rsid w:val="009A6DAE"/>
    <w:rsid w:val="009A7A92"/>
    <w:rsid w:val="009B0DF6"/>
    <w:rsid w:val="009B104F"/>
    <w:rsid w:val="009B30BD"/>
    <w:rsid w:val="009B3535"/>
    <w:rsid w:val="009B3B81"/>
    <w:rsid w:val="009B3DD4"/>
    <w:rsid w:val="009B4067"/>
    <w:rsid w:val="009B70F2"/>
    <w:rsid w:val="009C14D5"/>
    <w:rsid w:val="009C202C"/>
    <w:rsid w:val="009C2EDB"/>
    <w:rsid w:val="009C37AA"/>
    <w:rsid w:val="009C5DEB"/>
    <w:rsid w:val="009C6441"/>
    <w:rsid w:val="009C75E5"/>
    <w:rsid w:val="009D043E"/>
    <w:rsid w:val="009D0839"/>
    <w:rsid w:val="009D0849"/>
    <w:rsid w:val="009D141F"/>
    <w:rsid w:val="009D1CDA"/>
    <w:rsid w:val="009D3381"/>
    <w:rsid w:val="009D6071"/>
    <w:rsid w:val="009D60F6"/>
    <w:rsid w:val="009D6A1A"/>
    <w:rsid w:val="009D76E1"/>
    <w:rsid w:val="009E0D61"/>
    <w:rsid w:val="009E117D"/>
    <w:rsid w:val="009E1306"/>
    <w:rsid w:val="009E1969"/>
    <w:rsid w:val="009E1C1C"/>
    <w:rsid w:val="009E1D63"/>
    <w:rsid w:val="009E1F40"/>
    <w:rsid w:val="009E2A96"/>
    <w:rsid w:val="009E2EC9"/>
    <w:rsid w:val="009E34B2"/>
    <w:rsid w:val="009E380A"/>
    <w:rsid w:val="009E3FF6"/>
    <w:rsid w:val="009E413A"/>
    <w:rsid w:val="009E58EB"/>
    <w:rsid w:val="009E67EA"/>
    <w:rsid w:val="009E6839"/>
    <w:rsid w:val="009E6FBC"/>
    <w:rsid w:val="009F05FF"/>
    <w:rsid w:val="009F062A"/>
    <w:rsid w:val="009F099E"/>
    <w:rsid w:val="009F1BE2"/>
    <w:rsid w:val="009F1DBB"/>
    <w:rsid w:val="009F382A"/>
    <w:rsid w:val="009F421C"/>
    <w:rsid w:val="009F5516"/>
    <w:rsid w:val="009F5E7D"/>
    <w:rsid w:val="009F72FD"/>
    <w:rsid w:val="009F731D"/>
    <w:rsid w:val="00A0135A"/>
    <w:rsid w:val="00A0196C"/>
    <w:rsid w:val="00A019F2"/>
    <w:rsid w:val="00A01CD2"/>
    <w:rsid w:val="00A01F5F"/>
    <w:rsid w:val="00A02592"/>
    <w:rsid w:val="00A03057"/>
    <w:rsid w:val="00A03B48"/>
    <w:rsid w:val="00A04A9C"/>
    <w:rsid w:val="00A0691D"/>
    <w:rsid w:val="00A07D4F"/>
    <w:rsid w:val="00A10F2F"/>
    <w:rsid w:val="00A113E2"/>
    <w:rsid w:val="00A12F50"/>
    <w:rsid w:val="00A13669"/>
    <w:rsid w:val="00A15A12"/>
    <w:rsid w:val="00A15B53"/>
    <w:rsid w:val="00A16ADD"/>
    <w:rsid w:val="00A21A84"/>
    <w:rsid w:val="00A22135"/>
    <w:rsid w:val="00A22158"/>
    <w:rsid w:val="00A2366F"/>
    <w:rsid w:val="00A2588F"/>
    <w:rsid w:val="00A302FA"/>
    <w:rsid w:val="00A30CF3"/>
    <w:rsid w:val="00A315C7"/>
    <w:rsid w:val="00A31E5A"/>
    <w:rsid w:val="00A320D1"/>
    <w:rsid w:val="00A34113"/>
    <w:rsid w:val="00A345F7"/>
    <w:rsid w:val="00A36082"/>
    <w:rsid w:val="00A360B4"/>
    <w:rsid w:val="00A3740A"/>
    <w:rsid w:val="00A37763"/>
    <w:rsid w:val="00A409AF"/>
    <w:rsid w:val="00A4184A"/>
    <w:rsid w:val="00A4197F"/>
    <w:rsid w:val="00A43365"/>
    <w:rsid w:val="00A4362A"/>
    <w:rsid w:val="00A43722"/>
    <w:rsid w:val="00A4389F"/>
    <w:rsid w:val="00A4406C"/>
    <w:rsid w:val="00A44DAF"/>
    <w:rsid w:val="00A45036"/>
    <w:rsid w:val="00A45072"/>
    <w:rsid w:val="00A45298"/>
    <w:rsid w:val="00A4531F"/>
    <w:rsid w:val="00A45741"/>
    <w:rsid w:val="00A50D2F"/>
    <w:rsid w:val="00A52E6B"/>
    <w:rsid w:val="00A55C37"/>
    <w:rsid w:val="00A55EA1"/>
    <w:rsid w:val="00A56E1A"/>
    <w:rsid w:val="00A60CBF"/>
    <w:rsid w:val="00A6104D"/>
    <w:rsid w:val="00A623D6"/>
    <w:rsid w:val="00A63644"/>
    <w:rsid w:val="00A650E3"/>
    <w:rsid w:val="00A67AF2"/>
    <w:rsid w:val="00A73E93"/>
    <w:rsid w:val="00A7427A"/>
    <w:rsid w:val="00A76263"/>
    <w:rsid w:val="00A80BCD"/>
    <w:rsid w:val="00A817DB"/>
    <w:rsid w:val="00A829B2"/>
    <w:rsid w:val="00A830E1"/>
    <w:rsid w:val="00A834BB"/>
    <w:rsid w:val="00A83EB4"/>
    <w:rsid w:val="00A83EF2"/>
    <w:rsid w:val="00A844DD"/>
    <w:rsid w:val="00A8521B"/>
    <w:rsid w:val="00A8547E"/>
    <w:rsid w:val="00A86D27"/>
    <w:rsid w:val="00A90B01"/>
    <w:rsid w:val="00A916DC"/>
    <w:rsid w:val="00A9177A"/>
    <w:rsid w:val="00A91A28"/>
    <w:rsid w:val="00A9238D"/>
    <w:rsid w:val="00A925A6"/>
    <w:rsid w:val="00A960AF"/>
    <w:rsid w:val="00A97318"/>
    <w:rsid w:val="00A9797B"/>
    <w:rsid w:val="00AA0621"/>
    <w:rsid w:val="00AA1FF6"/>
    <w:rsid w:val="00AA3A15"/>
    <w:rsid w:val="00AA404C"/>
    <w:rsid w:val="00AA42F1"/>
    <w:rsid w:val="00AA5DC6"/>
    <w:rsid w:val="00AA6B97"/>
    <w:rsid w:val="00AA78BC"/>
    <w:rsid w:val="00AA7F77"/>
    <w:rsid w:val="00AB167B"/>
    <w:rsid w:val="00AB21A6"/>
    <w:rsid w:val="00AB21C3"/>
    <w:rsid w:val="00AB30FE"/>
    <w:rsid w:val="00AB39BE"/>
    <w:rsid w:val="00AB4ADD"/>
    <w:rsid w:val="00AB55C0"/>
    <w:rsid w:val="00AB6493"/>
    <w:rsid w:val="00AC0E5C"/>
    <w:rsid w:val="00AC3AEA"/>
    <w:rsid w:val="00AC5EBB"/>
    <w:rsid w:val="00AC62E8"/>
    <w:rsid w:val="00AC6C38"/>
    <w:rsid w:val="00AC7FA2"/>
    <w:rsid w:val="00AD1039"/>
    <w:rsid w:val="00AD177E"/>
    <w:rsid w:val="00AD18E3"/>
    <w:rsid w:val="00AD3F16"/>
    <w:rsid w:val="00AD4164"/>
    <w:rsid w:val="00AD6068"/>
    <w:rsid w:val="00AD64E6"/>
    <w:rsid w:val="00AD7E43"/>
    <w:rsid w:val="00AE18F5"/>
    <w:rsid w:val="00AE28A2"/>
    <w:rsid w:val="00AE5554"/>
    <w:rsid w:val="00AE79C3"/>
    <w:rsid w:val="00AF0266"/>
    <w:rsid w:val="00AF21CB"/>
    <w:rsid w:val="00AF2316"/>
    <w:rsid w:val="00AF2EAC"/>
    <w:rsid w:val="00AF4588"/>
    <w:rsid w:val="00AF515E"/>
    <w:rsid w:val="00AF519C"/>
    <w:rsid w:val="00AF52EA"/>
    <w:rsid w:val="00AF5499"/>
    <w:rsid w:val="00AF60D2"/>
    <w:rsid w:val="00AF6B71"/>
    <w:rsid w:val="00AF72C7"/>
    <w:rsid w:val="00AF7863"/>
    <w:rsid w:val="00B0076F"/>
    <w:rsid w:val="00B02127"/>
    <w:rsid w:val="00B02185"/>
    <w:rsid w:val="00B02749"/>
    <w:rsid w:val="00B02983"/>
    <w:rsid w:val="00B041AD"/>
    <w:rsid w:val="00B045E3"/>
    <w:rsid w:val="00B048D2"/>
    <w:rsid w:val="00B04C67"/>
    <w:rsid w:val="00B06C06"/>
    <w:rsid w:val="00B07504"/>
    <w:rsid w:val="00B07525"/>
    <w:rsid w:val="00B07EF0"/>
    <w:rsid w:val="00B07F81"/>
    <w:rsid w:val="00B11FED"/>
    <w:rsid w:val="00B12427"/>
    <w:rsid w:val="00B13220"/>
    <w:rsid w:val="00B1382B"/>
    <w:rsid w:val="00B13E67"/>
    <w:rsid w:val="00B15622"/>
    <w:rsid w:val="00B161A7"/>
    <w:rsid w:val="00B16202"/>
    <w:rsid w:val="00B20723"/>
    <w:rsid w:val="00B20E98"/>
    <w:rsid w:val="00B21640"/>
    <w:rsid w:val="00B22B02"/>
    <w:rsid w:val="00B23154"/>
    <w:rsid w:val="00B235F0"/>
    <w:rsid w:val="00B241FA"/>
    <w:rsid w:val="00B245D9"/>
    <w:rsid w:val="00B24B13"/>
    <w:rsid w:val="00B25572"/>
    <w:rsid w:val="00B25C58"/>
    <w:rsid w:val="00B25FEE"/>
    <w:rsid w:val="00B312DB"/>
    <w:rsid w:val="00B32143"/>
    <w:rsid w:val="00B32674"/>
    <w:rsid w:val="00B33292"/>
    <w:rsid w:val="00B33855"/>
    <w:rsid w:val="00B33FB4"/>
    <w:rsid w:val="00B34B48"/>
    <w:rsid w:val="00B35191"/>
    <w:rsid w:val="00B35571"/>
    <w:rsid w:val="00B356D2"/>
    <w:rsid w:val="00B37DF5"/>
    <w:rsid w:val="00B403DC"/>
    <w:rsid w:val="00B41033"/>
    <w:rsid w:val="00B416AD"/>
    <w:rsid w:val="00B41F00"/>
    <w:rsid w:val="00B42F6E"/>
    <w:rsid w:val="00B43482"/>
    <w:rsid w:val="00B438FC"/>
    <w:rsid w:val="00B439EA"/>
    <w:rsid w:val="00B43B49"/>
    <w:rsid w:val="00B43FE8"/>
    <w:rsid w:val="00B45163"/>
    <w:rsid w:val="00B451C1"/>
    <w:rsid w:val="00B45E5C"/>
    <w:rsid w:val="00B467AC"/>
    <w:rsid w:val="00B467E1"/>
    <w:rsid w:val="00B46C10"/>
    <w:rsid w:val="00B47642"/>
    <w:rsid w:val="00B529C4"/>
    <w:rsid w:val="00B52BAA"/>
    <w:rsid w:val="00B52E82"/>
    <w:rsid w:val="00B53357"/>
    <w:rsid w:val="00B53AD1"/>
    <w:rsid w:val="00B54A8F"/>
    <w:rsid w:val="00B60B67"/>
    <w:rsid w:val="00B61411"/>
    <w:rsid w:val="00B6260B"/>
    <w:rsid w:val="00B62C05"/>
    <w:rsid w:val="00B6358F"/>
    <w:rsid w:val="00B65E07"/>
    <w:rsid w:val="00B678FE"/>
    <w:rsid w:val="00B7066B"/>
    <w:rsid w:val="00B70C4A"/>
    <w:rsid w:val="00B70D37"/>
    <w:rsid w:val="00B711C8"/>
    <w:rsid w:val="00B7141C"/>
    <w:rsid w:val="00B71909"/>
    <w:rsid w:val="00B72A9B"/>
    <w:rsid w:val="00B73799"/>
    <w:rsid w:val="00B737DB"/>
    <w:rsid w:val="00B73C19"/>
    <w:rsid w:val="00B741A1"/>
    <w:rsid w:val="00B74F00"/>
    <w:rsid w:val="00B76E12"/>
    <w:rsid w:val="00B776CC"/>
    <w:rsid w:val="00B814B6"/>
    <w:rsid w:val="00B81A73"/>
    <w:rsid w:val="00B820AB"/>
    <w:rsid w:val="00B82A18"/>
    <w:rsid w:val="00B8353C"/>
    <w:rsid w:val="00B838ED"/>
    <w:rsid w:val="00B840BD"/>
    <w:rsid w:val="00B84A5F"/>
    <w:rsid w:val="00B85690"/>
    <w:rsid w:val="00B86375"/>
    <w:rsid w:val="00B868C9"/>
    <w:rsid w:val="00B86FCE"/>
    <w:rsid w:val="00B87562"/>
    <w:rsid w:val="00B87D8E"/>
    <w:rsid w:val="00B90F3D"/>
    <w:rsid w:val="00B92879"/>
    <w:rsid w:val="00B95000"/>
    <w:rsid w:val="00B95652"/>
    <w:rsid w:val="00BA1011"/>
    <w:rsid w:val="00BA25B6"/>
    <w:rsid w:val="00BA286E"/>
    <w:rsid w:val="00BA3B3B"/>
    <w:rsid w:val="00BA40A0"/>
    <w:rsid w:val="00BA4914"/>
    <w:rsid w:val="00BA4C34"/>
    <w:rsid w:val="00BA4FCC"/>
    <w:rsid w:val="00BA50E1"/>
    <w:rsid w:val="00BA54D9"/>
    <w:rsid w:val="00BA7448"/>
    <w:rsid w:val="00BB0115"/>
    <w:rsid w:val="00BB04E8"/>
    <w:rsid w:val="00BB369E"/>
    <w:rsid w:val="00BB586E"/>
    <w:rsid w:val="00BB5BBA"/>
    <w:rsid w:val="00BB5F57"/>
    <w:rsid w:val="00BB752E"/>
    <w:rsid w:val="00BB761E"/>
    <w:rsid w:val="00BC0A73"/>
    <w:rsid w:val="00BC1C9D"/>
    <w:rsid w:val="00BC2024"/>
    <w:rsid w:val="00BC546A"/>
    <w:rsid w:val="00BC634C"/>
    <w:rsid w:val="00BC6B32"/>
    <w:rsid w:val="00BC6FF2"/>
    <w:rsid w:val="00BC7A6E"/>
    <w:rsid w:val="00BD04C2"/>
    <w:rsid w:val="00BD1F77"/>
    <w:rsid w:val="00BD219A"/>
    <w:rsid w:val="00BD3771"/>
    <w:rsid w:val="00BD43EE"/>
    <w:rsid w:val="00BD4828"/>
    <w:rsid w:val="00BD4A1E"/>
    <w:rsid w:val="00BD589D"/>
    <w:rsid w:val="00BD5F8D"/>
    <w:rsid w:val="00BD6039"/>
    <w:rsid w:val="00BD653D"/>
    <w:rsid w:val="00BD6B41"/>
    <w:rsid w:val="00BE2551"/>
    <w:rsid w:val="00BE3C7F"/>
    <w:rsid w:val="00BE4457"/>
    <w:rsid w:val="00BE5716"/>
    <w:rsid w:val="00BE653C"/>
    <w:rsid w:val="00BE681A"/>
    <w:rsid w:val="00BE6B07"/>
    <w:rsid w:val="00BE7BFD"/>
    <w:rsid w:val="00BF04B8"/>
    <w:rsid w:val="00BF2010"/>
    <w:rsid w:val="00BF2727"/>
    <w:rsid w:val="00BF2819"/>
    <w:rsid w:val="00BF3CD1"/>
    <w:rsid w:val="00BF506A"/>
    <w:rsid w:val="00BF5AD1"/>
    <w:rsid w:val="00BF5CDF"/>
    <w:rsid w:val="00BF6B6C"/>
    <w:rsid w:val="00BF6FFE"/>
    <w:rsid w:val="00BF70EF"/>
    <w:rsid w:val="00BF7B8E"/>
    <w:rsid w:val="00C00372"/>
    <w:rsid w:val="00C00474"/>
    <w:rsid w:val="00C01CA6"/>
    <w:rsid w:val="00C021AA"/>
    <w:rsid w:val="00C02B70"/>
    <w:rsid w:val="00C02D3F"/>
    <w:rsid w:val="00C0326B"/>
    <w:rsid w:val="00C0486D"/>
    <w:rsid w:val="00C048A4"/>
    <w:rsid w:val="00C067B5"/>
    <w:rsid w:val="00C06A5D"/>
    <w:rsid w:val="00C0788E"/>
    <w:rsid w:val="00C10A0C"/>
    <w:rsid w:val="00C11D93"/>
    <w:rsid w:val="00C1266D"/>
    <w:rsid w:val="00C12A1B"/>
    <w:rsid w:val="00C1377C"/>
    <w:rsid w:val="00C17CA4"/>
    <w:rsid w:val="00C20D21"/>
    <w:rsid w:val="00C20DB6"/>
    <w:rsid w:val="00C21799"/>
    <w:rsid w:val="00C220B4"/>
    <w:rsid w:val="00C2218C"/>
    <w:rsid w:val="00C22964"/>
    <w:rsid w:val="00C233FD"/>
    <w:rsid w:val="00C2360B"/>
    <w:rsid w:val="00C23FE8"/>
    <w:rsid w:val="00C24EEA"/>
    <w:rsid w:val="00C2603F"/>
    <w:rsid w:val="00C27C8B"/>
    <w:rsid w:val="00C30B5A"/>
    <w:rsid w:val="00C30F74"/>
    <w:rsid w:val="00C318A3"/>
    <w:rsid w:val="00C31B53"/>
    <w:rsid w:val="00C3303B"/>
    <w:rsid w:val="00C334DB"/>
    <w:rsid w:val="00C33713"/>
    <w:rsid w:val="00C33750"/>
    <w:rsid w:val="00C34240"/>
    <w:rsid w:val="00C34EDF"/>
    <w:rsid w:val="00C3505C"/>
    <w:rsid w:val="00C35D22"/>
    <w:rsid w:val="00C35E30"/>
    <w:rsid w:val="00C373E2"/>
    <w:rsid w:val="00C37DE8"/>
    <w:rsid w:val="00C40D3D"/>
    <w:rsid w:val="00C42165"/>
    <w:rsid w:val="00C43FAF"/>
    <w:rsid w:val="00C459A3"/>
    <w:rsid w:val="00C4653C"/>
    <w:rsid w:val="00C46D77"/>
    <w:rsid w:val="00C47078"/>
    <w:rsid w:val="00C479AB"/>
    <w:rsid w:val="00C47E72"/>
    <w:rsid w:val="00C5377E"/>
    <w:rsid w:val="00C55C25"/>
    <w:rsid w:val="00C56970"/>
    <w:rsid w:val="00C5717D"/>
    <w:rsid w:val="00C57EC2"/>
    <w:rsid w:val="00C6133D"/>
    <w:rsid w:val="00C61AA1"/>
    <w:rsid w:val="00C61F7C"/>
    <w:rsid w:val="00C623F2"/>
    <w:rsid w:val="00C63BDD"/>
    <w:rsid w:val="00C6419A"/>
    <w:rsid w:val="00C64C60"/>
    <w:rsid w:val="00C66284"/>
    <w:rsid w:val="00C707BD"/>
    <w:rsid w:val="00C70ECC"/>
    <w:rsid w:val="00C71EBA"/>
    <w:rsid w:val="00C730F4"/>
    <w:rsid w:val="00C7334F"/>
    <w:rsid w:val="00C73632"/>
    <w:rsid w:val="00C73BA7"/>
    <w:rsid w:val="00C74E77"/>
    <w:rsid w:val="00C75147"/>
    <w:rsid w:val="00C7794D"/>
    <w:rsid w:val="00C77EDD"/>
    <w:rsid w:val="00C814BD"/>
    <w:rsid w:val="00C82981"/>
    <w:rsid w:val="00C82F46"/>
    <w:rsid w:val="00C8445E"/>
    <w:rsid w:val="00C8507B"/>
    <w:rsid w:val="00C85441"/>
    <w:rsid w:val="00C858C8"/>
    <w:rsid w:val="00C8672F"/>
    <w:rsid w:val="00C9049C"/>
    <w:rsid w:val="00C9062B"/>
    <w:rsid w:val="00C91CBE"/>
    <w:rsid w:val="00C9532C"/>
    <w:rsid w:val="00C95629"/>
    <w:rsid w:val="00C969E3"/>
    <w:rsid w:val="00C96B28"/>
    <w:rsid w:val="00C96BE9"/>
    <w:rsid w:val="00C97CB0"/>
    <w:rsid w:val="00CA0354"/>
    <w:rsid w:val="00CA128E"/>
    <w:rsid w:val="00CA2AEA"/>
    <w:rsid w:val="00CA30A6"/>
    <w:rsid w:val="00CA3654"/>
    <w:rsid w:val="00CA4FE8"/>
    <w:rsid w:val="00CA5B6D"/>
    <w:rsid w:val="00CA6077"/>
    <w:rsid w:val="00CA68E0"/>
    <w:rsid w:val="00CA6975"/>
    <w:rsid w:val="00CA7892"/>
    <w:rsid w:val="00CB1661"/>
    <w:rsid w:val="00CB1F1E"/>
    <w:rsid w:val="00CB215C"/>
    <w:rsid w:val="00CB30C3"/>
    <w:rsid w:val="00CB32E0"/>
    <w:rsid w:val="00CB38FA"/>
    <w:rsid w:val="00CB3BD8"/>
    <w:rsid w:val="00CB3D7A"/>
    <w:rsid w:val="00CB4C00"/>
    <w:rsid w:val="00CB4E8F"/>
    <w:rsid w:val="00CB4E96"/>
    <w:rsid w:val="00CB5151"/>
    <w:rsid w:val="00CB5F32"/>
    <w:rsid w:val="00CB6687"/>
    <w:rsid w:val="00CB7EF2"/>
    <w:rsid w:val="00CC0773"/>
    <w:rsid w:val="00CC0A81"/>
    <w:rsid w:val="00CC0E28"/>
    <w:rsid w:val="00CC12F9"/>
    <w:rsid w:val="00CC1D30"/>
    <w:rsid w:val="00CC3839"/>
    <w:rsid w:val="00CC40F5"/>
    <w:rsid w:val="00CC5B4C"/>
    <w:rsid w:val="00CC7685"/>
    <w:rsid w:val="00CD10EA"/>
    <w:rsid w:val="00CD14C4"/>
    <w:rsid w:val="00CD1DE7"/>
    <w:rsid w:val="00CD21C3"/>
    <w:rsid w:val="00CD24F8"/>
    <w:rsid w:val="00CD2535"/>
    <w:rsid w:val="00CD359C"/>
    <w:rsid w:val="00CD410E"/>
    <w:rsid w:val="00CD4871"/>
    <w:rsid w:val="00CD54D3"/>
    <w:rsid w:val="00CD6697"/>
    <w:rsid w:val="00CD6A7E"/>
    <w:rsid w:val="00CD77EA"/>
    <w:rsid w:val="00CD7A72"/>
    <w:rsid w:val="00CD7F0F"/>
    <w:rsid w:val="00CE127F"/>
    <w:rsid w:val="00CE3355"/>
    <w:rsid w:val="00CE3CAF"/>
    <w:rsid w:val="00CE3D21"/>
    <w:rsid w:val="00CE4BF9"/>
    <w:rsid w:val="00CE6269"/>
    <w:rsid w:val="00CE62AE"/>
    <w:rsid w:val="00CE663B"/>
    <w:rsid w:val="00CE72A9"/>
    <w:rsid w:val="00CE7764"/>
    <w:rsid w:val="00CF080C"/>
    <w:rsid w:val="00CF0FEC"/>
    <w:rsid w:val="00CF27DF"/>
    <w:rsid w:val="00CF290C"/>
    <w:rsid w:val="00CF31BB"/>
    <w:rsid w:val="00CF4089"/>
    <w:rsid w:val="00CF5DAC"/>
    <w:rsid w:val="00CF609A"/>
    <w:rsid w:val="00D00B98"/>
    <w:rsid w:val="00D012F5"/>
    <w:rsid w:val="00D01D25"/>
    <w:rsid w:val="00D032B1"/>
    <w:rsid w:val="00D034B7"/>
    <w:rsid w:val="00D07025"/>
    <w:rsid w:val="00D10B56"/>
    <w:rsid w:val="00D11231"/>
    <w:rsid w:val="00D11294"/>
    <w:rsid w:val="00D11622"/>
    <w:rsid w:val="00D128F0"/>
    <w:rsid w:val="00D14561"/>
    <w:rsid w:val="00D15B64"/>
    <w:rsid w:val="00D20116"/>
    <w:rsid w:val="00D20B80"/>
    <w:rsid w:val="00D20EE3"/>
    <w:rsid w:val="00D22E49"/>
    <w:rsid w:val="00D237FD"/>
    <w:rsid w:val="00D24575"/>
    <w:rsid w:val="00D249B0"/>
    <w:rsid w:val="00D25231"/>
    <w:rsid w:val="00D26016"/>
    <w:rsid w:val="00D27042"/>
    <w:rsid w:val="00D27CC9"/>
    <w:rsid w:val="00D30F05"/>
    <w:rsid w:val="00D3135B"/>
    <w:rsid w:val="00D3286A"/>
    <w:rsid w:val="00D33339"/>
    <w:rsid w:val="00D33387"/>
    <w:rsid w:val="00D3494F"/>
    <w:rsid w:val="00D35EDC"/>
    <w:rsid w:val="00D36F4C"/>
    <w:rsid w:val="00D37795"/>
    <w:rsid w:val="00D37DA9"/>
    <w:rsid w:val="00D413D9"/>
    <w:rsid w:val="00D42EB6"/>
    <w:rsid w:val="00D440FA"/>
    <w:rsid w:val="00D4543D"/>
    <w:rsid w:val="00D4578E"/>
    <w:rsid w:val="00D45EFB"/>
    <w:rsid w:val="00D46B2C"/>
    <w:rsid w:val="00D518E8"/>
    <w:rsid w:val="00D5253A"/>
    <w:rsid w:val="00D52A8B"/>
    <w:rsid w:val="00D54263"/>
    <w:rsid w:val="00D54F2B"/>
    <w:rsid w:val="00D5580A"/>
    <w:rsid w:val="00D57B9A"/>
    <w:rsid w:val="00D57F8B"/>
    <w:rsid w:val="00D6188C"/>
    <w:rsid w:val="00D6279F"/>
    <w:rsid w:val="00D633A2"/>
    <w:rsid w:val="00D634EC"/>
    <w:rsid w:val="00D63F1B"/>
    <w:rsid w:val="00D6560A"/>
    <w:rsid w:val="00D708B2"/>
    <w:rsid w:val="00D70AE0"/>
    <w:rsid w:val="00D72593"/>
    <w:rsid w:val="00D728E7"/>
    <w:rsid w:val="00D73CC3"/>
    <w:rsid w:val="00D75B1E"/>
    <w:rsid w:val="00D75BC2"/>
    <w:rsid w:val="00D7610B"/>
    <w:rsid w:val="00D8162F"/>
    <w:rsid w:val="00D824A8"/>
    <w:rsid w:val="00D82B97"/>
    <w:rsid w:val="00D8396C"/>
    <w:rsid w:val="00D84966"/>
    <w:rsid w:val="00D8563F"/>
    <w:rsid w:val="00D86851"/>
    <w:rsid w:val="00D87638"/>
    <w:rsid w:val="00D90AF7"/>
    <w:rsid w:val="00D90FEA"/>
    <w:rsid w:val="00D91572"/>
    <w:rsid w:val="00D91F6B"/>
    <w:rsid w:val="00D9401D"/>
    <w:rsid w:val="00D951C4"/>
    <w:rsid w:val="00D969B2"/>
    <w:rsid w:val="00D96E6D"/>
    <w:rsid w:val="00D96FDE"/>
    <w:rsid w:val="00D970B6"/>
    <w:rsid w:val="00D97798"/>
    <w:rsid w:val="00D97D35"/>
    <w:rsid w:val="00DA1E6A"/>
    <w:rsid w:val="00DA23A1"/>
    <w:rsid w:val="00DA3106"/>
    <w:rsid w:val="00DA34B5"/>
    <w:rsid w:val="00DA3971"/>
    <w:rsid w:val="00DA4840"/>
    <w:rsid w:val="00DA4BCD"/>
    <w:rsid w:val="00DA6298"/>
    <w:rsid w:val="00DA6D22"/>
    <w:rsid w:val="00DB0602"/>
    <w:rsid w:val="00DB124B"/>
    <w:rsid w:val="00DB1567"/>
    <w:rsid w:val="00DB15F0"/>
    <w:rsid w:val="00DB251D"/>
    <w:rsid w:val="00DB2564"/>
    <w:rsid w:val="00DB2A0E"/>
    <w:rsid w:val="00DB3CBF"/>
    <w:rsid w:val="00DB4A53"/>
    <w:rsid w:val="00DB5B9F"/>
    <w:rsid w:val="00DB5CC3"/>
    <w:rsid w:val="00DB6CB9"/>
    <w:rsid w:val="00DB7953"/>
    <w:rsid w:val="00DC09C0"/>
    <w:rsid w:val="00DC0F5E"/>
    <w:rsid w:val="00DC14B9"/>
    <w:rsid w:val="00DC1627"/>
    <w:rsid w:val="00DC2299"/>
    <w:rsid w:val="00DC2404"/>
    <w:rsid w:val="00DC476F"/>
    <w:rsid w:val="00DC488D"/>
    <w:rsid w:val="00DC48CF"/>
    <w:rsid w:val="00DC5061"/>
    <w:rsid w:val="00DC7063"/>
    <w:rsid w:val="00DD02E6"/>
    <w:rsid w:val="00DD09F5"/>
    <w:rsid w:val="00DD0FF6"/>
    <w:rsid w:val="00DD1AEF"/>
    <w:rsid w:val="00DD1B17"/>
    <w:rsid w:val="00DD2A89"/>
    <w:rsid w:val="00DD5563"/>
    <w:rsid w:val="00DD66FD"/>
    <w:rsid w:val="00DD6DD5"/>
    <w:rsid w:val="00DD7AA6"/>
    <w:rsid w:val="00DD7BE8"/>
    <w:rsid w:val="00DE0144"/>
    <w:rsid w:val="00DE0462"/>
    <w:rsid w:val="00DE13A5"/>
    <w:rsid w:val="00DE1793"/>
    <w:rsid w:val="00DE1F52"/>
    <w:rsid w:val="00DE30CB"/>
    <w:rsid w:val="00DE408A"/>
    <w:rsid w:val="00DE4B08"/>
    <w:rsid w:val="00DE6344"/>
    <w:rsid w:val="00DF0259"/>
    <w:rsid w:val="00DF06F3"/>
    <w:rsid w:val="00DF0BFF"/>
    <w:rsid w:val="00DF114B"/>
    <w:rsid w:val="00DF1BCC"/>
    <w:rsid w:val="00DF43EE"/>
    <w:rsid w:val="00DF711E"/>
    <w:rsid w:val="00DF767A"/>
    <w:rsid w:val="00E007E2"/>
    <w:rsid w:val="00E00CAD"/>
    <w:rsid w:val="00E01C54"/>
    <w:rsid w:val="00E02BEB"/>
    <w:rsid w:val="00E04D8C"/>
    <w:rsid w:val="00E05A81"/>
    <w:rsid w:val="00E06961"/>
    <w:rsid w:val="00E06B9B"/>
    <w:rsid w:val="00E06D29"/>
    <w:rsid w:val="00E070DB"/>
    <w:rsid w:val="00E11548"/>
    <w:rsid w:val="00E1304F"/>
    <w:rsid w:val="00E1359A"/>
    <w:rsid w:val="00E17A0F"/>
    <w:rsid w:val="00E20ABA"/>
    <w:rsid w:val="00E21CE4"/>
    <w:rsid w:val="00E21F6A"/>
    <w:rsid w:val="00E2251D"/>
    <w:rsid w:val="00E2297F"/>
    <w:rsid w:val="00E274EB"/>
    <w:rsid w:val="00E30F6D"/>
    <w:rsid w:val="00E3118B"/>
    <w:rsid w:val="00E320B8"/>
    <w:rsid w:val="00E32893"/>
    <w:rsid w:val="00E32DB2"/>
    <w:rsid w:val="00E33CF9"/>
    <w:rsid w:val="00E33D56"/>
    <w:rsid w:val="00E350EC"/>
    <w:rsid w:val="00E37882"/>
    <w:rsid w:val="00E41B65"/>
    <w:rsid w:val="00E4291B"/>
    <w:rsid w:val="00E431FA"/>
    <w:rsid w:val="00E43F40"/>
    <w:rsid w:val="00E44B0F"/>
    <w:rsid w:val="00E4508B"/>
    <w:rsid w:val="00E46563"/>
    <w:rsid w:val="00E46C84"/>
    <w:rsid w:val="00E46CB3"/>
    <w:rsid w:val="00E479C5"/>
    <w:rsid w:val="00E50783"/>
    <w:rsid w:val="00E512E8"/>
    <w:rsid w:val="00E51F91"/>
    <w:rsid w:val="00E5271E"/>
    <w:rsid w:val="00E53F66"/>
    <w:rsid w:val="00E543E2"/>
    <w:rsid w:val="00E55220"/>
    <w:rsid w:val="00E56428"/>
    <w:rsid w:val="00E610A5"/>
    <w:rsid w:val="00E613B3"/>
    <w:rsid w:val="00E614CD"/>
    <w:rsid w:val="00E61CB4"/>
    <w:rsid w:val="00E62627"/>
    <w:rsid w:val="00E6393B"/>
    <w:rsid w:val="00E64CF0"/>
    <w:rsid w:val="00E6537A"/>
    <w:rsid w:val="00E65A34"/>
    <w:rsid w:val="00E660D2"/>
    <w:rsid w:val="00E6686D"/>
    <w:rsid w:val="00E66894"/>
    <w:rsid w:val="00E67AFC"/>
    <w:rsid w:val="00E67EF9"/>
    <w:rsid w:val="00E7049F"/>
    <w:rsid w:val="00E70606"/>
    <w:rsid w:val="00E706EA"/>
    <w:rsid w:val="00E70B86"/>
    <w:rsid w:val="00E70C3C"/>
    <w:rsid w:val="00E721B9"/>
    <w:rsid w:val="00E7227A"/>
    <w:rsid w:val="00E726ED"/>
    <w:rsid w:val="00E72872"/>
    <w:rsid w:val="00E72878"/>
    <w:rsid w:val="00E72B18"/>
    <w:rsid w:val="00E73414"/>
    <w:rsid w:val="00E73FF3"/>
    <w:rsid w:val="00E75033"/>
    <w:rsid w:val="00E761B6"/>
    <w:rsid w:val="00E76428"/>
    <w:rsid w:val="00E77497"/>
    <w:rsid w:val="00E80769"/>
    <w:rsid w:val="00E80AA3"/>
    <w:rsid w:val="00E81152"/>
    <w:rsid w:val="00E821AC"/>
    <w:rsid w:val="00E82328"/>
    <w:rsid w:val="00E83F05"/>
    <w:rsid w:val="00E8584E"/>
    <w:rsid w:val="00E85BAD"/>
    <w:rsid w:val="00E85D87"/>
    <w:rsid w:val="00E86BA5"/>
    <w:rsid w:val="00E906C4"/>
    <w:rsid w:val="00E91EEE"/>
    <w:rsid w:val="00E926E2"/>
    <w:rsid w:val="00E94AC6"/>
    <w:rsid w:val="00E95C83"/>
    <w:rsid w:val="00E96A32"/>
    <w:rsid w:val="00EA0311"/>
    <w:rsid w:val="00EA083D"/>
    <w:rsid w:val="00EA0A8D"/>
    <w:rsid w:val="00EA0EA1"/>
    <w:rsid w:val="00EA1167"/>
    <w:rsid w:val="00EA11C5"/>
    <w:rsid w:val="00EA1B0A"/>
    <w:rsid w:val="00EA2719"/>
    <w:rsid w:val="00EA2ECD"/>
    <w:rsid w:val="00EA310A"/>
    <w:rsid w:val="00EA312C"/>
    <w:rsid w:val="00EA4F82"/>
    <w:rsid w:val="00EA5E1B"/>
    <w:rsid w:val="00EA6801"/>
    <w:rsid w:val="00EA71C5"/>
    <w:rsid w:val="00EB0764"/>
    <w:rsid w:val="00EB07D2"/>
    <w:rsid w:val="00EB0AF3"/>
    <w:rsid w:val="00EB0D59"/>
    <w:rsid w:val="00EB11F8"/>
    <w:rsid w:val="00EB121A"/>
    <w:rsid w:val="00EB1C92"/>
    <w:rsid w:val="00EB1E7F"/>
    <w:rsid w:val="00EB2682"/>
    <w:rsid w:val="00EB368B"/>
    <w:rsid w:val="00EB385B"/>
    <w:rsid w:val="00EB3D3D"/>
    <w:rsid w:val="00EB4245"/>
    <w:rsid w:val="00EB6200"/>
    <w:rsid w:val="00EB71B6"/>
    <w:rsid w:val="00EB744A"/>
    <w:rsid w:val="00EB7776"/>
    <w:rsid w:val="00EC0EFF"/>
    <w:rsid w:val="00EC0F18"/>
    <w:rsid w:val="00EC78F6"/>
    <w:rsid w:val="00ED23EC"/>
    <w:rsid w:val="00ED240D"/>
    <w:rsid w:val="00ED2CB1"/>
    <w:rsid w:val="00ED4748"/>
    <w:rsid w:val="00ED5A7F"/>
    <w:rsid w:val="00ED69CC"/>
    <w:rsid w:val="00EE1160"/>
    <w:rsid w:val="00EE1F3C"/>
    <w:rsid w:val="00EE2761"/>
    <w:rsid w:val="00EE34CE"/>
    <w:rsid w:val="00EE35BA"/>
    <w:rsid w:val="00EE36C4"/>
    <w:rsid w:val="00EE6CB2"/>
    <w:rsid w:val="00EE6FF8"/>
    <w:rsid w:val="00EE7A13"/>
    <w:rsid w:val="00EF09FB"/>
    <w:rsid w:val="00EF1FE0"/>
    <w:rsid w:val="00EF206A"/>
    <w:rsid w:val="00EF2D49"/>
    <w:rsid w:val="00EF30EA"/>
    <w:rsid w:val="00EF4A39"/>
    <w:rsid w:val="00F00556"/>
    <w:rsid w:val="00F007E3"/>
    <w:rsid w:val="00F00D7C"/>
    <w:rsid w:val="00F012F7"/>
    <w:rsid w:val="00F0398D"/>
    <w:rsid w:val="00F0412C"/>
    <w:rsid w:val="00F04509"/>
    <w:rsid w:val="00F04E83"/>
    <w:rsid w:val="00F07316"/>
    <w:rsid w:val="00F07521"/>
    <w:rsid w:val="00F07F43"/>
    <w:rsid w:val="00F106B4"/>
    <w:rsid w:val="00F10D67"/>
    <w:rsid w:val="00F1230C"/>
    <w:rsid w:val="00F12460"/>
    <w:rsid w:val="00F12BFD"/>
    <w:rsid w:val="00F14459"/>
    <w:rsid w:val="00F144A1"/>
    <w:rsid w:val="00F14B7C"/>
    <w:rsid w:val="00F16D7F"/>
    <w:rsid w:val="00F16EA2"/>
    <w:rsid w:val="00F170FE"/>
    <w:rsid w:val="00F1783C"/>
    <w:rsid w:val="00F17B4B"/>
    <w:rsid w:val="00F204E5"/>
    <w:rsid w:val="00F20AF9"/>
    <w:rsid w:val="00F20E26"/>
    <w:rsid w:val="00F21891"/>
    <w:rsid w:val="00F226EA"/>
    <w:rsid w:val="00F22CBA"/>
    <w:rsid w:val="00F23FA0"/>
    <w:rsid w:val="00F24C4D"/>
    <w:rsid w:val="00F25C9A"/>
    <w:rsid w:val="00F25E1C"/>
    <w:rsid w:val="00F30646"/>
    <w:rsid w:val="00F306A4"/>
    <w:rsid w:val="00F30E98"/>
    <w:rsid w:val="00F33B1A"/>
    <w:rsid w:val="00F34354"/>
    <w:rsid w:val="00F34AF3"/>
    <w:rsid w:val="00F36DA9"/>
    <w:rsid w:val="00F37DF5"/>
    <w:rsid w:val="00F40394"/>
    <w:rsid w:val="00F411F6"/>
    <w:rsid w:val="00F4124C"/>
    <w:rsid w:val="00F41678"/>
    <w:rsid w:val="00F44A1F"/>
    <w:rsid w:val="00F459F0"/>
    <w:rsid w:val="00F460AA"/>
    <w:rsid w:val="00F461C2"/>
    <w:rsid w:val="00F477D2"/>
    <w:rsid w:val="00F500E1"/>
    <w:rsid w:val="00F5066A"/>
    <w:rsid w:val="00F52244"/>
    <w:rsid w:val="00F52DA8"/>
    <w:rsid w:val="00F5321D"/>
    <w:rsid w:val="00F55BFC"/>
    <w:rsid w:val="00F56AD5"/>
    <w:rsid w:val="00F56D12"/>
    <w:rsid w:val="00F62C9B"/>
    <w:rsid w:val="00F63F0D"/>
    <w:rsid w:val="00F64ED7"/>
    <w:rsid w:val="00F671C5"/>
    <w:rsid w:val="00F678F3"/>
    <w:rsid w:val="00F67909"/>
    <w:rsid w:val="00F67D68"/>
    <w:rsid w:val="00F710D2"/>
    <w:rsid w:val="00F71D44"/>
    <w:rsid w:val="00F726FB"/>
    <w:rsid w:val="00F73D3C"/>
    <w:rsid w:val="00F75C52"/>
    <w:rsid w:val="00F75D28"/>
    <w:rsid w:val="00F769C4"/>
    <w:rsid w:val="00F76D7F"/>
    <w:rsid w:val="00F77265"/>
    <w:rsid w:val="00F77917"/>
    <w:rsid w:val="00F77938"/>
    <w:rsid w:val="00F8162A"/>
    <w:rsid w:val="00F84DC3"/>
    <w:rsid w:val="00F87676"/>
    <w:rsid w:val="00F929C4"/>
    <w:rsid w:val="00F937DA"/>
    <w:rsid w:val="00F94059"/>
    <w:rsid w:val="00FA0122"/>
    <w:rsid w:val="00FA1898"/>
    <w:rsid w:val="00FA200F"/>
    <w:rsid w:val="00FA26E6"/>
    <w:rsid w:val="00FA2A04"/>
    <w:rsid w:val="00FA2F8B"/>
    <w:rsid w:val="00FA3203"/>
    <w:rsid w:val="00FA34E7"/>
    <w:rsid w:val="00FA39D0"/>
    <w:rsid w:val="00FA3FCC"/>
    <w:rsid w:val="00FA44BA"/>
    <w:rsid w:val="00FA52F8"/>
    <w:rsid w:val="00FA657F"/>
    <w:rsid w:val="00FA6597"/>
    <w:rsid w:val="00FA76AD"/>
    <w:rsid w:val="00FA7F7F"/>
    <w:rsid w:val="00FA7F97"/>
    <w:rsid w:val="00FB01DF"/>
    <w:rsid w:val="00FB0D52"/>
    <w:rsid w:val="00FB2277"/>
    <w:rsid w:val="00FB33C0"/>
    <w:rsid w:val="00FB3C86"/>
    <w:rsid w:val="00FB6304"/>
    <w:rsid w:val="00FB6E5E"/>
    <w:rsid w:val="00FB7F29"/>
    <w:rsid w:val="00FC0437"/>
    <w:rsid w:val="00FC1A2F"/>
    <w:rsid w:val="00FC1AB5"/>
    <w:rsid w:val="00FC399E"/>
    <w:rsid w:val="00FC4479"/>
    <w:rsid w:val="00FC5053"/>
    <w:rsid w:val="00FC55A8"/>
    <w:rsid w:val="00FC56FA"/>
    <w:rsid w:val="00FC6066"/>
    <w:rsid w:val="00FC7536"/>
    <w:rsid w:val="00FD005B"/>
    <w:rsid w:val="00FD0931"/>
    <w:rsid w:val="00FD13C0"/>
    <w:rsid w:val="00FD2CF3"/>
    <w:rsid w:val="00FD3A6E"/>
    <w:rsid w:val="00FD4CD5"/>
    <w:rsid w:val="00FD645E"/>
    <w:rsid w:val="00FD6556"/>
    <w:rsid w:val="00FD6636"/>
    <w:rsid w:val="00FD73A2"/>
    <w:rsid w:val="00FE0D6D"/>
    <w:rsid w:val="00FE1300"/>
    <w:rsid w:val="00FE23BC"/>
    <w:rsid w:val="00FE434F"/>
    <w:rsid w:val="00FE4F42"/>
    <w:rsid w:val="00FE56FF"/>
    <w:rsid w:val="00FE5E17"/>
    <w:rsid w:val="00FE5F37"/>
    <w:rsid w:val="00FE6502"/>
    <w:rsid w:val="00FE73F6"/>
    <w:rsid w:val="00FF0EC2"/>
    <w:rsid w:val="00FF0EDA"/>
    <w:rsid w:val="00FF1DF7"/>
    <w:rsid w:val="00FF2C02"/>
    <w:rsid w:val="00FF36BB"/>
    <w:rsid w:val="00FF3D07"/>
    <w:rsid w:val="00FF4BEE"/>
    <w:rsid w:val="00FF64BE"/>
    <w:rsid w:val="00FF7312"/>
    <w:rsid w:val="00FF79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01DE6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386630"/>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20">
    <w:name w:val="heading 2"/>
    <w:basedOn w:val="1"/>
    <w:next w:val="a9"/>
    <w:link w:val="23"/>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pPr>
      <w:numPr>
        <w:ilvl w:val="2"/>
        <w:numId w:val="3"/>
      </w:numPr>
      <w:tabs>
        <w:tab w:val="clear" w:pos="400"/>
        <w:tab w:val="clear" w:pos="560"/>
        <w:tab w:val="clear" w:pos="720"/>
        <w:tab w:val="left" w:pos="660"/>
        <w:tab w:val="left" w:pos="880"/>
      </w:tabs>
      <w:spacing w:before="60" w:line="230" w:lineRule="exact"/>
      <w:outlineLvl w:val="2"/>
    </w:pPr>
    <w:rPr>
      <w:sz w:val="20"/>
    </w:rPr>
  </w:style>
  <w:style w:type="paragraph" w:styleId="40">
    <w:name w:val="heading 4"/>
    <w:basedOn w:val="30"/>
    <w:next w:val="a9"/>
    <w:link w:val="43"/>
    <w:qFormat/>
    <w:pPr>
      <w:numPr>
        <w:ilvl w:val="3"/>
        <w:numId w:val="4"/>
      </w:numPr>
      <w:tabs>
        <w:tab w:val="clear" w:pos="660"/>
        <w:tab w:val="clear" w:pos="880"/>
        <w:tab w:val="left" w:pos="940"/>
        <w:tab w:val="left" w:pos="1140"/>
        <w:tab w:val="left" w:pos="1360"/>
      </w:tabs>
      <w:outlineLvl w:val="3"/>
    </w:pPr>
  </w:style>
  <w:style w:type="paragraph" w:styleId="51">
    <w:name w:val="heading 5"/>
    <w:basedOn w:val="40"/>
    <w:next w:val="a9"/>
    <w:link w:val="52"/>
    <w:qFormat/>
    <w:pPr>
      <w:numPr>
        <w:ilvl w:val="4"/>
        <w:numId w:val="5"/>
      </w:numPr>
      <w:tabs>
        <w:tab w:val="clear" w:pos="940"/>
        <w:tab w:val="clear" w:pos="1140"/>
        <w:tab w:val="clear" w:pos="1360"/>
      </w:tabs>
      <w:outlineLvl w:val="4"/>
    </w:pPr>
  </w:style>
  <w:style w:type="paragraph" w:styleId="6">
    <w:name w:val="heading 6"/>
    <w:aliases w:val="do not use!"/>
    <w:basedOn w:val="51"/>
    <w:next w:val="a9"/>
    <w:link w:val="60"/>
    <w:qFormat/>
    <w:pPr>
      <w:numPr>
        <w:ilvl w:val="5"/>
        <w:numId w:val="6"/>
      </w:numPr>
      <w:outlineLvl w:val="5"/>
    </w:pPr>
  </w:style>
  <w:style w:type="paragraph" w:styleId="7">
    <w:name w:val="heading 7"/>
    <w:aliases w:val="do not use!!"/>
    <w:basedOn w:val="6"/>
    <w:next w:val="a9"/>
    <w:qFormat/>
    <w:pPr>
      <w:numPr>
        <w:ilvl w:val="6"/>
        <w:numId w:val="13"/>
      </w:numPr>
      <w:outlineLvl w:val="6"/>
    </w:pPr>
  </w:style>
  <w:style w:type="paragraph" w:styleId="8">
    <w:name w:val="heading 8"/>
    <w:aliases w:val="do not use!!!"/>
    <w:basedOn w:val="6"/>
    <w:next w:val="a9"/>
    <w:qFormat/>
    <w:pPr>
      <w:numPr>
        <w:ilvl w:val="7"/>
        <w:numId w:val="13"/>
      </w:numPr>
      <w:outlineLvl w:val="7"/>
    </w:pPr>
  </w:style>
  <w:style w:type="paragraph" w:styleId="9">
    <w:name w:val="heading 9"/>
    <w:aliases w:val="do not use!!!!"/>
    <w:basedOn w:val="6"/>
    <w:next w:val="a9"/>
    <w:link w:val="90"/>
    <w:qFormat/>
    <w:pPr>
      <w:numPr>
        <w:ilvl w:val="8"/>
        <w:numId w:val="13"/>
      </w:numPr>
      <w:outlineLvl w:val="8"/>
    </w:pPr>
  </w:style>
  <w:style w:type="character" w:default="1" w:styleId="aa">
    <w:name w:val="Default Paragraph Font"/>
    <w:uiPriority w:val="1"/>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customStyle="1" w:styleId="a2">
    <w:name w:val="a2"/>
    <w:basedOn w:val="20"/>
    <w:next w:val="a9"/>
    <w:pPr>
      <w:numPr>
        <w:numId w:val="19"/>
      </w:numPr>
      <w:tabs>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9"/>
      </w:numPr>
      <w:tabs>
        <w:tab w:val="clear" w:pos="660"/>
        <w:tab w:val="left" w:pos="640"/>
      </w:tabs>
      <w:spacing w:line="250" w:lineRule="exact"/>
    </w:pPr>
    <w:rPr>
      <w:sz w:val="22"/>
    </w:rPr>
  </w:style>
  <w:style w:type="paragraph" w:customStyle="1" w:styleId="a4">
    <w:name w:val="a4"/>
    <w:basedOn w:val="40"/>
    <w:next w:val="a9"/>
    <w:pPr>
      <w:numPr>
        <w:numId w:val="19"/>
      </w:numPr>
      <w:tabs>
        <w:tab w:val="clear" w:pos="940"/>
        <w:tab w:val="clear" w:pos="1140"/>
        <w:tab w:val="clear" w:pos="1360"/>
        <w:tab w:val="left" w:pos="880"/>
      </w:tabs>
    </w:pPr>
  </w:style>
  <w:style w:type="paragraph" w:customStyle="1" w:styleId="a5">
    <w:name w:val="a5"/>
    <w:basedOn w:val="51"/>
    <w:next w:val="a9"/>
    <w:pPr>
      <w:numPr>
        <w:numId w:val="19"/>
      </w:numPr>
      <w:tabs>
        <w:tab w:val="left" w:pos="1140"/>
        <w:tab w:val="left" w:pos="1360"/>
      </w:tabs>
    </w:pPr>
  </w:style>
  <w:style w:type="paragraph" w:customStyle="1" w:styleId="a6">
    <w:name w:val="a6"/>
    <w:basedOn w:val="6"/>
    <w:next w:val="a9"/>
    <w:pPr>
      <w:numPr>
        <w:numId w:val="19"/>
      </w:numPr>
      <w:tabs>
        <w:tab w:val="left" w:pos="1140"/>
        <w:tab w:val="left" w:pos="1360"/>
      </w:tabs>
    </w:pPr>
  </w:style>
  <w:style w:type="paragraph" w:customStyle="1" w:styleId="ANNEX">
    <w:name w:val="ANNEX"/>
    <w:basedOn w:val="a9"/>
    <w:next w:val="a9"/>
    <w:pPr>
      <w:keepNext/>
      <w:pageBreakBefore/>
      <w:numPr>
        <w:numId w:val="19"/>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1">
    <w:name w:val="Bibliography1"/>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
    <w:name w:val="Body Text First Indent"/>
    <w:basedOn w:val="ae"/>
    <w:pPr>
      <w:spacing w:before="0" w:after="120"/>
      <w:ind w:firstLine="210"/>
    </w:pPr>
  </w:style>
  <w:style w:type="paragraph" w:styleId="af0">
    <w:name w:val="Body Text Indent"/>
    <w:basedOn w:val="a9"/>
    <w:link w:val="af1"/>
    <w:pPr>
      <w:spacing w:after="120"/>
      <w:ind w:left="283"/>
    </w:pPr>
  </w:style>
  <w:style w:type="paragraph" w:styleId="26">
    <w:name w:val="Body Text First Indent 2"/>
    <w:basedOn w:val="a9"/>
    <w:pPr>
      <w:ind w:firstLine="210"/>
    </w:pPr>
  </w:style>
  <w:style w:type="paragraph" w:styleId="27">
    <w:name w:val="Body Text Indent 2"/>
    <w:basedOn w:val="a9"/>
    <w:link w:val="28"/>
    <w:pPr>
      <w:spacing w:after="120" w:line="480" w:lineRule="auto"/>
      <w:ind w:left="283"/>
    </w:pPr>
  </w:style>
  <w:style w:type="paragraph" w:styleId="36">
    <w:name w:val="Body Text Indent 3"/>
    <w:basedOn w:val="a9"/>
    <w:link w:val="37"/>
    <w:pPr>
      <w:spacing w:after="120"/>
      <w:ind w:left="283"/>
    </w:pPr>
    <w:rPr>
      <w:sz w:val="16"/>
    </w:rPr>
  </w:style>
  <w:style w:type="paragraph" w:styleId="af2">
    <w:name w:val="Closing"/>
    <w:basedOn w:val="a9"/>
    <w:pPr>
      <w:ind w:left="4252"/>
    </w:pPr>
  </w:style>
  <w:style w:type="character" w:styleId="af3">
    <w:name w:val="annotation reference"/>
    <w:uiPriority w:val="99"/>
    <w:semiHidden/>
    <w:rPr>
      <w:noProof w:val="0"/>
      <w:sz w:val="16"/>
      <w:lang w:val="fr-FR"/>
    </w:rPr>
  </w:style>
  <w:style w:type="paragraph" w:styleId="af4">
    <w:name w:val="annotation text"/>
    <w:basedOn w:val="a9"/>
    <w:link w:val="af5"/>
    <w:uiPriority w:val="99"/>
    <w:semiHidden/>
  </w:style>
  <w:style w:type="paragraph" w:styleId="af6">
    <w:name w:val="Date"/>
    <w:basedOn w:val="a9"/>
    <w:next w:val="a9"/>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7">
    <w:name w:val="Document Map"/>
    <w:basedOn w:val="a9"/>
    <w:link w:val="af8"/>
    <w:uiPriority w:val="99"/>
    <w:semiHidden/>
    <w:pPr>
      <w:shd w:val="clear" w:color="auto" w:fill="000080"/>
    </w:pPr>
    <w:rPr>
      <w:rFonts w:ascii="Tahoma" w:hAnsi="Tahoma"/>
    </w:rPr>
  </w:style>
  <w:style w:type="character" w:styleId="af9">
    <w:name w:val="Emphasis"/>
    <w:qFormat/>
    <w:rPr>
      <w:i/>
      <w:noProof w:val="0"/>
      <w:lang w:val="fr-FR"/>
    </w:rPr>
  </w:style>
  <w:style w:type="character" w:styleId="afa">
    <w:name w:val="endnote reference"/>
    <w:semiHidden/>
    <w:rPr>
      <w:noProof w:val="0"/>
      <w:vertAlign w:val="superscript"/>
      <w:lang w:val="fr-FR"/>
    </w:rPr>
  </w:style>
  <w:style w:type="paragraph" w:styleId="afb">
    <w:name w:val="endnote text"/>
    <w:basedOn w:val="a9"/>
    <w:semiHidden/>
  </w:style>
  <w:style w:type="paragraph" w:styleId="afc">
    <w:name w:val="envelope address"/>
    <w:basedOn w:val="a9"/>
    <w:pPr>
      <w:framePr w:w="7938" w:h="1985" w:hRule="exact" w:hSpace="141" w:wrap="auto" w:hAnchor="page" w:xAlign="center" w:yAlign="bottom"/>
      <w:ind w:left="2835"/>
    </w:pPr>
    <w:rPr>
      <w:sz w:val="24"/>
    </w:rPr>
  </w:style>
  <w:style w:type="paragraph" w:styleId="afd">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e">
    <w:name w:val="FollowedHyperlink"/>
    <w:rPr>
      <w:noProof w:val="0"/>
      <w:color w:val="800080"/>
      <w:u w:val="single"/>
      <w:lang w:val="fr-FR"/>
    </w:rPr>
  </w:style>
  <w:style w:type="paragraph" w:styleId="aff">
    <w:name w:val="footer"/>
    <w:basedOn w:val="a9"/>
    <w:link w:val="aff0"/>
    <w:pPr>
      <w:spacing w:after="0" w:line="220" w:lineRule="exact"/>
    </w:pPr>
  </w:style>
  <w:style w:type="character" w:styleId="aff1">
    <w:name w:val="footnote reference"/>
    <w:semiHidden/>
    <w:rPr>
      <w:noProof/>
      <w:position w:val="6"/>
      <w:sz w:val="16"/>
      <w:vertAlign w:val="baseline"/>
      <w:lang w:val="fr-FR"/>
    </w:rPr>
  </w:style>
  <w:style w:type="paragraph" w:styleId="aff2">
    <w:name w:val="footnote text"/>
    <w:basedOn w:val="a9"/>
    <w:link w:val="aff3"/>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4">
    <w:name w:val="header"/>
    <w:basedOn w:val="a9"/>
    <w:link w:val="aff5"/>
    <w:pPr>
      <w:spacing w:after="740" w:line="220" w:lineRule="exact"/>
    </w:pPr>
    <w:rPr>
      <w:b/>
      <w:sz w:val="22"/>
    </w:rPr>
  </w:style>
  <w:style w:type="character" w:styleId="aff6">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9">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0">
    <w:name w:val="index 7"/>
    <w:basedOn w:val="a9"/>
    <w:next w:val="a9"/>
    <w:autoRedefine/>
    <w:semiHidden/>
    <w:pPr>
      <w:spacing w:line="220" w:lineRule="atLeast"/>
      <w:ind w:left="1400" w:hanging="200"/>
    </w:pPr>
    <w:rPr>
      <w:b/>
    </w:rPr>
  </w:style>
  <w:style w:type="paragraph" w:styleId="80">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7">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8">
    <w:name w:val="line number"/>
    <w:rPr>
      <w:noProof w:val="0"/>
      <w:lang w:val="fr-FR"/>
    </w:rPr>
  </w:style>
  <w:style w:type="paragraph" w:styleId="aff9">
    <w:name w:val="List"/>
    <w:basedOn w:val="a9"/>
    <w:pPr>
      <w:ind w:left="283" w:hanging="283"/>
    </w:pPr>
  </w:style>
  <w:style w:type="paragraph" w:styleId="2a">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a">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b">
    <w:name w:val="Message Header"/>
    <w:basedOn w:val="a9"/>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c">
    <w:name w:val="Normal Indent"/>
    <w:basedOn w:val="a9"/>
    <w:pPr>
      <w:ind w:left="708"/>
    </w:pPr>
  </w:style>
  <w:style w:type="paragraph" w:customStyle="1" w:styleId="Note">
    <w:name w:val="Note"/>
    <w:basedOn w:val="a9"/>
    <w:next w:val="a9"/>
    <w:qFormat/>
    <w:pPr>
      <w:tabs>
        <w:tab w:val="left" w:pos="960"/>
      </w:tabs>
      <w:spacing w:line="210" w:lineRule="atLeast"/>
    </w:pPr>
    <w:rPr>
      <w:sz w:val="18"/>
    </w:rPr>
  </w:style>
  <w:style w:type="paragraph" w:styleId="affd">
    <w:name w:val="Note Heading"/>
    <w:basedOn w:val="a9"/>
    <w:next w:val="a9"/>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e">
    <w:name w:val="page number"/>
    <w:rPr>
      <w:noProof w:val="0"/>
      <w:lang w:val="fr-FR"/>
    </w:rPr>
  </w:style>
  <w:style w:type="paragraph" w:styleId="afff">
    <w:name w:val="Plain Text"/>
    <w:basedOn w:val="a9"/>
    <w:link w:val="afff0"/>
    <w:uiPriority w:val="99"/>
    <w:rPr>
      <w:rFonts w:ascii="Courier New" w:hAnsi="Courier New"/>
    </w:rPr>
  </w:style>
  <w:style w:type="paragraph" w:customStyle="1" w:styleId="RefNorm">
    <w:name w:val="RefNorm"/>
    <w:basedOn w:val="a9"/>
    <w:next w:val="a9"/>
  </w:style>
  <w:style w:type="paragraph" w:styleId="afff1">
    <w:name w:val="Salutation"/>
    <w:basedOn w:val="a9"/>
    <w:next w:val="a9"/>
  </w:style>
  <w:style w:type="paragraph" w:styleId="afff2">
    <w:name w:val="Signature"/>
    <w:basedOn w:val="a9"/>
    <w:pPr>
      <w:ind w:left="4252"/>
    </w:pPr>
  </w:style>
  <w:style w:type="paragraph" w:customStyle="1" w:styleId="Special">
    <w:name w:val="Special"/>
    <w:basedOn w:val="a9"/>
    <w:next w:val="a9"/>
  </w:style>
  <w:style w:type="character" w:styleId="afff3">
    <w:name w:val="Strong"/>
    <w:uiPriority w:val="22"/>
    <w:qFormat/>
    <w:rPr>
      <w:b/>
      <w:noProof w:val="0"/>
      <w:lang w:val="fr-FR"/>
    </w:rPr>
  </w:style>
  <w:style w:type="paragraph" w:styleId="afff4">
    <w:name w:val="Subtitle"/>
    <w:basedOn w:val="a9"/>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5">
    <w:name w:val="table of authorities"/>
    <w:basedOn w:val="a9"/>
    <w:next w:val="a9"/>
    <w:semiHidden/>
    <w:pPr>
      <w:ind w:left="200" w:hanging="200"/>
    </w:pPr>
  </w:style>
  <w:style w:type="paragraph" w:styleId="afff6">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7">
    <w:name w:val="Title"/>
    <w:basedOn w:val="a9"/>
    <w:qFormat/>
    <w:pPr>
      <w:spacing w:before="240" w:after="60"/>
      <w:jc w:val="center"/>
      <w:outlineLvl w:val="0"/>
    </w:pPr>
    <w:rPr>
      <w:b/>
      <w:kern w:val="28"/>
      <w:sz w:val="32"/>
    </w:rPr>
  </w:style>
  <w:style w:type="paragraph" w:styleId="afff8">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b">
    <w:name w:val="toc 2"/>
    <w:basedOn w:val="12"/>
    <w:next w:val="a9"/>
    <w:uiPriority w:val="39"/>
    <w:pPr>
      <w:spacing w:before="0"/>
    </w:pPr>
  </w:style>
  <w:style w:type="paragraph" w:styleId="3a">
    <w:name w:val="toc 3"/>
    <w:basedOn w:val="2b"/>
    <w:next w:val="a9"/>
    <w:uiPriority w:val="39"/>
  </w:style>
  <w:style w:type="paragraph" w:styleId="46">
    <w:name w:val="toc 4"/>
    <w:basedOn w:val="2b"/>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1">
    <w:name w:val="toc 7"/>
    <w:basedOn w:val="46"/>
    <w:next w:val="a9"/>
    <w:uiPriority w:val="39"/>
    <w:pPr>
      <w:tabs>
        <w:tab w:val="clear" w:pos="1140"/>
        <w:tab w:val="left" w:pos="1440"/>
      </w:tabs>
      <w:ind w:left="1440" w:hanging="1440"/>
    </w:pPr>
  </w:style>
  <w:style w:type="paragraph" w:styleId="81">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1"/>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7"/>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9">
    <w:name w:val="標準 + 左揃え"/>
    <w:aliases w:val="左 :  6.3 mm"/>
    <w:basedOn w:val="a9"/>
    <w:rsid w:val="00542EC9"/>
    <w:pPr>
      <w:spacing w:after="120" w:line="240" w:lineRule="auto"/>
      <w:ind w:left="360"/>
      <w:jc w:val="left"/>
    </w:pPr>
    <w:rPr>
      <w:lang w:eastAsia="en-US"/>
    </w:rPr>
  </w:style>
  <w:style w:type="paragraph" w:styleId="afffa">
    <w:name w:val="Balloon Text"/>
    <w:basedOn w:val="a9"/>
    <w:link w:val="afffb"/>
    <w:uiPriority w:val="99"/>
    <w:rsid w:val="007F28F5"/>
    <w:pPr>
      <w:spacing w:after="0" w:line="240" w:lineRule="auto"/>
    </w:pPr>
    <w:rPr>
      <w:rFonts w:ascii="Tahoma" w:hAnsi="Tahoma"/>
      <w:sz w:val="16"/>
      <w:szCs w:val="16"/>
    </w:rPr>
  </w:style>
  <w:style w:type="character" w:customStyle="1" w:styleId="afffb">
    <w:name w:val="吹き出し (文字)"/>
    <w:link w:val="afffa"/>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3">
    <w:name w:val="脚注文字列 (文字)"/>
    <w:link w:val="aff2"/>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5">
    <w:name w:val="ヘッダー (文字)"/>
    <w:link w:val="aff4"/>
    <w:rsid w:val="00990F07"/>
    <w:rPr>
      <w:rFonts w:ascii="Arial" w:hAnsi="Arial"/>
      <w:b/>
      <w:sz w:val="22"/>
      <w:lang w:val="en-GB" w:eastAsia="ja-JP"/>
    </w:rPr>
  </w:style>
  <w:style w:type="table" w:styleId="afffc">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d">
    <w:name w:val="annotation subject"/>
    <w:basedOn w:val="af4"/>
    <w:next w:val="af4"/>
    <w:link w:val="afffe"/>
    <w:uiPriority w:val="99"/>
    <w:unhideWhenUsed/>
    <w:rsid w:val="00990F07"/>
    <w:pPr>
      <w:spacing w:after="120" w:line="240" w:lineRule="auto"/>
    </w:pPr>
    <w:rPr>
      <w:rFonts w:eastAsia="Times New Roman"/>
      <w:b/>
      <w:bCs/>
    </w:rPr>
  </w:style>
  <w:style w:type="character" w:customStyle="1" w:styleId="af5">
    <w:name w:val="コメント文字列 (文字)"/>
    <w:link w:val="af4"/>
    <w:uiPriority w:val="99"/>
    <w:semiHidden/>
    <w:rsid w:val="00990F07"/>
    <w:rPr>
      <w:rFonts w:ascii="Arial" w:hAnsi="Arial"/>
      <w:lang w:val="en-GB" w:eastAsia="ja-JP"/>
    </w:rPr>
  </w:style>
  <w:style w:type="character" w:customStyle="1" w:styleId="afffe">
    <w:name w:val="コメント内容 (文字)"/>
    <w:link w:val="afffd"/>
    <w:uiPriority w:val="99"/>
    <w:rsid w:val="00990F07"/>
    <w:rPr>
      <w:rFonts w:ascii="Arial" w:eastAsia="Times New Roman" w:hAnsi="Arial"/>
      <w:b/>
      <w:bCs/>
      <w:lang w:val="en-GB" w:eastAsia="ja-JP"/>
    </w:rPr>
  </w:style>
  <w:style w:type="character" w:customStyle="1" w:styleId="43">
    <w:name w:val="見出し 4 (文字)"/>
    <w:link w:val="40"/>
    <w:rsid w:val="00990F07"/>
    <w:rPr>
      <w:rFonts w:ascii="Arial" w:hAnsi="Arial"/>
      <w:b/>
      <w:lang w:val="en-GB" w:eastAsia="ja-JP"/>
    </w:rPr>
  </w:style>
  <w:style w:type="character" w:customStyle="1" w:styleId="33">
    <w:name w:val="見出し 3 (文字)"/>
    <w:link w:val="30"/>
    <w:rsid w:val="00990F07"/>
    <w:rPr>
      <w:rFonts w:ascii="Arial" w:hAnsi="Arial"/>
      <w:b/>
      <w:lang w:val="en-GB" w:eastAsia="ja-JP"/>
    </w:rPr>
  </w:style>
  <w:style w:type="character" w:customStyle="1" w:styleId="af8">
    <w:name w:val="見出しマップ (文字)"/>
    <w:link w:val="af7"/>
    <w:uiPriority w:val="99"/>
    <w:semiHidden/>
    <w:rsid w:val="00990F07"/>
    <w:rPr>
      <w:rFonts w:ascii="Tahoma" w:hAnsi="Tahoma"/>
      <w:shd w:val="clear" w:color="auto" w:fill="000080"/>
      <w:lang w:val="en-GB" w:eastAsia="ja-JP"/>
    </w:rPr>
  </w:style>
  <w:style w:type="paragraph" w:customStyle="1" w:styleId="LightList-Accent51">
    <w:name w:val="Light List - Accent 51"/>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lang w:eastAsia="en-US"/>
    </w:rPr>
  </w:style>
  <w:style w:type="character" w:customStyle="1" w:styleId="afff0">
    <w:name w:val="書式なし (文字)"/>
    <w:link w:val="afff"/>
    <w:uiPriority w:val="99"/>
    <w:rsid w:val="00990F07"/>
    <w:rPr>
      <w:rFonts w:ascii="Courier New" w:hAnsi="Courier New"/>
      <w:lang w:val="en-GB" w:eastAsia="ja-JP"/>
    </w:rPr>
  </w:style>
  <w:style w:type="character" w:customStyle="1" w:styleId="52">
    <w:name w:val="見出し 5 (文字)"/>
    <w:link w:val="51"/>
    <w:rsid w:val="00990F07"/>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0">
    <w:name w:val="フッター (文字)"/>
    <w:link w:val="aff"/>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
    <w:name w:val="E-mail Signature"/>
    <w:basedOn w:val="a9"/>
    <w:link w:val="affff0"/>
    <w:rsid w:val="004C02EF"/>
  </w:style>
  <w:style w:type="character" w:customStyle="1" w:styleId="affff0">
    <w:name w:val="電子メール署名 (文字)"/>
    <w:link w:val="affff"/>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7"/>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4"/>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4"/>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c"/>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1">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CommentText1">
    <w:name w:val="Comment Text1"/>
    <w:basedOn w:val="a9"/>
    <w:rsid w:val="004C02EF"/>
    <w:pPr>
      <w:spacing w:after="120" w:line="240" w:lineRule="auto"/>
    </w:pPr>
    <w:rPr>
      <w:rFonts w:ascii="Times" w:eastAsia="Times New Roman" w:hAnsi="Times"/>
      <w:lang w:eastAsia="en-US"/>
    </w:rPr>
  </w:style>
  <w:style w:type="paragraph" w:customStyle="1" w:styleId="toc">
    <w:name w:val="toc"/>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a9"/>
    <w:next w:val="11"/>
    <w:rsid w:val="004C02EF"/>
    <w:pPr>
      <w:spacing w:after="120" w:line="240" w:lineRule="auto"/>
    </w:pPr>
    <w:rPr>
      <w:rFonts w:ascii="Times" w:eastAsia="Times New Roman" w:hAnsi="Times"/>
      <w:lang w:eastAsia="en-US"/>
    </w:rPr>
  </w:style>
  <w:style w:type="paragraph" w:customStyle="1" w:styleId="affff2">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1">
    <w:name w:val="本文インデント (文字)"/>
    <w:link w:val="af0"/>
    <w:rsid w:val="004C02EF"/>
    <w:rPr>
      <w:rFonts w:ascii="Arial" w:hAnsi="Arial"/>
      <w:lang w:val="en-GB" w:eastAsia="ja-JP"/>
    </w:rPr>
  </w:style>
  <w:style w:type="paragraph" w:customStyle="1" w:styleId="Style1">
    <w:name w:val="Style1"/>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3">
    <w:name w:val="..."/>
    <w:basedOn w:val="Default"/>
    <w:next w:val="Default"/>
    <w:rsid w:val="004C02EF"/>
    <w:pPr>
      <w:widowControl/>
    </w:pPr>
    <w:rPr>
      <w:rFonts w:ascii="Arial" w:eastAsia="Times New Roman" w:hAnsi="Arial" w:cs="Times New Roman"/>
      <w:color w:val="auto"/>
      <w:lang w:val="fr-FR" w:eastAsia="fr-FR"/>
    </w:rPr>
  </w:style>
  <w:style w:type="paragraph" w:customStyle="1" w:styleId="2c">
    <w:name w:val="... 2"/>
    <w:basedOn w:val="Default"/>
    <w:next w:val="Default"/>
    <w:rsid w:val="004C02EF"/>
    <w:pPr>
      <w:widowControl/>
    </w:pPr>
    <w:rPr>
      <w:rFonts w:ascii="Arial" w:eastAsia="Times New Roman" w:hAnsi="Arial" w:cs="Times New Roman"/>
      <w:color w:val="auto"/>
      <w:lang w:val="fr-FR" w:eastAsia="fr-FR"/>
    </w:rPr>
  </w:style>
  <w:style w:type="character" w:customStyle="1" w:styleId="28">
    <w:name w:val="本文インデント 2 (文字)"/>
    <w:link w:val="27"/>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4">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5">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rPr>
  </w:style>
  <w:style w:type="paragraph" w:styleId="affff6">
    <w:name w:val="Revision"/>
    <w:hidden/>
    <w:uiPriority w:val="99"/>
    <w:semiHidden/>
    <w:rsid w:val="00E77497"/>
    <w:rPr>
      <w:rFonts w:ascii="Arial" w:hAnsi="Arial"/>
      <w:lang w:val="en-GB"/>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affff7">
    <w:name w:val="Table Professional"/>
    <w:basedOn w:val="ab"/>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comments.xml.rels><?xml version="1.0" encoding="UTF-8" standalone="yes"?>
<Relationships xmlns="http://schemas.openxmlformats.org/package/2006/relationships"><Relationship Id="rId1" Type="http://schemas.openxmlformats.org/officeDocument/2006/relationships/hyperlink" Target="https://bugs.ecmascript.org/show_bug.cgi?id=155" TargetMode="External"/><Relationship Id="rId2" Type="http://schemas.openxmlformats.org/officeDocument/2006/relationships/hyperlink" Target="https://bugs.ecmascript.org/show_bug.cgi?id=417" TargetMode="External"/></Relationship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comments" Target="comments.xml"/><Relationship Id="rId23" Type="http://schemas.openxmlformats.org/officeDocument/2006/relationships/hyperlink" Target="http://tools.ietf.org/html/rfc1738" TargetMode="External"/><Relationship Id="rId24" Type="http://schemas.openxmlformats.org/officeDocument/2006/relationships/hyperlink" Target="http://tools.ietf.org/html/rfc2396" TargetMode="External"/><Relationship Id="rId25" Type="http://schemas.openxmlformats.org/officeDocument/2006/relationships/hyperlink" Target="http://tools.ietf.org/html/rfc3629" TargetMode="External"/><Relationship Id="rId26" Type="http://schemas.openxmlformats.org/officeDocument/2006/relationships/hyperlink" Target="http://tools.ietf.org/html/rfc4627" TargetMode="External"/><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footer" Target="footer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8.xml"/><Relationship Id="rId31" Type="http://schemas.openxmlformats.org/officeDocument/2006/relationships/header" Target="header9.xml"/><Relationship Id="rId32" Type="http://schemas.openxmlformats.org/officeDocument/2006/relationships/footer" Target="footer9.xml"/><Relationship Id="rId9" Type="http://schemas.openxmlformats.org/officeDocument/2006/relationships/hyperlink" Target="https://bugs.ecmascript.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0.xml"/><Relationship Id="rId34" Type="http://schemas.openxmlformats.org/officeDocument/2006/relationships/header" Target="header11.xml"/><Relationship Id="rId35" Type="http://schemas.openxmlformats.org/officeDocument/2006/relationships/footer" Target="footer10.xml"/><Relationship Id="rId36" Type="http://schemas.openxmlformats.org/officeDocument/2006/relationships/footer" Target="footer1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header" Target="header12.xml"/><Relationship Id="rId38" Type="http://schemas.openxmlformats.org/officeDocument/2006/relationships/fontTable" Target="fontTable.xml"/><Relationship Id="rId3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A5D1F-1D46-DE4C-B111-738B8E0D7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3</Pages>
  <Words>147283</Words>
  <Characters>839517</Characters>
  <Application>Microsoft Macintosh Word</Application>
  <DocSecurity>0</DocSecurity>
  <Lines>6995</Lines>
  <Paragraphs>1969</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984831</CharactersWithSpaces>
  <SharedDoc>false</SharedDoc>
  <HLinks>
    <vt:vector size="1896" baseType="variant">
      <vt:variant>
        <vt:i4>2424933</vt:i4>
      </vt:variant>
      <vt:variant>
        <vt:i4>2090</vt:i4>
      </vt:variant>
      <vt:variant>
        <vt:i4>0</vt:i4>
      </vt:variant>
      <vt:variant>
        <vt:i4>5</vt:i4>
      </vt:variant>
      <vt:variant>
        <vt:lpwstr>http://tools.ietf.org/html/rfc4627</vt:lpwstr>
      </vt:variant>
      <vt:variant>
        <vt:lpwstr/>
      </vt:variant>
      <vt:variant>
        <vt:i4>2818146</vt:i4>
      </vt:variant>
      <vt:variant>
        <vt:i4>2087</vt:i4>
      </vt:variant>
      <vt:variant>
        <vt:i4>0</vt:i4>
      </vt:variant>
      <vt:variant>
        <vt:i4>5</vt:i4>
      </vt:variant>
      <vt:variant>
        <vt:lpwstr>http://tools.ietf.org/html/rfc3629</vt:lpwstr>
      </vt:variant>
      <vt:variant>
        <vt:lpwstr/>
      </vt:variant>
      <vt:variant>
        <vt:i4>2162792</vt:i4>
      </vt:variant>
      <vt:variant>
        <vt:i4>2084</vt:i4>
      </vt:variant>
      <vt:variant>
        <vt:i4>0</vt:i4>
      </vt:variant>
      <vt:variant>
        <vt:i4>5</vt:i4>
      </vt:variant>
      <vt:variant>
        <vt:lpwstr>http://tools.ietf.org/html/rfc2396</vt:lpwstr>
      </vt:variant>
      <vt:variant>
        <vt:lpwstr/>
      </vt:variant>
      <vt:variant>
        <vt:i4>2818145</vt:i4>
      </vt:variant>
      <vt:variant>
        <vt:i4>2081</vt:i4>
      </vt:variant>
      <vt:variant>
        <vt:i4>0</vt:i4>
      </vt:variant>
      <vt:variant>
        <vt:i4>5</vt:i4>
      </vt:variant>
      <vt:variant>
        <vt:lpwstr>http://tools.ietf.org/html/rfc1738</vt:lpwstr>
      </vt:variant>
      <vt:variant>
        <vt:lpwstr/>
      </vt:variant>
      <vt:variant>
        <vt:i4>1835057</vt:i4>
      </vt:variant>
      <vt:variant>
        <vt:i4>1850</vt:i4>
      </vt:variant>
      <vt:variant>
        <vt:i4>0</vt:i4>
      </vt:variant>
      <vt:variant>
        <vt:i4>5</vt:i4>
      </vt:variant>
      <vt:variant>
        <vt:lpwstr/>
      </vt:variant>
      <vt:variant>
        <vt:lpwstr>_Toc329528942</vt:lpwstr>
      </vt:variant>
      <vt:variant>
        <vt:i4>1835057</vt:i4>
      </vt:variant>
      <vt:variant>
        <vt:i4>1844</vt:i4>
      </vt:variant>
      <vt:variant>
        <vt:i4>0</vt:i4>
      </vt:variant>
      <vt:variant>
        <vt:i4>5</vt:i4>
      </vt:variant>
      <vt:variant>
        <vt:lpwstr/>
      </vt:variant>
      <vt:variant>
        <vt:lpwstr>_Toc329528941</vt:lpwstr>
      </vt:variant>
      <vt:variant>
        <vt:i4>1835057</vt:i4>
      </vt:variant>
      <vt:variant>
        <vt:i4>1838</vt:i4>
      </vt:variant>
      <vt:variant>
        <vt:i4>0</vt:i4>
      </vt:variant>
      <vt:variant>
        <vt:i4>5</vt:i4>
      </vt:variant>
      <vt:variant>
        <vt:lpwstr/>
      </vt:variant>
      <vt:variant>
        <vt:lpwstr>_Toc329528940</vt:lpwstr>
      </vt:variant>
      <vt:variant>
        <vt:i4>1769521</vt:i4>
      </vt:variant>
      <vt:variant>
        <vt:i4>1832</vt:i4>
      </vt:variant>
      <vt:variant>
        <vt:i4>0</vt:i4>
      </vt:variant>
      <vt:variant>
        <vt:i4>5</vt:i4>
      </vt:variant>
      <vt:variant>
        <vt:lpwstr/>
      </vt:variant>
      <vt:variant>
        <vt:lpwstr>_Toc329528939</vt:lpwstr>
      </vt:variant>
      <vt:variant>
        <vt:i4>1769521</vt:i4>
      </vt:variant>
      <vt:variant>
        <vt:i4>1826</vt:i4>
      </vt:variant>
      <vt:variant>
        <vt:i4>0</vt:i4>
      </vt:variant>
      <vt:variant>
        <vt:i4>5</vt:i4>
      </vt:variant>
      <vt:variant>
        <vt:lpwstr/>
      </vt:variant>
      <vt:variant>
        <vt:lpwstr>_Toc329528938</vt:lpwstr>
      </vt:variant>
      <vt:variant>
        <vt:i4>1769521</vt:i4>
      </vt:variant>
      <vt:variant>
        <vt:i4>1820</vt:i4>
      </vt:variant>
      <vt:variant>
        <vt:i4>0</vt:i4>
      </vt:variant>
      <vt:variant>
        <vt:i4>5</vt:i4>
      </vt:variant>
      <vt:variant>
        <vt:lpwstr/>
      </vt:variant>
      <vt:variant>
        <vt:lpwstr>_Toc329528937</vt:lpwstr>
      </vt:variant>
      <vt:variant>
        <vt:i4>1769521</vt:i4>
      </vt:variant>
      <vt:variant>
        <vt:i4>1814</vt:i4>
      </vt:variant>
      <vt:variant>
        <vt:i4>0</vt:i4>
      </vt:variant>
      <vt:variant>
        <vt:i4>5</vt:i4>
      </vt:variant>
      <vt:variant>
        <vt:lpwstr/>
      </vt:variant>
      <vt:variant>
        <vt:lpwstr>_Toc329528936</vt:lpwstr>
      </vt:variant>
      <vt:variant>
        <vt:i4>1769521</vt:i4>
      </vt:variant>
      <vt:variant>
        <vt:i4>1808</vt:i4>
      </vt:variant>
      <vt:variant>
        <vt:i4>0</vt:i4>
      </vt:variant>
      <vt:variant>
        <vt:i4>5</vt:i4>
      </vt:variant>
      <vt:variant>
        <vt:lpwstr/>
      </vt:variant>
      <vt:variant>
        <vt:lpwstr>_Toc329528935</vt:lpwstr>
      </vt:variant>
      <vt:variant>
        <vt:i4>1769521</vt:i4>
      </vt:variant>
      <vt:variant>
        <vt:i4>1802</vt:i4>
      </vt:variant>
      <vt:variant>
        <vt:i4>0</vt:i4>
      </vt:variant>
      <vt:variant>
        <vt:i4>5</vt:i4>
      </vt:variant>
      <vt:variant>
        <vt:lpwstr/>
      </vt:variant>
      <vt:variant>
        <vt:lpwstr>_Toc329528934</vt:lpwstr>
      </vt:variant>
      <vt:variant>
        <vt:i4>1769521</vt:i4>
      </vt:variant>
      <vt:variant>
        <vt:i4>1796</vt:i4>
      </vt:variant>
      <vt:variant>
        <vt:i4>0</vt:i4>
      </vt:variant>
      <vt:variant>
        <vt:i4>5</vt:i4>
      </vt:variant>
      <vt:variant>
        <vt:lpwstr/>
      </vt:variant>
      <vt:variant>
        <vt:lpwstr>_Toc329528933</vt:lpwstr>
      </vt:variant>
      <vt:variant>
        <vt:i4>1769521</vt:i4>
      </vt:variant>
      <vt:variant>
        <vt:i4>1790</vt:i4>
      </vt:variant>
      <vt:variant>
        <vt:i4>0</vt:i4>
      </vt:variant>
      <vt:variant>
        <vt:i4>5</vt:i4>
      </vt:variant>
      <vt:variant>
        <vt:lpwstr/>
      </vt:variant>
      <vt:variant>
        <vt:lpwstr>_Toc329528932</vt:lpwstr>
      </vt:variant>
      <vt:variant>
        <vt:i4>1769521</vt:i4>
      </vt:variant>
      <vt:variant>
        <vt:i4>1784</vt:i4>
      </vt:variant>
      <vt:variant>
        <vt:i4>0</vt:i4>
      </vt:variant>
      <vt:variant>
        <vt:i4>5</vt:i4>
      </vt:variant>
      <vt:variant>
        <vt:lpwstr/>
      </vt:variant>
      <vt:variant>
        <vt:lpwstr>_Toc329528931</vt:lpwstr>
      </vt:variant>
      <vt:variant>
        <vt:i4>1769521</vt:i4>
      </vt:variant>
      <vt:variant>
        <vt:i4>1778</vt:i4>
      </vt:variant>
      <vt:variant>
        <vt:i4>0</vt:i4>
      </vt:variant>
      <vt:variant>
        <vt:i4>5</vt:i4>
      </vt:variant>
      <vt:variant>
        <vt:lpwstr/>
      </vt:variant>
      <vt:variant>
        <vt:lpwstr>_Toc329528930</vt:lpwstr>
      </vt:variant>
      <vt:variant>
        <vt:i4>1703985</vt:i4>
      </vt:variant>
      <vt:variant>
        <vt:i4>1772</vt:i4>
      </vt:variant>
      <vt:variant>
        <vt:i4>0</vt:i4>
      </vt:variant>
      <vt:variant>
        <vt:i4>5</vt:i4>
      </vt:variant>
      <vt:variant>
        <vt:lpwstr/>
      </vt:variant>
      <vt:variant>
        <vt:lpwstr>_Toc329528929</vt:lpwstr>
      </vt:variant>
      <vt:variant>
        <vt:i4>1703985</vt:i4>
      </vt:variant>
      <vt:variant>
        <vt:i4>1766</vt:i4>
      </vt:variant>
      <vt:variant>
        <vt:i4>0</vt:i4>
      </vt:variant>
      <vt:variant>
        <vt:i4>5</vt:i4>
      </vt:variant>
      <vt:variant>
        <vt:lpwstr/>
      </vt:variant>
      <vt:variant>
        <vt:lpwstr>_Toc329528928</vt:lpwstr>
      </vt:variant>
      <vt:variant>
        <vt:i4>1703985</vt:i4>
      </vt:variant>
      <vt:variant>
        <vt:i4>1760</vt:i4>
      </vt:variant>
      <vt:variant>
        <vt:i4>0</vt:i4>
      </vt:variant>
      <vt:variant>
        <vt:i4>5</vt:i4>
      </vt:variant>
      <vt:variant>
        <vt:lpwstr/>
      </vt:variant>
      <vt:variant>
        <vt:lpwstr>_Toc329528927</vt:lpwstr>
      </vt:variant>
      <vt:variant>
        <vt:i4>1703985</vt:i4>
      </vt:variant>
      <vt:variant>
        <vt:i4>1754</vt:i4>
      </vt:variant>
      <vt:variant>
        <vt:i4>0</vt:i4>
      </vt:variant>
      <vt:variant>
        <vt:i4>5</vt:i4>
      </vt:variant>
      <vt:variant>
        <vt:lpwstr/>
      </vt:variant>
      <vt:variant>
        <vt:lpwstr>_Toc329528926</vt:lpwstr>
      </vt:variant>
      <vt:variant>
        <vt:i4>1703985</vt:i4>
      </vt:variant>
      <vt:variant>
        <vt:i4>1748</vt:i4>
      </vt:variant>
      <vt:variant>
        <vt:i4>0</vt:i4>
      </vt:variant>
      <vt:variant>
        <vt:i4>5</vt:i4>
      </vt:variant>
      <vt:variant>
        <vt:lpwstr/>
      </vt:variant>
      <vt:variant>
        <vt:lpwstr>_Toc329528925</vt:lpwstr>
      </vt:variant>
      <vt:variant>
        <vt:i4>1703985</vt:i4>
      </vt:variant>
      <vt:variant>
        <vt:i4>1742</vt:i4>
      </vt:variant>
      <vt:variant>
        <vt:i4>0</vt:i4>
      </vt:variant>
      <vt:variant>
        <vt:i4>5</vt:i4>
      </vt:variant>
      <vt:variant>
        <vt:lpwstr/>
      </vt:variant>
      <vt:variant>
        <vt:lpwstr>_Toc329528923</vt:lpwstr>
      </vt:variant>
      <vt:variant>
        <vt:i4>1703985</vt:i4>
      </vt:variant>
      <vt:variant>
        <vt:i4>1736</vt:i4>
      </vt:variant>
      <vt:variant>
        <vt:i4>0</vt:i4>
      </vt:variant>
      <vt:variant>
        <vt:i4>5</vt:i4>
      </vt:variant>
      <vt:variant>
        <vt:lpwstr/>
      </vt:variant>
      <vt:variant>
        <vt:lpwstr>_Toc329528922</vt:lpwstr>
      </vt:variant>
      <vt:variant>
        <vt:i4>1703985</vt:i4>
      </vt:variant>
      <vt:variant>
        <vt:i4>1730</vt:i4>
      </vt:variant>
      <vt:variant>
        <vt:i4>0</vt:i4>
      </vt:variant>
      <vt:variant>
        <vt:i4>5</vt:i4>
      </vt:variant>
      <vt:variant>
        <vt:lpwstr/>
      </vt:variant>
      <vt:variant>
        <vt:lpwstr>_Toc329528921</vt:lpwstr>
      </vt:variant>
      <vt:variant>
        <vt:i4>1703985</vt:i4>
      </vt:variant>
      <vt:variant>
        <vt:i4>1724</vt:i4>
      </vt:variant>
      <vt:variant>
        <vt:i4>0</vt:i4>
      </vt:variant>
      <vt:variant>
        <vt:i4>5</vt:i4>
      </vt:variant>
      <vt:variant>
        <vt:lpwstr/>
      </vt:variant>
      <vt:variant>
        <vt:lpwstr>_Toc329528920</vt:lpwstr>
      </vt:variant>
      <vt:variant>
        <vt:i4>1638449</vt:i4>
      </vt:variant>
      <vt:variant>
        <vt:i4>1718</vt:i4>
      </vt:variant>
      <vt:variant>
        <vt:i4>0</vt:i4>
      </vt:variant>
      <vt:variant>
        <vt:i4>5</vt:i4>
      </vt:variant>
      <vt:variant>
        <vt:lpwstr/>
      </vt:variant>
      <vt:variant>
        <vt:lpwstr>_Toc329528919</vt:lpwstr>
      </vt:variant>
      <vt:variant>
        <vt:i4>1638449</vt:i4>
      </vt:variant>
      <vt:variant>
        <vt:i4>1712</vt:i4>
      </vt:variant>
      <vt:variant>
        <vt:i4>0</vt:i4>
      </vt:variant>
      <vt:variant>
        <vt:i4>5</vt:i4>
      </vt:variant>
      <vt:variant>
        <vt:lpwstr/>
      </vt:variant>
      <vt:variant>
        <vt:lpwstr>_Toc329528918</vt:lpwstr>
      </vt:variant>
      <vt:variant>
        <vt:i4>1638449</vt:i4>
      </vt:variant>
      <vt:variant>
        <vt:i4>1706</vt:i4>
      </vt:variant>
      <vt:variant>
        <vt:i4>0</vt:i4>
      </vt:variant>
      <vt:variant>
        <vt:i4>5</vt:i4>
      </vt:variant>
      <vt:variant>
        <vt:lpwstr/>
      </vt:variant>
      <vt:variant>
        <vt:lpwstr>_Toc329528917</vt:lpwstr>
      </vt:variant>
      <vt:variant>
        <vt:i4>1638449</vt:i4>
      </vt:variant>
      <vt:variant>
        <vt:i4>1700</vt:i4>
      </vt:variant>
      <vt:variant>
        <vt:i4>0</vt:i4>
      </vt:variant>
      <vt:variant>
        <vt:i4>5</vt:i4>
      </vt:variant>
      <vt:variant>
        <vt:lpwstr/>
      </vt:variant>
      <vt:variant>
        <vt:lpwstr>_Toc329528916</vt:lpwstr>
      </vt:variant>
      <vt:variant>
        <vt:i4>1638449</vt:i4>
      </vt:variant>
      <vt:variant>
        <vt:i4>1694</vt:i4>
      </vt:variant>
      <vt:variant>
        <vt:i4>0</vt:i4>
      </vt:variant>
      <vt:variant>
        <vt:i4>5</vt:i4>
      </vt:variant>
      <vt:variant>
        <vt:lpwstr/>
      </vt:variant>
      <vt:variant>
        <vt:lpwstr>_Toc329528915</vt:lpwstr>
      </vt:variant>
      <vt:variant>
        <vt:i4>1638449</vt:i4>
      </vt:variant>
      <vt:variant>
        <vt:i4>1688</vt:i4>
      </vt:variant>
      <vt:variant>
        <vt:i4>0</vt:i4>
      </vt:variant>
      <vt:variant>
        <vt:i4>5</vt:i4>
      </vt:variant>
      <vt:variant>
        <vt:lpwstr/>
      </vt:variant>
      <vt:variant>
        <vt:lpwstr>_Toc329528914</vt:lpwstr>
      </vt:variant>
      <vt:variant>
        <vt:i4>1638449</vt:i4>
      </vt:variant>
      <vt:variant>
        <vt:i4>1682</vt:i4>
      </vt:variant>
      <vt:variant>
        <vt:i4>0</vt:i4>
      </vt:variant>
      <vt:variant>
        <vt:i4>5</vt:i4>
      </vt:variant>
      <vt:variant>
        <vt:lpwstr/>
      </vt:variant>
      <vt:variant>
        <vt:lpwstr>_Toc329528913</vt:lpwstr>
      </vt:variant>
      <vt:variant>
        <vt:i4>1638449</vt:i4>
      </vt:variant>
      <vt:variant>
        <vt:i4>1676</vt:i4>
      </vt:variant>
      <vt:variant>
        <vt:i4>0</vt:i4>
      </vt:variant>
      <vt:variant>
        <vt:i4>5</vt:i4>
      </vt:variant>
      <vt:variant>
        <vt:lpwstr/>
      </vt:variant>
      <vt:variant>
        <vt:lpwstr>_Toc329528912</vt:lpwstr>
      </vt:variant>
      <vt:variant>
        <vt:i4>1638449</vt:i4>
      </vt:variant>
      <vt:variant>
        <vt:i4>1670</vt:i4>
      </vt:variant>
      <vt:variant>
        <vt:i4>0</vt:i4>
      </vt:variant>
      <vt:variant>
        <vt:i4>5</vt:i4>
      </vt:variant>
      <vt:variant>
        <vt:lpwstr/>
      </vt:variant>
      <vt:variant>
        <vt:lpwstr>_Toc329528911</vt:lpwstr>
      </vt:variant>
      <vt:variant>
        <vt:i4>1638449</vt:i4>
      </vt:variant>
      <vt:variant>
        <vt:i4>1664</vt:i4>
      </vt:variant>
      <vt:variant>
        <vt:i4>0</vt:i4>
      </vt:variant>
      <vt:variant>
        <vt:i4>5</vt:i4>
      </vt:variant>
      <vt:variant>
        <vt:lpwstr/>
      </vt:variant>
      <vt:variant>
        <vt:lpwstr>_Toc329528910</vt:lpwstr>
      </vt:variant>
      <vt:variant>
        <vt:i4>1572913</vt:i4>
      </vt:variant>
      <vt:variant>
        <vt:i4>1658</vt:i4>
      </vt:variant>
      <vt:variant>
        <vt:i4>0</vt:i4>
      </vt:variant>
      <vt:variant>
        <vt:i4>5</vt:i4>
      </vt:variant>
      <vt:variant>
        <vt:lpwstr/>
      </vt:variant>
      <vt:variant>
        <vt:lpwstr>_Toc329528909</vt:lpwstr>
      </vt:variant>
      <vt:variant>
        <vt:i4>1572913</vt:i4>
      </vt:variant>
      <vt:variant>
        <vt:i4>1652</vt:i4>
      </vt:variant>
      <vt:variant>
        <vt:i4>0</vt:i4>
      </vt:variant>
      <vt:variant>
        <vt:i4>5</vt:i4>
      </vt:variant>
      <vt:variant>
        <vt:lpwstr/>
      </vt:variant>
      <vt:variant>
        <vt:lpwstr>_Toc329528908</vt:lpwstr>
      </vt:variant>
      <vt:variant>
        <vt:i4>1572913</vt:i4>
      </vt:variant>
      <vt:variant>
        <vt:i4>1646</vt:i4>
      </vt:variant>
      <vt:variant>
        <vt:i4>0</vt:i4>
      </vt:variant>
      <vt:variant>
        <vt:i4>5</vt:i4>
      </vt:variant>
      <vt:variant>
        <vt:lpwstr/>
      </vt:variant>
      <vt:variant>
        <vt:lpwstr>_Toc329528907</vt:lpwstr>
      </vt:variant>
      <vt:variant>
        <vt:i4>1572913</vt:i4>
      </vt:variant>
      <vt:variant>
        <vt:i4>1640</vt:i4>
      </vt:variant>
      <vt:variant>
        <vt:i4>0</vt:i4>
      </vt:variant>
      <vt:variant>
        <vt:i4>5</vt:i4>
      </vt:variant>
      <vt:variant>
        <vt:lpwstr/>
      </vt:variant>
      <vt:variant>
        <vt:lpwstr>_Toc329528906</vt:lpwstr>
      </vt:variant>
      <vt:variant>
        <vt:i4>1572913</vt:i4>
      </vt:variant>
      <vt:variant>
        <vt:i4>1634</vt:i4>
      </vt:variant>
      <vt:variant>
        <vt:i4>0</vt:i4>
      </vt:variant>
      <vt:variant>
        <vt:i4>5</vt:i4>
      </vt:variant>
      <vt:variant>
        <vt:lpwstr/>
      </vt:variant>
      <vt:variant>
        <vt:lpwstr>_Toc329528905</vt:lpwstr>
      </vt:variant>
      <vt:variant>
        <vt:i4>1572913</vt:i4>
      </vt:variant>
      <vt:variant>
        <vt:i4>1628</vt:i4>
      </vt:variant>
      <vt:variant>
        <vt:i4>0</vt:i4>
      </vt:variant>
      <vt:variant>
        <vt:i4>5</vt:i4>
      </vt:variant>
      <vt:variant>
        <vt:lpwstr/>
      </vt:variant>
      <vt:variant>
        <vt:lpwstr>_Toc329528904</vt:lpwstr>
      </vt:variant>
      <vt:variant>
        <vt:i4>1572913</vt:i4>
      </vt:variant>
      <vt:variant>
        <vt:i4>1622</vt:i4>
      </vt:variant>
      <vt:variant>
        <vt:i4>0</vt:i4>
      </vt:variant>
      <vt:variant>
        <vt:i4>5</vt:i4>
      </vt:variant>
      <vt:variant>
        <vt:lpwstr/>
      </vt:variant>
      <vt:variant>
        <vt:lpwstr>_Toc329528903</vt:lpwstr>
      </vt:variant>
      <vt:variant>
        <vt:i4>1572913</vt:i4>
      </vt:variant>
      <vt:variant>
        <vt:i4>1616</vt:i4>
      </vt:variant>
      <vt:variant>
        <vt:i4>0</vt:i4>
      </vt:variant>
      <vt:variant>
        <vt:i4>5</vt:i4>
      </vt:variant>
      <vt:variant>
        <vt:lpwstr/>
      </vt:variant>
      <vt:variant>
        <vt:lpwstr>_Toc329528902</vt:lpwstr>
      </vt:variant>
      <vt:variant>
        <vt:i4>1572913</vt:i4>
      </vt:variant>
      <vt:variant>
        <vt:i4>1610</vt:i4>
      </vt:variant>
      <vt:variant>
        <vt:i4>0</vt:i4>
      </vt:variant>
      <vt:variant>
        <vt:i4>5</vt:i4>
      </vt:variant>
      <vt:variant>
        <vt:lpwstr/>
      </vt:variant>
      <vt:variant>
        <vt:lpwstr>_Toc329528901</vt:lpwstr>
      </vt:variant>
      <vt:variant>
        <vt:i4>1572913</vt:i4>
      </vt:variant>
      <vt:variant>
        <vt:i4>1604</vt:i4>
      </vt:variant>
      <vt:variant>
        <vt:i4>0</vt:i4>
      </vt:variant>
      <vt:variant>
        <vt:i4>5</vt:i4>
      </vt:variant>
      <vt:variant>
        <vt:lpwstr/>
      </vt:variant>
      <vt:variant>
        <vt:lpwstr>_Toc329528900</vt:lpwstr>
      </vt:variant>
      <vt:variant>
        <vt:i4>1114160</vt:i4>
      </vt:variant>
      <vt:variant>
        <vt:i4>1598</vt:i4>
      </vt:variant>
      <vt:variant>
        <vt:i4>0</vt:i4>
      </vt:variant>
      <vt:variant>
        <vt:i4>5</vt:i4>
      </vt:variant>
      <vt:variant>
        <vt:lpwstr/>
      </vt:variant>
      <vt:variant>
        <vt:lpwstr>_Toc329528899</vt:lpwstr>
      </vt:variant>
      <vt:variant>
        <vt:i4>1114160</vt:i4>
      </vt:variant>
      <vt:variant>
        <vt:i4>1592</vt:i4>
      </vt:variant>
      <vt:variant>
        <vt:i4>0</vt:i4>
      </vt:variant>
      <vt:variant>
        <vt:i4>5</vt:i4>
      </vt:variant>
      <vt:variant>
        <vt:lpwstr/>
      </vt:variant>
      <vt:variant>
        <vt:lpwstr>_Toc329528898</vt:lpwstr>
      </vt:variant>
      <vt:variant>
        <vt:i4>1114160</vt:i4>
      </vt:variant>
      <vt:variant>
        <vt:i4>1586</vt:i4>
      </vt:variant>
      <vt:variant>
        <vt:i4>0</vt:i4>
      </vt:variant>
      <vt:variant>
        <vt:i4>5</vt:i4>
      </vt:variant>
      <vt:variant>
        <vt:lpwstr/>
      </vt:variant>
      <vt:variant>
        <vt:lpwstr>_Toc329528897</vt:lpwstr>
      </vt:variant>
      <vt:variant>
        <vt:i4>1114160</vt:i4>
      </vt:variant>
      <vt:variant>
        <vt:i4>1580</vt:i4>
      </vt:variant>
      <vt:variant>
        <vt:i4>0</vt:i4>
      </vt:variant>
      <vt:variant>
        <vt:i4>5</vt:i4>
      </vt:variant>
      <vt:variant>
        <vt:lpwstr/>
      </vt:variant>
      <vt:variant>
        <vt:lpwstr>_Toc329528896</vt:lpwstr>
      </vt:variant>
      <vt:variant>
        <vt:i4>1114160</vt:i4>
      </vt:variant>
      <vt:variant>
        <vt:i4>1574</vt:i4>
      </vt:variant>
      <vt:variant>
        <vt:i4>0</vt:i4>
      </vt:variant>
      <vt:variant>
        <vt:i4>5</vt:i4>
      </vt:variant>
      <vt:variant>
        <vt:lpwstr/>
      </vt:variant>
      <vt:variant>
        <vt:lpwstr>_Toc329528895</vt:lpwstr>
      </vt:variant>
      <vt:variant>
        <vt:i4>1114160</vt:i4>
      </vt:variant>
      <vt:variant>
        <vt:i4>1568</vt:i4>
      </vt:variant>
      <vt:variant>
        <vt:i4>0</vt:i4>
      </vt:variant>
      <vt:variant>
        <vt:i4>5</vt:i4>
      </vt:variant>
      <vt:variant>
        <vt:lpwstr/>
      </vt:variant>
      <vt:variant>
        <vt:lpwstr>_Toc329528894</vt:lpwstr>
      </vt:variant>
      <vt:variant>
        <vt:i4>1114160</vt:i4>
      </vt:variant>
      <vt:variant>
        <vt:i4>1562</vt:i4>
      </vt:variant>
      <vt:variant>
        <vt:i4>0</vt:i4>
      </vt:variant>
      <vt:variant>
        <vt:i4>5</vt:i4>
      </vt:variant>
      <vt:variant>
        <vt:lpwstr/>
      </vt:variant>
      <vt:variant>
        <vt:lpwstr>_Toc329528893</vt:lpwstr>
      </vt:variant>
      <vt:variant>
        <vt:i4>1114160</vt:i4>
      </vt:variant>
      <vt:variant>
        <vt:i4>1556</vt:i4>
      </vt:variant>
      <vt:variant>
        <vt:i4>0</vt:i4>
      </vt:variant>
      <vt:variant>
        <vt:i4>5</vt:i4>
      </vt:variant>
      <vt:variant>
        <vt:lpwstr/>
      </vt:variant>
      <vt:variant>
        <vt:lpwstr>_Toc329528892</vt:lpwstr>
      </vt:variant>
      <vt:variant>
        <vt:i4>1114160</vt:i4>
      </vt:variant>
      <vt:variant>
        <vt:i4>1550</vt:i4>
      </vt:variant>
      <vt:variant>
        <vt:i4>0</vt:i4>
      </vt:variant>
      <vt:variant>
        <vt:i4>5</vt:i4>
      </vt:variant>
      <vt:variant>
        <vt:lpwstr/>
      </vt:variant>
      <vt:variant>
        <vt:lpwstr>_Toc329528891</vt:lpwstr>
      </vt:variant>
      <vt:variant>
        <vt:i4>1114160</vt:i4>
      </vt:variant>
      <vt:variant>
        <vt:i4>1544</vt:i4>
      </vt:variant>
      <vt:variant>
        <vt:i4>0</vt:i4>
      </vt:variant>
      <vt:variant>
        <vt:i4>5</vt:i4>
      </vt:variant>
      <vt:variant>
        <vt:lpwstr/>
      </vt:variant>
      <vt:variant>
        <vt:lpwstr>_Toc329528890</vt:lpwstr>
      </vt:variant>
      <vt:variant>
        <vt:i4>1048624</vt:i4>
      </vt:variant>
      <vt:variant>
        <vt:i4>1538</vt:i4>
      </vt:variant>
      <vt:variant>
        <vt:i4>0</vt:i4>
      </vt:variant>
      <vt:variant>
        <vt:i4>5</vt:i4>
      </vt:variant>
      <vt:variant>
        <vt:lpwstr/>
      </vt:variant>
      <vt:variant>
        <vt:lpwstr>_Toc329528889</vt:lpwstr>
      </vt:variant>
      <vt:variant>
        <vt:i4>1048624</vt:i4>
      </vt:variant>
      <vt:variant>
        <vt:i4>1532</vt:i4>
      </vt:variant>
      <vt:variant>
        <vt:i4>0</vt:i4>
      </vt:variant>
      <vt:variant>
        <vt:i4>5</vt:i4>
      </vt:variant>
      <vt:variant>
        <vt:lpwstr/>
      </vt:variant>
      <vt:variant>
        <vt:lpwstr>_Toc329528888</vt:lpwstr>
      </vt:variant>
      <vt:variant>
        <vt:i4>1048624</vt:i4>
      </vt:variant>
      <vt:variant>
        <vt:i4>1526</vt:i4>
      </vt:variant>
      <vt:variant>
        <vt:i4>0</vt:i4>
      </vt:variant>
      <vt:variant>
        <vt:i4>5</vt:i4>
      </vt:variant>
      <vt:variant>
        <vt:lpwstr/>
      </vt:variant>
      <vt:variant>
        <vt:lpwstr>_Toc329528887</vt:lpwstr>
      </vt:variant>
      <vt:variant>
        <vt:i4>1048624</vt:i4>
      </vt:variant>
      <vt:variant>
        <vt:i4>1520</vt:i4>
      </vt:variant>
      <vt:variant>
        <vt:i4>0</vt:i4>
      </vt:variant>
      <vt:variant>
        <vt:i4>5</vt:i4>
      </vt:variant>
      <vt:variant>
        <vt:lpwstr/>
      </vt:variant>
      <vt:variant>
        <vt:lpwstr>_Toc329528886</vt:lpwstr>
      </vt:variant>
      <vt:variant>
        <vt:i4>1048624</vt:i4>
      </vt:variant>
      <vt:variant>
        <vt:i4>1514</vt:i4>
      </vt:variant>
      <vt:variant>
        <vt:i4>0</vt:i4>
      </vt:variant>
      <vt:variant>
        <vt:i4>5</vt:i4>
      </vt:variant>
      <vt:variant>
        <vt:lpwstr/>
      </vt:variant>
      <vt:variant>
        <vt:lpwstr>_Toc329528885</vt:lpwstr>
      </vt:variant>
      <vt:variant>
        <vt:i4>1048624</vt:i4>
      </vt:variant>
      <vt:variant>
        <vt:i4>1508</vt:i4>
      </vt:variant>
      <vt:variant>
        <vt:i4>0</vt:i4>
      </vt:variant>
      <vt:variant>
        <vt:i4>5</vt:i4>
      </vt:variant>
      <vt:variant>
        <vt:lpwstr/>
      </vt:variant>
      <vt:variant>
        <vt:lpwstr>_Toc329528884</vt:lpwstr>
      </vt:variant>
      <vt:variant>
        <vt:i4>1048624</vt:i4>
      </vt:variant>
      <vt:variant>
        <vt:i4>1502</vt:i4>
      </vt:variant>
      <vt:variant>
        <vt:i4>0</vt:i4>
      </vt:variant>
      <vt:variant>
        <vt:i4>5</vt:i4>
      </vt:variant>
      <vt:variant>
        <vt:lpwstr/>
      </vt:variant>
      <vt:variant>
        <vt:lpwstr>_Toc329528883</vt:lpwstr>
      </vt:variant>
      <vt:variant>
        <vt:i4>1048624</vt:i4>
      </vt:variant>
      <vt:variant>
        <vt:i4>1496</vt:i4>
      </vt:variant>
      <vt:variant>
        <vt:i4>0</vt:i4>
      </vt:variant>
      <vt:variant>
        <vt:i4>5</vt:i4>
      </vt:variant>
      <vt:variant>
        <vt:lpwstr/>
      </vt:variant>
      <vt:variant>
        <vt:lpwstr>_Toc329528882</vt:lpwstr>
      </vt:variant>
      <vt:variant>
        <vt:i4>1048624</vt:i4>
      </vt:variant>
      <vt:variant>
        <vt:i4>1490</vt:i4>
      </vt:variant>
      <vt:variant>
        <vt:i4>0</vt:i4>
      </vt:variant>
      <vt:variant>
        <vt:i4>5</vt:i4>
      </vt:variant>
      <vt:variant>
        <vt:lpwstr/>
      </vt:variant>
      <vt:variant>
        <vt:lpwstr>_Toc329528881</vt:lpwstr>
      </vt:variant>
      <vt:variant>
        <vt:i4>1048624</vt:i4>
      </vt:variant>
      <vt:variant>
        <vt:i4>1484</vt:i4>
      </vt:variant>
      <vt:variant>
        <vt:i4>0</vt:i4>
      </vt:variant>
      <vt:variant>
        <vt:i4>5</vt:i4>
      </vt:variant>
      <vt:variant>
        <vt:lpwstr/>
      </vt:variant>
      <vt:variant>
        <vt:lpwstr>_Toc329528880</vt:lpwstr>
      </vt:variant>
      <vt:variant>
        <vt:i4>2031664</vt:i4>
      </vt:variant>
      <vt:variant>
        <vt:i4>1478</vt:i4>
      </vt:variant>
      <vt:variant>
        <vt:i4>0</vt:i4>
      </vt:variant>
      <vt:variant>
        <vt:i4>5</vt:i4>
      </vt:variant>
      <vt:variant>
        <vt:lpwstr/>
      </vt:variant>
      <vt:variant>
        <vt:lpwstr>_Toc329528879</vt:lpwstr>
      </vt:variant>
      <vt:variant>
        <vt:i4>2031664</vt:i4>
      </vt:variant>
      <vt:variant>
        <vt:i4>1472</vt:i4>
      </vt:variant>
      <vt:variant>
        <vt:i4>0</vt:i4>
      </vt:variant>
      <vt:variant>
        <vt:i4>5</vt:i4>
      </vt:variant>
      <vt:variant>
        <vt:lpwstr/>
      </vt:variant>
      <vt:variant>
        <vt:lpwstr>_Toc329528878</vt:lpwstr>
      </vt:variant>
      <vt:variant>
        <vt:i4>2031664</vt:i4>
      </vt:variant>
      <vt:variant>
        <vt:i4>1466</vt:i4>
      </vt:variant>
      <vt:variant>
        <vt:i4>0</vt:i4>
      </vt:variant>
      <vt:variant>
        <vt:i4>5</vt:i4>
      </vt:variant>
      <vt:variant>
        <vt:lpwstr/>
      </vt:variant>
      <vt:variant>
        <vt:lpwstr>_Toc329528877</vt:lpwstr>
      </vt:variant>
      <vt:variant>
        <vt:i4>2031664</vt:i4>
      </vt:variant>
      <vt:variant>
        <vt:i4>1460</vt:i4>
      </vt:variant>
      <vt:variant>
        <vt:i4>0</vt:i4>
      </vt:variant>
      <vt:variant>
        <vt:i4>5</vt:i4>
      </vt:variant>
      <vt:variant>
        <vt:lpwstr/>
      </vt:variant>
      <vt:variant>
        <vt:lpwstr>_Toc329528876</vt:lpwstr>
      </vt:variant>
      <vt:variant>
        <vt:i4>2031664</vt:i4>
      </vt:variant>
      <vt:variant>
        <vt:i4>1454</vt:i4>
      </vt:variant>
      <vt:variant>
        <vt:i4>0</vt:i4>
      </vt:variant>
      <vt:variant>
        <vt:i4>5</vt:i4>
      </vt:variant>
      <vt:variant>
        <vt:lpwstr/>
      </vt:variant>
      <vt:variant>
        <vt:lpwstr>_Toc329528875</vt:lpwstr>
      </vt:variant>
      <vt:variant>
        <vt:i4>2031664</vt:i4>
      </vt:variant>
      <vt:variant>
        <vt:i4>1448</vt:i4>
      </vt:variant>
      <vt:variant>
        <vt:i4>0</vt:i4>
      </vt:variant>
      <vt:variant>
        <vt:i4>5</vt:i4>
      </vt:variant>
      <vt:variant>
        <vt:lpwstr/>
      </vt:variant>
      <vt:variant>
        <vt:lpwstr>_Toc329528874</vt:lpwstr>
      </vt:variant>
      <vt:variant>
        <vt:i4>2031664</vt:i4>
      </vt:variant>
      <vt:variant>
        <vt:i4>1442</vt:i4>
      </vt:variant>
      <vt:variant>
        <vt:i4>0</vt:i4>
      </vt:variant>
      <vt:variant>
        <vt:i4>5</vt:i4>
      </vt:variant>
      <vt:variant>
        <vt:lpwstr/>
      </vt:variant>
      <vt:variant>
        <vt:lpwstr>_Toc329528873</vt:lpwstr>
      </vt:variant>
      <vt:variant>
        <vt:i4>2031664</vt:i4>
      </vt:variant>
      <vt:variant>
        <vt:i4>1436</vt:i4>
      </vt:variant>
      <vt:variant>
        <vt:i4>0</vt:i4>
      </vt:variant>
      <vt:variant>
        <vt:i4>5</vt:i4>
      </vt:variant>
      <vt:variant>
        <vt:lpwstr/>
      </vt:variant>
      <vt:variant>
        <vt:lpwstr>_Toc329528872</vt:lpwstr>
      </vt:variant>
      <vt:variant>
        <vt:i4>2031664</vt:i4>
      </vt:variant>
      <vt:variant>
        <vt:i4>1430</vt:i4>
      </vt:variant>
      <vt:variant>
        <vt:i4>0</vt:i4>
      </vt:variant>
      <vt:variant>
        <vt:i4>5</vt:i4>
      </vt:variant>
      <vt:variant>
        <vt:lpwstr/>
      </vt:variant>
      <vt:variant>
        <vt:lpwstr>_Toc329528871</vt:lpwstr>
      </vt:variant>
      <vt:variant>
        <vt:i4>2031664</vt:i4>
      </vt:variant>
      <vt:variant>
        <vt:i4>1424</vt:i4>
      </vt:variant>
      <vt:variant>
        <vt:i4>0</vt:i4>
      </vt:variant>
      <vt:variant>
        <vt:i4>5</vt:i4>
      </vt:variant>
      <vt:variant>
        <vt:lpwstr/>
      </vt:variant>
      <vt:variant>
        <vt:lpwstr>_Toc329528870</vt:lpwstr>
      </vt:variant>
      <vt:variant>
        <vt:i4>1966128</vt:i4>
      </vt:variant>
      <vt:variant>
        <vt:i4>1418</vt:i4>
      </vt:variant>
      <vt:variant>
        <vt:i4>0</vt:i4>
      </vt:variant>
      <vt:variant>
        <vt:i4>5</vt:i4>
      </vt:variant>
      <vt:variant>
        <vt:lpwstr/>
      </vt:variant>
      <vt:variant>
        <vt:lpwstr>_Toc329528869</vt:lpwstr>
      </vt:variant>
      <vt:variant>
        <vt:i4>1966128</vt:i4>
      </vt:variant>
      <vt:variant>
        <vt:i4>1412</vt:i4>
      </vt:variant>
      <vt:variant>
        <vt:i4>0</vt:i4>
      </vt:variant>
      <vt:variant>
        <vt:i4>5</vt:i4>
      </vt:variant>
      <vt:variant>
        <vt:lpwstr/>
      </vt:variant>
      <vt:variant>
        <vt:lpwstr>_Toc329528868</vt:lpwstr>
      </vt:variant>
      <vt:variant>
        <vt:i4>1966128</vt:i4>
      </vt:variant>
      <vt:variant>
        <vt:i4>1406</vt:i4>
      </vt:variant>
      <vt:variant>
        <vt:i4>0</vt:i4>
      </vt:variant>
      <vt:variant>
        <vt:i4>5</vt:i4>
      </vt:variant>
      <vt:variant>
        <vt:lpwstr/>
      </vt:variant>
      <vt:variant>
        <vt:lpwstr>_Toc329528867</vt:lpwstr>
      </vt:variant>
      <vt:variant>
        <vt:i4>1966128</vt:i4>
      </vt:variant>
      <vt:variant>
        <vt:i4>1400</vt:i4>
      </vt:variant>
      <vt:variant>
        <vt:i4>0</vt:i4>
      </vt:variant>
      <vt:variant>
        <vt:i4>5</vt:i4>
      </vt:variant>
      <vt:variant>
        <vt:lpwstr/>
      </vt:variant>
      <vt:variant>
        <vt:lpwstr>_Toc329528866</vt:lpwstr>
      </vt:variant>
      <vt:variant>
        <vt:i4>1966128</vt:i4>
      </vt:variant>
      <vt:variant>
        <vt:i4>1394</vt:i4>
      </vt:variant>
      <vt:variant>
        <vt:i4>0</vt:i4>
      </vt:variant>
      <vt:variant>
        <vt:i4>5</vt:i4>
      </vt:variant>
      <vt:variant>
        <vt:lpwstr/>
      </vt:variant>
      <vt:variant>
        <vt:lpwstr>_Toc329528865</vt:lpwstr>
      </vt:variant>
      <vt:variant>
        <vt:i4>1966128</vt:i4>
      </vt:variant>
      <vt:variant>
        <vt:i4>1388</vt:i4>
      </vt:variant>
      <vt:variant>
        <vt:i4>0</vt:i4>
      </vt:variant>
      <vt:variant>
        <vt:i4>5</vt:i4>
      </vt:variant>
      <vt:variant>
        <vt:lpwstr/>
      </vt:variant>
      <vt:variant>
        <vt:lpwstr>_Toc329528864</vt:lpwstr>
      </vt:variant>
      <vt:variant>
        <vt:i4>1966128</vt:i4>
      </vt:variant>
      <vt:variant>
        <vt:i4>1382</vt:i4>
      </vt:variant>
      <vt:variant>
        <vt:i4>0</vt:i4>
      </vt:variant>
      <vt:variant>
        <vt:i4>5</vt:i4>
      </vt:variant>
      <vt:variant>
        <vt:lpwstr/>
      </vt:variant>
      <vt:variant>
        <vt:lpwstr>_Toc329528863</vt:lpwstr>
      </vt:variant>
      <vt:variant>
        <vt:i4>1966128</vt:i4>
      </vt:variant>
      <vt:variant>
        <vt:i4>1376</vt:i4>
      </vt:variant>
      <vt:variant>
        <vt:i4>0</vt:i4>
      </vt:variant>
      <vt:variant>
        <vt:i4>5</vt:i4>
      </vt:variant>
      <vt:variant>
        <vt:lpwstr/>
      </vt:variant>
      <vt:variant>
        <vt:lpwstr>_Toc329528862</vt:lpwstr>
      </vt:variant>
      <vt:variant>
        <vt:i4>1966128</vt:i4>
      </vt:variant>
      <vt:variant>
        <vt:i4>1370</vt:i4>
      </vt:variant>
      <vt:variant>
        <vt:i4>0</vt:i4>
      </vt:variant>
      <vt:variant>
        <vt:i4>5</vt:i4>
      </vt:variant>
      <vt:variant>
        <vt:lpwstr/>
      </vt:variant>
      <vt:variant>
        <vt:lpwstr>_Toc329528861</vt:lpwstr>
      </vt:variant>
      <vt:variant>
        <vt:i4>1966128</vt:i4>
      </vt:variant>
      <vt:variant>
        <vt:i4>1364</vt:i4>
      </vt:variant>
      <vt:variant>
        <vt:i4>0</vt:i4>
      </vt:variant>
      <vt:variant>
        <vt:i4>5</vt:i4>
      </vt:variant>
      <vt:variant>
        <vt:lpwstr/>
      </vt:variant>
      <vt:variant>
        <vt:lpwstr>_Toc329528860</vt:lpwstr>
      </vt:variant>
      <vt:variant>
        <vt:i4>1900592</vt:i4>
      </vt:variant>
      <vt:variant>
        <vt:i4>1358</vt:i4>
      </vt:variant>
      <vt:variant>
        <vt:i4>0</vt:i4>
      </vt:variant>
      <vt:variant>
        <vt:i4>5</vt:i4>
      </vt:variant>
      <vt:variant>
        <vt:lpwstr/>
      </vt:variant>
      <vt:variant>
        <vt:lpwstr>_Toc329528859</vt:lpwstr>
      </vt:variant>
      <vt:variant>
        <vt:i4>1900592</vt:i4>
      </vt:variant>
      <vt:variant>
        <vt:i4>1352</vt:i4>
      </vt:variant>
      <vt:variant>
        <vt:i4>0</vt:i4>
      </vt:variant>
      <vt:variant>
        <vt:i4>5</vt:i4>
      </vt:variant>
      <vt:variant>
        <vt:lpwstr/>
      </vt:variant>
      <vt:variant>
        <vt:lpwstr>_Toc329528858</vt:lpwstr>
      </vt:variant>
      <vt:variant>
        <vt:i4>1900592</vt:i4>
      </vt:variant>
      <vt:variant>
        <vt:i4>1346</vt:i4>
      </vt:variant>
      <vt:variant>
        <vt:i4>0</vt:i4>
      </vt:variant>
      <vt:variant>
        <vt:i4>5</vt:i4>
      </vt:variant>
      <vt:variant>
        <vt:lpwstr/>
      </vt:variant>
      <vt:variant>
        <vt:lpwstr>_Toc329528857</vt:lpwstr>
      </vt:variant>
      <vt:variant>
        <vt:i4>1900592</vt:i4>
      </vt:variant>
      <vt:variant>
        <vt:i4>1340</vt:i4>
      </vt:variant>
      <vt:variant>
        <vt:i4>0</vt:i4>
      </vt:variant>
      <vt:variant>
        <vt:i4>5</vt:i4>
      </vt:variant>
      <vt:variant>
        <vt:lpwstr/>
      </vt:variant>
      <vt:variant>
        <vt:lpwstr>_Toc329528856</vt:lpwstr>
      </vt:variant>
      <vt:variant>
        <vt:i4>1900592</vt:i4>
      </vt:variant>
      <vt:variant>
        <vt:i4>1334</vt:i4>
      </vt:variant>
      <vt:variant>
        <vt:i4>0</vt:i4>
      </vt:variant>
      <vt:variant>
        <vt:i4>5</vt:i4>
      </vt:variant>
      <vt:variant>
        <vt:lpwstr/>
      </vt:variant>
      <vt:variant>
        <vt:lpwstr>_Toc329528855</vt:lpwstr>
      </vt:variant>
      <vt:variant>
        <vt:i4>1900592</vt:i4>
      </vt:variant>
      <vt:variant>
        <vt:i4>1328</vt:i4>
      </vt:variant>
      <vt:variant>
        <vt:i4>0</vt:i4>
      </vt:variant>
      <vt:variant>
        <vt:i4>5</vt:i4>
      </vt:variant>
      <vt:variant>
        <vt:lpwstr/>
      </vt:variant>
      <vt:variant>
        <vt:lpwstr>_Toc329528854</vt:lpwstr>
      </vt:variant>
      <vt:variant>
        <vt:i4>1900592</vt:i4>
      </vt:variant>
      <vt:variant>
        <vt:i4>1322</vt:i4>
      </vt:variant>
      <vt:variant>
        <vt:i4>0</vt:i4>
      </vt:variant>
      <vt:variant>
        <vt:i4>5</vt:i4>
      </vt:variant>
      <vt:variant>
        <vt:lpwstr/>
      </vt:variant>
      <vt:variant>
        <vt:lpwstr>_Toc329528853</vt:lpwstr>
      </vt:variant>
      <vt:variant>
        <vt:i4>1900592</vt:i4>
      </vt:variant>
      <vt:variant>
        <vt:i4>1316</vt:i4>
      </vt:variant>
      <vt:variant>
        <vt:i4>0</vt:i4>
      </vt:variant>
      <vt:variant>
        <vt:i4>5</vt:i4>
      </vt:variant>
      <vt:variant>
        <vt:lpwstr/>
      </vt:variant>
      <vt:variant>
        <vt:lpwstr>_Toc329528852</vt:lpwstr>
      </vt:variant>
      <vt:variant>
        <vt:i4>1900592</vt:i4>
      </vt:variant>
      <vt:variant>
        <vt:i4>1310</vt:i4>
      </vt:variant>
      <vt:variant>
        <vt:i4>0</vt:i4>
      </vt:variant>
      <vt:variant>
        <vt:i4>5</vt:i4>
      </vt:variant>
      <vt:variant>
        <vt:lpwstr/>
      </vt:variant>
      <vt:variant>
        <vt:lpwstr>_Toc329528851</vt:lpwstr>
      </vt:variant>
      <vt:variant>
        <vt:i4>1900592</vt:i4>
      </vt:variant>
      <vt:variant>
        <vt:i4>1304</vt:i4>
      </vt:variant>
      <vt:variant>
        <vt:i4>0</vt:i4>
      </vt:variant>
      <vt:variant>
        <vt:i4>5</vt:i4>
      </vt:variant>
      <vt:variant>
        <vt:lpwstr/>
      </vt:variant>
      <vt:variant>
        <vt:lpwstr>_Toc329528850</vt:lpwstr>
      </vt:variant>
      <vt:variant>
        <vt:i4>1835056</vt:i4>
      </vt:variant>
      <vt:variant>
        <vt:i4>1298</vt:i4>
      </vt:variant>
      <vt:variant>
        <vt:i4>0</vt:i4>
      </vt:variant>
      <vt:variant>
        <vt:i4>5</vt:i4>
      </vt:variant>
      <vt:variant>
        <vt:lpwstr/>
      </vt:variant>
      <vt:variant>
        <vt:lpwstr>_Toc329528849</vt:lpwstr>
      </vt:variant>
      <vt:variant>
        <vt:i4>1835056</vt:i4>
      </vt:variant>
      <vt:variant>
        <vt:i4>1292</vt:i4>
      </vt:variant>
      <vt:variant>
        <vt:i4>0</vt:i4>
      </vt:variant>
      <vt:variant>
        <vt:i4>5</vt:i4>
      </vt:variant>
      <vt:variant>
        <vt:lpwstr/>
      </vt:variant>
      <vt:variant>
        <vt:lpwstr>_Toc329528848</vt:lpwstr>
      </vt:variant>
      <vt:variant>
        <vt:i4>1835056</vt:i4>
      </vt:variant>
      <vt:variant>
        <vt:i4>1286</vt:i4>
      </vt:variant>
      <vt:variant>
        <vt:i4>0</vt:i4>
      </vt:variant>
      <vt:variant>
        <vt:i4>5</vt:i4>
      </vt:variant>
      <vt:variant>
        <vt:lpwstr/>
      </vt:variant>
      <vt:variant>
        <vt:lpwstr>_Toc329528847</vt:lpwstr>
      </vt:variant>
      <vt:variant>
        <vt:i4>1835056</vt:i4>
      </vt:variant>
      <vt:variant>
        <vt:i4>1280</vt:i4>
      </vt:variant>
      <vt:variant>
        <vt:i4>0</vt:i4>
      </vt:variant>
      <vt:variant>
        <vt:i4>5</vt:i4>
      </vt:variant>
      <vt:variant>
        <vt:lpwstr/>
      </vt:variant>
      <vt:variant>
        <vt:lpwstr>_Toc329528846</vt:lpwstr>
      </vt:variant>
      <vt:variant>
        <vt:i4>1835056</vt:i4>
      </vt:variant>
      <vt:variant>
        <vt:i4>1274</vt:i4>
      </vt:variant>
      <vt:variant>
        <vt:i4>0</vt:i4>
      </vt:variant>
      <vt:variant>
        <vt:i4>5</vt:i4>
      </vt:variant>
      <vt:variant>
        <vt:lpwstr/>
      </vt:variant>
      <vt:variant>
        <vt:lpwstr>_Toc329528845</vt:lpwstr>
      </vt:variant>
      <vt:variant>
        <vt:i4>1835056</vt:i4>
      </vt:variant>
      <vt:variant>
        <vt:i4>1268</vt:i4>
      </vt:variant>
      <vt:variant>
        <vt:i4>0</vt:i4>
      </vt:variant>
      <vt:variant>
        <vt:i4>5</vt:i4>
      </vt:variant>
      <vt:variant>
        <vt:lpwstr/>
      </vt:variant>
      <vt:variant>
        <vt:lpwstr>_Toc329528844</vt:lpwstr>
      </vt:variant>
      <vt:variant>
        <vt:i4>1835056</vt:i4>
      </vt:variant>
      <vt:variant>
        <vt:i4>1262</vt:i4>
      </vt:variant>
      <vt:variant>
        <vt:i4>0</vt:i4>
      </vt:variant>
      <vt:variant>
        <vt:i4>5</vt:i4>
      </vt:variant>
      <vt:variant>
        <vt:lpwstr/>
      </vt:variant>
      <vt:variant>
        <vt:lpwstr>_Toc329528843</vt:lpwstr>
      </vt:variant>
      <vt:variant>
        <vt:i4>1835056</vt:i4>
      </vt:variant>
      <vt:variant>
        <vt:i4>1256</vt:i4>
      </vt:variant>
      <vt:variant>
        <vt:i4>0</vt:i4>
      </vt:variant>
      <vt:variant>
        <vt:i4>5</vt:i4>
      </vt:variant>
      <vt:variant>
        <vt:lpwstr/>
      </vt:variant>
      <vt:variant>
        <vt:lpwstr>_Toc329528842</vt:lpwstr>
      </vt:variant>
      <vt:variant>
        <vt:i4>1835056</vt:i4>
      </vt:variant>
      <vt:variant>
        <vt:i4>1250</vt:i4>
      </vt:variant>
      <vt:variant>
        <vt:i4>0</vt:i4>
      </vt:variant>
      <vt:variant>
        <vt:i4>5</vt:i4>
      </vt:variant>
      <vt:variant>
        <vt:lpwstr/>
      </vt:variant>
      <vt:variant>
        <vt:lpwstr>_Toc329528841</vt:lpwstr>
      </vt:variant>
      <vt:variant>
        <vt:i4>1835056</vt:i4>
      </vt:variant>
      <vt:variant>
        <vt:i4>1244</vt:i4>
      </vt:variant>
      <vt:variant>
        <vt:i4>0</vt:i4>
      </vt:variant>
      <vt:variant>
        <vt:i4>5</vt:i4>
      </vt:variant>
      <vt:variant>
        <vt:lpwstr/>
      </vt:variant>
      <vt:variant>
        <vt:lpwstr>_Toc329528840</vt:lpwstr>
      </vt:variant>
      <vt:variant>
        <vt:i4>1769520</vt:i4>
      </vt:variant>
      <vt:variant>
        <vt:i4>1238</vt:i4>
      </vt:variant>
      <vt:variant>
        <vt:i4>0</vt:i4>
      </vt:variant>
      <vt:variant>
        <vt:i4>5</vt:i4>
      </vt:variant>
      <vt:variant>
        <vt:lpwstr/>
      </vt:variant>
      <vt:variant>
        <vt:lpwstr>_Toc329528839</vt:lpwstr>
      </vt:variant>
      <vt:variant>
        <vt:i4>1769520</vt:i4>
      </vt:variant>
      <vt:variant>
        <vt:i4>1232</vt:i4>
      </vt:variant>
      <vt:variant>
        <vt:i4>0</vt:i4>
      </vt:variant>
      <vt:variant>
        <vt:i4>5</vt:i4>
      </vt:variant>
      <vt:variant>
        <vt:lpwstr/>
      </vt:variant>
      <vt:variant>
        <vt:lpwstr>_Toc329528838</vt:lpwstr>
      </vt:variant>
      <vt:variant>
        <vt:i4>1769520</vt:i4>
      </vt:variant>
      <vt:variant>
        <vt:i4>1226</vt:i4>
      </vt:variant>
      <vt:variant>
        <vt:i4>0</vt:i4>
      </vt:variant>
      <vt:variant>
        <vt:i4>5</vt:i4>
      </vt:variant>
      <vt:variant>
        <vt:lpwstr/>
      </vt:variant>
      <vt:variant>
        <vt:lpwstr>_Toc329528837</vt:lpwstr>
      </vt:variant>
      <vt:variant>
        <vt:i4>1769520</vt:i4>
      </vt:variant>
      <vt:variant>
        <vt:i4>1220</vt:i4>
      </vt:variant>
      <vt:variant>
        <vt:i4>0</vt:i4>
      </vt:variant>
      <vt:variant>
        <vt:i4>5</vt:i4>
      </vt:variant>
      <vt:variant>
        <vt:lpwstr/>
      </vt:variant>
      <vt:variant>
        <vt:lpwstr>_Toc329528836</vt:lpwstr>
      </vt:variant>
      <vt:variant>
        <vt:i4>1769520</vt:i4>
      </vt:variant>
      <vt:variant>
        <vt:i4>1214</vt:i4>
      </vt:variant>
      <vt:variant>
        <vt:i4>0</vt:i4>
      </vt:variant>
      <vt:variant>
        <vt:i4>5</vt:i4>
      </vt:variant>
      <vt:variant>
        <vt:lpwstr/>
      </vt:variant>
      <vt:variant>
        <vt:lpwstr>_Toc329528835</vt:lpwstr>
      </vt:variant>
      <vt:variant>
        <vt:i4>1769520</vt:i4>
      </vt:variant>
      <vt:variant>
        <vt:i4>1208</vt:i4>
      </vt:variant>
      <vt:variant>
        <vt:i4>0</vt:i4>
      </vt:variant>
      <vt:variant>
        <vt:i4>5</vt:i4>
      </vt:variant>
      <vt:variant>
        <vt:lpwstr/>
      </vt:variant>
      <vt:variant>
        <vt:lpwstr>_Toc329528834</vt:lpwstr>
      </vt:variant>
      <vt:variant>
        <vt:i4>1769520</vt:i4>
      </vt:variant>
      <vt:variant>
        <vt:i4>1202</vt:i4>
      </vt:variant>
      <vt:variant>
        <vt:i4>0</vt:i4>
      </vt:variant>
      <vt:variant>
        <vt:i4>5</vt:i4>
      </vt:variant>
      <vt:variant>
        <vt:lpwstr/>
      </vt:variant>
      <vt:variant>
        <vt:lpwstr>_Toc329528833</vt:lpwstr>
      </vt:variant>
      <vt:variant>
        <vt:i4>1769520</vt:i4>
      </vt:variant>
      <vt:variant>
        <vt:i4>1196</vt:i4>
      </vt:variant>
      <vt:variant>
        <vt:i4>0</vt:i4>
      </vt:variant>
      <vt:variant>
        <vt:i4>5</vt:i4>
      </vt:variant>
      <vt:variant>
        <vt:lpwstr/>
      </vt:variant>
      <vt:variant>
        <vt:lpwstr>_Toc329528832</vt:lpwstr>
      </vt:variant>
      <vt:variant>
        <vt:i4>1769520</vt:i4>
      </vt:variant>
      <vt:variant>
        <vt:i4>1190</vt:i4>
      </vt:variant>
      <vt:variant>
        <vt:i4>0</vt:i4>
      </vt:variant>
      <vt:variant>
        <vt:i4>5</vt:i4>
      </vt:variant>
      <vt:variant>
        <vt:lpwstr/>
      </vt:variant>
      <vt:variant>
        <vt:lpwstr>_Toc329528831</vt:lpwstr>
      </vt:variant>
      <vt:variant>
        <vt:i4>1769520</vt:i4>
      </vt:variant>
      <vt:variant>
        <vt:i4>1184</vt:i4>
      </vt:variant>
      <vt:variant>
        <vt:i4>0</vt:i4>
      </vt:variant>
      <vt:variant>
        <vt:i4>5</vt:i4>
      </vt:variant>
      <vt:variant>
        <vt:lpwstr/>
      </vt:variant>
      <vt:variant>
        <vt:lpwstr>_Toc329528830</vt:lpwstr>
      </vt:variant>
      <vt:variant>
        <vt:i4>1703984</vt:i4>
      </vt:variant>
      <vt:variant>
        <vt:i4>1178</vt:i4>
      </vt:variant>
      <vt:variant>
        <vt:i4>0</vt:i4>
      </vt:variant>
      <vt:variant>
        <vt:i4>5</vt:i4>
      </vt:variant>
      <vt:variant>
        <vt:lpwstr/>
      </vt:variant>
      <vt:variant>
        <vt:lpwstr>_Toc329528829</vt:lpwstr>
      </vt:variant>
      <vt:variant>
        <vt:i4>1703984</vt:i4>
      </vt:variant>
      <vt:variant>
        <vt:i4>1172</vt:i4>
      </vt:variant>
      <vt:variant>
        <vt:i4>0</vt:i4>
      </vt:variant>
      <vt:variant>
        <vt:i4>5</vt:i4>
      </vt:variant>
      <vt:variant>
        <vt:lpwstr/>
      </vt:variant>
      <vt:variant>
        <vt:lpwstr>_Toc329528828</vt:lpwstr>
      </vt:variant>
      <vt:variant>
        <vt:i4>1703984</vt:i4>
      </vt:variant>
      <vt:variant>
        <vt:i4>1166</vt:i4>
      </vt:variant>
      <vt:variant>
        <vt:i4>0</vt:i4>
      </vt:variant>
      <vt:variant>
        <vt:i4>5</vt:i4>
      </vt:variant>
      <vt:variant>
        <vt:lpwstr/>
      </vt:variant>
      <vt:variant>
        <vt:lpwstr>_Toc329528827</vt:lpwstr>
      </vt:variant>
      <vt:variant>
        <vt:i4>1703984</vt:i4>
      </vt:variant>
      <vt:variant>
        <vt:i4>1160</vt:i4>
      </vt:variant>
      <vt:variant>
        <vt:i4>0</vt:i4>
      </vt:variant>
      <vt:variant>
        <vt:i4>5</vt:i4>
      </vt:variant>
      <vt:variant>
        <vt:lpwstr/>
      </vt:variant>
      <vt:variant>
        <vt:lpwstr>_Toc329528826</vt:lpwstr>
      </vt:variant>
      <vt:variant>
        <vt:i4>1703984</vt:i4>
      </vt:variant>
      <vt:variant>
        <vt:i4>1154</vt:i4>
      </vt:variant>
      <vt:variant>
        <vt:i4>0</vt:i4>
      </vt:variant>
      <vt:variant>
        <vt:i4>5</vt:i4>
      </vt:variant>
      <vt:variant>
        <vt:lpwstr/>
      </vt:variant>
      <vt:variant>
        <vt:lpwstr>_Toc329528825</vt:lpwstr>
      </vt:variant>
      <vt:variant>
        <vt:i4>1703984</vt:i4>
      </vt:variant>
      <vt:variant>
        <vt:i4>1148</vt:i4>
      </vt:variant>
      <vt:variant>
        <vt:i4>0</vt:i4>
      </vt:variant>
      <vt:variant>
        <vt:i4>5</vt:i4>
      </vt:variant>
      <vt:variant>
        <vt:lpwstr/>
      </vt:variant>
      <vt:variant>
        <vt:lpwstr>_Toc329528824</vt:lpwstr>
      </vt:variant>
      <vt:variant>
        <vt:i4>1703984</vt:i4>
      </vt:variant>
      <vt:variant>
        <vt:i4>1142</vt:i4>
      </vt:variant>
      <vt:variant>
        <vt:i4>0</vt:i4>
      </vt:variant>
      <vt:variant>
        <vt:i4>5</vt:i4>
      </vt:variant>
      <vt:variant>
        <vt:lpwstr/>
      </vt:variant>
      <vt:variant>
        <vt:lpwstr>_Toc329528823</vt:lpwstr>
      </vt:variant>
      <vt:variant>
        <vt:i4>1703984</vt:i4>
      </vt:variant>
      <vt:variant>
        <vt:i4>1136</vt:i4>
      </vt:variant>
      <vt:variant>
        <vt:i4>0</vt:i4>
      </vt:variant>
      <vt:variant>
        <vt:i4>5</vt:i4>
      </vt:variant>
      <vt:variant>
        <vt:lpwstr/>
      </vt:variant>
      <vt:variant>
        <vt:lpwstr>_Toc329528822</vt:lpwstr>
      </vt:variant>
      <vt:variant>
        <vt:i4>1703984</vt:i4>
      </vt:variant>
      <vt:variant>
        <vt:i4>1130</vt:i4>
      </vt:variant>
      <vt:variant>
        <vt:i4>0</vt:i4>
      </vt:variant>
      <vt:variant>
        <vt:i4>5</vt:i4>
      </vt:variant>
      <vt:variant>
        <vt:lpwstr/>
      </vt:variant>
      <vt:variant>
        <vt:lpwstr>_Toc329528821</vt:lpwstr>
      </vt:variant>
      <vt:variant>
        <vt:i4>1703984</vt:i4>
      </vt:variant>
      <vt:variant>
        <vt:i4>1124</vt:i4>
      </vt:variant>
      <vt:variant>
        <vt:i4>0</vt:i4>
      </vt:variant>
      <vt:variant>
        <vt:i4>5</vt:i4>
      </vt:variant>
      <vt:variant>
        <vt:lpwstr/>
      </vt:variant>
      <vt:variant>
        <vt:lpwstr>_Toc329528820</vt:lpwstr>
      </vt:variant>
      <vt:variant>
        <vt:i4>1638448</vt:i4>
      </vt:variant>
      <vt:variant>
        <vt:i4>1118</vt:i4>
      </vt:variant>
      <vt:variant>
        <vt:i4>0</vt:i4>
      </vt:variant>
      <vt:variant>
        <vt:i4>5</vt:i4>
      </vt:variant>
      <vt:variant>
        <vt:lpwstr/>
      </vt:variant>
      <vt:variant>
        <vt:lpwstr>_Toc329528819</vt:lpwstr>
      </vt:variant>
      <vt:variant>
        <vt:i4>1638448</vt:i4>
      </vt:variant>
      <vt:variant>
        <vt:i4>1112</vt:i4>
      </vt:variant>
      <vt:variant>
        <vt:i4>0</vt:i4>
      </vt:variant>
      <vt:variant>
        <vt:i4>5</vt:i4>
      </vt:variant>
      <vt:variant>
        <vt:lpwstr/>
      </vt:variant>
      <vt:variant>
        <vt:lpwstr>_Toc329528818</vt:lpwstr>
      </vt:variant>
      <vt:variant>
        <vt:i4>1638448</vt:i4>
      </vt:variant>
      <vt:variant>
        <vt:i4>1106</vt:i4>
      </vt:variant>
      <vt:variant>
        <vt:i4>0</vt:i4>
      </vt:variant>
      <vt:variant>
        <vt:i4>5</vt:i4>
      </vt:variant>
      <vt:variant>
        <vt:lpwstr/>
      </vt:variant>
      <vt:variant>
        <vt:lpwstr>_Toc329528817</vt:lpwstr>
      </vt:variant>
      <vt:variant>
        <vt:i4>1638448</vt:i4>
      </vt:variant>
      <vt:variant>
        <vt:i4>1100</vt:i4>
      </vt:variant>
      <vt:variant>
        <vt:i4>0</vt:i4>
      </vt:variant>
      <vt:variant>
        <vt:i4>5</vt:i4>
      </vt:variant>
      <vt:variant>
        <vt:lpwstr/>
      </vt:variant>
      <vt:variant>
        <vt:lpwstr>_Toc329528816</vt:lpwstr>
      </vt:variant>
      <vt:variant>
        <vt:i4>1638448</vt:i4>
      </vt:variant>
      <vt:variant>
        <vt:i4>1094</vt:i4>
      </vt:variant>
      <vt:variant>
        <vt:i4>0</vt:i4>
      </vt:variant>
      <vt:variant>
        <vt:i4>5</vt:i4>
      </vt:variant>
      <vt:variant>
        <vt:lpwstr/>
      </vt:variant>
      <vt:variant>
        <vt:lpwstr>_Toc329528815</vt:lpwstr>
      </vt:variant>
      <vt:variant>
        <vt:i4>1638448</vt:i4>
      </vt:variant>
      <vt:variant>
        <vt:i4>1088</vt:i4>
      </vt:variant>
      <vt:variant>
        <vt:i4>0</vt:i4>
      </vt:variant>
      <vt:variant>
        <vt:i4>5</vt:i4>
      </vt:variant>
      <vt:variant>
        <vt:lpwstr/>
      </vt:variant>
      <vt:variant>
        <vt:lpwstr>_Toc329528814</vt:lpwstr>
      </vt:variant>
      <vt:variant>
        <vt:i4>1638448</vt:i4>
      </vt:variant>
      <vt:variant>
        <vt:i4>1082</vt:i4>
      </vt:variant>
      <vt:variant>
        <vt:i4>0</vt:i4>
      </vt:variant>
      <vt:variant>
        <vt:i4>5</vt:i4>
      </vt:variant>
      <vt:variant>
        <vt:lpwstr/>
      </vt:variant>
      <vt:variant>
        <vt:lpwstr>_Toc329528813</vt:lpwstr>
      </vt:variant>
      <vt:variant>
        <vt:i4>1638448</vt:i4>
      </vt:variant>
      <vt:variant>
        <vt:i4>1076</vt:i4>
      </vt:variant>
      <vt:variant>
        <vt:i4>0</vt:i4>
      </vt:variant>
      <vt:variant>
        <vt:i4>5</vt:i4>
      </vt:variant>
      <vt:variant>
        <vt:lpwstr/>
      </vt:variant>
      <vt:variant>
        <vt:lpwstr>_Toc329528812</vt:lpwstr>
      </vt:variant>
      <vt:variant>
        <vt:i4>1638448</vt:i4>
      </vt:variant>
      <vt:variant>
        <vt:i4>1070</vt:i4>
      </vt:variant>
      <vt:variant>
        <vt:i4>0</vt:i4>
      </vt:variant>
      <vt:variant>
        <vt:i4>5</vt:i4>
      </vt:variant>
      <vt:variant>
        <vt:lpwstr/>
      </vt:variant>
      <vt:variant>
        <vt:lpwstr>_Toc329528811</vt:lpwstr>
      </vt:variant>
      <vt:variant>
        <vt:i4>1638448</vt:i4>
      </vt:variant>
      <vt:variant>
        <vt:i4>1064</vt:i4>
      </vt:variant>
      <vt:variant>
        <vt:i4>0</vt:i4>
      </vt:variant>
      <vt:variant>
        <vt:i4>5</vt:i4>
      </vt:variant>
      <vt:variant>
        <vt:lpwstr/>
      </vt:variant>
      <vt:variant>
        <vt:lpwstr>_Toc329528810</vt:lpwstr>
      </vt:variant>
      <vt:variant>
        <vt:i4>1572912</vt:i4>
      </vt:variant>
      <vt:variant>
        <vt:i4>1058</vt:i4>
      </vt:variant>
      <vt:variant>
        <vt:i4>0</vt:i4>
      </vt:variant>
      <vt:variant>
        <vt:i4>5</vt:i4>
      </vt:variant>
      <vt:variant>
        <vt:lpwstr/>
      </vt:variant>
      <vt:variant>
        <vt:lpwstr>_Toc329528809</vt:lpwstr>
      </vt:variant>
      <vt:variant>
        <vt:i4>1572912</vt:i4>
      </vt:variant>
      <vt:variant>
        <vt:i4>1052</vt:i4>
      </vt:variant>
      <vt:variant>
        <vt:i4>0</vt:i4>
      </vt:variant>
      <vt:variant>
        <vt:i4>5</vt:i4>
      </vt:variant>
      <vt:variant>
        <vt:lpwstr/>
      </vt:variant>
      <vt:variant>
        <vt:lpwstr>_Toc329528808</vt:lpwstr>
      </vt:variant>
      <vt:variant>
        <vt:i4>1572912</vt:i4>
      </vt:variant>
      <vt:variant>
        <vt:i4>1046</vt:i4>
      </vt:variant>
      <vt:variant>
        <vt:i4>0</vt:i4>
      </vt:variant>
      <vt:variant>
        <vt:i4>5</vt:i4>
      </vt:variant>
      <vt:variant>
        <vt:lpwstr/>
      </vt:variant>
      <vt:variant>
        <vt:lpwstr>_Toc329528807</vt:lpwstr>
      </vt:variant>
      <vt:variant>
        <vt:i4>1572912</vt:i4>
      </vt:variant>
      <vt:variant>
        <vt:i4>1040</vt:i4>
      </vt:variant>
      <vt:variant>
        <vt:i4>0</vt:i4>
      </vt:variant>
      <vt:variant>
        <vt:i4>5</vt:i4>
      </vt:variant>
      <vt:variant>
        <vt:lpwstr/>
      </vt:variant>
      <vt:variant>
        <vt:lpwstr>_Toc329528806</vt:lpwstr>
      </vt:variant>
      <vt:variant>
        <vt:i4>1572912</vt:i4>
      </vt:variant>
      <vt:variant>
        <vt:i4>1034</vt:i4>
      </vt:variant>
      <vt:variant>
        <vt:i4>0</vt:i4>
      </vt:variant>
      <vt:variant>
        <vt:i4>5</vt:i4>
      </vt:variant>
      <vt:variant>
        <vt:lpwstr/>
      </vt:variant>
      <vt:variant>
        <vt:lpwstr>_Toc329528805</vt:lpwstr>
      </vt:variant>
      <vt:variant>
        <vt:i4>1572912</vt:i4>
      </vt:variant>
      <vt:variant>
        <vt:i4>1028</vt:i4>
      </vt:variant>
      <vt:variant>
        <vt:i4>0</vt:i4>
      </vt:variant>
      <vt:variant>
        <vt:i4>5</vt:i4>
      </vt:variant>
      <vt:variant>
        <vt:lpwstr/>
      </vt:variant>
      <vt:variant>
        <vt:lpwstr>_Toc329528804</vt:lpwstr>
      </vt:variant>
      <vt:variant>
        <vt:i4>1572912</vt:i4>
      </vt:variant>
      <vt:variant>
        <vt:i4>1022</vt:i4>
      </vt:variant>
      <vt:variant>
        <vt:i4>0</vt:i4>
      </vt:variant>
      <vt:variant>
        <vt:i4>5</vt:i4>
      </vt:variant>
      <vt:variant>
        <vt:lpwstr/>
      </vt:variant>
      <vt:variant>
        <vt:lpwstr>_Toc329528803</vt:lpwstr>
      </vt:variant>
      <vt:variant>
        <vt:i4>1572912</vt:i4>
      </vt:variant>
      <vt:variant>
        <vt:i4>1016</vt:i4>
      </vt:variant>
      <vt:variant>
        <vt:i4>0</vt:i4>
      </vt:variant>
      <vt:variant>
        <vt:i4>5</vt:i4>
      </vt:variant>
      <vt:variant>
        <vt:lpwstr/>
      </vt:variant>
      <vt:variant>
        <vt:lpwstr>_Toc329528802</vt:lpwstr>
      </vt:variant>
      <vt:variant>
        <vt:i4>1572912</vt:i4>
      </vt:variant>
      <vt:variant>
        <vt:i4>1010</vt:i4>
      </vt:variant>
      <vt:variant>
        <vt:i4>0</vt:i4>
      </vt:variant>
      <vt:variant>
        <vt:i4>5</vt:i4>
      </vt:variant>
      <vt:variant>
        <vt:lpwstr/>
      </vt:variant>
      <vt:variant>
        <vt:lpwstr>_Toc329528801</vt:lpwstr>
      </vt:variant>
      <vt:variant>
        <vt:i4>1572912</vt:i4>
      </vt:variant>
      <vt:variant>
        <vt:i4>1004</vt:i4>
      </vt:variant>
      <vt:variant>
        <vt:i4>0</vt:i4>
      </vt:variant>
      <vt:variant>
        <vt:i4>5</vt:i4>
      </vt:variant>
      <vt:variant>
        <vt:lpwstr/>
      </vt:variant>
      <vt:variant>
        <vt:lpwstr>_Toc329528800</vt:lpwstr>
      </vt:variant>
      <vt:variant>
        <vt:i4>1114175</vt:i4>
      </vt:variant>
      <vt:variant>
        <vt:i4>998</vt:i4>
      </vt:variant>
      <vt:variant>
        <vt:i4>0</vt:i4>
      </vt:variant>
      <vt:variant>
        <vt:i4>5</vt:i4>
      </vt:variant>
      <vt:variant>
        <vt:lpwstr/>
      </vt:variant>
      <vt:variant>
        <vt:lpwstr>_Toc329528799</vt:lpwstr>
      </vt:variant>
      <vt:variant>
        <vt:i4>1114175</vt:i4>
      </vt:variant>
      <vt:variant>
        <vt:i4>992</vt:i4>
      </vt:variant>
      <vt:variant>
        <vt:i4>0</vt:i4>
      </vt:variant>
      <vt:variant>
        <vt:i4>5</vt:i4>
      </vt:variant>
      <vt:variant>
        <vt:lpwstr/>
      </vt:variant>
      <vt:variant>
        <vt:lpwstr>_Toc329528798</vt:lpwstr>
      </vt:variant>
      <vt:variant>
        <vt:i4>1114175</vt:i4>
      </vt:variant>
      <vt:variant>
        <vt:i4>986</vt:i4>
      </vt:variant>
      <vt:variant>
        <vt:i4>0</vt:i4>
      </vt:variant>
      <vt:variant>
        <vt:i4>5</vt:i4>
      </vt:variant>
      <vt:variant>
        <vt:lpwstr/>
      </vt:variant>
      <vt:variant>
        <vt:lpwstr>_Toc329528797</vt:lpwstr>
      </vt:variant>
      <vt:variant>
        <vt:i4>1114175</vt:i4>
      </vt:variant>
      <vt:variant>
        <vt:i4>980</vt:i4>
      </vt:variant>
      <vt:variant>
        <vt:i4>0</vt:i4>
      </vt:variant>
      <vt:variant>
        <vt:i4>5</vt:i4>
      </vt:variant>
      <vt:variant>
        <vt:lpwstr/>
      </vt:variant>
      <vt:variant>
        <vt:lpwstr>_Toc329528796</vt:lpwstr>
      </vt:variant>
      <vt:variant>
        <vt:i4>1114175</vt:i4>
      </vt:variant>
      <vt:variant>
        <vt:i4>974</vt:i4>
      </vt:variant>
      <vt:variant>
        <vt:i4>0</vt:i4>
      </vt:variant>
      <vt:variant>
        <vt:i4>5</vt:i4>
      </vt:variant>
      <vt:variant>
        <vt:lpwstr/>
      </vt:variant>
      <vt:variant>
        <vt:lpwstr>_Toc329528795</vt:lpwstr>
      </vt:variant>
      <vt:variant>
        <vt:i4>1114175</vt:i4>
      </vt:variant>
      <vt:variant>
        <vt:i4>968</vt:i4>
      </vt:variant>
      <vt:variant>
        <vt:i4>0</vt:i4>
      </vt:variant>
      <vt:variant>
        <vt:i4>5</vt:i4>
      </vt:variant>
      <vt:variant>
        <vt:lpwstr/>
      </vt:variant>
      <vt:variant>
        <vt:lpwstr>_Toc329528794</vt:lpwstr>
      </vt:variant>
      <vt:variant>
        <vt:i4>1114175</vt:i4>
      </vt:variant>
      <vt:variant>
        <vt:i4>962</vt:i4>
      </vt:variant>
      <vt:variant>
        <vt:i4>0</vt:i4>
      </vt:variant>
      <vt:variant>
        <vt:i4>5</vt:i4>
      </vt:variant>
      <vt:variant>
        <vt:lpwstr/>
      </vt:variant>
      <vt:variant>
        <vt:lpwstr>_Toc329528793</vt:lpwstr>
      </vt:variant>
      <vt:variant>
        <vt:i4>1114175</vt:i4>
      </vt:variant>
      <vt:variant>
        <vt:i4>956</vt:i4>
      </vt:variant>
      <vt:variant>
        <vt:i4>0</vt:i4>
      </vt:variant>
      <vt:variant>
        <vt:i4>5</vt:i4>
      </vt:variant>
      <vt:variant>
        <vt:lpwstr/>
      </vt:variant>
      <vt:variant>
        <vt:lpwstr>_Toc329528792</vt:lpwstr>
      </vt:variant>
      <vt:variant>
        <vt:i4>1114175</vt:i4>
      </vt:variant>
      <vt:variant>
        <vt:i4>950</vt:i4>
      </vt:variant>
      <vt:variant>
        <vt:i4>0</vt:i4>
      </vt:variant>
      <vt:variant>
        <vt:i4>5</vt:i4>
      </vt:variant>
      <vt:variant>
        <vt:lpwstr/>
      </vt:variant>
      <vt:variant>
        <vt:lpwstr>_Toc329528791</vt:lpwstr>
      </vt:variant>
      <vt:variant>
        <vt:i4>1114175</vt:i4>
      </vt:variant>
      <vt:variant>
        <vt:i4>944</vt:i4>
      </vt:variant>
      <vt:variant>
        <vt:i4>0</vt:i4>
      </vt:variant>
      <vt:variant>
        <vt:i4>5</vt:i4>
      </vt:variant>
      <vt:variant>
        <vt:lpwstr/>
      </vt:variant>
      <vt:variant>
        <vt:lpwstr>_Toc329528790</vt:lpwstr>
      </vt:variant>
      <vt:variant>
        <vt:i4>1048639</vt:i4>
      </vt:variant>
      <vt:variant>
        <vt:i4>938</vt:i4>
      </vt:variant>
      <vt:variant>
        <vt:i4>0</vt:i4>
      </vt:variant>
      <vt:variant>
        <vt:i4>5</vt:i4>
      </vt:variant>
      <vt:variant>
        <vt:lpwstr/>
      </vt:variant>
      <vt:variant>
        <vt:lpwstr>_Toc329528789</vt:lpwstr>
      </vt:variant>
      <vt:variant>
        <vt:i4>1048639</vt:i4>
      </vt:variant>
      <vt:variant>
        <vt:i4>932</vt:i4>
      </vt:variant>
      <vt:variant>
        <vt:i4>0</vt:i4>
      </vt:variant>
      <vt:variant>
        <vt:i4>5</vt:i4>
      </vt:variant>
      <vt:variant>
        <vt:lpwstr/>
      </vt:variant>
      <vt:variant>
        <vt:lpwstr>_Toc329528788</vt:lpwstr>
      </vt:variant>
      <vt:variant>
        <vt:i4>1048639</vt:i4>
      </vt:variant>
      <vt:variant>
        <vt:i4>926</vt:i4>
      </vt:variant>
      <vt:variant>
        <vt:i4>0</vt:i4>
      </vt:variant>
      <vt:variant>
        <vt:i4>5</vt:i4>
      </vt:variant>
      <vt:variant>
        <vt:lpwstr/>
      </vt:variant>
      <vt:variant>
        <vt:lpwstr>_Toc329528787</vt:lpwstr>
      </vt:variant>
      <vt:variant>
        <vt:i4>1048639</vt:i4>
      </vt:variant>
      <vt:variant>
        <vt:i4>920</vt:i4>
      </vt:variant>
      <vt:variant>
        <vt:i4>0</vt:i4>
      </vt:variant>
      <vt:variant>
        <vt:i4>5</vt:i4>
      </vt:variant>
      <vt:variant>
        <vt:lpwstr/>
      </vt:variant>
      <vt:variant>
        <vt:lpwstr>_Toc329528786</vt:lpwstr>
      </vt:variant>
      <vt:variant>
        <vt:i4>1048639</vt:i4>
      </vt:variant>
      <vt:variant>
        <vt:i4>914</vt:i4>
      </vt:variant>
      <vt:variant>
        <vt:i4>0</vt:i4>
      </vt:variant>
      <vt:variant>
        <vt:i4>5</vt:i4>
      </vt:variant>
      <vt:variant>
        <vt:lpwstr/>
      </vt:variant>
      <vt:variant>
        <vt:lpwstr>_Toc329528785</vt:lpwstr>
      </vt:variant>
      <vt:variant>
        <vt:i4>1048639</vt:i4>
      </vt:variant>
      <vt:variant>
        <vt:i4>908</vt:i4>
      </vt:variant>
      <vt:variant>
        <vt:i4>0</vt:i4>
      </vt:variant>
      <vt:variant>
        <vt:i4>5</vt:i4>
      </vt:variant>
      <vt:variant>
        <vt:lpwstr/>
      </vt:variant>
      <vt:variant>
        <vt:lpwstr>_Toc329528784</vt:lpwstr>
      </vt:variant>
      <vt:variant>
        <vt:i4>1048639</vt:i4>
      </vt:variant>
      <vt:variant>
        <vt:i4>902</vt:i4>
      </vt:variant>
      <vt:variant>
        <vt:i4>0</vt:i4>
      </vt:variant>
      <vt:variant>
        <vt:i4>5</vt:i4>
      </vt:variant>
      <vt:variant>
        <vt:lpwstr/>
      </vt:variant>
      <vt:variant>
        <vt:lpwstr>_Toc329528783</vt:lpwstr>
      </vt:variant>
      <vt:variant>
        <vt:i4>1048639</vt:i4>
      </vt:variant>
      <vt:variant>
        <vt:i4>896</vt:i4>
      </vt:variant>
      <vt:variant>
        <vt:i4>0</vt:i4>
      </vt:variant>
      <vt:variant>
        <vt:i4>5</vt:i4>
      </vt:variant>
      <vt:variant>
        <vt:lpwstr/>
      </vt:variant>
      <vt:variant>
        <vt:lpwstr>_Toc329528782</vt:lpwstr>
      </vt:variant>
      <vt:variant>
        <vt:i4>1048639</vt:i4>
      </vt:variant>
      <vt:variant>
        <vt:i4>890</vt:i4>
      </vt:variant>
      <vt:variant>
        <vt:i4>0</vt:i4>
      </vt:variant>
      <vt:variant>
        <vt:i4>5</vt:i4>
      </vt:variant>
      <vt:variant>
        <vt:lpwstr/>
      </vt:variant>
      <vt:variant>
        <vt:lpwstr>_Toc329528781</vt:lpwstr>
      </vt:variant>
      <vt:variant>
        <vt:i4>1048639</vt:i4>
      </vt:variant>
      <vt:variant>
        <vt:i4>884</vt:i4>
      </vt:variant>
      <vt:variant>
        <vt:i4>0</vt:i4>
      </vt:variant>
      <vt:variant>
        <vt:i4>5</vt:i4>
      </vt:variant>
      <vt:variant>
        <vt:lpwstr/>
      </vt:variant>
      <vt:variant>
        <vt:lpwstr>_Toc329528780</vt:lpwstr>
      </vt:variant>
      <vt:variant>
        <vt:i4>2031679</vt:i4>
      </vt:variant>
      <vt:variant>
        <vt:i4>878</vt:i4>
      </vt:variant>
      <vt:variant>
        <vt:i4>0</vt:i4>
      </vt:variant>
      <vt:variant>
        <vt:i4>5</vt:i4>
      </vt:variant>
      <vt:variant>
        <vt:lpwstr/>
      </vt:variant>
      <vt:variant>
        <vt:lpwstr>_Toc329528779</vt:lpwstr>
      </vt:variant>
      <vt:variant>
        <vt:i4>2031679</vt:i4>
      </vt:variant>
      <vt:variant>
        <vt:i4>872</vt:i4>
      </vt:variant>
      <vt:variant>
        <vt:i4>0</vt:i4>
      </vt:variant>
      <vt:variant>
        <vt:i4>5</vt:i4>
      </vt:variant>
      <vt:variant>
        <vt:lpwstr/>
      </vt:variant>
      <vt:variant>
        <vt:lpwstr>_Toc329528778</vt:lpwstr>
      </vt:variant>
      <vt:variant>
        <vt:i4>2031679</vt:i4>
      </vt:variant>
      <vt:variant>
        <vt:i4>866</vt:i4>
      </vt:variant>
      <vt:variant>
        <vt:i4>0</vt:i4>
      </vt:variant>
      <vt:variant>
        <vt:i4>5</vt:i4>
      </vt:variant>
      <vt:variant>
        <vt:lpwstr/>
      </vt:variant>
      <vt:variant>
        <vt:lpwstr>_Toc329528777</vt:lpwstr>
      </vt:variant>
      <vt:variant>
        <vt:i4>2031679</vt:i4>
      </vt:variant>
      <vt:variant>
        <vt:i4>860</vt:i4>
      </vt:variant>
      <vt:variant>
        <vt:i4>0</vt:i4>
      </vt:variant>
      <vt:variant>
        <vt:i4>5</vt:i4>
      </vt:variant>
      <vt:variant>
        <vt:lpwstr/>
      </vt:variant>
      <vt:variant>
        <vt:lpwstr>_Toc329528776</vt:lpwstr>
      </vt:variant>
      <vt:variant>
        <vt:i4>2031679</vt:i4>
      </vt:variant>
      <vt:variant>
        <vt:i4>854</vt:i4>
      </vt:variant>
      <vt:variant>
        <vt:i4>0</vt:i4>
      </vt:variant>
      <vt:variant>
        <vt:i4>5</vt:i4>
      </vt:variant>
      <vt:variant>
        <vt:lpwstr/>
      </vt:variant>
      <vt:variant>
        <vt:lpwstr>_Toc329528775</vt:lpwstr>
      </vt:variant>
      <vt:variant>
        <vt:i4>2031679</vt:i4>
      </vt:variant>
      <vt:variant>
        <vt:i4>848</vt:i4>
      </vt:variant>
      <vt:variant>
        <vt:i4>0</vt:i4>
      </vt:variant>
      <vt:variant>
        <vt:i4>5</vt:i4>
      </vt:variant>
      <vt:variant>
        <vt:lpwstr/>
      </vt:variant>
      <vt:variant>
        <vt:lpwstr>_Toc329528774</vt:lpwstr>
      </vt:variant>
      <vt:variant>
        <vt:i4>2031679</vt:i4>
      </vt:variant>
      <vt:variant>
        <vt:i4>842</vt:i4>
      </vt:variant>
      <vt:variant>
        <vt:i4>0</vt:i4>
      </vt:variant>
      <vt:variant>
        <vt:i4>5</vt:i4>
      </vt:variant>
      <vt:variant>
        <vt:lpwstr/>
      </vt:variant>
      <vt:variant>
        <vt:lpwstr>_Toc329528773</vt:lpwstr>
      </vt:variant>
      <vt:variant>
        <vt:i4>2031679</vt:i4>
      </vt:variant>
      <vt:variant>
        <vt:i4>836</vt:i4>
      </vt:variant>
      <vt:variant>
        <vt:i4>0</vt:i4>
      </vt:variant>
      <vt:variant>
        <vt:i4>5</vt:i4>
      </vt:variant>
      <vt:variant>
        <vt:lpwstr/>
      </vt:variant>
      <vt:variant>
        <vt:lpwstr>_Toc329528772</vt:lpwstr>
      </vt:variant>
      <vt:variant>
        <vt:i4>2031679</vt:i4>
      </vt:variant>
      <vt:variant>
        <vt:i4>830</vt:i4>
      </vt:variant>
      <vt:variant>
        <vt:i4>0</vt:i4>
      </vt:variant>
      <vt:variant>
        <vt:i4>5</vt:i4>
      </vt:variant>
      <vt:variant>
        <vt:lpwstr/>
      </vt:variant>
      <vt:variant>
        <vt:lpwstr>_Toc329528771</vt:lpwstr>
      </vt:variant>
      <vt:variant>
        <vt:i4>2031679</vt:i4>
      </vt:variant>
      <vt:variant>
        <vt:i4>824</vt:i4>
      </vt:variant>
      <vt:variant>
        <vt:i4>0</vt:i4>
      </vt:variant>
      <vt:variant>
        <vt:i4>5</vt:i4>
      </vt:variant>
      <vt:variant>
        <vt:lpwstr/>
      </vt:variant>
      <vt:variant>
        <vt:lpwstr>_Toc329528770</vt:lpwstr>
      </vt:variant>
      <vt:variant>
        <vt:i4>1966143</vt:i4>
      </vt:variant>
      <vt:variant>
        <vt:i4>818</vt:i4>
      </vt:variant>
      <vt:variant>
        <vt:i4>0</vt:i4>
      </vt:variant>
      <vt:variant>
        <vt:i4>5</vt:i4>
      </vt:variant>
      <vt:variant>
        <vt:lpwstr/>
      </vt:variant>
      <vt:variant>
        <vt:lpwstr>_Toc329528769</vt:lpwstr>
      </vt:variant>
      <vt:variant>
        <vt:i4>1966143</vt:i4>
      </vt:variant>
      <vt:variant>
        <vt:i4>812</vt:i4>
      </vt:variant>
      <vt:variant>
        <vt:i4>0</vt:i4>
      </vt:variant>
      <vt:variant>
        <vt:i4>5</vt:i4>
      </vt:variant>
      <vt:variant>
        <vt:lpwstr/>
      </vt:variant>
      <vt:variant>
        <vt:lpwstr>_Toc329528768</vt:lpwstr>
      </vt:variant>
      <vt:variant>
        <vt:i4>1966143</vt:i4>
      </vt:variant>
      <vt:variant>
        <vt:i4>806</vt:i4>
      </vt:variant>
      <vt:variant>
        <vt:i4>0</vt:i4>
      </vt:variant>
      <vt:variant>
        <vt:i4>5</vt:i4>
      </vt:variant>
      <vt:variant>
        <vt:lpwstr/>
      </vt:variant>
      <vt:variant>
        <vt:lpwstr>_Toc329528767</vt:lpwstr>
      </vt:variant>
      <vt:variant>
        <vt:i4>1966143</vt:i4>
      </vt:variant>
      <vt:variant>
        <vt:i4>800</vt:i4>
      </vt:variant>
      <vt:variant>
        <vt:i4>0</vt:i4>
      </vt:variant>
      <vt:variant>
        <vt:i4>5</vt:i4>
      </vt:variant>
      <vt:variant>
        <vt:lpwstr/>
      </vt:variant>
      <vt:variant>
        <vt:lpwstr>_Toc329528766</vt:lpwstr>
      </vt:variant>
      <vt:variant>
        <vt:i4>1966143</vt:i4>
      </vt:variant>
      <vt:variant>
        <vt:i4>794</vt:i4>
      </vt:variant>
      <vt:variant>
        <vt:i4>0</vt:i4>
      </vt:variant>
      <vt:variant>
        <vt:i4>5</vt:i4>
      </vt:variant>
      <vt:variant>
        <vt:lpwstr/>
      </vt:variant>
      <vt:variant>
        <vt:lpwstr>_Toc329528765</vt:lpwstr>
      </vt:variant>
      <vt:variant>
        <vt:i4>1966143</vt:i4>
      </vt:variant>
      <vt:variant>
        <vt:i4>788</vt:i4>
      </vt:variant>
      <vt:variant>
        <vt:i4>0</vt:i4>
      </vt:variant>
      <vt:variant>
        <vt:i4>5</vt:i4>
      </vt:variant>
      <vt:variant>
        <vt:lpwstr/>
      </vt:variant>
      <vt:variant>
        <vt:lpwstr>_Toc329528764</vt:lpwstr>
      </vt:variant>
      <vt:variant>
        <vt:i4>1966143</vt:i4>
      </vt:variant>
      <vt:variant>
        <vt:i4>782</vt:i4>
      </vt:variant>
      <vt:variant>
        <vt:i4>0</vt:i4>
      </vt:variant>
      <vt:variant>
        <vt:i4>5</vt:i4>
      </vt:variant>
      <vt:variant>
        <vt:lpwstr/>
      </vt:variant>
      <vt:variant>
        <vt:lpwstr>_Toc329528763</vt:lpwstr>
      </vt:variant>
      <vt:variant>
        <vt:i4>1966143</vt:i4>
      </vt:variant>
      <vt:variant>
        <vt:i4>776</vt:i4>
      </vt:variant>
      <vt:variant>
        <vt:i4>0</vt:i4>
      </vt:variant>
      <vt:variant>
        <vt:i4>5</vt:i4>
      </vt:variant>
      <vt:variant>
        <vt:lpwstr/>
      </vt:variant>
      <vt:variant>
        <vt:lpwstr>_Toc329528762</vt:lpwstr>
      </vt:variant>
      <vt:variant>
        <vt:i4>1966143</vt:i4>
      </vt:variant>
      <vt:variant>
        <vt:i4>770</vt:i4>
      </vt:variant>
      <vt:variant>
        <vt:i4>0</vt:i4>
      </vt:variant>
      <vt:variant>
        <vt:i4>5</vt:i4>
      </vt:variant>
      <vt:variant>
        <vt:lpwstr/>
      </vt:variant>
      <vt:variant>
        <vt:lpwstr>_Toc329528761</vt:lpwstr>
      </vt:variant>
      <vt:variant>
        <vt:i4>1966143</vt:i4>
      </vt:variant>
      <vt:variant>
        <vt:i4>764</vt:i4>
      </vt:variant>
      <vt:variant>
        <vt:i4>0</vt:i4>
      </vt:variant>
      <vt:variant>
        <vt:i4>5</vt:i4>
      </vt:variant>
      <vt:variant>
        <vt:lpwstr/>
      </vt:variant>
      <vt:variant>
        <vt:lpwstr>_Toc329528760</vt:lpwstr>
      </vt:variant>
      <vt:variant>
        <vt:i4>1900607</vt:i4>
      </vt:variant>
      <vt:variant>
        <vt:i4>758</vt:i4>
      </vt:variant>
      <vt:variant>
        <vt:i4>0</vt:i4>
      </vt:variant>
      <vt:variant>
        <vt:i4>5</vt:i4>
      </vt:variant>
      <vt:variant>
        <vt:lpwstr/>
      </vt:variant>
      <vt:variant>
        <vt:lpwstr>_Toc329528759</vt:lpwstr>
      </vt:variant>
      <vt:variant>
        <vt:i4>1900607</vt:i4>
      </vt:variant>
      <vt:variant>
        <vt:i4>752</vt:i4>
      </vt:variant>
      <vt:variant>
        <vt:i4>0</vt:i4>
      </vt:variant>
      <vt:variant>
        <vt:i4>5</vt:i4>
      </vt:variant>
      <vt:variant>
        <vt:lpwstr/>
      </vt:variant>
      <vt:variant>
        <vt:lpwstr>_Toc329528758</vt:lpwstr>
      </vt:variant>
      <vt:variant>
        <vt:i4>1900607</vt:i4>
      </vt:variant>
      <vt:variant>
        <vt:i4>746</vt:i4>
      </vt:variant>
      <vt:variant>
        <vt:i4>0</vt:i4>
      </vt:variant>
      <vt:variant>
        <vt:i4>5</vt:i4>
      </vt:variant>
      <vt:variant>
        <vt:lpwstr/>
      </vt:variant>
      <vt:variant>
        <vt:lpwstr>_Toc329528757</vt:lpwstr>
      </vt:variant>
      <vt:variant>
        <vt:i4>1900607</vt:i4>
      </vt:variant>
      <vt:variant>
        <vt:i4>740</vt:i4>
      </vt:variant>
      <vt:variant>
        <vt:i4>0</vt:i4>
      </vt:variant>
      <vt:variant>
        <vt:i4>5</vt:i4>
      </vt:variant>
      <vt:variant>
        <vt:lpwstr/>
      </vt:variant>
      <vt:variant>
        <vt:lpwstr>_Toc329528756</vt:lpwstr>
      </vt:variant>
      <vt:variant>
        <vt:i4>1900607</vt:i4>
      </vt:variant>
      <vt:variant>
        <vt:i4>734</vt:i4>
      </vt:variant>
      <vt:variant>
        <vt:i4>0</vt:i4>
      </vt:variant>
      <vt:variant>
        <vt:i4>5</vt:i4>
      </vt:variant>
      <vt:variant>
        <vt:lpwstr/>
      </vt:variant>
      <vt:variant>
        <vt:lpwstr>_Toc329528755</vt:lpwstr>
      </vt:variant>
      <vt:variant>
        <vt:i4>1900607</vt:i4>
      </vt:variant>
      <vt:variant>
        <vt:i4>728</vt:i4>
      </vt:variant>
      <vt:variant>
        <vt:i4>0</vt:i4>
      </vt:variant>
      <vt:variant>
        <vt:i4>5</vt:i4>
      </vt:variant>
      <vt:variant>
        <vt:lpwstr/>
      </vt:variant>
      <vt:variant>
        <vt:lpwstr>_Toc329528754</vt:lpwstr>
      </vt:variant>
      <vt:variant>
        <vt:i4>1900607</vt:i4>
      </vt:variant>
      <vt:variant>
        <vt:i4>722</vt:i4>
      </vt:variant>
      <vt:variant>
        <vt:i4>0</vt:i4>
      </vt:variant>
      <vt:variant>
        <vt:i4>5</vt:i4>
      </vt:variant>
      <vt:variant>
        <vt:lpwstr/>
      </vt:variant>
      <vt:variant>
        <vt:lpwstr>_Toc329528753</vt:lpwstr>
      </vt:variant>
      <vt:variant>
        <vt:i4>1900607</vt:i4>
      </vt:variant>
      <vt:variant>
        <vt:i4>716</vt:i4>
      </vt:variant>
      <vt:variant>
        <vt:i4>0</vt:i4>
      </vt:variant>
      <vt:variant>
        <vt:i4>5</vt:i4>
      </vt:variant>
      <vt:variant>
        <vt:lpwstr/>
      </vt:variant>
      <vt:variant>
        <vt:lpwstr>_Toc329528752</vt:lpwstr>
      </vt:variant>
      <vt:variant>
        <vt:i4>1900607</vt:i4>
      </vt:variant>
      <vt:variant>
        <vt:i4>710</vt:i4>
      </vt:variant>
      <vt:variant>
        <vt:i4>0</vt:i4>
      </vt:variant>
      <vt:variant>
        <vt:i4>5</vt:i4>
      </vt:variant>
      <vt:variant>
        <vt:lpwstr/>
      </vt:variant>
      <vt:variant>
        <vt:lpwstr>_Toc329528751</vt:lpwstr>
      </vt:variant>
      <vt:variant>
        <vt:i4>1900607</vt:i4>
      </vt:variant>
      <vt:variant>
        <vt:i4>704</vt:i4>
      </vt:variant>
      <vt:variant>
        <vt:i4>0</vt:i4>
      </vt:variant>
      <vt:variant>
        <vt:i4>5</vt:i4>
      </vt:variant>
      <vt:variant>
        <vt:lpwstr/>
      </vt:variant>
      <vt:variant>
        <vt:lpwstr>_Toc329528750</vt:lpwstr>
      </vt:variant>
      <vt:variant>
        <vt:i4>1835071</vt:i4>
      </vt:variant>
      <vt:variant>
        <vt:i4>698</vt:i4>
      </vt:variant>
      <vt:variant>
        <vt:i4>0</vt:i4>
      </vt:variant>
      <vt:variant>
        <vt:i4>5</vt:i4>
      </vt:variant>
      <vt:variant>
        <vt:lpwstr/>
      </vt:variant>
      <vt:variant>
        <vt:lpwstr>_Toc329528749</vt:lpwstr>
      </vt:variant>
      <vt:variant>
        <vt:i4>1835071</vt:i4>
      </vt:variant>
      <vt:variant>
        <vt:i4>692</vt:i4>
      </vt:variant>
      <vt:variant>
        <vt:i4>0</vt:i4>
      </vt:variant>
      <vt:variant>
        <vt:i4>5</vt:i4>
      </vt:variant>
      <vt:variant>
        <vt:lpwstr/>
      </vt:variant>
      <vt:variant>
        <vt:lpwstr>_Toc329528748</vt:lpwstr>
      </vt:variant>
      <vt:variant>
        <vt:i4>1835071</vt:i4>
      </vt:variant>
      <vt:variant>
        <vt:i4>686</vt:i4>
      </vt:variant>
      <vt:variant>
        <vt:i4>0</vt:i4>
      </vt:variant>
      <vt:variant>
        <vt:i4>5</vt:i4>
      </vt:variant>
      <vt:variant>
        <vt:lpwstr/>
      </vt:variant>
      <vt:variant>
        <vt:lpwstr>_Toc329528747</vt:lpwstr>
      </vt:variant>
      <vt:variant>
        <vt:i4>1835071</vt:i4>
      </vt:variant>
      <vt:variant>
        <vt:i4>680</vt:i4>
      </vt:variant>
      <vt:variant>
        <vt:i4>0</vt:i4>
      </vt:variant>
      <vt:variant>
        <vt:i4>5</vt:i4>
      </vt:variant>
      <vt:variant>
        <vt:lpwstr/>
      </vt:variant>
      <vt:variant>
        <vt:lpwstr>_Toc329528746</vt:lpwstr>
      </vt:variant>
      <vt:variant>
        <vt:i4>1835071</vt:i4>
      </vt:variant>
      <vt:variant>
        <vt:i4>674</vt:i4>
      </vt:variant>
      <vt:variant>
        <vt:i4>0</vt:i4>
      </vt:variant>
      <vt:variant>
        <vt:i4>5</vt:i4>
      </vt:variant>
      <vt:variant>
        <vt:lpwstr/>
      </vt:variant>
      <vt:variant>
        <vt:lpwstr>_Toc329528745</vt:lpwstr>
      </vt:variant>
      <vt:variant>
        <vt:i4>1835071</vt:i4>
      </vt:variant>
      <vt:variant>
        <vt:i4>668</vt:i4>
      </vt:variant>
      <vt:variant>
        <vt:i4>0</vt:i4>
      </vt:variant>
      <vt:variant>
        <vt:i4>5</vt:i4>
      </vt:variant>
      <vt:variant>
        <vt:lpwstr/>
      </vt:variant>
      <vt:variant>
        <vt:lpwstr>_Toc329528744</vt:lpwstr>
      </vt:variant>
      <vt:variant>
        <vt:i4>1835071</vt:i4>
      </vt:variant>
      <vt:variant>
        <vt:i4>662</vt:i4>
      </vt:variant>
      <vt:variant>
        <vt:i4>0</vt:i4>
      </vt:variant>
      <vt:variant>
        <vt:i4>5</vt:i4>
      </vt:variant>
      <vt:variant>
        <vt:lpwstr/>
      </vt:variant>
      <vt:variant>
        <vt:lpwstr>_Toc329528743</vt:lpwstr>
      </vt:variant>
      <vt:variant>
        <vt:i4>1835071</vt:i4>
      </vt:variant>
      <vt:variant>
        <vt:i4>656</vt:i4>
      </vt:variant>
      <vt:variant>
        <vt:i4>0</vt:i4>
      </vt:variant>
      <vt:variant>
        <vt:i4>5</vt:i4>
      </vt:variant>
      <vt:variant>
        <vt:lpwstr/>
      </vt:variant>
      <vt:variant>
        <vt:lpwstr>_Toc329528742</vt:lpwstr>
      </vt:variant>
      <vt:variant>
        <vt:i4>1835071</vt:i4>
      </vt:variant>
      <vt:variant>
        <vt:i4>650</vt:i4>
      </vt:variant>
      <vt:variant>
        <vt:i4>0</vt:i4>
      </vt:variant>
      <vt:variant>
        <vt:i4>5</vt:i4>
      </vt:variant>
      <vt:variant>
        <vt:lpwstr/>
      </vt:variant>
      <vt:variant>
        <vt:lpwstr>_Toc329528741</vt:lpwstr>
      </vt:variant>
      <vt:variant>
        <vt:i4>1835071</vt:i4>
      </vt:variant>
      <vt:variant>
        <vt:i4>644</vt:i4>
      </vt:variant>
      <vt:variant>
        <vt:i4>0</vt:i4>
      </vt:variant>
      <vt:variant>
        <vt:i4>5</vt:i4>
      </vt:variant>
      <vt:variant>
        <vt:lpwstr/>
      </vt:variant>
      <vt:variant>
        <vt:lpwstr>_Toc329528740</vt:lpwstr>
      </vt:variant>
      <vt:variant>
        <vt:i4>1769535</vt:i4>
      </vt:variant>
      <vt:variant>
        <vt:i4>638</vt:i4>
      </vt:variant>
      <vt:variant>
        <vt:i4>0</vt:i4>
      </vt:variant>
      <vt:variant>
        <vt:i4>5</vt:i4>
      </vt:variant>
      <vt:variant>
        <vt:lpwstr/>
      </vt:variant>
      <vt:variant>
        <vt:lpwstr>_Toc329528739</vt:lpwstr>
      </vt:variant>
      <vt:variant>
        <vt:i4>1769535</vt:i4>
      </vt:variant>
      <vt:variant>
        <vt:i4>632</vt:i4>
      </vt:variant>
      <vt:variant>
        <vt:i4>0</vt:i4>
      </vt:variant>
      <vt:variant>
        <vt:i4>5</vt:i4>
      </vt:variant>
      <vt:variant>
        <vt:lpwstr/>
      </vt:variant>
      <vt:variant>
        <vt:lpwstr>_Toc329528738</vt:lpwstr>
      </vt:variant>
      <vt:variant>
        <vt:i4>1769535</vt:i4>
      </vt:variant>
      <vt:variant>
        <vt:i4>626</vt:i4>
      </vt:variant>
      <vt:variant>
        <vt:i4>0</vt:i4>
      </vt:variant>
      <vt:variant>
        <vt:i4>5</vt:i4>
      </vt:variant>
      <vt:variant>
        <vt:lpwstr/>
      </vt:variant>
      <vt:variant>
        <vt:lpwstr>_Toc329528737</vt:lpwstr>
      </vt:variant>
      <vt:variant>
        <vt:i4>1769535</vt:i4>
      </vt:variant>
      <vt:variant>
        <vt:i4>620</vt:i4>
      </vt:variant>
      <vt:variant>
        <vt:i4>0</vt:i4>
      </vt:variant>
      <vt:variant>
        <vt:i4>5</vt:i4>
      </vt:variant>
      <vt:variant>
        <vt:lpwstr/>
      </vt:variant>
      <vt:variant>
        <vt:lpwstr>_Toc329528736</vt:lpwstr>
      </vt:variant>
      <vt:variant>
        <vt:i4>1769535</vt:i4>
      </vt:variant>
      <vt:variant>
        <vt:i4>614</vt:i4>
      </vt:variant>
      <vt:variant>
        <vt:i4>0</vt:i4>
      </vt:variant>
      <vt:variant>
        <vt:i4>5</vt:i4>
      </vt:variant>
      <vt:variant>
        <vt:lpwstr/>
      </vt:variant>
      <vt:variant>
        <vt:lpwstr>_Toc329528735</vt:lpwstr>
      </vt:variant>
      <vt:variant>
        <vt:i4>1769535</vt:i4>
      </vt:variant>
      <vt:variant>
        <vt:i4>608</vt:i4>
      </vt:variant>
      <vt:variant>
        <vt:i4>0</vt:i4>
      </vt:variant>
      <vt:variant>
        <vt:i4>5</vt:i4>
      </vt:variant>
      <vt:variant>
        <vt:lpwstr/>
      </vt:variant>
      <vt:variant>
        <vt:lpwstr>_Toc329528734</vt:lpwstr>
      </vt:variant>
      <vt:variant>
        <vt:i4>1769535</vt:i4>
      </vt:variant>
      <vt:variant>
        <vt:i4>602</vt:i4>
      </vt:variant>
      <vt:variant>
        <vt:i4>0</vt:i4>
      </vt:variant>
      <vt:variant>
        <vt:i4>5</vt:i4>
      </vt:variant>
      <vt:variant>
        <vt:lpwstr/>
      </vt:variant>
      <vt:variant>
        <vt:lpwstr>_Toc329528733</vt:lpwstr>
      </vt:variant>
      <vt:variant>
        <vt:i4>1769535</vt:i4>
      </vt:variant>
      <vt:variant>
        <vt:i4>596</vt:i4>
      </vt:variant>
      <vt:variant>
        <vt:i4>0</vt:i4>
      </vt:variant>
      <vt:variant>
        <vt:i4>5</vt:i4>
      </vt:variant>
      <vt:variant>
        <vt:lpwstr/>
      </vt:variant>
      <vt:variant>
        <vt:lpwstr>_Toc329528732</vt:lpwstr>
      </vt:variant>
      <vt:variant>
        <vt:i4>1769535</vt:i4>
      </vt:variant>
      <vt:variant>
        <vt:i4>590</vt:i4>
      </vt:variant>
      <vt:variant>
        <vt:i4>0</vt:i4>
      </vt:variant>
      <vt:variant>
        <vt:i4>5</vt:i4>
      </vt:variant>
      <vt:variant>
        <vt:lpwstr/>
      </vt:variant>
      <vt:variant>
        <vt:lpwstr>_Toc329528731</vt:lpwstr>
      </vt:variant>
      <vt:variant>
        <vt:i4>1769535</vt:i4>
      </vt:variant>
      <vt:variant>
        <vt:i4>584</vt:i4>
      </vt:variant>
      <vt:variant>
        <vt:i4>0</vt:i4>
      </vt:variant>
      <vt:variant>
        <vt:i4>5</vt:i4>
      </vt:variant>
      <vt:variant>
        <vt:lpwstr/>
      </vt:variant>
      <vt:variant>
        <vt:lpwstr>_Toc329528730</vt:lpwstr>
      </vt:variant>
      <vt:variant>
        <vt:i4>1703999</vt:i4>
      </vt:variant>
      <vt:variant>
        <vt:i4>578</vt:i4>
      </vt:variant>
      <vt:variant>
        <vt:i4>0</vt:i4>
      </vt:variant>
      <vt:variant>
        <vt:i4>5</vt:i4>
      </vt:variant>
      <vt:variant>
        <vt:lpwstr/>
      </vt:variant>
      <vt:variant>
        <vt:lpwstr>_Toc329528729</vt:lpwstr>
      </vt:variant>
      <vt:variant>
        <vt:i4>1703999</vt:i4>
      </vt:variant>
      <vt:variant>
        <vt:i4>572</vt:i4>
      </vt:variant>
      <vt:variant>
        <vt:i4>0</vt:i4>
      </vt:variant>
      <vt:variant>
        <vt:i4>5</vt:i4>
      </vt:variant>
      <vt:variant>
        <vt:lpwstr/>
      </vt:variant>
      <vt:variant>
        <vt:lpwstr>_Toc329528728</vt:lpwstr>
      </vt:variant>
      <vt:variant>
        <vt:i4>1703999</vt:i4>
      </vt:variant>
      <vt:variant>
        <vt:i4>566</vt:i4>
      </vt:variant>
      <vt:variant>
        <vt:i4>0</vt:i4>
      </vt:variant>
      <vt:variant>
        <vt:i4>5</vt:i4>
      </vt:variant>
      <vt:variant>
        <vt:lpwstr/>
      </vt:variant>
      <vt:variant>
        <vt:lpwstr>_Toc329528727</vt:lpwstr>
      </vt:variant>
      <vt:variant>
        <vt:i4>1703999</vt:i4>
      </vt:variant>
      <vt:variant>
        <vt:i4>560</vt:i4>
      </vt:variant>
      <vt:variant>
        <vt:i4>0</vt:i4>
      </vt:variant>
      <vt:variant>
        <vt:i4>5</vt:i4>
      </vt:variant>
      <vt:variant>
        <vt:lpwstr/>
      </vt:variant>
      <vt:variant>
        <vt:lpwstr>_Toc329528726</vt:lpwstr>
      </vt:variant>
      <vt:variant>
        <vt:i4>1703999</vt:i4>
      </vt:variant>
      <vt:variant>
        <vt:i4>554</vt:i4>
      </vt:variant>
      <vt:variant>
        <vt:i4>0</vt:i4>
      </vt:variant>
      <vt:variant>
        <vt:i4>5</vt:i4>
      </vt:variant>
      <vt:variant>
        <vt:lpwstr/>
      </vt:variant>
      <vt:variant>
        <vt:lpwstr>_Toc329528725</vt:lpwstr>
      </vt:variant>
      <vt:variant>
        <vt:i4>1703999</vt:i4>
      </vt:variant>
      <vt:variant>
        <vt:i4>548</vt:i4>
      </vt:variant>
      <vt:variant>
        <vt:i4>0</vt:i4>
      </vt:variant>
      <vt:variant>
        <vt:i4>5</vt:i4>
      </vt:variant>
      <vt:variant>
        <vt:lpwstr/>
      </vt:variant>
      <vt:variant>
        <vt:lpwstr>_Toc329528724</vt:lpwstr>
      </vt:variant>
      <vt:variant>
        <vt:i4>1703999</vt:i4>
      </vt:variant>
      <vt:variant>
        <vt:i4>542</vt:i4>
      </vt:variant>
      <vt:variant>
        <vt:i4>0</vt:i4>
      </vt:variant>
      <vt:variant>
        <vt:i4>5</vt:i4>
      </vt:variant>
      <vt:variant>
        <vt:lpwstr/>
      </vt:variant>
      <vt:variant>
        <vt:lpwstr>_Toc329528723</vt:lpwstr>
      </vt:variant>
      <vt:variant>
        <vt:i4>1703999</vt:i4>
      </vt:variant>
      <vt:variant>
        <vt:i4>536</vt:i4>
      </vt:variant>
      <vt:variant>
        <vt:i4>0</vt:i4>
      </vt:variant>
      <vt:variant>
        <vt:i4>5</vt:i4>
      </vt:variant>
      <vt:variant>
        <vt:lpwstr/>
      </vt:variant>
      <vt:variant>
        <vt:lpwstr>_Toc329528722</vt:lpwstr>
      </vt:variant>
      <vt:variant>
        <vt:i4>1703999</vt:i4>
      </vt:variant>
      <vt:variant>
        <vt:i4>530</vt:i4>
      </vt:variant>
      <vt:variant>
        <vt:i4>0</vt:i4>
      </vt:variant>
      <vt:variant>
        <vt:i4>5</vt:i4>
      </vt:variant>
      <vt:variant>
        <vt:lpwstr/>
      </vt:variant>
      <vt:variant>
        <vt:lpwstr>_Toc329528721</vt:lpwstr>
      </vt:variant>
      <vt:variant>
        <vt:i4>1703999</vt:i4>
      </vt:variant>
      <vt:variant>
        <vt:i4>524</vt:i4>
      </vt:variant>
      <vt:variant>
        <vt:i4>0</vt:i4>
      </vt:variant>
      <vt:variant>
        <vt:i4>5</vt:i4>
      </vt:variant>
      <vt:variant>
        <vt:lpwstr/>
      </vt:variant>
      <vt:variant>
        <vt:lpwstr>_Toc329528720</vt:lpwstr>
      </vt:variant>
      <vt:variant>
        <vt:i4>1638463</vt:i4>
      </vt:variant>
      <vt:variant>
        <vt:i4>518</vt:i4>
      </vt:variant>
      <vt:variant>
        <vt:i4>0</vt:i4>
      </vt:variant>
      <vt:variant>
        <vt:i4>5</vt:i4>
      </vt:variant>
      <vt:variant>
        <vt:lpwstr/>
      </vt:variant>
      <vt:variant>
        <vt:lpwstr>_Toc329528719</vt:lpwstr>
      </vt:variant>
      <vt:variant>
        <vt:i4>1638463</vt:i4>
      </vt:variant>
      <vt:variant>
        <vt:i4>512</vt:i4>
      </vt:variant>
      <vt:variant>
        <vt:i4>0</vt:i4>
      </vt:variant>
      <vt:variant>
        <vt:i4>5</vt:i4>
      </vt:variant>
      <vt:variant>
        <vt:lpwstr/>
      </vt:variant>
      <vt:variant>
        <vt:lpwstr>_Toc329528718</vt:lpwstr>
      </vt:variant>
      <vt:variant>
        <vt:i4>1638463</vt:i4>
      </vt:variant>
      <vt:variant>
        <vt:i4>506</vt:i4>
      </vt:variant>
      <vt:variant>
        <vt:i4>0</vt:i4>
      </vt:variant>
      <vt:variant>
        <vt:i4>5</vt:i4>
      </vt:variant>
      <vt:variant>
        <vt:lpwstr/>
      </vt:variant>
      <vt:variant>
        <vt:lpwstr>_Toc329528717</vt:lpwstr>
      </vt:variant>
      <vt:variant>
        <vt:i4>1638463</vt:i4>
      </vt:variant>
      <vt:variant>
        <vt:i4>500</vt:i4>
      </vt:variant>
      <vt:variant>
        <vt:i4>0</vt:i4>
      </vt:variant>
      <vt:variant>
        <vt:i4>5</vt:i4>
      </vt:variant>
      <vt:variant>
        <vt:lpwstr/>
      </vt:variant>
      <vt:variant>
        <vt:lpwstr>_Toc329528716</vt:lpwstr>
      </vt:variant>
      <vt:variant>
        <vt:i4>1638463</vt:i4>
      </vt:variant>
      <vt:variant>
        <vt:i4>494</vt:i4>
      </vt:variant>
      <vt:variant>
        <vt:i4>0</vt:i4>
      </vt:variant>
      <vt:variant>
        <vt:i4>5</vt:i4>
      </vt:variant>
      <vt:variant>
        <vt:lpwstr/>
      </vt:variant>
      <vt:variant>
        <vt:lpwstr>_Toc329528715</vt:lpwstr>
      </vt:variant>
      <vt:variant>
        <vt:i4>1638463</vt:i4>
      </vt:variant>
      <vt:variant>
        <vt:i4>488</vt:i4>
      </vt:variant>
      <vt:variant>
        <vt:i4>0</vt:i4>
      </vt:variant>
      <vt:variant>
        <vt:i4>5</vt:i4>
      </vt:variant>
      <vt:variant>
        <vt:lpwstr/>
      </vt:variant>
      <vt:variant>
        <vt:lpwstr>_Toc329528714</vt:lpwstr>
      </vt:variant>
      <vt:variant>
        <vt:i4>1638463</vt:i4>
      </vt:variant>
      <vt:variant>
        <vt:i4>482</vt:i4>
      </vt:variant>
      <vt:variant>
        <vt:i4>0</vt:i4>
      </vt:variant>
      <vt:variant>
        <vt:i4>5</vt:i4>
      </vt:variant>
      <vt:variant>
        <vt:lpwstr/>
      </vt:variant>
      <vt:variant>
        <vt:lpwstr>_Toc329528713</vt:lpwstr>
      </vt:variant>
      <vt:variant>
        <vt:i4>1638463</vt:i4>
      </vt:variant>
      <vt:variant>
        <vt:i4>476</vt:i4>
      </vt:variant>
      <vt:variant>
        <vt:i4>0</vt:i4>
      </vt:variant>
      <vt:variant>
        <vt:i4>5</vt:i4>
      </vt:variant>
      <vt:variant>
        <vt:lpwstr/>
      </vt:variant>
      <vt:variant>
        <vt:lpwstr>_Toc329528712</vt:lpwstr>
      </vt:variant>
      <vt:variant>
        <vt:i4>1638463</vt:i4>
      </vt:variant>
      <vt:variant>
        <vt:i4>470</vt:i4>
      </vt:variant>
      <vt:variant>
        <vt:i4>0</vt:i4>
      </vt:variant>
      <vt:variant>
        <vt:i4>5</vt:i4>
      </vt:variant>
      <vt:variant>
        <vt:lpwstr/>
      </vt:variant>
      <vt:variant>
        <vt:lpwstr>_Toc329528711</vt:lpwstr>
      </vt:variant>
      <vt:variant>
        <vt:i4>1638463</vt:i4>
      </vt:variant>
      <vt:variant>
        <vt:i4>464</vt:i4>
      </vt:variant>
      <vt:variant>
        <vt:i4>0</vt:i4>
      </vt:variant>
      <vt:variant>
        <vt:i4>5</vt:i4>
      </vt:variant>
      <vt:variant>
        <vt:lpwstr/>
      </vt:variant>
      <vt:variant>
        <vt:lpwstr>_Toc329528710</vt:lpwstr>
      </vt:variant>
      <vt:variant>
        <vt:i4>1572927</vt:i4>
      </vt:variant>
      <vt:variant>
        <vt:i4>458</vt:i4>
      </vt:variant>
      <vt:variant>
        <vt:i4>0</vt:i4>
      </vt:variant>
      <vt:variant>
        <vt:i4>5</vt:i4>
      </vt:variant>
      <vt:variant>
        <vt:lpwstr/>
      </vt:variant>
      <vt:variant>
        <vt:lpwstr>_Toc329528709</vt:lpwstr>
      </vt:variant>
      <vt:variant>
        <vt:i4>1572927</vt:i4>
      </vt:variant>
      <vt:variant>
        <vt:i4>452</vt:i4>
      </vt:variant>
      <vt:variant>
        <vt:i4>0</vt:i4>
      </vt:variant>
      <vt:variant>
        <vt:i4>5</vt:i4>
      </vt:variant>
      <vt:variant>
        <vt:lpwstr/>
      </vt:variant>
      <vt:variant>
        <vt:lpwstr>_Toc329528708</vt:lpwstr>
      </vt:variant>
      <vt:variant>
        <vt:i4>1572927</vt:i4>
      </vt:variant>
      <vt:variant>
        <vt:i4>446</vt:i4>
      </vt:variant>
      <vt:variant>
        <vt:i4>0</vt:i4>
      </vt:variant>
      <vt:variant>
        <vt:i4>5</vt:i4>
      </vt:variant>
      <vt:variant>
        <vt:lpwstr/>
      </vt:variant>
      <vt:variant>
        <vt:lpwstr>_Toc329528707</vt:lpwstr>
      </vt:variant>
      <vt:variant>
        <vt:i4>1572927</vt:i4>
      </vt:variant>
      <vt:variant>
        <vt:i4>440</vt:i4>
      </vt:variant>
      <vt:variant>
        <vt:i4>0</vt:i4>
      </vt:variant>
      <vt:variant>
        <vt:i4>5</vt:i4>
      </vt:variant>
      <vt:variant>
        <vt:lpwstr/>
      </vt:variant>
      <vt:variant>
        <vt:lpwstr>_Toc329528706</vt:lpwstr>
      </vt:variant>
      <vt:variant>
        <vt:i4>1572927</vt:i4>
      </vt:variant>
      <vt:variant>
        <vt:i4>434</vt:i4>
      </vt:variant>
      <vt:variant>
        <vt:i4>0</vt:i4>
      </vt:variant>
      <vt:variant>
        <vt:i4>5</vt:i4>
      </vt:variant>
      <vt:variant>
        <vt:lpwstr/>
      </vt:variant>
      <vt:variant>
        <vt:lpwstr>_Toc329528705</vt:lpwstr>
      </vt:variant>
      <vt:variant>
        <vt:i4>1572927</vt:i4>
      </vt:variant>
      <vt:variant>
        <vt:i4>428</vt:i4>
      </vt:variant>
      <vt:variant>
        <vt:i4>0</vt:i4>
      </vt:variant>
      <vt:variant>
        <vt:i4>5</vt:i4>
      </vt:variant>
      <vt:variant>
        <vt:lpwstr/>
      </vt:variant>
      <vt:variant>
        <vt:lpwstr>_Toc329528704</vt:lpwstr>
      </vt:variant>
      <vt:variant>
        <vt:i4>1572927</vt:i4>
      </vt:variant>
      <vt:variant>
        <vt:i4>422</vt:i4>
      </vt:variant>
      <vt:variant>
        <vt:i4>0</vt:i4>
      </vt:variant>
      <vt:variant>
        <vt:i4>5</vt:i4>
      </vt:variant>
      <vt:variant>
        <vt:lpwstr/>
      </vt:variant>
      <vt:variant>
        <vt:lpwstr>_Toc329528703</vt:lpwstr>
      </vt:variant>
      <vt:variant>
        <vt:i4>1572927</vt:i4>
      </vt:variant>
      <vt:variant>
        <vt:i4>416</vt:i4>
      </vt:variant>
      <vt:variant>
        <vt:i4>0</vt:i4>
      </vt:variant>
      <vt:variant>
        <vt:i4>5</vt:i4>
      </vt:variant>
      <vt:variant>
        <vt:lpwstr/>
      </vt:variant>
      <vt:variant>
        <vt:lpwstr>_Toc329528702</vt:lpwstr>
      </vt:variant>
      <vt:variant>
        <vt:i4>1572927</vt:i4>
      </vt:variant>
      <vt:variant>
        <vt:i4>410</vt:i4>
      </vt:variant>
      <vt:variant>
        <vt:i4>0</vt:i4>
      </vt:variant>
      <vt:variant>
        <vt:i4>5</vt:i4>
      </vt:variant>
      <vt:variant>
        <vt:lpwstr/>
      </vt:variant>
      <vt:variant>
        <vt:lpwstr>_Toc329528701</vt:lpwstr>
      </vt:variant>
      <vt:variant>
        <vt:i4>1572927</vt:i4>
      </vt:variant>
      <vt:variant>
        <vt:i4>404</vt:i4>
      </vt:variant>
      <vt:variant>
        <vt:i4>0</vt:i4>
      </vt:variant>
      <vt:variant>
        <vt:i4>5</vt:i4>
      </vt:variant>
      <vt:variant>
        <vt:lpwstr/>
      </vt:variant>
      <vt:variant>
        <vt:lpwstr>_Toc329528700</vt:lpwstr>
      </vt:variant>
      <vt:variant>
        <vt:i4>1114174</vt:i4>
      </vt:variant>
      <vt:variant>
        <vt:i4>398</vt:i4>
      </vt:variant>
      <vt:variant>
        <vt:i4>0</vt:i4>
      </vt:variant>
      <vt:variant>
        <vt:i4>5</vt:i4>
      </vt:variant>
      <vt:variant>
        <vt:lpwstr/>
      </vt:variant>
      <vt:variant>
        <vt:lpwstr>_Toc329528699</vt:lpwstr>
      </vt:variant>
      <vt:variant>
        <vt:i4>1114174</vt:i4>
      </vt:variant>
      <vt:variant>
        <vt:i4>392</vt:i4>
      </vt:variant>
      <vt:variant>
        <vt:i4>0</vt:i4>
      </vt:variant>
      <vt:variant>
        <vt:i4>5</vt:i4>
      </vt:variant>
      <vt:variant>
        <vt:lpwstr/>
      </vt:variant>
      <vt:variant>
        <vt:lpwstr>_Toc329528698</vt:lpwstr>
      </vt:variant>
      <vt:variant>
        <vt:i4>1114174</vt:i4>
      </vt:variant>
      <vt:variant>
        <vt:i4>386</vt:i4>
      </vt:variant>
      <vt:variant>
        <vt:i4>0</vt:i4>
      </vt:variant>
      <vt:variant>
        <vt:i4>5</vt:i4>
      </vt:variant>
      <vt:variant>
        <vt:lpwstr/>
      </vt:variant>
      <vt:variant>
        <vt:lpwstr>_Toc329528697</vt:lpwstr>
      </vt:variant>
      <vt:variant>
        <vt:i4>1114174</vt:i4>
      </vt:variant>
      <vt:variant>
        <vt:i4>380</vt:i4>
      </vt:variant>
      <vt:variant>
        <vt:i4>0</vt:i4>
      </vt:variant>
      <vt:variant>
        <vt:i4>5</vt:i4>
      </vt:variant>
      <vt:variant>
        <vt:lpwstr/>
      </vt:variant>
      <vt:variant>
        <vt:lpwstr>_Toc329528696</vt:lpwstr>
      </vt:variant>
      <vt:variant>
        <vt:i4>1114174</vt:i4>
      </vt:variant>
      <vt:variant>
        <vt:i4>374</vt:i4>
      </vt:variant>
      <vt:variant>
        <vt:i4>0</vt:i4>
      </vt:variant>
      <vt:variant>
        <vt:i4>5</vt:i4>
      </vt:variant>
      <vt:variant>
        <vt:lpwstr/>
      </vt:variant>
      <vt:variant>
        <vt:lpwstr>_Toc329528695</vt:lpwstr>
      </vt:variant>
      <vt:variant>
        <vt:i4>1114174</vt:i4>
      </vt:variant>
      <vt:variant>
        <vt:i4>368</vt:i4>
      </vt:variant>
      <vt:variant>
        <vt:i4>0</vt:i4>
      </vt:variant>
      <vt:variant>
        <vt:i4>5</vt:i4>
      </vt:variant>
      <vt:variant>
        <vt:lpwstr/>
      </vt:variant>
      <vt:variant>
        <vt:lpwstr>_Toc329528694</vt:lpwstr>
      </vt:variant>
      <vt:variant>
        <vt:i4>1114174</vt:i4>
      </vt:variant>
      <vt:variant>
        <vt:i4>362</vt:i4>
      </vt:variant>
      <vt:variant>
        <vt:i4>0</vt:i4>
      </vt:variant>
      <vt:variant>
        <vt:i4>5</vt:i4>
      </vt:variant>
      <vt:variant>
        <vt:lpwstr/>
      </vt:variant>
      <vt:variant>
        <vt:lpwstr>_Toc329528693</vt:lpwstr>
      </vt:variant>
      <vt:variant>
        <vt:i4>1114174</vt:i4>
      </vt:variant>
      <vt:variant>
        <vt:i4>356</vt:i4>
      </vt:variant>
      <vt:variant>
        <vt:i4>0</vt:i4>
      </vt:variant>
      <vt:variant>
        <vt:i4>5</vt:i4>
      </vt:variant>
      <vt:variant>
        <vt:lpwstr/>
      </vt:variant>
      <vt:variant>
        <vt:lpwstr>_Toc329528692</vt:lpwstr>
      </vt:variant>
      <vt:variant>
        <vt:i4>1114174</vt:i4>
      </vt:variant>
      <vt:variant>
        <vt:i4>350</vt:i4>
      </vt:variant>
      <vt:variant>
        <vt:i4>0</vt:i4>
      </vt:variant>
      <vt:variant>
        <vt:i4>5</vt:i4>
      </vt:variant>
      <vt:variant>
        <vt:lpwstr/>
      </vt:variant>
      <vt:variant>
        <vt:lpwstr>_Toc329528691</vt:lpwstr>
      </vt:variant>
      <vt:variant>
        <vt:i4>1114174</vt:i4>
      </vt:variant>
      <vt:variant>
        <vt:i4>344</vt:i4>
      </vt:variant>
      <vt:variant>
        <vt:i4>0</vt:i4>
      </vt:variant>
      <vt:variant>
        <vt:i4>5</vt:i4>
      </vt:variant>
      <vt:variant>
        <vt:lpwstr/>
      </vt:variant>
      <vt:variant>
        <vt:lpwstr>_Toc329528690</vt:lpwstr>
      </vt:variant>
      <vt:variant>
        <vt:i4>1048638</vt:i4>
      </vt:variant>
      <vt:variant>
        <vt:i4>338</vt:i4>
      </vt:variant>
      <vt:variant>
        <vt:i4>0</vt:i4>
      </vt:variant>
      <vt:variant>
        <vt:i4>5</vt:i4>
      </vt:variant>
      <vt:variant>
        <vt:lpwstr/>
      </vt:variant>
      <vt:variant>
        <vt:lpwstr>_Toc329528689</vt:lpwstr>
      </vt:variant>
      <vt:variant>
        <vt:i4>1048638</vt:i4>
      </vt:variant>
      <vt:variant>
        <vt:i4>332</vt:i4>
      </vt:variant>
      <vt:variant>
        <vt:i4>0</vt:i4>
      </vt:variant>
      <vt:variant>
        <vt:i4>5</vt:i4>
      </vt:variant>
      <vt:variant>
        <vt:lpwstr/>
      </vt:variant>
      <vt:variant>
        <vt:lpwstr>_Toc329528688</vt:lpwstr>
      </vt:variant>
      <vt:variant>
        <vt:i4>1048638</vt:i4>
      </vt:variant>
      <vt:variant>
        <vt:i4>326</vt:i4>
      </vt:variant>
      <vt:variant>
        <vt:i4>0</vt:i4>
      </vt:variant>
      <vt:variant>
        <vt:i4>5</vt:i4>
      </vt:variant>
      <vt:variant>
        <vt:lpwstr/>
      </vt:variant>
      <vt:variant>
        <vt:lpwstr>_Toc329528687</vt:lpwstr>
      </vt:variant>
      <vt:variant>
        <vt:i4>1048638</vt:i4>
      </vt:variant>
      <vt:variant>
        <vt:i4>320</vt:i4>
      </vt:variant>
      <vt:variant>
        <vt:i4>0</vt:i4>
      </vt:variant>
      <vt:variant>
        <vt:i4>5</vt:i4>
      </vt:variant>
      <vt:variant>
        <vt:lpwstr/>
      </vt:variant>
      <vt:variant>
        <vt:lpwstr>_Toc329528686</vt:lpwstr>
      </vt:variant>
      <vt:variant>
        <vt:i4>1048638</vt:i4>
      </vt:variant>
      <vt:variant>
        <vt:i4>314</vt:i4>
      </vt:variant>
      <vt:variant>
        <vt:i4>0</vt:i4>
      </vt:variant>
      <vt:variant>
        <vt:i4>5</vt:i4>
      </vt:variant>
      <vt:variant>
        <vt:lpwstr/>
      </vt:variant>
      <vt:variant>
        <vt:lpwstr>_Toc329528685</vt:lpwstr>
      </vt:variant>
      <vt:variant>
        <vt:i4>1048638</vt:i4>
      </vt:variant>
      <vt:variant>
        <vt:i4>308</vt:i4>
      </vt:variant>
      <vt:variant>
        <vt:i4>0</vt:i4>
      </vt:variant>
      <vt:variant>
        <vt:i4>5</vt:i4>
      </vt:variant>
      <vt:variant>
        <vt:lpwstr/>
      </vt:variant>
      <vt:variant>
        <vt:lpwstr>_Toc329528684</vt:lpwstr>
      </vt:variant>
      <vt:variant>
        <vt:i4>1048638</vt:i4>
      </vt:variant>
      <vt:variant>
        <vt:i4>302</vt:i4>
      </vt:variant>
      <vt:variant>
        <vt:i4>0</vt:i4>
      </vt:variant>
      <vt:variant>
        <vt:i4>5</vt:i4>
      </vt:variant>
      <vt:variant>
        <vt:lpwstr/>
      </vt:variant>
      <vt:variant>
        <vt:lpwstr>_Toc329528683</vt:lpwstr>
      </vt:variant>
      <vt:variant>
        <vt:i4>1048638</vt:i4>
      </vt:variant>
      <vt:variant>
        <vt:i4>296</vt:i4>
      </vt:variant>
      <vt:variant>
        <vt:i4>0</vt:i4>
      </vt:variant>
      <vt:variant>
        <vt:i4>5</vt:i4>
      </vt:variant>
      <vt:variant>
        <vt:lpwstr/>
      </vt:variant>
      <vt:variant>
        <vt:lpwstr>_Toc329528682</vt:lpwstr>
      </vt:variant>
      <vt:variant>
        <vt:i4>1048638</vt:i4>
      </vt:variant>
      <vt:variant>
        <vt:i4>290</vt:i4>
      </vt:variant>
      <vt:variant>
        <vt:i4>0</vt:i4>
      </vt:variant>
      <vt:variant>
        <vt:i4>5</vt:i4>
      </vt:variant>
      <vt:variant>
        <vt:lpwstr/>
      </vt:variant>
      <vt:variant>
        <vt:lpwstr>_Toc329528681</vt:lpwstr>
      </vt:variant>
      <vt:variant>
        <vt:i4>1048638</vt:i4>
      </vt:variant>
      <vt:variant>
        <vt:i4>284</vt:i4>
      </vt:variant>
      <vt:variant>
        <vt:i4>0</vt:i4>
      </vt:variant>
      <vt:variant>
        <vt:i4>5</vt:i4>
      </vt:variant>
      <vt:variant>
        <vt:lpwstr/>
      </vt:variant>
      <vt:variant>
        <vt:lpwstr>_Toc329528680</vt:lpwstr>
      </vt:variant>
      <vt:variant>
        <vt:i4>2031678</vt:i4>
      </vt:variant>
      <vt:variant>
        <vt:i4>278</vt:i4>
      </vt:variant>
      <vt:variant>
        <vt:i4>0</vt:i4>
      </vt:variant>
      <vt:variant>
        <vt:i4>5</vt:i4>
      </vt:variant>
      <vt:variant>
        <vt:lpwstr/>
      </vt:variant>
      <vt:variant>
        <vt:lpwstr>_Toc329528679</vt:lpwstr>
      </vt:variant>
      <vt:variant>
        <vt:i4>2031678</vt:i4>
      </vt:variant>
      <vt:variant>
        <vt:i4>272</vt:i4>
      </vt:variant>
      <vt:variant>
        <vt:i4>0</vt:i4>
      </vt:variant>
      <vt:variant>
        <vt:i4>5</vt:i4>
      </vt:variant>
      <vt:variant>
        <vt:lpwstr/>
      </vt:variant>
      <vt:variant>
        <vt:lpwstr>_Toc329528678</vt:lpwstr>
      </vt:variant>
      <vt:variant>
        <vt:i4>2031678</vt:i4>
      </vt:variant>
      <vt:variant>
        <vt:i4>266</vt:i4>
      </vt:variant>
      <vt:variant>
        <vt:i4>0</vt:i4>
      </vt:variant>
      <vt:variant>
        <vt:i4>5</vt:i4>
      </vt:variant>
      <vt:variant>
        <vt:lpwstr/>
      </vt:variant>
      <vt:variant>
        <vt:lpwstr>_Toc329528677</vt:lpwstr>
      </vt:variant>
      <vt:variant>
        <vt:i4>2031678</vt:i4>
      </vt:variant>
      <vt:variant>
        <vt:i4>260</vt:i4>
      </vt:variant>
      <vt:variant>
        <vt:i4>0</vt:i4>
      </vt:variant>
      <vt:variant>
        <vt:i4>5</vt:i4>
      </vt:variant>
      <vt:variant>
        <vt:lpwstr/>
      </vt:variant>
      <vt:variant>
        <vt:lpwstr>_Toc329528676</vt:lpwstr>
      </vt:variant>
      <vt:variant>
        <vt:i4>2031678</vt:i4>
      </vt:variant>
      <vt:variant>
        <vt:i4>254</vt:i4>
      </vt:variant>
      <vt:variant>
        <vt:i4>0</vt:i4>
      </vt:variant>
      <vt:variant>
        <vt:i4>5</vt:i4>
      </vt:variant>
      <vt:variant>
        <vt:lpwstr/>
      </vt:variant>
      <vt:variant>
        <vt:lpwstr>_Toc329528675</vt:lpwstr>
      </vt:variant>
      <vt:variant>
        <vt:i4>2031678</vt:i4>
      </vt:variant>
      <vt:variant>
        <vt:i4>248</vt:i4>
      </vt:variant>
      <vt:variant>
        <vt:i4>0</vt:i4>
      </vt:variant>
      <vt:variant>
        <vt:i4>5</vt:i4>
      </vt:variant>
      <vt:variant>
        <vt:lpwstr/>
      </vt:variant>
      <vt:variant>
        <vt:lpwstr>_Toc329528674</vt:lpwstr>
      </vt:variant>
      <vt:variant>
        <vt:i4>2031678</vt:i4>
      </vt:variant>
      <vt:variant>
        <vt:i4>242</vt:i4>
      </vt:variant>
      <vt:variant>
        <vt:i4>0</vt:i4>
      </vt:variant>
      <vt:variant>
        <vt:i4>5</vt:i4>
      </vt:variant>
      <vt:variant>
        <vt:lpwstr/>
      </vt:variant>
      <vt:variant>
        <vt:lpwstr>_Toc329528673</vt:lpwstr>
      </vt:variant>
      <vt:variant>
        <vt:i4>2031678</vt:i4>
      </vt:variant>
      <vt:variant>
        <vt:i4>236</vt:i4>
      </vt:variant>
      <vt:variant>
        <vt:i4>0</vt:i4>
      </vt:variant>
      <vt:variant>
        <vt:i4>5</vt:i4>
      </vt:variant>
      <vt:variant>
        <vt:lpwstr/>
      </vt:variant>
      <vt:variant>
        <vt:lpwstr>_Toc329528672</vt:lpwstr>
      </vt:variant>
      <vt:variant>
        <vt:i4>2031678</vt:i4>
      </vt:variant>
      <vt:variant>
        <vt:i4>230</vt:i4>
      </vt:variant>
      <vt:variant>
        <vt:i4>0</vt:i4>
      </vt:variant>
      <vt:variant>
        <vt:i4>5</vt:i4>
      </vt:variant>
      <vt:variant>
        <vt:lpwstr/>
      </vt:variant>
      <vt:variant>
        <vt:lpwstr>_Toc329528671</vt:lpwstr>
      </vt:variant>
      <vt:variant>
        <vt:i4>2031678</vt:i4>
      </vt:variant>
      <vt:variant>
        <vt:i4>224</vt:i4>
      </vt:variant>
      <vt:variant>
        <vt:i4>0</vt:i4>
      </vt:variant>
      <vt:variant>
        <vt:i4>5</vt:i4>
      </vt:variant>
      <vt:variant>
        <vt:lpwstr/>
      </vt:variant>
      <vt:variant>
        <vt:lpwstr>_Toc329528670</vt:lpwstr>
      </vt:variant>
      <vt:variant>
        <vt:i4>1966142</vt:i4>
      </vt:variant>
      <vt:variant>
        <vt:i4>218</vt:i4>
      </vt:variant>
      <vt:variant>
        <vt:i4>0</vt:i4>
      </vt:variant>
      <vt:variant>
        <vt:i4>5</vt:i4>
      </vt:variant>
      <vt:variant>
        <vt:lpwstr/>
      </vt:variant>
      <vt:variant>
        <vt:lpwstr>_Toc329528669</vt:lpwstr>
      </vt:variant>
      <vt:variant>
        <vt:i4>1966142</vt:i4>
      </vt:variant>
      <vt:variant>
        <vt:i4>212</vt:i4>
      </vt:variant>
      <vt:variant>
        <vt:i4>0</vt:i4>
      </vt:variant>
      <vt:variant>
        <vt:i4>5</vt:i4>
      </vt:variant>
      <vt:variant>
        <vt:lpwstr/>
      </vt:variant>
      <vt:variant>
        <vt:lpwstr>_Toc329528668</vt:lpwstr>
      </vt:variant>
      <vt:variant>
        <vt:i4>1966142</vt:i4>
      </vt:variant>
      <vt:variant>
        <vt:i4>206</vt:i4>
      </vt:variant>
      <vt:variant>
        <vt:i4>0</vt:i4>
      </vt:variant>
      <vt:variant>
        <vt:i4>5</vt:i4>
      </vt:variant>
      <vt:variant>
        <vt:lpwstr/>
      </vt:variant>
      <vt:variant>
        <vt:lpwstr>_Toc329528667</vt:lpwstr>
      </vt:variant>
      <vt:variant>
        <vt:i4>1966142</vt:i4>
      </vt:variant>
      <vt:variant>
        <vt:i4>200</vt:i4>
      </vt:variant>
      <vt:variant>
        <vt:i4>0</vt:i4>
      </vt:variant>
      <vt:variant>
        <vt:i4>5</vt:i4>
      </vt:variant>
      <vt:variant>
        <vt:lpwstr/>
      </vt:variant>
      <vt:variant>
        <vt:lpwstr>_Toc329528666</vt:lpwstr>
      </vt:variant>
      <vt:variant>
        <vt:i4>1966142</vt:i4>
      </vt:variant>
      <vt:variant>
        <vt:i4>194</vt:i4>
      </vt:variant>
      <vt:variant>
        <vt:i4>0</vt:i4>
      </vt:variant>
      <vt:variant>
        <vt:i4>5</vt:i4>
      </vt:variant>
      <vt:variant>
        <vt:lpwstr/>
      </vt:variant>
      <vt:variant>
        <vt:lpwstr>_Toc329528665</vt:lpwstr>
      </vt:variant>
      <vt:variant>
        <vt:i4>1966142</vt:i4>
      </vt:variant>
      <vt:variant>
        <vt:i4>188</vt:i4>
      </vt:variant>
      <vt:variant>
        <vt:i4>0</vt:i4>
      </vt:variant>
      <vt:variant>
        <vt:i4>5</vt:i4>
      </vt:variant>
      <vt:variant>
        <vt:lpwstr/>
      </vt:variant>
      <vt:variant>
        <vt:lpwstr>_Toc329528664</vt:lpwstr>
      </vt:variant>
      <vt:variant>
        <vt:i4>1966142</vt:i4>
      </vt:variant>
      <vt:variant>
        <vt:i4>182</vt:i4>
      </vt:variant>
      <vt:variant>
        <vt:i4>0</vt:i4>
      </vt:variant>
      <vt:variant>
        <vt:i4>5</vt:i4>
      </vt:variant>
      <vt:variant>
        <vt:lpwstr/>
      </vt:variant>
      <vt:variant>
        <vt:lpwstr>_Toc329528663</vt:lpwstr>
      </vt:variant>
      <vt:variant>
        <vt:i4>1966142</vt:i4>
      </vt:variant>
      <vt:variant>
        <vt:i4>176</vt:i4>
      </vt:variant>
      <vt:variant>
        <vt:i4>0</vt:i4>
      </vt:variant>
      <vt:variant>
        <vt:i4>5</vt:i4>
      </vt:variant>
      <vt:variant>
        <vt:lpwstr/>
      </vt:variant>
      <vt:variant>
        <vt:lpwstr>_Toc329528662</vt:lpwstr>
      </vt:variant>
      <vt:variant>
        <vt:i4>1966142</vt:i4>
      </vt:variant>
      <vt:variant>
        <vt:i4>170</vt:i4>
      </vt:variant>
      <vt:variant>
        <vt:i4>0</vt:i4>
      </vt:variant>
      <vt:variant>
        <vt:i4>5</vt:i4>
      </vt:variant>
      <vt:variant>
        <vt:lpwstr/>
      </vt:variant>
      <vt:variant>
        <vt:lpwstr>_Toc329528661</vt:lpwstr>
      </vt:variant>
      <vt:variant>
        <vt:i4>1966142</vt:i4>
      </vt:variant>
      <vt:variant>
        <vt:i4>164</vt:i4>
      </vt:variant>
      <vt:variant>
        <vt:i4>0</vt:i4>
      </vt:variant>
      <vt:variant>
        <vt:i4>5</vt:i4>
      </vt:variant>
      <vt:variant>
        <vt:lpwstr/>
      </vt:variant>
      <vt:variant>
        <vt:lpwstr>_Toc329528660</vt:lpwstr>
      </vt:variant>
      <vt:variant>
        <vt:i4>1900606</vt:i4>
      </vt:variant>
      <vt:variant>
        <vt:i4>158</vt:i4>
      </vt:variant>
      <vt:variant>
        <vt:i4>0</vt:i4>
      </vt:variant>
      <vt:variant>
        <vt:i4>5</vt:i4>
      </vt:variant>
      <vt:variant>
        <vt:lpwstr/>
      </vt:variant>
      <vt:variant>
        <vt:lpwstr>_Toc329528659</vt:lpwstr>
      </vt:variant>
      <vt:variant>
        <vt:i4>1900606</vt:i4>
      </vt:variant>
      <vt:variant>
        <vt:i4>152</vt:i4>
      </vt:variant>
      <vt:variant>
        <vt:i4>0</vt:i4>
      </vt:variant>
      <vt:variant>
        <vt:i4>5</vt:i4>
      </vt:variant>
      <vt:variant>
        <vt:lpwstr/>
      </vt:variant>
      <vt:variant>
        <vt:lpwstr>_Toc329528658</vt:lpwstr>
      </vt:variant>
      <vt:variant>
        <vt:i4>1900606</vt:i4>
      </vt:variant>
      <vt:variant>
        <vt:i4>146</vt:i4>
      </vt:variant>
      <vt:variant>
        <vt:i4>0</vt:i4>
      </vt:variant>
      <vt:variant>
        <vt:i4>5</vt:i4>
      </vt:variant>
      <vt:variant>
        <vt:lpwstr/>
      </vt:variant>
      <vt:variant>
        <vt:lpwstr>_Toc329528657</vt:lpwstr>
      </vt:variant>
      <vt:variant>
        <vt:i4>1900606</vt:i4>
      </vt:variant>
      <vt:variant>
        <vt:i4>140</vt:i4>
      </vt:variant>
      <vt:variant>
        <vt:i4>0</vt:i4>
      </vt:variant>
      <vt:variant>
        <vt:i4>5</vt:i4>
      </vt:variant>
      <vt:variant>
        <vt:lpwstr/>
      </vt:variant>
      <vt:variant>
        <vt:lpwstr>_Toc329528656</vt:lpwstr>
      </vt:variant>
      <vt:variant>
        <vt:i4>1900606</vt:i4>
      </vt:variant>
      <vt:variant>
        <vt:i4>134</vt:i4>
      </vt:variant>
      <vt:variant>
        <vt:i4>0</vt:i4>
      </vt:variant>
      <vt:variant>
        <vt:i4>5</vt:i4>
      </vt:variant>
      <vt:variant>
        <vt:lpwstr/>
      </vt:variant>
      <vt:variant>
        <vt:lpwstr>_Toc329528655</vt:lpwstr>
      </vt:variant>
      <vt:variant>
        <vt:i4>1900606</vt:i4>
      </vt:variant>
      <vt:variant>
        <vt:i4>128</vt:i4>
      </vt:variant>
      <vt:variant>
        <vt:i4>0</vt:i4>
      </vt:variant>
      <vt:variant>
        <vt:i4>5</vt:i4>
      </vt:variant>
      <vt:variant>
        <vt:lpwstr/>
      </vt:variant>
      <vt:variant>
        <vt:lpwstr>_Toc329528654</vt:lpwstr>
      </vt:variant>
      <vt:variant>
        <vt:i4>1900606</vt:i4>
      </vt:variant>
      <vt:variant>
        <vt:i4>122</vt:i4>
      </vt:variant>
      <vt:variant>
        <vt:i4>0</vt:i4>
      </vt:variant>
      <vt:variant>
        <vt:i4>5</vt:i4>
      </vt:variant>
      <vt:variant>
        <vt:lpwstr/>
      </vt:variant>
      <vt:variant>
        <vt:lpwstr>_Toc329528653</vt:lpwstr>
      </vt:variant>
      <vt:variant>
        <vt:i4>1900606</vt:i4>
      </vt:variant>
      <vt:variant>
        <vt:i4>116</vt:i4>
      </vt:variant>
      <vt:variant>
        <vt:i4>0</vt:i4>
      </vt:variant>
      <vt:variant>
        <vt:i4>5</vt:i4>
      </vt:variant>
      <vt:variant>
        <vt:lpwstr/>
      </vt:variant>
      <vt:variant>
        <vt:lpwstr>_Toc329528652</vt:lpwstr>
      </vt:variant>
      <vt:variant>
        <vt:i4>1900606</vt:i4>
      </vt:variant>
      <vt:variant>
        <vt:i4>110</vt:i4>
      </vt:variant>
      <vt:variant>
        <vt:i4>0</vt:i4>
      </vt:variant>
      <vt:variant>
        <vt:i4>5</vt:i4>
      </vt:variant>
      <vt:variant>
        <vt:lpwstr/>
      </vt:variant>
      <vt:variant>
        <vt:lpwstr>_Toc329528651</vt:lpwstr>
      </vt:variant>
      <vt:variant>
        <vt:i4>1900606</vt:i4>
      </vt:variant>
      <vt:variant>
        <vt:i4>104</vt:i4>
      </vt:variant>
      <vt:variant>
        <vt:i4>0</vt:i4>
      </vt:variant>
      <vt:variant>
        <vt:i4>5</vt:i4>
      </vt:variant>
      <vt:variant>
        <vt:lpwstr/>
      </vt:variant>
      <vt:variant>
        <vt:lpwstr>_Toc329528650</vt:lpwstr>
      </vt:variant>
      <vt:variant>
        <vt:i4>1835070</vt:i4>
      </vt:variant>
      <vt:variant>
        <vt:i4>98</vt:i4>
      </vt:variant>
      <vt:variant>
        <vt:i4>0</vt:i4>
      </vt:variant>
      <vt:variant>
        <vt:i4>5</vt:i4>
      </vt:variant>
      <vt:variant>
        <vt:lpwstr/>
      </vt:variant>
      <vt:variant>
        <vt:lpwstr>_Toc329528649</vt:lpwstr>
      </vt:variant>
      <vt:variant>
        <vt:i4>1835070</vt:i4>
      </vt:variant>
      <vt:variant>
        <vt:i4>92</vt:i4>
      </vt:variant>
      <vt:variant>
        <vt:i4>0</vt:i4>
      </vt:variant>
      <vt:variant>
        <vt:i4>5</vt:i4>
      </vt:variant>
      <vt:variant>
        <vt:lpwstr/>
      </vt:variant>
      <vt:variant>
        <vt:lpwstr>_Toc329528648</vt:lpwstr>
      </vt:variant>
      <vt:variant>
        <vt:i4>1835070</vt:i4>
      </vt:variant>
      <vt:variant>
        <vt:i4>86</vt:i4>
      </vt:variant>
      <vt:variant>
        <vt:i4>0</vt:i4>
      </vt:variant>
      <vt:variant>
        <vt:i4>5</vt:i4>
      </vt:variant>
      <vt:variant>
        <vt:lpwstr/>
      </vt:variant>
      <vt:variant>
        <vt:lpwstr>_Toc329528647</vt:lpwstr>
      </vt:variant>
      <vt:variant>
        <vt:i4>1835070</vt:i4>
      </vt:variant>
      <vt:variant>
        <vt:i4>80</vt:i4>
      </vt:variant>
      <vt:variant>
        <vt:i4>0</vt:i4>
      </vt:variant>
      <vt:variant>
        <vt:i4>5</vt:i4>
      </vt:variant>
      <vt:variant>
        <vt:lpwstr/>
      </vt:variant>
      <vt:variant>
        <vt:lpwstr>_Toc329528646</vt:lpwstr>
      </vt:variant>
      <vt:variant>
        <vt:i4>1835070</vt:i4>
      </vt:variant>
      <vt:variant>
        <vt:i4>74</vt:i4>
      </vt:variant>
      <vt:variant>
        <vt:i4>0</vt:i4>
      </vt:variant>
      <vt:variant>
        <vt:i4>5</vt:i4>
      </vt:variant>
      <vt:variant>
        <vt:lpwstr/>
      </vt:variant>
      <vt:variant>
        <vt:lpwstr>_Toc329528645</vt:lpwstr>
      </vt:variant>
      <vt:variant>
        <vt:i4>1835070</vt:i4>
      </vt:variant>
      <vt:variant>
        <vt:i4>68</vt:i4>
      </vt:variant>
      <vt:variant>
        <vt:i4>0</vt:i4>
      </vt:variant>
      <vt:variant>
        <vt:i4>5</vt:i4>
      </vt:variant>
      <vt:variant>
        <vt:lpwstr/>
      </vt:variant>
      <vt:variant>
        <vt:lpwstr>_Toc329528644</vt:lpwstr>
      </vt:variant>
      <vt:variant>
        <vt:i4>1835070</vt:i4>
      </vt:variant>
      <vt:variant>
        <vt:i4>62</vt:i4>
      </vt:variant>
      <vt:variant>
        <vt:i4>0</vt:i4>
      </vt:variant>
      <vt:variant>
        <vt:i4>5</vt:i4>
      </vt:variant>
      <vt:variant>
        <vt:lpwstr/>
      </vt:variant>
      <vt:variant>
        <vt:lpwstr>_Toc329528643</vt:lpwstr>
      </vt:variant>
      <vt:variant>
        <vt:i4>1835070</vt:i4>
      </vt:variant>
      <vt:variant>
        <vt:i4>56</vt:i4>
      </vt:variant>
      <vt:variant>
        <vt:i4>0</vt:i4>
      </vt:variant>
      <vt:variant>
        <vt:i4>5</vt:i4>
      </vt:variant>
      <vt:variant>
        <vt:lpwstr/>
      </vt:variant>
      <vt:variant>
        <vt:lpwstr>_Toc329528642</vt:lpwstr>
      </vt:variant>
      <vt:variant>
        <vt:i4>1835070</vt:i4>
      </vt:variant>
      <vt:variant>
        <vt:i4>50</vt:i4>
      </vt:variant>
      <vt:variant>
        <vt:i4>0</vt:i4>
      </vt:variant>
      <vt:variant>
        <vt:i4>5</vt:i4>
      </vt:variant>
      <vt:variant>
        <vt:lpwstr/>
      </vt:variant>
      <vt:variant>
        <vt:lpwstr>_Toc329528641</vt:lpwstr>
      </vt:variant>
      <vt:variant>
        <vt:i4>1835070</vt:i4>
      </vt:variant>
      <vt:variant>
        <vt:i4>44</vt:i4>
      </vt:variant>
      <vt:variant>
        <vt:i4>0</vt:i4>
      </vt:variant>
      <vt:variant>
        <vt:i4>5</vt:i4>
      </vt:variant>
      <vt:variant>
        <vt:lpwstr/>
      </vt:variant>
      <vt:variant>
        <vt:lpwstr>_Toc329528640</vt:lpwstr>
      </vt:variant>
      <vt:variant>
        <vt:i4>1769534</vt:i4>
      </vt:variant>
      <vt:variant>
        <vt:i4>38</vt:i4>
      </vt:variant>
      <vt:variant>
        <vt:i4>0</vt:i4>
      </vt:variant>
      <vt:variant>
        <vt:i4>5</vt:i4>
      </vt:variant>
      <vt:variant>
        <vt:lpwstr/>
      </vt:variant>
      <vt:variant>
        <vt:lpwstr>_Toc329528639</vt:lpwstr>
      </vt:variant>
      <vt:variant>
        <vt:i4>1769534</vt:i4>
      </vt:variant>
      <vt:variant>
        <vt:i4>32</vt:i4>
      </vt:variant>
      <vt:variant>
        <vt:i4>0</vt:i4>
      </vt:variant>
      <vt:variant>
        <vt:i4>5</vt:i4>
      </vt:variant>
      <vt:variant>
        <vt:lpwstr/>
      </vt:variant>
      <vt:variant>
        <vt:lpwstr>_Toc329528638</vt:lpwstr>
      </vt:variant>
      <vt:variant>
        <vt:i4>1769534</vt:i4>
      </vt:variant>
      <vt:variant>
        <vt:i4>26</vt:i4>
      </vt:variant>
      <vt:variant>
        <vt:i4>0</vt:i4>
      </vt:variant>
      <vt:variant>
        <vt:i4>5</vt:i4>
      </vt:variant>
      <vt:variant>
        <vt:lpwstr/>
      </vt:variant>
      <vt:variant>
        <vt:lpwstr>_Toc329528637</vt:lpwstr>
      </vt:variant>
      <vt:variant>
        <vt:i4>1769534</vt:i4>
      </vt:variant>
      <vt:variant>
        <vt:i4>20</vt:i4>
      </vt:variant>
      <vt:variant>
        <vt:i4>0</vt:i4>
      </vt:variant>
      <vt:variant>
        <vt:i4>5</vt:i4>
      </vt:variant>
      <vt:variant>
        <vt:lpwstr/>
      </vt:variant>
      <vt:variant>
        <vt:lpwstr>_Toc329528636</vt:lpwstr>
      </vt:variant>
      <vt:variant>
        <vt:i4>1769534</vt:i4>
      </vt:variant>
      <vt:variant>
        <vt:i4>14</vt:i4>
      </vt:variant>
      <vt:variant>
        <vt:i4>0</vt:i4>
      </vt:variant>
      <vt:variant>
        <vt:i4>5</vt:i4>
      </vt:variant>
      <vt:variant>
        <vt:lpwstr/>
      </vt:variant>
      <vt:variant>
        <vt:lpwstr>_Toc329528635</vt:lpwstr>
      </vt:variant>
      <vt:variant>
        <vt:i4>1769534</vt:i4>
      </vt:variant>
      <vt:variant>
        <vt:i4>8</vt:i4>
      </vt:variant>
      <vt:variant>
        <vt:i4>0</vt:i4>
      </vt:variant>
      <vt:variant>
        <vt:i4>5</vt:i4>
      </vt:variant>
      <vt:variant>
        <vt:lpwstr/>
      </vt:variant>
      <vt:variant>
        <vt:lpwstr>_Toc329528634</vt:lpwstr>
      </vt:variant>
      <vt:variant>
        <vt:i4>1769534</vt:i4>
      </vt:variant>
      <vt:variant>
        <vt:i4>2</vt:i4>
      </vt:variant>
      <vt:variant>
        <vt:i4>0</vt:i4>
      </vt:variant>
      <vt:variant>
        <vt:i4>5</vt:i4>
      </vt:variant>
      <vt:variant>
        <vt:lpwstr/>
      </vt:variant>
      <vt:variant>
        <vt:lpwstr>_Toc329528633</vt:lpwstr>
      </vt:variant>
      <vt:variant>
        <vt:i4>6815759</vt:i4>
      </vt:variant>
      <vt:variant>
        <vt:i4>3</vt:i4>
      </vt:variant>
      <vt:variant>
        <vt:i4>0</vt:i4>
      </vt:variant>
      <vt:variant>
        <vt:i4>5</vt:i4>
      </vt:variant>
      <vt:variant>
        <vt:lpwstr>https://bugs.ecmascript.org/show_bug.cgi?id=417</vt:lpwstr>
      </vt:variant>
      <vt:variant>
        <vt:lpwstr/>
      </vt:variant>
      <vt:variant>
        <vt:i4>7077898</vt:i4>
      </vt:variant>
      <vt:variant>
        <vt:i4>0</vt:i4>
      </vt:variant>
      <vt:variant>
        <vt:i4>0</vt:i4>
      </vt:variant>
      <vt:variant>
        <vt:i4>5</vt:i4>
      </vt:variant>
      <vt:variant>
        <vt:lpwstr>https://bugs.ecmascript.org/show_bug.cgi?id=155</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cp:lastModifiedBy>azu azu</cp:lastModifiedBy>
  <cp:revision>2</cp:revision>
  <cp:lastPrinted>2012-06-15T10:42:00Z</cp:lastPrinted>
  <dcterms:created xsi:type="dcterms:W3CDTF">2015-05-03T16:27:00Z</dcterms:created>
  <dcterms:modified xsi:type="dcterms:W3CDTF">2015-05-03T16:27:00Z</dcterms:modified>
</cp:coreProperties>
</file>